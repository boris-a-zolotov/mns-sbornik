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3515" w:rsidRDefault="00A33515">
      <w:pPr>
        <w:spacing w:line="2" w:lineRule="exact"/>
        <w:rPr>
          <w:sz w:val="24"/>
          <w:szCs w:val="24"/>
        </w:rPr>
      </w:pPr>
      <w:bookmarkStart w:id="0" w:name="page1"/>
      <w:bookmarkEnd w:id="0"/>
    </w:p>
    <w:p w:rsidR="00A33515" w:rsidRDefault="001A4D22">
      <w:pPr>
        <w:ind w:left="380"/>
        <w:rPr>
          <w:sz w:val="20"/>
          <w:szCs w:val="20"/>
        </w:rPr>
      </w:pPr>
      <w:r>
        <w:rPr>
          <w:rFonts w:ascii="Arial" w:eastAsia="Arial" w:hAnsi="Arial" w:cs="Arial"/>
          <w:b/>
          <w:bCs/>
          <w:sz w:val="24"/>
          <w:szCs w:val="24"/>
        </w:rPr>
        <w:t xml:space="preserve">При поддержке Фонда </w:t>
      </w:r>
      <w:ins w:id="1" w:author="Admin" w:date="2019-02-19T00:20:00Z">
        <w:r w:rsidR="005872AA">
          <w:rPr>
            <w:rFonts w:ascii="Arial" w:eastAsia="Arial" w:hAnsi="Arial" w:cs="Arial"/>
            <w:b/>
            <w:bCs/>
            <w:sz w:val="24"/>
            <w:szCs w:val="24"/>
          </w:rPr>
          <w:t>п</w:t>
        </w:r>
      </w:ins>
      <w:del w:id="2" w:author="Admin" w:date="2019-02-19T00:20:00Z">
        <w:r w:rsidDel="005872AA">
          <w:rPr>
            <w:rFonts w:ascii="Arial" w:eastAsia="Arial" w:hAnsi="Arial" w:cs="Arial"/>
            <w:b/>
            <w:bCs/>
            <w:sz w:val="24"/>
            <w:szCs w:val="24"/>
          </w:rPr>
          <w:delText>П</w:delText>
        </w:r>
      </w:del>
      <w:r>
        <w:rPr>
          <w:rFonts w:ascii="Arial" w:eastAsia="Arial" w:hAnsi="Arial" w:cs="Arial"/>
          <w:b/>
          <w:bCs/>
          <w:sz w:val="24"/>
          <w:szCs w:val="24"/>
        </w:rPr>
        <w:t>резидентских грантов</w:t>
      </w: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58" w:lineRule="exact"/>
        <w:rPr>
          <w:sz w:val="24"/>
          <w:szCs w:val="24"/>
        </w:rPr>
      </w:pPr>
    </w:p>
    <w:p w:rsidR="00A33515" w:rsidRDefault="001A4D22">
      <w:pPr>
        <w:jc w:val="center"/>
        <w:rPr>
          <w:sz w:val="20"/>
          <w:szCs w:val="20"/>
        </w:rPr>
      </w:pPr>
      <w:r>
        <w:rPr>
          <w:rFonts w:ascii="Arial" w:eastAsia="Arial" w:hAnsi="Arial" w:cs="Arial"/>
          <w:b/>
          <w:bCs/>
          <w:sz w:val="50"/>
          <w:szCs w:val="50"/>
        </w:rPr>
        <w:t>Математика НОН-СТОП</w:t>
      </w:r>
    </w:p>
    <w:p w:rsidR="00A33515" w:rsidRDefault="00A33515">
      <w:pPr>
        <w:spacing w:line="167" w:lineRule="exact"/>
        <w:rPr>
          <w:sz w:val="24"/>
          <w:szCs w:val="24"/>
        </w:rPr>
      </w:pPr>
    </w:p>
    <w:p w:rsidR="00A33515" w:rsidRDefault="001A4D22">
      <w:pPr>
        <w:ind w:right="80"/>
        <w:jc w:val="center"/>
        <w:rPr>
          <w:sz w:val="20"/>
          <w:szCs w:val="20"/>
        </w:rPr>
      </w:pPr>
      <w:r>
        <w:rPr>
          <w:rFonts w:ascii="Arial" w:eastAsia="Arial" w:hAnsi="Arial" w:cs="Arial"/>
          <w:b/>
          <w:bCs/>
          <w:sz w:val="36"/>
          <w:szCs w:val="36"/>
        </w:rPr>
        <w:t>Сборник задач</w:t>
      </w: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94" w:lineRule="exact"/>
        <w:rPr>
          <w:sz w:val="24"/>
          <w:szCs w:val="24"/>
        </w:rPr>
      </w:pPr>
    </w:p>
    <w:p w:rsidR="00A33515" w:rsidRDefault="001A4D22">
      <w:pPr>
        <w:tabs>
          <w:tab w:val="left" w:pos="3320"/>
        </w:tabs>
        <w:ind w:left="980"/>
        <w:rPr>
          <w:sz w:val="20"/>
          <w:szCs w:val="20"/>
        </w:rPr>
      </w:pPr>
      <w:r>
        <w:rPr>
          <w:rFonts w:ascii="Arial" w:eastAsia="Arial" w:hAnsi="Arial" w:cs="Arial"/>
          <w:sz w:val="29"/>
          <w:szCs w:val="29"/>
        </w:rPr>
        <w:t>Б.</w:t>
      </w:r>
      <w:ins w:id="3" w:author="Admin" w:date="2019-02-18T23:53:00Z">
        <w:r>
          <w:rPr>
            <w:rFonts w:ascii="Arial" w:eastAsia="Arial" w:hAnsi="Arial" w:cs="Arial"/>
            <w:sz w:val="29"/>
            <w:szCs w:val="29"/>
          </w:rPr>
          <w:t> </w:t>
        </w:r>
      </w:ins>
      <w:r>
        <w:rPr>
          <w:rFonts w:ascii="Arial" w:eastAsia="Arial" w:hAnsi="Arial" w:cs="Arial"/>
          <w:sz w:val="29"/>
          <w:szCs w:val="29"/>
        </w:rPr>
        <w:t>А.</w:t>
      </w:r>
      <w:ins w:id="4" w:author="Admin" w:date="2019-02-18T23:53:00Z">
        <w:r>
          <w:rPr>
            <w:rFonts w:ascii="Arial" w:eastAsia="Arial" w:hAnsi="Arial" w:cs="Arial"/>
            <w:sz w:val="29"/>
            <w:szCs w:val="29"/>
          </w:rPr>
          <w:t> </w:t>
        </w:r>
      </w:ins>
      <w:del w:id="5" w:author="Admin" w:date="2019-02-18T23:53:00Z">
        <w:r w:rsidDel="001A4D22">
          <w:rPr>
            <w:rFonts w:ascii="Arial" w:eastAsia="Arial" w:hAnsi="Arial" w:cs="Arial"/>
            <w:sz w:val="29"/>
            <w:szCs w:val="29"/>
          </w:rPr>
          <w:delText xml:space="preserve"> </w:delText>
        </w:r>
      </w:del>
      <w:r>
        <w:rPr>
          <w:rFonts w:ascii="Arial" w:eastAsia="Arial" w:hAnsi="Arial" w:cs="Arial"/>
          <w:sz w:val="29"/>
          <w:szCs w:val="29"/>
        </w:rPr>
        <w:t>Золотов</w:t>
      </w:r>
      <w:r>
        <w:rPr>
          <w:sz w:val="20"/>
          <w:szCs w:val="20"/>
        </w:rPr>
        <w:tab/>
      </w:r>
      <w:r>
        <w:rPr>
          <w:rFonts w:ascii="Arial" w:eastAsia="Arial" w:hAnsi="Arial" w:cs="Arial"/>
          <w:sz w:val="28"/>
          <w:szCs w:val="28"/>
        </w:rPr>
        <w:t>Д.</w:t>
      </w:r>
      <w:ins w:id="6" w:author="Admin" w:date="2019-02-18T23:53:00Z">
        <w:r>
          <w:rPr>
            <w:rFonts w:ascii="Arial" w:eastAsia="Arial" w:hAnsi="Arial" w:cs="Arial"/>
            <w:sz w:val="28"/>
            <w:szCs w:val="28"/>
          </w:rPr>
          <w:t> </w:t>
        </w:r>
      </w:ins>
      <w:r>
        <w:rPr>
          <w:rFonts w:ascii="Arial" w:eastAsia="Arial" w:hAnsi="Arial" w:cs="Arial"/>
          <w:sz w:val="28"/>
          <w:szCs w:val="28"/>
        </w:rPr>
        <w:t>Г.</w:t>
      </w:r>
      <w:ins w:id="7" w:author="Admin" w:date="2019-02-18T23:53:00Z">
        <w:r>
          <w:rPr>
            <w:rFonts w:ascii="Arial" w:eastAsia="Arial" w:hAnsi="Arial" w:cs="Arial"/>
            <w:sz w:val="28"/>
            <w:szCs w:val="28"/>
          </w:rPr>
          <w:t> </w:t>
        </w:r>
      </w:ins>
      <w:del w:id="8" w:author="Admin" w:date="2019-02-18T23:53:00Z">
        <w:r w:rsidDel="001A4D22">
          <w:rPr>
            <w:rFonts w:ascii="Arial" w:eastAsia="Arial" w:hAnsi="Arial" w:cs="Arial"/>
            <w:sz w:val="28"/>
            <w:szCs w:val="28"/>
          </w:rPr>
          <w:delText xml:space="preserve"> </w:delText>
        </w:r>
      </w:del>
      <w:r>
        <w:rPr>
          <w:rFonts w:ascii="Arial" w:eastAsia="Arial" w:hAnsi="Arial" w:cs="Arial"/>
          <w:sz w:val="28"/>
          <w:szCs w:val="28"/>
        </w:rPr>
        <w:t>Штукенберг</w:t>
      </w:r>
    </w:p>
    <w:p w:rsidR="00A33515" w:rsidRDefault="00A33515">
      <w:pPr>
        <w:spacing w:line="343" w:lineRule="exact"/>
        <w:rPr>
          <w:sz w:val="24"/>
          <w:szCs w:val="24"/>
        </w:rPr>
      </w:pPr>
    </w:p>
    <w:p w:rsidR="00A33515" w:rsidRDefault="001A4D22">
      <w:pPr>
        <w:tabs>
          <w:tab w:val="left" w:pos="2360"/>
          <w:tab w:val="left" w:pos="4640"/>
        </w:tabs>
        <w:rPr>
          <w:sz w:val="20"/>
          <w:szCs w:val="20"/>
        </w:rPr>
      </w:pPr>
      <w:r>
        <w:rPr>
          <w:rFonts w:ascii="Arial" w:eastAsia="Arial" w:hAnsi="Arial" w:cs="Arial"/>
          <w:sz w:val="29"/>
          <w:szCs w:val="29"/>
        </w:rPr>
        <w:t>И.</w:t>
      </w:r>
      <w:ins w:id="9" w:author="Admin" w:date="2019-02-18T23:53:00Z">
        <w:r>
          <w:rPr>
            <w:rFonts w:ascii="Arial" w:eastAsia="Arial" w:hAnsi="Arial" w:cs="Arial"/>
            <w:sz w:val="29"/>
            <w:szCs w:val="29"/>
          </w:rPr>
          <w:t> </w:t>
        </w:r>
      </w:ins>
      <w:r>
        <w:rPr>
          <w:rFonts w:ascii="Arial" w:eastAsia="Arial" w:hAnsi="Arial" w:cs="Arial"/>
          <w:sz w:val="29"/>
          <w:szCs w:val="29"/>
        </w:rPr>
        <w:t>А.</w:t>
      </w:r>
      <w:ins w:id="10" w:author="Admin" w:date="2019-02-18T23:53:00Z">
        <w:r>
          <w:rPr>
            <w:rFonts w:ascii="Arial" w:eastAsia="Arial" w:hAnsi="Arial" w:cs="Arial"/>
            <w:sz w:val="29"/>
            <w:szCs w:val="29"/>
          </w:rPr>
          <w:t> </w:t>
        </w:r>
      </w:ins>
      <w:del w:id="11" w:author="Admin" w:date="2019-02-18T23:53:00Z">
        <w:r w:rsidDel="001A4D22">
          <w:rPr>
            <w:rFonts w:ascii="Arial" w:eastAsia="Arial" w:hAnsi="Arial" w:cs="Arial"/>
            <w:sz w:val="29"/>
            <w:szCs w:val="29"/>
          </w:rPr>
          <w:delText xml:space="preserve"> </w:delText>
        </w:r>
      </w:del>
      <w:r>
        <w:rPr>
          <w:rFonts w:ascii="Arial" w:eastAsia="Arial" w:hAnsi="Arial" w:cs="Arial"/>
          <w:sz w:val="29"/>
          <w:szCs w:val="29"/>
        </w:rPr>
        <w:t>Чистяков</w:t>
      </w:r>
      <w:ins w:id="12" w:author="Admin" w:date="2019-02-18T23:54:00Z">
        <w:r>
          <w:rPr>
            <w:sz w:val="20"/>
            <w:szCs w:val="20"/>
          </w:rPr>
          <w:t xml:space="preserve">   </w:t>
        </w:r>
      </w:ins>
      <w:del w:id="13" w:author="Admin" w:date="2019-02-18T23:54:00Z">
        <w:r w:rsidDel="001A4D22">
          <w:rPr>
            <w:sz w:val="20"/>
            <w:szCs w:val="20"/>
          </w:rPr>
          <w:tab/>
        </w:r>
      </w:del>
      <w:r>
        <w:rPr>
          <w:rFonts w:ascii="Arial" w:eastAsia="Arial" w:hAnsi="Arial" w:cs="Arial"/>
          <w:sz w:val="29"/>
          <w:szCs w:val="29"/>
        </w:rPr>
        <w:t>А.</w:t>
      </w:r>
      <w:ins w:id="14" w:author="Admin" w:date="2019-02-18T23:53:00Z">
        <w:r>
          <w:rPr>
            <w:rFonts w:ascii="Arial" w:eastAsia="Arial" w:hAnsi="Arial" w:cs="Arial"/>
            <w:sz w:val="29"/>
            <w:szCs w:val="29"/>
          </w:rPr>
          <w:t> </w:t>
        </w:r>
      </w:ins>
      <w:r>
        <w:rPr>
          <w:rFonts w:ascii="Arial" w:eastAsia="Arial" w:hAnsi="Arial" w:cs="Arial"/>
          <w:sz w:val="29"/>
          <w:szCs w:val="29"/>
        </w:rPr>
        <w:t>В.</w:t>
      </w:r>
      <w:ins w:id="15" w:author="Admin" w:date="2019-02-18T23:53:00Z">
        <w:r>
          <w:rPr>
            <w:rFonts w:ascii="Arial" w:eastAsia="Arial" w:hAnsi="Arial" w:cs="Arial"/>
            <w:sz w:val="29"/>
            <w:szCs w:val="29"/>
          </w:rPr>
          <w:t> </w:t>
        </w:r>
      </w:ins>
      <w:del w:id="16" w:author="Admin" w:date="2019-02-18T23:53:00Z">
        <w:r w:rsidDel="001A4D22">
          <w:rPr>
            <w:rFonts w:ascii="Arial" w:eastAsia="Arial" w:hAnsi="Arial" w:cs="Arial"/>
            <w:sz w:val="29"/>
            <w:szCs w:val="29"/>
          </w:rPr>
          <w:delText xml:space="preserve"> </w:delText>
        </w:r>
      </w:del>
      <w:r>
        <w:rPr>
          <w:rFonts w:ascii="Arial" w:eastAsia="Arial" w:hAnsi="Arial" w:cs="Arial"/>
          <w:sz w:val="29"/>
          <w:szCs w:val="29"/>
        </w:rPr>
        <w:t>Семенов</w:t>
      </w:r>
      <w:ins w:id="17" w:author="Admin" w:date="2019-02-18T23:53:00Z">
        <w:r>
          <w:rPr>
            <w:rFonts w:ascii="Arial" w:eastAsia="Arial" w:hAnsi="Arial" w:cs="Arial"/>
            <w:sz w:val="29"/>
            <w:szCs w:val="29"/>
          </w:rPr>
          <w:t xml:space="preserve"> </w:t>
        </w:r>
      </w:ins>
      <w:ins w:id="18" w:author="Admin" w:date="2019-02-18T23:54:00Z">
        <w:r>
          <w:rPr>
            <w:rFonts w:ascii="Arial" w:eastAsia="Arial" w:hAnsi="Arial" w:cs="Arial"/>
            <w:sz w:val="29"/>
            <w:szCs w:val="29"/>
          </w:rPr>
          <w:t xml:space="preserve">  </w:t>
        </w:r>
      </w:ins>
      <w:del w:id="19" w:author="Admin" w:date="2019-02-18T23:53:00Z">
        <w:r w:rsidDel="001A4D22">
          <w:rPr>
            <w:sz w:val="20"/>
            <w:szCs w:val="20"/>
          </w:rPr>
          <w:tab/>
        </w:r>
      </w:del>
      <w:r>
        <w:rPr>
          <w:rFonts w:ascii="Arial" w:eastAsia="Arial" w:hAnsi="Arial" w:cs="Arial"/>
          <w:sz w:val="27"/>
          <w:szCs w:val="27"/>
        </w:rPr>
        <w:t>И.</w:t>
      </w:r>
      <w:ins w:id="20" w:author="Admin" w:date="2019-02-18T23:53:00Z">
        <w:r>
          <w:rPr>
            <w:rFonts w:ascii="Arial" w:eastAsia="Arial" w:hAnsi="Arial" w:cs="Arial"/>
            <w:sz w:val="27"/>
            <w:szCs w:val="27"/>
          </w:rPr>
          <w:t> </w:t>
        </w:r>
      </w:ins>
      <w:r>
        <w:rPr>
          <w:rFonts w:ascii="Arial" w:eastAsia="Arial" w:hAnsi="Arial" w:cs="Arial"/>
          <w:sz w:val="27"/>
          <w:szCs w:val="27"/>
        </w:rPr>
        <w:t>С.</w:t>
      </w:r>
      <w:ins w:id="21" w:author="Admin" w:date="2019-02-18T23:53:00Z">
        <w:r>
          <w:rPr>
            <w:rFonts w:ascii="Arial" w:eastAsia="Arial" w:hAnsi="Arial" w:cs="Arial"/>
            <w:sz w:val="27"/>
            <w:szCs w:val="27"/>
          </w:rPr>
          <w:t> </w:t>
        </w:r>
      </w:ins>
      <w:del w:id="22" w:author="Admin" w:date="2019-02-18T23:53:00Z">
        <w:r w:rsidDel="001A4D22">
          <w:rPr>
            <w:rFonts w:ascii="Arial" w:eastAsia="Arial" w:hAnsi="Arial" w:cs="Arial"/>
            <w:sz w:val="27"/>
            <w:szCs w:val="27"/>
          </w:rPr>
          <w:delText xml:space="preserve"> </w:delText>
        </w:r>
      </w:del>
      <w:r>
        <w:rPr>
          <w:rFonts w:ascii="Arial" w:eastAsia="Arial" w:hAnsi="Arial" w:cs="Arial"/>
          <w:sz w:val="27"/>
          <w:szCs w:val="27"/>
        </w:rPr>
        <w:t>Алексеев</w:t>
      </w:r>
    </w:p>
    <w:p w:rsidR="00A33515" w:rsidRDefault="00A33515">
      <w:pPr>
        <w:spacing w:line="343" w:lineRule="exact"/>
        <w:rPr>
          <w:sz w:val="24"/>
          <w:szCs w:val="24"/>
        </w:rPr>
      </w:pPr>
    </w:p>
    <w:p w:rsidR="00A33515" w:rsidRDefault="001A4D22">
      <w:pPr>
        <w:ind w:right="60"/>
        <w:jc w:val="center"/>
        <w:rPr>
          <w:sz w:val="20"/>
          <w:szCs w:val="20"/>
        </w:rPr>
      </w:pPr>
      <w:r>
        <w:rPr>
          <w:rFonts w:ascii="Arial" w:eastAsia="Arial" w:hAnsi="Arial" w:cs="Arial"/>
          <w:sz w:val="29"/>
          <w:szCs w:val="29"/>
        </w:rPr>
        <w:t xml:space="preserve">Фонд «Время </w:t>
      </w:r>
      <w:ins w:id="23" w:author="Admin" w:date="2019-02-18T23:54:00Z">
        <w:r>
          <w:rPr>
            <w:rFonts w:ascii="Arial" w:eastAsia="Arial" w:hAnsi="Arial" w:cs="Arial"/>
            <w:sz w:val="29"/>
            <w:szCs w:val="29"/>
          </w:rPr>
          <w:t>н</w:t>
        </w:r>
      </w:ins>
      <w:del w:id="24" w:author="Admin" w:date="2019-02-18T23:54:00Z">
        <w:r w:rsidDel="001A4D22">
          <w:rPr>
            <w:rFonts w:ascii="Arial" w:eastAsia="Arial" w:hAnsi="Arial" w:cs="Arial"/>
            <w:sz w:val="29"/>
            <w:szCs w:val="29"/>
          </w:rPr>
          <w:delText>Н</w:delText>
        </w:r>
      </w:del>
      <w:r>
        <w:rPr>
          <w:rFonts w:ascii="Arial" w:eastAsia="Arial" w:hAnsi="Arial" w:cs="Arial"/>
          <w:sz w:val="29"/>
          <w:szCs w:val="29"/>
        </w:rPr>
        <w:t>ауки»</w:t>
      </w:r>
    </w:p>
    <w:p w:rsidR="00A33515" w:rsidRDefault="00A33515">
      <w:pPr>
        <w:sectPr w:rsidR="00A33515">
          <w:pgSz w:w="8220" w:h="12472"/>
          <w:pgMar w:top="1440" w:right="880" w:bottom="1095" w:left="880" w:header="0" w:footer="0" w:gutter="0"/>
          <w:cols w:space="720" w:equalWidth="0">
            <w:col w:w="6460"/>
          </w:cols>
        </w:sect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200" w:lineRule="exact"/>
        <w:rPr>
          <w:sz w:val="24"/>
          <w:szCs w:val="24"/>
        </w:rPr>
      </w:pPr>
    </w:p>
    <w:p w:rsidR="00A33515" w:rsidRDefault="00A33515">
      <w:pPr>
        <w:spacing w:line="364" w:lineRule="exact"/>
        <w:rPr>
          <w:sz w:val="24"/>
          <w:szCs w:val="24"/>
        </w:rPr>
      </w:pPr>
    </w:p>
    <w:p w:rsidR="00A33515" w:rsidRDefault="001A4D22">
      <w:pPr>
        <w:jc w:val="center"/>
        <w:rPr>
          <w:sz w:val="20"/>
          <w:szCs w:val="20"/>
        </w:rPr>
      </w:pPr>
      <w:r>
        <w:rPr>
          <w:rFonts w:ascii="Arial" w:eastAsia="Arial" w:hAnsi="Arial" w:cs="Arial"/>
          <w:sz w:val="29"/>
          <w:szCs w:val="29"/>
        </w:rPr>
        <w:t>Санкт-Петербург</w:t>
      </w:r>
    </w:p>
    <w:p w:rsidR="00A33515" w:rsidRDefault="00A33515">
      <w:pPr>
        <w:spacing w:line="68" w:lineRule="exact"/>
        <w:rPr>
          <w:sz w:val="24"/>
          <w:szCs w:val="24"/>
        </w:rPr>
      </w:pPr>
    </w:p>
    <w:p w:rsidR="00A33515" w:rsidRDefault="001A4D22">
      <w:pPr>
        <w:jc w:val="center"/>
        <w:rPr>
          <w:sz w:val="20"/>
          <w:szCs w:val="20"/>
        </w:rPr>
      </w:pPr>
      <w:r>
        <w:rPr>
          <w:rFonts w:ascii="Arial" w:eastAsia="Arial" w:hAnsi="Arial" w:cs="Arial"/>
          <w:sz w:val="29"/>
          <w:szCs w:val="29"/>
        </w:rPr>
        <w:t>2019</w:t>
      </w:r>
    </w:p>
    <w:p w:rsidR="00A33515" w:rsidRDefault="00A33515">
      <w:pPr>
        <w:sectPr w:rsidR="00A33515">
          <w:type w:val="continuous"/>
          <w:pgSz w:w="8220" w:h="12472"/>
          <w:pgMar w:top="1440" w:right="880" w:bottom="1095" w:left="880" w:header="0" w:footer="0" w:gutter="0"/>
          <w:cols w:space="720" w:equalWidth="0">
            <w:col w:w="6460"/>
          </w:cols>
        </w:sectPr>
      </w:pPr>
    </w:p>
    <w:p w:rsidR="00A33515" w:rsidRDefault="00A33515">
      <w:pPr>
        <w:spacing w:line="200" w:lineRule="exact"/>
        <w:rPr>
          <w:sz w:val="20"/>
          <w:szCs w:val="20"/>
        </w:rPr>
      </w:pPr>
      <w:bookmarkStart w:id="25" w:name="page2"/>
      <w:bookmarkEnd w:id="25"/>
    </w:p>
    <w:p w:rsidR="00A33515" w:rsidRDefault="00A33515">
      <w:pPr>
        <w:spacing w:line="323" w:lineRule="exact"/>
        <w:rPr>
          <w:sz w:val="20"/>
          <w:szCs w:val="20"/>
        </w:rPr>
      </w:pPr>
    </w:p>
    <w:p w:rsidR="00A33515" w:rsidRDefault="001A4D22">
      <w:pPr>
        <w:rPr>
          <w:sz w:val="20"/>
          <w:szCs w:val="20"/>
        </w:rPr>
      </w:pPr>
      <w:r>
        <w:rPr>
          <w:rFonts w:ascii="Arial" w:eastAsia="Arial" w:hAnsi="Arial" w:cs="Arial"/>
          <w:b/>
          <w:bCs/>
          <w:sz w:val="44"/>
          <w:szCs w:val="44"/>
        </w:rPr>
        <w:t>Предисловие</w:t>
      </w:r>
    </w:p>
    <w:p w:rsidR="00A33515" w:rsidRDefault="00A33515">
      <w:pPr>
        <w:spacing w:line="200" w:lineRule="exact"/>
        <w:rPr>
          <w:sz w:val="20"/>
          <w:szCs w:val="20"/>
        </w:rPr>
      </w:pPr>
    </w:p>
    <w:p w:rsidR="00A33515" w:rsidRDefault="00A33515">
      <w:pPr>
        <w:spacing w:line="266" w:lineRule="exact"/>
        <w:rPr>
          <w:sz w:val="20"/>
          <w:szCs w:val="20"/>
        </w:rPr>
      </w:pPr>
    </w:p>
    <w:p w:rsidR="00A33515" w:rsidRDefault="001A4D22">
      <w:pPr>
        <w:spacing w:line="311" w:lineRule="auto"/>
        <w:ind w:left="500" w:right="560"/>
        <w:jc w:val="both"/>
        <w:rPr>
          <w:sz w:val="20"/>
          <w:szCs w:val="20"/>
        </w:rPr>
      </w:pPr>
      <w:r>
        <w:rPr>
          <w:rFonts w:ascii="Arial" w:eastAsia="Arial" w:hAnsi="Arial" w:cs="Arial"/>
          <w:b/>
          <w:bCs/>
          <w:i/>
          <w:iCs/>
          <w:sz w:val="18"/>
          <w:szCs w:val="18"/>
        </w:rPr>
        <w:t>И.</w:t>
      </w:r>
      <w:ins w:id="26" w:author="Admin" w:date="2019-02-18T23:54:00Z">
        <w:r>
          <w:rPr>
            <w:rFonts w:ascii="Arial" w:eastAsia="Arial" w:hAnsi="Arial" w:cs="Arial"/>
            <w:b/>
            <w:bCs/>
            <w:i/>
            <w:iCs/>
            <w:sz w:val="18"/>
            <w:szCs w:val="18"/>
          </w:rPr>
          <w:t> </w:t>
        </w:r>
      </w:ins>
      <w:r>
        <w:rPr>
          <w:rFonts w:ascii="Arial" w:eastAsia="Arial" w:hAnsi="Arial" w:cs="Arial"/>
          <w:b/>
          <w:bCs/>
          <w:i/>
          <w:iCs/>
          <w:sz w:val="18"/>
          <w:szCs w:val="18"/>
        </w:rPr>
        <w:t>А.</w:t>
      </w:r>
      <w:ins w:id="27" w:author="Admin" w:date="2019-02-18T23:54:00Z">
        <w:r>
          <w:rPr>
            <w:rFonts w:ascii="Arial" w:eastAsia="Arial" w:hAnsi="Arial" w:cs="Arial"/>
            <w:b/>
            <w:bCs/>
            <w:i/>
            <w:iCs/>
            <w:sz w:val="18"/>
            <w:szCs w:val="18"/>
          </w:rPr>
          <w:t> </w:t>
        </w:r>
      </w:ins>
      <w:del w:id="28" w:author="Admin" w:date="2019-02-18T23:54:00Z">
        <w:r w:rsidDel="001A4D22">
          <w:rPr>
            <w:rFonts w:ascii="Arial" w:eastAsia="Arial" w:hAnsi="Arial" w:cs="Arial"/>
            <w:b/>
            <w:bCs/>
            <w:i/>
            <w:iCs/>
            <w:sz w:val="18"/>
            <w:szCs w:val="18"/>
          </w:rPr>
          <w:delText xml:space="preserve"> </w:delText>
        </w:r>
      </w:del>
      <w:r>
        <w:rPr>
          <w:rFonts w:ascii="Arial" w:eastAsia="Arial" w:hAnsi="Arial" w:cs="Arial"/>
          <w:b/>
          <w:bCs/>
          <w:i/>
          <w:iCs/>
          <w:sz w:val="18"/>
          <w:szCs w:val="18"/>
        </w:rPr>
        <w:t xml:space="preserve">Чистяков </w:t>
      </w:r>
      <w:r>
        <w:rPr>
          <w:rFonts w:ascii="Arial" w:eastAsia="Arial" w:hAnsi="Arial" w:cs="Arial"/>
          <w:i/>
          <w:iCs/>
          <w:sz w:val="18"/>
          <w:szCs w:val="18"/>
        </w:rPr>
        <w:t>—</w:t>
      </w:r>
      <w:r>
        <w:rPr>
          <w:rFonts w:ascii="Arial" w:eastAsia="Arial" w:hAnsi="Arial" w:cs="Arial"/>
          <w:b/>
          <w:bCs/>
          <w:i/>
          <w:iCs/>
          <w:sz w:val="18"/>
          <w:szCs w:val="18"/>
        </w:rPr>
        <w:t xml:space="preserve"> </w:t>
      </w:r>
      <w:ins w:id="29" w:author="Admin" w:date="2019-02-18T23:54:00Z">
        <w:r>
          <w:rPr>
            <w:rFonts w:ascii="Arial" w:eastAsia="Arial" w:hAnsi="Arial" w:cs="Arial"/>
            <w:i/>
            <w:iCs/>
            <w:sz w:val="18"/>
            <w:szCs w:val="18"/>
          </w:rPr>
          <w:t>п</w:t>
        </w:r>
      </w:ins>
      <w:del w:id="30" w:author="Admin" w:date="2019-02-18T23:54:00Z">
        <w:r w:rsidDel="001A4D22">
          <w:rPr>
            <w:rFonts w:ascii="Arial" w:eastAsia="Arial" w:hAnsi="Arial" w:cs="Arial"/>
            <w:i/>
            <w:iCs/>
            <w:sz w:val="18"/>
            <w:szCs w:val="18"/>
          </w:rPr>
          <w:delText>П</w:delText>
        </w:r>
      </w:del>
      <w:r>
        <w:rPr>
          <w:rFonts w:ascii="Arial" w:eastAsia="Arial" w:hAnsi="Arial" w:cs="Arial"/>
          <w:i/>
          <w:iCs/>
          <w:sz w:val="18"/>
          <w:szCs w:val="18"/>
        </w:rPr>
        <w:t>резидент фонда</w:t>
      </w:r>
      <w:r>
        <w:rPr>
          <w:rFonts w:ascii="Arial" w:eastAsia="Arial" w:hAnsi="Arial" w:cs="Arial"/>
          <w:b/>
          <w:bCs/>
          <w:i/>
          <w:iCs/>
          <w:sz w:val="18"/>
          <w:szCs w:val="18"/>
        </w:rPr>
        <w:t xml:space="preserve"> </w:t>
      </w:r>
      <w:r>
        <w:rPr>
          <w:rFonts w:ascii="Arial" w:eastAsia="Arial" w:hAnsi="Arial" w:cs="Arial"/>
          <w:i/>
          <w:iCs/>
          <w:sz w:val="18"/>
          <w:szCs w:val="18"/>
        </w:rPr>
        <w:t>«Время науки»,</w:t>
      </w:r>
      <w:r>
        <w:rPr>
          <w:rFonts w:ascii="Arial" w:eastAsia="Arial" w:hAnsi="Arial" w:cs="Arial"/>
          <w:b/>
          <w:bCs/>
          <w:i/>
          <w:iCs/>
          <w:sz w:val="18"/>
          <w:szCs w:val="18"/>
        </w:rPr>
        <w:t xml:space="preserve"> </w:t>
      </w:r>
      <w:r>
        <w:rPr>
          <w:rFonts w:ascii="Arial" w:eastAsia="Arial" w:hAnsi="Arial" w:cs="Arial"/>
          <w:i/>
          <w:iCs/>
          <w:sz w:val="18"/>
          <w:szCs w:val="18"/>
        </w:rPr>
        <w:t>директор</w:t>
      </w:r>
      <w:r>
        <w:rPr>
          <w:rFonts w:ascii="Arial" w:eastAsia="Arial" w:hAnsi="Arial" w:cs="Arial"/>
          <w:b/>
          <w:bCs/>
          <w:i/>
          <w:iCs/>
          <w:sz w:val="18"/>
          <w:szCs w:val="18"/>
        </w:rPr>
        <w:t xml:space="preserve"> </w:t>
      </w:r>
      <w:r>
        <w:rPr>
          <w:rFonts w:ascii="Arial" w:eastAsia="Arial" w:hAnsi="Arial" w:cs="Arial"/>
          <w:i/>
          <w:iCs/>
          <w:sz w:val="18"/>
          <w:szCs w:val="18"/>
        </w:rPr>
        <w:t xml:space="preserve">ЧОУ ОиДО «Лаборатория непрерывного математического об-разования», вице-президент Европейского турнира юных мате-матиков, автор задач </w:t>
      </w:r>
      <w:ins w:id="31" w:author="Admin" w:date="2019-02-18T23:54:00Z">
        <w:r>
          <w:rPr>
            <w:rFonts w:ascii="Arial" w:eastAsia="Arial" w:hAnsi="Arial" w:cs="Arial"/>
            <w:i/>
            <w:iCs/>
            <w:sz w:val="18"/>
            <w:szCs w:val="18"/>
          </w:rPr>
          <w:t>о</w:t>
        </w:r>
      </w:ins>
      <w:del w:id="32" w:author="Admin" w:date="2019-02-18T23:54:00Z">
        <w:r w:rsidDel="001A4D22">
          <w:rPr>
            <w:rFonts w:ascii="Arial" w:eastAsia="Arial" w:hAnsi="Arial" w:cs="Arial"/>
            <w:i/>
            <w:iCs/>
            <w:sz w:val="18"/>
            <w:szCs w:val="18"/>
          </w:rPr>
          <w:delText>О</w:delText>
        </w:r>
      </w:del>
      <w:r>
        <w:rPr>
          <w:rFonts w:ascii="Arial" w:eastAsia="Arial" w:hAnsi="Arial" w:cs="Arial"/>
          <w:i/>
          <w:iCs/>
          <w:sz w:val="18"/>
          <w:szCs w:val="18"/>
        </w:rPr>
        <w:t>лимпиады «Математика НОН-СТОП»</w:t>
      </w:r>
    </w:p>
    <w:p w:rsidR="00A33515" w:rsidRDefault="00A33515">
      <w:pPr>
        <w:spacing w:line="2" w:lineRule="exact"/>
        <w:rPr>
          <w:sz w:val="20"/>
          <w:szCs w:val="20"/>
        </w:rPr>
      </w:pPr>
    </w:p>
    <w:p w:rsidR="00A33515" w:rsidRDefault="001A4D22">
      <w:pPr>
        <w:numPr>
          <w:ilvl w:val="0"/>
          <w:numId w:val="1"/>
        </w:numPr>
        <w:tabs>
          <w:tab w:val="left" w:pos="640"/>
        </w:tabs>
        <w:ind w:left="640" w:hanging="142"/>
        <w:rPr>
          <w:rFonts w:ascii="Arial" w:eastAsia="Arial" w:hAnsi="Arial" w:cs="Arial"/>
          <w:i/>
          <w:iCs/>
          <w:sz w:val="20"/>
          <w:szCs w:val="20"/>
        </w:rPr>
      </w:pPr>
      <w:r>
        <w:rPr>
          <w:rFonts w:ascii="Arial" w:eastAsia="Arial" w:hAnsi="Arial" w:cs="Arial"/>
          <w:i/>
          <w:iCs/>
          <w:sz w:val="20"/>
          <w:szCs w:val="20"/>
        </w:rPr>
        <w:t>2010–2015 годах</w:t>
      </w:r>
    </w:p>
    <w:p w:rsidR="00A33515" w:rsidRDefault="00A33515">
      <w:pPr>
        <w:spacing w:line="293" w:lineRule="exact"/>
        <w:rPr>
          <w:sz w:val="20"/>
          <w:szCs w:val="20"/>
        </w:rPr>
      </w:pPr>
    </w:p>
    <w:p w:rsidR="00A33515" w:rsidRDefault="001A4D22">
      <w:pPr>
        <w:spacing w:line="287" w:lineRule="auto"/>
        <w:ind w:right="60" w:firstLine="510"/>
        <w:jc w:val="both"/>
        <w:rPr>
          <w:sz w:val="20"/>
          <w:szCs w:val="20"/>
        </w:rPr>
      </w:pPr>
      <w:r>
        <w:rPr>
          <w:rFonts w:ascii="Arial" w:eastAsia="Arial" w:hAnsi="Arial" w:cs="Arial"/>
          <w:sz w:val="20"/>
          <w:szCs w:val="20"/>
        </w:rPr>
        <w:t>Дорогие юные математики, коллеги, друзья! Вы держите в руках не просто сборник олимпиадных задач, а скорее книгу, в которой рассказы</w:t>
      </w:r>
      <w:del w:id="33" w:author="Admin" w:date="2019-02-18T23:57:00Z">
        <w:r w:rsidDel="001A4D22">
          <w:rPr>
            <w:rFonts w:ascii="Arial" w:eastAsia="Arial" w:hAnsi="Arial" w:cs="Arial"/>
            <w:sz w:val="20"/>
            <w:szCs w:val="20"/>
          </w:rPr>
          <w:delText>-</w:delText>
        </w:r>
      </w:del>
      <w:r>
        <w:rPr>
          <w:rFonts w:ascii="Arial" w:eastAsia="Arial" w:hAnsi="Arial" w:cs="Arial"/>
          <w:sz w:val="20"/>
          <w:szCs w:val="20"/>
        </w:rPr>
        <w:t>вается о системе математического образования, созданной фондом под</w:t>
      </w:r>
      <w:del w:id="34" w:author="Admin" w:date="2019-02-18T23:57:00Z">
        <w:r w:rsidDel="001A4D22">
          <w:rPr>
            <w:rFonts w:ascii="Arial" w:eastAsia="Arial" w:hAnsi="Arial" w:cs="Arial"/>
            <w:sz w:val="20"/>
            <w:szCs w:val="20"/>
          </w:rPr>
          <w:delText>-</w:delText>
        </w:r>
      </w:del>
      <w:r>
        <w:rPr>
          <w:rFonts w:ascii="Arial" w:eastAsia="Arial" w:hAnsi="Arial" w:cs="Arial"/>
          <w:sz w:val="20"/>
          <w:szCs w:val="20"/>
        </w:rPr>
        <w:t>держки молодых ученых «Время науки».</w:t>
      </w:r>
    </w:p>
    <w:p w:rsidR="00A33515" w:rsidRDefault="00A33515">
      <w:pPr>
        <w:spacing w:line="31" w:lineRule="exact"/>
        <w:rPr>
          <w:sz w:val="20"/>
          <w:szCs w:val="20"/>
        </w:rPr>
      </w:pPr>
    </w:p>
    <w:p w:rsidR="00A33515" w:rsidRDefault="001A4D22">
      <w:pPr>
        <w:spacing w:line="298" w:lineRule="auto"/>
        <w:ind w:firstLine="510"/>
        <w:jc w:val="both"/>
        <w:rPr>
          <w:sz w:val="20"/>
          <w:szCs w:val="20"/>
        </w:rPr>
      </w:pPr>
      <w:r>
        <w:rPr>
          <w:rFonts w:ascii="Arial" w:eastAsia="Arial" w:hAnsi="Arial" w:cs="Arial"/>
          <w:sz w:val="19"/>
          <w:szCs w:val="19"/>
        </w:rPr>
        <w:t>Проекты фонда взаимосвязаны и не могут рассматриваться отдель</w:t>
      </w:r>
      <w:del w:id="35" w:author="Admin" w:date="2019-02-18T23:57:00Z">
        <w:r w:rsidDel="001A4D22">
          <w:rPr>
            <w:rFonts w:ascii="Arial" w:eastAsia="Arial" w:hAnsi="Arial" w:cs="Arial"/>
            <w:sz w:val="19"/>
            <w:szCs w:val="19"/>
          </w:rPr>
          <w:delText>-</w:delText>
        </w:r>
      </w:del>
      <w:r>
        <w:rPr>
          <w:rFonts w:ascii="Arial" w:eastAsia="Arial" w:hAnsi="Arial" w:cs="Arial"/>
          <w:sz w:val="19"/>
          <w:szCs w:val="19"/>
        </w:rPr>
        <w:t>но друг от друга. Одной из главных задач фонда является привлечение талантливой молодежи к занятиям наукой, в частности математикой. При содействии фонда работает целая структура дополнительного образова</w:t>
      </w:r>
      <w:del w:id="36" w:author="Admin" w:date="2019-02-18T23:57:00Z">
        <w:r w:rsidDel="001A4D22">
          <w:rPr>
            <w:rFonts w:ascii="Arial" w:eastAsia="Arial" w:hAnsi="Arial" w:cs="Arial"/>
            <w:sz w:val="19"/>
            <w:szCs w:val="19"/>
          </w:rPr>
          <w:delText>-</w:delText>
        </w:r>
      </w:del>
      <w:r>
        <w:rPr>
          <w:rFonts w:ascii="Arial" w:eastAsia="Arial" w:hAnsi="Arial" w:cs="Arial"/>
          <w:sz w:val="19"/>
          <w:szCs w:val="19"/>
        </w:rPr>
        <w:t xml:space="preserve">ния, а также система научных семинаров, турнир юных математиков, олимпиада «Математика НОН-СТОП», </w:t>
      </w:r>
      <w:ins w:id="37" w:author="Admin" w:date="2019-02-18T23:57:00Z">
        <w:r>
          <w:rPr>
            <w:rFonts w:ascii="Arial" w:eastAsia="Arial" w:hAnsi="Arial" w:cs="Arial"/>
            <w:sz w:val="19"/>
            <w:szCs w:val="19"/>
          </w:rPr>
          <w:t>л</w:t>
        </w:r>
      </w:ins>
      <w:del w:id="38" w:author="Admin" w:date="2019-02-18T23:57:00Z">
        <w:r w:rsidDel="001A4D22">
          <w:rPr>
            <w:rFonts w:ascii="Arial" w:eastAsia="Arial" w:hAnsi="Arial" w:cs="Arial"/>
            <w:sz w:val="19"/>
            <w:szCs w:val="19"/>
          </w:rPr>
          <w:delText>Л</w:delText>
        </w:r>
      </w:del>
      <w:r>
        <w:rPr>
          <w:rFonts w:ascii="Arial" w:eastAsia="Arial" w:hAnsi="Arial" w:cs="Arial"/>
          <w:sz w:val="19"/>
          <w:szCs w:val="19"/>
        </w:rPr>
        <w:t>етняя профильная математиче-ская школа, Балтийский научно-инженерный конкурс. Опыт создания этой системы оказался настолько успешным, что многие из мероприя</w:t>
      </w:r>
      <w:del w:id="39" w:author="Admin" w:date="2019-02-18T23:57:00Z">
        <w:r w:rsidDel="001A4D22">
          <w:rPr>
            <w:rFonts w:ascii="Arial" w:eastAsia="Arial" w:hAnsi="Arial" w:cs="Arial"/>
            <w:sz w:val="19"/>
            <w:szCs w:val="19"/>
          </w:rPr>
          <w:delText>-</w:delText>
        </w:r>
      </w:del>
      <w:r>
        <w:rPr>
          <w:rFonts w:ascii="Arial" w:eastAsia="Arial" w:hAnsi="Arial" w:cs="Arial"/>
          <w:sz w:val="19"/>
          <w:szCs w:val="19"/>
        </w:rPr>
        <w:t>тий фонда проводятся теперь в различных российских регионах. Так, на</w:t>
      </w:r>
      <w:del w:id="40" w:author="Admin" w:date="2019-02-18T23:57:00Z">
        <w:r w:rsidDel="001A4D22">
          <w:rPr>
            <w:rFonts w:ascii="Arial" w:eastAsia="Arial" w:hAnsi="Arial" w:cs="Arial"/>
            <w:sz w:val="19"/>
            <w:szCs w:val="19"/>
          </w:rPr>
          <w:delText>-</w:delText>
        </w:r>
      </w:del>
      <w:r>
        <w:rPr>
          <w:rFonts w:ascii="Arial" w:eastAsia="Arial" w:hAnsi="Arial" w:cs="Arial"/>
          <w:sz w:val="19"/>
          <w:szCs w:val="19"/>
        </w:rPr>
        <w:t>пример, Балтийский научно-инженерный конкурс имеет на сегодняш-ний день 17 региональных представительств.</w:t>
      </w:r>
    </w:p>
    <w:p w:rsidR="00A33515" w:rsidRDefault="00A33515">
      <w:pPr>
        <w:spacing w:line="21" w:lineRule="exact"/>
        <w:rPr>
          <w:sz w:val="20"/>
          <w:szCs w:val="20"/>
        </w:rPr>
      </w:pPr>
    </w:p>
    <w:p w:rsidR="00A33515" w:rsidRDefault="001A4D22">
      <w:pPr>
        <w:spacing w:line="298" w:lineRule="auto"/>
        <w:ind w:right="60" w:firstLine="510"/>
        <w:jc w:val="both"/>
        <w:rPr>
          <w:sz w:val="20"/>
          <w:szCs w:val="20"/>
        </w:rPr>
      </w:pPr>
      <w:r>
        <w:rPr>
          <w:rFonts w:ascii="Arial" w:eastAsia="Arial" w:hAnsi="Arial" w:cs="Arial"/>
          <w:sz w:val="19"/>
          <w:szCs w:val="19"/>
        </w:rPr>
        <w:t>Однако по порядку. Основой содержательной математической де</w:t>
      </w:r>
      <w:del w:id="41" w:author="Admin" w:date="2019-02-18T23:58:00Z">
        <w:r w:rsidDel="001A4D22">
          <w:rPr>
            <w:rFonts w:ascii="Arial" w:eastAsia="Arial" w:hAnsi="Arial" w:cs="Arial"/>
            <w:sz w:val="19"/>
            <w:szCs w:val="19"/>
          </w:rPr>
          <w:delText>-</w:delText>
        </w:r>
      </w:del>
      <w:r>
        <w:rPr>
          <w:rFonts w:ascii="Arial" w:eastAsia="Arial" w:hAnsi="Arial" w:cs="Arial"/>
          <w:sz w:val="19"/>
          <w:szCs w:val="19"/>
        </w:rPr>
        <w:t>ятельности является семинар. В 1992 году группа молодых (тогда) пе-тербургских математиков, среди которых были к. ф.-м. н. С.</w:t>
      </w:r>
      <w:ins w:id="42" w:author="Admin" w:date="2019-02-18T23:58:00Z">
        <w:r>
          <w:rPr>
            <w:rFonts w:ascii="Arial" w:eastAsia="Arial" w:hAnsi="Arial" w:cs="Arial"/>
            <w:sz w:val="19"/>
            <w:szCs w:val="19"/>
          </w:rPr>
          <w:t> </w:t>
        </w:r>
      </w:ins>
      <w:r>
        <w:rPr>
          <w:rFonts w:ascii="Arial" w:eastAsia="Arial" w:hAnsi="Arial" w:cs="Arial"/>
          <w:sz w:val="19"/>
          <w:szCs w:val="19"/>
        </w:rPr>
        <w:t>М.</w:t>
      </w:r>
      <w:ins w:id="43" w:author="Admin" w:date="2019-02-18T23:58:00Z">
        <w:r>
          <w:rPr>
            <w:rFonts w:ascii="Arial" w:eastAsia="Arial" w:hAnsi="Arial" w:cs="Arial"/>
            <w:sz w:val="19"/>
            <w:szCs w:val="19"/>
          </w:rPr>
          <w:t> </w:t>
        </w:r>
      </w:ins>
      <w:del w:id="44"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Шиморин, к.</w:t>
      </w:r>
      <w:ins w:id="45" w:author="Admin" w:date="2019-02-18T23:58:00Z">
        <w:r>
          <w:rPr>
            <w:rFonts w:ascii="Arial" w:eastAsia="Arial" w:hAnsi="Arial" w:cs="Arial"/>
            <w:sz w:val="19"/>
            <w:szCs w:val="19"/>
          </w:rPr>
          <w:t> </w:t>
        </w:r>
      </w:ins>
      <w:del w:id="46"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ф.-м.</w:t>
      </w:r>
      <w:ins w:id="47" w:author="Admin" w:date="2019-02-18T23:58:00Z">
        <w:r>
          <w:rPr>
            <w:rFonts w:ascii="Arial" w:eastAsia="Arial" w:hAnsi="Arial" w:cs="Arial"/>
            <w:sz w:val="19"/>
            <w:szCs w:val="19"/>
          </w:rPr>
          <w:t> </w:t>
        </w:r>
      </w:ins>
      <w:del w:id="48"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н. Д.</w:t>
      </w:r>
      <w:ins w:id="49" w:author="Admin" w:date="2019-02-18T23:58:00Z">
        <w:r>
          <w:rPr>
            <w:rFonts w:ascii="Arial" w:eastAsia="Arial" w:hAnsi="Arial" w:cs="Arial"/>
            <w:sz w:val="19"/>
            <w:szCs w:val="19"/>
          </w:rPr>
          <w:t> </w:t>
        </w:r>
      </w:ins>
      <w:r>
        <w:rPr>
          <w:rFonts w:ascii="Arial" w:eastAsia="Arial" w:hAnsi="Arial" w:cs="Arial"/>
          <w:sz w:val="19"/>
          <w:szCs w:val="19"/>
        </w:rPr>
        <w:t>Г.</w:t>
      </w:r>
      <w:ins w:id="50" w:author="Admin" w:date="2019-02-18T23:58:00Z">
        <w:r>
          <w:rPr>
            <w:rFonts w:ascii="Arial" w:eastAsia="Arial" w:hAnsi="Arial" w:cs="Arial"/>
            <w:sz w:val="19"/>
            <w:szCs w:val="19"/>
          </w:rPr>
          <w:t> </w:t>
        </w:r>
      </w:ins>
      <w:del w:id="51"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Бенуа, И.</w:t>
      </w:r>
      <w:ins w:id="52" w:author="Admin" w:date="2019-02-18T23:58:00Z">
        <w:r>
          <w:rPr>
            <w:rFonts w:ascii="Arial" w:eastAsia="Arial" w:hAnsi="Arial" w:cs="Arial"/>
            <w:sz w:val="19"/>
            <w:szCs w:val="19"/>
          </w:rPr>
          <w:t> </w:t>
        </w:r>
      </w:ins>
      <w:r>
        <w:rPr>
          <w:rFonts w:ascii="Arial" w:eastAsia="Arial" w:hAnsi="Arial" w:cs="Arial"/>
          <w:sz w:val="19"/>
          <w:szCs w:val="19"/>
        </w:rPr>
        <w:t>А.</w:t>
      </w:r>
      <w:del w:id="53" w:author="Admin" w:date="2019-02-18T23:58:00Z">
        <w:r w:rsidDel="001A4D22">
          <w:rPr>
            <w:rFonts w:ascii="Arial" w:eastAsia="Arial" w:hAnsi="Arial" w:cs="Arial"/>
            <w:sz w:val="19"/>
            <w:szCs w:val="19"/>
          </w:rPr>
          <w:delText xml:space="preserve"> </w:delText>
        </w:r>
      </w:del>
      <w:ins w:id="54" w:author="Admin" w:date="2019-02-18T23:58:00Z">
        <w:r>
          <w:rPr>
            <w:rFonts w:ascii="Arial" w:eastAsia="Arial" w:hAnsi="Arial" w:cs="Arial"/>
            <w:sz w:val="19"/>
            <w:szCs w:val="19"/>
          </w:rPr>
          <w:t> </w:t>
        </w:r>
      </w:ins>
      <w:r>
        <w:rPr>
          <w:rFonts w:ascii="Arial" w:eastAsia="Arial" w:hAnsi="Arial" w:cs="Arial"/>
          <w:sz w:val="19"/>
          <w:szCs w:val="19"/>
        </w:rPr>
        <w:t>Чистяков и вскоре присоединившиеся к ним к.</w:t>
      </w:r>
      <w:ins w:id="55" w:author="Admin" w:date="2019-02-18T23:58:00Z">
        <w:r>
          <w:rPr>
            <w:rFonts w:ascii="Arial" w:eastAsia="Arial" w:hAnsi="Arial" w:cs="Arial"/>
            <w:sz w:val="19"/>
            <w:szCs w:val="19"/>
          </w:rPr>
          <w:t> </w:t>
        </w:r>
      </w:ins>
      <w:del w:id="56"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ф.-м.</w:t>
      </w:r>
      <w:ins w:id="57" w:author="Admin" w:date="2019-02-18T23:58:00Z">
        <w:r>
          <w:rPr>
            <w:rFonts w:ascii="Arial" w:eastAsia="Arial" w:hAnsi="Arial" w:cs="Arial"/>
            <w:sz w:val="19"/>
            <w:szCs w:val="19"/>
          </w:rPr>
          <w:t> </w:t>
        </w:r>
      </w:ins>
      <w:del w:id="58"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н. Т.</w:t>
      </w:r>
      <w:ins w:id="59" w:author="Admin" w:date="2019-02-18T23:58:00Z">
        <w:r>
          <w:rPr>
            <w:rFonts w:ascii="Arial" w:eastAsia="Arial" w:hAnsi="Arial" w:cs="Arial"/>
            <w:sz w:val="19"/>
            <w:szCs w:val="19"/>
          </w:rPr>
          <w:t> </w:t>
        </w:r>
      </w:ins>
      <w:r>
        <w:rPr>
          <w:rFonts w:ascii="Arial" w:eastAsia="Arial" w:hAnsi="Arial" w:cs="Arial"/>
          <w:sz w:val="19"/>
          <w:szCs w:val="19"/>
        </w:rPr>
        <w:t>Н.</w:t>
      </w:r>
      <w:ins w:id="60" w:author="Admin" w:date="2019-02-18T23:58:00Z">
        <w:r>
          <w:rPr>
            <w:rFonts w:ascii="Arial" w:eastAsia="Arial" w:hAnsi="Arial" w:cs="Arial"/>
            <w:sz w:val="19"/>
            <w:szCs w:val="19"/>
          </w:rPr>
          <w:t> </w:t>
        </w:r>
      </w:ins>
      <w:del w:id="61"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Шилкин, д.</w:t>
      </w:r>
      <w:ins w:id="62" w:author="Admin" w:date="2019-02-18T23:58:00Z">
        <w:r>
          <w:rPr>
            <w:rFonts w:ascii="Arial" w:eastAsia="Arial" w:hAnsi="Arial" w:cs="Arial"/>
            <w:sz w:val="19"/>
            <w:szCs w:val="19"/>
          </w:rPr>
          <w:t> </w:t>
        </w:r>
      </w:ins>
      <w:del w:id="63"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ф.-м.</w:t>
      </w:r>
      <w:ins w:id="64" w:author="Admin" w:date="2019-02-18T23:58:00Z">
        <w:r>
          <w:rPr>
            <w:rFonts w:ascii="Arial" w:eastAsia="Arial" w:hAnsi="Arial" w:cs="Arial"/>
            <w:sz w:val="19"/>
            <w:szCs w:val="19"/>
          </w:rPr>
          <w:t> </w:t>
        </w:r>
      </w:ins>
      <w:del w:id="65"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н. С.</w:t>
      </w:r>
      <w:ins w:id="66" w:author="Admin" w:date="2019-02-18T23:58:00Z">
        <w:r>
          <w:rPr>
            <w:rFonts w:ascii="Arial" w:eastAsia="Arial" w:hAnsi="Arial" w:cs="Arial"/>
            <w:sz w:val="19"/>
            <w:szCs w:val="19"/>
          </w:rPr>
          <w:t> </w:t>
        </w:r>
      </w:ins>
      <w:r>
        <w:rPr>
          <w:rFonts w:ascii="Arial" w:eastAsia="Arial" w:hAnsi="Arial" w:cs="Arial"/>
          <w:sz w:val="19"/>
          <w:szCs w:val="19"/>
        </w:rPr>
        <w:t>И.</w:t>
      </w:r>
      <w:ins w:id="67" w:author="Admin" w:date="2019-02-18T23:58:00Z">
        <w:r>
          <w:rPr>
            <w:rFonts w:ascii="Arial" w:eastAsia="Arial" w:hAnsi="Arial" w:cs="Arial"/>
            <w:sz w:val="19"/>
            <w:szCs w:val="19"/>
          </w:rPr>
          <w:t> </w:t>
        </w:r>
      </w:ins>
      <w:del w:id="68"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Кублановский, А.</w:t>
      </w:r>
      <w:ins w:id="69" w:author="Admin" w:date="2019-02-18T23:58:00Z">
        <w:r>
          <w:rPr>
            <w:rFonts w:ascii="Arial" w:eastAsia="Arial" w:hAnsi="Arial" w:cs="Arial"/>
            <w:sz w:val="19"/>
            <w:szCs w:val="19"/>
          </w:rPr>
          <w:t> </w:t>
        </w:r>
      </w:ins>
      <w:r>
        <w:rPr>
          <w:rFonts w:ascii="Arial" w:eastAsia="Arial" w:hAnsi="Arial" w:cs="Arial"/>
          <w:sz w:val="19"/>
          <w:szCs w:val="19"/>
        </w:rPr>
        <w:t>О.</w:t>
      </w:r>
      <w:ins w:id="70" w:author="Admin" w:date="2019-02-18T23:58:00Z">
        <w:r>
          <w:rPr>
            <w:rFonts w:ascii="Arial" w:eastAsia="Arial" w:hAnsi="Arial" w:cs="Arial"/>
            <w:sz w:val="19"/>
            <w:szCs w:val="19"/>
          </w:rPr>
          <w:t> </w:t>
        </w:r>
      </w:ins>
      <w:del w:id="71"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Виро, к.</w:t>
      </w:r>
      <w:del w:id="72" w:author="Admin" w:date="2019-02-18T23:58:00Z">
        <w:r w:rsidDel="001A4D22">
          <w:rPr>
            <w:rFonts w:ascii="Arial" w:eastAsia="Arial" w:hAnsi="Arial" w:cs="Arial"/>
            <w:sz w:val="19"/>
            <w:szCs w:val="19"/>
          </w:rPr>
          <w:delText xml:space="preserve"> </w:delText>
        </w:r>
      </w:del>
      <w:ins w:id="73" w:author="Admin" w:date="2019-02-18T23:58:00Z">
        <w:r>
          <w:rPr>
            <w:rFonts w:ascii="Arial" w:eastAsia="Arial" w:hAnsi="Arial" w:cs="Arial"/>
            <w:sz w:val="19"/>
            <w:szCs w:val="19"/>
          </w:rPr>
          <w:t> </w:t>
        </w:r>
      </w:ins>
      <w:r>
        <w:rPr>
          <w:rFonts w:ascii="Arial" w:eastAsia="Arial" w:hAnsi="Arial" w:cs="Arial"/>
          <w:sz w:val="19"/>
          <w:szCs w:val="19"/>
        </w:rPr>
        <w:t>ф.-м.</w:t>
      </w:r>
      <w:ins w:id="74" w:author="Admin" w:date="2019-02-18T23:58:00Z">
        <w:r>
          <w:rPr>
            <w:rFonts w:ascii="Arial" w:eastAsia="Arial" w:hAnsi="Arial" w:cs="Arial"/>
            <w:sz w:val="19"/>
            <w:szCs w:val="19"/>
          </w:rPr>
          <w:t> </w:t>
        </w:r>
      </w:ins>
      <w:del w:id="75"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н. А</w:t>
      </w:r>
      <w:ins w:id="76" w:author="Admin" w:date="2019-02-18T23:58:00Z">
        <w:r>
          <w:rPr>
            <w:rFonts w:ascii="Arial" w:eastAsia="Arial" w:hAnsi="Arial" w:cs="Arial"/>
            <w:sz w:val="19"/>
            <w:szCs w:val="19"/>
          </w:rPr>
          <w:t> </w:t>
        </w:r>
      </w:ins>
      <w:r>
        <w:rPr>
          <w:rFonts w:ascii="Arial" w:eastAsia="Arial" w:hAnsi="Arial" w:cs="Arial"/>
          <w:sz w:val="19"/>
          <w:szCs w:val="19"/>
        </w:rPr>
        <w:t>.А.</w:t>
      </w:r>
      <w:ins w:id="77" w:author="Admin" w:date="2019-02-18T23:58:00Z">
        <w:r>
          <w:rPr>
            <w:rFonts w:ascii="Arial" w:eastAsia="Arial" w:hAnsi="Arial" w:cs="Arial"/>
            <w:sz w:val="19"/>
            <w:szCs w:val="19"/>
          </w:rPr>
          <w:t> </w:t>
        </w:r>
      </w:ins>
      <w:del w:id="78" w:author="Admin" w:date="2019-02-18T23:58:00Z">
        <w:r w:rsidDel="001A4D22">
          <w:rPr>
            <w:rFonts w:ascii="Arial" w:eastAsia="Arial" w:hAnsi="Arial" w:cs="Arial"/>
            <w:sz w:val="19"/>
            <w:szCs w:val="19"/>
          </w:rPr>
          <w:delText xml:space="preserve"> </w:delText>
        </w:r>
      </w:del>
      <w:r>
        <w:rPr>
          <w:rFonts w:ascii="Arial" w:eastAsia="Arial" w:hAnsi="Arial" w:cs="Arial"/>
          <w:sz w:val="19"/>
          <w:szCs w:val="19"/>
        </w:rPr>
        <w:t>Флоринский, Е.</w:t>
      </w:r>
      <w:ins w:id="79" w:author="Admin" w:date="2019-02-18T23:59:00Z">
        <w:r>
          <w:rPr>
            <w:rFonts w:ascii="Arial" w:eastAsia="Arial" w:hAnsi="Arial" w:cs="Arial"/>
            <w:sz w:val="19"/>
            <w:szCs w:val="19"/>
          </w:rPr>
          <w:t> </w:t>
        </w:r>
      </w:ins>
      <w:r>
        <w:rPr>
          <w:rFonts w:ascii="Arial" w:eastAsia="Arial" w:hAnsi="Arial" w:cs="Arial"/>
          <w:sz w:val="19"/>
          <w:szCs w:val="19"/>
        </w:rPr>
        <w:t>А.</w:t>
      </w:r>
      <w:ins w:id="80" w:author="Admin" w:date="2019-02-18T23:59:00Z">
        <w:r>
          <w:rPr>
            <w:rFonts w:ascii="Arial" w:eastAsia="Arial" w:hAnsi="Arial" w:cs="Arial"/>
            <w:sz w:val="19"/>
            <w:szCs w:val="19"/>
          </w:rPr>
          <w:t> </w:t>
        </w:r>
      </w:ins>
      <w:del w:id="81" w:author="Admin" w:date="2019-02-18T23:59:00Z">
        <w:r w:rsidDel="001A4D22">
          <w:rPr>
            <w:rFonts w:ascii="Arial" w:eastAsia="Arial" w:hAnsi="Arial" w:cs="Arial"/>
            <w:sz w:val="19"/>
            <w:szCs w:val="19"/>
          </w:rPr>
          <w:delText xml:space="preserve"> </w:delText>
        </w:r>
      </w:del>
      <w:r>
        <w:rPr>
          <w:rFonts w:ascii="Arial" w:eastAsia="Arial" w:hAnsi="Arial" w:cs="Arial"/>
          <w:sz w:val="19"/>
          <w:szCs w:val="19"/>
        </w:rPr>
        <w:t>Абакумов стали вести научные семинары для стар</w:t>
      </w:r>
      <w:del w:id="82" w:author="Admin" w:date="2019-02-18T23:59:00Z">
        <w:r w:rsidDel="001A4D22">
          <w:rPr>
            <w:rFonts w:ascii="Arial" w:eastAsia="Arial" w:hAnsi="Arial" w:cs="Arial"/>
            <w:sz w:val="19"/>
            <w:szCs w:val="19"/>
          </w:rPr>
          <w:delText>-</w:delText>
        </w:r>
      </w:del>
      <w:r>
        <w:rPr>
          <w:rFonts w:ascii="Arial" w:eastAsia="Arial" w:hAnsi="Arial" w:cs="Arial"/>
          <w:sz w:val="19"/>
          <w:szCs w:val="19"/>
        </w:rPr>
        <w:t>шеклассников и руководить научными проектами. Так возникла «Лабо</w:t>
      </w:r>
      <w:del w:id="83" w:author="Admin" w:date="2019-02-18T23:59:00Z">
        <w:r w:rsidDel="001A4D22">
          <w:rPr>
            <w:rFonts w:ascii="Arial" w:eastAsia="Arial" w:hAnsi="Arial" w:cs="Arial"/>
            <w:sz w:val="19"/>
            <w:szCs w:val="19"/>
          </w:rPr>
          <w:delText>-</w:delText>
        </w:r>
      </w:del>
      <w:r>
        <w:rPr>
          <w:rFonts w:ascii="Arial" w:eastAsia="Arial" w:hAnsi="Arial" w:cs="Arial"/>
          <w:sz w:val="19"/>
          <w:szCs w:val="19"/>
        </w:rPr>
        <w:t xml:space="preserve">ратория непрерывного математического образования» (ЛНМО) — </w:t>
      </w:r>
      <w:commentRangeStart w:id="84"/>
      <w:r>
        <w:rPr>
          <w:rFonts w:ascii="Arial" w:eastAsia="Arial" w:hAnsi="Arial" w:cs="Arial"/>
          <w:sz w:val="19"/>
          <w:szCs w:val="19"/>
        </w:rPr>
        <w:t>в те го</w:t>
      </w:r>
      <w:del w:id="85" w:author="Admin" w:date="2019-02-18T23:59:00Z">
        <w:r w:rsidDel="001A4D22">
          <w:rPr>
            <w:rFonts w:ascii="Arial" w:eastAsia="Arial" w:hAnsi="Arial" w:cs="Arial"/>
            <w:sz w:val="19"/>
            <w:szCs w:val="19"/>
          </w:rPr>
          <w:delText>-</w:delText>
        </w:r>
      </w:del>
      <w:r>
        <w:rPr>
          <w:rFonts w:ascii="Arial" w:eastAsia="Arial" w:hAnsi="Arial" w:cs="Arial"/>
          <w:sz w:val="19"/>
          <w:szCs w:val="19"/>
        </w:rPr>
        <w:t>ды молодежный научный коллектив, ставящий перед собой задачу при</w:t>
      </w:r>
      <w:del w:id="86" w:author="Admin" w:date="2019-02-18T23:59:00Z">
        <w:r w:rsidDel="001A4D22">
          <w:rPr>
            <w:rFonts w:ascii="Arial" w:eastAsia="Arial" w:hAnsi="Arial" w:cs="Arial"/>
            <w:sz w:val="19"/>
            <w:szCs w:val="19"/>
          </w:rPr>
          <w:delText>-</w:delText>
        </w:r>
      </w:del>
      <w:r>
        <w:rPr>
          <w:rFonts w:ascii="Arial" w:eastAsia="Arial" w:hAnsi="Arial" w:cs="Arial"/>
          <w:sz w:val="19"/>
          <w:szCs w:val="19"/>
        </w:rPr>
        <w:t>влечения к занятиям наукой тех школьников, которые обладали незау</w:t>
      </w:r>
      <w:del w:id="87" w:author="Admin" w:date="2019-02-18T23:59:00Z">
        <w:r w:rsidDel="001A4D22">
          <w:rPr>
            <w:rFonts w:ascii="Arial" w:eastAsia="Arial" w:hAnsi="Arial" w:cs="Arial"/>
            <w:sz w:val="19"/>
            <w:szCs w:val="19"/>
          </w:rPr>
          <w:delText>-</w:delText>
        </w:r>
      </w:del>
      <w:r>
        <w:rPr>
          <w:rFonts w:ascii="Arial" w:eastAsia="Arial" w:hAnsi="Arial" w:cs="Arial"/>
          <w:sz w:val="19"/>
          <w:szCs w:val="19"/>
        </w:rPr>
        <w:t>рядными математическими способностями, но тем не менее по некото</w:t>
      </w:r>
      <w:del w:id="88" w:author="Admin" w:date="2019-02-18T23:59:00Z">
        <w:r w:rsidDel="001A4D22">
          <w:rPr>
            <w:rFonts w:ascii="Arial" w:eastAsia="Arial" w:hAnsi="Arial" w:cs="Arial"/>
            <w:sz w:val="19"/>
            <w:szCs w:val="19"/>
          </w:rPr>
          <w:delText>-</w:delText>
        </w:r>
      </w:del>
      <w:commentRangeEnd w:id="84"/>
      <w:r>
        <w:rPr>
          <w:rStyle w:val="a5"/>
        </w:rPr>
        <w:commentReference w:id="84"/>
      </w:r>
    </w:p>
    <w:p w:rsidR="00A33515" w:rsidRDefault="00A33515">
      <w:pPr>
        <w:sectPr w:rsidR="00A33515">
          <w:pgSz w:w="8220" w:h="12472"/>
          <w:pgMar w:top="1440" w:right="660" w:bottom="255" w:left="720" w:header="0" w:footer="0" w:gutter="0"/>
          <w:cols w:space="720" w:equalWidth="0">
            <w:col w:w="6840"/>
          </w:cols>
        </w:sectPr>
      </w:pPr>
    </w:p>
    <w:p w:rsidR="00A33515" w:rsidRDefault="001A4D22">
      <w:pPr>
        <w:jc w:val="center"/>
        <w:rPr>
          <w:sz w:val="20"/>
          <w:szCs w:val="20"/>
        </w:rPr>
      </w:pPr>
      <w:bookmarkStart w:id="89" w:name="page3"/>
      <w:bookmarkEnd w:id="89"/>
      <w:r>
        <w:rPr>
          <w:rFonts w:ascii="Arial" w:eastAsia="Arial" w:hAnsi="Arial" w:cs="Arial"/>
          <w:sz w:val="18"/>
          <w:szCs w:val="18"/>
        </w:rPr>
        <w:lastRenderedPageBreak/>
        <w:t>Предисловие</w:t>
      </w:r>
    </w:p>
    <w:p w:rsidR="00A33515" w:rsidRDefault="00A33515">
      <w:pPr>
        <w:spacing w:line="184" w:lineRule="exact"/>
        <w:rPr>
          <w:sz w:val="20"/>
          <w:szCs w:val="20"/>
        </w:rPr>
      </w:pPr>
    </w:p>
    <w:p w:rsidR="00A33515" w:rsidRDefault="001A4D22">
      <w:pPr>
        <w:spacing w:line="303" w:lineRule="auto"/>
        <w:jc w:val="both"/>
        <w:rPr>
          <w:sz w:val="20"/>
          <w:szCs w:val="20"/>
        </w:rPr>
      </w:pPr>
      <w:r>
        <w:rPr>
          <w:rFonts w:ascii="Arial" w:eastAsia="Arial" w:hAnsi="Arial" w:cs="Arial"/>
          <w:sz w:val="20"/>
          <w:szCs w:val="20"/>
        </w:rPr>
        <w:t>рым причинам в большей своей части не имели значительных олимпи-адных достижений.</w:t>
      </w:r>
    </w:p>
    <w:p w:rsidR="00A33515" w:rsidRDefault="00A33515">
      <w:pPr>
        <w:spacing w:line="15" w:lineRule="exact"/>
        <w:rPr>
          <w:sz w:val="20"/>
          <w:szCs w:val="20"/>
        </w:rPr>
      </w:pPr>
    </w:p>
    <w:p w:rsidR="00A33515" w:rsidRDefault="001A4D22">
      <w:pPr>
        <w:spacing w:line="299" w:lineRule="auto"/>
        <w:ind w:firstLine="510"/>
        <w:jc w:val="both"/>
        <w:rPr>
          <w:sz w:val="20"/>
          <w:szCs w:val="20"/>
        </w:rPr>
      </w:pPr>
      <w:r>
        <w:rPr>
          <w:rFonts w:ascii="Arial" w:eastAsia="Arial" w:hAnsi="Arial" w:cs="Arial"/>
          <w:sz w:val="19"/>
          <w:szCs w:val="19"/>
        </w:rPr>
        <w:t>Время, в которое начинала свою деятельность ЛНМО, было непро-стым, даже скорее трудным для большинства молодых математиков. Многие из них уехали из страны, другие сменили сферу деятельности. Количество способных к математике студентов стало снижаться, несмот-ря на все усилия декана математико-механического факультета СПбГУ профессора Г.</w:t>
      </w:r>
      <w:ins w:id="90" w:author="Admin" w:date="2019-02-19T00:01:00Z">
        <w:r>
          <w:rPr>
            <w:rFonts w:ascii="Arial" w:eastAsia="Arial" w:hAnsi="Arial" w:cs="Arial"/>
            <w:sz w:val="19"/>
            <w:szCs w:val="19"/>
          </w:rPr>
          <w:t> </w:t>
        </w:r>
      </w:ins>
      <w:r>
        <w:rPr>
          <w:rFonts w:ascii="Arial" w:eastAsia="Arial" w:hAnsi="Arial" w:cs="Arial"/>
          <w:sz w:val="19"/>
          <w:szCs w:val="19"/>
        </w:rPr>
        <w:t>А.</w:t>
      </w:r>
      <w:ins w:id="91" w:author="Admin" w:date="2019-02-19T00:01:00Z">
        <w:r>
          <w:rPr>
            <w:rFonts w:ascii="Arial" w:eastAsia="Arial" w:hAnsi="Arial" w:cs="Arial"/>
            <w:sz w:val="19"/>
            <w:szCs w:val="19"/>
          </w:rPr>
          <w:t> </w:t>
        </w:r>
      </w:ins>
      <w:del w:id="92" w:author="Admin" w:date="2019-02-19T00:01:00Z">
        <w:r w:rsidDel="001A4D22">
          <w:rPr>
            <w:rFonts w:ascii="Arial" w:eastAsia="Arial" w:hAnsi="Arial" w:cs="Arial"/>
            <w:sz w:val="19"/>
            <w:szCs w:val="19"/>
          </w:rPr>
          <w:delText xml:space="preserve"> </w:delText>
        </w:r>
      </w:del>
      <w:r>
        <w:rPr>
          <w:rFonts w:ascii="Arial" w:eastAsia="Arial" w:hAnsi="Arial" w:cs="Arial"/>
          <w:sz w:val="19"/>
          <w:szCs w:val="19"/>
        </w:rPr>
        <w:t>Леонова — человека, благодаря которому факультет пе-режил самые тяжелые годы. Математическое сообщество старело, и при-влечение к математике школьников стало одной из основных задач.</w:t>
      </w:r>
    </w:p>
    <w:p w:rsidR="00A33515" w:rsidRDefault="00A33515">
      <w:pPr>
        <w:spacing w:line="24" w:lineRule="exact"/>
        <w:rPr>
          <w:sz w:val="20"/>
          <w:szCs w:val="20"/>
        </w:rPr>
      </w:pPr>
    </w:p>
    <w:p w:rsidR="00A33515" w:rsidRDefault="001A4D22">
      <w:pPr>
        <w:numPr>
          <w:ilvl w:val="0"/>
          <w:numId w:val="2"/>
        </w:numPr>
        <w:tabs>
          <w:tab w:val="left" w:pos="710"/>
        </w:tabs>
        <w:spacing w:line="299" w:lineRule="auto"/>
        <w:ind w:firstLine="510"/>
        <w:jc w:val="both"/>
        <w:rPr>
          <w:rFonts w:ascii="Arial" w:eastAsia="Arial" w:hAnsi="Arial" w:cs="Arial"/>
          <w:sz w:val="19"/>
          <w:szCs w:val="19"/>
        </w:rPr>
      </w:pPr>
      <w:r>
        <w:rPr>
          <w:rFonts w:ascii="Arial" w:eastAsia="Arial" w:hAnsi="Arial" w:cs="Arial"/>
          <w:sz w:val="19"/>
          <w:szCs w:val="19"/>
        </w:rPr>
        <w:t xml:space="preserve">1994 году ЛНМО стала сотрудничать с </w:t>
      </w:r>
      <w:ins w:id="93" w:author="Admin" w:date="2019-02-19T00:01:00Z">
        <w:r>
          <w:rPr>
            <w:rFonts w:ascii="Arial" w:eastAsia="Arial" w:hAnsi="Arial" w:cs="Arial"/>
            <w:sz w:val="19"/>
            <w:szCs w:val="19"/>
          </w:rPr>
          <w:t>м</w:t>
        </w:r>
      </w:ins>
      <w:del w:id="94" w:author="Admin" w:date="2019-02-19T00:01:00Z">
        <w:r w:rsidDel="001A4D22">
          <w:rPr>
            <w:rFonts w:ascii="Arial" w:eastAsia="Arial" w:hAnsi="Arial" w:cs="Arial"/>
            <w:sz w:val="19"/>
            <w:szCs w:val="19"/>
          </w:rPr>
          <w:delText>М</w:delText>
        </w:r>
      </w:del>
      <w:r>
        <w:rPr>
          <w:rFonts w:ascii="Arial" w:eastAsia="Arial" w:hAnsi="Arial" w:cs="Arial"/>
          <w:sz w:val="19"/>
          <w:szCs w:val="19"/>
        </w:rPr>
        <w:t>атематико-механичес-ким факультетом СПбГУ. Это сразу дало свои плоды. Так, в 1992 году в ЛНМО работало всего 3 математических семинара. С.</w:t>
      </w:r>
      <w:ins w:id="95" w:author="Admin" w:date="2019-02-19T00:01:00Z">
        <w:r>
          <w:rPr>
            <w:rFonts w:ascii="Arial" w:eastAsia="Arial" w:hAnsi="Arial" w:cs="Arial"/>
            <w:sz w:val="19"/>
            <w:szCs w:val="19"/>
          </w:rPr>
          <w:t> </w:t>
        </w:r>
      </w:ins>
      <w:r>
        <w:rPr>
          <w:rFonts w:ascii="Arial" w:eastAsia="Arial" w:hAnsi="Arial" w:cs="Arial"/>
          <w:sz w:val="19"/>
          <w:szCs w:val="19"/>
        </w:rPr>
        <w:t>М.</w:t>
      </w:r>
      <w:ins w:id="96" w:author="Admin" w:date="2019-02-19T00:01:00Z">
        <w:r>
          <w:rPr>
            <w:rFonts w:ascii="Arial" w:eastAsia="Arial" w:hAnsi="Arial" w:cs="Arial"/>
            <w:sz w:val="19"/>
            <w:szCs w:val="19"/>
          </w:rPr>
          <w:t> </w:t>
        </w:r>
      </w:ins>
      <w:del w:id="97" w:author="Admin" w:date="2019-02-19T00:01:00Z">
        <w:r w:rsidDel="001A4D22">
          <w:rPr>
            <w:rFonts w:ascii="Arial" w:eastAsia="Arial" w:hAnsi="Arial" w:cs="Arial"/>
            <w:sz w:val="19"/>
            <w:szCs w:val="19"/>
          </w:rPr>
          <w:delText xml:space="preserve"> </w:delText>
        </w:r>
      </w:del>
      <w:r>
        <w:rPr>
          <w:rFonts w:ascii="Arial" w:eastAsia="Arial" w:hAnsi="Arial" w:cs="Arial"/>
          <w:sz w:val="19"/>
          <w:szCs w:val="19"/>
        </w:rPr>
        <w:t>Шиморин и И.</w:t>
      </w:r>
      <w:ins w:id="98" w:author="Admin" w:date="2019-02-19T00:01:00Z">
        <w:r>
          <w:rPr>
            <w:rFonts w:ascii="Arial" w:eastAsia="Arial" w:hAnsi="Arial" w:cs="Arial"/>
            <w:sz w:val="19"/>
            <w:szCs w:val="19"/>
          </w:rPr>
          <w:t> </w:t>
        </w:r>
      </w:ins>
      <w:r>
        <w:rPr>
          <w:rFonts w:ascii="Arial" w:eastAsia="Arial" w:hAnsi="Arial" w:cs="Arial"/>
          <w:sz w:val="19"/>
          <w:szCs w:val="19"/>
        </w:rPr>
        <w:t>А.</w:t>
      </w:r>
      <w:ins w:id="99" w:author="Admin" w:date="2019-02-19T00:01:00Z">
        <w:r>
          <w:rPr>
            <w:rFonts w:ascii="Arial" w:eastAsia="Arial" w:hAnsi="Arial" w:cs="Arial"/>
            <w:sz w:val="19"/>
            <w:szCs w:val="19"/>
          </w:rPr>
          <w:t> </w:t>
        </w:r>
      </w:ins>
      <w:del w:id="100" w:author="Admin" w:date="2019-02-19T00:01:00Z">
        <w:r w:rsidDel="001A4D22">
          <w:rPr>
            <w:rFonts w:ascii="Arial" w:eastAsia="Arial" w:hAnsi="Arial" w:cs="Arial"/>
            <w:sz w:val="19"/>
            <w:szCs w:val="19"/>
          </w:rPr>
          <w:delText xml:space="preserve"> </w:delText>
        </w:r>
      </w:del>
      <w:r>
        <w:rPr>
          <w:rFonts w:ascii="Arial" w:eastAsia="Arial" w:hAnsi="Arial" w:cs="Arial"/>
          <w:sz w:val="19"/>
          <w:szCs w:val="19"/>
        </w:rPr>
        <w:t>Чистяков руководили семинарами по математическому анализу, Д.</w:t>
      </w:r>
      <w:ins w:id="101" w:author="Admin" w:date="2019-02-19T00:01:00Z">
        <w:r>
          <w:rPr>
            <w:rFonts w:ascii="Arial" w:eastAsia="Arial" w:hAnsi="Arial" w:cs="Arial"/>
            <w:sz w:val="19"/>
            <w:szCs w:val="19"/>
          </w:rPr>
          <w:t> </w:t>
        </w:r>
      </w:ins>
      <w:r>
        <w:rPr>
          <w:rFonts w:ascii="Arial" w:eastAsia="Arial" w:hAnsi="Arial" w:cs="Arial"/>
          <w:sz w:val="19"/>
          <w:szCs w:val="19"/>
        </w:rPr>
        <w:t>Г.</w:t>
      </w:r>
      <w:ins w:id="102" w:author="Admin" w:date="2019-02-19T00:01:00Z">
        <w:r>
          <w:rPr>
            <w:rFonts w:ascii="Arial" w:eastAsia="Arial" w:hAnsi="Arial" w:cs="Arial"/>
            <w:sz w:val="19"/>
            <w:szCs w:val="19"/>
          </w:rPr>
          <w:t> </w:t>
        </w:r>
      </w:ins>
      <w:del w:id="103" w:author="Admin" w:date="2019-02-19T00:01:00Z">
        <w:r w:rsidDel="001A4D22">
          <w:rPr>
            <w:rFonts w:ascii="Arial" w:eastAsia="Arial" w:hAnsi="Arial" w:cs="Arial"/>
            <w:sz w:val="19"/>
            <w:szCs w:val="19"/>
          </w:rPr>
          <w:delText xml:space="preserve"> </w:delText>
        </w:r>
      </w:del>
      <w:r>
        <w:rPr>
          <w:rFonts w:ascii="Arial" w:eastAsia="Arial" w:hAnsi="Arial" w:cs="Arial"/>
          <w:sz w:val="19"/>
          <w:szCs w:val="19"/>
        </w:rPr>
        <w:t>Бе</w:t>
      </w:r>
      <w:del w:id="104" w:author="Admin" w:date="2019-02-19T00:01:00Z">
        <w:r w:rsidDel="001A4D22">
          <w:rPr>
            <w:rFonts w:ascii="Arial" w:eastAsia="Arial" w:hAnsi="Arial" w:cs="Arial"/>
            <w:sz w:val="19"/>
            <w:szCs w:val="19"/>
          </w:rPr>
          <w:delText>-</w:delText>
        </w:r>
      </w:del>
      <w:r>
        <w:rPr>
          <w:rFonts w:ascii="Arial" w:eastAsia="Arial" w:hAnsi="Arial" w:cs="Arial"/>
          <w:sz w:val="19"/>
          <w:szCs w:val="19"/>
        </w:rPr>
        <w:t xml:space="preserve">нуа — по алгебре. В 1995 году в </w:t>
      </w:r>
      <w:ins w:id="105" w:author="Admin" w:date="2019-02-19T00:01:00Z">
        <w:r>
          <w:rPr>
            <w:rFonts w:ascii="Arial" w:eastAsia="Arial" w:hAnsi="Arial" w:cs="Arial"/>
            <w:sz w:val="19"/>
            <w:szCs w:val="19"/>
          </w:rPr>
          <w:t>л</w:t>
        </w:r>
      </w:ins>
      <w:del w:id="106" w:author="Admin" w:date="2019-02-19T00:01:00Z">
        <w:r w:rsidDel="001A4D22">
          <w:rPr>
            <w:rFonts w:ascii="Arial" w:eastAsia="Arial" w:hAnsi="Arial" w:cs="Arial"/>
            <w:sz w:val="19"/>
            <w:szCs w:val="19"/>
          </w:rPr>
          <w:delText>Л</w:delText>
        </w:r>
      </w:del>
      <w:r>
        <w:rPr>
          <w:rFonts w:ascii="Arial" w:eastAsia="Arial" w:hAnsi="Arial" w:cs="Arial"/>
          <w:sz w:val="19"/>
          <w:szCs w:val="19"/>
        </w:rPr>
        <w:t>аборатории было открыто уже 10 науч-ных семинаров. Среди руководителей семинаров этого периода — про-фессор М.</w:t>
      </w:r>
      <w:ins w:id="107" w:author="Admin" w:date="2019-02-19T00:01:00Z">
        <w:r>
          <w:rPr>
            <w:rFonts w:ascii="Arial" w:eastAsia="Arial" w:hAnsi="Arial" w:cs="Arial"/>
            <w:sz w:val="19"/>
            <w:szCs w:val="19"/>
          </w:rPr>
          <w:t> </w:t>
        </w:r>
      </w:ins>
      <w:r>
        <w:rPr>
          <w:rFonts w:ascii="Arial" w:eastAsia="Arial" w:hAnsi="Arial" w:cs="Arial"/>
          <w:sz w:val="19"/>
          <w:szCs w:val="19"/>
        </w:rPr>
        <w:t>М.</w:t>
      </w:r>
      <w:ins w:id="108" w:author="Admin" w:date="2019-02-19T00:01:00Z">
        <w:r>
          <w:rPr>
            <w:rFonts w:ascii="Arial" w:eastAsia="Arial" w:hAnsi="Arial" w:cs="Arial"/>
            <w:sz w:val="19"/>
            <w:szCs w:val="19"/>
          </w:rPr>
          <w:t> </w:t>
        </w:r>
      </w:ins>
      <w:del w:id="109" w:author="Admin" w:date="2019-02-19T00:01:00Z">
        <w:r w:rsidDel="001A4D22">
          <w:rPr>
            <w:rFonts w:ascii="Arial" w:eastAsia="Arial" w:hAnsi="Arial" w:cs="Arial"/>
            <w:sz w:val="19"/>
            <w:szCs w:val="19"/>
          </w:rPr>
          <w:delText xml:space="preserve"> </w:delText>
        </w:r>
      </w:del>
      <w:r>
        <w:rPr>
          <w:rFonts w:ascii="Arial" w:eastAsia="Arial" w:hAnsi="Arial" w:cs="Arial"/>
          <w:sz w:val="19"/>
          <w:szCs w:val="19"/>
        </w:rPr>
        <w:t>Лесохин, профессор Н.</w:t>
      </w:r>
      <w:ins w:id="110" w:author="Admin" w:date="2019-02-19T00:01:00Z">
        <w:r>
          <w:rPr>
            <w:rFonts w:ascii="Arial" w:eastAsia="Arial" w:hAnsi="Arial" w:cs="Arial"/>
            <w:sz w:val="19"/>
            <w:szCs w:val="19"/>
          </w:rPr>
          <w:t> </w:t>
        </w:r>
      </w:ins>
      <w:r>
        <w:rPr>
          <w:rFonts w:ascii="Arial" w:eastAsia="Arial" w:hAnsi="Arial" w:cs="Arial"/>
          <w:sz w:val="19"/>
          <w:szCs w:val="19"/>
        </w:rPr>
        <w:t>А.</w:t>
      </w:r>
      <w:ins w:id="111" w:author="Admin" w:date="2019-02-19T00:01:00Z">
        <w:r>
          <w:rPr>
            <w:rFonts w:ascii="Arial" w:eastAsia="Arial" w:hAnsi="Arial" w:cs="Arial"/>
            <w:sz w:val="19"/>
            <w:szCs w:val="19"/>
          </w:rPr>
          <w:t> </w:t>
        </w:r>
      </w:ins>
      <w:del w:id="112" w:author="Admin" w:date="2019-02-19T00:01:00Z">
        <w:r w:rsidDel="001A4D22">
          <w:rPr>
            <w:rFonts w:ascii="Arial" w:eastAsia="Arial" w:hAnsi="Arial" w:cs="Arial"/>
            <w:sz w:val="19"/>
            <w:szCs w:val="19"/>
          </w:rPr>
          <w:delText xml:space="preserve"> </w:delText>
        </w:r>
      </w:del>
      <w:r>
        <w:rPr>
          <w:rFonts w:ascii="Arial" w:eastAsia="Arial" w:hAnsi="Arial" w:cs="Arial"/>
          <w:sz w:val="19"/>
          <w:szCs w:val="19"/>
        </w:rPr>
        <w:t>Широков, профессор В.</w:t>
      </w:r>
      <w:ins w:id="113" w:author="Admin" w:date="2019-02-19T00:02:00Z">
        <w:r>
          <w:rPr>
            <w:rFonts w:ascii="Arial" w:eastAsia="Arial" w:hAnsi="Arial" w:cs="Arial"/>
            <w:sz w:val="19"/>
            <w:szCs w:val="19"/>
          </w:rPr>
          <w:t> </w:t>
        </w:r>
      </w:ins>
      <w:r>
        <w:rPr>
          <w:rFonts w:ascii="Arial" w:eastAsia="Arial" w:hAnsi="Arial" w:cs="Arial"/>
          <w:sz w:val="19"/>
          <w:szCs w:val="19"/>
        </w:rPr>
        <w:t>М.</w:t>
      </w:r>
      <w:del w:id="114" w:author="Admin" w:date="2019-02-19T00:02:00Z">
        <w:r w:rsidDel="001A4D22">
          <w:rPr>
            <w:rFonts w:ascii="Arial" w:eastAsia="Arial" w:hAnsi="Arial" w:cs="Arial"/>
            <w:sz w:val="19"/>
            <w:szCs w:val="19"/>
          </w:rPr>
          <w:delText xml:space="preserve"> </w:delText>
        </w:r>
      </w:del>
      <w:ins w:id="115" w:author="Admin" w:date="2019-02-19T00:02:00Z">
        <w:r>
          <w:rPr>
            <w:rFonts w:ascii="Arial" w:eastAsia="Arial" w:hAnsi="Arial" w:cs="Arial"/>
            <w:sz w:val="19"/>
            <w:szCs w:val="19"/>
          </w:rPr>
          <w:t> </w:t>
        </w:r>
      </w:ins>
      <w:r>
        <w:rPr>
          <w:rFonts w:ascii="Arial" w:eastAsia="Arial" w:hAnsi="Arial" w:cs="Arial"/>
          <w:sz w:val="19"/>
          <w:szCs w:val="19"/>
        </w:rPr>
        <w:t>Нежинс-кий, к.</w:t>
      </w:r>
      <w:ins w:id="116" w:author="Admin" w:date="2019-02-19T00:02:00Z">
        <w:r>
          <w:rPr>
            <w:rFonts w:ascii="Arial" w:eastAsia="Arial" w:hAnsi="Arial" w:cs="Arial"/>
            <w:sz w:val="19"/>
            <w:szCs w:val="19"/>
          </w:rPr>
          <w:t> </w:t>
        </w:r>
      </w:ins>
      <w:del w:id="117" w:author="Admin" w:date="2019-02-19T00:02:00Z">
        <w:r w:rsidDel="001A4D22">
          <w:rPr>
            <w:rFonts w:ascii="Arial" w:eastAsia="Arial" w:hAnsi="Arial" w:cs="Arial"/>
            <w:sz w:val="19"/>
            <w:szCs w:val="19"/>
          </w:rPr>
          <w:delText xml:space="preserve"> </w:delText>
        </w:r>
      </w:del>
      <w:r>
        <w:rPr>
          <w:rFonts w:ascii="Arial" w:eastAsia="Arial" w:hAnsi="Arial" w:cs="Arial"/>
          <w:sz w:val="19"/>
          <w:szCs w:val="19"/>
        </w:rPr>
        <w:t>ф.-м. н. В.</w:t>
      </w:r>
      <w:ins w:id="118" w:author="Admin" w:date="2019-02-19T00:02:00Z">
        <w:r>
          <w:rPr>
            <w:rFonts w:ascii="Arial" w:eastAsia="Arial" w:hAnsi="Arial" w:cs="Arial"/>
            <w:sz w:val="19"/>
            <w:szCs w:val="19"/>
          </w:rPr>
          <w:t> </w:t>
        </w:r>
      </w:ins>
      <w:r>
        <w:rPr>
          <w:rFonts w:ascii="Arial" w:eastAsia="Arial" w:hAnsi="Arial" w:cs="Arial"/>
          <w:sz w:val="19"/>
          <w:szCs w:val="19"/>
        </w:rPr>
        <w:t>Л.</w:t>
      </w:r>
      <w:ins w:id="119" w:author="Admin" w:date="2019-02-19T00:02:00Z">
        <w:r>
          <w:rPr>
            <w:rFonts w:ascii="Arial" w:eastAsia="Arial" w:hAnsi="Arial" w:cs="Arial"/>
            <w:sz w:val="19"/>
            <w:szCs w:val="19"/>
          </w:rPr>
          <w:t> </w:t>
        </w:r>
      </w:ins>
      <w:del w:id="120" w:author="Admin" w:date="2019-02-19T00:02:00Z">
        <w:r w:rsidDel="001A4D22">
          <w:rPr>
            <w:rFonts w:ascii="Arial" w:eastAsia="Arial" w:hAnsi="Arial" w:cs="Arial"/>
            <w:sz w:val="19"/>
            <w:szCs w:val="19"/>
          </w:rPr>
          <w:delText xml:space="preserve"> </w:delText>
        </w:r>
      </w:del>
      <w:r>
        <w:rPr>
          <w:rFonts w:ascii="Arial" w:eastAsia="Arial" w:hAnsi="Arial" w:cs="Arial"/>
          <w:sz w:val="19"/>
          <w:szCs w:val="19"/>
        </w:rPr>
        <w:t>Кобельский, к.</w:t>
      </w:r>
      <w:ins w:id="121" w:author="Admin" w:date="2019-02-19T00:02:00Z">
        <w:r>
          <w:rPr>
            <w:rFonts w:ascii="Arial" w:eastAsia="Arial" w:hAnsi="Arial" w:cs="Arial"/>
            <w:sz w:val="19"/>
            <w:szCs w:val="19"/>
          </w:rPr>
          <w:t> </w:t>
        </w:r>
      </w:ins>
      <w:del w:id="122" w:author="Admin" w:date="2019-02-19T00:02:00Z">
        <w:r w:rsidDel="001A4D22">
          <w:rPr>
            <w:rFonts w:ascii="Arial" w:eastAsia="Arial" w:hAnsi="Arial" w:cs="Arial"/>
            <w:sz w:val="19"/>
            <w:szCs w:val="19"/>
          </w:rPr>
          <w:delText xml:space="preserve"> </w:delText>
        </w:r>
      </w:del>
      <w:r>
        <w:rPr>
          <w:rFonts w:ascii="Arial" w:eastAsia="Arial" w:hAnsi="Arial" w:cs="Arial"/>
          <w:sz w:val="19"/>
          <w:szCs w:val="19"/>
        </w:rPr>
        <w:t>ф.-м. н. В.</w:t>
      </w:r>
      <w:ins w:id="123" w:author="Admin" w:date="2019-02-19T00:02:00Z">
        <w:r>
          <w:rPr>
            <w:rFonts w:ascii="Arial" w:eastAsia="Arial" w:hAnsi="Arial" w:cs="Arial"/>
            <w:sz w:val="19"/>
            <w:szCs w:val="19"/>
          </w:rPr>
          <w:t> </w:t>
        </w:r>
      </w:ins>
      <w:r>
        <w:rPr>
          <w:rFonts w:ascii="Arial" w:eastAsia="Arial" w:hAnsi="Arial" w:cs="Arial"/>
          <w:sz w:val="19"/>
          <w:szCs w:val="19"/>
        </w:rPr>
        <w:t>Ю.</w:t>
      </w:r>
      <w:ins w:id="124" w:author="Admin" w:date="2019-02-19T00:02:00Z">
        <w:r>
          <w:rPr>
            <w:rFonts w:ascii="Arial" w:eastAsia="Arial" w:hAnsi="Arial" w:cs="Arial"/>
            <w:sz w:val="19"/>
            <w:szCs w:val="19"/>
          </w:rPr>
          <w:t> </w:t>
        </w:r>
      </w:ins>
      <w:del w:id="125" w:author="Admin" w:date="2019-02-19T00:02:00Z">
        <w:r w:rsidDel="001A4D22">
          <w:rPr>
            <w:rFonts w:ascii="Arial" w:eastAsia="Arial" w:hAnsi="Arial" w:cs="Arial"/>
            <w:sz w:val="19"/>
            <w:szCs w:val="19"/>
          </w:rPr>
          <w:delText xml:space="preserve"> </w:delText>
        </w:r>
      </w:del>
      <w:r>
        <w:rPr>
          <w:rFonts w:ascii="Arial" w:eastAsia="Arial" w:hAnsi="Arial" w:cs="Arial"/>
          <w:sz w:val="19"/>
          <w:szCs w:val="19"/>
        </w:rPr>
        <w:t>Добрынин.</w:t>
      </w:r>
    </w:p>
    <w:p w:rsidR="00A33515" w:rsidRDefault="00A33515">
      <w:pPr>
        <w:spacing w:line="25" w:lineRule="exact"/>
        <w:rPr>
          <w:sz w:val="20"/>
          <w:szCs w:val="20"/>
        </w:rPr>
      </w:pPr>
    </w:p>
    <w:p w:rsidR="00A33515" w:rsidRDefault="001A4D22">
      <w:pPr>
        <w:spacing w:line="313" w:lineRule="auto"/>
        <w:ind w:firstLine="510"/>
        <w:jc w:val="both"/>
        <w:rPr>
          <w:sz w:val="20"/>
          <w:szCs w:val="20"/>
        </w:rPr>
      </w:pPr>
      <w:r>
        <w:rPr>
          <w:rFonts w:ascii="Arial" w:eastAsia="Arial" w:hAnsi="Arial" w:cs="Arial"/>
          <w:sz w:val="19"/>
          <w:szCs w:val="19"/>
        </w:rPr>
        <w:t>Впоследствии ЛНМО стала частным образовательным учреждени-ем, где работа в системе научных семинаров и спецкурсов является вер-шиной в процессе получения школьником среднего образования.</w:t>
      </w:r>
    </w:p>
    <w:p w:rsidR="00A33515" w:rsidRDefault="00A33515">
      <w:pPr>
        <w:spacing w:line="8" w:lineRule="exact"/>
        <w:rPr>
          <w:sz w:val="20"/>
          <w:szCs w:val="20"/>
        </w:rPr>
      </w:pPr>
    </w:p>
    <w:p w:rsidR="00A33515" w:rsidRDefault="001A4D22">
      <w:pPr>
        <w:spacing w:line="301" w:lineRule="auto"/>
        <w:ind w:firstLine="510"/>
        <w:jc w:val="both"/>
        <w:rPr>
          <w:sz w:val="20"/>
          <w:szCs w:val="20"/>
        </w:rPr>
      </w:pPr>
      <w:r>
        <w:rPr>
          <w:rFonts w:ascii="Arial" w:eastAsia="Arial" w:hAnsi="Arial" w:cs="Arial"/>
          <w:sz w:val="19"/>
          <w:szCs w:val="19"/>
        </w:rPr>
        <w:t>Семинары 90-х годов воспитали первую плеяду учеников, которые впоследствии стали научными руководителями школьников и студен-тов, закончили математико-механический факультет СПбГУ, аспиранту-ру и защитили кандидатские диссертации. Выпускниками ЛНМО защи-щены 42 кандидатских диссертации, из каждого выпуска ЛНМО до поло-вины выпускников становятся аспирантами, до 7-8 — кандидатами наук.</w:t>
      </w:r>
    </w:p>
    <w:p w:rsidR="00A33515" w:rsidRDefault="00A33515">
      <w:pPr>
        <w:spacing w:line="22" w:lineRule="exact"/>
        <w:rPr>
          <w:sz w:val="20"/>
          <w:szCs w:val="20"/>
        </w:rPr>
      </w:pPr>
    </w:p>
    <w:p w:rsidR="00A33515" w:rsidRDefault="001A4D22">
      <w:pPr>
        <w:spacing w:line="294" w:lineRule="auto"/>
        <w:ind w:firstLine="510"/>
        <w:jc w:val="both"/>
        <w:rPr>
          <w:sz w:val="20"/>
          <w:szCs w:val="20"/>
        </w:rPr>
      </w:pPr>
      <w:r>
        <w:rPr>
          <w:rFonts w:ascii="Arial" w:eastAsia="Arial" w:hAnsi="Arial" w:cs="Arial"/>
          <w:sz w:val="19"/>
          <w:szCs w:val="19"/>
        </w:rPr>
        <w:t xml:space="preserve">Сейчас благодаря гранту Фонда </w:t>
      </w:r>
      <w:ins w:id="126" w:author="Admin" w:date="2019-02-19T00:02:00Z">
        <w:r w:rsidR="00525311">
          <w:rPr>
            <w:rFonts w:ascii="Arial" w:eastAsia="Arial" w:hAnsi="Arial" w:cs="Arial"/>
            <w:sz w:val="19"/>
            <w:szCs w:val="19"/>
          </w:rPr>
          <w:t>п</w:t>
        </w:r>
      </w:ins>
      <w:del w:id="127" w:author="Admin" w:date="2019-02-19T00:02:00Z">
        <w:r w:rsidDel="00525311">
          <w:rPr>
            <w:rFonts w:ascii="Arial" w:eastAsia="Arial" w:hAnsi="Arial" w:cs="Arial"/>
            <w:sz w:val="19"/>
            <w:szCs w:val="19"/>
          </w:rPr>
          <w:delText>П</w:delText>
        </w:r>
      </w:del>
      <w:r>
        <w:rPr>
          <w:rFonts w:ascii="Arial" w:eastAsia="Arial" w:hAnsi="Arial" w:cs="Arial"/>
          <w:sz w:val="19"/>
          <w:szCs w:val="19"/>
        </w:rPr>
        <w:t>резидентских грантов в ЛНМО ра-ботает 27 математических семинаров, а всего по разным специально-стям — 61. Среди руководителей — д.</w:t>
      </w:r>
      <w:ins w:id="128" w:author="Admin" w:date="2019-02-19T00:02:00Z">
        <w:r w:rsidR="00525311">
          <w:rPr>
            <w:rFonts w:ascii="Arial" w:eastAsia="Arial" w:hAnsi="Arial" w:cs="Arial"/>
            <w:sz w:val="19"/>
            <w:szCs w:val="19"/>
          </w:rPr>
          <w:t> </w:t>
        </w:r>
      </w:ins>
      <w:del w:id="129" w:author="Admin" w:date="2019-02-19T00:02:00Z">
        <w:r w:rsidDel="00525311">
          <w:rPr>
            <w:rFonts w:ascii="Arial" w:eastAsia="Arial" w:hAnsi="Arial" w:cs="Arial"/>
            <w:sz w:val="19"/>
            <w:szCs w:val="19"/>
          </w:rPr>
          <w:delText xml:space="preserve"> </w:delText>
        </w:r>
      </w:del>
      <w:r>
        <w:rPr>
          <w:rFonts w:ascii="Arial" w:eastAsia="Arial" w:hAnsi="Arial" w:cs="Arial"/>
          <w:sz w:val="19"/>
          <w:szCs w:val="19"/>
        </w:rPr>
        <w:t>ф.-м. н. С.</w:t>
      </w:r>
      <w:ins w:id="130" w:author="Admin" w:date="2019-02-19T00:03:00Z">
        <w:r w:rsidR="00525311">
          <w:rPr>
            <w:rFonts w:ascii="Arial" w:eastAsia="Arial" w:hAnsi="Arial" w:cs="Arial"/>
            <w:sz w:val="19"/>
            <w:szCs w:val="19"/>
          </w:rPr>
          <w:t> </w:t>
        </w:r>
      </w:ins>
      <w:r>
        <w:rPr>
          <w:rFonts w:ascii="Arial" w:eastAsia="Arial" w:hAnsi="Arial" w:cs="Arial"/>
          <w:sz w:val="19"/>
          <w:szCs w:val="19"/>
        </w:rPr>
        <w:t>И.</w:t>
      </w:r>
      <w:ins w:id="131" w:author="Admin" w:date="2019-02-19T00:03:00Z">
        <w:r w:rsidR="00525311">
          <w:rPr>
            <w:rFonts w:ascii="Arial" w:eastAsia="Arial" w:hAnsi="Arial" w:cs="Arial"/>
            <w:sz w:val="19"/>
            <w:szCs w:val="19"/>
          </w:rPr>
          <w:t> </w:t>
        </w:r>
      </w:ins>
      <w:del w:id="132"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Кублановский, к.</w:t>
      </w:r>
      <w:ins w:id="133" w:author="Admin" w:date="2019-02-19T00:03:00Z">
        <w:r w:rsidR="00525311">
          <w:rPr>
            <w:rFonts w:ascii="Arial" w:eastAsia="Arial" w:hAnsi="Arial" w:cs="Arial"/>
            <w:sz w:val="19"/>
            <w:szCs w:val="19"/>
          </w:rPr>
          <w:t> </w:t>
        </w:r>
      </w:ins>
      <w:del w:id="134"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ф.-м.</w:t>
      </w:r>
      <w:ins w:id="135" w:author="Admin" w:date="2019-02-19T00:03:00Z">
        <w:r w:rsidR="00525311">
          <w:rPr>
            <w:rFonts w:ascii="Arial" w:eastAsia="Arial" w:hAnsi="Arial" w:cs="Arial"/>
            <w:sz w:val="19"/>
            <w:szCs w:val="19"/>
          </w:rPr>
          <w:t> </w:t>
        </w:r>
      </w:ins>
      <w:del w:id="136"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н. А.</w:t>
      </w:r>
      <w:ins w:id="137" w:author="Admin" w:date="2019-02-19T00:03:00Z">
        <w:r w:rsidR="00525311">
          <w:rPr>
            <w:rFonts w:ascii="Arial" w:eastAsia="Arial" w:hAnsi="Arial" w:cs="Arial"/>
            <w:sz w:val="19"/>
            <w:szCs w:val="19"/>
          </w:rPr>
          <w:t> </w:t>
        </w:r>
      </w:ins>
      <w:r>
        <w:rPr>
          <w:rFonts w:ascii="Arial" w:eastAsia="Arial" w:hAnsi="Arial" w:cs="Arial"/>
          <w:sz w:val="19"/>
          <w:szCs w:val="19"/>
        </w:rPr>
        <w:t>В.</w:t>
      </w:r>
      <w:ins w:id="138" w:author="Admin" w:date="2019-02-19T00:03:00Z">
        <w:r w:rsidR="00525311">
          <w:rPr>
            <w:rFonts w:ascii="Arial" w:eastAsia="Arial" w:hAnsi="Arial" w:cs="Arial"/>
            <w:sz w:val="19"/>
            <w:szCs w:val="19"/>
          </w:rPr>
          <w:t> </w:t>
        </w:r>
      </w:ins>
      <w:del w:id="139"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Смоленский, к.</w:t>
      </w:r>
      <w:ins w:id="140" w:author="Admin" w:date="2019-02-19T00:03:00Z">
        <w:r w:rsidR="00525311">
          <w:rPr>
            <w:rFonts w:ascii="Arial" w:eastAsia="Arial" w:hAnsi="Arial" w:cs="Arial"/>
            <w:sz w:val="19"/>
            <w:szCs w:val="19"/>
          </w:rPr>
          <w:t> </w:t>
        </w:r>
      </w:ins>
      <w:del w:id="141"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ф.-м.</w:t>
      </w:r>
      <w:ins w:id="142" w:author="Admin" w:date="2019-02-19T00:03:00Z">
        <w:r w:rsidR="00525311">
          <w:rPr>
            <w:rFonts w:ascii="Arial" w:eastAsia="Arial" w:hAnsi="Arial" w:cs="Arial"/>
            <w:sz w:val="19"/>
            <w:szCs w:val="19"/>
          </w:rPr>
          <w:t> </w:t>
        </w:r>
      </w:ins>
      <w:del w:id="143"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н. Р.</w:t>
      </w:r>
      <w:ins w:id="144" w:author="Admin" w:date="2019-02-19T00:03:00Z">
        <w:r w:rsidR="00525311">
          <w:rPr>
            <w:rFonts w:ascii="Arial" w:eastAsia="Arial" w:hAnsi="Arial" w:cs="Arial"/>
            <w:sz w:val="19"/>
            <w:szCs w:val="19"/>
          </w:rPr>
          <w:t> </w:t>
        </w:r>
      </w:ins>
      <w:r>
        <w:rPr>
          <w:rFonts w:ascii="Arial" w:eastAsia="Arial" w:hAnsi="Arial" w:cs="Arial"/>
          <w:sz w:val="19"/>
          <w:szCs w:val="19"/>
        </w:rPr>
        <w:t>А.</w:t>
      </w:r>
      <w:ins w:id="145" w:author="Admin" w:date="2019-02-19T00:03:00Z">
        <w:r w:rsidR="00525311">
          <w:rPr>
            <w:rFonts w:ascii="Arial" w:eastAsia="Arial" w:hAnsi="Arial" w:cs="Arial"/>
            <w:sz w:val="19"/>
            <w:szCs w:val="19"/>
          </w:rPr>
          <w:t> </w:t>
        </w:r>
      </w:ins>
      <w:del w:id="146"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Гученко, к.</w:t>
      </w:r>
      <w:ins w:id="147" w:author="Admin" w:date="2019-02-19T00:03:00Z">
        <w:r w:rsidR="00525311">
          <w:rPr>
            <w:rFonts w:ascii="Arial" w:eastAsia="Arial" w:hAnsi="Arial" w:cs="Arial"/>
            <w:sz w:val="19"/>
            <w:szCs w:val="19"/>
          </w:rPr>
          <w:t> </w:t>
        </w:r>
      </w:ins>
      <w:del w:id="148"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ф.-м.</w:t>
      </w:r>
      <w:ins w:id="149" w:author="Admin" w:date="2019-02-19T00:03:00Z">
        <w:r w:rsidR="00525311">
          <w:rPr>
            <w:rFonts w:ascii="Arial" w:eastAsia="Arial" w:hAnsi="Arial" w:cs="Arial"/>
            <w:sz w:val="19"/>
            <w:szCs w:val="19"/>
          </w:rPr>
          <w:t> </w:t>
        </w:r>
      </w:ins>
      <w:del w:id="150"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н. Ю.</w:t>
      </w:r>
      <w:ins w:id="151" w:author="Admin" w:date="2019-02-19T00:03:00Z">
        <w:r w:rsidR="00525311">
          <w:rPr>
            <w:rFonts w:ascii="Arial" w:eastAsia="Arial" w:hAnsi="Arial" w:cs="Arial"/>
            <w:sz w:val="19"/>
            <w:szCs w:val="19"/>
          </w:rPr>
          <w:t> </w:t>
        </w:r>
      </w:ins>
      <w:r>
        <w:rPr>
          <w:rFonts w:ascii="Arial" w:eastAsia="Arial" w:hAnsi="Arial" w:cs="Arial"/>
          <w:sz w:val="19"/>
          <w:szCs w:val="19"/>
        </w:rPr>
        <w:t>А.</w:t>
      </w:r>
      <w:ins w:id="152" w:author="Admin" w:date="2019-02-19T00:03:00Z">
        <w:r w:rsidR="00525311">
          <w:rPr>
            <w:rFonts w:ascii="Arial" w:eastAsia="Arial" w:hAnsi="Arial" w:cs="Arial"/>
            <w:sz w:val="19"/>
            <w:szCs w:val="19"/>
          </w:rPr>
          <w:t> </w:t>
        </w:r>
      </w:ins>
      <w:del w:id="153"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Ильин, к. ф</w:t>
      </w:r>
      <w:del w:id="154" w:author="Admin" w:date="2019-02-19T00:03:00Z">
        <w:r w:rsidDel="00525311">
          <w:rPr>
            <w:rFonts w:ascii="Arial" w:eastAsia="Arial" w:hAnsi="Arial" w:cs="Arial"/>
            <w:sz w:val="19"/>
            <w:szCs w:val="19"/>
          </w:rPr>
          <w:delText>.</w:delText>
        </w:r>
      </w:del>
      <w:r>
        <w:rPr>
          <w:rFonts w:ascii="Arial" w:eastAsia="Arial" w:hAnsi="Arial" w:cs="Arial"/>
          <w:sz w:val="19"/>
          <w:szCs w:val="19"/>
        </w:rPr>
        <w:t>-м. н. С.</w:t>
      </w:r>
      <w:ins w:id="155" w:author="Admin" w:date="2019-02-19T00:03:00Z">
        <w:r w:rsidR="00525311">
          <w:rPr>
            <w:rFonts w:ascii="Arial" w:eastAsia="Arial" w:hAnsi="Arial" w:cs="Arial"/>
            <w:sz w:val="19"/>
            <w:szCs w:val="19"/>
          </w:rPr>
          <w:t> </w:t>
        </w:r>
      </w:ins>
      <w:r>
        <w:rPr>
          <w:rFonts w:ascii="Arial" w:eastAsia="Arial" w:hAnsi="Arial" w:cs="Arial"/>
          <w:sz w:val="19"/>
          <w:szCs w:val="19"/>
        </w:rPr>
        <w:t>О.</w:t>
      </w:r>
      <w:ins w:id="156" w:author="Admin" w:date="2019-02-19T00:03:00Z">
        <w:r w:rsidR="00525311">
          <w:rPr>
            <w:rFonts w:ascii="Arial" w:eastAsia="Arial" w:hAnsi="Arial" w:cs="Arial"/>
            <w:sz w:val="19"/>
            <w:szCs w:val="19"/>
          </w:rPr>
          <w:t> </w:t>
        </w:r>
      </w:ins>
      <w:del w:id="157"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Иванов, аспиранты А.</w:t>
      </w:r>
      <w:ins w:id="158" w:author="Admin" w:date="2019-02-19T00:03:00Z">
        <w:r w:rsidR="00525311">
          <w:rPr>
            <w:rFonts w:ascii="Arial" w:eastAsia="Arial" w:hAnsi="Arial" w:cs="Arial"/>
            <w:sz w:val="19"/>
            <w:szCs w:val="19"/>
          </w:rPr>
          <w:t> </w:t>
        </w:r>
      </w:ins>
      <w:r>
        <w:rPr>
          <w:rFonts w:ascii="Arial" w:eastAsia="Arial" w:hAnsi="Arial" w:cs="Arial"/>
          <w:sz w:val="19"/>
          <w:szCs w:val="19"/>
        </w:rPr>
        <w:t>В.</w:t>
      </w:r>
      <w:ins w:id="159" w:author="Admin" w:date="2019-02-19T00:03:00Z">
        <w:r w:rsidR="00525311">
          <w:rPr>
            <w:rFonts w:ascii="Arial" w:eastAsia="Arial" w:hAnsi="Arial" w:cs="Arial"/>
            <w:sz w:val="19"/>
            <w:szCs w:val="19"/>
          </w:rPr>
          <w:t> </w:t>
        </w:r>
      </w:ins>
      <w:del w:id="160"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Семенов, В.</w:t>
      </w:r>
      <w:ins w:id="161" w:author="Admin" w:date="2019-02-19T00:03:00Z">
        <w:r w:rsidR="00525311">
          <w:rPr>
            <w:rFonts w:ascii="Arial" w:eastAsia="Arial" w:hAnsi="Arial" w:cs="Arial"/>
            <w:sz w:val="19"/>
            <w:szCs w:val="19"/>
          </w:rPr>
          <w:t> </w:t>
        </w:r>
      </w:ins>
      <w:r>
        <w:rPr>
          <w:rFonts w:ascii="Arial" w:eastAsia="Arial" w:hAnsi="Arial" w:cs="Arial"/>
          <w:sz w:val="19"/>
          <w:szCs w:val="19"/>
        </w:rPr>
        <w:t>А.</w:t>
      </w:r>
      <w:ins w:id="162" w:author="Admin" w:date="2019-02-19T00:03:00Z">
        <w:r w:rsidR="00525311">
          <w:rPr>
            <w:rFonts w:ascii="Arial" w:eastAsia="Arial" w:hAnsi="Arial" w:cs="Arial"/>
            <w:sz w:val="19"/>
            <w:szCs w:val="19"/>
          </w:rPr>
          <w:t> </w:t>
        </w:r>
      </w:ins>
      <w:del w:id="163" w:author="Admin" w:date="2019-02-19T00:03:00Z">
        <w:r w:rsidDel="00525311">
          <w:rPr>
            <w:rFonts w:ascii="Arial" w:eastAsia="Arial" w:hAnsi="Arial" w:cs="Arial"/>
            <w:sz w:val="19"/>
            <w:szCs w:val="19"/>
          </w:rPr>
          <w:delText xml:space="preserve"> </w:delText>
        </w:r>
      </w:del>
      <w:r>
        <w:rPr>
          <w:rFonts w:ascii="Arial" w:eastAsia="Arial" w:hAnsi="Arial" w:cs="Arial"/>
          <w:sz w:val="19"/>
          <w:szCs w:val="19"/>
        </w:rPr>
        <w:t>Соснило, А.</w:t>
      </w:r>
      <w:ins w:id="164" w:author="Admin" w:date="2019-02-19T00:03:00Z">
        <w:r w:rsidR="00525311">
          <w:rPr>
            <w:rFonts w:ascii="Arial" w:eastAsia="Arial" w:hAnsi="Arial" w:cs="Arial"/>
            <w:sz w:val="19"/>
            <w:szCs w:val="19"/>
          </w:rPr>
          <w:t> </w:t>
        </w:r>
      </w:ins>
      <w:r>
        <w:rPr>
          <w:rFonts w:ascii="Arial" w:eastAsia="Arial" w:hAnsi="Arial" w:cs="Arial"/>
          <w:sz w:val="19"/>
          <w:szCs w:val="19"/>
        </w:rPr>
        <w:t>А.</w:t>
      </w:r>
      <w:del w:id="165" w:author="Admin" w:date="2019-02-19T00:03:00Z">
        <w:r w:rsidDel="00525311">
          <w:rPr>
            <w:rFonts w:ascii="Arial" w:eastAsia="Arial" w:hAnsi="Arial" w:cs="Arial"/>
            <w:sz w:val="19"/>
            <w:szCs w:val="19"/>
          </w:rPr>
          <w:delText xml:space="preserve"> </w:delText>
        </w:r>
      </w:del>
      <w:ins w:id="166" w:author="Admin" w:date="2019-02-19T00:03:00Z">
        <w:r w:rsidR="00525311">
          <w:rPr>
            <w:rFonts w:ascii="Arial" w:eastAsia="Arial" w:hAnsi="Arial" w:cs="Arial"/>
            <w:sz w:val="19"/>
            <w:szCs w:val="19"/>
          </w:rPr>
          <w:t> </w:t>
        </w:r>
      </w:ins>
      <w:r>
        <w:rPr>
          <w:rFonts w:ascii="Arial" w:eastAsia="Arial" w:hAnsi="Arial" w:cs="Arial"/>
          <w:sz w:val="19"/>
          <w:szCs w:val="19"/>
        </w:rPr>
        <w:t>Зайковский</w:t>
      </w:r>
      <w:ins w:id="167" w:author="Admin" w:date="2019-02-19T00:04:00Z">
        <w:r w:rsidR="00525311">
          <w:rPr>
            <w:rFonts w:ascii="Arial" w:eastAsia="Arial" w:hAnsi="Arial" w:cs="Arial"/>
            <w:sz w:val="19"/>
            <w:szCs w:val="19"/>
          </w:rPr>
          <w:t xml:space="preserve"> </w:t>
        </w:r>
      </w:ins>
    </w:p>
    <w:p w:rsidR="00A33515" w:rsidRDefault="00A33515">
      <w:pPr>
        <w:spacing w:line="1" w:lineRule="exact"/>
        <w:rPr>
          <w:sz w:val="20"/>
          <w:szCs w:val="20"/>
        </w:rPr>
      </w:pPr>
    </w:p>
    <w:p w:rsidR="00A33515" w:rsidRDefault="001A4D22">
      <w:pPr>
        <w:numPr>
          <w:ilvl w:val="0"/>
          <w:numId w:val="3"/>
        </w:numPr>
        <w:tabs>
          <w:tab w:val="left" w:pos="180"/>
        </w:tabs>
        <w:ind w:left="180" w:hanging="180"/>
        <w:rPr>
          <w:rFonts w:ascii="Arial" w:eastAsia="Arial" w:hAnsi="Arial" w:cs="Arial"/>
          <w:sz w:val="20"/>
          <w:szCs w:val="20"/>
        </w:rPr>
      </w:pPr>
      <w:r>
        <w:rPr>
          <w:rFonts w:ascii="Arial" w:eastAsia="Arial" w:hAnsi="Arial" w:cs="Arial"/>
          <w:sz w:val="20"/>
          <w:szCs w:val="20"/>
        </w:rPr>
        <w:t>многие другие.</w:t>
      </w:r>
    </w:p>
    <w:p w:rsidR="00A33515" w:rsidRDefault="00A33515">
      <w:pPr>
        <w:spacing w:line="97" w:lineRule="exact"/>
        <w:rPr>
          <w:rFonts w:ascii="Arial" w:eastAsia="Arial" w:hAnsi="Arial" w:cs="Arial"/>
          <w:sz w:val="20"/>
          <w:szCs w:val="20"/>
        </w:rPr>
      </w:pPr>
    </w:p>
    <w:p w:rsidR="00A33515" w:rsidRDefault="001A4D22">
      <w:pPr>
        <w:numPr>
          <w:ilvl w:val="1"/>
          <w:numId w:val="3"/>
        </w:numPr>
        <w:tabs>
          <w:tab w:val="left" w:pos="667"/>
        </w:tabs>
        <w:spacing w:line="303" w:lineRule="auto"/>
        <w:ind w:firstLine="510"/>
        <w:jc w:val="both"/>
        <w:rPr>
          <w:rFonts w:ascii="Arial" w:eastAsia="Arial" w:hAnsi="Arial" w:cs="Arial"/>
          <w:sz w:val="19"/>
          <w:szCs w:val="19"/>
        </w:rPr>
      </w:pPr>
      <w:r>
        <w:rPr>
          <w:rFonts w:ascii="Arial" w:eastAsia="Arial" w:hAnsi="Arial" w:cs="Arial"/>
          <w:sz w:val="19"/>
          <w:szCs w:val="19"/>
        </w:rPr>
        <w:t>то же время ощущался дефицит научного общения участников се-минаров с другими школьниками, тоже делающими свои первые шаги в науке. Поэтому получили развитие научные конференции школьников, в числе которых отметим Сахаровские чтения, проводимые лицеем ФТШ в Петербурге (Я.</w:t>
      </w:r>
      <w:ins w:id="168" w:author="Admin" w:date="2019-02-19T00:04:00Z">
        <w:r w:rsidR="00525311">
          <w:rPr>
            <w:rFonts w:ascii="Arial" w:eastAsia="Arial" w:hAnsi="Arial" w:cs="Arial"/>
            <w:sz w:val="19"/>
            <w:szCs w:val="19"/>
          </w:rPr>
          <w:t> </w:t>
        </w:r>
      </w:ins>
      <w:r>
        <w:rPr>
          <w:rFonts w:ascii="Arial" w:eastAsia="Arial" w:hAnsi="Arial" w:cs="Arial"/>
          <w:sz w:val="19"/>
          <w:szCs w:val="19"/>
        </w:rPr>
        <w:t>Д.</w:t>
      </w:r>
      <w:ins w:id="169" w:author="Admin" w:date="2019-02-19T00:04:00Z">
        <w:r w:rsidR="00525311">
          <w:rPr>
            <w:rFonts w:ascii="Arial" w:eastAsia="Arial" w:hAnsi="Arial" w:cs="Arial"/>
            <w:sz w:val="19"/>
            <w:szCs w:val="19"/>
          </w:rPr>
          <w:t> </w:t>
        </w:r>
      </w:ins>
      <w:del w:id="170" w:author="Admin" w:date="2019-02-19T00:04:00Z">
        <w:r w:rsidDel="00525311">
          <w:rPr>
            <w:rFonts w:ascii="Arial" w:eastAsia="Arial" w:hAnsi="Arial" w:cs="Arial"/>
            <w:sz w:val="19"/>
            <w:szCs w:val="19"/>
          </w:rPr>
          <w:delText xml:space="preserve"> </w:delText>
        </w:r>
      </w:del>
      <w:r>
        <w:rPr>
          <w:rFonts w:ascii="Arial" w:eastAsia="Arial" w:hAnsi="Arial" w:cs="Arial"/>
          <w:sz w:val="19"/>
          <w:szCs w:val="19"/>
        </w:rPr>
        <w:t xml:space="preserve">Бирман, к. </w:t>
      </w:r>
      <w:ins w:id="171" w:author="Admin" w:date="2019-02-19T00:04:00Z">
        <w:r w:rsidR="00525311">
          <w:rPr>
            <w:rFonts w:ascii="Arial" w:eastAsia="Arial" w:hAnsi="Arial" w:cs="Arial"/>
            <w:sz w:val="19"/>
            <w:szCs w:val="19"/>
          </w:rPr>
          <w:t> </w:t>
        </w:r>
      </w:ins>
      <w:r>
        <w:rPr>
          <w:rFonts w:ascii="Arial" w:eastAsia="Arial" w:hAnsi="Arial" w:cs="Arial"/>
          <w:sz w:val="19"/>
          <w:szCs w:val="19"/>
        </w:rPr>
        <w:t>х.</w:t>
      </w:r>
      <w:ins w:id="172" w:author="Admin" w:date="2019-02-19T00:04:00Z">
        <w:r w:rsidR="00525311">
          <w:rPr>
            <w:rFonts w:ascii="Arial" w:eastAsia="Arial" w:hAnsi="Arial" w:cs="Arial"/>
            <w:sz w:val="19"/>
            <w:szCs w:val="19"/>
          </w:rPr>
          <w:t> </w:t>
        </w:r>
      </w:ins>
      <w:r>
        <w:rPr>
          <w:rFonts w:ascii="Arial" w:eastAsia="Arial" w:hAnsi="Arial" w:cs="Arial"/>
          <w:sz w:val="19"/>
          <w:szCs w:val="19"/>
        </w:rPr>
        <w:t xml:space="preserve"> н. Н.</w:t>
      </w:r>
      <w:ins w:id="173" w:author="Admin" w:date="2019-02-19T00:04:00Z">
        <w:r w:rsidR="00525311">
          <w:rPr>
            <w:rFonts w:ascii="Arial" w:eastAsia="Arial" w:hAnsi="Arial" w:cs="Arial"/>
            <w:sz w:val="19"/>
            <w:szCs w:val="19"/>
          </w:rPr>
          <w:t> </w:t>
        </w:r>
      </w:ins>
      <w:r>
        <w:rPr>
          <w:rFonts w:ascii="Arial" w:eastAsia="Arial" w:hAnsi="Arial" w:cs="Arial"/>
          <w:sz w:val="19"/>
          <w:szCs w:val="19"/>
        </w:rPr>
        <w:t>М.</w:t>
      </w:r>
      <w:ins w:id="174" w:author="Admin" w:date="2019-02-19T00:04:00Z">
        <w:r w:rsidR="00525311">
          <w:rPr>
            <w:rFonts w:ascii="Arial" w:eastAsia="Arial" w:hAnsi="Arial" w:cs="Arial"/>
            <w:sz w:val="19"/>
            <w:szCs w:val="19"/>
          </w:rPr>
          <w:t> </w:t>
        </w:r>
      </w:ins>
      <w:del w:id="175" w:author="Admin" w:date="2019-02-19T00:04:00Z">
        <w:r w:rsidDel="00525311">
          <w:rPr>
            <w:rFonts w:ascii="Arial" w:eastAsia="Arial" w:hAnsi="Arial" w:cs="Arial"/>
            <w:sz w:val="19"/>
            <w:szCs w:val="19"/>
          </w:rPr>
          <w:delText xml:space="preserve"> </w:delText>
        </w:r>
      </w:del>
      <w:r>
        <w:rPr>
          <w:rFonts w:ascii="Arial" w:eastAsia="Arial" w:hAnsi="Arial" w:cs="Arial"/>
          <w:sz w:val="19"/>
          <w:szCs w:val="19"/>
        </w:rPr>
        <w:t>Химин, Д.</w:t>
      </w:r>
      <w:ins w:id="176" w:author="Admin" w:date="2019-02-19T00:04:00Z">
        <w:r w:rsidR="00525311">
          <w:rPr>
            <w:rFonts w:ascii="Arial" w:eastAsia="Arial" w:hAnsi="Arial" w:cs="Arial"/>
            <w:sz w:val="19"/>
            <w:szCs w:val="19"/>
          </w:rPr>
          <w:t> </w:t>
        </w:r>
      </w:ins>
      <w:r>
        <w:rPr>
          <w:rFonts w:ascii="Arial" w:eastAsia="Arial" w:hAnsi="Arial" w:cs="Arial"/>
          <w:sz w:val="19"/>
          <w:szCs w:val="19"/>
        </w:rPr>
        <w:t>В.</w:t>
      </w:r>
      <w:ins w:id="177" w:author="Admin" w:date="2019-02-19T00:04:00Z">
        <w:r w:rsidR="00525311">
          <w:rPr>
            <w:rFonts w:ascii="Arial" w:eastAsia="Arial" w:hAnsi="Arial" w:cs="Arial"/>
            <w:sz w:val="19"/>
            <w:szCs w:val="19"/>
          </w:rPr>
          <w:t> </w:t>
        </w:r>
      </w:ins>
      <w:del w:id="178" w:author="Admin" w:date="2019-02-19T00:04:00Z">
        <w:r w:rsidDel="00525311">
          <w:rPr>
            <w:rFonts w:ascii="Arial" w:eastAsia="Arial" w:hAnsi="Arial" w:cs="Arial"/>
            <w:sz w:val="19"/>
            <w:szCs w:val="19"/>
          </w:rPr>
          <w:delText xml:space="preserve"> </w:delText>
        </w:r>
      </w:del>
      <w:r>
        <w:rPr>
          <w:rFonts w:ascii="Arial" w:eastAsia="Arial" w:hAnsi="Arial" w:cs="Arial"/>
          <w:sz w:val="19"/>
          <w:szCs w:val="19"/>
        </w:rPr>
        <w:t>Фредерикс, к.</w:t>
      </w:r>
      <w:del w:id="179" w:author="Admin" w:date="2019-02-19T00:05:00Z">
        <w:r w:rsidDel="00525311">
          <w:rPr>
            <w:rFonts w:ascii="Arial" w:eastAsia="Arial" w:hAnsi="Arial" w:cs="Arial"/>
            <w:sz w:val="19"/>
            <w:szCs w:val="19"/>
          </w:rPr>
          <w:delText xml:space="preserve"> </w:delText>
        </w:r>
      </w:del>
      <w:ins w:id="180" w:author="Admin" w:date="2019-02-19T00:05:00Z">
        <w:r w:rsidR="00525311">
          <w:rPr>
            <w:rFonts w:ascii="Arial" w:eastAsia="Arial" w:hAnsi="Arial" w:cs="Arial"/>
            <w:sz w:val="19"/>
            <w:szCs w:val="19"/>
          </w:rPr>
          <w:t> </w:t>
        </w:r>
      </w:ins>
      <w:r>
        <w:rPr>
          <w:rFonts w:ascii="Arial" w:eastAsia="Arial" w:hAnsi="Arial" w:cs="Arial"/>
          <w:sz w:val="19"/>
          <w:szCs w:val="19"/>
        </w:rPr>
        <w:t>ф.-м. н.</w:t>
      </w:r>
    </w:p>
    <w:p w:rsidR="00A33515" w:rsidRDefault="00A33515">
      <w:pPr>
        <w:spacing w:line="186" w:lineRule="exact"/>
        <w:rPr>
          <w:rFonts w:ascii="Arial" w:eastAsia="Arial" w:hAnsi="Arial" w:cs="Arial"/>
          <w:sz w:val="19"/>
          <w:szCs w:val="19"/>
        </w:rPr>
      </w:pPr>
    </w:p>
    <w:p w:rsidR="00A33515" w:rsidRDefault="001A4D22">
      <w:pPr>
        <w:numPr>
          <w:ilvl w:val="2"/>
          <w:numId w:val="3"/>
        </w:numPr>
        <w:tabs>
          <w:tab w:val="left" w:pos="3320"/>
        </w:tabs>
        <w:ind w:left="3320" w:hanging="255"/>
        <w:rPr>
          <w:rFonts w:ascii="Arial" w:eastAsia="Arial" w:hAnsi="Arial" w:cs="Arial"/>
          <w:sz w:val="20"/>
          <w:szCs w:val="20"/>
        </w:rPr>
      </w:pPr>
      <w:r>
        <w:rPr>
          <w:rFonts w:ascii="Arial" w:eastAsia="Arial" w:hAnsi="Arial" w:cs="Arial"/>
          <w:b/>
          <w:bCs/>
          <w:sz w:val="20"/>
          <w:szCs w:val="20"/>
        </w:rPr>
        <w:t xml:space="preserve">II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ind w:right="40"/>
        <w:jc w:val="center"/>
        <w:rPr>
          <w:sz w:val="20"/>
          <w:szCs w:val="20"/>
        </w:rPr>
      </w:pPr>
      <w:bookmarkStart w:id="181" w:name="page4"/>
      <w:bookmarkEnd w:id="181"/>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spacing w:line="300" w:lineRule="auto"/>
        <w:ind w:right="40"/>
        <w:jc w:val="both"/>
        <w:rPr>
          <w:sz w:val="20"/>
          <w:szCs w:val="20"/>
        </w:rPr>
      </w:pPr>
      <w:r>
        <w:rPr>
          <w:rFonts w:ascii="Arial" w:eastAsia="Arial" w:hAnsi="Arial" w:cs="Arial"/>
          <w:sz w:val="19"/>
          <w:szCs w:val="19"/>
        </w:rPr>
        <w:t>М.</w:t>
      </w:r>
      <w:ins w:id="182" w:author="Admin" w:date="2019-02-19T00:05:00Z">
        <w:r w:rsidR="00525311">
          <w:rPr>
            <w:rFonts w:ascii="Arial" w:eastAsia="Arial" w:hAnsi="Arial" w:cs="Arial"/>
            <w:sz w:val="19"/>
            <w:szCs w:val="19"/>
          </w:rPr>
          <w:t> </w:t>
        </w:r>
      </w:ins>
      <w:r>
        <w:rPr>
          <w:rFonts w:ascii="Arial" w:eastAsia="Arial" w:hAnsi="Arial" w:cs="Arial"/>
          <w:sz w:val="19"/>
          <w:szCs w:val="19"/>
        </w:rPr>
        <w:t>Г.</w:t>
      </w:r>
      <w:ins w:id="183" w:author="Admin" w:date="2019-02-19T00:05:00Z">
        <w:r w:rsidR="00525311">
          <w:rPr>
            <w:rFonts w:ascii="Arial" w:eastAsia="Arial" w:hAnsi="Arial" w:cs="Arial"/>
            <w:sz w:val="19"/>
            <w:szCs w:val="19"/>
          </w:rPr>
          <w:t> </w:t>
        </w:r>
      </w:ins>
      <w:del w:id="184" w:author="Admin" w:date="2019-02-19T00:05:00Z">
        <w:r w:rsidDel="00525311">
          <w:rPr>
            <w:rFonts w:ascii="Arial" w:eastAsia="Arial" w:hAnsi="Arial" w:cs="Arial"/>
            <w:sz w:val="19"/>
            <w:szCs w:val="19"/>
          </w:rPr>
          <w:delText xml:space="preserve"> </w:delText>
        </w:r>
      </w:del>
      <w:r>
        <w:rPr>
          <w:rFonts w:ascii="Arial" w:eastAsia="Arial" w:hAnsi="Arial" w:cs="Arial"/>
          <w:sz w:val="19"/>
          <w:szCs w:val="19"/>
        </w:rPr>
        <w:t>Иванов, Е.</w:t>
      </w:r>
      <w:ins w:id="185" w:author="Admin" w:date="2019-02-19T00:05:00Z">
        <w:r w:rsidR="00525311">
          <w:rPr>
            <w:rFonts w:ascii="Arial" w:eastAsia="Arial" w:hAnsi="Arial" w:cs="Arial"/>
            <w:sz w:val="19"/>
            <w:szCs w:val="19"/>
          </w:rPr>
          <w:t> </w:t>
        </w:r>
      </w:ins>
      <w:r>
        <w:rPr>
          <w:rFonts w:ascii="Arial" w:eastAsia="Arial" w:hAnsi="Arial" w:cs="Arial"/>
          <w:sz w:val="19"/>
          <w:szCs w:val="19"/>
        </w:rPr>
        <w:t>А.</w:t>
      </w:r>
      <w:ins w:id="186" w:author="Admin" w:date="2019-02-19T00:05:00Z">
        <w:r w:rsidR="00525311">
          <w:rPr>
            <w:rFonts w:ascii="Arial" w:eastAsia="Arial" w:hAnsi="Arial" w:cs="Arial"/>
            <w:sz w:val="19"/>
            <w:szCs w:val="19"/>
          </w:rPr>
          <w:t> </w:t>
        </w:r>
      </w:ins>
      <w:del w:id="187" w:author="Admin" w:date="2019-02-19T00:05:00Z">
        <w:r w:rsidDel="00525311">
          <w:rPr>
            <w:rFonts w:ascii="Arial" w:eastAsia="Arial" w:hAnsi="Arial" w:cs="Arial"/>
            <w:sz w:val="19"/>
            <w:szCs w:val="19"/>
          </w:rPr>
          <w:delText xml:space="preserve"> </w:delText>
        </w:r>
      </w:del>
      <w:r>
        <w:rPr>
          <w:rFonts w:ascii="Arial" w:eastAsia="Arial" w:hAnsi="Arial" w:cs="Arial"/>
          <w:sz w:val="19"/>
          <w:szCs w:val="19"/>
        </w:rPr>
        <w:t>Нинбург), и конференцию, посвященную памяти акаде-мика С.</w:t>
      </w:r>
      <w:ins w:id="188" w:author="Admin" w:date="2019-02-19T00:05:00Z">
        <w:r w:rsidR="00525311">
          <w:rPr>
            <w:rFonts w:ascii="Arial" w:eastAsia="Arial" w:hAnsi="Arial" w:cs="Arial"/>
            <w:sz w:val="19"/>
            <w:szCs w:val="19"/>
          </w:rPr>
          <w:t> </w:t>
        </w:r>
      </w:ins>
      <w:r>
        <w:rPr>
          <w:rFonts w:ascii="Arial" w:eastAsia="Arial" w:hAnsi="Arial" w:cs="Arial"/>
          <w:sz w:val="19"/>
          <w:szCs w:val="19"/>
        </w:rPr>
        <w:t>Н.</w:t>
      </w:r>
      <w:ins w:id="189" w:author="Admin" w:date="2019-02-19T00:05:00Z">
        <w:r w:rsidR="00525311">
          <w:rPr>
            <w:rFonts w:ascii="Arial" w:eastAsia="Arial" w:hAnsi="Arial" w:cs="Arial"/>
            <w:sz w:val="19"/>
            <w:szCs w:val="19"/>
          </w:rPr>
          <w:t> </w:t>
        </w:r>
      </w:ins>
      <w:del w:id="190" w:author="Admin" w:date="2019-02-19T00:05:00Z">
        <w:r w:rsidDel="00525311">
          <w:rPr>
            <w:rFonts w:ascii="Arial" w:eastAsia="Arial" w:hAnsi="Arial" w:cs="Arial"/>
            <w:sz w:val="19"/>
            <w:szCs w:val="19"/>
          </w:rPr>
          <w:delText xml:space="preserve"> </w:delText>
        </w:r>
      </w:del>
      <w:r>
        <w:rPr>
          <w:rFonts w:ascii="Arial" w:eastAsia="Arial" w:hAnsi="Arial" w:cs="Arial"/>
          <w:sz w:val="19"/>
          <w:szCs w:val="19"/>
        </w:rPr>
        <w:t>Бернштейна. Большую поддержку в это время оказали профес-сор М.</w:t>
      </w:r>
      <w:ins w:id="191" w:author="Admin" w:date="2019-02-19T00:05:00Z">
        <w:r w:rsidR="00525311">
          <w:rPr>
            <w:rFonts w:ascii="Arial" w:eastAsia="Arial" w:hAnsi="Arial" w:cs="Arial"/>
            <w:sz w:val="19"/>
            <w:szCs w:val="19"/>
          </w:rPr>
          <w:t> </w:t>
        </w:r>
      </w:ins>
      <w:r>
        <w:rPr>
          <w:rFonts w:ascii="Arial" w:eastAsia="Arial" w:hAnsi="Arial" w:cs="Arial"/>
          <w:sz w:val="19"/>
          <w:szCs w:val="19"/>
        </w:rPr>
        <w:t>П.</w:t>
      </w:r>
      <w:ins w:id="192" w:author="Admin" w:date="2019-02-19T00:05:00Z">
        <w:r w:rsidR="00525311">
          <w:rPr>
            <w:rFonts w:ascii="Arial" w:eastAsia="Arial" w:hAnsi="Arial" w:cs="Arial"/>
            <w:sz w:val="19"/>
            <w:szCs w:val="19"/>
          </w:rPr>
          <w:t> </w:t>
        </w:r>
      </w:ins>
      <w:del w:id="193" w:author="Admin" w:date="2019-02-19T00:05:00Z">
        <w:r w:rsidDel="00525311">
          <w:rPr>
            <w:rFonts w:ascii="Arial" w:eastAsia="Arial" w:hAnsi="Arial" w:cs="Arial"/>
            <w:sz w:val="19"/>
            <w:szCs w:val="19"/>
          </w:rPr>
          <w:delText xml:space="preserve"> </w:delText>
        </w:r>
      </w:del>
      <w:r>
        <w:rPr>
          <w:rFonts w:ascii="Arial" w:eastAsia="Arial" w:hAnsi="Arial" w:cs="Arial"/>
          <w:sz w:val="19"/>
          <w:szCs w:val="19"/>
        </w:rPr>
        <w:t>Юшков и профессор В.</w:t>
      </w:r>
      <w:ins w:id="194" w:author="Admin" w:date="2019-02-19T00:05:00Z">
        <w:r w:rsidR="00525311">
          <w:rPr>
            <w:rFonts w:ascii="Arial" w:eastAsia="Arial" w:hAnsi="Arial" w:cs="Arial"/>
            <w:sz w:val="19"/>
            <w:szCs w:val="19"/>
          </w:rPr>
          <w:t> </w:t>
        </w:r>
      </w:ins>
      <w:r>
        <w:rPr>
          <w:rFonts w:ascii="Arial" w:eastAsia="Arial" w:hAnsi="Arial" w:cs="Arial"/>
          <w:sz w:val="19"/>
          <w:szCs w:val="19"/>
        </w:rPr>
        <w:t>С.</w:t>
      </w:r>
      <w:ins w:id="195" w:author="Admin" w:date="2019-02-19T00:05:00Z">
        <w:r w:rsidR="00525311">
          <w:rPr>
            <w:rFonts w:ascii="Arial" w:eastAsia="Arial" w:hAnsi="Arial" w:cs="Arial"/>
            <w:sz w:val="19"/>
            <w:szCs w:val="19"/>
          </w:rPr>
          <w:t> </w:t>
        </w:r>
      </w:ins>
      <w:del w:id="196" w:author="Admin" w:date="2019-02-19T00:05:00Z">
        <w:r w:rsidDel="00525311">
          <w:rPr>
            <w:rFonts w:ascii="Arial" w:eastAsia="Arial" w:hAnsi="Arial" w:cs="Arial"/>
            <w:sz w:val="19"/>
            <w:szCs w:val="19"/>
          </w:rPr>
          <w:delText xml:space="preserve"> </w:delText>
        </w:r>
      </w:del>
      <w:r>
        <w:rPr>
          <w:rFonts w:ascii="Arial" w:eastAsia="Arial" w:hAnsi="Arial" w:cs="Arial"/>
          <w:sz w:val="19"/>
          <w:szCs w:val="19"/>
        </w:rPr>
        <w:t>Виденский. Будучи совсем небольшой, конференция памяти Бернштейна привлекала к себе тех юных исследо-вателей, которые уже в 9–11 классе могли потратить на научную рабо-ту значительное время. Высокий уровень профессионального научного жюри стал отличительной карточкой этой конференции.</w:t>
      </w:r>
    </w:p>
    <w:p w:rsidR="00A33515" w:rsidRDefault="00A33515">
      <w:pPr>
        <w:spacing w:line="8" w:lineRule="exact"/>
        <w:rPr>
          <w:sz w:val="20"/>
          <w:szCs w:val="20"/>
        </w:rPr>
      </w:pPr>
    </w:p>
    <w:p w:rsidR="00A33515" w:rsidRDefault="001A4D22">
      <w:pPr>
        <w:numPr>
          <w:ilvl w:val="0"/>
          <w:numId w:val="4"/>
        </w:numPr>
        <w:tabs>
          <w:tab w:val="left" w:pos="701"/>
        </w:tabs>
        <w:spacing w:line="275" w:lineRule="auto"/>
        <w:ind w:firstLine="510"/>
        <w:jc w:val="both"/>
        <w:rPr>
          <w:rFonts w:ascii="Arial" w:eastAsia="Arial" w:hAnsi="Arial" w:cs="Arial"/>
          <w:sz w:val="19"/>
          <w:szCs w:val="19"/>
        </w:rPr>
      </w:pPr>
      <w:r>
        <w:rPr>
          <w:rFonts w:ascii="Arial" w:eastAsia="Arial" w:hAnsi="Arial" w:cs="Arial"/>
          <w:sz w:val="19"/>
          <w:szCs w:val="19"/>
        </w:rPr>
        <w:t>Москве в области математики лидирующее положение занима-ли конференция при МЭИ (Московском энергетическом институте), бла-годаря усилиям А.</w:t>
      </w:r>
      <w:ins w:id="197" w:author="Admin" w:date="2019-02-19T00:06:00Z">
        <w:r w:rsidR="00525311">
          <w:rPr>
            <w:rFonts w:ascii="Arial" w:eastAsia="Arial" w:hAnsi="Arial" w:cs="Arial"/>
            <w:sz w:val="19"/>
            <w:szCs w:val="19"/>
          </w:rPr>
          <w:t> </w:t>
        </w:r>
      </w:ins>
      <w:r>
        <w:rPr>
          <w:rFonts w:ascii="Arial" w:eastAsia="Arial" w:hAnsi="Arial" w:cs="Arial"/>
          <w:sz w:val="19"/>
          <w:szCs w:val="19"/>
        </w:rPr>
        <w:t>А.</w:t>
      </w:r>
      <w:ins w:id="198" w:author="Admin" w:date="2019-02-19T00:06:00Z">
        <w:r w:rsidR="00525311">
          <w:rPr>
            <w:rFonts w:ascii="Arial" w:eastAsia="Arial" w:hAnsi="Arial" w:cs="Arial"/>
            <w:sz w:val="19"/>
            <w:szCs w:val="19"/>
          </w:rPr>
          <w:t> </w:t>
        </w:r>
      </w:ins>
      <w:del w:id="199" w:author="Admin" w:date="2019-02-19T00:06:00Z">
        <w:r w:rsidDel="00525311">
          <w:rPr>
            <w:rFonts w:ascii="Arial" w:eastAsia="Arial" w:hAnsi="Arial" w:cs="Arial"/>
            <w:sz w:val="19"/>
            <w:szCs w:val="19"/>
          </w:rPr>
          <w:delText xml:space="preserve"> </w:delText>
        </w:r>
      </w:del>
      <w:r>
        <w:rPr>
          <w:rFonts w:ascii="Arial" w:eastAsia="Arial" w:hAnsi="Arial" w:cs="Arial"/>
          <w:sz w:val="19"/>
          <w:szCs w:val="19"/>
        </w:rPr>
        <w:t>Егорова, к.</w:t>
      </w:r>
      <w:ins w:id="200" w:author="Admin" w:date="2019-02-19T00:06:00Z">
        <w:r w:rsidR="00525311">
          <w:rPr>
            <w:rFonts w:ascii="Arial" w:eastAsia="Arial" w:hAnsi="Arial" w:cs="Arial"/>
            <w:sz w:val="19"/>
            <w:szCs w:val="19"/>
          </w:rPr>
          <w:t> </w:t>
        </w:r>
      </w:ins>
      <w:del w:id="201" w:author="Admin" w:date="2019-02-19T00:06:00Z">
        <w:r w:rsidDel="00525311">
          <w:rPr>
            <w:rFonts w:ascii="Arial" w:eastAsia="Arial" w:hAnsi="Arial" w:cs="Arial"/>
            <w:sz w:val="19"/>
            <w:szCs w:val="19"/>
          </w:rPr>
          <w:delText xml:space="preserve"> </w:delText>
        </w:r>
      </w:del>
      <w:r>
        <w:rPr>
          <w:rFonts w:ascii="Arial" w:eastAsia="Arial" w:hAnsi="Arial" w:cs="Arial"/>
          <w:sz w:val="19"/>
          <w:szCs w:val="19"/>
        </w:rPr>
        <w:t>ф.-м.</w:t>
      </w:r>
      <w:ins w:id="202" w:author="Admin" w:date="2019-02-19T00:06:00Z">
        <w:r w:rsidR="00525311">
          <w:rPr>
            <w:rFonts w:ascii="Arial" w:eastAsia="Arial" w:hAnsi="Arial" w:cs="Arial"/>
            <w:sz w:val="19"/>
            <w:szCs w:val="19"/>
          </w:rPr>
          <w:t> </w:t>
        </w:r>
      </w:ins>
      <w:del w:id="203" w:author="Admin" w:date="2019-02-19T00:06:00Z">
        <w:r w:rsidDel="00525311">
          <w:rPr>
            <w:rFonts w:ascii="Arial" w:eastAsia="Arial" w:hAnsi="Arial" w:cs="Arial"/>
            <w:sz w:val="19"/>
            <w:szCs w:val="19"/>
          </w:rPr>
          <w:delText xml:space="preserve"> </w:delText>
        </w:r>
      </w:del>
      <w:r>
        <w:rPr>
          <w:rFonts w:ascii="Arial" w:eastAsia="Arial" w:hAnsi="Arial" w:cs="Arial"/>
          <w:sz w:val="19"/>
          <w:szCs w:val="19"/>
        </w:rPr>
        <w:t>н. А.</w:t>
      </w:r>
      <w:ins w:id="204" w:author="Admin" w:date="2019-02-19T00:06:00Z">
        <w:r w:rsidR="00525311">
          <w:rPr>
            <w:rFonts w:ascii="Arial" w:eastAsia="Arial" w:hAnsi="Arial" w:cs="Arial"/>
            <w:sz w:val="19"/>
            <w:szCs w:val="19"/>
          </w:rPr>
          <w:t> </w:t>
        </w:r>
      </w:ins>
      <w:r>
        <w:rPr>
          <w:rFonts w:ascii="Arial" w:eastAsia="Arial" w:hAnsi="Arial" w:cs="Arial"/>
          <w:sz w:val="19"/>
          <w:szCs w:val="19"/>
        </w:rPr>
        <w:t>П.</w:t>
      </w:r>
      <w:ins w:id="205" w:author="Admin" w:date="2019-02-19T00:06:00Z">
        <w:r w:rsidR="00525311">
          <w:rPr>
            <w:rFonts w:ascii="Arial" w:eastAsia="Arial" w:hAnsi="Arial" w:cs="Arial"/>
            <w:sz w:val="19"/>
            <w:szCs w:val="19"/>
          </w:rPr>
          <w:t> </w:t>
        </w:r>
      </w:ins>
      <w:del w:id="206" w:author="Admin" w:date="2019-02-19T00:06:00Z">
        <w:r w:rsidDel="00525311">
          <w:rPr>
            <w:rFonts w:ascii="Arial" w:eastAsia="Arial" w:hAnsi="Arial" w:cs="Arial"/>
            <w:sz w:val="19"/>
            <w:szCs w:val="19"/>
          </w:rPr>
          <w:delText xml:space="preserve"> </w:delText>
        </w:r>
      </w:del>
      <w:r>
        <w:rPr>
          <w:rFonts w:ascii="Arial" w:eastAsia="Arial" w:hAnsi="Arial" w:cs="Arial"/>
          <w:sz w:val="19"/>
          <w:szCs w:val="19"/>
        </w:rPr>
        <w:t>Савина, Ж.</w:t>
      </w:r>
      <w:ins w:id="207" w:author="Admin" w:date="2019-02-19T00:06:00Z">
        <w:r w:rsidR="00525311">
          <w:rPr>
            <w:rFonts w:ascii="Arial" w:eastAsia="Arial" w:hAnsi="Arial" w:cs="Arial"/>
            <w:sz w:val="19"/>
            <w:szCs w:val="19"/>
          </w:rPr>
          <w:t> </w:t>
        </w:r>
      </w:ins>
      <w:r>
        <w:rPr>
          <w:rFonts w:ascii="Arial" w:eastAsia="Arial" w:hAnsi="Arial" w:cs="Arial"/>
          <w:sz w:val="19"/>
          <w:szCs w:val="19"/>
        </w:rPr>
        <w:t>М.</w:t>
      </w:r>
      <w:ins w:id="208" w:author="Admin" w:date="2019-02-19T00:06:00Z">
        <w:r w:rsidR="00525311">
          <w:rPr>
            <w:rFonts w:ascii="Arial" w:eastAsia="Arial" w:hAnsi="Arial" w:cs="Arial"/>
            <w:sz w:val="19"/>
            <w:szCs w:val="19"/>
          </w:rPr>
          <w:t> </w:t>
        </w:r>
      </w:ins>
      <w:del w:id="209" w:author="Admin" w:date="2019-02-19T00:06:00Z">
        <w:r w:rsidDel="00525311">
          <w:rPr>
            <w:rFonts w:ascii="Arial" w:eastAsia="Arial" w:hAnsi="Arial" w:cs="Arial"/>
            <w:sz w:val="19"/>
            <w:szCs w:val="19"/>
          </w:rPr>
          <w:delText xml:space="preserve"> </w:delText>
        </w:r>
      </w:del>
      <w:r>
        <w:rPr>
          <w:rFonts w:ascii="Arial" w:eastAsia="Arial" w:hAnsi="Arial" w:cs="Arial"/>
          <w:sz w:val="19"/>
          <w:szCs w:val="19"/>
        </w:rPr>
        <w:t>Раббота, к.</w:t>
      </w:r>
      <w:ins w:id="210" w:author="Admin" w:date="2019-02-19T00:06:00Z">
        <w:r w:rsidR="00525311">
          <w:rPr>
            <w:rFonts w:ascii="Arial" w:eastAsia="Arial" w:hAnsi="Arial" w:cs="Arial"/>
            <w:sz w:val="19"/>
            <w:szCs w:val="19"/>
          </w:rPr>
          <w:t> </w:t>
        </w:r>
      </w:ins>
      <w:del w:id="211" w:author="Admin" w:date="2019-02-19T00:06:00Z">
        <w:r w:rsidDel="00525311">
          <w:rPr>
            <w:rFonts w:ascii="Arial" w:eastAsia="Arial" w:hAnsi="Arial" w:cs="Arial"/>
            <w:sz w:val="19"/>
            <w:szCs w:val="19"/>
          </w:rPr>
          <w:delText xml:space="preserve"> </w:delText>
        </w:r>
      </w:del>
      <w:r>
        <w:rPr>
          <w:rFonts w:ascii="Arial" w:eastAsia="Arial" w:hAnsi="Arial" w:cs="Arial"/>
          <w:sz w:val="19"/>
          <w:szCs w:val="19"/>
        </w:rPr>
        <w:t>ф.-м.</w:t>
      </w:r>
      <w:ins w:id="212" w:author="Admin" w:date="2019-02-19T00:06:00Z">
        <w:r w:rsidR="00525311">
          <w:rPr>
            <w:rFonts w:ascii="Arial" w:eastAsia="Arial" w:hAnsi="Arial" w:cs="Arial"/>
            <w:sz w:val="19"/>
            <w:szCs w:val="19"/>
          </w:rPr>
          <w:t> </w:t>
        </w:r>
      </w:ins>
      <w:del w:id="213" w:author="Admin" w:date="2019-02-19T00:06:00Z">
        <w:r w:rsidDel="00525311">
          <w:rPr>
            <w:rFonts w:ascii="Arial" w:eastAsia="Arial" w:hAnsi="Arial" w:cs="Arial"/>
            <w:sz w:val="19"/>
            <w:szCs w:val="19"/>
          </w:rPr>
          <w:delText xml:space="preserve"> </w:delText>
        </w:r>
      </w:del>
      <w:r>
        <w:rPr>
          <w:rFonts w:ascii="Arial" w:eastAsia="Arial" w:hAnsi="Arial" w:cs="Arial"/>
          <w:sz w:val="19"/>
          <w:szCs w:val="19"/>
        </w:rPr>
        <w:t>н. В.Н. Дубровского и к.</w:t>
      </w:r>
      <w:ins w:id="214" w:author="Admin" w:date="2019-02-19T00:06:00Z">
        <w:r w:rsidR="00525311">
          <w:rPr>
            <w:rFonts w:ascii="Arial" w:eastAsia="Arial" w:hAnsi="Arial" w:cs="Arial"/>
            <w:sz w:val="19"/>
            <w:szCs w:val="19"/>
          </w:rPr>
          <w:t> </w:t>
        </w:r>
      </w:ins>
      <w:del w:id="215" w:author="Admin" w:date="2019-02-19T00:06:00Z">
        <w:r w:rsidDel="00525311">
          <w:rPr>
            <w:rFonts w:ascii="Arial" w:eastAsia="Arial" w:hAnsi="Arial" w:cs="Arial"/>
            <w:sz w:val="19"/>
            <w:szCs w:val="19"/>
          </w:rPr>
          <w:delText xml:space="preserve"> </w:delText>
        </w:r>
      </w:del>
      <w:r>
        <w:rPr>
          <w:rFonts w:ascii="Arial" w:eastAsia="Arial" w:hAnsi="Arial" w:cs="Arial"/>
          <w:sz w:val="19"/>
          <w:szCs w:val="19"/>
        </w:rPr>
        <w:t>п.</w:t>
      </w:r>
      <w:ins w:id="216" w:author="Admin" w:date="2019-02-19T00:07:00Z">
        <w:r w:rsidR="00525311">
          <w:rPr>
            <w:rFonts w:ascii="Arial" w:eastAsia="Arial" w:hAnsi="Arial" w:cs="Arial"/>
            <w:sz w:val="19"/>
            <w:szCs w:val="19"/>
          </w:rPr>
          <w:t> </w:t>
        </w:r>
      </w:ins>
      <w:del w:id="217" w:author="Admin" w:date="2019-02-19T00:07:00Z">
        <w:r w:rsidDel="00525311">
          <w:rPr>
            <w:rFonts w:ascii="Arial" w:eastAsia="Arial" w:hAnsi="Arial" w:cs="Arial"/>
            <w:sz w:val="19"/>
            <w:szCs w:val="19"/>
          </w:rPr>
          <w:delText xml:space="preserve"> </w:delText>
        </w:r>
      </w:del>
      <w:r>
        <w:rPr>
          <w:rFonts w:ascii="Arial" w:eastAsia="Arial" w:hAnsi="Arial" w:cs="Arial"/>
          <w:sz w:val="19"/>
          <w:szCs w:val="19"/>
        </w:rPr>
        <w:t>н. Л.</w:t>
      </w:r>
      <w:ins w:id="218" w:author="Admin" w:date="2019-02-19T00:07:00Z">
        <w:r w:rsidR="00525311">
          <w:rPr>
            <w:rFonts w:ascii="Arial" w:eastAsia="Arial" w:hAnsi="Arial" w:cs="Arial"/>
            <w:sz w:val="19"/>
            <w:szCs w:val="19"/>
          </w:rPr>
          <w:t> </w:t>
        </w:r>
      </w:ins>
      <w:r>
        <w:rPr>
          <w:rFonts w:ascii="Arial" w:eastAsia="Arial" w:hAnsi="Arial" w:cs="Arial"/>
          <w:sz w:val="19"/>
          <w:szCs w:val="19"/>
        </w:rPr>
        <w:t>Б.</w:t>
      </w:r>
      <w:ins w:id="219" w:author="Admin" w:date="2019-02-19T00:07:00Z">
        <w:r w:rsidR="00525311">
          <w:rPr>
            <w:rFonts w:ascii="Arial" w:eastAsia="Arial" w:hAnsi="Arial" w:cs="Arial"/>
            <w:sz w:val="19"/>
            <w:szCs w:val="19"/>
          </w:rPr>
          <w:t> </w:t>
        </w:r>
      </w:ins>
      <w:del w:id="220" w:author="Admin" w:date="2019-02-19T00:07:00Z">
        <w:r w:rsidDel="00525311">
          <w:rPr>
            <w:rFonts w:ascii="Arial" w:eastAsia="Arial" w:hAnsi="Arial" w:cs="Arial"/>
            <w:sz w:val="19"/>
            <w:szCs w:val="19"/>
          </w:rPr>
          <w:delText xml:space="preserve"> </w:delText>
        </w:r>
      </w:del>
      <w:r>
        <w:rPr>
          <w:rFonts w:ascii="Arial" w:eastAsia="Arial" w:hAnsi="Arial" w:cs="Arial"/>
          <w:sz w:val="19"/>
          <w:szCs w:val="19"/>
        </w:rPr>
        <w:t>Огурэ</w:t>
      </w:r>
      <w:r>
        <w:rPr>
          <w:rFonts w:ascii="Arial" w:eastAsia="Arial" w:hAnsi="Arial" w:cs="Arial"/>
          <w:sz w:val="37"/>
          <w:szCs w:val="37"/>
          <w:vertAlign w:val="superscript"/>
        </w:rPr>
        <w:t>,</w:t>
      </w:r>
      <w:r>
        <w:rPr>
          <w:rFonts w:ascii="Arial" w:eastAsia="Arial" w:hAnsi="Arial" w:cs="Arial"/>
          <w:sz w:val="19"/>
          <w:szCs w:val="19"/>
        </w:rPr>
        <w:t>, конференция «Династия–Аван-</w:t>
      </w:r>
    </w:p>
    <w:p w:rsidR="00A33515" w:rsidRDefault="00A33515">
      <w:pPr>
        <w:spacing w:line="100" w:lineRule="exact"/>
        <w:rPr>
          <w:sz w:val="20"/>
          <w:szCs w:val="20"/>
        </w:rPr>
      </w:pPr>
    </w:p>
    <w:p w:rsidR="00A33515" w:rsidRDefault="001A4D22">
      <w:pPr>
        <w:spacing w:line="208" w:lineRule="auto"/>
        <w:ind w:right="40"/>
        <w:jc w:val="both"/>
        <w:rPr>
          <w:sz w:val="20"/>
          <w:szCs w:val="20"/>
        </w:rPr>
      </w:pPr>
      <w:r>
        <w:rPr>
          <w:rFonts w:ascii="Arial" w:eastAsia="Arial" w:hAnsi="Arial" w:cs="Arial"/>
          <w:sz w:val="20"/>
          <w:szCs w:val="20"/>
        </w:rPr>
        <w:t>гард», математическое направление которой возглавляет к.</w:t>
      </w:r>
      <w:ins w:id="221" w:author="Admin" w:date="2019-02-19T00:07:00Z">
        <w:r w:rsidR="00525311">
          <w:rPr>
            <w:rFonts w:ascii="Arial" w:eastAsia="Arial" w:hAnsi="Arial" w:cs="Arial"/>
            <w:sz w:val="20"/>
            <w:szCs w:val="20"/>
          </w:rPr>
          <w:t> </w:t>
        </w:r>
      </w:ins>
      <w:del w:id="222" w:author="Admin" w:date="2019-02-19T00:07:00Z">
        <w:r w:rsidDel="00525311">
          <w:rPr>
            <w:rFonts w:ascii="Arial" w:eastAsia="Arial" w:hAnsi="Arial" w:cs="Arial"/>
            <w:sz w:val="20"/>
            <w:szCs w:val="20"/>
          </w:rPr>
          <w:delText xml:space="preserve"> </w:delText>
        </w:r>
      </w:del>
      <w:r>
        <w:rPr>
          <w:rFonts w:ascii="Arial" w:eastAsia="Arial" w:hAnsi="Arial" w:cs="Arial"/>
          <w:sz w:val="20"/>
          <w:szCs w:val="20"/>
        </w:rPr>
        <w:t>ф.-м.</w:t>
      </w:r>
      <w:ins w:id="223" w:author="Admin" w:date="2019-02-19T00:07:00Z">
        <w:r w:rsidR="00525311">
          <w:rPr>
            <w:rFonts w:ascii="Arial" w:eastAsia="Arial" w:hAnsi="Arial" w:cs="Arial"/>
            <w:sz w:val="20"/>
            <w:szCs w:val="20"/>
          </w:rPr>
          <w:t> </w:t>
        </w:r>
      </w:ins>
      <w:del w:id="224" w:author="Admin" w:date="2019-02-19T00:07:00Z">
        <w:r w:rsidDel="00525311">
          <w:rPr>
            <w:rFonts w:ascii="Arial" w:eastAsia="Arial" w:hAnsi="Arial" w:cs="Arial"/>
            <w:sz w:val="20"/>
            <w:szCs w:val="20"/>
          </w:rPr>
          <w:delText xml:space="preserve"> </w:delText>
        </w:r>
      </w:del>
      <w:r>
        <w:rPr>
          <w:rFonts w:ascii="Arial" w:eastAsia="Arial" w:hAnsi="Arial" w:cs="Arial"/>
          <w:sz w:val="20"/>
          <w:szCs w:val="20"/>
        </w:rPr>
        <w:t>н. Д.</w:t>
      </w:r>
      <w:ins w:id="225" w:author="Admin" w:date="2019-02-19T00:07:00Z">
        <w:r w:rsidR="00525311">
          <w:rPr>
            <w:rFonts w:ascii="Arial" w:eastAsia="Arial" w:hAnsi="Arial" w:cs="Arial"/>
            <w:sz w:val="20"/>
            <w:szCs w:val="20"/>
          </w:rPr>
          <w:t> </w:t>
        </w:r>
      </w:ins>
      <w:r>
        <w:rPr>
          <w:rFonts w:ascii="Arial" w:eastAsia="Arial" w:hAnsi="Arial" w:cs="Arial"/>
          <w:sz w:val="20"/>
          <w:szCs w:val="20"/>
        </w:rPr>
        <w:t>В.</w:t>
      </w:r>
      <w:ins w:id="226" w:author="Admin" w:date="2019-02-19T00:07:00Z">
        <w:r w:rsidR="00525311">
          <w:rPr>
            <w:rFonts w:ascii="Arial" w:eastAsia="Arial" w:hAnsi="Arial" w:cs="Arial"/>
            <w:sz w:val="20"/>
            <w:szCs w:val="20"/>
          </w:rPr>
          <w:t> </w:t>
        </w:r>
      </w:ins>
      <w:del w:id="227" w:author="Admin" w:date="2019-02-19T00:07:00Z">
        <w:r w:rsidDel="00525311">
          <w:rPr>
            <w:rFonts w:ascii="Arial" w:eastAsia="Arial" w:hAnsi="Arial" w:cs="Arial"/>
            <w:sz w:val="20"/>
            <w:szCs w:val="20"/>
          </w:rPr>
          <w:delText xml:space="preserve"> </w:delText>
        </w:r>
      </w:del>
      <w:r>
        <w:rPr>
          <w:rFonts w:ascii="Arial" w:eastAsia="Arial" w:hAnsi="Arial" w:cs="Arial"/>
          <w:sz w:val="20"/>
          <w:szCs w:val="20"/>
        </w:rPr>
        <w:t>Андреев</w:t>
      </w:r>
      <w:r>
        <w:rPr>
          <w:rFonts w:ascii="Arial" w:eastAsia="Arial" w:hAnsi="Arial" w:cs="Arial"/>
          <w:sz w:val="39"/>
          <w:szCs w:val="39"/>
          <w:vertAlign w:val="superscript"/>
        </w:rPr>
        <w:t>,</w:t>
      </w:r>
      <w:r>
        <w:rPr>
          <w:rFonts w:ascii="Arial" w:eastAsia="Arial" w:hAnsi="Arial" w:cs="Arial"/>
          <w:sz w:val="20"/>
          <w:szCs w:val="20"/>
        </w:rPr>
        <w:t>, конференция «Юниор» (профессора А.</w:t>
      </w:r>
      <w:ins w:id="228" w:author="Admin" w:date="2019-02-19T00:07:00Z">
        <w:r w:rsidR="00525311">
          <w:rPr>
            <w:rFonts w:ascii="Arial" w:eastAsia="Arial" w:hAnsi="Arial" w:cs="Arial"/>
            <w:sz w:val="20"/>
            <w:szCs w:val="20"/>
          </w:rPr>
          <w:t> </w:t>
        </w:r>
      </w:ins>
      <w:r>
        <w:rPr>
          <w:rFonts w:ascii="Arial" w:eastAsia="Arial" w:hAnsi="Arial" w:cs="Arial"/>
          <w:sz w:val="20"/>
          <w:szCs w:val="20"/>
        </w:rPr>
        <w:t>Д.</w:t>
      </w:r>
      <w:ins w:id="229" w:author="Admin" w:date="2019-02-19T00:07:00Z">
        <w:r w:rsidR="00525311">
          <w:rPr>
            <w:rFonts w:ascii="Arial" w:eastAsia="Arial" w:hAnsi="Arial" w:cs="Arial"/>
            <w:sz w:val="20"/>
            <w:szCs w:val="20"/>
          </w:rPr>
          <w:t> </w:t>
        </w:r>
      </w:ins>
      <w:del w:id="230" w:author="Admin" w:date="2019-02-19T00:07:00Z">
        <w:r w:rsidDel="00525311">
          <w:rPr>
            <w:rFonts w:ascii="Arial" w:eastAsia="Arial" w:hAnsi="Arial" w:cs="Arial"/>
            <w:sz w:val="20"/>
            <w:szCs w:val="20"/>
          </w:rPr>
          <w:delText xml:space="preserve"> </w:delText>
        </w:r>
      </w:del>
      <w:r>
        <w:rPr>
          <w:rFonts w:ascii="Arial" w:eastAsia="Arial" w:hAnsi="Arial" w:cs="Arial"/>
          <w:sz w:val="20"/>
          <w:szCs w:val="20"/>
        </w:rPr>
        <w:t>Модяев, Н.</w:t>
      </w:r>
      <w:ins w:id="231" w:author="Admin" w:date="2019-02-19T00:07:00Z">
        <w:r w:rsidR="00525311">
          <w:rPr>
            <w:rFonts w:ascii="Arial" w:eastAsia="Arial" w:hAnsi="Arial" w:cs="Arial"/>
            <w:sz w:val="20"/>
            <w:szCs w:val="20"/>
          </w:rPr>
          <w:t> </w:t>
        </w:r>
      </w:ins>
      <w:r>
        <w:rPr>
          <w:rFonts w:ascii="Arial" w:eastAsia="Arial" w:hAnsi="Arial" w:cs="Arial"/>
          <w:sz w:val="20"/>
          <w:szCs w:val="20"/>
        </w:rPr>
        <w:t>М.</w:t>
      </w:r>
      <w:ins w:id="232" w:author="Admin" w:date="2019-02-19T00:07:00Z">
        <w:r w:rsidR="00525311">
          <w:rPr>
            <w:rFonts w:ascii="Arial" w:eastAsia="Arial" w:hAnsi="Arial" w:cs="Arial"/>
            <w:sz w:val="20"/>
            <w:szCs w:val="20"/>
          </w:rPr>
          <w:t> </w:t>
        </w:r>
      </w:ins>
      <w:del w:id="233" w:author="Admin" w:date="2019-02-19T00:07:00Z">
        <w:r w:rsidDel="00525311">
          <w:rPr>
            <w:rFonts w:ascii="Arial" w:eastAsia="Arial" w:hAnsi="Arial" w:cs="Arial"/>
            <w:sz w:val="20"/>
            <w:szCs w:val="20"/>
          </w:rPr>
          <w:delText xml:space="preserve"> </w:delText>
        </w:r>
      </w:del>
      <w:r>
        <w:rPr>
          <w:rFonts w:ascii="Arial" w:eastAsia="Arial" w:hAnsi="Arial" w:cs="Arial"/>
          <w:sz w:val="20"/>
          <w:szCs w:val="20"/>
        </w:rPr>
        <w:t>Леонова, А.</w:t>
      </w:r>
      <w:ins w:id="234" w:author="Admin" w:date="2019-02-19T00:07:00Z">
        <w:r w:rsidR="00525311">
          <w:rPr>
            <w:rFonts w:ascii="Arial" w:eastAsia="Arial" w:hAnsi="Arial" w:cs="Arial"/>
            <w:sz w:val="20"/>
            <w:szCs w:val="20"/>
          </w:rPr>
          <w:t> </w:t>
        </w:r>
      </w:ins>
      <w:r>
        <w:rPr>
          <w:rFonts w:ascii="Arial" w:eastAsia="Arial" w:hAnsi="Arial" w:cs="Arial"/>
          <w:sz w:val="20"/>
          <w:szCs w:val="20"/>
        </w:rPr>
        <w:t>В.</w:t>
      </w:r>
      <w:ins w:id="235" w:author="Admin" w:date="2019-02-19T00:07:00Z">
        <w:r w:rsidR="00525311">
          <w:rPr>
            <w:rFonts w:ascii="Arial" w:eastAsia="Arial" w:hAnsi="Arial" w:cs="Arial"/>
            <w:sz w:val="20"/>
            <w:szCs w:val="20"/>
          </w:rPr>
          <w:t> </w:t>
        </w:r>
      </w:ins>
      <w:del w:id="236" w:author="Admin" w:date="2019-02-19T00:07:00Z">
        <w:r w:rsidDel="00525311">
          <w:rPr>
            <w:rFonts w:ascii="Arial" w:eastAsia="Arial" w:hAnsi="Arial" w:cs="Arial"/>
            <w:sz w:val="20"/>
            <w:szCs w:val="20"/>
          </w:rPr>
          <w:delText xml:space="preserve"> </w:delText>
        </w:r>
      </w:del>
      <w:r>
        <w:rPr>
          <w:rFonts w:ascii="Arial" w:eastAsia="Arial" w:hAnsi="Arial" w:cs="Arial"/>
          <w:sz w:val="20"/>
          <w:szCs w:val="20"/>
        </w:rPr>
        <w:t>Михалев и Н.</w:t>
      </w:r>
      <w:ins w:id="237" w:author="Admin" w:date="2019-02-19T00:07:00Z">
        <w:r w:rsidR="00525311">
          <w:rPr>
            <w:rFonts w:ascii="Arial" w:eastAsia="Arial" w:hAnsi="Arial" w:cs="Arial"/>
            <w:sz w:val="20"/>
            <w:szCs w:val="20"/>
          </w:rPr>
          <w:t> </w:t>
        </w:r>
      </w:ins>
      <w:r>
        <w:rPr>
          <w:rFonts w:ascii="Arial" w:eastAsia="Arial" w:hAnsi="Arial" w:cs="Arial"/>
          <w:sz w:val="20"/>
          <w:szCs w:val="20"/>
        </w:rPr>
        <w:t>А.</w:t>
      </w:r>
      <w:ins w:id="238" w:author="Admin" w:date="2019-02-19T00:07:00Z">
        <w:r w:rsidR="00525311">
          <w:rPr>
            <w:rFonts w:ascii="Arial" w:eastAsia="Arial" w:hAnsi="Arial" w:cs="Arial"/>
            <w:sz w:val="20"/>
            <w:szCs w:val="20"/>
          </w:rPr>
          <w:t> </w:t>
        </w:r>
      </w:ins>
      <w:del w:id="239" w:author="Admin" w:date="2019-02-19T00:07:00Z">
        <w:r w:rsidDel="00525311">
          <w:rPr>
            <w:rFonts w:ascii="Arial" w:eastAsia="Arial" w:hAnsi="Arial" w:cs="Arial"/>
            <w:sz w:val="20"/>
            <w:szCs w:val="20"/>
          </w:rPr>
          <w:delText xml:space="preserve"> </w:delText>
        </w:r>
      </w:del>
      <w:r>
        <w:rPr>
          <w:rFonts w:ascii="Arial" w:eastAsia="Arial" w:hAnsi="Arial" w:cs="Arial"/>
          <w:sz w:val="20"/>
          <w:szCs w:val="20"/>
        </w:rPr>
        <w:t>Кудряшев).</w:t>
      </w:r>
    </w:p>
    <w:p w:rsidR="00A33515" w:rsidRDefault="00A33515">
      <w:pPr>
        <w:spacing w:line="61" w:lineRule="exact"/>
        <w:rPr>
          <w:sz w:val="20"/>
          <w:szCs w:val="20"/>
        </w:rPr>
      </w:pPr>
    </w:p>
    <w:p w:rsidR="00A33515" w:rsidRDefault="001A4D22">
      <w:pPr>
        <w:spacing w:line="282" w:lineRule="auto"/>
        <w:ind w:firstLine="510"/>
        <w:jc w:val="both"/>
        <w:rPr>
          <w:sz w:val="20"/>
          <w:szCs w:val="20"/>
        </w:rPr>
      </w:pPr>
      <w:r>
        <w:rPr>
          <w:rFonts w:ascii="Arial" w:eastAsia="Arial" w:hAnsi="Arial" w:cs="Arial"/>
          <w:sz w:val="20"/>
          <w:szCs w:val="20"/>
        </w:rPr>
        <w:t>Одновременно возникли международные конференции, из числа которых отметим конференцию молодых ученых (IСYS), первым побе-дителем которой стал Владимир Камоцкий, занимавшийся в семинаре по гомологической алгебре (руководитель Д.</w:t>
      </w:r>
      <w:ins w:id="240" w:author="Admin" w:date="2019-02-19T00:07:00Z">
        <w:r w:rsidR="00525311">
          <w:rPr>
            <w:rFonts w:ascii="Arial" w:eastAsia="Arial" w:hAnsi="Arial" w:cs="Arial"/>
            <w:sz w:val="20"/>
            <w:szCs w:val="20"/>
          </w:rPr>
          <w:t> </w:t>
        </w:r>
      </w:ins>
      <w:r>
        <w:rPr>
          <w:rFonts w:ascii="Arial" w:eastAsia="Arial" w:hAnsi="Arial" w:cs="Arial"/>
          <w:sz w:val="20"/>
          <w:szCs w:val="20"/>
        </w:rPr>
        <w:t>Г.</w:t>
      </w:r>
      <w:ins w:id="241" w:author="Admin" w:date="2019-02-19T00:07:00Z">
        <w:r w:rsidR="00525311">
          <w:rPr>
            <w:rFonts w:ascii="Arial" w:eastAsia="Arial" w:hAnsi="Arial" w:cs="Arial"/>
            <w:sz w:val="20"/>
            <w:szCs w:val="20"/>
          </w:rPr>
          <w:t> </w:t>
        </w:r>
      </w:ins>
      <w:del w:id="242" w:author="Admin" w:date="2019-02-19T00:07:00Z">
        <w:r w:rsidDel="00525311">
          <w:rPr>
            <w:rFonts w:ascii="Arial" w:eastAsia="Arial" w:hAnsi="Arial" w:cs="Arial"/>
            <w:sz w:val="20"/>
            <w:szCs w:val="20"/>
          </w:rPr>
          <w:delText xml:space="preserve"> </w:delText>
        </w:r>
      </w:del>
      <w:r>
        <w:rPr>
          <w:rFonts w:ascii="Arial" w:eastAsia="Arial" w:hAnsi="Arial" w:cs="Arial"/>
          <w:sz w:val="20"/>
          <w:szCs w:val="20"/>
        </w:rPr>
        <w:t>Бенуа, ныне известный ма-тематик). Абсолютный рекорд этого научного форума принадлежит вы-пускнику научных семинаров Дмитрию Парилову: он в 9, 10 и 11 классах был награжден золотой медалью, став абсолютным победителем. Дмит-рий Владимирович Парилов защитил кандидатскую диссертацию и ус-пешно работает в России.</w:t>
      </w:r>
    </w:p>
    <w:p w:rsidR="00A33515" w:rsidRDefault="00A33515">
      <w:pPr>
        <w:spacing w:line="23" w:lineRule="exact"/>
        <w:rPr>
          <w:sz w:val="20"/>
          <w:szCs w:val="20"/>
        </w:rPr>
      </w:pPr>
    </w:p>
    <w:p w:rsidR="00A33515" w:rsidRDefault="001A4D22">
      <w:pPr>
        <w:numPr>
          <w:ilvl w:val="0"/>
          <w:numId w:val="5"/>
        </w:numPr>
        <w:tabs>
          <w:tab w:val="left" w:pos="667"/>
        </w:tabs>
        <w:spacing w:line="284" w:lineRule="auto"/>
        <w:ind w:right="40" w:firstLine="510"/>
        <w:jc w:val="both"/>
        <w:rPr>
          <w:rFonts w:ascii="Arial" w:eastAsia="Arial" w:hAnsi="Arial" w:cs="Arial"/>
          <w:sz w:val="20"/>
          <w:szCs w:val="20"/>
        </w:rPr>
      </w:pPr>
      <w:r>
        <w:rPr>
          <w:rFonts w:ascii="Arial" w:eastAsia="Arial" w:hAnsi="Arial" w:cs="Arial"/>
          <w:sz w:val="20"/>
          <w:szCs w:val="20"/>
        </w:rPr>
        <w:t>1998 году Россия впервые приняла участие в международном кон-курсе научных и инженерных достижений учащихся — ISEF, собираю-щем более полутора тысяч школьников из более чем 60 стран мира. 30 учеников ЛНМО награждены премиями научного жюри, еще 10 — пре-миями Карла Менгера, присуждаемыми Американским математичес-ким обществом.</w:t>
      </w:r>
    </w:p>
    <w:p w:rsidR="00A33515" w:rsidRDefault="00A33515">
      <w:pPr>
        <w:spacing w:line="19" w:lineRule="exact"/>
        <w:rPr>
          <w:sz w:val="20"/>
          <w:szCs w:val="20"/>
        </w:rPr>
      </w:pPr>
    </w:p>
    <w:p w:rsidR="00A33515" w:rsidRDefault="001A4D22">
      <w:pPr>
        <w:spacing w:line="282" w:lineRule="auto"/>
        <w:ind w:right="40" w:firstLine="510"/>
        <w:jc w:val="both"/>
        <w:rPr>
          <w:sz w:val="20"/>
          <w:szCs w:val="20"/>
        </w:rPr>
      </w:pPr>
      <w:r>
        <w:rPr>
          <w:rFonts w:ascii="Arial" w:eastAsia="Arial" w:hAnsi="Arial" w:cs="Arial"/>
          <w:sz w:val="20"/>
          <w:szCs w:val="20"/>
        </w:rPr>
        <w:t>Пять научных работ отмечены высшими премиями научного жю-ри, именами петербургских школьников — Сергея Иванова, Евгения Ло-хару, Евгения Амосова, Артема Викторова и Гаджи Османова — названы малые планеты Солнечной системы. С.</w:t>
      </w:r>
      <w:ins w:id="243" w:author="Admin" w:date="2019-02-19T00:08:00Z">
        <w:r w:rsidR="00525311">
          <w:rPr>
            <w:rFonts w:ascii="Arial" w:eastAsia="Arial" w:hAnsi="Arial" w:cs="Arial"/>
            <w:sz w:val="20"/>
            <w:szCs w:val="20"/>
          </w:rPr>
          <w:t> </w:t>
        </w:r>
      </w:ins>
      <w:r>
        <w:rPr>
          <w:rFonts w:ascii="Arial" w:eastAsia="Arial" w:hAnsi="Arial" w:cs="Arial"/>
          <w:sz w:val="20"/>
          <w:szCs w:val="20"/>
        </w:rPr>
        <w:t>О.</w:t>
      </w:r>
      <w:ins w:id="244" w:author="Admin" w:date="2019-02-19T00:08:00Z">
        <w:r w:rsidR="00525311">
          <w:rPr>
            <w:rFonts w:ascii="Arial" w:eastAsia="Arial" w:hAnsi="Arial" w:cs="Arial"/>
            <w:sz w:val="20"/>
            <w:szCs w:val="20"/>
          </w:rPr>
          <w:t> </w:t>
        </w:r>
      </w:ins>
      <w:del w:id="245" w:author="Admin" w:date="2019-02-19T00:08:00Z">
        <w:r w:rsidDel="00525311">
          <w:rPr>
            <w:rFonts w:ascii="Arial" w:eastAsia="Arial" w:hAnsi="Arial" w:cs="Arial"/>
            <w:sz w:val="20"/>
            <w:szCs w:val="20"/>
          </w:rPr>
          <w:delText xml:space="preserve"> </w:delText>
        </w:r>
      </w:del>
      <w:r>
        <w:rPr>
          <w:rFonts w:ascii="Arial" w:eastAsia="Arial" w:hAnsi="Arial" w:cs="Arial"/>
          <w:sz w:val="20"/>
          <w:szCs w:val="20"/>
        </w:rPr>
        <w:t>Иванов и Е.</w:t>
      </w:r>
      <w:ins w:id="246" w:author="Admin" w:date="2019-02-19T00:08:00Z">
        <w:r w:rsidR="00525311">
          <w:rPr>
            <w:rFonts w:ascii="Arial" w:eastAsia="Arial" w:hAnsi="Arial" w:cs="Arial"/>
            <w:sz w:val="20"/>
            <w:szCs w:val="20"/>
          </w:rPr>
          <w:t> </w:t>
        </w:r>
      </w:ins>
      <w:r>
        <w:rPr>
          <w:rFonts w:ascii="Arial" w:eastAsia="Arial" w:hAnsi="Arial" w:cs="Arial"/>
          <w:sz w:val="20"/>
          <w:szCs w:val="20"/>
        </w:rPr>
        <w:t>Э.</w:t>
      </w:r>
      <w:del w:id="247" w:author="Admin" w:date="2019-02-19T00:08:00Z">
        <w:r w:rsidDel="00525311">
          <w:rPr>
            <w:rFonts w:ascii="Arial" w:eastAsia="Arial" w:hAnsi="Arial" w:cs="Arial"/>
            <w:sz w:val="20"/>
            <w:szCs w:val="20"/>
          </w:rPr>
          <w:delText xml:space="preserve"> </w:delText>
        </w:r>
      </w:del>
      <w:ins w:id="248" w:author="Admin" w:date="2019-02-19T00:08:00Z">
        <w:r w:rsidR="00525311">
          <w:rPr>
            <w:rFonts w:ascii="Arial" w:eastAsia="Arial" w:hAnsi="Arial" w:cs="Arial"/>
            <w:sz w:val="20"/>
            <w:szCs w:val="20"/>
          </w:rPr>
          <w:t> </w:t>
        </w:r>
      </w:ins>
      <w:r>
        <w:rPr>
          <w:rFonts w:ascii="Arial" w:eastAsia="Arial" w:hAnsi="Arial" w:cs="Arial"/>
          <w:sz w:val="20"/>
          <w:szCs w:val="20"/>
        </w:rPr>
        <w:t>Лохару защитили кандидатские диссертации и активно работают в области математики. Сергей Олегович Иванов в 2014 году назван лучшим молодым матема-тиком Санкт-Петербурга, 14 выпускников лаборатории награждены пре-миями имени В.</w:t>
      </w:r>
      <w:ins w:id="249" w:author="Admin" w:date="2019-02-19T00:08:00Z">
        <w:r w:rsidR="00525311">
          <w:rPr>
            <w:rFonts w:ascii="Arial" w:eastAsia="Arial" w:hAnsi="Arial" w:cs="Arial"/>
            <w:sz w:val="20"/>
            <w:szCs w:val="20"/>
          </w:rPr>
          <w:t> </w:t>
        </w:r>
      </w:ins>
      <w:r>
        <w:rPr>
          <w:rFonts w:ascii="Arial" w:eastAsia="Arial" w:hAnsi="Arial" w:cs="Arial"/>
          <w:sz w:val="20"/>
          <w:szCs w:val="20"/>
        </w:rPr>
        <w:t>А.</w:t>
      </w:r>
      <w:ins w:id="250" w:author="Admin" w:date="2019-02-19T00:09:00Z">
        <w:r w:rsidR="00525311">
          <w:rPr>
            <w:rFonts w:ascii="Arial" w:eastAsia="Arial" w:hAnsi="Arial" w:cs="Arial"/>
            <w:sz w:val="20"/>
            <w:szCs w:val="20"/>
          </w:rPr>
          <w:t> </w:t>
        </w:r>
      </w:ins>
      <w:del w:id="251" w:author="Admin" w:date="2019-02-19T00:09:00Z">
        <w:r w:rsidDel="00525311">
          <w:rPr>
            <w:rFonts w:ascii="Arial" w:eastAsia="Arial" w:hAnsi="Arial" w:cs="Arial"/>
            <w:sz w:val="20"/>
            <w:szCs w:val="20"/>
          </w:rPr>
          <w:delText xml:space="preserve"> </w:delText>
        </w:r>
      </w:del>
      <w:r>
        <w:rPr>
          <w:rFonts w:ascii="Arial" w:eastAsia="Arial" w:hAnsi="Arial" w:cs="Arial"/>
          <w:sz w:val="20"/>
          <w:szCs w:val="20"/>
        </w:rPr>
        <w:t>Рохлина.</w:t>
      </w:r>
    </w:p>
    <w:p w:rsidR="00A33515" w:rsidRDefault="00A33515">
      <w:pPr>
        <w:spacing w:line="26" w:lineRule="exact"/>
        <w:rPr>
          <w:sz w:val="20"/>
          <w:szCs w:val="20"/>
        </w:rPr>
      </w:pPr>
    </w:p>
    <w:p w:rsidR="00A33515" w:rsidRDefault="001A4D22">
      <w:pPr>
        <w:ind w:left="520"/>
        <w:rPr>
          <w:sz w:val="20"/>
          <w:szCs w:val="20"/>
        </w:rPr>
      </w:pPr>
      <w:r>
        <w:rPr>
          <w:rFonts w:ascii="Arial" w:eastAsia="Arial" w:hAnsi="Arial" w:cs="Arial"/>
          <w:sz w:val="20"/>
          <w:szCs w:val="20"/>
        </w:rPr>
        <w:t>Камерная научная конференция, посвященная памяти академика</w:t>
      </w:r>
    </w:p>
    <w:p w:rsidR="00A33515" w:rsidRDefault="00A33515">
      <w:pPr>
        <w:spacing w:line="130" w:lineRule="exact"/>
        <w:rPr>
          <w:sz w:val="20"/>
          <w:szCs w:val="20"/>
        </w:rPr>
      </w:pPr>
    </w:p>
    <w:p w:rsidR="00A33515" w:rsidRDefault="001A4D22">
      <w:pPr>
        <w:ind w:left="3020"/>
        <w:rPr>
          <w:sz w:val="20"/>
          <w:szCs w:val="20"/>
        </w:rPr>
      </w:pPr>
      <w:r>
        <w:rPr>
          <w:rFonts w:ascii="Arial" w:eastAsia="Arial" w:hAnsi="Arial" w:cs="Arial"/>
          <w:sz w:val="20"/>
          <w:szCs w:val="20"/>
        </w:rPr>
        <w:t xml:space="preserve">−  </w:t>
      </w:r>
      <w:r>
        <w:rPr>
          <w:rFonts w:ascii="Arial" w:eastAsia="Arial" w:hAnsi="Arial" w:cs="Arial"/>
          <w:b/>
          <w:bCs/>
          <w:sz w:val="20"/>
          <w:szCs w:val="20"/>
        </w:rPr>
        <w:t>III</w:t>
      </w:r>
      <w:r>
        <w:rPr>
          <w:rFonts w:ascii="Arial" w:eastAsia="Arial" w:hAnsi="Arial" w:cs="Arial"/>
          <w:sz w:val="20"/>
          <w:szCs w:val="20"/>
        </w:rPr>
        <w:t xml:space="preserve"> −</w:t>
      </w:r>
    </w:p>
    <w:p w:rsidR="00A33515" w:rsidRDefault="00A33515">
      <w:pPr>
        <w:sectPr w:rsidR="00A33515">
          <w:pgSz w:w="8220" w:h="12472"/>
          <w:pgMar w:top="639" w:right="680" w:bottom="0" w:left="720" w:header="0" w:footer="0" w:gutter="0"/>
          <w:cols w:space="720" w:equalWidth="0">
            <w:col w:w="6820"/>
          </w:cols>
        </w:sectPr>
      </w:pPr>
    </w:p>
    <w:p w:rsidR="00A33515" w:rsidRDefault="001A4D22">
      <w:pPr>
        <w:jc w:val="center"/>
        <w:rPr>
          <w:sz w:val="20"/>
          <w:szCs w:val="20"/>
        </w:rPr>
      </w:pPr>
      <w:bookmarkStart w:id="252" w:name="page5"/>
      <w:bookmarkEnd w:id="252"/>
      <w:r>
        <w:rPr>
          <w:rFonts w:ascii="Arial" w:eastAsia="Arial" w:hAnsi="Arial" w:cs="Arial"/>
          <w:sz w:val="18"/>
          <w:szCs w:val="18"/>
        </w:rPr>
        <w:lastRenderedPageBreak/>
        <w:t>Предисловие</w:t>
      </w:r>
    </w:p>
    <w:p w:rsidR="00A33515" w:rsidRDefault="00A33515">
      <w:pPr>
        <w:spacing w:line="184" w:lineRule="exact"/>
        <w:rPr>
          <w:sz w:val="20"/>
          <w:szCs w:val="20"/>
        </w:rPr>
      </w:pPr>
    </w:p>
    <w:p w:rsidR="00A33515" w:rsidRDefault="001A4D22">
      <w:pPr>
        <w:rPr>
          <w:sz w:val="20"/>
          <w:szCs w:val="20"/>
        </w:rPr>
      </w:pPr>
      <w:r>
        <w:rPr>
          <w:rFonts w:ascii="Arial" w:eastAsia="Arial" w:hAnsi="Arial" w:cs="Arial"/>
          <w:sz w:val="19"/>
          <w:szCs w:val="19"/>
        </w:rPr>
        <w:t>С.</w:t>
      </w:r>
      <w:ins w:id="253" w:author="Admin" w:date="2019-02-19T00:09:00Z">
        <w:r w:rsidR="00525311">
          <w:rPr>
            <w:rFonts w:ascii="Arial" w:eastAsia="Arial" w:hAnsi="Arial" w:cs="Arial"/>
            <w:sz w:val="19"/>
            <w:szCs w:val="19"/>
          </w:rPr>
          <w:t> </w:t>
        </w:r>
      </w:ins>
      <w:r>
        <w:rPr>
          <w:rFonts w:ascii="Arial" w:eastAsia="Arial" w:hAnsi="Arial" w:cs="Arial"/>
          <w:sz w:val="19"/>
          <w:szCs w:val="19"/>
        </w:rPr>
        <w:t>Н.</w:t>
      </w:r>
      <w:ins w:id="254" w:author="Admin" w:date="2019-02-19T00:09:00Z">
        <w:r w:rsidR="00525311">
          <w:rPr>
            <w:rFonts w:ascii="Arial" w:eastAsia="Arial" w:hAnsi="Arial" w:cs="Arial"/>
            <w:sz w:val="19"/>
            <w:szCs w:val="19"/>
          </w:rPr>
          <w:t> </w:t>
        </w:r>
      </w:ins>
      <w:del w:id="255" w:author="Admin" w:date="2019-02-19T00:09:00Z">
        <w:r w:rsidDel="00525311">
          <w:rPr>
            <w:rFonts w:ascii="Arial" w:eastAsia="Arial" w:hAnsi="Arial" w:cs="Arial"/>
            <w:sz w:val="19"/>
            <w:szCs w:val="19"/>
          </w:rPr>
          <w:delText xml:space="preserve"> </w:delText>
        </w:r>
      </w:del>
      <w:r>
        <w:rPr>
          <w:rFonts w:ascii="Arial" w:eastAsia="Arial" w:hAnsi="Arial" w:cs="Arial"/>
          <w:sz w:val="19"/>
          <w:szCs w:val="19"/>
        </w:rPr>
        <w:t>Бернштейна, не могла уже справиться с нарастающим числом работ</w:t>
      </w:r>
    </w:p>
    <w:p w:rsidR="00A33515" w:rsidRDefault="00A33515">
      <w:pPr>
        <w:spacing w:line="49" w:lineRule="exact"/>
        <w:rPr>
          <w:sz w:val="20"/>
          <w:szCs w:val="20"/>
        </w:rPr>
      </w:pPr>
    </w:p>
    <w:p w:rsidR="00A33515" w:rsidRDefault="001A4D22">
      <w:pPr>
        <w:numPr>
          <w:ilvl w:val="0"/>
          <w:numId w:val="6"/>
        </w:numPr>
        <w:tabs>
          <w:tab w:val="left" w:pos="160"/>
        </w:tabs>
        <w:spacing w:line="244" w:lineRule="auto"/>
        <w:jc w:val="both"/>
        <w:rPr>
          <w:rFonts w:ascii="Arial" w:eastAsia="Arial" w:hAnsi="Arial" w:cs="Arial"/>
          <w:sz w:val="20"/>
          <w:szCs w:val="20"/>
        </w:rPr>
      </w:pPr>
      <w:r>
        <w:rPr>
          <w:rFonts w:ascii="Arial" w:eastAsia="Arial" w:hAnsi="Arial" w:cs="Arial"/>
          <w:sz w:val="20"/>
          <w:szCs w:val="20"/>
        </w:rPr>
        <w:t>была преобразована в конференцию им. академика П.</w:t>
      </w:r>
      <w:ins w:id="256" w:author="Admin" w:date="2019-02-19T00:09:00Z">
        <w:r w:rsidR="00525311">
          <w:rPr>
            <w:rFonts w:ascii="Arial" w:eastAsia="Arial" w:hAnsi="Arial" w:cs="Arial"/>
            <w:sz w:val="20"/>
            <w:szCs w:val="20"/>
          </w:rPr>
          <w:t> </w:t>
        </w:r>
      </w:ins>
      <w:r>
        <w:rPr>
          <w:rFonts w:ascii="Arial" w:eastAsia="Arial" w:hAnsi="Arial" w:cs="Arial"/>
          <w:sz w:val="20"/>
          <w:szCs w:val="20"/>
        </w:rPr>
        <w:t>Л.</w:t>
      </w:r>
      <w:ins w:id="257" w:author="Admin" w:date="2019-02-19T00:09:00Z">
        <w:r w:rsidR="00525311">
          <w:rPr>
            <w:rFonts w:ascii="Arial" w:eastAsia="Arial" w:hAnsi="Arial" w:cs="Arial"/>
            <w:sz w:val="20"/>
            <w:szCs w:val="20"/>
          </w:rPr>
          <w:t> </w:t>
        </w:r>
      </w:ins>
      <w:del w:id="258" w:author="Admin" w:date="2019-02-19T00:09:00Z">
        <w:r w:rsidDel="00525311">
          <w:rPr>
            <w:rFonts w:ascii="Arial" w:eastAsia="Arial" w:hAnsi="Arial" w:cs="Arial"/>
            <w:sz w:val="20"/>
            <w:szCs w:val="20"/>
          </w:rPr>
          <w:delText xml:space="preserve"> </w:delText>
        </w:r>
      </w:del>
      <w:r>
        <w:rPr>
          <w:rFonts w:ascii="Arial" w:eastAsia="Arial" w:hAnsi="Arial" w:cs="Arial"/>
          <w:sz w:val="20"/>
          <w:szCs w:val="20"/>
        </w:rPr>
        <w:t>Чебышева, ро-доначальника Петербургской математической школы, а в 2004 году — в Балтийский научно-инженерный конкурс. На первом Балтийском науч-но-инженерном конкурсе было представлено 60 проектов</w:t>
      </w:r>
      <w:r>
        <w:rPr>
          <w:rFonts w:ascii="Arial" w:eastAsia="Arial" w:hAnsi="Arial" w:cs="Arial"/>
          <w:sz w:val="39"/>
          <w:szCs w:val="39"/>
          <w:vertAlign w:val="superscript"/>
        </w:rPr>
        <w:t>,</w:t>
      </w:r>
      <w:r>
        <w:rPr>
          <w:rFonts w:ascii="Arial" w:eastAsia="Arial" w:hAnsi="Arial" w:cs="Arial"/>
          <w:sz w:val="20"/>
          <w:szCs w:val="20"/>
        </w:rPr>
        <w:t>, в 2019 году на юбилейном XV конкурсе в отборочных этапах приняли участ</w:t>
      </w:r>
      <w:del w:id="259" w:author="Admin" w:date="2019-02-19T00:09:00Z">
        <w:r w:rsidDel="00525311">
          <w:rPr>
            <w:rFonts w:ascii="Arial" w:eastAsia="Arial" w:hAnsi="Arial" w:cs="Arial"/>
            <w:sz w:val="20"/>
            <w:szCs w:val="20"/>
          </w:rPr>
          <w:delText>в</w:delText>
        </w:r>
      </w:del>
      <w:r>
        <w:rPr>
          <w:rFonts w:ascii="Arial" w:eastAsia="Arial" w:hAnsi="Arial" w:cs="Arial"/>
          <w:sz w:val="20"/>
          <w:szCs w:val="20"/>
        </w:rPr>
        <w:t>ие 2059 юных исследователей, а в финале представлены более 400 проектов из более чем 60 регионов России и Белоруссии.</w:t>
      </w:r>
    </w:p>
    <w:p w:rsidR="00A33515" w:rsidRDefault="00A33515">
      <w:pPr>
        <w:spacing w:line="61" w:lineRule="exact"/>
        <w:rPr>
          <w:sz w:val="20"/>
          <w:szCs w:val="20"/>
        </w:rPr>
      </w:pPr>
    </w:p>
    <w:p w:rsidR="00A33515" w:rsidRDefault="001A4D22">
      <w:pPr>
        <w:spacing w:line="232" w:lineRule="auto"/>
        <w:ind w:firstLine="510"/>
        <w:jc w:val="both"/>
        <w:rPr>
          <w:sz w:val="20"/>
          <w:szCs w:val="20"/>
        </w:rPr>
      </w:pPr>
      <w:r>
        <w:rPr>
          <w:rFonts w:ascii="Arial" w:eastAsia="Arial" w:hAnsi="Arial" w:cs="Arial"/>
          <w:sz w:val="20"/>
          <w:szCs w:val="20"/>
        </w:rPr>
        <w:t>Председателем научного жюри Балтийского конкурса является профессор Н.</w:t>
      </w:r>
      <w:ins w:id="260" w:author="Admin" w:date="2019-02-19T00:09:00Z">
        <w:r w:rsidR="00525311">
          <w:rPr>
            <w:rFonts w:ascii="Arial" w:eastAsia="Arial" w:hAnsi="Arial" w:cs="Arial"/>
            <w:sz w:val="20"/>
            <w:szCs w:val="20"/>
          </w:rPr>
          <w:t> </w:t>
        </w:r>
      </w:ins>
      <w:r>
        <w:rPr>
          <w:rFonts w:ascii="Arial" w:eastAsia="Arial" w:hAnsi="Arial" w:cs="Arial"/>
          <w:sz w:val="20"/>
          <w:szCs w:val="20"/>
        </w:rPr>
        <w:t>А.</w:t>
      </w:r>
      <w:ins w:id="261" w:author="Admin" w:date="2019-02-19T00:09:00Z">
        <w:r w:rsidR="00525311">
          <w:rPr>
            <w:rFonts w:ascii="Arial" w:eastAsia="Arial" w:hAnsi="Arial" w:cs="Arial"/>
            <w:sz w:val="20"/>
            <w:szCs w:val="20"/>
          </w:rPr>
          <w:t> </w:t>
        </w:r>
      </w:ins>
      <w:del w:id="262" w:author="Admin" w:date="2019-02-19T00:09:00Z">
        <w:r w:rsidDel="00525311">
          <w:rPr>
            <w:rFonts w:ascii="Arial" w:eastAsia="Arial" w:hAnsi="Arial" w:cs="Arial"/>
            <w:sz w:val="20"/>
            <w:szCs w:val="20"/>
          </w:rPr>
          <w:delText xml:space="preserve"> </w:delText>
        </w:r>
      </w:del>
      <w:r>
        <w:rPr>
          <w:rFonts w:ascii="Arial" w:eastAsia="Arial" w:hAnsi="Arial" w:cs="Arial"/>
          <w:sz w:val="20"/>
          <w:szCs w:val="20"/>
        </w:rPr>
        <w:t>Широков, секцию математики возглавляет профессор Н.</w:t>
      </w:r>
      <w:ins w:id="263" w:author="Admin" w:date="2019-02-19T00:09:00Z">
        <w:r w:rsidR="00525311">
          <w:rPr>
            <w:rFonts w:ascii="Arial" w:eastAsia="Arial" w:hAnsi="Arial" w:cs="Arial"/>
            <w:sz w:val="20"/>
            <w:szCs w:val="20"/>
          </w:rPr>
          <w:t> </w:t>
        </w:r>
      </w:ins>
      <w:r>
        <w:rPr>
          <w:rFonts w:ascii="Arial" w:eastAsia="Arial" w:hAnsi="Arial" w:cs="Arial"/>
          <w:sz w:val="20"/>
          <w:szCs w:val="20"/>
        </w:rPr>
        <w:t>М.</w:t>
      </w:r>
      <w:ins w:id="264" w:author="Admin" w:date="2019-02-19T00:09:00Z">
        <w:r w:rsidR="00525311">
          <w:rPr>
            <w:rFonts w:ascii="Arial" w:eastAsia="Arial" w:hAnsi="Arial" w:cs="Arial"/>
            <w:sz w:val="20"/>
            <w:szCs w:val="20"/>
          </w:rPr>
          <w:t> </w:t>
        </w:r>
      </w:ins>
      <w:del w:id="265" w:author="Admin" w:date="2019-02-19T00:09:00Z">
        <w:r w:rsidDel="00525311">
          <w:rPr>
            <w:rFonts w:ascii="Arial" w:eastAsia="Arial" w:hAnsi="Arial" w:cs="Arial"/>
            <w:sz w:val="20"/>
            <w:szCs w:val="20"/>
          </w:rPr>
          <w:delText xml:space="preserve"> </w:delText>
        </w:r>
      </w:del>
      <w:r>
        <w:rPr>
          <w:rFonts w:ascii="Arial" w:eastAsia="Arial" w:hAnsi="Arial" w:cs="Arial"/>
          <w:sz w:val="20"/>
          <w:szCs w:val="20"/>
        </w:rPr>
        <w:t>Нежинский</w:t>
      </w:r>
      <w:r>
        <w:rPr>
          <w:rFonts w:ascii="Arial" w:eastAsia="Arial" w:hAnsi="Arial" w:cs="Arial"/>
          <w:sz w:val="39"/>
          <w:szCs w:val="39"/>
          <w:vertAlign w:val="superscript"/>
        </w:rPr>
        <w:t>,</w:t>
      </w:r>
      <w:r>
        <w:rPr>
          <w:rFonts w:ascii="Arial" w:eastAsia="Arial" w:hAnsi="Arial" w:cs="Arial"/>
          <w:sz w:val="20"/>
          <w:szCs w:val="20"/>
        </w:rPr>
        <w:t>, подсекции — к.</w:t>
      </w:r>
      <w:del w:id="266" w:author="Admin" w:date="2019-02-19T00:09:00Z">
        <w:r w:rsidDel="00525311">
          <w:rPr>
            <w:rFonts w:ascii="Arial" w:eastAsia="Arial" w:hAnsi="Arial" w:cs="Arial"/>
            <w:sz w:val="20"/>
            <w:szCs w:val="20"/>
          </w:rPr>
          <w:delText xml:space="preserve"> </w:delText>
        </w:r>
      </w:del>
      <w:ins w:id="267" w:author="Admin" w:date="2019-02-19T00:09:00Z">
        <w:r w:rsidR="00525311">
          <w:rPr>
            <w:rFonts w:ascii="Arial" w:eastAsia="Arial" w:hAnsi="Arial" w:cs="Arial"/>
            <w:sz w:val="20"/>
            <w:szCs w:val="20"/>
          </w:rPr>
          <w:t> </w:t>
        </w:r>
      </w:ins>
      <w:r>
        <w:rPr>
          <w:rFonts w:ascii="Arial" w:eastAsia="Arial" w:hAnsi="Arial" w:cs="Arial"/>
          <w:sz w:val="20"/>
          <w:szCs w:val="20"/>
        </w:rPr>
        <w:t>ф.-м.</w:t>
      </w:r>
      <w:ins w:id="268" w:author="Admin" w:date="2019-02-19T00:09:00Z">
        <w:r w:rsidR="00525311">
          <w:rPr>
            <w:rFonts w:ascii="Arial" w:eastAsia="Arial" w:hAnsi="Arial" w:cs="Arial"/>
            <w:sz w:val="20"/>
            <w:szCs w:val="20"/>
          </w:rPr>
          <w:t> </w:t>
        </w:r>
      </w:ins>
      <w:del w:id="269" w:author="Admin" w:date="2019-02-19T00:09:00Z">
        <w:r w:rsidDel="00525311">
          <w:rPr>
            <w:rFonts w:ascii="Arial" w:eastAsia="Arial" w:hAnsi="Arial" w:cs="Arial"/>
            <w:sz w:val="20"/>
            <w:szCs w:val="20"/>
          </w:rPr>
          <w:delText xml:space="preserve"> </w:delText>
        </w:r>
      </w:del>
      <w:r>
        <w:rPr>
          <w:rFonts w:ascii="Arial" w:eastAsia="Arial" w:hAnsi="Arial" w:cs="Arial"/>
          <w:sz w:val="20"/>
          <w:szCs w:val="20"/>
        </w:rPr>
        <w:t>н. А.</w:t>
      </w:r>
      <w:ins w:id="270" w:author="Admin" w:date="2019-02-19T00:09:00Z">
        <w:r w:rsidR="00525311">
          <w:rPr>
            <w:rFonts w:ascii="Arial" w:eastAsia="Arial" w:hAnsi="Arial" w:cs="Arial"/>
            <w:sz w:val="20"/>
            <w:szCs w:val="20"/>
          </w:rPr>
          <w:t> </w:t>
        </w:r>
      </w:ins>
      <w:r>
        <w:rPr>
          <w:rFonts w:ascii="Arial" w:eastAsia="Arial" w:hAnsi="Arial" w:cs="Arial"/>
          <w:sz w:val="20"/>
          <w:szCs w:val="20"/>
        </w:rPr>
        <w:t>В.</w:t>
      </w:r>
      <w:ins w:id="271" w:author="Admin" w:date="2019-02-19T00:09:00Z">
        <w:r w:rsidR="00525311">
          <w:rPr>
            <w:rFonts w:ascii="Arial" w:eastAsia="Arial" w:hAnsi="Arial" w:cs="Arial"/>
            <w:sz w:val="20"/>
            <w:szCs w:val="20"/>
          </w:rPr>
          <w:t> </w:t>
        </w:r>
      </w:ins>
      <w:del w:id="272" w:author="Admin" w:date="2019-02-19T00:09:00Z">
        <w:r w:rsidDel="00525311">
          <w:rPr>
            <w:rFonts w:ascii="Arial" w:eastAsia="Arial" w:hAnsi="Arial" w:cs="Arial"/>
            <w:sz w:val="20"/>
            <w:szCs w:val="20"/>
          </w:rPr>
          <w:delText xml:space="preserve"> </w:delText>
        </w:r>
      </w:del>
      <w:r>
        <w:rPr>
          <w:rFonts w:ascii="Arial" w:eastAsia="Arial" w:hAnsi="Arial" w:cs="Arial"/>
          <w:sz w:val="20"/>
          <w:szCs w:val="20"/>
        </w:rPr>
        <w:t>Смоленский, а также к.</w:t>
      </w:r>
      <w:ins w:id="273" w:author="Admin" w:date="2019-02-19T00:10:00Z">
        <w:r w:rsidR="00525311">
          <w:rPr>
            <w:rFonts w:ascii="Arial" w:eastAsia="Arial" w:hAnsi="Arial" w:cs="Arial"/>
            <w:sz w:val="20"/>
            <w:szCs w:val="20"/>
          </w:rPr>
          <w:t> </w:t>
        </w:r>
      </w:ins>
      <w:del w:id="274" w:author="Admin" w:date="2019-02-19T00:10:00Z">
        <w:r w:rsidDel="00525311">
          <w:rPr>
            <w:rFonts w:ascii="Arial" w:eastAsia="Arial" w:hAnsi="Arial" w:cs="Arial"/>
            <w:sz w:val="20"/>
            <w:szCs w:val="20"/>
          </w:rPr>
          <w:delText xml:space="preserve"> </w:delText>
        </w:r>
      </w:del>
      <w:r>
        <w:rPr>
          <w:rFonts w:ascii="Arial" w:eastAsia="Arial" w:hAnsi="Arial" w:cs="Arial"/>
          <w:sz w:val="20"/>
          <w:szCs w:val="20"/>
        </w:rPr>
        <w:t>п.</w:t>
      </w:r>
      <w:ins w:id="275" w:author="Admin" w:date="2019-02-19T00:10:00Z">
        <w:r w:rsidR="00525311">
          <w:rPr>
            <w:rFonts w:ascii="Arial" w:eastAsia="Arial" w:hAnsi="Arial" w:cs="Arial"/>
            <w:sz w:val="20"/>
            <w:szCs w:val="20"/>
          </w:rPr>
          <w:t> </w:t>
        </w:r>
      </w:ins>
      <w:del w:id="276" w:author="Admin" w:date="2019-02-19T00:10:00Z">
        <w:r w:rsidDel="00525311">
          <w:rPr>
            <w:rFonts w:ascii="Arial" w:eastAsia="Arial" w:hAnsi="Arial" w:cs="Arial"/>
            <w:sz w:val="20"/>
            <w:szCs w:val="20"/>
          </w:rPr>
          <w:delText xml:space="preserve"> </w:delText>
        </w:r>
      </w:del>
      <w:r>
        <w:rPr>
          <w:rFonts w:ascii="Arial" w:eastAsia="Arial" w:hAnsi="Arial" w:cs="Arial"/>
          <w:sz w:val="20"/>
          <w:szCs w:val="20"/>
        </w:rPr>
        <w:t>н. В.</w:t>
      </w:r>
      <w:ins w:id="277" w:author="Admin" w:date="2019-02-19T00:10:00Z">
        <w:r w:rsidR="00525311">
          <w:rPr>
            <w:rFonts w:ascii="Arial" w:eastAsia="Arial" w:hAnsi="Arial" w:cs="Arial"/>
            <w:sz w:val="20"/>
            <w:szCs w:val="20"/>
          </w:rPr>
          <w:t> </w:t>
        </w:r>
      </w:ins>
      <w:r>
        <w:rPr>
          <w:rFonts w:ascii="Arial" w:eastAsia="Arial" w:hAnsi="Arial" w:cs="Arial"/>
          <w:sz w:val="20"/>
          <w:szCs w:val="20"/>
        </w:rPr>
        <w:t>В.</w:t>
      </w:r>
      <w:ins w:id="278" w:author="Admin" w:date="2019-02-19T00:10:00Z">
        <w:r w:rsidR="00525311">
          <w:rPr>
            <w:rFonts w:ascii="Arial" w:eastAsia="Arial" w:hAnsi="Arial" w:cs="Arial"/>
            <w:sz w:val="20"/>
            <w:szCs w:val="20"/>
          </w:rPr>
          <w:t> </w:t>
        </w:r>
      </w:ins>
      <w:del w:id="279" w:author="Admin" w:date="2019-02-19T00:10:00Z">
        <w:r w:rsidDel="00525311">
          <w:rPr>
            <w:rFonts w:ascii="Arial" w:eastAsia="Arial" w:hAnsi="Arial" w:cs="Arial"/>
            <w:sz w:val="20"/>
            <w:szCs w:val="20"/>
          </w:rPr>
          <w:delText xml:space="preserve"> </w:delText>
        </w:r>
      </w:del>
      <w:r>
        <w:rPr>
          <w:rFonts w:ascii="Arial" w:eastAsia="Arial" w:hAnsi="Arial" w:cs="Arial"/>
          <w:sz w:val="20"/>
          <w:szCs w:val="20"/>
        </w:rPr>
        <w:t>Крылов. Второй год работает жюри ПОМИ РАН, которое возглавляет профессор А.</w:t>
      </w:r>
      <w:ins w:id="280" w:author="Admin" w:date="2019-02-19T00:10:00Z">
        <w:r w:rsidR="00525311">
          <w:rPr>
            <w:rFonts w:ascii="Arial" w:eastAsia="Arial" w:hAnsi="Arial" w:cs="Arial"/>
            <w:sz w:val="20"/>
            <w:szCs w:val="20"/>
          </w:rPr>
          <w:t> </w:t>
        </w:r>
      </w:ins>
      <w:r>
        <w:rPr>
          <w:rFonts w:ascii="Arial" w:eastAsia="Arial" w:hAnsi="Arial" w:cs="Arial"/>
          <w:sz w:val="20"/>
          <w:szCs w:val="20"/>
        </w:rPr>
        <w:t>И.</w:t>
      </w:r>
      <w:ins w:id="281" w:author="Admin" w:date="2019-02-19T00:10:00Z">
        <w:r w:rsidR="00525311">
          <w:rPr>
            <w:rFonts w:ascii="Arial" w:eastAsia="Arial" w:hAnsi="Arial" w:cs="Arial"/>
            <w:sz w:val="20"/>
            <w:szCs w:val="20"/>
          </w:rPr>
          <w:t> </w:t>
        </w:r>
      </w:ins>
      <w:del w:id="282" w:author="Admin" w:date="2019-02-19T00:10:00Z">
        <w:r w:rsidDel="00525311">
          <w:rPr>
            <w:rFonts w:ascii="Arial" w:eastAsia="Arial" w:hAnsi="Arial" w:cs="Arial"/>
            <w:sz w:val="20"/>
            <w:szCs w:val="20"/>
          </w:rPr>
          <w:delText xml:space="preserve"> </w:delText>
        </w:r>
      </w:del>
      <w:r>
        <w:rPr>
          <w:rFonts w:ascii="Arial" w:eastAsia="Arial" w:hAnsi="Arial" w:cs="Arial"/>
          <w:sz w:val="20"/>
          <w:szCs w:val="20"/>
        </w:rPr>
        <w:t>Назаров.</w:t>
      </w:r>
    </w:p>
    <w:p w:rsidR="00A33515" w:rsidRDefault="00A33515">
      <w:pPr>
        <w:spacing w:line="61" w:lineRule="exact"/>
        <w:rPr>
          <w:sz w:val="20"/>
          <w:szCs w:val="20"/>
        </w:rPr>
      </w:pPr>
    </w:p>
    <w:p w:rsidR="00A33515" w:rsidRDefault="001A4D22">
      <w:pPr>
        <w:spacing w:line="282" w:lineRule="auto"/>
        <w:ind w:firstLine="510"/>
        <w:jc w:val="both"/>
        <w:rPr>
          <w:sz w:val="20"/>
          <w:szCs w:val="20"/>
        </w:rPr>
      </w:pPr>
      <w:r>
        <w:rPr>
          <w:rFonts w:ascii="Arial" w:eastAsia="Arial" w:hAnsi="Arial" w:cs="Arial"/>
          <w:sz w:val="20"/>
          <w:szCs w:val="20"/>
        </w:rPr>
        <w:t xml:space="preserve">Развитие научной и проектной деятельности высветило ряд про-блем, без решения которых далее невозможно </w:t>
      </w:r>
      <w:del w:id="283" w:author="Admin" w:date="2019-02-19T00:10:00Z">
        <w:r w:rsidDel="00525311">
          <w:rPr>
            <w:rFonts w:ascii="Arial" w:eastAsia="Arial" w:hAnsi="Arial" w:cs="Arial"/>
            <w:sz w:val="20"/>
            <w:szCs w:val="20"/>
          </w:rPr>
          <w:delText xml:space="preserve">развивать </w:delText>
        </w:r>
      </w:del>
      <w:ins w:id="284" w:author="Admin" w:date="2019-02-19T00:10:00Z">
        <w:r w:rsidR="00525311">
          <w:rPr>
            <w:rFonts w:ascii="Arial" w:eastAsia="Arial" w:hAnsi="Arial" w:cs="Arial"/>
            <w:sz w:val="20"/>
            <w:szCs w:val="20"/>
          </w:rPr>
          <w:t xml:space="preserve">совершенсвтовать работу </w:t>
        </w:r>
      </w:ins>
      <w:r>
        <w:rPr>
          <w:rFonts w:ascii="Arial" w:eastAsia="Arial" w:hAnsi="Arial" w:cs="Arial"/>
          <w:sz w:val="20"/>
          <w:szCs w:val="20"/>
        </w:rPr>
        <w:t>научны</w:t>
      </w:r>
      <w:ins w:id="285" w:author="Admin" w:date="2019-02-19T00:10:00Z">
        <w:r w:rsidR="00525311">
          <w:rPr>
            <w:rFonts w:ascii="Arial" w:eastAsia="Arial" w:hAnsi="Arial" w:cs="Arial"/>
            <w:sz w:val="20"/>
            <w:szCs w:val="20"/>
          </w:rPr>
          <w:t>х</w:t>
        </w:r>
      </w:ins>
      <w:del w:id="286" w:author="Admin" w:date="2019-02-19T00:10:00Z">
        <w:r w:rsidDel="00525311">
          <w:rPr>
            <w:rFonts w:ascii="Arial" w:eastAsia="Arial" w:hAnsi="Arial" w:cs="Arial"/>
            <w:sz w:val="20"/>
            <w:szCs w:val="20"/>
          </w:rPr>
          <w:delText>е</w:delText>
        </w:r>
      </w:del>
      <w:r>
        <w:rPr>
          <w:rFonts w:ascii="Arial" w:eastAsia="Arial" w:hAnsi="Arial" w:cs="Arial"/>
          <w:sz w:val="20"/>
          <w:szCs w:val="20"/>
        </w:rPr>
        <w:t xml:space="preserve"> семи-</w:t>
      </w:r>
      <w:del w:id="287" w:author="Admin" w:date="2019-02-19T00:10:00Z">
        <w:r w:rsidDel="00525311">
          <w:rPr>
            <w:rFonts w:ascii="Arial" w:eastAsia="Arial" w:hAnsi="Arial" w:cs="Arial"/>
            <w:sz w:val="20"/>
            <w:szCs w:val="20"/>
          </w:rPr>
          <w:delText>нары</w:delText>
        </w:r>
      </w:del>
      <w:ins w:id="288" w:author="Admin" w:date="2019-02-19T00:10:00Z">
        <w:r w:rsidR="00525311">
          <w:rPr>
            <w:rFonts w:ascii="Arial" w:eastAsia="Arial" w:hAnsi="Arial" w:cs="Arial"/>
            <w:sz w:val="20"/>
            <w:szCs w:val="20"/>
          </w:rPr>
          <w:t>наров</w:t>
        </w:r>
      </w:ins>
      <w:r>
        <w:rPr>
          <w:rFonts w:ascii="Arial" w:eastAsia="Arial" w:hAnsi="Arial" w:cs="Arial"/>
          <w:sz w:val="20"/>
          <w:szCs w:val="20"/>
        </w:rPr>
        <w:t>. Для выполнения серьезных математических исследований школь-ник должен знать важнейшие разделы математики. Так возникла идея проведения летних профильных математических школ, в которых аспи-ранты и молодые кандидаты наук погружали старшеклассников в раз-делы математики, которые были совершенно необходимы для решения математических задач. Часто на семинарах летней школы ставились и задачи для исследования, и школьники успевали получить значительные результаты в их решении.</w:t>
      </w:r>
    </w:p>
    <w:p w:rsidR="00A33515" w:rsidRDefault="00A33515">
      <w:pPr>
        <w:spacing w:line="21" w:lineRule="exact"/>
        <w:rPr>
          <w:sz w:val="20"/>
          <w:szCs w:val="20"/>
        </w:rPr>
      </w:pPr>
    </w:p>
    <w:p w:rsidR="00A33515" w:rsidRDefault="001A4D22">
      <w:pPr>
        <w:spacing w:line="283" w:lineRule="auto"/>
        <w:ind w:firstLine="510"/>
        <w:jc w:val="both"/>
        <w:rPr>
          <w:sz w:val="20"/>
          <w:szCs w:val="20"/>
        </w:rPr>
      </w:pPr>
      <w:r>
        <w:rPr>
          <w:rFonts w:ascii="Arial" w:eastAsia="Arial" w:hAnsi="Arial" w:cs="Arial"/>
          <w:sz w:val="20"/>
          <w:szCs w:val="20"/>
        </w:rPr>
        <w:t>Пытливый подростковый ум нуждается в постоянной подпитке, ре-шении модельных задач, которые построены по следующему принципу. Каждая задача начинается введением в теорию, в котором ученику разъ-ясняются основные определения. При этом первые пункты задачи более или менее известны. По мере продвижения по задаче пункты усложня-ются, решения последних пунктов не</w:t>
      </w:r>
      <w:del w:id="289" w:author="Admin" w:date="2019-02-19T00:11:00Z">
        <w:r w:rsidDel="00525311">
          <w:rPr>
            <w:rFonts w:ascii="Arial" w:eastAsia="Arial" w:hAnsi="Arial" w:cs="Arial"/>
            <w:sz w:val="20"/>
            <w:szCs w:val="20"/>
          </w:rPr>
          <w:delText xml:space="preserve"> </w:delText>
        </w:r>
      </w:del>
      <w:r>
        <w:rPr>
          <w:rFonts w:ascii="Arial" w:eastAsia="Arial" w:hAnsi="Arial" w:cs="Arial"/>
          <w:sz w:val="20"/>
          <w:szCs w:val="20"/>
        </w:rPr>
        <w:t>известны автору задачи и часто яв-ляются темой самостоятельного научного исследования.</w:t>
      </w:r>
    </w:p>
    <w:p w:rsidR="00A33515" w:rsidRDefault="00A33515">
      <w:pPr>
        <w:spacing w:line="21" w:lineRule="exact"/>
        <w:rPr>
          <w:sz w:val="20"/>
          <w:szCs w:val="20"/>
        </w:rPr>
      </w:pPr>
    </w:p>
    <w:p w:rsidR="00A33515" w:rsidRDefault="001A4D22">
      <w:pPr>
        <w:numPr>
          <w:ilvl w:val="0"/>
          <w:numId w:val="7"/>
        </w:numPr>
        <w:tabs>
          <w:tab w:val="left" w:pos="709"/>
        </w:tabs>
        <w:spacing w:line="285" w:lineRule="auto"/>
        <w:ind w:firstLine="510"/>
        <w:jc w:val="both"/>
        <w:rPr>
          <w:rFonts w:ascii="Arial" w:eastAsia="Arial" w:hAnsi="Arial" w:cs="Arial"/>
          <w:sz w:val="20"/>
          <w:szCs w:val="20"/>
        </w:rPr>
      </w:pPr>
      <w:r>
        <w:rPr>
          <w:rFonts w:ascii="Arial" w:eastAsia="Arial" w:hAnsi="Arial" w:cs="Arial"/>
          <w:sz w:val="20"/>
          <w:szCs w:val="20"/>
        </w:rPr>
        <w:t xml:space="preserve">качестве реализации этой идеи появилось несколько турниров юных математиков, проводящихся в разных городах по схожим прави-лам. Участниками таких турниров были в основном старшеклассники. Один из таких турниров — Санкт-Петербургский турнир юных матема-тиков — проводится как раз при поддержке </w:t>
      </w:r>
      <w:ins w:id="290" w:author="Admin" w:date="2019-02-19T00:11:00Z">
        <w:r w:rsidR="00525311">
          <w:rPr>
            <w:rFonts w:ascii="Arial" w:eastAsia="Arial" w:hAnsi="Arial" w:cs="Arial"/>
            <w:sz w:val="20"/>
            <w:szCs w:val="20"/>
          </w:rPr>
          <w:t>ф</w:t>
        </w:r>
      </w:ins>
      <w:del w:id="291" w:author="Admin" w:date="2019-02-19T00:11:00Z">
        <w:r w:rsidDel="00525311">
          <w:rPr>
            <w:rFonts w:ascii="Arial" w:eastAsia="Arial" w:hAnsi="Arial" w:cs="Arial"/>
            <w:sz w:val="20"/>
            <w:szCs w:val="20"/>
          </w:rPr>
          <w:delText>Ф</w:delText>
        </w:r>
      </w:del>
      <w:r>
        <w:rPr>
          <w:rFonts w:ascii="Arial" w:eastAsia="Arial" w:hAnsi="Arial" w:cs="Arial"/>
          <w:sz w:val="20"/>
          <w:szCs w:val="20"/>
        </w:rPr>
        <w:t xml:space="preserve">онда «Время </w:t>
      </w:r>
      <w:ins w:id="292" w:author="Admin" w:date="2019-02-19T00:11:00Z">
        <w:r w:rsidR="00525311">
          <w:rPr>
            <w:rFonts w:ascii="Arial" w:eastAsia="Arial" w:hAnsi="Arial" w:cs="Arial"/>
            <w:sz w:val="20"/>
            <w:szCs w:val="20"/>
          </w:rPr>
          <w:t>н</w:t>
        </w:r>
      </w:ins>
      <w:del w:id="293" w:author="Admin" w:date="2019-02-19T00:11:00Z">
        <w:r w:rsidDel="00525311">
          <w:rPr>
            <w:rFonts w:ascii="Arial" w:eastAsia="Arial" w:hAnsi="Arial" w:cs="Arial"/>
            <w:sz w:val="20"/>
            <w:szCs w:val="20"/>
          </w:rPr>
          <w:delText>Н</w:delText>
        </w:r>
      </w:del>
      <w:r>
        <w:rPr>
          <w:rFonts w:ascii="Arial" w:eastAsia="Arial" w:hAnsi="Arial" w:cs="Arial"/>
          <w:sz w:val="20"/>
          <w:szCs w:val="20"/>
        </w:rPr>
        <w:t>ауки».</w:t>
      </w:r>
    </w:p>
    <w:p w:rsidR="00A33515" w:rsidRDefault="00A33515">
      <w:pPr>
        <w:spacing w:line="19" w:lineRule="exact"/>
        <w:rPr>
          <w:sz w:val="20"/>
          <w:szCs w:val="20"/>
        </w:rPr>
      </w:pPr>
    </w:p>
    <w:p w:rsidR="00A33515" w:rsidRDefault="001A4D22">
      <w:pPr>
        <w:spacing w:line="306" w:lineRule="auto"/>
        <w:ind w:firstLine="510"/>
        <w:jc w:val="both"/>
        <w:rPr>
          <w:sz w:val="20"/>
          <w:szCs w:val="20"/>
        </w:rPr>
      </w:pPr>
      <w:r>
        <w:rPr>
          <w:rFonts w:ascii="Arial" w:eastAsia="Arial" w:hAnsi="Arial" w:cs="Arial"/>
          <w:sz w:val="19"/>
          <w:szCs w:val="19"/>
        </w:rPr>
        <w:t xml:space="preserve">Форма проведения турнира была заимствована из </w:t>
      </w:r>
      <w:ins w:id="294" w:author="Admin" w:date="2019-02-19T00:11:00Z">
        <w:r w:rsidR="00525311">
          <w:rPr>
            <w:rFonts w:ascii="Arial" w:eastAsia="Arial" w:hAnsi="Arial" w:cs="Arial"/>
            <w:sz w:val="19"/>
            <w:szCs w:val="19"/>
          </w:rPr>
          <w:t>б</w:t>
        </w:r>
      </w:ins>
      <w:del w:id="295" w:author="Admin" w:date="2019-02-19T00:11:00Z">
        <w:r w:rsidDel="00525311">
          <w:rPr>
            <w:rFonts w:ascii="Arial" w:eastAsia="Arial" w:hAnsi="Arial" w:cs="Arial"/>
            <w:sz w:val="19"/>
            <w:szCs w:val="19"/>
          </w:rPr>
          <w:delText>Б</w:delText>
        </w:r>
      </w:del>
      <w:r>
        <w:rPr>
          <w:rFonts w:ascii="Arial" w:eastAsia="Arial" w:hAnsi="Arial" w:cs="Arial"/>
          <w:sz w:val="19"/>
          <w:szCs w:val="19"/>
        </w:rPr>
        <w:t>елорусских тур-ниров юных математиков (к.</w:t>
      </w:r>
      <w:ins w:id="296" w:author="Admin" w:date="2019-02-19T00:11:00Z">
        <w:r w:rsidR="00525311">
          <w:rPr>
            <w:rFonts w:ascii="Arial" w:eastAsia="Arial" w:hAnsi="Arial" w:cs="Arial"/>
            <w:sz w:val="19"/>
            <w:szCs w:val="19"/>
          </w:rPr>
          <w:t> </w:t>
        </w:r>
      </w:ins>
      <w:del w:id="297" w:author="Admin" w:date="2019-02-19T00:11:00Z">
        <w:r w:rsidDel="00525311">
          <w:rPr>
            <w:rFonts w:ascii="Arial" w:eastAsia="Arial" w:hAnsi="Arial" w:cs="Arial"/>
            <w:sz w:val="19"/>
            <w:szCs w:val="19"/>
          </w:rPr>
          <w:delText xml:space="preserve"> </w:delText>
        </w:r>
      </w:del>
      <w:r>
        <w:rPr>
          <w:rFonts w:ascii="Arial" w:eastAsia="Arial" w:hAnsi="Arial" w:cs="Arial"/>
          <w:sz w:val="19"/>
          <w:szCs w:val="19"/>
        </w:rPr>
        <w:t>ф.-м.</w:t>
      </w:r>
      <w:ins w:id="298" w:author="Admin" w:date="2019-02-19T00:11:00Z">
        <w:r w:rsidR="00525311">
          <w:rPr>
            <w:rFonts w:ascii="Arial" w:eastAsia="Arial" w:hAnsi="Arial" w:cs="Arial"/>
            <w:sz w:val="19"/>
            <w:szCs w:val="19"/>
          </w:rPr>
          <w:t> </w:t>
        </w:r>
      </w:ins>
      <w:del w:id="299" w:author="Admin" w:date="2019-02-19T00:11:00Z">
        <w:r w:rsidDel="00525311">
          <w:rPr>
            <w:rFonts w:ascii="Arial" w:eastAsia="Arial" w:hAnsi="Arial" w:cs="Arial"/>
            <w:sz w:val="19"/>
            <w:szCs w:val="19"/>
          </w:rPr>
          <w:delText xml:space="preserve"> </w:delText>
        </w:r>
      </w:del>
      <w:r>
        <w:rPr>
          <w:rFonts w:ascii="Arial" w:eastAsia="Arial" w:hAnsi="Arial" w:cs="Arial"/>
          <w:sz w:val="19"/>
          <w:szCs w:val="19"/>
        </w:rPr>
        <w:t>н. Б.</w:t>
      </w:r>
      <w:ins w:id="300" w:author="Admin" w:date="2019-02-19T00:12:00Z">
        <w:r w:rsidR="00525311">
          <w:rPr>
            <w:rFonts w:ascii="Arial" w:eastAsia="Arial" w:hAnsi="Arial" w:cs="Arial"/>
            <w:sz w:val="19"/>
            <w:szCs w:val="19"/>
          </w:rPr>
          <w:t> </w:t>
        </w:r>
      </w:ins>
      <w:r>
        <w:rPr>
          <w:rFonts w:ascii="Arial" w:eastAsia="Arial" w:hAnsi="Arial" w:cs="Arial"/>
          <w:sz w:val="19"/>
          <w:szCs w:val="19"/>
        </w:rPr>
        <w:t>В.</w:t>
      </w:r>
      <w:ins w:id="301" w:author="Admin" w:date="2019-02-19T00:12:00Z">
        <w:r w:rsidR="00525311">
          <w:rPr>
            <w:rFonts w:ascii="Arial" w:eastAsia="Arial" w:hAnsi="Arial" w:cs="Arial"/>
            <w:sz w:val="19"/>
            <w:szCs w:val="19"/>
          </w:rPr>
          <w:t> </w:t>
        </w:r>
      </w:ins>
      <w:del w:id="302" w:author="Admin" w:date="2019-02-19T00:12:00Z">
        <w:r w:rsidDel="00525311">
          <w:rPr>
            <w:rFonts w:ascii="Arial" w:eastAsia="Arial" w:hAnsi="Arial" w:cs="Arial"/>
            <w:sz w:val="19"/>
            <w:szCs w:val="19"/>
          </w:rPr>
          <w:delText xml:space="preserve"> </w:delText>
        </w:r>
      </w:del>
      <w:r>
        <w:rPr>
          <w:rFonts w:ascii="Arial" w:eastAsia="Arial" w:hAnsi="Arial" w:cs="Arial"/>
          <w:sz w:val="19"/>
          <w:szCs w:val="19"/>
        </w:rPr>
        <w:t>Задворный), хотя петербургс-кий турнир отличается более жесткими правилами проведения и труд-ностью задач. В последнее время петербургские турниры юных матема-</w:t>
      </w:r>
    </w:p>
    <w:p w:rsidR="00A33515" w:rsidRDefault="00A33515">
      <w:pPr>
        <w:spacing w:line="49"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IV</w:t>
      </w:r>
      <w:r>
        <w:rPr>
          <w:rFonts w:ascii="Arial" w:eastAsia="Arial" w:hAnsi="Arial" w:cs="Arial"/>
          <w:sz w:val="20"/>
          <w:szCs w:val="20"/>
        </w:rPr>
        <w:t xml:space="preserve"> −</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303" w:name="page6"/>
      <w:bookmarkEnd w:id="303"/>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spacing w:line="284" w:lineRule="auto"/>
        <w:jc w:val="both"/>
        <w:rPr>
          <w:sz w:val="20"/>
          <w:szCs w:val="20"/>
        </w:rPr>
      </w:pPr>
      <w:r>
        <w:rPr>
          <w:rFonts w:ascii="Arial" w:eastAsia="Arial" w:hAnsi="Arial" w:cs="Arial"/>
          <w:sz w:val="20"/>
          <w:szCs w:val="20"/>
        </w:rPr>
        <w:t>тиков проводятся и для 5–7 классов (средняя и младшая лига). Факт су-ществования этих турниров, по нашему убеждению, способству</w:t>
      </w:r>
      <w:ins w:id="304" w:author="Admin" w:date="2019-02-19T00:12:00Z">
        <w:r w:rsidR="00CD7619">
          <w:rPr>
            <w:rFonts w:ascii="Arial" w:eastAsia="Arial" w:hAnsi="Arial" w:cs="Arial"/>
            <w:sz w:val="20"/>
            <w:szCs w:val="20"/>
          </w:rPr>
          <w:t>е</w:t>
        </w:r>
      </w:ins>
      <w:del w:id="305" w:author="Admin" w:date="2019-02-19T00:12:00Z">
        <w:r w:rsidDel="00CD7619">
          <w:rPr>
            <w:rFonts w:ascii="Arial" w:eastAsia="Arial" w:hAnsi="Arial" w:cs="Arial"/>
            <w:sz w:val="20"/>
            <w:szCs w:val="20"/>
          </w:rPr>
          <w:delText>ю</w:delText>
        </w:r>
      </w:del>
      <w:r>
        <w:rPr>
          <w:rFonts w:ascii="Arial" w:eastAsia="Arial" w:hAnsi="Arial" w:cs="Arial"/>
          <w:sz w:val="20"/>
          <w:szCs w:val="20"/>
        </w:rPr>
        <w:t>т при-влечению к занятиям наукой талантливых детей, которые впоследствии станут уч</w:t>
      </w:r>
      <w:ins w:id="306" w:author="Admin" w:date="2019-02-19T00:12:00Z">
        <w:r w:rsidR="00CD7619">
          <w:rPr>
            <w:rFonts w:ascii="Arial" w:eastAsia="Arial" w:hAnsi="Arial" w:cs="Arial"/>
            <w:sz w:val="20"/>
            <w:szCs w:val="20"/>
          </w:rPr>
          <w:t>астн</w:t>
        </w:r>
      </w:ins>
      <w:del w:id="307" w:author="Admin" w:date="2019-02-19T00:12:00Z">
        <w:r w:rsidDel="00CD7619">
          <w:rPr>
            <w:rFonts w:ascii="Arial" w:eastAsia="Arial" w:hAnsi="Arial" w:cs="Arial"/>
            <w:sz w:val="20"/>
            <w:szCs w:val="20"/>
          </w:rPr>
          <w:delText>ен</w:delText>
        </w:r>
      </w:del>
      <w:r>
        <w:rPr>
          <w:rFonts w:ascii="Arial" w:eastAsia="Arial" w:hAnsi="Arial" w:cs="Arial"/>
          <w:sz w:val="20"/>
          <w:szCs w:val="20"/>
        </w:rPr>
        <w:t>иками научных семинаров ЛНМО. Руководитель проекта — И.</w:t>
      </w:r>
      <w:ins w:id="308" w:author="Admin" w:date="2019-02-19T00:12:00Z">
        <w:r w:rsidR="00CD7619">
          <w:rPr>
            <w:rFonts w:ascii="Arial" w:eastAsia="Arial" w:hAnsi="Arial" w:cs="Arial"/>
            <w:sz w:val="20"/>
            <w:szCs w:val="20"/>
          </w:rPr>
          <w:t> </w:t>
        </w:r>
      </w:ins>
      <w:r>
        <w:rPr>
          <w:rFonts w:ascii="Arial" w:eastAsia="Arial" w:hAnsi="Arial" w:cs="Arial"/>
          <w:sz w:val="20"/>
          <w:szCs w:val="20"/>
        </w:rPr>
        <w:t>С.</w:t>
      </w:r>
      <w:ins w:id="309" w:author="Admin" w:date="2019-02-19T00:12:00Z">
        <w:r w:rsidR="00CD7619">
          <w:rPr>
            <w:rFonts w:ascii="Arial" w:eastAsia="Arial" w:hAnsi="Arial" w:cs="Arial"/>
            <w:sz w:val="20"/>
            <w:szCs w:val="20"/>
          </w:rPr>
          <w:t> </w:t>
        </w:r>
      </w:ins>
      <w:del w:id="310" w:author="Admin" w:date="2019-02-19T00:12:00Z">
        <w:r w:rsidDel="00CD7619">
          <w:rPr>
            <w:rFonts w:ascii="Arial" w:eastAsia="Arial" w:hAnsi="Arial" w:cs="Arial"/>
            <w:sz w:val="20"/>
            <w:szCs w:val="20"/>
          </w:rPr>
          <w:delText xml:space="preserve"> </w:delText>
        </w:r>
      </w:del>
      <w:r>
        <w:rPr>
          <w:rFonts w:ascii="Arial" w:eastAsia="Arial" w:hAnsi="Arial" w:cs="Arial"/>
          <w:sz w:val="20"/>
          <w:szCs w:val="20"/>
        </w:rPr>
        <w:t>Алексеев. Жюри турниров возглавляют к. ф.-м. н. Ю.</w:t>
      </w:r>
      <w:ins w:id="311" w:author="Admin" w:date="2019-02-19T00:12:00Z">
        <w:r w:rsidR="00CD7619">
          <w:rPr>
            <w:rFonts w:ascii="Arial" w:eastAsia="Arial" w:hAnsi="Arial" w:cs="Arial"/>
            <w:sz w:val="20"/>
            <w:szCs w:val="20"/>
          </w:rPr>
          <w:t> </w:t>
        </w:r>
      </w:ins>
      <w:r>
        <w:rPr>
          <w:rFonts w:ascii="Arial" w:eastAsia="Arial" w:hAnsi="Arial" w:cs="Arial"/>
          <w:sz w:val="20"/>
          <w:szCs w:val="20"/>
        </w:rPr>
        <w:t>А.</w:t>
      </w:r>
      <w:del w:id="312" w:author="Admin" w:date="2019-02-19T00:12:00Z">
        <w:r w:rsidDel="00CD7619">
          <w:rPr>
            <w:rFonts w:ascii="Arial" w:eastAsia="Arial" w:hAnsi="Arial" w:cs="Arial"/>
            <w:sz w:val="20"/>
            <w:szCs w:val="20"/>
          </w:rPr>
          <w:delText xml:space="preserve"> </w:delText>
        </w:r>
      </w:del>
      <w:ins w:id="313" w:author="Admin" w:date="2019-02-19T00:12:00Z">
        <w:r w:rsidR="00CD7619">
          <w:rPr>
            <w:rFonts w:ascii="Arial" w:eastAsia="Arial" w:hAnsi="Arial" w:cs="Arial"/>
            <w:sz w:val="20"/>
            <w:szCs w:val="20"/>
          </w:rPr>
          <w:t> </w:t>
        </w:r>
      </w:ins>
      <w:r>
        <w:rPr>
          <w:rFonts w:ascii="Arial" w:eastAsia="Arial" w:hAnsi="Arial" w:cs="Arial"/>
          <w:sz w:val="20"/>
          <w:szCs w:val="20"/>
        </w:rPr>
        <w:t>Ильин и про-фессор В.</w:t>
      </w:r>
      <w:ins w:id="314" w:author="Admin" w:date="2019-02-19T00:12:00Z">
        <w:r w:rsidR="00CD7619">
          <w:rPr>
            <w:rFonts w:ascii="Arial" w:eastAsia="Arial" w:hAnsi="Arial" w:cs="Arial"/>
            <w:sz w:val="20"/>
            <w:szCs w:val="20"/>
          </w:rPr>
          <w:t> </w:t>
        </w:r>
      </w:ins>
      <w:r>
        <w:rPr>
          <w:rFonts w:ascii="Arial" w:eastAsia="Arial" w:hAnsi="Arial" w:cs="Arial"/>
          <w:sz w:val="20"/>
          <w:szCs w:val="20"/>
        </w:rPr>
        <w:t>М.</w:t>
      </w:r>
      <w:ins w:id="315" w:author="Admin" w:date="2019-02-19T00:12:00Z">
        <w:r w:rsidR="00CD7619">
          <w:rPr>
            <w:rFonts w:ascii="Arial" w:eastAsia="Arial" w:hAnsi="Arial" w:cs="Arial"/>
            <w:sz w:val="20"/>
            <w:szCs w:val="20"/>
          </w:rPr>
          <w:t> </w:t>
        </w:r>
      </w:ins>
      <w:del w:id="316" w:author="Admin" w:date="2019-02-19T00:12:00Z">
        <w:r w:rsidDel="00CD7619">
          <w:rPr>
            <w:rFonts w:ascii="Arial" w:eastAsia="Arial" w:hAnsi="Arial" w:cs="Arial"/>
            <w:sz w:val="20"/>
            <w:szCs w:val="20"/>
          </w:rPr>
          <w:delText xml:space="preserve"> </w:delText>
        </w:r>
      </w:del>
      <w:r>
        <w:rPr>
          <w:rFonts w:ascii="Arial" w:eastAsia="Arial" w:hAnsi="Arial" w:cs="Arial"/>
          <w:sz w:val="20"/>
          <w:szCs w:val="20"/>
        </w:rPr>
        <w:t>Нежинский.</w:t>
      </w:r>
    </w:p>
    <w:p w:rsidR="00A33515" w:rsidRDefault="00A33515">
      <w:pPr>
        <w:spacing w:line="34" w:lineRule="exact"/>
        <w:rPr>
          <w:sz w:val="20"/>
          <w:szCs w:val="20"/>
        </w:rPr>
      </w:pPr>
    </w:p>
    <w:p w:rsidR="00A33515" w:rsidRDefault="001A4D22">
      <w:pPr>
        <w:spacing w:line="287" w:lineRule="auto"/>
        <w:ind w:firstLine="510"/>
        <w:jc w:val="both"/>
        <w:rPr>
          <w:sz w:val="20"/>
          <w:szCs w:val="20"/>
        </w:rPr>
      </w:pPr>
      <w:r>
        <w:rPr>
          <w:rFonts w:ascii="Arial" w:eastAsia="Arial" w:hAnsi="Arial" w:cs="Arial"/>
          <w:sz w:val="20"/>
          <w:szCs w:val="20"/>
        </w:rPr>
        <w:t>Усилиями европейских математиков по аналогичным правилам организован международный турнир, участниками которого становят-ся победители национальных турниров. Президентом конкурса является профессор Давид Змейков.</w:t>
      </w:r>
    </w:p>
    <w:p w:rsidR="00A33515" w:rsidRDefault="00A33515">
      <w:pPr>
        <w:spacing w:line="31" w:lineRule="exact"/>
        <w:rPr>
          <w:sz w:val="20"/>
          <w:szCs w:val="20"/>
        </w:rPr>
      </w:pPr>
    </w:p>
    <w:p w:rsidR="00A33515" w:rsidRDefault="001A4D22">
      <w:pPr>
        <w:spacing w:line="282" w:lineRule="auto"/>
        <w:ind w:firstLine="510"/>
        <w:jc w:val="both"/>
        <w:rPr>
          <w:sz w:val="20"/>
          <w:szCs w:val="20"/>
        </w:rPr>
      </w:pPr>
      <w:r>
        <w:rPr>
          <w:rFonts w:ascii="Arial" w:eastAsia="Arial" w:hAnsi="Arial" w:cs="Arial"/>
          <w:sz w:val="20"/>
          <w:szCs w:val="20"/>
        </w:rPr>
        <w:t xml:space="preserve">Олимпиада «Математика НОН-СТОП» выполняет ту же функцию, что и младшая и средняя лиги </w:t>
      </w:r>
      <w:ins w:id="317" w:author="Admin" w:date="2019-02-19T00:13:00Z">
        <w:r w:rsidR="00CD7619">
          <w:rPr>
            <w:rFonts w:ascii="Arial" w:eastAsia="Arial" w:hAnsi="Arial" w:cs="Arial"/>
            <w:sz w:val="20"/>
            <w:szCs w:val="20"/>
          </w:rPr>
          <w:t>т</w:t>
        </w:r>
      </w:ins>
      <w:del w:id="318" w:author="Admin" w:date="2019-02-19T00:13:00Z">
        <w:r w:rsidDel="00CD7619">
          <w:rPr>
            <w:rFonts w:ascii="Arial" w:eastAsia="Arial" w:hAnsi="Arial" w:cs="Arial"/>
            <w:sz w:val="20"/>
            <w:szCs w:val="20"/>
          </w:rPr>
          <w:delText>Т</w:delText>
        </w:r>
      </w:del>
      <w:r>
        <w:rPr>
          <w:rFonts w:ascii="Arial" w:eastAsia="Arial" w:hAnsi="Arial" w:cs="Arial"/>
          <w:sz w:val="20"/>
          <w:szCs w:val="20"/>
        </w:rPr>
        <w:t>урнира юных математиков, — привле-кать школьников 4–8 классов к решению исследовательских задач. Нам казалось неразумным сразу приступить к решению этой трудной задачи, необходимо было воспитать молодых математиков — составителей ис-следовательских задач и найти в Петербурге школы, понимающие важ-ность этого проекта. С этими задачами олимпиада прекрасно справи-лась.</w:t>
      </w:r>
    </w:p>
    <w:p w:rsidR="00A33515" w:rsidRDefault="00A33515">
      <w:pPr>
        <w:spacing w:line="40" w:lineRule="exact"/>
        <w:rPr>
          <w:sz w:val="20"/>
          <w:szCs w:val="20"/>
        </w:rPr>
      </w:pPr>
    </w:p>
    <w:p w:rsidR="00A33515" w:rsidRDefault="001A4D22">
      <w:pPr>
        <w:numPr>
          <w:ilvl w:val="0"/>
          <w:numId w:val="8"/>
        </w:numPr>
        <w:tabs>
          <w:tab w:val="left" w:pos="678"/>
        </w:tabs>
        <w:spacing w:line="283" w:lineRule="auto"/>
        <w:ind w:firstLine="510"/>
        <w:jc w:val="both"/>
        <w:rPr>
          <w:rFonts w:ascii="Arial" w:eastAsia="Arial" w:hAnsi="Arial" w:cs="Arial"/>
          <w:sz w:val="20"/>
          <w:szCs w:val="20"/>
        </w:rPr>
      </w:pPr>
      <w:r>
        <w:rPr>
          <w:rFonts w:ascii="Arial" w:eastAsia="Arial" w:hAnsi="Arial" w:cs="Arial"/>
          <w:sz w:val="20"/>
          <w:szCs w:val="20"/>
        </w:rPr>
        <w:t xml:space="preserve">первые годы олимпиады отбор задач был традиционен, они под-бирались из числа задач петербургских, московских, белорусских олим-пиад, однако усложнялись правила </w:t>
      </w:r>
      <w:del w:id="319" w:author="Admin" w:date="2019-02-19T00:13:00Z">
        <w:r w:rsidDel="00CD7619">
          <w:rPr>
            <w:rFonts w:ascii="Arial" w:eastAsia="Arial" w:hAnsi="Arial" w:cs="Arial"/>
            <w:sz w:val="20"/>
            <w:szCs w:val="20"/>
          </w:rPr>
          <w:delText xml:space="preserve">ее </w:delText>
        </w:r>
      </w:del>
      <w:ins w:id="320" w:author="Admin" w:date="2019-02-19T00:13:00Z">
        <w:r w:rsidR="00CD7619">
          <w:rPr>
            <w:rFonts w:ascii="Arial" w:eastAsia="Arial" w:hAnsi="Arial" w:cs="Arial"/>
            <w:sz w:val="20"/>
            <w:szCs w:val="20"/>
          </w:rPr>
          <w:t xml:space="preserve">их </w:t>
        </w:r>
      </w:ins>
      <w:r>
        <w:rPr>
          <w:rFonts w:ascii="Arial" w:eastAsia="Arial" w:hAnsi="Arial" w:cs="Arial"/>
          <w:sz w:val="20"/>
          <w:szCs w:val="20"/>
        </w:rPr>
        <w:t>выполнения. Каждая задача олим-пиады состояла из трех пунктов, решение первого из которых оценива-лось в 3 балла, решение второго — в 6 баллов, а третьего в 9 баллов. В зачет по каждой задаче входил тот пункт, за который участник получил наибольшее число баллов.</w:t>
      </w:r>
    </w:p>
    <w:p w:rsidR="00A33515" w:rsidRDefault="00A33515">
      <w:pPr>
        <w:spacing w:line="36" w:lineRule="exact"/>
        <w:rPr>
          <w:sz w:val="20"/>
          <w:szCs w:val="20"/>
        </w:rPr>
      </w:pPr>
    </w:p>
    <w:p w:rsidR="00A33515" w:rsidRDefault="001A4D22">
      <w:pPr>
        <w:spacing w:line="284" w:lineRule="auto"/>
        <w:ind w:firstLine="510"/>
        <w:jc w:val="both"/>
        <w:rPr>
          <w:sz w:val="20"/>
          <w:szCs w:val="20"/>
        </w:rPr>
      </w:pPr>
      <w:r>
        <w:rPr>
          <w:rFonts w:ascii="Arial" w:eastAsia="Arial" w:hAnsi="Arial" w:cs="Arial"/>
          <w:sz w:val="20"/>
          <w:szCs w:val="20"/>
        </w:rPr>
        <w:t>Тем самым школьнику необходимо не только решать задачи, но и продумывать стратегию работы на олимпиаде. Многие школьники, ко-торые брались за решение только сложных пунктов, зачастую делали в них ошибки и получали невысокий балл на олимпиаде. Такая же участь ждала тех, кто решал простые пункты, их суммарный балл также был невысок.</w:t>
      </w:r>
    </w:p>
    <w:p w:rsidR="00A33515" w:rsidRDefault="00A33515">
      <w:pPr>
        <w:spacing w:line="34" w:lineRule="exact"/>
        <w:rPr>
          <w:sz w:val="20"/>
          <w:szCs w:val="20"/>
        </w:rPr>
      </w:pPr>
    </w:p>
    <w:p w:rsidR="00A33515" w:rsidRDefault="001A4D22">
      <w:pPr>
        <w:spacing w:line="279" w:lineRule="auto"/>
        <w:ind w:firstLine="510"/>
        <w:jc w:val="both"/>
        <w:rPr>
          <w:sz w:val="20"/>
          <w:szCs w:val="20"/>
        </w:rPr>
      </w:pPr>
      <w:r>
        <w:rPr>
          <w:rFonts w:ascii="Arial" w:eastAsia="Arial" w:hAnsi="Arial" w:cs="Arial"/>
          <w:sz w:val="20"/>
          <w:szCs w:val="20"/>
        </w:rPr>
        <w:t>Большое значение мы придавали тому факту, что школьники, ко-торые не справились с решениями задач во время олимпиады, дома и</w:t>
      </w:r>
    </w:p>
    <w:p w:rsidR="00A33515" w:rsidRDefault="00A33515">
      <w:pPr>
        <w:spacing w:line="1" w:lineRule="exact"/>
        <w:rPr>
          <w:sz w:val="20"/>
          <w:szCs w:val="20"/>
        </w:rPr>
      </w:pPr>
    </w:p>
    <w:p w:rsidR="00A33515" w:rsidRDefault="001A4D22">
      <w:pPr>
        <w:numPr>
          <w:ilvl w:val="0"/>
          <w:numId w:val="9"/>
        </w:numPr>
        <w:tabs>
          <w:tab w:val="left" w:pos="165"/>
        </w:tabs>
        <w:spacing w:line="287" w:lineRule="auto"/>
        <w:jc w:val="both"/>
        <w:rPr>
          <w:rFonts w:ascii="Arial" w:eastAsia="Arial" w:hAnsi="Arial" w:cs="Arial"/>
          <w:sz w:val="20"/>
          <w:szCs w:val="20"/>
        </w:rPr>
      </w:pPr>
      <w:r>
        <w:rPr>
          <w:rFonts w:ascii="Arial" w:eastAsia="Arial" w:hAnsi="Arial" w:cs="Arial"/>
          <w:sz w:val="20"/>
          <w:szCs w:val="20"/>
        </w:rPr>
        <w:t>школе могли продолжить их решение. А наиболее глубокие школьни-ки получали приглашение заниматься в научных семинарах и учиться в профильных математических классах, организуемых на основе государ-ственно-частного партнерства ЛНМО и ГБОУ СОШ №564.</w:t>
      </w:r>
    </w:p>
    <w:p w:rsidR="00A33515" w:rsidRDefault="00A33515">
      <w:pPr>
        <w:spacing w:line="30" w:lineRule="exact"/>
        <w:rPr>
          <w:rFonts w:ascii="Arial" w:eastAsia="Arial" w:hAnsi="Arial" w:cs="Arial"/>
          <w:sz w:val="20"/>
          <w:szCs w:val="20"/>
        </w:rPr>
      </w:pPr>
    </w:p>
    <w:p w:rsidR="00A33515" w:rsidRDefault="001A4D22">
      <w:pPr>
        <w:ind w:left="520"/>
        <w:rPr>
          <w:rFonts w:ascii="Arial" w:eastAsia="Arial" w:hAnsi="Arial" w:cs="Arial"/>
          <w:sz w:val="20"/>
          <w:szCs w:val="20"/>
        </w:rPr>
      </w:pPr>
      <w:r>
        <w:rPr>
          <w:rFonts w:ascii="Arial" w:eastAsia="Arial" w:hAnsi="Arial" w:cs="Arial"/>
          <w:sz w:val="19"/>
          <w:szCs w:val="19"/>
        </w:rPr>
        <w:t>Тем самым была решена задача по привлечению школьников к за-</w:t>
      </w:r>
    </w:p>
    <w:p w:rsidR="00A33515" w:rsidRDefault="00A33515">
      <w:pPr>
        <w:spacing w:line="275" w:lineRule="exact"/>
        <w:rPr>
          <w:rFonts w:ascii="Arial" w:eastAsia="Arial" w:hAnsi="Arial" w:cs="Arial"/>
          <w:sz w:val="20"/>
          <w:szCs w:val="20"/>
        </w:rPr>
      </w:pPr>
    </w:p>
    <w:p w:rsidR="00A33515" w:rsidRDefault="001A4D22">
      <w:pPr>
        <w:numPr>
          <w:ilvl w:val="1"/>
          <w:numId w:val="9"/>
        </w:numPr>
        <w:tabs>
          <w:tab w:val="left" w:pos="3320"/>
        </w:tabs>
        <w:ind w:left="3320" w:hanging="254"/>
        <w:rPr>
          <w:rFonts w:ascii="Arial" w:eastAsia="Arial" w:hAnsi="Arial" w:cs="Arial"/>
          <w:sz w:val="20"/>
          <w:szCs w:val="20"/>
        </w:rPr>
      </w:pPr>
      <w:r>
        <w:rPr>
          <w:rFonts w:ascii="Arial" w:eastAsia="Arial" w:hAnsi="Arial" w:cs="Arial"/>
          <w:b/>
          <w:bCs/>
          <w:sz w:val="20"/>
          <w:szCs w:val="20"/>
        </w:rPr>
        <w:t xml:space="preserve">V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ind w:right="60"/>
        <w:jc w:val="center"/>
        <w:rPr>
          <w:sz w:val="20"/>
          <w:szCs w:val="20"/>
        </w:rPr>
      </w:pPr>
      <w:bookmarkStart w:id="321" w:name="page7"/>
      <w:bookmarkEnd w:id="321"/>
      <w:r>
        <w:rPr>
          <w:rFonts w:ascii="Arial" w:eastAsia="Arial" w:hAnsi="Arial" w:cs="Arial"/>
          <w:sz w:val="18"/>
          <w:szCs w:val="18"/>
        </w:rPr>
        <w:lastRenderedPageBreak/>
        <w:t>Предисловие</w:t>
      </w:r>
    </w:p>
    <w:p w:rsidR="00A33515" w:rsidRDefault="00A33515">
      <w:pPr>
        <w:spacing w:line="184" w:lineRule="exact"/>
        <w:rPr>
          <w:sz w:val="20"/>
          <w:szCs w:val="20"/>
        </w:rPr>
      </w:pPr>
    </w:p>
    <w:p w:rsidR="00A33515" w:rsidRDefault="001A4D22">
      <w:pPr>
        <w:spacing w:line="298" w:lineRule="auto"/>
        <w:ind w:right="60"/>
        <w:jc w:val="both"/>
        <w:rPr>
          <w:sz w:val="20"/>
          <w:szCs w:val="20"/>
        </w:rPr>
      </w:pPr>
      <w:r>
        <w:rPr>
          <w:rFonts w:ascii="Arial" w:eastAsia="Arial" w:hAnsi="Arial" w:cs="Arial"/>
          <w:sz w:val="19"/>
          <w:szCs w:val="19"/>
        </w:rPr>
        <w:t xml:space="preserve">нятиям математикой, а также сформировался коллектив студентов–ма-тематиков, способных предлагать исследовательские задачи. И с 2016 го-да олимпиада «Математика НОН-СТОП» приобрела задуманную форму. Каждая задача </w:t>
      </w:r>
      <w:r>
        <w:rPr>
          <w:rFonts w:ascii="Arial" w:eastAsia="Arial" w:hAnsi="Arial" w:cs="Arial"/>
          <w:i/>
          <w:iCs/>
          <w:sz w:val="19"/>
          <w:szCs w:val="19"/>
        </w:rPr>
        <w:t>базовых вариантов</w:t>
      </w:r>
      <w:r>
        <w:rPr>
          <w:rFonts w:ascii="Arial" w:eastAsia="Arial" w:hAnsi="Arial" w:cs="Arial"/>
          <w:sz w:val="19"/>
          <w:szCs w:val="19"/>
        </w:rPr>
        <w:t xml:space="preserve">, как и прежде, состоит из трех пунктов, последний из которых наиболее сложен, размышления по этому пункту могут привести школьника к решению научной проблемы. Для школьни-ков 7–8 классов появился </w:t>
      </w:r>
      <w:r>
        <w:rPr>
          <w:rFonts w:ascii="Arial" w:eastAsia="Arial" w:hAnsi="Arial" w:cs="Arial"/>
          <w:i/>
          <w:iCs/>
          <w:sz w:val="19"/>
          <w:szCs w:val="19"/>
        </w:rPr>
        <w:t>профильный вариант</w:t>
      </w:r>
      <w:r>
        <w:rPr>
          <w:rFonts w:ascii="Arial" w:eastAsia="Arial" w:hAnsi="Arial" w:cs="Arial"/>
          <w:sz w:val="19"/>
          <w:szCs w:val="19"/>
        </w:rPr>
        <w:t>, для реализации возмож-ности поиска одаренных детей, которые не занимаются в математиче-ских кружках, даже если, возможно, учатся в математических школах.</w:t>
      </w:r>
    </w:p>
    <w:p w:rsidR="00A33515" w:rsidRDefault="00A33515">
      <w:pPr>
        <w:spacing w:line="28" w:lineRule="exact"/>
        <w:rPr>
          <w:sz w:val="20"/>
          <w:szCs w:val="20"/>
        </w:rPr>
      </w:pPr>
    </w:p>
    <w:p w:rsidR="00A33515" w:rsidRDefault="001A4D22">
      <w:pPr>
        <w:spacing w:line="294" w:lineRule="auto"/>
        <w:ind w:firstLine="510"/>
        <w:jc w:val="both"/>
        <w:rPr>
          <w:sz w:val="20"/>
          <w:szCs w:val="20"/>
        </w:rPr>
      </w:pPr>
      <w:r>
        <w:rPr>
          <w:rFonts w:ascii="Arial" w:eastAsia="Arial" w:hAnsi="Arial" w:cs="Arial"/>
          <w:sz w:val="19"/>
          <w:szCs w:val="19"/>
        </w:rPr>
        <w:t>Это дало результат. Многие дети из общеобразовательных школ по-лучили возможность занятий в профильных научных семинарах. Олим-пиада поддерживается кафедрой математического образования и инфор-матики АППО (к.</w:t>
      </w:r>
      <w:ins w:id="322" w:author="Admin" w:date="2019-02-19T00:14:00Z">
        <w:r w:rsidR="00CD7619">
          <w:rPr>
            <w:rFonts w:ascii="Arial" w:eastAsia="Arial" w:hAnsi="Arial" w:cs="Arial"/>
            <w:sz w:val="19"/>
            <w:szCs w:val="19"/>
          </w:rPr>
          <w:t> </w:t>
        </w:r>
      </w:ins>
      <w:del w:id="323" w:author="Admin" w:date="2019-02-19T00:14:00Z">
        <w:r w:rsidDel="00CD7619">
          <w:rPr>
            <w:rFonts w:ascii="Arial" w:eastAsia="Arial" w:hAnsi="Arial" w:cs="Arial"/>
            <w:sz w:val="19"/>
            <w:szCs w:val="19"/>
          </w:rPr>
          <w:delText xml:space="preserve"> </w:delText>
        </w:r>
      </w:del>
      <w:r>
        <w:rPr>
          <w:rFonts w:ascii="Arial" w:eastAsia="Arial" w:hAnsi="Arial" w:cs="Arial"/>
          <w:sz w:val="19"/>
          <w:szCs w:val="19"/>
        </w:rPr>
        <w:t>п.</w:t>
      </w:r>
      <w:ins w:id="324" w:author="Admin" w:date="2019-02-19T00:14:00Z">
        <w:r w:rsidR="00CD7619">
          <w:rPr>
            <w:rFonts w:ascii="Arial" w:eastAsia="Arial" w:hAnsi="Arial" w:cs="Arial"/>
            <w:sz w:val="19"/>
            <w:szCs w:val="19"/>
          </w:rPr>
          <w:t> </w:t>
        </w:r>
      </w:ins>
      <w:del w:id="325" w:author="Admin" w:date="2019-02-19T00:14:00Z">
        <w:r w:rsidDel="00CD7619">
          <w:rPr>
            <w:rFonts w:ascii="Arial" w:eastAsia="Arial" w:hAnsi="Arial" w:cs="Arial"/>
            <w:sz w:val="19"/>
            <w:szCs w:val="19"/>
          </w:rPr>
          <w:delText xml:space="preserve"> </w:delText>
        </w:r>
      </w:del>
      <w:r>
        <w:rPr>
          <w:rFonts w:ascii="Arial" w:eastAsia="Arial" w:hAnsi="Arial" w:cs="Arial"/>
          <w:sz w:val="19"/>
          <w:szCs w:val="19"/>
        </w:rPr>
        <w:t>н. Е.</w:t>
      </w:r>
      <w:ins w:id="326" w:author="Admin" w:date="2019-02-19T00:14:00Z">
        <w:r w:rsidR="00CD7619">
          <w:rPr>
            <w:rFonts w:ascii="Arial" w:eastAsia="Arial" w:hAnsi="Arial" w:cs="Arial"/>
            <w:sz w:val="19"/>
            <w:szCs w:val="19"/>
          </w:rPr>
          <w:t> </w:t>
        </w:r>
      </w:ins>
      <w:r>
        <w:rPr>
          <w:rFonts w:ascii="Arial" w:eastAsia="Arial" w:hAnsi="Arial" w:cs="Arial"/>
          <w:sz w:val="19"/>
          <w:szCs w:val="19"/>
        </w:rPr>
        <w:t>Ю.</w:t>
      </w:r>
      <w:ins w:id="327" w:author="Admin" w:date="2019-02-19T00:14:00Z">
        <w:r w:rsidR="00CD7619">
          <w:rPr>
            <w:rFonts w:ascii="Arial" w:eastAsia="Arial" w:hAnsi="Arial" w:cs="Arial"/>
            <w:sz w:val="19"/>
            <w:szCs w:val="19"/>
          </w:rPr>
          <w:t> </w:t>
        </w:r>
      </w:ins>
      <w:del w:id="328" w:author="Admin" w:date="2019-02-19T00:14:00Z">
        <w:r w:rsidDel="00CD7619">
          <w:rPr>
            <w:rFonts w:ascii="Arial" w:eastAsia="Arial" w:hAnsi="Arial" w:cs="Arial"/>
            <w:sz w:val="19"/>
            <w:szCs w:val="19"/>
          </w:rPr>
          <w:delText xml:space="preserve"> </w:delText>
        </w:r>
      </w:del>
      <w:r>
        <w:rPr>
          <w:rFonts w:ascii="Arial" w:eastAsia="Arial" w:hAnsi="Arial" w:cs="Arial"/>
          <w:sz w:val="19"/>
          <w:szCs w:val="19"/>
        </w:rPr>
        <w:t xml:space="preserve">Лукичева) и входит в перечень региональ-ных конкурсов интеллектуальной направленности </w:t>
      </w:r>
      <w:ins w:id="329" w:author="Admin" w:date="2019-02-19T00:15:00Z">
        <w:r w:rsidR="00CD7619">
          <w:rPr>
            <w:rFonts w:ascii="Arial" w:eastAsia="Arial" w:hAnsi="Arial" w:cs="Arial"/>
            <w:sz w:val="19"/>
            <w:szCs w:val="19"/>
          </w:rPr>
          <w:t>п</w:t>
        </w:r>
      </w:ins>
      <w:del w:id="330" w:author="Admin" w:date="2019-02-19T00:15:00Z">
        <w:r w:rsidDel="00CD7619">
          <w:rPr>
            <w:rFonts w:ascii="Arial" w:eastAsia="Arial" w:hAnsi="Arial" w:cs="Arial"/>
            <w:sz w:val="19"/>
            <w:szCs w:val="19"/>
          </w:rPr>
          <w:delText>П</w:delText>
        </w:r>
      </w:del>
      <w:r>
        <w:rPr>
          <w:rFonts w:ascii="Arial" w:eastAsia="Arial" w:hAnsi="Arial" w:cs="Arial"/>
          <w:sz w:val="19"/>
          <w:szCs w:val="19"/>
        </w:rPr>
        <w:t xml:space="preserve">равительства </w:t>
      </w:r>
      <w:del w:id="331" w:author="Admin" w:date="2019-02-19T00:15:00Z">
        <w:r w:rsidDel="00CD7619">
          <w:rPr>
            <w:rFonts w:ascii="Arial" w:eastAsia="Arial" w:hAnsi="Arial" w:cs="Arial"/>
            <w:sz w:val="19"/>
            <w:szCs w:val="19"/>
          </w:rPr>
          <w:delText>СПб</w:delText>
        </w:r>
      </w:del>
      <w:ins w:id="332" w:author="Admin" w:date="2019-02-19T00:15:00Z">
        <w:r w:rsidR="00CD7619">
          <w:rPr>
            <w:rFonts w:ascii="Arial" w:eastAsia="Arial" w:hAnsi="Arial" w:cs="Arial"/>
            <w:sz w:val="19"/>
            <w:szCs w:val="19"/>
          </w:rPr>
          <w:t>Петербурга</w:t>
        </w:r>
      </w:ins>
      <w:r>
        <w:rPr>
          <w:rFonts w:ascii="Arial" w:eastAsia="Arial" w:hAnsi="Arial" w:cs="Arial"/>
          <w:sz w:val="19"/>
          <w:szCs w:val="19"/>
        </w:rPr>
        <w:t>.</w:t>
      </w:r>
    </w:p>
    <w:p w:rsidR="00A33515" w:rsidRDefault="00A33515">
      <w:pPr>
        <w:spacing w:line="1" w:lineRule="exact"/>
        <w:rPr>
          <w:sz w:val="20"/>
          <w:szCs w:val="20"/>
        </w:rPr>
      </w:pPr>
    </w:p>
    <w:p w:rsidR="00A33515" w:rsidRDefault="001A4D22">
      <w:pPr>
        <w:numPr>
          <w:ilvl w:val="0"/>
          <w:numId w:val="10"/>
        </w:numPr>
        <w:tabs>
          <w:tab w:val="left" w:pos="192"/>
        </w:tabs>
        <w:spacing w:line="303" w:lineRule="auto"/>
        <w:ind w:right="60"/>
        <w:rPr>
          <w:rFonts w:ascii="Arial" w:eastAsia="Arial" w:hAnsi="Arial" w:cs="Arial"/>
          <w:sz w:val="20"/>
          <w:szCs w:val="20"/>
        </w:rPr>
      </w:pPr>
      <w:r>
        <w:rPr>
          <w:rFonts w:ascii="Arial" w:eastAsia="Arial" w:hAnsi="Arial" w:cs="Arial"/>
          <w:sz w:val="20"/>
          <w:szCs w:val="20"/>
        </w:rPr>
        <w:t>олимпиаде участвуют более тысячи школьников Санкт-Петербурга и Ленинградской области.</w:t>
      </w:r>
    </w:p>
    <w:p w:rsidR="00A33515" w:rsidRDefault="00A33515">
      <w:pPr>
        <w:spacing w:line="15" w:lineRule="exact"/>
        <w:rPr>
          <w:sz w:val="20"/>
          <w:szCs w:val="20"/>
        </w:rPr>
      </w:pPr>
    </w:p>
    <w:p w:rsidR="00A33515" w:rsidRDefault="001A4D22">
      <w:pPr>
        <w:spacing w:line="327" w:lineRule="auto"/>
        <w:ind w:right="60" w:firstLine="510"/>
        <w:jc w:val="both"/>
        <w:rPr>
          <w:sz w:val="20"/>
          <w:szCs w:val="20"/>
        </w:rPr>
      </w:pPr>
      <w:r>
        <w:rPr>
          <w:rFonts w:ascii="Arial" w:eastAsia="Arial" w:hAnsi="Arial" w:cs="Arial"/>
          <w:sz w:val="19"/>
          <w:szCs w:val="19"/>
        </w:rPr>
        <w:t>Руководитель проекта — Б.</w:t>
      </w:r>
      <w:ins w:id="333" w:author="Admin" w:date="2019-02-19T00:15:00Z">
        <w:r w:rsidR="00CD7619">
          <w:rPr>
            <w:rFonts w:ascii="Arial" w:eastAsia="Arial" w:hAnsi="Arial" w:cs="Arial"/>
            <w:sz w:val="19"/>
            <w:szCs w:val="19"/>
          </w:rPr>
          <w:t> </w:t>
        </w:r>
      </w:ins>
      <w:r>
        <w:rPr>
          <w:rFonts w:ascii="Arial" w:eastAsia="Arial" w:hAnsi="Arial" w:cs="Arial"/>
          <w:sz w:val="19"/>
          <w:szCs w:val="19"/>
        </w:rPr>
        <w:t>А.</w:t>
      </w:r>
      <w:ins w:id="334" w:author="Admin" w:date="2019-02-19T00:15:00Z">
        <w:r w:rsidR="00CD7619">
          <w:rPr>
            <w:rFonts w:ascii="Arial" w:eastAsia="Arial" w:hAnsi="Arial" w:cs="Arial"/>
            <w:sz w:val="19"/>
            <w:szCs w:val="19"/>
          </w:rPr>
          <w:t> </w:t>
        </w:r>
      </w:ins>
      <w:del w:id="335" w:author="Admin" w:date="2019-02-19T00:15:00Z">
        <w:r w:rsidDel="00CD7619">
          <w:rPr>
            <w:rFonts w:ascii="Arial" w:eastAsia="Arial" w:hAnsi="Arial" w:cs="Arial"/>
            <w:sz w:val="19"/>
            <w:szCs w:val="19"/>
          </w:rPr>
          <w:delText xml:space="preserve"> </w:delText>
        </w:r>
      </w:del>
      <w:r>
        <w:rPr>
          <w:rFonts w:ascii="Arial" w:eastAsia="Arial" w:hAnsi="Arial" w:cs="Arial"/>
          <w:sz w:val="19"/>
          <w:szCs w:val="19"/>
        </w:rPr>
        <w:t>Золотов, победитель олимпиады «Ма-тематика НОН-СТОП» 2011 года. Председатель жюри — Д.</w:t>
      </w:r>
      <w:ins w:id="336" w:author="Admin" w:date="2019-02-19T00:15:00Z">
        <w:r w:rsidR="00CD7619">
          <w:rPr>
            <w:rFonts w:ascii="Arial" w:eastAsia="Arial" w:hAnsi="Arial" w:cs="Arial"/>
            <w:sz w:val="19"/>
            <w:szCs w:val="19"/>
          </w:rPr>
          <w:t> </w:t>
        </w:r>
      </w:ins>
      <w:r>
        <w:rPr>
          <w:rFonts w:ascii="Arial" w:eastAsia="Arial" w:hAnsi="Arial" w:cs="Arial"/>
          <w:sz w:val="19"/>
          <w:szCs w:val="19"/>
        </w:rPr>
        <w:t>Г.</w:t>
      </w:r>
      <w:ins w:id="337" w:author="Admin" w:date="2019-02-19T00:15:00Z">
        <w:r w:rsidR="00CD7619">
          <w:rPr>
            <w:rFonts w:ascii="Arial" w:eastAsia="Arial" w:hAnsi="Arial" w:cs="Arial"/>
            <w:sz w:val="19"/>
            <w:szCs w:val="19"/>
          </w:rPr>
          <w:t> </w:t>
        </w:r>
      </w:ins>
      <w:del w:id="338" w:author="Admin" w:date="2019-02-19T00:15:00Z">
        <w:r w:rsidDel="00CD7619">
          <w:rPr>
            <w:rFonts w:ascii="Arial" w:eastAsia="Arial" w:hAnsi="Arial" w:cs="Arial"/>
            <w:sz w:val="19"/>
            <w:szCs w:val="19"/>
          </w:rPr>
          <w:delText xml:space="preserve"> </w:delText>
        </w:r>
      </w:del>
      <w:r>
        <w:rPr>
          <w:rFonts w:ascii="Arial" w:eastAsia="Arial" w:hAnsi="Arial" w:cs="Arial"/>
          <w:sz w:val="19"/>
          <w:szCs w:val="19"/>
        </w:rPr>
        <w:t>Штукенберг.</w:t>
      </w:r>
    </w:p>
    <w:p w:rsidR="00A33515" w:rsidRDefault="001A4D22">
      <w:pPr>
        <w:spacing w:line="287" w:lineRule="auto"/>
        <w:ind w:right="60" w:firstLine="510"/>
        <w:jc w:val="both"/>
        <w:rPr>
          <w:sz w:val="20"/>
          <w:szCs w:val="20"/>
        </w:rPr>
      </w:pPr>
      <w:r>
        <w:rPr>
          <w:rFonts w:ascii="Arial" w:eastAsia="Arial" w:hAnsi="Arial" w:cs="Arial"/>
          <w:sz w:val="20"/>
          <w:szCs w:val="20"/>
        </w:rPr>
        <w:t>Книга адресована не только школьникам, интересующимся мате-матикой, но и учителям и организаторам математического образования. Руководители научно-исследовательских работ школьников смогут по-черпнуть из сборника темы для исследования.</w:t>
      </w:r>
    </w:p>
    <w:p w:rsidR="00A33515" w:rsidRDefault="00A33515">
      <w:pPr>
        <w:sectPr w:rsidR="00A33515">
          <w:pgSz w:w="8220" w:h="12472"/>
          <w:pgMar w:top="639" w:right="660" w:bottom="0" w:left="720" w:header="0" w:footer="0" w:gutter="0"/>
          <w:cols w:space="720" w:equalWidth="0">
            <w:col w:w="684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62" w:lineRule="exact"/>
        <w:rPr>
          <w:sz w:val="20"/>
          <w:szCs w:val="20"/>
        </w:rPr>
      </w:pPr>
    </w:p>
    <w:p w:rsidR="00A33515" w:rsidRDefault="001A4D22">
      <w:pPr>
        <w:ind w:right="60"/>
        <w:jc w:val="center"/>
        <w:rPr>
          <w:sz w:val="20"/>
          <w:szCs w:val="20"/>
        </w:rPr>
      </w:pPr>
      <w:r>
        <w:rPr>
          <w:rFonts w:ascii="Arial" w:eastAsia="Arial" w:hAnsi="Arial" w:cs="Arial"/>
          <w:sz w:val="20"/>
          <w:szCs w:val="20"/>
        </w:rPr>
        <w:t xml:space="preserve">−  </w:t>
      </w:r>
      <w:r>
        <w:rPr>
          <w:rFonts w:ascii="Arial" w:eastAsia="Arial" w:hAnsi="Arial" w:cs="Arial"/>
          <w:b/>
          <w:bCs/>
          <w:sz w:val="20"/>
          <w:szCs w:val="20"/>
        </w:rPr>
        <w:t>VI</w:t>
      </w:r>
      <w:r>
        <w:rPr>
          <w:rFonts w:ascii="Arial" w:eastAsia="Arial" w:hAnsi="Arial" w:cs="Arial"/>
          <w:sz w:val="20"/>
          <w:szCs w:val="20"/>
        </w:rPr>
        <w:t xml:space="preserve"> −</w:t>
      </w:r>
    </w:p>
    <w:p w:rsidR="00A33515" w:rsidRDefault="00A33515">
      <w:pPr>
        <w:sectPr w:rsidR="00A33515">
          <w:type w:val="continuous"/>
          <w:pgSz w:w="8220" w:h="12472"/>
          <w:pgMar w:top="639" w:right="660" w:bottom="0" w:left="720" w:header="0" w:footer="0" w:gutter="0"/>
          <w:cols w:space="720" w:equalWidth="0">
            <w:col w:w="6840"/>
          </w:cols>
        </w:sectPr>
      </w:pPr>
    </w:p>
    <w:p w:rsidR="00A33515" w:rsidRDefault="00A33515">
      <w:pPr>
        <w:spacing w:line="200" w:lineRule="exact"/>
        <w:rPr>
          <w:sz w:val="20"/>
          <w:szCs w:val="20"/>
        </w:rPr>
      </w:pPr>
      <w:bookmarkStart w:id="339" w:name="page8"/>
      <w:bookmarkEnd w:id="339"/>
    </w:p>
    <w:p w:rsidR="00A33515" w:rsidRDefault="00A33515">
      <w:pPr>
        <w:spacing w:line="348" w:lineRule="exact"/>
        <w:rPr>
          <w:sz w:val="20"/>
          <w:szCs w:val="20"/>
        </w:rPr>
      </w:pPr>
    </w:p>
    <w:p w:rsidR="00A33515" w:rsidRDefault="001A4D22">
      <w:pPr>
        <w:rPr>
          <w:sz w:val="20"/>
          <w:szCs w:val="20"/>
        </w:rPr>
      </w:pPr>
      <w:r>
        <w:rPr>
          <w:rFonts w:ascii="Arial" w:eastAsia="Arial" w:hAnsi="Arial" w:cs="Arial"/>
          <w:b/>
          <w:bCs/>
          <w:sz w:val="41"/>
          <w:szCs w:val="41"/>
        </w:rPr>
        <w:t>Оглавление</w:t>
      </w:r>
    </w:p>
    <w:p w:rsidR="00A33515" w:rsidRDefault="00A33515">
      <w:pPr>
        <w:spacing w:line="200" w:lineRule="exact"/>
        <w:rPr>
          <w:sz w:val="20"/>
          <w:szCs w:val="20"/>
        </w:rPr>
      </w:pPr>
    </w:p>
    <w:p w:rsidR="00A33515" w:rsidRDefault="00A33515">
      <w:pPr>
        <w:spacing w:line="275" w:lineRule="exact"/>
        <w:rPr>
          <w:sz w:val="20"/>
          <w:szCs w:val="20"/>
        </w:rPr>
      </w:pPr>
    </w:p>
    <w:p w:rsidR="00A33515" w:rsidRDefault="001A4D22">
      <w:pPr>
        <w:tabs>
          <w:tab w:val="left" w:pos="6680"/>
        </w:tabs>
        <w:rPr>
          <w:sz w:val="20"/>
          <w:szCs w:val="20"/>
        </w:rPr>
      </w:pPr>
      <w:r>
        <w:rPr>
          <w:rFonts w:ascii="Arial" w:eastAsia="Arial" w:hAnsi="Arial" w:cs="Arial"/>
          <w:b/>
          <w:bCs/>
          <w:sz w:val="20"/>
          <w:szCs w:val="20"/>
        </w:rPr>
        <w:t>Предисловие</w:t>
      </w:r>
      <w:r>
        <w:rPr>
          <w:sz w:val="20"/>
          <w:szCs w:val="20"/>
        </w:rPr>
        <w:tab/>
      </w:r>
      <w:r>
        <w:rPr>
          <w:rFonts w:ascii="Arial" w:eastAsia="Arial" w:hAnsi="Arial" w:cs="Arial"/>
          <w:b/>
          <w:bCs/>
          <w:sz w:val="20"/>
          <w:szCs w:val="20"/>
        </w:rPr>
        <w:t>I</w:t>
      </w:r>
    </w:p>
    <w:p w:rsidR="00A33515" w:rsidRDefault="00A33515">
      <w:pPr>
        <w:spacing w:line="237" w:lineRule="exact"/>
        <w:rPr>
          <w:sz w:val="20"/>
          <w:szCs w:val="20"/>
        </w:rPr>
      </w:pPr>
    </w:p>
    <w:p w:rsidR="00A33515" w:rsidRDefault="001A4D22">
      <w:pPr>
        <w:tabs>
          <w:tab w:val="left" w:pos="6640"/>
        </w:tabs>
        <w:rPr>
          <w:sz w:val="20"/>
          <w:szCs w:val="20"/>
        </w:rPr>
      </w:pPr>
      <w:r>
        <w:rPr>
          <w:rFonts w:ascii="Arial" w:eastAsia="Arial" w:hAnsi="Arial" w:cs="Arial"/>
          <w:b/>
          <w:bCs/>
          <w:sz w:val="20"/>
          <w:szCs w:val="20"/>
        </w:rPr>
        <w:t>От авторов</w:t>
      </w:r>
      <w:r>
        <w:rPr>
          <w:sz w:val="20"/>
          <w:szCs w:val="20"/>
        </w:rPr>
        <w:tab/>
      </w:r>
      <w:r>
        <w:rPr>
          <w:rFonts w:ascii="Arial" w:eastAsia="Arial" w:hAnsi="Arial" w:cs="Arial"/>
          <w:b/>
          <w:bCs/>
          <w:sz w:val="20"/>
          <w:szCs w:val="20"/>
        </w:rPr>
        <w:t>1</w:t>
      </w:r>
    </w:p>
    <w:p w:rsidR="00A33515" w:rsidRDefault="00A33515">
      <w:pPr>
        <w:spacing w:line="200" w:lineRule="exact"/>
        <w:rPr>
          <w:sz w:val="20"/>
          <w:szCs w:val="20"/>
        </w:rPr>
      </w:pPr>
    </w:p>
    <w:p w:rsidR="00A33515" w:rsidRDefault="00A33515">
      <w:pPr>
        <w:spacing w:line="290" w:lineRule="exact"/>
        <w:rPr>
          <w:sz w:val="20"/>
          <w:szCs w:val="20"/>
        </w:rPr>
      </w:pPr>
    </w:p>
    <w:p w:rsidR="00A33515" w:rsidRDefault="001A4D22">
      <w:pPr>
        <w:tabs>
          <w:tab w:val="left" w:pos="6620"/>
        </w:tabs>
        <w:rPr>
          <w:sz w:val="20"/>
          <w:szCs w:val="20"/>
        </w:rPr>
      </w:pPr>
      <w:r>
        <w:rPr>
          <w:rFonts w:ascii="Arial" w:eastAsia="Arial" w:hAnsi="Arial" w:cs="Arial"/>
          <w:b/>
          <w:bCs/>
          <w:sz w:val="24"/>
          <w:szCs w:val="24"/>
        </w:rPr>
        <w:t>Условия задач олимиады 2016–18 гг.</w:t>
      </w:r>
      <w:r>
        <w:rPr>
          <w:sz w:val="20"/>
          <w:szCs w:val="20"/>
        </w:rPr>
        <w:tab/>
      </w:r>
      <w:r>
        <w:rPr>
          <w:rFonts w:ascii="Arial" w:eastAsia="Arial" w:hAnsi="Arial" w:cs="Arial"/>
          <w:b/>
          <w:bCs/>
          <w:sz w:val="24"/>
          <w:szCs w:val="24"/>
        </w:rPr>
        <w:t>2</w:t>
      </w:r>
    </w:p>
    <w:p w:rsidR="00A33515" w:rsidRDefault="00A33515">
      <w:pPr>
        <w:spacing w:line="232" w:lineRule="exact"/>
        <w:rPr>
          <w:sz w:val="20"/>
          <w:szCs w:val="20"/>
        </w:rPr>
      </w:pPr>
    </w:p>
    <w:p w:rsidR="00A33515" w:rsidRDefault="001A4D22">
      <w:pPr>
        <w:tabs>
          <w:tab w:val="left" w:pos="6640"/>
        </w:tabs>
        <w:rPr>
          <w:sz w:val="20"/>
          <w:szCs w:val="20"/>
        </w:rPr>
      </w:pPr>
      <w:r>
        <w:rPr>
          <w:rFonts w:ascii="Arial" w:eastAsia="Arial" w:hAnsi="Arial" w:cs="Arial"/>
          <w:b/>
          <w:bCs/>
          <w:sz w:val="20"/>
          <w:szCs w:val="20"/>
        </w:rPr>
        <w:t>Условия задач 2018 года</w:t>
      </w:r>
      <w:r>
        <w:rPr>
          <w:sz w:val="20"/>
          <w:szCs w:val="20"/>
        </w:rPr>
        <w:tab/>
      </w:r>
      <w:r>
        <w:rPr>
          <w:rFonts w:ascii="Arial" w:eastAsia="Arial" w:hAnsi="Arial" w:cs="Arial"/>
          <w:b/>
          <w:bCs/>
          <w:sz w:val="20"/>
          <w:szCs w:val="20"/>
        </w:rPr>
        <w:t>2</w:t>
      </w:r>
    </w:p>
    <w:p w:rsidR="00A33515" w:rsidRDefault="00A33515">
      <w:pPr>
        <w:spacing w:line="38" w:lineRule="exact"/>
        <w:rPr>
          <w:sz w:val="20"/>
          <w:szCs w:val="20"/>
        </w:rPr>
      </w:pPr>
    </w:p>
    <w:p w:rsidR="00A33515" w:rsidRDefault="001A4D22">
      <w:pPr>
        <w:tabs>
          <w:tab w:val="left" w:pos="1120"/>
          <w:tab w:val="left" w:pos="6660"/>
        </w:tabs>
        <w:ind w:left="300"/>
        <w:rPr>
          <w:sz w:val="20"/>
          <w:szCs w:val="20"/>
        </w:rPr>
      </w:pPr>
      <w:r>
        <w:rPr>
          <w:rFonts w:ascii="Arial" w:eastAsia="Arial" w:hAnsi="Arial" w:cs="Arial"/>
          <w:sz w:val="20"/>
          <w:szCs w:val="20"/>
        </w:rPr>
        <w:t>4 класс</w:t>
      </w:r>
      <w:r>
        <w:rPr>
          <w:rFonts w:ascii="Arial" w:eastAsia="Arial" w:hAnsi="Arial" w:cs="Arial"/>
          <w:sz w:val="20"/>
          <w:szCs w:val="20"/>
        </w:rPr>
        <w:tab/>
        <w:t>. . . . . . . . . . . . . . . . . . . . . . . . . . . . . . . . . .</w:t>
      </w:r>
      <w:r>
        <w:rPr>
          <w:sz w:val="20"/>
          <w:szCs w:val="20"/>
        </w:rPr>
        <w:tab/>
      </w:r>
      <w:r>
        <w:rPr>
          <w:rFonts w:ascii="Arial" w:eastAsia="Arial" w:hAnsi="Arial" w:cs="Arial"/>
          <w:sz w:val="17"/>
          <w:szCs w:val="17"/>
        </w:rPr>
        <w:t>3</w:t>
      </w:r>
    </w:p>
    <w:p w:rsidR="00A33515" w:rsidRDefault="00A33515">
      <w:pPr>
        <w:spacing w:line="38" w:lineRule="exact"/>
        <w:rPr>
          <w:sz w:val="20"/>
          <w:szCs w:val="20"/>
        </w:rPr>
      </w:pPr>
    </w:p>
    <w:p w:rsidR="00A33515" w:rsidRDefault="001A4D22">
      <w:pPr>
        <w:tabs>
          <w:tab w:val="left" w:pos="1120"/>
          <w:tab w:val="left" w:pos="6660"/>
        </w:tabs>
        <w:ind w:left="300"/>
        <w:rPr>
          <w:sz w:val="20"/>
          <w:szCs w:val="20"/>
        </w:rPr>
      </w:pPr>
      <w:r>
        <w:rPr>
          <w:rFonts w:ascii="Arial" w:eastAsia="Arial" w:hAnsi="Arial" w:cs="Arial"/>
          <w:sz w:val="20"/>
          <w:szCs w:val="20"/>
        </w:rPr>
        <w:t>5 класс</w:t>
      </w:r>
      <w:r>
        <w:rPr>
          <w:rFonts w:ascii="Arial" w:eastAsia="Arial" w:hAnsi="Arial" w:cs="Arial"/>
          <w:sz w:val="20"/>
          <w:szCs w:val="20"/>
        </w:rPr>
        <w:tab/>
        <w:t>. . . . . . . . . . . . . . . . . . . . . . . . . . . . . . . . . .</w:t>
      </w:r>
      <w:r>
        <w:rPr>
          <w:sz w:val="20"/>
          <w:szCs w:val="20"/>
        </w:rPr>
        <w:tab/>
      </w:r>
      <w:r>
        <w:rPr>
          <w:rFonts w:ascii="Arial" w:eastAsia="Arial" w:hAnsi="Arial" w:cs="Arial"/>
          <w:sz w:val="17"/>
          <w:szCs w:val="17"/>
        </w:rPr>
        <w:t>6</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6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10</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7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15</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8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21</w:t>
      </w:r>
    </w:p>
    <w:p w:rsidR="00A33515" w:rsidRDefault="00A33515">
      <w:pPr>
        <w:spacing w:line="38" w:lineRule="exact"/>
        <w:rPr>
          <w:sz w:val="20"/>
          <w:szCs w:val="20"/>
        </w:rPr>
      </w:pPr>
    </w:p>
    <w:p w:rsidR="00A33515" w:rsidRDefault="001A4D22">
      <w:pPr>
        <w:tabs>
          <w:tab w:val="left" w:pos="6540"/>
        </w:tabs>
        <w:ind w:left="300"/>
        <w:rPr>
          <w:sz w:val="20"/>
          <w:szCs w:val="20"/>
        </w:rPr>
      </w:pPr>
      <w:r>
        <w:rPr>
          <w:rFonts w:ascii="Arial" w:eastAsia="Arial" w:hAnsi="Arial" w:cs="Arial"/>
          <w:sz w:val="20"/>
          <w:szCs w:val="20"/>
        </w:rPr>
        <w:t>7 класс, профильный вариант . . . . . . . . . . . . . . . . . . . . .</w:t>
      </w:r>
      <w:r>
        <w:rPr>
          <w:sz w:val="20"/>
          <w:szCs w:val="20"/>
        </w:rPr>
        <w:tab/>
      </w:r>
      <w:r>
        <w:rPr>
          <w:rFonts w:ascii="Arial" w:eastAsia="Arial" w:hAnsi="Arial" w:cs="Arial"/>
          <w:sz w:val="19"/>
          <w:szCs w:val="19"/>
        </w:rPr>
        <w:t>29</w:t>
      </w:r>
    </w:p>
    <w:p w:rsidR="00A33515" w:rsidRDefault="00A33515">
      <w:pPr>
        <w:spacing w:line="38" w:lineRule="exact"/>
        <w:rPr>
          <w:sz w:val="20"/>
          <w:szCs w:val="20"/>
        </w:rPr>
      </w:pPr>
    </w:p>
    <w:p w:rsidR="00A33515" w:rsidRDefault="001A4D22">
      <w:pPr>
        <w:tabs>
          <w:tab w:val="left" w:pos="6540"/>
        </w:tabs>
        <w:ind w:left="300"/>
        <w:rPr>
          <w:sz w:val="20"/>
          <w:szCs w:val="20"/>
        </w:rPr>
      </w:pPr>
      <w:r>
        <w:rPr>
          <w:rFonts w:ascii="Arial" w:eastAsia="Arial" w:hAnsi="Arial" w:cs="Arial"/>
          <w:sz w:val="20"/>
          <w:szCs w:val="20"/>
        </w:rPr>
        <w:t>8 класс, профильный вариант . . . . . . . . . . . . . . . . . . . . .</w:t>
      </w:r>
      <w:r>
        <w:rPr>
          <w:sz w:val="20"/>
          <w:szCs w:val="20"/>
        </w:rPr>
        <w:tab/>
      </w:r>
      <w:r>
        <w:rPr>
          <w:rFonts w:ascii="Arial" w:eastAsia="Arial" w:hAnsi="Arial" w:cs="Arial"/>
          <w:sz w:val="19"/>
          <w:szCs w:val="19"/>
        </w:rPr>
        <w:t>33</w:t>
      </w:r>
    </w:p>
    <w:p w:rsidR="00A33515" w:rsidRDefault="00A33515">
      <w:pPr>
        <w:spacing w:line="237" w:lineRule="exact"/>
        <w:rPr>
          <w:sz w:val="20"/>
          <w:szCs w:val="20"/>
        </w:rPr>
      </w:pPr>
    </w:p>
    <w:p w:rsidR="00A33515" w:rsidRDefault="001A4D22">
      <w:pPr>
        <w:tabs>
          <w:tab w:val="left" w:pos="6540"/>
        </w:tabs>
        <w:rPr>
          <w:sz w:val="20"/>
          <w:szCs w:val="20"/>
        </w:rPr>
      </w:pPr>
      <w:r>
        <w:rPr>
          <w:rFonts w:ascii="Arial" w:eastAsia="Arial" w:hAnsi="Arial" w:cs="Arial"/>
          <w:b/>
          <w:bCs/>
          <w:sz w:val="20"/>
          <w:szCs w:val="20"/>
        </w:rPr>
        <w:t>Условия задач 2017 года</w:t>
      </w:r>
      <w:r>
        <w:rPr>
          <w:sz w:val="20"/>
          <w:szCs w:val="20"/>
        </w:rPr>
        <w:tab/>
      </w:r>
      <w:r>
        <w:rPr>
          <w:rFonts w:ascii="Arial" w:eastAsia="Arial" w:hAnsi="Arial" w:cs="Arial"/>
          <w:b/>
          <w:bCs/>
          <w:sz w:val="19"/>
          <w:szCs w:val="19"/>
        </w:rPr>
        <w:t>39</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4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41</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5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43</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6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46</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7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50</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8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55</w:t>
      </w:r>
    </w:p>
    <w:p w:rsidR="00A33515" w:rsidRDefault="00A33515">
      <w:pPr>
        <w:spacing w:line="38" w:lineRule="exact"/>
        <w:rPr>
          <w:sz w:val="20"/>
          <w:szCs w:val="20"/>
        </w:rPr>
      </w:pPr>
    </w:p>
    <w:p w:rsidR="00A33515" w:rsidRDefault="001A4D22">
      <w:pPr>
        <w:tabs>
          <w:tab w:val="left" w:pos="6540"/>
        </w:tabs>
        <w:ind w:left="300"/>
        <w:rPr>
          <w:sz w:val="20"/>
          <w:szCs w:val="20"/>
        </w:rPr>
      </w:pPr>
      <w:r>
        <w:rPr>
          <w:rFonts w:ascii="Arial" w:eastAsia="Arial" w:hAnsi="Arial" w:cs="Arial"/>
          <w:sz w:val="20"/>
          <w:szCs w:val="20"/>
        </w:rPr>
        <w:t>7 класс, профильный вариант . . . . . . . . . . . . . . . . . . . . .</w:t>
      </w:r>
      <w:r>
        <w:rPr>
          <w:sz w:val="20"/>
          <w:szCs w:val="20"/>
        </w:rPr>
        <w:tab/>
      </w:r>
      <w:r>
        <w:rPr>
          <w:rFonts w:ascii="Arial" w:eastAsia="Arial" w:hAnsi="Arial" w:cs="Arial"/>
          <w:sz w:val="19"/>
          <w:szCs w:val="19"/>
        </w:rPr>
        <w:t>61</w:t>
      </w:r>
    </w:p>
    <w:p w:rsidR="00A33515" w:rsidRDefault="00A33515">
      <w:pPr>
        <w:spacing w:line="38" w:lineRule="exact"/>
        <w:rPr>
          <w:sz w:val="20"/>
          <w:szCs w:val="20"/>
        </w:rPr>
      </w:pPr>
    </w:p>
    <w:p w:rsidR="00A33515" w:rsidRDefault="001A4D22">
      <w:pPr>
        <w:tabs>
          <w:tab w:val="left" w:pos="6540"/>
        </w:tabs>
        <w:ind w:left="300"/>
        <w:rPr>
          <w:sz w:val="20"/>
          <w:szCs w:val="20"/>
        </w:rPr>
      </w:pPr>
      <w:r>
        <w:rPr>
          <w:rFonts w:ascii="Arial" w:eastAsia="Arial" w:hAnsi="Arial" w:cs="Arial"/>
          <w:sz w:val="20"/>
          <w:szCs w:val="20"/>
        </w:rPr>
        <w:t>8 класс, профильный вариант . . . . . . . . . . . . . . . . . . . . .</w:t>
      </w:r>
      <w:r>
        <w:rPr>
          <w:sz w:val="20"/>
          <w:szCs w:val="20"/>
        </w:rPr>
        <w:tab/>
      </w:r>
      <w:r>
        <w:rPr>
          <w:rFonts w:ascii="Arial" w:eastAsia="Arial" w:hAnsi="Arial" w:cs="Arial"/>
          <w:sz w:val="19"/>
          <w:szCs w:val="19"/>
        </w:rPr>
        <w:t>64</w:t>
      </w:r>
    </w:p>
    <w:p w:rsidR="00A33515" w:rsidRDefault="00A33515">
      <w:pPr>
        <w:spacing w:line="237" w:lineRule="exact"/>
        <w:rPr>
          <w:sz w:val="20"/>
          <w:szCs w:val="20"/>
        </w:rPr>
      </w:pPr>
    </w:p>
    <w:p w:rsidR="00A33515" w:rsidRDefault="001A4D22">
      <w:pPr>
        <w:tabs>
          <w:tab w:val="left" w:pos="6540"/>
        </w:tabs>
        <w:rPr>
          <w:sz w:val="20"/>
          <w:szCs w:val="20"/>
        </w:rPr>
      </w:pPr>
      <w:r>
        <w:rPr>
          <w:rFonts w:ascii="Arial" w:eastAsia="Arial" w:hAnsi="Arial" w:cs="Arial"/>
          <w:b/>
          <w:bCs/>
          <w:sz w:val="20"/>
          <w:szCs w:val="20"/>
        </w:rPr>
        <w:t>Условия задач 2016 года</w:t>
      </w:r>
      <w:r>
        <w:rPr>
          <w:sz w:val="20"/>
          <w:szCs w:val="20"/>
        </w:rPr>
        <w:tab/>
      </w:r>
      <w:r>
        <w:rPr>
          <w:rFonts w:ascii="Arial" w:eastAsia="Arial" w:hAnsi="Arial" w:cs="Arial"/>
          <w:b/>
          <w:bCs/>
          <w:sz w:val="19"/>
          <w:szCs w:val="19"/>
        </w:rPr>
        <w:t>69</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5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71</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6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74</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7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78</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8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83</w:t>
      </w:r>
    </w:p>
    <w:p w:rsidR="00A33515" w:rsidRDefault="00A33515">
      <w:pPr>
        <w:spacing w:line="38" w:lineRule="exact"/>
        <w:rPr>
          <w:sz w:val="20"/>
          <w:szCs w:val="20"/>
        </w:rPr>
      </w:pPr>
    </w:p>
    <w:p w:rsidR="00A33515" w:rsidRDefault="001A4D22">
      <w:pPr>
        <w:tabs>
          <w:tab w:val="left" w:pos="6540"/>
        </w:tabs>
        <w:ind w:left="300"/>
        <w:rPr>
          <w:sz w:val="20"/>
          <w:szCs w:val="20"/>
        </w:rPr>
      </w:pPr>
      <w:r>
        <w:rPr>
          <w:rFonts w:ascii="Arial" w:eastAsia="Arial" w:hAnsi="Arial" w:cs="Arial"/>
          <w:sz w:val="20"/>
          <w:szCs w:val="20"/>
        </w:rPr>
        <w:t>7 класс, профильный вариант . . . . . . . . . . . . . . . . . . . . .</w:t>
      </w:r>
      <w:r>
        <w:rPr>
          <w:sz w:val="20"/>
          <w:szCs w:val="20"/>
        </w:rPr>
        <w:tab/>
      </w:r>
      <w:r>
        <w:rPr>
          <w:rFonts w:ascii="Arial" w:eastAsia="Arial" w:hAnsi="Arial" w:cs="Arial"/>
          <w:sz w:val="19"/>
          <w:szCs w:val="19"/>
        </w:rPr>
        <w:t>90</w:t>
      </w:r>
    </w:p>
    <w:p w:rsidR="00A33515" w:rsidRDefault="00A33515">
      <w:pPr>
        <w:spacing w:line="38" w:lineRule="exact"/>
        <w:rPr>
          <w:sz w:val="20"/>
          <w:szCs w:val="20"/>
        </w:rPr>
      </w:pPr>
    </w:p>
    <w:p w:rsidR="00A33515" w:rsidRDefault="001A4D22">
      <w:pPr>
        <w:tabs>
          <w:tab w:val="left" w:pos="6540"/>
        </w:tabs>
        <w:ind w:left="300"/>
        <w:rPr>
          <w:sz w:val="20"/>
          <w:szCs w:val="20"/>
        </w:rPr>
      </w:pPr>
      <w:r>
        <w:rPr>
          <w:rFonts w:ascii="Arial" w:eastAsia="Arial" w:hAnsi="Arial" w:cs="Arial"/>
          <w:sz w:val="20"/>
          <w:szCs w:val="20"/>
        </w:rPr>
        <w:t>8 класс, профильный вариант . . . . . . . . . . . . . . . . . . . . .</w:t>
      </w:r>
      <w:r>
        <w:rPr>
          <w:sz w:val="20"/>
          <w:szCs w:val="20"/>
        </w:rPr>
        <w:tab/>
      </w:r>
      <w:r>
        <w:rPr>
          <w:rFonts w:ascii="Arial" w:eastAsia="Arial" w:hAnsi="Arial" w:cs="Arial"/>
          <w:sz w:val="19"/>
          <w:szCs w:val="19"/>
        </w:rPr>
        <w:t>93</w:t>
      </w:r>
    </w:p>
    <w:p w:rsidR="00A33515" w:rsidRDefault="00A33515">
      <w:pPr>
        <w:sectPr w:rsidR="00A33515">
          <w:pgSz w:w="8220" w:h="12472"/>
          <w:pgMar w:top="1440"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43" w:lineRule="exact"/>
        <w:rPr>
          <w:sz w:val="20"/>
          <w:szCs w:val="20"/>
        </w:rPr>
      </w:pPr>
    </w:p>
    <w:p w:rsidR="00A33515" w:rsidRDefault="001A4D22">
      <w:pPr>
        <w:ind w:left="6720"/>
        <w:rPr>
          <w:sz w:val="20"/>
          <w:szCs w:val="20"/>
        </w:rPr>
      </w:pPr>
      <w:r>
        <w:rPr>
          <w:rFonts w:ascii="Arial" w:eastAsia="Arial" w:hAnsi="Arial" w:cs="Arial"/>
          <w:sz w:val="20"/>
          <w:szCs w:val="20"/>
        </w:rPr>
        <w:t>i</w:t>
      </w:r>
    </w:p>
    <w:p w:rsidR="00A33515" w:rsidRDefault="00A33515">
      <w:pPr>
        <w:sectPr w:rsidR="00A33515">
          <w:type w:val="continuous"/>
          <w:pgSz w:w="8220" w:h="12472"/>
          <w:pgMar w:top="1440" w:right="720" w:bottom="0" w:left="720" w:header="0" w:footer="0" w:gutter="0"/>
          <w:cols w:space="720" w:equalWidth="0">
            <w:col w:w="6780"/>
          </w:cols>
        </w:sectPr>
      </w:pPr>
    </w:p>
    <w:p w:rsidR="00A33515" w:rsidRDefault="001A4D22">
      <w:pPr>
        <w:ind w:left="2840"/>
        <w:rPr>
          <w:sz w:val="20"/>
          <w:szCs w:val="20"/>
        </w:rPr>
      </w:pPr>
      <w:bookmarkStart w:id="340" w:name="page9"/>
      <w:bookmarkEnd w:id="340"/>
      <w:r>
        <w:rPr>
          <w:rFonts w:ascii="Arial" w:eastAsia="Arial" w:hAnsi="Arial" w:cs="Arial"/>
          <w:sz w:val="18"/>
          <w:szCs w:val="18"/>
        </w:rPr>
        <w:lastRenderedPageBreak/>
        <w:t>Предисловие</w:t>
      </w:r>
    </w:p>
    <w:p w:rsidR="00A33515" w:rsidRDefault="00A33515">
      <w:pPr>
        <w:spacing w:line="144" w:lineRule="exact"/>
        <w:rPr>
          <w:sz w:val="20"/>
          <w:szCs w:val="20"/>
        </w:rPr>
      </w:pPr>
    </w:p>
    <w:p w:rsidR="00A33515" w:rsidRDefault="001A4D22">
      <w:pPr>
        <w:tabs>
          <w:tab w:val="left" w:pos="6500"/>
        </w:tabs>
        <w:rPr>
          <w:sz w:val="20"/>
          <w:szCs w:val="20"/>
        </w:rPr>
      </w:pPr>
      <w:r>
        <w:rPr>
          <w:rFonts w:ascii="Arial" w:eastAsia="Arial" w:hAnsi="Arial" w:cs="Arial"/>
          <w:b/>
          <w:bCs/>
          <w:sz w:val="24"/>
          <w:szCs w:val="24"/>
        </w:rPr>
        <w:t>Решения задач олимиады 2016–18 гг.</w:t>
      </w:r>
      <w:r>
        <w:rPr>
          <w:sz w:val="20"/>
          <w:szCs w:val="20"/>
        </w:rPr>
        <w:tab/>
      </w:r>
      <w:r>
        <w:rPr>
          <w:rFonts w:ascii="Arial" w:eastAsia="Arial" w:hAnsi="Arial" w:cs="Arial"/>
          <w:b/>
          <w:bCs/>
          <w:sz w:val="23"/>
          <w:szCs w:val="23"/>
        </w:rPr>
        <w:t>97</w:t>
      </w:r>
    </w:p>
    <w:p w:rsidR="00A33515" w:rsidRDefault="00A33515">
      <w:pPr>
        <w:spacing w:line="232" w:lineRule="exact"/>
        <w:rPr>
          <w:sz w:val="20"/>
          <w:szCs w:val="20"/>
        </w:rPr>
      </w:pPr>
    </w:p>
    <w:p w:rsidR="00A33515" w:rsidRDefault="001A4D22">
      <w:pPr>
        <w:tabs>
          <w:tab w:val="left" w:pos="6540"/>
        </w:tabs>
        <w:rPr>
          <w:sz w:val="20"/>
          <w:szCs w:val="20"/>
        </w:rPr>
      </w:pPr>
      <w:r>
        <w:rPr>
          <w:rFonts w:ascii="Arial" w:eastAsia="Arial" w:hAnsi="Arial" w:cs="Arial"/>
          <w:b/>
          <w:bCs/>
          <w:sz w:val="20"/>
          <w:szCs w:val="20"/>
        </w:rPr>
        <w:t>Решения задач 2018 года</w:t>
      </w:r>
      <w:r>
        <w:rPr>
          <w:sz w:val="20"/>
          <w:szCs w:val="20"/>
        </w:rPr>
        <w:tab/>
      </w:r>
      <w:r>
        <w:rPr>
          <w:rFonts w:ascii="Arial" w:eastAsia="Arial" w:hAnsi="Arial" w:cs="Arial"/>
          <w:b/>
          <w:bCs/>
          <w:sz w:val="19"/>
          <w:szCs w:val="19"/>
        </w:rPr>
        <w:t>97</w:t>
      </w:r>
    </w:p>
    <w:p w:rsidR="00A33515" w:rsidRDefault="00A33515">
      <w:pPr>
        <w:spacing w:line="38" w:lineRule="exact"/>
        <w:rPr>
          <w:sz w:val="20"/>
          <w:szCs w:val="20"/>
        </w:rPr>
      </w:pPr>
    </w:p>
    <w:p w:rsidR="00A33515" w:rsidRDefault="001A4D22">
      <w:pPr>
        <w:tabs>
          <w:tab w:val="left" w:pos="1120"/>
          <w:tab w:val="left" w:pos="6540"/>
        </w:tabs>
        <w:ind w:left="300"/>
        <w:rPr>
          <w:sz w:val="20"/>
          <w:szCs w:val="20"/>
        </w:rPr>
      </w:pPr>
      <w:r>
        <w:rPr>
          <w:rFonts w:ascii="Arial" w:eastAsia="Arial" w:hAnsi="Arial" w:cs="Arial"/>
          <w:sz w:val="20"/>
          <w:szCs w:val="20"/>
        </w:rPr>
        <w:t>4 класс</w:t>
      </w:r>
      <w:r>
        <w:rPr>
          <w:rFonts w:ascii="Arial" w:eastAsia="Arial" w:hAnsi="Arial" w:cs="Arial"/>
          <w:sz w:val="20"/>
          <w:szCs w:val="20"/>
        </w:rPr>
        <w:tab/>
        <w:t>. . . . . . . . . . . . . . . . . . . . . . . . . . . . . . . . . .</w:t>
      </w:r>
      <w:r>
        <w:rPr>
          <w:sz w:val="20"/>
          <w:szCs w:val="20"/>
        </w:rPr>
        <w:tab/>
      </w:r>
      <w:r>
        <w:rPr>
          <w:rFonts w:ascii="Arial" w:eastAsia="Arial" w:hAnsi="Arial" w:cs="Arial"/>
          <w:sz w:val="19"/>
          <w:szCs w:val="19"/>
        </w:rPr>
        <w:t>99</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5 класс</w:t>
      </w:r>
      <w:r>
        <w:rPr>
          <w:rFonts w:ascii="Arial" w:eastAsia="Arial" w:hAnsi="Arial" w:cs="Arial"/>
          <w:sz w:val="20"/>
          <w:szCs w:val="20"/>
        </w:rPr>
        <w:tab/>
        <w:t>. . . . . . . . . . . . . . . . . . . . . . . . . . . . . . . . . .  104</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6 класс</w:t>
      </w:r>
      <w:r>
        <w:rPr>
          <w:rFonts w:ascii="Arial" w:eastAsia="Arial" w:hAnsi="Arial" w:cs="Arial"/>
          <w:sz w:val="20"/>
          <w:szCs w:val="20"/>
        </w:rPr>
        <w:tab/>
        <w:t>. . . . . . . . . . . . . . . . . . . . . . . . . . . . . . . . . .  108</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7 класс</w:t>
      </w:r>
      <w:r>
        <w:rPr>
          <w:rFonts w:ascii="Arial" w:eastAsia="Arial" w:hAnsi="Arial" w:cs="Arial"/>
          <w:sz w:val="20"/>
          <w:szCs w:val="20"/>
        </w:rPr>
        <w:tab/>
        <w:t>. . . . . . . . . . . . . . . . . . . . . . . . . . . . . . . . . .  111</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8 класс</w:t>
      </w:r>
      <w:r>
        <w:rPr>
          <w:rFonts w:ascii="Arial" w:eastAsia="Arial" w:hAnsi="Arial" w:cs="Arial"/>
          <w:sz w:val="20"/>
          <w:szCs w:val="20"/>
        </w:rPr>
        <w:tab/>
        <w:t>. . . . . . . . . . . . . . . . . . . . . . . . . . . . . . . . . .  120</w:t>
      </w:r>
    </w:p>
    <w:p w:rsidR="00A33515" w:rsidRDefault="00A33515">
      <w:pPr>
        <w:spacing w:line="38" w:lineRule="exact"/>
        <w:rPr>
          <w:sz w:val="20"/>
          <w:szCs w:val="20"/>
        </w:rPr>
      </w:pPr>
    </w:p>
    <w:p w:rsidR="00A33515" w:rsidRDefault="001A4D22">
      <w:pPr>
        <w:ind w:left="300"/>
        <w:rPr>
          <w:sz w:val="20"/>
          <w:szCs w:val="20"/>
        </w:rPr>
      </w:pPr>
      <w:r>
        <w:rPr>
          <w:rFonts w:ascii="Arial" w:eastAsia="Arial" w:hAnsi="Arial" w:cs="Arial"/>
          <w:sz w:val="20"/>
          <w:szCs w:val="20"/>
        </w:rPr>
        <w:t>7 класс, профильный вариант . . . . . . . . . . . . . . . . . . . . .  125</w:t>
      </w:r>
    </w:p>
    <w:p w:rsidR="00A33515" w:rsidRDefault="00A33515">
      <w:pPr>
        <w:spacing w:line="38" w:lineRule="exact"/>
        <w:rPr>
          <w:sz w:val="20"/>
          <w:szCs w:val="20"/>
        </w:rPr>
      </w:pPr>
    </w:p>
    <w:p w:rsidR="00A33515" w:rsidRDefault="001A4D22">
      <w:pPr>
        <w:ind w:left="300"/>
        <w:rPr>
          <w:sz w:val="20"/>
          <w:szCs w:val="20"/>
        </w:rPr>
      </w:pPr>
      <w:r>
        <w:rPr>
          <w:rFonts w:ascii="Arial" w:eastAsia="Arial" w:hAnsi="Arial" w:cs="Arial"/>
          <w:sz w:val="20"/>
          <w:szCs w:val="20"/>
        </w:rPr>
        <w:t>8 класс, профильный вариант . . . . . . . . . . . . . . . . . . . . .  131</w:t>
      </w:r>
    </w:p>
    <w:p w:rsidR="00A33515" w:rsidRDefault="00A33515">
      <w:pPr>
        <w:spacing w:line="237" w:lineRule="exact"/>
        <w:rPr>
          <w:sz w:val="20"/>
          <w:szCs w:val="20"/>
        </w:rPr>
      </w:pPr>
    </w:p>
    <w:p w:rsidR="00A33515" w:rsidRDefault="001A4D22">
      <w:pPr>
        <w:tabs>
          <w:tab w:val="left" w:pos="6420"/>
        </w:tabs>
        <w:rPr>
          <w:sz w:val="20"/>
          <w:szCs w:val="20"/>
        </w:rPr>
      </w:pPr>
      <w:r>
        <w:rPr>
          <w:rFonts w:ascii="Arial" w:eastAsia="Arial" w:hAnsi="Arial" w:cs="Arial"/>
          <w:b/>
          <w:bCs/>
          <w:sz w:val="20"/>
          <w:szCs w:val="20"/>
        </w:rPr>
        <w:t>Решения задач 2017 года</w:t>
      </w:r>
      <w:r>
        <w:rPr>
          <w:sz w:val="20"/>
          <w:szCs w:val="20"/>
        </w:rPr>
        <w:tab/>
      </w:r>
      <w:r>
        <w:rPr>
          <w:rFonts w:ascii="Arial" w:eastAsia="Arial" w:hAnsi="Arial" w:cs="Arial"/>
          <w:b/>
          <w:bCs/>
          <w:sz w:val="20"/>
          <w:szCs w:val="20"/>
        </w:rPr>
        <w:t>134</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4 класс</w:t>
      </w:r>
      <w:r>
        <w:rPr>
          <w:rFonts w:ascii="Arial" w:eastAsia="Arial" w:hAnsi="Arial" w:cs="Arial"/>
          <w:sz w:val="20"/>
          <w:szCs w:val="20"/>
        </w:rPr>
        <w:tab/>
        <w:t>. . . . . . . . . . . . . . . . . . . . . . . . . . . . . . . . . .  135</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5 класс</w:t>
      </w:r>
      <w:r>
        <w:rPr>
          <w:rFonts w:ascii="Arial" w:eastAsia="Arial" w:hAnsi="Arial" w:cs="Arial"/>
          <w:sz w:val="20"/>
          <w:szCs w:val="20"/>
        </w:rPr>
        <w:tab/>
        <w:t>. . . . . . . . . . . . . . . . . . . . . . . . . . . . . . . . . .  138</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6 класс</w:t>
      </w:r>
      <w:r>
        <w:rPr>
          <w:rFonts w:ascii="Arial" w:eastAsia="Arial" w:hAnsi="Arial" w:cs="Arial"/>
          <w:sz w:val="20"/>
          <w:szCs w:val="20"/>
        </w:rPr>
        <w:tab/>
        <w:t>. . . . . . . . . . . . . . . . . . . . . . . . . . . . . . . . . .  143</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7 класс</w:t>
      </w:r>
      <w:r>
        <w:rPr>
          <w:rFonts w:ascii="Arial" w:eastAsia="Arial" w:hAnsi="Arial" w:cs="Arial"/>
          <w:sz w:val="20"/>
          <w:szCs w:val="20"/>
        </w:rPr>
        <w:tab/>
        <w:t>. . . . . . . . . . . . . . . . . . . . . . . . . . . . . . . . . .  148</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8 класс</w:t>
      </w:r>
      <w:r>
        <w:rPr>
          <w:rFonts w:ascii="Arial" w:eastAsia="Arial" w:hAnsi="Arial" w:cs="Arial"/>
          <w:sz w:val="20"/>
          <w:szCs w:val="20"/>
        </w:rPr>
        <w:tab/>
        <w:t>. . . . . . . . . . . . . . . . . . . . . . . . . . . . . . . . . .  155</w:t>
      </w:r>
    </w:p>
    <w:p w:rsidR="00A33515" w:rsidRDefault="00A33515">
      <w:pPr>
        <w:spacing w:line="38" w:lineRule="exact"/>
        <w:rPr>
          <w:sz w:val="20"/>
          <w:szCs w:val="20"/>
        </w:rPr>
      </w:pPr>
    </w:p>
    <w:p w:rsidR="00A33515" w:rsidRDefault="001A4D22">
      <w:pPr>
        <w:ind w:left="300"/>
        <w:rPr>
          <w:sz w:val="20"/>
          <w:szCs w:val="20"/>
        </w:rPr>
      </w:pPr>
      <w:r>
        <w:rPr>
          <w:rFonts w:ascii="Arial" w:eastAsia="Arial" w:hAnsi="Arial" w:cs="Arial"/>
          <w:sz w:val="20"/>
          <w:szCs w:val="20"/>
        </w:rPr>
        <w:t>7 класс, профильный вариант . . . . . . . . . . . . . . . . . . . . .  161</w:t>
      </w:r>
    </w:p>
    <w:p w:rsidR="00A33515" w:rsidRDefault="00A33515">
      <w:pPr>
        <w:spacing w:line="38" w:lineRule="exact"/>
        <w:rPr>
          <w:sz w:val="20"/>
          <w:szCs w:val="20"/>
        </w:rPr>
      </w:pPr>
    </w:p>
    <w:p w:rsidR="00A33515" w:rsidRDefault="001A4D22">
      <w:pPr>
        <w:ind w:left="300"/>
        <w:rPr>
          <w:sz w:val="20"/>
          <w:szCs w:val="20"/>
        </w:rPr>
      </w:pPr>
      <w:r>
        <w:rPr>
          <w:rFonts w:ascii="Arial" w:eastAsia="Arial" w:hAnsi="Arial" w:cs="Arial"/>
          <w:sz w:val="20"/>
          <w:szCs w:val="20"/>
        </w:rPr>
        <w:t>8 класс, профильный вариант . . . . . . . . . . . . . . . . . . . . .  166</w:t>
      </w:r>
    </w:p>
    <w:p w:rsidR="00A33515" w:rsidRDefault="00A33515">
      <w:pPr>
        <w:spacing w:line="23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480"/>
        <w:gridCol w:w="2300"/>
      </w:tblGrid>
      <w:tr w:rsidR="00A33515">
        <w:trPr>
          <w:trHeight w:val="253"/>
        </w:trPr>
        <w:tc>
          <w:tcPr>
            <w:tcW w:w="4480" w:type="dxa"/>
            <w:vAlign w:val="bottom"/>
          </w:tcPr>
          <w:p w:rsidR="00A33515" w:rsidRDefault="001A4D22">
            <w:pPr>
              <w:rPr>
                <w:sz w:val="20"/>
                <w:szCs w:val="20"/>
              </w:rPr>
            </w:pPr>
            <w:r>
              <w:rPr>
                <w:rFonts w:ascii="Arial" w:eastAsia="Arial" w:hAnsi="Arial" w:cs="Arial"/>
                <w:b/>
                <w:bCs/>
                <w:sz w:val="20"/>
                <w:szCs w:val="20"/>
              </w:rPr>
              <w:t>Решения задач 2016 года</w:t>
            </w:r>
          </w:p>
        </w:tc>
        <w:tc>
          <w:tcPr>
            <w:tcW w:w="2300" w:type="dxa"/>
            <w:vAlign w:val="bottom"/>
          </w:tcPr>
          <w:p w:rsidR="00A33515" w:rsidRDefault="001A4D22">
            <w:pPr>
              <w:jc w:val="right"/>
              <w:rPr>
                <w:sz w:val="20"/>
                <w:szCs w:val="20"/>
              </w:rPr>
            </w:pPr>
            <w:r>
              <w:rPr>
                <w:rFonts w:ascii="Arial" w:eastAsia="Arial" w:hAnsi="Arial" w:cs="Arial"/>
                <w:b/>
                <w:bCs/>
                <w:sz w:val="20"/>
                <w:szCs w:val="20"/>
              </w:rPr>
              <w:t>169</w:t>
            </w:r>
          </w:p>
        </w:tc>
      </w:tr>
    </w:tbl>
    <w:p w:rsidR="00A33515" w:rsidRDefault="00A33515">
      <w:pPr>
        <w:spacing w:line="14"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5 класс</w:t>
      </w:r>
      <w:r>
        <w:rPr>
          <w:rFonts w:ascii="Arial" w:eastAsia="Arial" w:hAnsi="Arial" w:cs="Arial"/>
          <w:sz w:val="20"/>
          <w:szCs w:val="20"/>
        </w:rPr>
        <w:tab/>
        <w:t>. . . . . . . . . . . . . . . . . . . . . . . . . . . . . . . . . .  171</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6 класс</w:t>
      </w:r>
      <w:r>
        <w:rPr>
          <w:rFonts w:ascii="Arial" w:eastAsia="Arial" w:hAnsi="Arial" w:cs="Arial"/>
          <w:sz w:val="20"/>
          <w:szCs w:val="20"/>
        </w:rPr>
        <w:tab/>
        <w:t>. . . . . . . . . . . . . . . . . . . . . . . . . . . . . . . . . .  178</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7 класс</w:t>
      </w:r>
      <w:r>
        <w:rPr>
          <w:rFonts w:ascii="Arial" w:eastAsia="Arial" w:hAnsi="Arial" w:cs="Arial"/>
          <w:sz w:val="20"/>
          <w:szCs w:val="20"/>
        </w:rPr>
        <w:tab/>
        <w:t>. . . . . . . . . . . . . . . . . . . . . . . . . . . . . . . . . .  189</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8 класс</w:t>
      </w:r>
      <w:r>
        <w:rPr>
          <w:rFonts w:ascii="Arial" w:eastAsia="Arial" w:hAnsi="Arial" w:cs="Arial"/>
          <w:sz w:val="20"/>
          <w:szCs w:val="20"/>
        </w:rPr>
        <w:tab/>
        <w:t>. . . . . . . . . . . . . . . . . . . . . . . . . . . . . . . . . .  200</w:t>
      </w:r>
    </w:p>
    <w:p w:rsidR="00A33515" w:rsidRDefault="00A33515">
      <w:pPr>
        <w:spacing w:line="38" w:lineRule="exact"/>
        <w:rPr>
          <w:sz w:val="20"/>
          <w:szCs w:val="20"/>
        </w:rPr>
      </w:pPr>
    </w:p>
    <w:p w:rsidR="00A33515" w:rsidRDefault="001A4D22">
      <w:pPr>
        <w:ind w:left="300"/>
        <w:rPr>
          <w:sz w:val="20"/>
          <w:szCs w:val="20"/>
        </w:rPr>
      </w:pPr>
      <w:r>
        <w:rPr>
          <w:rFonts w:ascii="Arial" w:eastAsia="Arial" w:hAnsi="Arial" w:cs="Arial"/>
          <w:sz w:val="20"/>
          <w:szCs w:val="20"/>
        </w:rPr>
        <w:t>7 класс, профильный вариант . . . . . . . . . . . . . . . . . . . . .  210</w:t>
      </w:r>
    </w:p>
    <w:p w:rsidR="00A33515" w:rsidRDefault="00A33515">
      <w:pPr>
        <w:spacing w:line="38" w:lineRule="exact"/>
        <w:rPr>
          <w:sz w:val="20"/>
          <w:szCs w:val="20"/>
        </w:rPr>
      </w:pPr>
    </w:p>
    <w:p w:rsidR="00A33515" w:rsidRDefault="001A4D22">
      <w:pPr>
        <w:ind w:left="300"/>
        <w:rPr>
          <w:sz w:val="20"/>
          <w:szCs w:val="20"/>
        </w:rPr>
      </w:pPr>
      <w:r>
        <w:rPr>
          <w:rFonts w:ascii="Arial" w:eastAsia="Arial" w:hAnsi="Arial" w:cs="Arial"/>
          <w:sz w:val="20"/>
          <w:szCs w:val="20"/>
        </w:rPr>
        <w:t>8 класс, профильный вариант . . . . . . . . . . . . . . . . . . . . .  217</w:t>
      </w:r>
    </w:p>
    <w:p w:rsidR="00A33515" w:rsidRDefault="00A33515">
      <w:pPr>
        <w:spacing w:line="200" w:lineRule="exact"/>
        <w:rPr>
          <w:sz w:val="20"/>
          <w:szCs w:val="20"/>
        </w:rPr>
      </w:pPr>
    </w:p>
    <w:p w:rsidR="00A33515" w:rsidRDefault="00A33515">
      <w:pPr>
        <w:spacing w:line="29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420"/>
        <w:gridCol w:w="1360"/>
      </w:tblGrid>
      <w:tr w:rsidR="00A33515">
        <w:trPr>
          <w:trHeight w:val="304"/>
        </w:trPr>
        <w:tc>
          <w:tcPr>
            <w:tcW w:w="5420" w:type="dxa"/>
            <w:vAlign w:val="bottom"/>
          </w:tcPr>
          <w:p w:rsidR="00A33515" w:rsidRDefault="001A4D22">
            <w:pPr>
              <w:rPr>
                <w:sz w:val="20"/>
                <w:szCs w:val="20"/>
              </w:rPr>
            </w:pPr>
            <w:r>
              <w:rPr>
                <w:rFonts w:ascii="Arial" w:eastAsia="Arial" w:hAnsi="Arial" w:cs="Arial"/>
                <w:b/>
                <w:bCs/>
                <w:sz w:val="24"/>
                <w:szCs w:val="24"/>
              </w:rPr>
              <w:t>Условия и решения избранных задач</w:t>
            </w:r>
          </w:p>
        </w:tc>
        <w:tc>
          <w:tcPr>
            <w:tcW w:w="1360" w:type="dxa"/>
            <w:vAlign w:val="bottom"/>
          </w:tcPr>
          <w:p w:rsidR="00A33515" w:rsidRDefault="00A33515">
            <w:pPr>
              <w:rPr>
                <w:sz w:val="24"/>
                <w:szCs w:val="24"/>
              </w:rPr>
            </w:pPr>
          </w:p>
        </w:tc>
      </w:tr>
      <w:tr w:rsidR="00A33515">
        <w:trPr>
          <w:trHeight w:val="312"/>
        </w:trPr>
        <w:tc>
          <w:tcPr>
            <w:tcW w:w="5420" w:type="dxa"/>
            <w:vAlign w:val="bottom"/>
          </w:tcPr>
          <w:p w:rsidR="00A33515" w:rsidRDefault="001A4D22">
            <w:pPr>
              <w:ind w:left="400"/>
              <w:rPr>
                <w:sz w:val="20"/>
                <w:szCs w:val="20"/>
              </w:rPr>
            </w:pPr>
            <w:r>
              <w:rPr>
                <w:rFonts w:ascii="Arial" w:eastAsia="Arial" w:hAnsi="Arial" w:cs="Arial"/>
                <w:b/>
                <w:bCs/>
                <w:sz w:val="24"/>
                <w:szCs w:val="24"/>
              </w:rPr>
              <w:t>олимпиады 2011–15 гг.</w:t>
            </w:r>
          </w:p>
        </w:tc>
        <w:tc>
          <w:tcPr>
            <w:tcW w:w="1360" w:type="dxa"/>
            <w:vAlign w:val="bottom"/>
          </w:tcPr>
          <w:p w:rsidR="00A33515" w:rsidRDefault="001A4D22">
            <w:pPr>
              <w:jc w:val="right"/>
              <w:rPr>
                <w:sz w:val="20"/>
                <w:szCs w:val="20"/>
              </w:rPr>
            </w:pPr>
            <w:r>
              <w:rPr>
                <w:rFonts w:ascii="Arial" w:eastAsia="Arial" w:hAnsi="Arial" w:cs="Arial"/>
                <w:b/>
                <w:bCs/>
                <w:sz w:val="24"/>
                <w:szCs w:val="24"/>
              </w:rPr>
              <w:t>219</w:t>
            </w:r>
          </w:p>
        </w:tc>
      </w:tr>
      <w:tr w:rsidR="00A33515">
        <w:trPr>
          <w:trHeight w:val="457"/>
        </w:trPr>
        <w:tc>
          <w:tcPr>
            <w:tcW w:w="5420" w:type="dxa"/>
            <w:vAlign w:val="bottom"/>
          </w:tcPr>
          <w:p w:rsidR="00A33515" w:rsidRDefault="001A4D22">
            <w:pPr>
              <w:rPr>
                <w:sz w:val="20"/>
                <w:szCs w:val="20"/>
              </w:rPr>
            </w:pPr>
            <w:r>
              <w:rPr>
                <w:rFonts w:ascii="Arial" w:eastAsia="Arial" w:hAnsi="Arial" w:cs="Arial"/>
                <w:b/>
                <w:bCs/>
                <w:sz w:val="20"/>
                <w:szCs w:val="20"/>
              </w:rPr>
              <w:t>Решения задач 2015 года</w:t>
            </w:r>
          </w:p>
        </w:tc>
        <w:tc>
          <w:tcPr>
            <w:tcW w:w="1360" w:type="dxa"/>
            <w:vAlign w:val="bottom"/>
          </w:tcPr>
          <w:p w:rsidR="00A33515" w:rsidRDefault="001A4D22">
            <w:pPr>
              <w:jc w:val="right"/>
              <w:rPr>
                <w:sz w:val="20"/>
                <w:szCs w:val="20"/>
              </w:rPr>
            </w:pPr>
            <w:r>
              <w:rPr>
                <w:rFonts w:ascii="Arial" w:eastAsia="Arial" w:hAnsi="Arial" w:cs="Arial"/>
                <w:b/>
                <w:bCs/>
                <w:sz w:val="20"/>
                <w:szCs w:val="20"/>
              </w:rPr>
              <w:t>219</w:t>
            </w:r>
          </w:p>
        </w:tc>
      </w:tr>
    </w:tbl>
    <w:p w:rsidR="00A33515" w:rsidRDefault="00A33515">
      <w:pPr>
        <w:spacing w:line="14"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5 класс</w:t>
      </w:r>
      <w:r>
        <w:rPr>
          <w:rFonts w:ascii="Arial" w:eastAsia="Arial" w:hAnsi="Arial" w:cs="Arial"/>
          <w:sz w:val="20"/>
          <w:szCs w:val="20"/>
        </w:rPr>
        <w:tab/>
        <w:t>. . . . . . . . . . . . . . . . . . . . . . . . . . . . . . . . . .  221</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6 класс</w:t>
      </w:r>
      <w:r>
        <w:rPr>
          <w:rFonts w:ascii="Arial" w:eastAsia="Arial" w:hAnsi="Arial" w:cs="Arial"/>
          <w:sz w:val="20"/>
          <w:szCs w:val="20"/>
        </w:rPr>
        <w:tab/>
        <w:t>. . . . . . . . . . . . . . . . . . . . . . . . . . . . . . . . . .  227</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7 класс</w:t>
      </w:r>
      <w:r>
        <w:rPr>
          <w:rFonts w:ascii="Arial" w:eastAsia="Arial" w:hAnsi="Arial" w:cs="Arial"/>
          <w:sz w:val="20"/>
          <w:szCs w:val="20"/>
        </w:rPr>
        <w:tab/>
        <w:t>. . . . . . . . . . . . . . . . . . . . . . . . . . . . . . . . . .  232</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8 класс</w:t>
      </w:r>
      <w:r>
        <w:rPr>
          <w:rFonts w:ascii="Arial" w:eastAsia="Arial" w:hAnsi="Arial" w:cs="Arial"/>
          <w:sz w:val="20"/>
          <w:szCs w:val="20"/>
        </w:rPr>
        <w:tab/>
        <w:t>. . . . . . . . . . . . . . . . . . . . . . . . . . . . . . . . . .  236</w:t>
      </w:r>
    </w:p>
    <w:p w:rsidR="00A33515" w:rsidRDefault="00A33515">
      <w:pPr>
        <w:spacing w:line="23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480"/>
        <w:gridCol w:w="2300"/>
      </w:tblGrid>
      <w:tr w:rsidR="00A33515">
        <w:trPr>
          <w:trHeight w:val="253"/>
        </w:trPr>
        <w:tc>
          <w:tcPr>
            <w:tcW w:w="4480" w:type="dxa"/>
            <w:vAlign w:val="bottom"/>
          </w:tcPr>
          <w:p w:rsidR="00A33515" w:rsidRDefault="001A4D22">
            <w:pPr>
              <w:rPr>
                <w:sz w:val="20"/>
                <w:szCs w:val="20"/>
              </w:rPr>
            </w:pPr>
            <w:r>
              <w:rPr>
                <w:rFonts w:ascii="Arial" w:eastAsia="Arial" w:hAnsi="Arial" w:cs="Arial"/>
                <w:b/>
                <w:bCs/>
                <w:sz w:val="20"/>
                <w:szCs w:val="20"/>
              </w:rPr>
              <w:t>Решения задач 2014 года</w:t>
            </w:r>
          </w:p>
        </w:tc>
        <w:tc>
          <w:tcPr>
            <w:tcW w:w="2300" w:type="dxa"/>
            <w:vAlign w:val="bottom"/>
          </w:tcPr>
          <w:p w:rsidR="00A33515" w:rsidRDefault="001A4D22">
            <w:pPr>
              <w:jc w:val="right"/>
              <w:rPr>
                <w:sz w:val="20"/>
                <w:szCs w:val="20"/>
              </w:rPr>
            </w:pPr>
            <w:r>
              <w:rPr>
                <w:rFonts w:ascii="Arial" w:eastAsia="Arial" w:hAnsi="Arial" w:cs="Arial"/>
                <w:b/>
                <w:bCs/>
                <w:sz w:val="20"/>
                <w:szCs w:val="20"/>
              </w:rPr>
              <w:t>241</w:t>
            </w:r>
          </w:p>
        </w:tc>
      </w:tr>
    </w:tbl>
    <w:p w:rsidR="00A33515" w:rsidRDefault="00A33515">
      <w:pPr>
        <w:spacing w:line="14"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5 класс</w:t>
      </w:r>
      <w:r>
        <w:rPr>
          <w:rFonts w:ascii="Arial" w:eastAsia="Arial" w:hAnsi="Arial" w:cs="Arial"/>
          <w:sz w:val="20"/>
          <w:szCs w:val="20"/>
        </w:rPr>
        <w:tab/>
        <w:t>. . . . . . . . . . . . . . . . . . . . . . . . . . . . . . . . . .  243</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6 класс</w:t>
      </w:r>
      <w:r>
        <w:rPr>
          <w:rFonts w:ascii="Arial" w:eastAsia="Arial" w:hAnsi="Arial" w:cs="Arial"/>
          <w:sz w:val="20"/>
          <w:szCs w:val="20"/>
        </w:rPr>
        <w:tab/>
        <w:t>. . . . . . . . . . . . . . . . . . . . . . . . . . . . . . . . . .  244</w:t>
      </w:r>
    </w:p>
    <w:p w:rsidR="00A33515" w:rsidRDefault="00A33515">
      <w:pPr>
        <w:spacing w:line="160" w:lineRule="exact"/>
        <w:rPr>
          <w:sz w:val="20"/>
          <w:szCs w:val="20"/>
        </w:rPr>
      </w:pPr>
    </w:p>
    <w:p w:rsidR="00A33515" w:rsidRDefault="001A4D22">
      <w:pPr>
        <w:ind w:right="20"/>
        <w:jc w:val="center"/>
        <w:rPr>
          <w:sz w:val="20"/>
          <w:szCs w:val="20"/>
        </w:rPr>
      </w:pPr>
      <w:r>
        <w:rPr>
          <w:rFonts w:ascii="Arial" w:eastAsia="Arial" w:hAnsi="Arial" w:cs="Arial"/>
          <w:sz w:val="20"/>
          <w:szCs w:val="20"/>
        </w:rPr>
        <w:t xml:space="preserve">−  </w:t>
      </w:r>
      <w:r>
        <w:rPr>
          <w:rFonts w:ascii="Arial" w:eastAsia="Arial" w:hAnsi="Arial" w:cs="Arial"/>
          <w:b/>
          <w:bCs/>
          <w:sz w:val="20"/>
          <w:szCs w:val="20"/>
        </w:rPr>
        <w:t>ii</w:t>
      </w:r>
      <w:r>
        <w:rPr>
          <w:rFonts w:ascii="Arial" w:eastAsia="Arial" w:hAnsi="Arial" w:cs="Arial"/>
          <w:sz w:val="20"/>
          <w:szCs w:val="20"/>
        </w:rPr>
        <w:t xml:space="preserve"> −</w:t>
      </w:r>
    </w:p>
    <w:p w:rsidR="00A33515" w:rsidRDefault="00A33515">
      <w:pPr>
        <w:sectPr w:rsidR="00A33515">
          <w:pgSz w:w="8220" w:h="12472"/>
          <w:pgMar w:top="639" w:right="700" w:bottom="0" w:left="720" w:header="0" w:footer="0" w:gutter="0"/>
          <w:cols w:space="720" w:equalWidth="0">
            <w:col w:w="6800"/>
          </w:cols>
        </w:sectPr>
      </w:pPr>
    </w:p>
    <w:p w:rsidR="00A33515" w:rsidRDefault="001A4D22">
      <w:pPr>
        <w:tabs>
          <w:tab w:val="left" w:pos="1120"/>
        </w:tabs>
        <w:ind w:left="300"/>
        <w:rPr>
          <w:sz w:val="20"/>
          <w:szCs w:val="20"/>
        </w:rPr>
      </w:pPr>
      <w:bookmarkStart w:id="341" w:name="page10"/>
      <w:bookmarkEnd w:id="341"/>
      <w:r>
        <w:rPr>
          <w:rFonts w:ascii="Arial" w:eastAsia="Arial" w:hAnsi="Arial" w:cs="Arial"/>
          <w:sz w:val="20"/>
          <w:szCs w:val="20"/>
        </w:rPr>
        <w:lastRenderedPageBreak/>
        <w:t>7 класс</w:t>
      </w:r>
      <w:r>
        <w:rPr>
          <w:rFonts w:ascii="Arial" w:eastAsia="Arial" w:hAnsi="Arial" w:cs="Arial"/>
          <w:sz w:val="20"/>
          <w:szCs w:val="20"/>
        </w:rPr>
        <w:tab/>
        <w:t>. . . . . . . . . . . . . . . . . . . . . . . . . . . . . . . . . .  247</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8 класс</w:t>
      </w:r>
      <w:r>
        <w:rPr>
          <w:rFonts w:ascii="Arial" w:eastAsia="Arial" w:hAnsi="Arial" w:cs="Arial"/>
          <w:sz w:val="20"/>
          <w:szCs w:val="20"/>
        </w:rPr>
        <w:tab/>
        <w:t>. . . . . . . . . . . . . . . . . . . . . . . . . . . . . . . . . .  253</w:t>
      </w:r>
    </w:p>
    <w:p w:rsidR="00A33515" w:rsidRDefault="00A33515">
      <w:pPr>
        <w:spacing w:line="237" w:lineRule="exact"/>
        <w:rPr>
          <w:sz w:val="20"/>
          <w:szCs w:val="20"/>
        </w:rPr>
      </w:pPr>
    </w:p>
    <w:p w:rsidR="00A33515" w:rsidRDefault="001A4D22">
      <w:pPr>
        <w:tabs>
          <w:tab w:val="left" w:pos="6420"/>
        </w:tabs>
        <w:rPr>
          <w:sz w:val="20"/>
          <w:szCs w:val="20"/>
        </w:rPr>
      </w:pPr>
      <w:r>
        <w:rPr>
          <w:rFonts w:ascii="Arial" w:eastAsia="Arial" w:hAnsi="Arial" w:cs="Arial"/>
          <w:b/>
          <w:bCs/>
          <w:sz w:val="20"/>
          <w:szCs w:val="20"/>
        </w:rPr>
        <w:t>Решения задач 2013 года</w:t>
      </w:r>
      <w:r>
        <w:rPr>
          <w:sz w:val="20"/>
          <w:szCs w:val="20"/>
        </w:rPr>
        <w:tab/>
      </w:r>
      <w:r>
        <w:rPr>
          <w:rFonts w:ascii="Arial" w:eastAsia="Arial" w:hAnsi="Arial" w:cs="Arial"/>
          <w:b/>
          <w:bCs/>
          <w:sz w:val="20"/>
          <w:szCs w:val="20"/>
        </w:rPr>
        <w:t>256</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8 класс</w:t>
      </w:r>
      <w:r>
        <w:rPr>
          <w:rFonts w:ascii="Arial" w:eastAsia="Arial" w:hAnsi="Arial" w:cs="Arial"/>
          <w:sz w:val="20"/>
          <w:szCs w:val="20"/>
        </w:rPr>
        <w:tab/>
        <w:t>. . . . . . . . . . . . . . . . . . . . . . . . . . . . . . . . . .  257</w:t>
      </w:r>
    </w:p>
    <w:p w:rsidR="00A33515" w:rsidRDefault="00A33515">
      <w:pPr>
        <w:spacing w:line="237" w:lineRule="exact"/>
        <w:rPr>
          <w:sz w:val="20"/>
          <w:szCs w:val="20"/>
        </w:rPr>
      </w:pPr>
    </w:p>
    <w:p w:rsidR="00A33515" w:rsidRDefault="001A4D22">
      <w:pPr>
        <w:tabs>
          <w:tab w:val="left" w:pos="6420"/>
        </w:tabs>
        <w:rPr>
          <w:sz w:val="20"/>
          <w:szCs w:val="20"/>
        </w:rPr>
      </w:pPr>
      <w:r>
        <w:rPr>
          <w:rFonts w:ascii="Arial" w:eastAsia="Arial" w:hAnsi="Arial" w:cs="Arial"/>
          <w:b/>
          <w:bCs/>
          <w:sz w:val="20"/>
          <w:szCs w:val="20"/>
        </w:rPr>
        <w:t>Решения задач 2012 года</w:t>
      </w:r>
      <w:r>
        <w:rPr>
          <w:sz w:val="20"/>
          <w:szCs w:val="20"/>
        </w:rPr>
        <w:tab/>
      </w:r>
      <w:r>
        <w:rPr>
          <w:rFonts w:ascii="Arial" w:eastAsia="Arial" w:hAnsi="Arial" w:cs="Arial"/>
          <w:b/>
          <w:bCs/>
          <w:sz w:val="20"/>
          <w:szCs w:val="20"/>
        </w:rPr>
        <w:t>260</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5 класс</w:t>
      </w:r>
      <w:r>
        <w:rPr>
          <w:rFonts w:ascii="Arial" w:eastAsia="Arial" w:hAnsi="Arial" w:cs="Arial"/>
          <w:sz w:val="20"/>
          <w:szCs w:val="20"/>
        </w:rPr>
        <w:tab/>
        <w:t>. . . . . . . . . . . . . . . . . . . . . . . . . . . . . . . . . .  261</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6 класс</w:t>
      </w:r>
      <w:r>
        <w:rPr>
          <w:rFonts w:ascii="Arial" w:eastAsia="Arial" w:hAnsi="Arial" w:cs="Arial"/>
          <w:sz w:val="20"/>
          <w:szCs w:val="20"/>
        </w:rPr>
        <w:tab/>
        <w:t>. . . . . . . . . . . . . . . . . . . . . . . . . . . . . . . . . .  263</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7 класс</w:t>
      </w:r>
      <w:r>
        <w:rPr>
          <w:rFonts w:ascii="Arial" w:eastAsia="Arial" w:hAnsi="Arial" w:cs="Arial"/>
          <w:sz w:val="20"/>
          <w:szCs w:val="20"/>
        </w:rPr>
        <w:tab/>
        <w:t>. . . . . . . . . . . . . . . . . . . . . . . . . . . . . . . . . .  267</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8 класс</w:t>
      </w:r>
      <w:r>
        <w:rPr>
          <w:rFonts w:ascii="Arial" w:eastAsia="Arial" w:hAnsi="Arial" w:cs="Arial"/>
          <w:sz w:val="20"/>
          <w:szCs w:val="20"/>
        </w:rPr>
        <w:tab/>
        <w:t>. . . . . . . . . . . . . . . . . . . . . . . . . . . . . . . . . .  271</w:t>
      </w:r>
    </w:p>
    <w:p w:rsidR="00A33515" w:rsidRDefault="00A33515">
      <w:pPr>
        <w:spacing w:line="23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480"/>
        <w:gridCol w:w="2300"/>
      </w:tblGrid>
      <w:tr w:rsidR="00A33515">
        <w:trPr>
          <w:trHeight w:val="253"/>
        </w:trPr>
        <w:tc>
          <w:tcPr>
            <w:tcW w:w="4480" w:type="dxa"/>
            <w:vAlign w:val="bottom"/>
          </w:tcPr>
          <w:p w:rsidR="00A33515" w:rsidRDefault="001A4D22">
            <w:pPr>
              <w:rPr>
                <w:sz w:val="20"/>
                <w:szCs w:val="20"/>
              </w:rPr>
            </w:pPr>
            <w:r>
              <w:rPr>
                <w:rFonts w:ascii="Arial" w:eastAsia="Arial" w:hAnsi="Arial" w:cs="Arial"/>
                <w:b/>
                <w:bCs/>
                <w:sz w:val="20"/>
                <w:szCs w:val="20"/>
              </w:rPr>
              <w:t>Решения задач 2011 года</w:t>
            </w:r>
          </w:p>
        </w:tc>
        <w:tc>
          <w:tcPr>
            <w:tcW w:w="2300" w:type="dxa"/>
            <w:vAlign w:val="bottom"/>
          </w:tcPr>
          <w:p w:rsidR="00A33515" w:rsidRDefault="001A4D22">
            <w:pPr>
              <w:jc w:val="right"/>
              <w:rPr>
                <w:sz w:val="20"/>
                <w:szCs w:val="20"/>
              </w:rPr>
            </w:pPr>
            <w:r>
              <w:rPr>
                <w:rFonts w:ascii="Arial" w:eastAsia="Arial" w:hAnsi="Arial" w:cs="Arial"/>
                <w:b/>
                <w:bCs/>
                <w:sz w:val="20"/>
                <w:szCs w:val="20"/>
              </w:rPr>
              <w:t>273</w:t>
            </w:r>
          </w:p>
        </w:tc>
      </w:tr>
    </w:tbl>
    <w:p w:rsidR="00A33515" w:rsidRDefault="00A33515">
      <w:pPr>
        <w:spacing w:line="14"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5 класс</w:t>
      </w:r>
      <w:r>
        <w:rPr>
          <w:rFonts w:ascii="Arial" w:eastAsia="Arial" w:hAnsi="Arial" w:cs="Arial"/>
          <w:sz w:val="20"/>
          <w:szCs w:val="20"/>
        </w:rPr>
        <w:tab/>
        <w:t>. . . . . . . . . . . . . . . . . . . . . . . . . . . . . . . . . .  275</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6 класс</w:t>
      </w:r>
      <w:r>
        <w:rPr>
          <w:rFonts w:ascii="Arial" w:eastAsia="Arial" w:hAnsi="Arial" w:cs="Arial"/>
          <w:sz w:val="20"/>
          <w:szCs w:val="20"/>
        </w:rPr>
        <w:tab/>
        <w:t>. . . . . . . . . . . . . . . . . . . . . . . . . . . . . . . . . .  276</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7 класс</w:t>
      </w:r>
      <w:r>
        <w:rPr>
          <w:rFonts w:ascii="Arial" w:eastAsia="Arial" w:hAnsi="Arial" w:cs="Arial"/>
          <w:sz w:val="20"/>
          <w:szCs w:val="20"/>
        </w:rPr>
        <w:tab/>
        <w:t>. . . . . . . . . . . . . . . . . . . . . . . . . . . . . . . . . .  277</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8 класс</w:t>
      </w:r>
      <w:r>
        <w:rPr>
          <w:rFonts w:ascii="Arial" w:eastAsia="Arial" w:hAnsi="Arial" w:cs="Arial"/>
          <w:sz w:val="20"/>
          <w:szCs w:val="20"/>
        </w:rPr>
        <w:tab/>
        <w:t>. . . . . . . . . . . . . . . . . . . . . . . . . . . . . . . . . .  278</w:t>
      </w:r>
    </w:p>
    <w:p w:rsidR="00A33515" w:rsidRDefault="00A33515">
      <w:pPr>
        <w:spacing w:line="38" w:lineRule="exact"/>
        <w:rPr>
          <w:sz w:val="20"/>
          <w:szCs w:val="20"/>
        </w:rPr>
      </w:pPr>
    </w:p>
    <w:p w:rsidR="00A33515" w:rsidRDefault="001A4D22">
      <w:pPr>
        <w:tabs>
          <w:tab w:val="left" w:pos="1120"/>
        </w:tabs>
        <w:ind w:left="300"/>
        <w:rPr>
          <w:sz w:val="20"/>
          <w:szCs w:val="20"/>
        </w:rPr>
      </w:pPr>
      <w:r>
        <w:rPr>
          <w:rFonts w:ascii="Arial" w:eastAsia="Arial" w:hAnsi="Arial" w:cs="Arial"/>
          <w:sz w:val="20"/>
          <w:szCs w:val="20"/>
        </w:rPr>
        <w:t>9 класс</w:t>
      </w:r>
      <w:r>
        <w:rPr>
          <w:rFonts w:ascii="Arial" w:eastAsia="Arial" w:hAnsi="Arial" w:cs="Arial"/>
          <w:sz w:val="20"/>
          <w:szCs w:val="20"/>
        </w:rPr>
        <w:tab/>
        <w:t>. . . . . . . . . . . . . . . . . . . . . . . . . . . . . . . . . .  283</w:t>
      </w:r>
    </w:p>
    <w:p w:rsidR="00A33515" w:rsidRDefault="00A33515">
      <w:pPr>
        <w:spacing w:line="200" w:lineRule="exact"/>
        <w:rPr>
          <w:sz w:val="20"/>
          <w:szCs w:val="20"/>
        </w:rPr>
      </w:pPr>
    </w:p>
    <w:p w:rsidR="00A33515" w:rsidRDefault="00A33515">
      <w:pPr>
        <w:spacing w:line="29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840"/>
        <w:gridCol w:w="940"/>
      </w:tblGrid>
      <w:tr w:rsidR="00A33515">
        <w:trPr>
          <w:trHeight w:val="304"/>
        </w:trPr>
        <w:tc>
          <w:tcPr>
            <w:tcW w:w="5840" w:type="dxa"/>
            <w:vAlign w:val="bottom"/>
          </w:tcPr>
          <w:p w:rsidR="00A33515" w:rsidRDefault="001A4D22">
            <w:pPr>
              <w:rPr>
                <w:sz w:val="20"/>
                <w:szCs w:val="20"/>
              </w:rPr>
            </w:pPr>
            <w:r>
              <w:rPr>
                <w:rFonts w:ascii="Arial" w:eastAsia="Arial" w:hAnsi="Arial" w:cs="Arial"/>
                <w:b/>
                <w:bCs/>
                <w:sz w:val="24"/>
                <w:szCs w:val="24"/>
              </w:rPr>
              <w:t>Научная деятельность школьников</w:t>
            </w:r>
          </w:p>
        </w:tc>
        <w:tc>
          <w:tcPr>
            <w:tcW w:w="940" w:type="dxa"/>
            <w:vAlign w:val="bottom"/>
          </w:tcPr>
          <w:p w:rsidR="00A33515" w:rsidRDefault="001A4D22">
            <w:pPr>
              <w:jc w:val="right"/>
              <w:rPr>
                <w:sz w:val="20"/>
                <w:szCs w:val="20"/>
              </w:rPr>
            </w:pPr>
            <w:r>
              <w:rPr>
                <w:rFonts w:ascii="Arial" w:eastAsia="Arial" w:hAnsi="Arial" w:cs="Arial"/>
                <w:b/>
                <w:bCs/>
                <w:sz w:val="24"/>
                <w:szCs w:val="24"/>
              </w:rPr>
              <w:t>285</w:t>
            </w:r>
          </w:p>
        </w:tc>
      </w:tr>
      <w:tr w:rsidR="00A33515">
        <w:trPr>
          <w:trHeight w:val="457"/>
        </w:trPr>
        <w:tc>
          <w:tcPr>
            <w:tcW w:w="5840" w:type="dxa"/>
            <w:vAlign w:val="bottom"/>
          </w:tcPr>
          <w:p w:rsidR="00A33515" w:rsidRDefault="001A4D22">
            <w:pPr>
              <w:rPr>
                <w:sz w:val="20"/>
                <w:szCs w:val="20"/>
              </w:rPr>
            </w:pPr>
            <w:r>
              <w:rPr>
                <w:rFonts w:ascii="Arial" w:eastAsia="Arial" w:hAnsi="Arial" w:cs="Arial"/>
                <w:b/>
                <w:bCs/>
                <w:sz w:val="20"/>
                <w:szCs w:val="20"/>
              </w:rPr>
              <w:t>Задачи Петербургских турниров юных математиков</w:t>
            </w:r>
          </w:p>
        </w:tc>
        <w:tc>
          <w:tcPr>
            <w:tcW w:w="940" w:type="dxa"/>
            <w:vAlign w:val="bottom"/>
          </w:tcPr>
          <w:p w:rsidR="00A33515" w:rsidRDefault="001A4D22">
            <w:pPr>
              <w:jc w:val="right"/>
              <w:rPr>
                <w:sz w:val="20"/>
                <w:szCs w:val="20"/>
              </w:rPr>
            </w:pPr>
            <w:r>
              <w:rPr>
                <w:rFonts w:ascii="Arial" w:eastAsia="Arial" w:hAnsi="Arial" w:cs="Arial"/>
                <w:b/>
                <w:bCs/>
                <w:sz w:val="20"/>
                <w:szCs w:val="20"/>
              </w:rPr>
              <w:t>285</w:t>
            </w:r>
          </w:p>
        </w:tc>
      </w:tr>
    </w:tbl>
    <w:p w:rsidR="00A33515" w:rsidRDefault="00A33515">
      <w:pPr>
        <w:spacing w:line="14" w:lineRule="exact"/>
        <w:rPr>
          <w:sz w:val="20"/>
          <w:szCs w:val="20"/>
        </w:rPr>
      </w:pPr>
    </w:p>
    <w:p w:rsidR="00A33515" w:rsidRDefault="001A4D22">
      <w:pPr>
        <w:ind w:left="300"/>
        <w:rPr>
          <w:sz w:val="20"/>
          <w:szCs w:val="20"/>
        </w:rPr>
      </w:pPr>
      <w:r>
        <w:rPr>
          <w:rFonts w:ascii="Arial" w:eastAsia="Arial" w:hAnsi="Arial" w:cs="Arial"/>
          <w:sz w:val="20"/>
          <w:szCs w:val="20"/>
        </w:rPr>
        <w:t>2018 год . . . . . . . . . . . . . . . . . . . . . . . . . . . . . . . . . .  287</w:t>
      </w:r>
    </w:p>
    <w:p w:rsidR="00A33515" w:rsidRDefault="00A33515">
      <w:pPr>
        <w:spacing w:line="38" w:lineRule="exact"/>
        <w:rPr>
          <w:sz w:val="20"/>
          <w:szCs w:val="20"/>
        </w:rPr>
      </w:pPr>
    </w:p>
    <w:p w:rsidR="00A33515" w:rsidRDefault="001A4D22">
      <w:pPr>
        <w:ind w:left="300"/>
        <w:rPr>
          <w:sz w:val="20"/>
          <w:szCs w:val="20"/>
        </w:rPr>
      </w:pPr>
      <w:r>
        <w:rPr>
          <w:rFonts w:ascii="Arial" w:eastAsia="Arial" w:hAnsi="Arial" w:cs="Arial"/>
          <w:sz w:val="20"/>
          <w:szCs w:val="20"/>
        </w:rPr>
        <w:t>2017 год . . . . . . . . . . . . . . . . . . . . . . . . . . . . . . . . . .  305</w:t>
      </w:r>
    </w:p>
    <w:p w:rsidR="00A33515" w:rsidRDefault="00A33515">
      <w:pPr>
        <w:spacing w:line="38" w:lineRule="exact"/>
        <w:rPr>
          <w:sz w:val="20"/>
          <w:szCs w:val="20"/>
        </w:rPr>
      </w:pPr>
    </w:p>
    <w:p w:rsidR="00A33515" w:rsidRDefault="001A4D22">
      <w:pPr>
        <w:ind w:left="300"/>
        <w:rPr>
          <w:sz w:val="20"/>
          <w:szCs w:val="20"/>
        </w:rPr>
      </w:pPr>
      <w:r>
        <w:rPr>
          <w:rFonts w:ascii="Arial" w:eastAsia="Arial" w:hAnsi="Arial" w:cs="Arial"/>
          <w:sz w:val="20"/>
          <w:szCs w:val="20"/>
        </w:rPr>
        <w:t>2016 год . . . . . . . . . . . . . . . . . . . . . . . . . . . . . . . . . .  319</w:t>
      </w:r>
    </w:p>
    <w:p w:rsidR="00A33515" w:rsidRDefault="00A33515">
      <w:pPr>
        <w:spacing w:line="38" w:lineRule="exact"/>
        <w:rPr>
          <w:sz w:val="20"/>
          <w:szCs w:val="20"/>
        </w:rPr>
      </w:pPr>
    </w:p>
    <w:p w:rsidR="00A33515" w:rsidRDefault="001A4D22">
      <w:pPr>
        <w:ind w:left="300"/>
        <w:rPr>
          <w:sz w:val="20"/>
          <w:szCs w:val="20"/>
        </w:rPr>
      </w:pPr>
      <w:r>
        <w:rPr>
          <w:rFonts w:ascii="Arial" w:eastAsia="Arial" w:hAnsi="Arial" w:cs="Arial"/>
          <w:sz w:val="20"/>
          <w:szCs w:val="20"/>
        </w:rPr>
        <w:t>2015 год . . . . . . . . . . . . . . . . . . . . . . . . . . . . . . . . . .  336</w:t>
      </w:r>
    </w:p>
    <w:p w:rsidR="00A33515" w:rsidRDefault="00A33515">
      <w:pPr>
        <w:spacing w:line="23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500"/>
        <w:gridCol w:w="1280"/>
      </w:tblGrid>
      <w:tr w:rsidR="00A33515">
        <w:trPr>
          <w:trHeight w:val="253"/>
        </w:trPr>
        <w:tc>
          <w:tcPr>
            <w:tcW w:w="5500" w:type="dxa"/>
            <w:vAlign w:val="bottom"/>
          </w:tcPr>
          <w:p w:rsidR="00A33515" w:rsidRDefault="001A4D22">
            <w:pPr>
              <w:rPr>
                <w:sz w:val="20"/>
                <w:szCs w:val="20"/>
              </w:rPr>
            </w:pPr>
            <w:r>
              <w:rPr>
                <w:rFonts w:ascii="Arial" w:eastAsia="Arial" w:hAnsi="Arial" w:cs="Arial"/>
                <w:b/>
                <w:bCs/>
                <w:sz w:val="20"/>
                <w:szCs w:val="20"/>
              </w:rPr>
              <w:t>Исследовательские проекты для школьников</w:t>
            </w:r>
          </w:p>
        </w:tc>
        <w:tc>
          <w:tcPr>
            <w:tcW w:w="1280" w:type="dxa"/>
            <w:vAlign w:val="bottom"/>
          </w:tcPr>
          <w:p w:rsidR="00A33515" w:rsidRDefault="001A4D22">
            <w:pPr>
              <w:jc w:val="right"/>
              <w:rPr>
                <w:sz w:val="20"/>
                <w:szCs w:val="20"/>
              </w:rPr>
            </w:pPr>
            <w:r>
              <w:rPr>
                <w:rFonts w:ascii="Arial" w:eastAsia="Arial" w:hAnsi="Arial" w:cs="Arial"/>
                <w:b/>
                <w:bCs/>
                <w:sz w:val="20"/>
                <w:szCs w:val="20"/>
              </w:rPr>
              <w:t>347</w:t>
            </w:r>
          </w:p>
        </w:tc>
      </w:tr>
    </w:tbl>
    <w:p w:rsidR="00A33515" w:rsidRDefault="00A33515">
      <w:pPr>
        <w:sectPr w:rsidR="00A33515">
          <w:pgSz w:w="8220" w:h="12472"/>
          <w:pgMar w:top="1030" w:right="700" w:bottom="1440" w:left="720" w:header="0" w:footer="0" w:gutter="0"/>
          <w:cols w:space="720" w:equalWidth="0">
            <w:col w:w="6800"/>
          </w:cols>
        </w:sectPr>
      </w:pPr>
    </w:p>
    <w:p w:rsidR="00A33515" w:rsidRDefault="00A33515">
      <w:pPr>
        <w:spacing w:line="200" w:lineRule="exact"/>
        <w:rPr>
          <w:sz w:val="20"/>
          <w:szCs w:val="20"/>
        </w:rPr>
      </w:pPr>
      <w:bookmarkStart w:id="342" w:name="page11"/>
      <w:bookmarkEnd w:id="342"/>
    </w:p>
    <w:p w:rsidR="00A33515" w:rsidRDefault="00A33515">
      <w:pPr>
        <w:spacing w:line="323" w:lineRule="exact"/>
        <w:rPr>
          <w:sz w:val="20"/>
          <w:szCs w:val="20"/>
        </w:rPr>
      </w:pPr>
    </w:p>
    <w:p w:rsidR="00A33515" w:rsidRDefault="001A4D22">
      <w:pPr>
        <w:rPr>
          <w:sz w:val="20"/>
          <w:szCs w:val="20"/>
        </w:rPr>
      </w:pPr>
      <w:r>
        <w:rPr>
          <w:rFonts w:ascii="Arial" w:eastAsia="Arial" w:hAnsi="Arial" w:cs="Arial"/>
          <w:b/>
          <w:bCs/>
          <w:sz w:val="44"/>
          <w:szCs w:val="44"/>
        </w:rPr>
        <w:t>От авторов</w:t>
      </w:r>
    </w:p>
    <w:p w:rsidR="00A33515" w:rsidRDefault="00A33515">
      <w:pPr>
        <w:spacing w:line="200" w:lineRule="exact"/>
        <w:rPr>
          <w:sz w:val="20"/>
          <w:szCs w:val="20"/>
        </w:rPr>
      </w:pPr>
    </w:p>
    <w:p w:rsidR="00A33515" w:rsidRDefault="00A33515">
      <w:pPr>
        <w:spacing w:line="217" w:lineRule="exact"/>
        <w:rPr>
          <w:sz w:val="20"/>
          <w:szCs w:val="20"/>
        </w:rPr>
      </w:pPr>
    </w:p>
    <w:p w:rsidR="00A33515" w:rsidRDefault="001A4D22">
      <w:pPr>
        <w:spacing w:line="285" w:lineRule="auto"/>
        <w:ind w:firstLine="510"/>
        <w:jc w:val="both"/>
        <w:rPr>
          <w:sz w:val="20"/>
          <w:szCs w:val="20"/>
        </w:rPr>
      </w:pPr>
      <w:r>
        <w:rPr>
          <w:rFonts w:ascii="Arial" w:eastAsia="Arial" w:hAnsi="Arial" w:cs="Arial"/>
          <w:sz w:val="20"/>
          <w:szCs w:val="20"/>
        </w:rPr>
        <w:t>Олимпиада «Математика НОН-СТОП» проводится с 2010 года, за это время значительно выросло как число е</w:t>
      </w:r>
      <w:ins w:id="343" w:author="Admin" w:date="2019-02-19T00:21:00Z">
        <w:r w:rsidR="005872AA">
          <w:rPr>
            <w:rFonts w:ascii="Arial" w:eastAsia="Arial" w:hAnsi="Arial" w:cs="Arial"/>
            <w:sz w:val="20"/>
            <w:szCs w:val="20"/>
          </w:rPr>
          <w:t>е</w:t>
        </w:r>
      </w:ins>
      <w:del w:id="344" w:author="Admin" w:date="2019-02-19T00:21:00Z">
        <w:r w:rsidDel="005872AA">
          <w:rPr>
            <w:rFonts w:ascii="Arial" w:eastAsia="Arial" w:hAnsi="Arial" w:cs="Arial"/>
            <w:sz w:val="20"/>
            <w:szCs w:val="20"/>
          </w:rPr>
          <w:delText>ё</w:delText>
        </w:r>
      </w:del>
      <w:r>
        <w:rPr>
          <w:rFonts w:ascii="Arial" w:eastAsia="Arial" w:hAnsi="Arial" w:cs="Arial"/>
          <w:sz w:val="20"/>
          <w:szCs w:val="20"/>
        </w:rPr>
        <w:t xml:space="preserve"> участников, так и интерес, проявляемый к ней в том числе со стороны образовательных организа-ций Санкт-Петербурга и известных фондов, которые теперь оказывают поддержку олимпиаде.</w:t>
      </w:r>
    </w:p>
    <w:p w:rsidR="00A33515" w:rsidRDefault="00A33515">
      <w:pPr>
        <w:spacing w:line="14" w:lineRule="exact"/>
        <w:rPr>
          <w:sz w:val="20"/>
          <w:szCs w:val="20"/>
        </w:rPr>
      </w:pPr>
    </w:p>
    <w:p w:rsidR="00A33515" w:rsidRDefault="001A4D22">
      <w:pPr>
        <w:numPr>
          <w:ilvl w:val="1"/>
          <w:numId w:val="11"/>
        </w:numPr>
        <w:tabs>
          <w:tab w:val="left" w:pos="680"/>
        </w:tabs>
        <w:ind w:left="680" w:hanging="170"/>
        <w:rPr>
          <w:rFonts w:ascii="Arial" w:eastAsia="Arial" w:hAnsi="Arial" w:cs="Arial"/>
          <w:sz w:val="19"/>
          <w:szCs w:val="19"/>
        </w:rPr>
      </w:pPr>
      <w:r>
        <w:rPr>
          <w:rFonts w:ascii="Arial" w:eastAsia="Arial" w:hAnsi="Arial" w:cs="Arial"/>
          <w:sz w:val="19"/>
          <w:szCs w:val="19"/>
        </w:rPr>
        <w:t>2010–2015 годах составителем условий задач</w:t>
      </w:r>
      <w:del w:id="345" w:author="Admin" w:date="2019-02-19T00:21:00Z">
        <w:r w:rsidDel="005872AA">
          <w:rPr>
            <w:rFonts w:ascii="Arial" w:eastAsia="Arial" w:hAnsi="Arial" w:cs="Arial"/>
            <w:sz w:val="19"/>
            <w:szCs w:val="19"/>
          </w:rPr>
          <w:delText>и</w:delText>
        </w:r>
      </w:del>
      <w:r>
        <w:rPr>
          <w:rFonts w:ascii="Arial" w:eastAsia="Arial" w:hAnsi="Arial" w:cs="Arial"/>
          <w:sz w:val="19"/>
          <w:szCs w:val="19"/>
        </w:rPr>
        <w:t xml:space="preserve"> был И.</w:t>
      </w:r>
      <w:ins w:id="346" w:author="Admin" w:date="2019-02-19T00:21:00Z">
        <w:r w:rsidR="005872AA">
          <w:rPr>
            <w:rFonts w:ascii="Arial" w:eastAsia="Arial" w:hAnsi="Arial" w:cs="Arial"/>
            <w:sz w:val="19"/>
            <w:szCs w:val="19"/>
          </w:rPr>
          <w:t> </w:t>
        </w:r>
      </w:ins>
      <w:r>
        <w:rPr>
          <w:rFonts w:ascii="Arial" w:eastAsia="Arial" w:hAnsi="Arial" w:cs="Arial"/>
          <w:sz w:val="19"/>
          <w:szCs w:val="19"/>
        </w:rPr>
        <w:t>А.</w:t>
      </w:r>
      <w:ins w:id="347" w:author="Admin" w:date="2019-02-19T00:21:00Z">
        <w:r w:rsidR="005872AA">
          <w:rPr>
            <w:rFonts w:ascii="Arial" w:eastAsia="Arial" w:hAnsi="Arial" w:cs="Arial"/>
            <w:sz w:val="19"/>
            <w:szCs w:val="19"/>
          </w:rPr>
          <w:t> </w:t>
        </w:r>
      </w:ins>
      <w:del w:id="348" w:author="Admin" w:date="2019-02-19T00:21:00Z">
        <w:r w:rsidDel="005872AA">
          <w:rPr>
            <w:rFonts w:ascii="Arial" w:eastAsia="Arial" w:hAnsi="Arial" w:cs="Arial"/>
            <w:sz w:val="19"/>
            <w:szCs w:val="19"/>
          </w:rPr>
          <w:delText xml:space="preserve"> </w:delText>
        </w:r>
      </w:del>
      <w:r>
        <w:rPr>
          <w:rFonts w:ascii="Arial" w:eastAsia="Arial" w:hAnsi="Arial" w:cs="Arial"/>
          <w:sz w:val="19"/>
          <w:szCs w:val="19"/>
        </w:rPr>
        <w:t>Чистяков,</w:t>
      </w:r>
    </w:p>
    <w:p w:rsidR="00A33515" w:rsidRDefault="00A33515">
      <w:pPr>
        <w:spacing w:line="49" w:lineRule="exact"/>
        <w:rPr>
          <w:rFonts w:ascii="Arial" w:eastAsia="Arial" w:hAnsi="Arial" w:cs="Arial"/>
          <w:sz w:val="19"/>
          <w:szCs w:val="19"/>
        </w:rPr>
      </w:pPr>
    </w:p>
    <w:p w:rsidR="00A33515" w:rsidRDefault="001A4D22">
      <w:pPr>
        <w:numPr>
          <w:ilvl w:val="0"/>
          <w:numId w:val="11"/>
        </w:numPr>
        <w:tabs>
          <w:tab w:val="left" w:pos="165"/>
        </w:tabs>
        <w:spacing w:line="305" w:lineRule="auto"/>
        <w:jc w:val="both"/>
        <w:rPr>
          <w:rFonts w:ascii="Arial" w:eastAsia="Arial" w:hAnsi="Arial" w:cs="Arial"/>
          <w:sz w:val="19"/>
          <w:szCs w:val="19"/>
        </w:rPr>
      </w:pPr>
      <w:r>
        <w:rPr>
          <w:rFonts w:ascii="Arial" w:eastAsia="Arial" w:hAnsi="Arial" w:cs="Arial"/>
          <w:sz w:val="19"/>
          <w:szCs w:val="19"/>
        </w:rPr>
        <w:t>олимпиада включала в себя варианты для 5–8 классов из 6–12 задач, подел</w:t>
      </w:r>
      <w:ins w:id="349" w:author="Admin" w:date="2019-02-19T00:21:00Z">
        <w:r w:rsidR="005872AA">
          <w:rPr>
            <w:rFonts w:ascii="Arial" w:eastAsia="Arial" w:hAnsi="Arial" w:cs="Arial"/>
            <w:sz w:val="19"/>
            <w:szCs w:val="19"/>
          </w:rPr>
          <w:t>е</w:t>
        </w:r>
      </w:ins>
      <w:del w:id="350" w:author="Admin" w:date="2019-02-19T00:21:00Z">
        <w:r w:rsidDel="005872AA">
          <w:rPr>
            <w:rFonts w:ascii="Arial" w:eastAsia="Arial" w:hAnsi="Arial" w:cs="Arial"/>
            <w:sz w:val="19"/>
            <w:szCs w:val="19"/>
          </w:rPr>
          <w:delText>ё</w:delText>
        </w:r>
      </w:del>
      <w:r>
        <w:rPr>
          <w:rFonts w:ascii="Arial" w:eastAsia="Arial" w:hAnsi="Arial" w:cs="Arial"/>
          <w:sz w:val="19"/>
          <w:szCs w:val="19"/>
        </w:rPr>
        <w:t>нных на пункты A, B и C. С 2016 года условия задач для олимпи-ады составляют Б.</w:t>
      </w:r>
      <w:ins w:id="351" w:author="Admin" w:date="2019-02-19T00:21:00Z">
        <w:r w:rsidR="005872AA">
          <w:rPr>
            <w:rFonts w:ascii="Arial" w:eastAsia="Arial" w:hAnsi="Arial" w:cs="Arial"/>
            <w:sz w:val="19"/>
            <w:szCs w:val="19"/>
          </w:rPr>
          <w:t> </w:t>
        </w:r>
      </w:ins>
      <w:r>
        <w:rPr>
          <w:rFonts w:ascii="Arial" w:eastAsia="Arial" w:hAnsi="Arial" w:cs="Arial"/>
          <w:sz w:val="19"/>
          <w:szCs w:val="19"/>
        </w:rPr>
        <w:t>А.</w:t>
      </w:r>
      <w:ins w:id="352" w:author="Admin" w:date="2019-02-19T00:21:00Z">
        <w:r w:rsidR="005872AA">
          <w:rPr>
            <w:rFonts w:ascii="Arial" w:eastAsia="Arial" w:hAnsi="Arial" w:cs="Arial"/>
            <w:sz w:val="19"/>
            <w:szCs w:val="19"/>
          </w:rPr>
          <w:t> </w:t>
        </w:r>
      </w:ins>
      <w:del w:id="353" w:author="Admin" w:date="2019-02-19T00:21:00Z">
        <w:r w:rsidDel="005872AA">
          <w:rPr>
            <w:rFonts w:ascii="Arial" w:eastAsia="Arial" w:hAnsi="Arial" w:cs="Arial"/>
            <w:sz w:val="19"/>
            <w:szCs w:val="19"/>
          </w:rPr>
          <w:delText xml:space="preserve"> </w:delText>
        </w:r>
      </w:del>
      <w:r>
        <w:rPr>
          <w:rFonts w:ascii="Arial" w:eastAsia="Arial" w:hAnsi="Arial" w:cs="Arial"/>
          <w:sz w:val="19"/>
          <w:szCs w:val="19"/>
        </w:rPr>
        <w:t xml:space="preserve">Золотов </w:t>
      </w:r>
      <w:ins w:id="354" w:author="Admin" w:date="2019-02-19T00:21:00Z">
        <w:r w:rsidR="005872AA">
          <w:rPr>
            <w:rFonts w:ascii="Arial" w:eastAsia="Arial" w:hAnsi="Arial" w:cs="Arial"/>
            <w:sz w:val="19"/>
            <w:szCs w:val="19"/>
          </w:rPr>
          <w:t xml:space="preserve">(выпускник и сотрудник ЛНМО) </w:t>
        </w:r>
      </w:ins>
      <w:r>
        <w:rPr>
          <w:rFonts w:ascii="Arial" w:eastAsia="Arial" w:hAnsi="Arial" w:cs="Arial"/>
          <w:sz w:val="19"/>
          <w:szCs w:val="19"/>
        </w:rPr>
        <w:t>и Д.</w:t>
      </w:r>
      <w:ins w:id="355" w:author="Admin" w:date="2019-02-19T00:21:00Z">
        <w:r w:rsidR="005872AA">
          <w:rPr>
            <w:rFonts w:ascii="Arial" w:eastAsia="Arial" w:hAnsi="Arial" w:cs="Arial"/>
            <w:sz w:val="19"/>
            <w:szCs w:val="19"/>
          </w:rPr>
          <w:t> </w:t>
        </w:r>
      </w:ins>
      <w:r>
        <w:rPr>
          <w:rFonts w:ascii="Arial" w:eastAsia="Arial" w:hAnsi="Arial" w:cs="Arial"/>
          <w:sz w:val="19"/>
          <w:szCs w:val="19"/>
        </w:rPr>
        <w:t>Г.</w:t>
      </w:r>
      <w:ins w:id="356" w:author="Admin" w:date="2019-02-19T00:21:00Z">
        <w:r w:rsidR="005872AA">
          <w:rPr>
            <w:rFonts w:ascii="Arial" w:eastAsia="Arial" w:hAnsi="Arial" w:cs="Arial"/>
            <w:sz w:val="19"/>
            <w:szCs w:val="19"/>
          </w:rPr>
          <w:t> </w:t>
        </w:r>
      </w:ins>
      <w:del w:id="357" w:author="Admin" w:date="2019-02-19T00:21:00Z">
        <w:r w:rsidDel="005872AA">
          <w:rPr>
            <w:rFonts w:ascii="Arial" w:eastAsia="Arial" w:hAnsi="Arial" w:cs="Arial"/>
            <w:sz w:val="19"/>
            <w:szCs w:val="19"/>
          </w:rPr>
          <w:delText xml:space="preserve"> </w:delText>
        </w:r>
      </w:del>
      <w:r>
        <w:rPr>
          <w:rFonts w:ascii="Arial" w:eastAsia="Arial" w:hAnsi="Arial" w:cs="Arial"/>
          <w:sz w:val="19"/>
          <w:szCs w:val="19"/>
        </w:rPr>
        <w:t>Штукенберг (</w:t>
      </w:r>
      <w:del w:id="358" w:author="Admin" w:date="2019-02-19T00:22:00Z">
        <w:r w:rsidDel="005872AA">
          <w:rPr>
            <w:rFonts w:ascii="Arial" w:eastAsia="Arial" w:hAnsi="Arial" w:cs="Arial"/>
            <w:sz w:val="19"/>
            <w:szCs w:val="19"/>
          </w:rPr>
          <w:delText xml:space="preserve">Дмитрий Григорьевич — </w:delText>
        </w:r>
      </w:del>
      <w:r>
        <w:rPr>
          <w:rFonts w:ascii="Arial" w:eastAsia="Arial" w:hAnsi="Arial" w:cs="Arial"/>
          <w:sz w:val="19"/>
          <w:szCs w:val="19"/>
        </w:rPr>
        <w:t>сотрудник ЛНМО</w:t>
      </w:r>
      <w:del w:id="359" w:author="Admin" w:date="2019-02-19T00:22:00Z">
        <w:r w:rsidDel="005872AA">
          <w:rPr>
            <w:rFonts w:ascii="Arial" w:eastAsia="Arial" w:hAnsi="Arial" w:cs="Arial"/>
            <w:sz w:val="19"/>
            <w:szCs w:val="19"/>
          </w:rPr>
          <w:delText>, Борис Алексеевич — выпускник и сотрудник ЛНМО</w:delText>
        </w:r>
      </w:del>
      <w:r>
        <w:rPr>
          <w:rFonts w:ascii="Arial" w:eastAsia="Arial" w:hAnsi="Arial" w:cs="Arial"/>
          <w:sz w:val="19"/>
          <w:szCs w:val="19"/>
        </w:rPr>
        <w:t>).</w:t>
      </w:r>
    </w:p>
    <w:p w:rsidR="00A33515" w:rsidRDefault="00A33515">
      <w:pPr>
        <w:spacing w:line="1" w:lineRule="exact"/>
        <w:rPr>
          <w:sz w:val="20"/>
          <w:szCs w:val="20"/>
        </w:rPr>
      </w:pPr>
    </w:p>
    <w:p w:rsidR="00A33515" w:rsidRDefault="001A4D22">
      <w:pPr>
        <w:spacing w:line="285" w:lineRule="auto"/>
        <w:ind w:firstLine="510"/>
        <w:jc w:val="both"/>
        <w:rPr>
          <w:sz w:val="20"/>
          <w:szCs w:val="20"/>
        </w:rPr>
      </w:pPr>
      <w:r>
        <w:rPr>
          <w:rFonts w:ascii="Arial" w:eastAsia="Arial" w:hAnsi="Arial" w:cs="Arial"/>
          <w:sz w:val="20"/>
          <w:szCs w:val="20"/>
        </w:rPr>
        <w:t>Одновременно с этим в олимпиаде появился профильный вариант для 7–8 классов: задачи профильного варианта представляют из себя це-лую исследовательскую проблему, раскрывающуюся перед школьником пункт за пунктом. Последним нововведением олимпиады стал вариант для четв</w:t>
      </w:r>
      <w:ins w:id="360" w:author="Admin" w:date="2019-02-19T00:22:00Z">
        <w:r w:rsidR="005872AA">
          <w:rPr>
            <w:rFonts w:ascii="Arial" w:eastAsia="Arial" w:hAnsi="Arial" w:cs="Arial"/>
            <w:sz w:val="20"/>
            <w:szCs w:val="20"/>
          </w:rPr>
          <w:t>е</w:t>
        </w:r>
      </w:ins>
      <w:del w:id="361" w:author="Admin" w:date="2019-02-19T00:22:00Z">
        <w:r w:rsidDel="005872AA">
          <w:rPr>
            <w:rFonts w:ascii="Arial" w:eastAsia="Arial" w:hAnsi="Arial" w:cs="Arial"/>
            <w:sz w:val="20"/>
            <w:szCs w:val="20"/>
          </w:rPr>
          <w:delText>ё</w:delText>
        </w:r>
      </w:del>
      <w:r>
        <w:rPr>
          <w:rFonts w:ascii="Arial" w:eastAsia="Arial" w:hAnsi="Arial" w:cs="Arial"/>
          <w:sz w:val="20"/>
          <w:szCs w:val="20"/>
        </w:rPr>
        <w:t>ртого класса, присутствующий с 2017 года.</w:t>
      </w:r>
    </w:p>
    <w:p w:rsidR="00A33515" w:rsidRDefault="00A33515">
      <w:pPr>
        <w:spacing w:line="14" w:lineRule="exact"/>
        <w:rPr>
          <w:sz w:val="20"/>
          <w:szCs w:val="20"/>
        </w:rPr>
      </w:pPr>
    </w:p>
    <w:p w:rsidR="00A33515" w:rsidRDefault="001A4D22">
      <w:pPr>
        <w:spacing w:line="245" w:lineRule="auto"/>
        <w:ind w:firstLine="510"/>
        <w:jc w:val="both"/>
        <w:rPr>
          <w:sz w:val="20"/>
          <w:szCs w:val="20"/>
        </w:rPr>
      </w:pPr>
      <w:r>
        <w:rPr>
          <w:rFonts w:ascii="Arial" w:eastAsia="Arial" w:hAnsi="Arial" w:cs="Arial"/>
          <w:sz w:val="19"/>
          <w:szCs w:val="19"/>
        </w:rPr>
        <w:t>Первая часть этой книги — условия олимпиад, прошедших в 2016– 18 годах. Задачи можно давать детям на занятиях в математических кру-жках</w:t>
      </w:r>
      <w:r>
        <w:rPr>
          <w:rFonts w:ascii="Arial" w:eastAsia="Arial" w:hAnsi="Arial" w:cs="Arial"/>
          <w:sz w:val="37"/>
          <w:szCs w:val="37"/>
          <w:vertAlign w:val="superscript"/>
        </w:rPr>
        <w:t>,</w:t>
      </w:r>
      <w:r>
        <w:rPr>
          <w:rFonts w:ascii="Arial" w:eastAsia="Arial" w:hAnsi="Arial" w:cs="Arial"/>
          <w:sz w:val="19"/>
          <w:szCs w:val="19"/>
        </w:rPr>
        <w:t>, они позволяют примерно ориентироваться на то, какими будут за-дания на олимпиаде «Математика НОН-СТОП» в ближайшем будущем. Авторы задач — Б.</w:t>
      </w:r>
      <w:ins w:id="362" w:author="Admin" w:date="2019-02-19T00:22:00Z">
        <w:r w:rsidR="005872AA">
          <w:rPr>
            <w:rFonts w:ascii="Arial" w:eastAsia="Arial" w:hAnsi="Arial" w:cs="Arial"/>
            <w:sz w:val="19"/>
            <w:szCs w:val="19"/>
          </w:rPr>
          <w:t> </w:t>
        </w:r>
      </w:ins>
      <w:r>
        <w:rPr>
          <w:rFonts w:ascii="Arial" w:eastAsia="Arial" w:hAnsi="Arial" w:cs="Arial"/>
          <w:sz w:val="19"/>
          <w:szCs w:val="19"/>
        </w:rPr>
        <w:t>А.</w:t>
      </w:r>
      <w:ins w:id="363" w:author="Admin" w:date="2019-02-19T00:22:00Z">
        <w:r w:rsidR="005872AA">
          <w:rPr>
            <w:rFonts w:ascii="Arial" w:eastAsia="Arial" w:hAnsi="Arial" w:cs="Arial"/>
            <w:sz w:val="19"/>
            <w:szCs w:val="19"/>
          </w:rPr>
          <w:t> </w:t>
        </w:r>
      </w:ins>
      <w:del w:id="364" w:author="Admin" w:date="2019-02-19T00:22:00Z">
        <w:r w:rsidDel="005872AA">
          <w:rPr>
            <w:rFonts w:ascii="Arial" w:eastAsia="Arial" w:hAnsi="Arial" w:cs="Arial"/>
            <w:sz w:val="19"/>
            <w:szCs w:val="19"/>
          </w:rPr>
          <w:delText xml:space="preserve"> </w:delText>
        </w:r>
      </w:del>
      <w:r>
        <w:rPr>
          <w:rFonts w:ascii="Arial" w:eastAsia="Arial" w:hAnsi="Arial" w:cs="Arial"/>
          <w:sz w:val="19"/>
          <w:szCs w:val="19"/>
        </w:rPr>
        <w:t>Золотов, Д.</w:t>
      </w:r>
      <w:ins w:id="365" w:author="Admin" w:date="2019-02-19T00:22:00Z">
        <w:r w:rsidR="005872AA">
          <w:rPr>
            <w:rFonts w:ascii="Arial" w:eastAsia="Arial" w:hAnsi="Arial" w:cs="Arial"/>
            <w:sz w:val="19"/>
            <w:szCs w:val="19"/>
          </w:rPr>
          <w:t> </w:t>
        </w:r>
      </w:ins>
      <w:r>
        <w:rPr>
          <w:rFonts w:ascii="Arial" w:eastAsia="Arial" w:hAnsi="Arial" w:cs="Arial"/>
          <w:sz w:val="19"/>
          <w:szCs w:val="19"/>
        </w:rPr>
        <w:t>Г.</w:t>
      </w:r>
      <w:ins w:id="366" w:author="Admin" w:date="2019-02-19T00:22:00Z">
        <w:r w:rsidR="005872AA">
          <w:rPr>
            <w:rFonts w:ascii="Arial" w:eastAsia="Arial" w:hAnsi="Arial" w:cs="Arial"/>
            <w:sz w:val="19"/>
            <w:szCs w:val="19"/>
          </w:rPr>
          <w:t> </w:t>
        </w:r>
      </w:ins>
      <w:del w:id="367" w:author="Admin" w:date="2019-02-19T00:22:00Z">
        <w:r w:rsidDel="005872AA">
          <w:rPr>
            <w:rFonts w:ascii="Arial" w:eastAsia="Arial" w:hAnsi="Arial" w:cs="Arial"/>
            <w:sz w:val="19"/>
            <w:szCs w:val="19"/>
          </w:rPr>
          <w:delText xml:space="preserve"> </w:delText>
        </w:r>
      </w:del>
      <w:r>
        <w:rPr>
          <w:rFonts w:ascii="Arial" w:eastAsia="Arial" w:hAnsi="Arial" w:cs="Arial"/>
          <w:sz w:val="19"/>
          <w:szCs w:val="19"/>
        </w:rPr>
        <w:t>Штукенберг, И.</w:t>
      </w:r>
      <w:ins w:id="368" w:author="Admin" w:date="2019-02-19T00:22:00Z">
        <w:r w:rsidR="005872AA">
          <w:rPr>
            <w:rFonts w:ascii="Arial" w:eastAsia="Arial" w:hAnsi="Arial" w:cs="Arial"/>
            <w:sz w:val="19"/>
            <w:szCs w:val="19"/>
          </w:rPr>
          <w:t> </w:t>
        </w:r>
      </w:ins>
      <w:r>
        <w:rPr>
          <w:rFonts w:ascii="Arial" w:eastAsia="Arial" w:hAnsi="Arial" w:cs="Arial"/>
          <w:sz w:val="19"/>
          <w:szCs w:val="19"/>
        </w:rPr>
        <w:t>С.</w:t>
      </w:r>
      <w:ins w:id="369" w:author="Admin" w:date="2019-02-19T00:22:00Z">
        <w:r w:rsidR="005872AA">
          <w:rPr>
            <w:rFonts w:ascii="Arial" w:eastAsia="Arial" w:hAnsi="Arial" w:cs="Arial"/>
            <w:sz w:val="19"/>
            <w:szCs w:val="19"/>
          </w:rPr>
          <w:t> </w:t>
        </w:r>
      </w:ins>
      <w:del w:id="370" w:author="Admin" w:date="2019-02-19T00:22:00Z">
        <w:r w:rsidDel="005872AA">
          <w:rPr>
            <w:rFonts w:ascii="Arial" w:eastAsia="Arial" w:hAnsi="Arial" w:cs="Arial"/>
            <w:sz w:val="19"/>
            <w:szCs w:val="19"/>
          </w:rPr>
          <w:delText xml:space="preserve"> </w:delText>
        </w:r>
      </w:del>
      <w:r>
        <w:rPr>
          <w:rFonts w:ascii="Arial" w:eastAsia="Arial" w:hAnsi="Arial" w:cs="Arial"/>
          <w:sz w:val="19"/>
          <w:szCs w:val="19"/>
        </w:rPr>
        <w:t>Алексеев.</w:t>
      </w:r>
    </w:p>
    <w:p w:rsidR="00A33515" w:rsidRDefault="00A33515">
      <w:pPr>
        <w:spacing w:line="53" w:lineRule="exact"/>
        <w:rPr>
          <w:sz w:val="20"/>
          <w:szCs w:val="20"/>
        </w:rPr>
      </w:pPr>
    </w:p>
    <w:p w:rsidR="00A33515" w:rsidRDefault="001A4D22">
      <w:pPr>
        <w:spacing w:line="301" w:lineRule="auto"/>
        <w:ind w:firstLine="510"/>
        <w:jc w:val="both"/>
        <w:rPr>
          <w:sz w:val="20"/>
          <w:szCs w:val="20"/>
        </w:rPr>
      </w:pPr>
      <w:r>
        <w:rPr>
          <w:rFonts w:ascii="Arial" w:eastAsia="Arial" w:hAnsi="Arial" w:cs="Arial"/>
          <w:sz w:val="19"/>
          <w:szCs w:val="19"/>
        </w:rPr>
        <w:t>Следом за условиями задач 2016–18 гг. во второй части этой книги</w:t>
      </w:r>
      <w:del w:id="371" w:author="Admin" w:date="2019-02-19T00:22:00Z">
        <w:r w:rsidDel="005872AA">
          <w:rPr>
            <w:rFonts w:ascii="Arial" w:eastAsia="Arial" w:hAnsi="Arial" w:cs="Arial"/>
            <w:sz w:val="19"/>
            <w:szCs w:val="19"/>
          </w:rPr>
          <w:delText>,</w:delText>
        </w:r>
      </w:del>
      <w:r>
        <w:rPr>
          <w:rFonts w:ascii="Arial" w:eastAsia="Arial" w:hAnsi="Arial" w:cs="Arial"/>
          <w:sz w:val="19"/>
          <w:szCs w:val="19"/>
        </w:rPr>
        <w:t xml:space="preserve"> представлены их решения, предложенные самими авторами задач (рас-смотрены в том числе задачи профильных вариантов). Если при разбо-ре задачи возникают трудности или стало интересно ознакомиться с не-обычными методами решения, стоит смотреть как раз вторую часть кни-ги. Автор разбора 2017–18 — Б.</w:t>
      </w:r>
      <w:ins w:id="372" w:author="Admin" w:date="2019-02-19T00:23:00Z">
        <w:r w:rsidR="005872AA">
          <w:rPr>
            <w:rFonts w:ascii="Arial" w:eastAsia="Arial" w:hAnsi="Arial" w:cs="Arial"/>
            <w:sz w:val="19"/>
            <w:szCs w:val="19"/>
          </w:rPr>
          <w:t> </w:t>
        </w:r>
      </w:ins>
      <w:r>
        <w:rPr>
          <w:rFonts w:ascii="Arial" w:eastAsia="Arial" w:hAnsi="Arial" w:cs="Arial"/>
          <w:sz w:val="19"/>
          <w:szCs w:val="19"/>
        </w:rPr>
        <w:t>А.</w:t>
      </w:r>
      <w:ins w:id="373" w:author="Admin" w:date="2019-02-19T00:23:00Z">
        <w:r w:rsidR="005872AA">
          <w:rPr>
            <w:rFonts w:ascii="Arial" w:eastAsia="Arial" w:hAnsi="Arial" w:cs="Arial"/>
            <w:sz w:val="19"/>
            <w:szCs w:val="19"/>
          </w:rPr>
          <w:t> </w:t>
        </w:r>
      </w:ins>
      <w:del w:id="374" w:author="Admin" w:date="2019-02-19T00:23:00Z">
        <w:r w:rsidDel="005872AA">
          <w:rPr>
            <w:rFonts w:ascii="Arial" w:eastAsia="Arial" w:hAnsi="Arial" w:cs="Arial"/>
            <w:sz w:val="19"/>
            <w:szCs w:val="19"/>
          </w:rPr>
          <w:delText xml:space="preserve"> </w:delText>
        </w:r>
      </w:del>
      <w:r>
        <w:rPr>
          <w:rFonts w:ascii="Arial" w:eastAsia="Arial" w:hAnsi="Arial" w:cs="Arial"/>
          <w:sz w:val="19"/>
          <w:szCs w:val="19"/>
        </w:rPr>
        <w:t>Золотов, 2016 — Д.</w:t>
      </w:r>
      <w:ins w:id="375" w:author="Admin" w:date="2019-02-19T00:23:00Z">
        <w:r w:rsidR="005872AA">
          <w:rPr>
            <w:rFonts w:ascii="Arial" w:eastAsia="Arial" w:hAnsi="Arial" w:cs="Arial"/>
            <w:sz w:val="19"/>
            <w:szCs w:val="19"/>
          </w:rPr>
          <w:t> </w:t>
        </w:r>
      </w:ins>
      <w:r>
        <w:rPr>
          <w:rFonts w:ascii="Arial" w:eastAsia="Arial" w:hAnsi="Arial" w:cs="Arial"/>
          <w:sz w:val="19"/>
          <w:szCs w:val="19"/>
        </w:rPr>
        <w:t>Г.</w:t>
      </w:r>
      <w:ins w:id="376" w:author="Admin" w:date="2019-02-19T00:23:00Z">
        <w:r w:rsidR="005872AA">
          <w:rPr>
            <w:rFonts w:ascii="Arial" w:eastAsia="Arial" w:hAnsi="Arial" w:cs="Arial"/>
            <w:sz w:val="19"/>
            <w:szCs w:val="19"/>
          </w:rPr>
          <w:t> </w:t>
        </w:r>
      </w:ins>
      <w:del w:id="377" w:author="Admin" w:date="2019-02-19T00:23:00Z">
        <w:r w:rsidDel="005872AA">
          <w:rPr>
            <w:rFonts w:ascii="Arial" w:eastAsia="Arial" w:hAnsi="Arial" w:cs="Arial"/>
            <w:sz w:val="19"/>
            <w:szCs w:val="19"/>
          </w:rPr>
          <w:delText xml:space="preserve"> </w:delText>
        </w:r>
      </w:del>
      <w:r>
        <w:rPr>
          <w:rFonts w:ascii="Arial" w:eastAsia="Arial" w:hAnsi="Arial" w:cs="Arial"/>
          <w:sz w:val="19"/>
          <w:szCs w:val="19"/>
        </w:rPr>
        <w:t>Штукенберг.</w:t>
      </w:r>
    </w:p>
    <w:p w:rsidR="00A33515" w:rsidRDefault="00A33515">
      <w:pPr>
        <w:spacing w:line="3" w:lineRule="exact"/>
        <w:rPr>
          <w:sz w:val="20"/>
          <w:szCs w:val="20"/>
        </w:rPr>
      </w:pPr>
    </w:p>
    <w:p w:rsidR="00A33515" w:rsidRDefault="001A4D22">
      <w:pPr>
        <w:numPr>
          <w:ilvl w:val="0"/>
          <w:numId w:val="12"/>
        </w:numPr>
        <w:tabs>
          <w:tab w:val="left" w:pos="693"/>
        </w:tabs>
        <w:spacing w:line="305" w:lineRule="auto"/>
        <w:ind w:firstLine="510"/>
        <w:jc w:val="both"/>
        <w:rPr>
          <w:rFonts w:ascii="Arial" w:eastAsia="Arial" w:hAnsi="Arial" w:cs="Arial"/>
          <w:sz w:val="19"/>
          <w:szCs w:val="19"/>
        </w:rPr>
      </w:pPr>
      <w:r>
        <w:rPr>
          <w:rFonts w:ascii="Arial" w:eastAsia="Arial" w:hAnsi="Arial" w:cs="Arial"/>
          <w:sz w:val="19"/>
          <w:szCs w:val="19"/>
        </w:rPr>
        <w:t>третьей части книги представлены избранные, наиболее ориги-нальные задачи 2011–15 годов, сразу с решениями. Обычно таких задач оставалось по 3–4 на вариант. Авторы разборов 2012–15 — Б.</w:t>
      </w:r>
      <w:ins w:id="378" w:author="Admin" w:date="2019-02-19T00:23:00Z">
        <w:r w:rsidR="005872AA">
          <w:rPr>
            <w:rFonts w:ascii="Arial" w:eastAsia="Arial" w:hAnsi="Arial" w:cs="Arial"/>
            <w:sz w:val="19"/>
            <w:szCs w:val="19"/>
          </w:rPr>
          <w:t> </w:t>
        </w:r>
      </w:ins>
      <w:r>
        <w:rPr>
          <w:rFonts w:ascii="Arial" w:eastAsia="Arial" w:hAnsi="Arial" w:cs="Arial"/>
          <w:sz w:val="19"/>
          <w:szCs w:val="19"/>
        </w:rPr>
        <w:t>А.</w:t>
      </w:r>
      <w:ins w:id="379" w:author="Admin" w:date="2019-02-19T00:23:00Z">
        <w:r w:rsidR="005872AA">
          <w:rPr>
            <w:rFonts w:ascii="Arial" w:eastAsia="Arial" w:hAnsi="Arial" w:cs="Arial"/>
            <w:sz w:val="19"/>
            <w:szCs w:val="19"/>
          </w:rPr>
          <w:t> </w:t>
        </w:r>
      </w:ins>
      <w:del w:id="380" w:author="Admin" w:date="2019-02-19T00:23:00Z">
        <w:r w:rsidDel="005872AA">
          <w:rPr>
            <w:rFonts w:ascii="Arial" w:eastAsia="Arial" w:hAnsi="Arial" w:cs="Arial"/>
            <w:sz w:val="19"/>
            <w:szCs w:val="19"/>
          </w:rPr>
          <w:delText xml:space="preserve"> </w:delText>
        </w:r>
      </w:del>
      <w:r>
        <w:rPr>
          <w:rFonts w:ascii="Arial" w:eastAsia="Arial" w:hAnsi="Arial" w:cs="Arial"/>
          <w:sz w:val="19"/>
          <w:szCs w:val="19"/>
        </w:rPr>
        <w:t>Золотов, А.</w:t>
      </w:r>
      <w:ins w:id="381" w:author="Admin" w:date="2019-02-19T00:23:00Z">
        <w:r w:rsidR="005872AA">
          <w:rPr>
            <w:rFonts w:ascii="Arial" w:eastAsia="Arial" w:hAnsi="Arial" w:cs="Arial"/>
            <w:sz w:val="19"/>
            <w:szCs w:val="19"/>
          </w:rPr>
          <w:t> </w:t>
        </w:r>
      </w:ins>
      <w:r>
        <w:rPr>
          <w:rFonts w:ascii="Arial" w:eastAsia="Arial" w:hAnsi="Arial" w:cs="Arial"/>
          <w:sz w:val="19"/>
          <w:szCs w:val="19"/>
        </w:rPr>
        <w:t>В.</w:t>
      </w:r>
      <w:ins w:id="382" w:author="Admin" w:date="2019-02-19T00:23:00Z">
        <w:r w:rsidR="005872AA">
          <w:rPr>
            <w:rFonts w:ascii="Arial" w:eastAsia="Arial" w:hAnsi="Arial" w:cs="Arial"/>
            <w:sz w:val="19"/>
            <w:szCs w:val="19"/>
          </w:rPr>
          <w:t> </w:t>
        </w:r>
      </w:ins>
      <w:del w:id="383" w:author="Admin" w:date="2019-02-19T00:23:00Z">
        <w:r w:rsidDel="005872AA">
          <w:rPr>
            <w:rFonts w:ascii="Arial" w:eastAsia="Arial" w:hAnsi="Arial" w:cs="Arial"/>
            <w:sz w:val="19"/>
            <w:szCs w:val="19"/>
          </w:rPr>
          <w:delText xml:space="preserve"> </w:delText>
        </w:r>
      </w:del>
      <w:r>
        <w:rPr>
          <w:rFonts w:ascii="Arial" w:eastAsia="Arial" w:hAnsi="Arial" w:cs="Arial"/>
          <w:sz w:val="19"/>
          <w:szCs w:val="19"/>
        </w:rPr>
        <w:t>Семенов, 2011 — Л.</w:t>
      </w:r>
      <w:ins w:id="384" w:author="Admin" w:date="2019-02-19T00:23:00Z">
        <w:r w:rsidR="005872AA">
          <w:rPr>
            <w:rFonts w:ascii="Arial" w:eastAsia="Arial" w:hAnsi="Arial" w:cs="Arial"/>
            <w:sz w:val="19"/>
            <w:szCs w:val="19"/>
          </w:rPr>
          <w:t> </w:t>
        </w:r>
      </w:ins>
      <w:r>
        <w:rPr>
          <w:rFonts w:ascii="Arial" w:eastAsia="Arial" w:hAnsi="Arial" w:cs="Arial"/>
          <w:sz w:val="19"/>
          <w:szCs w:val="19"/>
        </w:rPr>
        <w:t>А.</w:t>
      </w:r>
      <w:ins w:id="385" w:author="Admin" w:date="2019-02-19T00:23:00Z">
        <w:r w:rsidR="005872AA">
          <w:rPr>
            <w:rFonts w:ascii="Arial" w:eastAsia="Arial" w:hAnsi="Arial" w:cs="Arial"/>
            <w:sz w:val="19"/>
            <w:szCs w:val="19"/>
          </w:rPr>
          <w:t> </w:t>
        </w:r>
      </w:ins>
      <w:del w:id="386" w:author="Admin" w:date="2019-02-19T00:23:00Z">
        <w:r w:rsidDel="005872AA">
          <w:rPr>
            <w:rFonts w:ascii="Arial" w:eastAsia="Arial" w:hAnsi="Arial" w:cs="Arial"/>
            <w:sz w:val="19"/>
            <w:szCs w:val="19"/>
          </w:rPr>
          <w:delText xml:space="preserve"> </w:delText>
        </w:r>
      </w:del>
      <w:r>
        <w:rPr>
          <w:rFonts w:ascii="Arial" w:eastAsia="Arial" w:hAnsi="Arial" w:cs="Arial"/>
          <w:sz w:val="19"/>
          <w:szCs w:val="19"/>
        </w:rPr>
        <w:t>Бакунец, И.</w:t>
      </w:r>
      <w:ins w:id="387" w:author="Admin" w:date="2019-02-19T00:23:00Z">
        <w:r w:rsidR="005872AA">
          <w:rPr>
            <w:rFonts w:ascii="Arial" w:eastAsia="Arial" w:hAnsi="Arial" w:cs="Arial"/>
            <w:sz w:val="19"/>
            <w:szCs w:val="19"/>
          </w:rPr>
          <w:t> </w:t>
        </w:r>
      </w:ins>
      <w:r>
        <w:rPr>
          <w:rFonts w:ascii="Arial" w:eastAsia="Arial" w:hAnsi="Arial" w:cs="Arial"/>
          <w:sz w:val="19"/>
          <w:szCs w:val="19"/>
        </w:rPr>
        <w:t>Г.</w:t>
      </w:r>
      <w:ins w:id="388" w:author="Admin" w:date="2019-02-19T00:23:00Z">
        <w:r w:rsidR="005872AA">
          <w:rPr>
            <w:rFonts w:ascii="Arial" w:eastAsia="Arial" w:hAnsi="Arial" w:cs="Arial"/>
            <w:sz w:val="19"/>
            <w:szCs w:val="19"/>
          </w:rPr>
          <w:t> </w:t>
        </w:r>
      </w:ins>
      <w:del w:id="389" w:author="Admin" w:date="2019-02-19T00:23:00Z">
        <w:r w:rsidDel="005872AA">
          <w:rPr>
            <w:rFonts w:ascii="Arial" w:eastAsia="Arial" w:hAnsi="Arial" w:cs="Arial"/>
            <w:sz w:val="19"/>
            <w:szCs w:val="19"/>
          </w:rPr>
          <w:delText xml:space="preserve"> </w:delText>
        </w:r>
      </w:del>
      <w:r>
        <w:rPr>
          <w:rFonts w:ascii="Arial" w:eastAsia="Arial" w:hAnsi="Arial" w:cs="Arial"/>
          <w:sz w:val="19"/>
          <w:szCs w:val="19"/>
        </w:rPr>
        <w:t>Прокофьева, Д.</w:t>
      </w:r>
      <w:ins w:id="390" w:author="Admin" w:date="2019-02-19T00:23:00Z">
        <w:r w:rsidR="005872AA">
          <w:rPr>
            <w:rFonts w:ascii="Arial" w:eastAsia="Arial" w:hAnsi="Arial" w:cs="Arial"/>
            <w:sz w:val="19"/>
            <w:szCs w:val="19"/>
          </w:rPr>
          <w:t> </w:t>
        </w:r>
      </w:ins>
      <w:r>
        <w:rPr>
          <w:rFonts w:ascii="Arial" w:eastAsia="Arial" w:hAnsi="Arial" w:cs="Arial"/>
          <w:sz w:val="19"/>
          <w:szCs w:val="19"/>
        </w:rPr>
        <w:t>Г.</w:t>
      </w:r>
      <w:ins w:id="391" w:author="Admin" w:date="2019-02-19T00:23:00Z">
        <w:r w:rsidR="005872AA">
          <w:rPr>
            <w:rFonts w:ascii="Arial" w:eastAsia="Arial" w:hAnsi="Arial" w:cs="Arial"/>
            <w:sz w:val="19"/>
            <w:szCs w:val="19"/>
          </w:rPr>
          <w:t> </w:t>
        </w:r>
      </w:ins>
      <w:del w:id="392" w:author="Admin" w:date="2019-02-19T00:23:00Z">
        <w:r w:rsidDel="005872AA">
          <w:rPr>
            <w:rFonts w:ascii="Arial" w:eastAsia="Arial" w:hAnsi="Arial" w:cs="Arial"/>
            <w:sz w:val="19"/>
            <w:szCs w:val="19"/>
          </w:rPr>
          <w:delText xml:space="preserve"> </w:delText>
        </w:r>
      </w:del>
      <w:r>
        <w:rPr>
          <w:rFonts w:ascii="Arial" w:eastAsia="Arial" w:hAnsi="Arial" w:cs="Arial"/>
          <w:sz w:val="19"/>
          <w:szCs w:val="19"/>
        </w:rPr>
        <w:t>Штукенберг.</w:t>
      </w:r>
    </w:p>
    <w:p w:rsidR="00A33515" w:rsidRDefault="00A33515">
      <w:pPr>
        <w:spacing w:line="1" w:lineRule="exact"/>
        <w:rPr>
          <w:sz w:val="20"/>
          <w:szCs w:val="20"/>
        </w:rPr>
      </w:pPr>
    </w:p>
    <w:p w:rsidR="00A33515" w:rsidRDefault="001A4D22">
      <w:pPr>
        <w:spacing w:line="332" w:lineRule="auto"/>
        <w:ind w:firstLine="510"/>
        <w:rPr>
          <w:sz w:val="20"/>
          <w:szCs w:val="20"/>
        </w:rPr>
      </w:pPr>
      <w:r>
        <w:rPr>
          <w:rFonts w:ascii="Arial" w:eastAsia="Arial" w:hAnsi="Arial" w:cs="Arial"/>
          <w:sz w:val="19"/>
          <w:szCs w:val="19"/>
        </w:rPr>
        <w:t>Четв</w:t>
      </w:r>
      <w:ins w:id="393" w:author="Admin" w:date="2019-02-19T00:23:00Z">
        <w:r w:rsidR="005872AA">
          <w:rPr>
            <w:rFonts w:ascii="Arial" w:eastAsia="Arial" w:hAnsi="Arial" w:cs="Arial"/>
            <w:sz w:val="19"/>
            <w:szCs w:val="19"/>
          </w:rPr>
          <w:t>е</w:t>
        </w:r>
      </w:ins>
      <w:del w:id="394" w:author="Admin" w:date="2019-02-19T00:23:00Z">
        <w:r w:rsidDel="005872AA">
          <w:rPr>
            <w:rFonts w:ascii="Arial" w:eastAsia="Arial" w:hAnsi="Arial" w:cs="Arial"/>
            <w:sz w:val="19"/>
            <w:szCs w:val="19"/>
          </w:rPr>
          <w:delText>ё</w:delText>
        </w:r>
      </w:del>
      <w:r>
        <w:rPr>
          <w:rFonts w:ascii="Arial" w:eastAsia="Arial" w:hAnsi="Arial" w:cs="Arial"/>
          <w:sz w:val="19"/>
          <w:szCs w:val="19"/>
        </w:rPr>
        <w:t>ртая часть этой книги — условия задач петербургских турни-ров юных математиков (СПбТЮМ). СПбТЮМ проводится с 2015 года и от-</w:t>
      </w:r>
    </w:p>
    <w:p w:rsidR="00A33515" w:rsidRDefault="00A33515">
      <w:pPr>
        <w:sectPr w:rsidR="00A33515">
          <w:pgSz w:w="8220" w:h="12472"/>
          <w:pgMar w:top="1440" w:right="720" w:bottom="139" w:left="720" w:header="0" w:footer="0" w:gutter="0"/>
          <w:cols w:space="720" w:equalWidth="0">
            <w:col w:w="6780"/>
          </w:cols>
        </w:sectPr>
      </w:pPr>
    </w:p>
    <w:p w:rsidR="00A33515" w:rsidRDefault="001A4D22">
      <w:pPr>
        <w:spacing w:line="287" w:lineRule="auto"/>
        <w:jc w:val="both"/>
        <w:rPr>
          <w:sz w:val="20"/>
          <w:szCs w:val="20"/>
        </w:rPr>
      </w:pPr>
      <w:bookmarkStart w:id="395" w:name="page12"/>
      <w:bookmarkEnd w:id="395"/>
      <w:r>
        <w:rPr>
          <w:rFonts w:ascii="Arial" w:eastAsia="Arial" w:hAnsi="Arial" w:cs="Arial"/>
          <w:sz w:val="20"/>
          <w:szCs w:val="20"/>
        </w:rPr>
        <w:lastRenderedPageBreak/>
        <w:t>личается интересными, сложными заданиями — некоторые из них впо-следствии перерастают в научные работы, представляемые на различ-ных конференциях школьников. В этой книге мы собрали все задачи, бывшие на турнирах с самого основания СПбТЮМ.</w:t>
      </w:r>
    </w:p>
    <w:p w:rsidR="00A33515" w:rsidRDefault="00A33515">
      <w:pPr>
        <w:spacing w:line="31" w:lineRule="exact"/>
        <w:rPr>
          <w:sz w:val="20"/>
          <w:szCs w:val="20"/>
        </w:rPr>
      </w:pPr>
    </w:p>
    <w:p w:rsidR="00A33515" w:rsidRDefault="001A4D22">
      <w:pPr>
        <w:ind w:left="520"/>
        <w:rPr>
          <w:sz w:val="20"/>
          <w:szCs w:val="20"/>
        </w:rPr>
      </w:pPr>
      <w:r>
        <w:rPr>
          <w:rFonts w:ascii="Arial" w:eastAsia="Arial" w:hAnsi="Arial" w:cs="Arial"/>
          <w:sz w:val="20"/>
          <w:szCs w:val="20"/>
        </w:rPr>
        <w:t>Авторы задач СПбТЮМ — К.</w:t>
      </w:r>
      <w:ins w:id="396" w:author="Admin" w:date="2019-02-19T00:24:00Z">
        <w:r w:rsidR="005872AA">
          <w:rPr>
            <w:rFonts w:ascii="Arial" w:eastAsia="Arial" w:hAnsi="Arial" w:cs="Arial"/>
            <w:sz w:val="20"/>
            <w:szCs w:val="20"/>
          </w:rPr>
          <w:t> </w:t>
        </w:r>
      </w:ins>
      <w:r>
        <w:rPr>
          <w:rFonts w:ascii="Arial" w:eastAsia="Arial" w:hAnsi="Arial" w:cs="Arial"/>
          <w:sz w:val="20"/>
          <w:szCs w:val="20"/>
        </w:rPr>
        <w:t>М.</w:t>
      </w:r>
      <w:ins w:id="397" w:author="Admin" w:date="2019-02-19T00:24:00Z">
        <w:r w:rsidR="005872AA">
          <w:rPr>
            <w:rFonts w:ascii="Arial" w:eastAsia="Arial" w:hAnsi="Arial" w:cs="Arial"/>
            <w:sz w:val="20"/>
            <w:szCs w:val="20"/>
          </w:rPr>
          <w:t> </w:t>
        </w:r>
      </w:ins>
      <w:del w:id="398" w:author="Admin" w:date="2019-02-19T00:24:00Z">
        <w:r w:rsidDel="005872AA">
          <w:rPr>
            <w:rFonts w:ascii="Arial" w:eastAsia="Arial" w:hAnsi="Arial" w:cs="Arial"/>
            <w:sz w:val="20"/>
            <w:szCs w:val="20"/>
          </w:rPr>
          <w:delText xml:space="preserve"> </w:delText>
        </w:r>
      </w:del>
      <w:r>
        <w:rPr>
          <w:rFonts w:ascii="Arial" w:eastAsia="Arial" w:hAnsi="Arial" w:cs="Arial"/>
          <w:sz w:val="20"/>
          <w:szCs w:val="20"/>
        </w:rPr>
        <w:t>Чепуркин, И.</w:t>
      </w:r>
      <w:ins w:id="399" w:author="Admin" w:date="2019-02-19T00:24:00Z">
        <w:r w:rsidR="005872AA">
          <w:rPr>
            <w:rFonts w:ascii="Arial" w:eastAsia="Arial" w:hAnsi="Arial" w:cs="Arial"/>
            <w:sz w:val="20"/>
            <w:szCs w:val="20"/>
          </w:rPr>
          <w:t> </w:t>
        </w:r>
      </w:ins>
      <w:r>
        <w:rPr>
          <w:rFonts w:ascii="Arial" w:eastAsia="Arial" w:hAnsi="Arial" w:cs="Arial"/>
          <w:sz w:val="20"/>
          <w:szCs w:val="20"/>
        </w:rPr>
        <w:t>С.</w:t>
      </w:r>
      <w:ins w:id="400" w:author="Admin" w:date="2019-02-19T00:24:00Z">
        <w:r w:rsidR="005872AA">
          <w:rPr>
            <w:rFonts w:ascii="Arial" w:eastAsia="Arial" w:hAnsi="Arial" w:cs="Arial"/>
            <w:sz w:val="20"/>
            <w:szCs w:val="20"/>
          </w:rPr>
          <w:t> </w:t>
        </w:r>
      </w:ins>
      <w:del w:id="401" w:author="Admin" w:date="2019-02-19T00:24:00Z">
        <w:r w:rsidDel="005872AA">
          <w:rPr>
            <w:rFonts w:ascii="Arial" w:eastAsia="Arial" w:hAnsi="Arial" w:cs="Arial"/>
            <w:sz w:val="20"/>
            <w:szCs w:val="20"/>
          </w:rPr>
          <w:delText xml:space="preserve"> </w:delText>
        </w:r>
      </w:del>
      <w:r>
        <w:rPr>
          <w:rFonts w:ascii="Arial" w:eastAsia="Arial" w:hAnsi="Arial" w:cs="Arial"/>
          <w:sz w:val="20"/>
          <w:szCs w:val="20"/>
        </w:rPr>
        <w:t>Алексеев.</w:t>
      </w:r>
    </w:p>
    <w:p w:rsidR="00A33515" w:rsidRDefault="00A33515">
      <w:pPr>
        <w:spacing w:line="97" w:lineRule="exact"/>
        <w:rPr>
          <w:sz w:val="20"/>
          <w:szCs w:val="20"/>
        </w:rPr>
      </w:pPr>
    </w:p>
    <w:p w:rsidR="00A33515" w:rsidRDefault="001A4D22">
      <w:pPr>
        <w:spacing w:line="284" w:lineRule="auto"/>
        <w:ind w:firstLine="510"/>
        <w:jc w:val="both"/>
        <w:rPr>
          <w:sz w:val="20"/>
          <w:szCs w:val="20"/>
        </w:rPr>
      </w:pPr>
      <w:r>
        <w:rPr>
          <w:rFonts w:ascii="Arial" w:eastAsia="Arial" w:hAnsi="Arial" w:cs="Arial"/>
          <w:sz w:val="20"/>
          <w:szCs w:val="20"/>
        </w:rPr>
        <w:t>Наконец</w:t>
      </w:r>
      <w:ins w:id="402" w:author="Admin" w:date="2019-02-19T00:24:00Z">
        <w:r w:rsidR="005872AA">
          <w:rPr>
            <w:rFonts w:ascii="Arial" w:eastAsia="Arial" w:hAnsi="Arial" w:cs="Arial"/>
            <w:sz w:val="20"/>
            <w:szCs w:val="20"/>
          </w:rPr>
          <w:t>,</w:t>
        </w:r>
      </w:ins>
      <w:r>
        <w:rPr>
          <w:rFonts w:ascii="Arial" w:eastAsia="Arial" w:hAnsi="Arial" w:cs="Arial"/>
          <w:sz w:val="20"/>
          <w:szCs w:val="20"/>
        </w:rPr>
        <w:t xml:space="preserve"> в пятой части книги мы привели несколько тем для школь-ной научной работы. Данные темы, с одной стороны, интересны для нау-ки, а с другой</w:t>
      </w:r>
      <w:del w:id="403" w:author="Admin" w:date="2019-02-19T00:24:00Z">
        <w:r w:rsidDel="005872AA">
          <w:rPr>
            <w:rFonts w:ascii="Arial" w:eastAsia="Arial" w:hAnsi="Arial" w:cs="Arial"/>
            <w:sz w:val="20"/>
            <w:szCs w:val="20"/>
          </w:rPr>
          <w:delText xml:space="preserve"> стороны</w:delText>
        </w:r>
      </w:del>
      <w:r>
        <w:rPr>
          <w:rFonts w:ascii="Arial" w:eastAsia="Arial" w:hAnsi="Arial" w:cs="Arial"/>
          <w:sz w:val="20"/>
          <w:szCs w:val="20"/>
        </w:rPr>
        <w:t>, как нам представляется, посильны детям. Подоб-ные темы могут быть любопытны для школьников, желающих выступить на научных конференциях, проводимых, например, под эгидой фонда «Время науки».</w:t>
      </w:r>
    </w:p>
    <w:p w:rsidR="00A33515" w:rsidRDefault="00A33515">
      <w:pPr>
        <w:spacing w:line="34" w:lineRule="exact"/>
        <w:rPr>
          <w:sz w:val="20"/>
          <w:szCs w:val="20"/>
        </w:rPr>
      </w:pPr>
    </w:p>
    <w:p w:rsidR="00A33515" w:rsidRDefault="001A4D22">
      <w:pPr>
        <w:ind w:left="520"/>
        <w:rPr>
          <w:sz w:val="20"/>
          <w:szCs w:val="20"/>
        </w:rPr>
      </w:pPr>
      <w:r>
        <w:rPr>
          <w:rFonts w:ascii="Arial" w:eastAsia="Arial" w:hAnsi="Arial" w:cs="Arial"/>
          <w:sz w:val="20"/>
          <w:szCs w:val="20"/>
        </w:rPr>
        <w:t>Желаем приятного и познавательного чтения!</w:t>
      </w:r>
    </w:p>
    <w:p w:rsidR="00A33515" w:rsidRDefault="00A33515">
      <w:pPr>
        <w:sectPr w:rsidR="00A33515">
          <w:pgSz w:w="8220" w:h="12472"/>
          <w:pgMar w:top="1030" w:right="720" w:bottom="1440" w:left="720" w:header="0" w:footer="0" w:gutter="0"/>
          <w:cols w:space="720" w:equalWidth="0">
            <w:col w:w="6780"/>
          </w:cols>
        </w:sectPr>
      </w:pPr>
    </w:p>
    <w:p w:rsidR="00A33515" w:rsidRDefault="00A33515">
      <w:pPr>
        <w:spacing w:line="200" w:lineRule="exact"/>
        <w:rPr>
          <w:sz w:val="20"/>
          <w:szCs w:val="20"/>
        </w:rPr>
      </w:pPr>
      <w:bookmarkStart w:id="404" w:name="page13"/>
      <w:bookmarkEnd w:id="404"/>
    </w:p>
    <w:p w:rsidR="00A33515" w:rsidRDefault="00A33515">
      <w:pPr>
        <w:spacing w:line="323" w:lineRule="exact"/>
        <w:rPr>
          <w:sz w:val="20"/>
          <w:szCs w:val="20"/>
        </w:rPr>
      </w:pPr>
    </w:p>
    <w:p w:rsidR="00A33515" w:rsidRDefault="001A4D22">
      <w:pPr>
        <w:rPr>
          <w:sz w:val="20"/>
          <w:szCs w:val="20"/>
        </w:rPr>
      </w:pPr>
      <w:r>
        <w:rPr>
          <w:rFonts w:ascii="Arial" w:eastAsia="Arial" w:hAnsi="Arial" w:cs="Arial"/>
          <w:b/>
          <w:bCs/>
          <w:sz w:val="44"/>
          <w:szCs w:val="44"/>
        </w:rPr>
        <w:t>Условия задач 2018 года</w:t>
      </w:r>
    </w:p>
    <w:p w:rsidR="00A33515" w:rsidRDefault="00A33515">
      <w:pPr>
        <w:spacing w:line="200" w:lineRule="exact"/>
        <w:rPr>
          <w:sz w:val="20"/>
          <w:szCs w:val="20"/>
        </w:rPr>
      </w:pPr>
    </w:p>
    <w:p w:rsidR="00A33515" w:rsidRDefault="00A33515">
      <w:pPr>
        <w:spacing w:line="211" w:lineRule="exact"/>
        <w:rPr>
          <w:sz w:val="20"/>
          <w:szCs w:val="20"/>
        </w:rPr>
      </w:pPr>
    </w:p>
    <w:p w:rsidR="00A33515" w:rsidRDefault="001A4D22">
      <w:pPr>
        <w:rPr>
          <w:sz w:val="20"/>
          <w:szCs w:val="20"/>
        </w:rPr>
      </w:pPr>
      <w:r>
        <w:rPr>
          <w:rFonts w:ascii="Arial" w:eastAsia="Arial" w:hAnsi="Arial" w:cs="Arial"/>
          <w:b/>
          <w:bCs/>
          <w:sz w:val="36"/>
          <w:szCs w:val="36"/>
        </w:rPr>
        <w:t>Задачи 4 класса</w:t>
      </w:r>
    </w:p>
    <w:p w:rsidR="00A33515" w:rsidRDefault="00A33515">
      <w:pPr>
        <w:spacing w:line="206" w:lineRule="exact"/>
        <w:rPr>
          <w:sz w:val="20"/>
          <w:szCs w:val="20"/>
        </w:rPr>
      </w:pPr>
    </w:p>
    <w:p w:rsidR="00A33515" w:rsidRDefault="001A4D22">
      <w:pPr>
        <w:rPr>
          <w:sz w:val="20"/>
          <w:szCs w:val="20"/>
        </w:rPr>
      </w:pPr>
      <w:r>
        <w:rPr>
          <w:rFonts w:ascii="Arial" w:eastAsia="Arial" w:hAnsi="Arial" w:cs="Arial"/>
          <w:b/>
          <w:bCs/>
          <w:sz w:val="26"/>
          <w:szCs w:val="26"/>
        </w:rPr>
        <w:t>Задача 1. Где-то я это уже видел</w:t>
      </w:r>
    </w:p>
    <w:p w:rsidR="00A33515" w:rsidRDefault="00A33515">
      <w:pPr>
        <w:spacing w:line="178" w:lineRule="exact"/>
        <w:rPr>
          <w:sz w:val="20"/>
          <w:szCs w:val="20"/>
        </w:rPr>
      </w:pPr>
    </w:p>
    <w:p w:rsidR="00A33515" w:rsidRDefault="001A4D22">
      <w:pPr>
        <w:numPr>
          <w:ilvl w:val="0"/>
          <w:numId w:val="13"/>
        </w:numPr>
        <w:tabs>
          <w:tab w:val="left" w:pos="500"/>
        </w:tabs>
        <w:spacing w:line="291" w:lineRule="auto"/>
        <w:ind w:left="500" w:hanging="306"/>
        <w:jc w:val="both"/>
        <w:rPr>
          <w:rFonts w:ascii="Arial" w:eastAsia="Arial" w:hAnsi="Arial" w:cs="Arial"/>
          <w:b/>
          <w:bCs/>
          <w:sz w:val="20"/>
          <w:szCs w:val="20"/>
        </w:rPr>
      </w:pPr>
      <w:r>
        <w:rPr>
          <w:rFonts w:ascii="Arial" w:eastAsia="Arial" w:hAnsi="Arial" w:cs="Arial"/>
          <w:sz w:val="20"/>
          <w:szCs w:val="20"/>
        </w:rPr>
        <w:t xml:space="preserve">Сколько дат в году могли бы оказаться на экране цифровых часов в качестве времени? </w:t>
      </w:r>
      <w:r>
        <w:rPr>
          <w:rFonts w:ascii="Arial" w:eastAsia="Arial" w:hAnsi="Arial" w:cs="Arial"/>
          <w:i/>
          <w:iCs/>
          <w:sz w:val="20"/>
          <w:szCs w:val="20"/>
        </w:rPr>
        <w:t>Например, 19</w:t>
      </w:r>
      <w:r>
        <w:rPr>
          <w:rFonts w:ascii="Arial" w:eastAsia="Arial" w:hAnsi="Arial" w:cs="Arial"/>
          <w:sz w:val="20"/>
          <w:szCs w:val="20"/>
        </w:rPr>
        <w:t xml:space="preserve"> </w:t>
      </w:r>
      <w:r>
        <w:rPr>
          <w:rFonts w:ascii="Arial" w:eastAsia="Arial" w:hAnsi="Arial" w:cs="Arial"/>
          <w:i/>
          <w:iCs/>
          <w:sz w:val="20"/>
          <w:szCs w:val="20"/>
        </w:rPr>
        <w:t>июня</w:t>
      </w:r>
      <w:r>
        <w:rPr>
          <w:rFonts w:ascii="Arial" w:eastAsia="Arial" w:hAnsi="Arial" w:cs="Arial"/>
          <w:sz w:val="20"/>
          <w:szCs w:val="20"/>
        </w:rPr>
        <w:t xml:space="preserve"> </w:t>
      </w:r>
      <w:r>
        <w:rPr>
          <w:rFonts w:ascii="Arial" w:eastAsia="Arial" w:hAnsi="Arial" w:cs="Arial"/>
          <w:i/>
          <w:iCs/>
          <w:sz w:val="20"/>
          <w:szCs w:val="20"/>
        </w:rPr>
        <w:t>— 19:06,</w:t>
      </w:r>
      <w:r>
        <w:rPr>
          <w:rFonts w:ascii="Arial" w:eastAsia="Arial" w:hAnsi="Arial" w:cs="Arial"/>
          <w:sz w:val="20"/>
          <w:szCs w:val="20"/>
        </w:rPr>
        <w:t xml:space="preserve"> </w:t>
      </w:r>
      <w:r>
        <w:rPr>
          <w:rFonts w:ascii="Arial" w:eastAsia="Arial" w:hAnsi="Arial" w:cs="Arial"/>
          <w:i/>
          <w:iCs/>
          <w:sz w:val="20"/>
          <w:szCs w:val="20"/>
        </w:rPr>
        <w:t>а</w:t>
      </w:r>
      <w:r>
        <w:rPr>
          <w:rFonts w:ascii="Arial" w:eastAsia="Arial" w:hAnsi="Arial" w:cs="Arial"/>
          <w:sz w:val="20"/>
          <w:szCs w:val="20"/>
        </w:rPr>
        <w:t xml:space="preserve"> </w:t>
      </w:r>
      <w:r>
        <w:rPr>
          <w:rFonts w:ascii="Arial" w:eastAsia="Arial" w:hAnsi="Arial" w:cs="Arial"/>
          <w:i/>
          <w:iCs/>
          <w:sz w:val="20"/>
          <w:szCs w:val="20"/>
        </w:rPr>
        <w:t>27</w:t>
      </w:r>
      <w:r>
        <w:rPr>
          <w:rFonts w:ascii="Arial" w:eastAsia="Arial" w:hAnsi="Arial" w:cs="Arial"/>
          <w:sz w:val="20"/>
          <w:szCs w:val="20"/>
        </w:rPr>
        <w:t xml:space="preserve"> </w:t>
      </w:r>
      <w:r>
        <w:rPr>
          <w:rFonts w:ascii="Arial" w:eastAsia="Arial" w:hAnsi="Arial" w:cs="Arial"/>
          <w:i/>
          <w:iCs/>
          <w:sz w:val="20"/>
          <w:szCs w:val="20"/>
        </w:rPr>
        <w:t>ноября времени</w:t>
      </w:r>
      <w:r>
        <w:rPr>
          <w:rFonts w:ascii="Arial" w:eastAsia="Arial" w:hAnsi="Arial" w:cs="Arial"/>
          <w:sz w:val="20"/>
          <w:szCs w:val="20"/>
        </w:rPr>
        <w:t xml:space="preserve"> </w:t>
      </w:r>
      <w:r>
        <w:rPr>
          <w:rFonts w:ascii="Arial" w:eastAsia="Arial" w:hAnsi="Arial" w:cs="Arial"/>
          <w:i/>
          <w:iCs/>
          <w:sz w:val="20"/>
          <w:szCs w:val="20"/>
        </w:rPr>
        <w:t>не соответствует.</w:t>
      </w:r>
    </w:p>
    <w:p w:rsidR="00A33515" w:rsidRDefault="00A33515">
      <w:pPr>
        <w:spacing w:line="104" w:lineRule="exact"/>
        <w:rPr>
          <w:rFonts w:ascii="Arial" w:eastAsia="Arial" w:hAnsi="Arial" w:cs="Arial"/>
          <w:b/>
          <w:bCs/>
          <w:sz w:val="20"/>
          <w:szCs w:val="20"/>
        </w:rPr>
      </w:pPr>
    </w:p>
    <w:p w:rsidR="00A33515" w:rsidRDefault="001A4D22">
      <w:pPr>
        <w:numPr>
          <w:ilvl w:val="0"/>
          <w:numId w:val="13"/>
        </w:numPr>
        <w:tabs>
          <w:tab w:val="left" w:pos="500"/>
        </w:tabs>
        <w:spacing w:line="296" w:lineRule="auto"/>
        <w:ind w:left="500" w:hanging="290"/>
        <w:jc w:val="both"/>
        <w:rPr>
          <w:rFonts w:ascii="Arial" w:eastAsia="Arial" w:hAnsi="Arial" w:cs="Arial"/>
          <w:b/>
          <w:bCs/>
          <w:sz w:val="19"/>
          <w:szCs w:val="19"/>
        </w:rPr>
      </w:pPr>
      <w:r>
        <w:rPr>
          <w:rFonts w:ascii="Arial" w:eastAsia="Arial" w:hAnsi="Arial" w:cs="Arial"/>
          <w:sz w:val="19"/>
          <w:szCs w:val="19"/>
        </w:rPr>
        <w:t xml:space="preserve">Сколько дат в году могли бы появиться на экране цифровых часов, если разрешено использовать сначала месяц, а потом день? </w:t>
      </w:r>
      <w:r>
        <w:rPr>
          <w:rFonts w:ascii="Arial" w:eastAsia="Arial" w:hAnsi="Arial" w:cs="Arial"/>
          <w:i/>
          <w:iCs/>
          <w:sz w:val="19"/>
          <w:szCs w:val="19"/>
        </w:rPr>
        <w:t>Напри-</w:t>
      </w:r>
    </w:p>
    <w:p w:rsidR="00A33515" w:rsidRDefault="001A4D22">
      <w:pPr>
        <w:ind w:left="500"/>
        <w:rPr>
          <w:rFonts w:ascii="Arial" w:eastAsia="Arial" w:hAnsi="Arial" w:cs="Arial"/>
          <w:b/>
          <w:bCs/>
          <w:sz w:val="19"/>
          <w:szCs w:val="19"/>
        </w:rPr>
      </w:pPr>
      <w:r>
        <w:rPr>
          <w:rFonts w:ascii="Arial" w:eastAsia="Arial" w:hAnsi="Arial" w:cs="Arial"/>
          <w:i/>
          <w:iCs/>
          <w:sz w:val="20"/>
          <w:szCs w:val="20"/>
        </w:rPr>
        <w:t>мер, 27 ноября тогда будет соответствовать время 11:27.</w:t>
      </w:r>
    </w:p>
    <w:p w:rsidR="00A33515" w:rsidRDefault="00A33515">
      <w:pPr>
        <w:spacing w:line="171" w:lineRule="exact"/>
        <w:rPr>
          <w:rFonts w:ascii="Arial" w:eastAsia="Arial" w:hAnsi="Arial" w:cs="Arial"/>
          <w:b/>
          <w:bCs/>
          <w:sz w:val="19"/>
          <w:szCs w:val="19"/>
        </w:rPr>
      </w:pPr>
    </w:p>
    <w:p w:rsidR="00A33515" w:rsidRDefault="001A4D22">
      <w:pPr>
        <w:numPr>
          <w:ilvl w:val="0"/>
          <w:numId w:val="13"/>
        </w:numPr>
        <w:tabs>
          <w:tab w:val="left" w:pos="500"/>
        </w:tabs>
        <w:ind w:left="500" w:hanging="290"/>
        <w:rPr>
          <w:rFonts w:ascii="Arial" w:eastAsia="Arial" w:hAnsi="Arial" w:cs="Arial"/>
          <w:b/>
          <w:bCs/>
          <w:sz w:val="20"/>
          <w:szCs w:val="20"/>
        </w:rPr>
      </w:pPr>
      <w:r>
        <w:rPr>
          <w:rFonts w:ascii="Arial" w:eastAsia="Arial" w:hAnsi="Arial" w:cs="Arial"/>
          <w:sz w:val="20"/>
          <w:szCs w:val="20"/>
        </w:rPr>
        <w:t>Автомобильный номер в Ленинградской области имеет вид</w:t>
      </w:r>
    </w:p>
    <w:p w:rsidR="00A33515" w:rsidRDefault="001A4D22">
      <w:pPr>
        <w:spacing w:line="20" w:lineRule="exact"/>
        <w:rPr>
          <w:sz w:val="20"/>
          <w:szCs w:val="20"/>
        </w:rPr>
      </w:pPr>
      <w:r>
        <w:rPr>
          <w:noProof/>
          <w:sz w:val="20"/>
          <w:szCs w:val="20"/>
        </w:rPr>
        <mc:AlternateContent>
          <mc:Choice Requires="wps">
            <w:drawing>
              <wp:anchor distT="0" distB="0" distL="114300" distR="114300" simplePos="0" relativeHeight="251364352" behindDoc="1" locked="0" layoutInCell="0" allowOverlap="1" wp14:anchorId="60083404" wp14:editId="35C05738">
                <wp:simplePos x="0" y="0"/>
                <wp:positionH relativeFrom="column">
                  <wp:posOffset>1500505</wp:posOffset>
                </wp:positionH>
                <wp:positionV relativeFrom="paragraph">
                  <wp:posOffset>82550</wp:posOffset>
                </wp:positionV>
                <wp:extent cx="161988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8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118.15pt,6.5pt" to="245.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365376" behindDoc="1" locked="0" layoutInCell="0" allowOverlap="1" wp14:anchorId="2EDECA0C" wp14:editId="33FA0BDF">
                <wp:simplePos x="0" y="0"/>
                <wp:positionH relativeFrom="column">
                  <wp:posOffset>1503045</wp:posOffset>
                </wp:positionH>
                <wp:positionV relativeFrom="paragraph">
                  <wp:posOffset>80010</wp:posOffset>
                </wp:positionV>
                <wp:extent cx="0" cy="34861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86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118.35pt,6.3pt" to="118.3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366400" behindDoc="1" locked="0" layoutInCell="0" allowOverlap="1" wp14:anchorId="1AA637DD" wp14:editId="75B9E88E">
                <wp:simplePos x="0" y="0"/>
                <wp:positionH relativeFrom="column">
                  <wp:posOffset>2588260</wp:posOffset>
                </wp:positionH>
                <wp:positionV relativeFrom="paragraph">
                  <wp:posOffset>80010</wp:posOffset>
                </wp:positionV>
                <wp:extent cx="0" cy="34861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86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203.8pt,6.3pt" to="203.8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367424" behindDoc="1" locked="0" layoutInCell="0" allowOverlap="1" wp14:anchorId="781B9687" wp14:editId="556ABE7D">
                <wp:simplePos x="0" y="0"/>
                <wp:positionH relativeFrom="column">
                  <wp:posOffset>3117850</wp:posOffset>
                </wp:positionH>
                <wp:positionV relativeFrom="paragraph">
                  <wp:posOffset>80010</wp:posOffset>
                </wp:positionV>
                <wp:extent cx="0" cy="34861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86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245.5pt,6.3pt" to="245.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" o:allowincell="f" filled="t" strokeweight=".14039mm">
                <v:stroke joinstyle="miter"/>
                <o:lock v:ext="edit" shapetype="f"/>
              </v:line>
            </w:pict>
          </mc:Fallback>
        </mc:AlternateContent>
      </w:r>
    </w:p>
    <w:p w:rsidR="00A33515" w:rsidRDefault="00A33515">
      <w:pPr>
        <w:spacing w:line="229" w:lineRule="exact"/>
        <w:rPr>
          <w:sz w:val="20"/>
          <w:szCs w:val="20"/>
        </w:rPr>
      </w:pPr>
    </w:p>
    <w:p w:rsidR="00A33515" w:rsidRDefault="001A4D22">
      <w:pPr>
        <w:ind w:left="2500"/>
        <w:rPr>
          <w:sz w:val="20"/>
          <w:szCs w:val="20"/>
        </w:rPr>
      </w:pPr>
      <w:r>
        <w:rPr>
          <w:rFonts w:ascii="Arial" w:eastAsia="Arial" w:hAnsi="Arial" w:cs="Arial"/>
          <w:sz w:val="20"/>
          <w:szCs w:val="20"/>
        </w:rPr>
        <w:t xml:space="preserve">47 </w:t>
      </w:r>
      <w:r>
        <w:rPr>
          <w:rFonts w:eastAsia="Times New Roman"/>
          <w:sz w:val="27"/>
          <w:szCs w:val="27"/>
          <w:vertAlign w:val="superscript"/>
        </w:rPr>
        <w:t>RUS</w:t>
      </w:r>
    </w:p>
    <w:p w:rsidR="00A33515" w:rsidRDefault="001A4D22">
      <w:pPr>
        <w:spacing w:line="20" w:lineRule="exact"/>
        <w:rPr>
          <w:sz w:val="20"/>
          <w:szCs w:val="20"/>
        </w:rPr>
      </w:pPr>
      <w:r>
        <w:rPr>
          <w:noProof/>
          <w:sz w:val="20"/>
          <w:szCs w:val="20"/>
        </w:rPr>
        <mc:AlternateContent>
          <mc:Choice Requires="wps">
            <w:drawing>
              <wp:anchor distT="0" distB="0" distL="114300" distR="114300" simplePos="0" relativeHeight="251368448" behindDoc="1" locked="0" layoutInCell="0" allowOverlap="1" wp14:anchorId="7B1AAE94" wp14:editId="49A8568E">
                <wp:simplePos x="0" y="0"/>
                <wp:positionH relativeFrom="column">
                  <wp:posOffset>1500505</wp:posOffset>
                </wp:positionH>
                <wp:positionV relativeFrom="paragraph">
                  <wp:posOffset>69850</wp:posOffset>
                </wp:positionV>
                <wp:extent cx="161988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8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118.15pt,5.5pt" to="245.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" o:allowincell="f" filled="t" strokeweight=".14039mm">
                <v:stroke joinstyle="miter"/>
                <o:lock v:ext="edit" shapetype="f"/>
              </v:line>
            </w:pict>
          </mc:Fallback>
        </mc:AlternateContent>
      </w:r>
    </w:p>
    <w:p w:rsidR="00A33515" w:rsidRDefault="00A33515">
      <w:pPr>
        <w:spacing w:line="165" w:lineRule="exact"/>
        <w:rPr>
          <w:sz w:val="20"/>
          <w:szCs w:val="20"/>
        </w:rPr>
      </w:pPr>
    </w:p>
    <w:p w:rsidR="00A33515" w:rsidRDefault="001A4D22">
      <w:pPr>
        <w:spacing w:line="287" w:lineRule="auto"/>
        <w:ind w:left="500"/>
        <w:jc w:val="both"/>
        <w:rPr>
          <w:sz w:val="20"/>
          <w:szCs w:val="20"/>
        </w:rPr>
      </w:pPr>
      <w:r>
        <w:rPr>
          <w:rFonts w:ascii="Arial" w:eastAsia="Arial" w:hAnsi="Arial" w:cs="Arial"/>
          <w:sz w:val="20"/>
          <w:szCs w:val="20"/>
        </w:rPr>
        <w:t xml:space="preserve">Вместо </w:t>
      </w:r>
      <w:commentRangeStart w:id="405"/>
      <w:r>
        <w:rPr>
          <w:rFonts w:ascii="Arial" w:eastAsia="Arial" w:hAnsi="Arial" w:cs="Arial"/>
          <w:sz w:val="20"/>
          <w:szCs w:val="20"/>
        </w:rPr>
        <w:t xml:space="preserve">квадратиков стоят цифры, а вместо крестиков — буквы </w:t>
      </w:r>
      <w:commentRangeEnd w:id="405"/>
      <w:r w:rsidR="005872AA">
        <w:rPr>
          <w:rStyle w:val="a5"/>
        </w:rPr>
        <w:commentReference w:id="405"/>
      </w:r>
      <w:r>
        <w:rPr>
          <w:rFonts w:ascii="Arial" w:eastAsia="Arial" w:hAnsi="Arial" w:cs="Arial"/>
          <w:sz w:val="20"/>
          <w:szCs w:val="20"/>
        </w:rPr>
        <w:t>рус-ского алфавита, заглавные варианты которых похожи на какие-либо буквы английского алфавита (например, такие буквы — А, Т или У).</w:t>
      </w:r>
    </w:p>
    <w:p w:rsidR="00A33515" w:rsidRDefault="00A33515">
      <w:pPr>
        <w:spacing w:line="20" w:lineRule="exact"/>
        <w:rPr>
          <w:sz w:val="20"/>
          <w:szCs w:val="20"/>
        </w:rPr>
      </w:pPr>
    </w:p>
    <w:p w:rsidR="00A33515" w:rsidRDefault="001A4D22">
      <w:pPr>
        <w:spacing w:line="303" w:lineRule="auto"/>
        <w:ind w:left="500"/>
        <w:jc w:val="both"/>
        <w:rPr>
          <w:sz w:val="20"/>
          <w:szCs w:val="20"/>
        </w:rPr>
      </w:pPr>
      <w:r>
        <w:rPr>
          <w:rFonts w:ascii="Arial" w:eastAsia="Arial" w:hAnsi="Arial" w:cs="Arial"/>
          <w:sz w:val="20"/>
          <w:szCs w:val="20"/>
        </w:rPr>
        <w:t>На скольких номерах в Ленинградской области есть ровно одна гласная? А ровно две гласных?</w:t>
      </w:r>
    </w:p>
    <w:p w:rsidR="00A33515" w:rsidRDefault="00A33515">
      <w:pPr>
        <w:spacing w:line="230" w:lineRule="exact"/>
        <w:rPr>
          <w:sz w:val="20"/>
          <w:szCs w:val="20"/>
        </w:rPr>
      </w:pPr>
    </w:p>
    <w:p w:rsidR="00A33515" w:rsidRDefault="001A4D22">
      <w:pPr>
        <w:rPr>
          <w:sz w:val="20"/>
          <w:szCs w:val="20"/>
        </w:rPr>
      </w:pPr>
      <w:r>
        <w:rPr>
          <w:rFonts w:ascii="Arial" w:eastAsia="Arial" w:hAnsi="Arial" w:cs="Arial"/>
          <w:b/>
          <w:bCs/>
          <w:sz w:val="26"/>
          <w:szCs w:val="26"/>
        </w:rPr>
        <w:t>Задача 2. Напрасно называют север крайним</w:t>
      </w:r>
    </w:p>
    <w:p w:rsidR="00A33515" w:rsidRDefault="00A33515">
      <w:pPr>
        <w:spacing w:line="178" w:lineRule="exact"/>
        <w:rPr>
          <w:sz w:val="20"/>
          <w:szCs w:val="20"/>
        </w:rPr>
      </w:pPr>
    </w:p>
    <w:p w:rsidR="00A33515" w:rsidRDefault="001A4D22">
      <w:pPr>
        <w:numPr>
          <w:ilvl w:val="0"/>
          <w:numId w:val="14"/>
        </w:numPr>
        <w:tabs>
          <w:tab w:val="left" w:pos="500"/>
        </w:tabs>
        <w:spacing w:line="294" w:lineRule="auto"/>
        <w:ind w:left="500" w:hanging="306"/>
        <w:jc w:val="both"/>
        <w:rPr>
          <w:rFonts w:ascii="Arial" w:eastAsia="Arial" w:hAnsi="Arial" w:cs="Arial"/>
          <w:b/>
          <w:bCs/>
          <w:sz w:val="19"/>
          <w:szCs w:val="19"/>
        </w:rPr>
      </w:pPr>
      <w:r>
        <w:rPr>
          <w:rFonts w:ascii="Arial" w:eastAsia="Arial" w:hAnsi="Arial" w:cs="Arial"/>
          <w:sz w:val="19"/>
          <w:szCs w:val="19"/>
        </w:rPr>
        <w:t>Один коротышка с двумя ногами поехал кататься на велосипеде. Но так как на дворе была зима, 10 градусов, он отморозил себе одну</w:t>
      </w:r>
    </w:p>
    <w:p w:rsidR="00A33515" w:rsidRDefault="001A4D22">
      <w:pPr>
        <w:spacing w:line="312" w:lineRule="auto"/>
        <w:ind w:left="500"/>
        <w:jc w:val="both"/>
        <w:rPr>
          <w:sz w:val="20"/>
          <w:szCs w:val="20"/>
        </w:rPr>
      </w:pPr>
      <w:r>
        <w:rPr>
          <w:rFonts w:ascii="Arial" w:eastAsia="Arial" w:hAnsi="Arial" w:cs="Arial"/>
          <w:sz w:val="19"/>
          <w:szCs w:val="19"/>
        </w:rPr>
        <w:t>ногу. Другой коротышка через месяц поехал кататься на велосипе-де. Но на дворе по-прежнему была зима, уже 20 градусов, и он от-морозил себе все имеющиеся ноги (их также было две).</w:t>
      </w:r>
    </w:p>
    <w:p w:rsidR="00A33515" w:rsidRDefault="001A4D22">
      <w:pPr>
        <w:spacing w:line="287" w:lineRule="auto"/>
        <w:ind w:left="500"/>
        <w:jc w:val="both"/>
        <w:rPr>
          <w:sz w:val="20"/>
          <w:szCs w:val="20"/>
        </w:rPr>
      </w:pPr>
      <w:r>
        <w:rPr>
          <w:rFonts w:ascii="Arial" w:eastAsia="Arial" w:hAnsi="Arial" w:cs="Arial"/>
          <w:sz w:val="20"/>
          <w:szCs w:val="20"/>
        </w:rPr>
        <w:t>Сколько ног отморозит себе на 10- и на 20-градусном морозе тури-стическая группа из 40 коротышек? А их маленький серый кот, у которого ног изначально четыре? А речной рак, у которого восемь ног?</w:t>
      </w:r>
    </w:p>
    <w:p w:rsidR="00A33515" w:rsidRDefault="00A33515">
      <w:pPr>
        <w:sectPr w:rsidR="00A33515">
          <w:pgSz w:w="8220" w:h="12472"/>
          <w:pgMar w:top="1440" w:right="720" w:bottom="179" w:left="720" w:header="0" w:footer="0" w:gutter="0"/>
          <w:cols w:space="720" w:equalWidth="0">
            <w:col w:w="6780"/>
          </w:cols>
        </w:sectPr>
      </w:pPr>
    </w:p>
    <w:p w:rsidR="00A33515" w:rsidRDefault="001A4D22">
      <w:pPr>
        <w:jc w:val="center"/>
        <w:rPr>
          <w:sz w:val="20"/>
          <w:szCs w:val="20"/>
        </w:rPr>
      </w:pPr>
      <w:bookmarkStart w:id="406" w:name="page14"/>
      <w:bookmarkEnd w:id="406"/>
      <w:r>
        <w:rPr>
          <w:rFonts w:ascii="Arial" w:eastAsia="Arial" w:hAnsi="Arial" w:cs="Arial"/>
          <w:sz w:val="18"/>
          <w:szCs w:val="18"/>
        </w:rPr>
        <w:lastRenderedPageBreak/>
        <w:t>2018 год, 4 класс</w:t>
      </w:r>
    </w:p>
    <w:p w:rsidR="00A33515" w:rsidRDefault="00A33515">
      <w:pPr>
        <w:spacing w:line="184" w:lineRule="exact"/>
        <w:rPr>
          <w:sz w:val="20"/>
          <w:szCs w:val="20"/>
        </w:rPr>
      </w:pPr>
    </w:p>
    <w:p w:rsidR="00A33515" w:rsidRDefault="001A4D22">
      <w:pPr>
        <w:numPr>
          <w:ilvl w:val="0"/>
          <w:numId w:val="15"/>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Барон Мюнхгаузен говорит, что обош</w:t>
      </w:r>
      <w:del w:id="407" w:author="Admin" w:date="2019-02-19T00:26:00Z">
        <w:r w:rsidDel="005872AA">
          <w:rPr>
            <w:rFonts w:ascii="Arial" w:eastAsia="Arial" w:hAnsi="Arial" w:cs="Arial"/>
            <w:sz w:val="20"/>
            <w:szCs w:val="20"/>
          </w:rPr>
          <w:delText>ё</w:delText>
        </w:r>
      </w:del>
      <w:ins w:id="408" w:author="Admin" w:date="2019-02-19T00:26:00Z">
        <w:r w:rsidR="005872AA">
          <w:rPr>
            <w:rFonts w:ascii="Arial" w:eastAsia="Arial" w:hAnsi="Arial" w:cs="Arial"/>
            <w:sz w:val="20"/>
            <w:szCs w:val="20"/>
          </w:rPr>
          <w:t>е</w:t>
        </w:r>
      </w:ins>
      <w:r>
        <w:rPr>
          <w:rFonts w:ascii="Arial" w:eastAsia="Arial" w:hAnsi="Arial" w:cs="Arial"/>
          <w:sz w:val="20"/>
          <w:szCs w:val="20"/>
        </w:rPr>
        <w:t>л вокруг света (то есть побы-вал на всех возможных долготах Земного шара) за 40 минут. При этом известно, что он не лж</w:t>
      </w:r>
      <w:ins w:id="409" w:author="Admin" w:date="2019-02-19T00:26:00Z">
        <w:r w:rsidR="005872AA">
          <w:rPr>
            <w:rFonts w:ascii="Arial" w:eastAsia="Arial" w:hAnsi="Arial" w:cs="Arial"/>
            <w:sz w:val="20"/>
            <w:szCs w:val="20"/>
          </w:rPr>
          <w:t>е</w:t>
        </w:r>
      </w:ins>
      <w:del w:id="410" w:author="Admin" w:date="2019-02-19T00:26:00Z">
        <w:r w:rsidDel="005872AA">
          <w:rPr>
            <w:rFonts w:ascii="Arial" w:eastAsia="Arial" w:hAnsi="Arial" w:cs="Arial"/>
            <w:sz w:val="20"/>
            <w:szCs w:val="20"/>
          </w:rPr>
          <w:delText>ё</w:delText>
        </w:r>
      </w:del>
      <w:r>
        <w:rPr>
          <w:rFonts w:ascii="Arial" w:eastAsia="Arial" w:hAnsi="Arial" w:cs="Arial"/>
          <w:sz w:val="20"/>
          <w:szCs w:val="20"/>
        </w:rPr>
        <w:t>т. Как такое могло произойти?</w:t>
      </w:r>
    </w:p>
    <w:p w:rsidR="00A33515" w:rsidRDefault="00A33515">
      <w:pPr>
        <w:spacing w:line="126" w:lineRule="exact"/>
        <w:rPr>
          <w:rFonts w:ascii="Arial" w:eastAsia="Arial" w:hAnsi="Arial" w:cs="Arial"/>
          <w:b/>
          <w:bCs/>
          <w:sz w:val="20"/>
          <w:szCs w:val="20"/>
        </w:rPr>
      </w:pPr>
    </w:p>
    <w:p w:rsidR="00A33515" w:rsidRDefault="001A4D22">
      <w:pPr>
        <w:numPr>
          <w:ilvl w:val="0"/>
          <w:numId w:val="15"/>
        </w:numPr>
        <w:tabs>
          <w:tab w:val="left" w:pos="500"/>
        </w:tabs>
        <w:spacing w:line="284" w:lineRule="auto"/>
        <w:ind w:left="500" w:hanging="290"/>
        <w:jc w:val="both"/>
        <w:rPr>
          <w:rFonts w:ascii="Arial" w:eastAsia="Arial" w:hAnsi="Arial" w:cs="Arial"/>
          <w:b/>
          <w:bCs/>
          <w:sz w:val="20"/>
          <w:szCs w:val="20"/>
        </w:rPr>
      </w:pPr>
      <w:r>
        <w:rPr>
          <w:rFonts w:ascii="Arial" w:eastAsia="Arial" w:hAnsi="Arial" w:cs="Arial"/>
          <w:sz w:val="20"/>
          <w:szCs w:val="20"/>
        </w:rPr>
        <w:t xml:space="preserve">Однажды в стране Северной Болоторфии собрались построить до-роги. Каждый город решили соединить дорогой с тремя другими городами, самыми близкими к нему. Может ли статься так, что най-дутся города </w:t>
      </w:r>
      <w:r>
        <w:rPr>
          <w:rFonts w:ascii="Arial" w:eastAsia="Arial" w:hAnsi="Arial" w:cs="Arial"/>
          <w:i/>
          <w:iCs/>
          <w:sz w:val="20"/>
          <w:szCs w:val="20"/>
        </w:rPr>
        <w:t>A</w:t>
      </w:r>
      <w:r>
        <w:rPr>
          <w:rFonts w:ascii="Arial" w:eastAsia="Arial" w:hAnsi="Arial" w:cs="Arial"/>
          <w:sz w:val="20"/>
          <w:szCs w:val="20"/>
        </w:rPr>
        <w:t xml:space="preserve"> и </w:t>
      </w:r>
      <w:r>
        <w:rPr>
          <w:rFonts w:ascii="Arial" w:eastAsia="Arial" w:hAnsi="Arial" w:cs="Arial"/>
          <w:i/>
          <w:iCs/>
          <w:sz w:val="20"/>
          <w:szCs w:val="20"/>
        </w:rPr>
        <w:t>B</w:t>
      </w:r>
      <w:r>
        <w:rPr>
          <w:rFonts w:ascii="Arial" w:eastAsia="Arial" w:hAnsi="Arial" w:cs="Arial"/>
          <w:sz w:val="20"/>
          <w:szCs w:val="20"/>
        </w:rPr>
        <w:t xml:space="preserve">, для которых, согласно указанному правилу, го-род </w:t>
      </w:r>
      <w:r>
        <w:rPr>
          <w:rFonts w:ascii="Arial" w:eastAsia="Arial" w:hAnsi="Arial" w:cs="Arial"/>
          <w:i/>
          <w:iCs/>
          <w:sz w:val="20"/>
          <w:szCs w:val="20"/>
        </w:rPr>
        <w:t>A</w:t>
      </w:r>
      <w:r>
        <w:rPr>
          <w:rFonts w:ascii="Arial" w:eastAsia="Arial" w:hAnsi="Arial" w:cs="Arial"/>
          <w:sz w:val="20"/>
          <w:szCs w:val="20"/>
        </w:rPr>
        <w:t xml:space="preserve"> должен быть соедин</w:t>
      </w:r>
      <w:ins w:id="411" w:author="Admin" w:date="2019-02-19T00:27:00Z">
        <w:r w:rsidR="005872AA">
          <w:rPr>
            <w:rFonts w:ascii="Arial" w:eastAsia="Arial" w:hAnsi="Arial" w:cs="Arial"/>
            <w:sz w:val="20"/>
            <w:szCs w:val="20"/>
          </w:rPr>
          <w:t>е</w:t>
        </w:r>
      </w:ins>
      <w:del w:id="412" w:author="Admin" w:date="2019-02-19T00:27:00Z">
        <w:r w:rsidDel="005872AA">
          <w:rPr>
            <w:rFonts w:ascii="Arial" w:eastAsia="Arial" w:hAnsi="Arial" w:cs="Arial"/>
            <w:sz w:val="20"/>
            <w:szCs w:val="20"/>
          </w:rPr>
          <w:delText>ё</w:delText>
        </w:r>
      </w:del>
      <w:r>
        <w:rPr>
          <w:rFonts w:ascii="Arial" w:eastAsia="Arial" w:hAnsi="Arial" w:cs="Arial"/>
          <w:sz w:val="20"/>
          <w:szCs w:val="20"/>
        </w:rPr>
        <w:t xml:space="preserve">н с городом </w:t>
      </w:r>
      <w:r>
        <w:rPr>
          <w:rFonts w:ascii="Arial" w:eastAsia="Arial" w:hAnsi="Arial" w:cs="Arial"/>
          <w:i/>
          <w:iCs/>
          <w:sz w:val="20"/>
          <w:szCs w:val="20"/>
        </w:rPr>
        <w:t>B</w:t>
      </w:r>
      <w:r>
        <w:rPr>
          <w:rFonts w:ascii="Arial" w:eastAsia="Arial" w:hAnsi="Arial" w:cs="Arial"/>
          <w:sz w:val="20"/>
          <w:szCs w:val="20"/>
        </w:rPr>
        <w:t xml:space="preserve">, а город </w:t>
      </w:r>
      <w:r>
        <w:rPr>
          <w:rFonts w:ascii="Arial" w:eastAsia="Arial" w:hAnsi="Arial" w:cs="Arial"/>
          <w:i/>
          <w:iCs/>
          <w:sz w:val="20"/>
          <w:szCs w:val="20"/>
        </w:rPr>
        <w:t>B</w:t>
      </w:r>
      <w:r>
        <w:rPr>
          <w:rFonts w:ascii="Arial" w:eastAsia="Arial" w:hAnsi="Arial" w:cs="Arial"/>
          <w:sz w:val="20"/>
          <w:szCs w:val="20"/>
        </w:rPr>
        <w:t xml:space="preserve"> с городом </w:t>
      </w:r>
      <w:r>
        <w:rPr>
          <w:rFonts w:ascii="Arial" w:eastAsia="Arial" w:hAnsi="Arial" w:cs="Arial"/>
          <w:i/>
          <w:iCs/>
          <w:sz w:val="20"/>
          <w:szCs w:val="20"/>
        </w:rPr>
        <w:t>A</w:t>
      </w:r>
      <w:r>
        <w:rPr>
          <w:rFonts w:ascii="Arial" w:eastAsia="Arial" w:hAnsi="Arial" w:cs="Arial"/>
          <w:sz w:val="20"/>
          <w:szCs w:val="20"/>
        </w:rPr>
        <w:t xml:space="preserve"> — нет?</w:t>
      </w:r>
    </w:p>
    <w:p w:rsidR="00A33515" w:rsidRDefault="00A33515">
      <w:pPr>
        <w:spacing w:line="260" w:lineRule="exact"/>
        <w:rPr>
          <w:sz w:val="20"/>
          <w:szCs w:val="20"/>
        </w:rPr>
      </w:pPr>
    </w:p>
    <w:p w:rsidR="00A33515" w:rsidRDefault="001A4D22">
      <w:pPr>
        <w:rPr>
          <w:sz w:val="20"/>
          <w:szCs w:val="20"/>
        </w:rPr>
      </w:pPr>
      <w:r>
        <w:rPr>
          <w:rFonts w:ascii="Arial" w:eastAsia="Arial" w:hAnsi="Arial" w:cs="Arial"/>
          <w:b/>
          <w:bCs/>
          <w:sz w:val="26"/>
          <w:szCs w:val="26"/>
        </w:rPr>
        <w:t>Задача 3. Разрезания</w:t>
      </w:r>
    </w:p>
    <w:p w:rsidR="00A33515" w:rsidRDefault="00A33515">
      <w:pPr>
        <w:spacing w:line="178" w:lineRule="exact"/>
        <w:rPr>
          <w:sz w:val="20"/>
          <w:szCs w:val="20"/>
        </w:rPr>
      </w:pPr>
    </w:p>
    <w:p w:rsidR="00A33515" w:rsidRDefault="001A4D22">
      <w:pPr>
        <w:numPr>
          <w:ilvl w:val="0"/>
          <w:numId w:val="16"/>
        </w:numPr>
        <w:tabs>
          <w:tab w:val="left" w:pos="500"/>
        </w:tabs>
        <w:spacing w:line="291" w:lineRule="auto"/>
        <w:ind w:left="500" w:hanging="306"/>
        <w:jc w:val="both"/>
        <w:rPr>
          <w:rFonts w:ascii="Arial" w:eastAsia="Arial" w:hAnsi="Arial" w:cs="Arial"/>
          <w:b/>
          <w:bCs/>
          <w:sz w:val="20"/>
          <w:szCs w:val="20"/>
        </w:rPr>
      </w:pPr>
      <w:r>
        <w:rPr>
          <w:rFonts w:ascii="Arial" w:eastAsia="Arial" w:hAnsi="Arial" w:cs="Arial"/>
          <w:sz w:val="20"/>
          <w:szCs w:val="20"/>
        </w:rPr>
        <w:t>Укажите, как разрезать произвольный квадрат на 7 многоугольни-ков, у которых одинаковы как площади, так и суммарные длины сторон, лежащих на границе исходного квадрата.</w:t>
      </w:r>
    </w:p>
    <w:p w:rsidR="00A33515" w:rsidRDefault="00A33515">
      <w:pPr>
        <w:spacing w:line="126" w:lineRule="exact"/>
        <w:rPr>
          <w:rFonts w:ascii="Arial" w:eastAsia="Arial" w:hAnsi="Arial" w:cs="Arial"/>
          <w:b/>
          <w:bCs/>
          <w:sz w:val="20"/>
          <w:szCs w:val="20"/>
        </w:rPr>
      </w:pPr>
    </w:p>
    <w:p w:rsidR="00A33515" w:rsidRDefault="001A4D22">
      <w:pPr>
        <w:numPr>
          <w:ilvl w:val="0"/>
          <w:numId w:val="16"/>
        </w:numPr>
        <w:tabs>
          <w:tab w:val="left" w:pos="500"/>
        </w:tabs>
        <w:spacing w:line="303" w:lineRule="auto"/>
        <w:ind w:left="500" w:hanging="290"/>
        <w:rPr>
          <w:rFonts w:ascii="Arial" w:eastAsia="Arial" w:hAnsi="Arial" w:cs="Arial"/>
          <w:b/>
          <w:bCs/>
          <w:sz w:val="20"/>
          <w:szCs w:val="20"/>
        </w:rPr>
      </w:pPr>
      <w:r>
        <w:rPr>
          <w:rFonts w:ascii="Arial" w:eastAsia="Arial" w:hAnsi="Arial" w:cs="Arial"/>
          <w:sz w:val="20"/>
          <w:szCs w:val="20"/>
        </w:rPr>
        <w:t>Укажите, как разрезать изображ</w:t>
      </w:r>
      <w:del w:id="413" w:author="Admin" w:date="2019-02-19T00:27:00Z">
        <w:r w:rsidDel="005872AA">
          <w:rPr>
            <w:rFonts w:ascii="Arial" w:eastAsia="Arial" w:hAnsi="Arial" w:cs="Arial"/>
            <w:sz w:val="20"/>
            <w:szCs w:val="20"/>
          </w:rPr>
          <w:delText>ё</w:delText>
        </w:r>
      </w:del>
      <w:ins w:id="414" w:author="Admin" w:date="2019-02-19T00:27:00Z">
        <w:r w:rsidR="005872AA">
          <w:rPr>
            <w:rFonts w:ascii="Arial" w:eastAsia="Arial" w:hAnsi="Arial" w:cs="Arial"/>
            <w:sz w:val="20"/>
            <w:szCs w:val="20"/>
          </w:rPr>
          <w:t>е</w:t>
        </w:r>
      </w:ins>
      <w:r>
        <w:rPr>
          <w:rFonts w:ascii="Arial" w:eastAsia="Arial" w:hAnsi="Arial" w:cs="Arial"/>
          <w:sz w:val="20"/>
          <w:szCs w:val="20"/>
        </w:rPr>
        <w:t>нную на рисунке 2 фигуру на 6 рав-ных фигур.</w:t>
      </w:r>
    </w:p>
    <w:p w:rsidR="00A33515" w:rsidRDefault="001A4D22">
      <w:pPr>
        <w:spacing w:line="20" w:lineRule="exact"/>
        <w:rPr>
          <w:sz w:val="20"/>
          <w:szCs w:val="20"/>
        </w:rPr>
      </w:pPr>
      <w:r>
        <w:rPr>
          <w:noProof/>
          <w:sz w:val="20"/>
          <w:szCs w:val="20"/>
        </w:rPr>
        <w:drawing>
          <wp:anchor distT="0" distB="0" distL="114300" distR="114300" simplePos="0" relativeHeight="251369472" behindDoc="1" locked="0" layoutInCell="0" allowOverlap="1" wp14:anchorId="5A0D69EA" wp14:editId="4FA5182A">
            <wp:simplePos x="0" y="0"/>
            <wp:positionH relativeFrom="column">
              <wp:posOffset>1221105</wp:posOffset>
            </wp:positionH>
            <wp:positionV relativeFrom="paragraph">
              <wp:posOffset>144145</wp:posOffset>
            </wp:positionV>
            <wp:extent cx="1864360" cy="14528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blip>
                    <a:srcRect/>
                    <a:stretch>
                      <a:fillRect/>
                    </a:stretch>
                  </pic:blipFill>
                  <pic:spPr bwMode="auto">
                    <a:xfrm>
                      <a:off x="0" y="0"/>
                      <a:ext cx="1864360" cy="1452880"/>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57" w:lineRule="exact"/>
        <w:rPr>
          <w:sz w:val="20"/>
          <w:szCs w:val="20"/>
        </w:rPr>
      </w:pPr>
    </w:p>
    <w:p w:rsidR="00A33515" w:rsidRDefault="001A4D22">
      <w:pPr>
        <w:numPr>
          <w:ilvl w:val="0"/>
          <w:numId w:val="17"/>
        </w:numPr>
        <w:tabs>
          <w:tab w:val="left" w:pos="500"/>
        </w:tabs>
        <w:spacing w:line="285" w:lineRule="auto"/>
        <w:ind w:left="500" w:hanging="290"/>
        <w:jc w:val="both"/>
        <w:rPr>
          <w:rFonts w:ascii="Arial" w:eastAsia="Arial" w:hAnsi="Arial" w:cs="Arial"/>
          <w:b/>
          <w:bCs/>
          <w:sz w:val="20"/>
          <w:szCs w:val="20"/>
        </w:rPr>
      </w:pPr>
      <w:r>
        <w:rPr>
          <w:rFonts w:ascii="Arial" w:eastAsia="Arial" w:hAnsi="Arial" w:cs="Arial"/>
          <w:sz w:val="20"/>
          <w:szCs w:val="20"/>
        </w:rPr>
        <w:t xml:space="preserve">Представьте, что одну из </w:t>
      </w:r>
      <w:ins w:id="415" w:author="Admin" w:date="2019-02-19T00:28:00Z">
        <w:r w:rsidR="005872AA">
          <w:rPr>
            <w:rFonts w:ascii="Arial" w:eastAsia="Arial" w:hAnsi="Arial" w:cs="Arial"/>
            <w:sz w:val="20"/>
            <w:szCs w:val="20"/>
          </w:rPr>
          <w:t>е</w:t>
        </w:r>
      </w:ins>
      <w:del w:id="416" w:author="Admin" w:date="2019-02-19T00:28:00Z">
        <w:r w:rsidDel="005872AA">
          <w:rPr>
            <w:rFonts w:ascii="Arial" w:eastAsia="Arial" w:hAnsi="Arial" w:cs="Arial"/>
            <w:sz w:val="20"/>
            <w:szCs w:val="20"/>
          </w:rPr>
          <w:delText>Е</w:delText>
        </w:r>
      </w:del>
      <w:r>
        <w:rPr>
          <w:rFonts w:ascii="Arial" w:eastAsia="Arial" w:hAnsi="Arial" w:cs="Arial"/>
          <w:sz w:val="20"/>
          <w:szCs w:val="20"/>
        </w:rPr>
        <w:t>гипетских пирамид (</w:t>
      </w:r>
      <w:ins w:id="417" w:author="Admin" w:date="2019-02-19T00:28:00Z">
        <w:r w:rsidR="005872AA">
          <w:rPr>
            <w:rFonts w:ascii="Arial" w:eastAsia="Arial" w:hAnsi="Arial" w:cs="Arial"/>
            <w:sz w:val="20"/>
            <w:szCs w:val="20"/>
          </w:rPr>
          <w:t>е</w:t>
        </w:r>
      </w:ins>
      <w:del w:id="418" w:author="Admin" w:date="2019-02-19T00:28:00Z">
        <w:r w:rsidDel="005872AA">
          <w:rPr>
            <w:rFonts w:ascii="Arial" w:eastAsia="Arial" w:hAnsi="Arial" w:cs="Arial"/>
            <w:sz w:val="20"/>
            <w:szCs w:val="20"/>
          </w:rPr>
          <w:delText>Е</w:delText>
        </w:r>
      </w:del>
      <w:r>
        <w:rPr>
          <w:rFonts w:ascii="Arial" w:eastAsia="Arial" w:hAnsi="Arial" w:cs="Arial"/>
          <w:sz w:val="20"/>
          <w:szCs w:val="20"/>
        </w:rPr>
        <w:t>гипетские пирами-ды симметричны и имеют в основании квадрат) покрасили розовой краской (покрашены оказались е</w:t>
      </w:r>
      <w:ins w:id="419" w:author="Admin" w:date="2019-02-19T00:28:00Z">
        <w:r w:rsidR="005872AA">
          <w:rPr>
            <w:rFonts w:ascii="Arial" w:eastAsia="Arial" w:hAnsi="Arial" w:cs="Arial"/>
            <w:sz w:val="20"/>
            <w:szCs w:val="20"/>
          </w:rPr>
          <w:t>е</w:t>
        </w:r>
      </w:ins>
      <w:del w:id="420" w:author="Admin" w:date="2019-02-19T00:28:00Z">
        <w:r w:rsidDel="005872AA">
          <w:rPr>
            <w:rFonts w:ascii="Arial" w:eastAsia="Arial" w:hAnsi="Arial" w:cs="Arial"/>
            <w:sz w:val="20"/>
            <w:szCs w:val="20"/>
          </w:rPr>
          <w:delText>ё</w:delText>
        </w:r>
      </w:del>
      <w:r>
        <w:rPr>
          <w:rFonts w:ascii="Arial" w:eastAsia="Arial" w:hAnsi="Arial" w:cs="Arial"/>
          <w:sz w:val="20"/>
          <w:szCs w:val="20"/>
        </w:rPr>
        <w:t xml:space="preserve"> четыре стороны, но не основа-ние). Как разрезать е</w:t>
      </w:r>
      <w:del w:id="421" w:author="Admin" w:date="2019-02-19T00:28:00Z">
        <w:r w:rsidDel="005872AA">
          <w:rPr>
            <w:rFonts w:ascii="Arial" w:eastAsia="Arial" w:hAnsi="Arial" w:cs="Arial"/>
            <w:sz w:val="20"/>
            <w:szCs w:val="20"/>
          </w:rPr>
          <w:delText>ё</w:delText>
        </w:r>
      </w:del>
      <w:ins w:id="422" w:author="Admin" w:date="2019-02-19T00:28:00Z">
        <w:r w:rsidR="005872AA">
          <w:rPr>
            <w:rFonts w:ascii="Arial" w:eastAsia="Arial" w:hAnsi="Arial" w:cs="Arial"/>
            <w:sz w:val="20"/>
            <w:szCs w:val="20"/>
          </w:rPr>
          <w:t>е</w:t>
        </w:r>
      </w:ins>
      <w:r>
        <w:rPr>
          <w:rFonts w:ascii="Arial" w:eastAsia="Arial" w:hAnsi="Arial" w:cs="Arial"/>
          <w:sz w:val="20"/>
          <w:szCs w:val="20"/>
        </w:rPr>
        <w:t xml:space="preserve"> на три части одинакового объ</w:t>
      </w:r>
      <w:ins w:id="423" w:author="Admin" w:date="2019-02-19T00:28:00Z">
        <w:r w:rsidR="005872AA">
          <w:rPr>
            <w:rFonts w:ascii="Arial" w:eastAsia="Arial" w:hAnsi="Arial" w:cs="Arial"/>
            <w:sz w:val="20"/>
            <w:szCs w:val="20"/>
          </w:rPr>
          <w:t>е</w:t>
        </w:r>
      </w:ins>
      <w:del w:id="424" w:author="Admin" w:date="2019-02-19T00:28:00Z">
        <w:r w:rsidDel="005872AA">
          <w:rPr>
            <w:rFonts w:ascii="Arial" w:eastAsia="Arial" w:hAnsi="Arial" w:cs="Arial"/>
            <w:sz w:val="20"/>
            <w:szCs w:val="20"/>
          </w:rPr>
          <w:delText>ё</w:delText>
        </w:r>
      </w:del>
      <w:r>
        <w:rPr>
          <w:rFonts w:ascii="Arial" w:eastAsia="Arial" w:hAnsi="Arial" w:cs="Arial"/>
          <w:sz w:val="20"/>
          <w:szCs w:val="20"/>
        </w:rPr>
        <w:t>ма, несущие на себе одинаковое количество краски?</w:t>
      </w:r>
    </w:p>
    <w:p w:rsidR="00A33515" w:rsidRDefault="00A33515">
      <w:pPr>
        <w:spacing w:line="260" w:lineRule="exact"/>
        <w:rPr>
          <w:sz w:val="20"/>
          <w:szCs w:val="20"/>
        </w:rPr>
      </w:pPr>
    </w:p>
    <w:p w:rsidR="00A33515" w:rsidRDefault="001A4D22">
      <w:pPr>
        <w:rPr>
          <w:sz w:val="20"/>
          <w:szCs w:val="20"/>
        </w:rPr>
      </w:pPr>
      <w:r>
        <w:rPr>
          <w:rFonts w:ascii="Arial" w:eastAsia="Arial" w:hAnsi="Arial" w:cs="Arial"/>
          <w:b/>
          <w:bCs/>
          <w:sz w:val="26"/>
          <w:szCs w:val="26"/>
        </w:rPr>
        <w:t>Задача 4. Летающий цирк</w:t>
      </w:r>
    </w:p>
    <w:p w:rsidR="00A33515" w:rsidRDefault="00A33515">
      <w:pPr>
        <w:spacing w:line="182" w:lineRule="exact"/>
        <w:rPr>
          <w:sz w:val="20"/>
          <w:szCs w:val="20"/>
        </w:rPr>
      </w:pPr>
    </w:p>
    <w:p w:rsidR="00A33515" w:rsidRDefault="001A4D22">
      <w:pPr>
        <w:jc w:val="right"/>
        <w:rPr>
          <w:sz w:val="20"/>
          <w:szCs w:val="20"/>
        </w:rPr>
      </w:pPr>
      <w:r>
        <w:rPr>
          <w:rFonts w:ascii="Arial" w:eastAsia="Arial" w:hAnsi="Arial" w:cs="Arial"/>
          <w:i/>
          <w:iCs/>
          <w:sz w:val="20"/>
          <w:szCs w:val="20"/>
        </w:rPr>
        <w:t>Если вы скажете слово «матрас»,</w:t>
      </w:r>
    </w:p>
    <w:p w:rsidR="00A33515" w:rsidRDefault="00A33515">
      <w:pPr>
        <w:spacing w:line="38" w:lineRule="exact"/>
        <w:rPr>
          <w:sz w:val="20"/>
          <w:szCs w:val="20"/>
        </w:rPr>
      </w:pPr>
    </w:p>
    <w:p w:rsidR="00A33515" w:rsidRDefault="001A4D22">
      <w:pPr>
        <w:jc w:val="right"/>
        <w:rPr>
          <w:sz w:val="20"/>
          <w:szCs w:val="20"/>
        </w:rPr>
      </w:pPr>
      <w:r>
        <w:rPr>
          <w:rFonts w:ascii="Arial" w:eastAsia="Arial" w:hAnsi="Arial" w:cs="Arial"/>
          <w:i/>
          <w:iCs/>
          <w:sz w:val="20"/>
          <w:szCs w:val="20"/>
        </w:rPr>
        <w:t>он наденет ведро себе на голову.</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304"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4</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425" w:name="page15"/>
      <w:bookmarkEnd w:id="425"/>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numPr>
          <w:ilvl w:val="0"/>
          <w:numId w:val="18"/>
        </w:numPr>
        <w:tabs>
          <w:tab w:val="left" w:pos="500"/>
        </w:tabs>
        <w:spacing w:line="280" w:lineRule="auto"/>
        <w:ind w:left="500" w:hanging="306"/>
        <w:jc w:val="both"/>
        <w:rPr>
          <w:rFonts w:ascii="Arial" w:eastAsia="Arial" w:hAnsi="Arial" w:cs="Arial"/>
          <w:b/>
          <w:bCs/>
          <w:sz w:val="20"/>
          <w:szCs w:val="20"/>
        </w:rPr>
      </w:pPr>
      <w:r>
        <w:rPr>
          <w:rFonts w:ascii="Arial" w:eastAsia="Arial" w:hAnsi="Arial" w:cs="Arial"/>
          <w:sz w:val="20"/>
          <w:szCs w:val="20"/>
        </w:rPr>
        <w:t xml:space="preserve">Если сказать мистеру Лэмберту слово </w:t>
      </w:r>
      <w:r>
        <w:rPr>
          <w:rFonts w:ascii="Courier New" w:eastAsia="Courier New" w:hAnsi="Courier New" w:cs="Courier New"/>
          <w:sz w:val="20"/>
          <w:szCs w:val="20"/>
        </w:rPr>
        <w:t>«МАТРАС»</w:t>
      </w:r>
      <w:r>
        <w:rPr>
          <w:rFonts w:ascii="Arial" w:eastAsia="Arial" w:hAnsi="Arial" w:cs="Arial"/>
          <w:sz w:val="20"/>
          <w:szCs w:val="20"/>
        </w:rPr>
        <w:t>, он кричит „Кара-ул!“, снимает перчатки, надевает на голову ведро, вста</w:t>
      </w:r>
      <w:del w:id="426" w:author="Admin" w:date="2019-02-19T00:29:00Z">
        <w:r w:rsidDel="005872AA">
          <w:rPr>
            <w:rFonts w:ascii="Arial" w:eastAsia="Arial" w:hAnsi="Arial" w:cs="Arial"/>
            <w:sz w:val="20"/>
            <w:szCs w:val="20"/>
          </w:rPr>
          <w:delText>ё</w:delText>
        </w:r>
      </w:del>
      <w:ins w:id="427" w:author="Admin" w:date="2019-02-19T00:29:00Z">
        <w:r w:rsidR="005872AA">
          <w:rPr>
            <w:rFonts w:ascii="Arial" w:eastAsia="Arial" w:hAnsi="Arial" w:cs="Arial"/>
            <w:sz w:val="20"/>
            <w:szCs w:val="20"/>
          </w:rPr>
          <w:t>е</w:t>
        </w:r>
      </w:ins>
      <w:r>
        <w:rPr>
          <w:rFonts w:ascii="Arial" w:eastAsia="Arial" w:hAnsi="Arial" w:cs="Arial"/>
          <w:sz w:val="20"/>
          <w:szCs w:val="20"/>
        </w:rPr>
        <w:t>т одной но-гой в коробку из-под телевизора и по</w:t>
      </w:r>
      <w:ins w:id="428" w:author="Admin" w:date="2019-02-19T00:29:00Z">
        <w:r w:rsidR="005872AA">
          <w:rPr>
            <w:rFonts w:ascii="Arial" w:eastAsia="Arial" w:hAnsi="Arial" w:cs="Arial"/>
            <w:sz w:val="20"/>
            <w:szCs w:val="20"/>
          </w:rPr>
          <w:t>е</w:t>
        </w:r>
      </w:ins>
      <w:del w:id="429" w:author="Admin" w:date="2019-02-19T00:29:00Z">
        <w:r w:rsidDel="005872AA">
          <w:rPr>
            <w:rFonts w:ascii="Arial" w:eastAsia="Arial" w:hAnsi="Arial" w:cs="Arial"/>
            <w:sz w:val="20"/>
            <w:szCs w:val="20"/>
          </w:rPr>
          <w:delText>ё</w:delText>
        </w:r>
      </w:del>
      <w:r>
        <w:rPr>
          <w:rFonts w:ascii="Arial" w:eastAsia="Arial" w:hAnsi="Arial" w:cs="Arial"/>
          <w:sz w:val="20"/>
          <w:szCs w:val="20"/>
        </w:rPr>
        <w:t>т два куплета из песни про коня.</w:t>
      </w:r>
    </w:p>
    <w:p w:rsidR="00A33515" w:rsidRDefault="00A33515">
      <w:pPr>
        <w:spacing w:line="37" w:lineRule="exact"/>
        <w:rPr>
          <w:rFonts w:ascii="Arial" w:eastAsia="Arial" w:hAnsi="Arial" w:cs="Arial"/>
          <w:b/>
          <w:bCs/>
          <w:sz w:val="20"/>
          <w:szCs w:val="20"/>
        </w:rPr>
      </w:pPr>
    </w:p>
    <w:p w:rsidR="00A33515" w:rsidRDefault="001A4D22">
      <w:pPr>
        <w:spacing w:line="280" w:lineRule="auto"/>
        <w:ind w:left="500"/>
        <w:jc w:val="both"/>
        <w:rPr>
          <w:rFonts w:ascii="Arial" w:eastAsia="Arial" w:hAnsi="Arial" w:cs="Arial"/>
          <w:b/>
          <w:bCs/>
          <w:sz w:val="20"/>
          <w:szCs w:val="20"/>
        </w:rPr>
      </w:pPr>
      <w:r>
        <w:rPr>
          <w:rFonts w:ascii="Arial" w:eastAsia="Arial" w:hAnsi="Arial" w:cs="Arial"/>
          <w:sz w:val="20"/>
          <w:szCs w:val="20"/>
        </w:rPr>
        <w:t xml:space="preserve">Если сказать мистеру Лэмберту слово </w:t>
      </w:r>
      <w:r>
        <w:rPr>
          <w:rFonts w:ascii="Courier New" w:eastAsia="Courier New" w:hAnsi="Courier New" w:cs="Courier New"/>
          <w:sz w:val="20"/>
          <w:szCs w:val="20"/>
        </w:rPr>
        <w:t>«СТАРТ»</w:t>
      </w:r>
      <w:r>
        <w:rPr>
          <w:rFonts w:ascii="Arial" w:eastAsia="Arial" w:hAnsi="Arial" w:cs="Arial"/>
          <w:sz w:val="20"/>
          <w:szCs w:val="20"/>
        </w:rPr>
        <w:t>, он кричит „Кара-ул!“, снимает перчатки, вста</w:t>
      </w:r>
      <w:ins w:id="430" w:author="Admin" w:date="2019-02-19T00:29:00Z">
        <w:r w:rsidR="005872AA">
          <w:rPr>
            <w:rFonts w:ascii="Arial" w:eastAsia="Arial" w:hAnsi="Arial" w:cs="Arial"/>
            <w:sz w:val="20"/>
            <w:szCs w:val="20"/>
          </w:rPr>
          <w:t>е</w:t>
        </w:r>
      </w:ins>
      <w:del w:id="431" w:author="Admin" w:date="2019-02-19T00:29:00Z">
        <w:r w:rsidDel="005872AA">
          <w:rPr>
            <w:rFonts w:ascii="Arial" w:eastAsia="Arial" w:hAnsi="Arial" w:cs="Arial"/>
            <w:sz w:val="20"/>
            <w:szCs w:val="20"/>
          </w:rPr>
          <w:delText>ё</w:delText>
        </w:r>
      </w:del>
      <w:r>
        <w:rPr>
          <w:rFonts w:ascii="Arial" w:eastAsia="Arial" w:hAnsi="Arial" w:cs="Arial"/>
          <w:sz w:val="20"/>
          <w:szCs w:val="20"/>
        </w:rPr>
        <w:t>т двумя ногами в коробку из-под те-левизора и по</w:t>
      </w:r>
      <w:ins w:id="432" w:author="Admin" w:date="2019-02-19T00:29:00Z">
        <w:r w:rsidR="005872AA">
          <w:rPr>
            <w:rFonts w:ascii="Arial" w:eastAsia="Arial" w:hAnsi="Arial" w:cs="Arial"/>
            <w:sz w:val="20"/>
            <w:szCs w:val="20"/>
          </w:rPr>
          <w:t>е</w:t>
        </w:r>
      </w:ins>
      <w:del w:id="433" w:author="Admin" w:date="2019-02-19T00:29:00Z">
        <w:r w:rsidDel="005872AA">
          <w:rPr>
            <w:rFonts w:ascii="Arial" w:eastAsia="Arial" w:hAnsi="Arial" w:cs="Arial"/>
            <w:sz w:val="20"/>
            <w:szCs w:val="20"/>
          </w:rPr>
          <w:delText>ё</w:delText>
        </w:r>
      </w:del>
      <w:r>
        <w:rPr>
          <w:rFonts w:ascii="Arial" w:eastAsia="Arial" w:hAnsi="Arial" w:cs="Arial"/>
          <w:sz w:val="20"/>
          <w:szCs w:val="20"/>
        </w:rPr>
        <w:t>т один куплет из песни про коня.</w:t>
      </w:r>
    </w:p>
    <w:p w:rsidR="00A33515" w:rsidRDefault="00A33515">
      <w:pPr>
        <w:spacing w:line="37" w:lineRule="exact"/>
        <w:rPr>
          <w:rFonts w:ascii="Arial" w:eastAsia="Arial" w:hAnsi="Arial" w:cs="Arial"/>
          <w:b/>
          <w:bCs/>
          <w:sz w:val="20"/>
          <w:szCs w:val="20"/>
        </w:rPr>
      </w:pPr>
    </w:p>
    <w:p w:rsidR="00A33515" w:rsidRDefault="001A4D22">
      <w:pPr>
        <w:ind w:left="500"/>
        <w:rPr>
          <w:rFonts w:ascii="Arial" w:eastAsia="Arial" w:hAnsi="Arial" w:cs="Arial"/>
          <w:b/>
          <w:bCs/>
          <w:sz w:val="20"/>
          <w:szCs w:val="20"/>
        </w:rPr>
      </w:pPr>
      <w:r>
        <w:rPr>
          <w:rFonts w:ascii="Arial" w:eastAsia="Arial" w:hAnsi="Arial" w:cs="Arial"/>
          <w:sz w:val="20"/>
          <w:szCs w:val="20"/>
        </w:rPr>
        <w:t xml:space="preserve">А что будет, если сказать мистеру Лэмберту слово </w:t>
      </w:r>
      <w:r>
        <w:rPr>
          <w:rFonts w:ascii="Courier New" w:eastAsia="Courier New" w:hAnsi="Courier New" w:cs="Courier New"/>
          <w:sz w:val="20"/>
          <w:szCs w:val="20"/>
        </w:rPr>
        <w:t>«МАРС»</w:t>
      </w:r>
      <w:r>
        <w:rPr>
          <w:rFonts w:ascii="Arial" w:eastAsia="Arial" w:hAnsi="Arial" w:cs="Arial"/>
          <w:sz w:val="20"/>
          <w:szCs w:val="20"/>
        </w:rPr>
        <w:t>?</w:t>
      </w:r>
    </w:p>
    <w:p w:rsidR="00A33515" w:rsidRDefault="00A33515">
      <w:pPr>
        <w:spacing w:line="179" w:lineRule="exact"/>
        <w:rPr>
          <w:rFonts w:ascii="Arial" w:eastAsia="Arial" w:hAnsi="Arial" w:cs="Arial"/>
          <w:b/>
          <w:bCs/>
          <w:sz w:val="20"/>
          <w:szCs w:val="20"/>
        </w:rPr>
      </w:pPr>
    </w:p>
    <w:p w:rsidR="00A33515" w:rsidRDefault="001A4D22">
      <w:pPr>
        <w:numPr>
          <w:ilvl w:val="0"/>
          <w:numId w:val="18"/>
        </w:numPr>
        <w:tabs>
          <w:tab w:val="left" w:pos="500"/>
        </w:tabs>
        <w:spacing w:line="282" w:lineRule="auto"/>
        <w:ind w:left="500" w:hanging="290"/>
        <w:jc w:val="both"/>
        <w:rPr>
          <w:rFonts w:ascii="Arial" w:eastAsia="Arial" w:hAnsi="Arial" w:cs="Arial"/>
          <w:b/>
          <w:bCs/>
          <w:sz w:val="20"/>
          <w:szCs w:val="20"/>
        </w:rPr>
      </w:pPr>
      <w:r>
        <w:rPr>
          <w:rFonts w:ascii="Arial" w:eastAsia="Arial" w:hAnsi="Arial" w:cs="Arial"/>
          <w:sz w:val="20"/>
          <w:szCs w:val="20"/>
        </w:rPr>
        <w:t>У джентльмена есть 34 доллара, и он хочет купить себе шляпу. Про-давец называет цену в 120 долларов, но джентльмен должен торго-ваться. Каждый раз, когда джентльмен торгуется, продавец сбавля-ет цену до среднего арифметического финансовых возможностей джентльмена и цены, названной на предыдущем шаге, — джентль-мен же в это время оглядывается и находит одну долларовую мо-нетку, лежащую на брусчатке. Сможет ли джентльмен когда-нибудь купить себе желанную шляпу?</w:t>
      </w:r>
    </w:p>
    <w:p w:rsidR="00A33515" w:rsidRDefault="00A33515">
      <w:pPr>
        <w:spacing w:line="140" w:lineRule="exact"/>
        <w:rPr>
          <w:rFonts w:ascii="Arial" w:eastAsia="Arial" w:hAnsi="Arial" w:cs="Arial"/>
          <w:b/>
          <w:bCs/>
          <w:sz w:val="20"/>
          <w:szCs w:val="20"/>
        </w:rPr>
      </w:pPr>
    </w:p>
    <w:p w:rsidR="00A33515" w:rsidRDefault="001A4D22">
      <w:pPr>
        <w:numPr>
          <w:ilvl w:val="0"/>
          <w:numId w:val="18"/>
        </w:numPr>
        <w:tabs>
          <w:tab w:val="left" w:pos="500"/>
        </w:tabs>
        <w:ind w:left="500" w:hanging="290"/>
        <w:rPr>
          <w:rFonts w:ascii="Arial" w:eastAsia="Arial" w:hAnsi="Arial" w:cs="Arial"/>
          <w:b/>
          <w:bCs/>
          <w:sz w:val="20"/>
          <w:szCs w:val="20"/>
        </w:rPr>
      </w:pPr>
      <w:r>
        <w:rPr>
          <w:rFonts w:ascii="Arial" w:eastAsia="Arial" w:hAnsi="Arial" w:cs="Arial"/>
          <w:b/>
          <w:bCs/>
          <w:sz w:val="20"/>
          <w:szCs w:val="20"/>
        </w:rPr>
        <w:t xml:space="preserve">Тревор: </w:t>
      </w:r>
      <w:r>
        <w:rPr>
          <w:rFonts w:ascii="Arial" w:eastAsia="Arial" w:hAnsi="Arial" w:cs="Arial"/>
          <w:sz w:val="20"/>
          <w:szCs w:val="20"/>
        </w:rPr>
        <w:t>«Этот сконфуженный кот стоит</w:t>
      </w:r>
      <w:r>
        <w:rPr>
          <w:rFonts w:ascii="Arial" w:eastAsia="Arial" w:hAnsi="Arial" w:cs="Arial"/>
          <w:b/>
          <w:bCs/>
          <w:sz w:val="20"/>
          <w:szCs w:val="20"/>
        </w:rPr>
        <w:t xml:space="preserve"> </w:t>
      </w:r>
      <w:r>
        <w:rPr>
          <w:rFonts w:ascii="Arial" w:eastAsia="Arial" w:hAnsi="Arial" w:cs="Arial"/>
          <w:sz w:val="20"/>
          <w:szCs w:val="20"/>
        </w:rPr>
        <w:t>9600</w:t>
      </w:r>
      <w:r>
        <w:rPr>
          <w:rFonts w:ascii="Arial" w:eastAsia="Arial" w:hAnsi="Arial" w:cs="Arial"/>
          <w:b/>
          <w:bCs/>
          <w:sz w:val="20"/>
          <w:szCs w:val="20"/>
        </w:rPr>
        <w:t xml:space="preserve"> </w:t>
      </w:r>
      <w:r>
        <w:rPr>
          <w:rFonts w:ascii="Arial" w:eastAsia="Arial" w:hAnsi="Arial" w:cs="Arial"/>
          <w:sz w:val="20"/>
          <w:szCs w:val="20"/>
        </w:rPr>
        <w:t>рублей</w:t>
      </w:r>
      <w:del w:id="434" w:author="Admin" w:date="2019-02-19T00:32:00Z">
        <w:r w:rsidDel="005E7024">
          <w:rPr>
            <w:rFonts w:ascii="Arial" w:eastAsia="Arial" w:hAnsi="Arial" w:cs="Arial"/>
            <w:sz w:val="20"/>
            <w:szCs w:val="20"/>
          </w:rPr>
          <w:delText>.</w:delText>
        </w:r>
      </w:del>
      <w:r>
        <w:rPr>
          <w:rFonts w:ascii="Arial" w:eastAsia="Arial" w:hAnsi="Arial" w:cs="Arial"/>
          <w:sz w:val="20"/>
          <w:szCs w:val="20"/>
        </w:rPr>
        <w:t>»</w:t>
      </w:r>
      <w:ins w:id="435" w:author="Admin" w:date="2019-02-19T00:32:00Z">
        <w:r w:rsidR="005E7024">
          <w:rPr>
            <w:rFonts w:ascii="Arial" w:eastAsia="Arial" w:hAnsi="Arial" w:cs="Arial"/>
            <w:sz w:val="20"/>
            <w:szCs w:val="20"/>
          </w:rPr>
          <w:t>.</w:t>
        </w:r>
      </w:ins>
    </w:p>
    <w:p w:rsidR="00A33515" w:rsidRDefault="00A33515">
      <w:pPr>
        <w:spacing w:line="37" w:lineRule="exact"/>
        <w:rPr>
          <w:rFonts w:ascii="Arial" w:eastAsia="Arial" w:hAnsi="Arial" w:cs="Arial"/>
          <w:b/>
          <w:bCs/>
          <w:sz w:val="20"/>
          <w:szCs w:val="20"/>
        </w:rPr>
      </w:pPr>
    </w:p>
    <w:p w:rsidR="00A33515" w:rsidRDefault="001A4D22">
      <w:pPr>
        <w:spacing w:line="284" w:lineRule="auto"/>
        <w:ind w:left="500"/>
        <w:jc w:val="both"/>
        <w:rPr>
          <w:rFonts w:ascii="Arial" w:eastAsia="Arial" w:hAnsi="Arial" w:cs="Arial"/>
          <w:b/>
          <w:bCs/>
          <w:sz w:val="20"/>
          <w:szCs w:val="20"/>
        </w:rPr>
      </w:pPr>
      <w:r>
        <w:rPr>
          <w:rFonts w:ascii="Arial" w:eastAsia="Arial" w:hAnsi="Arial" w:cs="Arial"/>
          <w:b/>
          <w:bCs/>
          <w:sz w:val="20"/>
          <w:szCs w:val="20"/>
        </w:rPr>
        <w:t xml:space="preserve">Джереми: </w:t>
      </w:r>
      <w:r>
        <w:rPr>
          <w:rFonts w:ascii="Arial" w:eastAsia="Arial" w:hAnsi="Arial" w:cs="Arial"/>
          <w:sz w:val="20"/>
          <w:szCs w:val="20"/>
        </w:rPr>
        <w:t>«Кот дешевле,</w:t>
      </w:r>
      <w:r>
        <w:rPr>
          <w:rFonts w:ascii="Arial" w:eastAsia="Arial" w:hAnsi="Arial" w:cs="Arial"/>
          <w:b/>
          <w:bCs/>
          <w:sz w:val="20"/>
          <w:szCs w:val="20"/>
        </w:rPr>
        <w:t xml:space="preserve"> </w:t>
      </w:r>
      <w:r>
        <w:rPr>
          <w:rFonts w:ascii="Arial" w:eastAsia="Arial" w:hAnsi="Arial" w:cs="Arial"/>
          <w:sz w:val="20"/>
          <w:szCs w:val="20"/>
        </w:rPr>
        <w:t>поскольку Тревор в</w:t>
      </w:r>
      <w:r>
        <w:rPr>
          <w:rFonts w:ascii="Arial" w:eastAsia="Arial" w:hAnsi="Arial" w:cs="Arial"/>
          <w:b/>
          <w:bCs/>
          <w:sz w:val="20"/>
          <w:szCs w:val="20"/>
        </w:rPr>
        <w:t xml:space="preserve"> </w:t>
      </w:r>
      <w:r>
        <w:rPr>
          <w:rFonts w:ascii="Arial" w:eastAsia="Arial" w:hAnsi="Arial" w:cs="Arial"/>
          <w:sz w:val="20"/>
          <w:szCs w:val="20"/>
        </w:rPr>
        <w:t>4</w:t>
      </w:r>
      <w:r>
        <w:rPr>
          <w:rFonts w:ascii="Arial" w:eastAsia="Arial" w:hAnsi="Arial" w:cs="Arial"/>
          <w:b/>
          <w:bCs/>
          <w:sz w:val="20"/>
          <w:szCs w:val="20"/>
        </w:rPr>
        <w:t xml:space="preserve"> </w:t>
      </w:r>
      <w:r>
        <w:rPr>
          <w:rFonts w:ascii="Arial" w:eastAsia="Arial" w:hAnsi="Arial" w:cs="Arial"/>
          <w:sz w:val="20"/>
          <w:szCs w:val="20"/>
        </w:rPr>
        <w:t>раза преувеличива-ет каждое число, которое называет. Хоть он только что и сказал про стоимость кота в 2400 рублей, кот на самом деле стоит 150 рублей</w:t>
      </w:r>
      <w:del w:id="436" w:author="Admin" w:date="2019-02-19T00:32:00Z">
        <w:r w:rsidDel="005E7024">
          <w:rPr>
            <w:rFonts w:ascii="Arial" w:eastAsia="Arial" w:hAnsi="Arial" w:cs="Arial"/>
            <w:sz w:val="20"/>
            <w:szCs w:val="20"/>
          </w:rPr>
          <w:delText>.</w:delText>
        </w:r>
      </w:del>
      <w:r>
        <w:rPr>
          <w:rFonts w:ascii="Arial" w:eastAsia="Arial" w:hAnsi="Arial" w:cs="Arial"/>
          <w:sz w:val="20"/>
          <w:szCs w:val="20"/>
        </w:rPr>
        <w:t>»</w:t>
      </w:r>
      <w:ins w:id="437" w:author="Admin" w:date="2019-02-19T00:32:00Z">
        <w:r w:rsidR="005E7024">
          <w:rPr>
            <w:rFonts w:ascii="Arial" w:eastAsia="Arial" w:hAnsi="Arial" w:cs="Arial"/>
            <w:sz w:val="20"/>
            <w:szCs w:val="20"/>
          </w:rPr>
          <w:t>.</w:t>
        </w:r>
      </w:ins>
      <w:r>
        <w:rPr>
          <w:rFonts w:ascii="Arial" w:eastAsia="Arial" w:hAnsi="Arial" w:cs="Arial"/>
          <w:sz w:val="20"/>
          <w:szCs w:val="20"/>
        </w:rPr>
        <w:t xml:space="preserve"> Подсчитайте, во сколько раз Джереми преуменьшает каждое про-износимое число</w:t>
      </w:r>
      <w:del w:id="438" w:author="Admin" w:date="2019-02-19T00:32:00Z">
        <w:r w:rsidDel="005E7024">
          <w:rPr>
            <w:rFonts w:ascii="Arial" w:eastAsia="Arial" w:hAnsi="Arial" w:cs="Arial"/>
            <w:sz w:val="20"/>
            <w:szCs w:val="20"/>
          </w:rPr>
          <w:delText>,</w:delText>
        </w:r>
      </w:del>
      <w:r>
        <w:rPr>
          <w:rFonts w:ascii="Arial" w:eastAsia="Arial" w:hAnsi="Arial" w:cs="Arial"/>
          <w:sz w:val="20"/>
          <w:szCs w:val="20"/>
        </w:rPr>
        <w:t xml:space="preserve"> и сколько на самом деле стоит сконфуженный кот.</w:t>
      </w:r>
    </w:p>
    <w:p w:rsidR="00A33515" w:rsidRDefault="00A33515">
      <w:pPr>
        <w:spacing w:line="260" w:lineRule="exact"/>
        <w:rPr>
          <w:sz w:val="20"/>
          <w:szCs w:val="20"/>
        </w:rPr>
      </w:pPr>
    </w:p>
    <w:p w:rsidR="00A33515" w:rsidRDefault="001A4D22">
      <w:pPr>
        <w:rPr>
          <w:sz w:val="20"/>
          <w:szCs w:val="20"/>
        </w:rPr>
      </w:pPr>
      <w:r>
        <w:rPr>
          <w:rFonts w:ascii="Arial" w:eastAsia="Arial" w:hAnsi="Arial" w:cs="Arial"/>
          <w:b/>
          <w:bCs/>
          <w:sz w:val="26"/>
          <w:szCs w:val="26"/>
        </w:rPr>
        <w:t>Задача 5. Мощения</w:t>
      </w:r>
    </w:p>
    <w:p w:rsidR="00A33515" w:rsidRDefault="001A4D22">
      <w:pPr>
        <w:spacing w:line="20" w:lineRule="exact"/>
        <w:rPr>
          <w:sz w:val="20"/>
          <w:szCs w:val="20"/>
        </w:rPr>
      </w:pPr>
      <w:r>
        <w:rPr>
          <w:noProof/>
          <w:sz w:val="20"/>
          <w:szCs w:val="20"/>
        </w:rPr>
        <w:drawing>
          <wp:anchor distT="0" distB="0" distL="114300" distR="114300" simplePos="0" relativeHeight="251370496" behindDoc="1" locked="0" layoutInCell="0" allowOverlap="1" wp14:anchorId="0B9CDB27" wp14:editId="1B901D1E">
            <wp:simplePos x="0" y="0"/>
            <wp:positionH relativeFrom="column">
              <wp:posOffset>1293495</wp:posOffset>
            </wp:positionH>
            <wp:positionV relativeFrom="paragraph">
              <wp:posOffset>-635</wp:posOffset>
            </wp:positionV>
            <wp:extent cx="1711325" cy="14852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blip>
                    <a:srcRect/>
                    <a:stretch>
                      <a:fillRect/>
                    </a:stretch>
                  </pic:blipFill>
                  <pic:spPr bwMode="auto">
                    <a:xfrm>
                      <a:off x="0" y="0"/>
                      <a:ext cx="1711325" cy="1485265"/>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20" w:lineRule="exact"/>
        <w:rPr>
          <w:sz w:val="20"/>
          <w:szCs w:val="20"/>
        </w:rPr>
      </w:pPr>
    </w:p>
    <w:p w:rsidR="00A33515" w:rsidRDefault="001A4D22">
      <w:pPr>
        <w:numPr>
          <w:ilvl w:val="0"/>
          <w:numId w:val="19"/>
        </w:numPr>
        <w:tabs>
          <w:tab w:val="left" w:pos="500"/>
        </w:tabs>
        <w:ind w:left="500" w:hanging="306"/>
        <w:rPr>
          <w:rFonts w:ascii="Arial" w:eastAsia="Arial" w:hAnsi="Arial" w:cs="Arial"/>
          <w:b/>
          <w:bCs/>
          <w:sz w:val="20"/>
          <w:szCs w:val="20"/>
        </w:rPr>
      </w:pPr>
      <w:r>
        <w:rPr>
          <w:rFonts w:ascii="Arial" w:eastAsia="Arial" w:hAnsi="Arial" w:cs="Arial"/>
          <w:sz w:val="20"/>
          <w:szCs w:val="20"/>
        </w:rPr>
        <w:t>Укажите, как замостить плоскость фигурой с рисунка 4</w:t>
      </w:r>
      <w:r>
        <w:rPr>
          <w:rFonts w:ascii="Arial" w:eastAsia="Arial" w:hAnsi="Arial" w:cs="Arial"/>
          <w:i/>
          <w:iCs/>
          <w:sz w:val="20"/>
          <w:szCs w:val="20"/>
        </w:rPr>
        <w:t>(a)</w:t>
      </w:r>
      <w:r>
        <w:rPr>
          <w:rFonts w:ascii="Arial" w:eastAsia="Arial" w:hAnsi="Arial" w:cs="Arial"/>
          <w:sz w:val="20"/>
          <w:szCs w:val="20"/>
        </w:rPr>
        <w:t>.</w:t>
      </w:r>
    </w:p>
    <w:p w:rsidR="00A33515" w:rsidRDefault="00A33515">
      <w:pPr>
        <w:spacing w:line="197" w:lineRule="exact"/>
        <w:rPr>
          <w:rFonts w:ascii="Arial" w:eastAsia="Arial" w:hAnsi="Arial" w:cs="Arial"/>
          <w:b/>
          <w:bCs/>
          <w:sz w:val="20"/>
          <w:szCs w:val="20"/>
        </w:rPr>
      </w:pPr>
    </w:p>
    <w:p w:rsidR="00A33515" w:rsidRDefault="001A4D22">
      <w:pPr>
        <w:numPr>
          <w:ilvl w:val="0"/>
          <w:numId w:val="19"/>
        </w:numPr>
        <w:tabs>
          <w:tab w:val="left" w:pos="500"/>
        </w:tabs>
        <w:spacing w:line="303" w:lineRule="auto"/>
        <w:ind w:left="500" w:hanging="290"/>
        <w:rPr>
          <w:rFonts w:ascii="Arial" w:eastAsia="Arial" w:hAnsi="Arial" w:cs="Arial"/>
          <w:b/>
          <w:bCs/>
          <w:sz w:val="20"/>
          <w:szCs w:val="20"/>
        </w:rPr>
      </w:pPr>
      <w:r>
        <w:rPr>
          <w:rFonts w:ascii="Arial" w:eastAsia="Arial" w:hAnsi="Arial" w:cs="Arial"/>
          <w:sz w:val="20"/>
          <w:szCs w:val="20"/>
        </w:rPr>
        <w:t xml:space="preserve">Укажите способ </w:t>
      </w:r>
      <w:del w:id="439" w:author="Admin" w:date="2019-02-19T00:33:00Z">
        <w:r w:rsidDel="005E7024">
          <w:rPr>
            <w:rFonts w:ascii="Arial" w:eastAsia="Arial" w:hAnsi="Arial" w:cs="Arial"/>
            <w:sz w:val="20"/>
            <w:szCs w:val="20"/>
          </w:rPr>
          <w:delText xml:space="preserve">замощения </w:delText>
        </w:r>
      </w:del>
      <w:ins w:id="440" w:author="Admin" w:date="2019-02-19T00:33:00Z">
        <w:r w:rsidR="005E7024">
          <w:rPr>
            <w:rFonts w:ascii="Arial" w:eastAsia="Arial" w:hAnsi="Arial" w:cs="Arial"/>
            <w:sz w:val="20"/>
            <w:szCs w:val="20"/>
          </w:rPr>
          <w:t xml:space="preserve">, которым можно замостить </w:t>
        </w:r>
      </w:ins>
      <w:r>
        <w:rPr>
          <w:rFonts w:ascii="Arial" w:eastAsia="Arial" w:hAnsi="Arial" w:cs="Arial"/>
          <w:sz w:val="20"/>
          <w:szCs w:val="20"/>
        </w:rPr>
        <w:t>плоскост</w:t>
      </w:r>
      <w:ins w:id="441" w:author="Admin" w:date="2019-02-19T00:33:00Z">
        <w:r w:rsidR="005E7024">
          <w:rPr>
            <w:rFonts w:ascii="Arial" w:eastAsia="Arial" w:hAnsi="Arial" w:cs="Arial"/>
            <w:sz w:val="20"/>
            <w:szCs w:val="20"/>
          </w:rPr>
          <w:t>ь</w:t>
        </w:r>
      </w:ins>
      <w:del w:id="442" w:author="Admin" w:date="2019-02-19T00:33:00Z">
        <w:r w:rsidDel="005E7024">
          <w:rPr>
            <w:rFonts w:ascii="Arial" w:eastAsia="Arial" w:hAnsi="Arial" w:cs="Arial"/>
            <w:sz w:val="20"/>
            <w:szCs w:val="20"/>
          </w:rPr>
          <w:delText>и</w:delText>
        </w:r>
      </w:del>
      <w:r>
        <w:rPr>
          <w:rFonts w:ascii="Arial" w:eastAsia="Arial" w:hAnsi="Arial" w:cs="Arial"/>
          <w:sz w:val="20"/>
          <w:szCs w:val="20"/>
        </w:rPr>
        <w:t xml:space="preserve"> каждой из двух фигур на ри-сунке 4</w:t>
      </w:r>
      <w:r>
        <w:rPr>
          <w:rFonts w:ascii="Arial" w:eastAsia="Arial" w:hAnsi="Arial" w:cs="Arial"/>
          <w:i/>
          <w:iCs/>
          <w:sz w:val="20"/>
          <w:szCs w:val="20"/>
        </w:rPr>
        <w:t>(b)</w:t>
      </w:r>
      <w:r>
        <w:rPr>
          <w:rFonts w:ascii="Arial" w:eastAsia="Arial" w:hAnsi="Arial" w:cs="Arial"/>
          <w:sz w:val="20"/>
          <w:szCs w:val="20"/>
        </w:rPr>
        <w:t>.</w:t>
      </w:r>
    </w:p>
    <w:p w:rsidR="00A33515" w:rsidRDefault="00A33515">
      <w:pPr>
        <w:spacing w:line="131" w:lineRule="exact"/>
        <w:rPr>
          <w:rFonts w:ascii="Arial" w:eastAsia="Arial" w:hAnsi="Arial" w:cs="Arial"/>
          <w:b/>
          <w:bCs/>
          <w:sz w:val="20"/>
          <w:szCs w:val="20"/>
        </w:rPr>
      </w:pPr>
    </w:p>
    <w:p w:rsidR="00A33515" w:rsidRDefault="001A4D22">
      <w:pPr>
        <w:numPr>
          <w:ilvl w:val="1"/>
          <w:numId w:val="19"/>
        </w:numPr>
        <w:tabs>
          <w:tab w:val="left" w:pos="3340"/>
        </w:tabs>
        <w:ind w:left="3340" w:hanging="258"/>
        <w:rPr>
          <w:rFonts w:ascii="Arial" w:eastAsia="Arial" w:hAnsi="Arial" w:cs="Arial"/>
          <w:sz w:val="20"/>
          <w:szCs w:val="20"/>
        </w:rPr>
      </w:pPr>
      <w:r>
        <w:rPr>
          <w:rFonts w:ascii="Arial" w:eastAsia="Arial" w:hAnsi="Arial" w:cs="Arial"/>
          <w:b/>
          <w:bCs/>
          <w:sz w:val="20"/>
          <w:szCs w:val="20"/>
        </w:rPr>
        <w:t xml:space="preserve">5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443" w:name="page16"/>
      <w:bookmarkEnd w:id="443"/>
      <w:r>
        <w:rPr>
          <w:rFonts w:ascii="Arial" w:eastAsia="Arial" w:hAnsi="Arial" w:cs="Arial"/>
          <w:sz w:val="18"/>
          <w:szCs w:val="18"/>
        </w:rPr>
        <w:lastRenderedPageBreak/>
        <w:t>2018 год, 5 класс</w:t>
      </w:r>
    </w:p>
    <w:p w:rsidR="00A33515" w:rsidRDefault="00A33515">
      <w:pPr>
        <w:spacing w:line="184" w:lineRule="exact"/>
        <w:rPr>
          <w:sz w:val="20"/>
          <w:szCs w:val="20"/>
        </w:rPr>
      </w:pPr>
    </w:p>
    <w:p w:rsidR="00A33515" w:rsidRDefault="001A4D22">
      <w:pPr>
        <w:spacing w:line="291" w:lineRule="auto"/>
        <w:ind w:left="500" w:hanging="288"/>
        <w:jc w:val="both"/>
        <w:rPr>
          <w:sz w:val="20"/>
          <w:szCs w:val="20"/>
        </w:rPr>
      </w:pPr>
      <w:r>
        <w:rPr>
          <w:rFonts w:ascii="Arial" w:eastAsia="Arial" w:hAnsi="Arial" w:cs="Arial"/>
          <w:b/>
          <w:bCs/>
          <w:sz w:val="20"/>
          <w:szCs w:val="20"/>
        </w:rPr>
        <w:t xml:space="preserve">C. </w:t>
      </w:r>
      <w:r>
        <w:rPr>
          <w:rFonts w:ascii="Arial" w:eastAsia="Arial" w:hAnsi="Arial" w:cs="Arial"/>
          <w:sz w:val="20"/>
          <w:szCs w:val="20"/>
        </w:rPr>
        <w:t>Можно ли сложить квадрат какого-либо размера из деревянных</w:t>
      </w:r>
      <w:r>
        <w:rPr>
          <w:rFonts w:ascii="Arial" w:eastAsia="Arial" w:hAnsi="Arial" w:cs="Arial"/>
          <w:b/>
          <w:bCs/>
          <w:sz w:val="20"/>
          <w:szCs w:val="20"/>
        </w:rPr>
        <w:t xml:space="preserve"> </w:t>
      </w:r>
      <w:r>
        <w:rPr>
          <w:rFonts w:ascii="Arial" w:eastAsia="Arial" w:hAnsi="Arial" w:cs="Arial"/>
          <w:sz w:val="20"/>
          <w:szCs w:val="20"/>
        </w:rPr>
        <w:t>плиток в форме фигур, изображ</w:t>
      </w:r>
      <w:del w:id="444" w:author="Admin" w:date="2019-02-19T00:33:00Z">
        <w:r w:rsidDel="005E7024">
          <w:rPr>
            <w:rFonts w:ascii="Arial" w:eastAsia="Arial" w:hAnsi="Arial" w:cs="Arial"/>
            <w:sz w:val="20"/>
            <w:szCs w:val="20"/>
          </w:rPr>
          <w:delText>ё</w:delText>
        </w:r>
      </w:del>
      <w:ins w:id="445" w:author="Admin" w:date="2019-02-19T00:33:00Z">
        <w:r w:rsidR="005E7024">
          <w:rPr>
            <w:rFonts w:ascii="Arial" w:eastAsia="Arial" w:hAnsi="Arial" w:cs="Arial"/>
            <w:sz w:val="20"/>
            <w:szCs w:val="20"/>
          </w:rPr>
          <w:t>е</w:t>
        </w:r>
      </w:ins>
      <w:r>
        <w:rPr>
          <w:rFonts w:ascii="Arial" w:eastAsia="Arial" w:hAnsi="Arial" w:cs="Arial"/>
          <w:sz w:val="20"/>
          <w:szCs w:val="20"/>
        </w:rPr>
        <w:t>нных на рисунке 4</w:t>
      </w:r>
      <w:r>
        <w:rPr>
          <w:rFonts w:ascii="Arial" w:eastAsia="Arial" w:hAnsi="Arial" w:cs="Arial"/>
          <w:i/>
          <w:iCs/>
          <w:sz w:val="20"/>
          <w:szCs w:val="20"/>
        </w:rPr>
        <w:t>(c)</w:t>
      </w:r>
      <w:r>
        <w:rPr>
          <w:rFonts w:ascii="Arial" w:eastAsia="Arial" w:hAnsi="Arial" w:cs="Arial"/>
          <w:sz w:val="20"/>
          <w:szCs w:val="20"/>
        </w:rPr>
        <w:t>? При этом необходимо пользоваться плитками обеих форм.</w:t>
      </w:r>
    </w:p>
    <w:p w:rsidR="00A33515" w:rsidRDefault="00A33515">
      <w:pPr>
        <w:spacing w:line="253" w:lineRule="exact"/>
        <w:rPr>
          <w:sz w:val="20"/>
          <w:szCs w:val="20"/>
        </w:rPr>
      </w:pPr>
    </w:p>
    <w:p w:rsidR="00A33515" w:rsidRDefault="001A4D22">
      <w:pPr>
        <w:rPr>
          <w:sz w:val="20"/>
          <w:szCs w:val="20"/>
        </w:rPr>
      </w:pPr>
      <w:r>
        <w:rPr>
          <w:rFonts w:ascii="Arial" w:eastAsia="Arial" w:hAnsi="Arial" w:cs="Arial"/>
          <w:b/>
          <w:bCs/>
          <w:sz w:val="26"/>
          <w:szCs w:val="26"/>
        </w:rPr>
        <w:t>Задача 6. Ужасный гадкий аккуратный подсч</w:t>
      </w:r>
      <w:ins w:id="446" w:author="Admin" w:date="2019-02-19T00:33:00Z">
        <w:r w:rsidR="005E7024">
          <w:rPr>
            <w:rFonts w:ascii="Arial" w:eastAsia="Arial" w:hAnsi="Arial" w:cs="Arial"/>
            <w:b/>
            <w:bCs/>
            <w:sz w:val="26"/>
            <w:szCs w:val="26"/>
          </w:rPr>
          <w:t>е</w:t>
        </w:r>
      </w:ins>
      <w:del w:id="447" w:author="Admin" w:date="2019-02-19T00:33:00Z">
        <w:r w:rsidDel="005E7024">
          <w:rPr>
            <w:rFonts w:ascii="Arial" w:eastAsia="Arial" w:hAnsi="Arial" w:cs="Arial"/>
            <w:b/>
            <w:bCs/>
            <w:sz w:val="26"/>
            <w:szCs w:val="26"/>
          </w:rPr>
          <w:delText>ё</w:delText>
        </w:r>
      </w:del>
      <w:r>
        <w:rPr>
          <w:rFonts w:ascii="Arial" w:eastAsia="Arial" w:hAnsi="Arial" w:cs="Arial"/>
          <w:b/>
          <w:bCs/>
          <w:sz w:val="26"/>
          <w:szCs w:val="26"/>
        </w:rPr>
        <w:t>т</w:t>
      </w:r>
    </w:p>
    <w:p w:rsidR="00A33515" w:rsidRDefault="00A33515">
      <w:pPr>
        <w:spacing w:line="178" w:lineRule="exact"/>
        <w:rPr>
          <w:sz w:val="20"/>
          <w:szCs w:val="20"/>
        </w:rPr>
      </w:pPr>
    </w:p>
    <w:p w:rsidR="00A33515" w:rsidRDefault="001A4D22">
      <w:pPr>
        <w:numPr>
          <w:ilvl w:val="0"/>
          <w:numId w:val="20"/>
        </w:numPr>
        <w:tabs>
          <w:tab w:val="left" w:pos="500"/>
        </w:tabs>
        <w:spacing w:line="303" w:lineRule="auto"/>
        <w:ind w:left="500" w:hanging="306"/>
        <w:jc w:val="both"/>
        <w:rPr>
          <w:rFonts w:ascii="Arial" w:eastAsia="Arial" w:hAnsi="Arial" w:cs="Arial"/>
          <w:b/>
          <w:bCs/>
          <w:sz w:val="20"/>
          <w:szCs w:val="20"/>
        </w:rPr>
      </w:pPr>
      <w:r>
        <w:rPr>
          <w:rFonts w:ascii="Arial" w:eastAsia="Arial" w:hAnsi="Arial" w:cs="Arial"/>
          <w:sz w:val="20"/>
          <w:szCs w:val="20"/>
        </w:rPr>
        <w:t>Из клетчатой бумаги вырезали прямоугольник размером 4 5 кле-ток. Сколько на н</w:t>
      </w:r>
      <w:ins w:id="448" w:author="Admin" w:date="2019-02-19T00:33:00Z">
        <w:r w:rsidR="005E7024">
          <w:rPr>
            <w:rFonts w:ascii="Arial" w:eastAsia="Arial" w:hAnsi="Arial" w:cs="Arial"/>
            <w:sz w:val="20"/>
            <w:szCs w:val="20"/>
          </w:rPr>
          <w:t>е</w:t>
        </w:r>
      </w:ins>
      <w:del w:id="449" w:author="Admin" w:date="2019-02-19T00:33:00Z">
        <w:r w:rsidDel="005E7024">
          <w:rPr>
            <w:rFonts w:ascii="Arial" w:eastAsia="Arial" w:hAnsi="Arial" w:cs="Arial"/>
            <w:sz w:val="20"/>
            <w:szCs w:val="20"/>
          </w:rPr>
          <w:delText>ё</w:delText>
        </w:r>
      </w:del>
      <w:r>
        <w:rPr>
          <w:rFonts w:ascii="Arial" w:eastAsia="Arial" w:hAnsi="Arial" w:cs="Arial"/>
          <w:sz w:val="20"/>
          <w:szCs w:val="20"/>
        </w:rPr>
        <w:t>м можно найти квадратов? А прямоугольников?</w:t>
      </w:r>
    </w:p>
    <w:p w:rsidR="00A33515" w:rsidRDefault="00A33515">
      <w:pPr>
        <w:spacing w:line="114" w:lineRule="exact"/>
        <w:rPr>
          <w:rFonts w:ascii="Arial" w:eastAsia="Arial" w:hAnsi="Arial" w:cs="Arial"/>
          <w:b/>
          <w:bCs/>
          <w:sz w:val="20"/>
          <w:szCs w:val="20"/>
        </w:rPr>
      </w:pPr>
    </w:p>
    <w:p w:rsidR="00A33515" w:rsidRDefault="001A4D22">
      <w:pPr>
        <w:numPr>
          <w:ilvl w:val="0"/>
          <w:numId w:val="20"/>
        </w:numPr>
        <w:tabs>
          <w:tab w:val="left" w:pos="500"/>
        </w:tabs>
        <w:spacing w:line="287" w:lineRule="auto"/>
        <w:ind w:left="500" w:hanging="290"/>
        <w:jc w:val="both"/>
        <w:rPr>
          <w:rFonts w:ascii="Arial" w:eastAsia="Arial" w:hAnsi="Arial" w:cs="Arial"/>
          <w:b/>
          <w:bCs/>
          <w:sz w:val="20"/>
          <w:szCs w:val="20"/>
        </w:rPr>
      </w:pPr>
      <w:r>
        <w:rPr>
          <w:rFonts w:ascii="Arial" w:eastAsia="Arial" w:hAnsi="Arial" w:cs="Arial"/>
          <w:sz w:val="20"/>
          <w:szCs w:val="20"/>
        </w:rPr>
        <w:t>Круг раздел</w:t>
      </w:r>
      <w:ins w:id="450" w:author="Admin" w:date="2019-02-19T00:34:00Z">
        <w:r w:rsidR="005E7024">
          <w:rPr>
            <w:rFonts w:ascii="Arial" w:eastAsia="Arial" w:hAnsi="Arial" w:cs="Arial"/>
            <w:sz w:val="20"/>
            <w:szCs w:val="20"/>
          </w:rPr>
          <w:t>е</w:t>
        </w:r>
      </w:ins>
      <w:del w:id="451" w:author="Admin" w:date="2019-02-19T00:34:00Z">
        <w:r w:rsidDel="005E7024">
          <w:rPr>
            <w:rFonts w:ascii="Arial" w:eastAsia="Arial" w:hAnsi="Arial" w:cs="Arial"/>
            <w:sz w:val="20"/>
            <w:szCs w:val="20"/>
          </w:rPr>
          <w:delText>ё</w:delText>
        </w:r>
      </w:del>
      <w:r>
        <w:rPr>
          <w:rFonts w:ascii="Arial" w:eastAsia="Arial" w:hAnsi="Arial" w:cs="Arial"/>
          <w:sz w:val="20"/>
          <w:szCs w:val="20"/>
        </w:rPr>
        <w:t xml:space="preserve">н на </w:t>
      </w:r>
      <w:r>
        <w:rPr>
          <w:rFonts w:ascii="Arial" w:eastAsia="Arial" w:hAnsi="Arial" w:cs="Arial"/>
          <w:i/>
          <w:iCs/>
          <w:sz w:val="20"/>
          <w:szCs w:val="20"/>
        </w:rPr>
        <w:t>n</w:t>
      </w:r>
      <w:r>
        <w:rPr>
          <w:rFonts w:ascii="Arial" w:eastAsia="Arial" w:hAnsi="Arial" w:cs="Arial"/>
          <w:sz w:val="20"/>
          <w:szCs w:val="20"/>
        </w:rPr>
        <w:t xml:space="preserve"> секторов одинакового размера. Сколькими спо-собами можно покрасить эти </w:t>
      </w:r>
      <w:r>
        <w:rPr>
          <w:rFonts w:ascii="Arial" w:eastAsia="Arial" w:hAnsi="Arial" w:cs="Arial"/>
          <w:i/>
          <w:iCs/>
          <w:sz w:val="20"/>
          <w:szCs w:val="20"/>
        </w:rPr>
        <w:t>n</w:t>
      </w:r>
      <w:r>
        <w:rPr>
          <w:rFonts w:ascii="Arial" w:eastAsia="Arial" w:hAnsi="Arial" w:cs="Arial"/>
          <w:sz w:val="20"/>
          <w:szCs w:val="20"/>
        </w:rPr>
        <w:t xml:space="preserve"> секторов в </w:t>
      </w:r>
      <w:r>
        <w:rPr>
          <w:rFonts w:ascii="Arial" w:eastAsia="Arial" w:hAnsi="Arial" w:cs="Arial"/>
          <w:i/>
          <w:iCs/>
          <w:sz w:val="20"/>
          <w:szCs w:val="20"/>
        </w:rPr>
        <w:t>n</w:t>
      </w:r>
      <w:r>
        <w:rPr>
          <w:rFonts w:ascii="Arial" w:eastAsia="Arial" w:hAnsi="Arial" w:cs="Arial"/>
          <w:sz w:val="20"/>
          <w:szCs w:val="20"/>
        </w:rPr>
        <w:t xml:space="preserve"> цветов, если две рас-краски, получающиеся друг из друга вращением круга, считаются одинаковыми?</w:t>
      </w:r>
    </w:p>
    <w:p w:rsidR="00A33515" w:rsidRDefault="00A33515">
      <w:pPr>
        <w:spacing w:line="130" w:lineRule="exact"/>
        <w:rPr>
          <w:rFonts w:ascii="Arial" w:eastAsia="Arial" w:hAnsi="Arial" w:cs="Arial"/>
          <w:b/>
          <w:bCs/>
          <w:sz w:val="20"/>
          <w:szCs w:val="20"/>
        </w:rPr>
      </w:pPr>
    </w:p>
    <w:p w:rsidR="00A33515" w:rsidRDefault="001A4D22">
      <w:pPr>
        <w:numPr>
          <w:ilvl w:val="0"/>
          <w:numId w:val="20"/>
        </w:numPr>
        <w:tabs>
          <w:tab w:val="left" w:pos="500"/>
        </w:tabs>
        <w:spacing w:line="300" w:lineRule="auto"/>
        <w:ind w:left="500" w:hanging="290"/>
        <w:jc w:val="both"/>
        <w:rPr>
          <w:rFonts w:ascii="Arial" w:eastAsia="Arial" w:hAnsi="Arial" w:cs="Arial"/>
          <w:b/>
          <w:bCs/>
          <w:sz w:val="19"/>
          <w:szCs w:val="19"/>
        </w:rPr>
      </w:pPr>
      <w:r>
        <w:rPr>
          <w:rFonts w:ascii="Arial" w:eastAsia="Arial" w:hAnsi="Arial" w:cs="Arial"/>
          <w:sz w:val="19"/>
          <w:szCs w:val="19"/>
        </w:rPr>
        <w:t>Есть шесть цветов — красный, белый, синий, зел</w:t>
      </w:r>
      <w:del w:id="452" w:author="Admin" w:date="2019-02-19T00:34:00Z">
        <w:r w:rsidDel="005E7024">
          <w:rPr>
            <w:rFonts w:ascii="Arial" w:eastAsia="Arial" w:hAnsi="Arial" w:cs="Arial"/>
            <w:sz w:val="19"/>
            <w:szCs w:val="19"/>
          </w:rPr>
          <w:delText>ё</w:delText>
        </w:r>
      </w:del>
      <w:ins w:id="453" w:author="Admin" w:date="2019-02-19T00:34:00Z">
        <w:r w:rsidR="005E7024">
          <w:rPr>
            <w:rFonts w:ascii="Arial" w:eastAsia="Arial" w:hAnsi="Arial" w:cs="Arial"/>
            <w:sz w:val="19"/>
            <w:szCs w:val="19"/>
          </w:rPr>
          <w:t>е</w:t>
        </w:r>
      </w:ins>
      <w:r>
        <w:rPr>
          <w:rFonts w:ascii="Arial" w:eastAsia="Arial" w:hAnsi="Arial" w:cs="Arial"/>
          <w:sz w:val="19"/>
          <w:szCs w:val="19"/>
        </w:rPr>
        <w:t>ный, ч</w:t>
      </w:r>
      <w:ins w:id="454" w:author="Admin" w:date="2019-02-19T00:34:00Z">
        <w:r w:rsidR="005E7024">
          <w:rPr>
            <w:rFonts w:ascii="Arial" w:eastAsia="Arial" w:hAnsi="Arial" w:cs="Arial"/>
            <w:sz w:val="19"/>
            <w:szCs w:val="19"/>
          </w:rPr>
          <w:t>е</w:t>
        </w:r>
      </w:ins>
      <w:del w:id="455" w:author="Admin" w:date="2019-02-19T00:34:00Z">
        <w:r w:rsidDel="005E7024">
          <w:rPr>
            <w:rFonts w:ascii="Arial" w:eastAsia="Arial" w:hAnsi="Arial" w:cs="Arial"/>
            <w:sz w:val="19"/>
            <w:szCs w:val="19"/>
          </w:rPr>
          <w:delText>ё</w:delText>
        </w:r>
      </w:del>
      <w:r>
        <w:rPr>
          <w:rFonts w:ascii="Arial" w:eastAsia="Arial" w:hAnsi="Arial" w:cs="Arial"/>
          <w:sz w:val="19"/>
          <w:szCs w:val="19"/>
        </w:rPr>
        <w:t>рный, ж</w:t>
      </w:r>
      <w:ins w:id="456" w:author="Admin" w:date="2019-02-19T00:34:00Z">
        <w:r w:rsidR="005E7024">
          <w:rPr>
            <w:rFonts w:ascii="Arial" w:eastAsia="Arial" w:hAnsi="Arial" w:cs="Arial"/>
            <w:sz w:val="19"/>
            <w:szCs w:val="19"/>
          </w:rPr>
          <w:t>е</w:t>
        </w:r>
      </w:ins>
      <w:del w:id="457" w:author="Admin" w:date="2019-02-19T00:34:00Z">
        <w:r w:rsidDel="005E7024">
          <w:rPr>
            <w:rFonts w:ascii="Arial" w:eastAsia="Arial" w:hAnsi="Arial" w:cs="Arial"/>
            <w:sz w:val="19"/>
            <w:szCs w:val="19"/>
          </w:rPr>
          <w:delText>ё</w:delText>
        </w:r>
      </w:del>
      <w:r>
        <w:rPr>
          <w:rFonts w:ascii="Arial" w:eastAsia="Arial" w:hAnsi="Arial" w:cs="Arial"/>
          <w:sz w:val="19"/>
          <w:szCs w:val="19"/>
        </w:rPr>
        <w:t>л-тый. Нам хочется составить из них всевозможные триколоры (то есть флаги, состоящие из тр</w:t>
      </w:r>
      <w:del w:id="458" w:author="Admin" w:date="2019-02-19T00:34:00Z">
        <w:r w:rsidDel="005E7024">
          <w:rPr>
            <w:rFonts w:ascii="Arial" w:eastAsia="Arial" w:hAnsi="Arial" w:cs="Arial"/>
            <w:sz w:val="19"/>
            <w:szCs w:val="19"/>
          </w:rPr>
          <w:delText>ё</w:delText>
        </w:r>
      </w:del>
      <w:ins w:id="459" w:author="Admin" w:date="2019-02-19T00:34:00Z">
        <w:r w:rsidR="005E7024">
          <w:rPr>
            <w:rFonts w:ascii="Arial" w:eastAsia="Arial" w:hAnsi="Arial" w:cs="Arial"/>
            <w:sz w:val="19"/>
            <w:szCs w:val="19"/>
          </w:rPr>
          <w:t>е</w:t>
        </w:r>
      </w:ins>
      <w:r>
        <w:rPr>
          <w:rFonts w:ascii="Arial" w:eastAsia="Arial" w:hAnsi="Arial" w:cs="Arial"/>
          <w:sz w:val="19"/>
          <w:szCs w:val="19"/>
        </w:rPr>
        <w:t xml:space="preserve">х горизонтальных цветных полос, </w:t>
      </w:r>
      <w:ins w:id="460" w:author="Admin" w:date="2019-02-19T00:34:00Z">
        <w:r w:rsidR="005E7024">
          <w:rPr>
            <w:rFonts w:ascii="Arial" w:eastAsia="Arial" w:hAnsi="Arial" w:cs="Arial"/>
            <w:sz w:val="19"/>
            <w:szCs w:val="19"/>
          </w:rPr>
          <w:t xml:space="preserve">такие, </w:t>
        </w:r>
      </w:ins>
      <w:r>
        <w:rPr>
          <w:rFonts w:ascii="Arial" w:eastAsia="Arial" w:hAnsi="Arial" w:cs="Arial"/>
          <w:sz w:val="19"/>
          <w:szCs w:val="19"/>
        </w:rPr>
        <w:t>как российский или немецкий). При этом если рядом оказываются две полосы одного цвета, они сливаются в одну, поэтому такой флаг не считается триколором. А вот флаг вроде «белый — синий — бе-лый» — считается. Так сколько же триколоров можно составить?</w:t>
      </w:r>
    </w:p>
    <w:p w:rsidR="00A33515" w:rsidRDefault="00A33515">
      <w:pPr>
        <w:spacing w:line="200" w:lineRule="exact"/>
        <w:rPr>
          <w:sz w:val="20"/>
          <w:szCs w:val="20"/>
        </w:rPr>
      </w:pPr>
    </w:p>
    <w:p w:rsidR="00A33515" w:rsidRDefault="00A33515">
      <w:pPr>
        <w:spacing w:line="284" w:lineRule="exact"/>
        <w:rPr>
          <w:sz w:val="20"/>
          <w:szCs w:val="20"/>
        </w:rPr>
      </w:pPr>
    </w:p>
    <w:p w:rsidR="00A33515" w:rsidRDefault="001A4D22">
      <w:pPr>
        <w:rPr>
          <w:sz w:val="20"/>
          <w:szCs w:val="20"/>
        </w:rPr>
      </w:pPr>
      <w:r>
        <w:rPr>
          <w:rFonts w:ascii="Arial" w:eastAsia="Arial" w:hAnsi="Arial" w:cs="Arial"/>
          <w:b/>
          <w:bCs/>
          <w:sz w:val="36"/>
          <w:szCs w:val="36"/>
        </w:rPr>
        <w:t>Задачи 5 класса</w:t>
      </w:r>
    </w:p>
    <w:p w:rsidR="00A33515" w:rsidRDefault="00A33515">
      <w:pPr>
        <w:spacing w:line="206" w:lineRule="exact"/>
        <w:rPr>
          <w:sz w:val="20"/>
          <w:szCs w:val="20"/>
        </w:rPr>
      </w:pPr>
    </w:p>
    <w:p w:rsidR="00A33515" w:rsidRDefault="001A4D22">
      <w:pPr>
        <w:rPr>
          <w:sz w:val="20"/>
          <w:szCs w:val="20"/>
        </w:rPr>
      </w:pPr>
      <w:r>
        <w:rPr>
          <w:rFonts w:ascii="Arial" w:eastAsia="Arial" w:hAnsi="Arial" w:cs="Arial"/>
          <w:b/>
          <w:bCs/>
          <w:sz w:val="26"/>
          <w:szCs w:val="26"/>
        </w:rPr>
        <w:t xml:space="preserve">Задача 1. Летающий </w:t>
      </w:r>
      <w:commentRangeStart w:id="461"/>
      <w:r>
        <w:rPr>
          <w:rFonts w:ascii="Arial" w:eastAsia="Arial" w:hAnsi="Arial" w:cs="Arial"/>
          <w:b/>
          <w:bCs/>
          <w:sz w:val="26"/>
          <w:szCs w:val="26"/>
        </w:rPr>
        <w:t>цирк</w:t>
      </w:r>
      <w:commentRangeEnd w:id="461"/>
      <w:r w:rsidR="005E7024">
        <w:rPr>
          <w:rStyle w:val="a5"/>
        </w:rPr>
        <w:commentReference w:id="461"/>
      </w:r>
      <w:ins w:id="462" w:author="Admin" w:date="2019-02-19T00:35:00Z">
        <w:r w:rsidR="005E7024">
          <w:rPr>
            <w:rFonts w:ascii="Arial" w:eastAsia="Arial" w:hAnsi="Arial" w:cs="Arial"/>
            <w:b/>
            <w:bCs/>
            <w:sz w:val="26"/>
            <w:szCs w:val="26"/>
          </w:rPr>
          <w:t xml:space="preserve"> </w:t>
        </w:r>
      </w:ins>
    </w:p>
    <w:p w:rsidR="00A33515" w:rsidRDefault="00A33515">
      <w:pPr>
        <w:spacing w:line="182" w:lineRule="exact"/>
        <w:rPr>
          <w:sz w:val="20"/>
          <w:szCs w:val="20"/>
        </w:rPr>
      </w:pPr>
    </w:p>
    <w:p w:rsidR="00A33515" w:rsidRDefault="001A4D22">
      <w:pPr>
        <w:jc w:val="right"/>
        <w:rPr>
          <w:sz w:val="20"/>
          <w:szCs w:val="20"/>
        </w:rPr>
      </w:pPr>
      <w:r>
        <w:rPr>
          <w:rFonts w:ascii="Arial" w:eastAsia="Arial" w:hAnsi="Arial" w:cs="Arial"/>
          <w:i/>
          <w:iCs/>
          <w:sz w:val="20"/>
          <w:szCs w:val="20"/>
        </w:rPr>
        <w:t>Если вы скажете слово «матрас»,</w:t>
      </w:r>
    </w:p>
    <w:p w:rsidR="00A33515" w:rsidRDefault="00A33515">
      <w:pPr>
        <w:spacing w:line="38" w:lineRule="exact"/>
        <w:rPr>
          <w:sz w:val="20"/>
          <w:szCs w:val="20"/>
        </w:rPr>
      </w:pPr>
    </w:p>
    <w:p w:rsidR="00A33515" w:rsidRDefault="001A4D22">
      <w:pPr>
        <w:jc w:val="right"/>
        <w:rPr>
          <w:sz w:val="20"/>
          <w:szCs w:val="20"/>
        </w:rPr>
      </w:pPr>
      <w:r>
        <w:rPr>
          <w:rFonts w:ascii="Arial" w:eastAsia="Arial" w:hAnsi="Arial" w:cs="Arial"/>
          <w:i/>
          <w:iCs/>
          <w:sz w:val="20"/>
          <w:szCs w:val="20"/>
        </w:rPr>
        <w:t>он наденет ведро себе на голову.</w:t>
      </w:r>
    </w:p>
    <w:p w:rsidR="00A33515" w:rsidRDefault="00A33515">
      <w:pPr>
        <w:spacing w:line="233" w:lineRule="exact"/>
        <w:rPr>
          <w:sz w:val="20"/>
          <w:szCs w:val="20"/>
        </w:rPr>
      </w:pPr>
    </w:p>
    <w:p w:rsidR="00A33515" w:rsidRDefault="001A4D22">
      <w:pPr>
        <w:numPr>
          <w:ilvl w:val="0"/>
          <w:numId w:val="21"/>
        </w:numPr>
        <w:tabs>
          <w:tab w:val="left" w:pos="500"/>
        </w:tabs>
        <w:spacing w:line="280" w:lineRule="auto"/>
        <w:ind w:left="500" w:hanging="306"/>
        <w:jc w:val="both"/>
        <w:rPr>
          <w:rFonts w:ascii="Arial" w:eastAsia="Arial" w:hAnsi="Arial" w:cs="Arial"/>
          <w:b/>
          <w:bCs/>
          <w:sz w:val="20"/>
          <w:szCs w:val="20"/>
        </w:rPr>
      </w:pPr>
      <w:r>
        <w:rPr>
          <w:rFonts w:ascii="Arial" w:eastAsia="Arial" w:hAnsi="Arial" w:cs="Arial"/>
          <w:sz w:val="20"/>
          <w:szCs w:val="20"/>
        </w:rPr>
        <w:t xml:space="preserve">Если сказать мистеру Лэмберту слово </w:t>
      </w:r>
      <w:r>
        <w:rPr>
          <w:rFonts w:ascii="Courier New" w:eastAsia="Courier New" w:hAnsi="Courier New" w:cs="Courier New"/>
          <w:sz w:val="20"/>
          <w:szCs w:val="20"/>
        </w:rPr>
        <w:t>«МАТРАС»</w:t>
      </w:r>
      <w:r>
        <w:rPr>
          <w:rFonts w:ascii="Arial" w:eastAsia="Arial" w:hAnsi="Arial" w:cs="Arial"/>
          <w:sz w:val="20"/>
          <w:szCs w:val="20"/>
        </w:rPr>
        <w:t>, он кричит „Кара-ул!“, снимает перчатки, надевает на голову ведро, вста</w:t>
      </w:r>
      <w:del w:id="463" w:author="Admin" w:date="2019-02-19T00:35:00Z">
        <w:r w:rsidDel="005E7024">
          <w:rPr>
            <w:rFonts w:ascii="Arial" w:eastAsia="Arial" w:hAnsi="Arial" w:cs="Arial"/>
            <w:sz w:val="20"/>
            <w:szCs w:val="20"/>
          </w:rPr>
          <w:delText>ё</w:delText>
        </w:r>
      </w:del>
      <w:ins w:id="464" w:author="Admin" w:date="2019-02-19T00:35:00Z">
        <w:r w:rsidR="005E7024">
          <w:rPr>
            <w:rFonts w:ascii="Arial" w:eastAsia="Arial" w:hAnsi="Arial" w:cs="Arial"/>
            <w:sz w:val="20"/>
            <w:szCs w:val="20"/>
          </w:rPr>
          <w:t>е</w:t>
        </w:r>
      </w:ins>
      <w:r>
        <w:rPr>
          <w:rFonts w:ascii="Arial" w:eastAsia="Arial" w:hAnsi="Arial" w:cs="Arial"/>
          <w:sz w:val="20"/>
          <w:szCs w:val="20"/>
        </w:rPr>
        <w:t>т одной но-гой в коробку из-под телевизора и поёт два куплета из песни про коня.</w:t>
      </w:r>
    </w:p>
    <w:p w:rsidR="00A33515" w:rsidRDefault="00A33515">
      <w:pPr>
        <w:spacing w:line="37" w:lineRule="exact"/>
        <w:rPr>
          <w:rFonts w:ascii="Arial" w:eastAsia="Arial" w:hAnsi="Arial" w:cs="Arial"/>
          <w:b/>
          <w:bCs/>
          <w:sz w:val="20"/>
          <w:szCs w:val="20"/>
        </w:rPr>
      </w:pPr>
    </w:p>
    <w:p w:rsidR="00A33515" w:rsidRDefault="001A4D22">
      <w:pPr>
        <w:spacing w:line="280" w:lineRule="auto"/>
        <w:ind w:left="500"/>
        <w:jc w:val="both"/>
        <w:rPr>
          <w:rFonts w:ascii="Arial" w:eastAsia="Arial" w:hAnsi="Arial" w:cs="Arial"/>
          <w:b/>
          <w:bCs/>
          <w:sz w:val="20"/>
          <w:szCs w:val="20"/>
        </w:rPr>
      </w:pPr>
      <w:r>
        <w:rPr>
          <w:rFonts w:ascii="Arial" w:eastAsia="Arial" w:hAnsi="Arial" w:cs="Arial"/>
          <w:sz w:val="20"/>
          <w:szCs w:val="20"/>
        </w:rPr>
        <w:t xml:space="preserve">Если сказать мистеру Лэмберту слово </w:t>
      </w:r>
      <w:r>
        <w:rPr>
          <w:rFonts w:ascii="Courier New" w:eastAsia="Courier New" w:hAnsi="Courier New" w:cs="Courier New"/>
          <w:sz w:val="20"/>
          <w:szCs w:val="20"/>
        </w:rPr>
        <w:t>«СТАРТ»</w:t>
      </w:r>
      <w:r>
        <w:rPr>
          <w:rFonts w:ascii="Arial" w:eastAsia="Arial" w:hAnsi="Arial" w:cs="Arial"/>
          <w:sz w:val="20"/>
          <w:szCs w:val="20"/>
        </w:rPr>
        <w:t>, он кричит „Кара-ул!“, снимает перчатки, вста</w:t>
      </w:r>
      <w:ins w:id="465" w:author="Admin" w:date="2019-02-19T00:35:00Z">
        <w:r w:rsidR="005E7024">
          <w:rPr>
            <w:rFonts w:ascii="Arial" w:eastAsia="Arial" w:hAnsi="Arial" w:cs="Arial"/>
            <w:sz w:val="20"/>
            <w:szCs w:val="20"/>
          </w:rPr>
          <w:t>е</w:t>
        </w:r>
      </w:ins>
      <w:del w:id="466" w:author="Admin" w:date="2019-02-19T00:35:00Z">
        <w:r w:rsidDel="005E7024">
          <w:rPr>
            <w:rFonts w:ascii="Arial" w:eastAsia="Arial" w:hAnsi="Arial" w:cs="Arial"/>
            <w:sz w:val="20"/>
            <w:szCs w:val="20"/>
          </w:rPr>
          <w:delText>ё</w:delText>
        </w:r>
      </w:del>
      <w:r>
        <w:rPr>
          <w:rFonts w:ascii="Arial" w:eastAsia="Arial" w:hAnsi="Arial" w:cs="Arial"/>
          <w:sz w:val="20"/>
          <w:szCs w:val="20"/>
        </w:rPr>
        <w:t>т двумя ногами в коробку из-под те-левизора и поёт один куплет из песни про коня.</w:t>
      </w:r>
    </w:p>
    <w:p w:rsidR="00A33515" w:rsidRDefault="00A33515">
      <w:pPr>
        <w:spacing w:line="37" w:lineRule="exact"/>
        <w:rPr>
          <w:rFonts w:ascii="Arial" w:eastAsia="Arial" w:hAnsi="Arial" w:cs="Arial"/>
          <w:b/>
          <w:bCs/>
          <w:sz w:val="20"/>
          <w:szCs w:val="20"/>
        </w:rPr>
      </w:pPr>
    </w:p>
    <w:p w:rsidR="00A33515" w:rsidRDefault="001A4D22">
      <w:pPr>
        <w:ind w:left="500"/>
        <w:rPr>
          <w:rFonts w:ascii="Arial" w:eastAsia="Arial" w:hAnsi="Arial" w:cs="Arial"/>
          <w:b/>
          <w:bCs/>
          <w:sz w:val="20"/>
          <w:szCs w:val="20"/>
        </w:rPr>
      </w:pPr>
      <w:r>
        <w:rPr>
          <w:rFonts w:ascii="Arial" w:eastAsia="Arial" w:hAnsi="Arial" w:cs="Arial"/>
          <w:sz w:val="20"/>
          <w:szCs w:val="20"/>
        </w:rPr>
        <w:t xml:space="preserve">А что будет, если сказать мистеру Лэмберту слово </w:t>
      </w:r>
      <w:r>
        <w:rPr>
          <w:rFonts w:ascii="Courier New" w:eastAsia="Courier New" w:hAnsi="Courier New" w:cs="Courier New"/>
          <w:sz w:val="20"/>
          <w:szCs w:val="20"/>
        </w:rPr>
        <w:t>«МАРС»</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400" w:lineRule="exact"/>
        <w:rPr>
          <w:sz w:val="20"/>
          <w:szCs w:val="20"/>
        </w:rPr>
      </w:pPr>
    </w:p>
    <w:p w:rsidR="00A33515" w:rsidRDefault="001A4D22">
      <w:pPr>
        <w:jc w:val="center"/>
        <w:rPr>
          <w:sz w:val="20"/>
          <w:szCs w:val="20"/>
        </w:rPr>
      </w:pPr>
      <w:r>
        <w:rPr>
          <w:rFonts w:ascii="Arial" w:eastAsia="Arial" w:hAnsi="Arial" w:cs="Arial"/>
          <w:sz w:val="20"/>
          <w:szCs w:val="20"/>
        </w:rPr>
        <w:lastRenderedPageBreak/>
        <w:t xml:space="preserve">−  </w:t>
      </w:r>
      <w:r>
        <w:rPr>
          <w:rFonts w:ascii="Arial" w:eastAsia="Arial" w:hAnsi="Arial" w:cs="Arial"/>
          <w:b/>
          <w:bCs/>
          <w:sz w:val="20"/>
          <w:szCs w:val="20"/>
        </w:rPr>
        <w:t>6</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467" w:name="page17"/>
      <w:bookmarkEnd w:id="467"/>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numPr>
          <w:ilvl w:val="0"/>
          <w:numId w:val="22"/>
        </w:numPr>
        <w:tabs>
          <w:tab w:val="left" w:pos="500"/>
        </w:tabs>
        <w:spacing w:line="282" w:lineRule="auto"/>
        <w:ind w:left="500" w:hanging="290"/>
        <w:jc w:val="both"/>
        <w:rPr>
          <w:rFonts w:ascii="Arial" w:eastAsia="Arial" w:hAnsi="Arial" w:cs="Arial"/>
          <w:b/>
          <w:bCs/>
          <w:sz w:val="20"/>
          <w:szCs w:val="20"/>
        </w:rPr>
      </w:pPr>
      <w:r>
        <w:rPr>
          <w:rFonts w:ascii="Arial" w:eastAsia="Arial" w:hAnsi="Arial" w:cs="Arial"/>
          <w:sz w:val="20"/>
          <w:szCs w:val="20"/>
        </w:rPr>
        <w:t>У джентльмена есть 34 доллара, и он хочет купить себе шляпу. Про-давец называет цену в 120 долларов, но джентльмен должен торго-ваться. Каждый раз, когда джентльмен торгуется, продавец сбавля-ет цену до среднего арифметического финансовых возможностей джентльмена и цены, названной на предыдущем шаге, — джентль-мен же в это время оглядывается и находит одну долларовую мо-нетку, лежащую на брусчатке. Сможет ли джентльмен когда-нибудь купить себе желанную шляпу?</w:t>
      </w:r>
    </w:p>
    <w:p w:rsidR="00A33515" w:rsidRDefault="00A33515">
      <w:pPr>
        <w:spacing w:line="140" w:lineRule="exact"/>
        <w:rPr>
          <w:rFonts w:ascii="Arial" w:eastAsia="Arial" w:hAnsi="Arial" w:cs="Arial"/>
          <w:b/>
          <w:bCs/>
          <w:sz w:val="20"/>
          <w:szCs w:val="20"/>
        </w:rPr>
      </w:pPr>
    </w:p>
    <w:p w:rsidR="00A33515" w:rsidRDefault="001A4D22">
      <w:pPr>
        <w:numPr>
          <w:ilvl w:val="0"/>
          <w:numId w:val="22"/>
        </w:numPr>
        <w:tabs>
          <w:tab w:val="left" w:pos="500"/>
        </w:tabs>
        <w:ind w:left="500" w:hanging="290"/>
        <w:rPr>
          <w:rFonts w:ascii="Arial" w:eastAsia="Arial" w:hAnsi="Arial" w:cs="Arial"/>
          <w:b/>
          <w:bCs/>
          <w:sz w:val="20"/>
          <w:szCs w:val="20"/>
        </w:rPr>
      </w:pPr>
      <w:r>
        <w:rPr>
          <w:rFonts w:ascii="Arial" w:eastAsia="Arial" w:hAnsi="Arial" w:cs="Arial"/>
          <w:b/>
          <w:bCs/>
          <w:sz w:val="20"/>
          <w:szCs w:val="20"/>
        </w:rPr>
        <w:t xml:space="preserve">Тревор: </w:t>
      </w:r>
      <w:r>
        <w:rPr>
          <w:rFonts w:ascii="Arial" w:eastAsia="Arial" w:hAnsi="Arial" w:cs="Arial"/>
          <w:sz w:val="20"/>
          <w:szCs w:val="20"/>
        </w:rPr>
        <w:t>«Этот сконфуженный кот стоит</w:t>
      </w:r>
      <w:r>
        <w:rPr>
          <w:rFonts w:ascii="Arial" w:eastAsia="Arial" w:hAnsi="Arial" w:cs="Arial"/>
          <w:b/>
          <w:bCs/>
          <w:sz w:val="20"/>
          <w:szCs w:val="20"/>
        </w:rPr>
        <w:t xml:space="preserve"> </w:t>
      </w:r>
      <w:r>
        <w:rPr>
          <w:rFonts w:ascii="Arial" w:eastAsia="Arial" w:hAnsi="Arial" w:cs="Arial"/>
          <w:sz w:val="20"/>
          <w:szCs w:val="20"/>
        </w:rPr>
        <w:t>9600</w:t>
      </w:r>
      <w:r>
        <w:rPr>
          <w:rFonts w:ascii="Arial" w:eastAsia="Arial" w:hAnsi="Arial" w:cs="Arial"/>
          <w:b/>
          <w:bCs/>
          <w:sz w:val="20"/>
          <w:szCs w:val="20"/>
        </w:rPr>
        <w:t xml:space="preserve"> </w:t>
      </w:r>
      <w:r>
        <w:rPr>
          <w:rFonts w:ascii="Arial" w:eastAsia="Arial" w:hAnsi="Arial" w:cs="Arial"/>
          <w:sz w:val="20"/>
          <w:szCs w:val="20"/>
        </w:rPr>
        <w:t>рублей</w:t>
      </w:r>
      <w:del w:id="468" w:author="Admin" w:date="2019-02-19T00:36:00Z">
        <w:r w:rsidDel="005E7024">
          <w:rPr>
            <w:rFonts w:ascii="Arial" w:eastAsia="Arial" w:hAnsi="Arial" w:cs="Arial"/>
            <w:sz w:val="20"/>
            <w:szCs w:val="20"/>
          </w:rPr>
          <w:delText>.</w:delText>
        </w:r>
      </w:del>
      <w:r>
        <w:rPr>
          <w:rFonts w:ascii="Arial" w:eastAsia="Arial" w:hAnsi="Arial" w:cs="Arial"/>
          <w:sz w:val="20"/>
          <w:szCs w:val="20"/>
        </w:rPr>
        <w:t>»</w:t>
      </w:r>
      <w:ins w:id="469" w:author="Admin" w:date="2019-02-19T00:36:00Z">
        <w:r w:rsidR="005E7024">
          <w:rPr>
            <w:rFonts w:ascii="Arial" w:eastAsia="Arial" w:hAnsi="Arial" w:cs="Arial"/>
            <w:sz w:val="20"/>
            <w:szCs w:val="20"/>
          </w:rPr>
          <w:t>.</w:t>
        </w:r>
      </w:ins>
    </w:p>
    <w:p w:rsidR="00A33515" w:rsidRDefault="00A33515">
      <w:pPr>
        <w:spacing w:line="37" w:lineRule="exact"/>
        <w:rPr>
          <w:rFonts w:ascii="Arial" w:eastAsia="Arial" w:hAnsi="Arial" w:cs="Arial"/>
          <w:b/>
          <w:bCs/>
          <w:sz w:val="20"/>
          <w:szCs w:val="20"/>
        </w:rPr>
      </w:pPr>
    </w:p>
    <w:p w:rsidR="00A33515" w:rsidRDefault="001A4D22">
      <w:pPr>
        <w:spacing w:line="284" w:lineRule="auto"/>
        <w:ind w:left="500"/>
        <w:jc w:val="both"/>
        <w:rPr>
          <w:rFonts w:ascii="Arial" w:eastAsia="Arial" w:hAnsi="Arial" w:cs="Arial"/>
          <w:b/>
          <w:bCs/>
          <w:sz w:val="20"/>
          <w:szCs w:val="20"/>
        </w:rPr>
      </w:pPr>
      <w:r>
        <w:rPr>
          <w:rFonts w:ascii="Arial" w:eastAsia="Arial" w:hAnsi="Arial" w:cs="Arial"/>
          <w:b/>
          <w:bCs/>
          <w:sz w:val="20"/>
          <w:szCs w:val="20"/>
        </w:rPr>
        <w:t xml:space="preserve">Джереми: </w:t>
      </w:r>
      <w:r>
        <w:rPr>
          <w:rFonts w:ascii="Arial" w:eastAsia="Arial" w:hAnsi="Arial" w:cs="Arial"/>
          <w:sz w:val="20"/>
          <w:szCs w:val="20"/>
        </w:rPr>
        <w:t>«Кот дешевле,</w:t>
      </w:r>
      <w:r>
        <w:rPr>
          <w:rFonts w:ascii="Arial" w:eastAsia="Arial" w:hAnsi="Arial" w:cs="Arial"/>
          <w:b/>
          <w:bCs/>
          <w:sz w:val="20"/>
          <w:szCs w:val="20"/>
        </w:rPr>
        <w:t xml:space="preserve"> </w:t>
      </w:r>
      <w:r>
        <w:rPr>
          <w:rFonts w:ascii="Arial" w:eastAsia="Arial" w:hAnsi="Arial" w:cs="Arial"/>
          <w:sz w:val="20"/>
          <w:szCs w:val="20"/>
        </w:rPr>
        <w:t>поскольку Тревор в</w:t>
      </w:r>
      <w:r>
        <w:rPr>
          <w:rFonts w:ascii="Arial" w:eastAsia="Arial" w:hAnsi="Arial" w:cs="Arial"/>
          <w:b/>
          <w:bCs/>
          <w:sz w:val="20"/>
          <w:szCs w:val="20"/>
        </w:rPr>
        <w:t xml:space="preserve"> </w:t>
      </w:r>
      <w:r>
        <w:rPr>
          <w:rFonts w:ascii="Arial" w:eastAsia="Arial" w:hAnsi="Arial" w:cs="Arial"/>
          <w:sz w:val="20"/>
          <w:szCs w:val="20"/>
        </w:rPr>
        <w:t>4</w:t>
      </w:r>
      <w:r>
        <w:rPr>
          <w:rFonts w:ascii="Arial" w:eastAsia="Arial" w:hAnsi="Arial" w:cs="Arial"/>
          <w:b/>
          <w:bCs/>
          <w:sz w:val="20"/>
          <w:szCs w:val="20"/>
        </w:rPr>
        <w:t xml:space="preserve"> </w:t>
      </w:r>
      <w:r>
        <w:rPr>
          <w:rFonts w:ascii="Arial" w:eastAsia="Arial" w:hAnsi="Arial" w:cs="Arial"/>
          <w:sz w:val="20"/>
          <w:szCs w:val="20"/>
        </w:rPr>
        <w:t>раза преувеличива-ет каждое число, которое называет. Хоть он только что и сказал про стоимость кота в 2400 рублей, кот на самом деле стоит 150 рублей</w:t>
      </w:r>
      <w:del w:id="470" w:author="Admin" w:date="2019-02-19T00:36:00Z">
        <w:r w:rsidDel="005E7024">
          <w:rPr>
            <w:rFonts w:ascii="Arial" w:eastAsia="Arial" w:hAnsi="Arial" w:cs="Arial"/>
            <w:sz w:val="20"/>
            <w:szCs w:val="20"/>
          </w:rPr>
          <w:delText>.</w:delText>
        </w:r>
      </w:del>
      <w:r>
        <w:rPr>
          <w:rFonts w:ascii="Arial" w:eastAsia="Arial" w:hAnsi="Arial" w:cs="Arial"/>
          <w:sz w:val="20"/>
          <w:szCs w:val="20"/>
        </w:rPr>
        <w:t>»</w:t>
      </w:r>
      <w:ins w:id="471" w:author="Admin" w:date="2019-02-19T00:36:00Z">
        <w:r w:rsidR="005E7024">
          <w:rPr>
            <w:rFonts w:ascii="Arial" w:eastAsia="Arial" w:hAnsi="Arial" w:cs="Arial"/>
            <w:sz w:val="20"/>
            <w:szCs w:val="20"/>
          </w:rPr>
          <w:t>.</w:t>
        </w:r>
      </w:ins>
      <w:r>
        <w:rPr>
          <w:rFonts w:ascii="Arial" w:eastAsia="Arial" w:hAnsi="Arial" w:cs="Arial"/>
          <w:sz w:val="20"/>
          <w:szCs w:val="20"/>
        </w:rPr>
        <w:t xml:space="preserve"> Подсчитайте, во сколько раз Джереми преуменьшает каждое про-износимое число</w:t>
      </w:r>
      <w:del w:id="472" w:author="Admin" w:date="2019-02-19T00:36:00Z">
        <w:r w:rsidDel="005E7024">
          <w:rPr>
            <w:rFonts w:ascii="Arial" w:eastAsia="Arial" w:hAnsi="Arial" w:cs="Arial"/>
            <w:sz w:val="20"/>
            <w:szCs w:val="20"/>
          </w:rPr>
          <w:delText>,</w:delText>
        </w:r>
      </w:del>
      <w:r>
        <w:rPr>
          <w:rFonts w:ascii="Arial" w:eastAsia="Arial" w:hAnsi="Arial" w:cs="Arial"/>
          <w:sz w:val="20"/>
          <w:szCs w:val="20"/>
        </w:rPr>
        <w:t xml:space="preserve"> и сколько на самом деле стоит сконфуженный кот.</w:t>
      </w:r>
    </w:p>
    <w:p w:rsidR="00A33515" w:rsidRDefault="00A33515">
      <w:pPr>
        <w:spacing w:line="260" w:lineRule="exact"/>
        <w:rPr>
          <w:sz w:val="20"/>
          <w:szCs w:val="20"/>
        </w:rPr>
      </w:pPr>
    </w:p>
    <w:p w:rsidR="00A33515" w:rsidRDefault="001A4D22">
      <w:pPr>
        <w:rPr>
          <w:sz w:val="20"/>
          <w:szCs w:val="20"/>
        </w:rPr>
      </w:pPr>
      <w:r>
        <w:rPr>
          <w:rFonts w:ascii="Arial" w:eastAsia="Arial" w:hAnsi="Arial" w:cs="Arial"/>
          <w:b/>
          <w:bCs/>
          <w:sz w:val="26"/>
          <w:szCs w:val="26"/>
        </w:rPr>
        <w:t>Задача 2. Рукопожатия</w:t>
      </w:r>
    </w:p>
    <w:p w:rsidR="00A33515" w:rsidRDefault="00A33515">
      <w:pPr>
        <w:spacing w:line="178" w:lineRule="exact"/>
        <w:rPr>
          <w:sz w:val="20"/>
          <w:szCs w:val="20"/>
        </w:rPr>
      </w:pPr>
    </w:p>
    <w:p w:rsidR="00A33515" w:rsidRDefault="001A4D22">
      <w:pPr>
        <w:spacing w:line="284" w:lineRule="auto"/>
        <w:ind w:left="500" w:hanging="303"/>
        <w:jc w:val="both"/>
        <w:rPr>
          <w:sz w:val="20"/>
          <w:szCs w:val="20"/>
        </w:rPr>
      </w:pPr>
      <w:r>
        <w:rPr>
          <w:rFonts w:ascii="Arial" w:eastAsia="Arial" w:hAnsi="Arial" w:cs="Arial"/>
          <w:b/>
          <w:bCs/>
          <w:sz w:val="20"/>
          <w:szCs w:val="20"/>
        </w:rPr>
        <w:t xml:space="preserve">A. </w:t>
      </w:r>
      <w:r>
        <w:rPr>
          <w:rFonts w:ascii="Arial" w:eastAsia="Arial" w:hAnsi="Arial" w:cs="Arial"/>
          <w:sz w:val="20"/>
          <w:szCs w:val="20"/>
        </w:rPr>
        <w:t>Тридцать пять восьминогих существ</w:t>
      </w:r>
      <w:r>
        <w:rPr>
          <w:rFonts w:ascii="Arial" w:eastAsia="Arial" w:hAnsi="Arial" w:cs="Arial"/>
          <w:b/>
          <w:bCs/>
          <w:sz w:val="20"/>
          <w:szCs w:val="20"/>
        </w:rPr>
        <w:t xml:space="preserve"> </w:t>
      </w:r>
      <w:r>
        <w:rPr>
          <w:rFonts w:ascii="Arial" w:eastAsia="Arial" w:hAnsi="Arial" w:cs="Arial"/>
          <w:sz w:val="20"/>
          <w:szCs w:val="20"/>
        </w:rPr>
        <w:t>— 18</w:t>
      </w:r>
      <w:r>
        <w:rPr>
          <w:rFonts w:ascii="Arial" w:eastAsia="Arial" w:hAnsi="Arial" w:cs="Arial"/>
          <w:b/>
          <w:bCs/>
          <w:sz w:val="20"/>
          <w:szCs w:val="20"/>
        </w:rPr>
        <w:t xml:space="preserve"> </w:t>
      </w:r>
      <w:r>
        <w:rPr>
          <w:rFonts w:ascii="Arial" w:eastAsia="Arial" w:hAnsi="Arial" w:cs="Arial"/>
          <w:sz w:val="20"/>
          <w:szCs w:val="20"/>
        </w:rPr>
        <w:t>крабов и</w:t>
      </w:r>
      <w:r>
        <w:rPr>
          <w:rFonts w:ascii="Arial" w:eastAsia="Arial" w:hAnsi="Arial" w:cs="Arial"/>
          <w:b/>
          <w:bCs/>
          <w:sz w:val="20"/>
          <w:szCs w:val="20"/>
        </w:rPr>
        <w:t xml:space="preserve"> </w:t>
      </w:r>
      <w:r>
        <w:rPr>
          <w:rFonts w:ascii="Arial" w:eastAsia="Arial" w:hAnsi="Arial" w:cs="Arial"/>
          <w:sz w:val="20"/>
          <w:szCs w:val="20"/>
        </w:rPr>
        <w:t>17</w:t>
      </w:r>
      <w:r>
        <w:rPr>
          <w:rFonts w:ascii="Arial" w:eastAsia="Arial" w:hAnsi="Arial" w:cs="Arial"/>
          <w:b/>
          <w:bCs/>
          <w:sz w:val="20"/>
          <w:szCs w:val="20"/>
        </w:rPr>
        <w:t xml:space="preserve"> </w:t>
      </w:r>
      <w:r>
        <w:rPr>
          <w:rFonts w:ascii="Arial" w:eastAsia="Arial" w:hAnsi="Arial" w:cs="Arial"/>
          <w:sz w:val="20"/>
          <w:szCs w:val="20"/>
        </w:rPr>
        <w:t>пауков</w:t>
      </w:r>
      <w:r>
        <w:rPr>
          <w:rFonts w:ascii="Arial" w:eastAsia="Arial" w:hAnsi="Arial" w:cs="Arial"/>
          <w:b/>
          <w:bCs/>
          <w:sz w:val="20"/>
          <w:szCs w:val="20"/>
        </w:rPr>
        <w:t xml:space="preserve"> </w:t>
      </w:r>
      <w:r>
        <w:rPr>
          <w:rFonts w:ascii="Arial" w:eastAsia="Arial" w:hAnsi="Arial" w:cs="Arial"/>
          <w:sz w:val="20"/>
          <w:szCs w:val="20"/>
        </w:rPr>
        <w:t>—</w:t>
      </w:r>
      <w:r>
        <w:rPr>
          <w:rFonts w:ascii="Arial" w:eastAsia="Arial" w:hAnsi="Arial" w:cs="Arial"/>
          <w:b/>
          <w:bCs/>
          <w:sz w:val="20"/>
          <w:szCs w:val="20"/>
        </w:rPr>
        <w:t xml:space="preserve"> </w:t>
      </w:r>
      <w:r>
        <w:rPr>
          <w:rFonts w:ascii="Arial" w:eastAsia="Arial" w:hAnsi="Arial" w:cs="Arial"/>
          <w:sz w:val="20"/>
          <w:szCs w:val="20"/>
        </w:rPr>
        <w:t>встали в хоровод, имеющий форму восьм</w:t>
      </w:r>
      <w:ins w:id="473" w:author="Admin" w:date="2019-02-19T00:36:00Z">
        <w:r w:rsidR="005E7024">
          <w:rPr>
            <w:rFonts w:ascii="Arial" w:eastAsia="Arial" w:hAnsi="Arial" w:cs="Arial"/>
            <w:sz w:val="20"/>
            <w:szCs w:val="20"/>
          </w:rPr>
          <w:t>е</w:t>
        </w:r>
      </w:ins>
      <w:del w:id="474" w:author="Admin" w:date="2019-02-19T00:36:00Z">
        <w:r w:rsidDel="005E7024">
          <w:rPr>
            <w:rFonts w:ascii="Arial" w:eastAsia="Arial" w:hAnsi="Arial" w:cs="Arial"/>
            <w:sz w:val="20"/>
            <w:szCs w:val="20"/>
          </w:rPr>
          <w:delText>ё</w:delText>
        </w:r>
      </w:del>
      <w:r>
        <w:rPr>
          <w:rFonts w:ascii="Arial" w:eastAsia="Arial" w:hAnsi="Arial" w:cs="Arial"/>
          <w:sz w:val="20"/>
          <w:szCs w:val="20"/>
        </w:rPr>
        <w:t>рки. Это значит, что су-щество, стоящее в центре этой восьм</w:t>
      </w:r>
      <w:ins w:id="475" w:author="Admin" w:date="2019-02-19T00:36:00Z">
        <w:r w:rsidR="005E7024">
          <w:rPr>
            <w:rFonts w:ascii="Arial" w:eastAsia="Arial" w:hAnsi="Arial" w:cs="Arial"/>
            <w:sz w:val="20"/>
            <w:szCs w:val="20"/>
          </w:rPr>
          <w:t>е</w:t>
        </w:r>
      </w:ins>
      <w:del w:id="476" w:author="Admin" w:date="2019-02-19T00:36:00Z">
        <w:r w:rsidDel="005E7024">
          <w:rPr>
            <w:rFonts w:ascii="Arial" w:eastAsia="Arial" w:hAnsi="Arial" w:cs="Arial"/>
            <w:sz w:val="20"/>
            <w:szCs w:val="20"/>
          </w:rPr>
          <w:delText>ё</w:delText>
        </w:r>
      </w:del>
      <w:r>
        <w:rPr>
          <w:rFonts w:ascii="Arial" w:eastAsia="Arial" w:hAnsi="Arial" w:cs="Arial"/>
          <w:sz w:val="20"/>
          <w:szCs w:val="20"/>
        </w:rPr>
        <w:t>рки, держит за лапы четве-рых своих соседей (благо, лап у него восемь, ему хватит). Известно, что каждый краб держится за лапы исключительно с пауками. Кто стоит в центре восьм</w:t>
      </w:r>
      <w:ins w:id="477" w:author="Admin" w:date="2019-02-19T00:37:00Z">
        <w:r w:rsidR="005E7024">
          <w:rPr>
            <w:rFonts w:ascii="Arial" w:eastAsia="Arial" w:hAnsi="Arial" w:cs="Arial"/>
            <w:sz w:val="20"/>
            <w:szCs w:val="20"/>
          </w:rPr>
          <w:t>е</w:t>
        </w:r>
      </w:ins>
      <w:del w:id="478" w:author="Admin" w:date="2019-02-19T00:37:00Z">
        <w:r w:rsidDel="005E7024">
          <w:rPr>
            <w:rFonts w:ascii="Arial" w:eastAsia="Arial" w:hAnsi="Arial" w:cs="Arial"/>
            <w:sz w:val="20"/>
            <w:szCs w:val="20"/>
          </w:rPr>
          <w:delText>ё</w:delText>
        </w:r>
      </w:del>
      <w:r>
        <w:rPr>
          <w:rFonts w:ascii="Arial" w:eastAsia="Arial" w:hAnsi="Arial" w:cs="Arial"/>
          <w:sz w:val="20"/>
          <w:szCs w:val="20"/>
        </w:rPr>
        <w:t>рки — краб или паук?</w:t>
      </w:r>
    </w:p>
    <w:p w:rsidR="00A33515" w:rsidRDefault="00A33515">
      <w:pPr>
        <w:spacing w:line="133" w:lineRule="exact"/>
        <w:rPr>
          <w:sz w:val="20"/>
          <w:szCs w:val="20"/>
        </w:rPr>
      </w:pPr>
    </w:p>
    <w:p w:rsidR="00A33515" w:rsidRDefault="001A4D22">
      <w:pPr>
        <w:numPr>
          <w:ilvl w:val="0"/>
          <w:numId w:val="23"/>
        </w:numPr>
        <w:tabs>
          <w:tab w:val="left" w:pos="500"/>
        </w:tabs>
        <w:spacing w:line="283" w:lineRule="auto"/>
        <w:ind w:left="500" w:hanging="290"/>
        <w:jc w:val="both"/>
        <w:rPr>
          <w:rFonts w:ascii="Arial" w:eastAsia="Arial" w:hAnsi="Arial" w:cs="Arial"/>
          <w:b/>
          <w:bCs/>
          <w:sz w:val="20"/>
          <w:szCs w:val="20"/>
        </w:rPr>
      </w:pPr>
      <w:r>
        <w:rPr>
          <w:rFonts w:ascii="Arial" w:eastAsia="Arial" w:hAnsi="Arial" w:cs="Arial"/>
          <w:sz w:val="20"/>
          <w:szCs w:val="20"/>
        </w:rPr>
        <w:t>В компании работает двадцать шесть человек, и каждый дружит ровно с пятью другими. После подведения итогов государственной лотереи оказалось, что у каждого сотрудника найд</w:t>
      </w:r>
      <w:ins w:id="479" w:author="Admin" w:date="2019-02-19T00:37:00Z">
        <w:r w:rsidR="005E7024">
          <w:rPr>
            <w:rFonts w:ascii="Arial" w:eastAsia="Arial" w:hAnsi="Arial" w:cs="Arial"/>
            <w:sz w:val="20"/>
            <w:szCs w:val="20"/>
          </w:rPr>
          <w:t>е</w:t>
        </w:r>
      </w:ins>
      <w:del w:id="480" w:author="Admin" w:date="2019-02-19T00:37:00Z">
        <w:r w:rsidDel="005E7024">
          <w:rPr>
            <w:rFonts w:ascii="Arial" w:eastAsia="Arial" w:hAnsi="Arial" w:cs="Arial"/>
            <w:sz w:val="20"/>
            <w:szCs w:val="20"/>
          </w:rPr>
          <w:delText>ё</w:delText>
        </w:r>
      </w:del>
      <w:r>
        <w:rPr>
          <w:rFonts w:ascii="Arial" w:eastAsia="Arial" w:hAnsi="Arial" w:cs="Arial"/>
          <w:sz w:val="20"/>
          <w:szCs w:val="20"/>
        </w:rPr>
        <w:t>тся друг или же друг его друга (это может быть и сам сотрудник: нетрудно понять, что он является другом всех своих друзей), выигравший в лотерее машину. Обязательно ли хотя бы два человека в этой компании вы-играли машины?</w:t>
      </w:r>
    </w:p>
    <w:p w:rsidR="00A33515" w:rsidRDefault="00A33515">
      <w:pPr>
        <w:spacing w:line="135" w:lineRule="exact"/>
        <w:rPr>
          <w:rFonts w:ascii="Arial" w:eastAsia="Arial" w:hAnsi="Arial" w:cs="Arial"/>
          <w:b/>
          <w:bCs/>
          <w:sz w:val="20"/>
          <w:szCs w:val="20"/>
        </w:rPr>
      </w:pPr>
    </w:p>
    <w:p w:rsidR="00A33515" w:rsidRDefault="001A4D22">
      <w:pPr>
        <w:numPr>
          <w:ilvl w:val="0"/>
          <w:numId w:val="23"/>
        </w:numPr>
        <w:tabs>
          <w:tab w:val="left" w:pos="500"/>
        </w:tabs>
        <w:spacing w:line="287" w:lineRule="auto"/>
        <w:ind w:left="500" w:hanging="290"/>
        <w:jc w:val="both"/>
        <w:rPr>
          <w:rFonts w:ascii="Arial" w:eastAsia="Arial" w:hAnsi="Arial" w:cs="Arial"/>
          <w:b/>
          <w:bCs/>
          <w:sz w:val="20"/>
          <w:szCs w:val="20"/>
        </w:rPr>
      </w:pPr>
      <w:r>
        <w:rPr>
          <w:rFonts w:ascii="Arial" w:eastAsia="Arial" w:hAnsi="Arial" w:cs="Arial"/>
          <w:sz w:val="20"/>
          <w:szCs w:val="20"/>
        </w:rPr>
        <w:t>Известно, что в Авиаландии пять городов: Гирфорд, Вингбург, Фл-эпстон, Пайлот-Бэй и Фьюлтэнк. Из каждого города летает шесть авиарейсов, внутренних или международных. Докажите, что за гра-ницы Авиаландии летает ч</w:t>
      </w:r>
      <w:ins w:id="481" w:author="Admin" w:date="2019-02-19T00:37:00Z">
        <w:r w:rsidR="005E7024">
          <w:rPr>
            <w:rFonts w:ascii="Arial" w:eastAsia="Arial" w:hAnsi="Arial" w:cs="Arial"/>
            <w:sz w:val="20"/>
            <w:szCs w:val="20"/>
          </w:rPr>
          <w:t>е</w:t>
        </w:r>
      </w:ins>
      <w:del w:id="482" w:author="Admin" w:date="2019-02-19T00:37:00Z">
        <w:r w:rsidDel="005E7024">
          <w:rPr>
            <w:rFonts w:ascii="Arial" w:eastAsia="Arial" w:hAnsi="Arial" w:cs="Arial"/>
            <w:sz w:val="20"/>
            <w:szCs w:val="20"/>
          </w:rPr>
          <w:delText>ё</w:delText>
        </w:r>
      </w:del>
      <w:r>
        <w:rPr>
          <w:rFonts w:ascii="Arial" w:eastAsia="Arial" w:hAnsi="Arial" w:cs="Arial"/>
          <w:sz w:val="20"/>
          <w:szCs w:val="20"/>
        </w:rPr>
        <w:t>тное количество авиарейсов.</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21"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7</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483" w:name="page18"/>
      <w:bookmarkEnd w:id="483"/>
      <w:r>
        <w:rPr>
          <w:rFonts w:ascii="Arial" w:eastAsia="Arial" w:hAnsi="Arial" w:cs="Arial"/>
          <w:sz w:val="18"/>
          <w:szCs w:val="18"/>
        </w:rPr>
        <w:lastRenderedPageBreak/>
        <w:t>2018 год, 5 класс</w:t>
      </w:r>
    </w:p>
    <w:p w:rsidR="00A33515" w:rsidRDefault="00A33515">
      <w:pPr>
        <w:spacing w:line="124" w:lineRule="exact"/>
        <w:rPr>
          <w:sz w:val="20"/>
          <w:szCs w:val="20"/>
        </w:rPr>
      </w:pPr>
    </w:p>
    <w:p w:rsidR="00A33515" w:rsidRDefault="001A4D22">
      <w:pPr>
        <w:rPr>
          <w:sz w:val="20"/>
          <w:szCs w:val="20"/>
        </w:rPr>
      </w:pPr>
      <w:r>
        <w:rPr>
          <w:rFonts w:ascii="Arial" w:eastAsia="Arial" w:hAnsi="Arial" w:cs="Arial"/>
          <w:b/>
          <w:bCs/>
          <w:sz w:val="26"/>
          <w:szCs w:val="26"/>
        </w:rPr>
        <w:t>Задача 3. Современная мебельная фабрика</w:t>
      </w:r>
    </w:p>
    <w:p w:rsidR="00A33515" w:rsidRDefault="00A33515">
      <w:pPr>
        <w:spacing w:line="178" w:lineRule="exact"/>
        <w:rPr>
          <w:sz w:val="20"/>
          <w:szCs w:val="20"/>
        </w:rPr>
      </w:pPr>
    </w:p>
    <w:p w:rsidR="00A33515" w:rsidRDefault="001A4D22">
      <w:pPr>
        <w:numPr>
          <w:ilvl w:val="0"/>
          <w:numId w:val="24"/>
        </w:numPr>
        <w:tabs>
          <w:tab w:val="left" w:pos="500"/>
        </w:tabs>
        <w:spacing w:line="284" w:lineRule="auto"/>
        <w:ind w:left="500" w:hanging="306"/>
        <w:jc w:val="both"/>
        <w:rPr>
          <w:rFonts w:ascii="Arial" w:eastAsia="Arial" w:hAnsi="Arial" w:cs="Arial"/>
          <w:b/>
          <w:bCs/>
          <w:sz w:val="20"/>
          <w:szCs w:val="20"/>
        </w:rPr>
      </w:pPr>
      <w:r>
        <w:rPr>
          <w:rFonts w:ascii="Arial" w:eastAsia="Arial" w:hAnsi="Arial" w:cs="Arial"/>
          <w:sz w:val="20"/>
          <w:szCs w:val="20"/>
        </w:rPr>
        <w:t>Восемь ящиков экспериментального письменного стола располо-жены по кругу. Каждый ящик может быть открыт или закрыт. Стол устроен так, что можно одновременно изменять состояние пары ящиков, между которыми ровно два других ящика — то есть мож-но либо открыть два сразу, либо закрыть два сразу, либо открыть один, закрыв другой.</w:t>
      </w:r>
    </w:p>
    <w:p w:rsidR="00A33515" w:rsidRDefault="00A33515">
      <w:pPr>
        <w:spacing w:line="33" w:lineRule="exact"/>
        <w:rPr>
          <w:rFonts w:ascii="Arial" w:eastAsia="Arial" w:hAnsi="Arial" w:cs="Arial"/>
          <w:b/>
          <w:bCs/>
          <w:sz w:val="20"/>
          <w:szCs w:val="20"/>
        </w:rPr>
      </w:pPr>
    </w:p>
    <w:p w:rsidR="00A33515" w:rsidRDefault="001A4D22">
      <w:pPr>
        <w:spacing w:line="303" w:lineRule="auto"/>
        <w:ind w:left="500"/>
        <w:rPr>
          <w:rFonts w:ascii="Arial" w:eastAsia="Arial" w:hAnsi="Arial" w:cs="Arial"/>
          <w:b/>
          <w:bCs/>
          <w:sz w:val="20"/>
          <w:szCs w:val="20"/>
        </w:rPr>
      </w:pPr>
      <w:r>
        <w:rPr>
          <w:rFonts w:ascii="Arial" w:eastAsia="Arial" w:hAnsi="Arial" w:cs="Arial"/>
          <w:sz w:val="20"/>
          <w:szCs w:val="20"/>
        </w:rPr>
        <w:t>У стола на витрине открыты два противоположных ящика. Пока-жите, как за 4 действия закрыть их оба.</w:t>
      </w:r>
    </w:p>
    <w:p w:rsidR="00A33515" w:rsidRDefault="00A33515">
      <w:pPr>
        <w:spacing w:line="114" w:lineRule="exact"/>
        <w:rPr>
          <w:rFonts w:ascii="Arial" w:eastAsia="Arial" w:hAnsi="Arial" w:cs="Arial"/>
          <w:b/>
          <w:bCs/>
          <w:sz w:val="20"/>
          <w:szCs w:val="20"/>
        </w:rPr>
      </w:pPr>
    </w:p>
    <w:p w:rsidR="00A33515" w:rsidRDefault="001A4D22">
      <w:pPr>
        <w:numPr>
          <w:ilvl w:val="0"/>
          <w:numId w:val="24"/>
        </w:numPr>
        <w:tabs>
          <w:tab w:val="left" w:pos="500"/>
        </w:tabs>
        <w:spacing w:line="285" w:lineRule="auto"/>
        <w:ind w:left="500" w:hanging="290"/>
        <w:jc w:val="both"/>
        <w:rPr>
          <w:rFonts w:ascii="Arial" w:eastAsia="Arial" w:hAnsi="Arial" w:cs="Arial"/>
          <w:b/>
          <w:bCs/>
          <w:sz w:val="20"/>
          <w:szCs w:val="20"/>
        </w:rPr>
      </w:pPr>
      <w:r>
        <w:rPr>
          <w:rFonts w:ascii="Arial" w:eastAsia="Arial" w:hAnsi="Arial" w:cs="Arial"/>
          <w:sz w:val="20"/>
          <w:szCs w:val="20"/>
        </w:rPr>
        <w:t>В понедельник перед обедом обыкновенный мебельщик Сергей растворил пачку красителя для шкафов в десятилитровом ведре во-ды. В обед</w:t>
      </w:r>
      <w:ins w:id="484" w:author="Admin" w:date="2019-02-19T00:38:00Z">
        <w:r w:rsidR="005E7024">
          <w:rPr>
            <w:rFonts w:ascii="Arial" w:eastAsia="Arial" w:hAnsi="Arial" w:cs="Arial"/>
            <w:sz w:val="20"/>
            <w:szCs w:val="20"/>
          </w:rPr>
          <w:t>,</w:t>
        </w:r>
      </w:ins>
      <w:r>
        <w:rPr>
          <w:rFonts w:ascii="Arial" w:eastAsia="Arial" w:hAnsi="Arial" w:cs="Arial"/>
          <w:sz w:val="20"/>
          <w:szCs w:val="20"/>
        </w:rPr>
        <w:t xml:space="preserve"> обиженный на начальство фабрики</w:t>
      </w:r>
      <w:ins w:id="485" w:author="Admin" w:date="2019-02-19T00:38:00Z">
        <w:r w:rsidR="005E7024">
          <w:rPr>
            <w:rFonts w:ascii="Arial" w:eastAsia="Arial" w:hAnsi="Arial" w:cs="Arial"/>
            <w:sz w:val="20"/>
            <w:szCs w:val="20"/>
          </w:rPr>
          <w:t>,</w:t>
        </w:r>
      </w:ins>
      <w:r>
        <w:rPr>
          <w:rFonts w:ascii="Arial" w:eastAsia="Arial" w:hAnsi="Arial" w:cs="Arial"/>
          <w:sz w:val="20"/>
          <w:szCs w:val="20"/>
        </w:rPr>
        <w:t xml:space="preserve"> Ф</w:t>
      </w:r>
      <w:ins w:id="486" w:author="Admin" w:date="2019-02-19T00:38:00Z">
        <w:r w:rsidR="005E7024">
          <w:rPr>
            <w:rFonts w:ascii="Arial" w:eastAsia="Arial" w:hAnsi="Arial" w:cs="Arial"/>
            <w:sz w:val="20"/>
            <w:szCs w:val="20"/>
          </w:rPr>
          <w:t>е</w:t>
        </w:r>
      </w:ins>
      <w:del w:id="487" w:author="Admin" w:date="2019-02-19T00:38:00Z">
        <w:r w:rsidDel="005E7024">
          <w:rPr>
            <w:rFonts w:ascii="Arial" w:eastAsia="Arial" w:hAnsi="Arial" w:cs="Arial"/>
            <w:sz w:val="20"/>
            <w:szCs w:val="20"/>
          </w:rPr>
          <w:delText>ё</w:delText>
        </w:r>
      </w:del>
      <w:r>
        <w:rPr>
          <w:rFonts w:ascii="Arial" w:eastAsia="Arial" w:hAnsi="Arial" w:cs="Arial"/>
          <w:sz w:val="20"/>
          <w:szCs w:val="20"/>
        </w:rPr>
        <w:t xml:space="preserve">дор в отчаянии вылил из </w:t>
      </w:r>
      <w:ins w:id="488" w:author="Admin" w:date="2019-02-19T00:38:00Z">
        <w:r w:rsidR="005E7024">
          <w:rPr>
            <w:rFonts w:ascii="Arial" w:eastAsia="Arial" w:hAnsi="Arial" w:cs="Arial"/>
            <w:sz w:val="20"/>
            <w:szCs w:val="20"/>
          </w:rPr>
          <w:t>е</w:t>
        </w:r>
      </w:ins>
      <w:del w:id="489" w:author="Admin" w:date="2019-02-19T00:38:00Z">
        <w:r w:rsidDel="005E7024">
          <w:rPr>
            <w:rFonts w:ascii="Arial" w:eastAsia="Arial" w:hAnsi="Arial" w:cs="Arial"/>
            <w:sz w:val="20"/>
            <w:szCs w:val="20"/>
          </w:rPr>
          <w:delText>ё</w:delText>
        </w:r>
      </w:del>
      <w:r>
        <w:rPr>
          <w:rFonts w:ascii="Arial" w:eastAsia="Arial" w:hAnsi="Arial" w:cs="Arial"/>
          <w:sz w:val="20"/>
          <w:szCs w:val="20"/>
        </w:rPr>
        <w:t>мкости 4 литра раствора, долил 4 литра воды и тщатель-но размешал (чтобы замести следы).</w:t>
      </w:r>
    </w:p>
    <w:p w:rsidR="00A33515" w:rsidRDefault="00A33515">
      <w:pPr>
        <w:spacing w:line="33" w:lineRule="exact"/>
        <w:rPr>
          <w:rFonts w:ascii="Arial" w:eastAsia="Arial" w:hAnsi="Arial" w:cs="Arial"/>
          <w:b/>
          <w:bCs/>
          <w:sz w:val="20"/>
          <w:szCs w:val="20"/>
        </w:rPr>
      </w:pPr>
    </w:p>
    <w:p w:rsidR="00A33515" w:rsidRDefault="001A4D22">
      <w:pPr>
        <w:spacing w:line="285" w:lineRule="auto"/>
        <w:ind w:left="500"/>
        <w:jc w:val="both"/>
        <w:rPr>
          <w:rFonts w:ascii="Arial" w:eastAsia="Arial" w:hAnsi="Arial" w:cs="Arial"/>
          <w:b/>
          <w:bCs/>
          <w:sz w:val="20"/>
          <w:szCs w:val="20"/>
        </w:rPr>
      </w:pPr>
      <w:r>
        <w:rPr>
          <w:rFonts w:ascii="Arial" w:eastAsia="Arial" w:hAnsi="Arial" w:cs="Arial"/>
          <w:sz w:val="20"/>
          <w:szCs w:val="20"/>
        </w:rPr>
        <w:t>На следующий день Сергей снова растворил пачку красителя в 10 литрах воды. На этот раз Ф</w:t>
      </w:r>
      <w:ins w:id="490" w:author="Admin" w:date="2019-02-19T00:38:00Z">
        <w:r w:rsidR="005E7024">
          <w:rPr>
            <w:rFonts w:ascii="Arial" w:eastAsia="Arial" w:hAnsi="Arial" w:cs="Arial"/>
            <w:sz w:val="20"/>
            <w:szCs w:val="20"/>
          </w:rPr>
          <w:t>е</w:t>
        </w:r>
      </w:ins>
      <w:del w:id="491" w:author="Admin" w:date="2019-02-19T00:38:00Z">
        <w:r w:rsidDel="005E7024">
          <w:rPr>
            <w:rFonts w:ascii="Arial" w:eastAsia="Arial" w:hAnsi="Arial" w:cs="Arial"/>
            <w:sz w:val="20"/>
            <w:szCs w:val="20"/>
          </w:rPr>
          <w:delText>ё</w:delText>
        </w:r>
      </w:del>
      <w:r>
        <w:rPr>
          <w:rFonts w:ascii="Arial" w:eastAsia="Arial" w:hAnsi="Arial" w:cs="Arial"/>
          <w:sz w:val="20"/>
          <w:szCs w:val="20"/>
        </w:rPr>
        <w:t>дор вылил из ведра 2 литра раствора, долил 2 литра воды, тщательно размешал — и повторил ту же по-следовательность действий ещ</w:t>
      </w:r>
      <w:ins w:id="492" w:author="Admin" w:date="2019-02-19T00:38:00Z">
        <w:r w:rsidR="005E7024">
          <w:rPr>
            <w:rFonts w:ascii="Arial" w:eastAsia="Arial" w:hAnsi="Arial" w:cs="Arial"/>
            <w:sz w:val="20"/>
            <w:szCs w:val="20"/>
          </w:rPr>
          <w:t>е</w:t>
        </w:r>
      </w:ins>
      <w:del w:id="493" w:author="Admin" w:date="2019-02-19T00:38:00Z">
        <w:r w:rsidDel="005E7024">
          <w:rPr>
            <w:rFonts w:ascii="Arial" w:eastAsia="Arial" w:hAnsi="Arial" w:cs="Arial"/>
            <w:sz w:val="20"/>
            <w:szCs w:val="20"/>
          </w:rPr>
          <w:delText>ё</w:delText>
        </w:r>
      </w:del>
      <w:r>
        <w:rPr>
          <w:rFonts w:ascii="Arial" w:eastAsia="Arial" w:hAnsi="Arial" w:cs="Arial"/>
          <w:sz w:val="20"/>
          <w:szCs w:val="20"/>
        </w:rPr>
        <w:t xml:space="preserve"> раз. В какой из дней в ведре оста-лось больше красителя?</w:t>
      </w:r>
    </w:p>
    <w:p w:rsidR="00A33515" w:rsidRDefault="00A33515">
      <w:pPr>
        <w:spacing w:line="132" w:lineRule="exact"/>
        <w:rPr>
          <w:rFonts w:ascii="Arial" w:eastAsia="Arial" w:hAnsi="Arial" w:cs="Arial"/>
          <w:b/>
          <w:bCs/>
          <w:sz w:val="20"/>
          <w:szCs w:val="20"/>
        </w:rPr>
      </w:pPr>
    </w:p>
    <w:p w:rsidR="00A33515" w:rsidRDefault="001A4D22">
      <w:pPr>
        <w:numPr>
          <w:ilvl w:val="0"/>
          <w:numId w:val="24"/>
        </w:numPr>
        <w:tabs>
          <w:tab w:val="left" w:pos="500"/>
        </w:tabs>
        <w:spacing w:line="301" w:lineRule="auto"/>
        <w:ind w:left="500" w:hanging="290"/>
        <w:jc w:val="both"/>
        <w:rPr>
          <w:rFonts w:ascii="Arial" w:eastAsia="Arial" w:hAnsi="Arial" w:cs="Arial"/>
          <w:b/>
          <w:bCs/>
          <w:sz w:val="19"/>
          <w:szCs w:val="19"/>
        </w:rPr>
      </w:pPr>
      <w:r>
        <w:rPr>
          <w:rFonts w:ascii="Arial" w:eastAsia="Arial" w:hAnsi="Arial" w:cs="Arial"/>
          <w:sz w:val="19"/>
          <w:szCs w:val="19"/>
        </w:rPr>
        <w:t>Экспериментальный стул с использованием нанотехнологий (одна из инноваций заключается, например, в том, что у такого стула ров-но 720 ножек) падает с лестницы (в качестве испытания, разумеет-ся). Выяснилось, что при падении он потерял в три раза меньше но-жек, чем у него бы осталось, потеряй он в три раза меньше ножек, чем у него осталось сейчас. Так сколько же ножек осталось у стула?</w:t>
      </w:r>
    </w:p>
    <w:p w:rsidR="00A33515" w:rsidRDefault="00A33515">
      <w:pPr>
        <w:spacing w:line="249" w:lineRule="exact"/>
        <w:rPr>
          <w:sz w:val="20"/>
          <w:szCs w:val="20"/>
        </w:rPr>
      </w:pPr>
    </w:p>
    <w:p w:rsidR="00A33515" w:rsidRDefault="001A4D22">
      <w:pPr>
        <w:rPr>
          <w:sz w:val="20"/>
          <w:szCs w:val="20"/>
        </w:rPr>
      </w:pPr>
      <w:r>
        <w:rPr>
          <w:rFonts w:ascii="Arial" w:eastAsia="Arial" w:hAnsi="Arial" w:cs="Arial"/>
          <w:b/>
          <w:bCs/>
          <w:sz w:val="26"/>
          <w:szCs w:val="26"/>
        </w:rPr>
        <w:t>Задача 4. Игры</w:t>
      </w:r>
    </w:p>
    <w:p w:rsidR="00A33515" w:rsidRDefault="00A33515">
      <w:pPr>
        <w:spacing w:line="178" w:lineRule="exact"/>
        <w:rPr>
          <w:sz w:val="20"/>
          <w:szCs w:val="20"/>
        </w:rPr>
      </w:pPr>
    </w:p>
    <w:p w:rsidR="00A33515" w:rsidRDefault="001A4D22">
      <w:pPr>
        <w:numPr>
          <w:ilvl w:val="0"/>
          <w:numId w:val="25"/>
        </w:numPr>
        <w:tabs>
          <w:tab w:val="left" w:pos="500"/>
        </w:tabs>
        <w:spacing w:line="287" w:lineRule="auto"/>
        <w:ind w:left="500" w:hanging="306"/>
        <w:jc w:val="both"/>
        <w:rPr>
          <w:rFonts w:ascii="Arial" w:eastAsia="Arial" w:hAnsi="Arial" w:cs="Arial"/>
          <w:b/>
          <w:bCs/>
          <w:sz w:val="20"/>
          <w:szCs w:val="20"/>
        </w:rPr>
      </w:pPr>
      <w:r>
        <w:rPr>
          <w:rFonts w:ascii="Arial" w:eastAsia="Arial" w:hAnsi="Arial" w:cs="Arial"/>
          <w:sz w:val="20"/>
          <w:szCs w:val="20"/>
        </w:rPr>
        <w:t>Двое по очереди вырезают из клетчатого прямоугольника 5 2018 фигуру, изображ</w:t>
      </w:r>
      <w:ins w:id="494" w:author="Admin" w:date="2019-02-19T00:39:00Z">
        <w:r w:rsidR="005E7024">
          <w:rPr>
            <w:rFonts w:ascii="Arial" w:eastAsia="Arial" w:hAnsi="Arial" w:cs="Arial"/>
            <w:sz w:val="20"/>
            <w:szCs w:val="20"/>
          </w:rPr>
          <w:t>е</w:t>
        </w:r>
      </w:ins>
      <w:del w:id="495" w:author="Admin" w:date="2019-02-19T00:39:00Z">
        <w:r w:rsidDel="005E7024">
          <w:rPr>
            <w:rFonts w:ascii="Arial" w:eastAsia="Arial" w:hAnsi="Arial" w:cs="Arial"/>
            <w:sz w:val="20"/>
            <w:szCs w:val="20"/>
          </w:rPr>
          <w:delText>ё</w:delText>
        </w:r>
      </w:del>
      <w:r>
        <w:rPr>
          <w:rFonts w:ascii="Arial" w:eastAsia="Arial" w:hAnsi="Arial" w:cs="Arial"/>
          <w:sz w:val="20"/>
          <w:szCs w:val="20"/>
        </w:rPr>
        <w:t>нную на рисунке 3</w:t>
      </w:r>
      <w:r>
        <w:rPr>
          <w:rFonts w:ascii="Arial" w:eastAsia="Arial" w:hAnsi="Arial" w:cs="Arial"/>
          <w:i/>
          <w:iCs/>
          <w:sz w:val="20"/>
          <w:szCs w:val="20"/>
        </w:rPr>
        <w:t>(a)</w:t>
      </w:r>
      <w:r>
        <w:rPr>
          <w:rFonts w:ascii="Arial" w:eastAsia="Arial" w:hAnsi="Arial" w:cs="Arial"/>
          <w:sz w:val="20"/>
          <w:szCs w:val="20"/>
        </w:rPr>
        <w:t xml:space="preserve"> — при этом е</w:t>
      </w:r>
      <w:ins w:id="496" w:author="Admin" w:date="2019-02-19T00:39:00Z">
        <w:r w:rsidR="005E7024">
          <w:rPr>
            <w:rFonts w:ascii="Arial" w:eastAsia="Arial" w:hAnsi="Arial" w:cs="Arial"/>
            <w:sz w:val="20"/>
            <w:szCs w:val="20"/>
          </w:rPr>
          <w:t>е</w:t>
        </w:r>
      </w:ins>
      <w:del w:id="497" w:author="Admin" w:date="2019-02-19T00:39:00Z">
        <w:r w:rsidDel="005E7024">
          <w:rPr>
            <w:rFonts w:ascii="Arial" w:eastAsia="Arial" w:hAnsi="Arial" w:cs="Arial"/>
            <w:sz w:val="20"/>
            <w:szCs w:val="20"/>
          </w:rPr>
          <w:delText>ё</w:delText>
        </w:r>
      </w:del>
      <w:r>
        <w:rPr>
          <w:rFonts w:ascii="Arial" w:eastAsia="Arial" w:hAnsi="Arial" w:cs="Arial"/>
          <w:sz w:val="20"/>
          <w:szCs w:val="20"/>
        </w:rPr>
        <w:t xml:space="preserve"> можно отра-жать и вращать. Проигрывает тот, кто не может вырезать фигуру в очередной раз. У кого из игроков есть выигрышная стратегия?</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15"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8</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498" w:name="page19"/>
      <w:bookmarkEnd w:id="498"/>
      <w:r>
        <w:rPr>
          <w:rFonts w:ascii="Arial" w:eastAsia="Arial" w:hAnsi="Arial" w:cs="Arial"/>
          <w:sz w:val="18"/>
          <w:szCs w:val="18"/>
        </w:rPr>
        <w:lastRenderedPageBreak/>
        <w:t>Сборник задач олимпиады «Математика НОН-СТОП»</w:t>
      </w:r>
    </w:p>
    <w:p w:rsidR="00A33515" w:rsidRDefault="001A4D22">
      <w:pPr>
        <w:spacing w:line="20" w:lineRule="exact"/>
        <w:rPr>
          <w:sz w:val="20"/>
          <w:szCs w:val="20"/>
        </w:rPr>
      </w:pPr>
      <w:r>
        <w:rPr>
          <w:noProof/>
          <w:sz w:val="20"/>
          <w:szCs w:val="20"/>
        </w:rPr>
        <w:drawing>
          <wp:anchor distT="0" distB="0" distL="114300" distR="114300" simplePos="0" relativeHeight="251371520" behindDoc="1" locked="0" layoutInCell="0" allowOverlap="1" wp14:anchorId="02B9D959" wp14:editId="2ED3EFD1">
            <wp:simplePos x="0" y="0"/>
            <wp:positionH relativeFrom="column">
              <wp:posOffset>2563495</wp:posOffset>
            </wp:positionH>
            <wp:positionV relativeFrom="paragraph">
              <wp:posOffset>1661160</wp:posOffset>
            </wp:positionV>
            <wp:extent cx="405765" cy="850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blip>
                    <a:srcRect/>
                    <a:stretch>
                      <a:fillRect/>
                    </a:stretch>
                  </pic:blipFill>
                  <pic:spPr bwMode="auto">
                    <a:xfrm>
                      <a:off x="0" y="0"/>
                      <a:ext cx="405765" cy="85090"/>
                    </a:xfrm>
                    <a:prstGeom prst="rect">
                      <a:avLst/>
                    </a:prstGeom>
                    <a:noFill/>
                  </pic:spPr>
                </pic:pic>
              </a:graphicData>
            </a:graphic>
          </wp:anchor>
        </w:drawing>
      </w:r>
      <w:r>
        <w:rPr>
          <w:noProof/>
          <w:sz w:val="20"/>
          <w:szCs w:val="20"/>
        </w:rPr>
        <w:drawing>
          <wp:anchor distT="0" distB="0" distL="114300" distR="114300" simplePos="0" relativeHeight="251372544" behindDoc="1" locked="0" layoutInCell="0" allowOverlap="1" wp14:anchorId="13A3FF85" wp14:editId="158E4C96">
            <wp:simplePos x="0" y="0"/>
            <wp:positionH relativeFrom="column">
              <wp:posOffset>1377315</wp:posOffset>
            </wp:positionH>
            <wp:positionV relativeFrom="paragraph">
              <wp:posOffset>225425</wp:posOffset>
            </wp:positionV>
            <wp:extent cx="1483995" cy="12807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blip>
                    <a:srcRect/>
                    <a:stretch>
                      <a:fillRect/>
                    </a:stretch>
                  </pic:blipFill>
                  <pic:spPr bwMode="auto">
                    <a:xfrm>
                      <a:off x="0" y="0"/>
                      <a:ext cx="1483995" cy="1280795"/>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92" w:lineRule="exact"/>
        <w:rPr>
          <w:sz w:val="20"/>
          <w:szCs w:val="20"/>
        </w:rPr>
      </w:pPr>
    </w:p>
    <w:p w:rsidR="00A33515" w:rsidRDefault="001A4D22">
      <w:pPr>
        <w:numPr>
          <w:ilvl w:val="0"/>
          <w:numId w:val="26"/>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Клетки прямоугольника 1 303 пронумерованы от 1 до 303 слева направо. В клетке №2 стоит фишка первого игрока, а в клетке №1 — второго игрока. Каждый игрок может делать ходы двух типов:</w:t>
      </w:r>
    </w:p>
    <w:p w:rsidR="00A33515" w:rsidRDefault="00A33515">
      <w:pPr>
        <w:spacing w:line="46" w:lineRule="exact"/>
        <w:rPr>
          <w:rFonts w:ascii="Arial" w:eastAsia="Arial" w:hAnsi="Arial" w:cs="Arial"/>
          <w:b/>
          <w:bCs/>
          <w:sz w:val="20"/>
          <w:szCs w:val="20"/>
        </w:rPr>
      </w:pPr>
    </w:p>
    <w:p w:rsidR="00A33515" w:rsidRDefault="001A4D22">
      <w:pPr>
        <w:spacing w:line="233" w:lineRule="auto"/>
        <w:ind w:left="500" w:firstLine="570"/>
        <w:rPr>
          <w:rFonts w:ascii="Arial" w:eastAsia="Arial" w:hAnsi="Arial" w:cs="Arial"/>
          <w:b/>
          <w:bCs/>
          <w:sz w:val="20"/>
          <w:szCs w:val="20"/>
        </w:rPr>
      </w:pPr>
      <w:r>
        <w:rPr>
          <w:rFonts w:ascii="Arial" w:eastAsia="Arial" w:hAnsi="Arial" w:cs="Arial"/>
          <w:sz w:val="20"/>
          <w:szCs w:val="20"/>
        </w:rPr>
        <w:t xml:space="preserve">из клетки под номером </w:t>
      </w:r>
      <w:r>
        <w:rPr>
          <w:rFonts w:ascii="Arial" w:eastAsia="Arial" w:hAnsi="Arial" w:cs="Arial"/>
          <w:i/>
          <w:iCs/>
          <w:sz w:val="20"/>
          <w:szCs w:val="20"/>
        </w:rPr>
        <w:t>k</w:t>
      </w:r>
      <w:r>
        <w:rPr>
          <w:rFonts w:ascii="Arial" w:eastAsia="Arial" w:hAnsi="Arial" w:cs="Arial"/>
          <w:sz w:val="20"/>
          <w:szCs w:val="20"/>
        </w:rPr>
        <w:t xml:space="preserve"> в клетку </w:t>
      </w:r>
      <w:r>
        <w:rPr>
          <w:rFonts w:ascii="Arial" w:eastAsia="Arial" w:hAnsi="Arial" w:cs="Arial"/>
          <w:i/>
          <w:iCs/>
          <w:sz w:val="20"/>
          <w:szCs w:val="20"/>
        </w:rPr>
        <w:t>k</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 если там не стоит фишка другого игрока</w:t>
      </w:r>
      <w:r>
        <w:rPr>
          <w:rFonts w:ascii="Arial" w:eastAsia="Arial" w:hAnsi="Arial" w:cs="Arial"/>
          <w:sz w:val="39"/>
          <w:szCs w:val="39"/>
          <w:vertAlign w:val="superscript"/>
        </w:rPr>
        <w:t>,</w:t>
      </w:r>
      <w:r>
        <w:rPr>
          <w:rFonts w:ascii="Arial" w:eastAsia="Arial" w:hAnsi="Arial" w:cs="Arial"/>
          <w:sz w:val="20"/>
          <w:szCs w:val="20"/>
        </w:rPr>
        <w:t>,</w:t>
      </w:r>
    </w:p>
    <w:p w:rsidR="00A33515" w:rsidRDefault="00A33515">
      <w:pPr>
        <w:spacing w:line="1" w:lineRule="exact"/>
        <w:rPr>
          <w:rFonts w:ascii="Arial" w:eastAsia="Arial" w:hAnsi="Arial" w:cs="Arial"/>
          <w:b/>
          <w:bCs/>
          <w:sz w:val="20"/>
          <w:szCs w:val="20"/>
        </w:rPr>
      </w:pPr>
    </w:p>
    <w:p w:rsidR="00A33515" w:rsidRDefault="001A4D22">
      <w:pPr>
        <w:spacing w:line="266" w:lineRule="auto"/>
        <w:ind w:left="500" w:firstLine="531"/>
        <w:jc w:val="both"/>
        <w:rPr>
          <w:rFonts w:ascii="Arial" w:eastAsia="Arial" w:hAnsi="Arial" w:cs="Arial"/>
          <w:b/>
          <w:bCs/>
          <w:sz w:val="20"/>
          <w:szCs w:val="20"/>
        </w:rPr>
      </w:pPr>
      <w:r>
        <w:rPr>
          <w:rFonts w:ascii="Arial" w:eastAsia="Arial" w:hAnsi="Arial" w:cs="Arial"/>
          <w:sz w:val="20"/>
          <w:szCs w:val="20"/>
        </w:rPr>
        <w:t xml:space="preserve">из клетки под номером </w:t>
      </w:r>
      <w:r>
        <w:rPr>
          <w:rFonts w:ascii="Arial" w:eastAsia="Arial" w:hAnsi="Arial" w:cs="Arial"/>
          <w:i/>
          <w:iCs/>
          <w:sz w:val="20"/>
          <w:szCs w:val="20"/>
        </w:rPr>
        <w:t>k</w:t>
      </w:r>
      <w:r>
        <w:rPr>
          <w:rFonts w:ascii="Arial" w:eastAsia="Arial" w:hAnsi="Arial" w:cs="Arial"/>
          <w:sz w:val="20"/>
          <w:szCs w:val="20"/>
        </w:rPr>
        <w:t xml:space="preserve"> в клетку </w:t>
      </w:r>
      <w:r>
        <w:rPr>
          <w:rFonts w:ascii="Arial" w:eastAsia="Arial" w:hAnsi="Arial" w:cs="Arial"/>
          <w:i/>
          <w:iCs/>
          <w:sz w:val="20"/>
          <w:szCs w:val="20"/>
        </w:rPr>
        <w:t>k</w:t>
      </w:r>
      <w:r>
        <w:rPr>
          <w:rFonts w:eastAsia="Times New Roman"/>
          <w:sz w:val="20"/>
          <w:szCs w:val="20"/>
        </w:rPr>
        <w:t>+</w:t>
      </w:r>
      <w:r>
        <w:rPr>
          <w:rFonts w:ascii="Arial" w:eastAsia="Arial" w:hAnsi="Arial" w:cs="Arial"/>
          <w:sz w:val="20"/>
          <w:szCs w:val="20"/>
        </w:rPr>
        <w:t>2</w:t>
      </w:r>
      <w:r>
        <w:rPr>
          <w:rFonts w:ascii="Arial" w:eastAsia="Arial" w:hAnsi="Arial" w:cs="Arial"/>
          <w:i/>
          <w:iCs/>
          <w:sz w:val="20"/>
          <w:szCs w:val="20"/>
        </w:rPr>
        <w:t>m</w:t>
      </w:r>
      <w:r>
        <w:rPr>
          <w:rFonts w:ascii="Arial" w:eastAsia="Arial" w:hAnsi="Arial" w:cs="Arial"/>
          <w:sz w:val="20"/>
          <w:szCs w:val="20"/>
        </w:rPr>
        <w:t xml:space="preserve">, если </w:t>
      </w:r>
      <w:r>
        <w:rPr>
          <w:rFonts w:ascii="Arial" w:eastAsia="Arial" w:hAnsi="Arial" w:cs="Arial"/>
          <w:i/>
          <w:iCs/>
          <w:sz w:val="20"/>
          <w:szCs w:val="20"/>
        </w:rPr>
        <w:t>m</w:t>
      </w:r>
      <w:r>
        <w:rPr>
          <w:rFonts w:ascii="Arial" w:eastAsia="Arial" w:hAnsi="Arial" w:cs="Arial"/>
          <w:sz w:val="20"/>
          <w:szCs w:val="20"/>
        </w:rPr>
        <w:t xml:space="preserve"> — натуральное число</w:t>
      </w:r>
      <w:del w:id="499" w:author="Admin" w:date="2019-02-19T00:39:00Z">
        <w:r w:rsidDel="005E7024">
          <w:rPr>
            <w:rFonts w:ascii="Arial" w:eastAsia="Arial" w:hAnsi="Arial" w:cs="Arial"/>
            <w:sz w:val="20"/>
            <w:szCs w:val="20"/>
          </w:rPr>
          <w:delText>,</w:delText>
        </w:r>
      </w:del>
      <w:r>
        <w:rPr>
          <w:rFonts w:ascii="Arial" w:eastAsia="Arial" w:hAnsi="Arial" w:cs="Arial"/>
          <w:sz w:val="20"/>
          <w:szCs w:val="20"/>
        </w:rPr>
        <w:t xml:space="preserve"> и в клетке номер </w:t>
      </w:r>
      <w:r>
        <w:rPr>
          <w:rFonts w:ascii="Arial" w:eastAsia="Arial" w:hAnsi="Arial" w:cs="Arial"/>
          <w:i/>
          <w:iCs/>
          <w:sz w:val="20"/>
          <w:szCs w:val="20"/>
        </w:rPr>
        <w:t>k</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ascii="Arial" w:eastAsia="Arial" w:hAnsi="Arial" w:cs="Arial"/>
          <w:i/>
          <w:iCs/>
          <w:sz w:val="20"/>
          <w:szCs w:val="20"/>
        </w:rPr>
        <w:t>m</w:t>
      </w:r>
      <w:r>
        <w:rPr>
          <w:rFonts w:ascii="Arial" w:eastAsia="Arial" w:hAnsi="Arial" w:cs="Arial"/>
          <w:sz w:val="20"/>
          <w:szCs w:val="20"/>
        </w:rPr>
        <w:t xml:space="preserve"> сейчас стоит фишка другого игрока (то есть</w:t>
      </w:r>
      <w:del w:id="500" w:author="Admin" w:date="2019-02-19T00:39:00Z">
        <w:r w:rsidDel="005E7024">
          <w:rPr>
            <w:rFonts w:ascii="Arial" w:eastAsia="Arial" w:hAnsi="Arial" w:cs="Arial"/>
            <w:sz w:val="20"/>
            <w:szCs w:val="20"/>
          </w:rPr>
          <w:delText>,</w:delText>
        </w:r>
      </w:del>
      <w:r>
        <w:rPr>
          <w:rFonts w:ascii="Arial" w:eastAsia="Arial" w:hAnsi="Arial" w:cs="Arial"/>
          <w:sz w:val="20"/>
          <w:szCs w:val="20"/>
        </w:rPr>
        <w:t xml:space="preserve"> фишку соперника можно «перепрыгнуть»).</w:t>
      </w:r>
    </w:p>
    <w:p w:rsidR="00A33515" w:rsidRDefault="00A33515">
      <w:pPr>
        <w:spacing w:line="110" w:lineRule="exact"/>
        <w:rPr>
          <w:sz w:val="20"/>
          <w:szCs w:val="20"/>
        </w:rPr>
      </w:pPr>
    </w:p>
    <w:p w:rsidR="00A33515" w:rsidRDefault="001A4D22">
      <w:pPr>
        <w:spacing w:line="303" w:lineRule="auto"/>
        <w:ind w:left="500"/>
        <w:rPr>
          <w:sz w:val="20"/>
          <w:szCs w:val="20"/>
        </w:rPr>
      </w:pPr>
      <w:r>
        <w:rPr>
          <w:rFonts w:ascii="Arial" w:eastAsia="Arial" w:hAnsi="Arial" w:cs="Arial"/>
          <w:sz w:val="20"/>
          <w:szCs w:val="20"/>
        </w:rPr>
        <w:t>Выигрывает тот, чья фишка первой окажется в клетке № 303. У кого из игроков есть выигрышная стратегия?</w:t>
      </w:r>
    </w:p>
    <w:p w:rsidR="00A33515" w:rsidRDefault="00A33515">
      <w:pPr>
        <w:spacing w:line="114" w:lineRule="exact"/>
        <w:rPr>
          <w:sz w:val="20"/>
          <w:szCs w:val="20"/>
        </w:rPr>
      </w:pPr>
    </w:p>
    <w:p w:rsidR="00A33515" w:rsidRDefault="001A4D22">
      <w:pPr>
        <w:numPr>
          <w:ilvl w:val="0"/>
          <w:numId w:val="27"/>
        </w:numPr>
        <w:tabs>
          <w:tab w:val="left" w:pos="500"/>
        </w:tabs>
        <w:spacing w:line="284" w:lineRule="auto"/>
        <w:ind w:left="500" w:hanging="290"/>
        <w:jc w:val="both"/>
        <w:rPr>
          <w:rFonts w:ascii="Arial" w:eastAsia="Arial" w:hAnsi="Arial" w:cs="Arial"/>
          <w:b/>
          <w:bCs/>
          <w:sz w:val="20"/>
          <w:szCs w:val="20"/>
        </w:rPr>
      </w:pPr>
      <w:r>
        <w:rPr>
          <w:rFonts w:ascii="Arial" w:eastAsia="Arial" w:hAnsi="Arial" w:cs="Arial"/>
          <w:sz w:val="20"/>
          <w:szCs w:val="20"/>
        </w:rPr>
        <w:t>Двое по очереди вырезают из клетчатого квадрата 4 4 уголки из тр</w:t>
      </w:r>
      <w:ins w:id="501" w:author="Admin" w:date="2019-02-19T00:40:00Z">
        <w:r w:rsidR="005E7024">
          <w:rPr>
            <w:rFonts w:ascii="Arial" w:eastAsia="Arial" w:hAnsi="Arial" w:cs="Arial"/>
            <w:sz w:val="20"/>
            <w:szCs w:val="20"/>
          </w:rPr>
          <w:t>е</w:t>
        </w:r>
      </w:ins>
      <w:del w:id="502" w:author="Admin" w:date="2019-02-19T00:40:00Z">
        <w:r w:rsidDel="005E7024">
          <w:rPr>
            <w:rFonts w:ascii="Arial" w:eastAsia="Arial" w:hAnsi="Arial" w:cs="Arial"/>
            <w:sz w:val="20"/>
            <w:szCs w:val="20"/>
          </w:rPr>
          <w:delText>ё</w:delText>
        </w:r>
      </w:del>
      <w:r>
        <w:rPr>
          <w:rFonts w:ascii="Arial" w:eastAsia="Arial" w:hAnsi="Arial" w:cs="Arial"/>
          <w:sz w:val="20"/>
          <w:szCs w:val="20"/>
        </w:rPr>
        <w:t>х клеток, прич</w:t>
      </w:r>
      <w:ins w:id="503" w:author="Admin" w:date="2019-02-19T00:40:00Z">
        <w:r w:rsidR="005E7024">
          <w:rPr>
            <w:rFonts w:ascii="Arial" w:eastAsia="Arial" w:hAnsi="Arial" w:cs="Arial"/>
            <w:sz w:val="20"/>
            <w:szCs w:val="20"/>
          </w:rPr>
          <w:t>е</w:t>
        </w:r>
      </w:ins>
      <w:del w:id="504" w:author="Admin" w:date="2019-02-19T00:40:00Z">
        <w:r w:rsidDel="005E7024">
          <w:rPr>
            <w:rFonts w:ascii="Arial" w:eastAsia="Arial" w:hAnsi="Arial" w:cs="Arial"/>
            <w:sz w:val="20"/>
            <w:szCs w:val="20"/>
          </w:rPr>
          <w:delText>ё</w:delText>
        </w:r>
      </w:del>
      <w:r>
        <w:rPr>
          <w:rFonts w:ascii="Arial" w:eastAsia="Arial" w:hAnsi="Arial" w:cs="Arial"/>
          <w:sz w:val="20"/>
          <w:szCs w:val="20"/>
        </w:rPr>
        <w:t>м первый может вырезать только уголки, ориен-тированные как буква Г, а второй — только уголки, ориентирован-ные как буква L (см. рис. 3</w:t>
      </w:r>
      <w:r>
        <w:rPr>
          <w:rFonts w:ascii="Arial" w:eastAsia="Arial" w:hAnsi="Arial" w:cs="Arial"/>
          <w:i/>
          <w:iCs/>
          <w:sz w:val="20"/>
          <w:szCs w:val="20"/>
        </w:rPr>
        <w:t>(b)</w:t>
      </w:r>
      <w:r>
        <w:rPr>
          <w:rFonts w:ascii="Arial" w:eastAsia="Arial" w:hAnsi="Arial" w:cs="Arial"/>
          <w:sz w:val="20"/>
          <w:szCs w:val="20"/>
        </w:rPr>
        <w:t>). Проигрывает тот, кто не может выре-зать очередной уголок. У кого из игроков есть выигрышная страте-гия?</w:t>
      </w:r>
    </w:p>
    <w:p w:rsidR="00A33515" w:rsidRDefault="00A33515">
      <w:pPr>
        <w:spacing w:line="260" w:lineRule="exact"/>
        <w:rPr>
          <w:sz w:val="20"/>
          <w:szCs w:val="20"/>
        </w:rPr>
      </w:pPr>
    </w:p>
    <w:p w:rsidR="00A33515" w:rsidRDefault="001A4D22">
      <w:pPr>
        <w:rPr>
          <w:sz w:val="20"/>
          <w:szCs w:val="20"/>
        </w:rPr>
      </w:pPr>
      <w:r>
        <w:rPr>
          <w:rFonts w:ascii="Arial" w:eastAsia="Arial" w:hAnsi="Arial" w:cs="Arial"/>
          <w:b/>
          <w:bCs/>
          <w:sz w:val="26"/>
          <w:szCs w:val="26"/>
        </w:rPr>
        <w:t>Задача 5. Прогрессивное сложение</w:t>
      </w:r>
    </w:p>
    <w:p w:rsidR="00A33515" w:rsidRDefault="00A33515">
      <w:pPr>
        <w:spacing w:line="178" w:lineRule="exact"/>
        <w:rPr>
          <w:sz w:val="20"/>
          <w:szCs w:val="20"/>
        </w:rPr>
      </w:pPr>
    </w:p>
    <w:p w:rsidR="00A33515" w:rsidRDefault="001A4D22">
      <w:pPr>
        <w:numPr>
          <w:ilvl w:val="0"/>
          <w:numId w:val="28"/>
        </w:numPr>
        <w:tabs>
          <w:tab w:val="left" w:pos="197"/>
        </w:tabs>
        <w:spacing w:line="291" w:lineRule="auto"/>
        <w:jc w:val="both"/>
        <w:rPr>
          <w:rFonts w:ascii="Arial" w:eastAsia="Arial" w:hAnsi="Arial" w:cs="Arial"/>
          <w:sz w:val="20"/>
          <w:szCs w:val="20"/>
        </w:rPr>
      </w:pPr>
      <w:r>
        <w:rPr>
          <w:rFonts w:ascii="Arial" w:eastAsia="Arial" w:hAnsi="Arial" w:cs="Arial"/>
          <w:sz w:val="20"/>
          <w:szCs w:val="20"/>
        </w:rPr>
        <w:t xml:space="preserve">свободных школах, не имеющих предрассудков, решили складывать числа, просто приписывая их друг к другу. Мы будем обозначать это дей-ствие значком : например, 2 2 </w:t>
      </w:r>
      <w:r>
        <w:rPr>
          <w:rFonts w:eastAsia="Times New Roman"/>
          <w:sz w:val="20"/>
          <w:szCs w:val="20"/>
        </w:rPr>
        <w:t>=</w:t>
      </w:r>
      <w:r>
        <w:rPr>
          <w:rFonts w:ascii="Arial" w:eastAsia="Arial" w:hAnsi="Arial" w:cs="Arial"/>
          <w:sz w:val="20"/>
          <w:szCs w:val="20"/>
        </w:rPr>
        <w:t xml:space="preserve"> 22, 2000 2000 </w:t>
      </w:r>
      <w:r>
        <w:rPr>
          <w:rFonts w:eastAsia="Times New Roman"/>
          <w:sz w:val="20"/>
          <w:szCs w:val="20"/>
        </w:rPr>
        <w:t>=</w:t>
      </w:r>
      <w:r>
        <w:rPr>
          <w:rFonts w:ascii="Arial" w:eastAsia="Arial" w:hAnsi="Arial" w:cs="Arial"/>
          <w:sz w:val="20"/>
          <w:szCs w:val="20"/>
        </w:rPr>
        <w:t xml:space="preserve"> 20002000.</w:t>
      </w:r>
    </w:p>
    <w:p w:rsidR="00A33515" w:rsidRDefault="00A33515">
      <w:pPr>
        <w:spacing w:line="71" w:lineRule="exact"/>
        <w:rPr>
          <w:rFonts w:ascii="Arial" w:eastAsia="Arial" w:hAnsi="Arial" w:cs="Arial"/>
          <w:sz w:val="20"/>
          <w:szCs w:val="20"/>
        </w:rPr>
      </w:pPr>
    </w:p>
    <w:p w:rsidR="00A33515" w:rsidRDefault="001A4D22">
      <w:pPr>
        <w:numPr>
          <w:ilvl w:val="0"/>
          <w:numId w:val="28"/>
        </w:numPr>
        <w:tabs>
          <w:tab w:val="left" w:pos="173"/>
        </w:tabs>
        <w:spacing w:line="318" w:lineRule="auto"/>
        <w:jc w:val="both"/>
        <w:rPr>
          <w:rFonts w:ascii="Arial" w:eastAsia="Arial" w:hAnsi="Arial" w:cs="Arial"/>
          <w:sz w:val="20"/>
          <w:szCs w:val="20"/>
        </w:rPr>
      </w:pPr>
      <w:r>
        <w:rPr>
          <w:rFonts w:ascii="Arial" w:eastAsia="Arial" w:hAnsi="Arial" w:cs="Arial"/>
          <w:sz w:val="20"/>
          <w:szCs w:val="20"/>
        </w:rPr>
        <w:t>обычной жизни, в каком порядке числа ни складывай, результат оста-</w:t>
      </w:r>
      <w:ins w:id="505" w:author="Admin" w:date="2019-02-19T00:40:00Z">
        <w:r w:rsidR="005E7024">
          <w:rPr>
            <w:rFonts w:ascii="Arial" w:eastAsia="Arial" w:hAnsi="Arial" w:cs="Arial"/>
            <w:sz w:val="20"/>
            <w:szCs w:val="20"/>
          </w:rPr>
          <w:t>е</w:t>
        </w:r>
      </w:ins>
      <w:del w:id="506" w:author="Admin" w:date="2019-02-19T00:40:00Z">
        <w:r w:rsidDel="005E7024">
          <w:rPr>
            <w:rFonts w:ascii="Arial" w:eastAsia="Arial" w:hAnsi="Arial" w:cs="Arial"/>
            <w:sz w:val="20"/>
            <w:szCs w:val="20"/>
          </w:rPr>
          <w:delText>ё</w:delText>
        </w:r>
      </w:del>
      <w:r>
        <w:rPr>
          <w:rFonts w:ascii="Arial" w:eastAsia="Arial" w:hAnsi="Arial" w:cs="Arial"/>
          <w:sz w:val="20"/>
          <w:szCs w:val="20"/>
        </w:rPr>
        <w:t>тся неизменным: 2</w:t>
      </w:r>
      <w:r>
        <w:rPr>
          <w:rFonts w:eastAsia="Times New Roman"/>
          <w:sz w:val="20"/>
          <w:szCs w:val="20"/>
        </w:rPr>
        <w:t>+</w:t>
      </w:r>
      <w:r>
        <w:rPr>
          <w:rFonts w:ascii="Arial" w:eastAsia="Arial" w:hAnsi="Arial" w:cs="Arial"/>
          <w:sz w:val="20"/>
          <w:szCs w:val="20"/>
        </w:rPr>
        <w:t xml:space="preserve"> 3</w:t>
      </w:r>
      <w:r>
        <w:rPr>
          <w:rFonts w:eastAsia="Times New Roman"/>
          <w:sz w:val="20"/>
          <w:szCs w:val="20"/>
        </w:rPr>
        <w:t>+</w:t>
      </w:r>
      <w:r>
        <w:rPr>
          <w:rFonts w:ascii="Arial" w:eastAsia="Arial" w:hAnsi="Arial" w:cs="Arial"/>
          <w:sz w:val="20"/>
          <w:szCs w:val="20"/>
        </w:rPr>
        <w:t xml:space="preserve"> 5 </w:t>
      </w:r>
      <w:r>
        <w:rPr>
          <w:rFonts w:eastAsia="Times New Roman"/>
          <w:sz w:val="20"/>
          <w:szCs w:val="20"/>
        </w:rPr>
        <w:t>=</w:t>
      </w:r>
      <w:r>
        <w:rPr>
          <w:rFonts w:ascii="Arial" w:eastAsia="Arial" w:hAnsi="Arial" w:cs="Arial"/>
          <w:sz w:val="20"/>
          <w:szCs w:val="20"/>
        </w:rPr>
        <w:t xml:space="preserve"> 5</w:t>
      </w:r>
      <w:r>
        <w:rPr>
          <w:rFonts w:eastAsia="Times New Roman"/>
          <w:sz w:val="20"/>
          <w:szCs w:val="20"/>
        </w:rPr>
        <w:t>+</w:t>
      </w:r>
      <w:r>
        <w:rPr>
          <w:rFonts w:ascii="Arial" w:eastAsia="Arial" w:hAnsi="Arial" w:cs="Arial"/>
          <w:sz w:val="20"/>
          <w:szCs w:val="20"/>
        </w:rPr>
        <w:t xml:space="preserve"> 3</w:t>
      </w:r>
      <w:r>
        <w:rPr>
          <w:rFonts w:eastAsia="Times New Roman"/>
          <w:sz w:val="20"/>
          <w:szCs w:val="20"/>
        </w:rPr>
        <w:t>+</w:t>
      </w:r>
      <w:r>
        <w:rPr>
          <w:rFonts w:ascii="Arial" w:eastAsia="Arial" w:hAnsi="Arial" w:cs="Arial"/>
          <w:sz w:val="20"/>
          <w:szCs w:val="20"/>
        </w:rPr>
        <w:t xml:space="preserve"> 2. Однако, если выполнять с числами действие , результат может изменяться в зависимости от порядка чи-сел: 2 3 5 </w:t>
      </w:r>
      <w:r>
        <w:rPr>
          <w:rFonts w:eastAsia="Times New Roman"/>
          <w:sz w:val="20"/>
          <w:szCs w:val="20"/>
        </w:rPr>
        <w:t>=</w:t>
      </w:r>
      <w:r>
        <w:rPr>
          <w:rFonts w:ascii="Arial" w:eastAsia="Arial" w:hAnsi="Arial" w:cs="Arial"/>
          <w:sz w:val="20"/>
          <w:szCs w:val="20"/>
        </w:rPr>
        <w:t xml:space="preserve"> 235 </w:t>
      </w:r>
      <w:r>
        <w:rPr>
          <w:rFonts w:eastAsia="Times New Roman"/>
          <w:sz w:val="20"/>
          <w:szCs w:val="20"/>
        </w:rPr>
        <w:t>=</w:t>
      </w:r>
      <w:r>
        <w:rPr>
          <w:rFonts w:eastAsia="Times New Roman"/>
          <w:i/>
          <w:iCs/>
          <w:sz w:val="20"/>
          <w:szCs w:val="20"/>
        </w:rPr>
        <w:t≯</w:t>
      </w:r>
      <w:r>
        <w:rPr>
          <w:rFonts w:ascii="Arial" w:eastAsia="Arial" w:hAnsi="Arial" w:cs="Arial"/>
          <w:sz w:val="20"/>
          <w:szCs w:val="20"/>
        </w:rPr>
        <w:t xml:space="preserve"> 532 </w:t>
      </w:r>
      <w:r>
        <w:rPr>
          <w:rFonts w:eastAsia="Times New Roman"/>
          <w:sz w:val="20"/>
          <w:szCs w:val="20"/>
        </w:rPr>
        <w:t>=</w:t>
      </w:r>
      <w:r>
        <w:rPr>
          <w:rFonts w:ascii="Arial" w:eastAsia="Arial" w:hAnsi="Arial" w:cs="Arial"/>
          <w:sz w:val="20"/>
          <w:szCs w:val="20"/>
        </w:rPr>
        <w:t xml:space="preserve"> 5 3 2.</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317"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9</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507" w:name="page20"/>
      <w:bookmarkEnd w:id="507"/>
      <w:r>
        <w:rPr>
          <w:rFonts w:ascii="Arial" w:eastAsia="Arial" w:hAnsi="Arial" w:cs="Arial"/>
          <w:sz w:val="18"/>
          <w:szCs w:val="18"/>
        </w:rPr>
        <w:lastRenderedPageBreak/>
        <w:t>2018 год, 6 класс</w:t>
      </w:r>
    </w:p>
    <w:p w:rsidR="00A33515" w:rsidRDefault="00A33515">
      <w:pPr>
        <w:spacing w:line="184" w:lineRule="exact"/>
        <w:rPr>
          <w:sz w:val="20"/>
          <w:szCs w:val="20"/>
        </w:rPr>
      </w:pPr>
    </w:p>
    <w:p w:rsidR="00A33515" w:rsidRDefault="001A4D22">
      <w:pPr>
        <w:numPr>
          <w:ilvl w:val="0"/>
          <w:numId w:val="29"/>
        </w:numPr>
        <w:tabs>
          <w:tab w:val="left" w:pos="500"/>
        </w:tabs>
        <w:spacing w:line="303" w:lineRule="auto"/>
        <w:ind w:left="500" w:hanging="306"/>
        <w:rPr>
          <w:rFonts w:ascii="Arial" w:eastAsia="Arial" w:hAnsi="Arial" w:cs="Arial"/>
          <w:b/>
          <w:bCs/>
          <w:sz w:val="20"/>
          <w:szCs w:val="20"/>
        </w:rPr>
      </w:pPr>
      <w:r>
        <w:rPr>
          <w:rFonts w:ascii="Arial" w:eastAsia="Arial" w:hAnsi="Arial" w:cs="Arial"/>
          <w:sz w:val="20"/>
          <w:szCs w:val="20"/>
        </w:rPr>
        <w:t>Даны числа 95 и 500. В каком порядке их нужно сложить, чтобы ре-зультат получился больше?</w:t>
      </w:r>
    </w:p>
    <w:p w:rsidR="00A33515" w:rsidRDefault="00A33515">
      <w:pPr>
        <w:spacing w:line="114" w:lineRule="exact"/>
        <w:rPr>
          <w:rFonts w:ascii="Arial" w:eastAsia="Arial" w:hAnsi="Arial" w:cs="Arial"/>
          <w:b/>
          <w:bCs/>
          <w:sz w:val="20"/>
          <w:szCs w:val="20"/>
        </w:rPr>
      </w:pPr>
    </w:p>
    <w:p w:rsidR="00A33515" w:rsidRDefault="001A4D22">
      <w:pPr>
        <w:numPr>
          <w:ilvl w:val="0"/>
          <w:numId w:val="29"/>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 xml:space="preserve">Даны три произвольных числа </w:t>
      </w:r>
      <w:r>
        <w:rPr>
          <w:rFonts w:ascii="Arial" w:eastAsia="Arial" w:hAnsi="Arial" w:cs="Arial"/>
          <w:i/>
          <w:iCs/>
          <w:sz w:val="20"/>
          <w:szCs w:val="20"/>
        </w:rPr>
        <w:t>P</w:t>
      </w:r>
      <w:r>
        <w:rPr>
          <w:rFonts w:ascii="Arial" w:eastAsia="Arial" w:hAnsi="Arial" w:cs="Arial"/>
          <w:sz w:val="20"/>
          <w:szCs w:val="20"/>
        </w:rPr>
        <w:t xml:space="preserve">, </w:t>
      </w:r>
      <w:r>
        <w:rPr>
          <w:rFonts w:ascii="Arial" w:eastAsia="Arial" w:hAnsi="Arial" w:cs="Arial"/>
          <w:i/>
          <w:iCs/>
          <w:sz w:val="20"/>
          <w:szCs w:val="20"/>
        </w:rPr>
        <w:t>Q</w:t>
      </w:r>
      <w:r>
        <w:rPr>
          <w:rFonts w:ascii="Arial" w:eastAsia="Arial" w:hAnsi="Arial" w:cs="Arial"/>
          <w:sz w:val="20"/>
          <w:szCs w:val="20"/>
        </w:rPr>
        <w:t xml:space="preserve">, </w:t>
      </w:r>
      <w:r>
        <w:rPr>
          <w:rFonts w:ascii="Arial" w:eastAsia="Arial" w:hAnsi="Arial" w:cs="Arial"/>
          <w:i/>
          <w:iCs/>
          <w:sz w:val="20"/>
          <w:szCs w:val="20"/>
        </w:rPr>
        <w:t>R</w:t>
      </w:r>
      <w:r>
        <w:rPr>
          <w:rFonts w:ascii="Arial" w:eastAsia="Arial" w:hAnsi="Arial" w:cs="Arial"/>
          <w:sz w:val="20"/>
          <w:szCs w:val="20"/>
        </w:rPr>
        <w:t>. В каком порядке нужно вы-полнять с ними действие</w:t>
      </w:r>
      <w:del w:id="508" w:author="Admin" w:date="2019-02-19T00:40:00Z">
        <w:r w:rsidDel="005E7024">
          <w:rPr>
            <w:rFonts w:ascii="Arial" w:eastAsia="Arial" w:hAnsi="Arial" w:cs="Arial"/>
            <w:sz w:val="20"/>
            <w:szCs w:val="20"/>
          </w:rPr>
          <w:delText xml:space="preserve"> </w:delText>
        </w:r>
      </w:del>
      <w:r>
        <w:rPr>
          <w:rFonts w:ascii="Arial" w:eastAsia="Arial" w:hAnsi="Arial" w:cs="Arial"/>
          <w:sz w:val="20"/>
          <w:szCs w:val="20"/>
        </w:rPr>
        <w:t>, чтобы получить наибольший возмож-ный результат?</w:t>
      </w:r>
    </w:p>
    <w:p w:rsidR="00A33515" w:rsidRDefault="00A33515">
      <w:pPr>
        <w:spacing w:line="126" w:lineRule="exact"/>
        <w:rPr>
          <w:rFonts w:ascii="Arial" w:eastAsia="Arial" w:hAnsi="Arial" w:cs="Arial"/>
          <w:b/>
          <w:bCs/>
          <w:sz w:val="20"/>
          <w:szCs w:val="20"/>
        </w:rPr>
      </w:pPr>
    </w:p>
    <w:p w:rsidR="00A33515" w:rsidRDefault="001A4D22">
      <w:pPr>
        <w:numPr>
          <w:ilvl w:val="0"/>
          <w:numId w:val="29"/>
        </w:numPr>
        <w:tabs>
          <w:tab w:val="left" w:pos="500"/>
        </w:tabs>
        <w:ind w:left="500" w:hanging="290"/>
        <w:rPr>
          <w:rFonts w:ascii="Arial" w:eastAsia="Arial" w:hAnsi="Arial" w:cs="Arial"/>
          <w:b/>
          <w:bCs/>
          <w:sz w:val="20"/>
          <w:szCs w:val="20"/>
        </w:rPr>
      </w:pPr>
      <w:r>
        <w:rPr>
          <w:rFonts w:ascii="Arial" w:eastAsia="Arial" w:hAnsi="Arial" w:cs="Arial"/>
          <w:sz w:val="20"/>
          <w:szCs w:val="20"/>
        </w:rPr>
        <w:t xml:space="preserve">Бывает ли так, что </w:t>
      </w:r>
      <w:r>
        <w:rPr>
          <w:rFonts w:ascii="Arial" w:eastAsia="Arial" w:hAnsi="Arial" w:cs="Arial"/>
          <w:i/>
          <w:iCs/>
          <w:sz w:val="20"/>
          <w:szCs w:val="20"/>
        </w:rPr>
        <w:t>P</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ascii="Arial" w:eastAsia="Arial" w:hAnsi="Arial" w:cs="Arial"/>
          <w:i/>
          <w:iCs/>
          <w:sz w:val="20"/>
          <w:szCs w:val="20"/>
        </w:rPr>
        <w:t>Q</w:t>
      </w:r>
      <w:r>
        <w:rPr>
          <w:rFonts w:ascii="Arial" w:eastAsia="Arial" w:hAnsi="Arial" w:cs="Arial"/>
          <w:sz w:val="20"/>
          <w:szCs w:val="20"/>
        </w:rPr>
        <w:t xml:space="preserve"> </w:t>
      </w:r>
      <w:r>
        <w:rPr>
          <w:rFonts w:eastAsia="Times New Roman"/>
          <w:i/>
          <w:iCs/>
          <w:sz w:val="20"/>
          <w:szCs w:val="20"/>
        </w:rPr>
        <w:t>&gt;</w:t>
      </w:r>
      <w:r>
        <w:rPr>
          <w:rFonts w:ascii="Arial" w:eastAsia="Arial" w:hAnsi="Arial" w:cs="Arial"/>
          <w:sz w:val="20"/>
          <w:szCs w:val="20"/>
        </w:rPr>
        <w:t xml:space="preserve"> </w:t>
      </w:r>
      <w:r>
        <w:rPr>
          <w:rFonts w:ascii="Arial" w:eastAsia="Arial" w:hAnsi="Arial" w:cs="Arial"/>
          <w:i/>
          <w:iCs/>
          <w:sz w:val="20"/>
          <w:szCs w:val="20"/>
        </w:rPr>
        <w:t>P  Q</w:t>
      </w:r>
      <w:r>
        <w:rPr>
          <w:rFonts w:ascii="Arial" w:eastAsia="Arial" w:hAnsi="Arial" w:cs="Arial"/>
          <w:sz w:val="20"/>
          <w:szCs w:val="20"/>
        </w:rPr>
        <w:t>?</w:t>
      </w:r>
    </w:p>
    <w:p w:rsidR="00A33515" w:rsidRDefault="00A33515">
      <w:pPr>
        <w:spacing w:line="323" w:lineRule="exact"/>
        <w:rPr>
          <w:sz w:val="20"/>
          <w:szCs w:val="20"/>
        </w:rPr>
      </w:pPr>
    </w:p>
    <w:p w:rsidR="00A33515" w:rsidRDefault="001A4D22">
      <w:pPr>
        <w:rPr>
          <w:sz w:val="20"/>
          <w:szCs w:val="20"/>
        </w:rPr>
      </w:pPr>
      <w:r>
        <w:rPr>
          <w:rFonts w:ascii="Arial" w:eastAsia="Arial" w:hAnsi="Arial" w:cs="Arial"/>
          <w:b/>
          <w:bCs/>
          <w:sz w:val="26"/>
          <w:szCs w:val="26"/>
        </w:rPr>
        <w:t>Задача 6. Мощения</w:t>
      </w:r>
    </w:p>
    <w:p w:rsidR="00A33515" w:rsidRDefault="001A4D22">
      <w:pPr>
        <w:spacing w:line="20" w:lineRule="exact"/>
        <w:rPr>
          <w:sz w:val="20"/>
          <w:szCs w:val="20"/>
        </w:rPr>
      </w:pPr>
      <w:r>
        <w:rPr>
          <w:noProof/>
          <w:sz w:val="20"/>
          <w:szCs w:val="20"/>
        </w:rPr>
        <w:drawing>
          <wp:anchor distT="0" distB="0" distL="114300" distR="114300" simplePos="0" relativeHeight="251373568" behindDoc="1" locked="0" layoutInCell="0" allowOverlap="1" wp14:anchorId="0F1CE3F9" wp14:editId="626273E3">
            <wp:simplePos x="0" y="0"/>
            <wp:positionH relativeFrom="column">
              <wp:posOffset>1293495</wp:posOffset>
            </wp:positionH>
            <wp:positionV relativeFrom="paragraph">
              <wp:posOffset>-635</wp:posOffset>
            </wp:positionV>
            <wp:extent cx="1711325" cy="14852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blip>
                    <a:srcRect/>
                    <a:stretch>
                      <a:fillRect/>
                    </a:stretch>
                  </pic:blipFill>
                  <pic:spPr bwMode="auto">
                    <a:xfrm>
                      <a:off x="0" y="0"/>
                      <a:ext cx="1711325" cy="1485265"/>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20" w:lineRule="exact"/>
        <w:rPr>
          <w:sz w:val="20"/>
          <w:szCs w:val="20"/>
        </w:rPr>
      </w:pPr>
    </w:p>
    <w:p w:rsidR="00A33515" w:rsidRDefault="001A4D22">
      <w:pPr>
        <w:numPr>
          <w:ilvl w:val="0"/>
          <w:numId w:val="30"/>
        </w:numPr>
        <w:tabs>
          <w:tab w:val="left" w:pos="500"/>
        </w:tabs>
        <w:ind w:left="500" w:hanging="306"/>
        <w:rPr>
          <w:rFonts w:ascii="Arial" w:eastAsia="Arial" w:hAnsi="Arial" w:cs="Arial"/>
          <w:b/>
          <w:bCs/>
          <w:sz w:val="20"/>
          <w:szCs w:val="20"/>
        </w:rPr>
      </w:pPr>
      <w:r>
        <w:rPr>
          <w:rFonts w:ascii="Arial" w:eastAsia="Arial" w:hAnsi="Arial" w:cs="Arial"/>
          <w:sz w:val="20"/>
          <w:szCs w:val="20"/>
        </w:rPr>
        <w:t>Укажите, как замостить плоскость фигурой с рисунка 4</w:t>
      </w:r>
      <w:r>
        <w:rPr>
          <w:rFonts w:ascii="Arial" w:eastAsia="Arial" w:hAnsi="Arial" w:cs="Arial"/>
          <w:i/>
          <w:iCs/>
          <w:sz w:val="20"/>
          <w:szCs w:val="20"/>
        </w:rPr>
        <w:t>(a)</w:t>
      </w:r>
      <w:r>
        <w:rPr>
          <w:rFonts w:ascii="Arial" w:eastAsia="Arial" w:hAnsi="Arial" w:cs="Arial"/>
          <w:sz w:val="20"/>
          <w:szCs w:val="20"/>
        </w:rPr>
        <w:t>.</w:t>
      </w:r>
    </w:p>
    <w:p w:rsidR="00A33515" w:rsidRDefault="00A33515">
      <w:pPr>
        <w:spacing w:line="197" w:lineRule="exact"/>
        <w:rPr>
          <w:rFonts w:ascii="Arial" w:eastAsia="Arial" w:hAnsi="Arial" w:cs="Arial"/>
          <w:b/>
          <w:bCs/>
          <w:sz w:val="20"/>
          <w:szCs w:val="20"/>
        </w:rPr>
      </w:pPr>
    </w:p>
    <w:p w:rsidR="00A33515" w:rsidRDefault="001A4D22">
      <w:pPr>
        <w:numPr>
          <w:ilvl w:val="0"/>
          <w:numId w:val="30"/>
        </w:numPr>
        <w:tabs>
          <w:tab w:val="left" w:pos="500"/>
        </w:tabs>
        <w:spacing w:line="303" w:lineRule="auto"/>
        <w:ind w:left="500" w:hanging="290"/>
        <w:rPr>
          <w:rFonts w:ascii="Arial" w:eastAsia="Arial" w:hAnsi="Arial" w:cs="Arial"/>
          <w:b/>
          <w:bCs/>
          <w:sz w:val="20"/>
          <w:szCs w:val="20"/>
        </w:rPr>
      </w:pPr>
      <w:r>
        <w:rPr>
          <w:rFonts w:ascii="Arial" w:eastAsia="Arial" w:hAnsi="Arial" w:cs="Arial"/>
          <w:sz w:val="20"/>
          <w:szCs w:val="20"/>
        </w:rPr>
        <w:t>Укажите способ</w:t>
      </w:r>
      <w:ins w:id="509" w:author="Admin" w:date="2019-02-19T00:40:00Z">
        <w:r w:rsidR="005E7024">
          <w:rPr>
            <w:rFonts w:ascii="Arial" w:eastAsia="Arial" w:hAnsi="Arial" w:cs="Arial"/>
            <w:sz w:val="20"/>
            <w:szCs w:val="20"/>
          </w:rPr>
          <w:t>, которым можно замостить</w:t>
        </w:r>
      </w:ins>
      <w:del w:id="510" w:author="Admin" w:date="2019-02-19T00:41:00Z">
        <w:r w:rsidDel="005E7024">
          <w:rPr>
            <w:rFonts w:ascii="Arial" w:eastAsia="Arial" w:hAnsi="Arial" w:cs="Arial"/>
            <w:sz w:val="20"/>
            <w:szCs w:val="20"/>
          </w:rPr>
          <w:delText xml:space="preserve"> замощения</w:delText>
        </w:r>
      </w:del>
      <w:r>
        <w:rPr>
          <w:rFonts w:ascii="Arial" w:eastAsia="Arial" w:hAnsi="Arial" w:cs="Arial"/>
          <w:sz w:val="20"/>
          <w:szCs w:val="20"/>
        </w:rPr>
        <w:t xml:space="preserve"> плоскост</w:t>
      </w:r>
      <w:del w:id="511" w:author="Admin" w:date="2019-02-19T00:41:00Z">
        <w:r w:rsidDel="005E7024">
          <w:rPr>
            <w:rFonts w:ascii="Arial" w:eastAsia="Arial" w:hAnsi="Arial" w:cs="Arial"/>
            <w:sz w:val="20"/>
            <w:szCs w:val="20"/>
          </w:rPr>
          <w:delText>и</w:delText>
        </w:r>
      </w:del>
      <w:ins w:id="512" w:author="Admin" w:date="2019-02-19T00:41:00Z">
        <w:r w:rsidR="005E7024">
          <w:rPr>
            <w:rFonts w:ascii="Arial" w:eastAsia="Arial" w:hAnsi="Arial" w:cs="Arial"/>
            <w:sz w:val="20"/>
            <w:szCs w:val="20"/>
          </w:rPr>
          <w:t>ь</w:t>
        </w:r>
      </w:ins>
      <w:r>
        <w:rPr>
          <w:rFonts w:ascii="Arial" w:eastAsia="Arial" w:hAnsi="Arial" w:cs="Arial"/>
          <w:sz w:val="20"/>
          <w:szCs w:val="20"/>
        </w:rPr>
        <w:t xml:space="preserve"> каждой из двух фигур на ри-сунке 4</w:t>
      </w:r>
      <w:r>
        <w:rPr>
          <w:rFonts w:ascii="Arial" w:eastAsia="Arial" w:hAnsi="Arial" w:cs="Arial"/>
          <w:i/>
          <w:iCs/>
          <w:sz w:val="20"/>
          <w:szCs w:val="20"/>
        </w:rPr>
        <w:t>(b)</w:t>
      </w:r>
      <w:r>
        <w:rPr>
          <w:rFonts w:ascii="Arial" w:eastAsia="Arial" w:hAnsi="Arial" w:cs="Arial"/>
          <w:sz w:val="20"/>
          <w:szCs w:val="20"/>
        </w:rPr>
        <w:t>.</w:t>
      </w:r>
    </w:p>
    <w:p w:rsidR="00A33515" w:rsidRDefault="00A33515">
      <w:pPr>
        <w:spacing w:line="114" w:lineRule="exact"/>
        <w:rPr>
          <w:rFonts w:ascii="Arial" w:eastAsia="Arial" w:hAnsi="Arial" w:cs="Arial"/>
          <w:b/>
          <w:bCs/>
          <w:sz w:val="20"/>
          <w:szCs w:val="20"/>
        </w:rPr>
      </w:pPr>
    </w:p>
    <w:p w:rsidR="00A33515" w:rsidRDefault="001A4D22">
      <w:pPr>
        <w:numPr>
          <w:ilvl w:val="0"/>
          <w:numId w:val="30"/>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Можно ли сложить квадрат какого-либо размера из деревянных плиток в форме фигур, изображ</w:t>
      </w:r>
      <w:ins w:id="513" w:author="Admin" w:date="2019-02-19T00:42:00Z">
        <w:r w:rsidR="005E7024">
          <w:rPr>
            <w:rFonts w:ascii="Arial" w:eastAsia="Arial" w:hAnsi="Arial" w:cs="Arial"/>
            <w:sz w:val="20"/>
            <w:szCs w:val="20"/>
          </w:rPr>
          <w:t>е</w:t>
        </w:r>
      </w:ins>
      <w:del w:id="514" w:author="Admin" w:date="2019-02-19T00:42:00Z">
        <w:r w:rsidDel="005E7024">
          <w:rPr>
            <w:rFonts w:ascii="Arial" w:eastAsia="Arial" w:hAnsi="Arial" w:cs="Arial"/>
            <w:sz w:val="20"/>
            <w:szCs w:val="20"/>
          </w:rPr>
          <w:delText>ё</w:delText>
        </w:r>
      </w:del>
      <w:r>
        <w:rPr>
          <w:rFonts w:ascii="Arial" w:eastAsia="Arial" w:hAnsi="Arial" w:cs="Arial"/>
          <w:sz w:val="20"/>
          <w:szCs w:val="20"/>
        </w:rPr>
        <w:t>нных на рисунке 4</w:t>
      </w:r>
      <w:r>
        <w:rPr>
          <w:rFonts w:ascii="Arial" w:eastAsia="Arial" w:hAnsi="Arial" w:cs="Arial"/>
          <w:i/>
          <w:iCs/>
          <w:sz w:val="20"/>
          <w:szCs w:val="20"/>
        </w:rPr>
        <w:t>(c)</w:t>
      </w:r>
      <w:r>
        <w:rPr>
          <w:rFonts w:ascii="Arial" w:eastAsia="Arial" w:hAnsi="Arial" w:cs="Arial"/>
          <w:sz w:val="20"/>
          <w:szCs w:val="20"/>
        </w:rPr>
        <w:t>? При этом необходимо пользоваться плитками обеих форм.</w:t>
      </w:r>
    </w:p>
    <w:p w:rsidR="00A33515" w:rsidRDefault="00A33515">
      <w:pPr>
        <w:spacing w:line="200" w:lineRule="exact"/>
        <w:rPr>
          <w:sz w:val="20"/>
          <w:szCs w:val="20"/>
        </w:rPr>
      </w:pPr>
    </w:p>
    <w:p w:rsidR="00A33515" w:rsidRDefault="00A33515">
      <w:pPr>
        <w:spacing w:line="288" w:lineRule="exact"/>
        <w:rPr>
          <w:sz w:val="20"/>
          <w:szCs w:val="20"/>
        </w:rPr>
      </w:pPr>
    </w:p>
    <w:p w:rsidR="00A33515" w:rsidRDefault="001A4D22">
      <w:pPr>
        <w:rPr>
          <w:sz w:val="20"/>
          <w:szCs w:val="20"/>
        </w:rPr>
      </w:pPr>
      <w:r>
        <w:rPr>
          <w:rFonts w:ascii="Arial" w:eastAsia="Arial" w:hAnsi="Arial" w:cs="Arial"/>
          <w:b/>
          <w:bCs/>
          <w:sz w:val="36"/>
          <w:szCs w:val="36"/>
        </w:rPr>
        <w:t>Задачи 6 класса</w:t>
      </w:r>
    </w:p>
    <w:p w:rsidR="00A33515" w:rsidRDefault="00A33515">
      <w:pPr>
        <w:spacing w:line="206" w:lineRule="exact"/>
        <w:rPr>
          <w:sz w:val="20"/>
          <w:szCs w:val="20"/>
        </w:rPr>
      </w:pPr>
    </w:p>
    <w:p w:rsidR="00A33515" w:rsidRDefault="001A4D22">
      <w:pPr>
        <w:rPr>
          <w:sz w:val="20"/>
          <w:szCs w:val="20"/>
        </w:rPr>
      </w:pPr>
      <w:r>
        <w:rPr>
          <w:rFonts w:ascii="Arial" w:eastAsia="Arial" w:hAnsi="Arial" w:cs="Arial"/>
          <w:b/>
          <w:bCs/>
          <w:sz w:val="26"/>
          <w:szCs w:val="26"/>
        </w:rPr>
        <w:t>Задача 1. Клиренсы</w:t>
      </w:r>
    </w:p>
    <w:p w:rsidR="00A33515" w:rsidRDefault="00A33515">
      <w:pPr>
        <w:spacing w:line="178" w:lineRule="exact"/>
        <w:rPr>
          <w:sz w:val="20"/>
          <w:szCs w:val="20"/>
        </w:rPr>
      </w:pPr>
    </w:p>
    <w:p w:rsidR="00A33515" w:rsidRDefault="001A4D22">
      <w:pPr>
        <w:numPr>
          <w:ilvl w:val="0"/>
          <w:numId w:val="31"/>
        </w:numPr>
        <w:tabs>
          <w:tab w:val="left" w:pos="500"/>
        </w:tabs>
        <w:spacing w:line="285" w:lineRule="auto"/>
        <w:ind w:left="500" w:hanging="306"/>
        <w:jc w:val="both"/>
        <w:rPr>
          <w:rFonts w:ascii="Arial" w:eastAsia="Arial" w:hAnsi="Arial" w:cs="Arial"/>
          <w:b/>
          <w:bCs/>
          <w:sz w:val="20"/>
          <w:szCs w:val="20"/>
        </w:rPr>
      </w:pPr>
      <w:r>
        <w:rPr>
          <w:rFonts w:ascii="Arial" w:eastAsia="Arial" w:hAnsi="Arial" w:cs="Arial"/>
          <w:sz w:val="20"/>
          <w:szCs w:val="20"/>
        </w:rPr>
        <w:t xml:space="preserve">Диаметр колеса велосипеда — 74 см. На высоте центра колеса рас-положена </w:t>
      </w:r>
      <w:r>
        <w:rPr>
          <w:rFonts w:ascii="Arial" w:eastAsia="Arial" w:hAnsi="Arial" w:cs="Arial"/>
          <w:i/>
          <w:iCs/>
          <w:sz w:val="20"/>
          <w:szCs w:val="20"/>
        </w:rPr>
        <w:t>каретка</w:t>
      </w:r>
      <w:r>
        <w:rPr>
          <w:rFonts w:ascii="Arial" w:eastAsia="Arial" w:hAnsi="Arial" w:cs="Arial"/>
          <w:sz w:val="20"/>
          <w:szCs w:val="20"/>
        </w:rPr>
        <w:t xml:space="preserve"> — узел, вокруг которого крутятся педали. Рас-стояние от каретки до педали — 175 мм. Каково минимальное рас-стояние от педали до земли (если на велосипеде едут по прямой, не наклоняясь)? Размерами педалей пренебречь.</w:t>
      </w:r>
    </w:p>
    <w:p w:rsidR="00A33515" w:rsidRDefault="00A33515">
      <w:pPr>
        <w:spacing w:line="132" w:lineRule="exact"/>
        <w:rPr>
          <w:rFonts w:ascii="Arial" w:eastAsia="Arial" w:hAnsi="Arial" w:cs="Arial"/>
          <w:b/>
          <w:bCs/>
          <w:sz w:val="20"/>
          <w:szCs w:val="20"/>
        </w:rPr>
      </w:pPr>
    </w:p>
    <w:p w:rsidR="00A33515" w:rsidRDefault="001A4D22">
      <w:pPr>
        <w:numPr>
          <w:ilvl w:val="0"/>
          <w:numId w:val="31"/>
        </w:numPr>
        <w:tabs>
          <w:tab w:val="left" w:pos="500"/>
        </w:tabs>
        <w:spacing w:line="332" w:lineRule="auto"/>
        <w:ind w:left="500" w:hanging="290"/>
        <w:jc w:val="both"/>
        <w:rPr>
          <w:rFonts w:ascii="Arial" w:eastAsia="Arial" w:hAnsi="Arial" w:cs="Arial"/>
          <w:b/>
          <w:bCs/>
          <w:sz w:val="19"/>
          <w:szCs w:val="19"/>
        </w:rPr>
      </w:pPr>
      <w:r>
        <w:rPr>
          <w:rFonts w:ascii="Arial" w:eastAsia="Arial" w:hAnsi="Arial" w:cs="Arial"/>
          <w:sz w:val="19"/>
          <w:szCs w:val="19"/>
        </w:rPr>
        <w:t>Расстояние между соседними ножками стула — 50 см. К ножкам сту-ла прикрепили кол</w:t>
      </w:r>
      <w:ins w:id="515" w:author="Admin" w:date="2019-02-19T00:42:00Z">
        <w:r w:rsidR="006420DB">
          <w:rPr>
            <w:rFonts w:ascii="Arial" w:eastAsia="Arial" w:hAnsi="Arial" w:cs="Arial"/>
            <w:sz w:val="19"/>
            <w:szCs w:val="19"/>
          </w:rPr>
          <w:t>е</w:t>
        </w:r>
      </w:ins>
      <w:del w:id="516" w:author="Admin" w:date="2019-02-19T00:42:00Z">
        <w:r w:rsidDel="006420DB">
          <w:rPr>
            <w:rFonts w:ascii="Arial" w:eastAsia="Arial" w:hAnsi="Arial" w:cs="Arial"/>
            <w:sz w:val="19"/>
            <w:szCs w:val="19"/>
          </w:rPr>
          <w:delText>ё</w:delText>
        </w:r>
      </w:del>
      <w:r>
        <w:rPr>
          <w:rFonts w:ascii="Arial" w:eastAsia="Arial" w:hAnsi="Arial" w:cs="Arial"/>
          <w:sz w:val="19"/>
          <w:szCs w:val="19"/>
        </w:rPr>
        <w:t>сики и стали втаскивать его за вер</w:t>
      </w:r>
      <w:ins w:id="517" w:author="Admin" w:date="2019-02-19T00:42:00Z">
        <w:r w:rsidR="006420DB">
          <w:rPr>
            <w:rFonts w:ascii="Arial" w:eastAsia="Arial" w:hAnsi="Arial" w:cs="Arial"/>
            <w:sz w:val="19"/>
            <w:szCs w:val="19"/>
          </w:rPr>
          <w:t>е</w:t>
        </w:r>
      </w:ins>
      <w:del w:id="518" w:author="Admin" w:date="2019-02-19T00:42:00Z">
        <w:r w:rsidDel="006420DB">
          <w:rPr>
            <w:rFonts w:ascii="Arial" w:eastAsia="Arial" w:hAnsi="Arial" w:cs="Arial"/>
            <w:sz w:val="19"/>
            <w:szCs w:val="19"/>
          </w:rPr>
          <w:delText>ё</w:delText>
        </w:r>
      </w:del>
      <w:r>
        <w:rPr>
          <w:rFonts w:ascii="Arial" w:eastAsia="Arial" w:hAnsi="Arial" w:cs="Arial"/>
          <w:sz w:val="19"/>
          <w:szCs w:val="19"/>
        </w:rPr>
        <w:t>вку по стене</w:t>
      </w:r>
    </w:p>
    <w:p w:rsidR="00A33515" w:rsidRDefault="00A33515">
      <w:pPr>
        <w:spacing w:line="164" w:lineRule="exact"/>
        <w:rPr>
          <w:rFonts w:ascii="Arial" w:eastAsia="Arial" w:hAnsi="Arial" w:cs="Arial"/>
          <w:b/>
          <w:bCs/>
          <w:sz w:val="19"/>
          <w:szCs w:val="19"/>
        </w:rPr>
      </w:pPr>
    </w:p>
    <w:p w:rsidR="00A33515" w:rsidRDefault="001A4D22">
      <w:pPr>
        <w:numPr>
          <w:ilvl w:val="1"/>
          <w:numId w:val="31"/>
        </w:numPr>
        <w:tabs>
          <w:tab w:val="left" w:pos="3280"/>
        </w:tabs>
        <w:ind w:left="3280" w:hanging="254"/>
        <w:rPr>
          <w:rFonts w:ascii="Arial" w:eastAsia="Arial" w:hAnsi="Arial" w:cs="Arial"/>
          <w:sz w:val="20"/>
          <w:szCs w:val="20"/>
        </w:rPr>
      </w:pPr>
      <w:r>
        <w:rPr>
          <w:rFonts w:ascii="Arial" w:eastAsia="Arial" w:hAnsi="Arial" w:cs="Arial"/>
          <w:b/>
          <w:bCs/>
          <w:sz w:val="20"/>
          <w:szCs w:val="20"/>
        </w:rPr>
        <w:t xml:space="preserve">10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519" w:name="page21"/>
      <w:bookmarkEnd w:id="519"/>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6420DB">
      <w:pPr>
        <w:spacing w:line="287" w:lineRule="auto"/>
        <w:ind w:left="500"/>
        <w:jc w:val="both"/>
        <w:rPr>
          <w:sz w:val="20"/>
          <w:szCs w:val="20"/>
        </w:rPr>
      </w:pPr>
      <w:r>
        <w:rPr>
          <w:rFonts w:ascii="Arial" w:eastAsia="Arial" w:hAnsi="Arial" w:cs="Arial"/>
          <w:sz w:val="20"/>
          <w:szCs w:val="20"/>
        </w:rPr>
        <w:t>М</w:t>
      </w:r>
      <w:r w:rsidR="001A4D22">
        <w:rPr>
          <w:rFonts w:ascii="Arial" w:eastAsia="Arial" w:hAnsi="Arial" w:cs="Arial"/>
          <w:sz w:val="20"/>
          <w:szCs w:val="20"/>
        </w:rPr>
        <w:t>ногоэтаж</w:t>
      </w:r>
      <w:del w:id="520" w:author="Admin" w:date="2019-02-19T00:43:00Z">
        <w:r w:rsidR="001A4D22" w:rsidDel="006420DB">
          <w:rPr>
            <w:rFonts w:ascii="Arial" w:eastAsia="Arial" w:hAnsi="Arial" w:cs="Arial"/>
            <w:sz w:val="20"/>
            <w:szCs w:val="20"/>
          </w:rPr>
          <w:delText>к</w:delText>
        </w:r>
      </w:del>
      <w:ins w:id="521" w:author="Admin" w:date="2019-02-19T00:43:00Z">
        <w:r>
          <w:rPr>
            <w:rFonts w:ascii="Arial" w:eastAsia="Arial" w:hAnsi="Arial" w:cs="Arial"/>
            <w:sz w:val="20"/>
            <w:szCs w:val="20"/>
          </w:rPr>
          <w:t>ного дома</w:t>
        </w:r>
      </w:ins>
      <w:del w:id="522" w:author="Admin" w:date="2019-02-19T00:43:00Z">
        <w:r w:rsidR="001A4D22" w:rsidDel="006420DB">
          <w:rPr>
            <w:rFonts w:ascii="Arial" w:eastAsia="Arial" w:hAnsi="Arial" w:cs="Arial"/>
            <w:sz w:val="20"/>
            <w:szCs w:val="20"/>
          </w:rPr>
          <w:delText>и</w:delText>
        </w:r>
      </w:del>
      <w:ins w:id="523" w:author="Admin" w:date="2019-02-19T00:43:00Z">
        <w:r>
          <w:rPr>
            <w:rFonts w:ascii="Arial" w:eastAsia="Arial" w:hAnsi="Arial" w:cs="Arial"/>
            <w:sz w:val="20"/>
            <w:szCs w:val="20"/>
          </w:rPr>
          <w:t>,</w:t>
        </w:r>
      </w:ins>
      <w:del w:id="524" w:author="Admin" w:date="2019-02-19T00:43:00Z">
        <w:r w:rsidR="001A4D22" w:rsidDel="006420DB">
          <w:rPr>
            <w:rFonts w:ascii="Arial" w:eastAsia="Arial" w:hAnsi="Arial" w:cs="Arial"/>
            <w:sz w:val="20"/>
            <w:szCs w:val="20"/>
          </w:rPr>
          <w:delText xml:space="preserve"> (</w:delText>
        </w:r>
      </w:del>
      <w:r w:rsidR="001A4D22">
        <w:rPr>
          <w:rFonts w:ascii="Arial" w:eastAsia="Arial" w:hAnsi="Arial" w:cs="Arial"/>
          <w:sz w:val="20"/>
          <w:szCs w:val="20"/>
        </w:rPr>
        <w:t>котор</w:t>
      </w:r>
      <w:ins w:id="525" w:author="Admin" w:date="2019-02-19T00:43:00Z">
        <w:r>
          <w:rPr>
            <w:rFonts w:ascii="Arial" w:eastAsia="Arial" w:hAnsi="Arial" w:cs="Arial"/>
            <w:sz w:val="20"/>
            <w:szCs w:val="20"/>
          </w:rPr>
          <w:t>ый</w:t>
        </w:r>
      </w:ins>
      <w:del w:id="526" w:author="Admin" w:date="2019-02-19T00:43:00Z">
        <w:r w:rsidR="001A4D22" w:rsidDel="006420DB">
          <w:rPr>
            <w:rFonts w:ascii="Arial" w:eastAsia="Arial" w:hAnsi="Arial" w:cs="Arial"/>
            <w:sz w:val="20"/>
            <w:szCs w:val="20"/>
          </w:rPr>
          <w:delText>ая</w:delText>
        </w:r>
      </w:del>
      <w:r w:rsidR="001A4D22">
        <w:rPr>
          <w:rFonts w:ascii="Arial" w:eastAsia="Arial" w:hAnsi="Arial" w:cs="Arial"/>
          <w:sz w:val="20"/>
          <w:szCs w:val="20"/>
        </w:rPr>
        <w:t xml:space="preserve"> имеет форму куба</w:t>
      </w:r>
      <w:ins w:id="527" w:author="Admin" w:date="2019-02-19T00:43:00Z">
        <w:r>
          <w:rPr>
            <w:rFonts w:ascii="Arial" w:eastAsia="Arial" w:hAnsi="Arial" w:cs="Arial"/>
            <w:sz w:val="20"/>
            <w:szCs w:val="20"/>
          </w:rPr>
          <w:t>,</w:t>
        </w:r>
      </w:ins>
      <w:del w:id="528" w:author="Admin" w:date="2019-02-19T00:43:00Z">
        <w:r w:rsidR="001A4D22" w:rsidDel="006420DB">
          <w:rPr>
            <w:rFonts w:ascii="Arial" w:eastAsia="Arial" w:hAnsi="Arial" w:cs="Arial"/>
            <w:sz w:val="20"/>
            <w:szCs w:val="20"/>
          </w:rPr>
          <w:delText>)</w:delText>
        </w:r>
      </w:del>
      <w:r w:rsidR="001A4D22">
        <w:rPr>
          <w:rFonts w:ascii="Arial" w:eastAsia="Arial" w:hAnsi="Arial" w:cs="Arial"/>
          <w:sz w:val="20"/>
          <w:szCs w:val="20"/>
        </w:rPr>
        <w:t xml:space="preserve"> так, что стул едет по стене кол</w:t>
      </w:r>
      <w:ins w:id="529" w:author="Admin" w:date="2019-02-19T00:43:00Z">
        <w:r>
          <w:rPr>
            <w:rFonts w:ascii="Arial" w:eastAsia="Arial" w:hAnsi="Arial" w:cs="Arial"/>
            <w:sz w:val="20"/>
            <w:szCs w:val="20"/>
          </w:rPr>
          <w:t>е</w:t>
        </w:r>
      </w:ins>
      <w:del w:id="530" w:author="Admin" w:date="2019-02-19T00:43:00Z">
        <w:r w:rsidR="001A4D22" w:rsidDel="006420DB">
          <w:rPr>
            <w:rFonts w:ascii="Arial" w:eastAsia="Arial" w:hAnsi="Arial" w:cs="Arial"/>
            <w:sz w:val="20"/>
            <w:szCs w:val="20"/>
          </w:rPr>
          <w:delText>ё</w:delText>
        </w:r>
      </w:del>
      <w:r w:rsidR="001A4D22">
        <w:rPr>
          <w:rFonts w:ascii="Arial" w:eastAsia="Arial" w:hAnsi="Arial" w:cs="Arial"/>
          <w:sz w:val="20"/>
          <w:szCs w:val="20"/>
        </w:rPr>
        <w:t>сиками. Каково должно быть расстояние от сидения стула до земли, чтобы он смог въехать со стены многоэтажки на е</w:t>
      </w:r>
      <w:ins w:id="531" w:author="Admin" w:date="2019-02-19T00:43:00Z">
        <w:r>
          <w:rPr>
            <w:rFonts w:ascii="Arial" w:eastAsia="Arial" w:hAnsi="Arial" w:cs="Arial"/>
            <w:sz w:val="20"/>
            <w:szCs w:val="20"/>
          </w:rPr>
          <w:t>е</w:t>
        </w:r>
      </w:ins>
      <w:del w:id="532" w:author="Admin" w:date="2019-02-19T00:43:00Z">
        <w:r w:rsidR="001A4D22" w:rsidDel="006420DB">
          <w:rPr>
            <w:rFonts w:ascii="Arial" w:eastAsia="Arial" w:hAnsi="Arial" w:cs="Arial"/>
            <w:sz w:val="20"/>
            <w:szCs w:val="20"/>
          </w:rPr>
          <w:delText>ё</w:delText>
        </w:r>
      </w:del>
      <w:r w:rsidR="001A4D22">
        <w:rPr>
          <w:rFonts w:ascii="Arial" w:eastAsia="Arial" w:hAnsi="Arial" w:cs="Arial"/>
          <w:sz w:val="20"/>
          <w:szCs w:val="20"/>
        </w:rPr>
        <w:t xml:space="preserve"> крышу, не поцарапав нижнюю сторону сиденья?</w:t>
      </w:r>
    </w:p>
    <w:p w:rsidR="00A33515" w:rsidRDefault="00A33515">
      <w:pPr>
        <w:spacing w:line="91" w:lineRule="exact"/>
        <w:rPr>
          <w:sz w:val="20"/>
          <w:szCs w:val="20"/>
        </w:rPr>
      </w:pPr>
    </w:p>
    <w:p w:rsidR="00A33515" w:rsidRDefault="001A4D22">
      <w:pPr>
        <w:numPr>
          <w:ilvl w:val="0"/>
          <w:numId w:val="32"/>
        </w:numPr>
        <w:tabs>
          <w:tab w:val="left" w:pos="500"/>
        </w:tabs>
        <w:spacing w:line="285" w:lineRule="auto"/>
        <w:ind w:left="500" w:hanging="290"/>
        <w:jc w:val="both"/>
        <w:rPr>
          <w:rFonts w:ascii="Arial" w:eastAsia="Arial" w:hAnsi="Arial" w:cs="Arial"/>
          <w:b/>
          <w:bCs/>
          <w:sz w:val="20"/>
          <w:szCs w:val="20"/>
        </w:rPr>
      </w:pPr>
      <w:r>
        <w:rPr>
          <w:rFonts w:ascii="Arial" w:eastAsia="Arial" w:hAnsi="Arial" w:cs="Arial"/>
          <w:sz w:val="20"/>
          <w:szCs w:val="20"/>
        </w:rPr>
        <w:t>Автобус с диаметром кол</w:t>
      </w:r>
      <w:ins w:id="533" w:author="Admin" w:date="2019-02-19T00:43:00Z">
        <w:r w:rsidR="006420DB">
          <w:rPr>
            <w:rFonts w:ascii="Arial" w:eastAsia="Arial" w:hAnsi="Arial" w:cs="Arial"/>
            <w:sz w:val="20"/>
            <w:szCs w:val="20"/>
          </w:rPr>
          <w:t>е</w:t>
        </w:r>
      </w:ins>
      <w:del w:id="534" w:author="Admin" w:date="2019-02-19T00:43:00Z">
        <w:r w:rsidDel="006420DB">
          <w:rPr>
            <w:rFonts w:ascii="Arial" w:eastAsia="Arial" w:hAnsi="Arial" w:cs="Arial"/>
            <w:sz w:val="20"/>
            <w:szCs w:val="20"/>
          </w:rPr>
          <w:delText>ё</w:delText>
        </w:r>
      </w:del>
      <w:r>
        <w:rPr>
          <w:rFonts w:ascii="Arial" w:eastAsia="Arial" w:hAnsi="Arial" w:cs="Arial"/>
          <w:sz w:val="20"/>
          <w:szCs w:val="20"/>
        </w:rPr>
        <w:t>с 1 метр и кол</w:t>
      </w:r>
      <w:del w:id="535" w:author="Admin" w:date="2019-02-19T00:43:00Z">
        <w:r w:rsidDel="006420DB">
          <w:rPr>
            <w:rFonts w:ascii="Arial" w:eastAsia="Arial" w:hAnsi="Arial" w:cs="Arial"/>
            <w:sz w:val="20"/>
            <w:szCs w:val="20"/>
          </w:rPr>
          <w:delText>ё</w:delText>
        </w:r>
      </w:del>
      <w:ins w:id="536" w:author="Admin" w:date="2019-02-19T00:43:00Z">
        <w:r w:rsidR="006420DB">
          <w:rPr>
            <w:rFonts w:ascii="Arial" w:eastAsia="Arial" w:hAnsi="Arial" w:cs="Arial"/>
            <w:sz w:val="20"/>
            <w:szCs w:val="20"/>
          </w:rPr>
          <w:t>е</w:t>
        </w:r>
      </w:ins>
      <w:r>
        <w:rPr>
          <w:rFonts w:ascii="Arial" w:eastAsia="Arial" w:hAnsi="Arial" w:cs="Arial"/>
          <w:sz w:val="20"/>
          <w:szCs w:val="20"/>
        </w:rPr>
        <w:t>сной базой 10</w:t>
      </w:r>
      <w:r>
        <w:rPr>
          <w:rFonts w:eastAsia="Times New Roman"/>
          <w:i/>
          <w:iCs/>
          <w:sz w:val="20"/>
          <w:szCs w:val="20"/>
        </w:rPr>
        <w:t>:</w:t>
      </w:r>
      <w:r>
        <w:rPr>
          <w:rFonts w:ascii="Arial" w:eastAsia="Arial" w:hAnsi="Arial" w:cs="Arial"/>
          <w:sz w:val="20"/>
          <w:szCs w:val="20"/>
        </w:rPr>
        <w:t>5 метров (так называют расстояние между передней осью и задней) стоит на пла-нете Маленького принца, диаметр которой 20 метров. Каким дол-жен быть дорожный просвет (расстояние от пола до земли) у авто-буса, чтобы он не царапал днищем грунт?</w:t>
      </w:r>
    </w:p>
    <w:p w:rsidR="00A33515" w:rsidRDefault="00A33515">
      <w:pPr>
        <w:spacing w:line="239" w:lineRule="exact"/>
        <w:rPr>
          <w:sz w:val="20"/>
          <w:szCs w:val="20"/>
        </w:rPr>
      </w:pPr>
    </w:p>
    <w:p w:rsidR="00A33515" w:rsidRDefault="001A4D22">
      <w:pPr>
        <w:rPr>
          <w:sz w:val="20"/>
          <w:szCs w:val="20"/>
        </w:rPr>
      </w:pPr>
      <w:r>
        <w:rPr>
          <w:rFonts w:ascii="Arial" w:eastAsia="Arial" w:hAnsi="Arial" w:cs="Arial"/>
          <w:b/>
          <w:bCs/>
          <w:sz w:val="26"/>
          <w:szCs w:val="26"/>
        </w:rPr>
        <w:t>Задача 2. Разрезания</w:t>
      </w:r>
    </w:p>
    <w:p w:rsidR="00A33515" w:rsidRDefault="00A33515">
      <w:pPr>
        <w:spacing w:line="178" w:lineRule="exact"/>
        <w:rPr>
          <w:sz w:val="20"/>
          <w:szCs w:val="20"/>
        </w:rPr>
      </w:pPr>
    </w:p>
    <w:p w:rsidR="00A33515" w:rsidRDefault="001A4D22">
      <w:pPr>
        <w:numPr>
          <w:ilvl w:val="0"/>
          <w:numId w:val="33"/>
        </w:numPr>
        <w:tabs>
          <w:tab w:val="left" w:pos="500"/>
        </w:tabs>
        <w:spacing w:line="291" w:lineRule="auto"/>
        <w:ind w:left="500" w:hanging="306"/>
        <w:jc w:val="both"/>
        <w:rPr>
          <w:rFonts w:ascii="Arial" w:eastAsia="Arial" w:hAnsi="Arial" w:cs="Arial"/>
          <w:b/>
          <w:bCs/>
          <w:sz w:val="20"/>
          <w:szCs w:val="20"/>
        </w:rPr>
      </w:pPr>
      <w:r>
        <w:rPr>
          <w:rFonts w:ascii="Arial" w:eastAsia="Arial" w:hAnsi="Arial" w:cs="Arial"/>
          <w:sz w:val="20"/>
          <w:szCs w:val="20"/>
        </w:rPr>
        <w:t>Укажите, как разрезать произвольный квадрат на 7 многоугольни-ков, у которых одинаковы как площади, так и суммарные длины сторон, лежащих на границе исходного квадрата.</w:t>
      </w:r>
    </w:p>
    <w:p w:rsidR="00A33515" w:rsidRDefault="00A33515">
      <w:pPr>
        <w:spacing w:line="86" w:lineRule="exact"/>
        <w:rPr>
          <w:rFonts w:ascii="Arial" w:eastAsia="Arial" w:hAnsi="Arial" w:cs="Arial"/>
          <w:b/>
          <w:bCs/>
          <w:sz w:val="20"/>
          <w:szCs w:val="20"/>
        </w:rPr>
      </w:pPr>
    </w:p>
    <w:p w:rsidR="00A33515" w:rsidRDefault="001A4D22">
      <w:pPr>
        <w:numPr>
          <w:ilvl w:val="0"/>
          <w:numId w:val="33"/>
        </w:numPr>
        <w:tabs>
          <w:tab w:val="left" w:pos="500"/>
        </w:tabs>
        <w:spacing w:line="303" w:lineRule="auto"/>
        <w:ind w:left="500" w:hanging="290"/>
        <w:rPr>
          <w:rFonts w:ascii="Arial" w:eastAsia="Arial" w:hAnsi="Arial" w:cs="Arial"/>
          <w:b/>
          <w:bCs/>
          <w:sz w:val="20"/>
          <w:szCs w:val="20"/>
        </w:rPr>
      </w:pPr>
      <w:r>
        <w:rPr>
          <w:rFonts w:ascii="Arial" w:eastAsia="Arial" w:hAnsi="Arial" w:cs="Arial"/>
          <w:sz w:val="20"/>
          <w:szCs w:val="20"/>
        </w:rPr>
        <w:t>Укажите, как разрезать изображ</w:t>
      </w:r>
      <w:ins w:id="537" w:author="Admin" w:date="2019-02-19T00:44:00Z">
        <w:r w:rsidR="006420DB">
          <w:rPr>
            <w:rFonts w:ascii="Arial" w:eastAsia="Arial" w:hAnsi="Arial" w:cs="Arial"/>
            <w:sz w:val="20"/>
            <w:szCs w:val="20"/>
          </w:rPr>
          <w:t>е</w:t>
        </w:r>
      </w:ins>
      <w:del w:id="538" w:author="Admin" w:date="2019-02-19T00:44:00Z">
        <w:r w:rsidDel="006420DB">
          <w:rPr>
            <w:rFonts w:ascii="Arial" w:eastAsia="Arial" w:hAnsi="Arial" w:cs="Arial"/>
            <w:sz w:val="20"/>
            <w:szCs w:val="20"/>
          </w:rPr>
          <w:delText>ё</w:delText>
        </w:r>
      </w:del>
      <w:r>
        <w:rPr>
          <w:rFonts w:ascii="Arial" w:eastAsia="Arial" w:hAnsi="Arial" w:cs="Arial"/>
          <w:sz w:val="20"/>
          <w:szCs w:val="20"/>
        </w:rPr>
        <w:t>нную на рисунке 2 фигуру на 6 рав-ных фигур.</w:t>
      </w:r>
    </w:p>
    <w:p w:rsidR="00A33515" w:rsidRDefault="001A4D22">
      <w:pPr>
        <w:spacing w:line="20" w:lineRule="exact"/>
        <w:rPr>
          <w:sz w:val="20"/>
          <w:szCs w:val="20"/>
        </w:rPr>
      </w:pPr>
      <w:r>
        <w:rPr>
          <w:noProof/>
          <w:sz w:val="20"/>
          <w:szCs w:val="20"/>
        </w:rPr>
        <w:drawing>
          <wp:anchor distT="0" distB="0" distL="114300" distR="114300" simplePos="0" relativeHeight="251374592" behindDoc="1" locked="0" layoutInCell="0" allowOverlap="1" wp14:anchorId="7604C0A6" wp14:editId="2F5FA3CE">
            <wp:simplePos x="0" y="0"/>
            <wp:positionH relativeFrom="column">
              <wp:posOffset>1221105</wp:posOffset>
            </wp:positionH>
            <wp:positionV relativeFrom="paragraph">
              <wp:posOffset>144145</wp:posOffset>
            </wp:positionV>
            <wp:extent cx="1864360" cy="14528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blip>
                    <a:srcRect/>
                    <a:stretch>
                      <a:fillRect/>
                    </a:stretch>
                  </pic:blipFill>
                  <pic:spPr bwMode="auto">
                    <a:xfrm>
                      <a:off x="0" y="0"/>
                      <a:ext cx="1864360" cy="1452880"/>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18" w:lineRule="exact"/>
        <w:rPr>
          <w:sz w:val="20"/>
          <w:szCs w:val="20"/>
        </w:rPr>
      </w:pPr>
    </w:p>
    <w:p w:rsidR="00A33515" w:rsidRDefault="001A4D22">
      <w:pPr>
        <w:numPr>
          <w:ilvl w:val="0"/>
          <w:numId w:val="34"/>
        </w:numPr>
        <w:tabs>
          <w:tab w:val="left" w:pos="500"/>
        </w:tabs>
        <w:spacing w:line="285" w:lineRule="auto"/>
        <w:ind w:left="500" w:hanging="290"/>
        <w:jc w:val="both"/>
        <w:rPr>
          <w:rFonts w:ascii="Arial" w:eastAsia="Arial" w:hAnsi="Arial" w:cs="Arial"/>
          <w:b/>
          <w:bCs/>
          <w:sz w:val="20"/>
          <w:szCs w:val="20"/>
        </w:rPr>
      </w:pPr>
      <w:r>
        <w:rPr>
          <w:rFonts w:ascii="Arial" w:eastAsia="Arial" w:hAnsi="Arial" w:cs="Arial"/>
          <w:sz w:val="20"/>
          <w:szCs w:val="20"/>
        </w:rPr>
        <w:t xml:space="preserve">Представьте, что одну из </w:t>
      </w:r>
      <w:ins w:id="539" w:author="Admin" w:date="2019-02-19T00:44:00Z">
        <w:r w:rsidR="006420DB">
          <w:rPr>
            <w:rFonts w:ascii="Arial" w:eastAsia="Arial" w:hAnsi="Arial" w:cs="Arial"/>
            <w:sz w:val="20"/>
            <w:szCs w:val="20"/>
          </w:rPr>
          <w:t>е</w:t>
        </w:r>
      </w:ins>
      <w:del w:id="540" w:author="Admin" w:date="2019-02-19T00:44:00Z">
        <w:r w:rsidDel="006420DB">
          <w:rPr>
            <w:rFonts w:ascii="Arial" w:eastAsia="Arial" w:hAnsi="Arial" w:cs="Arial"/>
            <w:sz w:val="20"/>
            <w:szCs w:val="20"/>
          </w:rPr>
          <w:delText>Е</w:delText>
        </w:r>
      </w:del>
      <w:r>
        <w:rPr>
          <w:rFonts w:ascii="Arial" w:eastAsia="Arial" w:hAnsi="Arial" w:cs="Arial"/>
          <w:sz w:val="20"/>
          <w:szCs w:val="20"/>
        </w:rPr>
        <w:t>гипетских пирамид (</w:t>
      </w:r>
      <w:ins w:id="541" w:author="Admin" w:date="2019-02-19T00:44:00Z">
        <w:r w:rsidR="006420DB">
          <w:rPr>
            <w:rFonts w:ascii="Arial" w:eastAsia="Arial" w:hAnsi="Arial" w:cs="Arial"/>
            <w:sz w:val="20"/>
            <w:szCs w:val="20"/>
          </w:rPr>
          <w:t>е</w:t>
        </w:r>
      </w:ins>
      <w:del w:id="542" w:author="Admin" w:date="2019-02-19T00:44:00Z">
        <w:r w:rsidDel="006420DB">
          <w:rPr>
            <w:rFonts w:ascii="Arial" w:eastAsia="Arial" w:hAnsi="Arial" w:cs="Arial"/>
            <w:sz w:val="20"/>
            <w:szCs w:val="20"/>
          </w:rPr>
          <w:delText>Е</w:delText>
        </w:r>
      </w:del>
      <w:r>
        <w:rPr>
          <w:rFonts w:ascii="Arial" w:eastAsia="Arial" w:hAnsi="Arial" w:cs="Arial"/>
          <w:sz w:val="20"/>
          <w:szCs w:val="20"/>
        </w:rPr>
        <w:t>гипетские пирами-ды симметричны и имеют в основании квадрат) покрасили розовой краской (покрашены оказались е</w:t>
      </w:r>
      <w:ins w:id="543" w:author="Admin" w:date="2019-02-19T00:44:00Z">
        <w:r w:rsidR="006420DB">
          <w:rPr>
            <w:rFonts w:ascii="Arial" w:eastAsia="Arial" w:hAnsi="Arial" w:cs="Arial"/>
            <w:sz w:val="20"/>
            <w:szCs w:val="20"/>
          </w:rPr>
          <w:t>е</w:t>
        </w:r>
      </w:ins>
      <w:del w:id="544" w:author="Admin" w:date="2019-02-19T00:44:00Z">
        <w:r w:rsidDel="006420DB">
          <w:rPr>
            <w:rFonts w:ascii="Arial" w:eastAsia="Arial" w:hAnsi="Arial" w:cs="Arial"/>
            <w:sz w:val="20"/>
            <w:szCs w:val="20"/>
          </w:rPr>
          <w:delText>ё</w:delText>
        </w:r>
      </w:del>
      <w:r>
        <w:rPr>
          <w:rFonts w:ascii="Arial" w:eastAsia="Arial" w:hAnsi="Arial" w:cs="Arial"/>
          <w:sz w:val="20"/>
          <w:szCs w:val="20"/>
        </w:rPr>
        <w:t xml:space="preserve"> четыре стороны, но не основа-ние). Как разрезать е</w:t>
      </w:r>
      <w:ins w:id="545" w:author="Admin" w:date="2019-02-19T00:44:00Z">
        <w:r w:rsidR="006420DB">
          <w:rPr>
            <w:rFonts w:ascii="Arial" w:eastAsia="Arial" w:hAnsi="Arial" w:cs="Arial"/>
            <w:sz w:val="20"/>
            <w:szCs w:val="20"/>
          </w:rPr>
          <w:t>е</w:t>
        </w:r>
      </w:ins>
      <w:del w:id="546" w:author="Admin" w:date="2019-02-19T00:44:00Z">
        <w:r w:rsidDel="006420DB">
          <w:rPr>
            <w:rFonts w:ascii="Arial" w:eastAsia="Arial" w:hAnsi="Arial" w:cs="Arial"/>
            <w:sz w:val="20"/>
            <w:szCs w:val="20"/>
          </w:rPr>
          <w:delText>ё</w:delText>
        </w:r>
      </w:del>
      <w:r>
        <w:rPr>
          <w:rFonts w:ascii="Arial" w:eastAsia="Arial" w:hAnsi="Arial" w:cs="Arial"/>
          <w:sz w:val="20"/>
          <w:szCs w:val="20"/>
        </w:rPr>
        <w:t xml:space="preserve"> на три части одинакового объ</w:t>
      </w:r>
      <w:ins w:id="547" w:author="Admin" w:date="2019-02-19T00:44:00Z">
        <w:r w:rsidR="006420DB">
          <w:rPr>
            <w:rFonts w:ascii="Arial" w:eastAsia="Arial" w:hAnsi="Arial" w:cs="Arial"/>
            <w:sz w:val="20"/>
            <w:szCs w:val="20"/>
          </w:rPr>
          <w:t>е</w:t>
        </w:r>
      </w:ins>
      <w:del w:id="548" w:author="Admin" w:date="2019-02-19T00:44:00Z">
        <w:r w:rsidDel="006420DB">
          <w:rPr>
            <w:rFonts w:ascii="Arial" w:eastAsia="Arial" w:hAnsi="Arial" w:cs="Arial"/>
            <w:sz w:val="20"/>
            <w:szCs w:val="20"/>
          </w:rPr>
          <w:delText>ё</w:delText>
        </w:r>
      </w:del>
      <w:r>
        <w:rPr>
          <w:rFonts w:ascii="Arial" w:eastAsia="Arial" w:hAnsi="Arial" w:cs="Arial"/>
          <w:sz w:val="20"/>
          <w:szCs w:val="20"/>
        </w:rPr>
        <w:t>ма, несущие на себе одинаковое количество краски?</w:t>
      </w:r>
    </w:p>
    <w:p w:rsidR="00A33515" w:rsidRDefault="00A33515">
      <w:pPr>
        <w:spacing w:line="240" w:lineRule="exact"/>
        <w:rPr>
          <w:sz w:val="20"/>
          <w:szCs w:val="20"/>
        </w:rPr>
      </w:pPr>
    </w:p>
    <w:p w:rsidR="00A33515" w:rsidRDefault="001A4D22">
      <w:pPr>
        <w:rPr>
          <w:sz w:val="20"/>
          <w:szCs w:val="20"/>
        </w:rPr>
      </w:pPr>
      <w:r>
        <w:rPr>
          <w:rFonts w:ascii="Arial" w:eastAsia="Arial" w:hAnsi="Arial" w:cs="Arial"/>
          <w:b/>
          <w:bCs/>
          <w:sz w:val="26"/>
          <w:szCs w:val="26"/>
        </w:rPr>
        <w:t>Задача 3. Игры</w:t>
      </w:r>
    </w:p>
    <w:p w:rsidR="00A33515" w:rsidRDefault="00A33515">
      <w:pPr>
        <w:spacing w:line="178" w:lineRule="exact"/>
        <w:rPr>
          <w:sz w:val="20"/>
          <w:szCs w:val="20"/>
        </w:rPr>
      </w:pPr>
    </w:p>
    <w:p w:rsidR="00A33515" w:rsidRDefault="001A4D22">
      <w:pPr>
        <w:numPr>
          <w:ilvl w:val="0"/>
          <w:numId w:val="35"/>
        </w:numPr>
        <w:tabs>
          <w:tab w:val="left" w:pos="500"/>
        </w:tabs>
        <w:spacing w:line="287" w:lineRule="auto"/>
        <w:ind w:left="500" w:hanging="306"/>
        <w:jc w:val="both"/>
        <w:rPr>
          <w:rFonts w:ascii="Arial" w:eastAsia="Arial" w:hAnsi="Arial" w:cs="Arial"/>
          <w:b/>
          <w:bCs/>
          <w:sz w:val="20"/>
          <w:szCs w:val="20"/>
        </w:rPr>
      </w:pPr>
      <w:r>
        <w:rPr>
          <w:rFonts w:ascii="Arial" w:eastAsia="Arial" w:hAnsi="Arial" w:cs="Arial"/>
          <w:sz w:val="20"/>
          <w:szCs w:val="20"/>
        </w:rPr>
        <w:t>Двое по очереди вырезают из клетчатого прямоугольника 5 2018 фигуру, изображ</w:t>
      </w:r>
      <w:ins w:id="549" w:author="Admin" w:date="2019-02-19T00:44:00Z">
        <w:r w:rsidR="006420DB">
          <w:rPr>
            <w:rFonts w:ascii="Arial" w:eastAsia="Arial" w:hAnsi="Arial" w:cs="Arial"/>
            <w:sz w:val="20"/>
            <w:szCs w:val="20"/>
          </w:rPr>
          <w:t>е</w:t>
        </w:r>
      </w:ins>
      <w:del w:id="550" w:author="Admin" w:date="2019-02-19T00:44:00Z">
        <w:r w:rsidDel="006420DB">
          <w:rPr>
            <w:rFonts w:ascii="Arial" w:eastAsia="Arial" w:hAnsi="Arial" w:cs="Arial"/>
            <w:sz w:val="20"/>
            <w:szCs w:val="20"/>
          </w:rPr>
          <w:delText>ё</w:delText>
        </w:r>
      </w:del>
      <w:r>
        <w:rPr>
          <w:rFonts w:ascii="Arial" w:eastAsia="Arial" w:hAnsi="Arial" w:cs="Arial"/>
          <w:sz w:val="20"/>
          <w:szCs w:val="20"/>
        </w:rPr>
        <w:t>нную на рисунке 3</w:t>
      </w:r>
      <w:r>
        <w:rPr>
          <w:rFonts w:ascii="Arial" w:eastAsia="Arial" w:hAnsi="Arial" w:cs="Arial"/>
          <w:i/>
          <w:iCs/>
          <w:sz w:val="20"/>
          <w:szCs w:val="20"/>
        </w:rPr>
        <w:t>(a)</w:t>
      </w:r>
      <w:r>
        <w:rPr>
          <w:rFonts w:ascii="Arial" w:eastAsia="Arial" w:hAnsi="Arial" w:cs="Arial"/>
          <w:sz w:val="20"/>
          <w:szCs w:val="20"/>
        </w:rPr>
        <w:t xml:space="preserve"> — при этом е</w:t>
      </w:r>
      <w:ins w:id="551" w:author="Admin" w:date="2019-02-19T00:44:00Z">
        <w:r w:rsidR="006420DB">
          <w:rPr>
            <w:rFonts w:ascii="Arial" w:eastAsia="Arial" w:hAnsi="Arial" w:cs="Arial"/>
            <w:sz w:val="20"/>
            <w:szCs w:val="20"/>
          </w:rPr>
          <w:t>е</w:t>
        </w:r>
      </w:ins>
      <w:del w:id="552" w:author="Admin" w:date="2019-02-19T00:44:00Z">
        <w:r w:rsidDel="006420DB">
          <w:rPr>
            <w:rFonts w:ascii="Arial" w:eastAsia="Arial" w:hAnsi="Arial" w:cs="Arial"/>
            <w:sz w:val="20"/>
            <w:szCs w:val="20"/>
          </w:rPr>
          <w:delText>ё</w:delText>
        </w:r>
      </w:del>
      <w:r>
        <w:rPr>
          <w:rFonts w:ascii="Arial" w:eastAsia="Arial" w:hAnsi="Arial" w:cs="Arial"/>
          <w:sz w:val="20"/>
          <w:szCs w:val="20"/>
        </w:rPr>
        <w:t xml:space="preserve"> можно отра-жать и вращать. Проигрывает тот, кто не может вырезать фигуру в очередной раз. У кого из игроков есть выигрышная стратегия?</w:t>
      </w:r>
    </w:p>
    <w:p w:rsidR="00A33515" w:rsidRDefault="00A33515">
      <w:pPr>
        <w:spacing w:line="63" w:lineRule="exact"/>
        <w:rPr>
          <w:rFonts w:ascii="Arial" w:eastAsia="Arial" w:hAnsi="Arial" w:cs="Arial"/>
          <w:b/>
          <w:bCs/>
          <w:sz w:val="20"/>
          <w:szCs w:val="20"/>
        </w:rPr>
      </w:pPr>
    </w:p>
    <w:p w:rsidR="00A33515" w:rsidRDefault="001A4D22">
      <w:pPr>
        <w:numPr>
          <w:ilvl w:val="1"/>
          <w:numId w:val="35"/>
        </w:numPr>
        <w:tabs>
          <w:tab w:val="left" w:pos="3280"/>
        </w:tabs>
        <w:ind w:left="3280" w:hanging="254"/>
        <w:rPr>
          <w:rFonts w:ascii="Arial" w:eastAsia="Arial" w:hAnsi="Arial" w:cs="Arial"/>
          <w:sz w:val="20"/>
          <w:szCs w:val="20"/>
        </w:rPr>
      </w:pPr>
      <w:r>
        <w:rPr>
          <w:rFonts w:ascii="Arial" w:eastAsia="Arial" w:hAnsi="Arial" w:cs="Arial"/>
          <w:b/>
          <w:bCs/>
          <w:sz w:val="20"/>
          <w:szCs w:val="20"/>
        </w:rPr>
        <w:lastRenderedPageBreak/>
        <w:t xml:space="preserve">11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553" w:name="page22"/>
      <w:bookmarkEnd w:id="553"/>
      <w:r>
        <w:rPr>
          <w:rFonts w:ascii="Arial" w:eastAsia="Arial" w:hAnsi="Arial" w:cs="Arial"/>
          <w:sz w:val="18"/>
          <w:szCs w:val="18"/>
        </w:rPr>
        <w:lastRenderedPageBreak/>
        <w:t>2018 год, 6 класс</w:t>
      </w:r>
    </w:p>
    <w:p w:rsidR="00A33515" w:rsidRDefault="001A4D22">
      <w:pPr>
        <w:spacing w:line="20" w:lineRule="exact"/>
        <w:rPr>
          <w:sz w:val="20"/>
          <w:szCs w:val="20"/>
        </w:rPr>
      </w:pPr>
      <w:r>
        <w:rPr>
          <w:noProof/>
          <w:sz w:val="20"/>
          <w:szCs w:val="20"/>
        </w:rPr>
        <w:drawing>
          <wp:anchor distT="0" distB="0" distL="114300" distR="114300" simplePos="0" relativeHeight="251375616" behindDoc="1" locked="0" layoutInCell="0" allowOverlap="1" wp14:anchorId="031BE749" wp14:editId="6084A001">
            <wp:simplePos x="0" y="0"/>
            <wp:positionH relativeFrom="column">
              <wp:posOffset>2563495</wp:posOffset>
            </wp:positionH>
            <wp:positionV relativeFrom="paragraph">
              <wp:posOffset>1661160</wp:posOffset>
            </wp:positionV>
            <wp:extent cx="405765" cy="850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405765" cy="85090"/>
                    </a:xfrm>
                    <a:prstGeom prst="rect">
                      <a:avLst/>
                    </a:prstGeom>
                    <a:noFill/>
                  </pic:spPr>
                </pic:pic>
              </a:graphicData>
            </a:graphic>
          </wp:anchor>
        </w:drawing>
      </w:r>
      <w:r>
        <w:rPr>
          <w:noProof/>
          <w:sz w:val="20"/>
          <w:szCs w:val="20"/>
        </w:rPr>
        <w:drawing>
          <wp:anchor distT="0" distB="0" distL="114300" distR="114300" simplePos="0" relativeHeight="251376640" behindDoc="1" locked="0" layoutInCell="0" allowOverlap="1" wp14:anchorId="5AFB20F4" wp14:editId="6F2C1245">
            <wp:simplePos x="0" y="0"/>
            <wp:positionH relativeFrom="column">
              <wp:posOffset>1377315</wp:posOffset>
            </wp:positionH>
            <wp:positionV relativeFrom="paragraph">
              <wp:posOffset>225425</wp:posOffset>
            </wp:positionV>
            <wp:extent cx="1483995" cy="1280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blip>
                    <a:srcRect/>
                    <a:stretch>
                      <a:fillRect/>
                    </a:stretch>
                  </pic:blipFill>
                  <pic:spPr bwMode="auto">
                    <a:xfrm>
                      <a:off x="0" y="0"/>
                      <a:ext cx="1483995" cy="1280795"/>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92" w:lineRule="exact"/>
        <w:rPr>
          <w:sz w:val="20"/>
          <w:szCs w:val="20"/>
        </w:rPr>
      </w:pPr>
    </w:p>
    <w:p w:rsidR="00A33515" w:rsidRDefault="001A4D22">
      <w:pPr>
        <w:numPr>
          <w:ilvl w:val="0"/>
          <w:numId w:val="36"/>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 xml:space="preserve">Клетки </w:t>
      </w:r>
      <w:commentRangeStart w:id="554"/>
      <w:r>
        <w:rPr>
          <w:rFonts w:ascii="Arial" w:eastAsia="Arial" w:hAnsi="Arial" w:cs="Arial"/>
          <w:sz w:val="20"/>
          <w:szCs w:val="20"/>
        </w:rPr>
        <w:t xml:space="preserve">прямоугольника 1 303 пронумерованы от 1 до 303 слева направо. В клетке №2 стоит фишка </w:t>
      </w:r>
      <w:commentRangeEnd w:id="554"/>
      <w:r w:rsidR="006420DB">
        <w:rPr>
          <w:rStyle w:val="a5"/>
        </w:rPr>
        <w:commentReference w:id="554"/>
      </w:r>
      <w:r>
        <w:rPr>
          <w:rFonts w:ascii="Arial" w:eastAsia="Arial" w:hAnsi="Arial" w:cs="Arial"/>
          <w:sz w:val="20"/>
          <w:szCs w:val="20"/>
        </w:rPr>
        <w:t>первого игрока, а в клетке №1 — второго игрока. Каждый игрок может делать ходы двух типов:</w:t>
      </w:r>
    </w:p>
    <w:p w:rsidR="00A33515" w:rsidRDefault="00A33515">
      <w:pPr>
        <w:spacing w:line="46" w:lineRule="exact"/>
        <w:rPr>
          <w:rFonts w:ascii="Arial" w:eastAsia="Arial" w:hAnsi="Arial" w:cs="Arial"/>
          <w:b/>
          <w:bCs/>
          <w:sz w:val="20"/>
          <w:szCs w:val="20"/>
        </w:rPr>
      </w:pPr>
    </w:p>
    <w:p w:rsidR="00A33515" w:rsidRDefault="001A4D22">
      <w:pPr>
        <w:spacing w:line="233" w:lineRule="auto"/>
        <w:ind w:left="500" w:firstLine="570"/>
        <w:rPr>
          <w:rFonts w:ascii="Arial" w:eastAsia="Arial" w:hAnsi="Arial" w:cs="Arial"/>
          <w:b/>
          <w:bCs/>
          <w:sz w:val="20"/>
          <w:szCs w:val="20"/>
        </w:rPr>
      </w:pPr>
      <w:r>
        <w:rPr>
          <w:rFonts w:ascii="Arial" w:eastAsia="Arial" w:hAnsi="Arial" w:cs="Arial"/>
          <w:sz w:val="20"/>
          <w:szCs w:val="20"/>
        </w:rPr>
        <w:t xml:space="preserve">из клетки под номером </w:t>
      </w:r>
      <w:r>
        <w:rPr>
          <w:rFonts w:ascii="Arial" w:eastAsia="Arial" w:hAnsi="Arial" w:cs="Arial"/>
          <w:i/>
          <w:iCs/>
          <w:sz w:val="20"/>
          <w:szCs w:val="20"/>
        </w:rPr>
        <w:t>k</w:t>
      </w:r>
      <w:r>
        <w:rPr>
          <w:rFonts w:ascii="Arial" w:eastAsia="Arial" w:hAnsi="Arial" w:cs="Arial"/>
          <w:sz w:val="20"/>
          <w:szCs w:val="20"/>
        </w:rPr>
        <w:t xml:space="preserve"> в клетку </w:t>
      </w:r>
      <w:r>
        <w:rPr>
          <w:rFonts w:ascii="Arial" w:eastAsia="Arial" w:hAnsi="Arial" w:cs="Arial"/>
          <w:i/>
          <w:iCs/>
          <w:sz w:val="20"/>
          <w:szCs w:val="20"/>
        </w:rPr>
        <w:t>k</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 если там не стоит фишка другого игрока</w:t>
      </w:r>
      <w:r>
        <w:rPr>
          <w:rFonts w:ascii="Arial" w:eastAsia="Arial" w:hAnsi="Arial" w:cs="Arial"/>
          <w:sz w:val="39"/>
          <w:szCs w:val="39"/>
          <w:vertAlign w:val="superscript"/>
        </w:rPr>
        <w:t>,</w:t>
      </w:r>
      <w:r>
        <w:rPr>
          <w:rFonts w:ascii="Arial" w:eastAsia="Arial" w:hAnsi="Arial" w:cs="Arial"/>
          <w:sz w:val="20"/>
          <w:szCs w:val="20"/>
        </w:rPr>
        <w:t>,</w:t>
      </w:r>
    </w:p>
    <w:p w:rsidR="00A33515" w:rsidRDefault="00A33515">
      <w:pPr>
        <w:spacing w:line="1" w:lineRule="exact"/>
        <w:rPr>
          <w:rFonts w:ascii="Arial" w:eastAsia="Arial" w:hAnsi="Arial" w:cs="Arial"/>
          <w:b/>
          <w:bCs/>
          <w:sz w:val="20"/>
          <w:szCs w:val="20"/>
        </w:rPr>
      </w:pPr>
    </w:p>
    <w:p w:rsidR="00A33515" w:rsidRDefault="001A4D22">
      <w:pPr>
        <w:spacing w:line="266" w:lineRule="auto"/>
        <w:ind w:left="500" w:firstLine="531"/>
        <w:jc w:val="both"/>
        <w:rPr>
          <w:rFonts w:ascii="Arial" w:eastAsia="Arial" w:hAnsi="Arial" w:cs="Arial"/>
          <w:b/>
          <w:bCs/>
          <w:sz w:val="20"/>
          <w:szCs w:val="20"/>
        </w:rPr>
      </w:pPr>
      <w:r>
        <w:rPr>
          <w:rFonts w:ascii="Arial" w:eastAsia="Arial" w:hAnsi="Arial" w:cs="Arial"/>
          <w:sz w:val="20"/>
          <w:szCs w:val="20"/>
        </w:rPr>
        <w:t xml:space="preserve">из клетки под номером </w:t>
      </w:r>
      <w:r>
        <w:rPr>
          <w:rFonts w:ascii="Arial" w:eastAsia="Arial" w:hAnsi="Arial" w:cs="Arial"/>
          <w:i/>
          <w:iCs/>
          <w:sz w:val="20"/>
          <w:szCs w:val="20"/>
        </w:rPr>
        <w:t>k</w:t>
      </w:r>
      <w:r>
        <w:rPr>
          <w:rFonts w:ascii="Arial" w:eastAsia="Arial" w:hAnsi="Arial" w:cs="Arial"/>
          <w:sz w:val="20"/>
          <w:szCs w:val="20"/>
        </w:rPr>
        <w:t xml:space="preserve"> в клетку </w:t>
      </w:r>
      <w:r>
        <w:rPr>
          <w:rFonts w:ascii="Arial" w:eastAsia="Arial" w:hAnsi="Arial" w:cs="Arial"/>
          <w:i/>
          <w:iCs/>
          <w:sz w:val="20"/>
          <w:szCs w:val="20"/>
        </w:rPr>
        <w:t>k</w:t>
      </w:r>
      <w:r>
        <w:rPr>
          <w:rFonts w:eastAsia="Times New Roman"/>
          <w:sz w:val="20"/>
          <w:szCs w:val="20"/>
        </w:rPr>
        <w:t>+</w:t>
      </w:r>
      <w:r>
        <w:rPr>
          <w:rFonts w:ascii="Arial" w:eastAsia="Arial" w:hAnsi="Arial" w:cs="Arial"/>
          <w:sz w:val="20"/>
          <w:szCs w:val="20"/>
        </w:rPr>
        <w:t>2</w:t>
      </w:r>
      <w:r>
        <w:rPr>
          <w:rFonts w:ascii="Arial" w:eastAsia="Arial" w:hAnsi="Arial" w:cs="Arial"/>
          <w:i/>
          <w:iCs/>
          <w:sz w:val="20"/>
          <w:szCs w:val="20"/>
        </w:rPr>
        <w:t>m</w:t>
      </w:r>
      <w:r>
        <w:rPr>
          <w:rFonts w:ascii="Arial" w:eastAsia="Arial" w:hAnsi="Arial" w:cs="Arial"/>
          <w:sz w:val="20"/>
          <w:szCs w:val="20"/>
        </w:rPr>
        <w:t xml:space="preserve">, если </w:t>
      </w:r>
      <w:r>
        <w:rPr>
          <w:rFonts w:ascii="Arial" w:eastAsia="Arial" w:hAnsi="Arial" w:cs="Arial"/>
          <w:i/>
          <w:iCs/>
          <w:sz w:val="20"/>
          <w:szCs w:val="20"/>
        </w:rPr>
        <w:t>m</w:t>
      </w:r>
      <w:r>
        <w:rPr>
          <w:rFonts w:ascii="Arial" w:eastAsia="Arial" w:hAnsi="Arial" w:cs="Arial"/>
          <w:sz w:val="20"/>
          <w:szCs w:val="20"/>
        </w:rPr>
        <w:t xml:space="preserve"> — натуральное число</w:t>
      </w:r>
      <w:del w:id="555" w:author="Admin" w:date="2019-02-19T00:45:00Z">
        <w:r w:rsidDel="006420DB">
          <w:rPr>
            <w:rFonts w:ascii="Arial" w:eastAsia="Arial" w:hAnsi="Arial" w:cs="Arial"/>
            <w:sz w:val="20"/>
            <w:szCs w:val="20"/>
          </w:rPr>
          <w:delText>,</w:delText>
        </w:r>
      </w:del>
      <w:r>
        <w:rPr>
          <w:rFonts w:ascii="Arial" w:eastAsia="Arial" w:hAnsi="Arial" w:cs="Arial"/>
          <w:sz w:val="20"/>
          <w:szCs w:val="20"/>
        </w:rPr>
        <w:t xml:space="preserve"> и в клетке номер </w:t>
      </w:r>
      <w:r>
        <w:rPr>
          <w:rFonts w:ascii="Arial" w:eastAsia="Arial" w:hAnsi="Arial" w:cs="Arial"/>
          <w:i/>
          <w:iCs/>
          <w:sz w:val="20"/>
          <w:szCs w:val="20"/>
        </w:rPr>
        <w:t>k</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ascii="Arial" w:eastAsia="Arial" w:hAnsi="Arial" w:cs="Arial"/>
          <w:i/>
          <w:iCs/>
          <w:sz w:val="20"/>
          <w:szCs w:val="20"/>
        </w:rPr>
        <w:t>m</w:t>
      </w:r>
      <w:r>
        <w:rPr>
          <w:rFonts w:ascii="Arial" w:eastAsia="Arial" w:hAnsi="Arial" w:cs="Arial"/>
          <w:sz w:val="20"/>
          <w:szCs w:val="20"/>
        </w:rPr>
        <w:t xml:space="preserve"> сейчас стоит фишка другого игрока (то есть, фишку соперника можно «перепрыгнуть»).</w:t>
      </w:r>
    </w:p>
    <w:p w:rsidR="00A33515" w:rsidRDefault="00A33515">
      <w:pPr>
        <w:spacing w:line="110" w:lineRule="exact"/>
        <w:rPr>
          <w:sz w:val="20"/>
          <w:szCs w:val="20"/>
        </w:rPr>
      </w:pPr>
    </w:p>
    <w:p w:rsidR="00A33515" w:rsidRDefault="001A4D22">
      <w:pPr>
        <w:spacing w:line="303" w:lineRule="auto"/>
        <w:ind w:left="500"/>
        <w:rPr>
          <w:sz w:val="20"/>
          <w:szCs w:val="20"/>
        </w:rPr>
      </w:pPr>
      <w:r>
        <w:rPr>
          <w:rFonts w:ascii="Arial" w:eastAsia="Arial" w:hAnsi="Arial" w:cs="Arial"/>
          <w:sz w:val="20"/>
          <w:szCs w:val="20"/>
        </w:rPr>
        <w:t>Выигрывает тот, чья фишка первой окажется в клетке № 303. У кого из игроков есть выигрышная стратегия?</w:t>
      </w:r>
    </w:p>
    <w:p w:rsidR="00A33515" w:rsidRDefault="00A33515">
      <w:pPr>
        <w:spacing w:line="114" w:lineRule="exact"/>
        <w:rPr>
          <w:sz w:val="20"/>
          <w:szCs w:val="20"/>
        </w:rPr>
      </w:pPr>
    </w:p>
    <w:p w:rsidR="00A33515" w:rsidRDefault="001A4D22">
      <w:pPr>
        <w:numPr>
          <w:ilvl w:val="0"/>
          <w:numId w:val="37"/>
        </w:numPr>
        <w:tabs>
          <w:tab w:val="left" w:pos="500"/>
        </w:tabs>
        <w:spacing w:line="284" w:lineRule="auto"/>
        <w:ind w:left="500" w:hanging="290"/>
        <w:jc w:val="both"/>
        <w:rPr>
          <w:rFonts w:ascii="Arial" w:eastAsia="Arial" w:hAnsi="Arial" w:cs="Arial"/>
          <w:b/>
          <w:bCs/>
          <w:sz w:val="20"/>
          <w:szCs w:val="20"/>
        </w:rPr>
      </w:pPr>
      <w:r>
        <w:rPr>
          <w:rFonts w:ascii="Arial" w:eastAsia="Arial" w:hAnsi="Arial" w:cs="Arial"/>
          <w:sz w:val="20"/>
          <w:szCs w:val="20"/>
        </w:rPr>
        <w:t>Двое по очереди вырезают из клетчатого квадрата 4 4 уголки из тр</w:t>
      </w:r>
      <w:del w:id="556" w:author="Admin" w:date="2019-02-19T00:45:00Z">
        <w:r w:rsidDel="006420DB">
          <w:rPr>
            <w:rFonts w:ascii="Arial" w:eastAsia="Arial" w:hAnsi="Arial" w:cs="Arial"/>
            <w:sz w:val="20"/>
            <w:szCs w:val="20"/>
          </w:rPr>
          <w:delText>ё</w:delText>
        </w:r>
      </w:del>
      <w:ins w:id="557" w:author="Admin" w:date="2019-02-19T00:45:00Z">
        <w:r w:rsidR="006420DB">
          <w:rPr>
            <w:rFonts w:ascii="Arial" w:eastAsia="Arial" w:hAnsi="Arial" w:cs="Arial"/>
            <w:sz w:val="20"/>
            <w:szCs w:val="20"/>
          </w:rPr>
          <w:t>е</w:t>
        </w:r>
      </w:ins>
      <w:r>
        <w:rPr>
          <w:rFonts w:ascii="Arial" w:eastAsia="Arial" w:hAnsi="Arial" w:cs="Arial"/>
          <w:sz w:val="20"/>
          <w:szCs w:val="20"/>
        </w:rPr>
        <w:t>х клеток, прич</w:t>
      </w:r>
      <w:ins w:id="558" w:author="Admin" w:date="2019-02-19T00:45:00Z">
        <w:r w:rsidR="006420DB">
          <w:rPr>
            <w:rFonts w:ascii="Arial" w:eastAsia="Arial" w:hAnsi="Arial" w:cs="Arial"/>
            <w:sz w:val="20"/>
            <w:szCs w:val="20"/>
          </w:rPr>
          <w:t>е</w:t>
        </w:r>
      </w:ins>
      <w:del w:id="559" w:author="Admin" w:date="2019-02-19T00:45:00Z">
        <w:r w:rsidDel="006420DB">
          <w:rPr>
            <w:rFonts w:ascii="Arial" w:eastAsia="Arial" w:hAnsi="Arial" w:cs="Arial"/>
            <w:sz w:val="20"/>
            <w:szCs w:val="20"/>
          </w:rPr>
          <w:delText>ё</w:delText>
        </w:r>
      </w:del>
      <w:r>
        <w:rPr>
          <w:rFonts w:ascii="Arial" w:eastAsia="Arial" w:hAnsi="Arial" w:cs="Arial"/>
          <w:sz w:val="20"/>
          <w:szCs w:val="20"/>
        </w:rPr>
        <w:t>м первый может вырезать только уголки, ориен-тированные как буква Г, а второй — только уголки, ориентирован-ные как буква L (см. рис. 3</w:t>
      </w:r>
      <w:r>
        <w:rPr>
          <w:rFonts w:ascii="Arial" w:eastAsia="Arial" w:hAnsi="Arial" w:cs="Arial"/>
          <w:i/>
          <w:iCs/>
          <w:sz w:val="20"/>
          <w:szCs w:val="20"/>
        </w:rPr>
        <w:t>(b)</w:t>
      </w:r>
      <w:r>
        <w:rPr>
          <w:rFonts w:ascii="Arial" w:eastAsia="Arial" w:hAnsi="Arial" w:cs="Arial"/>
          <w:sz w:val="20"/>
          <w:szCs w:val="20"/>
        </w:rPr>
        <w:t>). Проигрывает тот, кто не может выре-зать очередной уголок. У кого из игроков есть выигрышная страте-гия?</w:t>
      </w:r>
    </w:p>
    <w:p w:rsidR="00A33515" w:rsidRDefault="00A33515">
      <w:pPr>
        <w:spacing w:line="260" w:lineRule="exact"/>
        <w:rPr>
          <w:sz w:val="20"/>
          <w:szCs w:val="20"/>
        </w:rPr>
      </w:pPr>
    </w:p>
    <w:p w:rsidR="00A33515" w:rsidRDefault="001A4D22">
      <w:pPr>
        <w:rPr>
          <w:sz w:val="20"/>
          <w:szCs w:val="20"/>
        </w:rPr>
      </w:pPr>
      <w:r>
        <w:rPr>
          <w:rFonts w:ascii="Arial" w:eastAsia="Arial" w:hAnsi="Arial" w:cs="Arial"/>
          <w:b/>
          <w:bCs/>
          <w:sz w:val="26"/>
          <w:szCs w:val="26"/>
        </w:rPr>
        <w:t>Задача 4. Модельки</w:t>
      </w:r>
    </w:p>
    <w:p w:rsidR="00A33515" w:rsidRDefault="00A33515">
      <w:pPr>
        <w:spacing w:line="178" w:lineRule="exact"/>
        <w:rPr>
          <w:sz w:val="20"/>
          <w:szCs w:val="20"/>
        </w:rPr>
      </w:pPr>
    </w:p>
    <w:p w:rsidR="00A33515" w:rsidRDefault="001A4D22">
      <w:pPr>
        <w:numPr>
          <w:ilvl w:val="0"/>
          <w:numId w:val="38"/>
        </w:numPr>
        <w:tabs>
          <w:tab w:val="left" w:pos="500"/>
        </w:tabs>
        <w:ind w:left="500" w:hanging="306"/>
        <w:rPr>
          <w:rFonts w:ascii="Arial" w:eastAsia="Arial" w:hAnsi="Arial" w:cs="Arial"/>
          <w:b/>
          <w:bCs/>
          <w:sz w:val="19"/>
          <w:szCs w:val="19"/>
        </w:rPr>
      </w:pPr>
      <w:r>
        <w:rPr>
          <w:rFonts w:ascii="Arial" w:eastAsia="Arial" w:hAnsi="Arial" w:cs="Arial"/>
          <w:sz w:val="19"/>
          <w:szCs w:val="19"/>
        </w:rPr>
        <w:t>Вовочка подумал: «Если автомобиль „Жигули“ весит 1200 кг, а мама</w:t>
      </w:r>
    </w:p>
    <w:p w:rsidR="00A33515" w:rsidRDefault="00A33515">
      <w:pPr>
        <w:spacing w:line="49" w:lineRule="exact"/>
        <w:rPr>
          <w:rFonts w:ascii="Arial" w:eastAsia="Arial" w:hAnsi="Arial" w:cs="Arial"/>
          <w:b/>
          <w:bCs/>
          <w:sz w:val="19"/>
          <w:szCs w:val="19"/>
        </w:rPr>
      </w:pPr>
    </w:p>
    <w:p w:rsidR="00A33515" w:rsidRDefault="001A4D22">
      <w:pPr>
        <w:spacing w:line="285" w:lineRule="auto"/>
        <w:ind w:left="500"/>
        <w:jc w:val="both"/>
        <w:rPr>
          <w:rFonts w:ascii="Arial" w:eastAsia="Arial" w:hAnsi="Arial" w:cs="Arial"/>
          <w:b/>
          <w:bCs/>
          <w:sz w:val="19"/>
          <w:szCs w:val="19"/>
        </w:rPr>
      </w:pPr>
      <w:r>
        <w:rPr>
          <w:rFonts w:ascii="Arial" w:eastAsia="Arial" w:hAnsi="Arial" w:cs="Arial"/>
          <w:sz w:val="20"/>
          <w:szCs w:val="20"/>
        </w:rPr>
        <w:t xml:space="preserve">подарила мне модельку масштаба 1 </w:t>
      </w:r>
      <w:r>
        <w:rPr>
          <w:rFonts w:eastAsia="Times New Roman"/>
          <w:sz w:val="20"/>
          <w:szCs w:val="20"/>
        </w:rPr>
        <w:t>:</w:t>
      </w:r>
      <w:r>
        <w:rPr>
          <w:rFonts w:ascii="Arial" w:eastAsia="Arial" w:hAnsi="Arial" w:cs="Arial"/>
          <w:sz w:val="20"/>
          <w:szCs w:val="20"/>
        </w:rPr>
        <w:t xml:space="preserve"> 43, сделанную из тех же ма-териалов, что и полноценная машина, то моделька должна весить 1200</w:t>
      </w:r>
      <w:r>
        <w:rPr>
          <w:rFonts w:eastAsia="Times New Roman"/>
          <w:i/>
          <w:iCs/>
          <w:sz w:val="20"/>
          <w:szCs w:val="20"/>
        </w:rPr>
        <w:t>=</w:t>
      </w:r>
      <w:r>
        <w:rPr>
          <w:rFonts w:ascii="Arial" w:eastAsia="Arial" w:hAnsi="Arial" w:cs="Arial"/>
          <w:sz w:val="20"/>
          <w:szCs w:val="20"/>
        </w:rPr>
        <w:t>43 28 килограммов... Однако она ощутимо легче моего ко-та, про которого мама недавно сказала, что он толстый, потому что преодолел отметку в 6 кило. Где же логика?»</w:t>
      </w:r>
    </w:p>
    <w:p w:rsidR="00A33515" w:rsidRDefault="00A33515">
      <w:pPr>
        <w:spacing w:line="31" w:lineRule="exact"/>
        <w:rPr>
          <w:rFonts w:ascii="Arial" w:eastAsia="Arial" w:hAnsi="Arial" w:cs="Arial"/>
          <w:b/>
          <w:bCs/>
          <w:sz w:val="19"/>
          <w:szCs w:val="19"/>
        </w:rPr>
      </w:pPr>
    </w:p>
    <w:p w:rsidR="00A33515" w:rsidRDefault="001A4D22">
      <w:pPr>
        <w:spacing w:line="303" w:lineRule="auto"/>
        <w:ind w:left="500"/>
        <w:rPr>
          <w:rFonts w:ascii="Arial" w:eastAsia="Arial" w:hAnsi="Arial" w:cs="Arial"/>
          <w:b/>
          <w:bCs/>
          <w:sz w:val="19"/>
          <w:szCs w:val="19"/>
        </w:rPr>
      </w:pPr>
      <w:r>
        <w:rPr>
          <w:rFonts w:ascii="Arial" w:eastAsia="Arial" w:hAnsi="Arial" w:cs="Arial"/>
          <w:sz w:val="20"/>
          <w:szCs w:val="20"/>
        </w:rPr>
        <w:t>Помогите Вовочке разобраться — почему моделька на самом деле не так тяжела?</w:t>
      </w:r>
    </w:p>
    <w:p w:rsidR="00A33515" w:rsidRDefault="00A33515">
      <w:pPr>
        <w:spacing w:line="199" w:lineRule="exact"/>
        <w:rPr>
          <w:rFonts w:ascii="Arial" w:eastAsia="Arial" w:hAnsi="Arial" w:cs="Arial"/>
          <w:b/>
          <w:bCs/>
          <w:sz w:val="19"/>
          <w:szCs w:val="19"/>
        </w:rPr>
      </w:pPr>
    </w:p>
    <w:p w:rsidR="00A33515" w:rsidRDefault="001A4D22">
      <w:pPr>
        <w:numPr>
          <w:ilvl w:val="1"/>
          <w:numId w:val="38"/>
        </w:numPr>
        <w:tabs>
          <w:tab w:val="left" w:pos="3280"/>
        </w:tabs>
        <w:ind w:left="3280" w:hanging="254"/>
        <w:rPr>
          <w:rFonts w:ascii="Arial" w:eastAsia="Arial" w:hAnsi="Arial" w:cs="Arial"/>
          <w:sz w:val="20"/>
          <w:szCs w:val="20"/>
        </w:rPr>
      </w:pPr>
      <w:r>
        <w:rPr>
          <w:rFonts w:ascii="Arial" w:eastAsia="Arial" w:hAnsi="Arial" w:cs="Arial"/>
          <w:b/>
          <w:bCs/>
          <w:sz w:val="20"/>
          <w:szCs w:val="20"/>
        </w:rPr>
        <w:t xml:space="preserve">12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560" w:name="page23"/>
      <w:bookmarkEnd w:id="560"/>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numPr>
          <w:ilvl w:val="0"/>
          <w:numId w:val="39"/>
        </w:numPr>
        <w:tabs>
          <w:tab w:val="left" w:pos="500"/>
        </w:tabs>
        <w:spacing w:line="287" w:lineRule="auto"/>
        <w:ind w:left="500" w:hanging="290"/>
        <w:jc w:val="both"/>
        <w:rPr>
          <w:rFonts w:ascii="Arial" w:eastAsia="Arial" w:hAnsi="Arial" w:cs="Arial"/>
          <w:b/>
          <w:bCs/>
          <w:sz w:val="20"/>
          <w:szCs w:val="20"/>
        </w:rPr>
      </w:pPr>
      <w:r>
        <w:rPr>
          <w:rFonts w:ascii="Arial" w:eastAsia="Arial" w:hAnsi="Arial" w:cs="Arial"/>
          <w:sz w:val="20"/>
          <w:szCs w:val="20"/>
        </w:rPr>
        <w:t xml:space="preserve">В 1791 году единица длины </w:t>
      </w:r>
      <w:r>
        <w:rPr>
          <w:rFonts w:ascii="Arial" w:eastAsia="Arial" w:hAnsi="Arial" w:cs="Arial"/>
          <w:b/>
          <w:bCs/>
          <w:sz w:val="20"/>
          <w:szCs w:val="20"/>
        </w:rPr>
        <w:t>метр</w:t>
      </w:r>
      <w:r>
        <w:rPr>
          <w:rFonts w:ascii="Arial" w:eastAsia="Arial" w:hAnsi="Arial" w:cs="Arial"/>
          <w:sz w:val="20"/>
          <w:szCs w:val="20"/>
        </w:rPr>
        <w:t xml:space="preserve"> была определена как одна сорока</w:t>
      </w:r>
      <w:del w:id="561" w:author="Admin" w:date="2019-02-19T00:46:00Z">
        <w:r w:rsidDel="006420DB">
          <w:rPr>
            <w:rFonts w:ascii="Arial" w:eastAsia="Arial" w:hAnsi="Arial" w:cs="Arial"/>
            <w:sz w:val="20"/>
            <w:szCs w:val="20"/>
          </w:rPr>
          <w:delText>-</w:delText>
        </w:r>
      </w:del>
      <w:r>
        <w:rPr>
          <w:rFonts w:ascii="Arial" w:eastAsia="Arial" w:hAnsi="Arial" w:cs="Arial"/>
          <w:sz w:val="20"/>
          <w:szCs w:val="20"/>
        </w:rPr>
        <w:t xml:space="preserve">миллионная часть Парижского меридиана. А в современном спорте популярно измерение не скорости, а </w:t>
      </w:r>
      <w:r>
        <w:rPr>
          <w:rFonts w:ascii="Arial" w:eastAsia="Arial" w:hAnsi="Arial" w:cs="Arial"/>
          <w:i/>
          <w:iCs/>
          <w:sz w:val="20"/>
          <w:szCs w:val="20"/>
        </w:rPr>
        <w:t>темпа</w:t>
      </w:r>
      <w:r>
        <w:rPr>
          <w:rFonts w:ascii="Arial" w:eastAsia="Arial" w:hAnsi="Arial" w:cs="Arial"/>
          <w:sz w:val="20"/>
          <w:szCs w:val="20"/>
        </w:rPr>
        <w:t xml:space="preserve"> бегуна — сколько минут он тратит на преодоление километра.</w:t>
      </w:r>
    </w:p>
    <w:p w:rsidR="00A33515" w:rsidRDefault="00A33515">
      <w:pPr>
        <w:spacing w:line="28" w:lineRule="exact"/>
        <w:rPr>
          <w:rFonts w:ascii="Arial" w:eastAsia="Arial" w:hAnsi="Arial" w:cs="Arial"/>
          <w:b/>
          <w:bCs/>
          <w:sz w:val="20"/>
          <w:szCs w:val="20"/>
        </w:rPr>
      </w:pPr>
    </w:p>
    <w:p w:rsidR="00A33515" w:rsidRDefault="001A4D22">
      <w:pPr>
        <w:spacing w:line="287" w:lineRule="auto"/>
        <w:ind w:left="500"/>
        <w:jc w:val="both"/>
        <w:rPr>
          <w:rFonts w:ascii="Arial" w:eastAsia="Arial" w:hAnsi="Arial" w:cs="Arial"/>
          <w:b/>
          <w:bCs/>
          <w:sz w:val="20"/>
          <w:szCs w:val="20"/>
        </w:rPr>
      </w:pPr>
      <w:r>
        <w:rPr>
          <w:rFonts w:ascii="Arial" w:eastAsia="Arial" w:hAnsi="Arial" w:cs="Arial"/>
          <w:sz w:val="20"/>
          <w:szCs w:val="20"/>
        </w:rPr>
        <w:t>Самый быстрый темп, которого умеет достигать моделька самол</w:t>
      </w:r>
      <w:ins w:id="562" w:author="Admin" w:date="2019-02-19T00:46:00Z">
        <w:r w:rsidR="006420DB">
          <w:rPr>
            <w:rFonts w:ascii="Arial" w:eastAsia="Arial" w:hAnsi="Arial" w:cs="Arial"/>
            <w:sz w:val="20"/>
            <w:szCs w:val="20"/>
          </w:rPr>
          <w:t>е</w:t>
        </w:r>
      </w:ins>
      <w:del w:id="563" w:author="Admin" w:date="2019-02-19T00:46:00Z">
        <w:r w:rsidDel="006420DB">
          <w:rPr>
            <w:rFonts w:ascii="Arial" w:eastAsia="Arial" w:hAnsi="Arial" w:cs="Arial"/>
            <w:sz w:val="20"/>
            <w:szCs w:val="20"/>
          </w:rPr>
          <w:delText>ё-</w:delText>
        </w:r>
      </w:del>
      <w:r>
        <w:rPr>
          <w:rFonts w:ascii="Arial" w:eastAsia="Arial" w:hAnsi="Arial" w:cs="Arial"/>
          <w:sz w:val="20"/>
          <w:szCs w:val="20"/>
        </w:rPr>
        <w:t>та — 0</w:t>
      </w:r>
      <w:r>
        <w:rPr>
          <w:rFonts w:eastAsia="Times New Roman"/>
          <w:i/>
          <w:iCs/>
          <w:sz w:val="20"/>
          <w:szCs w:val="20"/>
        </w:rPr>
        <w:t>:</w:t>
      </w:r>
      <w:r>
        <w:rPr>
          <w:rFonts w:ascii="Arial" w:eastAsia="Arial" w:hAnsi="Arial" w:cs="Arial"/>
          <w:sz w:val="20"/>
          <w:szCs w:val="20"/>
        </w:rPr>
        <w:t>54 мин/км. За сколько часов такая моделька долетит вдоль Парижского меридиана от Северного полюса до Южного и обрат-но?</w:t>
      </w:r>
    </w:p>
    <w:p w:rsidR="00A33515" w:rsidRDefault="00A33515">
      <w:pPr>
        <w:spacing w:line="124" w:lineRule="exact"/>
        <w:rPr>
          <w:rFonts w:ascii="Arial" w:eastAsia="Arial" w:hAnsi="Arial" w:cs="Arial"/>
          <w:b/>
          <w:bCs/>
          <w:sz w:val="20"/>
          <w:szCs w:val="20"/>
        </w:rPr>
      </w:pPr>
    </w:p>
    <w:p w:rsidR="00A33515" w:rsidRDefault="001A4D22">
      <w:pPr>
        <w:numPr>
          <w:ilvl w:val="0"/>
          <w:numId w:val="39"/>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Можно ли собрать из шестер</w:t>
      </w:r>
      <w:ins w:id="564" w:author="Admin" w:date="2019-02-19T00:46:00Z">
        <w:r w:rsidR="006420DB">
          <w:rPr>
            <w:rFonts w:ascii="Arial" w:eastAsia="Arial" w:hAnsi="Arial" w:cs="Arial"/>
            <w:sz w:val="20"/>
            <w:szCs w:val="20"/>
          </w:rPr>
          <w:t>е</w:t>
        </w:r>
      </w:ins>
      <w:del w:id="565" w:author="Admin" w:date="2019-02-19T00:46:00Z">
        <w:r w:rsidDel="006420DB">
          <w:rPr>
            <w:rFonts w:ascii="Arial" w:eastAsia="Arial" w:hAnsi="Arial" w:cs="Arial"/>
            <w:sz w:val="20"/>
            <w:szCs w:val="20"/>
          </w:rPr>
          <w:delText>ё</w:delText>
        </w:r>
      </w:del>
      <w:r>
        <w:rPr>
          <w:rFonts w:ascii="Arial" w:eastAsia="Arial" w:hAnsi="Arial" w:cs="Arial"/>
          <w:sz w:val="20"/>
          <w:szCs w:val="20"/>
        </w:rPr>
        <w:t>нок такую систему, что в ней найдутся две шестер</w:t>
      </w:r>
      <w:del w:id="566" w:author="Admin" w:date="2019-02-19T00:47:00Z">
        <w:r w:rsidDel="006420DB">
          <w:rPr>
            <w:rFonts w:ascii="Arial" w:eastAsia="Arial" w:hAnsi="Arial" w:cs="Arial"/>
            <w:sz w:val="20"/>
            <w:szCs w:val="20"/>
          </w:rPr>
          <w:delText>ё</w:delText>
        </w:r>
      </w:del>
      <w:ins w:id="567" w:author="Admin" w:date="2019-02-19T00:47:00Z">
        <w:r w:rsidR="006420DB">
          <w:rPr>
            <w:rFonts w:ascii="Arial" w:eastAsia="Arial" w:hAnsi="Arial" w:cs="Arial"/>
            <w:sz w:val="20"/>
            <w:szCs w:val="20"/>
          </w:rPr>
          <w:t>е</w:t>
        </w:r>
      </w:ins>
      <w:r>
        <w:rPr>
          <w:rFonts w:ascii="Arial" w:eastAsia="Arial" w:hAnsi="Arial" w:cs="Arial"/>
          <w:sz w:val="20"/>
          <w:szCs w:val="20"/>
        </w:rPr>
        <w:t>нки A и B</w:t>
      </w:r>
      <w:del w:id="568" w:author="Admin" w:date="2019-02-19T00:47:00Z">
        <w:r w:rsidDel="006420DB">
          <w:rPr>
            <w:rFonts w:ascii="Arial" w:eastAsia="Arial" w:hAnsi="Arial" w:cs="Arial"/>
            <w:sz w:val="20"/>
            <w:szCs w:val="20"/>
          </w:rPr>
          <w:delText>,</w:delText>
        </w:r>
      </w:del>
      <w:r>
        <w:rPr>
          <w:rFonts w:ascii="Arial" w:eastAsia="Arial" w:hAnsi="Arial" w:cs="Arial"/>
          <w:sz w:val="20"/>
          <w:szCs w:val="20"/>
        </w:rPr>
        <w:t xml:space="preserve"> и при вращении A в движение приводятся все остальные шестер</w:t>
      </w:r>
      <w:ins w:id="569" w:author="Admin" w:date="2019-02-19T00:47:00Z">
        <w:r w:rsidR="006420DB">
          <w:rPr>
            <w:rFonts w:ascii="Arial" w:eastAsia="Arial" w:hAnsi="Arial" w:cs="Arial"/>
            <w:sz w:val="20"/>
            <w:szCs w:val="20"/>
          </w:rPr>
          <w:t>е</w:t>
        </w:r>
      </w:ins>
      <w:del w:id="570" w:author="Admin" w:date="2019-02-19T00:47:00Z">
        <w:r w:rsidDel="006420DB">
          <w:rPr>
            <w:rFonts w:ascii="Arial" w:eastAsia="Arial" w:hAnsi="Arial" w:cs="Arial"/>
            <w:sz w:val="20"/>
            <w:szCs w:val="20"/>
          </w:rPr>
          <w:delText>ё</w:delText>
        </w:r>
      </w:del>
      <w:r>
        <w:rPr>
          <w:rFonts w:ascii="Arial" w:eastAsia="Arial" w:hAnsi="Arial" w:cs="Arial"/>
          <w:sz w:val="20"/>
          <w:szCs w:val="20"/>
        </w:rPr>
        <w:t>нки, а при вращении B — нет?</w:t>
      </w:r>
    </w:p>
    <w:p w:rsidR="00A33515" w:rsidRDefault="00A33515">
      <w:pPr>
        <w:spacing w:line="250" w:lineRule="exact"/>
        <w:rPr>
          <w:sz w:val="20"/>
          <w:szCs w:val="20"/>
        </w:rPr>
      </w:pPr>
    </w:p>
    <w:p w:rsidR="00A33515" w:rsidRDefault="001A4D22">
      <w:pPr>
        <w:rPr>
          <w:sz w:val="20"/>
          <w:szCs w:val="20"/>
        </w:rPr>
      </w:pPr>
      <w:r>
        <w:rPr>
          <w:rFonts w:ascii="Arial" w:eastAsia="Arial" w:hAnsi="Arial" w:cs="Arial"/>
          <w:b/>
          <w:bCs/>
          <w:sz w:val="26"/>
          <w:szCs w:val="26"/>
        </w:rPr>
        <w:t xml:space="preserve">Задача 5. </w:t>
      </w:r>
      <w:commentRangeStart w:id="571"/>
      <w:r>
        <w:rPr>
          <w:rFonts w:ascii="Arial" w:eastAsia="Arial" w:hAnsi="Arial" w:cs="Arial"/>
          <w:b/>
          <w:bCs/>
          <w:sz w:val="26"/>
          <w:szCs w:val="26"/>
        </w:rPr>
        <w:t xml:space="preserve">Напрасно называют </w:t>
      </w:r>
      <w:commentRangeEnd w:id="571"/>
      <w:r w:rsidR="006420DB">
        <w:rPr>
          <w:rStyle w:val="a5"/>
        </w:rPr>
        <w:commentReference w:id="571"/>
      </w:r>
      <w:r>
        <w:rPr>
          <w:rFonts w:ascii="Arial" w:eastAsia="Arial" w:hAnsi="Arial" w:cs="Arial"/>
          <w:b/>
          <w:bCs/>
          <w:sz w:val="26"/>
          <w:szCs w:val="26"/>
        </w:rPr>
        <w:t>север крайним</w:t>
      </w:r>
    </w:p>
    <w:p w:rsidR="00A33515" w:rsidRDefault="00A33515">
      <w:pPr>
        <w:spacing w:line="178" w:lineRule="exact"/>
        <w:rPr>
          <w:sz w:val="20"/>
          <w:szCs w:val="20"/>
        </w:rPr>
      </w:pPr>
    </w:p>
    <w:p w:rsidR="00A33515" w:rsidRDefault="001A4D22">
      <w:pPr>
        <w:numPr>
          <w:ilvl w:val="0"/>
          <w:numId w:val="40"/>
        </w:numPr>
        <w:tabs>
          <w:tab w:val="left" w:pos="500"/>
        </w:tabs>
        <w:ind w:left="500" w:hanging="306"/>
        <w:rPr>
          <w:rFonts w:ascii="Arial" w:eastAsia="Arial" w:hAnsi="Arial" w:cs="Arial"/>
          <w:b/>
          <w:bCs/>
          <w:sz w:val="19"/>
          <w:szCs w:val="19"/>
        </w:rPr>
      </w:pPr>
      <w:r>
        <w:rPr>
          <w:rFonts w:ascii="Arial" w:eastAsia="Arial" w:hAnsi="Arial" w:cs="Arial"/>
          <w:sz w:val="19"/>
          <w:szCs w:val="19"/>
        </w:rPr>
        <w:t>Один коротышка с двумя ногами поехал кататься на велосипеде. Но</w:t>
      </w:r>
    </w:p>
    <w:p w:rsidR="00A33515" w:rsidRDefault="00A33515">
      <w:pPr>
        <w:spacing w:line="49" w:lineRule="exact"/>
        <w:rPr>
          <w:sz w:val="20"/>
          <w:szCs w:val="20"/>
        </w:rPr>
      </w:pPr>
    </w:p>
    <w:p w:rsidR="00A33515" w:rsidRDefault="001A4D22">
      <w:pPr>
        <w:spacing w:line="306" w:lineRule="auto"/>
        <w:ind w:left="500"/>
        <w:jc w:val="both"/>
        <w:rPr>
          <w:sz w:val="20"/>
          <w:szCs w:val="20"/>
        </w:rPr>
      </w:pPr>
      <w:r>
        <w:rPr>
          <w:rFonts w:ascii="Arial" w:eastAsia="Arial" w:hAnsi="Arial" w:cs="Arial"/>
          <w:sz w:val="19"/>
          <w:szCs w:val="19"/>
        </w:rPr>
        <w:t>так как на дворе была зима, 10 градусов, он отморозил себе одну ногу. Другой коротышка через месяц поехал кататься на велосипе-де. Но на дворе по-прежнему была зима, уже 20 градусов, и он от-морозил себе все имеющиеся ноги (их также было две).</w:t>
      </w:r>
    </w:p>
    <w:p w:rsidR="00A33515" w:rsidRDefault="00A33515">
      <w:pPr>
        <w:spacing w:line="14" w:lineRule="exact"/>
        <w:rPr>
          <w:sz w:val="20"/>
          <w:szCs w:val="20"/>
        </w:rPr>
      </w:pPr>
    </w:p>
    <w:p w:rsidR="00A33515" w:rsidRDefault="001A4D22">
      <w:pPr>
        <w:spacing w:line="287" w:lineRule="auto"/>
        <w:ind w:left="500"/>
        <w:jc w:val="both"/>
        <w:rPr>
          <w:sz w:val="20"/>
          <w:szCs w:val="20"/>
        </w:rPr>
      </w:pPr>
      <w:r>
        <w:rPr>
          <w:rFonts w:ascii="Arial" w:eastAsia="Arial" w:hAnsi="Arial" w:cs="Arial"/>
          <w:sz w:val="20"/>
          <w:szCs w:val="20"/>
        </w:rPr>
        <w:t>Сколько ног отморозит себе на 10- и на 20-градусном морозе тури-стическая группа из 40 коротышек? А их маленький серый кот, у которого ног изначально четыре? А речной рак, у которого восемь ног?</w:t>
      </w:r>
    </w:p>
    <w:p w:rsidR="00A33515" w:rsidRDefault="00A33515">
      <w:pPr>
        <w:spacing w:line="126" w:lineRule="exact"/>
        <w:rPr>
          <w:sz w:val="20"/>
          <w:szCs w:val="20"/>
        </w:rPr>
      </w:pPr>
    </w:p>
    <w:p w:rsidR="00A33515" w:rsidRDefault="001A4D22">
      <w:pPr>
        <w:numPr>
          <w:ilvl w:val="0"/>
          <w:numId w:val="41"/>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Барон Мюнхгаузен говорит, что обош</w:t>
      </w:r>
      <w:ins w:id="572" w:author="Admin" w:date="2019-02-19T00:47:00Z">
        <w:r w:rsidR="006420DB">
          <w:rPr>
            <w:rFonts w:ascii="Arial" w:eastAsia="Arial" w:hAnsi="Arial" w:cs="Arial"/>
            <w:sz w:val="20"/>
            <w:szCs w:val="20"/>
          </w:rPr>
          <w:t>е</w:t>
        </w:r>
      </w:ins>
      <w:del w:id="573" w:author="Admin" w:date="2019-02-19T00:47:00Z">
        <w:r w:rsidDel="006420DB">
          <w:rPr>
            <w:rFonts w:ascii="Arial" w:eastAsia="Arial" w:hAnsi="Arial" w:cs="Arial"/>
            <w:sz w:val="20"/>
            <w:szCs w:val="20"/>
          </w:rPr>
          <w:delText>ё</w:delText>
        </w:r>
      </w:del>
      <w:r>
        <w:rPr>
          <w:rFonts w:ascii="Arial" w:eastAsia="Arial" w:hAnsi="Arial" w:cs="Arial"/>
          <w:sz w:val="20"/>
          <w:szCs w:val="20"/>
        </w:rPr>
        <w:t>л вокруг света (то есть побы-вал на всех возможных долготах Земного шара) за 40 минут. При этом известно, что он не лж</w:t>
      </w:r>
      <w:ins w:id="574" w:author="Admin" w:date="2019-02-19T00:47:00Z">
        <w:r w:rsidR="006420DB">
          <w:rPr>
            <w:rFonts w:ascii="Arial" w:eastAsia="Arial" w:hAnsi="Arial" w:cs="Arial"/>
            <w:sz w:val="20"/>
            <w:szCs w:val="20"/>
          </w:rPr>
          <w:t>е</w:t>
        </w:r>
      </w:ins>
      <w:del w:id="575" w:author="Admin" w:date="2019-02-19T00:47:00Z">
        <w:r w:rsidDel="006420DB">
          <w:rPr>
            <w:rFonts w:ascii="Arial" w:eastAsia="Arial" w:hAnsi="Arial" w:cs="Arial"/>
            <w:sz w:val="20"/>
            <w:szCs w:val="20"/>
          </w:rPr>
          <w:delText>ё</w:delText>
        </w:r>
      </w:del>
      <w:r>
        <w:rPr>
          <w:rFonts w:ascii="Arial" w:eastAsia="Arial" w:hAnsi="Arial" w:cs="Arial"/>
          <w:sz w:val="20"/>
          <w:szCs w:val="20"/>
        </w:rPr>
        <w:t>т. Как такое могло произойти?</w:t>
      </w:r>
    </w:p>
    <w:p w:rsidR="00A33515" w:rsidRDefault="00A33515">
      <w:pPr>
        <w:spacing w:line="121" w:lineRule="exact"/>
        <w:rPr>
          <w:rFonts w:ascii="Arial" w:eastAsia="Arial" w:hAnsi="Arial" w:cs="Arial"/>
          <w:b/>
          <w:bCs/>
          <w:sz w:val="20"/>
          <w:szCs w:val="20"/>
        </w:rPr>
      </w:pPr>
    </w:p>
    <w:p w:rsidR="00A33515" w:rsidRDefault="001A4D22">
      <w:pPr>
        <w:numPr>
          <w:ilvl w:val="0"/>
          <w:numId w:val="41"/>
        </w:numPr>
        <w:tabs>
          <w:tab w:val="left" w:pos="500"/>
        </w:tabs>
        <w:spacing w:line="284" w:lineRule="auto"/>
        <w:ind w:left="500" w:hanging="290"/>
        <w:jc w:val="both"/>
        <w:rPr>
          <w:rFonts w:ascii="Arial" w:eastAsia="Arial" w:hAnsi="Arial" w:cs="Arial"/>
          <w:b/>
          <w:bCs/>
          <w:sz w:val="20"/>
          <w:szCs w:val="20"/>
        </w:rPr>
      </w:pPr>
      <w:r>
        <w:rPr>
          <w:rFonts w:ascii="Arial" w:eastAsia="Arial" w:hAnsi="Arial" w:cs="Arial"/>
          <w:sz w:val="20"/>
          <w:szCs w:val="20"/>
        </w:rPr>
        <w:t xml:space="preserve">Однажды в стране Северной Болоторфии собрались построить до-роги. Каждый город решили соединить дорогой с тремя другими городами, самыми близкими к нему. Может ли статься так, что най-дутся города </w:t>
      </w:r>
      <w:r>
        <w:rPr>
          <w:rFonts w:ascii="Arial" w:eastAsia="Arial" w:hAnsi="Arial" w:cs="Arial"/>
          <w:i/>
          <w:iCs/>
          <w:sz w:val="20"/>
          <w:szCs w:val="20"/>
        </w:rPr>
        <w:t>A</w:t>
      </w:r>
      <w:r>
        <w:rPr>
          <w:rFonts w:ascii="Arial" w:eastAsia="Arial" w:hAnsi="Arial" w:cs="Arial"/>
          <w:sz w:val="20"/>
          <w:szCs w:val="20"/>
        </w:rPr>
        <w:t xml:space="preserve"> и </w:t>
      </w:r>
      <w:r>
        <w:rPr>
          <w:rFonts w:ascii="Arial" w:eastAsia="Arial" w:hAnsi="Arial" w:cs="Arial"/>
          <w:i/>
          <w:iCs/>
          <w:sz w:val="20"/>
          <w:szCs w:val="20"/>
        </w:rPr>
        <w:t>B</w:t>
      </w:r>
      <w:r>
        <w:rPr>
          <w:rFonts w:ascii="Arial" w:eastAsia="Arial" w:hAnsi="Arial" w:cs="Arial"/>
          <w:sz w:val="20"/>
          <w:szCs w:val="20"/>
        </w:rPr>
        <w:t xml:space="preserve">, для которых, согласно указанному правилу, го-род </w:t>
      </w:r>
      <w:r>
        <w:rPr>
          <w:rFonts w:ascii="Arial" w:eastAsia="Arial" w:hAnsi="Arial" w:cs="Arial"/>
          <w:i/>
          <w:iCs/>
          <w:sz w:val="20"/>
          <w:szCs w:val="20"/>
        </w:rPr>
        <w:t>A</w:t>
      </w:r>
      <w:r>
        <w:rPr>
          <w:rFonts w:ascii="Arial" w:eastAsia="Arial" w:hAnsi="Arial" w:cs="Arial"/>
          <w:sz w:val="20"/>
          <w:szCs w:val="20"/>
        </w:rPr>
        <w:t xml:space="preserve"> должен быть соедин</w:t>
      </w:r>
      <w:ins w:id="576" w:author="Admin" w:date="2019-02-19T00:48:00Z">
        <w:r w:rsidR="006420DB">
          <w:rPr>
            <w:rFonts w:ascii="Arial" w:eastAsia="Arial" w:hAnsi="Arial" w:cs="Arial"/>
            <w:sz w:val="20"/>
            <w:szCs w:val="20"/>
          </w:rPr>
          <w:t>е</w:t>
        </w:r>
      </w:ins>
      <w:del w:id="577" w:author="Admin" w:date="2019-02-19T00:48:00Z">
        <w:r w:rsidDel="006420DB">
          <w:rPr>
            <w:rFonts w:ascii="Arial" w:eastAsia="Arial" w:hAnsi="Arial" w:cs="Arial"/>
            <w:sz w:val="20"/>
            <w:szCs w:val="20"/>
          </w:rPr>
          <w:delText>ё</w:delText>
        </w:r>
      </w:del>
      <w:r>
        <w:rPr>
          <w:rFonts w:ascii="Arial" w:eastAsia="Arial" w:hAnsi="Arial" w:cs="Arial"/>
          <w:sz w:val="20"/>
          <w:szCs w:val="20"/>
        </w:rPr>
        <w:t xml:space="preserve">н с городом </w:t>
      </w:r>
      <w:r>
        <w:rPr>
          <w:rFonts w:ascii="Arial" w:eastAsia="Arial" w:hAnsi="Arial" w:cs="Arial"/>
          <w:i/>
          <w:iCs/>
          <w:sz w:val="20"/>
          <w:szCs w:val="20"/>
        </w:rPr>
        <w:t>B</w:t>
      </w:r>
      <w:r>
        <w:rPr>
          <w:rFonts w:ascii="Arial" w:eastAsia="Arial" w:hAnsi="Arial" w:cs="Arial"/>
          <w:sz w:val="20"/>
          <w:szCs w:val="20"/>
        </w:rPr>
        <w:t xml:space="preserve">, а город </w:t>
      </w:r>
      <w:r>
        <w:rPr>
          <w:rFonts w:ascii="Arial" w:eastAsia="Arial" w:hAnsi="Arial" w:cs="Arial"/>
          <w:i/>
          <w:iCs/>
          <w:sz w:val="20"/>
          <w:szCs w:val="20"/>
        </w:rPr>
        <w:t>B</w:t>
      </w:r>
      <w:r>
        <w:rPr>
          <w:rFonts w:ascii="Arial" w:eastAsia="Arial" w:hAnsi="Arial" w:cs="Arial"/>
          <w:sz w:val="20"/>
          <w:szCs w:val="20"/>
        </w:rPr>
        <w:t xml:space="preserve"> с городом </w:t>
      </w:r>
      <w:r>
        <w:rPr>
          <w:rFonts w:ascii="Arial" w:eastAsia="Arial" w:hAnsi="Arial" w:cs="Arial"/>
          <w:i/>
          <w:iCs/>
          <w:sz w:val="20"/>
          <w:szCs w:val="20"/>
        </w:rPr>
        <w:t>A</w:t>
      </w:r>
      <w:r>
        <w:rPr>
          <w:rFonts w:ascii="Arial" w:eastAsia="Arial" w:hAnsi="Arial" w:cs="Arial"/>
          <w:sz w:val="20"/>
          <w:szCs w:val="20"/>
        </w:rPr>
        <w:t xml:space="preserve"> — нет?</w:t>
      </w:r>
    </w:p>
    <w:p w:rsidR="00A33515" w:rsidRDefault="00A33515">
      <w:pPr>
        <w:spacing w:line="258" w:lineRule="exact"/>
        <w:rPr>
          <w:sz w:val="20"/>
          <w:szCs w:val="20"/>
        </w:rPr>
      </w:pPr>
    </w:p>
    <w:p w:rsidR="00A33515" w:rsidRDefault="001A4D22">
      <w:pPr>
        <w:rPr>
          <w:sz w:val="20"/>
          <w:szCs w:val="20"/>
        </w:rPr>
      </w:pPr>
      <w:r>
        <w:rPr>
          <w:rFonts w:ascii="Arial" w:eastAsia="Arial" w:hAnsi="Arial" w:cs="Arial"/>
          <w:b/>
          <w:bCs/>
          <w:sz w:val="26"/>
          <w:szCs w:val="26"/>
        </w:rPr>
        <w:t xml:space="preserve">Задача 6. </w:t>
      </w:r>
      <w:commentRangeStart w:id="578"/>
      <w:r>
        <w:rPr>
          <w:rFonts w:ascii="Arial" w:eastAsia="Arial" w:hAnsi="Arial" w:cs="Arial"/>
          <w:b/>
          <w:bCs/>
          <w:sz w:val="26"/>
          <w:szCs w:val="26"/>
        </w:rPr>
        <w:t>Где-то я это уже видел</w:t>
      </w:r>
      <w:commentRangeEnd w:id="578"/>
      <w:r w:rsidR="006420DB">
        <w:rPr>
          <w:rStyle w:val="a5"/>
        </w:rPr>
        <w:commentReference w:id="578"/>
      </w:r>
    </w:p>
    <w:p w:rsidR="00A33515" w:rsidRDefault="00A33515">
      <w:pPr>
        <w:spacing w:line="178" w:lineRule="exact"/>
        <w:rPr>
          <w:sz w:val="20"/>
          <w:szCs w:val="20"/>
        </w:rPr>
      </w:pPr>
    </w:p>
    <w:p w:rsidR="00A33515" w:rsidRDefault="001A4D22">
      <w:pPr>
        <w:numPr>
          <w:ilvl w:val="0"/>
          <w:numId w:val="42"/>
        </w:numPr>
        <w:tabs>
          <w:tab w:val="left" w:pos="500"/>
        </w:tabs>
        <w:spacing w:line="291" w:lineRule="auto"/>
        <w:ind w:left="500" w:hanging="306"/>
        <w:jc w:val="both"/>
        <w:rPr>
          <w:rFonts w:ascii="Arial" w:eastAsia="Arial" w:hAnsi="Arial" w:cs="Arial"/>
          <w:b/>
          <w:bCs/>
          <w:sz w:val="20"/>
          <w:szCs w:val="20"/>
        </w:rPr>
      </w:pPr>
      <w:r>
        <w:rPr>
          <w:rFonts w:ascii="Arial" w:eastAsia="Arial" w:hAnsi="Arial" w:cs="Arial"/>
          <w:sz w:val="20"/>
          <w:szCs w:val="20"/>
        </w:rPr>
        <w:t xml:space="preserve">Сколько дат в году могли бы оказаться на экране цифровых часов в качестве времени? </w:t>
      </w:r>
      <w:r>
        <w:rPr>
          <w:rFonts w:ascii="Arial" w:eastAsia="Arial" w:hAnsi="Arial" w:cs="Arial"/>
          <w:i/>
          <w:iCs/>
          <w:sz w:val="20"/>
          <w:szCs w:val="20"/>
        </w:rPr>
        <w:t>Например, 19</w:t>
      </w:r>
      <w:r>
        <w:rPr>
          <w:rFonts w:ascii="Arial" w:eastAsia="Arial" w:hAnsi="Arial" w:cs="Arial"/>
          <w:sz w:val="20"/>
          <w:szCs w:val="20"/>
        </w:rPr>
        <w:t xml:space="preserve"> </w:t>
      </w:r>
      <w:r>
        <w:rPr>
          <w:rFonts w:ascii="Arial" w:eastAsia="Arial" w:hAnsi="Arial" w:cs="Arial"/>
          <w:i/>
          <w:iCs/>
          <w:sz w:val="20"/>
          <w:szCs w:val="20"/>
        </w:rPr>
        <w:t>июня</w:t>
      </w:r>
      <w:r>
        <w:rPr>
          <w:rFonts w:ascii="Arial" w:eastAsia="Arial" w:hAnsi="Arial" w:cs="Arial"/>
          <w:sz w:val="20"/>
          <w:szCs w:val="20"/>
        </w:rPr>
        <w:t xml:space="preserve"> </w:t>
      </w:r>
      <w:r>
        <w:rPr>
          <w:rFonts w:ascii="Arial" w:eastAsia="Arial" w:hAnsi="Arial" w:cs="Arial"/>
          <w:i/>
          <w:iCs/>
          <w:sz w:val="20"/>
          <w:szCs w:val="20"/>
        </w:rPr>
        <w:t>— 19:06,</w:t>
      </w:r>
      <w:r>
        <w:rPr>
          <w:rFonts w:ascii="Arial" w:eastAsia="Arial" w:hAnsi="Arial" w:cs="Arial"/>
          <w:sz w:val="20"/>
          <w:szCs w:val="20"/>
        </w:rPr>
        <w:t xml:space="preserve"> </w:t>
      </w:r>
      <w:r>
        <w:rPr>
          <w:rFonts w:ascii="Arial" w:eastAsia="Arial" w:hAnsi="Arial" w:cs="Arial"/>
          <w:i/>
          <w:iCs/>
          <w:sz w:val="20"/>
          <w:szCs w:val="20"/>
        </w:rPr>
        <w:t>а</w:t>
      </w:r>
      <w:r>
        <w:rPr>
          <w:rFonts w:ascii="Arial" w:eastAsia="Arial" w:hAnsi="Arial" w:cs="Arial"/>
          <w:sz w:val="20"/>
          <w:szCs w:val="20"/>
        </w:rPr>
        <w:t xml:space="preserve"> </w:t>
      </w:r>
      <w:r>
        <w:rPr>
          <w:rFonts w:ascii="Arial" w:eastAsia="Arial" w:hAnsi="Arial" w:cs="Arial"/>
          <w:i/>
          <w:iCs/>
          <w:sz w:val="20"/>
          <w:szCs w:val="20"/>
        </w:rPr>
        <w:t>27</w:t>
      </w:r>
      <w:r>
        <w:rPr>
          <w:rFonts w:ascii="Arial" w:eastAsia="Arial" w:hAnsi="Arial" w:cs="Arial"/>
          <w:sz w:val="20"/>
          <w:szCs w:val="20"/>
        </w:rPr>
        <w:t xml:space="preserve"> </w:t>
      </w:r>
      <w:r>
        <w:rPr>
          <w:rFonts w:ascii="Arial" w:eastAsia="Arial" w:hAnsi="Arial" w:cs="Arial"/>
          <w:i/>
          <w:iCs/>
          <w:sz w:val="20"/>
          <w:szCs w:val="20"/>
        </w:rPr>
        <w:t>ноября времени</w:t>
      </w:r>
      <w:r>
        <w:rPr>
          <w:rFonts w:ascii="Arial" w:eastAsia="Arial" w:hAnsi="Arial" w:cs="Arial"/>
          <w:sz w:val="20"/>
          <w:szCs w:val="20"/>
        </w:rPr>
        <w:t xml:space="preserve"> </w:t>
      </w:r>
      <w:r>
        <w:rPr>
          <w:rFonts w:ascii="Arial" w:eastAsia="Arial" w:hAnsi="Arial" w:cs="Arial"/>
          <w:i/>
          <w:iCs/>
          <w:sz w:val="20"/>
          <w:szCs w:val="20"/>
        </w:rPr>
        <w:t>не соответствует.</w:t>
      </w:r>
    </w:p>
    <w:p w:rsidR="00A33515" w:rsidRDefault="00A33515">
      <w:pPr>
        <w:spacing w:line="59" w:lineRule="exact"/>
        <w:rPr>
          <w:rFonts w:ascii="Arial" w:eastAsia="Arial" w:hAnsi="Arial" w:cs="Arial"/>
          <w:b/>
          <w:bCs/>
          <w:sz w:val="20"/>
          <w:szCs w:val="20"/>
        </w:rPr>
      </w:pPr>
    </w:p>
    <w:p w:rsidR="00A33515" w:rsidRDefault="001A4D22">
      <w:pPr>
        <w:numPr>
          <w:ilvl w:val="1"/>
          <w:numId w:val="42"/>
        </w:numPr>
        <w:tabs>
          <w:tab w:val="left" w:pos="3280"/>
        </w:tabs>
        <w:ind w:left="3280" w:hanging="254"/>
        <w:rPr>
          <w:rFonts w:ascii="Arial" w:eastAsia="Arial" w:hAnsi="Arial" w:cs="Arial"/>
          <w:sz w:val="20"/>
          <w:szCs w:val="20"/>
        </w:rPr>
      </w:pPr>
      <w:r>
        <w:rPr>
          <w:rFonts w:ascii="Arial" w:eastAsia="Arial" w:hAnsi="Arial" w:cs="Arial"/>
          <w:b/>
          <w:bCs/>
          <w:sz w:val="20"/>
          <w:szCs w:val="20"/>
        </w:rPr>
        <w:t xml:space="preserve">13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579" w:name="page24"/>
      <w:bookmarkEnd w:id="579"/>
      <w:r>
        <w:rPr>
          <w:rFonts w:ascii="Arial" w:eastAsia="Arial" w:hAnsi="Arial" w:cs="Arial"/>
          <w:sz w:val="18"/>
          <w:szCs w:val="18"/>
        </w:rPr>
        <w:lastRenderedPageBreak/>
        <w:t>2018 год, 6 класс</w:t>
      </w:r>
    </w:p>
    <w:p w:rsidR="00A33515" w:rsidRDefault="00A33515">
      <w:pPr>
        <w:spacing w:line="184" w:lineRule="exact"/>
        <w:rPr>
          <w:sz w:val="20"/>
          <w:szCs w:val="20"/>
        </w:rPr>
      </w:pPr>
    </w:p>
    <w:p w:rsidR="00A33515" w:rsidRDefault="001A4D22">
      <w:pPr>
        <w:numPr>
          <w:ilvl w:val="0"/>
          <w:numId w:val="43"/>
        </w:numPr>
        <w:tabs>
          <w:tab w:val="left" w:pos="500"/>
        </w:tabs>
        <w:spacing w:line="296" w:lineRule="auto"/>
        <w:ind w:left="500" w:hanging="290"/>
        <w:jc w:val="both"/>
        <w:rPr>
          <w:rFonts w:ascii="Arial" w:eastAsia="Arial" w:hAnsi="Arial" w:cs="Arial"/>
          <w:b/>
          <w:bCs/>
          <w:sz w:val="19"/>
          <w:szCs w:val="19"/>
        </w:rPr>
      </w:pPr>
      <w:r>
        <w:rPr>
          <w:rFonts w:ascii="Arial" w:eastAsia="Arial" w:hAnsi="Arial" w:cs="Arial"/>
          <w:sz w:val="19"/>
          <w:szCs w:val="19"/>
        </w:rPr>
        <w:t xml:space="preserve">Сколько дат в году могли бы появиться на экране цифровых часов, если разрешено использовать сначала месяц, а потом день? </w:t>
      </w:r>
      <w:r>
        <w:rPr>
          <w:rFonts w:ascii="Arial" w:eastAsia="Arial" w:hAnsi="Arial" w:cs="Arial"/>
          <w:i/>
          <w:iCs/>
          <w:sz w:val="19"/>
          <w:szCs w:val="19"/>
        </w:rPr>
        <w:t>Напри-</w:t>
      </w:r>
    </w:p>
    <w:p w:rsidR="00A33515" w:rsidRDefault="001A4D22">
      <w:pPr>
        <w:ind w:left="500"/>
        <w:rPr>
          <w:rFonts w:ascii="Arial" w:eastAsia="Arial" w:hAnsi="Arial" w:cs="Arial"/>
          <w:b/>
          <w:bCs/>
          <w:sz w:val="19"/>
          <w:szCs w:val="19"/>
        </w:rPr>
      </w:pPr>
      <w:r>
        <w:rPr>
          <w:rFonts w:ascii="Arial" w:eastAsia="Arial" w:hAnsi="Arial" w:cs="Arial"/>
          <w:i/>
          <w:iCs/>
          <w:sz w:val="20"/>
          <w:szCs w:val="20"/>
        </w:rPr>
        <w:t>мер, 27 ноября тогда будет соответствовать время 11:27.</w:t>
      </w:r>
    </w:p>
    <w:p w:rsidR="00A33515" w:rsidRDefault="00A33515">
      <w:pPr>
        <w:spacing w:line="183" w:lineRule="exact"/>
        <w:rPr>
          <w:rFonts w:ascii="Arial" w:eastAsia="Arial" w:hAnsi="Arial" w:cs="Arial"/>
          <w:b/>
          <w:bCs/>
          <w:sz w:val="19"/>
          <w:szCs w:val="19"/>
        </w:rPr>
      </w:pPr>
    </w:p>
    <w:p w:rsidR="00A33515" w:rsidRDefault="001A4D22">
      <w:pPr>
        <w:numPr>
          <w:ilvl w:val="0"/>
          <w:numId w:val="43"/>
        </w:numPr>
        <w:tabs>
          <w:tab w:val="left" w:pos="500"/>
        </w:tabs>
        <w:ind w:left="500" w:hanging="290"/>
        <w:rPr>
          <w:rFonts w:ascii="Arial" w:eastAsia="Arial" w:hAnsi="Arial" w:cs="Arial"/>
          <w:b/>
          <w:bCs/>
          <w:sz w:val="20"/>
          <w:szCs w:val="20"/>
        </w:rPr>
      </w:pPr>
      <w:r>
        <w:rPr>
          <w:rFonts w:ascii="Arial" w:eastAsia="Arial" w:hAnsi="Arial" w:cs="Arial"/>
          <w:sz w:val="20"/>
          <w:szCs w:val="20"/>
        </w:rPr>
        <w:t>Автомобильный номер в Ленинградской области имеет вид</w:t>
      </w:r>
    </w:p>
    <w:p w:rsidR="00A33515" w:rsidRDefault="001A4D22">
      <w:pPr>
        <w:spacing w:line="20" w:lineRule="exact"/>
        <w:rPr>
          <w:sz w:val="20"/>
          <w:szCs w:val="20"/>
        </w:rPr>
      </w:pPr>
      <w:r>
        <w:rPr>
          <w:noProof/>
          <w:sz w:val="20"/>
          <w:szCs w:val="20"/>
        </w:rPr>
        <mc:AlternateContent>
          <mc:Choice Requires="wps">
            <w:drawing>
              <wp:anchor distT="0" distB="0" distL="114300" distR="114300" simplePos="0" relativeHeight="251377664" behindDoc="1" locked="0" layoutInCell="0" allowOverlap="1" wp14:anchorId="08C5D4E9" wp14:editId="28859B3B">
                <wp:simplePos x="0" y="0"/>
                <wp:positionH relativeFrom="column">
                  <wp:posOffset>1500505</wp:posOffset>
                </wp:positionH>
                <wp:positionV relativeFrom="paragraph">
                  <wp:posOffset>90805</wp:posOffset>
                </wp:positionV>
                <wp:extent cx="1619885"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8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118.15pt,7.15pt" to="245.7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378688" behindDoc="1" locked="0" layoutInCell="0" allowOverlap="1" wp14:anchorId="28A0DCD5" wp14:editId="3E44AC46">
                <wp:simplePos x="0" y="0"/>
                <wp:positionH relativeFrom="column">
                  <wp:posOffset>1503045</wp:posOffset>
                </wp:positionH>
                <wp:positionV relativeFrom="paragraph">
                  <wp:posOffset>88265</wp:posOffset>
                </wp:positionV>
                <wp:extent cx="0" cy="34861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86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118.35pt,6.95pt" to="118.3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379712" behindDoc="1" locked="0" layoutInCell="0" allowOverlap="1" wp14:anchorId="6B91CB8C" wp14:editId="533ABD0F">
                <wp:simplePos x="0" y="0"/>
                <wp:positionH relativeFrom="column">
                  <wp:posOffset>2588260</wp:posOffset>
                </wp:positionH>
                <wp:positionV relativeFrom="paragraph">
                  <wp:posOffset>88265</wp:posOffset>
                </wp:positionV>
                <wp:extent cx="0" cy="348615"/>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86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203.8pt,6.95pt" to="203.8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380736" behindDoc="1" locked="0" layoutInCell="0" allowOverlap="1" wp14:anchorId="0F73C464" wp14:editId="6741DEEE">
                <wp:simplePos x="0" y="0"/>
                <wp:positionH relativeFrom="column">
                  <wp:posOffset>3117850</wp:posOffset>
                </wp:positionH>
                <wp:positionV relativeFrom="paragraph">
                  <wp:posOffset>88265</wp:posOffset>
                </wp:positionV>
                <wp:extent cx="0" cy="34861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86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245.5pt,6.95pt" to="245.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" o:allowincell="f" filled="t" strokeweight=".14039mm">
                <v:stroke joinstyle="miter"/>
                <o:lock v:ext="edit" shapetype="f"/>
              </v:line>
            </w:pict>
          </mc:Fallback>
        </mc:AlternateContent>
      </w:r>
    </w:p>
    <w:p w:rsidR="00A33515" w:rsidRDefault="00A33515">
      <w:pPr>
        <w:spacing w:line="242" w:lineRule="exact"/>
        <w:rPr>
          <w:sz w:val="20"/>
          <w:szCs w:val="20"/>
        </w:rPr>
      </w:pPr>
    </w:p>
    <w:p w:rsidR="00A33515" w:rsidRDefault="001A4D22">
      <w:pPr>
        <w:ind w:left="2500"/>
        <w:rPr>
          <w:sz w:val="20"/>
          <w:szCs w:val="20"/>
        </w:rPr>
      </w:pPr>
      <w:r>
        <w:rPr>
          <w:rFonts w:ascii="Arial" w:eastAsia="Arial" w:hAnsi="Arial" w:cs="Arial"/>
          <w:sz w:val="20"/>
          <w:szCs w:val="20"/>
        </w:rPr>
        <w:t xml:space="preserve">47 </w:t>
      </w:r>
      <w:r>
        <w:rPr>
          <w:rFonts w:eastAsia="Times New Roman"/>
          <w:sz w:val="27"/>
          <w:szCs w:val="27"/>
          <w:vertAlign w:val="superscript"/>
        </w:rPr>
        <w:t>RUS</w:t>
      </w:r>
    </w:p>
    <w:p w:rsidR="00A33515" w:rsidRDefault="001A4D22">
      <w:pPr>
        <w:spacing w:line="20" w:lineRule="exact"/>
        <w:rPr>
          <w:sz w:val="20"/>
          <w:szCs w:val="20"/>
        </w:rPr>
      </w:pPr>
      <w:r>
        <w:rPr>
          <w:noProof/>
          <w:sz w:val="20"/>
          <w:szCs w:val="20"/>
        </w:rPr>
        <mc:AlternateContent>
          <mc:Choice Requires="wps">
            <w:drawing>
              <wp:anchor distT="0" distB="0" distL="114300" distR="114300" simplePos="0" relativeHeight="251381760" behindDoc="1" locked="0" layoutInCell="0" allowOverlap="1" wp14:anchorId="65124FE9" wp14:editId="0A909CBA">
                <wp:simplePos x="0" y="0"/>
                <wp:positionH relativeFrom="column">
                  <wp:posOffset>1500505</wp:posOffset>
                </wp:positionH>
                <wp:positionV relativeFrom="paragraph">
                  <wp:posOffset>69850</wp:posOffset>
                </wp:positionV>
                <wp:extent cx="161988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8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118.15pt,5.5pt" to="245.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" o:allowincell="f" filled="t" strokeweight=".14039mm">
                <v:stroke joinstyle="miter"/>
                <o:lock v:ext="edit" shapetype="f"/>
              </v:line>
            </w:pict>
          </mc:Fallback>
        </mc:AlternateContent>
      </w:r>
    </w:p>
    <w:p w:rsidR="00A33515" w:rsidRDefault="00A33515">
      <w:pPr>
        <w:spacing w:line="177" w:lineRule="exact"/>
        <w:rPr>
          <w:sz w:val="20"/>
          <w:szCs w:val="20"/>
        </w:rPr>
      </w:pPr>
    </w:p>
    <w:p w:rsidR="00A33515" w:rsidRDefault="001A4D22">
      <w:pPr>
        <w:spacing w:line="287" w:lineRule="auto"/>
        <w:ind w:left="500"/>
        <w:jc w:val="both"/>
        <w:rPr>
          <w:sz w:val="20"/>
          <w:szCs w:val="20"/>
        </w:rPr>
      </w:pPr>
      <w:r>
        <w:rPr>
          <w:rFonts w:ascii="Arial" w:eastAsia="Arial" w:hAnsi="Arial" w:cs="Arial"/>
          <w:sz w:val="20"/>
          <w:szCs w:val="20"/>
        </w:rPr>
        <w:t>Вместо квадратиков стоят цифры, а вместо крестиков — буквы рус-ского алфавита, заглавные варианты которых похожи на какие-либо буквы английского алфавита (например, такие буквы — А, Т или У).</w:t>
      </w:r>
    </w:p>
    <w:p w:rsidR="00A33515" w:rsidRDefault="00A33515">
      <w:pPr>
        <w:spacing w:line="26" w:lineRule="exact"/>
        <w:rPr>
          <w:sz w:val="20"/>
          <w:szCs w:val="20"/>
        </w:rPr>
      </w:pPr>
    </w:p>
    <w:p w:rsidR="00A33515" w:rsidRDefault="001A4D22">
      <w:pPr>
        <w:spacing w:line="303" w:lineRule="auto"/>
        <w:ind w:left="500"/>
        <w:jc w:val="both"/>
        <w:rPr>
          <w:sz w:val="20"/>
          <w:szCs w:val="20"/>
        </w:rPr>
      </w:pPr>
      <w:r>
        <w:rPr>
          <w:rFonts w:ascii="Arial" w:eastAsia="Arial" w:hAnsi="Arial" w:cs="Arial"/>
          <w:sz w:val="20"/>
          <w:szCs w:val="20"/>
        </w:rPr>
        <w:t>На скольких номерах в Ленинградской области есть ровно одна гласная? А ровно две гласных?</w:t>
      </w:r>
    </w:p>
    <w:p w:rsidR="00A33515" w:rsidRDefault="00A33515">
      <w:pPr>
        <w:spacing w:line="236" w:lineRule="exact"/>
        <w:rPr>
          <w:sz w:val="20"/>
          <w:szCs w:val="20"/>
        </w:rPr>
      </w:pPr>
      <w:commentRangeStart w:id="580"/>
    </w:p>
    <w:p w:rsidR="00A33515" w:rsidRDefault="001A4D22">
      <w:pPr>
        <w:rPr>
          <w:sz w:val="20"/>
          <w:szCs w:val="20"/>
        </w:rPr>
      </w:pPr>
      <w:r>
        <w:rPr>
          <w:rFonts w:ascii="Arial" w:eastAsia="Arial" w:hAnsi="Arial" w:cs="Arial"/>
          <w:b/>
          <w:bCs/>
          <w:sz w:val="26"/>
          <w:szCs w:val="26"/>
        </w:rPr>
        <w:t xml:space="preserve">Задача 7. Ужасный </w:t>
      </w:r>
      <w:commentRangeEnd w:id="580"/>
      <w:r w:rsidR="006420DB">
        <w:rPr>
          <w:rStyle w:val="a5"/>
        </w:rPr>
        <w:commentReference w:id="580"/>
      </w:r>
      <w:r>
        <w:rPr>
          <w:rFonts w:ascii="Arial" w:eastAsia="Arial" w:hAnsi="Arial" w:cs="Arial"/>
          <w:b/>
          <w:bCs/>
          <w:sz w:val="26"/>
          <w:szCs w:val="26"/>
        </w:rPr>
        <w:t>гадкий аккуратный подсч</w:t>
      </w:r>
      <w:del w:id="581" w:author="Admin" w:date="2019-02-19T00:48:00Z">
        <w:r w:rsidDel="006420DB">
          <w:rPr>
            <w:rFonts w:ascii="Arial" w:eastAsia="Arial" w:hAnsi="Arial" w:cs="Arial"/>
            <w:b/>
            <w:bCs/>
            <w:sz w:val="26"/>
            <w:szCs w:val="26"/>
          </w:rPr>
          <w:delText>ё</w:delText>
        </w:r>
      </w:del>
      <w:ins w:id="582" w:author="Admin" w:date="2019-02-19T00:48:00Z">
        <w:r w:rsidR="006420DB">
          <w:rPr>
            <w:rFonts w:ascii="Arial" w:eastAsia="Arial" w:hAnsi="Arial" w:cs="Arial"/>
            <w:b/>
            <w:bCs/>
            <w:sz w:val="26"/>
            <w:szCs w:val="26"/>
          </w:rPr>
          <w:t>е</w:t>
        </w:r>
        <w:r w:rsidR="006420DB">
          <w:rPr>
            <w:rFonts w:ascii="Arial" w:eastAsia="Arial" w:hAnsi="Arial" w:cs="Arial"/>
            <w:b/>
            <w:bCs/>
            <w:sz w:val="26"/>
            <w:szCs w:val="26"/>
          </w:rPr>
          <w:tab/>
        </w:r>
      </w:ins>
      <w:r>
        <w:rPr>
          <w:rFonts w:ascii="Arial" w:eastAsia="Arial" w:hAnsi="Arial" w:cs="Arial"/>
          <w:b/>
          <w:bCs/>
          <w:sz w:val="26"/>
          <w:szCs w:val="26"/>
        </w:rPr>
        <w:t>т</w:t>
      </w:r>
    </w:p>
    <w:p w:rsidR="00A33515" w:rsidRDefault="00A33515">
      <w:pPr>
        <w:spacing w:line="178" w:lineRule="exact"/>
        <w:rPr>
          <w:sz w:val="20"/>
          <w:szCs w:val="20"/>
        </w:rPr>
      </w:pPr>
    </w:p>
    <w:p w:rsidR="00A33515" w:rsidRDefault="001A4D22">
      <w:pPr>
        <w:numPr>
          <w:ilvl w:val="0"/>
          <w:numId w:val="44"/>
        </w:numPr>
        <w:tabs>
          <w:tab w:val="left" w:pos="500"/>
        </w:tabs>
        <w:spacing w:line="303" w:lineRule="auto"/>
        <w:ind w:left="500" w:hanging="306"/>
        <w:jc w:val="both"/>
        <w:rPr>
          <w:rFonts w:ascii="Arial" w:eastAsia="Arial" w:hAnsi="Arial" w:cs="Arial"/>
          <w:b/>
          <w:bCs/>
          <w:sz w:val="20"/>
          <w:szCs w:val="20"/>
        </w:rPr>
      </w:pPr>
      <w:r>
        <w:rPr>
          <w:rFonts w:ascii="Arial" w:eastAsia="Arial" w:hAnsi="Arial" w:cs="Arial"/>
          <w:sz w:val="20"/>
          <w:szCs w:val="20"/>
        </w:rPr>
        <w:t>Из клетчатой бумаги вырезали прямоугольник размером 4 5 кле-ток. Сколько на н</w:t>
      </w:r>
      <w:ins w:id="583" w:author="Admin" w:date="2019-02-19T00:49:00Z">
        <w:r w:rsidR="006420DB">
          <w:rPr>
            <w:rFonts w:ascii="Arial" w:eastAsia="Arial" w:hAnsi="Arial" w:cs="Arial"/>
            <w:sz w:val="20"/>
            <w:szCs w:val="20"/>
          </w:rPr>
          <w:t>е</w:t>
        </w:r>
      </w:ins>
      <w:del w:id="584" w:author="Admin" w:date="2019-02-19T00:49:00Z">
        <w:r w:rsidDel="006420DB">
          <w:rPr>
            <w:rFonts w:ascii="Arial" w:eastAsia="Arial" w:hAnsi="Arial" w:cs="Arial"/>
            <w:sz w:val="20"/>
            <w:szCs w:val="20"/>
          </w:rPr>
          <w:delText>ё</w:delText>
        </w:r>
      </w:del>
      <w:r>
        <w:rPr>
          <w:rFonts w:ascii="Arial" w:eastAsia="Arial" w:hAnsi="Arial" w:cs="Arial"/>
          <w:sz w:val="20"/>
          <w:szCs w:val="20"/>
        </w:rPr>
        <w:t>м можно найти квадратов? А прямоугольников?</w:t>
      </w:r>
    </w:p>
    <w:p w:rsidR="00A33515" w:rsidRDefault="00A33515">
      <w:pPr>
        <w:spacing w:line="104" w:lineRule="exact"/>
        <w:rPr>
          <w:rFonts w:ascii="Arial" w:eastAsia="Arial" w:hAnsi="Arial" w:cs="Arial"/>
          <w:b/>
          <w:bCs/>
          <w:sz w:val="20"/>
          <w:szCs w:val="20"/>
        </w:rPr>
      </w:pPr>
    </w:p>
    <w:p w:rsidR="00A33515" w:rsidRDefault="001A4D22">
      <w:pPr>
        <w:numPr>
          <w:ilvl w:val="0"/>
          <w:numId w:val="44"/>
        </w:numPr>
        <w:tabs>
          <w:tab w:val="left" w:pos="500"/>
        </w:tabs>
        <w:spacing w:line="287" w:lineRule="auto"/>
        <w:ind w:left="500" w:hanging="290"/>
        <w:jc w:val="both"/>
        <w:rPr>
          <w:rFonts w:ascii="Arial" w:eastAsia="Arial" w:hAnsi="Arial" w:cs="Arial"/>
          <w:b/>
          <w:bCs/>
          <w:sz w:val="20"/>
          <w:szCs w:val="20"/>
        </w:rPr>
      </w:pPr>
      <w:r>
        <w:rPr>
          <w:rFonts w:ascii="Arial" w:eastAsia="Arial" w:hAnsi="Arial" w:cs="Arial"/>
          <w:sz w:val="20"/>
          <w:szCs w:val="20"/>
        </w:rPr>
        <w:t>Круг раздел</w:t>
      </w:r>
      <w:ins w:id="585" w:author="Admin" w:date="2019-02-19T00:49:00Z">
        <w:r w:rsidR="006420DB">
          <w:rPr>
            <w:rFonts w:ascii="Arial" w:eastAsia="Arial" w:hAnsi="Arial" w:cs="Arial"/>
            <w:sz w:val="20"/>
            <w:szCs w:val="20"/>
          </w:rPr>
          <w:t>е</w:t>
        </w:r>
      </w:ins>
      <w:del w:id="586" w:author="Admin" w:date="2019-02-19T00:49:00Z">
        <w:r w:rsidDel="006420DB">
          <w:rPr>
            <w:rFonts w:ascii="Arial" w:eastAsia="Arial" w:hAnsi="Arial" w:cs="Arial"/>
            <w:sz w:val="20"/>
            <w:szCs w:val="20"/>
          </w:rPr>
          <w:delText>ё</w:delText>
        </w:r>
      </w:del>
      <w:r>
        <w:rPr>
          <w:rFonts w:ascii="Arial" w:eastAsia="Arial" w:hAnsi="Arial" w:cs="Arial"/>
          <w:sz w:val="20"/>
          <w:szCs w:val="20"/>
        </w:rPr>
        <w:t xml:space="preserve">н на </w:t>
      </w:r>
      <w:r>
        <w:rPr>
          <w:rFonts w:ascii="Arial" w:eastAsia="Arial" w:hAnsi="Arial" w:cs="Arial"/>
          <w:i/>
          <w:iCs/>
          <w:sz w:val="20"/>
          <w:szCs w:val="20"/>
        </w:rPr>
        <w:t>n</w:t>
      </w:r>
      <w:r>
        <w:rPr>
          <w:rFonts w:ascii="Arial" w:eastAsia="Arial" w:hAnsi="Arial" w:cs="Arial"/>
          <w:sz w:val="20"/>
          <w:szCs w:val="20"/>
        </w:rPr>
        <w:t xml:space="preserve"> секторов одинакового размера. Сколькими спо-собами можно покрасить эти </w:t>
      </w:r>
      <w:r>
        <w:rPr>
          <w:rFonts w:ascii="Arial" w:eastAsia="Arial" w:hAnsi="Arial" w:cs="Arial"/>
          <w:i/>
          <w:iCs/>
          <w:sz w:val="20"/>
          <w:szCs w:val="20"/>
        </w:rPr>
        <w:t>n</w:t>
      </w:r>
      <w:r>
        <w:rPr>
          <w:rFonts w:ascii="Arial" w:eastAsia="Arial" w:hAnsi="Arial" w:cs="Arial"/>
          <w:sz w:val="20"/>
          <w:szCs w:val="20"/>
        </w:rPr>
        <w:t xml:space="preserve"> секторов в </w:t>
      </w:r>
      <w:r>
        <w:rPr>
          <w:rFonts w:ascii="Arial" w:eastAsia="Arial" w:hAnsi="Arial" w:cs="Arial"/>
          <w:i/>
          <w:iCs/>
          <w:sz w:val="20"/>
          <w:szCs w:val="20"/>
        </w:rPr>
        <w:t>n</w:t>
      </w:r>
      <w:r>
        <w:rPr>
          <w:rFonts w:ascii="Arial" w:eastAsia="Arial" w:hAnsi="Arial" w:cs="Arial"/>
          <w:sz w:val="20"/>
          <w:szCs w:val="20"/>
        </w:rPr>
        <w:t xml:space="preserve"> цветов, если две рас-краски, получающиеся друг из друга вращением круга, считаются одинаковыми?</w:t>
      </w:r>
    </w:p>
    <w:p w:rsidR="00A33515" w:rsidRDefault="00A33515">
      <w:pPr>
        <w:spacing w:line="120" w:lineRule="exact"/>
        <w:rPr>
          <w:rFonts w:ascii="Arial" w:eastAsia="Arial" w:hAnsi="Arial" w:cs="Arial"/>
          <w:b/>
          <w:bCs/>
          <w:sz w:val="20"/>
          <w:szCs w:val="20"/>
        </w:rPr>
      </w:pPr>
    </w:p>
    <w:p w:rsidR="00A33515" w:rsidRDefault="001A4D22">
      <w:pPr>
        <w:numPr>
          <w:ilvl w:val="0"/>
          <w:numId w:val="44"/>
        </w:numPr>
        <w:tabs>
          <w:tab w:val="left" w:pos="500"/>
        </w:tabs>
        <w:spacing w:line="300" w:lineRule="auto"/>
        <w:ind w:left="500" w:hanging="290"/>
        <w:jc w:val="both"/>
        <w:rPr>
          <w:rFonts w:ascii="Arial" w:eastAsia="Arial" w:hAnsi="Arial" w:cs="Arial"/>
          <w:b/>
          <w:bCs/>
          <w:sz w:val="19"/>
          <w:szCs w:val="19"/>
        </w:rPr>
      </w:pPr>
      <w:r>
        <w:rPr>
          <w:rFonts w:ascii="Arial" w:eastAsia="Arial" w:hAnsi="Arial" w:cs="Arial"/>
          <w:sz w:val="19"/>
          <w:szCs w:val="19"/>
        </w:rPr>
        <w:t>Есть шесть цветов — красный, белый, синий, зел</w:t>
      </w:r>
      <w:ins w:id="587" w:author="Admin" w:date="2019-02-19T00:54:00Z">
        <w:r w:rsidR="006420DB">
          <w:rPr>
            <w:rFonts w:ascii="Arial" w:eastAsia="Arial" w:hAnsi="Arial" w:cs="Arial"/>
            <w:sz w:val="19"/>
            <w:szCs w:val="19"/>
          </w:rPr>
          <w:t>е</w:t>
        </w:r>
      </w:ins>
      <w:del w:id="588" w:author="Admin" w:date="2019-02-19T00:54:00Z">
        <w:r w:rsidDel="006420DB">
          <w:rPr>
            <w:rFonts w:ascii="Arial" w:eastAsia="Arial" w:hAnsi="Arial" w:cs="Arial"/>
            <w:sz w:val="19"/>
            <w:szCs w:val="19"/>
          </w:rPr>
          <w:delText>ё</w:delText>
        </w:r>
      </w:del>
      <w:r>
        <w:rPr>
          <w:rFonts w:ascii="Arial" w:eastAsia="Arial" w:hAnsi="Arial" w:cs="Arial"/>
          <w:sz w:val="19"/>
          <w:szCs w:val="19"/>
        </w:rPr>
        <w:t>ный, ч</w:t>
      </w:r>
      <w:ins w:id="589" w:author="Admin" w:date="2019-02-19T00:54:00Z">
        <w:r w:rsidR="006420DB">
          <w:rPr>
            <w:rFonts w:ascii="Arial" w:eastAsia="Arial" w:hAnsi="Arial" w:cs="Arial"/>
            <w:sz w:val="19"/>
            <w:szCs w:val="19"/>
          </w:rPr>
          <w:t>е</w:t>
        </w:r>
      </w:ins>
      <w:del w:id="590" w:author="Admin" w:date="2019-02-19T00:54:00Z">
        <w:r w:rsidDel="006420DB">
          <w:rPr>
            <w:rFonts w:ascii="Arial" w:eastAsia="Arial" w:hAnsi="Arial" w:cs="Arial"/>
            <w:sz w:val="19"/>
            <w:szCs w:val="19"/>
          </w:rPr>
          <w:delText>ё</w:delText>
        </w:r>
      </w:del>
      <w:r>
        <w:rPr>
          <w:rFonts w:ascii="Arial" w:eastAsia="Arial" w:hAnsi="Arial" w:cs="Arial"/>
          <w:sz w:val="19"/>
          <w:szCs w:val="19"/>
        </w:rPr>
        <w:t>рный, ж</w:t>
      </w:r>
      <w:ins w:id="591" w:author="Admin" w:date="2019-02-19T00:55:00Z">
        <w:r w:rsidR="006420DB">
          <w:rPr>
            <w:rFonts w:ascii="Arial" w:eastAsia="Arial" w:hAnsi="Arial" w:cs="Arial"/>
            <w:sz w:val="19"/>
            <w:szCs w:val="19"/>
          </w:rPr>
          <w:t>е</w:t>
        </w:r>
      </w:ins>
      <w:del w:id="592" w:author="Admin" w:date="2019-02-19T00:54:00Z">
        <w:r w:rsidDel="006420DB">
          <w:rPr>
            <w:rFonts w:ascii="Arial" w:eastAsia="Arial" w:hAnsi="Arial" w:cs="Arial"/>
            <w:sz w:val="19"/>
            <w:szCs w:val="19"/>
          </w:rPr>
          <w:delText>ё</w:delText>
        </w:r>
      </w:del>
      <w:r>
        <w:rPr>
          <w:rFonts w:ascii="Arial" w:eastAsia="Arial" w:hAnsi="Arial" w:cs="Arial"/>
          <w:sz w:val="19"/>
          <w:szCs w:val="19"/>
        </w:rPr>
        <w:t>л-тый. Нам хочется составить из них всевозможные триколоры (то есть флаги, состоящие из тр</w:t>
      </w:r>
      <w:del w:id="593" w:author="Admin" w:date="2019-02-19T00:55:00Z">
        <w:r w:rsidDel="0026219C">
          <w:rPr>
            <w:rFonts w:ascii="Arial" w:eastAsia="Arial" w:hAnsi="Arial" w:cs="Arial"/>
            <w:sz w:val="19"/>
            <w:szCs w:val="19"/>
          </w:rPr>
          <w:delText>ё</w:delText>
        </w:r>
      </w:del>
      <w:ins w:id="594" w:author="Admin" w:date="2019-02-19T00:55:00Z">
        <w:r w:rsidR="0026219C">
          <w:rPr>
            <w:rFonts w:ascii="Arial" w:eastAsia="Arial" w:hAnsi="Arial" w:cs="Arial"/>
            <w:sz w:val="19"/>
            <w:szCs w:val="19"/>
          </w:rPr>
          <w:t>е</w:t>
        </w:r>
      </w:ins>
      <w:r>
        <w:rPr>
          <w:rFonts w:ascii="Arial" w:eastAsia="Arial" w:hAnsi="Arial" w:cs="Arial"/>
          <w:sz w:val="19"/>
          <w:szCs w:val="19"/>
        </w:rPr>
        <w:t>х горизонтальных цветных полос, как российский или немецкий). При этом если рядом оказываются две полосы одного цвета, они сливаются в одну, поэтому такой флаг не считается триколором. А вот флаг вроде «белый — синий — бе-лый» — считается. Так сколько же триколоров можно составить?</w:t>
      </w:r>
    </w:p>
    <w:p w:rsidR="00A33515" w:rsidRDefault="00A33515">
      <w:pPr>
        <w:spacing w:line="244" w:lineRule="exact"/>
        <w:rPr>
          <w:sz w:val="20"/>
          <w:szCs w:val="20"/>
        </w:rPr>
      </w:pPr>
    </w:p>
    <w:p w:rsidR="00A33515" w:rsidRDefault="001A4D22">
      <w:pPr>
        <w:rPr>
          <w:sz w:val="20"/>
          <w:szCs w:val="20"/>
        </w:rPr>
      </w:pPr>
      <w:r>
        <w:rPr>
          <w:rFonts w:ascii="Arial" w:eastAsia="Arial" w:hAnsi="Arial" w:cs="Arial"/>
          <w:b/>
          <w:bCs/>
          <w:sz w:val="26"/>
          <w:szCs w:val="26"/>
        </w:rPr>
        <w:t>Задача 8. Фургончик</w:t>
      </w:r>
    </w:p>
    <w:p w:rsidR="00A33515" w:rsidRDefault="00A33515">
      <w:pPr>
        <w:spacing w:line="178" w:lineRule="exact"/>
        <w:rPr>
          <w:sz w:val="20"/>
          <w:szCs w:val="20"/>
        </w:rPr>
      </w:pPr>
    </w:p>
    <w:p w:rsidR="00A33515" w:rsidRDefault="001A4D22">
      <w:pPr>
        <w:numPr>
          <w:ilvl w:val="0"/>
          <w:numId w:val="45"/>
        </w:numPr>
        <w:tabs>
          <w:tab w:val="left" w:pos="500"/>
        </w:tabs>
        <w:spacing w:line="296" w:lineRule="auto"/>
        <w:ind w:left="500" w:hanging="306"/>
        <w:jc w:val="both"/>
        <w:rPr>
          <w:rFonts w:ascii="Arial" w:eastAsia="Arial" w:hAnsi="Arial" w:cs="Arial"/>
          <w:b/>
          <w:bCs/>
          <w:sz w:val="19"/>
          <w:szCs w:val="19"/>
        </w:rPr>
      </w:pPr>
      <w:r>
        <w:rPr>
          <w:rFonts w:ascii="Arial" w:eastAsia="Arial" w:hAnsi="Arial" w:cs="Arial"/>
          <w:sz w:val="19"/>
          <w:szCs w:val="19"/>
        </w:rPr>
        <w:t>Длины стен кузова нового фургона, который строит себе морожен-щик Саша, в метрах выражаются двумя различными простыми чис-лами. Известно, что если удлинить каждую из стен на 1 метр, пло-щадь фургона увеличится на 15 м</w:t>
      </w:r>
      <w:r>
        <w:rPr>
          <w:rFonts w:ascii="Arial" w:eastAsia="Arial" w:hAnsi="Arial" w:cs="Arial"/>
          <w:sz w:val="26"/>
          <w:szCs w:val="26"/>
          <w:vertAlign w:val="superscript"/>
        </w:rPr>
        <w:t>2</w:t>
      </w:r>
      <w:r>
        <w:rPr>
          <w:rFonts w:ascii="Arial" w:eastAsia="Arial" w:hAnsi="Arial" w:cs="Arial"/>
          <w:sz w:val="19"/>
          <w:szCs w:val="19"/>
        </w:rPr>
        <w:t>. Найдите размеры фургона.</w:t>
      </w:r>
    </w:p>
    <w:p w:rsidR="00A33515" w:rsidRDefault="00A33515">
      <w:pPr>
        <w:spacing w:line="43" w:lineRule="exact"/>
        <w:rPr>
          <w:rFonts w:ascii="Arial" w:eastAsia="Arial" w:hAnsi="Arial" w:cs="Arial"/>
          <w:b/>
          <w:bCs/>
          <w:sz w:val="19"/>
          <w:szCs w:val="19"/>
        </w:rPr>
      </w:pPr>
    </w:p>
    <w:p w:rsidR="00A33515" w:rsidRDefault="001A4D22">
      <w:pPr>
        <w:numPr>
          <w:ilvl w:val="0"/>
          <w:numId w:val="45"/>
        </w:numPr>
        <w:tabs>
          <w:tab w:val="left" w:pos="500"/>
        </w:tabs>
        <w:spacing w:line="303" w:lineRule="auto"/>
        <w:ind w:left="500" w:hanging="290"/>
        <w:jc w:val="both"/>
        <w:rPr>
          <w:rFonts w:ascii="Arial" w:eastAsia="Arial" w:hAnsi="Arial" w:cs="Arial"/>
          <w:b/>
          <w:bCs/>
          <w:sz w:val="20"/>
          <w:szCs w:val="20"/>
        </w:rPr>
      </w:pPr>
      <w:r>
        <w:rPr>
          <w:rFonts w:ascii="Arial" w:eastAsia="Arial" w:hAnsi="Arial" w:cs="Arial"/>
          <w:sz w:val="20"/>
          <w:szCs w:val="20"/>
        </w:rPr>
        <w:t>В сашином фургоне родилась сороконожка (е</w:t>
      </w:r>
      <w:del w:id="595" w:author="Admin" w:date="2019-02-19T00:56:00Z">
        <w:r w:rsidDel="0026219C">
          <w:rPr>
            <w:rFonts w:ascii="Arial" w:eastAsia="Arial" w:hAnsi="Arial" w:cs="Arial"/>
            <w:sz w:val="20"/>
            <w:szCs w:val="20"/>
          </w:rPr>
          <w:delText>ё</w:delText>
        </w:r>
      </w:del>
      <w:ins w:id="596" w:author="Admin" w:date="2019-02-19T00:56:00Z">
        <w:r w:rsidR="0026219C">
          <w:rPr>
            <w:rFonts w:ascii="Arial" w:eastAsia="Arial" w:hAnsi="Arial" w:cs="Arial"/>
            <w:sz w:val="20"/>
            <w:szCs w:val="20"/>
          </w:rPr>
          <w:t>е</w:t>
        </w:r>
      </w:ins>
      <w:r>
        <w:rPr>
          <w:rFonts w:ascii="Arial" w:eastAsia="Arial" w:hAnsi="Arial" w:cs="Arial"/>
          <w:sz w:val="20"/>
          <w:szCs w:val="20"/>
        </w:rPr>
        <w:t xml:space="preserve"> ноги пронумерова-ны от 1 до 40). Она хочет сделать первый шаг — и переставляет</w:t>
      </w:r>
    </w:p>
    <w:p w:rsidR="00A33515" w:rsidRDefault="00A33515">
      <w:pPr>
        <w:spacing w:line="47" w:lineRule="exact"/>
        <w:rPr>
          <w:rFonts w:ascii="Arial" w:eastAsia="Arial" w:hAnsi="Arial" w:cs="Arial"/>
          <w:b/>
          <w:bCs/>
          <w:sz w:val="20"/>
          <w:szCs w:val="20"/>
        </w:rPr>
      </w:pPr>
    </w:p>
    <w:p w:rsidR="00A33515" w:rsidRDefault="001A4D22">
      <w:pPr>
        <w:numPr>
          <w:ilvl w:val="1"/>
          <w:numId w:val="45"/>
        </w:numPr>
        <w:tabs>
          <w:tab w:val="left" w:pos="3280"/>
        </w:tabs>
        <w:ind w:left="3280" w:hanging="254"/>
        <w:rPr>
          <w:rFonts w:ascii="Arial" w:eastAsia="Arial" w:hAnsi="Arial" w:cs="Arial"/>
          <w:sz w:val="20"/>
          <w:szCs w:val="20"/>
        </w:rPr>
      </w:pPr>
      <w:r>
        <w:rPr>
          <w:rFonts w:ascii="Arial" w:eastAsia="Arial" w:hAnsi="Arial" w:cs="Arial"/>
          <w:b/>
          <w:bCs/>
          <w:sz w:val="20"/>
          <w:szCs w:val="20"/>
        </w:rPr>
        <w:lastRenderedPageBreak/>
        <w:t xml:space="preserve">14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597" w:name="page25"/>
      <w:bookmarkEnd w:id="597"/>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spacing w:line="306" w:lineRule="auto"/>
        <w:ind w:left="500"/>
        <w:jc w:val="both"/>
        <w:rPr>
          <w:sz w:val="20"/>
          <w:szCs w:val="20"/>
        </w:rPr>
      </w:pPr>
      <w:r>
        <w:rPr>
          <w:rFonts w:ascii="Arial" w:eastAsia="Arial" w:hAnsi="Arial" w:cs="Arial"/>
          <w:sz w:val="19"/>
          <w:szCs w:val="19"/>
        </w:rPr>
        <w:t>первую ногу. Вторым шагом она переставляет все ноги, номера ко-торых делятся на 2. Третьим — все ноги, номера которых делятся на 3 и которые не были переставлены ранее. Сколько ног ей теперь осталось переставить, чтобы окончательно сдвинуться с места?</w:t>
      </w:r>
    </w:p>
    <w:p w:rsidR="00A33515" w:rsidRDefault="00A33515">
      <w:pPr>
        <w:spacing w:line="116" w:lineRule="exact"/>
        <w:rPr>
          <w:sz w:val="20"/>
          <w:szCs w:val="20"/>
        </w:rPr>
      </w:pPr>
    </w:p>
    <w:p w:rsidR="00A33515" w:rsidRDefault="001A4D22">
      <w:pPr>
        <w:numPr>
          <w:ilvl w:val="0"/>
          <w:numId w:val="46"/>
        </w:numPr>
        <w:tabs>
          <w:tab w:val="left" w:pos="500"/>
        </w:tabs>
        <w:spacing w:line="298" w:lineRule="auto"/>
        <w:ind w:left="500" w:hanging="290"/>
        <w:jc w:val="both"/>
        <w:rPr>
          <w:rFonts w:ascii="Arial" w:eastAsia="Arial" w:hAnsi="Arial" w:cs="Arial"/>
          <w:b/>
          <w:bCs/>
          <w:sz w:val="19"/>
          <w:szCs w:val="19"/>
        </w:rPr>
      </w:pPr>
      <w:r>
        <w:rPr>
          <w:rFonts w:ascii="Arial" w:eastAsia="Arial" w:hAnsi="Arial" w:cs="Arial"/>
          <w:sz w:val="19"/>
          <w:szCs w:val="19"/>
        </w:rPr>
        <w:t>Однажды утром мороженщик Саша отправился развозить мороже-ное на сво</w:t>
      </w:r>
      <w:del w:id="598" w:author="Admin" w:date="2019-02-19T00:56:00Z">
        <w:r w:rsidDel="0026219C">
          <w:rPr>
            <w:rFonts w:ascii="Arial" w:eastAsia="Arial" w:hAnsi="Arial" w:cs="Arial"/>
            <w:sz w:val="19"/>
            <w:szCs w:val="19"/>
          </w:rPr>
          <w:delText>ё</w:delText>
        </w:r>
      </w:del>
      <w:ins w:id="599" w:author="Admin" w:date="2019-02-19T00:56:00Z">
        <w:r w:rsidR="0026219C">
          <w:rPr>
            <w:rFonts w:ascii="Arial" w:eastAsia="Arial" w:hAnsi="Arial" w:cs="Arial"/>
            <w:sz w:val="19"/>
            <w:szCs w:val="19"/>
          </w:rPr>
          <w:t>е</w:t>
        </w:r>
      </w:ins>
      <w:r>
        <w:rPr>
          <w:rFonts w:ascii="Arial" w:eastAsia="Arial" w:hAnsi="Arial" w:cs="Arial"/>
          <w:sz w:val="19"/>
          <w:szCs w:val="19"/>
        </w:rPr>
        <w:t xml:space="preserve">м новом фургоне. Он обслуживает семь городов — </w:t>
      </w:r>
      <w:r>
        <w:rPr>
          <w:rFonts w:ascii="Arial" w:eastAsia="Arial" w:hAnsi="Arial" w:cs="Arial"/>
          <w:i/>
          <w:iCs/>
          <w:sz w:val="19"/>
          <w:szCs w:val="19"/>
        </w:rPr>
        <w:t>A</w:t>
      </w:r>
      <w:r>
        <w:rPr>
          <w:rFonts w:ascii="Arial" w:eastAsia="Arial" w:hAnsi="Arial" w:cs="Arial"/>
          <w:sz w:val="19"/>
          <w:szCs w:val="19"/>
        </w:rPr>
        <w:t xml:space="preserve">, </w:t>
      </w:r>
      <w:r>
        <w:rPr>
          <w:rFonts w:ascii="Arial" w:eastAsia="Arial" w:hAnsi="Arial" w:cs="Arial"/>
          <w:i/>
          <w:iCs/>
          <w:sz w:val="19"/>
          <w:szCs w:val="19"/>
        </w:rPr>
        <w:t>B</w:t>
      </w:r>
      <w:r>
        <w:rPr>
          <w:rFonts w:ascii="Arial" w:eastAsia="Arial" w:hAnsi="Arial" w:cs="Arial"/>
          <w:sz w:val="19"/>
          <w:szCs w:val="19"/>
        </w:rPr>
        <w:t xml:space="preserve">, </w:t>
      </w:r>
      <w:r>
        <w:rPr>
          <w:rFonts w:ascii="Arial" w:eastAsia="Arial" w:hAnsi="Arial" w:cs="Arial"/>
          <w:i/>
          <w:iCs/>
          <w:sz w:val="19"/>
          <w:szCs w:val="19"/>
        </w:rPr>
        <w:t>C</w:t>
      </w:r>
      <w:r>
        <w:rPr>
          <w:rFonts w:ascii="Arial" w:eastAsia="Arial" w:hAnsi="Arial" w:cs="Arial"/>
          <w:sz w:val="19"/>
          <w:szCs w:val="19"/>
        </w:rPr>
        <w:t>,</w:t>
      </w:r>
      <w:r>
        <w:rPr>
          <w:rFonts w:ascii="Arial" w:eastAsia="Arial" w:hAnsi="Arial" w:cs="Arial"/>
          <w:i/>
          <w:iCs/>
          <w:sz w:val="19"/>
          <w:szCs w:val="19"/>
        </w:rPr>
        <w:t xml:space="preserve"> D</w:t>
      </w:r>
      <w:r>
        <w:rPr>
          <w:rFonts w:ascii="Arial" w:eastAsia="Arial" w:hAnsi="Arial" w:cs="Arial"/>
          <w:sz w:val="19"/>
          <w:szCs w:val="19"/>
        </w:rPr>
        <w:t>,</w:t>
      </w:r>
      <w:r>
        <w:rPr>
          <w:rFonts w:ascii="Arial" w:eastAsia="Arial" w:hAnsi="Arial" w:cs="Arial"/>
          <w:i/>
          <w:iCs/>
          <w:sz w:val="19"/>
          <w:szCs w:val="19"/>
        </w:rPr>
        <w:t xml:space="preserve"> E</w:t>
      </w:r>
      <w:r>
        <w:rPr>
          <w:rFonts w:ascii="Arial" w:eastAsia="Arial" w:hAnsi="Arial" w:cs="Arial"/>
          <w:sz w:val="19"/>
          <w:szCs w:val="19"/>
        </w:rPr>
        <w:t>,</w:t>
      </w:r>
      <w:r>
        <w:rPr>
          <w:rFonts w:ascii="Arial" w:eastAsia="Arial" w:hAnsi="Arial" w:cs="Arial"/>
          <w:i/>
          <w:iCs/>
          <w:sz w:val="19"/>
          <w:szCs w:val="19"/>
        </w:rPr>
        <w:t xml:space="preserve"> F </w:t>
      </w:r>
      <w:r>
        <w:rPr>
          <w:rFonts w:ascii="Arial" w:eastAsia="Arial" w:hAnsi="Arial" w:cs="Arial"/>
          <w:sz w:val="19"/>
          <w:szCs w:val="19"/>
        </w:rPr>
        <w:t>и</w:t>
      </w:r>
      <w:r>
        <w:rPr>
          <w:rFonts w:ascii="Arial" w:eastAsia="Arial" w:hAnsi="Arial" w:cs="Arial"/>
          <w:i/>
          <w:iCs/>
          <w:sz w:val="19"/>
          <w:szCs w:val="19"/>
        </w:rPr>
        <w:t xml:space="preserve"> G </w:t>
      </w:r>
      <w:r>
        <w:rPr>
          <w:rFonts w:ascii="Arial" w:eastAsia="Arial" w:hAnsi="Arial" w:cs="Arial"/>
          <w:sz w:val="19"/>
          <w:szCs w:val="19"/>
        </w:rPr>
        <w:t>—</w:t>
      </w:r>
      <w:r>
        <w:rPr>
          <w:rFonts w:ascii="Arial" w:eastAsia="Arial" w:hAnsi="Arial" w:cs="Arial"/>
          <w:i/>
          <w:iCs/>
          <w:sz w:val="19"/>
          <w:szCs w:val="19"/>
        </w:rPr>
        <w:t xml:space="preserve"> </w:t>
      </w:r>
      <w:r>
        <w:rPr>
          <w:rFonts w:ascii="Arial" w:eastAsia="Arial" w:hAnsi="Arial" w:cs="Arial"/>
          <w:sz w:val="19"/>
          <w:szCs w:val="19"/>
        </w:rPr>
        <w:t>и эти города в каком-то порядке стоят вдоль одного</w:t>
      </w:r>
      <w:r>
        <w:rPr>
          <w:rFonts w:ascii="Arial" w:eastAsia="Arial" w:hAnsi="Arial" w:cs="Arial"/>
          <w:i/>
          <w:iCs/>
          <w:sz w:val="19"/>
          <w:szCs w:val="19"/>
        </w:rPr>
        <w:t xml:space="preserve"> </w:t>
      </w:r>
      <w:r>
        <w:rPr>
          <w:rFonts w:ascii="Arial" w:eastAsia="Arial" w:hAnsi="Arial" w:cs="Arial"/>
          <w:sz w:val="19"/>
          <w:szCs w:val="19"/>
        </w:rPr>
        <w:t xml:space="preserve">прямого шоссе. </w:t>
      </w:r>
      <w:commentRangeStart w:id="600"/>
      <w:r>
        <w:rPr>
          <w:rFonts w:ascii="Arial" w:eastAsia="Arial" w:hAnsi="Arial" w:cs="Arial"/>
          <w:sz w:val="19"/>
          <w:szCs w:val="19"/>
        </w:rPr>
        <w:t xml:space="preserve">Федя </w:t>
      </w:r>
      <w:commentRangeEnd w:id="600"/>
      <w:r w:rsidR="0026219C">
        <w:rPr>
          <w:rStyle w:val="a5"/>
        </w:rPr>
        <w:commentReference w:id="600"/>
      </w:r>
      <w:r>
        <w:rPr>
          <w:rFonts w:ascii="Arial" w:eastAsia="Arial" w:hAnsi="Arial" w:cs="Arial"/>
          <w:sz w:val="19"/>
          <w:szCs w:val="19"/>
        </w:rPr>
        <w:t xml:space="preserve">выехал из города </w:t>
      </w:r>
      <w:r>
        <w:rPr>
          <w:rFonts w:ascii="Arial" w:eastAsia="Arial" w:hAnsi="Arial" w:cs="Arial"/>
          <w:i/>
          <w:iCs/>
          <w:sz w:val="19"/>
          <w:szCs w:val="19"/>
        </w:rPr>
        <w:t>A</w:t>
      </w:r>
      <w:r>
        <w:rPr>
          <w:rFonts w:ascii="Arial" w:eastAsia="Arial" w:hAnsi="Arial" w:cs="Arial"/>
          <w:sz w:val="19"/>
          <w:szCs w:val="19"/>
        </w:rPr>
        <w:t xml:space="preserve"> и проехал 18 километров до </w:t>
      </w:r>
      <w:r>
        <w:rPr>
          <w:rFonts w:ascii="Arial" w:eastAsia="Arial" w:hAnsi="Arial" w:cs="Arial"/>
          <w:i/>
          <w:iCs/>
          <w:sz w:val="19"/>
          <w:szCs w:val="19"/>
        </w:rPr>
        <w:t>B</w:t>
      </w:r>
      <w:r>
        <w:rPr>
          <w:rFonts w:ascii="Arial" w:eastAsia="Arial" w:hAnsi="Arial" w:cs="Arial"/>
          <w:sz w:val="19"/>
          <w:szCs w:val="19"/>
        </w:rPr>
        <w:t xml:space="preserve">. Потом — 10.5 километров до </w:t>
      </w:r>
      <w:r>
        <w:rPr>
          <w:rFonts w:ascii="Arial" w:eastAsia="Arial" w:hAnsi="Arial" w:cs="Arial"/>
          <w:i/>
          <w:iCs/>
          <w:sz w:val="19"/>
          <w:szCs w:val="19"/>
        </w:rPr>
        <w:t>C</w:t>
      </w:r>
      <w:r>
        <w:rPr>
          <w:rFonts w:ascii="Arial" w:eastAsia="Arial" w:hAnsi="Arial" w:cs="Arial"/>
          <w:sz w:val="19"/>
          <w:szCs w:val="19"/>
        </w:rPr>
        <w:t xml:space="preserve">. Затем — 27 километров до </w:t>
      </w:r>
      <w:r>
        <w:rPr>
          <w:rFonts w:ascii="Arial" w:eastAsia="Arial" w:hAnsi="Arial" w:cs="Arial"/>
          <w:i/>
          <w:iCs/>
          <w:sz w:val="19"/>
          <w:szCs w:val="19"/>
        </w:rPr>
        <w:t>D</w:t>
      </w:r>
      <w:r>
        <w:rPr>
          <w:rFonts w:ascii="Arial" w:eastAsia="Arial" w:hAnsi="Arial" w:cs="Arial"/>
          <w:sz w:val="19"/>
          <w:szCs w:val="19"/>
        </w:rPr>
        <w:t xml:space="preserve">, 15 километров до </w:t>
      </w:r>
      <w:r>
        <w:rPr>
          <w:rFonts w:ascii="Arial" w:eastAsia="Arial" w:hAnsi="Arial" w:cs="Arial"/>
          <w:i/>
          <w:iCs/>
          <w:sz w:val="19"/>
          <w:szCs w:val="19"/>
        </w:rPr>
        <w:t>E</w:t>
      </w:r>
      <w:r>
        <w:rPr>
          <w:rFonts w:ascii="Arial" w:eastAsia="Arial" w:hAnsi="Arial" w:cs="Arial"/>
          <w:sz w:val="19"/>
          <w:szCs w:val="19"/>
        </w:rPr>
        <w:t xml:space="preserve"> и 19.5 километров до </w:t>
      </w:r>
      <w:r>
        <w:rPr>
          <w:rFonts w:ascii="Arial" w:eastAsia="Arial" w:hAnsi="Arial" w:cs="Arial"/>
          <w:i/>
          <w:iCs/>
          <w:sz w:val="19"/>
          <w:szCs w:val="19"/>
        </w:rPr>
        <w:t>F</w:t>
      </w:r>
      <w:r>
        <w:rPr>
          <w:rFonts w:ascii="Arial" w:eastAsia="Arial" w:hAnsi="Arial" w:cs="Arial"/>
          <w:sz w:val="19"/>
          <w:szCs w:val="19"/>
        </w:rPr>
        <w:t xml:space="preserve">. Наконец — 12 километров до </w:t>
      </w:r>
      <w:r>
        <w:rPr>
          <w:rFonts w:ascii="Arial" w:eastAsia="Arial" w:hAnsi="Arial" w:cs="Arial"/>
          <w:i/>
          <w:iCs/>
          <w:sz w:val="19"/>
          <w:szCs w:val="19"/>
        </w:rPr>
        <w:t>G</w:t>
      </w:r>
      <w:r>
        <w:rPr>
          <w:rFonts w:ascii="Arial" w:eastAsia="Arial" w:hAnsi="Arial" w:cs="Arial"/>
          <w:sz w:val="19"/>
          <w:szCs w:val="19"/>
        </w:rPr>
        <w:t xml:space="preserve">. Посмотрев вечером в атлас, Саша к своему удивлению узнал, что </w:t>
      </w:r>
      <w:del w:id="601" w:author="Admin" w:date="2019-02-19T00:57:00Z">
        <w:r w:rsidDel="0026219C">
          <w:rPr>
            <w:rFonts w:ascii="Arial" w:eastAsia="Arial" w:hAnsi="Arial" w:cs="Arial"/>
            <w:sz w:val="19"/>
            <w:szCs w:val="19"/>
          </w:rPr>
          <w:delText xml:space="preserve">расстояние </w:delText>
        </w:r>
      </w:del>
      <w:r>
        <w:rPr>
          <w:rFonts w:ascii="Arial" w:eastAsia="Arial" w:hAnsi="Arial" w:cs="Arial"/>
          <w:sz w:val="19"/>
          <w:szCs w:val="19"/>
        </w:rPr>
        <w:t xml:space="preserve">от </w:t>
      </w:r>
      <w:r>
        <w:rPr>
          <w:rFonts w:ascii="Arial" w:eastAsia="Arial" w:hAnsi="Arial" w:cs="Arial"/>
          <w:i/>
          <w:iCs/>
          <w:sz w:val="19"/>
          <w:szCs w:val="19"/>
        </w:rPr>
        <w:t>A</w:t>
      </w:r>
      <w:r>
        <w:rPr>
          <w:rFonts w:ascii="Arial" w:eastAsia="Arial" w:hAnsi="Arial" w:cs="Arial"/>
          <w:sz w:val="19"/>
          <w:szCs w:val="19"/>
        </w:rPr>
        <w:t xml:space="preserve"> до </w:t>
      </w:r>
      <w:r>
        <w:rPr>
          <w:rFonts w:ascii="Arial" w:eastAsia="Arial" w:hAnsi="Arial" w:cs="Arial"/>
          <w:i/>
          <w:iCs/>
          <w:sz w:val="19"/>
          <w:szCs w:val="19"/>
        </w:rPr>
        <w:t>G</w:t>
      </w:r>
      <w:r>
        <w:rPr>
          <w:rFonts w:ascii="Arial" w:eastAsia="Arial" w:hAnsi="Arial" w:cs="Arial"/>
          <w:sz w:val="19"/>
          <w:szCs w:val="19"/>
        </w:rPr>
        <w:t xml:space="preserve"> </w:t>
      </w:r>
      <w:del w:id="602" w:author="Admin" w:date="2019-02-19T00:58:00Z">
        <w:r w:rsidDel="0026219C">
          <w:rPr>
            <w:rFonts w:ascii="Arial" w:eastAsia="Arial" w:hAnsi="Arial" w:cs="Arial"/>
            <w:sz w:val="19"/>
            <w:szCs w:val="19"/>
          </w:rPr>
          <w:delText xml:space="preserve">по шоссе </w:delText>
        </w:r>
      </w:del>
      <w:r>
        <w:rPr>
          <w:rFonts w:ascii="Arial" w:eastAsia="Arial" w:hAnsi="Arial" w:cs="Arial"/>
          <w:sz w:val="19"/>
          <w:szCs w:val="19"/>
        </w:rPr>
        <w:t xml:space="preserve">указано </w:t>
      </w:r>
      <w:ins w:id="603" w:author="Admin" w:date="2019-02-19T00:58:00Z">
        <w:r w:rsidR="0026219C">
          <w:rPr>
            <w:rFonts w:ascii="Arial" w:eastAsia="Arial" w:hAnsi="Arial" w:cs="Arial"/>
            <w:sz w:val="19"/>
            <w:szCs w:val="19"/>
          </w:rPr>
          <w:t xml:space="preserve">расстояние по шоссе, </w:t>
        </w:r>
      </w:ins>
      <w:del w:id="604" w:author="Admin" w:date="2019-02-19T00:58:00Z">
        <w:r w:rsidDel="0026219C">
          <w:rPr>
            <w:rFonts w:ascii="Arial" w:eastAsia="Arial" w:hAnsi="Arial" w:cs="Arial"/>
            <w:sz w:val="19"/>
            <w:szCs w:val="19"/>
          </w:rPr>
          <w:delText xml:space="preserve">равным </w:delText>
        </w:r>
      </w:del>
      <w:ins w:id="605" w:author="Admin" w:date="2019-02-19T00:58:00Z">
        <w:r w:rsidR="0026219C">
          <w:rPr>
            <w:rFonts w:ascii="Arial" w:eastAsia="Arial" w:hAnsi="Arial" w:cs="Arial"/>
            <w:sz w:val="19"/>
            <w:szCs w:val="19"/>
          </w:rPr>
          <w:t xml:space="preserve">равное </w:t>
        </w:r>
      </w:ins>
      <w:r>
        <w:rPr>
          <w:rFonts w:ascii="Arial" w:eastAsia="Arial" w:hAnsi="Arial" w:cs="Arial"/>
          <w:sz w:val="19"/>
          <w:szCs w:val="19"/>
        </w:rPr>
        <w:t>41 км. Докажите, что информация в атласе неверна.</w:t>
      </w:r>
    </w:p>
    <w:p w:rsidR="00A33515" w:rsidRDefault="00A33515">
      <w:pPr>
        <w:spacing w:line="200" w:lineRule="exact"/>
        <w:rPr>
          <w:sz w:val="20"/>
          <w:szCs w:val="20"/>
        </w:rPr>
      </w:pPr>
    </w:p>
    <w:p w:rsidR="00A33515" w:rsidRDefault="00A33515">
      <w:pPr>
        <w:spacing w:line="290" w:lineRule="exact"/>
        <w:rPr>
          <w:sz w:val="20"/>
          <w:szCs w:val="20"/>
        </w:rPr>
      </w:pPr>
    </w:p>
    <w:p w:rsidR="00A33515" w:rsidRDefault="001A4D22">
      <w:pPr>
        <w:rPr>
          <w:sz w:val="20"/>
          <w:szCs w:val="20"/>
        </w:rPr>
      </w:pPr>
      <w:r>
        <w:rPr>
          <w:rFonts w:ascii="Arial" w:eastAsia="Arial" w:hAnsi="Arial" w:cs="Arial"/>
          <w:b/>
          <w:bCs/>
          <w:sz w:val="36"/>
          <w:szCs w:val="36"/>
        </w:rPr>
        <w:t>Задачи 7 класса</w:t>
      </w:r>
    </w:p>
    <w:p w:rsidR="00A33515" w:rsidRDefault="00A33515">
      <w:pPr>
        <w:spacing w:line="206" w:lineRule="exact"/>
        <w:rPr>
          <w:sz w:val="20"/>
          <w:szCs w:val="20"/>
        </w:rPr>
      </w:pPr>
    </w:p>
    <w:p w:rsidR="00A33515" w:rsidRDefault="001A4D22">
      <w:pPr>
        <w:rPr>
          <w:sz w:val="20"/>
          <w:szCs w:val="20"/>
        </w:rPr>
      </w:pPr>
      <w:r>
        <w:rPr>
          <w:rFonts w:ascii="Arial" w:eastAsia="Arial" w:hAnsi="Arial" w:cs="Arial"/>
          <w:b/>
          <w:bCs/>
          <w:sz w:val="26"/>
          <w:szCs w:val="26"/>
        </w:rPr>
        <w:t xml:space="preserve">Задача 1. </w:t>
      </w:r>
      <w:commentRangeStart w:id="606"/>
      <w:r>
        <w:rPr>
          <w:rFonts w:ascii="Arial" w:eastAsia="Arial" w:hAnsi="Arial" w:cs="Arial"/>
          <w:b/>
          <w:bCs/>
          <w:sz w:val="26"/>
          <w:szCs w:val="26"/>
        </w:rPr>
        <w:t>Современная мебельная фабрика</w:t>
      </w:r>
      <w:commentRangeEnd w:id="606"/>
      <w:r w:rsidR="0026219C">
        <w:rPr>
          <w:rStyle w:val="a5"/>
        </w:rPr>
        <w:commentReference w:id="606"/>
      </w:r>
    </w:p>
    <w:p w:rsidR="00A33515" w:rsidRDefault="00A33515">
      <w:pPr>
        <w:spacing w:line="178" w:lineRule="exact"/>
        <w:rPr>
          <w:sz w:val="20"/>
          <w:szCs w:val="20"/>
        </w:rPr>
      </w:pPr>
    </w:p>
    <w:p w:rsidR="00A33515" w:rsidRDefault="001A4D22">
      <w:pPr>
        <w:numPr>
          <w:ilvl w:val="0"/>
          <w:numId w:val="47"/>
        </w:numPr>
        <w:tabs>
          <w:tab w:val="left" w:pos="500"/>
        </w:tabs>
        <w:spacing w:line="284" w:lineRule="auto"/>
        <w:ind w:left="500" w:hanging="306"/>
        <w:jc w:val="both"/>
        <w:rPr>
          <w:rFonts w:ascii="Arial" w:eastAsia="Arial" w:hAnsi="Arial" w:cs="Arial"/>
          <w:b/>
          <w:bCs/>
          <w:sz w:val="20"/>
          <w:szCs w:val="20"/>
        </w:rPr>
      </w:pPr>
      <w:r>
        <w:rPr>
          <w:rFonts w:ascii="Arial" w:eastAsia="Arial" w:hAnsi="Arial" w:cs="Arial"/>
          <w:sz w:val="20"/>
          <w:szCs w:val="20"/>
        </w:rPr>
        <w:t>Восемь ящиков экспериментального письменного стола располо-жены по кругу. Каждый ящик может быть открыт или закрыт. Стол устроен так, что можно одновременно изменять состояние пары ящиков, между которыми ровно два других ящика — то есть мож-но либо открыть два сразу, либо закрыть два сразу, либо открыть один, закрыв другой.</w:t>
      </w:r>
    </w:p>
    <w:p w:rsidR="00A33515" w:rsidRDefault="00A33515">
      <w:pPr>
        <w:spacing w:line="33" w:lineRule="exact"/>
        <w:rPr>
          <w:rFonts w:ascii="Arial" w:eastAsia="Arial" w:hAnsi="Arial" w:cs="Arial"/>
          <w:b/>
          <w:bCs/>
          <w:sz w:val="20"/>
          <w:szCs w:val="20"/>
        </w:rPr>
      </w:pPr>
    </w:p>
    <w:p w:rsidR="00A33515" w:rsidRDefault="001A4D22">
      <w:pPr>
        <w:spacing w:line="303" w:lineRule="auto"/>
        <w:ind w:left="500"/>
        <w:rPr>
          <w:rFonts w:ascii="Arial" w:eastAsia="Arial" w:hAnsi="Arial" w:cs="Arial"/>
          <w:b/>
          <w:bCs/>
          <w:sz w:val="20"/>
          <w:szCs w:val="20"/>
        </w:rPr>
      </w:pPr>
      <w:r>
        <w:rPr>
          <w:rFonts w:ascii="Arial" w:eastAsia="Arial" w:hAnsi="Arial" w:cs="Arial"/>
          <w:sz w:val="20"/>
          <w:szCs w:val="20"/>
        </w:rPr>
        <w:t>У стола на витрине открыты два противоположных ящика. Пока-жите, как за 4 действия закрыть их оба.</w:t>
      </w:r>
    </w:p>
    <w:p w:rsidR="00A33515" w:rsidRDefault="00A33515">
      <w:pPr>
        <w:spacing w:line="114" w:lineRule="exact"/>
        <w:rPr>
          <w:rFonts w:ascii="Arial" w:eastAsia="Arial" w:hAnsi="Arial" w:cs="Arial"/>
          <w:b/>
          <w:bCs/>
          <w:sz w:val="20"/>
          <w:szCs w:val="20"/>
        </w:rPr>
      </w:pPr>
    </w:p>
    <w:p w:rsidR="00A33515" w:rsidRDefault="001A4D22">
      <w:pPr>
        <w:numPr>
          <w:ilvl w:val="0"/>
          <w:numId w:val="47"/>
        </w:numPr>
        <w:tabs>
          <w:tab w:val="left" w:pos="500"/>
        </w:tabs>
        <w:spacing w:line="285" w:lineRule="auto"/>
        <w:ind w:left="500" w:hanging="290"/>
        <w:jc w:val="both"/>
        <w:rPr>
          <w:rFonts w:ascii="Arial" w:eastAsia="Arial" w:hAnsi="Arial" w:cs="Arial"/>
          <w:b/>
          <w:bCs/>
          <w:sz w:val="20"/>
          <w:szCs w:val="20"/>
        </w:rPr>
      </w:pPr>
      <w:r>
        <w:rPr>
          <w:rFonts w:ascii="Arial" w:eastAsia="Arial" w:hAnsi="Arial" w:cs="Arial"/>
          <w:sz w:val="20"/>
          <w:szCs w:val="20"/>
        </w:rPr>
        <w:t>В понедельник перед обедом обыкновенный мебельщик Сергей растворил пачку красителя для шкафов в десятилитровом ведре во-ды. В обед</w:t>
      </w:r>
      <w:ins w:id="607" w:author="Admin" w:date="2019-02-19T00:58:00Z">
        <w:r w:rsidR="0026219C">
          <w:rPr>
            <w:rFonts w:ascii="Arial" w:eastAsia="Arial" w:hAnsi="Arial" w:cs="Arial"/>
            <w:sz w:val="20"/>
            <w:szCs w:val="20"/>
          </w:rPr>
          <w:t>,</w:t>
        </w:r>
      </w:ins>
      <w:r>
        <w:rPr>
          <w:rFonts w:ascii="Arial" w:eastAsia="Arial" w:hAnsi="Arial" w:cs="Arial"/>
          <w:sz w:val="20"/>
          <w:szCs w:val="20"/>
        </w:rPr>
        <w:t xml:space="preserve"> обиженный на начальство фабрики</w:t>
      </w:r>
      <w:ins w:id="608" w:author="Admin" w:date="2019-02-19T00:59:00Z">
        <w:r w:rsidR="0026219C">
          <w:rPr>
            <w:rFonts w:ascii="Arial" w:eastAsia="Arial" w:hAnsi="Arial" w:cs="Arial"/>
            <w:sz w:val="20"/>
            <w:szCs w:val="20"/>
          </w:rPr>
          <w:t>,</w:t>
        </w:r>
      </w:ins>
      <w:r>
        <w:rPr>
          <w:rFonts w:ascii="Arial" w:eastAsia="Arial" w:hAnsi="Arial" w:cs="Arial"/>
          <w:sz w:val="20"/>
          <w:szCs w:val="20"/>
        </w:rPr>
        <w:t xml:space="preserve"> Ф</w:t>
      </w:r>
      <w:ins w:id="609" w:author="Admin" w:date="2019-02-19T00:59:00Z">
        <w:r w:rsidR="0026219C">
          <w:rPr>
            <w:rFonts w:ascii="Arial" w:eastAsia="Arial" w:hAnsi="Arial" w:cs="Arial"/>
            <w:sz w:val="20"/>
            <w:szCs w:val="20"/>
          </w:rPr>
          <w:t>е</w:t>
        </w:r>
      </w:ins>
      <w:del w:id="610" w:author="Admin" w:date="2019-02-19T00:59:00Z">
        <w:r w:rsidDel="0026219C">
          <w:rPr>
            <w:rFonts w:ascii="Arial" w:eastAsia="Arial" w:hAnsi="Arial" w:cs="Arial"/>
            <w:sz w:val="20"/>
            <w:szCs w:val="20"/>
          </w:rPr>
          <w:delText>ё</w:delText>
        </w:r>
      </w:del>
      <w:r>
        <w:rPr>
          <w:rFonts w:ascii="Arial" w:eastAsia="Arial" w:hAnsi="Arial" w:cs="Arial"/>
          <w:sz w:val="20"/>
          <w:szCs w:val="20"/>
        </w:rPr>
        <w:t xml:space="preserve">дор в отчаянии вылил из </w:t>
      </w:r>
      <w:ins w:id="611" w:author="Admin" w:date="2019-02-19T00:59:00Z">
        <w:r w:rsidR="0026219C">
          <w:rPr>
            <w:rFonts w:ascii="Arial" w:eastAsia="Arial" w:hAnsi="Arial" w:cs="Arial"/>
            <w:sz w:val="20"/>
            <w:szCs w:val="20"/>
          </w:rPr>
          <w:t>е</w:t>
        </w:r>
      </w:ins>
      <w:del w:id="612" w:author="Admin" w:date="2019-02-19T00:59:00Z">
        <w:r w:rsidDel="0026219C">
          <w:rPr>
            <w:rFonts w:ascii="Arial" w:eastAsia="Arial" w:hAnsi="Arial" w:cs="Arial"/>
            <w:sz w:val="20"/>
            <w:szCs w:val="20"/>
          </w:rPr>
          <w:delText>ё</w:delText>
        </w:r>
      </w:del>
      <w:r>
        <w:rPr>
          <w:rFonts w:ascii="Arial" w:eastAsia="Arial" w:hAnsi="Arial" w:cs="Arial"/>
          <w:sz w:val="20"/>
          <w:szCs w:val="20"/>
        </w:rPr>
        <w:t>мкости 4 литра раствора, долил 4 литра воды и тщатель-но размешал (чтобы замести следы).</w:t>
      </w:r>
    </w:p>
    <w:p w:rsidR="00A33515" w:rsidRDefault="00A33515">
      <w:pPr>
        <w:spacing w:line="33" w:lineRule="exact"/>
        <w:rPr>
          <w:rFonts w:ascii="Arial" w:eastAsia="Arial" w:hAnsi="Arial" w:cs="Arial"/>
          <w:b/>
          <w:bCs/>
          <w:sz w:val="20"/>
          <w:szCs w:val="20"/>
        </w:rPr>
      </w:pPr>
    </w:p>
    <w:p w:rsidR="00A33515" w:rsidRDefault="001A4D22">
      <w:pPr>
        <w:spacing w:line="285" w:lineRule="auto"/>
        <w:ind w:left="500"/>
        <w:jc w:val="both"/>
        <w:rPr>
          <w:rFonts w:ascii="Arial" w:eastAsia="Arial" w:hAnsi="Arial" w:cs="Arial"/>
          <w:b/>
          <w:bCs/>
          <w:sz w:val="20"/>
          <w:szCs w:val="20"/>
        </w:rPr>
      </w:pPr>
      <w:r>
        <w:rPr>
          <w:rFonts w:ascii="Arial" w:eastAsia="Arial" w:hAnsi="Arial" w:cs="Arial"/>
          <w:sz w:val="20"/>
          <w:szCs w:val="20"/>
        </w:rPr>
        <w:t>На следующий день Сергей снова растворил пачку красителя в 10 литрах воды. На этот раз Ф</w:t>
      </w:r>
      <w:ins w:id="613" w:author="Admin" w:date="2019-02-19T00:59:00Z">
        <w:r w:rsidR="0026219C">
          <w:rPr>
            <w:rFonts w:ascii="Arial" w:eastAsia="Arial" w:hAnsi="Arial" w:cs="Arial"/>
            <w:sz w:val="20"/>
            <w:szCs w:val="20"/>
          </w:rPr>
          <w:t>е</w:t>
        </w:r>
      </w:ins>
      <w:del w:id="614" w:author="Admin" w:date="2019-02-19T00:59:00Z">
        <w:r w:rsidDel="0026219C">
          <w:rPr>
            <w:rFonts w:ascii="Arial" w:eastAsia="Arial" w:hAnsi="Arial" w:cs="Arial"/>
            <w:sz w:val="20"/>
            <w:szCs w:val="20"/>
          </w:rPr>
          <w:delText>ё</w:delText>
        </w:r>
      </w:del>
      <w:r>
        <w:rPr>
          <w:rFonts w:ascii="Arial" w:eastAsia="Arial" w:hAnsi="Arial" w:cs="Arial"/>
          <w:sz w:val="20"/>
          <w:szCs w:val="20"/>
        </w:rPr>
        <w:t>дор вылил из ведра 2 литра раствора, долил 2 литра воды, тщательно размешал — и повторил ту же по-следовательность действий ещ</w:t>
      </w:r>
      <w:ins w:id="615" w:author="Admin" w:date="2019-02-19T00:59:00Z">
        <w:r w:rsidR="0026219C">
          <w:rPr>
            <w:rFonts w:ascii="Arial" w:eastAsia="Arial" w:hAnsi="Arial" w:cs="Arial"/>
            <w:sz w:val="20"/>
            <w:szCs w:val="20"/>
          </w:rPr>
          <w:t>е</w:t>
        </w:r>
      </w:ins>
      <w:del w:id="616" w:author="Admin" w:date="2019-02-19T00:59:00Z">
        <w:r w:rsidDel="0026219C">
          <w:rPr>
            <w:rFonts w:ascii="Arial" w:eastAsia="Arial" w:hAnsi="Arial" w:cs="Arial"/>
            <w:sz w:val="20"/>
            <w:szCs w:val="20"/>
          </w:rPr>
          <w:delText>ё</w:delText>
        </w:r>
      </w:del>
      <w:r>
        <w:rPr>
          <w:rFonts w:ascii="Arial" w:eastAsia="Arial" w:hAnsi="Arial" w:cs="Arial"/>
          <w:sz w:val="20"/>
          <w:szCs w:val="20"/>
        </w:rPr>
        <w:t xml:space="preserve"> раз. В какой из дней в ведре оста-лось больше красителя?</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376"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15</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617" w:name="page26"/>
      <w:bookmarkEnd w:id="617"/>
      <w:r>
        <w:rPr>
          <w:rFonts w:ascii="Arial" w:eastAsia="Arial" w:hAnsi="Arial" w:cs="Arial"/>
          <w:sz w:val="18"/>
          <w:szCs w:val="18"/>
        </w:rPr>
        <w:lastRenderedPageBreak/>
        <w:t>2018 год, 7 класс</w:t>
      </w:r>
    </w:p>
    <w:p w:rsidR="00A33515" w:rsidRDefault="00A33515">
      <w:pPr>
        <w:spacing w:line="184" w:lineRule="exact"/>
        <w:rPr>
          <w:sz w:val="20"/>
          <w:szCs w:val="20"/>
        </w:rPr>
      </w:pPr>
    </w:p>
    <w:p w:rsidR="00A33515" w:rsidRDefault="001A4D22">
      <w:pPr>
        <w:numPr>
          <w:ilvl w:val="0"/>
          <w:numId w:val="48"/>
        </w:numPr>
        <w:tabs>
          <w:tab w:val="left" w:pos="500"/>
        </w:tabs>
        <w:spacing w:line="301" w:lineRule="auto"/>
        <w:ind w:left="500" w:hanging="290"/>
        <w:jc w:val="both"/>
        <w:rPr>
          <w:rFonts w:ascii="Arial" w:eastAsia="Arial" w:hAnsi="Arial" w:cs="Arial"/>
          <w:b/>
          <w:bCs/>
          <w:sz w:val="19"/>
          <w:szCs w:val="19"/>
        </w:rPr>
      </w:pPr>
      <w:r>
        <w:rPr>
          <w:rFonts w:ascii="Arial" w:eastAsia="Arial" w:hAnsi="Arial" w:cs="Arial"/>
          <w:sz w:val="19"/>
          <w:szCs w:val="19"/>
        </w:rPr>
        <w:t>Экспериментальный стул с использованием нанотехнологий (одна из инноваций заключается, например, в том, что у такого стула ров-но 720 ножек) падает с лестницы (в качестве испытания, разумеет-ся). Выяснилось, что при падении он потерял в три раза меньше но-жек, чем у него бы осталось, потеряй он в три раза меньше ножек, чем у него осталось сейчас. Так сколько же ножек осталось у стула?</w:t>
      </w:r>
    </w:p>
    <w:p w:rsidR="00A33515" w:rsidRDefault="00A33515">
      <w:pPr>
        <w:spacing w:line="249" w:lineRule="exact"/>
        <w:rPr>
          <w:sz w:val="20"/>
          <w:szCs w:val="20"/>
        </w:rPr>
      </w:pPr>
    </w:p>
    <w:p w:rsidR="00A33515" w:rsidRDefault="001A4D22">
      <w:pPr>
        <w:rPr>
          <w:sz w:val="20"/>
          <w:szCs w:val="20"/>
        </w:rPr>
      </w:pPr>
      <w:r>
        <w:rPr>
          <w:rFonts w:ascii="Arial" w:eastAsia="Arial" w:hAnsi="Arial" w:cs="Arial"/>
          <w:b/>
          <w:bCs/>
          <w:sz w:val="26"/>
          <w:szCs w:val="26"/>
        </w:rPr>
        <w:t xml:space="preserve">Задача 2. </w:t>
      </w:r>
      <w:commentRangeStart w:id="618"/>
      <w:r>
        <w:rPr>
          <w:rFonts w:ascii="Arial" w:eastAsia="Arial" w:hAnsi="Arial" w:cs="Arial"/>
          <w:b/>
          <w:bCs/>
          <w:sz w:val="26"/>
          <w:szCs w:val="26"/>
        </w:rPr>
        <w:t>Прогрессивное сложение</w:t>
      </w:r>
      <w:commentRangeEnd w:id="618"/>
      <w:r w:rsidR="0026219C">
        <w:rPr>
          <w:rStyle w:val="a5"/>
        </w:rPr>
        <w:commentReference w:id="618"/>
      </w:r>
    </w:p>
    <w:p w:rsidR="00A33515" w:rsidRDefault="00A33515">
      <w:pPr>
        <w:spacing w:line="178" w:lineRule="exact"/>
        <w:rPr>
          <w:sz w:val="20"/>
          <w:szCs w:val="20"/>
        </w:rPr>
      </w:pPr>
    </w:p>
    <w:p w:rsidR="00A33515" w:rsidRDefault="001A4D22">
      <w:pPr>
        <w:numPr>
          <w:ilvl w:val="0"/>
          <w:numId w:val="49"/>
        </w:numPr>
        <w:tabs>
          <w:tab w:val="left" w:pos="197"/>
        </w:tabs>
        <w:spacing w:line="294" w:lineRule="auto"/>
        <w:jc w:val="both"/>
        <w:rPr>
          <w:rFonts w:ascii="Arial" w:eastAsia="Arial" w:hAnsi="Arial" w:cs="Arial"/>
          <w:sz w:val="19"/>
          <w:szCs w:val="19"/>
        </w:rPr>
      </w:pPr>
      <w:r>
        <w:rPr>
          <w:rFonts w:ascii="Arial" w:eastAsia="Arial" w:hAnsi="Arial" w:cs="Arial"/>
          <w:sz w:val="19"/>
          <w:szCs w:val="19"/>
        </w:rPr>
        <w:t>свободных школах, не имеющих предрассудков, решили складывать числа, просто приписывая их друг к другу. Мы будем обозначать это дей-</w:t>
      </w:r>
    </w:p>
    <w:p w:rsidR="00A33515" w:rsidRDefault="001A4D22">
      <w:pPr>
        <w:rPr>
          <w:rFonts w:ascii="Arial" w:eastAsia="Arial" w:hAnsi="Arial" w:cs="Arial"/>
          <w:sz w:val="19"/>
          <w:szCs w:val="19"/>
        </w:rPr>
      </w:pPr>
      <w:r>
        <w:rPr>
          <w:rFonts w:ascii="Arial" w:eastAsia="Arial" w:hAnsi="Arial" w:cs="Arial"/>
          <w:sz w:val="20"/>
          <w:szCs w:val="20"/>
        </w:rPr>
        <w:t xml:space="preserve">ствие значком  : например, 2  2 </w:t>
      </w:r>
      <w:r>
        <w:rPr>
          <w:rFonts w:eastAsia="Times New Roman"/>
          <w:sz w:val="20"/>
          <w:szCs w:val="20"/>
        </w:rPr>
        <w:t>=</w:t>
      </w:r>
      <w:r>
        <w:rPr>
          <w:rFonts w:ascii="Arial" w:eastAsia="Arial" w:hAnsi="Arial" w:cs="Arial"/>
          <w:sz w:val="20"/>
          <w:szCs w:val="20"/>
        </w:rPr>
        <w:t xml:space="preserve"> 22, 2000  2000 </w:t>
      </w:r>
      <w:r>
        <w:rPr>
          <w:rFonts w:eastAsia="Times New Roman"/>
          <w:sz w:val="20"/>
          <w:szCs w:val="20"/>
        </w:rPr>
        <w:t>=</w:t>
      </w:r>
      <w:r>
        <w:rPr>
          <w:rFonts w:ascii="Arial" w:eastAsia="Arial" w:hAnsi="Arial" w:cs="Arial"/>
          <w:sz w:val="20"/>
          <w:szCs w:val="20"/>
        </w:rPr>
        <w:t xml:space="preserve"> 20002000.</w:t>
      </w:r>
    </w:p>
    <w:p w:rsidR="00A33515" w:rsidRDefault="00A33515">
      <w:pPr>
        <w:spacing w:line="142" w:lineRule="exact"/>
        <w:rPr>
          <w:rFonts w:ascii="Arial" w:eastAsia="Arial" w:hAnsi="Arial" w:cs="Arial"/>
          <w:sz w:val="19"/>
          <w:szCs w:val="19"/>
        </w:rPr>
      </w:pPr>
    </w:p>
    <w:p w:rsidR="00A33515" w:rsidRDefault="001A4D22">
      <w:pPr>
        <w:numPr>
          <w:ilvl w:val="0"/>
          <w:numId w:val="49"/>
        </w:numPr>
        <w:tabs>
          <w:tab w:val="left" w:pos="173"/>
        </w:tabs>
        <w:spacing w:line="267" w:lineRule="auto"/>
        <w:jc w:val="both"/>
        <w:rPr>
          <w:rFonts w:ascii="Arial" w:eastAsia="Arial" w:hAnsi="Arial" w:cs="Arial"/>
          <w:sz w:val="20"/>
          <w:szCs w:val="20"/>
        </w:rPr>
      </w:pPr>
      <w:r>
        <w:rPr>
          <w:rFonts w:ascii="Arial" w:eastAsia="Arial" w:hAnsi="Arial" w:cs="Arial"/>
          <w:sz w:val="20"/>
          <w:szCs w:val="20"/>
        </w:rPr>
        <w:t>обычной жизни, в каком порядке числа ни складывай, результат оста-</w:t>
      </w:r>
      <w:ins w:id="619" w:author="Admin" w:date="2019-02-19T01:00:00Z">
        <w:r w:rsidR="0026219C">
          <w:rPr>
            <w:rFonts w:ascii="Arial" w:eastAsia="Arial" w:hAnsi="Arial" w:cs="Arial"/>
            <w:sz w:val="20"/>
            <w:szCs w:val="20"/>
          </w:rPr>
          <w:t>е</w:t>
        </w:r>
      </w:ins>
      <w:del w:id="620" w:author="Admin" w:date="2019-02-19T01:00:00Z">
        <w:r w:rsidDel="0026219C">
          <w:rPr>
            <w:rFonts w:ascii="Arial" w:eastAsia="Arial" w:hAnsi="Arial" w:cs="Arial"/>
            <w:sz w:val="20"/>
            <w:szCs w:val="20"/>
          </w:rPr>
          <w:delText>ё</w:delText>
        </w:r>
      </w:del>
      <w:r>
        <w:rPr>
          <w:rFonts w:ascii="Arial" w:eastAsia="Arial" w:hAnsi="Arial" w:cs="Arial"/>
          <w:sz w:val="20"/>
          <w:szCs w:val="20"/>
        </w:rPr>
        <w:t>тся неизменным: 2</w:t>
      </w:r>
      <w:r>
        <w:rPr>
          <w:rFonts w:eastAsia="Times New Roman"/>
          <w:sz w:val="20"/>
          <w:szCs w:val="20"/>
        </w:rPr>
        <w:t>+</w:t>
      </w:r>
      <w:r>
        <w:rPr>
          <w:rFonts w:ascii="Arial" w:eastAsia="Arial" w:hAnsi="Arial" w:cs="Arial"/>
          <w:sz w:val="20"/>
          <w:szCs w:val="20"/>
        </w:rPr>
        <w:t xml:space="preserve"> 3</w:t>
      </w:r>
      <w:r>
        <w:rPr>
          <w:rFonts w:eastAsia="Times New Roman"/>
          <w:sz w:val="20"/>
          <w:szCs w:val="20"/>
        </w:rPr>
        <w:t>+</w:t>
      </w:r>
      <w:r>
        <w:rPr>
          <w:rFonts w:ascii="Arial" w:eastAsia="Arial" w:hAnsi="Arial" w:cs="Arial"/>
          <w:sz w:val="20"/>
          <w:szCs w:val="20"/>
        </w:rPr>
        <w:t xml:space="preserve"> 5 </w:t>
      </w:r>
      <w:r>
        <w:rPr>
          <w:rFonts w:eastAsia="Times New Roman"/>
          <w:sz w:val="20"/>
          <w:szCs w:val="20"/>
        </w:rPr>
        <w:t>=</w:t>
      </w:r>
      <w:r>
        <w:rPr>
          <w:rFonts w:ascii="Arial" w:eastAsia="Arial" w:hAnsi="Arial" w:cs="Arial"/>
          <w:sz w:val="20"/>
          <w:szCs w:val="20"/>
        </w:rPr>
        <w:t xml:space="preserve"> 5</w:t>
      </w:r>
      <w:r>
        <w:rPr>
          <w:rFonts w:eastAsia="Times New Roman"/>
          <w:sz w:val="20"/>
          <w:szCs w:val="20"/>
        </w:rPr>
        <w:t>+</w:t>
      </w:r>
      <w:r>
        <w:rPr>
          <w:rFonts w:ascii="Arial" w:eastAsia="Arial" w:hAnsi="Arial" w:cs="Arial"/>
          <w:sz w:val="20"/>
          <w:szCs w:val="20"/>
        </w:rPr>
        <w:t xml:space="preserve"> 3</w:t>
      </w:r>
      <w:r>
        <w:rPr>
          <w:rFonts w:eastAsia="Times New Roman"/>
          <w:sz w:val="20"/>
          <w:szCs w:val="20"/>
        </w:rPr>
        <w:t>+</w:t>
      </w:r>
      <w:r>
        <w:rPr>
          <w:rFonts w:ascii="Arial" w:eastAsia="Arial" w:hAnsi="Arial" w:cs="Arial"/>
          <w:sz w:val="20"/>
          <w:szCs w:val="20"/>
        </w:rPr>
        <w:t xml:space="preserve"> 2. Однако, если выполнять с числами действие</w:t>
      </w:r>
      <w:del w:id="621" w:author="Admin" w:date="2019-02-19T01:00:00Z">
        <w:r w:rsidDel="0026219C">
          <w:rPr>
            <w:rFonts w:ascii="Arial" w:eastAsia="Arial" w:hAnsi="Arial" w:cs="Arial"/>
            <w:sz w:val="20"/>
            <w:szCs w:val="20"/>
          </w:rPr>
          <w:delText xml:space="preserve"> </w:delText>
        </w:r>
      </w:del>
      <w:r>
        <w:rPr>
          <w:rFonts w:ascii="Arial" w:eastAsia="Arial" w:hAnsi="Arial" w:cs="Arial"/>
          <w:sz w:val="20"/>
          <w:szCs w:val="20"/>
        </w:rPr>
        <w:t>, результат может изменяться в зависимости от порядка чи-</w:t>
      </w:r>
    </w:p>
    <w:p w:rsidR="00A33515" w:rsidRDefault="00A33515">
      <w:pPr>
        <w:spacing w:line="34" w:lineRule="exact"/>
        <w:rPr>
          <w:rFonts w:ascii="Arial" w:eastAsia="Arial" w:hAnsi="Arial" w:cs="Arial"/>
          <w:sz w:val="20"/>
          <w:szCs w:val="20"/>
        </w:rPr>
      </w:pPr>
    </w:p>
    <w:p w:rsidR="00A33515" w:rsidRDefault="001A4D22">
      <w:pPr>
        <w:rPr>
          <w:rFonts w:ascii="Arial" w:eastAsia="Arial" w:hAnsi="Arial" w:cs="Arial"/>
          <w:sz w:val="20"/>
          <w:szCs w:val="20"/>
        </w:rPr>
      </w:pPr>
      <w:r>
        <w:rPr>
          <w:rFonts w:ascii="Arial" w:eastAsia="Arial" w:hAnsi="Arial" w:cs="Arial"/>
          <w:sz w:val="20"/>
          <w:szCs w:val="20"/>
        </w:rPr>
        <w:t xml:space="preserve">сел: 2  3  5 </w:t>
      </w:r>
      <w:r>
        <w:rPr>
          <w:rFonts w:eastAsia="Times New Roman"/>
          <w:sz w:val="20"/>
          <w:szCs w:val="20"/>
        </w:rPr>
        <w:t>=</w:t>
      </w:r>
      <w:r>
        <w:rPr>
          <w:rFonts w:ascii="Arial" w:eastAsia="Arial" w:hAnsi="Arial" w:cs="Arial"/>
          <w:sz w:val="20"/>
          <w:szCs w:val="20"/>
        </w:rPr>
        <w:t xml:space="preserve"> 235 </w:t>
      </w:r>
      <w:r>
        <w:rPr>
          <w:rFonts w:eastAsia="Times New Roman"/>
          <w:sz w:val="20"/>
          <w:szCs w:val="20"/>
        </w:rPr>
        <w:t>=</w:t>
      </w:r>
      <w:r>
        <w:rPr>
          <w:rFonts w:eastAsia="Times New Roman"/>
          <w:i/>
          <w:iCs/>
          <w:sz w:val="20"/>
          <w:szCs w:val="20"/>
        </w:rPr>
        <w:t≯</w:t>
      </w:r>
      <w:r>
        <w:rPr>
          <w:rFonts w:ascii="Arial" w:eastAsia="Arial" w:hAnsi="Arial" w:cs="Arial"/>
          <w:sz w:val="20"/>
          <w:szCs w:val="20"/>
        </w:rPr>
        <w:t xml:space="preserve"> 532 </w:t>
      </w:r>
      <w:r>
        <w:rPr>
          <w:rFonts w:eastAsia="Times New Roman"/>
          <w:sz w:val="20"/>
          <w:szCs w:val="20"/>
        </w:rPr>
        <w:t>=</w:t>
      </w:r>
      <w:r>
        <w:rPr>
          <w:rFonts w:ascii="Arial" w:eastAsia="Arial" w:hAnsi="Arial" w:cs="Arial"/>
          <w:sz w:val="20"/>
          <w:szCs w:val="20"/>
        </w:rPr>
        <w:t xml:space="preserve"> 5  3  2.</w:t>
      </w:r>
    </w:p>
    <w:p w:rsidR="00A33515" w:rsidRDefault="00A33515">
      <w:pPr>
        <w:spacing w:line="190" w:lineRule="exact"/>
        <w:rPr>
          <w:rFonts w:ascii="Arial" w:eastAsia="Arial" w:hAnsi="Arial" w:cs="Arial"/>
          <w:sz w:val="20"/>
          <w:szCs w:val="20"/>
        </w:rPr>
      </w:pPr>
    </w:p>
    <w:p w:rsidR="00A33515" w:rsidRDefault="001A4D22">
      <w:pPr>
        <w:numPr>
          <w:ilvl w:val="1"/>
          <w:numId w:val="49"/>
        </w:numPr>
        <w:tabs>
          <w:tab w:val="left" w:pos="500"/>
        </w:tabs>
        <w:spacing w:line="303" w:lineRule="auto"/>
        <w:ind w:left="500" w:hanging="306"/>
        <w:rPr>
          <w:rFonts w:ascii="Arial" w:eastAsia="Arial" w:hAnsi="Arial" w:cs="Arial"/>
          <w:b/>
          <w:bCs/>
          <w:sz w:val="20"/>
          <w:szCs w:val="20"/>
        </w:rPr>
      </w:pPr>
      <w:r>
        <w:rPr>
          <w:rFonts w:ascii="Arial" w:eastAsia="Arial" w:hAnsi="Arial" w:cs="Arial"/>
          <w:sz w:val="20"/>
          <w:szCs w:val="20"/>
        </w:rPr>
        <w:t>Даны числа 95 и 500. В каком порядке их нужно сложить, чтобы ре-зультат получился больше?</w:t>
      </w:r>
    </w:p>
    <w:p w:rsidR="00A33515" w:rsidRDefault="00A33515">
      <w:pPr>
        <w:spacing w:line="114" w:lineRule="exact"/>
        <w:rPr>
          <w:rFonts w:ascii="Arial" w:eastAsia="Arial" w:hAnsi="Arial" w:cs="Arial"/>
          <w:b/>
          <w:bCs/>
          <w:sz w:val="20"/>
          <w:szCs w:val="20"/>
        </w:rPr>
      </w:pPr>
    </w:p>
    <w:p w:rsidR="00A33515" w:rsidRDefault="001A4D22">
      <w:pPr>
        <w:numPr>
          <w:ilvl w:val="1"/>
          <w:numId w:val="49"/>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 xml:space="preserve">Даны три произвольных числа </w:t>
      </w:r>
      <w:r>
        <w:rPr>
          <w:rFonts w:ascii="Arial" w:eastAsia="Arial" w:hAnsi="Arial" w:cs="Arial"/>
          <w:i/>
          <w:iCs/>
          <w:sz w:val="20"/>
          <w:szCs w:val="20"/>
        </w:rPr>
        <w:t>P</w:t>
      </w:r>
      <w:r>
        <w:rPr>
          <w:rFonts w:ascii="Arial" w:eastAsia="Arial" w:hAnsi="Arial" w:cs="Arial"/>
          <w:sz w:val="20"/>
          <w:szCs w:val="20"/>
        </w:rPr>
        <w:t xml:space="preserve">, </w:t>
      </w:r>
      <w:r>
        <w:rPr>
          <w:rFonts w:ascii="Arial" w:eastAsia="Arial" w:hAnsi="Arial" w:cs="Arial"/>
          <w:i/>
          <w:iCs/>
          <w:sz w:val="20"/>
          <w:szCs w:val="20"/>
        </w:rPr>
        <w:t>Q</w:t>
      </w:r>
      <w:r>
        <w:rPr>
          <w:rFonts w:ascii="Arial" w:eastAsia="Arial" w:hAnsi="Arial" w:cs="Arial"/>
          <w:sz w:val="20"/>
          <w:szCs w:val="20"/>
        </w:rPr>
        <w:t xml:space="preserve">, </w:t>
      </w:r>
      <w:r>
        <w:rPr>
          <w:rFonts w:ascii="Arial" w:eastAsia="Arial" w:hAnsi="Arial" w:cs="Arial"/>
          <w:i/>
          <w:iCs/>
          <w:sz w:val="20"/>
          <w:szCs w:val="20"/>
        </w:rPr>
        <w:t>R</w:t>
      </w:r>
      <w:r>
        <w:rPr>
          <w:rFonts w:ascii="Arial" w:eastAsia="Arial" w:hAnsi="Arial" w:cs="Arial"/>
          <w:sz w:val="20"/>
          <w:szCs w:val="20"/>
        </w:rPr>
        <w:t>. В каком порядке нужно вы-полнять с ними действие , чтобы получить наибольший возмож-ный результат?</w:t>
      </w:r>
    </w:p>
    <w:p w:rsidR="00A33515" w:rsidRDefault="00A33515">
      <w:pPr>
        <w:spacing w:line="126" w:lineRule="exact"/>
        <w:rPr>
          <w:rFonts w:ascii="Arial" w:eastAsia="Arial" w:hAnsi="Arial" w:cs="Arial"/>
          <w:b/>
          <w:bCs/>
          <w:sz w:val="20"/>
          <w:szCs w:val="20"/>
        </w:rPr>
      </w:pPr>
    </w:p>
    <w:p w:rsidR="00A33515" w:rsidRDefault="001A4D22">
      <w:pPr>
        <w:numPr>
          <w:ilvl w:val="1"/>
          <w:numId w:val="49"/>
        </w:numPr>
        <w:tabs>
          <w:tab w:val="left" w:pos="500"/>
        </w:tabs>
        <w:spacing w:line="308" w:lineRule="exact"/>
        <w:ind w:left="500" w:hanging="290"/>
        <w:jc w:val="both"/>
        <w:rPr>
          <w:rFonts w:ascii="Arial" w:eastAsia="Arial" w:hAnsi="Arial" w:cs="Arial"/>
          <w:b/>
          <w:bCs/>
          <w:sz w:val="20"/>
          <w:szCs w:val="20"/>
        </w:rPr>
      </w:pPr>
      <w:r>
        <w:rPr>
          <w:rFonts w:ascii="Arial" w:eastAsia="Arial" w:hAnsi="Arial" w:cs="Arial"/>
          <w:sz w:val="20"/>
          <w:szCs w:val="20"/>
        </w:rPr>
        <w:t xml:space="preserve">Определим «прогрессивную разность»: </w:t>
      </w:r>
      <w:r>
        <w:rPr>
          <w:rFonts w:ascii="Arial" w:eastAsia="Arial" w:hAnsi="Arial" w:cs="Arial"/>
          <w:i/>
          <w:iCs/>
          <w:sz w:val="20"/>
          <w:szCs w:val="20"/>
        </w:rPr>
        <w:t>a</w:t>
      </w:r>
      <w:r>
        <w:rPr>
          <w:rFonts w:ascii="Arial" w:eastAsia="Arial" w:hAnsi="Arial" w:cs="Arial"/>
          <w:sz w:val="20"/>
          <w:szCs w:val="20"/>
        </w:rPr>
        <w:t xml:space="preserve"> </w:t>
      </w:r>
      <w:r>
        <w:rPr>
          <w:rFonts w:ascii="Arial Unicode MS" w:eastAsia="Arial Unicode MS" w:hAnsi="Arial Unicode MS" w:cs="Arial Unicode MS"/>
          <w:i/>
          <w:iCs/>
          <w:sz w:val="20"/>
          <w:szCs w:val="20"/>
        </w:rPr>
        <w:t>⊖</w:t>
      </w:r>
      <w:r>
        <w:rPr>
          <w:rFonts w:ascii="Arial" w:eastAsia="Arial" w:hAnsi="Arial" w:cs="Arial"/>
          <w:sz w:val="20"/>
          <w:szCs w:val="20"/>
        </w:rPr>
        <w:t xml:space="preserve"> </w:t>
      </w:r>
      <w:r>
        <w:rPr>
          <w:rFonts w:ascii="Arial" w:eastAsia="Arial" w:hAnsi="Arial" w:cs="Arial"/>
          <w:i/>
          <w:iCs/>
          <w:sz w:val="20"/>
          <w:szCs w:val="20"/>
        </w:rPr>
        <w:t>b</w:t>
      </w:r>
      <w:r>
        <w:rPr>
          <w:rFonts w:ascii="Arial" w:eastAsia="Arial" w:hAnsi="Arial" w:cs="Arial"/>
          <w:sz w:val="20"/>
          <w:szCs w:val="20"/>
        </w:rPr>
        <w:t xml:space="preserve"> — это такое число </w:t>
      </w:r>
      <w:r>
        <w:rPr>
          <w:rFonts w:ascii="Arial" w:eastAsia="Arial" w:hAnsi="Arial" w:cs="Arial"/>
          <w:i/>
          <w:iCs/>
          <w:sz w:val="20"/>
          <w:szCs w:val="20"/>
        </w:rPr>
        <w:t>c</w:t>
      </w:r>
      <w:r>
        <w:rPr>
          <w:rFonts w:ascii="Arial" w:eastAsia="Arial" w:hAnsi="Arial" w:cs="Arial"/>
          <w:sz w:val="20"/>
          <w:szCs w:val="20"/>
        </w:rPr>
        <w:t xml:space="preserve">, что </w:t>
      </w:r>
      <w:r>
        <w:rPr>
          <w:rFonts w:ascii="Arial" w:eastAsia="Arial" w:hAnsi="Arial" w:cs="Arial"/>
          <w:i/>
          <w:iCs/>
          <w:sz w:val="20"/>
          <w:szCs w:val="20"/>
        </w:rPr>
        <w:t>b c</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ascii="Arial" w:eastAsia="Arial" w:hAnsi="Arial" w:cs="Arial"/>
          <w:i/>
          <w:iCs/>
          <w:sz w:val="20"/>
          <w:szCs w:val="20"/>
        </w:rPr>
        <w:t>a</w:t>
      </w:r>
      <w:r>
        <w:rPr>
          <w:rFonts w:ascii="Arial" w:eastAsia="Arial" w:hAnsi="Arial" w:cs="Arial"/>
          <w:sz w:val="20"/>
          <w:szCs w:val="20"/>
        </w:rPr>
        <w:t xml:space="preserve"> Приведите пример чисел </w:t>
      </w:r>
      <w:r>
        <w:rPr>
          <w:rFonts w:ascii="Arial" w:eastAsia="Arial" w:hAnsi="Arial" w:cs="Arial"/>
          <w:i/>
          <w:iCs/>
          <w:sz w:val="20"/>
          <w:szCs w:val="20"/>
        </w:rPr>
        <w:t>a</w:t>
      </w:r>
      <w:r>
        <w:rPr>
          <w:rFonts w:ascii="Arial" w:eastAsia="Arial" w:hAnsi="Arial" w:cs="Arial"/>
          <w:sz w:val="20"/>
          <w:szCs w:val="20"/>
        </w:rPr>
        <w:t xml:space="preserve"> и </w:t>
      </w:r>
      <w:r>
        <w:rPr>
          <w:rFonts w:ascii="Arial" w:eastAsia="Arial" w:hAnsi="Arial" w:cs="Arial"/>
          <w:i/>
          <w:iCs/>
          <w:sz w:val="20"/>
          <w:szCs w:val="20"/>
        </w:rPr>
        <w:t>b</w:t>
      </w:r>
      <w:r>
        <w:rPr>
          <w:rFonts w:ascii="Arial" w:eastAsia="Arial" w:hAnsi="Arial" w:cs="Arial"/>
          <w:sz w:val="20"/>
          <w:szCs w:val="20"/>
        </w:rPr>
        <w:t xml:space="preserve"> таких, что их разность </w:t>
      </w:r>
      <w:r>
        <w:rPr>
          <w:rFonts w:ascii="Arial" w:eastAsia="Arial" w:hAnsi="Arial" w:cs="Arial"/>
          <w:i/>
          <w:iCs/>
          <w:sz w:val="20"/>
          <w:szCs w:val="20"/>
        </w:rPr>
        <w:t xml:space="preserve">a </w:t>
      </w:r>
      <w:r>
        <w:rPr>
          <w:rFonts w:ascii="Arial Unicode MS" w:eastAsia="Arial Unicode MS" w:hAnsi="Arial Unicode MS" w:cs="Arial Unicode MS"/>
          <w:i/>
          <w:iCs/>
          <w:sz w:val="20"/>
          <w:szCs w:val="20"/>
        </w:rPr>
        <w:t>⊖</w:t>
      </w:r>
      <w:r>
        <w:rPr>
          <w:rFonts w:ascii="Arial" w:eastAsia="Arial" w:hAnsi="Arial" w:cs="Arial"/>
          <w:i/>
          <w:iCs/>
          <w:sz w:val="20"/>
          <w:szCs w:val="20"/>
        </w:rPr>
        <w:t xml:space="preserve"> b </w:t>
      </w:r>
      <w:r>
        <w:rPr>
          <w:rFonts w:ascii="Arial" w:eastAsia="Arial" w:hAnsi="Arial" w:cs="Arial"/>
          <w:sz w:val="20"/>
          <w:szCs w:val="20"/>
        </w:rPr>
        <w:t>не определена</w:t>
      </w:r>
      <w:r>
        <w:rPr>
          <w:rFonts w:ascii="Arial" w:eastAsia="Arial" w:hAnsi="Arial" w:cs="Arial"/>
          <w:i/>
          <w:iCs/>
          <w:sz w:val="20"/>
          <w:szCs w:val="20"/>
        </w:rPr>
        <w:t xml:space="preserve"> </w:t>
      </w:r>
      <w:r>
        <w:rPr>
          <w:rFonts w:ascii="Arial" w:eastAsia="Arial" w:hAnsi="Arial" w:cs="Arial"/>
          <w:sz w:val="20"/>
          <w:szCs w:val="20"/>
        </w:rPr>
        <w:t>(нужного числа</w:t>
      </w:r>
      <w:r>
        <w:rPr>
          <w:rFonts w:ascii="Arial" w:eastAsia="Arial" w:hAnsi="Arial" w:cs="Arial"/>
          <w:i/>
          <w:iCs/>
          <w:sz w:val="20"/>
          <w:szCs w:val="20"/>
        </w:rPr>
        <w:t xml:space="preserve"> c </w:t>
      </w:r>
      <w:r>
        <w:rPr>
          <w:rFonts w:ascii="Arial" w:eastAsia="Arial" w:hAnsi="Arial" w:cs="Arial"/>
          <w:sz w:val="20"/>
          <w:szCs w:val="20"/>
        </w:rPr>
        <w:t>не найд</w:t>
      </w:r>
      <w:ins w:id="622" w:author="Admin" w:date="2019-02-19T01:00:00Z">
        <w:r w:rsidR="0026219C">
          <w:rPr>
            <w:rFonts w:ascii="Arial" w:eastAsia="Arial" w:hAnsi="Arial" w:cs="Arial"/>
            <w:sz w:val="20"/>
            <w:szCs w:val="20"/>
          </w:rPr>
          <w:t>е</w:t>
        </w:r>
      </w:ins>
      <w:del w:id="623" w:author="Admin" w:date="2019-02-19T01:00:00Z">
        <w:r w:rsidDel="0026219C">
          <w:rPr>
            <w:rFonts w:ascii="Arial" w:eastAsia="Arial" w:hAnsi="Arial" w:cs="Arial"/>
            <w:sz w:val="20"/>
            <w:szCs w:val="20"/>
          </w:rPr>
          <w:delText>ё</w:delText>
        </w:r>
      </w:del>
      <w:r>
        <w:rPr>
          <w:rFonts w:ascii="Arial" w:eastAsia="Arial" w:hAnsi="Arial" w:cs="Arial"/>
          <w:sz w:val="20"/>
          <w:szCs w:val="20"/>
        </w:rPr>
        <w:t>тся).</w:t>
      </w:r>
    </w:p>
    <w:p w:rsidR="00A33515" w:rsidRDefault="00A33515">
      <w:pPr>
        <w:spacing w:line="166" w:lineRule="exact"/>
        <w:rPr>
          <w:sz w:val="20"/>
          <w:szCs w:val="20"/>
        </w:rPr>
      </w:pPr>
    </w:p>
    <w:p w:rsidR="00A33515" w:rsidRDefault="001A4D22">
      <w:pPr>
        <w:rPr>
          <w:sz w:val="20"/>
          <w:szCs w:val="20"/>
        </w:rPr>
      </w:pPr>
      <w:r>
        <w:rPr>
          <w:rFonts w:ascii="Arial" w:eastAsia="Arial" w:hAnsi="Arial" w:cs="Arial"/>
          <w:b/>
          <w:bCs/>
          <w:sz w:val="26"/>
          <w:szCs w:val="26"/>
        </w:rPr>
        <w:t>Задача 3. На салфетке</w:t>
      </w:r>
    </w:p>
    <w:p w:rsidR="00A33515" w:rsidRDefault="00A33515">
      <w:pPr>
        <w:spacing w:line="178" w:lineRule="exact"/>
        <w:rPr>
          <w:sz w:val="20"/>
          <w:szCs w:val="20"/>
        </w:rPr>
      </w:pPr>
    </w:p>
    <w:p w:rsidR="00A33515" w:rsidRDefault="001A4D22">
      <w:pPr>
        <w:ind w:left="200"/>
        <w:rPr>
          <w:sz w:val="20"/>
          <w:szCs w:val="20"/>
        </w:rPr>
      </w:pPr>
      <w:r>
        <w:rPr>
          <w:rFonts w:ascii="Arial" w:eastAsia="Arial" w:hAnsi="Arial" w:cs="Arial"/>
          <w:b/>
          <w:bCs/>
          <w:sz w:val="20"/>
          <w:szCs w:val="20"/>
        </w:rPr>
        <w:t>A.</w:t>
      </w:r>
    </w:p>
    <w:p w:rsidR="00A33515" w:rsidRDefault="001A4D22">
      <w:pPr>
        <w:spacing w:line="20" w:lineRule="exact"/>
        <w:rPr>
          <w:sz w:val="20"/>
          <w:szCs w:val="20"/>
        </w:rPr>
      </w:pPr>
      <w:r>
        <w:rPr>
          <w:noProof/>
          <w:sz w:val="20"/>
          <w:szCs w:val="20"/>
        </w:rPr>
        <w:drawing>
          <wp:anchor distT="0" distB="0" distL="114300" distR="114300" simplePos="0" relativeHeight="251382784" behindDoc="1" locked="0" layoutInCell="0" allowOverlap="1" wp14:anchorId="68D94171" wp14:editId="71B07CE4">
            <wp:simplePos x="0" y="0"/>
            <wp:positionH relativeFrom="column">
              <wp:posOffset>2799080</wp:posOffset>
            </wp:positionH>
            <wp:positionV relativeFrom="paragraph">
              <wp:posOffset>1448435</wp:posOffset>
            </wp:positionV>
            <wp:extent cx="474345" cy="952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blip>
                    <a:srcRect/>
                    <a:stretch>
                      <a:fillRect/>
                    </a:stretch>
                  </pic:blipFill>
                  <pic:spPr bwMode="auto">
                    <a:xfrm>
                      <a:off x="0" y="0"/>
                      <a:ext cx="474345" cy="95250"/>
                    </a:xfrm>
                    <a:prstGeom prst="rect">
                      <a:avLst/>
                    </a:prstGeom>
                    <a:noFill/>
                  </pic:spPr>
                </pic:pic>
              </a:graphicData>
            </a:graphic>
          </wp:anchor>
        </w:drawing>
      </w:r>
      <w:r>
        <w:rPr>
          <w:noProof/>
          <w:sz w:val="20"/>
          <w:szCs w:val="20"/>
        </w:rPr>
        <w:drawing>
          <wp:anchor distT="0" distB="0" distL="114300" distR="114300" simplePos="0" relativeHeight="251383808" behindDoc="1" locked="0" layoutInCell="0" allowOverlap="1" wp14:anchorId="1AB425CD" wp14:editId="0C1ADD67">
            <wp:simplePos x="0" y="0"/>
            <wp:positionH relativeFrom="column">
              <wp:posOffset>1177290</wp:posOffset>
            </wp:positionH>
            <wp:positionV relativeFrom="paragraph">
              <wp:posOffset>-52705</wp:posOffset>
            </wp:positionV>
            <wp:extent cx="2258060" cy="1282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blip>
                    <a:srcRect/>
                    <a:stretch>
                      <a:fillRect/>
                    </a:stretch>
                  </pic:blipFill>
                  <pic:spPr bwMode="auto">
                    <a:xfrm>
                      <a:off x="0" y="0"/>
                      <a:ext cx="2258060" cy="1282700"/>
                    </a:xfrm>
                    <a:prstGeom prst="rect">
                      <a:avLst/>
                    </a:prstGeom>
                    <a:noFill/>
                  </pic:spPr>
                </pic:pic>
              </a:graphicData>
            </a:graphic>
          </wp:anchor>
        </w:drawing>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3"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16</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624" w:name="page27"/>
      <w:bookmarkEnd w:id="624"/>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spacing w:line="287" w:lineRule="auto"/>
        <w:ind w:left="500"/>
        <w:jc w:val="both"/>
        <w:rPr>
          <w:sz w:val="20"/>
          <w:szCs w:val="20"/>
        </w:rPr>
      </w:pPr>
      <w:r>
        <w:rPr>
          <w:rFonts w:ascii="Arial" w:eastAsia="Arial" w:hAnsi="Arial" w:cs="Arial"/>
          <w:sz w:val="20"/>
          <w:szCs w:val="20"/>
        </w:rPr>
        <w:t>Укажите, как нарисовать «одним росчерком пера», то есть не отры-вая ручки от бумаги и не проходя по одной линии дважды, (а) олим-пийские кольца (б) «наклонный квадрат» со стороной 4 (смотреть рисунок 5).</w:t>
      </w:r>
    </w:p>
    <w:p w:rsidR="00A33515" w:rsidRDefault="00A33515">
      <w:pPr>
        <w:spacing w:line="111" w:lineRule="exact"/>
        <w:rPr>
          <w:sz w:val="20"/>
          <w:szCs w:val="20"/>
        </w:rPr>
      </w:pPr>
    </w:p>
    <w:p w:rsidR="00A33515" w:rsidRDefault="001A4D22">
      <w:pPr>
        <w:numPr>
          <w:ilvl w:val="0"/>
          <w:numId w:val="50"/>
        </w:numPr>
        <w:tabs>
          <w:tab w:val="left" w:pos="500"/>
        </w:tabs>
        <w:spacing w:line="282" w:lineRule="auto"/>
        <w:ind w:left="500" w:hanging="290"/>
        <w:jc w:val="both"/>
        <w:rPr>
          <w:rFonts w:ascii="Arial" w:eastAsia="Arial" w:hAnsi="Arial" w:cs="Arial"/>
          <w:b/>
          <w:bCs/>
          <w:sz w:val="20"/>
          <w:szCs w:val="20"/>
        </w:rPr>
      </w:pPr>
      <w:r>
        <w:rPr>
          <w:rFonts w:ascii="Arial" w:eastAsia="Arial" w:hAnsi="Arial" w:cs="Arial"/>
          <w:sz w:val="20"/>
          <w:szCs w:val="20"/>
        </w:rPr>
        <w:t xml:space="preserve">Треугольник Серпинского степени 1 — это просто треугольник. Что-бы получить треугольник Серпинского степени </w:t>
      </w:r>
      <w:r>
        <w:rPr>
          <w:rFonts w:ascii="Arial" w:eastAsia="Arial" w:hAnsi="Arial" w:cs="Arial"/>
          <w:i/>
          <w:iCs/>
          <w:sz w:val="20"/>
          <w:szCs w:val="20"/>
        </w:rPr>
        <w:t>n</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 нужно поста-вить «друг на друга» три треугольника Серпинского степени </w:t>
      </w:r>
      <w:r>
        <w:rPr>
          <w:rFonts w:ascii="Arial" w:eastAsia="Arial" w:hAnsi="Arial" w:cs="Arial"/>
          <w:i/>
          <w:iCs/>
          <w:sz w:val="20"/>
          <w:szCs w:val="20"/>
        </w:rPr>
        <w:t>n</w:t>
      </w:r>
      <w:r>
        <w:rPr>
          <w:rFonts w:ascii="Arial" w:eastAsia="Arial" w:hAnsi="Arial" w:cs="Arial"/>
          <w:sz w:val="20"/>
          <w:szCs w:val="20"/>
        </w:rPr>
        <w:t>. На рисунке 5 изображ</w:t>
      </w:r>
      <w:ins w:id="625" w:author="Admin" w:date="2019-02-19T01:01:00Z">
        <w:r w:rsidR="0026219C">
          <w:rPr>
            <w:rFonts w:ascii="Arial" w:eastAsia="Arial" w:hAnsi="Arial" w:cs="Arial"/>
            <w:sz w:val="20"/>
            <w:szCs w:val="20"/>
          </w:rPr>
          <w:t>е</w:t>
        </w:r>
      </w:ins>
      <w:del w:id="626" w:author="Admin" w:date="2019-02-19T01:01:00Z">
        <w:r w:rsidDel="0026219C">
          <w:rPr>
            <w:rFonts w:ascii="Arial" w:eastAsia="Arial" w:hAnsi="Arial" w:cs="Arial"/>
            <w:sz w:val="20"/>
            <w:szCs w:val="20"/>
          </w:rPr>
          <w:delText>ё</w:delText>
        </w:r>
      </w:del>
      <w:r>
        <w:rPr>
          <w:rFonts w:ascii="Arial" w:eastAsia="Arial" w:hAnsi="Arial" w:cs="Arial"/>
          <w:sz w:val="20"/>
          <w:szCs w:val="20"/>
        </w:rPr>
        <w:t xml:space="preserve">н треугольник Серпинского степени 4, а </w:t>
      </w:r>
      <w:del w:id="627" w:author="Admin" w:date="2019-02-19T01:01:00Z">
        <w:r w:rsidDel="0026219C">
          <w:rPr>
            <w:rFonts w:ascii="Arial" w:eastAsia="Arial" w:hAnsi="Arial" w:cs="Arial"/>
            <w:sz w:val="20"/>
            <w:szCs w:val="20"/>
          </w:rPr>
          <w:delText xml:space="preserve">цветом </w:delText>
        </w:r>
      </w:del>
      <w:r>
        <w:rPr>
          <w:rFonts w:ascii="Arial" w:eastAsia="Arial" w:hAnsi="Arial" w:cs="Arial"/>
          <w:sz w:val="20"/>
          <w:szCs w:val="20"/>
        </w:rPr>
        <w:t xml:space="preserve">выделен треугольник Серпинского степени 3. Посчитайте, сколь-ко узлов (точек, где пересекаются два и более непараллельных от-резка) в треугольнике Серпинского степени </w:t>
      </w:r>
      <w:r>
        <w:rPr>
          <w:rFonts w:ascii="Arial" w:eastAsia="Arial" w:hAnsi="Arial" w:cs="Arial"/>
          <w:i/>
          <w:iCs/>
          <w:sz w:val="20"/>
          <w:szCs w:val="20"/>
        </w:rPr>
        <w:t>n</w:t>
      </w:r>
      <w:r>
        <w:rPr>
          <w:rFonts w:ascii="Arial" w:eastAsia="Arial" w:hAnsi="Arial" w:cs="Arial"/>
          <w:sz w:val="20"/>
          <w:szCs w:val="20"/>
        </w:rPr>
        <w:t xml:space="preserve">. Посчитайте также, сколько отрезков длины 1 составляют «наклонный квадрат» со сто-роной </w:t>
      </w:r>
      <w:r>
        <w:rPr>
          <w:rFonts w:ascii="Arial" w:eastAsia="Arial" w:hAnsi="Arial" w:cs="Arial"/>
          <w:i/>
          <w:iCs/>
          <w:sz w:val="20"/>
          <w:szCs w:val="20"/>
        </w:rPr>
        <w:t>n</w:t>
      </w:r>
      <w:r>
        <w:rPr>
          <w:rFonts w:ascii="Arial" w:eastAsia="Arial" w:hAnsi="Arial" w:cs="Arial"/>
          <w:sz w:val="20"/>
          <w:szCs w:val="20"/>
        </w:rPr>
        <w:t>.</w:t>
      </w:r>
    </w:p>
    <w:p w:rsidR="00A33515" w:rsidRDefault="00A33515">
      <w:pPr>
        <w:spacing w:line="117" w:lineRule="exact"/>
        <w:rPr>
          <w:rFonts w:ascii="Arial" w:eastAsia="Arial" w:hAnsi="Arial" w:cs="Arial"/>
          <w:b/>
          <w:bCs/>
          <w:sz w:val="20"/>
          <w:szCs w:val="20"/>
        </w:rPr>
      </w:pPr>
    </w:p>
    <w:p w:rsidR="00A33515" w:rsidRDefault="001A4D22">
      <w:pPr>
        <w:numPr>
          <w:ilvl w:val="0"/>
          <w:numId w:val="50"/>
        </w:numPr>
        <w:tabs>
          <w:tab w:val="left" w:pos="500"/>
        </w:tabs>
        <w:spacing w:line="303" w:lineRule="auto"/>
        <w:ind w:left="500" w:hanging="290"/>
        <w:rPr>
          <w:rFonts w:ascii="Arial" w:eastAsia="Arial" w:hAnsi="Arial" w:cs="Arial"/>
          <w:b/>
          <w:bCs/>
          <w:sz w:val="20"/>
          <w:szCs w:val="20"/>
        </w:rPr>
      </w:pPr>
      <w:r>
        <w:rPr>
          <w:rFonts w:ascii="Arial" w:eastAsia="Arial" w:hAnsi="Arial" w:cs="Arial"/>
          <w:sz w:val="20"/>
          <w:szCs w:val="20"/>
        </w:rPr>
        <w:t xml:space="preserve">Укажите, как нарисовать одним росчерком пера треугольник Сер-пинского степени 4, </w:t>
      </w:r>
      <w:del w:id="628" w:author="Admin" w:date="2019-02-19T01:01:00Z">
        <w:r w:rsidDel="0026219C">
          <w:rPr>
            <w:rFonts w:ascii="Arial" w:eastAsia="Arial" w:hAnsi="Arial" w:cs="Arial"/>
            <w:sz w:val="20"/>
            <w:szCs w:val="20"/>
          </w:rPr>
          <w:delText xml:space="preserve">изображённый </w:delText>
        </w:r>
      </w:del>
      <w:ins w:id="629" w:author="Admin" w:date="2019-02-19T01:01:00Z">
        <w:r w:rsidR="0026219C">
          <w:rPr>
            <w:rFonts w:ascii="Arial" w:eastAsia="Arial" w:hAnsi="Arial" w:cs="Arial"/>
            <w:sz w:val="20"/>
            <w:szCs w:val="20"/>
          </w:rPr>
          <w:t xml:space="preserve">изображенный </w:t>
        </w:r>
      </w:ins>
      <w:r>
        <w:rPr>
          <w:rFonts w:ascii="Arial" w:eastAsia="Arial" w:hAnsi="Arial" w:cs="Arial"/>
          <w:sz w:val="20"/>
          <w:szCs w:val="20"/>
        </w:rPr>
        <w:t>на рисунке.</w:t>
      </w:r>
    </w:p>
    <w:p w:rsidR="00A33515" w:rsidRDefault="00A33515">
      <w:pPr>
        <w:spacing w:line="231" w:lineRule="exact"/>
        <w:rPr>
          <w:sz w:val="20"/>
          <w:szCs w:val="20"/>
        </w:rPr>
      </w:pPr>
    </w:p>
    <w:p w:rsidR="00A33515" w:rsidRDefault="001A4D22">
      <w:pPr>
        <w:rPr>
          <w:sz w:val="20"/>
          <w:szCs w:val="20"/>
        </w:rPr>
      </w:pPr>
      <w:r>
        <w:rPr>
          <w:rFonts w:ascii="Arial" w:eastAsia="Arial" w:hAnsi="Arial" w:cs="Arial"/>
          <w:b/>
          <w:bCs/>
          <w:sz w:val="26"/>
          <w:szCs w:val="26"/>
        </w:rPr>
        <w:t>Задача 4. Не модельная, а модальная!</w:t>
      </w:r>
    </w:p>
    <w:p w:rsidR="00A33515" w:rsidRDefault="00A33515">
      <w:pPr>
        <w:spacing w:line="178" w:lineRule="exact"/>
        <w:rPr>
          <w:sz w:val="20"/>
          <w:szCs w:val="20"/>
        </w:rPr>
      </w:pPr>
    </w:p>
    <w:p w:rsidR="00A33515" w:rsidRDefault="001A4D22">
      <w:pPr>
        <w:spacing w:line="287" w:lineRule="auto"/>
        <w:jc w:val="both"/>
        <w:rPr>
          <w:sz w:val="20"/>
          <w:szCs w:val="20"/>
        </w:rPr>
      </w:pPr>
      <w:r>
        <w:rPr>
          <w:rFonts w:ascii="Arial" w:eastAsia="Arial" w:hAnsi="Arial" w:cs="Arial"/>
          <w:sz w:val="20"/>
          <w:szCs w:val="20"/>
        </w:rPr>
        <w:t xml:space="preserve">Пусть есть событие </w:t>
      </w:r>
      <w:r>
        <w:rPr>
          <w:rFonts w:ascii="Arial" w:eastAsia="Arial" w:hAnsi="Arial" w:cs="Arial"/>
          <w:i/>
          <w:iCs/>
          <w:sz w:val="20"/>
          <w:szCs w:val="20"/>
        </w:rPr>
        <w:t>X</w:t>
      </w:r>
      <w:r>
        <w:rPr>
          <w:rFonts w:ascii="Arial" w:eastAsia="Arial" w:hAnsi="Arial" w:cs="Arial"/>
          <w:sz w:val="20"/>
          <w:szCs w:val="20"/>
        </w:rPr>
        <w:t xml:space="preserve">, которое может происходить или не происходить в зависимости от того, какой сегодня день. Например, событие </w:t>
      </w:r>
      <w:r>
        <w:rPr>
          <w:rFonts w:ascii="Arial" w:eastAsia="Arial" w:hAnsi="Arial" w:cs="Arial"/>
          <w:i/>
          <w:iCs/>
          <w:sz w:val="20"/>
          <w:szCs w:val="20"/>
        </w:rPr>
        <w:t>X</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«сего-дня суббота» случается раз в семь дней, а событие «сегодня я смотрел на часы» — каждый день.</w:t>
      </w:r>
    </w:p>
    <w:p w:rsidR="00A33515" w:rsidRDefault="00A33515">
      <w:pPr>
        <w:spacing w:line="20" w:lineRule="exact"/>
        <w:rPr>
          <w:sz w:val="20"/>
          <w:szCs w:val="20"/>
        </w:rPr>
      </w:pPr>
    </w:p>
    <w:p w:rsidR="00A33515" w:rsidRDefault="001A4D22">
      <w:pPr>
        <w:spacing w:line="264" w:lineRule="exact"/>
        <w:jc w:val="both"/>
        <w:rPr>
          <w:sz w:val="20"/>
          <w:szCs w:val="20"/>
        </w:rPr>
      </w:pPr>
      <w:r>
        <w:rPr>
          <w:rFonts w:ascii="Arial" w:eastAsia="Arial" w:hAnsi="Arial" w:cs="Arial"/>
          <w:sz w:val="20"/>
          <w:szCs w:val="20"/>
        </w:rPr>
        <w:t xml:space="preserve">Имеются два символа, и </w:t>
      </w:r>
      <w:r>
        <w:rPr>
          <w:rFonts w:ascii="Arial Unicode MS" w:eastAsia="Arial Unicode MS" w:hAnsi="Arial Unicode MS" w:cs="Arial Unicode MS"/>
          <w:sz w:val="20"/>
          <w:szCs w:val="20"/>
        </w:rPr>
        <w:t>▽</w:t>
      </w:r>
      <w:r>
        <w:rPr>
          <w:rFonts w:ascii="Arial" w:eastAsia="Arial" w:hAnsi="Arial" w:cs="Arial"/>
          <w:sz w:val="20"/>
          <w:szCs w:val="20"/>
        </w:rPr>
        <w:t xml:space="preserve">, которые рассказывают что-то о разных со-бытиях. Так, фраза « </w:t>
      </w:r>
      <w:r>
        <w:rPr>
          <w:rFonts w:ascii="Arial" w:eastAsia="Arial" w:hAnsi="Arial" w:cs="Arial"/>
          <w:i/>
          <w:iCs/>
          <w:sz w:val="20"/>
          <w:szCs w:val="20"/>
        </w:rPr>
        <w:t>X</w:t>
      </w:r>
      <w:r>
        <w:rPr>
          <w:rFonts w:ascii="Arial" w:eastAsia="Arial" w:hAnsi="Arial" w:cs="Arial"/>
          <w:sz w:val="20"/>
          <w:szCs w:val="20"/>
        </w:rPr>
        <w:t xml:space="preserve">» означает «начиная с сегодняшнего дня каждый день случается событие </w:t>
      </w:r>
      <w:r>
        <w:rPr>
          <w:rFonts w:ascii="Arial" w:eastAsia="Arial" w:hAnsi="Arial" w:cs="Arial"/>
          <w:i/>
          <w:iCs/>
          <w:sz w:val="20"/>
          <w:szCs w:val="20"/>
        </w:rPr>
        <w:t>X</w:t>
      </w:r>
      <w:r>
        <w:rPr>
          <w:rFonts w:ascii="Arial" w:eastAsia="Arial" w:hAnsi="Arial" w:cs="Arial"/>
          <w:sz w:val="20"/>
          <w:szCs w:val="20"/>
        </w:rPr>
        <w:t>». Фраза «</w:t>
      </w:r>
      <w:r>
        <w:rPr>
          <w:rFonts w:ascii="Arial Unicode MS" w:eastAsia="Arial Unicode MS" w:hAnsi="Arial Unicode MS" w:cs="Arial Unicode MS"/>
          <w:sz w:val="20"/>
          <w:szCs w:val="20"/>
        </w:rPr>
        <w:t>▽</w:t>
      </w:r>
      <w:r>
        <w:rPr>
          <w:rFonts w:ascii="Arial" w:eastAsia="Arial" w:hAnsi="Arial" w:cs="Arial"/>
          <w:i/>
          <w:iCs/>
          <w:sz w:val="20"/>
          <w:szCs w:val="20"/>
        </w:rPr>
        <w:t>X</w:t>
      </w:r>
      <w:r>
        <w:rPr>
          <w:rFonts w:ascii="Arial" w:eastAsia="Arial" w:hAnsi="Arial" w:cs="Arial"/>
          <w:sz w:val="20"/>
          <w:szCs w:val="20"/>
        </w:rPr>
        <w:t>» означает «в будущем найд</w:t>
      </w:r>
      <w:ins w:id="630" w:author="Admin" w:date="2019-02-19T01:02:00Z">
        <w:r w:rsidR="0026219C">
          <w:rPr>
            <w:rFonts w:ascii="Arial" w:eastAsia="Arial" w:hAnsi="Arial" w:cs="Arial"/>
            <w:sz w:val="20"/>
            <w:szCs w:val="20"/>
          </w:rPr>
          <w:t>е</w:t>
        </w:r>
      </w:ins>
      <w:del w:id="631" w:author="Admin" w:date="2019-02-19T01:02:00Z">
        <w:r w:rsidDel="0026219C">
          <w:rPr>
            <w:rFonts w:ascii="Arial" w:eastAsia="Arial" w:hAnsi="Arial" w:cs="Arial"/>
            <w:sz w:val="20"/>
            <w:szCs w:val="20"/>
          </w:rPr>
          <w:delText>ё</w:delText>
        </w:r>
      </w:del>
      <w:r>
        <w:rPr>
          <w:rFonts w:ascii="Arial" w:eastAsia="Arial" w:hAnsi="Arial" w:cs="Arial"/>
          <w:sz w:val="20"/>
          <w:szCs w:val="20"/>
        </w:rPr>
        <w:t xml:space="preserve">тся день, когда случится событие </w:t>
      </w:r>
      <w:r>
        <w:rPr>
          <w:rFonts w:ascii="Arial" w:eastAsia="Arial" w:hAnsi="Arial" w:cs="Arial"/>
          <w:i/>
          <w:iCs/>
          <w:sz w:val="20"/>
          <w:szCs w:val="20"/>
        </w:rPr>
        <w:t>X</w:t>
      </w:r>
      <w:r>
        <w:rPr>
          <w:rFonts w:ascii="Arial" w:eastAsia="Arial" w:hAnsi="Arial" w:cs="Arial"/>
          <w:sz w:val="20"/>
          <w:szCs w:val="20"/>
        </w:rPr>
        <w:t>».</w:t>
      </w:r>
    </w:p>
    <w:p w:rsidR="00A33515" w:rsidRDefault="00A33515">
      <w:pPr>
        <w:spacing w:line="68" w:lineRule="exact"/>
        <w:rPr>
          <w:sz w:val="20"/>
          <w:szCs w:val="20"/>
        </w:rPr>
      </w:pPr>
    </w:p>
    <w:p w:rsidR="00A33515" w:rsidRDefault="001A4D22">
      <w:pPr>
        <w:spacing w:line="265" w:lineRule="exact"/>
        <w:jc w:val="both"/>
        <w:rPr>
          <w:sz w:val="20"/>
          <w:szCs w:val="20"/>
        </w:rPr>
      </w:pPr>
      <w:r>
        <w:rPr>
          <w:rFonts w:ascii="Arial" w:eastAsia="Arial" w:hAnsi="Arial" w:cs="Arial"/>
          <w:sz w:val="20"/>
          <w:szCs w:val="20"/>
        </w:rPr>
        <w:t>Два символа, упомянутых нами, можно комбинировать. Легко понять, что фраза «</w:t>
      </w:r>
      <w:r>
        <w:rPr>
          <w:rFonts w:ascii="Arial Unicode MS" w:eastAsia="Arial Unicode MS" w:hAnsi="Arial Unicode MS" w:cs="Arial Unicode MS"/>
          <w:sz w:val="20"/>
          <w:szCs w:val="20"/>
        </w:rPr>
        <w:t xml:space="preserve">▽ </w:t>
      </w:r>
      <w:r>
        <w:rPr>
          <w:rFonts w:ascii="Arial" w:eastAsia="Arial" w:hAnsi="Arial" w:cs="Arial"/>
          <w:i/>
          <w:iCs/>
          <w:sz w:val="20"/>
          <w:szCs w:val="20"/>
        </w:rPr>
        <w:t>X</w:t>
      </w:r>
      <w:r>
        <w:rPr>
          <w:rFonts w:ascii="Arial" w:eastAsia="Arial" w:hAnsi="Arial" w:cs="Arial"/>
          <w:sz w:val="20"/>
          <w:szCs w:val="20"/>
        </w:rPr>
        <w:t>» значит «в будущем найд</w:t>
      </w:r>
      <w:ins w:id="632" w:author="Admin" w:date="2019-02-19T01:02:00Z">
        <w:r w:rsidR="0026219C">
          <w:rPr>
            <w:rFonts w:ascii="Arial" w:eastAsia="Arial" w:hAnsi="Arial" w:cs="Arial"/>
            <w:sz w:val="20"/>
            <w:szCs w:val="20"/>
          </w:rPr>
          <w:t>е</w:t>
        </w:r>
      </w:ins>
      <w:del w:id="633" w:author="Admin" w:date="2019-02-19T01:02:00Z">
        <w:r w:rsidDel="0026219C">
          <w:rPr>
            <w:rFonts w:ascii="Arial" w:eastAsia="Arial" w:hAnsi="Arial" w:cs="Arial"/>
            <w:sz w:val="20"/>
            <w:szCs w:val="20"/>
          </w:rPr>
          <w:delText>ё</w:delText>
        </w:r>
      </w:del>
      <w:r>
        <w:rPr>
          <w:rFonts w:ascii="Arial" w:eastAsia="Arial" w:hAnsi="Arial" w:cs="Arial"/>
          <w:sz w:val="20"/>
          <w:szCs w:val="20"/>
        </w:rPr>
        <w:t xml:space="preserve">тся день, начиная с которого ежедневно будет происходить событие </w:t>
      </w:r>
      <w:r>
        <w:rPr>
          <w:rFonts w:ascii="Arial" w:eastAsia="Arial" w:hAnsi="Arial" w:cs="Arial"/>
          <w:i/>
          <w:iCs/>
          <w:sz w:val="20"/>
          <w:szCs w:val="20"/>
        </w:rPr>
        <w:t>X</w:t>
      </w:r>
      <w:r>
        <w:rPr>
          <w:rFonts w:ascii="Arial" w:eastAsia="Arial" w:hAnsi="Arial" w:cs="Arial"/>
          <w:sz w:val="20"/>
          <w:szCs w:val="20"/>
        </w:rPr>
        <w:t xml:space="preserve">». А фраза « </w:t>
      </w:r>
      <w:r>
        <w:rPr>
          <w:rFonts w:ascii="Arial" w:eastAsia="Arial" w:hAnsi="Arial" w:cs="Arial"/>
          <w:i/>
          <w:iCs/>
          <w:sz w:val="20"/>
          <w:szCs w:val="20"/>
        </w:rPr>
        <w:t>X</w:t>
      </w:r>
      <w:r>
        <w:rPr>
          <w:rFonts w:ascii="Arial" w:eastAsia="Arial" w:hAnsi="Arial" w:cs="Arial"/>
          <w:sz w:val="20"/>
          <w:szCs w:val="20"/>
        </w:rPr>
        <w:t xml:space="preserve">» значит то же самое, что и « </w:t>
      </w:r>
      <w:r>
        <w:rPr>
          <w:rFonts w:ascii="Arial" w:eastAsia="Arial" w:hAnsi="Arial" w:cs="Arial"/>
          <w:i/>
          <w:iCs/>
          <w:sz w:val="20"/>
          <w:szCs w:val="20"/>
        </w:rPr>
        <w:t>X</w:t>
      </w:r>
      <w:r>
        <w:rPr>
          <w:rFonts w:ascii="Arial" w:eastAsia="Arial" w:hAnsi="Arial" w:cs="Arial"/>
          <w:sz w:val="20"/>
          <w:szCs w:val="20"/>
        </w:rPr>
        <w:t>» (убедитесь в этом сами). Фразы, значащие одно и то же, будем называть эквивалентными.</w:t>
      </w:r>
    </w:p>
    <w:p w:rsidR="00A33515" w:rsidRDefault="00A33515">
      <w:pPr>
        <w:spacing w:line="168" w:lineRule="exact"/>
        <w:rPr>
          <w:sz w:val="20"/>
          <w:szCs w:val="20"/>
        </w:rPr>
      </w:pPr>
    </w:p>
    <w:p w:rsidR="00A33515" w:rsidRDefault="001A4D22">
      <w:pPr>
        <w:numPr>
          <w:ilvl w:val="0"/>
          <w:numId w:val="51"/>
        </w:numPr>
        <w:tabs>
          <w:tab w:val="left" w:pos="500"/>
        </w:tabs>
        <w:spacing w:line="280" w:lineRule="exact"/>
        <w:ind w:left="500" w:hanging="306"/>
        <w:rPr>
          <w:rFonts w:ascii="Arial" w:eastAsia="Arial" w:hAnsi="Arial" w:cs="Arial"/>
          <w:b/>
          <w:bCs/>
          <w:sz w:val="20"/>
          <w:szCs w:val="20"/>
        </w:rPr>
      </w:pPr>
      <w:r>
        <w:rPr>
          <w:rFonts w:ascii="Arial" w:eastAsia="Arial" w:hAnsi="Arial" w:cs="Arial"/>
          <w:sz w:val="20"/>
          <w:szCs w:val="20"/>
        </w:rPr>
        <w:t>Верно ли утверждение «</w:t>
      </w:r>
      <w:r>
        <w:rPr>
          <w:rFonts w:ascii="Arial Unicode MS" w:eastAsia="Arial Unicode MS" w:hAnsi="Arial Unicode MS" w:cs="Arial Unicode MS"/>
          <w:sz w:val="20"/>
          <w:szCs w:val="20"/>
        </w:rPr>
        <w:t xml:space="preserve"> ▽</w:t>
      </w:r>
      <w:r>
        <w:rPr>
          <w:rFonts w:ascii="Arial" w:eastAsia="Arial" w:hAnsi="Arial" w:cs="Arial"/>
          <w:sz w:val="20"/>
          <w:szCs w:val="20"/>
        </w:rPr>
        <w:t xml:space="preserve"> сегодня суббота»? Что вообще значит фраза «</w:t>
      </w:r>
      <w:r>
        <w:rPr>
          <w:rFonts w:ascii="Arial Unicode MS" w:eastAsia="Arial Unicode MS" w:hAnsi="Arial Unicode MS" w:cs="Arial Unicode MS"/>
          <w:sz w:val="20"/>
          <w:szCs w:val="20"/>
        </w:rPr>
        <w:t xml:space="preserve"> ▽</w:t>
      </w:r>
      <w:r>
        <w:rPr>
          <w:rFonts w:ascii="Arial" w:eastAsia="Arial" w:hAnsi="Arial" w:cs="Arial"/>
          <w:i/>
          <w:iCs/>
          <w:sz w:val="20"/>
          <w:szCs w:val="20"/>
        </w:rPr>
        <w:t>X</w:t>
      </w:r>
      <w:r>
        <w:rPr>
          <w:rFonts w:ascii="Arial" w:eastAsia="Arial" w:hAnsi="Arial" w:cs="Arial"/>
          <w:sz w:val="20"/>
          <w:szCs w:val="20"/>
        </w:rPr>
        <w:t>»?</w:t>
      </w:r>
    </w:p>
    <w:p w:rsidR="00A33515" w:rsidRDefault="00A33515">
      <w:pPr>
        <w:spacing w:line="117" w:lineRule="exact"/>
        <w:rPr>
          <w:rFonts w:ascii="Arial" w:eastAsia="Arial" w:hAnsi="Arial" w:cs="Arial"/>
          <w:b/>
          <w:bCs/>
          <w:sz w:val="20"/>
          <w:szCs w:val="20"/>
        </w:rPr>
      </w:pPr>
    </w:p>
    <w:p w:rsidR="00A33515" w:rsidRDefault="001A4D22">
      <w:pPr>
        <w:numPr>
          <w:ilvl w:val="0"/>
          <w:numId w:val="51"/>
        </w:numPr>
        <w:tabs>
          <w:tab w:val="left" w:pos="500"/>
        </w:tabs>
        <w:spacing w:line="268" w:lineRule="exact"/>
        <w:ind w:left="500" w:hanging="290"/>
        <w:rPr>
          <w:rFonts w:ascii="Arial" w:eastAsia="Arial" w:hAnsi="Arial" w:cs="Arial"/>
          <w:b/>
          <w:bCs/>
          <w:sz w:val="20"/>
          <w:szCs w:val="20"/>
        </w:rPr>
      </w:pPr>
      <w:r>
        <w:rPr>
          <w:rFonts w:ascii="Arial" w:eastAsia="Arial" w:hAnsi="Arial" w:cs="Arial"/>
          <w:sz w:val="20"/>
          <w:szCs w:val="20"/>
        </w:rPr>
        <w:t>Докажите, что фразы «</w:t>
      </w:r>
      <w:r>
        <w:rPr>
          <w:rFonts w:ascii="Arial Unicode MS" w:eastAsia="Arial Unicode MS" w:hAnsi="Arial Unicode MS" w:cs="Arial Unicode MS"/>
          <w:sz w:val="20"/>
          <w:szCs w:val="20"/>
        </w:rPr>
        <w:t xml:space="preserve"> ▽ </w:t>
      </w:r>
      <w:r>
        <w:rPr>
          <w:rFonts w:ascii="Arial" w:eastAsia="Arial" w:hAnsi="Arial" w:cs="Arial"/>
          <w:i/>
          <w:iCs/>
          <w:sz w:val="20"/>
          <w:szCs w:val="20"/>
        </w:rPr>
        <w:t>X</w:t>
      </w:r>
      <w:r>
        <w:rPr>
          <w:rFonts w:ascii="Arial" w:eastAsia="Arial" w:hAnsi="Arial" w:cs="Arial"/>
          <w:sz w:val="20"/>
          <w:szCs w:val="20"/>
        </w:rPr>
        <w:t>» и «</w:t>
      </w:r>
      <w:r>
        <w:rPr>
          <w:rFonts w:ascii="Arial Unicode MS" w:eastAsia="Arial Unicode MS" w:hAnsi="Arial Unicode MS" w:cs="Arial Unicode MS"/>
          <w:sz w:val="20"/>
          <w:szCs w:val="20"/>
        </w:rPr>
        <w:t xml:space="preserve">▽ </w:t>
      </w:r>
      <w:r>
        <w:rPr>
          <w:rFonts w:ascii="Arial" w:eastAsia="Arial" w:hAnsi="Arial" w:cs="Arial"/>
          <w:i/>
          <w:iCs/>
          <w:sz w:val="20"/>
          <w:szCs w:val="20"/>
        </w:rPr>
        <w:t>X</w:t>
      </w:r>
      <w:r>
        <w:rPr>
          <w:rFonts w:ascii="Arial" w:eastAsia="Arial" w:hAnsi="Arial" w:cs="Arial"/>
          <w:sz w:val="20"/>
          <w:szCs w:val="20"/>
        </w:rPr>
        <w:t>» эквивалентны.</w:t>
      </w:r>
    </w:p>
    <w:p w:rsidR="00A33515" w:rsidRDefault="00A33515">
      <w:pPr>
        <w:spacing w:line="140" w:lineRule="exact"/>
        <w:rPr>
          <w:rFonts w:ascii="Arial" w:eastAsia="Arial" w:hAnsi="Arial" w:cs="Arial"/>
          <w:b/>
          <w:bCs/>
          <w:sz w:val="20"/>
          <w:szCs w:val="20"/>
        </w:rPr>
      </w:pPr>
    </w:p>
    <w:p w:rsidR="00A33515" w:rsidRDefault="001A4D22">
      <w:pPr>
        <w:numPr>
          <w:ilvl w:val="0"/>
          <w:numId w:val="51"/>
        </w:numPr>
        <w:tabs>
          <w:tab w:val="left" w:pos="500"/>
        </w:tabs>
        <w:spacing w:line="293" w:lineRule="auto"/>
        <w:ind w:left="500" w:hanging="290"/>
        <w:jc w:val="both"/>
        <w:rPr>
          <w:rFonts w:ascii="Arial" w:eastAsia="Arial" w:hAnsi="Arial" w:cs="Arial"/>
          <w:b/>
          <w:bCs/>
          <w:sz w:val="19"/>
          <w:szCs w:val="19"/>
        </w:rPr>
      </w:pPr>
      <w:r>
        <w:rPr>
          <w:rFonts w:ascii="Arial" w:eastAsia="Arial" w:hAnsi="Arial" w:cs="Arial"/>
          <w:sz w:val="19"/>
          <w:szCs w:val="19"/>
        </w:rPr>
        <w:t>Сколько вообще существует попарно неэквивалентных фраз вида «_</w:t>
      </w:r>
      <w:r>
        <w:rPr>
          <w:rFonts w:ascii="Arial" w:eastAsia="Arial" w:hAnsi="Arial" w:cs="Arial"/>
          <w:i/>
          <w:iCs/>
          <w:sz w:val="19"/>
          <w:szCs w:val="19"/>
        </w:rPr>
        <w:t>X</w:t>
      </w:r>
      <w:r>
        <w:rPr>
          <w:rFonts w:ascii="Arial" w:eastAsia="Arial" w:hAnsi="Arial" w:cs="Arial"/>
          <w:sz w:val="19"/>
          <w:szCs w:val="19"/>
        </w:rPr>
        <w:t>» (вместо подч</w:t>
      </w:r>
      <w:ins w:id="634" w:author="Admin" w:date="2019-02-19T01:02:00Z">
        <w:r w:rsidR="0026219C">
          <w:rPr>
            <w:rFonts w:ascii="Arial" w:eastAsia="Arial" w:hAnsi="Arial" w:cs="Arial"/>
            <w:sz w:val="19"/>
            <w:szCs w:val="19"/>
          </w:rPr>
          <w:t>е</w:t>
        </w:r>
      </w:ins>
      <w:del w:id="635" w:author="Admin" w:date="2019-02-19T01:02:00Z">
        <w:r w:rsidDel="0026219C">
          <w:rPr>
            <w:rFonts w:ascii="Arial" w:eastAsia="Arial" w:hAnsi="Arial" w:cs="Arial"/>
            <w:sz w:val="19"/>
            <w:szCs w:val="19"/>
          </w:rPr>
          <w:delText>ё</w:delText>
        </w:r>
      </w:del>
      <w:r>
        <w:rPr>
          <w:rFonts w:ascii="Arial" w:eastAsia="Arial" w:hAnsi="Arial" w:cs="Arial"/>
          <w:sz w:val="19"/>
          <w:szCs w:val="19"/>
        </w:rPr>
        <w:t>ркивания стоит последовательность из символов</w:t>
      </w:r>
    </w:p>
    <w:p w:rsidR="00A33515" w:rsidRDefault="00A33515">
      <w:pPr>
        <w:spacing w:line="1" w:lineRule="exact"/>
        <w:rPr>
          <w:rFonts w:ascii="Arial" w:eastAsia="Arial" w:hAnsi="Arial" w:cs="Arial"/>
          <w:b/>
          <w:bCs/>
          <w:sz w:val="19"/>
          <w:szCs w:val="19"/>
        </w:rPr>
      </w:pPr>
    </w:p>
    <w:p w:rsidR="00A33515" w:rsidRDefault="001A4D22">
      <w:pPr>
        <w:spacing w:line="268" w:lineRule="exact"/>
        <w:ind w:left="500"/>
        <w:rPr>
          <w:rFonts w:ascii="Arial" w:eastAsia="Arial" w:hAnsi="Arial" w:cs="Arial"/>
          <w:b/>
          <w:bCs/>
          <w:sz w:val="19"/>
          <w:szCs w:val="19"/>
        </w:rPr>
      </w:pPr>
      <w:r>
        <w:rPr>
          <w:rFonts w:ascii="Arial" w:eastAsia="Arial" w:hAnsi="Arial" w:cs="Arial"/>
          <w:sz w:val="20"/>
          <w:szCs w:val="20"/>
        </w:rPr>
        <w:t xml:space="preserve">и </w:t>
      </w:r>
      <w:r>
        <w:rPr>
          <w:rFonts w:ascii="Arial Unicode MS" w:eastAsia="Arial Unicode MS" w:hAnsi="Arial Unicode MS" w:cs="Arial Unicode MS"/>
          <w:sz w:val="20"/>
          <w:szCs w:val="20"/>
        </w:rPr>
        <w:t>▽</w:t>
      </w:r>
      <w:r>
        <w:rPr>
          <w:rFonts w:ascii="Arial" w:eastAsia="Arial" w:hAnsi="Arial" w:cs="Arial"/>
          <w:sz w:val="20"/>
          <w:szCs w:val="20"/>
        </w:rPr>
        <w:t>)?</w:t>
      </w:r>
    </w:p>
    <w:p w:rsidR="00A33515" w:rsidRDefault="00A33515">
      <w:pPr>
        <w:spacing w:line="92" w:lineRule="exact"/>
        <w:rPr>
          <w:rFonts w:ascii="Arial" w:eastAsia="Arial" w:hAnsi="Arial" w:cs="Arial"/>
          <w:b/>
          <w:bCs/>
          <w:sz w:val="19"/>
          <w:szCs w:val="19"/>
        </w:rPr>
      </w:pPr>
    </w:p>
    <w:p w:rsidR="00A33515" w:rsidRDefault="001A4D22">
      <w:pPr>
        <w:numPr>
          <w:ilvl w:val="2"/>
          <w:numId w:val="51"/>
        </w:numPr>
        <w:tabs>
          <w:tab w:val="left" w:pos="3280"/>
        </w:tabs>
        <w:ind w:left="3280" w:hanging="254"/>
        <w:rPr>
          <w:rFonts w:ascii="Arial" w:eastAsia="Arial" w:hAnsi="Arial" w:cs="Arial"/>
          <w:sz w:val="20"/>
          <w:szCs w:val="20"/>
        </w:rPr>
      </w:pPr>
      <w:r>
        <w:rPr>
          <w:rFonts w:ascii="Arial" w:eastAsia="Arial" w:hAnsi="Arial" w:cs="Arial"/>
          <w:b/>
          <w:bCs/>
          <w:sz w:val="20"/>
          <w:szCs w:val="20"/>
        </w:rPr>
        <w:t xml:space="preserve">17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ind w:left="2680"/>
        <w:rPr>
          <w:sz w:val="20"/>
          <w:szCs w:val="20"/>
        </w:rPr>
      </w:pPr>
      <w:bookmarkStart w:id="636" w:name="page28"/>
      <w:bookmarkEnd w:id="636"/>
      <w:r>
        <w:rPr>
          <w:rFonts w:ascii="Arial" w:eastAsia="Arial" w:hAnsi="Arial" w:cs="Arial"/>
          <w:sz w:val="18"/>
          <w:szCs w:val="18"/>
        </w:rPr>
        <w:lastRenderedPageBreak/>
        <w:t>2018 год, 7 класс</w:t>
      </w:r>
    </w:p>
    <w:p w:rsidR="00A33515" w:rsidRDefault="00A33515">
      <w:pPr>
        <w:spacing w:line="124" w:lineRule="exact"/>
        <w:rPr>
          <w:sz w:val="20"/>
          <w:szCs w:val="20"/>
        </w:rPr>
      </w:pPr>
    </w:p>
    <w:p w:rsidR="00A33515" w:rsidRDefault="001A4D22">
      <w:pPr>
        <w:rPr>
          <w:sz w:val="20"/>
          <w:szCs w:val="20"/>
        </w:rPr>
      </w:pPr>
      <w:r>
        <w:rPr>
          <w:rFonts w:ascii="Arial" w:eastAsia="Arial" w:hAnsi="Arial" w:cs="Arial"/>
          <w:b/>
          <w:bCs/>
          <w:sz w:val="26"/>
          <w:szCs w:val="26"/>
        </w:rPr>
        <w:t>Задача 5. Без пробуксовки</w:t>
      </w:r>
    </w:p>
    <w:p w:rsidR="00A33515" w:rsidRDefault="00A33515">
      <w:pPr>
        <w:spacing w:line="178" w:lineRule="exact"/>
        <w:rPr>
          <w:sz w:val="20"/>
          <w:szCs w:val="20"/>
        </w:rPr>
      </w:pPr>
    </w:p>
    <w:p w:rsidR="00A33515" w:rsidRDefault="001A4D22">
      <w:pPr>
        <w:numPr>
          <w:ilvl w:val="0"/>
          <w:numId w:val="52"/>
        </w:numPr>
        <w:tabs>
          <w:tab w:val="left" w:pos="500"/>
        </w:tabs>
        <w:spacing w:line="267" w:lineRule="auto"/>
        <w:ind w:left="500" w:hanging="306"/>
        <w:jc w:val="both"/>
        <w:rPr>
          <w:rFonts w:ascii="Arial" w:eastAsia="Arial" w:hAnsi="Arial" w:cs="Arial"/>
          <w:b/>
          <w:bCs/>
          <w:sz w:val="20"/>
          <w:szCs w:val="20"/>
        </w:rPr>
      </w:pPr>
      <w:r>
        <w:rPr>
          <w:rFonts w:ascii="Arial" w:eastAsia="Arial" w:hAnsi="Arial" w:cs="Arial"/>
          <w:sz w:val="20"/>
          <w:szCs w:val="20"/>
        </w:rPr>
        <w:t>Легковая машина с кол</w:t>
      </w:r>
      <w:ins w:id="637" w:author="Admin" w:date="2019-02-19T01:02:00Z">
        <w:r w:rsidR="0026219C">
          <w:rPr>
            <w:rFonts w:ascii="Arial" w:eastAsia="Arial" w:hAnsi="Arial" w:cs="Arial"/>
            <w:sz w:val="20"/>
            <w:szCs w:val="20"/>
          </w:rPr>
          <w:t>е</w:t>
        </w:r>
      </w:ins>
      <w:del w:id="638" w:author="Admin" w:date="2019-02-19T01:02:00Z">
        <w:r w:rsidDel="0026219C">
          <w:rPr>
            <w:rFonts w:ascii="Arial" w:eastAsia="Arial" w:hAnsi="Arial" w:cs="Arial"/>
            <w:sz w:val="20"/>
            <w:szCs w:val="20"/>
          </w:rPr>
          <w:delText>ё</w:delText>
        </w:r>
      </w:del>
      <w:r>
        <w:rPr>
          <w:rFonts w:ascii="Arial" w:eastAsia="Arial" w:hAnsi="Arial" w:cs="Arial"/>
          <w:sz w:val="20"/>
          <w:szCs w:val="20"/>
        </w:rPr>
        <w:t>сной базой (так называют расстояние меж-ду передней и задней осью) 5 метров повернула переднее левое ко-лесо на 30</w:t>
      </w:r>
      <w:r>
        <w:rPr>
          <w:rFonts w:eastAsia="Times New Roman"/>
          <w:i/>
          <w:iCs/>
          <w:sz w:val="27"/>
          <w:szCs w:val="27"/>
          <w:vertAlign w:val="superscript"/>
        </w:rPr>
        <w:t>◦</w:t>
      </w:r>
      <w:r>
        <w:rPr>
          <w:rFonts w:ascii="Arial" w:eastAsia="Arial" w:hAnsi="Arial" w:cs="Arial"/>
          <w:sz w:val="20"/>
          <w:szCs w:val="20"/>
        </w:rPr>
        <w:t xml:space="preserve"> влево, при этом заднее левое колесо осталось в исход-ном положении, а правые кол</w:t>
      </w:r>
      <w:ins w:id="639" w:author="Admin" w:date="2019-02-19T01:03:00Z">
        <w:r w:rsidR="0026219C">
          <w:rPr>
            <w:rFonts w:ascii="Arial" w:eastAsia="Arial" w:hAnsi="Arial" w:cs="Arial"/>
            <w:sz w:val="20"/>
            <w:szCs w:val="20"/>
          </w:rPr>
          <w:t>е</w:t>
        </w:r>
      </w:ins>
      <w:del w:id="640" w:author="Admin" w:date="2019-02-19T01:03:00Z">
        <w:r w:rsidDel="0026219C">
          <w:rPr>
            <w:rFonts w:ascii="Arial" w:eastAsia="Arial" w:hAnsi="Arial" w:cs="Arial"/>
            <w:sz w:val="20"/>
            <w:szCs w:val="20"/>
          </w:rPr>
          <w:delText>ё</w:delText>
        </w:r>
      </w:del>
      <w:r>
        <w:rPr>
          <w:rFonts w:ascii="Arial" w:eastAsia="Arial" w:hAnsi="Arial" w:cs="Arial"/>
          <w:sz w:val="20"/>
          <w:szCs w:val="20"/>
        </w:rPr>
        <w:t>са повернулись так, чтобы машина могла ездить без пробуксовки. С пов</w:t>
      </w:r>
      <w:ins w:id="641" w:author="Admin" w:date="2019-02-19T01:03:00Z">
        <w:r w:rsidR="0026219C">
          <w:rPr>
            <w:rFonts w:ascii="Arial" w:eastAsia="Arial" w:hAnsi="Arial" w:cs="Arial"/>
            <w:sz w:val="20"/>
            <w:szCs w:val="20"/>
          </w:rPr>
          <w:t>е</w:t>
        </w:r>
      </w:ins>
      <w:del w:id="642" w:author="Admin" w:date="2019-02-19T01:03:00Z">
        <w:r w:rsidDel="0026219C">
          <w:rPr>
            <w:rFonts w:ascii="Arial" w:eastAsia="Arial" w:hAnsi="Arial" w:cs="Arial"/>
            <w:sz w:val="20"/>
            <w:szCs w:val="20"/>
          </w:rPr>
          <w:delText>ё</w:delText>
        </w:r>
      </w:del>
      <w:r>
        <w:rPr>
          <w:rFonts w:ascii="Arial" w:eastAsia="Arial" w:hAnsi="Arial" w:cs="Arial"/>
          <w:sz w:val="20"/>
          <w:szCs w:val="20"/>
        </w:rPr>
        <w:t>рнутыми таким образом ко-л</w:t>
      </w:r>
      <w:ins w:id="643" w:author="Admin" w:date="2019-02-19T01:03:00Z">
        <w:r w:rsidR="0026219C">
          <w:rPr>
            <w:rFonts w:ascii="Arial" w:eastAsia="Arial" w:hAnsi="Arial" w:cs="Arial"/>
            <w:sz w:val="20"/>
            <w:szCs w:val="20"/>
          </w:rPr>
          <w:t>е</w:t>
        </w:r>
      </w:ins>
      <w:del w:id="644" w:author="Admin" w:date="2019-02-19T01:03:00Z">
        <w:r w:rsidDel="0026219C">
          <w:rPr>
            <w:rFonts w:ascii="Arial" w:eastAsia="Arial" w:hAnsi="Arial" w:cs="Arial"/>
            <w:sz w:val="20"/>
            <w:szCs w:val="20"/>
          </w:rPr>
          <w:delText>ё</w:delText>
        </w:r>
      </w:del>
      <w:r>
        <w:rPr>
          <w:rFonts w:ascii="Arial" w:eastAsia="Arial" w:hAnsi="Arial" w:cs="Arial"/>
          <w:sz w:val="20"/>
          <w:szCs w:val="20"/>
        </w:rPr>
        <w:t>сами машина стала ездить по окружности. По окружности какого радиуса ездит заднее левое колесо?</w:t>
      </w:r>
    </w:p>
    <w:p w:rsidR="00A33515" w:rsidRDefault="00A33515">
      <w:pPr>
        <w:spacing w:line="152" w:lineRule="exact"/>
        <w:rPr>
          <w:rFonts w:ascii="Arial" w:eastAsia="Arial" w:hAnsi="Arial" w:cs="Arial"/>
          <w:b/>
          <w:bCs/>
          <w:sz w:val="20"/>
          <w:szCs w:val="20"/>
        </w:rPr>
      </w:pPr>
    </w:p>
    <w:p w:rsidR="00A33515" w:rsidRDefault="001A4D22">
      <w:pPr>
        <w:numPr>
          <w:ilvl w:val="0"/>
          <w:numId w:val="52"/>
        </w:numPr>
        <w:tabs>
          <w:tab w:val="left" w:pos="500"/>
        </w:tabs>
        <w:spacing w:line="265" w:lineRule="auto"/>
        <w:ind w:left="500" w:hanging="290"/>
        <w:jc w:val="both"/>
        <w:rPr>
          <w:rFonts w:ascii="Arial" w:eastAsia="Arial" w:hAnsi="Arial" w:cs="Arial"/>
          <w:b/>
          <w:bCs/>
          <w:sz w:val="20"/>
          <w:szCs w:val="20"/>
        </w:rPr>
      </w:pPr>
      <w:r>
        <w:rPr>
          <w:rFonts w:ascii="Arial" w:eastAsia="Arial" w:hAnsi="Arial" w:cs="Arial"/>
          <w:sz w:val="20"/>
          <w:szCs w:val="20"/>
        </w:rPr>
        <w:t>Погрузчик в супермаркете с кол</w:t>
      </w:r>
      <w:ins w:id="645" w:author="Admin" w:date="2019-02-19T01:03:00Z">
        <w:r w:rsidR="0026219C">
          <w:rPr>
            <w:rFonts w:ascii="Arial" w:eastAsia="Arial" w:hAnsi="Arial" w:cs="Arial"/>
            <w:sz w:val="20"/>
            <w:szCs w:val="20"/>
          </w:rPr>
          <w:t>е</w:t>
        </w:r>
      </w:ins>
      <w:del w:id="646" w:author="Admin" w:date="2019-02-19T01:03:00Z">
        <w:r w:rsidDel="0026219C">
          <w:rPr>
            <w:rFonts w:ascii="Arial" w:eastAsia="Arial" w:hAnsi="Arial" w:cs="Arial"/>
            <w:sz w:val="20"/>
            <w:szCs w:val="20"/>
          </w:rPr>
          <w:delText>ё</w:delText>
        </w:r>
      </w:del>
      <w:r>
        <w:rPr>
          <w:rFonts w:ascii="Arial" w:eastAsia="Arial" w:hAnsi="Arial" w:cs="Arial"/>
          <w:sz w:val="20"/>
          <w:szCs w:val="20"/>
        </w:rPr>
        <w:t>сной базой 1</w:t>
      </w:r>
      <w:r>
        <w:rPr>
          <w:rFonts w:eastAsia="Times New Roman"/>
          <w:i/>
          <w:iCs/>
          <w:sz w:val="20"/>
          <w:szCs w:val="20"/>
        </w:rPr>
        <w:t>:</w:t>
      </w:r>
      <w:r>
        <w:rPr>
          <w:rFonts w:ascii="Arial" w:eastAsia="Arial" w:hAnsi="Arial" w:cs="Arial"/>
          <w:sz w:val="20"/>
          <w:szCs w:val="20"/>
        </w:rPr>
        <w:t>8 метра повернул пе-реднее левое колесо на 45</w:t>
      </w:r>
      <w:r>
        <w:rPr>
          <w:rFonts w:eastAsia="Times New Roman"/>
          <w:i/>
          <w:iCs/>
          <w:sz w:val="27"/>
          <w:szCs w:val="27"/>
          <w:vertAlign w:val="superscript"/>
        </w:rPr>
        <w:t>◦</w:t>
      </w:r>
      <w:r>
        <w:rPr>
          <w:rFonts w:ascii="Arial" w:eastAsia="Arial" w:hAnsi="Arial" w:cs="Arial"/>
          <w:sz w:val="20"/>
          <w:szCs w:val="20"/>
        </w:rPr>
        <w:t xml:space="preserve"> влево, а заднее левое — на столько же в противоположном направлении. Остальные кол</w:t>
      </w:r>
      <w:ins w:id="647" w:author="Admin" w:date="2019-02-19T01:03:00Z">
        <w:r w:rsidR="0026219C">
          <w:rPr>
            <w:rFonts w:ascii="Arial" w:eastAsia="Arial" w:hAnsi="Arial" w:cs="Arial"/>
            <w:sz w:val="20"/>
            <w:szCs w:val="20"/>
          </w:rPr>
          <w:t>е</w:t>
        </w:r>
      </w:ins>
      <w:del w:id="648" w:author="Admin" w:date="2019-02-19T01:03:00Z">
        <w:r w:rsidDel="0026219C">
          <w:rPr>
            <w:rFonts w:ascii="Arial" w:eastAsia="Arial" w:hAnsi="Arial" w:cs="Arial"/>
            <w:sz w:val="20"/>
            <w:szCs w:val="20"/>
          </w:rPr>
          <w:delText>ё</w:delText>
        </w:r>
      </w:del>
      <w:r>
        <w:rPr>
          <w:rFonts w:ascii="Arial" w:eastAsia="Arial" w:hAnsi="Arial" w:cs="Arial"/>
          <w:sz w:val="20"/>
          <w:szCs w:val="20"/>
        </w:rPr>
        <w:t>са повернулись так, чтобы погрузчик мог ездить без пробуксовки. С пов</w:t>
      </w:r>
      <w:del w:id="649" w:author="Admin" w:date="2019-02-19T01:03:00Z">
        <w:r w:rsidDel="0026219C">
          <w:rPr>
            <w:rFonts w:ascii="Arial" w:eastAsia="Arial" w:hAnsi="Arial" w:cs="Arial"/>
            <w:sz w:val="20"/>
            <w:szCs w:val="20"/>
          </w:rPr>
          <w:delText>ё</w:delText>
        </w:r>
      </w:del>
      <w:ins w:id="650" w:author="Admin" w:date="2019-02-19T01:03:00Z">
        <w:r w:rsidR="0026219C">
          <w:rPr>
            <w:rFonts w:ascii="Arial" w:eastAsia="Arial" w:hAnsi="Arial" w:cs="Arial"/>
            <w:sz w:val="20"/>
            <w:szCs w:val="20"/>
          </w:rPr>
          <w:t>е</w:t>
        </w:r>
      </w:ins>
      <w:r>
        <w:rPr>
          <w:rFonts w:ascii="Arial" w:eastAsia="Arial" w:hAnsi="Arial" w:cs="Arial"/>
          <w:sz w:val="20"/>
          <w:szCs w:val="20"/>
        </w:rPr>
        <w:t>рнуты-ми таким образом кол</w:t>
      </w:r>
      <w:ins w:id="651" w:author="Admin" w:date="2019-02-19T01:03:00Z">
        <w:r w:rsidR="0026219C">
          <w:rPr>
            <w:rFonts w:ascii="Arial" w:eastAsia="Arial" w:hAnsi="Arial" w:cs="Arial"/>
            <w:sz w:val="20"/>
            <w:szCs w:val="20"/>
          </w:rPr>
          <w:t>е</w:t>
        </w:r>
      </w:ins>
      <w:del w:id="652" w:author="Admin" w:date="2019-02-19T01:03:00Z">
        <w:r w:rsidDel="0026219C">
          <w:rPr>
            <w:rFonts w:ascii="Arial" w:eastAsia="Arial" w:hAnsi="Arial" w:cs="Arial"/>
            <w:sz w:val="20"/>
            <w:szCs w:val="20"/>
          </w:rPr>
          <w:delText>ё</w:delText>
        </w:r>
      </w:del>
      <w:r>
        <w:rPr>
          <w:rFonts w:ascii="Arial" w:eastAsia="Arial" w:hAnsi="Arial" w:cs="Arial"/>
          <w:sz w:val="20"/>
          <w:szCs w:val="20"/>
        </w:rPr>
        <w:t>сами погрузчик стал ездить по окружности. Укажите точку, вокруг которой он ездит.</w:t>
      </w:r>
    </w:p>
    <w:p w:rsidR="00A33515" w:rsidRDefault="00A33515">
      <w:pPr>
        <w:spacing w:line="151" w:lineRule="exact"/>
        <w:rPr>
          <w:rFonts w:ascii="Arial" w:eastAsia="Arial" w:hAnsi="Arial" w:cs="Arial"/>
          <w:b/>
          <w:bCs/>
          <w:sz w:val="20"/>
          <w:szCs w:val="20"/>
        </w:rPr>
      </w:pPr>
    </w:p>
    <w:p w:rsidR="00A33515" w:rsidRDefault="001A4D22">
      <w:pPr>
        <w:numPr>
          <w:ilvl w:val="0"/>
          <w:numId w:val="52"/>
        </w:numPr>
        <w:tabs>
          <w:tab w:val="left" w:pos="500"/>
        </w:tabs>
        <w:spacing w:line="277" w:lineRule="auto"/>
        <w:ind w:left="500" w:hanging="290"/>
        <w:jc w:val="both"/>
        <w:rPr>
          <w:rFonts w:ascii="Arial" w:eastAsia="Arial" w:hAnsi="Arial" w:cs="Arial"/>
          <w:b/>
          <w:bCs/>
          <w:sz w:val="19"/>
          <w:szCs w:val="19"/>
        </w:rPr>
      </w:pPr>
      <w:r>
        <w:rPr>
          <w:rFonts w:ascii="Arial" w:eastAsia="Arial" w:hAnsi="Arial" w:cs="Arial"/>
          <w:sz w:val="19"/>
          <w:szCs w:val="19"/>
        </w:rPr>
        <w:t>Расстояние между передней и средней осью тр</w:t>
      </w:r>
      <w:ins w:id="653" w:author="Admin" w:date="2019-02-19T01:03:00Z">
        <w:r w:rsidR="0026219C">
          <w:rPr>
            <w:rFonts w:ascii="Arial" w:eastAsia="Arial" w:hAnsi="Arial" w:cs="Arial"/>
            <w:sz w:val="19"/>
            <w:szCs w:val="19"/>
          </w:rPr>
          <w:t>е</w:t>
        </w:r>
      </w:ins>
      <w:del w:id="654" w:author="Admin" w:date="2019-02-19T01:03:00Z">
        <w:r w:rsidDel="0026219C">
          <w:rPr>
            <w:rFonts w:ascii="Arial" w:eastAsia="Arial" w:hAnsi="Arial" w:cs="Arial"/>
            <w:sz w:val="19"/>
            <w:szCs w:val="19"/>
          </w:rPr>
          <w:delText>ё</w:delText>
        </w:r>
      </w:del>
      <w:r>
        <w:rPr>
          <w:rFonts w:ascii="Arial" w:eastAsia="Arial" w:hAnsi="Arial" w:cs="Arial"/>
          <w:sz w:val="19"/>
          <w:szCs w:val="19"/>
        </w:rPr>
        <w:t>хосного автобуса — 9 метров, а между средней и задней — 3 метра. Переднее левое коле-со повернулось на 60</w:t>
      </w:r>
      <w:r>
        <w:rPr>
          <w:rFonts w:eastAsia="Times New Roman"/>
          <w:i/>
          <w:iCs/>
          <w:sz w:val="26"/>
          <w:szCs w:val="26"/>
          <w:vertAlign w:val="superscript"/>
        </w:rPr>
        <w:t>◦</w:t>
      </w:r>
      <w:r>
        <w:rPr>
          <w:rFonts w:ascii="Arial" w:eastAsia="Arial" w:hAnsi="Arial" w:cs="Arial"/>
          <w:sz w:val="19"/>
          <w:szCs w:val="19"/>
        </w:rPr>
        <w:t xml:space="preserve"> влево, среднее левое осталось в прямом по-ложении. На сколько градусов и куда нужно повернуться заднему левому колесу, чтобы автобус смог поехать без пробуксовки?</w:t>
      </w:r>
    </w:p>
    <w:p w:rsidR="00A33515" w:rsidRDefault="00A33515">
      <w:pPr>
        <w:spacing w:line="270" w:lineRule="exact"/>
        <w:rPr>
          <w:sz w:val="20"/>
          <w:szCs w:val="20"/>
        </w:rPr>
      </w:pPr>
    </w:p>
    <w:p w:rsidR="00A33515" w:rsidRDefault="001A4D22">
      <w:pPr>
        <w:rPr>
          <w:sz w:val="20"/>
          <w:szCs w:val="20"/>
        </w:rPr>
      </w:pPr>
      <w:r>
        <w:rPr>
          <w:rFonts w:ascii="Arial" w:eastAsia="Arial" w:hAnsi="Arial" w:cs="Arial"/>
          <w:b/>
          <w:bCs/>
          <w:sz w:val="26"/>
          <w:szCs w:val="26"/>
        </w:rPr>
        <w:t>Задача 6. Как провожают транспорт</w:t>
      </w:r>
      <w:del w:id="655" w:author="Admin" w:date="2019-02-19T01:03:00Z">
        <w:r w:rsidDel="0026219C">
          <w:rPr>
            <w:rFonts w:ascii="Arial" w:eastAsia="Arial" w:hAnsi="Arial" w:cs="Arial"/>
            <w:b/>
            <w:bCs/>
            <w:sz w:val="26"/>
            <w:szCs w:val="26"/>
          </w:rPr>
          <w:delText>ё</w:delText>
        </w:r>
      </w:del>
      <w:ins w:id="656" w:author="Admin" w:date="2019-02-19T01:03:00Z">
        <w:r w:rsidR="0026219C">
          <w:rPr>
            <w:rFonts w:ascii="Arial" w:eastAsia="Arial" w:hAnsi="Arial" w:cs="Arial"/>
            <w:b/>
            <w:bCs/>
            <w:sz w:val="26"/>
            <w:szCs w:val="26"/>
          </w:rPr>
          <w:t>е</w:t>
        </w:r>
      </w:ins>
      <w:r>
        <w:rPr>
          <w:rFonts w:ascii="Arial" w:eastAsia="Arial" w:hAnsi="Arial" w:cs="Arial"/>
          <w:b/>
          <w:bCs/>
          <w:sz w:val="26"/>
          <w:szCs w:val="26"/>
        </w:rPr>
        <w:t>ры...</w:t>
      </w:r>
    </w:p>
    <w:p w:rsidR="00A33515" w:rsidRDefault="00A33515">
      <w:pPr>
        <w:spacing w:line="178" w:lineRule="exact"/>
        <w:rPr>
          <w:sz w:val="20"/>
          <w:szCs w:val="20"/>
        </w:rPr>
      </w:pPr>
    </w:p>
    <w:p w:rsidR="00A33515" w:rsidRDefault="001A4D22">
      <w:pPr>
        <w:spacing w:line="208" w:lineRule="auto"/>
        <w:jc w:val="both"/>
        <w:rPr>
          <w:sz w:val="20"/>
          <w:szCs w:val="20"/>
        </w:rPr>
      </w:pPr>
      <w:r>
        <w:rPr>
          <w:rFonts w:ascii="Arial" w:eastAsia="Arial" w:hAnsi="Arial" w:cs="Arial"/>
          <w:sz w:val="20"/>
          <w:szCs w:val="20"/>
        </w:rPr>
        <w:t>Транспорт</w:t>
      </w:r>
      <w:ins w:id="657" w:author="Admin" w:date="2019-02-19T01:03:00Z">
        <w:r w:rsidR="0026219C">
          <w:rPr>
            <w:rFonts w:ascii="Arial" w:eastAsia="Arial" w:hAnsi="Arial" w:cs="Arial"/>
            <w:sz w:val="20"/>
            <w:szCs w:val="20"/>
          </w:rPr>
          <w:t>е</w:t>
        </w:r>
      </w:ins>
      <w:del w:id="658" w:author="Admin" w:date="2019-02-19T01:03:00Z">
        <w:r w:rsidDel="0026219C">
          <w:rPr>
            <w:rFonts w:ascii="Arial" w:eastAsia="Arial" w:hAnsi="Arial" w:cs="Arial"/>
            <w:sz w:val="20"/>
            <w:szCs w:val="20"/>
          </w:rPr>
          <w:delText>ё</w:delText>
        </w:r>
      </w:del>
      <w:r>
        <w:rPr>
          <w:rFonts w:ascii="Arial" w:eastAsia="Arial" w:hAnsi="Arial" w:cs="Arial"/>
          <w:sz w:val="20"/>
          <w:szCs w:val="20"/>
        </w:rPr>
        <w:t>ром будем называть движущуюся ленту, на которой можно перемещать предметы (все видели такую на кассе в «Пят</w:t>
      </w:r>
      <w:ins w:id="659" w:author="Admin" w:date="2019-02-19T01:04:00Z">
        <w:r w:rsidR="0026219C">
          <w:rPr>
            <w:rFonts w:ascii="Arial" w:eastAsia="Arial" w:hAnsi="Arial" w:cs="Arial"/>
            <w:sz w:val="20"/>
            <w:szCs w:val="20"/>
          </w:rPr>
          <w:t>е</w:t>
        </w:r>
      </w:ins>
      <w:del w:id="660" w:author="Admin" w:date="2019-02-19T01:04:00Z">
        <w:r w:rsidDel="0026219C">
          <w:rPr>
            <w:rFonts w:ascii="Arial" w:eastAsia="Arial" w:hAnsi="Arial" w:cs="Arial"/>
            <w:sz w:val="20"/>
            <w:szCs w:val="20"/>
          </w:rPr>
          <w:delText>ё</w:delText>
        </w:r>
      </w:del>
      <w:r>
        <w:rPr>
          <w:rFonts w:ascii="Arial" w:eastAsia="Arial" w:hAnsi="Arial" w:cs="Arial"/>
          <w:sz w:val="20"/>
          <w:szCs w:val="20"/>
        </w:rPr>
        <w:t>рочке»,</w:t>
      </w:r>
      <w:r>
        <w:rPr>
          <w:rFonts w:ascii="Arial" w:eastAsia="Arial" w:hAnsi="Arial" w:cs="Arial"/>
          <w:sz w:val="39"/>
          <w:szCs w:val="39"/>
          <w:vertAlign w:val="superscript"/>
        </w:rPr>
        <w:t>,</w:t>
      </w:r>
      <w:r>
        <w:rPr>
          <w:rFonts w:ascii="Arial" w:eastAsia="Arial" w:hAnsi="Arial" w:cs="Arial"/>
          <w:sz w:val="20"/>
          <w:szCs w:val="20"/>
        </w:rPr>
        <w:t xml:space="preserve"> ещ</w:t>
      </w:r>
      <w:ins w:id="661" w:author="Admin" w:date="2019-02-19T01:04:00Z">
        <w:r w:rsidR="0026219C">
          <w:rPr>
            <w:rFonts w:ascii="Arial" w:eastAsia="Arial" w:hAnsi="Arial" w:cs="Arial"/>
            <w:sz w:val="20"/>
            <w:szCs w:val="20"/>
          </w:rPr>
          <w:t>е</w:t>
        </w:r>
      </w:ins>
      <w:del w:id="662" w:author="Admin" w:date="2019-02-19T01:04:00Z">
        <w:r w:rsidDel="0026219C">
          <w:rPr>
            <w:rFonts w:ascii="Arial" w:eastAsia="Arial" w:hAnsi="Arial" w:cs="Arial"/>
            <w:sz w:val="20"/>
            <w:szCs w:val="20"/>
          </w:rPr>
          <w:delText>ё</w:delText>
        </w:r>
      </w:del>
      <w:r>
        <w:rPr>
          <w:rFonts w:ascii="Arial" w:eastAsia="Arial" w:hAnsi="Arial" w:cs="Arial"/>
          <w:sz w:val="20"/>
          <w:szCs w:val="20"/>
        </w:rPr>
        <w:t xml:space="preserve"> е</w:t>
      </w:r>
      <w:ins w:id="663" w:author="Admin" w:date="2019-02-19T01:04:00Z">
        <w:r w:rsidR="0026219C">
          <w:rPr>
            <w:rFonts w:ascii="Arial" w:eastAsia="Arial" w:hAnsi="Arial" w:cs="Arial"/>
            <w:sz w:val="20"/>
            <w:szCs w:val="20"/>
          </w:rPr>
          <w:t>е</w:t>
        </w:r>
      </w:ins>
      <w:del w:id="664" w:author="Admin" w:date="2019-02-19T01:04:00Z">
        <w:r w:rsidDel="0026219C">
          <w:rPr>
            <w:rFonts w:ascii="Arial" w:eastAsia="Arial" w:hAnsi="Arial" w:cs="Arial"/>
            <w:sz w:val="20"/>
            <w:szCs w:val="20"/>
          </w:rPr>
          <w:delText>ё</w:delText>
        </w:r>
      </w:del>
      <w:r>
        <w:rPr>
          <w:rFonts w:ascii="Arial" w:eastAsia="Arial" w:hAnsi="Arial" w:cs="Arial"/>
          <w:sz w:val="20"/>
          <w:szCs w:val="20"/>
        </w:rPr>
        <w:t xml:space="preserve"> можно сравнить с траволатором на ст. м. «Спортивная»).</w:t>
      </w:r>
    </w:p>
    <w:p w:rsidR="00A33515" w:rsidRDefault="00A33515">
      <w:pPr>
        <w:spacing w:line="215" w:lineRule="exact"/>
        <w:rPr>
          <w:sz w:val="20"/>
          <w:szCs w:val="20"/>
        </w:rPr>
      </w:pPr>
    </w:p>
    <w:p w:rsidR="00A33515" w:rsidRDefault="001A4D22">
      <w:pPr>
        <w:numPr>
          <w:ilvl w:val="0"/>
          <w:numId w:val="53"/>
        </w:numPr>
        <w:tabs>
          <w:tab w:val="left" w:pos="500"/>
        </w:tabs>
        <w:spacing w:line="254" w:lineRule="auto"/>
        <w:ind w:left="500" w:hanging="306"/>
        <w:jc w:val="both"/>
        <w:rPr>
          <w:rFonts w:ascii="Arial" w:eastAsia="Arial" w:hAnsi="Arial" w:cs="Arial"/>
          <w:b/>
          <w:bCs/>
          <w:sz w:val="20"/>
          <w:szCs w:val="20"/>
        </w:rPr>
      </w:pPr>
      <w:r>
        <w:rPr>
          <w:rFonts w:ascii="Arial" w:eastAsia="Arial" w:hAnsi="Arial" w:cs="Arial"/>
          <w:sz w:val="20"/>
          <w:szCs w:val="20"/>
        </w:rPr>
        <w:t>Если транспорт</w:t>
      </w:r>
      <w:ins w:id="665" w:author="Admin" w:date="2019-02-19T01:04:00Z">
        <w:r w:rsidR="0026219C">
          <w:rPr>
            <w:rFonts w:ascii="Arial" w:eastAsia="Arial" w:hAnsi="Arial" w:cs="Arial"/>
            <w:sz w:val="20"/>
            <w:szCs w:val="20"/>
          </w:rPr>
          <w:t>е</w:t>
        </w:r>
      </w:ins>
      <w:del w:id="666" w:author="Admin" w:date="2019-02-19T01:04:00Z">
        <w:r w:rsidDel="0026219C">
          <w:rPr>
            <w:rFonts w:ascii="Arial" w:eastAsia="Arial" w:hAnsi="Arial" w:cs="Arial"/>
            <w:sz w:val="20"/>
            <w:szCs w:val="20"/>
          </w:rPr>
          <w:delText>ё</w:delText>
        </w:r>
      </w:del>
      <w:r>
        <w:rPr>
          <w:rFonts w:ascii="Arial" w:eastAsia="Arial" w:hAnsi="Arial" w:cs="Arial"/>
          <w:sz w:val="20"/>
          <w:szCs w:val="20"/>
        </w:rPr>
        <w:t xml:space="preserve">р движется со скоростью </w:t>
      </w:r>
      <w:r>
        <w:rPr>
          <w:rFonts w:ascii="Arial" w:eastAsia="Arial" w:hAnsi="Arial" w:cs="Arial"/>
          <w:i/>
          <w:iCs/>
          <w:sz w:val="20"/>
          <w:szCs w:val="20"/>
        </w:rPr>
        <w:t>v</w:t>
      </w:r>
      <w:r>
        <w:rPr>
          <w:rFonts w:ascii="Arial" w:eastAsia="Arial" w:hAnsi="Arial" w:cs="Arial"/>
          <w:sz w:val="20"/>
          <w:szCs w:val="20"/>
        </w:rPr>
        <w:t xml:space="preserve"> м/с, то лежащий на н</w:t>
      </w:r>
      <w:ins w:id="667" w:author="Admin" w:date="2019-02-19T01:04:00Z">
        <w:r w:rsidR="0026219C">
          <w:rPr>
            <w:rFonts w:ascii="Arial" w:eastAsia="Arial" w:hAnsi="Arial" w:cs="Arial"/>
            <w:sz w:val="20"/>
            <w:szCs w:val="20"/>
          </w:rPr>
          <w:t>е</w:t>
        </w:r>
      </w:ins>
      <w:del w:id="668" w:author="Admin" w:date="2019-02-19T01:04:00Z">
        <w:r w:rsidDel="0026219C">
          <w:rPr>
            <w:rFonts w:ascii="Arial" w:eastAsia="Arial" w:hAnsi="Arial" w:cs="Arial"/>
            <w:sz w:val="20"/>
            <w:szCs w:val="20"/>
          </w:rPr>
          <w:delText>ё</w:delText>
        </w:r>
      </w:del>
      <w:r>
        <w:rPr>
          <w:rFonts w:ascii="Arial" w:eastAsia="Arial" w:hAnsi="Arial" w:cs="Arial"/>
          <w:sz w:val="20"/>
          <w:szCs w:val="20"/>
        </w:rPr>
        <w:t>м питон проезжает мимо неподвижного наблюдателя за 14 секунд. Давайте возьм</w:t>
      </w:r>
      <w:ins w:id="669" w:author="Admin" w:date="2019-02-19T01:04:00Z">
        <w:r w:rsidR="0026219C">
          <w:rPr>
            <w:rFonts w:ascii="Arial" w:eastAsia="Arial" w:hAnsi="Arial" w:cs="Arial"/>
            <w:sz w:val="20"/>
            <w:szCs w:val="20"/>
          </w:rPr>
          <w:t>е</w:t>
        </w:r>
      </w:ins>
      <w:del w:id="670" w:author="Admin" w:date="2019-02-19T01:04:00Z">
        <w:r w:rsidDel="0026219C">
          <w:rPr>
            <w:rFonts w:ascii="Arial" w:eastAsia="Arial" w:hAnsi="Arial" w:cs="Arial"/>
            <w:sz w:val="20"/>
            <w:szCs w:val="20"/>
          </w:rPr>
          <w:delText>ё</w:delText>
        </w:r>
      </w:del>
      <w:r>
        <w:rPr>
          <w:rFonts w:ascii="Arial" w:eastAsia="Arial" w:hAnsi="Arial" w:cs="Arial"/>
          <w:sz w:val="20"/>
          <w:szCs w:val="20"/>
        </w:rPr>
        <w:t>м питона–дет</w:t>
      </w:r>
      <w:ins w:id="671" w:author="Admin" w:date="2019-02-19T01:04:00Z">
        <w:r w:rsidR="0026219C">
          <w:rPr>
            <w:rFonts w:ascii="Arial" w:eastAsia="Arial" w:hAnsi="Arial" w:cs="Arial"/>
            <w:sz w:val="20"/>
            <w:szCs w:val="20"/>
          </w:rPr>
          <w:t>е</w:t>
        </w:r>
      </w:ins>
      <w:del w:id="672" w:author="Admin" w:date="2019-02-19T01:04:00Z">
        <w:r w:rsidDel="0026219C">
          <w:rPr>
            <w:rFonts w:ascii="Arial" w:eastAsia="Arial" w:hAnsi="Arial" w:cs="Arial"/>
            <w:sz w:val="20"/>
            <w:szCs w:val="20"/>
          </w:rPr>
          <w:delText>ё</w:delText>
        </w:r>
      </w:del>
      <w:r>
        <w:rPr>
          <w:rFonts w:ascii="Arial" w:eastAsia="Arial" w:hAnsi="Arial" w:cs="Arial"/>
          <w:sz w:val="20"/>
          <w:szCs w:val="20"/>
        </w:rPr>
        <w:t xml:space="preserve">ныша (его длина составляет </w:t>
      </w:r>
      <w:r>
        <w:rPr>
          <w:rFonts w:ascii="Arial" w:eastAsia="Arial" w:hAnsi="Arial" w:cs="Arial"/>
          <w:sz w:val="27"/>
          <w:szCs w:val="27"/>
          <w:u w:val="single"/>
          <w:vertAlign w:val="superscript"/>
        </w:rPr>
        <w:t>3</w:t>
      </w:r>
      <w:r>
        <w:rPr>
          <w:rFonts w:ascii="Arial" w:eastAsia="Arial" w:hAnsi="Arial" w:cs="Arial"/>
          <w:sz w:val="27"/>
          <w:szCs w:val="27"/>
          <w:vertAlign w:val="subscript"/>
        </w:rPr>
        <w:t>4</w:t>
      </w:r>
      <w:r>
        <w:rPr>
          <w:rFonts w:ascii="Arial" w:eastAsia="Arial" w:hAnsi="Arial" w:cs="Arial"/>
          <w:sz w:val="20"/>
          <w:szCs w:val="20"/>
        </w:rPr>
        <w:t xml:space="preserve"> от дли-ны взрослого питона), в шесть раз более медленный транспорт</w:t>
      </w:r>
      <w:ins w:id="673" w:author="Admin" w:date="2019-02-19T01:04:00Z">
        <w:r w:rsidR="0026219C">
          <w:rPr>
            <w:rFonts w:ascii="Arial" w:eastAsia="Arial" w:hAnsi="Arial" w:cs="Arial"/>
            <w:sz w:val="20"/>
            <w:szCs w:val="20"/>
          </w:rPr>
          <w:t>е</w:t>
        </w:r>
      </w:ins>
      <w:del w:id="674" w:author="Admin" w:date="2019-02-19T01:04:00Z">
        <w:r w:rsidDel="0026219C">
          <w:rPr>
            <w:rFonts w:ascii="Arial" w:eastAsia="Arial" w:hAnsi="Arial" w:cs="Arial"/>
            <w:sz w:val="20"/>
            <w:szCs w:val="20"/>
          </w:rPr>
          <w:delText>ё</w:delText>
        </w:r>
      </w:del>
      <w:r>
        <w:rPr>
          <w:rFonts w:ascii="Arial" w:eastAsia="Arial" w:hAnsi="Arial" w:cs="Arial"/>
          <w:sz w:val="20"/>
          <w:szCs w:val="20"/>
        </w:rPr>
        <w:t xml:space="preserve">р, а также заставим наблюдателя идти со скоростью </w:t>
      </w:r>
      <w:r>
        <w:rPr>
          <w:rFonts w:ascii="Arial" w:eastAsia="Arial" w:hAnsi="Arial" w:cs="Arial"/>
          <w:sz w:val="27"/>
          <w:szCs w:val="27"/>
          <w:u w:val="single"/>
          <w:vertAlign w:val="superscript"/>
        </w:rPr>
        <w:t>1</w:t>
      </w:r>
      <w:r>
        <w:rPr>
          <w:rFonts w:ascii="Arial" w:eastAsia="Arial" w:hAnsi="Arial" w:cs="Arial"/>
          <w:sz w:val="27"/>
          <w:szCs w:val="27"/>
          <w:vertAlign w:val="subscript"/>
        </w:rPr>
        <w:t>3</w:t>
      </w:r>
      <w:r>
        <w:rPr>
          <w:rFonts w:ascii="Arial" w:eastAsia="Arial" w:hAnsi="Arial" w:cs="Arial"/>
          <w:sz w:val="20"/>
          <w:szCs w:val="20"/>
        </w:rPr>
        <w:t xml:space="preserve"> </w:t>
      </w:r>
      <w:r>
        <w:rPr>
          <w:rFonts w:ascii="Arial" w:eastAsia="Arial" w:hAnsi="Arial" w:cs="Arial"/>
          <w:i/>
          <w:iCs/>
          <w:sz w:val="20"/>
          <w:szCs w:val="20"/>
        </w:rPr>
        <w:t>v</w:t>
      </w:r>
      <w:r>
        <w:rPr>
          <w:rFonts w:ascii="Arial" w:eastAsia="Arial" w:hAnsi="Arial" w:cs="Arial"/>
          <w:sz w:val="20"/>
          <w:szCs w:val="20"/>
        </w:rPr>
        <w:t xml:space="preserve"> м/с навстре-чу транспорт</w:t>
      </w:r>
      <w:ins w:id="675" w:author="Admin" w:date="2019-02-19T01:04:00Z">
        <w:r w:rsidR="0026219C">
          <w:rPr>
            <w:rFonts w:ascii="Arial" w:eastAsia="Arial" w:hAnsi="Arial" w:cs="Arial"/>
            <w:sz w:val="20"/>
            <w:szCs w:val="20"/>
          </w:rPr>
          <w:t>е</w:t>
        </w:r>
      </w:ins>
      <w:del w:id="676" w:author="Admin" w:date="2019-02-19T01:04:00Z">
        <w:r w:rsidDel="0026219C">
          <w:rPr>
            <w:rFonts w:ascii="Arial" w:eastAsia="Arial" w:hAnsi="Arial" w:cs="Arial"/>
            <w:sz w:val="20"/>
            <w:szCs w:val="20"/>
          </w:rPr>
          <w:delText>ё</w:delText>
        </w:r>
      </w:del>
      <w:r>
        <w:rPr>
          <w:rFonts w:ascii="Arial" w:eastAsia="Arial" w:hAnsi="Arial" w:cs="Arial"/>
          <w:sz w:val="20"/>
          <w:szCs w:val="20"/>
        </w:rPr>
        <w:t>ру. За какое время дет</w:t>
      </w:r>
      <w:ins w:id="677" w:author="Admin" w:date="2019-02-19T01:04:00Z">
        <w:r w:rsidR="0026219C">
          <w:rPr>
            <w:rFonts w:ascii="Arial" w:eastAsia="Arial" w:hAnsi="Arial" w:cs="Arial"/>
            <w:sz w:val="20"/>
            <w:szCs w:val="20"/>
          </w:rPr>
          <w:t>е</w:t>
        </w:r>
      </w:ins>
      <w:del w:id="678" w:author="Admin" w:date="2019-02-19T01:04:00Z">
        <w:r w:rsidDel="0026219C">
          <w:rPr>
            <w:rFonts w:ascii="Arial" w:eastAsia="Arial" w:hAnsi="Arial" w:cs="Arial"/>
            <w:sz w:val="20"/>
            <w:szCs w:val="20"/>
          </w:rPr>
          <w:delText>ё</w:delText>
        </w:r>
      </w:del>
      <w:r>
        <w:rPr>
          <w:rFonts w:ascii="Arial" w:eastAsia="Arial" w:hAnsi="Arial" w:cs="Arial"/>
          <w:sz w:val="20"/>
          <w:szCs w:val="20"/>
        </w:rPr>
        <w:t>ныш питона пронес</w:t>
      </w:r>
      <w:ins w:id="679" w:author="Admin" w:date="2019-02-19T01:04:00Z">
        <w:r w:rsidR="0026219C">
          <w:rPr>
            <w:rFonts w:ascii="Arial" w:eastAsia="Arial" w:hAnsi="Arial" w:cs="Arial"/>
            <w:sz w:val="20"/>
            <w:szCs w:val="20"/>
          </w:rPr>
          <w:t>е</w:t>
        </w:r>
      </w:ins>
      <w:del w:id="680" w:author="Admin" w:date="2019-02-19T01:04:00Z">
        <w:r w:rsidDel="0026219C">
          <w:rPr>
            <w:rFonts w:ascii="Arial" w:eastAsia="Arial" w:hAnsi="Arial" w:cs="Arial"/>
            <w:sz w:val="20"/>
            <w:szCs w:val="20"/>
          </w:rPr>
          <w:delText>ё</w:delText>
        </w:r>
      </w:del>
      <w:r>
        <w:rPr>
          <w:rFonts w:ascii="Arial" w:eastAsia="Arial" w:hAnsi="Arial" w:cs="Arial"/>
          <w:sz w:val="20"/>
          <w:szCs w:val="20"/>
        </w:rPr>
        <w:t>тся мимо наблюдателя?</w:t>
      </w:r>
    </w:p>
    <w:p w:rsidR="00A33515" w:rsidRDefault="00A33515">
      <w:pPr>
        <w:spacing w:line="159" w:lineRule="exact"/>
        <w:rPr>
          <w:rFonts w:ascii="Arial" w:eastAsia="Arial" w:hAnsi="Arial" w:cs="Arial"/>
          <w:b/>
          <w:bCs/>
          <w:sz w:val="20"/>
          <w:szCs w:val="20"/>
        </w:rPr>
      </w:pPr>
    </w:p>
    <w:p w:rsidR="00A33515" w:rsidRDefault="001A4D22">
      <w:pPr>
        <w:numPr>
          <w:ilvl w:val="0"/>
          <w:numId w:val="53"/>
        </w:numPr>
        <w:tabs>
          <w:tab w:val="left" w:pos="500"/>
        </w:tabs>
        <w:spacing w:line="287" w:lineRule="auto"/>
        <w:ind w:left="500" w:hanging="290"/>
        <w:jc w:val="both"/>
        <w:rPr>
          <w:rFonts w:ascii="Arial" w:eastAsia="Arial" w:hAnsi="Arial" w:cs="Arial"/>
          <w:b/>
          <w:bCs/>
          <w:sz w:val="20"/>
          <w:szCs w:val="20"/>
        </w:rPr>
      </w:pPr>
      <w:r>
        <w:rPr>
          <w:rFonts w:ascii="Arial" w:eastAsia="Arial" w:hAnsi="Arial" w:cs="Arial"/>
          <w:sz w:val="20"/>
          <w:szCs w:val="20"/>
        </w:rPr>
        <w:t>Два кубика размером 5 5 5 см едут по транспорт</w:t>
      </w:r>
      <w:ins w:id="681" w:author="Admin" w:date="2019-02-19T01:04:00Z">
        <w:r w:rsidR="0026219C">
          <w:rPr>
            <w:rFonts w:ascii="Arial" w:eastAsia="Arial" w:hAnsi="Arial" w:cs="Arial"/>
            <w:sz w:val="20"/>
            <w:szCs w:val="20"/>
          </w:rPr>
          <w:t>е</w:t>
        </w:r>
      </w:ins>
      <w:del w:id="682" w:author="Admin" w:date="2019-02-19T01:04:00Z">
        <w:r w:rsidDel="0026219C">
          <w:rPr>
            <w:rFonts w:ascii="Arial" w:eastAsia="Arial" w:hAnsi="Arial" w:cs="Arial"/>
            <w:sz w:val="20"/>
            <w:szCs w:val="20"/>
          </w:rPr>
          <w:delText>ё</w:delText>
        </w:r>
      </w:del>
      <w:r>
        <w:rPr>
          <w:rFonts w:ascii="Arial" w:eastAsia="Arial" w:hAnsi="Arial" w:cs="Arial"/>
          <w:sz w:val="20"/>
          <w:szCs w:val="20"/>
        </w:rPr>
        <w:t>ру, прич</w:t>
      </w:r>
      <w:ins w:id="683" w:author="Admin" w:date="2019-02-19T01:04:00Z">
        <w:r w:rsidR="0026219C">
          <w:rPr>
            <w:rFonts w:ascii="Arial" w:eastAsia="Arial" w:hAnsi="Arial" w:cs="Arial"/>
            <w:sz w:val="20"/>
            <w:szCs w:val="20"/>
          </w:rPr>
          <w:t>е</w:t>
        </w:r>
      </w:ins>
      <w:del w:id="684" w:author="Admin" w:date="2019-02-19T01:04:00Z">
        <w:r w:rsidDel="0026219C">
          <w:rPr>
            <w:rFonts w:ascii="Arial" w:eastAsia="Arial" w:hAnsi="Arial" w:cs="Arial"/>
            <w:sz w:val="20"/>
            <w:szCs w:val="20"/>
          </w:rPr>
          <w:delText>ё</w:delText>
        </w:r>
      </w:del>
      <w:r>
        <w:rPr>
          <w:rFonts w:ascii="Arial" w:eastAsia="Arial" w:hAnsi="Arial" w:cs="Arial"/>
          <w:sz w:val="20"/>
          <w:szCs w:val="20"/>
        </w:rPr>
        <w:t>м расстояние между ними равняется 10 см. С данного транспорт</w:t>
      </w:r>
      <w:ins w:id="685" w:author="Admin" w:date="2019-02-19T01:05:00Z">
        <w:r w:rsidR="0026219C">
          <w:rPr>
            <w:rFonts w:ascii="Arial" w:eastAsia="Arial" w:hAnsi="Arial" w:cs="Arial"/>
            <w:sz w:val="20"/>
            <w:szCs w:val="20"/>
          </w:rPr>
          <w:t>е</w:t>
        </w:r>
      </w:ins>
      <w:del w:id="686" w:author="Admin" w:date="2019-02-19T01:05:00Z">
        <w:r w:rsidDel="0026219C">
          <w:rPr>
            <w:rFonts w:ascii="Arial" w:eastAsia="Arial" w:hAnsi="Arial" w:cs="Arial"/>
            <w:sz w:val="20"/>
            <w:szCs w:val="20"/>
          </w:rPr>
          <w:delText>ё</w:delText>
        </w:r>
      </w:del>
      <w:r>
        <w:rPr>
          <w:rFonts w:ascii="Arial" w:eastAsia="Arial" w:hAnsi="Arial" w:cs="Arial"/>
          <w:sz w:val="20"/>
          <w:szCs w:val="20"/>
        </w:rPr>
        <w:t>ра они попадают на следующий, в два раза более быстрый, и дальше едут по нему. Каково расстояние между ними теперь?</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305" w:lineRule="exact"/>
        <w:rPr>
          <w:sz w:val="20"/>
          <w:szCs w:val="20"/>
        </w:rPr>
      </w:pPr>
    </w:p>
    <w:p w:rsidR="00A33515" w:rsidRDefault="001A4D22">
      <w:pPr>
        <w:jc w:val="center"/>
        <w:rPr>
          <w:sz w:val="20"/>
          <w:szCs w:val="20"/>
        </w:rPr>
      </w:pPr>
      <w:r>
        <w:rPr>
          <w:rFonts w:ascii="Arial" w:eastAsia="Arial" w:hAnsi="Arial" w:cs="Arial"/>
          <w:sz w:val="20"/>
          <w:szCs w:val="20"/>
        </w:rPr>
        <w:lastRenderedPageBreak/>
        <w:t xml:space="preserve">−  </w:t>
      </w:r>
      <w:r>
        <w:rPr>
          <w:rFonts w:ascii="Arial" w:eastAsia="Arial" w:hAnsi="Arial" w:cs="Arial"/>
          <w:b/>
          <w:bCs/>
          <w:sz w:val="20"/>
          <w:szCs w:val="20"/>
        </w:rPr>
        <w:t>18</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687" w:name="page29"/>
      <w:bookmarkEnd w:id="687"/>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numPr>
          <w:ilvl w:val="0"/>
          <w:numId w:val="54"/>
        </w:numPr>
        <w:tabs>
          <w:tab w:val="left" w:pos="500"/>
        </w:tabs>
        <w:spacing w:line="301" w:lineRule="auto"/>
        <w:ind w:left="500" w:hanging="290"/>
        <w:jc w:val="both"/>
        <w:rPr>
          <w:rFonts w:ascii="Arial" w:eastAsia="Arial" w:hAnsi="Arial" w:cs="Arial"/>
          <w:b/>
          <w:bCs/>
          <w:sz w:val="19"/>
          <w:szCs w:val="19"/>
        </w:rPr>
      </w:pPr>
      <w:r>
        <w:rPr>
          <w:rFonts w:ascii="Arial" w:eastAsia="Arial" w:hAnsi="Arial" w:cs="Arial"/>
          <w:sz w:val="19"/>
          <w:szCs w:val="19"/>
        </w:rPr>
        <w:t>В отдел при</w:t>
      </w:r>
      <w:ins w:id="688" w:author="Admin" w:date="2019-02-19T01:05:00Z">
        <w:r w:rsidR="0026219C">
          <w:rPr>
            <w:rFonts w:ascii="Arial" w:eastAsia="Arial" w:hAnsi="Arial" w:cs="Arial"/>
            <w:sz w:val="19"/>
            <w:szCs w:val="19"/>
          </w:rPr>
          <w:t>е</w:t>
        </w:r>
      </w:ins>
      <w:del w:id="689" w:author="Admin" w:date="2019-02-19T01:05:00Z">
        <w:r w:rsidDel="0026219C">
          <w:rPr>
            <w:rFonts w:ascii="Arial" w:eastAsia="Arial" w:hAnsi="Arial" w:cs="Arial"/>
            <w:sz w:val="19"/>
            <w:szCs w:val="19"/>
          </w:rPr>
          <w:delText>ё</w:delText>
        </w:r>
      </w:del>
      <w:r>
        <w:rPr>
          <w:rFonts w:ascii="Arial" w:eastAsia="Arial" w:hAnsi="Arial" w:cs="Arial"/>
          <w:sz w:val="19"/>
          <w:szCs w:val="19"/>
        </w:rPr>
        <w:t>ма песка фабрики «Вес</w:t>
      </w:r>
      <w:ins w:id="690" w:author="Admin" w:date="2019-02-19T01:05:00Z">
        <w:r w:rsidR="0026219C">
          <w:rPr>
            <w:rFonts w:ascii="Arial" w:eastAsia="Arial" w:hAnsi="Arial" w:cs="Arial"/>
            <w:sz w:val="19"/>
            <w:szCs w:val="19"/>
          </w:rPr>
          <w:t>е</w:t>
        </w:r>
      </w:ins>
      <w:del w:id="691" w:author="Admin" w:date="2019-02-19T01:05:00Z">
        <w:r w:rsidDel="0026219C">
          <w:rPr>
            <w:rFonts w:ascii="Arial" w:eastAsia="Arial" w:hAnsi="Arial" w:cs="Arial"/>
            <w:sz w:val="19"/>
            <w:szCs w:val="19"/>
          </w:rPr>
          <w:delText>ё</w:delText>
        </w:r>
      </w:del>
      <w:r>
        <w:rPr>
          <w:rFonts w:ascii="Arial" w:eastAsia="Arial" w:hAnsi="Arial" w:cs="Arial"/>
          <w:sz w:val="19"/>
          <w:szCs w:val="19"/>
        </w:rPr>
        <w:t>лый Песочник» привезли 1‘200 кг песка. Из отдела при</w:t>
      </w:r>
      <w:ins w:id="692" w:author="Admin" w:date="2019-02-19T01:05:00Z">
        <w:r w:rsidR="0026219C">
          <w:rPr>
            <w:rFonts w:ascii="Arial" w:eastAsia="Arial" w:hAnsi="Arial" w:cs="Arial"/>
            <w:sz w:val="19"/>
            <w:szCs w:val="19"/>
          </w:rPr>
          <w:t>е</w:t>
        </w:r>
      </w:ins>
      <w:del w:id="693" w:author="Admin" w:date="2019-02-19T01:05:00Z">
        <w:r w:rsidDel="0026219C">
          <w:rPr>
            <w:rFonts w:ascii="Arial" w:eastAsia="Arial" w:hAnsi="Arial" w:cs="Arial"/>
            <w:sz w:val="19"/>
            <w:szCs w:val="19"/>
          </w:rPr>
          <w:delText>ё</w:delText>
        </w:r>
      </w:del>
      <w:r>
        <w:rPr>
          <w:rFonts w:ascii="Arial" w:eastAsia="Arial" w:hAnsi="Arial" w:cs="Arial"/>
          <w:sz w:val="19"/>
          <w:szCs w:val="19"/>
        </w:rPr>
        <w:t>ма в отдел первичной очистки на фабрике ид</w:t>
      </w:r>
      <w:ins w:id="694" w:author="Admin" w:date="2019-02-19T01:05:00Z">
        <w:r w:rsidR="0026219C">
          <w:rPr>
            <w:rFonts w:ascii="Arial" w:eastAsia="Arial" w:hAnsi="Arial" w:cs="Arial"/>
            <w:sz w:val="19"/>
            <w:szCs w:val="19"/>
          </w:rPr>
          <w:t>е</w:t>
        </w:r>
      </w:ins>
      <w:del w:id="695" w:author="Admin" w:date="2019-02-19T01:05:00Z">
        <w:r w:rsidDel="0026219C">
          <w:rPr>
            <w:rFonts w:ascii="Arial" w:eastAsia="Arial" w:hAnsi="Arial" w:cs="Arial"/>
            <w:sz w:val="19"/>
            <w:szCs w:val="19"/>
          </w:rPr>
          <w:delText>ё</w:delText>
        </w:r>
      </w:del>
      <w:r>
        <w:rPr>
          <w:rFonts w:ascii="Arial" w:eastAsia="Arial" w:hAnsi="Arial" w:cs="Arial"/>
          <w:sz w:val="19"/>
          <w:szCs w:val="19"/>
        </w:rPr>
        <w:t>т два транспорт</w:t>
      </w:r>
      <w:ins w:id="696" w:author="Admin" w:date="2019-02-19T01:05:00Z">
        <w:r w:rsidR="0026219C">
          <w:rPr>
            <w:rFonts w:ascii="Arial" w:eastAsia="Arial" w:hAnsi="Arial" w:cs="Arial"/>
            <w:sz w:val="19"/>
            <w:szCs w:val="19"/>
          </w:rPr>
          <w:t>е</w:t>
        </w:r>
      </w:ins>
      <w:del w:id="697" w:author="Admin" w:date="2019-02-19T01:05:00Z">
        <w:r w:rsidDel="0026219C">
          <w:rPr>
            <w:rFonts w:ascii="Arial" w:eastAsia="Arial" w:hAnsi="Arial" w:cs="Arial"/>
            <w:sz w:val="19"/>
            <w:szCs w:val="19"/>
          </w:rPr>
          <w:delText>ё</w:delText>
        </w:r>
      </w:del>
      <w:r>
        <w:rPr>
          <w:rFonts w:ascii="Arial" w:eastAsia="Arial" w:hAnsi="Arial" w:cs="Arial"/>
          <w:sz w:val="19"/>
          <w:szCs w:val="19"/>
        </w:rPr>
        <w:t>ра: один переносит 500 граммов песк</w:t>
      </w:r>
      <w:del w:id="698" w:author="Admin" w:date="2019-02-19T01:05:00Z">
        <w:r w:rsidDel="0026219C">
          <w:rPr>
            <w:rFonts w:ascii="Arial" w:eastAsia="Arial" w:hAnsi="Arial" w:cs="Arial"/>
            <w:sz w:val="19"/>
            <w:szCs w:val="19"/>
          </w:rPr>
          <w:delText>в</w:delText>
        </w:r>
      </w:del>
      <w:r>
        <w:rPr>
          <w:rFonts w:ascii="Arial" w:eastAsia="Arial" w:hAnsi="Arial" w:cs="Arial"/>
          <w:sz w:val="19"/>
          <w:szCs w:val="19"/>
        </w:rPr>
        <w:t>а в се-кунду, а другой, новый, — 1 кг песка в секунду. Как поделить песок между этими двумя транспорт</w:t>
      </w:r>
      <w:ins w:id="699" w:author="Admin" w:date="2019-02-19T01:05:00Z">
        <w:r w:rsidR="0026219C">
          <w:rPr>
            <w:rFonts w:ascii="Arial" w:eastAsia="Arial" w:hAnsi="Arial" w:cs="Arial"/>
            <w:sz w:val="19"/>
            <w:szCs w:val="19"/>
          </w:rPr>
          <w:t>е</w:t>
        </w:r>
      </w:ins>
      <w:del w:id="700" w:author="Admin" w:date="2019-02-19T01:05:00Z">
        <w:r w:rsidDel="0026219C">
          <w:rPr>
            <w:rFonts w:ascii="Arial" w:eastAsia="Arial" w:hAnsi="Arial" w:cs="Arial"/>
            <w:sz w:val="19"/>
            <w:szCs w:val="19"/>
          </w:rPr>
          <w:delText>ё</w:delText>
        </w:r>
      </w:del>
      <w:r>
        <w:rPr>
          <w:rFonts w:ascii="Arial" w:eastAsia="Arial" w:hAnsi="Arial" w:cs="Arial"/>
          <w:sz w:val="19"/>
          <w:szCs w:val="19"/>
        </w:rPr>
        <w:t>рами так, чтобы перевезти весь пе-сок из одного отдела в другой за наименьшее время?</w:t>
      </w:r>
    </w:p>
    <w:p w:rsidR="00A33515" w:rsidRDefault="00A33515">
      <w:pPr>
        <w:spacing w:line="249" w:lineRule="exact"/>
        <w:rPr>
          <w:sz w:val="20"/>
          <w:szCs w:val="20"/>
        </w:rPr>
      </w:pPr>
    </w:p>
    <w:p w:rsidR="00A33515" w:rsidRDefault="001A4D22">
      <w:pPr>
        <w:rPr>
          <w:sz w:val="20"/>
          <w:szCs w:val="20"/>
        </w:rPr>
      </w:pPr>
      <w:r>
        <w:rPr>
          <w:rFonts w:ascii="Arial" w:eastAsia="Arial" w:hAnsi="Arial" w:cs="Arial"/>
          <w:b/>
          <w:bCs/>
          <w:sz w:val="26"/>
          <w:szCs w:val="26"/>
        </w:rPr>
        <w:t>Задача 7. Одновременное вычитание</w:t>
      </w:r>
    </w:p>
    <w:p w:rsidR="00A33515" w:rsidRDefault="00A33515">
      <w:pPr>
        <w:spacing w:line="178" w:lineRule="exact"/>
        <w:rPr>
          <w:sz w:val="20"/>
          <w:szCs w:val="20"/>
        </w:rPr>
      </w:pPr>
    </w:p>
    <w:p w:rsidR="00A33515" w:rsidRDefault="001A4D22">
      <w:pPr>
        <w:numPr>
          <w:ilvl w:val="0"/>
          <w:numId w:val="55"/>
        </w:numPr>
        <w:tabs>
          <w:tab w:val="left" w:pos="500"/>
        </w:tabs>
        <w:spacing w:line="287" w:lineRule="auto"/>
        <w:ind w:left="500" w:hanging="306"/>
        <w:jc w:val="both"/>
        <w:rPr>
          <w:rFonts w:ascii="Arial" w:eastAsia="Arial" w:hAnsi="Arial" w:cs="Arial"/>
          <w:b/>
          <w:bCs/>
          <w:sz w:val="20"/>
          <w:szCs w:val="20"/>
        </w:rPr>
      </w:pPr>
      <w:r>
        <w:rPr>
          <w:rFonts w:ascii="Arial" w:eastAsia="Arial" w:hAnsi="Arial" w:cs="Arial"/>
          <w:sz w:val="20"/>
          <w:szCs w:val="20"/>
        </w:rPr>
        <w:t>На доске написаны пять чисел, сумма которых делится на три. Раз-решается одновременно уменьшать на единицу три из написанных на доске чисел. Всегда ли можно добиться того, чтобы на доске в итоге оказалось пять нулей?</w:t>
      </w:r>
    </w:p>
    <w:p w:rsidR="00A33515" w:rsidRDefault="00A33515">
      <w:pPr>
        <w:spacing w:line="130" w:lineRule="exact"/>
        <w:rPr>
          <w:rFonts w:ascii="Arial" w:eastAsia="Arial" w:hAnsi="Arial" w:cs="Arial"/>
          <w:b/>
          <w:bCs/>
          <w:sz w:val="20"/>
          <w:szCs w:val="20"/>
        </w:rPr>
      </w:pPr>
    </w:p>
    <w:p w:rsidR="00A33515" w:rsidRDefault="001A4D22">
      <w:pPr>
        <w:numPr>
          <w:ilvl w:val="0"/>
          <w:numId w:val="55"/>
        </w:numPr>
        <w:tabs>
          <w:tab w:val="left" w:pos="500"/>
        </w:tabs>
        <w:spacing w:line="282" w:lineRule="auto"/>
        <w:ind w:left="500" w:hanging="290"/>
        <w:jc w:val="both"/>
        <w:rPr>
          <w:rFonts w:ascii="Arial" w:eastAsia="Arial" w:hAnsi="Arial" w:cs="Arial"/>
          <w:b/>
          <w:bCs/>
          <w:sz w:val="20"/>
          <w:szCs w:val="20"/>
        </w:rPr>
      </w:pPr>
      <w:r>
        <w:rPr>
          <w:rFonts w:ascii="Arial" w:eastAsia="Arial" w:hAnsi="Arial" w:cs="Arial"/>
          <w:sz w:val="20"/>
          <w:szCs w:val="20"/>
        </w:rPr>
        <w:t xml:space="preserve">На плоскости расположено несколько точек, каждой из которых приписан </w:t>
      </w:r>
      <w:r>
        <w:rPr>
          <w:rFonts w:ascii="Arial" w:eastAsia="Arial" w:hAnsi="Arial" w:cs="Arial"/>
          <w:i/>
          <w:iCs/>
          <w:sz w:val="20"/>
          <w:szCs w:val="20"/>
        </w:rPr>
        <w:t>вес</w:t>
      </w:r>
      <w:r>
        <w:rPr>
          <w:rFonts w:ascii="Arial" w:eastAsia="Arial" w:hAnsi="Arial" w:cs="Arial"/>
          <w:sz w:val="20"/>
          <w:szCs w:val="20"/>
        </w:rPr>
        <w:t xml:space="preserve"> — целое число. При этом известно, что сумма весов всех точек равна нулю. Точки можно соединять кривыми, у каждой из которых есть </w:t>
      </w:r>
      <w:r>
        <w:rPr>
          <w:rFonts w:ascii="Arial" w:eastAsia="Arial" w:hAnsi="Arial" w:cs="Arial"/>
          <w:i/>
          <w:iCs/>
          <w:sz w:val="20"/>
          <w:szCs w:val="20"/>
        </w:rPr>
        <w:t>цена</w:t>
      </w:r>
      <w:r>
        <w:rPr>
          <w:rFonts w:ascii="Arial" w:eastAsia="Arial" w:hAnsi="Arial" w:cs="Arial"/>
          <w:sz w:val="20"/>
          <w:szCs w:val="20"/>
        </w:rPr>
        <w:t xml:space="preserve">. Если две точки соединены кривой с ценой </w:t>
      </w:r>
      <w:r>
        <w:rPr>
          <w:rFonts w:ascii="Arial" w:eastAsia="Arial" w:hAnsi="Arial" w:cs="Arial"/>
          <w:i/>
          <w:iCs/>
          <w:sz w:val="20"/>
          <w:szCs w:val="20"/>
        </w:rPr>
        <w:t>w</w:t>
      </w:r>
      <w:r>
        <w:rPr>
          <w:rFonts w:ascii="Arial" w:eastAsia="Arial" w:hAnsi="Arial" w:cs="Arial"/>
          <w:sz w:val="20"/>
          <w:szCs w:val="20"/>
        </w:rPr>
        <w:t xml:space="preserve"> (</w:t>
      </w:r>
      <w:r>
        <w:rPr>
          <w:rFonts w:ascii="Arial" w:eastAsia="Arial" w:hAnsi="Arial" w:cs="Arial"/>
          <w:i/>
          <w:iCs/>
          <w:sz w:val="20"/>
          <w:szCs w:val="20"/>
        </w:rPr>
        <w:t>w</w:t>
      </w:r>
      <w:r>
        <w:rPr>
          <w:rFonts w:ascii="Arial" w:eastAsia="Arial" w:hAnsi="Arial" w:cs="Arial"/>
          <w:sz w:val="20"/>
          <w:szCs w:val="20"/>
        </w:rPr>
        <w:t xml:space="preserve"> — целое число), то к весу одной из них прибавляется </w:t>
      </w:r>
      <w:r>
        <w:rPr>
          <w:rFonts w:ascii="Arial" w:eastAsia="Arial" w:hAnsi="Arial" w:cs="Arial"/>
          <w:i/>
          <w:iCs/>
          <w:sz w:val="20"/>
          <w:szCs w:val="20"/>
        </w:rPr>
        <w:t>w</w:t>
      </w:r>
      <w:r>
        <w:rPr>
          <w:rFonts w:ascii="Arial" w:eastAsia="Arial" w:hAnsi="Arial" w:cs="Arial"/>
          <w:sz w:val="20"/>
          <w:szCs w:val="20"/>
        </w:rPr>
        <w:t xml:space="preserve">, а из веса другой вычитается </w:t>
      </w:r>
      <w:r>
        <w:rPr>
          <w:rFonts w:ascii="Arial" w:eastAsia="Arial" w:hAnsi="Arial" w:cs="Arial"/>
          <w:i/>
          <w:iCs/>
          <w:sz w:val="20"/>
          <w:szCs w:val="20"/>
        </w:rPr>
        <w:t>w</w:t>
      </w:r>
      <w:r>
        <w:rPr>
          <w:rFonts w:ascii="Arial" w:eastAsia="Arial" w:hAnsi="Arial" w:cs="Arial"/>
          <w:sz w:val="20"/>
          <w:szCs w:val="20"/>
        </w:rPr>
        <w:t xml:space="preserve"> (куда именно прибавлять, а откуда вычитать, можно решать самому). Докажите, что можно соединить точки кри-выми с какими-то ценами так, чтобы веса всех точек оказались ну-левыми.</w:t>
      </w:r>
    </w:p>
    <w:p w:rsidR="00A33515" w:rsidRDefault="00A33515">
      <w:pPr>
        <w:spacing w:line="137" w:lineRule="exact"/>
        <w:rPr>
          <w:rFonts w:ascii="Arial" w:eastAsia="Arial" w:hAnsi="Arial" w:cs="Arial"/>
          <w:b/>
          <w:bCs/>
          <w:sz w:val="20"/>
          <w:szCs w:val="20"/>
        </w:rPr>
      </w:pPr>
    </w:p>
    <w:p w:rsidR="00A33515" w:rsidRDefault="001A4D22">
      <w:pPr>
        <w:numPr>
          <w:ilvl w:val="0"/>
          <w:numId w:val="55"/>
        </w:numPr>
        <w:tabs>
          <w:tab w:val="left" w:pos="500"/>
        </w:tabs>
        <w:spacing w:line="282" w:lineRule="auto"/>
        <w:ind w:left="500" w:hanging="290"/>
        <w:jc w:val="both"/>
        <w:rPr>
          <w:rFonts w:ascii="Arial" w:eastAsia="Arial" w:hAnsi="Arial" w:cs="Arial"/>
          <w:b/>
          <w:bCs/>
          <w:sz w:val="20"/>
          <w:szCs w:val="20"/>
        </w:rPr>
      </w:pPr>
      <w:r>
        <w:rPr>
          <w:rFonts w:ascii="Arial" w:eastAsia="Arial" w:hAnsi="Arial" w:cs="Arial"/>
          <w:sz w:val="20"/>
          <w:szCs w:val="20"/>
        </w:rPr>
        <w:t xml:space="preserve">В стране несколько городов, между ними проложены дороги. Для каждой дороги указаны направление (все дороги односторонние) и </w:t>
      </w:r>
      <w:r>
        <w:rPr>
          <w:rFonts w:ascii="Arial" w:eastAsia="Arial" w:hAnsi="Arial" w:cs="Arial"/>
          <w:i/>
          <w:iCs/>
          <w:sz w:val="20"/>
          <w:szCs w:val="20"/>
        </w:rPr>
        <w:t>вес</w:t>
      </w:r>
      <w:r>
        <w:rPr>
          <w:rFonts w:ascii="Arial" w:eastAsia="Arial" w:hAnsi="Arial" w:cs="Arial"/>
          <w:sz w:val="20"/>
          <w:szCs w:val="20"/>
        </w:rPr>
        <w:t xml:space="preserve"> — натуральное число. Известно, что для каждого города сум-ма весов входящих в него дорог равна сумме весов исходящих. До-кажите, что несколько машин (на номере каждой из которых на-писано натуральное число) могли проехать каждая по кругу через несколько городов так, что вес каждой дороги оказался равен сум-ме номеров машин, побывавших на ней.</w:t>
      </w:r>
    </w:p>
    <w:p w:rsidR="00A33515" w:rsidRDefault="00A33515">
      <w:pPr>
        <w:spacing w:line="267" w:lineRule="exact"/>
        <w:rPr>
          <w:sz w:val="20"/>
          <w:szCs w:val="20"/>
        </w:rPr>
      </w:pPr>
    </w:p>
    <w:p w:rsidR="00A33515" w:rsidRDefault="001A4D22">
      <w:pPr>
        <w:rPr>
          <w:sz w:val="20"/>
          <w:szCs w:val="20"/>
        </w:rPr>
      </w:pPr>
      <w:r>
        <w:rPr>
          <w:rFonts w:ascii="Arial" w:eastAsia="Arial" w:hAnsi="Arial" w:cs="Arial"/>
          <w:b/>
          <w:bCs/>
          <w:sz w:val="26"/>
          <w:szCs w:val="26"/>
        </w:rPr>
        <w:t>Задача 8. Сетки на плоскости</w:t>
      </w:r>
    </w:p>
    <w:p w:rsidR="00A33515" w:rsidRDefault="00A33515">
      <w:pPr>
        <w:spacing w:line="178" w:lineRule="exact"/>
        <w:rPr>
          <w:sz w:val="20"/>
          <w:szCs w:val="20"/>
        </w:rPr>
      </w:pPr>
    </w:p>
    <w:p w:rsidR="00A33515" w:rsidRDefault="001A4D22">
      <w:pPr>
        <w:numPr>
          <w:ilvl w:val="0"/>
          <w:numId w:val="56"/>
        </w:numPr>
        <w:tabs>
          <w:tab w:val="left" w:pos="500"/>
        </w:tabs>
        <w:spacing w:line="303" w:lineRule="auto"/>
        <w:ind w:left="500" w:hanging="306"/>
        <w:jc w:val="both"/>
        <w:rPr>
          <w:rFonts w:ascii="Arial" w:eastAsia="Arial" w:hAnsi="Arial" w:cs="Arial"/>
          <w:b/>
          <w:bCs/>
          <w:sz w:val="19"/>
          <w:szCs w:val="19"/>
        </w:rPr>
      </w:pPr>
      <w:r>
        <w:rPr>
          <w:rFonts w:ascii="Arial" w:eastAsia="Arial" w:hAnsi="Arial" w:cs="Arial"/>
          <w:sz w:val="19"/>
          <w:szCs w:val="19"/>
        </w:rPr>
        <w:t>Если замостить плоскость равносторонними треугольниками одно-го размера, то их стороны образуют треугольную сетку (в е</w:t>
      </w:r>
      <w:del w:id="701" w:author="Admin" w:date="2019-02-19T01:07:00Z">
        <w:r w:rsidDel="00802B6E">
          <w:rPr>
            <w:rFonts w:ascii="Arial" w:eastAsia="Arial" w:hAnsi="Arial" w:cs="Arial"/>
            <w:sz w:val="19"/>
            <w:szCs w:val="19"/>
          </w:rPr>
          <w:delText>ё</w:delText>
        </w:r>
      </w:del>
      <w:ins w:id="702" w:author="Admin" w:date="2019-02-19T01:07:00Z">
        <w:r w:rsidR="00802B6E">
          <w:rPr>
            <w:rFonts w:ascii="Arial" w:eastAsia="Arial" w:hAnsi="Arial" w:cs="Arial"/>
            <w:sz w:val="19"/>
            <w:szCs w:val="19"/>
          </w:rPr>
          <w:t>е</w:t>
        </w:r>
      </w:ins>
      <w:r>
        <w:rPr>
          <w:rFonts w:ascii="Arial" w:eastAsia="Arial" w:hAnsi="Arial" w:cs="Arial"/>
          <w:sz w:val="19"/>
          <w:szCs w:val="19"/>
        </w:rPr>
        <w:t xml:space="preserve"> форме также обычно строят карточные домики). В треугольной сетке есть три направления р</w:t>
      </w:r>
      <w:ins w:id="703" w:author="Admin" w:date="2019-02-19T01:07:00Z">
        <w:r w:rsidR="00802B6E">
          <w:rPr>
            <w:rFonts w:ascii="Arial" w:eastAsia="Arial" w:hAnsi="Arial" w:cs="Arial"/>
            <w:sz w:val="19"/>
            <w:szCs w:val="19"/>
          </w:rPr>
          <w:t>е</w:t>
        </w:r>
      </w:ins>
      <w:del w:id="704" w:author="Admin" w:date="2019-02-19T01:07:00Z">
        <w:r w:rsidDel="00802B6E">
          <w:rPr>
            <w:rFonts w:ascii="Arial" w:eastAsia="Arial" w:hAnsi="Arial" w:cs="Arial"/>
            <w:sz w:val="19"/>
            <w:szCs w:val="19"/>
          </w:rPr>
          <w:delText>ё</w:delText>
        </w:r>
      </w:del>
      <w:r>
        <w:rPr>
          <w:rFonts w:ascii="Arial" w:eastAsia="Arial" w:hAnsi="Arial" w:cs="Arial"/>
          <w:sz w:val="19"/>
          <w:szCs w:val="19"/>
        </w:rPr>
        <w:t>бер — они соответствуют сторонам складывае-мых треугольников. Докажите, что любой кратчайший путь по тре-</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306"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19</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705" w:name="page30"/>
      <w:bookmarkEnd w:id="705"/>
      <w:r>
        <w:rPr>
          <w:rFonts w:ascii="Arial" w:eastAsia="Arial" w:hAnsi="Arial" w:cs="Arial"/>
          <w:sz w:val="18"/>
          <w:szCs w:val="18"/>
        </w:rPr>
        <w:lastRenderedPageBreak/>
        <w:t>2018 год, 7 класс</w:t>
      </w:r>
    </w:p>
    <w:p w:rsidR="00A33515" w:rsidRDefault="00A33515">
      <w:pPr>
        <w:spacing w:line="184" w:lineRule="exact"/>
        <w:rPr>
          <w:sz w:val="20"/>
          <w:szCs w:val="20"/>
        </w:rPr>
      </w:pPr>
    </w:p>
    <w:p w:rsidR="00A33515" w:rsidRDefault="001A4D22">
      <w:pPr>
        <w:spacing w:line="303" w:lineRule="auto"/>
        <w:ind w:left="500"/>
        <w:rPr>
          <w:sz w:val="20"/>
          <w:szCs w:val="20"/>
        </w:rPr>
      </w:pPr>
      <w:r>
        <w:rPr>
          <w:rFonts w:ascii="Arial" w:eastAsia="Arial" w:hAnsi="Arial" w:cs="Arial"/>
          <w:sz w:val="20"/>
          <w:szCs w:val="20"/>
        </w:rPr>
        <w:t>угольной сетке от одного е</w:t>
      </w:r>
      <w:del w:id="706" w:author="Admin" w:date="2019-02-19T01:07:00Z">
        <w:r w:rsidDel="00802B6E">
          <w:rPr>
            <w:rFonts w:ascii="Arial" w:eastAsia="Arial" w:hAnsi="Arial" w:cs="Arial"/>
            <w:sz w:val="20"/>
            <w:szCs w:val="20"/>
          </w:rPr>
          <w:delText>ё</w:delText>
        </w:r>
      </w:del>
      <w:ins w:id="707" w:author="Admin" w:date="2019-02-19T01:07:00Z">
        <w:r w:rsidR="00802B6E">
          <w:rPr>
            <w:rFonts w:ascii="Arial" w:eastAsia="Arial" w:hAnsi="Arial" w:cs="Arial"/>
            <w:sz w:val="20"/>
            <w:szCs w:val="20"/>
          </w:rPr>
          <w:t>е</w:t>
        </w:r>
      </w:ins>
      <w:r>
        <w:rPr>
          <w:rFonts w:ascii="Arial" w:eastAsia="Arial" w:hAnsi="Arial" w:cs="Arial"/>
          <w:sz w:val="20"/>
          <w:szCs w:val="20"/>
        </w:rPr>
        <w:t xml:space="preserve"> узла к другому использует р</w:t>
      </w:r>
      <w:del w:id="708" w:author="Admin" w:date="2019-02-19T01:07:00Z">
        <w:r w:rsidDel="00802B6E">
          <w:rPr>
            <w:rFonts w:ascii="Arial" w:eastAsia="Arial" w:hAnsi="Arial" w:cs="Arial"/>
            <w:sz w:val="20"/>
            <w:szCs w:val="20"/>
          </w:rPr>
          <w:delText>ё</w:delText>
        </w:r>
      </w:del>
      <w:ins w:id="709" w:author="Admin" w:date="2019-02-19T01:07:00Z">
        <w:r w:rsidR="00802B6E">
          <w:rPr>
            <w:rFonts w:ascii="Arial" w:eastAsia="Arial" w:hAnsi="Arial" w:cs="Arial"/>
            <w:sz w:val="20"/>
            <w:szCs w:val="20"/>
          </w:rPr>
          <w:t>е</w:t>
        </w:r>
      </w:ins>
      <w:r>
        <w:rPr>
          <w:rFonts w:ascii="Arial" w:eastAsia="Arial" w:hAnsi="Arial" w:cs="Arial"/>
          <w:sz w:val="20"/>
          <w:szCs w:val="20"/>
        </w:rPr>
        <w:t>бра мак-симум двух направлений из тр</w:t>
      </w:r>
      <w:ins w:id="710" w:author="Admin" w:date="2019-02-19T01:07:00Z">
        <w:r w:rsidR="00802B6E">
          <w:rPr>
            <w:rFonts w:ascii="Arial" w:eastAsia="Arial" w:hAnsi="Arial" w:cs="Arial"/>
            <w:sz w:val="20"/>
            <w:szCs w:val="20"/>
          </w:rPr>
          <w:t>е</w:t>
        </w:r>
      </w:ins>
      <w:del w:id="711" w:author="Admin" w:date="2019-02-19T01:07:00Z">
        <w:r w:rsidDel="00802B6E">
          <w:rPr>
            <w:rFonts w:ascii="Arial" w:eastAsia="Arial" w:hAnsi="Arial" w:cs="Arial"/>
            <w:sz w:val="20"/>
            <w:szCs w:val="20"/>
          </w:rPr>
          <w:delText>ё</w:delText>
        </w:r>
      </w:del>
      <w:r>
        <w:rPr>
          <w:rFonts w:ascii="Arial" w:eastAsia="Arial" w:hAnsi="Arial" w:cs="Arial"/>
          <w:sz w:val="20"/>
          <w:szCs w:val="20"/>
        </w:rPr>
        <w:t>х.</w:t>
      </w:r>
    </w:p>
    <w:p w:rsidR="00A33515" w:rsidRDefault="00A33515">
      <w:pPr>
        <w:spacing w:line="114" w:lineRule="exact"/>
        <w:rPr>
          <w:sz w:val="20"/>
          <w:szCs w:val="20"/>
        </w:rPr>
      </w:pPr>
    </w:p>
    <w:p w:rsidR="00A33515" w:rsidRDefault="001A4D22">
      <w:pPr>
        <w:numPr>
          <w:ilvl w:val="0"/>
          <w:numId w:val="57"/>
        </w:numPr>
        <w:tabs>
          <w:tab w:val="left" w:pos="500"/>
        </w:tabs>
        <w:spacing w:line="284" w:lineRule="auto"/>
        <w:ind w:left="500" w:hanging="290"/>
        <w:jc w:val="both"/>
        <w:rPr>
          <w:rFonts w:ascii="Arial" w:eastAsia="Arial" w:hAnsi="Arial" w:cs="Arial"/>
          <w:b/>
          <w:bCs/>
          <w:sz w:val="20"/>
          <w:szCs w:val="20"/>
        </w:rPr>
      </w:pPr>
      <w:r>
        <w:rPr>
          <w:rFonts w:ascii="Arial" w:eastAsia="Arial" w:hAnsi="Arial" w:cs="Arial"/>
          <w:sz w:val="20"/>
          <w:szCs w:val="20"/>
        </w:rPr>
        <w:t>В деревне Малые Пауки поставили попер</w:t>
      </w:r>
      <w:ins w:id="712" w:author="Admin" w:date="2019-02-19T01:07:00Z">
        <w:r w:rsidR="00802B6E">
          <w:rPr>
            <w:rFonts w:ascii="Arial" w:eastAsia="Arial" w:hAnsi="Arial" w:cs="Arial"/>
            <w:sz w:val="20"/>
            <w:szCs w:val="20"/>
          </w:rPr>
          <w:t>е</w:t>
        </w:r>
      </w:ins>
      <w:del w:id="713" w:author="Admin" w:date="2019-02-19T01:07:00Z">
        <w:r w:rsidDel="00802B6E">
          <w:rPr>
            <w:rFonts w:ascii="Arial" w:eastAsia="Arial" w:hAnsi="Arial" w:cs="Arial"/>
            <w:sz w:val="20"/>
            <w:szCs w:val="20"/>
          </w:rPr>
          <w:delText>ё</w:delText>
        </w:r>
      </w:del>
      <w:r>
        <w:rPr>
          <w:rFonts w:ascii="Arial" w:eastAsia="Arial" w:hAnsi="Arial" w:cs="Arial"/>
          <w:sz w:val="20"/>
          <w:szCs w:val="20"/>
        </w:rPr>
        <w:t xml:space="preserve">к реки рыболовную сеть с квадратными ячейками, размером </w:t>
      </w:r>
      <w:r>
        <w:rPr>
          <w:rFonts w:ascii="Arial" w:eastAsia="Arial" w:hAnsi="Arial" w:cs="Arial"/>
          <w:i/>
          <w:iCs/>
          <w:sz w:val="20"/>
          <w:szCs w:val="20"/>
        </w:rPr>
        <w:t>m n</w:t>
      </w:r>
      <w:r>
        <w:rPr>
          <w:rFonts w:ascii="Arial" w:eastAsia="Arial" w:hAnsi="Arial" w:cs="Arial"/>
          <w:sz w:val="20"/>
          <w:szCs w:val="20"/>
        </w:rPr>
        <w:t xml:space="preserve"> ячеек. Окунь Виталий уме-ет сгрызать узлы в сетке, но, так как вода мутная, он не видит, ка-кой именно узел грыз</w:t>
      </w:r>
      <w:ins w:id="714" w:author="Admin" w:date="2019-02-19T01:07:00Z">
        <w:r w:rsidR="00802B6E">
          <w:rPr>
            <w:rFonts w:ascii="Arial" w:eastAsia="Arial" w:hAnsi="Arial" w:cs="Arial"/>
            <w:sz w:val="20"/>
            <w:szCs w:val="20"/>
          </w:rPr>
          <w:t>е</w:t>
        </w:r>
      </w:ins>
      <w:del w:id="715" w:author="Admin" w:date="2019-02-19T01:07:00Z">
        <w:r w:rsidDel="00802B6E">
          <w:rPr>
            <w:rFonts w:ascii="Arial" w:eastAsia="Arial" w:hAnsi="Arial" w:cs="Arial"/>
            <w:sz w:val="20"/>
            <w:szCs w:val="20"/>
          </w:rPr>
          <w:delText>ё</w:delText>
        </w:r>
      </w:del>
      <w:r>
        <w:rPr>
          <w:rFonts w:ascii="Arial" w:eastAsia="Arial" w:hAnsi="Arial" w:cs="Arial"/>
          <w:sz w:val="20"/>
          <w:szCs w:val="20"/>
        </w:rPr>
        <w:t>т, то есть каждый раз выгрызает случайный из узлов. Сколько узлов ему нужно сгрызть, чтобы сетка гарантиро-ванно развалилась хотя бы на две части?</w:t>
      </w:r>
    </w:p>
    <w:p w:rsidR="00A33515" w:rsidRDefault="00A33515">
      <w:pPr>
        <w:spacing w:line="133" w:lineRule="exact"/>
        <w:rPr>
          <w:rFonts w:ascii="Arial" w:eastAsia="Arial" w:hAnsi="Arial" w:cs="Arial"/>
          <w:b/>
          <w:bCs/>
          <w:sz w:val="20"/>
          <w:szCs w:val="20"/>
        </w:rPr>
      </w:pPr>
    </w:p>
    <w:p w:rsidR="00A33515" w:rsidRDefault="001A4D22">
      <w:pPr>
        <w:numPr>
          <w:ilvl w:val="0"/>
          <w:numId w:val="57"/>
        </w:numPr>
        <w:tabs>
          <w:tab w:val="left" w:pos="500"/>
        </w:tabs>
        <w:spacing w:line="283" w:lineRule="auto"/>
        <w:ind w:left="500" w:hanging="290"/>
        <w:jc w:val="both"/>
        <w:rPr>
          <w:rFonts w:ascii="Arial" w:eastAsia="Arial" w:hAnsi="Arial" w:cs="Arial"/>
          <w:b/>
          <w:bCs/>
          <w:sz w:val="20"/>
          <w:szCs w:val="20"/>
        </w:rPr>
      </w:pPr>
      <w:r>
        <w:rPr>
          <w:rFonts w:ascii="Arial" w:eastAsia="Arial" w:hAnsi="Arial" w:cs="Arial"/>
          <w:sz w:val="20"/>
          <w:szCs w:val="20"/>
        </w:rPr>
        <w:t>Завхоз офисного здания, на третьем этаже которого есть бесконеч-но длинный и бесконечно широкий коридор, заказал в ООО „Стран-ные ванные“ бесконечно много четыр</w:t>
      </w:r>
      <w:ins w:id="716" w:author="Admin" w:date="2019-02-19T01:08:00Z">
        <w:r w:rsidR="00802B6E">
          <w:rPr>
            <w:rFonts w:ascii="Arial" w:eastAsia="Arial" w:hAnsi="Arial" w:cs="Arial"/>
            <w:sz w:val="20"/>
            <w:szCs w:val="20"/>
          </w:rPr>
          <w:t>е</w:t>
        </w:r>
      </w:ins>
      <w:del w:id="717" w:author="Admin" w:date="2019-02-19T01:08:00Z">
        <w:r w:rsidDel="00802B6E">
          <w:rPr>
            <w:rFonts w:ascii="Arial" w:eastAsia="Arial" w:hAnsi="Arial" w:cs="Arial"/>
            <w:sz w:val="20"/>
            <w:szCs w:val="20"/>
          </w:rPr>
          <w:delText>ё</w:delText>
        </w:r>
      </w:del>
      <w:r>
        <w:rPr>
          <w:rFonts w:ascii="Arial" w:eastAsia="Arial" w:hAnsi="Arial" w:cs="Arial"/>
          <w:sz w:val="20"/>
          <w:szCs w:val="20"/>
        </w:rPr>
        <w:t>хугольных кафельных пли-ток одинаковой формы и размера (при этом четыр</w:t>
      </w:r>
      <w:ins w:id="718" w:author="Admin" w:date="2019-02-19T01:08:00Z">
        <w:r w:rsidR="00802B6E">
          <w:rPr>
            <w:rFonts w:ascii="Arial" w:eastAsia="Arial" w:hAnsi="Arial" w:cs="Arial"/>
            <w:sz w:val="20"/>
            <w:szCs w:val="20"/>
          </w:rPr>
          <w:t>е</w:t>
        </w:r>
      </w:ins>
      <w:del w:id="719" w:author="Admin" w:date="2019-02-19T01:08:00Z">
        <w:r w:rsidDel="00802B6E">
          <w:rPr>
            <w:rFonts w:ascii="Arial" w:eastAsia="Arial" w:hAnsi="Arial" w:cs="Arial"/>
            <w:sz w:val="20"/>
            <w:szCs w:val="20"/>
          </w:rPr>
          <w:delText>ё</w:delText>
        </w:r>
      </w:del>
      <w:r>
        <w:rPr>
          <w:rFonts w:ascii="Arial" w:eastAsia="Arial" w:hAnsi="Arial" w:cs="Arial"/>
          <w:sz w:val="20"/>
          <w:szCs w:val="20"/>
        </w:rPr>
        <w:t>хугольник не обязан быть ни прямоугольником, ни даже выпуклым). Докажите, что какой бы формы ни были плитки, ими вс</w:t>
      </w:r>
      <w:ins w:id="720" w:author="Admin" w:date="2019-02-19T01:08:00Z">
        <w:r w:rsidR="00802B6E">
          <w:rPr>
            <w:rFonts w:ascii="Arial" w:eastAsia="Arial" w:hAnsi="Arial" w:cs="Arial"/>
            <w:sz w:val="20"/>
            <w:szCs w:val="20"/>
          </w:rPr>
          <w:t>е</w:t>
        </w:r>
      </w:ins>
      <w:del w:id="721" w:author="Admin" w:date="2019-02-19T01:08:00Z">
        <w:r w:rsidDel="00802B6E">
          <w:rPr>
            <w:rFonts w:ascii="Arial" w:eastAsia="Arial" w:hAnsi="Arial" w:cs="Arial"/>
            <w:sz w:val="20"/>
            <w:szCs w:val="20"/>
          </w:rPr>
          <w:delText>ё</w:delText>
        </w:r>
      </w:del>
      <w:r>
        <w:rPr>
          <w:rFonts w:ascii="Arial" w:eastAsia="Arial" w:hAnsi="Arial" w:cs="Arial"/>
          <w:sz w:val="20"/>
          <w:szCs w:val="20"/>
        </w:rPr>
        <w:t xml:space="preserve"> равно можно покрыть весь пол в коридоре.</w:t>
      </w:r>
    </w:p>
    <w:p w:rsidR="00A33515" w:rsidRDefault="00A33515">
      <w:pPr>
        <w:spacing w:line="262" w:lineRule="exact"/>
        <w:rPr>
          <w:sz w:val="20"/>
          <w:szCs w:val="20"/>
        </w:rPr>
      </w:pPr>
    </w:p>
    <w:p w:rsidR="00A33515" w:rsidRDefault="001A4D22">
      <w:pPr>
        <w:rPr>
          <w:sz w:val="20"/>
          <w:szCs w:val="20"/>
        </w:rPr>
      </w:pPr>
      <w:commentRangeStart w:id="722"/>
      <w:r>
        <w:rPr>
          <w:rFonts w:ascii="Arial" w:eastAsia="Arial" w:hAnsi="Arial" w:cs="Arial"/>
          <w:b/>
          <w:bCs/>
          <w:sz w:val="26"/>
          <w:szCs w:val="26"/>
        </w:rPr>
        <w:t>Задача 9. Ужасный гадкий аккуратный подсч</w:t>
      </w:r>
      <w:ins w:id="723" w:author="Admin" w:date="2019-02-19T01:08:00Z">
        <w:r w:rsidR="00802B6E">
          <w:rPr>
            <w:rFonts w:ascii="Arial" w:eastAsia="Arial" w:hAnsi="Arial" w:cs="Arial"/>
            <w:b/>
            <w:bCs/>
            <w:sz w:val="26"/>
            <w:szCs w:val="26"/>
          </w:rPr>
          <w:t>е</w:t>
        </w:r>
      </w:ins>
      <w:del w:id="724" w:author="Admin" w:date="2019-02-19T01:08:00Z">
        <w:r w:rsidDel="00802B6E">
          <w:rPr>
            <w:rFonts w:ascii="Arial" w:eastAsia="Arial" w:hAnsi="Arial" w:cs="Arial"/>
            <w:b/>
            <w:bCs/>
            <w:sz w:val="26"/>
            <w:szCs w:val="26"/>
          </w:rPr>
          <w:delText>ё</w:delText>
        </w:r>
      </w:del>
      <w:r>
        <w:rPr>
          <w:rFonts w:ascii="Arial" w:eastAsia="Arial" w:hAnsi="Arial" w:cs="Arial"/>
          <w:b/>
          <w:bCs/>
          <w:sz w:val="26"/>
          <w:szCs w:val="26"/>
        </w:rPr>
        <w:t>т</w:t>
      </w:r>
      <w:commentRangeEnd w:id="722"/>
      <w:r w:rsidR="00802B6E">
        <w:rPr>
          <w:rStyle w:val="a5"/>
        </w:rPr>
        <w:commentReference w:id="722"/>
      </w:r>
    </w:p>
    <w:p w:rsidR="00A33515" w:rsidRDefault="00A33515">
      <w:pPr>
        <w:spacing w:line="178" w:lineRule="exact"/>
        <w:rPr>
          <w:sz w:val="20"/>
          <w:szCs w:val="20"/>
        </w:rPr>
      </w:pPr>
    </w:p>
    <w:p w:rsidR="00A33515" w:rsidRDefault="001A4D22">
      <w:pPr>
        <w:numPr>
          <w:ilvl w:val="0"/>
          <w:numId w:val="58"/>
        </w:numPr>
        <w:tabs>
          <w:tab w:val="left" w:pos="500"/>
        </w:tabs>
        <w:spacing w:line="287" w:lineRule="auto"/>
        <w:ind w:left="500" w:hanging="306"/>
        <w:jc w:val="both"/>
        <w:rPr>
          <w:rFonts w:ascii="Arial" w:eastAsia="Arial" w:hAnsi="Arial" w:cs="Arial"/>
          <w:b/>
          <w:bCs/>
          <w:sz w:val="20"/>
          <w:szCs w:val="20"/>
        </w:rPr>
      </w:pPr>
      <w:r>
        <w:rPr>
          <w:rFonts w:ascii="Arial" w:eastAsia="Arial" w:hAnsi="Arial" w:cs="Arial"/>
          <w:sz w:val="20"/>
          <w:szCs w:val="20"/>
        </w:rPr>
        <w:t>Круг раздел</w:t>
      </w:r>
      <w:ins w:id="725" w:author="Admin" w:date="2019-02-19T01:08:00Z">
        <w:r w:rsidR="00802B6E">
          <w:rPr>
            <w:rFonts w:ascii="Arial" w:eastAsia="Arial" w:hAnsi="Arial" w:cs="Arial"/>
            <w:sz w:val="20"/>
            <w:szCs w:val="20"/>
          </w:rPr>
          <w:t>е</w:t>
        </w:r>
      </w:ins>
      <w:del w:id="726" w:author="Admin" w:date="2019-02-19T01:08:00Z">
        <w:r w:rsidDel="00802B6E">
          <w:rPr>
            <w:rFonts w:ascii="Arial" w:eastAsia="Arial" w:hAnsi="Arial" w:cs="Arial"/>
            <w:sz w:val="20"/>
            <w:szCs w:val="20"/>
          </w:rPr>
          <w:delText>ё</w:delText>
        </w:r>
      </w:del>
      <w:r>
        <w:rPr>
          <w:rFonts w:ascii="Arial" w:eastAsia="Arial" w:hAnsi="Arial" w:cs="Arial"/>
          <w:sz w:val="20"/>
          <w:szCs w:val="20"/>
        </w:rPr>
        <w:t xml:space="preserve">н на </w:t>
      </w:r>
      <w:r>
        <w:rPr>
          <w:rFonts w:ascii="Arial" w:eastAsia="Arial" w:hAnsi="Arial" w:cs="Arial"/>
          <w:i/>
          <w:iCs/>
          <w:sz w:val="20"/>
          <w:szCs w:val="20"/>
        </w:rPr>
        <w:t>n</w:t>
      </w:r>
      <w:r>
        <w:rPr>
          <w:rFonts w:ascii="Arial" w:eastAsia="Arial" w:hAnsi="Arial" w:cs="Arial"/>
          <w:sz w:val="20"/>
          <w:szCs w:val="20"/>
        </w:rPr>
        <w:t xml:space="preserve"> секторов одинакового размера. Сколькими спо-собами можно покрасить эти </w:t>
      </w:r>
      <w:r>
        <w:rPr>
          <w:rFonts w:ascii="Arial" w:eastAsia="Arial" w:hAnsi="Arial" w:cs="Arial"/>
          <w:i/>
          <w:iCs/>
          <w:sz w:val="20"/>
          <w:szCs w:val="20"/>
        </w:rPr>
        <w:t>n</w:t>
      </w:r>
      <w:r>
        <w:rPr>
          <w:rFonts w:ascii="Arial" w:eastAsia="Arial" w:hAnsi="Arial" w:cs="Arial"/>
          <w:sz w:val="20"/>
          <w:szCs w:val="20"/>
        </w:rPr>
        <w:t xml:space="preserve"> секторов в </w:t>
      </w:r>
      <w:r>
        <w:rPr>
          <w:rFonts w:ascii="Arial" w:eastAsia="Arial" w:hAnsi="Arial" w:cs="Arial"/>
          <w:i/>
          <w:iCs/>
          <w:sz w:val="20"/>
          <w:szCs w:val="20"/>
        </w:rPr>
        <w:t>n</w:t>
      </w:r>
      <w:r>
        <w:rPr>
          <w:rFonts w:ascii="Arial" w:eastAsia="Arial" w:hAnsi="Arial" w:cs="Arial"/>
          <w:sz w:val="20"/>
          <w:szCs w:val="20"/>
        </w:rPr>
        <w:t xml:space="preserve"> цветов, если две рас-краски, получающиеся друг из друга вращением круга, считаются одинаковыми?</w:t>
      </w:r>
    </w:p>
    <w:p w:rsidR="00A33515" w:rsidRDefault="00A33515">
      <w:pPr>
        <w:spacing w:line="130" w:lineRule="exact"/>
        <w:rPr>
          <w:rFonts w:ascii="Arial" w:eastAsia="Arial" w:hAnsi="Arial" w:cs="Arial"/>
          <w:b/>
          <w:bCs/>
          <w:sz w:val="20"/>
          <w:szCs w:val="20"/>
        </w:rPr>
      </w:pPr>
    </w:p>
    <w:p w:rsidR="00A33515" w:rsidRDefault="001A4D22">
      <w:pPr>
        <w:numPr>
          <w:ilvl w:val="0"/>
          <w:numId w:val="58"/>
        </w:numPr>
        <w:tabs>
          <w:tab w:val="left" w:pos="500"/>
        </w:tabs>
        <w:spacing w:line="300" w:lineRule="auto"/>
        <w:ind w:left="500" w:hanging="290"/>
        <w:jc w:val="both"/>
        <w:rPr>
          <w:rFonts w:ascii="Arial" w:eastAsia="Arial" w:hAnsi="Arial" w:cs="Arial"/>
          <w:b/>
          <w:bCs/>
          <w:sz w:val="19"/>
          <w:szCs w:val="19"/>
        </w:rPr>
      </w:pPr>
      <w:r>
        <w:rPr>
          <w:rFonts w:ascii="Arial" w:eastAsia="Arial" w:hAnsi="Arial" w:cs="Arial"/>
          <w:sz w:val="19"/>
          <w:szCs w:val="19"/>
        </w:rPr>
        <w:t>Есть шесть цветов — красный, белый, синий, зел</w:t>
      </w:r>
      <w:ins w:id="727" w:author="Admin" w:date="2019-02-19T01:08:00Z">
        <w:r w:rsidR="00802B6E">
          <w:rPr>
            <w:rFonts w:ascii="Arial" w:eastAsia="Arial" w:hAnsi="Arial" w:cs="Arial"/>
            <w:sz w:val="19"/>
            <w:szCs w:val="19"/>
          </w:rPr>
          <w:t>е</w:t>
        </w:r>
      </w:ins>
      <w:del w:id="728" w:author="Admin" w:date="2019-02-19T01:08:00Z">
        <w:r w:rsidDel="00802B6E">
          <w:rPr>
            <w:rFonts w:ascii="Arial" w:eastAsia="Arial" w:hAnsi="Arial" w:cs="Arial"/>
            <w:sz w:val="19"/>
            <w:szCs w:val="19"/>
          </w:rPr>
          <w:delText>ё</w:delText>
        </w:r>
      </w:del>
      <w:r>
        <w:rPr>
          <w:rFonts w:ascii="Arial" w:eastAsia="Arial" w:hAnsi="Arial" w:cs="Arial"/>
          <w:sz w:val="19"/>
          <w:szCs w:val="19"/>
        </w:rPr>
        <w:t>ный, ч</w:t>
      </w:r>
      <w:ins w:id="729" w:author="Admin" w:date="2019-02-19T01:08:00Z">
        <w:r w:rsidR="00802B6E">
          <w:rPr>
            <w:rFonts w:ascii="Arial" w:eastAsia="Arial" w:hAnsi="Arial" w:cs="Arial"/>
            <w:sz w:val="19"/>
            <w:szCs w:val="19"/>
          </w:rPr>
          <w:t>е</w:t>
        </w:r>
      </w:ins>
      <w:del w:id="730" w:author="Admin" w:date="2019-02-19T01:08:00Z">
        <w:r w:rsidDel="00802B6E">
          <w:rPr>
            <w:rFonts w:ascii="Arial" w:eastAsia="Arial" w:hAnsi="Arial" w:cs="Arial"/>
            <w:sz w:val="19"/>
            <w:szCs w:val="19"/>
          </w:rPr>
          <w:delText>ё</w:delText>
        </w:r>
      </w:del>
      <w:r>
        <w:rPr>
          <w:rFonts w:ascii="Arial" w:eastAsia="Arial" w:hAnsi="Arial" w:cs="Arial"/>
          <w:sz w:val="19"/>
          <w:szCs w:val="19"/>
        </w:rPr>
        <w:t>рный, ж</w:t>
      </w:r>
      <w:ins w:id="731" w:author="Admin" w:date="2019-02-19T01:08:00Z">
        <w:r w:rsidR="00802B6E">
          <w:rPr>
            <w:rFonts w:ascii="Arial" w:eastAsia="Arial" w:hAnsi="Arial" w:cs="Arial"/>
            <w:sz w:val="19"/>
            <w:szCs w:val="19"/>
          </w:rPr>
          <w:t>е</w:t>
        </w:r>
      </w:ins>
      <w:del w:id="732" w:author="Admin" w:date="2019-02-19T01:08:00Z">
        <w:r w:rsidDel="00802B6E">
          <w:rPr>
            <w:rFonts w:ascii="Arial" w:eastAsia="Arial" w:hAnsi="Arial" w:cs="Arial"/>
            <w:sz w:val="19"/>
            <w:szCs w:val="19"/>
          </w:rPr>
          <w:delText>ё</w:delText>
        </w:r>
      </w:del>
      <w:r>
        <w:rPr>
          <w:rFonts w:ascii="Arial" w:eastAsia="Arial" w:hAnsi="Arial" w:cs="Arial"/>
          <w:sz w:val="19"/>
          <w:szCs w:val="19"/>
        </w:rPr>
        <w:t>л-тый. Нам хочется составить из них всевозможные триколоры (то есть флаги, состоящие из тр</w:t>
      </w:r>
      <w:del w:id="733" w:author="Admin" w:date="2019-02-19T01:09:00Z">
        <w:r w:rsidDel="00802B6E">
          <w:rPr>
            <w:rFonts w:ascii="Arial" w:eastAsia="Arial" w:hAnsi="Arial" w:cs="Arial"/>
            <w:sz w:val="19"/>
            <w:szCs w:val="19"/>
          </w:rPr>
          <w:delText>ё</w:delText>
        </w:r>
      </w:del>
      <w:ins w:id="734" w:author="Admin" w:date="2019-02-19T01:09:00Z">
        <w:r w:rsidR="00802B6E">
          <w:rPr>
            <w:rFonts w:ascii="Arial" w:eastAsia="Arial" w:hAnsi="Arial" w:cs="Arial"/>
            <w:sz w:val="19"/>
            <w:szCs w:val="19"/>
          </w:rPr>
          <w:t>е</w:t>
        </w:r>
      </w:ins>
      <w:r>
        <w:rPr>
          <w:rFonts w:ascii="Arial" w:eastAsia="Arial" w:hAnsi="Arial" w:cs="Arial"/>
          <w:sz w:val="19"/>
          <w:szCs w:val="19"/>
        </w:rPr>
        <w:t>х горизонтальных цветных полос, как российский или немецкий). При этом если рядом оказываются две полосы одного цвета, они сливаются в одну, поэтому такой флаг не считается триколором. А вот флаг вроде «белый — синий — бе-лый» — считается. Так сколько же триколоров можно составить?</w:t>
      </w:r>
    </w:p>
    <w:p w:rsidR="00A33515" w:rsidRDefault="00A33515">
      <w:pPr>
        <w:spacing w:line="122" w:lineRule="exact"/>
        <w:rPr>
          <w:rFonts w:ascii="Arial" w:eastAsia="Arial" w:hAnsi="Arial" w:cs="Arial"/>
          <w:b/>
          <w:bCs/>
          <w:sz w:val="19"/>
          <w:szCs w:val="19"/>
        </w:rPr>
      </w:pPr>
    </w:p>
    <w:p w:rsidR="00A33515" w:rsidRDefault="001A4D22">
      <w:pPr>
        <w:numPr>
          <w:ilvl w:val="0"/>
          <w:numId w:val="58"/>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Дан кубик. Сколькими способами можно покрасить его грани в 6 цветов (по одному на грань), если две раскраски, получаемые друг из друга вращением кубика, считаются одинаковыми?</w:t>
      </w:r>
    </w:p>
    <w:p w:rsidR="00A33515" w:rsidRDefault="00A33515">
      <w:pPr>
        <w:spacing w:line="253" w:lineRule="exact"/>
        <w:rPr>
          <w:sz w:val="20"/>
          <w:szCs w:val="20"/>
        </w:rPr>
      </w:pPr>
    </w:p>
    <w:p w:rsidR="00A33515" w:rsidRDefault="001A4D22">
      <w:pPr>
        <w:rPr>
          <w:sz w:val="20"/>
          <w:szCs w:val="20"/>
        </w:rPr>
      </w:pPr>
      <w:r>
        <w:rPr>
          <w:rFonts w:ascii="Arial" w:eastAsia="Arial" w:hAnsi="Arial" w:cs="Arial"/>
          <w:b/>
          <w:bCs/>
          <w:sz w:val="26"/>
          <w:szCs w:val="26"/>
        </w:rPr>
        <w:t>Задача 10. Средние арифметические</w:t>
      </w:r>
    </w:p>
    <w:p w:rsidR="00A33515" w:rsidRDefault="00A33515">
      <w:pPr>
        <w:spacing w:line="108" w:lineRule="exact"/>
        <w:rPr>
          <w:sz w:val="20"/>
          <w:szCs w:val="20"/>
        </w:rPr>
      </w:pPr>
    </w:p>
    <w:p w:rsidR="00A33515" w:rsidRDefault="001A4D22">
      <w:pPr>
        <w:spacing w:line="293" w:lineRule="auto"/>
        <w:rPr>
          <w:sz w:val="20"/>
          <w:szCs w:val="20"/>
        </w:rPr>
      </w:pPr>
      <w:r>
        <w:rPr>
          <w:rFonts w:ascii="Arial" w:eastAsia="Arial" w:hAnsi="Arial" w:cs="Arial"/>
          <w:sz w:val="20"/>
          <w:szCs w:val="20"/>
        </w:rPr>
        <w:t xml:space="preserve">Напомним: среднее арифметическое набора чисел </w:t>
      </w:r>
      <w:r>
        <w:rPr>
          <w:rFonts w:ascii="Arial" w:eastAsia="Arial" w:hAnsi="Arial" w:cs="Arial"/>
          <w:i/>
          <w:iCs/>
          <w:sz w:val="20"/>
          <w:szCs w:val="20"/>
        </w:rPr>
        <w:t>a</w:t>
      </w:r>
      <w:r>
        <w:rPr>
          <w:rFonts w:ascii="Arial" w:eastAsia="Arial" w:hAnsi="Arial" w:cs="Arial"/>
          <w:sz w:val="27"/>
          <w:szCs w:val="27"/>
          <w:vertAlign w:val="subscript"/>
        </w:rPr>
        <w:t>1</w:t>
      </w:r>
      <w:r>
        <w:rPr>
          <w:rFonts w:ascii="Arial" w:eastAsia="Arial" w:hAnsi="Arial" w:cs="Arial"/>
          <w:sz w:val="20"/>
          <w:szCs w:val="20"/>
        </w:rPr>
        <w:t xml:space="preserve"> </w:t>
      </w:r>
      <w:r>
        <w:rPr>
          <w:rFonts w:eastAsia="Times New Roman"/>
          <w:i/>
          <w:iCs/>
          <w:sz w:val="20"/>
          <w:szCs w:val="20"/>
        </w:rPr>
        <w:t>: : :</w:t>
      </w:r>
      <w:r>
        <w:rPr>
          <w:rFonts w:ascii="Arial" w:eastAsia="Arial" w:hAnsi="Arial" w:cs="Arial"/>
          <w:sz w:val="20"/>
          <w:szCs w:val="20"/>
        </w:rPr>
        <w:t xml:space="preserve"> </w:t>
      </w:r>
      <w:r>
        <w:rPr>
          <w:rFonts w:ascii="Arial" w:eastAsia="Arial" w:hAnsi="Arial" w:cs="Arial"/>
          <w:i/>
          <w:iCs/>
          <w:sz w:val="20"/>
          <w:szCs w:val="20"/>
        </w:rPr>
        <w:t>a</w:t>
      </w:r>
      <w:r>
        <w:rPr>
          <w:rFonts w:ascii="Arial" w:eastAsia="Arial" w:hAnsi="Arial" w:cs="Arial"/>
          <w:i/>
          <w:iCs/>
          <w:sz w:val="27"/>
          <w:szCs w:val="27"/>
          <w:vertAlign w:val="subscript"/>
        </w:rPr>
        <w:t>n</w:t>
      </w:r>
      <w:r>
        <w:rPr>
          <w:rFonts w:ascii="Arial" w:eastAsia="Arial" w:hAnsi="Arial" w:cs="Arial"/>
          <w:sz w:val="20"/>
          <w:szCs w:val="20"/>
        </w:rPr>
        <w:t xml:space="preserve"> вычисляется по формуле</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41"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20</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735" w:name="page31"/>
      <w:bookmarkEnd w:id="735"/>
      <w:r>
        <w:rPr>
          <w:rFonts w:ascii="Arial" w:eastAsia="Arial" w:hAnsi="Arial" w:cs="Arial"/>
          <w:sz w:val="18"/>
          <w:szCs w:val="18"/>
        </w:rPr>
        <w:lastRenderedPageBreak/>
        <w:t>Сборник задач олимпиады «Математика НОН-СТОП»</w:t>
      </w:r>
    </w:p>
    <w:p w:rsidR="00A33515" w:rsidRDefault="00A33515">
      <w:pPr>
        <w:spacing w:line="185" w:lineRule="exact"/>
        <w:rPr>
          <w:sz w:val="20"/>
          <w:szCs w:val="20"/>
        </w:rPr>
      </w:pPr>
    </w:p>
    <w:p w:rsidR="00A33515" w:rsidRDefault="001A4D22">
      <w:pPr>
        <w:ind w:left="2820"/>
        <w:rPr>
          <w:sz w:val="20"/>
          <w:szCs w:val="20"/>
        </w:rPr>
      </w:pPr>
      <w:r>
        <w:rPr>
          <w:rFonts w:ascii="Arial" w:eastAsia="Arial" w:hAnsi="Arial" w:cs="Arial"/>
          <w:i/>
          <w:iCs/>
          <w:sz w:val="20"/>
          <w:szCs w:val="20"/>
        </w:rPr>
        <w:t>a</w:t>
      </w:r>
      <w:r>
        <w:rPr>
          <w:rFonts w:ascii="Arial" w:eastAsia="Arial" w:hAnsi="Arial" w:cs="Arial"/>
          <w:sz w:val="13"/>
          <w:szCs w:val="13"/>
        </w:rPr>
        <w:t>1</w:t>
      </w:r>
      <w:r>
        <w:rPr>
          <w:rFonts w:ascii="Arial" w:eastAsia="Arial" w:hAnsi="Arial" w:cs="Arial"/>
          <w:i/>
          <w:iCs/>
          <w:sz w:val="20"/>
          <w:szCs w:val="20"/>
        </w:rPr>
        <w:t xml:space="preserve"> </w:t>
      </w:r>
      <w:r>
        <w:rPr>
          <w:rFonts w:eastAsia="Times New Roman"/>
          <w:sz w:val="39"/>
          <w:szCs w:val="39"/>
          <w:vertAlign w:val="superscript"/>
        </w:rPr>
        <w:t>+</w:t>
      </w:r>
      <w:r>
        <w:rPr>
          <w:rFonts w:ascii="Arial" w:eastAsia="Arial" w:hAnsi="Arial" w:cs="Arial"/>
          <w:i/>
          <w:iCs/>
          <w:sz w:val="20"/>
          <w:szCs w:val="20"/>
        </w:rPr>
        <w:t xml:space="preserve"> </w:t>
      </w:r>
      <w:r>
        <w:rPr>
          <w:rFonts w:eastAsia="Times New Roman"/>
          <w:i/>
          <w:iCs/>
          <w:sz w:val="39"/>
          <w:szCs w:val="39"/>
          <w:vertAlign w:val="superscript"/>
        </w:rPr>
        <w:t>: : :</w:t>
      </w:r>
      <w:r>
        <w:rPr>
          <w:rFonts w:ascii="Arial" w:eastAsia="Arial" w:hAnsi="Arial" w:cs="Arial"/>
          <w:i/>
          <w:iCs/>
          <w:sz w:val="20"/>
          <w:szCs w:val="20"/>
        </w:rPr>
        <w:t xml:space="preserve"> </w:t>
      </w:r>
      <w:r>
        <w:rPr>
          <w:rFonts w:eastAsia="Times New Roman"/>
          <w:sz w:val="39"/>
          <w:szCs w:val="39"/>
          <w:vertAlign w:val="superscript"/>
        </w:rPr>
        <w:t>+</w:t>
      </w:r>
      <w:r>
        <w:rPr>
          <w:rFonts w:ascii="Arial" w:eastAsia="Arial" w:hAnsi="Arial" w:cs="Arial"/>
          <w:i/>
          <w:iCs/>
          <w:sz w:val="20"/>
          <w:szCs w:val="20"/>
        </w:rPr>
        <w:t xml:space="preserve"> a</w:t>
      </w:r>
      <w:r>
        <w:rPr>
          <w:rFonts w:ascii="Arial" w:eastAsia="Arial" w:hAnsi="Arial" w:cs="Arial"/>
          <w:i/>
          <w:iCs/>
          <w:sz w:val="13"/>
          <w:szCs w:val="13"/>
        </w:rPr>
        <w:t>n</w:t>
      </w:r>
      <w:r>
        <w:rPr>
          <w:rFonts w:ascii="Arial" w:eastAsia="Arial" w:hAnsi="Arial" w:cs="Arial"/>
          <w:i/>
          <w:iCs/>
          <w:sz w:val="20"/>
          <w:szCs w:val="20"/>
        </w:rPr>
        <w:t xml:space="preserve"> </w:t>
      </w:r>
      <w:r>
        <w:rPr>
          <w:rFonts w:eastAsia="Times New Roman"/>
          <w:i/>
          <w:iCs/>
          <w:sz w:val="39"/>
          <w:szCs w:val="39"/>
          <w:vertAlign w:val="subscript"/>
        </w:rPr>
        <w:t>:</w:t>
      </w:r>
    </w:p>
    <w:p w:rsidR="00A33515" w:rsidRDefault="001A4D22">
      <w:pPr>
        <w:spacing w:line="20" w:lineRule="exact"/>
        <w:rPr>
          <w:sz w:val="20"/>
          <w:szCs w:val="20"/>
        </w:rPr>
      </w:pPr>
      <w:r>
        <w:rPr>
          <w:noProof/>
          <w:sz w:val="20"/>
          <w:szCs w:val="20"/>
        </w:rPr>
        <mc:AlternateContent>
          <mc:Choice Requires="wps">
            <w:drawing>
              <wp:anchor distT="0" distB="0" distL="114300" distR="114300" simplePos="0" relativeHeight="251384832" behindDoc="1" locked="0" layoutInCell="0" allowOverlap="1" wp14:anchorId="7DAC672B" wp14:editId="59FEEA02">
                <wp:simplePos x="0" y="0"/>
                <wp:positionH relativeFrom="column">
                  <wp:posOffset>1784350</wp:posOffset>
                </wp:positionH>
                <wp:positionV relativeFrom="paragraph">
                  <wp:posOffset>-20320</wp:posOffset>
                </wp:positionV>
                <wp:extent cx="70104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140.5pt,-1.6pt" to="195.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" o:allowincell="f" filled="t" strokeweight=".14039mm">
                <v:stroke joinstyle="miter"/>
                <o:lock v:ext="edit" shapetype="f"/>
              </v:line>
            </w:pict>
          </mc:Fallback>
        </mc:AlternateContent>
      </w:r>
    </w:p>
    <w:p w:rsidR="00A33515" w:rsidRDefault="001A4D22">
      <w:pPr>
        <w:spacing w:line="216" w:lineRule="auto"/>
        <w:ind w:left="3300"/>
        <w:rPr>
          <w:sz w:val="20"/>
          <w:szCs w:val="20"/>
        </w:rPr>
      </w:pPr>
      <w:r>
        <w:rPr>
          <w:rFonts w:ascii="Arial" w:eastAsia="Arial" w:hAnsi="Arial" w:cs="Arial"/>
          <w:i/>
          <w:iCs/>
          <w:sz w:val="20"/>
          <w:szCs w:val="20"/>
        </w:rPr>
        <w:t>n</w:t>
      </w:r>
    </w:p>
    <w:p w:rsidR="00A33515" w:rsidRDefault="00A33515">
      <w:pPr>
        <w:spacing w:line="69" w:lineRule="exact"/>
        <w:rPr>
          <w:sz w:val="20"/>
          <w:szCs w:val="20"/>
        </w:rPr>
      </w:pPr>
    </w:p>
    <w:p w:rsidR="00A33515" w:rsidRDefault="001A4D22">
      <w:pPr>
        <w:numPr>
          <w:ilvl w:val="0"/>
          <w:numId w:val="59"/>
        </w:numPr>
        <w:tabs>
          <w:tab w:val="left" w:pos="500"/>
        </w:tabs>
        <w:spacing w:line="291" w:lineRule="auto"/>
        <w:ind w:left="500" w:hanging="306"/>
        <w:jc w:val="both"/>
        <w:rPr>
          <w:rFonts w:ascii="Arial" w:eastAsia="Arial" w:hAnsi="Arial" w:cs="Arial"/>
          <w:b/>
          <w:bCs/>
          <w:sz w:val="20"/>
          <w:szCs w:val="20"/>
        </w:rPr>
      </w:pPr>
      <w:r>
        <w:rPr>
          <w:rFonts w:ascii="Arial" w:eastAsia="Arial" w:hAnsi="Arial" w:cs="Arial"/>
          <w:sz w:val="20"/>
          <w:szCs w:val="20"/>
        </w:rPr>
        <w:t>Придумайте четыре набора по пять чисел каждый так, чтобы наи-большее из средних арифметических этих наборов было больше, чем среднее арифметическое наибольших чисел этих наборов.</w:t>
      </w:r>
    </w:p>
    <w:p w:rsidR="00A33515" w:rsidRDefault="00A33515">
      <w:pPr>
        <w:spacing w:line="106" w:lineRule="exact"/>
        <w:rPr>
          <w:rFonts w:ascii="Arial" w:eastAsia="Arial" w:hAnsi="Arial" w:cs="Arial"/>
          <w:b/>
          <w:bCs/>
          <w:sz w:val="20"/>
          <w:szCs w:val="20"/>
        </w:rPr>
      </w:pPr>
    </w:p>
    <w:p w:rsidR="00A33515" w:rsidRDefault="001A4D22">
      <w:pPr>
        <w:numPr>
          <w:ilvl w:val="0"/>
          <w:numId w:val="59"/>
        </w:numPr>
        <w:tabs>
          <w:tab w:val="left" w:pos="500"/>
        </w:tabs>
        <w:spacing w:line="303" w:lineRule="auto"/>
        <w:ind w:left="500" w:hanging="290"/>
        <w:jc w:val="both"/>
        <w:rPr>
          <w:rFonts w:ascii="Arial" w:eastAsia="Arial" w:hAnsi="Arial" w:cs="Arial"/>
          <w:b/>
          <w:bCs/>
          <w:sz w:val="19"/>
          <w:szCs w:val="19"/>
        </w:rPr>
      </w:pPr>
      <w:r>
        <w:rPr>
          <w:rFonts w:ascii="Arial" w:eastAsia="Arial" w:hAnsi="Arial" w:cs="Arial"/>
          <w:sz w:val="19"/>
          <w:szCs w:val="19"/>
        </w:rPr>
        <w:t>В первый класс школы №265 поступило 120 детей ростом соответ-ственно 101, 102, 103</w:t>
      </w:r>
      <w:del w:id="736" w:author="Admin" w:date="2019-02-19T01:10:00Z">
        <w:r w:rsidDel="00802B6E">
          <w:rPr>
            <w:rFonts w:ascii="Arial" w:eastAsia="Arial" w:hAnsi="Arial" w:cs="Arial"/>
            <w:sz w:val="19"/>
            <w:szCs w:val="19"/>
          </w:rPr>
          <w:delText>,</w:delText>
        </w:r>
      </w:del>
      <w:r>
        <w:rPr>
          <w:rFonts w:ascii="Arial" w:eastAsia="Arial" w:hAnsi="Arial" w:cs="Arial"/>
          <w:sz w:val="19"/>
          <w:szCs w:val="19"/>
        </w:rPr>
        <w:t xml:space="preserve"> …</w:t>
      </w:r>
      <w:del w:id="737" w:author="Admin" w:date="2019-02-19T01:10:00Z">
        <w:r w:rsidDel="00802B6E">
          <w:rPr>
            <w:rFonts w:ascii="Arial" w:eastAsia="Arial" w:hAnsi="Arial" w:cs="Arial"/>
            <w:sz w:val="19"/>
            <w:szCs w:val="19"/>
          </w:rPr>
          <w:delText>,</w:delText>
        </w:r>
      </w:del>
      <w:r>
        <w:rPr>
          <w:rFonts w:ascii="Arial" w:eastAsia="Arial" w:hAnsi="Arial" w:cs="Arial"/>
          <w:sz w:val="19"/>
          <w:szCs w:val="19"/>
        </w:rPr>
        <w:t xml:space="preserve"> 220 сантиметров. Завуч хочет распреде-лить их на 4 класса по 30 человек так, чтобы, если в каждом классе взять рост самого низкого ученика, среднее арифметическое полу-ченных четыр</w:t>
      </w:r>
      <w:ins w:id="738" w:author="Admin" w:date="2019-02-19T01:10:00Z">
        <w:r w:rsidR="00802B6E">
          <w:rPr>
            <w:rFonts w:ascii="Arial" w:eastAsia="Arial" w:hAnsi="Arial" w:cs="Arial"/>
            <w:sz w:val="19"/>
            <w:szCs w:val="19"/>
          </w:rPr>
          <w:t>е</w:t>
        </w:r>
      </w:ins>
      <w:del w:id="739" w:author="Admin" w:date="2019-02-19T01:10:00Z">
        <w:r w:rsidDel="00802B6E">
          <w:rPr>
            <w:rFonts w:ascii="Arial" w:eastAsia="Arial" w:hAnsi="Arial" w:cs="Arial"/>
            <w:sz w:val="19"/>
            <w:szCs w:val="19"/>
          </w:rPr>
          <w:delText>ё</w:delText>
        </w:r>
      </w:del>
      <w:r>
        <w:rPr>
          <w:rFonts w:ascii="Arial" w:eastAsia="Arial" w:hAnsi="Arial" w:cs="Arial"/>
          <w:sz w:val="19"/>
          <w:szCs w:val="19"/>
        </w:rPr>
        <w:t xml:space="preserve">х чисел было наибольшим. Как </w:t>
      </w:r>
      <w:del w:id="740" w:author="Admin" w:date="2019-02-19T01:10:00Z">
        <w:r w:rsidDel="00802B6E">
          <w:rPr>
            <w:rFonts w:ascii="Arial" w:eastAsia="Arial" w:hAnsi="Arial" w:cs="Arial"/>
            <w:sz w:val="19"/>
            <w:szCs w:val="19"/>
          </w:rPr>
          <w:delText xml:space="preserve">ей </w:delText>
        </w:r>
      </w:del>
      <w:ins w:id="741" w:author="Admin" w:date="2019-02-19T01:10:00Z">
        <w:r w:rsidR="00802B6E">
          <w:rPr>
            <w:rFonts w:ascii="Arial" w:eastAsia="Arial" w:hAnsi="Arial" w:cs="Arial"/>
            <w:sz w:val="19"/>
            <w:szCs w:val="19"/>
          </w:rPr>
          <w:t xml:space="preserve">ему </w:t>
        </w:r>
      </w:ins>
      <w:r>
        <w:rPr>
          <w:rFonts w:ascii="Arial" w:eastAsia="Arial" w:hAnsi="Arial" w:cs="Arial"/>
          <w:sz w:val="19"/>
          <w:szCs w:val="19"/>
        </w:rPr>
        <w:t>это сделать?</w:t>
      </w:r>
    </w:p>
    <w:p w:rsidR="00A33515" w:rsidRDefault="00A33515">
      <w:pPr>
        <w:spacing w:line="99" w:lineRule="exact"/>
        <w:rPr>
          <w:rFonts w:ascii="Arial" w:eastAsia="Arial" w:hAnsi="Arial" w:cs="Arial"/>
          <w:b/>
          <w:bCs/>
          <w:sz w:val="19"/>
          <w:szCs w:val="19"/>
        </w:rPr>
      </w:pPr>
    </w:p>
    <w:p w:rsidR="00A33515" w:rsidRDefault="001A4D22">
      <w:pPr>
        <w:numPr>
          <w:ilvl w:val="0"/>
          <w:numId w:val="59"/>
        </w:numPr>
        <w:tabs>
          <w:tab w:val="left" w:pos="500"/>
        </w:tabs>
        <w:spacing w:line="303" w:lineRule="auto"/>
        <w:ind w:left="500" w:hanging="290"/>
        <w:jc w:val="both"/>
        <w:rPr>
          <w:rFonts w:ascii="Arial" w:eastAsia="Arial" w:hAnsi="Arial" w:cs="Arial"/>
          <w:b/>
          <w:bCs/>
          <w:sz w:val="19"/>
          <w:szCs w:val="19"/>
        </w:rPr>
      </w:pPr>
      <w:r>
        <w:rPr>
          <w:rFonts w:ascii="Arial" w:eastAsia="Arial" w:hAnsi="Arial" w:cs="Arial"/>
          <w:sz w:val="19"/>
          <w:szCs w:val="19"/>
        </w:rPr>
        <w:t>В первый класс школы №235 поступило 80 детей ростом соответ-ственно 51, 52, 53</w:t>
      </w:r>
      <w:del w:id="742" w:author="Admin" w:date="2019-02-19T01:10:00Z">
        <w:r w:rsidDel="00802B6E">
          <w:rPr>
            <w:rFonts w:ascii="Arial" w:eastAsia="Arial" w:hAnsi="Arial" w:cs="Arial"/>
            <w:sz w:val="19"/>
            <w:szCs w:val="19"/>
          </w:rPr>
          <w:delText>,</w:delText>
        </w:r>
      </w:del>
      <w:r>
        <w:rPr>
          <w:rFonts w:ascii="Arial" w:eastAsia="Arial" w:hAnsi="Arial" w:cs="Arial"/>
          <w:sz w:val="19"/>
          <w:szCs w:val="19"/>
        </w:rPr>
        <w:t xml:space="preserve"> …</w:t>
      </w:r>
      <w:del w:id="743" w:author="Admin" w:date="2019-02-19T01:10:00Z">
        <w:r w:rsidDel="00802B6E">
          <w:rPr>
            <w:rFonts w:ascii="Arial" w:eastAsia="Arial" w:hAnsi="Arial" w:cs="Arial"/>
            <w:sz w:val="19"/>
            <w:szCs w:val="19"/>
          </w:rPr>
          <w:delText>,</w:delText>
        </w:r>
      </w:del>
      <w:r>
        <w:rPr>
          <w:rFonts w:ascii="Arial" w:eastAsia="Arial" w:hAnsi="Arial" w:cs="Arial"/>
          <w:sz w:val="19"/>
          <w:szCs w:val="19"/>
        </w:rPr>
        <w:t xml:space="preserve"> 130 сантиметров. Завуч хочет распределить их на 4 класса по 20 человек так, чтобы, если в каждом классе взять средний арифметический рост его учеников, минимум полученных четырёх чисел был наибольшим. Как </w:t>
      </w:r>
      <w:del w:id="744" w:author="Admin" w:date="2019-02-19T01:10:00Z">
        <w:r w:rsidDel="00802B6E">
          <w:rPr>
            <w:rFonts w:ascii="Arial" w:eastAsia="Arial" w:hAnsi="Arial" w:cs="Arial"/>
            <w:sz w:val="19"/>
            <w:szCs w:val="19"/>
          </w:rPr>
          <w:delText xml:space="preserve">ей </w:delText>
        </w:r>
      </w:del>
      <w:ins w:id="745" w:author="Admin" w:date="2019-02-19T01:10:00Z">
        <w:r w:rsidR="00802B6E">
          <w:rPr>
            <w:rFonts w:ascii="Arial" w:eastAsia="Arial" w:hAnsi="Arial" w:cs="Arial"/>
            <w:sz w:val="19"/>
            <w:szCs w:val="19"/>
          </w:rPr>
          <w:t xml:space="preserve">ему </w:t>
        </w:r>
      </w:ins>
      <w:r>
        <w:rPr>
          <w:rFonts w:ascii="Arial" w:eastAsia="Arial" w:hAnsi="Arial" w:cs="Arial"/>
          <w:sz w:val="19"/>
          <w:szCs w:val="19"/>
        </w:rPr>
        <w:t>это сделать?</w:t>
      </w:r>
    </w:p>
    <w:p w:rsidR="00A33515" w:rsidRDefault="00A33515">
      <w:pPr>
        <w:spacing w:line="200" w:lineRule="exact"/>
        <w:rPr>
          <w:sz w:val="20"/>
          <w:szCs w:val="20"/>
        </w:rPr>
      </w:pPr>
    </w:p>
    <w:p w:rsidR="00A33515" w:rsidRDefault="00A33515">
      <w:pPr>
        <w:spacing w:line="221" w:lineRule="exact"/>
        <w:rPr>
          <w:sz w:val="20"/>
          <w:szCs w:val="20"/>
        </w:rPr>
      </w:pPr>
    </w:p>
    <w:p w:rsidR="00A33515" w:rsidRDefault="001A4D22">
      <w:pPr>
        <w:rPr>
          <w:sz w:val="20"/>
          <w:szCs w:val="20"/>
        </w:rPr>
      </w:pPr>
      <w:r>
        <w:rPr>
          <w:rFonts w:ascii="Arial" w:eastAsia="Arial" w:hAnsi="Arial" w:cs="Arial"/>
          <w:b/>
          <w:bCs/>
          <w:sz w:val="36"/>
          <w:szCs w:val="36"/>
        </w:rPr>
        <w:t>Задачи 8 класса</w:t>
      </w:r>
    </w:p>
    <w:p w:rsidR="00A33515" w:rsidRDefault="00A33515">
      <w:pPr>
        <w:spacing w:line="206" w:lineRule="exact"/>
        <w:rPr>
          <w:sz w:val="20"/>
          <w:szCs w:val="20"/>
        </w:rPr>
      </w:pPr>
    </w:p>
    <w:p w:rsidR="00A33515" w:rsidRDefault="001A4D22">
      <w:pPr>
        <w:rPr>
          <w:sz w:val="20"/>
          <w:szCs w:val="20"/>
        </w:rPr>
      </w:pPr>
      <w:r>
        <w:rPr>
          <w:rFonts w:ascii="Arial" w:eastAsia="Arial" w:hAnsi="Arial" w:cs="Arial"/>
          <w:b/>
          <w:bCs/>
          <w:sz w:val="26"/>
          <w:szCs w:val="26"/>
        </w:rPr>
        <w:t>Задача 1. У магазина</w:t>
      </w:r>
    </w:p>
    <w:p w:rsidR="00A33515" w:rsidRDefault="00A33515">
      <w:pPr>
        <w:spacing w:line="178" w:lineRule="exact"/>
        <w:rPr>
          <w:sz w:val="20"/>
          <w:szCs w:val="20"/>
        </w:rPr>
      </w:pPr>
    </w:p>
    <w:p w:rsidR="00A33515" w:rsidRDefault="001A4D22">
      <w:pPr>
        <w:numPr>
          <w:ilvl w:val="0"/>
          <w:numId w:val="60"/>
        </w:numPr>
        <w:tabs>
          <w:tab w:val="left" w:pos="500"/>
        </w:tabs>
        <w:spacing w:line="303" w:lineRule="auto"/>
        <w:ind w:left="500" w:hanging="306"/>
        <w:rPr>
          <w:rFonts w:ascii="Arial" w:eastAsia="Arial" w:hAnsi="Arial" w:cs="Arial"/>
          <w:b/>
          <w:bCs/>
          <w:sz w:val="20"/>
          <w:szCs w:val="20"/>
        </w:rPr>
      </w:pPr>
      <w:r>
        <w:rPr>
          <w:rFonts w:ascii="Arial" w:eastAsia="Arial" w:hAnsi="Arial" w:cs="Arial"/>
          <w:sz w:val="20"/>
          <w:szCs w:val="20"/>
        </w:rPr>
        <w:t>Два продавца в магазине, Ф</w:t>
      </w:r>
      <w:del w:id="746" w:author="Admin" w:date="2019-02-19T01:10:00Z">
        <w:r w:rsidDel="00802B6E">
          <w:rPr>
            <w:rFonts w:ascii="Arial" w:eastAsia="Arial" w:hAnsi="Arial" w:cs="Arial"/>
            <w:sz w:val="20"/>
            <w:szCs w:val="20"/>
          </w:rPr>
          <w:delText>ё</w:delText>
        </w:r>
      </w:del>
      <w:ins w:id="747" w:author="Admin" w:date="2019-02-19T01:10:00Z">
        <w:r w:rsidR="00802B6E">
          <w:rPr>
            <w:rFonts w:ascii="Arial" w:eastAsia="Arial" w:hAnsi="Arial" w:cs="Arial"/>
            <w:sz w:val="20"/>
            <w:szCs w:val="20"/>
          </w:rPr>
          <w:t>е</w:t>
        </w:r>
      </w:ins>
      <w:r>
        <w:rPr>
          <w:rFonts w:ascii="Arial" w:eastAsia="Arial" w:hAnsi="Arial" w:cs="Arial"/>
          <w:sz w:val="20"/>
          <w:szCs w:val="20"/>
        </w:rPr>
        <w:t>дор и Кирилл, увеличивают все числа, которые называют, в несколько раз.</w:t>
      </w:r>
    </w:p>
    <w:p w:rsidR="00A33515" w:rsidRDefault="00A33515">
      <w:pPr>
        <w:spacing w:line="4" w:lineRule="exact"/>
        <w:rPr>
          <w:rFonts w:ascii="Arial" w:eastAsia="Arial" w:hAnsi="Arial" w:cs="Arial"/>
          <w:b/>
          <w:bCs/>
          <w:sz w:val="20"/>
          <w:szCs w:val="20"/>
        </w:rPr>
      </w:pPr>
    </w:p>
    <w:p w:rsidR="00A33515" w:rsidRDefault="001A4D22">
      <w:pPr>
        <w:spacing w:line="303" w:lineRule="auto"/>
        <w:ind w:left="500"/>
        <w:rPr>
          <w:rFonts w:ascii="Arial" w:eastAsia="Arial" w:hAnsi="Arial" w:cs="Arial"/>
          <w:b/>
          <w:bCs/>
          <w:sz w:val="20"/>
          <w:szCs w:val="20"/>
        </w:rPr>
      </w:pPr>
      <w:r>
        <w:rPr>
          <w:rFonts w:ascii="Arial" w:eastAsia="Arial" w:hAnsi="Arial" w:cs="Arial"/>
          <w:b/>
          <w:bCs/>
          <w:sz w:val="20"/>
          <w:szCs w:val="20"/>
        </w:rPr>
        <w:t>Ф</w:t>
      </w:r>
      <w:ins w:id="748" w:author="Admin" w:date="2019-02-19T01:12:00Z">
        <w:r w:rsidR="00802B6E">
          <w:rPr>
            <w:rFonts w:ascii="Arial" w:eastAsia="Arial" w:hAnsi="Arial" w:cs="Arial"/>
            <w:b/>
            <w:bCs/>
            <w:sz w:val="20"/>
            <w:szCs w:val="20"/>
          </w:rPr>
          <w:t>е</w:t>
        </w:r>
      </w:ins>
      <w:del w:id="749" w:author="Admin" w:date="2019-02-19T01:12:00Z">
        <w:r w:rsidDel="00802B6E">
          <w:rPr>
            <w:rFonts w:ascii="Arial" w:eastAsia="Arial" w:hAnsi="Arial" w:cs="Arial"/>
            <w:b/>
            <w:bCs/>
            <w:sz w:val="20"/>
            <w:szCs w:val="20"/>
          </w:rPr>
          <w:delText>ё</w:delText>
        </w:r>
      </w:del>
      <w:r>
        <w:rPr>
          <w:rFonts w:ascii="Arial" w:eastAsia="Arial" w:hAnsi="Arial" w:cs="Arial"/>
          <w:b/>
          <w:bCs/>
          <w:sz w:val="20"/>
          <w:szCs w:val="20"/>
        </w:rPr>
        <w:t xml:space="preserve">дор: </w:t>
      </w:r>
      <w:r>
        <w:rPr>
          <w:rFonts w:ascii="Arial" w:eastAsia="Arial" w:hAnsi="Arial" w:cs="Arial"/>
          <w:sz w:val="20"/>
          <w:szCs w:val="20"/>
        </w:rPr>
        <w:t>Кирилл умножает числа, которые произносит, на 144, так</w:t>
      </w:r>
      <w:r>
        <w:rPr>
          <w:rFonts w:ascii="Arial" w:eastAsia="Arial" w:hAnsi="Arial" w:cs="Arial"/>
          <w:b/>
          <w:bCs/>
          <w:sz w:val="20"/>
          <w:szCs w:val="20"/>
        </w:rPr>
        <w:t xml:space="preserve"> </w:t>
      </w:r>
      <w:r>
        <w:rPr>
          <w:rFonts w:ascii="Arial" w:eastAsia="Arial" w:hAnsi="Arial" w:cs="Arial"/>
          <w:sz w:val="20"/>
          <w:szCs w:val="20"/>
        </w:rPr>
        <w:t>что не паникуйте, обсуждая с ним цены.</w:t>
      </w:r>
    </w:p>
    <w:p w:rsidR="00A33515" w:rsidRDefault="00A33515">
      <w:pPr>
        <w:spacing w:line="4" w:lineRule="exact"/>
        <w:rPr>
          <w:rFonts w:ascii="Arial" w:eastAsia="Arial" w:hAnsi="Arial" w:cs="Arial"/>
          <w:b/>
          <w:bCs/>
          <w:sz w:val="20"/>
          <w:szCs w:val="20"/>
        </w:rPr>
      </w:pPr>
    </w:p>
    <w:p w:rsidR="00A33515" w:rsidRDefault="001A4D22">
      <w:pPr>
        <w:spacing w:line="303" w:lineRule="auto"/>
        <w:ind w:left="500"/>
        <w:rPr>
          <w:rFonts w:ascii="Arial" w:eastAsia="Arial" w:hAnsi="Arial" w:cs="Arial"/>
          <w:b/>
          <w:bCs/>
          <w:sz w:val="20"/>
          <w:szCs w:val="20"/>
        </w:rPr>
      </w:pPr>
      <w:r>
        <w:rPr>
          <w:rFonts w:ascii="Arial" w:eastAsia="Arial" w:hAnsi="Arial" w:cs="Arial"/>
          <w:b/>
          <w:bCs/>
          <w:sz w:val="20"/>
          <w:szCs w:val="20"/>
        </w:rPr>
        <w:t xml:space="preserve">Кирилл: </w:t>
      </w:r>
      <w:r>
        <w:rPr>
          <w:rFonts w:ascii="Arial" w:eastAsia="Arial" w:hAnsi="Arial" w:cs="Arial"/>
          <w:sz w:val="20"/>
          <w:szCs w:val="20"/>
        </w:rPr>
        <w:t>А ты когда вчера сказал, что учебник истории стоит 43200</w:t>
      </w:r>
      <w:r>
        <w:rPr>
          <w:rFonts w:ascii="Arial" w:eastAsia="Arial" w:hAnsi="Arial" w:cs="Arial"/>
          <w:b/>
          <w:bCs/>
          <w:sz w:val="20"/>
          <w:szCs w:val="20"/>
        </w:rPr>
        <w:t xml:space="preserve"> </w:t>
      </w:r>
      <w:r>
        <w:rPr>
          <w:rFonts w:ascii="Arial" w:eastAsia="Arial" w:hAnsi="Arial" w:cs="Arial"/>
          <w:sz w:val="20"/>
          <w:szCs w:val="20"/>
        </w:rPr>
        <w:t>рублей, покупатели в обморок упали!</w:t>
      </w:r>
    </w:p>
    <w:p w:rsidR="00A33515" w:rsidRDefault="00A33515">
      <w:pPr>
        <w:spacing w:line="4" w:lineRule="exact"/>
        <w:rPr>
          <w:rFonts w:ascii="Arial" w:eastAsia="Arial" w:hAnsi="Arial" w:cs="Arial"/>
          <w:b/>
          <w:bCs/>
          <w:sz w:val="20"/>
          <w:szCs w:val="20"/>
        </w:rPr>
      </w:pPr>
    </w:p>
    <w:p w:rsidR="00A33515" w:rsidRDefault="001A4D22">
      <w:pPr>
        <w:spacing w:line="291" w:lineRule="auto"/>
        <w:ind w:left="500"/>
        <w:jc w:val="both"/>
        <w:rPr>
          <w:rFonts w:ascii="Arial" w:eastAsia="Arial" w:hAnsi="Arial" w:cs="Arial"/>
          <w:b/>
          <w:bCs/>
          <w:sz w:val="20"/>
          <w:szCs w:val="20"/>
        </w:rPr>
      </w:pPr>
      <w:r>
        <w:rPr>
          <w:rFonts w:ascii="Arial" w:eastAsia="Arial" w:hAnsi="Arial" w:cs="Arial"/>
          <w:b/>
          <w:bCs/>
          <w:sz w:val="20"/>
          <w:szCs w:val="20"/>
        </w:rPr>
        <w:t xml:space="preserve">Игорь Евгеньевич, директор магазина: </w:t>
      </w:r>
      <w:r>
        <w:rPr>
          <w:rFonts w:ascii="Arial" w:eastAsia="Arial" w:hAnsi="Arial" w:cs="Arial"/>
          <w:sz w:val="20"/>
          <w:szCs w:val="20"/>
        </w:rPr>
        <w:t>Забавно ссоритесь! При-ч</w:t>
      </w:r>
      <w:ins w:id="750" w:author="Admin" w:date="2019-02-19T01:12:00Z">
        <w:r w:rsidR="00802B6E">
          <w:rPr>
            <w:rFonts w:ascii="Arial" w:eastAsia="Arial" w:hAnsi="Arial" w:cs="Arial"/>
            <w:sz w:val="20"/>
            <w:szCs w:val="20"/>
          </w:rPr>
          <w:t>е</w:t>
        </w:r>
      </w:ins>
      <w:del w:id="751" w:author="Admin" w:date="2019-02-19T01:12:00Z">
        <w:r w:rsidDel="00802B6E">
          <w:rPr>
            <w:rFonts w:ascii="Arial" w:eastAsia="Arial" w:hAnsi="Arial" w:cs="Arial"/>
            <w:sz w:val="20"/>
            <w:szCs w:val="20"/>
          </w:rPr>
          <w:delText>ё</w:delText>
        </w:r>
      </w:del>
      <w:r>
        <w:rPr>
          <w:rFonts w:ascii="Arial" w:eastAsia="Arial" w:hAnsi="Arial" w:cs="Arial"/>
          <w:sz w:val="20"/>
          <w:szCs w:val="20"/>
        </w:rPr>
        <w:t>м если спросить у вас, сколько стоит учебник, вы скажете одну и ту же сумму.</w:t>
      </w:r>
    </w:p>
    <w:p w:rsidR="00A33515" w:rsidRDefault="00A33515">
      <w:pPr>
        <w:spacing w:line="16" w:lineRule="exact"/>
        <w:rPr>
          <w:rFonts w:ascii="Arial" w:eastAsia="Arial" w:hAnsi="Arial" w:cs="Arial"/>
          <w:b/>
          <w:bCs/>
          <w:sz w:val="20"/>
          <w:szCs w:val="20"/>
        </w:rPr>
      </w:pPr>
    </w:p>
    <w:p w:rsidR="00A33515" w:rsidRDefault="001A4D22">
      <w:pPr>
        <w:spacing w:line="303" w:lineRule="auto"/>
        <w:ind w:left="500"/>
        <w:rPr>
          <w:rFonts w:ascii="Arial" w:eastAsia="Arial" w:hAnsi="Arial" w:cs="Arial"/>
          <w:b/>
          <w:bCs/>
          <w:sz w:val="20"/>
          <w:szCs w:val="20"/>
        </w:rPr>
      </w:pPr>
      <w:r>
        <w:rPr>
          <w:rFonts w:ascii="Arial" w:eastAsia="Arial" w:hAnsi="Arial" w:cs="Arial"/>
          <w:sz w:val="20"/>
          <w:szCs w:val="20"/>
        </w:rPr>
        <w:t>Так во сколько же раз увеличивают числа продавцы — и сколько стоит учебник по истории?</w:t>
      </w:r>
    </w:p>
    <w:p w:rsidR="00A33515" w:rsidRDefault="00A33515">
      <w:pPr>
        <w:spacing w:line="94" w:lineRule="exact"/>
        <w:rPr>
          <w:rFonts w:ascii="Arial" w:eastAsia="Arial" w:hAnsi="Arial" w:cs="Arial"/>
          <w:b/>
          <w:bCs/>
          <w:sz w:val="20"/>
          <w:szCs w:val="20"/>
        </w:rPr>
      </w:pPr>
    </w:p>
    <w:p w:rsidR="00A33515" w:rsidRDefault="001A4D22">
      <w:pPr>
        <w:numPr>
          <w:ilvl w:val="0"/>
          <w:numId w:val="60"/>
        </w:numPr>
        <w:tabs>
          <w:tab w:val="left" w:pos="500"/>
        </w:tabs>
        <w:spacing w:line="285" w:lineRule="auto"/>
        <w:ind w:left="500" w:hanging="290"/>
        <w:jc w:val="both"/>
        <w:rPr>
          <w:rFonts w:ascii="Arial" w:eastAsia="Arial" w:hAnsi="Arial" w:cs="Arial"/>
          <w:b/>
          <w:bCs/>
          <w:sz w:val="20"/>
          <w:szCs w:val="20"/>
        </w:rPr>
      </w:pPr>
      <w:r>
        <w:rPr>
          <w:rFonts w:ascii="Arial" w:eastAsia="Arial" w:hAnsi="Arial" w:cs="Arial"/>
          <w:sz w:val="20"/>
          <w:szCs w:val="20"/>
        </w:rPr>
        <w:t>Злоумышленник приш</w:t>
      </w:r>
      <w:ins w:id="752" w:author="Admin" w:date="2019-02-19T01:12:00Z">
        <w:r w:rsidR="00802B6E">
          <w:rPr>
            <w:rFonts w:ascii="Arial" w:eastAsia="Arial" w:hAnsi="Arial" w:cs="Arial"/>
            <w:sz w:val="20"/>
            <w:szCs w:val="20"/>
          </w:rPr>
          <w:t>е</w:t>
        </w:r>
      </w:ins>
      <w:del w:id="753" w:author="Admin" w:date="2019-02-19T01:12:00Z">
        <w:r w:rsidDel="00802B6E">
          <w:rPr>
            <w:rFonts w:ascii="Arial" w:eastAsia="Arial" w:hAnsi="Arial" w:cs="Arial"/>
            <w:sz w:val="20"/>
            <w:szCs w:val="20"/>
          </w:rPr>
          <w:delText>ё</w:delText>
        </w:r>
      </w:del>
      <w:r>
        <w:rPr>
          <w:rFonts w:ascii="Arial" w:eastAsia="Arial" w:hAnsi="Arial" w:cs="Arial"/>
          <w:sz w:val="20"/>
          <w:szCs w:val="20"/>
        </w:rPr>
        <w:t>л на парковку магазина и зат</w:t>
      </w:r>
      <w:ins w:id="754" w:author="Admin" w:date="2019-02-19T01:12:00Z">
        <w:r w:rsidR="00802B6E">
          <w:rPr>
            <w:rFonts w:ascii="Arial" w:eastAsia="Arial" w:hAnsi="Arial" w:cs="Arial"/>
            <w:sz w:val="20"/>
            <w:szCs w:val="20"/>
          </w:rPr>
          <w:t>е</w:t>
        </w:r>
      </w:ins>
      <w:del w:id="755" w:author="Admin" w:date="2019-02-19T01:12:00Z">
        <w:r w:rsidDel="00802B6E">
          <w:rPr>
            <w:rFonts w:ascii="Arial" w:eastAsia="Arial" w:hAnsi="Arial" w:cs="Arial"/>
            <w:sz w:val="20"/>
            <w:szCs w:val="20"/>
          </w:rPr>
          <w:delText>ё</w:delText>
        </w:r>
      </w:del>
      <w:r>
        <w:rPr>
          <w:rFonts w:ascii="Arial" w:eastAsia="Arial" w:hAnsi="Arial" w:cs="Arial"/>
          <w:sz w:val="20"/>
          <w:szCs w:val="20"/>
        </w:rPr>
        <w:t>р по одной цифре на номерном знаке каждой из стоящих там машин. Он не знал, что числа на всех номерах машин в стране делятся на 99. До-кажите, что даже после его пакостей можно однозначно восстано-вить ст</w:t>
      </w:r>
      <w:ins w:id="756" w:author="Admin" w:date="2019-02-19T01:12:00Z">
        <w:r w:rsidR="00802B6E">
          <w:rPr>
            <w:rFonts w:ascii="Arial" w:eastAsia="Arial" w:hAnsi="Arial" w:cs="Arial"/>
            <w:sz w:val="20"/>
            <w:szCs w:val="20"/>
          </w:rPr>
          <w:t>е</w:t>
        </w:r>
      </w:ins>
      <w:del w:id="757" w:author="Admin" w:date="2019-02-19T01:12:00Z">
        <w:r w:rsidDel="00802B6E">
          <w:rPr>
            <w:rFonts w:ascii="Arial" w:eastAsia="Arial" w:hAnsi="Arial" w:cs="Arial"/>
            <w:sz w:val="20"/>
            <w:szCs w:val="20"/>
          </w:rPr>
          <w:delText>ё</w:delText>
        </w:r>
      </w:del>
      <w:r>
        <w:rPr>
          <w:rFonts w:ascii="Arial" w:eastAsia="Arial" w:hAnsi="Arial" w:cs="Arial"/>
          <w:sz w:val="20"/>
          <w:szCs w:val="20"/>
        </w:rPr>
        <w:t>ртую цифру на номере каждой машины.</w:t>
      </w:r>
    </w:p>
    <w:p w:rsidR="00A33515" w:rsidRDefault="00A33515">
      <w:pPr>
        <w:spacing w:line="65" w:lineRule="exact"/>
        <w:rPr>
          <w:rFonts w:ascii="Arial" w:eastAsia="Arial" w:hAnsi="Arial" w:cs="Arial"/>
          <w:b/>
          <w:bCs/>
          <w:sz w:val="20"/>
          <w:szCs w:val="20"/>
        </w:rPr>
      </w:pPr>
    </w:p>
    <w:p w:rsidR="00A33515" w:rsidRDefault="001A4D22">
      <w:pPr>
        <w:numPr>
          <w:ilvl w:val="1"/>
          <w:numId w:val="60"/>
        </w:numPr>
        <w:tabs>
          <w:tab w:val="left" w:pos="3280"/>
        </w:tabs>
        <w:ind w:left="3280" w:hanging="254"/>
        <w:rPr>
          <w:rFonts w:ascii="Arial" w:eastAsia="Arial" w:hAnsi="Arial" w:cs="Arial"/>
          <w:sz w:val="20"/>
          <w:szCs w:val="20"/>
        </w:rPr>
      </w:pPr>
      <w:r>
        <w:rPr>
          <w:rFonts w:ascii="Arial" w:eastAsia="Arial" w:hAnsi="Arial" w:cs="Arial"/>
          <w:b/>
          <w:bCs/>
          <w:sz w:val="20"/>
          <w:szCs w:val="20"/>
        </w:rPr>
        <w:t xml:space="preserve">21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758" w:name="page32"/>
      <w:bookmarkEnd w:id="758"/>
      <w:r>
        <w:rPr>
          <w:rFonts w:ascii="Arial" w:eastAsia="Arial" w:hAnsi="Arial" w:cs="Arial"/>
          <w:sz w:val="18"/>
          <w:szCs w:val="18"/>
        </w:rPr>
        <w:lastRenderedPageBreak/>
        <w:t>2018 год, 8 класс</w:t>
      </w:r>
    </w:p>
    <w:p w:rsidR="00A33515" w:rsidRDefault="00A33515">
      <w:pPr>
        <w:spacing w:line="184" w:lineRule="exact"/>
        <w:rPr>
          <w:sz w:val="20"/>
          <w:szCs w:val="20"/>
        </w:rPr>
      </w:pPr>
    </w:p>
    <w:p w:rsidR="00A33515" w:rsidRDefault="001A4D22">
      <w:pPr>
        <w:numPr>
          <w:ilvl w:val="0"/>
          <w:numId w:val="61"/>
        </w:numPr>
        <w:tabs>
          <w:tab w:val="left" w:pos="500"/>
        </w:tabs>
        <w:spacing w:line="272" w:lineRule="auto"/>
        <w:ind w:left="500" w:hanging="290"/>
        <w:jc w:val="both"/>
        <w:rPr>
          <w:rFonts w:ascii="Arial" w:eastAsia="Arial" w:hAnsi="Arial" w:cs="Arial"/>
          <w:b/>
          <w:bCs/>
          <w:sz w:val="19"/>
          <w:szCs w:val="19"/>
        </w:rPr>
      </w:pPr>
      <w:r>
        <w:rPr>
          <w:rFonts w:ascii="Arial" w:eastAsia="Arial" w:hAnsi="Arial" w:cs="Arial"/>
          <w:sz w:val="19"/>
          <w:szCs w:val="19"/>
        </w:rPr>
        <w:t>Покупатель и продавец в магазине торгуются: покупатель хочет ку-пить товар по одной цене, а продавец — продать по другой (прич</w:t>
      </w:r>
      <w:del w:id="759" w:author="Admin" w:date="2019-02-19T01:13:00Z">
        <w:r w:rsidDel="00802B6E">
          <w:rPr>
            <w:rFonts w:ascii="Arial" w:eastAsia="Arial" w:hAnsi="Arial" w:cs="Arial"/>
            <w:sz w:val="19"/>
            <w:szCs w:val="19"/>
          </w:rPr>
          <w:delText>ё</w:delText>
        </w:r>
      </w:del>
      <w:ins w:id="760" w:author="Admin" w:date="2019-02-19T01:13:00Z">
        <w:r w:rsidR="00802B6E">
          <w:rPr>
            <w:rFonts w:ascii="Arial" w:eastAsia="Arial" w:hAnsi="Arial" w:cs="Arial"/>
            <w:sz w:val="19"/>
            <w:szCs w:val="19"/>
          </w:rPr>
          <w:t>е</w:t>
        </w:r>
      </w:ins>
      <w:r>
        <w:rPr>
          <w:rFonts w:ascii="Arial" w:eastAsia="Arial" w:hAnsi="Arial" w:cs="Arial"/>
          <w:sz w:val="19"/>
          <w:szCs w:val="19"/>
        </w:rPr>
        <w:t>м не обязательно продавец называет бóльшую сумму</w:t>
      </w:r>
      <w:r>
        <w:rPr>
          <w:rFonts w:ascii="Arial" w:eastAsia="Arial" w:hAnsi="Arial" w:cs="Arial"/>
          <w:sz w:val="37"/>
          <w:szCs w:val="37"/>
          <w:vertAlign w:val="superscript"/>
        </w:rPr>
        <w:t>,</w:t>
      </w:r>
      <w:r>
        <w:rPr>
          <w:rFonts w:ascii="Arial" w:eastAsia="Arial" w:hAnsi="Arial" w:cs="Arial"/>
          <w:sz w:val="19"/>
          <w:szCs w:val="19"/>
        </w:rPr>
        <w:t>, ему важнее не получить больше прибыли, а настоять на сво</w:t>
      </w:r>
      <w:ins w:id="761" w:author="Admin" w:date="2019-02-19T01:13:00Z">
        <w:r w:rsidR="00802B6E">
          <w:rPr>
            <w:rFonts w:ascii="Arial" w:eastAsia="Arial" w:hAnsi="Arial" w:cs="Arial"/>
            <w:sz w:val="19"/>
            <w:szCs w:val="19"/>
          </w:rPr>
          <w:t>е</w:t>
        </w:r>
      </w:ins>
      <w:del w:id="762" w:author="Admin" w:date="2019-02-19T01:13:00Z">
        <w:r w:rsidDel="00802B6E">
          <w:rPr>
            <w:rFonts w:ascii="Arial" w:eastAsia="Arial" w:hAnsi="Arial" w:cs="Arial"/>
            <w:sz w:val="19"/>
            <w:szCs w:val="19"/>
          </w:rPr>
          <w:delText>ё</w:delText>
        </w:r>
      </w:del>
      <w:r>
        <w:rPr>
          <w:rFonts w:ascii="Arial" w:eastAsia="Arial" w:hAnsi="Arial" w:cs="Arial"/>
          <w:sz w:val="19"/>
          <w:szCs w:val="19"/>
        </w:rPr>
        <w:t>м). Цены, конечно же, целые и неотрицательные. Торг происходит так: если сумма, на-званная продавцом, больше названной покупателем, то он вычи-тает из своей цены покупательскую и соглашается продать товар за получившееся число. В противном случае покупатель вычитает из своей цены сумму, на которой хочет сойтись продавец, и теперь готов купить товар за эту цену. Так происходит, пока один из участ-ников торга не назов</w:t>
      </w:r>
      <w:ins w:id="763" w:author="Admin" w:date="2019-02-19T01:13:00Z">
        <w:r w:rsidR="00802B6E">
          <w:rPr>
            <w:rFonts w:ascii="Arial" w:eastAsia="Arial" w:hAnsi="Arial" w:cs="Arial"/>
            <w:sz w:val="19"/>
            <w:szCs w:val="19"/>
          </w:rPr>
          <w:t>е</w:t>
        </w:r>
      </w:ins>
      <w:del w:id="764" w:author="Admin" w:date="2019-02-19T01:13:00Z">
        <w:r w:rsidDel="00802B6E">
          <w:rPr>
            <w:rFonts w:ascii="Arial" w:eastAsia="Arial" w:hAnsi="Arial" w:cs="Arial"/>
            <w:sz w:val="19"/>
            <w:szCs w:val="19"/>
          </w:rPr>
          <w:delText>ё</w:delText>
        </w:r>
      </w:del>
      <w:r>
        <w:rPr>
          <w:rFonts w:ascii="Arial" w:eastAsia="Arial" w:hAnsi="Arial" w:cs="Arial"/>
          <w:sz w:val="19"/>
          <w:szCs w:val="19"/>
        </w:rPr>
        <w:t>т нулевую цену.</w:t>
      </w:r>
    </w:p>
    <w:p w:rsidR="00A33515" w:rsidRDefault="00A33515">
      <w:pPr>
        <w:spacing w:line="47" w:lineRule="exact"/>
        <w:rPr>
          <w:rFonts w:ascii="Arial" w:eastAsia="Arial" w:hAnsi="Arial" w:cs="Arial"/>
          <w:b/>
          <w:bCs/>
          <w:sz w:val="19"/>
          <w:szCs w:val="19"/>
        </w:rPr>
      </w:pPr>
    </w:p>
    <w:p w:rsidR="00A33515" w:rsidRDefault="001A4D22">
      <w:pPr>
        <w:spacing w:line="291" w:lineRule="auto"/>
        <w:ind w:left="500"/>
        <w:jc w:val="both"/>
        <w:rPr>
          <w:rFonts w:ascii="Arial" w:eastAsia="Arial" w:hAnsi="Arial" w:cs="Arial"/>
          <w:b/>
          <w:bCs/>
          <w:sz w:val="19"/>
          <w:szCs w:val="19"/>
        </w:rPr>
      </w:pPr>
      <w:r>
        <w:rPr>
          <w:rFonts w:ascii="Arial" w:eastAsia="Arial" w:hAnsi="Arial" w:cs="Arial"/>
          <w:sz w:val="20"/>
          <w:szCs w:val="20"/>
        </w:rPr>
        <w:t>(а) Любой ли торг завершится? (б) Покупатель и продавец называ-ют цены, не превосходящие 20. При каких значениях цен торг будет наиболее долгим?</w:t>
      </w:r>
    </w:p>
    <w:p w:rsidR="00A33515" w:rsidRDefault="00A33515">
      <w:pPr>
        <w:spacing w:line="253" w:lineRule="exact"/>
        <w:rPr>
          <w:sz w:val="20"/>
          <w:szCs w:val="20"/>
        </w:rPr>
      </w:pPr>
    </w:p>
    <w:p w:rsidR="00A33515" w:rsidRDefault="001A4D22">
      <w:pPr>
        <w:rPr>
          <w:sz w:val="20"/>
          <w:szCs w:val="20"/>
        </w:rPr>
      </w:pPr>
      <w:r>
        <w:rPr>
          <w:rFonts w:ascii="Arial" w:eastAsia="Arial" w:hAnsi="Arial" w:cs="Arial"/>
          <w:b/>
          <w:bCs/>
          <w:sz w:val="26"/>
          <w:szCs w:val="26"/>
        </w:rPr>
        <w:t xml:space="preserve">Задача 2. </w:t>
      </w:r>
      <w:commentRangeStart w:id="765"/>
      <w:r>
        <w:rPr>
          <w:rFonts w:ascii="Arial" w:eastAsia="Arial" w:hAnsi="Arial" w:cs="Arial"/>
          <w:b/>
          <w:bCs/>
          <w:sz w:val="26"/>
          <w:szCs w:val="26"/>
        </w:rPr>
        <w:t>Ужасный гадкий аккуратный подсчёт</w:t>
      </w:r>
    </w:p>
    <w:commentRangeEnd w:id="765"/>
    <w:p w:rsidR="00A33515" w:rsidRDefault="00802B6E">
      <w:pPr>
        <w:spacing w:line="178" w:lineRule="exact"/>
        <w:rPr>
          <w:sz w:val="20"/>
          <w:szCs w:val="20"/>
        </w:rPr>
      </w:pPr>
      <w:r>
        <w:rPr>
          <w:rStyle w:val="a5"/>
        </w:rPr>
        <w:commentReference w:id="765"/>
      </w:r>
    </w:p>
    <w:p w:rsidR="00A33515" w:rsidRDefault="001A4D22">
      <w:pPr>
        <w:numPr>
          <w:ilvl w:val="0"/>
          <w:numId w:val="62"/>
        </w:numPr>
        <w:tabs>
          <w:tab w:val="left" w:pos="500"/>
        </w:tabs>
        <w:spacing w:line="287" w:lineRule="auto"/>
        <w:ind w:left="500" w:hanging="306"/>
        <w:jc w:val="both"/>
        <w:rPr>
          <w:rFonts w:ascii="Arial" w:eastAsia="Arial" w:hAnsi="Arial" w:cs="Arial"/>
          <w:b/>
          <w:bCs/>
          <w:sz w:val="20"/>
          <w:szCs w:val="20"/>
        </w:rPr>
      </w:pPr>
      <w:commentRangeStart w:id="766"/>
      <w:r>
        <w:rPr>
          <w:rFonts w:ascii="Arial" w:eastAsia="Arial" w:hAnsi="Arial" w:cs="Arial"/>
          <w:sz w:val="20"/>
          <w:szCs w:val="20"/>
        </w:rPr>
        <w:t xml:space="preserve">Круг разделён на </w:t>
      </w:r>
      <w:r>
        <w:rPr>
          <w:rFonts w:ascii="Arial" w:eastAsia="Arial" w:hAnsi="Arial" w:cs="Arial"/>
          <w:i/>
          <w:iCs/>
          <w:sz w:val="20"/>
          <w:szCs w:val="20"/>
        </w:rPr>
        <w:t>n</w:t>
      </w:r>
      <w:r>
        <w:rPr>
          <w:rFonts w:ascii="Arial" w:eastAsia="Arial" w:hAnsi="Arial" w:cs="Arial"/>
          <w:sz w:val="20"/>
          <w:szCs w:val="20"/>
        </w:rPr>
        <w:t xml:space="preserve"> секторов одинакового размера. Сколькими спо-собами можно покрасить эти </w:t>
      </w:r>
      <w:r>
        <w:rPr>
          <w:rFonts w:ascii="Arial" w:eastAsia="Arial" w:hAnsi="Arial" w:cs="Arial"/>
          <w:i/>
          <w:iCs/>
          <w:sz w:val="20"/>
          <w:szCs w:val="20"/>
        </w:rPr>
        <w:t>n</w:t>
      </w:r>
      <w:r>
        <w:rPr>
          <w:rFonts w:ascii="Arial" w:eastAsia="Arial" w:hAnsi="Arial" w:cs="Arial"/>
          <w:sz w:val="20"/>
          <w:szCs w:val="20"/>
        </w:rPr>
        <w:t xml:space="preserve"> секторов в </w:t>
      </w:r>
      <w:r>
        <w:rPr>
          <w:rFonts w:ascii="Arial" w:eastAsia="Arial" w:hAnsi="Arial" w:cs="Arial"/>
          <w:i/>
          <w:iCs/>
          <w:sz w:val="20"/>
          <w:szCs w:val="20"/>
        </w:rPr>
        <w:t>n</w:t>
      </w:r>
      <w:r>
        <w:rPr>
          <w:rFonts w:ascii="Arial" w:eastAsia="Arial" w:hAnsi="Arial" w:cs="Arial"/>
          <w:sz w:val="20"/>
          <w:szCs w:val="20"/>
        </w:rPr>
        <w:t xml:space="preserve"> цветов, если две рас-краски, получающиеся друг из друга вращением круга, считаются одинаковыми?</w:t>
      </w:r>
    </w:p>
    <w:p w:rsidR="00A33515" w:rsidRDefault="00A33515">
      <w:pPr>
        <w:spacing w:line="130" w:lineRule="exact"/>
        <w:rPr>
          <w:rFonts w:ascii="Arial" w:eastAsia="Arial" w:hAnsi="Arial" w:cs="Arial"/>
          <w:b/>
          <w:bCs/>
          <w:sz w:val="20"/>
          <w:szCs w:val="20"/>
        </w:rPr>
      </w:pPr>
    </w:p>
    <w:p w:rsidR="00A33515" w:rsidRDefault="001A4D22">
      <w:pPr>
        <w:numPr>
          <w:ilvl w:val="0"/>
          <w:numId w:val="62"/>
        </w:numPr>
        <w:tabs>
          <w:tab w:val="left" w:pos="500"/>
        </w:tabs>
        <w:spacing w:line="300" w:lineRule="auto"/>
        <w:ind w:left="500" w:hanging="290"/>
        <w:jc w:val="both"/>
        <w:rPr>
          <w:rFonts w:ascii="Arial" w:eastAsia="Arial" w:hAnsi="Arial" w:cs="Arial"/>
          <w:b/>
          <w:bCs/>
          <w:sz w:val="19"/>
          <w:szCs w:val="19"/>
        </w:rPr>
      </w:pPr>
      <w:r>
        <w:rPr>
          <w:rFonts w:ascii="Arial" w:eastAsia="Arial" w:hAnsi="Arial" w:cs="Arial"/>
          <w:sz w:val="19"/>
          <w:szCs w:val="19"/>
        </w:rPr>
        <w:t>Есть шесть цветов — красный, белый, синий, зелёный, чёрный, жёл-тый. Нам хочется составить из них всевозможные триколоры (то есть флаги, состоящие из трёх горизонтальных цветных полос, как российский или немецкий). При этом если рядом оказываются две полосы одного цвета, они сливаются в одну, поэтому такой флаг не считается триколором. А вот флаг вроде «белый — синий — бе-лый» — считается. Так сколько же триколоров можно составить?</w:t>
      </w:r>
    </w:p>
    <w:p w:rsidR="00A33515" w:rsidRDefault="00A33515">
      <w:pPr>
        <w:spacing w:line="122" w:lineRule="exact"/>
        <w:rPr>
          <w:rFonts w:ascii="Arial" w:eastAsia="Arial" w:hAnsi="Arial" w:cs="Arial"/>
          <w:b/>
          <w:bCs/>
          <w:sz w:val="19"/>
          <w:szCs w:val="19"/>
        </w:rPr>
      </w:pPr>
    </w:p>
    <w:p w:rsidR="00A33515" w:rsidRDefault="001A4D22">
      <w:pPr>
        <w:numPr>
          <w:ilvl w:val="0"/>
          <w:numId w:val="62"/>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Дан кубик. Сколькими способами можно покрасить его грани в 6 цветов (по одному на грань), если две раскраски, получаемые друг из друга вращением кубика, считаются одинаковыми?</w:t>
      </w:r>
      <w:commentRangeEnd w:id="766"/>
      <w:r w:rsidR="00802B6E">
        <w:rPr>
          <w:rStyle w:val="a5"/>
        </w:rPr>
        <w:commentReference w:id="766"/>
      </w:r>
    </w:p>
    <w:p w:rsidR="00A33515" w:rsidRDefault="00A33515">
      <w:pPr>
        <w:spacing w:line="253" w:lineRule="exact"/>
        <w:rPr>
          <w:sz w:val="20"/>
          <w:szCs w:val="20"/>
        </w:rPr>
      </w:pPr>
    </w:p>
    <w:p w:rsidR="00A33515" w:rsidRDefault="001A4D22">
      <w:pPr>
        <w:rPr>
          <w:sz w:val="20"/>
          <w:szCs w:val="20"/>
        </w:rPr>
      </w:pPr>
      <w:r>
        <w:rPr>
          <w:rFonts w:ascii="Arial" w:eastAsia="Arial" w:hAnsi="Arial" w:cs="Arial"/>
          <w:b/>
          <w:bCs/>
          <w:sz w:val="26"/>
          <w:szCs w:val="26"/>
        </w:rPr>
        <w:t xml:space="preserve">Задача 3. </w:t>
      </w:r>
      <w:commentRangeStart w:id="767"/>
      <w:r>
        <w:rPr>
          <w:rFonts w:ascii="Arial" w:eastAsia="Arial" w:hAnsi="Arial" w:cs="Arial"/>
          <w:b/>
          <w:bCs/>
          <w:sz w:val="26"/>
          <w:szCs w:val="26"/>
        </w:rPr>
        <w:t>Не модельная, а модальная!</w:t>
      </w:r>
    </w:p>
    <w:p w:rsidR="00A33515" w:rsidRDefault="00A33515">
      <w:pPr>
        <w:spacing w:line="178" w:lineRule="exact"/>
        <w:rPr>
          <w:sz w:val="20"/>
          <w:szCs w:val="20"/>
        </w:rPr>
      </w:pPr>
    </w:p>
    <w:p w:rsidR="00A33515" w:rsidRDefault="001A4D22">
      <w:pPr>
        <w:spacing w:line="287" w:lineRule="auto"/>
        <w:jc w:val="both"/>
        <w:rPr>
          <w:sz w:val="20"/>
          <w:szCs w:val="20"/>
        </w:rPr>
      </w:pPr>
      <w:r>
        <w:rPr>
          <w:rFonts w:ascii="Arial" w:eastAsia="Arial" w:hAnsi="Arial" w:cs="Arial"/>
          <w:sz w:val="20"/>
          <w:szCs w:val="20"/>
        </w:rPr>
        <w:t xml:space="preserve">Пусть есть событие </w:t>
      </w:r>
      <w:r>
        <w:rPr>
          <w:rFonts w:ascii="Arial" w:eastAsia="Arial" w:hAnsi="Arial" w:cs="Arial"/>
          <w:i/>
          <w:iCs/>
          <w:sz w:val="20"/>
          <w:szCs w:val="20"/>
        </w:rPr>
        <w:t>X</w:t>
      </w:r>
      <w:r>
        <w:rPr>
          <w:rFonts w:ascii="Arial" w:eastAsia="Arial" w:hAnsi="Arial" w:cs="Arial"/>
          <w:sz w:val="20"/>
          <w:szCs w:val="20"/>
        </w:rPr>
        <w:t xml:space="preserve">, которое может происходить или не происходить в зависимости от того, какой сегодня день. Например, событие </w:t>
      </w:r>
      <w:r>
        <w:rPr>
          <w:rFonts w:ascii="Arial" w:eastAsia="Arial" w:hAnsi="Arial" w:cs="Arial"/>
          <w:i/>
          <w:iCs/>
          <w:sz w:val="20"/>
          <w:szCs w:val="20"/>
        </w:rPr>
        <w:t>X</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«сего-дня суббота» случается раз в семь дней, а событие «сегодня я смотрел на часы» — каждый день.</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57"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22</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768" w:name="page33"/>
      <w:bookmarkEnd w:id="768"/>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spacing w:line="264" w:lineRule="exact"/>
        <w:jc w:val="both"/>
        <w:rPr>
          <w:sz w:val="20"/>
          <w:szCs w:val="20"/>
        </w:rPr>
      </w:pPr>
      <w:r>
        <w:rPr>
          <w:rFonts w:ascii="Arial" w:eastAsia="Arial" w:hAnsi="Arial" w:cs="Arial"/>
          <w:sz w:val="20"/>
          <w:szCs w:val="20"/>
        </w:rPr>
        <w:t xml:space="preserve">Имеются два символа, и </w:t>
      </w:r>
      <w:r>
        <w:rPr>
          <w:rFonts w:ascii="Arial Unicode MS" w:eastAsia="Arial Unicode MS" w:hAnsi="Arial Unicode MS" w:cs="Arial Unicode MS"/>
          <w:sz w:val="20"/>
          <w:szCs w:val="20"/>
        </w:rPr>
        <w:t>▽</w:t>
      </w:r>
      <w:r>
        <w:rPr>
          <w:rFonts w:ascii="Arial" w:eastAsia="Arial" w:hAnsi="Arial" w:cs="Arial"/>
          <w:sz w:val="20"/>
          <w:szCs w:val="20"/>
        </w:rPr>
        <w:t xml:space="preserve">, которые рассказывают что-то о разных со-бытиях. Так, фраза « </w:t>
      </w:r>
      <w:r>
        <w:rPr>
          <w:rFonts w:ascii="Arial" w:eastAsia="Arial" w:hAnsi="Arial" w:cs="Arial"/>
          <w:i/>
          <w:iCs/>
          <w:sz w:val="20"/>
          <w:szCs w:val="20"/>
        </w:rPr>
        <w:t>X</w:t>
      </w:r>
      <w:r>
        <w:rPr>
          <w:rFonts w:ascii="Arial" w:eastAsia="Arial" w:hAnsi="Arial" w:cs="Arial"/>
          <w:sz w:val="20"/>
          <w:szCs w:val="20"/>
        </w:rPr>
        <w:t xml:space="preserve">» означает «начиная с сегодняшнего дня каждый день случается событие </w:t>
      </w:r>
      <w:r>
        <w:rPr>
          <w:rFonts w:ascii="Arial" w:eastAsia="Arial" w:hAnsi="Arial" w:cs="Arial"/>
          <w:i/>
          <w:iCs/>
          <w:sz w:val="20"/>
          <w:szCs w:val="20"/>
        </w:rPr>
        <w:t>X</w:t>
      </w:r>
      <w:r>
        <w:rPr>
          <w:rFonts w:ascii="Arial" w:eastAsia="Arial" w:hAnsi="Arial" w:cs="Arial"/>
          <w:sz w:val="20"/>
          <w:szCs w:val="20"/>
        </w:rPr>
        <w:t>». Фраза «</w:t>
      </w:r>
      <w:r>
        <w:rPr>
          <w:rFonts w:ascii="Arial Unicode MS" w:eastAsia="Arial Unicode MS" w:hAnsi="Arial Unicode MS" w:cs="Arial Unicode MS"/>
          <w:sz w:val="20"/>
          <w:szCs w:val="20"/>
        </w:rPr>
        <w:t>▽</w:t>
      </w:r>
      <w:r>
        <w:rPr>
          <w:rFonts w:ascii="Arial" w:eastAsia="Arial" w:hAnsi="Arial" w:cs="Arial"/>
          <w:i/>
          <w:iCs/>
          <w:sz w:val="20"/>
          <w:szCs w:val="20"/>
        </w:rPr>
        <w:t>X</w:t>
      </w:r>
      <w:r>
        <w:rPr>
          <w:rFonts w:ascii="Arial" w:eastAsia="Arial" w:hAnsi="Arial" w:cs="Arial"/>
          <w:sz w:val="20"/>
          <w:szCs w:val="20"/>
        </w:rPr>
        <w:t xml:space="preserve">» означает «в будущем найдётся день, когда случится событие </w:t>
      </w:r>
      <w:r>
        <w:rPr>
          <w:rFonts w:ascii="Arial" w:eastAsia="Arial" w:hAnsi="Arial" w:cs="Arial"/>
          <w:i/>
          <w:iCs/>
          <w:sz w:val="20"/>
          <w:szCs w:val="20"/>
        </w:rPr>
        <w:t>X</w:t>
      </w:r>
      <w:r>
        <w:rPr>
          <w:rFonts w:ascii="Arial" w:eastAsia="Arial" w:hAnsi="Arial" w:cs="Arial"/>
          <w:sz w:val="20"/>
          <w:szCs w:val="20"/>
        </w:rPr>
        <w:t>».</w:t>
      </w:r>
    </w:p>
    <w:p w:rsidR="00A33515" w:rsidRDefault="00A33515">
      <w:pPr>
        <w:spacing w:line="77" w:lineRule="exact"/>
        <w:rPr>
          <w:sz w:val="20"/>
          <w:szCs w:val="20"/>
        </w:rPr>
      </w:pPr>
    </w:p>
    <w:p w:rsidR="00A33515" w:rsidRDefault="001A4D22">
      <w:pPr>
        <w:spacing w:line="265" w:lineRule="exact"/>
        <w:jc w:val="both"/>
        <w:rPr>
          <w:sz w:val="20"/>
          <w:szCs w:val="20"/>
        </w:rPr>
      </w:pPr>
      <w:r>
        <w:rPr>
          <w:rFonts w:ascii="Arial" w:eastAsia="Arial" w:hAnsi="Arial" w:cs="Arial"/>
          <w:sz w:val="20"/>
          <w:szCs w:val="20"/>
        </w:rPr>
        <w:t>Два символа, упомянутых нами, можно комбинировать. Легко понять, что фраза «</w:t>
      </w:r>
      <w:r>
        <w:rPr>
          <w:rFonts w:ascii="Arial Unicode MS" w:eastAsia="Arial Unicode MS" w:hAnsi="Arial Unicode MS" w:cs="Arial Unicode MS"/>
          <w:sz w:val="20"/>
          <w:szCs w:val="20"/>
        </w:rPr>
        <w:t xml:space="preserve">▽ </w:t>
      </w:r>
      <w:r>
        <w:rPr>
          <w:rFonts w:ascii="Arial" w:eastAsia="Arial" w:hAnsi="Arial" w:cs="Arial"/>
          <w:i/>
          <w:iCs/>
          <w:sz w:val="20"/>
          <w:szCs w:val="20"/>
        </w:rPr>
        <w:t>X</w:t>
      </w:r>
      <w:r>
        <w:rPr>
          <w:rFonts w:ascii="Arial" w:eastAsia="Arial" w:hAnsi="Arial" w:cs="Arial"/>
          <w:sz w:val="20"/>
          <w:szCs w:val="20"/>
        </w:rPr>
        <w:t xml:space="preserve">» значит «в будущем найдётся день, начиная с которого ежедневно будет происходить событие </w:t>
      </w:r>
      <w:r>
        <w:rPr>
          <w:rFonts w:ascii="Arial" w:eastAsia="Arial" w:hAnsi="Arial" w:cs="Arial"/>
          <w:i/>
          <w:iCs/>
          <w:sz w:val="20"/>
          <w:szCs w:val="20"/>
        </w:rPr>
        <w:t>X</w:t>
      </w:r>
      <w:r>
        <w:rPr>
          <w:rFonts w:ascii="Arial" w:eastAsia="Arial" w:hAnsi="Arial" w:cs="Arial"/>
          <w:sz w:val="20"/>
          <w:szCs w:val="20"/>
        </w:rPr>
        <w:t xml:space="preserve">». А фраза « </w:t>
      </w:r>
      <w:r>
        <w:rPr>
          <w:rFonts w:ascii="Arial" w:eastAsia="Arial" w:hAnsi="Arial" w:cs="Arial"/>
          <w:i/>
          <w:iCs/>
          <w:sz w:val="20"/>
          <w:szCs w:val="20"/>
        </w:rPr>
        <w:t>X</w:t>
      </w:r>
      <w:r>
        <w:rPr>
          <w:rFonts w:ascii="Arial" w:eastAsia="Arial" w:hAnsi="Arial" w:cs="Arial"/>
          <w:sz w:val="20"/>
          <w:szCs w:val="20"/>
        </w:rPr>
        <w:t xml:space="preserve">» значит то же самое, что и « </w:t>
      </w:r>
      <w:r>
        <w:rPr>
          <w:rFonts w:ascii="Arial" w:eastAsia="Arial" w:hAnsi="Arial" w:cs="Arial"/>
          <w:i/>
          <w:iCs/>
          <w:sz w:val="20"/>
          <w:szCs w:val="20"/>
        </w:rPr>
        <w:t>X</w:t>
      </w:r>
      <w:r>
        <w:rPr>
          <w:rFonts w:ascii="Arial" w:eastAsia="Arial" w:hAnsi="Arial" w:cs="Arial"/>
          <w:sz w:val="20"/>
          <w:szCs w:val="20"/>
        </w:rPr>
        <w:t>» (убедитесь в этом сами). Фразы, значащие одно и то же, будем называть эквивалентными.</w:t>
      </w:r>
    </w:p>
    <w:p w:rsidR="00A33515" w:rsidRDefault="00A33515">
      <w:pPr>
        <w:spacing w:line="216" w:lineRule="exact"/>
        <w:rPr>
          <w:sz w:val="20"/>
          <w:szCs w:val="20"/>
        </w:rPr>
      </w:pPr>
    </w:p>
    <w:p w:rsidR="00A33515" w:rsidRDefault="001A4D22">
      <w:pPr>
        <w:numPr>
          <w:ilvl w:val="0"/>
          <w:numId w:val="63"/>
        </w:numPr>
        <w:tabs>
          <w:tab w:val="left" w:pos="500"/>
        </w:tabs>
        <w:spacing w:line="280" w:lineRule="exact"/>
        <w:ind w:left="500" w:hanging="306"/>
        <w:rPr>
          <w:rFonts w:ascii="Arial" w:eastAsia="Arial" w:hAnsi="Arial" w:cs="Arial"/>
          <w:b/>
          <w:bCs/>
          <w:sz w:val="20"/>
          <w:szCs w:val="20"/>
        </w:rPr>
      </w:pPr>
      <w:r>
        <w:rPr>
          <w:rFonts w:ascii="Arial" w:eastAsia="Arial" w:hAnsi="Arial" w:cs="Arial"/>
          <w:sz w:val="20"/>
          <w:szCs w:val="20"/>
        </w:rPr>
        <w:t>Верно ли утверждение «</w:t>
      </w:r>
      <w:r>
        <w:rPr>
          <w:rFonts w:ascii="Arial Unicode MS" w:eastAsia="Arial Unicode MS" w:hAnsi="Arial Unicode MS" w:cs="Arial Unicode MS"/>
          <w:sz w:val="20"/>
          <w:szCs w:val="20"/>
        </w:rPr>
        <w:t xml:space="preserve"> ▽</w:t>
      </w:r>
      <w:r>
        <w:rPr>
          <w:rFonts w:ascii="Arial" w:eastAsia="Arial" w:hAnsi="Arial" w:cs="Arial"/>
          <w:sz w:val="20"/>
          <w:szCs w:val="20"/>
        </w:rPr>
        <w:t xml:space="preserve"> сегодня суббота»? Что вообще значит фраза «</w:t>
      </w:r>
      <w:r>
        <w:rPr>
          <w:rFonts w:ascii="Arial Unicode MS" w:eastAsia="Arial Unicode MS" w:hAnsi="Arial Unicode MS" w:cs="Arial Unicode MS"/>
          <w:sz w:val="20"/>
          <w:szCs w:val="20"/>
        </w:rPr>
        <w:t xml:space="preserve"> ▽</w:t>
      </w:r>
      <w:r>
        <w:rPr>
          <w:rFonts w:ascii="Arial" w:eastAsia="Arial" w:hAnsi="Arial" w:cs="Arial"/>
          <w:i/>
          <w:iCs/>
          <w:sz w:val="20"/>
          <w:szCs w:val="20"/>
        </w:rPr>
        <w:t>X</w:t>
      </w:r>
      <w:r>
        <w:rPr>
          <w:rFonts w:ascii="Arial" w:eastAsia="Arial" w:hAnsi="Arial" w:cs="Arial"/>
          <w:sz w:val="20"/>
          <w:szCs w:val="20"/>
        </w:rPr>
        <w:t>»?</w:t>
      </w:r>
    </w:p>
    <w:p w:rsidR="00A33515" w:rsidRDefault="00A33515">
      <w:pPr>
        <w:spacing w:line="136" w:lineRule="exact"/>
        <w:rPr>
          <w:rFonts w:ascii="Arial" w:eastAsia="Arial" w:hAnsi="Arial" w:cs="Arial"/>
          <w:b/>
          <w:bCs/>
          <w:sz w:val="20"/>
          <w:szCs w:val="20"/>
        </w:rPr>
      </w:pPr>
    </w:p>
    <w:p w:rsidR="00A33515" w:rsidRDefault="001A4D22">
      <w:pPr>
        <w:numPr>
          <w:ilvl w:val="0"/>
          <w:numId w:val="63"/>
        </w:numPr>
        <w:tabs>
          <w:tab w:val="left" w:pos="500"/>
        </w:tabs>
        <w:spacing w:line="268" w:lineRule="exact"/>
        <w:ind w:left="500" w:hanging="290"/>
        <w:rPr>
          <w:rFonts w:ascii="Arial" w:eastAsia="Arial" w:hAnsi="Arial" w:cs="Arial"/>
          <w:b/>
          <w:bCs/>
          <w:sz w:val="20"/>
          <w:szCs w:val="20"/>
        </w:rPr>
      </w:pPr>
      <w:r>
        <w:rPr>
          <w:rFonts w:ascii="Arial" w:eastAsia="Arial" w:hAnsi="Arial" w:cs="Arial"/>
          <w:sz w:val="20"/>
          <w:szCs w:val="20"/>
        </w:rPr>
        <w:t>Докажите, что фразы «</w:t>
      </w:r>
      <w:r>
        <w:rPr>
          <w:rFonts w:ascii="Arial Unicode MS" w:eastAsia="Arial Unicode MS" w:hAnsi="Arial Unicode MS" w:cs="Arial Unicode MS"/>
          <w:sz w:val="20"/>
          <w:szCs w:val="20"/>
        </w:rPr>
        <w:t xml:space="preserve"> ▽ </w:t>
      </w:r>
      <w:r>
        <w:rPr>
          <w:rFonts w:ascii="Arial" w:eastAsia="Arial" w:hAnsi="Arial" w:cs="Arial"/>
          <w:i/>
          <w:iCs/>
          <w:sz w:val="20"/>
          <w:szCs w:val="20"/>
        </w:rPr>
        <w:t>X</w:t>
      </w:r>
      <w:r>
        <w:rPr>
          <w:rFonts w:ascii="Arial" w:eastAsia="Arial" w:hAnsi="Arial" w:cs="Arial"/>
          <w:sz w:val="20"/>
          <w:szCs w:val="20"/>
        </w:rPr>
        <w:t>» и «</w:t>
      </w:r>
      <w:r>
        <w:rPr>
          <w:rFonts w:ascii="Arial Unicode MS" w:eastAsia="Arial Unicode MS" w:hAnsi="Arial Unicode MS" w:cs="Arial Unicode MS"/>
          <w:sz w:val="20"/>
          <w:szCs w:val="20"/>
        </w:rPr>
        <w:t xml:space="preserve">▽ </w:t>
      </w:r>
      <w:r>
        <w:rPr>
          <w:rFonts w:ascii="Arial" w:eastAsia="Arial" w:hAnsi="Arial" w:cs="Arial"/>
          <w:i/>
          <w:iCs/>
          <w:sz w:val="20"/>
          <w:szCs w:val="20"/>
        </w:rPr>
        <w:t>X</w:t>
      </w:r>
      <w:r>
        <w:rPr>
          <w:rFonts w:ascii="Arial" w:eastAsia="Arial" w:hAnsi="Arial" w:cs="Arial"/>
          <w:sz w:val="20"/>
          <w:szCs w:val="20"/>
        </w:rPr>
        <w:t>» эквивалентны.</w:t>
      </w:r>
    </w:p>
    <w:p w:rsidR="00A33515" w:rsidRDefault="00A33515">
      <w:pPr>
        <w:spacing w:line="159" w:lineRule="exact"/>
        <w:rPr>
          <w:rFonts w:ascii="Arial" w:eastAsia="Arial" w:hAnsi="Arial" w:cs="Arial"/>
          <w:b/>
          <w:bCs/>
          <w:sz w:val="20"/>
          <w:szCs w:val="20"/>
        </w:rPr>
      </w:pPr>
    </w:p>
    <w:p w:rsidR="00A33515" w:rsidRDefault="001A4D22">
      <w:pPr>
        <w:numPr>
          <w:ilvl w:val="0"/>
          <w:numId w:val="63"/>
        </w:numPr>
        <w:tabs>
          <w:tab w:val="left" w:pos="500"/>
        </w:tabs>
        <w:spacing w:line="293" w:lineRule="auto"/>
        <w:ind w:left="500" w:hanging="290"/>
        <w:jc w:val="both"/>
        <w:rPr>
          <w:rFonts w:ascii="Arial" w:eastAsia="Arial" w:hAnsi="Arial" w:cs="Arial"/>
          <w:b/>
          <w:bCs/>
          <w:sz w:val="19"/>
          <w:szCs w:val="19"/>
        </w:rPr>
      </w:pPr>
      <w:r>
        <w:rPr>
          <w:rFonts w:ascii="Arial" w:eastAsia="Arial" w:hAnsi="Arial" w:cs="Arial"/>
          <w:sz w:val="19"/>
          <w:szCs w:val="19"/>
        </w:rPr>
        <w:t>Сколько вообще существует попарно неэквивалентных фраз вида «_</w:t>
      </w:r>
      <w:r>
        <w:rPr>
          <w:rFonts w:ascii="Arial" w:eastAsia="Arial" w:hAnsi="Arial" w:cs="Arial"/>
          <w:i/>
          <w:iCs/>
          <w:sz w:val="19"/>
          <w:szCs w:val="19"/>
        </w:rPr>
        <w:t>X</w:t>
      </w:r>
      <w:r>
        <w:rPr>
          <w:rFonts w:ascii="Arial" w:eastAsia="Arial" w:hAnsi="Arial" w:cs="Arial"/>
          <w:sz w:val="19"/>
          <w:szCs w:val="19"/>
        </w:rPr>
        <w:t>» (вместо подчёркивания стоит последовательность из символов</w:t>
      </w:r>
    </w:p>
    <w:p w:rsidR="00A33515" w:rsidRDefault="00A33515">
      <w:pPr>
        <w:spacing w:line="1" w:lineRule="exact"/>
        <w:rPr>
          <w:rFonts w:ascii="Arial" w:eastAsia="Arial" w:hAnsi="Arial" w:cs="Arial"/>
          <w:b/>
          <w:bCs/>
          <w:sz w:val="19"/>
          <w:szCs w:val="19"/>
        </w:rPr>
      </w:pPr>
    </w:p>
    <w:p w:rsidR="00A33515" w:rsidRDefault="001A4D22">
      <w:pPr>
        <w:spacing w:line="268" w:lineRule="exact"/>
        <w:ind w:left="500"/>
        <w:rPr>
          <w:rFonts w:ascii="Arial" w:eastAsia="Arial" w:hAnsi="Arial" w:cs="Arial"/>
          <w:b/>
          <w:bCs/>
          <w:sz w:val="19"/>
          <w:szCs w:val="19"/>
        </w:rPr>
      </w:pPr>
      <w:r>
        <w:rPr>
          <w:rFonts w:ascii="Arial" w:eastAsia="Arial" w:hAnsi="Arial" w:cs="Arial"/>
          <w:sz w:val="20"/>
          <w:szCs w:val="20"/>
        </w:rPr>
        <w:t xml:space="preserve">и </w:t>
      </w:r>
      <w:r>
        <w:rPr>
          <w:rFonts w:ascii="Arial Unicode MS" w:eastAsia="Arial Unicode MS" w:hAnsi="Arial Unicode MS" w:cs="Arial Unicode MS"/>
          <w:sz w:val="20"/>
          <w:szCs w:val="20"/>
        </w:rPr>
        <w:t>▽</w:t>
      </w:r>
      <w:r>
        <w:rPr>
          <w:rFonts w:ascii="Arial" w:eastAsia="Arial" w:hAnsi="Arial" w:cs="Arial"/>
          <w:sz w:val="20"/>
          <w:szCs w:val="20"/>
        </w:rPr>
        <w:t>)?</w:t>
      </w:r>
    </w:p>
    <w:commentRangeEnd w:id="767"/>
    <w:p w:rsidR="00A33515" w:rsidRDefault="00802B6E">
      <w:pPr>
        <w:spacing w:line="286" w:lineRule="exact"/>
        <w:rPr>
          <w:sz w:val="20"/>
          <w:szCs w:val="20"/>
        </w:rPr>
      </w:pPr>
      <w:r>
        <w:rPr>
          <w:rStyle w:val="a5"/>
        </w:rPr>
        <w:commentReference w:id="767"/>
      </w:r>
    </w:p>
    <w:p w:rsidR="00A33515" w:rsidRDefault="001A4D22">
      <w:pPr>
        <w:rPr>
          <w:sz w:val="20"/>
          <w:szCs w:val="20"/>
        </w:rPr>
      </w:pPr>
      <w:r>
        <w:rPr>
          <w:rFonts w:ascii="Arial" w:eastAsia="Arial" w:hAnsi="Arial" w:cs="Arial"/>
          <w:b/>
          <w:bCs/>
          <w:sz w:val="26"/>
          <w:szCs w:val="26"/>
        </w:rPr>
        <w:t>Задача 4. Катим круг</w:t>
      </w:r>
    </w:p>
    <w:p w:rsidR="00A33515" w:rsidRDefault="00A33515">
      <w:pPr>
        <w:spacing w:line="146" w:lineRule="exact"/>
        <w:rPr>
          <w:sz w:val="20"/>
          <w:szCs w:val="20"/>
        </w:rPr>
      </w:pPr>
    </w:p>
    <w:p w:rsidR="00A33515" w:rsidRDefault="001A4D22">
      <w:pPr>
        <w:numPr>
          <w:ilvl w:val="0"/>
          <w:numId w:val="64"/>
        </w:numPr>
        <w:tabs>
          <w:tab w:val="left" w:pos="193"/>
        </w:tabs>
        <w:spacing w:line="267" w:lineRule="auto"/>
        <w:jc w:val="both"/>
        <w:rPr>
          <w:rFonts w:ascii="Arial" w:eastAsia="Arial" w:hAnsi="Arial" w:cs="Arial"/>
          <w:sz w:val="20"/>
          <w:szCs w:val="20"/>
        </w:rPr>
      </w:pPr>
      <w:r>
        <w:rPr>
          <w:rFonts w:ascii="Arial" w:eastAsia="Arial" w:hAnsi="Arial" w:cs="Arial"/>
          <w:sz w:val="20"/>
          <w:szCs w:val="20"/>
        </w:rPr>
        <w:t xml:space="preserve">«нижней» точке </w:t>
      </w:r>
      <w:r>
        <w:rPr>
          <w:rFonts w:ascii="Arial" w:eastAsia="Arial" w:hAnsi="Arial" w:cs="Arial"/>
          <w:i/>
          <w:iCs/>
          <w:sz w:val="20"/>
          <w:szCs w:val="20"/>
        </w:rPr>
        <w:t>P</w:t>
      </w:r>
      <w:r>
        <w:rPr>
          <w:rFonts w:ascii="Arial" w:eastAsia="Arial" w:hAnsi="Arial" w:cs="Arial"/>
          <w:sz w:val="20"/>
          <w:szCs w:val="20"/>
        </w:rPr>
        <w:t xml:space="preserve"> окружности радиуса </w:t>
      </w:r>
      <w:r>
        <w:rPr>
          <w:rFonts w:ascii="Arial" w:eastAsia="Arial" w:hAnsi="Arial" w:cs="Arial"/>
          <w:i/>
          <w:iCs/>
          <w:sz w:val="20"/>
          <w:szCs w:val="20"/>
        </w:rPr>
        <w:t>R</w:t>
      </w:r>
      <w:r>
        <w:rPr>
          <w:rFonts w:ascii="Arial" w:eastAsia="Arial" w:hAnsi="Arial" w:cs="Arial"/>
          <w:sz w:val="20"/>
          <w:szCs w:val="20"/>
        </w:rPr>
        <w:t xml:space="preserve"> е</w:t>
      </w:r>
      <w:ins w:id="769" w:author="Admin" w:date="2019-02-19T01:19:00Z">
        <w:r w:rsidR="00802B6E">
          <w:rPr>
            <w:rFonts w:ascii="Arial" w:eastAsia="Arial" w:hAnsi="Arial" w:cs="Arial"/>
            <w:sz w:val="20"/>
            <w:szCs w:val="20"/>
          </w:rPr>
          <w:t>е</w:t>
        </w:r>
      </w:ins>
      <w:del w:id="770" w:author="Admin" w:date="2019-02-19T01:19:00Z">
        <w:r w:rsidDel="00802B6E">
          <w:rPr>
            <w:rFonts w:ascii="Arial" w:eastAsia="Arial" w:hAnsi="Arial" w:cs="Arial"/>
            <w:sz w:val="20"/>
            <w:szCs w:val="20"/>
          </w:rPr>
          <w:delText>ё</w:delText>
        </w:r>
      </w:del>
      <w:r>
        <w:rPr>
          <w:rFonts w:ascii="Arial" w:eastAsia="Arial" w:hAnsi="Arial" w:cs="Arial"/>
          <w:sz w:val="20"/>
          <w:szCs w:val="20"/>
        </w:rPr>
        <w:t xml:space="preserve"> касается круг радиуса </w:t>
      </w:r>
      <w:r>
        <w:rPr>
          <w:rFonts w:ascii="Arial" w:eastAsia="Arial" w:hAnsi="Arial" w:cs="Arial"/>
          <w:i/>
          <w:iCs/>
          <w:sz w:val="27"/>
          <w:szCs w:val="27"/>
          <w:u w:val="single"/>
          <w:vertAlign w:val="superscript"/>
        </w:rPr>
        <w:t>R</w:t>
      </w:r>
      <w:r>
        <w:rPr>
          <w:rFonts w:ascii="Arial" w:eastAsia="Arial" w:hAnsi="Arial" w:cs="Arial"/>
          <w:sz w:val="27"/>
          <w:szCs w:val="27"/>
          <w:vertAlign w:val="subscript"/>
        </w:rPr>
        <w:t>2</w:t>
      </w:r>
      <w:r>
        <w:rPr>
          <w:rFonts w:ascii="Arial" w:eastAsia="Arial" w:hAnsi="Arial" w:cs="Arial"/>
          <w:sz w:val="20"/>
          <w:szCs w:val="20"/>
        </w:rPr>
        <w:t xml:space="preserve"> , «нижняя» точка которого, в свою очередь, отмечена (см. рисунок). Круг начинают «вкатывать» вверх по окружности так, что в точке соприкос-новения они никогда не скользят друг относительно друга.</w:t>
      </w:r>
    </w:p>
    <w:p w:rsidR="00A33515" w:rsidRDefault="001A4D22">
      <w:pPr>
        <w:spacing w:line="20" w:lineRule="exact"/>
        <w:rPr>
          <w:sz w:val="20"/>
          <w:szCs w:val="20"/>
        </w:rPr>
      </w:pPr>
      <w:r>
        <w:rPr>
          <w:noProof/>
          <w:sz w:val="20"/>
          <w:szCs w:val="20"/>
        </w:rPr>
        <w:drawing>
          <wp:anchor distT="0" distB="0" distL="114300" distR="114300" simplePos="0" relativeHeight="251385856" behindDoc="1" locked="0" layoutInCell="0" allowOverlap="1" wp14:anchorId="236445A4" wp14:editId="58D0622B">
            <wp:simplePos x="0" y="0"/>
            <wp:positionH relativeFrom="column">
              <wp:posOffset>1492250</wp:posOffset>
            </wp:positionH>
            <wp:positionV relativeFrom="paragraph">
              <wp:posOffset>8890</wp:posOffset>
            </wp:positionV>
            <wp:extent cx="1471930" cy="16179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blip>
                    <a:srcRect/>
                    <a:stretch>
                      <a:fillRect/>
                    </a:stretch>
                  </pic:blipFill>
                  <pic:spPr bwMode="auto">
                    <a:xfrm>
                      <a:off x="0" y="0"/>
                      <a:ext cx="1471930" cy="1617980"/>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32" w:lineRule="exact"/>
        <w:rPr>
          <w:sz w:val="20"/>
          <w:szCs w:val="20"/>
        </w:rPr>
      </w:pPr>
    </w:p>
    <w:p w:rsidR="00A33515" w:rsidRDefault="001A4D22">
      <w:pPr>
        <w:numPr>
          <w:ilvl w:val="0"/>
          <w:numId w:val="65"/>
        </w:numPr>
        <w:tabs>
          <w:tab w:val="left" w:pos="500"/>
        </w:tabs>
        <w:spacing w:line="291" w:lineRule="auto"/>
        <w:ind w:left="500" w:hanging="306"/>
        <w:jc w:val="both"/>
        <w:rPr>
          <w:rFonts w:ascii="Arial" w:eastAsia="Arial" w:hAnsi="Arial" w:cs="Arial"/>
          <w:b/>
          <w:bCs/>
          <w:sz w:val="20"/>
          <w:szCs w:val="20"/>
        </w:rPr>
      </w:pPr>
      <w:r>
        <w:rPr>
          <w:rFonts w:ascii="Arial" w:eastAsia="Arial" w:hAnsi="Arial" w:cs="Arial"/>
          <w:sz w:val="20"/>
          <w:szCs w:val="20"/>
        </w:rPr>
        <w:t>Докажите, что когда круг проедет пол-оборота по окружности и бу-дет касаться е</w:t>
      </w:r>
      <w:del w:id="771" w:author="Admin" w:date="2019-02-19T01:19:00Z">
        <w:r w:rsidDel="00802B6E">
          <w:rPr>
            <w:rFonts w:ascii="Arial" w:eastAsia="Arial" w:hAnsi="Arial" w:cs="Arial"/>
            <w:sz w:val="20"/>
            <w:szCs w:val="20"/>
          </w:rPr>
          <w:delText>ё</w:delText>
        </w:r>
      </w:del>
      <w:ins w:id="772" w:author="Admin" w:date="2019-02-19T01:19:00Z">
        <w:r w:rsidR="00802B6E">
          <w:rPr>
            <w:rFonts w:ascii="Arial" w:eastAsia="Arial" w:hAnsi="Arial" w:cs="Arial"/>
            <w:sz w:val="20"/>
            <w:szCs w:val="20"/>
          </w:rPr>
          <w:t>е</w:t>
        </w:r>
      </w:ins>
      <w:r>
        <w:rPr>
          <w:rFonts w:ascii="Arial" w:eastAsia="Arial" w:hAnsi="Arial" w:cs="Arial"/>
          <w:sz w:val="20"/>
          <w:szCs w:val="20"/>
        </w:rPr>
        <w:t xml:space="preserve"> в точке </w:t>
      </w:r>
      <w:r>
        <w:rPr>
          <w:rFonts w:ascii="Arial" w:eastAsia="Arial" w:hAnsi="Arial" w:cs="Arial"/>
          <w:i/>
          <w:iCs/>
          <w:sz w:val="20"/>
          <w:szCs w:val="20"/>
        </w:rPr>
        <w:t>M</w:t>
      </w:r>
      <w:r>
        <w:rPr>
          <w:rFonts w:ascii="Arial" w:eastAsia="Arial" w:hAnsi="Arial" w:cs="Arial"/>
          <w:sz w:val="20"/>
          <w:szCs w:val="20"/>
        </w:rPr>
        <w:t xml:space="preserve">, то его отмеченная точка окажется там же, в точке </w:t>
      </w:r>
      <w:r>
        <w:rPr>
          <w:rFonts w:ascii="Arial" w:eastAsia="Arial" w:hAnsi="Arial" w:cs="Arial"/>
          <w:i/>
          <w:iCs/>
          <w:sz w:val="20"/>
          <w:szCs w:val="20"/>
        </w:rPr>
        <w:t>M</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34"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23</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773" w:name="page34"/>
      <w:bookmarkEnd w:id="773"/>
      <w:r>
        <w:rPr>
          <w:rFonts w:ascii="Arial" w:eastAsia="Arial" w:hAnsi="Arial" w:cs="Arial"/>
          <w:sz w:val="18"/>
          <w:szCs w:val="18"/>
        </w:rPr>
        <w:lastRenderedPageBreak/>
        <w:t>2018 год, 8 класс</w:t>
      </w:r>
    </w:p>
    <w:p w:rsidR="00A33515" w:rsidRDefault="00A33515">
      <w:pPr>
        <w:spacing w:line="184" w:lineRule="exact"/>
        <w:rPr>
          <w:sz w:val="20"/>
          <w:szCs w:val="20"/>
        </w:rPr>
      </w:pPr>
    </w:p>
    <w:p w:rsidR="00A33515" w:rsidRDefault="001A4D22">
      <w:pPr>
        <w:numPr>
          <w:ilvl w:val="0"/>
          <w:numId w:val="66"/>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Докажите, что в любой момент времени точка касания круга с ок-ружностью и отмеченная точка круга находятся на одной горизон-тальной прямой.</w:t>
      </w:r>
    </w:p>
    <w:p w:rsidR="00A33515" w:rsidRDefault="00A33515">
      <w:pPr>
        <w:spacing w:line="126" w:lineRule="exact"/>
        <w:rPr>
          <w:rFonts w:ascii="Arial" w:eastAsia="Arial" w:hAnsi="Arial" w:cs="Arial"/>
          <w:b/>
          <w:bCs/>
          <w:sz w:val="20"/>
          <w:szCs w:val="20"/>
        </w:rPr>
      </w:pPr>
    </w:p>
    <w:p w:rsidR="00A33515" w:rsidRDefault="001A4D22">
      <w:pPr>
        <w:numPr>
          <w:ilvl w:val="0"/>
          <w:numId w:val="66"/>
        </w:numPr>
        <w:tabs>
          <w:tab w:val="left" w:pos="500"/>
        </w:tabs>
        <w:spacing w:line="303" w:lineRule="auto"/>
        <w:ind w:left="500" w:hanging="290"/>
        <w:rPr>
          <w:rFonts w:ascii="Arial" w:eastAsia="Arial" w:hAnsi="Arial" w:cs="Arial"/>
          <w:b/>
          <w:bCs/>
          <w:sz w:val="20"/>
          <w:szCs w:val="20"/>
        </w:rPr>
      </w:pPr>
      <w:r>
        <w:rPr>
          <w:rFonts w:ascii="Arial" w:eastAsia="Arial" w:hAnsi="Arial" w:cs="Arial"/>
          <w:sz w:val="20"/>
          <w:szCs w:val="20"/>
        </w:rPr>
        <w:t>Докажите, что отмеченная точка перемещается строго по верти-кальному отрезку.</w:t>
      </w:r>
    </w:p>
    <w:p w:rsidR="00A33515" w:rsidRDefault="00A33515">
      <w:pPr>
        <w:spacing w:line="241" w:lineRule="exact"/>
        <w:rPr>
          <w:sz w:val="20"/>
          <w:szCs w:val="20"/>
        </w:rPr>
      </w:pPr>
    </w:p>
    <w:p w:rsidR="00A33515" w:rsidRDefault="001A4D22">
      <w:pPr>
        <w:rPr>
          <w:sz w:val="20"/>
          <w:szCs w:val="20"/>
        </w:rPr>
      </w:pPr>
      <w:commentRangeStart w:id="774"/>
      <w:r>
        <w:rPr>
          <w:rFonts w:ascii="Arial" w:eastAsia="Arial" w:hAnsi="Arial" w:cs="Arial"/>
          <w:b/>
          <w:bCs/>
          <w:sz w:val="26"/>
          <w:szCs w:val="26"/>
        </w:rPr>
        <w:t>Задача 5. Средние арифметические</w:t>
      </w:r>
    </w:p>
    <w:p w:rsidR="00A33515" w:rsidRDefault="00A33515">
      <w:pPr>
        <w:spacing w:line="108" w:lineRule="exact"/>
        <w:rPr>
          <w:sz w:val="20"/>
          <w:szCs w:val="20"/>
        </w:rPr>
      </w:pPr>
    </w:p>
    <w:p w:rsidR="00A33515" w:rsidRDefault="001A4D22">
      <w:pPr>
        <w:spacing w:line="293" w:lineRule="auto"/>
        <w:rPr>
          <w:sz w:val="20"/>
          <w:szCs w:val="20"/>
        </w:rPr>
      </w:pPr>
      <w:r>
        <w:rPr>
          <w:rFonts w:ascii="Arial" w:eastAsia="Arial" w:hAnsi="Arial" w:cs="Arial"/>
          <w:sz w:val="20"/>
          <w:szCs w:val="20"/>
        </w:rPr>
        <w:t xml:space="preserve">Напомним: среднее арифметическое набора чисел </w:t>
      </w:r>
      <w:r>
        <w:rPr>
          <w:rFonts w:ascii="Arial" w:eastAsia="Arial" w:hAnsi="Arial" w:cs="Arial"/>
          <w:i/>
          <w:iCs/>
          <w:sz w:val="20"/>
          <w:szCs w:val="20"/>
        </w:rPr>
        <w:t>a</w:t>
      </w:r>
      <w:r>
        <w:rPr>
          <w:rFonts w:ascii="Arial" w:eastAsia="Arial" w:hAnsi="Arial" w:cs="Arial"/>
          <w:sz w:val="27"/>
          <w:szCs w:val="27"/>
          <w:vertAlign w:val="subscript"/>
        </w:rPr>
        <w:t>1</w:t>
      </w:r>
      <w:r>
        <w:rPr>
          <w:rFonts w:ascii="Arial" w:eastAsia="Arial" w:hAnsi="Arial" w:cs="Arial"/>
          <w:sz w:val="20"/>
          <w:szCs w:val="20"/>
        </w:rPr>
        <w:t xml:space="preserve"> </w:t>
      </w:r>
      <w:r>
        <w:rPr>
          <w:rFonts w:eastAsia="Times New Roman"/>
          <w:i/>
          <w:iCs/>
          <w:sz w:val="20"/>
          <w:szCs w:val="20"/>
        </w:rPr>
        <w:t>: : :</w:t>
      </w:r>
      <w:r>
        <w:rPr>
          <w:rFonts w:ascii="Arial" w:eastAsia="Arial" w:hAnsi="Arial" w:cs="Arial"/>
          <w:sz w:val="20"/>
          <w:szCs w:val="20"/>
        </w:rPr>
        <w:t xml:space="preserve"> </w:t>
      </w:r>
      <w:r>
        <w:rPr>
          <w:rFonts w:ascii="Arial" w:eastAsia="Arial" w:hAnsi="Arial" w:cs="Arial"/>
          <w:i/>
          <w:iCs/>
          <w:sz w:val="20"/>
          <w:szCs w:val="20"/>
        </w:rPr>
        <w:t>a</w:t>
      </w:r>
      <w:r>
        <w:rPr>
          <w:rFonts w:ascii="Arial" w:eastAsia="Arial" w:hAnsi="Arial" w:cs="Arial"/>
          <w:i/>
          <w:iCs/>
          <w:sz w:val="27"/>
          <w:szCs w:val="27"/>
          <w:vertAlign w:val="subscript"/>
        </w:rPr>
        <w:t>n</w:t>
      </w:r>
      <w:r>
        <w:rPr>
          <w:rFonts w:ascii="Arial" w:eastAsia="Arial" w:hAnsi="Arial" w:cs="Arial"/>
          <w:sz w:val="20"/>
          <w:szCs w:val="20"/>
        </w:rPr>
        <w:t xml:space="preserve"> вычисляется по формуле</w:t>
      </w:r>
    </w:p>
    <w:p w:rsidR="00A33515" w:rsidRDefault="001A4D22">
      <w:pPr>
        <w:spacing w:line="211" w:lineRule="auto"/>
        <w:ind w:left="2820"/>
        <w:rPr>
          <w:sz w:val="20"/>
          <w:szCs w:val="20"/>
        </w:rPr>
      </w:pPr>
      <w:r>
        <w:rPr>
          <w:rFonts w:ascii="Arial" w:eastAsia="Arial" w:hAnsi="Arial" w:cs="Arial"/>
          <w:i/>
          <w:iCs/>
          <w:sz w:val="20"/>
          <w:szCs w:val="20"/>
        </w:rPr>
        <w:t>a</w:t>
      </w:r>
      <w:r>
        <w:rPr>
          <w:rFonts w:ascii="Arial" w:eastAsia="Arial" w:hAnsi="Arial" w:cs="Arial"/>
          <w:sz w:val="13"/>
          <w:szCs w:val="13"/>
        </w:rPr>
        <w:t>1</w:t>
      </w:r>
      <w:r>
        <w:rPr>
          <w:rFonts w:ascii="Arial" w:eastAsia="Arial" w:hAnsi="Arial" w:cs="Arial"/>
          <w:i/>
          <w:iCs/>
          <w:sz w:val="20"/>
          <w:szCs w:val="20"/>
        </w:rPr>
        <w:t xml:space="preserve"> </w:t>
      </w:r>
      <w:r>
        <w:rPr>
          <w:rFonts w:eastAsia="Times New Roman"/>
          <w:sz w:val="39"/>
          <w:szCs w:val="39"/>
          <w:vertAlign w:val="superscript"/>
        </w:rPr>
        <w:t>+</w:t>
      </w:r>
      <w:r>
        <w:rPr>
          <w:rFonts w:ascii="Arial" w:eastAsia="Arial" w:hAnsi="Arial" w:cs="Arial"/>
          <w:i/>
          <w:iCs/>
          <w:sz w:val="20"/>
          <w:szCs w:val="20"/>
        </w:rPr>
        <w:t xml:space="preserve"> </w:t>
      </w:r>
      <w:r>
        <w:rPr>
          <w:rFonts w:eastAsia="Times New Roman"/>
          <w:i/>
          <w:iCs/>
          <w:sz w:val="39"/>
          <w:szCs w:val="39"/>
          <w:vertAlign w:val="superscript"/>
        </w:rPr>
        <w:t>: : :</w:t>
      </w:r>
      <w:r>
        <w:rPr>
          <w:rFonts w:ascii="Arial" w:eastAsia="Arial" w:hAnsi="Arial" w:cs="Arial"/>
          <w:i/>
          <w:iCs/>
          <w:sz w:val="20"/>
          <w:szCs w:val="20"/>
        </w:rPr>
        <w:t xml:space="preserve"> </w:t>
      </w:r>
      <w:r>
        <w:rPr>
          <w:rFonts w:eastAsia="Times New Roman"/>
          <w:sz w:val="39"/>
          <w:szCs w:val="39"/>
          <w:vertAlign w:val="superscript"/>
        </w:rPr>
        <w:t>+</w:t>
      </w:r>
      <w:r>
        <w:rPr>
          <w:rFonts w:ascii="Arial" w:eastAsia="Arial" w:hAnsi="Arial" w:cs="Arial"/>
          <w:i/>
          <w:iCs/>
          <w:sz w:val="20"/>
          <w:szCs w:val="20"/>
        </w:rPr>
        <w:t xml:space="preserve"> a</w:t>
      </w:r>
      <w:r>
        <w:rPr>
          <w:rFonts w:ascii="Arial" w:eastAsia="Arial" w:hAnsi="Arial" w:cs="Arial"/>
          <w:i/>
          <w:iCs/>
          <w:sz w:val="13"/>
          <w:szCs w:val="13"/>
        </w:rPr>
        <w:t>n</w:t>
      </w:r>
      <w:r>
        <w:rPr>
          <w:rFonts w:ascii="Arial" w:eastAsia="Arial" w:hAnsi="Arial" w:cs="Arial"/>
          <w:i/>
          <w:iCs/>
          <w:sz w:val="20"/>
          <w:szCs w:val="20"/>
        </w:rPr>
        <w:t xml:space="preserve"> </w:t>
      </w:r>
      <w:r>
        <w:rPr>
          <w:rFonts w:eastAsia="Times New Roman"/>
          <w:i/>
          <w:iCs/>
          <w:sz w:val="39"/>
          <w:szCs w:val="39"/>
          <w:vertAlign w:val="subscript"/>
        </w:rPr>
        <w:t>:</w:t>
      </w:r>
    </w:p>
    <w:p w:rsidR="00A33515" w:rsidRDefault="001A4D22">
      <w:pPr>
        <w:spacing w:line="20" w:lineRule="exact"/>
        <w:rPr>
          <w:sz w:val="20"/>
          <w:szCs w:val="20"/>
        </w:rPr>
      </w:pPr>
      <w:r>
        <w:rPr>
          <w:noProof/>
          <w:sz w:val="20"/>
          <w:szCs w:val="20"/>
        </w:rPr>
        <mc:AlternateContent>
          <mc:Choice Requires="wps">
            <w:drawing>
              <wp:anchor distT="0" distB="0" distL="114300" distR="114300" simplePos="0" relativeHeight="251386880" behindDoc="1" locked="0" layoutInCell="0" allowOverlap="1" wp14:anchorId="34EC4A60" wp14:editId="67EE236F">
                <wp:simplePos x="0" y="0"/>
                <wp:positionH relativeFrom="column">
                  <wp:posOffset>1784350</wp:posOffset>
                </wp:positionH>
                <wp:positionV relativeFrom="paragraph">
                  <wp:posOffset>-20320</wp:posOffset>
                </wp:positionV>
                <wp:extent cx="70104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1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140.5pt,-1.6pt" to="195.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" o:allowincell="f" filled="t" strokeweight=".14039mm">
                <v:stroke joinstyle="miter"/>
                <o:lock v:ext="edit" shapetype="f"/>
              </v:line>
            </w:pict>
          </mc:Fallback>
        </mc:AlternateContent>
      </w:r>
    </w:p>
    <w:p w:rsidR="00A33515" w:rsidRDefault="001A4D22">
      <w:pPr>
        <w:spacing w:line="217" w:lineRule="auto"/>
        <w:ind w:left="3300"/>
        <w:rPr>
          <w:sz w:val="20"/>
          <w:szCs w:val="20"/>
        </w:rPr>
      </w:pPr>
      <w:r>
        <w:rPr>
          <w:rFonts w:ascii="Arial" w:eastAsia="Arial" w:hAnsi="Arial" w:cs="Arial"/>
          <w:i/>
          <w:iCs/>
          <w:sz w:val="20"/>
          <w:szCs w:val="20"/>
        </w:rPr>
        <w:t>n</w:t>
      </w:r>
    </w:p>
    <w:p w:rsidR="00A33515" w:rsidRDefault="00A33515">
      <w:pPr>
        <w:spacing w:line="119" w:lineRule="exact"/>
        <w:rPr>
          <w:sz w:val="20"/>
          <w:szCs w:val="20"/>
        </w:rPr>
      </w:pPr>
    </w:p>
    <w:p w:rsidR="00A33515" w:rsidRDefault="001A4D22">
      <w:pPr>
        <w:numPr>
          <w:ilvl w:val="0"/>
          <w:numId w:val="67"/>
        </w:numPr>
        <w:tabs>
          <w:tab w:val="left" w:pos="500"/>
        </w:tabs>
        <w:spacing w:line="291" w:lineRule="auto"/>
        <w:ind w:left="500" w:hanging="306"/>
        <w:jc w:val="both"/>
        <w:rPr>
          <w:rFonts w:ascii="Arial" w:eastAsia="Arial" w:hAnsi="Arial" w:cs="Arial"/>
          <w:b/>
          <w:bCs/>
          <w:sz w:val="20"/>
          <w:szCs w:val="20"/>
        </w:rPr>
      </w:pPr>
      <w:r>
        <w:rPr>
          <w:rFonts w:ascii="Arial" w:eastAsia="Arial" w:hAnsi="Arial" w:cs="Arial"/>
          <w:sz w:val="20"/>
          <w:szCs w:val="20"/>
        </w:rPr>
        <w:t>Придумайте четыре набора по пять чисел каждый так, чтобы наи-большее из средних арифметических этих наборов было больше, чем среднее арифметическое наибольших чисел этих наборов.</w:t>
      </w:r>
    </w:p>
    <w:p w:rsidR="00A33515" w:rsidRDefault="00A33515">
      <w:pPr>
        <w:spacing w:line="126" w:lineRule="exact"/>
        <w:rPr>
          <w:rFonts w:ascii="Arial" w:eastAsia="Arial" w:hAnsi="Arial" w:cs="Arial"/>
          <w:b/>
          <w:bCs/>
          <w:sz w:val="20"/>
          <w:szCs w:val="20"/>
        </w:rPr>
      </w:pPr>
    </w:p>
    <w:p w:rsidR="00A33515" w:rsidRDefault="001A4D22">
      <w:pPr>
        <w:numPr>
          <w:ilvl w:val="0"/>
          <w:numId w:val="67"/>
        </w:numPr>
        <w:tabs>
          <w:tab w:val="left" w:pos="500"/>
        </w:tabs>
        <w:spacing w:line="303" w:lineRule="auto"/>
        <w:ind w:left="500" w:hanging="290"/>
        <w:jc w:val="both"/>
        <w:rPr>
          <w:rFonts w:ascii="Arial" w:eastAsia="Arial" w:hAnsi="Arial" w:cs="Arial"/>
          <w:b/>
          <w:bCs/>
          <w:sz w:val="19"/>
          <w:szCs w:val="19"/>
        </w:rPr>
      </w:pPr>
      <w:r>
        <w:rPr>
          <w:rFonts w:ascii="Arial" w:eastAsia="Arial" w:hAnsi="Arial" w:cs="Arial"/>
          <w:sz w:val="19"/>
          <w:szCs w:val="19"/>
        </w:rPr>
        <w:t>В первый класс школы №265 поступило 120 детей ростом соответ-ственно 101, 102, 103, …, 220 сантиметров. Завуч хочет распреде-лить их на 4 класса по 30 человек так, чтобы, если в каждом классе взять рост самого низкого ученика, среднее арифметическое полу-ченных четырёх чисел было наибольшим. Как ей это сделать?</w:t>
      </w:r>
    </w:p>
    <w:p w:rsidR="00A33515" w:rsidRDefault="00A33515">
      <w:pPr>
        <w:spacing w:line="119" w:lineRule="exact"/>
        <w:rPr>
          <w:rFonts w:ascii="Arial" w:eastAsia="Arial" w:hAnsi="Arial" w:cs="Arial"/>
          <w:b/>
          <w:bCs/>
          <w:sz w:val="19"/>
          <w:szCs w:val="19"/>
        </w:rPr>
      </w:pPr>
    </w:p>
    <w:p w:rsidR="00A33515" w:rsidRDefault="001A4D22">
      <w:pPr>
        <w:numPr>
          <w:ilvl w:val="0"/>
          <w:numId w:val="67"/>
        </w:numPr>
        <w:tabs>
          <w:tab w:val="left" w:pos="500"/>
        </w:tabs>
        <w:spacing w:line="303" w:lineRule="auto"/>
        <w:ind w:left="500" w:hanging="290"/>
        <w:jc w:val="both"/>
        <w:rPr>
          <w:rFonts w:ascii="Arial" w:eastAsia="Arial" w:hAnsi="Arial" w:cs="Arial"/>
          <w:b/>
          <w:bCs/>
          <w:sz w:val="19"/>
          <w:szCs w:val="19"/>
        </w:rPr>
      </w:pPr>
      <w:r>
        <w:rPr>
          <w:rFonts w:ascii="Arial" w:eastAsia="Arial" w:hAnsi="Arial" w:cs="Arial"/>
          <w:sz w:val="19"/>
          <w:szCs w:val="19"/>
        </w:rPr>
        <w:t>В первый класс школы №235 поступило 80 детей ростом соответ-ственно 51, 52, 53, …, 130 сантиметров. Завуч хочет распределить их на 4 класса по 20 человек так, чтобы, если в каждом классе взять средний арифметический рост его учеников, минимум полученных четырёх чисел был наибольшим. Как ей это сделать?</w:t>
      </w:r>
      <w:commentRangeEnd w:id="774"/>
      <w:r w:rsidR="00C533FD">
        <w:rPr>
          <w:rStyle w:val="a5"/>
        </w:rPr>
        <w:commentReference w:id="774"/>
      </w:r>
    </w:p>
    <w:p w:rsidR="00A33515" w:rsidRDefault="00A33515">
      <w:pPr>
        <w:spacing w:line="246" w:lineRule="exact"/>
        <w:rPr>
          <w:sz w:val="20"/>
          <w:szCs w:val="20"/>
        </w:rPr>
      </w:pPr>
      <w:commentRangeStart w:id="775"/>
    </w:p>
    <w:p w:rsidR="00A33515" w:rsidRDefault="001A4D22">
      <w:pPr>
        <w:rPr>
          <w:sz w:val="20"/>
          <w:szCs w:val="20"/>
        </w:rPr>
      </w:pPr>
      <w:r>
        <w:rPr>
          <w:rFonts w:ascii="Arial" w:eastAsia="Arial" w:hAnsi="Arial" w:cs="Arial"/>
          <w:b/>
          <w:bCs/>
          <w:sz w:val="26"/>
          <w:szCs w:val="26"/>
        </w:rPr>
        <w:t>Задача 6. Игры</w:t>
      </w:r>
    </w:p>
    <w:p w:rsidR="00A33515" w:rsidRDefault="00A33515">
      <w:pPr>
        <w:spacing w:line="178" w:lineRule="exact"/>
        <w:rPr>
          <w:sz w:val="20"/>
          <w:szCs w:val="20"/>
        </w:rPr>
      </w:pPr>
    </w:p>
    <w:p w:rsidR="00A33515" w:rsidRDefault="001A4D22">
      <w:pPr>
        <w:numPr>
          <w:ilvl w:val="0"/>
          <w:numId w:val="68"/>
        </w:numPr>
        <w:tabs>
          <w:tab w:val="left" w:pos="500"/>
        </w:tabs>
        <w:spacing w:line="287" w:lineRule="auto"/>
        <w:ind w:left="500" w:hanging="306"/>
        <w:jc w:val="both"/>
        <w:rPr>
          <w:rFonts w:ascii="Arial" w:eastAsia="Arial" w:hAnsi="Arial" w:cs="Arial"/>
          <w:b/>
          <w:bCs/>
          <w:sz w:val="20"/>
          <w:szCs w:val="20"/>
        </w:rPr>
      </w:pPr>
      <w:r>
        <w:rPr>
          <w:rFonts w:ascii="Arial" w:eastAsia="Arial" w:hAnsi="Arial" w:cs="Arial"/>
          <w:sz w:val="20"/>
          <w:szCs w:val="20"/>
        </w:rPr>
        <w:t>Двое по очереди вырезают из клетчатого прямоугольника 5 2018 фигуру, изображ</w:t>
      </w:r>
      <w:ins w:id="776" w:author="Admin" w:date="2019-02-19T01:20:00Z">
        <w:r w:rsidR="00C533FD">
          <w:rPr>
            <w:rFonts w:ascii="Arial" w:eastAsia="Arial" w:hAnsi="Arial" w:cs="Arial"/>
            <w:sz w:val="20"/>
            <w:szCs w:val="20"/>
          </w:rPr>
          <w:t>е</w:t>
        </w:r>
      </w:ins>
      <w:del w:id="777" w:author="Admin" w:date="2019-02-19T01:20:00Z">
        <w:r w:rsidDel="00C533FD">
          <w:rPr>
            <w:rFonts w:ascii="Arial" w:eastAsia="Arial" w:hAnsi="Arial" w:cs="Arial"/>
            <w:sz w:val="20"/>
            <w:szCs w:val="20"/>
          </w:rPr>
          <w:delText>ё</w:delText>
        </w:r>
      </w:del>
      <w:r>
        <w:rPr>
          <w:rFonts w:ascii="Arial" w:eastAsia="Arial" w:hAnsi="Arial" w:cs="Arial"/>
          <w:sz w:val="20"/>
          <w:szCs w:val="20"/>
        </w:rPr>
        <w:t>нную на рисунке 3</w:t>
      </w:r>
      <w:r>
        <w:rPr>
          <w:rFonts w:ascii="Arial" w:eastAsia="Arial" w:hAnsi="Arial" w:cs="Arial"/>
          <w:i/>
          <w:iCs/>
          <w:sz w:val="20"/>
          <w:szCs w:val="20"/>
        </w:rPr>
        <w:t>(a)</w:t>
      </w:r>
      <w:r>
        <w:rPr>
          <w:rFonts w:ascii="Arial" w:eastAsia="Arial" w:hAnsi="Arial" w:cs="Arial"/>
          <w:sz w:val="20"/>
          <w:szCs w:val="20"/>
        </w:rPr>
        <w:t xml:space="preserve"> — при этом е</w:t>
      </w:r>
      <w:ins w:id="778" w:author="Admin" w:date="2019-02-19T01:21:00Z">
        <w:r w:rsidR="00C533FD">
          <w:rPr>
            <w:rFonts w:ascii="Arial" w:eastAsia="Arial" w:hAnsi="Arial" w:cs="Arial"/>
            <w:sz w:val="20"/>
            <w:szCs w:val="20"/>
          </w:rPr>
          <w:t>е</w:t>
        </w:r>
      </w:ins>
      <w:del w:id="779" w:author="Admin" w:date="2019-02-19T01:21:00Z">
        <w:r w:rsidDel="00C533FD">
          <w:rPr>
            <w:rFonts w:ascii="Arial" w:eastAsia="Arial" w:hAnsi="Arial" w:cs="Arial"/>
            <w:sz w:val="20"/>
            <w:szCs w:val="20"/>
          </w:rPr>
          <w:delText>ё</w:delText>
        </w:r>
      </w:del>
      <w:r>
        <w:rPr>
          <w:rFonts w:ascii="Arial" w:eastAsia="Arial" w:hAnsi="Arial" w:cs="Arial"/>
          <w:sz w:val="20"/>
          <w:szCs w:val="20"/>
        </w:rPr>
        <w:t xml:space="preserve"> можно отра-жать и вращать. Проигрывает тот, кто не может вырезать фигуру в очередной раз. У кого из игроков есть выигрышная стратегия?</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24"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24</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780" w:name="page35"/>
      <w:bookmarkEnd w:id="780"/>
      <w:r>
        <w:rPr>
          <w:rFonts w:ascii="Arial" w:eastAsia="Arial" w:hAnsi="Arial" w:cs="Arial"/>
          <w:sz w:val="18"/>
          <w:szCs w:val="18"/>
        </w:rPr>
        <w:lastRenderedPageBreak/>
        <w:t>Сборник задач олимпиады «Математика НОН-СТОП»</w:t>
      </w:r>
    </w:p>
    <w:p w:rsidR="00A33515" w:rsidRDefault="001A4D22">
      <w:pPr>
        <w:spacing w:line="20" w:lineRule="exact"/>
        <w:rPr>
          <w:sz w:val="20"/>
          <w:szCs w:val="20"/>
        </w:rPr>
      </w:pPr>
      <w:r>
        <w:rPr>
          <w:noProof/>
          <w:sz w:val="20"/>
          <w:szCs w:val="20"/>
        </w:rPr>
        <w:drawing>
          <wp:anchor distT="0" distB="0" distL="114300" distR="114300" simplePos="0" relativeHeight="251387904" behindDoc="1" locked="0" layoutInCell="0" allowOverlap="1" wp14:anchorId="3B6542CB" wp14:editId="36C03DCA">
            <wp:simplePos x="0" y="0"/>
            <wp:positionH relativeFrom="column">
              <wp:posOffset>2563495</wp:posOffset>
            </wp:positionH>
            <wp:positionV relativeFrom="paragraph">
              <wp:posOffset>1661160</wp:posOffset>
            </wp:positionV>
            <wp:extent cx="405765" cy="850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blip>
                    <a:srcRect/>
                    <a:stretch>
                      <a:fillRect/>
                    </a:stretch>
                  </pic:blipFill>
                  <pic:spPr bwMode="auto">
                    <a:xfrm>
                      <a:off x="0" y="0"/>
                      <a:ext cx="405765" cy="85090"/>
                    </a:xfrm>
                    <a:prstGeom prst="rect">
                      <a:avLst/>
                    </a:prstGeom>
                    <a:noFill/>
                  </pic:spPr>
                </pic:pic>
              </a:graphicData>
            </a:graphic>
          </wp:anchor>
        </w:drawing>
      </w:r>
      <w:r>
        <w:rPr>
          <w:noProof/>
          <w:sz w:val="20"/>
          <w:szCs w:val="20"/>
        </w:rPr>
        <w:drawing>
          <wp:anchor distT="0" distB="0" distL="114300" distR="114300" simplePos="0" relativeHeight="251388928" behindDoc="1" locked="0" layoutInCell="0" allowOverlap="1" wp14:anchorId="080F3246" wp14:editId="4A084A45">
            <wp:simplePos x="0" y="0"/>
            <wp:positionH relativeFrom="column">
              <wp:posOffset>1377315</wp:posOffset>
            </wp:positionH>
            <wp:positionV relativeFrom="paragraph">
              <wp:posOffset>225425</wp:posOffset>
            </wp:positionV>
            <wp:extent cx="1483995" cy="128079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blip>
                    <a:srcRect/>
                    <a:stretch>
                      <a:fillRect/>
                    </a:stretch>
                  </pic:blipFill>
                  <pic:spPr bwMode="auto">
                    <a:xfrm>
                      <a:off x="0" y="0"/>
                      <a:ext cx="1483995" cy="1280795"/>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53" w:lineRule="exact"/>
        <w:rPr>
          <w:sz w:val="20"/>
          <w:szCs w:val="20"/>
        </w:rPr>
      </w:pPr>
    </w:p>
    <w:p w:rsidR="00A33515" w:rsidRDefault="001A4D22">
      <w:pPr>
        <w:numPr>
          <w:ilvl w:val="0"/>
          <w:numId w:val="69"/>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Клетки прямоугольника 1 303 пронумерованы от 1 до 303 слева направо. В клетке №2 стоит фишка первого игрока, а в клетке №1 — второго игрока. Каждый игрок может делать ходы двух типов:</w:t>
      </w:r>
    </w:p>
    <w:p w:rsidR="00A33515" w:rsidRDefault="00A33515">
      <w:pPr>
        <w:spacing w:line="26" w:lineRule="exact"/>
        <w:rPr>
          <w:rFonts w:ascii="Arial" w:eastAsia="Arial" w:hAnsi="Arial" w:cs="Arial"/>
          <w:b/>
          <w:bCs/>
          <w:sz w:val="20"/>
          <w:szCs w:val="20"/>
        </w:rPr>
      </w:pPr>
    </w:p>
    <w:p w:rsidR="00A33515" w:rsidRDefault="001A4D22">
      <w:pPr>
        <w:spacing w:line="226" w:lineRule="auto"/>
        <w:ind w:left="500" w:firstLine="570"/>
        <w:rPr>
          <w:rFonts w:ascii="Arial" w:eastAsia="Arial" w:hAnsi="Arial" w:cs="Arial"/>
          <w:b/>
          <w:bCs/>
          <w:sz w:val="20"/>
          <w:szCs w:val="20"/>
        </w:rPr>
      </w:pPr>
      <w:r>
        <w:rPr>
          <w:rFonts w:ascii="Arial" w:eastAsia="Arial" w:hAnsi="Arial" w:cs="Arial"/>
          <w:sz w:val="20"/>
          <w:szCs w:val="20"/>
        </w:rPr>
        <w:t xml:space="preserve">из клетки под номером </w:t>
      </w:r>
      <w:r>
        <w:rPr>
          <w:rFonts w:ascii="Arial" w:eastAsia="Arial" w:hAnsi="Arial" w:cs="Arial"/>
          <w:i/>
          <w:iCs/>
          <w:sz w:val="20"/>
          <w:szCs w:val="20"/>
        </w:rPr>
        <w:t>k</w:t>
      </w:r>
      <w:r>
        <w:rPr>
          <w:rFonts w:ascii="Arial" w:eastAsia="Arial" w:hAnsi="Arial" w:cs="Arial"/>
          <w:sz w:val="20"/>
          <w:szCs w:val="20"/>
        </w:rPr>
        <w:t xml:space="preserve"> в клетку </w:t>
      </w:r>
      <w:r>
        <w:rPr>
          <w:rFonts w:ascii="Arial" w:eastAsia="Arial" w:hAnsi="Arial" w:cs="Arial"/>
          <w:i/>
          <w:iCs/>
          <w:sz w:val="20"/>
          <w:szCs w:val="20"/>
        </w:rPr>
        <w:t>k</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 если там не стоит фишка другого игрока</w:t>
      </w:r>
      <w:r>
        <w:rPr>
          <w:rFonts w:ascii="Arial" w:eastAsia="Arial" w:hAnsi="Arial" w:cs="Arial"/>
          <w:sz w:val="39"/>
          <w:szCs w:val="39"/>
          <w:vertAlign w:val="superscript"/>
        </w:rPr>
        <w:t>,</w:t>
      </w:r>
      <w:r>
        <w:rPr>
          <w:rFonts w:ascii="Arial" w:eastAsia="Arial" w:hAnsi="Arial" w:cs="Arial"/>
          <w:sz w:val="20"/>
          <w:szCs w:val="20"/>
        </w:rPr>
        <w:t>,</w:t>
      </w:r>
    </w:p>
    <w:p w:rsidR="00A33515" w:rsidRDefault="00A33515">
      <w:pPr>
        <w:spacing w:line="2" w:lineRule="exact"/>
        <w:rPr>
          <w:rFonts w:ascii="Arial" w:eastAsia="Arial" w:hAnsi="Arial" w:cs="Arial"/>
          <w:b/>
          <w:bCs/>
          <w:sz w:val="20"/>
          <w:szCs w:val="20"/>
        </w:rPr>
      </w:pPr>
    </w:p>
    <w:p w:rsidR="00A33515" w:rsidRDefault="001A4D22">
      <w:pPr>
        <w:spacing w:line="266" w:lineRule="auto"/>
        <w:ind w:left="500" w:firstLine="531"/>
        <w:jc w:val="both"/>
        <w:rPr>
          <w:rFonts w:ascii="Arial" w:eastAsia="Arial" w:hAnsi="Arial" w:cs="Arial"/>
          <w:b/>
          <w:bCs/>
          <w:sz w:val="20"/>
          <w:szCs w:val="20"/>
        </w:rPr>
      </w:pPr>
      <w:r>
        <w:rPr>
          <w:rFonts w:ascii="Arial" w:eastAsia="Arial" w:hAnsi="Arial" w:cs="Arial"/>
          <w:sz w:val="20"/>
          <w:szCs w:val="20"/>
        </w:rPr>
        <w:t xml:space="preserve">из клетки под номером </w:t>
      </w:r>
      <w:r>
        <w:rPr>
          <w:rFonts w:ascii="Arial" w:eastAsia="Arial" w:hAnsi="Arial" w:cs="Arial"/>
          <w:i/>
          <w:iCs/>
          <w:sz w:val="20"/>
          <w:szCs w:val="20"/>
        </w:rPr>
        <w:t>k</w:t>
      </w:r>
      <w:r>
        <w:rPr>
          <w:rFonts w:ascii="Arial" w:eastAsia="Arial" w:hAnsi="Arial" w:cs="Arial"/>
          <w:sz w:val="20"/>
          <w:szCs w:val="20"/>
        </w:rPr>
        <w:t xml:space="preserve"> в клетку </w:t>
      </w:r>
      <w:r>
        <w:rPr>
          <w:rFonts w:ascii="Arial" w:eastAsia="Arial" w:hAnsi="Arial" w:cs="Arial"/>
          <w:i/>
          <w:iCs/>
          <w:sz w:val="20"/>
          <w:szCs w:val="20"/>
        </w:rPr>
        <w:t>k</w:t>
      </w:r>
      <w:r>
        <w:rPr>
          <w:rFonts w:eastAsia="Times New Roman"/>
          <w:sz w:val="20"/>
          <w:szCs w:val="20"/>
        </w:rPr>
        <w:t>+</w:t>
      </w:r>
      <w:r>
        <w:rPr>
          <w:rFonts w:ascii="Arial" w:eastAsia="Arial" w:hAnsi="Arial" w:cs="Arial"/>
          <w:sz w:val="20"/>
          <w:szCs w:val="20"/>
        </w:rPr>
        <w:t>2</w:t>
      </w:r>
      <w:r>
        <w:rPr>
          <w:rFonts w:ascii="Arial" w:eastAsia="Arial" w:hAnsi="Arial" w:cs="Arial"/>
          <w:i/>
          <w:iCs/>
          <w:sz w:val="20"/>
          <w:szCs w:val="20"/>
        </w:rPr>
        <w:t>m</w:t>
      </w:r>
      <w:r>
        <w:rPr>
          <w:rFonts w:ascii="Arial" w:eastAsia="Arial" w:hAnsi="Arial" w:cs="Arial"/>
          <w:sz w:val="20"/>
          <w:szCs w:val="20"/>
        </w:rPr>
        <w:t xml:space="preserve">, если </w:t>
      </w:r>
      <w:r>
        <w:rPr>
          <w:rFonts w:ascii="Arial" w:eastAsia="Arial" w:hAnsi="Arial" w:cs="Arial"/>
          <w:i/>
          <w:iCs/>
          <w:sz w:val="20"/>
          <w:szCs w:val="20"/>
        </w:rPr>
        <w:t>m</w:t>
      </w:r>
      <w:r>
        <w:rPr>
          <w:rFonts w:ascii="Arial" w:eastAsia="Arial" w:hAnsi="Arial" w:cs="Arial"/>
          <w:sz w:val="20"/>
          <w:szCs w:val="20"/>
        </w:rPr>
        <w:t xml:space="preserve"> — натуральное число</w:t>
      </w:r>
      <w:del w:id="781" w:author="Admin" w:date="2019-02-19T01:21:00Z">
        <w:r w:rsidDel="00C533FD">
          <w:rPr>
            <w:rFonts w:ascii="Arial" w:eastAsia="Arial" w:hAnsi="Arial" w:cs="Arial"/>
            <w:sz w:val="20"/>
            <w:szCs w:val="20"/>
          </w:rPr>
          <w:delText>,</w:delText>
        </w:r>
      </w:del>
      <w:r>
        <w:rPr>
          <w:rFonts w:ascii="Arial" w:eastAsia="Arial" w:hAnsi="Arial" w:cs="Arial"/>
          <w:sz w:val="20"/>
          <w:szCs w:val="20"/>
        </w:rPr>
        <w:t xml:space="preserve"> и в клетке номер </w:t>
      </w:r>
      <w:r>
        <w:rPr>
          <w:rFonts w:ascii="Arial" w:eastAsia="Arial" w:hAnsi="Arial" w:cs="Arial"/>
          <w:i/>
          <w:iCs/>
          <w:sz w:val="20"/>
          <w:szCs w:val="20"/>
        </w:rPr>
        <w:t>k</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ascii="Arial" w:eastAsia="Arial" w:hAnsi="Arial" w:cs="Arial"/>
          <w:i/>
          <w:iCs/>
          <w:sz w:val="20"/>
          <w:szCs w:val="20"/>
        </w:rPr>
        <w:t>m</w:t>
      </w:r>
      <w:r>
        <w:rPr>
          <w:rFonts w:ascii="Arial" w:eastAsia="Arial" w:hAnsi="Arial" w:cs="Arial"/>
          <w:sz w:val="20"/>
          <w:szCs w:val="20"/>
        </w:rPr>
        <w:t xml:space="preserve"> сейчас стоит фишка другого игрока (то есть</w:t>
      </w:r>
      <w:del w:id="782" w:author="Admin" w:date="2019-02-19T01:21:00Z">
        <w:r w:rsidDel="00C533FD">
          <w:rPr>
            <w:rFonts w:ascii="Arial" w:eastAsia="Arial" w:hAnsi="Arial" w:cs="Arial"/>
            <w:sz w:val="20"/>
            <w:szCs w:val="20"/>
          </w:rPr>
          <w:delText>,</w:delText>
        </w:r>
      </w:del>
      <w:r>
        <w:rPr>
          <w:rFonts w:ascii="Arial" w:eastAsia="Arial" w:hAnsi="Arial" w:cs="Arial"/>
          <w:sz w:val="20"/>
          <w:szCs w:val="20"/>
        </w:rPr>
        <w:t xml:space="preserve"> фишку соперника можно «перепрыгнуть»).</w:t>
      </w:r>
    </w:p>
    <w:p w:rsidR="00A33515" w:rsidRDefault="00A33515">
      <w:pPr>
        <w:spacing w:line="71" w:lineRule="exact"/>
        <w:rPr>
          <w:sz w:val="20"/>
          <w:szCs w:val="20"/>
        </w:rPr>
      </w:pPr>
    </w:p>
    <w:p w:rsidR="00A33515" w:rsidRDefault="001A4D22">
      <w:pPr>
        <w:spacing w:line="303" w:lineRule="auto"/>
        <w:ind w:left="500"/>
        <w:rPr>
          <w:sz w:val="20"/>
          <w:szCs w:val="20"/>
        </w:rPr>
      </w:pPr>
      <w:r>
        <w:rPr>
          <w:rFonts w:ascii="Arial" w:eastAsia="Arial" w:hAnsi="Arial" w:cs="Arial"/>
          <w:sz w:val="20"/>
          <w:szCs w:val="20"/>
        </w:rPr>
        <w:t>Выигрывает тот, чья фишка первой окажется в клетке № 303. У кого из игроков есть выигрышная стратегия?</w:t>
      </w:r>
    </w:p>
    <w:p w:rsidR="00A33515" w:rsidRDefault="00A33515">
      <w:pPr>
        <w:spacing w:line="75" w:lineRule="exact"/>
        <w:rPr>
          <w:sz w:val="20"/>
          <w:szCs w:val="20"/>
        </w:rPr>
      </w:pPr>
    </w:p>
    <w:p w:rsidR="00A33515" w:rsidRDefault="001A4D22">
      <w:pPr>
        <w:numPr>
          <w:ilvl w:val="0"/>
          <w:numId w:val="70"/>
        </w:numPr>
        <w:tabs>
          <w:tab w:val="left" w:pos="500"/>
        </w:tabs>
        <w:spacing w:line="284" w:lineRule="auto"/>
        <w:ind w:left="500" w:hanging="290"/>
        <w:jc w:val="both"/>
        <w:rPr>
          <w:rFonts w:ascii="Arial" w:eastAsia="Arial" w:hAnsi="Arial" w:cs="Arial"/>
          <w:b/>
          <w:bCs/>
          <w:sz w:val="20"/>
          <w:szCs w:val="20"/>
        </w:rPr>
      </w:pPr>
      <w:r>
        <w:rPr>
          <w:rFonts w:ascii="Arial" w:eastAsia="Arial" w:hAnsi="Arial" w:cs="Arial"/>
          <w:sz w:val="20"/>
          <w:szCs w:val="20"/>
        </w:rPr>
        <w:t>Двое по очереди вырезают из клетчатого квадрата 4 4 уголки из трёх клеток, причём первый может вырезать только уголки, ориен-тированные как буква Г, а второй — только уголки, ориентирован-ные как буква L (см. рис. 3</w:t>
      </w:r>
      <w:r>
        <w:rPr>
          <w:rFonts w:ascii="Arial" w:eastAsia="Arial" w:hAnsi="Arial" w:cs="Arial"/>
          <w:i/>
          <w:iCs/>
          <w:sz w:val="20"/>
          <w:szCs w:val="20"/>
        </w:rPr>
        <w:t>(b)</w:t>
      </w:r>
      <w:r>
        <w:rPr>
          <w:rFonts w:ascii="Arial" w:eastAsia="Arial" w:hAnsi="Arial" w:cs="Arial"/>
          <w:sz w:val="20"/>
          <w:szCs w:val="20"/>
        </w:rPr>
        <w:t>). Проигрывает тот, кто не может выре-зать очередной уголок. У кого из игроков есть выигрышная страте-гия?</w:t>
      </w:r>
      <w:commentRangeEnd w:id="775"/>
      <w:r w:rsidR="00C533FD">
        <w:rPr>
          <w:rStyle w:val="a5"/>
        </w:rPr>
        <w:commentReference w:id="775"/>
      </w:r>
    </w:p>
    <w:p w:rsidR="00A33515" w:rsidRDefault="00A33515">
      <w:pPr>
        <w:spacing w:line="241" w:lineRule="exact"/>
        <w:rPr>
          <w:sz w:val="20"/>
          <w:szCs w:val="20"/>
        </w:rPr>
      </w:pPr>
    </w:p>
    <w:p w:rsidR="00A33515" w:rsidRDefault="001A4D22">
      <w:pPr>
        <w:rPr>
          <w:sz w:val="20"/>
          <w:szCs w:val="20"/>
        </w:rPr>
      </w:pPr>
      <w:r>
        <w:rPr>
          <w:rFonts w:ascii="Arial" w:eastAsia="Arial" w:hAnsi="Arial" w:cs="Arial"/>
          <w:b/>
          <w:bCs/>
          <w:sz w:val="26"/>
          <w:szCs w:val="26"/>
        </w:rPr>
        <w:t>Задача 7. Об одной задаче классификации</w:t>
      </w:r>
    </w:p>
    <w:p w:rsidR="00A33515" w:rsidRDefault="00A33515">
      <w:pPr>
        <w:spacing w:line="178" w:lineRule="exact"/>
        <w:rPr>
          <w:sz w:val="20"/>
          <w:szCs w:val="20"/>
        </w:rPr>
      </w:pPr>
    </w:p>
    <w:p w:rsidR="00A33515" w:rsidRDefault="001A4D22">
      <w:pPr>
        <w:numPr>
          <w:ilvl w:val="0"/>
          <w:numId w:val="71"/>
        </w:numPr>
        <w:tabs>
          <w:tab w:val="left" w:pos="500"/>
        </w:tabs>
        <w:spacing w:line="284" w:lineRule="auto"/>
        <w:ind w:left="500" w:hanging="306"/>
        <w:jc w:val="both"/>
        <w:rPr>
          <w:rFonts w:ascii="Arial" w:eastAsia="Arial" w:hAnsi="Arial" w:cs="Arial"/>
          <w:b/>
          <w:bCs/>
          <w:sz w:val="20"/>
          <w:szCs w:val="20"/>
        </w:rPr>
      </w:pPr>
      <w:r>
        <w:rPr>
          <w:rFonts w:ascii="Arial" w:eastAsia="Arial" w:hAnsi="Arial" w:cs="Arial"/>
          <w:sz w:val="20"/>
          <w:szCs w:val="20"/>
        </w:rPr>
        <w:t>Полосой будем называть часть плоскости, заключ</w:t>
      </w:r>
      <w:del w:id="783" w:author="Admin" w:date="2019-02-19T01:21:00Z">
        <w:r w:rsidDel="00C533FD">
          <w:rPr>
            <w:rFonts w:ascii="Arial" w:eastAsia="Arial" w:hAnsi="Arial" w:cs="Arial"/>
            <w:sz w:val="20"/>
            <w:szCs w:val="20"/>
          </w:rPr>
          <w:delText>ё</w:delText>
        </w:r>
      </w:del>
      <w:ins w:id="784" w:author="Admin" w:date="2019-02-19T01:21:00Z">
        <w:r w:rsidR="00C533FD">
          <w:rPr>
            <w:rFonts w:ascii="Arial" w:eastAsia="Arial" w:hAnsi="Arial" w:cs="Arial"/>
            <w:sz w:val="20"/>
            <w:szCs w:val="20"/>
          </w:rPr>
          <w:t>е</w:t>
        </w:r>
      </w:ins>
      <w:r>
        <w:rPr>
          <w:rFonts w:ascii="Arial" w:eastAsia="Arial" w:hAnsi="Arial" w:cs="Arial"/>
          <w:sz w:val="20"/>
          <w:szCs w:val="20"/>
        </w:rPr>
        <w:t>нную между дву-мя параллельными прямыми. Ширина полосы — расстояние меж-ду ограничивающими е</w:t>
      </w:r>
      <w:ins w:id="785" w:author="Admin" w:date="2019-02-19T01:22:00Z">
        <w:r w:rsidR="00C533FD">
          <w:rPr>
            <w:rFonts w:ascii="Arial" w:eastAsia="Arial" w:hAnsi="Arial" w:cs="Arial"/>
            <w:sz w:val="20"/>
            <w:szCs w:val="20"/>
          </w:rPr>
          <w:t>е</w:t>
        </w:r>
      </w:ins>
      <w:del w:id="786" w:author="Admin" w:date="2019-02-19T01:22:00Z">
        <w:r w:rsidDel="00C533FD">
          <w:rPr>
            <w:rFonts w:ascii="Arial" w:eastAsia="Arial" w:hAnsi="Arial" w:cs="Arial"/>
            <w:sz w:val="20"/>
            <w:szCs w:val="20"/>
          </w:rPr>
          <w:delText>ё</w:delText>
        </w:r>
      </w:del>
      <w:r>
        <w:rPr>
          <w:rFonts w:ascii="Arial" w:eastAsia="Arial" w:hAnsi="Arial" w:cs="Arial"/>
          <w:sz w:val="20"/>
          <w:szCs w:val="20"/>
        </w:rPr>
        <w:t xml:space="preserve"> прямыми. Пусть на плоскости даны два непересекающихся круга. Покажите, как с помощью линейки без делений и циркуля отделить их друг от друга полосой максималь-ной ширины.</w:t>
      </w:r>
    </w:p>
    <w:p w:rsidR="00A33515" w:rsidRDefault="00A33515">
      <w:pPr>
        <w:spacing w:line="94" w:lineRule="exact"/>
        <w:rPr>
          <w:rFonts w:ascii="Arial" w:eastAsia="Arial" w:hAnsi="Arial" w:cs="Arial"/>
          <w:b/>
          <w:bCs/>
          <w:sz w:val="20"/>
          <w:szCs w:val="20"/>
        </w:rPr>
      </w:pPr>
    </w:p>
    <w:p w:rsidR="00A33515" w:rsidRDefault="001A4D22">
      <w:pPr>
        <w:numPr>
          <w:ilvl w:val="0"/>
          <w:numId w:val="71"/>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 xml:space="preserve">В условиях пункта A отделите полосой максимальной ширины два непересекающихся одинаково ориентированных квадрата </w:t>
      </w:r>
      <w:commentRangeStart w:id="787"/>
      <w:r>
        <w:rPr>
          <w:rFonts w:ascii="Arial" w:eastAsia="Arial" w:hAnsi="Arial" w:cs="Arial"/>
          <w:sz w:val="20"/>
          <w:szCs w:val="20"/>
        </w:rPr>
        <w:t>на плос-кости.</w:t>
      </w:r>
      <w:commentRangeEnd w:id="787"/>
      <w:r w:rsidR="00C533FD">
        <w:rPr>
          <w:rStyle w:val="a5"/>
        </w:rPr>
        <w:commentReference w:id="787"/>
      </w:r>
    </w:p>
    <w:p w:rsidR="00A33515" w:rsidRDefault="00A33515">
      <w:pPr>
        <w:spacing w:line="59" w:lineRule="exact"/>
        <w:rPr>
          <w:rFonts w:ascii="Arial" w:eastAsia="Arial" w:hAnsi="Arial" w:cs="Arial"/>
          <w:b/>
          <w:bCs/>
          <w:sz w:val="20"/>
          <w:szCs w:val="20"/>
        </w:rPr>
      </w:pPr>
    </w:p>
    <w:p w:rsidR="00A33515" w:rsidRDefault="001A4D22">
      <w:pPr>
        <w:numPr>
          <w:ilvl w:val="1"/>
          <w:numId w:val="71"/>
        </w:numPr>
        <w:tabs>
          <w:tab w:val="left" w:pos="3280"/>
        </w:tabs>
        <w:ind w:left="3280" w:hanging="254"/>
        <w:rPr>
          <w:rFonts w:ascii="Arial" w:eastAsia="Arial" w:hAnsi="Arial" w:cs="Arial"/>
          <w:sz w:val="20"/>
          <w:szCs w:val="20"/>
        </w:rPr>
      </w:pPr>
      <w:r>
        <w:rPr>
          <w:rFonts w:ascii="Arial" w:eastAsia="Arial" w:hAnsi="Arial" w:cs="Arial"/>
          <w:b/>
          <w:bCs/>
          <w:sz w:val="20"/>
          <w:szCs w:val="20"/>
        </w:rPr>
        <w:t xml:space="preserve">25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788" w:name="page36"/>
      <w:bookmarkEnd w:id="788"/>
      <w:r>
        <w:rPr>
          <w:rFonts w:ascii="Arial" w:eastAsia="Arial" w:hAnsi="Arial" w:cs="Arial"/>
          <w:sz w:val="18"/>
          <w:szCs w:val="18"/>
        </w:rPr>
        <w:lastRenderedPageBreak/>
        <w:t>2018 год, 8 класс</w:t>
      </w:r>
    </w:p>
    <w:p w:rsidR="00A33515" w:rsidRDefault="00A33515">
      <w:pPr>
        <w:spacing w:line="184" w:lineRule="exact"/>
        <w:rPr>
          <w:sz w:val="20"/>
          <w:szCs w:val="20"/>
        </w:rPr>
      </w:pPr>
    </w:p>
    <w:p w:rsidR="00A33515" w:rsidRDefault="001A4D22">
      <w:pPr>
        <w:numPr>
          <w:ilvl w:val="0"/>
          <w:numId w:val="72"/>
        </w:numPr>
        <w:tabs>
          <w:tab w:val="left" w:pos="500"/>
        </w:tabs>
        <w:spacing w:line="303" w:lineRule="auto"/>
        <w:ind w:left="500" w:hanging="290"/>
        <w:rPr>
          <w:rFonts w:ascii="Arial" w:eastAsia="Arial" w:hAnsi="Arial" w:cs="Arial"/>
          <w:b/>
          <w:bCs/>
          <w:sz w:val="20"/>
          <w:szCs w:val="20"/>
        </w:rPr>
      </w:pPr>
      <w:r>
        <w:rPr>
          <w:rFonts w:ascii="Arial" w:eastAsia="Arial" w:hAnsi="Arial" w:cs="Arial"/>
          <w:sz w:val="20"/>
          <w:szCs w:val="20"/>
        </w:rPr>
        <w:t>В условиях пункта A отделите полосой максимальной ширины два произвольных квадрата на плоскости.</w:t>
      </w:r>
    </w:p>
    <w:p w:rsidR="00A33515" w:rsidRDefault="00A33515">
      <w:pPr>
        <w:spacing w:line="225" w:lineRule="exact"/>
        <w:rPr>
          <w:sz w:val="20"/>
          <w:szCs w:val="20"/>
        </w:rPr>
      </w:pPr>
    </w:p>
    <w:p w:rsidR="00A33515" w:rsidRDefault="001A4D22">
      <w:pPr>
        <w:rPr>
          <w:sz w:val="20"/>
          <w:szCs w:val="20"/>
        </w:rPr>
      </w:pPr>
      <w:commentRangeStart w:id="789"/>
      <w:r>
        <w:rPr>
          <w:rFonts w:ascii="Arial" w:eastAsia="Arial" w:hAnsi="Arial" w:cs="Arial"/>
          <w:b/>
          <w:bCs/>
          <w:sz w:val="26"/>
          <w:szCs w:val="26"/>
        </w:rPr>
        <w:t>Задача 8. Одновременное вычитание</w:t>
      </w:r>
    </w:p>
    <w:p w:rsidR="00A33515" w:rsidRDefault="00A33515">
      <w:pPr>
        <w:spacing w:line="178" w:lineRule="exact"/>
        <w:rPr>
          <w:sz w:val="20"/>
          <w:szCs w:val="20"/>
        </w:rPr>
      </w:pPr>
    </w:p>
    <w:p w:rsidR="00A33515" w:rsidRDefault="001A4D22">
      <w:pPr>
        <w:numPr>
          <w:ilvl w:val="0"/>
          <w:numId w:val="73"/>
        </w:numPr>
        <w:tabs>
          <w:tab w:val="left" w:pos="500"/>
        </w:tabs>
        <w:spacing w:line="287" w:lineRule="auto"/>
        <w:ind w:left="500" w:hanging="306"/>
        <w:jc w:val="both"/>
        <w:rPr>
          <w:rFonts w:ascii="Arial" w:eastAsia="Arial" w:hAnsi="Arial" w:cs="Arial"/>
          <w:b/>
          <w:bCs/>
          <w:sz w:val="20"/>
          <w:szCs w:val="20"/>
        </w:rPr>
      </w:pPr>
      <w:r>
        <w:rPr>
          <w:rFonts w:ascii="Arial" w:eastAsia="Arial" w:hAnsi="Arial" w:cs="Arial"/>
          <w:sz w:val="20"/>
          <w:szCs w:val="20"/>
        </w:rPr>
        <w:t>На доске написаны пять чисел, сумма которых делится на три. Раз-решается одновременно уменьшать на единицу три из написанных на доске чисел. Всегда ли можно добиться того, чтобы на доске в итоге оказалось пять нулей?</w:t>
      </w:r>
    </w:p>
    <w:p w:rsidR="00A33515" w:rsidRDefault="00A33515">
      <w:pPr>
        <w:spacing w:line="99" w:lineRule="exact"/>
        <w:rPr>
          <w:rFonts w:ascii="Arial" w:eastAsia="Arial" w:hAnsi="Arial" w:cs="Arial"/>
          <w:b/>
          <w:bCs/>
          <w:sz w:val="20"/>
          <w:szCs w:val="20"/>
        </w:rPr>
      </w:pPr>
    </w:p>
    <w:p w:rsidR="00A33515" w:rsidRDefault="001A4D22">
      <w:pPr>
        <w:numPr>
          <w:ilvl w:val="0"/>
          <w:numId w:val="73"/>
        </w:numPr>
        <w:tabs>
          <w:tab w:val="left" w:pos="500"/>
        </w:tabs>
        <w:spacing w:line="282" w:lineRule="auto"/>
        <w:ind w:left="500" w:hanging="290"/>
        <w:jc w:val="both"/>
        <w:rPr>
          <w:rFonts w:ascii="Arial" w:eastAsia="Arial" w:hAnsi="Arial" w:cs="Arial"/>
          <w:b/>
          <w:bCs/>
          <w:sz w:val="20"/>
          <w:szCs w:val="20"/>
        </w:rPr>
      </w:pPr>
      <w:r>
        <w:rPr>
          <w:rFonts w:ascii="Arial" w:eastAsia="Arial" w:hAnsi="Arial" w:cs="Arial"/>
          <w:sz w:val="20"/>
          <w:szCs w:val="20"/>
        </w:rPr>
        <w:t xml:space="preserve">На плоскости расположено несколько точек, каждой из которых приписан </w:t>
      </w:r>
      <w:r>
        <w:rPr>
          <w:rFonts w:ascii="Arial" w:eastAsia="Arial" w:hAnsi="Arial" w:cs="Arial"/>
          <w:i/>
          <w:iCs/>
          <w:sz w:val="20"/>
          <w:szCs w:val="20"/>
        </w:rPr>
        <w:t>вес</w:t>
      </w:r>
      <w:r>
        <w:rPr>
          <w:rFonts w:ascii="Arial" w:eastAsia="Arial" w:hAnsi="Arial" w:cs="Arial"/>
          <w:sz w:val="20"/>
          <w:szCs w:val="20"/>
        </w:rPr>
        <w:t xml:space="preserve"> — целое число. При этом известно, что сумма весов всех точек равна нулю. Точки можно соединять кривыми, у каждой из которых есть </w:t>
      </w:r>
      <w:r>
        <w:rPr>
          <w:rFonts w:ascii="Arial" w:eastAsia="Arial" w:hAnsi="Arial" w:cs="Arial"/>
          <w:i/>
          <w:iCs/>
          <w:sz w:val="20"/>
          <w:szCs w:val="20"/>
        </w:rPr>
        <w:t>цена</w:t>
      </w:r>
      <w:r>
        <w:rPr>
          <w:rFonts w:ascii="Arial" w:eastAsia="Arial" w:hAnsi="Arial" w:cs="Arial"/>
          <w:sz w:val="20"/>
          <w:szCs w:val="20"/>
        </w:rPr>
        <w:t xml:space="preserve">. Если две точки соединены кривой с ценой </w:t>
      </w:r>
      <w:r>
        <w:rPr>
          <w:rFonts w:ascii="Arial" w:eastAsia="Arial" w:hAnsi="Arial" w:cs="Arial"/>
          <w:i/>
          <w:iCs/>
          <w:sz w:val="20"/>
          <w:szCs w:val="20"/>
        </w:rPr>
        <w:t>w</w:t>
      </w:r>
      <w:r>
        <w:rPr>
          <w:rFonts w:ascii="Arial" w:eastAsia="Arial" w:hAnsi="Arial" w:cs="Arial"/>
          <w:sz w:val="20"/>
          <w:szCs w:val="20"/>
        </w:rPr>
        <w:t xml:space="preserve"> (</w:t>
      </w:r>
      <w:r>
        <w:rPr>
          <w:rFonts w:ascii="Arial" w:eastAsia="Arial" w:hAnsi="Arial" w:cs="Arial"/>
          <w:i/>
          <w:iCs/>
          <w:sz w:val="20"/>
          <w:szCs w:val="20"/>
        </w:rPr>
        <w:t>w</w:t>
      </w:r>
      <w:r>
        <w:rPr>
          <w:rFonts w:ascii="Arial" w:eastAsia="Arial" w:hAnsi="Arial" w:cs="Arial"/>
          <w:sz w:val="20"/>
          <w:szCs w:val="20"/>
        </w:rPr>
        <w:t xml:space="preserve"> — целое число), то к весу одной из них прибавляется </w:t>
      </w:r>
      <w:r>
        <w:rPr>
          <w:rFonts w:ascii="Arial" w:eastAsia="Arial" w:hAnsi="Arial" w:cs="Arial"/>
          <w:i/>
          <w:iCs/>
          <w:sz w:val="20"/>
          <w:szCs w:val="20"/>
        </w:rPr>
        <w:t>w</w:t>
      </w:r>
      <w:r>
        <w:rPr>
          <w:rFonts w:ascii="Arial" w:eastAsia="Arial" w:hAnsi="Arial" w:cs="Arial"/>
          <w:sz w:val="20"/>
          <w:szCs w:val="20"/>
        </w:rPr>
        <w:t xml:space="preserve">, а из веса другой вычитается </w:t>
      </w:r>
      <w:r>
        <w:rPr>
          <w:rFonts w:ascii="Arial" w:eastAsia="Arial" w:hAnsi="Arial" w:cs="Arial"/>
          <w:i/>
          <w:iCs/>
          <w:sz w:val="20"/>
          <w:szCs w:val="20"/>
        </w:rPr>
        <w:t>w</w:t>
      </w:r>
      <w:r>
        <w:rPr>
          <w:rFonts w:ascii="Arial" w:eastAsia="Arial" w:hAnsi="Arial" w:cs="Arial"/>
          <w:sz w:val="20"/>
          <w:szCs w:val="20"/>
        </w:rPr>
        <w:t xml:space="preserve"> (куда именно прибавлять, а откуда вычитать, можно решать самому). Докажите, что можно соединить точки кри-выми с какими-то ценами так, чтобы веса всех точек оказались ну-левыми.</w:t>
      </w:r>
    </w:p>
    <w:p w:rsidR="00A33515" w:rsidRDefault="00A33515">
      <w:pPr>
        <w:spacing w:line="106" w:lineRule="exact"/>
        <w:rPr>
          <w:rFonts w:ascii="Arial" w:eastAsia="Arial" w:hAnsi="Arial" w:cs="Arial"/>
          <w:b/>
          <w:bCs/>
          <w:sz w:val="20"/>
          <w:szCs w:val="20"/>
        </w:rPr>
      </w:pPr>
    </w:p>
    <w:p w:rsidR="00A33515" w:rsidRDefault="001A4D22">
      <w:pPr>
        <w:numPr>
          <w:ilvl w:val="0"/>
          <w:numId w:val="73"/>
        </w:numPr>
        <w:tabs>
          <w:tab w:val="left" w:pos="500"/>
        </w:tabs>
        <w:spacing w:line="282" w:lineRule="auto"/>
        <w:ind w:left="500" w:hanging="290"/>
        <w:jc w:val="both"/>
        <w:rPr>
          <w:rFonts w:ascii="Arial" w:eastAsia="Arial" w:hAnsi="Arial" w:cs="Arial"/>
          <w:b/>
          <w:bCs/>
          <w:sz w:val="20"/>
          <w:szCs w:val="20"/>
        </w:rPr>
      </w:pPr>
      <w:r>
        <w:rPr>
          <w:rFonts w:ascii="Arial" w:eastAsia="Arial" w:hAnsi="Arial" w:cs="Arial"/>
          <w:sz w:val="20"/>
          <w:szCs w:val="20"/>
        </w:rPr>
        <w:t xml:space="preserve">В стране несколько городов, между ними проложены дороги. Для каждой дороги указаны направление (все дороги односторонние) и </w:t>
      </w:r>
      <w:r>
        <w:rPr>
          <w:rFonts w:ascii="Arial" w:eastAsia="Arial" w:hAnsi="Arial" w:cs="Arial"/>
          <w:i/>
          <w:iCs/>
          <w:sz w:val="20"/>
          <w:szCs w:val="20"/>
        </w:rPr>
        <w:t>вес</w:t>
      </w:r>
      <w:r>
        <w:rPr>
          <w:rFonts w:ascii="Arial" w:eastAsia="Arial" w:hAnsi="Arial" w:cs="Arial"/>
          <w:sz w:val="20"/>
          <w:szCs w:val="20"/>
        </w:rPr>
        <w:t xml:space="preserve"> — натуральное число. Известно, что для каждого города сум-ма весов входящих в него дорог равна сумме весов исходящих. До-кажите, что несколько машин (на номере каждой из которых на-писано натуральное число) могли проехать каждая по кругу через несколько городов так, что вес каждой дороги оказался равен сум-ме номеров машин, побывавших на ней.</w:t>
      </w:r>
      <w:commentRangeEnd w:id="789"/>
      <w:r w:rsidR="00C533FD">
        <w:rPr>
          <w:rStyle w:val="a5"/>
        </w:rPr>
        <w:commentReference w:id="789"/>
      </w:r>
    </w:p>
    <w:p w:rsidR="00A33515" w:rsidRDefault="00A33515">
      <w:pPr>
        <w:spacing w:line="251" w:lineRule="exact"/>
        <w:rPr>
          <w:sz w:val="20"/>
          <w:szCs w:val="20"/>
        </w:rPr>
      </w:pPr>
    </w:p>
    <w:p w:rsidR="00A33515" w:rsidRDefault="001A4D22">
      <w:pPr>
        <w:rPr>
          <w:sz w:val="20"/>
          <w:szCs w:val="20"/>
        </w:rPr>
      </w:pPr>
      <w:commentRangeStart w:id="790"/>
      <w:r>
        <w:rPr>
          <w:rFonts w:ascii="Arial" w:eastAsia="Arial" w:hAnsi="Arial" w:cs="Arial"/>
          <w:b/>
          <w:bCs/>
          <w:sz w:val="26"/>
          <w:szCs w:val="26"/>
        </w:rPr>
        <w:t>Задача 9. На салфетке</w:t>
      </w:r>
    </w:p>
    <w:p w:rsidR="00A33515" w:rsidRDefault="00A33515">
      <w:pPr>
        <w:spacing w:line="178" w:lineRule="exact"/>
        <w:rPr>
          <w:sz w:val="20"/>
          <w:szCs w:val="20"/>
        </w:rPr>
      </w:pPr>
    </w:p>
    <w:p w:rsidR="00A33515" w:rsidRDefault="001A4D22">
      <w:pPr>
        <w:ind w:left="200"/>
        <w:rPr>
          <w:sz w:val="20"/>
          <w:szCs w:val="20"/>
        </w:rPr>
      </w:pPr>
      <w:r>
        <w:rPr>
          <w:rFonts w:ascii="Arial" w:eastAsia="Arial" w:hAnsi="Arial" w:cs="Arial"/>
          <w:b/>
          <w:bCs/>
          <w:sz w:val="20"/>
          <w:szCs w:val="20"/>
        </w:rPr>
        <w:t>A.</w:t>
      </w:r>
    </w:p>
    <w:p w:rsidR="00A33515" w:rsidRDefault="001A4D22">
      <w:pPr>
        <w:spacing w:line="20" w:lineRule="exact"/>
        <w:rPr>
          <w:sz w:val="20"/>
          <w:szCs w:val="20"/>
        </w:rPr>
      </w:pPr>
      <w:r>
        <w:rPr>
          <w:noProof/>
          <w:sz w:val="20"/>
          <w:szCs w:val="20"/>
        </w:rPr>
        <w:drawing>
          <wp:anchor distT="0" distB="0" distL="114300" distR="114300" simplePos="0" relativeHeight="251389952" behindDoc="1" locked="0" layoutInCell="0" allowOverlap="1" wp14:anchorId="602CCBD8" wp14:editId="3195191A">
            <wp:simplePos x="0" y="0"/>
            <wp:positionH relativeFrom="column">
              <wp:posOffset>2799080</wp:posOffset>
            </wp:positionH>
            <wp:positionV relativeFrom="paragraph">
              <wp:posOffset>1438275</wp:posOffset>
            </wp:positionV>
            <wp:extent cx="474345" cy="952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blip>
                    <a:srcRect/>
                    <a:stretch>
                      <a:fillRect/>
                    </a:stretch>
                  </pic:blipFill>
                  <pic:spPr bwMode="auto">
                    <a:xfrm>
                      <a:off x="0" y="0"/>
                      <a:ext cx="474345" cy="95250"/>
                    </a:xfrm>
                    <a:prstGeom prst="rect">
                      <a:avLst/>
                    </a:prstGeom>
                    <a:noFill/>
                  </pic:spPr>
                </pic:pic>
              </a:graphicData>
            </a:graphic>
          </wp:anchor>
        </w:drawing>
      </w:r>
      <w:r>
        <w:rPr>
          <w:noProof/>
          <w:sz w:val="20"/>
          <w:szCs w:val="20"/>
        </w:rPr>
        <w:drawing>
          <wp:anchor distT="0" distB="0" distL="114300" distR="114300" simplePos="0" relativeHeight="251390976" behindDoc="1" locked="0" layoutInCell="0" allowOverlap="1" wp14:anchorId="3FF0C90C" wp14:editId="135D9998">
            <wp:simplePos x="0" y="0"/>
            <wp:positionH relativeFrom="column">
              <wp:posOffset>1177290</wp:posOffset>
            </wp:positionH>
            <wp:positionV relativeFrom="paragraph">
              <wp:posOffset>-62865</wp:posOffset>
            </wp:positionV>
            <wp:extent cx="2258060" cy="12827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blip>
                    <a:srcRect/>
                    <a:stretch>
                      <a:fillRect/>
                    </a:stretch>
                  </pic:blipFill>
                  <pic:spPr bwMode="auto">
                    <a:xfrm>
                      <a:off x="0" y="0"/>
                      <a:ext cx="2258060" cy="1282700"/>
                    </a:xfrm>
                    <a:prstGeom prst="rect">
                      <a:avLst/>
                    </a:prstGeom>
                    <a:noFill/>
                  </pic:spPr>
                </pic:pic>
              </a:graphicData>
            </a:graphic>
          </wp:anchor>
        </w:drawing>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19"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26</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791" w:name="page37"/>
      <w:bookmarkEnd w:id="791"/>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spacing w:line="287" w:lineRule="auto"/>
        <w:ind w:left="500"/>
        <w:jc w:val="both"/>
        <w:rPr>
          <w:sz w:val="20"/>
          <w:szCs w:val="20"/>
        </w:rPr>
      </w:pPr>
      <w:r>
        <w:rPr>
          <w:rFonts w:ascii="Arial" w:eastAsia="Arial" w:hAnsi="Arial" w:cs="Arial"/>
          <w:sz w:val="20"/>
          <w:szCs w:val="20"/>
        </w:rPr>
        <w:t>Укажите, как нарисовать «одним росчерком пера», то есть не отры-вая ручки от бумаги и не проходя по одной линии дважды, (а) олим-пийские кольца (б) «наклонный квадрат» со стороной 4 (смотреть рисунок 5).</w:t>
      </w:r>
    </w:p>
    <w:p w:rsidR="00A33515" w:rsidRDefault="00A33515">
      <w:pPr>
        <w:spacing w:line="131" w:lineRule="exact"/>
        <w:rPr>
          <w:sz w:val="20"/>
          <w:szCs w:val="20"/>
        </w:rPr>
      </w:pPr>
    </w:p>
    <w:p w:rsidR="00A33515" w:rsidRDefault="001A4D22">
      <w:pPr>
        <w:numPr>
          <w:ilvl w:val="0"/>
          <w:numId w:val="74"/>
        </w:numPr>
        <w:tabs>
          <w:tab w:val="left" w:pos="500"/>
        </w:tabs>
        <w:spacing w:line="282" w:lineRule="auto"/>
        <w:ind w:left="500" w:hanging="290"/>
        <w:jc w:val="both"/>
        <w:rPr>
          <w:rFonts w:ascii="Arial" w:eastAsia="Arial" w:hAnsi="Arial" w:cs="Arial"/>
          <w:b/>
          <w:bCs/>
          <w:sz w:val="20"/>
          <w:szCs w:val="20"/>
        </w:rPr>
      </w:pPr>
      <w:r>
        <w:rPr>
          <w:rFonts w:ascii="Arial" w:eastAsia="Arial" w:hAnsi="Arial" w:cs="Arial"/>
          <w:sz w:val="20"/>
          <w:szCs w:val="20"/>
        </w:rPr>
        <w:t xml:space="preserve">Треугольник Серпинского степени 1 — это просто треугольник. Что-бы получить треугольник Серпинского степени </w:t>
      </w:r>
      <w:r>
        <w:rPr>
          <w:rFonts w:ascii="Arial" w:eastAsia="Arial" w:hAnsi="Arial" w:cs="Arial"/>
          <w:i/>
          <w:iCs/>
          <w:sz w:val="20"/>
          <w:szCs w:val="20"/>
        </w:rPr>
        <w:t>n</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 нужно поста-вить «друг на друга» три треугольника Серпинского степени </w:t>
      </w:r>
      <w:r>
        <w:rPr>
          <w:rFonts w:ascii="Arial" w:eastAsia="Arial" w:hAnsi="Arial" w:cs="Arial"/>
          <w:i/>
          <w:iCs/>
          <w:sz w:val="20"/>
          <w:szCs w:val="20"/>
        </w:rPr>
        <w:t>n</w:t>
      </w:r>
      <w:r>
        <w:rPr>
          <w:rFonts w:ascii="Arial" w:eastAsia="Arial" w:hAnsi="Arial" w:cs="Arial"/>
          <w:sz w:val="20"/>
          <w:szCs w:val="20"/>
        </w:rPr>
        <w:t xml:space="preserve">. На рисунке 5 изображён треугольник Серпинского степени 4, а цветом выделен треугольник Серпинского степени 3. Посчитайте, сколь-ко узлов (точек, где пересекаются два и более непараллельных от-резка) в треугольнике Серпинского степени </w:t>
      </w:r>
      <w:r>
        <w:rPr>
          <w:rFonts w:ascii="Arial" w:eastAsia="Arial" w:hAnsi="Arial" w:cs="Arial"/>
          <w:i/>
          <w:iCs/>
          <w:sz w:val="20"/>
          <w:szCs w:val="20"/>
        </w:rPr>
        <w:t>n</w:t>
      </w:r>
      <w:r>
        <w:rPr>
          <w:rFonts w:ascii="Arial" w:eastAsia="Arial" w:hAnsi="Arial" w:cs="Arial"/>
          <w:sz w:val="20"/>
          <w:szCs w:val="20"/>
        </w:rPr>
        <w:t xml:space="preserve">. Посчитайте также, сколько отрезков длины 1 составляют «наклонный квадрат» со сто-роной </w:t>
      </w:r>
      <w:r>
        <w:rPr>
          <w:rFonts w:ascii="Arial" w:eastAsia="Arial" w:hAnsi="Arial" w:cs="Arial"/>
          <w:i/>
          <w:iCs/>
          <w:sz w:val="20"/>
          <w:szCs w:val="20"/>
        </w:rPr>
        <w:t>n</w:t>
      </w:r>
      <w:r>
        <w:rPr>
          <w:rFonts w:ascii="Arial" w:eastAsia="Arial" w:hAnsi="Arial" w:cs="Arial"/>
          <w:sz w:val="20"/>
          <w:szCs w:val="20"/>
        </w:rPr>
        <w:t>.</w:t>
      </w:r>
    </w:p>
    <w:p w:rsidR="00A33515" w:rsidRDefault="00A33515">
      <w:pPr>
        <w:spacing w:line="136" w:lineRule="exact"/>
        <w:rPr>
          <w:rFonts w:ascii="Arial" w:eastAsia="Arial" w:hAnsi="Arial" w:cs="Arial"/>
          <w:b/>
          <w:bCs/>
          <w:sz w:val="20"/>
          <w:szCs w:val="20"/>
        </w:rPr>
      </w:pPr>
    </w:p>
    <w:p w:rsidR="00A33515" w:rsidRDefault="001A4D22">
      <w:pPr>
        <w:numPr>
          <w:ilvl w:val="0"/>
          <w:numId w:val="74"/>
        </w:numPr>
        <w:tabs>
          <w:tab w:val="left" w:pos="500"/>
        </w:tabs>
        <w:spacing w:line="303" w:lineRule="auto"/>
        <w:ind w:left="500" w:hanging="290"/>
        <w:rPr>
          <w:rFonts w:ascii="Arial" w:eastAsia="Arial" w:hAnsi="Arial" w:cs="Arial"/>
          <w:b/>
          <w:bCs/>
          <w:sz w:val="20"/>
          <w:szCs w:val="20"/>
        </w:rPr>
      </w:pPr>
      <w:r>
        <w:rPr>
          <w:rFonts w:ascii="Arial" w:eastAsia="Arial" w:hAnsi="Arial" w:cs="Arial"/>
          <w:sz w:val="20"/>
          <w:szCs w:val="20"/>
        </w:rPr>
        <w:t>Укажите, как нарисовать одним росчерком пера треугольник Сер-пинского степени 4, изображённый на рисунке.</w:t>
      </w:r>
    </w:p>
    <w:commentRangeEnd w:id="790"/>
    <w:p w:rsidR="00A33515" w:rsidRDefault="00C533FD">
      <w:pPr>
        <w:spacing w:line="241" w:lineRule="exact"/>
        <w:rPr>
          <w:sz w:val="20"/>
          <w:szCs w:val="20"/>
        </w:rPr>
      </w:pPr>
      <w:r>
        <w:rPr>
          <w:rStyle w:val="a5"/>
        </w:rPr>
        <w:commentReference w:id="790"/>
      </w:r>
    </w:p>
    <w:p w:rsidR="00A33515" w:rsidRDefault="001A4D22">
      <w:pPr>
        <w:rPr>
          <w:sz w:val="20"/>
          <w:szCs w:val="20"/>
        </w:rPr>
      </w:pPr>
      <w:r>
        <w:rPr>
          <w:rFonts w:ascii="Arial" w:eastAsia="Arial" w:hAnsi="Arial" w:cs="Arial"/>
          <w:b/>
          <w:bCs/>
          <w:sz w:val="26"/>
          <w:szCs w:val="26"/>
        </w:rPr>
        <w:t>Задача 10. Необходимости и достаточности</w:t>
      </w:r>
    </w:p>
    <w:p w:rsidR="00A33515" w:rsidRDefault="00A33515">
      <w:pPr>
        <w:spacing w:line="178" w:lineRule="exact"/>
        <w:rPr>
          <w:sz w:val="20"/>
          <w:szCs w:val="20"/>
        </w:rPr>
      </w:pPr>
    </w:p>
    <w:p w:rsidR="00A33515" w:rsidRDefault="001A4D22">
      <w:pPr>
        <w:numPr>
          <w:ilvl w:val="0"/>
          <w:numId w:val="75"/>
        </w:numPr>
        <w:tabs>
          <w:tab w:val="left" w:pos="500"/>
        </w:tabs>
        <w:spacing w:line="291" w:lineRule="auto"/>
        <w:ind w:left="500" w:hanging="306"/>
        <w:jc w:val="both"/>
        <w:rPr>
          <w:rFonts w:ascii="Arial" w:eastAsia="Arial" w:hAnsi="Arial" w:cs="Arial"/>
          <w:b/>
          <w:bCs/>
          <w:sz w:val="20"/>
          <w:szCs w:val="20"/>
        </w:rPr>
      </w:pPr>
      <w:r>
        <w:rPr>
          <w:rFonts w:ascii="Arial" w:eastAsia="Arial" w:hAnsi="Arial" w:cs="Arial"/>
          <w:sz w:val="20"/>
          <w:szCs w:val="20"/>
        </w:rPr>
        <w:t>Длина тела мышки — 10 сантиметров, а кошки — 55 сантиметров. Мышка пробегает 35 своих тел за секунду, а кошка — всего 9 своих тел за секунду. Догонит ли кошка мышку?</w:t>
      </w:r>
    </w:p>
    <w:p w:rsidR="00A33515" w:rsidRDefault="00A33515">
      <w:pPr>
        <w:spacing w:line="126" w:lineRule="exact"/>
        <w:rPr>
          <w:rFonts w:ascii="Arial" w:eastAsia="Arial" w:hAnsi="Arial" w:cs="Arial"/>
          <w:b/>
          <w:bCs/>
          <w:sz w:val="20"/>
          <w:szCs w:val="20"/>
        </w:rPr>
      </w:pPr>
    </w:p>
    <w:p w:rsidR="00A33515" w:rsidRDefault="001A4D22">
      <w:pPr>
        <w:numPr>
          <w:ilvl w:val="0"/>
          <w:numId w:val="75"/>
        </w:numPr>
        <w:tabs>
          <w:tab w:val="left" w:pos="500"/>
        </w:tabs>
        <w:spacing w:line="284" w:lineRule="auto"/>
        <w:ind w:left="500" w:hanging="290"/>
        <w:jc w:val="both"/>
        <w:rPr>
          <w:rFonts w:ascii="Arial" w:eastAsia="Arial" w:hAnsi="Arial" w:cs="Arial"/>
          <w:b/>
          <w:bCs/>
          <w:sz w:val="20"/>
          <w:szCs w:val="20"/>
        </w:rPr>
      </w:pPr>
      <w:r>
        <w:rPr>
          <w:rFonts w:ascii="Arial" w:eastAsia="Arial" w:hAnsi="Arial" w:cs="Arial"/>
          <w:sz w:val="20"/>
          <w:szCs w:val="20"/>
        </w:rPr>
        <w:t>На одном болоте живут 100 ужасных Йожинов. Председатель ре-шил, что с этой ситуацией надо наконец разобраться — обезвре-дить Йожинов и продать их в зоопарк. Известно, что Йожина мож-но обезвредить, только скинув на него с самол</w:t>
      </w:r>
      <w:del w:id="792" w:author="Admin" w:date="2019-02-19T01:25:00Z">
        <w:r w:rsidDel="00C533FD">
          <w:rPr>
            <w:rFonts w:ascii="Arial" w:eastAsia="Arial" w:hAnsi="Arial" w:cs="Arial"/>
            <w:sz w:val="20"/>
            <w:szCs w:val="20"/>
          </w:rPr>
          <w:delText>ё</w:delText>
        </w:r>
      </w:del>
      <w:ins w:id="793" w:author="Admin" w:date="2019-02-19T01:25:00Z">
        <w:r w:rsidR="00C533FD">
          <w:rPr>
            <w:rFonts w:ascii="Arial" w:eastAsia="Arial" w:hAnsi="Arial" w:cs="Arial"/>
            <w:sz w:val="20"/>
            <w:szCs w:val="20"/>
          </w:rPr>
          <w:t>е</w:t>
        </w:r>
      </w:ins>
      <w:r>
        <w:rPr>
          <w:rFonts w:ascii="Arial" w:eastAsia="Arial" w:hAnsi="Arial" w:cs="Arial"/>
          <w:sz w:val="20"/>
          <w:szCs w:val="20"/>
        </w:rPr>
        <w:t>та порошок. Предсе-дателю нужно выбрать, какой самол</w:t>
      </w:r>
      <w:ins w:id="794" w:author="Admin" w:date="2019-02-19T01:25:00Z">
        <w:r w:rsidR="00C533FD">
          <w:rPr>
            <w:rFonts w:ascii="Arial" w:eastAsia="Arial" w:hAnsi="Arial" w:cs="Arial"/>
            <w:sz w:val="20"/>
            <w:szCs w:val="20"/>
          </w:rPr>
          <w:t>е</w:t>
        </w:r>
      </w:ins>
      <w:del w:id="795" w:author="Admin" w:date="2019-02-19T01:25:00Z">
        <w:r w:rsidDel="00C533FD">
          <w:rPr>
            <w:rFonts w:ascii="Arial" w:eastAsia="Arial" w:hAnsi="Arial" w:cs="Arial"/>
            <w:sz w:val="20"/>
            <w:szCs w:val="20"/>
          </w:rPr>
          <w:delText>ё</w:delText>
        </w:r>
      </w:del>
      <w:r>
        <w:rPr>
          <w:rFonts w:ascii="Arial" w:eastAsia="Arial" w:hAnsi="Arial" w:cs="Arial"/>
          <w:sz w:val="20"/>
          <w:szCs w:val="20"/>
        </w:rPr>
        <w:t>т использовать: винтовой или реактивный.</w:t>
      </w:r>
    </w:p>
    <w:p w:rsidR="00A33515" w:rsidRDefault="00A33515">
      <w:pPr>
        <w:spacing w:line="33" w:lineRule="exact"/>
        <w:rPr>
          <w:rFonts w:ascii="Arial" w:eastAsia="Arial" w:hAnsi="Arial" w:cs="Arial"/>
          <w:b/>
          <w:bCs/>
          <w:sz w:val="20"/>
          <w:szCs w:val="20"/>
        </w:rPr>
      </w:pPr>
    </w:p>
    <w:p w:rsidR="00A33515" w:rsidRDefault="001A4D22">
      <w:pPr>
        <w:spacing w:line="284" w:lineRule="auto"/>
        <w:ind w:left="500"/>
        <w:jc w:val="both"/>
        <w:rPr>
          <w:rFonts w:ascii="Arial" w:eastAsia="Arial" w:hAnsi="Arial" w:cs="Arial"/>
          <w:b/>
          <w:bCs/>
          <w:sz w:val="20"/>
          <w:szCs w:val="20"/>
        </w:rPr>
      </w:pPr>
      <w:r>
        <w:rPr>
          <w:rFonts w:ascii="Arial" w:eastAsia="Arial" w:hAnsi="Arial" w:cs="Arial"/>
          <w:sz w:val="20"/>
          <w:szCs w:val="20"/>
        </w:rPr>
        <w:t>Винтовой самол</w:t>
      </w:r>
      <w:ins w:id="796" w:author="Admin" w:date="2019-02-19T01:25:00Z">
        <w:r w:rsidR="00C533FD">
          <w:rPr>
            <w:rFonts w:ascii="Arial" w:eastAsia="Arial" w:hAnsi="Arial" w:cs="Arial"/>
            <w:sz w:val="20"/>
            <w:szCs w:val="20"/>
          </w:rPr>
          <w:t>е</w:t>
        </w:r>
      </w:ins>
      <w:del w:id="797" w:author="Admin" w:date="2019-02-19T01:25:00Z">
        <w:r w:rsidDel="00C533FD">
          <w:rPr>
            <w:rFonts w:ascii="Arial" w:eastAsia="Arial" w:hAnsi="Arial" w:cs="Arial"/>
            <w:sz w:val="20"/>
            <w:szCs w:val="20"/>
          </w:rPr>
          <w:delText>ё</w:delText>
        </w:r>
      </w:del>
      <w:r>
        <w:rPr>
          <w:rFonts w:ascii="Arial" w:eastAsia="Arial" w:hAnsi="Arial" w:cs="Arial"/>
          <w:sz w:val="20"/>
          <w:szCs w:val="20"/>
        </w:rPr>
        <w:t>т за один вылет осыпает порошком двух Йожинов, но, чтобы окончательно обезвредить одного Йожина, нужно осы-пать его трижды. Реактивный самол</w:t>
      </w:r>
      <w:ins w:id="798" w:author="Admin" w:date="2019-02-19T01:25:00Z">
        <w:r w:rsidR="00C533FD">
          <w:rPr>
            <w:rFonts w:ascii="Arial" w:eastAsia="Arial" w:hAnsi="Arial" w:cs="Arial"/>
            <w:sz w:val="20"/>
            <w:szCs w:val="20"/>
          </w:rPr>
          <w:t>е</w:t>
        </w:r>
      </w:ins>
      <w:del w:id="799" w:author="Admin" w:date="2019-02-19T01:25:00Z">
        <w:r w:rsidDel="00C533FD">
          <w:rPr>
            <w:rFonts w:ascii="Arial" w:eastAsia="Arial" w:hAnsi="Arial" w:cs="Arial"/>
            <w:sz w:val="20"/>
            <w:szCs w:val="20"/>
          </w:rPr>
          <w:delText>ё</w:delText>
        </w:r>
      </w:del>
      <w:r>
        <w:rPr>
          <w:rFonts w:ascii="Arial" w:eastAsia="Arial" w:hAnsi="Arial" w:cs="Arial"/>
          <w:sz w:val="20"/>
          <w:szCs w:val="20"/>
        </w:rPr>
        <w:t>т</w:t>
      </w:r>
      <w:del w:id="800" w:author="Admin" w:date="2019-02-19T01:25:00Z">
        <w:r w:rsidDel="00C533FD">
          <w:rPr>
            <w:rFonts w:ascii="Arial" w:eastAsia="Arial" w:hAnsi="Arial" w:cs="Arial"/>
            <w:sz w:val="20"/>
            <w:szCs w:val="20"/>
          </w:rPr>
          <w:delText>,</w:delText>
        </w:r>
      </w:del>
      <w:r>
        <w:rPr>
          <w:rFonts w:ascii="Arial" w:eastAsia="Arial" w:hAnsi="Arial" w:cs="Arial"/>
          <w:sz w:val="20"/>
          <w:szCs w:val="20"/>
        </w:rPr>
        <w:t xml:space="preserve"> в силу </w:t>
      </w:r>
      <w:del w:id="801" w:author="Admin" w:date="2019-02-19T01:25:00Z">
        <w:r w:rsidDel="00C533FD">
          <w:rPr>
            <w:rFonts w:ascii="Arial" w:eastAsia="Arial" w:hAnsi="Arial" w:cs="Arial"/>
            <w:sz w:val="20"/>
            <w:szCs w:val="20"/>
          </w:rPr>
          <w:delText xml:space="preserve">своей </w:delText>
        </w:r>
      </w:del>
      <w:r>
        <w:rPr>
          <w:rFonts w:ascii="Arial" w:eastAsia="Arial" w:hAnsi="Arial" w:cs="Arial"/>
          <w:sz w:val="20"/>
          <w:szCs w:val="20"/>
        </w:rPr>
        <w:t>более высокой скорости</w:t>
      </w:r>
      <w:del w:id="802" w:author="Admin" w:date="2019-02-19T01:25:00Z">
        <w:r w:rsidDel="00C533FD">
          <w:rPr>
            <w:rFonts w:ascii="Arial" w:eastAsia="Arial" w:hAnsi="Arial" w:cs="Arial"/>
            <w:sz w:val="20"/>
            <w:szCs w:val="20"/>
          </w:rPr>
          <w:delText>,</w:delText>
        </w:r>
      </w:del>
      <w:r>
        <w:rPr>
          <w:rFonts w:ascii="Arial" w:eastAsia="Arial" w:hAnsi="Arial" w:cs="Arial"/>
          <w:sz w:val="20"/>
          <w:szCs w:val="20"/>
        </w:rPr>
        <w:t xml:space="preserve"> за один вылет осыпает порошком 5 Йожинов, но, так как на каждого Йожина теперь попадает меньше порошка, для обезвре-живания его нужно осыпать восемь раз.</w:t>
      </w:r>
    </w:p>
    <w:p w:rsidR="00A33515" w:rsidRDefault="00A33515">
      <w:pPr>
        <w:spacing w:line="33" w:lineRule="exact"/>
        <w:rPr>
          <w:rFonts w:ascii="Arial" w:eastAsia="Arial" w:hAnsi="Arial" w:cs="Arial"/>
          <w:b/>
          <w:bCs/>
          <w:sz w:val="20"/>
          <w:szCs w:val="20"/>
        </w:rPr>
      </w:pPr>
    </w:p>
    <w:p w:rsidR="00A33515" w:rsidRDefault="001A4D22">
      <w:pPr>
        <w:spacing w:line="303" w:lineRule="auto"/>
        <w:ind w:left="500"/>
        <w:rPr>
          <w:rFonts w:ascii="Arial" w:eastAsia="Arial" w:hAnsi="Arial" w:cs="Arial"/>
          <w:b/>
          <w:bCs/>
          <w:sz w:val="20"/>
          <w:szCs w:val="20"/>
        </w:rPr>
      </w:pPr>
      <w:r>
        <w:rPr>
          <w:rFonts w:ascii="Arial" w:eastAsia="Arial" w:hAnsi="Arial" w:cs="Arial"/>
          <w:sz w:val="20"/>
          <w:szCs w:val="20"/>
        </w:rPr>
        <w:t>Какой же самол</w:t>
      </w:r>
      <w:ins w:id="803" w:author="Admin" w:date="2019-02-19T01:25:00Z">
        <w:r w:rsidR="00C533FD">
          <w:rPr>
            <w:rFonts w:ascii="Arial" w:eastAsia="Arial" w:hAnsi="Arial" w:cs="Arial"/>
            <w:sz w:val="20"/>
            <w:szCs w:val="20"/>
          </w:rPr>
          <w:t>е</w:t>
        </w:r>
      </w:ins>
      <w:del w:id="804" w:author="Admin" w:date="2019-02-19T01:25:00Z">
        <w:r w:rsidDel="00C533FD">
          <w:rPr>
            <w:rFonts w:ascii="Arial" w:eastAsia="Arial" w:hAnsi="Arial" w:cs="Arial"/>
            <w:sz w:val="20"/>
            <w:szCs w:val="20"/>
          </w:rPr>
          <w:delText>ё</w:delText>
        </w:r>
      </w:del>
      <w:r>
        <w:rPr>
          <w:rFonts w:ascii="Arial" w:eastAsia="Arial" w:hAnsi="Arial" w:cs="Arial"/>
          <w:sz w:val="20"/>
          <w:szCs w:val="20"/>
        </w:rPr>
        <w:t>т эффективнее: какому потребуется меньше выле-тов, чтобы обезвредить всех Йожинов?</w:t>
      </w:r>
    </w:p>
    <w:p w:rsidR="00A33515" w:rsidRDefault="00A33515">
      <w:pPr>
        <w:spacing w:line="114" w:lineRule="exact"/>
        <w:rPr>
          <w:rFonts w:ascii="Arial" w:eastAsia="Arial" w:hAnsi="Arial" w:cs="Arial"/>
          <w:b/>
          <w:bCs/>
          <w:sz w:val="20"/>
          <w:szCs w:val="20"/>
        </w:rPr>
      </w:pPr>
    </w:p>
    <w:p w:rsidR="00A33515" w:rsidRDefault="001A4D22">
      <w:pPr>
        <w:numPr>
          <w:ilvl w:val="0"/>
          <w:numId w:val="75"/>
        </w:numPr>
        <w:tabs>
          <w:tab w:val="left" w:pos="500"/>
        </w:tabs>
        <w:spacing w:line="332" w:lineRule="auto"/>
        <w:ind w:left="500" w:hanging="290"/>
        <w:jc w:val="both"/>
        <w:rPr>
          <w:rFonts w:ascii="Arial" w:eastAsia="Arial" w:hAnsi="Arial" w:cs="Arial"/>
          <w:b/>
          <w:bCs/>
          <w:sz w:val="19"/>
          <w:szCs w:val="19"/>
        </w:rPr>
      </w:pPr>
      <w:r>
        <w:rPr>
          <w:rFonts w:ascii="Arial" w:eastAsia="Arial" w:hAnsi="Arial" w:cs="Arial"/>
          <w:sz w:val="19"/>
          <w:szCs w:val="19"/>
        </w:rPr>
        <w:t>Несколько велосипедистов отправились в поход. За обедом они в сумме съедают 2 килограмма еды плюс 0.1 кг за каждый килограмм</w:t>
      </w:r>
    </w:p>
    <w:p w:rsidR="00A33515" w:rsidRDefault="00A33515">
      <w:pPr>
        <w:spacing w:line="66" w:lineRule="exact"/>
        <w:rPr>
          <w:rFonts w:ascii="Arial" w:eastAsia="Arial" w:hAnsi="Arial" w:cs="Arial"/>
          <w:b/>
          <w:bCs/>
          <w:sz w:val="19"/>
          <w:szCs w:val="19"/>
        </w:rPr>
      </w:pPr>
    </w:p>
    <w:p w:rsidR="00A33515" w:rsidRDefault="001A4D22">
      <w:pPr>
        <w:numPr>
          <w:ilvl w:val="1"/>
          <w:numId w:val="75"/>
        </w:numPr>
        <w:tabs>
          <w:tab w:val="left" w:pos="3280"/>
        </w:tabs>
        <w:ind w:left="3280" w:hanging="254"/>
        <w:rPr>
          <w:rFonts w:ascii="Arial" w:eastAsia="Arial" w:hAnsi="Arial" w:cs="Arial"/>
          <w:sz w:val="20"/>
          <w:szCs w:val="20"/>
        </w:rPr>
      </w:pPr>
      <w:r>
        <w:rPr>
          <w:rFonts w:ascii="Arial" w:eastAsia="Arial" w:hAnsi="Arial" w:cs="Arial"/>
          <w:b/>
          <w:bCs/>
          <w:sz w:val="20"/>
          <w:szCs w:val="20"/>
        </w:rPr>
        <w:t xml:space="preserve">27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805" w:name="page38"/>
      <w:bookmarkEnd w:id="805"/>
      <w:r>
        <w:rPr>
          <w:rFonts w:ascii="Arial" w:eastAsia="Arial" w:hAnsi="Arial" w:cs="Arial"/>
          <w:sz w:val="18"/>
          <w:szCs w:val="18"/>
        </w:rPr>
        <w:lastRenderedPageBreak/>
        <w:t>2018 год, 8 класс</w:t>
      </w:r>
    </w:p>
    <w:p w:rsidR="00A33515" w:rsidRDefault="00A33515">
      <w:pPr>
        <w:spacing w:line="184" w:lineRule="exact"/>
        <w:rPr>
          <w:sz w:val="20"/>
          <w:szCs w:val="20"/>
        </w:rPr>
      </w:pPr>
    </w:p>
    <w:p w:rsidR="00A33515" w:rsidRDefault="001A4D22">
      <w:pPr>
        <w:spacing w:line="283" w:lineRule="auto"/>
        <w:ind w:left="500"/>
        <w:jc w:val="both"/>
        <w:rPr>
          <w:sz w:val="20"/>
          <w:szCs w:val="20"/>
        </w:rPr>
      </w:pPr>
      <w:r>
        <w:rPr>
          <w:rFonts w:ascii="Arial" w:eastAsia="Arial" w:hAnsi="Arial" w:cs="Arial"/>
          <w:sz w:val="20"/>
          <w:szCs w:val="20"/>
        </w:rPr>
        <w:t xml:space="preserve">еды, который они везли на себе до этого. Например, если у них было 10 килограммов еды на всех, то на ближайшем обеде они съедят 2 </w:t>
      </w:r>
      <w:r>
        <w:rPr>
          <w:rFonts w:eastAsia="Times New Roman"/>
          <w:sz w:val="20"/>
          <w:szCs w:val="20"/>
        </w:rPr>
        <w:t>+</w:t>
      </w:r>
      <w:r>
        <w:rPr>
          <w:rFonts w:ascii="Arial" w:eastAsia="Arial" w:hAnsi="Arial" w:cs="Arial"/>
          <w:sz w:val="20"/>
          <w:szCs w:val="20"/>
        </w:rPr>
        <w:t xml:space="preserve"> 0</w:t>
      </w:r>
      <w:r>
        <w:rPr>
          <w:rFonts w:eastAsia="Times New Roman"/>
          <w:i/>
          <w:iCs/>
          <w:sz w:val="20"/>
          <w:szCs w:val="20"/>
        </w:rPr>
        <w:t>:</w:t>
      </w:r>
      <w:r>
        <w:rPr>
          <w:rFonts w:ascii="Arial" w:eastAsia="Arial" w:hAnsi="Arial" w:cs="Arial"/>
          <w:sz w:val="20"/>
          <w:szCs w:val="20"/>
        </w:rPr>
        <w:t xml:space="preserve">1 10 </w:t>
      </w:r>
      <w:r>
        <w:rPr>
          <w:rFonts w:eastAsia="Times New Roman"/>
          <w:sz w:val="20"/>
          <w:szCs w:val="20"/>
        </w:rPr>
        <w:t>=</w:t>
      </w:r>
      <w:r>
        <w:rPr>
          <w:rFonts w:ascii="Arial" w:eastAsia="Arial" w:hAnsi="Arial" w:cs="Arial"/>
          <w:sz w:val="20"/>
          <w:szCs w:val="20"/>
        </w:rPr>
        <w:t xml:space="preserve"> 3 килограмма, а на следующем — 2 </w:t>
      </w:r>
      <w:r>
        <w:rPr>
          <w:rFonts w:eastAsia="Times New Roman"/>
          <w:sz w:val="20"/>
          <w:szCs w:val="20"/>
        </w:rPr>
        <w:t>+</w:t>
      </w:r>
      <w:r>
        <w:rPr>
          <w:rFonts w:ascii="Arial" w:eastAsia="Arial" w:hAnsi="Arial" w:cs="Arial"/>
          <w:sz w:val="20"/>
          <w:szCs w:val="20"/>
        </w:rPr>
        <w:t xml:space="preserve"> 0</w:t>
      </w:r>
      <w:r>
        <w:rPr>
          <w:rFonts w:eastAsia="Times New Roman"/>
          <w:i/>
          <w:iCs/>
          <w:sz w:val="20"/>
          <w:szCs w:val="20"/>
        </w:rPr>
        <w:t>:</w:t>
      </w:r>
      <w:r>
        <w:rPr>
          <w:rFonts w:ascii="Arial" w:eastAsia="Arial" w:hAnsi="Arial" w:cs="Arial"/>
          <w:sz w:val="20"/>
          <w:szCs w:val="20"/>
        </w:rPr>
        <w:t xml:space="preserve">1 </w:t>
      </w:r>
      <w:r>
        <w:rPr>
          <w:rFonts w:eastAsia="Times New Roman"/>
          <w:sz w:val="20"/>
          <w:szCs w:val="20"/>
        </w:rPr>
        <w:t>(</w:t>
      </w:r>
      <w:r>
        <w:rPr>
          <w:rFonts w:ascii="Arial" w:eastAsia="Arial" w:hAnsi="Arial" w:cs="Arial"/>
          <w:sz w:val="20"/>
          <w:szCs w:val="20"/>
        </w:rPr>
        <w:t>10 3</w:t>
      </w:r>
      <w:r>
        <w:rPr>
          <w:rFonts w:eastAsia="Times New Roman"/>
          <w:sz w:val="20"/>
          <w:szCs w:val="20"/>
        </w:rPr>
        <w:t>) =</w:t>
      </w:r>
      <w:r>
        <w:rPr>
          <w:rFonts w:ascii="Arial" w:eastAsia="Arial" w:hAnsi="Arial" w:cs="Arial"/>
          <w:sz w:val="20"/>
          <w:szCs w:val="20"/>
        </w:rPr>
        <w:t xml:space="preserve"> 2</w:t>
      </w:r>
      <w:r>
        <w:rPr>
          <w:rFonts w:eastAsia="Times New Roman"/>
          <w:i/>
          <w:iCs/>
          <w:sz w:val="20"/>
          <w:szCs w:val="20"/>
        </w:rPr>
        <w:t>:</w:t>
      </w:r>
      <w:r>
        <w:rPr>
          <w:rFonts w:ascii="Arial" w:eastAsia="Arial" w:hAnsi="Arial" w:cs="Arial"/>
          <w:sz w:val="20"/>
          <w:szCs w:val="20"/>
        </w:rPr>
        <w:t>7 килограммов. В походе планируется 30 обедов (</w:t>
      </w:r>
      <w:del w:id="806" w:author="Admin" w:date="2019-02-19T01:26:00Z">
        <w:r w:rsidDel="00C533FD">
          <w:rPr>
            <w:rFonts w:ascii="Arial" w:eastAsia="Arial" w:hAnsi="Arial" w:cs="Arial"/>
            <w:sz w:val="20"/>
            <w:szCs w:val="20"/>
          </w:rPr>
          <w:delText xml:space="preserve">а </w:delText>
        </w:r>
      </w:del>
      <w:r>
        <w:rPr>
          <w:rFonts w:ascii="Arial" w:eastAsia="Arial" w:hAnsi="Arial" w:cs="Arial"/>
          <w:sz w:val="20"/>
          <w:szCs w:val="20"/>
        </w:rPr>
        <w:t>велосипедисты не завтракают и не ужинают). Сколько еды им нужно взять с собой, чтобы е</w:t>
      </w:r>
      <w:ins w:id="807" w:author="Admin" w:date="2019-02-19T01:26:00Z">
        <w:r w:rsidR="00C533FD">
          <w:rPr>
            <w:rFonts w:ascii="Arial" w:eastAsia="Arial" w:hAnsi="Arial" w:cs="Arial"/>
            <w:sz w:val="20"/>
            <w:szCs w:val="20"/>
          </w:rPr>
          <w:t>е</w:t>
        </w:r>
      </w:ins>
      <w:del w:id="808" w:author="Admin" w:date="2019-02-19T01:26:00Z">
        <w:r w:rsidDel="00C533FD">
          <w:rPr>
            <w:rFonts w:ascii="Arial" w:eastAsia="Arial" w:hAnsi="Arial" w:cs="Arial"/>
            <w:sz w:val="20"/>
            <w:szCs w:val="20"/>
          </w:rPr>
          <w:delText>ё</w:delText>
        </w:r>
      </w:del>
      <w:r>
        <w:rPr>
          <w:rFonts w:ascii="Arial" w:eastAsia="Arial" w:hAnsi="Arial" w:cs="Arial"/>
          <w:sz w:val="20"/>
          <w:szCs w:val="20"/>
        </w:rPr>
        <w:t xml:space="preserve"> хватило на весь поход (и в конце похода не осталось ничего лишнего)?</w:t>
      </w:r>
    </w:p>
    <w:p w:rsidR="00A33515" w:rsidRDefault="00A33515">
      <w:pPr>
        <w:spacing w:line="260" w:lineRule="exact"/>
        <w:rPr>
          <w:sz w:val="20"/>
          <w:szCs w:val="20"/>
        </w:rPr>
      </w:pPr>
    </w:p>
    <w:p w:rsidR="00A33515" w:rsidRDefault="001A4D22">
      <w:pPr>
        <w:rPr>
          <w:sz w:val="20"/>
          <w:szCs w:val="20"/>
        </w:rPr>
      </w:pPr>
      <w:commentRangeStart w:id="809"/>
      <w:r>
        <w:rPr>
          <w:rFonts w:ascii="Arial" w:eastAsia="Arial" w:hAnsi="Arial" w:cs="Arial"/>
          <w:b/>
          <w:bCs/>
          <w:sz w:val="26"/>
          <w:szCs w:val="26"/>
        </w:rPr>
        <w:t>Задача 11. Рукопожатия</w:t>
      </w:r>
    </w:p>
    <w:p w:rsidR="00A33515" w:rsidRDefault="00A33515">
      <w:pPr>
        <w:spacing w:line="178" w:lineRule="exact"/>
        <w:rPr>
          <w:sz w:val="20"/>
          <w:szCs w:val="20"/>
        </w:rPr>
      </w:pPr>
    </w:p>
    <w:p w:rsidR="00A33515" w:rsidRDefault="001A4D22">
      <w:pPr>
        <w:spacing w:line="284" w:lineRule="auto"/>
        <w:ind w:left="500" w:hanging="303"/>
        <w:jc w:val="both"/>
        <w:rPr>
          <w:sz w:val="20"/>
          <w:szCs w:val="20"/>
        </w:rPr>
      </w:pPr>
      <w:r>
        <w:rPr>
          <w:rFonts w:ascii="Arial" w:eastAsia="Arial" w:hAnsi="Arial" w:cs="Arial"/>
          <w:b/>
          <w:bCs/>
          <w:sz w:val="20"/>
          <w:szCs w:val="20"/>
        </w:rPr>
        <w:t xml:space="preserve">A. </w:t>
      </w:r>
      <w:r>
        <w:rPr>
          <w:rFonts w:ascii="Arial" w:eastAsia="Arial" w:hAnsi="Arial" w:cs="Arial"/>
          <w:sz w:val="20"/>
          <w:szCs w:val="20"/>
        </w:rPr>
        <w:t>Тридцать пять восьминогих существ</w:t>
      </w:r>
      <w:r>
        <w:rPr>
          <w:rFonts w:ascii="Arial" w:eastAsia="Arial" w:hAnsi="Arial" w:cs="Arial"/>
          <w:b/>
          <w:bCs/>
          <w:sz w:val="20"/>
          <w:szCs w:val="20"/>
        </w:rPr>
        <w:t xml:space="preserve"> </w:t>
      </w:r>
      <w:r>
        <w:rPr>
          <w:rFonts w:ascii="Arial" w:eastAsia="Arial" w:hAnsi="Arial" w:cs="Arial"/>
          <w:sz w:val="20"/>
          <w:szCs w:val="20"/>
        </w:rPr>
        <w:t>— 18</w:t>
      </w:r>
      <w:r>
        <w:rPr>
          <w:rFonts w:ascii="Arial" w:eastAsia="Arial" w:hAnsi="Arial" w:cs="Arial"/>
          <w:b/>
          <w:bCs/>
          <w:sz w:val="20"/>
          <w:szCs w:val="20"/>
        </w:rPr>
        <w:t xml:space="preserve"> </w:t>
      </w:r>
      <w:r>
        <w:rPr>
          <w:rFonts w:ascii="Arial" w:eastAsia="Arial" w:hAnsi="Arial" w:cs="Arial"/>
          <w:sz w:val="20"/>
          <w:szCs w:val="20"/>
        </w:rPr>
        <w:t>крабов и</w:t>
      </w:r>
      <w:r>
        <w:rPr>
          <w:rFonts w:ascii="Arial" w:eastAsia="Arial" w:hAnsi="Arial" w:cs="Arial"/>
          <w:b/>
          <w:bCs/>
          <w:sz w:val="20"/>
          <w:szCs w:val="20"/>
        </w:rPr>
        <w:t xml:space="preserve"> </w:t>
      </w:r>
      <w:r>
        <w:rPr>
          <w:rFonts w:ascii="Arial" w:eastAsia="Arial" w:hAnsi="Arial" w:cs="Arial"/>
          <w:sz w:val="20"/>
          <w:szCs w:val="20"/>
        </w:rPr>
        <w:t>17</w:t>
      </w:r>
      <w:r>
        <w:rPr>
          <w:rFonts w:ascii="Arial" w:eastAsia="Arial" w:hAnsi="Arial" w:cs="Arial"/>
          <w:b/>
          <w:bCs/>
          <w:sz w:val="20"/>
          <w:szCs w:val="20"/>
        </w:rPr>
        <w:t xml:space="preserve"> </w:t>
      </w:r>
      <w:r>
        <w:rPr>
          <w:rFonts w:ascii="Arial" w:eastAsia="Arial" w:hAnsi="Arial" w:cs="Arial"/>
          <w:sz w:val="20"/>
          <w:szCs w:val="20"/>
        </w:rPr>
        <w:t>пауков</w:t>
      </w:r>
      <w:r>
        <w:rPr>
          <w:rFonts w:ascii="Arial" w:eastAsia="Arial" w:hAnsi="Arial" w:cs="Arial"/>
          <w:b/>
          <w:bCs/>
          <w:sz w:val="20"/>
          <w:szCs w:val="20"/>
        </w:rPr>
        <w:t xml:space="preserve"> </w:t>
      </w:r>
      <w:r>
        <w:rPr>
          <w:rFonts w:ascii="Arial" w:eastAsia="Arial" w:hAnsi="Arial" w:cs="Arial"/>
          <w:sz w:val="20"/>
          <w:szCs w:val="20"/>
        </w:rPr>
        <w:t>—</w:t>
      </w:r>
      <w:r>
        <w:rPr>
          <w:rFonts w:ascii="Arial" w:eastAsia="Arial" w:hAnsi="Arial" w:cs="Arial"/>
          <w:b/>
          <w:bCs/>
          <w:sz w:val="20"/>
          <w:szCs w:val="20"/>
        </w:rPr>
        <w:t xml:space="preserve"> </w:t>
      </w:r>
      <w:r>
        <w:rPr>
          <w:rFonts w:ascii="Arial" w:eastAsia="Arial" w:hAnsi="Arial" w:cs="Arial"/>
          <w:sz w:val="20"/>
          <w:szCs w:val="20"/>
        </w:rPr>
        <w:t>встали в хоровод, имеющий форму восьмёрки. Это значит, что су-щество, стоящее в центре этой восьмёрки, держит за лапы четве-рых своих соседей (благо, лап у него восемь, ему хватит). Известно, что каждый краб держится за лапы исключительно с пауками. Кто стоит в центре восьмёрки — краб или паук?</w:t>
      </w:r>
    </w:p>
    <w:p w:rsidR="00A33515" w:rsidRDefault="00A33515">
      <w:pPr>
        <w:spacing w:line="133" w:lineRule="exact"/>
        <w:rPr>
          <w:sz w:val="20"/>
          <w:szCs w:val="20"/>
        </w:rPr>
      </w:pPr>
    </w:p>
    <w:p w:rsidR="00A33515" w:rsidRDefault="001A4D22">
      <w:pPr>
        <w:numPr>
          <w:ilvl w:val="0"/>
          <w:numId w:val="76"/>
        </w:numPr>
        <w:tabs>
          <w:tab w:val="left" w:pos="500"/>
        </w:tabs>
        <w:spacing w:line="283" w:lineRule="auto"/>
        <w:ind w:left="500" w:hanging="290"/>
        <w:jc w:val="both"/>
        <w:rPr>
          <w:rFonts w:ascii="Arial" w:eastAsia="Arial" w:hAnsi="Arial" w:cs="Arial"/>
          <w:b/>
          <w:bCs/>
          <w:sz w:val="20"/>
          <w:szCs w:val="20"/>
        </w:rPr>
      </w:pPr>
      <w:r>
        <w:rPr>
          <w:rFonts w:ascii="Arial" w:eastAsia="Arial" w:hAnsi="Arial" w:cs="Arial"/>
          <w:sz w:val="20"/>
          <w:szCs w:val="20"/>
        </w:rPr>
        <w:t>В компании работает двадцать шесть человек, и каждый дружит ровно с пятью другими. После подведения итогов государственной лотереи оказалось, что у каждого сотрудника найдётся друг или же друг его друга (это может быть и сам сотрудник: нетрудно понять, что он является другом всех своих друзей), выигравший в лотерее машину. Обязательно ли хотя бы два человека в этой компании вы-играли машины?</w:t>
      </w:r>
    </w:p>
    <w:p w:rsidR="00A33515" w:rsidRDefault="00A33515">
      <w:pPr>
        <w:spacing w:line="135" w:lineRule="exact"/>
        <w:rPr>
          <w:rFonts w:ascii="Arial" w:eastAsia="Arial" w:hAnsi="Arial" w:cs="Arial"/>
          <w:b/>
          <w:bCs/>
          <w:sz w:val="20"/>
          <w:szCs w:val="20"/>
        </w:rPr>
      </w:pPr>
    </w:p>
    <w:p w:rsidR="00A33515" w:rsidRDefault="001A4D22">
      <w:pPr>
        <w:numPr>
          <w:ilvl w:val="0"/>
          <w:numId w:val="76"/>
        </w:numPr>
        <w:tabs>
          <w:tab w:val="left" w:pos="500"/>
        </w:tabs>
        <w:spacing w:line="287" w:lineRule="auto"/>
        <w:ind w:left="500" w:hanging="290"/>
        <w:jc w:val="both"/>
        <w:rPr>
          <w:rFonts w:ascii="Arial" w:eastAsia="Arial" w:hAnsi="Arial" w:cs="Arial"/>
          <w:b/>
          <w:bCs/>
          <w:sz w:val="20"/>
          <w:szCs w:val="20"/>
        </w:rPr>
      </w:pPr>
      <w:r>
        <w:rPr>
          <w:rFonts w:ascii="Arial" w:eastAsia="Arial" w:hAnsi="Arial" w:cs="Arial"/>
          <w:sz w:val="20"/>
          <w:szCs w:val="20"/>
        </w:rPr>
        <w:t>Известно, что в Авиаландии пять городов: Гирфорд, Вингбург, Фл-эпстон, Пайлот-Бэй и Фьюлтэнк. Из каждого города летает шесть авиарейсов, внутренних или международных. Докажите, что за гра-ницы Авиаландии летает чётное количество авиарейсов.</w:t>
      </w:r>
    </w:p>
    <w:commentRangeEnd w:id="809"/>
    <w:p w:rsidR="00A33515" w:rsidRDefault="00C533FD">
      <w:pPr>
        <w:spacing w:line="257" w:lineRule="exact"/>
        <w:rPr>
          <w:sz w:val="20"/>
          <w:szCs w:val="20"/>
        </w:rPr>
      </w:pPr>
      <w:r>
        <w:rPr>
          <w:rStyle w:val="a5"/>
        </w:rPr>
        <w:commentReference w:id="809"/>
      </w:r>
    </w:p>
    <w:p w:rsidR="00A33515" w:rsidRDefault="001A4D22">
      <w:pPr>
        <w:rPr>
          <w:sz w:val="20"/>
          <w:szCs w:val="20"/>
        </w:rPr>
      </w:pPr>
      <w:r>
        <w:rPr>
          <w:rFonts w:ascii="Arial" w:eastAsia="Arial" w:hAnsi="Arial" w:cs="Arial"/>
          <w:b/>
          <w:bCs/>
          <w:sz w:val="26"/>
          <w:szCs w:val="26"/>
        </w:rPr>
        <w:t xml:space="preserve">Задача 12. </w:t>
      </w:r>
      <w:commentRangeStart w:id="810"/>
      <w:r>
        <w:rPr>
          <w:rFonts w:ascii="Arial" w:eastAsia="Arial" w:hAnsi="Arial" w:cs="Arial"/>
          <w:b/>
          <w:bCs/>
          <w:sz w:val="26"/>
          <w:szCs w:val="26"/>
        </w:rPr>
        <w:t>Прогрессивное сложение</w:t>
      </w:r>
    </w:p>
    <w:p w:rsidR="00A33515" w:rsidRDefault="00A33515">
      <w:pPr>
        <w:spacing w:line="178" w:lineRule="exact"/>
        <w:rPr>
          <w:sz w:val="20"/>
          <w:szCs w:val="20"/>
        </w:rPr>
      </w:pPr>
    </w:p>
    <w:p w:rsidR="00A33515" w:rsidRDefault="001A4D22">
      <w:pPr>
        <w:numPr>
          <w:ilvl w:val="0"/>
          <w:numId w:val="77"/>
        </w:numPr>
        <w:tabs>
          <w:tab w:val="left" w:pos="197"/>
        </w:tabs>
        <w:spacing w:line="294" w:lineRule="auto"/>
        <w:jc w:val="both"/>
        <w:rPr>
          <w:rFonts w:ascii="Arial" w:eastAsia="Arial" w:hAnsi="Arial" w:cs="Arial"/>
          <w:sz w:val="19"/>
          <w:szCs w:val="19"/>
        </w:rPr>
      </w:pPr>
      <w:r>
        <w:rPr>
          <w:rFonts w:ascii="Arial" w:eastAsia="Arial" w:hAnsi="Arial" w:cs="Arial"/>
          <w:sz w:val="19"/>
          <w:szCs w:val="19"/>
        </w:rPr>
        <w:t>свободных школах, не имеющих предрассудков, решили складывать числа, просто приписывая их друг к другу. Мы будем обозначать это дей-</w:t>
      </w:r>
    </w:p>
    <w:p w:rsidR="00A33515" w:rsidRDefault="001A4D22">
      <w:pPr>
        <w:rPr>
          <w:rFonts w:ascii="Arial" w:eastAsia="Arial" w:hAnsi="Arial" w:cs="Arial"/>
          <w:sz w:val="19"/>
          <w:szCs w:val="19"/>
        </w:rPr>
      </w:pPr>
      <w:r>
        <w:rPr>
          <w:rFonts w:ascii="Arial" w:eastAsia="Arial" w:hAnsi="Arial" w:cs="Arial"/>
          <w:sz w:val="20"/>
          <w:szCs w:val="20"/>
        </w:rPr>
        <w:t xml:space="preserve">ствие значком  : например, 2  2 </w:t>
      </w:r>
      <w:r>
        <w:rPr>
          <w:rFonts w:eastAsia="Times New Roman"/>
          <w:sz w:val="20"/>
          <w:szCs w:val="20"/>
        </w:rPr>
        <w:t>=</w:t>
      </w:r>
      <w:r>
        <w:rPr>
          <w:rFonts w:ascii="Arial" w:eastAsia="Arial" w:hAnsi="Arial" w:cs="Arial"/>
          <w:sz w:val="20"/>
          <w:szCs w:val="20"/>
        </w:rPr>
        <w:t xml:space="preserve"> 22, 2000  2000 </w:t>
      </w:r>
      <w:r>
        <w:rPr>
          <w:rFonts w:eastAsia="Times New Roman"/>
          <w:sz w:val="20"/>
          <w:szCs w:val="20"/>
        </w:rPr>
        <w:t>=</w:t>
      </w:r>
      <w:r>
        <w:rPr>
          <w:rFonts w:ascii="Arial" w:eastAsia="Arial" w:hAnsi="Arial" w:cs="Arial"/>
          <w:sz w:val="20"/>
          <w:szCs w:val="20"/>
        </w:rPr>
        <w:t xml:space="preserve"> 20002000.</w:t>
      </w:r>
    </w:p>
    <w:p w:rsidR="00A33515" w:rsidRDefault="00A33515">
      <w:pPr>
        <w:spacing w:line="142" w:lineRule="exact"/>
        <w:rPr>
          <w:rFonts w:ascii="Arial" w:eastAsia="Arial" w:hAnsi="Arial" w:cs="Arial"/>
          <w:sz w:val="19"/>
          <w:szCs w:val="19"/>
        </w:rPr>
      </w:pPr>
    </w:p>
    <w:p w:rsidR="00A33515" w:rsidRDefault="001A4D22">
      <w:pPr>
        <w:numPr>
          <w:ilvl w:val="0"/>
          <w:numId w:val="77"/>
        </w:numPr>
        <w:tabs>
          <w:tab w:val="left" w:pos="173"/>
        </w:tabs>
        <w:spacing w:line="267" w:lineRule="auto"/>
        <w:jc w:val="both"/>
        <w:rPr>
          <w:rFonts w:ascii="Arial" w:eastAsia="Arial" w:hAnsi="Arial" w:cs="Arial"/>
          <w:sz w:val="20"/>
          <w:szCs w:val="20"/>
        </w:rPr>
      </w:pPr>
      <w:r>
        <w:rPr>
          <w:rFonts w:ascii="Arial" w:eastAsia="Arial" w:hAnsi="Arial" w:cs="Arial"/>
          <w:sz w:val="20"/>
          <w:szCs w:val="20"/>
        </w:rPr>
        <w:t>обычной жизни, в каком порядке числа ни складывай, результат оста-ётся неизменным: 2</w:t>
      </w:r>
      <w:r>
        <w:rPr>
          <w:rFonts w:eastAsia="Times New Roman"/>
          <w:sz w:val="20"/>
          <w:szCs w:val="20"/>
        </w:rPr>
        <w:t>+</w:t>
      </w:r>
      <w:r>
        <w:rPr>
          <w:rFonts w:ascii="Arial" w:eastAsia="Arial" w:hAnsi="Arial" w:cs="Arial"/>
          <w:sz w:val="20"/>
          <w:szCs w:val="20"/>
        </w:rPr>
        <w:t xml:space="preserve"> 3</w:t>
      </w:r>
      <w:r>
        <w:rPr>
          <w:rFonts w:eastAsia="Times New Roman"/>
          <w:sz w:val="20"/>
          <w:szCs w:val="20"/>
        </w:rPr>
        <w:t>+</w:t>
      </w:r>
      <w:r>
        <w:rPr>
          <w:rFonts w:ascii="Arial" w:eastAsia="Arial" w:hAnsi="Arial" w:cs="Arial"/>
          <w:sz w:val="20"/>
          <w:szCs w:val="20"/>
        </w:rPr>
        <w:t xml:space="preserve"> 5 </w:t>
      </w:r>
      <w:r>
        <w:rPr>
          <w:rFonts w:eastAsia="Times New Roman"/>
          <w:sz w:val="20"/>
          <w:szCs w:val="20"/>
        </w:rPr>
        <w:t>=</w:t>
      </w:r>
      <w:r>
        <w:rPr>
          <w:rFonts w:ascii="Arial" w:eastAsia="Arial" w:hAnsi="Arial" w:cs="Arial"/>
          <w:sz w:val="20"/>
          <w:szCs w:val="20"/>
        </w:rPr>
        <w:t xml:space="preserve"> 5</w:t>
      </w:r>
      <w:r>
        <w:rPr>
          <w:rFonts w:eastAsia="Times New Roman"/>
          <w:sz w:val="20"/>
          <w:szCs w:val="20"/>
        </w:rPr>
        <w:t>+</w:t>
      </w:r>
      <w:r>
        <w:rPr>
          <w:rFonts w:ascii="Arial" w:eastAsia="Arial" w:hAnsi="Arial" w:cs="Arial"/>
          <w:sz w:val="20"/>
          <w:szCs w:val="20"/>
        </w:rPr>
        <w:t xml:space="preserve"> 3</w:t>
      </w:r>
      <w:r>
        <w:rPr>
          <w:rFonts w:eastAsia="Times New Roman"/>
          <w:sz w:val="20"/>
          <w:szCs w:val="20"/>
        </w:rPr>
        <w:t>+</w:t>
      </w:r>
      <w:r>
        <w:rPr>
          <w:rFonts w:ascii="Arial" w:eastAsia="Arial" w:hAnsi="Arial" w:cs="Arial"/>
          <w:sz w:val="20"/>
          <w:szCs w:val="20"/>
        </w:rPr>
        <w:t xml:space="preserve"> 2. Однако, если выполнять с числами действие , результат может изменяться в зависимости от порядка чи-</w:t>
      </w:r>
    </w:p>
    <w:p w:rsidR="00A33515" w:rsidRDefault="00A33515">
      <w:pPr>
        <w:spacing w:line="34" w:lineRule="exact"/>
        <w:rPr>
          <w:rFonts w:ascii="Arial" w:eastAsia="Arial" w:hAnsi="Arial" w:cs="Arial"/>
          <w:sz w:val="20"/>
          <w:szCs w:val="20"/>
        </w:rPr>
      </w:pPr>
    </w:p>
    <w:p w:rsidR="00A33515" w:rsidRDefault="001A4D22">
      <w:pPr>
        <w:rPr>
          <w:rFonts w:ascii="Arial" w:eastAsia="Arial" w:hAnsi="Arial" w:cs="Arial"/>
          <w:sz w:val="20"/>
          <w:szCs w:val="20"/>
        </w:rPr>
      </w:pPr>
      <w:r>
        <w:rPr>
          <w:rFonts w:ascii="Arial" w:eastAsia="Arial" w:hAnsi="Arial" w:cs="Arial"/>
          <w:sz w:val="20"/>
          <w:szCs w:val="20"/>
        </w:rPr>
        <w:t xml:space="preserve">сел: 2  3  5 </w:t>
      </w:r>
      <w:r>
        <w:rPr>
          <w:rFonts w:eastAsia="Times New Roman"/>
          <w:sz w:val="20"/>
          <w:szCs w:val="20"/>
        </w:rPr>
        <w:t>=</w:t>
      </w:r>
      <w:r>
        <w:rPr>
          <w:rFonts w:ascii="Arial" w:eastAsia="Arial" w:hAnsi="Arial" w:cs="Arial"/>
          <w:sz w:val="20"/>
          <w:szCs w:val="20"/>
        </w:rPr>
        <w:t xml:space="preserve"> 235 </w:t>
      </w:r>
      <w:r>
        <w:rPr>
          <w:rFonts w:eastAsia="Times New Roman"/>
          <w:sz w:val="20"/>
          <w:szCs w:val="20"/>
        </w:rPr>
        <w:t>=</w:t>
      </w:r>
      <w:r>
        <w:rPr>
          <w:rFonts w:eastAsia="Times New Roman"/>
          <w:i/>
          <w:iCs/>
          <w:sz w:val="20"/>
          <w:szCs w:val="20"/>
        </w:rPr>
        <w:t≯</w:t>
      </w:r>
      <w:r>
        <w:rPr>
          <w:rFonts w:ascii="Arial" w:eastAsia="Arial" w:hAnsi="Arial" w:cs="Arial"/>
          <w:sz w:val="20"/>
          <w:szCs w:val="20"/>
        </w:rPr>
        <w:t xml:space="preserve"> 532 </w:t>
      </w:r>
      <w:r>
        <w:rPr>
          <w:rFonts w:eastAsia="Times New Roman"/>
          <w:sz w:val="20"/>
          <w:szCs w:val="20"/>
        </w:rPr>
        <w:t>=</w:t>
      </w:r>
      <w:r>
        <w:rPr>
          <w:rFonts w:ascii="Arial" w:eastAsia="Arial" w:hAnsi="Arial" w:cs="Arial"/>
          <w:sz w:val="20"/>
          <w:szCs w:val="20"/>
        </w:rPr>
        <w:t xml:space="preserve"> 5  3  2.</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345"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28</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811" w:name="page39"/>
      <w:bookmarkEnd w:id="811"/>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numPr>
          <w:ilvl w:val="0"/>
          <w:numId w:val="78"/>
        </w:numPr>
        <w:tabs>
          <w:tab w:val="left" w:pos="500"/>
        </w:tabs>
        <w:spacing w:line="303" w:lineRule="auto"/>
        <w:ind w:left="500" w:hanging="306"/>
        <w:rPr>
          <w:rFonts w:ascii="Arial" w:eastAsia="Arial" w:hAnsi="Arial" w:cs="Arial"/>
          <w:b/>
          <w:bCs/>
          <w:sz w:val="20"/>
          <w:szCs w:val="20"/>
        </w:rPr>
      </w:pPr>
      <w:r>
        <w:rPr>
          <w:rFonts w:ascii="Arial" w:eastAsia="Arial" w:hAnsi="Arial" w:cs="Arial"/>
          <w:sz w:val="20"/>
          <w:szCs w:val="20"/>
        </w:rPr>
        <w:t>Даны числа 95 и 500. В каком порядке их нужно сложить, чтобы ре-зультат получился больше?</w:t>
      </w:r>
    </w:p>
    <w:p w:rsidR="00A33515" w:rsidRDefault="00A33515">
      <w:pPr>
        <w:spacing w:line="103" w:lineRule="exact"/>
        <w:rPr>
          <w:rFonts w:ascii="Arial" w:eastAsia="Arial" w:hAnsi="Arial" w:cs="Arial"/>
          <w:b/>
          <w:bCs/>
          <w:sz w:val="20"/>
          <w:szCs w:val="20"/>
        </w:rPr>
      </w:pPr>
    </w:p>
    <w:p w:rsidR="00A33515" w:rsidRDefault="001A4D22">
      <w:pPr>
        <w:numPr>
          <w:ilvl w:val="0"/>
          <w:numId w:val="78"/>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 xml:space="preserve">Даны три произвольных числа </w:t>
      </w:r>
      <w:r>
        <w:rPr>
          <w:rFonts w:ascii="Arial" w:eastAsia="Arial" w:hAnsi="Arial" w:cs="Arial"/>
          <w:i/>
          <w:iCs/>
          <w:sz w:val="20"/>
          <w:szCs w:val="20"/>
        </w:rPr>
        <w:t>P</w:t>
      </w:r>
      <w:r>
        <w:rPr>
          <w:rFonts w:ascii="Arial" w:eastAsia="Arial" w:hAnsi="Arial" w:cs="Arial"/>
          <w:sz w:val="20"/>
          <w:szCs w:val="20"/>
        </w:rPr>
        <w:t xml:space="preserve">, </w:t>
      </w:r>
      <w:r>
        <w:rPr>
          <w:rFonts w:ascii="Arial" w:eastAsia="Arial" w:hAnsi="Arial" w:cs="Arial"/>
          <w:i/>
          <w:iCs/>
          <w:sz w:val="20"/>
          <w:szCs w:val="20"/>
        </w:rPr>
        <w:t>Q</w:t>
      </w:r>
      <w:r>
        <w:rPr>
          <w:rFonts w:ascii="Arial" w:eastAsia="Arial" w:hAnsi="Arial" w:cs="Arial"/>
          <w:sz w:val="20"/>
          <w:szCs w:val="20"/>
        </w:rPr>
        <w:t xml:space="preserve">, </w:t>
      </w:r>
      <w:r>
        <w:rPr>
          <w:rFonts w:ascii="Arial" w:eastAsia="Arial" w:hAnsi="Arial" w:cs="Arial"/>
          <w:i/>
          <w:iCs/>
          <w:sz w:val="20"/>
          <w:szCs w:val="20"/>
        </w:rPr>
        <w:t>R</w:t>
      </w:r>
      <w:r>
        <w:rPr>
          <w:rFonts w:ascii="Arial" w:eastAsia="Arial" w:hAnsi="Arial" w:cs="Arial"/>
          <w:sz w:val="20"/>
          <w:szCs w:val="20"/>
        </w:rPr>
        <w:t>. В каком порядке нужно вы-полнять с ними действие , чтобы получить наибольший возмож-ный результат?</w:t>
      </w:r>
    </w:p>
    <w:p w:rsidR="00A33515" w:rsidRDefault="00A33515">
      <w:pPr>
        <w:spacing w:line="116" w:lineRule="exact"/>
        <w:rPr>
          <w:rFonts w:ascii="Arial" w:eastAsia="Arial" w:hAnsi="Arial" w:cs="Arial"/>
          <w:b/>
          <w:bCs/>
          <w:sz w:val="20"/>
          <w:szCs w:val="20"/>
        </w:rPr>
      </w:pPr>
    </w:p>
    <w:p w:rsidR="00A33515" w:rsidRDefault="001A4D22">
      <w:pPr>
        <w:numPr>
          <w:ilvl w:val="0"/>
          <w:numId w:val="78"/>
        </w:numPr>
        <w:tabs>
          <w:tab w:val="left" w:pos="500"/>
        </w:tabs>
        <w:spacing w:line="308" w:lineRule="exact"/>
        <w:ind w:left="500" w:hanging="290"/>
        <w:jc w:val="both"/>
        <w:rPr>
          <w:rFonts w:ascii="Arial" w:eastAsia="Arial" w:hAnsi="Arial" w:cs="Arial"/>
          <w:b/>
          <w:bCs/>
          <w:sz w:val="20"/>
          <w:szCs w:val="20"/>
        </w:rPr>
      </w:pPr>
      <w:r>
        <w:rPr>
          <w:rFonts w:ascii="Arial" w:eastAsia="Arial" w:hAnsi="Arial" w:cs="Arial"/>
          <w:sz w:val="20"/>
          <w:szCs w:val="20"/>
        </w:rPr>
        <w:t xml:space="preserve">Определим «прогрессивную разность»: </w:t>
      </w:r>
      <w:r>
        <w:rPr>
          <w:rFonts w:ascii="Arial" w:eastAsia="Arial" w:hAnsi="Arial" w:cs="Arial"/>
          <w:i/>
          <w:iCs/>
          <w:sz w:val="20"/>
          <w:szCs w:val="20"/>
        </w:rPr>
        <w:t>a</w:t>
      </w:r>
      <w:r>
        <w:rPr>
          <w:rFonts w:ascii="Arial" w:eastAsia="Arial" w:hAnsi="Arial" w:cs="Arial"/>
          <w:sz w:val="20"/>
          <w:szCs w:val="20"/>
        </w:rPr>
        <w:t xml:space="preserve"> </w:t>
      </w:r>
      <w:r>
        <w:rPr>
          <w:rFonts w:ascii="Arial Unicode MS" w:eastAsia="Arial Unicode MS" w:hAnsi="Arial Unicode MS" w:cs="Arial Unicode MS"/>
          <w:i/>
          <w:iCs/>
          <w:sz w:val="20"/>
          <w:szCs w:val="20"/>
        </w:rPr>
        <w:t>⊖</w:t>
      </w:r>
      <w:r>
        <w:rPr>
          <w:rFonts w:ascii="Arial" w:eastAsia="Arial" w:hAnsi="Arial" w:cs="Arial"/>
          <w:sz w:val="20"/>
          <w:szCs w:val="20"/>
        </w:rPr>
        <w:t xml:space="preserve"> </w:t>
      </w:r>
      <w:r>
        <w:rPr>
          <w:rFonts w:ascii="Arial" w:eastAsia="Arial" w:hAnsi="Arial" w:cs="Arial"/>
          <w:i/>
          <w:iCs/>
          <w:sz w:val="20"/>
          <w:szCs w:val="20"/>
        </w:rPr>
        <w:t>b</w:t>
      </w:r>
      <w:r>
        <w:rPr>
          <w:rFonts w:ascii="Arial" w:eastAsia="Arial" w:hAnsi="Arial" w:cs="Arial"/>
          <w:sz w:val="20"/>
          <w:szCs w:val="20"/>
        </w:rPr>
        <w:t xml:space="preserve"> — это такое число </w:t>
      </w:r>
      <w:r>
        <w:rPr>
          <w:rFonts w:ascii="Arial" w:eastAsia="Arial" w:hAnsi="Arial" w:cs="Arial"/>
          <w:i/>
          <w:iCs/>
          <w:sz w:val="20"/>
          <w:szCs w:val="20"/>
        </w:rPr>
        <w:t>c</w:t>
      </w:r>
      <w:r>
        <w:rPr>
          <w:rFonts w:ascii="Arial" w:eastAsia="Arial" w:hAnsi="Arial" w:cs="Arial"/>
          <w:sz w:val="20"/>
          <w:szCs w:val="20"/>
        </w:rPr>
        <w:t xml:space="preserve">, что </w:t>
      </w:r>
      <w:r>
        <w:rPr>
          <w:rFonts w:ascii="Arial" w:eastAsia="Arial" w:hAnsi="Arial" w:cs="Arial"/>
          <w:i/>
          <w:iCs/>
          <w:sz w:val="20"/>
          <w:szCs w:val="20"/>
        </w:rPr>
        <w:t>b c</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ascii="Arial" w:eastAsia="Arial" w:hAnsi="Arial" w:cs="Arial"/>
          <w:i/>
          <w:iCs/>
          <w:sz w:val="20"/>
          <w:szCs w:val="20"/>
        </w:rPr>
        <w:t>a</w:t>
      </w:r>
      <w:r>
        <w:rPr>
          <w:rFonts w:ascii="Arial" w:eastAsia="Arial" w:hAnsi="Arial" w:cs="Arial"/>
          <w:sz w:val="20"/>
          <w:szCs w:val="20"/>
        </w:rPr>
        <w:t xml:space="preserve"> Приведите пример чисел </w:t>
      </w:r>
      <w:r>
        <w:rPr>
          <w:rFonts w:ascii="Arial" w:eastAsia="Arial" w:hAnsi="Arial" w:cs="Arial"/>
          <w:i/>
          <w:iCs/>
          <w:sz w:val="20"/>
          <w:szCs w:val="20"/>
        </w:rPr>
        <w:t>a</w:t>
      </w:r>
      <w:r>
        <w:rPr>
          <w:rFonts w:ascii="Arial" w:eastAsia="Arial" w:hAnsi="Arial" w:cs="Arial"/>
          <w:sz w:val="20"/>
          <w:szCs w:val="20"/>
        </w:rPr>
        <w:t xml:space="preserve"> и </w:t>
      </w:r>
      <w:r>
        <w:rPr>
          <w:rFonts w:ascii="Arial" w:eastAsia="Arial" w:hAnsi="Arial" w:cs="Arial"/>
          <w:i/>
          <w:iCs/>
          <w:sz w:val="20"/>
          <w:szCs w:val="20"/>
        </w:rPr>
        <w:t>b</w:t>
      </w:r>
      <w:r>
        <w:rPr>
          <w:rFonts w:ascii="Arial" w:eastAsia="Arial" w:hAnsi="Arial" w:cs="Arial"/>
          <w:sz w:val="20"/>
          <w:szCs w:val="20"/>
        </w:rPr>
        <w:t xml:space="preserve"> таких, что их разность </w:t>
      </w:r>
      <w:r>
        <w:rPr>
          <w:rFonts w:ascii="Arial" w:eastAsia="Arial" w:hAnsi="Arial" w:cs="Arial"/>
          <w:i/>
          <w:iCs/>
          <w:sz w:val="20"/>
          <w:szCs w:val="20"/>
        </w:rPr>
        <w:t xml:space="preserve">a </w:t>
      </w:r>
      <w:r>
        <w:rPr>
          <w:rFonts w:ascii="Arial Unicode MS" w:eastAsia="Arial Unicode MS" w:hAnsi="Arial Unicode MS" w:cs="Arial Unicode MS"/>
          <w:i/>
          <w:iCs/>
          <w:sz w:val="20"/>
          <w:szCs w:val="20"/>
        </w:rPr>
        <w:t>⊖</w:t>
      </w:r>
      <w:r>
        <w:rPr>
          <w:rFonts w:ascii="Arial" w:eastAsia="Arial" w:hAnsi="Arial" w:cs="Arial"/>
          <w:i/>
          <w:iCs/>
          <w:sz w:val="20"/>
          <w:szCs w:val="20"/>
        </w:rPr>
        <w:t xml:space="preserve"> b </w:t>
      </w:r>
      <w:r>
        <w:rPr>
          <w:rFonts w:ascii="Arial" w:eastAsia="Arial" w:hAnsi="Arial" w:cs="Arial"/>
          <w:sz w:val="20"/>
          <w:szCs w:val="20"/>
        </w:rPr>
        <w:t>не определена</w:t>
      </w:r>
      <w:r>
        <w:rPr>
          <w:rFonts w:ascii="Arial" w:eastAsia="Arial" w:hAnsi="Arial" w:cs="Arial"/>
          <w:i/>
          <w:iCs/>
          <w:sz w:val="20"/>
          <w:szCs w:val="20"/>
        </w:rPr>
        <w:t xml:space="preserve"> </w:t>
      </w:r>
      <w:r>
        <w:rPr>
          <w:rFonts w:ascii="Arial" w:eastAsia="Arial" w:hAnsi="Arial" w:cs="Arial"/>
          <w:sz w:val="20"/>
          <w:szCs w:val="20"/>
        </w:rPr>
        <w:t>(нужного числа</w:t>
      </w:r>
      <w:r>
        <w:rPr>
          <w:rFonts w:ascii="Arial" w:eastAsia="Arial" w:hAnsi="Arial" w:cs="Arial"/>
          <w:i/>
          <w:iCs/>
          <w:sz w:val="20"/>
          <w:szCs w:val="20"/>
        </w:rPr>
        <w:t xml:space="preserve"> c </w:t>
      </w:r>
      <w:r>
        <w:rPr>
          <w:rFonts w:ascii="Arial" w:eastAsia="Arial" w:hAnsi="Arial" w:cs="Arial"/>
          <w:sz w:val="20"/>
          <w:szCs w:val="20"/>
        </w:rPr>
        <w:t>не найдётся).</w:t>
      </w:r>
      <w:commentRangeEnd w:id="810"/>
      <w:r w:rsidR="00C533FD">
        <w:rPr>
          <w:rStyle w:val="a5"/>
        </w:rPr>
        <w:commentReference w:id="810"/>
      </w:r>
    </w:p>
    <w:p w:rsidR="00A33515" w:rsidRDefault="00A33515">
      <w:pPr>
        <w:spacing w:line="370" w:lineRule="exact"/>
        <w:rPr>
          <w:sz w:val="20"/>
          <w:szCs w:val="20"/>
        </w:rPr>
      </w:pPr>
    </w:p>
    <w:p w:rsidR="00A33515" w:rsidRDefault="001A4D22">
      <w:pPr>
        <w:spacing w:line="257" w:lineRule="auto"/>
        <w:ind w:right="880"/>
        <w:rPr>
          <w:sz w:val="20"/>
          <w:szCs w:val="20"/>
        </w:rPr>
      </w:pPr>
      <w:r>
        <w:rPr>
          <w:rFonts w:ascii="Arial" w:eastAsia="Arial" w:hAnsi="Arial" w:cs="Arial"/>
          <w:b/>
          <w:bCs/>
          <w:sz w:val="36"/>
          <w:szCs w:val="36"/>
        </w:rPr>
        <w:t>Задачи профильного варианта 7 класса</w:t>
      </w:r>
    </w:p>
    <w:p w:rsidR="00A33515" w:rsidRDefault="00A33515">
      <w:pPr>
        <w:spacing w:line="135" w:lineRule="exact"/>
        <w:rPr>
          <w:sz w:val="20"/>
          <w:szCs w:val="20"/>
        </w:rPr>
      </w:pPr>
    </w:p>
    <w:p w:rsidR="00A33515" w:rsidRDefault="001A4D22">
      <w:pPr>
        <w:rPr>
          <w:sz w:val="20"/>
          <w:szCs w:val="20"/>
        </w:rPr>
      </w:pPr>
      <w:r>
        <w:rPr>
          <w:rFonts w:ascii="Arial" w:eastAsia="Arial" w:hAnsi="Arial" w:cs="Arial"/>
          <w:b/>
          <w:bCs/>
          <w:sz w:val="26"/>
          <w:szCs w:val="26"/>
        </w:rPr>
        <w:t>Задача 1. Римская десятичная система счисления</w:t>
      </w:r>
    </w:p>
    <w:p w:rsidR="00A33515" w:rsidRDefault="00A33515">
      <w:pPr>
        <w:spacing w:line="182" w:lineRule="exact"/>
        <w:rPr>
          <w:sz w:val="20"/>
          <w:szCs w:val="20"/>
        </w:rPr>
      </w:pPr>
    </w:p>
    <w:p w:rsidR="00A33515" w:rsidRDefault="001A4D22">
      <w:pPr>
        <w:spacing w:line="359" w:lineRule="auto"/>
        <w:ind w:left="2520"/>
        <w:jc w:val="right"/>
        <w:rPr>
          <w:sz w:val="20"/>
          <w:szCs w:val="20"/>
        </w:rPr>
      </w:pPr>
      <w:r>
        <w:rPr>
          <w:rFonts w:ascii="Arial" w:eastAsia="Arial" w:hAnsi="Arial" w:cs="Arial"/>
          <w:i/>
          <w:iCs/>
          <w:sz w:val="18"/>
          <w:szCs w:val="18"/>
        </w:rPr>
        <w:t>Интеллект человечества поддерживают лишь те неудобства, которые оно себе созда</w:t>
      </w:r>
      <w:ins w:id="812" w:author="Admin" w:date="2019-02-19T01:28:00Z">
        <w:r w:rsidR="00C533FD">
          <w:rPr>
            <w:rFonts w:ascii="Arial" w:eastAsia="Arial" w:hAnsi="Arial" w:cs="Arial"/>
            <w:i/>
            <w:iCs/>
            <w:sz w:val="18"/>
            <w:szCs w:val="18"/>
          </w:rPr>
          <w:t>е</w:t>
        </w:r>
      </w:ins>
      <w:del w:id="813" w:author="Admin" w:date="2019-02-19T01:28:00Z">
        <w:r w:rsidDel="00C533FD">
          <w:rPr>
            <w:rFonts w:ascii="Arial" w:eastAsia="Arial" w:hAnsi="Arial" w:cs="Arial"/>
            <w:i/>
            <w:iCs/>
            <w:sz w:val="18"/>
            <w:szCs w:val="18"/>
          </w:rPr>
          <w:delText>ё</w:delText>
        </w:r>
      </w:del>
      <w:r>
        <w:rPr>
          <w:rFonts w:ascii="Arial" w:eastAsia="Arial" w:hAnsi="Arial" w:cs="Arial"/>
          <w:i/>
          <w:iCs/>
          <w:sz w:val="18"/>
          <w:szCs w:val="18"/>
        </w:rPr>
        <w:t>т.</w:t>
      </w:r>
    </w:p>
    <w:p w:rsidR="00A33515" w:rsidRDefault="00A33515">
      <w:pPr>
        <w:spacing w:line="141" w:lineRule="exact"/>
        <w:rPr>
          <w:sz w:val="20"/>
          <w:szCs w:val="20"/>
        </w:rPr>
      </w:pPr>
    </w:p>
    <w:p w:rsidR="00A33515" w:rsidRDefault="001A4D22">
      <w:pPr>
        <w:spacing w:line="272" w:lineRule="auto"/>
        <w:jc w:val="both"/>
        <w:rPr>
          <w:sz w:val="20"/>
          <w:szCs w:val="20"/>
        </w:rPr>
      </w:pPr>
      <w:r>
        <w:rPr>
          <w:rFonts w:ascii="Arial" w:eastAsia="Arial" w:hAnsi="Arial" w:cs="Arial"/>
          <w:sz w:val="19"/>
          <w:szCs w:val="19"/>
        </w:rPr>
        <w:t xml:space="preserve">Давайте добавим в знакомую нам десятичную систему счисления немно-го Древнего Рима. Значение числа по его записи мы теперь будем вос-станавливать так: начиная с самого правого разряда, сравниваем </w:t>
      </w:r>
      <w:commentRangeStart w:id="814"/>
      <w:r>
        <w:rPr>
          <w:rFonts w:ascii="Arial" w:eastAsia="Arial" w:hAnsi="Arial" w:cs="Arial"/>
          <w:i/>
          <w:iCs/>
          <w:sz w:val="19"/>
          <w:szCs w:val="19"/>
        </w:rPr>
        <w:t>k</w:t>
      </w:r>
      <w:ins w:id="815" w:author="Admin" w:date="2019-02-19T01:29:00Z">
        <w:r w:rsidR="00C533FD">
          <w:rPr>
            <w:rFonts w:ascii="Arial" w:eastAsia="Arial" w:hAnsi="Arial" w:cs="Arial"/>
            <w:sz w:val="19"/>
            <w:szCs w:val="19"/>
          </w:rPr>
          <w:t>-</w:t>
        </w:r>
      </w:ins>
      <w:del w:id="816" w:author="Admin" w:date="2019-02-19T01:29:00Z">
        <w:r w:rsidDel="00C533FD">
          <w:rPr>
            <w:rFonts w:ascii="Arial" w:eastAsia="Arial" w:hAnsi="Arial" w:cs="Arial"/>
            <w:sz w:val="19"/>
            <w:szCs w:val="19"/>
          </w:rPr>
          <w:delText>–у</w:delText>
        </w:r>
      </w:del>
      <w:r>
        <w:rPr>
          <w:rFonts w:ascii="Arial" w:eastAsia="Arial" w:hAnsi="Arial" w:cs="Arial"/>
          <w:sz w:val="19"/>
          <w:szCs w:val="19"/>
        </w:rPr>
        <w:t xml:space="preserve">ю </w:t>
      </w:r>
      <w:commentRangeEnd w:id="814"/>
      <w:r w:rsidR="00C533FD">
        <w:rPr>
          <w:rStyle w:val="a5"/>
        </w:rPr>
        <w:commentReference w:id="814"/>
      </w:r>
      <w:r>
        <w:rPr>
          <w:rFonts w:ascii="Arial" w:eastAsia="Arial" w:hAnsi="Arial" w:cs="Arial"/>
          <w:sz w:val="19"/>
          <w:szCs w:val="19"/>
        </w:rPr>
        <w:t xml:space="preserve">цифру числа с </w:t>
      </w:r>
      <w:r>
        <w:rPr>
          <w:rFonts w:ascii="Arial" w:eastAsia="Arial" w:hAnsi="Arial" w:cs="Arial"/>
          <w:i/>
          <w:iCs/>
          <w:sz w:val="19"/>
          <w:szCs w:val="19"/>
        </w:rPr>
        <w:t>k</w:t>
      </w:r>
      <w:r>
        <w:rPr>
          <w:rFonts w:ascii="Arial" w:eastAsia="Arial" w:hAnsi="Arial" w:cs="Arial"/>
          <w:sz w:val="19"/>
          <w:szCs w:val="19"/>
        </w:rPr>
        <w:t xml:space="preserve"> </w:t>
      </w:r>
      <w:r>
        <w:rPr>
          <w:rFonts w:eastAsia="Times New Roman"/>
          <w:sz w:val="19"/>
          <w:szCs w:val="19"/>
        </w:rPr>
        <w:t>+</w:t>
      </w:r>
      <w:r>
        <w:rPr>
          <w:rFonts w:ascii="Arial" w:eastAsia="Arial" w:hAnsi="Arial" w:cs="Arial"/>
          <w:sz w:val="19"/>
          <w:szCs w:val="19"/>
        </w:rPr>
        <w:t xml:space="preserve"> 1</w:t>
      </w:r>
      <w:ins w:id="817" w:author="Admin" w:date="2019-02-19T01:28:00Z">
        <w:r w:rsidR="00C533FD">
          <w:rPr>
            <w:rFonts w:ascii="Arial" w:eastAsia="Arial" w:hAnsi="Arial" w:cs="Arial"/>
            <w:sz w:val="19"/>
            <w:szCs w:val="19"/>
          </w:rPr>
          <w:t>-</w:t>
        </w:r>
      </w:ins>
      <w:del w:id="818" w:author="Admin" w:date="2019-02-19T01:28:00Z">
        <w:r w:rsidDel="00C533FD">
          <w:rPr>
            <w:rFonts w:ascii="Arial" w:eastAsia="Arial" w:hAnsi="Arial" w:cs="Arial"/>
            <w:sz w:val="19"/>
            <w:szCs w:val="19"/>
          </w:rPr>
          <w:delText>–о</w:delText>
        </w:r>
      </w:del>
      <w:r>
        <w:rPr>
          <w:rFonts w:ascii="Arial" w:eastAsia="Arial" w:hAnsi="Arial" w:cs="Arial"/>
          <w:sz w:val="19"/>
          <w:szCs w:val="19"/>
        </w:rPr>
        <w:t>й — и если более старшая цифра оказывается не меньше, то мы прибавляем к результату умножения е</w:t>
      </w:r>
      <w:del w:id="819" w:author="Admin" w:date="2019-02-19T01:29:00Z">
        <w:r w:rsidDel="00C533FD">
          <w:rPr>
            <w:rFonts w:ascii="Arial" w:eastAsia="Arial" w:hAnsi="Arial" w:cs="Arial"/>
            <w:sz w:val="19"/>
            <w:szCs w:val="19"/>
          </w:rPr>
          <w:delText>ё</w:delText>
        </w:r>
      </w:del>
      <w:ins w:id="820" w:author="Admin" w:date="2019-02-19T01:29:00Z">
        <w:r w:rsidR="00C533FD">
          <w:rPr>
            <w:rFonts w:ascii="Arial" w:eastAsia="Arial" w:hAnsi="Arial" w:cs="Arial"/>
            <w:sz w:val="19"/>
            <w:szCs w:val="19"/>
          </w:rPr>
          <w:t>е</w:t>
        </w:r>
      </w:ins>
      <w:r>
        <w:rPr>
          <w:rFonts w:ascii="Arial" w:eastAsia="Arial" w:hAnsi="Arial" w:cs="Arial"/>
          <w:sz w:val="19"/>
          <w:szCs w:val="19"/>
        </w:rPr>
        <w:t xml:space="preserve"> на соответствую-щую степень десятки число, которое получено нами при «раскодирова-нии» первых </w:t>
      </w:r>
      <w:r>
        <w:rPr>
          <w:rFonts w:ascii="Arial" w:eastAsia="Arial" w:hAnsi="Arial" w:cs="Arial"/>
          <w:i/>
          <w:iCs/>
          <w:sz w:val="19"/>
          <w:szCs w:val="19"/>
        </w:rPr>
        <w:t>k</w:t>
      </w:r>
      <w:r>
        <w:rPr>
          <w:rFonts w:ascii="Arial" w:eastAsia="Arial" w:hAnsi="Arial" w:cs="Arial"/>
          <w:sz w:val="19"/>
          <w:szCs w:val="19"/>
        </w:rPr>
        <w:t xml:space="preserve"> разрядов</w:t>
      </w:r>
      <w:r>
        <w:rPr>
          <w:rFonts w:ascii="Arial" w:eastAsia="Arial" w:hAnsi="Arial" w:cs="Arial"/>
          <w:sz w:val="37"/>
          <w:szCs w:val="37"/>
          <w:vertAlign w:val="superscript"/>
        </w:rPr>
        <w:t>,</w:t>
      </w:r>
      <w:r>
        <w:rPr>
          <w:rFonts w:ascii="Arial" w:eastAsia="Arial" w:hAnsi="Arial" w:cs="Arial"/>
          <w:sz w:val="19"/>
          <w:szCs w:val="19"/>
        </w:rPr>
        <w:t>, в противном же случае — вычитаем это число.</w:t>
      </w:r>
    </w:p>
    <w:p w:rsidR="00A33515" w:rsidRDefault="00A33515">
      <w:pPr>
        <w:spacing w:line="6" w:lineRule="exact"/>
        <w:rPr>
          <w:sz w:val="20"/>
          <w:szCs w:val="20"/>
        </w:rPr>
      </w:pPr>
    </w:p>
    <w:p w:rsidR="00A33515" w:rsidRDefault="001A4D22">
      <w:pPr>
        <w:spacing w:line="266" w:lineRule="auto"/>
        <w:jc w:val="both"/>
        <w:rPr>
          <w:sz w:val="20"/>
          <w:szCs w:val="20"/>
        </w:rPr>
      </w:pPr>
      <w:r>
        <w:rPr>
          <w:rFonts w:ascii="Arial" w:eastAsia="Arial" w:hAnsi="Arial" w:cs="Arial"/>
          <w:sz w:val="20"/>
          <w:szCs w:val="20"/>
        </w:rPr>
        <w:t>Привед</w:t>
      </w:r>
      <w:ins w:id="821" w:author="Admin" w:date="2019-02-19T01:29:00Z">
        <w:r w:rsidR="00C533FD">
          <w:rPr>
            <w:rFonts w:ascii="Arial" w:eastAsia="Arial" w:hAnsi="Arial" w:cs="Arial"/>
            <w:sz w:val="20"/>
            <w:szCs w:val="20"/>
          </w:rPr>
          <w:t>е</w:t>
        </w:r>
      </w:ins>
      <w:del w:id="822" w:author="Admin" w:date="2019-02-19T01:29:00Z">
        <w:r w:rsidDel="00C533FD">
          <w:rPr>
            <w:rFonts w:ascii="Arial" w:eastAsia="Arial" w:hAnsi="Arial" w:cs="Arial"/>
            <w:sz w:val="20"/>
            <w:szCs w:val="20"/>
          </w:rPr>
          <w:delText>ё</w:delText>
        </w:r>
      </w:del>
      <w:r>
        <w:rPr>
          <w:rFonts w:ascii="Arial" w:eastAsia="Arial" w:hAnsi="Arial" w:cs="Arial"/>
          <w:sz w:val="20"/>
          <w:szCs w:val="20"/>
        </w:rPr>
        <w:t xml:space="preserve">м несколько примеров. Записи «742» будет соответствовать чис-ло 700 </w:t>
      </w:r>
      <w:r>
        <w:rPr>
          <w:rFonts w:eastAsia="Times New Roman"/>
          <w:sz w:val="20"/>
          <w:szCs w:val="20"/>
        </w:rPr>
        <w:t>+</w:t>
      </w:r>
      <w:r>
        <w:rPr>
          <w:rFonts w:ascii="Arial" w:eastAsia="Arial" w:hAnsi="Arial" w:cs="Arial"/>
          <w:sz w:val="20"/>
          <w:szCs w:val="20"/>
        </w:rPr>
        <w:t xml:space="preserve"> 40 </w:t>
      </w:r>
      <w:r>
        <w:rPr>
          <w:rFonts w:eastAsia="Times New Roman"/>
          <w:sz w:val="20"/>
          <w:szCs w:val="20"/>
        </w:rPr>
        <w:t>+</w:t>
      </w:r>
      <w:r>
        <w:rPr>
          <w:rFonts w:ascii="Arial" w:eastAsia="Arial" w:hAnsi="Arial" w:cs="Arial"/>
          <w:sz w:val="20"/>
          <w:szCs w:val="20"/>
        </w:rPr>
        <w:t xml:space="preserve"> 2, в то время как записи «342» — число 300 </w:t>
      </w:r>
      <w:r>
        <w:rPr>
          <w:rFonts w:eastAsia="Times New Roman"/>
          <w:sz w:val="20"/>
          <w:szCs w:val="20"/>
        </w:rPr>
        <w:t>(</w:t>
      </w:r>
      <w:r>
        <w:rPr>
          <w:rFonts w:ascii="Arial" w:eastAsia="Arial" w:hAnsi="Arial" w:cs="Arial"/>
          <w:sz w:val="20"/>
          <w:szCs w:val="20"/>
        </w:rPr>
        <w:t xml:space="preserve">40 </w:t>
      </w:r>
      <w:r>
        <w:rPr>
          <w:rFonts w:eastAsia="Times New Roman"/>
          <w:sz w:val="20"/>
          <w:szCs w:val="20"/>
        </w:rPr>
        <w:t>+</w:t>
      </w:r>
      <w:r>
        <w:rPr>
          <w:rFonts w:ascii="Arial" w:eastAsia="Arial" w:hAnsi="Arial" w:cs="Arial"/>
          <w:sz w:val="20"/>
          <w:szCs w:val="20"/>
        </w:rPr>
        <w:t xml:space="preserve"> 2</w:t>
      </w:r>
      <w:r>
        <w:rPr>
          <w:rFonts w:eastAsia="Times New Roman"/>
          <w:sz w:val="20"/>
          <w:szCs w:val="20"/>
        </w:rPr>
        <w:t>) =</w:t>
      </w:r>
      <w:r>
        <w:rPr>
          <w:rFonts w:ascii="Arial" w:eastAsia="Arial" w:hAnsi="Arial" w:cs="Arial"/>
          <w:sz w:val="20"/>
          <w:szCs w:val="20"/>
        </w:rPr>
        <w:t xml:space="preserve"> 258 (так как 3 </w:t>
      </w:r>
      <w:r>
        <w:rPr>
          <w:rFonts w:eastAsia="Times New Roman"/>
          <w:i/>
          <w:iCs/>
          <w:sz w:val="20"/>
          <w:szCs w:val="20"/>
        </w:rPr>
        <w:t>&lt;</w:t>
      </w:r>
      <w:r>
        <w:rPr>
          <w:rFonts w:ascii="Arial" w:eastAsia="Arial" w:hAnsi="Arial" w:cs="Arial"/>
          <w:sz w:val="20"/>
          <w:szCs w:val="20"/>
        </w:rPr>
        <w:t xml:space="preserve"> 4).</w:t>
      </w:r>
    </w:p>
    <w:p w:rsidR="00A33515" w:rsidRDefault="00A33515">
      <w:pPr>
        <w:spacing w:line="45" w:lineRule="exact"/>
        <w:rPr>
          <w:sz w:val="20"/>
          <w:szCs w:val="20"/>
        </w:rPr>
      </w:pPr>
    </w:p>
    <w:p w:rsidR="00A33515" w:rsidRDefault="001A4D22">
      <w:pPr>
        <w:spacing w:line="273" w:lineRule="auto"/>
        <w:jc w:val="both"/>
        <w:rPr>
          <w:sz w:val="20"/>
          <w:szCs w:val="20"/>
        </w:rPr>
      </w:pPr>
      <w:r>
        <w:rPr>
          <w:rFonts w:ascii="Arial" w:eastAsia="Arial" w:hAnsi="Arial" w:cs="Arial"/>
          <w:sz w:val="20"/>
          <w:szCs w:val="20"/>
        </w:rPr>
        <w:t xml:space="preserve">Записи «6342» соответствует число 6300 42 </w:t>
      </w:r>
      <w:r>
        <w:rPr>
          <w:rFonts w:eastAsia="Times New Roman"/>
          <w:sz w:val="20"/>
          <w:szCs w:val="20"/>
        </w:rPr>
        <w:t>=</w:t>
      </w:r>
      <w:r>
        <w:rPr>
          <w:rFonts w:ascii="Arial" w:eastAsia="Arial" w:hAnsi="Arial" w:cs="Arial"/>
          <w:sz w:val="20"/>
          <w:szCs w:val="20"/>
        </w:rPr>
        <w:t xml:space="preserve"> 6258, а записи «2342» — число 2000 </w:t>
      </w:r>
      <w:r>
        <w:rPr>
          <w:rFonts w:eastAsia="Times New Roman"/>
          <w:sz w:val="20"/>
          <w:szCs w:val="20"/>
        </w:rPr>
        <w:t>(</w:t>
      </w:r>
      <w:r>
        <w:rPr>
          <w:rFonts w:ascii="Arial" w:eastAsia="Arial" w:hAnsi="Arial" w:cs="Arial"/>
          <w:sz w:val="20"/>
          <w:szCs w:val="20"/>
        </w:rPr>
        <w:t xml:space="preserve">300 </w:t>
      </w:r>
      <w:r>
        <w:rPr>
          <w:rFonts w:eastAsia="Times New Roman"/>
          <w:sz w:val="20"/>
          <w:szCs w:val="20"/>
        </w:rPr>
        <w:t>(</w:t>
      </w:r>
      <w:r>
        <w:rPr>
          <w:rFonts w:ascii="Arial" w:eastAsia="Arial" w:hAnsi="Arial" w:cs="Arial"/>
          <w:sz w:val="20"/>
          <w:szCs w:val="20"/>
        </w:rPr>
        <w:t xml:space="preserve">40 </w:t>
      </w:r>
      <w:r>
        <w:rPr>
          <w:rFonts w:eastAsia="Times New Roman"/>
          <w:sz w:val="20"/>
          <w:szCs w:val="20"/>
        </w:rPr>
        <w:t>+</w:t>
      </w:r>
      <w:r>
        <w:rPr>
          <w:rFonts w:ascii="Arial" w:eastAsia="Arial" w:hAnsi="Arial" w:cs="Arial"/>
          <w:sz w:val="20"/>
          <w:szCs w:val="20"/>
        </w:rPr>
        <w:t xml:space="preserve"> 2</w:t>
      </w:r>
      <w:r>
        <w:rPr>
          <w:rFonts w:eastAsia="Times New Roman"/>
          <w:sz w:val="20"/>
          <w:szCs w:val="20"/>
        </w:rPr>
        <w:t>)) =</w:t>
      </w:r>
      <w:r>
        <w:rPr>
          <w:rFonts w:ascii="Arial" w:eastAsia="Arial" w:hAnsi="Arial" w:cs="Arial"/>
          <w:sz w:val="20"/>
          <w:szCs w:val="20"/>
        </w:rPr>
        <w:t xml:space="preserve"> 1742 (здесь сразу 2 </w:t>
      </w:r>
      <w:r>
        <w:rPr>
          <w:rFonts w:eastAsia="Times New Roman"/>
          <w:i/>
          <w:iCs/>
          <w:sz w:val="20"/>
          <w:szCs w:val="20"/>
        </w:rPr>
        <w:t>&lt;</w:t>
      </w:r>
      <w:r>
        <w:rPr>
          <w:rFonts w:ascii="Arial" w:eastAsia="Arial" w:hAnsi="Arial" w:cs="Arial"/>
          <w:sz w:val="20"/>
          <w:szCs w:val="20"/>
        </w:rPr>
        <w:t xml:space="preserve"> 3 и 3 </w:t>
      </w:r>
      <w:r>
        <w:rPr>
          <w:rFonts w:eastAsia="Times New Roman"/>
          <w:i/>
          <w:iCs/>
          <w:sz w:val="20"/>
          <w:szCs w:val="20"/>
        </w:rPr>
        <w:t>&lt;</w:t>
      </w:r>
      <w:r>
        <w:rPr>
          <w:rFonts w:ascii="Arial" w:eastAsia="Arial" w:hAnsi="Arial" w:cs="Arial"/>
          <w:sz w:val="20"/>
          <w:szCs w:val="20"/>
        </w:rPr>
        <w:t xml:space="preserve"> 4). Записи «55» соответствует число 55.</w:t>
      </w:r>
    </w:p>
    <w:p w:rsidR="00A33515" w:rsidRDefault="00A33515">
      <w:pPr>
        <w:spacing w:line="2" w:lineRule="exact"/>
        <w:rPr>
          <w:sz w:val="20"/>
          <w:szCs w:val="20"/>
        </w:rPr>
      </w:pPr>
    </w:p>
    <w:p w:rsidR="00A33515" w:rsidRDefault="001A4D22">
      <w:pPr>
        <w:spacing w:line="238" w:lineRule="auto"/>
        <w:jc w:val="both"/>
        <w:rPr>
          <w:sz w:val="20"/>
          <w:szCs w:val="20"/>
        </w:rPr>
      </w:pPr>
      <w:r>
        <w:rPr>
          <w:rFonts w:ascii="Arial" w:eastAsia="Arial" w:hAnsi="Arial" w:cs="Arial"/>
          <w:sz w:val="20"/>
          <w:szCs w:val="20"/>
        </w:rPr>
        <w:t xml:space="preserve">Чтобы не запутаться, будем обозначать через </w:t>
      </w:r>
      <w:r>
        <w:rPr>
          <w:rFonts w:ascii="Arial" w:eastAsia="Arial" w:hAnsi="Arial" w:cs="Arial"/>
          <w:i/>
          <w:iCs/>
          <w:sz w:val="20"/>
          <w:szCs w:val="20"/>
        </w:rPr>
        <w:t>S</w:t>
      </w:r>
      <w:r>
        <w:rPr>
          <w:rFonts w:ascii="Arial" w:eastAsia="Arial" w:hAnsi="Arial" w:cs="Arial"/>
          <w:sz w:val="31"/>
          <w:szCs w:val="31"/>
          <w:vertAlign w:val="subscript"/>
        </w:rPr>
        <w:t>Д</w:t>
      </w:r>
      <w:r>
        <w:rPr>
          <w:rFonts w:ascii="Arial" w:eastAsia="Arial" w:hAnsi="Arial" w:cs="Arial"/>
          <w:sz w:val="20"/>
          <w:szCs w:val="20"/>
        </w:rPr>
        <w:t xml:space="preserve"> число, соответствующее строке </w:t>
      </w:r>
      <w:r>
        <w:rPr>
          <w:rFonts w:ascii="Arial" w:eastAsia="Arial" w:hAnsi="Arial" w:cs="Arial"/>
          <w:i/>
          <w:iCs/>
          <w:sz w:val="20"/>
          <w:szCs w:val="20"/>
        </w:rPr>
        <w:t>S</w:t>
      </w:r>
      <w:r>
        <w:rPr>
          <w:rFonts w:ascii="Arial" w:eastAsia="Arial" w:hAnsi="Arial" w:cs="Arial"/>
          <w:sz w:val="20"/>
          <w:szCs w:val="20"/>
        </w:rPr>
        <w:t>, если воспринимать е</w:t>
      </w:r>
      <w:del w:id="823" w:author="Admin" w:date="2019-02-19T01:29:00Z">
        <w:r w:rsidDel="00C533FD">
          <w:rPr>
            <w:rFonts w:ascii="Arial" w:eastAsia="Arial" w:hAnsi="Arial" w:cs="Arial"/>
            <w:sz w:val="20"/>
            <w:szCs w:val="20"/>
          </w:rPr>
          <w:delText>ё</w:delText>
        </w:r>
      </w:del>
      <w:ins w:id="824" w:author="Admin" w:date="2019-02-19T01:29:00Z">
        <w:r w:rsidR="00C533FD">
          <w:rPr>
            <w:rFonts w:ascii="Arial" w:eastAsia="Arial" w:hAnsi="Arial" w:cs="Arial"/>
            <w:sz w:val="20"/>
            <w:szCs w:val="20"/>
          </w:rPr>
          <w:t>е</w:t>
        </w:r>
      </w:ins>
      <w:r>
        <w:rPr>
          <w:rFonts w:ascii="Arial" w:eastAsia="Arial" w:hAnsi="Arial" w:cs="Arial"/>
          <w:sz w:val="20"/>
          <w:szCs w:val="20"/>
        </w:rPr>
        <w:t xml:space="preserve"> как запись в традиционной десятичной системе счисления, а через </w:t>
      </w:r>
      <w:r>
        <w:rPr>
          <w:rFonts w:ascii="Arial" w:eastAsia="Arial" w:hAnsi="Arial" w:cs="Arial"/>
          <w:i/>
          <w:iCs/>
          <w:sz w:val="20"/>
          <w:szCs w:val="20"/>
        </w:rPr>
        <w:t>S</w:t>
      </w:r>
      <w:r>
        <w:rPr>
          <w:rFonts w:ascii="Arial" w:eastAsia="Arial" w:hAnsi="Arial" w:cs="Arial"/>
          <w:sz w:val="31"/>
          <w:szCs w:val="31"/>
          <w:vertAlign w:val="subscript"/>
        </w:rPr>
        <w:t>Р</w:t>
      </w:r>
      <w:r>
        <w:rPr>
          <w:rFonts w:ascii="Arial" w:eastAsia="Arial" w:hAnsi="Arial" w:cs="Arial"/>
          <w:sz w:val="20"/>
          <w:szCs w:val="20"/>
        </w:rPr>
        <w:t xml:space="preserve"> — число, соответствующее строке </w:t>
      </w:r>
      <w:r>
        <w:rPr>
          <w:rFonts w:ascii="Arial" w:eastAsia="Arial" w:hAnsi="Arial" w:cs="Arial"/>
          <w:i/>
          <w:iCs/>
          <w:sz w:val="20"/>
          <w:szCs w:val="20"/>
        </w:rPr>
        <w:t>S</w:t>
      </w:r>
      <w:r>
        <w:rPr>
          <w:rFonts w:ascii="Arial" w:eastAsia="Arial" w:hAnsi="Arial" w:cs="Arial"/>
          <w:sz w:val="20"/>
          <w:szCs w:val="20"/>
        </w:rPr>
        <w:t>, если воспринимать е</w:t>
      </w:r>
      <w:ins w:id="825" w:author="Admin" w:date="2019-02-19T01:30:00Z">
        <w:r w:rsidR="00C533FD">
          <w:rPr>
            <w:rFonts w:ascii="Arial" w:eastAsia="Arial" w:hAnsi="Arial" w:cs="Arial"/>
            <w:sz w:val="20"/>
            <w:szCs w:val="20"/>
          </w:rPr>
          <w:t>е</w:t>
        </w:r>
      </w:ins>
      <w:del w:id="826" w:author="Admin" w:date="2019-02-19T01:30:00Z">
        <w:r w:rsidDel="00C533FD">
          <w:rPr>
            <w:rFonts w:ascii="Arial" w:eastAsia="Arial" w:hAnsi="Arial" w:cs="Arial"/>
            <w:sz w:val="20"/>
            <w:szCs w:val="20"/>
          </w:rPr>
          <w:delText>ё</w:delText>
        </w:r>
      </w:del>
      <w:r>
        <w:rPr>
          <w:rFonts w:ascii="Arial" w:eastAsia="Arial" w:hAnsi="Arial" w:cs="Arial"/>
          <w:sz w:val="20"/>
          <w:szCs w:val="20"/>
        </w:rPr>
        <w:t xml:space="preserve"> как запись в «римской» десятичной системе счисления. Иными словами,</w:t>
      </w:r>
    </w:p>
    <w:p w:rsidR="00A33515" w:rsidRDefault="00A33515">
      <w:pPr>
        <w:spacing w:line="139" w:lineRule="exact"/>
        <w:rPr>
          <w:sz w:val="20"/>
          <w:szCs w:val="20"/>
        </w:rPr>
      </w:pPr>
    </w:p>
    <w:p w:rsidR="00A33515" w:rsidRDefault="001A4D22">
      <w:pPr>
        <w:jc w:val="center"/>
        <w:rPr>
          <w:sz w:val="20"/>
          <w:szCs w:val="20"/>
        </w:rPr>
      </w:pPr>
      <w:r>
        <w:rPr>
          <w:rFonts w:ascii="Arial" w:eastAsia="Arial" w:hAnsi="Arial" w:cs="Arial"/>
          <w:sz w:val="20"/>
          <w:szCs w:val="20"/>
        </w:rPr>
        <w:t>2342</w:t>
      </w:r>
      <w:r>
        <w:rPr>
          <w:rFonts w:ascii="Arial" w:eastAsia="Arial" w:hAnsi="Arial" w:cs="Arial"/>
          <w:sz w:val="31"/>
          <w:szCs w:val="31"/>
          <w:vertAlign w:val="subscript"/>
        </w:rPr>
        <w:t>Р</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1742</w:t>
      </w:r>
      <w:r>
        <w:rPr>
          <w:rFonts w:ascii="Arial" w:eastAsia="Arial" w:hAnsi="Arial" w:cs="Arial"/>
          <w:sz w:val="31"/>
          <w:szCs w:val="31"/>
          <w:vertAlign w:val="subscript"/>
        </w:rPr>
        <w:t>Д</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одна тысяча семьсот сорок два </w:t>
      </w:r>
      <w:r>
        <w:rPr>
          <w:rFonts w:eastAsia="Times New Roman"/>
          <w:i/>
          <w:iCs/>
          <w:sz w:val="20"/>
          <w:szCs w:val="20"/>
        </w:rPr>
        <w:t>2</w:t>
      </w:r>
      <w:r>
        <w:rPr>
          <w:rFonts w:ascii="Arial" w:eastAsia="Arial" w:hAnsi="Arial" w:cs="Arial"/>
          <w:sz w:val="20"/>
          <w:szCs w:val="20"/>
        </w:rPr>
        <w:t xml:space="preserve"> </w:t>
      </w:r>
      <w:r>
        <w:rPr>
          <w:rFonts w:eastAsia="Times New Roman"/>
          <w:sz w:val="20"/>
          <w:szCs w:val="20"/>
        </w:rPr>
        <w:t>N</w:t>
      </w:r>
      <w:r>
        <w:rPr>
          <w:rFonts w:eastAsia="Times New Roman"/>
          <w:i/>
          <w:iCs/>
          <w:sz w:val="20"/>
          <w:szCs w:val="20"/>
        </w:rPr>
        <w:t>:</w:t>
      </w:r>
    </w:p>
    <w:p w:rsidR="00A33515" w:rsidRDefault="00A33515">
      <w:pPr>
        <w:spacing w:line="128"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29</w:t>
      </w:r>
      <w:r>
        <w:rPr>
          <w:rFonts w:ascii="Arial" w:eastAsia="Arial" w:hAnsi="Arial" w:cs="Arial"/>
          <w:sz w:val="20"/>
          <w:szCs w:val="20"/>
        </w:rPr>
        <w:t xml:space="preserve"> −</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827" w:name="page40"/>
      <w:bookmarkEnd w:id="827"/>
      <w:r>
        <w:rPr>
          <w:rFonts w:ascii="Arial" w:eastAsia="Arial" w:hAnsi="Arial" w:cs="Arial"/>
          <w:sz w:val="18"/>
          <w:szCs w:val="18"/>
        </w:rPr>
        <w:lastRenderedPageBreak/>
        <w:t>2018 год, 7 класс</w:t>
      </w:r>
    </w:p>
    <w:p w:rsidR="00A33515" w:rsidRDefault="00A33515">
      <w:pPr>
        <w:spacing w:line="184" w:lineRule="exact"/>
        <w:rPr>
          <w:sz w:val="20"/>
          <w:szCs w:val="20"/>
        </w:rPr>
      </w:pPr>
    </w:p>
    <w:p w:rsidR="00A33515" w:rsidRDefault="001A4D22">
      <w:pPr>
        <w:numPr>
          <w:ilvl w:val="0"/>
          <w:numId w:val="79"/>
        </w:numPr>
        <w:tabs>
          <w:tab w:val="left" w:pos="489"/>
        </w:tabs>
        <w:spacing w:line="317" w:lineRule="auto"/>
        <w:ind w:left="2260" w:right="1700" w:hanging="2033"/>
        <w:rPr>
          <w:rFonts w:ascii="Arial" w:eastAsia="Arial" w:hAnsi="Arial" w:cs="Arial"/>
          <w:b/>
          <w:bCs/>
          <w:sz w:val="18"/>
          <w:szCs w:val="18"/>
        </w:rPr>
      </w:pPr>
      <w:r>
        <w:rPr>
          <w:rFonts w:ascii="Arial" w:eastAsia="Arial" w:hAnsi="Arial" w:cs="Arial"/>
          <w:sz w:val="18"/>
          <w:szCs w:val="18"/>
        </w:rPr>
        <w:t>Какие числа соответствуют следующим записям: 333</w:t>
      </w:r>
      <w:r>
        <w:rPr>
          <w:rFonts w:ascii="Arial" w:eastAsia="Arial" w:hAnsi="Arial" w:cs="Arial"/>
          <w:sz w:val="28"/>
          <w:szCs w:val="28"/>
          <w:vertAlign w:val="subscript"/>
        </w:rPr>
        <w:t>Р</w:t>
      </w:r>
      <w:r>
        <w:rPr>
          <w:rFonts w:ascii="Arial" w:eastAsia="Arial" w:hAnsi="Arial" w:cs="Arial"/>
          <w:sz w:val="18"/>
          <w:szCs w:val="18"/>
        </w:rPr>
        <w:t>, 2050</w:t>
      </w:r>
      <w:r>
        <w:rPr>
          <w:rFonts w:ascii="Arial" w:eastAsia="Arial" w:hAnsi="Arial" w:cs="Arial"/>
          <w:sz w:val="28"/>
          <w:szCs w:val="28"/>
          <w:vertAlign w:val="subscript"/>
        </w:rPr>
        <w:t>Р</w:t>
      </w:r>
      <w:r>
        <w:rPr>
          <w:rFonts w:ascii="Arial" w:eastAsia="Arial" w:hAnsi="Arial" w:cs="Arial"/>
          <w:sz w:val="18"/>
          <w:szCs w:val="18"/>
        </w:rPr>
        <w:t>, 10001</w:t>
      </w:r>
      <w:r>
        <w:rPr>
          <w:rFonts w:ascii="Arial" w:eastAsia="Arial" w:hAnsi="Arial" w:cs="Arial"/>
          <w:sz w:val="28"/>
          <w:szCs w:val="28"/>
          <w:vertAlign w:val="subscript"/>
        </w:rPr>
        <w:t>Р</w:t>
      </w:r>
      <w:r>
        <w:rPr>
          <w:rFonts w:ascii="Arial" w:eastAsia="Arial" w:hAnsi="Arial" w:cs="Arial"/>
          <w:sz w:val="18"/>
          <w:szCs w:val="18"/>
        </w:rPr>
        <w:t>, 404004</w:t>
      </w:r>
      <w:r>
        <w:rPr>
          <w:rFonts w:ascii="Arial" w:eastAsia="Arial" w:hAnsi="Arial" w:cs="Arial"/>
          <w:sz w:val="28"/>
          <w:szCs w:val="28"/>
          <w:vertAlign w:val="subscript"/>
        </w:rPr>
        <w:t>Р</w:t>
      </w:r>
      <w:r>
        <w:rPr>
          <w:rFonts w:ascii="Arial" w:eastAsia="Arial" w:hAnsi="Arial" w:cs="Arial"/>
          <w:sz w:val="18"/>
          <w:szCs w:val="18"/>
        </w:rPr>
        <w:t>?</w:t>
      </w:r>
    </w:p>
    <w:p w:rsidR="00A33515" w:rsidRDefault="00A33515">
      <w:pPr>
        <w:spacing w:line="75" w:lineRule="exact"/>
        <w:rPr>
          <w:rFonts w:ascii="Arial" w:eastAsia="Arial" w:hAnsi="Arial" w:cs="Arial"/>
          <w:b/>
          <w:bCs/>
          <w:sz w:val="18"/>
          <w:szCs w:val="18"/>
        </w:rPr>
      </w:pPr>
    </w:p>
    <w:p w:rsidR="00A33515" w:rsidRDefault="001A4D22">
      <w:pPr>
        <w:numPr>
          <w:ilvl w:val="0"/>
          <w:numId w:val="79"/>
        </w:numPr>
        <w:tabs>
          <w:tab w:val="left" w:pos="500"/>
        </w:tabs>
        <w:spacing w:line="241" w:lineRule="auto"/>
        <w:ind w:left="500" w:hanging="273"/>
        <w:jc w:val="both"/>
        <w:rPr>
          <w:rFonts w:ascii="Arial" w:eastAsia="Arial" w:hAnsi="Arial" w:cs="Arial"/>
          <w:b/>
          <w:bCs/>
          <w:sz w:val="20"/>
          <w:szCs w:val="20"/>
        </w:rPr>
      </w:pPr>
      <w:r>
        <w:rPr>
          <w:rFonts w:ascii="Arial" w:eastAsia="Arial" w:hAnsi="Arial" w:cs="Arial"/>
          <w:sz w:val="20"/>
          <w:szCs w:val="20"/>
        </w:rPr>
        <w:t>Перевести десятичные числа в десятичную римскую систему счис-ления (знак «минус» в десятичной римской системе счисления не используется!): 91</w:t>
      </w:r>
      <w:r>
        <w:rPr>
          <w:rFonts w:ascii="Arial" w:eastAsia="Arial" w:hAnsi="Arial" w:cs="Arial"/>
          <w:sz w:val="31"/>
          <w:szCs w:val="31"/>
          <w:vertAlign w:val="subscript"/>
        </w:rPr>
        <w:t>Д</w:t>
      </w:r>
      <w:r>
        <w:rPr>
          <w:rFonts w:ascii="Arial" w:eastAsia="Arial" w:hAnsi="Arial" w:cs="Arial"/>
          <w:sz w:val="20"/>
          <w:szCs w:val="20"/>
        </w:rPr>
        <w:t>, 150</w:t>
      </w:r>
      <w:r>
        <w:rPr>
          <w:rFonts w:ascii="Arial" w:eastAsia="Arial" w:hAnsi="Arial" w:cs="Arial"/>
          <w:sz w:val="31"/>
          <w:szCs w:val="31"/>
          <w:vertAlign w:val="subscript"/>
        </w:rPr>
        <w:t>Д</w:t>
      </w:r>
      <w:r>
        <w:rPr>
          <w:rFonts w:ascii="Arial" w:eastAsia="Arial" w:hAnsi="Arial" w:cs="Arial"/>
          <w:sz w:val="20"/>
          <w:szCs w:val="20"/>
        </w:rPr>
        <w:t>, 1</w:t>
      </w:r>
      <w:r>
        <w:rPr>
          <w:rFonts w:ascii="Arial" w:eastAsia="Arial" w:hAnsi="Arial" w:cs="Arial"/>
          <w:sz w:val="31"/>
          <w:szCs w:val="31"/>
          <w:vertAlign w:val="subscript"/>
        </w:rPr>
        <w:t>Д</w:t>
      </w:r>
      <w:r>
        <w:rPr>
          <w:rFonts w:ascii="Arial" w:eastAsia="Arial" w:hAnsi="Arial" w:cs="Arial"/>
          <w:sz w:val="20"/>
          <w:szCs w:val="20"/>
        </w:rPr>
        <w:t>, 13</w:t>
      </w:r>
      <w:r>
        <w:rPr>
          <w:rFonts w:ascii="Arial" w:eastAsia="Arial" w:hAnsi="Arial" w:cs="Arial"/>
          <w:sz w:val="31"/>
          <w:szCs w:val="31"/>
          <w:vertAlign w:val="subscript"/>
        </w:rPr>
        <w:t>Д</w:t>
      </w:r>
      <w:r>
        <w:rPr>
          <w:rFonts w:ascii="Arial" w:eastAsia="Arial" w:hAnsi="Arial" w:cs="Arial"/>
          <w:sz w:val="20"/>
          <w:szCs w:val="20"/>
        </w:rPr>
        <w:t>.</w:t>
      </w:r>
    </w:p>
    <w:p w:rsidR="00A33515" w:rsidRDefault="00A33515">
      <w:pPr>
        <w:spacing w:line="42" w:lineRule="exact"/>
        <w:rPr>
          <w:rFonts w:ascii="Arial" w:eastAsia="Arial" w:hAnsi="Arial" w:cs="Arial"/>
          <w:b/>
          <w:bCs/>
          <w:sz w:val="20"/>
          <w:szCs w:val="20"/>
        </w:rPr>
      </w:pPr>
    </w:p>
    <w:p w:rsidR="00A33515" w:rsidRDefault="001A4D22">
      <w:pPr>
        <w:numPr>
          <w:ilvl w:val="0"/>
          <w:numId w:val="79"/>
        </w:numPr>
        <w:tabs>
          <w:tab w:val="left" w:pos="500"/>
        </w:tabs>
        <w:ind w:left="500" w:hanging="273"/>
        <w:rPr>
          <w:rFonts w:ascii="Arial" w:eastAsia="Arial" w:hAnsi="Arial" w:cs="Arial"/>
          <w:b/>
          <w:bCs/>
          <w:sz w:val="20"/>
          <w:szCs w:val="20"/>
        </w:rPr>
      </w:pPr>
      <w:r>
        <w:rPr>
          <w:rFonts w:ascii="Arial" w:eastAsia="Arial" w:hAnsi="Arial" w:cs="Arial"/>
          <w:sz w:val="20"/>
          <w:szCs w:val="20"/>
        </w:rPr>
        <w:t xml:space="preserve">Опишите все </w:t>
      </w:r>
      <w:r>
        <w:rPr>
          <w:rFonts w:ascii="Arial" w:eastAsia="Arial" w:hAnsi="Arial" w:cs="Arial"/>
          <w:i/>
          <w:iCs/>
          <w:sz w:val="20"/>
          <w:szCs w:val="20"/>
        </w:rPr>
        <w:t>S</w:t>
      </w:r>
      <w:r>
        <w:rPr>
          <w:rFonts w:ascii="Arial" w:eastAsia="Arial" w:hAnsi="Arial" w:cs="Arial"/>
          <w:sz w:val="20"/>
          <w:szCs w:val="20"/>
        </w:rPr>
        <w:t xml:space="preserve"> такие, что </w:t>
      </w:r>
      <w:r>
        <w:rPr>
          <w:rFonts w:ascii="Arial" w:eastAsia="Arial" w:hAnsi="Arial" w:cs="Arial"/>
          <w:i/>
          <w:iCs/>
          <w:sz w:val="20"/>
          <w:szCs w:val="20"/>
        </w:rPr>
        <w:t>S</w:t>
      </w:r>
      <w:r>
        <w:rPr>
          <w:rFonts w:ascii="Arial" w:eastAsia="Arial" w:hAnsi="Arial" w:cs="Arial"/>
          <w:sz w:val="31"/>
          <w:szCs w:val="31"/>
          <w:vertAlign w:val="subscript"/>
        </w:rPr>
        <w:t>Д</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ascii="Arial" w:eastAsia="Arial" w:hAnsi="Arial" w:cs="Arial"/>
          <w:i/>
          <w:iCs/>
          <w:sz w:val="20"/>
          <w:szCs w:val="20"/>
        </w:rPr>
        <w:t>S</w:t>
      </w:r>
      <w:r>
        <w:rPr>
          <w:rFonts w:ascii="Arial" w:eastAsia="Arial" w:hAnsi="Arial" w:cs="Arial"/>
          <w:sz w:val="31"/>
          <w:szCs w:val="31"/>
          <w:vertAlign w:val="subscript"/>
        </w:rPr>
        <w:t>Р</w:t>
      </w:r>
      <w:r>
        <w:rPr>
          <w:rFonts w:ascii="Arial" w:eastAsia="Arial" w:hAnsi="Arial" w:cs="Arial"/>
          <w:sz w:val="20"/>
          <w:szCs w:val="20"/>
        </w:rPr>
        <w:t>.</w:t>
      </w:r>
    </w:p>
    <w:p w:rsidR="00A33515" w:rsidRDefault="00A33515">
      <w:pPr>
        <w:spacing w:line="171" w:lineRule="exact"/>
        <w:rPr>
          <w:rFonts w:ascii="Arial" w:eastAsia="Arial" w:hAnsi="Arial" w:cs="Arial"/>
          <w:b/>
          <w:bCs/>
          <w:sz w:val="20"/>
          <w:szCs w:val="20"/>
        </w:rPr>
      </w:pPr>
    </w:p>
    <w:p w:rsidR="00A33515" w:rsidRDefault="001A4D22">
      <w:pPr>
        <w:numPr>
          <w:ilvl w:val="0"/>
          <w:numId w:val="79"/>
        </w:numPr>
        <w:tabs>
          <w:tab w:val="left" w:pos="500"/>
        </w:tabs>
        <w:spacing w:line="231" w:lineRule="auto"/>
        <w:ind w:left="500" w:hanging="273"/>
        <w:jc w:val="both"/>
        <w:rPr>
          <w:rFonts w:ascii="Arial" w:eastAsia="Arial" w:hAnsi="Arial" w:cs="Arial"/>
          <w:b/>
          <w:bCs/>
          <w:sz w:val="20"/>
          <w:szCs w:val="20"/>
        </w:rPr>
      </w:pPr>
      <w:r>
        <w:rPr>
          <w:rFonts w:ascii="Arial" w:eastAsia="Arial" w:hAnsi="Arial" w:cs="Arial"/>
          <w:sz w:val="20"/>
          <w:szCs w:val="20"/>
        </w:rPr>
        <w:t xml:space="preserve">Предложите алгоритм построения по </w:t>
      </w:r>
      <w:r>
        <w:rPr>
          <w:rFonts w:ascii="Arial" w:eastAsia="Arial" w:hAnsi="Arial" w:cs="Arial"/>
          <w:b/>
          <w:bCs/>
          <w:sz w:val="20"/>
          <w:szCs w:val="20"/>
        </w:rPr>
        <w:t>двузначному</w:t>
      </w:r>
      <w:r>
        <w:rPr>
          <w:rFonts w:ascii="Arial" w:eastAsia="Arial" w:hAnsi="Arial" w:cs="Arial"/>
          <w:sz w:val="20"/>
          <w:szCs w:val="20"/>
        </w:rPr>
        <w:t xml:space="preserve"> положительно-му десятичному числу (то есть, имеющему вид </w:t>
      </w:r>
      <w:r>
        <w:rPr>
          <w:rFonts w:ascii="Arial" w:eastAsia="Arial" w:hAnsi="Arial" w:cs="Arial"/>
          <w:i/>
          <w:iCs/>
          <w:sz w:val="20"/>
          <w:szCs w:val="20"/>
        </w:rPr>
        <w:t>xy</w:t>
      </w:r>
      <w:r>
        <w:rPr>
          <w:rFonts w:ascii="Arial" w:eastAsia="Arial" w:hAnsi="Arial" w:cs="Arial"/>
          <w:sz w:val="31"/>
          <w:szCs w:val="31"/>
          <w:vertAlign w:val="subscript"/>
        </w:rPr>
        <w:t>Д</w:t>
      </w:r>
      <w:r>
        <w:rPr>
          <w:rFonts w:ascii="Arial" w:eastAsia="Arial" w:hAnsi="Arial" w:cs="Arial"/>
          <w:sz w:val="20"/>
          <w:szCs w:val="20"/>
        </w:rPr>
        <w:t>) его десятичной римской записи.</w:t>
      </w:r>
    </w:p>
    <w:p w:rsidR="00A33515" w:rsidRDefault="00A33515">
      <w:pPr>
        <w:spacing w:line="76" w:lineRule="exact"/>
        <w:rPr>
          <w:rFonts w:ascii="Arial" w:eastAsia="Arial" w:hAnsi="Arial" w:cs="Arial"/>
          <w:b/>
          <w:bCs/>
          <w:sz w:val="20"/>
          <w:szCs w:val="20"/>
        </w:rPr>
      </w:pPr>
    </w:p>
    <w:p w:rsidR="00A33515" w:rsidRDefault="001A4D22">
      <w:pPr>
        <w:numPr>
          <w:ilvl w:val="0"/>
          <w:numId w:val="79"/>
        </w:numPr>
        <w:tabs>
          <w:tab w:val="left" w:pos="500"/>
        </w:tabs>
        <w:ind w:left="500" w:hanging="273"/>
        <w:rPr>
          <w:rFonts w:ascii="Arial" w:eastAsia="Arial" w:hAnsi="Arial" w:cs="Arial"/>
          <w:b/>
          <w:bCs/>
          <w:sz w:val="20"/>
          <w:szCs w:val="20"/>
        </w:rPr>
      </w:pPr>
      <w:r>
        <w:rPr>
          <w:rFonts w:ascii="Arial" w:eastAsia="Arial" w:hAnsi="Arial" w:cs="Arial"/>
          <w:sz w:val="20"/>
          <w:szCs w:val="20"/>
        </w:rPr>
        <w:t xml:space="preserve">Пусть </w:t>
      </w:r>
      <w:r>
        <w:rPr>
          <w:rFonts w:ascii="Arial" w:eastAsia="Arial" w:hAnsi="Arial" w:cs="Arial"/>
          <w:i/>
          <w:iCs/>
          <w:sz w:val="20"/>
          <w:szCs w:val="20"/>
        </w:rPr>
        <w:t>X</w:t>
      </w:r>
      <w:r>
        <w:rPr>
          <w:rFonts w:ascii="Arial" w:eastAsia="Arial" w:hAnsi="Arial" w:cs="Arial"/>
          <w:sz w:val="31"/>
          <w:szCs w:val="31"/>
          <w:vertAlign w:val="subscript"/>
        </w:rPr>
        <w:t>Д</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ascii="Arial" w:eastAsia="Arial" w:hAnsi="Arial" w:cs="Arial"/>
          <w:i/>
          <w:iCs/>
          <w:sz w:val="20"/>
          <w:szCs w:val="20"/>
        </w:rPr>
        <w:t>Y</w:t>
      </w:r>
      <w:r>
        <w:rPr>
          <w:rFonts w:ascii="Arial" w:eastAsia="Arial" w:hAnsi="Arial" w:cs="Arial"/>
          <w:sz w:val="31"/>
          <w:szCs w:val="31"/>
          <w:vertAlign w:val="subscript"/>
        </w:rPr>
        <w:t>Р</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ascii="Arial" w:eastAsia="Arial" w:hAnsi="Arial" w:cs="Arial"/>
          <w:i/>
          <w:iCs/>
          <w:sz w:val="20"/>
          <w:szCs w:val="20"/>
        </w:rPr>
        <w:t>N</w:t>
      </w:r>
      <w:r>
        <w:rPr>
          <w:rFonts w:ascii="Arial" w:eastAsia="Arial" w:hAnsi="Arial" w:cs="Arial"/>
          <w:sz w:val="20"/>
          <w:szCs w:val="20"/>
        </w:rPr>
        <w:t>. Какая десятичная римская запись будет соот-</w:t>
      </w:r>
    </w:p>
    <w:p w:rsidR="00A33515" w:rsidRDefault="00A33515">
      <w:pPr>
        <w:spacing w:line="30" w:lineRule="exact"/>
        <w:rPr>
          <w:sz w:val="20"/>
          <w:szCs w:val="20"/>
        </w:rPr>
      </w:pPr>
    </w:p>
    <w:p w:rsidR="00A33515" w:rsidRDefault="001A4D22">
      <w:pPr>
        <w:tabs>
          <w:tab w:val="left" w:pos="3620"/>
        </w:tabs>
        <w:ind w:left="500"/>
        <w:rPr>
          <w:sz w:val="20"/>
          <w:szCs w:val="20"/>
        </w:rPr>
      </w:pPr>
      <w:r>
        <w:rPr>
          <w:rFonts w:ascii="Arial" w:eastAsia="Arial" w:hAnsi="Arial" w:cs="Arial"/>
          <w:sz w:val="20"/>
          <w:szCs w:val="20"/>
        </w:rPr>
        <w:t xml:space="preserve">ветствовать числу 10  </w:t>
      </w:r>
      <w:r>
        <w:rPr>
          <w:rFonts w:ascii="Arial" w:eastAsia="Arial" w:hAnsi="Arial" w:cs="Arial"/>
          <w:i/>
          <w:iCs/>
          <w:sz w:val="20"/>
          <w:szCs w:val="20"/>
        </w:rPr>
        <w:t>N</w:t>
      </w:r>
      <w:r>
        <w:rPr>
          <w:rFonts w:ascii="Arial" w:eastAsia="Arial" w:hAnsi="Arial" w:cs="Arial"/>
          <w:sz w:val="20"/>
          <w:szCs w:val="20"/>
        </w:rPr>
        <w:t>? Числу</w:t>
      </w:r>
      <w:r>
        <w:rPr>
          <w:sz w:val="20"/>
          <w:szCs w:val="20"/>
        </w:rPr>
        <w:tab/>
      </w:r>
      <w:r>
        <w:rPr>
          <w:rFonts w:ascii="Arial" w:eastAsia="Arial" w:hAnsi="Arial" w:cs="Arial"/>
          <w:i/>
          <w:iCs/>
          <w:sz w:val="17"/>
          <w:szCs w:val="17"/>
        </w:rPr>
        <w:t>N</w:t>
      </w:r>
      <w:r>
        <w:rPr>
          <w:rFonts w:ascii="Arial" w:eastAsia="Arial" w:hAnsi="Arial" w:cs="Arial"/>
          <w:sz w:val="17"/>
          <w:szCs w:val="17"/>
        </w:rPr>
        <w:t>?</w:t>
      </w:r>
    </w:p>
    <w:p w:rsidR="00A33515" w:rsidRDefault="00A33515">
      <w:pPr>
        <w:spacing w:line="179" w:lineRule="exact"/>
        <w:rPr>
          <w:sz w:val="20"/>
          <w:szCs w:val="20"/>
        </w:rPr>
      </w:pPr>
    </w:p>
    <w:p w:rsidR="00A33515" w:rsidRDefault="001A4D22">
      <w:pPr>
        <w:numPr>
          <w:ilvl w:val="0"/>
          <w:numId w:val="80"/>
        </w:numPr>
        <w:tabs>
          <w:tab w:val="left" w:pos="500"/>
        </w:tabs>
        <w:spacing w:line="284" w:lineRule="auto"/>
        <w:ind w:left="500" w:hanging="273"/>
        <w:rPr>
          <w:rFonts w:ascii="Arial" w:eastAsia="Arial" w:hAnsi="Arial" w:cs="Arial"/>
          <w:b/>
          <w:bCs/>
          <w:sz w:val="20"/>
          <w:szCs w:val="20"/>
        </w:rPr>
      </w:pPr>
      <w:r>
        <w:rPr>
          <w:rFonts w:ascii="Arial" w:eastAsia="Arial" w:hAnsi="Arial" w:cs="Arial"/>
          <w:sz w:val="20"/>
          <w:szCs w:val="20"/>
        </w:rPr>
        <w:t xml:space="preserve">Приведите пример числа </w:t>
      </w:r>
      <w:r>
        <w:rPr>
          <w:rFonts w:ascii="Arial" w:eastAsia="Arial" w:hAnsi="Arial" w:cs="Arial"/>
          <w:i/>
          <w:iCs/>
          <w:sz w:val="20"/>
          <w:szCs w:val="20"/>
        </w:rPr>
        <w:t>N</w:t>
      </w:r>
      <w:r>
        <w:rPr>
          <w:rFonts w:ascii="Arial" w:eastAsia="Arial" w:hAnsi="Arial" w:cs="Arial"/>
          <w:sz w:val="20"/>
          <w:szCs w:val="20"/>
        </w:rPr>
        <w:t xml:space="preserve"> такого, что есть две </w:t>
      </w:r>
      <w:r>
        <w:rPr>
          <w:rFonts w:ascii="Arial" w:eastAsia="Arial" w:hAnsi="Arial" w:cs="Arial"/>
          <w:b/>
          <w:bCs/>
          <w:sz w:val="20"/>
          <w:szCs w:val="20"/>
        </w:rPr>
        <w:t>различных</w:t>
      </w:r>
      <w:r>
        <w:rPr>
          <w:rFonts w:ascii="Arial" w:eastAsia="Arial" w:hAnsi="Arial" w:cs="Arial"/>
          <w:sz w:val="20"/>
          <w:szCs w:val="20"/>
        </w:rPr>
        <w:t xml:space="preserve"> строки </w:t>
      </w:r>
      <w:r>
        <w:rPr>
          <w:rFonts w:ascii="Arial" w:eastAsia="Arial" w:hAnsi="Arial" w:cs="Arial"/>
          <w:i/>
          <w:iCs/>
          <w:sz w:val="20"/>
          <w:szCs w:val="20"/>
        </w:rPr>
        <w:t>S</w:t>
      </w:r>
      <w:r>
        <w:rPr>
          <w:rFonts w:ascii="Arial" w:eastAsia="Arial" w:hAnsi="Arial" w:cs="Arial"/>
          <w:sz w:val="20"/>
          <w:szCs w:val="20"/>
        </w:rPr>
        <w:t>,</w:t>
      </w:r>
      <w:r>
        <w:rPr>
          <w:rFonts w:ascii="Arial" w:eastAsia="Arial" w:hAnsi="Arial" w:cs="Arial"/>
          <w:i/>
          <w:iCs/>
          <w:sz w:val="20"/>
          <w:szCs w:val="20"/>
        </w:rPr>
        <w:t xml:space="preserve"> T</w:t>
      </w:r>
      <w:r>
        <w:rPr>
          <w:rFonts w:ascii="Arial" w:eastAsia="Arial" w:hAnsi="Arial" w:cs="Arial"/>
          <w:sz w:val="20"/>
          <w:szCs w:val="20"/>
        </w:rPr>
        <w:t>,</w:t>
      </w:r>
      <w:r>
        <w:rPr>
          <w:rFonts w:ascii="Arial" w:eastAsia="Arial" w:hAnsi="Arial" w:cs="Arial"/>
          <w:i/>
          <w:iCs/>
          <w:sz w:val="20"/>
          <w:szCs w:val="20"/>
        </w:rPr>
        <w:t xml:space="preserve"> </w:t>
      </w:r>
      <w:r>
        <w:rPr>
          <w:rFonts w:ascii="Arial" w:eastAsia="Arial" w:hAnsi="Arial" w:cs="Arial"/>
          <w:sz w:val="20"/>
          <w:szCs w:val="20"/>
        </w:rPr>
        <w:t>для которых выполнено условие</w:t>
      </w:r>
    </w:p>
    <w:p w:rsidR="00A33515" w:rsidRDefault="00A33515">
      <w:pPr>
        <w:spacing w:line="2" w:lineRule="exact"/>
        <w:rPr>
          <w:sz w:val="20"/>
          <w:szCs w:val="20"/>
        </w:rPr>
      </w:pPr>
    </w:p>
    <w:p w:rsidR="00A33515" w:rsidRDefault="001A4D22">
      <w:pPr>
        <w:ind w:left="3060"/>
        <w:rPr>
          <w:sz w:val="20"/>
          <w:szCs w:val="20"/>
        </w:rPr>
      </w:pPr>
      <w:r>
        <w:rPr>
          <w:rFonts w:ascii="Arial" w:eastAsia="Arial" w:hAnsi="Arial" w:cs="Arial"/>
          <w:i/>
          <w:iCs/>
          <w:sz w:val="20"/>
          <w:szCs w:val="20"/>
        </w:rPr>
        <w:t>S</w:t>
      </w:r>
      <w:r>
        <w:rPr>
          <w:rFonts w:ascii="Arial" w:eastAsia="Arial" w:hAnsi="Arial" w:cs="Arial"/>
          <w:sz w:val="31"/>
          <w:szCs w:val="31"/>
          <w:vertAlign w:val="subscript"/>
        </w:rPr>
        <w:t>Р</w:t>
      </w:r>
      <w:r>
        <w:rPr>
          <w:rFonts w:ascii="Arial" w:eastAsia="Arial" w:hAnsi="Arial" w:cs="Arial"/>
          <w:i/>
          <w:iCs/>
          <w:sz w:val="20"/>
          <w:szCs w:val="20"/>
        </w:rPr>
        <w:t xml:space="preserve"> </w:t>
      </w:r>
      <w:r>
        <w:rPr>
          <w:rFonts w:eastAsia="Times New Roman"/>
          <w:sz w:val="20"/>
          <w:szCs w:val="20"/>
        </w:rPr>
        <w:t>=</w:t>
      </w:r>
      <w:r>
        <w:rPr>
          <w:rFonts w:ascii="Arial" w:eastAsia="Arial" w:hAnsi="Arial" w:cs="Arial"/>
          <w:i/>
          <w:iCs/>
          <w:sz w:val="20"/>
          <w:szCs w:val="20"/>
        </w:rPr>
        <w:t xml:space="preserve"> T</w:t>
      </w:r>
      <w:r>
        <w:rPr>
          <w:rFonts w:ascii="Arial" w:eastAsia="Arial" w:hAnsi="Arial" w:cs="Arial"/>
          <w:sz w:val="31"/>
          <w:szCs w:val="31"/>
          <w:vertAlign w:val="subscript"/>
        </w:rPr>
        <w:t>Р</w:t>
      </w:r>
      <w:r>
        <w:rPr>
          <w:rFonts w:ascii="Arial" w:eastAsia="Arial" w:hAnsi="Arial" w:cs="Arial"/>
          <w:i/>
          <w:iCs/>
          <w:sz w:val="20"/>
          <w:szCs w:val="20"/>
        </w:rPr>
        <w:t xml:space="preserve"> </w:t>
      </w:r>
      <w:r>
        <w:rPr>
          <w:rFonts w:eastAsia="Times New Roman"/>
          <w:sz w:val="20"/>
          <w:szCs w:val="20"/>
        </w:rPr>
        <w:t>=</w:t>
      </w:r>
      <w:r>
        <w:rPr>
          <w:rFonts w:ascii="Arial" w:eastAsia="Arial" w:hAnsi="Arial" w:cs="Arial"/>
          <w:i/>
          <w:iCs/>
          <w:sz w:val="20"/>
          <w:szCs w:val="20"/>
        </w:rPr>
        <w:t xml:space="preserve"> N</w:t>
      </w:r>
      <w:r>
        <w:rPr>
          <w:rFonts w:eastAsia="Times New Roman"/>
          <w:i/>
          <w:iCs/>
          <w:sz w:val="20"/>
          <w:szCs w:val="20"/>
        </w:rPr>
        <w:t>:</w:t>
      </w:r>
    </w:p>
    <w:p w:rsidR="00A33515" w:rsidRDefault="00A33515">
      <w:pPr>
        <w:spacing w:line="166" w:lineRule="exact"/>
        <w:rPr>
          <w:sz w:val="20"/>
          <w:szCs w:val="20"/>
        </w:rPr>
      </w:pPr>
    </w:p>
    <w:p w:rsidR="00A33515" w:rsidRDefault="001A4D22">
      <w:pPr>
        <w:numPr>
          <w:ilvl w:val="0"/>
          <w:numId w:val="81"/>
        </w:numPr>
        <w:tabs>
          <w:tab w:val="left" w:pos="500"/>
        </w:tabs>
        <w:spacing w:line="303" w:lineRule="auto"/>
        <w:ind w:left="500" w:hanging="262"/>
        <w:rPr>
          <w:rFonts w:ascii="Arial" w:eastAsia="Arial" w:hAnsi="Arial" w:cs="Arial"/>
          <w:b/>
          <w:bCs/>
          <w:sz w:val="20"/>
          <w:szCs w:val="20"/>
        </w:rPr>
      </w:pPr>
      <w:r>
        <w:rPr>
          <w:rFonts w:ascii="Arial" w:eastAsia="Arial" w:hAnsi="Arial" w:cs="Arial"/>
          <w:sz w:val="20"/>
          <w:szCs w:val="20"/>
        </w:rPr>
        <w:t>Может ли у одного числа быть строго больше двух различных деся-тичных римских записей?</w:t>
      </w:r>
    </w:p>
    <w:p w:rsidR="00A33515" w:rsidRDefault="00A33515">
      <w:pPr>
        <w:spacing w:line="114" w:lineRule="exact"/>
        <w:rPr>
          <w:rFonts w:ascii="Arial" w:eastAsia="Arial" w:hAnsi="Arial" w:cs="Arial"/>
          <w:b/>
          <w:bCs/>
          <w:sz w:val="20"/>
          <w:szCs w:val="20"/>
        </w:rPr>
      </w:pPr>
    </w:p>
    <w:p w:rsidR="00A33515" w:rsidRDefault="001A4D22">
      <w:pPr>
        <w:numPr>
          <w:ilvl w:val="0"/>
          <w:numId w:val="81"/>
        </w:numPr>
        <w:tabs>
          <w:tab w:val="left" w:pos="500"/>
        </w:tabs>
        <w:spacing w:line="303" w:lineRule="auto"/>
        <w:ind w:left="500" w:hanging="273"/>
        <w:rPr>
          <w:rFonts w:ascii="Arial" w:eastAsia="Arial" w:hAnsi="Arial" w:cs="Arial"/>
          <w:b/>
          <w:bCs/>
          <w:sz w:val="20"/>
          <w:szCs w:val="20"/>
        </w:rPr>
      </w:pPr>
      <w:r>
        <w:rPr>
          <w:rFonts w:ascii="Arial" w:eastAsia="Arial" w:hAnsi="Arial" w:cs="Arial"/>
          <w:sz w:val="20"/>
          <w:szCs w:val="20"/>
        </w:rPr>
        <w:t>Придумайте признаки делимости на 2, на 5, на 3 в десятичной рим-ской системе счисления.</w:t>
      </w:r>
    </w:p>
    <w:p w:rsidR="00A33515" w:rsidRDefault="00A33515">
      <w:pPr>
        <w:spacing w:line="15" w:lineRule="exact"/>
        <w:rPr>
          <w:rFonts w:ascii="Arial" w:eastAsia="Arial" w:hAnsi="Arial" w:cs="Arial"/>
          <w:b/>
          <w:bCs/>
          <w:sz w:val="20"/>
          <w:szCs w:val="20"/>
        </w:rPr>
      </w:pPr>
    </w:p>
    <w:p w:rsidR="00A33515" w:rsidRDefault="001A4D22">
      <w:pPr>
        <w:numPr>
          <w:ilvl w:val="0"/>
          <w:numId w:val="81"/>
        </w:numPr>
        <w:tabs>
          <w:tab w:val="left" w:pos="500"/>
        </w:tabs>
        <w:ind w:left="500" w:hanging="273"/>
        <w:rPr>
          <w:rFonts w:ascii="Arial" w:eastAsia="Arial" w:hAnsi="Arial" w:cs="Arial"/>
          <w:b/>
          <w:bCs/>
          <w:sz w:val="20"/>
          <w:szCs w:val="20"/>
        </w:rPr>
      </w:pPr>
      <w:r>
        <w:rPr>
          <w:rFonts w:ascii="Arial" w:eastAsia="Arial" w:hAnsi="Arial" w:cs="Arial"/>
          <w:sz w:val="20"/>
          <w:szCs w:val="20"/>
        </w:rPr>
        <w:t xml:space="preserve">Пусть </w:t>
      </w:r>
      <w:r>
        <w:rPr>
          <w:rFonts w:ascii="Arial" w:eastAsia="Arial" w:hAnsi="Arial" w:cs="Arial"/>
          <w:i/>
          <w:iCs/>
          <w:sz w:val="20"/>
          <w:szCs w:val="20"/>
        </w:rPr>
        <w:t>Y</w:t>
      </w:r>
      <w:r>
        <w:rPr>
          <w:rFonts w:ascii="Arial" w:eastAsia="Arial" w:hAnsi="Arial" w:cs="Arial"/>
          <w:sz w:val="31"/>
          <w:szCs w:val="31"/>
          <w:vertAlign w:val="subscript"/>
        </w:rPr>
        <w:t>Р</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ascii="Arial" w:eastAsia="Arial" w:hAnsi="Arial" w:cs="Arial"/>
          <w:i/>
          <w:iCs/>
          <w:sz w:val="20"/>
          <w:szCs w:val="20"/>
        </w:rPr>
        <w:t>N</w:t>
      </w:r>
      <w:r>
        <w:rPr>
          <w:rFonts w:ascii="Arial" w:eastAsia="Arial" w:hAnsi="Arial" w:cs="Arial"/>
          <w:sz w:val="20"/>
          <w:szCs w:val="20"/>
        </w:rPr>
        <w:t xml:space="preserve"> </w:t>
      </w:r>
      <w:r>
        <w:rPr>
          <w:rFonts w:eastAsia="Times New Roman"/>
          <w:i/>
          <w:iCs/>
          <w:sz w:val="20"/>
          <w:szCs w:val="20"/>
        </w:rPr>
        <w:t>&gt;</w:t>
      </w:r>
      <w:r>
        <w:rPr>
          <w:rFonts w:ascii="Arial" w:eastAsia="Arial" w:hAnsi="Arial" w:cs="Arial"/>
          <w:sz w:val="20"/>
          <w:szCs w:val="20"/>
        </w:rPr>
        <w:t xml:space="preserve"> 0. Верно ли в </w:t>
      </w:r>
      <w:commentRangeStart w:id="828"/>
      <w:r>
        <w:rPr>
          <w:rFonts w:ascii="Arial" w:eastAsia="Arial" w:hAnsi="Arial" w:cs="Arial"/>
          <w:sz w:val="20"/>
          <w:szCs w:val="20"/>
          <w:u w:val="single"/>
        </w:rPr>
        <w:t>десятичной</w:t>
      </w:r>
      <w:commentRangeEnd w:id="828"/>
      <w:r w:rsidR="00A877E0">
        <w:rPr>
          <w:rStyle w:val="a5"/>
        </w:rPr>
        <w:commentReference w:id="828"/>
      </w:r>
      <w:r>
        <w:rPr>
          <w:rFonts w:ascii="Arial" w:eastAsia="Arial" w:hAnsi="Arial" w:cs="Arial"/>
          <w:sz w:val="20"/>
          <w:szCs w:val="20"/>
        </w:rPr>
        <w:t xml:space="preserve"> римской системе нера-</w:t>
      </w:r>
    </w:p>
    <w:p w:rsidR="00A33515" w:rsidRDefault="001A4D22">
      <w:pPr>
        <w:spacing w:line="227" w:lineRule="auto"/>
        <w:ind w:left="500"/>
        <w:rPr>
          <w:sz w:val="20"/>
          <w:szCs w:val="20"/>
        </w:rPr>
      </w:pPr>
      <w:r>
        <w:rPr>
          <w:rFonts w:ascii="Arial" w:eastAsia="Arial" w:hAnsi="Arial" w:cs="Arial"/>
          <w:sz w:val="20"/>
          <w:szCs w:val="20"/>
        </w:rPr>
        <w:t>венство</w:t>
      </w:r>
    </w:p>
    <w:p w:rsidR="00A33515" w:rsidRDefault="001A4D22">
      <w:pPr>
        <w:spacing w:line="189" w:lineRule="auto"/>
        <w:ind w:left="3000"/>
        <w:rPr>
          <w:sz w:val="20"/>
          <w:szCs w:val="20"/>
        </w:rPr>
      </w:pPr>
      <w:r>
        <w:rPr>
          <w:rFonts w:ascii="Arial" w:eastAsia="Arial" w:hAnsi="Arial" w:cs="Arial"/>
          <w:i/>
          <w:iCs/>
          <w:sz w:val="12"/>
          <w:szCs w:val="12"/>
        </w:rPr>
        <w:t>Y</w:t>
      </w:r>
      <w:r>
        <w:rPr>
          <w:rFonts w:ascii="Arial" w:eastAsia="Arial" w:hAnsi="Arial" w:cs="Arial"/>
          <w:sz w:val="16"/>
          <w:szCs w:val="16"/>
          <w:vertAlign w:val="subscript"/>
        </w:rPr>
        <w:t>Д</w:t>
      </w:r>
    </w:p>
    <w:p w:rsidR="00A33515" w:rsidRDefault="001A4D22">
      <w:pPr>
        <w:tabs>
          <w:tab w:val="left" w:pos="3320"/>
          <w:tab w:val="left" w:pos="3940"/>
        </w:tabs>
        <w:ind w:left="3080"/>
        <w:rPr>
          <w:sz w:val="20"/>
          <w:szCs w:val="20"/>
        </w:rPr>
      </w:pPr>
      <w:r>
        <w:rPr>
          <w:rFonts w:ascii="Arial" w:eastAsia="Arial" w:hAnsi="Arial" w:cs="Arial"/>
          <w:sz w:val="39"/>
          <w:szCs w:val="39"/>
          <w:vertAlign w:val="subscript"/>
        </w:rPr>
        <w:t>4</w:t>
      </w:r>
      <w:r>
        <w:rPr>
          <w:sz w:val="20"/>
          <w:szCs w:val="20"/>
        </w:rPr>
        <w:tab/>
      </w:r>
      <w:r>
        <w:rPr>
          <w:rFonts w:eastAsia="Times New Roman"/>
          <w:i/>
          <w:iCs/>
          <w:sz w:val="40"/>
          <w:szCs w:val="40"/>
          <w:vertAlign w:val="superscript"/>
        </w:rPr>
        <w:t xml:space="preserve">&lt; </w:t>
      </w:r>
      <w:r>
        <w:rPr>
          <w:rFonts w:ascii="Arial" w:eastAsia="Arial" w:hAnsi="Arial" w:cs="Arial"/>
          <w:i/>
          <w:iCs/>
          <w:sz w:val="39"/>
          <w:szCs w:val="39"/>
          <w:vertAlign w:val="superscript"/>
        </w:rPr>
        <w:t>N</w:t>
      </w:r>
      <w:r>
        <w:rPr>
          <w:sz w:val="20"/>
          <w:szCs w:val="20"/>
        </w:rPr>
        <w:tab/>
      </w:r>
      <w:r>
        <w:rPr>
          <w:rFonts w:ascii="Arial" w:eastAsia="Arial" w:hAnsi="Arial" w:cs="Arial"/>
          <w:i/>
          <w:iCs/>
          <w:sz w:val="33"/>
          <w:szCs w:val="33"/>
          <w:vertAlign w:val="superscript"/>
        </w:rPr>
        <w:t>Y</w:t>
      </w:r>
      <w:r>
        <w:rPr>
          <w:rFonts w:ascii="Arial" w:eastAsia="Arial" w:hAnsi="Arial" w:cs="Arial"/>
          <w:sz w:val="14"/>
          <w:szCs w:val="14"/>
        </w:rPr>
        <w:t>Д</w:t>
      </w:r>
      <w:r>
        <w:rPr>
          <w:rFonts w:eastAsia="Times New Roman"/>
          <w:sz w:val="33"/>
          <w:szCs w:val="33"/>
          <w:vertAlign w:val="superscript"/>
        </w:rPr>
        <w:t>?</w:t>
      </w:r>
    </w:p>
    <w:p w:rsidR="00A33515" w:rsidRDefault="001A4D22">
      <w:pPr>
        <w:spacing w:line="20" w:lineRule="exact"/>
        <w:rPr>
          <w:sz w:val="20"/>
          <w:szCs w:val="20"/>
        </w:rPr>
      </w:pPr>
      <w:r>
        <w:rPr>
          <w:noProof/>
          <w:sz w:val="20"/>
          <w:szCs w:val="20"/>
        </w:rPr>
        <mc:AlternateContent>
          <mc:Choice Requires="wps">
            <w:drawing>
              <wp:anchor distT="0" distB="0" distL="114300" distR="114300" simplePos="0" relativeHeight="251392000" behindDoc="1" locked="0" layoutInCell="0" allowOverlap="1" wp14:anchorId="2DAE6908" wp14:editId="17001DAB">
                <wp:simplePos x="0" y="0"/>
                <wp:positionH relativeFrom="column">
                  <wp:posOffset>1910080</wp:posOffset>
                </wp:positionH>
                <wp:positionV relativeFrom="paragraph">
                  <wp:posOffset>-210820</wp:posOffset>
                </wp:positionV>
                <wp:extent cx="15621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62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150.4pt,-16.6pt" to="162.7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" o:allowincell="f" filled="t" strokeweight=".14039mm">
                <v:stroke joinstyle="miter"/>
                <o:lock v:ext="edit" shapetype="f"/>
              </v:line>
            </w:pict>
          </mc:Fallback>
        </mc:AlternateContent>
      </w:r>
    </w:p>
    <w:p w:rsidR="00A33515" w:rsidRDefault="00A33515">
      <w:pPr>
        <w:spacing w:line="66" w:lineRule="exact"/>
        <w:rPr>
          <w:sz w:val="20"/>
          <w:szCs w:val="20"/>
        </w:rPr>
      </w:pPr>
    </w:p>
    <w:p w:rsidR="00A33515" w:rsidRDefault="001A4D22">
      <w:pPr>
        <w:spacing w:line="271" w:lineRule="auto"/>
        <w:ind w:left="500" w:hanging="383"/>
        <w:jc w:val="both"/>
        <w:rPr>
          <w:sz w:val="20"/>
          <w:szCs w:val="20"/>
        </w:rPr>
      </w:pPr>
      <w:r>
        <w:rPr>
          <w:rFonts w:ascii="Arial" w:eastAsia="Arial" w:hAnsi="Arial" w:cs="Arial"/>
          <w:b/>
          <w:bCs/>
          <w:sz w:val="20"/>
          <w:szCs w:val="20"/>
        </w:rPr>
        <w:t xml:space="preserve">10. </w:t>
      </w:r>
      <w:r>
        <w:rPr>
          <w:rFonts w:ascii="Arial" w:eastAsia="Arial" w:hAnsi="Arial" w:cs="Arial"/>
          <w:b/>
          <w:bCs/>
          <w:i/>
          <w:iCs/>
          <w:sz w:val="20"/>
          <w:szCs w:val="20"/>
        </w:rPr>
        <w:t>А был ли мальчик?</w:t>
      </w:r>
      <w:r>
        <w:rPr>
          <w:rFonts w:ascii="Arial" w:eastAsia="Arial" w:hAnsi="Arial" w:cs="Arial"/>
          <w:b/>
          <w:bCs/>
          <w:sz w:val="20"/>
          <w:szCs w:val="20"/>
        </w:rPr>
        <w:t xml:space="preserve"> </w:t>
      </w:r>
      <w:r>
        <w:rPr>
          <w:rFonts w:ascii="Arial" w:eastAsia="Arial" w:hAnsi="Arial" w:cs="Arial"/>
          <w:sz w:val="20"/>
          <w:szCs w:val="20"/>
        </w:rPr>
        <w:t>Можно ли вообще считать</w:t>
      </w:r>
      <w:r>
        <w:rPr>
          <w:rFonts w:ascii="Arial" w:eastAsia="Arial" w:hAnsi="Arial" w:cs="Arial"/>
          <w:b/>
          <w:bCs/>
          <w:sz w:val="20"/>
          <w:szCs w:val="20"/>
        </w:rPr>
        <w:t xml:space="preserve"> </w:t>
      </w:r>
      <w:r>
        <w:rPr>
          <w:rFonts w:ascii="Arial" w:eastAsia="Arial" w:hAnsi="Arial" w:cs="Arial"/>
          <w:sz w:val="20"/>
          <w:szCs w:val="20"/>
        </w:rPr>
        <w:t xml:space="preserve">«десятичную рим-скую систему» системой счисления? Покажите, что, строго говоря, нет: приведите пример числа </w:t>
      </w:r>
      <w:r>
        <w:rPr>
          <w:rFonts w:ascii="Arial" w:eastAsia="Arial" w:hAnsi="Arial" w:cs="Arial"/>
          <w:i/>
          <w:iCs/>
          <w:sz w:val="20"/>
          <w:szCs w:val="20"/>
        </w:rPr>
        <w:t>M</w:t>
      </w:r>
      <w:r>
        <w:rPr>
          <w:rFonts w:ascii="Arial" w:eastAsia="Arial" w:hAnsi="Arial" w:cs="Arial"/>
          <w:sz w:val="20"/>
          <w:szCs w:val="20"/>
        </w:rPr>
        <w:t xml:space="preserve"> </w:t>
      </w:r>
      <w:r>
        <w:rPr>
          <w:rFonts w:eastAsia="Times New Roman"/>
          <w:i/>
          <w:iCs/>
          <w:sz w:val="20"/>
          <w:szCs w:val="20"/>
        </w:rPr>
        <w:t>2</w:t>
      </w:r>
      <w:r>
        <w:rPr>
          <w:rFonts w:ascii="Arial" w:eastAsia="Arial" w:hAnsi="Arial" w:cs="Arial"/>
          <w:sz w:val="20"/>
          <w:szCs w:val="20"/>
        </w:rPr>
        <w:t xml:space="preserve"> </w:t>
      </w:r>
      <w:r>
        <w:rPr>
          <w:rFonts w:eastAsia="Times New Roman"/>
          <w:sz w:val="20"/>
          <w:szCs w:val="20"/>
        </w:rPr>
        <w:t>N</w:t>
      </w:r>
      <w:r>
        <w:rPr>
          <w:rFonts w:ascii="Arial" w:eastAsia="Arial" w:hAnsi="Arial" w:cs="Arial"/>
          <w:sz w:val="20"/>
          <w:szCs w:val="20"/>
        </w:rPr>
        <w:t>, которому не соответствует ни одной десятичной римской записи.</w:t>
      </w:r>
    </w:p>
    <w:p w:rsidR="00A33515" w:rsidRDefault="00A33515">
      <w:pPr>
        <w:spacing w:line="271" w:lineRule="exact"/>
        <w:rPr>
          <w:sz w:val="20"/>
          <w:szCs w:val="20"/>
        </w:rPr>
      </w:pPr>
    </w:p>
    <w:p w:rsidR="00A33515" w:rsidRDefault="001A4D22">
      <w:pPr>
        <w:rPr>
          <w:sz w:val="20"/>
          <w:szCs w:val="20"/>
        </w:rPr>
      </w:pPr>
      <w:r>
        <w:rPr>
          <w:rFonts w:ascii="Arial" w:eastAsia="Arial" w:hAnsi="Arial" w:cs="Arial"/>
          <w:b/>
          <w:bCs/>
          <w:sz w:val="26"/>
          <w:szCs w:val="26"/>
        </w:rPr>
        <w:t>Задача 2. Изображения на плоскости</w:t>
      </w:r>
    </w:p>
    <w:p w:rsidR="00A33515" w:rsidRDefault="00A33515">
      <w:pPr>
        <w:spacing w:line="182" w:lineRule="exact"/>
        <w:rPr>
          <w:sz w:val="20"/>
          <w:szCs w:val="20"/>
        </w:rPr>
      </w:pPr>
    </w:p>
    <w:p w:rsidR="00A33515" w:rsidRDefault="001A4D22">
      <w:pPr>
        <w:ind w:left="4320"/>
        <w:rPr>
          <w:sz w:val="20"/>
          <w:szCs w:val="20"/>
        </w:rPr>
      </w:pPr>
      <w:r>
        <w:rPr>
          <w:rFonts w:ascii="Arial" w:eastAsia="Arial" w:hAnsi="Arial" w:cs="Arial"/>
          <w:i/>
          <w:iCs/>
          <w:sz w:val="18"/>
          <w:szCs w:val="18"/>
        </w:rPr>
        <w:t>«Алгоритм Тарского, да? :)</w:t>
      </w:r>
    </w:p>
    <w:p w:rsidR="00A33515" w:rsidRDefault="00A33515">
      <w:pPr>
        <w:spacing w:line="316" w:lineRule="exact"/>
        <w:rPr>
          <w:sz w:val="20"/>
          <w:szCs w:val="20"/>
        </w:rPr>
      </w:pPr>
    </w:p>
    <w:p w:rsidR="00A33515" w:rsidRDefault="001A4D22">
      <w:pPr>
        <w:numPr>
          <w:ilvl w:val="0"/>
          <w:numId w:val="82"/>
        </w:numPr>
        <w:tabs>
          <w:tab w:val="left" w:pos="173"/>
        </w:tabs>
        <w:spacing w:line="294" w:lineRule="auto"/>
        <w:jc w:val="both"/>
        <w:rPr>
          <w:rFonts w:ascii="Arial" w:eastAsia="Arial" w:hAnsi="Arial" w:cs="Arial"/>
          <w:sz w:val="19"/>
          <w:szCs w:val="19"/>
        </w:rPr>
      </w:pPr>
      <w:r>
        <w:rPr>
          <w:rFonts w:ascii="Arial" w:eastAsia="Arial" w:hAnsi="Arial" w:cs="Arial"/>
          <w:sz w:val="19"/>
          <w:szCs w:val="19"/>
        </w:rPr>
        <w:t>данной задаче нас будет интересовать возможность представить мно-жество точек на плоскости как множество решений какого-либо уравне-</w:t>
      </w:r>
    </w:p>
    <w:p w:rsidR="00A33515" w:rsidRDefault="001A4D22">
      <w:pPr>
        <w:tabs>
          <w:tab w:val="left" w:pos="4580"/>
        </w:tabs>
        <w:rPr>
          <w:sz w:val="20"/>
          <w:szCs w:val="20"/>
        </w:rPr>
      </w:pPr>
      <w:r>
        <w:rPr>
          <w:rFonts w:ascii="Arial" w:eastAsia="Arial" w:hAnsi="Arial" w:cs="Arial"/>
          <w:sz w:val="20"/>
          <w:szCs w:val="20"/>
        </w:rPr>
        <w:t xml:space="preserve">ния или неравенства. Например, уравнение </w:t>
      </w:r>
      <w:r>
        <w:rPr>
          <w:rFonts w:ascii="Arial" w:eastAsia="Arial" w:hAnsi="Arial" w:cs="Arial"/>
          <w:i/>
          <w:iCs/>
          <w:sz w:val="20"/>
          <w:szCs w:val="20"/>
        </w:rPr>
        <w:t>x</w:t>
      </w:r>
      <w:r>
        <w:rPr>
          <w:sz w:val="20"/>
          <w:szCs w:val="20"/>
        </w:rPr>
        <w:tab/>
      </w:r>
      <w:r>
        <w:rPr>
          <w:rFonts w:ascii="Arial" w:eastAsia="Arial" w:hAnsi="Arial" w:cs="Arial"/>
          <w:i/>
          <w:iCs/>
          <w:sz w:val="20"/>
          <w:szCs w:val="20"/>
        </w:rPr>
        <w:t xml:space="preserve">y </w:t>
      </w:r>
      <w:r>
        <w:rPr>
          <w:rFonts w:eastAsia="Times New Roman"/>
          <w:sz w:val="20"/>
          <w:szCs w:val="20"/>
        </w:rPr>
        <w:t>=</w:t>
      </w:r>
      <w:r>
        <w:rPr>
          <w:rFonts w:ascii="Arial" w:eastAsia="Arial" w:hAnsi="Arial" w:cs="Arial"/>
          <w:i/>
          <w:iCs/>
          <w:sz w:val="20"/>
          <w:szCs w:val="20"/>
        </w:rPr>
        <w:t xml:space="preserve"> </w:t>
      </w:r>
      <w:r>
        <w:rPr>
          <w:rFonts w:ascii="Arial" w:eastAsia="Arial" w:hAnsi="Arial" w:cs="Arial"/>
          <w:sz w:val="20"/>
          <w:szCs w:val="20"/>
        </w:rPr>
        <w:t>0</w:t>
      </w:r>
      <w:r>
        <w:rPr>
          <w:rFonts w:ascii="Arial" w:eastAsia="Arial" w:hAnsi="Arial" w:cs="Arial"/>
          <w:i/>
          <w:iCs/>
          <w:sz w:val="20"/>
          <w:szCs w:val="20"/>
        </w:rPr>
        <w:t xml:space="preserve"> </w:t>
      </w:r>
      <w:r>
        <w:rPr>
          <w:rFonts w:ascii="Arial" w:eastAsia="Arial" w:hAnsi="Arial" w:cs="Arial"/>
          <w:sz w:val="20"/>
          <w:szCs w:val="20"/>
        </w:rPr>
        <w:t>зада</w:t>
      </w:r>
      <w:ins w:id="829" w:author="Admin" w:date="2019-02-19T01:31:00Z">
        <w:r w:rsidR="00A877E0">
          <w:rPr>
            <w:rFonts w:ascii="Arial" w:eastAsia="Arial" w:hAnsi="Arial" w:cs="Arial"/>
            <w:sz w:val="20"/>
            <w:szCs w:val="20"/>
          </w:rPr>
          <w:t>е</w:t>
        </w:r>
      </w:ins>
      <w:del w:id="830" w:author="Admin" w:date="2019-02-19T01:31:00Z">
        <w:r w:rsidDel="00A877E0">
          <w:rPr>
            <w:rFonts w:ascii="Arial" w:eastAsia="Arial" w:hAnsi="Arial" w:cs="Arial"/>
            <w:sz w:val="20"/>
            <w:szCs w:val="20"/>
          </w:rPr>
          <w:delText>ё</w:delText>
        </w:r>
      </w:del>
      <w:r>
        <w:rPr>
          <w:rFonts w:ascii="Arial" w:eastAsia="Arial" w:hAnsi="Arial" w:cs="Arial"/>
          <w:sz w:val="20"/>
          <w:szCs w:val="20"/>
        </w:rPr>
        <w:t>т прямую с</w:t>
      </w:r>
    </w:p>
    <w:p w:rsidR="00A33515" w:rsidRDefault="00A33515">
      <w:pPr>
        <w:spacing w:line="256"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30</w:t>
      </w:r>
      <w:r>
        <w:rPr>
          <w:rFonts w:ascii="Arial" w:eastAsia="Arial" w:hAnsi="Arial" w:cs="Arial"/>
          <w:sz w:val="20"/>
          <w:szCs w:val="20"/>
        </w:rPr>
        <w:t xml:space="preserve"> −</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831" w:name="page41"/>
      <w:bookmarkEnd w:id="831"/>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spacing w:line="230" w:lineRule="auto"/>
        <w:jc w:val="both"/>
        <w:rPr>
          <w:sz w:val="20"/>
          <w:szCs w:val="20"/>
        </w:rPr>
      </w:pPr>
      <w:r>
        <w:rPr>
          <w:rFonts w:ascii="Arial" w:eastAsia="Arial" w:hAnsi="Arial" w:cs="Arial"/>
          <w:sz w:val="20"/>
          <w:szCs w:val="20"/>
        </w:rPr>
        <w:t>углом наклона 45</w:t>
      </w:r>
      <w:r>
        <w:rPr>
          <w:rFonts w:eastAsia="Times New Roman"/>
          <w:i/>
          <w:iCs/>
          <w:sz w:val="27"/>
          <w:szCs w:val="27"/>
          <w:vertAlign w:val="superscript"/>
        </w:rPr>
        <w:t>◦</w:t>
      </w:r>
      <w:r>
        <w:rPr>
          <w:rFonts w:ascii="Arial" w:eastAsia="Arial" w:hAnsi="Arial" w:cs="Arial"/>
          <w:sz w:val="20"/>
          <w:szCs w:val="20"/>
        </w:rPr>
        <w:t xml:space="preserve">, а неравенство </w:t>
      </w:r>
      <w:r>
        <w:rPr>
          <w:rFonts w:ascii="Arial" w:eastAsia="Arial" w:hAnsi="Arial" w:cs="Arial"/>
          <w:i/>
          <w:iCs/>
          <w:sz w:val="20"/>
          <w:szCs w:val="20"/>
        </w:rPr>
        <w:t>min</w:t>
      </w:r>
      <w:r>
        <w:rPr>
          <w:rFonts w:eastAsia="Times New Roman"/>
          <w:sz w:val="20"/>
          <w:szCs w:val="20"/>
        </w:rPr>
        <w:t>(</w:t>
      </w:r>
      <w:r>
        <w:rPr>
          <w:rFonts w:ascii="Arial" w:eastAsia="Arial" w:hAnsi="Arial" w:cs="Arial"/>
          <w:i/>
          <w:iCs/>
          <w:sz w:val="20"/>
          <w:szCs w:val="20"/>
        </w:rPr>
        <w:t>x</w:t>
      </w:r>
      <w:r>
        <w:rPr>
          <w:rFonts w:eastAsia="Times New Roman"/>
          <w:i/>
          <w:iCs/>
          <w:sz w:val="20"/>
          <w:szCs w:val="20"/>
        </w:rPr>
        <w:t>;</w:t>
      </w:r>
      <w:r>
        <w:rPr>
          <w:rFonts w:ascii="Arial" w:eastAsia="Arial" w:hAnsi="Arial" w:cs="Arial"/>
          <w:sz w:val="20"/>
          <w:szCs w:val="20"/>
        </w:rPr>
        <w:t xml:space="preserve"> </w:t>
      </w:r>
      <w:r>
        <w:rPr>
          <w:rFonts w:ascii="Arial" w:eastAsia="Arial" w:hAnsi="Arial" w:cs="Arial"/>
          <w:i/>
          <w:iCs/>
          <w:sz w:val="20"/>
          <w:szCs w:val="20"/>
        </w:rPr>
        <w:t>y</w:t>
      </w:r>
      <w:r>
        <w:rPr>
          <w:rFonts w:eastAsia="Times New Roman"/>
          <w:sz w:val="20"/>
          <w:szCs w:val="20"/>
        </w:rPr>
        <w:t>)</w:t>
      </w:r>
      <w:r>
        <w:rPr>
          <w:rFonts w:ascii="Arial" w:eastAsia="Arial" w:hAnsi="Arial" w:cs="Arial"/>
          <w:sz w:val="20"/>
          <w:szCs w:val="20"/>
        </w:rPr>
        <w:t xml:space="preserve"> 0 — первую координатную четверть.</w:t>
      </w:r>
    </w:p>
    <w:p w:rsidR="00A33515" w:rsidRDefault="00A33515">
      <w:pPr>
        <w:spacing w:line="76" w:lineRule="exact"/>
        <w:rPr>
          <w:sz w:val="20"/>
          <w:szCs w:val="20"/>
        </w:rPr>
      </w:pPr>
    </w:p>
    <w:p w:rsidR="00A33515" w:rsidRDefault="001A4D22">
      <w:pPr>
        <w:spacing w:line="222" w:lineRule="auto"/>
        <w:jc w:val="both"/>
        <w:rPr>
          <w:sz w:val="20"/>
          <w:szCs w:val="20"/>
        </w:rPr>
      </w:pPr>
      <w:r>
        <w:rPr>
          <w:rFonts w:ascii="Arial" w:eastAsia="Arial" w:hAnsi="Arial" w:cs="Arial"/>
          <w:sz w:val="20"/>
          <w:szCs w:val="20"/>
        </w:rPr>
        <w:t>При составлении неравенств и уравнений вам разрешено пользоваться арифметическими действиями — сложением, умножением, вычитани-ем, делением</w:t>
      </w:r>
      <w:r>
        <w:rPr>
          <w:rFonts w:ascii="Arial" w:eastAsia="Arial" w:hAnsi="Arial" w:cs="Arial"/>
          <w:sz w:val="39"/>
          <w:szCs w:val="39"/>
          <w:vertAlign w:val="superscript"/>
        </w:rPr>
        <w:t>,</w:t>
      </w:r>
      <w:r>
        <w:rPr>
          <w:rFonts w:ascii="Arial" w:eastAsia="Arial" w:hAnsi="Arial" w:cs="Arial"/>
          <w:sz w:val="20"/>
          <w:szCs w:val="20"/>
        </w:rPr>
        <w:t xml:space="preserve">, функцией модуля — </w:t>
      </w:r>
      <w:r>
        <w:rPr>
          <w:rFonts w:eastAsia="Times New Roman"/>
          <w:i/>
          <w:iCs/>
          <w:sz w:val="20"/>
          <w:szCs w:val="20"/>
        </w:rPr>
        <w:t>j</w:t>
      </w:r>
      <w:r>
        <w:rPr>
          <w:rFonts w:ascii="Arial" w:eastAsia="Arial" w:hAnsi="Arial" w:cs="Arial"/>
          <w:sz w:val="20"/>
          <w:szCs w:val="20"/>
        </w:rPr>
        <w:t xml:space="preserve"> </w:t>
      </w:r>
      <w:r>
        <w:rPr>
          <w:rFonts w:eastAsia="Times New Roman"/>
          <w:i/>
          <w:iCs/>
          <w:sz w:val="20"/>
          <w:szCs w:val="20"/>
        </w:rPr>
        <w:t>: : :</w:t>
      </w:r>
      <w:r>
        <w:rPr>
          <w:rFonts w:ascii="Arial" w:eastAsia="Arial" w:hAnsi="Arial" w:cs="Arial"/>
          <w:sz w:val="20"/>
          <w:szCs w:val="20"/>
        </w:rPr>
        <w:t xml:space="preserve"> </w:t>
      </w:r>
      <w:r>
        <w:rPr>
          <w:rFonts w:eastAsia="Times New Roman"/>
          <w:i/>
          <w:iCs/>
          <w:sz w:val="20"/>
          <w:szCs w:val="20"/>
        </w:rPr>
        <w:t>j</w:t>
      </w:r>
      <w:r>
        <w:rPr>
          <w:rFonts w:ascii="Arial" w:eastAsia="Arial" w:hAnsi="Arial" w:cs="Arial"/>
          <w:sz w:val="20"/>
          <w:szCs w:val="20"/>
        </w:rPr>
        <w:t xml:space="preserve">, а также </w:t>
      </w:r>
      <w:r>
        <w:rPr>
          <w:rFonts w:eastAsia="Times New Roman"/>
          <w:sz w:val="20"/>
          <w:szCs w:val="20"/>
        </w:rPr>
        <w:t>max</w:t>
      </w:r>
      <w:r>
        <w:rPr>
          <w:rFonts w:ascii="Arial" w:eastAsia="Arial" w:hAnsi="Arial" w:cs="Arial"/>
          <w:sz w:val="20"/>
          <w:szCs w:val="20"/>
        </w:rPr>
        <w:t xml:space="preserve"> и </w:t>
      </w:r>
      <w:r>
        <w:rPr>
          <w:rFonts w:eastAsia="Times New Roman"/>
          <w:sz w:val="20"/>
          <w:szCs w:val="20"/>
        </w:rPr>
        <w:t>min</w:t>
      </w:r>
      <w:r>
        <w:rPr>
          <w:rFonts w:ascii="Arial" w:eastAsia="Arial" w:hAnsi="Arial" w:cs="Arial"/>
          <w:sz w:val="20"/>
          <w:szCs w:val="20"/>
        </w:rPr>
        <w:t xml:space="preserve"> — взятием наибольшего и наименьшего значений из конечного набора чисел.</w:t>
      </w:r>
    </w:p>
    <w:p w:rsidR="00A33515" w:rsidRDefault="00A33515">
      <w:pPr>
        <w:spacing w:line="217" w:lineRule="exact"/>
        <w:rPr>
          <w:sz w:val="20"/>
          <w:szCs w:val="20"/>
        </w:rPr>
      </w:pPr>
    </w:p>
    <w:p w:rsidR="00A33515" w:rsidRDefault="001A4D22">
      <w:pPr>
        <w:numPr>
          <w:ilvl w:val="0"/>
          <w:numId w:val="83"/>
        </w:numPr>
        <w:tabs>
          <w:tab w:val="left" w:pos="500"/>
        </w:tabs>
        <w:ind w:left="500" w:hanging="273"/>
        <w:rPr>
          <w:rFonts w:ascii="Arial" w:eastAsia="Arial" w:hAnsi="Arial" w:cs="Arial"/>
          <w:b/>
          <w:bCs/>
          <w:sz w:val="20"/>
          <w:szCs w:val="20"/>
        </w:rPr>
      </w:pPr>
      <w:r>
        <w:rPr>
          <w:rFonts w:ascii="Arial" w:eastAsia="Arial" w:hAnsi="Arial" w:cs="Arial"/>
          <w:sz w:val="20"/>
          <w:szCs w:val="20"/>
        </w:rPr>
        <w:t>Докажите, что</w:t>
      </w:r>
    </w:p>
    <w:p w:rsidR="00A33515" w:rsidRDefault="001A4D22">
      <w:pPr>
        <w:spacing w:line="181" w:lineRule="auto"/>
        <w:ind w:left="900"/>
        <w:rPr>
          <w:sz w:val="20"/>
          <w:szCs w:val="20"/>
        </w:rPr>
      </w:pPr>
      <w:r>
        <w:rPr>
          <w:rFonts w:ascii="Arial" w:eastAsia="Arial" w:hAnsi="Arial" w:cs="Arial"/>
          <w:sz w:val="19"/>
          <w:szCs w:val="19"/>
        </w:rPr>
        <w:t xml:space="preserve">(а) </w:t>
      </w:r>
      <w:r>
        <w:rPr>
          <w:rFonts w:ascii="Arial" w:eastAsia="Arial" w:hAnsi="Arial" w:cs="Arial"/>
          <w:i/>
          <w:iCs/>
          <w:sz w:val="19"/>
          <w:szCs w:val="19"/>
        </w:rPr>
        <w:t>A B</w:t>
      </w:r>
      <w:r>
        <w:rPr>
          <w:rFonts w:ascii="Arial" w:eastAsia="Arial" w:hAnsi="Arial" w:cs="Arial"/>
          <w:sz w:val="19"/>
          <w:szCs w:val="19"/>
        </w:rPr>
        <w:t xml:space="preserve"> </w:t>
      </w:r>
      <w:r>
        <w:rPr>
          <w:rFonts w:eastAsia="Times New Roman"/>
          <w:i/>
          <w:iCs/>
          <w:sz w:val="19"/>
          <w:szCs w:val="19"/>
        </w:rPr>
        <w:t>&gt;</w:t>
      </w:r>
      <w:r>
        <w:rPr>
          <w:rFonts w:ascii="Arial" w:eastAsia="Arial" w:hAnsi="Arial" w:cs="Arial"/>
          <w:sz w:val="19"/>
          <w:szCs w:val="19"/>
        </w:rPr>
        <w:t xml:space="preserve"> 0 тогда и только тогда, когда числа </w:t>
      </w:r>
      <w:r>
        <w:rPr>
          <w:rFonts w:ascii="Arial" w:eastAsia="Arial" w:hAnsi="Arial" w:cs="Arial"/>
          <w:i/>
          <w:iCs/>
          <w:sz w:val="19"/>
          <w:szCs w:val="19"/>
        </w:rPr>
        <w:t>A</w:t>
      </w:r>
      <w:r>
        <w:rPr>
          <w:rFonts w:ascii="Arial" w:eastAsia="Arial" w:hAnsi="Arial" w:cs="Arial"/>
          <w:sz w:val="19"/>
          <w:szCs w:val="19"/>
        </w:rPr>
        <w:t xml:space="preserve"> и </w:t>
      </w:r>
      <w:r>
        <w:rPr>
          <w:rFonts w:ascii="Arial" w:eastAsia="Arial" w:hAnsi="Arial" w:cs="Arial"/>
          <w:i/>
          <w:iCs/>
          <w:sz w:val="19"/>
          <w:szCs w:val="19"/>
        </w:rPr>
        <w:t>B</w:t>
      </w:r>
      <w:r>
        <w:rPr>
          <w:rFonts w:ascii="Arial" w:eastAsia="Arial" w:hAnsi="Arial" w:cs="Arial"/>
          <w:sz w:val="19"/>
          <w:szCs w:val="19"/>
        </w:rPr>
        <w:t xml:space="preserve"> одного знака</w:t>
      </w:r>
      <w:r>
        <w:rPr>
          <w:rFonts w:ascii="Arial" w:eastAsia="Arial" w:hAnsi="Arial" w:cs="Arial"/>
          <w:sz w:val="36"/>
          <w:szCs w:val="36"/>
          <w:vertAlign w:val="superscript"/>
        </w:rPr>
        <w:t>,</w:t>
      </w:r>
      <w:r>
        <w:rPr>
          <w:rFonts w:ascii="Arial" w:eastAsia="Arial" w:hAnsi="Arial" w:cs="Arial"/>
          <w:sz w:val="19"/>
          <w:szCs w:val="19"/>
        </w:rPr>
        <w:t>,</w:t>
      </w:r>
    </w:p>
    <w:p w:rsidR="00A33515" w:rsidRPr="001A4D22" w:rsidRDefault="001A4D22">
      <w:pPr>
        <w:tabs>
          <w:tab w:val="left" w:pos="3640"/>
        </w:tabs>
        <w:spacing w:line="197" w:lineRule="auto"/>
        <w:ind w:left="2340"/>
        <w:jc w:val="both"/>
        <w:rPr>
          <w:sz w:val="20"/>
          <w:szCs w:val="20"/>
          <w:lang w:val="en-US"/>
          <w:rPrChange w:id="832" w:author="Admin" w:date="2019-02-18T23:53:00Z">
            <w:rPr>
              <w:sz w:val="20"/>
              <w:szCs w:val="20"/>
            </w:rPr>
          </w:rPrChange>
        </w:rPr>
      </w:pPr>
      <w:r w:rsidRPr="001A4D22">
        <w:rPr>
          <w:rFonts w:eastAsia="Times New Roman"/>
          <w:sz w:val="20"/>
          <w:szCs w:val="20"/>
          <w:lang w:val="en-US"/>
          <w:rPrChange w:id="833" w:author="Admin" w:date="2019-02-18T23:53:00Z">
            <w:rPr>
              <w:rFonts w:eastAsia="Times New Roman"/>
              <w:sz w:val="20"/>
              <w:szCs w:val="20"/>
            </w:rPr>
          </w:rPrChange>
        </w:rPr>
        <w:t>(</w:t>
      </w:r>
      <w:r w:rsidRPr="001A4D22">
        <w:rPr>
          <w:sz w:val="20"/>
          <w:szCs w:val="20"/>
          <w:lang w:val="en-US"/>
          <w:rPrChange w:id="834" w:author="Admin" w:date="2019-02-18T23:53:00Z">
            <w:rPr>
              <w:sz w:val="20"/>
              <w:szCs w:val="20"/>
            </w:rPr>
          </w:rPrChange>
        </w:rPr>
        <w:tab/>
      </w:r>
      <w:r w:rsidRPr="001A4D22">
        <w:rPr>
          <w:rFonts w:eastAsia="Times New Roman"/>
          <w:sz w:val="20"/>
          <w:szCs w:val="20"/>
          <w:lang w:val="en-US"/>
          <w:rPrChange w:id="835" w:author="Admin" w:date="2019-02-18T23:53:00Z">
            <w:rPr>
              <w:rFonts w:eastAsia="Times New Roman"/>
              <w:sz w:val="20"/>
              <w:szCs w:val="20"/>
            </w:rPr>
          </w:rPrChange>
        </w:rPr>
        <w:t>)</w:t>
      </w:r>
    </w:p>
    <w:p w:rsidR="00A33515" w:rsidRPr="001A4D22" w:rsidRDefault="001A4D22">
      <w:pPr>
        <w:tabs>
          <w:tab w:val="left" w:pos="3240"/>
        </w:tabs>
        <w:spacing w:line="181" w:lineRule="auto"/>
        <w:ind w:right="2940"/>
        <w:jc w:val="right"/>
        <w:rPr>
          <w:sz w:val="20"/>
          <w:szCs w:val="20"/>
          <w:lang w:val="en-US"/>
          <w:rPrChange w:id="836" w:author="Admin" w:date="2019-02-18T23:53:00Z">
            <w:rPr>
              <w:sz w:val="20"/>
              <w:szCs w:val="20"/>
            </w:rPr>
          </w:rPrChange>
        </w:rPr>
      </w:pPr>
      <w:r w:rsidRPr="001A4D22">
        <w:rPr>
          <w:rFonts w:ascii="Arial" w:eastAsia="Arial" w:hAnsi="Arial" w:cs="Arial"/>
          <w:sz w:val="13"/>
          <w:szCs w:val="13"/>
          <w:lang w:val="en-US"/>
          <w:rPrChange w:id="837" w:author="Admin" w:date="2019-02-18T23:53:00Z">
            <w:rPr>
              <w:rFonts w:ascii="Arial" w:eastAsia="Arial" w:hAnsi="Arial" w:cs="Arial"/>
              <w:sz w:val="13"/>
              <w:szCs w:val="13"/>
            </w:rPr>
          </w:rPrChange>
        </w:rPr>
        <w:t>(</w:t>
      </w:r>
      <w:r>
        <w:rPr>
          <w:rFonts w:ascii="Arial" w:eastAsia="Arial" w:hAnsi="Arial" w:cs="Arial"/>
          <w:sz w:val="13"/>
          <w:szCs w:val="13"/>
        </w:rPr>
        <w:t>б</w:t>
      </w:r>
      <w:r w:rsidRPr="001A4D22">
        <w:rPr>
          <w:rFonts w:ascii="Arial" w:eastAsia="Arial" w:hAnsi="Arial" w:cs="Arial"/>
          <w:sz w:val="13"/>
          <w:szCs w:val="13"/>
          <w:lang w:val="en-US"/>
          <w:rPrChange w:id="838" w:author="Admin" w:date="2019-02-18T23:53:00Z">
            <w:rPr>
              <w:rFonts w:ascii="Arial" w:eastAsia="Arial" w:hAnsi="Arial" w:cs="Arial"/>
              <w:sz w:val="13"/>
              <w:szCs w:val="13"/>
            </w:rPr>
          </w:rPrChange>
        </w:rPr>
        <w:t xml:space="preserve">) </w:t>
      </w:r>
      <w:r w:rsidRPr="001A4D22">
        <w:rPr>
          <w:rFonts w:eastAsia="Times New Roman"/>
          <w:sz w:val="13"/>
          <w:szCs w:val="13"/>
          <w:lang w:val="en-US"/>
          <w:rPrChange w:id="839" w:author="Admin" w:date="2019-02-18T23:53:00Z">
            <w:rPr>
              <w:rFonts w:eastAsia="Times New Roman"/>
              <w:sz w:val="13"/>
              <w:szCs w:val="13"/>
            </w:rPr>
          </w:rPrChange>
        </w:rPr>
        <w:t>min(</w:t>
      </w:r>
      <w:r w:rsidRPr="001A4D22">
        <w:rPr>
          <w:rFonts w:ascii="Arial" w:eastAsia="Arial" w:hAnsi="Arial" w:cs="Arial"/>
          <w:i/>
          <w:iCs/>
          <w:sz w:val="13"/>
          <w:szCs w:val="13"/>
          <w:lang w:val="en-US"/>
          <w:rPrChange w:id="840" w:author="Admin" w:date="2019-02-18T23:53:00Z">
            <w:rPr>
              <w:rFonts w:ascii="Arial" w:eastAsia="Arial" w:hAnsi="Arial" w:cs="Arial"/>
              <w:i/>
              <w:iCs/>
              <w:sz w:val="13"/>
              <w:szCs w:val="13"/>
            </w:rPr>
          </w:rPrChange>
        </w:rPr>
        <w:t>x</w:t>
      </w:r>
      <w:r w:rsidRPr="001A4D22">
        <w:rPr>
          <w:rFonts w:eastAsia="Times New Roman"/>
          <w:i/>
          <w:iCs/>
          <w:sz w:val="13"/>
          <w:szCs w:val="13"/>
          <w:lang w:val="en-US"/>
          <w:rPrChange w:id="841" w:author="Admin" w:date="2019-02-18T23:53:00Z">
            <w:rPr>
              <w:rFonts w:eastAsia="Times New Roman"/>
              <w:i/>
              <w:iCs/>
              <w:sz w:val="13"/>
              <w:szCs w:val="13"/>
            </w:rPr>
          </w:rPrChange>
        </w:rPr>
        <w:t>;</w:t>
      </w:r>
      <w:r w:rsidRPr="001A4D22">
        <w:rPr>
          <w:rFonts w:ascii="Arial" w:eastAsia="Arial" w:hAnsi="Arial" w:cs="Arial"/>
          <w:sz w:val="13"/>
          <w:szCs w:val="13"/>
          <w:lang w:val="en-US"/>
          <w:rPrChange w:id="842" w:author="Admin" w:date="2019-02-18T23:53:00Z">
            <w:rPr>
              <w:rFonts w:ascii="Arial" w:eastAsia="Arial" w:hAnsi="Arial" w:cs="Arial"/>
              <w:sz w:val="13"/>
              <w:szCs w:val="13"/>
            </w:rPr>
          </w:rPrChange>
        </w:rPr>
        <w:t xml:space="preserve"> </w:t>
      </w:r>
      <w:r w:rsidRPr="001A4D22">
        <w:rPr>
          <w:rFonts w:ascii="Arial" w:eastAsia="Arial" w:hAnsi="Arial" w:cs="Arial"/>
          <w:i/>
          <w:iCs/>
          <w:sz w:val="13"/>
          <w:szCs w:val="13"/>
          <w:lang w:val="en-US"/>
          <w:rPrChange w:id="843" w:author="Admin" w:date="2019-02-18T23:53:00Z">
            <w:rPr>
              <w:rFonts w:ascii="Arial" w:eastAsia="Arial" w:hAnsi="Arial" w:cs="Arial"/>
              <w:i/>
              <w:iCs/>
              <w:sz w:val="13"/>
              <w:szCs w:val="13"/>
            </w:rPr>
          </w:rPrChange>
        </w:rPr>
        <w:t>y</w:t>
      </w:r>
      <w:r w:rsidRPr="001A4D22">
        <w:rPr>
          <w:rFonts w:eastAsia="Times New Roman"/>
          <w:sz w:val="13"/>
          <w:szCs w:val="13"/>
          <w:lang w:val="en-US"/>
          <w:rPrChange w:id="844" w:author="Admin" w:date="2019-02-18T23:53:00Z">
            <w:rPr>
              <w:rFonts w:eastAsia="Times New Roman"/>
              <w:sz w:val="13"/>
              <w:szCs w:val="13"/>
            </w:rPr>
          </w:rPrChange>
        </w:rPr>
        <w:t>) =</w:t>
      </w:r>
      <w:r w:rsidRPr="001A4D22">
        <w:rPr>
          <w:rFonts w:ascii="Arial" w:eastAsia="Arial" w:hAnsi="Arial" w:cs="Arial"/>
          <w:sz w:val="13"/>
          <w:szCs w:val="13"/>
          <w:lang w:val="en-US"/>
          <w:rPrChange w:id="845" w:author="Admin" w:date="2019-02-18T23:53:00Z">
            <w:rPr>
              <w:rFonts w:ascii="Arial" w:eastAsia="Arial" w:hAnsi="Arial" w:cs="Arial"/>
              <w:sz w:val="13"/>
              <w:szCs w:val="13"/>
            </w:rPr>
          </w:rPrChange>
        </w:rPr>
        <w:t xml:space="preserve"> </w:t>
      </w:r>
      <w:r w:rsidRPr="001A4D22">
        <w:rPr>
          <w:rFonts w:ascii="Arial" w:eastAsia="Arial" w:hAnsi="Arial" w:cs="Arial"/>
          <w:sz w:val="17"/>
          <w:szCs w:val="17"/>
          <w:u w:val="single"/>
          <w:vertAlign w:val="superscript"/>
          <w:lang w:val="en-US"/>
          <w:rPrChange w:id="846" w:author="Admin" w:date="2019-02-18T23:53:00Z">
            <w:rPr>
              <w:rFonts w:ascii="Arial" w:eastAsia="Arial" w:hAnsi="Arial" w:cs="Arial"/>
              <w:sz w:val="17"/>
              <w:szCs w:val="17"/>
              <w:u w:val="single"/>
              <w:vertAlign w:val="superscript"/>
            </w:rPr>
          </w:rPrChange>
        </w:rPr>
        <w:t>1</w:t>
      </w:r>
      <w:r w:rsidRPr="001A4D22">
        <w:rPr>
          <w:rFonts w:ascii="Arial" w:eastAsia="Arial" w:hAnsi="Arial" w:cs="Arial"/>
          <w:sz w:val="13"/>
          <w:szCs w:val="13"/>
          <w:lang w:val="en-US"/>
          <w:rPrChange w:id="847" w:author="Admin" w:date="2019-02-18T23:53:00Z">
            <w:rPr>
              <w:rFonts w:ascii="Arial" w:eastAsia="Arial" w:hAnsi="Arial" w:cs="Arial"/>
              <w:sz w:val="13"/>
              <w:szCs w:val="13"/>
            </w:rPr>
          </w:rPrChange>
        </w:rPr>
        <w:t xml:space="preserve">  </w:t>
      </w:r>
      <w:r w:rsidRPr="001A4D22">
        <w:rPr>
          <w:rFonts w:ascii="Arial" w:eastAsia="Arial" w:hAnsi="Arial" w:cs="Arial"/>
          <w:i/>
          <w:iCs/>
          <w:sz w:val="13"/>
          <w:szCs w:val="13"/>
          <w:lang w:val="en-US"/>
          <w:rPrChange w:id="848" w:author="Admin" w:date="2019-02-18T23:53:00Z">
            <w:rPr>
              <w:rFonts w:ascii="Arial" w:eastAsia="Arial" w:hAnsi="Arial" w:cs="Arial"/>
              <w:i/>
              <w:iCs/>
              <w:sz w:val="13"/>
              <w:szCs w:val="13"/>
            </w:rPr>
          </w:rPrChange>
        </w:rPr>
        <w:t>x</w:t>
      </w:r>
      <w:r w:rsidRPr="001A4D22">
        <w:rPr>
          <w:rFonts w:ascii="Arial" w:eastAsia="Arial" w:hAnsi="Arial" w:cs="Arial"/>
          <w:sz w:val="13"/>
          <w:szCs w:val="13"/>
          <w:lang w:val="en-US"/>
          <w:rPrChange w:id="849" w:author="Admin" w:date="2019-02-18T23:53:00Z">
            <w:rPr>
              <w:rFonts w:ascii="Arial" w:eastAsia="Arial" w:hAnsi="Arial" w:cs="Arial"/>
              <w:sz w:val="13"/>
              <w:szCs w:val="13"/>
            </w:rPr>
          </w:rPrChange>
        </w:rPr>
        <w:t xml:space="preserve"> </w:t>
      </w:r>
      <w:r w:rsidRPr="001A4D22">
        <w:rPr>
          <w:rFonts w:eastAsia="Times New Roman"/>
          <w:sz w:val="13"/>
          <w:szCs w:val="13"/>
          <w:lang w:val="en-US"/>
          <w:rPrChange w:id="850" w:author="Admin" w:date="2019-02-18T23:53:00Z">
            <w:rPr>
              <w:rFonts w:eastAsia="Times New Roman"/>
              <w:sz w:val="13"/>
              <w:szCs w:val="13"/>
            </w:rPr>
          </w:rPrChange>
        </w:rPr>
        <w:t>+</w:t>
      </w:r>
      <w:r w:rsidRPr="001A4D22">
        <w:rPr>
          <w:rFonts w:ascii="Arial" w:eastAsia="Arial" w:hAnsi="Arial" w:cs="Arial"/>
          <w:sz w:val="13"/>
          <w:szCs w:val="13"/>
          <w:lang w:val="en-US"/>
          <w:rPrChange w:id="851" w:author="Admin" w:date="2019-02-18T23:53:00Z">
            <w:rPr>
              <w:rFonts w:ascii="Arial" w:eastAsia="Arial" w:hAnsi="Arial" w:cs="Arial"/>
              <w:sz w:val="13"/>
              <w:szCs w:val="13"/>
            </w:rPr>
          </w:rPrChange>
        </w:rPr>
        <w:t xml:space="preserve"> </w:t>
      </w:r>
      <w:r w:rsidRPr="001A4D22">
        <w:rPr>
          <w:rFonts w:ascii="Arial" w:eastAsia="Arial" w:hAnsi="Arial" w:cs="Arial"/>
          <w:i/>
          <w:iCs/>
          <w:sz w:val="13"/>
          <w:szCs w:val="13"/>
          <w:lang w:val="en-US"/>
          <w:rPrChange w:id="852" w:author="Admin" w:date="2019-02-18T23:53:00Z">
            <w:rPr>
              <w:rFonts w:ascii="Arial" w:eastAsia="Arial" w:hAnsi="Arial" w:cs="Arial"/>
              <w:i/>
              <w:iCs/>
              <w:sz w:val="13"/>
              <w:szCs w:val="13"/>
            </w:rPr>
          </w:rPrChange>
        </w:rPr>
        <w:t>y</w:t>
      </w:r>
      <w:r w:rsidRPr="001A4D22">
        <w:rPr>
          <w:rFonts w:ascii="Arial" w:eastAsia="Arial" w:hAnsi="Arial" w:cs="Arial"/>
          <w:sz w:val="13"/>
          <w:szCs w:val="13"/>
          <w:lang w:val="en-US"/>
          <w:rPrChange w:id="853" w:author="Admin" w:date="2019-02-18T23:53:00Z">
            <w:rPr>
              <w:rFonts w:ascii="Arial" w:eastAsia="Arial" w:hAnsi="Arial" w:cs="Arial"/>
              <w:sz w:val="13"/>
              <w:szCs w:val="13"/>
            </w:rPr>
          </w:rPrChange>
        </w:rPr>
        <w:t xml:space="preserve"> </w:t>
      </w:r>
      <w:r w:rsidRPr="001A4D22">
        <w:rPr>
          <w:rFonts w:eastAsia="Times New Roman"/>
          <w:i/>
          <w:iCs/>
          <w:sz w:val="13"/>
          <w:szCs w:val="13"/>
          <w:lang w:val="en-US"/>
          <w:rPrChange w:id="854" w:author="Admin" w:date="2019-02-18T23:53:00Z">
            <w:rPr>
              <w:rFonts w:eastAsia="Times New Roman"/>
              <w:i/>
              <w:iCs/>
              <w:sz w:val="13"/>
              <w:szCs w:val="13"/>
            </w:rPr>
          </w:rPrChange>
        </w:rPr>
        <w:t>j</w:t>
      </w:r>
      <w:r w:rsidRPr="001A4D22">
        <w:rPr>
          <w:rFonts w:ascii="Arial" w:eastAsia="Arial" w:hAnsi="Arial" w:cs="Arial"/>
          <w:sz w:val="13"/>
          <w:szCs w:val="13"/>
          <w:lang w:val="en-US"/>
          <w:rPrChange w:id="855" w:author="Admin" w:date="2019-02-18T23:53:00Z">
            <w:rPr>
              <w:rFonts w:ascii="Arial" w:eastAsia="Arial" w:hAnsi="Arial" w:cs="Arial"/>
              <w:sz w:val="13"/>
              <w:szCs w:val="13"/>
            </w:rPr>
          </w:rPrChange>
        </w:rPr>
        <w:t xml:space="preserve"> </w:t>
      </w:r>
      <w:r w:rsidRPr="001A4D22">
        <w:rPr>
          <w:rFonts w:ascii="Arial" w:eastAsia="Arial" w:hAnsi="Arial" w:cs="Arial"/>
          <w:i/>
          <w:iCs/>
          <w:sz w:val="13"/>
          <w:szCs w:val="13"/>
          <w:lang w:val="en-US"/>
          <w:rPrChange w:id="856" w:author="Admin" w:date="2019-02-18T23:53:00Z">
            <w:rPr>
              <w:rFonts w:ascii="Arial" w:eastAsia="Arial" w:hAnsi="Arial" w:cs="Arial"/>
              <w:i/>
              <w:iCs/>
              <w:sz w:val="13"/>
              <w:szCs w:val="13"/>
            </w:rPr>
          </w:rPrChange>
        </w:rPr>
        <w:t>x</w:t>
      </w:r>
      <w:r w:rsidRPr="001A4D22">
        <w:rPr>
          <w:sz w:val="20"/>
          <w:szCs w:val="20"/>
          <w:lang w:val="en-US"/>
          <w:rPrChange w:id="857" w:author="Admin" w:date="2019-02-18T23:53:00Z">
            <w:rPr>
              <w:sz w:val="20"/>
              <w:szCs w:val="20"/>
            </w:rPr>
          </w:rPrChange>
        </w:rPr>
        <w:tab/>
      </w:r>
      <w:r w:rsidRPr="001A4D22">
        <w:rPr>
          <w:rFonts w:ascii="Arial" w:eastAsia="Arial" w:hAnsi="Arial" w:cs="Arial"/>
          <w:i/>
          <w:iCs/>
          <w:sz w:val="12"/>
          <w:szCs w:val="12"/>
          <w:lang w:val="en-US"/>
          <w:rPrChange w:id="858" w:author="Admin" w:date="2019-02-18T23:53:00Z">
            <w:rPr>
              <w:rFonts w:ascii="Arial" w:eastAsia="Arial" w:hAnsi="Arial" w:cs="Arial"/>
              <w:i/>
              <w:iCs/>
              <w:sz w:val="12"/>
              <w:szCs w:val="12"/>
            </w:rPr>
          </w:rPrChange>
        </w:rPr>
        <w:t>y</w:t>
      </w:r>
      <w:r w:rsidRPr="001A4D22">
        <w:rPr>
          <w:rFonts w:eastAsia="Times New Roman"/>
          <w:i/>
          <w:iCs/>
          <w:sz w:val="12"/>
          <w:szCs w:val="12"/>
          <w:lang w:val="en-US"/>
          <w:rPrChange w:id="859" w:author="Admin" w:date="2019-02-18T23:53:00Z">
            <w:rPr>
              <w:rFonts w:eastAsia="Times New Roman"/>
              <w:i/>
              <w:iCs/>
              <w:sz w:val="12"/>
              <w:szCs w:val="12"/>
            </w:rPr>
          </w:rPrChange>
        </w:rPr>
        <w:t>j</w:t>
      </w:r>
      <w:r w:rsidRPr="001A4D22">
        <w:rPr>
          <w:rFonts w:ascii="Arial" w:eastAsia="Arial" w:hAnsi="Arial" w:cs="Arial"/>
          <w:i/>
          <w:iCs/>
          <w:sz w:val="12"/>
          <w:szCs w:val="12"/>
          <w:lang w:val="en-US"/>
          <w:rPrChange w:id="860" w:author="Admin" w:date="2019-02-18T23:53:00Z">
            <w:rPr>
              <w:rFonts w:ascii="Arial" w:eastAsia="Arial" w:hAnsi="Arial" w:cs="Arial"/>
              <w:i/>
              <w:iCs/>
              <w:sz w:val="12"/>
              <w:szCs w:val="12"/>
            </w:rPr>
          </w:rPrChange>
        </w:rPr>
        <w:t xml:space="preserve"> </w:t>
      </w:r>
      <w:r w:rsidRPr="001A4D22">
        <w:rPr>
          <w:rFonts w:ascii="Arial" w:eastAsia="Arial" w:hAnsi="Arial" w:cs="Arial"/>
          <w:sz w:val="17"/>
          <w:szCs w:val="17"/>
          <w:vertAlign w:val="superscript"/>
          <w:lang w:val="en-US"/>
          <w:rPrChange w:id="861" w:author="Admin" w:date="2019-02-18T23:53:00Z">
            <w:rPr>
              <w:rFonts w:ascii="Arial" w:eastAsia="Arial" w:hAnsi="Arial" w:cs="Arial"/>
              <w:sz w:val="17"/>
              <w:szCs w:val="17"/>
              <w:vertAlign w:val="superscript"/>
            </w:rPr>
          </w:rPrChange>
        </w:rPr>
        <w:t>,</w:t>
      </w:r>
      <w:r w:rsidRPr="001A4D22">
        <w:rPr>
          <w:rFonts w:ascii="Arial" w:eastAsia="Arial" w:hAnsi="Arial" w:cs="Arial"/>
          <w:sz w:val="12"/>
          <w:szCs w:val="12"/>
          <w:lang w:val="en-US"/>
          <w:rPrChange w:id="862" w:author="Admin" w:date="2019-02-18T23:53:00Z">
            <w:rPr>
              <w:rFonts w:ascii="Arial" w:eastAsia="Arial" w:hAnsi="Arial" w:cs="Arial"/>
              <w:sz w:val="12"/>
              <w:szCs w:val="12"/>
            </w:rPr>
          </w:rPrChange>
        </w:rPr>
        <w:t>,</w:t>
      </w:r>
    </w:p>
    <w:p w:rsidR="00A33515" w:rsidRDefault="001A4D22">
      <w:pPr>
        <w:spacing w:line="187" w:lineRule="auto"/>
        <w:ind w:right="4460"/>
        <w:jc w:val="right"/>
        <w:rPr>
          <w:sz w:val="20"/>
          <w:szCs w:val="20"/>
        </w:rPr>
      </w:pPr>
      <w:r>
        <w:rPr>
          <w:rFonts w:ascii="Arial" w:eastAsia="Arial" w:hAnsi="Arial" w:cs="Arial"/>
          <w:sz w:val="16"/>
          <w:szCs w:val="16"/>
          <w:vertAlign w:val="subscript"/>
        </w:rPr>
        <w:t>2</w:t>
      </w:r>
    </w:p>
    <w:p w:rsidR="00A33515" w:rsidRDefault="00A33515">
      <w:pPr>
        <w:spacing w:line="1" w:lineRule="exact"/>
        <w:rPr>
          <w:sz w:val="20"/>
          <w:szCs w:val="20"/>
        </w:rPr>
      </w:pPr>
    </w:p>
    <w:p w:rsidR="00A33515" w:rsidRDefault="001A4D22">
      <w:pPr>
        <w:spacing w:line="233" w:lineRule="auto"/>
        <w:ind w:left="500" w:firstLine="398"/>
        <w:rPr>
          <w:sz w:val="20"/>
          <w:szCs w:val="20"/>
        </w:rPr>
      </w:pPr>
      <w:r>
        <w:rPr>
          <w:rFonts w:ascii="Arial" w:eastAsia="Arial" w:hAnsi="Arial" w:cs="Arial"/>
          <w:sz w:val="20"/>
          <w:szCs w:val="20"/>
        </w:rPr>
        <w:t xml:space="preserve">(в) Даны числа </w:t>
      </w:r>
      <w:r>
        <w:rPr>
          <w:rFonts w:ascii="Arial" w:eastAsia="Arial" w:hAnsi="Arial" w:cs="Arial"/>
          <w:i/>
          <w:iCs/>
          <w:sz w:val="20"/>
          <w:szCs w:val="20"/>
        </w:rPr>
        <w:t>a</w:t>
      </w:r>
      <w:r>
        <w:rPr>
          <w:rFonts w:ascii="Arial" w:eastAsia="Arial" w:hAnsi="Arial" w:cs="Arial"/>
          <w:sz w:val="27"/>
          <w:szCs w:val="27"/>
          <w:vertAlign w:val="subscript"/>
        </w:rPr>
        <w:t>1</w:t>
      </w:r>
      <w:r>
        <w:rPr>
          <w:rFonts w:ascii="Arial" w:eastAsia="Arial" w:hAnsi="Arial" w:cs="Arial"/>
          <w:sz w:val="20"/>
          <w:szCs w:val="20"/>
        </w:rPr>
        <w:t xml:space="preserve"> </w:t>
      </w:r>
      <w:r>
        <w:rPr>
          <w:rFonts w:eastAsia="Times New Roman"/>
          <w:i/>
          <w:iCs/>
          <w:sz w:val="20"/>
          <w:szCs w:val="20"/>
        </w:rPr>
        <w:t>&lt;</w:t>
      </w:r>
      <w:r>
        <w:rPr>
          <w:rFonts w:ascii="Arial" w:eastAsia="Arial" w:hAnsi="Arial" w:cs="Arial"/>
          <w:sz w:val="20"/>
          <w:szCs w:val="20"/>
        </w:rPr>
        <w:t xml:space="preserve"> </w:t>
      </w:r>
      <w:r>
        <w:rPr>
          <w:rFonts w:ascii="Arial" w:eastAsia="Arial" w:hAnsi="Arial" w:cs="Arial"/>
          <w:i/>
          <w:iCs/>
          <w:sz w:val="20"/>
          <w:szCs w:val="20"/>
        </w:rPr>
        <w:t>a</w:t>
      </w:r>
      <w:r>
        <w:rPr>
          <w:rFonts w:ascii="Arial" w:eastAsia="Arial" w:hAnsi="Arial" w:cs="Arial"/>
          <w:sz w:val="27"/>
          <w:szCs w:val="27"/>
          <w:vertAlign w:val="subscript"/>
        </w:rPr>
        <w:t>2</w:t>
      </w:r>
      <w:r>
        <w:rPr>
          <w:rFonts w:ascii="Arial" w:eastAsia="Arial" w:hAnsi="Arial" w:cs="Arial"/>
          <w:sz w:val="20"/>
          <w:szCs w:val="20"/>
        </w:rPr>
        <w:t xml:space="preserve"> </w:t>
      </w:r>
      <w:r>
        <w:rPr>
          <w:rFonts w:eastAsia="Times New Roman"/>
          <w:i/>
          <w:iCs/>
          <w:sz w:val="20"/>
          <w:szCs w:val="20"/>
        </w:rPr>
        <w:t>&lt; : : : &lt;</w:t>
      </w:r>
      <w:r>
        <w:rPr>
          <w:rFonts w:ascii="Arial" w:eastAsia="Arial" w:hAnsi="Arial" w:cs="Arial"/>
          <w:sz w:val="20"/>
          <w:szCs w:val="20"/>
        </w:rPr>
        <w:t xml:space="preserve"> </w:t>
      </w:r>
      <w:r>
        <w:rPr>
          <w:rFonts w:ascii="Arial" w:eastAsia="Arial" w:hAnsi="Arial" w:cs="Arial"/>
          <w:i/>
          <w:iCs/>
          <w:sz w:val="20"/>
          <w:szCs w:val="20"/>
        </w:rPr>
        <w:t>a</w:t>
      </w:r>
      <w:r>
        <w:rPr>
          <w:rFonts w:ascii="Arial" w:eastAsia="Arial" w:hAnsi="Arial" w:cs="Arial"/>
          <w:i/>
          <w:iCs/>
          <w:sz w:val="27"/>
          <w:szCs w:val="27"/>
          <w:vertAlign w:val="subscript"/>
        </w:rPr>
        <w:t>n</w:t>
      </w:r>
      <w:r>
        <w:rPr>
          <w:rFonts w:ascii="Arial" w:eastAsia="Arial" w:hAnsi="Arial" w:cs="Arial"/>
          <w:sz w:val="20"/>
          <w:szCs w:val="20"/>
        </w:rPr>
        <w:t xml:space="preserve">. Докажите, что если </w:t>
      </w:r>
      <w:r>
        <w:rPr>
          <w:rFonts w:ascii="Arial" w:eastAsia="Arial" w:hAnsi="Arial" w:cs="Arial"/>
          <w:i/>
          <w:iCs/>
          <w:sz w:val="20"/>
          <w:szCs w:val="20"/>
        </w:rPr>
        <w:t>a</w:t>
      </w:r>
      <w:r>
        <w:rPr>
          <w:rFonts w:ascii="Arial" w:eastAsia="Arial" w:hAnsi="Arial" w:cs="Arial"/>
          <w:i/>
          <w:iCs/>
          <w:sz w:val="27"/>
          <w:szCs w:val="27"/>
          <w:vertAlign w:val="subscript"/>
        </w:rPr>
        <w:t>k</w:t>
      </w:r>
      <w:r>
        <w:rPr>
          <w:rFonts w:ascii="Arial" w:eastAsia="Arial" w:hAnsi="Arial" w:cs="Arial"/>
          <w:sz w:val="20"/>
          <w:szCs w:val="20"/>
        </w:rPr>
        <w:t xml:space="preserve"> </w:t>
      </w:r>
      <w:r>
        <w:rPr>
          <w:rFonts w:eastAsia="Times New Roman"/>
          <w:i/>
          <w:iCs/>
          <w:sz w:val="20"/>
          <w:szCs w:val="20"/>
        </w:rPr>
        <w:t>&lt;</w:t>
      </w:r>
      <w:r>
        <w:rPr>
          <w:rFonts w:ascii="Arial" w:eastAsia="Arial" w:hAnsi="Arial" w:cs="Arial"/>
          <w:sz w:val="20"/>
          <w:szCs w:val="20"/>
        </w:rPr>
        <w:t xml:space="preserve"> </w:t>
      </w:r>
      <w:r>
        <w:rPr>
          <w:rFonts w:ascii="Arial" w:eastAsia="Arial" w:hAnsi="Arial" w:cs="Arial"/>
          <w:i/>
          <w:iCs/>
          <w:sz w:val="20"/>
          <w:szCs w:val="20"/>
        </w:rPr>
        <w:t>x</w:t>
      </w:r>
      <w:r>
        <w:rPr>
          <w:rFonts w:ascii="Arial" w:eastAsia="Arial" w:hAnsi="Arial" w:cs="Arial"/>
          <w:sz w:val="20"/>
          <w:szCs w:val="20"/>
        </w:rPr>
        <w:t xml:space="preserve"> </w:t>
      </w:r>
      <w:r>
        <w:rPr>
          <w:rFonts w:eastAsia="Times New Roman"/>
          <w:i/>
          <w:iCs/>
          <w:sz w:val="20"/>
          <w:szCs w:val="20"/>
        </w:rPr>
        <w:t>&lt;</w:t>
      </w:r>
      <w:r>
        <w:rPr>
          <w:rFonts w:ascii="Arial" w:eastAsia="Arial" w:hAnsi="Arial" w:cs="Arial"/>
          <w:sz w:val="20"/>
          <w:szCs w:val="20"/>
        </w:rPr>
        <w:t xml:space="preserve"> </w:t>
      </w:r>
      <w:r>
        <w:rPr>
          <w:rFonts w:ascii="Arial" w:eastAsia="Arial" w:hAnsi="Arial" w:cs="Arial"/>
          <w:i/>
          <w:iCs/>
          <w:sz w:val="20"/>
          <w:szCs w:val="20"/>
        </w:rPr>
        <w:t>a</w:t>
      </w:r>
      <w:r>
        <w:rPr>
          <w:rFonts w:ascii="Arial" w:eastAsia="Arial" w:hAnsi="Arial" w:cs="Arial"/>
          <w:i/>
          <w:iCs/>
          <w:sz w:val="27"/>
          <w:szCs w:val="27"/>
          <w:vertAlign w:val="subscript"/>
        </w:rPr>
        <w:t>k</w:t>
      </w:r>
      <w:r>
        <w:rPr>
          <w:rFonts w:eastAsia="Times New Roman"/>
          <w:sz w:val="27"/>
          <w:szCs w:val="27"/>
          <w:vertAlign w:val="subscript"/>
        </w:rPr>
        <w:t>+</w:t>
      </w:r>
      <w:r>
        <w:rPr>
          <w:rFonts w:ascii="Arial" w:eastAsia="Arial" w:hAnsi="Arial" w:cs="Arial"/>
          <w:sz w:val="27"/>
          <w:szCs w:val="27"/>
          <w:vertAlign w:val="subscript"/>
        </w:rPr>
        <w:t>1</w:t>
      </w:r>
      <w:r>
        <w:rPr>
          <w:rFonts w:ascii="Arial" w:eastAsia="Arial" w:hAnsi="Arial" w:cs="Arial"/>
          <w:sz w:val="20"/>
          <w:szCs w:val="20"/>
        </w:rPr>
        <w:t>,</w:t>
      </w:r>
      <w:r>
        <w:rPr>
          <w:rFonts w:ascii="Arial" w:eastAsia="Arial" w:hAnsi="Arial" w:cs="Arial"/>
          <w:i/>
          <w:iCs/>
          <w:sz w:val="20"/>
          <w:szCs w:val="20"/>
        </w:rPr>
        <w:t xml:space="preserve"> </w:t>
      </w:r>
      <w:r>
        <w:rPr>
          <w:rFonts w:ascii="Arial" w:eastAsia="Arial" w:hAnsi="Arial" w:cs="Arial"/>
          <w:sz w:val="20"/>
          <w:szCs w:val="20"/>
        </w:rPr>
        <w:t>то знак выражения</w:t>
      </w:r>
    </w:p>
    <w:p w:rsidR="00A33515" w:rsidRDefault="00A33515">
      <w:pPr>
        <w:spacing w:line="104" w:lineRule="exact"/>
        <w:rPr>
          <w:sz w:val="20"/>
          <w:szCs w:val="20"/>
        </w:rPr>
      </w:pPr>
    </w:p>
    <w:p w:rsidR="00A33515" w:rsidRDefault="001A4D22">
      <w:pPr>
        <w:tabs>
          <w:tab w:val="left" w:pos="2680"/>
          <w:tab w:val="left" w:pos="3500"/>
          <w:tab w:val="left" w:pos="4700"/>
        </w:tabs>
        <w:ind w:left="2280"/>
        <w:rPr>
          <w:sz w:val="20"/>
          <w:szCs w:val="20"/>
        </w:rPr>
      </w:pPr>
      <w:r>
        <w:rPr>
          <w:rFonts w:eastAsia="Times New Roman"/>
          <w:sz w:val="20"/>
          <w:szCs w:val="20"/>
        </w:rPr>
        <w:t>(</w:t>
      </w:r>
      <w:r>
        <w:rPr>
          <w:rFonts w:ascii="Arial" w:eastAsia="Arial" w:hAnsi="Arial" w:cs="Arial"/>
          <w:i/>
          <w:iCs/>
          <w:sz w:val="20"/>
          <w:szCs w:val="20"/>
        </w:rPr>
        <w:t>x</w:t>
      </w:r>
      <w:r>
        <w:rPr>
          <w:sz w:val="20"/>
          <w:szCs w:val="20"/>
        </w:rPr>
        <w:tab/>
      </w:r>
      <w:r>
        <w:rPr>
          <w:rFonts w:ascii="Arial" w:eastAsia="Arial" w:hAnsi="Arial" w:cs="Arial"/>
          <w:i/>
          <w:iCs/>
          <w:sz w:val="20"/>
          <w:szCs w:val="20"/>
        </w:rPr>
        <w:t>a</w:t>
      </w:r>
      <w:r>
        <w:rPr>
          <w:rFonts w:ascii="Arial" w:eastAsia="Arial" w:hAnsi="Arial" w:cs="Arial"/>
          <w:sz w:val="27"/>
          <w:szCs w:val="27"/>
          <w:vertAlign w:val="subscript"/>
        </w:rPr>
        <w:t>1</w:t>
      </w:r>
      <w:r>
        <w:rPr>
          <w:rFonts w:eastAsia="Times New Roman"/>
          <w:sz w:val="20"/>
          <w:szCs w:val="20"/>
        </w:rPr>
        <w:t>)  (</w:t>
      </w:r>
      <w:r>
        <w:rPr>
          <w:rFonts w:ascii="Arial" w:eastAsia="Arial" w:hAnsi="Arial" w:cs="Arial"/>
          <w:i/>
          <w:iCs/>
          <w:sz w:val="20"/>
          <w:szCs w:val="20"/>
        </w:rPr>
        <w:t>x</w:t>
      </w:r>
      <w:r>
        <w:rPr>
          <w:rFonts w:ascii="Arial" w:eastAsia="Arial" w:hAnsi="Arial" w:cs="Arial"/>
          <w:i/>
          <w:iCs/>
          <w:sz w:val="20"/>
          <w:szCs w:val="20"/>
        </w:rPr>
        <w:tab/>
        <w:t>a</w:t>
      </w:r>
      <w:r>
        <w:rPr>
          <w:rFonts w:ascii="Arial" w:eastAsia="Arial" w:hAnsi="Arial" w:cs="Arial"/>
          <w:sz w:val="27"/>
          <w:szCs w:val="27"/>
          <w:vertAlign w:val="subscript"/>
        </w:rPr>
        <w:t>2</w:t>
      </w:r>
      <w:r>
        <w:rPr>
          <w:rFonts w:eastAsia="Times New Roman"/>
          <w:sz w:val="20"/>
          <w:szCs w:val="20"/>
        </w:rPr>
        <w:t>)</w:t>
      </w:r>
      <w:r>
        <w:rPr>
          <w:rFonts w:ascii="Arial" w:eastAsia="Arial" w:hAnsi="Arial" w:cs="Arial"/>
          <w:i/>
          <w:iCs/>
          <w:sz w:val="20"/>
          <w:szCs w:val="20"/>
        </w:rPr>
        <w:t xml:space="preserve">  </w:t>
      </w:r>
      <w:r>
        <w:rPr>
          <w:rFonts w:eastAsia="Times New Roman"/>
          <w:i/>
          <w:iCs/>
          <w:sz w:val="20"/>
          <w:szCs w:val="20"/>
        </w:rPr>
        <w:t>: : :</w:t>
      </w:r>
      <w:r>
        <w:rPr>
          <w:rFonts w:ascii="Arial" w:eastAsia="Arial" w:hAnsi="Arial" w:cs="Arial"/>
          <w:i/>
          <w:iCs/>
          <w:sz w:val="20"/>
          <w:szCs w:val="20"/>
        </w:rPr>
        <w:t xml:space="preserve">  </w:t>
      </w:r>
      <w:r>
        <w:rPr>
          <w:rFonts w:eastAsia="Times New Roman"/>
          <w:sz w:val="20"/>
          <w:szCs w:val="20"/>
        </w:rPr>
        <w:t>(</w:t>
      </w:r>
      <w:r>
        <w:rPr>
          <w:rFonts w:ascii="Arial" w:eastAsia="Arial" w:hAnsi="Arial" w:cs="Arial"/>
          <w:i/>
          <w:iCs/>
          <w:sz w:val="20"/>
          <w:szCs w:val="20"/>
        </w:rPr>
        <w:t>x</w:t>
      </w:r>
      <w:r>
        <w:rPr>
          <w:rFonts w:ascii="Arial" w:eastAsia="Arial" w:hAnsi="Arial" w:cs="Arial"/>
          <w:i/>
          <w:iCs/>
          <w:sz w:val="20"/>
          <w:szCs w:val="20"/>
        </w:rPr>
        <w:tab/>
        <w:t>a</w:t>
      </w:r>
      <w:r>
        <w:rPr>
          <w:rFonts w:ascii="Arial" w:eastAsia="Arial" w:hAnsi="Arial" w:cs="Arial"/>
          <w:i/>
          <w:iCs/>
          <w:sz w:val="27"/>
          <w:szCs w:val="27"/>
          <w:vertAlign w:val="subscript"/>
        </w:rPr>
        <w:t>n</w:t>
      </w:r>
      <w:r>
        <w:rPr>
          <w:rFonts w:eastAsia="Times New Roman"/>
          <w:sz w:val="20"/>
          <w:szCs w:val="20"/>
        </w:rPr>
        <w:t>)</w:t>
      </w:r>
    </w:p>
    <w:p w:rsidR="00A33515" w:rsidRDefault="00A33515">
      <w:pPr>
        <w:spacing w:line="149" w:lineRule="exact"/>
        <w:rPr>
          <w:sz w:val="20"/>
          <w:szCs w:val="20"/>
        </w:rPr>
      </w:pPr>
    </w:p>
    <w:p w:rsidR="00A33515" w:rsidRDefault="001A4D22">
      <w:pPr>
        <w:ind w:left="500"/>
        <w:rPr>
          <w:sz w:val="20"/>
          <w:szCs w:val="20"/>
        </w:rPr>
      </w:pPr>
      <w:r>
        <w:rPr>
          <w:rFonts w:ascii="Arial" w:eastAsia="Arial" w:hAnsi="Arial" w:cs="Arial"/>
          <w:sz w:val="20"/>
          <w:szCs w:val="20"/>
        </w:rPr>
        <w:t xml:space="preserve">совпадает со знаком выражения </w:t>
      </w:r>
      <w:r>
        <w:rPr>
          <w:rFonts w:eastAsia="Times New Roman"/>
          <w:sz w:val="20"/>
          <w:szCs w:val="20"/>
        </w:rPr>
        <w:t>(</w:t>
      </w:r>
      <w:r>
        <w:rPr>
          <w:rFonts w:ascii="Arial" w:eastAsia="Arial" w:hAnsi="Arial" w:cs="Arial"/>
          <w:sz w:val="20"/>
          <w:szCs w:val="20"/>
        </w:rPr>
        <w:t xml:space="preserve">  1</w:t>
      </w:r>
      <w:r>
        <w:rPr>
          <w:rFonts w:eastAsia="Times New Roman"/>
          <w:sz w:val="20"/>
          <w:szCs w:val="20"/>
        </w:rPr>
        <w:t>)</w:t>
      </w:r>
      <w:r>
        <w:rPr>
          <w:rFonts w:ascii="Arial" w:eastAsia="Arial" w:hAnsi="Arial" w:cs="Arial"/>
          <w:i/>
          <w:iCs/>
          <w:sz w:val="27"/>
          <w:szCs w:val="27"/>
          <w:vertAlign w:val="superscript"/>
        </w:rPr>
        <w:t>n</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w:t>
      </w:r>
      <w:r>
        <w:rPr>
          <w:rFonts w:eastAsia="Times New Roman"/>
          <w:sz w:val="20"/>
          <w:szCs w:val="20"/>
        </w:rPr>
        <w:t>)</w:t>
      </w:r>
      <w:r>
        <w:rPr>
          <w:rFonts w:ascii="Arial" w:eastAsia="Arial" w:hAnsi="Arial" w:cs="Arial"/>
          <w:i/>
          <w:iCs/>
          <w:sz w:val="27"/>
          <w:szCs w:val="27"/>
          <w:vertAlign w:val="superscript"/>
        </w:rPr>
        <w:t>k</w:t>
      </w:r>
      <w:r>
        <w:rPr>
          <w:rFonts w:ascii="Arial" w:eastAsia="Arial" w:hAnsi="Arial" w:cs="Arial"/>
          <w:sz w:val="20"/>
          <w:szCs w:val="20"/>
        </w:rPr>
        <w:t>.</w:t>
      </w:r>
    </w:p>
    <w:p w:rsidR="00A33515" w:rsidRDefault="00A33515">
      <w:pPr>
        <w:spacing w:line="124" w:lineRule="exact"/>
        <w:rPr>
          <w:sz w:val="20"/>
          <w:szCs w:val="20"/>
        </w:rPr>
      </w:pPr>
    </w:p>
    <w:p w:rsidR="00A33515" w:rsidRDefault="001A4D22">
      <w:pPr>
        <w:numPr>
          <w:ilvl w:val="0"/>
          <w:numId w:val="84"/>
        </w:numPr>
        <w:tabs>
          <w:tab w:val="left" w:pos="500"/>
        </w:tabs>
        <w:spacing w:line="303" w:lineRule="auto"/>
        <w:ind w:left="500" w:hanging="273"/>
        <w:rPr>
          <w:rFonts w:ascii="Arial" w:eastAsia="Arial" w:hAnsi="Arial" w:cs="Arial"/>
          <w:b/>
          <w:bCs/>
          <w:sz w:val="20"/>
          <w:szCs w:val="20"/>
        </w:rPr>
      </w:pPr>
      <w:r>
        <w:rPr>
          <w:rFonts w:ascii="Arial" w:eastAsia="Arial" w:hAnsi="Arial" w:cs="Arial"/>
          <w:sz w:val="20"/>
          <w:szCs w:val="20"/>
        </w:rPr>
        <w:t xml:space="preserve">Изобразите множество точек </w:t>
      </w:r>
      <w:r>
        <w:rPr>
          <w:rFonts w:eastAsia="Times New Roman"/>
          <w:sz w:val="20"/>
          <w:szCs w:val="20"/>
        </w:rPr>
        <w:t>(</w:t>
      </w:r>
      <w:r>
        <w:rPr>
          <w:rFonts w:ascii="Arial" w:eastAsia="Arial" w:hAnsi="Arial" w:cs="Arial"/>
          <w:i/>
          <w:iCs/>
          <w:sz w:val="20"/>
          <w:szCs w:val="20"/>
        </w:rPr>
        <w:t>x</w:t>
      </w:r>
      <w:r>
        <w:rPr>
          <w:rFonts w:eastAsia="Times New Roman"/>
          <w:i/>
          <w:iCs/>
          <w:sz w:val="20"/>
          <w:szCs w:val="20"/>
        </w:rPr>
        <w:t>;</w:t>
      </w:r>
      <w:r>
        <w:rPr>
          <w:rFonts w:ascii="Arial" w:eastAsia="Arial" w:hAnsi="Arial" w:cs="Arial"/>
          <w:sz w:val="20"/>
          <w:szCs w:val="20"/>
        </w:rPr>
        <w:t xml:space="preserve"> </w:t>
      </w:r>
      <w:r>
        <w:rPr>
          <w:rFonts w:ascii="Arial" w:eastAsia="Arial" w:hAnsi="Arial" w:cs="Arial"/>
          <w:i/>
          <w:iCs/>
          <w:sz w:val="20"/>
          <w:szCs w:val="20"/>
        </w:rPr>
        <w:t>y</w:t>
      </w:r>
      <w:r>
        <w:rPr>
          <w:rFonts w:eastAsia="Times New Roman"/>
          <w:sz w:val="20"/>
          <w:szCs w:val="20"/>
        </w:rPr>
        <w:t>)</w:t>
      </w:r>
      <w:r>
        <w:rPr>
          <w:rFonts w:ascii="Arial" w:eastAsia="Arial" w:hAnsi="Arial" w:cs="Arial"/>
          <w:sz w:val="20"/>
          <w:szCs w:val="20"/>
        </w:rPr>
        <w:t xml:space="preserve"> на плоскости, удовлетворяющих неравенству</w:t>
      </w:r>
    </w:p>
    <w:p w:rsidR="00A33515" w:rsidRDefault="00A33515">
      <w:pPr>
        <w:spacing w:line="131" w:lineRule="exact"/>
        <w:rPr>
          <w:sz w:val="20"/>
          <w:szCs w:val="20"/>
        </w:rPr>
      </w:pPr>
    </w:p>
    <w:p w:rsidR="00A33515" w:rsidRDefault="001A4D22">
      <w:pPr>
        <w:tabs>
          <w:tab w:val="left" w:pos="4220"/>
        </w:tabs>
        <w:ind w:left="2880"/>
        <w:rPr>
          <w:sz w:val="20"/>
          <w:szCs w:val="20"/>
        </w:rPr>
      </w:pPr>
      <w:r>
        <w:rPr>
          <w:rFonts w:eastAsia="Times New Roman"/>
          <w:sz w:val="20"/>
          <w:szCs w:val="20"/>
        </w:rPr>
        <w:t>max(</w:t>
      </w:r>
      <w:r>
        <w:rPr>
          <w:rFonts w:eastAsia="Times New Roman"/>
          <w:i/>
          <w:iCs/>
          <w:sz w:val="20"/>
          <w:szCs w:val="20"/>
        </w:rPr>
        <w:t>j</w:t>
      </w:r>
      <w:r>
        <w:rPr>
          <w:rFonts w:ascii="Arial" w:eastAsia="Arial" w:hAnsi="Arial" w:cs="Arial"/>
          <w:i/>
          <w:iCs/>
          <w:sz w:val="20"/>
          <w:szCs w:val="20"/>
        </w:rPr>
        <w:t>x</w:t>
      </w:r>
      <w:r>
        <w:rPr>
          <w:rFonts w:eastAsia="Times New Roman"/>
          <w:i/>
          <w:iCs/>
          <w:sz w:val="20"/>
          <w:szCs w:val="20"/>
        </w:rPr>
        <w:t>j;</w:t>
      </w:r>
      <w:r>
        <w:rPr>
          <w:rFonts w:eastAsia="Times New Roman"/>
          <w:sz w:val="20"/>
          <w:szCs w:val="20"/>
        </w:rPr>
        <w:t xml:space="preserve"> </w:t>
      </w:r>
      <w:r>
        <w:rPr>
          <w:rFonts w:eastAsia="Times New Roman"/>
          <w:i/>
          <w:iCs/>
          <w:sz w:val="20"/>
          <w:szCs w:val="20"/>
        </w:rPr>
        <w:t>j</w:t>
      </w:r>
      <w:r>
        <w:rPr>
          <w:rFonts w:ascii="Arial" w:eastAsia="Arial" w:hAnsi="Arial" w:cs="Arial"/>
          <w:i/>
          <w:iCs/>
          <w:sz w:val="20"/>
          <w:szCs w:val="20"/>
        </w:rPr>
        <w:t>y</w:t>
      </w:r>
      <w:r>
        <w:rPr>
          <w:rFonts w:eastAsia="Times New Roman"/>
          <w:i/>
          <w:iCs/>
          <w:sz w:val="20"/>
          <w:szCs w:val="20"/>
        </w:rPr>
        <w:t>j</w:t>
      </w:r>
      <w:r>
        <w:rPr>
          <w:rFonts w:eastAsia="Times New Roman"/>
          <w:sz w:val="20"/>
          <w:szCs w:val="20"/>
        </w:rPr>
        <w:t>)</w:t>
      </w:r>
      <w:r>
        <w:rPr>
          <w:sz w:val="20"/>
          <w:szCs w:val="20"/>
        </w:rPr>
        <w:tab/>
      </w:r>
      <w:r>
        <w:rPr>
          <w:rFonts w:ascii="Arial" w:eastAsia="Arial" w:hAnsi="Arial" w:cs="Arial"/>
          <w:sz w:val="17"/>
          <w:szCs w:val="17"/>
        </w:rPr>
        <w:t>1</w:t>
      </w:r>
      <w:r>
        <w:rPr>
          <w:rFonts w:eastAsia="Times New Roman"/>
          <w:i/>
          <w:iCs/>
          <w:sz w:val="17"/>
          <w:szCs w:val="17"/>
        </w:rPr>
        <w:t>:</w:t>
      </w:r>
    </w:p>
    <w:p w:rsidR="00A33515" w:rsidRDefault="00A33515">
      <w:pPr>
        <w:spacing w:line="251" w:lineRule="exact"/>
        <w:rPr>
          <w:sz w:val="20"/>
          <w:szCs w:val="20"/>
        </w:rPr>
      </w:pPr>
    </w:p>
    <w:p w:rsidR="00A33515" w:rsidRDefault="001A4D22">
      <w:pPr>
        <w:numPr>
          <w:ilvl w:val="0"/>
          <w:numId w:val="85"/>
        </w:numPr>
        <w:tabs>
          <w:tab w:val="left" w:pos="500"/>
        </w:tabs>
        <w:spacing w:line="291" w:lineRule="auto"/>
        <w:ind w:left="500" w:hanging="273"/>
        <w:jc w:val="both"/>
        <w:rPr>
          <w:rFonts w:ascii="Arial" w:eastAsia="Arial" w:hAnsi="Arial" w:cs="Arial"/>
          <w:b/>
          <w:bCs/>
          <w:sz w:val="20"/>
          <w:szCs w:val="20"/>
        </w:rPr>
      </w:pPr>
      <w:r>
        <w:rPr>
          <w:rFonts w:ascii="Arial" w:eastAsia="Arial" w:hAnsi="Arial" w:cs="Arial"/>
          <w:sz w:val="20"/>
          <w:szCs w:val="20"/>
        </w:rPr>
        <w:t>Множеством решений какого неравенства является (а) горизон-тальная полоса на плоскости (б) наклонная полоса на плоскости (смотреть рисунок)?</w:t>
      </w:r>
    </w:p>
    <w:p w:rsidR="00A33515" w:rsidRDefault="001A4D22">
      <w:pPr>
        <w:spacing w:line="20" w:lineRule="exact"/>
        <w:rPr>
          <w:sz w:val="20"/>
          <w:szCs w:val="20"/>
        </w:rPr>
      </w:pPr>
      <w:r>
        <w:rPr>
          <w:noProof/>
          <w:sz w:val="20"/>
          <w:szCs w:val="20"/>
        </w:rPr>
        <w:drawing>
          <wp:anchor distT="0" distB="0" distL="114300" distR="114300" simplePos="0" relativeHeight="251393024" behindDoc="1" locked="0" layoutInCell="0" allowOverlap="1" wp14:anchorId="7A7EE0B7" wp14:editId="707FC423">
            <wp:simplePos x="0" y="0"/>
            <wp:positionH relativeFrom="column">
              <wp:posOffset>-321310</wp:posOffset>
            </wp:positionH>
            <wp:positionV relativeFrom="paragraph">
              <wp:posOffset>-5715</wp:posOffset>
            </wp:positionV>
            <wp:extent cx="4895215" cy="16319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blip>
                    <a:srcRect/>
                    <a:stretch>
                      <a:fillRect/>
                    </a:stretch>
                  </pic:blipFill>
                  <pic:spPr bwMode="auto">
                    <a:xfrm>
                      <a:off x="0" y="0"/>
                      <a:ext cx="4895215" cy="1631950"/>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67" w:lineRule="exact"/>
        <w:rPr>
          <w:sz w:val="20"/>
          <w:szCs w:val="20"/>
        </w:rPr>
      </w:pPr>
    </w:p>
    <w:p w:rsidR="00A33515" w:rsidRDefault="001A4D22">
      <w:pPr>
        <w:numPr>
          <w:ilvl w:val="0"/>
          <w:numId w:val="86"/>
        </w:numPr>
        <w:tabs>
          <w:tab w:val="left" w:pos="500"/>
        </w:tabs>
        <w:spacing w:line="291" w:lineRule="auto"/>
        <w:ind w:left="500" w:hanging="273"/>
        <w:jc w:val="both"/>
        <w:rPr>
          <w:rFonts w:ascii="Arial" w:eastAsia="Arial" w:hAnsi="Arial" w:cs="Arial"/>
          <w:b/>
          <w:bCs/>
          <w:sz w:val="20"/>
          <w:szCs w:val="20"/>
        </w:rPr>
      </w:pPr>
      <w:r>
        <w:rPr>
          <w:rFonts w:ascii="Arial" w:eastAsia="Arial" w:hAnsi="Arial" w:cs="Arial"/>
          <w:sz w:val="20"/>
          <w:szCs w:val="20"/>
        </w:rPr>
        <w:t>Множеством решений какого неравенства является (а) «крестик» на плоскости (б) фигура, полученная из круга и полуплоскости (смот-реть рисунок)?</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17"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31</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ind w:right="220"/>
        <w:jc w:val="center"/>
        <w:rPr>
          <w:sz w:val="20"/>
          <w:szCs w:val="20"/>
        </w:rPr>
      </w:pPr>
      <w:bookmarkStart w:id="863" w:name="page42"/>
      <w:bookmarkEnd w:id="863"/>
      <w:r>
        <w:rPr>
          <w:rFonts w:ascii="Arial" w:eastAsia="Arial" w:hAnsi="Arial" w:cs="Arial"/>
          <w:sz w:val="18"/>
          <w:szCs w:val="18"/>
        </w:rPr>
        <w:lastRenderedPageBreak/>
        <w:t>2018 год, 7 класс</w:t>
      </w:r>
    </w:p>
    <w:p w:rsidR="00A33515" w:rsidRDefault="001A4D22">
      <w:pPr>
        <w:spacing w:line="20" w:lineRule="exact"/>
        <w:rPr>
          <w:sz w:val="20"/>
          <w:szCs w:val="20"/>
        </w:rPr>
      </w:pPr>
      <w:r>
        <w:rPr>
          <w:noProof/>
          <w:sz w:val="20"/>
          <w:szCs w:val="20"/>
        </w:rPr>
        <w:drawing>
          <wp:anchor distT="0" distB="0" distL="114300" distR="114300" simplePos="0" relativeHeight="251394048" behindDoc="1" locked="0" layoutInCell="0" allowOverlap="1" wp14:anchorId="70947610" wp14:editId="0A822DB1">
            <wp:simplePos x="0" y="0"/>
            <wp:positionH relativeFrom="column">
              <wp:posOffset>-461010</wp:posOffset>
            </wp:positionH>
            <wp:positionV relativeFrom="paragraph">
              <wp:posOffset>135255</wp:posOffset>
            </wp:positionV>
            <wp:extent cx="4895215" cy="16319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blip>
                    <a:srcRect/>
                    <a:stretch>
                      <a:fillRect/>
                    </a:stretch>
                  </pic:blipFill>
                  <pic:spPr bwMode="auto">
                    <a:xfrm>
                      <a:off x="0" y="0"/>
                      <a:ext cx="4895215" cy="1631950"/>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91" w:lineRule="exact"/>
        <w:rPr>
          <w:sz w:val="20"/>
          <w:szCs w:val="20"/>
        </w:rPr>
      </w:pPr>
    </w:p>
    <w:p w:rsidR="00A33515" w:rsidRDefault="001A4D22">
      <w:pPr>
        <w:numPr>
          <w:ilvl w:val="0"/>
          <w:numId w:val="87"/>
        </w:numPr>
        <w:tabs>
          <w:tab w:val="left" w:pos="280"/>
        </w:tabs>
        <w:spacing w:line="290" w:lineRule="auto"/>
        <w:ind w:left="280" w:hanging="273"/>
        <w:jc w:val="both"/>
        <w:rPr>
          <w:rFonts w:ascii="Arial" w:eastAsia="Arial" w:hAnsi="Arial" w:cs="Arial"/>
          <w:b/>
          <w:bCs/>
          <w:sz w:val="20"/>
          <w:szCs w:val="20"/>
        </w:rPr>
      </w:pPr>
      <w:r>
        <w:rPr>
          <w:rFonts w:ascii="Arial" w:eastAsia="Arial" w:hAnsi="Arial" w:cs="Arial"/>
          <w:sz w:val="20"/>
          <w:szCs w:val="20"/>
        </w:rPr>
        <w:t>Множеством решений какого неравенства является фигура (смот-реть рисунок), полученная из тр</w:t>
      </w:r>
      <w:ins w:id="864" w:author="Admin" w:date="2019-02-19T01:32:00Z">
        <w:r w:rsidR="00A877E0">
          <w:rPr>
            <w:rFonts w:ascii="Arial" w:eastAsia="Arial" w:hAnsi="Arial" w:cs="Arial"/>
            <w:sz w:val="20"/>
            <w:szCs w:val="20"/>
          </w:rPr>
          <w:t>е</w:t>
        </w:r>
      </w:ins>
      <w:del w:id="865" w:author="Admin" w:date="2019-02-19T01:32:00Z">
        <w:r w:rsidDel="00A877E0">
          <w:rPr>
            <w:rFonts w:ascii="Arial" w:eastAsia="Arial" w:hAnsi="Arial" w:cs="Arial"/>
            <w:sz w:val="20"/>
            <w:szCs w:val="20"/>
          </w:rPr>
          <w:delText>ё</w:delText>
        </w:r>
      </w:del>
      <w:r>
        <w:rPr>
          <w:rFonts w:ascii="Arial" w:eastAsia="Arial" w:hAnsi="Arial" w:cs="Arial"/>
          <w:sz w:val="20"/>
          <w:szCs w:val="20"/>
        </w:rPr>
        <w:t>х кругов радиуса 1</w:t>
      </w:r>
      <w:r>
        <w:rPr>
          <w:rFonts w:eastAsia="Times New Roman"/>
          <w:i/>
          <w:iCs/>
          <w:sz w:val="20"/>
          <w:szCs w:val="20"/>
        </w:rPr>
        <w:t>:</w:t>
      </w:r>
      <w:r>
        <w:rPr>
          <w:rFonts w:ascii="Arial" w:eastAsia="Arial" w:hAnsi="Arial" w:cs="Arial"/>
          <w:sz w:val="20"/>
          <w:szCs w:val="20"/>
        </w:rPr>
        <w:t xml:space="preserve">5 с центрами в точках </w:t>
      </w:r>
      <w:r>
        <w:rPr>
          <w:rFonts w:eastAsia="Times New Roman"/>
          <w:sz w:val="20"/>
          <w:szCs w:val="20"/>
        </w:rPr>
        <w:t>(</w:t>
      </w:r>
      <w:r>
        <w:rPr>
          <w:rFonts w:ascii="Arial" w:eastAsia="Arial" w:hAnsi="Arial" w:cs="Arial"/>
          <w:sz w:val="20"/>
          <w:szCs w:val="20"/>
        </w:rPr>
        <w:t>1</w:t>
      </w:r>
      <w:r>
        <w:rPr>
          <w:rFonts w:eastAsia="Times New Roman"/>
          <w:i/>
          <w:iCs/>
          <w:sz w:val="20"/>
          <w:szCs w:val="20"/>
        </w:rPr>
        <w:t>;</w:t>
      </w:r>
      <w:r>
        <w:rPr>
          <w:rFonts w:ascii="Arial" w:eastAsia="Arial" w:hAnsi="Arial" w:cs="Arial"/>
          <w:sz w:val="20"/>
          <w:szCs w:val="20"/>
        </w:rPr>
        <w:t xml:space="preserve"> 1</w:t>
      </w:r>
      <w:r>
        <w:rPr>
          <w:rFonts w:eastAsia="Times New Roman"/>
          <w:sz w:val="20"/>
          <w:szCs w:val="20"/>
        </w:rPr>
        <w:t>)</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w:t>
      </w:r>
      <w:r>
        <w:rPr>
          <w:rFonts w:eastAsia="Times New Roman"/>
          <w:i/>
          <w:iCs/>
          <w:sz w:val="20"/>
          <w:szCs w:val="20"/>
        </w:rPr>
        <w:t>;</w:t>
      </w:r>
      <w:r>
        <w:rPr>
          <w:rFonts w:ascii="Arial" w:eastAsia="Arial" w:hAnsi="Arial" w:cs="Arial"/>
          <w:sz w:val="20"/>
          <w:szCs w:val="20"/>
        </w:rPr>
        <w:t xml:space="preserve"> 1</w:t>
      </w:r>
      <w:r>
        <w:rPr>
          <w:rFonts w:eastAsia="Times New Roman"/>
          <w:sz w:val="20"/>
          <w:szCs w:val="20"/>
        </w:rPr>
        <w:t>)</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0</w:t>
      </w:r>
      <w:r>
        <w:rPr>
          <w:rFonts w:eastAsia="Times New Roman"/>
          <w:i/>
          <w:iCs/>
          <w:sz w:val="20"/>
          <w:szCs w:val="20"/>
        </w:rPr>
        <w:t>;</w:t>
      </w:r>
      <w:r>
        <w:rPr>
          <w:rFonts w:ascii="Arial" w:eastAsia="Arial" w:hAnsi="Arial" w:cs="Arial"/>
          <w:sz w:val="20"/>
          <w:szCs w:val="20"/>
        </w:rPr>
        <w:t xml:space="preserve"> 0</w:t>
      </w:r>
      <w:r>
        <w:rPr>
          <w:rFonts w:eastAsia="Times New Roman"/>
          <w:i/>
          <w:iCs/>
          <w:sz w:val="20"/>
          <w:szCs w:val="20"/>
        </w:rPr>
        <w:t>:</w:t>
      </w:r>
      <w:r>
        <w:rPr>
          <w:rFonts w:ascii="Arial" w:eastAsia="Arial" w:hAnsi="Arial" w:cs="Arial"/>
          <w:sz w:val="20"/>
          <w:szCs w:val="20"/>
        </w:rPr>
        <w:t>5</w:t>
      </w:r>
      <w:r>
        <w:rPr>
          <w:rFonts w:eastAsia="Times New Roman"/>
          <w:sz w:val="20"/>
          <w:szCs w:val="20"/>
        </w:rPr>
        <w:t>)</w:t>
      </w:r>
      <w:r>
        <w:rPr>
          <w:rFonts w:ascii="Arial" w:eastAsia="Arial" w:hAnsi="Arial" w:cs="Arial"/>
          <w:sz w:val="20"/>
          <w:szCs w:val="20"/>
        </w:rPr>
        <w:t>?</w:t>
      </w:r>
    </w:p>
    <w:p w:rsidR="00A33515" w:rsidRDefault="001A4D22">
      <w:pPr>
        <w:spacing w:line="20" w:lineRule="exact"/>
        <w:rPr>
          <w:sz w:val="20"/>
          <w:szCs w:val="20"/>
        </w:rPr>
      </w:pPr>
      <w:r>
        <w:rPr>
          <w:noProof/>
          <w:sz w:val="20"/>
          <w:szCs w:val="20"/>
        </w:rPr>
        <w:drawing>
          <wp:anchor distT="0" distB="0" distL="114300" distR="114300" simplePos="0" relativeHeight="251395072" behindDoc="1" locked="0" layoutInCell="0" allowOverlap="1" wp14:anchorId="3F1F85BD" wp14:editId="375A8478">
            <wp:simplePos x="0" y="0"/>
            <wp:positionH relativeFrom="column">
              <wp:posOffset>-461010</wp:posOffset>
            </wp:positionH>
            <wp:positionV relativeFrom="paragraph">
              <wp:posOffset>-19050</wp:posOffset>
            </wp:positionV>
            <wp:extent cx="4950460" cy="16503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blip>
                    <a:srcRect/>
                    <a:stretch>
                      <a:fillRect/>
                    </a:stretch>
                  </pic:blipFill>
                  <pic:spPr bwMode="auto">
                    <a:xfrm>
                      <a:off x="0" y="0"/>
                      <a:ext cx="4950460" cy="1650365"/>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75" w:lineRule="exact"/>
        <w:rPr>
          <w:sz w:val="20"/>
          <w:szCs w:val="20"/>
        </w:rPr>
      </w:pPr>
    </w:p>
    <w:p w:rsidR="00A33515" w:rsidRDefault="001A4D22">
      <w:pPr>
        <w:numPr>
          <w:ilvl w:val="0"/>
          <w:numId w:val="88"/>
        </w:numPr>
        <w:tabs>
          <w:tab w:val="left" w:pos="280"/>
        </w:tabs>
        <w:spacing w:line="303" w:lineRule="auto"/>
        <w:ind w:left="280" w:hanging="273"/>
        <w:rPr>
          <w:rFonts w:ascii="Arial" w:eastAsia="Arial" w:hAnsi="Arial" w:cs="Arial"/>
          <w:b/>
          <w:bCs/>
          <w:sz w:val="20"/>
          <w:szCs w:val="20"/>
        </w:rPr>
      </w:pPr>
      <w:r>
        <w:rPr>
          <w:rFonts w:ascii="Arial" w:eastAsia="Arial" w:hAnsi="Arial" w:cs="Arial"/>
          <w:sz w:val="20"/>
          <w:szCs w:val="20"/>
        </w:rPr>
        <w:t>Множеством решений какого уравнения является (а) фигура из трёх окружностей (б) фигура из трёх лучей (смотреть рисунок)?</w:t>
      </w:r>
    </w:p>
    <w:p w:rsidR="00A33515" w:rsidRDefault="001A4D22">
      <w:pPr>
        <w:spacing w:line="20" w:lineRule="exact"/>
        <w:rPr>
          <w:sz w:val="20"/>
          <w:szCs w:val="20"/>
        </w:rPr>
      </w:pPr>
      <w:r>
        <w:rPr>
          <w:noProof/>
          <w:sz w:val="20"/>
          <w:szCs w:val="20"/>
        </w:rPr>
        <w:drawing>
          <wp:anchor distT="0" distB="0" distL="114300" distR="114300" simplePos="0" relativeHeight="251396096" behindDoc="1" locked="0" layoutInCell="0" allowOverlap="1" wp14:anchorId="2698BD25" wp14:editId="4C9D0E34">
            <wp:simplePos x="0" y="0"/>
            <wp:positionH relativeFrom="column">
              <wp:posOffset>-461010</wp:posOffset>
            </wp:positionH>
            <wp:positionV relativeFrom="paragraph">
              <wp:posOffset>-31750</wp:posOffset>
            </wp:positionV>
            <wp:extent cx="4950460" cy="165036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blip>
                    <a:srcRect/>
                    <a:stretch>
                      <a:fillRect/>
                    </a:stretch>
                  </pic:blipFill>
                  <pic:spPr bwMode="auto">
                    <a:xfrm>
                      <a:off x="0" y="0"/>
                      <a:ext cx="4950460" cy="1650365"/>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85" w:lineRule="exact"/>
        <w:rPr>
          <w:sz w:val="20"/>
          <w:szCs w:val="20"/>
        </w:rPr>
      </w:pPr>
    </w:p>
    <w:p w:rsidR="00A33515" w:rsidRDefault="001A4D22">
      <w:pPr>
        <w:numPr>
          <w:ilvl w:val="0"/>
          <w:numId w:val="89"/>
        </w:numPr>
        <w:tabs>
          <w:tab w:val="left" w:pos="280"/>
        </w:tabs>
        <w:spacing w:line="245" w:lineRule="auto"/>
        <w:ind w:left="280" w:hanging="262"/>
        <w:jc w:val="both"/>
        <w:rPr>
          <w:rFonts w:ascii="Arial" w:eastAsia="Arial" w:hAnsi="Arial" w:cs="Arial"/>
          <w:b/>
          <w:bCs/>
          <w:sz w:val="19"/>
          <w:szCs w:val="19"/>
        </w:rPr>
      </w:pPr>
      <w:r>
        <w:rPr>
          <w:rFonts w:ascii="Arial" w:eastAsia="Arial" w:hAnsi="Arial" w:cs="Arial"/>
          <w:sz w:val="19"/>
          <w:szCs w:val="19"/>
        </w:rPr>
        <w:t xml:space="preserve">Пусть фигура </w:t>
      </w:r>
      <w:r>
        <w:rPr>
          <w:rFonts w:ascii="Arial" w:eastAsia="Arial" w:hAnsi="Arial" w:cs="Arial"/>
          <w:i/>
          <w:iCs/>
          <w:sz w:val="19"/>
          <w:szCs w:val="19"/>
        </w:rPr>
        <w:t>F</w:t>
      </w:r>
      <w:r>
        <w:rPr>
          <w:rFonts w:ascii="Arial" w:eastAsia="Arial" w:hAnsi="Arial" w:cs="Arial"/>
          <w:sz w:val="26"/>
          <w:szCs w:val="26"/>
          <w:vertAlign w:val="subscript"/>
        </w:rPr>
        <w:t>1</w:t>
      </w:r>
      <w:r>
        <w:rPr>
          <w:rFonts w:ascii="Arial" w:eastAsia="Arial" w:hAnsi="Arial" w:cs="Arial"/>
          <w:sz w:val="19"/>
          <w:szCs w:val="19"/>
        </w:rPr>
        <w:t xml:space="preserve"> — множество решений уравнения </w:t>
      </w:r>
      <w:r>
        <w:rPr>
          <w:rFonts w:ascii="Arial" w:eastAsia="Arial" w:hAnsi="Arial" w:cs="Arial"/>
          <w:i/>
          <w:iCs/>
          <w:sz w:val="19"/>
          <w:szCs w:val="19"/>
        </w:rPr>
        <w:t>P</w:t>
      </w:r>
      <w:r>
        <w:rPr>
          <w:rFonts w:ascii="Arial" w:eastAsia="Arial" w:hAnsi="Arial" w:cs="Arial"/>
          <w:sz w:val="26"/>
          <w:szCs w:val="26"/>
          <w:vertAlign w:val="subscript"/>
        </w:rPr>
        <w:t>1</w:t>
      </w:r>
      <w:r>
        <w:rPr>
          <w:rFonts w:eastAsia="Times New Roman"/>
          <w:sz w:val="19"/>
          <w:szCs w:val="19"/>
        </w:rPr>
        <w:t>(</w:t>
      </w:r>
      <w:r>
        <w:rPr>
          <w:rFonts w:ascii="Arial" w:eastAsia="Arial" w:hAnsi="Arial" w:cs="Arial"/>
          <w:i/>
          <w:iCs/>
          <w:sz w:val="19"/>
          <w:szCs w:val="19"/>
        </w:rPr>
        <w:t>x</w:t>
      </w:r>
      <w:r>
        <w:rPr>
          <w:rFonts w:eastAsia="Times New Roman"/>
          <w:i/>
          <w:iCs/>
          <w:sz w:val="19"/>
          <w:szCs w:val="19"/>
        </w:rPr>
        <w:t>;</w:t>
      </w:r>
      <w:r>
        <w:rPr>
          <w:rFonts w:ascii="Arial" w:eastAsia="Arial" w:hAnsi="Arial" w:cs="Arial"/>
          <w:sz w:val="19"/>
          <w:szCs w:val="19"/>
        </w:rPr>
        <w:t xml:space="preserve"> </w:t>
      </w:r>
      <w:r>
        <w:rPr>
          <w:rFonts w:ascii="Arial" w:eastAsia="Arial" w:hAnsi="Arial" w:cs="Arial"/>
          <w:i/>
          <w:iCs/>
          <w:sz w:val="19"/>
          <w:szCs w:val="19"/>
        </w:rPr>
        <w:t>y</w:t>
      </w:r>
      <w:r>
        <w:rPr>
          <w:rFonts w:eastAsia="Times New Roman"/>
          <w:sz w:val="19"/>
          <w:szCs w:val="19"/>
        </w:rPr>
        <w:t>) =</w:t>
      </w:r>
      <w:r>
        <w:rPr>
          <w:rFonts w:ascii="Arial" w:eastAsia="Arial" w:hAnsi="Arial" w:cs="Arial"/>
          <w:sz w:val="19"/>
          <w:szCs w:val="19"/>
        </w:rPr>
        <w:t xml:space="preserve"> 0, а </w:t>
      </w:r>
      <w:r>
        <w:rPr>
          <w:rFonts w:ascii="Arial" w:eastAsia="Arial" w:hAnsi="Arial" w:cs="Arial"/>
          <w:i/>
          <w:iCs/>
          <w:sz w:val="19"/>
          <w:szCs w:val="19"/>
        </w:rPr>
        <w:t>F</w:t>
      </w:r>
      <w:r>
        <w:rPr>
          <w:rFonts w:ascii="Arial" w:eastAsia="Arial" w:hAnsi="Arial" w:cs="Arial"/>
          <w:sz w:val="26"/>
          <w:szCs w:val="26"/>
          <w:vertAlign w:val="subscript"/>
        </w:rPr>
        <w:t>2</w:t>
      </w:r>
      <w:r>
        <w:rPr>
          <w:rFonts w:ascii="Arial" w:eastAsia="Arial" w:hAnsi="Arial" w:cs="Arial"/>
          <w:sz w:val="19"/>
          <w:szCs w:val="19"/>
        </w:rPr>
        <w:t xml:space="preserve"> — множество решений уравнения </w:t>
      </w:r>
      <w:r>
        <w:rPr>
          <w:rFonts w:ascii="Arial" w:eastAsia="Arial" w:hAnsi="Arial" w:cs="Arial"/>
          <w:i/>
          <w:iCs/>
          <w:sz w:val="19"/>
          <w:szCs w:val="19"/>
        </w:rPr>
        <w:t>P</w:t>
      </w:r>
      <w:r>
        <w:rPr>
          <w:rFonts w:ascii="Arial" w:eastAsia="Arial" w:hAnsi="Arial" w:cs="Arial"/>
          <w:sz w:val="26"/>
          <w:szCs w:val="26"/>
          <w:vertAlign w:val="subscript"/>
        </w:rPr>
        <w:t>2</w:t>
      </w:r>
      <w:r>
        <w:rPr>
          <w:rFonts w:eastAsia="Times New Roman"/>
          <w:sz w:val="19"/>
          <w:szCs w:val="19"/>
        </w:rPr>
        <w:t>(</w:t>
      </w:r>
      <w:r>
        <w:rPr>
          <w:rFonts w:ascii="Arial" w:eastAsia="Arial" w:hAnsi="Arial" w:cs="Arial"/>
          <w:i/>
          <w:iCs/>
          <w:sz w:val="19"/>
          <w:szCs w:val="19"/>
        </w:rPr>
        <w:t>x</w:t>
      </w:r>
      <w:r>
        <w:rPr>
          <w:rFonts w:eastAsia="Times New Roman"/>
          <w:i/>
          <w:iCs/>
          <w:sz w:val="19"/>
          <w:szCs w:val="19"/>
        </w:rPr>
        <w:t>;</w:t>
      </w:r>
      <w:r>
        <w:rPr>
          <w:rFonts w:ascii="Arial" w:eastAsia="Arial" w:hAnsi="Arial" w:cs="Arial"/>
          <w:sz w:val="19"/>
          <w:szCs w:val="19"/>
        </w:rPr>
        <w:t xml:space="preserve"> </w:t>
      </w:r>
      <w:r>
        <w:rPr>
          <w:rFonts w:ascii="Arial" w:eastAsia="Arial" w:hAnsi="Arial" w:cs="Arial"/>
          <w:i/>
          <w:iCs/>
          <w:sz w:val="19"/>
          <w:szCs w:val="19"/>
        </w:rPr>
        <w:t>y</w:t>
      </w:r>
      <w:r>
        <w:rPr>
          <w:rFonts w:eastAsia="Times New Roman"/>
          <w:sz w:val="19"/>
          <w:szCs w:val="19"/>
        </w:rPr>
        <w:t>) =</w:t>
      </w:r>
      <w:r>
        <w:rPr>
          <w:rFonts w:ascii="Arial" w:eastAsia="Arial" w:hAnsi="Arial" w:cs="Arial"/>
          <w:sz w:val="19"/>
          <w:szCs w:val="19"/>
        </w:rPr>
        <w:t xml:space="preserve"> 0. Приведите уравнение,</w:t>
      </w:r>
    </w:p>
    <w:p w:rsidR="00A33515" w:rsidRDefault="00A33515">
      <w:pPr>
        <w:sectPr w:rsidR="00A33515">
          <w:pgSz w:w="8220" w:h="12472"/>
          <w:pgMar w:top="639" w:right="720" w:bottom="0" w:left="940" w:header="0" w:footer="0" w:gutter="0"/>
          <w:cols w:space="720" w:equalWidth="0">
            <w:col w:w="6560"/>
          </w:cols>
        </w:sectPr>
      </w:pPr>
    </w:p>
    <w:p w:rsidR="00A33515" w:rsidRDefault="00A33515">
      <w:pPr>
        <w:spacing w:line="200" w:lineRule="exact"/>
        <w:rPr>
          <w:sz w:val="20"/>
          <w:szCs w:val="20"/>
        </w:rPr>
      </w:pPr>
    </w:p>
    <w:p w:rsidR="00A33515" w:rsidRDefault="00A33515">
      <w:pPr>
        <w:spacing w:line="208" w:lineRule="exact"/>
        <w:rPr>
          <w:sz w:val="20"/>
          <w:szCs w:val="20"/>
        </w:rPr>
      </w:pPr>
    </w:p>
    <w:p w:rsidR="00A33515" w:rsidRDefault="001A4D22">
      <w:pPr>
        <w:ind w:right="220"/>
        <w:jc w:val="center"/>
        <w:rPr>
          <w:sz w:val="20"/>
          <w:szCs w:val="20"/>
        </w:rPr>
      </w:pPr>
      <w:r>
        <w:rPr>
          <w:rFonts w:ascii="Arial" w:eastAsia="Arial" w:hAnsi="Arial" w:cs="Arial"/>
          <w:sz w:val="20"/>
          <w:szCs w:val="20"/>
        </w:rPr>
        <w:t xml:space="preserve">−  </w:t>
      </w:r>
      <w:r>
        <w:rPr>
          <w:rFonts w:ascii="Arial" w:eastAsia="Arial" w:hAnsi="Arial" w:cs="Arial"/>
          <w:b/>
          <w:bCs/>
          <w:sz w:val="20"/>
          <w:szCs w:val="20"/>
        </w:rPr>
        <w:t>32</w:t>
      </w:r>
      <w:r>
        <w:rPr>
          <w:rFonts w:ascii="Arial" w:eastAsia="Arial" w:hAnsi="Arial" w:cs="Arial"/>
          <w:sz w:val="20"/>
          <w:szCs w:val="20"/>
        </w:rPr>
        <w:t xml:space="preserve"> −</w:t>
      </w:r>
    </w:p>
    <w:p w:rsidR="00A33515" w:rsidRDefault="00A33515">
      <w:pPr>
        <w:sectPr w:rsidR="00A33515">
          <w:type w:val="continuous"/>
          <w:pgSz w:w="8220" w:h="12472"/>
          <w:pgMar w:top="639" w:right="720" w:bottom="0" w:left="940" w:header="0" w:footer="0" w:gutter="0"/>
          <w:cols w:space="720" w:equalWidth="0">
            <w:col w:w="6560"/>
          </w:cols>
        </w:sectPr>
      </w:pPr>
    </w:p>
    <w:p w:rsidR="00A33515" w:rsidRDefault="001A4D22">
      <w:pPr>
        <w:jc w:val="center"/>
        <w:rPr>
          <w:sz w:val="20"/>
          <w:szCs w:val="20"/>
        </w:rPr>
      </w:pPr>
      <w:bookmarkStart w:id="866" w:name="page43"/>
      <w:bookmarkEnd w:id="866"/>
      <w:r>
        <w:rPr>
          <w:rFonts w:ascii="Arial" w:eastAsia="Arial" w:hAnsi="Arial" w:cs="Arial"/>
          <w:sz w:val="18"/>
          <w:szCs w:val="18"/>
        </w:rPr>
        <w:lastRenderedPageBreak/>
        <w:t>Сборник задач олимпиады «Математика НОН-СТОП»</w:t>
      </w:r>
    </w:p>
    <w:p w:rsidR="00A33515" w:rsidRDefault="00A33515">
      <w:pPr>
        <w:spacing w:line="114" w:lineRule="exact"/>
        <w:rPr>
          <w:sz w:val="20"/>
          <w:szCs w:val="20"/>
        </w:rPr>
      </w:pPr>
    </w:p>
    <w:p w:rsidR="00A33515" w:rsidRDefault="001A4D22">
      <w:pPr>
        <w:spacing w:line="233" w:lineRule="auto"/>
        <w:ind w:left="500"/>
        <w:rPr>
          <w:sz w:val="20"/>
          <w:szCs w:val="20"/>
        </w:rPr>
      </w:pPr>
      <w:r>
        <w:rPr>
          <w:rFonts w:ascii="Arial" w:eastAsia="Arial" w:hAnsi="Arial" w:cs="Arial"/>
          <w:sz w:val="20"/>
          <w:szCs w:val="20"/>
        </w:rPr>
        <w:t xml:space="preserve">решения которого образуют (а) пересечение фигур </w:t>
      </w:r>
      <w:r>
        <w:rPr>
          <w:rFonts w:ascii="Arial" w:eastAsia="Arial" w:hAnsi="Arial" w:cs="Arial"/>
          <w:i/>
          <w:iCs/>
          <w:sz w:val="20"/>
          <w:szCs w:val="20"/>
        </w:rPr>
        <w:t>F</w:t>
      </w:r>
      <w:r>
        <w:rPr>
          <w:rFonts w:ascii="Arial" w:eastAsia="Arial" w:hAnsi="Arial" w:cs="Arial"/>
          <w:sz w:val="27"/>
          <w:szCs w:val="27"/>
          <w:vertAlign w:val="subscript"/>
        </w:rPr>
        <w:t>1</w:t>
      </w:r>
      <w:r>
        <w:rPr>
          <w:rFonts w:ascii="Arial" w:eastAsia="Arial" w:hAnsi="Arial" w:cs="Arial"/>
          <w:sz w:val="20"/>
          <w:szCs w:val="20"/>
        </w:rPr>
        <w:t xml:space="preserve"> и </w:t>
      </w:r>
      <w:r>
        <w:rPr>
          <w:rFonts w:ascii="Arial" w:eastAsia="Arial" w:hAnsi="Arial" w:cs="Arial"/>
          <w:i/>
          <w:iCs/>
          <w:sz w:val="20"/>
          <w:szCs w:val="20"/>
        </w:rPr>
        <w:t>F</w:t>
      </w:r>
      <w:r>
        <w:rPr>
          <w:rFonts w:ascii="Arial" w:eastAsia="Arial" w:hAnsi="Arial" w:cs="Arial"/>
          <w:sz w:val="27"/>
          <w:szCs w:val="27"/>
          <w:vertAlign w:val="subscript"/>
        </w:rPr>
        <w:t>2</w:t>
      </w:r>
      <w:r>
        <w:rPr>
          <w:rFonts w:ascii="Arial" w:eastAsia="Arial" w:hAnsi="Arial" w:cs="Arial"/>
          <w:sz w:val="20"/>
          <w:szCs w:val="20"/>
        </w:rPr>
        <w:t xml:space="preserve"> (б) объ-единение фигур </w:t>
      </w:r>
      <w:r>
        <w:rPr>
          <w:rFonts w:ascii="Arial" w:eastAsia="Arial" w:hAnsi="Arial" w:cs="Arial"/>
          <w:i/>
          <w:iCs/>
          <w:sz w:val="20"/>
          <w:szCs w:val="20"/>
        </w:rPr>
        <w:t>F</w:t>
      </w:r>
      <w:r>
        <w:rPr>
          <w:rFonts w:ascii="Arial" w:eastAsia="Arial" w:hAnsi="Arial" w:cs="Arial"/>
          <w:sz w:val="27"/>
          <w:szCs w:val="27"/>
          <w:vertAlign w:val="subscript"/>
        </w:rPr>
        <w:t>1</w:t>
      </w:r>
      <w:r>
        <w:rPr>
          <w:rFonts w:ascii="Arial" w:eastAsia="Arial" w:hAnsi="Arial" w:cs="Arial"/>
          <w:sz w:val="20"/>
          <w:szCs w:val="20"/>
        </w:rPr>
        <w:t xml:space="preserve"> и </w:t>
      </w:r>
      <w:r>
        <w:rPr>
          <w:rFonts w:ascii="Arial" w:eastAsia="Arial" w:hAnsi="Arial" w:cs="Arial"/>
          <w:i/>
          <w:iCs/>
          <w:sz w:val="20"/>
          <w:szCs w:val="20"/>
        </w:rPr>
        <w:t>F</w:t>
      </w:r>
      <w:r>
        <w:rPr>
          <w:rFonts w:ascii="Arial" w:eastAsia="Arial" w:hAnsi="Arial" w:cs="Arial"/>
          <w:sz w:val="27"/>
          <w:szCs w:val="27"/>
          <w:vertAlign w:val="subscript"/>
        </w:rPr>
        <w:t>2</w:t>
      </w:r>
      <w:r>
        <w:rPr>
          <w:rFonts w:ascii="Arial" w:eastAsia="Arial" w:hAnsi="Arial" w:cs="Arial"/>
          <w:sz w:val="20"/>
          <w:szCs w:val="20"/>
        </w:rPr>
        <w:t>?</w:t>
      </w:r>
    </w:p>
    <w:p w:rsidR="00A33515" w:rsidRDefault="00A33515">
      <w:pPr>
        <w:spacing w:line="74" w:lineRule="exact"/>
        <w:rPr>
          <w:sz w:val="20"/>
          <w:szCs w:val="20"/>
        </w:rPr>
      </w:pPr>
    </w:p>
    <w:p w:rsidR="00A33515" w:rsidRDefault="001A4D22">
      <w:pPr>
        <w:numPr>
          <w:ilvl w:val="0"/>
          <w:numId w:val="90"/>
        </w:numPr>
        <w:tabs>
          <w:tab w:val="left" w:pos="500"/>
        </w:tabs>
        <w:spacing w:line="225" w:lineRule="auto"/>
        <w:ind w:left="500" w:hanging="273"/>
        <w:jc w:val="both"/>
        <w:rPr>
          <w:rFonts w:ascii="Arial" w:eastAsia="Arial" w:hAnsi="Arial" w:cs="Arial"/>
          <w:b/>
          <w:bCs/>
          <w:sz w:val="19"/>
          <w:szCs w:val="19"/>
        </w:rPr>
      </w:pPr>
      <w:r>
        <w:rPr>
          <w:rFonts w:ascii="Arial" w:eastAsia="Arial" w:hAnsi="Arial" w:cs="Arial"/>
          <w:sz w:val="19"/>
          <w:szCs w:val="19"/>
        </w:rPr>
        <w:t xml:space="preserve">Пусть фигура </w:t>
      </w:r>
      <w:r>
        <w:rPr>
          <w:rFonts w:ascii="Arial" w:eastAsia="Arial" w:hAnsi="Arial" w:cs="Arial"/>
          <w:i/>
          <w:iCs/>
          <w:sz w:val="19"/>
          <w:szCs w:val="19"/>
        </w:rPr>
        <w:t>F</w:t>
      </w:r>
      <w:r>
        <w:rPr>
          <w:rFonts w:ascii="Arial" w:eastAsia="Arial" w:hAnsi="Arial" w:cs="Arial"/>
          <w:sz w:val="26"/>
          <w:szCs w:val="26"/>
          <w:vertAlign w:val="subscript"/>
        </w:rPr>
        <w:t>1</w:t>
      </w:r>
      <w:r>
        <w:rPr>
          <w:rFonts w:ascii="Arial" w:eastAsia="Arial" w:hAnsi="Arial" w:cs="Arial"/>
          <w:sz w:val="19"/>
          <w:szCs w:val="19"/>
        </w:rPr>
        <w:t xml:space="preserve"> — множество решений неравенства </w:t>
      </w:r>
      <w:r>
        <w:rPr>
          <w:rFonts w:ascii="Arial" w:eastAsia="Arial" w:hAnsi="Arial" w:cs="Arial"/>
          <w:i/>
          <w:iCs/>
          <w:sz w:val="19"/>
          <w:szCs w:val="19"/>
        </w:rPr>
        <w:t>P</w:t>
      </w:r>
      <w:r>
        <w:rPr>
          <w:rFonts w:ascii="Arial" w:eastAsia="Arial" w:hAnsi="Arial" w:cs="Arial"/>
          <w:sz w:val="26"/>
          <w:szCs w:val="26"/>
          <w:vertAlign w:val="subscript"/>
        </w:rPr>
        <w:t>1</w:t>
      </w:r>
      <w:r>
        <w:rPr>
          <w:rFonts w:eastAsia="Times New Roman"/>
          <w:sz w:val="19"/>
          <w:szCs w:val="19"/>
        </w:rPr>
        <w:t>(</w:t>
      </w:r>
      <w:r>
        <w:rPr>
          <w:rFonts w:ascii="Arial" w:eastAsia="Arial" w:hAnsi="Arial" w:cs="Arial"/>
          <w:i/>
          <w:iCs/>
          <w:sz w:val="19"/>
          <w:szCs w:val="19"/>
        </w:rPr>
        <w:t>x</w:t>
      </w:r>
      <w:r>
        <w:rPr>
          <w:rFonts w:eastAsia="Times New Roman"/>
          <w:i/>
          <w:iCs/>
          <w:sz w:val="19"/>
          <w:szCs w:val="19"/>
        </w:rPr>
        <w:t>;</w:t>
      </w:r>
      <w:r>
        <w:rPr>
          <w:rFonts w:ascii="Arial" w:eastAsia="Arial" w:hAnsi="Arial" w:cs="Arial"/>
          <w:sz w:val="19"/>
          <w:szCs w:val="19"/>
        </w:rPr>
        <w:t xml:space="preserve"> </w:t>
      </w:r>
      <w:r>
        <w:rPr>
          <w:rFonts w:ascii="Arial" w:eastAsia="Arial" w:hAnsi="Arial" w:cs="Arial"/>
          <w:i/>
          <w:iCs/>
          <w:sz w:val="19"/>
          <w:szCs w:val="19"/>
        </w:rPr>
        <w:t>y</w:t>
      </w:r>
      <w:r>
        <w:rPr>
          <w:rFonts w:eastAsia="Times New Roman"/>
          <w:sz w:val="19"/>
          <w:szCs w:val="19"/>
        </w:rPr>
        <w:t>)</w:t>
      </w:r>
      <w:r>
        <w:rPr>
          <w:rFonts w:ascii="Arial" w:eastAsia="Arial" w:hAnsi="Arial" w:cs="Arial"/>
          <w:sz w:val="19"/>
          <w:szCs w:val="19"/>
        </w:rPr>
        <w:t xml:space="preserve"> </w:t>
      </w:r>
      <w:r>
        <w:rPr>
          <w:rFonts w:eastAsia="Times New Roman"/>
          <w:i/>
          <w:iCs/>
          <w:sz w:val="19"/>
          <w:szCs w:val="19"/>
        </w:rPr>
        <w:t>&lt;</w:t>
      </w:r>
      <w:r>
        <w:rPr>
          <w:rFonts w:ascii="Arial" w:eastAsia="Arial" w:hAnsi="Arial" w:cs="Arial"/>
          <w:sz w:val="19"/>
          <w:szCs w:val="19"/>
        </w:rPr>
        <w:t xml:space="preserve"> 0, а </w:t>
      </w:r>
      <w:r>
        <w:rPr>
          <w:rFonts w:ascii="Arial" w:eastAsia="Arial" w:hAnsi="Arial" w:cs="Arial"/>
          <w:i/>
          <w:iCs/>
          <w:sz w:val="19"/>
          <w:szCs w:val="19"/>
        </w:rPr>
        <w:t>F</w:t>
      </w:r>
      <w:r>
        <w:rPr>
          <w:rFonts w:ascii="Arial" w:eastAsia="Arial" w:hAnsi="Arial" w:cs="Arial"/>
          <w:sz w:val="26"/>
          <w:szCs w:val="26"/>
          <w:vertAlign w:val="subscript"/>
        </w:rPr>
        <w:t>2</w:t>
      </w:r>
      <w:r>
        <w:rPr>
          <w:rFonts w:ascii="Arial" w:eastAsia="Arial" w:hAnsi="Arial" w:cs="Arial"/>
          <w:i/>
          <w:iCs/>
          <w:sz w:val="19"/>
          <w:szCs w:val="19"/>
        </w:rPr>
        <w:t xml:space="preserve"> </w:t>
      </w:r>
      <w:r>
        <w:rPr>
          <w:rFonts w:ascii="Arial" w:eastAsia="Arial" w:hAnsi="Arial" w:cs="Arial"/>
          <w:sz w:val="19"/>
          <w:szCs w:val="19"/>
        </w:rPr>
        <w:t>—</w:t>
      </w:r>
      <w:r>
        <w:rPr>
          <w:rFonts w:ascii="Arial" w:eastAsia="Arial" w:hAnsi="Arial" w:cs="Arial"/>
          <w:i/>
          <w:iCs/>
          <w:sz w:val="19"/>
          <w:szCs w:val="19"/>
        </w:rPr>
        <w:t xml:space="preserve"> </w:t>
      </w:r>
      <w:r>
        <w:rPr>
          <w:rFonts w:ascii="Arial" w:eastAsia="Arial" w:hAnsi="Arial" w:cs="Arial"/>
          <w:sz w:val="19"/>
          <w:szCs w:val="19"/>
        </w:rPr>
        <w:t>множество решений неравенства</w:t>
      </w:r>
      <w:r>
        <w:rPr>
          <w:rFonts w:ascii="Arial" w:eastAsia="Arial" w:hAnsi="Arial" w:cs="Arial"/>
          <w:i/>
          <w:iCs/>
          <w:sz w:val="19"/>
          <w:szCs w:val="19"/>
        </w:rPr>
        <w:t xml:space="preserve"> P</w:t>
      </w:r>
      <w:r>
        <w:rPr>
          <w:rFonts w:ascii="Arial" w:eastAsia="Arial" w:hAnsi="Arial" w:cs="Arial"/>
          <w:sz w:val="26"/>
          <w:szCs w:val="26"/>
          <w:vertAlign w:val="subscript"/>
        </w:rPr>
        <w:t>2</w:t>
      </w:r>
      <w:r>
        <w:rPr>
          <w:rFonts w:eastAsia="Times New Roman"/>
          <w:sz w:val="19"/>
          <w:szCs w:val="19"/>
        </w:rPr>
        <w:t>(</w:t>
      </w:r>
      <w:r>
        <w:rPr>
          <w:rFonts w:ascii="Arial" w:eastAsia="Arial" w:hAnsi="Arial" w:cs="Arial"/>
          <w:i/>
          <w:iCs/>
          <w:sz w:val="19"/>
          <w:szCs w:val="19"/>
        </w:rPr>
        <w:t>x</w:t>
      </w:r>
      <w:r>
        <w:rPr>
          <w:rFonts w:eastAsia="Times New Roman"/>
          <w:i/>
          <w:iCs/>
          <w:sz w:val="19"/>
          <w:szCs w:val="19"/>
        </w:rPr>
        <w:t>;</w:t>
      </w:r>
      <w:r>
        <w:rPr>
          <w:rFonts w:ascii="Arial" w:eastAsia="Arial" w:hAnsi="Arial" w:cs="Arial"/>
          <w:i/>
          <w:iCs/>
          <w:sz w:val="19"/>
          <w:szCs w:val="19"/>
        </w:rPr>
        <w:t xml:space="preserve"> y</w:t>
      </w:r>
      <w:r>
        <w:rPr>
          <w:rFonts w:eastAsia="Times New Roman"/>
          <w:sz w:val="19"/>
          <w:szCs w:val="19"/>
        </w:rPr>
        <w:t>)</w:t>
      </w:r>
      <w:r>
        <w:rPr>
          <w:rFonts w:ascii="Arial" w:eastAsia="Arial" w:hAnsi="Arial" w:cs="Arial"/>
          <w:i/>
          <w:iCs/>
          <w:sz w:val="19"/>
          <w:szCs w:val="19"/>
        </w:rPr>
        <w:t xml:space="preserve"> </w:t>
      </w:r>
      <w:r>
        <w:rPr>
          <w:rFonts w:eastAsia="Times New Roman"/>
          <w:i/>
          <w:iCs/>
          <w:sz w:val="19"/>
          <w:szCs w:val="19"/>
        </w:rPr>
        <w:t>&lt;</w:t>
      </w:r>
      <w:r>
        <w:rPr>
          <w:rFonts w:ascii="Arial" w:eastAsia="Arial" w:hAnsi="Arial" w:cs="Arial"/>
          <w:i/>
          <w:iCs/>
          <w:sz w:val="19"/>
          <w:szCs w:val="19"/>
        </w:rPr>
        <w:t xml:space="preserve"> </w:t>
      </w:r>
      <w:r>
        <w:rPr>
          <w:rFonts w:ascii="Arial" w:eastAsia="Arial" w:hAnsi="Arial" w:cs="Arial"/>
          <w:sz w:val="19"/>
          <w:szCs w:val="19"/>
        </w:rPr>
        <w:t>0.</w:t>
      </w:r>
      <w:r>
        <w:rPr>
          <w:rFonts w:ascii="Arial" w:eastAsia="Arial" w:hAnsi="Arial" w:cs="Arial"/>
          <w:i/>
          <w:iCs/>
          <w:sz w:val="19"/>
          <w:szCs w:val="19"/>
        </w:rPr>
        <w:t xml:space="preserve"> </w:t>
      </w:r>
      <w:r>
        <w:rPr>
          <w:rFonts w:ascii="Arial" w:eastAsia="Arial" w:hAnsi="Arial" w:cs="Arial"/>
          <w:sz w:val="19"/>
          <w:szCs w:val="19"/>
        </w:rPr>
        <w:t xml:space="preserve">Приведите нера-венства, решения которого образуют (а) пересечение фигур </w:t>
      </w:r>
      <w:r>
        <w:rPr>
          <w:rFonts w:ascii="Arial" w:eastAsia="Arial" w:hAnsi="Arial" w:cs="Arial"/>
          <w:i/>
          <w:iCs/>
          <w:sz w:val="19"/>
          <w:szCs w:val="19"/>
        </w:rPr>
        <w:t>F</w:t>
      </w:r>
      <w:r>
        <w:rPr>
          <w:rFonts w:ascii="Arial" w:eastAsia="Arial" w:hAnsi="Arial" w:cs="Arial"/>
          <w:sz w:val="26"/>
          <w:szCs w:val="26"/>
          <w:vertAlign w:val="subscript"/>
        </w:rPr>
        <w:t>1</w:t>
      </w:r>
      <w:r>
        <w:rPr>
          <w:rFonts w:ascii="Arial" w:eastAsia="Arial" w:hAnsi="Arial" w:cs="Arial"/>
          <w:sz w:val="19"/>
          <w:szCs w:val="19"/>
        </w:rPr>
        <w:t xml:space="preserve"> и </w:t>
      </w:r>
      <w:r>
        <w:rPr>
          <w:rFonts w:ascii="Arial" w:eastAsia="Arial" w:hAnsi="Arial" w:cs="Arial"/>
          <w:i/>
          <w:iCs/>
          <w:sz w:val="19"/>
          <w:szCs w:val="19"/>
        </w:rPr>
        <w:t>F</w:t>
      </w:r>
      <w:r>
        <w:rPr>
          <w:rFonts w:ascii="Arial" w:eastAsia="Arial" w:hAnsi="Arial" w:cs="Arial"/>
          <w:sz w:val="26"/>
          <w:szCs w:val="26"/>
          <w:vertAlign w:val="subscript"/>
        </w:rPr>
        <w:t>2</w:t>
      </w:r>
      <w:r>
        <w:rPr>
          <w:rFonts w:ascii="Arial" w:eastAsia="Arial" w:hAnsi="Arial" w:cs="Arial"/>
          <w:sz w:val="19"/>
          <w:szCs w:val="19"/>
        </w:rPr>
        <w:t xml:space="preserve"> (б) объединение фигур </w:t>
      </w:r>
      <w:r>
        <w:rPr>
          <w:rFonts w:ascii="Arial" w:eastAsia="Arial" w:hAnsi="Arial" w:cs="Arial"/>
          <w:i/>
          <w:iCs/>
          <w:sz w:val="19"/>
          <w:szCs w:val="19"/>
        </w:rPr>
        <w:t>F</w:t>
      </w:r>
      <w:r>
        <w:rPr>
          <w:rFonts w:ascii="Arial" w:eastAsia="Arial" w:hAnsi="Arial" w:cs="Arial"/>
          <w:sz w:val="26"/>
          <w:szCs w:val="26"/>
          <w:vertAlign w:val="subscript"/>
        </w:rPr>
        <w:t>1</w:t>
      </w:r>
      <w:r>
        <w:rPr>
          <w:rFonts w:ascii="Arial" w:eastAsia="Arial" w:hAnsi="Arial" w:cs="Arial"/>
          <w:sz w:val="19"/>
          <w:szCs w:val="19"/>
        </w:rPr>
        <w:t xml:space="preserve"> и </w:t>
      </w:r>
      <w:r>
        <w:rPr>
          <w:rFonts w:ascii="Arial" w:eastAsia="Arial" w:hAnsi="Arial" w:cs="Arial"/>
          <w:i/>
          <w:iCs/>
          <w:sz w:val="19"/>
          <w:szCs w:val="19"/>
        </w:rPr>
        <w:t>F</w:t>
      </w:r>
      <w:r>
        <w:rPr>
          <w:rFonts w:ascii="Arial" w:eastAsia="Arial" w:hAnsi="Arial" w:cs="Arial"/>
          <w:sz w:val="26"/>
          <w:szCs w:val="26"/>
          <w:vertAlign w:val="subscript"/>
        </w:rPr>
        <w:t>2</w:t>
      </w:r>
      <w:r>
        <w:rPr>
          <w:rFonts w:ascii="Arial" w:eastAsia="Arial" w:hAnsi="Arial" w:cs="Arial"/>
          <w:sz w:val="19"/>
          <w:szCs w:val="19"/>
        </w:rPr>
        <w:t xml:space="preserve"> (в) множество точек, лежащих либо в фигуре </w:t>
      </w:r>
      <w:r>
        <w:rPr>
          <w:rFonts w:ascii="Arial" w:eastAsia="Arial" w:hAnsi="Arial" w:cs="Arial"/>
          <w:i/>
          <w:iCs/>
          <w:sz w:val="19"/>
          <w:szCs w:val="19"/>
        </w:rPr>
        <w:t>F</w:t>
      </w:r>
      <w:r>
        <w:rPr>
          <w:rFonts w:ascii="Arial" w:eastAsia="Arial" w:hAnsi="Arial" w:cs="Arial"/>
          <w:sz w:val="26"/>
          <w:szCs w:val="26"/>
          <w:vertAlign w:val="subscript"/>
        </w:rPr>
        <w:t>1</w:t>
      </w:r>
      <w:r>
        <w:rPr>
          <w:rFonts w:ascii="Arial" w:eastAsia="Arial" w:hAnsi="Arial" w:cs="Arial"/>
          <w:sz w:val="19"/>
          <w:szCs w:val="19"/>
        </w:rPr>
        <w:t xml:space="preserve">, либо в фигуре </w:t>
      </w:r>
      <w:r>
        <w:rPr>
          <w:rFonts w:ascii="Arial" w:eastAsia="Arial" w:hAnsi="Arial" w:cs="Arial"/>
          <w:i/>
          <w:iCs/>
          <w:sz w:val="19"/>
          <w:szCs w:val="19"/>
        </w:rPr>
        <w:t>F</w:t>
      </w:r>
      <w:r>
        <w:rPr>
          <w:rFonts w:ascii="Arial" w:eastAsia="Arial" w:hAnsi="Arial" w:cs="Arial"/>
          <w:sz w:val="26"/>
          <w:szCs w:val="26"/>
          <w:vertAlign w:val="subscript"/>
        </w:rPr>
        <w:t>2</w:t>
      </w:r>
      <w:r>
        <w:rPr>
          <w:rFonts w:ascii="Arial" w:eastAsia="Arial" w:hAnsi="Arial" w:cs="Arial"/>
          <w:sz w:val="19"/>
          <w:szCs w:val="19"/>
        </w:rPr>
        <w:t>, но не в них обеих одновременно?</w:t>
      </w:r>
    </w:p>
    <w:p w:rsidR="00A33515" w:rsidRDefault="00A33515">
      <w:pPr>
        <w:spacing w:line="285" w:lineRule="exact"/>
        <w:rPr>
          <w:sz w:val="20"/>
          <w:szCs w:val="20"/>
        </w:rPr>
      </w:pPr>
    </w:p>
    <w:p w:rsidR="00A33515" w:rsidRDefault="001A4D22">
      <w:pPr>
        <w:rPr>
          <w:sz w:val="20"/>
          <w:szCs w:val="20"/>
        </w:rPr>
      </w:pPr>
      <w:r>
        <w:rPr>
          <w:rFonts w:ascii="Arial" w:eastAsia="Arial" w:hAnsi="Arial" w:cs="Arial"/>
          <w:b/>
          <w:bCs/>
          <w:sz w:val="26"/>
          <w:szCs w:val="26"/>
        </w:rPr>
        <w:t>Задача 3. Простеющие числа</w:t>
      </w:r>
    </w:p>
    <w:p w:rsidR="00A33515" w:rsidRDefault="00A33515">
      <w:pPr>
        <w:spacing w:line="178" w:lineRule="exact"/>
        <w:rPr>
          <w:sz w:val="20"/>
          <w:szCs w:val="20"/>
        </w:rPr>
      </w:pPr>
    </w:p>
    <w:p w:rsidR="00A33515" w:rsidRDefault="001A4D22">
      <w:pPr>
        <w:spacing w:line="244" w:lineRule="auto"/>
        <w:rPr>
          <w:sz w:val="20"/>
          <w:szCs w:val="20"/>
        </w:rPr>
      </w:pPr>
      <w:r>
        <w:rPr>
          <w:rFonts w:ascii="Arial" w:eastAsia="Arial" w:hAnsi="Arial" w:cs="Arial"/>
          <w:sz w:val="20"/>
          <w:szCs w:val="20"/>
        </w:rPr>
        <w:t>Рассмотрим число 12. Среди чисел</w:t>
      </w:r>
      <w:del w:id="867" w:author="Admin" w:date="2019-02-19T01:32:00Z">
        <w:r w:rsidDel="00A877E0">
          <w:rPr>
            <w:rFonts w:ascii="Arial" w:eastAsia="Arial" w:hAnsi="Arial" w:cs="Arial"/>
            <w:sz w:val="20"/>
            <w:szCs w:val="20"/>
          </w:rPr>
          <w:delText>,</w:delText>
        </w:r>
      </w:del>
      <w:r>
        <w:rPr>
          <w:rFonts w:ascii="Arial" w:eastAsia="Arial" w:hAnsi="Arial" w:cs="Arial"/>
          <w:sz w:val="20"/>
          <w:szCs w:val="20"/>
        </w:rPr>
        <w:t xml:space="preserve"> меньших, чем 12, взаимно просты с ним следующие:</w:t>
      </w:r>
    </w:p>
    <w:p w:rsidR="00A33515" w:rsidRDefault="001A4D22">
      <w:pPr>
        <w:spacing w:line="216" w:lineRule="auto"/>
        <w:jc w:val="center"/>
        <w:rPr>
          <w:sz w:val="20"/>
          <w:szCs w:val="20"/>
        </w:rPr>
      </w:pPr>
      <w:r>
        <w:rPr>
          <w:rFonts w:ascii="Arial" w:eastAsia="Arial" w:hAnsi="Arial" w:cs="Arial"/>
          <w:sz w:val="20"/>
          <w:szCs w:val="20"/>
        </w:rPr>
        <w:t>1</w:t>
      </w:r>
      <w:r>
        <w:rPr>
          <w:rFonts w:eastAsia="Times New Roman"/>
          <w:i/>
          <w:iCs/>
          <w:sz w:val="20"/>
          <w:szCs w:val="20"/>
        </w:rPr>
        <w:t>;</w:t>
      </w:r>
      <w:r>
        <w:rPr>
          <w:rFonts w:ascii="Arial" w:eastAsia="Arial" w:hAnsi="Arial" w:cs="Arial"/>
          <w:sz w:val="20"/>
          <w:szCs w:val="20"/>
        </w:rPr>
        <w:t xml:space="preserve"> 5</w:t>
      </w:r>
      <w:r>
        <w:rPr>
          <w:rFonts w:eastAsia="Times New Roman"/>
          <w:i/>
          <w:iCs/>
          <w:sz w:val="20"/>
          <w:szCs w:val="20"/>
        </w:rPr>
        <w:t>;</w:t>
      </w:r>
      <w:r>
        <w:rPr>
          <w:rFonts w:ascii="Arial" w:eastAsia="Arial" w:hAnsi="Arial" w:cs="Arial"/>
          <w:sz w:val="20"/>
          <w:szCs w:val="20"/>
        </w:rPr>
        <w:t xml:space="preserve"> 7</w:t>
      </w:r>
      <w:r>
        <w:rPr>
          <w:rFonts w:eastAsia="Times New Roman"/>
          <w:i/>
          <w:iCs/>
          <w:sz w:val="20"/>
          <w:szCs w:val="20"/>
        </w:rPr>
        <w:t>;</w:t>
      </w:r>
      <w:r>
        <w:rPr>
          <w:rFonts w:ascii="Arial" w:eastAsia="Arial" w:hAnsi="Arial" w:cs="Arial"/>
          <w:sz w:val="20"/>
          <w:szCs w:val="20"/>
        </w:rPr>
        <w:t xml:space="preserve"> 11</w:t>
      </w:r>
      <w:r>
        <w:rPr>
          <w:rFonts w:eastAsia="Times New Roman"/>
          <w:i/>
          <w:iCs/>
          <w:sz w:val="20"/>
          <w:szCs w:val="20"/>
        </w:rPr>
        <w:t>:</w:t>
      </w:r>
    </w:p>
    <w:p w:rsidR="00A33515" w:rsidRDefault="00A33515">
      <w:pPr>
        <w:spacing w:line="35" w:lineRule="exact"/>
        <w:rPr>
          <w:sz w:val="20"/>
          <w:szCs w:val="20"/>
        </w:rPr>
      </w:pPr>
    </w:p>
    <w:p w:rsidR="00A33515" w:rsidRDefault="001A4D22">
      <w:pPr>
        <w:spacing w:line="298" w:lineRule="auto"/>
        <w:rPr>
          <w:sz w:val="20"/>
          <w:szCs w:val="20"/>
        </w:rPr>
      </w:pPr>
      <w:r>
        <w:rPr>
          <w:rFonts w:ascii="Arial" w:eastAsia="Arial" w:hAnsi="Arial" w:cs="Arial"/>
          <w:sz w:val="20"/>
          <w:szCs w:val="20"/>
        </w:rPr>
        <w:t xml:space="preserve">Все они, кроме единицы, являются простыми. А вот среди чисел, мень-ших 10 и взаимно простых с 10, есть, например, 9 — составное число. Итак, число называется </w:t>
      </w:r>
      <w:r>
        <w:rPr>
          <w:rFonts w:ascii="Arial" w:eastAsia="Arial" w:hAnsi="Arial" w:cs="Arial"/>
          <w:i/>
          <w:iCs/>
          <w:sz w:val="20"/>
          <w:szCs w:val="20"/>
        </w:rPr>
        <w:t>простеющим</w:t>
      </w:r>
      <w:r>
        <w:rPr>
          <w:rFonts w:ascii="Arial" w:eastAsia="Arial" w:hAnsi="Arial" w:cs="Arial"/>
          <w:sz w:val="20"/>
          <w:szCs w:val="20"/>
        </w:rPr>
        <w:t>, если все числа, меньшие его и вза-имно простые с ним</w:t>
      </w:r>
      <w:ins w:id="868" w:author="Admin" w:date="2019-02-19T01:33:00Z">
        <w:r w:rsidR="00A877E0">
          <w:rPr>
            <w:rFonts w:ascii="Arial" w:eastAsia="Arial" w:hAnsi="Arial" w:cs="Arial"/>
            <w:sz w:val="20"/>
            <w:szCs w:val="20"/>
          </w:rPr>
          <w:t>,</w:t>
        </w:r>
      </w:ins>
      <w:r>
        <w:rPr>
          <w:rFonts w:ascii="Arial" w:eastAsia="Arial" w:hAnsi="Arial" w:cs="Arial"/>
          <w:sz w:val="20"/>
          <w:szCs w:val="20"/>
        </w:rPr>
        <w:t xml:space="preserve"> — 1 или простые. Как мы выяснили, 12 — простею-щее число, а 10 — нет.</w:t>
      </w:r>
    </w:p>
    <w:p w:rsidR="00A33515" w:rsidRDefault="00A33515">
      <w:pPr>
        <w:spacing w:line="257" w:lineRule="exact"/>
        <w:rPr>
          <w:sz w:val="20"/>
          <w:szCs w:val="20"/>
        </w:rPr>
      </w:pPr>
    </w:p>
    <w:p w:rsidR="00A33515" w:rsidRDefault="001A4D22">
      <w:pPr>
        <w:numPr>
          <w:ilvl w:val="0"/>
          <w:numId w:val="91"/>
        </w:numPr>
        <w:tabs>
          <w:tab w:val="left" w:pos="500"/>
        </w:tabs>
        <w:ind w:left="500" w:hanging="273"/>
        <w:rPr>
          <w:rFonts w:ascii="Arial" w:eastAsia="Arial" w:hAnsi="Arial" w:cs="Arial"/>
          <w:b/>
          <w:bCs/>
          <w:sz w:val="20"/>
          <w:szCs w:val="20"/>
        </w:rPr>
      </w:pPr>
      <w:r>
        <w:rPr>
          <w:rFonts w:ascii="Arial" w:eastAsia="Arial" w:hAnsi="Arial" w:cs="Arial"/>
          <w:sz w:val="20"/>
          <w:szCs w:val="20"/>
        </w:rPr>
        <w:t>Приведите примеры других простеющих чисел, кроме 12.</w:t>
      </w:r>
    </w:p>
    <w:p w:rsidR="00A33515" w:rsidRDefault="00A33515">
      <w:pPr>
        <w:spacing w:line="200" w:lineRule="exact"/>
        <w:rPr>
          <w:rFonts w:ascii="Arial" w:eastAsia="Arial" w:hAnsi="Arial" w:cs="Arial"/>
          <w:b/>
          <w:bCs/>
          <w:sz w:val="20"/>
          <w:szCs w:val="20"/>
        </w:rPr>
      </w:pPr>
    </w:p>
    <w:p w:rsidR="00A33515" w:rsidRDefault="00A33515">
      <w:pPr>
        <w:spacing w:line="348" w:lineRule="exact"/>
        <w:rPr>
          <w:rFonts w:ascii="Arial" w:eastAsia="Arial" w:hAnsi="Arial" w:cs="Arial"/>
          <w:b/>
          <w:bCs/>
          <w:sz w:val="20"/>
          <w:szCs w:val="20"/>
        </w:rPr>
      </w:pPr>
    </w:p>
    <w:p w:rsidR="00A33515" w:rsidRDefault="001A4D22">
      <w:pPr>
        <w:numPr>
          <w:ilvl w:val="0"/>
          <w:numId w:val="91"/>
        </w:numPr>
        <w:tabs>
          <w:tab w:val="left" w:pos="500"/>
        </w:tabs>
        <w:ind w:left="500" w:hanging="273"/>
        <w:rPr>
          <w:rFonts w:ascii="Arial" w:eastAsia="Arial" w:hAnsi="Arial" w:cs="Arial"/>
          <w:b/>
          <w:bCs/>
          <w:sz w:val="20"/>
          <w:szCs w:val="20"/>
        </w:rPr>
      </w:pPr>
      <w:r>
        <w:rPr>
          <w:rFonts w:ascii="Arial" w:eastAsia="Arial" w:hAnsi="Arial" w:cs="Arial"/>
          <w:sz w:val="20"/>
          <w:szCs w:val="20"/>
        </w:rPr>
        <w:t>Перечислите все неч</w:t>
      </w:r>
      <w:del w:id="869" w:author="Admin" w:date="2019-02-19T01:33:00Z">
        <w:r w:rsidDel="00A877E0">
          <w:rPr>
            <w:rFonts w:ascii="Arial" w:eastAsia="Arial" w:hAnsi="Arial" w:cs="Arial"/>
            <w:sz w:val="20"/>
            <w:szCs w:val="20"/>
          </w:rPr>
          <w:delText>ё</w:delText>
        </w:r>
      </w:del>
      <w:ins w:id="870" w:author="Admin" w:date="2019-02-19T01:33:00Z">
        <w:r w:rsidR="00A877E0">
          <w:rPr>
            <w:rFonts w:ascii="Arial" w:eastAsia="Arial" w:hAnsi="Arial" w:cs="Arial"/>
            <w:sz w:val="20"/>
            <w:szCs w:val="20"/>
          </w:rPr>
          <w:t>е</w:t>
        </w:r>
      </w:ins>
      <w:r>
        <w:rPr>
          <w:rFonts w:ascii="Arial" w:eastAsia="Arial" w:hAnsi="Arial" w:cs="Arial"/>
          <w:sz w:val="20"/>
          <w:szCs w:val="20"/>
        </w:rPr>
        <w:t>тные простеющие числа.</w:t>
      </w:r>
    </w:p>
    <w:p w:rsidR="00A33515" w:rsidRDefault="00A33515">
      <w:pPr>
        <w:spacing w:line="179" w:lineRule="exact"/>
        <w:rPr>
          <w:rFonts w:ascii="Arial" w:eastAsia="Arial" w:hAnsi="Arial" w:cs="Arial"/>
          <w:b/>
          <w:bCs/>
          <w:sz w:val="20"/>
          <w:szCs w:val="20"/>
        </w:rPr>
      </w:pPr>
    </w:p>
    <w:p w:rsidR="00A33515" w:rsidRDefault="001A4D22">
      <w:pPr>
        <w:numPr>
          <w:ilvl w:val="0"/>
          <w:numId w:val="91"/>
        </w:numPr>
        <w:tabs>
          <w:tab w:val="left" w:pos="500"/>
        </w:tabs>
        <w:ind w:left="500" w:hanging="273"/>
        <w:rPr>
          <w:rFonts w:ascii="Arial" w:eastAsia="Arial" w:hAnsi="Arial" w:cs="Arial"/>
          <w:b/>
          <w:bCs/>
          <w:sz w:val="20"/>
          <w:szCs w:val="20"/>
        </w:rPr>
      </w:pPr>
      <w:r>
        <w:rPr>
          <w:rFonts w:ascii="Arial" w:eastAsia="Arial" w:hAnsi="Arial" w:cs="Arial"/>
          <w:sz w:val="20"/>
          <w:szCs w:val="20"/>
        </w:rPr>
        <w:t>Перечислите все простеющие числа, не делящиеся на 3.</w:t>
      </w:r>
    </w:p>
    <w:p w:rsidR="00A33515" w:rsidRDefault="00A33515">
      <w:pPr>
        <w:spacing w:line="179" w:lineRule="exact"/>
        <w:rPr>
          <w:rFonts w:ascii="Arial" w:eastAsia="Arial" w:hAnsi="Arial" w:cs="Arial"/>
          <w:b/>
          <w:bCs/>
          <w:sz w:val="20"/>
          <w:szCs w:val="20"/>
        </w:rPr>
      </w:pPr>
    </w:p>
    <w:p w:rsidR="00A33515" w:rsidRDefault="001A4D22">
      <w:pPr>
        <w:numPr>
          <w:ilvl w:val="0"/>
          <w:numId w:val="91"/>
        </w:numPr>
        <w:tabs>
          <w:tab w:val="left" w:pos="500"/>
        </w:tabs>
        <w:ind w:left="500" w:hanging="273"/>
        <w:rPr>
          <w:rFonts w:ascii="Arial" w:eastAsia="Arial" w:hAnsi="Arial" w:cs="Arial"/>
          <w:b/>
          <w:bCs/>
          <w:sz w:val="20"/>
          <w:szCs w:val="20"/>
        </w:rPr>
      </w:pPr>
      <w:r>
        <w:rPr>
          <w:rFonts w:ascii="Arial" w:eastAsia="Arial" w:hAnsi="Arial" w:cs="Arial"/>
          <w:sz w:val="20"/>
          <w:szCs w:val="20"/>
        </w:rPr>
        <w:t>Перечислите все простеющие числа, не делящиеся на 5.</w:t>
      </w:r>
    </w:p>
    <w:p w:rsidR="00A33515" w:rsidRDefault="00A33515">
      <w:pPr>
        <w:spacing w:line="200" w:lineRule="exact"/>
        <w:rPr>
          <w:rFonts w:ascii="Arial" w:eastAsia="Arial" w:hAnsi="Arial" w:cs="Arial"/>
          <w:b/>
          <w:bCs/>
          <w:sz w:val="20"/>
          <w:szCs w:val="20"/>
        </w:rPr>
      </w:pPr>
    </w:p>
    <w:p w:rsidR="00A33515" w:rsidRDefault="00A33515">
      <w:pPr>
        <w:spacing w:line="335" w:lineRule="exact"/>
        <w:rPr>
          <w:rFonts w:ascii="Arial" w:eastAsia="Arial" w:hAnsi="Arial" w:cs="Arial"/>
          <w:b/>
          <w:bCs/>
          <w:sz w:val="20"/>
          <w:szCs w:val="20"/>
        </w:rPr>
      </w:pPr>
    </w:p>
    <w:p w:rsidR="00A33515" w:rsidRDefault="001A4D22">
      <w:pPr>
        <w:numPr>
          <w:ilvl w:val="0"/>
          <w:numId w:val="91"/>
        </w:numPr>
        <w:tabs>
          <w:tab w:val="left" w:pos="500"/>
        </w:tabs>
        <w:spacing w:line="236" w:lineRule="auto"/>
        <w:ind w:left="500" w:hanging="273"/>
        <w:rPr>
          <w:rFonts w:ascii="Arial" w:eastAsia="Arial" w:hAnsi="Arial" w:cs="Arial"/>
          <w:b/>
          <w:bCs/>
          <w:sz w:val="20"/>
          <w:szCs w:val="20"/>
        </w:rPr>
      </w:pPr>
      <w:r>
        <w:rPr>
          <w:rFonts w:ascii="Arial" w:eastAsia="Arial" w:hAnsi="Arial" w:cs="Arial"/>
          <w:sz w:val="20"/>
          <w:szCs w:val="20"/>
        </w:rPr>
        <w:t xml:space="preserve">Докажите, что число вида </w:t>
      </w:r>
      <w:r>
        <w:rPr>
          <w:rFonts w:ascii="Arial" w:eastAsia="Arial" w:hAnsi="Arial" w:cs="Arial"/>
          <w:i/>
          <w:iCs/>
          <w:sz w:val="20"/>
          <w:szCs w:val="20"/>
        </w:rPr>
        <w:t>p</w:t>
      </w:r>
      <w:r>
        <w:rPr>
          <w:rFonts w:ascii="Arial" w:eastAsia="Arial" w:hAnsi="Arial" w:cs="Arial"/>
          <w:sz w:val="27"/>
          <w:szCs w:val="27"/>
          <w:vertAlign w:val="superscript"/>
        </w:rPr>
        <w:t>2</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 где </w:t>
      </w:r>
      <w:r>
        <w:rPr>
          <w:rFonts w:ascii="Arial" w:eastAsia="Arial" w:hAnsi="Arial" w:cs="Arial"/>
          <w:i/>
          <w:iCs/>
          <w:sz w:val="20"/>
          <w:szCs w:val="20"/>
        </w:rPr>
        <w:t>p</w:t>
      </w:r>
      <w:r>
        <w:rPr>
          <w:rFonts w:ascii="Arial" w:eastAsia="Arial" w:hAnsi="Arial" w:cs="Arial"/>
          <w:sz w:val="20"/>
          <w:szCs w:val="20"/>
        </w:rPr>
        <w:t xml:space="preserve"> — простое, не может быть простеющим.</w:t>
      </w:r>
    </w:p>
    <w:p w:rsidR="00A33515" w:rsidRDefault="00A33515">
      <w:pPr>
        <w:spacing w:line="87" w:lineRule="exact"/>
        <w:rPr>
          <w:rFonts w:ascii="Arial" w:eastAsia="Arial" w:hAnsi="Arial" w:cs="Arial"/>
          <w:b/>
          <w:bCs/>
          <w:sz w:val="20"/>
          <w:szCs w:val="20"/>
        </w:rPr>
      </w:pPr>
    </w:p>
    <w:p w:rsidR="00A33515" w:rsidRDefault="001A4D22">
      <w:pPr>
        <w:numPr>
          <w:ilvl w:val="0"/>
          <w:numId w:val="91"/>
        </w:numPr>
        <w:tabs>
          <w:tab w:val="left" w:pos="500"/>
        </w:tabs>
        <w:spacing w:line="233" w:lineRule="auto"/>
        <w:ind w:left="500" w:hanging="273"/>
        <w:rPr>
          <w:rFonts w:ascii="Arial" w:eastAsia="Arial" w:hAnsi="Arial" w:cs="Arial"/>
          <w:b/>
          <w:bCs/>
          <w:sz w:val="20"/>
          <w:szCs w:val="20"/>
        </w:rPr>
      </w:pPr>
      <w:r>
        <w:rPr>
          <w:rFonts w:ascii="Arial" w:eastAsia="Arial" w:hAnsi="Arial" w:cs="Arial"/>
          <w:sz w:val="20"/>
          <w:szCs w:val="20"/>
        </w:rPr>
        <w:t xml:space="preserve">Докажите, что если </w:t>
      </w:r>
      <w:r>
        <w:rPr>
          <w:rFonts w:ascii="Arial" w:eastAsia="Arial" w:hAnsi="Arial" w:cs="Arial"/>
          <w:i/>
          <w:iCs/>
          <w:sz w:val="20"/>
          <w:szCs w:val="20"/>
        </w:rPr>
        <w:t>n</w:t>
      </w:r>
      <w:r>
        <w:rPr>
          <w:rFonts w:ascii="Arial" w:eastAsia="Arial" w:hAnsi="Arial" w:cs="Arial"/>
          <w:sz w:val="20"/>
          <w:szCs w:val="20"/>
        </w:rPr>
        <w:t xml:space="preserve"> </w:t>
      </w:r>
      <w:r>
        <w:rPr>
          <w:rFonts w:eastAsia="Times New Roman"/>
          <w:i/>
          <w:iCs/>
          <w:sz w:val="20"/>
          <w:szCs w:val="20"/>
        </w:rPr>
        <w:t>&gt;</w:t>
      </w:r>
      <w:r>
        <w:rPr>
          <w:rFonts w:ascii="Arial" w:eastAsia="Arial" w:hAnsi="Arial" w:cs="Arial"/>
          <w:sz w:val="20"/>
          <w:szCs w:val="20"/>
        </w:rPr>
        <w:t xml:space="preserve"> </w:t>
      </w:r>
      <w:r>
        <w:rPr>
          <w:rFonts w:ascii="Arial" w:eastAsia="Arial" w:hAnsi="Arial" w:cs="Arial"/>
          <w:i/>
          <w:iCs/>
          <w:sz w:val="20"/>
          <w:szCs w:val="20"/>
        </w:rPr>
        <w:t>p</w:t>
      </w:r>
      <w:r>
        <w:rPr>
          <w:rFonts w:ascii="Arial" w:eastAsia="Arial" w:hAnsi="Arial" w:cs="Arial"/>
          <w:sz w:val="27"/>
          <w:szCs w:val="27"/>
          <w:vertAlign w:val="subscript"/>
        </w:rPr>
        <w:t>1</w:t>
      </w:r>
      <w:r>
        <w:rPr>
          <w:rFonts w:ascii="Arial" w:eastAsia="Arial" w:hAnsi="Arial" w:cs="Arial"/>
          <w:sz w:val="20"/>
          <w:szCs w:val="20"/>
        </w:rPr>
        <w:t xml:space="preserve"> </w:t>
      </w:r>
      <w:r>
        <w:rPr>
          <w:rFonts w:ascii="Arial" w:eastAsia="Arial" w:hAnsi="Arial" w:cs="Arial"/>
          <w:i/>
          <w:iCs/>
          <w:sz w:val="20"/>
          <w:szCs w:val="20"/>
        </w:rPr>
        <w:t>p</w:t>
      </w:r>
      <w:r>
        <w:rPr>
          <w:rFonts w:ascii="Arial" w:eastAsia="Arial" w:hAnsi="Arial" w:cs="Arial"/>
          <w:sz w:val="27"/>
          <w:szCs w:val="27"/>
          <w:vertAlign w:val="subscript"/>
        </w:rPr>
        <w:t>2</w:t>
      </w:r>
      <w:r>
        <w:rPr>
          <w:rFonts w:ascii="Arial" w:eastAsia="Arial" w:hAnsi="Arial" w:cs="Arial"/>
          <w:sz w:val="20"/>
          <w:szCs w:val="20"/>
        </w:rPr>
        <w:t xml:space="preserve">, </w:t>
      </w:r>
      <w:r>
        <w:rPr>
          <w:rFonts w:ascii="Arial" w:eastAsia="Arial" w:hAnsi="Arial" w:cs="Arial"/>
          <w:i/>
          <w:iCs/>
          <w:sz w:val="20"/>
          <w:szCs w:val="20"/>
        </w:rPr>
        <w:t>p</w:t>
      </w:r>
      <w:r>
        <w:rPr>
          <w:rFonts w:ascii="Arial" w:eastAsia="Arial" w:hAnsi="Arial" w:cs="Arial"/>
          <w:sz w:val="27"/>
          <w:szCs w:val="27"/>
          <w:vertAlign w:val="subscript"/>
        </w:rPr>
        <w:t>1</w:t>
      </w:r>
      <w:r>
        <w:rPr>
          <w:rFonts w:ascii="Arial" w:eastAsia="Arial" w:hAnsi="Arial" w:cs="Arial"/>
          <w:sz w:val="20"/>
          <w:szCs w:val="20"/>
        </w:rPr>
        <w:t xml:space="preserve"> и </w:t>
      </w:r>
      <w:r>
        <w:rPr>
          <w:rFonts w:ascii="Arial" w:eastAsia="Arial" w:hAnsi="Arial" w:cs="Arial"/>
          <w:i/>
          <w:iCs/>
          <w:sz w:val="20"/>
          <w:szCs w:val="20"/>
        </w:rPr>
        <w:t>p</w:t>
      </w:r>
      <w:r>
        <w:rPr>
          <w:rFonts w:ascii="Arial" w:eastAsia="Arial" w:hAnsi="Arial" w:cs="Arial"/>
          <w:sz w:val="27"/>
          <w:szCs w:val="27"/>
          <w:vertAlign w:val="subscript"/>
        </w:rPr>
        <w:t>2</w:t>
      </w:r>
      <w:r>
        <w:rPr>
          <w:rFonts w:ascii="Arial" w:eastAsia="Arial" w:hAnsi="Arial" w:cs="Arial"/>
          <w:sz w:val="20"/>
          <w:szCs w:val="20"/>
        </w:rPr>
        <w:t xml:space="preserve"> — простые числа, и </w:t>
      </w:r>
      <w:r>
        <w:rPr>
          <w:rFonts w:ascii="Arial" w:eastAsia="Arial" w:hAnsi="Arial" w:cs="Arial"/>
          <w:i/>
          <w:iCs/>
          <w:sz w:val="20"/>
          <w:szCs w:val="20"/>
        </w:rPr>
        <w:t>n</w:t>
      </w:r>
      <w:r>
        <w:rPr>
          <w:rFonts w:ascii="Arial" w:eastAsia="Arial" w:hAnsi="Arial" w:cs="Arial"/>
          <w:sz w:val="20"/>
          <w:szCs w:val="20"/>
        </w:rPr>
        <w:t xml:space="preserve"> не делится ни на </w:t>
      </w:r>
      <w:r>
        <w:rPr>
          <w:rFonts w:ascii="Arial" w:eastAsia="Arial" w:hAnsi="Arial" w:cs="Arial"/>
          <w:i/>
          <w:iCs/>
          <w:sz w:val="20"/>
          <w:szCs w:val="20"/>
        </w:rPr>
        <w:t>p</w:t>
      </w:r>
      <w:r>
        <w:rPr>
          <w:rFonts w:ascii="Arial" w:eastAsia="Arial" w:hAnsi="Arial" w:cs="Arial"/>
          <w:sz w:val="27"/>
          <w:szCs w:val="27"/>
          <w:vertAlign w:val="subscript"/>
        </w:rPr>
        <w:t>1</w:t>
      </w:r>
      <w:r>
        <w:rPr>
          <w:rFonts w:ascii="Arial" w:eastAsia="Arial" w:hAnsi="Arial" w:cs="Arial"/>
          <w:sz w:val="20"/>
          <w:szCs w:val="20"/>
        </w:rPr>
        <w:t xml:space="preserve">, ни на </w:t>
      </w:r>
      <w:r>
        <w:rPr>
          <w:rFonts w:ascii="Arial" w:eastAsia="Arial" w:hAnsi="Arial" w:cs="Arial"/>
          <w:i/>
          <w:iCs/>
          <w:sz w:val="20"/>
          <w:szCs w:val="20"/>
        </w:rPr>
        <w:t>p</w:t>
      </w:r>
      <w:r>
        <w:rPr>
          <w:rFonts w:ascii="Arial" w:eastAsia="Arial" w:hAnsi="Arial" w:cs="Arial"/>
          <w:sz w:val="27"/>
          <w:szCs w:val="27"/>
          <w:vertAlign w:val="subscript"/>
        </w:rPr>
        <w:t>2</w:t>
      </w:r>
      <w:r>
        <w:rPr>
          <w:rFonts w:ascii="Arial" w:eastAsia="Arial" w:hAnsi="Arial" w:cs="Arial"/>
          <w:sz w:val="20"/>
          <w:szCs w:val="20"/>
        </w:rPr>
        <w:t>, то оно</w:t>
      </w:r>
    </w:p>
    <w:p w:rsidR="00A33515" w:rsidRDefault="00A33515">
      <w:pPr>
        <w:spacing w:line="3" w:lineRule="exact"/>
        <w:rPr>
          <w:rFonts w:ascii="Arial" w:eastAsia="Arial" w:hAnsi="Arial" w:cs="Arial"/>
          <w:b/>
          <w:bCs/>
          <w:sz w:val="20"/>
          <w:szCs w:val="20"/>
        </w:rPr>
      </w:pPr>
    </w:p>
    <w:p w:rsidR="00A33515" w:rsidRDefault="001A4D22">
      <w:pPr>
        <w:ind w:left="500"/>
        <w:rPr>
          <w:rFonts w:ascii="Arial" w:eastAsia="Arial" w:hAnsi="Arial" w:cs="Arial"/>
          <w:b/>
          <w:bCs/>
          <w:sz w:val="20"/>
          <w:szCs w:val="20"/>
        </w:rPr>
      </w:pPr>
      <w:r>
        <w:rPr>
          <w:rFonts w:ascii="Arial" w:eastAsia="Arial" w:hAnsi="Arial" w:cs="Arial"/>
          <w:sz w:val="20"/>
          <w:szCs w:val="20"/>
        </w:rPr>
        <w:t>не может быть простеющим.</w:t>
      </w:r>
    </w:p>
    <w:p w:rsidR="00A33515" w:rsidRDefault="00A33515">
      <w:pPr>
        <w:spacing w:line="179" w:lineRule="exact"/>
        <w:rPr>
          <w:rFonts w:ascii="Arial" w:eastAsia="Arial" w:hAnsi="Arial" w:cs="Arial"/>
          <w:b/>
          <w:bCs/>
          <w:sz w:val="20"/>
          <w:szCs w:val="20"/>
        </w:rPr>
      </w:pPr>
    </w:p>
    <w:p w:rsidR="00A33515" w:rsidRDefault="001A4D22">
      <w:pPr>
        <w:numPr>
          <w:ilvl w:val="0"/>
          <w:numId w:val="91"/>
        </w:numPr>
        <w:tabs>
          <w:tab w:val="left" w:pos="500"/>
        </w:tabs>
        <w:spacing w:line="303" w:lineRule="auto"/>
        <w:ind w:left="500" w:hanging="262"/>
        <w:rPr>
          <w:rFonts w:ascii="Arial" w:eastAsia="Arial" w:hAnsi="Arial" w:cs="Arial"/>
          <w:b/>
          <w:bCs/>
          <w:sz w:val="20"/>
          <w:szCs w:val="20"/>
        </w:rPr>
      </w:pPr>
      <w:r>
        <w:rPr>
          <w:rFonts w:ascii="Arial" w:eastAsia="Arial" w:hAnsi="Arial" w:cs="Arial"/>
          <w:sz w:val="20"/>
          <w:szCs w:val="20"/>
        </w:rPr>
        <w:t xml:space="preserve">Докажите, что всякое простеющее число имеет вид </w:t>
      </w:r>
      <w:r>
        <w:rPr>
          <w:rFonts w:ascii="Arial" w:eastAsia="Arial" w:hAnsi="Arial" w:cs="Arial"/>
          <w:i/>
          <w:iCs/>
          <w:sz w:val="20"/>
          <w:szCs w:val="20"/>
        </w:rPr>
        <w:t>p</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 где </w:t>
      </w:r>
      <w:r>
        <w:rPr>
          <w:rFonts w:ascii="Arial" w:eastAsia="Arial" w:hAnsi="Arial" w:cs="Arial"/>
          <w:i/>
          <w:iCs/>
          <w:sz w:val="20"/>
          <w:szCs w:val="20"/>
        </w:rPr>
        <w:t>p</w:t>
      </w:r>
      <w:r>
        <w:rPr>
          <w:rFonts w:ascii="Arial" w:eastAsia="Arial" w:hAnsi="Arial" w:cs="Arial"/>
          <w:sz w:val="20"/>
          <w:szCs w:val="20"/>
        </w:rPr>
        <w:t xml:space="preserve"> — какое-то простое.</w:t>
      </w:r>
    </w:p>
    <w:p w:rsidR="00A33515" w:rsidRDefault="00A33515">
      <w:pPr>
        <w:spacing w:line="200" w:lineRule="exact"/>
        <w:rPr>
          <w:rFonts w:ascii="Arial" w:eastAsia="Arial" w:hAnsi="Arial" w:cs="Arial"/>
          <w:b/>
          <w:bCs/>
          <w:sz w:val="20"/>
          <w:szCs w:val="20"/>
        </w:rPr>
      </w:pPr>
    </w:p>
    <w:p w:rsidR="00A33515" w:rsidRDefault="00A33515">
      <w:pPr>
        <w:spacing w:line="263" w:lineRule="exact"/>
        <w:rPr>
          <w:rFonts w:ascii="Arial" w:eastAsia="Arial" w:hAnsi="Arial" w:cs="Arial"/>
          <w:b/>
          <w:bCs/>
          <w:sz w:val="20"/>
          <w:szCs w:val="20"/>
        </w:rPr>
      </w:pPr>
    </w:p>
    <w:p w:rsidR="00A33515" w:rsidRDefault="001A4D22">
      <w:pPr>
        <w:numPr>
          <w:ilvl w:val="0"/>
          <w:numId w:val="91"/>
        </w:numPr>
        <w:tabs>
          <w:tab w:val="left" w:pos="500"/>
        </w:tabs>
        <w:ind w:left="500" w:hanging="273"/>
        <w:rPr>
          <w:rFonts w:ascii="Arial" w:eastAsia="Arial" w:hAnsi="Arial" w:cs="Arial"/>
          <w:b/>
          <w:bCs/>
          <w:sz w:val="20"/>
          <w:szCs w:val="20"/>
        </w:rPr>
      </w:pPr>
      <w:r>
        <w:rPr>
          <w:rFonts w:ascii="Arial" w:eastAsia="Arial" w:hAnsi="Arial" w:cs="Arial"/>
          <w:sz w:val="20"/>
          <w:szCs w:val="20"/>
        </w:rPr>
        <w:t>Бесконечно ли множество простеющих чисел?</w:t>
      </w:r>
    </w:p>
    <w:p w:rsidR="00A33515" w:rsidRDefault="001A4D22">
      <w:pPr>
        <w:spacing w:line="20" w:lineRule="exact"/>
        <w:rPr>
          <w:sz w:val="20"/>
          <w:szCs w:val="20"/>
        </w:rPr>
      </w:pPr>
      <w:r>
        <w:rPr>
          <w:noProof/>
          <w:sz w:val="20"/>
          <w:szCs w:val="20"/>
        </w:rPr>
        <mc:AlternateContent>
          <mc:Choice Requires="wps">
            <w:drawing>
              <wp:anchor distT="0" distB="0" distL="114300" distR="114300" simplePos="0" relativeHeight="251397120" behindDoc="1" locked="0" layoutInCell="0" allowOverlap="1" wp14:anchorId="4036D1F5" wp14:editId="12218184">
                <wp:simplePos x="0" y="0"/>
                <wp:positionH relativeFrom="column">
                  <wp:posOffset>316230</wp:posOffset>
                </wp:positionH>
                <wp:positionV relativeFrom="paragraph">
                  <wp:posOffset>-2990850</wp:posOffset>
                </wp:positionV>
                <wp:extent cx="279844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8445" cy="4763"/>
                        </a:xfrm>
                        <a:prstGeom prst="line">
                          <a:avLst/>
                        </a:prstGeom>
                        <a:solidFill>
                          <a:srgbClr val="FFFFFF"/>
                        </a:solidFill>
                        <a:ln w="10083">
                          <a:solidFill>
                            <a:srgbClr val="000000"/>
                          </a:solidFill>
                          <a:miter lim="800000"/>
                          <a:headEnd/>
                          <a:tailEnd/>
                        </a:ln>
                      </wps:spPr>
                      <wps:bodyPr/>
                    </wps:wsp>
                  </a:graphicData>
                </a:graphic>
              </wp:anchor>
            </w:drawing>
          </mc:Choice>
          <mc:Fallback>
            <w:pict>
              <v:line id="Shape 33"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24.9pt,-235.5pt" to="245.2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" o:allowincell="f" filled="t" strokeweight=".28008mm">
                <v:stroke joinstyle="miter"/>
                <o:lock v:ext="edit" shapetype="f"/>
              </v:line>
            </w:pict>
          </mc:Fallback>
        </mc:AlternateContent>
      </w:r>
      <w:r>
        <w:rPr>
          <w:noProof/>
          <w:sz w:val="20"/>
          <w:szCs w:val="20"/>
        </w:rPr>
        <mc:AlternateContent>
          <mc:Choice Requires="wps">
            <w:drawing>
              <wp:anchor distT="0" distB="0" distL="114300" distR="114300" simplePos="0" relativeHeight="251398144" behindDoc="1" locked="0" layoutInCell="0" allowOverlap="1" wp14:anchorId="2A7272CE" wp14:editId="03AB181D">
                <wp:simplePos x="0" y="0"/>
                <wp:positionH relativeFrom="column">
                  <wp:posOffset>316230</wp:posOffset>
                </wp:positionH>
                <wp:positionV relativeFrom="paragraph">
                  <wp:posOffset>-1977390</wp:posOffset>
                </wp:positionV>
                <wp:extent cx="2798445"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8445" cy="4763"/>
                        </a:xfrm>
                        <a:prstGeom prst="line">
                          <a:avLst/>
                        </a:prstGeom>
                        <a:solidFill>
                          <a:srgbClr val="FFFFFF"/>
                        </a:solidFill>
                        <a:ln w="10083">
                          <a:solidFill>
                            <a:srgbClr val="000000"/>
                          </a:solidFill>
                          <a:miter lim="800000"/>
                          <a:headEnd/>
                          <a:tailEnd/>
                        </a:ln>
                      </wps:spPr>
                      <wps:bodyPr/>
                    </wps:wsp>
                  </a:graphicData>
                </a:graphic>
              </wp:anchor>
            </w:drawing>
          </mc:Choice>
          <mc:Fallback>
            <w:pict>
              <v:line id="Shape 34" o:spid="_x0000_s1026" style="position:absolute;z-index:-251918336;visibility:visible;mso-wrap-style:square;mso-wrap-distance-left:9pt;mso-wrap-distance-top:0;mso-wrap-distance-right:9pt;mso-wrap-distance-bottom:0;mso-position-horizontal:absolute;mso-position-horizontal-relative:text;mso-position-vertical:absolute;mso-position-vertical-relative:text" from="24.9pt,-155.7pt" to="245.25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" o:allowincell="f" filled="t" strokeweight=".28008mm">
                <v:stroke joinstyle="miter"/>
                <o:lock v:ext="edit" shapetype="f"/>
              </v:line>
            </w:pict>
          </mc:Fallback>
        </mc:AlternateContent>
      </w:r>
      <w:r>
        <w:rPr>
          <w:noProof/>
          <w:sz w:val="20"/>
          <w:szCs w:val="20"/>
        </w:rPr>
        <mc:AlternateContent>
          <mc:Choice Requires="wps">
            <w:drawing>
              <wp:anchor distT="0" distB="0" distL="114300" distR="114300" simplePos="0" relativeHeight="251399168" behindDoc="1" locked="0" layoutInCell="0" allowOverlap="1" wp14:anchorId="55C8CAC1" wp14:editId="13172D20">
                <wp:simplePos x="0" y="0"/>
                <wp:positionH relativeFrom="column">
                  <wp:posOffset>316230</wp:posOffset>
                </wp:positionH>
                <wp:positionV relativeFrom="paragraph">
                  <wp:posOffset>-283845</wp:posOffset>
                </wp:positionV>
                <wp:extent cx="2798445"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8445" cy="4763"/>
                        </a:xfrm>
                        <a:prstGeom prst="line">
                          <a:avLst/>
                        </a:prstGeom>
                        <a:solidFill>
                          <a:srgbClr val="FFFFFF"/>
                        </a:solidFill>
                        <a:ln w="10083">
                          <a:solidFill>
                            <a:srgbClr val="000000"/>
                          </a:solidFill>
                          <a:miter lim="800000"/>
                          <a:headEnd/>
                          <a:tailEnd/>
                        </a:ln>
                      </wps:spPr>
                      <wps:bodyPr/>
                    </wps:wsp>
                  </a:graphicData>
                </a:graphic>
              </wp:anchor>
            </w:drawing>
          </mc:Choice>
          <mc:Fallback>
            <w:pict>
              <v:line id="Shape 35"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24.9pt,-22.35pt" to="245.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" o:allowincell="f" filled="t" strokeweight=".28008mm">
                <v:stroke joinstyle="miter"/>
                <o:lock v:ext="edit" shapetype="f"/>
              </v:line>
            </w:pict>
          </mc:Fallback>
        </mc:AlternateConten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324"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33</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871" w:name="page44"/>
      <w:bookmarkEnd w:id="871"/>
      <w:r>
        <w:rPr>
          <w:rFonts w:ascii="Arial" w:eastAsia="Arial" w:hAnsi="Arial" w:cs="Arial"/>
          <w:sz w:val="18"/>
          <w:szCs w:val="18"/>
        </w:rPr>
        <w:lastRenderedPageBreak/>
        <w:t>2018 год, 8 класс</w:t>
      </w:r>
    </w:p>
    <w:p w:rsidR="00A33515" w:rsidRDefault="00A33515">
      <w:pPr>
        <w:spacing w:line="94" w:lineRule="exact"/>
        <w:rPr>
          <w:sz w:val="20"/>
          <w:szCs w:val="20"/>
        </w:rPr>
      </w:pPr>
    </w:p>
    <w:p w:rsidR="00A33515" w:rsidRDefault="001A4D22">
      <w:pPr>
        <w:spacing w:line="257" w:lineRule="auto"/>
        <w:ind w:right="880"/>
        <w:rPr>
          <w:sz w:val="20"/>
          <w:szCs w:val="20"/>
        </w:rPr>
      </w:pPr>
      <w:r>
        <w:rPr>
          <w:rFonts w:ascii="Arial" w:eastAsia="Arial" w:hAnsi="Arial" w:cs="Arial"/>
          <w:b/>
          <w:bCs/>
          <w:sz w:val="36"/>
          <w:szCs w:val="36"/>
        </w:rPr>
        <w:t>Задачи профильного варианта 8 класса</w:t>
      </w:r>
    </w:p>
    <w:p w:rsidR="00A33515" w:rsidRDefault="00A33515">
      <w:pPr>
        <w:spacing w:line="135" w:lineRule="exact"/>
        <w:rPr>
          <w:sz w:val="20"/>
          <w:szCs w:val="20"/>
        </w:rPr>
      </w:pPr>
    </w:p>
    <w:p w:rsidR="00A33515" w:rsidRDefault="001A4D22">
      <w:pPr>
        <w:rPr>
          <w:sz w:val="20"/>
          <w:szCs w:val="20"/>
        </w:rPr>
      </w:pPr>
      <w:commentRangeStart w:id="872"/>
      <w:r>
        <w:rPr>
          <w:rFonts w:ascii="Arial" w:eastAsia="Arial" w:hAnsi="Arial" w:cs="Arial"/>
          <w:b/>
          <w:bCs/>
          <w:sz w:val="26"/>
          <w:szCs w:val="26"/>
        </w:rPr>
        <w:t>Задача 1. Простеющие числа</w:t>
      </w:r>
    </w:p>
    <w:p w:rsidR="00A33515" w:rsidRDefault="00A33515">
      <w:pPr>
        <w:spacing w:line="178" w:lineRule="exact"/>
        <w:rPr>
          <w:sz w:val="20"/>
          <w:szCs w:val="20"/>
        </w:rPr>
      </w:pPr>
    </w:p>
    <w:p w:rsidR="00A33515" w:rsidRDefault="001A4D22">
      <w:pPr>
        <w:spacing w:line="244" w:lineRule="auto"/>
        <w:jc w:val="both"/>
        <w:rPr>
          <w:sz w:val="20"/>
          <w:szCs w:val="20"/>
        </w:rPr>
      </w:pPr>
      <w:r>
        <w:rPr>
          <w:rFonts w:ascii="Arial" w:eastAsia="Arial" w:hAnsi="Arial" w:cs="Arial"/>
          <w:sz w:val="20"/>
          <w:szCs w:val="20"/>
        </w:rPr>
        <w:t>Рассмотрим число 12. Среди чисел, меньших, чем 12, взаимно просты с ним следующие:</w:t>
      </w:r>
    </w:p>
    <w:p w:rsidR="00A33515" w:rsidRDefault="001A4D22">
      <w:pPr>
        <w:spacing w:line="216" w:lineRule="auto"/>
        <w:jc w:val="center"/>
        <w:rPr>
          <w:sz w:val="20"/>
          <w:szCs w:val="20"/>
        </w:rPr>
      </w:pPr>
      <w:r>
        <w:rPr>
          <w:rFonts w:ascii="Arial" w:eastAsia="Arial" w:hAnsi="Arial" w:cs="Arial"/>
          <w:sz w:val="20"/>
          <w:szCs w:val="20"/>
        </w:rPr>
        <w:t>1</w:t>
      </w:r>
      <w:r>
        <w:rPr>
          <w:rFonts w:eastAsia="Times New Roman"/>
          <w:i/>
          <w:iCs/>
          <w:sz w:val="20"/>
          <w:szCs w:val="20"/>
        </w:rPr>
        <w:t>;</w:t>
      </w:r>
      <w:r>
        <w:rPr>
          <w:rFonts w:ascii="Arial" w:eastAsia="Arial" w:hAnsi="Arial" w:cs="Arial"/>
          <w:sz w:val="20"/>
          <w:szCs w:val="20"/>
        </w:rPr>
        <w:t xml:space="preserve"> 5</w:t>
      </w:r>
      <w:r>
        <w:rPr>
          <w:rFonts w:eastAsia="Times New Roman"/>
          <w:i/>
          <w:iCs/>
          <w:sz w:val="20"/>
          <w:szCs w:val="20"/>
        </w:rPr>
        <w:t>;</w:t>
      </w:r>
      <w:r>
        <w:rPr>
          <w:rFonts w:ascii="Arial" w:eastAsia="Arial" w:hAnsi="Arial" w:cs="Arial"/>
          <w:sz w:val="20"/>
          <w:szCs w:val="20"/>
        </w:rPr>
        <w:t xml:space="preserve"> 7</w:t>
      </w:r>
      <w:r>
        <w:rPr>
          <w:rFonts w:eastAsia="Times New Roman"/>
          <w:i/>
          <w:iCs/>
          <w:sz w:val="20"/>
          <w:szCs w:val="20"/>
        </w:rPr>
        <w:t>;</w:t>
      </w:r>
      <w:r>
        <w:rPr>
          <w:rFonts w:ascii="Arial" w:eastAsia="Arial" w:hAnsi="Arial" w:cs="Arial"/>
          <w:sz w:val="20"/>
          <w:szCs w:val="20"/>
        </w:rPr>
        <w:t xml:space="preserve"> 11</w:t>
      </w:r>
      <w:r>
        <w:rPr>
          <w:rFonts w:eastAsia="Times New Roman"/>
          <w:i/>
          <w:iCs/>
          <w:sz w:val="20"/>
          <w:szCs w:val="20"/>
        </w:rPr>
        <w:t>:</w:t>
      </w:r>
    </w:p>
    <w:p w:rsidR="00A33515" w:rsidRDefault="00A33515">
      <w:pPr>
        <w:spacing w:line="35" w:lineRule="exact"/>
        <w:rPr>
          <w:sz w:val="20"/>
          <w:szCs w:val="20"/>
        </w:rPr>
      </w:pPr>
    </w:p>
    <w:p w:rsidR="00A33515" w:rsidRDefault="001A4D22">
      <w:pPr>
        <w:spacing w:line="303" w:lineRule="auto"/>
        <w:jc w:val="both"/>
        <w:rPr>
          <w:sz w:val="20"/>
          <w:szCs w:val="20"/>
        </w:rPr>
      </w:pPr>
      <w:r>
        <w:rPr>
          <w:rFonts w:ascii="Arial" w:eastAsia="Arial" w:hAnsi="Arial" w:cs="Arial"/>
          <w:sz w:val="20"/>
          <w:szCs w:val="20"/>
        </w:rPr>
        <w:t>Все они, кроме единицы, являются простыми. А вот среди чисел, мень-ших 10 и взаимно простых с 10, есть, например, 9 — составное число.</w:t>
      </w:r>
    </w:p>
    <w:p w:rsidR="00A33515" w:rsidRDefault="00A33515">
      <w:pPr>
        <w:spacing w:line="15" w:lineRule="exact"/>
        <w:rPr>
          <w:sz w:val="20"/>
          <w:szCs w:val="20"/>
        </w:rPr>
      </w:pPr>
    </w:p>
    <w:p w:rsidR="00A33515" w:rsidRDefault="001A4D22">
      <w:pPr>
        <w:spacing w:line="291" w:lineRule="auto"/>
        <w:jc w:val="both"/>
        <w:rPr>
          <w:sz w:val="20"/>
          <w:szCs w:val="20"/>
        </w:rPr>
      </w:pPr>
      <w:r>
        <w:rPr>
          <w:rFonts w:ascii="Arial" w:eastAsia="Arial" w:hAnsi="Arial" w:cs="Arial"/>
          <w:sz w:val="20"/>
          <w:szCs w:val="20"/>
        </w:rPr>
        <w:t xml:space="preserve">Итак, число называется </w:t>
      </w:r>
      <w:r>
        <w:rPr>
          <w:rFonts w:ascii="Arial" w:eastAsia="Arial" w:hAnsi="Arial" w:cs="Arial"/>
          <w:i/>
          <w:iCs/>
          <w:sz w:val="20"/>
          <w:szCs w:val="20"/>
        </w:rPr>
        <w:t>простеющим</w:t>
      </w:r>
      <w:r>
        <w:rPr>
          <w:rFonts w:ascii="Arial" w:eastAsia="Arial" w:hAnsi="Arial" w:cs="Arial"/>
          <w:sz w:val="20"/>
          <w:szCs w:val="20"/>
        </w:rPr>
        <w:t>, если все числа, меньшие его и вза-имно простые с ним — 1 или простые. Как мы выяснили, 12 — простею-щее число, а 10 — нет.</w:t>
      </w:r>
    </w:p>
    <w:p w:rsidR="00A33515" w:rsidRDefault="00A33515">
      <w:pPr>
        <w:spacing w:line="308" w:lineRule="exact"/>
        <w:rPr>
          <w:sz w:val="20"/>
          <w:szCs w:val="20"/>
        </w:rPr>
      </w:pPr>
    </w:p>
    <w:p w:rsidR="00A33515" w:rsidRDefault="001A4D22">
      <w:pPr>
        <w:numPr>
          <w:ilvl w:val="0"/>
          <w:numId w:val="92"/>
        </w:numPr>
        <w:tabs>
          <w:tab w:val="left" w:pos="500"/>
        </w:tabs>
        <w:ind w:left="500" w:hanging="273"/>
        <w:rPr>
          <w:rFonts w:ascii="Arial" w:eastAsia="Arial" w:hAnsi="Arial" w:cs="Arial"/>
          <w:b/>
          <w:bCs/>
          <w:sz w:val="20"/>
          <w:szCs w:val="20"/>
        </w:rPr>
      </w:pPr>
      <w:r>
        <w:rPr>
          <w:rFonts w:ascii="Arial" w:eastAsia="Arial" w:hAnsi="Arial" w:cs="Arial"/>
          <w:sz w:val="20"/>
          <w:szCs w:val="20"/>
        </w:rPr>
        <w:t>Приведите примеры других простеющих чисел, кроме 12.</w:t>
      </w:r>
    </w:p>
    <w:p w:rsidR="00A33515" w:rsidRDefault="00A33515">
      <w:pPr>
        <w:spacing w:line="200" w:lineRule="exact"/>
        <w:rPr>
          <w:rFonts w:ascii="Arial" w:eastAsia="Arial" w:hAnsi="Arial" w:cs="Arial"/>
          <w:b/>
          <w:bCs/>
          <w:sz w:val="20"/>
          <w:szCs w:val="20"/>
        </w:rPr>
      </w:pPr>
    </w:p>
    <w:p w:rsidR="00A33515" w:rsidRDefault="00A33515">
      <w:pPr>
        <w:spacing w:line="384" w:lineRule="exact"/>
        <w:rPr>
          <w:rFonts w:ascii="Arial" w:eastAsia="Arial" w:hAnsi="Arial" w:cs="Arial"/>
          <w:b/>
          <w:bCs/>
          <w:sz w:val="20"/>
          <w:szCs w:val="20"/>
        </w:rPr>
      </w:pPr>
    </w:p>
    <w:p w:rsidR="00A33515" w:rsidRDefault="001A4D22">
      <w:pPr>
        <w:numPr>
          <w:ilvl w:val="0"/>
          <w:numId w:val="92"/>
        </w:numPr>
        <w:tabs>
          <w:tab w:val="left" w:pos="500"/>
        </w:tabs>
        <w:ind w:left="500" w:hanging="273"/>
        <w:rPr>
          <w:rFonts w:ascii="Arial" w:eastAsia="Arial" w:hAnsi="Arial" w:cs="Arial"/>
          <w:b/>
          <w:bCs/>
          <w:sz w:val="20"/>
          <w:szCs w:val="20"/>
        </w:rPr>
      </w:pPr>
      <w:r>
        <w:rPr>
          <w:rFonts w:ascii="Arial" w:eastAsia="Arial" w:hAnsi="Arial" w:cs="Arial"/>
          <w:sz w:val="20"/>
          <w:szCs w:val="20"/>
        </w:rPr>
        <w:t>Перечислите все нечётные простеющие числа.</w:t>
      </w:r>
    </w:p>
    <w:p w:rsidR="00A33515" w:rsidRDefault="00A33515">
      <w:pPr>
        <w:spacing w:line="197" w:lineRule="exact"/>
        <w:rPr>
          <w:rFonts w:ascii="Arial" w:eastAsia="Arial" w:hAnsi="Arial" w:cs="Arial"/>
          <w:b/>
          <w:bCs/>
          <w:sz w:val="20"/>
          <w:szCs w:val="20"/>
        </w:rPr>
      </w:pPr>
    </w:p>
    <w:p w:rsidR="00A33515" w:rsidRDefault="001A4D22">
      <w:pPr>
        <w:numPr>
          <w:ilvl w:val="0"/>
          <w:numId w:val="92"/>
        </w:numPr>
        <w:tabs>
          <w:tab w:val="left" w:pos="500"/>
        </w:tabs>
        <w:ind w:left="500" w:hanging="273"/>
        <w:rPr>
          <w:rFonts w:ascii="Arial" w:eastAsia="Arial" w:hAnsi="Arial" w:cs="Arial"/>
          <w:b/>
          <w:bCs/>
          <w:sz w:val="20"/>
          <w:szCs w:val="20"/>
        </w:rPr>
      </w:pPr>
      <w:r>
        <w:rPr>
          <w:rFonts w:ascii="Arial" w:eastAsia="Arial" w:hAnsi="Arial" w:cs="Arial"/>
          <w:sz w:val="20"/>
          <w:szCs w:val="20"/>
        </w:rPr>
        <w:t>Перечислите все простеющие числа, не делящиеся на 3.</w:t>
      </w:r>
    </w:p>
    <w:p w:rsidR="00A33515" w:rsidRDefault="00A33515">
      <w:pPr>
        <w:spacing w:line="197" w:lineRule="exact"/>
        <w:rPr>
          <w:rFonts w:ascii="Arial" w:eastAsia="Arial" w:hAnsi="Arial" w:cs="Arial"/>
          <w:b/>
          <w:bCs/>
          <w:sz w:val="20"/>
          <w:szCs w:val="20"/>
        </w:rPr>
      </w:pPr>
    </w:p>
    <w:p w:rsidR="00A33515" w:rsidRDefault="001A4D22">
      <w:pPr>
        <w:numPr>
          <w:ilvl w:val="0"/>
          <w:numId w:val="92"/>
        </w:numPr>
        <w:tabs>
          <w:tab w:val="left" w:pos="500"/>
        </w:tabs>
        <w:ind w:left="500" w:hanging="273"/>
        <w:rPr>
          <w:rFonts w:ascii="Arial" w:eastAsia="Arial" w:hAnsi="Arial" w:cs="Arial"/>
          <w:b/>
          <w:bCs/>
          <w:sz w:val="20"/>
          <w:szCs w:val="20"/>
        </w:rPr>
      </w:pPr>
      <w:r>
        <w:rPr>
          <w:rFonts w:ascii="Arial" w:eastAsia="Arial" w:hAnsi="Arial" w:cs="Arial"/>
          <w:sz w:val="20"/>
          <w:szCs w:val="20"/>
        </w:rPr>
        <w:t>Перечислите все простеющие числа, не делящиеся на 5.</w:t>
      </w:r>
    </w:p>
    <w:p w:rsidR="00A33515" w:rsidRDefault="00A33515">
      <w:pPr>
        <w:spacing w:line="200" w:lineRule="exact"/>
        <w:rPr>
          <w:rFonts w:ascii="Arial" w:eastAsia="Arial" w:hAnsi="Arial" w:cs="Arial"/>
          <w:b/>
          <w:bCs/>
          <w:sz w:val="20"/>
          <w:szCs w:val="20"/>
        </w:rPr>
      </w:pPr>
    </w:p>
    <w:p w:rsidR="00A33515" w:rsidRDefault="00A33515">
      <w:pPr>
        <w:spacing w:line="372" w:lineRule="exact"/>
        <w:rPr>
          <w:rFonts w:ascii="Arial" w:eastAsia="Arial" w:hAnsi="Arial" w:cs="Arial"/>
          <w:b/>
          <w:bCs/>
          <w:sz w:val="20"/>
          <w:szCs w:val="20"/>
        </w:rPr>
      </w:pPr>
    </w:p>
    <w:p w:rsidR="00A33515" w:rsidRDefault="001A4D22">
      <w:pPr>
        <w:numPr>
          <w:ilvl w:val="0"/>
          <w:numId w:val="92"/>
        </w:numPr>
        <w:tabs>
          <w:tab w:val="left" w:pos="500"/>
        </w:tabs>
        <w:spacing w:line="236" w:lineRule="auto"/>
        <w:ind w:left="500" w:hanging="273"/>
        <w:rPr>
          <w:rFonts w:ascii="Arial" w:eastAsia="Arial" w:hAnsi="Arial" w:cs="Arial"/>
          <w:b/>
          <w:bCs/>
          <w:sz w:val="20"/>
          <w:szCs w:val="20"/>
        </w:rPr>
      </w:pPr>
      <w:r>
        <w:rPr>
          <w:rFonts w:ascii="Arial" w:eastAsia="Arial" w:hAnsi="Arial" w:cs="Arial"/>
          <w:sz w:val="20"/>
          <w:szCs w:val="20"/>
        </w:rPr>
        <w:t xml:space="preserve">Докажите, что число вида </w:t>
      </w:r>
      <w:r>
        <w:rPr>
          <w:rFonts w:ascii="Arial" w:eastAsia="Arial" w:hAnsi="Arial" w:cs="Arial"/>
          <w:i/>
          <w:iCs/>
          <w:sz w:val="20"/>
          <w:szCs w:val="20"/>
        </w:rPr>
        <w:t>p</w:t>
      </w:r>
      <w:r>
        <w:rPr>
          <w:rFonts w:ascii="Arial" w:eastAsia="Arial" w:hAnsi="Arial" w:cs="Arial"/>
          <w:sz w:val="27"/>
          <w:szCs w:val="27"/>
          <w:vertAlign w:val="superscript"/>
        </w:rPr>
        <w:t>2</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 где </w:t>
      </w:r>
      <w:r>
        <w:rPr>
          <w:rFonts w:ascii="Arial" w:eastAsia="Arial" w:hAnsi="Arial" w:cs="Arial"/>
          <w:i/>
          <w:iCs/>
          <w:sz w:val="20"/>
          <w:szCs w:val="20"/>
        </w:rPr>
        <w:t>p</w:t>
      </w:r>
      <w:r>
        <w:rPr>
          <w:rFonts w:ascii="Arial" w:eastAsia="Arial" w:hAnsi="Arial" w:cs="Arial"/>
          <w:sz w:val="20"/>
          <w:szCs w:val="20"/>
        </w:rPr>
        <w:t xml:space="preserve"> — простое, не может быть простеющим.</w:t>
      </w:r>
    </w:p>
    <w:p w:rsidR="00A33515" w:rsidRDefault="00A33515">
      <w:pPr>
        <w:spacing w:line="105" w:lineRule="exact"/>
        <w:rPr>
          <w:rFonts w:ascii="Arial" w:eastAsia="Arial" w:hAnsi="Arial" w:cs="Arial"/>
          <w:b/>
          <w:bCs/>
          <w:sz w:val="20"/>
          <w:szCs w:val="20"/>
        </w:rPr>
      </w:pPr>
    </w:p>
    <w:p w:rsidR="00A33515" w:rsidRDefault="001A4D22">
      <w:pPr>
        <w:numPr>
          <w:ilvl w:val="0"/>
          <w:numId w:val="92"/>
        </w:numPr>
        <w:tabs>
          <w:tab w:val="left" w:pos="500"/>
        </w:tabs>
        <w:spacing w:line="233" w:lineRule="auto"/>
        <w:ind w:left="500" w:hanging="273"/>
        <w:rPr>
          <w:rFonts w:ascii="Arial" w:eastAsia="Arial" w:hAnsi="Arial" w:cs="Arial"/>
          <w:b/>
          <w:bCs/>
          <w:sz w:val="20"/>
          <w:szCs w:val="20"/>
        </w:rPr>
      </w:pPr>
      <w:r>
        <w:rPr>
          <w:rFonts w:ascii="Arial" w:eastAsia="Arial" w:hAnsi="Arial" w:cs="Arial"/>
          <w:sz w:val="20"/>
          <w:szCs w:val="20"/>
        </w:rPr>
        <w:t xml:space="preserve">Докажите, что если </w:t>
      </w:r>
      <w:r>
        <w:rPr>
          <w:rFonts w:ascii="Arial" w:eastAsia="Arial" w:hAnsi="Arial" w:cs="Arial"/>
          <w:i/>
          <w:iCs/>
          <w:sz w:val="20"/>
          <w:szCs w:val="20"/>
        </w:rPr>
        <w:t>n</w:t>
      </w:r>
      <w:r>
        <w:rPr>
          <w:rFonts w:ascii="Arial" w:eastAsia="Arial" w:hAnsi="Arial" w:cs="Arial"/>
          <w:sz w:val="20"/>
          <w:szCs w:val="20"/>
        </w:rPr>
        <w:t xml:space="preserve"> </w:t>
      </w:r>
      <w:r>
        <w:rPr>
          <w:rFonts w:eastAsia="Times New Roman"/>
          <w:i/>
          <w:iCs/>
          <w:sz w:val="20"/>
          <w:szCs w:val="20"/>
        </w:rPr>
        <w:t>&gt;</w:t>
      </w:r>
      <w:r>
        <w:rPr>
          <w:rFonts w:ascii="Arial" w:eastAsia="Arial" w:hAnsi="Arial" w:cs="Arial"/>
          <w:sz w:val="20"/>
          <w:szCs w:val="20"/>
        </w:rPr>
        <w:t xml:space="preserve"> </w:t>
      </w:r>
      <w:r>
        <w:rPr>
          <w:rFonts w:ascii="Arial" w:eastAsia="Arial" w:hAnsi="Arial" w:cs="Arial"/>
          <w:i/>
          <w:iCs/>
          <w:sz w:val="20"/>
          <w:szCs w:val="20"/>
        </w:rPr>
        <w:t>p</w:t>
      </w:r>
      <w:r>
        <w:rPr>
          <w:rFonts w:ascii="Arial" w:eastAsia="Arial" w:hAnsi="Arial" w:cs="Arial"/>
          <w:sz w:val="27"/>
          <w:szCs w:val="27"/>
          <w:vertAlign w:val="subscript"/>
        </w:rPr>
        <w:t>1</w:t>
      </w:r>
      <w:r>
        <w:rPr>
          <w:rFonts w:ascii="Arial" w:eastAsia="Arial" w:hAnsi="Arial" w:cs="Arial"/>
          <w:sz w:val="20"/>
          <w:szCs w:val="20"/>
        </w:rPr>
        <w:t xml:space="preserve"> </w:t>
      </w:r>
      <w:r>
        <w:rPr>
          <w:rFonts w:ascii="Arial" w:eastAsia="Arial" w:hAnsi="Arial" w:cs="Arial"/>
          <w:i/>
          <w:iCs/>
          <w:sz w:val="20"/>
          <w:szCs w:val="20"/>
        </w:rPr>
        <w:t>p</w:t>
      </w:r>
      <w:r>
        <w:rPr>
          <w:rFonts w:ascii="Arial" w:eastAsia="Arial" w:hAnsi="Arial" w:cs="Arial"/>
          <w:sz w:val="27"/>
          <w:szCs w:val="27"/>
          <w:vertAlign w:val="subscript"/>
        </w:rPr>
        <w:t>2</w:t>
      </w:r>
      <w:r>
        <w:rPr>
          <w:rFonts w:ascii="Arial" w:eastAsia="Arial" w:hAnsi="Arial" w:cs="Arial"/>
          <w:sz w:val="20"/>
          <w:szCs w:val="20"/>
        </w:rPr>
        <w:t xml:space="preserve">, </w:t>
      </w:r>
      <w:r>
        <w:rPr>
          <w:rFonts w:ascii="Arial" w:eastAsia="Arial" w:hAnsi="Arial" w:cs="Arial"/>
          <w:i/>
          <w:iCs/>
          <w:sz w:val="20"/>
          <w:szCs w:val="20"/>
        </w:rPr>
        <w:t>p</w:t>
      </w:r>
      <w:r>
        <w:rPr>
          <w:rFonts w:ascii="Arial" w:eastAsia="Arial" w:hAnsi="Arial" w:cs="Arial"/>
          <w:sz w:val="27"/>
          <w:szCs w:val="27"/>
          <w:vertAlign w:val="subscript"/>
        </w:rPr>
        <w:t>1</w:t>
      </w:r>
      <w:r>
        <w:rPr>
          <w:rFonts w:ascii="Arial" w:eastAsia="Arial" w:hAnsi="Arial" w:cs="Arial"/>
          <w:sz w:val="20"/>
          <w:szCs w:val="20"/>
        </w:rPr>
        <w:t xml:space="preserve"> и </w:t>
      </w:r>
      <w:r>
        <w:rPr>
          <w:rFonts w:ascii="Arial" w:eastAsia="Arial" w:hAnsi="Arial" w:cs="Arial"/>
          <w:i/>
          <w:iCs/>
          <w:sz w:val="20"/>
          <w:szCs w:val="20"/>
        </w:rPr>
        <w:t>p</w:t>
      </w:r>
      <w:r>
        <w:rPr>
          <w:rFonts w:ascii="Arial" w:eastAsia="Arial" w:hAnsi="Arial" w:cs="Arial"/>
          <w:sz w:val="27"/>
          <w:szCs w:val="27"/>
          <w:vertAlign w:val="subscript"/>
        </w:rPr>
        <w:t>2</w:t>
      </w:r>
      <w:r>
        <w:rPr>
          <w:rFonts w:ascii="Arial" w:eastAsia="Arial" w:hAnsi="Arial" w:cs="Arial"/>
          <w:sz w:val="20"/>
          <w:szCs w:val="20"/>
        </w:rPr>
        <w:t xml:space="preserve"> — простые числа, и </w:t>
      </w:r>
      <w:r>
        <w:rPr>
          <w:rFonts w:ascii="Arial" w:eastAsia="Arial" w:hAnsi="Arial" w:cs="Arial"/>
          <w:i/>
          <w:iCs/>
          <w:sz w:val="20"/>
          <w:szCs w:val="20"/>
        </w:rPr>
        <w:t>n</w:t>
      </w:r>
      <w:r>
        <w:rPr>
          <w:rFonts w:ascii="Arial" w:eastAsia="Arial" w:hAnsi="Arial" w:cs="Arial"/>
          <w:sz w:val="20"/>
          <w:szCs w:val="20"/>
        </w:rPr>
        <w:t xml:space="preserve"> не делится ни на </w:t>
      </w:r>
      <w:r>
        <w:rPr>
          <w:rFonts w:ascii="Arial" w:eastAsia="Arial" w:hAnsi="Arial" w:cs="Arial"/>
          <w:i/>
          <w:iCs/>
          <w:sz w:val="20"/>
          <w:szCs w:val="20"/>
        </w:rPr>
        <w:t>p</w:t>
      </w:r>
      <w:r>
        <w:rPr>
          <w:rFonts w:ascii="Arial" w:eastAsia="Arial" w:hAnsi="Arial" w:cs="Arial"/>
          <w:sz w:val="27"/>
          <w:szCs w:val="27"/>
          <w:vertAlign w:val="subscript"/>
        </w:rPr>
        <w:t>1</w:t>
      </w:r>
      <w:r>
        <w:rPr>
          <w:rFonts w:ascii="Arial" w:eastAsia="Arial" w:hAnsi="Arial" w:cs="Arial"/>
          <w:sz w:val="20"/>
          <w:szCs w:val="20"/>
        </w:rPr>
        <w:t xml:space="preserve">, ни на </w:t>
      </w:r>
      <w:r>
        <w:rPr>
          <w:rFonts w:ascii="Arial" w:eastAsia="Arial" w:hAnsi="Arial" w:cs="Arial"/>
          <w:i/>
          <w:iCs/>
          <w:sz w:val="20"/>
          <w:szCs w:val="20"/>
        </w:rPr>
        <w:t>p</w:t>
      </w:r>
      <w:r>
        <w:rPr>
          <w:rFonts w:ascii="Arial" w:eastAsia="Arial" w:hAnsi="Arial" w:cs="Arial"/>
          <w:sz w:val="27"/>
          <w:szCs w:val="27"/>
          <w:vertAlign w:val="subscript"/>
        </w:rPr>
        <w:t>2</w:t>
      </w:r>
      <w:r>
        <w:rPr>
          <w:rFonts w:ascii="Arial" w:eastAsia="Arial" w:hAnsi="Arial" w:cs="Arial"/>
          <w:sz w:val="20"/>
          <w:szCs w:val="20"/>
        </w:rPr>
        <w:t>, то оно</w:t>
      </w:r>
    </w:p>
    <w:p w:rsidR="00A33515" w:rsidRDefault="00A33515">
      <w:pPr>
        <w:spacing w:line="3" w:lineRule="exact"/>
        <w:rPr>
          <w:rFonts w:ascii="Arial" w:eastAsia="Arial" w:hAnsi="Arial" w:cs="Arial"/>
          <w:b/>
          <w:bCs/>
          <w:sz w:val="20"/>
          <w:szCs w:val="20"/>
        </w:rPr>
      </w:pPr>
    </w:p>
    <w:p w:rsidR="00A33515" w:rsidRDefault="001A4D22">
      <w:pPr>
        <w:ind w:left="500"/>
        <w:rPr>
          <w:rFonts w:ascii="Arial" w:eastAsia="Arial" w:hAnsi="Arial" w:cs="Arial"/>
          <w:b/>
          <w:bCs/>
          <w:sz w:val="20"/>
          <w:szCs w:val="20"/>
        </w:rPr>
      </w:pPr>
      <w:r>
        <w:rPr>
          <w:rFonts w:ascii="Arial" w:eastAsia="Arial" w:hAnsi="Arial" w:cs="Arial"/>
          <w:sz w:val="20"/>
          <w:szCs w:val="20"/>
        </w:rPr>
        <w:t>не может быть простеющим.</w:t>
      </w:r>
    </w:p>
    <w:p w:rsidR="00A33515" w:rsidRDefault="00A33515">
      <w:pPr>
        <w:spacing w:line="197" w:lineRule="exact"/>
        <w:rPr>
          <w:rFonts w:ascii="Arial" w:eastAsia="Arial" w:hAnsi="Arial" w:cs="Arial"/>
          <w:b/>
          <w:bCs/>
          <w:sz w:val="20"/>
          <w:szCs w:val="20"/>
        </w:rPr>
      </w:pPr>
    </w:p>
    <w:p w:rsidR="00A33515" w:rsidRDefault="001A4D22">
      <w:pPr>
        <w:numPr>
          <w:ilvl w:val="0"/>
          <w:numId w:val="92"/>
        </w:numPr>
        <w:tabs>
          <w:tab w:val="left" w:pos="500"/>
        </w:tabs>
        <w:spacing w:line="303" w:lineRule="auto"/>
        <w:ind w:left="500" w:hanging="262"/>
        <w:rPr>
          <w:rFonts w:ascii="Arial" w:eastAsia="Arial" w:hAnsi="Arial" w:cs="Arial"/>
          <w:b/>
          <w:bCs/>
          <w:sz w:val="20"/>
          <w:szCs w:val="20"/>
        </w:rPr>
      </w:pPr>
      <w:r>
        <w:rPr>
          <w:rFonts w:ascii="Arial" w:eastAsia="Arial" w:hAnsi="Arial" w:cs="Arial"/>
          <w:sz w:val="20"/>
          <w:szCs w:val="20"/>
        </w:rPr>
        <w:t xml:space="preserve">Докажите, что всякое простеющее число имеет вид </w:t>
      </w:r>
      <w:r>
        <w:rPr>
          <w:rFonts w:ascii="Arial" w:eastAsia="Arial" w:hAnsi="Arial" w:cs="Arial"/>
          <w:i/>
          <w:iCs/>
          <w:sz w:val="20"/>
          <w:szCs w:val="20"/>
        </w:rPr>
        <w:t>p</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 где </w:t>
      </w:r>
      <w:r>
        <w:rPr>
          <w:rFonts w:ascii="Arial" w:eastAsia="Arial" w:hAnsi="Arial" w:cs="Arial"/>
          <w:i/>
          <w:iCs/>
          <w:sz w:val="20"/>
          <w:szCs w:val="20"/>
        </w:rPr>
        <w:t>p</w:t>
      </w:r>
      <w:r>
        <w:rPr>
          <w:rFonts w:ascii="Arial" w:eastAsia="Arial" w:hAnsi="Arial" w:cs="Arial"/>
          <w:sz w:val="20"/>
          <w:szCs w:val="20"/>
        </w:rPr>
        <w:t xml:space="preserve"> — какое-то простое.</w:t>
      </w:r>
    </w:p>
    <w:p w:rsidR="00A33515" w:rsidRDefault="00A33515">
      <w:pPr>
        <w:spacing w:line="200" w:lineRule="exact"/>
        <w:rPr>
          <w:rFonts w:ascii="Arial" w:eastAsia="Arial" w:hAnsi="Arial" w:cs="Arial"/>
          <w:b/>
          <w:bCs/>
          <w:sz w:val="20"/>
          <w:szCs w:val="20"/>
        </w:rPr>
      </w:pPr>
    </w:p>
    <w:p w:rsidR="00A33515" w:rsidRDefault="00A33515">
      <w:pPr>
        <w:spacing w:line="300" w:lineRule="exact"/>
        <w:rPr>
          <w:rFonts w:ascii="Arial" w:eastAsia="Arial" w:hAnsi="Arial" w:cs="Arial"/>
          <w:b/>
          <w:bCs/>
          <w:sz w:val="20"/>
          <w:szCs w:val="20"/>
        </w:rPr>
      </w:pPr>
    </w:p>
    <w:p w:rsidR="00A33515" w:rsidRDefault="001A4D22">
      <w:pPr>
        <w:numPr>
          <w:ilvl w:val="0"/>
          <w:numId w:val="92"/>
        </w:numPr>
        <w:tabs>
          <w:tab w:val="left" w:pos="500"/>
        </w:tabs>
        <w:ind w:left="500" w:hanging="273"/>
        <w:rPr>
          <w:rFonts w:ascii="Arial" w:eastAsia="Arial" w:hAnsi="Arial" w:cs="Arial"/>
          <w:b/>
          <w:bCs/>
          <w:sz w:val="20"/>
          <w:szCs w:val="20"/>
        </w:rPr>
      </w:pPr>
      <w:r>
        <w:rPr>
          <w:rFonts w:ascii="Arial" w:eastAsia="Arial" w:hAnsi="Arial" w:cs="Arial"/>
          <w:sz w:val="20"/>
          <w:szCs w:val="20"/>
        </w:rPr>
        <w:t>Бесконечно ли множество простеющих чисел?</w:t>
      </w:r>
    </w:p>
    <w:p w:rsidR="00A33515" w:rsidRDefault="001A4D22">
      <w:pPr>
        <w:spacing w:line="20" w:lineRule="exact"/>
        <w:rPr>
          <w:sz w:val="20"/>
          <w:szCs w:val="20"/>
        </w:rPr>
      </w:pPr>
      <w:r>
        <w:rPr>
          <w:noProof/>
          <w:sz w:val="20"/>
          <w:szCs w:val="20"/>
        </w:rPr>
        <mc:AlternateContent>
          <mc:Choice Requires="wps">
            <w:drawing>
              <wp:anchor distT="0" distB="0" distL="114300" distR="114300" simplePos="0" relativeHeight="251400192" behindDoc="1" locked="0" layoutInCell="0" allowOverlap="1" wp14:anchorId="01F3F41B" wp14:editId="06E85F8B">
                <wp:simplePos x="0" y="0"/>
                <wp:positionH relativeFrom="column">
                  <wp:posOffset>316230</wp:posOffset>
                </wp:positionH>
                <wp:positionV relativeFrom="paragraph">
                  <wp:posOffset>-3094990</wp:posOffset>
                </wp:positionV>
                <wp:extent cx="279844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8445" cy="4763"/>
                        </a:xfrm>
                        <a:prstGeom prst="line">
                          <a:avLst/>
                        </a:prstGeom>
                        <a:solidFill>
                          <a:srgbClr val="FFFFFF"/>
                        </a:solidFill>
                        <a:ln w="10083">
                          <a:solidFill>
                            <a:srgbClr val="000000"/>
                          </a:solidFill>
                          <a:miter lim="800000"/>
                          <a:headEnd/>
                          <a:tailEnd/>
                        </a:ln>
                      </wps:spPr>
                      <wps:bodyPr/>
                    </wps:wsp>
                  </a:graphicData>
                </a:graphic>
              </wp:anchor>
            </w:drawing>
          </mc:Choice>
          <mc:Fallback>
            <w:pict>
              <v:line id="Shape 36"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24.9pt,-243.7pt" to="245.25pt,-2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" o:allowincell="f" filled="t" strokeweight=".28008mm">
                <v:stroke joinstyle="miter"/>
                <o:lock v:ext="edit" shapetype="f"/>
              </v:line>
            </w:pict>
          </mc:Fallback>
        </mc:AlternateContent>
      </w:r>
      <w:r>
        <w:rPr>
          <w:noProof/>
          <w:sz w:val="20"/>
          <w:szCs w:val="20"/>
        </w:rPr>
        <mc:AlternateContent>
          <mc:Choice Requires="wps">
            <w:drawing>
              <wp:anchor distT="0" distB="0" distL="114300" distR="114300" simplePos="0" relativeHeight="251401216" behindDoc="1" locked="0" layoutInCell="0" allowOverlap="1" wp14:anchorId="1BA5FFAA" wp14:editId="4A4DCEA7">
                <wp:simplePos x="0" y="0"/>
                <wp:positionH relativeFrom="column">
                  <wp:posOffset>316230</wp:posOffset>
                </wp:positionH>
                <wp:positionV relativeFrom="paragraph">
                  <wp:posOffset>-2035175</wp:posOffset>
                </wp:positionV>
                <wp:extent cx="279844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8445" cy="4763"/>
                        </a:xfrm>
                        <a:prstGeom prst="line">
                          <a:avLst/>
                        </a:prstGeom>
                        <a:solidFill>
                          <a:srgbClr val="FFFFFF"/>
                        </a:solidFill>
                        <a:ln w="10083">
                          <a:solidFill>
                            <a:srgbClr val="000000"/>
                          </a:solidFill>
                          <a:miter lim="800000"/>
                          <a:headEnd/>
                          <a:tailEnd/>
                        </a:ln>
                      </wps:spPr>
                      <wps:bodyPr/>
                    </wps:wsp>
                  </a:graphicData>
                </a:graphic>
              </wp:anchor>
            </w:drawing>
          </mc:Choice>
          <mc:Fallback>
            <w:pict>
              <v:line id="Shape 37"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24.9pt,-160.25pt" to="245.25pt,-1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" o:allowincell="f" filled="t" strokeweight=".28008mm">
                <v:stroke joinstyle="miter"/>
                <o:lock v:ext="edit" shapetype="f"/>
              </v:line>
            </w:pict>
          </mc:Fallback>
        </mc:AlternateContent>
      </w:r>
      <w:r>
        <w:rPr>
          <w:noProof/>
          <w:sz w:val="20"/>
          <w:szCs w:val="20"/>
        </w:rPr>
        <mc:AlternateContent>
          <mc:Choice Requires="wps">
            <w:drawing>
              <wp:anchor distT="0" distB="0" distL="114300" distR="114300" simplePos="0" relativeHeight="251402240" behindDoc="1" locked="0" layoutInCell="0" allowOverlap="1" wp14:anchorId="25FDA636" wp14:editId="0EDE36FE">
                <wp:simplePos x="0" y="0"/>
                <wp:positionH relativeFrom="column">
                  <wp:posOffset>316230</wp:posOffset>
                </wp:positionH>
                <wp:positionV relativeFrom="paragraph">
                  <wp:posOffset>-295275</wp:posOffset>
                </wp:positionV>
                <wp:extent cx="279844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8445" cy="4763"/>
                        </a:xfrm>
                        <a:prstGeom prst="line">
                          <a:avLst/>
                        </a:prstGeom>
                        <a:solidFill>
                          <a:srgbClr val="FFFFFF"/>
                        </a:solidFill>
                        <a:ln w="10083">
                          <a:solidFill>
                            <a:srgbClr val="000000"/>
                          </a:solidFill>
                          <a:miter lim="800000"/>
                          <a:headEnd/>
                          <a:tailEnd/>
                        </a:ln>
                      </wps:spPr>
                      <wps:bodyPr/>
                    </wps:wsp>
                  </a:graphicData>
                </a:graphic>
              </wp:anchor>
            </w:drawing>
          </mc:Choice>
          <mc:Fallback>
            <w:pict>
              <v:line id="Shape 38"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24.9pt,-23.25pt" to="245.2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" o:allowincell="f" filled="t" strokeweight=".28008mm">
                <v:stroke joinstyle="miter"/>
                <o:lock v:ext="edit" shapetype="f"/>
              </v:line>
            </w:pict>
          </mc:Fallback>
        </mc:AlternateConten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commentRangeEnd w:id="872"/>
    <w:p w:rsidR="00A33515" w:rsidRDefault="00A877E0">
      <w:pPr>
        <w:spacing w:line="200" w:lineRule="exact"/>
        <w:rPr>
          <w:sz w:val="20"/>
          <w:szCs w:val="20"/>
        </w:rPr>
      </w:pPr>
      <w:r>
        <w:rPr>
          <w:rStyle w:val="a5"/>
        </w:rPr>
        <w:commentReference w:id="872"/>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49"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34</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873" w:name="page45"/>
      <w:bookmarkEnd w:id="873"/>
      <w:r>
        <w:rPr>
          <w:rFonts w:ascii="Arial" w:eastAsia="Arial" w:hAnsi="Arial" w:cs="Arial"/>
          <w:sz w:val="18"/>
          <w:szCs w:val="18"/>
        </w:rPr>
        <w:lastRenderedPageBreak/>
        <w:t>Сборник задач олимпиады «Математика НОН-СТОП»</w:t>
      </w:r>
    </w:p>
    <w:p w:rsidR="00A33515" w:rsidRDefault="00A33515">
      <w:pPr>
        <w:spacing w:line="124" w:lineRule="exact"/>
        <w:rPr>
          <w:sz w:val="20"/>
          <w:szCs w:val="20"/>
        </w:rPr>
      </w:pPr>
    </w:p>
    <w:p w:rsidR="00A33515" w:rsidRDefault="001A4D22">
      <w:pPr>
        <w:rPr>
          <w:sz w:val="20"/>
          <w:szCs w:val="20"/>
        </w:rPr>
      </w:pPr>
      <w:r>
        <w:rPr>
          <w:rFonts w:ascii="Arial" w:eastAsia="Arial" w:hAnsi="Arial" w:cs="Arial"/>
          <w:b/>
          <w:bCs/>
          <w:sz w:val="26"/>
          <w:szCs w:val="26"/>
        </w:rPr>
        <w:t>Задача 2. Расстояние между множествами</w:t>
      </w:r>
    </w:p>
    <w:p w:rsidR="00A33515" w:rsidRDefault="00A33515">
      <w:pPr>
        <w:spacing w:line="182" w:lineRule="exact"/>
        <w:rPr>
          <w:sz w:val="20"/>
          <w:szCs w:val="20"/>
        </w:rPr>
      </w:pPr>
    </w:p>
    <w:p w:rsidR="00A33515" w:rsidRDefault="001A4D22">
      <w:pPr>
        <w:spacing w:line="299" w:lineRule="auto"/>
        <w:ind w:left="900"/>
        <w:jc w:val="right"/>
        <w:rPr>
          <w:sz w:val="20"/>
          <w:szCs w:val="20"/>
        </w:rPr>
      </w:pPr>
      <w:r>
        <w:rPr>
          <w:rFonts w:ascii="Arial" w:eastAsia="Arial" w:hAnsi="Arial" w:cs="Arial"/>
          <w:i/>
          <w:iCs/>
          <w:sz w:val="20"/>
          <w:szCs w:val="20"/>
        </w:rPr>
        <w:t>«Знаете, как на русский язык переводится фамилия „Хаусдорф“? Домик в деревне!»</w:t>
      </w:r>
    </w:p>
    <w:p w:rsidR="00A33515" w:rsidRDefault="00A33515">
      <w:pPr>
        <w:spacing w:line="218" w:lineRule="exact"/>
        <w:rPr>
          <w:sz w:val="20"/>
          <w:szCs w:val="20"/>
        </w:rPr>
      </w:pPr>
    </w:p>
    <w:p w:rsidR="00A33515" w:rsidRDefault="001A4D22">
      <w:pPr>
        <w:numPr>
          <w:ilvl w:val="0"/>
          <w:numId w:val="93"/>
        </w:numPr>
        <w:tabs>
          <w:tab w:val="left" w:pos="183"/>
        </w:tabs>
        <w:spacing w:line="284" w:lineRule="auto"/>
        <w:jc w:val="both"/>
        <w:rPr>
          <w:rFonts w:ascii="Arial" w:eastAsia="Arial" w:hAnsi="Arial" w:cs="Arial"/>
          <w:sz w:val="20"/>
          <w:szCs w:val="20"/>
        </w:rPr>
      </w:pPr>
      <w:r>
        <w:rPr>
          <w:rFonts w:ascii="Arial" w:eastAsia="Arial" w:hAnsi="Arial" w:cs="Arial"/>
          <w:sz w:val="20"/>
          <w:szCs w:val="20"/>
        </w:rPr>
        <w:t xml:space="preserve">данной задаче мы рассматриваем </w:t>
      </w:r>
      <w:r>
        <w:rPr>
          <w:rFonts w:ascii="Arial" w:eastAsia="Arial" w:hAnsi="Arial" w:cs="Arial"/>
          <w:b/>
          <w:bCs/>
          <w:sz w:val="20"/>
          <w:szCs w:val="20"/>
        </w:rPr>
        <w:t>только</w:t>
      </w:r>
      <w:r>
        <w:rPr>
          <w:rFonts w:ascii="Arial" w:eastAsia="Arial" w:hAnsi="Arial" w:cs="Arial"/>
          <w:sz w:val="20"/>
          <w:szCs w:val="20"/>
        </w:rPr>
        <w:t xml:space="preserve"> конечные множества точек на плоскости, которые всегда будем обозначать буквами </w:t>
      </w:r>
      <w:r>
        <w:rPr>
          <w:rFonts w:ascii="Arial" w:eastAsia="Arial" w:hAnsi="Arial" w:cs="Arial"/>
          <w:i/>
          <w:iCs/>
          <w:sz w:val="20"/>
          <w:szCs w:val="20"/>
        </w:rPr>
        <w:t>A</w:t>
      </w:r>
      <w:r>
        <w:rPr>
          <w:rFonts w:ascii="Arial" w:eastAsia="Arial" w:hAnsi="Arial" w:cs="Arial"/>
          <w:sz w:val="20"/>
          <w:szCs w:val="20"/>
        </w:rPr>
        <w:t xml:space="preserve">, </w:t>
      </w:r>
      <w:r>
        <w:rPr>
          <w:rFonts w:ascii="Arial" w:eastAsia="Arial" w:hAnsi="Arial" w:cs="Arial"/>
          <w:i/>
          <w:iCs/>
          <w:sz w:val="20"/>
          <w:szCs w:val="20"/>
        </w:rPr>
        <w:t>B</w:t>
      </w:r>
      <w:r>
        <w:rPr>
          <w:rFonts w:ascii="Arial" w:eastAsia="Arial" w:hAnsi="Arial" w:cs="Arial"/>
          <w:sz w:val="20"/>
          <w:szCs w:val="20"/>
        </w:rPr>
        <w:t xml:space="preserve">, </w:t>
      </w:r>
      <w:r>
        <w:rPr>
          <w:rFonts w:ascii="Arial" w:eastAsia="Arial" w:hAnsi="Arial" w:cs="Arial"/>
          <w:i/>
          <w:iCs/>
          <w:sz w:val="20"/>
          <w:szCs w:val="20"/>
        </w:rPr>
        <w:t>C</w:t>
      </w:r>
      <w:r>
        <w:rPr>
          <w:rFonts w:ascii="Arial" w:eastAsia="Arial" w:hAnsi="Arial" w:cs="Arial"/>
          <w:sz w:val="20"/>
          <w:szCs w:val="20"/>
        </w:rPr>
        <w:t xml:space="preserve">. Плос-кость замечательна тем, что на ней определено расстояние между точ-ками </w:t>
      </w:r>
      <w:r>
        <w:rPr>
          <w:rFonts w:eastAsia="Times New Roman"/>
          <w:sz w:val="20"/>
          <w:szCs w:val="20"/>
        </w:rPr>
        <w:t>dist (</w:t>
      </w:r>
      <w:r>
        <w:rPr>
          <w:rFonts w:ascii="Arial" w:eastAsia="Arial" w:hAnsi="Arial" w:cs="Arial"/>
          <w:i/>
          <w:iCs/>
          <w:sz w:val="20"/>
          <w:szCs w:val="20"/>
        </w:rPr>
        <w:t>x</w:t>
      </w:r>
      <w:r>
        <w:rPr>
          <w:rFonts w:eastAsia="Times New Roman"/>
          <w:i/>
          <w:iCs/>
          <w:sz w:val="20"/>
          <w:szCs w:val="20"/>
        </w:rPr>
        <w:t>;</w:t>
      </w:r>
      <w:r>
        <w:rPr>
          <w:rFonts w:ascii="Arial" w:eastAsia="Arial" w:hAnsi="Arial" w:cs="Arial"/>
          <w:sz w:val="20"/>
          <w:szCs w:val="20"/>
        </w:rPr>
        <w:t xml:space="preserve"> </w:t>
      </w:r>
      <w:r>
        <w:rPr>
          <w:rFonts w:ascii="Arial" w:eastAsia="Arial" w:hAnsi="Arial" w:cs="Arial"/>
          <w:i/>
          <w:iCs/>
          <w:sz w:val="20"/>
          <w:szCs w:val="20"/>
        </w:rPr>
        <w:t>y</w:t>
      </w:r>
      <w:r>
        <w:rPr>
          <w:rFonts w:eastAsia="Times New Roman"/>
          <w:sz w:val="20"/>
          <w:szCs w:val="20"/>
        </w:rPr>
        <w:t>)</w:t>
      </w:r>
      <w:r>
        <w:rPr>
          <w:rFonts w:ascii="Arial" w:eastAsia="Arial" w:hAnsi="Arial" w:cs="Arial"/>
          <w:sz w:val="20"/>
          <w:szCs w:val="20"/>
        </w:rPr>
        <w:t xml:space="preserve"> — его можно мыслить</w:t>
      </w:r>
      <w:del w:id="874" w:author="Admin" w:date="2019-02-19T01:34:00Z">
        <w:r w:rsidDel="00A877E0">
          <w:rPr>
            <w:rFonts w:ascii="Arial" w:eastAsia="Arial" w:hAnsi="Arial" w:cs="Arial"/>
            <w:sz w:val="20"/>
            <w:szCs w:val="20"/>
          </w:rPr>
          <w:delText>,</w:delText>
        </w:r>
      </w:del>
      <w:r>
        <w:rPr>
          <w:rFonts w:ascii="Arial" w:eastAsia="Arial" w:hAnsi="Arial" w:cs="Arial"/>
          <w:sz w:val="20"/>
          <w:szCs w:val="20"/>
        </w:rPr>
        <w:t xml:space="preserve"> как длину кратчайшего отрезка, со-единяющего </w:t>
      </w:r>
      <w:r>
        <w:rPr>
          <w:rFonts w:ascii="Arial" w:eastAsia="Arial" w:hAnsi="Arial" w:cs="Arial"/>
          <w:i/>
          <w:iCs/>
          <w:sz w:val="20"/>
          <w:szCs w:val="20"/>
        </w:rPr>
        <w:t>x</w:t>
      </w:r>
      <w:r>
        <w:rPr>
          <w:rFonts w:ascii="Arial" w:eastAsia="Arial" w:hAnsi="Arial" w:cs="Arial"/>
          <w:sz w:val="20"/>
          <w:szCs w:val="20"/>
        </w:rPr>
        <w:t xml:space="preserve"> и </w:t>
      </w:r>
      <w:r>
        <w:rPr>
          <w:rFonts w:ascii="Arial" w:eastAsia="Arial" w:hAnsi="Arial" w:cs="Arial"/>
          <w:i/>
          <w:iCs/>
          <w:sz w:val="20"/>
          <w:szCs w:val="20"/>
        </w:rPr>
        <w:t>y</w:t>
      </w:r>
      <w:r>
        <w:rPr>
          <w:rFonts w:ascii="Arial" w:eastAsia="Arial" w:hAnsi="Arial" w:cs="Arial"/>
          <w:sz w:val="20"/>
          <w:szCs w:val="20"/>
        </w:rPr>
        <w:t>. Напомним три основных свойства расстояния между точками:</w:t>
      </w:r>
    </w:p>
    <w:p w:rsidR="00A33515" w:rsidRDefault="00A33515">
      <w:pPr>
        <w:spacing w:line="7" w:lineRule="exact"/>
        <w:rPr>
          <w:rFonts w:ascii="Arial" w:eastAsia="Arial" w:hAnsi="Arial" w:cs="Arial"/>
          <w:sz w:val="20"/>
          <w:szCs w:val="20"/>
        </w:rPr>
      </w:pPr>
    </w:p>
    <w:p w:rsidR="00A33515" w:rsidRPr="001A4D22" w:rsidRDefault="001A4D22">
      <w:pPr>
        <w:numPr>
          <w:ilvl w:val="1"/>
          <w:numId w:val="93"/>
        </w:numPr>
        <w:tabs>
          <w:tab w:val="left" w:pos="500"/>
        </w:tabs>
        <w:ind w:left="500" w:hanging="192"/>
        <w:rPr>
          <w:rFonts w:ascii="Arial" w:eastAsia="Arial" w:hAnsi="Arial" w:cs="Arial"/>
          <w:sz w:val="20"/>
          <w:szCs w:val="20"/>
          <w:lang w:val="en-US"/>
          <w:rPrChange w:id="875" w:author="Admin" w:date="2019-02-18T23:53:00Z">
            <w:rPr>
              <w:rFonts w:ascii="Arial" w:eastAsia="Arial" w:hAnsi="Arial" w:cs="Arial"/>
              <w:sz w:val="20"/>
              <w:szCs w:val="20"/>
            </w:rPr>
          </w:rPrChange>
        </w:rPr>
      </w:pPr>
      <w:r w:rsidRPr="001A4D22">
        <w:rPr>
          <w:rFonts w:eastAsia="Times New Roman"/>
          <w:sz w:val="20"/>
          <w:szCs w:val="20"/>
          <w:lang w:val="en-US"/>
          <w:rPrChange w:id="876" w:author="Admin" w:date="2019-02-18T23:53:00Z">
            <w:rPr>
              <w:rFonts w:eastAsia="Times New Roman"/>
              <w:sz w:val="20"/>
              <w:szCs w:val="20"/>
            </w:rPr>
          </w:rPrChange>
        </w:rPr>
        <w:t>dist (</w:t>
      </w:r>
      <w:r w:rsidRPr="001A4D22">
        <w:rPr>
          <w:rFonts w:ascii="Arial" w:eastAsia="Arial" w:hAnsi="Arial" w:cs="Arial"/>
          <w:i/>
          <w:iCs/>
          <w:sz w:val="20"/>
          <w:szCs w:val="20"/>
          <w:lang w:val="en-US"/>
          <w:rPrChange w:id="877" w:author="Admin" w:date="2019-02-18T23:53:00Z">
            <w:rPr>
              <w:rFonts w:ascii="Arial" w:eastAsia="Arial" w:hAnsi="Arial" w:cs="Arial"/>
              <w:i/>
              <w:iCs/>
              <w:sz w:val="20"/>
              <w:szCs w:val="20"/>
            </w:rPr>
          </w:rPrChange>
        </w:rPr>
        <w:t>x</w:t>
      </w:r>
      <w:r w:rsidRPr="001A4D22">
        <w:rPr>
          <w:rFonts w:eastAsia="Times New Roman"/>
          <w:i/>
          <w:iCs/>
          <w:sz w:val="20"/>
          <w:szCs w:val="20"/>
          <w:lang w:val="en-US"/>
          <w:rPrChange w:id="878" w:author="Admin" w:date="2019-02-18T23:53:00Z">
            <w:rPr>
              <w:rFonts w:eastAsia="Times New Roman"/>
              <w:i/>
              <w:iCs/>
              <w:sz w:val="20"/>
              <w:szCs w:val="20"/>
            </w:rPr>
          </w:rPrChange>
        </w:rPr>
        <w:t>;</w:t>
      </w:r>
      <w:r w:rsidRPr="001A4D22">
        <w:rPr>
          <w:rFonts w:eastAsia="Times New Roman"/>
          <w:sz w:val="20"/>
          <w:szCs w:val="20"/>
          <w:lang w:val="en-US"/>
          <w:rPrChange w:id="879" w:author="Admin" w:date="2019-02-18T23:53:00Z">
            <w:rPr>
              <w:rFonts w:eastAsia="Times New Roman"/>
              <w:sz w:val="20"/>
              <w:szCs w:val="20"/>
            </w:rPr>
          </w:rPrChange>
        </w:rPr>
        <w:t xml:space="preserve"> </w:t>
      </w:r>
      <w:r w:rsidRPr="001A4D22">
        <w:rPr>
          <w:rFonts w:ascii="Arial" w:eastAsia="Arial" w:hAnsi="Arial" w:cs="Arial"/>
          <w:i/>
          <w:iCs/>
          <w:sz w:val="20"/>
          <w:szCs w:val="20"/>
          <w:lang w:val="en-US"/>
          <w:rPrChange w:id="880" w:author="Admin" w:date="2019-02-18T23:53:00Z">
            <w:rPr>
              <w:rFonts w:ascii="Arial" w:eastAsia="Arial" w:hAnsi="Arial" w:cs="Arial"/>
              <w:i/>
              <w:iCs/>
              <w:sz w:val="20"/>
              <w:szCs w:val="20"/>
            </w:rPr>
          </w:rPrChange>
        </w:rPr>
        <w:t>y</w:t>
      </w:r>
      <w:r w:rsidRPr="001A4D22">
        <w:rPr>
          <w:rFonts w:eastAsia="Times New Roman"/>
          <w:sz w:val="20"/>
          <w:szCs w:val="20"/>
          <w:lang w:val="en-US"/>
          <w:rPrChange w:id="881" w:author="Admin" w:date="2019-02-18T23:53:00Z">
            <w:rPr>
              <w:rFonts w:eastAsia="Times New Roman"/>
              <w:sz w:val="20"/>
              <w:szCs w:val="20"/>
            </w:rPr>
          </w:rPrChange>
        </w:rPr>
        <w:t>) = dist (</w:t>
      </w:r>
      <w:r w:rsidRPr="001A4D22">
        <w:rPr>
          <w:rFonts w:ascii="Arial" w:eastAsia="Arial" w:hAnsi="Arial" w:cs="Arial"/>
          <w:i/>
          <w:iCs/>
          <w:sz w:val="20"/>
          <w:szCs w:val="20"/>
          <w:lang w:val="en-US"/>
          <w:rPrChange w:id="882" w:author="Admin" w:date="2019-02-18T23:53:00Z">
            <w:rPr>
              <w:rFonts w:ascii="Arial" w:eastAsia="Arial" w:hAnsi="Arial" w:cs="Arial"/>
              <w:i/>
              <w:iCs/>
              <w:sz w:val="20"/>
              <w:szCs w:val="20"/>
            </w:rPr>
          </w:rPrChange>
        </w:rPr>
        <w:t>y</w:t>
      </w:r>
      <w:r w:rsidRPr="001A4D22">
        <w:rPr>
          <w:rFonts w:eastAsia="Times New Roman"/>
          <w:i/>
          <w:iCs/>
          <w:sz w:val="20"/>
          <w:szCs w:val="20"/>
          <w:lang w:val="en-US"/>
          <w:rPrChange w:id="883" w:author="Admin" w:date="2019-02-18T23:53:00Z">
            <w:rPr>
              <w:rFonts w:eastAsia="Times New Roman"/>
              <w:i/>
              <w:iCs/>
              <w:sz w:val="20"/>
              <w:szCs w:val="20"/>
            </w:rPr>
          </w:rPrChange>
        </w:rPr>
        <w:t>;</w:t>
      </w:r>
      <w:r w:rsidRPr="001A4D22">
        <w:rPr>
          <w:rFonts w:eastAsia="Times New Roman"/>
          <w:sz w:val="20"/>
          <w:szCs w:val="20"/>
          <w:lang w:val="en-US"/>
          <w:rPrChange w:id="884" w:author="Admin" w:date="2019-02-18T23:53:00Z">
            <w:rPr>
              <w:rFonts w:eastAsia="Times New Roman"/>
              <w:sz w:val="20"/>
              <w:szCs w:val="20"/>
            </w:rPr>
          </w:rPrChange>
        </w:rPr>
        <w:t xml:space="preserve"> </w:t>
      </w:r>
      <w:r w:rsidRPr="001A4D22">
        <w:rPr>
          <w:rFonts w:ascii="Arial" w:eastAsia="Arial" w:hAnsi="Arial" w:cs="Arial"/>
          <w:i/>
          <w:iCs/>
          <w:sz w:val="20"/>
          <w:szCs w:val="20"/>
          <w:lang w:val="en-US"/>
          <w:rPrChange w:id="885" w:author="Admin" w:date="2019-02-18T23:53:00Z">
            <w:rPr>
              <w:rFonts w:ascii="Arial" w:eastAsia="Arial" w:hAnsi="Arial" w:cs="Arial"/>
              <w:i/>
              <w:iCs/>
              <w:sz w:val="20"/>
              <w:szCs w:val="20"/>
            </w:rPr>
          </w:rPrChange>
        </w:rPr>
        <w:t>x</w:t>
      </w:r>
      <w:r w:rsidRPr="001A4D22">
        <w:rPr>
          <w:rFonts w:eastAsia="Times New Roman"/>
          <w:sz w:val="20"/>
          <w:szCs w:val="20"/>
          <w:lang w:val="en-US"/>
          <w:rPrChange w:id="886" w:author="Admin" w:date="2019-02-18T23:53:00Z">
            <w:rPr>
              <w:rFonts w:eastAsia="Times New Roman"/>
              <w:sz w:val="20"/>
              <w:szCs w:val="20"/>
            </w:rPr>
          </w:rPrChange>
        </w:rPr>
        <w:t>)</w:t>
      </w:r>
      <w:r w:rsidRPr="001A4D22">
        <w:rPr>
          <w:rFonts w:ascii="Arial" w:eastAsia="Arial" w:hAnsi="Arial" w:cs="Arial"/>
          <w:sz w:val="39"/>
          <w:szCs w:val="39"/>
          <w:vertAlign w:val="superscript"/>
          <w:lang w:val="en-US"/>
          <w:rPrChange w:id="887" w:author="Admin" w:date="2019-02-18T23:53:00Z">
            <w:rPr>
              <w:rFonts w:ascii="Arial" w:eastAsia="Arial" w:hAnsi="Arial" w:cs="Arial"/>
              <w:sz w:val="39"/>
              <w:szCs w:val="39"/>
              <w:vertAlign w:val="superscript"/>
            </w:rPr>
          </w:rPrChange>
        </w:rPr>
        <w:t>,</w:t>
      </w:r>
      <w:r w:rsidRPr="001A4D22">
        <w:rPr>
          <w:rFonts w:ascii="Arial" w:eastAsia="Arial" w:hAnsi="Arial" w:cs="Arial"/>
          <w:sz w:val="20"/>
          <w:szCs w:val="20"/>
          <w:lang w:val="en-US"/>
          <w:rPrChange w:id="888" w:author="Admin" w:date="2019-02-18T23:53:00Z">
            <w:rPr>
              <w:rFonts w:ascii="Arial" w:eastAsia="Arial" w:hAnsi="Arial" w:cs="Arial"/>
              <w:sz w:val="20"/>
              <w:szCs w:val="20"/>
            </w:rPr>
          </w:rPrChange>
        </w:rPr>
        <w:t>,</w:t>
      </w:r>
    </w:p>
    <w:p w:rsidR="00A33515" w:rsidRPr="001A4D22" w:rsidRDefault="00A33515">
      <w:pPr>
        <w:spacing w:line="33" w:lineRule="exact"/>
        <w:rPr>
          <w:rFonts w:ascii="Arial" w:eastAsia="Arial" w:hAnsi="Arial" w:cs="Arial"/>
          <w:sz w:val="20"/>
          <w:szCs w:val="20"/>
          <w:lang w:val="en-US"/>
          <w:rPrChange w:id="889" w:author="Admin" w:date="2019-02-18T23:53:00Z">
            <w:rPr>
              <w:rFonts w:ascii="Arial" w:eastAsia="Arial" w:hAnsi="Arial" w:cs="Arial"/>
              <w:sz w:val="20"/>
              <w:szCs w:val="20"/>
            </w:rPr>
          </w:rPrChange>
        </w:rPr>
      </w:pPr>
    </w:p>
    <w:p w:rsidR="00A33515" w:rsidRDefault="001A4D22">
      <w:pPr>
        <w:numPr>
          <w:ilvl w:val="1"/>
          <w:numId w:val="93"/>
        </w:numPr>
        <w:tabs>
          <w:tab w:val="left" w:pos="500"/>
        </w:tabs>
        <w:spacing w:line="227" w:lineRule="auto"/>
        <w:ind w:left="500" w:hanging="192"/>
        <w:rPr>
          <w:rFonts w:ascii="Arial" w:eastAsia="Arial" w:hAnsi="Arial" w:cs="Arial"/>
          <w:sz w:val="20"/>
          <w:szCs w:val="20"/>
        </w:rPr>
      </w:pPr>
      <w:r>
        <w:rPr>
          <w:rFonts w:eastAsia="Times New Roman"/>
          <w:sz w:val="20"/>
          <w:szCs w:val="20"/>
        </w:rPr>
        <w:t>dist (</w:t>
      </w:r>
      <w:r>
        <w:rPr>
          <w:rFonts w:ascii="Arial" w:eastAsia="Arial" w:hAnsi="Arial" w:cs="Arial"/>
          <w:i/>
          <w:iCs/>
          <w:sz w:val="20"/>
          <w:szCs w:val="20"/>
        </w:rPr>
        <w:t>x</w:t>
      </w:r>
      <w:r>
        <w:rPr>
          <w:rFonts w:eastAsia="Times New Roman"/>
          <w:i/>
          <w:iCs/>
          <w:sz w:val="20"/>
          <w:szCs w:val="20"/>
        </w:rPr>
        <w:t>;</w:t>
      </w:r>
      <w:r>
        <w:rPr>
          <w:rFonts w:eastAsia="Times New Roman"/>
          <w:sz w:val="20"/>
          <w:szCs w:val="20"/>
        </w:rPr>
        <w:t xml:space="preserve"> </w:t>
      </w:r>
      <w:r>
        <w:rPr>
          <w:rFonts w:ascii="Arial" w:eastAsia="Arial" w:hAnsi="Arial" w:cs="Arial"/>
          <w:i/>
          <w:iCs/>
          <w:sz w:val="20"/>
          <w:szCs w:val="20"/>
        </w:rPr>
        <w:t>y</w:t>
      </w:r>
      <w:r>
        <w:rPr>
          <w:rFonts w:eastAsia="Times New Roman"/>
          <w:sz w:val="20"/>
          <w:szCs w:val="20"/>
        </w:rPr>
        <w:t xml:space="preserve">) = </w:t>
      </w:r>
      <w:r>
        <w:rPr>
          <w:rFonts w:ascii="Arial" w:eastAsia="Arial" w:hAnsi="Arial" w:cs="Arial"/>
          <w:sz w:val="20"/>
          <w:szCs w:val="20"/>
        </w:rPr>
        <w:t>0</w:t>
      </w:r>
      <w:r>
        <w:rPr>
          <w:rFonts w:eastAsia="Times New Roman"/>
          <w:sz w:val="20"/>
          <w:szCs w:val="20"/>
        </w:rPr>
        <w:t xml:space="preserve"> </w:t>
      </w:r>
      <w:r>
        <w:rPr>
          <w:rFonts w:ascii="Arial" w:eastAsia="Arial" w:hAnsi="Arial" w:cs="Arial"/>
          <w:sz w:val="20"/>
          <w:szCs w:val="20"/>
        </w:rPr>
        <w:t>тогда и только тогда,</w:t>
      </w:r>
      <w:r>
        <w:rPr>
          <w:rFonts w:eastAsia="Times New Roman"/>
          <w:sz w:val="20"/>
          <w:szCs w:val="20"/>
        </w:rPr>
        <w:t xml:space="preserve"> </w:t>
      </w:r>
      <w:r>
        <w:rPr>
          <w:rFonts w:ascii="Arial" w:eastAsia="Arial" w:hAnsi="Arial" w:cs="Arial"/>
          <w:sz w:val="20"/>
          <w:szCs w:val="20"/>
        </w:rPr>
        <w:t>когда</w:t>
      </w:r>
      <w:r>
        <w:rPr>
          <w:rFonts w:eastAsia="Times New Roman"/>
          <w:sz w:val="20"/>
          <w:szCs w:val="20"/>
        </w:rPr>
        <w:t xml:space="preserve"> </w:t>
      </w:r>
      <w:r>
        <w:rPr>
          <w:rFonts w:ascii="Arial" w:eastAsia="Arial" w:hAnsi="Arial" w:cs="Arial"/>
          <w:i/>
          <w:iCs/>
          <w:sz w:val="20"/>
          <w:szCs w:val="20"/>
        </w:rPr>
        <w:t>x</w:t>
      </w:r>
      <w:r>
        <w:rPr>
          <w:rFonts w:eastAsia="Times New Roman"/>
          <w:sz w:val="20"/>
          <w:szCs w:val="20"/>
        </w:rPr>
        <w:t xml:space="preserve"> = </w:t>
      </w:r>
      <w:r>
        <w:rPr>
          <w:rFonts w:ascii="Arial" w:eastAsia="Arial" w:hAnsi="Arial" w:cs="Arial"/>
          <w:i/>
          <w:iCs/>
          <w:sz w:val="20"/>
          <w:szCs w:val="20"/>
        </w:rPr>
        <w:t>y</w:t>
      </w:r>
      <w:r>
        <w:rPr>
          <w:rFonts w:ascii="Arial" w:eastAsia="Arial" w:hAnsi="Arial" w:cs="Arial"/>
          <w:sz w:val="39"/>
          <w:szCs w:val="39"/>
          <w:vertAlign w:val="superscript"/>
        </w:rPr>
        <w:t>,</w:t>
      </w:r>
      <w:r>
        <w:rPr>
          <w:rFonts w:ascii="Arial" w:eastAsia="Arial" w:hAnsi="Arial" w:cs="Arial"/>
          <w:sz w:val="20"/>
          <w:szCs w:val="20"/>
        </w:rPr>
        <w:t>,</w:t>
      </w:r>
    </w:p>
    <w:p w:rsidR="00A33515" w:rsidRDefault="00A33515">
      <w:pPr>
        <w:spacing w:line="24" w:lineRule="exact"/>
        <w:rPr>
          <w:rFonts w:ascii="Arial" w:eastAsia="Arial" w:hAnsi="Arial" w:cs="Arial"/>
          <w:sz w:val="20"/>
          <w:szCs w:val="20"/>
        </w:rPr>
      </w:pPr>
    </w:p>
    <w:p w:rsidR="00A33515" w:rsidRDefault="001A4D22">
      <w:pPr>
        <w:numPr>
          <w:ilvl w:val="1"/>
          <w:numId w:val="93"/>
        </w:numPr>
        <w:tabs>
          <w:tab w:val="left" w:pos="500"/>
        </w:tabs>
        <w:ind w:left="500" w:hanging="192"/>
        <w:rPr>
          <w:rFonts w:ascii="Arial" w:eastAsia="Arial" w:hAnsi="Arial" w:cs="Arial"/>
          <w:sz w:val="20"/>
          <w:szCs w:val="20"/>
        </w:rPr>
      </w:pPr>
      <w:r>
        <w:rPr>
          <w:rFonts w:ascii="Arial" w:eastAsia="Arial" w:hAnsi="Arial" w:cs="Arial"/>
          <w:sz w:val="20"/>
          <w:szCs w:val="20"/>
        </w:rPr>
        <w:t xml:space="preserve">Для всех </w:t>
      </w:r>
      <w:r>
        <w:rPr>
          <w:rFonts w:ascii="Arial" w:eastAsia="Arial" w:hAnsi="Arial" w:cs="Arial"/>
          <w:i/>
          <w:iCs/>
          <w:sz w:val="20"/>
          <w:szCs w:val="20"/>
        </w:rPr>
        <w:t>x</w:t>
      </w:r>
      <w:r>
        <w:rPr>
          <w:rFonts w:ascii="Arial" w:eastAsia="Arial" w:hAnsi="Arial" w:cs="Arial"/>
          <w:sz w:val="20"/>
          <w:szCs w:val="20"/>
        </w:rPr>
        <w:t xml:space="preserve">, </w:t>
      </w:r>
      <w:r>
        <w:rPr>
          <w:rFonts w:ascii="Arial" w:eastAsia="Arial" w:hAnsi="Arial" w:cs="Arial"/>
          <w:i/>
          <w:iCs/>
          <w:sz w:val="20"/>
          <w:szCs w:val="20"/>
        </w:rPr>
        <w:t>y</w:t>
      </w:r>
      <w:r>
        <w:rPr>
          <w:rFonts w:ascii="Arial" w:eastAsia="Arial" w:hAnsi="Arial" w:cs="Arial"/>
          <w:sz w:val="20"/>
          <w:szCs w:val="20"/>
        </w:rPr>
        <w:t xml:space="preserve">, </w:t>
      </w:r>
      <w:r>
        <w:rPr>
          <w:rFonts w:ascii="Arial" w:eastAsia="Arial" w:hAnsi="Arial" w:cs="Arial"/>
          <w:i/>
          <w:iCs/>
          <w:sz w:val="20"/>
          <w:szCs w:val="20"/>
        </w:rPr>
        <w:t>z</w:t>
      </w:r>
      <w:r>
        <w:rPr>
          <w:rFonts w:ascii="Arial" w:eastAsia="Arial" w:hAnsi="Arial" w:cs="Arial"/>
          <w:sz w:val="20"/>
          <w:szCs w:val="20"/>
        </w:rPr>
        <w:t xml:space="preserve"> выполнено «неравенство треугольника»:</w:t>
      </w:r>
    </w:p>
    <w:p w:rsidR="00A33515" w:rsidRDefault="00A33515">
      <w:pPr>
        <w:spacing w:line="152" w:lineRule="exact"/>
        <w:rPr>
          <w:sz w:val="20"/>
          <w:szCs w:val="20"/>
        </w:rPr>
      </w:pPr>
    </w:p>
    <w:p w:rsidR="00A33515" w:rsidRPr="001A4D22" w:rsidRDefault="001A4D22">
      <w:pPr>
        <w:tabs>
          <w:tab w:val="left" w:pos="4240"/>
        </w:tabs>
        <w:ind w:left="2200"/>
        <w:rPr>
          <w:sz w:val="20"/>
          <w:szCs w:val="20"/>
          <w:lang w:val="en-US"/>
          <w:rPrChange w:id="890" w:author="Admin" w:date="2019-02-18T23:53:00Z">
            <w:rPr>
              <w:sz w:val="20"/>
              <w:szCs w:val="20"/>
            </w:rPr>
          </w:rPrChange>
        </w:rPr>
      </w:pPr>
      <w:r w:rsidRPr="001A4D22">
        <w:rPr>
          <w:rFonts w:eastAsia="Times New Roman"/>
          <w:sz w:val="20"/>
          <w:szCs w:val="20"/>
          <w:lang w:val="en-US"/>
          <w:rPrChange w:id="891" w:author="Admin" w:date="2019-02-18T23:53:00Z">
            <w:rPr>
              <w:rFonts w:eastAsia="Times New Roman"/>
              <w:sz w:val="20"/>
              <w:szCs w:val="20"/>
            </w:rPr>
          </w:rPrChange>
        </w:rPr>
        <w:t>dist (</w:t>
      </w:r>
      <w:r w:rsidRPr="001A4D22">
        <w:rPr>
          <w:rFonts w:ascii="Arial" w:eastAsia="Arial" w:hAnsi="Arial" w:cs="Arial"/>
          <w:i/>
          <w:iCs/>
          <w:sz w:val="20"/>
          <w:szCs w:val="20"/>
          <w:lang w:val="en-US"/>
          <w:rPrChange w:id="892" w:author="Admin" w:date="2019-02-18T23:53:00Z">
            <w:rPr>
              <w:rFonts w:ascii="Arial" w:eastAsia="Arial" w:hAnsi="Arial" w:cs="Arial"/>
              <w:i/>
              <w:iCs/>
              <w:sz w:val="20"/>
              <w:szCs w:val="20"/>
            </w:rPr>
          </w:rPrChange>
        </w:rPr>
        <w:t>x</w:t>
      </w:r>
      <w:r w:rsidRPr="001A4D22">
        <w:rPr>
          <w:rFonts w:eastAsia="Times New Roman"/>
          <w:i/>
          <w:iCs/>
          <w:sz w:val="20"/>
          <w:szCs w:val="20"/>
          <w:lang w:val="en-US"/>
          <w:rPrChange w:id="893" w:author="Admin" w:date="2019-02-18T23:53:00Z">
            <w:rPr>
              <w:rFonts w:eastAsia="Times New Roman"/>
              <w:i/>
              <w:iCs/>
              <w:sz w:val="20"/>
              <w:szCs w:val="20"/>
            </w:rPr>
          </w:rPrChange>
        </w:rPr>
        <w:t>;</w:t>
      </w:r>
      <w:r w:rsidRPr="001A4D22">
        <w:rPr>
          <w:rFonts w:eastAsia="Times New Roman"/>
          <w:sz w:val="20"/>
          <w:szCs w:val="20"/>
          <w:lang w:val="en-US"/>
          <w:rPrChange w:id="894" w:author="Admin" w:date="2019-02-18T23:53:00Z">
            <w:rPr>
              <w:rFonts w:eastAsia="Times New Roman"/>
              <w:sz w:val="20"/>
              <w:szCs w:val="20"/>
            </w:rPr>
          </w:rPrChange>
        </w:rPr>
        <w:t xml:space="preserve"> </w:t>
      </w:r>
      <w:r w:rsidRPr="001A4D22">
        <w:rPr>
          <w:rFonts w:ascii="Arial" w:eastAsia="Arial" w:hAnsi="Arial" w:cs="Arial"/>
          <w:i/>
          <w:iCs/>
          <w:sz w:val="20"/>
          <w:szCs w:val="20"/>
          <w:lang w:val="en-US"/>
          <w:rPrChange w:id="895" w:author="Admin" w:date="2019-02-18T23:53:00Z">
            <w:rPr>
              <w:rFonts w:ascii="Arial" w:eastAsia="Arial" w:hAnsi="Arial" w:cs="Arial"/>
              <w:i/>
              <w:iCs/>
              <w:sz w:val="20"/>
              <w:szCs w:val="20"/>
            </w:rPr>
          </w:rPrChange>
        </w:rPr>
        <w:t>y</w:t>
      </w:r>
      <w:r w:rsidRPr="001A4D22">
        <w:rPr>
          <w:rFonts w:eastAsia="Times New Roman"/>
          <w:sz w:val="20"/>
          <w:szCs w:val="20"/>
          <w:lang w:val="en-US"/>
          <w:rPrChange w:id="896" w:author="Admin" w:date="2019-02-18T23:53:00Z">
            <w:rPr>
              <w:rFonts w:eastAsia="Times New Roman"/>
              <w:sz w:val="20"/>
              <w:szCs w:val="20"/>
            </w:rPr>
          </w:rPrChange>
        </w:rPr>
        <w:t>) + dist (</w:t>
      </w:r>
      <w:r w:rsidRPr="001A4D22">
        <w:rPr>
          <w:rFonts w:ascii="Arial" w:eastAsia="Arial" w:hAnsi="Arial" w:cs="Arial"/>
          <w:i/>
          <w:iCs/>
          <w:sz w:val="20"/>
          <w:szCs w:val="20"/>
          <w:lang w:val="en-US"/>
          <w:rPrChange w:id="897" w:author="Admin" w:date="2019-02-18T23:53:00Z">
            <w:rPr>
              <w:rFonts w:ascii="Arial" w:eastAsia="Arial" w:hAnsi="Arial" w:cs="Arial"/>
              <w:i/>
              <w:iCs/>
              <w:sz w:val="20"/>
              <w:szCs w:val="20"/>
            </w:rPr>
          </w:rPrChange>
        </w:rPr>
        <w:t>y</w:t>
      </w:r>
      <w:r w:rsidRPr="001A4D22">
        <w:rPr>
          <w:rFonts w:eastAsia="Times New Roman"/>
          <w:i/>
          <w:iCs/>
          <w:sz w:val="20"/>
          <w:szCs w:val="20"/>
          <w:lang w:val="en-US"/>
          <w:rPrChange w:id="898" w:author="Admin" w:date="2019-02-18T23:53:00Z">
            <w:rPr>
              <w:rFonts w:eastAsia="Times New Roman"/>
              <w:i/>
              <w:iCs/>
              <w:sz w:val="20"/>
              <w:szCs w:val="20"/>
            </w:rPr>
          </w:rPrChange>
        </w:rPr>
        <w:t>;</w:t>
      </w:r>
      <w:r w:rsidRPr="001A4D22">
        <w:rPr>
          <w:rFonts w:eastAsia="Times New Roman"/>
          <w:sz w:val="20"/>
          <w:szCs w:val="20"/>
          <w:lang w:val="en-US"/>
          <w:rPrChange w:id="899" w:author="Admin" w:date="2019-02-18T23:53:00Z">
            <w:rPr>
              <w:rFonts w:eastAsia="Times New Roman"/>
              <w:sz w:val="20"/>
              <w:szCs w:val="20"/>
            </w:rPr>
          </w:rPrChange>
        </w:rPr>
        <w:t xml:space="preserve"> </w:t>
      </w:r>
      <w:r w:rsidRPr="001A4D22">
        <w:rPr>
          <w:rFonts w:ascii="Arial" w:eastAsia="Arial" w:hAnsi="Arial" w:cs="Arial"/>
          <w:i/>
          <w:iCs/>
          <w:sz w:val="20"/>
          <w:szCs w:val="20"/>
          <w:lang w:val="en-US"/>
          <w:rPrChange w:id="900" w:author="Admin" w:date="2019-02-18T23:53:00Z">
            <w:rPr>
              <w:rFonts w:ascii="Arial" w:eastAsia="Arial" w:hAnsi="Arial" w:cs="Arial"/>
              <w:i/>
              <w:iCs/>
              <w:sz w:val="20"/>
              <w:szCs w:val="20"/>
            </w:rPr>
          </w:rPrChange>
        </w:rPr>
        <w:t>z</w:t>
      </w:r>
      <w:r w:rsidRPr="001A4D22">
        <w:rPr>
          <w:rFonts w:eastAsia="Times New Roman"/>
          <w:sz w:val="20"/>
          <w:szCs w:val="20"/>
          <w:lang w:val="en-US"/>
          <w:rPrChange w:id="901" w:author="Admin" w:date="2019-02-18T23:53:00Z">
            <w:rPr>
              <w:rFonts w:eastAsia="Times New Roman"/>
              <w:sz w:val="20"/>
              <w:szCs w:val="20"/>
            </w:rPr>
          </w:rPrChange>
        </w:rPr>
        <w:t>)</w:t>
      </w:r>
      <w:r w:rsidRPr="001A4D22">
        <w:rPr>
          <w:sz w:val="20"/>
          <w:szCs w:val="20"/>
          <w:lang w:val="en-US"/>
          <w:rPrChange w:id="902" w:author="Admin" w:date="2019-02-18T23:53:00Z">
            <w:rPr>
              <w:sz w:val="20"/>
              <w:szCs w:val="20"/>
            </w:rPr>
          </w:rPrChange>
        </w:rPr>
        <w:tab/>
      </w:r>
      <w:r w:rsidRPr="001A4D22">
        <w:rPr>
          <w:rFonts w:eastAsia="Times New Roman"/>
          <w:sz w:val="19"/>
          <w:szCs w:val="19"/>
          <w:lang w:val="en-US"/>
          <w:rPrChange w:id="903" w:author="Admin" w:date="2019-02-18T23:53:00Z">
            <w:rPr>
              <w:rFonts w:eastAsia="Times New Roman"/>
              <w:sz w:val="19"/>
              <w:szCs w:val="19"/>
            </w:rPr>
          </w:rPrChange>
        </w:rPr>
        <w:t>dist (</w:t>
      </w:r>
      <w:r w:rsidRPr="001A4D22">
        <w:rPr>
          <w:rFonts w:ascii="Arial" w:eastAsia="Arial" w:hAnsi="Arial" w:cs="Arial"/>
          <w:i/>
          <w:iCs/>
          <w:sz w:val="19"/>
          <w:szCs w:val="19"/>
          <w:lang w:val="en-US"/>
          <w:rPrChange w:id="904" w:author="Admin" w:date="2019-02-18T23:53:00Z">
            <w:rPr>
              <w:rFonts w:ascii="Arial" w:eastAsia="Arial" w:hAnsi="Arial" w:cs="Arial"/>
              <w:i/>
              <w:iCs/>
              <w:sz w:val="19"/>
              <w:szCs w:val="19"/>
            </w:rPr>
          </w:rPrChange>
        </w:rPr>
        <w:t>x</w:t>
      </w:r>
      <w:r w:rsidRPr="001A4D22">
        <w:rPr>
          <w:rFonts w:eastAsia="Times New Roman"/>
          <w:i/>
          <w:iCs/>
          <w:sz w:val="19"/>
          <w:szCs w:val="19"/>
          <w:lang w:val="en-US"/>
          <w:rPrChange w:id="905" w:author="Admin" w:date="2019-02-18T23:53:00Z">
            <w:rPr>
              <w:rFonts w:eastAsia="Times New Roman"/>
              <w:i/>
              <w:iCs/>
              <w:sz w:val="19"/>
              <w:szCs w:val="19"/>
            </w:rPr>
          </w:rPrChange>
        </w:rPr>
        <w:t>;</w:t>
      </w:r>
      <w:r w:rsidRPr="001A4D22">
        <w:rPr>
          <w:rFonts w:eastAsia="Times New Roman"/>
          <w:sz w:val="19"/>
          <w:szCs w:val="19"/>
          <w:lang w:val="en-US"/>
          <w:rPrChange w:id="906" w:author="Admin" w:date="2019-02-18T23:53:00Z">
            <w:rPr>
              <w:rFonts w:eastAsia="Times New Roman"/>
              <w:sz w:val="19"/>
              <w:szCs w:val="19"/>
            </w:rPr>
          </w:rPrChange>
        </w:rPr>
        <w:t xml:space="preserve"> </w:t>
      </w:r>
      <w:r w:rsidRPr="001A4D22">
        <w:rPr>
          <w:rFonts w:ascii="Arial" w:eastAsia="Arial" w:hAnsi="Arial" w:cs="Arial"/>
          <w:i/>
          <w:iCs/>
          <w:sz w:val="19"/>
          <w:szCs w:val="19"/>
          <w:lang w:val="en-US"/>
          <w:rPrChange w:id="907" w:author="Admin" w:date="2019-02-18T23:53:00Z">
            <w:rPr>
              <w:rFonts w:ascii="Arial" w:eastAsia="Arial" w:hAnsi="Arial" w:cs="Arial"/>
              <w:i/>
              <w:iCs/>
              <w:sz w:val="19"/>
              <w:szCs w:val="19"/>
            </w:rPr>
          </w:rPrChange>
        </w:rPr>
        <w:t>z</w:t>
      </w:r>
      <w:r w:rsidRPr="001A4D22">
        <w:rPr>
          <w:rFonts w:eastAsia="Times New Roman"/>
          <w:sz w:val="19"/>
          <w:szCs w:val="19"/>
          <w:lang w:val="en-US"/>
          <w:rPrChange w:id="908" w:author="Admin" w:date="2019-02-18T23:53:00Z">
            <w:rPr>
              <w:rFonts w:eastAsia="Times New Roman"/>
              <w:sz w:val="19"/>
              <w:szCs w:val="19"/>
            </w:rPr>
          </w:rPrChange>
        </w:rPr>
        <w:t>)</w:t>
      </w:r>
      <w:r w:rsidRPr="001A4D22">
        <w:rPr>
          <w:rFonts w:eastAsia="Times New Roman"/>
          <w:i/>
          <w:iCs/>
          <w:sz w:val="19"/>
          <w:szCs w:val="19"/>
          <w:lang w:val="en-US"/>
          <w:rPrChange w:id="909" w:author="Admin" w:date="2019-02-18T23:53:00Z">
            <w:rPr>
              <w:rFonts w:eastAsia="Times New Roman"/>
              <w:i/>
              <w:iCs/>
              <w:sz w:val="19"/>
              <w:szCs w:val="19"/>
            </w:rPr>
          </w:rPrChange>
        </w:rPr>
        <w:t>:</w:t>
      </w:r>
    </w:p>
    <w:p w:rsidR="00A33515" w:rsidRPr="001A4D22" w:rsidRDefault="00A33515">
      <w:pPr>
        <w:spacing w:line="169" w:lineRule="exact"/>
        <w:rPr>
          <w:sz w:val="20"/>
          <w:szCs w:val="20"/>
          <w:lang w:val="en-US"/>
          <w:rPrChange w:id="910" w:author="Admin" w:date="2019-02-18T23:53:00Z">
            <w:rPr>
              <w:sz w:val="20"/>
              <w:szCs w:val="20"/>
            </w:rPr>
          </w:rPrChange>
        </w:rPr>
      </w:pPr>
    </w:p>
    <w:p w:rsidR="00A33515" w:rsidRDefault="001A4D22">
      <w:pPr>
        <w:spacing w:line="331" w:lineRule="auto"/>
        <w:jc w:val="both"/>
        <w:rPr>
          <w:sz w:val="20"/>
          <w:szCs w:val="20"/>
        </w:rPr>
      </w:pPr>
      <w:r>
        <w:rPr>
          <w:rFonts w:ascii="Arial" w:eastAsia="Arial" w:hAnsi="Arial" w:cs="Arial"/>
          <w:sz w:val="19"/>
          <w:szCs w:val="19"/>
        </w:rPr>
        <w:t xml:space="preserve">Также нам понадобится понятие </w:t>
      </w:r>
      <w:r>
        <w:rPr>
          <w:rFonts w:ascii="Arial" w:eastAsia="Arial" w:hAnsi="Arial" w:cs="Arial"/>
          <w:i/>
          <w:iCs/>
          <w:sz w:val="19"/>
          <w:szCs w:val="19"/>
        </w:rPr>
        <w:t>наименьшего значения</w:t>
      </w:r>
      <w:r>
        <w:rPr>
          <w:rFonts w:ascii="Arial" w:eastAsia="Arial" w:hAnsi="Arial" w:cs="Arial"/>
          <w:sz w:val="19"/>
          <w:szCs w:val="19"/>
        </w:rPr>
        <w:t xml:space="preserve">: если </w:t>
      </w:r>
      <w:r>
        <w:rPr>
          <w:rFonts w:ascii="Arial" w:eastAsia="Arial" w:hAnsi="Arial" w:cs="Arial"/>
          <w:i/>
          <w:iCs/>
          <w:sz w:val="19"/>
          <w:szCs w:val="19"/>
        </w:rPr>
        <w:t>f</w:t>
      </w:r>
      <w:r>
        <w:rPr>
          <w:rFonts w:eastAsia="Times New Roman"/>
          <w:sz w:val="19"/>
          <w:szCs w:val="19"/>
        </w:rPr>
        <w:t>(</w:t>
      </w:r>
      <w:r>
        <w:rPr>
          <w:rFonts w:ascii="Arial" w:eastAsia="Arial" w:hAnsi="Arial" w:cs="Arial"/>
          <w:i/>
          <w:iCs/>
          <w:sz w:val="19"/>
          <w:szCs w:val="19"/>
        </w:rPr>
        <w:t>x</w:t>
      </w:r>
      <w:r>
        <w:rPr>
          <w:rFonts w:eastAsia="Times New Roman"/>
          <w:sz w:val="19"/>
          <w:szCs w:val="19"/>
        </w:rPr>
        <w:t>)</w:t>
      </w:r>
      <w:r>
        <w:rPr>
          <w:rFonts w:ascii="Arial" w:eastAsia="Arial" w:hAnsi="Arial" w:cs="Arial"/>
          <w:sz w:val="19"/>
          <w:szCs w:val="19"/>
        </w:rPr>
        <w:t xml:space="preserve"> — вы-ражение, куда можно подставлять разные значения переменной </w:t>
      </w:r>
      <w:r>
        <w:rPr>
          <w:rFonts w:ascii="Arial" w:eastAsia="Arial" w:hAnsi="Arial" w:cs="Arial"/>
          <w:i/>
          <w:iCs/>
          <w:sz w:val="19"/>
          <w:szCs w:val="19"/>
        </w:rPr>
        <w:t>x</w:t>
      </w:r>
      <w:r>
        <w:rPr>
          <w:rFonts w:ascii="Arial" w:eastAsia="Arial" w:hAnsi="Arial" w:cs="Arial"/>
          <w:sz w:val="19"/>
          <w:szCs w:val="19"/>
        </w:rPr>
        <w:t>, то</w:t>
      </w:r>
    </w:p>
    <w:p w:rsidR="00A33515" w:rsidRDefault="00A33515">
      <w:pPr>
        <w:spacing w:line="136" w:lineRule="exact"/>
        <w:rPr>
          <w:sz w:val="20"/>
          <w:szCs w:val="20"/>
        </w:rPr>
      </w:pPr>
    </w:p>
    <w:p w:rsidR="00A33515" w:rsidRDefault="001A4D22">
      <w:pPr>
        <w:jc w:val="center"/>
        <w:rPr>
          <w:sz w:val="20"/>
          <w:szCs w:val="20"/>
        </w:rPr>
      </w:pPr>
      <w:r>
        <w:rPr>
          <w:rFonts w:eastAsia="Times New Roman"/>
          <w:sz w:val="20"/>
          <w:szCs w:val="20"/>
        </w:rPr>
        <w:t xml:space="preserve">min </w:t>
      </w:r>
      <w:r>
        <w:rPr>
          <w:rFonts w:ascii="Arial" w:eastAsia="Arial" w:hAnsi="Arial" w:cs="Arial"/>
          <w:i/>
          <w:iCs/>
          <w:sz w:val="20"/>
          <w:szCs w:val="20"/>
        </w:rPr>
        <w:t>f</w:t>
      </w:r>
      <w:r>
        <w:rPr>
          <w:rFonts w:eastAsia="Times New Roman"/>
          <w:sz w:val="20"/>
          <w:szCs w:val="20"/>
        </w:rPr>
        <w:t>(</w:t>
      </w:r>
      <w:r>
        <w:rPr>
          <w:rFonts w:ascii="Arial" w:eastAsia="Arial" w:hAnsi="Arial" w:cs="Arial"/>
          <w:i/>
          <w:iCs/>
          <w:sz w:val="20"/>
          <w:szCs w:val="20"/>
        </w:rPr>
        <w:t>x</w:t>
      </w:r>
      <w:r>
        <w:rPr>
          <w:rFonts w:eastAsia="Times New Roman"/>
          <w:sz w:val="20"/>
          <w:szCs w:val="20"/>
        </w:rPr>
        <w:t xml:space="preserve">) </w:t>
      </w:r>
      <w:r>
        <w:rPr>
          <w:rFonts w:ascii="Arial" w:eastAsia="Arial" w:hAnsi="Arial" w:cs="Arial"/>
          <w:sz w:val="20"/>
          <w:szCs w:val="20"/>
        </w:rPr>
        <w:t>—</w:t>
      </w:r>
    </w:p>
    <w:p w:rsidR="00A33515" w:rsidRDefault="001A4D22">
      <w:pPr>
        <w:spacing w:line="213" w:lineRule="auto"/>
        <w:ind w:left="3040"/>
        <w:rPr>
          <w:sz w:val="20"/>
          <w:szCs w:val="20"/>
        </w:rPr>
      </w:pPr>
      <w:r>
        <w:rPr>
          <w:rFonts w:ascii="Arial" w:eastAsia="Arial" w:hAnsi="Arial" w:cs="Arial"/>
          <w:i/>
          <w:iCs/>
          <w:sz w:val="14"/>
          <w:szCs w:val="14"/>
        </w:rPr>
        <w:t>x</w:t>
      </w:r>
    </w:p>
    <w:p w:rsidR="00A33515" w:rsidRDefault="00A33515">
      <w:pPr>
        <w:spacing w:line="136" w:lineRule="exact"/>
        <w:rPr>
          <w:sz w:val="20"/>
          <w:szCs w:val="20"/>
        </w:rPr>
      </w:pPr>
    </w:p>
    <w:p w:rsidR="00A33515" w:rsidRDefault="001A4D22">
      <w:pPr>
        <w:spacing w:line="225" w:lineRule="auto"/>
        <w:jc w:val="both"/>
        <w:rPr>
          <w:sz w:val="20"/>
          <w:szCs w:val="20"/>
        </w:rPr>
      </w:pPr>
      <w:r>
        <w:rPr>
          <w:rFonts w:ascii="Arial" w:eastAsia="Arial" w:hAnsi="Arial" w:cs="Arial"/>
          <w:sz w:val="20"/>
          <w:szCs w:val="20"/>
        </w:rPr>
        <w:t xml:space="preserve">это наименьшее число, которое может получиться при подстановке чего-либо в выражение </w:t>
      </w:r>
      <w:r>
        <w:rPr>
          <w:rFonts w:ascii="Arial" w:eastAsia="Arial" w:hAnsi="Arial" w:cs="Arial"/>
          <w:i/>
          <w:iCs/>
          <w:sz w:val="20"/>
          <w:szCs w:val="20"/>
        </w:rPr>
        <w:t>f</w:t>
      </w:r>
      <w:r>
        <w:rPr>
          <w:rFonts w:ascii="Arial" w:eastAsia="Arial" w:hAnsi="Arial" w:cs="Arial"/>
          <w:sz w:val="20"/>
          <w:szCs w:val="20"/>
        </w:rPr>
        <w:t xml:space="preserve">. Например, </w:t>
      </w:r>
      <w:r>
        <w:rPr>
          <w:rFonts w:eastAsia="Times New Roman"/>
          <w:sz w:val="20"/>
          <w:szCs w:val="20"/>
        </w:rPr>
        <w:t>min</w:t>
      </w:r>
      <w:r>
        <w:rPr>
          <w:rFonts w:ascii="Arial" w:eastAsia="Arial" w:hAnsi="Arial" w:cs="Arial"/>
          <w:i/>
          <w:iCs/>
          <w:sz w:val="27"/>
          <w:szCs w:val="27"/>
          <w:vertAlign w:val="subscript"/>
        </w:rPr>
        <w:t>x</w:t>
      </w:r>
      <w:r>
        <w:rPr>
          <w:rFonts w:ascii="Arial" w:eastAsia="Arial" w:hAnsi="Arial" w:cs="Arial"/>
          <w:sz w:val="20"/>
          <w:szCs w:val="20"/>
        </w:rPr>
        <w:t xml:space="preserve"> </w:t>
      </w:r>
      <w:r>
        <w:rPr>
          <w:rFonts w:ascii="Arial" w:eastAsia="Arial" w:hAnsi="Arial" w:cs="Arial"/>
          <w:i/>
          <w:iCs/>
          <w:sz w:val="20"/>
          <w:szCs w:val="20"/>
        </w:rPr>
        <w:t>x</w:t>
      </w:r>
      <w:r>
        <w:rPr>
          <w:rFonts w:ascii="Arial" w:eastAsia="Arial" w:hAnsi="Arial" w:cs="Arial"/>
          <w:sz w:val="27"/>
          <w:szCs w:val="27"/>
          <w:vertAlign w:val="superscript"/>
        </w:rPr>
        <w:t>2</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0. Похожим образом обознача-ется наибольшее значение — </w:t>
      </w:r>
      <w:r>
        <w:rPr>
          <w:rFonts w:eastAsia="Times New Roman"/>
          <w:sz w:val="20"/>
          <w:szCs w:val="20"/>
        </w:rPr>
        <w:t>max</w:t>
      </w:r>
      <w:r>
        <w:rPr>
          <w:rFonts w:ascii="Arial" w:eastAsia="Arial" w:hAnsi="Arial" w:cs="Arial"/>
          <w:i/>
          <w:iCs/>
          <w:sz w:val="27"/>
          <w:szCs w:val="27"/>
          <w:vertAlign w:val="subscript"/>
        </w:rPr>
        <w:t>x</w:t>
      </w:r>
      <w:r>
        <w:rPr>
          <w:rFonts w:ascii="Arial" w:eastAsia="Arial" w:hAnsi="Arial" w:cs="Arial"/>
          <w:sz w:val="20"/>
          <w:szCs w:val="20"/>
        </w:rPr>
        <w:t xml:space="preserve"> </w:t>
      </w:r>
      <w:r>
        <w:rPr>
          <w:rFonts w:ascii="Arial" w:eastAsia="Arial" w:hAnsi="Arial" w:cs="Arial"/>
          <w:i/>
          <w:iCs/>
          <w:sz w:val="20"/>
          <w:szCs w:val="20"/>
        </w:rPr>
        <w:t>f</w:t>
      </w:r>
      <w:r>
        <w:rPr>
          <w:rFonts w:eastAsia="Times New Roman"/>
          <w:sz w:val="20"/>
          <w:szCs w:val="20"/>
        </w:rPr>
        <w:t>(</w:t>
      </w:r>
      <w:r>
        <w:rPr>
          <w:rFonts w:ascii="Arial" w:eastAsia="Arial" w:hAnsi="Arial" w:cs="Arial"/>
          <w:i/>
          <w:iCs/>
          <w:sz w:val="20"/>
          <w:szCs w:val="20"/>
        </w:rPr>
        <w:t>x</w:t>
      </w:r>
      <w:r>
        <w:rPr>
          <w:rFonts w:eastAsia="Times New Roman"/>
          <w:sz w:val="20"/>
          <w:szCs w:val="20"/>
        </w:rPr>
        <w:t>)</w:t>
      </w:r>
      <w:r>
        <w:rPr>
          <w:rFonts w:ascii="Arial" w:eastAsia="Arial" w:hAnsi="Arial" w:cs="Arial"/>
          <w:sz w:val="20"/>
          <w:szCs w:val="20"/>
        </w:rPr>
        <w:t>.</w:t>
      </w:r>
    </w:p>
    <w:p w:rsidR="00A33515" w:rsidRDefault="00A33515">
      <w:pPr>
        <w:spacing w:line="21" w:lineRule="exact"/>
        <w:rPr>
          <w:sz w:val="20"/>
          <w:szCs w:val="20"/>
        </w:rPr>
      </w:pPr>
    </w:p>
    <w:p w:rsidR="00A33515" w:rsidRDefault="001A4D22">
      <w:pPr>
        <w:numPr>
          <w:ilvl w:val="0"/>
          <w:numId w:val="94"/>
        </w:numPr>
        <w:tabs>
          <w:tab w:val="left" w:pos="500"/>
        </w:tabs>
        <w:ind w:left="500" w:hanging="273"/>
        <w:rPr>
          <w:rFonts w:ascii="Arial" w:eastAsia="Arial" w:hAnsi="Arial" w:cs="Arial"/>
          <w:b/>
          <w:bCs/>
          <w:sz w:val="20"/>
          <w:szCs w:val="20"/>
        </w:rPr>
      </w:pPr>
      <w:r>
        <w:rPr>
          <w:rFonts w:ascii="Arial" w:eastAsia="Arial" w:hAnsi="Arial" w:cs="Arial"/>
          <w:sz w:val="20"/>
          <w:szCs w:val="20"/>
        </w:rPr>
        <w:t xml:space="preserve">Рассмотрим квадрат </w:t>
      </w:r>
      <w:r>
        <w:rPr>
          <w:rFonts w:ascii="Arial" w:eastAsia="Arial" w:hAnsi="Arial" w:cs="Arial"/>
          <w:i/>
          <w:iCs/>
          <w:sz w:val="20"/>
          <w:szCs w:val="20"/>
        </w:rPr>
        <w:t>A</w:t>
      </w:r>
      <w:r>
        <w:rPr>
          <w:rFonts w:ascii="Arial" w:eastAsia="Arial" w:hAnsi="Arial" w:cs="Arial"/>
          <w:sz w:val="27"/>
          <w:szCs w:val="27"/>
          <w:vertAlign w:val="subscript"/>
        </w:rPr>
        <w:t>1</w:t>
      </w:r>
      <w:r>
        <w:rPr>
          <w:rFonts w:ascii="Arial" w:eastAsia="Arial" w:hAnsi="Arial" w:cs="Arial"/>
          <w:i/>
          <w:iCs/>
          <w:sz w:val="20"/>
          <w:szCs w:val="20"/>
        </w:rPr>
        <w:t>A</w:t>
      </w:r>
      <w:r>
        <w:rPr>
          <w:rFonts w:ascii="Arial" w:eastAsia="Arial" w:hAnsi="Arial" w:cs="Arial"/>
          <w:sz w:val="27"/>
          <w:szCs w:val="27"/>
          <w:vertAlign w:val="subscript"/>
        </w:rPr>
        <w:t>2</w:t>
      </w:r>
      <w:r>
        <w:rPr>
          <w:rFonts w:ascii="Arial" w:eastAsia="Arial" w:hAnsi="Arial" w:cs="Arial"/>
          <w:i/>
          <w:iCs/>
          <w:sz w:val="20"/>
          <w:szCs w:val="20"/>
        </w:rPr>
        <w:t>B</w:t>
      </w:r>
      <w:r>
        <w:rPr>
          <w:rFonts w:ascii="Arial" w:eastAsia="Arial" w:hAnsi="Arial" w:cs="Arial"/>
          <w:sz w:val="27"/>
          <w:szCs w:val="27"/>
          <w:vertAlign w:val="subscript"/>
        </w:rPr>
        <w:t>1</w:t>
      </w:r>
      <w:r>
        <w:rPr>
          <w:rFonts w:ascii="Arial" w:eastAsia="Arial" w:hAnsi="Arial" w:cs="Arial"/>
          <w:i/>
          <w:iCs/>
          <w:sz w:val="20"/>
          <w:szCs w:val="20"/>
        </w:rPr>
        <w:t>B</w:t>
      </w:r>
      <w:r>
        <w:rPr>
          <w:rFonts w:ascii="Arial" w:eastAsia="Arial" w:hAnsi="Arial" w:cs="Arial"/>
          <w:sz w:val="27"/>
          <w:szCs w:val="27"/>
          <w:vertAlign w:val="subscript"/>
        </w:rPr>
        <w:t>2</w:t>
      </w:r>
      <w:r>
        <w:rPr>
          <w:rFonts w:ascii="Arial" w:eastAsia="Arial" w:hAnsi="Arial" w:cs="Arial"/>
          <w:sz w:val="20"/>
          <w:szCs w:val="20"/>
        </w:rPr>
        <w:t xml:space="preserve"> со стороной 1. Пусть </w:t>
      </w:r>
      <w:r>
        <w:rPr>
          <w:rFonts w:ascii="Arial" w:eastAsia="Arial" w:hAnsi="Arial" w:cs="Arial"/>
          <w:i/>
          <w:iCs/>
          <w:sz w:val="20"/>
          <w:szCs w:val="20"/>
        </w:rPr>
        <w:t>M</w:t>
      </w:r>
      <w:r>
        <w:rPr>
          <w:rFonts w:ascii="Arial" w:eastAsia="Arial" w:hAnsi="Arial" w:cs="Arial"/>
          <w:sz w:val="27"/>
          <w:szCs w:val="27"/>
          <w:vertAlign w:val="subscript"/>
        </w:rPr>
        <w:t>1</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eastAsia="Times New Roman"/>
          <w:i/>
          <w:iCs/>
          <w:sz w:val="20"/>
          <w:szCs w:val="20"/>
        </w:rPr>
        <w:t>f</w:t>
      </w:r>
      <w:r>
        <w:rPr>
          <w:rFonts w:ascii="Arial" w:eastAsia="Arial" w:hAnsi="Arial" w:cs="Arial"/>
          <w:i/>
          <w:iCs/>
          <w:sz w:val="20"/>
          <w:szCs w:val="20"/>
        </w:rPr>
        <w:t>A</w:t>
      </w:r>
      <w:r>
        <w:rPr>
          <w:rFonts w:ascii="Arial" w:eastAsia="Arial" w:hAnsi="Arial" w:cs="Arial"/>
          <w:sz w:val="27"/>
          <w:szCs w:val="27"/>
          <w:vertAlign w:val="subscript"/>
        </w:rPr>
        <w:t>1</w:t>
      </w:r>
      <w:r>
        <w:rPr>
          <w:rFonts w:eastAsia="Times New Roman"/>
          <w:i/>
          <w:iCs/>
          <w:sz w:val="20"/>
          <w:szCs w:val="20"/>
        </w:rPr>
        <w:t>;</w:t>
      </w:r>
      <w:r>
        <w:rPr>
          <w:rFonts w:ascii="Arial" w:eastAsia="Arial" w:hAnsi="Arial" w:cs="Arial"/>
          <w:sz w:val="20"/>
          <w:szCs w:val="20"/>
        </w:rPr>
        <w:t xml:space="preserve"> </w:t>
      </w:r>
      <w:r>
        <w:rPr>
          <w:rFonts w:ascii="Arial" w:eastAsia="Arial" w:hAnsi="Arial" w:cs="Arial"/>
          <w:i/>
          <w:iCs/>
          <w:sz w:val="20"/>
          <w:szCs w:val="20"/>
        </w:rPr>
        <w:t>A</w:t>
      </w:r>
      <w:r>
        <w:rPr>
          <w:rFonts w:ascii="Arial" w:eastAsia="Arial" w:hAnsi="Arial" w:cs="Arial"/>
          <w:sz w:val="27"/>
          <w:szCs w:val="27"/>
          <w:vertAlign w:val="subscript"/>
        </w:rPr>
        <w:t>2</w:t>
      </w:r>
      <w:r>
        <w:rPr>
          <w:rFonts w:eastAsia="Times New Roman"/>
          <w:i/>
          <w:iCs/>
          <w:sz w:val="20"/>
          <w:szCs w:val="20"/>
        </w:rPr>
        <w:t>g</w:t>
      </w:r>
      <w:r>
        <w:rPr>
          <w:rFonts w:ascii="Arial" w:eastAsia="Arial" w:hAnsi="Arial" w:cs="Arial"/>
          <w:sz w:val="20"/>
          <w:szCs w:val="20"/>
        </w:rPr>
        <w:t>,</w:t>
      </w:r>
    </w:p>
    <w:tbl>
      <w:tblPr>
        <w:tblW w:w="0" w:type="auto"/>
        <w:tblInd w:w="500" w:type="dxa"/>
        <w:tblLayout w:type="fixed"/>
        <w:tblCellMar>
          <w:left w:w="0" w:type="dxa"/>
          <w:right w:w="0" w:type="dxa"/>
        </w:tblCellMar>
        <w:tblLook w:val="04A0" w:firstRow="1" w:lastRow="0" w:firstColumn="1" w:lastColumn="0" w:noHBand="0" w:noVBand="1"/>
      </w:tblPr>
      <w:tblGrid>
        <w:gridCol w:w="2540"/>
        <w:gridCol w:w="760"/>
        <w:gridCol w:w="420"/>
        <w:gridCol w:w="120"/>
        <w:gridCol w:w="60"/>
        <w:gridCol w:w="220"/>
        <w:gridCol w:w="20"/>
      </w:tblGrid>
      <w:tr w:rsidR="00A33515">
        <w:trPr>
          <w:trHeight w:val="261"/>
        </w:trPr>
        <w:tc>
          <w:tcPr>
            <w:tcW w:w="3300" w:type="dxa"/>
            <w:gridSpan w:val="2"/>
            <w:vAlign w:val="bottom"/>
          </w:tcPr>
          <w:p w:rsidR="00A33515" w:rsidRDefault="001A4D22">
            <w:pPr>
              <w:spacing w:line="261" w:lineRule="exact"/>
              <w:rPr>
                <w:sz w:val="20"/>
                <w:szCs w:val="20"/>
              </w:rPr>
            </w:pPr>
            <w:r>
              <w:rPr>
                <w:rFonts w:ascii="Arial" w:eastAsia="Arial" w:hAnsi="Arial" w:cs="Arial"/>
                <w:i/>
                <w:iCs/>
                <w:sz w:val="20"/>
                <w:szCs w:val="20"/>
              </w:rPr>
              <w:t>M</w:t>
            </w:r>
            <w:r>
              <w:rPr>
                <w:rFonts w:ascii="Arial" w:eastAsia="Arial" w:hAnsi="Arial" w:cs="Arial"/>
                <w:sz w:val="27"/>
                <w:szCs w:val="27"/>
                <w:vertAlign w:val="subscript"/>
              </w:rPr>
              <w:t>2</w:t>
            </w:r>
            <w:r>
              <w:rPr>
                <w:rFonts w:ascii="Arial" w:eastAsia="Arial" w:hAnsi="Arial" w:cs="Arial"/>
                <w:i/>
                <w:iCs/>
                <w:sz w:val="20"/>
                <w:szCs w:val="20"/>
              </w:rPr>
              <w:t xml:space="preserve"> </w:t>
            </w:r>
            <w:r>
              <w:rPr>
                <w:rFonts w:eastAsia="Times New Roman"/>
                <w:sz w:val="20"/>
                <w:szCs w:val="20"/>
              </w:rPr>
              <w:t>=</w:t>
            </w:r>
            <w:r>
              <w:rPr>
                <w:rFonts w:ascii="Arial" w:eastAsia="Arial" w:hAnsi="Arial" w:cs="Arial"/>
                <w:i/>
                <w:iCs/>
                <w:sz w:val="20"/>
                <w:szCs w:val="20"/>
              </w:rPr>
              <w:t xml:space="preserve"> </w:t>
            </w:r>
            <w:r>
              <w:rPr>
                <w:rFonts w:eastAsia="Times New Roman"/>
                <w:i/>
                <w:iCs/>
                <w:sz w:val="20"/>
                <w:szCs w:val="20"/>
              </w:rPr>
              <w:t>f</w:t>
            </w:r>
            <w:r>
              <w:rPr>
                <w:rFonts w:ascii="Arial" w:eastAsia="Arial" w:hAnsi="Arial" w:cs="Arial"/>
                <w:i/>
                <w:iCs/>
                <w:sz w:val="20"/>
                <w:szCs w:val="20"/>
              </w:rPr>
              <w:t>B</w:t>
            </w:r>
            <w:r>
              <w:rPr>
                <w:rFonts w:ascii="Arial" w:eastAsia="Arial" w:hAnsi="Arial" w:cs="Arial"/>
                <w:sz w:val="27"/>
                <w:szCs w:val="27"/>
                <w:vertAlign w:val="subscript"/>
              </w:rPr>
              <w:t>1</w:t>
            </w:r>
            <w:r>
              <w:rPr>
                <w:rFonts w:eastAsia="Times New Roman"/>
                <w:i/>
                <w:iCs/>
                <w:sz w:val="20"/>
                <w:szCs w:val="20"/>
              </w:rPr>
              <w:t>;</w:t>
            </w:r>
            <w:r>
              <w:rPr>
                <w:rFonts w:ascii="Arial" w:eastAsia="Arial" w:hAnsi="Arial" w:cs="Arial"/>
                <w:i/>
                <w:iCs/>
                <w:sz w:val="20"/>
                <w:szCs w:val="20"/>
              </w:rPr>
              <w:t xml:space="preserve"> B</w:t>
            </w:r>
            <w:r>
              <w:rPr>
                <w:rFonts w:ascii="Arial" w:eastAsia="Arial" w:hAnsi="Arial" w:cs="Arial"/>
                <w:sz w:val="27"/>
                <w:szCs w:val="27"/>
                <w:vertAlign w:val="subscript"/>
              </w:rPr>
              <w:t>2</w:t>
            </w:r>
            <w:r>
              <w:rPr>
                <w:rFonts w:eastAsia="Times New Roman"/>
                <w:i/>
                <w:iCs/>
                <w:sz w:val="20"/>
                <w:szCs w:val="20"/>
              </w:rPr>
              <w:t>g</w:t>
            </w:r>
            <w:r>
              <w:rPr>
                <w:rFonts w:ascii="Arial" w:eastAsia="Arial" w:hAnsi="Arial" w:cs="Arial"/>
                <w:sz w:val="20"/>
                <w:szCs w:val="20"/>
              </w:rPr>
              <w:t>.</w:t>
            </w:r>
            <w:r>
              <w:rPr>
                <w:rFonts w:ascii="Arial" w:eastAsia="Arial" w:hAnsi="Arial" w:cs="Arial"/>
                <w:i/>
                <w:iCs/>
                <w:sz w:val="20"/>
                <w:szCs w:val="20"/>
              </w:rPr>
              <w:t xml:space="preserve"> </w:t>
            </w:r>
            <w:r>
              <w:rPr>
                <w:rFonts w:ascii="Arial" w:eastAsia="Arial" w:hAnsi="Arial" w:cs="Arial"/>
                <w:sz w:val="20"/>
                <w:szCs w:val="20"/>
              </w:rPr>
              <w:t>Чему равно число</w:t>
            </w:r>
          </w:p>
        </w:tc>
        <w:tc>
          <w:tcPr>
            <w:tcW w:w="420" w:type="dxa"/>
            <w:vAlign w:val="bottom"/>
          </w:tcPr>
          <w:p w:rsidR="00A33515" w:rsidRDefault="00A33515"/>
        </w:tc>
        <w:tc>
          <w:tcPr>
            <w:tcW w:w="120" w:type="dxa"/>
            <w:vAlign w:val="bottom"/>
          </w:tcPr>
          <w:p w:rsidR="00A33515" w:rsidRDefault="00A33515"/>
        </w:tc>
        <w:tc>
          <w:tcPr>
            <w:tcW w:w="60" w:type="dxa"/>
            <w:vAlign w:val="bottom"/>
          </w:tcPr>
          <w:p w:rsidR="00A33515" w:rsidRDefault="00A33515"/>
        </w:tc>
        <w:tc>
          <w:tcPr>
            <w:tcW w:w="220" w:type="dxa"/>
            <w:vMerge w:val="restart"/>
            <w:vAlign w:val="bottom"/>
          </w:tcPr>
          <w:p w:rsidR="00A33515" w:rsidRDefault="001A4D22">
            <w:pPr>
              <w:jc w:val="right"/>
              <w:rPr>
                <w:sz w:val="20"/>
                <w:szCs w:val="20"/>
              </w:rPr>
            </w:pPr>
            <w:r>
              <w:rPr>
                <w:rFonts w:eastAsia="Times New Roman"/>
                <w:sz w:val="20"/>
                <w:szCs w:val="20"/>
              </w:rPr>
              <w:t>)</w:t>
            </w:r>
          </w:p>
        </w:tc>
        <w:tc>
          <w:tcPr>
            <w:tcW w:w="0" w:type="dxa"/>
            <w:vAlign w:val="bottom"/>
          </w:tcPr>
          <w:p w:rsidR="00A33515" w:rsidRDefault="00A33515">
            <w:pPr>
              <w:rPr>
                <w:sz w:val="1"/>
                <w:szCs w:val="1"/>
              </w:rPr>
            </w:pPr>
          </w:p>
        </w:tc>
      </w:tr>
      <w:tr w:rsidR="00A33515">
        <w:trPr>
          <w:trHeight w:val="180"/>
        </w:trPr>
        <w:tc>
          <w:tcPr>
            <w:tcW w:w="2540" w:type="dxa"/>
            <w:vAlign w:val="bottom"/>
          </w:tcPr>
          <w:p w:rsidR="00A33515" w:rsidRDefault="00A33515">
            <w:pPr>
              <w:rPr>
                <w:sz w:val="15"/>
                <w:szCs w:val="15"/>
              </w:rPr>
            </w:pPr>
          </w:p>
        </w:tc>
        <w:tc>
          <w:tcPr>
            <w:tcW w:w="760" w:type="dxa"/>
            <w:vAlign w:val="bottom"/>
          </w:tcPr>
          <w:p w:rsidR="00A33515" w:rsidRDefault="001A4D22">
            <w:pPr>
              <w:spacing w:line="180" w:lineRule="exact"/>
              <w:ind w:left="40"/>
              <w:rPr>
                <w:sz w:val="20"/>
                <w:szCs w:val="20"/>
              </w:rPr>
            </w:pPr>
            <w:r>
              <w:rPr>
                <w:rFonts w:eastAsia="Times New Roman"/>
                <w:sz w:val="20"/>
                <w:szCs w:val="20"/>
              </w:rPr>
              <w:t>(</w:t>
            </w:r>
          </w:p>
        </w:tc>
        <w:tc>
          <w:tcPr>
            <w:tcW w:w="420" w:type="dxa"/>
            <w:vAlign w:val="bottom"/>
          </w:tcPr>
          <w:p w:rsidR="00A33515" w:rsidRDefault="00A33515">
            <w:pPr>
              <w:rPr>
                <w:sz w:val="15"/>
                <w:szCs w:val="15"/>
              </w:rPr>
            </w:pPr>
          </w:p>
        </w:tc>
        <w:tc>
          <w:tcPr>
            <w:tcW w:w="120" w:type="dxa"/>
            <w:vAlign w:val="bottom"/>
          </w:tcPr>
          <w:p w:rsidR="00A33515" w:rsidRDefault="00A33515">
            <w:pPr>
              <w:rPr>
                <w:sz w:val="15"/>
                <w:szCs w:val="15"/>
              </w:rPr>
            </w:pPr>
          </w:p>
        </w:tc>
        <w:tc>
          <w:tcPr>
            <w:tcW w:w="60" w:type="dxa"/>
            <w:vAlign w:val="bottom"/>
          </w:tcPr>
          <w:p w:rsidR="00A33515" w:rsidRDefault="00A33515">
            <w:pPr>
              <w:rPr>
                <w:sz w:val="15"/>
                <w:szCs w:val="15"/>
              </w:rPr>
            </w:pPr>
          </w:p>
        </w:tc>
        <w:tc>
          <w:tcPr>
            <w:tcW w:w="220" w:type="dxa"/>
            <w:vMerge/>
            <w:vAlign w:val="bottom"/>
          </w:tcPr>
          <w:p w:rsidR="00A33515" w:rsidRDefault="00A33515">
            <w:pPr>
              <w:rPr>
                <w:sz w:val="15"/>
                <w:szCs w:val="15"/>
              </w:rPr>
            </w:pPr>
          </w:p>
        </w:tc>
        <w:tc>
          <w:tcPr>
            <w:tcW w:w="0" w:type="dxa"/>
            <w:vAlign w:val="bottom"/>
          </w:tcPr>
          <w:p w:rsidR="00A33515" w:rsidRDefault="00A33515">
            <w:pPr>
              <w:rPr>
                <w:sz w:val="1"/>
                <w:szCs w:val="1"/>
              </w:rPr>
            </w:pPr>
          </w:p>
        </w:tc>
      </w:tr>
      <w:tr w:rsidR="00A33515">
        <w:trPr>
          <w:trHeight w:val="195"/>
        </w:trPr>
        <w:tc>
          <w:tcPr>
            <w:tcW w:w="2540" w:type="dxa"/>
            <w:vAlign w:val="bottom"/>
          </w:tcPr>
          <w:p w:rsidR="00A33515" w:rsidRDefault="001A4D22">
            <w:pPr>
              <w:spacing w:line="195" w:lineRule="exact"/>
              <w:ind w:left="2160"/>
              <w:rPr>
                <w:sz w:val="20"/>
                <w:szCs w:val="20"/>
              </w:rPr>
            </w:pPr>
            <w:r>
              <w:rPr>
                <w:rFonts w:eastAsia="Times New Roman"/>
                <w:sz w:val="20"/>
                <w:szCs w:val="20"/>
              </w:rPr>
              <w:t>max</w:t>
            </w:r>
          </w:p>
        </w:tc>
        <w:tc>
          <w:tcPr>
            <w:tcW w:w="1360" w:type="dxa"/>
            <w:gridSpan w:val="4"/>
            <w:vAlign w:val="bottom"/>
          </w:tcPr>
          <w:p w:rsidR="00A33515" w:rsidRDefault="001A4D22">
            <w:pPr>
              <w:spacing w:line="196" w:lineRule="exact"/>
              <w:ind w:left="160"/>
              <w:rPr>
                <w:sz w:val="20"/>
                <w:szCs w:val="20"/>
              </w:rPr>
            </w:pPr>
            <w:r>
              <w:rPr>
                <w:rFonts w:eastAsia="Times New Roman"/>
                <w:sz w:val="20"/>
                <w:szCs w:val="20"/>
              </w:rPr>
              <w:t>min dist (</w:t>
            </w:r>
            <w:r>
              <w:rPr>
                <w:rFonts w:ascii="Arial" w:eastAsia="Arial" w:hAnsi="Arial" w:cs="Arial"/>
                <w:i/>
                <w:iCs/>
                <w:sz w:val="20"/>
                <w:szCs w:val="20"/>
              </w:rPr>
              <w:t>x</w:t>
            </w:r>
            <w:r>
              <w:rPr>
                <w:rFonts w:eastAsia="Times New Roman"/>
                <w:i/>
                <w:iCs/>
                <w:sz w:val="20"/>
                <w:szCs w:val="20"/>
              </w:rPr>
              <w:t>;</w:t>
            </w:r>
            <w:r>
              <w:rPr>
                <w:rFonts w:eastAsia="Times New Roman"/>
                <w:sz w:val="20"/>
                <w:szCs w:val="20"/>
              </w:rPr>
              <w:t xml:space="preserve"> </w:t>
            </w:r>
            <w:r>
              <w:rPr>
                <w:rFonts w:ascii="Arial" w:eastAsia="Arial" w:hAnsi="Arial" w:cs="Arial"/>
                <w:i/>
                <w:iCs/>
                <w:sz w:val="20"/>
                <w:szCs w:val="20"/>
              </w:rPr>
              <w:t>y</w:t>
            </w:r>
            <w:r>
              <w:rPr>
                <w:rFonts w:eastAsia="Times New Roman"/>
                <w:sz w:val="20"/>
                <w:szCs w:val="20"/>
              </w:rPr>
              <w:t>)</w:t>
            </w:r>
          </w:p>
        </w:tc>
        <w:tc>
          <w:tcPr>
            <w:tcW w:w="220" w:type="dxa"/>
            <w:vAlign w:val="bottom"/>
          </w:tcPr>
          <w:p w:rsidR="00A33515" w:rsidRDefault="001A4D22">
            <w:pPr>
              <w:spacing w:line="195" w:lineRule="exact"/>
              <w:jc w:val="right"/>
              <w:rPr>
                <w:sz w:val="20"/>
                <w:szCs w:val="20"/>
              </w:rPr>
            </w:pPr>
            <w:r>
              <w:rPr>
                <w:rFonts w:eastAsia="Times New Roman"/>
                <w:sz w:val="20"/>
                <w:szCs w:val="20"/>
              </w:rPr>
              <w:t>?</w:t>
            </w:r>
          </w:p>
        </w:tc>
        <w:tc>
          <w:tcPr>
            <w:tcW w:w="0" w:type="dxa"/>
            <w:vAlign w:val="bottom"/>
          </w:tcPr>
          <w:p w:rsidR="00A33515" w:rsidRDefault="00A33515">
            <w:pPr>
              <w:rPr>
                <w:sz w:val="1"/>
                <w:szCs w:val="1"/>
              </w:rPr>
            </w:pPr>
          </w:p>
        </w:tc>
      </w:tr>
      <w:tr w:rsidR="00A33515">
        <w:trPr>
          <w:trHeight w:val="263"/>
        </w:trPr>
        <w:tc>
          <w:tcPr>
            <w:tcW w:w="2540" w:type="dxa"/>
            <w:vAlign w:val="bottom"/>
          </w:tcPr>
          <w:p w:rsidR="00A33515" w:rsidRDefault="001A4D22">
            <w:pPr>
              <w:ind w:left="2160"/>
              <w:rPr>
                <w:sz w:val="20"/>
                <w:szCs w:val="20"/>
              </w:rPr>
            </w:pPr>
            <w:r>
              <w:rPr>
                <w:rFonts w:ascii="Arial" w:eastAsia="Arial" w:hAnsi="Arial" w:cs="Arial"/>
                <w:i/>
                <w:iCs/>
                <w:sz w:val="14"/>
                <w:szCs w:val="14"/>
              </w:rPr>
              <w:t>x</w:t>
            </w:r>
            <w:r>
              <w:rPr>
                <w:rFonts w:eastAsia="Times New Roman"/>
                <w:i/>
                <w:iCs/>
                <w:sz w:val="14"/>
                <w:szCs w:val="14"/>
              </w:rPr>
              <w:t>2</w:t>
            </w:r>
            <w:r>
              <w:rPr>
                <w:rFonts w:ascii="Arial" w:eastAsia="Arial" w:hAnsi="Arial" w:cs="Arial"/>
                <w:i/>
                <w:iCs/>
                <w:sz w:val="14"/>
                <w:szCs w:val="14"/>
              </w:rPr>
              <w:t>M</w:t>
            </w:r>
            <w:r>
              <w:rPr>
                <w:rFonts w:ascii="Arial" w:eastAsia="Arial" w:hAnsi="Arial" w:cs="Arial"/>
                <w:sz w:val="19"/>
                <w:szCs w:val="19"/>
                <w:vertAlign w:val="subscript"/>
              </w:rPr>
              <w:t>1</w:t>
            </w:r>
          </w:p>
        </w:tc>
        <w:tc>
          <w:tcPr>
            <w:tcW w:w="760" w:type="dxa"/>
            <w:vAlign w:val="bottom"/>
          </w:tcPr>
          <w:p w:rsidR="00A33515" w:rsidRDefault="001A4D22">
            <w:pPr>
              <w:ind w:left="160"/>
              <w:rPr>
                <w:sz w:val="20"/>
                <w:szCs w:val="20"/>
              </w:rPr>
            </w:pPr>
            <w:r>
              <w:rPr>
                <w:rFonts w:ascii="Arial" w:eastAsia="Arial" w:hAnsi="Arial" w:cs="Arial"/>
                <w:i/>
                <w:iCs/>
                <w:sz w:val="14"/>
                <w:szCs w:val="14"/>
              </w:rPr>
              <w:t>y</w:t>
            </w:r>
            <w:r>
              <w:rPr>
                <w:rFonts w:eastAsia="Times New Roman"/>
                <w:i/>
                <w:iCs/>
                <w:sz w:val="14"/>
                <w:szCs w:val="14"/>
              </w:rPr>
              <w:t>2</w:t>
            </w:r>
            <w:r>
              <w:rPr>
                <w:rFonts w:ascii="Arial" w:eastAsia="Arial" w:hAnsi="Arial" w:cs="Arial"/>
                <w:i/>
                <w:iCs/>
                <w:sz w:val="14"/>
                <w:szCs w:val="14"/>
              </w:rPr>
              <w:t>M</w:t>
            </w:r>
            <w:r>
              <w:rPr>
                <w:rFonts w:ascii="Arial" w:eastAsia="Arial" w:hAnsi="Arial" w:cs="Arial"/>
                <w:sz w:val="19"/>
                <w:szCs w:val="19"/>
                <w:vertAlign w:val="subscript"/>
              </w:rPr>
              <w:t>2</w:t>
            </w:r>
          </w:p>
        </w:tc>
        <w:tc>
          <w:tcPr>
            <w:tcW w:w="420" w:type="dxa"/>
            <w:vAlign w:val="bottom"/>
          </w:tcPr>
          <w:p w:rsidR="00A33515" w:rsidRDefault="00A33515"/>
        </w:tc>
        <w:tc>
          <w:tcPr>
            <w:tcW w:w="120" w:type="dxa"/>
            <w:vAlign w:val="bottom"/>
          </w:tcPr>
          <w:p w:rsidR="00A33515" w:rsidRDefault="00A33515"/>
        </w:tc>
        <w:tc>
          <w:tcPr>
            <w:tcW w:w="60" w:type="dxa"/>
            <w:vAlign w:val="bottom"/>
          </w:tcPr>
          <w:p w:rsidR="00A33515" w:rsidRDefault="00A33515"/>
        </w:tc>
        <w:tc>
          <w:tcPr>
            <w:tcW w:w="220" w:type="dxa"/>
            <w:vAlign w:val="bottom"/>
          </w:tcPr>
          <w:p w:rsidR="00A33515" w:rsidRDefault="00A33515"/>
        </w:tc>
        <w:tc>
          <w:tcPr>
            <w:tcW w:w="0" w:type="dxa"/>
            <w:vAlign w:val="bottom"/>
          </w:tcPr>
          <w:p w:rsidR="00A33515" w:rsidRDefault="00A33515">
            <w:pPr>
              <w:rPr>
                <w:sz w:val="1"/>
                <w:szCs w:val="1"/>
              </w:rPr>
            </w:pPr>
          </w:p>
        </w:tc>
      </w:tr>
      <w:tr w:rsidR="00A33515">
        <w:trPr>
          <w:trHeight w:val="309"/>
        </w:trPr>
        <w:tc>
          <w:tcPr>
            <w:tcW w:w="2540" w:type="dxa"/>
            <w:vAlign w:val="bottom"/>
          </w:tcPr>
          <w:p w:rsidR="00A33515" w:rsidRDefault="001A4D22">
            <w:pPr>
              <w:rPr>
                <w:sz w:val="20"/>
                <w:szCs w:val="20"/>
              </w:rPr>
            </w:pPr>
            <w:r>
              <w:rPr>
                <w:rFonts w:ascii="Arial" w:eastAsia="Arial" w:hAnsi="Arial" w:cs="Arial"/>
                <w:sz w:val="20"/>
                <w:szCs w:val="20"/>
              </w:rPr>
              <w:t>А чему равно</w:t>
            </w:r>
          </w:p>
        </w:tc>
        <w:tc>
          <w:tcPr>
            <w:tcW w:w="760" w:type="dxa"/>
            <w:vMerge w:val="restart"/>
            <w:vAlign w:val="bottom"/>
          </w:tcPr>
          <w:p w:rsidR="00A33515" w:rsidRDefault="001A4D22">
            <w:pPr>
              <w:spacing w:line="309" w:lineRule="exact"/>
              <w:ind w:left="20"/>
              <w:rPr>
                <w:sz w:val="20"/>
                <w:szCs w:val="20"/>
              </w:rPr>
            </w:pPr>
            <w:r>
              <w:rPr>
                <w:rFonts w:eastAsia="Times New Roman"/>
                <w:sz w:val="35"/>
                <w:szCs w:val="35"/>
                <w:vertAlign w:val="superscript"/>
              </w:rPr>
              <w:t>(</w:t>
            </w:r>
            <w:r>
              <w:rPr>
                <w:rFonts w:ascii="Arial" w:eastAsia="Arial" w:hAnsi="Arial" w:cs="Arial"/>
                <w:i/>
                <w:iCs/>
                <w:sz w:val="13"/>
                <w:szCs w:val="13"/>
              </w:rPr>
              <w:t>x</w:t>
            </w:r>
            <w:r>
              <w:rPr>
                <w:rFonts w:eastAsia="Times New Roman"/>
                <w:i/>
                <w:iCs/>
                <w:sz w:val="13"/>
                <w:szCs w:val="13"/>
              </w:rPr>
              <w:t>2</w:t>
            </w:r>
            <w:r>
              <w:rPr>
                <w:rFonts w:ascii="Arial" w:eastAsia="Arial" w:hAnsi="Arial" w:cs="Arial"/>
                <w:i/>
                <w:iCs/>
                <w:sz w:val="13"/>
                <w:szCs w:val="13"/>
              </w:rPr>
              <w:t>M</w:t>
            </w:r>
            <w:r>
              <w:rPr>
                <w:rFonts w:ascii="Arial" w:eastAsia="Arial" w:hAnsi="Arial" w:cs="Arial"/>
                <w:sz w:val="18"/>
                <w:szCs w:val="18"/>
                <w:vertAlign w:val="subscript"/>
              </w:rPr>
              <w:t>1</w:t>
            </w:r>
          </w:p>
        </w:tc>
        <w:tc>
          <w:tcPr>
            <w:tcW w:w="420" w:type="dxa"/>
            <w:vMerge w:val="restart"/>
            <w:vAlign w:val="bottom"/>
          </w:tcPr>
          <w:p w:rsidR="00A33515" w:rsidRDefault="001A4D22">
            <w:pPr>
              <w:ind w:left="260"/>
              <w:rPr>
                <w:sz w:val="20"/>
                <w:szCs w:val="20"/>
              </w:rPr>
            </w:pPr>
            <w:r>
              <w:rPr>
                <w:rFonts w:ascii="Arial" w:eastAsia="Arial" w:hAnsi="Arial" w:cs="Arial"/>
                <w:i/>
                <w:iCs/>
                <w:sz w:val="20"/>
                <w:szCs w:val="20"/>
              </w:rPr>
              <w:t>x</w:t>
            </w:r>
          </w:p>
        </w:tc>
        <w:tc>
          <w:tcPr>
            <w:tcW w:w="120" w:type="dxa"/>
            <w:vMerge w:val="restart"/>
            <w:vAlign w:val="bottom"/>
          </w:tcPr>
          <w:p w:rsidR="00A33515" w:rsidRDefault="001A4D22">
            <w:pPr>
              <w:ind w:left="20"/>
              <w:rPr>
                <w:sz w:val="20"/>
                <w:szCs w:val="20"/>
              </w:rPr>
            </w:pPr>
            <w:r>
              <w:rPr>
                <w:rFonts w:ascii="Arial" w:eastAsia="Arial" w:hAnsi="Arial" w:cs="Arial"/>
                <w:i/>
                <w:iCs/>
                <w:w w:val="79"/>
                <w:sz w:val="20"/>
                <w:szCs w:val="20"/>
              </w:rPr>
              <w:t>y</w:t>
            </w:r>
          </w:p>
        </w:tc>
        <w:tc>
          <w:tcPr>
            <w:tcW w:w="60" w:type="dxa"/>
            <w:vMerge w:val="restart"/>
            <w:vAlign w:val="bottom"/>
          </w:tcPr>
          <w:p w:rsidR="00A33515" w:rsidRDefault="001A4D22">
            <w:pPr>
              <w:jc w:val="right"/>
              <w:rPr>
                <w:sz w:val="20"/>
                <w:szCs w:val="20"/>
              </w:rPr>
            </w:pPr>
            <w:r>
              <w:rPr>
                <w:rFonts w:eastAsia="Times New Roman"/>
                <w:w w:val="79"/>
                <w:sz w:val="15"/>
                <w:szCs w:val="15"/>
              </w:rPr>
              <w:t>)</w:t>
            </w:r>
          </w:p>
        </w:tc>
        <w:tc>
          <w:tcPr>
            <w:tcW w:w="220" w:type="dxa"/>
            <w:vMerge w:val="restart"/>
            <w:vAlign w:val="bottom"/>
          </w:tcPr>
          <w:p w:rsidR="00A33515" w:rsidRDefault="001A4D22">
            <w:pPr>
              <w:jc w:val="right"/>
              <w:rPr>
                <w:sz w:val="20"/>
                <w:szCs w:val="20"/>
              </w:rPr>
            </w:pPr>
            <w:r>
              <w:rPr>
                <w:rFonts w:eastAsia="Times New Roman"/>
                <w:sz w:val="20"/>
                <w:szCs w:val="20"/>
              </w:rPr>
              <w:t>)</w:t>
            </w:r>
          </w:p>
        </w:tc>
        <w:tc>
          <w:tcPr>
            <w:tcW w:w="0" w:type="dxa"/>
            <w:vAlign w:val="bottom"/>
          </w:tcPr>
          <w:p w:rsidR="00A33515" w:rsidRDefault="00A33515">
            <w:pPr>
              <w:rPr>
                <w:sz w:val="1"/>
                <w:szCs w:val="1"/>
              </w:rPr>
            </w:pPr>
          </w:p>
        </w:tc>
      </w:tr>
      <w:tr w:rsidR="00A33515">
        <w:tc>
          <w:tcPr>
            <w:tcW w:w="2540" w:type="dxa"/>
            <w:vAlign w:val="bottom"/>
          </w:tcPr>
          <w:p w:rsidR="00A33515" w:rsidRDefault="001A4D22">
            <w:pPr>
              <w:spacing w:line="1" w:lineRule="exact"/>
              <w:ind w:left="2160"/>
              <w:rPr>
                <w:sz w:val="20"/>
                <w:szCs w:val="20"/>
              </w:rPr>
            </w:pPr>
            <w:r>
              <w:rPr>
                <w:rFonts w:ascii="Arial" w:eastAsia="Arial" w:hAnsi="Arial" w:cs="Arial"/>
                <w:i/>
                <w:iCs/>
                <w:sz w:val="1"/>
                <w:szCs w:val="1"/>
              </w:rPr>
              <w:t>y</w:t>
            </w:r>
            <w:r>
              <w:rPr>
                <w:rFonts w:eastAsia="Times New Roman"/>
                <w:i/>
                <w:iCs/>
                <w:sz w:val="1"/>
                <w:szCs w:val="1"/>
              </w:rPr>
              <w:t>2</w:t>
            </w:r>
            <w:r>
              <w:rPr>
                <w:rFonts w:ascii="Arial" w:eastAsia="Arial" w:hAnsi="Arial" w:cs="Arial"/>
                <w:i/>
                <w:iCs/>
                <w:sz w:val="1"/>
                <w:szCs w:val="1"/>
              </w:rPr>
              <w:t>M</w:t>
            </w:r>
            <w:r>
              <w:rPr>
                <w:rFonts w:ascii="Arial" w:eastAsia="Arial" w:hAnsi="Arial" w:cs="Arial"/>
                <w:sz w:val="1"/>
                <w:szCs w:val="1"/>
                <w:vertAlign w:val="subscript"/>
              </w:rPr>
              <w:t>2</w:t>
            </w:r>
          </w:p>
        </w:tc>
        <w:tc>
          <w:tcPr>
            <w:tcW w:w="760" w:type="dxa"/>
            <w:vMerge/>
            <w:vAlign w:val="bottom"/>
          </w:tcPr>
          <w:p w:rsidR="00A33515" w:rsidRDefault="00A33515">
            <w:pPr>
              <w:spacing w:line="20" w:lineRule="exact"/>
              <w:rPr>
                <w:sz w:val="1"/>
                <w:szCs w:val="1"/>
              </w:rPr>
            </w:pPr>
          </w:p>
        </w:tc>
        <w:tc>
          <w:tcPr>
            <w:tcW w:w="420" w:type="dxa"/>
            <w:vMerge/>
            <w:vAlign w:val="bottom"/>
          </w:tcPr>
          <w:p w:rsidR="00A33515" w:rsidRDefault="00A33515">
            <w:pPr>
              <w:spacing w:line="20" w:lineRule="exact"/>
              <w:rPr>
                <w:sz w:val="1"/>
                <w:szCs w:val="1"/>
              </w:rPr>
            </w:pPr>
          </w:p>
        </w:tc>
        <w:tc>
          <w:tcPr>
            <w:tcW w:w="120" w:type="dxa"/>
            <w:vMerge/>
            <w:vAlign w:val="bottom"/>
          </w:tcPr>
          <w:p w:rsidR="00A33515" w:rsidRDefault="00A33515">
            <w:pPr>
              <w:spacing w:line="20" w:lineRule="exact"/>
              <w:rPr>
                <w:sz w:val="1"/>
                <w:szCs w:val="1"/>
              </w:rPr>
            </w:pPr>
          </w:p>
        </w:tc>
        <w:tc>
          <w:tcPr>
            <w:tcW w:w="60" w:type="dxa"/>
            <w:vMerge/>
            <w:vAlign w:val="bottom"/>
          </w:tcPr>
          <w:p w:rsidR="00A33515" w:rsidRDefault="00A33515">
            <w:pPr>
              <w:spacing w:line="20" w:lineRule="exact"/>
              <w:rPr>
                <w:sz w:val="1"/>
                <w:szCs w:val="1"/>
              </w:rPr>
            </w:pPr>
          </w:p>
        </w:tc>
        <w:tc>
          <w:tcPr>
            <w:tcW w:w="220" w:type="dxa"/>
            <w:vMerge/>
            <w:vAlign w:val="bottom"/>
          </w:tcPr>
          <w:p w:rsidR="00A33515" w:rsidRDefault="00A33515">
            <w:pPr>
              <w:spacing w:line="20" w:lineRule="exact"/>
              <w:rPr>
                <w:sz w:val="1"/>
                <w:szCs w:val="1"/>
              </w:rPr>
            </w:pPr>
          </w:p>
        </w:tc>
        <w:tc>
          <w:tcPr>
            <w:tcW w:w="0" w:type="dxa"/>
            <w:vAlign w:val="bottom"/>
          </w:tcPr>
          <w:p w:rsidR="00A33515" w:rsidRDefault="00A33515">
            <w:pPr>
              <w:spacing w:line="20" w:lineRule="exact"/>
              <w:rPr>
                <w:sz w:val="1"/>
                <w:szCs w:val="1"/>
              </w:rPr>
            </w:pPr>
          </w:p>
        </w:tc>
      </w:tr>
      <w:tr w:rsidR="00A33515">
        <w:trPr>
          <w:trHeight w:val="196"/>
        </w:trPr>
        <w:tc>
          <w:tcPr>
            <w:tcW w:w="2540" w:type="dxa"/>
            <w:vAlign w:val="bottom"/>
          </w:tcPr>
          <w:p w:rsidR="00A33515" w:rsidRDefault="001A4D22">
            <w:pPr>
              <w:spacing w:line="196" w:lineRule="exact"/>
              <w:ind w:left="2160"/>
              <w:rPr>
                <w:sz w:val="20"/>
                <w:szCs w:val="20"/>
              </w:rPr>
            </w:pPr>
            <w:r>
              <w:rPr>
                <w:rFonts w:eastAsia="Times New Roman"/>
                <w:sz w:val="20"/>
                <w:szCs w:val="20"/>
              </w:rPr>
              <w:t>min</w:t>
            </w:r>
          </w:p>
        </w:tc>
        <w:tc>
          <w:tcPr>
            <w:tcW w:w="1180" w:type="dxa"/>
            <w:gridSpan w:val="2"/>
            <w:vAlign w:val="bottom"/>
          </w:tcPr>
          <w:p w:rsidR="00A33515" w:rsidRDefault="001A4D22">
            <w:pPr>
              <w:spacing w:line="196" w:lineRule="exact"/>
              <w:ind w:left="140"/>
              <w:rPr>
                <w:sz w:val="20"/>
                <w:szCs w:val="20"/>
              </w:rPr>
            </w:pPr>
            <w:r>
              <w:rPr>
                <w:rFonts w:eastAsia="Times New Roman"/>
                <w:sz w:val="20"/>
                <w:szCs w:val="20"/>
              </w:rPr>
              <w:t xml:space="preserve">max dist ( </w:t>
            </w:r>
            <w:r>
              <w:rPr>
                <w:rFonts w:eastAsia="Times New Roman"/>
                <w:i/>
                <w:iCs/>
                <w:sz w:val="20"/>
                <w:szCs w:val="20"/>
              </w:rPr>
              <w:t>;</w:t>
            </w:r>
          </w:p>
        </w:tc>
        <w:tc>
          <w:tcPr>
            <w:tcW w:w="120" w:type="dxa"/>
            <w:vAlign w:val="bottom"/>
          </w:tcPr>
          <w:p w:rsidR="00A33515" w:rsidRDefault="00A33515">
            <w:pPr>
              <w:rPr>
                <w:sz w:val="17"/>
                <w:szCs w:val="17"/>
              </w:rPr>
            </w:pPr>
          </w:p>
        </w:tc>
        <w:tc>
          <w:tcPr>
            <w:tcW w:w="60" w:type="dxa"/>
            <w:vMerge/>
            <w:vAlign w:val="bottom"/>
          </w:tcPr>
          <w:p w:rsidR="00A33515" w:rsidRDefault="00A33515">
            <w:pPr>
              <w:rPr>
                <w:sz w:val="17"/>
                <w:szCs w:val="17"/>
              </w:rPr>
            </w:pPr>
          </w:p>
        </w:tc>
        <w:tc>
          <w:tcPr>
            <w:tcW w:w="220" w:type="dxa"/>
            <w:vAlign w:val="bottom"/>
          </w:tcPr>
          <w:p w:rsidR="00A33515" w:rsidRDefault="001A4D22">
            <w:pPr>
              <w:spacing w:line="196" w:lineRule="exact"/>
              <w:jc w:val="right"/>
              <w:rPr>
                <w:sz w:val="20"/>
                <w:szCs w:val="20"/>
              </w:rPr>
            </w:pPr>
            <w:r>
              <w:rPr>
                <w:rFonts w:eastAsia="Times New Roman"/>
                <w:sz w:val="20"/>
                <w:szCs w:val="20"/>
              </w:rPr>
              <w:t>?</w:t>
            </w:r>
          </w:p>
        </w:tc>
        <w:tc>
          <w:tcPr>
            <w:tcW w:w="0" w:type="dxa"/>
            <w:vAlign w:val="bottom"/>
          </w:tcPr>
          <w:p w:rsidR="00A33515" w:rsidRDefault="00A33515">
            <w:pPr>
              <w:rPr>
                <w:sz w:val="1"/>
                <w:szCs w:val="1"/>
              </w:rPr>
            </w:pPr>
          </w:p>
        </w:tc>
      </w:tr>
    </w:tbl>
    <w:p w:rsidR="00A33515" w:rsidRDefault="00A33515">
      <w:pPr>
        <w:spacing w:line="185" w:lineRule="exact"/>
        <w:rPr>
          <w:sz w:val="20"/>
          <w:szCs w:val="20"/>
        </w:rPr>
      </w:pPr>
    </w:p>
    <w:p w:rsidR="00A33515" w:rsidRDefault="001A4D22">
      <w:pPr>
        <w:spacing w:line="235" w:lineRule="auto"/>
        <w:ind w:left="500"/>
        <w:jc w:val="both"/>
        <w:rPr>
          <w:sz w:val="20"/>
          <w:szCs w:val="20"/>
        </w:rPr>
      </w:pPr>
      <w:r>
        <w:rPr>
          <w:rFonts w:ascii="Arial" w:eastAsia="Arial" w:hAnsi="Arial" w:cs="Arial"/>
          <w:sz w:val="19"/>
          <w:szCs w:val="19"/>
        </w:rPr>
        <w:t>Например, для подсч</w:t>
      </w:r>
      <w:ins w:id="911" w:author="Admin" w:date="2019-02-19T01:35:00Z">
        <w:r w:rsidR="00A877E0">
          <w:rPr>
            <w:rFonts w:ascii="Arial" w:eastAsia="Arial" w:hAnsi="Arial" w:cs="Arial"/>
            <w:sz w:val="19"/>
            <w:szCs w:val="19"/>
          </w:rPr>
          <w:t>е</w:t>
        </w:r>
      </w:ins>
      <w:del w:id="912" w:author="Admin" w:date="2019-02-19T01:35:00Z">
        <w:r w:rsidDel="00A877E0">
          <w:rPr>
            <w:rFonts w:ascii="Arial" w:eastAsia="Arial" w:hAnsi="Arial" w:cs="Arial"/>
            <w:sz w:val="19"/>
            <w:szCs w:val="19"/>
          </w:rPr>
          <w:delText>ё</w:delText>
        </w:r>
      </w:del>
      <w:r>
        <w:rPr>
          <w:rFonts w:ascii="Arial" w:eastAsia="Arial" w:hAnsi="Arial" w:cs="Arial"/>
          <w:sz w:val="19"/>
          <w:szCs w:val="19"/>
        </w:rPr>
        <w:t xml:space="preserve">та первого выражения вам нужно для каждой из точек </w:t>
      </w:r>
      <w:r>
        <w:rPr>
          <w:rFonts w:ascii="Arial" w:eastAsia="Arial" w:hAnsi="Arial" w:cs="Arial"/>
          <w:i/>
          <w:iCs/>
          <w:sz w:val="19"/>
          <w:szCs w:val="19"/>
        </w:rPr>
        <w:t>A</w:t>
      </w:r>
      <w:r>
        <w:rPr>
          <w:rFonts w:ascii="Arial" w:eastAsia="Arial" w:hAnsi="Arial" w:cs="Arial"/>
          <w:sz w:val="26"/>
          <w:szCs w:val="26"/>
          <w:vertAlign w:val="subscript"/>
        </w:rPr>
        <w:t>1</w:t>
      </w:r>
      <w:r>
        <w:rPr>
          <w:rFonts w:ascii="Arial" w:eastAsia="Arial" w:hAnsi="Arial" w:cs="Arial"/>
          <w:sz w:val="19"/>
          <w:szCs w:val="19"/>
        </w:rPr>
        <w:t xml:space="preserve">, </w:t>
      </w:r>
      <w:r>
        <w:rPr>
          <w:rFonts w:ascii="Arial" w:eastAsia="Arial" w:hAnsi="Arial" w:cs="Arial"/>
          <w:i/>
          <w:iCs/>
          <w:sz w:val="19"/>
          <w:szCs w:val="19"/>
        </w:rPr>
        <w:t>A</w:t>
      </w:r>
      <w:r>
        <w:rPr>
          <w:rFonts w:ascii="Arial" w:eastAsia="Arial" w:hAnsi="Arial" w:cs="Arial"/>
          <w:sz w:val="26"/>
          <w:szCs w:val="26"/>
          <w:vertAlign w:val="subscript"/>
        </w:rPr>
        <w:t>2</w:t>
      </w:r>
      <w:r>
        <w:rPr>
          <w:rFonts w:ascii="Arial" w:eastAsia="Arial" w:hAnsi="Arial" w:cs="Arial"/>
          <w:sz w:val="19"/>
          <w:szCs w:val="19"/>
        </w:rPr>
        <w:t xml:space="preserve"> найти расстояние до ближайшей к ней точки из мно-жества </w:t>
      </w:r>
      <w:r>
        <w:rPr>
          <w:rFonts w:ascii="Arial" w:eastAsia="Arial" w:hAnsi="Arial" w:cs="Arial"/>
          <w:i/>
          <w:iCs/>
          <w:sz w:val="19"/>
          <w:szCs w:val="19"/>
        </w:rPr>
        <w:t>M</w:t>
      </w:r>
      <w:r>
        <w:rPr>
          <w:rFonts w:ascii="Arial" w:eastAsia="Arial" w:hAnsi="Arial" w:cs="Arial"/>
          <w:sz w:val="26"/>
          <w:szCs w:val="26"/>
          <w:vertAlign w:val="subscript"/>
        </w:rPr>
        <w:t>2</w:t>
      </w:r>
      <w:r>
        <w:rPr>
          <w:rFonts w:ascii="Arial" w:eastAsia="Arial" w:hAnsi="Arial" w:cs="Arial"/>
          <w:sz w:val="19"/>
          <w:szCs w:val="19"/>
        </w:rPr>
        <w:t>, а затем взять наибольшее из этих двух расстояний.</w:t>
      </w:r>
    </w:p>
    <w:p w:rsidR="00A33515" w:rsidRDefault="00A33515">
      <w:pPr>
        <w:spacing w:line="93" w:lineRule="exact"/>
        <w:rPr>
          <w:sz w:val="20"/>
          <w:szCs w:val="20"/>
        </w:rPr>
      </w:pPr>
    </w:p>
    <w:p w:rsidR="00A33515" w:rsidRDefault="001A4D22">
      <w:pPr>
        <w:numPr>
          <w:ilvl w:val="0"/>
          <w:numId w:val="95"/>
        </w:numPr>
        <w:tabs>
          <w:tab w:val="left" w:pos="500"/>
        </w:tabs>
        <w:spacing w:line="279" w:lineRule="auto"/>
        <w:ind w:left="500" w:hanging="273"/>
        <w:jc w:val="both"/>
        <w:rPr>
          <w:rFonts w:ascii="Arial" w:eastAsia="Arial" w:hAnsi="Arial" w:cs="Arial"/>
          <w:b/>
          <w:bCs/>
          <w:sz w:val="20"/>
          <w:szCs w:val="20"/>
        </w:rPr>
      </w:pPr>
      <w:r>
        <w:rPr>
          <w:rFonts w:ascii="Arial" w:eastAsia="Arial" w:hAnsi="Arial" w:cs="Arial"/>
          <w:sz w:val="20"/>
          <w:szCs w:val="20"/>
        </w:rPr>
        <w:t xml:space="preserve">Как оказалось, </w:t>
      </w:r>
      <w:r>
        <w:rPr>
          <w:rFonts w:ascii="Arial" w:eastAsia="Arial" w:hAnsi="Arial" w:cs="Arial"/>
          <w:i/>
          <w:iCs/>
          <w:sz w:val="20"/>
          <w:szCs w:val="20"/>
        </w:rPr>
        <w:t>M</w:t>
      </w:r>
      <w:r>
        <w:rPr>
          <w:rFonts w:ascii="Arial" w:eastAsia="Arial" w:hAnsi="Arial" w:cs="Arial"/>
          <w:sz w:val="27"/>
          <w:szCs w:val="27"/>
          <w:vertAlign w:val="subscript"/>
        </w:rPr>
        <w:t>1</w:t>
      </w:r>
      <w:r>
        <w:rPr>
          <w:rFonts w:ascii="Arial" w:eastAsia="Arial" w:hAnsi="Arial" w:cs="Arial"/>
          <w:sz w:val="20"/>
          <w:szCs w:val="20"/>
        </w:rPr>
        <w:t xml:space="preserve"> и </w:t>
      </w:r>
      <w:r>
        <w:rPr>
          <w:rFonts w:ascii="Arial" w:eastAsia="Arial" w:hAnsi="Arial" w:cs="Arial"/>
          <w:i/>
          <w:iCs/>
          <w:sz w:val="20"/>
          <w:szCs w:val="20"/>
        </w:rPr>
        <w:t>M</w:t>
      </w:r>
      <w:r>
        <w:rPr>
          <w:rFonts w:ascii="Arial" w:eastAsia="Arial" w:hAnsi="Arial" w:cs="Arial"/>
          <w:sz w:val="27"/>
          <w:szCs w:val="27"/>
          <w:vertAlign w:val="subscript"/>
        </w:rPr>
        <w:t>2</w:t>
      </w:r>
      <w:r>
        <w:rPr>
          <w:rFonts w:ascii="Arial" w:eastAsia="Arial" w:hAnsi="Arial" w:cs="Arial"/>
          <w:sz w:val="20"/>
          <w:szCs w:val="20"/>
        </w:rPr>
        <w:t xml:space="preserve"> из предыдущего пункта — пример таких множеств, что указанные нами величины для них не совпадают. Докажите</w:t>
      </w:r>
      <w:ins w:id="913" w:author="Admin" w:date="2019-02-19T01:35:00Z">
        <w:r w:rsidR="00A877E0">
          <w:rPr>
            <w:rFonts w:ascii="Arial" w:eastAsia="Arial" w:hAnsi="Arial" w:cs="Arial"/>
            <w:sz w:val="20"/>
            <w:szCs w:val="20"/>
          </w:rPr>
          <w:t xml:space="preserve"> </w:t>
        </w:r>
      </w:ins>
      <w:del w:id="914" w:author="Admin" w:date="2019-02-19T01:35:00Z">
        <w:r w:rsidDel="00A877E0">
          <w:rPr>
            <w:rFonts w:ascii="Arial" w:eastAsia="Arial" w:hAnsi="Arial" w:cs="Arial"/>
            <w:sz w:val="20"/>
            <w:szCs w:val="20"/>
          </w:rPr>
          <w:delText xml:space="preserve">, </w:delText>
        </w:r>
      </w:del>
      <w:r>
        <w:rPr>
          <w:rFonts w:ascii="Arial" w:eastAsia="Arial" w:hAnsi="Arial" w:cs="Arial"/>
          <w:sz w:val="20"/>
          <w:szCs w:val="20"/>
        </w:rPr>
        <w:t xml:space="preserve">тем не менее, что для любых двух </w:t>
      </w:r>
      <w:r>
        <w:rPr>
          <w:rFonts w:ascii="Arial" w:eastAsia="Arial" w:hAnsi="Arial" w:cs="Arial"/>
          <w:i/>
          <w:iCs/>
          <w:sz w:val="20"/>
          <w:szCs w:val="20"/>
        </w:rPr>
        <w:t>A</w:t>
      </w:r>
      <w:r>
        <w:rPr>
          <w:rFonts w:ascii="Arial" w:eastAsia="Arial" w:hAnsi="Arial" w:cs="Arial"/>
          <w:sz w:val="20"/>
          <w:szCs w:val="20"/>
        </w:rPr>
        <w:t xml:space="preserve">, </w:t>
      </w:r>
      <w:r>
        <w:rPr>
          <w:rFonts w:ascii="Arial" w:eastAsia="Arial" w:hAnsi="Arial" w:cs="Arial"/>
          <w:i/>
          <w:iCs/>
          <w:sz w:val="20"/>
          <w:szCs w:val="20"/>
        </w:rPr>
        <w:t>B</w:t>
      </w:r>
      <w:r>
        <w:rPr>
          <w:rFonts w:ascii="Arial" w:eastAsia="Arial" w:hAnsi="Arial" w:cs="Arial"/>
          <w:sz w:val="20"/>
          <w:szCs w:val="20"/>
        </w:rPr>
        <w:t xml:space="preserve"> выполнено нера-венство:</w:t>
      </w:r>
    </w:p>
    <w:p w:rsidR="00A33515" w:rsidRDefault="00A33515">
      <w:pPr>
        <w:spacing w:line="169" w:lineRule="exact"/>
        <w:rPr>
          <w:rFonts w:ascii="Arial" w:eastAsia="Arial" w:hAnsi="Arial" w:cs="Arial"/>
          <w:b/>
          <w:bCs/>
          <w:sz w:val="20"/>
          <w:szCs w:val="20"/>
        </w:rPr>
      </w:pPr>
    </w:p>
    <w:p w:rsidR="00A33515" w:rsidRDefault="001A4D22">
      <w:pPr>
        <w:numPr>
          <w:ilvl w:val="1"/>
          <w:numId w:val="95"/>
        </w:numPr>
        <w:tabs>
          <w:tab w:val="left" w:pos="3280"/>
        </w:tabs>
        <w:ind w:left="3280" w:hanging="254"/>
        <w:rPr>
          <w:rFonts w:ascii="Arial" w:eastAsia="Arial" w:hAnsi="Arial" w:cs="Arial"/>
          <w:sz w:val="20"/>
          <w:szCs w:val="20"/>
        </w:rPr>
      </w:pPr>
      <w:r>
        <w:rPr>
          <w:rFonts w:ascii="Arial" w:eastAsia="Arial" w:hAnsi="Arial" w:cs="Arial"/>
          <w:b/>
          <w:bCs/>
          <w:sz w:val="20"/>
          <w:szCs w:val="20"/>
        </w:rPr>
        <w:t xml:space="preserve">35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915" w:name="page46"/>
      <w:bookmarkEnd w:id="915"/>
      <w:r>
        <w:rPr>
          <w:rFonts w:ascii="Arial" w:eastAsia="Arial" w:hAnsi="Arial" w:cs="Arial"/>
          <w:sz w:val="18"/>
          <w:szCs w:val="18"/>
        </w:rPr>
        <w:lastRenderedPageBreak/>
        <w:t>2018 год, 8 класс</w:t>
      </w:r>
    </w:p>
    <w:tbl>
      <w:tblPr>
        <w:tblW w:w="0" w:type="auto"/>
        <w:tblInd w:w="1540" w:type="dxa"/>
        <w:tblLayout w:type="fixed"/>
        <w:tblCellMar>
          <w:left w:w="0" w:type="dxa"/>
          <w:right w:w="0" w:type="dxa"/>
        </w:tblCellMar>
        <w:tblLook w:val="04A0" w:firstRow="1" w:lastRow="0" w:firstColumn="1" w:lastColumn="0" w:noHBand="0" w:noVBand="1"/>
      </w:tblPr>
      <w:tblGrid>
        <w:gridCol w:w="380"/>
        <w:gridCol w:w="720"/>
        <w:gridCol w:w="440"/>
        <w:gridCol w:w="100"/>
        <w:gridCol w:w="280"/>
        <w:gridCol w:w="300"/>
        <w:gridCol w:w="440"/>
        <w:gridCol w:w="740"/>
        <w:gridCol w:w="440"/>
        <w:gridCol w:w="120"/>
        <w:gridCol w:w="80"/>
        <w:gridCol w:w="160"/>
        <w:gridCol w:w="20"/>
      </w:tblGrid>
      <w:tr w:rsidR="00A33515">
        <w:trPr>
          <w:trHeight w:val="275"/>
        </w:trPr>
        <w:tc>
          <w:tcPr>
            <w:tcW w:w="380" w:type="dxa"/>
            <w:vAlign w:val="bottom"/>
          </w:tcPr>
          <w:p w:rsidR="00A33515" w:rsidRDefault="001A4D22">
            <w:pPr>
              <w:jc w:val="center"/>
              <w:rPr>
                <w:sz w:val="20"/>
                <w:szCs w:val="20"/>
              </w:rPr>
            </w:pPr>
            <w:r>
              <w:rPr>
                <w:rFonts w:ascii="Arial" w:eastAsia="Arial" w:hAnsi="Arial" w:cs="Arial"/>
                <w:i/>
                <w:iCs/>
                <w:sz w:val="14"/>
                <w:szCs w:val="14"/>
              </w:rPr>
              <w:t>x</w:t>
            </w:r>
            <w:r>
              <w:rPr>
                <w:rFonts w:eastAsia="Times New Roman"/>
                <w:i/>
                <w:iCs/>
                <w:sz w:val="14"/>
                <w:szCs w:val="14"/>
              </w:rPr>
              <w:t>2</w:t>
            </w:r>
            <w:r>
              <w:rPr>
                <w:rFonts w:ascii="Arial" w:eastAsia="Arial" w:hAnsi="Arial" w:cs="Arial"/>
                <w:i/>
                <w:iCs/>
                <w:sz w:val="14"/>
                <w:szCs w:val="14"/>
              </w:rPr>
              <w:t>A</w:t>
            </w:r>
          </w:p>
        </w:tc>
        <w:tc>
          <w:tcPr>
            <w:tcW w:w="720" w:type="dxa"/>
            <w:vAlign w:val="bottom"/>
          </w:tcPr>
          <w:p w:rsidR="00A33515" w:rsidRDefault="001A4D22">
            <w:pPr>
              <w:spacing w:line="275" w:lineRule="exact"/>
              <w:ind w:left="40"/>
              <w:rPr>
                <w:sz w:val="20"/>
                <w:szCs w:val="20"/>
              </w:rPr>
            </w:pPr>
            <w:r>
              <w:rPr>
                <w:rFonts w:eastAsia="Times New Roman"/>
                <w:sz w:val="31"/>
                <w:szCs w:val="31"/>
                <w:vertAlign w:val="superscript"/>
              </w:rPr>
              <w:t>(</w:t>
            </w:r>
            <w:r>
              <w:rPr>
                <w:rFonts w:ascii="Arial" w:eastAsia="Arial" w:hAnsi="Arial" w:cs="Arial"/>
                <w:i/>
                <w:iCs/>
                <w:sz w:val="12"/>
                <w:szCs w:val="12"/>
              </w:rPr>
              <w:t xml:space="preserve"> y</w:t>
            </w:r>
            <w:r>
              <w:rPr>
                <w:rFonts w:eastAsia="Times New Roman"/>
                <w:i/>
                <w:iCs/>
                <w:sz w:val="12"/>
                <w:szCs w:val="12"/>
              </w:rPr>
              <w:t>2</w:t>
            </w:r>
            <w:r>
              <w:rPr>
                <w:rFonts w:ascii="Arial" w:eastAsia="Arial" w:hAnsi="Arial" w:cs="Arial"/>
                <w:i/>
                <w:iCs/>
                <w:sz w:val="12"/>
                <w:szCs w:val="12"/>
              </w:rPr>
              <w:t>B</w:t>
            </w:r>
          </w:p>
        </w:tc>
        <w:tc>
          <w:tcPr>
            <w:tcW w:w="440" w:type="dxa"/>
            <w:vAlign w:val="bottom"/>
          </w:tcPr>
          <w:p w:rsidR="00A33515" w:rsidRDefault="001A4D22">
            <w:pPr>
              <w:ind w:left="280"/>
              <w:rPr>
                <w:sz w:val="20"/>
                <w:szCs w:val="20"/>
              </w:rPr>
            </w:pPr>
            <w:r>
              <w:rPr>
                <w:rFonts w:ascii="Arial" w:eastAsia="Arial" w:hAnsi="Arial" w:cs="Arial"/>
                <w:i/>
                <w:iCs/>
                <w:sz w:val="20"/>
                <w:szCs w:val="20"/>
              </w:rPr>
              <w:t>x</w:t>
            </w:r>
          </w:p>
        </w:tc>
        <w:tc>
          <w:tcPr>
            <w:tcW w:w="100" w:type="dxa"/>
            <w:vAlign w:val="bottom"/>
          </w:tcPr>
          <w:p w:rsidR="00A33515" w:rsidRDefault="001A4D22">
            <w:pPr>
              <w:ind w:left="20"/>
              <w:rPr>
                <w:sz w:val="20"/>
                <w:szCs w:val="20"/>
              </w:rPr>
            </w:pPr>
            <w:r>
              <w:rPr>
                <w:rFonts w:ascii="Arial" w:eastAsia="Arial" w:hAnsi="Arial" w:cs="Arial"/>
                <w:i/>
                <w:iCs/>
                <w:w w:val="70"/>
                <w:sz w:val="17"/>
                <w:szCs w:val="17"/>
              </w:rPr>
              <w:t>y</w:t>
            </w:r>
          </w:p>
        </w:tc>
        <w:tc>
          <w:tcPr>
            <w:tcW w:w="280" w:type="dxa"/>
            <w:vAlign w:val="bottom"/>
          </w:tcPr>
          <w:p w:rsidR="00A33515" w:rsidRDefault="001A4D22">
            <w:pPr>
              <w:jc w:val="right"/>
              <w:rPr>
                <w:sz w:val="20"/>
                <w:szCs w:val="20"/>
              </w:rPr>
            </w:pPr>
            <w:r>
              <w:rPr>
                <w:rFonts w:eastAsia="Times New Roman"/>
                <w:sz w:val="20"/>
                <w:szCs w:val="20"/>
              </w:rPr>
              <w:t>)</w:t>
            </w:r>
          </w:p>
        </w:tc>
        <w:tc>
          <w:tcPr>
            <w:tcW w:w="300" w:type="dxa"/>
            <w:vAlign w:val="bottom"/>
          </w:tcPr>
          <w:p w:rsidR="00A33515" w:rsidRDefault="00A33515">
            <w:pPr>
              <w:rPr>
                <w:sz w:val="23"/>
                <w:szCs w:val="23"/>
              </w:rPr>
            </w:pPr>
          </w:p>
        </w:tc>
        <w:tc>
          <w:tcPr>
            <w:tcW w:w="440" w:type="dxa"/>
            <w:vAlign w:val="bottom"/>
          </w:tcPr>
          <w:p w:rsidR="00A33515" w:rsidRDefault="001A4D22">
            <w:pPr>
              <w:jc w:val="center"/>
              <w:rPr>
                <w:sz w:val="20"/>
                <w:szCs w:val="20"/>
              </w:rPr>
            </w:pPr>
            <w:r>
              <w:rPr>
                <w:rFonts w:ascii="Arial" w:eastAsia="Arial" w:hAnsi="Arial" w:cs="Arial"/>
                <w:i/>
                <w:iCs/>
                <w:sz w:val="14"/>
                <w:szCs w:val="14"/>
              </w:rPr>
              <w:t>y</w:t>
            </w:r>
            <w:r>
              <w:rPr>
                <w:rFonts w:eastAsia="Times New Roman"/>
                <w:i/>
                <w:iCs/>
                <w:sz w:val="14"/>
                <w:szCs w:val="14"/>
              </w:rPr>
              <w:t>2</w:t>
            </w:r>
            <w:r>
              <w:rPr>
                <w:rFonts w:ascii="Arial" w:eastAsia="Arial" w:hAnsi="Arial" w:cs="Arial"/>
                <w:i/>
                <w:iCs/>
                <w:sz w:val="14"/>
                <w:szCs w:val="14"/>
              </w:rPr>
              <w:t>B</w:t>
            </w:r>
          </w:p>
        </w:tc>
        <w:tc>
          <w:tcPr>
            <w:tcW w:w="740" w:type="dxa"/>
            <w:vAlign w:val="bottom"/>
          </w:tcPr>
          <w:p w:rsidR="00A33515" w:rsidRDefault="001A4D22">
            <w:pPr>
              <w:spacing w:line="275" w:lineRule="exact"/>
              <w:ind w:left="20"/>
              <w:rPr>
                <w:sz w:val="20"/>
                <w:szCs w:val="20"/>
              </w:rPr>
            </w:pPr>
            <w:r>
              <w:rPr>
                <w:rFonts w:eastAsia="Times New Roman"/>
                <w:sz w:val="31"/>
                <w:szCs w:val="31"/>
                <w:vertAlign w:val="superscript"/>
              </w:rPr>
              <w:t>(</w:t>
            </w:r>
            <w:r>
              <w:rPr>
                <w:rFonts w:ascii="Arial" w:eastAsia="Arial" w:hAnsi="Arial" w:cs="Arial"/>
                <w:i/>
                <w:iCs/>
                <w:sz w:val="12"/>
                <w:szCs w:val="12"/>
              </w:rPr>
              <w:t xml:space="preserve"> x</w:t>
            </w:r>
            <w:r>
              <w:rPr>
                <w:rFonts w:eastAsia="Times New Roman"/>
                <w:i/>
                <w:iCs/>
                <w:sz w:val="12"/>
                <w:szCs w:val="12"/>
              </w:rPr>
              <w:t>2</w:t>
            </w:r>
            <w:r>
              <w:rPr>
                <w:rFonts w:ascii="Arial" w:eastAsia="Arial" w:hAnsi="Arial" w:cs="Arial"/>
                <w:i/>
                <w:iCs/>
                <w:sz w:val="12"/>
                <w:szCs w:val="12"/>
              </w:rPr>
              <w:t>A</w:t>
            </w:r>
          </w:p>
        </w:tc>
        <w:tc>
          <w:tcPr>
            <w:tcW w:w="440" w:type="dxa"/>
            <w:vAlign w:val="bottom"/>
          </w:tcPr>
          <w:p w:rsidR="00A33515" w:rsidRDefault="001A4D22">
            <w:pPr>
              <w:ind w:left="280"/>
              <w:rPr>
                <w:sz w:val="20"/>
                <w:szCs w:val="20"/>
              </w:rPr>
            </w:pPr>
            <w:r>
              <w:rPr>
                <w:rFonts w:ascii="Arial" w:eastAsia="Arial" w:hAnsi="Arial" w:cs="Arial"/>
                <w:i/>
                <w:iCs/>
                <w:sz w:val="20"/>
                <w:szCs w:val="20"/>
              </w:rPr>
              <w:t>x</w:t>
            </w:r>
          </w:p>
        </w:tc>
        <w:tc>
          <w:tcPr>
            <w:tcW w:w="120" w:type="dxa"/>
            <w:vAlign w:val="bottom"/>
          </w:tcPr>
          <w:p w:rsidR="00A33515" w:rsidRDefault="001A4D22">
            <w:pPr>
              <w:ind w:left="20"/>
              <w:rPr>
                <w:sz w:val="20"/>
                <w:szCs w:val="20"/>
              </w:rPr>
            </w:pPr>
            <w:r>
              <w:rPr>
                <w:rFonts w:ascii="Arial" w:eastAsia="Arial" w:hAnsi="Arial" w:cs="Arial"/>
                <w:i/>
                <w:iCs/>
                <w:w w:val="79"/>
                <w:sz w:val="20"/>
                <w:szCs w:val="20"/>
              </w:rPr>
              <w:t>y</w:t>
            </w:r>
          </w:p>
        </w:tc>
        <w:tc>
          <w:tcPr>
            <w:tcW w:w="80" w:type="dxa"/>
            <w:vMerge w:val="restart"/>
            <w:vAlign w:val="bottom"/>
          </w:tcPr>
          <w:p w:rsidR="00A33515" w:rsidRDefault="001A4D22">
            <w:pPr>
              <w:jc w:val="right"/>
              <w:rPr>
                <w:sz w:val="20"/>
                <w:szCs w:val="20"/>
              </w:rPr>
            </w:pPr>
            <w:r>
              <w:rPr>
                <w:rFonts w:eastAsia="Times New Roman"/>
                <w:w w:val="89"/>
                <w:sz w:val="20"/>
                <w:szCs w:val="20"/>
              </w:rPr>
              <w:t>)</w:t>
            </w:r>
          </w:p>
        </w:tc>
        <w:tc>
          <w:tcPr>
            <w:tcW w:w="160" w:type="dxa"/>
            <w:vAlign w:val="bottom"/>
          </w:tcPr>
          <w:p w:rsidR="00A33515" w:rsidRDefault="001A4D22">
            <w:pPr>
              <w:jc w:val="right"/>
              <w:rPr>
                <w:sz w:val="20"/>
                <w:szCs w:val="20"/>
              </w:rPr>
            </w:pPr>
            <w:r>
              <w:rPr>
                <w:rFonts w:eastAsia="Times New Roman"/>
                <w:sz w:val="20"/>
                <w:szCs w:val="20"/>
              </w:rPr>
              <w:t>)</w:t>
            </w:r>
          </w:p>
        </w:tc>
        <w:tc>
          <w:tcPr>
            <w:tcW w:w="0" w:type="dxa"/>
            <w:vAlign w:val="bottom"/>
          </w:tcPr>
          <w:p w:rsidR="00A33515" w:rsidRDefault="00A33515">
            <w:pPr>
              <w:rPr>
                <w:sz w:val="1"/>
                <w:szCs w:val="1"/>
              </w:rPr>
            </w:pPr>
          </w:p>
        </w:tc>
      </w:tr>
      <w:tr w:rsidR="00A33515">
        <w:trPr>
          <w:trHeight w:val="196"/>
        </w:trPr>
        <w:tc>
          <w:tcPr>
            <w:tcW w:w="380" w:type="dxa"/>
            <w:vAlign w:val="bottom"/>
          </w:tcPr>
          <w:p w:rsidR="00A33515" w:rsidRDefault="001A4D22">
            <w:pPr>
              <w:spacing w:line="196" w:lineRule="exact"/>
              <w:jc w:val="center"/>
              <w:rPr>
                <w:sz w:val="20"/>
                <w:szCs w:val="20"/>
              </w:rPr>
            </w:pPr>
            <w:r>
              <w:rPr>
                <w:rFonts w:eastAsia="Times New Roman"/>
                <w:sz w:val="20"/>
                <w:szCs w:val="20"/>
              </w:rPr>
              <w:t>max</w:t>
            </w:r>
          </w:p>
        </w:tc>
        <w:tc>
          <w:tcPr>
            <w:tcW w:w="1160" w:type="dxa"/>
            <w:gridSpan w:val="2"/>
            <w:vAlign w:val="bottom"/>
          </w:tcPr>
          <w:p w:rsidR="00A33515" w:rsidRDefault="001A4D22">
            <w:pPr>
              <w:spacing w:line="196" w:lineRule="exact"/>
              <w:ind w:left="140"/>
              <w:rPr>
                <w:sz w:val="20"/>
                <w:szCs w:val="20"/>
              </w:rPr>
            </w:pPr>
            <w:r>
              <w:rPr>
                <w:rFonts w:eastAsia="Times New Roman"/>
                <w:sz w:val="20"/>
                <w:szCs w:val="20"/>
              </w:rPr>
              <w:t xml:space="preserve">min dist ( </w:t>
            </w:r>
            <w:r>
              <w:rPr>
                <w:rFonts w:eastAsia="Times New Roman"/>
                <w:i/>
                <w:iCs/>
                <w:sz w:val="20"/>
                <w:szCs w:val="20"/>
              </w:rPr>
              <w:t>;</w:t>
            </w:r>
          </w:p>
        </w:tc>
        <w:tc>
          <w:tcPr>
            <w:tcW w:w="100" w:type="dxa"/>
            <w:vAlign w:val="bottom"/>
          </w:tcPr>
          <w:p w:rsidR="00A33515" w:rsidRDefault="00A33515">
            <w:pPr>
              <w:rPr>
                <w:sz w:val="17"/>
                <w:szCs w:val="17"/>
              </w:rPr>
            </w:pPr>
          </w:p>
        </w:tc>
        <w:tc>
          <w:tcPr>
            <w:tcW w:w="280" w:type="dxa"/>
            <w:vAlign w:val="bottom"/>
          </w:tcPr>
          <w:p w:rsidR="00A33515" w:rsidRDefault="001A4D22">
            <w:pPr>
              <w:spacing w:line="196" w:lineRule="exact"/>
              <w:ind w:right="100"/>
              <w:jc w:val="right"/>
              <w:rPr>
                <w:sz w:val="20"/>
                <w:szCs w:val="20"/>
              </w:rPr>
            </w:pPr>
            <w:r>
              <w:rPr>
                <w:rFonts w:eastAsia="Times New Roman"/>
                <w:w w:val="89"/>
                <w:sz w:val="20"/>
                <w:szCs w:val="20"/>
              </w:rPr>
              <w:t>)</w:t>
            </w:r>
          </w:p>
        </w:tc>
        <w:tc>
          <w:tcPr>
            <w:tcW w:w="300" w:type="dxa"/>
            <w:vAlign w:val="bottom"/>
          </w:tcPr>
          <w:p w:rsidR="00A33515" w:rsidRDefault="00A33515">
            <w:pPr>
              <w:rPr>
                <w:sz w:val="17"/>
                <w:szCs w:val="17"/>
              </w:rPr>
            </w:pPr>
          </w:p>
        </w:tc>
        <w:tc>
          <w:tcPr>
            <w:tcW w:w="440" w:type="dxa"/>
            <w:vAlign w:val="bottom"/>
          </w:tcPr>
          <w:p w:rsidR="00A33515" w:rsidRDefault="001A4D22">
            <w:pPr>
              <w:spacing w:line="196" w:lineRule="exact"/>
              <w:jc w:val="center"/>
              <w:rPr>
                <w:sz w:val="20"/>
                <w:szCs w:val="20"/>
              </w:rPr>
            </w:pPr>
            <w:r>
              <w:rPr>
                <w:rFonts w:eastAsia="Times New Roman"/>
                <w:sz w:val="20"/>
                <w:szCs w:val="20"/>
              </w:rPr>
              <w:t>min</w:t>
            </w:r>
          </w:p>
        </w:tc>
        <w:tc>
          <w:tcPr>
            <w:tcW w:w="1180" w:type="dxa"/>
            <w:gridSpan w:val="2"/>
            <w:vAlign w:val="bottom"/>
          </w:tcPr>
          <w:p w:rsidR="00A33515" w:rsidRDefault="001A4D22">
            <w:pPr>
              <w:spacing w:line="196" w:lineRule="exact"/>
              <w:ind w:left="140"/>
              <w:rPr>
                <w:sz w:val="20"/>
                <w:szCs w:val="20"/>
              </w:rPr>
            </w:pPr>
            <w:r>
              <w:rPr>
                <w:rFonts w:eastAsia="Times New Roman"/>
                <w:sz w:val="20"/>
                <w:szCs w:val="20"/>
              </w:rPr>
              <w:t xml:space="preserve">max dist ( </w:t>
            </w:r>
            <w:r>
              <w:rPr>
                <w:rFonts w:eastAsia="Times New Roman"/>
                <w:i/>
                <w:iCs/>
                <w:sz w:val="20"/>
                <w:szCs w:val="20"/>
              </w:rPr>
              <w:t>;</w:t>
            </w:r>
          </w:p>
        </w:tc>
        <w:tc>
          <w:tcPr>
            <w:tcW w:w="120" w:type="dxa"/>
            <w:vAlign w:val="bottom"/>
          </w:tcPr>
          <w:p w:rsidR="00A33515" w:rsidRDefault="00A33515">
            <w:pPr>
              <w:rPr>
                <w:sz w:val="17"/>
                <w:szCs w:val="17"/>
              </w:rPr>
            </w:pPr>
          </w:p>
        </w:tc>
        <w:tc>
          <w:tcPr>
            <w:tcW w:w="80" w:type="dxa"/>
            <w:vMerge/>
            <w:vAlign w:val="bottom"/>
          </w:tcPr>
          <w:p w:rsidR="00A33515" w:rsidRDefault="00A33515">
            <w:pPr>
              <w:rPr>
                <w:sz w:val="17"/>
                <w:szCs w:val="17"/>
              </w:rPr>
            </w:pPr>
          </w:p>
        </w:tc>
        <w:tc>
          <w:tcPr>
            <w:tcW w:w="160" w:type="dxa"/>
            <w:vAlign w:val="bottom"/>
          </w:tcPr>
          <w:p w:rsidR="00A33515" w:rsidRDefault="001A4D22">
            <w:pPr>
              <w:spacing w:line="196" w:lineRule="exact"/>
              <w:jc w:val="right"/>
              <w:rPr>
                <w:sz w:val="20"/>
                <w:szCs w:val="20"/>
              </w:rPr>
            </w:pPr>
            <w:r>
              <w:rPr>
                <w:rFonts w:eastAsia="Times New Roman"/>
                <w:i/>
                <w:iCs/>
                <w:sz w:val="20"/>
                <w:szCs w:val="20"/>
              </w:rPr>
              <w:t>:</w:t>
            </w:r>
          </w:p>
        </w:tc>
        <w:tc>
          <w:tcPr>
            <w:tcW w:w="0" w:type="dxa"/>
            <w:vAlign w:val="bottom"/>
          </w:tcPr>
          <w:p w:rsidR="00A33515" w:rsidRDefault="00A33515">
            <w:pPr>
              <w:rPr>
                <w:sz w:val="1"/>
                <w:szCs w:val="1"/>
              </w:rPr>
            </w:pPr>
          </w:p>
        </w:tc>
      </w:tr>
    </w:tbl>
    <w:p w:rsidR="00A33515" w:rsidRDefault="00A33515">
      <w:pPr>
        <w:spacing w:line="185" w:lineRule="exact"/>
        <w:rPr>
          <w:sz w:val="20"/>
          <w:szCs w:val="20"/>
        </w:rPr>
      </w:pPr>
    </w:p>
    <w:p w:rsidR="00A33515" w:rsidRDefault="001A4D22">
      <w:pPr>
        <w:numPr>
          <w:ilvl w:val="0"/>
          <w:numId w:val="96"/>
        </w:numPr>
        <w:tabs>
          <w:tab w:val="left" w:pos="500"/>
        </w:tabs>
        <w:spacing w:line="287" w:lineRule="auto"/>
        <w:ind w:left="500" w:hanging="273"/>
        <w:jc w:val="both"/>
        <w:rPr>
          <w:rFonts w:ascii="Arial" w:eastAsia="Arial" w:hAnsi="Arial" w:cs="Arial"/>
          <w:b/>
          <w:bCs/>
          <w:sz w:val="20"/>
          <w:szCs w:val="20"/>
        </w:rPr>
      </w:pPr>
      <w:r>
        <w:rPr>
          <w:rFonts w:ascii="Arial" w:eastAsia="Arial" w:hAnsi="Arial" w:cs="Arial"/>
          <w:sz w:val="20"/>
          <w:szCs w:val="20"/>
        </w:rPr>
        <w:t xml:space="preserve">Докажите, что по заранее заданному положительному числу </w:t>
      </w:r>
      <w:r>
        <w:rPr>
          <w:rFonts w:ascii="Arial" w:eastAsia="Arial" w:hAnsi="Arial" w:cs="Arial"/>
          <w:i/>
          <w:iCs/>
          <w:sz w:val="20"/>
          <w:szCs w:val="20"/>
        </w:rPr>
        <w:t>r</w:t>
      </w:r>
      <w:r>
        <w:rPr>
          <w:rFonts w:ascii="Arial" w:eastAsia="Arial" w:hAnsi="Arial" w:cs="Arial"/>
          <w:sz w:val="20"/>
          <w:szCs w:val="20"/>
        </w:rPr>
        <w:t xml:space="preserve"> все-гда можно подобрать два множества </w:t>
      </w:r>
      <w:r>
        <w:rPr>
          <w:rFonts w:ascii="Arial" w:eastAsia="Arial" w:hAnsi="Arial" w:cs="Arial"/>
          <w:i/>
          <w:iCs/>
          <w:sz w:val="20"/>
          <w:szCs w:val="20"/>
        </w:rPr>
        <w:t>A</w:t>
      </w:r>
      <w:r>
        <w:rPr>
          <w:rFonts w:ascii="Arial" w:eastAsia="Arial" w:hAnsi="Arial" w:cs="Arial"/>
          <w:sz w:val="20"/>
          <w:szCs w:val="20"/>
        </w:rPr>
        <w:t xml:space="preserve">, </w:t>
      </w:r>
      <w:r>
        <w:rPr>
          <w:rFonts w:ascii="Arial" w:eastAsia="Arial" w:hAnsi="Arial" w:cs="Arial"/>
          <w:i/>
          <w:iCs/>
          <w:sz w:val="20"/>
          <w:szCs w:val="20"/>
        </w:rPr>
        <w:t>B</w:t>
      </w:r>
      <w:r>
        <w:rPr>
          <w:rFonts w:ascii="Arial" w:eastAsia="Arial" w:hAnsi="Arial" w:cs="Arial"/>
          <w:sz w:val="20"/>
          <w:szCs w:val="20"/>
        </w:rPr>
        <w:t xml:space="preserve"> так, что разность двух ве-личин из предыдущего пункта будет равна </w:t>
      </w:r>
      <w:r>
        <w:rPr>
          <w:rFonts w:ascii="Arial" w:eastAsia="Arial" w:hAnsi="Arial" w:cs="Arial"/>
          <w:i/>
          <w:iCs/>
          <w:sz w:val="20"/>
          <w:szCs w:val="20"/>
        </w:rPr>
        <w:t>r</w:t>
      </w:r>
      <w:r>
        <w:rPr>
          <w:rFonts w:ascii="Arial" w:eastAsia="Arial" w:hAnsi="Arial" w:cs="Arial"/>
          <w:sz w:val="20"/>
          <w:szCs w:val="20"/>
        </w:rPr>
        <w:t>. Иными словами, эту разность можно сделать сколь угодно большой.</w:t>
      </w:r>
    </w:p>
    <w:p w:rsidR="00A33515" w:rsidRDefault="00A33515">
      <w:pPr>
        <w:spacing w:line="106" w:lineRule="exact"/>
        <w:rPr>
          <w:sz w:val="20"/>
          <w:szCs w:val="20"/>
        </w:rPr>
      </w:pPr>
    </w:p>
    <w:p w:rsidR="00A33515" w:rsidRDefault="001A4D22">
      <w:pPr>
        <w:spacing w:line="284" w:lineRule="auto"/>
        <w:jc w:val="both"/>
        <w:rPr>
          <w:sz w:val="20"/>
          <w:szCs w:val="20"/>
        </w:rPr>
      </w:pPr>
      <w:r>
        <w:rPr>
          <w:rFonts w:ascii="Arial" w:eastAsia="Arial" w:hAnsi="Arial" w:cs="Arial"/>
          <w:sz w:val="20"/>
          <w:szCs w:val="20"/>
        </w:rPr>
        <w:t xml:space="preserve">Также нам потребуется понятие </w:t>
      </w:r>
      <w:r>
        <w:rPr>
          <w:rFonts w:ascii="Arial" w:eastAsia="Arial" w:hAnsi="Arial" w:cs="Arial"/>
          <w:i/>
          <w:iCs/>
          <w:sz w:val="20"/>
          <w:szCs w:val="20"/>
        </w:rPr>
        <w:t>окрестности множества</w:t>
      </w:r>
      <w:r>
        <w:rPr>
          <w:rFonts w:ascii="Arial" w:eastAsia="Arial" w:hAnsi="Arial" w:cs="Arial"/>
          <w:sz w:val="20"/>
          <w:szCs w:val="20"/>
        </w:rPr>
        <w:t xml:space="preserve">. Пусть </w:t>
      </w:r>
      <w:r>
        <w:rPr>
          <w:rFonts w:ascii="Arial" w:eastAsia="Arial" w:hAnsi="Arial" w:cs="Arial"/>
          <w:i/>
          <w:iCs/>
          <w:sz w:val="20"/>
          <w:szCs w:val="20"/>
        </w:rPr>
        <w:t>A</w:t>
      </w:r>
      <w:r>
        <w:rPr>
          <w:rFonts w:ascii="Arial" w:eastAsia="Arial" w:hAnsi="Arial" w:cs="Arial"/>
          <w:sz w:val="20"/>
          <w:szCs w:val="20"/>
        </w:rPr>
        <w:t xml:space="preserve"> — ко-нечное и состоит из точек на плоскости. Тогда его </w:t>
      </w:r>
      <w:del w:id="916" w:author="Admin" w:date="2019-02-19T01:36:00Z">
        <w:r w:rsidDel="00A877E0">
          <w:rPr>
            <w:rFonts w:ascii="Arial" w:eastAsia="Arial" w:hAnsi="Arial" w:cs="Arial"/>
            <w:sz w:val="20"/>
            <w:szCs w:val="20"/>
          </w:rPr>
          <w:delText>–</w:delText>
        </w:r>
      </w:del>
      <w:r>
        <w:rPr>
          <w:rFonts w:ascii="Arial" w:eastAsia="Arial" w:hAnsi="Arial" w:cs="Arial"/>
          <w:sz w:val="20"/>
          <w:szCs w:val="20"/>
        </w:rPr>
        <w:t xml:space="preserve">окрестность — это фигура, являющаяся объединением кругов радиуса с центрами в точ-ках множества </w:t>
      </w:r>
      <w:r>
        <w:rPr>
          <w:rFonts w:ascii="Arial" w:eastAsia="Arial" w:hAnsi="Arial" w:cs="Arial"/>
          <w:i/>
          <w:iCs/>
          <w:sz w:val="20"/>
          <w:szCs w:val="20"/>
        </w:rPr>
        <w:t>A</w:t>
      </w:r>
      <w:r>
        <w:rPr>
          <w:rFonts w:ascii="Arial" w:eastAsia="Arial" w:hAnsi="Arial" w:cs="Arial"/>
          <w:sz w:val="20"/>
          <w:szCs w:val="20"/>
        </w:rPr>
        <w:t xml:space="preserve">. Для иллюстрации этого понятия предлагаем вам изоб-разить </w:t>
      </w:r>
      <w:commentRangeStart w:id="917"/>
      <w:r>
        <w:rPr>
          <w:rFonts w:ascii="Arial" w:eastAsia="Arial" w:hAnsi="Arial" w:cs="Arial"/>
          <w:sz w:val="20"/>
          <w:szCs w:val="20"/>
        </w:rPr>
        <w:t>1–окрестность</w:t>
      </w:r>
      <w:commentRangeEnd w:id="917"/>
      <w:r w:rsidR="00A877E0">
        <w:rPr>
          <w:rStyle w:val="a5"/>
        </w:rPr>
        <w:commentReference w:id="917"/>
      </w:r>
      <w:r>
        <w:rPr>
          <w:rFonts w:ascii="Arial" w:eastAsia="Arial" w:hAnsi="Arial" w:cs="Arial"/>
          <w:sz w:val="20"/>
          <w:szCs w:val="20"/>
        </w:rPr>
        <w:t xml:space="preserve"> множества из двух точек, расстояние между кото-рыми равно 2.</w:t>
      </w:r>
    </w:p>
    <w:p w:rsidR="00A33515" w:rsidRDefault="00A33515">
      <w:pPr>
        <w:spacing w:line="109" w:lineRule="exact"/>
        <w:rPr>
          <w:sz w:val="20"/>
          <w:szCs w:val="20"/>
        </w:rPr>
      </w:pPr>
    </w:p>
    <w:p w:rsidR="00A33515" w:rsidRDefault="001A4D22">
      <w:pPr>
        <w:numPr>
          <w:ilvl w:val="0"/>
          <w:numId w:val="97"/>
        </w:numPr>
        <w:tabs>
          <w:tab w:val="left" w:pos="500"/>
        </w:tabs>
        <w:spacing w:line="303" w:lineRule="auto"/>
        <w:ind w:left="500" w:hanging="273"/>
        <w:rPr>
          <w:rFonts w:ascii="Arial" w:eastAsia="Arial" w:hAnsi="Arial" w:cs="Arial"/>
          <w:b/>
          <w:bCs/>
          <w:sz w:val="20"/>
          <w:szCs w:val="20"/>
        </w:rPr>
      </w:pPr>
      <w:r>
        <w:rPr>
          <w:rFonts w:ascii="Arial" w:eastAsia="Arial" w:hAnsi="Arial" w:cs="Arial"/>
          <w:sz w:val="20"/>
          <w:szCs w:val="20"/>
        </w:rPr>
        <w:t xml:space="preserve">Приведите пример </w:t>
      </w:r>
      <w:r>
        <w:rPr>
          <w:rFonts w:ascii="Arial" w:eastAsia="Arial" w:hAnsi="Arial" w:cs="Arial"/>
          <w:i/>
          <w:iCs/>
          <w:sz w:val="20"/>
          <w:szCs w:val="20"/>
        </w:rPr>
        <w:t>A</w:t>
      </w:r>
      <w:r>
        <w:rPr>
          <w:rFonts w:ascii="Arial" w:eastAsia="Arial" w:hAnsi="Arial" w:cs="Arial"/>
          <w:sz w:val="20"/>
          <w:szCs w:val="20"/>
        </w:rPr>
        <w:t xml:space="preserve">, </w:t>
      </w:r>
      <w:r>
        <w:rPr>
          <w:rFonts w:ascii="Arial" w:eastAsia="Arial" w:hAnsi="Arial" w:cs="Arial"/>
          <w:i/>
          <w:iCs/>
          <w:sz w:val="20"/>
          <w:szCs w:val="20"/>
        </w:rPr>
        <w:t>B</w:t>
      </w:r>
      <w:r>
        <w:rPr>
          <w:rFonts w:ascii="Arial" w:eastAsia="Arial" w:hAnsi="Arial" w:cs="Arial"/>
          <w:sz w:val="20"/>
          <w:szCs w:val="20"/>
        </w:rPr>
        <w:t xml:space="preserve"> таких, что </w:t>
      </w:r>
      <w:r>
        <w:rPr>
          <w:rFonts w:ascii="Arial" w:eastAsia="Arial" w:hAnsi="Arial" w:cs="Arial"/>
          <w:i/>
          <w:iCs/>
          <w:sz w:val="20"/>
          <w:szCs w:val="20"/>
        </w:rPr>
        <w:t>A</w:t>
      </w:r>
      <w:r>
        <w:rPr>
          <w:rFonts w:ascii="Arial" w:eastAsia="Arial" w:hAnsi="Arial" w:cs="Arial"/>
          <w:sz w:val="20"/>
          <w:szCs w:val="20"/>
        </w:rPr>
        <w:t xml:space="preserve"> целиком лежит в 1–окрестнос-ти </w:t>
      </w:r>
      <w:r>
        <w:rPr>
          <w:rFonts w:ascii="Arial" w:eastAsia="Arial" w:hAnsi="Arial" w:cs="Arial"/>
          <w:i/>
          <w:iCs/>
          <w:sz w:val="20"/>
          <w:szCs w:val="20"/>
        </w:rPr>
        <w:t>B</w:t>
      </w:r>
      <w:r>
        <w:rPr>
          <w:rFonts w:ascii="Arial" w:eastAsia="Arial" w:hAnsi="Arial" w:cs="Arial"/>
          <w:sz w:val="20"/>
          <w:szCs w:val="20"/>
        </w:rPr>
        <w:t xml:space="preserve">, но </w:t>
      </w:r>
      <w:r>
        <w:rPr>
          <w:rFonts w:ascii="Arial" w:eastAsia="Arial" w:hAnsi="Arial" w:cs="Arial"/>
          <w:i/>
          <w:iCs/>
          <w:sz w:val="20"/>
          <w:szCs w:val="20"/>
        </w:rPr>
        <w:t>B</w:t>
      </w:r>
      <w:r>
        <w:rPr>
          <w:rFonts w:ascii="Arial" w:eastAsia="Arial" w:hAnsi="Arial" w:cs="Arial"/>
          <w:sz w:val="20"/>
          <w:szCs w:val="20"/>
        </w:rPr>
        <w:t xml:space="preserve"> не лежит в 1–окрестности </w:t>
      </w:r>
      <w:r>
        <w:rPr>
          <w:rFonts w:ascii="Arial" w:eastAsia="Arial" w:hAnsi="Arial" w:cs="Arial"/>
          <w:i/>
          <w:iCs/>
          <w:sz w:val="20"/>
          <w:szCs w:val="20"/>
        </w:rPr>
        <w:t>A</w:t>
      </w:r>
      <w:r>
        <w:rPr>
          <w:rFonts w:ascii="Arial" w:eastAsia="Arial" w:hAnsi="Arial" w:cs="Arial"/>
          <w:sz w:val="20"/>
          <w:szCs w:val="20"/>
        </w:rPr>
        <w:t>.</w:t>
      </w:r>
    </w:p>
    <w:p w:rsidR="00A33515" w:rsidRDefault="00A33515">
      <w:pPr>
        <w:spacing w:line="88" w:lineRule="exact"/>
        <w:rPr>
          <w:rFonts w:ascii="Arial" w:eastAsia="Arial" w:hAnsi="Arial" w:cs="Arial"/>
          <w:b/>
          <w:bCs/>
          <w:sz w:val="20"/>
          <w:szCs w:val="20"/>
        </w:rPr>
      </w:pPr>
    </w:p>
    <w:p w:rsidR="00A33515" w:rsidRDefault="001A4D22">
      <w:pPr>
        <w:numPr>
          <w:ilvl w:val="0"/>
          <w:numId w:val="97"/>
        </w:numPr>
        <w:tabs>
          <w:tab w:val="left" w:pos="500"/>
        </w:tabs>
        <w:spacing w:line="234" w:lineRule="auto"/>
        <w:ind w:left="500" w:hanging="273"/>
        <w:jc w:val="both"/>
        <w:rPr>
          <w:rFonts w:ascii="Arial" w:eastAsia="Arial" w:hAnsi="Arial" w:cs="Arial"/>
          <w:b/>
          <w:bCs/>
          <w:sz w:val="20"/>
          <w:szCs w:val="20"/>
        </w:rPr>
      </w:pPr>
      <w:r>
        <w:rPr>
          <w:rFonts w:ascii="Arial" w:eastAsia="Arial" w:hAnsi="Arial" w:cs="Arial"/>
          <w:sz w:val="20"/>
          <w:szCs w:val="20"/>
        </w:rPr>
        <w:t xml:space="preserve">Пусть </w:t>
      </w:r>
      <w:r>
        <w:rPr>
          <w:rFonts w:ascii="Arial" w:eastAsia="Arial" w:hAnsi="Arial" w:cs="Arial"/>
          <w:i/>
          <w:iCs/>
          <w:sz w:val="20"/>
          <w:szCs w:val="20"/>
        </w:rPr>
        <w:t>A</w:t>
      </w:r>
      <w:r>
        <w:rPr>
          <w:rFonts w:ascii="Arial" w:eastAsia="Arial" w:hAnsi="Arial" w:cs="Arial"/>
          <w:sz w:val="20"/>
          <w:szCs w:val="20"/>
        </w:rPr>
        <w:t xml:space="preserve">, </w:t>
      </w:r>
      <w:r>
        <w:rPr>
          <w:rFonts w:ascii="Arial" w:eastAsia="Arial" w:hAnsi="Arial" w:cs="Arial"/>
          <w:i/>
          <w:iCs/>
          <w:sz w:val="20"/>
          <w:szCs w:val="20"/>
        </w:rPr>
        <w:t>B</w:t>
      </w:r>
      <w:r>
        <w:rPr>
          <w:rFonts w:ascii="Arial" w:eastAsia="Arial" w:hAnsi="Arial" w:cs="Arial"/>
          <w:sz w:val="20"/>
          <w:szCs w:val="20"/>
        </w:rPr>
        <w:t xml:space="preserve"> и </w:t>
      </w:r>
      <w:r>
        <w:rPr>
          <w:rFonts w:ascii="Arial" w:eastAsia="Arial" w:hAnsi="Arial" w:cs="Arial"/>
          <w:i/>
          <w:iCs/>
          <w:sz w:val="20"/>
          <w:szCs w:val="20"/>
        </w:rPr>
        <w:t>C</w:t>
      </w:r>
      <w:r>
        <w:rPr>
          <w:rFonts w:ascii="Arial" w:eastAsia="Arial" w:hAnsi="Arial" w:cs="Arial"/>
          <w:sz w:val="20"/>
          <w:szCs w:val="20"/>
        </w:rPr>
        <w:t xml:space="preserve"> — три конечных множества точек на плоскости. До-кажите, что если </w:t>
      </w:r>
      <w:r>
        <w:rPr>
          <w:rFonts w:ascii="Arial" w:eastAsia="Arial" w:hAnsi="Arial" w:cs="Arial"/>
          <w:i/>
          <w:iCs/>
          <w:sz w:val="20"/>
          <w:szCs w:val="20"/>
        </w:rPr>
        <w:t>B</w:t>
      </w:r>
      <w:r>
        <w:rPr>
          <w:rFonts w:ascii="Arial" w:eastAsia="Arial" w:hAnsi="Arial" w:cs="Arial"/>
          <w:sz w:val="20"/>
          <w:szCs w:val="20"/>
        </w:rPr>
        <w:t xml:space="preserve"> целиком лежит в </w:t>
      </w:r>
      <w:commentRangeStart w:id="918"/>
      <w:r>
        <w:rPr>
          <w:rFonts w:ascii="Arial" w:eastAsia="Arial" w:hAnsi="Arial" w:cs="Arial"/>
          <w:sz w:val="27"/>
          <w:szCs w:val="27"/>
          <w:vertAlign w:val="subscript"/>
        </w:rPr>
        <w:t>1</w:t>
      </w:r>
      <w:r>
        <w:rPr>
          <w:rFonts w:ascii="Arial" w:eastAsia="Arial" w:hAnsi="Arial" w:cs="Arial"/>
          <w:sz w:val="20"/>
          <w:szCs w:val="20"/>
        </w:rPr>
        <w:t xml:space="preserve">–окрестности </w:t>
      </w:r>
      <w:commentRangeEnd w:id="918"/>
      <w:r w:rsidR="00A877E0">
        <w:rPr>
          <w:rStyle w:val="a5"/>
        </w:rPr>
        <w:commentReference w:id="918"/>
      </w:r>
      <w:r>
        <w:rPr>
          <w:rFonts w:ascii="Arial" w:eastAsia="Arial" w:hAnsi="Arial" w:cs="Arial"/>
          <w:i/>
          <w:iCs/>
          <w:sz w:val="20"/>
          <w:szCs w:val="20"/>
        </w:rPr>
        <w:t>A</w:t>
      </w:r>
      <w:r>
        <w:rPr>
          <w:rFonts w:ascii="Arial" w:eastAsia="Arial" w:hAnsi="Arial" w:cs="Arial"/>
          <w:sz w:val="20"/>
          <w:szCs w:val="20"/>
        </w:rPr>
        <w:t xml:space="preserve">, а </w:t>
      </w:r>
      <w:r>
        <w:rPr>
          <w:rFonts w:ascii="Arial" w:eastAsia="Arial" w:hAnsi="Arial" w:cs="Arial"/>
          <w:i/>
          <w:iCs/>
          <w:sz w:val="20"/>
          <w:szCs w:val="20"/>
        </w:rPr>
        <w:t>C</w:t>
      </w:r>
      <w:r>
        <w:rPr>
          <w:rFonts w:ascii="Arial" w:eastAsia="Arial" w:hAnsi="Arial" w:cs="Arial"/>
          <w:sz w:val="20"/>
          <w:szCs w:val="20"/>
        </w:rPr>
        <w:t xml:space="preserve"> целиком лежит в </w:t>
      </w:r>
      <w:r>
        <w:rPr>
          <w:rFonts w:ascii="Arial" w:eastAsia="Arial" w:hAnsi="Arial" w:cs="Arial"/>
          <w:sz w:val="27"/>
          <w:szCs w:val="27"/>
          <w:vertAlign w:val="subscript"/>
        </w:rPr>
        <w:t>2</w:t>
      </w:r>
      <w:r>
        <w:rPr>
          <w:rFonts w:ascii="Arial" w:eastAsia="Arial" w:hAnsi="Arial" w:cs="Arial"/>
          <w:sz w:val="20"/>
          <w:szCs w:val="20"/>
        </w:rPr>
        <w:t xml:space="preserve">–окрестности </w:t>
      </w:r>
      <w:r>
        <w:rPr>
          <w:rFonts w:ascii="Arial" w:eastAsia="Arial" w:hAnsi="Arial" w:cs="Arial"/>
          <w:i/>
          <w:iCs/>
          <w:sz w:val="20"/>
          <w:szCs w:val="20"/>
        </w:rPr>
        <w:t>B</w:t>
      </w:r>
      <w:r>
        <w:rPr>
          <w:rFonts w:ascii="Arial" w:eastAsia="Arial" w:hAnsi="Arial" w:cs="Arial"/>
          <w:sz w:val="20"/>
          <w:szCs w:val="20"/>
        </w:rPr>
        <w:t xml:space="preserve">, то </w:t>
      </w:r>
      <w:r>
        <w:rPr>
          <w:rFonts w:ascii="Arial" w:eastAsia="Arial" w:hAnsi="Arial" w:cs="Arial"/>
          <w:i/>
          <w:iCs/>
          <w:sz w:val="20"/>
          <w:szCs w:val="20"/>
        </w:rPr>
        <w:t>C</w:t>
      </w:r>
      <w:r>
        <w:rPr>
          <w:rFonts w:ascii="Arial" w:eastAsia="Arial" w:hAnsi="Arial" w:cs="Arial"/>
          <w:sz w:val="20"/>
          <w:szCs w:val="20"/>
        </w:rPr>
        <w:t xml:space="preserve"> целиком лежит в </w:t>
      </w:r>
      <w:r>
        <w:rPr>
          <w:rFonts w:eastAsia="Times New Roman"/>
          <w:sz w:val="20"/>
          <w:szCs w:val="20"/>
        </w:rPr>
        <w:t>(</w:t>
      </w:r>
      <w:r>
        <w:rPr>
          <w:rFonts w:ascii="Arial" w:eastAsia="Arial" w:hAnsi="Arial" w:cs="Arial"/>
          <w:sz w:val="20"/>
          <w:szCs w:val="20"/>
        </w:rPr>
        <w:t xml:space="preserve"> </w:t>
      </w:r>
      <w:r>
        <w:rPr>
          <w:rFonts w:ascii="Arial" w:eastAsia="Arial" w:hAnsi="Arial" w:cs="Arial"/>
          <w:sz w:val="27"/>
          <w:szCs w:val="27"/>
          <w:vertAlign w:val="subscript"/>
        </w:rPr>
        <w:t>1</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w:t>
      </w:r>
      <w:r>
        <w:rPr>
          <w:rFonts w:ascii="Arial" w:eastAsia="Arial" w:hAnsi="Arial" w:cs="Arial"/>
          <w:sz w:val="27"/>
          <w:szCs w:val="27"/>
          <w:vertAlign w:val="subscript"/>
        </w:rPr>
        <w:t>2</w:t>
      </w:r>
      <w:r>
        <w:rPr>
          <w:rFonts w:eastAsia="Times New Roman"/>
          <w:sz w:val="20"/>
          <w:szCs w:val="20"/>
        </w:rPr>
        <w:t>)</w:t>
      </w:r>
      <w:r>
        <w:rPr>
          <w:rFonts w:ascii="Arial" w:eastAsia="Arial" w:hAnsi="Arial" w:cs="Arial"/>
          <w:sz w:val="20"/>
          <w:szCs w:val="20"/>
        </w:rPr>
        <w:t xml:space="preserve">–окрест-ности множества </w:t>
      </w:r>
      <w:r>
        <w:rPr>
          <w:rFonts w:ascii="Arial" w:eastAsia="Arial" w:hAnsi="Arial" w:cs="Arial"/>
          <w:i/>
          <w:iCs/>
          <w:sz w:val="20"/>
          <w:szCs w:val="20"/>
        </w:rPr>
        <w:t>A</w:t>
      </w:r>
      <w:r>
        <w:rPr>
          <w:rFonts w:ascii="Arial" w:eastAsia="Arial" w:hAnsi="Arial" w:cs="Arial"/>
          <w:sz w:val="20"/>
          <w:szCs w:val="20"/>
        </w:rPr>
        <w:t>.</w:t>
      </w:r>
    </w:p>
    <w:p w:rsidR="00A33515" w:rsidRDefault="00A33515">
      <w:pPr>
        <w:spacing w:line="123" w:lineRule="exact"/>
        <w:rPr>
          <w:rFonts w:ascii="Arial" w:eastAsia="Arial" w:hAnsi="Arial" w:cs="Arial"/>
          <w:b/>
          <w:bCs/>
          <w:sz w:val="20"/>
          <w:szCs w:val="20"/>
        </w:rPr>
      </w:pPr>
    </w:p>
    <w:p w:rsidR="00A33515" w:rsidRDefault="001A4D22">
      <w:pPr>
        <w:numPr>
          <w:ilvl w:val="0"/>
          <w:numId w:val="97"/>
        </w:numPr>
        <w:tabs>
          <w:tab w:val="left" w:pos="500"/>
        </w:tabs>
        <w:ind w:left="500" w:hanging="273"/>
        <w:rPr>
          <w:rFonts w:ascii="Arial" w:eastAsia="Arial" w:hAnsi="Arial" w:cs="Arial"/>
          <w:b/>
          <w:bCs/>
          <w:sz w:val="20"/>
          <w:szCs w:val="20"/>
        </w:rPr>
      </w:pPr>
      <w:r>
        <w:rPr>
          <w:rFonts w:ascii="Arial" w:eastAsia="Arial" w:hAnsi="Arial" w:cs="Arial"/>
          <w:sz w:val="20"/>
          <w:szCs w:val="20"/>
        </w:rPr>
        <w:t xml:space="preserve">Докажите, что для любого </w:t>
      </w:r>
      <w:r>
        <w:rPr>
          <w:rFonts w:ascii="Arial" w:eastAsia="Arial" w:hAnsi="Arial" w:cs="Arial"/>
          <w:i/>
          <w:iCs/>
          <w:sz w:val="20"/>
          <w:szCs w:val="20"/>
        </w:rPr>
        <w:t>A</w:t>
      </w:r>
      <w:r>
        <w:rPr>
          <w:rFonts w:ascii="Arial" w:eastAsia="Arial" w:hAnsi="Arial" w:cs="Arial"/>
          <w:sz w:val="20"/>
          <w:szCs w:val="20"/>
        </w:rPr>
        <w:t xml:space="preserve"> выполнено</w:t>
      </w:r>
    </w:p>
    <w:p w:rsidR="00A33515" w:rsidRDefault="001A4D22">
      <w:pPr>
        <w:numPr>
          <w:ilvl w:val="0"/>
          <w:numId w:val="98"/>
        </w:numPr>
        <w:tabs>
          <w:tab w:val="left" w:pos="4180"/>
        </w:tabs>
        <w:spacing w:line="231" w:lineRule="auto"/>
        <w:ind w:left="4180" w:hanging="1309"/>
        <w:rPr>
          <w:rFonts w:eastAsia="Times New Roman"/>
          <w:sz w:val="20"/>
          <w:szCs w:val="20"/>
        </w:rPr>
      </w:pPr>
      <w:r>
        <w:rPr>
          <w:rFonts w:eastAsia="Times New Roman"/>
          <w:sz w:val="20"/>
          <w:szCs w:val="20"/>
        </w:rPr>
        <w:t>)</w:t>
      </w:r>
    </w:p>
    <w:p w:rsidR="00A33515" w:rsidRPr="001A4D22" w:rsidRDefault="001A4D22">
      <w:pPr>
        <w:tabs>
          <w:tab w:val="left" w:pos="2980"/>
          <w:tab w:val="left" w:pos="4380"/>
        </w:tabs>
        <w:spacing w:line="185" w:lineRule="auto"/>
        <w:ind w:left="2460"/>
        <w:rPr>
          <w:sz w:val="20"/>
          <w:szCs w:val="20"/>
          <w:lang w:val="en-US"/>
          <w:rPrChange w:id="919" w:author="Admin" w:date="2019-02-18T23:53:00Z">
            <w:rPr>
              <w:sz w:val="20"/>
              <w:szCs w:val="20"/>
            </w:rPr>
          </w:rPrChange>
        </w:rPr>
      </w:pPr>
      <w:r w:rsidRPr="001A4D22">
        <w:rPr>
          <w:rFonts w:eastAsia="Times New Roman"/>
          <w:sz w:val="20"/>
          <w:szCs w:val="20"/>
          <w:lang w:val="en-US"/>
          <w:rPrChange w:id="920" w:author="Admin" w:date="2019-02-18T23:53:00Z">
            <w:rPr>
              <w:rFonts w:eastAsia="Times New Roman"/>
              <w:sz w:val="20"/>
              <w:szCs w:val="20"/>
            </w:rPr>
          </w:rPrChange>
        </w:rPr>
        <w:t>max</w:t>
      </w:r>
      <w:r w:rsidRPr="001A4D22">
        <w:rPr>
          <w:rFonts w:eastAsia="Times New Roman"/>
          <w:sz w:val="20"/>
          <w:szCs w:val="20"/>
          <w:lang w:val="en-US"/>
          <w:rPrChange w:id="921" w:author="Admin" w:date="2019-02-18T23:53:00Z">
            <w:rPr>
              <w:rFonts w:eastAsia="Times New Roman"/>
              <w:sz w:val="20"/>
              <w:szCs w:val="20"/>
            </w:rPr>
          </w:rPrChange>
        </w:rPr>
        <w:tab/>
        <w:t>min dist (</w:t>
      </w:r>
      <w:r w:rsidRPr="001A4D22">
        <w:rPr>
          <w:rFonts w:ascii="Arial" w:eastAsia="Arial" w:hAnsi="Arial" w:cs="Arial"/>
          <w:i/>
          <w:iCs/>
          <w:sz w:val="20"/>
          <w:szCs w:val="20"/>
          <w:lang w:val="en-US"/>
          <w:rPrChange w:id="922" w:author="Admin" w:date="2019-02-18T23:53:00Z">
            <w:rPr>
              <w:rFonts w:ascii="Arial" w:eastAsia="Arial" w:hAnsi="Arial" w:cs="Arial"/>
              <w:i/>
              <w:iCs/>
              <w:sz w:val="20"/>
              <w:szCs w:val="20"/>
            </w:rPr>
          </w:rPrChange>
        </w:rPr>
        <w:t>x</w:t>
      </w:r>
      <w:r w:rsidRPr="001A4D22">
        <w:rPr>
          <w:rFonts w:eastAsia="Times New Roman"/>
          <w:i/>
          <w:iCs/>
          <w:sz w:val="20"/>
          <w:szCs w:val="20"/>
          <w:lang w:val="en-US"/>
          <w:rPrChange w:id="923" w:author="Admin" w:date="2019-02-18T23:53:00Z">
            <w:rPr>
              <w:rFonts w:eastAsia="Times New Roman"/>
              <w:i/>
              <w:iCs/>
              <w:sz w:val="20"/>
              <w:szCs w:val="20"/>
            </w:rPr>
          </w:rPrChange>
        </w:rPr>
        <w:t>;</w:t>
      </w:r>
      <w:r w:rsidRPr="001A4D22">
        <w:rPr>
          <w:rFonts w:eastAsia="Times New Roman"/>
          <w:sz w:val="20"/>
          <w:szCs w:val="20"/>
          <w:lang w:val="en-US"/>
          <w:rPrChange w:id="924" w:author="Admin" w:date="2019-02-18T23:53:00Z">
            <w:rPr>
              <w:rFonts w:eastAsia="Times New Roman"/>
              <w:sz w:val="20"/>
              <w:szCs w:val="20"/>
            </w:rPr>
          </w:rPrChange>
        </w:rPr>
        <w:t xml:space="preserve"> </w:t>
      </w:r>
      <w:r w:rsidRPr="001A4D22">
        <w:rPr>
          <w:rFonts w:ascii="Arial" w:eastAsia="Arial" w:hAnsi="Arial" w:cs="Arial"/>
          <w:i/>
          <w:iCs/>
          <w:sz w:val="20"/>
          <w:szCs w:val="20"/>
          <w:lang w:val="en-US"/>
          <w:rPrChange w:id="925" w:author="Admin" w:date="2019-02-18T23:53:00Z">
            <w:rPr>
              <w:rFonts w:ascii="Arial" w:eastAsia="Arial" w:hAnsi="Arial" w:cs="Arial"/>
              <w:i/>
              <w:iCs/>
              <w:sz w:val="20"/>
              <w:szCs w:val="20"/>
            </w:rPr>
          </w:rPrChange>
        </w:rPr>
        <w:t>y</w:t>
      </w:r>
      <w:r w:rsidRPr="001A4D22">
        <w:rPr>
          <w:rFonts w:eastAsia="Times New Roman"/>
          <w:sz w:val="20"/>
          <w:szCs w:val="20"/>
          <w:lang w:val="en-US"/>
          <w:rPrChange w:id="926" w:author="Admin" w:date="2019-02-18T23:53:00Z">
            <w:rPr>
              <w:rFonts w:eastAsia="Times New Roman"/>
              <w:sz w:val="20"/>
              <w:szCs w:val="20"/>
            </w:rPr>
          </w:rPrChange>
        </w:rPr>
        <w:t>)</w:t>
      </w:r>
      <w:r w:rsidRPr="001A4D22">
        <w:rPr>
          <w:rFonts w:eastAsia="Times New Roman"/>
          <w:sz w:val="20"/>
          <w:szCs w:val="20"/>
          <w:lang w:val="en-US"/>
          <w:rPrChange w:id="927" w:author="Admin" w:date="2019-02-18T23:53:00Z">
            <w:rPr>
              <w:rFonts w:eastAsia="Times New Roman"/>
              <w:sz w:val="20"/>
              <w:szCs w:val="20"/>
            </w:rPr>
          </w:rPrChange>
        </w:rPr>
        <w:tab/>
        <w:t xml:space="preserve">= </w:t>
      </w:r>
      <w:r w:rsidRPr="001A4D22">
        <w:rPr>
          <w:rFonts w:ascii="Arial" w:eastAsia="Arial" w:hAnsi="Arial" w:cs="Arial"/>
          <w:sz w:val="20"/>
          <w:szCs w:val="20"/>
          <w:lang w:val="en-US"/>
          <w:rPrChange w:id="928" w:author="Admin" w:date="2019-02-18T23:53:00Z">
            <w:rPr>
              <w:rFonts w:ascii="Arial" w:eastAsia="Arial" w:hAnsi="Arial" w:cs="Arial"/>
              <w:sz w:val="20"/>
              <w:szCs w:val="20"/>
            </w:rPr>
          </w:rPrChange>
        </w:rPr>
        <w:t>0</w:t>
      </w:r>
      <w:r w:rsidRPr="001A4D22">
        <w:rPr>
          <w:rFonts w:eastAsia="Times New Roman"/>
          <w:i/>
          <w:iCs/>
          <w:sz w:val="20"/>
          <w:szCs w:val="20"/>
          <w:lang w:val="en-US"/>
          <w:rPrChange w:id="929" w:author="Admin" w:date="2019-02-18T23:53:00Z">
            <w:rPr>
              <w:rFonts w:eastAsia="Times New Roman"/>
              <w:i/>
              <w:iCs/>
              <w:sz w:val="20"/>
              <w:szCs w:val="20"/>
            </w:rPr>
          </w:rPrChange>
        </w:rPr>
        <w:t>:</w:t>
      </w:r>
    </w:p>
    <w:p w:rsidR="00A33515" w:rsidRPr="001A4D22" w:rsidRDefault="00A33515">
      <w:pPr>
        <w:spacing w:line="1" w:lineRule="exact"/>
        <w:rPr>
          <w:sz w:val="20"/>
          <w:szCs w:val="20"/>
          <w:lang w:val="en-US"/>
          <w:rPrChange w:id="930" w:author="Admin" w:date="2019-02-18T23:53:00Z">
            <w:rPr>
              <w:sz w:val="20"/>
              <w:szCs w:val="20"/>
            </w:rPr>
          </w:rPrChange>
        </w:rPr>
      </w:pPr>
    </w:p>
    <w:p w:rsidR="00A33515" w:rsidRDefault="001A4D22">
      <w:pPr>
        <w:tabs>
          <w:tab w:val="left" w:pos="3000"/>
        </w:tabs>
        <w:ind w:left="2500"/>
        <w:rPr>
          <w:sz w:val="20"/>
          <w:szCs w:val="20"/>
        </w:rPr>
      </w:pPr>
      <w:r>
        <w:rPr>
          <w:rFonts w:ascii="Arial" w:eastAsia="Arial" w:hAnsi="Arial" w:cs="Arial"/>
          <w:i/>
          <w:iCs/>
          <w:sz w:val="14"/>
          <w:szCs w:val="14"/>
        </w:rPr>
        <w:t>x</w:t>
      </w:r>
      <w:r>
        <w:rPr>
          <w:rFonts w:eastAsia="Times New Roman"/>
          <w:i/>
          <w:iCs/>
          <w:sz w:val="14"/>
          <w:szCs w:val="14"/>
        </w:rPr>
        <w:t>2</w:t>
      </w:r>
      <w:r>
        <w:rPr>
          <w:rFonts w:ascii="Arial" w:eastAsia="Arial" w:hAnsi="Arial" w:cs="Arial"/>
          <w:i/>
          <w:iCs/>
          <w:sz w:val="14"/>
          <w:szCs w:val="14"/>
        </w:rPr>
        <w:t>A</w:t>
      </w:r>
      <w:r>
        <w:rPr>
          <w:sz w:val="20"/>
          <w:szCs w:val="20"/>
        </w:rPr>
        <w:tab/>
      </w:r>
      <w:r>
        <w:rPr>
          <w:rFonts w:ascii="Arial" w:eastAsia="Arial" w:hAnsi="Arial" w:cs="Arial"/>
          <w:i/>
          <w:iCs/>
          <w:sz w:val="14"/>
          <w:szCs w:val="14"/>
        </w:rPr>
        <w:t>y</w:t>
      </w:r>
      <w:r>
        <w:rPr>
          <w:rFonts w:eastAsia="Times New Roman"/>
          <w:i/>
          <w:iCs/>
          <w:sz w:val="14"/>
          <w:szCs w:val="14"/>
        </w:rPr>
        <w:t>2</w:t>
      </w:r>
      <w:r>
        <w:rPr>
          <w:rFonts w:ascii="Arial" w:eastAsia="Arial" w:hAnsi="Arial" w:cs="Arial"/>
          <w:i/>
          <w:iCs/>
          <w:sz w:val="14"/>
          <w:szCs w:val="14"/>
        </w:rPr>
        <w:t>A</w:t>
      </w:r>
    </w:p>
    <w:p w:rsidR="00A33515" w:rsidRDefault="001A4D22">
      <w:pPr>
        <w:numPr>
          <w:ilvl w:val="1"/>
          <w:numId w:val="99"/>
        </w:numPr>
        <w:tabs>
          <w:tab w:val="left" w:pos="4660"/>
        </w:tabs>
        <w:spacing w:line="197" w:lineRule="auto"/>
        <w:ind w:left="4660" w:hanging="1569"/>
        <w:rPr>
          <w:rFonts w:eastAsia="Times New Roman"/>
          <w:sz w:val="20"/>
          <w:szCs w:val="20"/>
        </w:rPr>
      </w:pPr>
      <w:r>
        <w:rPr>
          <w:rFonts w:eastAsia="Times New Roman"/>
          <w:sz w:val="20"/>
          <w:szCs w:val="20"/>
        </w:rPr>
        <w:t>)</w:t>
      </w:r>
    </w:p>
    <w:p w:rsidR="00A33515" w:rsidRDefault="001A4D22">
      <w:pPr>
        <w:numPr>
          <w:ilvl w:val="0"/>
          <w:numId w:val="99"/>
        </w:numPr>
        <w:tabs>
          <w:tab w:val="left" w:pos="500"/>
        </w:tabs>
        <w:spacing w:line="231" w:lineRule="auto"/>
        <w:ind w:left="500" w:hanging="262"/>
        <w:jc w:val="both"/>
        <w:rPr>
          <w:rFonts w:ascii="Arial" w:eastAsia="Arial" w:hAnsi="Arial" w:cs="Arial"/>
          <w:b/>
          <w:bCs/>
          <w:sz w:val="20"/>
          <w:szCs w:val="20"/>
        </w:rPr>
      </w:pPr>
      <w:r>
        <w:rPr>
          <w:rFonts w:ascii="Arial" w:eastAsia="Arial" w:hAnsi="Arial" w:cs="Arial"/>
          <w:sz w:val="20"/>
          <w:szCs w:val="20"/>
        </w:rPr>
        <w:t xml:space="preserve">Докажите, что если </w:t>
      </w:r>
      <w:r>
        <w:rPr>
          <w:rFonts w:eastAsia="Times New Roman"/>
          <w:sz w:val="20"/>
          <w:szCs w:val="20"/>
        </w:rPr>
        <w:t>max</w:t>
      </w:r>
      <w:r>
        <w:rPr>
          <w:rFonts w:ascii="Arial" w:eastAsia="Arial" w:hAnsi="Arial" w:cs="Arial"/>
          <w:i/>
          <w:iCs/>
          <w:sz w:val="27"/>
          <w:szCs w:val="27"/>
          <w:vertAlign w:val="subscript"/>
        </w:rPr>
        <w:t>x</w:t>
      </w:r>
      <w:r>
        <w:rPr>
          <w:rFonts w:eastAsia="Times New Roman"/>
          <w:i/>
          <w:iCs/>
          <w:sz w:val="27"/>
          <w:szCs w:val="27"/>
          <w:vertAlign w:val="subscript"/>
        </w:rPr>
        <w:t>2</w:t>
      </w:r>
      <w:r>
        <w:rPr>
          <w:rFonts w:ascii="Arial" w:eastAsia="Arial" w:hAnsi="Arial" w:cs="Arial"/>
          <w:i/>
          <w:iCs/>
          <w:sz w:val="27"/>
          <w:szCs w:val="27"/>
          <w:vertAlign w:val="subscript"/>
        </w:rPr>
        <w:t>A</w:t>
      </w:r>
      <w:r>
        <w:rPr>
          <w:rFonts w:ascii="Arial" w:eastAsia="Arial" w:hAnsi="Arial" w:cs="Arial"/>
          <w:sz w:val="20"/>
          <w:szCs w:val="20"/>
        </w:rPr>
        <w:t xml:space="preserve"> </w:t>
      </w:r>
      <w:r>
        <w:rPr>
          <w:rFonts w:eastAsia="Times New Roman"/>
          <w:sz w:val="20"/>
          <w:szCs w:val="20"/>
        </w:rPr>
        <w:t>min</w:t>
      </w:r>
      <w:r>
        <w:rPr>
          <w:rFonts w:ascii="Arial" w:eastAsia="Arial" w:hAnsi="Arial" w:cs="Arial"/>
          <w:i/>
          <w:iCs/>
          <w:sz w:val="27"/>
          <w:szCs w:val="27"/>
          <w:vertAlign w:val="subscript"/>
        </w:rPr>
        <w:t>y</w:t>
      </w:r>
      <w:r>
        <w:rPr>
          <w:rFonts w:eastAsia="Times New Roman"/>
          <w:i/>
          <w:iCs/>
          <w:sz w:val="27"/>
          <w:szCs w:val="27"/>
          <w:vertAlign w:val="subscript"/>
        </w:rPr>
        <w:t>2</w:t>
      </w:r>
      <w:r>
        <w:rPr>
          <w:rFonts w:ascii="Arial" w:eastAsia="Arial" w:hAnsi="Arial" w:cs="Arial"/>
          <w:i/>
          <w:iCs/>
          <w:sz w:val="27"/>
          <w:szCs w:val="27"/>
          <w:vertAlign w:val="subscript"/>
        </w:rPr>
        <w:t>B</w:t>
      </w:r>
      <w:r>
        <w:rPr>
          <w:rFonts w:ascii="Arial" w:eastAsia="Arial" w:hAnsi="Arial" w:cs="Arial"/>
          <w:sz w:val="20"/>
          <w:szCs w:val="20"/>
        </w:rPr>
        <w:t xml:space="preserve"> </w:t>
      </w:r>
      <w:r>
        <w:rPr>
          <w:rFonts w:eastAsia="Times New Roman"/>
          <w:sz w:val="20"/>
          <w:szCs w:val="20"/>
        </w:rPr>
        <w:t>dist (</w:t>
      </w:r>
      <w:r>
        <w:rPr>
          <w:rFonts w:ascii="Arial" w:eastAsia="Arial" w:hAnsi="Arial" w:cs="Arial"/>
          <w:i/>
          <w:iCs/>
          <w:sz w:val="20"/>
          <w:szCs w:val="20"/>
        </w:rPr>
        <w:t>x</w:t>
      </w:r>
      <w:r>
        <w:rPr>
          <w:rFonts w:eastAsia="Times New Roman"/>
          <w:i/>
          <w:iCs/>
          <w:sz w:val="20"/>
          <w:szCs w:val="20"/>
        </w:rPr>
        <w:t>;</w:t>
      </w:r>
      <w:r>
        <w:rPr>
          <w:rFonts w:ascii="Arial" w:eastAsia="Arial" w:hAnsi="Arial" w:cs="Arial"/>
          <w:sz w:val="20"/>
          <w:szCs w:val="20"/>
        </w:rPr>
        <w:t xml:space="preserve"> </w:t>
      </w:r>
      <w:r>
        <w:rPr>
          <w:rFonts w:ascii="Arial" w:eastAsia="Arial" w:hAnsi="Arial" w:cs="Arial"/>
          <w:i/>
          <w:iCs/>
          <w:sz w:val="20"/>
          <w:szCs w:val="20"/>
        </w:rPr>
        <w:t>y</w:t>
      </w:r>
      <w:r>
        <w:rPr>
          <w:rFonts w:eastAsia="Times New Roman"/>
          <w:sz w:val="20"/>
          <w:szCs w:val="20"/>
        </w:rPr>
        <w:t>)</w:t>
      </w:r>
      <w:r>
        <w:rPr>
          <w:rFonts w:ascii="Arial" w:eastAsia="Arial" w:hAnsi="Arial" w:cs="Arial"/>
          <w:sz w:val="20"/>
          <w:szCs w:val="20"/>
        </w:rPr>
        <w:t xml:space="preserve"> </w:t>
      </w:r>
      <w:r>
        <w:rPr>
          <w:rFonts w:ascii="Arial" w:eastAsia="Arial" w:hAnsi="Arial" w:cs="Arial"/>
          <w:i/>
          <w:iCs/>
          <w:sz w:val="20"/>
          <w:szCs w:val="20"/>
        </w:rPr>
        <w:t>R</w:t>
      </w:r>
      <w:r>
        <w:rPr>
          <w:rFonts w:ascii="Arial" w:eastAsia="Arial" w:hAnsi="Arial" w:cs="Arial"/>
          <w:sz w:val="20"/>
          <w:szCs w:val="20"/>
        </w:rPr>
        <w:t xml:space="preserve">, то множество </w:t>
      </w:r>
      <w:r>
        <w:rPr>
          <w:rFonts w:ascii="Arial" w:eastAsia="Arial" w:hAnsi="Arial" w:cs="Arial"/>
          <w:i/>
          <w:iCs/>
          <w:sz w:val="20"/>
          <w:szCs w:val="20"/>
        </w:rPr>
        <w:t>A</w:t>
      </w:r>
      <w:r>
        <w:rPr>
          <w:rFonts w:ascii="Arial" w:eastAsia="Arial" w:hAnsi="Arial" w:cs="Arial"/>
          <w:sz w:val="20"/>
          <w:szCs w:val="20"/>
        </w:rPr>
        <w:t xml:space="preserve"> целиком лежит в </w:t>
      </w:r>
      <w:r>
        <w:rPr>
          <w:rFonts w:ascii="Arial" w:eastAsia="Arial" w:hAnsi="Arial" w:cs="Arial"/>
          <w:i/>
          <w:iCs/>
          <w:sz w:val="20"/>
          <w:szCs w:val="20"/>
        </w:rPr>
        <w:t>R</w:t>
      </w:r>
      <w:r>
        <w:rPr>
          <w:rFonts w:ascii="Arial" w:eastAsia="Arial" w:hAnsi="Arial" w:cs="Arial"/>
          <w:sz w:val="20"/>
          <w:szCs w:val="20"/>
        </w:rPr>
        <w:t xml:space="preserve">–окрестности множества </w:t>
      </w:r>
      <w:r>
        <w:rPr>
          <w:rFonts w:ascii="Arial" w:eastAsia="Arial" w:hAnsi="Arial" w:cs="Arial"/>
          <w:i/>
          <w:iCs/>
          <w:sz w:val="20"/>
          <w:szCs w:val="20"/>
        </w:rPr>
        <w:t>B</w:t>
      </w:r>
      <w:r>
        <w:rPr>
          <w:rFonts w:ascii="Arial" w:eastAsia="Arial" w:hAnsi="Arial" w:cs="Arial"/>
          <w:sz w:val="20"/>
          <w:szCs w:val="20"/>
        </w:rPr>
        <w:t>. Докажите обратный факт.</w:t>
      </w:r>
    </w:p>
    <w:p w:rsidR="00A33515" w:rsidRDefault="00A33515">
      <w:pPr>
        <w:spacing w:line="148" w:lineRule="exact"/>
        <w:rPr>
          <w:rFonts w:ascii="Arial" w:eastAsia="Arial" w:hAnsi="Arial" w:cs="Arial"/>
          <w:b/>
          <w:bCs/>
          <w:sz w:val="20"/>
          <w:szCs w:val="20"/>
        </w:rPr>
      </w:pPr>
    </w:p>
    <w:p w:rsidR="00A33515" w:rsidRDefault="001A4D22">
      <w:pPr>
        <w:numPr>
          <w:ilvl w:val="0"/>
          <w:numId w:val="99"/>
        </w:numPr>
        <w:tabs>
          <w:tab w:val="left" w:pos="500"/>
        </w:tabs>
        <w:spacing w:line="267" w:lineRule="auto"/>
        <w:ind w:left="500" w:hanging="273"/>
        <w:jc w:val="both"/>
        <w:rPr>
          <w:rFonts w:ascii="Arial" w:eastAsia="Arial" w:hAnsi="Arial" w:cs="Arial"/>
          <w:b/>
          <w:bCs/>
          <w:sz w:val="20"/>
          <w:szCs w:val="20"/>
        </w:rPr>
      </w:pPr>
      <w:r>
        <w:rPr>
          <w:rFonts w:ascii="Arial" w:eastAsia="Arial" w:hAnsi="Arial" w:cs="Arial"/>
          <w:sz w:val="20"/>
          <w:szCs w:val="20"/>
        </w:rPr>
        <w:t xml:space="preserve">Пользуясь предыдущими пунктами, проверьте, что для следующе-го выражения (вместо </w:t>
      </w:r>
      <w:r>
        <w:rPr>
          <w:rFonts w:ascii="Arial" w:eastAsia="Arial" w:hAnsi="Arial" w:cs="Arial"/>
          <w:i/>
          <w:iCs/>
          <w:sz w:val="20"/>
          <w:szCs w:val="20"/>
        </w:rPr>
        <w:t>A</w:t>
      </w:r>
      <w:r>
        <w:rPr>
          <w:rFonts w:ascii="Arial" w:eastAsia="Arial" w:hAnsi="Arial" w:cs="Arial"/>
          <w:sz w:val="20"/>
          <w:szCs w:val="20"/>
        </w:rPr>
        <w:t xml:space="preserve"> и </w:t>
      </w:r>
      <w:r>
        <w:rPr>
          <w:rFonts w:ascii="Arial" w:eastAsia="Arial" w:hAnsi="Arial" w:cs="Arial"/>
          <w:i/>
          <w:iCs/>
          <w:sz w:val="20"/>
          <w:szCs w:val="20"/>
        </w:rPr>
        <w:t>B</w:t>
      </w:r>
      <w:r>
        <w:rPr>
          <w:rFonts w:ascii="Arial" w:eastAsia="Arial" w:hAnsi="Arial" w:cs="Arial"/>
          <w:sz w:val="20"/>
          <w:szCs w:val="20"/>
        </w:rPr>
        <w:t xml:space="preserve"> можно подставлять конечные множе-ства точек на плоскости) выполнены три свойства расстояния, пе-речисленные в начале этой задачи:</w:t>
      </w:r>
    </w:p>
    <w:p w:rsidR="00A33515" w:rsidRDefault="00A33515">
      <w:pPr>
        <w:spacing w:line="3" w:lineRule="exact"/>
        <w:rPr>
          <w:sz w:val="20"/>
          <w:szCs w:val="20"/>
        </w:rPr>
      </w:pPr>
    </w:p>
    <w:tbl>
      <w:tblPr>
        <w:tblW w:w="0" w:type="auto"/>
        <w:tblInd w:w="600" w:type="dxa"/>
        <w:tblLayout w:type="fixed"/>
        <w:tblCellMar>
          <w:left w:w="0" w:type="dxa"/>
          <w:right w:w="0" w:type="dxa"/>
        </w:tblCellMar>
        <w:tblLook w:val="04A0" w:firstRow="1" w:lastRow="0" w:firstColumn="1" w:lastColumn="0" w:noHBand="0" w:noVBand="1"/>
      </w:tblPr>
      <w:tblGrid>
        <w:gridCol w:w="2040"/>
        <w:gridCol w:w="400"/>
        <w:gridCol w:w="140"/>
        <w:gridCol w:w="560"/>
        <w:gridCol w:w="440"/>
        <w:gridCol w:w="180"/>
        <w:gridCol w:w="120"/>
        <w:gridCol w:w="540"/>
        <w:gridCol w:w="140"/>
        <w:gridCol w:w="580"/>
        <w:gridCol w:w="440"/>
        <w:gridCol w:w="100"/>
        <w:gridCol w:w="80"/>
        <w:gridCol w:w="320"/>
        <w:gridCol w:w="20"/>
      </w:tblGrid>
      <w:tr w:rsidR="00A33515">
        <w:trPr>
          <w:trHeight w:val="435"/>
        </w:trPr>
        <w:tc>
          <w:tcPr>
            <w:tcW w:w="2040" w:type="dxa"/>
            <w:vMerge w:val="restart"/>
            <w:vAlign w:val="bottom"/>
          </w:tcPr>
          <w:p w:rsidR="00A33515" w:rsidRDefault="001A4D22">
            <w:pPr>
              <w:rPr>
                <w:sz w:val="20"/>
                <w:szCs w:val="20"/>
              </w:rPr>
            </w:pPr>
            <w:r>
              <w:rPr>
                <w:rFonts w:eastAsia="Times New Roman"/>
                <w:sz w:val="20"/>
                <w:szCs w:val="20"/>
              </w:rPr>
              <w:t>DIST (</w:t>
            </w:r>
            <w:r>
              <w:rPr>
                <w:rFonts w:ascii="Arial" w:eastAsia="Arial" w:hAnsi="Arial" w:cs="Arial"/>
                <w:i/>
                <w:iCs/>
                <w:sz w:val="20"/>
                <w:szCs w:val="20"/>
              </w:rPr>
              <w:t>A</w:t>
            </w:r>
            <w:r>
              <w:rPr>
                <w:rFonts w:eastAsia="Times New Roman"/>
                <w:i/>
                <w:iCs/>
                <w:sz w:val="20"/>
                <w:szCs w:val="20"/>
              </w:rPr>
              <w:t>;</w:t>
            </w:r>
            <w:r>
              <w:rPr>
                <w:rFonts w:eastAsia="Times New Roman"/>
                <w:sz w:val="20"/>
                <w:szCs w:val="20"/>
              </w:rPr>
              <w:t xml:space="preserve"> </w:t>
            </w:r>
            <w:r>
              <w:rPr>
                <w:rFonts w:ascii="Arial" w:eastAsia="Arial" w:hAnsi="Arial" w:cs="Arial"/>
                <w:i/>
                <w:iCs/>
                <w:sz w:val="20"/>
                <w:szCs w:val="20"/>
              </w:rPr>
              <w:t>B</w:t>
            </w:r>
            <w:r>
              <w:rPr>
                <w:rFonts w:eastAsia="Times New Roman"/>
                <w:sz w:val="20"/>
                <w:szCs w:val="20"/>
              </w:rPr>
              <w:t xml:space="preserve">)  =  max </w:t>
            </w:r>
            <w:r>
              <w:rPr>
                <w:rFonts w:eastAsia="Times New Roman"/>
                <w:sz w:val="39"/>
                <w:szCs w:val="39"/>
                <w:vertAlign w:val="superscript"/>
              </w:rPr>
              <w:t>{</w:t>
            </w:r>
          </w:p>
        </w:tc>
        <w:tc>
          <w:tcPr>
            <w:tcW w:w="400" w:type="dxa"/>
            <w:vAlign w:val="bottom"/>
          </w:tcPr>
          <w:p w:rsidR="00A33515" w:rsidRDefault="001A4D22">
            <w:pPr>
              <w:jc w:val="center"/>
              <w:rPr>
                <w:sz w:val="20"/>
                <w:szCs w:val="20"/>
              </w:rPr>
            </w:pPr>
            <w:r>
              <w:rPr>
                <w:rFonts w:eastAsia="Times New Roman"/>
                <w:sz w:val="20"/>
                <w:szCs w:val="20"/>
              </w:rPr>
              <w:t>max</w:t>
            </w:r>
          </w:p>
        </w:tc>
        <w:tc>
          <w:tcPr>
            <w:tcW w:w="140" w:type="dxa"/>
            <w:vMerge w:val="restart"/>
            <w:vAlign w:val="bottom"/>
          </w:tcPr>
          <w:p w:rsidR="00A33515" w:rsidRDefault="001A4D22">
            <w:pPr>
              <w:jc w:val="right"/>
              <w:rPr>
                <w:sz w:val="20"/>
                <w:szCs w:val="20"/>
              </w:rPr>
            </w:pPr>
            <w:r>
              <w:rPr>
                <w:rFonts w:eastAsia="Times New Roman"/>
                <w:sz w:val="20"/>
                <w:szCs w:val="20"/>
              </w:rPr>
              <w:t>(</w:t>
            </w:r>
          </w:p>
        </w:tc>
        <w:tc>
          <w:tcPr>
            <w:tcW w:w="1000" w:type="dxa"/>
            <w:gridSpan w:val="2"/>
            <w:vAlign w:val="bottom"/>
          </w:tcPr>
          <w:p w:rsidR="00A33515" w:rsidRDefault="001A4D22">
            <w:pPr>
              <w:rPr>
                <w:sz w:val="20"/>
                <w:szCs w:val="20"/>
              </w:rPr>
            </w:pPr>
            <w:r>
              <w:rPr>
                <w:rFonts w:eastAsia="Times New Roman"/>
                <w:sz w:val="20"/>
                <w:szCs w:val="20"/>
              </w:rPr>
              <w:t xml:space="preserve">min dist ( </w:t>
            </w:r>
            <w:r>
              <w:rPr>
                <w:rFonts w:eastAsia="Times New Roman"/>
                <w:i/>
                <w:iCs/>
                <w:sz w:val="20"/>
                <w:szCs w:val="20"/>
              </w:rPr>
              <w:t>;</w:t>
            </w:r>
          </w:p>
        </w:tc>
        <w:tc>
          <w:tcPr>
            <w:tcW w:w="180" w:type="dxa"/>
            <w:vAlign w:val="bottom"/>
          </w:tcPr>
          <w:p w:rsidR="00A33515" w:rsidRDefault="001A4D22">
            <w:pPr>
              <w:jc w:val="right"/>
              <w:rPr>
                <w:sz w:val="20"/>
                <w:szCs w:val="20"/>
              </w:rPr>
            </w:pPr>
            <w:r>
              <w:rPr>
                <w:rFonts w:eastAsia="Times New Roman"/>
                <w:sz w:val="20"/>
                <w:szCs w:val="20"/>
              </w:rPr>
              <w:t>)</w:t>
            </w:r>
          </w:p>
        </w:tc>
        <w:tc>
          <w:tcPr>
            <w:tcW w:w="120" w:type="dxa"/>
            <w:vMerge w:val="restart"/>
            <w:vAlign w:val="bottom"/>
          </w:tcPr>
          <w:p w:rsidR="00A33515" w:rsidRDefault="001A4D22">
            <w:pPr>
              <w:jc w:val="right"/>
              <w:rPr>
                <w:sz w:val="20"/>
                <w:szCs w:val="20"/>
              </w:rPr>
            </w:pPr>
            <w:r>
              <w:rPr>
                <w:rFonts w:eastAsia="Times New Roman"/>
                <w:sz w:val="20"/>
                <w:szCs w:val="20"/>
              </w:rPr>
              <w:t>)</w:t>
            </w:r>
          </w:p>
        </w:tc>
        <w:tc>
          <w:tcPr>
            <w:tcW w:w="540" w:type="dxa"/>
            <w:vAlign w:val="bottom"/>
          </w:tcPr>
          <w:p w:rsidR="00A33515" w:rsidRDefault="001A4D22">
            <w:pPr>
              <w:rPr>
                <w:sz w:val="20"/>
                <w:szCs w:val="20"/>
              </w:rPr>
            </w:pPr>
            <w:r>
              <w:rPr>
                <w:rFonts w:eastAsia="Times New Roman"/>
                <w:i/>
                <w:iCs/>
                <w:sz w:val="20"/>
                <w:szCs w:val="20"/>
              </w:rPr>
              <w:t xml:space="preserve">; </w:t>
            </w:r>
            <w:r>
              <w:rPr>
                <w:rFonts w:eastAsia="Times New Roman"/>
                <w:sz w:val="20"/>
                <w:szCs w:val="20"/>
              </w:rPr>
              <w:t>max</w:t>
            </w:r>
          </w:p>
        </w:tc>
        <w:tc>
          <w:tcPr>
            <w:tcW w:w="140" w:type="dxa"/>
            <w:vMerge w:val="restart"/>
            <w:vAlign w:val="bottom"/>
          </w:tcPr>
          <w:p w:rsidR="00A33515" w:rsidRDefault="001A4D22">
            <w:pPr>
              <w:jc w:val="right"/>
              <w:rPr>
                <w:sz w:val="20"/>
                <w:szCs w:val="20"/>
              </w:rPr>
            </w:pPr>
            <w:r>
              <w:rPr>
                <w:rFonts w:eastAsia="Times New Roman"/>
                <w:sz w:val="20"/>
                <w:szCs w:val="20"/>
              </w:rPr>
              <w:t>(</w:t>
            </w:r>
          </w:p>
        </w:tc>
        <w:tc>
          <w:tcPr>
            <w:tcW w:w="1020" w:type="dxa"/>
            <w:gridSpan w:val="2"/>
            <w:vAlign w:val="bottom"/>
          </w:tcPr>
          <w:p w:rsidR="00A33515" w:rsidRDefault="001A4D22">
            <w:pPr>
              <w:rPr>
                <w:sz w:val="20"/>
                <w:szCs w:val="20"/>
              </w:rPr>
            </w:pPr>
            <w:r>
              <w:rPr>
                <w:rFonts w:eastAsia="Times New Roman"/>
                <w:sz w:val="20"/>
                <w:szCs w:val="20"/>
              </w:rPr>
              <w:t xml:space="preserve">min dist ( </w:t>
            </w:r>
            <w:r>
              <w:rPr>
                <w:rFonts w:eastAsia="Times New Roman"/>
                <w:i/>
                <w:iCs/>
                <w:sz w:val="20"/>
                <w:szCs w:val="20"/>
              </w:rPr>
              <w:t>;</w:t>
            </w:r>
          </w:p>
        </w:tc>
        <w:tc>
          <w:tcPr>
            <w:tcW w:w="100" w:type="dxa"/>
            <w:vMerge w:val="restart"/>
            <w:vAlign w:val="bottom"/>
          </w:tcPr>
          <w:p w:rsidR="00A33515" w:rsidRDefault="001A4D22">
            <w:pPr>
              <w:rPr>
                <w:sz w:val="20"/>
                <w:szCs w:val="20"/>
              </w:rPr>
            </w:pPr>
            <w:r>
              <w:rPr>
                <w:rFonts w:ascii="Arial" w:eastAsia="Arial" w:hAnsi="Arial" w:cs="Arial"/>
                <w:i/>
                <w:iCs/>
                <w:w w:val="79"/>
                <w:sz w:val="20"/>
                <w:szCs w:val="20"/>
              </w:rPr>
              <w:t>y</w:t>
            </w:r>
          </w:p>
        </w:tc>
        <w:tc>
          <w:tcPr>
            <w:tcW w:w="80" w:type="dxa"/>
            <w:vAlign w:val="bottom"/>
          </w:tcPr>
          <w:p w:rsidR="00A33515" w:rsidRDefault="001A4D22">
            <w:pPr>
              <w:jc w:val="right"/>
              <w:rPr>
                <w:sz w:val="20"/>
                <w:szCs w:val="20"/>
              </w:rPr>
            </w:pPr>
            <w:r>
              <w:rPr>
                <w:rFonts w:eastAsia="Times New Roman"/>
                <w:w w:val="89"/>
                <w:sz w:val="20"/>
                <w:szCs w:val="20"/>
              </w:rPr>
              <w:t>)</w:t>
            </w:r>
          </w:p>
        </w:tc>
        <w:tc>
          <w:tcPr>
            <w:tcW w:w="320" w:type="dxa"/>
            <w:vAlign w:val="bottom"/>
          </w:tcPr>
          <w:p w:rsidR="00A33515" w:rsidRDefault="001A4D22">
            <w:pPr>
              <w:jc w:val="right"/>
              <w:rPr>
                <w:sz w:val="20"/>
                <w:szCs w:val="20"/>
              </w:rPr>
            </w:pPr>
            <w:r>
              <w:rPr>
                <w:rFonts w:eastAsia="Times New Roman"/>
                <w:i/>
                <w:iCs/>
                <w:sz w:val="20"/>
                <w:szCs w:val="20"/>
              </w:rPr>
              <w:t>:</w:t>
            </w:r>
          </w:p>
        </w:tc>
        <w:tc>
          <w:tcPr>
            <w:tcW w:w="0" w:type="dxa"/>
            <w:vAlign w:val="bottom"/>
          </w:tcPr>
          <w:p w:rsidR="00A33515" w:rsidRDefault="00A33515">
            <w:pPr>
              <w:rPr>
                <w:sz w:val="1"/>
                <w:szCs w:val="1"/>
              </w:rPr>
            </w:pPr>
          </w:p>
        </w:tc>
      </w:tr>
      <w:tr w:rsidR="00A33515">
        <w:trPr>
          <w:trHeight w:val="374"/>
        </w:trPr>
        <w:tc>
          <w:tcPr>
            <w:tcW w:w="2040" w:type="dxa"/>
            <w:vMerge/>
            <w:vAlign w:val="bottom"/>
          </w:tcPr>
          <w:p w:rsidR="00A33515" w:rsidRDefault="00A33515">
            <w:pPr>
              <w:rPr>
                <w:sz w:val="24"/>
                <w:szCs w:val="24"/>
              </w:rPr>
            </w:pPr>
          </w:p>
        </w:tc>
        <w:tc>
          <w:tcPr>
            <w:tcW w:w="400" w:type="dxa"/>
            <w:vAlign w:val="bottom"/>
          </w:tcPr>
          <w:p w:rsidR="00A33515" w:rsidRDefault="001A4D22">
            <w:pPr>
              <w:jc w:val="center"/>
              <w:rPr>
                <w:sz w:val="20"/>
                <w:szCs w:val="20"/>
              </w:rPr>
            </w:pPr>
            <w:r>
              <w:rPr>
                <w:rFonts w:ascii="Arial" w:eastAsia="Arial" w:hAnsi="Arial" w:cs="Arial"/>
                <w:i/>
                <w:iCs/>
                <w:sz w:val="14"/>
                <w:szCs w:val="14"/>
              </w:rPr>
              <w:t>x</w:t>
            </w:r>
            <w:r>
              <w:rPr>
                <w:rFonts w:eastAsia="Times New Roman"/>
                <w:i/>
                <w:iCs/>
                <w:sz w:val="14"/>
                <w:szCs w:val="14"/>
              </w:rPr>
              <w:t>2</w:t>
            </w:r>
            <w:r>
              <w:rPr>
                <w:rFonts w:ascii="Arial" w:eastAsia="Arial" w:hAnsi="Arial" w:cs="Arial"/>
                <w:i/>
                <w:iCs/>
                <w:sz w:val="14"/>
                <w:szCs w:val="14"/>
              </w:rPr>
              <w:t>A</w:t>
            </w:r>
          </w:p>
        </w:tc>
        <w:tc>
          <w:tcPr>
            <w:tcW w:w="140" w:type="dxa"/>
            <w:vMerge/>
            <w:vAlign w:val="bottom"/>
          </w:tcPr>
          <w:p w:rsidR="00A33515" w:rsidRDefault="00A33515">
            <w:pPr>
              <w:rPr>
                <w:sz w:val="24"/>
                <w:szCs w:val="24"/>
              </w:rPr>
            </w:pPr>
          </w:p>
        </w:tc>
        <w:tc>
          <w:tcPr>
            <w:tcW w:w="560" w:type="dxa"/>
            <w:vAlign w:val="bottom"/>
          </w:tcPr>
          <w:p w:rsidR="00A33515" w:rsidRDefault="001A4D22">
            <w:pPr>
              <w:ind w:left="40"/>
              <w:rPr>
                <w:sz w:val="20"/>
                <w:szCs w:val="20"/>
              </w:rPr>
            </w:pPr>
            <w:r>
              <w:rPr>
                <w:rFonts w:ascii="Arial" w:eastAsia="Arial" w:hAnsi="Arial" w:cs="Arial"/>
                <w:i/>
                <w:iCs/>
                <w:sz w:val="14"/>
                <w:szCs w:val="14"/>
              </w:rPr>
              <w:t>y</w:t>
            </w:r>
            <w:r>
              <w:rPr>
                <w:rFonts w:eastAsia="Times New Roman"/>
                <w:i/>
                <w:iCs/>
                <w:sz w:val="14"/>
                <w:szCs w:val="14"/>
              </w:rPr>
              <w:t>2</w:t>
            </w:r>
            <w:r>
              <w:rPr>
                <w:rFonts w:ascii="Arial" w:eastAsia="Arial" w:hAnsi="Arial" w:cs="Arial"/>
                <w:i/>
                <w:iCs/>
                <w:sz w:val="14"/>
                <w:szCs w:val="14"/>
              </w:rPr>
              <w:t>B</w:t>
            </w:r>
          </w:p>
        </w:tc>
        <w:tc>
          <w:tcPr>
            <w:tcW w:w="440" w:type="dxa"/>
            <w:vAlign w:val="bottom"/>
          </w:tcPr>
          <w:p w:rsidR="00A33515" w:rsidRDefault="001A4D22">
            <w:pPr>
              <w:ind w:left="280"/>
              <w:rPr>
                <w:sz w:val="20"/>
                <w:szCs w:val="20"/>
              </w:rPr>
            </w:pPr>
            <w:r>
              <w:rPr>
                <w:rFonts w:ascii="Arial" w:eastAsia="Arial" w:hAnsi="Arial" w:cs="Arial"/>
                <w:i/>
                <w:iCs/>
                <w:sz w:val="20"/>
                <w:szCs w:val="20"/>
              </w:rPr>
              <w:t>x</w:t>
            </w:r>
          </w:p>
        </w:tc>
        <w:tc>
          <w:tcPr>
            <w:tcW w:w="180" w:type="dxa"/>
            <w:vAlign w:val="bottom"/>
          </w:tcPr>
          <w:p w:rsidR="00A33515" w:rsidRDefault="001A4D22">
            <w:pPr>
              <w:jc w:val="right"/>
              <w:rPr>
                <w:sz w:val="20"/>
                <w:szCs w:val="20"/>
              </w:rPr>
            </w:pPr>
            <w:r>
              <w:rPr>
                <w:rFonts w:ascii="Arial" w:eastAsia="Arial" w:hAnsi="Arial" w:cs="Arial"/>
                <w:i/>
                <w:iCs/>
                <w:w w:val="99"/>
                <w:sz w:val="20"/>
                <w:szCs w:val="20"/>
              </w:rPr>
              <w:t>y</w:t>
            </w:r>
          </w:p>
        </w:tc>
        <w:tc>
          <w:tcPr>
            <w:tcW w:w="120" w:type="dxa"/>
            <w:vMerge/>
            <w:vAlign w:val="bottom"/>
          </w:tcPr>
          <w:p w:rsidR="00A33515" w:rsidRDefault="00A33515">
            <w:pPr>
              <w:rPr>
                <w:sz w:val="24"/>
                <w:szCs w:val="24"/>
              </w:rPr>
            </w:pPr>
          </w:p>
        </w:tc>
        <w:tc>
          <w:tcPr>
            <w:tcW w:w="540" w:type="dxa"/>
            <w:vAlign w:val="bottom"/>
          </w:tcPr>
          <w:p w:rsidR="00A33515" w:rsidRDefault="001A4D22">
            <w:pPr>
              <w:ind w:left="200"/>
              <w:rPr>
                <w:sz w:val="20"/>
                <w:szCs w:val="20"/>
              </w:rPr>
            </w:pPr>
            <w:r>
              <w:rPr>
                <w:rFonts w:ascii="Arial" w:eastAsia="Arial" w:hAnsi="Arial" w:cs="Arial"/>
                <w:i/>
                <w:iCs/>
                <w:sz w:val="14"/>
                <w:szCs w:val="14"/>
              </w:rPr>
              <w:t>x</w:t>
            </w:r>
            <w:r>
              <w:rPr>
                <w:rFonts w:eastAsia="Times New Roman"/>
                <w:i/>
                <w:iCs/>
                <w:sz w:val="14"/>
                <w:szCs w:val="14"/>
              </w:rPr>
              <w:t>2</w:t>
            </w:r>
            <w:r>
              <w:rPr>
                <w:rFonts w:ascii="Arial" w:eastAsia="Arial" w:hAnsi="Arial" w:cs="Arial"/>
                <w:i/>
                <w:iCs/>
                <w:sz w:val="14"/>
                <w:szCs w:val="14"/>
              </w:rPr>
              <w:t>B</w:t>
            </w:r>
          </w:p>
        </w:tc>
        <w:tc>
          <w:tcPr>
            <w:tcW w:w="140" w:type="dxa"/>
            <w:vMerge/>
            <w:vAlign w:val="bottom"/>
          </w:tcPr>
          <w:p w:rsidR="00A33515" w:rsidRDefault="00A33515">
            <w:pPr>
              <w:rPr>
                <w:sz w:val="24"/>
                <w:szCs w:val="24"/>
              </w:rPr>
            </w:pPr>
          </w:p>
        </w:tc>
        <w:tc>
          <w:tcPr>
            <w:tcW w:w="580" w:type="dxa"/>
            <w:vAlign w:val="bottom"/>
          </w:tcPr>
          <w:p w:rsidR="00A33515" w:rsidRDefault="001A4D22">
            <w:pPr>
              <w:ind w:left="40"/>
              <w:rPr>
                <w:sz w:val="20"/>
                <w:szCs w:val="20"/>
              </w:rPr>
            </w:pPr>
            <w:r>
              <w:rPr>
                <w:rFonts w:ascii="Arial" w:eastAsia="Arial" w:hAnsi="Arial" w:cs="Arial"/>
                <w:i/>
                <w:iCs/>
                <w:sz w:val="14"/>
                <w:szCs w:val="14"/>
              </w:rPr>
              <w:t>y</w:t>
            </w:r>
            <w:r>
              <w:rPr>
                <w:rFonts w:eastAsia="Times New Roman"/>
                <w:i/>
                <w:iCs/>
                <w:sz w:val="14"/>
                <w:szCs w:val="14"/>
              </w:rPr>
              <w:t>2</w:t>
            </w:r>
            <w:r>
              <w:rPr>
                <w:rFonts w:ascii="Arial" w:eastAsia="Arial" w:hAnsi="Arial" w:cs="Arial"/>
                <w:i/>
                <w:iCs/>
                <w:sz w:val="14"/>
                <w:szCs w:val="14"/>
              </w:rPr>
              <w:t>A</w:t>
            </w:r>
          </w:p>
        </w:tc>
        <w:tc>
          <w:tcPr>
            <w:tcW w:w="440" w:type="dxa"/>
            <w:vAlign w:val="bottom"/>
          </w:tcPr>
          <w:p w:rsidR="00A33515" w:rsidRDefault="001A4D22">
            <w:pPr>
              <w:ind w:left="260"/>
              <w:rPr>
                <w:sz w:val="20"/>
                <w:szCs w:val="20"/>
              </w:rPr>
            </w:pPr>
            <w:r>
              <w:rPr>
                <w:rFonts w:ascii="Arial" w:eastAsia="Arial" w:hAnsi="Arial" w:cs="Arial"/>
                <w:i/>
                <w:iCs/>
                <w:sz w:val="20"/>
                <w:szCs w:val="20"/>
              </w:rPr>
              <w:t>x</w:t>
            </w:r>
          </w:p>
        </w:tc>
        <w:tc>
          <w:tcPr>
            <w:tcW w:w="100" w:type="dxa"/>
            <w:vMerge/>
            <w:vAlign w:val="bottom"/>
          </w:tcPr>
          <w:p w:rsidR="00A33515" w:rsidRDefault="00A33515">
            <w:pPr>
              <w:rPr>
                <w:sz w:val="24"/>
                <w:szCs w:val="24"/>
              </w:rPr>
            </w:pPr>
          </w:p>
        </w:tc>
        <w:tc>
          <w:tcPr>
            <w:tcW w:w="80" w:type="dxa"/>
            <w:vAlign w:val="bottom"/>
          </w:tcPr>
          <w:p w:rsidR="00A33515" w:rsidRDefault="00A33515">
            <w:pPr>
              <w:rPr>
                <w:sz w:val="24"/>
                <w:szCs w:val="24"/>
              </w:rPr>
            </w:pPr>
          </w:p>
        </w:tc>
        <w:tc>
          <w:tcPr>
            <w:tcW w:w="320" w:type="dxa"/>
            <w:vAlign w:val="bottom"/>
          </w:tcPr>
          <w:p w:rsidR="00A33515" w:rsidRDefault="001A4D22">
            <w:pPr>
              <w:spacing w:line="374" w:lineRule="exact"/>
              <w:jc w:val="right"/>
              <w:rPr>
                <w:sz w:val="20"/>
                <w:szCs w:val="20"/>
              </w:rPr>
            </w:pPr>
            <w:r>
              <w:rPr>
                <w:rFonts w:eastAsia="Times New Roman"/>
                <w:sz w:val="39"/>
                <w:szCs w:val="39"/>
                <w:vertAlign w:val="subscript"/>
              </w:rPr>
              <w:t>)</w:t>
            </w:r>
            <w:r>
              <w:rPr>
                <w:rFonts w:eastAsia="Times New Roman"/>
                <w:sz w:val="20"/>
                <w:szCs w:val="20"/>
              </w:rPr>
              <w:t>}</w:t>
            </w:r>
          </w:p>
        </w:tc>
        <w:tc>
          <w:tcPr>
            <w:tcW w:w="0" w:type="dxa"/>
            <w:vAlign w:val="bottom"/>
          </w:tcPr>
          <w:p w:rsidR="00A33515" w:rsidRDefault="00A33515">
            <w:pPr>
              <w:rPr>
                <w:sz w:val="1"/>
                <w:szCs w:val="1"/>
              </w:rPr>
            </w:pPr>
          </w:p>
        </w:tc>
      </w:tr>
    </w:tbl>
    <w:p w:rsidR="00A33515" w:rsidRDefault="001A4D22">
      <w:pPr>
        <w:numPr>
          <w:ilvl w:val="0"/>
          <w:numId w:val="100"/>
        </w:numPr>
        <w:tabs>
          <w:tab w:val="left" w:pos="663"/>
        </w:tabs>
        <w:spacing w:line="255" w:lineRule="auto"/>
        <w:ind w:left="500" w:hanging="2"/>
        <w:rPr>
          <w:rFonts w:ascii="Arial" w:eastAsia="Arial" w:hAnsi="Arial" w:cs="Arial"/>
          <w:sz w:val="20"/>
          <w:szCs w:val="20"/>
        </w:rPr>
      </w:pPr>
      <w:r>
        <w:rPr>
          <w:rFonts w:ascii="Arial" w:eastAsia="Arial" w:hAnsi="Arial" w:cs="Arial"/>
          <w:sz w:val="20"/>
          <w:szCs w:val="20"/>
        </w:rPr>
        <w:t xml:space="preserve">частности, первое свойство следует из того, что выражение никак не меняется при замене </w:t>
      </w:r>
      <w:r>
        <w:rPr>
          <w:rFonts w:ascii="Arial" w:eastAsia="Arial" w:hAnsi="Arial" w:cs="Arial"/>
          <w:i/>
          <w:iCs/>
          <w:sz w:val="20"/>
          <w:szCs w:val="20"/>
        </w:rPr>
        <w:t>A</w:t>
      </w:r>
      <w:r>
        <w:rPr>
          <w:rFonts w:ascii="Arial" w:eastAsia="Arial" w:hAnsi="Arial" w:cs="Arial"/>
          <w:sz w:val="20"/>
          <w:szCs w:val="20"/>
        </w:rPr>
        <w:t xml:space="preserve"> на </w:t>
      </w:r>
      <w:r>
        <w:rPr>
          <w:rFonts w:ascii="Arial" w:eastAsia="Arial" w:hAnsi="Arial" w:cs="Arial"/>
          <w:i/>
          <w:iCs/>
          <w:sz w:val="20"/>
          <w:szCs w:val="20"/>
        </w:rPr>
        <w:t>B</w:t>
      </w:r>
      <w:r>
        <w:rPr>
          <w:rFonts w:ascii="Arial" w:eastAsia="Arial" w:hAnsi="Arial" w:cs="Arial"/>
          <w:sz w:val="20"/>
          <w:szCs w:val="20"/>
        </w:rPr>
        <w:t xml:space="preserve"> и наоборот.</w:t>
      </w:r>
    </w:p>
    <w:p w:rsidR="00A33515" w:rsidRDefault="00A33515">
      <w:pPr>
        <w:spacing w:line="136" w:lineRule="exact"/>
        <w:rPr>
          <w:sz w:val="20"/>
          <w:szCs w:val="20"/>
        </w:rPr>
      </w:pPr>
    </w:p>
    <w:p w:rsidR="00A33515" w:rsidRDefault="001A4D22">
      <w:pPr>
        <w:spacing w:line="286" w:lineRule="auto"/>
        <w:jc w:val="both"/>
        <w:rPr>
          <w:sz w:val="20"/>
          <w:szCs w:val="20"/>
        </w:rPr>
      </w:pPr>
      <w:r>
        <w:rPr>
          <w:rFonts w:ascii="Arial" w:eastAsia="Arial" w:hAnsi="Arial" w:cs="Arial"/>
          <w:sz w:val="20"/>
          <w:szCs w:val="20"/>
        </w:rPr>
        <w:t xml:space="preserve">Поздравляем вас! Только что вы определили </w:t>
      </w:r>
      <w:r>
        <w:rPr>
          <w:rFonts w:ascii="Arial" w:eastAsia="Arial" w:hAnsi="Arial" w:cs="Arial"/>
          <w:b/>
          <w:bCs/>
          <w:sz w:val="20"/>
          <w:szCs w:val="20"/>
        </w:rPr>
        <w:t>расстояние Хаусдорфа</w:t>
      </w:r>
      <w:r>
        <w:rPr>
          <w:rFonts w:ascii="Arial" w:eastAsia="Arial" w:hAnsi="Arial" w:cs="Arial"/>
          <w:sz w:val="20"/>
          <w:szCs w:val="20"/>
        </w:rPr>
        <w:t xml:space="preserve"> — </w:t>
      </w:r>
      <w:r>
        <w:rPr>
          <w:rFonts w:eastAsia="Times New Roman"/>
          <w:sz w:val="20"/>
          <w:szCs w:val="20"/>
        </w:rPr>
        <w:t>DIST (</w:t>
      </w:r>
      <w:r>
        <w:rPr>
          <w:rFonts w:ascii="Arial" w:eastAsia="Arial" w:hAnsi="Arial" w:cs="Arial"/>
          <w:i/>
          <w:iCs/>
          <w:sz w:val="20"/>
          <w:szCs w:val="20"/>
        </w:rPr>
        <w:t>A</w:t>
      </w:r>
      <w:r>
        <w:rPr>
          <w:rFonts w:eastAsia="Times New Roman"/>
          <w:i/>
          <w:iCs/>
          <w:sz w:val="20"/>
          <w:szCs w:val="20"/>
        </w:rPr>
        <w:t>;</w:t>
      </w:r>
      <w:r>
        <w:rPr>
          <w:rFonts w:eastAsia="Times New Roman"/>
          <w:sz w:val="20"/>
          <w:szCs w:val="20"/>
        </w:rPr>
        <w:t xml:space="preserve"> </w:t>
      </w:r>
      <w:r>
        <w:rPr>
          <w:rFonts w:ascii="Arial" w:eastAsia="Arial" w:hAnsi="Arial" w:cs="Arial"/>
          <w:i/>
          <w:iCs/>
          <w:sz w:val="20"/>
          <w:szCs w:val="20"/>
        </w:rPr>
        <w:t>B</w:t>
      </w:r>
      <w:r>
        <w:rPr>
          <w:rFonts w:eastAsia="Times New Roman"/>
          <w:sz w:val="20"/>
          <w:szCs w:val="20"/>
        </w:rPr>
        <w:t xml:space="preserve">) </w:t>
      </w:r>
      <w:r>
        <w:rPr>
          <w:rFonts w:ascii="Arial" w:eastAsia="Arial" w:hAnsi="Arial" w:cs="Arial"/>
          <w:sz w:val="20"/>
          <w:szCs w:val="20"/>
        </w:rPr>
        <w:t>—</w:t>
      </w:r>
      <w:r>
        <w:rPr>
          <w:rFonts w:eastAsia="Times New Roman"/>
          <w:sz w:val="20"/>
          <w:szCs w:val="20"/>
        </w:rPr>
        <w:t xml:space="preserve"> </w:t>
      </w:r>
      <w:r>
        <w:rPr>
          <w:rFonts w:ascii="Arial" w:eastAsia="Arial" w:hAnsi="Arial" w:cs="Arial"/>
          <w:sz w:val="20"/>
          <w:szCs w:val="20"/>
        </w:rPr>
        <w:t>между множествами на плоскости.</w:t>
      </w:r>
      <w:r>
        <w:rPr>
          <w:rFonts w:eastAsia="Times New Roman"/>
          <w:sz w:val="20"/>
          <w:szCs w:val="20"/>
        </w:rPr>
        <w:t xml:space="preserve"> </w:t>
      </w:r>
      <w:r>
        <w:rPr>
          <w:rFonts w:ascii="Arial" w:eastAsia="Arial" w:hAnsi="Arial" w:cs="Arial"/>
          <w:sz w:val="20"/>
          <w:szCs w:val="20"/>
        </w:rPr>
        <w:t>Это незаменимый объ-ект в математике. Предлагаем вам доказать простейший, но очень важ-ный факт про это расстояние:</w:t>
      </w:r>
    </w:p>
    <w:p w:rsidR="00A33515" w:rsidRDefault="00A33515">
      <w:pPr>
        <w:spacing w:line="65"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36</w:t>
      </w:r>
      <w:r>
        <w:rPr>
          <w:rFonts w:ascii="Arial" w:eastAsia="Arial" w:hAnsi="Arial" w:cs="Arial"/>
          <w:sz w:val="20"/>
          <w:szCs w:val="20"/>
        </w:rPr>
        <w:t xml:space="preserve"> −</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931" w:name="page47"/>
      <w:bookmarkEnd w:id="931"/>
      <w:r>
        <w:rPr>
          <w:rFonts w:ascii="Arial" w:eastAsia="Arial" w:hAnsi="Arial" w:cs="Arial"/>
          <w:sz w:val="18"/>
          <w:szCs w:val="18"/>
        </w:rPr>
        <w:lastRenderedPageBreak/>
        <w:t>Сборник задач олимпиады «Математика НОН-СТОП»</w:t>
      </w:r>
    </w:p>
    <w:p w:rsidR="00A33515" w:rsidRDefault="00A33515">
      <w:pPr>
        <w:spacing w:line="184" w:lineRule="exact"/>
        <w:rPr>
          <w:sz w:val="20"/>
          <w:szCs w:val="20"/>
        </w:rPr>
      </w:pPr>
    </w:p>
    <w:p w:rsidR="00A33515" w:rsidRDefault="001A4D22">
      <w:pPr>
        <w:numPr>
          <w:ilvl w:val="0"/>
          <w:numId w:val="101"/>
        </w:numPr>
        <w:tabs>
          <w:tab w:val="left" w:pos="500"/>
        </w:tabs>
        <w:ind w:left="500" w:hanging="273"/>
        <w:rPr>
          <w:rFonts w:ascii="Arial" w:eastAsia="Arial" w:hAnsi="Arial" w:cs="Arial"/>
          <w:b/>
          <w:bCs/>
          <w:sz w:val="19"/>
          <w:szCs w:val="19"/>
        </w:rPr>
      </w:pPr>
      <w:r>
        <w:rPr>
          <w:rFonts w:ascii="Arial" w:eastAsia="Arial" w:hAnsi="Arial" w:cs="Arial"/>
          <w:sz w:val="19"/>
          <w:szCs w:val="19"/>
        </w:rPr>
        <w:t xml:space="preserve">Если </w:t>
      </w:r>
      <w:r>
        <w:rPr>
          <w:rFonts w:ascii="Arial" w:eastAsia="Arial" w:hAnsi="Arial" w:cs="Arial"/>
          <w:i/>
          <w:iCs/>
          <w:sz w:val="19"/>
          <w:szCs w:val="19"/>
        </w:rPr>
        <w:t>A</w:t>
      </w:r>
      <w:r>
        <w:rPr>
          <w:rFonts w:ascii="Arial" w:eastAsia="Arial" w:hAnsi="Arial" w:cs="Arial"/>
          <w:sz w:val="19"/>
          <w:szCs w:val="19"/>
        </w:rPr>
        <w:t xml:space="preserve"> и </w:t>
      </w:r>
      <w:r>
        <w:rPr>
          <w:rFonts w:ascii="Arial" w:eastAsia="Arial" w:hAnsi="Arial" w:cs="Arial"/>
          <w:i/>
          <w:iCs/>
          <w:sz w:val="19"/>
          <w:szCs w:val="19"/>
        </w:rPr>
        <w:t>B</w:t>
      </w:r>
      <w:r>
        <w:rPr>
          <w:rFonts w:ascii="Arial" w:eastAsia="Arial" w:hAnsi="Arial" w:cs="Arial"/>
          <w:sz w:val="19"/>
          <w:szCs w:val="19"/>
        </w:rPr>
        <w:t xml:space="preserve"> являются подмножествами одного и того же круга ради-</w:t>
      </w:r>
    </w:p>
    <w:p w:rsidR="00A33515" w:rsidRDefault="00A33515">
      <w:pPr>
        <w:spacing w:line="49" w:lineRule="exact"/>
        <w:rPr>
          <w:rFonts w:ascii="Arial" w:eastAsia="Arial" w:hAnsi="Arial" w:cs="Arial"/>
          <w:b/>
          <w:bCs/>
          <w:sz w:val="19"/>
          <w:szCs w:val="19"/>
        </w:rPr>
      </w:pPr>
    </w:p>
    <w:p w:rsidR="00A33515" w:rsidRPr="001A4D22" w:rsidRDefault="001A4D22">
      <w:pPr>
        <w:ind w:left="500"/>
        <w:rPr>
          <w:rFonts w:ascii="Arial" w:eastAsia="Arial" w:hAnsi="Arial" w:cs="Arial"/>
          <w:b/>
          <w:bCs/>
          <w:sz w:val="19"/>
          <w:szCs w:val="19"/>
          <w:lang w:val="en-US"/>
          <w:rPrChange w:id="932" w:author="Admin" w:date="2019-02-18T23:53:00Z">
            <w:rPr>
              <w:rFonts w:ascii="Arial" w:eastAsia="Arial" w:hAnsi="Arial" w:cs="Arial"/>
              <w:b/>
              <w:bCs/>
              <w:sz w:val="19"/>
              <w:szCs w:val="19"/>
            </w:rPr>
          </w:rPrChange>
        </w:rPr>
      </w:pPr>
      <w:r>
        <w:rPr>
          <w:rFonts w:ascii="Arial" w:eastAsia="Arial" w:hAnsi="Arial" w:cs="Arial"/>
          <w:sz w:val="20"/>
          <w:szCs w:val="20"/>
        </w:rPr>
        <w:t>уса</w:t>
      </w:r>
      <w:r w:rsidRPr="001A4D22">
        <w:rPr>
          <w:rFonts w:ascii="Arial" w:eastAsia="Arial" w:hAnsi="Arial" w:cs="Arial"/>
          <w:sz w:val="20"/>
          <w:szCs w:val="20"/>
          <w:lang w:val="en-US"/>
          <w:rPrChange w:id="933" w:author="Admin" w:date="2019-02-18T23:53:00Z">
            <w:rPr>
              <w:rFonts w:ascii="Arial" w:eastAsia="Arial" w:hAnsi="Arial" w:cs="Arial"/>
              <w:sz w:val="20"/>
              <w:szCs w:val="20"/>
            </w:rPr>
          </w:rPrChange>
        </w:rPr>
        <w:t xml:space="preserve"> </w:t>
      </w:r>
      <w:r w:rsidRPr="001A4D22">
        <w:rPr>
          <w:rFonts w:ascii="Arial" w:eastAsia="Arial" w:hAnsi="Arial" w:cs="Arial"/>
          <w:i/>
          <w:iCs/>
          <w:sz w:val="20"/>
          <w:szCs w:val="20"/>
          <w:lang w:val="en-US"/>
          <w:rPrChange w:id="934" w:author="Admin" w:date="2019-02-18T23:53:00Z">
            <w:rPr>
              <w:rFonts w:ascii="Arial" w:eastAsia="Arial" w:hAnsi="Arial" w:cs="Arial"/>
              <w:i/>
              <w:iCs/>
              <w:sz w:val="20"/>
              <w:szCs w:val="20"/>
            </w:rPr>
          </w:rPrChange>
        </w:rPr>
        <w:t>R</w:t>
      </w:r>
      <w:r w:rsidRPr="001A4D22">
        <w:rPr>
          <w:rFonts w:ascii="Arial" w:eastAsia="Arial" w:hAnsi="Arial" w:cs="Arial"/>
          <w:sz w:val="20"/>
          <w:szCs w:val="20"/>
          <w:lang w:val="en-US"/>
          <w:rPrChange w:id="935" w:author="Admin" w:date="2019-02-18T23:53:00Z">
            <w:rPr>
              <w:rFonts w:ascii="Arial" w:eastAsia="Arial" w:hAnsi="Arial" w:cs="Arial"/>
              <w:sz w:val="20"/>
              <w:szCs w:val="20"/>
            </w:rPr>
          </w:rPrChange>
        </w:rPr>
        <w:t xml:space="preserve">, </w:t>
      </w:r>
      <w:r>
        <w:rPr>
          <w:rFonts w:ascii="Arial" w:eastAsia="Arial" w:hAnsi="Arial" w:cs="Arial"/>
          <w:sz w:val="20"/>
          <w:szCs w:val="20"/>
        </w:rPr>
        <w:t>то</w:t>
      </w:r>
      <w:r w:rsidRPr="001A4D22">
        <w:rPr>
          <w:rFonts w:ascii="Arial" w:eastAsia="Arial" w:hAnsi="Arial" w:cs="Arial"/>
          <w:sz w:val="20"/>
          <w:szCs w:val="20"/>
          <w:lang w:val="en-US"/>
          <w:rPrChange w:id="936" w:author="Admin" w:date="2019-02-18T23:53:00Z">
            <w:rPr>
              <w:rFonts w:ascii="Arial" w:eastAsia="Arial" w:hAnsi="Arial" w:cs="Arial"/>
              <w:sz w:val="20"/>
              <w:szCs w:val="20"/>
            </w:rPr>
          </w:rPrChange>
        </w:rPr>
        <w:t xml:space="preserve"> </w:t>
      </w:r>
      <w:r w:rsidRPr="001A4D22">
        <w:rPr>
          <w:rFonts w:eastAsia="Times New Roman"/>
          <w:sz w:val="20"/>
          <w:szCs w:val="20"/>
          <w:lang w:val="en-US"/>
          <w:rPrChange w:id="937" w:author="Admin" w:date="2019-02-18T23:53:00Z">
            <w:rPr>
              <w:rFonts w:eastAsia="Times New Roman"/>
              <w:sz w:val="20"/>
              <w:szCs w:val="20"/>
            </w:rPr>
          </w:rPrChange>
        </w:rPr>
        <w:t>DIST (</w:t>
      </w:r>
      <w:r w:rsidRPr="001A4D22">
        <w:rPr>
          <w:rFonts w:ascii="Arial" w:eastAsia="Arial" w:hAnsi="Arial" w:cs="Arial"/>
          <w:i/>
          <w:iCs/>
          <w:sz w:val="20"/>
          <w:szCs w:val="20"/>
          <w:lang w:val="en-US"/>
          <w:rPrChange w:id="938" w:author="Admin" w:date="2019-02-18T23:53:00Z">
            <w:rPr>
              <w:rFonts w:ascii="Arial" w:eastAsia="Arial" w:hAnsi="Arial" w:cs="Arial"/>
              <w:i/>
              <w:iCs/>
              <w:sz w:val="20"/>
              <w:szCs w:val="20"/>
            </w:rPr>
          </w:rPrChange>
        </w:rPr>
        <w:t>A</w:t>
      </w:r>
      <w:r w:rsidRPr="001A4D22">
        <w:rPr>
          <w:rFonts w:eastAsia="Times New Roman"/>
          <w:i/>
          <w:iCs/>
          <w:sz w:val="20"/>
          <w:szCs w:val="20"/>
          <w:lang w:val="en-US"/>
          <w:rPrChange w:id="939" w:author="Admin" w:date="2019-02-18T23:53:00Z">
            <w:rPr>
              <w:rFonts w:eastAsia="Times New Roman"/>
              <w:i/>
              <w:iCs/>
              <w:sz w:val="20"/>
              <w:szCs w:val="20"/>
            </w:rPr>
          </w:rPrChange>
        </w:rPr>
        <w:t>;</w:t>
      </w:r>
      <w:r w:rsidRPr="001A4D22">
        <w:rPr>
          <w:rFonts w:ascii="Arial" w:eastAsia="Arial" w:hAnsi="Arial" w:cs="Arial"/>
          <w:sz w:val="20"/>
          <w:szCs w:val="20"/>
          <w:lang w:val="en-US"/>
          <w:rPrChange w:id="940" w:author="Admin" w:date="2019-02-18T23:53:00Z">
            <w:rPr>
              <w:rFonts w:ascii="Arial" w:eastAsia="Arial" w:hAnsi="Arial" w:cs="Arial"/>
              <w:sz w:val="20"/>
              <w:szCs w:val="20"/>
            </w:rPr>
          </w:rPrChange>
        </w:rPr>
        <w:t xml:space="preserve"> </w:t>
      </w:r>
      <w:r w:rsidRPr="001A4D22">
        <w:rPr>
          <w:rFonts w:ascii="Arial" w:eastAsia="Arial" w:hAnsi="Arial" w:cs="Arial"/>
          <w:i/>
          <w:iCs/>
          <w:sz w:val="20"/>
          <w:szCs w:val="20"/>
          <w:lang w:val="en-US"/>
          <w:rPrChange w:id="941" w:author="Admin" w:date="2019-02-18T23:53:00Z">
            <w:rPr>
              <w:rFonts w:ascii="Arial" w:eastAsia="Arial" w:hAnsi="Arial" w:cs="Arial"/>
              <w:i/>
              <w:iCs/>
              <w:sz w:val="20"/>
              <w:szCs w:val="20"/>
            </w:rPr>
          </w:rPrChange>
        </w:rPr>
        <w:t>B</w:t>
      </w:r>
      <w:r w:rsidRPr="001A4D22">
        <w:rPr>
          <w:rFonts w:eastAsia="Times New Roman"/>
          <w:sz w:val="20"/>
          <w:szCs w:val="20"/>
          <w:lang w:val="en-US"/>
          <w:rPrChange w:id="942" w:author="Admin" w:date="2019-02-18T23:53:00Z">
            <w:rPr>
              <w:rFonts w:eastAsia="Times New Roman"/>
              <w:sz w:val="20"/>
              <w:szCs w:val="20"/>
            </w:rPr>
          </w:rPrChange>
        </w:rPr>
        <w:t>)</w:t>
      </w:r>
      <w:r w:rsidRPr="001A4D22">
        <w:rPr>
          <w:rFonts w:ascii="Arial" w:eastAsia="Arial" w:hAnsi="Arial" w:cs="Arial"/>
          <w:sz w:val="20"/>
          <w:szCs w:val="20"/>
          <w:lang w:val="en-US"/>
          <w:rPrChange w:id="943" w:author="Admin" w:date="2019-02-18T23:53:00Z">
            <w:rPr>
              <w:rFonts w:ascii="Arial" w:eastAsia="Arial" w:hAnsi="Arial" w:cs="Arial"/>
              <w:sz w:val="20"/>
              <w:szCs w:val="20"/>
            </w:rPr>
          </w:rPrChange>
        </w:rPr>
        <w:t xml:space="preserve">   2</w:t>
      </w:r>
      <w:r w:rsidRPr="001A4D22">
        <w:rPr>
          <w:rFonts w:ascii="Arial" w:eastAsia="Arial" w:hAnsi="Arial" w:cs="Arial"/>
          <w:i/>
          <w:iCs/>
          <w:sz w:val="20"/>
          <w:szCs w:val="20"/>
          <w:lang w:val="en-US"/>
          <w:rPrChange w:id="944" w:author="Admin" w:date="2019-02-18T23:53:00Z">
            <w:rPr>
              <w:rFonts w:ascii="Arial" w:eastAsia="Arial" w:hAnsi="Arial" w:cs="Arial"/>
              <w:i/>
              <w:iCs/>
              <w:sz w:val="20"/>
              <w:szCs w:val="20"/>
            </w:rPr>
          </w:rPrChange>
        </w:rPr>
        <w:t>R</w:t>
      </w:r>
      <w:r w:rsidRPr="001A4D22">
        <w:rPr>
          <w:rFonts w:ascii="Arial" w:eastAsia="Arial" w:hAnsi="Arial" w:cs="Arial"/>
          <w:sz w:val="20"/>
          <w:szCs w:val="20"/>
          <w:lang w:val="en-US"/>
          <w:rPrChange w:id="945" w:author="Admin" w:date="2019-02-18T23:53:00Z">
            <w:rPr>
              <w:rFonts w:ascii="Arial" w:eastAsia="Arial" w:hAnsi="Arial" w:cs="Arial"/>
              <w:sz w:val="20"/>
              <w:szCs w:val="20"/>
            </w:rPr>
          </w:rPrChange>
        </w:rPr>
        <w:t>.</w:t>
      </w:r>
    </w:p>
    <w:p w:rsidR="00A33515" w:rsidRPr="001A4D22" w:rsidRDefault="00A33515">
      <w:pPr>
        <w:spacing w:line="323" w:lineRule="exact"/>
        <w:rPr>
          <w:sz w:val="20"/>
          <w:szCs w:val="20"/>
          <w:lang w:val="en-US"/>
          <w:rPrChange w:id="946" w:author="Admin" w:date="2019-02-18T23:53:00Z">
            <w:rPr>
              <w:sz w:val="20"/>
              <w:szCs w:val="20"/>
            </w:rPr>
          </w:rPrChange>
        </w:rPr>
      </w:pPr>
    </w:p>
    <w:p w:rsidR="00A33515" w:rsidRDefault="001A4D22">
      <w:pPr>
        <w:rPr>
          <w:sz w:val="20"/>
          <w:szCs w:val="20"/>
        </w:rPr>
      </w:pPr>
      <w:r>
        <w:rPr>
          <w:rFonts w:ascii="Arial" w:eastAsia="Arial" w:hAnsi="Arial" w:cs="Arial"/>
          <w:b/>
          <w:bCs/>
          <w:sz w:val="26"/>
          <w:szCs w:val="26"/>
        </w:rPr>
        <w:t>Задача 3. Изображения на плоскости</w:t>
      </w:r>
    </w:p>
    <w:p w:rsidR="00A33515" w:rsidRDefault="00A33515">
      <w:pPr>
        <w:spacing w:line="182" w:lineRule="exact"/>
        <w:rPr>
          <w:sz w:val="20"/>
          <w:szCs w:val="20"/>
        </w:rPr>
      </w:pPr>
    </w:p>
    <w:p w:rsidR="00A33515" w:rsidRDefault="001A4D22">
      <w:pPr>
        <w:ind w:left="4320"/>
        <w:rPr>
          <w:sz w:val="20"/>
          <w:szCs w:val="20"/>
        </w:rPr>
      </w:pPr>
      <w:commentRangeStart w:id="947"/>
      <w:r>
        <w:rPr>
          <w:rFonts w:ascii="Arial" w:eastAsia="Arial" w:hAnsi="Arial" w:cs="Arial"/>
          <w:i/>
          <w:iCs/>
          <w:sz w:val="18"/>
          <w:szCs w:val="18"/>
        </w:rPr>
        <w:t>«Алгоритм Тарского, да? :)</w:t>
      </w:r>
      <w:commentRangeEnd w:id="947"/>
      <w:r w:rsidR="00A877E0">
        <w:rPr>
          <w:rStyle w:val="a5"/>
        </w:rPr>
        <w:commentReference w:id="947"/>
      </w:r>
    </w:p>
    <w:p w:rsidR="00A33515" w:rsidRDefault="00A33515">
      <w:pPr>
        <w:spacing w:line="316" w:lineRule="exact"/>
        <w:rPr>
          <w:sz w:val="20"/>
          <w:szCs w:val="20"/>
        </w:rPr>
      </w:pPr>
    </w:p>
    <w:p w:rsidR="00A33515" w:rsidRDefault="001A4D22">
      <w:pPr>
        <w:numPr>
          <w:ilvl w:val="0"/>
          <w:numId w:val="102"/>
        </w:numPr>
        <w:tabs>
          <w:tab w:val="left" w:pos="173"/>
        </w:tabs>
        <w:spacing w:line="294" w:lineRule="auto"/>
        <w:jc w:val="both"/>
        <w:rPr>
          <w:rFonts w:ascii="Arial" w:eastAsia="Arial" w:hAnsi="Arial" w:cs="Arial"/>
          <w:sz w:val="19"/>
          <w:szCs w:val="19"/>
        </w:rPr>
      </w:pPr>
      <w:r>
        <w:rPr>
          <w:rFonts w:ascii="Arial" w:eastAsia="Arial" w:hAnsi="Arial" w:cs="Arial"/>
          <w:sz w:val="19"/>
          <w:szCs w:val="19"/>
        </w:rPr>
        <w:t>данной задаче нас будет интересовать возможность представить мно-жество точек на плоскости как множество решений какого-либо уравне-</w:t>
      </w:r>
    </w:p>
    <w:p w:rsidR="00A33515" w:rsidRDefault="001A4D22">
      <w:pPr>
        <w:spacing w:line="248" w:lineRule="auto"/>
        <w:jc w:val="both"/>
        <w:rPr>
          <w:sz w:val="20"/>
          <w:szCs w:val="20"/>
        </w:rPr>
      </w:pPr>
      <w:r>
        <w:rPr>
          <w:rFonts w:ascii="Arial" w:eastAsia="Arial" w:hAnsi="Arial" w:cs="Arial"/>
          <w:sz w:val="20"/>
          <w:szCs w:val="20"/>
        </w:rPr>
        <w:t xml:space="preserve">ния или неравенства. Например, уравнение </w:t>
      </w:r>
      <w:r>
        <w:rPr>
          <w:rFonts w:ascii="Arial" w:eastAsia="Arial" w:hAnsi="Arial" w:cs="Arial"/>
          <w:i/>
          <w:iCs/>
          <w:sz w:val="20"/>
          <w:szCs w:val="20"/>
        </w:rPr>
        <w:t>x y</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0 зада</w:t>
      </w:r>
      <w:ins w:id="948" w:author="Admin" w:date="2019-02-19T01:39:00Z">
        <w:r w:rsidR="00A877E0">
          <w:rPr>
            <w:rFonts w:ascii="Arial" w:eastAsia="Arial" w:hAnsi="Arial" w:cs="Arial"/>
            <w:sz w:val="20"/>
            <w:szCs w:val="20"/>
          </w:rPr>
          <w:t>е</w:t>
        </w:r>
      </w:ins>
      <w:del w:id="949" w:author="Admin" w:date="2019-02-19T01:39:00Z">
        <w:r w:rsidDel="00A877E0">
          <w:rPr>
            <w:rFonts w:ascii="Arial" w:eastAsia="Arial" w:hAnsi="Arial" w:cs="Arial"/>
            <w:sz w:val="20"/>
            <w:szCs w:val="20"/>
          </w:rPr>
          <w:delText>ё</w:delText>
        </w:r>
      </w:del>
      <w:r>
        <w:rPr>
          <w:rFonts w:ascii="Arial" w:eastAsia="Arial" w:hAnsi="Arial" w:cs="Arial"/>
          <w:sz w:val="20"/>
          <w:szCs w:val="20"/>
        </w:rPr>
        <w:t>т прямую с углом наклона 45</w:t>
      </w:r>
      <w:r>
        <w:rPr>
          <w:rFonts w:eastAsia="Times New Roman"/>
          <w:i/>
          <w:iCs/>
          <w:sz w:val="27"/>
          <w:szCs w:val="27"/>
          <w:vertAlign w:val="superscript"/>
        </w:rPr>
        <w:t>◦</w:t>
      </w:r>
      <w:r>
        <w:rPr>
          <w:rFonts w:ascii="Arial" w:eastAsia="Arial" w:hAnsi="Arial" w:cs="Arial"/>
          <w:sz w:val="20"/>
          <w:szCs w:val="20"/>
        </w:rPr>
        <w:t xml:space="preserve">, а неравенство </w:t>
      </w:r>
      <w:r>
        <w:rPr>
          <w:rFonts w:ascii="Arial" w:eastAsia="Arial" w:hAnsi="Arial" w:cs="Arial"/>
          <w:i/>
          <w:iCs/>
          <w:sz w:val="20"/>
          <w:szCs w:val="20"/>
        </w:rPr>
        <w:t>min</w:t>
      </w:r>
      <w:r>
        <w:rPr>
          <w:rFonts w:eastAsia="Times New Roman"/>
          <w:sz w:val="20"/>
          <w:szCs w:val="20"/>
        </w:rPr>
        <w:t>(</w:t>
      </w:r>
      <w:r>
        <w:rPr>
          <w:rFonts w:ascii="Arial" w:eastAsia="Arial" w:hAnsi="Arial" w:cs="Arial"/>
          <w:i/>
          <w:iCs/>
          <w:sz w:val="20"/>
          <w:szCs w:val="20"/>
        </w:rPr>
        <w:t>x</w:t>
      </w:r>
      <w:r>
        <w:rPr>
          <w:rFonts w:eastAsia="Times New Roman"/>
          <w:i/>
          <w:iCs/>
          <w:sz w:val="20"/>
          <w:szCs w:val="20"/>
        </w:rPr>
        <w:t>;</w:t>
      </w:r>
      <w:r>
        <w:rPr>
          <w:rFonts w:ascii="Arial" w:eastAsia="Arial" w:hAnsi="Arial" w:cs="Arial"/>
          <w:sz w:val="20"/>
          <w:szCs w:val="20"/>
        </w:rPr>
        <w:t xml:space="preserve"> </w:t>
      </w:r>
      <w:r>
        <w:rPr>
          <w:rFonts w:ascii="Arial" w:eastAsia="Arial" w:hAnsi="Arial" w:cs="Arial"/>
          <w:i/>
          <w:iCs/>
          <w:sz w:val="20"/>
          <w:szCs w:val="20"/>
        </w:rPr>
        <w:t>y</w:t>
      </w:r>
      <w:r>
        <w:rPr>
          <w:rFonts w:eastAsia="Times New Roman"/>
          <w:sz w:val="20"/>
          <w:szCs w:val="20"/>
        </w:rPr>
        <w:t>)</w:t>
      </w:r>
      <w:r>
        <w:rPr>
          <w:rFonts w:ascii="Arial" w:eastAsia="Arial" w:hAnsi="Arial" w:cs="Arial"/>
          <w:sz w:val="20"/>
          <w:szCs w:val="20"/>
        </w:rPr>
        <w:t xml:space="preserve"> 0 — первую координатную четверть.</w:t>
      </w:r>
    </w:p>
    <w:p w:rsidR="00A33515" w:rsidRDefault="00A33515">
      <w:pPr>
        <w:spacing w:line="65" w:lineRule="exact"/>
        <w:rPr>
          <w:sz w:val="20"/>
          <w:szCs w:val="20"/>
        </w:rPr>
      </w:pPr>
    </w:p>
    <w:p w:rsidR="00A33515" w:rsidRDefault="001A4D22">
      <w:pPr>
        <w:spacing w:line="222" w:lineRule="auto"/>
        <w:jc w:val="both"/>
        <w:rPr>
          <w:sz w:val="20"/>
          <w:szCs w:val="20"/>
        </w:rPr>
      </w:pPr>
      <w:r>
        <w:rPr>
          <w:rFonts w:ascii="Arial" w:eastAsia="Arial" w:hAnsi="Arial" w:cs="Arial"/>
          <w:sz w:val="20"/>
          <w:szCs w:val="20"/>
        </w:rPr>
        <w:t>При составлении неравенств и уравнений вам разрешено пользоваться арифметическими действиями — сложением, умножением, вычитани-ем, делением</w:t>
      </w:r>
      <w:del w:id="950" w:author="Admin" w:date="2019-02-19T01:52:00Z">
        <w:r w:rsidDel="001F58AF">
          <w:rPr>
            <w:rFonts w:ascii="Arial" w:eastAsia="Arial" w:hAnsi="Arial" w:cs="Arial"/>
            <w:sz w:val="39"/>
            <w:szCs w:val="39"/>
            <w:vertAlign w:val="superscript"/>
          </w:rPr>
          <w:delText>,</w:delText>
        </w:r>
      </w:del>
      <w:r>
        <w:rPr>
          <w:rFonts w:ascii="Arial" w:eastAsia="Arial" w:hAnsi="Arial" w:cs="Arial"/>
          <w:sz w:val="20"/>
          <w:szCs w:val="20"/>
        </w:rPr>
        <w:t xml:space="preserve">, функцией модуля — </w:t>
      </w:r>
      <w:r>
        <w:rPr>
          <w:rFonts w:eastAsia="Times New Roman"/>
          <w:i/>
          <w:iCs/>
          <w:sz w:val="20"/>
          <w:szCs w:val="20"/>
        </w:rPr>
        <w:t>j</w:t>
      </w:r>
      <w:r>
        <w:rPr>
          <w:rFonts w:ascii="Arial" w:eastAsia="Arial" w:hAnsi="Arial" w:cs="Arial"/>
          <w:sz w:val="20"/>
          <w:szCs w:val="20"/>
        </w:rPr>
        <w:t xml:space="preserve"> </w:t>
      </w:r>
      <w:r>
        <w:rPr>
          <w:rFonts w:eastAsia="Times New Roman"/>
          <w:i/>
          <w:iCs/>
          <w:sz w:val="20"/>
          <w:szCs w:val="20"/>
        </w:rPr>
        <w:t>: : :</w:t>
      </w:r>
      <w:r>
        <w:rPr>
          <w:rFonts w:ascii="Arial" w:eastAsia="Arial" w:hAnsi="Arial" w:cs="Arial"/>
          <w:sz w:val="20"/>
          <w:szCs w:val="20"/>
        </w:rPr>
        <w:t xml:space="preserve"> </w:t>
      </w:r>
      <w:r>
        <w:rPr>
          <w:rFonts w:eastAsia="Times New Roman"/>
          <w:i/>
          <w:iCs/>
          <w:sz w:val="20"/>
          <w:szCs w:val="20"/>
        </w:rPr>
        <w:t>j</w:t>
      </w:r>
      <w:r>
        <w:rPr>
          <w:rFonts w:ascii="Arial" w:eastAsia="Arial" w:hAnsi="Arial" w:cs="Arial"/>
          <w:sz w:val="20"/>
          <w:szCs w:val="20"/>
        </w:rPr>
        <w:t xml:space="preserve">, а также </w:t>
      </w:r>
      <w:r>
        <w:rPr>
          <w:rFonts w:eastAsia="Times New Roman"/>
          <w:sz w:val="20"/>
          <w:szCs w:val="20"/>
        </w:rPr>
        <w:t>max</w:t>
      </w:r>
      <w:r>
        <w:rPr>
          <w:rFonts w:ascii="Arial" w:eastAsia="Arial" w:hAnsi="Arial" w:cs="Arial"/>
          <w:sz w:val="20"/>
          <w:szCs w:val="20"/>
        </w:rPr>
        <w:t xml:space="preserve"> и </w:t>
      </w:r>
      <w:r>
        <w:rPr>
          <w:rFonts w:eastAsia="Times New Roman"/>
          <w:sz w:val="20"/>
          <w:szCs w:val="20"/>
        </w:rPr>
        <w:t>min</w:t>
      </w:r>
      <w:r>
        <w:rPr>
          <w:rFonts w:ascii="Arial" w:eastAsia="Arial" w:hAnsi="Arial" w:cs="Arial"/>
          <w:sz w:val="20"/>
          <w:szCs w:val="20"/>
        </w:rPr>
        <w:t xml:space="preserve"> — взятием наибольшего и наименьшего значений из конечного набора чисел.</w:t>
      </w:r>
    </w:p>
    <w:p w:rsidR="00A33515" w:rsidRDefault="00A33515">
      <w:pPr>
        <w:spacing w:line="217" w:lineRule="exact"/>
        <w:rPr>
          <w:sz w:val="20"/>
          <w:szCs w:val="20"/>
        </w:rPr>
      </w:pPr>
    </w:p>
    <w:p w:rsidR="00A33515" w:rsidRDefault="001A4D22">
      <w:pPr>
        <w:numPr>
          <w:ilvl w:val="0"/>
          <w:numId w:val="103"/>
        </w:numPr>
        <w:tabs>
          <w:tab w:val="left" w:pos="500"/>
        </w:tabs>
        <w:ind w:left="500" w:hanging="273"/>
        <w:rPr>
          <w:rFonts w:ascii="Arial" w:eastAsia="Arial" w:hAnsi="Arial" w:cs="Arial"/>
          <w:b/>
          <w:bCs/>
          <w:sz w:val="20"/>
          <w:szCs w:val="20"/>
        </w:rPr>
      </w:pPr>
      <w:r>
        <w:rPr>
          <w:rFonts w:ascii="Arial" w:eastAsia="Arial" w:hAnsi="Arial" w:cs="Arial"/>
          <w:sz w:val="20"/>
          <w:szCs w:val="20"/>
        </w:rPr>
        <w:t>Докажите, что</w:t>
      </w:r>
    </w:p>
    <w:p w:rsidR="00A33515" w:rsidRDefault="001A4D22">
      <w:pPr>
        <w:spacing w:line="181" w:lineRule="auto"/>
        <w:ind w:left="900"/>
        <w:rPr>
          <w:sz w:val="20"/>
          <w:szCs w:val="20"/>
        </w:rPr>
      </w:pPr>
      <w:r>
        <w:rPr>
          <w:rFonts w:ascii="Arial" w:eastAsia="Arial" w:hAnsi="Arial" w:cs="Arial"/>
          <w:sz w:val="19"/>
          <w:szCs w:val="19"/>
        </w:rPr>
        <w:t xml:space="preserve">(а) </w:t>
      </w:r>
      <w:r>
        <w:rPr>
          <w:rFonts w:ascii="Arial" w:eastAsia="Arial" w:hAnsi="Arial" w:cs="Arial"/>
          <w:i/>
          <w:iCs/>
          <w:sz w:val="19"/>
          <w:szCs w:val="19"/>
        </w:rPr>
        <w:t>A B</w:t>
      </w:r>
      <w:r>
        <w:rPr>
          <w:rFonts w:ascii="Arial" w:eastAsia="Arial" w:hAnsi="Arial" w:cs="Arial"/>
          <w:sz w:val="19"/>
          <w:szCs w:val="19"/>
        </w:rPr>
        <w:t xml:space="preserve"> </w:t>
      </w:r>
      <w:r>
        <w:rPr>
          <w:rFonts w:eastAsia="Times New Roman"/>
          <w:i/>
          <w:iCs/>
          <w:sz w:val="19"/>
          <w:szCs w:val="19"/>
        </w:rPr>
        <w:t>&gt;</w:t>
      </w:r>
      <w:r>
        <w:rPr>
          <w:rFonts w:ascii="Arial" w:eastAsia="Arial" w:hAnsi="Arial" w:cs="Arial"/>
          <w:sz w:val="19"/>
          <w:szCs w:val="19"/>
        </w:rPr>
        <w:t xml:space="preserve"> 0 тогда и только тогда, когда числа </w:t>
      </w:r>
      <w:r>
        <w:rPr>
          <w:rFonts w:ascii="Arial" w:eastAsia="Arial" w:hAnsi="Arial" w:cs="Arial"/>
          <w:i/>
          <w:iCs/>
          <w:sz w:val="19"/>
          <w:szCs w:val="19"/>
        </w:rPr>
        <w:t>A</w:t>
      </w:r>
      <w:r>
        <w:rPr>
          <w:rFonts w:ascii="Arial" w:eastAsia="Arial" w:hAnsi="Arial" w:cs="Arial"/>
          <w:sz w:val="19"/>
          <w:szCs w:val="19"/>
        </w:rPr>
        <w:t xml:space="preserve"> и </w:t>
      </w:r>
      <w:r>
        <w:rPr>
          <w:rFonts w:ascii="Arial" w:eastAsia="Arial" w:hAnsi="Arial" w:cs="Arial"/>
          <w:i/>
          <w:iCs/>
          <w:sz w:val="19"/>
          <w:szCs w:val="19"/>
        </w:rPr>
        <w:t>B</w:t>
      </w:r>
      <w:r>
        <w:rPr>
          <w:rFonts w:ascii="Arial" w:eastAsia="Arial" w:hAnsi="Arial" w:cs="Arial"/>
          <w:sz w:val="19"/>
          <w:szCs w:val="19"/>
        </w:rPr>
        <w:t xml:space="preserve"> одного знака</w:t>
      </w:r>
      <w:del w:id="951" w:author="Admin" w:date="2019-02-19T01:53:00Z">
        <w:r w:rsidDel="001F58AF">
          <w:rPr>
            <w:rFonts w:ascii="Arial" w:eastAsia="Arial" w:hAnsi="Arial" w:cs="Arial"/>
            <w:sz w:val="36"/>
            <w:szCs w:val="36"/>
            <w:vertAlign w:val="superscript"/>
          </w:rPr>
          <w:delText>,</w:delText>
        </w:r>
      </w:del>
      <w:r>
        <w:rPr>
          <w:rFonts w:ascii="Arial" w:eastAsia="Arial" w:hAnsi="Arial" w:cs="Arial"/>
          <w:sz w:val="19"/>
          <w:szCs w:val="19"/>
        </w:rPr>
        <w:t>,</w:t>
      </w:r>
    </w:p>
    <w:p w:rsidR="00A33515" w:rsidRPr="001A4D22" w:rsidRDefault="001A4D22">
      <w:pPr>
        <w:tabs>
          <w:tab w:val="left" w:pos="3640"/>
        </w:tabs>
        <w:spacing w:line="197" w:lineRule="auto"/>
        <w:ind w:left="2340"/>
        <w:jc w:val="both"/>
        <w:rPr>
          <w:sz w:val="20"/>
          <w:szCs w:val="20"/>
          <w:lang w:val="en-US"/>
          <w:rPrChange w:id="952" w:author="Admin" w:date="2019-02-18T23:53:00Z">
            <w:rPr>
              <w:sz w:val="20"/>
              <w:szCs w:val="20"/>
            </w:rPr>
          </w:rPrChange>
        </w:rPr>
      </w:pPr>
      <w:r w:rsidRPr="001A4D22">
        <w:rPr>
          <w:rFonts w:eastAsia="Times New Roman"/>
          <w:sz w:val="20"/>
          <w:szCs w:val="20"/>
          <w:lang w:val="en-US"/>
          <w:rPrChange w:id="953" w:author="Admin" w:date="2019-02-18T23:53:00Z">
            <w:rPr>
              <w:rFonts w:eastAsia="Times New Roman"/>
              <w:sz w:val="20"/>
              <w:szCs w:val="20"/>
            </w:rPr>
          </w:rPrChange>
        </w:rPr>
        <w:t>(</w:t>
      </w:r>
      <w:r w:rsidRPr="001A4D22">
        <w:rPr>
          <w:sz w:val="20"/>
          <w:szCs w:val="20"/>
          <w:lang w:val="en-US"/>
          <w:rPrChange w:id="954" w:author="Admin" w:date="2019-02-18T23:53:00Z">
            <w:rPr>
              <w:sz w:val="20"/>
              <w:szCs w:val="20"/>
            </w:rPr>
          </w:rPrChange>
        </w:rPr>
        <w:tab/>
      </w:r>
      <w:r w:rsidRPr="001A4D22">
        <w:rPr>
          <w:rFonts w:eastAsia="Times New Roman"/>
          <w:sz w:val="20"/>
          <w:szCs w:val="20"/>
          <w:lang w:val="en-US"/>
          <w:rPrChange w:id="955" w:author="Admin" w:date="2019-02-18T23:53:00Z">
            <w:rPr>
              <w:rFonts w:eastAsia="Times New Roman"/>
              <w:sz w:val="20"/>
              <w:szCs w:val="20"/>
            </w:rPr>
          </w:rPrChange>
        </w:rPr>
        <w:t>)</w:t>
      </w:r>
    </w:p>
    <w:p w:rsidR="00A33515" w:rsidRPr="001A4D22" w:rsidRDefault="001A4D22">
      <w:pPr>
        <w:tabs>
          <w:tab w:val="left" w:pos="3240"/>
        </w:tabs>
        <w:spacing w:line="181" w:lineRule="auto"/>
        <w:ind w:right="2940"/>
        <w:jc w:val="right"/>
        <w:rPr>
          <w:sz w:val="20"/>
          <w:szCs w:val="20"/>
          <w:lang w:val="en-US"/>
          <w:rPrChange w:id="956" w:author="Admin" w:date="2019-02-18T23:53:00Z">
            <w:rPr>
              <w:sz w:val="20"/>
              <w:szCs w:val="20"/>
            </w:rPr>
          </w:rPrChange>
        </w:rPr>
      </w:pPr>
      <w:r w:rsidRPr="001A4D22">
        <w:rPr>
          <w:rFonts w:ascii="Arial" w:eastAsia="Arial" w:hAnsi="Arial" w:cs="Arial"/>
          <w:sz w:val="13"/>
          <w:szCs w:val="13"/>
          <w:lang w:val="en-US"/>
          <w:rPrChange w:id="957" w:author="Admin" w:date="2019-02-18T23:53:00Z">
            <w:rPr>
              <w:rFonts w:ascii="Arial" w:eastAsia="Arial" w:hAnsi="Arial" w:cs="Arial"/>
              <w:sz w:val="13"/>
              <w:szCs w:val="13"/>
            </w:rPr>
          </w:rPrChange>
        </w:rPr>
        <w:t>(</w:t>
      </w:r>
      <w:r>
        <w:rPr>
          <w:rFonts w:ascii="Arial" w:eastAsia="Arial" w:hAnsi="Arial" w:cs="Arial"/>
          <w:sz w:val="13"/>
          <w:szCs w:val="13"/>
        </w:rPr>
        <w:t>б</w:t>
      </w:r>
      <w:r w:rsidRPr="001A4D22">
        <w:rPr>
          <w:rFonts w:ascii="Arial" w:eastAsia="Arial" w:hAnsi="Arial" w:cs="Arial"/>
          <w:sz w:val="13"/>
          <w:szCs w:val="13"/>
          <w:lang w:val="en-US"/>
          <w:rPrChange w:id="958" w:author="Admin" w:date="2019-02-18T23:53:00Z">
            <w:rPr>
              <w:rFonts w:ascii="Arial" w:eastAsia="Arial" w:hAnsi="Arial" w:cs="Arial"/>
              <w:sz w:val="13"/>
              <w:szCs w:val="13"/>
            </w:rPr>
          </w:rPrChange>
        </w:rPr>
        <w:t xml:space="preserve">) </w:t>
      </w:r>
      <w:r w:rsidRPr="001A4D22">
        <w:rPr>
          <w:rFonts w:eastAsia="Times New Roman"/>
          <w:sz w:val="13"/>
          <w:szCs w:val="13"/>
          <w:lang w:val="en-US"/>
          <w:rPrChange w:id="959" w:author="Admin" w:date="2019-02-18T23:53:00Z">
            <w:rPr>
              <w:rFonts w:eastAsia="Times New Roman"/>
              <w:sz w:val="13"/>
              <w:szCs w:val="13"/>
            </w:rPr>
          </w:rPrChange>
        </w:rPr>
        <w:t>min(</w:t>
      </w:r>
      <w:r w:rsidRPr="001A4D22">
        <w:rPr>
          <w:rFonts w:ascii="Arial" w:eastAsia="Arial" w:hAnsi="Arial" w:cs="Arial"/>
          <w:i/>
          <w:iCs/>
          <w:sz w:val="13"/>
          <w:szCs w:val="13"/>
          <w:lang w:val="en-US"/>
          <w:rPrChange w:id="960" w:author="Admin" w:date="2019-02-18T23:53:00Z">
            <w:rPr>
              <w:rFonts w:ascii="Arial" w:eastAsia="Arial" w:hAnsi="Arial" w:cs="Arial"/>
              <w:i/>
              <w:iCs/>
              <w:sz w:val="13"/>
              <w:szCs w:val="13"/>
            </w:rPr>
          </w:rPrChange>
        </w:rPr>
        <w:t>x</w:t>
      </w:r>
      <w:r w:rsidRPr="001A4D22">
        <w:rPr>
          <w:rFonts w:eastAsia="Times New Roman"/>
          <w:i/>
          <w:iCs/>
          <w:sz w:val="13"/>
          <w:szCs w:val="13"/>
          <w:lang w:val="en-US"/>
          <w:rPrChange w:id="961" w:author="Admin" w:date="2019-02-18T23:53:00Z">
            <w:rPr>
              <w:rFonts w:eastAsia="Times New Roman"/>
              <w:i/>
              <w:iCs/>
              <w:sz w:val="13"/>
              <w:szCs w:val="13"/>
            </w:rPr>
          </w:rPrChange>
        </w:rPr>
        <w:t>;</w:t>
      </w:r>
      <w:r w:rsidRPr="001A4D22">
        <w:rPr>
          <w:rFonts w:ascii="Arial" w:eastAsia="Arial" w:hAnsi="Arial" w:cs="Arial"/>
          <w:sz w:val="13"/>
          <w:szCs w:val="13"/>
          <w:lang w:val="en-US"/>
          <w:rPrChange w:id="962" w:author="Admin" w:date="2019-02-18T23:53:00Z">
            <w:rPr>
              <w:rFonts w:ascii="Arial" w:eastAsia="Arial" w:hAnsi="Arial" w:cs="Arial"/>
              <w:sz w:val="13"/>
              <w:szCs w:val="13"/>
            </w:rPr>
          </w:rPrChange>
        </w:rPr>
        <w:t xml:space="preserve"> </w:t>
      </w:r>
      <w:r w:rsidRPr="001A4D22">
        <w:rPr>
          <w:rFonts w:ascii="Arial" w:eastAsia="Arial" w:hAnsi="Arial" w:cs="Arial"/>
          <w:i/>
          <w:iCs/>
          <w:sz w:val="13"/>
          <w:szCs w:val="13"/>
          <w:lang w:val="en-US"/>
          <w:rPrChange w:id="963" w:author="Admin" w:date="2019-02-18T23:53:00Z">
            <w:rPr>
              <w:rFonts w:ascii="Arial" w:eastAsia="Arial" w:hAnsi="Arial" w:cs="Arial"/>
              <w:i/>
              <w:iCs/>
              <w:sz w:val="13"/>
              <w:szCs w:val="13"/>
            </w:rPr>
          </w:rPrChange>
        </w:rPr>
        <w:t>y</w:t>
      </w:r>
      <w:r w:rsidRPr="001A4D22">
        <w:rPr>
          <w:rFonts w:eastAsia="Times New Roman"/>
          <w:sz w:val="13"/>
          <w:szCs w:val="13"/>
          <w:lang w:val="en-US"/>
          <w:rPrChange w:id="964" w:author="Admin" w:date="2019-02-18T23:53:00Z">
            <w:rPr>
              <w:rFonts w:eastAsia="Times New Roman"/>
              <w:sz w:val="13"/>
              <w:szCs w:val="13"/>
            </w:rPr>
          </w:rPrChange>
        </w:rPr>
        <w:t>) =</w:t>
      </w:r>
      <w:r w:rsidRPr="001A4D22">
        <w:rPr>
          <w:rFonts w:ascii="Arial" w:eastAsia="Arial" w:hAnsi="Arial" w:cs="Arial"/>
          <w:sz w:val="13"/>
          <w:szCs w:val="13"/>
          <w:lang w:val="en-US"/>
          <w:rPrChange w:id="965" w:author="Admin" w:date="2019-02-18T23:53:00Z">
            <w:rPr>
              <w:rFonts w:ascii="Arial" w:eastAsia="Arial" w:hAnsi="Arial" w:cs="Arial"/>
              <w:sz w:val="13"/>
              <w:szCs w:val="13"/>
            </w:rPr>
          </w:rPrChange>
        </w:rPr>
        <w:t xml:space="preserve"> </w:t>
      </w:r>
      <w:r w:rsidRPr="001A4D22">
        <w:rPr>
          <w:rFonts w:ascii="Arial" w:eastAsia="Arial" w:hAnsi="Arial" w:cs="Arial"/>
          <w:sz w:val="17"/>
          <w:szCs w:val="17"/>
          <w:u w:val="single"/>
          <w:vertAlign w:val="superscript"/>
          <w:lang w:val="en-US"/>
          <w:rPrChange w:id="966" w:author="Admin" w:date="2019-02-18T23:53:00Z">
            <w:rPr>
              <w:rFonts w:ascii="Arial" w:eastAsia="Arial" w:hAnsi="Arial" w:cs="Arial"/>
              <w:sz w:val="17"/>
              <w:szCs w:val="17"/>
              <w:u w:val="single"/>
              <w:vertAlign w:val="superscript"/>
            </w:rPr>
          </w:rPrChange>
        </w:rPr>
        <w:t>1</w:t>
      </w:r>
      <w:r w:rsidRPr="001A4D22">
        <w:rPr>
          <w:rFonts w:ascii="Arial" w:eastAsia="Arial" w:hAnsi="Arial" w:cs="Arial"/>
          <w:sz w:val="13"/>
          <w:szCs w:val="13"/>
          <w:lang w:val="en-US"/>
          <w:rPrChange w:id="967" w:author="Admin" w:date="2019-02-18T23:53:00Z">
            <w:rPr>
              <w:rFonts w:ascii="Arial" w:eastAsia="Arial" w:hAnsi="Arial" w:cs="Arial"/>
              <w:sz w:val="13"/>
              <w:szCs w:val="13"/>
            </w:rPr>
          </w:rPrChange>
        </w:rPr>
        <w:t xml:space="preserve">  </w:t>
      </w:r>
      <w:r w:rsidRPr="001A4D22">
        <w:rPr>
          <w:rFonts w:ascii="Arial" w:eastAsia="Arial" w:hAnsi="Arial" w:cs="Arial"/>
          <w:i/>
          <w:iCs/>
          <w:sz w:val="13"/>
          <w:szCs w:val="13"/>
          <w:lang w:val="en-US"/>
          <w:rPrChange w:id="968" w:author="Admin" w:date="2019-02-18T23:53:00Z">
            <w:rPr>
              <w:rFonts w:ascii="Arial" w:eastAsia="Arial" w:hAnsi="Arial" w:cs="Arial"/>
              <w:i/>
              <w:iCs/>
              <w:sz w:val="13"/>
              <w:szCs w:val="13"/>
            </w:rPr>
          </w:rPrChange>
        </w:rPr>
        <w:t>x</w:t>
      </w:r>
      <w:r w:rsidRPr="001A4D22">
        <w:rPr>
          <w:rFonts w:ascii="Arial" w:eastAsia="Arial" w:hAnsi="Arial" w:cs="Arial"/>
          <w:sz w:val="13"/>
          <w:szCs w:val="13"/>
          <w:lang w:val="en-US"/>
          <w:rPrChange w:id="969" w:author="Admin" w:date="2019-02-18T23:53:00Z">
            <w:rPr>
              <w:rFonts w:ascii="Arial" w:eastAsia="Arial" w:hAnsi="Arial" w:cs="Arial"/>
              <w:sz w:val="13"/>
              <w:szCs w:val="13"/>
            </w:rPr>
          </w:rPrChange>
        </w:rPr>
        <w:t xml:space="preserve"> </w:t>
      </w:r>
      <w:r w:rsidRPr="001A4D22">
        <w:rPr>
          <w:rFonts w:eastAsia="Times New Roman"/>
          <w:sz w:val="13"/>
          <w:szCs w:val="13"/>
          <w:lang w:val="en-US"/>
          <w:rPrChange w:id="970" w:author="Admin" w:date="2019-02-18T23:53:00Z">
            <w:rPr>
              <w:rFonts w:eastAsia="Times New Roman"/>
              <w:sz w:val="13"/>
              <w:szCs w:val="13"/>
            </w:rPr>
          </w:rPrChange>
        </w:rPr>
        <w:t>+</w:t>
      </w:r>
      <w:r w:rsidRPr="001A4D22">
        <w:rPr>
          <w:rFonts w:ascii="Arial" w:eastAsia="Arial" w:hAnsi="Arial" w:cs="Arial"/>
          <w:sz w:val="13"/>
          <w:szCs w:val="13"/>
          <w:lang w:val="en-US"/>
          <w:rPrChange w:id="971" w:author="Admin" w:date="2019-02-18T23:53:00Z">
            <w:rPr>
              <w:rFonts w:ascii="Arial" w:eastAsia="Arial" w:hAnsi="Arial" w:cs="Arial"/>
              <w:sz w:val="13"/>
              <w:szCs w:val="13"/>
            </w:rPr>
          </w:rPrChange>
        </w:rPr>
        <w:t xml:space="preserve"> </w:t>
      </w:r>
      <w:r w:rsidRPr="001A4D22">
        <w:rPr>
          <w:rFonts w:ascii="Arial" w:eastAsia="Arial" w:hAnsi="Arial" w:cs="Arial"/>
          <w:i/>
          <w:iCs/>
          <w:sz w:val="13"/>
          <w:szCs w:val="13"/>
          <w:lang w:val="en-US"/>
          <w:rPrChange w:id="972" w:author="Admin" w:date="2019-02-18T23:53:00Z">
            <w:rPr>
              <w:rFonts w:ascii="Arial" w:eastAsia="Arial" w:hAnsi="Arial" w:cs="Arial"/>
              <w:i/>
              <w:iCs/>
              <w:sz w:val="13"/>
              <w:szCs w:val="13"/>
            </w:rPr>
          </w:rPrChange>
        </w:rPr>
        <w:t>y</w:t>
      </w:r>
      <w:r w:rsidRPr="001A4D22">
        <w:rPr>
          <w:rFonts w:ascii="Arial" w:eastAsia="Arial" w:hAnsi="Arial" w:cs="Arial"/>
          <w:sz w:val="13"/>
          <w:szCs w:val="13"/>
          <w:lang w:val="en-US"/>
          <w:rPrChange w:id="973" w:author="Admin" w:date="2019-02-18T23:53:00Z">
            <w:rPr>
              <w:rFonts w:ascii="Arial" w:eastAsia="Arial" w:hAnsi="Arial" w:cs="Arial"/>
              <w:sz w:val="13"/>
              <w:szCs w:val="13"/>
            </w:rPr>
          </w:rPrChange>
        </w:rPr>
        <w:t xml:space="preserve"> </w:t>
      </w:r>
      <w:r w:rsidRPr="001A4D22">
        <w:rPr>
          <w:rFonts w:eastAsia="Times New Roman"/>
          <w:i/>
          <w:iCs/>
          <w:sz w:val="13"/>
          <w:szCs w:val="13"/>
          <w:lang w:val="en-US"/>
          <w:rPrChange w:id="974" w:author="Admin" w:date="2019-02-18T23:53:00Z">
            <w:rPr>
              <w:rFonts w:eastAsia="Times New Roman"/>
              <w:i/>
              <w:iCs/>
              <w:sz w:val="13"/>
              <w:szCs w:val="13"/>
            </w:rPr>
          </w:rPrChange>
        </w:rPr>
        <w:t>j</w:t>
      </w:r>
      <w:r w:rsidRPr="001A4D22">
        <w:rPr>
          <w:rFonts w:ascii="Arial" w:eastAsia="Arial" w:hAnsi="Arial" w:cs="Arial"/>
          <w:sz w:val="13"/>
          <w:szCs w:val="13"/>
          <w:lang w:val="en-US"/>
          <w:rPrChange w:id="975" w:author="Admin" w:date="2019-02-18T23:53:00Z">
            <w:rPr>
              <w:rFonts w:ascii="Arial" w:eastAsia="Arial" w:hAnsi="Arial" w:cs="Arial"/>
              <w:sz w:val="13"/>
              <w:szCs w:val="13"/>
            </w:rPr>
          </w:rPrChange>
        </w:rPr>
        <w:t xml:space="preserve"> </w:t>
      </w:r>
      <w:r w:rsidRPr="001A4D22">
        <w:rPr>
          <w:rFonts w:ascii="Arial" w:eastAsia="Arial" w:hAnsi="Arial" w:cs="Arial"/>
          <w:i/>
          <w:iCs/>
          <w:sz w:val="13"/>
          <w:szCs w:val="13"/>
          <w:lang w:val="en-US"/>
          <w:rPrChange w:id="976" w:author="Admin" w:date="2019-02-18T23:53:00Z">
            <w:rPr>
              <w:rFonts w:ascii="Arial" w:eastAsia="Arial" w:hAnsi="Arial" w:cs="Arial"/>
              <w:i/>
              <w:iCs/>
              <w:sz w:val="13"/>
              <w:szCs w:val="13"/>
            </w:rPr>
          </w:rPrChange>
        </w:rPr>
        <w:t>x</w:t>
      </w:r>
      <w:r w:rsidRPr="001A4D22">
        <w:rPr>
          <w:sz w:val="20"/>
          <w:szCs w:val="20"/>
          <w:lang w:val="en-US"/>
          <w:rPrChange w:id="977" w:author="Admin" w:date="2019-02-18T23:53:00Z">
            <w:rPr>
              <w:sz w:val="20"/>
              <w:szCs w:val="20"/>
            </w:rPr>
          </w:rPrChange>
        </w:rPr>
        <w:tab/>
      </w:r>
      <w:r w:rsidRPr="001A4D22">
        <w:rPr>
          <w:rFonts w:ascii="Arial" w:eastAsia="Arial" w:hAnsi="Arial" w:cs="Arial"/>
          <w:i/>
          <w:iCs/>
          <w:sz w:val="12"/>
          <w:szCs w:val="12"/>
          <w:lang w:val="en-US"/>
          <w:rPrChange w:id="978" w:author="Admin" w:date="2019-02-18T23:53:00Z">
            <w:rPr>
              <w:rFonts w:ascii="Arial" w:eastAsia="Arial" w:hAnsi="Arial" w:cs="Arial"/>
              <w:i/>
              <w:iCs/>
              <w:sz w:val="12"/>
              <w:szCs w:val="12"/>
            </w:rPr>
          </w:rPrChange>
        </w:rPr>
        <w:t>y</w:t>
      </w:r>
      <w:r w:rsidRPr="001A4D22">
        <w:rPr>
          <w:rFonts w:eastAsia="Times New Roman"/>
          <w:i/>
          <w:iCs/>
          <w:sz w:val="12"/>
          <w:szCs w:val="12"/>
          <w:lang w:val="en-US"/>
          <w:rPrChange w:id="979" w:author="Admin" w:date="2019-02-18T23:53:00Z">
            <w:rPr>
              <w:rFonts w:eastAsia="Times New Roman"/>
              <w:i/>
              <w:iCs/>
              <w:sz w:val="12"/>
              <w:szCs w:val="12"/>
            </w:rPr>
          </w:rPrChange>
        </w:rPr>
        <w:t>j</w:t>
      </w:r>
      <w:r w:rsidRPr="001A4D22">
        <w:rPr>
          <w:rFonts w:ascii="Arial" w:eastAsia="Arial" w:hAnsi="Arial" w:cs="Arial"/>
          <w:i/>
          <w:iCs/>
          <w:sz w:val="12"/>
          <w:szCs w:val="12"/>
          <w:lang w:val="en-US"/>
          <w:rPrChange w:id="980" w:author="Admin" w:date="2019-02-18T23:53:00Z">
            <w:rPr>
              <w:rFonts w:ascii="Arial" w:eastAsia="Arial" w:hAnsi="Arial" w:cs="Arial"/>
              <w:i/>
              <w:iCs/>
              <w:sz w:val="12"/>
              <w:szCs w:val="12"/>
            </w:rPr>
          </w:rPrChange>
        </w:rPr>
        <w:t xml:space="preserve"> </w:t>
      </w:r>
      <w:r w:rsidRPr="001A4D22">
        <w:rPr>
          <w:rFonts w:ascii="Arial" w:eastAsia="Arial" w:hAnsi="Arial" w:cs="Arial"/>
          <w:sz w:val="17"/>
          <w:szCs w:val="17"/>
          <w:vertAlign w:val="superscript"/>
          <w:lang w:val="en-US"/>
          <w:rPrChange w:id="981" w:author="Admin" w:date="2019-02-18T23:53:00Z">
            <w:rPr>
              <w:rFonts w:ascii="Arial" w:eastAsia="Arial" w:hAnsi="Arial" w:cs="Arial"/>
              <w:sz w:val="17"/>
              <w:szCs w:val="17"/>
              <w:vertAlign w:val="superscript"/>
            </w:rPr>
          </w:rPrChange>
        </w:rPr>
        <w:t>,</w:t>
      </w:r>
      <w:r w:rsidRPr="001A4D22">
        <w:rPr>
          <w:rFonts w:ascii="Arial" w:eastAsia="Arial" w:hAnsi="Arial" w:cs="Arial"/>
          <w:sz w:val="12"/>
          <w:szCs w:val="12"/>
          <w:lang w:val="en-US"/>
          <w:rPrChange w:id="982" w:author="Admin" w:date="2019-02-18T23:53:00Z">
            <w:rPr>
              <w:rFonts w:ascii="Arial" w:eastAsia="Arial" w:hAnsi="Arial" w:cs="Arial"/>
              <w:sz w:val="12"/>
              <w:szCs w:val="12"/>
            </w:rPr>
          </w:rPrChange>
        </w:rPr>
        <w:t>,</w:t>
      </w:r>
    </w:p>
    <w:p w:rsidR="00A33515" w:rsidRDefault="001A4D22">
      <w:pPr>
        <w:spacing w:line="187" w:lineRule="auto"/>
        <w:ind w:right="4460"/>
        <w:jc w:val="right"/>
        <w:rPr>
          <w:sz w:val="20"/>
          <w:szCs w:val="20"/>
        </w:rPr>
      </w:pPr>
      <w:r>
        <w:rPr>
          <w:rFonts w:ascii="Arial" w:eastAsia="Arial" w:hAnsi="Arial" w:cs="Arial"/>
          <w:sz w:val="16"/>
          <w:szCs w:val="16"/>
          <w:vertAlign w:val="subscript"/>
        </w:rPr>
        <w:t>2</w:t>
      </w:r>
    </w:p>
    <w:p w:rsidR="00A33515" w:rsidRDefault="00A33515">
      <w:pPr>
        <w:spacing w:line="1" w:lineRule="exact"/>
        <w:rPr>
          <w:sz w:val="20"/>
          <w:szCs w:val="20"/>
        </w:rPr>
      </w:pPr>
    </w:p>
    <w:p w:rsidR="00A33515" w:rsidRDefault="001A4D22">
      <w:pPr>
        <w:spacing w:line="233" w:lineRule="auto"/>
        <w:ind w:left="500" w:firstLine="398"/>
        <w:rPr>
          <w:sz w:val="20"/>
          <w:szCs w:val="20"/>
        </w:rPr>
      </w:pPr>
      <w:r>
        <w:rPr>
          <w:rFonts w:ascii="Arial" w:eastAsia="Arial" w:hAnsi="Arial" w:cs="Arial"/>
          <w:sz w:val="20"/>
          <w:szCs w:val="20"/>
        </w:rPr>
        <w:t xml:space="preserve">(в) Даны числа </w:t>
      </w:r>
      <w:r>
        <w:rPr>
          <w:rFonts w:ascii="Arial" w:eastAsia="Arial" w:hAnsi="Arial" w:cs="Arial"/>
          <w:i/>
          <w:iCs/>
          <w:sz w:val="20"/>
          <w:szCs w:val="20"/>
        </w:rPr>
        <w:t>a</w:t>
      </w:r>
      <w:r>
        <w:rPr>
          <w:rFonts w:ascii="Arial" w:eastAsia="Arial" w:hAnsi="Arial" w:cs="Arial"/>
          <w:sz w:val="27"/>
          <w:szCs w:val="27"/>
          <w:vertAlign w:val="subscript"/>
        </w:rPr>
        <w:t>1</w:t>
      </w:r>
      <w:r>
        <w:rPr>
          <w:rFonts w:ascii="Arial" w:eastAsia="Arial" w:hAnsi="Arial" w:cs="Arial"/>
          <w:sz w:val="20"/>
          <w:szCs w:val="20"/>
        </w:rPr>
        <w:t xml:space="preserve"> </w:t>
      </w:r>
      <w:r>
        <w:rPr>
          <w:rFonts w:eastAsia="Times New Roman"/>
          <w:i/>
          <w:iCs/>
          <w:sz w:val="20"/>
          <w:szCs w:val="20"/>
        </w:rPr>
        <w:t>&lt;</w:t>
      </w:r>
      <w:r>
        <w:rPr>
          <w:rFonts w:ascii="Arial" w:eastAsia="Arial" w:hAnsi="Arial" w:cs="Arial"/>
          <w:sz w:val="20"/>
          <w:szCs w:val="20"/>
        </w:rPr>
        <w:t xml:space="preserve"> </w:t>
      </w:r>
      <w:r>
        <w:rPr>
          <w:rFonts w:ascii="Arial" w:eastAsia="Arial" w:hAnsi="Arial" w:cs="Arial"/>
          <w:i/>
          <w:iCs/>
          <w:sz w:val="20"/>
          <w:szCs w:val="20"/>
        </w:rPr>
        <w:t>a</w:t>
      </w:r>
      <w:r>
        <w:rPr>
          <w:rFonts w:ascii="Arial" w:eastAsia="Arial" w:hAnsi="Arial" w:cs="Arial"/>
          <w:sz w:val="27"/>
          <w:szCs w:val="27"/>
          <w:vertAlign w:val="subscript"/>
        </w:rPr>
        <w:t>2</w:t>
      </w:r>
      <w:r>
        <w:rPr>
          <w:rFonts w:ascii="Arial" w:eastAsia="Arial" w:hAnsi="Arial" w:cs="Arial"/>
          <w:sz w:val="20"/>
          <w:szCs w:val="20"/>
        </w:rPr>
        <w:t xml:space="preserve"> </w:t>
      </w:r>
      <w:r>
        <w:rPr>
          <w:rFonts w:eastAsia="Times New Roman"/>
          <w:i/>
          <w:iCs/>
          <w:sz w:val="20"/>
          <w:szCs w:val="20"/>
        </w:rPr>
        <w:t>&lt; : : : &lt;</w:t>
      </w:r>
      <w:r>
        <w:rPr>
          <w:rFonts w:ascii="Arial" w:eastAsia="Arial" w:hAnsi="Arial" w:cs="Arial"/>
          <w:sz w:val="20"/>
          <w:szCs w:val="20"/>
        </w:rPr>
        <w:t xml:space="preserve"> </w:t>
      </w:r>
      <w:r>
        <w:rPr>
          <w:rFonts w:ascii="Arial" w:eastAsia="Arial" w:hAnsi="Arial" w:cs="Arial"/>
          <w:i/>
          <w:iCs/>
          <w:sz w:val="20"/>
          <w:szCs w:val="20"/>
        </w:rPr>
        <w:t>a</w:t>
      </w:r>
      <w:r>
        <w:rPr>
          <w:rFonts w:ascii="Arial" w:eastAsia="Arial" w:hAnsi="Arial" w:cs="Arial"/>
          <w:i/>
          <w:iCs/>
          <w:sz w:val="27"/>
          <w:szCs w:val="27"/>
          <w:vertAlign w:val="subscript"/>
        </w:rPr>
        <w:t>n</w:t>
      </w:r>
      <w:r>
        <w:rPr>
          <w:rFonts w:ascii="Arial" w:eastAsia="Arial" w:hAnsi="Arial" w:cs="Arial"/>
          <w:sz w:val="20"/>
          <w:szCs w:val="20"/>
        </w:rPr>
        <w:t xml:space="preserve">. Докажите, что если </w:t>
      </w:r>
      <w:r>
        <w:rPr>
          <w:rFonts w:ascii="Arial" w:eastAsia="Arial" w:hAnsi="Arial" w:cs="Arial"/>
          <w:i/>
          <w:iCs/>
          <w:sz w:val="20"/>
          <w:szCs w:val="20"/>
        </w:rPr>
        <w:t>a</w:t>
      </w:r>
      <w:r>
        <w:rPr>
          <w:rFonts w:ascii="Arial" w:eastAsia="Arial" w:hAnsi="Arial" w:cs="Arial"/>
          <w:i/>
          <w:iCs/>
          <w:sz w:val="27"/>
          <w:szCs w:val="27"/>
          <w:vertAlign w:val="subscript"/>
        </w:rPr>
        <w:t>k</w:t>
      </w:r>
      <w:r>
        <w:rPr>
          <w:rFonts w:ascii="Arial" w:eastAsia="Arial" w:hAnsi="Arial" w:cs="Arial"/>
          <w:sz w:val="20"/>
          <w:szCs w:val="20"/>
        </w:rPr>
        <w:t xml:space="preserve"> </w:t>
      </w:r>
      <w:r>
        <w:rPr>
          <w:rFonts w:eastAsia="Times New Roman"/>
          <w:i/>
          <w:iCs/>
          <w:sz w:val="20"/>
          <w:szCs w:val="20"/>
        </w:rPr>
        <w:t>&lt;</w:t>
      </w:r>
      <w:r>
        <w:rPr>
          <w:rFonts w:ascii="Arial" w:eastAsia="Arial" w:hAnsi="Arial" w:cs="Arial"/>
          <w:sz w:val="20"/>
          <w:szCs w:val="20"/>
        </w:rPr>
        <w:t xml:space="preserve"> </w:t>
      </w:r>
      <w:r>
        <w:rPr>
          <w:rFonts w:ascii="Arial" w:eastAsia="Arial" w:hAnsi="Arial" w:cs="Arial"/>
          <w:i/>
          <w:iCs/>
          <w:sz w:val="20"/>
          <w:szCs w:val="20"/>
        </w:rPr>
        <w:t>x</w:t>
      </w:r>
      <w:r>
        <w:rPr>
          <w:rFonts w:ascii="Arial" w:eastAsia="Arial" w:hAnsi="Arial" w:cs="Arial"/>
          <w:sz w:val="20"/>
          <w:szCs w:val="20"/>
        </w:rPr>
        <w:t xml:space="preserve"> </w:t>
      </w:r>
      <w:r>
        <w:rPr>
          <w:rFonts w:eastAsia="Times New Roman"/>
          <w:i/>
          <w:iCs/>
          <w:sz w:val="20"/>
          <w:szCs w:val="20"/>
        </w:rPr>
        <w:t>&lt;</w:t>
      </w:r>
      <w:r>
        <w:rPr>
          <w:rFonts w:ascii="Arial" w:eastAsia="Arial" w:hAnsi="Arial" w:cs="Arial"/>
          <w:sz w:val="20"/>
          <w:szCs w:val="20"/>
        </w:rPr>
        <w:t xml:space="preserve"> </w:t>
      </w:r>
      <w:r>
        <w:rPr>
          <w:rFonts w:ascii="Arial" w:eastAsia="Arial" w:hAnsi="Arial" w:cs="Arial"/>
          <w:i/>
          <w:iCs/>
          <w:sz w:val="20"/>
          <w:szCs w:val="20"/>
        </w:rPr>
        <w:t>a</w:t>
      </w:r>
      <w:r>
        <w:rPr>
          <w:rFonts w:ascii="Arial" w:eastAsia="Arial" w:hAnsi="Arial" w:cs="Arial"/>
          <w:i/>
          <w:iCs/>
          <w:sz w:val="27"/>
          <w:szCs w:val="27"/>
          <w:vertAlign w:val="subscript"/>
        </w:rPr>
        <w:t>k</w:t>
      </w:r>
      <w:r>
        <w:rPr>
          <w:rFonts w:eastAsia="Times New Roman"/>
          <w:sz w:val="27"/>
          <w:szCs w:val="27"/>
          <w:vertAlign w:val="subscript"/>
        </w:rPr>
        <w:t>+</w:t>
      </w:r>
      <w:r>
        <w:rPr>
          <w:rFonts w:ascii="Arial" w:eastAsia="Arial" w:hAnsi="Arial" w:cs="Arial"/>
          <w:sz w:val="27"/>
          <w:szCs w:val="27"/>
          <w:vertAlign w:val="subscript"/>
        </w:rPr>
        <w:t>1</w:t>
      </w:r>
      <w:r>
        <w:rPr>
          <w:rFonts w:ascii="Arial" w:eastAsia="Arial" w:hAnsi="Arial" w:cs="Arial"/>
          <w:sz w:val="20"/>
          <w:szCs w:val="20"/>
        </w:rPr>
        <w:t>,</w:t>
      </w:r>
      <w:r>
        <w:rPr>
          <w:rFonts w:ascii="Arial" w:eastAsia="Arial" w:hAnsi="Arial" w:cs="Arial"/>
          <w:i/>
          <w:iCs/>
          <w:sz w:val="20"/>
          <w:szCs w:val="20"/>
        </w:rPr>
        <w:t xml:space="preserve"> </w:t>
      </w:r>
      <w:r>
        <w:rPr>
          <w:rFonts w:ascii="Arial" w:eastAsia="Arial" w:hAnsi="Arial" w:cs="Arial"/>
          <w:sz w:val="20"/>
          <w:szCs w:val="20"/>
        </w:rPr>
        <w:t>то знак выражения</w:t>
      </w:r>
    </w:p>
    <w:p w:rsidR="00A33515" w:rsidRDefault="00A33515">
      <w:pPr>
        <w:spacing w:line="103" w:lineRule="exact"/>
        <w:rPr>
          <w:sz w:val="20"/>
          <w:szCs w:val="20"/>
        </w:rPr>
      </w:pPr>
    </w:p>
    <w:p w:rsidR="00A33515" w:rsidRDefault="001A4D22">
      <w:pPr>
        <w:tabs>
          <w:tab w:val="left" w:pos="2680"/>
          <w:tab w:val="left" w:pos="3500"/>
          <w:tab w:val="left" w:pos="4700"/>
        </w:tabs>
        <w:ind w:left="2280"/>
        <w:rPr>
          <w:sz w:val="20"/>
          <w:szCs w:val="20"/>
        </w:rPr>
      </w:pPr>
      <w:r>
        <w:rPr>
          <w:rFonts w:eastAsia="Times New Roman"/>
          <w:sz w:val="20"/>
          <w:szCs w:val="20"/>
        </w:rPr>
        <w:t>(</w:t>
      </w:r>
      <w:r>
        <w:rPr>
          <w:rFonts w:ascii="Arial" w:eastAsia="Arial" w:hAnsi="Arial" w:cs="Arial"/>
          <w:i/>
          <w:iCs/>
          <w:sz w:val="20"/>
          <w:szCs w:val="20"/>
        </w:rPr>
        <w:t>x</w:t>
      </w:r>
      <w:r>
        <w:rPr>
          <w:sz w:val="20"/>
          <w:szCs w:val="20"/>
        </w:rPr>
        <w:tab/>
      </w:r>
      <w:r>
        <w:rPr>
          <w:rFonts w:ascii="Arial" w:eastAsia="Arial" w:hAnsi="Arial" w:cs="Arial"/>
          <w:i/>
          <w:iCs/>
          <w:sz w:val="20"/>
          <w:szCs w:val="20"/>
        </w:rPr>
        <w:t>a</w:t>
      </w:r>
      <w:r>
        <w:rPr>
          <w:rFonts w:ascii="Arial" w:eastAsia="Arial" w:hAnsi="Arial" w:cs="Arial"/>
          <w:sz w:val="27"/>
          <w:szCs w:val="27"/>
          <w:vertAlign w:val="subscript"/>
        </w:rPr>
        <w:t>1</w:t>
      </w:r>
      <w:r>
        <w:rPr>
          <w:rFonts w:eastAsia="Times New Roman"/>
          <w:sz w:val="20"/>
          <w:szCs w:val="20"/>
        </w:rPr>
        <w:t>)  (</w:t>
      </w:r>
      <w:r>
        <w:rPr>
          <w:rFonts w:ascii="Arial" w:eastAsia="Arial" w:hAnsi="Arial" w:cs="Arial"/>
          <w:i/>
          <w:iCs/>
          <w:sz w:val="20"/>
          <w:szCs w:val="20"/>
        </w:rPr>
        <w:t>x</w:t>
      </w:r>
      <w:r>
        <w:rPr>
          <w:rFonts w:ascii="Arial" w:eastAsia="Arial" w:hAnsi="Arial" w:cs="Arial"/>
          <w:i/>
          <w:iCs/>
          <w:sz w:val="20"/>
          <w:szCs w:val="20"/>
        </w:rPr>
        <w:tab/>
        <w:t>a</w:t>
      </w:r>
      <w:r>
        <w:rPr>
          <w:rFonts w:ascii="Arial" w:eastAsia="Arial" w:hAnsi="Arial" w:cs="Arial"/>
          <w:sz w:val="27"/>
          <w:szCs w:val="27"/>
          <w:vertAlign w:val="subscript"/>
        </w:rPr>
        <w:t>2</w:t>
      </w:r>
      <w:r>
        <w:rPr>
          <w:rFonts w:eastAsia="Times New Roman"/>
          <w:sz w:val="20"/>
          <w:szCs w:val="20"/>
        </w:rPr>
        <w:t>)</w:t>
      </w:r>
      <w:r>
        <w:rPr>
          <w:rFonts w:ascii="Arial" w:eastAsia="Arial" w:hAnsi="Arial" w:cs="Arial"/>
          <w:i/>
          <w:iCs/>
          <w:sz w:val="20"/>
          <w:szCs w:val="20"/>
        </w:rPr>
        <w:t xml:space="preserve">  </w:t>
      </w:r>
      <w:r>
        <w:rPr>
          <w:rFonts w:eastAsia="Times New Roman"/>
          <w:i/>
          <w:iCs/>
          <w:sz w:val="20"/>
          <w:szCs w:val="20"/>
        </w:rPr>
        <w:t>: : :</w:t>
      </w:r>
      <w:r>
        <w:rPr>
          <w:rFonts w:ascii="Arial" w:eastAsia="Arial" w:hAnsi="Arial" w:cs="Arial"/>
          <w:i/>
          <w:iCs/>
          <w:sz w:val="20"/>
          <w:szCs w:val="20"/>
        </w:rPr>
        <w:t xml:space="preserve">  </w:t>
      </w:r>
      <w:r>
        <w:rPr>
          <w:rFonts w:eastAsia="Times New Roman"/>
          <w:sz w:val="20"/>
          <w:szCs w:val="20"/>
        </w:rPr>
        <w:t>(</w:t>
      </w:r>
      <w:r>
        <w:rPr>
          <w:rFonts w:ascii="Arial" w:eastAsia="Arial" w:hAnsi="Arial" w:cs="Arial"/>
          <w:i/>
          <w:iCs/>
          <w:sz w:val="20"/>
          <w:szCs w:val="20"/>
        </w:rPr>
        <w:t>x</w:t>
      </w:r>
      <w:r>
        <w:rPr>
          <w:rFonts w:ascii="Arial" w:eastAsia="Arial" w:hAnsi="Arial" w:cs="Arial"/>
          <w:i/>
          <w:iCs/>
          <w:sz w:val="20"/>
          <w:szCs w:val="20"/>
        </w:rPr>
        <w:tab/>
        <w:t>a</w:t>
      </w:r>
      <w:r>
        <w:rPr>
          <w:rFonts w:ascii="Arial" w:eastAsia="Arial" w:hAnsi="Arial" w:cs="Arial"/>
          <w:i/>
          <w:iCs/>
          <w:sz w:val="27"/>
          <w:szCs w:val="27"/>
          <w:vertAlign w:val="subscript"/>
        </w:rPr>
        <w:t>n</w:t>
      </w:r>
      <w:r>
        <w:rPr>
          <w:rFonts w:eastAsia="Times New Roman"/>
          <w:sz w:val="20"/>
          <w:szCs w:val="20"/>
        </w:rPr>
        <w:t>)</w:t>
      </w:r>
    </w:p>
    <w:p w:rsidR="00A33515" w:rsidRDefault="00A33515">
      <w:pPr>
        <w:spacing w:line="149" w:lineRule="exact"/>
        <w:rPr>
          <w:sz w:val="20"/>
          <w:szCs w:val="20"/>
        </w:rPr>
      </w:pPr>
    </w:p>
    <w:p w:rsidR="00A33515" w:rsidRDefault="001A4D22">
      <w:pPr>
        <w:ind w:left="500"/>
        <w:rPr>
          <w:sz w:val="20"/>
          <w:szCs w:val="20"/>
        </w:rPr>
      </w:pPr>
      <w:r>
        <w:rPr>
          <w:rFonts w:ascii="Arial" w:eastAsia="Arial" w:hAnsi="Arial" w:cs="Arial"/>
          <w:sz w:val="20"/>
          <w:szCs w:val="20"/>
        </w:rPr>
        <w:t xml:space="preserve">совпадает со знаком выражения </w:t>
      </w:r>
      <w:r>
        <w:rPr>
          <w:rFonts w:eastAsia="Times New Roman"/>
          <w:sz w:val="20"/>
          <w:szCs w:val="20"/>
        </w:rPr>
        <w:t>(</w:t>
      </w:r>
      <w:r>
        <w:rPr>
          <w:rFonts w:ascii="Arial" w:eastAsia="Arial" w:hAnsi="Arial" w:cs="Arial"/>
          <w:sz w:val="20"/>
          <w:szCs w:val="20"/>
        </w:rPr>
        <w:t xml:space="preserve">  1</w:t>
      </w:r>
      <w:r>
        <w:rPr>
          <w:rFonts w:eastAsia="Times New Roman"/>
          <w:sz w:val="20"/>
          <w:szCs w:val="20"/>
        </w:rPr>
        <w:t>)</w:t>
      </w:r>
      <w:r>
        <w:rPr>
          <w:rFonts w:ascii="Arial" w:eastAsia="Arial" w:hAnsi="Arial" w:cs="Arial"/>
          <w:i/>
          <w:iCs/>
          <w:sz w:val="27"/>
          <w:szCs w:val="27"/>
          <w:vertAlign w:val="superscript"/>
        </w:rPr>
        <w:t>n</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w:t>
      </w:r>
      <w:r>
        <w:rPr>
          <w:rFonts w:eastAsia="Times New Roman"/>
          <w:sz w:val="20"/>
          <w:szCs w:val="20"/>
        </w:rPr>
        <w:t>)</w:t>
      </w:r>
      <w:r>
        <w:rPr>
          <w:rFonts w:ascii="Arial" w:eastAsia="Arial" w:hAnsi="Arial" w:cs="Arial"/>
          <w:i/>
          <w:iCs/>
          <w:sz w:val="27"/>
          <w:szCs w:val="27"/>
          <w:vertAlign w:val="superscript"/>
        </w:rPr>
        <w:t>k</w:t>
      </w:r>
      <w:r>
        <w:rPr>
          <w:rFonts w:ascii="Arial" w:eastAsia="Arial" w:hAnsi="Arial" w:cs="Arial"/>
          <w:sz w:val="20"/>
          <w:szCs w:val="20"/>
        </w:rPr>
        <w:t>.</w:t>
      </w:r>
    </w:p>
    <w:p w:rsidR="00A33515" w:rsidRDefault="00A33515">
      <w:pPr>
        <w:spacing w:line="124" w:lineRule="exact"/>
        <w:rPr>
          <w:sz w:val="20"/>
          <w:szCs w:val="20"/>
        </w:rPr>
      </w:pPr>
    </w:p>
    <w:p w:rsidR="00A33515" w:rsidRDefault="001A4D22">
      <w:pPr>
        <w:numPr>
          <w:ilvl w:val="0"/>
          <w:numId w:val="104"/>
        </w:numPr>
        <w:tabs>
          <w:tab w:val="left" w:pos="500"/>
        </w:tabs>
        <w:spacing w:line="303" w:lineRule="auto"/>
        <w:ind w:left="500" w:hanging="273"/>
        <w:rPr>
          <w:rFonts w:ascii="Arial" w:eastAsia="Arial" w:hAnsi="Arial" w:cs="Arial"/>
          <w:b/>
          <w:bCs/>
          <w:sz w:val="20"/>
          <w:szCs w:val="20"/>
        </w:rPr>
      </w:pPr>
      <w:r>
        <w:rPr>
          <w:rFonts w:ascii="Arial" w:eastAsia="Arial" w:hAnsi="Arial" w:cs="Arial"/>
          <w:sz w:val="20"/>
          <w:szCs w:val="20"/>
        </w:rPr>
        <w:t xml:space="preserve">Изобразите множество точек </w:t>
      </w:r>
      <w:r>
        <w:rPr>
          <w:rFonts w:eastAsia="Times New Roman"/>
          <w:sz w:val="20"/>
          <w:szCs w:val="20"/>
        </w:rPr>
        <w:t>(</w:t>
      </w:r>
      <w:r>
        <w:rPr>
          <w:rFonts w:ascii="Arial" w:eastAsia="Arial" w:hAnsi="Arial" w:cs="Arial"/>
          <w:i/>
          <w:iCs/>
          <w:sz w:val="20"/>
          <w:szCs w:val="20"/>
        </w:rPr>
        <w:t>x</w:t>
      </w:r>
      <w:r>
        <w:rPr>
          <w:rFonts w:eastAsia="Times New Roman"/>
          <w:i/>
          <w:iCs/>
          <w:sz w:val="20"/>
          <w:szCs w:val="20"/>
        </w:rPr>
        <w:t>;</w:t>
      </w:r>
      <w:r>
        <w:rPr>
          <w:rFonts w:ascii="Arial" w:eastAsia="Arial" w:hAnsi="Arial" w:cs="Arial"/>
          <w:sz w:val="20"/>
          <w:szCs w:val="20"/>
        </w:rPr>
        <w:t xml:space="preserve"> </w:t>
      </w:r>
      <w:r>
        <w:rPr>
          <w:rFonts w:ascii="Arial" w:eastAsia="Arial" w:hAnsi="Arial" w:cs="Arial"/>
          <w:i/>
          <w:iCs/>
          <w:sz w:val="20"/>
          <w:szCs w:val="20"/>
        </w:rPr>
        <w:t>y</w:t>
      </w:r>
      <w:r>
        <w:rPr>
          <w:rFonts w:eastAsia="Times New Roman"/>
          <w:sz w:val="20"/>
          <w:szCs w:val="20"/>
        </w:rPr>
        <w:t>)</w:t>
      </w:r>
      <w:r>
        <w:rPr>
          <w:rFonts w:ascii="Arial" w:eastAsia="Arial" w:hAnsi="Arial" w:cs="Arial"/>
          <w:sz w:val="20"/>
          <w:szCs w:val="20"/>
        </w:rPr>
        <w:t xml:space="preserve"> на плоскости, удовлетворяющих неравенству</w:t>
      </w:r>
    </w:p>
    <w:p w:rsidR="00A33515" w:rsidRDefault="00A33515">
      <w:pPr>
        <w:spacing w:line="131" w:lineRule="exact"/>
        <w:rPr>
          <w:sz w:val="20"/>
          <w:szCs w:val="20"/>
        </w:rPr>
      </w:pPr>
    </w:p>
    <w:p w:rsidR="00A33515" w:rsidRDefault="001A4D22">
      <w:pPr>
        <w:tabs>
          <w:tab w:val="left" w:pos="4220"/>
        </w:tabs>
        <w:ind w:left="2880"/>
        <w:rPr>
          <w:sz w:val="20"/>
          <w:szCs w:val="20"/>
        </w:rPr>
      </w:pPr>
      <w:r>
        <w:rPr>
          <w:rFonts w:eastAsia="Times New Roman"/>
          <w:sz w:val="20"/>
          <w:szCs w:val="20"/>
        </w:rPr>
        <w:t>max(</w:t>
      </w:r>
      <w:r>
        <w:rPr>
          <w:rFonts w:eastAsia="Times New Roman"/>
          <w:i/>
          <w:iCs/>
          <w:sz w:val="20"/>
          <w:szCs w:val="20"/>
        </w:rPr>
        <w:t>j</w:t>
      </w:r>
      <w:r>
        <w:rPr>
          <w:rFonts w:ascii="Arial" w:eastAsia="Arial" w:hAnsi="Arial" w:cs="Arial"/>
          <w:i/>
          <w:iCs/>
          <w:sz w:val="20"/>
          <w:szCs w:val="20"/>
        </w:rPr>
        <w:t>x</w:t>
      </w:r>
      <w:r>
        <w:rPr>
          <w:rFonts w:eastAsia="Times New Roman"/>
          <w:i/>
          <w:iCs/>
          <w:sz w:val="20"/>
          <w:szCs w:val="20"/>
        </w:rPr>
        <w:t>j;</w:t>
      </w:r>
      <w:r>
        <w:rPr>
          <w:rFonts w:eastAsia="Times New Roman"/>
          <w:sz w:val="20"/>
          <w:szCs w:val="20"/>
        </w:rPr>
        <w:t xml:space="preserve"> </w:t>
      </w:r>
      <w:r>
        <w:rPr>
          <w:rFonts w:eastAsia="Times New Roman"/>
          <w:i/>
          <w:iCs/>
          <w:sz w:val="20"/>
          <w:szCs w:val="20"/>
        </w:rPr>
        <w:t>j</w:t>
      </w:r>
      <w:r>
        <w:rPr>
          <w:rFonts w:ascii="Arial" w:eastAsia="Arial" w:hAnsi="Arial" w:cs="Arial"/>
          <w:i/>
          <w:iCs/>
          <w:sz w:val="20"/>
          <w:szCs w:val="20"/>
        </w:rPr>
        <w:t>y</w:t>
      </w:r>
      <w:r>
        <w:rPr>
          <w:rFonts w:eastAsia="Times New Roman"/>
          <w:i/>
          <w:iCs/>
          <w:sz w:val="20"/>
          <w:szCs w:val="20"/>
        </w:rPr>
        <w:t>j</w:t>
      </w:r>
      <w:r>
        <w:rPr>
          <w:rFonts w:eastAsia="Times New Roman"/>
          <w:sz w:val="20"/>
          <w:szCs w:val="20"/>
        </w:rPr>
        <w:t>)</w:t>
      </w:r>
      <w:r>
        <w:rPr>
          <w:sz w:val="20"/>
          <w:szCs w:val="20"/>
        </w:rPr>
        <w:tab/>
      </w:r>
      <w:r>
        <w:rPr>
          <w:rFonts w:ascii="Arial" w:eastAsia="Arial" w:hAnsi="Arial" w:cs="Arial"/>
          <w:sz w:val="17"/>
          <w:szCs w:val="17"/>
        </w:rPr>
        <w:t>1</w:t>
      </w:r>
      <w:r>
        <w:rPr>
          <w:rFonts w:eastAsia="Times New Roman"/>
          <w:i/>
          <w:iCs/>
          <w:sz w:val="17"/>
          <w:szCs w:val="17"/>
        </w:rPr>
        <w:t>:</w:t>
      </w:r>
    </w:p>
    <w:p w:rsidR="00A33515" w:rsidRDefault="00A33515">
      <w:pPr>
        <w:spacing w:line="251" w:lineRule="exact"/>
        <w:rPr>
          <w:sz w:val="20"/>
          <w:szCs w:val="20"/>
        </w:rPr>
      </w:pPr>
    </w:p>
    <w:p w:rsidR="00A33515" w:rsidRDefault="001A4D22">
      <w:pPr>
        <w:numPr>
          <w:ilvl w:val="0"/>
          <w:numId w:val="105"/>
        </w:numPr>
        <w:tabs>
          <w:tab w:val="left" w:pos="500"/>
        </w:tabs>
        <w:spacing w:line="291" w:lineRule="auto"/>
        <w:ind w:left="500" w:hanging="273"/>
        <w:jc w:val="both"/>
        <w:rPr>
          <w:rFonts w:ascii="Arial" w:eastAsia="Arial" w:hAnsi="Arial" w:cs="Arial"/>
          <w:b/>
          <w:bCs/>
          <w:sz w:val="20"/>
          <w:szCs w:val="20"/>
        </w:rPr>
      </w:pPr>
      <w:r>
        <w:rPr>
          <w:rFonts w:ascii="Arial" w:eastAsia="Arial" w:hAnsi="Arial" w:cs="Arial"/>
          <w:sz w:val="20"/>
          <w:szCs w:val="20"/>
        </w:rPr>
        <w:t>Множеством решений какого неравенства является (а) горизон-тальная полоса на плоскости</w:t>
      </w:r>
      <w:ins w:id="983" w:author="Admin" w:date="2019-02-19T01:53:00Z">
        <w:r w:rsidR="001F58AF">
          <w:rPr>
            <w:rFonts w:ascii="Arial" w:eastAsia="Arial" w:hAnsi="Arial" w:cs="Arial"/>
            <w:sz w:val="20"/>
            <w:szCs w:val="20"/>
          </w:rPr>
          <w:t>,</w:t>
        </w:r>
      </w:ins>
      <w:r>
        <w:rPr>
          <w:rFonts w:ascii="Arial" w:eastAsia="Arial" w:hAnsi="Arial" w:cs="Arial"/>
          <w:sz w:val="20"/>
          <w:szCs w:val="20"/>
        </w:rPr>
        <w:t xml:space="preserve"> (б) наклонная полоса на плоскости (смотреть рисунок)?</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12"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37</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ind w:right="220"/>
        <w:jc w:val="center"/>
        <w:rPr>
          <w:sz w:val="20"/>
          <w:szCs w:val="20"/>
        </w:rPr>
      </w:pPr>
      <w:bookmarkStart w:id="984" w:name="page48"/>
      <w:bookmarkEnd w:id="984"/>
      <w:r>
        <w:rPr>
          <w:rFonts w:ascii="Arial" w:eastAsia="Arial" w:hAnsi="Arial" w:cs="Arial"/>
          <w:sz w:val="18"/>
          <w:szCs w:val="18"/>
        </w:rPr>
        <w:lastRenderedPageBreak/>
        <w:t>2018 год, 8 класс</w:t>
      </w:r>
    </w:p>
    <w:p w:rsidR="00A33515" w:rsidRDefault="001A4D22">
      <w:pPr>
        <w:spacing w:line="20" w:lineRule="exact"/>
        <w:rPr>
          <w:sz w:val="20"/>
          <w:szCs w:val="20"/>
        </w:rPr>
      </w:pPr>
      <w:r>
        <w:rPr>
          <w:noProof/>
          <w:sz w:val="20"/>
          <w:szCs w:val="20"/>
        </w:rPr>
        <w:drawing>
          <wp:anchor distT="0" distB="0" distL="114300" distR="114300" simplePos="0" relativeHeight="251403264" behindDoc="1" locked="0" layoutInCell="0" allowOverlap="1" wp14:anchorId="66A60ADA" wp14:editId="0AFB3ABE">
            <wp:simplePos x="0" y="0"/>
            <wp:positionH relativeFrom="column">
              <wp:posOffset>-461010</wp:posOffset>
            </wp:positionH>
            <wp:positionV relativeFrom="paragraph">
              <wp:posOffset>135255</wp:posOffset>
            </wp:positionV>
            <wp:extent cx="4895215" cy="16319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blip>
                    <a:srcRect/>
                    <a:stretch>
                      <a:fillRect/>
                    </a:stretch>
                  </pic:blipFill>
                  <pic:spPr bwMode="auto">
                    <a:xfrm>
                      <a:off x="0" y="0"/>
                      <a:ext cx="4895215" cy="1631950"/>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91" w:lineRule="exact"/>
        <w:rPr>
          <w:sz w:val="20"/>
          <w:szCs w:val="20"/>
        </w:rPr>
      </w:pPr>
    </w:p>
    <w:p w:rsidR="00A33515" w:rsidRDefault="001A4D22">
      <w:pPr>
        <w:numPr>
          <w:ilvl w:val="0"/>
          <w:numId w:val="106"/>
        </w:numPr>
        <w:tabs>
          <w:tab w:val="left" w:pos="280"/>
        </w:tabs>
        <w:spacing w:line="291" w:lineRule="auto"/>
        <w:ind w:left="280" w:hanging="273"/>
        <w:jc w:val="both"/>
        <w:rPr>
          <w:rFonts w:ascii="Arial" w:eastAsia="Arial" w:hAnsi="Arial" w:cs="Arial"/>
          <w:b/>
          <w:bCs/>
          <w:sz w:val="20"/>
          <w:szCs w:val="20"/>
        </w:rPr>
      </w:pPr>
      <w:r>
        <w:rPr>
          <w:rFonts w:ascii="Arial" w:eastAsia="Arial" w:hAnsi="Arial" w:cs="Arial"/>
          <w:sz w:val="20"/>
          <w:szCs w:val="20"/>
        </w:rPr>
        <w:t>Множеством решений какого неравенства является (а) «крестик» на плоскости</w:t>
      </w:r>
      <w:ins w:id="985" w:author="Admin" w:date="2019-02-19T01:53:00Z">
        <w:r w:rsidR="001F58AF">
          <w:rPr>
            <w:rFonts w:ascii="Arial" w:eastAsia="Arial" w:hAnsi="Arial" w:cs="Arial"/>
            <w:sz w:val="20"/>
            <w:szCs w:val="20"/>
          </w:rPr>
          <w:t>,</w:t>
        </w:r>
      </w:ins>
      <w:r>
        <w:rPr>
          <w:rFonts w:ascii="Arial" w:eastAsia="Arial" w:hAnsi="Arial" w:cs="Arial"/>
          <w:sz w:val="20"/>
          <w:szCs w:val="20"/>
        </w:rPr>
        <w:t xml:space="preserve"> (б) фигура, полученная из круга и полуплоскости (смот-реть рисунок)?</w:t>
      </w:r>
    </w:p>
    <w:p w:rsidR="00A33515" w:rsidRDefault="001A4D22">
      <w:pPr>
        <w:spacing w:line="20" w:lineRule="exact"/>
        <w:rPr>
          <w:sz w:val="20"/>
          <w:szCs w:val="20"/>
        </w:rPr>
      </w:pPr>
      <w:r>
        <w:rPr>
          <w:noProof/>
          <w:sz w:val="20"/>
          <w:szCs w:val="20"/>
        </w:rPr>
        <w:drawing>
          <wp:anchor distT="0" distB="0" distL="114300" distR="114300" simplePos="0" relativeHeight="251404288" behindDoc="1" locked="0" layoutInCell="0" allowOverlap="1" wp14:anchorId="630953ED" wp14:editId="77E5A12E">
            <wp:simplePos x="0" y="0"/>
            <wp:positionH relativeFrom="column">
              <wp:posOffset>-461010</wp:posOffset>
            </wp:positionH>
            <wp:positionV relativeFrom="paragraph">
              <wp:posOffset>-5715</wp:posOffset>
            </wp:positionV>
            <wp:extent cx="4895215" cy="16319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blip>
                    <a:srcRect/>
                    <a:stretch>
                      <a:fillRect/>
                    </a:stretch>
                  </pic:blipFill>
                  <pic:spPr bwMode="auto">
                    <a:xfrm>
                      <a:off x="0" y="0"/>
                      <a:ext cx="4895215" cy="1631950"/>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67" w:lineRule="exact"/>
        <w:rPr>
          <w:sz w:val="20"/>
          <w:szCs w:val="20"/>
        </w:rPr>
      </w:pPr>
    </w:p>
    <w:p w:rsidR="00A33515" w:rsidRDefault="001A4D22">
      <w:pPr>
        <w:numPr>
          <w:ilvl w:val="0"/>
          <w:numId w:val="107"/>
        </w:numPr>
        <w:tabs>
          <w:tab w:val="left" w:pos="280"/>
        </w:tabs>
        <w:spacing w:line="290" w:lineRule="auto"/>
        <w:ind w:left="280" w:hanging="273"/>
        <w:jc w:val="both"/>
        <w:rPr>
          <w:rFonts w:ascii="Arial" w:eastAsia="Arial" w:hAnsi="Arial" w:cs="Arial"/>
          <w:b/>
          <w:bCs/>
          <w:sz w:val="20"/>
          <w:szCs w:val="20"/>
        </w:rPr>
      </w:pPr>
      <w:r>
        <w:rPr>
          <w:rFonts w:ascii="Arial" w:eastAsia="Arial" w:hAnsi="Arial" w:cs="Arial"/>
          <w:sz w:val="20"/>
          <w:szCs w:val="20"/>
        </w:rPr>
        <w:t>Множеством решений какого неравенства является фигура (смот-реть рисунок), полученная из тр</w:t>
      </w:r>
      <w:ins w:id="986" w:author="Admin" w:date="2019-02-19T01:53:00Z">
        <w:r w:rsidR="001F58AF">
          <w:rPr>
            <w:rFonts w:ascii="Arial" w:eastAsia="Arial" w:hAnsi="Arial" w:cs="Arial"/>
            <w:sz w:val="20"/>
            <w:szCs w:val="20"/>
          </w:rPr>
          <w:t>е</w:t>
        </w:r>
      </w:ins>
      <w:del w:id="987" w:author="Admin" w:date="2019-02-19T01:53:00Z">
        <w:r w:rsidDel="001F58AF">
          <w:rPr>
            <w:rFonts w:ascii="Arial" w:eastAsia="Arial" w:hAnsi="Arial" w:cs="Arial"/>
            <w:sz w:val="20"/>
            <w:szCs w:val="20"/>
          </w:rPr>
          <w:delText>ё</w:delText>
        </w:r>
      </w:del>
      <w:r>
        <w:rPr>
          <w:rFonts w:ascii="Arial" w:eastAsia="Arial" w:hAnsi="Arial" w:cs="Arial"/>
          <w:sz w:val="20"/>
          <w:szCs w:val="20"/>
        </w:rPr>
        <w:t>х кругов радиуса 1</w:t>
      </w:r>
      <w:r>
        <w:rPr>
          <w:rFonts w:eastAsia="Times New Roman"/>
          <w:i/>
          <w:iCs/>
          <w:sz w:val="20"/>
          <w:szCs w:val="20"/>
        </w:rPr>
        <w:t>:</w:t>
      </w:r>
      <w:r>
        <w:rPr>
          <w:rFonts w:ascii="Arial" w:eastAsia="Arial" w:hAnsi="Arial" w:cs="Arial"/>
          <w:sz w:val="20"/>
          <w:szCs w:val="20"/>
        </w:rPr>
        <w:t xml:space="preserve">5 с центрами в точках </w:t>
      </w:r>
      <w:r>
        <w:rPr>
          <w:rFonts w:eastAsia="Times New Roman"/>
          <w:sz w:val="20"/>
          <w:szCs w:val="20"/>
        </w:rPr>
        <w:t>(</w:t>
      </w:r>
      <w:r>
        <w:rPr>
          <w:rFonts w:ascii="Arial" w:eastAsia="Arial" w:hAnsi="Arial" w:cs="Arial"/>
          <w:sz w:val="20"/>
          <w:szCs w:val="20"/>
        </w:rPr>
        <w:t>1</w:t>
      </w:r>
      <w:r>
        <w:rPr>
          <w:rFonts w:eastAsia="Times New Roman"/>
          <w:i/>
          <w:iCs/>
          <w:sz w:val="20"/>
          <w:szCs w:val="20"/>
        </w:rPr>
        <w:t>;</w:t>
      </w:r>
      <w:r>
        <w:rPr>
          <w:rFonts w:ascii="Arial" w:eastAsia="Arial" w:hAnsi="Arial" w:cs="Arial"/>
          <w:sz w:val="20"/>
          <w:szCs w:val="20"/>
        </w:rPr>
        <w:t xml:space="preserve"> 1</w:t>
      </w:r>
      <w:r>
        <w:rPr>
          <w:rFonts w:eastAsia="Times New Roman"/>
          <w:sz w:val="20"/>
          <w:szCs w:val="20"/>
        </w:rPr>
        <w:t>)</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w:t>
      </w:r>
      <w:r>
        <w:rPr>
          <w:rFonts w:eastAsia="Times New Roman"/>
          <w:i/>
          <w:iCs/>
          <w:sz w:val="20"/>
          <w:szCs w:val="20"/>
        </w:rPr>
        <w:t>;</w:t>
      </w:r>
      <w:r>
        <w:rPr>
          <w:rFonts w:ascii="Arial" w:eastAsia="Arial" w:hAnsi="Arial" w:cs="Arial"/>
          <w:sz w:val="20"/>
          <w:szCs w:val="20"/>
        </w:rPr>
        <w:t xml:space="preserve"> 1</w:t>
      </w:r>
      <w:r>
        <w:rPr>
          <w:rFonts w:eastAsia="Times New Roman"/>
          <w:sz w:val="20"/>
          <w:szCs w:val="20"/>
        </w:rPr>
        <w:t>)</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0</w:t>
      </w:r>
      <w:r>
        <w:rPr>
          <w:rFonts w:eastAsia="Times New Roman"/>
          <w:i/>
          <w:iCs/>
          <w:sz w:val="20"/>
          <w:szCs w:val="20"/>
        </w:rPr>
        <w:t>;</w:t>
      </w:r>
      <w:r>
        <w:rPr>
          <w:rFonts w:ascii="Arial" w:eastAsia="Arial" w:hAnsi="Arial" w:cs="Arial"/>
          <w:sz w:val="20"/>
          <w:szCs w:val="20"/>
        </w:rPr>
        <w:t xml:space="preserve"> 0</w:t>
      </w:r>
      <w:r>
        <w:rPr>
          <w:rFonts w:eastAsia="Times New Roman"/>
          <w:i/>
          <w:iCs/>
          <w:sz w:val="20"/>
          <w:szCs w:val="20"/>
        </w:rPr>
        <w:t>:</w:t>
      </w:r>
      <w:r>
        <w:rPr>
          <w:rFonts w:ascii="Arial" w:eastAsia="Arial" w:hAnsi="Arial" w:cs="Arial"/>
          <w:sz w:val="20"/>
          <w:szCs w:val="20"/>
        </w:rPr>
        <w:t>5</w:t>
      </w:r>
      <w:r>
        <w:rPr>
          <w:rFonts w:eastAsia="Times New Roman"/>
          <w:sz w:val="20"/>
          <w:szCs w:val="20"/>
        </w:rPr>
        <w:t>)</w:t>
      </w:r>
      <w:r>
        <w:rPr>
          <w:rFonts w:ascii="Arial" w:eastAsia="Arial" w:hAnsi="Arial" w:cs="Arial"/>
          <w:sz w:val="20"/>
          <w:szCs w:val="20"/>
        </w:rPr>
        <w:t>?</w:t>
      </w:r>
    </w:p>
    <w:p w:rsidR="00A33515" w:rsidRDefault="001A4D22">
      <w:pPr>
        <w:spacing w:line="20" w:lineRule="exact"/>
        <w:rPr>
          <w:sz w:val="20"/>
          <w:szCs w:val="20"/>
        </w:rPr>
      </w:pPr>
      <w:r>
        <w:rPr>
          <w:noProof/>
          <w:sz w:val="20"/>
          <w:szCs w:val="20"/>
        </w:rPr>
        <w:drawing>
          <wp:anchor distT="0" distB="0" distL="114300" distR="114300" simplePos="0" relativeHeight="251405312" behindDoc="1" locked="0" layoutInCell="0" allowOverlap="1" wp14:anchorId="3F656C1B" wp14:editId="30F10E2B">
            <wp:simplePos x="0" y="0"/>
            <wp:positionH relativeFrom="column">
              <wp:posOffset>-461010</wp:posOffset>
            </wp:positionH>
            <wp:positionV relativeFrom="paragraph">
              <wp:posOffset>-19050</wp:posOffset>
            </wp:positionV>
            <wp:extent cx="4950460" cy="165036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blip>
                    <a:srcRect/>
                    <a:stretch>
                      <a:fillRect/>
                    </a:stretch>
                  </pic:blipFill>
                  <pic:spPr bwMode="auto">
                    <a:xfrm>
                      <a:off x="0" y="0"/>
                      <a:ext cx="4950460" cy="1650365"/>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75" w:lineRule="exact"/>
        <w:rPr>
          <w:sz w:val="20"/>
          <w:szCs w:val="20"/>
        </w:rPr>
      </w:pPr>
    </w:p>
    <w:p w:rsidR="00A33515" w:rsidRDefault="001A4D22">
      <w:pPr>
        <w:numPr>
          <w:ilvl w:val="0"/>
          <w:numId w:val="108"/>
        </w:numPr>
        <w:tabs>
          <w:tab w:val="left" w:pos="280"/>
        </w:tabs>
        <w:spacing w:line="303" w:lineRule="auto"/>
        <w:ind w:left="280" w:hanging="273"/>
        <w:rPr>
          <w:rFonts w:ascii="Arial" w:eastAsia="Arial" w:hAnsi="Arial" w:cs="Arial"/>
          <w:b/>
          <w:bCs/>
          <w:sz w:val="20"/>
          <w:szCs w:val="20"/>
        </w:rPr>
      </w:pPr>
      <w:r>
        <w:rPr>
          <w:rFonts w:ascii="Arial" w:eastAsia="Arial" w:hAnsi="Arial" w:cs="Arial"/>
          <w:sz w:val="20"/>
          <w:szCs w:val="20"/>
        </w:rPr>
        <w:t>Множеством решений какого уравнения является (а) фигура из тр</w:t>
      </w:r>
      <w:ins w:id="988" w:author="Admin" w:date="2019-02-19T01:54:00Z">
        <w:r w:rsidR="001F58AF">
          <w:rPr>
            <w:rFonts w:ascii="Arial" w:eastAsia="Arial" w:hAnsi="Arial" w:cs="Arial"/>
            <w:sz w:val="20"/>
            <w:szCs w:val="20"/>
          </w:rPr>
          <w:t>е</w:t>
        </w:r>
      </w:ins>
      <w:del w:id="989" w:author="Admin" w:date="2019-02-19T01:54:00Z">
        <w:r w:rsidDel="001F58AF">
          <w:rPr>
            <w:rFonts w:ascii="Arial" w:eastAsia="Arial" w:hAnsi="Arial" w:cs="Arial"/>
            <w:sz w:val="20"/>
            <w:szCs w:val="20"/>
          </w:rPr>
          <w:delText>ё</w:delText>
        </w:r>
      </w:del>
      <w:r>
        <w:rPr>
          <w:rFonts w:ascii="Arial" w:eastAsia="Arial" w:hAnsi="Arial" w:cs="Arial"/>
          <w:sz w:val="20"/>
          <w:szCs w:val="20"/>
        </w:rPr>
        <w:t>х окружностей</w:t>
      </w:r>
      <w:ins w:id="990" w:author="Admin" w:date="2019-02-19T01:54:00Z">
        <w:r w:rsidR="001F58AF">
          <w:rPr>
            <w:rFonts w:ascii="Arial" w:eastAsia="Arial" w:hAnsi="Arial" w:cs="Arial"/>
            <w:sz w:val="20"/>
            <w:szCs w:val="20"/>
          </w:rPr>
          <w:t>,</w:t>
        </w:r>
      </w:ins>
      <w:r>
        <w:rPr>
          <w:rFonts w:ascii="Arial" w:eastAsia="Arial" w:hAnsi="Arial" w:cs="Arial"/>
          <w:sz w:val="20"/>
          <w:szCs w:val="20"/>
        </w:rPr>
        <w:t xml:space="preserve"> (б) фигура из тр</w:t>
      </w:r>
      <w:ins w:id="991" w:author="Admin" w:date="2019-02-19T01:54:00Z">
        <w:r w:rsidR="001F58AF">
          <w:rPr>
            <w:rFonts w:ascii="Arial" w:eastAsia="Arial" w:hAnsi="Arial" w:cs="Arial"/>
            <w:sz w:val="20"/>
            <w:szCs w:val="20"/>
          </w:rPr>
          <w:t>е</w:t>
        </w:r>
      </w:ins>
      <w:del w:id="992" w:author="Admin" w:date="2019-02-19T01:54:00Z">
        <w:r w:rsidDel="001F58AF">
          <w:rPr>
            <w:rFonts w:ascii="Arial" w:eastAsia="Arial" w:hAnsi="Arial" w:cs="Arial"/>
            <w:sz w:val="20"/>
            <w:szCs w:val="20"/>
          </w:rPr>
          <w:delText>ё</w:delText>
        </w:r>
      </w:del>
      <w:r>
        <w:rPr>
          <w:rFonts w:ascii="Arial" w:eastAsia="Arial" w:hAnsi="Arial" w:cs="Arial"/>
          <w:sz w:val="20"/>
          <w:szCs w:val="20"/>
        </w:rPr>
        <w:t>х лучей (смотреть рисунок)?</w:t>
      </w:r>
    </w:p>
    <w:p w:rsidR="00A33515" w:rsidRDefault="00A33515">
      <w:pPr>
        <w:spacing w:line="99" w:lineRule="exact"/>
        <w:rPr>
          <w:rFonts w:ascii="Arial" w:eastAsia="Arial" w:hAnsi="Arial" w:cs="Arial"/>
          <w:b/>
          <w:bCs/>
          <w:sz w:val="20"/>
          <w:szCs w:val="20"/>
        </w:rPr>
      </w:pPr>
    </w:p>
    <w:p w:rsidR="00A33515" w:rsidRDefault="001A4D22">
      <w:pPr>
        <w:numPr>
          <w:ilvl w:val="1"/>
          <w:numId w:val="108"/>
        </w:numPr>
        <w:tabs>
          <w:tab w:val="left" w:pos="3060"/>
        </w:tabs>
        <w:ind w:left="3060" w:hanging="254"/>
        <w:rPr>
          <w:rFonts w:ascii="Arial" w:eastAsia="Arial" w:hAnsi="Arial" w:cs="Arial"/>
          <w:sz w:val="20"/>
          <w:szCs w:val="20"/>
        </w:rPr>
      </w:pPr>
      <w:r>
        <w:rPr>
          <w:rFonts w:ascii="Arial" w:eastAsia="Arial" w:hAnsi="Arial" w:cs="Arial"/>
          <w:b/>
          <w:bCs/>
          <w:sz w:val="20"/>
          <w:szCs w:val="20"/>
        </w:rPr>
        <w:t xml:space="preserve">38 </w:t>
      </w:r>
      <w:r>
        <w:rPr>
          <w:rFonts w:ascii="Arial" w:eastAsia="Arial" w:hAnsi="Arial" w:cs="Arial"/>
          <w:sz w:val="20"/>
          <w:szCs w:val="20"/>
        </w:rPr>
        <w:t>−</w:t>
      </w:r>
    </w:p>
    <w:p w:rsidR="00A33515" w:rsidRDefault="00A33515">
      <w:pPr>
        <w:sectPr w:rsidR="00A33515">
          <w:pgSz w:w="8220" w:h="12472"/>
          <w:pgMar w:top="639" w:right="720" w:bottom="0" w:left="940" w:header="0" w:footer="0" w:gutter="0"/>
          <w:cols w:space="720" w:equalWidth="0">
            <w:col w:w="6560"/>
          </w:cols>
        </w:sectPr>
      </w:pPr>
    </w:p>
    <w:p w:rsidR="00A33515" w:rsidRDefault="001A4D22">
      <w:pPr>
        <w:ind w:left="913"/>
        <w:rPr>
          <w:sz w:val="20"/>
          <w:szCs w:val="20"/>
        </w:rPr>
      </w:pPr>
      <w:bookmarkStart w:id="993" w:name="page49"/>
      <w:bookmarkEnd w:id="993"/>
      <w:r>
        <w:rPr>
          <w:rFonts w:ascii="Arial" w:eastAsia="Arial" w:hAnsi="Arial" w:cs="Arial"/>
          <w:sz w:val="18"/>
          <w:szCs w:val="18"/>
        </w:rPr>
        <w:lastRenderedPageBreak/>
        <w:t>Сборник задач олимпиады «Математика НОН-СТОП»</w:t>
      </w:r>
    </w:p>
    <w:p w:rsidR="00A33515" w:rsidRDefault="001A4D22">
      <w:pPr>
        <w:spacing w:line="20" w:lineRule="exact"/>
        <w:rPr>
          <w:sz w:val="20"/>
          <w:szCs w:val="20"/>
        </w:rPr>
      </w:pPr>
      <w:r>
        <w:rPr>
          <w:noProof/>
          <w:sz w:val="20"/>
          <w:szCs w:val="20"/>
        </w:rPr>
        <w:drawing>
          <wp:anchor distT="0" distB="0" distL="114300" distR="114300" simplePos="0" relativeHeight="251406336" behindDoc="1" locked="0" layoutInCell="0" allowOverlap="1" wp14:anchorId="2AB9509A" wp14:editId="2255FAA4">
            <wp:simplePos x="0" y="0"/>
            <wp:positionH relativeFrom="column">
              <wp:posOffset>-465455</wp:posOffset>
            </wp:positionH>
            <wp:positionV relativeFrom="paragraph">
              <wp:posOffset>116840</wp:posOffset>
            </wp:positionV>
            <wp:extent cx="4950460" cy="165036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blip>
                    <a:srcRect/>
                    <a:stretch>
                      <a:fillRect/>
                    </a:stretch>
                  </pic:blipFill>
                  <pic:spPr bwMode="auto">
                    <a:xfrm>
                      <a:off x="0" y="0"/>
                      <a:ext cx="4950460" cy="1650365"/>
                    </a:xfrm>
                    <a:prstGeom prst="rect">
                      <a:avLst/>
                    </a:prstGeom>
                    <a:noFill/>
                  </pic:spPr>
                </pic:pic>
              </a:graphicData>
            </a:graphic>
          </wp:anchor>
        </w:drawing>
      </w: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20" w:lineRule="exact"/>
        <w:rPr>
          <w:sz w:val="20"/>
          <w:szCs w:val="20"/>
        </w:rPr>
      </w:pPr>
    </w:p>
    <w:p w:rsidR="00A33515" w:rsidRDefault="001A4D22">
      <w:pPr>
        <w:numPr>
          <w:ilvl w:val="0"/>
          <w:numId w:val="109"/>
        </w:numPr>
        <w:tabs>
          <w:tab w:val="left" w:pos="273"/>
        </w:tabs>
        <w:spacing w:line="220" w:lineRule="auto"/>
        <w:ind w:left="273" w:hanging="262"/>
        <w:jc w:val="both"/>
        <w:rPr>
          <w:rFonts w:ascii="Arial" w:eastAsia="Arial" w:hAnsi="Arial" w:cs="Arial"/>
          <w:b/>
          <w:bCs/>
          <w:sz w:val="20"/>
          <w:szCs w:val="20"/>
        </w:rPr>
      </w:pPr>
      <w:r>
        <w:rPr>
          <w:rFonts w:ascii="Arial" w:eastAsia="Arial" w:hAnsi="Arial" w:cs="Arial"/>
          <w:sz w:val="20"/>
          <w:szCs w:val="20"/>
        </w:rPr>
        <w:t xml:space="preserve">Пусть фигура </w:t>
      </w:r>
      <w:r>
        <w:rPr>
          <w:rFonts w:ascii="Arial" w:eastAsia="Arial" w:hAnsi="Arial" w:cs="Arial"/>
          <w:i/>
          <w:iCs/>
          <w:sz w:val="20"/>
          <w:szCs w:val="20"/>
        </w:rPr>
        <w:t>F</w:t>
      </w:r>
      <w:r>
        <w:rPr>
          <w:rFonts w:ascii="Arial" w:eastAsia="Arial" w:hAnsi="Arial" w:cs="Arial"/>
          <w:sz w:val="27"/>
          <w:szCs w:val="27"/>
          <w:vertAlign w:val="subscript"/>
        </w:rPr>
        <w:t>1</w:t>
      </w:r>
      <w:r>
        <w:rPr>
          <w:rFonts w:ascii="Arial" w:eastAsia="Arial" w:hAnsi="Arial" w:cs="Arial"/>
          <w:sz w:val="20"/>
          <w:szCs w:val="20"/>
        </w:rPr>
        <w:t xml:space="preserve"> — множество решений уравнения </w:t>
      </w:r>
      <w:r>
        <w:rPr>
          <w:rFonts w:ascii="Arial" w:eastAsia="Arial" w:hAnsi="Arial" w:cs="Arial"/>
          <w:i/>
          <w:iCs/>
          <w:sz w:val="20"/>
          <w:szCs w:val="20"/>
        </w:rPr>
        <w:t>P</w:t>
      </w:r>
      <w:r>
        <w:rPr>
          <w:rFonts w:ascii="Arial" w:eastAsia="Arial" w:hAnsi="Arial" w:cs="Arial"/>
          <w:sz w:val="27"/>
          <w:szCs w:val="27"/>
          <w:vertAlign w:val="subscript"/>
        </w:rPr>
        <w:t>1</w:t>
      </w:r>
      <w:r>
        <w:rPr>
          <w:rFonts w:eastAsia="Times New Roman"/>
          <w:sz w:val="20"/>
          <w:szCs w:val="20"/>
        </w:rPr>
        <w:t>(</w:t>
      </w:r>
      <w:r>
        <w:rPr>
          <w:rFonts w:ascii="Arial" w:eastAsia="Arial" w:hAnsi="Arial" w:cs="Arial"/>
          <w:i/>
          <w:iCs/>
          <w:sz w:val="20"/>
          <w:szCs w:val="20"/>
        </w:rPr>
        <w:t>x</w:t>
      </w:r>
      <w:r>
        <w:rPr>
          <w:rFonts w:eastAsia="Times New Roman"/>
          <w:i/>
          <w:iCs/>
          <w:sz w:val="20"/>
          <w:szCs w:val="20"/>
        </w:rPr>
        <w:t>;</w:t>
      </w:r>
      <w:r>
        <w:rPr>
          <w:rFonts w:ascii="Arial" w:eastAsia="Arial" w:hAnsi="Arial" w:cs="Arial"/>
          <w:sz w:val="20"/>
          <w:szCs w:val="20"/>
        </w:rPr>
        <w:t xml:space="preserve"> </w:t>
      </w:r>
      <w:r>
        <w:rPr>
          <w:rFonts w:ascii="Arial" w:eastAsia="Arial" w:hAnsi="Arial" w:cs="Arial"/>
          <w:i/>
          <w:iCs/>
          <w:sz w:val="20"/>
          <w:szCs w:val="20"/>
        </w:rPr>
        <w:t>y</w:t>
      </w:r>
      <w:r>
        <w:rPr>
          <w:rFonts w:eastAsia="Times New Roman"/>
          <w:sz w:val="20"/>
          <w:szCs w:val="20"/>
        </w:rPr>
        <w:t>) =</w:t>
      </w:r>
      <w:r>
        <w:rPr>
          <w:rFonts w:ascii="Arial" w:eastAsia="Arial" w:hAnsi="Arial" w:cs="Arial"/>
          <w:sz w:val="20"/>
          <w:szCs w:val="20"/>
        </w:rPr>
        <w:t xml:space="preserve"> 0, а </w:t>
      </w:r>
      <w:r>
        <w:rPr>
          <w:rFonts w:ascii="Arial" w:eastAsia="Arial" w:hAnsi="Arial" w:cs="Arial"/>
          <w:i/>
          <w:iCs/>
          <w:sz w:val="20"/>
          <w:szCs w:val="20"/>
        </w:rPr>
        <w:t>F</w:t>
      </w:r>
      <w:r>
        <w:rPr>
          <w:rFonts w:ascii="Arial" w:eastAsia="Arial" w:hAnsi="Arial" w:cs="Arial"/>
          <w:sz w:val="27"/>
          <w:szCs w:val="27"/>
          <w:vertAlign w:val="subscript"/>
        </w:rPr>
        <w:t>2</w:t>
      </w:r>
      <w:r>
        <w:rPr>
          <w:rFonts w:ascii="Arial" w:eastAsia="Arial" w:hAnsi="Arial" w:cs="Arial"/>
          <w:sz w:val="20"/>
          <w:szCs w:val="20"/>
        </w:rPr>
        <w:t xml:space="preserve"> — множество решений уравнения </w:t>
      </w:r>
      <w:r>
        <w:rPr>
          <w:rFonts w:ascii="Arial" w:eastAsia="Arial" w:hAnsi="Arial" w:cs="Arial"/>
          <w:i/>
          <w:iCs/>
          <w:sz w:val="20"/>
          <w:szCs w:val="20"/>
        </w:rPr>
        <w:t>P</w:t>
      </w:r>
      <w:r>
        <w:rPr>
          <w:rFonts w:ascii="Arial" w:eastAsia="Arial" w:hAnsi="Arial" w:cs="Arial"/>
          <w:sz w:val="27"/>
          <w:szCs w:val="27"/>
          <w:vertAlign w:val="subscript"/>
        </w:rPr>
        <w:t>2</w:t>
      </w:r>
      <w:r>
        <w:rPr>
          <w:rFonts w:eastAsia="Times New Roman"/>
          <w:sz w:val="20"/>
          <w:szCs w:val="20"/>
        </w:rPr>
        <w:t>(</w:t>
      </w:r>
      <w:r>
        <w:rPr>
          <w:rFonts w:ascii="Arial" w:eastAsia="Arial" w:hAnsi="Arial" w:cs="Arial"/>
          <w:i/>
          <w:iCs/>
          <w:sz w:val="20"/>
          <w:szCs w:val="20"/>
        </w:rPr>
        <w:t>x</w:t>
      </w:r>
      <w:r>
        <w:rPr>
          <w:rFonts w:eastAsia="Times New Roman"/>
          <w:i/>
          <w:iCs/>
          <w:sz w:val="20"/>
          <w:szCs w:val="20"/>
        </w:rPr>
        <w:t>;</w:t>
      </w:r>
      <w:r>
        <w:rPr>
          <w:rFonts w:ascii="Arial" w:eastAsia="Arial" w:hAnsi="Arial" w:cs="Arial"/>
          <w:sz w:val="20"/>
          <w:szCs w:val="20"/>
        </w:rPr>
        <w:t xml:space="preserve"> </w:t>
      </w:r>
      <w:r>
        <w:rPr>
          <w:rFonts w:ascii="Arial" w:eastAsia="Arial" w:hAnsi="Arial" w:cs="Arial"/>
          <w:i/>
          <w:iCs/>
          <w:sz w:val="20"/>
          <w:szCs w:val="20"/>
        </w:rPr>
        <w:t>y</w:t>
      </w:r>
      <w:r>
        <w:rPr>
          <w:rFonts w:eastAsia="Times New Roman"/>
          <w:sz w:val="20"/>
          <w:szCs w:val="20"/>
        </w:rPr>
        <w:t>) =</w:t>
      </w:r>
      <w:r>
        <w:rPr>
          <w:rFonts w:ascii="Arial" w:eastAsia="Arial" w:hAnsi="Arial" w:cs="Arial"/>
          <w:sz w:val="20"/>
          <w:szCs w:val="20"/>
        </w:rPr>
        <w:t xml:space="preserve"> 0. Приведите уравнение, решения которого образуют (а) пересечение фигур </w:t>
      </w:r>
      <w:r>
        <w:rPr>
          <w:rFonts w:ascii="Arial" w:eastAsia="Arial" w:hAnsi="Arial" w:cs="Arial"/>
          <w:i/>
          <w:iCs/>
          <w:sz w:val="20"/>
          <w:szCs w:val="20"/>
        </w:rPr>
        <w:t>F</w:t>
      </w:r>
      <w:r>
        <w:rPr>
          <w:rFonts w:ascii="Arial" w:eastAsia="Arial" w:hAnsi="Arial" w:cs="Arial"/>
          <w:sz w:val="27"/>
          <w:szCs w:val="27"/>
          <w:vertAlign w:val="subscript"/>
        </w:rPr>
        <w:t>1</w:t>
      </w:r>
      <w:r>
        <w:rPr>
          <w:rFonts w:ascii="Arial" w:eastAsia="Arial" w:hAnsi="Arial" w:cs="Arial"/>
          <w:sz w:val="20"/>
          <w:szCs w:val="20"/>
        </w:rPr>
        <w:t xml:space="preserve"> и </w:t>
      </w:r>
      <w:r>
        <w:rPr>
          <w:rFonts w:ascii="Arial" w:eastAsia="Arial" w:hAnsi="Arial" w:cs="Arial"/>
          <w:i/>
          <w:iCs/>
          <w:sz w:val="20"/>
          <w:szCs w:val="20"/>
        </w:rPr>
        <w:t>F</w:t>
      </w:r>
      <w:r>
        <w:rPr>
          <w:rFonts w:ascii="Arial" w:eastAsia="Arial" w:hAnsi="Arial" w:cs="Arial"/>
          <w:sz w:val="27"/>
          <w:szCs w:val="27"/>
          <w:vertAlign w:val="subscript"/>
        </w:rPr>
        <w:t>2</w:t>
      </w:r>
      <w:ins w:id="994" w:author="Admin" w:date="2019-02-19T01:54:00Z">
        <w:r w:rsidR="001F58AF">
          <w:rPr>
            <w:rFonts w:ascii="Arial" w:eastAsia="Arial" w:hAnsi="Arial" w:cs="Arial"/>
            <w:sz w:val="27"/>
            <w:szCs w:val="27"/>
            <w:vertAlign w:val="subscript"/>
          </w:rPr>
          <w:t>,</w:t>
        </w:r>
      </w:ins>
      <w:r>
        <w:rPr>
          <w:rFonts w:ascii="Arial" w:eastAsia="Arial" w:hAnsi="Arial" w:cs="Arial"/>
          <w:sz w:val="20"/>
          <w:szCs w:val="20"/>
        </w:rPr>
        <w:t xml:space="preserve"> (б) объ-единение фигур </w:t>
      </w:r>
      <w:r>
        <w:rPr>
          <w:rFonts w:ascii="Arial" w:eastAsia="Arial" w:hAnsi="Arial" w:cs="Arial"/>
          <w:i/>
          <w:iCs/>
          <w:sz w:val="20"/>
          <w:szCs w:val="20"/>
        </w:rPr>
        <w:t>F</w:t>
      </w:r>
      <w:r>
        <w:rPr>
          <w:rFonts w:ascii="Arial" w:eastAsia="Arial" w:hAnsi="Arial" w:cs="Arial"/>
          <w:sz w:val="27"/>
          <w:szCs w:val="27"/>
          <w:vertAlign w:val="subscript"/>
        </w:rPr>
        <w:t>1</w:t>
      </w:r>
      <w:r>
        <w:rPr>
          <w:rFonts w:ascii="Arial" w:eastAsia="Arial" w:hAnsi="Arial" w:cs="Arial"/>
          <w:sz w:val="20"/>
          <w:szCs w:val="20"/>
        </w:rPr>
        <w:t xml:space="preserve"> и </w:t>
      </w:r>
      <w:r>
        <w:rPr>
          <w:rFonts w:ascii="Arial" w:eastAsia="Arial" w:hAnsi="Arial" w:cs="Arial"/>
          <w:i/>
          <w:iCs/>
          <w:sz w:val="20"/>
          <w:szCs w:val="20"/>
        </w:rPr>
        <w:t>F</w:t>
      </w:r>
      <w:r>
        <w:rPr>
          <w:rFonts w:ascii="Arial" w:eastAsia="Arial" w:hAnsi="Arial" w:cs="Arial"/>
          <w:sz w:val="27"/>
          <w:szCs w:val="27"/>
          <w:vertAlign w:val="subscript"/>
        </w:rPr>
        <w:t>2</w:t>
      </w:r>
      <w:r>
        <w:rPr>
          <w:rFonts w:ascii="Arial" w:eastAsia="Arial" w:hAnsi="Arial" w:cs="Arial"/>
          <w:sz w:val="20"/>
          <w:szCs w:val="20"/>
        </w:rPr>
        <w:t>?</w:t>
      </w:r>
    </w:p>
    <w:p w:rsidR="00A33515" w:rsidRDefault="00A33515">
      <w:pPr>
        <w:spacing w:line="92" w:lineRule="exact"/>
        <w:rPr>
          <w:rFonts w:ascii="Arial" w:eastAsia="Arial" w:hAnsi="Arial" w:cs="Arial"/>
          <w:b/>
          <w:bCs/>
          <w:sz w:val="20"/>
          <w:szCs w:val="20"/>
        </w:rPr>
      </w:pPr>
    </w:p>
    <w:p w:rsidR="00A33515" w:rsidRDefault="001A4D22">
      <w:pPr>
        <w:numPr>
          <w:ilvl w:val="0"/>
          <w:numId w:val="109"/>
        </w:numPr>
        <w:tabs>
          <w:tab w:val="left" w:pos="273"/>
        </w:tabs>
        <w:spacing w:line="225" w:lineRule="auto"/>
        <w:ind w:left="273" w:hanging="273"/>
        <w:jc w:val="both"/>
        <w:rPr>
          <w:rFonts w:ascii="Arial" w:eastAsia="Arial" w:hAnsi="Arial" w:cs="Arial"/>
          <w:b/>
          <w:bCs/>
          <w:sz w:val="19"/>
          <w:szCs w:val="19"/>
        </w:rPr>
      </w:pPr>
      <w:r>
        <w:rPr>
          <w:rFonts w:ascii="Arial" w:eastAsia="Arial" w:hAnsi="Arial" w:cs="Arial"/>
          <w:sz w:val="19"/>
          <w:szCs w:val="19"/>
        </w:rPr>
        <w:t xml:space="preserve">Пусть фигура </w:t>
      </w:r>
      <w:r>
        <w:rPr>
          <w:rFonts w:ascii="Arial" w:eastAsia="Arial" w:hAnsi="Arial" w:cs="Arial"/>
          <w:i/>
          <w:iCs/>
          <w:sz w:val="19"/>
          <w:szCs w:val="19"/>
        </w:rPr>
        <w:t>F</w:t>
      </w:r>
      <w:r>
        <w:rPr>
          <w:rFonts w:ascii="Arial" w:eastAsia="Arial" w:hAnsi="Arial" w:cs="Arial"/>
          <w:sz w:val="26"/>
          <w:szCs w:val="26"/>
          <w:vertAlign w:val="subscript"/>
        </w:rPr>
        <w:t>1</w:t>
      </w:r>
      <w:r>
        <w:rPr>
          <w:rFonts w:ascii="Arial" w:eastAsia="Arial" w:hAnsi="Arial" w:cs="Arial"/>
          <w:sz w:val="19"/>
          <w:szCs w:val="19"/>
        </w:rPr>
        <w:t xml:space="preserve"> — множество решений неравенства </w:t>
      </w:r>
      <w:r>
        <w:rPr>
          <w:rFonts w:ascii="Arial" w:eastAsia="Arial" w:hAnsi="Arial" w:cs="Arial"/>
          <w:i/>
          <w:iCs/>
          <w:sz w:val="19"/>
          <w:szCs w:val="19"/>
        </w:rPr>
        <w:t>P</w:t>
      </w:r>
      <w:r>
        <w:rPr>
          <w:rFonts w:ascii="Arial" w:eastAsia="Arial" w:hAnsi="Arial" w:cs="Arial"/>
          <w:sz w:val="26"/>
          <w:szCs w:val="26"/>
          <w:vertAlign w:val="subscript"/>
        </w:rPr>
        <w:t>1</w:t>
      </w:r>
      <w:r>
        <w:rPr>
          <w:rFonts w:eastAsia="Times New Roman"/>
          <w:sz w:val="19"/>
          <w:szCs w:val="19"/>
        </w:rPr>
        <w:t>(</w:t>
      </w:r>
      <w:r>
        <w:rPr>
          <w:rFonts w:ascii="Arial" w:eastAsia="Arial" w:hAnsi="Arial" w:cs="Arial"/>
          <w:i/>
          <w:iCs/>
          <w:sz w:val="19"/>
          <w:szCs w:val="19"/>
        </w:rPr>
        <w:t>x</w:t>
      </w:r>
      <w:r>
        <w:rPr>
          <w:rFonts w:eastAsia="Times New Roman"/>
          <w:i/>
          <w:iCs/>
          <w:sz w:val="19"/>
          <w:szCs w:val="19"/>
        </w:rPr>
        <w:t>;</w:t>
      </w:r>
      <w:r>
        <w:rPr>
          <w:rFonts w:ascii="Arial" w:eastAsia="Arial" w:hAnsi="Arial" w:cs="Arial"/>
          <w:sz w:val="19"/>
          <w:szCs w:val="19"/>
        </w:rPr>
        <w:t xml:space="preserve"> </w:t>
      </w:r>
      <w:r>
        <w:rPr>
          <w:rFonts w:ascii="Arial" w:eastAsia="Arial" w:hAnsi="Arial" w:cs="Arial"/>
          <w:i/>
          <w:iCs/>
          <w:sz w:val="19"/>
          <w:szCs w:val="19"/>
        </w:rPr>
        <w:t>y</w:t>
      </w:r>
      <w:r>
        <w:rPr>
          <w:rFonts w:eastAsia="Times New Roman"/>
          <w:sz w:val="19"/>
          <w:szCs w:val="19"/>
        </w:rPr>
        <w:t>)</w:t>
      </w:r>
      <w:r>
        <w:rPr>
          <w:rFonts w:ascii="Arial" w:eastAsia="Arial" w:hAnsi="Arial" w:cs="Arial"/>
          <w:sz w:val="19"/>
          <w:szCs w:val="19"/>
        </w:rPr>
        <w:t xml:space="preserve"> </w:t>
      </w:r>
      <w:r>
        <w:rPr>
          <w:rFonts w:eastAsia="Times New Roman"/>
          <w:i/>
          <w:iCs/>
          <w:sz w:val="19"/>
          <w:szCs w:val="19"/>
        </w:rPr>
        <w:t>&lt;</w:t>
      </w:r>
      <w:r>
        <w:rPr>
          <w:rFonts w:ascii="Arial" w:eastAsia="Arial" w:hAnsi="Arial" w:cs="Arial"/>
          <w:sz w:val="19"/>
          <w:szCs w:val="19"/>
        </w:rPr>
        <w:t xml:space="preserve"> 0, а </w:t>
      </w:r>
      <w:r>
        <w:rPr>
          <w:rFonts w:ascii="Arial" w:eastAsia="Arial" w:hAnsi="Arial" w:cs="Arial"/>
          <w:i/>
          <w:iCs/>
          <w:sz w:val="19"/>
          <w:szCs w:val="19"/>
        </w:rPr>
        <w:t>F</w:t>
      </w:r>
      <w:r>
        <w:rPr>
          <w:rFonts w:ascii="Arial" w:eastAsia="Arial" w:hAnsi="Arial" w:cs="Arial"/>
          <w:sz w:val="26"/>
          <w:szCs w:val="26"/>
          <w:vertAlign w:val="subscript"/>
        </w:rPr>
        <w:t>2</w:t>
      </w:r>
      <w:r>
        <w:rPr>
          <w:rFonts w:ascii="Arial" w:eastAsia="Arial" w:hAnsi="Arial" w:cs="Arial"/>
          <w:i/>
          <w:iCs/>
          <w:sz w:val="19"/>
          <w:szCs w:val="19"/>
        </w:rPr>
        <w:t xml:space="preserve"> </w:t>
      </w:r>
      <w:r>
        <w:rPr>
          <w:rFonts w:ascii="Arial" w:eastAsia="Arial" w:hAnsi="Arial" w:cs="Arial"/>
          <w:sz w:val="19"/>
          <w:szCs w:val="19"/>
        </w:rPr>
        <w:t>—</w:t>
      </w:r>
      <w:r>
        <w:rPr>
          <w:rFonts w:ascii="Arial" w:eastAsia="Arial" w:hAnsi="Arial" w:cs="Arial"/>
          <w:i/>
          <w:iCs/>
          <w:sz w:val="19"/>
          <w:szCs w:val="19"/>
        </w:rPr>
        <w:t xml:space="preserve"> </w:t>
      </w:r>
      <w:r>
        <w:rPr>
          <w:rFonts w:ascii="Arial" w:eastAsia="Arial" w:hAnsi="Arial" w:cs="Arial"/>
          <w:sz w:val="19"/>
          <w:szCs w:val="19"/>
        </w:rPr>
        <w:t>множество решений неравенства</w:t>
      </w:r>
      <w:r>
        <w:rPr>
          <w:rFonts w:ascii="Arial" w:eastAsia="Arial" w:hAnsi="Arial" w:cs="Arial"/>
          <w:i/>
          <w:iCs/>
          <w:sz w:val="19"/>
          <w:szCs w:val="19"/>
        </w:rPr>
        <w:t xml:space="preserve"> P</w:t>
      </w:r>
      <w:r>
        <w:rPr>
          <w:rFonts w:ascii="Arial" w:eastAsia="Arial" w:hAnsi="Arial" w:cs="Arial"/>
          <w:sz w:val="26"/>
          <w:szCs w:val="26"/>
          <w:vertAlign w:val="subscript"/>
        </w:rPr>
        <w:t>2</w:t>
      </w:r>
      <w:r>
        <w:rPr>
          <w:rFonts w:eastAsia="Times New Roman"/>
          <w:sz w:val="19"/>
          <w:szCs w:val="19"/>
        </w:rPr>
        <w:t>(</w:t>
      </w:r>
      <w:r>
        <w:rPr>
          <w:rFonts w:ascii="Arial" w:eastAsia="Arial" w:hAnsi="Arial" w:cs="Arial"/>
          <w:i/>
          <w:iCs/>
          <w:sz w:val="19"/>
          <w:szCs w:val="19"/>
        </w:rPr>
        <w:t>x</w:t>
      </w:r>
      <w:r>
        <w:rPr>
          <w:rFonts w:eastAsia="Times New Roman"/>
          <w:i/>
          <w:iCs/>
          <w:sz w:val="19"/>
          <w:szCs w:val="19"/>
        </w:rPr>
        <w:t>;</w:t>
      </w:r>
      <w:r>
        <w:rPr>
          <w:rFonts w:ascii="Arial" w:eastAsia="Arial" w:hAnsi="Arial" w:cs="Arial"/>
          <w:i/>
          <w:iCs/>
          <w:sz w:val="19"/>
          <w:szCs w:val="19"/>
        </w:rPr>
        <w:t xml:space="preserve"> y</w:t>
      </w:r>
      <w:r>
        <w:rPr>
          <w:rFonts w:eastAsia="Times New Roman"/>
          <w:sz w:val="19"/>
          <w:szCs w:val="19"/>
        </w:rPr>
        <w:t>)</w:t>
      </w:r>
      <w:r>
        <w:rPr>
          <w:rFonts w:ascii="Arial" w:eastAsia="Arial" w:hAnsi="Arial" w:cs="Arial"/>
          <w:i/>
          <w:iCs/>
          <w:sz w:val="19"/>
          <w:szCs w:val="19"/>
        </w:rPr>
        <w:t xml:space="preserve"> </w:t>
      </w:r>
      <w:r>
        <w:rPr>
          <w:rFonts w:eastAsia="Times New Roman"/>
          <w:i/>
          <w:iCs/>
          <w:sz w:val="19"/>
          <w:szCs w:val="19"/>
        </w:rPr>
        <w:t>&lt;</w:t>
      </w:r>
      <w:r>
        <w:rPr>
          <w:rFonts w:ascii="Arial" w:eastAsia="Arial" w:hAnsi="Arial" w:cs="Arial"/>
          <w:i/>
          <w:iCs/>
          <w:sz w:val="19"/>
          <w:szCs w:val="19"/>
        </w:rPr>
        <w:t xml:space="preserve"> </w:t>
      </w:r>
      <w:r>
        <w:rPr>
          <w:rFonts w:ascii="Arial" w:eastAsia="Arial" w:hAnsi="Arial" w:cs="Arial"/>
          <w:sz w:val="19"/>
          <w:szCs w:val="19"/>
        </w:rPr>
        <w:t>0.</w:t>
      </w:r>
      <w:r>
        <w:rPr>
          <w:rFonts w:ascii="Arial" w:eastAsia="Arial" w:hAnsi="Arial" w:cs="Arial"/>
          <w:i/>
          <w:iCs/>
          <w:sz w:val="19"/>
          <w:szCs w:val="19"/>
        </w:rPr>
        <w:t xml:space="preserve"> </w:t>
      </w:r>
      <w:r>
        <w:rPr>
          <w:rFonts w:ascii="Arial" w:eastAsia="Arial" w:hAnsi="Arial" w:cs="Arial"/>
          <w:sz w:val="19"/>
          <w:szCs w:val="19"/>
        </w:rPr>
        <w:t xml:space="preserve">Приведите нера-венства, решения которого образуют (а) пересечение фигур </w:t>
      </w:r>
      <w:r>
        <w:rPr>
          <w:rFonts w:ascii="Arial" w:eastAsia="Arial" w:hAnsi="Arial" w:cs="Arial"/>
          <w:i/>
          <w:iCs/>
          <w:sz w:val="19"/>
          <w:szCs w:val="19"/>
        </w:rPr>
        <w:t>F</w:t>
      </w:r>
      <w:r>
        <w:rPr>
          <w:rFonts w:ascii="Arial" w:eastAsia="Arial" w:hAnsi="Arial" w:cs="Arial"/>
          <w:sz w:val="26"/>
          <w:szCs w:val="26"/>
          <w:vertAlign w:val="subscript"/>
        </w:rPr>
        <w:t>1</w:t>
      </w:r>
      <w:r>
        <w:rPr>
          <w:rFonts w:ascii="Arial" w:eastAsia="Arial" w:hAnsi="Arial" w:cs="Arial"/>
          <w:sz w:val="19"/>
          <w:szCs w:val="19"/>
        </w:rPr>
        <w:t xml:space="preserve"> и </w:t>
      </w:r>
      <w:r>
        <w:rPr>
          <w:rFonts w:ascii="Arial" w:eastAsia="Arial" w:hAnsi="Arial" w:cs="Arial"/>
          <w:i/>
          <w:iCs/>
          <w:sz w:val="19"/>
          <w:szCs w:val="19"/>
        </w:rPr>
        <w:t>F</w:t>
      </w:r>
      <w:r>
        <w:rPr>
          <w:rFonts w:ascii="Arial" w:eastAsia="Arial" w:hAnsi="Arial" w:cs="Arial"/>
          <w:sz w:val="26"/>
          <w:szCs w:val="26"/>
          <w:vertAlign w:val="subscript"/>
        </w:rPr>
        <w:t>2</w:t>
      </w:r>
      <w:ins w:id="995" w:author="Admin" w:date="2019-02-19T01:54:00Z">
        <w:r w:rsidR="001F58AF">
          <w:rPr>
            <w:rFonts w:ascii="Arial" w:eastAsia="Arial" w:hAnsi="Arial" w:cs="Arial"/>
            <w:sz w:val="26"/>
            <w:szCs w:val="26"/>
            <w:vertAlign w:val="subscript"/>
          </w:rPr>
          <w:t>,</w:t>
        </w:r>
      </w:ins>
      <w:r>
        <w:rPr>
          <w:rFonts w:ascii="Arial" w:eastAsia="Arial" w:hAnsi="Arial" w:cs="Arial"/>
          <w:sz w:val="19"/>
          <w:szCs w:val="19"/>
        </w:rPr>
        <w:t xml:space="preserve"> (б) объединение фигур </w:t>
      </w:r>
      <w:r>
        <w:rPr>
          <w:rFonts w:ascii="Arial" w:eastAsia="Arial" w:hAnsi="Arial" w:cs="Arial"/>
          <w:i/>
          <w:iCs/>
          <w:sz w:val="19"/>
          <w:szCs w:val="19"/>
        </w:rPr>
        <w:t>F</w:t>
      </w:r>
      <w:r>
        <w:rPr>
          <w:rFonts w:ascii="Arial" w:eastAsia="Arial" w:hAnsi="Arial" w:cs="Arial"/>
          <w:sz w:val="26"/>
          <w:szCs w:val="26"/>
          <w:vertAlign w:val="subscript"/>
        </w:rPr>
        <w:t>1</w:t>
      </w:r>
      <w:r>
        <w:rPr>
          <w:rFonts w:ascii="Arial" w:eastAsia="Arial" w:hAnsi="Arial" w:cs="Arial"/>
          <w:sz w:val="19"/>
          <w:szCs w:val="19"/>
        </w:rPr>
        <w:t xml:space="preserve"> и </w:t>
      </w:r>
      <w:r>
        <w:rPr>
          <w:rFonts w:ascii="Arial" w:eastAsia="Arial" w:hAnsi="Arial" w:cs="Arial"/>
          <w:i/>
          <w:iCs/>
          <w:sz w:val="19"/>
          <w:szCs w:val="19"/>
        </w:rPr>
        <w:t>F</w:t>
      </w:r>
      <w:r>
        <w:rPr>
          <w:rFonts w:ascii="Arial" w:eastAsia="Arial" w:hAnsi="Arial" w:cs="Arial"/>
          <w:sz w:val="26"/>
          <w:szCs w:val="26"/>
          <w:vertAlign w:val="subscript"/>
        </w:rPr>
        <w:t>2</w:t>
      </w:r>
      <w:ins w:id="996" w:author="Admin" w:date="2019-02-19T01:54:00Z">
        <w:r w:rsidR="001F58AF">
          <w:rPr>
            <w:rFonts w:ascii="Arial" w:eastAsia="Arial" w:hAnsi="Arial" w:cs="Arial"/>
            <w:sz w:val="26"/>
            <w:szCs w:val="26"/>
            <w:vertAlign w:val="subscript"/>
          </w:rPr>
          <w:t>,</w:t>
        </w:r>
      </w:ins>
      <w:r>
        <w:rPr>
          <w:rFonts w:ascii="Arial" w:eastAsia="Arial" w:hAnsi="Arial" w:cs="Arial"/>
          <w:sz w:val="19"/>
          <w:szCs w:val="19"/>
        </w:rPr>
        <w:t xml:space="preserve"> (в) множество точек, лежащих либо в фигуре </w:t>
      </w:r>
      <w:r>
        <w:rPr>
          <w:rFonts w:ascii="Arial" w:eastAsia="Arial" w:hAnsi="Arial" w:cs="Arial"/>
          <w:i/>
          <w:iCs/>
          <w:sz w:val="19"/>
          <w:szCs w:val="19"/>
        </w:rPr>
        <w:t>F</w:t>
      </w:r>
      <w:r>
        <w:rPr>
          <w:rFonts w:ascii="Arial" w:eastAsia="Arial" w:hAnsi="Arial" w:cs="Arial"/>
          <w:sz w:val="26"/>
          <w:szCs w:val="26"/>
          <w:vertAlign w:val="subscript"/>
        </w:rPr>
        <w:t>1</w:t>
      </w:r>
      <w:r>
        <w:rPr>
          <w:rFonts w:ascii="Arial" w:eastAsia="Arial" w:hAnsi="Arial" w:cs="Arial"/>
          <w:sz w:val="19"/>
          <w:szCs w:val="19"/>
        </w:rPr>
        <w:t xml:space="preserve">, либо в фигуре </w:t>
      </w:r>
      <w:r>
        <w:rPr>
          <w:rFonts w:ascii="Arial" w:eastAsia="Arial" w:hAnsi="Arial" w:cs="Arial"/>
          <w:i/>
          <w:iCs/>
          <w:sz w:val="19"/>
          <w:szCs w:val="19"/>
        </w:rPr>
        <w:t>F</w:t>
      </w:r>
      <w:r>
        <w:rPr>
          <w:rFonts w:ascii="Arial" w:eastAsia="Arial" w:hAnsi="Arial" w:cs="Arial"/>
          <w:sz w:val="26"/>
          <w:szCs w:val="26"/>
          <w:vertAlign w:val="subscript"/>
        </w:rPr>
        <w:t>2</w:t>
      </w:r>
      <w:r>
        <w:rPr>
          <w:rFonts w:ascii="Arial" w:eastAsia="Arial" w:hAnsi="Arial" w:cs="Arial"/>
          <w:sz w:val="19"/>
          <w:szCs w:val="19"/>
        </w:rPr>
        <w:t>, но не в них обеих одновременно?</w:t>
      </w:r>
    </w:p>
    <w:p w:rsidR="00A33515" w:rsidRDefault="00A33515">
      <w:pPr>
        <w:sectPr w:rsidR="00A33515">
          <w:pgSz w:w="8220" w:h="12472"/>
          <w:pgMar w:top="639" w:right="720" w:bottom="0" w:left="947" w:header="0" w:footer="0" w:gutter="0"/>
          <w:cols w:space="720" w:equalWidth="0">
            <w:col w:w="6553"/>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373" w:lineRule="exact"/>
        <w:rPr>
          <w:sz w:val="20"/>
          <w:szCs w:val="20"/>
        </w:rPr>
      </w:pPr>
    </w:p>
    <w:p w:rsidR="00A33515" w:rsidRDefault="001A4D22">
      <w:pPr>
        <w:ind w:right="227"/>
        <w:jc w:val="center"/>
        <w:rPr>
          <w:sz w:val="20"/>
          <w:szCs w:val="20"/>
        </w:rPr>
      </w:pPr>
      <w:r>
        <w:rPr>
          <w:rFonts w:ascii="Arial" w:eastAsia="Arial" w:hAnsi="Arial" w:cs="Arial"/>
          <w:sz w:val="20"/>
          <w:szCs w:val="20"/>
        </w:rPr>
        <w:t xml:space="preserve">−  </w:t>
      </w:r>
      <w:r>
        <w:rPr>
          <w:rFonts w:ascii="Arial" w:eastAsia="Arial" w:hAnsi="Arial" w:cs="Arial"/>
          <w:b/>
          <w:bCs/>
          <w:sz w:val="20"/>
          <w:szCs w:val="20"/>
        </w:rPr>
        <w:t>39</w:t>
      </w:r>
      <w:r>
        <w:rPr>
          <w:rFonts w:ascii="Arial" w:eastAsia="Arial" w:hAnsi="Arial" w:cs="Arial"/>
          <w:sz w:val="20"/>
          <w:szCs w:val="20"/>
        </w:rPr>
        <w:t xml:space="preserve"> −</w:t>
      </w:r>
    </w:p>
    <w:p w:rsidR="00A33515" w:rsidRDefault="00A33515">
      <w:pPr>
        <w:sectPr w:rsidR="00A33515">
          <w:type w:val="continuous"/>
          <w:pgSz w:w="8220" w:h="12472"/>
          <w:pgMar w:top="639" w:right="720" w:bottom="0" w:left="947" w:header="0" w:footer="0" w:gutter="0"/>
          <w:cols w:space="720" w:equalWidth="0">
            <w:col w:w="6553"/>
          </w:cols>
        </w:sectPr>
      </w:pPr>
    </w:p>
    <w:p w:rsidR="00A33515" w:rsidRDefault="00A33515">
      <w:pPr>
        <w:jc w:val="center"/>
        <w:rPr>
          <w:sz w:val="20"/>
          <w:szCs w:val="20"/>
        </w:rPr>
      </w:pPr>
      <w:bookmarkStart w:id="997" w:name="page50"/>
      <w:bookmarkEnd w:id="997"/>
    </w:p>
    <w:p w:rsidR="00A33515" w:rsidRDefault="00A33515">
      <w:pPr>
        <w:sectPr w:rsidR="00A33515">
          <w:pgSz w:w="8220" w:h="12472"/>
          <w:pgMar w:top="1440" w:right="1440" w:bottom="875" w:left="1440" w:header="0" w:footer="0" w:gutter="0"/>
          <w:cols w:space="0"/>
        </w:sectPr>
      </w:pPr>
    </w:p>
    <w:p w:rsidR="00A33515" w:rsidRDefault="00A33515">
      <w:pPr>
        <w:spacing w:line="200" w:lineRule="exact"/>
        <w:rPr>
          <w:sz w:val="20"/>
          <w:szCs w:val="20"/>
        </w:rPr>
      </w:pPr>
      <w:bookmarkStart w:id="998" w:name="page51"/>
      <w:bookmarkEnd w:id="998"/>
    </w:p>
    <w:p w:rsidR="00A33515" w:rsidRDefault="00A33515">
      <w:pPr>
        <w:spacing w:line="323" w:lineRule="exact"/>
        <w:rPr>
          <w:sz w:val="20"/>
          <w:szCs w:val="20"/>
        </w:rPr>
      </w:pPr>
    </w:p>
    <w:p w:rsidR="00A33515" w:rsidRDefault="001A4D22">
      <w:pPr>
        <w:rPr>
          <w:sz w:val="20"/>
          <w:szCs w:val="20"/>
        </w:rPr>
      </w:pPr>
      <w:r>
        <w:rPr>
          <w:rFonts w:ascii="Arial" w:eastAsia="Arial" w:hAnsi="Arial" w:cs="Arial"/>
          <w:b/>
          <w:bCs/>
          <w:sz w:val="44"/>
          <w:szCs w:val="44"/>
        </w:rPr>
        <w:t>Условия задач 2017 года</w:t>
      </w:r>
    </w:p>
    <w:p w:rsidR="00A33515" w:rsidRDefault="00A33515">
      <w:pPr>
        <w:spacing w:line="200" w:lineRule="exact"/>
        <w:rPr>
          <w:sz w:val="20"/>
          <w:szCs w:val="20"/>
        </w:rPr>
      </w:pPr>
    </w:p>
    <w:p w:rsidR="00A33515" w:rsidRDefault="00A33515">
      <w:pPr>
        <w:spacing w:line="239" w:lineRule="exact"/>
        <w:rPr>
          <w:sz w:val="20"/>
          <w:szCs w:val="20"/>
        </w:rPr>
      </w:pPr>
    </w:p>
    <w:p w:rsidR="00A33515" w:rsidRDefault="001A4D22">
      <w:pPr>
        <w:rPr>
          <w:sz w:val="20"/>
          <w:szCs w:val="20"/>
        </w:rPr>
      </w:pPr>
      <w:r>
        <w:rPr>
          <w:rFonts w:ascii="Arial" w:eastAsia="Arial" w:hAnsi="Arial" w:cs="Arial"/>
          <w:b/>
          <w:bCs/>
          <w:sz w:val="36"/>
          <w:szCs w:val="36"/>
        </w:rPr>
        <w:t>Задачи 4 класса</w:t>
      </w:r>
    </w:p>
    <w:p w:rsidR="00A33515" w:rsidRDefault="00A33515">
      <w:pPr>
        <w:spacing w:line="206" w:lineRule="exact"/>
        <w:rPr>
          <w:sz w:val="20"/>
          <w:szCs w:val="20"/>
        </w:rPr>
      </w:pPr>
    </w:p>
    <w:p w:rsidR="00A33515" w:rsidRDefault="001A4D22">
      <w:pPr>
        <w:rPr>
          <w:sz w:val="20"/>
          <w:szCs w:val="20"/>
        </w:rPr>
      </w:pPr>
      <w:r>
        <w:rPr>
          <w:rFonts w:ascii="Arial" w:eastAsia="Arial" w:hAnsi="Arial" w:cs="Arial"/>
          <w:b/>
          <w:bCs/>
          <w:sz w:val="26"/>
          <w:szCs w:val="26"/>
        </w:rPr>
        <w:t>Задача 1. Обаятельный домов</w:t>
      </w:r>
      <w:ins w:id="999" w:author="Admin" w:date="2019-02-19T01:54:00Z">
        <w:r w:rsidR="001F58AF">
          <w:rPr>
            <w:rFonts w:ascii="Arial" w:eastAsia="Arial" w:hAnsi="Arial" w:cs="Arial"/>
            <w:b/>
            <w:bCs/>
            <w:sz w:val="26"/>
            <w:szCs w:val="26"/>
          </w:rPr>
          <w:t>е</w:t>
        </w:r>
      </w:ins>
      <w:del w:id="1000" w:author="Admin" w:date="2019-02-19T01:54:00Z">
        <w:r w:rsidDel="001F58AF">
          <w:rPr>
            <w:rFonts w:ascii="Arial" w:eastAsia="Arial" w:hAnsi="Arial" w:cs="Arial"/>
            <w:b/>
            <w:bCs/>
            <w:sz w:val="26"/>
            <w:szCs w:val="26"/>
          </w:rPr>
          <w:delText>ё</w:delText>
        </w:r>
      </w:del>
      <w:r>
        <w:rPr>
          <w:rFonts w:ascii="Arial" w:eastAsia="Arial" w:hAnsi="Arial" w:cs="Arial"/>
          <w:b/>
          <w:bCs/>
          <w:sz w:val="26"/>
          <w:szCs w:val="26"/>
        </w:rPr>
        <w:t>нок</w:t>
      </w:r>
    </w:p>
    <w:p w:rsidR="00A33515" w:rsidRDefault="00A33515">
      <w:pPr>
        <w:spacing w:line="178" w:lineRule="exact"/>
        <w:rPr>
          <w:sz w:val="20"/>
          <w:szCs w:val="20"/>
        </w:rPr>
      </w:pPr>
    </w:p>
    <w:p w:rsidR="00A33515" w:rsidRDefault="001A4D22">
      <w:pPr>
        <w:numPr>
          <w:ilvl w:val="0"/>
          <w:numId w:val="110"/>
        </w:numPr>
        <w:tabs>
          <w:tab w:val="left" w:pos="500"/>
        </w:tabs>
        <w:spacing w:line="287" w:lineRule="auto"/>
        <w:ind w:left="500" w:hanging="306"/>
        <w:jc w:val="both"/>
        <w:rPr>
          <w:rFonts w:ascii="Arial" w:eastAsia="Arial" w:hAnsi="Arial" w:cs="Arial"/>
          <w:b/>
          <w:bCs/>
          <w:sz w:val="20"/>
          <w:szCs w:val="20"/>
        </w:rPr>
      </w:pPr>
      <w:r>
        <w:rPr>
          <w:rFonts w:ascii="Arial" w:eastAsia="Arial" w:hAnsi="Arial" w:cs="Arial"/>
          <w:sz w:val="20"/>
          <w:szCs w:val="20"/>
        </w:rPr>
        <w:t>Про домов</w:t>
      </w:r>
      <w:ins w:id="1001" w:author="Admin" w:date="2019-02-19T01:55:00Z">
        <w:r w:rsidR="001F58AF">
          <w:rPr>
            <w:rFonts w:ascii="Arial" w:eastAsia="Arial" w:hAnsi="Arial" w:cs="Arial"/>
            <w:sz w:val="20"/>
            <w:szCs w:val="20"/>
          </w:rPr>
          <w:t>е</w:t>
        </w:r>
      </w:ins>
      <w:del w:id="1002" w:author="Admin" w:date="2019-02-19T01:55:00Z">
        <w:r w:rsidDel="001F58AF">
          <w:rPr>
            <w:rFonts w:ascii="Arial" w:eastAsia="Arial" w:hAnsi="Arial" w:cs="Arial"/>
            <w:sz w:val="20"/>
            <w:szCs w:val="20"/>
          </w:rPr>
          <w:delText>ё</w:delText>
        </w:r>
      </w:del>
      <w:r>
        <w:rPr>
          <w:rFonts w:ascii="Arial" w:eastAsia="Arial" w:hAnsi="Arial" w:cs="Arial"/>
          <w:sz w:val="20"/>
          <w:szCs w:val="20"/>
        </w:rPr>
        <w:t>нка Кузю издано 40 статей. Кузя решил заняться их чте-нием с целью узнать о себе что-нибудь новое. Каждый день Кузя читает по 6 статей, но при этом изда</w:t>
      </w:r>
      <w:ins w:id="1003" w:author="Admin" w:date="2019-02-19T01:55:00Z">
        <w:r w:rsidR="001F58AF">
          <w:rPr>
            <w:rFonts w:ascii="Arial" w:eastAsia="Arial" w:hAnsi="Arial" w:cs="Arial"/>
            <w:sz w:val="20"/>
            <w:szCs w:val="20"/>
          </w:rPr>
          <w:t>е</w:t>
        </w:r>
      </w:ins>
      <w:del w:id="1004" w:author="Admin" w:date="2019-02-19T01:55:00Z">
        <w:r w:rsidDel="001F58AF">
          <w:rPr>
            <w:rFonts w:ascii="Arial" w:eastAsia="Arial" w:hAnsi="Arial" w:cs="Arial"/>
            <w:sz w:val="20"/>
            <w:szCs w:val="20"/>
          </w:rPr>
          <w:delText>ё</w:delText>
        </w:r>
      </w:del>
      <w:r>
        <w:rPr>
          <w:rFonts w:ascii="Arial" w:eastAsia="Arial" w:hAnsi="Arial" w:cs="Arial"/>
          <w:sz w:val="20"/>
          <w:szCs w:val="20"/>
        </w:rPr>
        <w:t>тся 4 новых. Как скоро Кузя догонит издателей?</w:t>
      </w:r>
    </w:p>
    <w:p w:rsidR="00A33515" w:rsidRDefault="00A33515">
      <w:pPr>
        <w:spacing w:line="130" w:lineRule="exact"/>
        <w:rPr>
          <w:rFonts w:ascii="Arial" w:eastAsia="Arial" w:hAnsi="Arial" w:cs="Arial"/>
          <w:b/>
          <w:bCs/>
          <w:sz w:val="20"/>
          <w:szCs w:val="20"/>
        </w:rPr>
      </w:pPr>
    </w:p>
    <w:p w:rsidR="00A33515" w:rsidRDefault="001A4D22">
      <w:pPr>
        <w:numPr>
          <w:ilvl w:val="0"/>
          <w:numId w:val="110"/>
        </w:numPr>
        <w:tabs>
          <w:tab w:val="left" w:pos="500"/>
        </w:tabs>
        <w:spacing w:line="287" w:lineRule="auto"/>
        <w:ind w:left="500" w:hanging="290"/>
        <w:jc w:val="both"/>
        <w:rPr>
          <w:rFonts w:ascii="Arial" w:eastAsia="Arial" w:hAnsi="Arial" w:cs="Arial"/>
          <w:b/>
          <w:bCs/>
          <w:sz w:val="20"/>
          <w:szCs w:val="20"/>
        </w:rPr>
      </w:pPr>
      <w:r>
        <w:rPr>
          <w:rFonts w:ascii="Arial" w:eastAsia="Arial" w:hAnsi="Arial" w:cs="Arial"/>
          <w:sz w:val="20"/>
          <w:szCs w:val="20"/>
        </w:rPr>
        <w:t>Кузя напечатал 10 000 квадратиков со стороной 1 см, после этого у него в картридже закончились чернила. Сколько квадратиков со стороной 2 см он сможет напечатать, если у него есть полный кар-тридж, аналогичный имевшемуся?</w:t>
      </w:r>
    </w:p>
    <w:p w:rsidR="00A33515" w:rsidRDefault="00A33515">
      <w:pPr>
        <w:spacing w:line="130" w:lineRule="exact"/>
        <w:rPr>
          <w:rFonts w:ascii="Arial" w:eastAsia="Arial" w:hAnsi="Arial" w:cs="Arial"/>
          <w:b/>
          <w:bCs/>
          <w:sz w:val="20"/>
          <w:szCs w:val="20"/>
        </w:rPr>
      </w:pPr>
    </w:p>
    <w:p w:rsidR="00A33515" w:rsidRDefault="001A4D22">
      <w:pPr>
        <w:numPr>
          <w:ilvl w:val="0"/>
          <w:numId w:val="110"/>
        </w:numPr>
        <w:tabs>
          <w:tab w:val="left" w:pos="500"/>
        </w:tabs>
        <w:spacing w:line="287" w:lineRule="auto"/>
        <w:ind w:left="500" w:hanging="290"/>
        <w:jc w:val="both"/>
        <w:rPr>
          <w:rFonts w:ascii="Arial" w:eastAsia="Arial" w:hAnsi="Arial" w:cs="Arial"/>
          <w:b/>
          <w:bCs/>
          <w:sz w:val="20"/>
          <w:szCs w:val="20"/>
        </w:rPr>
      </w:pPr>
      <w:r>
        <w:rPr>
          <w:rFonts w:ascii="Arial" w:eastAsia="Arial" w:hAnsi="Arial" w:cs="Arial"/>
          <w:sz w:val="20"/>
          <w:szCs w:val="20"/>
        </w:rPr>
        <w:t>Дана таблица 7 7. В центры е</w:t>
      </w:r>
      <w:ins w:id="1005" w:author="Admin" w:date="2019-02-19T01:55:00Z">
        <w:r w:rsidR="001F58AF">
          <w:rPr>
            <w:rFonts w:ascii="Arial" w:eastAsia="Arial" w:hAnsi="Arial" w:cs="Arial"/>
            <w:sz w:val="20"/>
            <w:szCs w:val="20"/>
          </w:rPr>
          <w:t>е</w:t>
        </w:r>
      </w:ins>
      <w:del w:id="1006" w:author="Admin" w:date="2019-02-19T01:55:00Z">
        <w:r w:rsidDel="001F58AF">
          <w:rPr>
            <w:rFonts w:ascii="Arial" w:eastAsia="Arial" w:hAnsi="Arial" w:cs="Arial"/>
            <w:sz w:val="20"/>
            <w:szCs w:val="20"/>
          </w:rPr>
          <w:delText>ё</w:delText>
        </w:r>
      </w:del>
      <w:r>
        <w:rPr>
          <w:rFonts w:ascii="Arial" w:eastAsia="Arial" w:hAnsi="Arial" w:cs="Arial"/>
          <w:sz w:val="20"/>
          <w:szCs w:val="20"/>
        </w:rPr>
        <w:t xml:space="preserve"> клеток Кузя вбил гвоздики. Про-ведите линию через все гвоздики так, чтобы сделать при этом как можно меньшее количество поворотов (линию при этом можно ве-сти только горизонтально и вертикально).</w:t>
      </w:r>
    </w:p>
    <w:p w:rsidR="00A33515" w:rsidRDefault="00A33515">
      <w:pPr>
        <w:spacing w:line="257" w:lineRule="exact"/>
        <w:rPr>
          <w:sz w:val="20"/>
          <w:szCs w:val="20"/>
        </w:rPr>
      </w:pPr>
    </w:p>
    <w:p w:rsidR="00A33515" w:rsidRDefault="001A4D22">
      <w:pPr>
        <w:rPr>
          <w:sz w:val="20"/>
          <w:szCs w:val="20"/>
        </w:rPr>
      </w:pPr>
      <w:r>
        <w:rPr>
          <w:rFonts w:ascii="Arial" w:eastAsia="Arial" w:hAnsi="Arial" w:cs="Arial"/>
          <w:b/>
          <w:bCs/>
          <w:sz w:val="26"/>
          <w:szCs w:val="26"/>
        </w:rPr>
        <w:t>Задача 2. Велопоход</w:t>
      </w:r>
    </w:p>
    <w:p w:rsidR="00A33515" w:rsidRDefault="00A33515">
      <w:pPr>
        <w:spacing w:line="178" w:lineRule="exact"/>
        <w:rPr>
          <w:sz w:val="20"/>
          <w:szCs w:val="20"/>
        </w:rPr>
      </w:pPr>
    </w:p>
    <w:p w:rsidR="00A33515" w:rsidRDefault="001A4D22">
      <w:pPr>
        <w:numPr>
          <w:ilvl w:val="0"/>
          <w:numId w:val="111"/>
        </w:numPr>
        <w:tabs>
          <w:tab w:val="left" w:pos="500"/>
        </w:tabs>
        <w:spacing w:line="303" w:lineRule="auto"/>
        <w:ind w:left="500" w:hanging="306"/>
        <w:rPr>
          <w:rFonts w:ascii="Arial" w:eastAsia="Arial" w:hAnsi="Arial" w:cs="Arial"/>
          <w:b/>
          <w:bCs/>
          <w:sz w:val="20"/>
          <w:szCs w:val="20"/>
        </w:rPr>
      </w:pPr>
      <w:r>
        <w:rPr>
          <w:rFonts w:ascii="Arial" w:eastAsia="Arial" w:hAnsi="Arial" w:cs="Arial"/>
          <w:sz w:val="20"/>
          <w:szCs w:val="20"/>
        </w:rPr>
        <w:t>Девочка въезжает в горку длиной 400 метров со скоростью 10 кило-метров в час. Как долго она будет это делать?</w:t>
      </w:r>
    </w:p>
    <w:p w:rsidR="00A33515" w:rsidRDefault="00A33515">
      <w:pPr>
        <w:spacing w:line="114" w:lineRule="exact"/>
        <w:rPr>
          <w:rFonts w:ascii="Arial" w:eastAsia="Arial" w:hAnsi="Arial" w:cs="Arial"/>
          <w:b/>
          <w:bCs/>
          <w:sz w:val="20"/>
          <w:szCs w:val="20"/>
        </w:rPr>
      </w:pPr>
    </w:p>
    <w:p w:rsidR="00A33515" w:rsidRDefault="001A4D22">
      <w:pPr>
        <w:numPr>
          <w:ilvl w:val="0"/>
          <w:numId w:val="111"/>
        </w:numPr>
        <w:tabs>
          <w:tab w:val="left" w:pos="500"/>
        </w:tabs>
        <w:spacing w:line="286" w:lineRule="auto"/>
        <w:ind w:left="500" w:hanging="290"/>
        <w:jc w:val="both"/>
        <w:rPr>
          <w:rFonts w:ascii="Arial" w:eastAsia="Arial" w:hAnsi="Arial" w:cs="Arial"/>
          <w:b/>
          <w:bCs/>
          <w:sz w:val="20"/>
          <w:szCs w:val="20"/>
        </w:rPr>
      </w:pPr>
      <w:r>
        <w:rPr>
          <w:rFonts w:ascii="Arial" w:eastAsia="Arial" w:hAnsi="Arial" w:cs="Arial"/>
          <w:sz w:val="20"/>
          <w:szCs w:val="20"/>
        </w:rPr>
        <w:t>Начинающая Полина едет на велосипеде без остановок со скоро-стью 15 км</w:t>
      </w:r>
      <w:r>
        <w:rPr>
          <w:rFonts w:eastAsia="Times New Roman"/>
          <w:i/>
          <w:iCs/>
          <w:sz w:val="20"/>
          <w:szCs w:val="20"/>
        </w:rPr>
        <w:t>=</w:t>
      </w:r>
      <w:r>
        <w:rPr>
          <w:rFonts w:ascii="Arial" w:eastAsia="Arial" w:hAnsi="Arial" w:cs="Arial"/>
          <w:sz w:val="20"/>
          <w:szCs w:val="20"/>
        </w:rPr>
        <w:t>ч, а опытный Дмитрий Григорьевич — со скоростью 34 км</w:t>
      </w:r>
      <w:r>
        <w:rPr>
          <w:rFonts w:eastAsia="Times New Roman"/>
          <w:i/>
          <w:iCs/>
          <w:sz w:val="20"/>
          <w:szCs w:val="20"/>
        </w:rPr>
        <w:t>=</w:t>
      </w:r>
      <w:r>
        <w:rPr>
          <w:rFonts w:ascii="Arial" w:eastAsia="Arial" w:hAnsi="Arial" w:cs="Arial"/>
          <w:sz w:val="20"/>
          <w:szCs w:val="20"/>
        </w:rPr>
        <w:t>ч, но остановки на отдых отнимают у него столько же вре-мени, сколько он находится в движении. Кто же в итоге быстрее?</w:t>
      </w:r>
    </w:p>
    <w:p w:rsidR="00A33515" w:rsidRDefault="00A33515">
      <w:pPr>
        <w:spacing w:line="132" w:lineRule="exact"/>
        <w:rPr>
          <w:rFonts w:ascii="Arial" w:eastAsia="Arial" w:hAnsi="Arial" w:cs="Arial"/>
          <w:b/>
          <w:bCs/>
          <w:sz w:val="20"/>
          <w:szCs w:val="20"/>
        </w:rPr>
      </w:pPr>
    </w:p>
    <w:p w:rsidR="00A33515" w:rsidRDefault="001A4D22">
      <w:pPr>
        <w:numPr>
          <w:ilvl w:val="0"/>
          <w:numId w:val="111"/>
        </w:numPr>
        <w:tabs>
          <w:tab w:val="left" w:pos="500"/>
        </w:tabs>
        <w:spacing w:line="305" w:lineRule="auto"/>
        <w:ind w:left="500" w:hanging="290"/>
        <w:jc w:val="both"/>
        <w:rPr>
          <w:rFonts w:ascii="Arial" w:eastAsia="Arial" w:hAnsi="Arial" w:cs="Arial"/>
          <w:b/>
          <w:bCs/>
          <w:sz w:val="19"/>
          <w:szCs w:val="19"/>
        </w:rPr>
      </w:pPr>
      <w:r>
        <w:rPr>
          <w:rFonts w:ascii="Arial" w:eastAsia="Arial" w:hAnsi="Arial" w:cs="Arial"/>
          <w:sz w:val="19"/>
          <w:szCs w:val="19"/>
        </w:rPr>
        <w:t>Подъ</w:t>
      </w:r>
      <w:ins w:id="1007" w:author="Admin" w:date="2019-02-19T01:56:00Z">
        <w:r w:rsidR="001F58AF">
          <w:rPr>
            <w:rFonts w:ascii="Arial" w:eastAsia="Arial" w:hAnsi="Arial" w:cs="Arial"/>
            <w:sz w:val="19"/>
            <w:szCs w:val="19"/>
          </w:rPr>
          <w:t>е</w:t>
        </w:r>
      </w:ins>
      <w:del w:id="1008" w:author="Admin" w:date="2019-02-19T01:56:00Z">
        <w:r w:rsidDel="001F58AF">
          <w:rPr>
            <w:rFonts w:ascii="Arial" w:eastAsia="Arial" w:hAnsi="Arial" w:cs="Arial"/>
            <w:sz w:val="19"/>
            <w:szCs w:val="19"/>
          </w:rPr>
          <w:delText>ё</w:delText>
        </w:r>
      </w:del>
      <w:r>
        <w:rPr>
          <w:rFonts w:ascii="Arial" w:eastAsia="Arial" w:hAnsi="Arial" w:cs="Arial"/>
          <w:sz w:val="19"/>
          <w:szCs w:val="19"/>
        </w:rPr>
        <w:t>м в горку и спуск с не</w:t>
      </w:r>
      <w:del w:id="1009" w:author="Admin" w:date="2019-02-19T01:56:00Z">
        <w:r w:rsidDel="001F58AF">
          <w:rPr>
            <w:rFonts w:ascii="Arial" w:eastAsia="Arial" w:hAnsi="Arial" w:cs="Arial"/>
            <w:sz w:val="19"/>
            <w:szCs w:val="19"/>
          </w:rPr>
          <w:delText>ё</w:delText>
        </w:r>
      </w:del>
      <w:ins w:id="1010" w:author="Admin" w:date="2019-02-19T01:56:00Z">
        <w:r w:rsidR="001F58AF">
          <w:rPr>
            <w:rFonts w:ascii="Arial" w:eastAsia="Arial" w:hAnsi="Arial" w:cs="Arial"/>
            <w:sz w:val="19"/>
            <w:szCs w:val="19"/>
          </w:rPr>
          <w:t>е</w:t>
        </w:r>
      </w:ins>
      <w:r>
        <w:rPr>
          <w:rFonts w:ascii="Arial" w:eastAsia="Arial" w:hAnsi="Arial" w:cs="Arial"/>
          <w:sz w:val="19"/>
          <w:szCs w:val="19"/>
        </w:rPr>
        <w:t xml:space="preserve"> имеют одинаковую длину. Степан на гоночном велосипеде въезжает в горку со скоростью 10 км</w:t>
      </w:r>
      <w:r>
        <w:rPr>
          <w:rFonts w:eastAsia="Times New Roman"/>
          <w:i/>
          <w:iCs/>
          <w:sz w:val="19"/>
          <w:szCs w:val="19"/>
        </w:rPr>
        <w:t>=</w:t>
      </w:r>
      <w:r>
        <w:rPr>
          <w:rFonts w:ascii="Arial" w:eastAsia="Arial" w:hAnsi="Arial" w:cs="Arial"/>
          <w:sz w:val="19"/>
          <w:szCs w:val="19"/>
        </w:rPr>
        <w:t>ч, а спус-кается со скоростью 40 км</w:t>
      </w:r>
      <w:r>
        <w:rPr>
          <w:rFonts w:eastAsia="Times New Roman"/>
          <w:i/>
          <w:iCs/>
          <w:sz w:val="19"/>
          <w:szCs w:val="19"/>
        </w:rPr>
        <w:t>=</w:t>
      </w:r>
      <w:r>
        <w:rPr>
          <w:rFonts w:ascii="Arial" w:eastAsia="Arial" w:hAnsi="Arial" w:cs="Arial"/>
          <w:sz w:val="19"/>
          <w:szCs w:val="19"/>
        </w:rPr>
        <w:t>ч. А П</w:t>
      </w:r>
      <w:ins w:id="1011" w:author="Admin" w:date="2019-02-19T01:56:00Z">
        <w:r w:rsidR="001F58AF">
          <w:rPr>
            <w:rFonts w:ascii="Arial" w:eastAsia="Arial" w:hAnsi="Arial" w:cs="Arial"/>
            <w:sz w:val="19"/>
            <w:szCs w:val="19"/>
          </w:rPr>
          <w:t>е</w:t>
        </w:r>
      </w:ins>
      <w:del w:id="1012" w:author="Admin" w:date="2019-02-19T01:56:00Z">
        <w:r w:rsidDel="001F58AF">
          <w:rPr>
            <w:rFonts w:ascii="Arial" w:eastAsia="Arial" w:hAnsi="Arial" w:cs="Arial"/>
            <w:sz w:val="19"/>
            <w:szCs w:val="19"/>
          </w:rPr>
          <w:delText>ё</w:delText>
        </w:r>
      </w:del>
      <w:r>
        <w:rPr>
          <w:rFonts w:ascii="Arial" w:eastAsia="Arial" w:hAnsi="Arial" w:cs="Arial"/>
          <w:sz w:val="19"/>
          <w:szCs w:val="19"/>
        </w:rPr>
        <w:t>тр на тракторе едет с постоянной скоростью 17 км</w:t>
      </w:r>
      <w:r>
        <w:rPr>
          <w:rFonts w:eastAsia="Times New Roman"/>
          <w:i/>
          <w:iCs/>
          <w:sz w:val="19"/>
          <w:szCs w:val="19"/>
        </w:rPr>
        <w:t>=</w:t>
      </w:r>
      <w:r>
        <w:rPr>
          <w:rFonts w:ascii="Arial" w:eastAsia="Arial" w:hAnsi="Arial" w:cs="Arial"/>
          <w:sz w:val="19"/>
          <w:szCs w:val="19"/>
        </w:rPr>
        <w:t>ч. Кто из них быстрее преодолеет подъ</w:t>
      </w:r>
      <w:del w:id="1013" w:author="Admin" w:date="2019-02-19T01:56:00Z">
        <w:r w:rsidDel="001F58AF">
          <w:rPr>
            <w:rFonts w:ascii="Arial" w:eastAsia="Arial" w:hAnsi="Arial" w:cs="Arial"/>
            <w:sz w:val="19"/>
            <w:szCs w:val="19"/>
          </w:rPr>
          <w:delText>ё</w:delText>
        </w:r>
      </w:del>
      <w:ins w:id="1014" w:author="Admin" w:date="2019-02-19T01:56:00Z">
        <w:r w:rsidR="001F58AF">
          <w:rPr>
            <w:rFonts w:ascii="Arial" w:eastAsia="Arial" w:hAnsi="Arial" w:cs="Arial"/>
            <w:sz w:val="19"/>
            <w:szCs w:val="19"/>
          </w:rPr>
          <w:t>е</w:t>
        </w:r>
      </w:ins>
      <w:r>
        <w:rPr>
          <w:rFonts w:ascii="Arial" w:eastAsia="Arial" w:hAnsi="Arial" w:cs="Arial"/>
          <w:sz w:val="19"/>
          <w:szCs w:val="19"/>
        </w:rPr>
        <w:t>м и спуск?</w:t>
      </w:r>
    </w:p>
    <w:p w:rsidR="00A33515" w:rsidRDefault="00A33515">
      <w:pPr>
        <w:sectPr w:rsidR="00A33515">
          <w:pgSz w:w="8220" w:h="12472"/>
          <w:pgMar w:top="1440" w:right="720" w:bottom="568" w:left="720" w:header="0" w:footer="0" w:gutter="0"/>
          <w:cols w:space="720" w:equalWidth="0">
            <w:col w:w="6780"/>
          </w:cols>
        </w:sectPr>
      </w:pPr>
    </w:p>
    <w:p w:rsidR="00A33515" w:rsidRDefault="001A4D22">
      <w:pPr>
        <w:ind w:left="2680"/>
        <w:rPr>
          <w:sz w:val="20"/>
          <w:szCs w:val="20"/>
        </w:rPr>
      </w:pPr>
      <w:bookmarkStart w:id="1015" w:name="page52"/>
      <w:bookmarkEnd w:id="1015"/>
      <w:r>
        <w:rPr>
          <w:rFonts w:ascii="Arial" w:eastAsia="Arial" w:hAnsi="Arial" w:cs="Arial"/>
          <w:sz w:val="18"/>
          <w:szCs w:val="18"/>
        </w:rPr>
        <w:lastRenderedPageBreak/>
        <w:t>2017 год, 4 класс</w:t>
      </w:r>
    </w:p>
    <w:p w:rsidR="00A33515" w:rsidRDefault="00A33515">
      <w:pPr>
        <w:spacing w:line="124" w:lineRule="exact"/>
        <w:rPr>
          <w:sz w:val="20"/>
          <w:szCs w:val="20"/>
        </w:rPr>
      </w:pPr>
    </w:p>
    <w:p w:rsidR="00A33515" w:rsidRDefault="001A4D22">
      <w:pPr>
        <w:rPr>
          <w:sz w:val="20"/>
          <w:szCs w:val="20"/>
        </w:rPr>
      </w:pPr>
      <w:r>
        <w:rPr>
          <w:rFonts w:ascii="Arial" w:eastAsia="Arial" w:hAnsi="Arial" w:cs="Arial"/>
          <w:b/>
          <w:bCs/>
          <w:sz w:val="26"/>
          <w:szCs w:val="26"/>
        </w:rPr>
        <w:t>Задача 3. Буквы на белом листе</w:t>
      </w:r>
    </w:p>
    <w:p w:rsidR="00A33515" w:rsidRDefault="00A33515">
      <w:pPr>
        <w:spacing w:line="178" w:lineRule="exact"/>
        <w:rPr>
          <w:sz w:val="20"/>
          <w:szCs w:val="20"/>
        </w:rPr>
      </w:pPr>
    </w:p>
    <w:p w:rsidR="00A33515" w:rsidRDefault="001A4D22">
      <w:pPr>
        <w:numPr>
          <w:ilvl w:val="0"/>
          <w:numId w:val="112"/>
        </w:numPr>
        <w:tabs>
          <w:tab w:val="left" w:pos="500"/>
        </w:tabs>
        <w:spacing w:line="303" w:lineRule="auto"/>
        <w:ind w:left="500" w:hanging="306"/>
        <w:rPr>
          <w:rFonts w:ascii="Arial" w:eastAsia="Arial" w:hAnsi="Arial" w:cs="Arial"/>
          <w:b/>
          <w:bCs/>
          <w:sz w:val="20"/>
          <w:szCs w:val="20"/>
        </w:rPr>
      </w:pPr>
      <w:commentRangeStart w:id="1016"/>
      <w:r>
        <w:rPr>
          <w:rFonts w:ascii="Arial" w:eastAsia="Arial" w:hAnsi="Arial" w:cs="Arial"/>
          <w:sz w:val="20"/>
          <w:szCs w:val="20"/>
        </w:rPr>
        <w:t>Какие буквы русского алфавита можно перерисовать в другие, до-бавляя линии?</w:t>
      </w:r>
      <w:commentRangeEnd w:id="1016"/>
      <w:r w:rsidR="001F58AF">
        <w:rPr>
          <w:rStyle w:val="a5"/>
        </w:rPr>
        <w:commentReference w:id="1016"/>
      </w:r>
    </w:p>
    <w:p w:rsidR="00A33515" w:rsidRDefault="00A33515">
      <w:pPr>
        <w:spacing w:line="114" w:lineRule="exact"/>
        <w:rPr>
          <w:rFonts w:ascii="Arial" w:eastAsia="Arial" w:hAnsi="Arial" w:cs="Arial"/>
          <w:b/>
          <w:bCs/>
          <w:sz w:val="20"/>
          <w:szCs w:val="20"/>
        </w:rPr>
      </w:pPr>
    </w:p>
    <w:p w:rsidR="00A33515" w:rsidRDefault="001A4D22">
      <w:pPr>
        <w:numPr>
          <w:ilvl w:val="0"/>
          <w:numId w:val="112"/>
        </w:numPr>
        <w:tabs>
          <w:tab w:val="left" w:pos="500"/>
        </w:tabs>
        <w:spacing w:line="303" w:lineRule="auto"/>
        <w:ind w:left="500" w:hanging="290"/>
        <w:rPr>
          <w:rFonts w:ascii="Arial" w:eastAsia="Arial" w:hAnsi="Arial" w:cs="Arial"/>
          <w:b/>
          <w:bCs/>
          <w:sz w:val="20"/>
          <w:szCs w:val="20"/>
        </w:rPr>
      </w:pPr>
      <w:r>
        <w:rPr>
          <w:rFonts w:ascii="Arial" w:eastAsia="Arial" w:hAnsi="Arial" w:cs="Arial"/>
          <w:sz w:val="20"/>
          <w:szCs w:val="20"/>
        </w:rPr>
        <w:t>Какая буква русского алфавита, если написать е</w:t>
      </w:r>
      <w:ins w:id="1017" w:author="Admin" w:date="2019-02-19T01:56:00Z">
        <w:r w:rsidR="001F58AF">
          <w:rPr>
            <w:rFonts w:ascii="Arial" w:eastAsia="Arial" w:hAnsi="Arial" w:cs="Arial"/>
            <w:sz w:val="20"/>
            <w:szCs w:val="20"/>
          </w:rPr>
          <w:t>е</w:t>
        </w:r>
      </w:ins>
      <w:del w:id="1018" w:author="Admin" w:date="2019-02-19T01:56:00Z">
        <w:r w:rsidDel="001F58AF">
          <w:rPr>
            <w:rFonts w:ascii="Arial" w:eastAsia="Arial" w:hAnsi="Arial" w:cs="Arial"/>
            <w:sz w:val="20"/>
            <w:szCs w:val="20"/>
          </w:rPr>
          <w:delText>ё</w:delText>
        </w:r>
      </w:del>
      <w:r>
        <w:rPr>
          <w:rFonts w:ascii="Arial" w:eastAsia="Arial" w:hAnsi="Arial" w:cs="Arial"/>
          <w:sz w:val="20"/>
          <w:szCs w:val="20"/>
        </w:rPr>
        <w:t xml:space="preserve"> на листе бумаги, поделит его на наибольшее число областей?</w:t>
      </w:r>
    </w:p>
    <w:p w:rsidR="00A33515" w:rsidRDefault="00A33515">
      <w:pPr>
        <w:spacing w:line="114" w:lineRule="exact"/>
        <w:rPr>
          <w:rFonts w:ascii="Arial" w:eastAsia="Arial" w:hAnsi="Arial" w:cs="Arial"/>
          <w:b/>
          <w:bCs/>
          <w:sz w:val="20"/>
          <w:szCs w:val="20"/>
        </w:rPr>
      </w:pPr>
    </w:p>
    <w:p w:rsidR="00A33515" w:rsidRDefault="001A4D22">
      <w:pPr>
        <w:numPr>
          <w:ilvl w:val="0"/>
          <w:numId w:val="112"/>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Вдохновившись предыдущими пунктами этой задачи, мальчик Ге-ра Симонов написал на листе бумаги две буквы О. На сколько обла-стей они могли поделить лист?</w:t>
      </w:r>
    </w:p>
    <w:p w:rsidR="00A33515" w:rsidRDefault="00A33515">
      <w:pPr>
        <w:spacing w:line="253" w:lineRule="exact"/>
        <w:rPr>
          <w:sz w:val="20"/>
          <w:szCs w:val="20"/>
        </w:rPr>
      </w:pPr>
    </w:p>
    <w:p w:rsidR="00A33515" w:rsidRDefault="001A4D22">
      <w:pPr>
        <w:rPr>
          <w:sz w:val="20"/>
          <w:szCs w:val="20"/>
        </w:rPr>
      </w:pPr>
      <w:r>
        <w:rPr>
          <w:rFonts w:ascii="Arial" w:eastAsia="Arial" w:hAnsi="Arial" w:cs="Arial"/>
          <w:b/>
          <w:bCs/>
          <w:sz w:val="26"/>
          <w:szCs w:val="26"/>
        </w:rPr>
        <w:t>Задача 4. Делить и резать, резать и делить</w:t>
      </w:r>
    </w:p>
    <w:p w:rsidR="00A33515" w:rsidRDefault="00A33515">
      <w:pPr>
        <w:spacing w:line="178" w:lineRule="exact"/>
        <w:rPr>
          <w:sz w:val="20"/>
          <w:szCs w:val="20"/>
        </w:rPr>
      </w:pPr>
    </w:p>
    <w:p w:rsidR="00A33515" w:rsidRDefault="001A4D22">
      <w:pPr>
        <w:numPr>
          <w:ilvl w:val="0"/>
          <w:numId w:val="113"/>
        </w:numPr>
        <w:tabs>
          <w:tab w:val="left" w:pos="500"/>
        </w:tabs>
        <w:spacing w:line="332" w:lineRule="auto"/>
        <w:ind w:left="500" w:hanging="306"/>
        <w:jc w:val="both"/>
        <w:rPr>
          <w:rFonts w:ascii="Arial" w:eastAsia="Arial" w:hAnsi="Arial" w:cs="Arial"/>
          <w:b/>
          <w:bCs/>
          <w:sz w:val="19"/>
          <w:szCs w:val="19"/>
        </w:rPr>
      </w:pPr>
      <w:r>
        <w:rPr>
          <w:rFonts w:ascii="Arial" w:eastAsia="Arial" w:hAnsi="Arial" w:cs="Arial"/>
          <w:sz w:val="19"/>
          <w:szCs w:val="19"/>
        </w:rPr>
        <w:t>Как двумя линиями разделить прямоугольник на четыре части оди-наковой площади, имея только карандаш и линейку без разметки?</w:t>
      </w:r>
    </w:p>
    <w:p w:rsidR="00A33515" w:rsidRDefault="00A33515">
      <w:pPr>
        <w:spacing w:line="90" w:lineRule="exact"/>
        <w:rPr>
          <w:rFonts w:ascii="Arial" w:eastAsia="Arial" w:hAnsi="Arial" w:cs="Arial"/>
          <w:b/>
          <w:bCs/>
          <w:sz w:val="19"/>
          <w:szCs w:val="19"/>
        </w:rPr>
      </w:pPr>
    </w:p>
    <w:p w:rsidR="00A33515" w:rsidRDefault="001A4D22">
      <w:pPr>
        <w:numPr>
          <w:ilvl w:val="0"/>
          <w:numId w:val="113"/>
        </w:numPr>
        <w:tabs>
          <w:tab w:val="left" w:pos="500"/>
        </w:tabs>
        <w:spacing w:line="303" w:lineRule="auto"/>
        <w:ind w:left="500" w:hanging="290"/>
        <w:rPr>
          <w:rFonts w:ascii="Arial" w:eastAsia="Arial" w:hAnsi="Arial" w:cs="Arial"/>
          <w:b/>
          <w:bCs/>
          <w:sz w:val="20"/>
          <w:szCs w:val="20"/>
        </w:rPr>
      </w:pPr>
      <w:r>
        <w:rPr>
          <w:rFonts w:ascii="Arial" w:eastAsia="Arial" w:hAnsi="Arial" w:cs="Arial"/>
          <w:sz w:val="20"/>
          <w:szCs w:val="20"/>
        </w:rPr>
        <w:t>Изобразите фигуру, которую можно одним прямым разрезом поде-лить на три части одинаковой площади.</w:t>
      </w:r>
    </w:p>
    <w:p w:rsidR="00A33515" w:rsidRDefault="00A33515">
      <w:pPr>
        <w:spacing w:line="114" w:lineRule="exact"/>
        <w:rPr>
          <w:rFonts w:ascii="Arial" w:eastAsia="Arial" w:hAnsi="Arial" w:cs="Arial"/>
          <w:b/>
          <w:bCs/>
          <w:sz w:val="20"/>
          <w:szCs w:val="20"/>
        </w:rPr>
      </w:pPr>
    </w:p>
    <w:p w:rsidR="00A33515" w:rsidRDefault="001A4D22">
      <w:pPr>
        <w:numPr>
          <w:ilvl w:val="0"/>
          <w:numId w:val="113"/>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Каждый из двух разрезов делит фигуру на две части одинаковой площади. Обязательно ли вместе они делят фигуру на четыре ча-сти одинаковой площади?</w:t>
      </w:r>
    </w:p>
    <w:p w:rsidR="00A33515" w:rsidRDefault="00A33515">
      <w:pPr>
        <w:spacing w:line="253" w:lineRule="exact"/>
        <w:rPr>
          <w:sz w:val="20"/>
          <w:szCs w:val="20"/>
        </w:rPr>
      </w:pPr>
    </w:p>
    <w:p w:rsidR="00A33515" w:rsidRDefault="001A4D22">
      <w:pPr>
        <w:rPr>
          <w:sz w:val="20"/>
          <w:szCs w:val="20"/>
        </w:rPr>
      </w:pPr>
      <w:r>
        <w:rPr>
          <w:rFonts w:ascii="Arial" w:eastAsia="Arial" w:hAnsi="Arial" w:cs="Arial"/>
          <w:b/>
          <w:bCs/>
          <w:sz w:val="26"/>
          <w:szCs w:val="26"/>
        </w:rPr>
        <w:t>Задача 5. О, как мы далеки!</w:t>
      </w:r>
    </w:p>
    <w:p w:rsidR="00A33515" w:rsidRDefault="00A33515">
      <w:pPr>
        <w:spacing w:line="178" w:lineRule="exact"/>
        <w:rPr>
          <w:sz w:val="20"/>
          <w:szCs w:val="20"/>
        </w:rPr>
      </w:pPr>
    </w:p>
    <w:p w:rsidR="00A33515" w:rsidRDefault="001A4D22">
      <w:pPr>
        <w:numPr>
          <w:ilvl w:val="0"/>
          <w:numId w:val="114"/>
        </w:numPr>
        <w:tabs>
          <w:tab w:val="left" w:pos="500"/>
        </w:tabs>
        <w:spacing w:line="285" w:lineRule="auto"/>
        <w:ind w:left="500" w:hanging="306"/>
        <w:jc w:val="both"/>
        <w:rPr>
          <w:rFonts w:ascii="Arial" w:eastAsia="Arial" w:hAnsi="Arial" w:cs="Arial"/>
          <w:b/>
          <w:bCs/>
          <w:sz w:val="20"/>
          <w:szCs w:val="20"/>
        </w:rPr>
      </w:pPr>
      <w:r>
        <w:rPr>
          <w:rFonts w:ascii="Arial" w:eastAsia="Arial" w:hAnsi="Arial" w:cs="Arial"/>
          <w:sz w:val="20"/>
          <w:szCs w:val="20"/>
        </w:rPr>
        <w:t xml:space="preserve">На прямой дороге расположены четыре остановки: </w:t>
      </w:r>
      <w:r>
        <w:rPr>
          <w:rFonts w:ascii="Arial" w:eastAsia="Arial" w:hAnsi="Arial" w:cs="Arial"/>
          <w:i/>
          <w:iCs/>
          <w:sz w:val="20"/>
          <w:szCs w:val="20"/>
        </w:rPr>
        <w:t>A</w:t>
      </w:r>
      <w:r>
        <w:rPr>
          <w:rFonts w:ascii="Arial" w:eastAsia="Arial" w:hAnsi="Arial" w:cs="Arial"/>
          <w:sz w:val="20"/>
          <w:szCs w:val="20"/>
        </w:rPr>
        <w:t xml:space="preserve">, </w:t>
      </w:r>
      <w:r>
        <w:rPr>
          <w:rFonts w:ascii="Arial" w:eastAsia="Arial" w:hAnsi="Arial" w:cs="Arial"/>
          <w:i/>
          <w:iCs/>
          <w:sz w:val="20"/>
          <w:szCs w:val="20"/>
        </w:rPr>
        <w:t>B</w:t>
      </w:r>
      <w:r>
        <w:rPr>
          <w:rFonts w:ascii="Arial" w:eastAsia="Arial" w:hAnsi="Arial" w:cs="Arial"/>
          <w:sz w:val="20"/>
          <w:szCs w:val="20"/>
        </w:rPr>
        <w:t xml:space="preserve">, </w:t>
      </w:r>
      <w:r>
        <w:rPr>
          <w:rFonts w:ascii="Arial" w:eastAsia="Arial" w:hAnsi="Arial" w:cs="Arial"/>
          <w:i/>
          <w:iCs/>
          <w:sz w:val="20"/>
          <w:szCs w:val="20"/>
        </w:rPr>
        <w:t>C</w:t>
      </w:r>
      <w:r>
        <w:rPr>
          <w:rFonts w:ascii="Arial" w:eastAsia="Arial" w:hAnsi="Arial" w:cs="Arial"/>
          <w:sz w:val="20"/>
          <w:szCs w:val="20"/>
        </w:rPr>
        <w:t xml:space="preserve">, </w:t>
      </w:r>
      <w:r>
        <w:rPr>
          <w:rFonts w:ascii="Arial" w:eastAsia="Arial" w:hAnsi="Arial" w:cs="Arial"/>
          <w:i/>
          <w:iCs/>
          <w:sz w:val="20"/>
          <w:szCs w:val="20"/>
        </w:rPr>
        <w:t>D</w:t>
      </w:r>
      <w:r>
        <w:rPr>
          <w:rFonts w:ascii="Arial" w:eastAsia="Arial" w:hAnsi="Arial" w:cs="Arial"/>
          <w:sz w:val="20"/>
          <w:szCs w:val="20"/>
        </w:rPr>
        <w:t xml:space="preserve"> (не обязательно в таком порядке). Известно, что расстояние между ос-тановками </w:t>
      </w:r>
      <w:r>
        <w:rPr>
          <w:rFonts w:ascii="Arial" w:eastAsia="Arial" w:hAnsi="Arial" w:cs="Arial"/>
          <w:i/>
          <w:iCs/>
          <w:sz w:val="20"/>
          <w:szCs w:val="20"/>
        </w:rPr>
        <w:t>A</w:t>
      </w:r>
      <w:r>
        <w:rPr>
          <w:rFonts w:ascii="Arial" w:eastAsia="Arial" w:hAnsi="Arial" w:cs="Arial"/>
          <w:sz w:val="20"/>
          <w:szCs w:val="20"/>
        </w:rPr>
        <w:t xml:space="preserve"> и </w:t>
      </w:r>
      <w:r>
        <w:rPr>
          <w:rFonts w:ascii="Arial" w:eastAsia="Arial" w:hAnsi="Arial" w:cs="Arial"/>
          <w:i/>
          <w:iCs/>
          <w:sz w:val="20"/>
          <w:szCs w:val="20"/>
        </w:rPr>
        <w:t>D</w:t>
      </w:r>
      <w:r>
        <w:rPr>
          <w:rFonts w:ascii="Arial" w:eastAsia="Arial" w:hAnsi="Arial" w:cs="Arial"/>
          <w:sz w:val="20"/>
          <w:szCs w:val="20"/>
        </w:rPr>
        <w:t xml:space="preserve"> равно 1 км, между </w:t>
      </w:r>
      <w:r>
        <w:rPr>
          <w:rFonts w:ascii="Arial" w:eastAsia="Arial" w:hAnsi="Arial" w:cs="Arial"/>
          <w:i/>
          <w:iCs/>
          <w:sz w:val="20"/>
          <w:szCs w:val="20"/>
        </w:rPr>
        <w:t>B</w:t>
      </w:r>
      <w:r>
        <w:rPr>
          <w:rFonts w:ascii="Arial" w:eastAsia="Arial" w:hAnsi="Arial" w:cs="Arial"/>
          <w:sz w:val="20"/>
          <w:szCs w:val="20"/>
        </w:rPr>
        <w:t xml:space="preserve"> и </w:t>
      </w:r>
      <w:r>
        <w:rPr>
          <w:rFonts w:ascii="Arial" w:eastAsia="Arial" w:hAnsi="Arial" w:cs="Arial"/>
          <w:i/>
          <w:iCs/>
          <w:sz w:val="20"/>
          <w:szCs w:val="20"/>
        </w:rPr>
        <w:t>C</w:t>
      </w:r>
      <w:r>
        <w:rPr>
          <w:rFonts w:ascii="Arial" w:eastAsia="Arial" w:hAnsi="Arial" w:cs="Arial"/>
          <w:sz w:val="20"/>
          <w:szCs w:val="20"/>
        </w:rPr>
        <w:t xml:space="preserve"> — 2 км, между </w:t>
      </w:r>
      <w:r>
        <w:rPr>
          <w:rFonts w:ascii="Arial" w:eastAsia="Arial" w:hAnsi="Arial" w:cs="Arial"/>
          <w:i/>
          <w:iCs/>
          <w:sz w:val="20"/>
          <w:szCs w:val="20"/>
        </w:rPr>
        <w:t>B</w:t>
      </w:r>
      <w:r>
        <w:rPr>
          <w:rFonts w:ascii="Arial" w:eastAsia="Arial" w:hAnsi="Arial" w:cs="Arial"/>
          <w:sz w:val="20"/>
          <w:szCs w:val="20"/>
        </w:rPr>
        <w:t xml:space="preserve"> и </w:t>
      </w:r>
      <w:r>
        <w:rPr>
          <w:rFonts w:ascii="Arial" w:eastAsia="Arial" w:hAnsi="Arial" w:cs="Arial"/>
          <w:i/>
          <w:iCs/>
          <w:sz w:val="20"/>
          <w:szCs w:val="20"/>
        </w:rPr>
        <w:t>D</w:t>
      </w:r>
      <w:r>
        <w:rPr>
          <w:rFonts w:ascii="Arial" w:eastAsia="Arial" w:hAnsi="Arial" w:cs="Arial"/>
          <w:sz w:val="20"/>
          <w:szCs w:val="20"/>
        </w:rPr>
        <w:t xml:space="preserve"> — 3 км, между </w:t>
      </w:r>
      <w:r>
        <w:rPr>
          <w:rFonts w:ascii="Arial" w:eastAsia="Arial" w:hAnsi="Arial" w:cs="Arial"/>
          <w:i/>
          <w:iCs/>
          <w:sz w:val="20"/>
          <w:szCs w:val="20"/>
        </w:rPr>
        <w:t>A</w:t>
      </w:r>
      <w:r>
        <w:rPr>
          <w:rFonts w:ascii="Arial" w:eastAsia="Arial" w:hAnsi="Arial" w:cs="Arial"/>
          <w:sz w:val="20"/>
          <w:szCs w:val="20"/>
        </w:rPr>
        <w:t xml:space="preserve"> и </w:t>
      </w:r>
      <w:r>
        <w:rPr>
          <w:rFonts w:ascii="Arial" w:eastAsia="Arial" w:hAnsi="Arial" w:cs="Arial"/>
          <w:i/>
          <w:iCs/>
          <w:sz w:val="20"/>
          <w:szCs w:val="20"/>
        </w:rPr>
        <w:t>B</w:t>
      </w:r>
      <w:r>
        <w:rPr>
          <w:rFonts w:ascii="Arial" w:eastAsia="Arial" w:hAnsi="Arial" w:cs="Arial"/>
          <w:sz w:val="20"/>
          <w:szCs w:val="20"/>
        </w:rPr>
        <w:t xml:space="preserve"> — 4 км, а между </w:t>
      </w:r>
      <w:r>
        <w:rPr>
          <w:rFonts w:ascii="Arial" w:eastAsia="Arial" w:hAnsi="Arial" w:cs="Arial"/>
          <w:i/>
          <w:iCs/>
          <w:sz w:val="20"/>
          <w:szCs w:val="20"/>
        </w:rPr>
        <w:t>C</w:t>
      </w:r>
      <w:r>
        <w:rPr>
          <w:rFonts w:ascii="Arial" w:eastAsia="Arial" w:hAnsi="Arial" w:cs="Arial"/>
          <w:sz w:val="20"/>
          <w:szCs w:val="20"/>
        </w:rPr>
        <w:t xml:space="preserve"> и </w:t>
      </w:r>
      <w:r>
        <w:rPr>
          <w:rFonts w:ascii="Arial" w:eastAsia="Arial" w:hAnsi="Arial" w:cs="Arial"/>
          <w:i/>
          <w:iCs/>
          <w:sz w:val="20"/>
          <w:szCs w:val="20"/>
        </w:rPr>
        <w:t>D</w:t>
      </w:r>
      <w:r>
        <w:rPr>
          <w:rFonts w:ascii="Arial" w:eastAsia="Arial" w:hAnsi="Arial" w:cs="Arial"/>
          <w:sz w:val="20"/>
          <w:szCs w:val="20"/>
        </w:rPr>
        <w:t xml:space="preserve"> — 5 км. Чему равно расстояние между остановками </w:t>
      </w:r>
      <w:r>
        <w:rPr>
          <w:rFonts w:ascii="Arial" w:eastAsia="Arial" w:hAnsi="Arial" w:cs="Arial"/>
          <w:i/>
          <w:iCs/>
          <w:sz w:val="20"/>
          <w:szCs w:val="20"/>
        </w:rPr>
        <w:t>A</w:t>
      </w:r>
      <w:r>
        <w:rPr>
          <w:rFonts w:ascii="Arial" w:eastAsia="Arial" w:hAnsi="Arial" w:cs="Arial"/>
          <w:sz w:val="20"/>
          <w:szCs w:val="20"/>
        </w:rPr>
        <w:t xml:space="preserve"> и </w:t>
      </w:r>
      <w:r>
        <w:rPr>
          <w:rFonts w:ascii="Arial" w:eastAsia="Arial" w:hAnsi="Arial" w:cs="Arial"/>
          <w:i/>
          <w:iCs/>
          <w:sz w:val="20"/>
          <w:szCs w:val="20"/>
        </w:rPr>
        <w:t>C</w:t>
      </w:r>
      <w:r>
        <w:rPr>
          <w:rFonts w:ascii="Arial" w:eastAsia="Arial" w:hAnsi="Arial" w:cs="Arial"/>
          <w:sz w:val="20"/>
          <w:szCs w:val="20"/>
        </w:rPr>
        <w:t>?</w:t>
      </w:r>
    </w:p>
    <w:p w:rsidR="00A33515" w:rsidRDefault="00A33515">
      <w:pPr>
        <w:spacing w:line="132" w:lineRule="exact"/>
        <w:rPr>
          <w:rFonts w:ascii="Arial" w:eastAsia="Arial" w:hAnsi="Arial" w:cs="Arial"/>
          <w:b/>
          <w:bCs/>
          <w:sz w:val="20"/>
          <w:szCs w:val="20"/>
        </w:rPr>
      </w:pPr>
    </w:p>
    <w:p w:rsidR="00A33515" w:rsidRDefault="001A4D22">
      <w:pPr>
        <w:numPr>
          <w:ilvl w:val="0"/>
          <w:numId w:val="114"/>
        </w:numPr>
        <w:tabs>
          <w:tab w:val="left" w:pos="500"/>
        </w:tabs>
        <w:spacing w:line="287" w:lineRule="auto"/>
        <w:ind w:left="500" w:hanging="290"/>
        <w:jc w:val="both"/>
        <w:rPr>
          <w:rFonts w:ascii="Arial" w:eastAsia="Arial" w:hAnsi="Arial" w:cs="Arial"/>
          <w:b/>
          <w:bCs/>
          <w:sz w:val="20"/>
          <w:szCs w:val="20"/>
        </w:rPr>
      </w:pPr>
      <w:r>
        <w:rPr>
          <w:rFonts w:ascii="Arial" w:eastAsia="Arial" w:hAnsi="Arial" w:cs="Arial"/>
          <w:sz w:val="20"/>
          <w:szCs w:val="20"/>
        </w:rPr>
        <w:t>Вдоль прямой аллеи растут четыре дерева. Расстояния между со-седними равны 63, 14 и 84 метра соответственно. Сколько деревьев надо ещ</w:t>
      </w:r>
      <w:ins w:id="1019" w:author="Admin" w:date="2019-02-19T01:58:00Z">
        <w:r w:rsidR="001F58AF">
          <w:rPr>
            <w:rFonts w:ascii="Arial" w:eastAsia="Arial" w:hAnsi="Arial" w:cs="Arial"/>
            <w:sz w:val="20"/>
            <w:szCs w:val="20"/>
          </w:rPr>
          <w:t>е</w:t>
        </w:r>
      </w:ins>
      <w:del w:id="1020" w:author="Admin" w:date="2019-02-19T01:58:00Z">
        <w:r w:rsidDel="001F58AF">
          <w:rPr>
            <w:rFonts w:ascii="Arial" w:eastAsia="Arial" w:hAnsi="Arial" w:cs="Arial"/>
            <w:sz w:val="20"/>
            <w:szCs w:val="20"/>
          </w:rPr>
          <w:delText>ё</w:delText>
        </w:r>
      </w:del>
      <w:r>
        <w:rPr>
          <w:rFonts w:ascii="Arial" w:eastAsia="Arial" w:hAnsi="Arial" w:cs="Arial"/>
          <w:sz w:val="20"/>
          <w:szCs w:val="20"/>
        </w:rPr>
        <w:t xml:space="preserve"> посадить, чтобы расстояние между любыми двумя сосед-ними деревьями было одинаковым?</w:t>
      </w:r>
    </w:p>
    <w:p w:rsidR="00A33515" w:rsidRDefault="00A33515">
      <w:pPr>
        <w:spacing w:line="130" w:lineRule="exact"/>
        <w:rPr>
          <w:rFonts w:ascii="Arial" w:eastAsia="Arial" w:hAnsi="Arial" w:cs="Arial"/>
          <w:b/>
          <w:bCs/>
          <w:sz w:val="20"/>
          <w:szCs w:val="20"/>
        </w:rPr>
      </w:pPr>
    </w:p>
    <w:p w:rsidR="00A33515" w:rsidRDefault="001A4D22">
      <w:pPr>
        <w:numPr>
          <w:ilvl w:val="0"/>
          <w:numId w:val="114"/>
        </w:numPr>
        <w:tabs>
          <w:tab w:val="left" w:pos="500"/>
        </w:tabs>
        <w:spacing w:line="286" w:lineRule="auto"/>
        <w:ind w:left="500" w:hanging="290"/>
        <w:jc w:val="both"/>
        <w:rPr>
          <w:rFonts w:ascii="Arial" w:eastAsia="Arial" w:hAnsi="Arial" w:cs="Arial"/>
          <w:b/>
          <w:bCs/>
          <w:sz w:val="20"/>
          <w:szCs w:val="20"/>
        </w:rPr>
      </w:pPr>
      <w:r>
        <w:rPr>
          <w:rFonts w:ascii="Arial" w:eastAsia="Arial" w:hAnsi="Arial" w:cs="Arial"/>
          <w:sz w:val="20"/>
          <w:szCs w:val="20"/>
        </w:rPr>
        <w:t xml:space="preserve">Можно ли на прямой отметить точки </w:t>
      </w:r>
      <w:r>
        <w:rPr>
          <w:rFonts w:ascii="Arial" w:eastAsia="Arial" w:hAnsi="Arial" w:cs="Arial"/>
          <w:i/>
          <w:iCs/>
          <w:sz w:val="20"/>
          <w:szCs w:val="20"/>
        </w:rPr>
        <w:t>A</w:t>
      </w:r>
      <w:r>
        <w:rPr>
          <w:rFonts w:ascii="Arial" w:eastAsia="Arial" w:hAnsi="Arial" w:cs="Arial"/>
          <w:sz w:val="20"/>
          <w:szCs w:val="20"/>
        </w:rPr>
        <w:t xml:space="preserve">, </w:t>
      </w:r>
      <w:r>
        <w:rPr>
          <w:rFonts w:ascii="Arial" w:eastAsia="Arial" w:hAnsi="Arial" w:cs="Arial"/>
          <w:i/>
          <w:iCs/>
          <w:sz w:val="20"/>
          <w:szCs w:val="20"/>
        </w:rPr>
        <w:t>B</w:t>
      </w:r>
      <w:r>
        <w:rPr>
          <w:rFonts w:ascii="Arial" w:eastAsia="Arial" w:hAnsi="Arial" w:cs="Arial"/>
          <w:sz w:val="20"/>
          <w:szCs w:val="20"/>
        </w:rPr>
        <w:t xml:space="preserve">, </w:t>
      </w:r>
      <w:r>
        <w:rPr>
          <w:rFonts w:ascii="Arial" w:eastAsia="Arial" w:hAnsi="Arial" w:cs="Arial"/>
          <w:i/>
          <w:iCs/>
          <w:sz w:val="20"/>
          <w:szCs w:val="20"/>
        </w:rPr>
        <w:t>C</w:t>
      </w:r>
      <w:r>
        <w:rPr>
          <w:rFonts w:ascii="Arial" w:eastAsia="Arial" w:hAnsi="Arial" w:cs="Arial"/>
          <w:sz w:val="20"/>
          <w:szCs w:val="20"/>
        </w:rPr>
        <w:t xml:space="preserve">, </w:t>
      </w:r>
      <w:r>
        <w:rPr>
          <w:rFonts w:ascii="Arial" w:eastAsia="Arial" w:hAnsi="Arial" w:cs="Arial"/>
          <w:i/>
          <w:iCs/>
          <w:sz w:val="20"/>
          <w:szCs w:val="20"/>
        </w:rPr>
        <w:t>D</w:t>
      </w:r>
      <w:r>
        <w:rPr>
          <w:rFonts w:ascii="Arial" w:eastAsia="Arial" w:hAnsi="Arial" w:cs="Arial"/>
          <w:sz w:val="20"/>
          <w:szCs w:val="20"/>
        </w:rPr>
        <w:t xml:space="preserve"> и </w:t>
      </w:r>
      <w:r>
        <w:rPr>
          <w:rFonts w:ascii="Arial" w:eastAsia="Arial" w:hAnsi="Arial" w:cs="Arial"/>
          <w:i/>
          <w:iCs/>
          <w:sz w:val="20"/>
          <w:szCs w:val="20"/>
        </w:rPr>
        <w:t>E</w:t>
      </w:r>
      <w:r>
        <w:rPr>
          <w:rFonts w:ascii="Arial" w:eastAsia="Arial" w:hAnsi="Arial" w:cs="Arial"/>
          <w:sz w:val="20"/>
          <w:szCs w:val="20"/>
        </w:rPr>
        <w:t xml:space="preserve"> так, чтобы рас-стояния между ними оказались равны: </w:t>
      </w:r>
      <w:r>
        <w:rPr>
          <w:rFonts w:ascii="Arial" w:eastAsia="Arial" w:hAnsi="Arial" w:cs="Arial"/>
          <w:i/>
          <w:iCs/>
          <w:sz w:val="20"/>
          <w:szCs w:val="20"/>
        </w:rPr>
        <w:t>AB</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6, </w:t>
      </w:r>
      <w:r>
        <w:rPr>
          <w:rFonts w:ascii="Arial" w:eastAsia="Arial" w:hAnsi="Arial" w:cs="Arial"/>
          <w:i/>
          <w:iCs/>
          <w:sz w:val="20"/>
          <w:szCs w:val="20"/>
        </w:rPr>
        <w:t>BC</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7, </w:t>
      </w:r>
      <w:r>
        <w:rPr>
          <w:rFonts w:ascii="Arial" w:eastAsia="Arial" w:hAnsi="Arial" w:cs="Arial"/>
          <w:i/>
          <w:iCs/>
          <w:sz w:val="20"/>
          <w:szCs w:val="20"/>
        </w:rPr>
        <w:t>CD</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10, </w:t>
      </w:r>
      <w:r>
        <w:rPr>
          <w:rFonts w:ascii="Arial" w:eastAsia="Arial" w:hAnsi="Arial" w:cs="Arial"/>
          <w:i/>
          <w:iCs/>
          <w:sz w:val="20"/>
          <w:szCs w:val="20"/>
        </w:rPr>
        <w:t xml:space="preserve">DE </w:t>
      </w:r>
      <w:r>
        <w:rPr>
          <w:rFonts w:eastAsia="Times New Roman"/>
          <w:sz w:val="20"/>
          <w:szCs w:val="20"/>
        </w:rPr>
        <w:t>=</w:t>
      </w:r>
      <w:r>
        <w:rPr>
          <w:rFonts w:ascii="Arial" w:eastAsia="Arial" w:hAnsi="Arial" w:cs="Arial"/>
          <w:i/>
          <w:iCs/>
          <w:sz w:val="20"/>
          <w:szCs w:val="20"/>
        </w:rPr>
        <w:t xml:space="preserve"> </w:t>
      </w:r>
      <w:r>
        <w:rPr>
          <w:rFonts w:ascii="Arial" w:eastAsia="Arial" w:hAnsi="Arial" w:cs="Arial"/>
          <w:sz w:val="20"/>
          <w:szCs w:val="20"/>
        </w:rPr>
        <w:t>9,</w:t>
      </w:r>
      <w:r>
        <w:rPr>
          <w:rFonts w:ascii="Arial" w:eastAsia="Arial" w:hAnsi="Arial" w:cs="Arial"/>
          <w:i/>
          <w:iCs/>
          <w:sz w:val="20"/>
          <w:szCs w:val="20"/>
        </w:rPr>
        <w:t xml:space="preserve"> AE </w:t>
      </w:r>
      <w:r>
        <w:rPr>
          <w:rFonts w:eastAsia="Times New Roman"/>
          <w:sz w:val="20"/>
          <w:szCs w:val="20"/>
        </w:rPr>
        <w:t>=</w:t>
      </w:r>
      <w:r>
        <w:rPr>
          <w:rFonts w:ascii="Arial" w:eastAsia="Arial" w:hAnsi="Arial" w:cs="Arial"/>
          <w:i/>
          <w:iCs/>
          <w:sz w:val="20"/>
          <w:szCs w:val="20"/>
        </w:rPr>
        <w:t xml:space="preserve"> </w:t>
      </w:r>
      <w:r>
        <w:rPr>
          <w:rFonts w:ascii="Arial" w:eastAsia="Arial" w:hAnsi="Arial" w:cs="Arial"/>
          <w:sz w:val="20"/>
          <w:szCs w:val="20"/>
        </w:rPr>
        <w:t>12?</w:t>
      </w:r>
      <w:r>
        <w:rPr>
          <w:rFonts w:ascii="Arial" w:eastAsia="Arial" w:hAnsi="Arial" w:cs="Arial"/>
          <w:i/>
          <w:iCs/>
          <w:sz w:val="20"/>
          <w:szCs w:val="20"/>
        </w:rPr>
        <w:t xml:space="preserve"> </w:t>
      </w:r>
      <w:r>
        <w:rPr>
          <w:rFonts w:ascii="Arial" w:eastAsia="Arial" w:hAnsi="Arial" w:cs="Arial"/>
          <w:sz w:val="20"/>
          <w:szCs w:val="20"/>
        </w:rPr>
        <w:t>Если можно,</w:t>
      </w:r>
      <w:r>
        <w:rPr>
          <w:rFonts w:ascii="Arial" w:eastAsia="Arial" w:hAnsi="Arial" w:cs="Arial"/>
          <w:i/>
          <w:iCs/>
          <w:sz w:val="20"/>
          <w:szCs w:val="20"/>
        </w:rPr>
        <w:t xml:space="preserve"> </w:t>
      </w:r>
      <w:r>
        <w:rPr>
          <w:rFonts w:ascii="Arial" w:eastAsia="Arial" w:hAnsi="Arial" w:cs="Arial"/>
          <w:sz w:val="20"/>
          <w:szCs w:val="20"/>
        </w:rPr>
        <w:t>то покажите как,</w:t>
      </w:r>
      <w:r>
        <w:rPr>
          <w:rFonts w:ascii="Arial" w:eastAsia="Arial" w:hAnsi="Arial" w:cs="Arial"/>
          <w:i/>
          <w:iCs/>
          <w:sz w:val="20"/>
          <w:szCs w:val="20"/>
        </w:rPr>
        <w:t xml:space="preserve"> </w:t>
      </w:r>
      <w:r>
        <w:rPr>
          <w:rFonts w:ascii="Arial" w:eastAsia="Arial" w:hAnsi="Arial" w:cs="Arial"/>
          <w:sz w:val="20"/>
          <w:szCs w:val="20"/>
        </w:rPr>
        <w:t>если нет</w:t>
      </w:r>
      <w:r>
        <w:rPr>
          <w:rFonts w:ascii="Arial" w:eastAsia="Arial" w:hAnsi="Arial" w:cs="Arial"/>
          <w:i/>
          <w:iCs/>
          <w:sz w:val="20"/>
          <w:szCs w:val="20"/>
        </w:rPr>
        <w:t xml:space="preserve"> </w:t>
      </w:r>
      <w:r>
        <w:rPr>
          <w:rFonts w:ascii="Arial" w:eastAsia="Arial" w:hAnsi="Arial" w:cs="Arial"/>
          <w:sz w:val="20"/>
          <w:szCs w:val="20"/>
        </w:rPr>
        <w:t>—</w:t>
      </w:r>
      <w:r>
        <w:rPr>
          <w:rFonts w:ascii="Arial" w:eastAsia="Arial" w:hAnsi="Arial" w:cs="Arial"/>
          <w:i/>
          <w:iCs/>
          <w:sz w:val="20"/>
          <w:szCs w:val="20"/>
        </w:rPr>
        <w:t xml:space="preserve"> </w:t>
      </w:r>
      <w:r>
        <w:rPr>
          <w:rFonts w:ascii="Arial" w:eastAsia="Arial" w:hAnsi="Arial" w:cs="Arial"/>
          <w:sz w:val="20"/>
          <w:szCs w:val="20"/>
        </w:rPr>
        <w:t>объяс-ните</w:t>
      </w:r>
      <w:del w:id="1021" w:author="Admin" w:date="2019-02-19T01:59:00Z">
        <w:r w:rsidDel="001F58AF">
          <w:rPr>
            <w:rFonts w:ascii="Arial" w:eastAsia="Arial" w:hAnsi="Arial" w:cs="Arial"/>
            <w:sz w:val="20"/>
            <w:szCs w:val="20"/>
          </w:rPr>
          <w:delText>,</w:delText>
        </w:r>
      </w:del>
      <w:r>
        <w:rPr>
          <w:rFonts w:ascii="Arial" w:eastAsia="Arial" w:hAnsi="Arial" w:cs="Arial"/>
          <w:sz w:val="20"/>
          <w:szCs w:val="20"/>
        </w:rPr>
        <w:t xml:space="preserve"> почему.</w:t>
      </w:r>
    </w:p>
    <w:p w:rsidR="00A33515" w:rsidRDefault="00A33515">
      <w:pPr>
        <w:sectPr w:rsidR="00A33515">
          <w:pgSz w:w="8220" w:h="12472"/>
          <w:pgMar w:top="639" w:right="720" w:bottom="0" w:left="720" w:header="0" w:footer="0" w:gutter="0"/>
          <w:cols w:space="720" w:equalWidth="0">
            <w:col w:w="6780"/>
          </w:cols>
        </w:sectPr>
      </w:pPr>
    </w:p>
    <w:p w:rsidR="00A33515" w:rsidRDefault="00A33515">
      <w:pPr>
        <w:spacing w:line="200" w:lineRule="exact"/>
        <w:rPr>
          <w:sz w:val="20"/>
          <w:szCs w:val="20"/>
        </w:rPr>
      </w:pPr>
    </w:p>
    <w:p w:rsidR="00A33515" w:rsidRDefault="00A33515">
      <w:pPr>
        <w:spacing w:line="200" w:lineRule="exact"/>
        <w:rPr>
          <w:sz w:val="20"/>
          <w:szCs w:val="20"/>
        </w:rPr>
      </w:pPr>
    </w:p>
    <w:p w:rsidR="00A33515" w:rsidRDefault="00A33515">
      <w:pPr>
        <w:spacing w:line="203" w:lineRule="exact"/>
        <w:rPr>
          <w:sz w:val="20"/>
          <w:szCs w:val="20"/>
        </w:rPr>
      </w:pPr>
    </w:p>
    <w:p w:rsidR="00A33515" w:rsidRDefault="001A4D22">
      <w:pPr>
        <w:jc w:val="center"/>
        <w:rPr>
          <w:sz w:val="20"/>
          <w:szCs w:val="20"/>
        </w:rPr>
      </w:pPr>
      <w:r>
        <w:rPr>
          <w:rFonts w:ascii="Arial" w:eastAsia="Arial" w:hAnsi="Arial" w:cs="Arial"/>
          <w:sz w:val="20"/>
          <w:szCs w:val="20"/>
        </w:rPr>
        <w:t xml:space="preserve">−  </w:t>
      </w:r>
      <w:r>
        <w:rPr>
          <w:rFonts w:ascii="Arial" w:eastAsia="Arial" w:hAnsi="Arial" w:cs="Arial"/>
          <w:b/>
          <w:bCs/>
          <w:sz w:val="20"/>
          <w:szCs w:val="20"/>
        </w:rPr>
        <w:t>42</w:t>
      </w:r>
      <w:r>
        <w:rPr>
          <w:rFonts w:ascii="Arial" w:eastAsia="Arial" w:hAnsi="Arial" w:cs="Arial"/>
          <w:sz w:val="20"/>
          <w:szCs w:val="20"/>
        </w:rPr>
        <w:t xml:space="preserve"> −</w:t>
      </w:r>
    </w:p>
    <w:p w:rsidR="00A33515" w:rsidRDefault="00A33515">
      <w:pPr>
        <w:sectPr w:rsidR="00A33515">
          <w:type w:val="continuous"/>
          <w:pgSz w:w="8220" w:h="12472"/>
          <w:pgMar w:top="639" w:right="720" w:bottom="0" w:left="720" w:header="0" w:footer="0" w:gutter="0"/>
          <w:cols w:space="720" w:equalWidth="0">
            <w:col w:w="6780"/>
          </w:cols>
        </w:sectPr>
      </w:pPr>
    </w:p>
    <w:p w:rsidR="00A33515" w:rsidRDefault="001A4D22">
      <w:pPr>
        <w:jc w:val="center"/>
        <w:rPr>
          <w:sz w:val="20"/>
          <w:szCs w:val="20"/>
        </w:rPr>
      </w:pPr>
      <w:bookmarkStart w:id="1022" w:name="page53"/>
      <w:bookmarkEnd w:id="1022"/>
      <w:r>
        <w:rPr>
          <w:rFonts w:ascii="Arial" w:eastAsia="Arial" w:hAnsi="Arial" w:cs="Arial"/>
          <w:sz w:val="18"/>
          <w:szCs w:val="18"/>
        </w:rPr>
        <w:lastRenderedPageBreak/>
        <w:t>Сборник задач олимпиады «Математика НОН-СТОП»</w:t>
      </w:r>
    </w:p>
    <w:p w:rsidR="00A33515" w:rsidRDefault="00A33515">
      <w:pPr>
        <w:spacing w:line="124" w:lineRule="exact"/>
        <w:rPr>
          <w:sz w:val="20"/>
          <w:szCs w:val="20"/>
        </w:rPr>
      </w:pPr>
    </w:p>
    <w:p w:rsidR="00A33515" w:rsidRDefault="001A4D22">
      <w:pPr>
        <w:rPr>
          <w:sz w:val="20"/>
          <w:szCs w:val="20"/>
        </w:rPr>
      </w:pPr>
      <w:r>
        <w:rPr>
          <w:rFonts w:ascii="Arial" w:eastAsia="Arial" w:hAnsi="Arial" w:cs="Arial"/>
          <w:b/>
          <w:bCs/>
          <w:sz w:val="26"/>
          <w:szCs w:val="26"/>
        </w:rPr>
        <w:t>Задача 6. Быть врачом — весьма ответственно!</w:t>
      </w:r>
    </w:p>
    <w:p w:rsidR="00A33515" w:rsidRDefault="00A33515">
      <w:pPr>
        <w:spacing w:line="178" w:lineRule="exact"/>
        <w:rPr>
          <w:sz w:val="20"/>
          <w:szCs w:val="20"/>
        </w:rPr>
      </w:pPr>
    </w:p>
    <w:p w:rsidR="00A33515" w:rsidRDefault="001A4D22">
      <w:pPr>
        <w:spacing w:line="285" w:lineRule="auto"/>
        <w:ind w:left="500" w:hanging="303"/>
        <w:jc w:val="both"/>
        <w:rPr>
          <w:sz w:val="20"/>
          <w:szCs w:val="20"/>
        </w:rPr>
      </w:pPr>
      <w:r>
        <w:rPr>
          <w:rFonts w:ascii="Arial" w:eastAsia="Arial" w:hAnsi="Arial" w:cs="Arial"/>
          <w:b/>
          <w:bCs/>
          <w:sz w:val="20"/>
          <w:szCs w:val="20"/>
        </w:rPr>
        <w:t xml:space="preserve">A. </w:t>
      </w:r>
      <w:r>
        <w:rPr>
          <w:rFonts w:ascii="Arial" w:eastAsia="Arial" w:hAnsi="Arial" w:cs="Arial"/>
          <w:sz w:val="20"/>
          <w:szCs w:val="20"/>
        </w:rPr>
        <w:t>Доктор оперирует Геометричного дождевого червя.</w:t>
      </w:r>
      <w:r>
        <w:rPr>
          <w:rFonts w:ascii="Arial" w:eastAsia="Arial" w:hAnsi="Arial" w:cs="Arial"/>
          <w:b/>
          <w:bCs/>
          <w:sz w:val="20"/>
          <w:szCs w:val="20"/>
        </w:rPr>
        <w:t xml:space="preserve"> </w:t>
      </w:r>
      <w:r>
        <w:rPr>
          <w:rFonts w:ascii="Arial" w:eastAsia="Arial" w:hAnsi="Arial" w:cs="Arial"/>
          <w:sz w:val="20"/>
          <w:szCs w:val="20"/>
        </w:rPr>
        <w:t>Особенность</w:t>
      </w:r>
      <w:r>
        <w:rPr>
          <w:rFonts w:ascii="Arial" w:eastAsia="Arial" w:hAnsi="Arial" w:cs="Arial"/>
          <w:b/>
          <w:bCs/>
          <w:sz w:val="20"/>
          <w:szCs w:val="20"/>
        </w:rPr>
        <w:t xml:space="preserve"> </w:t>
      </w:r>
      <w:r>
        <w:rPr>
          <w:rFonts w:ascii="Arial" w:eastAsia="Arial" w:hAnsi="Arial" w:cs="Arial"/>
          <w:sz w:val="20"/>
          <w:szCs w:val="20"/>
        </w:rPr>
        <w:t>червя в том, что, отдыхая, он выворачивается линией из шести от-резков, которая пересекает каждый свой отрезок ровно один раз. При этом он ещ</w:t>
      </w:r>
      <w:ins w:id="1023" w:author="Admin" w:date="2019-02-19T01:59:00Z">
        <w:r w:rsidR="001F58AF">
          <w:rPr>
            <w:rFonts w:ascii="Arial" w:eastAsia="Arial" w:hAnsi="Arial" w:cs="Arial"/>
            <w:sz w:val="20"/>
            <w:szCs w:val="20"/>
          </w:rPr>
          <w:t>е</w:t>
        </w:r>
      </w:ins>
      <w:del w:id="1024" w:author="Admin" w:date="2019-02-19T01:59:00Z">
        <w:r w:rsidDel="001F58AF">
          <w:rPr>
            <w:rFonts w:ascii="Arial" w:eastAsia="Arial" w:hAnsi="Arial" w:cs="Arial"/>
            <w:sz w:val="20"/>
            <w:szCs w:val="20"/>
          </w:rPr>
          <w:delText>ё</w:delText>
        </w:r>
      </w:del>
      <w:r>
        <w:rPr>
          <w:rFonts w:ascii="Arial" w:eastAsia="Arial" w:hAnsi="Arial" w:cs="Arial"/>
          <w:sz w:val="20"/>
          <w:szCs w:val="20"/>
        </w:rPr>
        <w:t xml:space="preserve"> и кусает себя за хвост. Как выглядит отдыхающий Геометричный</w:t>
      </w:r>
      <w:ins w:id="1025" w:author="Admin" w:date="2019-02-19T01:59:00Z">
        <w:r w:rsidR="001F58AF">
          <w:rPr>
            <w:rFonts w:ascii="Arial" w:eastAsia="Arial" w:hAnsi="Arial" w:cs="Arial"/>
            <w:sz w:val="20"/>
            <w:szCs w:val="20"/>
          </w:rPr>
          <w:t xml:space="preserve"> дождевой</w:t>
        </w:r>
      </w:ins>
      <w:r>
        <w:rPr>
          <w:rFonts w:ascii="Arial" w:eastAsia="Arial" w:hAnsi="Arial" w:cs="Arial"/>
          <w:sz w:val="20"/>
          <w:szCs w:val="20"/>
        </w:rPr>
        <w:t xml:space="preserve"> червь?</w:t>
      </w:r>
    </w:p>
    <w:p w:rsidR="00A33515" w:rsidRDefault="00A33515">
      <w:pPr>
        <w:spacing w:line="133" w:lineRule="exact"/>
        <w:rPr>
          <w:sz w:val="20"/>
          <w:szCs w:val="20"/>
        </w:rPr>
      </w:pPr>
    </w:p>
    <w:p w:rsidR="00A33515" w:rsidRDefault="001A4D22">
      <w:pPr>
        <w:numPr>
          <w:ilvl w:val="0"/>
          <w:numId w:val="115"/>
        </w:numPr>
        <w:tabs>
          <w:tab w:val="left" w:pos="500"/>
        </w:tabs>
        <w:spacing w:line="284" w:lineRule="auto"/>
        <w:ind w:left="500" w:hanging="290"/>
        <w:jc w:val="both"/>
        <w:rPr>
          <w:rFonts w:ascii="Arial" w:eastAsia="Arial" w:hAnsi="Arial" w:cs="Arial"/>
          <w:b/>
          <w:bCs/>
          <w:sz w:val="20"/>
          <w:szCs w:val="20"/>
        </w:rPr>
      </w:pPr>
      <w:r>
        <w:rPr>
          <w:rFonts w:ascii="Arial" w:eastAsia="Arial" w:hAnsi="Arial" w:cs="Arial"/>
          <w:sz w:val="20"/>
          <w:szCs w:val="20"/>
        </w:rPr>
        <w:t>Другой доктор учится закреплять сломанные кости. На экзамене ему выдали шесть абсолютно прямых костей одинаковой длины. Он должен завязать на этих костях 12 узлов хирургической нитью, прич</w:t>
      </w:r>
      <w:del w:id="1026" w:author="Admin" w:date="2019-02-19T02:00:00Z">
        <w:r w:rsidDel="001F58AF">
          <w:rPr>
            <w:rFonts w:ascii="Arial" w:eastAsia="Arial" w:hAnsi="Arial" w:cs="Arial"/>
            <w:sz w:val="20"/>
            <w:szCs w:val="20"/>
          </w:rPr>
          <w:delText>ё</w:delText>
        </w:r>
      </w:del>
      <w:ins w:id="1027" w:author="Admin" w:date="2019-02-19T02:00:00Z">
        <w:r w:rsidR="001F58AF">
          <w:rPr>
            <w:rFonts w:ascii="Arial" w:eastAsia="Arial" w:hAnsi="Arial" w:cs="Arial"/>
            <w:sz w:val="20"/>
            <w:szCs w:val="20"/>
          </w:rPr>
          <w:t>е</w:t>
        </w:r>
      </w:ins>
      <w:r>
        <w:rPr>
          <w:rFonts w:ascii="Arial" w:eastAsia="Arial" w:hAnsi="Arial" w:cs="Arial"/>
          <w:sz w:val="20"/>
          <w:szCs w:val="20"/>
        </w:rPr>
        <w:t>м на каждой кости должно быть по 4 узелка. Каждый узел свя-зывает не более двух костей. Помогите врачу справиться с этим за-данием.</w:t>
      </w:r>
    </w:p>
    <w:p w:rsidR="00A33515" w:rsidRDefault="00A33515">
      <w:pPr>
        <w:spacing w:line="133" w:lineRule="exact"/>
        <w:rPr>
          <w:rFonts w:ascii="Arial" w:eastAsia="Arial" w:hAnsi="Arial" w:cs="Arial"/>
          <w:b/>
          <w:bCs/>
          <w:sz w:val="20"/>
          <w:szCs w:val="20"/>
        </w:rPr>
      </w:pPr>
    </w:p>
    <w:p w:rsidR="00A33515" w:rsidRDefault="001A4D22">
      <w:pPr>
        <w:numPr>
          <w:ilvl w:val="0"/>
          <w:numId w:val="115"/>
        </w:numPr>
        <w:tabs>
          <w:tab w:val="left" w:pos="500"/>
        </w:tabs>
        <w:spacing w:line="284" w:lineRule="auto"/>
        <w:ind w:left="500" w:hanging="290"/>
        <w:jc w:val="both"/>
        <w:rPr>
          <w:rFonts w:ascii="Arial" w:eastAsia="Arial" w:hAnsi="Arial" w:cs="Arial"/>
          <w:b/>
          <w:bCs/>
          <w:sz w:val="20"/>
          <w:szCs w:val="20"/>
        </w:rPr>
      </w:pPr>
      <w:del w:id="1028" w:author="Admin" w:date="2019-02-19T02:00:00Z">
        <w:r w:rsidDel="001F58AF">
          <w:rPr>
            <w:rFonts w:ascii="Arial" w:eastAsia="Arial" w:hAnsi="Arial" w:cs="Arial"/>
            <w:sz w:val="20"/>
            <w:szCs w:val="20"/>
          </w:rPr>
          <w:delText>Ещё т</w:delText>
        </w:r>
      </w:del>
      <w:ins w:id="1029" w:author="Admin" w:date="2019-02-19T02:00:00Z">
        <w:r w:rsidR="001F58AF">
          <w:rPr>
            <w:rFonts w:ascii="Arial" w:eastAsia="Arial" w:hAnsi="Arial" w:cs="Arial"/>
            <w:sz w:val="20"/>
            <w:szCs w:val="20"/>
          </w:rPr>
          <w:t>Т</w:t>
        </w:r>
      </w:ins>
      <w:r>
        <w:rPr>
          <w:rFonts w:ascii="Arial" w:eastAsia="Arial" w:hAnsi="Arial" w:cs="Arial"/>
          <w:sz w:val="20"/>
          <w:szCs w:val="20"/>
        </w:rPr>
        <w:t>ри доктора — Айболит, Пеппер и Ватсон — по очереди опери-руют заразного больного, при этом у них всего две пары перчаток. Перчатки можно надевать наизнанку и друг на друга. По медицин-ским правилам руки разных хирургов не должны касаться одной поверхности перчаток. Оперировать одной рукой нельзя. Могут ли хирурги обойтись данными им перчатками?</w:t>
      </w:r>
    </w:p>
    <w:p w:rsidR="00A33515" w:rsidRDefault="00A33515">
      <w:pPr>
        <w:spacing w:line="200" w:lineRule="exact"/>
        <w:rPr>
          <w:sz w:val="20"/>
          <w:szCs w:val="20"/>
        </w:rPr>
      </w:pPr>
    </w:p>
    <w:p w:rsidR="00A33515" w:rsidRDefault="00A33515">
      <w:pPr>
        <w:spacing w:line="295" w:lineRule="exact"/>
        <w:rPr>
          <w:sz w:val="20"/>
          <w:szCs w:val="20"/>
        </w:rPr>
      </w:pPr>
    </w:p>
    <w:p w:rsidR="00A33515" w:rsidRDefault="001A4D22">
      <w:pPr>
        <w:rPr>
          <w:sz w:val="20"/>
          <w:szCs w:val="20"/>
        </w:rPr>
      </w:pPr>
      <w:r>
        <w:rPr>
          <w:rFonts w:ascii="Arial" w:eastAsia="Arial" w:hAnsi="Arial" w:cs="Arial"/>
          <w:b/>
          <w:bCs/>
          <w:sz w:val="36"/>
          <w:szCs w:val="36"/>
        </w:rPr>
        <w:t>Задачи 5 класса</w:t>
      </w:r>
    </w:p>
    <w:p w:rsidR="00A33515" w:rsidRDefault="00A33515">
      <w:pPr>
        <w:spacing w:line="206" w:lineRule="exact"/>
        <w:rPr>
          <w:sz w:val="20"/>
          <w:szCs w:val="20"/>
        </w:rPr>
      </w:pPr>
    </w:p>
    <w:p w:rsidR="00A33515" w:rsidRDefault="001A4D22">
      <w:pPr>
        <w:rPr>
          <w:sz w:val="20"/>
          <w:szCs w:val="20"/>
        </w:rPr>
      </w:pPr>
      <w:r>
        <w:rPr>
          <w:rFonts w:ascii="Arial" w:eastAsia="Arial" w:hAnsi="Arial" w:cs="Arial"/>
          <w:b/>
          <w:bCs/>
          <w:sz w:val="26"/>
          <w:szCs w:val="26"/>
        </w:rPr>
        <w:t>Задача 1. Поделим – посмотрим</w:t>
      </w:r>
    </w:p>
    <w:p w:rsidR="00A33515" w:rsidRDefault="00A33515">
      <w:pPr>
        <w:spacing w:line="178" w:lineRule="exact"/>
        <w:rPr>
          <w:sz w:val="20"/>
          <w:szCs w:val="20"/>
        </w:rPr>
      </w:pPr>
    </w:p>
    <w:p w:rsidR="00A33515" w:rsidRDefault="001A4D22">
      <w:pPr>
        <w:numPr>
          <w:ilvl w:val="0"/>
          <w:numId w:val="116"/>
        </w:numPr>
        <w:tabs>
          <w:tab w:val="left" w:pos="500"/>
        </w:tabs>
        <w:spacing w:line="303" w:lineRule="auto"/>
        <w:ind w:left="500" w:hanging="306"/>
        <w:rPr>
          <w:rFonts w:ascii="Arial" w:eastAsia="Arial" w:hAnsi="Arial" w:cs="Arial"/>
          <w:b/>
          <w:bCs/>
          <w:sz w:val="20"/>
          <w:szCs w:val="20"/>
        </w:rPr>
      </w:pPr>
      <w:r>
        <w:rPr>
          <w:rFonts w:ascii="Arial" w:eastAsia="Arial" w:hAnsi="Arial" w:cs="Arial"/>
          <w:sz w:val="20"/>
          <w:szCs w:val="20"/>
        </w:rPr>
        <w:t>На какое наибольшее число областей делят плоскость 4 прямоуголь-ных треугольника?</w:t>
      </w:r>
    </w:p>
    <w:p w:rsidR="00A33515" w:rsidRDefault="00A33515">
      <w:pPr>
        <w:spacing w:line="114" w:lineRule="exact"/>
        <w:rPr>
          <w:rFonts w:ascii="Arial" w:eastAsia="Arial" w:hAnsi="Arial" w:cs="Arial"/>
          <w:b/>
          <w:bCs/>
          <w:sz w:val="20"/>
          <w:szCs w:val="20"/>
        </w:rPr>
      </w:pPr>
    </w:p>
    <w:p w:rsidR="00A33515" w:rsidRDefault="001A4D22">
      <w:pPr>
        <w:numPr>
          <w:ilvl w:val="0"/>
          <w:numId w:val="116"/>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На какое наибольшее число областей может разбить прямая семи-угольник? Докажите, что на большее число никакой семиугольник разбить нельзя.</w:t>
      </w:r>
    </w:p>
    <w:p w:rsidR="00A33515" w:rsidRDefault="00A33515">
      <w:pPr>
        <w:spacing w:line="126" w:lineRule="exact"/>
        <w:rPr>
          <w:rFonts w:ascii="Arial" w:eastAsia="Arial" w:hAnsi="Arial" w:cs="Arial"/>
          <w:b/>
          <w:bCs/>
          <w:sz w:val="20"/>
          <w:szCs w:val="20"/>
        </w:rPr>
      </w:pPr>
    </w:p>
    <w:p w:rsidR="00A33515" w:rsidRDefault="001A4D22">
      <w:pPr>
        <w:numPr>
          <w:ilvl w:val="0"/>
          <w:numId w:val="116"/>
        </w:numPr>
        <w:tabs>
          <w:tab w:val="left" w:pos="500"/>
        </w:tabs>
        <w:spacing w:line="291" w:lineRule="auto"/>
        <w:ind w:left="500" w:hanging="290"/>
        <w:jc w:val="both"/>
        <w:rPr>
          <w:rFonts w:ascii="Arial" w:eastAsia="Arial" w:hAnsi="Arial" w:cs="Arial"/>
          <w:b/>
          <w:bCs/>
          <w:sz w:val="20"/>
          <w:szCs w:val="20"/>
        </w:rPr>
      </w:pPr>
      <w:r>
        <w:rPr>
          <w:rFonts w:ascii="Arial" w:eastAsia="Arial" w:hAnsi="Arial" w:cs="Arial"/>
          <w:sz w:val="20"/>
          <w:szCs w:val="20"/>
        </w:rPr>
        <w:t>На какое наибольшее число областей делят плоскость 15 одинако-вых по размеру квадратов, все стороны которых горизонтальны ли-бо вертикальны?</w:t>
      </w:r>
    </w:p>
    <w:p w:rsidR="00A33515" w:rsidRDefault="00A33515">
      <w:pPr>
        <w:spacing w:line="253" w:lineRule="exact"/>
        <w:rPr>
          <w:sz w:val="20"/>
          <w:szCs w:val="20"/>
        </w:rPr>
      </w:pPr>
    </w:p>
    <w:p w:rsidR="00A33515" w:rsidRDefault="001A4D22">
      <w:pPr>
        <w:rPr>
          <w:sz w:val="20"/>
          <w:szCs w:val="20"/>
        </w:rPr>
      </w:pPr>
      <w:r>
        <w:rPr>
          <w:rFonts w:ascii="Arial" w:eastAsia="Arial" w:hAnsi="Arial" w:cs="Arial"/>
          <w:b/>
          <w:bCs/>
          <w:sz w:val="26"/>
          <w:szCs w:val="26"/>
        </w:rPr>
        <w:t>Задача 2. Шутка</w:t>
      </w:r>
    </w:p>
    <w:p w:rsidR="00A33515" w:rsidRDefault="00A33515">
      <w:pPr>
        <w:spacing w:line="178" w:lineRule="exact"/>
        <w:rPr>
          <w:sz w:val="20"/>
          <w:szCs w:val="20"/>
        </w:rPr>
      </w:pPr>
    </w:p>
    <w:p w:rsidR="00A33515" w:rsidRDefault="001A4D22">
      <w:pPr>
        <w:numPr>
          <w:ilvl w:val="0"/>
          <w:numId w:val="117"/>
        </w:numPr>
        <w:tabs>
          <w:tab w:val="left" w:pos="500"/>
        </w:tabs>
        <w:ind w:left="500" w:hanging="306"/>
        <w:rPr>
          <w:rFonts w:ascii="Arial" w:eastAsia="Arial" w:hAnsi="Arial" w:cs="Arial"/>
          <w:b/>
          <w:bCs/>
          <w:sz w:val="19"/>
          <w:szCs w:val="19"/>
        </w:rPr>
      </w:pPr>
      <w:r>
        <w:rPr>
          <w:rFonts w:ascii="Arial" w:eastAsia="Arial" w:hAnsi="Arial" w:cs="Arial"/>
          <w:sz w:val="19"/>
          <w:szCs w:val="19"/>
        </w:rPr>
        <w:t>Дана 200-этажная башня. Стул с 30 ножками скидывают с е</w:t>
      </w:r>
      <w:del w:id="1030" w:author="Admin" w:date="2019-02-19T02:00:00Z">
        <w:r w:rsidDel="001F58AF">
          <w:rPr>
            <w:rFonts w:ascii="Arial" w:eastAsia="Arial" w:hAnsi="Arial" w:cs="Arial"/>
            <w:sz w:val="19"/>
            <w:szCs w:val="19"/>
          </w:rPr>
          <w:delText>ё</w:delText>
        </w:r>
      </w:del>
      <w:ins w:id="1031" w:author="Admin" w:date="2019-02-19T02:00:00Z">
        <w:r w:rsidR="001F58AF">
          <w:rPr>
            <w:rFonts w:ascii="Arial" w:eastAsia="Arial" w:hAnsi="Arial" w:cs="Arial"/>
            <w:sz w:val="19"/>
            <w:szCs w:val="19"/>
          </w:rPr>
          <w:t>е</w:t>
        </w:r>
      </w:ins>
      <w:r>
        <w:rPr>
          <w:rFonts w:ascii="Arial" w:eastAsia="Arial" w:hAnsi="Arial" w:cs="Arial"/>
          <w:sz w:val="19"/>
          <w:szCs w:val="19"/>
        </w:rPr>
        <w:t xml:space="preserve"> крыши,</w:t>
      </w:r>
    </w:p>
    <w:p w:rsidR="00A33515" w:rsidRDefault="00A33515">
      <w:pPr>
        <w:spacing w:line="49" w:lineRule="exact"/>
        <w:rPr>
          <w:rFonts w:ascii="Arial" w:eastAsia="Arial" w:hAnsi="Arial" w:cs="Arial"/>
          <w:b/>
          <w:bCs/>
          <w:sz w:val="19"/>
          <w:szCs w:val="19"/>
        </w:rPr>
      </w:pPr>
    </w:p>
    <w:p w:rsidR="00A33515" w:rsidRDefault="001A4D22">
      <w:pPr>
        <w:numPr>
          <w:ilvl w:val="1"/>
          <w:numId w:val="117"/>
        </w:numPr>
        <w:tabs>
          <w:tab w:val="left" w:pos="660"/>
        </w:tabs>
        <w:ind w:left="660" w:hanging="162"/>
        <w:rPr>
          <w:rFonts w:ascii="Arial" w:eastAsia="Arial" w:hAnsi="Arial" w:cs="Arial"/>
          <w:sz w:val="19"/>
          <w:szCs w:val="19"/>
        </w:rPr>
      </w:pPr>
      <w:r>
        <w:rPr>
          <w:rFonts w:ascii="Arial" w:eastAsia="Arial" w:hAnsi="Arial" w:cs="Arial"/>
          <w:sz w:val="19"/>
          <w:szCs w:val="19"/>
        </w:rPr>
        <w:t>одновременно с этим более л</w:t>
      </w:r>
      <w:ins w:id="1032" w:author="Admin" w:date="2019-02-19T02:01:00Z">
        <w:r w:rsidR="001F58AF">
          <w:rPr>
            <w:rFonts w:ascii="Arial" w:eastAsia="Arial" w:hAnsi="Arial" w:cs="Arial"/>
            <w:sz w:val="19"/>
            <w:szCs w:val="19"/>
          </w:rPr>
          <w:t>е</w:t>
        </w:r>
      </w:ins>
      <w:del w:id="1033" w:author="Admin" w:date="2019-02-19T02:01:00Z">
        <w:r w:rsidDel="001F58AF">
          <w:rPr>
            <w:rFonts w:ascii="Arial" w:eastAsia="Arial" w:hAnsi="Arial" w:cs="Arial"/>
            <w:sz w:val="19"/>
            <w:szCs w:val="19"/>
          </w:rPr>
          <w:delText>ё</w:delText>
        </w:r>
      </w:del>
      <w:r>
        <w:rPr>
          <w:rFonts w:ascii="Arial" w:eastAsia="Arial" w:hAnsi="Arial" w:cs="Arial"/>
          <w:sz w:val="19"/>
          <w:szCs w:val="19"/>
        </w:rPr>
        <w:t>гкий стул совсем без ножек отправ-</w:t>
      </w:r>
    </w:p>
    <w:p w:rsidR="00A33515" w:rsidRDefault="00A33515">
      <w:pPr>
        <w:spacing w:line="143" w:lineRule="exact"/>
        <w:rPr>
          <w:rFonts w:ascii="Arial" w:eastAsia="Arial" w:hAnsi="Arial" w:cs="Arial"/>
          <w:sz w:val="19"/>
          <w:szCs w:val="19"/>
        </w:rPr>
      </w:pPr>
    </w:p>
    <w:p w:rsidR="00A33515" w:rsidRDefault="001A4D22">
      <w:pPr>
        <w:numPr>
          <w:ilvl w:val="2"/>
          <w:numId w:val="117"/>
        </w:numPr>
        <w:tabs>
          <w:tab w:val="left" w:pos="3280"/>
        </w:tabs>
        <w:ind w:left="3280" w:hanging="254"/>
        <w:rPr>
          <w:rFonts w:ascii="Arial" w:eastAsia="Arial" w:hAnsi="Arial" w:cs="Arial"/>
          <w:sz w:val="20"/>
          <w:szCs w:val="20"/>
        </w:rPr>
      </w:pPr>
      <w:r>
        <w:rPr>
          <w:rFonts w:ascii="Arial" w:eastAsia="Arial" w:hAnsi="Arial" w:cs="Arial"/>
          <w:b/>
          <w:bCs/>
          <w:sz w:val="20"/>
          <w:szCs w:val="20"/>
        </w:rPr>
        <w:t xml:space="preserve">43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jc w:val="center"/>
        <w:rPr>
          <w:sz w:val="20"/>
          <w:szCs w:val="20"/>
        </w:rPr>
      </w:pPr>
      <w:bookmarkStart w:id="1034" w:name="page54"/>
      <w:bookmarkEnd w:id="1034"/>
      <w:r>
        <w:rPr>
          <w:rFonts w:ascii="Arial" w:eastAsia="Arial" w:hAnsi="Arial" w:cs="Arial"/>
          <w:sz w:val="18"/>
          <w:szCs w:val="18"/>
        </w:rPr>
        <w:lastRenderedPageBreak/>
        <w:t>2017 год, 5 класс</w:t>
      </w:r>
    </w:p>
    <w:p w:rsidR="00A33515" w:rsidRDefault="00A33515">
      <w:pPr>
        <w:spacing w:line="184" w:lineRule="exact"/>
        <w:rPr>
          <w:sz w:val="20"/>
          <w:szCs w:val="20"/>
        </w:rPr>
      </w:pPr>
    </w:p>
    <w:p w:rsidR="00A33515" w:rsidRDefault="001A4D22">
      <w:pPr>
        <w:spacing w:line="303" w:lineRule="auto"/>
        <w:ind w:left="500"/>
        <w:rPr>
          <w:sz w:val="20"/>
          <w:szCs w:val="20"/>
        </w:rPr>
      </w:pPr>
      <w:r>
        <w:rPr>
          <w:rFonts w:ascii="Arial" w:eastAsia="Arial" w:hAnsi="Arial" w:cs="Arial"/>
          <w:sz w:val="20"/>
          <w:szCs w:val="20"/>
        </w:rPr>
        <w:t>ляют катиться вниз по лестнице внутри башни. Может ли безногий стул достигнуть земли быстрее, чем летящий?</w:t>
      </w:r>
    </w:p>
    <w:p w:rsidR="00A33515" w:rsidRDefault="00A33515">
      <w:pPr>
        <w:spacing w:line="103" w:lineRule="exact"/>
        <w:rPr>
          <w:sz w:val="20"/>
          <w:szCs w:val="20"/>
        </w:rPr>
      </w:pPr>
    </w:p>
    <w:p w:rsidR="00A33515" w:rsidRDefault="001A4D22">
      <w:pPr>
        <w:numPr>
          <w:ilvl w:val="0"/>
          <w:numId w:val="118"/>
        </w:numPr>
        <w:tabs>
          <w:tab w:val="left" w:pos="500"/>
        </w:tabs>
        <w:spacing w:line="303" w:lineRule="auto"/>
        <w:ind w:left="500" w:hanging="290"/>
        <w:rPr>
          <w:rFonts w:ascii="Arial" w:eastAsia="Arial" w:hAnsi="Arial" w:cs="Arial"/>
          <w:b/>
          <w:bCs/>
          <w:sz w:val="20"/>
          <w:szCs w:val="20"/>
        </w:rPr>
      </w:pPr>
      <w:r>
        <w:rPr>
          <w:rFonts w:ascii="Arial" w:eastAsia="Arial" w:hAnsi="Arial" w:cs="Arial"/>
          <w:sz w:val="20"/>
          <w:szCs w:val="20"/>
        </w:rPr>
        <w:t>Выписка из дневника автора задач олимпиады «Математика НОН-СТОП»:</w:t>
      </w:r>
    </w:p>
    <w:p w:rsidR="00A33515" w:rsidRDefault="00A33515">
      <w:pPr>
        <w:spacing w:line="67" w:lineRule="exact"/>
        <w:rPr>
          <w:sz w:val="20"/>
          <w:szCs w:val="20"/>
        </w:rPr>
      </w:pPr>
    </w:p>
    <w:p w:rsidR="00A33515" w:rsidRDefault="001A4D22">
      <w:pPr>
        <w:spacing w:line="310" w:lineRule="auto"/>
        <w:ind w:left="940" w:right="440"/>
        <w:jc w:val="both"/>
        <w:rPr>
          <w:sz w:val="20"/>
          <w:szCs w:val="20"/>
        </w:rPr>
      </w:pPr>
      <w:r>
        <w:rPr>
          <w:rFonts w:ascii="Arial" w:eastAsia="Arial" w:hAnsi="Arial" w:cs="Arial"/>
          <w:i/>
          <w:iCs/>
          <w:sz w:val="18"/>
          <w:szCs w:val="18"/>
        </w:rPr>
        <w:t>Так, вчера я придумал всего четыре задачи... Мне снилось, что сегодня я придумаю в полтора раза больше задач, чем в сумме за день, когда сегодня останется вчера, и за день, для которого сегодня должно было наступить завтра... Однако</w:t>
      </w:r>
    </w:p>
    <w:p w:rsidR="00A33515" w:rsidRDefault="00A33515">
      <w:pPr>
        <w:spacing w:line="2" w:lineRule="exact"/>
        <w:rPr>
          <w:sz w:val="20"/>
          <w:szCs w:val="20"/>
        </w:rPr>
      </w:pPr>
    </w:p>
    <w:p w:rsidR="00A33515" w:rsidRDefault="001A4D22">
      <w:pPr>
        <w:numPr>
          <w:ilvl w:val="0"/>
          <w:numId w:val="119"/>
        </w:numPr>
        <w:tabs>
          <w:tab w:val="left" w:pos="1101"/>
        </w:tabs>
        <w:spacing w:line="286" w:lineRule="auto"/>
        <w:ind w:left="940" w:right="440" w:hanging="4"/>
        <w:jc w:val="both"/>
        <w:rPr>
          <w:rFonts w:ascii="Arial" w:eastAsia="Arial" w:hAnsi="Arial" w:cs="Arial"/>
          <w:i/>
          <w:iCs/>
          <w:sz w:val="20"/>
          <w:szCs w:val="20"/>
        </w:rPr>
      </w:pPr>
      <w:r>
        <w:rPr>
          <w:rFonts w:ascii="Arial" w:eastAsia="Arial" w:hAnsi="Arial" w:cs="Arial"/>
          <w:i/>
          <w:iCs/>
          <w:sz w:val="20"/>
          <w:szCs w:val="20"/>
        </w:rPr>
        <w:t>день, который будет вчера для завтра и был завтра для вчера, я придумал в три раза больше задач, чем за послезав-трашнее вчера... Что за сны-то такие странные в послед-нее время?..</w:t>
      </w:r>
    </w:p>
    <w:p w:rsidR="00A33515" w:rsidRDefault="00A33515">
      <w:pPr>
        <w:spacing w:line="79" w:lineRule="exact"/>
        <w:rPr>
          <w:sz w:val="20"/>
          <w:szCs w:val="20"/>
        </w:rPr>
      </w:pPr>
    </w:p>
    <w:p w:rsidR="00A33515" w:rsidRDefault="001A4D22">
      <w:pPr>
        <w:spacing w:line="303" w:lineRule="auto"/>
        <w:ind w:left="500"/>
        <w:rPr>
          <w:sz w:val="20"/>
          <w:szCs w:val="20"/>
        </w:rPr>
      </w:pPr>
      <w:r>
        <w:rPr>
          <w:rFonts w:ascii="Arial" w:eastAsia="Arial" w:hAnsi="Arial" w:cs="Arial"/>
          <w:sz w:val="20"/>
          <w:szCs w:val="20"/>
        </w:rPr>
        <w:t>Если верить сну, сколько задач должен был придумать автор в день, когда он оставил эту заметку?</w:t>
      </w:r>
    </w:p>
    <w:p w:rsidR="00A33515" w:rsidRDefault="00A33515">
      <w:pPr>
        <w:spacing w:line="103" w:lineRule="exact"/>
        <w:rPr>
          <w:sz w:val="20"/>
          <w:szCs w:val="20"/>
        </w:rPr>
      </w:pPr>
    </w:p>
    <w:p w:rsidR="00A33515" w:rsidRDefault="001A4D22">
      <w:pPr>
        <w:numPr>
          <w:ilvl w:val="0"/>
          <w:numId w:val="120"/>
        </w:numPr>
        <w:tabs>
          <w:tab w:val="left" w:pos="500"/>
        </w:tabs>
        <w:spacing w:line="300" w:lineRule="auto"/>
        <w:ind w:left="500" w:hanging="290"/>
        <w:jc w:val="both"/>
        <w:rPr>
          <w:rFonts w:ascii="Arial" w:eastAsia="Arial" w:hAnsi="Arial" w:cs="Arial"/>
          <w:b/>
          <w:bCs/>
          <w:sz w:val="19"/>
          <w:szCs w:val="19"/>
        </w:rPr>
      </w:pPr>
      <w:r>
        <w:rPr>
          <w:rFonts w:ascii="Arial" w:eastAsia="Arial" w:hAnsi="Arial" w:cs="Arial"/>
          <w:sz w:val="19"/>
          <w:szCs w:val="19"/>
        </w:rPr>
        <w:t>Автомобиль выехал из Петербурга в Пекин и сломался через 80 ки-лометров. На исправление неполадок ушло, правда, всего две ми-нуты. Однако, проехав ещ</w:t>
      </w:r>
      <w:ins w:id="1035" w:author="Admin" w:date="2019-02-19T02:02:00Z">
        <w:r w:rsidR="001F58AF">
          <w:rPr>
            <w:rFonts w:ascii="Arial" w:eastAsia="Arial" w:hAnsi="Arial" w:cs="Arial"/>
            <w:sz w:val="19"/>
            <w:szCs w:val="19"/>
          </w:rPr>
          <w:t>е</w:t>
        </w:r>
      </w:ins>
      <w:del w:id="1036" w:author="Admin" w:date="2019-02-19T02:02:00Z">
        <w:r w:rsidDel="001F58AF">
          <w:rPr>
            <w:rFonts w:ascii="Arial" w:eastAsia="Arial" w:hAnsi="Arial" w:cs="Arial"/>
            <w:sz w:val="19"/>
            <w:szCs w:val="19"/>
          </w:rPr>
          <w:delText>ё</w:delText>
        </w:r>
      </w:del>
      <w:r>
        <w:rPr>
          <w:rFonts w:ascii="Arial" w:eastAsia="Arial" w:hAnsi="Arial" w:cs="Arial"/>
          <w:sz w:val="19"/>
          <w:szCs w:val="19"/>
        </w:rPr>
        <w:t xml:space="preserve"> 40 километров, автомобиль вновь сло-мался, но вновь был отремонтирован за две минуты. Далее перед каждой следующей поломкой автомобиль проезжал вдвое меньше, чем перед предыдущей, но приводился в рабочее состояние за не-изменные две минуты. Доедет ли он в итоге до Пекина?</w:t>
      </w:r>
    </w:p>
    <w:p w:rsidR="00A33515" w:rsidRDefault="00A33515">
      <w:pPr>
        <w:spacing w:line="243" w:lineRule="exact"/>
        <w:rPr>
          <w:sz w:val="20"/>
          <w:szCs w:val="20"/>
        </w:rPr>
      </w:pPr>
    </w:p>
    <w:p w:rsidR="00A33515" w:rsidRDefault="001A4D22">
      <w:pPr>
        <w:rPr>
          <w:sz w:val="20"/>
          <w:szCs w:val="20"/>
        </w:rPr>
      </w:pPr>
      <w:commentRangeStart w:id="1037"/>
      <w:commentRangeStart w:id="1038"/>
      <w:r>
        <w:rPr>
          <w:rFonts w:ascii="Arial" w:eastAsia="Arial" w:hAnsi="Arial" w:cs="Arial"/>
          <w:b/>
          <w:bCs/>
          <w:sz w:val="26"/>
          <w:szCs w:val="26"/>
        </w:rPr>
        <w:t>Задача 3. О, как мы далеки!</w:t>
      </w:r>
    </w:p>
    <w:p w:rsidR="00A33515" w:rsidRDefault="00A33515">
      <w:pPr>
        <w:spacing w:line="178" w:lineRule="exact"/>
        <w:rPr>
          <w:sz w:val="20"/>
          <w:szCs w:val="20"/>
        </w:rPr>
      </w:pPr>
    </w:p>
    <w:p w:rsidR="00A33515" w:rsidRDefault="001A4D22">
      <w:pPr>
        <w:numPr>
          <w:ilvl w:val="0"/>
          <w:numId w:val="121"/>
        </w:numPr>
        <w:tabs>
          <w:tab w:val="left" w:pos="500"/>
        </w:tabs>
        <w:spacing w:line="285" w:lineRule="auto"/>
        <w:ind w:left="500" w:hanging="306"/>
        <w:jc w:val="both"/>
        <w:rPr>
          <w:rFonts w:ascii="Arial" w:eastAsia="Arial" w:hAnsi="Arial" w:cs="Arial"/>
          <w:b/>
          <w:bCs/>
          <w:sz w:val="20"/>
          <w:szCs w:val="20"/>
        </w:rPr>
      </w:pPr>
      <w:r>
        <w:rPr>
          <w:rFonts w:ascii="Arial" w:eastAsia="Arial" w:hAnsi="Arial" w:cs="Arial"/>
          <w:sz w:val="20"/>
          <w:szCs w:val="20"/>
        </w:rPr>
        <w:t xml:space="preserve">На прямой дороге расположены четыре остановки: </w:t>
      </w:r>
      <w:r>
        <w:rPr>
          <w:rFonts w:ascii="Arial" w:eastAsia="Arial" w:hAnsi="Arial" w:cs="Arial"/>
          <w:i/>
          <w:iCs/>
          <w:sz w:val="20"/>
          <w:szCs w:val="20"/>
        </w:rPr>
        <w:t>A</w:t>
      </w:r>
      <w:r>
        <w:rPr>
          <w:rFonts w:ascii="Arial" w:eastAsia="Arial" w:hAnsi="Arial" w:cs="Arial"/>
          <w:sz w:val="20"/>
          <w:szCs w:val="20"/>
        </w:rPr>
        <w:t xml:space="preserve">, </w:t>
      </w:r>
      <w:r>
        <w:rPr>
          <w:rFonts w:ascii="Arial" w:eastAsia="Arial" w:hAnsi="Arial" w:cs="Arial"/>
          <w:i/>
          <w:iCs/>
          <w:sz w:val="20"/>
          <w:szCs w:val="20"/>
        </w:rPr>
        <w:t>B</w:t>
      </w:r>
      <w:r>
        <w:rPr>
          <w:rFonts w:ascii="Arial" w:eastAsia="Arial" w:hAnsi="Arial" w:cs="Arial"/>
          <w:sz w:val="20"/>
          <w:szCs w:val="20"/>
        </w:rPr>
        <w:t xml:space="preserve">, </w:t>
      </w:r>
      <w:r>
        <w:rPr>
          <w:rFonts w:ascii="Arial" w:eastAsia="Arial" w:hAnsi="Arial" w:cs="Arial"/>
          <w:i/>
          <w:iCs/>
          <w:sz w:val="20"/>
          <w:szCs w:val="20"/>
        </w:rPr>
        <w:t>C</w:t>
      </w:r>
      <w:r>
        <w:rPr>
          <w:rFonts w:ascii="Arial" w:eastAsia="Arial" w:hAnsi="Arial" w:cs="Arial"/>
          <w:sz w:val="20"/>
          <w:szCs w:val="20"/>
        </w:rPr>
        <w:t xml:space="preserve">, </w:t>
      </w:r>
      <w:r>
        <w:rPr>
          <w:rFonts w:ascii="Arial" w:eastAsia="Arial" w:hAnsi="Arial" w:cs="Arial"/>
          <w:i/>
          <w:iCs/>
          <w:sz w:val="20"/>
          <w:szCs w:val="20"/>
        </w:rPr>
        <w:t>D</w:t>
      </w:r>
      <w:r>
        <w:rPr>
          <w:rFonts w:ascii="Arial" w:eastAsia="Arial" w:hAnsi="Arial" w:cs="Arial"/>
          <w:sz w:val="20"/>
          <w:szCs w:val="20"/>
        </w:rPr>
        <w:t xml:space="preserve"> (не обязательно в таком порядке). Известно, что расстояние между ос-тановками </w:t>
      </w:r>
      <w:r>
        <w:rPr>
          <w:rFonts w:ascii="Arial" w:eastAsia="Arial" w:hAnsi="Arial" w:cs="Arial"/>
          <w:i/>
          <w:iCs/>
          <w:sz w:val="20"/>
          <w:szCs w:val="20"/>
        </w:rPr>
        <w:t>A</w:t>
      </w:r>
      <w:r>
        <w:rPr>
          <w:rFonts w:ascii="Arial" w:eastAsia="Arial" w:hAnsi="Arial" w:cs="Arial"/>
          <w:sz w:val="20"/>
          <w:szCs w:val="20"/>
        </w:rPr>
        <w:t xml:space="preserve"> и </w:t>
      </w:r>
      <w:r>
        <w:rPr>
          <w:rFonts w:ascii="Arial" w:eastAsia="Arial" w:hAnsi="Arial" w:cs="Arial"/>
          <w:i/>
          <w:iCs/>
          <w:sz w:val="20"/>
          <w:szCs w:val="20"/>
        </w:rPr>
        <w:t>D</w:t>
      </w:r>
      <w:r>
        <w:rPr>
          <w:rFonts w:ascii="Arial" w:eastAsia="Arial" w:hAnsi="Arial" w:cs="Arial"/>
          <w:sz w:val="20"/>
          <w:szCs w:val="20"/>
        </w:rPr>
        <w:t xml:space="preserve"> равно 1 км, между </w:t>
      </w:r>
      <w:r>
        <w:rPr>
          <w:rFonts w:ascii="Arial" w:eastAsia="Arial" w:hAnsi="Arial" w:cs="Arial"/>
          <w:i/>
          <w:iCs/>
          <w:sz w:val="20"/>
          <w:szCs w:val="20"/>
        </w:rPr>
        <w:t>B</w:t>
      </w:r>
      <w:r>
        <w:rPr>
          <w:rFonts w:ascii="Arial" w:eastAsia="Arial" w:hAnsi="Arial" w:cs="Arial"/>
          <w:sz w:val="20"/>
          <w:szCs w:val="20"/>
        </w:rPr>
        <w:t xml:space="preserve"> и </w:t>
      </w:r>
      <w:r>
        <w:rPr>
          <w:rFonts w:ascii="Arial" w:eastAsia="Arial" w:hAnsi="Arial" w:cs="Arial"/>
          <w:i/>
          <w:iCs/>
          <w:sz w:val="20"/>
          <w:szCs w:val="20"/>
        </w:rPr>
        <w:t>C</w:t>
      </w:r>
      <w:r>
        <w:rPr>
          <w:rFonts w:ascii="Arial" w:eastAsia="Arial" w:hAnsi="Arial" w:cs="Arial"/>
          <w:sz w:val="20"/>
          <w:szCs w:val="20"/>
        </w:rPr>
        <w:t xml:space="preserve"> — 2 км, между </w:t>
      </w:r>
      <w:r>
        <w:rPr>
          <w:rFonts w:ascii="Arial" w:eastAsia="Arial" w:hAnsi="Arial" w:cs="Arial"/>
          <w:i/>
          <w:iCs/>
          <w:sz w:val="20"/>
          <w:szCs w:val="20"/>
        </w:rPr>
        <w:t>B</w:t>
      </w:r>
      <w:r>
        <w:rPr>
          <w:rFonts w:ascii="Arial" w:eastAsia="Arial" w:hAnsi="Arial" w:cs="Arial"/>
          <w:sz w:val="20"/>
          <w:szCs w:val="20"/>
        </w:rPr>
        <w:t xml:space="preserve"> и </w:t>
      </w:r>
      <w:r>
        <w:rPr>
          <w:rFonts w:ascii="Arial" w:eastAsia="Arial" w:hAnsi="Arial" w:cs="Arial"/>
          <w:i/>
          <w:iCs/>
          <w:sz w:val="20"/>
          <w:szCs w:val="20"/>
        </w:rPr>
        <w:t>D</w:t>
      </w:r>
      <w:r>
        <w:rPr>
          <w:rFonts w:ascii="Arial" w:eastAsia="Arial" w:hAnsi="Arial" w:cs="Arial"/>
          <w:sz w:val="20"/>
          <w:szCs w:val="20"/>
        </w:rPr>
        <w:t xml:space="preserve"> — 3 км, между </w:t>
      </w:r>
      <w:r>
        <w:rPr>
          <w:rFonts w:ascii="Arial" w:eastAsia="Arial" w:hAnsi="Arial" w:cs="Arial"/>
          <w:i/>
          <w:iCs/>
          <w:sz w:val="20"/>
          <w:szCs w:val="20"/>
        </w:rPr>
        <w:t>A</w:t>
      </w:r>
      <w:r>
        <w:rPr>
          <w:rFonts w:ascii="Arial" w:eastAsia="Arial" w:hAnsi="Arial" w:cs="Arial"/>
          <w:sz w:val="20"/>
          <w:szCs w:val="20"/>
        </w:rPr>
        <w:t xml:space="preserve"> и </w:t>
      </w:r>
      <w:r>
        <w:rPr>
          <w:rFonts w:ascii="Arial" w:eastAsia="Arial" w:hAnsi="Arial" w:cs="Arial"/>
          <w:i/>
          <w:iCs/>
          <w:sz w:val="20"/>
          <w:szCs w:val="20"/>
        </w:rPr>
        <w:t>B</w:t>
      </w:r>
      <w:r>
        <w:rPr>
          <w:rFonts w:ascii="Arial" w:eastAsia="Arial" w:hAnsi="Arial" w:cs="Arial"/>
          <w:sz w:val="20"/>
          <w:szCs w:val="20"/>
        </w:rPr>
        <w:t xml:space="preserve"> — 4 км, а между </w:t>
      </w:r>
      <w:r>
        <w:rPr>
          <w:rFonts w:ascii="Arial" w:eastAsia="Arial" w:hAnsi="Arial" w:cs="Arial"/>
          <w:i/>
          <w:iCs/>
          <w:sz w:val="20"/>
          <w:szCs w:val="20"/>
        </w:rPr>
        <w:t>C</w:t>
      </w:r>
      <w:r>
        <w:rPr>
          <w:rFonts w:ascii="Arial" w:eastAsia="Arial" w:hAnsi="Arial" w:cs="Arial"/>
          <w:sz w:val="20"/>
          <w:szCs w:val="20"/>
        </w:rPr>
        <w:t xml:space="preserve"> и </w:t>
      </w:r>
      <w:r>
        <w:rPr>
          <w:rFonts w:ascii="Arial" w:eastAsia="Arial" w:hAnsi="Arial" w:cs="Arial"/>
          <w:i/>
          <w:iCs/>
          <w:sz w:val="20"/>
          <w:szCs w:val="20"/>
        </w:rPr>
        <w:t>D</w:t>
      </w:r>
      <w:r>
        <w:rPr>
          <w:rFonts w:ascii="Arial" w:eastAsia="Arial" w:hAnsi="Arial" w:cs="Arial"/>
          <w:sz w:val="20"/>
          <w:szCs w:val="20"/>
        </w:rPr>
        <w:t xml:space="preserve"> — 5 км. Чему равно расстояние между остановками </w:t>
      </w:r>
      <w:r>
        <w:rPr>
          <w:rFonts w:ascii="Arial" w:eastAsia="Arial" w:hAnsi="Arial" w:cs="Arial"/>
          <w:i/>
          <w:iCs/>
          <w:sz w:val="20"/>
          <w:szCs w:val="20"/>
        </w:rPr>
        <w:t>A</w:t>
      </w:r>
      <w:r>
        <w:rPr>
          <w:rFonts w:ascii="Arial" w:eastAsia="Arial" w:hAnsi="Arial" w:cs="Arial"/>
          <w:sz w:val="20"/>
          <w:szCs w:val="20"/>
        </w:rPr>
        <w:t xml:space="preserve"> и </w:t>
      </w:r>
      <w:r>
        <w:rPr>
          <w:rFonts w:ascii="Arial" w:eastAsia="Arial" w:hAnsi="Arial" w:cs="Arial"/>
          <w:i/>
          <w:iCs/>
          <w:sz w:val="20"/>
          <w:szCs w:val="20"/>
        </w:rPr>
        <w:t>C</w:t>
      </w:r>
      <w:r>
        <w:rPr>
          <w:rFonts w:ascii="Arial" w:eastAsia="Arial" w:hAnsi="Arial" w:cs="Arial"/>
          <w:sz w:val="20"/>
          <w:szCs w:val="20"/>
        </w:rPr>
        <w:t>?</w:t>
      </w:r>
    </w:p>
    <w:p w:rsidR="00A33515" w:rsidRDefault="00A33515">
      <w:pPr>
        <w:spacing w:line="121" w:lineRule="exact"/>
        <w:rPr>
          <w:rFonts w:ascii="Arial" w:eastAsia="Arial" w:hAnsi="Arial" w:cs="Arial"/>
          <w:b/>
          <w:bCs/>
          <w:sz w:val="20"/>
          <w:szCs w:val="20"/>
        </w:rPr>
      </w:pPr>
    </w:p>
    <w:p w:rsidR="00A33515" w:rsidRDefault="001A4D22">
      <w:pPr>
        <w:numPr>
          <w:ilvl w:val="0"/>
          <w:numId w:val="121"/>
        </w:numPr>
        <w:tabs>
          <w:tab w:val="left" w:pos="500"/>
        </w:tabs>
        <w:spacing w:line="287" w:lineRule="auto"/>
        <w:ind w:left="500" w:hanging="290"/>
        <w:jc w:val="both"/>
        <w:rPr>
          <w:rFonts w:ascii="Arial" w:eastAsia="Arial" w:hAnsi="Arial" w:cs="Arial"/>
          <w:b/>
          <w:bCs/>
          <w:sz w:val="20"/>
          <w:szCs w:val="20"/>
        </w:rPr>
      </w:pPr>
      <w:r>
        <w:rPr>
          <w:rFonts w:ascii="Arial" w:eastAsia="Arial" w:hAnsi="Arial" w:cs="Arial"/>
          <w:sz w:val="20"/>
          <w:szCs w:val="20"/>
        </w:rPr>
        <w:t>Вдоль прямой аллеи растут четыре дерева. Расстояния между со-седними равны 63, 14 и 84 метра соответственно. Сколько деревьев надо ещё посадить, чтобы расстояние между любыми двумя сосед-ними деревьями было одинаковым?</w:t>
      </w:r>
    </w:p>
    <w:p w:rsidR="00A33515" w:rsidRDefault="00A33515">
      <w:pPr>
        <w:spacing w:line="118" w:lineRule="exact"/>
        <w:rPr>
          <w:rFonts w:ascii="Arial" w:eastAsia="Arial" w:hAnsi="Arial" w:cs="Arial"/>
          <w:b/>
          <w:bCs/>
          <w:sz w:val="20"/>
          <w:szCs w:val="20"/>
        </w:rPr>
      </w:pPr>
    </w:p>
    <w:p w:rsidR="00A33515" w:rsidRDefault="001A4D22">
      <w:pPr>
        <w:numPr>
          <w:ilvl w:val="0"/>
          <w:numId w:val="121"/>
        </w:numPr>
        <w:tabs>
          <w:tab w:val="left" w:pos="500"/>
        </w:tabs>
        <w:spacing w:line="286" w:lineRule="auto"/>
        <w:ind w:left="500" w:hanging="290"/>
        <w:jc w:val="both"/>
        <w:rPr>
          <w:rFonts w:ascii="Arial" w:eastAsia="Arial" w:hAnsi="Arial" w:cs="Arial"/>
          <w:b/>
          <w:bCs/>
          <w:sz w:val="20"/>
          <w:szCs w:val="20"/>
        </w:rPr>
      </w:pPr>
      <w:r>
        <w:rPr>
          <w:rFonts w:ascii="Arial" w:eastAsia="Arial" w:hAnsi="Arial" w:cs="Arial"/>
          <w:sz w:val="20"/>
          <w:szCs w:val="20"/>
        </w:rPr>
        <w:t xml:space="preserve">Можно ли на прямой отметить точки </w:t>
      </w:r>
      <w:r>
        <w:rPr>
          <w:rFonts w:ascii="Arial" w:eastAsia="Arial" w:hAnsi="Arial" w:cs="Arial"/>
          <w:i/>
          <w:iCs/>
          <w:sz w:val="20"/>
          <w:szCs w:val="20"/>
        </w:rPr>
        <w:t>A</w:t>
      </w:r>
      <w:r>
        <w:rPr>
          <w:rFonts w:ascii="Arial" w:eastAsia="Arial" w:hAnsi="Arial" w:cs="Arial"/>
          <w:sz w:val="20"/>
          <w:szCs w:val="20"/>
        </w:rPr>
        <w:t xml:space="preserve">, </w:t>
      </w:r>
      <w:r>
        <w:rPr>
          <w:rFonts w:ascii="Arial" w:eastAsia="Arial" w:hAnsi="Arial" w:cs="Arial"/>
          <w:i/>
          <w:iCs/>
          <w:sz w:val="20"/>
          <w:szCs w:val="20"/>
        </w:rPr>
        <w:t>B</w:t>
      </w:r>
      <w:r>
        <w:rPr>
          <w:rFonts w:ascii="Arial" w:eastAsia="Arial" w:hAnsi="Arial" w:cs="Arial"/>
          <w:sz w:val="20"/>
          <w:szCs w:val="20"/>
        </w:rPr>
        <w:t xml:space="preserve">, </w:t>
      </w:r>
      <w:r>
        <w:rPr>
          <w:rFonts w:ascii="Arial" w:eastAsia="Arial" w:hAnsi="Arial" w:cs="Arial"/>
          <w:i/>
          <w:iCs/>
          <w:sz w:val="20"/>
          <w:szCs w:val="20"/>
        </w:rPr>
        <w:t>C</w:t>
      </w:r>
      <w:r>
        <w:rPr>
          <w:rFonts w:ascii="Arial" w:eastAsia="Arial" w:hAnsi="Arial" w:cs="Arial"/>
          <w:sz w:val="20"/>
          <w:szCs w:val="20"/>
        </w:rPr>
        <w:t xml:space="preserve">, </w:t>
      </w:r>
      <w:r>
        <w:rPr>
          <w:rFonts w:ascii="Arial" w:eastAsia="Arial" w:hAnsi="Arial" w:cs="Arial"/>
          <w:i/>
          <w:iCs/>
          <w:sz w:val="20"/>
          <w:szCs w:val="20"/>
        </w:rPr>
        <w:t>D</w:t>
      </w:r>
      <w:r>
        <w:rPr>
          <w:rFonts w:ascii="Arial" w:eastAsia="Arial" w:hAnsi="Arial" w:cs="Arial"/>
          <w:sz w:val="20"/>
          <w:szCs w:val="20"/>
        </w:rPr>
        <w:t xml:space="preserve"> и </w:t>
      </w:r>
      <w:r>
        <w:rPr>
          <w:rFonts w:ascii="Arial" w:eastAsia="Arial" w:hAnsi="Arial" w:cs="Arial"/>
          <w:i/>
          <w:iCs/>
          <w:sz w:val="20"/>
          <w:szCs w:val="20"/>
        </w:rPr>
        <w:t>E</w:t>
      </w:r>
      <w:r>
        <w:rPr>
          <w:rFonts w:ascii="Arial" w:eastAsia="Arial" w:hAnsi="Arial" w:cs="Arial"/>
          <w:sz w:val="20"/>
          <w:szCs w:val="20"/>
        </w:rPr>
        <w:t xml:space="preserve"> так, чтобы рас-стояния между ними оказались равны: </w:t>
      </w:r>
      <w:r>
        <w:rPr>
          <w:rFonts w:ascii="Arial" w:eastAsia="Arial" w:hAnsi="Arial" w:cs="Arial"/>
          <w:i/>
          <w:iCs/>
          <w:sz w:val="20"/>
          <w:szCs w:val="20"/>
        </w:rPr>
        <w:t>AB</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6, </w:t>
      </w:r>
      <w:r>
        <w:rPr>
          <w:rFonts w:ascii="Arial" w:eastAsia="Arial" w:hAnsi="Arial" w:cs="Arial"/>
          <w:i/>
          <w:iCs/>
          <w:sz w:val="20"/>
          <w:szCs w:val="20"/>
        </w:rPr>
        <w:t>BC</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7, </w:t>
      </w:r>
      <w:r>
        <w:rPr>
          <w:rFonts w:ascii="Arial" w:eastAsia="Arial" w:hAnsi="Arial" w:cs="Arial"/>
          <w:i/>
          <w:iCs/>
          <w:sz w:val="20"/>
          <w:szCs w:val="20"/>
        </w:rPr>
        <w:t>CD</w:t>
      </w:r>
      <w:r>
        <w:rPr>
          <w:rFonts w:ascii="Arial" w:eastAsia="Arial" w:hAnsi="Arial" w:cs="Arial"/>
          <w:sz w:val="20"/>
          <w:szCs w:val="20"/>
        </w:rPr>
        <w:t xml:space="preserve"> </w:t>
      </w:r>
      <w:r>
        <w:rPr>
          <w:rFonts w:eastAsia="Times New Roman"/>
          <w:sz w:val="20"/>
          <w:szCs w:val="20"/>
        </w:rPr>
        <w:t>=</w:t>
      </w:r>
      <w:r>
        <w:rPr>
          <w:rFonts w:ascii="Arial" w:eastAsia="Arial" w:hAnsi="Arial" w:cs="Arial"/>
          <w:sz w:val="20"/>
          <w:szCs w:val="20"/>
        </w:rPr>
        <w:t xml:space="preserve"> 10, </w:t>
      </w:r>
      <w:r>
        <w:rPr>
          <w:rFonts w:ascii="Arial" w:eastAsia="Arial" w:hAnsi="Arial" w:cs="Arial"/>
          <w:i/>
          <w:iCs/>
          <w:sz w:val="20"/>
          <w:szCs w:val="20"/>
        </w:rPr>
        <w:t xml:space="preserve">DE </w:t>
      </w:r>
      <w:r>
        <w:rPr>
          <w:rFonts w:eastAsia="Times New Roman"/>
          <w:sz w:val="20"/>
          <w:szCs w:val="20"/>
        </w:rPr>
        <w:t>=</w:t>
      </w:r>
      <w:r>
        <w:rPr>
          <w:rFonts w:ascii="Arial" w:eastAsia="Arial" w:hAnsi="Arial" w:cs="Arial"/>
          <w:i/>
          <w:iCs/>
          <w:sz w:val="20"/>
          <w:szCs w:val="20"/>
        </w:rPr>
        <w:t xml:space="preserve"> </w:t>
      </w:r>
      <w:r>
        <w:rPr>
          <w:rFonts w:ascii="Arial" w:eastAsia="Arial" w:hAnsi="Arial" w:cs="Arial"/>
          <w:sz w:val="20"/>
          <w:szCs w:val="20"/>
        </w:rPr>
        <w:t>9,</w:t>
      </w:r>
      <w:r>
        <w:rPr>
          <w:rFonts w:ascii="Arial" w:eastAsia="Arial" w:hAnsi="Arial" w:cs="Arial"/>
          <w:i/>
          <w:iCs/>
          <w:sz w:val="20"/>
          <w:szCs w:val="20"/>
        </w:rPr>
        <w:t xml:space="preserve"> AE </w:t>
      </w:r>
      <w:r>
        <w:rPr>
          <w:rFonts w:eastAsia="Times New Roman"/>
          <w:sz w:val="20"/>
          <w:szCs w:val="20"/>
        </w:rPr>
        <w:t>=</w:t>
      </w:r>
      <w:r>
        <w:rPr>
          <w:rFonts w:ascii="Arial" w:eastAsia="Arial" w:hAnsi="Arial" w:cs="Arial"/>
          <w:i/>
          <w:iCs/>
          <w:sz w:val="20"/>
          <w:szCs w:val="20"/>
        </w:rPr>
        <w:t xml:space="preserve"> </w:t>
      </w:r>
      <w:r>
        <w:rPr>
          <w:rFonts w:ascii="Arial" w:eastAsia="Arial" w:hAnsi="Arial" w:cs="Arial"/>
          <w:sz w:val="20"/>
          <w:szCs w:val="20"/>
        </w:rPr>
        <w:t>12?</w:t>
      </w:r>
      <w:r>
        <w:rPr>
          <w:rFonts w:ascii="Arial" w:eastAsia="Arial" w:hAnsi="Arial" w:cs="Arial"/>
          <w:i/>
          <w:iCs/>
          <w:sz w:val="20"/>
          <w:szCs w:val="20"/>
        </w:rPr>
        <w:t xml:space="preserve"> </w:t>
      </w:r>
      <w:r>
        <w:rPr>
          <w:rFonts w:ascii="Arial" w:eastAsia="Arial" w:hAnsi="Arial" w:cs="Arial"/>
          <w:sz w:val="20"/>
          <w:szCs w:val="20"/>
        </w:rPr>
        <w:t>Если можно,</w:t>
      </w:r>
      <w:r>
        <w:rPr>
          <w:rFonts w:ascii="Arial" w:eastAsia="Arial" w:hAnsi="Arial" w:cs="Arial"/>
          <w:i/>
          <w:iCs/>
          <w:sz w:val="20"/>
          <w:szCs w:val="20"/>
        </w:rPr>
        <w:t xml:space="preserve"> </w:t>
      </w:r>
      <w:r>
        <w:rPr>
          <w:rFonts w:ascii="Arial" w:eastAsia="Arial" w:hAnsi="Arial" w:cs="Arial"/>
          <w:sz w:val="20"/>
          <w:szCs w:val="20"/>
        </w:rPr>
        <w:t>то покажите как,</w:t>
      </w:r>
      <w:r>
        <w:rPr>
          <w:rFonts w:ascii="Arial" w:eastAsia="Arial" w:hAnsi="Arial" w:cs="Arial"/>
          <w:i/>
          <w:iCs/>
          <w:sz w:val="20"/>
          <w:szCs w:val="20"/>
        </w:rPr>
        <w:t xml:space="preserve"> </w:t>
      </w:r>
      <w:r>
        <w:rPr>
          <w:rFonts w:ascii="Arial" w:eastAsia="Arial" w:hAnsi="Arial" w:cs="Arial"/>
          <w:sz w:val="20"/>
          <w:szCs w:val="20"/>
        </w:rPr>
        <w:t>если нет</w:t>
      </w:r>
      <w:r>
        <w:rPr>
          <w:rFonts w:ascii="Arial" w:eastAsia="Arial" w:hAnsi="Arial" w:cs="Arial"/>
          <w:i/>
          <w:iCs/>
          <w:sz w:val="20"/>
          <w:szCs w:val="20"/>
        </w:rPr>
        <w:t xml:space="preserve"> </w:t>
      </w:r>
      <w:r>
        <w:rPr>
          <w:rFonts w:ascii="Arial" w:eastAsia="Arial" w:hAnsi="Arial" w:cs="Arial"/>
          <w:sz w:val="20"/>
          <w:szCs w:val="20"/>
        </w:rPr>
        <w:t>—</w:t>
      </w:r>
      <w:r>
        <w:rPr>
          <w:rFonts w:ascii="Arial" w:eastAsia="Arial" w:hAnsi="Arial" w:cs="Arial"/>
          <w:i/>
          <w:iCs/>
          <w:sz w:val="20"/>
          <w:szCs w:val="20"/>
        </w:rPr>
        <w:t xml:space="preserve"> </w:t>
      </w:r>
      <w:r>
        <w:rPr>
          <w:rFonts w:ascii="Arial" w:eastAsia="Arial" w:hAnsi="Arial" w:cs="Arial"/>
          <w:sz w:val="20"/>
          <w:szCs w:val="20"/>
        </w:rPr>
        <w:t>объяс-ните, почему.</w:t>
      </w:r>
    </w:p>
    <w:commentRangeEnd w:id="1037"/>
    <w:p w:rsidR="00A33515" w:rsidRDefault="001F58AF">
      <w:pPr>
        <w:spacing w:line="65" w:lineRule="exact"/>
        <w:rPr>
          <w:rFonts w:ascii="Arial" w:eastAsia="Arial" w:hAnsi="Arial" w:cs="Arial"/>
          <w:b/>
          <w:bCs/>
          <w:sz w:val="20"/>
          <w:szCs w:val="20"/>
        </w:rPr>
      </w:pPr>
      <w:r>
        <w:rPr>
          <w:rStyle w:val="a5"/>
        </w:rPr>
        <w:commentReference w:id="1037"/>
      </w:r>
      <w:commentRangeEnd w:id="1038"/>
      <w:r>
        <w:rPr>
          <w:rStyle w:val="a5"/>
        </w:rPr>
        <w:commentReference w:id="1038"/>
      </w:r>
    </w:p>
    <w:p w:rsidR="00A33515" w:rsidRDefault="001A4D22">
      <w:pPr>
        <w:numPr>
          <w:ilvl w:val="1"/>
          <w:numId w:val="121"/>
        </w:numPr>
        <w:tabs>
          <w:tab w:val="left" w:pos="3280"/>
        </w:tabs>
        <w:ind w:left="3280" w:hanging="254"/>
        <w:rPr>
          <w:rFonts w:ascii="Arial" w:eastAsia="Arial" w:hAnsi="Arial" w:cs="Arial"/>
          <w:sz w:val="20"/>
          <w:szCs w:val="20"/>
        </w:rPr>
      </w:pPr>
      <w:r>
        <w:rPr>
          <w:rFonts w:ascii="Arial" w:eastAsia="Arial" w:hAnsi="Arial" w:cs="Arial"/>
          <w:b/>
          <w:bCs/>
          <w:sz w:val="20"/>
          <w:szCs w:val="20"/>
        </w:rPr>
        <w:t xml:space="preserve">44 </w:t>
      </w:r>
      <w:r>
        <w:rPr>
          <w:rFonts w:ascii="Arial" w:eastAsia="Arial" w:hAnsi="Arial" w:cs="Arial"/>
          <w:sz w:val="20"/>
          <w:szCs w:val="20"/>
        </w:rPr>
        <w:t>−</w:t>
      </w:r>
    </w:p>
    <w:p w:rsidR="00A33515" w:rsidRDefault="00A33515">
      <w:pPr>
        <w:sectPr w:rsidR="00A33515">
          <w:pgSz w:w="8220" w:h="12472"/>
          <w:pgMar w:top="639" w:right="720" w:bottom="0" w:left="720" w:header="0" w:footer="0" w:gutter="0"/>
          <w:cols w:space="720" w:equalWidth="0">
            <w:col w:w="6780"/>
          </w:cols>
        </w:sectPr>
      </w:pPr>
    </w:p>
    <w:p w:rsidR="00A33515" w:rsidRDefault="001A4D22">
      <w:pPr>
        <w:ind w:left="1140"/>
        <w:rPr>
          <w:sz w:val="20"/>
          <w:szCs w:val="20"/>
        </w:rPr>
      </w:pPr>
      <w:bookmarkStart w:id="1039" w:name="page55"/>
      <w:bookmarkEnd w:id="1039"/>
      <w:r>
        <w:rPr>
          <w:rFonts w:ascii="Arial" w:eastAsia="Arial" w:hAnsi="Arial" w:cs="Arial"/>
          <w:sz w:val="18"/>
          <w:szCs w:val="18"/>
        </w:rPr>
        <w:lastRenderedPageBreak/>
        <w:t>Сборник задач олимпиады «Математика НОН-СТОП»</w:t>
      </w:r>
    </w:p>
    <w:p w:rsidR="00A33515" w:rsidRDefault="00A33515">
      <w:pPr>
        <w:spacing w:line="124" w:lineRule="exact"/>
        <w:rPr>
          <w:sz w:val="20"/>
          <w:szCs w:val="20"/>
        </w:rPr>
      </w:pPr>
    </w:p>
    <w:p w:rsidR="00A33515" w:rsidDel="002260E7" w:rsidRDefault="001A4D22">
      <w:pPr>
        <w:spacing w:line="259" w:lineRule="auto"/>
        <w:ind w:left="500"/>
        <w:jc w:val="both"/>
        <w:rPr>
          <w:del w:id="1040" w:author="Admin" w:date="2019-02-19T02:10:00Z"/>
          <w:rFonts w:ascii="Arial" w:eastAsia="Arial" w:hAnsi="Arial" w:cs="Arial"/>
          <w:b/>
          <w:bCs/>
          <w:sz w:val="20"/>
          <w:szCs w:val="20"/>
        </w:rPr>
      </w:pPr>
      <w:bookmarkStart w:id="1041" w:name="page56"/>
      <w:bookmarkStart w:id="1042" w:name="page57"/>
      <w:bookmarkStart w:id="1043" w:name="page58"/>
      <w:bookmarkStart w:id="1044" w:name="page59"/>
      <w:bookmarkStart w:id="1045" w:name="page60"/>
      <w:bookmarkStart w:id="1046" w:name="page61"/>
      <w:bookmarkStart w:id="1047" w:name="page62"/>
      <w:bookmarkStart w:id="1048" w:name="page63"/>
      <w:bookmarkStart w:id="1049" w:name="page64"/>
      <w:bookmarkStart w:id="1050" w:name="page65"/>
      <w:bookmarkStart w:id="1051" w:name="page66"/>
      <w:bookmarkStart w:id="1052" w:name="page67"/>
      <w:bookmarkStart w:id="1053" w:name="page68"/>
      <w:bookmarkStart w:id="1054" w:name="page69"/>
      <w:bookmarkStart w:id="1055" w:name="page70"/>
      <w:bookmarkStart w:id="1056" w:name="page71"/>
      <w:bookmarkStart w:id="1057" w:name="page72"/>
      <w:bookmarkStart w:id="1058" w:name="page73"/>
      <w:bookmarkStart w:id="1059" w:name="page74"/>
      <w:bookmarkStart w:id="1060" w:name="page75"/>
      <w:bookmarkStart w:id="1061" w:name="page76"/>
      <w:bookmarkStart w:id="1062" w:name="page77"/>
      <w:bookmarkStart w:id="1063" w:name="page78"/>
      <w:bookmarkStart w:id="1064" w:name="page79"/>
      <w:bookmarkStart w:id="1065" w:name="page80"/>
      <w:bookmarkStart w:id="1066" w:name="page81"/>
      <w:bookmarkStart w:id="1067" w:name="page82"/>
      <w:bookmarkStart w:id="1068" w:name="page83"/>
      <w:bookmarkStart w:id="1069" w:name="page84"/>
      <w:bookmarkStart w:id="1070" w:name="page85"/>
      <w:bookmarkStart w:id="1071" w:name="page86"/>
      <w:bookmarkStart w:id="1072" w:name="page87"/>
      <w:bookmarkStart w:id="1073" w:name="page88"/>
      <w:bookmarkStart w:id="1074" w:name="page89"/>
      <w:bookmarkStart w:id="1075" w:name="page90"/>
      <w:bookmarkStart w:id="1076" w:name="page91"/>
      <w:bookmarkStart w:id="1077" w:name="page92"/>
      <w:bookmarkStart w:id="1078" w:name="page93"/>
      <w:bookmarkStart w:id="1079" w:name="page94"/>
      <w:bookmarkStart w:id="1080" w:name="page95"/>
      <w:bookmarkStart w:id="1081" w:name="page96"/>
      <w:bookmarkStart w:id="1082" w:name="page97"/>
      <w:bookmarkStart w:id="1083" w:name="page98"/>
      <w:bookmarkStart w:id="1084" w:name="page99"/>
      <w:bookmarkStart w:id="1085" w:name="page100"/>
      <w:bookmarkStart w:id="1086" w:name="page101"/>
      <w:bookmarkStart w:id="1087" w:name="page102"/>
      <w:bookmarkStart w:id="1088" w:name="page103"/>
      <w:bookmarkStart w:id="1089" w:name="page104"/>
      <w:bookmarkStart w:id="1090" w:name="page105"/>
      <w:bookmarkStart w:id="1091" w:name="page106"/>
      <w:bookmarkStart w:id="1092" w:name="page107"/>
      <w:bookmarkStart w:id="1093" w:name="page108"/>
      <w:bookmarkStart w:id="1094" w:name="page109"/>
      <w:bookmarkStart w:id="1095" w:name="page110"/>
      <w:bookmarkStart w:id="1096" w:name="page111"/>
      <w:bookmarkStart w:id="1097" w:name="page112"/>
      <w:bookmarkStart w:id="1098" w:name="page113"/>
      <w:bookmarkStart w:id="1099" w:name="page114"/>
      <w:bookmarkStart w:id="1100" w:name="page115"/>
      <w:bookmarkStart w:id="1101" w:name="page116"/>
      <w:bookmarkStart w:id="1102" w:name="page117"/>
      <w:bookmarkStart w:id="1103" w:name="page118"/>
      <w:bookmarkStart w:id="1104" w:name="page119"/>
      <w:bookmarkStart w:id="1105" w:name="page120"/>
      <w:bookmarkStart w:id="1106" w:name="page121"/>
      <w:bookmarkStart w:id="1107" w:name="page122"/>
      <w:bookmarkStart w:id="1108" w:name="page123"/>
      <w:bookmarkStart w:id="1109" w:name="page124"/>
      <w:bookmarkStart w:id="1110" w:name="page125"/>
      <w:bookmarkStart w:id="1111" w:name="page126"/>
      <w:bookmarkStart w:id="1112" w:name="page127"/>
      <w:bookmarkStart w:id="1113" w:name="page128"/>
      <w:bookmarkStart w:id="1114" w:name="page129"/>
      <w:bookmarkStart w:id="1115" w:name="page130"/>
      <w:bookmarkStart w:id="1116" w:name="page131"/>
      <w:bookmarkStart w:id="1117" w:name="page132"/>
      <w:bookmarkStart w:id="1118" w:name="page133"/>
      <w:bookmarkStart w:id="1119" w:name="page134"/>
      <w:bookmarkStart w:id="1120" w:name="page135"/>
      <w:bookmarkStart w:id="1121" w:name="page136"/>
      <w:bookmarkStart w:id="1122" w:name="page137"/>
      <w:bookmarkStart w:id="1123" w:name="page138"/>
      <w:bookmarkStart w:id="1124" w:name="page139"/>
      <w:bookmarkStart w:id="1125" w:name="page140"/>
      <w:bookmarkStart w:id="1126" w:name="page141"/>
      <w:bookmarkStart w:id="1127" w:name="page142"/>
      <w:bookmarkStart w:id="1128" w:name="page143"/>
      <w:bookmarkStart w:id="1129" w:name="page144"/>
      <w:bookmarkStart w:id="1130" w:name="page145"/>
      <w:bookmarkStart w:id="1131" w:name="page146"/>
      <w:bookmarkStart w:id="1132" w:name="page147"/>
      <w:bookmarkStart w:id="1133" w:name="page148"/>
      <w:bookmarkStart w:id="1134" w:name="page149"/>
      <w:bookmarkStart w:id="1135" w:name="page150"/>
      <w:bookmarkStart w:id="1136" w:name="page151"/>
      <w:bookmarkStart w:id="1137" w:name="page152"/>
      <w:bookmarkStart w:id="1138" w:name="page153"/>
      <w:bookmarkStart w:id="1139" w:name="page154"/>
      <w:bookmarkStart w:id="1140" w:name="page155"/>
      <w:bookmarkStart w:id="1141" w:name="page156"/>
      <w:bookmarkStart w:id="1142" w:name="page157"/>
      <w:bookmarkStart w:id="1143" w:name="page158"/>
      <w:bookmarkStart w:id="1144" w:name="page159"/>
      <w:bookmarkStart w:id="1145" w:name="page160"/>
      <w:bookmarkStart w:id="1146" w:name="page161"/>
      <w:bookmarkStart w:id="1147" w:name="page162"/>
      <w:bookmarkStart w:id="1148" w:name="page163"/>
      <w:bookmarkStart w:id="1149" w:name="page164"/>
      <w:bookmarkStart w:id="1150" w:name="page165"/>
      <w:bookmarkStart w:id="1151" w:name="page166"/>
      <w:bookmarkStart w:id="1152" w:name="page167"/>
      <w:bookmarkStart w:id="1153" w:name="page168"/>
      <w:bookmarkStart w:id="1154" w:name="page169"/>
      <w:bookmarkStart w:id="1155" w:name="page170"/>
      <w:bookmarkStart w:id="1156" w:name="page171"/>
      <w:bookmarkStart w:id="1157" w:name="page172"/>
      <w:bookmarkStart w:id="1158" w:name="page173"/>
      <w:bookmarkStart w:id="1159" w:name="page174"/>
      <w:bookmarkStart w:id="1160" w:name="page175"/>
      <w:bookmarkStart w:id="1161" w:name="page176"/>
      <w:bookmarkStart w:id="1162" w:name="page177"/>
      <w:bookmarkStart w:id="1163" w:name="page178"/>
      <w:bookmarkStart w:id="1164" w:name="page179"/>
      <w:bookmarkStart w:id="1165" w:name="page180"/>
      <w:bookmarkStart w:id="1166" w:name="page181"/>
      <w:bookmarkStart w:id="1167" w:name="page182"/>
      <w:bookmarkStart w:id="1168" w:name="page183"/>
      <w:bookmarkStart w:id="1169" w:name="page184"/>
      <w:bookmarkStart w:id="1170" w:name="page185"/>
      <w:bookmarkStart w:id="1171" w:name="page186"/>
      <w:bookmarkStart w:id="1172" w:name="page187"/>
      <w:bookmarkStart w:id="1173" w:name="page188"/>
      <w:bookmarkStart w:id="1174" w:name="page189"/>
      <w:bookmarkStart w:id="1175" w:name="page190"/>
      <w:bookmarkStart w:id="1176" w:name="page191"/>
      <w:bookmarkStart w:id="1177" w:name="page192"/>
      <w:bookmarkStart w:id="1178" w:name="page193"/>
      <w:bookmarkStart w:id="1179" w:name="page194"/>
      <w:bookmarkStart w:id="1180" w:name="page195"/>
      <w:bookmarkStart w:id="1181" w:name="page196"/>
      <w:bookmarkStart w:id="1182" w:name="page197"/>
      <w:bookmarkStart w:id="1183" w:name="page198"/>
      <w:bookmarkStart w:id="1184" w:name="page199"/>
      <w:bookmarkStart w:id="1185" w:name="page200"/>
      <w:bookmarkStart w:id="1186" w:name="page201"/>
      <w:bookmarkStart w:id="1187" w:name="page202"/>
      <w:bookmarkStart w:id="1188" w:name="page203"/>
      <w:bookmarkStart w:id="1189" w:name="page204"/>
      <w:bookmarkStart w:id="1190" w:name="page205"/>
      <w:bookmarkStart w:id="1191" w:name="page206"/>
      <w:bookmarkStart w:id="1192" w:name="page207"/>
      <w:bookmarkStart w:id="1193" w:name="page208"/>
      <w:bookmarkStart w:id="1194" w:name="page209"/>
      <w:bookmarkStart w:id="1195" w:name="page210"/>
      <w:bookmarkStart w:id="1196" w:name="page211"/>
      <w:bookmarkStart w:id="1197" w:name="page212"/>
      <w:bookmarkStart w:id="1198" w:name="page213"/>
      <w:bookmarkStart w:id="1199" w:name="page214"/>
      <w:bookmarkStart w:id="1200" w:name="page215"/>
      <w:bookmarkStart w:id="1201" w:name="page216"/>
      <w:bookmarkStart w:id="1202" w:name="page217"/>
      <w:bookmarkStart w:id="1203" w:name="page218"/>
      <w:bookmarkStart w:id="1204" w:name="page219"/>
      <w:bookmarkStart w:id="1205" w:name="page220"/>
      <w:bookmarkStart w:id="1206" w:name="page221"/>
      <w:bookmarkStart w:id="1207" w:name="page222"/>
      <w:bookmarkStart w:id="1208" w:name="page223"/>
      <w:bookmarkStart w:id="1209" w:name="page224"/>
      <w:bookmarkStart w:id="1210" w:name="page225"/>
      <w:bookmarkStart w:id="1211" w:name="page226"/>
      <w:bookmarkStart w:id="1212" w:name="page227"/>
      <w:bookmarkStart w:id="1213" w:name="page228"/>
      <w:bookmarkStart w:id="1214" w:name="page229"/>
      <w:bookmarkStart w:id="1215" w:name="page230"/>
      <w:bookmarkStart w:id="1216" w:name="page231"/>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del w:id="1217" w:author="Admin" w:date="2019-02-19T02:10:00Z">
        <w:r w:rsidDel="002260E7">
          <w:rPr>
            <w:rFonts w:ascii="Arial" w:eastAsia="Arial" w:hAnsi="Arial" w:cs="Arial"/>
            <w:sz w:val="27"/>
            <w:szCs w:val="27"/>
            <w:vertAlign w:val="subscript"/>
          </w:rPr>
          <w:delText>7</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30 конфет — и все их взял Олег.</w:delText>
        </w:r>
      </w:del>
    </w:p>
    <w:p w:rsidR="00A33515" w:rsidDel="002260E7" w:rsidRDefault="00A33515">
      <w:pPr>
        <w:spacing w:line="69" w:lineRule="exact"/>
        <w:rPr>
          <w:del w:id="1218" w:author="Admin" w:date="2019-02-19T02:10:00Z"/>
          <w:rFonts w:ascii="Arial" w:eastAsia="Arial" w:hAnsi="Arial" w:cs="Arial"/>
          <w:b/>
          <w:bCs/>
          <w:sz w:val="20"/>
          <w:szCs w:val="20"/>
        </w:rPr>
      </w:pPr>
    </w:p>
    <w:p w:rsidR="00A33515" w:rsidDel="002260E7" w:rsidRDefault="001A4D22">
      <w:pPr>
        <w:spacing w:line="258" w:lineRule="auto"/>
        <w:ind w:left="500"/>
        <w:jc w:val="both"/>
        <w:rPr>
          <w:del w:id="1219" w:author="Admin" w:date="2019-02-19T02:10:00Z"/>
          <w:rFonts w:ascii="Arial" w:eastAsia="Arial" w:hAnsi="Arial" w:cs="Arial"/>
          <w:b/>
          <w:bCs/>
          <w:sz w:val="20"/>
          <w:szCs w:val="20"/>
        </w:rPr>
      </w:pPr>
      <w:del w:id="1220" w:author="Admin" w:date="2019-02-19T02:10:00Z">
        <w:r w:rsidDel="002260E7">
          <w:rPr>
            <w:rFonts w:ascii="Arial" w:eastAsia="Arial" w:hAnsi="Arial" w:cs="Arial"/>
            <w:sz w:val="20"/>
            <w:szCs w:val="20"/>
          </w:rPr>
          <w:delText xml:space="preserve">После первой части хода Никиты оставалось 30 </w:delText>
        </w:r>
        <w:r w:rsidDel="002260E7">
          <w:rPr>
            <w:rFonts w:eastAsia="Times New Roman"/>
            <w:sz w:val="20"/>
            <w:szCs w:val="20"/>
          </w:rPr>
          <w:delText>+</w:delText>
        </w:r>
        <w:r w:rsidDel="002260E7">
          <w:rPr>
            <w:rFonts w:ascii="Arial" w:eastAsia="Arial" w:hAnsi="Arial" w:cs="Arial"/>
            <w:sz w:val="20"/>
            <w:szCs w:val="20"/>
          </w:rPr>
          <w:delText xml:space="preserve"> 15 </w:delText>
        </w:r>
        <w:r w:rsidDel="002260E7">
          <w:rPr>
            <w:rFonts w:eastAsia="Times New Roman"/>
            <w:sz w:val="20"/>
            <w:szCs w:val="20"/>
          </w:rPr>
          <w:delText>=</w:delText>
        </w:r>
        <w:r w:rsidDel="002260E7">
          <w:rPr>
            <w:rFonts w:ascii="Arial" w:eastAsia="Arial" w:hAnsi="Arial" w:cs="Arial"/>
            <w:sz w:val="20"/>
            <w:szCs w:val="20"/>
          </w:rPr>
          <w:delText xml:space="preserve"> 45 конфет, которые составляли 75% от всех имеющихся конфет. Таким обра-зом, перед ходом Никиты на столе было </w:delText>
        </w:r>
        <w:r w:rsidDel="002260E7">
          <w:rPr>
            <w:rFonts w:ascii="Arial" w:eastAsia="Arial" w:hAnsi="Arial" w:cs="Arial"/>
            <w:sz w:val="27"/>
            <w:szCs w:val="27"/>
            <w:vertAlign w:val="subscript"/>
          </w:rPr>
          <w:delText>0</w:delText>
        </w:r>
        <w:r w:rsidDel="002260E7">
          <w:rPr>
            <w:rFonts w:ascii="Arial" w:eastAsia="Arial" w:hAnsi="Arial" w:cs="Arial"/>
            <w:sz w:val="27"/>
            <w:szCs w:val="27"/>
            <w:vertAlign w:val="superscript"/>
          </w:rPr>
          <w:delText>45</w:delText>
        </w:r>
        <w:r w:rsidDel="002260E7">
          <w:rPr>
            <w:rFonts w:eastAsia="Times New Roman"/>
            <w:i/>
            <w:iCs/>
            <w:sz w:val="27"/>
            <w:szCs w:val="27"/>
            <w:vertAlign w:val="subscript"/>
          </w:rPr>
          <w:delText>:</w:delText>
        </w:r>
        <w:r w:rsidDel="002260E7">
          <w:rPr>
            <w:rFonts w:ascii="Arial" w:eastAsia="Arial" w:hAnsi="Arial" w:cs="Arial"/>
            <w:sz w:val="27"/>
            <w:szCs w:val="27"/>
            <w:vertAlign w:val="subscript"/>
          </w:rPr>
          <w:delText>75</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60 конфет, 30 из ко-торых взял Олег, а, соответственно, 30 — Никита.</w:delText>
        </w:r>
      </w:del>
    </w:p>
    <w:p w:rsidR="00A33515" w:rsidDel="002260E7" w:rsidRDefault="001A4D22">
      <w:pPr>
        <w:spacing w:line="20" w:lineRule="exact"/>
        <w:rPr>
          <w:del w:id="1221" w:author="Admin" w:date="2019-02-19T02:10:00Z"/>
          <w:sz w:val="20"/>
          <w:szCs w:val="20"/>
        </w:rPr>
      </w:pPr>
      <w:del w:id="1222" w:author="Admin" w:date="2019-02-19T02:10:00Z">
        <w:r w:rsidDel="002260E7">
          <w:rPr>
            <w:noProof/>
            <w:sz w:val="20"/>
            <w:szCs w:val="20"/>
          </w:rPr>
          <mc:AlternateContent>
            <mc:Choice Requires="wps">
              <w:drawing>
                <wp:anchor distT="0" distB="0" distL="114300" distR="114300" simplePos="0" relativeHeight="251747328" behindDoc="1" locked="0" layoutInCell="0" allowOverlap="1" wp14:anchorId="01DC2576" wp14:editId="7595D91C">
                  <wp:simplePos x="0" y="0"/>
                  <wp:positionH relativeFrom="column">
                    <wp:posOffset>2437130</wp:posOffset>
                  </wp:positionH>
                  <wp:positionV relativeFrom="paragraph">
                    <wp:posOffset>-979805</wp:posOffset>
                  </wp:positionV>
                  <wp:extent cx="124460"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8" o:spid="_x0000_s1026" style="position:absolute;z-index:-251569152;visibility:visible;mso-wrap-style:square;mso-wrap-distance-left:9pt;mso-wrap-distance-top:0;mso-wrap-distance-right:9pt;mso-wrap-distance-bottom:0;mso-position-horizontal:absolute;mso-position-horizontal-relative:text;mso-position-vertical:absolute;mso-position-vertical-relative:text" from="191.9pt,-77.15pt" to="201.7pt,-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0qnugEAAIIDAAAOAAAAZHJzL2Uyb0RvYy54bWysU8tu2zAQvBfoPxC815IdxzU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48352" behindDoc="1" locked="0" layoutInCell="0" allowOverlap="1" wp14:anchorId="5755658D" wp14:editId="0225B43C">
                  <wp:simplePos x="0" y="0"/>
                  <wp:positionH relativeFrom="column">
                    <wp:posOffset>2759075</wp:posOffset>
                  </wp:positionH>
                  <wp:positionV relativeFrom="paragraph">
                    <wp:posOffset>-248920</wp:posOffset>
                  </wp:positionV>
                  <wp:extent cx="172085"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9" o:spid="_x0000_s1026" style="position:absolute;z-index:-251568128;visibility:visible;mso-wrap-style:square;mso-wrap-distance-left:9pt;mso-wrap-distance-top:0;mso-wrap-distance-right:9pt;mso-wrap-distance-bottom:0;mso-position-horizontal:absolute;mso-position-horizontal-relative:text;mso-position-vertical:absolute;mso-position-vertical-relative:text" from="217.25pt,-19.6pt" to="230.8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" o:allowincell="f" filled="t" strokeweight=".14039mm">
                  <v:stroke joinstyle="miter"/>
                  <o:lock v:ext="edit" shapetype="f"/>
                </v:line>
              </w:pict>
            </mc:Fallback>
          </mc:AlternateContent>
        </w:r>
      </w:del>
    </w:p>
    <w:p w:rsidR="00A33515" w:rsidDel="002260E7" w:rsidRDefault="00A33515">
      <w:pPr>
        <w:rPr>
          <w:del w:id="1223" w:author="Admin" w:date="2019-02-19T02:10:00Z"/>
        </w:rPr>
        <w:sectPr w:rsidR="00A33515" w:rsidDel="002260E7">
          <w:pgSz w:w="8220" w:h="12472"/>
          <w:pgMar w:top="1440" w:right="720" w:bottom="462" w:left="720" w:header="0" w:footer="0" w:gutter="0"/>
          <w:cols w:space="720" w:equalWidth="0">
            <w:col w:w="6780"/>
          </w:cols>
        </w:sectPr>
      </w:pPr>
    </w:p>
    <w:p w:rsidR="00A33515" w:rsidDel="002260E7" w:rsidRDefault="001A4D22">
      <w:pPr>
        <w:jc w:val="center"/>
        <w:rPr>
          <w:del w:id="1224" w:author="Admin" w:date="2019-02-19T02:10:00Z"/>
          <w:sz w:val="20"/>
          <w:szCs w:val="20"/>
        </w:rPr>
      </w:pPr>
      <w:bookmarkStart w:id="1225" w:name="page232"/>
      <w:bookmarkEnd w:id="1225"/>
      <w:del w:id="1226" w:author="Admin" w:date="2019-02-19T02:10:00Z">
        <w:r w:rsidDel="002260E7">
          <w:rPr>
            <w:rFonts w:ascii="Arial" w:eastAsia="Arial" w:hAnsi="Arial" w:cs="Arial"/>
            <w:sz w:val="18"/>
            <w:szCs w:val="18"/>
          </w:rPr>
          <w:lastRenderedPageBreak/>
          <w:delText>2015 год, 5 класс</w:delText>
        </w:r>
      </w:del>
    </w:p>
    <w:p w:rsidR="00A33515" w:rsidDel="002260E7" w:rsidRDefault="00A33515">
      <w:pPr>
        <w:spacing w:line="184" w:lineRule="exact"/>
        <w:rPr>
          <w:del w:id="1227" w:author="Admin" w:date="2019-02-19T02:10:00Z"/>
          <w:sz w:val="20"/>
          <w:szCs w:val="20"/>
        </w:rPr>
      </w:pPr>
    </w:p>
    <w:p w:rsidR="00A33515" w:rsidDel="002260E7" w:rsidRDefault="001A4D22">
      <w:pPr>
        <w:spacing w:line="262" w:lineRule="auto"/>
        <w:ind w:left="500"/>
        <w:jc w:val="both"/>
        <w:rPr>
          <w:del w:id="1228" w:author="Admin" w:date="2019-02-19T02:10:00Z"/>
          <w:sz w:val="20"/>
          <w:szCs w:val="20"/>
        </w:rPr>
      </w:pPr>
      <w:del w:id="1229" w:author="Admin" w:date="2019-02-19T02:10:00Z">
        <w:r w:rsidDel="002260E7">
          <w:rPr>
            <w:rFonts w:ascii="Arial" w:eastAsia="Arial" w:hAnsi="Arial" w:cs="Arial"/>
            <w:sz w:val="20"/>
            <w:szCs w:val="20"/>
          </w:rPr>
          <w:delText xml:space="preserve">Наконец, после первой части хода Миши на столе оставалось 72 конфеты, которые составляли 80% от конфет, имевшихся в нали-чии до начала дележа. Значит, в начале было </w:delText>
        </w:r>
        <w:r w:rsidDel="002260E7">
          <w:rPr>
            <w:rFonts w:ascii="Arial" w:eastAsia="Arial" w:hAnsi="Arial" w:cs="Arial"/>
            <w:sz w:val="27"/>
            <w:szCs w:val="27"/>
            <w:vertAlign w:val="subscript"/>
          </w:rPr>
          <w:delText>0</w:delText>
        </w:r>
        <w:r w:rsidDel="002260E7">
          <w:rPr>
            <w:rFonts w:ascii="Arial" w:eastAsia="Arial" w:hAnsi="Arial" w:cs="Arial"/>
            <w:sz w:val="27"/>
            <w:szCs w:val="27"/>
            <w:vertAlign w:val="superscript"/>
          </w:rPr>
          <w:delText>72</w:delText>
        </w:r>
        <w:r w:rsidDel="002260E7">
          <w:rPr>
            <w:rFonts w:eastAsia="Times New Roman"/>
            <w:i/>
            <w:iCs/>
            <w:sz w:val="27"/>
            <w:szCs w:val="27"/>
            <w:vertAlign w:val="subscript"/>
          </w:rPr>
          <w:delText>:</w:delText>
        </w:r>
        <w:r w:rsidDel="002260E7">
          <w:rPr>
            <w:rFonts w:ascii="Arial" w:eastAsia="Arial" w:hAnsi="Arial" w:cs="Arial"/>
            <w:sz w:val="27"/>
            <w:szCs w:val="27"/>
            <w:vertAlign w:val="subscript"/>
          </w:rPr>
          <w:delText>8</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90 конфет, по 30 из которых взяли Олег и Никита — соответственно, Мише также досталось 30 конфет.</w:delText>
        </w:r>
      </w:del>
    </w:p>
    <w:p w:rsidR="00A33515" w:rsidDel="002260E7" w:rsidRDefault="001A4D22">
      <w:pPr>
        <w:spacing w:line="20" w:lineRule="exact"/>
        <w:rPr>
          <w:del w:id="1230" w:author="Admin" w:date="2019-02-19T02:10:00Z"/>
          <w:sz w:val="20"/>
          <w:szCs w:val="20"/>
        </w:rPr>
      </w:pPr>
      <w:del w:id="1231" w:author="Admin" w:date="2019-02-19T02:10:00Z">
        <w:r w:rsidDel="002260E7">
          <w:rPr>
            <w:noProof/>
            <w:sz w:val="20"/>
            <w:szCs w:val="20"/>
          </w:rPr>
          <mc:AlternateContent>
            <mc:Choice Requires="wps">
              <w:drawing>
                <wp:anchor distT="0" distB="0" distL="114300" distR="114300" simplePos="0" relativeHeight="251749376" behindDoc="1" locked="0" layoutInCell="0" allowOverlap="1" wp14:anchorId="48097812" wp14:editId="2E502115">
                  <wp:simplePos x="0" y="0"/>
                  <wp:positionH relativeFrom="column">
                    <wp:posOffset>3121660</wp:posOffset>
                  </wp:positionH>
                  <wp:positionV relativeFrom="paragraph">
                    <wp:posOffset>-418465</wp:posOffset>
                  </wp:positionV>
                  <wp:extent cx="124460" cy="0"/>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4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0" o:spid="_x0000_s1026" style="position:absolute;z-index:-251567104;visibility:visible;mso-wrap-style:square;mso-wrap-distance-left:9pt;mso-wrap-distance-top:0;mso-wrap-distance-right:9pt;mso-wrap-distance-bottom:0;mso-position-horizontal:absolute;mso-position-horizontal-relative:text;mso-position-vertical:absolute;mso-position-vertical-relative:text" from="245.8pt,-32.95pt" to="255.6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" o:allowincell="f" filled="t" strokeweight=".14039mm">
                  <v:stroke joinstyle="miter"/>
                  <o:lock v:ext="edit" shapetype="f"/>
                </v:line>
              </w:pict>
            </mc:Fallback>
          </mc:AlternateContent>
        </w:r>
      </w:del>
    </w:p>
    <w:p w:rsidR="00A33515" w:rsidDel="002260E7" w:rsidRDefault="00A33515">
      <w:pPr>
        <w:spacing w:line="54" w:lineRule="exact"/>
        <w:rPr>
          <w:del w:id="1232" w:author="Admin" w:date="2019-02-19T02:10:00Z"/>
          <w:sz w:val="20"/>
          <w:szCs w:val="20"/>
        </w:rPr>
      </w:pPr>
    </w:p>
    <w:p w:rsidR="00A33515" w:rsidDel="002260E7" w:rsidRDefault="001A4D22">
      <w:pPr>
        <w:ind w:left="500"/>
        <w:rPr>
          <w:del w:id="1233" w:author="Admin" w:date="2019-02-19T02:10:00Z"/>
          <w:sz w:val="20"/>
          <w:szCs w:val="20"/>
        </w:rPr>
      </w:pPr>
      <w:del w:id="1234" w:author="Admin" w:date="2019-02-19T02:10:00Z">
        <w:r w:rsidDel="002260E7">
          <w:rPr>
            <w:rFonts w:ascii="Arial" w:eastAsia="Arial" w:hAnsi="Arial" w:cs="Arial"/>
            <w:sz w:val="20"/>
            <w:szCs w:val="20"/>
          </w:rPr>
          <w:delText>Таким образом, мальчики взяли поровну конфет.</w:delText>
        </w:r>
      </w:del>
    </w:p>
    <w:p w:rsidR="00A33515" w:rsidDel="002260E7" w:rsidRDefault="00A33515">
      <w:pPr>
        <w:spacing w:line="346" w:lineRule="exact"/>
        <w:rPr>
          <w:del w:id="1235" w:author="Admin" w:date="2019-02-19T02:10:00Z"/>
          <w:sz w:val="20"/>
          <w:szCs w:val="20"/>
        </w:rPr>
      </w:pPr>
    </w:p>
    <w:p w:rsidR="00A33515" w:rsidDel="002260E7" w:rsidRDefault="001A4D22">
      <w:pPr>
        <w:rPr>
          <w:del w:id="1236" w:author="Admin" w:date="2019-02-19T02:10:00Z"/>
          <w:sz w:val="20"/>
          <w:szCs w:val="20"/>
        </w:rPr>
      </w:pPr>
      <w:del w:id="1237" w:author="Admin" w:date="2019-02-19T02:10:00Z">
        <w:r w:rsidDel="002260E7">
          <w:rPr>
            <w:rFonts w:ascii="Arial" w:eastAsia="Arial" w:hAnsi="Arial" w:cs="Arial"/>
            <w:b/>
            <w:bCs/>
            <w:sz w:val="26"/>
            <w:szCs w:val="26"/>
          </w:rPr>
          <w:delText>Задача 2.</w:delText>
        </w:r>
      </w:del>
    </w:p>
    <w:p w:rsidR="00A33515" w:rsidDel="002260E7" w:rsidRDefault="00A33515">
      <w:pPr>
        <w:spacing w:line="178" w:lineRule="exact"/>
        <w:rPr>
          <w:del w:id="1238" w:author="Admin" w:date="2019-02-19T02:10:00Z"/>
          <w:sz w:val="20"/>
          <w:szCs w:val="20"/>
        </w:rPr>
      </w:pPr>
    </w:p>
    <w:p w:rsidR="00A33515" w:rsidDel="002260E7" w:rsidRDefault="001A4D22">
      <w:pPr>
        <w:numPr>
          <w:ilvl w:val="0"/>
          <w:numId w:val="525"/>
        </w:numPr>
        <w:tabs>
          <w:tab w:val="left" w:pos="500"/>
        </w:tabs>
        <w:ind w:left="500" w:hanging="290"/>
        <w:rPr>
          <w:del w:id="1239" w:author="Admin" w:date="2019-02-19T02:10:00Z"/>
          <w:rFonts w:ascii="Arial" w:eastAsia="Arial" w:hAnsi="Arial" w:cs="Arial"/>
          <w:b/>
          <w:bCs/>
          <w:sz w:val="20"/>
          <w:szCs w:val="20"/>
        </w:rPr>
        <w:pPrChange w:id="1240" w:author="Admin" w:date="2019-02-19T00:19:00Z">
          <w:pPr>
            <w:numPr>
              <w:numId w:val="526"/>
            </w:numPr>
            <w:tabs>
              <w:tab w:val="left" w:pos="500"/>
            </w:tabs>
            <w:ind w:left="500" w:hanging="290"/>
          </w:pPr>
        </w:pPrChange>
      </w:pPr>
      <w:del w:id="1241" w:author="Admin" w:date="2019-02-19T02:10:00Z">
        <w:r w:rsidDel="002260E7">
          <w:rPr>
            <w:rFonts w:ascii="Arial" w:eastAsia="Arial" w:hAnsi="Arial" w:cs="Arial"/>
            <w:sz w:val="20"/>
            <w:szCs w:val="20"/>
          </w:rPr>
          <w:delText xml:space="preserve">Три числа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связаны соотношениями:</w:delText>
        </w:r>
      </w:del>
    </w:p>
    <w:p w:rsidR="00A33515" w:rsidDel="002260E7" w:rsidRDefault="00A33515">
      <w:pPr>
        <w:spacing w:line="181" w:lineRule="exact"/>
        <w:rPr>
          <w:del w:id="1242" w:author="Admin" w:date="2019-02-19T02:10:00Z"/>
          <w:sz w:val="20"/>
          <w:szCs w:val="20"/>
        </w:rPr>
      </w:pPr>
    </w:p>
    <w:p w:rsidR="00A33515" w:rsidDel="002260E7" w:rsidRDefault="001A4D22">
      <w:pPr>
        <w:tabs>
          <w:tab w:val="left" w:pos="3080"/>
          <w:tab w:val="left" w:pos="4660"/>
        </w:tabs>
        <w:ind w:left="1500"/>
        <w:rPr>
          <w:del w:id="1243" w:author="Admin" w:date="2019-02-19T02:10:00Z"/>
          <w:sz w:val="20"/>
          <w:szCs w:val="20"/>
        </w:rPr>
      </w:pPr>
      <w:del w:id="1244" w:author="Admin" w:date="2019-02-19T02:10:00Z">
        <w:r w:rsidDel="002260E7">
          <w:rPr>
            <w:rFonts w:ascii="Arial" w:eastAsia="Arial" w:hAnsi="Arial" w:cs="Arial"/>
            <w:i/>
            <w:iCs/>
            <w:sz w:val="20"/>
            <w:szCs w:val="20"/>
          </w:rPr>
          <w:delText xml:space="preserve">A </w:delText>
        </w:r>
        <w:r w:rsidDel="002260E7">
          <w:rPr>
            <w:rFonts w:eastAsia="Times New Roman"/>
            <w:sz w:val="20"/>
            <w:szCs w:val="20"/>
          </w:rPr>
          <w:delText>+</w:delText>
        </w:r>
        <w:r w:rsidDel="002260E7">
          <w:rPr>
            <w:rFonts w:ascii="Arial" w:eastAsia="Arial" w:hAnsi="Arial" w:cs="Arial"/>
            <w:i/>
            <w:iCs/>
            <w:sz w:val="20"/>
            <w:szCs w:val="20"/>
          </w:rPr>
          <w:delText xml:space="preserve"> B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12</w:delText>
        </w:r>
        <w:r w:rsidDel="002260E7">
          <w:rPr>
            <w:rFonts w:eastAsia="Times New Roman"/>
            <w:i/>
            <w:iCs/>
            <w:sz w:val="20"/>
            <w:szCs w:val="20"/>
          </w:rPr>
          <w:delText>:</w:delText>
        </w:r>
        <w:r w:rsidDel="002260E7">
          <w:rPr>
            <w:rFonts w:ascii="Arial" w:eastAsia="Arial" w:hAnsi="Arial" w:cs="Arial"/>
            <w:sz w:val="20"/>
            <w:szCs w:val="20"/>
          </w:rPr>
          <w:delText>3,</w:delText>
        </w:r>
        <w:r w:rsidDel="002260E7">
          <w:rPr>
            <w:rFonts w:ascii="Arial" w:eastAsia="Arial" w:hAnsi="Arial" w:cs="Arial"/>
            <w:sz w:val="39"/>
            <w:szCs w:val="39"/>
            <w:vertAlign w:val="superscript"/>
          </w:rPr>
          <w:delText>,</w:delText>
        </w:r>
        <w:r w:rsidDel="002260E7">
          <w:rPr>
            <w:sz w:val="20"/>
            <w:szCs w:val="20"/>
          </w:rPr>
          <w:tab/>
        </w:r>
        <w:r w:rsidDel="002260E7">
          <w:rPr>
            <w:rFonts w:ascii="Arial" w:eastAsia="Arial" w:hAnsi="Arial" w:cs="Arial"/>
            <w:i/>
            <w:iCs/>
            <w:sz w:val="20"/>
            <w:szCs w:val="20"/>
          </w:rPr>
          <w:delText xml:space="preserve">B </w:delText>
        </w:r>
        <w:r w:rsidDel="002260E7">
          <w:rPr>
            <w:rFonts w:eastAsia="Times New Roman"/>
            <w:sz w:val="20"/>
            <w:szCs w:val="20"/>
          </w:rPr>
          <w:delText>+</w:delText>
        </w:r>
        <w:r w:rsidDel="002260E7">
          <w:rPr>
            <w:rFonts w:ascii="Arial" w:eastAsia="Arial" w:hAnsi="Arial" w:cs="Arial"/>
            <w:i/>
            <w:iCs/>
            <w:sz w:val="20"/>
            <w:szCs w:val="20"/>
          </w:rPr>
          <w:delText xml:space="preserve"> C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18</w:delText>
        </w:r>
        <w:r w:rsidDel="002260E7">
          <w:rPr>
            <w:rFonts w:eastAsia="Times New Roman"/>
            <w:i/>
            <w:iCs/>
            <w:sz w:val="20"/>
            <w:szCs w:val="20"/>
          </w:rPr>
          <w:delText>:</w:delText>
        </w:r>
        <w:r w:rsidDel="002260E7">
          <w:rPr>
            <w:rFonts w:ascii="Arial" w:eastAsia="Arial" w:hAnsi="Arial" w:cs="Arial"/>
            <w:sz w:val="20"/>
            <w:szCs w:val="20"/>
          </w:rPr>
          <w:delText>9,</w:delText>
        </w:r>
        <w:r w:rsidDel="002260E7">
          <w:rPr>
            <w:rFonts w:ascii="Arial" w:eastAsia="Arial" w:hAnsi="Arial" w:cs="Arial"/>
            <w:sz w:val="39"/>
            <w:szCs w:val="39"/>
            <w:vertAlign w:val="superscript"/>
          </w:rPr>
          <w:delText>,</w:delText>
        </w:r>
        <w:r w:rsidDel="002260E7">
          <w:rPr>
            <w:sz w:val="20"/>
            <w:szCs w:val="20"/>
          </w:rPr>
          <w:tab/>
        </w:r>
        <w:r w:rsidDel="002260E7">
          <w:rPr>
            <w:rFonts w:ascii="Arial" w:eastAsia="Arial" w:hAnsi="Arial" w:cs="Arial"/>
            <w:i/>
            <w:iCs/>
            <w:sz w:val="20"/>
            <w:szCs w:val="20"/>
          </w:rPr>
          <w:delText xml:space="preserve">A </w:delText>
        </w:r>
        <w:r w:rsidDel="002260E7">
          <w:rPr>
            <w:rFonts w:eastAsia="Times New Roman"/>
            <w:sz w:val="20"/>
            <w:szCs w:val="20"/>
          </w:rPr>
          <w:delText>+</w:delText>
        </w:r>
        <w:r w:rsidDel="002260E7">
          <w:rPr>
            <w:rFonts w:ascii="Arial" w:eastAsia="Arial" w:hAnsi="Arial" w:cs="Arial"/>
            <w:i/>
            <w:iCs/>
            <w:sz w:val="20"/>
            <w:szCs w:val="20"/>
          </w:rPr>
          <w:delText xml:space="preserve"> C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6</w:delText>
        </w:r>
        <w:r w:rsidDel="002260E7">
          <w:rPr>
            <w:rFonts w:eastAsia="Times New Roman"/>
            <w:i/>
            <w:iCs/>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del>
    </w:p>
    <w:p w:rsidR="00A33515" w:rsidDel="002260E7" w:rsidRDefault="00A33515">
      <w:pPr>
        <w:spacing w:line="202" w:lineRule="exact"/>
        <w:rPr>
          <w:del w:id="1245" w:author="Admin" w:date="2019-02-19T02:10:00Z"/>
          <w:sz w:val="20"/>
          <w:szCs w:val="20"/>
        </w:rPr>
      </w:pPr>
    </w:p>
    <w:p w:rsidR="00A33515" w:rsidDel="002260E7" w:rsidRDefault="001A4D22">
      <w:pPr>
        <w:spacing w:line="303" w:lineRule="auto"/>
        <w:ind w:left="500"/>
        <w:rPr>
          <w:del w:id="1246" w:author="Admin" w:date="2019-02-19T02:10:00Z"/>
          <w:sz w:val="20"/>
          <w:szCs w:val="20"/>
        </w:rPr>
      </w:pPr>
      <w:del w:id="1247" w:author="Admin" w:date="2019-02-19T02:10:00Z">
        <w:r w:rsidDel="002260E7">
          <w:rPr>
            <w:rFonts w:ascii="Arial" w:eastAsia="Arial" w:hAnsi="Arial" w:cs="Arial"/>
            <w:sz w:val="20"/>
            <w:szCs w:val="20"/>
          </w:rPr>
          <w:delText>Не находя эти числа, укажите самое большое среди них. Результат обоснуйте.</w:delText>
        </w:r>
      </w:del>
    </w:p>
    <w:p w:rsidR="00A33515" w:rsidDel="002260E7" w:rsidRDefault="00A33515">
      <w:pPr>
        <w:spacing w:line="35" w:lineRule="exact"/>
        <w:rPr>
          <w:del w:id="1248" w:author="Admin" w:date="2019-02-19T02:10:00Z"/>
          <w:sz w:val="20"/>
          <w:szCs w:val="20"/>
        </w:rPr>
      </w:pPr>
    </w:p>
    <w:p w:rsidR="00A33515" w:rsidDel="002260E7" w:rsidRDefault="001A4D22">
      <w:pPr>
        <w:spacing w:line="301" w:lineRule="auto"/>
        <w:ind w:left="500"/>
        <w:rPr>
          <w:del w:id="1249" w:author="Admin" w:date="2019-02-19T02:10:00Z"/>
          <w:sz w:val="20"/>
          <w:szCs w:val="20"/>
        </w:rPr>
      </w:pPr>
      <w:del w:id="1250"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i/>
            <w:iCs/>
            <w:sz w:val="20"/>
            <w:szCs w:val="20"/>
          </w:rPr>
          <w:delText>B</w:delText>
        </w:r>
        <w:r w:rsidDel="002260E7">
          <w:rPr>
            <w:rFonts w:ascii="Arial" w:eastAsia="Arial" w:hAnsi="Arial" w:cs="Arial"/>
            <w:b/>
            <w:bCs/>
            <w:i/>
            <w:iCs/>
            <w:sz w:val="20"/>
            <w:szCs w:val="20"/>
          </w:rPr>
          <w:delText xml:space="preserve"> </w:delText>
        </w:r>
        <w:r w:rsidDel="002260E7">
          <w:rPr>
            <w:rFonts w:eastAsia="Times New Roman"/>
            <w:i/>
            <w:iCs/>
            <w:sz w:val="20"/>
            <w:szCs w:val="20"/>
          </w:rPr>
          <w:delText>&gt;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так как</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больше,</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чем</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Также</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b/>
            <w:bCs/>
            <w:i/>
            <w:iCs/>
            <w:sz w:val="20"/>
            <w:szCs w:val="20"/>
          </w:rPr>
          <w:delText xml:space="preserve"> </w:delText>
        </w:r>
        <w:r w:rsidDel="002260E7">
          <w:rPr>
            <w:rFonts w:eastAsia="Times New Roman"/>
            <w:i/>
            <w:iCs/>
            <w:sz w:val="20"/>
            <w:szCs w:val="20"/>
          </w:rPr>
          <w:delText>&gt;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так</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как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Отсюда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 самое большое из чисел.</w:delText>
        </w:r>
      </w:del>
    </w:p>
    <w:p w:rsidR="00A33515" w:rsidDel="002260E7" w:rsidRDefault="00A33515">
      <w:pPr>
        <w:spacing w:line="116" w:lineRule="exact"/>
        <w:rPr>
          <w:del w:id="1251" w:author="Admin" w:date="2019-02-19T02:10:00Z"/>
          <w:sz w:val="20"/>
          <w:szCs w:val="20"/>
        </w:rPr>
      </w:pPr>
    </w:p>
    <w:p w:rsidR="00A33515" w:rsidDel="002260E7" w:rsidRDefault="001A4D22">
      <w:pPr>
        <w:numPr>
          <w:ilvl w:val="0"/>
          <w:numId w:val="526"/>
        </w:numPr>
        <w:tabs>
          <w:tab w:val="left" w:pos="500"/>
        </w:tabs>
        <w:spacing w:line="306" w:lineRule="auto"/>
        <w:ind w:left="500" w:hanging="290"/>
        <w:jc w:val="both"/>
        <w:rPr>
          <w:del w:id="1252" w:author="Admin" w:date="2019-02-19T02:10:00Z"/>
          <w:rFonts w:ascii="Arial" w:eastAsia="Arial" w:hAnsi="Arial" w:cs="Arial"/>
          <w:b/>
          <w:bCs/>
          <w:sz w:val="19"/>
          <w:szCs w:val="19"/>
        </w:rPr>
        <w:pPrChange w:id="1253" w:author="Admin" w:date="2019-02-19T00:19:00Z">
          <w:pPr>
            <w:numPr>
              <w:numId w:val="527"/>
            </w:numPr>
            <w:tabs>
              <w:tab w:val="left" w:pos="500"/>
            </w:tabs>
            <w:spacing w:line="306" w:lineRule="auto"/>
            <w:ind w:left="500" w:hanging="290"/>
            <w:jc w:val="both"/>
          </w:pPr>
        </w:pPrChange>
      </w:pPr>
      <w:del w:id="1254" w:author="Admin" w:date="2019-02-19T02:10:00Z">
        <w:r w:rsidDel="002260E7">
          <w:rPr>
            <w:rFonts w:ascii="Arial" w:eastAsia="Arial" w:hAnsi="Arial" w:cs="Arial"/>
            <w:sz w:val="19"/>
            <w:szCs w:val="19"/>
          </w:rPr>
          <w:delText>Тренер расставил спортсменов на прямой дорожке. По сигналу тре-нера спортсмены бегут к одному из них, на которого указывает тре-нер, а затем возвращаются на свои места. Какой из спортсменов пробежит наибольшее расстояние после нескольких таких стартов?</w:delText>
        </w:r>
      </w:del>
    </w:p>
    <w:p w:rsidR="00A33515" w:rsidDel="002260E7" w:rsidRDefault="00A33515">
      <w:pPr>
        <w:spacing w:line="36" w:lineRule="exact"/>
        <w:rPr>
          <w:del w:id="1255" w:author="Admin" w:date="2019-02-19T02:10:00Z"/>
          <w:rFonts w:ascii="Arial" w:eastAsia="Arial" w:hAnsi="Arial" w:cs="Arial"/>
          <w:b/>
          <w:bCs/>
          <w:sz w:val="19"/>
          <w:szCs w:val="19"/>
        </w:rPr>
      </w:pPr>
    </w:p>
    <w:p w:rsidR="00A33515" w:rsidDel="002260E7" w:rsidRDefault="001A4D22">
      <w:pPr>
        <w:spacing w:line="287" w:lineRule="auto"/>
        <w:ind w:left="500"/>
        <w:jc w:val="both"/>
        <w:rPr>
          <w:del w:id="1256" w:author="Admin" w:date="2019-02-19T02:10:00Z"/>
          <w:rFonts w:ascii="Arial" w:eastAsia="Arial" w:hAnsi="Arial" w:cs="Arial"/>
          <w:b/>
          <w:bCs/>
          <w:sz w:val="19"/>
          <w:szCs w:val="19"/>
        </w:rPr>
      </w:pPr>
      <w:del w:id="1257"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Отметим на прямой спортсмена,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на которого в какой-то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момент указал тренер, и изобразим зависимость расстояния, ко-торое должны пробежать другие спортсмены, от их положения на прямой.</w:delText>
        </w:r>
      </w:del>
    </w:p>
    <w:p w:rsidR="00A33515" w:rsidDel="002260E7" w:rsidRDefault="00A33515">
      <w:pPr>
        <w:spacing w:line="200" w:lineRule="exact"/>
        <w:rPr>
          <w:del w:id="1258" w:author="Admin" w:date="2019-02-19T02:10:00Z"/>
          <w:rFonts w:ascii="Arial" w:eastAsia="Arial" w:hAnsi="Arial" w:cs="Arial"/>
          <w:b/>
          <w:bCs/>
          <w:sz w:val="19"/>
          <w:szCs w:val="19"/>
        </w:rPr>
      </w:pPr>
    </w:p>
    <w:p w:rsidR="00A33515" w:rsidDel="002260E7" w:rsidRDefault="00A33515">
      <w:pPr>
        <w:spacing w:line="200" w:lineRule="exact"/>
        <w:rPr>
          <w:del w:id="1259" w:author="Admin" w:date="2019-02-19T02:10:00Z"/>
          <w:rFonts w:ascii="Arial" w:eastAsia="Arial" w:hAnsi="Arial" w:cs="Arial"/>
          <w:b/>
          <w:bCs/>
          <w:sz w:val="19"/>
          <w:szCs w:val="19"/>
        </w:rPr>
      </w:pPr>
    </w:p>
    <w:p w:rsidR="00A33515" w:rsidDel="002260E7" w:rsidRDefault="00A33515">
      <w:pPr>
        <w:spacing w:line="200" w:lineRule="exact"/>
        <w:rPr>
          <w:del w:id="1260" w:author="Admin" w:date="2019-02-19T02:10:00Z"/>
          <w:rFonts w:ascii="Arial" w:eastAsia="Arial" w:hAnsi="Arial" w:cs="Arial"/>
          <w:b/>
          <w:bCs/>
          <w:sz w:val="19"/>
          <w:szCs w:val="19"/>
        </w:rPr>
      </w:pPr>
    </w:p>
    <w:p w:rsidR="00A33515" w:rsidDel="002260E7" w:rsidRDefault="00A33515">
      <w:pPr>
        <w:spacing w:line="356" w:lineRule="exact"/>
        <w:rPr>
          <w:del w:id="1261" w:author="Admin" w:date="2019-02-19T02:10:00Z"/>
          <w:rFonts w:ascii="Arial" w:eastAsia="Arial" w:hAnsi="Arial" w:cs="Arial"/>
          <w:b/>
          <w:bCs/>
          <w:sz w:val="19"/>
          <w:szCs w:val="19"/>
        </w:rPr>
      </w:pPr>
    </w:p>
    <w:p w:rsidR="00A33515" w:rsidDel="002260E7" w:rsidRDefault="001A4D22">
      <w:pPr>
        <w:spacing w:line="291" w:lineRule="auto"/>
        <w:ind w:left="500"/>
        <w:jc w:val="both"/>
        <w:rPr>
          <w:del w:id="1262" w:author="Admin" w:date="2019-02-19T02:10:00Z"/>
          <w:rFonts w:ascii="Arial" w:eastAsia="Arial" w:hAnsi="Arial" w:cs="Arial"/>
          <w:b/>
          <w:bCs/>
          <w:sz w:val="19"/>
          <w:szCs w:val="19"/>
        </w:rPr>
      </w:pPr>
      <w:del w:id="1263" w:author="Admin" w:date="2019-02-19T02:10:00Z">
        <w:r w:rsidDel="002260E7">
          <w:rPr>
            <w:rFonts w:ascii="Arial" w:eastAsia="Arial" w:hAnsi="Arial" w:cs="Arial"/>
            <w:sz w:val="20"/>
            <w:szCs w:val="20"/>
          </w:rPr>
          <w:delText>Например, после выбора тренером трёх спортсменов зависимость расстояния, которое пробегут другие спортсмены за три старта, от их положения на прямой, будет выглядеть так:</w:delText>
        </w:r>
      </w:del>
    </w:p>
    <w:p w:rsidR="00A33515" w:rsidDel="002260E7" w:rsidRDefault="001A4D22">
      <w:pPr>
        <w:spacing w:line="20" w:lineRule="exact"/>
        <w:rPr>
          <w:del w:id="1264" w:author="Admin" w:date="2019-02-19T02:10:00Z"/>
          <w:sz w:val="20"/>
          <w:szCs w:val="20"/>
        </w:rPr>
      </w:pPr>
      <w:del w:id="1265" w:author="Admin" w:date="2019-02-19T02:10:00Z">
        <w:r w:rsidDel="002260E7">
          <w:rPr>
            <w:noProof/>
            <w:sz w:val="20"/>
            <w:szCs w:val="20"/>
          </w:rPr>
          <w:drawing>
            <wp:anchor distT="0" distB="0" distL="114300" distR="114300" simplePos="0" relativeHeight="251750400" behindDoc="1" locked="0" layoutInCell="0" allowOverlap="1" wp14:anchorId="34367A07" wp14:editId="28F42B92">
              <wp:simplePos x="0" y="0"/>
              <wp:positionH relativeFrom="column">
                <wp:posOffset>1591310</wp:posOffset>
              </wp:positionH>
              <wp:positionV relativeFrom="paragraph">
                <wp:posOffset>-1101090</wp:posOffset>
              </wp:positionV>
              <wp:extent cx="1440180" cy="481330"/>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8">
                        <a:extLst/>
                      </a:blip>
                      <a:srcRect/>
                      <a:stretch>
                        <a:fillRect/>
                      </a:stretch>
                    </pic:blipFill>
                    <pic:spPr bwMode="auto">
                      <a:xfrm>
                        <a:off x="0" y="0"/>
                        <a:ext cx="1440180" cy="481330"/>
                      </a:xfrm>
                      <a:prstGeom prst="rect">
                        <a:avLst/>
                      </a:prstGeom>
                      <a:noFill/>
                    </pic:spPr>
                  </pic:pic>
                </a:graphicData>
              </a:graphic>
            </wp:anchor>
          </w:drawing>
        </w:r>
        <w:r w:rsidDel="002260E7">
          <w:rPr>
            <w:noProof/>
            <w:sz w:val="20"/>
            <w:szCs w:val="20"/>
          </w:rPr>
          <w:drawing>
            <wp:anchor distT="0" distB="0" distL="114300" distR="114300" simplePos="0" relativeHeight="251751424" behindDoc="1" locked="0" layoutInCell="0" allowOverlap="1" wp14:anchorId="1D4A7085" wp14:editId="4BCB52D7">
              <wp:simplePos x="0" y="0"/>
              <wp:positionH relativeFrom="column">
                <wp:posOffset>1591310</wp:posOffset>
              </wp:positionH>
              <wp:positionV relativeFrom="paragraph">
                <wp:posOffset>36195</wp:posOffset>
              </wp:positionV>
              <wp:extent cx="1440180" cy="1022350"/>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9">
                        <a:extLst/>
                      </a:blip>
                      <a:srcRect/>
                      <a:stretch>
                        <a:fillRect/>
                      </a:stretch>
                    </pic:blipFill>
                    <pic:spPr bwMode="auto">
                      <a:xfrm>
                        <a:off x="0" y="0"/>
                        <a:ext cx="1440180" cy="1022350"/>
                      </a:xfrm>
                      <a:prstGeom prst="rect">
                        <a:avLst/>
                      </a:prstGeom>
                      <a:noFill/>
                    </pic:spPr>
                  </pic:pic>
                </a:graphicData>
              </a:graphic>
            </wp:anchor>
          </w:drawing>
        </w:r>
      </w:del>
    </w:p>
    <w:p w:rsidR="00A33515" w:rsidDel="002260E7" w:rsidRDefault="00A33515">
      <w:pPr>
        <w:rPr>
          <w:del w:id="126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267" w:author="Admin" w:date="2019-02-19T02:10:00Z"/>
          <w:sz w:val="20"/>
          <w:szCs w:val="20"/>
        </w:rPr>
      </w:pPr>
    </w:p>
    <w:p w:rsidR="00A33515" w:rsidDel="002260E7" w:rsidRDefault="00A33515">
      <w:pPr>
        <w:spacing w:line="200" w:lineRule="exact"/>
        <w:rPr>
          <w:del w:id="1268" w:author="Admin" w:date="2019-02-19T02:10:00Z"/>
          <w:sz w:val="20"/>
          <w:szCs w:val="20"/>
        </w:rPr>
      </w:pPr>
    </w:p>
    <w:p w:rsidR="00A33515" w:rsidDel="002260E7" w:rsidRDefault="00A33515">
      <w:pPr>
        <w:spacing w:line="200" w:lineRule="exact"/>
        <w:rPr>
          <w:del w:id="1269" w:author="Admin" w:date="2019-02-19T02:10:00Z"/>
          <w:sz w:val="20"/>
          <w:szCs w:val="20"/>
        </w:rPr>
      </w:pPr>
    </w:p>
    <w:p w:rsidR="00A33515" w:rsidDel="002260E7" w:rsidRDefault="00A33515">
      <w:pPr>
        <w:spacing w:line="200" w:lineRule="exact"/>
        <w:rPr>
          <w:del w:id="1270" w:author="Admin" w:date="2019-02-19T02:10:00Z"/>
          <w:sz w:val="20"/>
          <w:szCs w:val="20"/>
        </w:rPr>
      </w:pPr>
    </w:p>
    <w:p w:rsidR="00A33515" w:rsidDel="002260E7" w:rsidRDefault="00A33515">
      <w:pPr>
        <w:spacing w:line="200" w:lineRule="exact"/>
        <w:rPr>
          <w:del w:id="1271" w:author="Admin" w:date="2019-02-19T02:10:00Z"/>
          <w:sz w:val="20"/>
          <w:szCs w:val="20"/>
        </w:rPr>
      </w:pPr>
    </w:p>
    <w:p w:rsidR="00A33515" w:rsidDel="002260E7" w:rsidRDefault="00A33515">
      <w:pPr>
        <w:spacing w:line="200" w:lineRule="exact"/>
        <w:rPr>
          <w:del w:id="1272" w:author="Admin" w:date="2019-02-19T02:10:00Z"/>
          <w:sz w:val="20"/>
          <w:szCs w:val="20"/>
        </w:rPr>
      </w:pPr>
    </w:p>
    <w:p w:rsidR="00A33515" w:rsidDel="002260E7" w:rsidRDefault="00A33515">
      <w:pPr>
        <w:spacing w:line="200" w:lineRule="exact"/>
        <w:rPr>
          <w:del w:id="1273" w:author="Admin" w:date="2019-02-19T02:10:00Z"/>
          <w:sz w:val="20"/>
          <w:szCs w:val="20"/>
        </w:rPr>
      </w:pPr>
    </w:p>
    <w:p w:rsidR="00A33515" w:rsidDel="002260E7" w:rsidRDefault="00A33515">
      <w:pPr>
        <w:spacing w:line="200" w:lineRule="exact"/>
        <w:rPr>
          <w:del w:id="1274" w:author="Admin" w:date="2019-02-19T02:10:00Z"/>
          <w:sz w:val="20"/>
          <w:szCs w:val="20"/>
        </w:rPr>
      </w:pPr>
    </w:p>
    <w:p w:rsidR="00A33515" w:rsidDel="002260E7" w:rsidRDefault="00A33515">
      <w:pPr>
        <w:spacing w:line="273" w:lineRule="exact"/>
        <w:rPr>
          <w:del w:id="1275" w:author="Admin" w:date="2019-02-19T02:10:00Z"/>
          <w:sz w:val="20"/>
          <w:szCs w:val="20"/>
        </w:rPr>
      </w:pPr>
    </w:p>
    <w:p w:rsidR="00A33515" w:rsidDel="002260E7" w:rsidRDefault="001A4D22">
      <w:pPr>
        <w:ind w:right="-19"/>
        <w:jc w:val="center"/>
        <w:rPr>
          <w:del w:id="1276" w:author="Admin" w:date="2019-02-19T02:10:00Z"/>
          <w:sz w:val="20"/>
          <w:szCs w:val="20"/>
        </w:rPr>
      </w:pPr>
      <w:del w:id="1277"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222</w:delText>
        </w:r>
        <w:r w:rsidDel="002260E7">
          <w:rPr>
            <w:rFonts w:ascii="Arial" w:eastAsia="Arial" w:hAnsi="Arial" w:cs="Arial"/>
            <w:sz w:val="20"/>
            <w:szCs w:val="20"/>
          </w:rPr>
          <w:delText xml:space="preserve"> −</w:delText>
        </w:r>
      </w:del>
    </w:p>
    <w:p w:rsidR="00A33515" w:rsidDel="002260E7" w:rsidRDefault="00A33515">
      <w:pPr>
        <w:rPr>
          <w:del w:id="1278"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279" w:author="Admin" w:date="2019-02-19T02:10:00Z"/>
          <w:sz w:val="20"/>
          <w:szCs w:val="20"/>
        </w:rPr>
      </w:pPr>
      <w:bookmarkStart w:id="1280" w:name="page233"/>
      <w:bookmarkEnd w:id="1280"/>
      <w:del w:id="1281"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282" w:author="Admin" w:date="2019-02-19T02:10:00Z"/>
          <w:sz w:val="20"/>
          <w:szCs w:val="20"/>
        </w:rPr>
      </w:pPr>
    </w:p>
    <w:p w:rsidR="00A33515" w:rsidDel="002260E7" w:rsidRDefault="001A4D22">
      <w:pPr>
        <w:numPr>
          <w:ilvl w:val="0"/>
          <w:numId w:val="527"/>
        </w:numPr>
        <w:tabs>
          <w:tab w:val="left" w:pos="665"/>
        </w:tabs>
        <w:spacing w:line="283" w:lineRule="auto"/>
        <w:ind w:left="500" w:hanging="2"/>
        <w:jc w:val="both"/>
        <w:rPr>
          <w:del w:id="1283" w:author="Admin" w:date="2019-02-19T02:10:00Z"/>
          <w:rFonts w:ascii="Arial" w:eastAsia="Arial" w:hAnsi="Arial" w:cs="Arial"/>
          <w:sz w:val="20"/>
          <w:szCs w:val="20"/>
        </w:rPr>
        <w:pPrChange w:id="1284" w:author="Admin" w:date="2019-02-19T00:19:00Z">
          <w:pPr>
            <w:numPr>
              <w:numId w:val="528"/>
            </w:numPr>
            <w:tabs>
              <w:tab w:val="left" w:pos="665"/>
            </w:tabs>
            <w:spacing w:line="283" w:lineRule="auto"/>
            <w:ind w:left="500" w:hanging="2"/>
            <w:jc w:val="both"/>
          </w:pPr>
        </w:pPrChange>
      </w:pPr>
      <w:del w:id="1285" w:author="Admin" w:date="2019-02-19T02:10:00Z">
        <w:r w:rsidDel="002260E7">
          <w:rPr>
            <w:rFonts w:ascii="Arial" w:eastAsia="Arial" w:hAnsi="Arial" w:cs="Arial"/>
            <w:sz w:val="20"/>
            <w:szCs w:val="20"/>
          </w:rPr>
          <w:delText xml:space="preserve">любом случае, после нескольких стартов зависимость преодолён-ного расстояния от положения на дорожке будет выглядеть как сум-ма нескольких функций, изображённых на первом рисунке в этом пункте. Всякая такая функция имеет два локальных максимума на краях дорожки — то есть достаточно близко к каждому из краёв до-рожки </w:delText>
        </w:r>
        <w:r w:rsidDel="002260E7">
          <w:rPr>
            <w:rFonts w:ascii="Arial" w:eastAsia="Arial" w:hAnsi="Arial" w:cs="Arial"/>
            <w:b/>
            <w:bCs/>
            <w:sz w:val="20"/>
            <w:szCs w:val="20"/>
          </w:rPr>
          <w:delText>все</w:delText>
        </w:r>
        <w:r w:rsidDel="002260E7">
          <w:rPr>
            <w:rFonts w:ascii="Arial" w:eastAsia="Arial" w:hAnsi="Arial" w:cs="Arial"/>
            <w:sz w:val="20"/>
            <w:szCs w:val="20"/>
          </w:rPr>
          <w:delText xml:space="preserve"> функции, появляющиеся в процессе стартов, будут воз-растать при движении к этому краю.</w:delText>
        </w:r>
      </w:del>
    </w:p>
    <w:p w:rsidR="00A33515" w:rsidDel="002260E7" w:rsidRDefault="00A33515">
      <w:pPr>
        <w:spacing w:line="43" w:lineRule="exact"/>
        <w:rPr>
          <w:del w:id="1286" w:author="Admin" w:date="2019-02-19T02:10:00Z"/>
          <w:sz w:val="20"/>
          <w:szCs w:val="20"/>
        </w:rPr>
      </w:pPr>
    </w:p>
    <w:p w:rsidR="00A33515" w:rsidDel="002260E7" w:rsidRDefault="001A4D22">
      <w:pPr>
        <w:spacing w:line="291" w:lineRule="auto"/>
        <w:ind w:left="500"/>
        <w:jc w:val="both"/>
        <w:rPr>
          <w:del w:id="1287" w:author="Admin" w:date="2019-02-19T02:10:00Z"/>
          <w:sz w:val="20"/>
          <w:szCs w:val="20"/>
        </w:rPr>
      </w:pPr>
      <w:del w:id="1288" w:author="Admin" w:date="2019-02-19T02:10:00Z">
        <w:r w:rsidDel="002260E7">
          <w:rPr>
            <w:rFonts w:ascii="Arial" w:eastAsia="Arial" w:hAnsi="Arial" w:cs="Arial"/>
            <w:sz w:val="20"/>
            <w:szCs w:val="20"/>
          </w:rPr>
          <w:delText>Поэтому наибольшее расстояние будет пройдено одним из край-них спортсменов — чтобы понять, каким именно, в каждом случае нужно смотреть на них индивидуально.</w:delText>
        </w:r>
      </w:del>
    </w:p>
    <w:p w:rsidR="00A33515" w:rsidDel="002260E7" w:rsidRDefault="00A33515">
      <w:pPr>
        <w:spacing w:line="262" w:lineRule="exact"/>
        <w:rPr>
          <w:del w:id="1289" w:author="Admin" w:date="2019-02-19T02:10:00Z"/>
          <w:sz w:val="20"/>
          <w:szCs w:val="20"/>
        </w:rPr>
      </w:pPr>
    </w:p>
    <w:p w:rsidR="00A33515" w:rsidDel="002260E7" w:rsidRDefault="001A4D22">
      <w:pPr>
        <w:rPr>
          <w:del w:id="1290" w:author="Admin" w:date="2019-02-19T02:10:00Z"/>
          <w:sz w:val="20"/>
          <w:szCs w:val="20"/>
        </w:rPr>
      </w:pPr>
      <w:del w:id="1291" w:author="Admin" w:date="2019-02-19T02:10:00Z">
        <w:r w:rsidDel="002260E7">
          <w:rPr>
            <w:rFonts w:ascii="Arial" w:eastAsia="Arial" w:hAnsi="Arial" w:cs="Arial"/>
            <w:b/>
            <w:bCs/>
            <w:sz w:val="26"/>
            <w:szCs w:val="26"/>
          </w:rPr>
          <w:delText>Задача 4.</w:delText>
        </w:r>
      </w:del>
    </w:p>
    <w:p w:rsidR="00A33515" w:rsidDel="002260E7" w:rsidRDefault="00A33515">
      <w:pPr>
        <w:spacing w:line="178" w:lineRule="exact"/>
        <w:rPr>
          <w:del w:id="1292" w:author="Admin" w:date="2019-02-19T02:10:00Z"/>
          <w:sz w:val="20"/>
          <w:szCs w:val="20"/>
        </w:rPr>
      </w:pPr>
    </w:p>
    <w:p w:rsidR="00A33515" w:rsidDel="002260E7" w:rsidRDefault="001A4D22">
      <w:pPr>
        <w:numPr>
          <w:ilvl w:val="0"/>
          <w:numId w:val="528"/>
        </w:numPr>
        <w:tabs>
          <w:tab w:val="left" w:pos="500"/>
        </w:tabs>
        <w:spacing w:line="326" w:lineRule="auto"/>
        <w:ind w:left="500" w:hanging="306"/>
        <w:rPr>
          <w:del w:id="1293" w:author="Admin" w:date="2019-02-19T02:10:00Z"/>
          <w:rFonts w:ascii="Arial" w:eastAsia="Arial" w:hAnsi="Arial" w:cs="Arial"/>
          <w:b/>
          <w:bCs/>
          <w:sz w:val="20"/>
          <w:szCs w:val="20"/>
        </w:rPr>
        <w:pPrChange w:id="1294" w:author="Admin" w:date="2019-02-19T00:19:00Z">
          <w:pPr>
            <w:numPr>
              <w:numId w:val="529"/>
            </w:numPr>
            <w:tabs>
              <w:tab w:val="left" w:pos="500"/>
            </w:tabs>
            <w:spacing w:line="326" w:lineRule="auto"/>
            <w:ind w:left="500" w:hanging="306"/>
          </w:pPr>
        </w:pPrChange>
      </w:pPr>
      <w:del w:id="1295" w:author="Admin" w:date="2019-02-19T02:10:00Z">
        <w:r w:rsidDel="002260E7">
          <w:rPr>
            <w:rFonts w:ascii="Arial" w:eastAsia="Arial" w:hAnsi="Arial" w:cs="Arial"/>
            <w:sz w:val="20"/>
            <w:szCs w:val="20"/>
          </w:rPr>
          <w:delText xml:space="preserve">На ёлке 2015 шаров. На один синий шар приходится 4 красных. На сколько процентов синих шаров на ёлке меньше, чем красных? </w:delText>
        </w:r>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По определению,</w:delText>
        </w:r>
      </w:del>
    </w:p>
    <w:p w:rsidR="00A33515" w:rsidDel="002260E7" w:rsidRDefault="00A33515">
      <w:pPr>
        <w:spacing w:line="26" w:lineRule="exact"/>
        <w:rPr>
          <w:del w:id="1296" w:author="Admin" w:date="2019-02-19T02:10:00Z"/>
          <w:sz w:val="20"/>
          <w:szCs w:val="20"/>
        </w:rPr>
      </w:pPr>
    </w:p>
    <w:p w:rsidR="00A33515" w:rsidDel="002260E7" w:rsidRDefault="001A4D22">
      <w:pPr>
        <w:ind w:left="940"/>
        <w:rPr>
          <w:del w:id="1297" w:author="Admin" w:date="2019-02-19T02:10:00Z"/>
          <w:sz w:val="20"/>
          <w:szCs w:val="20"/>
        </w:rPr>
      </w:pPr>
      <w:del w:id="1298" w:author="Admin" w:date="2019-02-19T02:10:00Z">
        <w:r w:rsidDel="002260E7">
          <w:rPr>
            <w:rFonts w:ascii="Arial" w:eastAsia="Arial" w:hAnsi="Arial" w:cs="Arial"/>
            <w:sz w:val="20"/>
            <w:szCs w:val="20"/>
          </w:rPr>
          <w:delText xml:space="preserve">Величина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на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процентов меньше величины </w:delText>
        </w:r>
        <w:r w:rsidDel="002260E7">
          <w:rPr>
            <w:rFonts w:ascii="Arial" w:eastAsia="Arial" w:hAnsi="Arial" w:cs="Arial"/>
            <w:i/>
            <w:iCs/>
            <w:sz w:val="20"/>
            <w:szCs w:val="20"/>
          </w:rPr>
          <w:delText>B</w:delText>
        </w:r>
        <w:r w:rsidDel="002260E7">
          <w:rPr>
            <w:rFonts w:ascii="Arial" w:eastAsia="Arial" w:hAnsi="Arial" w:cs="Arial"/>
            <w:sz w:val="20"/>
            <w:szCs w:val="20"/>
          </w:rPr>
          <w:delText>, если</w:delText>
        </w:r>
      </w:del>
    </w:p>
    <w:p w:rsidR="00A33515" w:rsidDel="002260E7" w:rsidRDefault="00A33515">
      <w:pPr>
        <w:spacing w:line="172" w:lineRule="exact"/>
        <w:rPr>
          <w:del w:id="1299" w:author="Admin" w:date="2019-02-19T02:10:00Z"/>
          <w:sz w:val="20"/>
          <w:szCs w:val="20"/>
        </w:rPr>
      </w:pPr>
    </w:p>
    <w:tbl>
      <w:tblPr>
        <w:tblW w:w="0" w:type="auto"/>
        <w:tblInd w:w="2920" w:type="dxa"/>
        <w:tblLayout w:type="fixed"/>
        <w:tblCellMar>
          <w:left w:w="0" w:type="dxa"/>
          <w:right w:w="0" w:type="dxa"/>
        </w:tblCellMar>
        <w:tblLook w:val="04A0" w:firstRow="1" w:lastRow="0" w:firstColumn="1" w:lastColumn="0" w:noHBand="0" w:noVBand="1"/>
      </w:tblPr>
      <w:tblGrid>
        <w:gridCol w:w="440"/>
        <w:gridCol w:w="520"/>
        <w:gridCol w:w="120"/>
        <w:gridCol w:w="360"/>
        <w:gridCol w:w="20"/>
      </w:tblGrid>
      <w:tr w:rsidR="00A33515" w:rsidDel="002260E7">
        <w:trPr>
          <w:trHeight w:val="230"/>
          <w:del w:id="1300" w:author="Admin" w:date="2019-02-19T02:10:00Z"/>
        </w:trPr>
        <w:tc>
          <w:tcPr>
            <w:tcW w:w="440" w:type="dxa"/>
            <w:vAlign w:val="bottom"/>
          </w:tcPr>
          <w:p w:rsidR="00A33515" w:rsidDel="002260E7" w:rsidRDefault="00A33515">
            <w:pPr>
              <w:rPr>
                <w:del w:id="1301" w:author="Admin" w:date="2019-02-19T02:10:00Z"/>
                <w:sz w:val="19"/>
                <w:szCs w:val="19"/>
              </w:rPr>
            </w:pPr>
          </w:p>
        </w:tc>
        <w:tc>
          <w:tcPr>
            <w:tcW w:w="520" w:type="dxa"/>
            <w:vAlign w:val="bottom"/>
          </w:tcPr>
          <w:p w:rsidR="00A33515" w:rsidDel="002260E7" w:rsidRDefault="001A4D22">
            <w:pPr>
              <w:ind w:right="120"/>
              <w:jc w:val="right"/>
              <w:rPr>
                <w:del w:id="1302" w:author="Admin" w:date="2019-02-19T02:10:00Z"/>
                <w:sz w:val="20"/>
                <w:szCs w:val="20"/>
              </w:rPr>
            </w:pPr>
            <w:del w:id="1303" w:author="Admin" w:date="2019-02-19T02:10:00Z">
              <w:r w:rsidDel="002260E7">
                <w:rPr>
                  <w:rFonts w:ascii="Arial" w:eastAsia="Arial" w:hAnsi="Arial" w:cs="Arial"/>
                  <w:w w:val="83"/>
                  <w:sz w:val="20"/>
                  <w:szCs w:val="20"/>
                </w:rPr>
                <w:delText>100</w:delText>
              </w:r>
            </w:del>
          </w:p>
        </w:tc>
        <w:tc>
          <w:tcPr>
            <w:tcW w:w="480" w:type="dxa"/>
            <w:gridSpan w:val="2"/>
            <w:vAlign w:val="bottom"/>
          </w:tcPr>
          <w:p w:rsidR="00A33515" w:rsidDel="002260E7" w:rsidRDefault="001A4D22">
            <w:pPr>
              <w:ind w:left="40"/>
              <w:rPr>
                <w:del w:id="1304" w:author="Admin" w:date="2019-02-19T02:10:00Z"/>
                <w:sz w:val="20"/>
                <w:szCs w:val="20"/>
              </w:rPr>
            </w:pPr>
            <w:del w:id="1305" w:author="Admin" w:date="2019-02-19T02:10:00Z">
              <w:r w:rsidDel="002260E7">
                <w:rPr>
                  <w:rFonts w:ascii="Arial" w:eastAsia="Arial" w:hAnsi="Arial" w:cs="Arial"/>
                  <w:i/>
                  <w:iCs/>
                  <w:sz w:val="20"/>
                  <w:szCs w:val="20"/>
                </w:rPr>
                <w:delText>k</w:delText>
              </w:r>
            </w:del>
          </w:p>
        </w:tc>
        <w:tc>
          <w:tcPr>
            <w:tcW w:w="0" w:type="dxa"/>
            <w:vAlign w:val="bottom"/>
          </w:tcPr>
          <w:p w:rsidR="00A33515" w:rsidDel="002260E7" w:rsidRDefault="00A33515">
            <w:pPr>
              <w:rPr>
                <w:del w:id="1306" w:author="Admin" w:date="2019-02-19T02:10:00Z"/>
                <w:sz w:val="1"/>
                <w:szCs w:val="1"/>
              </w:rPr>
            </w:pPr>
          </w:p>
        </w:tc>
      </w:tr>
      <w:tr w:rsidR="00A33515" w:rsidDel="002260E7">
        <w:trPr>
          <w:trHeight w:val="81"/>
          <w:del w:id="1307" w:author="Admin" w:date="2019-02-19T02:10:00Z"/>
        </w:trPr>
        <w:tc>
          <w:tcPr>
            <w:tcW w:w="440" w:type="dxa"/>
            <w:vMerge w:val="restart"/>
            <w:vAlign w:val="bottom"/>
          </w:tcPr>
          <w:p w:rsidR="00A33515" w:rsidDel="002260E7" w:rsidRDefault="001A4D22">
            <w:pPr>
              <w:rPr>
                <w:del w:id="1308" w:author="Admin" w:date="2019-02-19T02:10:00Z"/>
                <w:sz w:val="20"/>
                <w:szCs w:val="20"/>
              </w:rPr>
            </w:pPr>
            <w:del w:id="1309" w:author="Admin" w:date="2019-02-19T02:10:00Z">
              <w:r w:rsidDel="002260E7">
                <w:rPr>
                  <w:rFonts w:ascii="Arial" w:eastAsia="Arial" w:hAnsi="Arial" w:cs="Arial"/>
                  <w:i/>
                  <w:iCs/>
                  <w:sz w:val="20"/>
                  <w:szCs w:val="20"/>
                </w:rPr>
                <w:delText xml:space="preserve">A </w:delText>
              </w:r>
              <w:r w:rsidDel="002260E7">
                <w:rPr>
                  <w:rFonts w:eastAsia="Times New Roman"/>
                  <w:sz w:val="20"/>
                  <w:szCs w:val="20"/>
                </w:rPr>
                <w:delText>=</w:delText>
              </w:r>
            </w:del>
          </w:p>
        </w:tc>
        <w:tc>
          <w:tcPr>
            <w:tcW w:w="520" w:type="dxa"/>
            <w:tcBorders>
              <w:bottom w:val="single" w:sz="8" w:space="0" w:color="auto"/>
            </w:tcBorders>
            <w:vAlign w:val="bottom"/>
          </w:tcPr>
          <w:p w:rsidR="00A33515" w:rsidDel="002260E7" w:rsidRDefault="00A33515">
            <w:pPr>
              <w:rPr>
                <w:del w:id="1310" w:author="Admin" w:date="2019-02-19T02:10:00Z"/>
                <w:sz w:val="7"/>
                <w:szCs w:val="7"/>
              </w:rPr>
            </w:pPr>
          </w:p>
        </w:tc>
        <w:tc>
          <w:tcPr>
            <w:tcW w:w="120" w:type="dxa"/>
            <w:tcBorders>
              <w:bottom w:val="single" w:sz="8" w:space="0" w:color="auto"/>
            </w:tcBorders>
            <w:vAlign w:val="bottom"/>
          </w:tcPr>
          <w:p w:rsidR="00A33515" w:rsidDel="002260E7" w:rsidRDefault="00A33515">
            <w:pPr>
              <w:rPr>
                <w:del w:id="1311" w:author="Admin" w:date="2019-02-19T02:10:00Z"/>
                <w:sz w:val="7"/>
                <w:szCs w:val="7"/>
              </w:rPr>
            </w:pPr>
          </w:p>
        </w:tc>
        <w:tc>
          <w:tcPr>
            <w:tcW w:w="360" w:type="dxa"/>
            <w:vMerge w:val="restart"/>
            <w:vAlign w:val="bottom"/>
          </w:tcPr>
          <w:p w:rsidR="00A33515" w:rsidDel="002260E7" w:rsidRDefault="001A4D22">
            <w:pPr>
              <w:ind w:left="80"/>
              <w:rPr>
                <w:del w:id="1312" w:author="Admin" w:date="2019-02-19T02:10:00Z"/>
                <w:sz w:val="20"/>
                <w:szCs w:val="20"/>
              </w:rPr>
            </w:pPr>
            <w:del w:id="1313" w:author="Admin" w:date="2019-02-19T02:10:00Z">
              <w:r w:rsidDel="002260E7">
                <w:rPr>
                  <w:rFonts w:ascii="Arial" w:eastAsia="Arial" w:hAnsi="Arial" w:cs="Arial"/>
                  <w:i/>
                  <w:iCs/>
                  <w:sz w:val="20"/>
                  <w:szCs w:val="20"/>
                </w:rPr>
                <w:delText>B</w:delText>
              </w:r>
              <w:r w:rsidDel="002260E7">
                <w:rPr>
                  <w:rFonts w:eastAsia="Times New Roman"/>
                  <w:i/>
                  <w:iCs/>
                  <w:sz w:val="20"/>
                  <w:szCs w:val="20"/>
                </w:rPr>
                <w:delText>:</w:delText>
              </w:r>
            </w:del>
          </w:p>
        </w:tc>
        <w:tc>
          <w:tcPr>
            <w:tcW w:w="0" w:type="dxa"/>
            <w:vAlign w:val="bottom"/>
          </w:tcPr>
          <w:p w:rsidR="00A33515" w:rsidDel="002260E7" w:rsidRDefault="00A33515">
            <w:pPr>
              <w:rPr>
                <w:del w:id="1314" w:author="Admin" w:date="2019-02-19T02:10:00Z"/>
                <w:sz w:val="1"/>
                <w:szCs w:val="1"/>
              </w:rPr>
            </w:pPr>
          </w:p>
        </w:tc>
      </w:tr>
      <w:tr w:rsidR="00A33515" w:rsidDel="002260E7">
        <w:trPr>
          <w:trHeight w:val="243"/>
          <w:del w:id="1315" w:author="Admin" w:date="2019-02-19T02:10:00Z"/>
        </w:trPr>
        <w:tc>
          <w:tcPr>
            <w:tcW w:w="440" w:type="dxa"/>
            <w:vMerge/>
            <w:vAlign w:val="bottom"/>
          </w:tcPr>
          <w:p w:rsidR="00A33515" w:rsidDel="002260E7" w:rsidRDefault="00A33515">
            <w:pPr>
              <w:rPr>
                <w:del w:id="1316" w:author="Admin" w:date="2019-02-19T02:10:00Z"/>
                <w:sz w:val="21"/>
                <w:szCs w:val="21"/>
              </w:rPr>
            </w:pPr>
          </w:p>
        </w:tc>
        <w:tc>
          <w:tcPr>
            <w:tcW w:w="520" w:type="dxa"/>
            <w:vAlign w:val="bottom"/>
          </w:tcPr>
          <w:p w:rsidR="00A33515" w:rsidDel="002260E7" w:rsidRDefault="001A4D22">
            <w:pPr>
              <w:jc w:val="right"/>
              <w:rPr>
                <w:del w:id="1317" w:author="Admin" w:date="2019-02-19T02:10:00Z"/>
                <w:sz w:val="20"/>
                <w:szCs w:val="20"/>
              </w:rPr>
            </w:pPr>
            <w:del w:id="1318" w:author="Admin" w:date="2019-02-19T02:10:00Z">
              <w:r w:rsidDel="002260E7">
                <w:rPr>
                  <w:rFonts w:ascii="Arial" w:eastAsia="Arial" w:hAnsi="Arial" w:cs="Arial"/>
                  <w:sz w:val="20"/>
                  <w:szCs w:val="20"/>
                </w:rPr>
                <w:delText>100</w:delText>
              </w:r>
            </w:del>
          </w:p>
        </w:tc>
        <w:tc>
          <w:tcPr>
            <w:tcW w:w="120" w:type="dxa"/>
            <w:vAlign w:val="bottom"/>
          </w:tcPr>
          <w:p w:rsidR="00A33515" w:rsidDel="002260E7" w:rsidRDefault="00A33515">
            <w:pPr>
              <w:rPr>
                <w:del w:id="1319" w:author="Admin" w:date="2019-02-19T02:10:00Z"/>
                <w:sz w:val="21"/>
                <w:szCs w:val="21"/>
              </w:rPr>
            </w:pPr>
          </w:p>
        </w:tc>
        <w:tc>
          <w:tcPr>
            <w:tcW w:w="360" w:type="dxa"/>
            <w:vMerge/>
            <w:vAlign w:val="bottom"/>
          </w:tcPr>
          <w:p w:rsidR="00A33515" w:rsidDel="002260E7" w:rsidRDefault="00A33515">
            <w:pPr>
              <w:rPr>
                <w:del w:id="1320" w:author="Admin" w:date="2019-02-19T02:10:00Z"/>
                <w:sz w:val="21"/>
                <w:szCs w:val="21"/>
              </w:rPr>
            </w:pPr>
          </w:p>
        </w:tc>
        <w:tc>
          <w:tcPr>
            <w:tcW w:w="0" w:type="dxa"/>
            <w:vAlign w:val="bottom"/>
          </w:tcPr>
          <w:p w:rsidR="00A33515" w:rsidDel="002260E7" w:rsidRDefault="00A33515">
            <w:pPr>
              <w:rPr>
                <w:del w:id="1321" w:author="Admin" w:date="2019-02-19T02:10:00Z"/>
                <w:sz w:val="1"/>
                <w:szCs w:val="1"/>
              </w:rPr>
            </w:pPr>
          </w:p>
        </w:tc>
      </w:tr>
    </w:tbl>
    <w:p w:rsidR="00A33515" w:rsidDel="002260E7" w:rsidRDefault="00A33515">
      <w:pPr>
        <w:spacing w:line="192" w:lineRule="exact"/>
        <w:rPr>
          <w:del w:id="1322" w:author="Admin" w:date="2019-02-19T02:10:00Z"/>
          <w:sz w:val="20"/>
          <w:szCs w:val="20"/>
        </w:rPr>
      </w:pPr>
    </w:p>
    <w:p w:rsidR="00A33515" w:rsidDel="002260E7" w:rsidRDefault="001A4D22">
      <w:pPr>
        <w:spacing w:line="303" w:lineRule="auto"/>
        <w:ind w:left="500"/>
        <w:rPr>
          <w:del w:id="1323" w:author="Admin" w:date="2019-02-19T02:10:00Z"/>
          <w:sz w:val="20"/>
          <w:szCs w:val="20"/>
        </w:rPr>
      </w:pPr>
      <w:del w:id="1324" w:author="Admin" w:date="2019-02-19T02:10:00Z">
        <w:r w:rsidDel="002260E7">
          <w:rPr>
            <w:rFonts w:ascii="Arial" w:eastAsia="Arial" w:hAnsi="Arial" w:cs="Arial"/>
            <w:sz w:val="20"/>
            <w:szCs w:val="20"/>
          </w:rPr>
          <w:delText>Красных шаров на ёлке в 4 раза больше, чем синих — иными слова-ми, синих шаров в 4 раза или на 75% меньше, чем красных.</w:delText>
        </w:r>
      </w:del>
    </w:p>
    <w:p w:rsidR="00A33515" w:rsidDel="002260E7" w:rsidRDefault="00A33515">
      <w:pPr>
        <w:spacing w:line="88" w:lineRule="exact"/>
        <w:rPr>
          <w:del w:id="1325" w:author="Admin" w:date="2019-02-19T02:10:00Z"/>
          <w:sz w:val="20"/>
          <w:szCs w:val="20"/>
        </w:rPr>
      </w:pPr>
    </w:p>
    <w:p w:rsidR="00A33515" w:rsidDel="002260E7" w:rsidRDefault="001A4D22">
      <w:pPr>
        <w:numPr>
          <w:ilvl w:val="0"/>
          <w:numId w:val="529"/>
        </w:numPr>
        <w:tabs>
          <w:tab w:val="left" w:pos="500"/>
        </w:tabs>
        <w:spacing w:line="285" w:lineRule="auto"/>
        <w:ind w:left="500" w:hanging="290"/>
        <w:jc w:val="both"/>
        <w:rPr>
          <w:del w:id="1326" w:author="Admin" w:date="2019-02-19T02:10:00Z"/>
          <w:rFonts w:ascii="Arial" w:eastAsia="Arial" w:hAnsi="Arial" w:cs="Arial"/>
          <w:b/>
          <w:bCs/>
          <w:sz w:val="20"/>
          <w:szCs w:val="20"/>
        </w:rPr>
        <w:pPrChange w:id="1327" w:author="Admin" w:date="2019-02-19T00:19:00Z">
          <w:pPr>
            <w:numPr>
              <w:numId w:val="530"/>
            </w:numPr>
            <w:tabs>
              <w:tab w:val="left" w:pos="500"/>
            </w:tabs>
            <w:spacing w:line="285" w:lineRule="auto"/>
            <w:ind w:left="500" w:hanging="290"/>
            <w:jc w:val="both"/>
          </w:pPr>
        </w:pPrChange>
      </w:pPr>
      <w:del w:id="1328" w:author="Admin" w:date="2019-02-19T02:10:00Z">
        <w:r w:rsidDel="002260E7">
          <w:rPr>
            <w:rFonts w:ascii="Arial" w:eastAsia="Arial" w:hAnsi="Arial" w:cs="Arial"/>
            <w:sz w:val="20"/>
            <w:szCs w:val="20"/>
          </w:rPr>
          <w:delText>Добрыня Никитич раз мечом направо махнёт — 3 врага упадёт, раз мечом налево махнёт — 2 врага упадёт. Рубится богатырь — раз на-лево, два раза направо. За сколько взмахов богатырь разобьёт вра-жье войско, состоящее из 564 человек? А если рубится богатырь — раз направо, два раза налево?</w:delText>
        </w:r>
      </w:del>
    </w:p>
    <w:p w:rsidR="00A33515" w:rsidDel="002260E7" w:rsidRDefault="00A33515">
      <w:pPr>
        <w:spacing w:line="40" w:lineRule="exact"/>
        <w:rPr>
          <w:del w:id="1329" w:author="Admin" w:date="2019-02-19T02:10:00Z"/>
          <w:rFonts w:ascii="Arial" w:eastAsia="Arial" w:hAnsi="Arial" w:cs="Arial"/>
          <w:b/>
          <w:bCs/>
          <w:sz w:val="20"/>
          <w:szCs w:val="20"/>
        </w:rPr>
      </w:pPr>
    </w:p>
    <w:p w:rsidR="00A33515" w:rsidDel="002260E7" w:rsidRDefault="001A4D22">
      <w:pPr>
        <w:spacing w:line="303" w:lineRule="auto"/>
        <w:ind w:left="500"/>
        <w:rPr>
          <w:del w:id="1330" w:author="Admin" w:date="2019-02-19T02:10:00Z"/>
          <w:rFonts w:ascii="Arial" w:eastAsia="Arial" w:hAnsi="Arial" w:cs="Arial"/>
          <w:b/>
          <w:bCs/>
          <w:sz w:val="20"/>
          <w:szCs w:val="20"/>
        </w:rPr>
      </w:pPr>
      <w:del w:id="1331"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За один</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«период»</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при первом способе борьбы Добрыня</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убивает 8 врагов, а при втором способе — 7.</w:delText>
        </w:r>
      </w:del>
    </w:p>
    <w:p w:rsidR="00A33515" w:rsidDel="002260E7" w:rsidRDefault="00A33515">
      <w:pPr>
        <w:spacing w:line="22" w:lineRule="exact"/>
        <w:rPr>
          <w:del w:id="1332" w:author="Admin" w:date="2019-02-19T02:10:00Z"/>
          <w:sz w:val="20"/>
          <w:szCs w:val="20"/>
        </w:rPr>
      </w:pPr>
    </w:p>
    <w:p w:rsidR="00A33515" w:rsidDel="002260E7" w:rsidRDefault="001A4D22">
      <w:pPr>
        <w:spacing w:line="290" w:lineRule="auto"/>
        <w:ind w:left="500" w:firstLine="398"/>
        <w:jc w:val="both"/>
        <w:rPr>
          <w:del w:id="1333" w:author="Admin" w:date="2019-02-19T02:10:00Z"/>
          <w:sz w:val="20"/>
          <w:szCs w:val="20"/>
        </w:rPr>
      </w:pPr>
      <w:del w:id="1334" w:author="Admin" w:date="2019-02-19T02:10:00Z">
        <w:r w:rsidDel="002260E7">
          <w:rPr>
            <w:rFonts w:ascii="Arial" w:eastAsia="Arial" w:hAnsi="Arial" w:cs="Arial"/>
            <w:sz w:val="20"/>
            <w:szCs w:val="20"/>
          </w:rPr>
          <w:delText xml:space="preserve">564 </w:delText>
        </w:r>
        <w:r w:rsidDel="002260E7">
          <w:rPr>
            <w:rFonts w:eastAsia="Times New Roman"/>
            <w:sz w:val="20"/>
            <w:szCs w:val="20"/>
          </w:rPr>
          <w:delText>:</w:delText>
        </w:r>
        <w:r w:rsidDel="002260E7">
          <w:rPr>
            <w:rFonts w:ascii="Arial" w:eastAsia="Arial" w:hAnsi="Arial" w:cs="Arial"/>
            <w:sz w:val="20"/>
            <w:szCs w:val="20"/>
          </w:rPr>
          <w:delText xml:space="preserve"> 8 </w:delText>
        </w:r>
        <w:r w:rsidDel="002260E7">
          <w:rPr>
            <w:rFonts w:eastAsia="Times New Roman"/>
            <w:sz w:val="20"/>
            <w:szCs w:val="20"/>
          </w:rPr>
          <w:delText>=</w:delText>
        </w:r>
        <w:r w:rsidDel="002260E7">
          <w:rPr>
            <w:rFonts w:ascii="Arial" w:eastAsia="Arial" w:hAnsi="Arial" w:cs="Arial"/>
            <w:sz w:val="20"/>
            <w:szCs w:val="20"/>
          </w:rPr>
          <w:delText xml:space="preserve"> 70 </w:delText>
        </w:r>
        <w:r w:rsidDel="002260E7">
          <w:rPr>
            <w:rFonts w:eastAsia="Times New Roman"/>
            <w:sz w:val="20"/>
            <w:szCs w:val="20"/>
          </w:rPr>
          <w:delText>(</w:delText>
        </w:r>
        <w:r w:rsidDel="002260E7">
          <w:rPr>
            <w:rFonts w:ascii="Arial" w:eastAsia="Arial" w:hAnsi="Arial" w:cs="Arial"/>
            <w:sz w:val="20"/>
            <w:szCs w:val="20"/>
          </w:rPr>
          <w:delText>остаток 4</w:delText>
        </w:r>
        <w:r w:rsidDel="002260E7">
          <w:rPr>
            <w:rFonts w:eastAsia="Times New Roman"/>
            <w:sz w:val="20"/>
            <w:szCs w:val="20"/>
          </w:rPr>
          <w:delText>)</w:delText>
        </w:r>
        <w:r w:rsidDel="002260E7">
          <w:rPr>
            <w:rFonts w:ascii="Arial" w:eastAsia="Arial" w:hAnsi="Arial" w:cs="Arial"/>
            <w:sz w:val="20"/>
            <w:szCs w:val="20"/>
          </w:rPr>
          <w:delText xml:space="preserve">. В таком случае Добрыне понадобится 70 3 </w:delText>
        </w:r>
        <w:r w:rsidDel="002260E7">
          <w:rPr>
            <w:rFonts w:eastAsia="Times New Roman"/>
            <w:sz w:val="20"/>
            <w:szCs w:val="20"/>
          </w:rPr>
          <w:delText>+</w:delText>
        </w:r>
        <w:r w:rsidDel="002260E7">
          <w:rPr>
            <w:rFonts w:ascii="Arial" w:eastAsia="Arial" w:hAnsi="Arial" w:cs="Arial"/>
            <w:sz w:val="20"/>
            <w:szCs w:val="20"/>
          </w:rPr>
          <w:delText xml:space="preserve"> 2 взмаха: после 70 «периодов» останутся 4 врага, которых можно будет убить за два дополнительных взмаха.</w:delText>
        </w:r>
      </w:del>
    </w:p>
    <w:p w:rsidR="00A33515" w:rsidDel="002260E7" w:rsidRDefault="00A33515">
      <w:pPr>
        <w:spacing w:line="34" w:lineRule="exact"/>
        <w:rPr>
          <w:del w:id="1335" w:author="Admin" w:date="2019-02-19T02:10:00Z"/>
          <w:sz w:val="20"/>
          <w:szCs w:val="20"/>
        </w:rPr>
      </w:pPr>
    </w:p>
    <w:p w:rsidR="00A33515" w:rsidDel="002260E7" w:rsidRDefault="001A4D22">
      <w:pPr>
        <w:spacing w:line="291" w:lineRule="auto"/>
        <w:ind w:left="500" w:firstLine="398"/>
        <w:jc w:val="both"/>
        <w:rPr>
          <w:del w:id="1336" w:author="Admin" w:date="2019-02-19T02:10:00Z"/>
          <w:sz w:val="20"/>
          <w:szCs w:val="20"/>
        </w:rPr>
      </w:pPr>
      <w:del w:id="1337" w:author="Admin" w:date="2019-02-19T02:10:00Z">
        <w:r w:rsidDel="002260E7">
          <w:rPr>
            <w:rFonts w:ascii="Arial" w:eastAsia="Arial" w:hAnsi="Arial" w:cs="Arial"/>
            <w:sz w:val="20"/>
            <w:szCs w:val="20"/>
          </w:rPr>
          <w:delText xml:space="preserve">564 </w:delText>
        </w:r>
        <w:r w:rsidDel="002260E7">
          <w:rPr>
            <w:rFonts w:eastAsia="Times New Roman"/>
            <w:sz w:val="20"/>
            <w:szCs w:val="20"/>
          </w:rPr>
          <w:delText>:</w:delText>
        </w:r>
        <w:r w:rsidDel="002260E7">
          <w:rPr>
            <w:rFonts w:ascii="Arial" w:eastAsia="Arial" w:hAnsi="Arial" w:cs="Arial"/>
            <w:sz w:val="20"/>
            <w:szCs w:val="20"/>
          </w:rPr>
          <w:delText xml:space="preserve"> 7 </w:delText>
        </w:r>
        <w:r w:rsidDel="002260E7">
          <w:rPr>
            <w:rFonts w:eastAsia="Times New Roman"/>
            <w:sz w:val="20"/>
            <w:szCs w:val="20"/>
          </w:rPr>
          <w:delText>=</w:delText>
        </w:r>
        <w:r w:rsidDel="002260E7">
          <w:rPr>
            <w:rFonts w:ascii="Arial" w:eastAsia="Arial" w:hAnsi="Arial" w:cs="Arial"/>
            <w:sz w:val="20"/>
            <w:szCs w:val="20"/>
          </w:rPr>
          <w:delText xml:space="preserve"> 80 </w:delText>
        </w:r>
        <w:r w:rsidDel="002260E7">
          <w:rPr>
            <w:rFonts w:eastAsia="Times New Roman"/>
            <w:sz w:val="20"/>
            <w:szCs w:val="20"/>
          </w:rPr>
          <w:delText>(</w:delText>
        </w:r>
        <w:r w:rsidDel="002260E7">
          <w:rPr>
            <w:rFonts w:ascii="Arial" w:eastAsia="Arial" w:hAnsi="Arial" w:cs="Arial"/>
            <w:sz w:val="20"/>
            <w:szCs w:val="20"/>
          </w:rPr>
          <w:delText>остаток 4</w:delText>
        </w:r>
        <w:r w:rsidDel="002260E7">
          <w:rPr>
            <w:rFonts w:eastAsia="Times New Roman"/>
            <w:sz w:val="20"/>
            <w:szCs w:val="20"/>
          </w:rPr>
          <w:delText>)</w:delText>
        </w:r>
        <w:r w:rsidDel="002260E7">
          <w:rPr>
            <w:rFonts w:ascii="Arial" w:eastAsia="Arial" w:hAnsi="Arial" w:cs="Arial"/>
            <w:sz w:val="20"/>
            <w:szCs w:val="20"/>
          </w:rPr>
          <w:delText xml:space="preserve">. Добрыне понадобится 80 3 </w:delText>
        </w:r>
        <w:r w:rsidDel="002260E7">
          <w:rPr>
            <w:rFonts w:eastAsia="Times New Roman"/>
            <w:sz w:val="20"/>
            <w:szCs w:val="20"/>
          </w:rPr>
          <w:delText>+</w:delText>
        </w:r>
        <w:r w:rsidDel="002260E7">
          <w:rPr>
            <w:rFonts w:ascii="Arial" w:eastAsia="Arial" w:hAnsi="Arial" w:cs="Arial"/>
            <w:sz w:val="20"/>
            <w:szCs w:val="20"/>
          </w:rPr>
          <w:delText xml:space="preserve"> 2 взма-ха — после 80 «периодов», опять же, останется 4 врага, которых можно убить за два взмаха.</w:delText>
        </w:r>
      </w:del>
    </w:p>
    <w:p w:rsidR="00A33515" w:rsidDel="002260E7" w:rsidRDefault="00A33515">
      <w:pPr>
        <w:spacing w:line="99" w:lineRule="exact"/>
        <w:rPr>
          <w:del w:id="1338" w:author="Admin" w:date="2019-02-19T02:10:00Z"/>
          <w:sz w:val="20"/>
          <w:szCs w:val="20"/>
        </w:rPr>
      </w:pPr>
    </w:p>
    <w:p w:rsidR="00A33515" w:rsidDel="002260E7" w:rsidRDefault="001A4D22">
      <w:pPr>
        <w:numPr>
          <w:ilvl w:val="0"/>
          <w:numId w:val="530"/>
        </w:numPr>
        <w:tabs>
          <w:tab w:val="left" w:pos="500"/>
        </w:tabs>
        <w:spacing w:line="332" w:lineRule="auto"/>
        <w:ind w:left="500" w:hanging="290"/>
        <w:jc w:val="both"/>
        <w:rPr>
          <w:del w:id="1339" w:author="Admin" w:date="2019-02-19T02:10:00Z"/>
          <w:rFonts w:ascii="Arial" w:eastAsia="Arial" w:hAnsi="Arial" w:cs="Arial"/>
          <w:b/>
          <w:bCs/>
          <w:sz w:val="19"/>
          <w:szCs w:val="19"/>
        </w:rPr>
        <w:pPrChange w:id="1340" w:author="Admin" w:date="2019-02-19T00:19:00Z">
          <w:pPr>
            <w:numPr>
              <w:numId w:val="531"/>
            </w:numPr>
            <w:tabs>
              <w:tab w:val="left" w:pos="500"/>
            </w:tabs>
            <w:spacing w:line="332" w:lineRule="auto"/>
            <w:ind w:left="500" w:hanging="290"/>
            <w:jc w:val="both"/>
          </w:pPr>
        </w:pPrChange>
      </w:pPr>
      <w:del w:id="1341" w:author="Admin" w:date="2019-02-19T02:10:00Z">
        <w:r w:rsidDel="002260E7">
          <w:rPr>
            <w:rFonts w:ascii="Arial" w:eastAsia="Arial" w:hAnsi="Arial" w:cs="Arial"/>
            <w:sz w:val="19"/>
            <w:szCs w:val="19"/>
          </w:rPr>
          <w:delText>Вовочке на дом задали разделить некоторое число на 2, 3 и 6. Па-па, проверяя домашнее задание, услышал от Вовочки следующее:</w:delText>
        </w:r>
      </w:del>
    </w:p>
    <w:p w:rsidR="00A33515" w:rsidDel="002260E7" w:rsidRDefault="00A33515">
      <w:pPr>
        <w:spacing w:line="23" w:lineRule="exact"/>
        <w:rPr>
          <w:del w:id="1342" w:author="Admin" w:date="2019-02-19T02:10:00Z"/>
          <w:rFonts w:ascii="Arial" w:eastAsia="Arial" w:hAnsi="Arial" w:cs="Arial"/>
          <w:b/>
          <w:bCs/>
          <w:sz w:val="19"/>
          <w:szCs w:val="19"/>
        </w:rPr>
      </w:pPr>
    </w:p>
    <w:p w:rsidR="00A33515" w:rsidDel="002260E7" w:rsidRDefault="001A4D22">
      <w:pPr>
        <w:numPr>
          <w:ilvl w:val="1"/>
          <w:numId w:val="530"/>
        </w:numPr>
        <w:tabs>
          <w:tab w:val="left" w:pos="3220"/>
        </w:tabs>
        <w:ind w:left="3220" w:hanging="250"/>
        <w:rPr>
          <w:del w:id="1343" w:author="Admin" w:date="2019-02-19T02:10:00Z"/>
          <w:rFonts w:ascii="Arial" w:eastAsia="Arial" w:hAnsi="Arial" w:cs="Arial"/>
          <w:sz w:val="20"/>
          <w:szCs w:val="20"/>
        </w:rPr>
        <w:pPrChange w:id="1344" w:author="Admin" w:date="2019-02-19T00:19:00Z">
          <w:pPr>
            <w:numPr>
              <w:ilvl w:val="1"/>
              <w:numId w:val="531"/>
            </w:numPr>
            <w:tabs>
              <w:tab w:val="left" w:pos="3220"/>
            </w:tabs>
            <w:ind w:left="3220" w:hanging="250"/>
          </w:pPr>
        </w:pPrChange>
      </w:pPr>
      <w:del w:id="1345" w:author="Admin" w:date="2019-02-19T02:10:00Z">
        <w:r w:rsidDel="002260E7">
          <w:rPr>
            <w:rFonts w:ascii="Arial" w:eastAsia="Arial" w:hAnsi="Arial" w:cs="Arial"/>
            <w:b/>
            <w:bCs/>
            <w:sz w:val="20"/>
            <w:szCs w:val="20"/>
          </w:rPr>
          <w:delText xml:space="preserve">223 </w:delText>
        </w:r>
        <w:r w:rsidDel="002260E7">
          <w:rPr>
            <w:rFonts w:ascii="Arial" w:eastAsia="Arial" w:hAnsi="Arial" w:cs="Arial"/>
            <w:sz w:val="20"/>
            <w:szCs w:val="20"/>
          </w:rPr>
          <w:delText>−</w:delText>
        </w:r>
      </w:del>
    </w:p>
    <w:p w:rsidR="00A33515" w:rsidDel="002260E7" w:rsidRDefault="00A33515">
      <w:pPr>
        <w:rPr>
          <w:del w:id="134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347" w:author="Admin" w:date="2019-02-19T02:10:00Z"/>
          <w:sz w:val="20"/>
          <w:szCs w:val="20"/>
        </w:rPr>
      </w:pPr>
      <w:bookmarkStart w:id="1348" w:name="page234"/>
      <w:bookmarkEnd w:id="1348"/>
      <w:del w:id="1349" w:author="Admin" w:date="2019-02-19T02:10:00Z">
        <w:r w:rsidDel="002260E7">
          <w:rPr>
            <w:rFonts w:ascii="Arial" w:eastAsia="Arial" w:hAnsi="Arial" w:cs="Arial"/>
            <w:sz w:val="18"/>
            <w:szCs w:val="18"/>
          </w:rPr>
          <w:lastRenderedPageBreak/>
          <w:delText>2015 год, 5 класс</w:delText>
        </w:r>
      </w:del>
    </w:p>
    <w:p w:rsidR="00A33515" w:rsidDel="002260E7" w:rsidRDefault="00A33515">
      <w:pPr>
        <w:spacing w:line="184" w:lineRule="exact"/>
        <w:rPr>
          <w:del w:id="1350" w:author="Admin" w:date="2019-02-19T02:10:00Z"/>
          <w:sz w:val="20"/>
          <w:szCs w:val="20"/>
        </w:rPr>
      </w:pPr>
    </w:p>
    <w:p w:rsidR="00A33515" w:rsidDel="002260E7" w:rsidRDefault="001A4D22">
      <w:pPr>
        <w:spacing w:line="287" w:lineRule="auto"/>
        <w:ind w:left="500"/>
        <w:jc w:val="both"/>
        <w:rPr>
          <w:del w:id="1351" w:author="Admin" w:date="2019-02-19T02:10:00Z"/>
          <w:sz w:val="20"/>
          <w:szCs w:val="20"/>
        </w:rPr>
      </w:pPr>
      <w:del w:id="1352" w:author="Admin" w:date="2019-02-19T02:10:00Z">
        <w:r w:rsidDel="002260E7">
          <w:rPr>
            <w:rFonts w:ascii="Arial" w:eastAsia="Arial" w:hAnsi="Arial" w:cs="Arial"/>
            <w:sz w:val="20"/>
            <w:szCs w:val="20"/>
          </w:rPr>
          <w:delText>«Я забыл, какое число задали, поэтому делил другое число, которое сам придумал, — и два раза разделилось без остатка, а один раз по-лучился остаток». Папа уверен, что Вовочка допустил ошибку. Как он об этом догадался?</w:delText>
        </w:r>
      </w:del>
    </w:p>
    <w:p w:rsidR="00A33515" w:rsidDel="002260E7" w:rsidRDefault="00A33515">
      <w:pPr>
        <w:spacing w:line="51" w:lineRule="exact"/>
        <w:rPr>
          <w:del w:id="1353" w:author="Admin" w:date="2019-02-19T02:10:00Z"/>
          <w:sz w:val="20"/>
          <w:szCs w:val="20"/>
        </w:rPr>
      </w:pPr>
    </w:p>
    <w:p w:rsidR="00A33515" w:rsidDel="002260E7" w:rsidRDefault="001A4D22">
      <w:pPr>
        <w:spacing w:line="313" w:lineRule="auto"/>
        <w:ind w:left="500"/>
        <w:jc w:val="both"/>
        <w:rPr>
          <w:del w:id="1354" w:author="Admin" w:date="2019-02-19T02:10:00Z"/>
          <w:sz w:val="20"/>
          <w:szCs w:val="20"/>
        </w:rPr>
      </w:pPr>
      <w:del w:id="1355"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Если у Вовочки получилось разделить придуманное им</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число нацело на 6, то он точно неправ: если число нацело делится на 6, то оно делится на 2 и на 3, и остатка получиться не могло.</w:delText>
        </w:r>
      </w:del>
    </w:p>
    <w:p w:rsidR="00A33515" w:rsidDel="002260E7" w:rsidRDefault="00A33515">
      <w:pPr>
        <w:spacing w:line="28" w:lineRule="exact"/>
        <w:rPr>
          <w:del w:id="1356" w:author="Admin" w:date="2019-02-19T02:10:00Z"/>
          <w:sz w:val="20"/>
          <w:szCs w:val="20"/>
        </w:rPr>
      </w:pPr>
    </w:p>
    <w:p w:rsidR="00A33515" w:rsidDel="002260E7" w:rsidRDefault="001A4D22">
      <w:pPr>
        <w:spacing w:line="313" w:lineRule="auto"/>
        <w:ind w:left="500"/>
        <w:jc w:val="both"/>
        <w:rPr>
          <w:del w:id="1357" w:author="Admin" w:date="2019-02-19T02:10:00Z"/>
          <w:sz w:val="20"/>
          <w:szCs w:val="20"/>
        </w:rPr>
      </w:pPr>
      <w:del w:id="1358" w:author="Admin" w:date="2019-02-19T02:10:00Z">
        <w:r w:rsidDel="002260E7">
          <w:rPr>
            <w:rFonts w:ascii="Arial" w:eastAsia="Arial" w:hAnsi="Arial" w:cs="Arial"/>
            <w:sz w:val="19"/>
            <w:szCs w:val="19"/>
          </w:rPr>
          <w:delText>Если же Вовочке удались деления на 2 и на 3, то придуманное им число автоматически делится на 6. То есть, если у Вовочки получи-лись два деления, то и третье тоже должно было получиться.</w:delText>
        </w:r>
      </w:del>
    </w:p>
    <w:p w:rsidR="00A33515" w:rsidDel="002260E7" w:rsidRDefault="00A33515">
      <w:pPr>
        <w:spacing w:line="257" w:lineRule="exact"/>
        <w:rPr>
          <w:del w:id="1359" w:author="Admin" w:date="2019-02-19T02:10:00Z"/>
          <w:sz w:val="20"/>
          <w:szCs w:val="20"/>
        </w:rPr>
      </w:pPr>
    </w:p>
    <w:p w:rsidR="00A33515" w:rsidDel="002260E7" w:rsidRDefault="001A4D22">
      <w:pPr>
        <w:rPr>
          <w:del w:id="1360" w:author="Admin" w:date="2019-02-19T02:10:00Z"/>
          <w:sz w:val="20"/>
          <w:szCs w:val="20"/>
        </w:rPr>
      </w:pPr>
      <w:del w:id="1361" w:author="Admin" w:date="2019-02-19T02:10:00Z">
        <w:r w:rsidDel="002260E7">
          <w:rPr>
            <w:rFonts w:ascii="Arial" w:eastAsia="Arial" w:hAnsi="Arial" w:cs="Arial"/>
            <w:b/>
            <w:bCs/>
            <w:sz w:val="26"/>
            <w:szCs w:val="26"/>
          </w:rPr>
          <w:delText>Задача 5.</w:delText>
        </w:r>
      </w:del>
    </w:p>
    <w:p w:rsidR="00A33515" w:rsidDel="002260E7" w:rsidRDefault="00A33515">
      <w:pPr>
        <w:spacing w:line="178" w:lineRule="exact"/>
        <w:rPr>
          <w:del w:id="1362" w:author="Admin" w:date="2019-02-19T02:10:00Z"/>
          <w:sz w:val="20"/>
          <w:szCs w:val="20"/>
        </w:rPr>
      </w:pPr>
    </w:p>
    <w:p w:rsidR="00A33515" w:rsidDel="002260E7" w:rsidRDefault="001A4D22">
      <w:pPr>
        <w:numPr>
          <w:ilvl w:val="0"/>
          <w:numId w:val="531"/>
        </w:numPr>
        <w:tabs>
          <w:tab w:val="left" w:pos="500"/>
        </w:tabs>
        <w:spacing w:line="303" w:lineRule="auto"/>
        <w:ind w:left="500" w:hanging="306"/>
        <w:rPr>
          <w:del w:id="1363" w:author="Admin" w:date="2019-02-19T02:10:00Z"/>
          <w:rFonts w:ascii="Arial" w:eastAsia="Arial" w:hAnsi="Arial" w:cs="Arial"/>
          <w:b/>
          <w:bCs/>
          <w:sz w:val="20"/>
          <w:szCs w:val="20"/>
        </w:rPr>
        <w:pPrChange w:id="1364" w:author="Admin" w:date="2019-02-19T00:19:00Z">
          <w:pPr>
            <w:numPr>
              <w:numId w:val="532"/>
            </w:numPr>
            <w:tabs>
              <w:tab w:val="left" w:pos="500"/>
            </w:tabs>
            <w:spacing w:line="303" w:lineRule="auto"/>
            <w:ind w:left="500" w:hanging="306"/>
          </w:pPr>
        </w:pPrChange>
      </w:pPr>
      <w:del w:id="1365" w:author="Admin" w:date="2019-02-19T02:10:00Z">
        <w:r w:rsidDel="002260E7">
          <w:rPr>
            <w:rFonts w:ascii="Arial" w:eastAsia="Arial" w:hAnsi="Arial" w:cs="Arial"/>
            <w:sz w:val="20"/>
            <w:szCs w:val="20"/>
          </w:rPr>
          <w:delText>Боря утверждает, что он может нарисовать 6 точек на двух прямых, три на одной и 4 на другой. Может ли такое быть?</w:delText>
        </w:r>
      </w:del>
    </w:p>
    <w:p w:rsidR="00A33515" w:rsidDel="002260E7" w:rsidRDefault="00A33515">
      <w:pPr>
        <w:spacing w:line="34" w:lineRule="exact"/>
        <w:rPr>
          <w:del w:id="1366" w:author="Admin" w:date="2019-02-19T02:10:00Z"/>
          <w:rFonts w:ascii="Arial" w:eastAsia="Arial" w:hAnsi="Arial" w:cs="Arial"/>
          <w:b/>
          <w:bCs/>
          <w:sz w:val="20"/>
          <w:szCs w:val="20"/>
        </w:rPr>
      </w:pPr>
    </w:p>
    <w:p w:rsidR="00A33515" w:rsidDel="002260E7" w:rsidRDefault="001A4D22">
      <w:pPr>
        <w:ind w:left="500"/>
        <w:rPr>
          <w:del w:id="1367" w:author="Admin" w:date="2019-02-19T02:10:00Z"/>
          <w:rFonts w:ascii="Arial" w:eastAsia="Arial" w:hAnsi="Arial" w:cs="Arial"/>
          <w:b/>
          <w:bCs/>
          <w:sz w:val="20"/>
          <w:szCs w:val="20"/>
        </w:rPr>
      </w:pPr>
      <w:del w:id="1368"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Да,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конечно может:</w:delText>
        </w:r>
      </w:del>
    </w:p>
    <w:p w:rsidR="00A33515" w:rsidDel="002260E7" w:rsidRDefault="001A4D22">
      <w:pPr>
        <w:spacing w:line="20" w:lineRule="exact"/>
        <w:rPr>
          <w:del w:id="1369" w:author="Admin" w:date="2019-02-19T02:10:00Z"/>
          <w:sz w:val="20"/>
          <w:szCs w:val="20"/>
        </w:rPr>
      </w:pPr>
      <w:del w:id="1370" w:author="Admin" w:date="2019-02-19T02:10:00Z">
        <w:r w:rsidDel="002260E7">
          <w:rPr>
            <w:noProof/>
            <w:sz w:val="20"/>
            <w:szCs w:val="20"/>
          </w:rPr>
          <w:drawing>
            <wp:anchor distT="0" distB="0" distL="114300" distR="114300" simplePos="0" relativeHeight="251752448" behindDoc="1" locked="0" layoutInCell="0" allowOverlap="1" wp14:anchorId="76BDB21C" wp14:editId="6666C6DE">
              <wp:simplePos x="0" y="0"/>
              <wp:positionH relativeFrom="column">
                <wp:posOffset>1786890</wp:posOffset>
              </wp:positionH>
              <wp:positionV relativeFrom="paragraph">
                <wp:posOffset>69215</wp:posOffset>
              </wp:positionV>
              <wp:extent cx="1048385" cy="802005"/>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0">
                        <a:extLst/>
                      </a:blip>
                      <a:srcRect/>
                      <a:stretch>
                        <a:fillRect/>
                      </a:stretch>
                    </pic:blipFill>
                    <pic:spPr bwMode="auto">
                      <a:xfrm>
                        <a:off x="0" y="0"/>
                        <a:ext cx="1048385" cy="802005"/>
                      </a:xfrm>
                      <a:prstGeom prst="rect">
                        <a:avLst/>
                      </a:prstGeom>
                      <a:noFill/>
                    </pic:spPr>
                  </pic:pic>
                </a:graphicData>
              </a:graphic>
            </wp:anchor>
          </w:drawing>
        </w:r>
      </w:del>
    </w:p>
    <w:p w:rsidR="00A33515" w:rsidDel="002260E7" w:rsidRDefault="00A33515">
      <w:pPr>
        <w:spacing w:line="200" w:lineRule="exact"/>
        <w:rPr>
          <w:del w:id="1371" w:author="Admin" w:date="2019-02-19T02:10:00Z"/>
          <w:sz w:val="20"/>
          <w:szCs w:val="20"/>
        </w:rPr>
      </w:pPr>
    </w:p>
    <w:p w:rsidR="00A33515" w:rsidDel="002260E7" w:rsidRDefault="00A33515">
      <w:pPr>
        <w:spacing w:line="200" w:lineRule="exact"/>
        <w:rPr>
          <w:del w:id="1372" w:author="Admin" w:date="2019-02-19T02:10:00Z"/>
          <w:sz w:val="20"/>
          <w:szCs w:val="20"/>
        </w:rPr>
      </w:pPr>
    </w:p>
    <w:p w:rsidR="00A33515" w:rsidDel="002260E7" w:rsidRDefault="00A33515">
      <w:pPr>
        <w:spacing w:line="200" w:lineRule="exact"/>
        <w:rPr>
          <w:del w:id="1373" w:author="Admin" w:date="2019-02-19T02:10:00Z"/>
          <w:sz w:val="20"/>
          <w:szCs w:val="20"/>
        </w:rPr>
      </w:pPr>
    </w:p>
    <w:p w:rsidR="00A33515" w:rsidDel="002260E7" w:rsidRDefault="00A33515">
      <w:pPr>
        <w:spacing w:line="200" w:lineRule="exact"/>
        <w:rPr>
          <w:del w:id="1374" w:author="Admin" w:date="2019-02-19T02:10:00Z"/>
          <w:sz w:val="20"/>
          <w:szCs w:val="20"/>
        </w:rPr>
      </w:pPr>
    </w:p>
    <w:p w:rsidR="00A33515" w:rsidDel="002260E7" w:rsidRDefault="00A33515">
      <w:pPr>
        <w:spacing w:line="200" w:lineRule="exact"/>
        <w:rPr>
          <w:del w:id="1375" w:author="Admin" w:date="2019-02-19T02:10:00Z"/>
          <w:sz w:val="20"/>
          <w:szCs w:val="20"/>
        </w:rPr>
      </w:pPr>
    </w:p>
    <w:p w:rsidR="00A33515" w:rsidDel="002260E7" w:rsidRDefault="00A33515">
      <w:pPr>
        <w:spacing w:line="200" w:lineRule="exact"/>
        <w:rPr>
          <w:del w:id="1376" w:author="Admin" w:date="2019-02-19T02:10:00Z"/>
          <w:sz w:val="20"/>
          <w:szCs w:val="20"/>
        </w:rPr>
      </w:pPr>
    </w:p>
    <w:p w:rsidR="00A33515" w:rsidDel="002260E7" w:rsidRDefault="00A33515">
      <w:pPr>
        <w:spacing w:line="343" w:lineRule="exact"/>
        <w:rPr>
          <w:del w:id="1377" w:author="Admin" w:date="2019-02-19T02:10:00Z"/>
          <w:sz w:val="20"/>
          <w:szCs w:val="20"/>
        </w:rPr>
      </w:pPr>
    </w:p>
    <w:p w:rsidR="00A33515" w:rsidDel="002260E7" w:rsidRDefault="001A4D22">
      <w:pPr>
        <w:numPr>
          <w:ilvl w:val="0"/>
          <w:numId w:val="532"/>
        </w:numPr>
        <w:tabs>
          <w:tab w:val="left" w:pos="500"/>
        </w:tabs>
        <w:spacing w:line="303" w:lineRule="auto"/>
        <w:ind w:left="500" w:hanging="290"/>
        <w:rPr>
          <w:del w:id="1378" w:author="Admin" w:date="2019-02-19T02:10:00Z"/>
          <w:rFonts w:ascii="Arial" w:eastAsia="Arial" w:hAnsi="Arial" w:cs="Arial"/>
          <w:b/>
          <w:bCs/>
          <w:sz w:val="20"/>
          <w:szCs w:val="20"/>
        </w:rPr>
        <w:pPrChange w:id="1379" w:author="Admin" w:date="2019-02-19T00:19:00Z">
          <w:pPr>
            <w:numPr>
              <w:numId w:val="533"/>
            </w:numPr>
            <w:tabs>
              <w:tab w:val="left" w:pos="500"/>
            </w:tabs>
            <w:spacing w:line="303" w:lineRule="auto"/>
            <w:ind w:left="500" w:hanging="290"/>
          </w:pPr>
        </w:pPrChange>
      </w:pPr>
      <w:del w:id="1380" w:author="Admin" w:date="2019-02-19T02:10:00Z">
        <w:r w:rsidDel="002260E7">
          <w:rPr>
            <w:rFonts w:ascii="Arial" w:eastAsia="Arial" w:hAnsi="Arial" w:cs="Arial"/>
            <w:sz w:val="20"/>
            <w:szCs w:val="20"/>
          </w:rPr>
          <w:delText>Сколькими способами можно разрезать шнурок от ботинка длиной 36 см на кусочки длиной 3 см и 5 см?</w:delText>
        </w:r>
      </w:del>
    </w:p>
    <w:p w:rsidR="00A33515" w:rsidDel="002260E7" w:rsidRDefault="00A33515">
      <w:pPr>
        <w:spacing w:line="34" w:lineRule="exact"/>
        <w:rPr>
          <w:del w:id="1381" w:author="Admin" w:date="2019-02-19T02:10:00Z"/>
          <w:rFonts w:ascii="Arial" w:eastAsia="Arial" w:hAnsi="Arial" w:cs="Arial"/>
          <w:b/>
          <w:bCs/>
          <w:sz w:val="20"/>
          <w:szCs w:val="20"/>
        </w:rPr>
      </w:pPr>
    </w:p>
    <w:p w:rsidR="00A33515" w:rsidDel="002260E7" w:rsidRDefault="001A4D22">
      <w:pPr>
        <w:spacing w:line="303" w:lineRule="auto"/>
        <w:ind w:left="500"/>
        <w:rPr>
          <w:del w:id="1382" w:author="Admin" w:date="2019-02-19T02:10:00Z"/>
          <w:rFonts w:ascii="Arial" w:eastAsia="Arial" w:hAnsi="Arial" w:cs="Arial"/>
          <w:b/>
          <w:bCs/>
          <w:sz w:val="20"/>
          <w:szCs w:val="20"/>
        </w:rPr>
      </w:pPr>
      <w:del w:id="138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Выпишем сначала все способы представить</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число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36</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в</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виде суммы нескольких чисел 3 и 5. Их не так много:</w:delText>
        </w:r>
      </w:del>
    </w:p>
    <w:p w:rsidR="00A33515" w:rsidDel="002260E7" w:rsidRDefault="00A33515">
      <w:pPr>
        <w:spacing w:line="77" w:lineRule="exact"/>
        <w:rPr>
          <w:del w:id="1384" w:author="Admin" w:date="2019-02-19T02:10:00Z"/>
          <w:sz w:val="20"/>
          <w:szCs w:val="20"/>
        </w:rPr>
      </w:pPr>
    </w:p>
    <w:p w:rsidR="00A33515" w:rsidDel="002260E7" w:rsidRDefault="001A4D22">
      <w:pPr>
        <w:ind w:left="860"/>
        <w:rPr>
          <w:del w:id="1385" w:author="Admin" w:date="2019-02-19T02:10:00Z"/>
          <w:sz w:val="20"/>
          <w:szCs w:val="20"/>
        </w:rPr>
      </w:pPr>
      <w:del w:id="1386" w:author="Admin" w:date="2019-02-19T02:10:00Z">
        <w:r w:rsidDel="002260E7">
          <w:rPr>
            <w:rFonts w:ascii="Arial" w:eastAsia="Arial" w:hAnsi="Arial" w:cs="Arial"/>
            <w:sz w:val="20"/>
            <w:szCs w:val="20"/>
          </w:rPr>
          <w:delText xml:space="preserve">36 </w:delText>
        </w:r>
        <w:r w:rsidDel="002260E7">
          <w:rPr>
            <w:rFonts w:eastAsia="Times New Roman"/>
            <w:sz w:val="20"/>
            <w:szCs w:val="20"/>
          </w:rPr>
          <w:delText>=</w:delText>
        </w:r>
        <w:r w:rsidDel="002260E7">
          <w:rPr>
            <w:rFonts w:ascii="Arial" w:eastAsia="Arial" w:hAnsi="Arial" w:cs="Arial"/>
            <w:sz w:val="20"/>
            <w:szCs w:val="20"/>
          </w:rPr>
          <w:delText xml:space="preserve"> 3  12</w:delText>
        </w:r>
      </w:del>
    </w:p>
    <w:p w:rsidR="00A33515" w:rsidDel="002260E7" w:rsidRDefault="00A33515">
      <w:pPr>
        <w:spacing w:line="119" w:lineRule="exact"/>
        <w:rPr>
          <w:del w:id="1387" w:author="Admin" w:date="2019-02-19T02:10:00Z"/>
          <w:sz w:val="20"/>
          <w:szCs w:val="20"/>
        </w:rPr>
      </w:pPr>
    </w:p>
    <w:p w:rsidR="00A33515" w:rsidDel="002260E7" w:rsidRDefault="001A4D22">
      <w:pPr>
        <w:ind w:left="860"/>
        <w:rPr>
          <w:del w:id="1388" w:author="Admin" w:date="2019-02-19T02:10:00Z"/>
          <w:sz w:val="20"/>
          <w:szCs w:val="20"/>
        </w:rPr>
      </w:pPr>
      <w:del w:id="1389" w:author="Admin" w:date="2019-02-19T02:10:00Z">
        <w:r w:rsidDel="002260E7">
          <w:rPr>
            <w:rFonts w:ascii="Arial" w:eastAsia="Arial" w:hAnsi="Arial" w:cs="Arial"/>
            <w:sz w:val="20"/>
            <w:szCs w:val="20"/>
          </w:rPr>
          <w:delText xml:space="preserve">36 </w:delText>
        </w:r>
        <w:r w:rsidDel="002260E7">
          <w:rPr>
            <w:rFonts w:eastAsia="Times New Roman"/>
            <w:sz w:val="20"/>
            <w:szCs w:val="20"/>
          </w:rPr>
          <w:delText>=</w:delText>
        </w:r>
        <w:r w:rsidDel="002260E7">
          <w:rPr>
            <w:rFonts w:ascii="Arial" w:eastAsia="Arial" w:hAnsi="Arial" w:cs="Arial"/>
            <w:sz w:val="20"/>
            <w:szCs w:val="20"/>
          </w:rPr>
          <w:delText xml:space="preserve"> 3  7 </w:delText>
        </w:r>
        <w:r w:rsidDel="002260E7">
          <w:rPr>
            <w:rFonts w:eastAsia="Times New Roman"/>
            <w:sz w:val="20"/>
            <w:szCs w:val="20"/>
          </w:rPr>
          <w:delText>+</w:delText>
        </w:r>
        <w:r w:rsidDel="002260E7">
          <w:rPr>
            <w:rFonts w:ascii="Arial" w:eastAsia="Arial" w:hAnsi="Arial" w:cs="Arial"/>
            <w:sz w:val="20"/>
            <w:szCs w:val="20"/>
          </w:rPr>
          <w:delText xml:space="preserve"> 5  3</w:delText>
        </w:r>
      </w:del>
    </w:p>
    <w:p w:rsidR="00A33515" w:rsidDel="002260E7" w:rsidRDefault="00A33515">
      <w:pPr>
        <w:spacing w:line="97" w:lineRule="exact"/>
        <w:rPr>
          <w:del w:id="1390" w:author="Admin" w:date="2019-02-19T02:10:00Z"/>
          <w:sz w:val="20"/>
          <w:szCs w:val="20"/>
        </w:rPr>
      </w:pPr>
    </w:p>
    <w:p w:rsidR="00A33515" w:rsidDel="002260E7" w:rsidRDefault="001A4D22">
      <w:pPr>
        <w:ind w:left="860"/>
        <w:rPr>
          <w:del w:id="1391" w:author="Admin" w:date="2019-02-19T02:10:00Z"/>
          <w:sz w:val="20"/>
          <w:szCs w:val="20"/>
        </w:rPr>
      </w:pPr>
      <w:del w:id="1392" w:author="Admin" w:date="2019-02-19T02:10:00Z">
        <w:r w:rsidDel="002260E7">
          <w:rPr>
            <w:rFonts w:ascii="Arial" w:eastAsia="Arial" w:hAnsi="Arial" w:cs="Arial"/>
            <w:sz w:val="20"/>
            <w:szCs w:val="20"/>
          </w:rPr>
          <w:delText xml:space="preserve">36 </w:delText>
        </w:r>
        <w:r w:rsidDel="002260E7">
          <w:rPr>
            <w:rFonts w:eastAsia="Times New Roman"/>
            <w:sz w:val="20"/>
            <w:szCs w:val="20"/>
          </w:rPr>
          <w:delText>=</w:delText>
        </w:r>
        <w:r w:rsidDel="002260E7">
          <w:rPr>
            <w:rFonts w:ascii="Arial" w:eastAsia="Arial" w:hAnsi="Arial" w:cs="Arial"/>
            <w:sz w:val="20"/>
            <w:szCs w:val="20"/>
          </w:rPr>
          <w:delText xml:space="preserve"> 3  2 </w:delText>
        </w:r>
        <w:r w:rsidDel="002260E7">
          <w:rPr>
            <w:rFonts w:eastAsia="Times New Roman"/>
            <w:sz w:val="20"/>
            <w:szCs w:val="20"/>
          </w:rPr>
          <w:delText>+</w:delText>
        </w:r>
        <w:r w:rsidDel="002260E7">
          <w:rPr>
            <w:rFonts w:ascii="Arial" w:eastAsia="Arial" w:hAnsi="Arial" w:cs="Arial"/>
            <w:sz w:val="20"/>
            <w:szCs w:val="20"/>
          </w:rPr>
          <w:delText xml:space="preserve"> 5  6</w:delText>
        </w:r>
      </w:del>
    </w:p>
    <w:p w:rsidR="00A33515" w:rsidDel="002260E7" w:rsidRDefault="00A33515">
      <w:pPr>
        <w:spacing w:line="124" w:lineRule="exact"/>
        <w:rPr>
          <w:del w:id="1393" w:author="Admin" w:date="2019-02-19T02:10:00Z"/>
          <w:sz w:val="20"/>
          <w:szCs w:val="20"/>
        </w:rPr>
      </w:pPr>
    </w:p>
    <w:p w:rsidR="00A33515" w:rsidDel="002260E7" w:rsidRDefault="001A4D22">
      <w:pPr>
        <w:spacing w:line="274" w:lineRule="auto"/>
        <w:ind w:left="500"/>
        <w:jc w:val="both"/>
        <w:rPr>
          <w:del w:id="1394" w:author="Admin" w:date="2019-02-19T02:10:00Z"/>
          <w:sz w:val="20"/>
          <w:szCs w:val="20"/>
        </w:rPr>
      </w:pPr>
      <w:del w:id="1395" w:author="Admin" w:date="2019-02-19T02:10:00Z">
        <w:r w:rsidDel="002260E7">
          <w:rPr>
            <w:rFonts w:ascii="Arial" w:eastAsia="Arial" w:hAnsi="Arial" w:cs="Arial"/>
            <w:sz w:val="20"/>
            <w:szCs w:val="20"/>
          </w:rPr>
          <w:delText>Способ разрезать шнурок на 12 одинаковых кусков ровно один. Те-перь рассмотрим второе представление: нам предстоит разрезать шнурок на 10 кусков, 3 из которых имеют длину 5. В каждом разре-зании куски упорядочены от левого конца шнурка к правому, по-этому каждое разрезание определяется тем, под какими номерами из имеющихся десяти идут куски длины 5.</w:delText>
        </w:r>
      </w:del>
    </w:p>
    <w:p w:rsidR="00A33515" w:rsidDel="002260E7" w:rsidRDefault="00A33515">
      <w:pPr>
        <w:spacing w:line="25" w:lineRule="exact"/>
        <w:rPr>
          <w:del w:id="1396" w:author="Admin" w:date="2019-02-19T02:10:00Z"/>
          <w:sz w:val="20"/>
          <w:szCs w:val="20"/>
        </w:rPr>
      </w:pPr>
    </w:p>
    <w:p w:rsidR="00A33515" w:rsidDel="002260E7" w:rsidRDefault="001A4D22">
      <w:pPr>
        <w:spacing w:line="288" w:lineRule="auto"/>
        <w:ind w:left="500"/>
        <w:jc w:val="both"/>
        <w:rPr>
          <w:del w:id="1397" w:author="Admin" w:date="2019-02-19T02:10:00Z"/>
          <w:sz w:val="20"/>
          <w:szCs w:val="20"/>
        </w:rPr>
      </w:pPr>
      <w:del w:id="1398" w:author="Admin" w:date="2019-02-19T02:10:00Z">
        <w:r w:rsidDel="002260E7">
          <w:rPr>
            <w:rFonts w:ascii="Arial" w:eastAsia="Arial" w:hAnsi="Arial" w:cs="Arial"/>
            <w:sz w:val="19"/>
            <w:szCs w:val="19"/>
          </w:rPr>
          <w:delText xml:space="preserve">Выбрать три номера из десяти можно </w:delText>
        </w:r>
        <w:r w:rsidDel="002260E7">
          <w:rPr>
            <w:rFonts w:ascii="Arial" w:eastAsia="Arial" w:hAnsi="Arial" w:cs="Arial"/>
            <w:i/>
            <w:iCs/>
            <w:sz w:val="19"/>
            <w:szCs w:val="19"/>
          </w:rPr>
          <w:delText>C</w:delText>
        </w:r>
        <w:r w:rsidDel="002260E7">
          <w:rPr>
            <w:rFonts w:ascii="Arial" w:eastAsia="Arial" w:hAnsi="Arial" w:cs="Arial"/>
            <w:sz w:val="26"/>
            <w:szCs w:val="26"/>
            <w:vertAlign w:val="superscript"/>
          </w:rPr>
          <w:delText>3</w:delText>
        </w:r>
        <w:r w:rsidDel="002260E7">
          <w:rPr>
            <w:rFonts w:ascii="Arial" w:eastAsia="Arial" w:hAnsi="Arial" w:cs="Arial"/>
            <w:sz w:val="26"/>
            <w:szCs w:val="26"/>
            <w:vertAlign w:val="subscript"/>
          </w:rPr>
          <w:delText>10</w:delText>
        </w:r>
        <w:r w:rsidDel="002260E7">
          <w:rPr>
            <w:rFonts w:ascii="Arial" w:eastAsia="Arial" w:hAnsi="Arial" w:cs="Arial"/>
            <w:sz w:val="19"/>
            <w:szCs w:val="19"/>
          </w:rPr>
          <w:delText xml:space="preserve"> способами — таково опре-деление биномиального коэффициента. Значит, это и есть количе-</w:delText>
        </w:r>
      </w:del>
    </w:p>
    <w:p w:rsidR="00A33515" w:rsidDel="002260E7" w:rsidRDefault="00A33515">
      <w:pPr>
        <w:spacing w:line="203" w:lineRule="exact"/>
        <w:rPr>
          <w:del w:id="1399" w:author="Admin" w:date="2019-02-19T02:10:00Z"/>
          <w:sz w:val="20"/>
          <w:szCs w:val="20"/>
        </w:rPr>
      </w:pPr>
    </w:p>
    <w:p w:rsidR="00A33515" w:rsidDel="002260E7" w:rsidRDefault="001A4D22">
      <w:pPr>
        <w:jc w:val="center"/>
        <w:rPr>
          <w:del w:id="1400" w:author="Admin" w:date="2019-02-19T02:10:00Z"/>
          <w:sz w:val="20"/>
          <w:szCs w:val="20"/>
        </w:rPr>
      </w:pPr>
      <w:del w:id="1401"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224</w:delText>
        </w:r>
        <w:r w:rsidDel="002260E7">
          <w:rPr>
            <w:rFonts w:ascii="Arial" w:eastAsia="Arial" w:hAnsi="Arial" w:cs="Arial"/>
            <w:sz w:val="20"/>
            <w:szCs w:val="20"/>
          </w:rPr>
          <w:delText xml:space="preserve"> −</w:delText>
        </w:r>
      </w:del>
    </w:p>
    <w:p w:rsidR="00A33515" w:rsidDel="002260E7" w:rsidRDefault="00A33515">
      <w:pPr>
        <w:rPr>
          <w:del w:id="1402"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403" w:author="Admin" w:date="2019-02-19T02:10:00Z"/>
          <w:sz w:val="20"/>
          <w:szCs w:val="20"/>
        </w:rPr>
      </w:pPr>
      <w:bookmarkStart w:id="1404" w:name="page235"/>
      <w:bookmarkEnd w:id="1404"/>
      <w:del w:id="1405"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406" w:author="Admin" w:date="2019-02-19T02:10:00Z"/>
          <w:sz w:val="20"/>
          <w:szCs w:val="20"/>
        </w:rPr>
      </w:pPr>
    </w:p>
    <w:p w:rsidR="00A33515" w:rsidDel="002260E7" w:rsidRDefault="001A4D22">
      <w:pPr>
        <w:spacing w:line="303" w:lineRule="auto"/>
        <w:ind w:left="500"/>
        <w:rPr>
          <w:del w:id="1407" w:author="Admin" w:date="2019-02-19T02:10:00Z"/>
          <w:sz w:val="20"/>
          <w:szCs w:val="20"/>
        </w:rPr>
      </w:pPr>
      <w:del w:id="1408" w:author="Admin" w:date="2019-02-19T02:10:00Z">
        <w:r w:rsidDel="002260E7">
          <w:rPr>
            <w:rFonts w:ascii="Arial" w:eastAsia="Arial" w:hAnsi="Arial" w:cs="Arial"/>
            <w:sz w:val="20"/>
            <w:szCs w:val="20"/>
          </w:rPr>
          <w:delText>ство способов разрезать шнурок на 7 кусков длиной 3 см и 3 куска длиной 5 см.</w:delText>
        </w:r>
      </w:del>
    </w:p>
    <w:p w:rsidR="00A33515" w:rsidDel="002260E7" w:rsidRDefault="00A33515">
      <w:pPr>
        <w:spacing w:line="29" w:lineRule="exact"/>
        <w:rPr>
          <w:del w:id="1409" w:author="Admin" w:date="2019-02-19T02:10:00Z"/>
          <w:sz w:val="20"/>
          <w:szCs w:val="20"/>
        </w:rPr>
      </w:pPr>
    </w:p>
    <w:p w:rsidR="00A33515" w:rsidDel="002260E7" w:rsidRDefault="001A4D22">
      <w:pPr>
        <w:ind w:left="500"/>
        <w:rPr>
          <w:del w:id="1410" w:author="Admin" w:date="2019-02-19T02:10:00Z"/>
          <w:sz w:val="20"/>
          <w:szCs w:val="20"/>
        </w:rPr>
      </w:pPr>
      <w:del w:id="1411" w:author="Admin" w:date="2019-02-19T02:10:00Z">
        <w:r w:rsidDel="002260E7">
          <w:rPr>
            <w:rFonts w:ascii="Arial" w:eastAsia="Arial" w:hAnsi="Arial" w:cs="Arial"/>
            <w:sz w:val="20"/>
            <w:szCs w:val="20"/>
          </w:rPr>
          <w:delText>Со случаем, когда 6 кусков имеют длину 5, поступим аналогично.</w:delText>
        </w:r>
      </w:del>
    </w:p>
    <w:p w:rsidR="00A33515" w:rsidDel="002260E7" w:rsidRDefault="00A33515">
      <w:pPr>
        <w:spacing w:line="38" w:lineRule="exact"/>
        <w:rPr>
          <w:del w:id="1412" w:author="Admin" w:date="2019-02-19T02:10:00Z"/>
          <w:sz w:val="20"/>
          <w:szCs w:val="20"/>
        </w:rPr>
      </w:pPr>
    </w:p>
    <w:p w:rsidR="00A33515" w:rsidDel="002260E7" w:rsidRDefault="001A4D22">
      <w:pPr>
        <w:ind w:left="500"/>
        <w:rPr>
          <w:del w:id="1413" w:author="Admin" w:date="2019-02-19T02:10:00Z"/>
          <w:sz w:val="20"/>
          <w:szCs w:val="20"/>
        </w:rPr>
      </w:pPr>
      <w:del w:id="1414" w:author="Admin" w:date="2019-02-19T02:10:00Z">
        <w:r w:rsidDel="002260E7">
          <w:rPr>
            <w:rFonts w:ascii="Arial" w:eastAsia="Arial" w:hAnsi="Arial" w:cs="Arial"/>
            <w:sz w:val="20"/>
            <w:szCs w:val="20"/>
          </w:rPr>
          <w:delText>Получаем ответ:</w:delText>
        </w:r>
      </w:del>
    </w:p>
    <w:p w:rsidR="00A33515" w:rsidDel="002260E7" w:rsidRDefault="00A33515">
      <w:pPr>
        <w:spacing w:line="23" w:lineRule="exact"/>
        <w:rPr>
          <w:del w:id="1415" w:author="Admin" w:date="2019-02-19T02:10:00Z"/>
          <w:sz w:val="20"/>
          <w:szCs w:val="20"/>
        </w:rPr>
      </w:pPr>
    </w:p>
    <w:p w:rsidR="00A33515" w:rsidDel="002260E7" w:rsidRDefault="001A4D22">
      <w:pPr>
        <w:ind w:left="3020"/>
        <w:rPr>
          <w:del w:id="1416" w:author="Admin" w:date="2019-02-19T02:10:00Z"/>
          <w:sz w:val="20"/>
          <w:szCs w:val="20"/>
        </w:rPr>
      </w:pPr>
      <w:del w:id="1417"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7"/>
            <w:szCs w:val="27"/>
            <w:vertAlign w:val="superscript"/>
          </w:rPr>
          <w:delText>3</w:delText>
        </w:r>
        <w:r w:rsidDel="002260E7">
          <w:rPr>
            <w:rFonts w:ascii="Arial" w:eastAsia="Arial" w:hAnsi="Arial" w:cs="Arial"/>
            <w:sz w:val="27"/>
            <w:szCs w:val="27"/>
            <w:vertAlign w:val="subscript"/>
          </w:rPr>
          <w:delText>10</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7"/>
            <w:szCs w:val="27"/>
            <w:vertAlign w:val="superscript"/>
          </w:rPr>
          <w:delText>6</w:delText>
        </w:r>
        <w:r w:rsidDel="002260E7">
          <w:rPr>
            <w:rFonts w:ascii="Arial" w:eastAsia="Arial" w:hAnsi="Arial" w:cs="Arial"/>
            <w:sz w:val="27"/>
            <w:szCs w:val="27"/>
            <w:vertAlign w:val="subscript"/>
          </w:rPr>
          <w:delText>10</w:delText>
        </w:r>
        <w:r w:rsidDel="002260E7">
          <w:rPr>
            <w:rFonts w:eastAsia="Times New Roman"/>
            <w:i/>
            <w:iCs/>
            <w:sz w:val="20"/>
            <w:szCs w:val="20"/>
          </w:rPr>
          <w:delText>:</w:delText>
        </w:r>
      </w:del>
    </w:p>
    <w:p w:rsidR="00A33515" w:rsidDel="002260E7" w:rsidRDefault="00A33515">
      <w:pPr>
        <w:spacing w:line="179" w:lineRule="exact"/>
        <w:rPr>
          <w:del w:id="1418" w:author="Admin" w:date="2019-02-19T02:10:00Z"/>
          <w:sz w:val="20"/>
          <w:szCs w:val="20"/>
        </w:rPr>
      </w:pPr>
    </w:p>
    <w:p w:rsidR="00A33515" w:rsidDel="002260E7" w:rsidRDefault="001A4D22">
      <w:pPr>
        <w:numPr>
          <w:ilvl w:val="0"/>
          <w:numId w:val="533"/>
        </w:numPr>
        <w:tabs>
          <w:tab w:val="left" w:pos="500"/>
        </w:tabs>
        <w:spacing w:line="287" w:lineRule="auto"/>
        <w:ind w:left="500" w:hanging="290"/>
        <w:jc w:val="both"/>
        <w:rPr>
          <w:del w:id="1419" w:author="Admin" w:date="2019-02-19T02:10:00Z"/>
          <w:rFonts w:ascii="Arial" w:eastAsia="Arial" w:hAnsi="Arial" w:cs="Arial"/>
          <w:b/>
          <w:bCs/>
          <w:sz w:val="20"/>
          <w:szCs w:val="20"/>
        </w:rPr>
        <w:pPrChange w:id="1420" w:author="Admin" w:date="2019-02-19T00:19:00Z">
          <w:pPr>
            <w:numPr>
              <w:numId w:val="534"/>
            </w:numPr>
            <w:tabs>
              <w:tab w:val="left" w:pos="500"/>
            </w:tabs>
            <w:spacing w:line="287" w:lineRule="auto"/>
            <w:ind w:left="500" w:hanging="290"/>
            <w:jc w:val="both"/>
          </w:pPr>
        </w:pPrChange>
      </w:pPr>
      <w:del w:id="1421" w:author="Admin" w:date="2019-02-19T02:10:00Z">
        <w:r w:rsidDel="002260E7">
          <w:rPr>
            <w:rFonts w:ascii="Arial" w:eastAsia="Arial" w:hAnsi="Arial" w:cs="Arial"/>
            <w:sz w:val="20"/>
            <w:szCs w:val="20"/>
          </w:rPr>
          <w:delText>У мальчика Лёвы есть волшебная линейка длиной 9 сантиметров. Может ли он нанести на эту линейку три промежуточных деления так, чтобы любой отрезок длиной от 1 до 9 сантиметров можно бы-ло измерить с точностью до сантиметра?</w:delText>
        </w:r>
      </w:del>
    </w:p>
    <w:p w:rsidR="00A33515" w:rsidDel="002260E7" w:rsidRDefault="00A33515">
      <w:pPr>
        <w:spacing w:line="44" w:lineRule="exact"/>
        <w:rPr>
          <w:del w:id="1422" w:author="Admin" w:date="2019-02-19T02:10:00Z"/>
          <w:rFonts w:ascii="Arial" w:eastAsia="Arial" w:hAnsi="Arial" w:cs="Arial"/>
          <w:b/>
          <w:bCs/>
          <w:sz w:val="20"/>
          <w:szCs w:val="20"/>
        </w:rPr>
      </w:pPr>
    </w:p>
    <w:p w:rsidR="00A33515" w:rsidDel="002260E7" w:rsidRDefault="001A4D22">
      <w:pPr>
        <w:spacing w:line="287" w:lineRule="auto"/>
        <w:ind w:left="500"/>
        <w:jc w:val="both"/>
        <w:rPr>
          <w:del w:id="1423" w:author="Admin" w:date="2019-02-19T02:10:00Z"/>
          <w:rFonts w:ascii="Arial" w:eastAsia="Arial" w:hAnsi="Arial" w:cs="Arial"/>
          <w:b/>
          <w:bCs/>
          <w:sz w:val="20"/>
          <w:szCs w:val="20"/>
        </w:rPr>
      </w:pPr>
      <w:del w:id="1424"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Поставим дополнительные деления на расстоянии</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2, 5</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8 сантиметров от левого края линейки. Любой отрезок натуральной длины может быть получен как отрезок между этими делениями и краями линейки — покажем, как это сделать:</w:delText>
        </w:r>
      </w:del>
    </w:p>
    <w:p w:rsidR="00A33515" w:rsidDel="002260E7" w:rsidRDefault="00A33515">
      <w:pPr>
        <w:spacing w:line="70" w:lineRule="exact"/>
        <w:rPr>
          <w:del w:id="1425" w:author="Admin" w:date="2019-02-19T02:10:00Z"/>
          <w:sz w:val="20"/>
          <w:szCs w:val="20"/>
        </w:rPr>
      </w:pPr>
    </w:p>
    <w:tbl>
      <w:tblPr>
        <w:tblW w:w="0" w:type="auto"/>
        <w:tblInd w:w="1640" w:type="dxa"/>
        <w:tblLayout w:type="fixed"/>
        <w:tblCellMar>
          <w:left w:w="0" w:type="dxa"/>
          <w:right w:w="0" w:type="dxa"/>
        </w:tblCellMar>
        <w:tblLook w:val="04A0" w:firstRow="1" w:lastRow="0" w:firstColumn="1" w:lastColumn="0" w:noHBand="0" w:noVBand="1"/>
      </w:tblPr>
      <w:tblGrid>
        <w:gridCol w:w="260"/>
        <w:gridCol w:w="400"/>
        <w:gridCol w:w="240"/>
        <w:gridCol w:w="460"/>
        <w:gridCol w:w="400"/>
        <w:gridCol w:w="920"/>
        <w:gridCol w:w="220"/>
        <w:gridCol w:w="180"/>
        <w:gridCol w:w="220"/>
        <w:gridCol w:w="240"/>
        <w:gridCol w:w="20"/>
        <w:gridCol w:w="400"/>
        <w:gridCol w:w="20"/>
      </w:tblGrid>
      <w:tr w:rsidR="00A33515" w:rsidDel="002260E7">
        <w:trPr>
          <w:trHeight w:val="202"/>
          <w:del w:id="1426" w:author="Admin" w:date="2019-02-19T02:10:00Z"/>
        </w:trPr>
        <w:tc>
          <w:tcPr>
            <w:tcW w:w="260" w:type="dxa"/>
            <w:vAlign w:val="bottom"/>
          </w:tcPr>
          <w:p w:rsidR="00A33515" w:rsidDel="002260E7" w:rsidRDefault="00A33515">
            <w:pPr>
              <w:rPr>
                <w:del w:id="1427" w:author="Admin" w:date="2019-02-19T02:10:00Z"/>
                <w:sz w:val="17"/>
                <w:szCs w:val="17"/>
              </w:rPr>
            </w:pPr>
          </w:p>
        </w:tc>
        <w:tc>
          <w:tcPr>
            <w:tcW w:w="400" w:type="dxa"/>
            <w:vAlign w:val="bottom"/>
          </w:tcPr>
          <w:p w:rsidR="00A33515" w:rsidDel="002260E7" w:rsidRDefault="001A4D22">
            <w:pPr>
              <w:ind w:left="60"/>
              <w:rPr>
                <w:del w:id="1428" w:author="Admin" w:date="2019-02-19T02:10:00Z"/>
                <w:sz w:val="20"/>
                <w:szCs w:val="20"/>
              </w:rPr>
            </w:pPr>
            <w:del w:id="1429" w:author="Admin" w:date="2019-02-19T02:10:00Z">
              <w:r w:rsidDel="002260E7">
                <w:rPr>
                  <w:rFonts w:ascii="Arial" w:eastAsia="Arial" w:hAnsi="Arial" w:cs="Arial"/>
                  <w:sz w:val="14"/>
                  <w:szCs w:val="14"/>
                </w:rPr>
                <w:delText>2 см</w:delText>
              </w:r>
            </w:del>
          </w:p>
        </w:tc>
        <w:tc>
          <w:tcPr>
            <w:tcW w:w="240" w:type="dxa"/>
            <w:vAlign w:val="bottom"/>
          </w:tcPr>
          <w:p w:rsidR="00A33515" w:rsidDel="002260E7" w:rsidRDefault="00A33515">
            <w:pPr>
              <w:rPr>
                <w:del w:id="1430" w:author="Admin" w:date="2019-02-19T02:10:00Z"/>
                <w:sz w:val="17"/>
                <w:szCs w:val="17"/>
              </w:rPr>
            </w:pPr>
          </w:p>
        </w:tc>
        <w:tc>
          <w:tcPr>
            <w:tcW w:w="460" w:type="dxa"/>
            <w:vAlign w:val="bottom"/>
          </w:tcPr>
          <w:p w:rsidR="00A33515" w:rsidDel="002260E7" w:rsidRDefault="00A33515">
            <w:pPr>
              <w:rPr>
                <w:del w:id="1431" w:author="Admin" w:date="2019-02-19T02:10:00Z"/>
                <w:sz w:val="17"/>
                <w:szCs w:val="17"/>
              </w:rPr>
            </w:pPr>
          </w:p>
        </w:tc>
        <w:tc>
          <w:tcPr>
            <w:tcW w:w="400" w:type="dxa"/>
            <w:vAlign w:val="bottom"/>
          </w:tcPr>
          <w:p w:rsidR="00A33515" w:rsidDel="002260E7" w:rsidRDefault="001A4D22">
            <w:pPr>
              <w:ind w:left="60"/>
              <w:rPr>
                <w:del w:id="1432" w:author="Admin" w:date="2019-02-19T02:10:00Z"/>
                <w:sz w:val="20"/>
                <w:szCs w:val="20"/>
              </w:rPr>
            </w:pPr>
            <w:del w:id="1433" w:author="Admin" w:date="2019-02-19T02:10:00Z">
              <w:r w:rsidDel="002260E7">
                <w:rPr>
                  <w:rFonts w:ascii="Arial" w:eastAsia="Arial" w:hAnsi="Arial" w:cs="Arial"/>
                  <w:sz w:val="14"/>
                  <w:szCs w:val="14"/>
                </w:rPr>
                <w:delText>3 см</w:delText>
              </w:r>
            </w:del>
          </w:p>
        </w:tc>
        <w:tc>
          <w:tcPr>
            <w:tcW w:w="920" w:type="dxa"/>
            <w:vAlign w:val="bottom"/>
          </w:tcPr>
          <w:p w:rsidR="00A33515" w:rsidDel="002260E7" w:rsidRDefault="00A33515">
            <w:pPr>
              <w:rPr>
                <w:del w:id="1434" w:author="Admin" w:date="2019-02-19T02:10:00Z"/>
                <w:sz w:val="17"/>
                <w:szCs w:val="17"/>
              </w:rPr>
            </w:pPr>
          </w:p>
        </w:tc>
        <w:tc>
          <w:tcPr>
            <w:tcW w:w="400" w:type="dxa"/>
            <w:gridSpan w:val="2"/>
            <w:vAlign w:val="bottom"/>
          </w:tcPr>
          <w:p w:rsidR="00A33515" w:rsidDel="002260E7" w:rsidRDefault="001A4D22">
            <w:pPr>
              <w:ind w:left="80"/>
              <w:rPr>
                <w:del w:id="1435" w:author="Admin" w:date="2019-02-19T02:10:00Z"/>
                <w:sz w:val="20"/>
                <w:szCs w:val="20"/>
              </w:rPr>
            </w:pPr>
            <w:del w:id="1436" w:author="Admin" w:date="2019-02-19T02:10:00Z">
              <w:r w:rsidDel="002260E7">
                <w:rPr>
                  <w:rFonts w:ascii="Arial" w:eastAsia="Arial" w:hAnsi="Arial" w:cs="Arial"/>
                  <w:sz w:val="14"/>
                  <w:szCs w:val="14"/>
                </w:rPr>
                <w:delText>3 см</w:delText>
              </w:r>
            </w:del>
          </w:p>
        </w:tc>
        <w:tc>
          <w:tcPr>
            <w:tcW w:w="220" w:type="dxa"/>
            <w:vAlign w:val="bottom"/>
          </w:tcPr>
          <w:p w:rsidR="00A33515" w:rsidDel="002260E7" w:rsidRDefault="00A33515">
            <w:pPr>
              <w:rPr>
                <w:del w:id="1437" w:author="Admin" w:date="2019-02-19T02:10:00Z"/>
                <w:sz w:val="17"/>
                <w:szCs w:val="17"/>
              </w:rPr>
            </w:pPr>
          </w:p>
        </w:tc>
        <w:tc>
          <w:tcPr>
            <w:tcW w:w="240" w:type="dxa"/>
            <w:vAlign w:val="bottom"/>
          </w:tcPr>
          <w:p w:rsidR="00A33515" w:rsidDel="002260E7" w:rsidRDefault="00A33515">
            <w:pPr>
              <w:rPr>
                <w:del w:id="1438" w:author="Admin" w:date="2019-02-19T02:10:00Z"/>
                <w:sz w:val="17"/>
                <w:szCs w:val="17"/>
              </w:rPr>
            </w:pPr>
          </w:p>
        </w:tc>
        <w:tc>
          <w:tcPr>
            <w:tcW w:w="20" w:type="dxa"/>
            <w:vAlign w:val="bottom"/>
          </w:tcPr>
          <w:p w:rsidR="00A33515" w:rsidDel="002260E7" w:rsidRDefault="00A33515">
            <w:pPr>
              <w:rPr>
                <w:del w:id="1439" w:author="Admin" w:date="2019-02-19T02:10:00Z"/>
                <w:sz w:val="17"/>
                <w:szCs w:val="17"/>
              </w:rPr>
            </w:pPr>
          </w:p>
        </w:tc>
        <w:tc>
          <w:tcPr>
            <w:tcW w:w="400" w:type="dxa"/>
            <w:vAlign w:val="bottom"/>
          </w:tcPr>
          <w:p w:rsidR="00A33515" w:rsidDel="002260E7" w:rsidRDefault="001A4D22">
            <w:pPr>
              <w:ind w:left="80"/>
              <w:rPr>
                <w:del w:id="1440" w:author="Admin" w:date="2019-02-19T02:10:00Z"/>
                <w:sz w:val="20"/>
                <w:szCs w:val="20"/>
              </w:rPr>
            </w:pPr>
            <w:del w:id="1441" w:author="Admin" w:date="2019-02-19T02:10:00Z">
              <w:r w:rsidDel="002260E7">
                <w:rPr>
                  <w:rFonts w:ascii="Arial" w:eastAsia="Arial" w:hAnsi="Arial" w:cs="Arial"/>
                  <w:sz w:val="14"/>
                  <w:szCs w:val="14"/>
                </w:rPr>
                <w:delText>1 см</w:delText>
              </w:r>
            </w:del>
          </w:p>
        </w:tc>
        <w:tc>
          <w:tcPr>
            <w:tcW w:w="20" w:type="dxa"/>
            <w:vAlign w:val="bottom"/>
          </w:tcPr>
          <w:p w:rsidR="00A33515" w:rsidDel="002260E7" w:rsidRDefault="00A33515">
            <w:pPr>
              <w:rPr>
                <w:del w:id="1442" w:author="Admin" w:date="2019-02-19T02:10:00Z"/>
                <w:sz w:val="17"/>
                <w:szCs w:val="17"/>
              </w:rPr>
            </w:pPr>
          </w:p>
        </w:tc>
      </w:tr>
      <w:tr w:rsidR="00A33515" w:rsidDel="002260E7">
        <w:trPr>
          <w:trHeight w:val="36"/>
          <w:del w:id="1443" w:author="Admin" w:date="2019-02-19T02:10:00Z"/>
        </w:trPr>
        <w:tc>
          <w:tcPr>
            <w:tcW w:w="260" w:type="dxa"/>
            <w:tcBorders>
              <w:bottom w:val="single" w:sz="8" w:space="0" w:color="auto"/>
            </w:tcBorders>
            <w:vAlign w:val="bottom"/>
          </w:tcPr>
          <w:p w:rsidR="00A33515" w:rsidDel="002260E7" w:rsidRDefault="00A33515">
            <w:pPr>
              <w:rPr>
                <w:del w:id="1444" w:author="Admin" w:date="2019-02-19T02:10:00Z"/>
                <w:sz w:val="3"/>
                <w:szCs w:val="3"/>
              </w:rPr>
            </w:pPr>
          </w:p>
        </w:tc>
        <w:tc>
          <w:tcPr>
            <w:tcW w:w="400" w:type="dxa"/>
            <w:tcBorders>
              <w:bottom w:val="single" w:sz="8" w:space="0" w:color="auto"/>
            </w:tcBorders>
            <w:vAlign w:val="bottom"/>
          </w:tcPr>
          <w:p w:rsidR="00A33515" w:rsidDel="002260E7" w:rsidRDefault="00A33515">
            <w:pPr>
              <w:rPr>
                <w:del w:id="1445" w:author="Admin" w:date="2019-02-19T02:10:00Z"/>
                <w:sz w:val="3"/>
                <w:szCs w:val="3"/>
              </w:rPr>
            </w:pPr>
          </w:p>
        </w:tc>
        <w:tc>
          <w:tcPr>
            <w:tcW w:w="240" w:type="dxa"/>
            <w:tcBorders>
              <w:bottom w:val="single" w:sz="8" w:space="0" w:color="auto"/>
            </w:tcBorders>
            <w:vAlign w:val="bottom"/>
          </w:tcPr>
          <w:p w:rsidR="00A33515" w:rsidDel="002260E7" w:rsidRDefault="00A33515">
            <w:pPr>
              <w:rPr>
                <w:del w:id="1446" w:author="Admin" w:date="2019-02-19T02:10:00Z"/>
                <w:sz w:val="3"/>
                <w:szCs w:val="3"/>
              </w:rPr>
            </w:pPr>
          </w:p>
        </w:tc>
        <w:tc>
          <w:tcPr>
            <w:tcW w:w="460" w:type="dxa"/>
            <w:tcBorders>
              <w:bottom w:val="single" w:sz="8" w:space="0" w:color="auto"/>
            </w:tcBorders>
            <w:vAlign w:val="bottom"/>
          </w:tcPr>
          <w:p w:rsidR="00A33515" w:rsidDel="002260E7" w:rsidRDefault="00A33515">
            <w:pPr>
              <w:rPr>
                <w:del w:id="1447" w:author="Admin" w:date="2019-02-19T02:10:00Z"/>
                <w:sz w:val="3"/>
                <w:szCs w:val="3"/>
              </w:rPr>
            </w:pPr>
          </w:p>
        </w:tc>
        <w:tc>
          <w:tcPr>
            <w:tcW w:w="400" w:type="dxa"/>
            <w:tcBorders>
              <w:bottom w:val="single" w:sz="8" w:space="0" w:color="auto"/>
            </w:tcBorders>
            <w:vAlign w:val="bottom"/>
          </w:tcPr>
          <w:p w:rsidR="00A33515" w:rsidDel="002260E7" w:rsidRDefault="00A33515">
            <w:pPr>
              <w:rPr>
                <w:del w:id="1448" w:author="Admin" w:date="2019-02-19T02:10:00Z"/>
                <w:sz w:val="3"/>
                <w:szCs w:val="3"/>
              </w:rPr>
            </w:pPr>
          </w:p>
        </w:tc>
        <w:tc>
          <w:tcPr>
            <w:tcW w:w="920" w:type="dxa"/>
            <w:tcBorders>
              <w:bottom w:val="single" w:sz="8" w:space="0" w:color="auto"/>
            </w:tcBorders>
            <w:vAlign w:val="bottom"/>
          </w:tcPr>
          <w:p w:rsidR="00A33515" w:rsidDel="002260E7" w:rsidRDefault="00A33515">
            <w:pPr>
              <w:rPr>
                <w:del w:id="1449" w:author="Admin" w:date="2019-02-19T02:10:00Z"/>
                <w:sz w:val="3"/>
                <w:szCs w:val="3"/>
              </w:rPr>
            </w:pPr>
          </w:p>
        </w:tc>
        <w:tc>
          <w:tcPr>
            <w:tcW w:w="220" w:type="dxa"/>
            <w:tcBorders>
              <w:bottom w:val="single" w:sz="8" w:space="0" w:color="auto"/>
            </w:tcBorders>
            <w:vAlign w:val="bottom"/>
          </w:tcPr>
          <w:p w:rsidR="00A33515" w:rsidDel="002260E7" w:rsidRDefault="00A33515">
            <w:pPr>
              <w:rPr>
                <w:del w:id="1450" w:author="Admin" w:date="2019-02-19T02:10:00Z"/>
                <w:sz w:val="3"/>
                <w:szCs w:val="3"/>
              </w:rPr>
            </w:pPr>
          </w:p>
        </w:tc>
        <w:tc>
          <w:tcPr>
            <w:tcW w:w="180" w:type="dxa"/>
            <w:tcBorders>
              <w:bottom w:val="single" w:sz="8" w:space="0" w:color="auto"/>
            </w:tcBorders>
            <w:vAlign w:val="bottom"/>
          </w:tcPr>
          <w:p w:rsidR="00A33515" w:rsidDel="002260E7" w:rsidRDefault="00A33515">
            <w:pPr>
              <w:rPr>
                <w:del w:id="1451" w:author="Admin" w:date="2019-02-19T02:10:00Z"/>
                <w:sz w:val="3"/>
                <w:szCs w:val="3"/>
              </w:rPr>
            </w:pPr>
          </w:p>
        </w:tc>
        <w:tc>
          <w:tcPr>
            <w:tcW w:w="220" w:type="dxa"/>
            <w:tcBorders>
              <w:bottom w:val="single" w:sz="8" w:space="0" w:color="auto"/>
            </w:tcBorders>
            <w:vAlign w:val="bottom"/>
          </w:tcPr>
          <w:p w:rsidR="00A33515" w:rsidDel="002260E7" w:rsidRDefault="00A33515">
            <w:pPr>
              <w:rPr>
                <w:del w:id="1452" w:author="Admin" w:date="2019-02-19T02:10:00Z"/>
                <w:sz w:val="3"/>
                <w:szCs w:val="3"/>
              </w:rPr>
            </w:pPr>
          </w:p>
        </w:tc>
        <w:tc>
          <w:tcPr>
            <w:tcW w:w="240" w:type="dxa"/>
            <w:tcBorders>
              <w:bottom w:val="single" w:sz="8" w:space="0" w:color="auto"/>
            </w:tcBorders>
            <w:vAlign w:val="bottom"/>
          </w:tcPr>
          <w:p w:rsidR="00A33515" w:rsidDel="002260E7" w:rsidRDefault="00A33515">
            <w:pPr>
              <w:rPr>
                <w:del w:id="1453" w:author="Admin" w:date="2019-02-19T02:10:00Z"/>
                <w:sz w:val="3"/>
                <w:szCs w:val="3"/>
              </w:rPr>
            </w:pPr>
          </w:p>
        </w:tc>
        <w:tc>
          <w:tcPr>
            <w:tcW w:w="20" w:type="dxa"/>
            <w:tcBorders>
              <w:bottom w:val="single" w:sz="8" w:space="0" w:color="auto"/>
            </w:tcBorders>
            <w:vAlign w:val="bottom"/>
          </w:tcPr>
          <w:p w:rsidR="00A33515" w:rsidDel="002260E7" w:rsidRDefault="00A33515">
            <w:pPr>
              <w:rPr>
                <w:del w:id="1454" w:author="Admin" w:date="2019-02-19T02:10:00Z"/>
                <w:sz w:val="3"/>
                <w:szCs w:val="3"/>
              </w:rPr>
            </w:pPr>
          </w:p>
        </w:tc>
        <w:tc>
          <w:tcPr>
            <w:tcW w:w="400" w:type="dxa"/>
            <w:tcBorders>
              <w:bottom w:val="single" w:sz="8" w:space="0" w:color="auto"/>
            </w:tcBorders>
            <w:vAlign w:val="bottom"/>
          </w:tcPr>
          <w:p w:rsidR="00A33515" w:rsidDel="002260E7" w:rsidRDefault="00A33515">
            <w:pPr>
              <w:rPr>
                <w:del w:id="1455" w:author="Admin" w:date="2019-02-19T02:10:00Z"/>
                <w:sz w:val="3"/>
                <w:szCs w:val="3"/>
              </w:rPr>
            </w:pPr>
          </w:p>
        </w:tc>
        <w:tc>
          <w:tcPr>
            <w:tcW w:w="20" w:type="dxa"/>
            <w:tcBorders>
              <w:bottom w:val="single" w:sz="8" w:space="0" w:color="auto"/>
            </w:tcBorders>
            <w:vAlign w:val="bottom"/>
          </w:tcPr>
          <w:p w:rsidR="00A33515" w:rsidDel="002260E7" w:rsidRDefault="00A33515">
            <w:pPr>
              <w:rPr>
                <w:del w:id="1456" w:author="Admin" w:date="2019-02-19T02:10:00Z"/>
                <w:sz w:val="3"/>
                <w:szCs w:val="3"/>
              </w:rPr>
            </w:pPr>
          </w:p>
        </w:tc>
      </w:tr>
      <w:tr w:rsidR="00A33515" w:rsidDel="002260E7">
        <w:trPr>
          <w:trHeight w:val="96"/>
          <w:del w:id="1457" w:author="Admin" w:date="2019-02-19T02:10:00Z"/>
        </w:trPr>
        <w:tc>
          <w:tcPr>
            <w:tcW w:w="260" w:type="dxa"/>
            <w:vAlign w:val="bottom"/>
          </w:tcPr>
          <w:p w:rsidR="00A33515" w:rsidDel="002260E7" w:rsidRDefault="00A33515">
            <w:pPr>
              <w:rPr>
                <w:del w:id="1458" w:author="Admin" w:date="2019-02-19T02:10:00Z"/>
                <w:sz w:val="8"/>
                <w:szCs w:val="8"/>
              </w:rPr>
            </w:pPr>
          </w:p>
        </w:tc>
        <w:tc>
          <w:tcPr>
            <w:tcW w:w="400" w:type="dxa"/>
            <w:vAlign w:val="bottom"/>
          </w:tcPr>
          <w:p w:rsidR="00A33515" w:rsidDel="002260E7" w:rsidRDefault="00A33515">
            <w:pPr>
              <w:rPr>
                <w:del w:id="1459" w:author="Admin" w:date="2019-02-19T02:10:00Z"/>
                <w:sz w:val="8"/>
                <w:szCs w:val="8"/>
              </w:rPr>
            </w:pPr>
          </w:p>
        </w:tc>
        <w:tc>
          <w:tcPr>
            <w:tcW w:w="240" w:type="dxa"/>
            <w:vAlign w:val="bottom"/>
          </w:tcPr>
          <w:p w:rsidR="00A33515" w:rsidDel="002260E7" w:rsidRDefault="00A33515">
            <w:pPr>
              <w:rPr>
                <w:del w:id="1460" w:author="Admin" w:date="2019-02-19T02:10:00Z"/>
                <w:sz w:val="8"/>
                <w:szCs w:val="8"/>
              </w:rPr>
            </w:pPr>
          </w:p>
        </w:tc>
        <w:tc>
          <w:tcPr>
            <w:tcW w:w="460" w:type="dxa"/>
            <w:vAlign w:val="bottom"/>
          </w:tcPr>
          <w:p w:rsidR="00A33515" w:rsidDel="002260E7" w:rsidRDefault="00A33515">
            <w:pPr>
              <w:rPr>
                <w:del w:id="1461" w:author="Admin" w:date="2019-02-19T02:10:00Z"/>
                <w:sz w:val="8"/>
                <w:szCs w:val="8"/>
              </w:rPr>
            </w:pPr>
          </w:p>
        </w:tc>
        <w:tc>
          <w:tcPr>
            <w:tcW w:w="400" w:type="dxa"/>
            <w:vAlign w:val="bottom"/>
          </w:tcPr>
          <w:p w:rsidR="00A33515" w:rsidDel="002260E7" w:rsidRDefault="00A33515">
            <w:pPr>
              <w:rPr>
                <w:del w:id="1462" w:author="Admin" w:date="2019-02-19T02:10:00Z"/>
                <w:sz w:val="8"/>
                <w:szCs w:val="8"/>
              </w:rPr>
            </w:pPr>
          </w:p>
        </w:tc>
        <w:tc>
          <w:tcPr>
            <w:tcW w:w="920" w:type="dxa"/>
            <w:vAlign w:val="bottom"/>
          </w:tcPr>
          <w:p w:rsidR="00A33515" w:rsidDel="002260E7" w:rsidRDefault="00A33515">
            <w:pPr>
              <w:rPr>
                <w:del w:id="1463" w:author="Admin" w:date="2019-02-19T02:10:00Z"/>
                <w:sz w:val="8"/>
                <w:szCs w:val="8"/>
              </w:rPr>
            </w:pPr>
          </w:p>
        </w:tc>
        <w:tc>
          <w:tcPr>
            <w:tcW w:w="220" w:type="dxa"/>
            <w:vAlign w:val="bottom"/>
          </w:tcPr>
          <w:p w:rsidR="00A33515" w:rsidDel="002260E7" w:rsidRDefault="00A33515">
            <w:pPr>
              <w:rPr>
                <w:del w:id="1464" w:author="Admin" w:date="2019-02-19T02:10:00Z"/>
                <w:sz w:val="8"/>
                <w:szCs w:val="8"/>
              </w:rPr>
            </w:pPr>
          </w:p>
        </w:tc>
        <w:tc>
          <w:tcPr>
            <w:tcW w:w="180" w:type="dxa"/>
            <w:vAlign w:val="bottom"/>
          </w:tcPr>
          <w:p w:rsidR="00A33515" w:rsidDel="002260E7" w:rsidRDefault="00A33515">
            <w:pPr>
              <w:rPr>
                <w:del w:id="1465" w:author="Admin" w:date="2019-02-19T02:10:00Z"/>
                <w:sz w:val="8"/>
                <w:szCs w:val="8"/>
              </w:rPr>
            </w:pPr>
          </w:p>
        </w:tc>
        <w:tc>
          <w:tcPr>
            <w:tcW w:w="220" w:type="dxa"/>
            <w:vAlign w:val="bottom"/>
          </w:tcPr>
          <w:p w:rsidR="00A33515" w:rsidDel="002260E7" w:rsidRDefault="00A33515">
            <w:pPr>
              <w:rPr>
                <w:del w:id="1466" w:author="Admin" w:date="2019-02-19T02:10:00Z"/>
                <w:sz w:val="8"/>
                <w:szCs w:val="8"/>
              </w:rPr>
            </w:pPr>
          </w:p>
        </w:tc>
        <w:tc>
          <w:tcPr>
            <w:tcW w:w="240" w:type="dxa"/>
            <w:vAlign w:val="bottom"/>
          </w:tcPr>
          <w:p w:rsidR="00A33515" w:rsidDel="002260E7" w:rsidRDefault="00A33515">
            <w:pPr>
              <w:rPr>
                <w:del w:id="1467" w:author="Admin" w:date="2019-02-19T02:10:00Z"/>
                <w:sz w:val="8"/>
                <w:szCs w:val="8"/>
              </w:rPr>
            </w:pPr>
          </w:p>
        </w:tc>
        <w:tc>
          <w:tcPr>
            <w:tcW w:w="20" w:type="dxa"/>
            <w:vAlign w:val="bottom"/>
          </w:tcPr>
          <w:p w:rsidR="00A33515" w:rsidDel="002260E7" w:rsidRDefault="00A33515">
            <w:pPr>
              <w:rPr>
                <w:del w:id="1468" w:author="Admin" w:date="2019-02-19T02:10:00Z"/>
                <w:sz w:val="8"/>
                <w:szCs w:val="8"/>
              </w:rPr>
            </w:pPr>
          </w:p>
        </w:tc>
        <w:tc>
          <w:tcPr>
            <w:tcW w:w="420" w:type="dxa"/>
            <w:gridSpan w:val="2"/>
            <w:vAlign w:val="bottom"/>
          </w:tcPr>
          <w:p w:rsidR="00A33515" w:rsidDel="002260E7" w:rsidRDefault="00A33515">
            <w:pPr>
              <w:rPr>
                <w:del w:id="1469" w:author="Admin" w:date="2019-02-19T02:10:00Z"/>
                <w:sz w:val="8"/>
                <w:szCs w:val="8"/>
              </w:rPr>
            </w:pPr>
          </w:p>
        </w:tc>
      </w:tr>
      <w:tr w:rsidR="00A33515" w:rsidDel="002260E7">
        <w:trPr>
          <w:trHeight w:val="202"/>
          <w:del w:id="1470" w:author="Admin" w:date="2019-02-19T02:10:00Z"/>
        </w:trPr>
        <w:tc>
          <w:tcPr>
            <w:tcW w:w="260" w:type="dxa"/>
            <w:vAlign w:val="bottom"/>
          </w:tcPr>
          <w:p w:rsidR="00A33515" w:rsidDel="002260E7" w:rsidRDefault="00A33515">
            <w:pPr>
              <w:rPr>
                <w:del w:id="1471" w:author="Admin" w:date="2019-02-19T02:10:00Z"/>
                <w:sz w:val="17"/>
                <w:szCs w:val="17"/>
              </w:rPr>
            </w:pPr>
          </w:p>
        </w:tc>
        <w:tc>
          <w:tcPr>
            <w:tcW w:w="400" w:type="dxa"/>
            <w:vAlign w:val="bottom"/>
          </w:tcPr>
          <w:p w:rsidR="00A33515" w:rsidDel="002260E7" w:rsidRDefault="001A4D22">
            <w:pPr>
              <w:ind w:left="60"/>
              <w:rPr>
                <w:del w:id="1472" w:author="Admin" w:date="2019-02-19T02:10:00Z"/>
                <w:sz w:val="20"/>
                <w:szCs w:val="20"/>
              </w:rPr>
            </w:pPr>
            <w:del w:id="1473" w:author="Admin" w:date="2019-02-19T02:10:00Z">
              <w:r w:rsidDel="002260E7">
                <w:rPr>
                  <w:rFonts w:ascii="Arial" w:eastAsia="Arial" w:hAnsi="Arial" w:cs="Arial"/>
                  <w:sz w:val="14"/>
                  <w:szCs w:val="14"/>
                </w:rPr>
                <w:delText>2 см</w:delText>
              </w:r>
            </w:del>
          </w:p>
        </w:tc>
        <w:tc>
          <w:tcPr>
            <w:tcW w:w="240" w:type="dxa"/>
            <w:vAlign w:val="bottom"/>
          </w:tcPr>
          <w:p w:rsidR="00A33515" w:rsidDel="002260E7" w:rsidRDefault="00A33515">
            <w:pPr>
              <w:rPr>
                <w:del w:id="1474" w:author="Admin" w:date="2019-02-19T02:10:00Z"/>
                <w:sz w:val="17"/>
                <w:szCs w:val="17"/>
              </w:rPr>
            </w:pPr>
          </w:p>
        </w:tc>
        <w:tc>
          <w:tcPr>
            <w:tcW w:w="460" w:type="dxa"/>
            <w:vAlign w:val="bottom"/>
          </w:tcPr>
          <w:p w:rsidR="00A33515" w:rsidDel="002260E7" w:rsidRDefault="00A33515">
            <w:pPr>
              <w:rPr>
                <w:del w:id="1475" w:author="Admin" w:date="2019-02-19T02:10:00Z"/>
                <w:sz w:val="17"/>
                <w:szCs w:val="17"/>
              </w:rPr>
            </w:pPr>
          </w:p>
        </w:tc>
        <w:tc>
          <w:tcPr>
            <w:tcW w:w="400" w:type="dxa"/>
            <w:vAlign w:val="bottom"/>
          </w:tcPr>
          <w:p w:rsidR="00A33515" w:rsidDel="002260E7" w:rsidRDefault="00A33515">
            <w:pPr>
              <w:rPr>
                <w:del w:id="1476" w:author="Admin" w:date="2019-02-19T02:10:00Z"/>
                <w:sz w:val="17"/>
                <w:szCs w:val="17"/>
              </w:rPr>
            </w:pPr>
          </w:p>
        </w:tc>
        <w:tc>
          <w:tcPr>
            <w:tcW w:w="920" w:type="dxa"/>
            <w:vAlign w:val="bottom"/>
          </w:tcPr>
          <w:p w:rsidR="00A33515" w:rsidDel="002260E7" w:rsidRDefault="00A33515">
            <w:pPr>
              <w:rPr>
                <w:del w:id="1477" w:author="Admin" w:date="2019-02-19T02:10:00Z"/>
                <w:sz w:val="17"/>
                <w:szCs w:val="17"/>
              </w:rPr>
            </w:pPr>
          </w:p>
        </w:tc>
        <w:tc>
          <w:tcPr>
            <w:tcW w:w="220" w:type="dxa"/>
            <w:vAlign w:val="bottom"/>
          </w:tcPr>
          <w:p w:rsidR="00A33515" w:rsidDel="002260E7" w:rsidRDefault="00A33515">
            <w:pPr>
              <w:rPr>
                <w:del w:id="1478" w:author="Admin" w:date="2019-02-19T02:10:00Z"/>
                <w:sz w:val="17"/>
                <w:szCs w:val="17"/>
              </w:rPr>
            </w:pPr>
          </w:p>
        </w:tc>
        <w:tc>
          <w:tcPr>
            <w:tcW w:w="180" w:type="dxa"/>
            <w:vAlign w:val="bottom"/>
          </w:tcPr>
          <w:p w:rsidR="00A33515" w:rsidDel="002260E7" w:rsidRDefault="00A33515">
            <w:pPr>
              <w:rPr>
                <w:del w:id="1479" w:author="Admin" w:date="2019-02-19T02:10:00Z"/>
                <w:sz w:val="17"/>
                <w:szCs w:val="17"/>
              </w:rPr>
            </w:pPr>
          </w:p>
        </w:tc>
        <w:tc>
          <w:tcPr>
            <w:tcW w:w="220" w:type="dxa"/>
            <w:vAlign w:val="bottom"/>
          </w:tcPr>
          <w:p w:rsidR="00A33515" w:rsidDel="002260E7" w:rsidRDefault="00A33515">
            <w:pPr>
              <w:rPr>
                <w:del w:id="1480" w:author="Admin" w:date="2019-02-19T02:10:00Z"/>
                <w:sz w:val="17"/>
                <w:szCs w:val="17"/>
              </w:rPr>
            </w:pPr>
          </w:p>
        </w:tc>
        <w:tc>
          <w:tcPr>
            <w:tcW w:w="240" w:type="dxa"/>
            <w:vAlign w:val="bottom"/>
          </w:tcPr>
          <w:p w:rsidR="00A33515" w:rsidDel="002260E7" w:rsidRDefault="00A33515">
            <w:pPr>
              <w:rPr>
                <w:del w:id="1481" w:author="Admin" w:date="2019-02-19T02:10:00Z"/>
                <w:sz w:val="17"/>
                <w:szCs w:val="17"/>
              </w:rPr>
            </w:pPr>
          </w:p>
        </w:tc>
        <w:tc>
          <w:tcPr>
            <w:tcW w:w="20" w:type="dxa"/>
            <w:vAlign w:val="bottom"/>
          </w:tcPr>
          <w:p w:rsidR="00A33515" w:rsidDel="002260E7" w:rsidRDefault="00A33515">
            <w:pPr>
              <w:rPr>
                <w:del w:id="1482" w:author="Admin" w:date="2019-02-19T02:10:00Z"/>
                <w:sz w:val="17"/>
                <w:szCs w:val="17"/>
              </w:rPr>
            </w:pPr>
          </w:p>
        </w:tc>
        <w:tc>
          <w:tcPr>
            <w:tcW w:w="400" w:type="dxa"/>
            <w:vAlign w:val="bottom"/>
          </w:tcPr>
          <w:p w:rsidR="00A33515" w:rsidDel="002260E7" w:rsidRDefault="001A4D22">
            <w:pPr>
              <w:ind w:left="80"/>
              <w:rPr>
                <w:del w:id="1483" w:author="Admin" w:date="2019-02-19T02:10:00Z"/>
                <w:sz w:val="20"/>
                <w:szCs w:val="20"/>
              </w:rPr>
            </w:pPr>
            <w:del w:id="1484" w:author="Admin" w:date="2019-02-19T02:10:00Z">
              <w:r w:rsidDel="002260E7">
                <w:rPr>
                  <w:rFonts w:ascii="Arial" w:eastAsia="Arial" w:hAnsi="Arial" w:cs="Arial"/>
                  <w:sz w:val="14"/>
                  <w:szCs w:val="14"/>
                </w:rPr>
                <w:delText>1 см</w:delText>
              </w:r>
            </w:del>
          </w:p>
        </w:tc>
        <w:tc>
          <w:tcPr>
            <w:tcW w:w="20" w:type="dxa"/>
            <w:vAlign w:val="bottom"/>
          </w:tcPr>
          <w:p w:rsidR="00A33515" w:rsidDel="002260E7" w:rsidRDefault="00A33515">
            <w:pPr>
              <w:rPr>
                <w:del w:id="1485" w:author="Admin" w:date="2019-02-19T02:10:00Z"/>
                <w:sz w:val="17"/>
                <w:szCs w:val="17"/>
              </w:rPr>
            </w:pPr>
          </w:p>
        </w:tc>
      </w:tr>
      <w:tr w:rsidR="00A33515" w:rsidDel="002260E7">
        <w:trPr>
          <w:trHeight w:val="40"/>
          <w:del w:id="1486" w:author="Admin" w:date="2019-02-19T02:10:00Z"/>
        </w:trPr>
        <w:tc>
          <w:tcPr>
            <w:tcW w:w="260" w:type="dxa"/>
            <w:tcBorders>
              <w:bottom w:val="single" w:sz="8" w:space="0" w:color="auto"/>
            </w:tcBorders>
            <w:vAlign w:val="bottom"/>
          </w:tcPr>
          <w:p w:rsidR="00A33515" w:rsidDel="002260E7" w:rsidRDefault="00A33515">
            <w:pPr>
              <w:rPr>
                <w:del w:id="1487" w:author="Admin" w:date="2019-02-19T02:10:00Z"/>
                <w:sz w:val="3"/>
                <w:szCs w:val="3"/>
              </w:rPr>
            </w:pPr>
          </w:p>
        </w:tc>
        <w:tc>
          <w:tcPr>
            <w:tcW w:w="400" w:type="dxa"/>
            <w:tcBorders>
              <w:bottom w:val="single" w:sz="8" w:space="0" w:color="auto"/>
            </w:tcBorders>
            <w:vAlign w:val="bottom"/>
          </w:tcPr>
          <w:p w:rsidR="00A33515" w:rsidDel="002260E7" w:rsidRDefault="00A33515">
            <w:pPr>
              <w:rPr>
                <w:del w:id="1488" w:author="Admin" w:date="2019-02-19T02:10:00Z"/>
                <w:sz w:val="3"/>
                <w:szCs w:val="3"/>
              </w:rPr>
            </w:pPr>
          </w:p>
        </w:tc>
        <w:tc>
          <w:tcPr>
            <w:tcW w:w="240" w:type="dxa"/>
            <w:tcBorders>
              <w:bottom w:val="single" w:sz="8" w:space="0" w:color="auto"/>
            </w:tcBorders>
            <w:vAlign w:val="bottom"/>
          </w:tcPr>
          <w:p w:rsidR="00A33515" w:rsidDel="002260E7" w:rsidRDefault="00A33515">
            <w:pPr>
              <w:rPr>
                <w:del w:id="1489" w:author="Admin" w:date="2019-02-19T02:10:00Z"/>
                <w:sz w:val="3"/>
                <w:szCs w:val="3"/>
              </w:rPr>
            </w:pPr>
          </w:p>
        </w:tc>
        <w:tc>
          <w:tcPr>
            <w:tcW w:w="460" w:type="dxa"/>
            <w:vAlign w:val="bottom"/>
          </w:tcPr>
          <w:p w:rsidR="00A33515" w:rsidDel="002260E7" w:rsidRDefault="00A33515">
            <w:pPr>
              <w:rPr>
                <w:del w:id="1490" w:author="Admin" w:date="2019-02-19T02:10:00Z"/>
                <w:sz w:val="3"/>
                <w:szCs w:val="3"/>
              </w:rPr>
            </w:pPr>
          </w:p>
        </w:tc>
        <w:tc>
          <w:tcPr>
            <w:tcW w:w="400" w:type="dxa"/>
            <w:vAlign w:val="bottom"/>
          </w:tcPr>
          <w:p w:rsidR="00A33515" w:rsidDel="002260E7" w:rsidRDefault="00A33515">
            <w:pPr>
              <w:rPr>
                <w:del w:id="1491" w:author="Admin" w:date="2019-02-19T02:10:00Z"/>
                <w:sz w:val="3"/>
                <w:szCs w:val="3"/>
              </w:rPr>
            </w:pPr>
          </w:p>
        </w:tc>
        <w:tc>
          <w:tcPr>
            <w:tcW w:w="920" w:type="dxa"/>
            <w:vAlign w:val="bottom"/>
          </w:tcPr>
          <w:p w:rsidR="00A33515" w:rsidDel="002260E7" w:rsidRDefault="00A33515">
            <w:pPr>
              <w:rPr>
                <w:del w:id="1492" w:author="Admin" w:date="2019-02-19T02:10:00Z"/>
                <w:sz w:val="3"/>
                <w:szCs w:val="3"/>
              </w:rPr>
            </w:pPr>
          </w:p>
        </w:tc>
        <w:tc>
          <w:tcPr>
            <w:tcW w:w="220" w:type="dxa"/>
            <w:vAlign w:val="bottom"/>
          </w:tcPr>
          <w:p w:rsidR="00A33515" w:rsidDel="002260E7" w:rsidRDefault="00A33515">
            <w:pPr>
              <w:rPr>
                <w:del w:id="1493" w:author="Admin" w:date="2019-02-19T02:10:00Z"/>
                <w:sz w:val="3"/>
                <w:szCs w:val="3"/>
              </w:rPr>
            </w:pPr>
          </w:p>
        </w:tc>
        <w:tc>
          <w:tcPr>
            <w:tcW w:w="400" w:type="dxa"/>
            <w:gridSpan w:val="2"/>
            <w:vAlign w:val="bottom"/>
          </w:tcPr>
          <w:p w:rsidR="00A33515" w:rsidDel="002260E7" w:rsidRDefault="00A33515">
            <w:pPr>
              <w:rPr>
                <w:del w:id="1494" w:author="Admin" w:date="2019-02-19T02:10:00Z"/>
                <w:sz w:val="3"/>
                <w:szCs w:val="3"/>
              </w:rPr>
            </w:pPr>
          </w:p>
        </w:tc>
        <w:tc>
          <w:tcPr>
            <w:tcW w:w="240" w:type="dxa"/>
            <w:vAlign w:val="bottom"/>
          </w:tcPr>
          <w:p w:rsidR="00A33515" w:rsidDel="002260E7" w:rsidRDefault="00A33515">
            <w:pPr>
              <w:rPr>
                <w:del w:id="1495" w:author="Admin" w:date="2019-02-19T02:10:00Z"/>
                <w:sz w:val="3"/>
                <w:szCs w:val="3"/>
              </w:rPr>
            </w:pPr>
          </w:p>
        </w:tc>
        <w:tc>
          <w:tcPr>
            <w:tcW w:w="20" w:type="dxa"/>
            <w:tcBorders>
              <w:bottom w:val="single" w:sz="8" w:space="0" w:color="auto"/>
            </w:tcBorders>
            <w:vAlign w:val="bottom"/>
          </w:tcPr>
          <w:p w:rsidR="00A33515" w:rsidDel="002260E7" w:rsidRDefault="00A33515">
            <w:pPr>
              <w:rPr>
                <w:del w:id="1496" w:author="Admin" w:date="2019-02-19T02:10:00Z"/>
                <w:sz w:val="3"/>
                <w:szCs w:val="3"/>
              </w:rPr>
            </w:pPr>
          </w:p>
        </w:tc>
        <w:tc>
          <w:tcPr>
            <w:tcW w:w="400" w:type="dxa"/>
            <w:tcBorders>
              <w:bottom w:val="single" w:sz="8" w:space="0" w:color="auto"/>
            </w:tcBorders>
            <w:vAlign w:val="bottom"/>
          </w:tcPr>
          <w:p w:rsidR="00A33515" w:rsidDel="002260E7" w:rsidRDefault="00A33515">
            <w:pPr>
              <w:rPr>
                <w:del w:id="1497" w:author="Admin" w:date="2019-02-19T02:10:00Z"/>
                <w:sz w:val="3"/>
                <w:szCs w:val="3"/>
              </w:rPr>
            </w:pPr>
          </w:p>
        </w:tc>
        <w:tc>
          <w:tcPr>
            <w:tcW w:w="20" w:type="dxa"/>
            <w:tcBorders>
              <w:bottom w:val="single" w:sz="8" w:space="0" w:color="auto"/>
            </w:tcBorders>
            <w:vAlign w:val="bottom"/>
          </w:tcPr>
          <w:p w:rsidR="00A33515" w:rsidDel="002260E7" w:rsidRDefault="00A33515">
            <w:pPr>
              <w:rPr>
                <w:del w:id="1498" w:author="Admin" w:date="2019-02-19T02:10:00Z"/>
                <w:sz w:val="3"/>
                <w:szCs w:val="3"/>
              </w:rPr>
            </w:pPr>
          </w:p>
        </w:tc>
      </w:tr>
      <w:tr w:rsidR="00A33515" w:rsidDel="002260E7">
        <w:trPr>
          <w:trHeight w:val="206"/>
          <w:del w:id="1499" w:author="Admin" w:date="2019-02-19T02:10:00Z"/>
        </w:trPr>
        <w:tc>
          <w:tcPr>
            <w:tcW w:w="260" w:type="dxa"/>
            <w:vAlign w:val="bottom"/>
          </w:tcPr>
          <w:p w:rsidR="00A33515" w:rsidDel="002260E7" w:rsidRDefault="00A33515">
            <w:pPr>
              <w:rPr>
                <w:del w:id="1500" w:author="Admin" w:date="2019-02-19T02:10:00Z"/>
                <w:sz w:val="17"/>
                <w:szCs w:val="17"/>
              </w:rPr>
            </w:pPr>
          </w:p>
        </w:tc>
        <w:tc>
          <w:tcPr>
            <w:tcW w:w="400" w:type="dxa"/>
            <w:vAlign w:val="bottom"/>
          </w:tcPr>
          <w:p w:rsidR="00A33515" w:rsidDel="002260E7" w:rsidRDefault="00A33515">
            <w:pPr>
              <w:rPr>
                <w:del w:id="1501" w:author="Admin" w:date="2019-02-19T02:10:00Z"/>
                <w:sz w:val="17"/>
                <w:szCs w:val="17"/>
              </w:rPr>
            </w:pPr>
          </w:p>
        </w:tc>
        <w:tc>
          <w:tcPr>
            <w:tcW w:w="240" w:type="dxa"/>
            <w:vAlign w:val="bottom"/>
          </w:tcPr>
          <w:p w:rsidR="00A33515" w:rsidDel="002260E7" w:rsidRDefault="00A33515">
            <w:pPr>
              <w:rPr>
                <w:del w:id="1502" w:author="Admin" w:date="2019-02-19T02:10:00Z"/>
                <w:sz w:val="17"/>
                <w:szCs w:val="17"/>
              </w:rPr>
            </w:pPr>
          </w:p>
        </w:tc>
        <w:tc>
          <w:tcPr>
            <w:tcW w:w="460" w:type="dxa"/>
            <w:vAlign w:val="bottom"/>
          </w:tcPr>
          <w:p w:rsidR="00A33515" w:rsidDel="002260E7" w:rsidRDefault="00A33515">
            <w:pPr>
              <w:rPr>
                <w:del w:id="1503" w:author="Admin" w:date="2019-02-19T02:10:00Z"/>
                <w:sz w:val="17"/>
                <w:szCs w:val="17"/>
              </w:rPr>
            </w:pPr>
          </w:p>
        </w:tc>
        <w:tc>
          <w:tcPr>
            <w:tcW w:w="400" w:type="dxa"/>
            <w:vAlign w:val="bottom"/>
          </w:tcPr>
          <w:p w:rsidR="00A33515" w:rsidDel="002260E7" w:rsidRDefault="001A4D22">
            <w:pPr>
              <w:ind w:left="60"/>
              <w:rPr>
                <w:del w:id="1504" w:author="Admin" w:date="2019-02-19T02:10:00Z"/>
                <w:sz w:val="20"/>
                <w:szCs w:val="20"/>
              </w:rPr>
            </w:pPr>
            <w:del w:id="1505" w:author="Admin" w:date="2019-02-19T02:10:00Z">
              <w:r w:rsidDel="002260E7">
                <w:rPr>
                  <w:rFonts w:ascii="Arial" w:eastAsia="Arial" w:hAnsi="Arial" w:cs="Arial"/>
                  <w:sz w:val="14"/>
                  <w:szCs w:val="14"/>
                </w:rPr>
                <w:delText>3 см</w:delText>
              </w:r>
            </w:del>
          </w:p>
        </w:tc>
        <w:tc>
          <w:tcPr>
            <w:tcW w:w="920" w:type="dxa"/>
            <w:vAlign w:val="bottom"/>
          </w:tcPr>
          <w:p w:rsidR="00A33515" w:rsidDel="002260E7" w:rsidRDefault="00A33515">
            <w:pPr>
              <w:rPr>
                <w:del w:id="1506" w:author="Admin" w:date="2019-02-19T02:10:00Z"/>
                <w:sz w:val="17"/>
                <w:szCs w:val="17"/>
              </w:rPr>
            </w:pPr>
          </w:p>
        </w:tc>
        <w:tc>
          <w:tcPr>
            <w:tcW w:w="220" w:type="dxa"/>
            <w:vAlign w:val="bottom"/>
          </w:tcPr>
          <w:p w:rsidR="00A33515" w:rsidDel="002260E7" w:rsidRDefault="00A33515">
            <w:pPr>
              <w:rPr>
                <w:del w:id="1507" w:author="Admin" w:date="2019-02-19T02:10:00Z"/>
                <w:sz w:val="17"/>
                <w:szCs w:val="17"/>
              </w:rPr>
            </w:pPr>
          </w:p>
        </w:tc>
        <w:tc>
          <w:tcPr>
            <w:tcW w:w="400" w:type="dxa"/>
            <w:gridSpan w:val="2"/>
            <w:vAlign w:val="bottom"/>
          </w:tcPr>
          <w:p w:rsidR="00A33515" w:rsidDel="002260E7" w:rsidRDefault="001A4D22">
            <w:pPr>
              <w:ind w:left="80"/>
              <w:rPr>
                <w:del w:id="1508" w:author="Admin" w:date="2019-02-19T02:10:00Z"/>
                <w:sz w:val="20"/>
                <w:szCs w:val="20"/>
              </w:rPr>
            </w:pPr>
            <w:del w:id="1509" w:author="Admin" w:date="2019-02-19T02:10:00Z">
              <w:r w:rsidDel="002260E7">
                <w:rPr>
                  <w:rFonts w:ascii="Arial" w:eastAsia="Arial" w:hAnsi="Arial" w:cs="Arial"/>
                  <w:sz w:val="14"/>
                  <w:szCs w:val="14"/>
                </w:rPr>
                <w:delText>4 см</w:delText>
              </w:r>
            </w:del>
          </w:p>
        </w:tc>
        <w:tc>
          <w:tcPr>
            <w:tcW w:w="260" w:type="dxa"/>
            <w:gridSpan w:val="2"/>
            <w:vAlign w:val="bottom"/>
          </w:tcPr>
          <w:p w:rsidR="00A33515" w:rsidDel="002260E7" w:rsidRDefault="00A33515">
            <w:pPr>
              <w:rPr>
                <w:del w:id="1510" w:author="Admin" w:date="2019-02-19T02:10:00Z"/>
                <w:sz w:val="17"/>
                <w:szCs w:val="17"/>
              </w:rPr>
            </w:pPr>
          </w:p>
        </w:tc>
        <w:tc>
          <w:tcPr>
            <w:tcW w:w="400" w:type="dxa"/>
            <w:vAlign w:val="bottom"/>
          </w:tcPr>
          <w:p w:rsidR="00A33515" w:rsidDel="002260E7" w:rsidRDefault="00A33515">
            <w:pPr>
              <w:rPr>
                <w:del w:id="1511" w:author="Admin" w:date="2019-02-19T02:10:00Z"/>
                <w:sz w:val="17"/>
                <w:szCs w:val="17"/>
              </w:rPr>
            </w:pPr>
          </w:p>
        </w:tc>
        <w:tc>
          <w:tcPr>
            <w:tcW w:w="20" w:type="dxa"/>
            <w:vAlign w:val="bottom"/>
          </w:tcPr>
          <w:p w:rsidR="00A33515" w:rsidDel="002260E7" w:rsidRDefault="00A33515">
            <w:pPr>
              <w:rPr>
                <w:del w:id="1512" w:author="Admin" w:date="2019-02-19T02:10:00Z"/>
                <w:sz w:val="17"/>
                <w:szCs w:val="17"/>
              </w:rPr>
            </w:pPr>
          </w:p>
        </w:tc>
      </w:tr>
      <w:tr w:rsidR="00A33515" w:rsidDel="002260E7">
        <w:trPr>
          <w:trHeight w:val="36"/>
          <w:del w:id="1513" w:author="Admin" w:date="2019-02-19T02:10:00Z"/>
        </w:trPr>
        <w:tc>
          <w:tcPr>
            <w:tcW w:w="260" w:type="dxa"/>
            <w:vAlign w:val="bottom"/>
          </w:tcPr>
          <w:p w:rsidR="00A33515" w:rsidDel="002260E7" w:rsidRDefault="00A33515">
            <w:pPr>
              <w:rPr>
                <w:del w:id="1514" w:author="Admin" w:date="2019-02-19T02:10:00Z"/>
                <w:sz w:val="3"/>
                <w:szCs w:val="3"/>
              </w:rPr>
            </w:pPr>
          </w:p>
        </w:tc>
        <w:tc>
          <w:tcPr>
            <w:tcW w:w="400" w:type="dxa"/>
            <w:vAlign w:val="bottom"/>
          </w:tcPr>
          <w:p w:rsidR="00A33515" w:rsidDel="002260E7" w:rsidRDefault="00A33515">
            <w:pPr>
              <w:rPr>
                <w:del w:id="1515" w:author="Admin" w:date="2019-02-19T02:10:00Z"/>
                <w:sz w:val="3"/>
                <w:szCs w:val="3"/>
              </w:rPr>
            </w:pPr>
          </w:p>
        </w:tc>
        <w:tc>
          <w:tcPr>
            <w:tcW w:w="240" w:type="dxa"/>
            <w:vAlign w:val="bottom"/>
          </w:tcPr>
          <w:p w:rsidR="00A33515" w:rsidDel="002260E7" w:rsidRDefault="00A33515">
            <w:pPr>
              <w:rPr>
                <w:del w:id="1516" w:author="Admin" w:date="2019-02-19T02:10:00Z"/>
                <w:sz w:val="3"/>
                <w:szCs w:val="3"/>
              </w:rPr>
            </w:pPr>
          </w:p>
        </w:tc>
        <w:tc>
          <w:tcPr>
            <w:tcW w:w="460" w:type="dxa"/>
            <w:tcBorders>
              <w:bottom w:val="single" w:sz="8" w:space="0" w:color="auto"/>
            </w:tcBorders>
            <w:vAlign w:val="bottom"/>
          </w:tcPr>
          <w:p w:rsidR="00A33515" w:rsidDel="002260E7" w:rsidRDefault="00A33515">
            <w:pPr>
              <w:rPr>
                <w:del w:id="1517" w:author="Admin" w:date="2019-02-19T02:10:00Z"/>
                <w:sz w:val="3"/>
                <w:szCs w:val="3"/>
              </w:rPr>
            </w:pPr>
          </w:p>
        </w:tc>
        <w:tc>
          <w:tcPr>
            <w:tcW w:w="400" w:type="dxa"/>
            <w:tcBorders>
              <w:bottom w:val="single" w:sz="8" w:space="0" w:color="auto"/>
            </w:tcBorders>
            <w:vAlign w:val="bottom"/>
          </w:tcPr>
          <w:p w:rsidR="00A33515" w:rsidDel="002260E7" w:rsidRDefault="00A33515">
            <w:pPr>
              <w:rPr>
                <w:del w:id="1518" w:author="Admin" w:date="2019-02-19T02:10:00Z"/>
                <w:sz w:val="3"/>
                <w:szCs w:val="3"/>
              </w:rPr>
            </w:pPr>
          </w:p>
        </w:tc>
        <w:tc>
          <w:tcPr>
            <w:tcW w:w="920" w:type="dxa"/>
            <w:tcBorders>
              <w:bottom w:val="single" w:sz="8" w:space="0" w:color="auto"/>
            </w:tcBorders>
            <w:vAlign w:val="bottom"/>
          </w:tcPr>
          <w:p w:rsidR="00A33515" w:rsidDel="002260E7" w:rsidRDefault="00A33515">
            <w:pPr>
              <w:rPr>
                <w:del w:id="1519" w:author="Admin" w:date="2019-02-19T02:10:00Z"/>
                <w:sz w:val="3"/>
                <w:szCs w:val="3"/>
              </w:rPr>
            </w:pPr>
          </w:p>
        </w:tc>
        <w:tc>
          <w:tcPr>
            <w:tcW w:w="220" w:type="dxa"/>
            <w:tcBorders>
              <w:bottom w:val="single" w:sz="8" w:space="0" w:color="auto"/>
            </w:tcBorders>
            <w:vAlign w:val="bottom"/>
          </w:tcPr>
          <w:p w:rsidR="00A33515" w:rsidDel="002260E7" w:rsidRDefault="00A33515">
            <w:pPr>
              <w:rPr>
                <w:del w:id="1520" w:author="Admin" w:date="2019-02-19T02:10:00Z"/>
                <w:sz w:val="3"/>
                <w:szCs w:val="3"/>
              </w:rPr>
            </w:pPr>
          </w:p>
        </w:tc>
        <w:tc>
          <w:tcPr>
            <w:tcW w:w="180" w:type="dxa"/>
            <w:tcBorders>
              <w:bottom w:val="single" w:sz="8" w:space="0" w:color="auto"/>
            </w:tcBorders>
            <w:vAlign w:val="bottom"/>
          </w:tcPr>
          <w:p w:rsidR="00A33515" w:rsidDel="002260E7" w:rsidRDefault="00A33515">
            <w:pPr>
              <w:rPr>
                <w:del w:id="1521" w:author="Admin" w:date="2019-02-19T02:10:00Z"/>
                <w:sz w:val="3"/>
                <w:szCs w:val="3"/>
              </w:rPr>
            </w:pPr>
          </w:p>
        </w:tc>
        <w:tc>
          <w:tcPr>
            <w:tcW w:w="220" w:type="dxa"/>
            <w:tcBorders>
              <w:bottom w:val="single" w:sz="8" w:space="0" w:color="auto"/>
            </w:tcBorders>
            <w:vAlign w:val="bottom"/>
          </w:tcPr>
          <w:p w:rsidR="00A33515" w:rsidDel="002260E7" w:rsidRDefault="00A33515">
            <w:pPr>
              <w:rPr>
                <w:del w:id="1522" w:author="Admin" w:date="2019-02-19T02:10:00Z"/>
                <w:sz w:val="3"/>
                <w:szCs w:val="3"/>
              </w:rPr>
            </w:pPr>
          </w:p>
        </w:tc>
        <w:tc>
          <w:tcPr>
            <w:tcW w:w="240" w:type="dxa"/>
            <w:tcBorders>
              <w:bottom w:val="single" w:sz="8" w:space="0" w:color="auto"/>
            </w:tcBorders>
            <w:vAlign w:val="bottom"/>
          </w:tcPr>
          <w:p w:rsidR="00A33515" w:rsidDel="002260E7" w:rsidRDefault="00A33515">
            <w:pPr>
              <w:rPr>
                <w:del w:id="1523" w:author="Admin" w:date="2019-02-19T02:10:00Z"/>
                <w:sz w:val="3"/>
                <w:szCs w:val="3"/>
              </w:rPr>
            </w:pPr>
          </w:p>
        </w:tc>
        <w:tc>
          <w:tcPr>
            <w:tcW w:w="20" w:type="dxa"/>
            <w:tcBorders>
              <w:bottom w:val="single" w:sz="8" w:space="0" w:color="auto"/>
            </w:tcBorders>
            <w:vAlign w:val="bottom"/>
          </w:tcPr>
          <w:p w:rsidR="00A33515" w:rsidDel="002260E7" w:rsidRDefault="00A33515">
            <w:pPr>
              <w:rPr>
                <w:del w:id="1524" w:author="Admin" w:date="2019-02-19T02:10:00Z"/>
                <w:sz w:val="3"/>
                <w:szCs w:val="3"/>
              </w:rPr>
            </w:pPr>
          </w:p>
        </w:tc>
        <w:tc>
          <w:tcPr>
            <w:tcW w:w="400" w:type="dxa"/>
            <w:tcBorders>
              <w:bottom w:val="single" w:sz="8" w:space="0" w:color="auto"/>
            </w:tcBorders>
            <w:vAlign w:val="bottom"/>
          </w:tcPr>
          <w:p w:rsidR="00A33515" w:rsidDel="002260E7" w:rsidRDefault="00A33515">
            <w:pPr>
              <w:rPr>
                <w:del w:id="1525" w:author="Admin" w:date="2019-02-19T02:10:00Z"/>
                <w:sz w:val="3"/>
                <w:szCs w:val="3"/>
              </w:rPr>
            </w:pPr>
          </w:p>
        </w:tc>
        <w:tc>
          <w:tcPr>
            <w:tcW w:w="20" w:type="dxa"/>
            <w:tcBorders>
              <w:bottom w:val="single" w:sz="8" w:space="0" w:color="auto"/>
            </w:tcBorders>
            <w:vAlign w:val="bottom"/>
          </w:tcPr>
          <w:p w:rsidR="00A33515" w:rsidDel="002260E7" w:rsidRDefault="00A33515">
            <w:pPr>
              <w:rPr>
                <w:del w:id="1526" w:author="Admin" w:date="2019-02-19T02:10:00Z"/>
                <w:sz w:val="3"/>
                <w:szCs w:val="3"/>
              </w:rPr>
            </w:pPr>
          </w:p>
        </w:tc>
      </w:tr>
    </w:tbl>
    <w:p w:rsidR="00A33515" w:rsidDel="002260E7" w:rsidRDefault="001A4D22">
      <w:pPr>
        <w:spacing w:line="20" w:lineRule="exact"/>
        <w:rPr>
          <w:del w:id="1527" w:author="Admin" w:date="2019-02-19T02:10:00Z"/>
          <w:sz w:val="20"/>
          <w:szCs w:val="20"/>
        </w:rPr>
      </w:pPr>
      <w:del w:id="1528" w:author="Admin" w:date="2019-02-19T02:10:00Z">
        <w:r w:rsidDel="002260E7">
          <w:rPr>
            <w:noProof/>
            <w:sz w:val="20"/>
            <w:szCs w:val="20"/>
          </w:rPr>
          <w:drawing>
            <wp:anchor distT="0" distB="0" distL="114300" distR="114300" simplePos="0" relativeHeight="251753472" behindDoc="1" locked="0" layoutInCell="0" allowOverlap="1" wp14:anchorId="692E72B7" wp14:editId="35F3C59A">
              <wp:simplePos x="0" y="0"/>
              <wp:positionH relativeFrom="column">
                <wp:posOffset>1009015</wp:posOffset>
              </wp:positionH>
              <wp:positionV relativeFrom="paragraph">
                <wp:posOffset>-512445</wp:posOffset>
              </wp:positionV>
              <wp:extent cx="2604135" cy="1459865"/>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1">
                        <a:extLst/>
                      </a:blip>
                      <a:srcRect/>
                      <a:stretch>
                        <a:fillRect/>
                      </a:stretch>
                    </pic:blipFill>
                    <pic:spPr bwMode="auto">
                      <a:xfrm>
                        <a:off x="0" y="0"/>
                        <a:ext cx="2604135" cy="1459865"/>
                      </a:xfrm>
                      <a:prstGeom prst="rect">
                        <a:avLst/>
                      </a:prstGeom>
                      <a:noFill/>
                    </pic:spPr>
                  </pic:pic>
                </a:graphicData>
              </a:graphic>
            </wp:anchor>
          </w:drawing>
        </w:r>
      </w:del>
    </w:p>
    <w:p w:rsidR="00A33515" w:rsidDel="002260E7" w:rsidRDefault="00A33515">
      <w:pPr>
        <w:spacing w:line="14" w:lineRule="exact"/>
        <w:rPr>
          <w:del w:id="1529" w:author="Admin" w:date="2019-02-19T02:10:00Z"/>
          <w:sz w:val="20"/>
          <w:szCs w:val="20"/>
        </w:rPr>
      </w:pPr>
    </w:p>
    <w:p w:rsidR="00A33515" w:rsidDel="002260E7" w:rsidRDefault="001A4D22">
      <w:pPr>
        <w:numPr>
          <w:ilvl w:val="0"/>
          <w:numId w:val="534"/>
        </w:numPr>
        <w:tabs>
          <w:tab w:val="left" w:pos="2720"/>
        </w:tabs>
        <w:ind w:left="2720" w:hanging="98"/>
        <w:rPr>
          <w:del w:id="1530" w:author="Admin" w:date="2019-02-19T02:10:00Z"/>
          <w:rFonts w:ascii="Arial" w:eastAsia="Arial" w:hAnsi="Arial" w:cs="Arial"/>
          <w:sz w:val="14"/>
          <w:szCs w:val="14"/>
        </w:rPr>
        <w:pPrChange w:id="1531" w:author="Admin" w:date="2019-02-19T00:19:00Z">
          <w:pPr>
            <w:numPr>
              <w:numId w:val="535"/>
            </w:numPr>
            <w:tabs>
              <w:tab w:val="left" w:pos="2720"/>
            </w:tabs>
            <w:ind w:left="2720" w:hanging="98"/>
          </w:pPr>
        </w:pPrChange>
      </w:pPr>
      <w:del w:id="1532" w:author="Admin" w:date="2019-02-19T02:10:00Z">
        <w:r w:rsidDel="002260E7">
          <w:rPr>
            <w:rFonts w:ascii="Arial" w:eastAsia="Arial" w:hAnsi="Arial" w:cs="Arial"/>
            <w:sz w:val="14"/>
            <w:szCs w:val="14"/>
          </w:rPr>
          <w:delText>см</w:delText>
        </w:r>
      </w:del>
    </w:p>
    <w:p w:rsidR="00A33515" w:rsidDel="002260E7" w:rsidRDefault="00A33515">
      <w:pPr>
        <w:spacing w:line="104" w:lineRule="exact"/>
        <w:rPr>
          <w:del w:id="1533" w:author="Admin" w:date="2019-02-19T02:10:00Z"/>
          <w:sz w:val="20"/>
          <w:szCs w:val="20"/>
        </w:rPr>
      </w:pPr>
    </w:p>
    <w:p w:rsidR="00A33515" w:rsidDel="002260E7" w:rsidRDefault="001A4D22">
      <w:pPr>
        <w:ind w:left="3720"/>
        <w:rPr>
          <w:del w:id="1534" w:author="Admin" w:date="2019-02-19T02:10:00Z"/>
          <w:sz w:val="20"/>
          <w:szCs w:val="20"/>
        </w:rPr>
      </w:pPr>
      <w:del w:id="1535" w:author="Admin" w:date="2019-02-19T02:10:00Z">
        <w:r w:rsidDel="002260E7">
          <w:rPr>
            <w:rFonts w:ascii="Arial" w:eastAsia="Arial" w:hAnsi="Arial" w:cs="Arial"/>
            <w:sz w:val="14"/>
            <w:szCs w:val="14"/>
          </w:rPr>
          <w:delText>6 см</w:delText>
        </w:r>
      </w:del>
    </w:p>
    <w:p w:rsidR="00A33515" w:rsidDel="002260E7" w:rsidRDefault="00A33515">
      <w:pPr>
        <w:spacing w:line="104" w:lineRule="exact"/>
        <w:rPr>
          <w:del w:id="1536" w:author="Admin" w:date="2019-02-19T02:10:00Z"/>
          <w:sz w:val="20"/>
          <w:szCs w:val="20"/>
        </w:rPr>
      </w:pPr>
    </w:p>
    <w:p w:rsidR="00A33515" w:rsidDel="002260E7" w:rsidRDefault="001A4D22">
      <w:pPr>
        <w:ind w:left="3940"/>
        <w:rPr>
          <w:del w:id="1537" w:author="Admin" w:date="2019-02-19T02:10:00Z"/>
          <w:sz w:val="20"/>
          <w:szCs w:val="20"/>
        </w:rPr>
      </w:pPr>
      <w:del w:id="1538" w:author="Admin" w:date="2019-02-19T02:10:00Z">
        <w:r w:rsidDel="002260E7">
          <w:rPr>
            <w:rFonts w:ascii="Arial" w:eastAsia="Arial" w:hAnsi="Arial" w:cs="Arial"/>
            <w:sz w:val="14"/>
            <w:szCs w:val="14"/>
          </w:rPr>
          <w:delText>7 см</w:delText>
        </w:r>
      </w:del>
    </w:p>
    <w:p w:rsidR="00A33515" w:rsidDel="002260E7" w:rsidRDefault="00A33515">
      <w:pPr>
        <w:spacing w:line="104" w:lineRule="exact"/>
        <w:rPr>
          <w:del w:id="1539" w:author="Admin" w:date="2019-02-19T02:10:00Z"/>
          <w:sz w:val="20"/>
          <w:szCs w:val="20"/>
        </w:rPr>
      </w:pPr>
    </w:p>
    <w:p w:rsidR="00A33515" w:rsidDel="002260E7" w:rsidRDefault="001A4D22">
      <w:pPr>
        <w:numPr>
          <w:ilvl w:val="0"/>
          <w:numId w:val="535"/>
        </w:numPr>
        <w:tabs>
          <w:tab w:val="left" w:pos="3380"/>
        </w:tabs>
        <w:ind w:left="3380" w:hanging="94"/>
        <w:rPr>
          <w:del w:id="1540" w:author="Admin" w:date="2019-02-19T02:10:00Z"/>
          <w:rFonts w:ascii="Arial" w:eastAsia="Arial" w:hAnsi="Arial" w:cs="Arial"/>
          <w:sz w:val="14"/>
          <w:szCs w:val="14"/>
        </w:rPr>
        <w:pPrChange w:id="1541" w:author="Admin" w:date="2019-02-19T00:19:00Z">
          <w:pPr>
            <w:numPr>
              <w:numId w:val="536"/>
            </w:numPr>
            <w:tabs>
              <w:tab w:val="left" w:pos="3380"/>
            </w:tabs>
            <w:ind w:left="3380" w:hanging="94"/>
          </w:pPr>
        </w:pPrChange>
      </w:pPr>
      <w:del w:id="1542" w:author="Admin" w:date="2019-02-19T02:10:00Z">
        <w:r w:rsidDel="002260E7">
          <w:rPr>
            <w:rFonts w:ascii="Arial" w:eastAsia="Arial" w:hAnsi="Arial" w:cs="Arial"/>
            <w:sz w:val="14"/>
            <w:szCs w:val="14"/>
          </w:rPr>
          <w:delText>см</w:delText>
        </w:r>
      </w:del>
    </w:p>
    <w:p w:rsidR="00A33515" w:rsidDel="002260E7" w:rsidRDefault="00A33515">
      <w:pPr>
        <w:spacing w:line="104" w:lineRule="exact"/>
        <w:rPr>
          <w:del w:id="1543" w:author="Admin" w:date="2019-02-19T02:10:00Z"/>
          <w:sz w:val="20"/>
          <w:szCs w:val="20"/>
        </w:rPr>
      </w:pPr>
    </w:p>
    <w:p w:rsidR="00A33515" w:rsidDel="002260E7" w:rsidRDefault="001A4D22">
      <w:pPr>
        <w:ind w:left="3500"/>
        <w:rPr>
          <w:del w:id="1544" w:author="Admin" w:date="2019-02-19T02:10:00Z"/>
          <w:sz w:val="20"/>
          <w:szCs w:val="20"/>
        </w:rPr>
      </w:pPr>
      <w:del w:id="1545" w:author="Admin" w:date="2019-02-19T02:10:00Z">
        <w:r w:rsidDel="002260E7">
          <w:rPr>
            <w:rFonts w:ascii="Arial" w:eastAsia="Arial" w:hAnsi="Arial" w:cs="Arial"/>
            <w:sz w:val="14"/>
            <w:szCs w:val="14"/>
          </w:rPr>
          <w:delText>9 см</w:delText>
        </w:r>
      </w:del>
    </w:p>
    <w:p w:rsidR="00A33515" w:rsidDel="002260E7" w:rsidRDefault="00A33515">
      <w:pPr>
        <w:spacing w:line="200" w:lineRule="exact"/>
        <w:rPr>
          <w:del w:id="1546" w:author="Admin" w:date="2019-02-19T02:10:00Z"/>
          <w:sz w:val="20"/>
          <w:szCs w:val="20"/>
        </w:rPr>
      </w:pPr>
    </w:p>
    <w:p w:rsidR="00A33515" w:rsidDel="002260E7" w:rsidRDefault="00A33515">
      <w:pPr>
        <w:spacing w:line="200" w:lineRule="exact"/>
        <w:rPr>
          <w:del w:id="1547" w:author="Admin" w:date="2019-02-19T02:10:00Z"/>
          <w:sz w:val="20"/>
          <w:szCs w:val="20"/>
        </w:rPr>
      </w:pPr>
    </w:p>
    <w:p w:rsidR="00A33515" w:rsidDel="002260E7" w:rsidRDefault="00A33515">
      <w:pPr>
        <w:spacing w:line="214" w:lineRule="exact"/>
        <w:rPr>
          <w:del w:id="1548" w:author="Admin" w:date="2019-02-19T02:10:00Z"/>
          <w:sz w:val="20"/>
          <w:szCs w:val="20"/>
        </w:rPr>
      </w:pPr>
    </w:p>
    <w:p w:rsidR="00A33515" w:rsidDel="002260E7" w:rsidRDefault="001A4D22">
      <w:pPr>
        <w:rPr>
          <w:del w:id="1549" w:author="Admin" w:date="2019-02-19T02:10:00Z"/>
          <w:sz w:val="20"/>
          <w:szCs w:val="20"/>
        </w:rPr>
      </w:pPr>
      <w:del w:id="1550" w:author="Admin" w:date="2019-02-19T02:10:00Z">
        <w:r w:rsidDel="002260E7">
          <w:rPr>
            <w:rFonts w:ascii="Arial" w:eastAsia="Arial" w:hAnsi="Arial" w:cs="Arial"/>
            <w:b/>
            <w:bCs/>
            <w:sz w:val="26"/>
            <w:szCs w:val="26"/>
          </w:rPr>
          <w:delText>Задача 6.</w:delText>
        </w:r>
      </w:del>
    </w:p>
    <w:p w:rsidR="00A33515" w:rsidDel="002260E7" w:rsidRDefault="00A33515">
      <w:pPr>
        <w:spacing w:line="178" w:lineRule="exact"/>
        <w:rPr>
          <w:del w:id="1551" w:author="Admin" w:date="2019-02-19T02:10:00Z"/>
          <w:sz w:val="20"/>
          <w:szCs w:val="20"/>
        </w:rPr>
      </w:pPr>
    </w:p>
    <w:p w:rsidR="00A33515" w:rsidDel="002260E7" w:rsidRDefault="001A4D22">
      <w:pPr>
        <w:numPr>
          <w:ilvl w:val="0"/>
          <w:numId w:val="536"/>
        </w:numPr>
        <w:tabs>
          <w:tab w:val="left" w:pos="500"/>
        </w:tabs>
        <w:spacing w:line="291" w:lineRule="auto"/>
        <w:ind w:left="500" w:hanging="306"/>
        <w:jc w:val="both"/>
        <w:rPr>
          <w:del w:id="1552" w:author="Admin" w:date="2019-02-19T02:10:00Z"/>
          <w:rFonts w:ascii="Arial" w:eastAsia="Arial" w:hAnsi="Arial" w:cs="Arial"/>
          <w:b/>
          <w:bCs/>
          <w:sz w:val="20"/>
          <w:szCs w:val="20"/>
        </w:rPr>
        <w:pPrChange w:id="1553" w:author="Admin" w:date="2019-02-19T00:19:00Z">
          <w:pPr>
            <w:numPr>
              <w:numId w:val="537"/>
            </w:numPr>
            <w:tabs>
              <w:tab w:val="left" w:pos="500"/>
            </w:tabs>
            <w:spacing w:line="291" w:lineRule="auto"/>
            <w:ind w:left="500" w:hanging="306"/>
            <w:jc w:val="both"/>
          </w:pPr>
        </w:pPrChange>
      </w:pPr>
      <w:del w:id="1554" w:author="Admin" w:date="2019-02-19T02:10:00Z">
        <w:r w:rsidDel="002260E7">
          <w:rPr>
            <w:rFonts w:ascii="Arial" w:eastAsia="Arial" w:hAnsi="Arial" w:cs="Arial"/>
            <w:sz w:val="20"/>
            <w:szCs w:val="20"/>
          </w:rPr>
          <w:delText>Пять хамелеонов съедают всех мух с пяти кустов за пять минут. На сколько надо увеличить число хамелеонов, чтобы они съели всех мух с 50 кустов за 50 минут?</w:delText>
        </w:r>
      </w:del>
    </w:p>
    <w:p w:rsidR="00A33515" w:rsidDel="002260E7" w:rsidRDefault="00A33515">
      <w:pPr>
        <w:spacing w:line="40" w:lineRule="exact"/>
        <w:rPr>
          <w:del w:id="1555" w:author="Admin" w:date="2019-02-19T02:10:00Z"/>
          <w:rFonts w:ascii="Arial" w:eastAsia="Arial" w:hAnsi="Arial" w:cs="Arial"/>
          <w:b/>
          <w:bCs/>
          <w:sz w:val="20"/>
          <w:szCs w:val="20"/>
        </w:rPr>
      </w:pPr>
    </w:p>
    <w:p w:rsidR="00A33515" w:rsidDel="002260E7" w:rsidRDefault="001A4D22">
      <w:pPr>
        <w:spacing w:line="291" w:lineRule="auto"/>
        <w:ind w:left="500"/>
        <w:jc w:val="both"/>
        <w:rPr>
          <w:del w:id="1556" w:author="Admin" w:date="2019-02-19T02:10:00Z"/>
          <w:rFonts w:ascii="Arial" w:eastAsia="Arial" w:hAnsi="Arial" w:cs="Arial"/>
          <w:b/>
          <w:bCs/>
          <w:sz w:val="20"/>
          <w:szCs w:val="20"/>
        </w:rPr>
      </w:pPr>
      <w:del w:id="1557"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Количество хамелеонов не нужно увеличивать,</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потому</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в их изначальном составе за 10 «подходов» по 5 минут хаме-леоны объедят все 50 кустов.</w:delText>
        </w:r>
      </w:del>
    </w:p>
    <w:p w:rsidR="00A33515" w:rsidDel="002260E7" w:rsidRDefault="00A33515">
      <w:pPr>
        <w:spacing w:line="114" w:lineRule="exact"/>
        <w:rPr>
          <w:del w:id="1558" w:author="Admin" w:date="2019-02-19T02:10:00Z"/>
          <w:rFonts w:ascii="Arial" w:eastAsia="Arial" w:hAnsi="Arial" w:cs="Arial"/>
          <w:b/>
          <w:bCs/>
          <w:sz w:val="20"/>
          <w:szCs w:val="20"/>
        </w:rPr>
      </w:pPr>
    </w:p>
    <w:p w:rsidR="00A33515" w:rsidDel="002260E7" w:rsidRDefault="001A4D22">
      <w:pPr>
        <w:numPr>
          <w:ilvl w:val="0"/>
          <w:numId w:val="536"/>
        </w:numPr>
        <w:tabs>
          <w:tab w:val="left" w:pos="500"/>
        </w:tabs>
        <w:spacing w:line="287" w:lineRule="auto"/>
        <w:ind w:left="500" w:hanging="290"/>
        <w:jc w:val="both"/>
        <w:rPr>
          <w:del w:id="1559" w:author="Admin" w:date="2019-02-19T02:10:00Z"/>
          <w:rFonts w:ascii="Arial" w:eastAsia="Arial" w:hAnsi="Arial" w:cs="Arial"/>
          <w:b/>
          <w:bCs/>
          <w:sz w:val="20"/>
          <w:szCs w:val="20"/>
        </w:rPr>
        <w:pPrChange w:id="1560" w:author="Admin" w:date="2019-02-19T00:19:00Z">
          <w:pPr>
            <w:numPr>
              <w:numId w:val="537"/>
            </w:numPr>
            <w:tabs>
              <w:tab w:val="left" w:pos="500"/>
            </w:tabs>
            <w:spacing w:line="287" w:lineRule="auto"/>
            <w:ind w:left="500" w:hanging="290"/>
            <w:jc w:val="both"/>
          </w:pPr>
        </w:pPrChange>
      </w:pPr>
      <w:del w:id="1561" w:author="Admin" w:date="2019-02-19T02:10:00Z">
        <w:r w:rsidDel="002260E7">
          <w:rPr>
            <w:rFonts w:ascii="Arial" w:eastAsia="Arial" w:hAnsi="Arial" w:cs="Arial"/>
            <w:sz w:val="20"/>
            <w:szCs w:val="20"/>
          </w:rPr>
          <w:delText>В школе 350 учеников и 175 парт. Ровно половина девочек сидит за одной партой с мальчиками. Можно ли пересадить учеников так, чтобы ровно половина мальчиков сидела за одной партой с девоч-ками?</w:delText>
        </w:r>
      </w:del>
    </w:p>
    <w:p w:rsidR="00A33515" w:rsidDel="002260E7" w:rsidRDefault="00A33515">
      <w:pPr>
        <w:spacing w:line="44" w:lineRule="exact"/>
        <w:rPr>
          <w:del w:id="1562" w:author="Admin" w:date="2019-02-19T02:10:00Z"/>
          <w:rFonts w:ascii="Arial" w:eastAsia="Arial" w:hAnsi="Arial" w:cs="Arial"/>
          <w:b/>
          <w:bCs/>
          <w:sz w:val="20"/>
          <w:szCs w:val="20"/>
        </w:rPr>
      </w:pPr>
    </w:p>
    <w:p w:rsidR="00A33515" w:rsidDel="002260E7" w:rsidRDefault="001A4D22">
      <w:pPr>
        <w:spacing w:line="332" w:lineRule="auto"/>
        <w:ind w:left="500"/>
        <w:jc w:val="both"/>
        <w:rPr>
          <w:del w:id="1563" w:author="Admin" w:date="2019-02-19T02:10:00Z"/>
          <w:rFonts w:ascii="Arial" w:eastAsia="Arial" w:hAnsi="Arial" w:cs="Arial"/>
          <w:b/>
          <w:bCs/>
          <w:sz w:val="20"/>
          <w:szCs w:val="20"/>
        </w:rPr>
      </w:pPr>
      <w:del w:id="1564"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Если ровно половина девочек сидит с мальчиками,</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то</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другая половина девочек занимает некоторое количество парт пол-</w:delText>
        </w:r>
      </w:del>
    </w:p>
    <w:p w:rsidR="00A33515" w:rsidDel="002260E7" w:rsidRDefault="00A33515">
      <w:pPr>
        <w:spacing w:line="23" w:lineRule="exact"/>
        <w:rPr>
          <w:del w:id="1565" w:author="Admin" w:date="2019-02-19T02:10:00Z"/>
          <w:rFonts w:ascii="Arial" w:eastAsia="Arial" w:hAnsi="Arial" w:cs="Arial"/>
          <w:b/>
          <w:bCs/>
          <w:sz w:val="20"/>
          <w:szCs w:val="20"/>
        </w:rPr>
      </w:pPr>
    </w:p>
    <w:p w:rsidR="00A33515" w:rsidDel="002260E7" w:rsidRDefault="001A4D22">
      <w:pPr>
        <w:numPr>
          <w:ilvl w:val="1"/>
          <w:numId w:val="536"/>
        </w:numPr>
        <w:tabs>
          <w:tab w:val="left" w:pos="3220"/>
        </w:tabs>
        <w:ind w:left="3220" w:hanging="250"/>
        <w:rPr>
          <w:del w:id="1566" w:author="Admin" w:date="2019-02-19T02:10:00Z"/>
          <w:rFonts w:ascii="Arial" w:eastAsia="Arial" w:hAnsi="Arial" w:cs="Arial"/>
          <w:sz w:val="20"/>
          <w:szCs w:val="20"/>
        </w:rPr>
        <w:pPrChange w:id="1567" w:author="Admin" w:date="2019-02-19T00:19:00Z">
          <w:pPr>
            <w:numPr>
              <w:ilvl w:val="1"/>
              <w:numId w:val="537"/>
            </w:numPr>
            <w:tabs>
              <w:tab w:val="left" w:pos="3220"/>
            </w:tabs>
            <w:ind w:left="3220" w:hanging="250"/>
          </w:pPr>
        </w:pPrChange>
      </w:pPr>
      <w:del w:id="1568" w:author="Admin" w:date="2019-02-19T02:10:00Z">
        <w:r w:rsidDel="002260E7">
          <w:rPr>
            <w:rFonts w:ascii="Arial" w:eastAsia="Arial" w:hAnsi="Arial" w:cs="Arial"/>
            <w:b/>
            <w:bCs/>
            <w:sz w:val="20"/>
            <w:szCs w:val="20"/>
          </w:rPr>
          <w:delText xml:space="preserve">225 </w:delText>
        </w:r>
        <w:r w:rsidDel="002260E7">
          <w:rPr>
            <w:rFonts w:ascii="Arial" w:eastAsia="Arial" w:hAnsi="Arial" w:cs="Arial"/>
            <w:sz w:val="20"/>
            <w:szCs w:val="20"/>
          </w:rPr>
          <w:delText>−</w:delText>
        </w:r>
      </w:del>
    </w:p>
    <w:p w:rsidR="00A33515" w:rsidDel="002260E7" w:rsidRDefault="00A33515">
      <w:pPr>
        <w:rPr>
          <w:del w:id="1569"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right="200"/>
        <w:jc w:val="center"/>
        <w:rPr>
          <w:del w:id="1570" w:author="Admin" w:date="2019-02-19T02:10:00Z"/>
          <w:sz w:val="20"/>
          <w:szCs w:val="20"/>
        </w:rPr>
      </w:pPr>
      <w:bookmarkStart w:id="1571" w:name="page236"/>
      <w:bookmarkEnd w:id="1571"/>
      <w:del w:id="1572" w:author="Admin" w:date="2019-02-19T02:10:00Z">
        <w:r w:rsidDel="002260E7">
          <w:rPr>
            <w:rFonts w:ascii="Arial" w:eastAsia="Arial" w:hAnsi="Arial" w:cs="Arial"/>
            <w:sz w:val="18"/>
            <w:szCs w:val="18"/>
          </w:rPr>
          <w:lastRenderedPageBreak/>
          <w:delText>2015 год, 5 класс</w:delText>
        </w:r>
      </w:del>
    </w:p>
    <w:p w:rsidR="00A33515" w:rsidDel="002260E7" w:rsidRDefault="00A33515">
      <w:pPr>
        <w:spacing w:line="184" w:lineRule="exact"/>
        <w:rPr>
          <w:del w:id="1573" w:author="Admin" w:date="2019-02-19T02:10:00Z"/>
          <w:sz w:val="20"/>
          <w:szCs w:val="20"/>
        </w:rPr>
      </w:pPr>
    </w:p>
    <w:p w:rsidR="00A33515" w:rsidDel="002260E7" w:rsidRDefault="001A4D22">
      <w:pPr>
        <w:spacing w:line="303" w:lineRule="auto"/>
        <w:ind w:left="300"/>
        <w:jc w:val="both"/>
        <w:rPr>
          <w:del w:id="1574" w:author="Admin" w:date="2019-02-19T02:10:00Z"/>
          <w:sz w:val="20"/>
          <w:szCs w:val="20"/>
        </w:rPr>
      </w:pPr>
      <w:del w:id="1575" w:author="Admin" w:date="2019-02-19T02:10:00Z">
        <w:r w:rsidDel="002260E7">
          <w:rPr>
            <w:rFonts w:ascii="Arial" w:eastAsia="Arial" w:hAnsi="Arial" w:cs="Arial"/>
            <w:sz w:val="20"/>
            <w:szCs w:val="20"/>
          </w:rPr>
          <w:delText>ностью. То есть, половина всех девочек — это чётное число, а отсю-да количество девочек делится на 4.</w:delText>
        </w:r>
      </w:del>
    </w:p>
    <w:p w:rsidR="00A33515" w:rsidDel="002260E7" w:rsidRDefault="00A33515">
      <w:pPr>
        <w:spacing w:line="26" w:lineRule="exact"/>
        <w:rPr>
          <w:del w:id="1576" w:author="Admin" w:date="2019-02-19T02:10:00Z"/>
          <w:sz w:val="20"/>
          <w:szCs w:val="20"/>
        </w:rPr>
      </w:pPr>
    </w:p>
    <w:p w:rsidR="00A33515" w:rsidDel="002260E7" w:rsidRDefault="001A4D22">
      <w:pPr>
        <w:spacing w:line="285" w:lineRule="auto"/>
        <w:ind w:left="300"/>
        <w:jc w:val="both"/>
        <w:rPr>
          <w:del w:id="1577" w:author="Admin" w:date="2019-02-19T02:10:00Z"/>
          <w:sz w:val="20"/>
          <w:szCs w:val="20"/>
        </w:rPr>
      </w:pPr>
      <w:del w:id="1578" w:author="Admin" w:date="2019-02-19T02:10:00Z">
        <w:r w:rsidDel="002260E7">
          <w:rPr>
            <w:rFonts w:ascii="Arial" w:eastAsia="Arial" w:hAnsi="Arial" w:cs="Arial"/>
            <w:sz w:val="20"/>
            <w:szCs w:val="20"/>
          </w:rPr>
          <w:delText>Если бы мы хотели, чтобы ровно половина мальчиков сидела за пар-той с девочками, то по аналогичным причинам количество мальчи-ков должно было бы делиться на 4. Однако одновременно делиться на 4 количества девочек и мальчиков не могут, так как тогда оказа-лось бы, что 350 делится на 4, а это неверно.</w:delText>
        </w:r>
      </w:del>
    </w:p>
    <w:p w:rsidR="00A33515" w:rsidDel="002260E7" w:rsidRDefault="00A33515">
      <w:pPr>
        <w:spacing w:line="115" w:lineRule="exact"/>
        <w:rPr>
          <w:del w:id="1579" w:author="Admin" w:date="2019-02-19T02:10:00Z"/>
          <w:sz w:val="20"/>
          <w:szCs w:val="20"/>
        </w:rPr>
      </w:pPr>
    </w:p>
    <w:p w:rsidR="00A33515" w:rsidDel="002260E7" w:rsidRDefault="001A4D22">
      <w:pPr>
        <w:numPr>
          <w:ilvl w:val="0"/>
          <w:numId w:val="537"/>
        </w:numPr>
        <w:tabs>
          <w:tab w:val="left" w:pos="300"/>
        </w:tabs>
        <w:spacing w:line="283" w:lineRule="auto"/>
        <w:ind w:left="300" w:hanging="290"/>
        <w:jc w:val="both"/>
        <w:rPr>
          <w:del w:id="1580" w:author="Admin" w:date="2019-02-19T02:10:00Z"/>
          <w:rFonts w:ascii="Arial" w:eastAsia="Arial" w:hAnsi="Arial" w:cs="Arial"/>
          <w:b/>
          <w:bCs/>
          <w:sz w:val="20"/>
          <w:szCs w:val="20"/>
        </w:rPr>
        <w:pPrChange w:id="1581" w:author="Admin" w:date="2019-02-19T00:19:00Z">
          <w:pPr>
            <w:numPr>
              <w:numId w:val="538"/>
            </w:numPr>
            <w:tabs>
              <w:tab w:val="left" w:pos="300"/>
            </w:tabs>
            <w:spacing w:line="283" w:lineRule="auto"/>
            <w:ind w:left="300" w:hanging="290"/>
            <w:jc w:val="both"/>
          </w:pPr>
        </w:pPrChange>
      </w:pPr>
      <w:del w:id="1582" w:author="Admin" w:date="2019-02-19T02:10:00Z">
        <w:r w:rsidDel="002260E7">
          <w:rPr>
            <w:rFonts w:ascii="Arial" w:eastAsia="Arial" w:hAnsi="Arial" w:cs="Arial"/>
            <w:sz w:val="20"/>
            <w:szCs w:val="20"/>
          </w:rPr>
          <w:delText>В классе учится не менее 12 девочек и не более 16 мальчиков. У каж-дого из них в классе одинаковое число друзей, среди которых обя-зательно есть девочка и мальчик. Известно также, что у каждой де-вочки друзей среди мальчиков больше, чем среди девочек, а у каж-дого мальчика друзей среди девочек не больше, чем среди мальчи-ков. Какое наименьшее число друзей может быть у школьников в этом классе?</w:delText>
        </w:r>
      </w:del>
    </w:p>
    <w:p w:rsidR="00A33515" w:rsidDel="002260E7" w:rsidRDefault="00A33515">
      <w:pPr>
        <w:spacing w:line="46" w:lineRule="exact"/>
        <w:rPr>
          <w:del w:id="1583" w:author="Admin" w:date="2019-02-19T02:10:00Z"/>
          <w:rFonts w:ascii="Arial" w:eastAsia="Arial" w:hAnsi="Arial" w:cs="Arial"/>
          <w:b/>
          <w:bCs/>
          <w:sz w:val="20"/>
          <w:szCs w:val="20"/>
        </w:rPr>
      </w:pPr>
    </w:p>
    <w:p w:rsidR="00A33515" w:rsidDel="002260E7" w:rsidRDefault="001A4D22">
      <w:pPr>
        <w:spacing w:line="291" w:lineRule="auto"/>
        <w:ind w:left="300"/>
        <w:jc w:val="both"/>
        <w:rPr>
          <w:del w:id="1584" w:author="Admin" w:date="2019-02-19T02:10:00Z"/>
          <w:rFonts w:ascii="Arial" w:eastAsia="Arial" w:hAnsi="Arial" w:cs="Arial"/>
          <w:b/>
          <w:bCs/>
          <w:sz w:val="20"/>
          <w:szCs w:val="20"/>
        </w:rPr>
      </w:pPr>
      <w:del w:id="1585"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 xml:space="preserve">Обозначим наименьшее число друзей у школьников че-рез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и докажем, что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6. Мы знаем, что в классе Д девочек и М мальчиков, при этом</w:delText>
        </w:r>
      </w:del>
    </w:p>
    <w:p w:rsidR="00A33515" w:rsidDel="002260E7" w:rsidRDefault="00A33515">
      <w:pPr>
        <w:spacing w:line="79" w:lineRule="exact"/>
        <w:rPr>
          <w:del w:id="1586" w:author="Admin" w:date="2019-02-19T02:10:00Z"/>
          <w:sz w:val="20"/>
          <w:szCs w:val="20"/>
        </w:rPr>
      </w:pPr>
    </w:p>
    <w:tbl>
      <w:tblPr>
        <w:tblW w:w="0" w:type="auto"/>
        <w:tblInd w:w="2560" w:type="dxa"/>
        <w:tblLayout w:type="fixed"/>
        <w:tblCellMar>
          <w:left w:w="0" w:type="dxa"/>
          <w:right w:w="0" w:type="dxa"/>
        </w:tblCellMar>
        <w:tblLook w:val="04A0" w:firstRow="1" w:lastRow="0" w:firstColumn="1" w:lastColumn="0" w:noHBand="0" w:noVBand="1"/>
      </w:tblPr>
      <w:tblGrid>
        <w:gridCol w:w="240"/>
        <w:gridCol w:w="620"/>
        <w:gridCol w:w="900"/>
        <w:gridCol w:w="20"/>
      </w:tblGrid>
      <w:tr w:rsidR="00A33515" w:rsidDel="002260E7">
        <w:trPr>
          <w:trHeight w:val="230"/>
          <w:del w:id="1587" w:author="Admin" w:date="2019-02-19T02:10:00Z"/>
        </w:trPr>
        <w:tc>
          <w:tcPr>
            <w:tcW w:w="240" w:type="dxa"/>
            <w:vMerge w:val="restart"/>
            <w:vAlign w:val="bottom"/>
          </w:tcPr>
          <w:p w:rsidR="00A33515" w:rsidDel="002260E7" w:rsidRDefault="001A4D22">
            <w:pPr>
              <w:jc w:val="right"/>
              <w:rPr>
                <w:del w:id="1588" w:author="Admin" w:date="2019-02-19T02:10:00Z"/>
                <w:sz w:val="20"/>
                <w:szCs w:val="20"/>
              </w:rPr>
            </w:pPr>
            <w:del w:id="1589" w:author="Admin" w:date="2019-02-19T02:10:00Z">
              <w:r w:rsidDel="002260E7">
                <w:rPr>
                  <w:rFonts w:ascii="Arial" w:eastAsia="Arial" w:hAnsi="Arial" w:cs="Arial"/>
                  <w:w w:val="80"/>
                  <w:sz w:val="20"/>
                  <w:szCs w:val="20"/>
                </w:rPr>
                <w:delText>12</w:delText>
              </w:r>
            </w:del>
          </w:p>
        </w:tc>
        <w:tc>
          <w:tcPr>
            <w:tcW w:w="620" w:type="dxa"/>
            <w:vAlign w:val="bottom"/>
          </w:tcPr>
          <w:p w:rsidR="00A33515" w:rsidDel="002260E7" w:rsidRDefault="001A4D22">
            <w:pPr>
              <w:ind w:right="100"/>
              <w:jc w:val="right"/>
              <w:rPr>
                <w:del w:id="1590" w:author="Admin" w:date="2019-02-19T02:10:00Z"/>
                <w:sz w:val="20"/>
                <w:szCs w:val="20"/>
              </w:rPr>
            </w:pPr>
            <w:del w:id="1591" w:author="Admin" w:date="2019-02-19T02:10:00Z">
              <w:r w:rsidDel="002260E7">
                <w:rPr>
                  <w:rFonts w:ascii="Arial" w:eastAsia="Arial" w:hAnsi="Arial" w:cs="Arial"/>
                  <w:sz w:val="20"/>
                  <w:szCs w:val="20"/>
                </w:rPr>
                <w:delText>,</w:delText>
              </w:r>
            </w:del>
          </w:p>
        </w:tc>
        <w:tc>
          <w:tcPr>
            <w:tcW w:w="900" w:type="dxa"/>
            <w:vMerge w:val="restart"/>
            <w:vAlign w:val="bottom"/>
          </w:tcPr>
          <w:p w:rsidR="00A33515" w:rsidDel="002260E7" w:rsidRDefault="001A4D22">
            <w:pPr>
              <w:ind w:left="200"/>
              <w:rPr>
                <w:del w:id="1592" w:author="Admin" w:date="2019-02-19T02:10:00Z"/>
                <w:sz w:val="20"/>
                <w:szCs w:val="20"/>
              </w:rPr>
            </w:pPr>
            <w:del w:id="1593" w:author="Admin" w:date="2019-02-19T02:10:00Z">
              <w:r w:rsidDel="002260E7">
                <w:rPr>
                  <w:rFonts w:ascii="Arial" w:eastAsia="Arial" w:hAnsi="Arial" w:cs="Arial"/>
                  <w:sz w:val="20"/>
                  <w:szCs w:val="20"/>
                </w:rPr>
                <w:delText>М   16</w:delText>
              </w:r>
              <w:r w:rsidDel="002260E7">
                <w:rPr>
                  <w:rFonts w:eastAsia="Times New Roman"/>
                  <w:i/>
                  <w:iCs/>
                  <w:sz w:val="20"/>
                  <w:szCs w:val="20"/>
                </w:rPr>
                <w:delText>:</w:delText>
              </w:r>
            </w:del>
          </w:p>
        </w:tc>
        <w:tc>
          <w:tcPr>
            <w:tcW w:w="0" w:type="dxa"/>
            <w:vAlign w:val="bottom"/>
          </w:tcPr>
          <w:p w:rsidR="00A33515" w:rsidDel="002260E7" w:rsidRDefault="00A33515">
            <w:pPr>
              <w:rPr>
                <w:del w:id="1594" w:author="Admin" w:date="2019-02-19T02:10:00Z"/>
                <w:sz w:val="1"/>
                <w:szCs w:val="1"/>
              </w:rPr>
            </w:pPr>
          </w:p>
        </w:tc>
      </w:tr>
      <w:tr w:rsidR="00A33515" w:rsidDel="002260E7">
        <w:trPr>
          <w:trHeight w:val="344"/>
          <w:del w:id="1595" w:author="Admin" w:date="2019-02-19T02:10:00Z"/>
        </w:trPr>
        <w:tc>
          <w:tcPr>
            <w:tcW w:w="240" w:type="dxa"/>
            <w:vMerge/>
            <w:vAlign w:val="bottom"/>
          </w:tcPr>
          <w:p w:rsidR="00A33515" w:rsidDel="002260E7" w:rsidRDefault="00A33515">
            <w:pPr>
              <w:rPr>
                <w:del w:id="1596" w:author="Admin" w:date="2019-02-19T02:10:00Z"/>
                <w:sz w:val="24"/>
                <w:szCs w:val="24"/>
              </w:rPr>
            </w:pPr>
          </w:p>
        </w:tc>
        <w:tc>
          <w:tcPr>
            <w:tcW w:w="620" w:type="dxa"/>
            <w:vAlign w:val="bottom"/>
          </w:tcPr>
          <w:p w:rsidR="00A33515" w:rsidDel="002260E7" w:rsidRDefault="001A4D22">
            <w:pPr>
              <w:ind w:right="100"/>
              <w:jc w:val="right"/>
              <w:rPr>
                <w:del w:id="1597" w:author="Admin" w:date="2019-02-19T02:10:00Z"/>
                <w:sz w:val="20"/>
                <w:szCs w:val="20"/>
              </w:rPr>
            </w:pPr>
            <w:del w:id="1598" w:author="Admin" w:date="2019-02-19T02:10:00Z">
              <w:r w:rsidDel="002260E7">
                <w:rPr>
                  <w:rFonts w:ascii="Arial" w:eastAsia="Arial" w:hAnsi="Arial" w:cs="Arial"/>
                  <w:sz w:val="20"/>
                  <w:szCs w:val="20"/>
                </w:rPr>
                <w:delText>Д,</w:delText>
              </w:r>
            </w:del>
          </w:p>
        </w:tc>
        <w:tc>
          <w:tcPr>
            <w:tcW w:w="900" w:type="dxa"/>
            <w:vMerge/>
            <w:vAlign w:val="bottom"/>
          </w:tcPr>
          <w:p w:rsidR="00A33515" w:rsidDel="002260E7" w:rsidRDefault="00A33515">
            <w:pPr>
              <w:rPr>
                <w:del w:id="1599" w:author="Admin" w:date="2019-02-19T02:10:00Z"/>
                <w:sz w:val="24"/>
                <w:szCs w:val="24"/>
              </w:rPr>
            </w:pPr>
          </w:p>
        </w:tc>
        <w:tc>
          <w:tcPr>
            <w:tcW w:w="0" w:type="dxa"/>
            <w:vAlign w:val="bottom"/>
          </w:tcPr>
          <w:p w:rsidR="00A33515" w:rsidDel="002260E7" w:rsidRDefault="00A33515">
            <w:pPr>
              <w:rPr>
                <w:del w:id="1600" w:author="Admin" w:date="2019-02-19T02:10:00Z"/>
                <w:sz w:val="1"/>
                <w:szCs w:val="1"/>
              </w:rPr>
            </w:pPr>
          </w:p>
        </w:tc>
      </w:tr>
    </w:tbl>
    <w:p w:rsidR="00A33515" w:rsidDel="002260E7" w:rsidRDefault="00A33515">
      <w:pPr>
        <w:spacing w:line="27" w:lineRule="exact"/>
        <w:rPr>
          <w:del w:id="1601" w:author="Admin" w:date="2019-02-19T02:10:00Z"/>
          <w:sz w:val="20"/>
          <w:szCs w:val="20"/>
        </w:rPr>
      </w:pPr>
    </w:p>
    <w:p w:rsidR="00A33515" w:rsidDel="002260E7" w:rsidRDefault="001A4D22">
      <w:pPr>
        <w:numPr>
          <w:ilvl w:val="0"/>
          <w:numId w:val="538"/>
        </w:numPr>
        <w:tabs>
          <w:tab w:val="left" w:pos="740"/>
        </w:tabs>
        <w:spacing w:line="291" w:lineRule="auto"/>
        <w:ind w:left="740" w:hanging="278"/>
        <w:jc w:val="both"/>
        <w:rPr>
          <w:del w:id="1602" w:author="Admin" w:date="2019-02-19T02:10:00Z"/>
          <w:rFonts w:ascii="Arial" w:eastAsia="Arial" w:hAnsi="Arial" w:cs="Arial"/>
          <w:sz w:val="20"/>
          <w:szCs w:val="20"/>
        </w:rPr>
        <w:pPrChange w:id="1603" w:author="Admin" w:date="2019-02-19T00:19:00Z">
          <w:pPr>
            <w:numPr>
              <w:numId w:val="539"/>
            </w:numPr>
            <w:tabs>
              <w:tab w:val="left" w:pos="740"/>
            </w:tabs>
            <w:spacing w:line="291" w:lineRule="auto"/>
            <w:ind w:left="740" w:hanging="278"/>
            <w:jc w:val="both"/>
          </w:pPr>
        </w:pPrChange>
      </w:pPr>
      <w:del w:id="1604" w:author="Admin" w:date="2019-02-19T02:10:00Z">
        <w:r w:rsidDel="002260E7">
          <w:rPr>
            <w:rFonts w:ascii="Arial" w:eastAsia="Arial" w:hAnsi="Arial" w:cs="Arial"/>
            <w:i/>
            <w:iCs/>
            <w:sz w:val="20"/>
            <w:szCs w:val="20"/>
          </w:rPr>
          <w:delText xml:space="preserve">D </w:delText>
        </w:r>
        <w:r w:rsidDel="002260E7">
          <w:rPr>
            <w:rFonts w:eastAsia="Times New Roman"/>
            <w:i/>
            <w:iCs/>
            <w:sz w:val="20"/>
            <w:szCs w:val="20"/>
          </w:rPr>
          <w:delText>&gt;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Действительно,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если бы у школьников было по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друга,</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то девочки не могли бы иметь друзей–девочек, что противо-речит условию.</w:delText>
        </w:r>
      </w:del>
    </w:p>
    <w:p w:rsidR="00A33515" w:rsidDel="002260E7" w:rsidRDefault="00A33515">
      <w:pPr>
        <w:spacing w:line="36" w:lineRule="exact"/>
        <w:rPr>
          <w:del w:id="1605" w:author="Admin" w:date="2019-02-19T02:10:00Z"/>
          <w:rFonts w:ascii="Arial" w:eastAsia="Arial" w:hAnsi="Arial" w:cs="Arial"/>
          <w:sz w:val="20"/>
          <w:szCs w:val="20"/>
        </w:rPr>
      </w:pPr>
    </w:p>
    <w:p w:rsidR="00A33515" w:rsidDel="002260E7" w:rsidRDefault="001A4D22">
      <w:pPr>
        <w:numPr>
          <w:ilvl w:val="0"/>
          <w:numId w:val="538"/>
        </w:numPr>
        <w:tabs>
          <w:tab w:val="left" w:pos="740"/>
        </w:tabs>
        <w:spacing w:line="293" w:lineRule="auto"/>
        <w:ind w:left="740" w:hanging="278"/>
        <w:jc w:val="both"/>
        <w:rPr>
          <w:del w:id="1606" w:author="Admin" w:date="2019-02-19T02:10:00Z"/>
          <w:rFonts w:ascii="Arial" w:eastAsia="Arial" w:hAnsi="Arial" w:cs="Arial"/>
          <w:sz w:val="19"/>
          <w:szCs w:val="19"/>
        </w:rPr>
        <w:pPrChange w:id="1607" w:author="Admin" w:date="2019-02-19T00:19:00Z">
          <w:pPr>
            <w:numPr>
              <w:numId w:val="539"/>
            </w:numPr>
            <w:tabs>
              <w:tab w:val="left" w:pos="740"/>
            </w:tabs>
            <w:spacing w:line="293" w:lineRule="auto"/>
            <w:ind w:left="740" w:hanging="278"/>
            <w:jc w:val="both"/>
          </w:pPr>
        </w:pPrChange>
      </w:pPr>
      <w:del w:id="1608" w:author="Admin" w:date="2019-02-19T02:10:00Z">
        <w:r w:rsidDel="002260E7">
          <w:rPr>
            <w:rFonts w:ascii="Arial" w:eastAsia="Arial" w:hAnsi="Arial" w:cs="Arial"/>
            <w:i/>
            <w:iCs/>
            <w:sz w:val="19"/>
            <w:szCs w:val="19"/>
          </w:rPr>
          <w:delText xml:space="preserve">D </w:delText>
        </w:r>
        <w:r w:rsidDel="002260E7">
          <w:rPr>
            <w:rFonts w:eastAsia="Times New Roman"/>
            <w:i/>
            <w:iCs/>
            <w:sz w:val="19"/>
            <w:szCs w:val="19"/>
          </w:rPr>
          <w:delText>&gt;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3.</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Если у каждого школьника было бы по</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3</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друга,</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то каж-дая девочка могла бы иметь не менее двух друзей–мальчиков,</w:delText>
        </w:r>
      </w:del>
    </w:p>
    <w:p w:rsidR="00A33515" w:rsidDel="002260E7" w:rsidRDefault="00A33515">
      <w:pPr>
        <w:spacing w:line="1" w:lineRule="exact"/>
        <w:rPr>
          <w:del w:id="1609" w:author="Admin" w:date="2019-02-19T02:10:00Z"/>
          <w:rFonts w:ascii="Arial" w:eastAsia="Arial" w:hAnsi="Arial" w:cs="Arial"/>
          <w:sz w:val="19"/>
          <w:szCs w:val="19"/>
        </w:rPr>
      </w:pPr>
    </w:p>
    <w:p w:rsidR="00A33515" w:rsidDel="002260E7" w:rsidRDefault="001A4D22">
      <w:pPr>
        <w:numPr>
          <w:ilvl w:val="1"/>
          <w:numId w:val="538"/>
        </w:numPr>
        <w:tabs>
          <w:tab w:val="left" w:pos="912"/>
        </w:tabs>
        <w:spacing w:line="291" w:lineRule="auto"/>
        <w:ind w:left="740" w:hanging="4"/>
        <w:jc w:val="both"/>
        <w:rPr>
          <w:del w:id="1610" w:author="Admin" w:date="2019-02-19T02:10:00Z"/>
          <w:rFonts w:ascii="Arial" w:eastAsia="Arial" w:hAnsi="Arial" w:cs="Arial"/>
          <w:sz w:val="20"/>
          <w:szCs w:val="20"/>
        </w:rPr>
        <w:pPrChange w:id="1611" w:author="Admin" w:date="2019-02-19T00:19:00Z">
          <w:pPr>
            <w:numPr>
              <w:ilvl w:val="1"/>
              <w:numId w:val="539"/>
            </w:numPr>
            <w:tabs>
              <w:tab w:val="left" w:pos="912"/>
            </w:tabs>
            <w:spacing w:line="291" w:lineRule="auto"/>
            <w:ind w:left="740" w:hanging="4"/>
            <w:jc w:val="both"/>
          </w:pPr>
        </w:pPrChange>
      </w:pPr>
      <w:del w:id="1612" w:author="Admin" w:date="2019-02-19T02:10:00Z">
        <w:r w:rsidDel="002260E7">
          <w:rPr>
            <w:rFonts w:ascii="Arial" w:eastAsia="Arial" w:hAnsi="Arial" w:cs="Arial"/>
            <w:sz w:val="20"/>
            <w:szCs w:val="20"/>
          </w:rPr>
          <w:delText xml:space="preserve">каждый мальчик — не более одной подруги–девочки. Обо-значив за </w:delText>
        </w:r>
        <w:r w:rsidDel="002260E7">
          <w:rPr>
            <w:rFonts w:eastAsia="Times New Roman"/>
            <w:i/>
            <w:iCs/>
            <w:sz w:val="20"/>
            <w:szCs w:val="20"/>
          </w:rPr>
          <w:delText>F</w:delText>
        </w:r>
        <w:r w:rsidDel="002260E7">
          <w:rPr>
            <w:rFonts w:ascii="Arial" w:eastAsia="Arial" w:hAnsi="Arial" w:cs="Arial"/>
            <w:sz w:val="20"/>
            <w:szCs w:val="20"/>
          </w:rPr>
          <w:delText xml:space="preserve"> количество дружеских связей «мальчик–девочка», получим</w:delText>
        </w:r>
      </w:del>
    </w:p>
    <w:p w:rsidR="00A33515" w:rsidDel="002260E7" w:rsidRDefault="00A33515">
      <w:pPr>
        <w:spacing w:line="18" w:lineRule="exact"/>
        <w:rPr>
          <w:del w:id="1613" w:author="Admin" w:date="2019-02-19T02:10:00Z"/>
          <w:rFonts w:ascii="Arial" w:eastAsia="Arial" w:hAnsi="Arial" w:cs="Arial"/>
          <w:sz w:val="20"/>
          <w:szCs w:val="20"/>
        </w:rPr>
      </w:pPr>
    </w:p>
    <w:p w:rsidR="00A33515" w:rsidDel="002260E7" w:rsidRDefault="001A4D22">
      <w:pPr>
        <w:ind w:left="1600"/>
        <w:rPr>
          <w:del w:id="1614" w:author="Admin" w:date="2019-02-19T02:10:00Z"/>
          <w:rFonts w:ascii="Arial" w:eastAsia="Arial" w:hAnsi="Arial" w:cs="Arial"/>
          <w:sz w:val="20"/>
          <w:szCs w:val="20"/>
        </w:rPr>
      </w:pPr>
      <w:del w:id="1615" w:author="Admin" w:date="2019-02-19T02:10:00Z">
        <w:r w:rsidDel="002260E7">
          <w:rPr>
            <w:rFonts w:ascii="Arial" w:eastAsia="Arial" w:hAnsi="Arial" w:cs="Arial"/>
            <w:sz w:val="20"/>
            <w:szCs w:val="20"/>
          </w:rPr>
          <w:delText xml:space="preserve">2  12   2  Д   </w:delText>
        </w:r>
        <w:r w:rsidDel="002260E7">
          <w:rPr>
            <w:rFonts w:eastAsia="Times New Roman"/>
            <w:i/>
            <w:iCs/>
            <w:sz w:val="20"/>
            <w:szCs w:val="20"/>
          </w:rPr>
          <w:delText>F</w:delText>
        </w:r>
        <w:r w:rsidDel="002260E7">
          <w:rPr>
            <w:rFonts w:ascii="Arial" w:eastAsia="Arial" w:hAnsi="Arial" w:cs="Arial"/>
            <w:sz w:val="20"/>
            <w:szCs w:val="20"/>
          </w:rPr>
          <w:delText xml:space="preserve">  М   16 — противоречие.</w:delText>
        </w:r>
      </w:del>
    </w:p>
    <w:p w:rsidR="00A33515" w:rsidDel="002260E7" w:rsidRDefault="00A33515">
      <w:pPr>
        <w:spacing w:line="330" w:lineRule="exact"/>
        <w:rPr>
          <w:del w:id="1616" w:author="Admin" w:date="2019-02-19T02:10:00Z"/>
          <w:rFonts w:ascii="Arial" w:eastAsia="Arial" w:hAnsi="Arial" w:cs="Arial"/>
          <w:sz w:val="20"/>
          <w:szCs w:val="20"/>
        </w:rPr>
      </w:pPr>
    </w:p>
    <w:p w:rsidR="00A33515" w:rsidDel="002260E7" w:rsidRDefault="001A4D22">
      <w:pPr>
        <w:numPr>
          <w:ilvl w:val="0"/>
          <w:numId w:val="538"/>
        </w:numPr>
        <w:tabs>
          <w:tab w:val="left" w:pos="740"/>
        </w:tabs>
        <w:spacing w:line="291" w:lineRule="auto"/>
        <w:ind w:left="740" w:hanging="278"/>
        <w:jc w:val="both"/>
        <w:rPr>
          <w:del w:id="1617" w:author="Admin" w:date="2019-02-19T02:10:00Z"/>
          <w:rFonts w:ascii="Arial" w:eastAsia="Arial" w:hAnsi="Arial" w:cs="Arial"/>
          <w:sz w:val="20"/>
          <w:szCs w:val="20"/>
        </w:rPr>
        <w:pPrChange w:id="1618" w:author="Admin" w:date="2019-02-19T00:19:00Z">
          <w:pPr>
            <w:numPr>
              <w:numId w:val="539"/>
            </w:numPr>
            <w:tabs>
              <w:tab w:val="left" w:pos="740"/>
            </w:tabs>
            <w:spacing w:line="291" w:lineRule="auto"/>
            <w:ind w:left="740" w:hanging="278"/>
            <w:jc w:val="both"/>
          </w:pPr>
        </w:pPrChange>
      </w:pPr>
      <w:del w:id="1619" w:author="Admin" w:date="2019-02-19T02:10:00Z">
        <w:r w:rsidDel="002260E7">
          <w:rPr>
            <w:rFonts w:ascii="Arial" w:eastAsia="Arial" w:hAnsi="Arial" w:cs="Arial"/>
            <w:i/>
            <w:iCs/>
            <w:sz w:val="20"/>
            <w:szCs w:val="20"/>
          </w:rPr>
          <w:delText xml:space="preserve">D </w:delText>
        </w:r>
        <w:r w:rsidDel="002260E7">
          <w:rPr>
            <w:rFonts w:eastAsia="Times New Roman"/>
            <w:i/>
            <w:iCs/>
            <w:sz w:val="20"/>
            <w:szCs w:val="20"/>
          </w:rPr>
          <w:delText>&gt;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4.</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Если у каждого школьника по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4</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друга,</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то каждая де-вочка имеет не менее трёх друзей–мальчиков, а каждый маль-чик — не более двух друзей–девочек. Получаем, что</w:delText>
        </w:r>
      </w:del>
    </w:p>
    <w:p w:rsidR="00A33515" w:rsidDel="002260E7" w:rsidRDefault="00A33515">
      <w:pPr>
        <w:spacing w:line="18" w:lineRule="exact"/>
        <w:rPr>
          <w:del w:id="1620" w:author="Admin" w:date="2019-02-19T02:10:00Z"/>
          <w:rFonts w:ascii="Arial" w:eastAsia="Arial" w:hAnsi="Arial" w:cs="Arial"/>
          <w:sz w:val="20"/>
          <w:szCs w:val="20"/>
        </w:rPr>
      </w:pPr>
    </w:p>
    <w:p w:rsidR="00A33515" w:rsidDel="002260E7" w:rsidRDefault="001A4D22">
      <w:pPr>
        <w:ind w:left="1360"/>
        <w:rPr>
          <w:del w:id="1621" w:author="Admin" w:date="2019-02-19T02:10:00Z"/>
          <w:rFonts w:ascii="Arial" w:eastAsia="Arial" w:hAnsi="Arial" w:cs="Arial"/>
          <w:sz w:val="20"/>
          <w:szCs w:val="20"/>
        </w:rPr>
      </w:pPr>
      <w:del w:id="1622" w:author="Admin" w:date="2019-02-19T02:10:00Z">
        <w:r w:rsidDel="002260E7">
          <w:rPr>
            <w:rFonts w:ascii="Arial" w:eastAsia="Arial" w:hAnsi="Arial" w:cs="Arial"/>
            <w:sz w:val="20"/>
            <w:szCs w:val="20"/>
          </w:rPr>
          <w:delText xml:space="preserve">3  12   3  Д   </w:delText>
        </w:r>
        <w:r w:rsidDel="002260E7">
          <w:rPr>
            <w:rFonts w:eastAsia="Times New Roman"/>
            <w:i/>
            <w:iCs/>
            <w:sz w:val="20"/>
            <w:szCs w:val="20"/>
          </w:rPr>
          <w:delText>F</w:delText>
        </w:r>
        <w:r w:rsidDel="002260E7">
          <w:rPr>
            <w:rFonts w:ascii="Arial" w:eastAsia="Arial" w:hAnsi="Arial" w:cs="Arial"/>
            <w:sz w:val="20"/>
            <w:szCs w:val="20"/>
          </w:rPr>
          <w:delText xml:space="preserve">  2  М   2  16 — противоречие.</w:delText>
        </w:r>
      </w:del>
    </w:p>
    <w:p w:rsidR="00A33515" w:rsidDel="002260E7" w:rsidRDefault="00A33515">
      <w:pPr>
        <w:spacing w:line="330" w:lineRule="exact"/>
        <w:rPr>
          <w:del w:id="1623" w:author="Admin" w:date="2019-02-19T02:10:00Z"/>
          <w:rFonts w:ascii="Arial" w:eastAsia="Arial" w:hAnsi="Arial" w:cs="Arial"/>
          <w:sz w:val="20"/>
          <w:szCs w:val="20"/>
        </w:rPr>
      </w:pPr>
    </w:p>
    <w:p w:rsidR="00A33515" w:rsidDel="002260E7" w:rsidRDefault="001A4D22">
      <w:pPr>
        <w:numPr>
          <w:ilvl w:val="0"/>
          <w:numId w:val="538"/>
        </w:numPr>
        <w:tabs>
          <w:tab w:val="left" w:pos="740"/>
        </w:tabs>
        <w:ind w:left="740" w:hanging="278"/>
        <w:rPr>
          <w:del w:id="1624" w:author="Admin" w:date="2019-02-19T02:10:00Z"/>
          <w:rFonts w:ascii="Arial" w:eastAsia="Arial" w:hAnsi="Arial" w:cs="Arial"/>
          <w:sz w:val="20"/>
          <w:szCs w:val="20"/>
        </w:rPr>
        <w:pPrChange w:id="1625" w:author="Admin" w:date="2019-02-19T00:19:00Z">
          <w:pPr>
            <w:numPr>
              <w:numId w:val="539"/>
            </w:numPr>
            <w:tabs>
              <w:tab w:val="left" w:pos="740"/>
            </w:tabs>
            <w:ind w:left="740" w:hanging="278"/>
          </w:pPr>
        </w:pPrChange>
      </w:pPr>
      <w:del w:id="1626" w:author="Admin" w:date="2019-02-19T02:10:00Z">
        <w:r w:rsidDel="002260E7">
          <w:rPr>
            <w:rFonts w:ascii="Arial" w:eastAsia="Arial" w:hAnsi="Arial" w:cs="Arial"/>
            <w:i/>
            <w:iCs/>
            <w:sz w:val="20"/>
            <w:szCs w:val="20"/>
          </w:rPr>
          <w:delText xml:space="preserve">D </w:delText>
        </w:r>
        <w:r w:rsidDel="002260E7">
          <w:rPr>
            <w:rFonts w:eastAsia="Times New Roman"/>
            <w:i/>
            <w:iCs/>
            <w:sz w:val="20"/>
            <w:szCs w:val="20"/>
          </w:rPr>
          <w:delText>&gt;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5 —</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аналогично предыдущему пункту.</w:delText>
        </w:r>
      </w:del>
    </w:p>
    <w:p w:rsidR="00A33515" w:rsidDel="002260E7" w:rsidRDefault="00A33515">
      <w:pPr>
        <w:spacing w:line="107" w:lineRule="exact"/>
        <w:rPr>
          <w:del w:id="1627" w:author="Admin" w:date="2019-02-19T02:10:00Z"/>
          <w:rFonts w:ascii="Arial" w:eastAsia="Arial" w:hAnsi="Arial" w:cs="Arial"/>
          <w:sz w:val="20"/>
          <w:szCs w:val="20"/>
        </w:rPr>
      </w:pPr>
    </w:p>
    <w:p w:rsidR="00A33515" w:rsidDel="002260E7" w:rsidRDefault="001A4D22">
      <w:pPr>
        <w:numPr>
          <w:ilvl w:val="0"/>
          <w:numId w:val="538"/>
        </w:numPr>
        <w:tabs>
          <w:tab w:val="left" w:pos="740"/>
        </w:tabs>
        <w:spacing w:line="331" w:lineRule="auto"/>
        <w:ind w:left="740" w:hanging="278"/>
        <w:jc w:val="both"/>
        <w:rPr>
          <w:del w:id="1628" w:author="Admin" w:date="2019-02-19T02:10:00Z"/>
          <w:rFonts w:ascii="Arial" w:eastAsia="Arial" w:hAnsi="Arial" w:cs="Arial"/>
          <w:sz w:val="19"/>
          <w:szCs w:val="19"/>
        </w:rPr>
        <w:pPrChange w:id="1629" w:author="Admin" w:date="2019-02-19T00:19:00Z">
          <w:pPr>
            <w:numPr>
              <w:numId w:val="539"/>
            </w:numPr>
            <w:tabs>
              <w:tab w:val="left" w:pos="740"/>
            </w:tabs>
            <w:spacing w:line="331" w:lineRule="auto"/>
            <w:ind w:left="740" w:hanging="278"/>
            <w:jc w:val="both"/>
          </w:pPr>
        </w:pPrChange>
      </w:pPr>
      <w:del w:id="1630" w:author="Admin" w:date="2019-02-19T02:10:00Z">
        <w:r w:rsidDel="002260E7">
          <w:rPr>
            <w:rFonts w:ascii="Arial" w:eastAsia="Arial" w:hAnsi="Arial" w:cs="Arial"/>
            <w:i/>
            <w:iCs/>
            <w:sz w:val="19"/>
            <w:szCs w:val="19"/>
          </w:rPr>
          <w:delText xml:space="preserve">D </w:delText>
        </w:r>
        <w:r w:rsidDel="002260E7">
          <w:rPr>
            <w:rFonts w:eastAsia="Times New Roman"/>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6.</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Приведём пример дружеских связей между</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16</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маль-чиками и 12 девочками, удовлетворяющих условию. Разделим</w:delText>
        </w:r>
      </w:del>
    </w:p>
    <w:p w:rsidR="00A33515" w:rsidDel="002260E7" w:rsidRDefault="00A33515">
      <w:pPr>
        <w:spacing w:line="23" w:lineRule="exact"/>
        <w:rPr>
          <w:del w:id="1631" w:author="Admin" w:date="2019-02-19T02:10:00Z"/>
          <w:rFonts w:ascii="Arial" w:eastAsia="Arial" w:hAnsi="Arial" w:cs="Arial"/>
          <w:sz w:val="19"/>
          <w:szCs w:val="19"/>
        </w:rPr>
      </w:pPr>
    </w:p>
    <w:p w:rsidR="00A33515" w:rsidDel="002260E7" w:rsidRDefault="001A4D22">
      <w:pPr>
        <w:numPr>
          <w:ilvl w:val="2"/>
          <w:numId w:val="538"/>
        </w:numPr>
        <w:tabs>
          <w:tab w:val="left" w:pos="3020"/>
        </w:tabs>
        <w:ind w:left="3020" w:hanging="250"/>
        <w:rPr>
          <w:del w:id="1632" w:author="Admin" w:date="2019-02-19T02:10:00Z"/>
          <w:rFonts w:ascii="Arial" w:eastAsia="Arial" w:hAnsi="Arial" w:cs="Arial"/>
          <w:sz w:val="20"/>
          <w:szCs w:val="20"/>
        </w:rPr>
        <w:pPrChange w:id="1633" w:author="Admin" w:date="2019-02-19T00:19:00Z">
          <w:pPr>
            <w:numPr>
              <w:ilvl w:val="2"/>
              <w:numId w:val="539"/>
            </w:numPr>
            <w:tabs>
              <w:tab w:val="left" w:pos="3020"/>
            </w:tabs>
            <w:ind w:left="3020" w:hanging="250"/>
          </w:pPr>
        </w:pPrChange>
      </w:pPr>
      <w:del w:id="1634" w:author="Admin" w:date="2019-02-19T02:10:00Z">
        <w:r w:rsidDel="002260E7">
          <w:rPr>
            <w:rFonts w:ascii="Arial" w:eastAsia="Arial" w:hAnsi="Arial" w:cs="Arial"/>
            <w:b/>
            <w:bCs/>
            <w:sz w:val="20"/>
            <w:szCs w:val="20"/>
          </w:rPr>
          <w:delText xml:space="preserve">226 </w:delText>
        </w:r>
        <w:r w:rsidDel="002260E7">
          <w:rPr>
            <w:rFonts w:ascii="Arial" w:eastAsia="Arial" w:hAnsi="Arial" w:cs="Arial"/>
            <w:sz w:val="20"/>
            <w:szCs w:val="20"/>
          </w:rPr>
          <w:delText>−</w:delText>
        </w:r>
      </w:del>
    </w:p>
    <w:p w:rsidR="00A33515" w:rsidDel="002260E7" w:rsidRDefault="00A33515">
      <w:pPr>
        <w:rPr>
          <w:del w:id="1635" w:author="Admin" w:date="2019-02-19T02:10:00Z"/>
        </w:rPr>
        <w:sectPr w:rsidR="00A33515" w:rsidDel="002260E7">
          <w:pgSz w:w="8220" w:h="12472"/>
          <w:pgMar w:top="639" w:right="720" w:bottom="0" w:left="920" w:header="0" w:footer="0" w:gutter="0"/>
          <w:cols w:space="720" w:equalWidth="0">
            <w:col w:w="6580"/>
          </w:cols>
        </w:sectPr>
      </w:pPr>
    </w:p>
    <w:p w:rsidR="00A33515" w:rsidDel="002260E7" w:rsidRDefault="001A4D22">
      <w:pPr>
        <w:jc w:val="center"/>
        <w:rPr>
          <w:del w:id="1636" w:author="Admin" w:date="2019-02-19T02:10:00Z"/>
          <w:sz w:val="20"/>
          <w:szCs w:val="20"/>
        </w:rPr>
      </w:pPr>
      <w:bookmarkStart w:id="1637" w:name="page237"/>
      <w:bookmarkEnd w:id="1637"/>
      <w:del w:id="1638"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639" w:author="Admin" w:date="2019-02-19T02:10:00Z"/>
          <w:sz w:val="20"/>
          <w:szCs w:val="20"/>
        </w:rPr>
      </w:pPr>
    </w:p>
    <w:p w:rsidR="00A33515" w:rsidDel="002260E7" w:rsidRDefault="001A4D22">
      <w:pPr>
        <w:spacing w:line="232" w:lineRule="auto"/>
        <w:ind w:left="940"/>
        <w:jc w:val="both"/>
        <w:rPr>
          <w:del w:id="1640" w:author="Admin" w:date="2019-02-19T02:10:00Z"/>
          <w:sz w:val="20"/>
          <w:szCs w:val="20"/>
        </w:rPr>
      </w:pPr>
      <w:del w:id="1641" w:author="Admin" w:date="2019-02-19T02:10:00Z">
        <w:r w:rsidDel="002260E7">
          <w:rPr>
            <w:rFonts w:ascii="Arial" w:eastAsia="Arial" w:hAnsi="Arial" w:cs="Arial"/>
            <w:sz w:val="20"/>
            <w:szCs w:val="20"/>
          </w:rPr>
          <w:delText>мальчиков на 4 группы по 4 человека, а девочек — на 4 группы по 3 человека</w:delText>
        </w:r>
        <w:r w:rsidDel="002260E7">
          <w:rPr>
            <w:rFonts w:ascii="Arial" w:eastAsia="Arial" w:hAnsi="Arial" w:cs="Arial"/>
            <w:sz w:val="39"/>
            <w:szCs w:val="39"/>
            <w:vertAlign w:val="superscript"/>
          </w:rPr>
          <w:delText>,</w:delText>
        </w:r>
        <w:r w:rsidDel="002260E7">
          <w:rPr>
            <w:rFonts w:ascii="Arial" w:eastAsia="Arial" w:hAnsi="Arial" w:cs="Arial"/>
            <w:sz w:val="20"/>
            <w:szCs w:val="20"/>
          </w:rPr>
          <w:delText>, разобьём эти группы на пары. Пусть в каждой группе все девочки знакомы друг с другом, все мальчики зна-комы друг с другом, а также каждая девочка знает всех маль-чиков из группы, парной её группе.</w:delText>
        </w:r>
      </w:del>
    </w:p>
    <w:p w:rsidR="00A33515" w:rsidDel="002260E7" w:rsidRDefault="00A33515">
      <w:pPr>
        <w:spacing w:line="85" w:lineRule="exact"/>
        <w:rPr>
          <w:del w:id="1642" w:author="Admin" w:date="2019-02-19T02:10:00Z"/>
          <w:sz w:val="20"/>
          <w:szCs w:val="20"/>
        </w:rPr>
      </w:pPr>
    </w:p>
    <w:p w:rsidR="00A33515" w:rsidDel="002260E7" w:rsidRDefault="001A4D22">
      <w:pPr>
        <w:spacing w:line="291" w:lineRule="auto"/>
        <w:ind w:left="940"/>
        <w:jc w:val="both"/>
        <w:rPr>
          <w:del w:id="1643" w:author="Admin" w:date="2019-02-19T02:10:00Z"/>
          <w:sz w:val="20"/>
          <w:szCs w:val="20"/>
        </w:rPr>
      </w:pPr>
      <w:del w:id="1644" w:author="Admin" w:date="2019-02-19T02:10:00Z">
        <w:r w:rsidDel="002260E7">
          <w:rPr>
            <w:rFonts w:ascii="Arial" w:eastAsia="Arial" w:hAnsi="Arial" w:cs="Arial"/>
            <w:sz w:val="20"/>
            <w:szCs w:val="20"/>
          </w:rPr>
          <w:delText>Тогда каждый мальчик знаком с 3 девочками и 3 мальчиками, а каждая девочка — с 2 девочками и 4 мальчиками. Эта ситуация подходит под условие задачи.</w:delText>
        </w:r>
      </w:del>
    </w:p>
    <w:p w:rsidR="00A33515" w:rsidDel="002260E7" w:rsidRDefault="00A33515">
      <w:pPr>
        <w:spacing w:line="200" w:lineRule="exact"/>
        <w:rPr>
          <w:del w:id="1645" w:author="Admin" w:date="2019-02-19T02:10:00Z"/>
          <w:sz w:val="20"/>
          <w:szCs w:val="20"/>
        </w:rPr>
      </w:pPr>
    </w:p>
    <w:p w:rsidR="00A33515" w:rsidDel="002260E7" w:rsidRDefault="00A33515">
      <w:pPr>
        <w:spacing w:line="224" w:lineRule="exact"/>
        <w:rPr>
          <w:del w:id="1646" w:author="Admin" w:date="2019-02-19T02:10:00Z"/>
          <w:sz w:val="20"/>
          <w:szCs w:val="20"/>
        </w:rPr>
      </w:pPr>
    </w:p>
    <w:p w:rsidR="00A33515" w:rsidDel="002260E7" w:rsidRDefault="001A4D22">
      <w:pPr>
        <w:rPr>
          <w:del w:id="1647" w:author="Admin" w:date="2019-02-19T02:10:00Z"/>
          <w:sz w:val="20"/>
          <w:szCs w:val="20"/>
        </w:rPr>
      </w:pPr>
      <w:del w:id="1648" w:author="Admin" w:date="2019-02-19T02:10:00Z">
        <w:r w:rsidDel="002260E7">
          <w:rPr>
            <w:rFonts w:ascii="Arial" w:eastAsia="Arial" w:hAnsi="Arial" w:cs="Arial"/>
            <w:b/>
            <w:bCs/>
            <w:sz w:val="36"/>
            <w:szCs w:val="36"/>
          </w:rPr>
          <w:delText>Задачи 6 класса</w:delText>
        </w:r>
      </w:del>
    </w:p>
    <w:p w:rsidR="00A33515" w:rsidDel="002260E7" w:rsidRDefault="00A33515">
      <w:pPr>
        <w:spacing w:line="228" w:lineRule="exact"/>
        <w:rPr>
          <w:del w:id="1649" w:author="Admin" w:date="2019-02-19T02:10:00Z"/>
          <w:sz w:val="20"/>
          <w:szCs w:val="20"/>
        </w:rPr>
      </w:pPr>
    </w:p>
    <w:p w:rsidR="00A33515" w:rsidDel="002260E7" w:rsidRDefault="001A4D22">
      <w:pPr>
        <w:rPr>
          <w:del w:id="1650" w:author="Admin" w:date="2019-02-19T02:10:00Z"/>
          <w:sz w:val="20"/>
          <w:szCs w:val="20"/>
        </w:rPr>
      </w:pPr>
      <w:del w:id="1651" w:author="Admin" w:date="2019-02-19T02:10:00Z">
        <w:r w:rsidDel="002260E7">
          <w:rPr>
            <w:rFonts w:ascii="Arial" w:eastAsia="Arial" w:hAnsi="Arial" w:cs="Arial"/>
            <w:b/>
            <w:bCs/>
            <w:sz w:val="26"/>
            <w:szCs w:val="26"/>
          </w:rPr>
          <w:delText>Задача 1.</w:delText>
        </w:r>
      </w:del>
    </w:p>
    <w:p w:rsidR="00A33515" w:rsidDel="002260E7" w:rsidRDefault="00A33515">
      <w:pPr>
        <w:spacing w:line="178" w:lineRule="exact"/>
        <w:rPr>
          <w:del w:id="1652" w:author="Admin" w:date="2019-02-19T02:10:00Z"/>
          <w:sz w:val="20"/>
          <w:szCs w:val="20"/>
        </w:rPr>
      </w:pPr>
    </w:p>
    <w:p w:rsidR="00A33515" w:rsidDel="002260E7" w:rsidRDefault="001A4D22">
      <w:pPr>
        <w:numPr>
          <w:ilvl w:val="0"/>
          <w:numId w:val="539"/>
        </w:numPr>
        <w:tabs>
          <w:tab w:val="left" w:pos="500"/>
        </w:tabs>
        <w:spacing w:line="287" w:lineRule="auto"/>
        <w:ind w:left="500" w:hanging="306"/>
        <w:jc w:val="both"/>
        <w:rPr>
          <w:del w:id="1653" w:author="Admin" w:date="2019-02-19T02:10:00Z"/>
          <w:rFonts w:ascii="Arial" w:eastAsia="Arial" w:hAnsi="Arial" w:cs="Arial"/>
          <w:b/>
          <w:bCs/>
          <w:sz w:val="20"/>
          <w:szCs w:val="20"/>
        </w:rPr>
        <w:pPrChange w:id="1654" w:author="Admin" w:date="2019-02-19T00:19:00Z">
          <w:pPr>
            <w:numPr>
              <w:numId w:val="540"/>
            </w:numPr>
            <w:tabs>
              <w:tab w:val="left" w:pos="500"/>
            </w:tabs>
            <w:spacing w:line="287" w:lineRule="auto"/>
            <w:ind w:left="500" w:hanging="306"/>
            <w:jc w:val="both"/>
          </w:pPr>
        </w:pPrChange>
      </w:pPr>
      <w:del w:id="1655" w:author="Admin" w:date="2019-02-19T02:10:00Z">
        <w:r w:rsidDel="002260E7">
          <w:rPr>
            <w:rFonts w:ascii="Arial" w:eastAsia="Arial" w:hAnsi="Arial" w:cs="Arial"/>
            <w:sz w:val="20"/>
            <w:szCs w:val="20"/>
          </w:rPr>
          <w:delText>Мальчик Боря согнул из проволоки два квадрата. Когда мальчик Во-ва положил эти квадраты друг к другу, то получился прямоугольник с бóльшей стороной 8 дм. Может ли Боря определить, сколько про-волоки он израсходовал на квадраты?</w:delText>
        </w:r>
      </w:del>
    </w:p>
    <w:p w:rsidR="00A33515" w:rsidDel="002260E7" w:rsidRDefault="00A33515">
      <w:pPr>
        <w:spacing w:line="40" w:lineRule="exact"/>
        <w:rPr>
          <w:del w:id="1656" w:author="Admin" w:date="2019-02-19T02:10:00Z"/>
          <w:sz w:val="20"/>
          <w:szCs w:val="20"/>
        </w:rPr>
      </w:pPr>
    </w:p>
    <w:p w:rsidR="00A33515" w:rsidDel="002260E7" w:rsidRDefault="001A4D22">
      <w:pPr>
        <w:spacing w:line="287" w:lineRule="auto"/>
        <w:ind w:left="500"/>
        <w:jc w:val="both"/>
        <w:rPr>
          <w:del w:id="1657" w:author="Admin" w:date="2019-02-19T02:10:00Z"/>
          <w:sz w:val="20"/>
          <w:szCs w:val="20"/>
        </w:rPr>
      </w:pPr>
      <w:del w:id="1658"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Да,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конечно: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из того,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что бóльшая сторона прямоуголь-ника равна 8 дм, легко следует, что его меньшая сторона — 4 дм. То-гда квадраты, сложенные Борей, имели сторону 4 дм, и потрачено им было 16 </w:delText>
        </w:r>
        <w:r w:rsidDel="002260E7">
          <w:rPr>
            <w:rFonts w:eastAsia="Times New Roman"/>
            <w:sz w:val="20"/>
            <w:szCs w:val="20"/>
          </w:rPr>
          <w:delText>+</w:delText>
        </w:r>
        <w:r w:rsidDel="002260E7">
          <w:rPr>
            <w:rFonts w:ascii="Arial" w:eastAsia="Arial" w:hAnsi="Arial" w:cs="Arial"/>
            <w:sz w:val="20"/>
            <w:szCs w:val="20"/>
          </w:rPr>
          <w:delText xml:space="preserve"> 16 </w:delText>
        </w:r>
        <w:r w:rsidDel="002260E7">
          <w:rPr>
            <w:rFonts w:eastAsia="Times New Roman"/>
            <w:sz w:val="20"/>
            <w:szCs w:val="20"/>
          </w:rPr>
          <w:delText>=</w:delText>
        </w:r>
        <w:r w:rsidDel="002260E7">
          <w:rPr>
            <w:rFonts w:ascii="Arial" w:eastAsia="Arial" w:hAnsi="Arial" w:cs="Arial"/>
            <w:sz w:val="20"/>
            <w:szCs w:val="20"/>
          </w:rPr>
          <w:delText xml:space="preserve"> 32 дм проволоки.</w:delText>
        </w:r>
      </w:del>
    </w:p>
    <w:p w:rsidR="00A33515" w:rsidDel="002260E7" w:rsidRDefault="00A33515">
      <w:pPr>
        <w:spacing w:line="108" w:lineRule="exact"/>
        <w:rPr>
          <w:del w:id="1659" w:author="Admin" w:date="2019-02-19T02:10:00Z"/>
          <w:sz w:val="20"/>
          <w:szCs w:val="20"/>
        </w:rPr>
      </w:pPr>
    </w:p>
    <w:p w:rsidR="00A33515" w:rsidDel="002260E7" w:rsidRDefault="001A4D22">
      <w:pPr>
        <w:numPr>
          <w:ilvl w:val="0"/>
          <w:numId w:val="540"/>
        </w:numPr>
        <w:tabs>
          <w:tab w:val="left" w:pos="500"/>
        </w:tabs>
        <w:spacing w:line="285" w:lineRule="auto"/>
        <w:ind w:left="500" w:hanging="290"/>
        <w:jc w:val="both"/>
        <w:rPr>
          <w:del w:id="1660" w:author="Admin" w:date="2019-02-19T02:10:00Z"/>
          <w:rFonts w:ascii="Arial" w:eastAsia="Arial" w:hAnsi="Arial" w:cs="Arial"/>
          <w:b/>
          <w:bCs/>
          <w:sz w:val="20"/>
          <w:szCs w:val="20"/>
        </w:rPr>
        <w:pPrChange w:id="1661" w:author="Admin" w:date="2019-02-19T00:19:00Z">
          <w:pPr>
            <w:numPr>
              <w:numId w:val="541"/>
            </w:numPr>
            <w:tabs>
              <w:tab w:val="left" w:pos="500"/>
            </w:tabs>
            <w:spacing w:line="285" w:lineRule="auto"/>
            <w:ind w:left="500" w:hanging="290"/>
            <w:jc w:val="both"/>
          </w:pPr>
        </w:pPrChange>
      </w:pPr>
      <w:del w:id="1662" w:author="Admin" w:date="2019-02-19T02:10:00Z">
        <w:r w:rsidDel="002260E7">
          <w:rPr>
            <w:rFonts w:ascii="Arial" w:eastAsia="Arial" w:hAnsi="Arial" w:cs="Arial"/>
            <w:sz w:val="20"/>
            <w:szCs w:val="20"/>
          </w:rPr>
          <w:delText>Коротышки из Цветочного города решили украсить цветами клум-бу в форме прямоугольника. Полезная длина клумбы — 240 см, а по-лезная ширина — 120 см. Цветы было решено сажать в узлах квад-ратной сетки на расстоянии 20 см друг от друга. Незнайка подсчи-тал, что нужно</w:delText>
        </w:r>
      </w:del>
    </w:p>
    <w:p w:rsidR="00A33515" w:rsidDel="002260E7" w:rsidRDefault="00A33515">
      <w:pPr>
        <w:spacing w:line="197" w:lineRule="exact"/>
        <w:rPr>
          <w:del w:id="1663" w:author="Admin" w:date="2019-02-19T02:10:00Z"/>
          <w:sz w:val="20"/>
          <w:szCs w:val="20"/>
        </w:rPr>
      </w:pPr>
    </w:p>
    <w:p w:rsidR="00A33515" w:rsidDel="002260E7" w:rsidRDefault="001A4D22">
      <w:pPr>
        <w:tabs>
          <w:tab w:val="left" w:pos="3080"/>
          <w:tab w:val="left" w:pos="4660"/>
        </w:tabs>
        <w:ind w:left="2020"/>
        <w:rPr>
          <w:del w:id="1664" w:author="Admin" w:date="2019-02-19T02:10:00Z"/>
          <w:sz w:val="20"/>
          <w:szCs w:val="20"/>
        </w:rPr>
      </w:pPr>
      <w:del w:id="1665" w:author="Admin" w:date="2019-02-19T02:10:00Z">
        <w:r w:rsidDel="002260E7">
          <w:rPr>
            <w:rFonts w:eastAsia="Times New Roman"/>
            <w:sz w:val="20"/>
            <w:szCs w:val="20"/>
          </w:rPr>
          <w:delText>(</w:delText>
        </w:r>
        <w:r w:rsidDel="002260E7">
          <w:rPr>
            <w:rFonts w:ascii="Arial" w:eastAsia="Arial" w:hAnsi="Arial" w:cs="Arial"/>
            <w:sz w:val="20"/>
            <w:szCs w:val="20"/>
          </w:rPr>
          <w:delText>240</w:delText>
        </w:r>
        <w:r w:rsidDel="002260E7">
          <w:rPr>
            <w:rFonts w:eastAsia="Times New Roman"/>
            <w:sz w:val="20"/>
            <w:szCs w:val="20"/>
          </w:rPr>
          <w:delText xml:space="preserve"> : </w:delText>
        </w:r>
        <w:r w:rsidDel="002260E7">
          <w:rPr>
            <w:rFonts w:ascii="Arial" w:eastAsia="Arial" w:hAnsi="Arial" w:cs="Arial"/>
            <w:sz w:val="20"/>
            <w:szCs w:val="20"/>
          </w:rPr>
          <w:delText>20</w:delText>
        </w:r>
        <w:r w:rsidDel="002260E7">
          <w:rPr>
            <w:rFonts w:eastAsia="Times New Roman"/>
            <w:sz w:val="20"/>
            <w:szCs w:val="20"/>
          </w:rPr>
          <w:delText>)</w:delText>
        </w:r>
        <w:r w:rsidDel="002260E7">
          <w:rPr>
            <w:rFonts w:eastAsia="Times New Roman"/>
            <w:sz w:val="20"/>
            <w:szCs w:val="20"/>
          </w:rPr>
          <w:tab/>
          <w:delText>(</w:delText>
        </w:r>
        <w:r w:rsidDel="002260E7">
          <w:rPr>
            <w:rFonts w:ascii="Arial" w:eastAsia="Arial" w:hAnsi="Arial" w:cs="Arial"/>
            <w:sz w:val="20"/>
            <w:szCs w:val="20"/>
          </w:rPr>
          <w:delText>120</w:delText>
        </w:r>
        <w:r w:rsidDel="002260E7">
          <w:rPr>
            <w:rFonts w:eastAsia="Times New Roman"/>
            <w:sz w:val="20"/>
            <w:szCs w:val="20"/>
          </w:rPr>
          <w:delText xml:space="preserve"> : </w:delText>
        </w:r>
        <w:r w:rsidDel="002260E7">
          <w:rPr>
            <w:rFonts w:ascii="Arial" w:eastAsia="Arial" w:hAnsi="Arial" w:cs="Arial"/>
            <w:sz w:val="20"/>
            <w:szCs w:val="20"/>
          </w:rPr>
          <w:delText>20</w:delText>
        </w:r>
        <w:r w:rsidDel="002260E7">
          <w:rPr>
            <w:rFonts w:eastAsia="Times New Roman"/>
            <w:sz w:val="20"/>
            <w:szCs w:val="20"/>
          </w:rPr>
          <w:delText xml:space="preserve">) = </w:delText>
        </w:r>
        <w:r w:rsidDel="002260E7">
          <w:rPr>
            <w:rFonts w:ascii="Arial" w:eastAsia="Arial" w:hAnsi="Arial" w:cs="Arial"/>
            <w:sz w:val="20"/>
            <w:szCs w:val="20"/>
          </w:rPr>
          <w:delText>12</w:delText>
        </w:r>
        <w:r w:rsidDel="002260E7">
          <w:rPr>
            <w:sz w:val="20"/>
            <w:szCs w:val="20"/>
          </w:rPr>
          <w:tab/>
        </w:r>
        <w:r w:rsidDel="002260E7">
          <w:rPr>
            <w:rFonts w:ascii="Arial" w:eastAsia="Arial" w:hAnsi="Arial" w:cs="Arial"/>
            <w:sz w:val="20"/>
            <w:szCs w:val="20"/>
          </w:rPr>
          <w:delText xml:space="preserve">6 </w:delText>
        </w:r>
        <w:r w:rsidDel="002260E7">
          <w:rPr>
            <w:rFonts w:eastAsia="Times New Roman"/>
            <w:sz w:val="20"/>
            <w:szCs w:val="20"/>
          </w:rPr>
          <w:delText>=</w:delText>
        </w:r>
        <w:r w:rsidDel="002260E7">
          <w:rPr>
            <w:rFonts w:ascii="Arial" w:eastAsia="Arial" w:hAnsi="Arial" w:cs="Arial"/>
            <w:sz w:val="20"/>
            <w:szCs w:val="20"/>
          </w:rPr>
          <w:delText xml:space="preserve"> 72</w:delText>
        </w:r>
      </w:del>
    </w:p>
    <w:p w:rsidR="00A33515" w:rsidDel="002260E7" w:rsidRDefault="00A33515">
      <w:pPr>
        <w:spacing w:line="260" w:lineRule="exact"/>
        <w:rPr>
          <w:del w:id="1666" w:author="Admin" w:date="2019-02-19T02:10:00Z"/>
          <w:sz w:val="20"/>
          <w:szCs w:val="20"/>
        </w:rPr>
      </w:pPr>
    </w:p>
    <w:p w:rsidR="00A33515" w:rsidDel="002260E7" w:rsidRDefault="001A4D22">
      <w:pPr>
        <w:spacing w:line="303" w:lineRule="auto"/>
        <w:ind w:left="500"/>
        <w:jc w:val="both"/>
        <w:rPr>
          <w:del w:id="1667" w:author="Admin" w:date="2019-02-19T02:10:00Z"/>
          <w:sz w:val="20"/>
          <w:szCs w:val="20"/>
        </w:rPr>
      </w:pPr>
      <w:del w:id="1668" w:author="Admin" w:date="2019-02-19T02:10:00Z">
        <w:r w:rsidDel="002260E7">
          <w:rPr>
            <w:rFonts w:ascii="Arial" w:eastAsia="Arial" w:hAnsi="Arial" w:cs="Arial"/>
            <w:sz w:val="20"/>
            <w:szCs w:val="20"/>
          </w:rPr>
          <w:delText>кустика рассады. К сожалению, их не хватило. Сколько же необхо-димо было привезти кустиков рассады?</w:delText>
        </w:r>
      </w:del>
    </w:p>
    <w:p w:rsidR="00A33515" w:rsidDel="002260E7" w:rsidRDefault="00A33515">
      <w:pPr>
        <w:spacing w:line="24" w:lineRule="exact"/>
        <w:rPr>
          <w:del w:id="1669" w:author="Admin" w:date="2019-02-19T02:10:00Z"/>
          <w:sz w:val="20"/>
          <w:szCs w:val="20"/>
        </w:rPr>
      </w:pPr>
    </w:p>
    <w:p w:rsidR="00A33515" w:rsidDel="002260E7" w:rsidRDefault="001A4D22">
      <w:pPr>
        <w:spacing w:line="300" w:lineRule="auto"/>
        <w:ind w:left="500"/>
        <w:jc w:val="both"/>
        <w:rPr>
          <w:del w:id="1670" w:author="Admin" w:date="2019-02-19T02:10:00Z"/>
          <w:sz w:val="20"/>
          <w:szCs w:val="20"/>
        </w:rPr>
      </w:pPr>
      <w:del w:id="1671"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Незнайкины расчёты сработали бы,</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если бы кустики бы-ли посажены в центры квадратов 20 20, на которые можно побить клумбу. Однако коротышки сажали цветы не в центры, а в вершины таких квадратов. Вершин очевидно больше, чем центров: у каждо-го квадрата есть, например, нижняя левая вершина, и у различных квадратов они различны — однако после выбора всех нижних левых вершин останутся ещё какие-то — например, самая верхняя правая.</w:delText>
        </w:r>
      </w:del>
    </w:p>
    <w:p w:rsidR="00A33515" w:rsidDel="002260E7" w:rsidRDefault="00A33515">
      <w:pPr>
        <w:spacing w:line="55" w:lineRule="exact"/>
        <w:rPr>
          <w:del w:id="1672" w:author="Admin" w:date="2019-02-19T02:10:00Z"/>
          <w:sz w:val="20"/>
          <w:szCs w:val="20"/>
        </w:rPr>
      </w:pPr>
    </w:p>
    <w:p w:rsidR="00A33515" w:rsidDel="002260E7" w:rsidRDefault="001A4D22">
      <w:pPr>
        <w:jc w:val="center"/>
        <w:rPr>
          <w:del w:id="1673" w:author="Admin" w:date="2019-02-19T02:10:00Z"/>
          <w:sz w:val="20"/>
          <w:szCs w:val="20"/>
        </w:rPr>
      </w:pPr>
      <w:del w:id="1674"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227</w:delText>
        </w:r>
        <w:r w:rsidDel="002260E7">
          <w:rPr>
            <w:rFonts w:ascii="Arial" w:eastAsia="Arial" w:hAnsi="Arial" w:cs="Arial"/>
            <w:sz w:val="20"/>
            <w:szCs w:val="20"/>
          </w:rPr>
          <w:delText xml:space="preserve"> −</w:delText>
        </w:r>
      </w:del>
    </w:p>
    <w:p w:rsidR="00A33515" w:rsidDel="002260E7" w:rsidRDefault="00A33515">
      <w:pPr>
        <w:rPr>
          <w:del w:id="1675"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676" w:author="Admin" w:date="2019-02-19T02:10:00Z"/>
          <w:sz w:val="20"/>
          <w:szCs w:val="20"/>
        </w:rPr>
      </w:pPr>
      <w:bookmarkStart w:id="1677" w:name="page238"/>
      <w:bookmarkEnd w:id="1677"/>
      <w:del w:id="1678" w:author="Admin" w:date="2019-02-19T02:10:00Z">
        <w:r w:rsidDel="002260E7">
          <w:rPr>
            <w:rFonts w:ascii="Arial" w:eastAsia="Arial" w:hAnsi="Arial" w:cs="Arial"/>
            <w:sz w:val="18"/>
            <w:szCs w:val="18"/>
          </w:rPr>
          <w:lastRenderedPageBreak/>
          <w:delText>2015 год, 6 класс</w:delText>
        </w:r>
      </w:del>
    </w:p>
    <w:p w:rsidR="00A33515" w:rsidDel="002260E7" w:rsidRDefault="00A33515">
      <w:pPr>
        <w:spacing w:line="184" w:lineRule="exact"/>
        <w:rPr>
          <w:del w:id="1679" w:author="Admin" w:date="2019-02-19T02:10:00Z"/>
          <w:sz w:val="20"/>
          <w:szCs w:val="20"/>
        </w:rPr>
      </w:pPr>
    </w:p>
    <w:p w:rsidR="00A33515" w:rsidDel="002260E7" w:rsidRDefault="001A4D22">
      <w:pPr>
        <w:spacing w:line="305" w:lineRule="auto"/>
        <w:ind w:left="500"/>
        <w:jc w:val="both"/>
        <w:rPr>
          <w:del w:id="1680" w:author="Admin" w:date="2019-02-19T02:10:00Z"/>
          <w:sz w:val="20"/>
          <w:szCs w:val="20"/>
        </w:rPr>
      </w:pPr>
      <w:del w:id="1681" w:author="Admin" w:date="2019-02-19T02:10:00Z">
        <w:r w:rsidDel="002260E7">
          <w:rPr>
            <w:rFonts w:ascii="Arial" w:eastAsia="Arial" w:hAnsi="Arial" w:cs="Arial"/>
            <w:sz w:val="19"/>
            <w:szCs w:val="19"/>
          </w:rPr>
          <w:delText xml:space="preserve">Как же посчитать все вершины квадратной сетки? Вершины делят-ся на строчки, и строчек этих </w:delText>
        </w:r>
        <w:r w:rsidDel="002260E7">
          <w:rPr>
            <w:rFonts w:eastAsia="Times New Roman"/>
            <w:sz w:val="19"/>
            <w:szCs w:val="19"/>
          </w:rPr>
          <w:delText>(</w:delText>
        </w:r>
        <w:r w:rsidDel="002260E7">
          <w:rPr>
            <w:rFonts w:ascii="Arial" w:eastAsia="Arial" w:hAnsi="Arial" w:cs="Arial"/>
            <w:sz w:val="19"/>
            <w:szCs w:val="19"/>
          </w:rPr>
          <w:delText xml:space="preserve">120 </w:delText>
        </w:r>
        <w:r w:rsidDel="002260E7">
          <w:rPr>
            <w:rFonts w:eastAsia="Times New Roman"/>
            <w:sz w:val="19"/>
            <w:szCs w:val="19"/>
          </w:rPr>
          <w:delText>:</w:delText>
        </w:r>
        <w:r w:rsidDel="002260E7">
          <w:rPr>
            <w:rFonts w:ascii="Arial" w:eastAsia="Arial" w:hAnsi="Arial" w:cs="Arial"/>
            <w:sz w:val="19"/>
            <w:szCs w:val="19"/>
          </w:rPr>
          <w:delText xml:space="preserve"> 20</w:delText>
        </w:r>
        <w:r w:rsidDel="002260E7">
          <w:rPr>
            <w:rFonts w:eastAsia="Times New Roman"/>
            <w:sz w:val="19"/>
            <w:szCs w:val="19"/>
          </w:rPr>
          <w:delText>) +</w:delText>
        </w:r>
        <w:r w:rsidDel="002260E7">
          <w:rPr>
            <w:rFonts w:ascii="Arial" w:eastAsia="Arial" w:hAnsi="Arial" w:cs="Arial"/>
            <w:sz w:val="19"/>
            <w:szCs w:val="19"/>
          </w:rPr>
          <w:delText xml:space="preserve"> 1 — внизу от каждого ряда квадратов, а также самая верхняя. Вершин в каждой строчке </w:delText>
        </w:r>
        <w:r w:rsidDel="002260E7">
          <w:rPr>
            <w:rFonts w:eastAsia="Times New Roman"/>
            <w:sz w:val="19"/>
            <w:szCs w:val="19"/>
          </w:rPr>
          <w:delText>(</w:delText>
        </w:r>
        <w:r w:rsidDel="002260E7">
          <w:rPr>
            <w:rFonts w:ascii="Arial" w:eastAsia="Arial" w:hAnsi="Arial" w:cs="Arial"/>
            <w:sz w:val="19"/>
            <w:szCs w:val="19"/>
          </w:rPr>
          <w:delText>240</w:delText>
        </w:r>
        <w:r w:rsidDel="002260E7">
          <w:rPr>
            <w:rFonts w:eastAsia="Times New Roman"/>
            <w:sz w:val="19"/>
            <w:szCs w:val="19"/>
          </w:rPr>
          <w:delText xml:space="preserve"> : </w:delText>
        </w:r>
        <w:r w:rsidDel="002260E7">
          <w:rPr>
            <w:rFonts w:ascii="Arial" w:eastAsia="Arial" w:hAnsi="Arial" w:cs="Arial"/>
            <w:sz w:val="19"/>
            <w:szCs w:val="19"/>
          </w:rPr>
          <w:delText>20</w:delText>
        </w:r>
        <w:r w:rsidDel="002260E7">
          <w:rPr>
            <w:rFonts w:eastAsia="Times New Roman"/>
            <w:sz w:val="19"/>
            <w:szCs w:val="19"/>
          </w:rPr>
          <w:delText xml:space="preserve">) + </w:delText>
        </w:r>
        <w:r w:rsidDel="002260E7">
          <w:rPr>
            <w:rFonts w:ascii="Arial" w:eastAsia="Arial" w:hAnsi="Arial" w:cs="Arial"/>
            <w:sz w:val="19"/>
            <w:szCs w:val="19"/>
          </w:rPr>
          <w:delText>1 —</w:delText>
        </w:r>
        <w:r w:rsidDel="002260E7">
          <w:rPr>
            <w:rFonts w:eastAsia="Times New Roman"/>
            <w:sz w:val="19"/>
            <w:szCs w:val="19"/>
          </w:rPr>
          <w:delText xml:space="preserve"> </w:delText>
        </w:r>
        <w:r w:rsidDel="002260E7">
          <w:rPr>
            <w:rFonts w:ascii="Arial" w:eastAsia="Arial" w:hAnsi="Arial" w:cs="Arial"/>
            <w:sz w:val="19"/>
            <w:szCs w:val="19"/>
          </w:rPr>
          <w:delText>слева от каждого квадрата,</w:delText>
        </w:r>
        <w:r w:rsidDel="002260E7">
          <w:rPr>
            <w:rFonts w:eastAsia="Times New Roman"/>
            <w:sz w:val="19"/>
            <w:szCs w:val="19"/>
          </w:rPr>
          <w:delText xml:space="preserve"> </w:delText>
        </w:r>
        <w:r w:rsidDel="002260E7">
          <w:rPr>
            <w:rFonts w:ascii="Arial" w:eastAsia="Arial" w:hAnsi="Arial" w:cs="Arial"/>
            <w:sz w:val="19"/>
            <w:szCs w:val="19"/>
          </w:rPr>
          <w:delText>а также самая правая.</w:delText>
        </w:r>
      </w:del>
    </w:p>
    <w:p w:rsidR="00A33515" w:rsidDel="002260E7" w:rsidRDefault="00A33515">
      <w:pPr>
        <w:spacing w:line="37" w:lineRule="exact"/>
        <w:rPr>
          <w:del w:id="1682" w:author="Admin" w:date="2019-02-19T02:10:00Z"/>
          <w:sz w:val="20"/>
          <w:szCs w:val="20"/>
        </w:rPr>
      </w:pPr>
    </w:p>
    <w:p w:rsidR="00A33515" w:rsidDel="002260E7" w:rsidRDefault="001A4D22">
      <w:pPr>
        <w:ind w:left="500"/>
        <w:rPr>
          <w:del w:id="1683" w:author="Admin" w:date="2019-02-19T02:10:00Z"/>
          <w:sz w:val="20"/>
          <w:szCs w:val="20"/>
        </w:rPr>
      </w:pPr>
      <w:del w:id="1684" w:author="Admin" w:date="2019-02-19T02:10:00Z">
        <w:r w:rsidDel="002260E7">
          <w:rPr>
            <w:rFonts w:ascii="Arial" w:eastAsia="Arial" w:hAnsi="Arial" w:cs="Arial"/>
            <w:sz w:val="20"/>
            <w:szCs w:val="20"/>
          </w:rPr>
          <w:delText>Получаем ответ на задачу:</w:delText>
        </w:r>
      </w:del>
    </w:p>
    <w:p w:rsidR="00A33515" w:rsidDel="002260E7" w:rsidRDefault="00A33515">
      <w:pPr>
        <w:spacing w:line="261" w:lineRule="exact"/>
        <w:rPr>
          <w:del w:id="1685" w:author="Admin" w:date="2019-02-19T02:10:00Z"/>
          <w:sz w:val="20"/>
          <w:szCs w:val="20"/>
        </w:rPr>
      </w:pPr>
    </w:p>
    <w:p w:rsidR="00A33515" w:rsidDel="002260E7" w:rsidRDefault="001A4D22">
      <w:pPr>
        <w:tabs>
          <w:tab w:val="left" w:pos="3060"/>
          <w:tab w:val="left" w:pos="5040"/>
        </w:tabs>
        <w:ind w:left="1480"/>
        <w:rPr>
          <w:del w:id="1686" w:author="Admin" w:date="2019-02-19T02:10:00Z"/>
          <w:sz w:val="20"/>
          <w:szCs w:val="20"/>
        </w:rPr>
      </w:pPr>
      <w:del w:id="1687" w:author="Admin" w:date="2019-02-19T02:10:00Z">
        <w:r w:rsidDel="002260E7">
          <w:rPr>
            <w:rFonts w:eastAsia="Times New Roman"/>
            <w:sz w:val="20"/>
            <w:szCs w:val="20"/>
          </w:rPr>
          <w:delText>((</w:delText>
        </w:r>
        <w:r w:rsidDel="002260E7">
          <w:rPr>
            <w:rFonts w:ascii="Arial" w:eastAsia="Arial" w:hAnsi="Arial" w:cs="Arial"/>
            <w:sz w:val="20"/>
            <w:szCs w:val="20"/>
          </w:rPr>
          <w:delText>120</w:delText>
        </w:r>
        <w:r w:rsidDel="002260E7">
          <w:rPr>
            <w:rFonts w:eastAsia="Times New Roman"/>
            <w:sz w:val="20"/>
            <w:szCs w:val="20"/>
          </w:rPr>
          <w:delText xml:space="preserve"> : </w:delText>
        </w:r>
        <w:r w:rsidDel="002260E7">
          <w:rPr>
            <w:rFonts w:ascii="Arial" w:eastAsia="Arial" w:hAnsi="Arial" w:cs="Arial"/>
            <w:sz w:val="20"/>
            <w:szCs w:val="20"/>
          </w:rPr>
          <w:delText>20</w:delText>
        </w:r>
        <w:r w:rsidDel="002260E7">
          <w:rPr>
            <w:rFonts w:eastAsia="Times New Roman"/>
            <w:sz w:val="20"/>
            <w:szCs w:val="20"/>
          </w:rPr>
          <w:delText xml:space="preserve">) + </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eastAsia="Times New Roman"/>
            <w:sz w:val="20"/>
            <w:szCs w:val="20"/>
          </w:rPr>
          <w:tab/>
          <w:delText>((</w:delText>
        </w:r>
        <w:r w:rsidDel="002260E7">
          <w:rPr>
            <w:rFonts w:ascii="Arial" w:eastAsia="Arial" w:hAnsi="Arial" w:cs="Arial"/>
            <w:sz w:val="20"/>
            <w:szCs w:val="20"/>
          </w:rPr>
          <w:delText>240</w:delText>
        </w:r>
        <w:r w:rsidDel="002260E7">
          <w:rPr>
            <w:rFonts w:eastAsia="Times New Roman"/>
            <w:sz w:val="20"/>
            <w:szCs w:val="20"/>
          </w:rPr>
          <w:delText xml:space="preserve"> : </w:delText>
        </w:r>
        <w:r w:rsidDel="002260E7">
          <w:rPr>
            <w:rFonts w:ascii="Arial" w:eastAsia="Arial" w:hAnsi="Arial" w:cs="Arial"/>
            <w:sz w:val="20"/>
            <w:szCs w:val="20"/>
          </w:rPr>
          <w:delText>20</w:delText>
        </w:r>
        <w:r w:rsidDel="002260E7">
          <w:rPr>
            <w:rFonts w:eastAsia="Times New Roman"/>
            <w:sz w:val="20"/>
            <w:szCs w:val="20"/>
          </w:rPr>
          <w:delText xml:space="preserve">) + </w:delText>
        </w:r>
        <w:r w:rsidDel="002260E7">
          <w:rPr>
            <w:rFonts w:ascii="Arial" w:eastAsia="Arial" w:hAnsi="Arial" w:cs="Arial"/>
            <w:sz w:val="20"/>
            <w:szCs w:val="20"/>
          </w:rPr>
          <w:delText>1</w:delText>
        </w:r>
        <w:r w:rsidDel="002260E7">
          <w:rPr>
            <w:rFonts w:eastAsia="Times New Roman"/>
            <w:sz w:val="20"/>
            <w:szCs w:val="20"/>
          </w:rPr>
          <w:delText xml:space="preserve">) = </w:delText>
        </w:r>
        <w:r w:rsidDel="002260E7">
          <w:rPr>
            <w:rFonts w:ascii="Arial" w:eastAsia="Arial" w:hAnsi="Arial" w:cs="Arial"/>
            <w:sz w:val="20"/>
            <w:szCs w:val="20"/>
          </w:rPr>
          <w:delText>7</w:delText>
        </w:r>
        <w:r w:rsidDel="002260E7">
          <w:rPr>
            <w:sz w:val="20"/>
            <w:szCs w:val="20"/>
          </w:rPr>
          <w:tab/>
        </w:r>
        <w:r w:rsidDel="002260E7">
          <w:rPr>
            <w:rFonts w:ascii="Arial" w:eastAsia="Arial" w:hAnsi="Arial" w:cs="Arial"/>
            <w:sz w:val="20"/>
            <w:szCs w:val="20"/>
          </w:rPr>
          <w:delText xml:space="preserve">13 </w:delText>
        </w:r>
        <w:r w:rsidDel="002260E7">
          <w:rPr>
            <w:rFonts w:eastAsia="Times New Roman"/>
            <w:sz w:val="20"/>
            <w:szCs w:val="20"/>
          </w:rPr>
          <w:delText>=</w:delText>
        </w:r>
        <w:r w:rsidDel="002260E7">
          <w:rPr>
            <w:rFonts w:ascii="Arial" w:eastAsia="Arial" w:hAnsi="Arial" w:cs="Arial"/>
            <w:sz w:val="20"/>
            <w:szCs w:val="20"/>
          </w:rPr>
          <w:delText xml:space="preserve"> 91</w:delText>
        </w:r>
        <w:r w:rsidDel="002260E7">
          <w:rPr>
            <w:rFonts w:eastAsia="Times New Roman"/>
            <w:i/>
            <w:iCs/>
            <w:sz w:val="20"/>
            <w:szCs w:val="20"/>
          </w:rPr>
          <w:delText>:</w:delText>
        </w:r>
      </w:del>
    </w:p>
    <w:p w:rsidR="00A33515" w:rsidDel="002260E7" w:rsidRDefault="00A33515">
      <w:pPr>
        <w:spacing w:line="340" w:lineRule="exact"/>
        <w:rPr>
          <w:del w:id="1688" w:author="Admin" w:date="2019-02-19T02:10:00Z"/>
          <w:sz w:val="20"/>
          <w:szCs w:val="20"/>
        </w:rPr>
      </w:pPr>
    </w:p>
    <w:p w:rsidR="00A33515" w:rsidDel="002260E7" w:rsidRDefault="001A4D22">
      <w:pPr>
        <w:numPr>
          <w:ilvl w:val="0"/>
          <w:numId w:val="541"/>
        </w:numPr>
        <w:tabs>
          <w:tab w:val="left" w:pos="500"/>
        </w:tabs>
        <w:spacing w:line="287" w:lineRule="auto"/>
        <w:ind w:left="500" w:hanging="290"/>
        <w:jc w:val="both"/>
        <w:rPr>
          <w:del w:id="1689" w:author="Admin" w:date="2019-02-19T02:10:00Z"/>
          <w:rFonts w:ascii="Arial" w:eastAsia="Arial" w:hAnsi="Arial" w:cs="Arial"/>
          <w:b/>
          <w:bCs/>
          <w:sz w:val="20"/>
          <w:szCs w:val="20"/>
        </w:rPr>
        <w:pPrChange w:id="1690" w:author="Admin" w:date="2019-02-19T00:19:00Z">
          <w:pPr>
            <w:numPr>
              <w:numId w:val="542"/>
            </w:numPr>
            <w:tabs>
              <w:tab w:val="left" w:pos="500"/>
            </w:tabs>
            <w:spacing w:line="287" w:lineRule="auto"/>
            <w:ind w:left="500" w:hanging="290"/>
            <w:jc w:val="both"/>
          </w:pPr>
        </w:pPrChange>
      </w:pPr>
      <w:del w:id="1691" w:author="Admin" w:date="2019-02-19T02:10:00Z">
        <w:r w:rsidDel="002260E7">
          <w:rPr>
            <w:rFonts w:ascii="Arial" w:eastAsia="Arial" w:hAnsi="Arial" w:cs="Arial"/>
            <w:sz w:val="20"/>
            <w:szCs w:val="20"/>
          </w:rPr>
          <w:delText>У мальчика Димы есть инновационные ножницы и кусок нанолески длиной 192 см. Может ли Дима отрезать от этого куска кусок длиной 90 см? (Нанолеска такова, что её куски можно сгибать пополам, а также прикладывать друг к другу.)</w:delText>
        </w:r>
      </w:del>
    </w:p>
    <w:p w:rsidR="00A33515" w:rsidDel="002260E7" w:rsidRDefault="00A33515">
      <w:pPr>
        <w:spacing w:line="38" w:lineRule="exact"/>
        <w:rPr>
          <w:del w:id="1692" w:author="Admin" w:date="2019-02-19T02:10:00Z"/>
          <w:rFonts w:ascii="Arial" w:eastAsia="Arial" w:hAnsi="Arial" w:cs="Arial"/>
          <w:b/>
          <w:bCs/>
          <w:sz w:val="20"/>
          <w:szCs w:val="20"/>
        </w:rPr>
      </w:pPr>
    </w:p>
    <w:p w:rsidR="00A33515" w:rsidDel="002260E7" w:rsidRDefault="001A4D22">
      <w:pPr>
        <w:spacing w:line="253" w:lineRule="auto"/>
        <w:ind w:left="500"/>
        <w:jc w:val="both"/>
        <w:rPr>
          <w:del w:id="1693" w:author="Admin" w:date="2019-02-19T02:10:00Z"/>
          <w:rFonts w:ascii="Arial" w:eastAsia="Arial" w:hAnsi="Arial" w:cs="Arial"/>
          <w:b/>
          <w:bCs/>
          <w:sz w:val="20"/>
          <w:szCs w:val="20"/>
        </w:rPr>
      </w:pPr>
      <w:del w:id="1694"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192</w:delText>
        </w:r>
        <w:r w:rsidDel="002260E7">
          <w:rPr>
            <w:rFonts w:eastAsia="Times New Roman"/>
            <w:i/>
            <w:iCs/>
            <w:sz w:val="20"/>
            <w:szCs w:val="20"/>
          </w:rPr>
          <w:delText>=</w:delText>
        </w:r>
        <w:r w:rsidDel="002260E7">
          <w:rPr>
            <w:rFonts w:ascii="Arial" w:eastAsia="Arial" w:hAnsi="Arial" w:cs="Arial"/>
            <w:sz w:val="20"/>
            <w:szCs w:val="20"/>
          </w:rPr>
          <w:delText>2</w:delText>
        </w:r>
        <w:r w:rsidDel="002260E7">
          <w:rPr>
            <w:rFonts w:ascii="Arial" w:eastAsia="Arial" w:hAnsi="Arial" w:cs="Arial"/>
            <w:sz w:val="27"/>
            <w:szCs w:val="27"/>
            <w:vertAlign w:val="superscript"/>
          </w:rPr>
          <w:delText>5</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6 —</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сложив леску пять раз пополам,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мы полу-чим 32 слоя длиной 6 см. Взяв 15 таких слоёв подряд, мы получим кусок длиной 90 см, его остаётся только отрезать ножницами.</w:delText>
        </w:r>
      </w:del>
    </w:p>
    <w:p w:rsidR="00A33515" w:rsidDel="002260E7" w:rsidRDefault="00A33515">
      <w:pPr>
        <w:spacing w:line="312" w:lineRule="exact"/>
        <w:rPr>
          <w:del w:id="1695" w:author="Admin" w:date="2019-02-19T02:10:00Z"/>
          <w:sz w:val="20"/>
          <w:szCs w:val="20"/>
        </w:rPr>
      </w:pPr>
    </w:p>
    <w:p w:rsidR="00A33515" w:rsidDel="002260E7" w:rsidRDefault="001A4D22">
      <w:pPr>
        <w:rPr>
          <w:del w:id="1696" w:author="Admin" w:date="2019-02-19T02:10:00Z"/>
          <w:sz w:val="20"/>
          <w:szCs w:val="20"/>
        </w:rPr>
      </w:pPr>
      <w:del w:id="1697" w:author="Admin" w:date="2019-02-19T02:10:00Z">
        <w:r w:rsidDel="002260E7">
          <w:rPr>
            <w:rFonts w:ascii="Arial" w:eastAsia="Arial" w:hAnsi="Arial" w:cs="Arial"/>
            <w:b/>
            <w:bCs/>
            <w:sz w:val="26"/>
            <w:szCs w:val="26"/>
          </w:rPr>
          <w:delText>Задача 4.</w:delText>
        </w:r>
      </w:del>
    </w:p>
    <w:p w:rsidR="00A33515" w:rsidDel="002260E7" w:rsidRDefault="00A33515">
      <w:pPr>
        <w:spacing w:line="178" w:lineRule="exact"/>
        <w:rPr>
          <w:del w:id="1698" w:author="Admin" w:date="2019-02-19T02:10:00Z"/>
          <w:sz w:val="20"/>
          <w:szCs w:val="20"/>
        </w:rPr>
      </w:pPr>
    </w:p>
    <w:p w:rsidR="00A33515" w:rsidDel="002260E7" w:rsidRDefault="001A4D22">
      <w:pPr>
        <w:numPr>
          <w:ilvl w:val="0"/>
          <w:numId w:val="542"/>
        </w:numPr>
        <w:tabs>
          <w:tab w:val="left" w:pos="500"/>
        </w:tabs>
        <w:spacing w:line="285" w:lineRule="auto"/>
        <w:ind w:left="500" w:hanging="306"/>
        <w:jc w:val="both"/>
        <w:rPr>
          <w:del w:id="1699" w:author="Admin" w:date="2019-02-19T02:10:00Z"/>
          <w:rFonts w:ascii="Arial" w:eastAsia="Arial" w:hAnsi="Arial" w:cs="Arial"/>
          <w:b/>
          <w:bCs/>
          <w:sz w:val="20"/>
          <w:szCs w:val="20"/>
        </w:rPr>
        <w:pPrChange w:id="1700" w:author="Admin" w:date="2019-02-19T00:19:00Z">
          <w:pPr>
            <w:numPr>
              <w:numId w:val="543"/>
            </w:numPr>
            <w:tabs>
              <w:tab w:val="left" w:pos="500"/>
            </w:tabs>
            <w:spacing w:line="285" w:lineRule="auto"/>
            <w:ind w:left="500" w:hanging="306"/>
            <w:jc w:val="both"/>
          </w:pPr>
        </w:pPrChange>
      </w:pPr>
      <w:del w:id="1701" w:author="Admin" w:date="2019-02-19T02:10:00Z">
        <w:r w:rsidDel="002260E7">
          <w:rPr>
            <w:rFonts w:ascii="Arial" w:eastAsia="Arial" w:hAnsi="Arial" w:cs="Arial"/>
            <w:sz w:val="20"/>
            <w:szCs w:val="20"/>
          </w:rPr>
          <w:delText>У доктора Ватсона в пальто 4 кармана. В каждый карман он кладёт не менее одного патрона и не больше четырёх патронов. Может ли Шерлок Холмс узнать, сколько патронов в карманах у доктора Ват-сона, если ему известно, что в карманах у него разное число патро-нов?</w:delText>
        </w:r>
      </w:del>
    </w:p>
    <w:p w:rsidR="00A33515" w:rsidDel="002260E7" w:rsidRDefault="00A33515">
      <w:pPr>
        <w:spacing w:line="53" w:lineRule="exact"/>
        <w:rPr>
          <w:del w:id="1702" w:author="Admin" w:date="2019-02-19T02:10:00Z"/>
          <w:rFonts w:ascii="Arial" w:eastAsia="Arial" w:hAnsi="Arial" w:cs="Arial"/>
          <w:b/>
          <w:bCs/>
          <w:sz w:val="20"/>
          <w:szCs w:val="20"/>
        </w:rPr>
      </w:pPr>
    </w:p>
    <w:p w:rsidR="00A33515" w:rsidDel="002260E7" w:rsidRDefault="001A4D22">
      <w:pPr>
        <w:spacing w:line="306" w:lineRule="auto"/>
        <w:ind w:left="500"/>
        <w:jc w:val="both"/>
        <w:rPr>
          <w:del w:id="1703" w:author="Admin" w:date="2019-02-19T02:10:00Z"/>
          <w:rFonts w:ascii="Arial" w:eastAsia="Arial" w:hAnsi="Arial" w:cs="Arial"/>
          <w:b/>
          <w:bCs/>
          <w:sz w:val="20"/>
          <w:szCs w:val="20"/>
        </w:rPr>
      </w:pPr>
      <w:del w:id="1704"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Различных натуральных чиселот</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1</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до</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4 —</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ровно</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4</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штуки,</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 xml:space="preserve">столько же, сколько карманов у Ватсона. Поэтому единственный ва-риант разложить патроны так, как указано в условии, — в первый карман один патрон, </w:delText>
        </w:r>
        <w:r w:rsidDel="002260E7">
          <w:rPr>
            <w:rFonts w:eastAsia="Times New Roman"/>
            <w:i/>
            <w:iCs/>
            <w:sz w:val="19"/>
            <w:szCs w:val="19"/>
          </w:rPr>
          <w:delText>: : :</w:delText>
        </w:r>
        <w:r w:rsidDel="002260E7">
          <w:rPr>
            <w:rFonts w:ascii="Arial" w:eastAsia="Arial" w:hAnsi="Arial" w:cs="Arial"/>
            <w:sz w:val="19"/>
            <w:szCs w:val="19"/>
          </w:rPr>
          <w:delText>, в четвёртый карман четыре патрона.</w:delText>
        </w:r>
      </w:del>
    </w:p>
    <w:p w:rsidR="00A33515" w:rsidDel="002260E7" w:rsidRDefault="00A33515">
      <w:pPr>
        <w:spacing w:line="35" w:lineRule="exact"/>
        <w:rPr>
          <w:del w:id="1705" w:author="Admin" w:date="2019-02-19T02:10:00Z"/>
          <w:rFonts w:ascii="Arial" w:eastAsia="Arial" w:hAnsi="Arial" w:cs="Arial"/>
          <w:b/>
          <w:bCs/>
          <w:sz w:val="20"/>
          <w:szCs w:val="20"/>
        </w:rPr>
      </w:pPr>
    </w:p>
    <w:p w:rsidR="00A33515" w:rsidDel="002260E7" w:rsidRDefault="001A4D22">
      <w:pPr>
        <w:spacing w:line="279" w:lineRule="auto"/>
        <w:ind w:left="500"/>
        <w:rPr>
          <w:del w:id="1706" w:author="Admin" w:date="2019-02-19T02:10:00Z"/>
          <w:rFonts w:ascii="Arial" w:eastAsia="Arial" w:hAnsi="Arial" w:cs="Arial"/>
          <w:b/>
          <w:bCs/>
          <w:sz w:val="20"/>
          <w:szCs w:val="20"/>
        </w:rPr>
      </w:pPr>
      <w:del w:id="1707" w:author="Admin" w:date="2019-02-19T02:10:00Z">
        <w:r w:rsidDel="002260E7">
          <w:rPr>
            <w:rFonts w:ascii="Arial" w:eastAsia="Arial" w:hAnsi="Arial" w:cs="Arial"/>
            <w:sz w:val="20"/>
            <w:szCs w:val="20"/>
          </w:rPr>
          <w:delText>На этом основании Холмс может наверняка утверждать, что у Ват-сона</w:delText>
        </w:r>
      </w:del>
    </w:p>
    <w:p w:rsidR="00A33515" w:rsidDel="002260E7" w:rsidRDefault="001A4D22">
      <w:pPr>
        <w:ind w:left="2320"/>
        <w:rPr>
          <w:del w:id="1708" w:author="Admin" w:date="2019-02-19T02:10:00Z"/>
          <w:rFonts w:ascii="Arial" w:eastAsia="Arial" w:hAnsi="Arial" w:cs="Arial"/>
          <w:b/>
          <w:bCs/>
          <w:sz w:val="20"/>
          <w:szCs w:val="20"/>
        </w:rPr>
      </w:pPr>
      <w:del w:id="1709"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4 </w:delText>
        </w:r>
        <w:r w:rsidDel="002260E7">
          <w:rPr>
            <w:rFonts w:eastAsia="Times New Roman"/>
            <w:sz w:val="20"/>
            <w:szCs w:val="20"/>
          </w:rPr>
          <w:delText>=</w:delText>
        </w:r>
        <w:r w:rsidDel="002260E7">
          <w:rPr>
            <w:rFonts w:ascii="Arial" w:eastAsia="Arial" w:hAnsi="Arial" w:cs="Arial"/>
            <w:sz w:val="20"/>
            <w:szCs w:val="20"/>
          </w:rPr>
          <w:delText xml:space="preserve"> 10 патронов.</w:delText>
        </w:r>
      </w:del>
    </w:p>
    <w:p w:rsidR="00A33515" w:rsidDel="002260E7" w:rsidRDefault="00A33515">
      <w:pPr>
        <w:spacing w:line="250" w:lineRule="exact"/>
        <w:rPr>
          <w:del w:id="1710" w:author="Admin" w:date="2019-02-19T02:10:00Z"/>
          <w:rFonts w:ascii="Arial" w:eastAsia="Arial" w:hAnsi="Arial" w:cs="Arial"/>
          <w:b/>
          <w:bCs/>
          <w:sz w:val="20"/>
          <w:szCs w:val="20"/>
        </w:rPr>
      </w:pPr>
    </w:p>
    <w:p w:rsidR="00A33515" w:rsidDel="002260E7" w:rsidRDefault="001A4D22">
      <w:pPr>
        <w:numPr>
          <w:ilvl w:val="0"/>
          <w:numId w:val="542"/>
        </w:numPr>
        <w:tabs>
          <w:tab w:val="left" w:pos="500"/>
        </w:tabs>
        <w:spacing w:line="285" w:lineRule="auto"/>
        <w:ind w:left="500" w:hanging="290"/>
        <w:jc w:val="both"/>
        <w:rPr>
          <w:del w:id="1711" w:author="Admin" w:date="2019-02-19T02:10:00Z"/>
          <w:rFonts w:ascii="Arial" w:eastAsia="Arial" w:hAnsi="Arial" w:cs="Arial"/>
          <w:b/>
          <w:bCs/>
          <w:sz w:val="20"/>
          <w:szCs w:val="20"/>
        </w:rPr>
        <w:pPrChange w:id="1712" w:author="Admin" w:date="2019-02-19T00:19:00Z">
          <w:pPr>
            <w:numPr>
              <w:numId w:val="543"/>
            </w:numPr>
            <w:tabs>
              <w:tab w:val="left" w:pos="500"/>
            </w:tabs>
            <w:spacing w:line="285" w:lineRule="auto"/>
            <w:ind w:left="500" w:hanging="290"/>
            <w:jc w:val="both"/>
          </w:pPr>
        </w:pPrChange>
      </w:pPr>
      <w:del w:id="1713" w:author="Admin" w:date="2019-02-19T02:10:00Z">
        <w:r w:rsidDel="002260E7">
          <w:rPr>
            <w:rFonts w:ascii="Arial" w:eastAsia="Arial" w:hAnsi="Arial" w:cs="Arial"/>
            <w:sz w:val="20"/>
            <w:szCs w:val="20"/>
          </w:rPr>
          <w:delText>На прощальной вечеринке танцуют девушка Катя и 7 юношей — Бо-ря, Женя, Илья, Гоша, Андрей, Данил и Максим. У каждого из них есть воздушные шарики. Какое наименьшее число шариков может быть у этих весельчаков, если среди них нет двух с одинаковым чис-лом воздушных шариков?</w:delText>
        </w:r>
      </w:del>
    </w:p>
    <w:p w:rsidR="00A33515" w:rsidDel="002260E7" w:rsidRDefault="00A33515">
      <w:pPr>
        <w:spacing w:line="53" w:lineRule="exact"/>
        <w:rPr>
          <w:del w:id="1714" w:author="Admin" w:date="2019-02-19T02:10:00Z"/>
          <w:rFonts w:ascii="Arial" w:eastAsia="Arial" w:hAnsi="Arial" w:cs="Arial"/>
          <w:b/>
          <w:bCs/>
          <w:sz w:val="20"/>
          <w:szCs w:val="20"/>
        </w:rPr>
      </w:pPr>
    </w:p>
    <w:p w:rsidR="00A33515" w:rsidDel="002260E7" w:rsidRDefault="001A4D22">
      <w:pPr>
        <w:spacing w:line="303" w:lineRule="auto"/>
        <w:ind w:left="500"/>
        <w:jc w:val="both"/>
        <w:rPr>
          <w:del w:id="1715" w:author="Admin" w:date="2019-02-19T02:10:00Z"/>
          <w:rFonts w:ascii="Arial" w:eastAsia="Arial" w:hAnsi="Arial" w:cs="Arial"/>
          <w:b/>
          <w:bCs/>
          <w:sz w:val="20"/>
          <w:szCs w:val="20"/>
        </w:rPr>
      </w:pPr>
      <w:del w:id="1716"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Попробуем минимизировать количество шариков у тан-цующих. У танцора с наименьшим количеством шариков всё-таки</w:delText>
        </w:r>
      </w:del>
    </w:p>
    <w:p w:rsidR="00A33515" w:rsidDel="002260E7" w:rsidRDefault="00A33515">
      <w:pPr>
        <w:spacing w:line="222" w:lineRule="exact"/>
        <w:rPr>
          <w:del w:id="1717" w:author="Admin" w:date="2019-02-19T02:10:00Z"/>
          <w:rFonts w:ascii="Arial" w:eastAsia="Arial" w:hAnsi="Arial" w:cs="Arial"/>
          <w:b/>
          <w:bCs/>
          <w:sz w:val="20"/>
          <w:szCs w:val="20"/>
        </w:rPr>
      </w:pPr>
    </w:p>
    <w:p w:rsidR="00A33515" w:rsidDel="002260E7" w:rsidRDefault="001A4D22">
      <w:pPr>
        <w:numPr>
          <w:ilvl w:val="2"/>
          <w:numId w:val="542"/>
        </w:numPr>
        <w:tabs>
          <w:tab w:val="left" w:pos="3220"/>
        </w:tabs>
        <w:ind w:left="3220" w:hanging="250"/>
        <w:rPr>
          <w:del w:id="1718" w:author="Admin" w:date="2019-02-19T02:10:00Z"/>
          <w:rFonts w:ascii="Arial" w:eastAsia="Arial" w:hAnsi="Arial" w:cs="Arial"/>
          <w:sz w:val="20"/>
          <w:szCs w:val="20"/>
        </w:rPr>
        <w:pPrChange w:id="1719" w:author="Admin" w:date="2019-02-19T00:19:00Z">
          <w:pPr>
            <w:numPr>
              <w:ilvl w:val="2"/>
              <w:numId w:val="543"/>
            </w:numPr>
            <w:tabs>
              <w:tab w:val="left" w:pos="3220"/>
            </w:tabs>
            <w:ind w:left="3220" w:hanging="250"/>
          </w:pPr>
        </w:pPrChange>
      </w:pPr>
      <w:del w:id="1720" w:author="Admin" w:date="2019-02-19T02:10:00Z">
        <w:r w:rsidDel="002260E7">
          <w:rPr>
            <w:rFonts w:ascii="Arial" w:eastAsia="Arial" w:hAnsi="Arial" w:cs="Arial"/>
            <w:b/>
            <w:bCs/>
            <w:sz w:val="20"/>
            <w:szCs w:val="20"/>
          </w:rPr>
          <w:delText xml:space="preserve">228 </w:delText>
        </w:r>
        <w:r w:rsidDel="002260E7">
          <w:rPr>
            <w:rFonts w:ascii="Arial" w:eastAsia="Arial" w:hAnsi="Arial" w:cs="Arial"/>
            <w:sz w:val="20"/>
            <w:szCs w:val="20"/>
          </w:rPr>
          <w:delText>−</w:delText>
        </w:r>
      </w:del>
    </w:p>
    <w:p w:rsidR="00A33515" w:rsidDel="002260E7" w:rsidRDefault="00A33515">
      <w:pPr>
        <w:rPr>
          <w:del w:id="1721"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left="930"/>
        <w:rPr>
          <w:del w:id="1722" w:author="Admin" w:date="2019-02-19T02:10:00Z"/>
          <w:sz w:val="20"/>
          <w:szCs w:val="20"/>
        </w:rPr>
      </w:pPr>
      <w:bookmarkStart w:id="1723" w:name="page239"/>
      <w:bookmarkEnd w:id="1723"/>
      <w:del w:id="1724"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725" w:author="Admin" w:date="2019-02-19T02:10:00Z"/>
          <w:sz w:val="20"/>
          <w:szCs w:val="20"/>
        </w:rPr>
      </w:pPr>
    </w:p>
    <w:p w:rsidR="00A33515" w:rsidDel="002260E7" w:rsidRDefault="001A4D22">
      <w:pPr>
        <w:spacing w:line="287" w:lineRule="auto"/>
        <w:ind w:left="290"/>
        <w:jc w:val="both"/>
        <w:rPr>
          <w:del w:id="1726" w:author="Admin" w:date="2019-02-19T02:10:00Z"/>
          <w:sz w:val="20"/>
          <w:szCs w:val="20"/>
        </w:rPr>
      </w:pPr>
      <w:del w:id="1727" w:author="Admin" w:date="2019-02-19T02:10:00Z">
        <w:r w:rsidDel="002260E7">
          <w:rPr>
            <w:rFonts w:ascii="Arial" w:eastAsia="Arial" w:hAnsi="Arial" w:cs="Arial"/>
            <w:sz w:val="20"/>
            <w:szCs w:val="20"/>
          </w:rPr>
          <w:delText>хотя бы один воздушный шарик. У «второго снизу» по количеству шариков их хотя бы два — и, наконец, у самого богатого на шарики их как минимум 8. Отсюда получаем оценку снизу на общее коли-чество шариков —</w:delText>
        </w:r>
      </w:del>
    </w:p>
    <w:p w:rsidR="00A33515" w:rsidDel="002260E7" w:rsidRDefault="00A33515">
      <w:pPr>
        <w:spacing w:line="194" w:lineRule="exact"/>
        <w:rPr>
          <w:del w:id="1728" w:author="Admin" w:date="2019-02-19T02:10:00Z"/>
          <w:sz w:val="20"/>
          <w:szCs w:val="20"/>
        </w:rPr>
      </w:pPr>
    </w:p>
    <w:p w:rsidR="00A33515" w:rsidDel="002260E7" w:rsidRDefault="001A4D22">
      <w:pPr>
        <w:ind w:left="2170"/>
        <w:rPr>
          <w:del w:id="1729" w:author="Admin" w:date="2019-02-19T02:10:00Z"/>
          <w:sz w:val="20"/>
          <w:szCs w:val="20"/>
        </w:rPr>
      </w:pPr>
      <w:del w:id="1730"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4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8 </w:delText>
        </w:r>
        <w:r w:rsidDel="002260E7">
          <w:rPr>
            <w:rFonts w:eastAsia="Times New Roman"/>
            <w:sz w:val="20"/>
            <w:szCs w:val="20"/>
          </w:rPr>
          <w:delText>=</w:delText>
        </w:r>
        <w:r w:rsidDel="002260E7">
          <w:rPr>
            <w:rFonts w:ascii="Arial" w:eastAsia="Arial" w:hAnsi="Arial" w:cs="Arial"/>
            <w:sz w:val="20"/>
            <w:szCs w:val="20"/>
          </w:rPr>
          <w:delText xml:space="preserve"> 36</w:delText>
        </w:r>
        <w:r w:rsidDel="002260E7">
          <w:rPr>
            <w:rFonts w:eastAsia="Times New Roman"/>
            <w:i/>
            <w:iCs/>
            <w:sz w:val="20"/>
            <w:szCs w:val="20"/>
          </w:rPr>
          <w:delText>:</w:delText>
        </w:r>
      </w:del>
    </w:p>
    <w:p w:rsidR="00A33515" w:rsidDel="002260E7" w:rsidRDefault="00A33515">
      <w:pPr>
        <w:spacing w:line="340" w:lineRule="exact"/>
        <w:rPr>
          <w:del w:id="1731" w:author="Admin" w:date="2019-02-19T02:10:00Z"/>
          <w:sz w:val="20"/>
          <w:szCs w:val="20"/>
        </w:rPr>
      </w:pPr>
    </w:p>
    <w:p w:rsidR="00A33515" w:rsidDel="002260E7" w:rsidRDefault="001A4D22">
      <w:pPr>
        <w:numPr>
          <w:ilvl w:val="0"/>
          <w:numId w:val="543"/>
        </w:numPr>
        <w:tabs>
          <w:tab w:val="left" w:pos="290"/>
        </w:tabs>
        <w:spacing w:line="249" w:lineRule="auto"/>
        <w:ind w:left="290" w:hanging="290"/>
        <w:jc w:val="both"/>
        <w:rPr>
          <w:del w:id="1732" w:author="Admin" w:date="2019-02-19T02:10:00Z"/>
          <w:rFonts w:ascii="Arial" w:eastAsia="Arial" w:hAnsi="Arial" w:cs="Arial"/>
          <w:b/>
          <w:bCs/>
          <w:sz w:val="20"/>
          <w:szCs w:val="20"/>
        </w:rPr>
        <w:pPrChange w:id="1733" w:author="Admin" w:date="2019-02-19T00:19:00Z">
          <w:pPr>
            <w:numPr>
              <w:numId w:val="544"/>
            </w:numPr>
            <w:tabs>
              <w:tab w:val="left" w:pos="290"/>
            </w:tabs>
            <w:spacing w:line="249" w:lineRule="auto"/>
            <w:ind w:left="290" w:hanging="290"/>
            <w:jc w:val="both"/>
          </w:pPr>
        </w:pPrChange>
      </w:pPr>
      <w:del w:id="1734" w:author="Admin" w:date="2019-02-19T02:10:00Z">
        <w:r w:rsidDel="002260E7">
          <w:rPr>
            <w:rFonts w:ascii="Arial" w:eastAsia="Arial" w:hAnsi="Arial" w:cs="Arial"/>
            <w:sz w:val="20"/>
            <w:szCs w:val="20"/>
          </w:rPr>
          <w:delText xml:space="preserve">Однажды Винни Пух, Пятачок и ослик Иа-Иа пошли ловить рыбу. Улов оказался не очень большим. Винни Пух поймал половину об-щего улова без </w:delText>
        </w:r>
        <w:r w:rsidDel="002260E7">
          <w:rPr>
            <w:rFonts w:ascii="Arial" w:eastAsia="Arial" w:hAnsi="Arial" w:cs="Arial"/>
            <w:sz w:val="27"/>
            <w:szCs w:val="27"/>
            <w:u w:val="single"/>
            <w:vertAlign w:val="superscript"/>
          </w:rPr>
          <w:delText>2</w:delText>
        </w:r>
        <w:r w:rsidDel="002260E7">
          <w:rPr>
            <w:rFonts w:ascii="Arial" w:eastAsia="Arial" w:hAnsi="Arial" w:cs="Arial"/>
            <w:sz w:val="27"/>
            <w:szCs w:val="27"/>
            <w:vertAlign w:val="subscript"/>
          </w:rPr>
          <w:delText>5</w:delText>
        </w:r>
        <w:r w:rsidDel="002260E7">
          <w:rPr>
            <w:rFonts w:ascii="Arial" w:eastAsia="Arial" w:hAnsi="Arial" w:cs="Arial"/>
            <w:sz w:val="20"/>
            <w:szCs w:val="20"/>
          </w:rPr>
          <w:delText xml:space="preserve"> того, что поймали Пятачок и Иа-Иа. Пятачок пой-мал треть общего улова и </w:delText>
        </w:r>
        <w:r w:rsidDel="002260E7">
          <w:rPr>
            <w:rFonts w:ascii="Arial" w:eastAsia="Arial" w:hAnsi="Arial" w:cs="Arial"/>
            <w:sz w:val="27"/>
            <w:szCs w:val="27"/>
            <w:u w:val="single"/>
            <w:vertAlign w:val="superscript"/>
          </w:rPr>
          <w:delText>1</w:delText>
        </w:r>
        <w:r w:rsidDel="002260E7">
          <w:rPr>
            <w:rFonts w:ascii="Arial" w:eastAsia="Arial" w:hAnsi="Arial" w:cs="Arial"/>
            <w:sz w:val="27"/>
            <w:szCs w:val="27"/>
            <w:vertAlign w:val="subscript"/>
          </w:rPr>
          <w:delText>5</w:delText>
        </w:r>
        <w:r w:rsidDel="002260E7">
          <w:rPr>
            <w:rFonts w:ascii="Arial" w:eastAsia="Arial" w:hAnsi="Arial" w:cs="Arial"/>
            <w:sz w:val="20"/>
            <w:szCs w:val="20"/>
          </w:rPr>
          <w:delText xml:space="preserve"> того, что поймали Винни Пух и Иа-Иа. Улов ослика Иа-Иа отличался от улова Пятачка на 1 кг. Сколько ве-сил весь улов?</w:delText>
        </w:r>
      </w:del>
    </w:p>
    <w:p w:rsidR="00A33515" w:rsidDel="002260E7" w:rsidRDefault="00A33515">
      <w:pPr>
        <w:spacing w:line="87" w:lineRule="exact"/>
        <w:rPr>
          <w:del w:id="1735" w:author="Admin" w:date="2019-02-19T02:10:00Z"/>
          <w:rFonts w:ascii="Arial" w:eastAsia="Arial" w:hAnsi="Arial" w:cs="Arial"/>
          <w:b/>
          <w:bCs/>
          <w:sz w:val="20"/>
          <w:szCs w:val="20"/>
        </w:rPr>
      </w:pPr>
    </w:p>
    <w:p w:rsidR="00A33515" w:rsidDel="002260E7" w:rsidRDefault="001A4D22">
      <w:pPr>
        <w:spacing w:line="294" w:lineRule="auto"/>
        <w:ind w:left="290"/>
        <w:jc w:val="both"/>
        <w:rPr>
          <w:del w:id="1736" w:author="Admin" w:date="2019-02-19T02:10:00Z"/>
          <w:rFonts w:ascii="Arial" w:eastAsia="Arial" w:hAnsi="Arial" w:cs="Arial"/>
          <w:b/>
          <w:bCs/>
          <w:sz w:val="20"/>
          <w:szCs w:val="20"/>
        </w:rPr>
      </w:pPr>
      <w:del w:id="1737"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Обозначим улов Винни Пуха через В,</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улов Пятачка через</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П и улов Иа-Иа через И. Тогда на основании данных задачи можно</w:delText>
        </w:r>
      </w:del>
    </w:p>
    <w:tbl>
      <w:tblPr>
        <w:tblW w:w="0" w:type="auto"/>
        <w:tblInd w:w="290" w:type="dxa"/>
        <w:tblLayout w:type="fixed"/>
        <w:tblCellMar>
          <w:left w:w="0" w:type="dxa"/>
          <w:right w:w="0" w:type="dxa"/>
        </w:tblCellMar>
        <w:tblLook w:val="04A0" w:firstRow="1" w:lastRow="0" w:firstColumn="1" w:lastColumn="0" w:noHBand="0" w:noVBand="1"/>
      </w:tblPr>
      <w:tblGrid>
        <w:gridCol w:w="1640"/>
        <w:gridCol w:w="400"/>
        <w:gridCol w:w="20"/>
        <w:gridCol w:w="60"/>
        <w:gridCol w:w="20"/>
        <w:gridCol w:w="40"/>
        <w:gridCol w:w="1360"/>
        <w:gridCol w:w="80"/>
        <w:gridCol w:w="20"/>
        <w:gridCol w:w="40"/>
        <w:gridCol w:w="20"/>
        <w:gridCol w:w="940"/>
        <w:gridCol w:w="20"/>
      </w:tblGrid>
      <w:tr w:rsidR="00A33515" w:rsidDel="002260E7">
        <w:trPr>
          <w:trHeight w:val="253"/>
          <w:del w:id="1738" w:author="Admin" w:date="2019-02-19T02:10:00Z"/>
        </w:trPr>
        <w:tc>
          <w:tcPr>
            <w:tcW w:w="3540" w:type="dxa"/>
            <w:gridSpan w:val="7"/>
            <w:vAlign w:val="bottom"/>
          </w:tcPr>
          <w:p w:rsidR="00A33515" w:rsidDel="002260E7" w:rsidRDefault="001A4D22">
            <w:pPr>
              <w:rPr>
                <w:del w:id="1739" w:author="Admin" w:date="2019-02-19T02:10:00Z"/>
                <w:sz w:val="20"/>
                <w:szCs w:val="20"/>
              </w:rPr>
            </w:pPr>
            <w:del w:id="1740" w:author="Admin" w:date="2019-02-19T02:10:00Z">
              <w:r w:rsidDel="002260E7">
                <w:rPr>
                  <w:rFonts w:ascii="Arial" w:eastAsia="Arial" w:hAnsi="Arial" w:cs="Arial"/>
                  <w:sz w:val="20"/>
                  <w:szCs w:val="20"/>
                </w:rPr>
                <w:delText>составить систему уравнений:</w:delText>
              </w:r>
            </w:del>
          </w:p>
        </w:tc>
        <w:tc>
          <w:tcPr>
            <w:tcW w:w="80" w:type="dxa"/>
            <w:vAlign w:val="bottom"/>
          </w:tcPr>
          <w:p w:rsidR="00A33515" w:rsidDel="002260E7" w:rsidRDefault="00A33515">
            <w:pPr>
              <w:rPr>
                <w:del w:id="1741" w:author="Admin" w:date="2019-02-19T02:10:00Z"/>
              </w:rPr>
            </w:pPr>
          </w:p>
        </w:tc>
        <w:tc>
          <w:tcPr>
            <w:tcW w:w="20" w:type="dxa"/>
            <w:vAlign w:val="bottom"/>
          </w:tcPr>
          <w:p w:rsidR="00A33515" w:rsidDel="002260E7" w:rsidRDefault="00A33515">
            <w:pPr>
              <w:rPr>
                <w:del w:id="1742" w:author="Admin" w:date="2019-02-19T02:10:00Z"/>
              </w:rPr>
            </w:pPr>
          </w:p>
        </w:tc>
        <w:tc>
          <w:tcPr>
            <w:tcW w:w="40" w:type="dxa"/>
            <w:vAlign w:val="bottom"/>
          </w:tcPr>
          <w:p w:rsidR="00A33515" w:rsidDel="002260E7" w:rsidRDefault="00A33515">
            <w:pPr>
              <w:rPr>
                <w:del w:id="1743" w:author="Admin" w:date="2019-02-19T02:10:00Z"/>
              </w:rPr>
            </w:pPr>
          </w:p>
        </w:tc>
        <w:tc>
          <w:tcPr>
            <w:tcW w:w="20" w:type="dxa"/>
            <w:vAlign w:val="bottom"/>
          </w:tcPr>
          <w:p w:rsidR="00A33515" w:rsidDel="002260E7" w:rsidRDefault="00A33515">
            <w:pPr>
              <w:rPr>
                <w:del w:id="1744" w:author="Admin" w:date="2019-02-19T02:10:00Z"/>
              </w:rPr>
            </w:pPr>
          </w:p>
        </w:tc>
        <w:tc>
          <w:tcPr>
            <w:tcW w:w="940" w:type="dxa"/>
            <w:vAlign w:val="bottom"/>
          </w:tcPr>
          <w:p w:rsidR="00A33515" w:rsidDel="002260E7" w:rsidRDefault="00A33515">
            <w:pPr>
              <w:rPr>
                <w:del w:id="1745" w:author="Admin" w:date="2019-02-19T02:10:00Z"/>
              </w:rPr>
            </w:pPr>
          </w:p>
        </w:tc>
        <w:tc>
          <w:tcPr>
            <w:tcW w:w="0" w:type="dxa"/>
            <w:vAlign w:val="bottom"/>
          </w:tcPr>
          <w:p w:rsidR="00A33515" w:rsidDel="002260E7" w:rsidRDefault="00A33515">
            <w:pPr>
              <w:rPr>
                <w:del w:id="1746" w:author="Admin" w:date="2019-02-19T02:10:00Z"/>
                <w:sz w:val="1"/>
                <w:szCs w:val="1"/>
              </w:rPr>
            </w:pPr>
          </w:p>
        </w:tc>
      </w:tr>
      <w:tr w:rsidR="00A33515" w:rsidDel="002260E7">
        <w:trPr>
          <w:trHeight w:val="447"/>
          <w:del w:id="1747" w:author="Admin" w:date="2019-02-19T02:10:00Z"/>
        </w:trPr>
        <w:tc>
          <w:tcPr>
            <w:tcW w:w="2040" w:type="dxa"/>
            <w:gridSpan w:val="2"/>
            <w:vMerge w:val="restart"/>
            <w:vAlign w:val="bottom"/>
          </w:tcPr>
          <w:p w:rsidR="00A33515" w:rsidDel="002260E7" w:rsidRDefault="001A4D22">
            <w:pPr>
              <w:ind w:left="1460"/>
              <w:rPr>
                <w:del w:id="1748" w:author="Admin" w:date="2019-02-19T02:10:00Z"/>
                <w:sz w:val="20"/>
                <w:szCs w:val="20"/>
              </w:rPr>
            </w:pPr>
            <w:del w:id="1749" w:author="Admin" w:date="2019-02-19T02:10:00Z">
              <w:r w:rsidDel="002260E7">
                <w:rPr>
                  <w:rFonts w:eastAsia="Times New Roman"/>
                  <w:sz w:val="39"/>
                  <w:szCs w:val="39"/>
                  <w:vertAlign w:val="superscript"/>
                </w:rPr>
                <w:delText>8</w:delText>
              </w:r>
              <w:r w:rsidDel="002260E7">
                <w:rPr>
                  <w:rFonts w:ascii="Arial" w:eastAsia="Arial" w:hAnsi="Arial" w:cs="Arial"/>
                  <w:sz w:val="20"/>
                  <w:szCs w:val="20"/>
                </w:rPr>
                <w:delText xml:space="preserve">В </w:delText>
              </w:r>
              <w:r w:rsidDel="002260E7">
                <w:rPr>
                  <w:rFonts w:eastAsia="Times New Roman"/>
                  <w:sz w:val="20"/>
                  <w:szCs w:val="20"/>
                </w:rPr>
                <w:delText>=</w:delText>
              </w:r>
            </w:del>
          </w:p>
        </w:tc>
        <w:tc>
          <w:tcPr>
            <w:tcW w:w="80" w:type="dxa"/>
            <w:gridSpan w:val="2"/>
            <w:tcBorders>
              <w:bottom w:val="single" w:sz="8" w:space="0" w:color="auto"/>
            </w:tcBorders>
            <w:vAlign w:val="bottom"/>
          </w:tcPr>
          <w:p w:rsidR="00A33515" w:rsidDel="002260E7" w:rsidRDefault="001A4D22">
            <w:pPr>
              <w:rPr>
                <w:del w:id="1750" w:author="Admin" w:date="2019-02-19T02:10:00Z"/>
                <w:sz w:val="20"/>
                <w:szCs w:val="20"/>
              </w:rPr>
            </w:pPr>
            <w:del w:id="1751" w:author="Admin" w:date="2019-02-19T02:10:00Z">
              <w:r w:rsidDel="002260E7">
                <w:rPr>
                  <w:rFonts w:ascii="Arial" w:eastAsia="Arial" w:hAnsi="Arial" w:cs="Arial"/>
                  <w:w w:val="76"/>
                  <w:sz w:val="14"/>
                  <w:szCs w:val="14"/>
                </w:rPr>
                <w:delText>1</w:delText>
              </w:r>
            </w:del>
          </w:p>
        </w:tc>
        <w:tc>
          <w:tcPr>
            <w:tcW w:w="20" w:type="dxa"/>
            <w:vMerge w:val="restart"/>
            <w:vAlign w:val="bottom"/>
          </w:tcPr>
          <w:p w:rsidR="00A33515" w:rsidDel="002260E7" w:rsidRDefault="00A33515">
            <w:pPr>
              <w:rPr>
                <w:del w:id="1752" w:author="Admin" w:date="2019-02-19T02:10:00Z"/>
                <w:sz w:val="24"/>
                <w:szCs w:val="24"/>
              </w:rPr>
            </w:pPr>
          </w:p>
        </w:tc>
        <w:tc>
          <w:tcPr>
            <w:tcW w:w="1400" w:type="dxa"/>
            <w:gridSpan w:val="2"/>
            <w:vMerge w:val="restart"/>
            <w:vAlign w:val="bottom"/>
          </w:tcPr>
          <w:p w:rsidR="00A33515" w:rsidDel="002260E7" w:rsidRDefault="001A4D22">
            <w:pPr>
              <w:ind w:left="40"/>
              <w:rPr>
                <w:del w:id="1753" w:author="Admin" w:date="2019-02-19T02:10:00Z"/>
                <w:sz w:val="20"/>
                <w:szCs w:val="20"/>
              </w:rPr>
            </w:pPr>
            <w:del w:id="1754" w:author="Admin" w:date="2019-02-19T02:10:00Z">
              <w:r w:rsidDel="002260E7">
                <w:rPr>
                  <w:rFonts w:eastAsia="Times New Roman"/>
                  <w:sz w:val="20"/>
                  <w:szCs w:val="20"/>
                </w:rPr>
                <w:delText>(</w:delText>
              </w:r>
              <w:r w:rsidDel="002260E7">
                <w:rPr>
                  <w:rFonts w:ascii="Arial" w:eastAsia="Arial" w:hAnsi="Arial" w:cs="Arial"/>
                  <w:sz w:val="20"/>
                  <w:szCs w:val="20"/>
                </w:rPr>
                <w:delText>В</w:delText>
              </w:r>
              <w:r w:rsidDel="002260E7">
                <w:rPr>
                  <w:rFonts w:eastAsia="Times New Roman"/>
                  <w:sz w:val="20"/>
                  <w:szCs w:val="20"/>
                </w:rPr>
                <w:delText xml:space="preserve"> + </w:delText>
              </w:r>
              <w:r w:rsidDel="002260E7">
                <w:rPr>
                  <w:rFonts w:ascii="Arial" w:eastAsia="Arial" w:hAnsi="Arial" w:cs="Arial"/>
                  <w:sz w:val="20"/>
                  <w:szCs w:val="20"/>
                </w:rPr>
                <w:delText>П</w:delText>
              </w:r>
              <w:r w:rsidDel="002260E7">
                <w:rPr>
                  <w:rFonts w:eastAsia="Times New Roman"/>
                  <w:sz w:val="20"/>
                  <w:szCs w:val="20"/>
                </w:rPr>
                <w:delText xml:space="preserve"> + </w:delText>
              </w:r>
              <w:r w:rsidDel="002260E7">
                <w:rPr>
                  <w:rFonts w:ascii="Arial" w:eastAsia="Arial" w:hAnsi="Arial" w:cs="Arial"/>
                  <w:sz w:val="20"/>
                  <w:szCs w:val="20"/>
                </w:rPr>
                <w:delText>И</w:delText>
              </w:r>
              <w:r w:rsidDel="002260E7">
                <w:rPr>
                  <w:rFonts w:eastAsia="Times New Roman"/>
                  <w:sz w:val="20"/>
                  <w:szCs w:val="20"/>
                </w:rPr>
                <w:delText>)</w:delText>
              </w:r>
            </w:del>
          </w:p>
        </w:tc>
        <w:tc>
          <w:tcPr>
            <w:tcW w:w="80" w:type="dxa"/>
            <w:vMerge w:val="restart"/>
            <w:vAlign w:val="bottom"/>
          </w:tcPr>
          <w:p w:rsidR="00A33515" w:rsidDel="002260E7" w:rsidRDefault="00A33515">
            <w:pPr>
              <w:rPr>
                <w:del w:id="1755" w:author="Admin" w:date="2019-02-19T02:10:00Z"/>
                <w:sz w:val="24"/>
                <w:szCs w:val="24"/>
              </w:rPr>
            </w:pPr>
          </w:p>
        </w:tc>
        <w:tc>
          <w:tcPr>
            <w:tcW w:w="60" w:type="dxa"/>
            <w:gridSpan w:val="2"/>
            <w:tcBorders>
              <w:bottom w:val="single" w:sz="8" w:space="0" w:color="auto"/>
            </w:tcBorders>
            <w:vAlign w:val="bottom"/>
          </w:tcPr>
          <w:p w:rsidR="00A33515" w:rsidDel="002260E7" w:rsidRDefault="001A4D22">
            <w:pPr>
              <w:jc w:val="right"/>
              <w:rPr>
                <w:del w:id="1756" w:author="Admin" w:date="2019-02-19T02:10:00Z"/>
                <w:sz w:val="20"/>
                <w:szCs w:val="20"/>
              </w:rPr>
            </w:pPr>
            <w:del w:id="1757" w:author="Admin" w:date="2019-02-19T02:10:00Z">
              <w:r w:rsidDel="002260E7">
                <w:rPr>
                  <w:rFonts w:ascii="Arial" w:eastAsia="Arial" w:hAnsi="Arial" w:cs="Arial"/>
                  <w:w w:val="71"/>
                  <w:sz w:val="10"/>
                  <w:szCs w:val="10"/>
                </w:rPr>
                <w:delText>2</w:delText>
              </w:r>
            </w:del>
          </w:p>
        </w:tc>
        <w:tc>
          <w:tcPr>
            <w:tcW w:w="960" w:type="dxa"/>
            <w:gridSpan w:val="2"/>
            <w:vMerge w:val="restart"/>
            <w:vAlign w:val="bottom"/>
          </w:tcPr>
          <w:p w:rsidR="00A33515" w:rsidDel="002260E7" w:rsidRDefault="001A4D22">
            <w:pPr>
              <w:jc w:val="right"/>
              <w:rPr>
                <w:del w:id="1758" w:author="Admin" w:date="2019-02-19T02:10:00Z"/>
                <w:sz w:val="20"/>
                <w:szCs w:val="20"/>
              </w:rPr>
            </w:pPr>
            <w:del w:id="1759" w:author="Admin" w:date="2019-02-19T02:10:00Z">
              <w:r w:rsidDel="002260E7">
                <w:rPr>
                  <w:rFonts w:eastAsia="Times New Roman"/>
                  <w:sz w:val="20"/>
                  <w:szCs w:val="20"/>
                </w:rPr>
                <w:delText>(</w:delText>
              </w:r>
              <w:r w:rsidDel="002260E7">
                <w:rPr>
                  <w:rFonts w:ascii="Arial" w:eastAsia="Arial" w:hAnsi="Arial" w:cs="Arial"/>
                  <w:sz w:val="20"/>
                  <w:szCs w:val="20"/>
                </w:rPr>
                <w:delText>П</w:delText>
              </w:r>
              <w:r w:rsidDel="002260E7">
                <w:rPr>
                  <w:rFonts w:eastAsia="Times New Roman"/>
                  <w:sz w:val="20"/>
                  <w:szCs w:val="20"/>
                </w:rPr>
                <w:delText xml:space="preserve"> + </w:delText>
              </w:r>
              <w:r w:rsidDel="002260E7">
                <w:rPr>
                  <w:rFonts w:ascii="Arial" w:eastAsia="Arial" w:hAnsi="Arial" w:cs="Arial"/>
                  <w:sz w:val="20"/>
                  <w:szCs w:val="20"/>
                </w:rPr>
                <w:delText>И</w:delText>
              </w:r>
              <w:r w:rsidDel="002260E7">
                <w:rPr>
                  <w:rFonts w:eastAsia="Times New Roman"/>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sz w:val="39"/>
                  <w:szCs w:val="39"/>
                  <w:vertAlign w:val="superscript"/>
                </w:rPr>
                <w:delText>,</w:delText>
              </w:r>
            </w:del>
          </w:p>
        </w:tc>
        <w:tc>
          <w:tcPr>
            <w:tcW w:w="0" w:type="dxa"/>
            <w:vAlign w:val="bottom"/>
          </w:tcPr>
          <w:p w:rsidR="00A33515" w:rsidDel="002260E7" w:rsidRDefault="00A33515">
            <w:pPr>
              <w:rPr>
                <w:del w:id="1760" w:author="Admin" w:date="2019-02-19T02:10:00Z"/>
                <w:sz w:val="1"/>
                <w:szCs w:val="1"/>
              </w:rPr>
            </w:pPr>
          </w:p>
        </w:tc>
      </w:tr>
      <w:tr w:rsidR="00A33515" w:rsidDel="002260E7">
        <w:trPr>
          <w:trHeight w:val="103"/>
          <w:del w:id="1761" w:author="Admin" w:date="2019-02-19T02:10:00Z"/>
        </w:trPr>
        <w:tc>
          <w:tcPr>
            <w:tcW w:w="2040" w:type="dxa"/>
            <w:gridSpan w:val="2"/>
            <w:vMerge/>
            <w:vAlign w:val="bottom"/>
          </w:tcPr>
          <w:p w:rsidR="00A33515" w:rsidDel="002260E7" w:rsidRDefault="00A33515">
            <w:pPr>
              <w:rPr>
                <w:del w:id="1762" w:author="Admin" w:date="2019-02-19T02:10:00Z"/>
                <w:sz w:val="8"/>
                <w:szCs w:val="8"/>
              </w:rPr>
            </w:pPr>
          </w:p>
        </w:tc>
        <w:tc>
          <w:tcPr>
            <w:tcW w:w="80" w:type="dxa"/>
            <w:gridSpan w:val="2"/>
            <w:vAlign w:val="bottom"/>
          </w:tcPr>
          <w:p w:rsidR="00A33515" w:rsidDel="002260E7" w:rsidRDefault="001A4D22">
            <w:pPr>
              <w:spacing w:line="103" w:lineRule="exact"/>
              <w:rPr>
                <w:del w:id="1763" w:author="Admin" w:date="2019-02-19T02:10:00Z"/>
                <w:sz w:val="20"/>
                <w:szCs w:val="20"/>
              </w:rPr>
            </w:pPr>
            <w:del w:id="1764" w:author="Admin" w:date="2019-02-19T02:10:00Z">
              <w:r w:rsidDel="002260E7">
                <w:rPr>
                  <w:rFonts w:ascii="Arial" w:eastAsia="Arial" w:hAnsi="Arial" w:cs="Arial"/>
                  <w:sz w:val="10"/>
                  <w:szCs w:val="10"/>
                </w:rPr>
                <w:delText>2</w:delText>
              </w:r>
            </w:del>
          </w:p>
        </w:tc>
        <w:tc>
          <w:tcPr>
            <w:tcW w:w="20" w:type="dxa"/>
            <w:vMerge/>
            <w:vAlign w:val="bottom"/>
          </w:tcPr>
          <w:p w:rsidR="00A33515" w:rsidDel="002260E7" w:rsidRDefault="00A33515">
            <w:pPr>
              <w:rPr>
                <w:del w:id="1765" w:author="Admin" w:date="2019-02-19T02:10:00Z"/>
                <w:sz w:val="8"/>
                <w:szCs w:val="8"/>
              </w:rPr>
            </w:pPr>
          </w:p>
        </w:tc>
        <w:tc>
          <w:tcPr>
            <w:tcW w:w="1400" w:type="dxa"/>
            <w:gridSpan w:val="2"/>
            <w:vMerge/>
            <w:vAlign w:val="bottom"/>
          </w:tcPr>
          <w:p w:rsidR="00A33515" w:rsidDel="002260E7" w:rsidRDefault="00A33515">
            <w:pPr>
              <w:rPr>
                <w:del w:id="1766" w:author="Admin" w:date="2019-02-19T02:10:00Z"/>
                <w:sz w:val="8"/>
                <w:szCs w:val="8"/>
              </w:rPr>
            </w:pPr>
          </w:p>
        </w:tc>
        <w:tc>
          <w:tcPr>
            <w:tcW w:w="80" w:type="dxa"/>
            <w:vMerge/>
            <w:vAlign w:val="bottom"/>
          </w:tcPr>
          <w:p w:rsidR="00A33515" w:rsidDel="002260E7" w:rsidRDefault="00A33515">
            <w:pPr>
              <w:rPr>
                <w:del w:id="1767" w:author="Admin" w:date="2019-02-19T02:10:00Z"/>
                <w:sz w:val="8"/>
                <w:szCs w:val="8"/>
              </w:rPr>
            </w:pPr>
          </w:p>
        </w:tc>
        <w:tc>
          <w:tcPr>
            <w:tcW w:w="60" w:type="dxa"/>
            <w:gridSpan w:val="2"/>
            <w:vAlign w:val="bottom"/>
          </w:tcPr>
          <w:p w:rsidR="00A33515" w:rsidDel="002260E7" w:rsidRDefault="001A4D22">
            <w:pPr>
              <w:spacing w:line="103" w:lineRule="exact"/>
              <w:jc w:val="right"/>
              <w:rPr>
                <w:del w:id="1768" w:author="Admin" w:date="2019-02-19T02:10:00Z"/>
                <w:sz w:val="20"/>
                <w:szCs w:val="20"/>
              </w:rPr>
            </w:pPr>
            <w:del w:id="1769" w:author="Admin" w:date="2019-02-19T02:10:00Z">
              <w:r w:rsidDel="002260E7">
                <w:rPr>
                  <w:rFonts w:ascii="Arial" w:eastAsia="Arial" w:hAnsi="Arial" w:cs="Arial"/>
                  <w:w w:val="71"/>
                  <w:sz w:val="10"/>
                  <w:szCs w:val="10"/>
                </w:rPr>
                <w:delText>5</w:delText>
              </w:r>
            </w:del>
          </w:p>
        </w:tc>
        <w:tc>
          <w:tcPr>
            <w:tcW w:w="960" w:type="dxa"/>
            <w:gridSpan w:val="2"/>
            <w:vMerge/>
            <w:vAlign w:val="bottom"/>
          </w:tcPr>
          <w:p w:rsidR="00A33515" w:rsidDel="002260E7" w:rsidRDefault="00A33515">
            <w:pPr>
              <w:rPr>
                <w:del w:id="1770" w:author="Admin" w:date="2019-02-19T02:10:00Z"/>
                <w:sz w:val="8"/>
                <w:szCs w:val="8"/>
              </w:rPr>
            </w:pPr>
          </w:p>
        </w:tc>
        <w:tc>
          <w:tcPr>
            <w:tcW w:w="0" w:type="dxa"/>
            <w:vAlign w:val="bottom"/>
          </w:tcPr>
          <w:p w:rsidR="00A33515" w:rsidDel="002260E7" w:rsidRDefault="00A33515">
            <w:pPr>
              <w:rPr>
                <w:del w:id="1771" w:author="Admin" w:date="2019-02-19T02:10:00Z"/>
                <w:sz w:val="1"/>
                <w:szCs w:val="1"/>
              </w:rPr>
            </w:pPr>
          </w:p>
        </w:tc>
      </w:tr>
      <w:tr w:rsidR="00A33515" w:rsidDel="002260E7">
        <w:trPr>
          <w:del w:id="1772" w:author="Admin" w:date="2019-02-19T02:10:00Z"/>
        </w:trPr>
        <w:tc>
          <w:tcPr>
            <w:tcW w:w="1640" w:type="dxa"/>
            <w:vAlign w:val="bottom"/>
          </w:tcPr>
          <w:p w:rsidR="00A33515" w:rsidDel="002260E7" w:rsidRDefault="001A4D22">
            <w:pPr>
              <w:spacing w:line="38" w:lineRule="exact"/>
              <w:ind w:left="1460"/>
              <w:rPr>
                <w:del w:id="1773" w:author="Admin" w:date="2019-02-19T02:10:00Z"/>
                <w:sz w:val="20"/>
                <w:szCs w:val="20"/>
              </w:rPr>
            </w:pPr>
            <w:del w:id="1774" w:author="Admin" w:date="2019-02-19T02:10:00Z">
              <w:r w:rsidDel="002260E7">
                <w:rPr>
                  <w:rFonts w:eastAsia="Times New Roman"/>
                  <w:sz w:val="4"/>
                  <w:szCs w:val="4"/>
                </w:rPr>
                <w:delText>&gt;</w:delText>
              </w:r>
            </w:del>
          </w:p>
        </w:tc>
        <w:tc>
          <w:tcPr>
            <w:tcW w:w="400" w:type="dxa"/>
            <w:vAlign w:val="bottom"/>
          </w:tcPr>
          <w:p w:rsidR="00A33515" w:rsidDel="002260E7" w:rsidRDefault="00A33515">
            <w:pPr>
              <w:spacing w:line="20" w:lineRule="exact"/>
              <w:rPr>
                <w:del w:id="1775" w:author="Admin" w:date="2019-02-19T02:10:00Z"/>
                <w:sz w:val="1"/>
                <w:szCs w:val="1"/>
              </w:rPr>
            </w:pPr>
          </w:p>
        </w:tc>
        <w:tc>
          <w:tcPr>
            <w:tcW w:w="140" w:type="dxa"/>
            <w:gridSpan w:val="4"/>
            <w:vAlign w:val="bottom"/>
          </w:tcPr>
          <w:p w:rsidR="00A33515" w:rsidDel="002260E7" w:rsidRDefault="001A4D22">
            <w:pPr>
              <w:ind w:left="20"/>
              <w:rPr>
                <w:del w:id="1776" w:author="Admin" w:date="2019-02-19T02:10:00Z"/>
                <w:sz w:val="20"/>
                <w:szCs w:val="20"/>
              </w:rPr>
            </w:pPr>
            <w:del w:id="1777" w:author="Admin" w:date="2019-02-19T02:10:00Z">
              <w:r w:rsidDel="002260E7">
                <w:rPr>
                  <w:rFonts w:ascii="Arial" w:eastAsia="Arial" w:hAnsi="Arial" w:cs="Arial"/>
                  <w:sz w:val="3"/>
                  <w:szCs w:val="3"/>
                </w:rPr>
                <w:delText>3</w:delText>
              </w:r>
            </w:del>
          </w:p>
        </w:tc>
        <w:tc>
          <w:tcPr>
            <w:tcW w:w="1360" w:type="dxa"/>
            <w:vAlign w:val="bottom"/>
          </w:tcPr>
          <w:p w:rsidR="00A33515" w:rsidDel="002260E7" w:rsidRDefault="00A33515">
            <w:pPr>
              <w:spacing w:line="20" w:lineRule="exact"/>
              <w:rPr>
                <w:del w:id="1778" w:author="Admin" w:date="2019-02-19T02:10:00Z"/>
                <w:sz w:val="1"/>
                <w:szCs w:val="1"/>
              </w:rPr>
            </w:pPr>
          </w:p>
        </w:tc>
        <w:tc>
          <w:tcPr>
            <w:tcW w:w="160" w:type="dxa"/>
            <w:gridSpan w:val="4"/>
            <w:vAlign w:val="bottom"/>
          </w:tcPr>
          <w:p w:rsidR="00A33515" w:rsidDel="002260E7" w:rsidRDefault="001A4D22">
            <w:pPr>
              <w:jc w:val="right"/>
              <w:rPr>
                <w:del w:id="1779" w:author="Admin" w:date="2019-02-19T02:10:00Z"/>
                <w:sz w:val="20"/>
                <w:szCs w:val="20"/>
              </w:rPr>
            </w:pPr>
            <w:del w:id="1780" w:author="Admin" w:date="2019-02-19T02:10:00Z">
              <w:r w:rsidDel="002260E7">
                <w:rPr>
                  <w:rFonts w:ascii="Arial" w:eastAsia="Arial" w:hAnsi="Arial" w:cs="Arial"/>
                  <w:sz w:val="3"/>
                  <w:szCs w:val="3"/>
                </w:rPr>
                <w:delText>5</w:delText>
              </w:r>
            </w:del>
          </w:p>
        </w:tc>
        <w:tc>
          <w:tcPr>
            <w:tcW w:w="940" w:type="dxa"/>
            <w:vAlign w:val="bottom"/>
          </w:tcPr>
          <w:p w:rsidR="00A33515" w:rsidDel="002260E7" w:rsidRDefault="00A33515">
            <w:pPr>
              <w:spacing w:line="20" w:lineRule="exact"/>
              <w:rPr>
                <w:del w:id="1781" w:author="Admin" w:date="2019-02-19T02:10:00Z"/>
                <w:sz w:val="1"/>
                <w:szCs w:val="1"/>
              </w:rPr>
            </w:pPr>
          </w:p>
        </w:tc>
        <w:tc>
          <w:tcPr>
            <w:tcW w:w="0" w:type="dxa"/>
            <w:vAlign w:val="bottom"/>
          </w:tcPr>
          <w:p w:rsidR="00A33515" w:rsidDel="002260E7" w:rsidRDefault="00A33515">
            <w:pPr>
              <w:spacing w:line="20" w:lineRule="exact"/>
              <w:rPr>
                <w:del w:id="1782" w:author="Admin" w:date="2019-02-19T02:10:00Z"/>
                <w:sz w:val="1"/>
                <w:szCs w:val="1"/>
              </w:rPr>
            </w:pPr>
          </w:p>
        </w:tc>
      </w:tr>
      <w:tr w:rsidR="00A33515" w:rsidDel="002260E7">
        <w:trPr>
          <w:del w:id="1783" w:author="Admin" w:date="2019-02-19T02:10:00Z"/>
        </w:trPr>
        <w:tc>
          <w:tcPr>
            <w:tcW w:w="1640" w:type="dxa"/>
            <w:vAlign w:val="bottom"/>
          </w:tcPr>
          <w:p w:rsidR="00A33515" w:rsidDel="002260E7" w:rsidRDefault="001A4D22">
            <w:pPr>
              <w:spacing w:line="75" w:lineRule="exact"/>
              <w:ind w:left="1460"/>
              <w:rPr>
                <w:del w:id="1784" w:author="Admin" w:date="2019-02-19T02:10:00Z"/>
                <w:sz w:val="20"/>
                <w:szCs w:val="20"/>
              </w:rPr>
            </w:pPr>
            <w:del w:id="1785" w:author="Admin" w:date="2019-02-19T02:10:00Z">
              <w:r w:rsidDel="002260E7">
                <w:rPr>
                  <w:rFonts w:eastAsia="Times New Roman"/>
                  <w:sz w:val="8"/>
                  <w:szCs w:val="8"/>
                </w:rPr>
                <w:delText>&gt;</w:delText>
              </w:r>
            </w:del>
          </w:p>
        </w:tc>
        <w:tc>
          <w:tcPr>
            <w:tcW w:w="400" w:type="dxa"/>
            <w:vAlign w:val="bottom"/>
          </w:tcPr>
          <w:p w:rsidR="00A33515" w:rsidDel="002260E7" w:rsidRDefault="00A33515">
            <w:pPr>
              <w:spacing w:line="20" w:lineRule="exact"/>
              <w:rPr>
                <w:del w:id="1786" w:author="Admin" w:date="2019-02-19T02:10:00Z"/>
                <w:sz w:val="1"/>
                <w:szCs w:val="1"/>
              </w:rPr>
            </w:pPr>
          </w:p>
        </w:tc>
        <w:tc>
          <w:tcPr>
            <w:tcW w:w="20" w:type="dxa"/>
            <w:vAlign w:val="bottom"/>
          </w:tcPr>
          <w:p w:rsidR="00A33515" w:rsidDel="002260E7" w:rsidRDefault="00A33515">
            <w:pPr>
              <w:spacing w:line="20" w:lineRule="exact"/>
              <w:rPr>
                <w:del w:id="1787" w:author="Admin" w:date="2019-02-19T02:10:00Z"/>
                <w:sz w:val="1"/>
                <w:szCs w:val="1"/>
              </w:rPr>
            </w:pPr>
          </w:p>
        </w:tc>
        <w:tc>
          <w:tcPr>
            <w:tcW w:w="60" w:type="dxa"/>
            <w:vAlign w:val="bottom"/>
          </w:tcPr>
          <w:p w:rsidR="00A33515" w:rsidDel="002260E7" w:rsidRDefault="00A33515">
            <w:pPr>
              <w:spacing w:line="20" w:lineRule="exact"/>
              <w:rPr>
                <w:del w:id="1788" w:author="Admin" w:date="2019-02-19T02:10:00Z"/>
                <w:sz w:val="1"/>
                <w:szCs w:val="1"/>
              </w:rPr>
            </w:pPr>
          </w:p>
        </w:tc>
        <w:tc>
          <w:tcPr>
            <w:tcW w:w="20" w:type="dxa"/>
            <w:vAlign w:val="bottom"/>
          </w:tcPr>
          <w:p w:rsidR="00A33515" w:rsidDel="002260E7" w:rsidRDefault="00A33515">
            <w:pPr>
              <w:spacing w:line="20" w:lineRule="exact"/>
              <w:rPr>
                <w:del w:id="1789" w:author="Admin" w:date="2019-02-19T02:10:00Z"/>
                <w:sz w:val="1"/>
                <w:szCs w:val="1"/>
              </w:rPr>
            </w:pPr>
          </w:p>
        </w:tc>
        <w:tc>
          <w:tcPr>
            <w:tcW w:w="40" w:type="dxa"/>
            <w:vAlign w:val="bottom"/>
          </w:tcPr>
          <w:p w:rsidR="00A33515" w:rsidDel="002260E7" w:rsidRDefault="00A33515">
            <w:pPr>
              <w:spacing w:line="20" w:lineRule="exact"/>
              <w:rPr>
                <w:del w:id="1790" w:author="Admin" w:date="2019-02-19T02:10:00Z"/>
                <w:sz w:val="1"/>
                <w:szCs w:val="1"/>
              </w:rPr>
            </w:pPr>
          </w:p>
        </w:tc>
        <w:tc>
          <w:tcPr>
            <w:tcW w:w="1360" w:type="dxa"/>
            <w:vMerge w:val="restart"/>
            <w:vAlign w:val="bottom"/>
          </w:tcPr>
          <w:p w:rsidR="00A33515" w:rsidDel="002260E7" w:rsidRDefault="00A33515">
            <w:pPr>
              <w:spacing w:line="20" w:lineRule="exact"/>
              <w:rPr>
                <w:del w:id="1791" w:author="Admin" w:date="2019-02-19T02:10:00Z"/>
                <w:sz w:val="1"/>
                <w:szCs w:val="1"/>
              </w:rPr>
            </w:pPr>
          </w:p>
        </w:tc>
        <w:tc>
          <w:tcPr>
            <w:tcW w:w="80" w:type="dxa"/>
            <w:vAlign w:val="bottom"/>
          </w:tcPr>
          <w:p w:rsidR="00A33515" w:rsidDel="002260E7" w:rsidRDefault="00A33515">
            <w:pPr>
              <w:spacing w:line="20" w:lineRule="exact"/>
              <w:rPr>
                <w:del w:id="1792" w:author="Admin" w:date="2019-02-19T02:10:00Z"/>
                <w:sz w:val="1"/>
                <w:szCs w:val="1"/>
              </w:rPr>
            </w:pPr>
          </w:p>
        </w:tc>
        <w:tc>
          <w:tcPr>
            <w:tcW w:w="20" w:type="dxa"/>
            <w:vAlign w:val="bottom"/>
          </w:tcPr>
          <w:p w:rsidR="00A33515" w:rsidDel="002260E7" w:rsidRDefault="00A33515">
            <w:pPr>
              <w:spacing w:line="20" w:lineRule="exact"/>
              <w:rPr>
                <w:del w:id="1793" w:author="Admin" w:date="2019-02-19T02:10:00Z"/>
                <w:sz w:val="1"/>
                <w:szCs w:val="1"/>
              </w:rPr>
            </w:pPr>
          </w:p>
        </w:tc>
        <w:tc>
          <w:tcPr>
            <w:tcW w:w="40" w:type="dxa"/>
            <w:vAlign w:val="bottom"/>
          </w:tcPr>
          <w:p w:rsidR="00A33515" w:rsidDel="002260E7" w:rsidRDefault="00A33515">
            <w:pPr>
              <w:spacing w:line="20" w:lineRule="exact"/>
              <w:rPr>
                <w:del w:id="1794" w:author="Admin" w:date="2019-02-19T02:10:00Z"/>
                <w:sz w:val="1"/>
                <w:szCs w:val="1"/>
              </w:rPr>
            </w:pPr>
          </w:p>
        </w:tc>
        <w:tc>
          <w:tcPr>
            <w:tcW w:w="20" w:type="dxa"/>
            <w:vAlign w:val="bottom"/>
          </w:tcPr>
          <w:p w:rsidR="00A33515" w:rsidDel="002260E7" w:rsidRDefault="00A33515">
            <w:pPr>
              <w:spacing w:line="20" w:lineRule="exact"/>
              <w:rPr>
                <w:del w:id="1795" w:author="Admin" w:date="2019-02-19T02:10:00Z"/>
                <w:sz w:val="1"/>
                <w:szCs w:val="1"/>
              </w:rPr>
            </w:pPr>
          </w:p>
        </w:tc>
        <w:tc>
          <w:tcPr>
            <w:tcW w:w="940" w:type="dxa"/>
            <w:vMerge w:val="restart"/>
            <w:vAlign w:val="bottom"/>
          </w:tcPr>
          <w:p w:rsidR="00A33515" w:rsidDel="002260E7" w:rsidRDefault="00A33515">
            <w:pPr>
              <w:spacing w:line="20" w:lineRule="exact"/>
              <w:rPr>
                <w:del w:id="1796" w:author="Admin" w:date="2019-02-19T02:10:00Z"/>
                <w:sz w:val="1"/>
                <w:szCs w:val="1"/>
              </w:rPr>
            </w:pPr>
          </w:p>
        </w:tc>
        <w:tc>
          <w:tcPr>
            <w:tcW w:w="0" w:type="dxa"/>
            <w:vAlign w:val="bottom"/>
          </w:tcPr>
          <w:p w:rsidR="00A33515" w:rsidDel="002260E7" w:rsidRDefault="00A33515">
            <w:pPr>
              <w:spacing w:line="20" w:lineRule="exact"/>
              <w:rPr>
                <w:del w:id="1797" w:author="Admin" w:date="2019-02-19T02:10:00Z"/>
                <w:sz w:val="1"/>
                <w:szCs w:val="1"/>
              </w:rPr>
            </w:pPr>
          </w:p>
        </w:tc>
      </w:tr>
      <w:tr w:rsidR="00A33515" w:rsidDel="002260E7">
        <w:trPr>
          <w:del w:id="1798" w:author="Admin" w:date="2019-02-19T02:10:00Z"/>
        </w:trPr>
        <w:tc>
          <w:tcPr>
            <w:tcW w:w="1640" w:type="dxa"/>
            <w:vAlign w:val="bottom"/>
          </w:tcPr>
          <w:p w:rsidR="00A33515" w:rsidDel="002260E7" w:rsidRDefault="001A4D22">
            <w:pPr>
              <w:ind w:left="1460"/>
              <w:rPr>
                <w:del w:id="1799" w:author="Admin" w:date="2019-02-19T02:10:00Z"/>
                <w:sz w:val="20"/>
                <w:szCs w:val="20"/>
              </w:rPr>
            </w:pPr>
            <w:del w:id="1800" w:author="Admin" w:date="2019-02-19T02:10:00Z">
              <w:r w:rsidDel="002260E7">
                <w:rPr>
                  <w:rFonts w:eastAsia="Times New Roman"/>
                  <w:sz w:val="1"/>
                  <w:szCs w:val="1"/>
                </w:rPr>
                <w:delText>&gt;</w:delText>
              </w:r>
            </w:del>
          </w:p>
        </w:tc>
        <w:tc>
          <w:tcPr>
            <w:tcW w:w="400" w:type="dxa"/>
            <w:vAlign w:val="bottom"/>
          </w:tcPr>
          <w:p w:rsidR="00A33515" w:rsidDel="002260E7" w:rsidRDefault="00A33515">
            <w:pPr>
              <w:spacing w:line="20" w:lineRule="exact"/>
              <w:rPr>
                <w:del w:id="1801" w:author="Admin" w:date="2019-02-19T02:10:00Z"/>
                <w:sz w:val="1"/>
                <w:szCs w:val="1"/>
              </w:rPr>
            </w:pPr>
          </w:p>
        </w:tc>
        <w:tc>
          <w:tcPr>
            <w:tcW w:w="20" w:type="dxa"/>
            <w:vAlign w:val="bottom"/>
          </w:tcPr>
          <w:p w:rsidR="00A33515" w:rsidDel="002260E7" w:rsidRDefault="00A33515">
            <w:pPr>
              <w:spacing w:line="20" w:lineRule="exact"/>
              <w:rPr>
                <w:del w:id="1802" w:author="Admin" w:date="2019-02-19T02:10:00Z"/>
                <w:sz w:val="1"/>
                <w:szCs w:val="1"/>
              </w:rPr>
            </w:pPr>
          </w:p>
        </w:tc>
        <w:tc>
          <w:tcPr>
            <w:tcW w:w="60" w:type="dxa"/>
            <w:vAlign w:val="bottom"/>
          </w:tcPr>
          <w:p w:rsidR="00A33515" w:rsidDel="002260E7" w:rsidRDefault="00A33515">
            <w:pPr>
              <w:spacing w:line="20" w:lineRule="exact"/>
              <w:rPr>
                <w:del w:id="1803" w:author="Admin" w:date="2019-02-19T02:10:00Z"/>
                <w:sz w:val="1"/>
                <w:szCs w:val="1"/>
              </w:rPr>
            </w:pPr>
          </w:p>
        </w:tc>
        <w:tc>
          <w:tcPr>
            <w:tcW w:w="20" w:type="dxa"/>
            <w:vAlign w:val="bottom"/>
          </w:tcPr>
          <w:p w:rsidR="00A33515" w:rsidDel="002260E7" w:rsidRDefault="00A33515">
            <w:pPr>
              <w:spacing w:line="20" w:lineRule="exact"/>
              <w:rPr>
                <w:del w:id="1804" w:author="Admin" w:date="2019-02-19T02:10:00Z"/>
                <w:sz w:val="1"/>
                <w:szCs w:val="1"/>
              </w:rPr>
            </w:pPr>
          </w:p>
        </w:tc>
        <w:tc>
          <w:tcPr>
            <w:tcW w:w="40" w:type="dxa"/>
            <w:vAlign w:val="bottom"/>
          </w:tcPr>
          <w:p w:rsidR="00A33515" w:rsidDel="002260E7" w:rsidRDefault="00A33515">
            <w:pPr>
              <w:spacing w:line="20" w:lineRule="exact"/>
              <w:rPr>
                <w:del w:id="1805" w:author="Admin" w:date="2019-02-19T02:10:00Z"/>
                <w:sz w:val="1"/>
                <w:szCs w:val="1"/>
              </w:rPr>
            </w:pPr>
          </w:p>
        </w:tc>
        <w:tc>
          <w:tcPr>
            <w:tcW w:w="1360" w:type="dxa"/>
            <w:vMerge/>
            <w:vAlign w:val="bottom"/>
          </w:tcPr>
          <w:p w:rsidR="00A33515" w:rsidDel="002260E7" w:rsidRDefault="00A33515">
            <w:pPr>
              <w:spacing w:line="20" w:lineRule="exact"/>
              <w:rPr>
                <w:del w:id="1806" w:author="Admin" w:date="2019-02-19T02:10:00Z"/>
                <w:sz w:val="1"/>
                <w:szCs w:val="1"/>
              </w:rPr>
            </w:pPr>
          </w:p>
        </w:tc>
        <w:tc>
          <w:tcPr>
            <w:tcW w:w="80" w:type="dxa"/>
            <w:vAlign w:val="bottom"/>
          </w:tcPr>
          <w:p w:rsidR="00A33515" w:rsidDel="002260E7" w:rsidRDefault="00A33515">
            <w:pPr>
              <w:spacing w:line="20" w:lineRule="exact"/>
              <w:rPr>
                <w:del w:id="1807" w:author="Admin" w:date="2019-02-19T02:10:00Z"/>
                <w:sz w:val="1"/>
                <w:szCs w:val="1"/>
              </w:rPr>
            </w:pPr>
          </w:p>
        </w:tc>
        <w:tc>
          <w:tcPr>
            <w:tcW w:w="20" w:type="dxa"/>
            <w:vAlign w:val="bottom"/>
          </w:tcPr>
          <w:p w:rsidR="00A33515" w:rsidDel="002260E7" w:rsidRDefault="00A33515">
            <w:pPr>
              <w:spacing w:line="20" w:lineRule="exact"/>
              <w:rPr>
                <w:del w:id="1808" w:author="Admin" w:date="2019-02-19T02:10:00Z"/>
                <w:sz w:val="1"/>
                <w:szCs w:val="1"/>
              </w:rPr>
            </w:pPr>
          </w:p>
        </w:tc>
        <w:tc>
          <w:tcPr>
            <w:tcW w:w="40" w:type="dxa"/>
            <w:vAlign w:val="bottom"/>
          </w:tcPr>
          <w:p w:rsidR="00A33515" w:rsidDel="002260E7" w:rsidRDefault="00A33515">
            <w:pPr>
              <w:spacing w:line="20" w:lineRule="exact"/>
              <w:rPr>
                <w:del w:id="1809" w:author="Admin" w:date="2019-02-19T02:10:00Z"/>
                <w:sz w:val="1"/>
                <w:szCs w:val="1"/>
              </w:rPr>
            </w:pPr>
          </w:p>
        </w:tc>
        <w:tc>
          <w:tcPr>
            <w:tcW w:w="20" w:type="dxa"/>
            <w:vAlign w:val="bottom"/>
          </w:tcPr>
          <w:p w:rsidR="00A33515" w:rsidDel="002260E7" w:rsidRDefault="00A33515">
            <w:pPr>
              <w:spacing w:line="20" w:lineRule="exact"/>
              <w:rPr>
                <w:del w:id="1810" w:author="Admin" w:date="2019-02-19T02:10:00Z"/>
                <w:sz w:val="1"/>
                <w:szCs w:val="1"/>
              </w:rPr>
            </w:pPr>
          </w:p>
        </w:tc>
        <w:tc>
          <w:tcPr>
            <w:tcW w:w="940" w:type="dxa"/>
            <w:vMerge/>
            <w:vAlign w:val="bottom"/>
          </w:tcPr>
          <w:p w:rsidR="00A33515" w:rsidDel="002260E7" w:rsidRDefault="00A33515">
            <w:pPr>
              <w:spacing w:line="20" w:lineRule="exact"/>
              <w:rPr>
                <w:del w:id="1811" w:author="Admin" w:date="2019-02-19T02:10:00Z"/>
                <w:sz w:val="1"/>
                <w:szCs w:val="1"/>
              </w:rPr>
            </w:pPr>
          </w:p>
        </w:tc>
        <w:tc>
          <w:tcPr>
            <w:tcW w:w="0" w:type="dxa"/>
            <w:vAlign w:val="bottom"/>
          </w:tcPr>
          <w:p w:rsidR="00A33515" w:rsidDel="002260E7" w:rsidRDefault="00A33515">
            <w:pPr>
              <w:spacing w:line="20" w:lineRule="exact"/>
              <w:rPr>
                <w:del w:id="1812" w:author="Admin" w:date="2019-02-19T02:10:00Z"/>
                <w:sz w:val="1"/>
                <w:szCs w:val="1"/>
              </w:rPr>
            </w:pPr>
          </w:p>
        </w:tc>
      </w:tr>
      <w:tr w:rsidR="00A33515" w:rsidDel="002260E7">
        <w:trPr>
          <w:trHeight w:val="45"/>
          <w:del w:id="1813" w:author="Admin" w:date="2019-02-19T02:10:00Z"/>
        </w:trPr>
        <w:tc>
          <w:tcPr>
            <w:tcW w:w="1640" w:type="dxa"/>
            <w:vAlign w:val="bottom"/>
          </w:tcPr>
          <w:p w:rsidR="00A33515" w:rsidDel="002260E7" w:rsidRDefault="001A4D22">
            <w:pPr>
              <w:spacing w:line="45" w:lineRule="exact"/>
              <w:ind w:left="1460"/>
              <w:rPr>
                <w:del w:id="1814" w:author="Admin" w:date="2019-02-19T02:10:00Z"/>
                <w:sz w:val="20"/>
                <w:szCs w:val="20"/>
              </w:rPr>
            </w:pPr>
            <w:del w:id="1815" w:author="Admin" w:date="2019-02-19T02:10:00Z">
              <w:r w:rsidDel="002260E7">
                <w:rPr>
                  <w:rFonts w:eastAsia="Times New Roman"/>
                  <w:sz w:val="4"/>
                  <w:szCs w:val="4"/>
                </w:rPr>
                <w:delText>&lt;</w:delText>
              </w:r>
            </w:del>
          </w:p>
        </w:tc>
        <w:tc>
          <w:tcPr>
            <w:tcW w:w="400" w:type="dxa"/>
            <w:vAlign w:val="bottom"/>
          </w:tcPr>
          <w:p w:rsidR="00A33515" w:rsidDel="002260E7" w:rsidRDefault="00A33515">
            <w:pPr>
              <w:rPr>
                <w:del w:id="1816" w:author="Admin" w:date="2019-02-19T02:10:00Z"/>
                <w:sz w:val="3"/>
                <w:szCs w:val="3"/>
              </w:rPr>
            </w:pPr>
          </w:p>
        </w:tc>
        <w:tc>
          <w:tcPr>
            <w:tcW w:w="20" w:type="dxa"/>
            <w:vAlign w:val="bottom"/>
          </w:tcPr>
          <w:p w:rsidR="00A33515" w:rsidDel="002260E7" w:rsidRDefault="00A33515">
            <w:pPr>
              <w:rPr>
                <w:del w:id="1817" w:author="Admin" w:date="2019-02-19T02:10:00Z"/>
                <w:sz w:val="3"/>
                <w:szCs w:val="3"/>
              </w:rPr>
            </w:pPr>
          </w:p>
        </w:tc>
        <w:tc>
          <w:tcPr>
            <w:tcW w:w="60" w:type="dxa"/>
            <w:vAlign w:val="bottom"/>
          </w:tcPr>
          <w:p w:rsidR="00A33515" w:rsidDel="002260E7" w:rsidRDefault="00A33515">
            <w:pPr>
              <w:rPr>
                <w:del w:id="1818" w:author="Admin" w:date="2019-02-19T02:10:00Z"/>
                <w:sz w:val="3"/>
                <w:szCs w:val="3"/>
              </w:rPr>
            </w:pPr>
          </w:p>
        </w:tc>
        <w:tc>
          <w:tcPr>
            <w:tcW w:w="20" w:type="dxa"/>
            <w:vAlign w:val="bottom"/>
          </w:tcPr>
          <w:p w:rsidR="00A33515" w:rsidDel="002260E7" w:rsidRDefault="00A33515">
            <w:pPr>
              <w:rPr>
                <w:del w:id="1819" w:author="Admin" w:date="2019-02-19T02:10:00Z"/>
                <w:sz w:val="3"/>
                <w:szCs w:val="3"/>
              </w:rPr>
            </w:pPr>
          </w:p>
        </w:tc>
        <w:tc>
          <w:tcPr>
            <w:tcW w:w="40" w:type="dxa"/>
            <w:vAlign w:val="bottom"/>
          </w:tcPr>
          <w:p w:rsidR="00A33515" w:rsidDel="002260E7" w:rsidRDefault="00A33515">
            <w:pPr>
              <w:rPr>
                <w:del w:id="1820" w:author="Admin" w:date="2019-02-19T02:10:00Z"/>
                <w:sz w:val="3"/>
                <w:szCs w:val="3"/>
              </w:rPr>
            </w:pPr>
          </w:p>
        </w:tc>
        <w:tc>
          <w:tcPr>
            <w:tcW w:w="1360" w:type="dxa"/>
            <w:vAlign w:val="bottom"/>
          </w:tcPr>
          <w:p w:rsidR="00A33515" w:rsidDel="002260E7" w:rsidRDefault="00A33515">
            <w:pPr>
              <w:rPr>
                <w:del w:id="1821" w:author="Admin" w:date="2019-02-19T02:10:00Z"/>
                <w:sz w:val="3"/>
                <w:szCs w:val="3"/>
              </w:rPr>
            </w:pPr>
          </w:p>
        </w:tc>
        <w:tc>
          <w:tcPr>
            <w:tcW w:w="80" w:type="dxa"/>
            <w:vAlign w:val="bottom"/>
          </w:tcPr>
          <w:p w:rsidR="00A33515" w:rsidDel="002260E7" w:rsidRDefault="00A33515">
            <w:pPr>
              <w:rPr>
                <w:del w:id="1822" w:author="Admin" w:date="2019-02-19T02:10:00Z"/>
                <w:sz w:val="3"/>
                <w:szCs w:val="3"/>
              </w:rPr>
            </w:pPr>
          </w:p>
        </w:tc>
        <w:tc>
          <w:tcPr>
            <w:tcW w:w="20" w:type="dxa"/>
            <w:vAlign w:val="bottom"/>
          </w:tcPr>
          <w:p w:rsidR="00A33515" w:rsidDel="002260E7" w:rsidRDefault="00A33515">
            <w:pPr>
              <w:rPr>
                <w:del w:id="1823" w:author="Admin" w:date="2019-02-19T02:10:00Z"/>
                <w:sz w:val="3"/>
                <w:szCs w:val="3"/>
              </w:rPr>
            </w:pPr>
          </w:p>
        </w:tc>
        <w:tc>
          <w:tcPr>
            <w:tcW w:w="40" w:type="dxa"/>
            <w:vAlign w:val="bottom"/>
          </w:tcPr>
          <w:p w:rsidR="00A33515" w:rsidDel="002260E7" w:rsidRDefault="00A33515">
            <w:pPr>
              <w:rPr>
                <w:del w:id="1824" w:author="Admin" w:date="2019-02-19T02:10:00Z"/>
                <w:sz w:val="3"/>
                <w:szCs w:val="3"/>
              </w:rPr>
            </w:pPr>
          </w:p>
        </w:tc>
        <w:tc>
          <w:tcPr>
            <w:tcW w:w="20" w:type="dxa"/>
            <w:vAlign w:val="bottom"/>
          </w:tcPr>
          <w:p w:rsidR="00A33515" w:rsidDel="002260E7" w:rsidRDefault="00A33515">
            <w:pPr>
              <w:rPr>
                <w:del w:id="1825" w:author="Admin" w:date="2019-02-19T02:10:00Z"/>
                <w:sz w:val="3"/>
                <w:szCs w:val="3"/>
              </w:rPr>
            </w:pPr>
          </w:p>
        </w:tc>
        <w:tc>
          <w:tcPr>
            <w:tcW w:w="940" w:type="dxa"/>
            <w:vAlign w:val="bottom"/>
          </w:tcPr>
          <w:p w:rsidR="00A33515" w:rsidDel="002260E7" w:rsidRDefault="00A33515">
            <w:pPr>
              <w:rPr>
                <w:del w:id="1826" w:author="Admin" w:date="2019-02-19T02:10:00Z"/>
                <w:sz w:val="3"/>
                <w:szCs w:val="3"/>
              </w:rPr>
            </w:pPr>
          </w:p>
        </w:tc>
        <w:tc>
          <w:tcPr>
            <w:tcW w:w="0" w:type="dxa"/>
            <w:vAlign w:val="bottom"/>
          </w:tcPr>
          <w:p w:rsidR="00A33515" w:rsidDel="002260E7" w:rsidRDefault="00A33515">
            <w:pPr>
              <w:rPr>
                <w:del w:id="1827" w:author="Admin" w:date="2019-02-19T02:10:00Z"/>
                <w:sz w:val="1"/>
                <w:szCs w:val="1"/>
              </w:rPr>
            </w:pPr>
          </w:p>
        </w:tc>
      </w:tr>
      <w:tr w:rsidR="00A33515" w:rsidDel="002260E7">
        <w:trPr>
          <w:trHeight w:val="226"/>
          <w:del w:id="1828" w:author="Admin" w:date="2019-02-19T02:10:00Z"/>
        </w:trPr>
        <w:tc>
          <w:tcPr>
            <w:tcW w:w="2060" w:type="dxa"/>
            <w:gridSpan w:val="3"/>
            <w:vMerge w:val="restart"/>
            <w:vAlign w:val="bottom"/>
          </w:tcPr>
          <w:p w:rsidR="00A33515" w:rsidDel="002260E7" w:rsidRDefault="001A4D22">
            <w:pPr>
              <w:spacing w:line="279" w:lineRule="exact"/>
              <w:ind w:left="1460"/>
              <w:rPr>
                <w:del w:id="1829" w:author="Admin" w:date="2019-02-19T02:10:00Z"/>
                <w:sz w:val="20"/>
                <w:szCs w:val="20"/>
              </w:rPr>
            </w:pPr>
            <w:del w:id="1830" w:author="Admin" w:date="2019-02-19T02:10:00Z">
              <w:r w:rsidDel="002260E7">
                <w:rPr>
                  <w:rFonts w:eastAsia="Times New Roman"/>
                  <w:sz w:val="32"/>
                  <w:szCs w:val="32"/>
                  <w:vertAlign w:val="superscript"/>
                </w:rPr>
                <w:delText>&gt;</w:delText>
              </w:r>
              <w:r w:rsidDel="002260E7">
                <w:rPr>
                  <w:rFonts w:ascii="Arial" w:eastAsia="Arial" w:hAnsi="Arial" w:cs="Arial"/>
                  <w:sz w:val="17"/>
                  <w:szCs w:val="17"/>
                </w:rPr>
                <w:delText xml:space="preserve">П </w:delText>
              </w:r>
              <w:r w:rsidDel="002260E7">
                <w:rPr>
                  <w:rFonts w:eastAsia="Times New Roman"/>
                  <w:sz w:val="17"/>
                  <w:szCs w:val="17"/>
                </w:rPr>
                <w:delText>=</w:delText>
              </w:r>
            </w:del>
          </w:p>
        </w:tc>
        <w:tc>
          <w:tcPr>
            <w:tcW w:w="80" w:type="dxa"/>
            <w:gridSpan w:val="2"/>
            <w:tcBorders>
              <w:bottom w:val="single" w:sz="8" w:space="0" w:color="auto"/>
            </w:tcBorders>
            <w:vAlign w:val="bottom"/>
          </w:tcPr>
          <w:p w:rsidR="00A33515" w:rsidDel="002260E7" w:rsidRDefault="001A4D22">
            <w:pPr>
              <w:rPr>
                <w:del w:id="1831" w:author="Admin" w:date="2019-02-19T02:10:00Z"/>
                <w:sz w:val="20"/>
                <w:szCs w:val="20"/>
              </w:rPr>
            </w:pPr>
            <w:del w:id="1832" w:author="Admin" w:date="2019-02-19T02:10:00Z">
              <w:r w:rsidDel="002260E7">
                <w:rPr>
                  <w:rFonts w:ascii="Arial" w:eastAsia="Arial" w:hAnsi="Arial" w:cs="Arial"/>
                  <w:w w:val="76"/>
                  <w:sz w:val="14"/>
                  <w:szCs w:val="14"/>
                </w:rPr>
                <w:delText>1</w:delText>
              </w:r>
            </w:del>
          </w:p>
        </w:tc>
        <w:tc>
          <w:tcPr>
            <w:tcW w:w="1500" w:type="dxa"/>
            <w:gridSpan w:val="4"/>
            <w:vMerge w:val="restart"/>
            <w:vAlign w:val="bottom"/>
          </w:tcPr>
          <w:p w:rsidR="00A33515" w:rsidDel="002260E7" w:rsidRDefault="001A4D22">
            <w:pPr>
              <w:ind w:left="160"/>
              <w:rPr>
                <w:del w:id="1833" w:author="Admin" w:date="2019-02-19T02:10:00Z"/>
                <w:sz w:val="20"/>
                <w:szCs w:val="20"/>
              </w:rPr>
            </w:pPr>
            <w:del w:id="1834" w:author="Admin" w:date="2019-02-19T02:10:00Z">
              <w:r w:rsidDel="002260E7">
                <w:rPr>
                  <w:rFonts w:eastAsia="Times New Roman"/>
                  <w:sz w:val="20"/>
                  <w:szCs w:val="20"/>
                </w:rPr>
                <w:delText>(</w:delText>
              </w:r>
              <w:r w:rsidDel="002260E7">
                <w:rPr>
                  <w:rFonts w:ascii="Arial" w:eastAsia="Arial" w:hAnsi="Arial" w:cs="Arial"/>
                  <w:sz w:val="20"/>
                  <w:szCs w:val="20"/>
                </w:rPr>
                <w:delText>В</w:delText>
              </w:r>
              <w:r w:rsidDel="002260E7">
                <w:rPr>
                  <w:rFonts w:eastAsia="Times New Roman"/>
                  <w:sz w:val="20"/>
                  <w:szCs w:val="20"/>
                </w:rPr>
                <w:delText xml:space="preserve"> + </w:delText>
              </w:r>
              <w:r w:rsidDel="002260E7">
                <w:rPr>
                  <w:rFonts w:ascii="Arial" w:eastAsia="Arial" w:hAnsi="Arial" w:cs="Arial"/>
                  <w:sz w:val="20"/>
                  <w:szCs w:val="20"/>
                </w:rPr>
                <w:delText>П</w:delText>
              </w:r>
              <w:r w:rsidDel="002260E7">
                <w:rPr>
                  <w:rFonts w:eastAsia="Times New Roman"/>
                  <w:sz w:val="20"/>
                  <w:szCs w:val="20"/>
                </w:rPr>
                <w:delText xml:space="preserve"> + </w:delText>
              </w:r>
              <w:r w:rsidDel="002260E7">
                <w:rPr>
                  <w:rFonts w:ascii="Arial" w:eastAsia="Arial" w:hAnsi="Arial" w:cs="Arial"/>
                  <w:sz w:val="20"/>
                  <w:szCs w:val="20"/>
                </w:rPr>
                <w:delText>И</w:delText>
              </w:r>
              <w:r w:rsidDel="002260E7">
                <w:rPr>
                  <w:rFonts w:eastAsia="Times New Roman"/>
                  <w:sz w:val="20"/>
                  <w:szCs w:val="20"/>
                </w:rPr>
                <w:delText>) +</w:delText>
              </w:r>
            </w:del>
          </w:p>
        </w:tc>
        <w:tc>
          <w:tcPr>
            <w:tcW w:w="60" w:type="dxa"/>
            <w:gridSpan w:val="2"/>
            <w:tcBorders>
              <w:bottom w:val="single" w:sz="8" w:space="0" w:color="auto"/>
            </w:tcBorders>
            <w:vAlign w:val="bottom"/>
          </w:tcPr>
          <w:p w:rsidR="00A33515" w:rsidDel="002260E7" w:rsidRDefault="001A4D22">
            <w:pPr>
              <w:jc w:val="right"/>
              <w:rPr>
                <w:del w:id="1835" w:author="Admin" w:date="2019-02-19T02:10:00Z"/>
                <w:sz w:val="20"/>
                <w:szCs w:val="20"/>
              </w:rPr>
            </w:pPr>
            <w:del w:id="1836" w:author="Admin" w:date="2019-02-19T02:10:00Z">
              <w:r w:rsidDel="002260E7">
                <w:rPr>
                  <w:rFonts w:ascii="Arial" w:eastAsia="Arial" w:hAnsi="Arial" w:cs="Arial"/>
                  <w:w w:val="71"/>
                  <w:sz w:val="10"/>
                  <w:szCs w:val="10"/>
                </w:rPr>
                <w:delText>1</w:delText>
              </w:r>
            </w:del>
          </w:p>
        </w:tc>
        <w:tc>
          <w:tcPr>
            <w:tcW w:w="940" w:type="dxa"/>
            <w:vMerge w:val="restart"/>
            <w:vAlign w:val="bottom"/>
          </w:tcPr>
          <w:p w:rsidR="00A33515" w:rsidDel="002260E7" w:rsidRDefault="001A4D22">
            <w:pPr>
              <w:spacing w:line="279" w:lineRule="exact"/>
              <w:jc w:val="right"/>
              <w:rPr>
                <w:del w:id="1837" w:author="Admin" w:date="2019-02-19T02:10:00Z"/>
                <w:sz w:val="20"/>
                <w:szCs w:val="20"/>
              </w:rPr>
            </w:pPr>
            <w:del w:id="1838" w:author="Admin" w:date="2019-02-19T02:10:00Z">
              <w:r w:rsidDel="002260E7">
                <w:rPr>
                  <w:rFonts w:eastAsia="Times New Roman"/>
                  <w:sz w:val="17"/>
                  <w:szCs w:val="17"/>
                </w:rPr>
                <w:delText>(</w:delText>
              </w:r>
              <w:r w:rsidDel="002260E7">
                <w:rPr>
                  <w:rFonts w:ascii="Arial" w:eastAsia="Arial" w:hAnsi="Arial" w:cs="Arial"/>
                  <w:sz w:val="17"/>
                  <w:szCs w:val="17"/>
                </w:rPr>
                <w:delText>В</w:delText>
              </w:r>
              <w:r w:rsidDel="002260E7">
                <w:rPr>
                  <w:rFonts w:eastAsia="Times New Roman"/>
                  <w:sz w:val="17"/>
                  <w:szCs w:val="17"/>
                </w:rPr>
                <w:delText xml:space="preserve"> + </w:delText>
              </w:r>
              <w:r w:rsidDel="002260E7">
                <w:rPr>
                  <w:rFonts w:ascii="Arial" w:eastAsia="Arial" w:hAnsi="Arial" w:cs="Arial"/>
                  <w:sz w:val="17"/>
                  <w:szCs w:val="17"/>
                </w:rPr>
                <w:delText>И</w:delText>
              </w:r>
              <w:r w:rsidDel="002260E7">
                <w:rPr>
                  <w:rFonts w:eastAsia="Times New Roman"/>
                  <w:sz w:val="17"/>
                  <w:szCs w:val="17"/>
                </w:rPr>
                <w:delText xml:space="preserve">) </w:delText>
              </w:r>
              <w:r w:rsidDel="002260E7">
                <w:rPr>
                  <w:rFonts w:ascii="Arial" w:eastAsia="Arial" w:hAnsi="Arial" w:cs="Arial"/>
                  <w:sz w:val="17"/>
                  <w:szCs w:val="17"/>
                </w:rPr>
                <w:delText>,</w:delText>
              </w:r>
              <w:r w:rsidDel="002260E7">
                <w:rPr>
                  <w:rFonts w:ascii="Arial" w:eastAsia="Arial" w:hAnsi="Arial" w:cs="Arial"/>
                  <w:sz w:val="32"/>
                  <w:szCs w:val="32"/>
                  <w:vertAlign w:val="superscript"/>
                </w:rPr>
                <w:delText>,</w:delText>
              </w:r>
            </w:del>
          </w:p>
        </w:tc>
        <w:tc>
          <w:tcPr>
            <w:tcW w:w="0" w:type="dxa"/>
            <w:vAlign w:val="bottom"/>
          </w:tcPr>
          <w:p w:rsidR="00A33515" w:rsidDel="002260E7" w:rsidRDefault="00A33515">
            <w:pPr>
              <w:rPr>
                <w:del w:id="1839" w:author="Admin" w:date="2019-02-19T02:10:00Z"/>
                <w:sz w:val="1"/>
                <w:szCs w:val="1"/>
              </w:rPr>
            </w:pPr>
          </w:p>
        </w:tc>
      </w:tr>
      <w:tr w:rsidR="00A33515" w:rsidDel="002260E7">
        <w:trPr>
          <w:trHeight w:val="34"/>
          <w:del w:id="1840" w:author="Admin" w:date="2019-02-19T02:10:00Z"/>
        </w:trPr>
        <w:tc>
          <w:tcPr>
            <w:tcW w:w="2060" w:type="dxa"/>
            <w:gridSpan w:val="3"/>
            <w:vMerge/>
            <w:vAlign w:val="bottom"/>
          </w:tcPr>
          <w:p w:rsidR="00A33515" w:rsidDel="002260E7" w:rsidRDefault="00A33515">
            <w:pPr>
              <w:rPr>
                <w:del w:id="1841" w:author="Admin" w:date="2019-02-19T02:10:00Z"/>
                <w:sz w:val="2"/>
                <w:szCs w:val="2"/>
              </w:rPr>
            </w:pPr>
          </w:p>
        </w:tc>
        <w:tc>
          <w:tcPr>
            <w:tcW w:w="80" w:type="dxa"/>
            <w:gridSpan w:val="2"/>
            <w:vAlign w:val="bottom"/>
          </w:tcPr>
          <w:p w:rsidR="00A33515" w:rsidDel="002260E7" w:rsidRDefault="00A33515">
            <w:pPr>
              <w:rPr>
                <w:del w:id="1842" w:author="Admin" w:date="2019-02-19T02:10:00Z"/>
                <w:sz w:val="2"/>
                <w:szCs w:val="2"/>
              </w:rPr>
            </w:pPr>
          </w:p>
        </w:tc>
        <w:tc>
          <w:tcPr>
            <w:tcW w:w="1500" w:type="dxa"/>
            <w:gridSpan w:val="4"/>
            <w:vMerge/>
            <w:vAlign w:val="bottom"/>
          </w:tcPr>
          <w:p w:rsidR="00A33515" w:rsidDel="002260E7" w:rsidRDefault="00A33515">
            <w:pPr>
              <w:rPr>
                <w:del w:id="1843" w:author="Admin" w:date="2019-02-19T02:10:00Z"/>
                <w:sz w:val="2"/>
                <w:szCs w:val="2"/>
              </w:rPr>
            </w:pPr>
          </w:p>
        </w:tc>
        <w:tc>
          <w:tcPr>
            <w:tcW w:w="60" w:type="dxa"/>
            <w:gridSpan w:val="2"/>
            <w:vAlign w:val="bottom"/>
          </w:tcPr>
          <w:p w:rsidR="00A33515" w:rsidDel="002260E7" w:rsidRDefault="00A33515">
            <w:pPr>
              <w:rPr>
                <w:del w:id="1844" w:author="Admin" w:date="2019-02-19T02:10:00Z"/>
                <w:sz w:val="2"/>
                <w:szCs w:val="2"/>
              </w:rPr>
            </w:pPr>
          </w:p>
        </w:tc>
        <w:tc>
          <w:tcPr>
            <w:tcW w:w="940" w:type="dxa"/>
            <w:vMerge/>
            <w:vAlign w:val="bottom"/>
          </w:tcPr>
          <w:p w:rsidR="00A33515" w:rsidDel="002260E7" w:rsidRDefault="00A33515">
            <w:pPr>
              <w:rPr>
                <w:del w:id="1845" w:author="Admin" w:date="2019-02-19T02:10:00Z"/>
                <w:sz w:val="2"/>
                <w:szCs w:val="2"/>
              </w:rPr>
            </w:pPr>
          </w:p>
        </w:tc>
        <w:tc>
          <w:tcPr>
            <w:tcW w:w="0" w:type="dxa"/>
            <w:vAlign w:val="bottom"/>
          </w:tcPr>
          <w:p w:rsidR="00A33515" w:rsidDel="002260E7" w:rsidRDefault="00A33515">
            <w:pPr>
              <w:spacing w:line="20" w:lineRule="exact"/>
              <w:rPr>
                <w:del w:id="1846" w:author="Admin" w:date="2019-02-19T02:10:00Z"/>
                <w:sz w:val="1"/>
                <w:szCs w:val="1"/>
              </w:rPr>
            </w:pPr>
          </w:p>
        </w:tc>
      </w:tr>
      <w:tr w:rsidR="00A33515" w:rsidDel="002260E7">
        <w:trPr>
          <w:trHeight w:val="139"/>
          <w:del w:id="1847" w:author="Admin" w:date="2019-02-19T02:10:00Z"/>
        </w:trPr>
        <w:tc>
          <w:tcPr>
            <w:tcW w:w="1640" w:type="dxa"/>
            <w:vAlign w:val="bottom"/>
          </w:tcPr>
          <w:p w:rsidR="00A33515" w:rsidDel="002260E7" w:rsidRDefault="001A4D22">
            <w:pPr>
              <w:spacing w:line="139" w:lineRule="exact"/>
              <w:ind w:left="1460"/>
              <w:rPr>
                <w:del w:id="1848" w:author="Admin" w:date="2019-02-19T02:10:00Z"/>
                <w:sz w:val="20"/>
                <w:szCs w:val="20"/>
              </w:rPr>
            </w:pPr>
            <w:del w:id="1849" w:author="Admin" w:date="2019-02-19T02:10:00Z">
              <w:r w:rsidDel="002260E7">
                <w:rPr>
                  <w:rFonts w:eastAsia="Times New Roman"/>
                  <w:sz w:val="15"/>
                  <w:szCs w:val="15"/>
                </w:rPr>
                <w:delText>&gt;</w:delText>
              </w:r>
            </w:del>
          </w:p>
        </w:tc>
        <w:tc>
          <w:tcPr>
            <w:tcW w:w="400" w:type="dxa"/>
            <w:vAlign w:val="bottom"/>
          </w:tcPr>
          <w:p w:rsidR="00A33515" w:rsidDel="002260E7" w:rsidRDefault="00A33515">
            <w:pPr>
              <w:rPr>
                <w:del w:id="1850" w:author="Admin" w:date="2019-02-19T02:10:00Z"/>
                <w:sz w:val="12"/>
                <w:szCs w:val="12"/>
              </w:rPr>
            </w:pPr>
          </w:p>
        </w:tc>
        <w:tc>
          <w:tcPr>
            <w:tcW w:w="20" w:type="dxa"/>
            <w:vAlign w:val="bottom"/>
          </w:tcPr>
          <w:p w:rsidR="00A33515" w:rsidDel="002260E7" w:rsidRDefault="00A33515">
            <w:pPr>
              <w:rPr>
                <w:del w:id="1851" w:author="Admin" w:date="2019-02-19T02:10:00Z"/>
                <w:sz w:val="12"/>
                <w:szCs w:val="12"/>
              </w:rPr>
            </w:pPr>
          </w:p>
        </w:tc>
        <w:tc>
          <w:tcPr>
            <w:tcW w:w="60" w:type="dxa"/>
            <w:vAlign w:val="bottom"/>
          </w:tcPr>
          <w:p w:rsidR="00A33515" w:rsidDel="002260E7" w:rsidRDefault="00A33515">
            <w:pPr>
              <w:rPr>
                <w:del w:id="1852" w:author="Admin" w:date="2019-02-19T02:10:00Z"/>
                <w:sz w:val="12"/>
                <w:szCs w:val="12"/>
              </w:rPr>
            </w:pPr>
          </w:p>
        </w:tc>
        <w:tc>
          <w:tcPr>
            <w:tcW w:w="20" w:type="dxa"/>
            <w:vAlign w:val="bottom"/>
          </w:tcPr>
          <w:p w:rsidR="00A33515" w:rsidDel="002260E7" w:rsidRDefault="00A33515">
            <w:pPr>
              <w:rPr>
                <w:del w:id="1853" w:author="Admin" w:date="2019-02-19T02:10:00Z"/>
                <w:sz w:val="12"/>
                <w:szCs w:val="12"/>
              </w:rPr>
            </w:pPr>
          </w:p>
        </w:tc>
        <w:tc>
          <w:tcPr>
            <w:tcW w:w="40" w:type="dxa"/>
            <w:vAlign w:val="bottom"/>
          </w:tcPr>
          <w:p w:rsidR="00A33515" w:rsidDel="002260E7" w:rsidRDefault="00A33515">
            <w:pPr>
              <w:rPr>
                <w:del w:id="1854" w:author="Admin" w:date="2019-02-19T02:10:00Z"/>
                <w:sz w:val="12"/>
                <w:szCs w:val="12"/>
              </w:rPr>
            </w:pPr>
          </w:p>
        </w:tc>
        <w:tc>
          <w:tcPr>
            <w:tcW w:w="1360" w:type="dxa"/>
            <w:vAlign w:val="bottom"/>
          </w:tcPr>
          <w:p w:rsidR="00A33515" w:rsidDel="002260E7" w:rsidRDefault="00A33515">
            <w:pPr>
              <w:rPr>
                <w:del w:id="1855" w:author="Admin" w:date="2019-02-19T02:10:00Z"/>
                <w:sz w:val="12"/>
                <w:szCs w:val="12"/>
              </w:rPr>
            </w:pPr>
          </w:p>
        </w:tc>
        <w:tc>
          <w:tcPr>
            <w:tcW w:w="80" w:type="dxa"/>
            <w:vAlign w:val="bottom"/>
          </w:tcPr>
          <w:p w:rsidR="00A33515" w:rsidDel="002260E7" w:rsidRDefault="00A33515">
            <w:pPr>
              <w:rPr>
                <w:del w:id="1856" w:author="Admin" w:date="2019-02-19T02:10:00Z"/>
                <w:sz w:val="12"/>
                <w:szCs w:val="12"/>
              </w:rPr>
            </w:pPr>
          </w:p>
        </w:tc>
        <w:tc>
          <w:tcPr>
            <w:tcW w:w="20" w:type="dxa"/>
            <w:vAlign w:val="bottom"/>
          </w:tcPr>
          <w:p w:rsidR="00A33515" w:rsidDel="002260E7" w:rsidRDefault="00A33515">
            <w:pPr>
              <w:rPr>
                <w:del w:id="1857" w:author="Admin" w:date="2019-02-19T02:10:00Z"/>
                <w:sz w:val="12"/>
                <w:szCs w:val="12"/>
              </w:rPr>
            </w:pPr>
          </w:p>
        </w:tc>
        <w:tc>
          <w:tcPr>
            <w:tcW w:w="40" w:type="dxa"/>
            <w:vAlign w:val="bottom"/>
          </w:tcPr>
          <w:p w:rsidR="00A33515" w:rsidDel="002260E7" w:rsidRDefault="00A33515">
            <w:pPr>
              <w:rPr>
                <w:del w:id="1858" w:author="Admin" w:date="2019-02-19T02:10:00Z"/>
                <w:sz w:val="12"/>
                <w:szCs w:val="12"/>
              </w:rPr>
            </w:pPr>
          </w:p>
        </w:tc>
        <w:tc>
          <w:tcPr>
            <w:tcW w:w="20" w:type="dxa"/>
            <w:vAlign w:val="bottom"/>
          </w:tcPr>
          <w:p w:rsidR="00A33515" w:rsidDel="002260E7" w:rsidRDefault="00A33515">
            <w:pPr>
              <w:rPr>
                <w:del w:id="1859" w:author="Admin" w:date="2019-02-19T02:10:00Z"/>
                <w:sz w:val="12"/>
                <w:szCs w:val="12"/>
              </w:rPr>
            </w:pPr>
          </w:p>
        </w:tc>
        <w:tc>
          <w:tcPr>
            <w:tcW w:w="940" w:type="dxa"/>
            <w:vAlign w:val="bottom"/>
          </w:tcPr>
          <w:p w:rsidR="00A33515" w:rsidDel="002260E7" w:rsidRDefault="00A33515">
            <w:pPr>
              <w:rPr>
                <w:del w:id="1860" w:author="Admin" w:date="2019-02-19T02:10:00Z"/>
                <w:sz w:val="12"/>
                <w:szCs w:val="12"/>
              </w:rPr>
            </w:pPr>
          </w:p>
        </w:tc>
        <w:tc>
          <w:tcPr>
            <w:tcW w:w="0" w:type="dxa"/>
            <w:vAlign w:val="bottom"/>
          </w:tcPr>
          <w:p w:rsidR="00A33515" w:rsidDel="002260E7" w:rsidRDefault="00A33515">
            <w:pPr>
              <w:rPr>
                <w:del w:id="1861" w:author="Admin" w:date="2019-02-19T02:10:00Z"/>
                <w:sz w:val="1"/>
                <w:szCs w:val="1"/>
              </w:rPr>
            </w:pPr>
          </w:p>
        </w:tc>
      </w:tr>
      <w:tr w:rsidR="00A33515" w:rsidDel="002260E7">
        <w:trPr>
          <w:trHeight w:val="60"/>
          <w:del w:id="1862" w:author="Admin" w:date="2019-02-19T02:10:00Z"/>
        </w:trPr>
        <w:tc>
          <w:tcPr>
            <w:tcW w:w="1640" w:type="dxa"/>
            <w:vAlign w:val="bottom"/>
          </w:tcPr>
          <w:p w:rsidR="00A33515" w:rsidDel="002260E7" w:rsidRDefault="001A4D22">
            <w:pPr>
              <w:spacing w:line="60" w:lineRule="exact"/>
              <w:ind w:left="1460"/>
              <w:rPr>
                <w:del w:id="1863" w:author="Admin" w:date="2019-02-19T02:10:00Z"/>
                <w:sz w:val="20"/>
                <w:szCs w:val="20"/>
              </w:rPr>
            </w:pPr>
            <w:del w:id="1864" w:author="Admin" w:date="2019-02-19T02:10:00Z">
              <w:r w:rsidDel="002260E7">
                <w:rPr>
                  <w:rFonts w:eastAsia="Times New Roman"/>
                  <w:sz w:val="6"/>
                  <w:szCs w:val="6"/>
                </w:rPr>
                <w:delText>&gt;</w:delText>
              </w:r>
            </w:del>
          </w:p>
        </w:tc>
        <w:tc>
          <w:tcPr>
            <w:tcW w:w="400" w:type="dxa"/>
            <w:vAlign w:val="bottom"/>
          </w:tcPr>
          <w:p w:rsidR="00A33515" w:rsidDel="002260E7" w:rsidRDefault="00A33515">
            <w:pPr>
              <w:rPr>
                <w:del w:id="1865" w:author="Admin" w:date="2019-02-19T02:10:00Z"/>
                <w:sz w:val="5"/>
                <w:szCs w:val="5"/>
              </w:rPr>
            </w:pPr>
          </w:p>
        </w:tc>
        <w:tc>
          <w:tcPr>
            <w:tcW w:w="20" w:type="dxa"/>
            <w:vAlign w:val="bottom"/>
          </w:tcPr>
          <w:p w:rsidR="00A33515" w:rsidDel="002260E7" w:rsidRDefault="00A33515">
            <w:pPr>
              <w:rPr>
                <w:del w:id="1866" w:author="Admin" w:date="2019-02-19T02:10:00Z"/>
                <w:sz w:val="5"/>
                <w:szCs w:val="5"/>
              </w:rPr>
            </w:pPr>
          </w:p>
        </w:tc>
        <w:tc>
          <w:tcPr>
            <w:tcW w:w="60" w:type="dxa"/>
            <w:vAlign w:val="bottom"/>
          </w:tcPr>
          <w:p w:rsidR="00A33515" w:rsidDel="002260E7" w:rsidRDefault="00A33515">
            <w:pPr>
              <w:rPr>
                <w:del w:id="1867" w:author="Admin" w:date="2019-02-19T02:10:00Z"/>
                <w:sz w:val="5"/>
                <w:szCs w:val="5"/>
              </w:rPr>
            </w:pPr>
          </w:p>
        </w:tc>
        <w:tc>
          <w:tcPr>
            <w:tcW w:w="20" w:type="dxa"/>
            <w:vAlign w:val="bottom"/>
          </w:tcPr>
          <w:p w:rsidR="00A33515" w:rsidDel="002260E7" w:rsidRDefault="00A33515">
            <w:pPr>
              <w:rPr>
                <w:del w:id="1868" w:author="Admin" w:date="2019-02-19T02:10:00Z"/>
                <w:sz w:val="5"/>
                <w:szCs w:val="5"/>
              </w:rPr>
            </w:pPr>
          </w:p>
        </w:tc>
        <w:tc>
          <w:tcPr>
            <w:tcW w:w="40" w:type="dxa"/>
            <w:vAlign w:val="bottom"/>
          </w:tcPr>
          <w:p w:rsidR="00A33515" w:rsidDel="002260E7" w:rsidRDefault="00A33515">
            <w:pPr>
              <w:rPr>
                <w:del w:id="1869" w:author="Admin" w:date="2019-02-19T02:10:00Z"/>
                <w:sz w:val="5"/>
                <w:szCs w:val="5"/>
              </w:rPr>
            </w:pPr>
          </w:p>
        </w:tc>
        <w:tc>
          <w:tcPr>
            <w:tcW w:w="1360" w:type="dxa"/>
            <w:vAlign w:val="bottom"/>
          </w:tcPr>
          <w:p w:rsidR="00A33515" w:rsidDel="002260E7" w:rsidRDefault="00A33515">
            <w:pPr>
              <w:rPr>
                <w:del w:id="1870" w:author="Admin" w:date="2019-02-19T02:10:00Z"/>
                <w:sz w:val="5"/>
                <w:szCs w:val="5"/>
              </w:rPr>
            </w:pPr>
          </w:p>
        </w:tc>
        <w:tc>
          <w:tcPr>
            <w:tcW w:w="80" w:type="dxa"/>
            <w:vAlign w:val="bottom"/>
          </w:tcPr>
          <w:p w:rsidR="00A33515" w:rsidDel="002260E7" w:rsidRDefault="00A33515">
            <w:pPr>
              <w:rPr>
                <w:del w:id="1871" w:author="Admin" w:date="2019-02-19T02:10:00Z"/>
                <w:sz w:val="5"/>
                <w:szCs w:val="5"/>
              </w:rPr>
            </w:pPr>
          </w:p>
        </w:tc>
        <w:tc>
          <w:tcPr>
            <w:tcW w:w="20" w:type="dxa"/>
            <w:vAlign w:val="bottom"/>
          </w:tcPr>
          <w:p w:rsidR="00A33515" w:rsidDel="002260E7" w:rsidRDefault="00A33515">
            <w:pPr>
              <w:rPr>
                <w:del w:id="1872" w:author="Admin" w:date="2019-02-19T02:10:00Z"/>
                <w:sz w:val="5"/>
                <w:szCs w:val="5"/>
              </w:rPr>
            </w:pPr>
          </w:p>
        </w:tc>
        <w:tc>
          <w:tcPr>
            <w:tcW w:w="40" w:type="dxa"/>
            <w:vAlign w:val="bottom"/>
          </w:tcPr>
          <w:p w:rsidR="00A33515" w:rsidDel="002260E7" w:rsidRDefault="00A33515">
            <w:pPr>
              <w:rPr>
                <w:del w:id="1873" w:author="Admin" w:date="2019-02-19T02:10:00Z"/>
                <w:sz w:val="5"/>
                <w:szCs w:val="5"/>
              </w:rPr>
            </w:pPr>
          </w:p>
        </w:tc>
        <w:tc>
          <w:tcPr>
            <w:tcW w:w="20" w:type="dxa"/>
            <w:vAlign w:val="bottom"/>
          </w:tcPr>
          <w:p w:rsidR="00A33515" w:rsidDel="002260E7" w:rsidRDefault="00A33515">
            <w:pPr>
              <w:rPr>
                <w:del w:id="1874" w:author="Admin" w:date="2019-02-19T02:10:00Z"/>
                <w:sz w:val="5"/>
                <w:szCs w:val="5"/>
              </w:rPr>
            </w:pPr>
          </w:p>
        </w:tc>
        <w:tc>
          <w:tcPr>
            <w:tcW w:w="940" w:type="dxa"/>
            <w:vAlign w:val="bottom"/>
          </w:tcPr>
          <w:p w:rsidR="00A33515" w:rsidDel="002260E7" w:rsidRDefault="00A33515">
            <w:pPr>
              <w:rPr>
                <w:del w:id="1875" w:author="Admin" w:date="2019-02-19T02:10:00Z"/>
                <w:sz w:val="5"/>
                <w:szCs w:val="5"/>
              </w:rPr>
            </w:pPr>
          </w:p>
        </w:tc>
        <w:tc>
          <w:tcPr>
            <w:tcW w:w="0" w:type="dxa"/>
            <w:vAlign w:val="bottom"/>
          </w:tcPr>
          <w:p w:rsidR="00A33515" w:rsidDel="002260E7" w:rsidRDefault="00A33515">
            <w:pPr>
              <w:rPr>
                <w:del w:id="1876" w:author="Admin" w:date="2019-02-19T02:10:00Z"/>
                <w:sz w:val="1"/>
                <w:szCs w:val="1"/>
              </w:rPr>
            </w:pPr>
          </w:p>
        </w:tc>
      </w:tr>
      <w:tr w:rsidR="00A33515" w:rsidDel="002260E7">
        <w:trPr>
          <w:trHeight w:val="60"/>
          <w:del w:id="1877" w:author="Admin" w:date="2019-02-19T02:10:00Z"/>
        </w:trPr>
        <w:tc>
          <w:tcPr>
            <w:tcW w:w="1640" w:type="dxa"/>
            <w:vAlign w:val="bottom"/>
          </w:tcPr>
          <w:p w:rsidR="00A33515" w:rsidDel="002260E7" w:rsidRDefault="001A4D22">
            <w:pPr>
              <w:spacing w:line="60" w:lineRule="exact"/>
              <w:ind w:left="1460"/>
              <w:rPr>
                <w:del w:id="1878" w:author="Admin" w:date="2019-02-19T02:10:00Z"/>
                <w:sz w:val="20"/>
                <w:szCs w:val="20"/>
              </w:rPr>
            </w:pPr>
            <w:del w:id="1879" w:author="Admin" w:date="2019-02-19T02:10:00Z">
              <w:r w:rsidDel="002260E7">
                <w:rPr>
                  <w:rFonts w:eastAsia="Times New Roman"/>
                  <w:sz w:val="6"/>
                  <w:szCs w:val="6"/>
                </w:rPr>
                <w:delText>&gt;</w:delText>
              </w:r>
            </w:del>
          </w:p>
        </w:tc>
        <w:tc>
          <w:tcPr>
            <w:tcW w:w="400" w:type="dxa"/>
            <w:vAlign w:val="bottom"/>
          </w:tcPr>
          <w:p w:rsidR="00A33515" w:rsidDel="002260E7" w:rsidRDefault="00A33515">
            <w:pPr>
              <w:rPr>
                <w:del w:id="1880" w:author="Admin" w:date="2019-02-19T02:10:00Z"/>
                <w:sz w:val="5"/>
                <w:szCs w:val="5"/>
              </w:rPr>
            </w:pPr>
          </w:p>
        </w:tc>
        <w:tc>
          <w:tcPr>
            <w:tcW w:w="20" w:type="dxa"/>
            <w:vAlign w:val="bottom"/>
          </w:tcPr>
          <w:p w:rsidR="00A33515" w:rsidDel="002260E7" w:rsidRDefault="00A33515">
            <w:pPr>
              <w:rPr>
                <w:del w:id="1881" w:author="Admin" w:date="2019-02-19T02:10:00Z"/>
                <w:sz w:val="5"/>
                <w:szCs w:val="5"/>
              </w:rPr>
            </w:pPr>
          </w:p>
        </w:tc>
        <w:tc>
          <w:tcPr>
            <w:tcW w:w="60" w:type="dxa"/>
            <w:vAlign w:val="bottom"/>
          </w:tcPr>
          <w:p w:rsidR="00A33515" w:rsidDel="002260E7" w:rsidRDefault="00A33515">
            <w:pPr>
              <w:rPr>
                <w:del w:id="1882" w:author="Admin" w:date="2019-02-19T02:10:00Z"/>
                <w:sz w:val="5"/>
                <w:szCs w:val="5"/>
              </w:rPr>
            </w:pPr>
          </w:p>
        </w:tc>
        <w:tc>
          <w:tcPr>
            <w:tcW w:w="20" w:type="dxa"/>
            <w:vAlign w:val="bottom"/>
          </w:tcPr>
          <w:p w:rsidR="00A33515" w:rsidDel="002260E7" w:rsidRDefault="00A33515">
            <w:pPr>
              <w:rPr>
                <w:del w:id="1883" w:author="Admin" w:date="2019-02-19T02:10:00Z"/>
                <w:sz w:val="5"/>
                <w:szCs w:val="5"/>
              </w:rPr>
            </w:pPr>
          </w:p>
        </w:tc>
        <w:tc>
          <w:tcPr>
            <w:tcW w:w="40" w:type="dxa"/>
            <w:vAlign w:val="bottom"/>
          </w:tcPr>
          <w:p w:rsidR="00A33515" w:rsidDel="002260E7" w:rsidRDefault="00A33515">
            <w:pPr>
              <w:rPr>
                <w:del w:id="1884" w:author="Admin" w:date="2019-02-19T02:10:00Z"/>
                <w:sz w:val="5"/>
                <w:szCs w:val="5"/>
              </w:rPr>
            </w:pPr>
          </w:p>
        </w:tc>
        <w:tc>
          <w:tcPr>
            <w:tcW w:w="1360" w:type="dxa"/>
            <w:vAlign w:val="bottom"/>
          </w:tcPr>
          <w:p w:rsidR="00A33515" w:rsidDel="002260E7" w:rsidRDefault="00A33515">
            <w:pPr>
              <w:rPr>
                <w:del w:id="1885" w:author="Admin" w:date="2019-02-19T02:10:00Z"/>
                <w:sz w:val="5"/>
                <w:szCs w:val="5"/>
              </w:rPr>
            </w:pPr>
          </w:p>
        </w:tc>
        <w:tc>
          <w:tcPr>
            <w:tcW w:w="140" w:type="dxa"/>
            <w:gridSpan w:val="3"/>
            <w:vMerge w:val="restart"/>
            <w:vAlign w:val="bottom"/>
          </w:tcPr>
          <w:p w:rsidR="00A33515" w:rsidDel="002260E7" w:rsidRDefault="001A4D22">
            <w:pPr>
              <w:spacing w:line="127" w:lineRule="exact"/>
              <w:jc w:val="right"/>
              <w:rPr>
                <w:del w:id="1886" w:author="Admin" w:date="2019-02-19T02:10:00Z"/>
                <w:sz w:val="20"/>
                <w:szCs w:val="20"/>
              </w:rPr>
            </w:pPr>
            <w:del w:id="1887" w:author="Admin" w:date="2019-02-19T02:10:00Z">
              <w:r w:rsidDel="002260E7">
                <w:rPr>
                  <w:rFonts w:ascii="Arial" w:eastAsia="Arial" w:hAnsi="Arial" w:cs="Arial"/>
                  <w:sz w:val="14"/>
                  <w:szCs w:val="14"/>
                </w:rPr>
                <w:delText>,</w:delText>
              </w:r>
            </w:del>
          </w:p>
        </w:tc>
        <w:tc>
          <w:tcPr>
            <w:tcW w:w="20" w:type="dxa"/>
            <w:vAlign w:val="bottom"/>
          </w:tcPr>
          <w:p w:rsidR="00A33515" w:rsidDel="002260E7" w:rsidRDefault="00A33515">
            <w:pPr>
              <w:rPr>
                <w:del w:id="1888" w:author="Admin" w:date="2019-02-19T02:10:00Z"/>
                <w:sz w:val="5"/>
                <w:szCs w:val="5"/>
              </w:rPr>
            </w:pPr>
          </w:p>
        </w:tc>
        <w:tc>
          <w:tcPr>
            <w:tcW w:w="940" w:type="dxa"/>
            <w:vAlign w:val="bottom"/>
          </w:tcPr>
          <w:p w:rsidR="00A33515" w:rsidDel="002260E7" w:rsidRDefault="00A33515">
            <w:pPr>
              <w:rPr>
                <w:del w:id="1889" w:author="Admin" w:date="2019-02-19T02:10:00Z"/>
                <w:sz w:val="5"/>
                <w:szCs w:val="5"/>
              </w:rPr>
            </w:pPr>
          </w:p>
        </w:tc>
        <w:tc>
          <w:tcPr>
            <w:tcW w:w="0" w:type="dxa"/>
            <w:vAlign w:val="bottom"/>
          </w:tcPr>
          <w:p w:rsidR="00A33515" w:rsidDel="002260E7" w:rsidRDefault="00A33515">
            <w:pPr>
              <w:rPr>
                <w:del w:id="1890" w:author="Admin" w:date="2019-02-19T02:10:00Z"/>
                <w:sz w:val="1"/>
                <w:szCs w:val="1"/>
              </w:rPr>
            </w:pPr>
          </w:p>
        </w:tc>
      </w:tr>
      <w:tr w:rsidR="00A33515" w:rsidDel="002260E7">
        <w:trPr>
          <w:trHeight w:val="67"/>
          <w:del w:id="1891" w:author="Admin" w:date="2019-02-19T02:10:00Z"/>
        </w:trPr>
        <w:tc>
          <w:tcPr>
            <w:tcW w:w="1640" w:type="dxa"/>
            <w:vAlign w:val="bottom"/>
          </w:tcPr>
          <w:p w:rsidR="00A33515" w:rsidDel="002260E7" w:rsidRDefault="001A4D22">
            <w:pPr>
              <w:spacing w:line="68" w:lineRule="exact"/>
              <w:ind w:left="1460"/>
              <w:rPr>
                <w:del w:id="1892" w:author="Admin" w:date="2019-02-19T02:10:00Z"/>
                <w:sz w:val="20"/>
                <w:szCs w:val="20"/>
              </w:rPr>
            </w:pPr>
            <w:del w:id="1893" w:author="Admin" w:date="2019-02-19T02:10:00Z">
              <w:r w:rsidDel="002260E7">
                <w:rPr>
                  <w:rFonts w:eastAsia="Times New Roman"/>
                  <w:sz w:val="7"/>
                  <w:szCs w:val="7"/>
                </w:rPr>
                <w:delText>:</w:delText>
              </w:r>
            </w:del>
          </w:p>
        </w:tc>
        <w:tc>
          <w:tcPr>
            <w:tcW w:w="400" w:type="dxa"/>
            <w:vAlign w:val="bottom"/>
          </w:tcPr>
          <w:p w:rsidR="00A33515" w:rsidDel="002260E7" w:rsidRDefault="00A33515">
            <w:pPr>
              <w:rPr>
                <w:del w:id="1894" w:author="Admin" w:date="2019-02-19T02:10:00Z"/>
                <w:sz w:val="5"/>
                <w:szCs w:val="5"/>
              </w:rPr>
            </w:pPr>
          </w:p>
        </w:tc>
        <w:tc>
          <w:tcPr>
            <w:tcW w:w="1500" w:type="dxa"/>
            <w:gridSpan w:val="5"/>
            <w:vMerge w:val="restart"/>
            <w:vAlign w:val="bottom"/>
          </w:tcPr>
          <w:p w:rsidR="00A33515" w:rsidDel="002260E7" w:rsidRDefault="001A4D22">
            <w:pPr>
              <w:rPr>
                <w:del w:id="1895" w:author="Admin" w:date="2019-02-19T02:10:00Z"/>
                <w:sz w:val="20"/>
                <w:szCs w:val="20"/>
              </w:rPr>
            </w:pPr>
            <w:del w:id="1896" w:author="Admin" w:date="2019-02-19T02:10:00Z">
              <w:r w:rsidDel="002260E7">
                <w:rPr>
                  <w:rFonts w:ascii="Arial" w:eastAsia="Arial" w:hAnsi="Arial" w:cs="Arial"/>
                  <w:sz w:val="20"/>
                  <w:szCs w:val="20"/>
                </w:rPr>
                <w:delText>П  1</w:delText>
              </w:r>
              <w:r w:rsidDel="002260E7">
                <w:rPr>
                  <w:rFonts w:eastAsia="Times New Roman"/>
                  <w:i/>
                  <w:iCs/>
                  <w:sz w:val="20"/>
                  <w:szCs w:val="20"/>
                </w:rPr>
                <w:delText>:</w:delText>
              </w:r>
            </w:del>
          </w:p>
        </w:tc>
        <w:tc>
          <w:tcPr>
            <w:tcW w:w="140" w:type="dxa"/>
            <w:gridSpan w:val="3"/>
            <w:vMerge/>
            <w:vAlign w:val="bottom"/>
          </w:tcPr>
          <w:p w:rsidR="00A33515" w:rsidDel="002260E7" w:rsidRDefault="00A33515">
            <w:pPr>
              <w:rPr>
                <w:del w:id="1897" w:author="Admin" w:date="2019-02-19T02:10:00Z"/>
                <w:sz w:val="5"/>
                <w:szCs w:val="5"/>
              </w:rPr>
            </w:pPr>
          </w:p>
        </w:tc>
        <w:tc>
          <w:tcPr>
            <w:tcW w:w="20" w:type="dxa"/>
            <w:vAlign w:val="bottom"/>
          </w:tcPr>
          <w:p w:rsidR="00A33515" w:rsidDel="002260E7" w:rsidRDefault="00A33515">
            <w:pPr>
              <w:rPr>
                <w:del w:id="1898" w:author="Admin" w:date="2019-02-19T02:10:00Z"/>
                <w:sz w:val="5"/>
                <w:szCs w:val="5"/>
              </w:rPr>
            </w:pPr>
          </w:p>
        </w:tc>
        <w:tc>
          <w:tcPr>
            <w:tcW w:w="940" w:type="dxa"/>
            <w:vAlign w:val="bottom"/>
          </w:tcPr>
          <w:p w:rsidR="00A33515" w:rsidDel="002260E7" w:rsidRDefault="00A33515">
            <w:pPr>
              <w:rPr>
                <w:del w:id="1899" w:author="Admin" w:date="2019-02-19T02:10:00Z"/>
                <w:sz w:val="5"/>
                <w:szCs w:val="5"/>
              </w:rPr>
            </w:pPr>
          </w:p>
        </w:tc>
        <w:tc>
          <w:tcPr>
            <w:tcW w:w="0" w:type="dxa"/>
            <w:vAlign w:val="bottom"/>
          </w:tcPr>
          <w:p w:rsidR="00A33515" w:rsidDel="002260E7" w:rsidRDefault="00A33515">
            <w:pPr>
              <w:rPr>
                <w:del w:id="1900" w:author="Admin" w:date="2019-02-19T02:10:00Z"/>
                <w:sz w:val="1"/>
                <w:szCs w:val="1"/>
              </w:rPr>
            </w:pPr>
          </w:p>
        </w:tc>
      </w:tr>
      <w:tr w:rsidR="00A33515" w:rsidDel="002260E7">
        <w:trPr>
          <w:trHeight w:val="337"/>
          <w:del w:id="1901" w:author="Admin" w:date="2019-02-19T02:10:00Z"/>
        </w:trPr>
        <w:tc>
          <w:tcPr>
            <w:tcW w:w="2040" w:type="dxa"/>
            <w:gridSpan w:val="2"/>
            <w:vAlign w:val="bottom"/>
          </w:tcPr>
          <w:p w:rsidR="00A33515" w:rsidDel="002260E7" w:rsidRDefault="001A4D22">
            <w:pPr>
              <w:spacing w:line="337" w:lineRule="exact"/>
              <w:ind w:left="1460"/>
              <w:rPr>
                <w:del w:id="1902" w:author="Admin" w:date="2019-02-19T02:10:00Z"/>
                <w:sz w:val="20"/>
                <w:szCs w:val="20"/>
              </w:rPr>
            </w:pPr>
            <w:del w:id="1903" w:author="Admin" w:date="2019-02-19T02:10:00Z">
              <w:r w:rsidDel="002260E7">
                <w:rPr>
                  <w:rFonts w:eastAsia="Times New Roman"/>
                  <w:sz w:val="38"/>
                  <w:szCs w:val="38"/>
                  <w:vertAlign w:val="superscript"/>
                </w:rPr>
                <w:delText>&gt;</w:delText>
              </w:r>
              <w:r w:rsidDel="002260E7">
                <w:rPr>
                  <w:rFonts w:ascii="Arial" w:eastAsia="Arial" w:hAnsi="Arial" w:cs="Arial"/>
                  <w:sz w:val="20"/>
                  <w:szCs w:val="20"/>
                </w:rPr>
                <w:delText xml:space="preserve">И </w:delText>
              </w:r>
              <w:r w:rsidDel="002260E7">
                <w:rPr>
                  <w:rFonts w:eastAsia="Times New Roman"/>
                  <w:sz w:val="20"/>
                  <w:szCs w:val="20"/>
                </w:rPr>
                <w:delText>=</w:delText>
              </w:r>
            </w:del>
          </w:p>
        </w:tc>
        <w:tc>
          <w:tcPr>
            <w:tcW w:w="1500" w:type="dxa"/>
            <w:gridSpan w:val="5"/>
            <w:vMerge/>
            <w:vAlign w:val="bottom"/>
          </w:tcPr>
          <w:p w:rsidR="00A33515" w:rsidDel="002260E7" w:rsidRDefault="00A33515">
            <w:pPr>
              <w:rPr>
                <w:del w:id="1904" w:author="Admin" w:date="2019-02-19T02:10:00Z"/>
                <w:sz w:val="24"/>
                <w:szCs w:val="24"/>
              </w:rPr>
            </w:pPr>
          </w:p>
        </w:tc>
        <w:tc>
          <w:tcPr>
            <w:tcW w:w="80" w:type="dxa"/>
            <w:vAlign w:val="bottom"/>
          </w:tcPr>
          <w:p w:rsidR="00A33515" w:rsidDel="002260E7" w:rsidRDefault="00A33515">
            <w:pPr>
              <w:rPr>
                <w:del w:id="1905" w:author="Admin" w:date="2019-02-19T02:10:00Z"/>
                <w:sz w:val="24"/>
                <w:szCs w:val="24"/>
              </w:rPr>
            </w:pPr>
          </w:p>
        </w:tc>
        <w:tc>
          <w:tcPr>
            <w:tcW w:w="20" w:type="dxa"/>
            <w:vAlign w:val="bottom"/>
          </w:tcPr>
          <w:p w:rsidR="00A33515" w:rsidDel="002260E7" w:rsidRDefault="00A33515">
            <w:pPr>
              <w:rPr>
                <w:del w:id="1906" w:author="Admin" w:date="2019-02-19T02:10:00Z"/>
                <w:sz w:val="24"/>
                <w:szCs w:val="24"/>
              </w:rPr>
            </w:pPr>
          </w:p>
        </w:tc>
        <w:tc>
          <w:tcPr>
            <w:tcW w:w="40" w:type="dxa"/>
            <w:vAlign w:val="bottom"/>
          </w:tcPr>
          <w:p w:rsidR="00A33515" w:rsidDel="002260E7" w:rsidRDefault="00A33515">
            <w:pPr>
              <w:rPr>
                <w:del w:id="1907" w:author="Admin" w:date="2019-02-19T02:10:00Z"/>
                <w:sz w:val="24"/>
                <w:szCs w:val="24"/>
              </w:rPr>
            </w:pPr>
          </w:p>
        </w:tc>
        <w:tc>
          <w:tcPr>
            <w:tcW w:w="20" w:type="dxa"/>
            <w:vAlign w:val="bottom"/>
          </w:tcPr>
          <w:p w:rsidR="00A33515" w:rsidDel="002260E7" w:rsidRDefault="00A33515">
            <w:pPr>
              <w:rPr>
                <w:del w:id="1908" w:author="Admin" w:date="2019-02-19T02:10:00Z"/>
                <w:sz w:val="24"/>
                <w:szCs w:val="24"/>
              </w:rPr>
            </w:pPr>
          </w:p>
        </w:tc>
        <w:tc>
          <w:tcPr>
            <w:tcW w:w="940" w:type="dxa"/>
            <w:vAlign w:val="bottom"/>
          </w:tcPr>
          <w:p w:rsidR="00A33515" w:rsidDel="002260E7" w:rsidRDefault="00A33515">
            <w:pPr>
              <w:rPr>
                <w:del w:id="1909" w:author="Admin" w:date="2019-02-19T02:10:00Z"/>
                <w:sz w:val="24"/>
                <w:szCs w:val="24"/>
              </w:rPr>
            </w:pPr>
          </w:p>
        </w:tc>
        <w:tc>
          <w:tcPr>
            <w:tcW w:w="0" w:type="dxa"/>
            <w:vAlign w:val="bottom"/>
          </w:tcPr>
          <w:p w:rsidR="00A33515" w:rsidDel="002260E7" w:rsidRDefault="00A33515">
            <w:pPr>
              <w:rPr>
                <w:del w:id="1910" w:author="Admin" w:date="2019-02-19T02:10:00Z"/>
                <w:sz w:val="1"/>
                <w:szCs w:val="1"/>
              </w:rPr>
            </w:pPr>
          </w:p>
        </w:tc>
      </w:tr>
      <w:tr w:rsidR="00A33515" w:rsidDel="002260E7">
        <w:trPr>
          <w:trHeight w:val="154"/>
          <w:del w:id="1911" w:author="Admin" w:date="2019-02-19T02:10:00Z"/>
        </w:trPr>
        <w:tc>
          <w:tcPr>
            <w:tcW w:w="1640" w:type="dxa"/>
            <w:vAlign w:val="bottom"/>
          </w:tcPr>
          <w:p w:rsidR="00A33515" w:rsidDel="002260E7" w:rsidRDefault="001A4D22">
            <w:pPr>
              <w:spacing w:line="154" w:lineRule="exact"/>
              <w:ind w:left="1460"/>
              <w:rPr>
                <w:del w:id="1912" w:author="Admin" w:date="2019-02-19T02:10:00Z"/>
                <w:sz w:val="20"/>
                <w:szCs w:val="20"/>
              </w:rPr>
            </w:pPr>
            <w:del w:id="1913" w:author="Admin" w:date="2019-02-19T02:10:00Z">
              <w:r w:rsidDel="002260E7">
                <w:rPr>
                  <w:rFonts w:eastAsia="Times New Roman"/>
                  <w:sz w:val="17"/>
                  <w:szCs w:val="17"/>
                </w:rPr>
                <w:delText>&gt;</w:delText>
              </w:r>
            </w:del>
          </w:p>
        </w:tc>
        <w:tc>
          <w:tcPr>
            <w:tcW w:w="2060" w:type="dxa"/>
            <w:gridSpan w:val="10"/>
            <w:vMerge w:val="restart"/>
            <w:vAlign w:val="bottom"/>
          </w:tcPr>
          <w:p w:rsidR="00A33515" w:rsidDel="002260E7" w:rsidRDefault="001A4D22">
            <w:pPr>
              <w:spacing w:line="220" w:lineRule="exact"/>
              <w:jc w:val="right"/>
              <w:rPr>
                <w:del w:id="1914" w:author="Admin" w:date="2019-02-19T02:10:00Z"/>
                <w:sz w:val="20"/>
                <w:szCs w:val="20"/>
              </w:rPr>
            </w:pPr>
            <w:del w:id="1915" w:author="Admin" w:date="2019-02-19T02:10:00Z">
              <w:r w:rsidDel="002260E7">
                <w:rPr>
                  <w:rFonts w:ascii="Arial" w:eastAsia="Arial" w:hAnsi="Arial" w:cs="Arial"/>
                  <w:sz w:val="20"/>
                  <w:szCs w:val="20"/>
                </w:rPr>
                <w:delText xml:space="preserve">В </w:delText>
              </w:r>
              <w:r w:rsidDel="002260E7">
                <w:rPr>
                  <w:rFonts w:eastAsia="Times New Roman"/>
                  <w:sz w:val="20"/>
                  <w:szCs w:val="20"/>
                </w:rPr>
                <w:delText>+</w:delText>
              </w:r>
              <w:r w:rsidDel="002260E7">
                <w:rPr>
                  <w:rFonts w:ascii="Arial" w:eastAsia="Arial" w:hAnsi="Arial" w:cs="Arial"/>
                  <w:sz w:val="20"/>
                  <w:szCs w:val="20"/>
                </w:rPr>
                <w:delText xml:space="preserve"> 0</w:delText>
              </w:r>
              <w:r w:rsidDel="002260E7">
                <w:rPr>
                  <w:rFonts w:eastAsia="Times New Roman"/>
                  <w:i/>
                  <w:iCs/>
                  <w:sz w:val="20"/>
                  <w:szCs w:val="20"/>
                </w:rPr>
                <w:delText>:</w:delText>
              </w:r>
              <w:r w:rsidDel="002260E7">
                <w:rPr>
                  <w:rFonts w:ascii="Arial" w:eastAsia="Arial" w:hAnsi="Arial" w:cs="Arial"/>
                  <w:sz w:val="20"/>
                  <w:szCs w:val="20"/>
                </w:rPr>
                <w:delText xml:space="preserve">2П </w:delText>
              </w:r>
              <w:r w:rsidDel="002260E7">
                <w:rPr>
                  <w:rFonts w:eastAsia="Times New Roman"/>
                  <w:sz w:val="20"/>
                  <w:szCs w:val="20"/>
                </w:rPr>
                <w:delText>+</w:delText>
              </w:r>
              <w:r w:rsidDel="002260E7">
                <w:rPr>
                  <w:rFonts w:ascii="Arial" w:eastAsia="Arial" w:hAnsi="Arial" w:cs="Arial"/>
                  <w:sz w:val="20"/>
                  <w:szCs w:val="20"/>
                </w:rPr>
                <w:delText xml:space="preserve"> 0</w:delText>
              </w:r>
              <w:r w:rsidDel="002260E7">
                <w:rPr>
                  <w:rFonts w:eastAsia="Times New Roman"/>
                  <w:i/>
                  <w:iCs/>
                  <w:sz w:val="20"/>
                  <w:szCs w:val="20"/>
                </w:rPr>
                <w:delText>:</w:delText>
              </w:r>
              <w:r w:rsidDel="002260E7">
                <w:rPr>
                  <w:rFonts w:ascii="Arial" w:eastAsia="Arial" w:hAnsi="Arial" w:cs="Arial"/>
                  <w:sz w:val="20"/>
                  <w:szCs w:val="20"/>
                </w:rPr>
                <w:delText xml:space="preserve">2И </w:delText>
              </w:r>
              <w:r w:rsidDel="002260E7">
                <w:rPr>
                  <w:rFonts w:eastAsia="Times New Roman"/>
                  <w:sz w:val="20"/>
                  <w:szCs w:val="20"/>
                </w:rPr>
                <w:delText>=</w:delText>
              </w:r>
              <w:r w:rsidDel="002260E7">
                <w:rPr>
                  <w:rFonts w:ascii="Arial" w:eastAsia="Arial" w:hAnsi="Arial" w:cs="Arial"/>
                  <w:sz w:val="20"/>
                  <w:szCs w:val="20"/>
                </w:rPr>
                <w:delText xml:space="preserve"> 0,</w:delText>
              </w:r>
            </w:del>
          </w:p>
        </w:tc>
        <w:tc>
          <w:tcPr>
            <w:tcW w:w="940" w:type="dxa"/>
            <w:vAlign w:val="bottom"/>
          </w:tcPr>
          <w:p w:rsidR="00A33515" w:rsidDel="002260E7" w:rsidRDefault="00A33515">
            <w:pPr>
              <w:rPr>
                <w:del w:id="1916" w:author="Admin" w:date="2019-02-19T02:10:00Z"/>
                <w:sz w:val="13"/>
                <w:szCs w:val="13"/>
              </w:rPr>
            </w:pPr>
          </w:p>
        </w:tc>
        <w:tc>
          <w:tcPr>
            <w:tcW w:w="0" w:type="dxa"/>
            <w:vAlign w:val="bottom"/>
          </w:tcPr>
          <w:p w:rsidR="00A33515" w:rsidDel="002260E7" w:rsidRDefault="00A33515">
            <w:pPr>
              <w:rPr>
                <w:del w:id="1917" w:author="Admin" w:date="2019-02-19T02:10:00Z"/>
                <w:sz w:val="1"/>
                <w:szCs w:val="1"/>
              </w:rPr>
            </w:pPr>
          </w:p>
        </w:tc>
      </w:tr>
      <w:tr w:rsidR="00A33515" w:rsidDel="002260E7">
        <w:trPr>
          <w:trHeight w:val="60"/>
          <w:del w:id="1918" w:author="Admin" w:date="2019-02-19T02:10:00Z"/>
        </w:trPr>
        <w:tc>
          <w:tcPr>
            <w:tcW w:w="1640" w:type="dxa"/>
            <w:vAlign w:val="bottom"/>
          </w:tcPr>
          <w:p w:rsidR="00A33515" w:rsidDel="002260E7" w:rsidRDefault="001A4D22">
            <w:pPr>
              <w:spacing w:line="60" w:lineRule="exact"/>
              <w:ind w:left="1460"/>
              <w:rPr>
                <w:del w:id="1919" w:author="Admin" w:date="2019-02-19T02:10:00Z"/>
                <w:sz w:val="20"/>
                <w:szCs w:val="20"/>
              </w:rPr>
            </w:pPr>
            <w:del w:id="1920" w:author="Admin" w:date="2019-02-19T02:10:00Z">
              <w:r w:rsidDel="002260E7">
                <w:rPr>
                  <w:rFonts w:eastAsia="Times New Roman"/>
                  <w:sz w:val="6"/>
                  <w:szCs w:val="6"/>
                </w:rPr>
                <w:delText>&gt;</w:delText>
              </w:r>
            </w:del>
          </w:p>
        </w:tc>
        <w:tc>
          <w:tcPr>
            <w:tcW w:w="2060" w:type="dxa"/>
            <w:gridSpan w:val="10"/>
            <w:vMerge/>
            <w:vAlign w:val="bottom"/>
          </w:tcPr>
          <w:p w:rsidR="00A33515" w:rsidDel="002260E7" w:rsidRDefault="00A33515">
            <w:pPr>
              <w:rPr>
                <w:del w:id="1921" w:author="Admin" w:date="2019-02-19T02:10:00Z"/>
                <w:sz w:val="5"/>
                <w:szCs w:val="5"/>
              </w:rPr>
            </w:pPr>
          </w:p>
        </w:tc>
        <w:tc>
          <w:tcPr>
            <w:tcW w:w="940" w:type="dxa"/>
            <w:vAlign w:val="bottom"/>
          </w:tcPr>
          <w:p w:rsidR="00A33515" w:rsidDel="002260E7" w:rsidRDefault="00A33515">
            <w:pPr>
              <w:rPr>
                <w:del w:id="1922" w:author="Admin" w:date="2019-02-19T02:10:00Z"/>
                <w:sz w:val="5"/>
                <w:szCs w:val="5"/>
              </w:rPr>
            </w:pPr>
          </w:p>
        </w:tc>
        <w:tc>
          <w:tcPr>
            <w:tcW w:w="0" w:type="dxa"/>
            <w:vAlign w:val="bottom"/>
          </w:tcPr>
          <w:p w:rsidR="00A33515" w:rsidDel="002260E7" w:rsidRDefault="00A33515">
            <w:pPr>
              <w:rPr>
                <w:del w:id="1923" w:author="Admin" w:date="2019-02-19T02:10:00Z"/>
                <w:sz w:val="1"/>
                <w:szCs w:val="1"/>
              </w:rPr>
            </w:pPr>
          </w:p>
        </w:tc>
      </w:tr>
      <w:tr w:rsidR="00A33515" w:rsidDel="002260E7">
        <w:trPr>
          <w:trHeight w:val="6"/>
          <w:del w:id="1924" w:author="Admin" w:date="2019-02-19T02:10:00Z"/>
        </w:trPr>
        <w:tc>
          <w:tcPr>
            <w:tcW w:w="1640" w:type="dxa"/>
            <w:vAlign w:val="bottom"/>
          </w:tcPr>
          <w:p w:rsidR="00A33515" w:rsidDel="002260E7" w:rsidRDefault="001A4D22">
            <w:pPr>
              <w:spacing w:line="6" w:lineRule="exact"/>
              <w:ind w:left="1460"/>
              <w:rPr>
                <w:del w:id="1925" w:author="Admin" w:date="2019-02-19T02:10:00Z"/>
                <w:sz w:val="20"/>
                <w:szCs w:val="20"/>
              </w:rPr>
            </w:pPr>
            <w:del w:id="1926" w:author="Admin" w:date="2019-02-19T02:10:00Z">
              <w:r w:rsidDel="002260E7">
                <w:rPr>
                  <w:rFonts w:eastAsia="Times New Roman"/>
                  <w:sz w:val="1"/>
                  <w:szCs w:val="1"/>
                </w:rPr>
                <w:delText>8</w:delText>
              </w:r>
            </w:del>
          </w:p>
        </w:tc>
        <w:tc>
          <w:tcPr>
            <w:tcW w:w="2060" w:type="dxa"/>
            <w:gridSpan w:val="10"/>
            <w:vMerge/>
            <w:vAlign w:val="bottom"/>
          </w:tcPr>
          <w:p w:rsidR="00A33515" w:rsidDel="002260E7" w:rsidRDefault="00A33515">
            <w:pPr>
              <w:spacing w:line="20" w:lineRule="exact"/>
              <w:rPr>
                <w:del w:id="1927" w:author="Admin" w:date="2019-02-19T02:10:00Z"/>
                <w:sz w:val="1"/>
                <w:szCs w:val="1"/>
              </w:rPr>
            </w:pPr>
          </w:p>
        </w:tc>
        <w:tc>
          <w:tcPr>
            <w:tcW w:w="940" w:type="dxa"/>
            <w:vAlign w:val="bottom"/>
          </w:tcPr>
          <w:p w:rsidR="00A33515" w:rsidDel="002260E7" w:rsidRDefault="00A33515">
            <w:pPr>
              <w:spacing w:line="20" w:lineRule="exact"/>
              <w:rPr>
                <w:del w:id="1928" w:author="Admin" w:date="2019-02-19T02:10:00Z"/>
                <w:sz w:val="1"/>
                <w:szCs w:val="1"/>
              </w:rPr>
            </w:pPr>
          </w:p>
        </w:tc>
        <w:tc>
          <w:tcPr>
            <w:tcW w:w="0" w:type="dxa"/>
            <w:vAlign w:val="bottom"/>
          </w:tcPr>
          <w:p w:rsidR="00A33515" w:rsidDel="002260E7" w:rsidRDefault="00A33515">
            <w:pPr>
              <w:spacing w:line="20" w:lineRule="exact"/>
              <w:rPr>
                <w:del w:id="1929" w:author="Admin" w:date="2019-02-19T02:10:00Z"/>
                <w:sz w:val="1"/>
                <w:szCs w:val="1"/>
              </w:rPr>
            </w:pPr>
          </w:p>
        </w:tc>
      </w:tr>
      <w:tr w:rsidR="00A33515" w:rsidDel="002260E7">
        <w:trPr>
          <w:trHeight w:val="54"/>
          <w:del w:id="1930" w:author="Admin" w:date="2019-02-19T02:10:00Z"/>
        </w:trPr>
        <w:tc>
          <w:tcPr>
            <w:tcW w:w="1640" w:type="dxa"/>
            <w:vAlign w:val="bottom"/>
          </w:tcPr>
          <w:p w:rsidR="00A33515" w:rsidDel="002260E7" w:rsidRDefault="001A4D22">
            <w:pPr>
              <w:spacing w:line="54" w:lineRule="exact"/>
              <w:ind w:left="1460"/>
              <w:rPr>
                <w:del w:id="1931" w:author="Admin" w:date="2019-02-19T02:10:00Z"/>
                <w:sz w:val="20"/>
                <w:szCs w:val="20"/>
              </w:rPr>
            </w:pPr>
            <w:del w:id="1932" w:author="Admin" w:date="2019-02-19T02:10:00Z">
              <w:r w:rsidDel="002260E7">
                <w:rPr>
                  <w:rFonts w:eastAsia="Times New Roman"/>
                  <w:sz w:val="6"/>
                  <w:szCs w:val="6"/>
                </w:rPr>
                <w:delText>&gt;</w:delText>
              </w:r>
            </w:del>
          </w:p>
        </w:tc>
        <w:tc>
          <w:tcPr>
            <w:tcW w:w="400" w:type="dxa"/>
            <w:vAlign w:val="bottom"/>
          </w:tcPr>
          <w:p w:rsidR="00A33515" w:rsidDel="002260E7" w:rsidRDefault="00A33515">
            <w:pPr>
              <w:rPr>
                <w:del w:id="1933" w:author="Admin" w:date="2019-02-19T02:10:00Z"/>
                <w:sz w:val="4"/>
                <w:szCs w:val="4"/>
              </w:rPr>
            </w:pPr>
          </w:p>
        </w:tc>
        <w:tc>
          <w:tcPr>
            <w:tcW w:w="20" w:type="dxa"/>
            <w:vAlign w:val="bottom"/>
          </w:tcPr>
          <w:p w:rsidR="00A33515" w:rsidDel="002260E7" w:rsidRDefault="00A33515">
            <w:pPr>
              <w:rPr>
                <w:del w:id="1934" w:author="Admin" w:date="2019-02-19T02:10:00Z"/>
                <w:sz w:val="4"/>
                <w:szCs w:val="4"/>
              </w:rPr>
            </w:pPr>
          </w:p>
        </w:tc>
        <w:tc>
          <w:tcPr>
            <w:tcW w:w="60" w:type="dxa"/>
            <w:vAlign w:val="bottom"/>
          </w:tcPr>
          <w:p w:rsidR="00A33515" w:rsidDel="002260E7" w:rsidRDefault="00A33515">
            <w:pPr>
              <w:rPr>
                <w:del w:id="1935" w:author="Admin" w:date="2019-02-19T02:10:00Z"/>
                <w:sz w:val="4"/>
                <w:szCs w:val="4"/>
              </w:rPr>
            </w:pPr>
          </w:p>
        </w:tc>
        <w:tc>
          <w:tcPr>
            <w:tcW w:w="20" w:type="dxa"/>
            <w:vAlign w:val="bottom"/>
          </w:tcPr>
          <w:p w:rsidR="00A33515" w:rsidDel="002260E7" w:rsidRDefault="00A33515">
            <w:pPr>
              <w:rPr>
                <w:del w:id="1936" w:author="Admin" w:date="2019-02-19T02:10:00Z"/>
                <w:sz w:val="4"/>
                <w:szCs w:val="4"/>
              </w:rPr>
            </w:pPr>
          </w:p>
        </w:tc>
        <w:tc>
          <w:tcPr>
            <w:tcW w:w="40" w:type="dxa"/>
            <w:vAlign w:val="bottom"/>
          </w:tcPr>
          <w:p w:rsidR="00A33515" w:rsidDel="002260E7" w:rsidRDefault="00A33515">
            <w:pPr>
              <w:rPr>
                <w:del w:id="1937" w:author="Admin" w:date="2019-02-19T02:10:00Z"/>
                <w:sz w:val="4"/>
                <w:szCs w:val="4"/>
              </w:rPr>
            </w:pPr>
          </w:p>
        </w:tc>
        <w:tc>
          <w:tcPr>
            <w:tcW w:w="1360" w:type="dxa"/>
            <w:vAlign w:val="bottom"/>
          </w:tcPr>
          <w:p w:rsidR="00A33515" w:rsidDel="002260E7" w:rsidRDefault="00A33515">
            <w:pPr>
              <w:rPr>
                <w:del w:id="1938" w:author="Admin" w:date="2019-02-19T02:10:00Z"/>
                <w:sz w:val="4"/>
                <w:szCs w:val="4"/>
              </w:rPr>
            </w:pPr>
          </w:p>
        </w:tc>
        <w:tc>
          <w:tcPr>
            <w:tcW w:w="80" w:type="dxa"/>
            <w:vAlign w:val="bottom"/>
          </w:tcPr>
          <w:p w:rsidR="00A33515" w:rsidDel="002260E7" w:rsidRDefault="00A33515">
            <w:pPr>
              <w:rPr>
                <w:del w:id="1939" w:author="Admin" w:date="2019-02-19T02:10:00Z"/>
                <w:sz w:val="4"/>
                <w:szCs w:val="4"/>
              </w:rPr>
            </w:pPr>
          </w:p>
        </w:tc>
        <w:tc>
          <w:tcPr>
            <w:tcW w:w="20" w:type="dxa"/>
            <w:vAlign w:val="bottom"/>
          </w:tcPr>
          <w:p w:rsidR="00A33515" w:rsidDel="002260E7" w:rsidRDefault="00A33515">
            <w:pPr>
              <w:rPr>
                <w:del w:id="1940" w:author="Admin" w:date="2019-02-19T02:10:00Z"/>
                <w:sz w:val="4"/>
                <w:szCs w:val="4"/>
              </w:rPr>
            </w:pPr>
          </w:p>
        </w:tc>
        <w:tc>
          <w:tcPr>
            <w:tcW w:w="40" w:type="dxa"/>
            <w:vAlign w:val="bottom"/>
          </w:tcPr>
          <w:p w:rsidR="00A33515" w:rsidDel="002260E7" w:rsidRDefault="00A33515">
            <w:pPr>
              <w:rPr>
                <w:del w:id="1941" w:author="Admin" w:date="2019-02-19T02:10:00Z"/>
                <w:sz w:val="4"/>
                <w:szCs w:val="4"/>
              </w:rPr>
            </w:pPr>
          </w:p>
        </w:tc>
        <w:tc>
          <w:tcPr>
            <w:tcW w:w="20" w:type="dxa"/>
            <w:vAlign w:val="bottom"/>
          </w:tcPr>
          <w:p w:rsidR="00A33515" w:rsidDel="002260E7" w:rsidRDefault="00A33515">
            <w:pPr>
              <w:rPr>
                <w:del w:id="1942" w:author="Admin" w:date="2019-02-19T02:10:00Z"/>
                <w:sz w:val="4"/>
                <w:szCs w:val="4"/>
              </w:rPr>
            </w:pPr>
          </w:p>
        </w:tc>
        <w:tc>
          <w:tcPr>
            <w:tcW w:w="940" w:type="dxa"/>
            <w:vAlign w:val="bottom"/>
          </w:tcPr>
          <w:p w:rsidR="00A33515" w:rsidDel="002260E7" w:rsidRDefault="00A33515">
            <w:pPr>
              <w:rPr>
                <w:del w:id="1943" w:author="Admin" w:date="2019-02-19T02:10:00Z"/>
                <w:sz w:val="4"/>
                <w:szCs w:val="4"/>
              </w:rPr>
            </w:pPr>
          </w:p>
        </w:tc>
        <w:tc>
          <w:tcPr>
            <w:tcW w:w="0" w:type="dxa"/>
            <w:vAlign w:val="bottom"/>
          </w:tcPr>
          <w:p w:rsidR="00A33515" w:rsidDel="002260E7" w:rsidRDefault="00A33515">
            <w:pPr>
              <w:rPr>
                <w:del w:id="1944" w:author="Admin" w:date="2019-02-19T02:10:00Z"/>
                <w:sz w:val="1"/>
                <w:szCs w:val="1"/>
              </w:rPr>
            </w:pPr>
          </w:p>
        </w:tc>
      </w:tr>
      <w:tr w:rsidR="00A33515" w:rsidDel="002260E7">
        <w:trPr>
          <w:trHeight w:val="60"/>
          <w:del w:id="1945" w:author="Admin" w:date="2019-02-19T02:10:00Z"/>
        </w:trPr>
        <w:tc>
          <w:tcPr>
            <w:tcW w:w="1640" w:type="dxa"/>
            <w:vAlign w:val="bottom"/>
          </w:tcPr>
          <w:p w:rsidR="00A33515" w:rsidDel="002260E7" w:rsidRDefault="001A4D22">
            <w:pPr>
              <w:spacing w:line="60" w:lineRule="exact"/>
              <w:ind w:left="1460"/>
              <w:rPr>
                <w:del w:id="1946" w:author="Admin" w:date="2019-02-19T02:10:00Z"/>
                <w:sz w:val="20"/>
                <w:szCs w:val="20"/>
              </w:rPr>
            </w:pPr>
            <w:del w:id="1947" w:author="Admin" w:date="2019-02-19T02:10:00Z">
              <w:r w:rsidDel="002260E7">
                <w:rPr>
                  <w:rFonts w:eastAsia="Times New Roman"/>
                  <w:sz w:val="6"/>
                  <w:szCs w:val="6"/>
                </w:rPr>
                <w:delText>&lt;</w:delText>
              </w:r>
            </w:del>
          </w:p>
        </w:tc>
        <w:tc>
          <w:tcPr>
            <w:tcW w:w="400" w:type="dxa"/>
            <w:vAlign w:val="bottom"/>
          </w:tcPr>
          <w:p w:rsidR="00A33515" w:rsidDel="002260E7" w:rsidRDefault="00A33515">
            <w:pPr>
              <w:rPr>
                <w:del w:id="1948" w:author="Admin" w:date="2019-02-19T02:10:00Z"/>
                <w:sz w:val="5"/>
                <w:szCs w:val="5"/>
              </w:rPr>
            </w:pPr>
          </w:p>
        </w:tc>
        <w:tc>
          <w:tcPr>
            <w:tcW w:w="20" w:type="dxa"/>
            <w:vAlign w:val="bottom"/>
          </w:tcPr>
          <w:p w:rsidR="00A33515" w:rsidDel="002260E7" w:rsidRDefault="00A33515">
            <w:pPr>
              <w:rPr>
                <w:del w:id="1949" w:author="Admin" w:date="2019-02-19T02:10:00Z"/>
                <w:sz w:val="5"/>
                <w:szCs w:val="5"/>
              </w:rPr>
            </w:pPr>
          </w:p>
        </w:tc>
        <w:tc>
          <w:tcPr>
            <w:tcW w:w="60" w:type="dxa"/>
            <w:vAlign w:val="bottom"/>
          </w:tcPr>
          <w:p w:rsidR="00A33515" w:rsidDel="002260E7" w:rsidRDefault="00A33515">
            <w:pPr>
              <w:rPr>
                <w:del w:id="1950" w:author="Admin" w:date="2019-02-19T02:10:00Z"/>
                <w:sz w:val="5"/>
                <w:szCs w:val="5"/>
              </w:rPr>
            </w:pPr>
          </w:p>
        </w:tc>
        <w:tc>
          <w:tcPr>
            <w:tcW w:w="20" w:type="dxa"/>
            <w:vAlign w:val="bottom"/>
          </w:tcPr>
          <w:p w:rsidR="00A33515" w:rsidDel="002260E7" w:rsidRDefault="00A33515">
            <w:pPr>
              <w:rPr>
                <w:del w:id="1951" w:author="Admin" w:date="2019-02-19T02:10:00Z"/>
                <w:sz w:val="5"/>
                <w:szCs w:val="5"/>
              </w:rPr>
            </w:pPr>
          </w:p>
        </w:tc>
        <w:tc>
          <w:tcPr>
            <w:tcW w:w="40" w:type="dxa"/>
            <w:vAlign w:val="bottom"/>
          </w:tcPr>
          <w:p w:rsidR="00A33515" w:rsidDel="002260E7" w:rsidRDefault="00A33515">
            <w:pPr>
              <w:rPr>
                <w:del w:id="1952" w:author="Admin" w:date="2019-02-19T02:10:00Z"/>
                <w:sz w:val="5"/>
                <w:szCs w:val="5"/>
              </w:rPr>
            </w:pPr>
          </w:p>
        </w:tc>
        <w:tc>
          <w:tcPr>
            <w:tcW w:w="1360" w:type="dxa"/>
            <w:vAlign w:val="bottom"/>
          </w:tcPr>
          <w:p w:rsidR="00A33515" w:rsidDel="002260E7" w:rsidRDefault="00A33515">
            <w:pPr>
              <w:rPr>
                <w:del w:id="1953" w:author="Admin" w:date="2019-02-19T02:10:00Z"/>
                <w:sz w:val="5"/>
                <w:szCs w:val="5"/>
              </w:rPr>
            </w:pPr>
          </w:p>
        </w:tc>
        <w:tc>
          <w:tcPr>
            <w:tcW w:w="80" w:type="dxa"/>
            <w:vAlign w:val="bottom"/>
          </w:tcPr>
          <w:p w:rsidR="00A33515" w:rsidDel="002260E7" w:rsidRDefault="00A33515">
            <w:pPr>
              <w:rPr>
                <w:del w:id="1954" w:author="Admin" w:date="2019-02-19T02:10:00Z"/>
                <w:sz w:val="5"/>
                <w:szCs w:val="5"/>
              </w:rPr>
            </w:pPr>
          </w:p>
        </w:tc>
        <w:tc>
          <w:tcPr>
            <w:tcW w:w="20" w:type="dxa"/>
            <w:vAlign w:val="bottom"/>
          </w:tcPr>
          <w:p w:rsidR="00A33515" w:rsidDel="002260E7" w:rsidRDefault="00A33515">
            <w:pPr>
              <w:rPr>
                <w:del w:id="1955" w:author="Admin" w:date="2019-02-19T02:10:00Z"/>
                <w:sz w:val="5"/>
                <w:szCs w:val="5"/>
              </w:rPr>
            </w:pPr>
          </w:p>
        </w:tc>
        <w:tc>
          <w:tcPr>
            <w:tcW w:w="40" w:type="dxa"/>
            <w:vAlign w:val="bottom"/>
          </w:tcPr>
          <w:p w:rsidR="00A33515" w:rsidDel="002260E7" w:rsidRDefault="00A33515">
            <w:pPr>
              <w:rPr>
                <w:del w:id="1956" w:author="Admin" w:date="2019-02-19T02:10:00Z"/>
                <w:sz w:val="5"/>
                <w:szCs w:val="5"/>
              </w:rPr>
            </w:pPr>
          </w:p>
        </w:tc>
        <w:tc>
          <w:tcPr>
            <w:tcW w:w="20" w:type="dxa"/>
            <w:vAlign w:val="bottom"/>
          </w:tcPr>
          <w:p w:rsidR="00A33515" w:rsidDel="002260E7" w:rsidRDefault="00A33515">
            <w:pPr>
              <w:rPr>
                <w:del w:id="1957" w:author="Admin" w:date="2019-02-19T02:10:00Z"/>
                <w:sz w:val="5"/>
                <w:szCs w:val="5"/>
              </w:rPr>
            </w:pPr>
          </w:p>
        </w:tc>
        <w:tc>
          <w:tcPr>
            <w:tcW w:w="940" w:type="dxa"/>
            <w:vAlign w:val="bottom"/>
          </w:tcPr>
          <w:p w:rsidR="00A33515" w:rsidDel="002260E7" w:rsidRDefault="00A33515">
            <w:pPr>
              <w:rPr>
                <w:del w:id="1958" w:author="Admin" w:date="2019-02-19T02:10:00Z"/>
                <w:sz w:val="5"/>
                <w:szCs w:val="5"/>
              </w:rPr>
            </w:pPr>
          </w:p>
        </w:tc>
        <w:tc>
          <w:tcPr>
            <w:tcW w:w="0" w:type="dxa"/>
            <w:vAlign w:val="bottom"/>
          </w:tcPr>
          <w:p w:rsidR="00A33515" w:rsidDel="002260E7" w:rsidRDefault="00A33515">
            <w:pPr>
              <w:rPr>
                <w:del w:id="1959" w:author="Admin" w:date="2019-02-19T02:10:00Z"/>
                <w:sz w:val="1"/>
                <w:szCs w:val="1"/>
              </w:rPr>
            </w:pPr>
          </w:p>
        </w:tc>
      </w:tr>
      <w:tr w:rsidR="00A33515" w:rsidDel="002260E7">
        <w:trPr>
          <w:trHeight w:val="279"/>
          <w:del w:id="1960" w:author="Admin" w:date="2019-02-19T02:10:00Z"/>
        </w:trPr>
        <w:tc>
          <w:tcPr>
            <w:tcW w:w="1640" w:type="dxa"/>
            <w:vAlign w:val="bottom"/>
          </w:tcPr>
          <w:p w:rsidR="00A33515" w:rsidDel="002260E7" w:rsidRDefault="001A4D22">
            <w:pPr>
              <w:ind w:left="1460"/>
              <w:rPr>
                <w:del w:id="1961" w:author="Admin" w:date="2019-02-19T02:10:00Z"/>
                <w:sz w:val="20"/>
                <w:szCs w:val="20"/>
              </w:rPr>
            </w:pPr>
            <w:del w:id="1962" w:author="Admin" w:date="2019-02-19T02:10:00Z">
              <w:r w:rsidDel="002260E7">
                <w:rPr>
                  <w:rFonts w:eastAsia="Times New Roman"/>
                  <w:sz w:val="20"/>
                  <w:szCs w:val="20"/>
                </w:rPr>
                <w:delText>&gt;</w:delText>
              </w:r>
            </w:del>
          </w:p>
        </w:tc>
        <w:tc>
          <w:tcPr>
            <w:tcW w:w="1900" w:type="dxa"/>
            <w:gridSpan w:val="6"/>
            <w:vAlign w:val="bottom"/>
          </w:tcPr>
          <w:p w:rsidR="00A33515" w:rsidDel="002260E7" w:rsidRDefault="001A4D22">
            <w:pPr>
              <w:spacing w:line="280" w:lineRule="exact"/>
              <w:rPr>
                <w:del w:id="1963" w:author="Admin" w:date="2019-02-19T02:10:00Z"/>
                <w:sz w:val="20"/>
                <w:szCs w:val="20"/>
              </w:rPr>
            </w:pPr>
            <w:del w:id="1964" w:author="Admin" w:date="2019-02-19T02:10:00Z">
              <w:r w:rsidDel="002260E7">
                <w:rPr>
                  <w:rFonts w:ascii="Arial" w:eastAsia="Arial" w:hAnsi="Arial" w:cs="Arial"/>
                  <w:sz w:val="17"/>
                  <w:szCs w:val="17"/>
                </w:rPr>
                <w:delText>0</w:delText>
              </w:r>
              <w:r w:rsidDel="002260E7">
                <w:rPr>
                  <w:rFonts w:eastAsia="Times New Roman"/>
                  <w:i/>
                  <w:iCs/>
                  <w:sz w:val="17"/>
                  <w:szCs w:val="17"/>
                </w:rPr>
                <w:delText>:</w:delText>
              </w:r>
              <w:r w:rsidDel="002260E7">
                <w:rPr>
                  <w:rFonts w:ascii="Arial" w:eastAsia="Arial" w:hAnsi="Arial" w:cs="Arial"/>
                  <w:sz w:val="17"/>
                  <w:szCs w:val="17"/>
                </w:rPr>
                <w:delText xml:space="preserve">8В  П </w:delText>
              </w:r>
              <w:r w:rsidDel="002260E7">
                <w:rPr>
                  <w:rFonts w:eastAsia="Times New Roman"/>
                  <w:sz w:val="17"/>
                  <w:szCs w:val="17"/>
                </w:rPr>
                <w:delText>+</w:delText>
              </w:r>
              <w:r w:rsidDel="002260E7">
                <w:rPr>
                  <w:rFonts w:ascii="Arial" w:eastAsia="Arial" w:hAnsi="Arial" w:cs="Arial"/>
                  <w:sz w:val="17"/>
                  <w:szCs w:val="17"/>
                </w:rPr>
                <w:delText xml:space="preserve"> 0</w:delText>
              </w:r>
              <w:r w:rsidDel="002260E7">
                <w:rPr>
                  <w:rFonts w:eastAsia="Times New Roman"/>
                  <w:i/>
                  <w:iCs/>
                  <w:sz w:val="17"/>
                  <w:szCs w:val="17"/>
                </w:rPr>
                <w:delText>:</w:delText>
              </w:r>
              <w:r w:rsidDel="002260E7">
                <w:rPr>
                  <w:rFonts w:ascii="Arial" w:eastAsia="Arial" w:hAnsi="Arial" w:cs="Arial"/>
                  <w:sz w:val="17"/>
                  <w:szCs w:val="17"/>
                </w:rPr>
                <w:delText xml:space="preserve">8И </w:delText>
              </w:r>
              <w:r w:rsidDel="002260E7">
                <w:rPr>
                  <w:rFonts w:eastAsia="Times New Roman"/>
                  <w:sz w:val="17"/>
                  <w:szCs w:val="17"/>
                </w:rPr>
                <w:delText>=</w:delText>
              </w:r>
              <w:r w:rsidDel="002260E7">
                <w:rPr>
                  <w:rFonts w:ascii="Arial" w:eastAsia="Arial" w:hAnsi="Arial" w:cs="Arial"/>
                  <w:sz w:val="17"/>
                  <w:szCs w:val="17"/>
                </w:rPr>
                <w:delText xml:space="preserve"> 0,</w:delText>
              </w:r>
              <w:r w:rsidDel="002260E7">
                <w:rPr>
                  <w:rFonts w:ascii="Arial" w:eastAsia="Arial" w:hAnsi="Arial" w:cs="Arial"/>
                  <w:sz w:val="32"/>
                  <w:szCs w:val="32"/>
                  <w:vertAlign w:val="superscript"/>
                </w:rPr>
                <w:delText>,</w:delText>
              </w:r>
            </w:del>
          </w:p>
        </w:tc>
        <w:tc>
          <w:tcPr>
            <w:tcW w:w="80" w:type="dxa"/>
            <w:vAlign w:val="bottom"/>
          </w:tcPr>
          <w:p w:rsidR="00A33515" w:rsidDel="002260E7" w:rsidRDefault="00A33515">
            <w:pPr>
              <w:rPr>
                <w:del w:id="1965" w:author="Admin" w:date="2019-02-19T02:10:00Z"/>
                <w:sz w:val="24"/>
                <w:szCs w:val="24"/>
              </w:rPr>
            </w:pPr>
          </w:p>
        </w:tc>
        <w:tc>
          <w:tcPr>
            <w:tcW w:w="20" w:type="dxa"/>
            <w:vAlign w:val="bottom"/>
          </w:tcPr>
          <w:p w:rsidR="00A33515" w:rsidDel="002260E7" w:rsidRDefault="00A33515">
            <w:pPr>
              <w:rPr>
                <w:del w:id="1966" w:author="Admin" w:date="2019-02-19T02:10:00Z"/>
                <w:sz w:val="24"/>
                <w:szCs w:val="24"/>
              </w:rPr>
            </w:pPr>
          </w:p>
        </w:tc>
        <w:tc>
          <w:tcPr>
            <w:tcW w:w="40" w:type="dxa"/>
            <w:vAlign w:val="bottom"/>
          </w:tcPr>
          <w:p w:rsidR="00A33515" w:rsidDel="002260E7" w:rsidRDefault="00A33515">
            <w:pPr>
              <w:rPr>
                <w:del w:id="1967" w:author="Admin" w:date="2019-02-19T02:10:00Z"/>
                <w:sz w:val="24"/>
                <w:szCs w:val="24"/>
              </w:rPr>
            </w:pPr>
          </w:p>
        </w:tc>
        <w:tc>
          <w:tcPr>
            <w:tcW w:w="20" w:type="dxa"/>
            <w:vAlign w:val="bottom"/>
          </w:tcPr>
          <w:p w:rsidR="00A33515" w:rsidDel="002260E7" w:rsidRDefault="00A33515">
            <w:pPr>
              <w:rPr>
                <w:del w:id="1968" w:author="Admin" w:date="2019-02-19T02:10:00Z"/>
                <w:sz w:val="24"/>
                <w:szCs w:val="24"/>
              </w:rPr>
            </w:pPr>
          </w:p>
        </w:tc>
        <w:tc>
          <w:tcPr>
            <w:tcW w:w="940" w:type="dxa"/>
            <w:vAlign w:val="bottom"/>
          </w:tcPr>
          <w:p w:rsidR="00A33515" w:rsidDel="002260E7" w:rsidRDefault="00A33515">
            <w:pPr>
              <w:rPr>
                <w:del w:id="1969" w:author="Admin" w:date="2019-02-19T02:10:00Z"/>
                <w:sz w:val="24"/>
                <w:szCs w:val="24"/>
              </w:rPr>
            </w:pPr>
          </w:p>
        </w:tc>
        <w:tc>
          <w:tcPr>
            <w:tcW w:w="0" w:type="dxa"/>
            <w:vAlign w:val="bottom"/>
          </w:tcPr>
          <w:p w:rsidR="00A33515" w:rsidDel="002260E7" w:rsidRDefault="00A33515">
            <w:pPr>
              <w:rPr>
                <w:del w:id="1970" w:author="Admin" w:date="2019-02-19T02:10:00Z"/>
                <w:sz w:val="1"/>
                <w:szCs w:val="1"/>
              </w:rPr>
            </w:pPr>
          </w:p>
        </w:tc>
      </w:tr>
      <w:tr w:rsidR="00A33515" w:rsidDel="002260E7">
        <w:trPr>
          <w:trHeight w:val="139"/>
          <w:del w:id="1971" w:author="Admin" w:date="2019-02-19T02:10:00Z"/>
        </w:trPr>
        <w:tc>
          <w:tcPr>
            <w:tcW w:w="1640" w:type="dxa"/>
            <w:vAlign w:val="bottom"/>
          </w:tcPr>
          <w:p w:rsidR="00A33515" w:rsidDel="002260E7" w:rsidRDefault="001A4D22">
            <w:pPr>
              <w:spacing w:line="139" w:lineRule="exact"/>
              <w:ind w:left="1460"/>
              <w:rPr>
                <w:del w:id="1972" w:author="Admin" w:date="2019-02-19T02:10:00Z"/>
                <w:sz w:val="20"/>
                <w:szCs w:val="20"/>
              </w:rPr>
            </w:pPr>
            <w:del w:id="1973" w:author="Admin" w:date="2019-02-19T02:10:00Z">
              <w:r w:rsidDel="002260E7">
                <w:rPr>
                  <w:rFonts w:eastAsia="Times New Roman"/>
                  <w:sz w:val="15"/>
                  <w:szCs w:val="15"/>
                </w:rPr>
                <w:delText>&gt;</w:delText>
              </w:r>
            </w:del>
          </w:p>
        </w:tc>
        <w:tc>
          <w:tcPr>
            <w:tcW w:w="400" w:type="dxa"/>
            <w:vAlign w:val="bottom"/>
          </w:tcPr>
          <w:p w:rsidR="00A33515" w:rsidDel="002260E7" w:rsidRDefault="00A33515">
            <w:pPr>
              <w:rPr>
                <w:del w:id="1974" w:author="Admin" w:date="2019-02-19T02:10:00Z"/>
                <w:sz w:val="12"/>
                <w:szCs w:val="12"/>
              </w:rPr>
            </w:pPr>
          </w:p>
        </w:tc>
        <w:tc>
          <w:tcPr>
            <w:tcW w:w="20" w:type="dxa"/>
            <w:vAlign w:val="bottom"/>
          </w:tcPr>
          <w:p w:rsidR="00A33515" w:rsidDel="002260E7" w:rsidRDefault="00A33515">
            <w:pPr>
              <w:rPr>
                <w:del w:id="1975" w:author="Admin" w:date="2019-02-19T02:10:00Z"/>
                <w:sz w:val="12"/>
                <w:szCs w:val="12"/>
              </w:rPr>
            </w:pPr>
          </w:p>
        </w:tc>
        <w:tc>
          <w:tcPr>
            <w:tcW w:w="60" w:type="dxa"/>
            <w:vAlign w:val="bottom"/>
          </w:tcPr>
          <w:p w:rsidR="00A33515" w:rsidDel="002260E7" w:rsidRDefault="00A33515">
            <w:pPr>
              <w:rPr>
                <w:del w:id="1976" w:author="Admin" w:date="2019-02-19T02:10:00Z"/>
                <w:sz w:val="12"/>
                <w:szCs w:val="12"/>
              </w:rPr>
            </w:pPr>
          </w:p>
        </w:tc>
        <w:tc>
          <w:tcPr>
            <w:tcW w:w="20" w:type="dxa"/>
            <w:vAlign w:val="bottom"/>
          </w:tcPr>
          <w:p w:rsidR="00A33515" w:rsidDel="002260E7" w:rsidRDefault="00A33515">
            <w:pPr>
              <w:rPr>
                <w:del w:id="1977" w:author="Admin" w:date="2019-02-19T02:10:00Z"/>
                <w:sz w:val="12"/>
                <w:szCs w:val="12"/>
              </w:rPr>
            </w:pPr>
          </w:p>
        </w:tc>
        <w:tc>
          <w:tcPr>
            <w:tcW w:w="40" w:type="dxa"/>
            <w:vAlign w:val="bottom"/>
          </w:tcPr>
          <w:p w:rsidR="00A33515" w:rsidDel="002260E7" w:rsidRDefault="00A33515">
            <w:pPr>
              <w:rPr>
                <w:del w:id="1978" w:author="Admin" w:date="2019-02-19T02:10:00Z"/>
                <w:sz w:val="12"/>
                <w:szCs w:val="12"/>
              </w:rPr>
            </w:pPr>
          </w:p>
        </w:tc>
        <w:tc>
          <w:tcPr>
            <w:tcW w:w="1360" w:type="dxa"/>
            <w:vAlign w:val="bottom"/>
          </w:tcPr>
          <w:p w:rsidR="00A33515" w:rsidDel="002260E7" w:rsidRDefault="00A33515">
            <w:pPr>
              <w:rPr>
                <w:del w:id="1979" w:author="Admin" w:date="2019-02-19T02:10:00Z"/>
                <w:sz w:val="12"/>
                <w:szCs w:val="12"/>
              </w:rPr>
            </w:pPr>
          </w:p>
        </w:tc>
        <w:tc>
          <w:tcPr>
            <w:tcW w:w="80" w:type="dxa"/>
            <w:vAlign w:val="bottom"/>
          </w:tcPr>
          <w:p w:rsidR="00A33515" w:rsidDel="002260E7" w:rsidRDefault="00A33515">
            <w:pPr>
              <w:rPr>
                <w:del w:id="1980" w:author="Admin" w:date="2019-02-19T02:10:00Z"/>
                <w:sz w:val="12"/>
                <w:szCs w:val="12"/>
              </w:rPr>
            </w:pPr>
          </w:p>
        </w:tc>
        <w:tc>
          <w:tcPr>
            <w:tcW w:w="20" w:type="dxa"/>
            <w:vAlign w:val="bottom"/>
          </w:tcPr>
          <w:p w:rsidR="00A33515" w:rsidDel="002260E7" w:rsidRDefault="00A33515">
            <w:pPr>
              <w:rPr>
                <w:del w:id="1981" w:author="Admin" w:date="2019-02-19T02:10:00Z"/>
                <w:sz w:val="12"/>
                <w:szCs w:val="12"/>
              </w:rPr>
            </w:pPr>
          </w:p>
        </w:tc>
        <w:tc>
          <w:tcPr>
            <w:tcW w:w="40" w:type="dxa"/>
            <w:vAlign w:val="bottom"/>
          </w:tcPr>
          <w:p w:rsidR="00A33515" w:rsidDel="002260E7" w:rsidRDefault="00A33515">
            <w:pPr>
              <w:rPr>
                <w:del w:id="1982" w:author="Admin" w:date="2019-02-19T02:10:00Z"/>
                <w:sz w:val="12"/>
                <w:szCs w:val="12"/>
              </w:rPr>
            </w:pPr>
          </w:p>
        </w:tc>
        <w:tc>
          <w:tcPr>
            <w:tcW w:w="20" w:type="dxa"/>
            <w:vAlign w:val="bottom"/>
          </w:tcPr>
          <w:p w:rsidR="00A33515" w:rsidDel="002260E7" w:rsidRDefault="00A33515">
            <w:pPr>
              <w:rPr>
                <w:del w:id="1983" w:author="Admin" w:date="2019-02-19T02:10:00Z"/>
                <w:sz w:val="12"/>
                <w:szCs w:val="12"/>
              </w:rPr>
            </w:pPr>
          </w:p>
        </w:tc>
        <w:tc>
          <w:tcPr>
            <w:tcW w:w="940" w:type="dxa"/>
            <w:vAlign w:val="bottom"/>
          </w:tcPr>
          <w:p w:rsidR="00A33515" w:rsidDel="002260E7" w:rsidRDefault="00A33515">
            <w:pPr>
              <w:rPr>
                <w:del w:id="1984" w:author="Admin" w:date="2019-02-19T02:10:00Z"/>
                <w:sz w:val="12"/>
                <w:szCs w:val="12"/>
              </w:rPr>
            </w:pPr>
          </w:p>
        </w:tc>
        <w:tc>
          <w:tcPr>
            <w:tcW w:w="0" w:type="dxa"/>
            <w:vAlign w:val="bottom"/>
          </w:tcPr>
          <w:p w:rsidR="00A33515" w:rsidDel="002260E7" w:rsidRDefault="00A33515">
            <w:pPr>
              <w:rPr>
                <w:del w:id="1985" w:author="Admin" w:date="2019-02-19T02:10:00Z"/>
                <w:sz w:val="1"/>
                <w:szCs w:val="1"/>
              </w:rPr>
            </w:pPr>
          </w:p>
        </w:tc>
      </w:tr>
      <w:tr w:rsidR="00A33515" w:rsidDel="002260E7">
        <w:trPr>
          <w:trHeight w:val="60"/>
          <w:del w:id="1986" w:author="Admin" w:date="2019-02-19T02:10:00Z"/>
        </w:trPr>
        <w:tc>
          <w:tcPr>
            <w:tcW w:w="1640" w:type="dxa"/>
            <w:vAlign w:val="bottom"/>
          </w:tcPr>
          <w:p w:rsidR="00A33515" w:rsidDel="002260E7" w:rsidRDefault="001A4D22">
            <w:pPr>
              <w:spacing w:line="60" w:lineRule="exact"/>
              <w:ind w:left="1460"/>
              <w:rPr>
                <w:del w:id="1987" w:author="Admin" w:date="2019-02-19T02:10:00Z"/>
                <w:sz w:val="20"/>
                <w:szCs w:val="20"/>
              </w:rPr>
            </w:pPr>
            <w:del w:id="1988" w:author="Admin" w:date="2019-02-19T02:10:00Z">
              <w:r w:rsidDel="002260E7">
                <w:rPr>
                  <w:rFonts w:eastAsia="Times New Roman"/>
                  <w:sz w:val="6"/>
                  <w:szCs w:val="6"/>
                </w:rPr>
                <w:delText>&gt;</w:delText>
              </w:r>
            </w:del>
          </w:p>
        </w:tc>
        <w:tc>
          <w:tcPr>
            <w:tcW w:w="400" w:type="dxa"/>
            <w:vAlign w:val="bottom"/>
          </w:tcPr>
          <w:p w:rsidR="00A33515" w:rsidDel="002260E7" w:rsidRDefault="00A33515">
            <w:pPr>
              <w:rPr>
                <w:del w:id="1989" w:author="Admin" w:date="2019-02-19T02:10:00Z"/>
                <w:sz w:val="5"/>
                <w:szCs w:val="5"/>
              </w:rPr>
            </w:pPr>
          </w:p>
        </w:tc>
        <w:tc>
          <w:tcPr>
            <w:tcW w:w="20" w:type="dxa"/>
            <w:vAlign w:val="bottom"/>
          </w:tcPr>
          <w:p w:rsidR="00A33515" w:rsidDel="002260E7" w:rsidRDefault="00A33515">
            <w:pPr>
              <w:rPr>
                <w:del w:id="1990" w:author="Admin" w:date="2019-02-19T02:10:00Z"/>
                <w:sz w:val="5"/>
                <w:szCs w:val="5"/>
              </w:rPr>
            </w:pPr>
          </w:p>
        </w:tc>
        <w:tc>
          <w:tcPr>
            <w:tcW w:w="60" w:type="dxa"/>
            <w:vAlign w:val="bottom"/>
          </w:tcPr>
          <w:p w:rsidR="00A33515" w:rsidDel="002260E7" w:rsidRDefault="00A33515">
            <w:pPr>
              <w:rPr>
                <w:del w:id="1991" w:author="Admin" w:date="2019-02-19T02:10:00Z"/>
                <w:sz w:val="5"/>
                <w:szCs w:val="5"/>
              </w:rPr>
            </w:pPr>
          </w:p>
        </w:tc>
        <w:tc>
          <w:tcPr>
            <w:tcW w:w="20" w:type="dxa"/>
            <w:vAlign w:val="bottom"/>
          </w:tcPr>
          <w:p w:rsidR="00A33515" w:rsidDel="002260E7" w:rsidRDefault="00A33515">
            <w:pPr>
              <w:rPr>
                <w:del w:id="1992" w:author="Admin" w:date="2019-02-19T02:10:00Z"/>
                <w:sz w:val="5"/>
                <w:szCs w:val="5"/>
              </w:rPr>
            </w:pPr>
          </w:p>
        </w:tc>
        <w:tc>
          <w:tcPr>
            <w:tcW w:w="40" w:type="dxa"/>
            <w:vAlign w:val="bottom"/>
          </w:tcPr>
          <w:p w:rsidR="00A33515" w:rsidDel="002260E7" w:rsidRDefault="00A33515">
            <w:pPr>
              <w:rPr>
                <w:del w:id="1993" w:author="Admin" w:date="2019-02-19T02:10:00Z"/>
                <w:sz w:val="5"/>
                <w:szCs w:val="5"/>
              </w:rPr>
            </w:pPr>
          </w:p>
        </w:tc>
        <w:tc>
          <w:tcPr>
            <w:tcW w:w="1360" w:type="dxa"/>
            <w:vAlign w:val="bottom"/>
          </w:tcPr>
          <w:p w:rsidR="00A33515" w:rsidDel="002260E7" w:rsidRDefault="00A33515">
            <w:pPr>
              <w:rPr>
                <w:del w:id="1994" w:author="Admin" w:date="2019-02-19T02:10:00Z"/>
                <w:sz w:val="5"/>
                <w:szCs w:val="5"/>
              </w:rPr>
            </w:pPr>
          </w:p>
        </w:tc>
        <w:tc>
          <w:tcPr>
            <w:tcW w:w="80" w:type="dxa"/>
            <w:vAlign w:val="bottom"/>
          </w:tcPr>
          <w:p w:rsidR="00A33515" w:rsidDel="002260E7" w:rsidRDefault="00A33515">
            <w:pPr>
              <w:rPr>
                <w:del w:id="1995" w:author="Admin" w:date="2019-02-19T02:10:00Z"/>
                <w:sz w:val="5"/>
                <w:szCs w:val="5"/>
              </w:rPr>
            </w:pPr>
          </w:p>
        </w:tc>
        <w:tc>
          <w:tcPr>
            <w:tcW w:w="20" w:type="dxa"/>
            <w:vAlign w:val="bottom"/>
          </w:tcPr>
          <w:p w:rsidR="00A33515" w:rsidDel="002260E7" w:rsidRDefault="00A33515">
            <w:pPr>
              <w:rPr>
                <w:del w:id="1996" w:author="Admin" w:date="2019-02-19T02:10:00Z"/>
                <w:sz w:val="5"/>
                <w:szCs w:val="5"/>
              </w:rPr>
            </w:pPr>
          </w:p>
        </w:tc>
        <w:tc>
          <w:tcPr>
            <w:tcW w:w="40" w:type="dxa"/>
            <w:vAlign w:val="bottom"/>
          </w:tcPr>
          <w:p w:rsidR="00A33515" w:rsidDel="002260E7" w:rsidRDefault="00A33515">
            <w:pPr>
              <w:rPr>
                <w:del w:id="1997" w:author="Admin" w:date="2019-02-19T02:10:00Z"/>
                <w:sz w:val="5"/>
                <w:szCs w:val="5"/>
              </w:rPr>
            </w:pPr>
          </w:p>
        </w:tc>
        <w:tc>
          <w:tcPr>
            <w:tcW w:w="20" w:type="dxa"/>
            <w:vAlign w:val="bottom"/>
          </w:tcPr>
          <w:p w:rsidR="00A33515" w:rsidDel="002260E7" w:rsidRDefault="00A33515">
            <w:pPr>
              <w:rPr>
                <w:del w:id="1998" w:author="Admin" w:date="2019-02-19T02:10:00Z"/>
                <w:sz w:val="5"/>
                <w:szCs w:val="5"/>
              </w:rPr>
            </w:pPr>
          </w:p>
        </w:tc>
        <w:tc>
          <w:tcPr>
            <w:tcW w:w="940" w:type="dxa"/>
            <w:vAlign w:val="bottom"/>
          </w:tcPr>
          <w:p w:rsidR="00A33515" w:rsidDel="002260E7" w:rsidRDefault="00A33515">
            <w:pPr>
              <w:rPr>
                <w:del w:id="1999" w:author="Admin" w:date="2019-02-19T02:10:00Z"/>
                <w:sz w:val="5"/>
                <w:szCs w:val="5"/>
              </w:rPr>
            </w:pPr>
          </w:p>
        </w:tc>
        <w:tc>
          <w:tcPr>
            <w:tcW w:w="0" w:type="dxa"/>
            <w:vAlign w:val="bottom"/>
          </w:tcPr>
          <w:p w:rsidR="00A33515" w:rsidDel="002260E7" w:rsidRDefault="00A33515">
            <w:pPr>
              <w:rPr>
                <w:del w:id="2000" w:author="Admin" w:date="2019-02-19T02:10:00Z"/>
                <w:sz w:val="1"/>
                <w:szCs w:val="1"/>
              </w:rPr>
            </w:pPr>
          </w:p>
        </w:tc>
      </w:tr>
      <w:tr w:rsidR="00A33515" w:rsidDel="002260E7">
        <w:trPr>
          <w:trHeight w:val="60"/>
          <w:del w:id="2001" w:author="Admin" w:date="2019-02-19T02:10:00Z"/>
        </w:trPr>
        <w:tc>
          <w:tcPr>
            <w:tcW w:w="1640" w:type="dxa"/>
            <w:vAlign w:val="bottom"/>
          </w:tcPr>
          <w:p w:rsidR="00A33515" w:rsidDel="002260E7" w:rsidRDefault="001A4D22">
            <w:pPr>
              <w:spacing w:line="60" w:lineRule="exact"/>
              <w:ind w:left="1460"/>
              <w:rPr>
                <w:del w:id="2002" w:author="Admin" w:date="2019-02-19T02:10:00Z"/>
                <w:sz w:val="20"/>
                <w:szCs w:val="20"/>
              </w:rPr>
            </w:pPr>
            <w:del w:id="2003" w:author="Admin" w:date="2019-02-19T02:10:00Z">
              <w:r w:rsidDel="002260E7">
                <w:rPr>
                  <w:rFonts w:eastAsia="Times New Roman"/>
                  <w:sz w:val="6"/>
                  <w:szCs w:val="6"/>
                </w:rPr>
                <w:delText>&gt;</w:delText>
              </w:r>
            </w:del>
          </w:p>
        </w:tc>
        <w:tc>
          <w:tcPr>
            <w:tcW w:w="400" w:type="dxa"/>
            <w:vAlign w:val="bottom"/>
          </w:tcPr>
          <w:p w:rsidR="00A33515" w:rsidDel="002260E7" w:rsidRDefault="00A33515">
            <w:pPr>
              <w:rPr>
                <w:del w:id="2004" w:author="Admin" w:date="2019-02-19T02:10:00Z"/>
                <w:sz w:val="5"/>
                <w:szCs w:val="5"/>
              </w:rPr>
            </w:pPr>
          </w:p>
        </w:tc>
        <w:tc>
          <w:tcPr>
            <w:tcW w:w="20" w:type="dxa"/>
            <w:vAlign w:val="bottom"/>
          </w:tcPr>
          <w:p w:rsidR="00A33515" w:rsidDel="002260E7" w:rsidRDefault="00A33515">
            <w:pPr>
              <w:rPr>
                <w:del w:id="2005" w:author="Admin" w:date="2019-02-19T02:10:00Z"/>
                <w:sz w:val="5"/>
                <w:szCs w:val="5"/>
              </w:rPr>
            </w:pPr>
          </w:p>
        </w:tc>
        <w:tc>
          <w:tcPr>
            <w:tcW w:w="60" w:type="dxa"/>
            <w:vAlign w:val="bottom"/>
          </w:tcPr>
          <w:p w:rsidR="00A33515" w:rsidDel="002260E7" w:rsidRDefault="00A33515">
            <w:pPr>
              <w:rPr>
                <w:del w:id="2006" w:author="Admin" w:date="2019-02-19T02:10:00Z"/>
                <w:sz w:val="5"/>
                <w:szCs w:val="5"/>
              </w:rPr>
            </w:pPr>
          </w:p>
        </w:tc>
        <w:tc>
          <w:tcPr>
            <w:tcW w:w="20" w:type="dxa"/>
            <w:vAlign w:val="bottom"/>
          </w:tcPr>
          <w:p w:rsidR="00A33515" w:rsidDel="002260E7" w:rsidRDefault="00A33515">
            <w:pPr>
              <w:rPr>
                <w:del w:id="2007" w:author="Admin" w:date="2019-02-19T02:10:00Z"/>
                <w:sz w:val="5"/>
                <w:szCs w:val="5"/>
              </w:rPr>
            </w:pPr>
          </w:p>
        </w:tc>
        <w:tc>
          <w:tcPr>
            <w:tcW w:w="40" w:type="dxa"/>
            <w:vAlign w:val="bottom"/>
          </w:tcPr>
          <w:p w:rsidR="00A33515" w:rsidDel="002260E7" w:rsidRDefault="00A33515">
            <w:pPr>
              <w:rPr>
                <w:del w:id="2008" w:author="Admin" w:date="2019-02-19T02:10:00Z"/>
                <w:sz w:val="5"/>
                <w:szCs w:val="5"/>
              </w:rPr>
            </w:pPr>
          </w:p>
        </w:tc>
        <w:tc>
          <w:tcPr>
            <w:tcW w:w="1360" w:type="dxa"/>
            <w:vAlign w:val="bottom"/>
          </w:tcPr>
          <w:p w:rsidR="00A33515" w:rsidDel="002260E7" w:rsidRDefault="00A33515">
            <w:pPr>
              <w:rPr>
                <w:del w:id="2009" w:author="Admin" w:date="2019-02-19T02:10:00Z"/>
                <w:sz w:val="5"/>
                <w:szCs w:val="5"/>
              </w:rPr>
            </w:pPr>
          </w:p>
        </w:tc>
        <w:tc>
          <w:tcPr>
            <w:tcW w:w="80" w:type="dxa"/>
            <w:vAlign w:val="bottom"/>
          </w:tcPr>
          <w:p w:rsidR="00A33515" w:rsidDel="002260E7" w:rsidRDefault="00A33515">
            <w:pPr>
              <w:rPr>
                <w:del w:id="2010" w:author="Admin" w:date="2019-02-19T02:10:00Z"/>
                <w:sz w:val="5"/>
                <w:szCs w:val="5"/>
              </w:rPr>
            </w:pPr>
          </w:p>
        </w:tc>
        <w:tc>
          <w:tcPr>
            <w:tcW w:w="20" w:type="dxa"/>
            <w:vAlign w:val="bottom"/>
          </w:tcPr>
          <w:p w:rsidR="00A33515" w:rsidDel="002260E7" w:rsidRDefault="00A33515">
            <w:pPr>
              <w:rPr>
                <w:del w:id="2011" w:author="Admin" w:date="2019-02-19T02:10:00Z"/>
                <w:sz w:val="5"/>
                <w:szCs w:val="5"/>
              </w:rPr>
            </w:pPr>
          </w:p>
        </w:tc>
        <w:tc>
          <w:tcPr>
            <w:tcW w:w="40" w:type="dxa"/>
            <w:vAlign w:val="bottom"/>
          </w:tcPr>
          <w:p w:rsidR="00A33515" w:rsidDel="002260E7" w:rsidRDefault="00A33515">
            <w:pPr>
              <w:rPr>
                <w:del w:id="2012" w:author="Admin" w:date="2019-02-19T02:10:00Z"/>
                <w:sz w:val="5"/>
                <w:szCs w:val="5"/>
              </w:rPr>
            </w:pPr>
          </w:p>
        </w:tc>
        <w:tc>
          <w:tcPr>
            <w:tcW w:w="20" w:type="dxa"/>
            <w:vAlign w:val="bottom"/>
          </w:tcPr>
          <w:p w:rsidR="00A33515" w:rsidDel="002260E7" w:rsidRDefault="00A33515">
            <w:pPr>
              <w:rPr>
                <w:del w:id="2013" w:author="Admin" w:date="2019-02-19T02:10:00Z"/>
                <w:sz w:val="5"/>
                <w:szCs w:val="5"/>
              </w:rPr>
            </w:pPr>
          </w:p>
        </w:tc>
        <w:tc>
          <w:tcPr>
            <w:tcW w:w="940" w:type="dxa"/>
            <w:vAlign w:val="bottom"/>
          </w:tcPr>
          <w:p w:rsidR="00A33515" w:rsidDel="002260E7" w:rsidRDefault="00A33515">
            <w:pPr>
              <w:rPr>
                <w:del w:id="2014" w:author="Admin" w:date="2019-02-19T02:10:00Z"/>
                <w:sz w:val="5"/>
                <w:szCs w:val="5"/>
              </w:rPr>
            </w:pPr>
          </w:p>
        </w:tc>
        <w:tc>
          <w:tcPr>
            <w:tcW w:w="0" w:type="dxa"/>
            <w:vAlign w:val="bottom"/>
          </w:tcPr>
          <w:p w:rsidR="00A33515" w:rsidDel="002260E7" w:rsidRDefault="00A33515">
            <w:pPr>
              <w:rPr>
                <w:del w:id="2015" w:author="Admin" w:date="2019-02-19T02:10:00Z"/>
                <w:sz w:val="1"/>
                <w:szCs w:val="1"/>
              </w:rPr>
            </w:pPr>
          </w:p>
        </w:tc>
      </w:tr>
      <w:tr w:rsidR="00A33515" w:rsidDel="002260E7">
        <w:trPr>
          <w:trHeight w:val="60"/>
          <w:del w:id="2016" w:author="Admin" w:date="2019-02-19T02:10:00Z"/>
        </w:trPr>
        <w:tc>
          <w:tcPr>
            <w:tcW w:w="1640" w:type="dxa"/>
            <w:vAlign w:val="bottom"/>
          </w:tcPr>
          <w:p w:rsidR="00A33515" w:rsidDel="002260E7" w:rsidRDefault="001A4D22">
            <w:pPr>
              <w:spacing w:line="60" w:lineRule="exact"/>
              <w:ind w:left="1460"/>
              <w:rPr>
                <w:del w:id="2017" w:author="Admin" w:date="2019-02-19T02:10:00Z"/>
                <w:sz w:val="20"/>
                <w:szCs w:val="20"/>
              </w:rPr>
            </w:pPr>
            <w:del w:id="2018" w:author="Admin" w:date="2019-02-19T02:10:00Z">
              <w:r w:rsidDel="002260E7">
                <w:rPr>
                  <w:rFonts w:eastAsia="Times New Roman"/>
                  <w:sz w:val="6"/>
                  <w:szCs w:val="6"/>
                </w:rPr>
                <w:delText>:</w:delText>
              </w:r>
            </w:del>
          </w:p>
        </w:tc>
        <w:tc>
          <w:tcPr>
            <w:tcW w:w="400" w:type="dxa"/>
            <w:vAlign w:val="bottom"/>
          </w:tcPr>
          <w:p w:rsidR="00A33515" w:rsidDel="002260E7" w:rsidRDefault="00A33515">
            <w:pPr>
              <w:rPr>
                <w:del w:id="2019" w:author="Admin" w:date="2019-02-19T02:10:00Z"/>
                <w:sz w:val="5"/>
                <w:szCs w:val="5"/>
              </w:rPr>
            </w:pPr>
          </w:p>
        </w:tc>
        <w:tc>
          <w:tcPr>
            <w:tcW w:w="1500" w:type="dxa"/>
            <w:gridSpan w:val="5"/>
            <w:vMerge w:val="restart"/>
            <w:vAlign w:val="bottom"/>
          </w:tcPr>
          <w:p w:rsidR="00A33515" w:rsidDel="002260E7" w:rsidRDefault="001A4D22">
            <w:pPr>
              <w:rPr>
                <w:del w:id="2020" w:author="Admin" w:date="2019-02-19T02:10:00Z"/>
                <w:sz w:val="20"/>
                <w:szCs w:val="20"/>
              </w:rPr>
            </w:pPr>
            <w:del w:id="2021" w:author="Admin" w:date="2019-02-19T02:10:00Z">
              <w:r w:rsidDel="002260E7">
                <w:rPr>
                  <w:rFonts w:ascii="Arial" w:eastAsia="Arial" w:hAnsi="Arial" w:cs="Arial"/>
                  <w:sz w:val="20"/>
                  <w:szCs w:val="20"/>
                </w:rPr>
                <w:delText>П  1</w:delText>
              </w:r>
              <w:r w:rsidDel="002260E7">
                <w:rPr>
                  <w:rFonts w:eastAsia="Times New Roman"/>
                  <w:i/>
                  <w:iCs/>
                  <w:sz w:val="20"/>
                  <w:szCs w:val="20"/>
                </w:rPr>
                <w:delText>:</w:delText>
              </w:r>
            </w:del>
          </w:p>
        </w:tc>
        <w:tc>
          <w:tcPr>
            <w:tcW w:w="80" w:type="dxa"/>
            <w:vAlign w:val="bottom"/>
          </w:tcPr>
          <w:p w:rsidR="00A33515" w:rsidDel="002260E7" w:rsidRDefault="00A33515">
            <w:pPr>
              <w:rPr>
                <w:del w:id="2022" w:author="Admin" w:date="2019-02-19T02:10:00Z"/>
                <w:sz w:val="5"/>
                <w:szCs w:val="5"/>
              </w:rPr>
            </w:pPr>
          </w:p>
        </w:tc>
        <w:tc>
          <w:tcPr>
            <w:tcW w:w="20" w:type="dxa"/>
            <w:vAlign w:val="bottom"/>
          </w:tcPr>
          <w:p w:rsidR="00A33515" w:rsidDel="002260E7" w:rsidRDefault="00A33515">
            <w:pPr>
              <w:rPr>
                <w:del w:id="2023" w:author="Admin" w:date="2019-02-19T02:10:00Z"/>
                <w:sz w:val="5"/>
                <w:szCs w:val="5"/>
              </w:rPr>
            </w:pPr>
          </w:p>
        </w:tc>
        <w:tc>
          <w:tcPr>
            <w:tcW w:w="40" w:type="dxa"/>
            <w:vAlign w:val="bottom"/>
          </w:tcPr>
          <w:p w:rsidR="00A33515" w:rsidDel="002260E7" w:rsidRDefault="00A33515">
            <w:pPr>
              <w:rPr>
                <w:del w:id="2024" w:author="Admin" w:date="2019-02-19T02:10:00Z"/>
                <w:sz w:val="5"/>
                <w:szCs w:val="5"/>
              </w:rPr>
            </w:pPr>
          </w:p>
        </w:tc>
        <w:tc>
          <w:tcPr>
            <w:tcW w:w="20" w:type="dxa"/>
            <w:vAlign w:val="bottom"/>
          </w:tcPr>
          <w:p w:rsidR="00A33515" w:rsidDel="002260E7" w:rsidRDefault="00A33515">
            <w:pPr>
              <w:rPr>
                <w:del w:id="2025" w:author="Admin" w:date="2019-02-19T02:10:00Z"/>
                <w:sz w:val="5"/>
                <w:szCs w:val="5"/>
              </w:rPr>
            </w:pPr>
          </w:p>
        </w:tc>
        <w:tc>
          <w:tcPr>
            <w:tcW w:w="940" w:type="dxa"/>
            <w:vAlign w:val="bottom"/>
          </w:tcPr>
          <w:p w:rsidR="00A33515" w:rsidDel="002260E7" w:rsidRDefault="00A33515">
            <w:pPr>
              <w:rPr>
                <w:del w:id="2026" w:author="Admin" w:date="2019-02-19T02:10:00Z"/>
                <w:sz w:val="5"/>
                <w:szCs w:val="5"/>
              </w:rPr>
            </w:pPr>
          </w:p>
        </w:tc>
        <w:tc>
          <w:tcPr>
            <w:tcW w:w="0" w:type="dxa"/>
            <w:vAlign w:val="bottom"/>
          </w:tcPr>
          <w:p w:rsidR="00A33515" w:rsidDel="002260E7" w:rsidRDefault="00A33515">
            <w:pPr>
              <w:rPr>
                <w:del w:id="2027" w:author="Admin" w:date="2019-02-19T02:10:00Z"/>
                <w:sz w:val="1"/>
                <w:szCs w:val="1"/>
              </w:rPr>
            </w:pPr>
          </w:p>
        </w:tc>
      </w:tr>
      <w:tr w:rsidR="00A33515" w:rsidDel="002260E7">
        <w:trPr>
          <w:trHeight w:val="501"/>
          <w:del w:id="2028" w:author="Admin" w:date="2019-02-19T02:10:00Z"/>
        </w:trPr>
        <w:tc>
          <w:tcPr>
            <w:tcW w:w="2040" w:type="dxa"/>
            <w:gridSpan w:val="2"/>
            <w:vAlign w:val="bottom"/>
          </w:tcPr>
          <w:p w:rsidR="00A33515" w:rsidDel="002260E7" w:rsidRDefault="001A4D22">
            <w:pPr>
              <w:ind w:left="1460"/>
              <w:rPr>
                <w:del w:id="2029" w:author="Admin" w:date="2019-02-19T02:10:00Z"/>
                <w:sz w:val="20"/>
                <w:szCs w:val="20"/>
              </w:rPr>
            </w:pPr>
            <w:del w:id="2030" w:author="Admin" w:date="2019-02-19T02:10:00Z">
              <w:r w:rsidDel="002260E7">
                <w:rPr>
                  <w:rFonts w:eastAsia="Times New Roman"/>
                  <w:sz w:val="39"/>
                  <w:szCs w:val="39"/>
                  <w:vertAlign w:val="superscript"/>
                </w:rPr>
                <w:delText>&gt;</w:delText>
              </w:r>
              <w:r w:rsidDel="002260E7">
                <w:rPr>
                  <w:rFonts w:ascii="Arial" w:eastAsia="Arial" w:hAnsi="Arial" w:cs="Arial"/>
                  <w:sz w:val="20"/>
                  <w:szCs w:val="20"/>
                </w:rPr>
                <w:delText xml:space="preserve">И </w:delText>
              </w:r>
              <w:r w:rsidDel="002260E7">
                <w:rPr>
                  <w:rFonts w:eastAsia="Times New Roman"/>
                  <w:sz w:val="20"/>
                  <w:szCs w:val="20"/>
                </w:rPr>
                <w:delText>=</w:delText>
              </w:r>
            </w:del>
          </w:p>
        </w:tc>
        <w:tc>
          <w:tcPr>
            <w:tcW w:w="1500" w:type="dxa"/>
            <w:gridSpan w:val="5"/>
            <w:vMerge/>
            <w:vAlign w:val="bottom"/>
          </w:tcPr>
          <w:p w:rsidR="00A33515" w:rsidDel="002260E7" w:rsidRDefault="00A33515">
            <w:pPr>
              <w:rPr>
                <w:del w:id="2031" w:author="Admin" w:date="2019-02-19T02:10:00Z"/>
                <w:sz w:val="24"/>
                <w:szCs w:val="24"/>
              </w:rPr>
            </w:pPr>
          </w:p>
        </w:tc>
        <w:tc>
          <w:tcPr>
            <w:tcW w:w="80" w:type="dxa"/>
            <w:vAlign w:val="bottom"/>
          </w:tcPr>
          <w:p w:rsidR="00A33515" w:rsidDel="002260E7" w:rsidRDefault="00A33515">
            <w:pPr>
              <w:rPr>
                <w:del w:id="2032" w:author="Admin" w:date="2019-02-19T02:10:00Z"/>
                <w:sz w:val="24"/>
                <w:szCs w:val="24"/>
              </w:rPr>
            </w:pPr>
          </w:p>
        </w:tc>
        <w:tc>
          <w:tcPr>
            <w:tcW w:w="20" w:type="dxa"/>
            <w:vAlign w:val="bottom"/>
          </w:tcPr>
          <w:p w:rsidR="00A33515" w:rsidDel="002260E7" w:rsidRDefault="00A33515">
            <w:pPr>
              <w:rPr>
                <w:del w:id="2033" w:author="Admin" w:date="2019-02-19T02:10:00Z"/>
                <w:sz w:val="24"/>
                <w:szCs w:val="24"/>
              </w:rPr>
            </w:pPr>
          </w:p>
        </w:tc>
        <w:tc>
          <w:tcPr>
            <w:tcW w:w="40" w:type="dxa"/>
            <w:vAlign w:val="bottom"/>
          </w:tcPr>
          <w:p w:rsidR="00A33515" w:rsidDel="002260E7" w:rsidRDefault="00A33515">
            <w:pPr>
              <w:rPr>
                <w:del w:id="2034" w:author="Admin" w:date="2019-02-19T02:10:00Z"/>
                <w:sz w:val="24"/>
                <w:szCs w:val="24"/>
              </w:rPr>
            </w:pPr>
          </w:p>
        </w:tc>
        <w:tc>
          <w:tcPr>
            <w:tcW w:w="20" w:type="dxa"/>
            <w:vAlign w:val="bottom"/>
          </w:tcPr>
          <w:p w:rsidR="00A33515" w:rsidDel="002260E7" w:rsidRDefault="00A33515">
            <w:pPr>
              <w:rPr>
                <w:del w:id="2035" w:author="Admin" w:date="2019-02-19T02:10:00Z"/>
                <w:sz w:val="24"/>
                <w:szCs w:val="24"/>
              </w:rPr>
            </w:pPr>
          </w:p>
        </w:tc>
        <w:tc>
          <w:tcPr>
            <w:tcW w:w="940" w:type="dxa"/>
            <w:vAlign w:val="bottom"/>
          </w:tcPr>
          <w:p w:rsidR="00A33515" w:rsidDel="002260E7" w:rsidRDefault="00A33515">
            <w:pPr>
              <w:rPr>
                <w:del w:id="2036" w:author="Admin" w:date="2019-02-19T02:10:00Z"/>
                <w:sz w:val="24"/>
                <w:szCs w:val="24"/>
              </w:rPr>
            </w:pPr>
          </w:p>
        </w:tc>
        <w:tc>
          <w:tcPr>
            <w:tcW w:w="0" w:type="dxa"/>
            <w:vAlign w:val="bottom"/>
          </w:tcPr>
          <w:p w:rsidR="00A33515" w:rsidDel="002260E7" w:rsidRDefault="00A33515">
            <w:pPr>
              <w:rPr>
                <w:del w:id="2037" w:author="Admin" w:date="2019-02-19T02:10:00Z"/>
                <w:sz w:val="1"/>
                <w:szCs w:val="1"/>
              </w:rPr>
            </w:pPr>
          </w:p>
        </w:tc>
      </w:tr>
    </w:tbl>
    <w:p w:rsidR="00A33515" w:rsidDel="002260E7" w:rsidRDefault="001A4D22">
      <w:pPr>
        <w:spacing w:line="215" w:lineRule="auto"/>
        <w:ind w:left="290"/>
        <w:rPr>
          <w:del w:id="2038" w:author="Admin" w:date="2019-02-19T02:10:00Z"/>
          <w:sz w:val="20"/>
          <w:szCs w:val="20"/>
        </w:rPr>
      </w:pPr>
      <w:del w:id="2039" w:author="Admin" w:date="2019-02-19T02:10:00Z">
        <w:r w:rsidDel="002260E7">
          <w:rPr>
            <w:rFonts w:ascii="Arial" w:eastAsia="Arial" w:hAnsi="Arial" w:cs="Arial"/>
            <w:sz w:val="20"/>
            <w:szCs w:val="20"/>
          </w:rPr>
          <w:delText>Прибавим ко второй строке первую, умноженную на 0</w:delText>
        </w:r>
        <w:r w:rsidDel="002260E7">
          <w:rPr>
            <w:rFonts w:eastAsia="Times New Roman"/>
            <w:i/>
            <w:iCs/>
            <w:sz w:val="20"/>
            <w:szCs w:val="20"/>
          </w:rPr>
          <w:delText>:</w:delText>
        </w:r>
        <w:r w:rsidDel="002260E7">
          <w:rPr>
            <w:rFonts w:ascii="Arial" w:eastAsia="Arial" w:hAnsi="Arial" w:cs="Arial"/>
            <w:sz w:val="20"/>
            <w:szCs w:val="20"/>
          </w:rPr>
          <w:delText>8:</w:delText>
        </w:r>
      </w:del>
    </w:p>
    <w:p w:rsidR="00A33515" w:rsidDel="002260E7" w:rsidRDefault="00A33515">
      <w:pPr>
        <w:spacing w:line="200" w:lineRule="exact"/>
        <w:rPr>
          <w:del w:id="2040" w:author="Admin" w:date="2019-02-19T02:10:00Z"/>
          <w:sz w:val="20"/>
          <w:szCs w:val="20"/>
        </w:rPr>
      </w:pPr>
    </w:p>
    <w:p w:rsidR="00A33515" w:rsidDel="002260E7" w:rsidRDefault="00A33515">
      <w:pPr>
        <w:spacing w:line="200" w:lineRule="exact"/>
        <w:rPr>
          <w:del w:id="2041" w:author="Admin" w:date="2019-02-19T02:10:00Z"/>
          <w:sz w:val="20"/>
          <w:szCs w:val="20"/>
        </w:rPr>
      </w:pPr>
    </w:p>
    <w:p w:rsidR="00A33515" w:rsidDel="002260E7" w:rsidRDefault="00A33515">
      <w:pPr>
        <w:spacing w:line="200" w:lineRule="exact"/>
        <w:rPr>
          <w:del w:id="2042" w:author="Admin" w:date="2019-02-19T02:10:00Z"/>
          <w:sz w:val="20"/>
          <w:szCs w:val="20"/>
        </w:rPr>
      </w:pPr>
    </w:p>
    <w:p w:rsidR="00A33515" w:rsidDel="002260E7" w:rsidRDefault="00A33515">
      <w:pPr>
        <w:spacing w:line="220" w:lineRule="exact"/>
        <w:rPr>
          <w:del w:id="2043" w:author="Admin" w:date="2019-02-19T02:10:00Z"/>
          <w:sz w:val="20"/>
          <w:szCs w:val="20"/>
        </w:rPr>
      </w:pPr>
    </w:p>
    <w:p w:rsidR="00A33515" w:rsidDel="002260E7" w:rsidRDefault="001A4D22">
      <w:pPr>
        <w:ind w:left="2230"/>
        <w:rPr>
          <w:del w:id="2044" w:author="Admin" w:date="2019-02-19T02:10:00Z"/>
          <w:sz w:val="20"/>
          <w:szCs w:val="20"/>
        </w:rPr>
      </w:pPr>
      <w:del w:id="2045" w:author="Admin" w:date="2019-02-19T02:10:00Z">
        <w:r w:rsidDel="002260E7">
          <w:rPr>
            <w:rFonts w:eastAsia="Times New Roman"/>
            <w:sz w:val="20"/>
            <w:szCs w:val="20"/>
          </w:rPr>
          <w:delText>&gt;</w:delText>
        </w:r>
      </w:del>
    </w:p>
    <w:tbl>
      <w:tblPr>
        <w:tblW w:w="0" w:type="auto"/>
        <w:tblInd w:w="2230" w:type="dxa"/>
        <w:tblLayout w:type="fixed"/>
        <w:tblCellMar>
          <w:left w:w="0" w:type="dxa"/>
          <w:right w:w="0" w:type="dxa"/>
        </w:tblCellMar>
        <w:tblLook w:val="04A0" w:firstRow="1" w:lastRow="0" w:firstColumn="1" w:lastColumn="0" w:noHBand="0" w:noVBand="1"/>
      </w:tblPr>
      <w:tblGrid>
        <w:gridCol w:w="260"/>
        <w:gridCol w:w="1940"/>
        <w:gridCol w:w="20"/>
      </w:tblGrid>
      <w:tr w:rsidR="00A33515" w:rsidDel="002260E7">
        <w:trPr>
          <w:trHeight w:val="154"/>
          <w:del w:id="2046" w:author="Admin" w:date="2019-02-19T02:10:00Z"/>
        </w:trPr>
        <w:tc>
          <w:tcPr>
            <w:tcW w:w="260" w:type="dxa"/>
            <w:vAlign w:val="bottom"/>
          </w:tcPr>
          <w:p w:rsidR="00A33515" w:rsidDel="002260E7" w:rsidRDefault="001A4D22">
            <w:pPr>
              <w:spacing w:line="154" w:lineRule="exact"/>
              <w:ind w:right="34"/>
              <w:jc w:val="right"/>
              <w:rPr>
                <w:del w:id="2047" w:author="Admin" w:date="2019-02-19T02:10:00Z"/>
                <w:sz w:val="20"/>
                <w:szCs w:val="20"/>
              </w:rPr>
            </w:pPr>
            <w:del w:id="2048" w:author="Admin" w:date="2019-02-19T02:10:00Z">
              <w:r w:rsidDel="002260E7">
                <w:rPr>
                  <w:rFonts w:eastAsia="Times New Roman"/>
                  <w:sz w:val="17"/>
                  <w:szCs w:val="17"/>
                </w:rPr>
                <w:delText>&gt;</w:delText>
              </w:r>
            </w:del>
          </w:p>
        </w:tc>
        <w:tc>
          <w:tcPr>
            <w:tcW w:w="1940" w:type="dxa"/>
            <w:vMerge w:val="restart"/>
            <w:vAlign w:val="bottom"/>
          </w:tcPr>
          <w:p w:rsidR="00A33515" w:rsidDel="002260E7" w:rsidRDefault="001A4D22">
            <w:pPr>
              <w:spacing w:line="220" w:lineRule="exact"/>
              <w:ind w:left="80"/>
              <w:rPr>
                <w:del w:id="2049" w:author="Admin" w:date="2019-02-19T02:10:00Z"/>
                <w:sz w:val="20"/>
                <w:szCs w:val="20"/>
              </w:rPr>
            </w:pPr>
            <w:del w:id="2050" w:author="Admin" w:date="2019-02-19T02:10:00Z">
              <w:r w:rsidDel="002260E7">
                <w:rPr>
                  <w:rFonts w:ascii="Arial" w:eastAsia="Arial" w:hAnsi="Arial" w:cs="Arial"/>
                  <w:sz w:val="15"/>
                  <w:szCs w:val="15"/>
                </w:rPr>
                <w:delText xml:space="preserve">В </w:delText>
              </w:r>
              <w:r w:rsidDel="002260E7">
                <w:rPr>
                  <w:rFonts w:eastAsia="Times New Roman"/>
                  <w:sz w:val="15"/>
                  <w:szCs w:val="15"/>
                </w:rPr>
                <w:delText>+</w:delText>
              </w:r>
              <w:r w:rsidDel="002260E7">
                <w:rPr>
                  <w:rFonts w:ascii="Arial" w:eastAsia="Arial" w:hAnsi="Arial" w:cs="Arial"/>
                  <w:sz w:val="15"/>
                  <w:szCs w:val="15"/>
                </w:rPr>
                <w:delText xml:space="preserve"> 0</w:delText>
              </w:r>
              <w:r w:rsidDel="002260E7">
                <w:rPr>
                  <w:rFonts w:eastAsia="Times New Roman"/>
                  <w:i/>
                  <w:iCs/>
                  <w:sz w:val="15"/>
                  <w:szCs w:val="15"/>
                </w:rPr>
                <w:delText>:</w:delText>
              </w:r>
              <w:r w:rsidDel="002260E7">
                <w:rPr>
                  <w:rFonts w:ascii="Arial" w:eastAsia="Arial" w:hAnsi="Arial" w:cs="Arial"/>
                  <w:sz w:val="15"/>
                  <w:szCs w:val="15"/>
                </w:rPr>
                <w:delText xml:space="preserve">2П </w:delText>
              </w:r>
              <w:r w:rsidDel="002260E7">
                <w:rPr>
                  <w:rFonts w:eastAsia="Times New Roman"/>
                  <w:sz w:val="15"/>
                  <w:szCs w:val="15"/>
                </w:rPr>
                <w:delText>+</w:delText>
              </w:r>
              <w:r w:rsidDel="002260E7">
                <w:rPr>
                  <w:rFonts w:ascii="Arial" w:eastAsia="Arial" w:hAnsi="Arial" w:cs="Arial"/>
                  <w:sz w:val="15"/>
                  <w:szCs w:val="15"/>
                </w:rPr>
                <w:delText xml:space="preserve"> 0</w:delText>
              </w:r>
              <w:r w:rsidDel="002260E7">
                <w:rPr>
                  <w:rFonts w:eastAsia="Times New Roman"/>
                  <w:i/>
                  <w:iCs/>
                  <w:sz w:val="15"/>
                  <w:szCs w:val="15"/>
                </w:rPr>
                <w:delText>:</w:delText>
              </w:r>
              <w:r w:rsidDel="002260E7">
                <w:rPr>
                  <w:rFonts w:ascii="Arial" w:eastAsia="Arial" w:hAnsi="Arial" w:cs="Arial"/>
                  <w:sz w:val="15"/>
                  <w:szCs w:val="15"/>
                </w:rPr>
                <w:delText xml:space="preserve">2И </w:delText>
              </w:r>
              <w:r w:rsidDel="002260E7">
                <w:rPr>
                  <w:rFonts w:eastAsia="Times New Roman"/>
                  <w:sz w:val="15"/>
                  <w:szCs w:val="15"/>
                </w:rPr>
                <w:delText>=</w:delText>
              </w:r>
              <w:r w:rsidDel="002260E7">
                <w:rPr>
                  <w:rFonts w:ascii="Arial" w:eastAsia="Arial" w:hAnsi="Arial" w:cs="Arial"/>
                  <w:sz w:val="15"/>
                  <w:szCs w:val="15"/>
                </w:rPr>
                <w:delText xml:space="preserve"> 0,</w:delText>
              </w:r>
              <w:r w:rsidDel="002260E7">
                <w:rPr>
                  <w:rFonts w:ascii="Arial" w:eastAsia="Arial" w:hAnsi="Arial" w:cs="Arial"/>
                  <w:sz w:val="25"/>
                  <w:szCs w:val="25"/>
                  <w:vertAlign w:val="superscript"/>
                </w:rPr>
                <w:delText>,</w:delText>
              </w:r>
            </w:del>
          </w:p>
        </w:tc>
        <w:tc>
          <w:tcPr>
            <w:tcW w:w="0" w:type="dxa"/>
            <w:vAlign w:val="bottom"/>
          </w:tcPr>
          <w:p w:rsidR="00A33515" w:rsidDel="002260E7" w:rsidRDefault="00A33515">
            <w:pPr>
              <w:rPr>
                <w:del w:id="2051" w:author="Admin" w:date="2019-02-19T02:10:00Z"/>
                <w:sz w:val="1"/>
                <w:szCs w:val="1"/>
              </w:rPr>
            </w:pPr>
          </w:p>
        </w:tc>
      </w:tr>
      <w:tr w:rsidR="00A33515" w:rsidDel="002260E7">
        <w:trPr>
          <w:trHeight w:val="60"/>
          <w:del w:id="2052" w:author="Admin" w:date="2019-02-19T02:10:00Z"/>
        </w:trPr>
        <w:tc>
          <w:tcPr>
            <w:tcW w:w="260" w:type="dxa"/>
            <w:vAlign w:val="bottom"/>
          </w:tcPr>
          <w:p w:rsidR="00A33515" w:rsidDel="002260E7" w:rsidRDefault="001A4D22">
            <w:pPr>
              <w:spacing w:line="60" w:lineRule="exact"/>
              <w:ind w:right="34"/>
              <w:jc w:val="right"/>
              <w:rPr>
                <w:del w:id="2053" w:author="Admin" w:date="2019-02-19T02:10:00Z"/>
                <w:sz w:val="20"/>
                <w:szCs w:val="20"/>
              </w:rPr>
            </w:pPr>
            <w:del w:id="2054" w:author="Admin" w:date="2019-02-19T02:10:00Z">
              <w:r w:rsidDel="002260E7">
                <w:rPr>
                  <w:rFonts w:eastAsia="Times New Roman"/>
                  <w:sz w:val="6"/>
                  <w:szCs w:val="6"/>
                </w:rPr>
                <w:delText>&gt;</w:delText>
              </w:r>
            </w:del>
          </w:p>
        </w:tc>
        <w:tc>
          <w:tcPr>
            <w:tcW w:w="1940" w:type="dxa"/>
            <w:vMerge/>
            <w:vAlign w:val="bottom"/>
          </w:tcPr>
          <w:p w:rsidR="00A33515" w:rsidDel="002260E7" w:rsidRDefault="00A33515">
            <w:pPr>
              <w:rPr>
                <w:del w:id="2055" w:author="Admin" w:date="2019-02-19T02:10:00Z"/>
                <w:sz w:val="5"/>
                <w:szCs w:val="5"/>
              </w:rPr>
            </w:pPr>
          </w:p>
        </w:tc>
        <w:tc>
          <w:tcPr>
            <w:tcW w:w="0" w:type="dxa"/>
            <w:vAlign w:val="bottom"/>
          </w:tcPr>
          <w:p w:rsidR="00A33515" w:rsidDel="002260E7" w:rsidRDefault="00A33515">
            <w:pPr>
              <w:rPr>
                <w:del w:id="2056" w:author="Admin" w:date="2019-02-19T02:10:00Z"/>
                <w:sz w:val="1"/>
                <w:szCs w:val="1"/>
              </w:rPr>
            </w:pPr>
          </w:p>
        </w:tc>
      </w:tr>
      <w:tr w:rsidR="00A33515" w:rsidDel="002260E7">
        <w:trPr>
          <w:trHeight w:val="6"/>
          <w:del w:id="2057" w:author="Admin" w:date="2019-02-19T02:10:00Z"/>
        </w:trPr>
        <w:tc>
          <w:tcPr>
            <w:tcW w:w="260" w:type="dxa"/>
            <w:vAlign w:val="bottom"/>
          </w:tcPr>
          <w:p w:rsidR="00A33515" w:rsidDel="002260E7" w:rsidRDefault="001A4D22">
            <w:pPr>
              <w:spacing w:line="6" w:lineRule="exact"/>
              <w:ind w:right="34"/>
              <w:jc w:val="right"/>
              <w:rPr>
                <w:del w:id="2058" w:author="Admin" w:date="2019-02-19T02:10:00Z"/>
                <w:sz w:val="20"/>
                <w:szCs w:val="20"/>
              </w:rPr>
            </w:pPr>
            <w:del w:id="2059" w:author="Admin" w:date="2019-02-19T02:10:00Z">
              <w:r w:rsidDel="002260E7">
                <w:rPr>
                  <w:rFonts w:eastAsia="Times New Roman"/>
                  <w:sz w:val="1"/>
                  <w:szCs w:val="1"/>
                </w:rPr>
                <w:delText>8</w:delText>
              </w:r>
            </w:del>
          </w:p>
        </w:tc>
        <w:tc>
          <w:tcPr>
            <w:tcW w:w="1940" w:type="dxa"/>
            <w:vMerge/>
            <w:vAlign w:val="bottom"/>
          </w:tcPr>
          <w:p w:rsidR="00A33515" w:rsidDel="002260E7" w:rsidRDefault="00A33515">
            <w:pPr>
              <w:spacing w:line="20" w:lineRule="exact"/>
              <w:rPr>
                <w:del w:id="2060" w:author="Admin" w:date="2019-02-19T02:10:00Z"/>
                <w:sz w:val="1"/>
                <w:szCs w:val="1"/>
              </w:rPr>
            </w:pPr>
          </w:p>
        </w:tc>
        <w:tc>
          <w:tcPr>
            <w:tcW w:w="0" w:type="dxa"/>
            <w:vAlign w:val="bottom"/>
          </w:tcPr>
          <w:p w:rsidR="00A33515" w:rsidDel="002260E7" w:rsidRDefault="00A33515">
            <w:pPr>
              <w:spacing w:line="20" w:lineRule="exact"/>
              <w:rPr>
                <w:del w:id="2061" w:author="Admin" w:date="2019-02-19T02:10:00Z"/>
                <w:sz w:val="1"/>
                <w:szCs w:val="1"/>
              </w:rPr>
            </w:pPr>
          </w:p>
        </w:tc>
      </w:tr>
      <w:tr w:rsidR="00A33515" w:rsidDel="002260E7">
        <w:trPr>
          <w:trHeight w:val="54"/>
          <w:del w:id="2062" w:author="Admin" w:date="2019-02-19T02:10:00Z"/>
        </w:trPr>
        <w:tc>
          <w:tcPr>
            <w:tcW w:w="260" w:type="dxa"/>
            <w:vAlign w:val="bottom"/>
          </w:tcPr>
          <w:p w:rsidR="00A33515" w:rsidDel="002260E7" w:rsidRDefault="001A4D22">
            <w:pPr>
              <w:spacing w:line="54" w:lineRule="exact"/>
              <w:ind w:right="34"/>
              <w:jc w:val="right"/>
              <w:rPr>
                <w:del w:id="2063" w:author="Admin" w:date="2019-02-19T02:10:00Z"/>
                <w:sz w:val="20"/>
                <w:szCs w:val="20"/>
              </w:rPr>
            </w:pPr>
            <w:del w:id="2064" w:author="Admin" w:date="2019-02-19T02:10:00Z">
              <w:r w:rsidDel="002260E7">
                <w:rPr>
                  <w:rFonts w:eastAsia="Times New Roman"/>
                  <w:sz w:val="6"/>
                  <w:szCs w:val="6"/>
                </w:rPr>
                <w:delText>&gt;</w:delText>
              </w:r>
            </w:del>
          </w:p>
        </w:tc>
        <w:tc>
          <w:tcPr>
            <w:tcW w:w="1940" w:type="dxa"/>
            <w:vAlign w:val="bottom"/>
          </w:tcPr>
          <w:p w:rsidR="00A33515" w:rsidDel="002260E7" w:rsidRDefault="00A33515">
            <w:pPr>
              <w:rPr>
                <w:del w:id="2065" w:author="Admin" w:date="2019-02-19T02:10:00Z"/>
                <w:sz w:val="4"/>
                <w:szCs w:val="4"/>
              </w:rPr>
            </w:pPr>
          </w:p>
        </w:tc>
        <w:tc>
          <w:tcPr>
            <w:tcW w:w="0" w:type="dxa"/>
            <w:vAlign w:val="bottom"/>
          </w:tcPr>
          <w:p w:rsidR="00A33515" w:rsidDel="002260E7" w:rsidRDefault="00A33515">
            <w:pPr>
              <w:rPr>
                <w:del w:id="2066" w:author="Admin" w:date="2019-02-19T02:10:00Z"/>
                <w:sz w:val="1"/>
                <w:szCs w:val="1"/>
              </w:rPr>
            </w:pPr>
          </w:p>
        </w:tc>
      </w:tr>
      <w:tr w:rsidR="00A33515" w:rsidDel="002260E7">
        <w:trPr>
          <w:trHeight w:val="60"/>
          <w:del w:id="2067" w:author="Admin" w:date="2019-02-19T02:10:00Z"/>
        </w:trPr>
        <w:tc>
          <w:tcPr>
            <w:tcW w:w="260" w:type="dxa"/>
            <w:vAlign w:val="bottom"/>
          </w:tcPr>
          <w:p w:rsidR="00A33515" w:rsidDel="002260E7" w:rsidRDefault="001A4D22">
            <w:pPr>
              <w:spacing w:line="60" w:lineRule="exact"/>
              <w:ind w:right="34"/>
              <w:jc w:val="right"/>
              <w:rPr>
                <w:del w:id="2068" w:author="Admin" w:date="2019-02-19T02:10:00Z"/>
                <w:sz w:val="20"/>
                <w:szCs w:val="20"/>
              </w:rPr>
            </w:pPr>
            <w:del w:id="2069" w:author="Admin" w:date="2019-02-19T02:10:00Z">
              <w:r w:rsidDel="002260E7">
                <w:rPr>
                  <w:rFonts w:eastAsia="Times New Roman"/>
                  <w:sz w:val="6"/>
                  <w:szCs w:val="6"/>
                </w:rPr>
                <w:delText>&lt;</w:delText>
              </w:r>
            </w:del>
          </w:p>
        </w:tc>
        <w:tc>
          <w:tcPr>
            <w:tcW w:w="1940" w:type="dxa"/>
            <w:vAlign w:val="bottom"/>
          </w:tcPr>
          <w:p w:rsidR="00A33515" w:rsidDel="002260E7" w:rsidRDefault="00A33515">
            <w:pPr>
              <w:rPr>
                <w:del w:id="2070" w:author="Admin" w:date="2019-02-19T02:10:00Z"/>
                <w:sz w:val="5"/>
                <w:szCs w:val="5"/>
              </w:rPr>
            </w:pPr>
          </w:p>
        </w:tc>
        <w:tc>
          <w:tcPr>
            <w:tcW w:w="0" w:type="dxa"/>
            <w:vAlign w:val="bottom"/>
          </w:tcPr>
          <w:p w:rsidR="00A33515" w:rsidDel="002260E7" w:rsidRDefault="00A33515">
            <w:pPr>
              <w:rPr>
                <w:del w:id="2071" w:author="Admin" w:date="2019-02-19T02:10:00Z"/>
                <w:sz w:val="1"/>
                <w:szCs w:val="1"/>
              </w:rPr>
            </w:pPr>
          </w:p>
        </w:tc>
      </w:tr>
      <w:tr w:rsidR="00A33515" w:rsidDel="002260E7">
        <w:trPr>
          <w:trHeight w:val="280"/>
          <w:del w:id="2072" w:author="Admin" w:date="2019-02-19T02:10:00Z"/>
        </w:trPr>
        <w:tc>
          <w:tcPr>
            <w:tcW w:w="260" w:type="dxa"/>
            <w:vAlign w:val="bottom"/>
          </w:tcPr>
          <w:p w:rsidR="00A33515" w:rsidDel="002260E7" w:rsidRDefault="001A4D22">
            <w:pPr>
              <w:ind w:right="34"/>
              <w:jc w:val="right"/>
              <w:rPr>
                <w:del w:id="2073" w:author="Admin" w:date="2019-02-19T02:10:00Z"/>
                <w:sz w:val="20"/>
                <w:szCs w:val="20"/>
              </w:rPr>
            </w:pPr>
            <w:del w:id="2074" w:author="Admin" w:date="2019-02-19T02:10:00Z">
              <w:r w:rsidDel="002260E7">
                <w:rPr>
                  <w:rFonts w:eastAsia="Times New Roman"/>
                  <w:sz w:val="20"/>
                  <w:szCs w:val="20"/>
                </w:rPr>
                <w:delText>&gt;</w:delText>
              </w:r>
            </w:del>
          </w:p>
        </w:tc>
        <w:tc>
          <w:tcPr>
            <w:tcW w:w="1940" w:type="dxa"/>
            <w:vAlign w:val="bottom"/>
          </w:tcPr>
          <w:p w:rsidR="00A33515" w:rsidDel="002260E7" w:rsidRDefault="001A4D22">
            <w:pPr>
              <w:spacing w:line="280" w:lineRule="exact"/>
              <w:ind w:left="80"/>
              <w:rPr>
                <w:del w:id="2075" w:author="Admin" w:date="2019-02-19T02:10:00Z"/>
                <w:sz w:val="20"/>
                <w:szCs w:val="20"/>
              </w:rPr>
            </w:pPr>
            <w:del w:id="2076" w:author="Admin" w:date="2019-02-19T02:10:00Z">
              <w:r w:rsidDel="002260E7">
                <w:rPr>
                  <w:rFonts w:ascii="Arial" w:eastAsia="Arial" w:hAnsi="Arial" w:cs="Arial"/>
                  <w:sz w:val="17"/>
                  <w:szCs w:val="17"/>
                </w:rPr>
                <w:delText>0</w:delText>
              </w:r>
              <w:r w:rsidDel="002260E7">
                <w:rPr>
                  <w:rFonts w:eastAsia="Times New Roman"/>
                  <w:i/>
                  <w:iCs/>
                  <w:sz w:val="17"/>
                  <w:szCs w:val="17"/>
                </w:rPr>
                <w:delText>:</w:delText>
              </w:r>
              <w:r w:rsidDel="002260E7">
                <w:rPr>
                  <w:rFonts w:ascii="Arial" w:eastAsia="Arial" w:hAnsi="Arial" w:cs="Arial"/>
                  <w:sz w:val="17"/>
                  <w:szCs w:val="17"/>
                </w:rPr>
                <w:delText xml:space="preserve">84П </w:delText>
              </w:r>
              <w:r w:rsidDel="002260E7">
                <w:rPr>
                  <w:rFonts w:eastAsia="Times New Roman"/>
                  <w:sz w:val="17"/>
                  <w:szCs w:val="17"/>
                </w:rPr>
                <w:delText>+</w:delText>
              </w:r>
              <w:r w:rsidDel="002260E7">
                <w:rPr>
                  <w:rFonts w:ascii="Arial" w:eastAsia="Arial" w:hAnsi="Arial" w:cs="Arial"/>
                  <w:sz w:val="17"/>
                  <w:szCs w:val="17"/>
                </w:rPr>
                <w:delText xml:space="preserve"> 0</w:delText>
              </w:r>
              <w:r w:rsidDel="002260E7">
                <w:rPr>
                  <w:rFonts w:eastAsia="Times New Roman"/>
                  <w:i/>
                  <w:iCs/>
                  <w:sz w:val="17"/>
                  <w:szCs w:val="17"/>
                </w:rPr>
                <w:delText>:</w:delText>
              </w:r>
              <w:r w:rsidDel="002260E7">
                <w:rPr>
                  <w:rFonts w:ascii="Arial" w:eastAsia="Arial" w:hAnsi="Arial" w:cs="Arial"/>
                  <w:sz w:val="17"/>
                  <w:szCs w:val="17"/>
                </w:rPr>
                <w:delText xml:space="preserve">96И </w:delText>
              </w:r>
              <w:r w:rsidDel="002260E7">
                <w:rPr>
                  <w:rFonts w:eastAsia="Times New Roman"/>
                  <w:sz w:val="17"/>
                  <w:szCs w:val="17"/>
                </w:rPr>
                <w:delText>=</w:delText>
              </w:r>
              <w:r w:rsidDel="002260E7">
                <w:rPr>
                  <w:rFonts w:ascii="Arial" w:eastAsia="Arial" w:hAnsi="Arial" w:cs="Arial"/>
                  <w:sz w:val="17"/>
                  <w:szCs w:val="17"/>
                </w:rPr>
                <w:delText xml:space="preserve"> 0,</w:delText>
              </w:r>
              <w:r w:rsidDel="002260E7">
                <w:rPr>
                  <w:rFonts w:ascii="Arial" w:eastAsia="Arial" w:hAnsi="Arial" w:cs="Arial"/>
                  <w:sz w:val="32"/>
                  <w:szCs w:val="32"/>
                  <w:vertAlign w:val="superscript"/>
                </w:rPr>
                <w:delText>,</w:delText>
              </w:r>
            </w:del>
          </w:p>
        </w:tc>
        <w:tc>
          <w:tcPr>
            <w:tcW w:w="0" w:type="dxa"/>
            <w:vAlign w:val="bottom"/>
          </w:tcPr>
          <w:p w:rsidR="00A33515" w:rsidDel="002260E7" w:rsidRDefault="00A33515">
            <w:pPr>
              <w:rPr>
                <w:del w:id="2077" w:author="Admin" w:date="2019-02-19T02:10:00Z"/>
                <w:sz w:val="1"/>
                <w:szCs w:val="1"/>
              </w:rPr>
            </w:pPr>
          </w:p>
        </w:tc>
      </w:tr>
      <w:tr w:rsidR="00A33515" w:rsidDel="002260E7">
        <w:trPr>
          <w:trHeight w:val="139"/>
          <w:del w:id="2078" w:author="Admin" w:date="2019-02-19T02:10:00Z"/>
        </w:trPr>
        <w:tc>
          <w:tcPr>
            <w:tcW w:w="260" w:type="dxa"/>
            <w:vAlign w:val="bottom"/>
          </w:tcPr>
          <w:p w:rsidR="00A33515" w:rsidDel="002260E7" w:rsidRDefault="001A4D22">
            <w:pPr>
              <w:spacing w:line="139" w:lineRule="exact"/>
              <w:ind w:right="34"/>
              <w:jc w:val="right"/>
              <w:rPr>
                <w:del w:id="2079" w:author="Admin" w:date="2019-02-19T02:10:00Z"/>
                <w:sz w:val="20"/>
                <w:szCs w:val="20"/>
              </w:rPr>
            </w:pPr>
            <w:del w:id="2080" w:author="Admin" w:date="2019-02-19T02:10:00Z">
              <w:r w:rsidDel="002260E7">
                <w:rPr>
                  <w:rFonts w:eastAsia="Times New Roman"/>
                  <w:sz w:val="15"/>
                  <w:szCs w:val="15"/>
                </w:rPr>
                <w:delText>&gt;</w:delText>
              </w:r>
            </w:del>
          </w:p>
        </w:tc>
        <w:tc>
          <w:tcPr>
            <w:tcW w:w="1940" w:type="dxa"/>
            <w:vAlign w:val="bottom"/>
          </w:tcPr>
          <w:p w:rsidR="00A33515" w:rsidDel="002260E7" w:rsidRDefault="00A33515">
            <w:pPr>
              <w:rPr>
                <w:del w:id="2081" w:author="Admin" w:date="2019-02-19T02:10:00Z"/>
                <w:sz w:val="12"/>
                <w:szCs w:val="12"/>
              </w:rPr>
            </w:pPr>
          </w:p>
        </w:tc>
        <w:tc>
          <w:tcPr>
            <w:tcW w:w="0" w:type="dxa"/>
            <w:vAlign w:val="bottom"/>
          </w:tcPr>
          <w:p w:rsidR="00A33515" w:rsidDel="002260E7" w:rsidRDefault="00A33515">
            <w:pPr>
              <w:rPr>
                <w:del w:id="2082" w:author="Admin" w:date="2019-02-19T02:10:00Z"/>
                <w:sz w:val="1"/>
                <w:szCs w:val="1"/>
              </w:rPr>
            </w:pPr>
          </w:p>
        </w:tc>
      </w:tr>
      <w:tr w:rsidR="00A33515" w:rsidDel="002260E7">
        <w:trPr>
          <w:del w:id="2083" w:author="Admin" w:date="2019-02-19T02:10:00Z"/>
        </w:trPr>
        <w:tc>
          <w:tcPr>
            <w:tcW w:w="260" w:type="dxa"/>
            <w:vAlign w:val="bottom"/>
          </w:tcPr>
          <w:p w:rsidR="00A33515" w:rsidDel="002260E7" w:rsidRDefault="001A4D22">
            <w:pPr>
              <w:ind w:right="34"/>
              <w:jc w:val="right"/>
              <w:rPr>
                <w:del w:id="2084" w:author="Admin" w:date="2019-02-19T02:10:00Z"/>
                <w:sz w:val="20"/>
                <w:szCs w:val="20"/>
              </w:rPr>
            </w:pPr>
            <w:del w:id="2085" w:author="Admin" w:date="2019-02-19T02:10:00Z">
              <w:r w:rsidDel="002260E7">
                <w:rPr>
                  <w:rFonts w:eastAsia="Times New Roman"/>
                  <w:sz w:val="3"/>
                  <w:szCs w:val="3"/>
                </w:rPr>
                <w:delText>&gt;</w:delText>
              </w:r>
            </w:del>
          </w:p>
        </w:tc>
        <w:tc>
          <w:tcPr>
            <w:tcW w:w="1940" w:type="dxa"/>
            <w:vAlign w:val="bottom"/>
          </w:tcPr>
          <w:p w:rsidR="00A33515" w:rsidDel="002260E7" w:rsidRDefault="00A33515">
            <w:pPr>
              <w:spacing w:line="20" w:lineRule="exact"/>
              <w:rPr>
                <w:del w:id="2086" w:author="Admin" w:date="2019-02-19T02:10:00Z"/>
                <w:sz w:val="1"/>
                <w:szCs w:val="1"/>
              </w:rPr>
            </w:pPr>
          </w:p>
        </w:tc>
        <w:tc>
          <w:tcPr>
            <w:tcW w:w="0" w:type="dxa"/>
            <w:vAlign w:val="bottom"/>
          </w:tcPr>
          <w:p w:rsidR="00A33515" w:rsidDel="002260E7" w:rsidRDefault="00A33515">
            <w:pPr>
              <w:spacing w:line="20" w:lineRule="exact"/>
              <w:rPr>
                <w:del w:id="2087" w:author="Admin" w:date="2019-02-19T02:10:00Z"/>
                <w:sz w:val="1"/>
                <w:szCs w:val="1"/>
              </w:rPr>
            </w:pPr>
          </w:p>
        </w:tc>
      </w:tr>
    </w:tbl>
    <w:p w:rsidR="00A33515" w:rsidDel="002260E7" w:rsidRDefault="001A4D22">
      <w:pPr>
        <w:spacing w:line="190" w:lineRule="auto"/>
        <w:ind w:left="2230"/>
        <w:rPr>
          <w:del w:id="2088" w:author="Admin" w:date="2019-02-19T02:10:00Z"/>
          <w:sz w:val="20"/>
          <w:szCs w:val="20"/>
        </w:rPr>
      </w:pPr>
      <w:del w:id="2089" w:author="Admin" w:date="2019-02-19T02:10:00Z">
        <w:r w:rsidDel="002260E7">
          <w:rPr>
            <w:rFonts w:eastAsia="Times New Roman"/>
            <w:sz w:val="11"/>
            <w:szCs w:val="11"/>
          </w:rPr>
          <w:delText>&gt;</w:delText>
        </w:r>
      </w:del>
    </w:p>
    <w:p w:rsidR="00A33515" w:rsidDel="002260E7" w:rsidRDefault="001A4D22">
      <w:pPr>
        <w:tabs>
          <w:tab w:val="left" w:pos="3190"/>
        </w:tabs>
        <w:ind w:left="2230"/>
        <w:rPr>
          <w:del w:id="2090" w:author="Admin" w:date="2019-02-19T02:10:00Z"/>
          <w:sz w:val="20"/>
          <w:szCs w:val="20"/>
        </w:rPr>
      </w:pPr>
      <w:del w:id="2091" w:author="Admin" w:date="2019-02-19T02:10:00Z">
        <w:r w:rsidDel="002260E7">
          <w:rPr>
            <w:rFonts w:eastAsia="Times New Roman"/>
            <w:sz w:val="20"/>
            <w:szCs w:val="20"/>
          </w:rPr>
          <w:delText>:</w:delText>
        </w:r>
        <w:r w:rsidDel="002260E7">
          <w:rPr>
            <w:rFonts w:ascii="Arial" w:eastAsia="Arial" w:hAnsi="Arial" w:cs="Arial"/>
            <w:sz w:val="20"/>
            <w:szCs w:val="20"/>
          </w:rPr>
          <w:delText>И</w:delText>
        </w:r>
        <w:r w:rsidDel="002260E7">
          <w:rPr>
            <w:rFonts w:eastAsia="Times New Roman"/>
            <w:sz w:val="20"/>
            <w:szCs w:val="20"/>
          </w:rPr>
          <w:delText xml:space="preserve"> = </w:delText>
        </w:r>
        <w:r w:rsidDel="002260E7">
          <w:rPr>
            <w:rFonts w:ascii="Arial" w:eastAsia="Arial" w:hAnsi="Arial" w:cs="Arial"/>
            <w:sz w:val="20"/>
            <w:szCs w:val="20"/>
          </w:rPr>
          <w:delText>П</w:delText>
        </w:r>
        <w:r w:rsidDel="002260E7">
          <w:rPr>
            <w:sz w:val="20"/>
            <w:szCs w:val="20"/>
          </w:rPr>
          <w:tab/>
        </w:r>
        <w:r w:rsidDel="002260E7">
          <w:rPr>
            <w:rFonts w:ascii="Arial" w:eastAsia="Arial" w:hAnsi="Arial" w:cs="Arial"/>
            <w:sz w:val="17"/>
            <w:szCs w:val="17"/>
          </w:rPr>
          <w:delText>1</w:delText>
        </w:r>
        <w:r w:rsidDel="002260E7">
          <w:rPr>
            <w:rFonts w:eastAsia="Times New Roman"/>
            <w:i/>
            <w:iCs/>
            <w:sz w:val="17"/>
            <w:szCs w:val="17"/>
          </w:rPr>
          <w:delText>:</w:delText>
        </w:r>
      </w:del>
    </w:p>
    <w:p w:rsidR="00A33515" w:rsidDel="002260E7" w:rsidRDefault="00A33515">
      <w:pPr>
        <w:spacing w:line="340" w:lineRule="exact"/>
        <w:rPr>
          <w:del w:id="2092" w:author="Admin" w:date="2019-02-19T02:10:00Z"/>
          <w:sz w:val="20"/>
          <w:szCs w:val="20"/>
        </w:rPr>
      </w:pPr>
    </w:p>
    <w:p w:rsidR="00A33515" w:rsidDel="002260E7" w:rsidRDefault="001A4D22">
      <w:pPr>
        <w:spacing w:line="254" w:lineRule="auto"/>
        <w:ind w:left="290"/>
        <w:rPr>
          <w:del w:id="2093" w:author="Admin" w:date="2019-02-19T02:10:00Z"/>
          <w:sz w:val="20"/>
          <w:szCs w:val="20"/>
        </w:rPr>
      </w:pPr>
      <w:del w:id="2094" w:author="Admin" w:date="2019-02-19T02:10:00Z">
        <w:r w:rsidDel="002260E7">
          <w:rPr>
            <w:rFonts w:ascii="Arial" w:eastAsia="Arial" w:hAnsi="Arial" w:cs="Arial"/>
            <w:sz w:val="20"/>
            <w:szCs w:val="20"/>
          </w:rPr>
          <w:delText>Из второй строки получившейся системы видно, что 0</w:delText>
        </w:r>
        <w:r w:rsidDel="002260E7">
          <w:rPr>
            <w:rFonts w:eastAsia="Times New Roman"/>
            <w:i/>
            <w:iCs/>
            <w:sz w:val="20"/>
            <w:szCs w:val="20"/>
          </w:rPr>
          <w:delText>:</w:delText>
        </w:r>
        <w:r w:rsidDel="002260E7">
          <w:rPr>
            <w:rFonts w:ascii="Arial" w:eastAsia="Arial" w:hAnsi="Arial" w:cs="Arial"/>
            <w:sz w:val="20"/>
            <w:szCs w:val="20"/>
          </w:rPr>
          <w:delText xml:space="preserve">84П </w:delText>
        </w:r>
        <w:r w:rsidDel="002260E7">
          <w:rPr>
            <w:rFonts w:eastAsia="Times New Roman"/>
            <w:sz w:val="20"/>
            <w:szCs w:val="20"/>
          </w:rPr>
          <w:delText>=</w:delText>
        </w:r>
        <w:r w:rsidDel="002260E7">
          <w:rPr>
            <w:rFonts w:ascii="Arial" w:eastAsia="Arial" w:hAnsi="Arial" w:cs="Arial"/>
            <w:sz w:val="20"/>
            <w:szCs w:val="20"/>
          </w:rPr>
          <w:delText xml:space="preserve"> 0</w:delText>
        </w:r>
        <w:r w:rsidDel="002260E7">
          <w:rPr>
            <w:rFonts w:eastAsia="Times New Roman"/>
            <w:i/>
            <w:iCs/>
            <w:sz w:val="20"/>
            <w:szCs w:val="20"/>
          </w:rPr>
          <w:delText>:</w:delText>
        </w:r>
        <w:r w:rsidDel="002260E7">
          <w:rPr>
            <w:rFonts w:ascii="Arial" w:eastAsia="Arial" w:hAnsi="Arial" w:cs="Arial"/>
            <w:sz w:val="20"/>
            <w:szCs w:val="20"/>
          </w:rPr>
          <w:delText xml:space="preserve">96И, то есть И </w:delText>
        </w:r>
        <w:r w:rsidDel="002260E7">
          <w:rPr>
            <w:rFonts w:eastAsia="Times New Roman"/>
            <w:i/>
            <w:iCs/>
            <w:sz w:val="20"/>
            <w:szCs w:val="20"/>
          </w:rPr>
          <w:delText>&lt;</w:delText>
        </w:r>
        <w:r w:rsidDel="002260E7">
          <w:rPr>
            <w:rFonts w:ascii="Arial" w:eastAsia="Arial" w:hAnsi="Arial" w:cs="Arial"/>
            <w:sz w:val="20"/>
            <w:szCs w:val="20"/>
          </w:rPr>
          <w:delText xml:space="preserve"> П, и, значит, И </w:delText>
        </w:r>
        <w:r w:rsidDel="002260E7">
          <w:rPr>
            <w:rFonts w:eastAsia="Times New Roman"/>
            <w:sz w:val="20"/>
            <w:szCs w:val="20"/>
          </w:rPr>
          <w:delText>=</w:delText>
        </w:r>
        <w:r w:rsidDel="002260E7">
          <w:rPr>
            <w:rFonts w:ascii="Arial" w:eastAsia="Arial" w:hAnsi="Arial" w:cs="Arial"/>
            <w:sz w:val="20"/>
            <w:szCs w:val="20"/>
          </w:rPr>
          <w:delText xml:space="preserve"> П 1. Теперь всё просто:</w:delText>
        </w:r>
      </w:del>
    </w:p>
    <w:p w:rsidR="00A33515" w:rsidDel="002260E7" w:rsidRDefault="00A33515">
      <w:pPr>
        <w:rPr>
          <w:del w:id="2095" w:author="Admin" w:date="2019-02-19T02:10:00Z"/>
        </w:rPr>
        <w:sectPr w:rsidR="00A33515" w:rsidDel="002260E7">
          <w:pgSz w:w="8220" w:h="12472"/>
          <w:pgMar w:top="639" w:right="720" w:bottom="0" w:left="930" w:header="0" w:footer="0" w:gutter="0"/>
          <w:cols w:space="720" w:equalWidth="0">
            <w:col w:w="6570"/>
          </w:cols>
        </w:sectPr>
      </w:pPr>
    </w:p>
    <w:p w:rsidR="00A33515" w:rsidDel="002260E7" w:rsidRDefault="00A33515">
      <w:pPr>
        <w:spacing w:line="200" w:lineRule="exact"/>
        <w:rPr>
          <w:del w:id="2096" w:author="Admin" w:date="2019-02-19T02:10:00Z"/>
          <w:sz w:val="20"/>
          <w:szCs w:val="20"/>
        </w:rPr>
      </w:pPr>
    </w:p>
    <w:p w:rsidR="00A33515" w:rsidDel="002260E7" w:rsidRDefault="00A33515">
      <w:pPr>
        <w:spacing w:line="200" w:lineRule="exact"/>
        <w:rPr>
          <w:del w:id="2097" w:author="Admin" w:date="2019-02-19T02:10:00Z"/>
          <w:sz w:val="20"/>
          <w:szCs w:val="20"/>
        </w:rPr>
      </w:pPr>
    </w:p>
    <w:p w:rsidR="00A33515" w:rsidDel="002260E7" w:rsidRDefault="00A33515">
      <w:pPr>
        <w:spacing w:line="200" w:lineRule="exact"/>
        <w:rPr>
          <w:del w:id="2098" w:author="Admin" w:date="2019-02-19T02:10:00Z"/>
          <w:sz w:val="20"/>
          <w:szCs w:val="20"/>
        </w:rPr>
      </w:pPr>
    </w:p>
    <w:p w:rsidR="00A33515" w:rsidDel="002260E7" w:rsidRDefault="00A33515">
      <w:pPr>
        <w:spacing w:line="200" w:lineRule="exact"/>
        <w:rPr>
          <w:del w:id="2099" w:author="Admin" w:date="2019-02-19T02:10:00Z"/>
          <w:sz w:val="20"/>
          <w:szCs w:val="20"/>
        </w:rPr>
      </w:pPr>
    </w:p>
    <w:p w:rsidR="00A33515" w:rsidDel="002260E7" w:rsidRDefault="00A33515">
      <w:pPr>
        <w:spacing w:line="232" w:lineRule="exact"/>
        <w:rPr>
          <w:del w:id="2100" w:author="Admin" w:date="2019-02-19T02:10:00Z"/>
          <w:sz w:val="20"/>
          <w:szCs w:val="20"/>
        </w:rPr>
      </w:pPr>
    </w:p>
    <w:p w:rsidR="00A33515" w:rsidDel="002260E7" w:rsidRDefault="001A4D22">
      <w:pPr>
        <w:ind w:right="190"/>
        <w:jc w:val="center"/>
        <w:rPr>
          <w:del w:id="2101" w:author="Admin" w:date="2019-02-19T02:10:00Z"/>
          <w:sz w:val="20"/>
          <w:szCs w:val="20"/>
        </w:rPr>
      </w:pPr>
      <w:del w:id="2102"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229</w:delText>
        </w:r>
        <w:r w:rsidDel="002260E7">
          <w:rPr>
            <w:rFonts w:ascii="Arial" w:eastAsia="Arial" w:hAnsi="Arial" w:cs="Arial"/>
            <w:sz w:val="20"/>
            <w:szCs w:val="20"/>
          </w:rPr>
          <w:delText xml:space="preserve"> −</w:delText>
        </w:r>
      </w:del>
    </w:p>
    <w:p w:rsidR="00A33515" w:rsidDel="002260E7" w:rsidRDefault="00A33515">
      <w:pPr>
        <w:rPr>
          <w:del w:id="2103" w:author="Admin" w:date="2019-02-19T02:10:00Z"/>
        </w:rPr>
        <w:sectPr w:rsidR="00A33515" w:rsidDel="002260E7">
          <w:type w:val="continuous"/>
          <w:pgSz w:w="8220" w:h="12472"/>
          <w:pgMar w:top="639" w:right="720" w:bottom="0" w:left="930" w:header="0" w:footer="0" w:gutter="0"/>
          <w:cols w:space="720" w:equalWidth="0">
            <w:col w:w="6570"/>
          </w:cols>
        </w:sectPr>
      </w:pPr>
    </w:p>
    <w:p w:rsidR="00A33515" w:rsidDel="002260E7" w:rsidRDefault="001A4D22">
      <w:pPr>
        <w:jc w:val="center"/>
        <w:rPr>
          <w:del w:id="2104" w:author="Admin" w:date="2019-02-19T02:10:00Z"/>
          <w:sz w:val="20"/>
          <w:szCs w:val="20"/>
        </w:rPr>
      </w:pPr>
      <w:bookmarkStart w:id="2105" w:name="page240"/>
      <w:bookmarkEnd w:id="2105"/>
      <w:del w:id="2106" w:author="Admin" w:date="2019-02-19T02:10:00Z">
        <w:r w:rsidDel="002260E7">
          <w:rPr>
            <w:rFonts w:ascii="Arial" w:eastAsia="Arial" w:hAnsi="Arial" w:cs="Arial"/>
            <w:sz w:val="18"/>
            <w:szCs w:val="18"/>
          </w:rPr>
          <w:lastRenderedPageBreak/>
          <w:delText>2015 год, 6 класс</w:delText>
        </w:r>
      </w:del>
    </w:p>
    <w:p w:rsidR="00A33515" w:rsidDel="002260E7" w:rsidRDefault="00A33515">
      <w:pPr>
        <w:spacing w:line="200" w:lineRule="exact"/>
        <w:rPr>
          <w:del w:id="2107" w:author="Admin" w:date="2019-02-19T02:10:00Z"/>
          <w:sz w:val="20"/>
          <w:szCs w:val="20"/>
        </w:rPr>
      </w:pPr>
    </w:p>
    <w:p w:rsidR="00A33515" w:rsidDel="002260E7" w:rsidRDefault="00A33515">
      <w:pPr>
        <w:spacing w:line="200" w:lineRule="exact"/>
        <w:rPr>
          <w:del w:id="2108" w:author="Admin" w:date="2019-02-19T02:10:00Z"/>
          <w:sz w:val="20"/>
          <w:szCs w:val="20"/>
        </w:rPr>
      </w:pPr>
    </w:p>
    <w:p w:rsidR="00A33515" w:rsidDel="002260E7" w:rsidRDefault="00A33515">
      <w:pPr>
        <w:spacing w:line="275" w:lineRule="exact"/>
        <w:rPr>
          <w:del w:id="2109" w:author="Admin" w:date="2019-02-19T02:10:00Z"/>
          <w:sz w:val="20"/>
          <w:szCs w:val="20"/>
        </w:rPr>
      </w:pPr>
    </w:p>
    <w:p w:rsidR="00A33515" w:rsidDel="002260E7" w:rsidRDefault="001A4D22">
      <w:pPr>
        <w:tabs>
          <w:tab w:val="left" w:pos="4200"/>
        </w:tabs>
        <w:ind w:left="2300"/>
        <w:rPr>
          <w:del w:id="2110" w:author="Admin" w:date="2019-02-19T02:10:00Z"/>
          <w:sz w:val="20"/>
          <w:szCs w:val="20"/>
        </w:rPr>
      </w:pPr>
      <w:del w:id="2111" w:author="Admin" w:date="2019-02-19T02:10:00Z">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 xml:space="preserve">84  П </w:delText>
        </w:r>
        <w:r w:rsidDel="002260E7">
          <w:rPr>
            <w:rFonts w:eastAsia="Times New Roman"/>
            <w:sz w:val="20"/>
            <w:szCs w:val="20"/>
          </w:rPr>
          <w:delText>=</w:delText>
        </w:r>
        <w:r w:rsidDel="002260E7">
          <w:rPr>
            <w:rFonts w:ascii="Arial" w:eastAsia="Arial" w:hAnsi="Arial" w:cs="Arial"/>
            <w:sz w:val="20"/>
            <w:szCs w:val="20"/>
          </w:rPr>
          <w:delText xml:space="preserve"> 0</w:delText>
        </w:r>
        <w:r w:rsidDel="002260E7">
          <w:rPr>
            <w:rFonts w:eastAsia="Times New Roman"/>
            <w:i/>
            <w:iCs/>
            <w:sz w:val="20"/>
            <w:szCs w:val="20"/>
          </w:rPr>
          <w:delText>:</w:delText>
        </w:r>
        <w:r w:rsidDel="002260E7">
          <w:rPr>
            <w:rFonts w:ascii="Arial" w:eastAsia="Arial" w:hAnsi="Arial" w:cs="Arial"/>
            <w:sz w:val="20"/>
            <w:szCs w:val="20"/>
          </w:rPr>
          <w:delText xml:space="preserve">96  </w:delText>
        </w:r>
        <w:r w:rsidDel="002260E7">
          <w:rPr>
            <w:rFonts w:eastAsia="Times New Roman"/>
            <w:sz w:val="20"/>
            <w:szCs w:val="20"/>
          </w:rPr>
          <w:delText>(</w:delText>
        </w:r>
        <w:r w:rsidDel="002260E7">
          <w:rPr>
            <w:rFonts w:ascii="Arial" w:eastAsia="Arial" w:hAnsi="Arial" w:cs="Arial"/>
            <w:sz w:val="20"/>
            <w:szCs w:val="20"/>
          </w:rPr>
          <w:delText>П</w:delText>
        </w:r>
        <w:r w:rsidDel="002260E7">
          <w:rPr>
            <w:rFonts w:ascii="Arial" w:eastAsia="Arial" w:hAnsi="Arial" w:cs="Arial"/>
            <w:sz w:val="20"/>
            <w:szCs w:val="20"/>
          </w:rPr>
          <w:tab/>
          <w:delText>1</w:delText>
        </w:r>
        <w:r w:rsidDel="002260E7">
          <w:rPr>
            <w:rFonts w:eastAsia="Times New Roman"/>
            <w:sz w:val="20"/>
            <w:szCs w:val="20"/>
          </w:rPr>
          <w:delText>)</w:delText>
        </w:r>
      </w:del>
    </w:p>
    <w:p w:rsidR="00A33515" w:rsidDel="002260E7" w:rsidRDefault="00A33515">
      <w:pPr>
        <w:spacing w:line="119" w:lineRule="exact"/>
        <w:rPr>
          <w:del w:id="2112" w:author="Admin" w:date="2019-02-19T02:10:00Z"/>
          <w:sz w:val="20"/>
          <w:szCs w:val="20"/>
        </w:rPr>
      </w:pPr>
    </w:p>
    <w:p w:rsidR="00A33515" w:rsidDel="002260E7" w:rsidRDefault="001A4D22">
      <w:pPr>
        <w:ind w:left="2300"/>
        <w:rPr>
          <w:del w:id="2113" w:author="Admin" w:date="2019-02-19T02:10:00Z"/>
          <w:sz w:val="20"/>
          <w:szCs w:val="20"/>
        </w:rPr>
      </w:pPr>
      <w:del w:id="2114" w:author="Admin" w:date="2019-02-19T02:10:00Z">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 xml:space="preserve">12  П </w:delText>
        </w:r>
        <w:r w:rsidDel="002260E7">
          <w:rPr>
            <w:rFonts w:eastAsia="Times New Roman"/>
            <w:sz w:val="20"/>
            <w:szCs w:val="20"/>
          </w:rPr>
          <w:delText>=</w:delText>
        </w:r>
        <w:r w:rsidDel="002260E7">
          <w:rPr>
            <w:rFonts w:ascii="Arial" w:eastAsia="Arial" w:hAnsi="Arial" w:cs="Arial"/>
            <w:sz w:val="20"/>
            <w:szCs w:val="20"/>
          </w:rPr>
          <w:delText xml:space="preserve"> 0</w:delText>
        </w:r>
        <w:r w:rsidDel="002260E7">
          <w:rPr>
            <w:rFonts w:eastAsia="Times New Roman"/>
            <w:i/>
            <w:iCs/>
            <w:sz w:val="20"/>
            <w:szCs w:val="20"/>
          </w:rPr>
          <w:delText>:</w:delText>
        </w:r>
        <w:r w:rsidDel="002260E7">
          <w:rPr>
            <w:rFonts w:ascii="Arial" w:eastAsia="Arial" w:hAnsi="Arial" w:cs="Arial"/>
            <w:sz w:val="20"/>
            <w:szCs w:val="20"/>
          </w:rPr>
          <w:delText>96</w:delText>
        </w:r>
      </w:del>
    </w:p>
    <w:p w:rsidR="00A33515" w:rsidDel="002260E7" w:rsidRDefault="00A33515">
      <w:pPr>
        <w:spacing w:line="120" w:lineRule="exact"/>
        <w:rPr>
          <w:del w:id="2115" w:author="Admin" w:date="2019-02-19T02:10:00Z"/>
          <w:sz w:val="20"/>
          <w:szCs w:val="20"/>
        </w:rPr>
      </w:pPr>
    </w:p>
    <w:p w:rsidR="00A33515" w:rsidDel="002260E7" w:rsidRDefault="001A4D22">
      <w:pPr>
        <w:spacing w:line="316" w:lineRule="auto"/>
        <w:ind w:left="2940" w:right="3320"/>
        <w:jc w:val="both"/>
        <w:rPr>
          <w:del w:id="2116" w:author="Admin" w:date="2019-02-19T02:10:00Z"/>
          <w:sz w:val="20"/>
          <w:szCs w:val="20"/>
        </w:rPr>
      </w:pPr>
      <w:del w:id="2117" w:author="Admin" w:date="2019-02-19T02:10:00Z">
        <w:r w:rsidDel="002260E7">
          <w:rPr>
            <w:rFonts w:ascii="Arial" w:eastAsia="Arial" w:hAnsi="Arial" w:cs="Arial"/>
            <w:sz w:val="20"/>
            <w:szCs w:val="20"/>
          </w:rPr>
          <w:delText xml:space="preserve">П </w:delText>
        </w:r>
        <w:r w:rsidDel="002260E7">
          <w:rPr>
            <w:rFonts w:eastAsia="Times New Roman"/>
            <w:sz w:val="20"/>
            <w:szCs w:val="20"/>
          </w:rPr>
          <w:delText>=</w:delText>
        </w:r>
        <w:r w:rsidDel="002260E7">
          <w:rPr>
            <w:rFonts w:ascii="Arial" w:eastAsia="Arial" w:hAnsi="Arial" w:cs="Arial"/>
            <w:sz w:val="20"/>
            <w:szCs w:val="20"/>
          </w:rPr>
          <w:delText xml:space="preserve"> 8 И </w:delText>
        </w:r>
        <w:r w:rsidDel="002260E7">
          <w:rPr>
            <w:rFonts w:eastAsia="Times New Roman"/>
            <w:sz w:val="20"/>
            <w:szCs w:val="20"/>
          </w:rPr>
          <w:delText>=</w:delText>
        </w:r>
        <w:r w:rsidDel="002260E7">
          <w:rPr>
            <w:rFonts w:ascii="Arial" w:eastAsia="Arial" w:hAnsi="Arial" w:cs="Arial"/>
            <w:sz w:val="20"/>
            <w:szCs w:val="20"/>
          </w:rPr>
          <w:delText xml:space="preserve"> 7</w:delText>
        </w:r>
      </w:del>
    </w:p>
    <w:p w:rsidR="00A33515" w:rsidDel="002260E7" w:rsidRDefault="00A33515">
      <w:pPr>
        <w:spacing w:line="47" w:lineRule="exact"/>
        <w:rPr>
          <w:del w:id="2118" w:author="Admin" w:date="2019-02-19T02:10:00Z"/>
          <w:sz w:val="20"/>
          <w:szCs w:val="20"/>
        </w:rPr>
      </w:pPr>
    </w:p>
    <w:p w:rsidR="00A33515" w:rsidDel="002260E7" w:rsidRDefault="001A4D22">
      <w:pPr>
        <w:spacing w:line="215" w:lineRule="auto"/>
        <w:ind w:left="2740"/>
        <w:rPr>
          <w:del w:id="2119" w:author="Admin" w:date="2019-02-19T02:10:00Z"/>
          <w:sz w:val="20"/>
          <w:szCs w:val="20"/>
        </w:rPr>
      </w:pPr>
      <w:del w:id="2120" w:author="Admin" w:date="2019-02-19T02:10:00Z">
        <w:r w:rsidDel="002260E7">
          <w:rPr>
            <w:rFonts w:ascii="Arial" w:eastAsia="Arial" w:hAnsi="Arial" w:cs="Arial"/>
            <w:sz w:val="20"/>
            <w:szCs w:val="20"/>
          </w:rPr>
          <w:delText xml:space="preserve">В </w:delText>
        </w:r>
        <w:r w:rsidDel="002260E7">
          <w:rPr>
            <w:rFonts w:eastAsia="Times New Roman"/>
            <w:sz w:val="20"/>
            <w:szCs w:val="20"/>
          </w:rPr>
          <w:delText>=</w:delText>
        </w:r>
        <w:r w:rsidDel="002260E7">
          <w:rPr>
            <w:rFonts w:ascii="Arial" w:eastAsia="Arial" w:hAnsi="Arial" w:cs="Arial"/>
            <w:sz w:val="20"/>
            <w:szCs w:val="20"/>
          </w:rPr>
          <w:delText xml:space="preserve"> 0</w:delText>
        </w:r>
        <w:r w:rsidDel="002260E7">
          <w:rPr>
            <w:rFonts w:eastAsia="Times New Roman"/>
            <w:i/>
            <w:iCs/>
            <w:sz w:val="20"/>
            <w:szCs w:val="20"/>
          </w:rPr>
          <w:delText>:</w:delText>
        </w:r>
        <w:r w:rsidDel="002260E7">
          <w:rPr>
            <w:rFonts w:ascii="Arial" w:eastAsia="Arial" w:hAnsi="Arial" w:cs="Arial"/>
            <w:sz w:val="20"/>
            <w:szCs w:val="20"/>
          </w:rPr>
          <w:delText xml:space="preserve">2  8 </w:delText>
        </w:r>
        <w:r w:rsidDel="002260E7">
          <w:rPr>
            <w:rFonts w:eastAsia="Times New Roman"/>
            <w:sz w:val="20"/>
            <w:szCs w:val="20"/>
          </w:rPr>
          <w:delText>+</w:delText>
        </w:r>
        <w:r w:rsidDel="002260E7">
          <w:rPr>
            <w:rFonts w:ascii="Arial" w:eastAsia="Arial" w:hAnsi="Arial" w:cs="Arial"/>
            <w:sz w:val="20"/>
            <w:szCs w:val="20"/>
          </w:rPr>
          <w:delText xml:space="preserve"> 0</w:delText>
        </w:r>
        <w:r w:rsidDel="002260E7">
          <w:rPr>
            <w:rFonts w:eastAsia="Times New Roman"/>
            <w:i/>
            <w:iCs/>
            <w:sz w:val="20"/>
            <w:szCs w:val="20"/>
          </w:rPr>
          <w:delText>:</w:delText>
        </w:r>
        <w:r w:rsidDel="002260E7">
          <w:rPr>
            <w:rFonts w:ascii="Arial" w:eastAsia="Arial" w:hAnsi="Arial" w:cs="Arial"/>
            <w:sz w:val="20"/>
            <w:szCs w:val="20"/>
          </w:rPr>
          <w:delText xml:space="preserve">2  7 </w:delText>
        </w:r>
        <w:r w:rsidDel="002260E7">
          <w:rPr>
            <w:rFonts w:eastAsia="Times New Roman"/>
            <w:sz w:val="20"/>
            <w:szCs w:val="20"/>
          </w:rPr>
          <w:delText>=</w:delText>
        </w:r>
        <w:r w:rsidDel="002260E7">
          <w:rPr>
            <w:rFonts w:ascii="Arial" w:eastAsia="Arial" w:hAnsi="Arial" w:cs="Arial"/>
            <w:sz w:val="20"/>
            <w:szCs w:val="20"/>
          </w:rPr>
          <w:delText xml:space="preserve"> 3</w:delText>
        </w:r>
      </w:del>
    </w:p>
    <w:p w:rsidR="00A33515" w:rsidDel="002260E7" w:rsidRDefault="00A33515">
      <w:pPr>
        <w:spacing w:line="318" w:lineRule="exact"/>
        <w:rPr>
          <w:del w:id="2121" w:author="Admin" w:date="2019-02-19T02:10:00Z"/>
          <w:sz w:val="20"/>
          <w:szCs w:val="20"/>
        </w:rPr>
      </w:pPr>
    </w:p>
    <w:p w:rsidR="00A33515" w:rsidDel="002260E7" w:rsidRDefault="001A4D22">
      <w:pPr>
        <w:ind w:left="500"/>
        <w:rPr>
          <w:del w:id="2122" w:author="Admin" w:date="2019-02-19T02:10:00Z"/>
          <w:sz w:val="20"/>
          <w:szCs w:val="20"/>
        </w:rPr>
      </w:pPr>
      <w:del w:id="2123" w:author="Admin" w:date="2019-02-19T02:10:00Z">
        <w:r w:rsidDel="002260E7">
          <w:rPr>
            <w:rFonts w:ascii="Arial" w:eastAsia="Arial" w:hAnsi="Arial" w:cs="Arial"/>
            <w:sz w:val="20"/>
            <w:szCs w:val="20"/>
          </w:rPr>
          <w:delText xml:space="preserve">Таким образом, весь улов весил 8 </w:delText>
        </w:r>
        <w:r w:rsidDel="002260E7">
          <w:rPr>
            <w:rFonts w:eastAsia="Times New Roman"/>
            <w:sz w:val="20"/>
            <w:szCs w:val="20"/>
          </w:rPr>
          <w:delText>+</w:delText>
        </w:r>
        <w:r w:rsidDel="002260E7">
          <w:rPr>
            <w:rFonts w:ascii="Arial" w:eastAsia="Arial" w:hAnsi="Arial" w:cs="Arial"/>
            <w:sz w:val="20"/>
            <w:szCs w:val="20"/>
          </w:rPr>
          <w:delText xml:space="preserve"> 7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18 килограммов.</w:delText>
        </w:r>
      </w:del>
    </w:p>
    <w:p w:rsidR="00A33515" w:rsidDel="002260E7" w:rsidRDefault="00A33515">
      <w:pPr>
        <w:spacing w:line="345" w:lineRule="exact"/>
        <w:rPr>
          <w:del w:id="2124" w:author="Admin" w:date="2019-02-19T02:10:00Z"/>
          <w:sz w:val="20"/>
          <w:szCs w:val="20"/>
        </w:rPr>
      </w:pPr>
    </w:p>
    <w:p w:rsidR="00A33515" w:rsidDel="002260E7" w:rsidRDefault="001A4D22">
      <w:pPr>
        <w:rPr>
          <w:del w:id="2125" w:author="Admin" w:date="2019-02-19T02:10:00Z"/>
          <w:sz w:val="20"/>
          <w:szCs w:val="20"/>
        </w:rPr>
      </w:pPr>
      <w:del w:id="2126" w:author="Admin" w:date="2019-02-19T02:10:00Z">
        <w:r w:rsidDel="002260E7">
          <w:rPr>
            <w:rFonts w:ascii="Arial" w:eastAsia="Arial" w:hAnsi="Arial" w:cs="Arial"/>
            <w:b/>
            <w:bCs/>
            <w:sz w:val="26"/>
            <w:szCs w:val="26"/>
          </w:rPr>
          <w:delText>Задача 5.</w:delText>
        </w:r>
      </w:del>
    </w:p>
    <w:p w:rsidR="00A33515" w:rsidDel="002260E7" w:rsidRDefault="00A33515">
      <w:pPr>
        <w:spacing w:line="178" w:lineRule="exact"/>
        <w:rPr>
          <w:del w:id="2127" w:author="Admin" w:date="2019-02-19T02:10:00Z"/>
          <w:sz w:val="20"/>
          <w:szCs w:val="20"/>
        </w:rPr>
      </w:pPr>
    </w:p>
    <w:p w:rsidR="00A33515" w:rsidDel="002260E7" w:rsidRDefault="001A4D22">
      <w:pPr>
        <w:numPr>
          <w:ilvl w:val="0"/>
          <w:numId w:val="544"/>
        </w:numPr>
        <w:tabs>
          <w:tab w:val="left" w:pos="500"/>
        </w:tabs>
        <w:spacing w:line="291" w:lineRule="auto"/>
        <w:ind w:left="500" w:hanging="306"/>
        <w:jc w:val="both"/>
        <w:rPr>
          <w:del w:id="2128" w:author="Admin" w:date="2019-02-19T02:10:00Z"/>
          <w:rFonts w:ascii="Arial" w:eastAsia="Arial" w:hAnsi="Arial" w:cs="Arial"/>
          <w:b/>
          <w:bCs/>
          <w:sz w:val="20"/>
          <w:szCs w:val="20"/>
        </w:rPr>
        <w:pPrChange w:id="2129" w:author="Admin" w:date="2019-02-19T00:19:00Z">
          <w:pPr>
            <w:numPr>
              <w:numId w:val="546"/>
            </w:numPr>
            <w:tabs>
              <w:tab w:val="left" w:pos="500"/>
            </w:tabs>
            <w:spacing w:line="291" w:lineRule="auto"/>
            <w:ind w:left="500" w:hanging="306"/>
            <w:jc w:val="both"/>
          </w:pPr>
        </w:pPrChange>
      </w:pPr>
      <w:del w:id="2130" w:author="Admin" w:date="2019-02-19T02:10:00Z">
        <w:r w:rsidDel="002260E7">
          <w:rPr>
            <w:rFonts w:ascii="Arial" w:eastAsia="Arial" w:hAnsi="Arial" w:cs="Arial"/>
            <w:sz w:val="20"/>
            <w:szCs w:val="20"/>
          </w:rPr>
          <w:delText>«Сейчас 6 часов вечера,» — сказал мальчик Вовочка. Интересно, ка-кую часть составляет оставшаяся часть суток от прошедшей и какая часть суток осталась?</w:delText>
        </w:r>
      </w:del>
    </w:p>
    <w:p w:rsidR="00A33515" w:rsidDel="002260E7" w:rsidRDefault="00A33515">
      <w:pPr>
        <w:spacing w:line="46" w:lineRule="exact"/>
        <w:rPr>
          <w:del w:id="2131" w:author="Admin" w:date="2019-02-19T02:10:00Z"/>
          <w:rFonts w:ascii="Arial" w:eastAsia="Arial" w:hAnsi="Arial" w:cs="Arial"/>
          <w:b/>
          <w:bCs/>
          <w:sz w:val="20"/>
          <w:szCs w:val="20"/>
        </w:rPr>
      </w:pPr>
    </w:p>
    <w:p w:rsidR="00A33515" w:rsidDel="002260E7" w:rsidRDefault="001A4D22">
      <w:pPr>
        <w:spacing w:line="291" w:lineRule="auto"/>
        <w:ind w:left="500"/>
        <w:jc w:val="both"/>
        <w:rPr>
          <w:del w:id="2132" w:author="Admin" w:date="2019-02-19T02:10:00Z"/>
          <w:rFonts w:ascii="Arial" w:eastAsia="Arial" w:hAnsi="Arial" w:cs="Arial"/>
          <w:b/>
          <w:bCs/>
          <w:sz w:val="20"/>
          <w:szCs w:val="20"/>
        </w:rPr>
      </w:pPr>
      <w:del w:id="213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Осталось</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6</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часов,</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а прошло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18.</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Поэтому осталась четвёр-тая часть суток, и она составляет третью часть от трёх четвертей, которые уже прошли.</w:delText>
        </w:r>
      </w:del>
    </w:p>
    <w:p w:rsidR="00A33515" w:rsidDel="002260E7" w:rsidRDefault="00A33515">
      <w:pPr>
        <w:spacing w:line="126" w:lineRule="exact"/>
        <w:rPr>
          <w:del w:id="2134" w:author="Admin" w:date="2019-02-19T02:10:00Z"/>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2820"/>
        <w:gridCol w:w="500"/>
        <w:gridCol w:w="280"/>
        <w:gridCol w:w="460"/>
        <w:gridCol w:w="20"/>
      </w:tblGrid>
      <w:tr w:rsidR="00A33515" w:rsidDel="002260E7">
        <w:trPr>
          <w:trHeight w:val="253"/>
          <w:del w:id="2135" w:author="Admin" w:date="2019-02-19T02:10:00Z"/>
        </w:trPr>
        <w:tc>
          <w:tcPr>
            <w:tcW w:w="3320" w:type="dxa"/>
            <w:gridSpan w:val="2"/>
            <w:vAlign w:val="bottom"/>
          </w:tcPr>
          <w:p w:rsidR="00A33515" w:rsidDel="002260E7" w:rsidRDefault="001A4D22">
            <w:pPr>
              <w:rPr>
                <w:del w:id="2136" w:author="Admin" w:date="2019-02-19T02:10:00Z"/>
                <w:sz w:val="20"/>
                <w:szCs w:val="20"/>
              </w:rPr>
            </w:pPr>
            <w:del w:id="2137" w:author="Admin" w:date="2019-02-19T02:10:00Z">
              <w:r w:rsidDel="002260E7">
                <w:rPr>
                  <w:rFonts w:ascii="Arial" w:eastAsia="Arial" w:hAnsi="Arial" w:cs="Arial"/>
                  <w:b/>
                  <w:bCs/>
                  <w:sz w:val="20"/>
                  <w:szCs w:val="20"/>
                </w:rPr>
                <w:delText xml:space="preserve">C. </w:delText>
              </w:r>
              <w:r w:rsidDel="002260E7">
                <w:rPr>
                  <w:rFonts w:ascii="Arial" w:eastAsia="Arial" w:hAnsi="Arial" w:cs="Arial"/>
                  <w:sz w:val="20"/>
                  <w:szCs w:val="20"/>
                </w:rPr>
                <w:delText>Можно ли в выражении</w:delText>
              </w:r>
            </w:del>
          </w:p>
        </w:tc>
        <w:tc>
          <w:tcPr>
            <w:tcW w:w="280" w:type="dxa"/>
            <w:vAlign w:val="bottom"/>
          </w:tcPr>
          <w:p w:rsidR="00A33515" w:rsidDel="002260E7" w:rsidRDefault="00A33515">
            <w:pPr>
              <w:rPr>
                <w:del w:id="2138" w:author="Admin" w:date="2019-02-19T02:10:00Z"/>
              </w:rPr>
            </w:pPr>
          </w:p>
        </w:tc>
        <w:tc>
          <w:tcPr>
            <w:tcW w:w="460" w:type="dxa"/>
            <w:vAlign w:val="bottom"/>
          </w:tcPr>
          <w:p w:rsidR="00A33515" w:rsidDel="002260E7" w:rsidRDefault="00A33515">
            <w:pPr>
              <w:rPr>
                <w:del w:id="2139" w:author="Admin" w:date="2019-02-19T02:10:00Z"/>
              </w:rPr>
            </w:pPr>
          </w:p>
        </w:tc>
        <w:tc>
          <w:tcPr>
            <w:tcW w:w="0" w:type="dxa"/>
            <w:vAlign w:val="bottom"/>
          </w:tcPr>
          <w:p w:rsidR="00A33515" w:rsidDel="002260E7" w:rsidRDefault="00A33515">
            <w:pPr>
              <w:rPr>
                <w:del w:id="2140" w:author="Admin" w:date="2019-02-19T02:10:00Z"/>
                <w:sz w:val="1"/>
                <w:szCs w:val="1"/>
              </w:rPr>
            </w:pPr>
          </w:p>
        </w:tc>
      </w:tr>
      <w:tr w:rsidR="00A33515" w:rsidDel="002260E7">
        <w:trPr>
          <w:trHeight w:val="425"/>
          <w:del w:id="2141" w:author="Admin" w:date="2019-02-19T02:10:00Z"/>
        </w:trPr>
        <w:tc>
          <w:tcPr>
            <w:tcW w:w="2820" w:type="dxa"/>
            <w:vAlign w:val="bottom"/>
          </w:tcPr>
          <w:p w:rsidR="00A33515" w:rsidDel="002260E7" w:rsidRDefault="00A33515">
            <w:pPr>
              <w:rPr>
                <w:del w:id="2142" w:author="Admin" w:date="2019-02-19T02:10:00Z"/>
                <w:sz w:val="24"/>
                <w:szCs w:val="24"/>
              </w:rPr>
            </w:pPr>
          </w:p>
        </w:tc>
        <w:tc>
          <w:tcPr>
            <w:tcW w:w="500" w:type="dxa"/>
            <w:vAlign w:val="bottom"/>
          </w:tcPr>
          <w:p w:rsidR="00A33515" w:rsidDel="002260E7" w:rsidRDefault="001A4D22">
            <w:pPr>
              <w:jc w:val="center"/>
              <w:rPr>
                <w:del w:id="2143" w:author="Admin" w:date="2019-02-19T02:10:00Z"/>
                <w:sz w:val="20"/>
                <w:szCs w:val="20"/>
              </w:rPr>
            </w:pPr>
            <w:del w:id="2144" w:author="Admin" w:date="2019-02-19T02:10:00Z">
              <w:r w:rsidDel="002260E7">
                <w:rPr>
                  <w:rFonts w:ascii="Arial" w:eastAsia="Arial" w:hAnsi="Arial" w:cs="Arial"/>
                  <w:i/>
                  <w:iCs/>
                  <w:sz w:val="20"/>
                  <w:szCs w:val="20"/>
                </w:rPr>
                <w:delText xml:space="preserve">A </w:delText>
              </w:r>
              <w:r w:rsidDel="002260E7">
                <w:rPr>
                  <w:rFonts w:eastAsia="Times New Roman"/>
                  <w:sz w:val="20"/>
                  <w:szCs w:val="20"/>
                </w:rPr>
                <w:delText>+</w:delText>
              </w:r>
              <w:r w:rsidDel="002260E7">
                <w:rPr>
                  <w:rFonts w:ascii="Arial" w:eastAsia="Arial" w:hAnsi="Arial" w:cs="Arial"/>
                  <w:i/>
                  <w:iCs/>
                  <w:sz w:val="20"/>
                  <w:szCs w:val="20"/>
                </w:rPr>
                <w:delText xml:space="preserve"> B</w:delText>
              </w:r>
            </w:del>
          </w:p>
        </w:tc>
        <w:tc>
          <w:tcPr>
            <w:tcW w:w="280" w:type="dxa"/>
            <w:vMerge w:val="restart"/>
            <w:vAlign w:val="bottom"/>
          </w:tcPr>
          <w:p w:rsidR="00A33515" w:rsidDel="002260E7" w:rsidRDefault="001A4D22">
            <w:pPr>
              <w:jc w:val="right"/>
              <w:rPr>
                <w:del w:id="2145" w:author="Admin" w:date="2019-02-19T02:10:00Z"/>
                <w:sz w:val="20"/>
                <w:szCs w:val="20"/>
              </w:rPr>
            </w:pPr>
            <w:del w:id="2146" w:author="Admin" w:date="2019-02-19T02:10:00Z">
              <w:r w:rsidDel="002260E7">
                <w:rPr>
                  <w:rFonts w:eastAsia="Times New Roman"/>
                  <w:sz w:val="20"/>
                  <w:szCs w:val="20"/>
                </w:rPr>
                <w:delText>+</w:delText>
              </w:r>
            </w:del>
          </w:p>
        </w:tc>
        <w:tc>
          <w:tcPr>
            <w:tcW w:w="460" w:type="dxa"/>
            <w:vAlign w:val="bottom"/>
          </w:tcPr>
          <w:p w:rsidR="00A33515" w:rsidDel="002260E7" w:rsidRDefault="001A4D22">
            <w:pPr>
              <w:jc w:val="center"/>
              <w:rPr>
                <w:del w:id="2147" w:author="Admin" w:date="2019-02-19T02:10:00Z"/>
                <w:sz w:val="20"/>
                <w:szCs w:val="20"/>
              </w:rPr>
            </w:pPr>
            <w:del w:id="2148" w:author="Admin" w:date="2019-02-19T02:10:00Z">
              <w:r w:rsidDel="002260E7">
                <w:rPr>
                  <w:rFonts w:ascii="Arial" w:eastAsia="Arial" w:hAnsi="Arial" w:cs="Arial"/>
                  <w:i/>
                  <w:iCs/>
                  <w:w w:val="96"/>
                  <w:sz w:val="20"/>
                  <w:szCs w:val="20"/>
                </w:rPr>
                <w:delText>D</w:delText>
              </w:r>
            </w:del>
          </w:p>
        </w:tc>
        <w:tc>
          <w:tcPr>
            <w:tcW w:w="0" w:type="dxa"/>
            <w:vAlign w:val="bottom"/>
          </w:tcPr>
          <w:p w:rsidR="00A33515" w:rsidDel="002260E7" w:rsidRDefault="00A33515">
            <w:pPr>
              <w:rPr>
                <w:del w:id="2149" w:author="Admin" w:date="2019-02-19T02:10:00Z"/>
                <w:sz w:val="1"/>
                <w:szCs w:val="1"/>
              </w:rPr>
            </w:pPr>
          </w:p>
        </w:tc>
      </w:tr>
      <w:tr w:rsidR="00A33515" w:rsidDel="002260E7">
        <w:trPr>
          <w:trHeight w:val="27"/>
          <w:del w:id="2150" w:author="Admin" w:date="2019-02-19T02:10:00Z"/>
        </w:trPr>
        <w:tc>
          <w:tcPr>
            <w:tcW w:w="2820" w:type="dxa"/>
            <w:vAlign w:val="bottom"/>
          </w:tcPr>
          <w:p w:rsidR="00A33515" w:rsidDel="002260E7" w:rsidRDefault="00A33515">
            <w:pPr>
              <w:rPr>
                <w:del w:id="2151" w:author="Admin" w:date="2019-02-19T02:10:00Z"/>
                <w:sz w:val="2"/>
                <w:szCs w:val="2"/>
              </w:rPr>
            </w:pPr>
          </w:p>
        </w:tc>
        <w:tc>
          <w:tcPr>
            <w:tcW w:w="500" w:type="dxa"/>
            <w:tcBorders>
              <w:bottom w:val="single" w:sz="8" w:space="0" w:color="auto"/>
            </w:tcBorders>
            <w:vAlign w:val="bottom"/>
          </w:tcPr>
          <w:p w:rsidR="00A33515" w:rsidDel="002260E7" w:rsidRDefault="00A33515">
            <w:pPr>
              <w:rPr>
                <w:del w:id="2152" w:author="Admin" w:date="2019-02-19T02:10:00Z"/>
                <w:sz w:val="2"/>
                <w:szCs w:val="2"/>
              </w:rPr>
            </w:pPr>
          </w:p>
        </w:tc>
        <w:tc>
          <w:tcPr>
            <w:tcW w:w="280" w:type="dxa"/>
            <w:vMerge/>
            <w:vAlign w:val="bottom"/>
          </w:tcPr>
          <w:p w:rsidR="00A33515" w:rsidDel="002260E7" w:rsidRDefault="00A33515">
            <w:pPr>
              <w:rPr>
                <w:del w:id="2153" w:author="Admin" w:date="2019-02-19T02:10:00Z"/>
                <w:sz w:val="2"/>
                <w:szCs w:val="2"/>
              </w:rPr>
            </w:pPr>
          </w:p>
        </w:tc>
        <w:tc>
          <w:tcPr>
            <w:tcW w:w="460" w:type="dxa"/>
            <w:tcBorders>
              <w:bottom w:val="single" w:sz="8" w:space="0" w:color="auto"/>
            </w:tcBorders>
            <w:vAlign w:val="bottom"/>
          </w:tcPr>
          <w:p w:rsidR="00A33515" w:rsidDel="002260E7" w:rsidRDefault="00A33515">
            <w:pPr>
              <w:rPr>
                <w:del w:id="2154" w:author="Admin" w:date="2019-02-19T02:10:00Z"/>
                <w:sz w:val="2"/>
                <w:szCs w:val="2"/>
              </w:rPr>
            </w:pPr>
          </w:p>
        </w:tc>
        <w:tc>
          <w:tcPr>
            <w:tcW w:w="0" w:type="dxa"/>
            <w:vAlign w:val="bottom"/>
          </w:tcPr>
          <w:p w:rsidR="00A33515" w:rsidDel="002260E7" w:rsidRDefault="00A33515">
            <w:pPr>
              <w:rPr>
                <w:del w:id="2155" w:author="Admin" w:date="2019-02-19T02:10:00Z"/>
                <w:sz w:val="1"/>
                <w:szCs w:val="1"/>
              </w:rPr>
            </w:pPr>
          </w:p>
        </w:tc>
      </w:tr>
      <w:tr w:rsidR="00A33515" w:rsidDel="002260E7">
        <w:trPr>
          <w:trHeight w:val="237"/>
          <w:del w:id="2156" w:author="Admin" w:date="2019-02-19T02:10:00Z"/>
        </w:trPr>
        <w:tc>
          <w:tcPr>
            <w:tcW w:w="2820" w:type="dxa"/>
            <w:vAlign w:val="bottom"/>
          </w:tcPr>
          <w:p w:rsidR="00A33515" w:rsidDel="002260E7" w:rsidRDefault="00A33515">
            <w:pPr>
              <w:rPr>
                <w:del w:id="2157" w:author="Admin" w:date="2019-02-19T02:10:00Z"/>
                <w:sz w:val="20"/>
                <w:szCs w:val="20"/>
              </w:rPr>
            </w:pPr>
          </w:p>
        </w:tc>
        <w:tc>
          <w:tcPr>
            <w:tcW w:w="500" w:type="dxa"/>
            <w:vAlign w:val="bottom"/>
          </w:tcPr>
          <w:p w:rsidR="00A33515" w:rsidDel="002260E7" w:rsidRDefault="001A4D22">
            <w:pPr>
              <w:jc w:val="center"/>
              <w:rPr>
                <w:del w:id="2158" w:author="Admin" w:date="2019-02-19T02:10:00Z"/>
                <w:sz w:val="20"/>
                <w:szCs w:val="20"/>
              </w:rPr>
            </w:pPr>
            <w:del w:id="2159" w:author="Admin" w:date="2019-02-19T02:10:00Z">
              <w:r w:rsidDel="002260E7">
                <w:rPr>
                  <w:rFonts w:ascii="Arial" w:eastAsia="Arial" w:hAnsi="Arial" w:cs="Arial"/>
                  <w:i/>
                  <w:iCs/>
                  <w:w w:val="82"/>
                  <w:sz w:val="20"/>
                  <w:szCs w:val="20"/>
                </w:rPr>
                <w:delText>C</w:delText>
              </w:r>
            </w:del>
          </w:p>
        </w:tc>
        <w:tc>
          <w:tcPr>
            <w:tcW w:w="280" w:type="dxa"/>
            <w:vMerge/>
            <w:vAlign w:val="bottom"/>
          </w:tcPr>
          <w:p w:rsidR="00A33515" w:rsidDel="002260E7" w:rsidRDefault="00A33515">
            <w:pPr>
              <w:rPr>
                <w:del w:id="2160" w:author="Admin" w:date="2019-02-19T02:10:00Z"/>
                <w:sz w:val="20"/>
                <w:szCs w:val="20"/>
              </w:rPr>
            </w:pPr>
          </w:p>
        </w:tc>
        <w:tc>
          <w:tcPr>
            <w:tcW w:w="460" w:type="dxa"/>
            <w:vAlign w:val="bottom"/>
          </w:tcPr>
          <w:p w:rsidR="00A33515" w:rsidDel="002260E7" w:rsidRDefault="001A4D22">
            <w:pPr>
              <w:jc w:val="center"/>
              <w:rPr>
                <w:del w:id="2161" w:author="Admin" w:date="2019-02-19T02:10:00Z"/>
                <w:sz w:val="20"/>
                <w:szCs w:val="20"/>
              </w:rPr>
            </w:pPr>
            <w:del w:id="2162" w:author="Admin" w:date="2019-02-19T02:10:00Z">
              <w:r w:rsidDel="002260E7">
                <w:rPr>
                  <w:rFonts w:ascii="Arial" w:eastAsia="Arial" w:hAnsi="Arial" w:cs="Arial"/>
                  <w:i/>
                  <w:iCs/>
                  <w:w w:val="95"/>
                  <w:sz w:val="20"/>
                  <w:szCs w:val="20"/>
                </w:rPr>
                <w:delText xml:space="preserve">E </w:delText>
              </w:r>
              <w:r w:rsidDel="002260E7">
                <w:rPr>
                  <w:rFonts w:eastAsia="Times New Roman"/>
                  <w:w w:val="95"/>
                  <w:sz w:val="20"/>
                  <w:szCs w:val="20"/>
                </w:rPr>
                <w:delText>+</w:delText>
              </w:r>
              <w:r w:rsidDel="002260E7">
                <w:rPr>
                  <w:rFonts w:ascii="Arial" w:eastAsia="Arial" w:hAnsi="Arial" w:cs="Arial"/>
                  <w:i/>
                  <w:iCs/>
                  <w:w w:val="95"/>
                  <w:sz w:val="20"/>
                  <w:szCs w:val="20"/>
                </w:rPr>
                <w:delText xml:space="preserve"> F</w:delText>
              </w:r>
            </w:del>
          </w:p>
        </w:tc>
        <w:tc>
          <w:tcPr>
            <w:tcW w:w="0" w:type="dxa"/>
            <w:vAlign w:val="bottom"/>
          </w:tcPr>
          <w:p w:rsidR="00A33515" w:rsidDel="002260E7" w:rsidRDefault="00A33515">
            <w:pPr>
              <w:rPr>
                <w:del w:id="2163" w:author="Admin" w:date="2019-02-19T02:10:00Z"/>
                <w:sz w:val="1"/>
                <w:szCs w:val="1"/>
              </w:rPr>
            </w:pPr>
          </w:p>
        </w:tc>
      </w:tr>
    </w:tbl>
    <w:p w:rsidR="00A33515" w:rsidDel="002260E7" w:rsidRDefault="00A33515">
      <w:pPr>
        <w:spacing w:line="145" w:lineRule="exact"/>
        <w:rPr>
          <w:del w:id="2164" w:author="Admin" w:date="2019-02-19T02:10:00Z"/>
          <w:sz w:val="20"/>
          <w:szCs w:val="20"/>
        </w:rPr>
      </w:pPr>
    </w:p>
    <w:p w:rsidR="00A33515" w:rsidDel="002260E7" w:rsidRDefault="001A4D22">
      <w:pPr>
        <w:spacing w:line="291" w:lineRule="auto"/>
        <w:ind w:left="500"/>
        <w:jc w:val="both"/>
        <w:rPr>
          <w:del w:id="2165" w:author="Admin" w:date="2019-02-19T02:10:00Z"/>
          <w:sz w:val="20"/>
          <w:szCs w:val="20"/>
        </w:rPr>
      </w:pPr>
      <w:del w:id="2166" w:author="Admin" w:date="2019-02-19T02:10:00Z">
        <w:r w:rsidDel="002260E7">
          <w:rPr>
            <w:rFonts w:ascii="Arial" w:eastAsia="Arial" w:hAnsi="Arial" w:cs="Arial"/>
            <w:sz w:val="20"/>
            <w:szCs w:val="20"/>
          </w:rPr>
          <w:delText>заменить буквы числами 1, 2, 3, 4, 5, 6 так, чтобы различным бук-вам соответствовали различные числа, и значение получившегося выражения было бы равно 1?</w:delText>
        </w:r>
      </w:del>
    </w:p>
    <w:p w:rsidR="00A33515" w:rsidDel="002260E7" w:rsidRDefault="00A33515">
      <w:pPr>
        <w:spacing w:line="46" w:lineRule="exact"/>
        <w:rPr>
          <w:del w:id="2167" w:author="Admin" w:date="2019-02-19T02:10:00Z"/>
          <w:sz w:val="20"/>
          <w:szCs w:val="20"/>
        </w:rPr>
      </w:pPr>
    </w:p>
    <w:p w:rsidR="00A33515" w:rsidDel="002260E7" w:rsidRDefault="001A4D22">
      <w:pPr>
        <w:ind w:right="-359"/>
        <w:jc w:val="center"/>
        <w:rPr>
          <w:del w:id="2168" w:author="Admin" w:date="2019-02-19T02:10:00Z"/>
          <w:sz w:val="20"/>
          <w:szCs w:val="20"/>
        </w:rPr>
      </w:pPr>
      <w:del w:id="216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Приведём дроби в выражении к общему знаменателю:</w:delText>
        </w:r>
      </w:del>
    </w:p>
    <w:p w:rsidR="00A33515" w:rsidDel="002260E7" w:rsidRDefault="00A33515">
      <w:pPr>
        <w:spacing w:line="75" w:lineRule="exact"/>
        <w:rPr>
          <w:del w:id="2170" w:author="Admin" w:date="2019-02-19T02:10:00Z"/>
          <w:sz w:val="20"/>
          <w:szCs w:val="20"/>
        </w:rPr>
      </w:pPr>
    </w:p>
    <w:p w:rsidR="00A33515" w:rsidDel="002260E7" w:rsidRDefault="001A4D22">
      <w:pPr>
        <w:ind w:left="2720"/>
        <w:rPr>
          <w:del w:id="2171" w:author="Admin" w:date="2019-02-19T02:10:00Z"/>
          <w:sz w:val="20"/>
          <w:szCs w:val="20"/>
        </w:rPr>
      </w:pPr>
      <w:del w:id="2172" w:author="Admin" w:date="2019-02-19T02:10:00Z">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 xml:space="preserve"> +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i/>
            <w:iCs/>
            <w:sz w:val="20"/>
            <w:szCs w:val="20"/>
          </w:rPr>
          <w:delText>E</w:delText>
        </w:r>
        <w:r w:rsidDel="002260E7">
          <w:rPr>
            <w:rFonts w:eastAsia="Times New Roman"/>
            <w:sz w:val="20"/>
            <w:szCs w:val="20"/>
          </w:rPr>
          <w:delText xml:space="preserve"> + </w:delText>
        </w:r>
        <w:r w:rsidDel="002260E7">
          <w:rPr>
            <w:rFonts w:ascii="Arial" w:eastAsia="Arial" w:hAnsi="Arial" w:cs="Arial"/>
            <w:i/>
            <w:iCs/>
            <w:sz w:val="20"/>
            <w:szCs w:val="20"/>
          </w:rPr>
          <w:delText>F</w:delText>
        </w:r>
        <w:r w:rsidDel="002260E7">
          <w:rPr>
            <w:rFonts w:eastAsia="Times New Roman"/>
            <w:sz w:val="20"/>
            <w:szCs w:val="20"/>
          </w:rPr>
          <w:delText xml:space="preserve">) + </w:delText>
        </w:r>
        <w:r w:rsidDel="002260E7">
          <w:rPr>
            <w:rFonts w:ascii="Arial" w:eastAsia="Arial" w:hAnsi="Arial" w:cs="Arial"/>
            <w:i/>
            <w:iCs/>
            <w:sz w:val="20"/>
            <w:szCs w:val="20"/>
          </w:rPr>
          <w:delText>CD</w:delText>
        </w:r>
        <w:r w:rsidDel="002260E7">
          <w:rPr>
            <w:rFonts w:eastAsia="Times New Roman"/>
            <w:sz w:val="20"/>
            <w:szCs w:val="20"/>
          </w:rPr>
          <w:delText xml:space="preserve"> </w:delText>
        </w:r>
        <w:r w:rsidDel="002260E7">
          <w:rPr>
            <w:rFonts w:eastAsia="Times New Roman"/>
            <w:i/>
            <w:iCs/>
            <w:sz w:val="39"/>
            <w:szCs w:val="39"/>
            <w:vertAlign w:val="subscript"/>
          </w:rPr>
          <w:delText>:</w:delText>
        </w:r>
      </w:del>
    </w:p>
    <w:p w:rsidR="00A33515" w:rsidDel="002260E7" w:rsidRDefault="001A4D22">
      <w:pPr>
        <w:spacing w:line="20" w:lineRule="exact"/>
        <w:rPr>
          <w:del w:id="2173" w:author="Admin" w:date="2019-02-19T02:10:00Z"/>
          <w:sz w:val="20"/>
          <w:szCs w:val="20"/>
        </w:rPr>
      </w:pPr>
      <w:del w:id="2174" w:author="Admin" w:date="2019-02-19T02:10:00Z">
        <w:r w:rsidDel="002260E7">
          <w:rPr>
            <w:noProof/>
            <w:sz w:val="20"/>
            <w:szCs w:val="20"/>
          </w:rPr>
          <mc:AlternateContent>
            <mc:Choice Requires="wps">
              <w:drawing>
                <wp:anchor distT="0" distB="0" distL="114300" distR="114300" simplePos="0" relativeHeight="251754496" behindDoc="1" locked="0" layoutInCell="0" allowOverlap="1" wp14:anchorId="72D3ABD4" wp14:editId="3D73D90E">
                  <wp:simplePos x="0" y="0"/>
                  <wp:positionH relativeFrom="column">
                    <wp:posOffset>1727200</wp:posOffset>
                  </wp:positionH>
                  <wp:positionV relativeFrom="paragraph">
                    <wp:posOffset>-20955</wp:posOffset>
                  </wp:positionV>
                  <wp:extent cx="1131570" cy="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15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5" o:spid="_x0000_s1026" style="position:absolute;z-index:-251561984;visibility:visible;mso-wrap-style:square;mso-wrap-distance-left:9pt;mso-wrap-distance-top:0;mso-wrap-distance-right:9pt;mso-wrap-distance-bottom:0;mso-position-horizontal:absolute;mso-position-horizontal-relative:text;mso-position-vertical:absolute;mso-position-vertical-relative:text" from="136pt,-1.65pt" to="225.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" o:allowincell="f" filled="t" strokeweight=".14039mm">
                  <v:stroke joinstyle="miter"/>
                  <o:lock v:ext="edit" shapetype="f"/>
                </v:line>
              </w:pict>
            </mc:Fallback>
          </mc:AlternateContent>
        </w:r>
      </w:del>
    </w:p>
    <w:p w:rsidR="00A33515" w:rsidDel="002260E7" w:rsidRDefault="001A4D22">
      <w:pPr>
        <w:spacing w:line="215" w:lineRule="auto"/>
        <w:ind w:left="3240"/>
        <w:rPr>
          <w:del w:id="2175" w:author="Admin" w:date="2019-02-19T02:10:00Z"/>
          <w:sz w:val="20"/>
          <w:szCs w:val="20"/>
        </w:rPr>
      </w:pPr>
      <w:del w:id="2176" w:author="Admin" w:date="2019-02-19T02:10:00Z">
        <w:r w:rsidDel="002260E7">
          <w:rPr>
            <w:rFonts w:ascii="Arial" w:eastAsia="Arial" w:hAnsi="Arial" w:cs="Arial"/>
            <w:i/>
            <w:iCs/>
            <w:sz w:val="20"/>
            <w:szCs w:val="20"/>
          </w:rPr>
          <w:delText>C</w:delText>
        </w:r>
        <w:r w:rsidDel="002260E7">
          <w:rPr>
            <w:rFonts w:eastAsia="Times New Roman"/>
            <w:sz w:val="20"/>
            <w:szCs w:val="20"/>
          </w:rPr>
          <w:delText>(</w:delText>
        </w:r>
        <w:r w:rsidDel="002260E7">
          <w:rPr>
            <w:rFonts w:ascii="Arial" w:eastAsia="Arial" w:hAnsi="Arial" w:cs="Arial"/>
            <w:i/>
            <w:iCs/>
            <w:sz w:val="20"/>
            <w:szCs w:val="20"/>
          </w:rPr>
          <w:delText xml:space="preserve">E </w:delText>
        </w:r>
        <w:r w:rsidDel="002260E7">
          <w:rPr>
            <w:rFonts w:eastAsia="Times New Roman"/>
            <w:sz w:val="20"/>
            <w:szCs w:val="20"/>
          </w:rPr>
          <w:delText>+</w:delText>
        </w:r>
        <w:r w:rsidDel="002260E7">
          <w:rPr>
            <w:rFonts w:ascii="Arial" w:eastAsia="Arial" w:hAnsi="Arial" w:cs="Arial"/>
            <w:i/>
            <w:iCs/>
            <w:sz w:val="20"/>
            <w:szCs w:val="20"/>
          </w:rPr>
          <w:delText xml:space="preserve"> F</w:delText>
        </w:r>
        <w:r w:rsidDel="002260E7">
          <w:rPr>
            <w:rFonts w:eastAsia="Times New Roman"/>
            <w:sz w:val="20"/>
            <w:szCs w:val="20"/>
          </w:rPr>
          <w:delText>)</w:delText>
        </w:r>
      </w:del>
    </w:p>
    <w:p w:rsidR="00A33515" w:rsidDel="002260E7" w:rsidRDefault="00A33515">
      <w:pPr>
        <w:spacing w:line="272" w:lineRule="exact"/>
        <w:rPr>
          <w:del w:id="2177" w:author="Admin" w:date="2019-02-19T02:10:00Z"/>
          <w:sz w:val="20"/>
          <w:szCs w:val="20"/>
        </w:rPr>
      </w:pPr>
    </w:p>
    <w:p w:rsidR="00A33515" w:rsidDel="002260E7" w:rsidRDefault="001A4D22">
      <w:pPr>
        <w:spacing w:line="303" w:lineRule="auto"/>
        <w:ind w:left="500"/>
        <w:jc w:val="both"/>
        <w:rPr>
          <w:del w:id="2178" w:author="Admin" w:date="2019-02-19T02:10:00Z"/>
          <w:sz w:val="20"/>
          <w:szCs w:val="20"/>
        </w:rPr>
      </w:pPr>
      <w:del w:id="2179" w:author="Admin" w:date="2019-02-19T02:10:00Z">
        <w:r w:rsidDel="002260E7">
          <w:rPr>
            <w:rFonts w:ascii="Arial" w:eastAsia="Arial" w:hAnsi="Arial" w:cs="Arial"/>
            <w:sz w:val="20"/>
            <w:szCs w:val="20"/>
          </w:rPr>
          <w:delText>То, что значение этой дроби равно 1, значит, что её числитель равен её знаменателю:</w:delText>
        </w:r>
      </w:del>
    </w:p>
    <w:p w:rsidR="00A33515" w:rsidDel="002260E7" w:rsidRDefault="00A33515">
      <w:pPr>
        <w:spacing w:line="189" w:lineRule="exact"/>
        <w:rPr>
          <w:del w:id="2180" w:author="Admin" w:date="2019-02-19T02:10:00Z"/>
          <w:sz w:val="20"/>
          <w:szCs w:val="20"/>
        </w:rPr>
      </w:pPr>
    </w:p>
    <w:p w:rsidR="00A33515" w:rsidRPr="001A4D22" w:rsidDel="002260E7" w:rsidRDefault="001A4D22">
      <w:pPr>
        <w:ind w:left="2240"/>
        <w:rPr>
          <w:del w:id="2181" w:author="Admin" w:date="2019-02-19T02:10:00Z"/>
          <w:sz w:val="20"/>
          <w:szCs w:val="20"/>
          <w:lang w:val="en-US"/>
          <w:rPrChange w:id="2182" w:author="Admin" w:date="2019-02-18T23:54:00Z">
            <w:rPr>
              <w:del w:id="2183" w:author="Admin" w:date="2019-02-19T02:10:00Z"/>
              <w:sz w:val="20"/>
              <w:szCs w:val="20"/>
            </w:rPr>
          </w:rPrChange>
        </w:rPr>
      </w:pPr>
      <w:del w:id="2184" w:author="Admin" w:date="2019-02-19T02:10:00Z">
        <w:r w:rsidRPr="001A4D22" w:rsidDel="002260E7">
          <w:rPr>
            <w:rFonts w:eastAsia="Times New Roman"/>
            <w:sz w:val="20"/>
            <w:szCs w:val="20"/>
            <w:lang w:val="en-US"/>
            <w:rPrChange w:id="2185"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2186" w:author="Admin" w:date="2019-02-18T23:54:00Z">
              <w:rPr>
                <w:rFonts w:ascii="Arial" w:eastAsia="Arial" w:hAnsi="Arial" w:cs="Arial"/>
                <w:i/>
                <w:iCs/>
                <w:sz w:val="20"/>
                <w:szCs w:val="20"/>
              </w:rPr>
            </w:rPrChange>
          </w:rPr>
          <w:delText>A</w:delText>
        </w:r>
        <w:r w:rsidRPr="001A4D22" w:rsidDel="002260E7">
          <w:rPr>
            <w:rFonts w:eastAsia="Times New Roman"/>
            <w:sz w:val="20"/>
            <w:szCs w:val="20"/>
            <w:lang w:val="en-US"/>
            <w:rPrChange w:id="2187"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2188" w:author="Admin" w:date="2019-02-18T23:54:00Z">
              <w:rPr>
                <w:rFonts w:ascii="Arial" w:eastAsia="Arial" w:hAnsi="Arial" w:cs="Arial"/>
                <w:i/>
                <w:iCs/>
                <w:sz w:val="20"/>
                <w:szCs w:val="20"/>
              </w:rPr>
            </w:rPrChange>
          </w:rPr>
          <w:delText>B</w:delText>
        </w:r>
        <w:r w:rsidRPr="001A4D22" w:rsidDel="002260E7">
          <w:rPr>
            <w:rFonts w:eastAsia="Times New Roman"/>
            <w:sz w:val="20"/>
            <w:szCs w:val="20"/>
            <w:lang w:val="en-US"/>
            <w:rPrChange w:id="2189"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2190" w:author="Admin" w:date="2019-02-18T23:54:00Z">
              <w:rPr>
                <w:rFonts w:ascii="Arial" w:eastAsia="Arial" w:hAnsi="Arial" w:cs="Arial"/>
                <w:i/>
                <w:iCs/>
                <w:sz w:val="20"/>
                <w:szCs w:val="20"/>
              </w:rPr>
            </w:rPrChange>
          </w:rPr>
          <w:delText>E</w:delText>
        </w:r>
        <w:r w:rsidRPr="001A4D22" w:rsidDel="002260E7">
          <w:rPr>
            <w:rFonts w:eastAsia="Times New Roman"/>
            <w:sz w:val="20"/>
            <w:szCs w:val="20"/>
            <w:lang w:val="en-US"/>
            <w:rPrChange w:id="2191"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2192" w:author="Admin" w:date="2019-02-18T23:54:00Z">
              <w:rPr>
                <w:rFonts w:ascii="Arial" w:eastAsia="Arial" w:hAnsi="Arial" w:cs="Arial"/>
                <w:i/>
                <w:iCs/>
                <w:sz w:val="20"/>
                <w:szCs w:val="20"/>
              </w:rPr>
            </w:rPrChange>
          </w:rPr>
          <w:delText>F</w:delText>
        </w:r>
        <w:r w:rsidRPr="001A4D22" w:rsidDel="002260E7">
          <w:rPr>
            <w:rFonts w:eastAsia="Times New Roman"/>
            <w:sz w:val="20"/>
            <w:szCs w:val="20"/>
            <w:lang w:val="en-US"/>
            <w:rPrChange w:id="2193"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2194" w:author="Admin" w:date="2019-02-18T23:54:00Z">
              <w:rPr>
                <w:rFonts w:ascii="Arial" w:eastAsia="Arial" w:hAnsi="Arial" w:cs="Arial"/>
                <w:i/>
                <w:iCs/>
                <w:sz w:val="20"/>
                <w:szCs w:val="20"/>
              </w:rPr>
            </w:rPrChange>
          </w:rPr>
          <w:delText>CD</w:delText>
        </w:r>
        <w:r w:rsidRPr="001A4D22" w:rsidDel="002260E7">
          <w:rPr>
            <w:rFonts w:eastAsia="Times New Roman"/>
            <w:sz w:val="20"/>
            <w:szCs w:val="20"/>
            <w:lang w:val="en-US"/>
            <w:rPrChange w:id="2195"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2196" w:author="Admin" w:date="2019-02-18T23:54:00Z">
              <w:rPr>
                <w:rFonts w:ascii="Arial" w:eastAsia="Arial" w:hAnsi="Arial" w:cs="Arial"/>
                <w:i/>
                <w:iCs/>
                <w:sz w:val="20"/>
                <w:szCs w:val="20"/>
              </w:rPr>
            </w:rPrChange>
          </w:rPr>
          <w:delText>C</w:delText>
        </w:r>
        <w:r w:rsidRPr="001A4D22" w:rsidDel="002260E7">
          <w:rPr>
            <w:rFonts w:eastAsia="Times New Roman"/>
            <w:sz w:val="20"/>
            <w:szCs w:val="20"/>
            <w:lang w:val="en-US"/>
            <w:rPrChange w:id="2197"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2198" w:author="Admin" w:date="2019-02-18T23:54:00Z">
              <w:rPr>
                <w:rFonts w:ascii="Arial" w:eastAsia="Arial" w:hAnsi="Arial" w:cs="Arial"/>
                <w:i/>
                <w:iCs/>
                <w:sz w:val="20"/>
                <w:szCs w:val="20"/>
              </w:rPr>
            </w:rPrChange>
          </w:rPr>
          <w:delText>E</w:delText>
        </w:r>
        <w:r w:rsidRPr="001A4D22" w:rsidDel="002260E7">
          <w:rPr>
            <w:rFonts w:eastAsia="Times New Roman"/>
            <w:sz w:val="20"/>
            <w:szCs w:val="20"/>
            <w:lang w:val="en-US"/>
            <w:rPrChange w:id="2199"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2200" w:author="Admin" w:date="2019-02-18T23:54:00Z">
              <w:rPr>
                <w:rFonts w:ascii="Arial" w:eastAsia="Arial" w:hAnsi="Arial" w:cs="Arial"/>
                <w:i/>
                <w:iCs/>
                <w:sz w:val="20"/>
                <w:szCs w:val="20"/>
              </w:rPr>
            </w:rPrChange>
          </w:rPr>
          <w:delText>F</w:delText>
        </w:r>
        <w:r w:rsidRPr="001A4D22" w:rsidDel="002260E7">
          <w:rPr>
            <w:rFonts w:eastAsia="Times New Roman"/>
            <w:sz w:val="20"/>
            <w:szCs w:val="20"/>
            <w:lang w:val="en-US"/>
            <w:rPrChange w:id="2201" w:author="Admin" w:date="2019-02-18T23:54:00Z">
              <w:rPr>
                <w:rFonts w:eastAsia="Times New Roman"/>
                <w:sz w:val="20"/>
                <w:szCs w:val="20"/>
              </w:rPr>
            </w:rPrChange>
          </w:rPr>
          <w:delText>)</w:delText>
        </w:r>
      </w:del>
    </w:p>
    <w:p w:rsidR="00A33515" w:rsidRPr="001A4D22" w:rsidDel="002260E7" w:rsidRDefault="001A4D22">
      <w:pPr>
        <w:spacing w:line="20" w:lineRule="exact"/>
        <w:rPr>
          <w:del w:id="2202" w:author="Admin" w:date="2019-02-19T02:10:00Z"/>
          <w:sz w:val="20"/>
          <w:szCs w:val="20"/>
          <w:lang w:val="en-US"/>
          <w:rPrChange w:id="2203" w:author="Admin" w:date="2019-02-18T23:54:00Z">
            <w:rPr>
              <w:del w:id="2204" w:author="Admin" w:date="2019-02-19T02:10:00Z"/>
              <w:sz w:val="20"/>
              <w:szCs w:val="20"/>
            </w:rPr>
          </w:rPrChange>
        </w:rPr>
      </w:pPr>
      <w:del w:id="2205" w:author="Admin" w:date="2019-02-19T02:10:00Z">
        <w:r w:rsidDel="002260E7">
          <w:rPr>
            <w:noProof/>
            <w:sz w:val="20"/>
            <w:szCs w:val="20"/>
          </w:rPr>
          <mc:AlternateContent>
            <mc:Choice Requires="wps">
              <w:drawing>
                <wp:anchor distT="0" distB="0" distL="114300" distR="114300" simplePos="0" relativeHeight="251755520" behindDoc="1" locked="0" layoutInCell="0" allowOverlap="1" wp14:anchorId="167BE6A3" wp14:editId="2A4BC22C">
                  <wp:simplePos x="0" y="0"/>
                  <wp:positionH relativeFrom="column">
                    <wp:posOffset>1838325</wp:posOffset>
                  </wp:positionH>
                  <wp:positionV relativeFrom="paragraph">
                    <wp:posOffset>26670</wp:posOffset>
                  </wp:positionV>
                  <wp:extent cx="393700" cy="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37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6" o:spid="_x0000_s1026"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144.75pt,2.1pt" to="175.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56544" behindDoc="1" locked="0" layoutInCell="0" allowOverlap="1" wp14:anchorId="35CBEE6B" wp14:editId="6B8661C6">
                  <wp:simplePos x="0" y="0"/>
                  <wp:positionH relativeFrom="column">
                    <wp:posOffset>2804795</wp:posOffset>
                  </wp:positionH>
                  <wp:positionV relativeFrom="paragraph">
                    <wp:posOffset>26670</wp:posOffset>
                  </wp:positionV>
                  <wp:extent cx="393065" cy="0"/>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30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7" o:spid="_x0000_s1026"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220.85pt,2.1pt" to="251.8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" o:allowincell="f" filled="t" strokeweight=".14039mm">
                  <v:stroke joinstyle="miter"/>
                  <o:lock v:ext="edit" shapetype="f"/>
                </v:line>
              </w:pict>
            </mc:Fallback>
          </mc:AlternateContent>
        </w:r>
      </w:del>
    </w:p>
    <w:p w:rsidR="00A33515" w:rsidRPr="001A4D22" w:rsidDel="002260E7" w:rsidRDefault="00A33515">
      <w:pPr>
        <w:spacing w:line="102" w:lineRule="exact"/>
        <w:rPr>
          <w:del w:id="2206" w:author="Admin" w:date="2019-02-19T02:10:00Z"/>
          <w:sz w:val="20"/>
          <w:szCs w:val="20"/>
          <w:lang w:val="en-US"/>
          <w:rPrChange w:id="2207" w:author="Admin" w:date="2019-02-18T23:54:00Z">
            <w:rPr>
              <w:del w:id="2208" w:author="Admin" w:date="2019-02-19T02:10:00Z"/>
              <w:sz w:val="20"/>
              <w:szCs w:val="20"/>
            </w:rPr>
          </w:rPrChange>
        </w:rPr>
      </w:pPr>
    </w:p>
    <w:p w:rsidR="00A33515" w:rsidRPr="001A4D22" w:rsidDel="002260E7" w:rsidRDefault="001A4D22">
      <w:pPr>
        <w:tabs>
          <w:tab w:val="left" w:pos="3040"/>
        </w:tabs>
        <w:ind w:left="2240"/>
        <w:rPr>
          <w:del w:id="2209" w:author="Admin" w:date="2019-02-19T02:10:00Z"/>
          <w:sz w:val="20"/>
          <w:szCs w:val="20"/>
          <w:lang w:val="en-US"/>
          <w:rPrChange w:id="2210" w:author="Admin" w:date="2019-02-18T23:54:00Z">
            <w:rPr>
              <w:del w:id="2211" w:author="Admin" w:date="2019-02-19T02:10:00Z"/>
              <w:sz w:val="20"/>
              <w:szCs w:val="20"/>
            </w:rPr>
          </w:rPrChange>
        </w:rPr>
      </w:pPr>
      <w:del w:id="2212" w:author="Admin" w:date="2019-02-19T02:10:00Z">
        <w:r w:rsidRPr="001A4D22" w:rsidDel="002260E7">
          <w:rPr>
            <w:rFonts w:eastAsia="Times New Roman"/>
            <w:sz w:val="20"/>
            <w:szCs w:val="20"/>
            <w:lang w:val="en-US"/>
            <w:rPrChange w:id="2213"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2214" w:author="Admin" w:date="2019-02-18T23:54:00Z">
              <w:rPr>
                <w:rFonts w:ascii="Arial" w:eastAsia="Arial" w:hAnsi="Arial" w:cs="Arial"/>
                <w:i/>
                <w:iCs/>
                <w:sz w:val="20"/>
                <w:szCs w:val="20"/>
              </w:rPr>
            </w:rPrChange>
          </w:rPr>
          <w:delText>A</w:delText>
        </w:r>
        <w:r w:rsidRPr="001A4D22" w:rsidDel="002260E7">
          <w:rPr>
            <w:rFonts w:eastAsia="Times New Roman"/>
            <w:sz w:val="20"/>
            <w:szCs w:val="20"/>
            <w:lang w:val="en-US"/>
            <w:rPrChange w:id="2215"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2216" w:author="Admin" w:date="2019-02-18T23:54:00Z">
              <w:rPr>
                <w:rFonts w:ascii="Arial" w:eastAsia="Arial" w:hAnsi="Arial" w:cs="Arial"/>
                <w:i/>
                <w:iCs/>
                <w:sz w:val="20"/>
                <w:szCs w:val="20"/>
              </w:rPr>
            </w:rPrChange>
          </w:rPr>
          <w:delText>B</w:delText>
        </w:r>
        <w:r w:rsidRPr="001A4D22" w:rsidDel="002260E7">
          <w:rPr>
            <w:sz w:val="20"/>
            <w:szCs w:val="20"/>
            <w:lang w:val="en-US"/>
            <w:rPrChange w:id="2217" w:author="Admin" w:date="2019-02-18T23:54:00Z">
              <w:rPr>
                <w:sz w:val="20"/>
                <w:szCs w:val="20"/>
              </w:rPr>
            </w:rPrChange>
          </w:rPr>
          <w:tab/>
        </w:r>
        <w:r w:rsidRPr="001A4D22" w:rsidDel="002260E7">
          <w:rPr>
            <w:rFonts w:ascii="Arial" w:eastAsia="Arial" w:hAnsi="Arial" w:cs="Arial"/>
            <w:i/>
            <w:iCs/>
            <w:sz w:val="20"/>
            <w:szCs w:val="20"/>
            <w:lang w:val="en-US"/>
            <w:rPrChange w:id="2218" w:author="Admin" w:date="2019-02-18T23:54:00Z">
              <w:rPr>
                <w:rFonts w:ascii="Arial" w:eastAsia="Arial" w:hAnsi="Arial" w:cs="Arial"/>
                <w:i/>
                <w:iCs/>
                <w:sz w:val="20"/>
                <w:szCs w:val="20"/>
              </w:rPr>
            </w:rPrChange>
          </w:rPr>
          <w:delText>C</w:delText>
        </w:r>
        <w:r w:rsidRPr="001A4D22" w:rsidDel="002260E7">
          <w:rPr>
            <w:rFonts w:eastAsia="Times New Roman"/>
            <w:sz w:val="20"/>
            <w:szCs w:val="20"/>
            <w:lang w:val="en-US"/>
            <w:rPrChange w:id="2219"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2220" w:author="Admin" w:date="2019-02-18T23:54:00Z">
              <w:rPr>
                <w:rFonts w:ascii="Arial" w:eastAsia="Arial" w:hAnsi="Arial" w:cs="Arial"/>
                <w:i/>
                <w:iCs/>
                <w:sz w:val="20"/>
                <w:szCs w:val="20"/>
              </w:rPr>
            </w:rPrChange>
          </w:rPr>
          <w:delText xml:space="preserve">E </w:delText>
        </w:r>
        <w:r w:rsidRPr="001A4D22" w:rsidDel="002260E7">
          <w:rPr>
            <w:rFonts w:eastAsia="Times New Roman"/>
            <w:sz w:val="20"/>
            <w:szCs w:val="20"/>
            <w:lang w:val="en-US"/>
            <w:rPrChange w:id="2221"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2222" w:author="Admin" w:date="2019-02-18T23:54:00Z">
              <w:rPr>
                <w:rFonts w:ascii="Arial" w:eastAsia="Arial" w:hAnsi="Arial" w:cs="Arial"/>
                <w:i/>
                <w:iCs/>
                <w:sz w:val="20"/>
                <w:szCs w:val="20"/>
              </w:rPr>
            </w:rPrChange>
          </w:rPr>
          <w:delText xml:space="preserve"> F</w:delText>
        </w:r>
        <w:r w:rsidRPr="001A4D22" w:rsidDel="002260E7">
          <w:rPr>
            <w:rFonts w:eastAsia="Times New Roman"/>
            <w:sz w:val="20"/>
            <w:szCs w:val="20"/>
            <w:lang w:val="en-US"/>
            <w:rPrChange w:id="2223" w:author="Admin" w:date="2019-02-18T23:54:00Z">
              <w:rPr>
                <w:rFonts w:eastAsia="Times New Roman"/>
                <w:sz w:val="20"/>
                <w:szCs w:val="20"/>
              </w:rPr>
            </w:rPrChange>
          </w:rPr>
          <w:delText>) +</w:delText>
        </w:r>
        <w:r w:rsidRPr="001A4D22" w:rsidDel="002260E7">
          <w:rPr>
            <w:rFonts w:ascii="Arial" w:eastAsia="Arial" w:hAnsi="Arial" w:cs="Arial"/>
            <w:i/>
            <w:iCs/>
            <w:sz w:val="20"/>
            <w:szCs w:val="20"/>
            <w:lang w:val="en-US"/>
            <w:rPrChange w:id="2224" w:author="Admin" w:date="2019-02-18T23:54:00Z">
              <w:rPr>
                <w:rFonts w:ascii="Arial" w:eastAsia="Arial" w:hAnsi="Arial" w:cs="Arial"/>
                <w:i/>
                <w:iCs/>
                <w:sz w:val="20"/>
                <w:szCs w:val="20"/>
              </w:rPr>
            </w:rPrChange>
          </w:rPr>
          <w:delText xml:space="preserve"> CD </w:delText>
        </w:r>
        <w:r w:rsidRPr="001A4D22" w:rsidDel="002260E7">
          <w:rPr>
            <w:rFonts w:eastAsia="Times New Roman"/>
            <w:sz w:val="20"/>
            <w:szCs w:val="20"/>
            <w:lang w:val="en-US"/>
            <w:rPrChange w:id="2225"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2226" w:author="Admin" w:date="2019-02-18T23:54:00Z">
              <w:rPr>
                <w:rFonts w:ascii="Arial" w:eastAsia="Arial" w:hAnsi="Arial" w:cs="Arial"/>
                <w:i/>
                <w:iCs/>
                <w:sz w:val="20"/>
                <w:szCs w:val="20"/>
              </w:rPr>
            </w:rPrChange>
          </w:rPr>
          <w:delText xml:space="preserve"> </w:delText>
        </w:r>
        <w:r w:rsidRPr="001A4D22" w:rsidDel="002260E7">
          <w:rPr>
            <w:rFonts w:ascii="Arial" w:eastAsia="Arial" w:hAnsi="Arial" w:cs="Arial"/>
            <w:sz w:val="20"/>
            <w:szCs w:val="20"/>
            <w:lang w:val="en-US"/>
            <w:rPrChange w:id="2227" w:author="Admin" w:date="2019-02-18T23:54:00Z">
              <w:rPr>
                <w:rFonts w:ascii="Arial" w:eastAsia="Arial" w:hAnsi="Arial" w:cs="Arial"/>
                <w:sz w:val="20"/>
                <w:szCs w:val="20"/>
              </w:rPr>
            </w:rPrChange>
          </w:rPr>
          <w:delText>0</w:delText>
        </w:r>
      </w:del>
    </w:p>
    <w:p w:rsidR="00A33515" w:rsidRPr="001A4D22" w:rsidDel="002260E7" w:rsidRDefault="00A33515">
      <w:pPr>
        <w:spacing w:line="101" w:lineRule="exact"/>
        <w:rPr>
          <w:del w:id="2228" w:author="Admin" w:date="2019-02-19T02:10:00Z"/>
          <w:sz w:val="20"/>
          <w:szCs w:val="20"/>
          <w:lang w:val="en-US"/>
          <w:rPrChange w:id="2229" w:author="Admin" w:date="2019-02-18T23:54:00Z">
            <w:rPr>
              <w:del w:id="2230" w:author="Admin" w:date="2019-02-19T02:10:00Z"/>
              <w:sz w:val="20"/>
              <w:szCs w:val="20"/>
            </w:rPr>
          </w:rPrChange>
        </w:rPr>
      </w:pPr>
    </w:p>
    <w:p w:rsidR="002260E7" w:rsidDel="002260E7" w:rsidRDefault="002260E7">
      <w:pPr>
        <w:rPr>
          <w:del w:id="2231" w:author="Admin" w:date="2019-02-19T02:10:00Z"/>
          <w:sz w:val="20"/>
          <w:szCs w:val="20"/>
        </w:rPr>
      </w:pPr>
      <w:del w:id="2232" w:author="Admin" w:date="2019-02-19T02:10:00Z">
        <w:r w:rsidDel="002260E7">
          <w:rPr>
            <w:rFonts w:eastAsia="Times New Roman"/>
            <w:sz w:val="20"/>
            <w:szCs w:val="20"/>
          </w:rPr>
          <w:delText>(</w:delText>
        </w:r>
        <w:r w:rsidDel="002260E7">
          <w:rPr>
            <w:rFonts w:ascii="Arial" w:eastAsia="Arial" w:hAnsi="Arial" w:cs="Arial"/>
            <w:i/>
            <w:iCs/>
            <w:sz w:val="20"/>
            <w:szCs w:val="20"/>
          </w:rPr>
          <w:delText>C</w:delText>
        </w:r>
        <w:r w:rsidDel="002260E7">
          <w:rPr>
            <w:sz w:val="20"/>
            <w:szCs w:val="20"/>
          </w:rPr>
          <w:tab/>
        </w:r>
        <w:r w:rsidDel="002260E7">
          <w:rPr>
            <w:rFonts w:ascii="Arial" w:eastAsia="Arial" w:hAnsi="Arial" w:cs="Arial"/>
            <w:i/>
            <w:iCs/>
            <w:sz w:val="20"/>
            <w:szCs w:val="20"/>
          </w:rPr>
          <w:delText>A</w:delText>
        </w:r>
        <w:r w:rsidDel="002260E7">
          <w:rPr>
            <w:rFonts w:ascii="Arial" w:eastAsia="Arial" w:hAnsi="Arial" w:cs="Arial"/>
            <w:i/>
            <w:iCs/>
            <w:sz w:val="20"/>
            <w:szCs w:val="20"/>
          </w:rPr>
          <w:tab/>
          <w:delText>B</w:delText>
        </w:r>
        <w:r w:rsidDel="002260E7">
          <w:rPr>
            <w:rFonts w:eastAsia="Times New Roman"/>
            <w:sz w:val="20"/>
            <w:szCs w:val="20"/>
          </w:rPr>
          <w:delText>)(</w:delText>
        </w:r>
        <w:r w:rsidDel="002260E7">
          <w:rPr>
            <w:rFonts w:ascii="Arial" w:eastAsia="Arial" w:hAnsi="Arial" w:cs="Arial"/>
            <w:i/>
            <w:iCs/>
            <w:sz w:val="20"/>
            <w:szCs w:val="20"/>
          </w:rPr>
          <w:delText xml:space="preserve">E </w:delText>
        </w:r>
        <w:r w:rsidDel="002260E7">
          <w:rPr>
            <w:rFonts w:eastAsia="Times New Roman"/>
            <w:sz w:val="20"/>
            <w:szCs w:val="20"/>
          </w:rPr>
          <w:delText>+</w:delText>
        </w:r>
        <w:r w:rsidDel="002260E7">
          <w:rPr>
            <w:rFonts w:ascii="Arial" w:eastAsia="Arial" w:hAnsi="Arial" w:cs="Arial"/>
            <w:i/>
            <w:iCs/>
            <w:sz w:val="20"/>
            <w:szCs w:val="20"/>
          </w:rPr>
          <w:delText xml:space="preserve"> F</w:delText>
        </w:r>
        <w:r w:rsidDel="002260E7">
          <w:rPr>
            <w:rFonts w:eastAsia="Times New Roman"/>
            <w:sz w:val="20"/>
            <w:szCs w:val="20"/>
          </w:rPr>
          <w:delText>) =</w:delText>
        </w:r>
        <w:r w:rsidDel="002260E7">
          <w:rPr>
            <w:rFonts w:ascii="Arial" w:eastAsia="Arial" w:hAnsi="Arial" w:cs="Arial"/>
            <w:i/>
            <w:iCs/>
            <w:sz w:val="20"/>
            <w:szCs w:val="20"/>
          </w:rPr>
          <w:delText xml:space="preserve"> CD</w:delText>
        </w:r>
      </w:del>
    </w:p>
    <w:p w:rsidR="00A33515" w:rsidDel="002260E7" w:rsidRDefault="00A33515">
      <w:pPr>
        <w:rPr>
          <w:del w:id="2233"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2234" w:author="Admin" w:date="2019-02-19T02:10:00Z"/>
          <w:sz w:val="20"/>
          <w:szCs w:val="20"/>
        </w:rPr>
      </w:pPr>
    </w:p>
    <w:p w:rsidR="00A33515" w:rsidDel="002260E7" w:rsidRDefault="00A33515">
      <w:pPr>
        <w:spacing w:line="383" w:lineRule="exact"/>
        <w:rPr>
          <w:del w:id="2235" w:author="Admin" w:date="2019-02-19T02:10:00Z"/>
          <w:sz w:val="20"/>
          <w:szCs w:val="20"/>
        </w:rPr>
      </w:pPr>
    </w:p>
    <w:p w:rsidR="00A33515" w:rsidDel="002260E7" w:rsidRDefault="001A4D22">
      <w:pPr>
        <w:ind w:right="-19"/>
        <w:jc w:val="center"/>
        <w:rPr>
          <w:del w:id="2236" w:author="Admin" w:date="2019-02-19T02:10:00Z"/>
          <w:sz w:val="20"/>
          <w:szCs w:val="20"/>
        </w:rPr>
      </w:pPr>
      <w:del w:id="2237"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230</w:delText>
        </w:r>
        <w:r w:rsidDel="002260E7">
          <w:rPr>
            <w:rFonts w:ascii="Arial" w:eastAsia="Arial" w:hAnsi="Arial" w:cs="Arial"/>
            <w:sz w:val="20"/>
            <w:szCs w:val="20"/>
          </w:rPr>
          <w:delText xml:space="preserve"> −</w:delText>
        </w:r>
      </w:del>
    </w:p>
    <w:p w:rsidR="00A33515" w:rsidDel="002260E7" w:rsidRDefault="00A33515">
      <w:pPr>
        <w:rPr>
          <w:del w:id="2238"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2239" w:author="Admin" w:date="2019-02-19T02:10:00Z"/>
          <w:sz w:val="20"/>
          <w:szCs w:val="20"/>
        </w:rPr>
      </w:pPr>
      <w:bookmarkStart w:id="2240" w:name="page241"/>
      <w:bookmarkEnd w:id="2240"/>
      <w:del w:id="2241"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2242" w:author="Admin" w:date="2019-02-19T02:10:00Z"/>
          <w:sz w:val="20"/>
          <w:szCs w:val="20"/>
        </w:rPr>
      </w:pPr>
    </w:p>
    <w:p w:rsidR="00A33515" w:rsidDel="002260E7" w:rsidRDefault="001A4D22">
      <w:pPr>
        <w:spacing w:line="272" w:lineRule="auto"/>
        <w:ind w:left="500"/>
        <w:jc w:val="both"/>
        <w:rPr>
          <w:del w:id="2243" w:author="Admin" w:date="2019-02-19T02:10:00Z"/>
          <w:sz w:val="20"/>
          <w:szCs w:val="20"/>
        </w:rPr>
      </w:pPr>
      <w:del w:id="2244" w:author="Admin" w:date="2019-02-19T02:10:00Z">
        <w:r w:rsidDel="002260E7">
          <w:rPr>
            <w:rFonts w:ascii="Arial" w:eastAsia="Arial" w:hAnsi="Arial" w:cs="Arial"/>
            <w:sz w:val="20"/>
            <w:szCs w:val="20"/>
          </w:rPr>
          <w:delText xml:space="preserve">Чтобы равенство было выполнено, число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должно быть больше, чем сумма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и, значит, чем каждое из них. Вооружившись этим соображением, несложно найти ответ: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6,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4, </w:delText>
        </w:r>
        <w:r w:rsidDel="002260E7">
          <w:rPr>
            <w:rFonts w:ascii="Arial" w:eastAsia="Arial" w:hAnsi="Arial" w:cs="Arial"/>
            <w:i/>
            <w:iCs/>
            <w:sz w:val="20"/>
            <w:szCs w:val="20"/>
          </w:rPr>
          <w:delText xml:space="preserve">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3,</w:delText>
        </w:r>
        <w:r w:rsidDel="002260E7">
          <w:rPr>
            <w:rFonts w:ascii="Arial" w:eastAsia="Arial" w:hAnsi="Arial" w:cs="Arial"/>
            <w:i/>
            <w:iCs/>
            <w:sz w:val="20"/>
            <w:szCs w:val="20"/>
          </w:rPr>
          <w:delText xml:space="preserve"> F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5.</w:delText>
        </w:r>
      </w:del>
    </w:p>
    <w:tbl>
      <w:tblPr>
        <w:tblW w:w="0" w:type="auto"/>
        <w:tblInd w:w="2820" w:type="dxa"/>
        <w:tblLayout w:type="fixed"/>
        <w:tblCellMar>
          <w:left w:w="0" w:type="dxa"/>
          <w:right w:w="0" w:type="dxa"/>
        </w:tblCellMar>
        <w:tblLook w:val="04A0" w:firstRow="1" w:lastRow="0" w:firstColumn="1" w:lastColumn="0" w:noHBand="0" w:noVBand="1"/>
      </w:tblPr>
      <w:tblGrid>
        <w:gridCol w:w="460"/>
        <w:gridCol w:w="300"/>
        <w:gridCol w:w="440"/>
        <w:gridCol w:w="460"/>
        <w:gridCol w:w="20"/>
      </w:tblGrid>
      <w:tr w:rsidR="00A33515" w:rsidDel="002260E7">
        <w:trPr>
          <w:trHeight w:val="237"/>
          <w:del w:id="2245" w:author="Admin" w:date="2019-02-19T02:10:00Z"/>
        </w:trPr>
        <w:tc>
          <w:tcPr>
            <w:tcW w:w="460" w:type="dxa"/>
            <w:tcBorders>
              <w:bottom w:val="single" w:sz="8" w:space="0" w:color="auto"/>
            </w:tcBorders>
            <w:vAlign w:val="bottom"/>
          </w:tcPr>
          <w:p w:rsidR="00A33515" w:rsidDel="002260E7" w:rsidRDefault="001A4D22">
            <w:pPr>
              <w:spacing w:line="217" w:lineRule="exact"/>
              <w:jc w:val="center"/>
              <w:rPr>
                <w:del w:id="2246" w:author="Admin" w:date="2019-02-19T02:10:00Z"/>
                <w:sz w:val="20"/>
                <w:szCs w:val="20"/>
              </w:rPr>
            </w:pPr>
            <w:del w:id="2247" w:author="Admin" w:date="2019-02-19T02:10:00Z">
              <w:r w:rsidDel="002260E7">
                <w:rPr>
                  <w:rFonts w:ascii="Arial" w:eastAsia="Arial" w:hAnsi="Arial" w:cs="Arial"/>
                  <w:w w:val="98"/>
                  <w:sz w:val="20"/>
                  <w:szCs w:val="20"/>
                </w:rPr>
                <w:delText xml:space="preserve">1 </w:delText>
              </w:r>
              <w:r w:rsidDel="002260E7">
                <w:rPr>
                  <w:rFonts w:eastAsia="Times New Roman"/>
                  <w:w w:val="98"/>
                  <w:sz w:val="20"/>
                  <w:szCs w:val="20"/>
                </w:rPr>
                <w:delText>+</w:delText>
              </w:r>
              <w:r w:rsidDel="002260E7">
                <w:rPr>
                  <w:rFonts w:ascii="Arial" w:eastAsia="Arial" w:hAnsi="Arial" w:cs="Arial"/>
                  <w:w w:val="98"/>
                  <w:sz w:val="20"/>
                  <w:szCs w:val="20"/>
                </w:rPr>
                <w:delText xml:space="preserve"> 2</w:delText>
              </w:r>
            </w:del>
          </w:p>
        </w:tc>
        <w:tc>
          <w:tcPr>
            <w:tcW w:w="300" w:type="dxa"/>
            <w:vMerge w:val="restart"/>
            <w:vAlign w:val="bottom"/>
          </w:tcPr>
          <w:p w:rsidR="00A33515" w:rsidDel="002260E7" w:rsidRDefault="001A4D22">
            <w:pPr>
              <w:jc w:val="right"/>
              <w:rPr>
                <w:del w:id="2248" w:author="Admin" w:date="2019-02-19T02:10:00Z"/>
                <w:sz w:val="20"/>
                <w:szCs w:val="20"/>
              </w:rPr>
            </w:pPr>
            <w:del w:id="2249" w:author="Admin" w:date="2019-02-19T02:10:00Z">
              <w:r w:rsidDel="002260E7">
                <w:rPr>
                  <w:rFonts w:eastAsia="Times New Roman"/>
                  <w:sz w:val="20"/>
                  <w:szCs w:val="20"/>
                </w:rPr>
                <w:delText>+</w:delText>
              </w:r>
            </w:del>
          </w:p>
        </w:tc>
        <w:tc>
          <w:tcPr>
            <w:tcW w:w="440" w:type="dxa"/>
            <w:tcBorders>
              <w:bottom w:val="single" w:sz="8" w:space="0" w:color="auto"/>
            </w:tcBorders>
            <w:vAlign w:val="bottom"/>
          </w:tcPr>
          <w:p w:rsidR="00A33515" w:rsidDel="002260E7" w:rsidRDefault="001A4D22">
            <w:pPr>
              <w:spacing w:line="217" w:lineRule="exact"/>
              <w:ind w:right="60"/>
              <w:jc w:val="right"/>
              <w:rPr>
                <w:del w:id="2250" w:author="Admin" w:date="2019-02-19T02:10:00Z"/>
                <w:sz w:val="20"/>
                <w:szCs w:val="20"/>
              </w:rPr>
            </w:pPr>
            <w:del w:id="2251" w:author="Admin" w:date="2019-02-19T02:10:00Z">
              <w:r w:rsidDel="002260E7">
                <w:rPr>
                  <w:rFonts w:ascii="Arial" w:eastAsia="Arial" w:hAnsi="Arial" w:cs="Arial"/>
                  <w:sz w:val="20"/>
                  <w:szCs w:val="20"/>
                </w:rPr>
                <w:delText>4</w:delText>
              </w:r>
            </w:del>
          </w:p>
        </w:tc>
        <w:tc>
          <w:tcPr>
            <w:tcW w:w="460" w:type="dxa"/>
            <w:vMerge w:val="restart"/>
            <w:vAlign w:val="bottom"/>
          </w:tcPr>
          <w:p w:rsidR="00A33515" w:rsidDel="002260E7" w:rsidRDefault="001A4D22">
            <w:pPr>
              <w:jc w:val="right"/>
              <w:rPr>
                <w:del w:id="2252" w:author="Admin" w:date="2019-02-19T02:10:00Z"/>
                <w:sz w:val="20"/>
                <w:szCs w:val="20"/>
              </w:rPr>
            </w:pPr>
            <w:del w:id="2253" w:author="Admin" w:date="2019-02-19T02:10:00Z">
              <w:r w:rsidDel="002260E7">
                <w:rPr>
                  <w:rFonts w:eastAsia="Times New Roman"/>
                  <w:sz w:val="20"/>
                  <w:szCs w:val="20"/>
                </w:rPr>
                <w:delText xml:space="preserve">= </w:delText>
              </w:r>
              <w:r w:rsidDel="002260E7">
                <w:rPr>
                  <w:rFonts w:ascii="Arial" w:eastAsia="Arial" w:hAnsi="Arial" w:cs="Arial"/>
                  <w:sz w:val="20"/>
                  <w:szCs w:val="20"/>
                </w:rPr>
                <w:delText>1</w:delText>
              </w:r>
              <w:r w:rsidDel="002260E7">
                <w:rPr>
                  <w:rFonts w:eastAsia="Times New Roman"/>
                  <w:i/>
                  <w:iCs/>
                  <w:sz w:val="20"/>
                  <w:szCs w:val="20"/>
                </w:rPr>
                <w:delText>:</w:delText>
              </w:r>
            </w:del>
          </w:p>
        </w:tc>
        <w:tc>
          <w:tcPr>
            <w:tcW w:w="0" w:type="dxa"/>
            <w:vAlign w:val="bottom"/>
          </w:tcPr>
          <w:p w:rsidR="00A33515" w:rsidDel="002260E7" w:rsidRDefault="00A33515">
            <w:pPr>
              <w:rPr>
                <w:del w:id="2254" w:author="Admin" w:date="2019-02-19T02:10:00Z"/>
                <w:sz w:val="1"/>
                <w:szCs w:val="1"/>
              </w:rPr>
            </w:pPr>
          </w:p>
        </w:tc>
      </w:tr>
      <w:tr w:rsidR="00A33515" w:rsidDel="002260E7">
        <w:trPr>
          <w:trHeight w:val="88"/>
          <w:del w:id="2255" w:author="Admin" w:date="2019-02-19T02:10:00Z"/>
        </w:trPr>
        <w:tc>
          <w:tcPr>
            <w:tcW w:w="460" w:type="dxa"/>
            <w:vMerge w:val="restart"/>
            <w:vAlign w:val="bottom"/>
          </w:tcPr>
          <w:p w:rsidR="00A33515" w:rsidDel="002260E7" w:rsidRDefault="001A4D22">
            <w:pPr>
              <w:ind w:right="80"/>
              <w:jc w:val="right"/>
              <w:rPr>
                <w:del w:id="2256" w:author="Admin" w:date="2019-02-19T02:10:00Z"/>
                <w:sz w:val="20"/>
                <w:szCs w:val="20"/>
              </w:rPr>
            </w:pPr>
            <w:del w:id="2257" w:author="Admin" w:date="2019-02-19T02:10:00Z">
              <w:r w:rsidDel="002260E7">
                <w:rPr>
                  <w:rFonts w:ascii="Arial" w:eastAsia="Arial" w:hAnsi="Arial" w:cs="Arial"/>
                  <w:sz w:val="20"/>
                  <w:szCs w:val="20"/>
                </w:rPr>
                <w:delText>6</w:delText>
              </w:r>
            </w:del>
          </w:p>
        </w:tc>
        <w:tc>
          <w:tcPr>
            <w:tcW w:w="300" w:type="dxa"/>
            <w:vMerge/>
            <w:vAlign w:val="bottom"/>
          </w:tcPr>
          <w:p w:rsidR="00A33515" w:rsidDel="002260E7" w:rsidRDefault="00A33515">
            <w:pPr>
              <w:rPr>
                <w:del w:id="2258" w:author="Admin" w:date="2019-02-19T02:10:00Z"/>
                <w:sz w:val="7"/>
                <w:szCs w:val="7"/>
              </w:rPr>
            </w:pPr>
          </w:p>
        </w:tc>
        <w:tc>
          <w:tcPr>
            <w:tcW w:w="440" w:type="dxa"/>
            <w:vMerge w:val="restart"/>
            <w:vAlign w:val="bottom"/>
          </w:tcPr>
          <w:p w:rsidR="00A33515" w:rsidDel="002260E7" w:rsidRDefault="001A4D22">
            <w:pPr>
              <w:jc w:val="center"/>
              <w:rPr>
                <w:del w:id="2259" w:author="Admin" w:date="2019-02-19T02:10:00Z"/>
                <w:sz w:val="20"/>
                <w:szCs w:val="20"/>
              </w:rPr>
            </w:pPr>
            <w:del w:id="2260" w:author="Admin" w:date="2019-02-19T02:10:00Z">
              <w:r w:rsidDel="002260E7">
                <w:rPr>
                  <w:rFonts w:ascii="Arial" w:eastAsia="Arial" w:hAnsi="Arial" w:cs="Arial"/>
                  <w:w w:val="93"/>
                  <w:sz w:val="20"/>
                  <w:szCs w:val="20"/>
                </w:rPr>
                <w:delText xml:space="preserve">3 </w:delText>
              </w:r>
              <w:r w:rsidDel="002260E7">
                <w:rPr>
                  <w:rFonts w:eastAsia="Times New Roman"/>
                  <w:w w:val="93"/>
                  <w:sz w:val="20"/>
                  <w:szCs w:val="20"/>
                </w:rPr>
                <w:delText>+</w:delText>
              </w:r>
              <w:r w:rsidDel="002260E7">
                <w:rPr>
                  <w:rFonts w:ascii="Arial" w:eastAsia="Arial" w:hAnsi="Arial" w:cs="Arial"/>
                  <w:w w:val="93"/>
                  <w:sz w:val="20"/>
                  <w:szCs w:val="20"/>
                </w:rPr>
                <w:delText xml:space="preserve"> 5</w:delText>
              </w:r>
            </w:del>
          </w:p>
        </w:tc>
        <w:tc>
          <w:tcPr>
            <w:tcW w:w="460" w:type="dxa"/>
            <w:vMerge/>
            <w:vAlign w:val="bottom"/>
          </w:tcPr>
          <w:p w:rsidR="00A33515" w:rsidDel="002260E7" w:rsidRDefault="00A33515">
            <w:pPr>
              <w:rPr>
                <w:del w:id="2261" w:author="Admin" w:date="2019-02-19T02:10:00Z"/>
                <w:sz w:val="7"/>
                <w:szCs w:val="7"/>
              </w:rPr>
            </w:pPr>
          </w:p>
        </w:tc>
        <w:tc>
          <w:tcPr>
            <w:tcW w:w="0" w:type="dxa"/>
            <w:vAlign w:val="bottom"/>
          </w:tcPr>
          <w:p w:rsidR="00A33515" w:rsidDel="002260E7" w:rsidRDefault="00A33515">
            <w:pPr>
              <w:rPr>
                <w:del w:id="2262" w:author="Admin" w:date="2019-02-19T02:10:00Z"/>
                <w:sz w:val="1"/>
                <w:szCs w:val="1"/>
              </w:rPr>
            </w:pPr>
          </w:p>
        </w:tc>
      </w:tr>
      <w:tr w:rsidR="00A33515" w:rsidDel="002260E7">
        <w:trPr>
          <w:trHeight w:val="154"/>
          <w:del w:id="2263" w:author="Admin" w:date="2019-02-19T02:10:00Z"/>
        </w:trPr>
        <w:tc>
          <w:tcPr>
            <w:tcW w:w="460" w:type="dxa"/>
            <w:vMerge/>
            <w:vAlign w:val="bottom"/>
          </w:tcPr>
          <w:p w:rsidR="00A33515" w:rsidDel="002260E7" w:rsidRDefault="00A33515">
            <w:pPr>
              <w:rPr>
                <w:del w:id="2264" w:author="Admin" w:date="2019-02-19T02:10:00Z"/>
                <w:sz w:val="13"/>
                <w:szCs w:val="13"/>
              </w:rPr>
            </w:pPr>
          </w:p>
        </w:tc>
        <w:tc>
          <w:tcPr>
            <w:tcW w:w="300" w:type="dxa"/>
            <w:vAlign w:val="bottom"/>
          </w:tcPr>
          <w:p w:rsidR="00A33515" w:rsidDel="002260E7" w:rsidRDefault="00A33515">
            <w:pPr>
              <w:rPr>
                <w:del w:id="2265" w:author="Admin" w:date="2019-02-19T02:10:00Z"/>
                <w:sz w:val="13"/>
                <w:szCs w:val="13"/>
              </w:rPr>
            </w:pPr>
          </w:p>
        </w:tc>
        <w:tc>
          <w:tcPr>
            <w:tcW w:w="440" w:type="dxa"/>
            <w:vMerge/>
            <w:vAlign w:val="bottom"/>
          </w:tcPr>
          <w:p w:rsidR="00A33515" w:rsidDel="002260E7" w:rsidRDefault="00A33515">
            <w:pPr>
              <w:rPr>
                <w:del w:id="2266" w:author="Admin" w:date="2019-02-19T02:10:00Z"/>
                <w:sz w:val="13"/>
                <w:szCs w:val="13"/>
              </w:rPr>
            </w:pPr>
          </w:p>
        </w:tc>
        <w:tc>
          <w:tcPr>
            <w:tcW w:w="460" w:type="dxa"/>
            <w:vAlign w:val="bottom"/>
          </w:tcPr>
          <w:p w:rsidR="00A33515" w:rsidDel="002260E7" w:rsidRDefault="00A33515">
            <w:pPr>
              <w:rPr>
                <w:del w:id="2267" w:author="Admin" w:date="2019-02-19T02:10:00Z"/>
                <w:sz w:val="13"/>
                <w:szCs w:val="13"/>
              </w:rPr>
            </w:pPr>
          </w:p>
        </w:tc>
        <w:tc>
          <w:tcPr>
            <w:tcW w:w="0" w:type="dxa"/>
            <w:vAlign w:val="bottom"/>
          </w:tcPr>
          <w:p w:rsidR="00A33515" w:rsidDel="002260E7" w:rsidRDefault="00A33515">
            <w:pPr>
              <w:rPr>
                <w:del w:id="2268" w:author="Admin" w:date="2019-02-19T02:10:00Z"/>
                <w:sz w:val="1"/>
                <w:szCs w:val="1"/>
              </w:rPr>
            </w:pPr>
          </w:p>
        </w:tc>
      </w:tr>
    </w:tbl>
    <w:p w:rsidR="00A33515" w:rsidDel="002260E7" w:rsidRDefault="00A33515">
      <w:pPr>
        <w:spacing w:line="216" w:lineRule="exact"/>
        <w:rPr>
          <w:del w:id="2269" w:author="Admin" w:date="2019-02-19T02:10:00Z"/>
          <w:sz w:val="20"/>
          <w:szCs w:val="20"/>
        </w:rPr>
      </w:pPr>
    </w:p>
    <w:p w:rsidR="00A33515" w:rsidDel="002260E7" w:rsidRDefault="001A4D22">
      <w:pPr>
        <w:rPr>
          <w:del w:id="2270" w:author="Admin" w:date="2019-02-19T02:10:00Z"/>
          <w:sz w:val="20"/>
          <w:szCs w:val="20"/>
        </w:rPr>
      </w:pPr>
      <w:del w:id="2271" w:author="Admin" w:date="2019-02-19T02:10:00Z">
        <w:r w:rsidDel="002260E7">
          <w:rPr>
            <w:rFonts w:ascii="Arial" w:eastAsia="Arial" w:hAnsi="Arial" w:cs="Arial"/>
            <w:b/>
            <w:bCs/>
            <w:sz w:val="26"/>
            <w:szCs w:val="26"/>
          </w:rPr>
          <w:delText>Задача 6.</w:delText>
        </w:r>
      </w:del>
    </w:p>
    <w:p w:rsidR="00A33515" w:rsidDel="002260E7" w:rsidRDefault="00A33515">
      <w:pPr>
        <w:spacing w:line="178" w:lineRule="exact"/>
        <w:rPr>
          <w:del w:id="2272" w:author="Admin" w:date="2019-02-19T02:10:00Z"/>
          <w:sz w:val="20"/>
          <w:szCs w:val="20"/>
        </w:rPr>
      </w:pPr>
    </w:p>
    <w:p w:rsidR="00A33515" w:rsidDel="002260E7" w:rsidRDefault="001A4D22">
      <w:pPr>
        <w:numPr>
          <w:ilvl w:val="0"/>
          <w:numId w:val="545"/>
        </w:numPr>
        <w:tabs>
          <w:tab w:val="left" w:pos="500"/>
        </w:tabs>
        <w:spacing w:line="287" w:lineRule="auto"/>
        <w:ind w:left="500" w:hanging="306"/>
        <w:jc w:val="both"/>
        <w:rPr>
          <w:del w:id="2273" w:author="Admin" w:date="2019-02-19T02:10:00Z"/>
          <w:rFonts w:ascii="Arial" w:eastAsia="Arial" w:hAnsi="Arial" w:cs="Arial"/>
          <w:b/>
          <w:bCs/>
          <w:sz w:val="20"/>
          <w:szCs w:val="20"/>
        </w:rPr>
        <w:pPrChange w:id="2274" w:author="Admin" w:date="2019-02-19T00:19:00Z">
          <w:pPr>
            <w:numPr>
              <w:numId w:val="547"/>
            </w:numPr>
            <w:tabs>
              <w:tab w:val="left" w:pos="500"/>
            </w:tabs>
            <w:spacing w:line="287" w:lineRule="auto"/>
            <w:ind w:left="500" w:hanging="306"/>
            <w:jc w:val="both"/>
          </w:pPr>
        </w:pPrChange>
      </w:pPr>
      <w:del w:id="2275" w:author="Admin" w:date="2019-02-19T02:10:00Z">
        <w:r w:rsidDel="002260E7">
          <w:rPr>
            <w:rFonts w:ascii="Arial" w:eastAsia="Arial" w:hAnsi="Arial" w:cs="Arial"/>
            <w:sz w:val="20"/>
            <w:szCs w:val="20"/>
          </w:rPr>
          <w:delText>Одним пакетиком чая можно заварить 2 или 3 чашки чая. Маша и Оля разделили пачку чая пополам. Маша заварила 51 чашку чая, а Оля — 73 чашки. Можно ли догадаться, сколько пакетиков чая было в пачке?</w:delText>
        </w:r>
      </w:del>
    </w:p>
    <w:p w:rsidR="00A33515" w:rsidDel="002260E7" w:rsidRDefault="00A33515">
      <w:pPr>
        <w:spacing w:line="51" w:lineRule="exact"/>
        <w:rPr>
          <w:del w:id="2276" w:author="Admin" w:date="2019-02-19T02:10:00Z"/>
          <w:sz w:val="20"/>
          <w:szCs w:val="20"/>
        </w:rPr>
      </w:pPr>
    </w:p>
    <w:p w:rsidR="00A33515" w:rsidDel="002260E7" w:rsidRDefault="001A4D22">
      <w:pPr>
        <w:spacing w:line="291" w:lineRule="auto"/>
        <w:ind w:left="500"/>
        <w:jc w:val="both"/>
        <w:rPr>
          <w:del w:id="2277" w:author="Admin" w:date="2019-02-19T02:10:00Z"/>
          <w:sz w:val="20"/>
          <w:szCs w:val="20"/>
        </w:rPr>
      </w:pPr>
      <w:del w:id="2278"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73 51</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22 —</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на столько больше раз Оля использовала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пакетик на три чашки, чем Маша. Это значит, что Оля по крайней мере столько раз заваривала пакетиком только две чашки чая.</w:delText>
        </w:r>
      </w:del>
    </w:p>
    <w:p w:rsidR="00A33515" w:rsidDel="002260E7" w:rsidRDefault="00A33515">
      <w:pPr>
        <w:spacing w:line="46" w:lineRule="exact"/>
        <w:rPr>
          <w:del w:id="2279" w:author="Admin" w:date="2019-02-19T02:10:00Z"/>
          <w:sz w:val="20"/>
          <w:szCs w:val="20"/>
        </w:rPr>
      </w:pPr>
    </w:p>
    <w:p w:rsidR="00A33515" w:rsidDel="002260E7" w:rsidRDefault="001A4D22">
      <w:pPr>
        <w:spacing w:line="290" w:lineRule="auto"/>
        <w:ind w:left="500"/>
        <w:jc w:val="both"/>
        <w:rPr>
          <w:del w:id="2280" w:author="Admin" w:date="2019-02-19T02:10:00Z"/>
          <w:sz w:val="20"/>
          <w:szCs w:val="20"/>
        </w:rPr>
      </w:pPr>
      <w:del w:id="2281" w:author="Admin" w:date="2019-02-19T02:10:00Z">
        <w:r w:rsidDel="002260E7">
          <w:rPr>
            <w:rFonts w:ascii="Arial" w:eastAsia="Arial" w:hAnsi="Arial" w:cs="Arial"/>
            <w:sz w:val="20"/>
            <w:szCs w:val="20"/>
          </w:rPr>
          <w:delText xml:space="preserve">22 2 </w:delText>
        </w:r>
        <w:r w:rsidDel="002260E7">
          <w:rPr>
            <w:rFonts w:eastAsia="Times New Roman"/>
            <w:sz w:val="20"/>
            <w:szCs w:val="20"/>
          </w:rPr>
          <w:delText>=</w:delText>
        </w:r>
        <w:r w:rsidDel="002260E7">
          <w:rPr>
            <w:rFonts w:ascii="Arial" w:eastAsia="Arial" w:hAnsi="Arial" w:cs="Arial"/>
            <w:sz w:val="20"/>
            <w:szCs w:val="20"/>
          </w:rPr>
          <w:delText xml:space="preserve"> 44. Значит, Оле осталось заварить 7 чашек, это можно сде-лать только тремя пакетиками — 7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2. Значит, у Оли было 25 пакетиков, а в пачке — 50.</w:delText>
        </w:r>
      </w:del>
    </w:p>
    <w:p w:rsidR="00A33515" w:rsidDel="002260E7" w:rsidRDefault="00A33515">
      <w:pPr>
        <w:spacing w:line="127" w:lineRule="exact"/>
        <w:rPr>
          <w:del w:id="2282" w:author="Admin" w:date="2019-02-19T02:10:00Z"/>
          <w:sz w:val="20"/>
          <w:szCs w:val="20"/>
        </w:rPr>
      </w:pPr>
    </w:p>
    <w:p w:rsidR="00A33515" w:rsidDel="002260E7" w:rsidRDefault="001A4D22">
      <w:pPr>
        <w:numPr>
          <w:ilvl w:val="0"/>
          <w:numId w:val="546"/>
        </w:numPr>
        <w:tabs>
          <w:tab w:val="left" w:pos="500"/>
        </w:tabs>
        <w:ind w:left="500" w:hanging="290"/>
        <w:rPr>
          <w:del w:id="2283" w:author="Admin" w:date="2019-02-19T02:10:00Z"/>
          <w:rFonts w:ascii="Arial" w:eastAsia="Arial" w:hAnsi="Arial" w:cs="Arial"/>
          <w:b/>
          <w:bCs/>
          <w:sz w:val="20"/>
          <w:szCs w:val="20"/>
        </w:rPr>
        <w:pPrChange w:id="2284" w:author="Admin" w:date="2019-02-19T00:19:00Z">
          <w:pPr>
            <w:numPr>
              <w:numId w:val="548"/>
            </w:numPr>
            <w:tabs>
              <w:tab w:val="left" w:pos="500"/>
            </w:tabs>
            <w:ind w:left="500" w:hanging="290"/>
          </w:pPr>
        </w:pPrChange>
      </w:pPr>
      <w:del w:id="2285" w:author="Admin" w:date="2019-02-19T02:10:00Z">
        <w:r w:rsidDel="002260E7">
          <w:rPr>
            <w:rFonts w:ascii="Arial" w:eastAsia="Arial" w:hAnsi="Arial" w:cs="Arial"/>
            <w:sz w:val="20"/>
            <w:szCs w:val="20"/>
          </w:rPr>
          <w:delText>Незнайка составил числовой ребус</w:delText>
        </w:r>
      </w:del>
    </w:p>
    <w:p w:rsidR="00A33515" w:rsidDel="002260E7" w:rsidRDefault="00A33515">
      <w:pPr>
        <w:spacing w:line="261" w:lineRule="exact"/>
        <w:rPr>
          <w:del w:id="2286" w:author="Admin" w:date="2019-02-19T02:10:00Z"/>
          <w:sz w:val="20"/>
          <w:szCs w:val="20"/>
        </w:rPr>
      </w:pPr>
    </w:p>
    <w:p w:rsidR="00A33515" w:rsidDel="002260E7" w:rsidRDefault="001A4D22">
      <w:pPr>
        <w:ind w:left="2660"/>
        <w:rPr>
          <w:del w:id="2287" w:author="Admin" w:date="2019-02-19T02:10:00Z"/>
          <w:sz w:val="20"/>
          <w:szCs w:val="20"/>
        </w:rPr>
      </w:pPr>
      <w:del w:id="2288" w:author="Admin" w:date="2019-02-19T02:10:00Z">
        <w:r w:rsidDel="002260E7">
          <w:rPr>
            <w:rFonts w:ascii="Arial" w:eastAsia="Arial" w:hAnsi="Arial" w:cs="Arial"/>
            <w:sz w:val="20"/>
            <w:szCs w:val="20"/>
          </w:rPr>
          <w:delText xml:space="preserve">ЭНЭ </w:delText>
        </w:r>
        <w:r w:rsidDel="002260E7">
          <w:rPr>
            <w:rFonts w:eastAsia="Times New Roman"/>
            <w:sz w:val="20"/>
            <w:szCs w:val="20"/>
          </w:rPr>
          <w:delText>+</w:delText>
        </w:r>
        <w:r w:rsidDel="002260E7">
          <w:rPr>
            <w:rFonts w:ascii="Arial" w:eastAsia="Arial" w:hAnsi="Arial" w:cs="Arial"/>
            <w:sz w:val="20"/>
            <w:szCs w:val="20"/>
          </w:rPr>
          <w:delText xml:space="preserve"> БЭНЭ </w:delText>
        </w:r>
        <w:r w:rsidDel="002260E7">
          <w:rPr>
            <w:rFonts w:eastAsia="Times New Roman"/>
            <w:sz w:val="20"/>
            <w:szCs w:val="20"/>
          </w:rPr>
          <w:delText>=</w:delText>
        </w:r>
        <w:r w:rsidDel="002260E7">
          <w:rPr>
            <w:rFonts w:ascii="Arial" w:eastAsia="Arial" w:hAnsi="Arial" w:cs="Arial"/>
            <w:sz w:val="20"/>
            <w:szCs w:val="20"/>
          </w:rPr>
          <w:delText xml:space="preserve"> РАБА</w:delText>
        </w:r>
        <w:r w:rsidDel="002260E7">
          <w:rPr>
            <w:rFonts w:eastAsia="Times New Roman"/>
            <w:i/>
            <w:iCs/>
            <w:sz w:val="20"/>
            <w:szCs w:val="20"/>
          </w:rPr>
          <w:delText>;</w:delText>
        </w:r>
      </w:del>
    </w:p>
    <w:p w:rsidR="00A33515" w:rsidDel="002260E7" w:rsidRDefault="00A33515">
      <w:pPr>
        <w:spacing w:line="260" w:lineRule="exact"/>
        <w:rPr>
          <w:del w:id="2289" w:author="Admin" w:date="2019-02-19T02:10:00Z"/>
          <w:sz w:val="20"/>
          <w:szCs w:val="20"/>
        </w:rPr>
      </w:pPr>
    </w:p>
    <w:p w:rsidR="00A33515" w:rsidDel="002260E7" w:rsidRDefault="001A4D22">
      <w:pPr>
        <w:numPr>
          <w:ilvl w:val="0"/>
          <w:numId w:val="547"/>
        </w:numPr>
        <w:tabs>
          <w:tab w:val="left" w:pos="682"/>
        </w:tabs>
        <w:spacing w:line="291" w:lineRule="auto"/>
        <w:ind w:left="500" w:hanging="2"/>
        <w:jc w:val="both"/>
        <w:rPr>
          <w:del w:id="2290" w:author="Admin" w:date="2019-02-19T02:10:00Z"/>
          <w:rFonts w:ascii="Arial" w:eastAsia="Arial" w:hAnsi="Arial" w:cs="Arial"/>
          <w:sz w:val="20"/>
          <w:szCs w:val="20"/>
        </w:rPr>
        <w:pPrChange w:id="2291" w:author="Admin" w:date="2019-02-19T00:19:00Z">
          <w:pPr>
            <w:numPr>
              <w:numId w:val="549"/>
            </w:numPr>
            <w:tabs>
              <w:tab w:val="left" w:pos="682"/>
            </w:tabs>
            <w:spacing w:line="291" w:lineRule="auto"/>
            <w:ind w:left="500" w:hanging="2"/>
            <w:jc w:val="both"/>
          </w:pPr>
        </w:pPrChange>
      </w:pPr>
      <w:del w:id="2292" w:author="Admin" w:date="2019-02-19T02:10:00Z">
        <w:r w:rsidDel="002260E7">
          <w:rPr>
            <w:rFonts w:ascii="Arial" w:eastAsia="Arial" w:hAnsi="Arial" w:cs="Arial"/>
            <w:sz w:val="20"/>
            <w:szCs w:val="20"/>
          </w:rPr>
          <w:delText>котором разным буквам соответствуют разные цифры. Знайка, посмотрев на ребус, сказал, что цифра, зашифрованная буквой Р, не может быть чётной. Прав ли Знайка?</w:delText>
        </w:r>
      </w:del>
    </w:p>
    <w:p w:rsidR="00A33515" w:rsidDel="002260E7" w:rsidRDefault="00A33515">
      <w:pPr>
        <w:spacing w:line="47" w:lineRule="exact"/>
        <w:rPr>
          <w:del w:id="2293" w:author="Admin" w:date="2019-02-19T02:10:00Z"/>
          <w:sz w:val="20"/>
          <w:szCs w:val="20"/>
        </w:rPr>
      </w:pPr>
    </w:p>
    <w:p w:rsidR="00A33515" w:rsidDel="002260E7" w:rsidRDefault="001A4D22">
      <w:pPr>
        <w:spacing w:line="279" w:lineRule="auto"/>
        <w:ind w:left="500"/>
        <w:rPr>
          <w:del w:id="2294" w:author="Admin" w:date="2019-02-19T02:10:00Z"/>
          <w:sz w:val="20"/>
          <w:szCs w:val="20"/>
        </w:rPr>
      </w:pPr>
      <w:del w:id="2295"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Знайка неправ,</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цифра Р вполне может быть чётной:</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на-пример, равенство</w:delText>
        </w:r>
      </w:del>
    </w:p>
    <w:p w:rsidR="00A33515" w:rsidDel="002260E7" w:rsidRDefault="00A33515">
      <w:pPr>
        <w:spacing w:line="1" w:lineRule="exact"/>
        <w:rPr>
          <w:del w:id="2296" w:author="Admin" w:date="2019-02-19T02:10:00Z"/>
          <w:sz w:val="20"/>
          <w:szCs w:val="20"/>
        </w:rPr>
      </w:pPr>
    </w:p>
    <w:p w:rsidR="00A33515" w:rsidDel="002260E7" w:rsidRDefault="001A4D22">
      <w:pPr>
        <w:ind w:left="2800"/>
        <w:rPr>
          <w:del w:id="2297" w:author="Admin" w:date="2019-02-19T02:10:00Z"/>
          <w:sz w:val="20"/>
          <w:szCs w:val="20"/>
        </w:rPr>
      </w:pPr>
      <w:del w:id="2298" w:author="Admin" w:date="2019-02-19T02:10:00Z">
        <w:r w:rsidDel="002260E7">
          <w:rPr>
            <w:rFonts w:ascii="Arial" w:eastAsia="Arial" w:hAnsi="Arial" w:cs="Arial"/>
            <w:sz w:val="20"/>
            <w:szCs w:val="20"/>
          </w:rPr>
          <w:delText xml:space="preserve">636 </w:delText>
        </w:r>
        <w:r w:rsidDel="002260E7">
          <w:rPr>
            <w:rFonts w:eastAsia="Times New Roman"/>
            <w:sz w:val="20"/>
            <w:szCs w:val="20"/>
          </w:rPr>
          <w:delText>+</w:delText>
        </w:r>
        <w:r w:rsidDel="002260E7">
          <w:rPr>
            <w:rFonts w:ascii="Arial" w:eastAsia="Arial" w:hAnsi="Arial" w:cs="Arial"/>
            <w:sz w:val="20"/>
            <w:szCs w:val="20"/>
          </w:rPr>
          <w:delText xml:space="preserve"> 7636 </w:delText>
        </w:r>
        <w:r w:rsidDel="002260E7">
          <w:rPr>
            <w:rFonts w:eastAsia="Times New Roman"/>
            <w:sz w:val="20"/>
            <w:szCs w:val="20"/>
          </w:rPr>
          <w:delText>=</w:delText>
        </w:r>
        <w:r w:rsidDel="002260E7">
          <w:rPr>
            <w:rFonts w:ascii="Arial" w:eastAsia="Arial" w:hAnsi="Arial" w:cs="Arial"/>
            <w:sz w:val="20"/>
            <w:szCs w:val="20"/>
          </w:rPr>
          <w:delText xml:space="preserve"> 8272</w:delText>
        </w:r>
      </w:del>
    </w:p>
    <w:p w:rsidR="00A33515" w:rsidDel="002260E7" w:rsidRDefault="00A33515">
      <w:pPr>
        <w:spacing w:line="171" w:lineRule="exact"/>
        <w:rPr>
          <w:del w:id="2299" w:author="Admin" w:date="2019-02-19T02:10:00Z"/>
          <w:sz w:val="20"/>
          <w:szCs w:val="20"/>
        </w:rPr>
      </w:pPr>
    </w:p>
    <w:p w:rsidR="00A33515" w:rsidDel="002260E7" w:rsidRDefault="001A4D22">
      <w:pPr>
        <w:ind w:left="500"/>
        <w:rPr>
          <w:del w:id="2300" w:author="Admin" w:date="2019-02-19T02:10:00Z"/>
          <w:sz w:val="20"/>
          <w:szCs w:val="20"/>
        </w:rPr>
      </w:pPr>
      <w:del w:id="2301" w:author="Admin" w:date="2019-02-19T02:10:00Z">
        <w:r w:rsidDel="002260E7">
          <w:rPr>
            <w:rFonts w:ascii="Arial" w:eastAsia="Arial" w:hAnsi="Arial" w:cs="Arial"/>
            <w:sz w:val="20"/>
            <w:szCs w:val="20"/>
          </w:rPr>
          <w:delText>является решением ребуса из условия.</w:delText>
        </w:r>
      </w:del>
    </w:p>
    <w:p w:rsidR="00A33515" w:rsidDel="002260E7" w:rsidRDefault="00A33515">
      <w:pPr>
        <w:spacing w:line="197" w:lineRule="exact"/>
        <w:rPr>
          <w:del w:id="2302" w:author="Admin" w:date="2019-02-19T02:10:00Z"/>
          <w:sz w:val="20"/>
          <w:szCs w:val="20"/>
        </w:rPr>
      </w:pPr>
    </w:p>
    <w:p w:rsidR="00A33515" w:rsidDel="002260E7" w:rsidRDefault="001A4D22">
      <w:pPr>
        <w:numPr>
          <w:ilvl w:val="0"/>
          <w:numId w:val="548"/>
        </w:numPr>
        <w:tabs>
          <w:tab w:val="left" w:pos="500"/>
        </w:tabs>
        <w:spacing w:line="287" w:lineRule="auto"/>
        <w:ind w:left="500" w:hanging="290"/>
        <w:jc w:val="both"/>
        <w:rPr>
          <w:del w:id="2303" w:author="Admin" w:date="2019-02-19T02:10:00Z"/>
          <w:rFonts w:ascii="Arial" w:eastAsia="Arial" w:hAnsi="Arial" w:cs="Arial"/>
          <w:b/>
          <w:bCs/>
          <w:sz w:val="20"/>
          <w:szCs w:val="20"/>
        </w:rPr>
        <w:pPrChange w:id="2304" w:author="Admin" w:date="2019-02-19T00:19:00Z">
          <w:pPr>
            <w:numPr>
              <w:numId w:val="550"/>
            </w:numPr>
            <w:tabs>
              <w:tab w:val="left" w:pos="500"/>
            </w:tabs>
            <w:spacing w:line="287" w:lineRule="auto"/>
            <w:ind w:left="500" w:hanging="290"/>
            <w:jc w:val="both"/>
          </w:pPr>
        </w:pPrChange>
      </w:pPr>
      <w:del w:id="2305" w:author="Admin" w:date="2019-02-19T02:10:00Z">
        <w:r w:rsidDel="002260E7">
          <w:rPr>
            <w:rFonts w:ascii="Arial" w:eastAsia="Arial" w:hAnsi="Arial" w:cs="Arial"/>
            <w:sz w:val="20"/>
            <w:szCs w:val="20"/>
          </w:rPr>
          <w:delText>В коробочке лежат болтики, шайбочки винтики и гаечки — всего 107 штук. Известно, что болтиков в 3 раза больше, чем шайбочек, а шай-бочек в 2 раза больше, чем винтиков. Кроме того, винтиков больше, чем гаечек. Сколько гаечек в коробке?</w:delText>
        </w:r>
      </w:del>
    </w:p>
    <w:p w:rsidR="00A33515" w:rsidDel="002260E7" w:rsidRDefault="00A33515">
      <w:pPr>
        <w:spacing w:line="50" w:lineRule="exact"/>
        <w:rPr>
          <w:del w:id="2306" w:author="Admin" w:date="2019-02-19T02:10:00Z"/>
          <w:rFonts w:ascii="Arial" w:eastAsia="Arial" w:hAnsi="Arial" w:cs="Arial"/>
          <w:b/>
          <w:bCs/>
          <w:sz w:val="20"/>
          <w:szCs w:val="20"/>
        </w:rPr>
      </w:pPr>
    </w:p>
    <w:p w:rsidR="00A33515" w:rsidDel="002260E7" w:rsidRDefault="001A4D22">
      <w:pPr>
        <w:spacing w:line="332" w:lineRule="auto"/>
        <w:ind w:left="500"/>
        <w:jc w:val="both"/>
        <w:rPr>
          <w:del w:id="2307" w:author="Admin" w:date="2019-02-19T02:10:00Z"/>
          <w:rFonts w:ascii="Arial" w:eastAsia="Arial" w:hAnsi="Arial" w:cs="Arial"/>
          <w:b/>
          <w:bCs/>
          <w:sz w:val="20"/>
          <w:szCs w:val="20"/>
        </w:rPr>
      </w:pPr>
      <w:del w:id="2308"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Заметим,</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что болтиков,</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по условию,</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в</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6</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раз больше,</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чем</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винтиков. То есть, если обозначить количество винтиков за В, а га-</w:delText>
        </w:r>
      </w:del>
    </w:p>
    <w:p w:rsidR="00A33515" w:rsidDel="002260E7" w:rsidRDefault="00A33515">
      <w:pPr>
        <w:rPr>
          <w:del w:id="2309"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2310" w:author="Admin" w:date="2019-02-19T02:10:00Z"/>
          <w:sz w:val="20"/>
          <w:szCs w:val="20"/>
        </w:rPr>
      </w:pPr>
    </w:p>
    <w:p w:rsidR="00A33515" w:rsidDel="002260E7" w:rsidRDefault="00A33515">
      <w:pPr>
        <w:spacing w:line="344" w:lineRule="exact"/>
        <w:rPr>
          <w:del w:id="2311" w:author="Admin" w:date="2019-02-19T02:10:00Z"/>
          <w:sz w:val="20"/>
          <w:szCs w:val="20"/>
        </w:rPr>
      </w:pPr>
    </w:p>
    <w:p w:rsidR="00A33515" w:rsidDel="002260E7" w:rsidRDefault="001A4D22">
      <w:pPr>
        <w:ind w:right="-19"/>
        <w:jc w:val="center"/>
        <w:rPr>
          <w:del w:id="2312" w:author="Admin" w:date="2019-02-19T02:10:00Z"/>
          <w:sz w:val="20"/>
          <w:szCs w:val="20"/>
        </w:rPr>
      </w:pPr>
      <w:del w:id="2313"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231</w:delText>
        </w:r>
        <w:r w:rsidDel="002260E7">
          <w:rPr>
            <w:rFonts w:ascii="Arial" w:eastAsia="Arial" w:hAnsi="Arial" w:cs="Arial"/>
            <w:sz w:val="20"/>
            <w:szCs w:val="20"/>
          </w:rPr>
          <w:delText xml:space="preserve"> −</w:delText>
        </w:r>
      </w:del>
    </w:p>
    <w:p w:rsidR="00A33515" w:rsidDel="002260E7" w:rsidRDefault="00A33515">
      <w:pPr>
        <w:rPr>
          <w:del w:id="2314"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2680"/>
        <w:rPr>
          <w:del w:id="2315" w:author="Admin" w:date="2019-02-19T02:10:00Z"/>
          <w:sz w:val="20"/>
          <w:szCs w:val="20"/>
        </w:rPr>
      </w:pPr>
      <w:bookmarkStart w:id="2316" w:name="page242"/>
      <w:bookmarkEnd w:id="2316"/>
      <w:del w:id="2317" w:author="Admin" w:date="2019-02-19T02:10:00Z">
        <w:r w:rsidDel="002260E7">
          <w:rPr>
            <w:rFonts w:ascii="Arial" w:eastAsia="Arial" w:hAnsi="Arial" w:cs="Arial"/>
            <w:sz w:val="18"/>
            <w:szCs w:val="18"/>
          </w:rPr>
          <w:lastRenderedPageBreak/>
          <w:delText>2015 год, 7 класс</w:delText>
        </w:r>
      </w:del>
    </w:p>
    <w:p w:rsidR="00A33515" w:rsidDel="002260E7" w:rsidRDefault="00A33515">
      <w:pPr>
        <w:spacing w:line="184" w:lineRule="exact"/>
        <w:rPr>
          <w:del w:id="2318" w:author="Admin" w:date="2019-02-19T02:10:00Z"/>
          <w:sz w:val="20"/>
          <w:szCs w:val="20"/>
        </w:rPr>
      </w:pPr>
    </w:p>
    <w:p w:rsidR="00A33515" w:rsidDel="002260E7" w:rsidRDefault="001A4D22">
      <w:pPr>
        <w:ind w:left="500"/>
        <w:rPr>
          <w:del w:id="2319" w:author="Admin" w:date="2019-02-19T02:10:00Z"/>
          <w:sz w:val="20"/>
          <w:szCs w:val="20"/>
        </w:rPr>
      </w:pPr>
      <w:del w:id="2320" w:author="Admin" w:date="2019-02-19T02:10:00Z">
        <w:r w:rsidDel="002260E7">
          <w:rPr>
            <w:rFonts w:ascii="Arial" w:eastAsia="Arial" w:hAnsi="Arial" w:cs="Arial"/>
            <w:sz w:val="20"/>
            <w:szCs w:val="20"/>
          </w:rPr>
          <w:delText>ечек — за Г, мы получим, что</w:delText>
        </w:r>
      </w:del>
    </w:p>
    <w:p w:rsidR="00A33515" w:rsidDel="002260E7" w:rsidRDefault="00A33515">
      <w:pPr>
        <w:spacing w:line="261" w:lineRule="exact"/>
        <w:rPr>
          <w:del w:id="2321" w:author="Admin" w:date="2019-02-19T02:10:00Z"/>
          <w:sz w:val="20"/>
          <w:szCs w:val="20"/>
        </w:rPr>
      </w:pPr>
    </w:p>
    <w:p w:rsidR="00A33515" w:rsidDel="002260E7" w:rsidRDefault="001A4D22">
      <w:pPr>
        <w:tabs>
          <w:tab w:val="left" w:pos="4660"/>
        </w:tabs>
        <w:ind w:left="2040"/>
        <w:rPr>
          <w:del w:id="2322" w:author="Admin" w:date="2019-02-19T02:10:00Z"/>
          <w:sz w:val="20"/>
          <w:szCs w:val="20"/>
        </w:rPr>
      </w:pPr>
      <w:del w:id="2323" w:author="Admin" w:date="2019-02-19T02:10:00Z">
        <w:r w:rsidDel="002260E7">
          <w:rPr>
            <w:rFonts w:eastAsia="Times New Roman"/>
            <w:sz w:val="20"/>
            <w:szCs w:val="20"/>
          </w:rPr>
          <w:delText>(</w:delText>
        </w:r>
        <w:r w:rsidDel="002260E7">
          <w:rPr>
            <w:rFonts w:ascii="Arial" w:eastAsia="Arial" w:hAnsi="Arial" w:cs="Arial"/>
            <w:sz w:val="20"/>
            <w:szCs w:val="20"/>
          </w:rPr>
          <w:delText>6</w:delText>
        </w:r>
        <w:r w:rsidDel="002260E7">
          <w:rPr>
            <w:rFonts w:eastAsia="Times New Roman"/>
            <w:sz w:val="20"/>
            <w:szCs w:val="20"/>
          </w:rPr>
          <w:delText xml:space="preserve"> + </w:delText>
        </w:r>
        <w:r w:rsidDel="002260E7">
          <w:rPr>
            <w:rFonts w:ascii="Arial" w:eastAsia="Arial" w:hAnsi="Arial" w:cs="Arial"/>
            <w:sz w:val="20"/>
            <w:szCs w:val="20"/>
          </w:rPr>
          <w:delText>2</w:delText>
        </w:r>
        <w:r w:rsidDel="002260E7">
          <w:rPr>
            <w:rFonts w:eastAsia="Times New Roman"/>
            <w:sz w:val="20"/>
            <w:szCs w:val="20"/>
          </w:rPr>
          <w:delText xml:space="preserve"> + </w:delText>
        </w:r>
        <w:r w:rsidDel="002260E7">
          <w:rPr>
            <w:rFonts w:ascii="Arial" w:eastAsia="Arial" w:hAnsi="Arial" w:cs="Arial"/>
            <w:sz w:val="20"/>
            <w:szCs w:val="20"/>
          </w:rPr>
          <w:delText>1</w:delText>
        </w:r>
        <w:r w:rsidDel="002260E7">
          <w:rPr>
            <w:rFonts w:eastAsia="Times New Roman"/>
            <w:sz w:val="20"/>
            <w:szCs w:val="20"/>
          </w:rPr>
          <w:delText xml:space="preserve">)  </w:delText>
        </w:r>
        <w:r w:rsidDel="002260E7">
          <w:rPr>
            <w:rFonts w:ascii="Arial" w:eastAsia="Arial" w:hAnsi="Arial" w:cs="Arial"/>
            <w:sz w:val="20"/>
            <w:szCs w:val="20"/>
          </w:rPr>
          <w:delText>В</w:delText>
        </w:r>
        <w:r w:rsidDel="002260E7">
          <w:rPr>
            <w:rFonts w:eastAsia="Times New Roman"/>
            <w:sz w:val="20"/>
            <w:szCs w:val="20"/>
          </w:rPr>
          <w:delText xml:space="preserve"> + </w:delText>
        </w:r>
        <w:r w:rsidDel="002260E7">
          <w:rPr>
            <w:rFonts w:ascii="Arial" w:eastAsia="Arial" w:hAnsi="Arial" w:cs="Arial"/>
            <w:sz w:val="20"/>
            <w:szCs w:val="20"/>
          </w:rPr>
          <w:delText>Г</w:delText>
        </w:r>
        <w:r w:rsidDel="002260E7">
          <w:rPr>
            <w:rFonts w:eastAsia="Times New Roman"/>
            <w:sz w:val="20"/>
            <w:szCs w:val="20"/>
          </w:rPr>
          <w:delText xml:space="preserve"> = </w:delText>
        </w:r>
        <w:r w:rsidDel="002260E7">
          <w:rPr>
            <w:rFonts w:ascii="Arial" w:eastAsia="Arial" w:hAnsi="Arial" w:cs="Arial"/>
            <w:sz w:val="20"/>
            <w:szCs w:val="20"/>
          </w:rPr>
          <w:delText>107</w:delText>
        </w:r>
        <w:r w:rsidDel="002260E7">
          <w:rPr>
            <w:rFonts w:eastAsia="Times New Roman"/>
            <w:i/>
            <w:iCs/>
            <w:sz w:val="20"/>
            <w:szCs w:val="20"/>
          </w:rPr>
          <w:delText>;</w:delText>
        </w:r>
        <w:r w:rsidDel="002260E7">
          <w:rPr>
            <w:sz w:val="20"/>
            <w:szCs w:val="20"/>
          </w:rPr>
          <w:tab/>
        </w:r>
        <w:r w:rsidDel="002260E7">
          <w:rPr>
            <w:rFonts w:ascii="Arial" w:eastAsia="Arial" w:hAnsi="Arial" w:cs="Arial"/>
            <w:sz w:val="20"/>
            <w:szCs w:val="20"/>
          </w:rPr>
          <w:delText xml:space="preserve">В </w:delText>
        </w:r>
        <w:r w:rsidDel="002260E7">
          <w:rPr>
            <w:rFonts w:eastAsia="Times New Roman"/>
            <w:i/>
            <w:iCs/>
            <w:sz w:val="20"/>
            <w:szCs w:val="20"/>
          </w:rPr>
          <w:delText>&gt;</w:delText>
        </w:r>
        <w:r w:rsidDel="002260E7">
          <w:rPr>
            <w:rFonts w:ascii="Arial" w:eastAsia="Arial" w:hAnsi="Arial" w:cs="Arial"/>
            <w:sz w:val="20"/>
            <w:szCs w:val="20"/>
          </w:rPr>
          <w:delText xml:space="preserve"> Г</w:delText>
        </w:r>
        <w:r w:rsidDel="002260E7">
          <w:rPr>
            <w:rFonts w:eastAsia="Times New Roman"/>
            <w:i/>
            <w:iCs/>
            <w:sz w:val="20"/>
            <w:szCs w:val="20"/>
          </w:rPr>
          <w:delText>:</w:delText>
        </w:r>
      </w:del>
    </w:p>
    <w:p w:rsidR="00A33515" w:rsidDel="002260E7" w:rsidRDefault="00A33515">
      <w:pPr>
        <w:spacing w:line="340" w:lineRule="exact"/>
        <w:rPr>
          <w:del w:id="2324" w:author="Admin" w:date="2019-02-19T02:10:00Z"/>
          <w:sz w:val="20"/>
          <w:szCs w:val="20"/>
        </w:rPr>
      </w:pPr>
    </w:p>
    <w:p w:rsidR="00A33515" w:rsidDel="002260E7" w:rsidRDefault="001A4D22">
      <w:pPr>
        <w:spacing w:line="303" w:lineRule="auto"/>
        <w:ind w:left="500"/>
        <w:rPr>
          <w:del w:id="2325" w:author="Admin" w:date="2019-02-19T02:10:00Z"/>
          <w:sz w:val="20"/>
          <w:szCs w:val="20"/>
        </w:rPr>
      </w:pPr>
      <w:del w:id="2326" w:author="Admin" w:date="2019-02-19T02:10:00Z">
        <w:r w:rsidDel="002260E7">
          <w:rPr>
            <w:rFonts w:ascii="Arial" w:eastAsia="Arial" w:hAnsi="Arial" w:cs="Arial"/>
            <w:sz w:val="20"/>
            <w:szCs w:val="20"/>
          </w:rPr>
          <w:delText xml:space="preserve">Единственный ответ в таком случае — В </w:delText>
        </w:r>
        <w:r w:rsidDel="002260E7">
          <w:rPr>
            <w:rFonts w:eastAsia="Times New Roman"/>
            <w:sz w:val="20"/>
            <w:szCs w:val="20"/>
          </w:rPr>
          <w:delText>=</w:delText>
        </w:r>
        <w:r w:rsidDel="002260E7">
          <w:rPr>
            <w:rFonts w:ascii="Arial" w:eastAsia="Arial" w:hAnsi="Arial" w:cs="Arial"/>
            <w:sz w:val="20"/>
            <w:szCs w:val="20"/>
          </w:rPr>
          <w:delText xml:space="preserve"> 11, Г </w:delText>
        </w:r>
        <w:r w:rsidDel="002260E7">
          <w:rPr>
            <w:rFonts w:eastAsia="Times New Roman"/>
            <w:sz w:val="20"/>
            <w:szCs w:val="20"/>
          </w:rPr>
          <w:delText>=</w:delText>
        </w:r>
        <w:r w:rsidDel="002260E7">
          <w:rPr>
            <w:rFonts w:ascii="Arial" w:eastAsia="Arial" w:hAnsi="Arial" w:cs="Arial"/>
            <w:sz w:val="20"/>
            <w:szCs w:val="20"/>
          </w:rPr>
          <w:delText xml:space="preserve"> 8: в противном случае число гаечек будет больше, чем множитель у девятки.</w:delText>
        </w:r>
      </w:del>
    </w:p>
    <w:p w:rsidR="00A33515" w:rsidDel="002260E7" w:rsidRDefault="00A33515">
      <w:pPr>
        <w:spacing w:line="33" w:lineRule="exact"/>
        <w:rPr>
          <w:del w:id="2327" w:author="Admin" w:date="2019-02-19T02:10:00Z"/>
          <w:sz w:val="20"/>
          <w:szCs w:val="20"/>
        </w:rPr>
      </w:pPr>
    </w:p>
    <w:p w:rsidR="00A33515" w:rsidDel="002260E7" w:rsidRDefault="001A4D22">
      <w:pPr>
        <w:ind w:left="500"/>
        <w:rPr>
          <w:del w:id="2328" w:author="Admin" w:date="2019-02-19T02:10:00Z"/>
          <w:sz w:val="20"/>
          <w:szCs w:val="20"/>
        </w:rPr>
      </w:pPr>
      <w:del w:id="2329" w:author="Admin" w:date="2019-02-19T02:10:00Z">
        <w:r w:rsidDel="002260E7">
          <w:rPr>
            <w:rFonts w:ascii="Arial" w:eastAsia="Arial" w:hAnsi="Arial" w:cs="Arial"/>
            <w:sz w:val="20"/>
            <w:szCs w:val="20"/>
          </w:rPr>
          <w:delText>Ответ: 8 гаечек.</w:delText>
        </w:r>
      </w:del>
    </w:p>
    <w:p w:rsidR="00A33515" w:rsidDel="002260E7" w:rsidRDefault="00A33515">
      <w:pPr>
        <w:spacing w:line="200" w:lineRule="exact"/>
        <w:rPr>
          <w:del w:id="2330" w:author="Admin" w:date="2019-02-19T02:10:00Z"/>
          <w:sz w:val="20"/>
          <w:szCs w:val="20"/>
        </w:rPr>
      </w:pPr>
    </w:p>
    <w:p w:rsidR="00A33515" w:rsidDel="002260E7" w:rsidRDefault="00A33515">
      <w:pPr>
        <w:spacing w:line="359" w:lineRule="exact"/>
        <w:rPr>
          <w:del w:id="2331" w:author="Admin" w:date="2019-02-19T02:10:00Z"/>
          <w:sz w:val="20"/>
          <w:szCs w:val="20"/>
        </w:rPr>
      </w:pPr>
    </w:p>
    <w:p w:rsidR="00A33515" w:rsidDel="002260E7" w:rsidRDefault="001A4D22">
      <w:pPr>
        <w:rPr>
          <w:del w:id="2332" w:author="Admin" w:date="2019-02-19T02:10:00Z"/>
          <w:sz w:val="20"/>
          <w:szCs w:val="20"/>
        </w:rPr>
      </w:pPr>
      <w:del w:id="2333" w:author="Admin" w:date="2019-02-19T02:10:00Z">
        <w:r w:rsidDel="002260E7">
          <w:rPr>
            <w:rFonts w:ascii="Arial" w:eastAsia="Arial" w:hAnsi="Arial" w:cs="Arial"/>
            <w:b/>
            <w:bCs/>
            <w:sz w:val="36"/>
            <w:szCs w:val="36"/>
          </w:rPr>
          <w:delText>Задачи 7 класса</w:delText>
        </w:r>
      </w:del>
    </w:p>
    <w:p w:rsidR="00A33515" w:rsidDel="002260E7" w:rsidRDefault="00A33515">
      <w:pPr>
        <w:spacing w:line="228" w:lineRule="exact"/>
        <w:rPr>
          <w:del w:id="2334" w:author="Admin" w:date="2019-02-19T02:10:00Z"/>
          <w:sz w:val="20"/>
          <w:szCs w:val="20"/>
        </w:rPr>
      </w:pPr>
    </w:p>
    <w:p w:rsidR="00A33515" w:rsidDel="002260E7" w:rsidRDefault="001A4D22">
      <w:pPr>
        <w:rPr>
          <w:del w:id="2335" w:author="Admin" w:date="2019-02-19T02:10:00Z"/>
          <w:sz w:val="20"/>
          <w:szCs w:val="20"/>
        </w:rPr>
      </w:pPr>
      <w:del w:id="2336" w:author="Admin" w:date="2019-02-19T02:10:00Z">
        <w:r w:rsidDel="002260E7">
          <w:rPr>
            <w:rFonts w:ascii="Arial" w:eastAsia="Arial" w:hAnsi="Arial" w:cs="Arial"/>
            <w:b/>
            <w:bCs/>
            <w:sz w:val="26"/>
            <w:szCs w:val="26"/>
          </w:rPr>
          <w:delText>Задача 1.</w:delText>
        </w:r>
      </w:del>
    </w:p>
    <w:p w:rsidR="00A33515" w:rsidDel="002260E7" w:rsidRDefault="00A33515">
      <w:pPr>
        <w:spacing w:line="178" w:lineRule="exact"/>
        <w:rPr>
          <w:del w:id="2337" w:author="Admin" w:date="2019-02-19T02:10:00Z"/>
          <w:sz w:val="20"/>
          <w:szCs w:val="20"/>
        </w:rPr>
      </w:pPr>
    </w:p>
    <w:p w:rsidR="00A33515" w:rsidDel="002260E7" w:rsidRDefault="001A4D22">
      <w:pPr>
        <w:numPr>
          <w:ilvl w:val="0"/>
          <w:numId w:val="549"/>
        </w:numPr>
        <w:tabs>
          <w:tab w:val="left" w:pos="500"/>
        </w:tabs>
        <w:spacing w:line="287" w:lineRule="auto"/>
        <w:ind w:left="500" w:hanging="306"/>
        <w:jc w:val="both"/>
        <w:rPr>
          <w:del w:id="2338" w:author="Admin" w:date="2019-02-19T02:10:00Z"/>
          <w:rFonts w:ascii="Arial" w:eastAsia="Arial" w:hAnsi="Arial" w:cs="Arial"/>
          <w:b/>
          <w:bCs/>
          <w:sz w:val="20"/>
          <w:szCs w:val="20"/>
        </w:rPr>
        <w:pPrChange w:id="2339" w:author="Admin" w:date="2019-02-19T00:19:00Z">
          <w:pPr>
            <w:numPr>
              <w:numId w:val="551"/>
            </w:numPr>
            <w:tabs>
              <w:tab w:val="left" w:pos="500"/>
            </w:tabs>
            <w:spacing w:line="287" w:lineRule="auto"/>
            <w:ind w:left="500" w:hanging="306"/>
            <w:jc w:val="both"/>
          </w:pPr>
        </w:pPrChange>
      </w:pPr>
      <w:del w:id="2340" w:author="Admin" w:date="2019-02-19T02:10:00Z">
        <w:r w:rsidDel="002260E7">
          <w:rPr>
            <w:rFonts w:ascii="Arial" w:eastAsia="Arial" w:hAnsi="Arial" w:cs="Arial"/>
            <w:sz w:val="20"/>
            <w:szCs w:val="20"/>
          </w:rPr>
          <w:delText>Заяц убегает от Волка, который находится от него на расстоянии 100 м. Один прыжок Зайца равен 2 м, а Волка — 3 м. Пока Волк де-лает 4 прыжка, Заяц делает 5 прыжков. За сколько своих прыжков Волк догонит Зайца?</w:delText>
        </w:r>
      </w:del>
    </w:p>
    <w:p w:rsidR="00A33515" w:rsidDel="002260E7" w:rsidRDefault="00A33515">
      <w:pPr>
        <w:spacing w:line="50" w:lineRule="exact"/>
        <w:rPr>
          <w:del w:id="2341" w:author="Admin" w:date="2019-02-19T02:10:00Z"/>
          <w:rFonts w:ascii="Arial" w:eastAsia="Arial" w:hAnsi="Arial" w:cs="Arial"/>
          <w:b/>
          <w:bCs/>
          <w:sz w:val="20"/>
          <w:szCs w:val="20"/>
        </w:rPr>
      </w:pPr>
    </w:p>
    <w:p w:rsidR="00A33515" w:rsidDel="002260E7" w:rsidRDefault="001A4D22">
      <w:pPr>
        <w:spacing w:line="291" w:lineRule="auto"/>
        <w:ind w:left="500"/>
        <w:jc w:val="both"/>
        <w:rPr>
          <w:del w:id="2342" w:author="Admin" w:date="2019-02-19T02:10:00Z"/>
          <w:rFonts w:ascii="Arial" w:eastAsia="Arial" w:hAnsi="Arial" w:cs="Arial"/>
          <w:b/>
          <w:bCs/>
          <w:sz w:val="20"/>
          <w:szCs w:val="20"/>
        </w:rPr>
      </w:pPr>
      <w:del w:id="234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4 3</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12, 5 2</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10 —</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отсюда за четыре волчьих прыж-ка расстояние между Зайцем и Волком сокращается на 2 м. Значит, Волку потребуется</w:delText>
        </w:r>
      </w:del>
    </w:p>
    <w:p w:rsidR="00A33515" w:rsidDel="002260E7" w:rsidRDefault="00A33515">
      <w:pPr>
        <w:spacing w:line="126" w:lineRule="exact"/>
        <w:rPr>
          <w:del w:id="2344" w:author="Admin" w:date="2019-02-19T02:10:00Z"/>
          <w:sz w:val="20"/>
          <w:szCs w:val="20"/>
        </w:rPr>
      </w:pPr>
    </w:p>
    <w:p w:rsidR="00A33515" w:rsidDel="002260E7" w:rsidRDefault="001A4D22">
      <w:pPr>
        <w:ind w:left="2560"/>
        <w:rPr>
          <w:del w:id="2345" w:author="Admin" w:date="2019-02-19T02:10:00Z"/>
          <w:sz w:val="20"/>
          <w:szCs w:val="20"/>
        </w:rPr>
      </w:pPr>
      <w:del w:id="2346" w:author="Admin" w:date="2019-02-19T02:10:00Z">
        <w:r w:rsidDel="002260E7">
          <w:rPr>
            <w:rFonts w:ascii="Arial" w:eastAsia="Arial" w:hAnsi="Arial" w:cs="Arial"/>
            <w:sz w:val="20"/>
            <w:szCs w:val="20"/>
          </w:rPr>
          <w:delText xml:space="preserve">4  </w:delText>
        </w:r>
        <w:r w:rsidDel="002260E7">
          <w:rPr>
            <w:rFonts w:ascii="Arial" w:eastAsia="Arial" w:hAnsi="Arial" w:cs="Arial"/>
            <w:sz w:val="39"/>
            <w:szCs w:val="39"/>
            <w:vertAlign w:val="superscript"/>
          </w:rPr>
          <w:delText>100</w:delText>
        </w:r>
        <w:r w:rsidDel="002260E7">
          <w:rPr>
            <w:rFonts w:ascii="Arial" w:eastAsia="Arial" w:hAnsi="Arial" w:cs="Arial"/>
            <w:sz w:val="39"/>
            <w:szCs w:val="39"/>
            <w:vertAlign w:val="sub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200 прыжков.</w:delText>
        </w:r>
      </w:del>
    </w:p>
    <w:p w:rsidR="00A33515" w:rsidDel="002260E7" w:rsidRDefault="001A4D22">
      <w:pPr>
        <w:spacing w:line="20" w:lineRule="exact"/>
        <w:rPr>
          <w:del w:id="2347" w:author="Admin" w:date="2019-02-19T02:10:00Z"/>
          <w:sz w:val="20"/>
          <w:szCs w:val="20"/>
        </w:rPr>
      </w:pPr>
      <w:del w:id="2348" w:author="Admin" w:date="2019-02-19T02:10:00Z">
        <w:r w:rsidDel="002260E7">
          <w:rPr>
            <w:noProof/>
            <w:sz w:val="20"/>
            <w:szCs w:val="20"/>
          </w:rPr>
          <mc:AlternateContent>
            <mc:Choice Requires="wps">
              <w:drawing>
                <wp:anchor distT="0" distB="0" distL="114300" distR="114300" simplePos="0" relativeHeight="251757568" behindDoc="1" locked="0" layoutInCell="0" allowOverlap="1" wp14:anchorId="3FA5A4F5" wp14:editId="50B622F8">
                  <wp:simplePos x="0" y="0"/>
                  <wp:positionH relativeFrom="column">
                    <wp:posOffset>1801495</wp:posOffset>
                  </wp:positionH>
                  <wp:positionV relativeFrom="paragraph">
                    <wp:posOffset>-104140</wp:posOffset>
                  </wp:positionV>
                  <wp:extent cx="201930" cy="0"/>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8" o:spid="_x0000_s1026" style="position:absolute;z-index:-251558912;visibility:visible;mso-wrap-style:square;mso-wrap-distance-left:9pt;mso-wrap-distance-top:0;mso-wrap-distance-right:9pt;mso-wrap-distance-bottom:0;mso-position-horizontal:absolute;mso-position-horizontal-relative:text;mso-position-vertical:absolute;mso-position-vertical-relative:text" from="141.85pt,-8.2pt" to="157.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" o:allowincell="f" filled="t" strokeweight=".14039mm">
                  <v:stroke joinstyle="miter"/>
                  <o:lock v:ext="edit" shapetype="f"/>
                </v:line>
              </w:pict>
            </mc:Fallback>
          </mc:AlternateContent>
        </w:r>
      </w:del>
    </w:p>
    <w:p w:rsidR="00A33515" w:rsidDel="002260E7" w:rsidRDefault="00A33515">
      <w:pPr>
        <w:spacing w:line="268" w:lineRule="exact"/>
        <w:rPr>
          <w:del w:id="2349" w:author="Admin" w:date="2019-02-19T02:10:00Z"/>
          <w:sz w:val="20"/>
          <w:szCs w:val="20"/>
        </w:rPr>
      </w:pPr>
    </w:p>
    <w:p w:rsidR="00A33515" w:rsidDel="002260E7" w:rsidRDefault="001A4D22">
      <w:pPr>
        <w:numPr>
          <w:ilvl w:val="0"/>
          <w:numId w:val="550"/>
        </w:numPr>
        <w:tabs>
          <w:tab w:val="left" w:pos="500"/>
        </w:tabs>
        <w:spacing w:line="287" w:lineRule="auto"/>
        <w:ind w:left="500" w:hanging="290"/>
        <w:jc w:val="both"/>
        <w:rPr>
          <w:del w:id="2350" w:author="Admin" w:date="2019-02-19T02:10:00Z"/>
          <w:rFonts w:ascii="Arial" w:eastAsia="Arial" w:hAnsi="Arial" w:cs="Arial"/>
          <w:b/>
          <w:bCs/>
          <w:sz w:val="20"/>
          <w:szCs w:val="20"/>
        </w:rPr>
        <w:pPrChange w:id="2351" w:author="Admin" w:date="2019-02-19T00:19:00Z">
          <w:pPr>
            <w:numPr>
              <w:numId w:val="552"/>
            </w:numPr>
            <w:tabs>
              <w:tab w:val="left" w:pos="500"/>
            </w:tabs>
            <w:spacing w:line="287" w:lineRule="auto"/>
            <w:ind w:left="500" w:hanging="290"/>
            <w:jc w:val="both"/>
          </w:pPr>
        </w:pPrChange>
      </w:pPr>
      <w:del w:id="2352" w:author="Admin" w:date="2019-02-19T02:10:00Z">
        <w:r w:rsidDel="002260E7">
          <w:rPr>
            <w:rFonts w:ascii="Arial" w:eastAsia="Arial" w:hAnsi="Arial" w:cs="Arial"/>
            <w:sz w:val="20"/>
            <w:szCs w:val="20"/>
          </w:rPr>
          <w:delText>Вовочке известно, что 24 числа таковы, что среди их попарных про-изведений ровно 100 отрицательных. Может ли Вовочка опреде-лить, сколько среди этих чисел положительны, сколько отрицатель-ных и сколько нулей?</w:delText>
        </w:r>
      </w:del>
    </w:p>
    <w:p w:rsidR="00A33515" w:rsidDel="002260E7" w:rsidRDefault="00A33515">
      <w:pPr>
        <w:spacing w:line="50" w:lineRule="exact"/>
        <w:rPr>
          <w:del w:id="2353" w:author="Admin" w:date="2019-02-19T02:10:00Z"/>
          <w:rFonts w:ascii="Arial" w:eastAsia="Arial" w:hAnsi="Arial" w:cs="Arial"/>
          <w:b/>
          <w:bCs/>
          <w:sz w:val="20"/>
          <w:szCs w:val="20"/>
        </w:rPr>
      </w:pPr>
    </w:p>
    <w:p w:rsidR="00A33515" w:rsidDel="002260E7" w:rsidRDefault="001A4D22">
      <w:pPr>
        <w:spacing w:line="291" w:lineRule="auto"/>
        <w:ind w:left="500"/>
        <w:jc w:val="both"/>
        <w:rPr>
          <w:del w:id="2354" w:author="Admin" w:date="2019-02-19T02:10:00Z"/>
          <w:rFonts w:ascii="Arial" w:eastAsia="Arial" w:hAnsi="Arial" w:cs="Arial"/>
          <w:b/>
          <w:bCs/>
          <w:sz w:val="20"/>
          <w:szCs w:val="20"/>
        </w:rPr>
      </w:pPr>
      <w:del w:id="2355"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Количество отрицательных попарных произведений в</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наборе равно </w:delText>
        </w:r>
        <w:r w:rsidDel="002260E7">
          <w:rPr>
            <w:rFonts w:ascii="Arial" w:eastAsia="Arial" w:hAnsi="Arial" w:cs="Arial"/>
            <w:i/>
            <w:iCs/>
            <w:sz w:val="20"/>
            <w:szCs w:val="20"/>
          </w:rPr>
          <w:delText>P N</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 количество положительных чисел в на-боре,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 количество отрицательных чисел в наборе.</w:delText>
        </w:r>
      </w:del>
    </w:p>
    <w:p w:rsidR="00A33515" w:rsidDel="002260E7" w:rsidRDefault="00A33515">
      <w:pPr>
        <w:spacing w:line="46" w:lineRule="exact"/>
        <w:rPr>
          <w:del w:id="2356" w:author="Admin" w:date="2019-02-19T02:10:00Z"/>
          <w:rFonts w:ascii="Arial" w:eastAsia="Arial" w:hAnsi="Arial" w:cs="Arial"/>
          <w:b/>
          <w:bCs/>
          <w:sz w:val="20"/>
          <w:szCs w:val="20"/>
        </w:rPr>
      </w:pPr>
    </w:p>
    <w:p w:rsidR="00A33515" w:rsidDel="002260E7" w:rsidRDefault="001A4D22">
      <w:pPr>
        <w:spacing w:line="291" w:lineRule="auto"/>
        <w:ind w:left="500"/>
        <w:jc w:val="both"/>
        <w:rPr>
          <w:del w:id="2357" w:author="Admin" w:date="2019-02-19T02:10:00Z"/>
          <w:rFonts w:ascii="Arial" w:eastAsia="Arial" w:hAnsi="Arial" w:cs="Arial"/>
          <w:b/>
          <w:bCs/>
          <w:sz w:val="20"/>
          <w:szCs w:val="20"/>
        </w:rPr>
      </w:pPr>
      <w:del w:id="2358" w:author="Admin" w:date="2019-02-19T02:10:00Z">
        <w:r w:rsidDel="002260E7">
          <w:rPr>
            <w:rFonts w:ascii="Arial" w:eastAsia="Arial" w:hAnsi="Arial" w:cs="Arial"/>
            <w:sz w:val="20"/>
            <w:szCs w:val="20"/>
          </w:rPr>
          <w:delText xml:space="preserve">Для того, чтобы установить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нам нужно представить 100 в виде произведения двух чисел, сумма которых не превосходит 24. Спо-соб сделать это ровно один —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10,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10.</w:delText>
        </w:r>
      </w:del>
    </w:p>
    <w:p w:rsidR="00A33515" w:rsidDel="002260E7" w:rsidRDefault="00A33515">
      <w:pPr>
        <w:spacing w:line="45" w:lineRule="exact"/>
        <w:rPr>
          <w:del w:id="2359" w:author="Admin" w:date="2019-02-19T02:10:00Z"/>
          <w:rFonts w:ascii="Arial" w:eastAsia="Arial" w:hAnsi="Arial" w:cs="Arial"/>
          <w:b/>
          <w:bCs/>
          <w:sz w:val="20"/>
          <w:szCs w:val="20"/>
        </w:rPr>
      </w:pPr>
    </w:p>
    <w:p w:rsidR="00A33515" w:rsidDel="002260E7" w:rsidRDefault="001A4D22">
      <w:pPr>
        <w:ind w:left="500"/>
        <w:rPr>
          <w:del w:id="2360" w:author="Admin" w:date="2019-02-19T02:10:00Z"/>
          <w:rFonts w:ascii="Arial" w:eastAsia="Arial" w:hAnsi="Arial" w:cs="Arial"/>
          <w:b/>
          <w:bCs/>
          <w:sz w:val="20"/>
          <w:szCs w:val="20"/>
        </w:rPr>
      </w:pPr>
      <w:del w:id="2361" w:author="Admin" w:date="2019-02-19T02:10:00Z">
        <w:r w:rsidDel="002260E7">
          <w:rPr>
            <w:rFonts w:ascii="Arial" w:eastAsia="Arial" w:hAnsi="Arial" w:cs="Arial"/>
            <w:sz w:val="20"/>
            <w:szCs w:val="20"/>
          </w:rPr>
          <w:delText>Ответ: 10 положительных чисел, 10 отрицательных и 4 нуля.</w:delText>
        </w:r>
      </w:del>
    </w:p>
    <w:p w:rsidR="00A33515" w:rsidDel="002260E7" w:rsidRDefault="00A33515">
      <w:pPr>
        <w:spacing w:line="197" w:lineRule="exact"/>
        <w:rPr>
          <w:del w:id="2362" w:author="Admin" w:date="2019-02-19T02:10:00Z"/>
          <w:rFonts w:ascii="Arial" w:eastAsia="Arial" w:hAnsi="Arial" w:cs="Arial"/>
          <w:b/>
          <w:bCs/>
          <w:sz w:val="20"/>
          <w:szCs w:val="20"/>
        </w:rPr>
      </w:pPr>
    </w:p>
    <w:p w:rsidR="00A33515" w:rsidDel="002260E7" w:rsidRDefault="001A4D22">
      <w:pPr>
        <w:numPr>
          <w:ilvl w:val="0"/>
          <w:numId w:val="550"/>
        </w:numPr>
        <w:tabs>
          <w:tab w:val="left" w:pos="500"/>
        </w:tabs>
        <w:spacing w:line="303" w:lineRule="auto"/>
        <w:ind w:left="500" w:hanging="290"/>
        <w:jc w:val="both"/>
        <w:rPr>
          <w:del w:id="2363" w:author="Admin" w:date="2019-02-19T02:10:00Z"/>
          <w:rFonts w:ascii="Arial" w:eastAsia="Arial" w:hAnsi="Arial" w:cs="Arial"/>
          <w:b/>
          <w:bCs/>
          <w:sz w:val="20"/>
          <w:szCs w:val="20"/>
        </w:rPr>
        <w:pPrChange w:id="2364" w:author="Admin" w:date="2019-02-19T00:19:00Z">
          <w:pPr>
            <w:numPr>
              <w:numId w:val="552"/>
            </w:numPr>
            <w:tabs>
              <w:tab w:val="left" w:pos="500"/>
            </w:tabs>
            <w:spacing w:line="303" w:lineRule="auto"/>
            <w:ind w:left="500" w:hanging="290"/>
            <w:jc w:val="both"/>
          </w:pPr>
        </w:pPrChange>
      </w:pPr>
      <w:del w:id="2365" w:author="Admin" w:date="2019-02-19T02:10:00Z">
        <w:r w:rsidDel="002260E7">
          <w:rPr>
            <w:rFonts w:ascii="Arial" w:eastAsia="Arial" w:hAnsi="Arial" w:cs="Arial"/>
            <w:sz w:val="20"/>
            <w:szCs w:val="20"/>
          </w:rPr>
          <w:delText>Какое наименьшее число различных цифр нужно выбрать, чтобы любое число от 1 до 100 включительно можно было представить в</w:delText>
        </w:r>
      </w:del>
    </w:p>
    <w:p w:rsidR="00A33515" w:rsidDel="002260E7" w:rsidRDefault="00A33515">
      <w:pPr>
        <w:rPr>
          <w:del w:id="236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2367" w:author="Admin" w:date="2019-02-19T02:10:00Z"/>
          <w:sz w:val="20"/>
          <w:szCs w:val="20"/>
        </w:rPr>
      </w:pPr>
    </w:p>
    <w:p w:rsidR="00A33515" w:rsidDel="002260E7" w:rsidRDefault="00A33515">
      <w:pPr>
        <w:spacing w:line="201" w:lineRule="exact"/>
        <w:rPr>
          <w:del w:id="2368" w:author="Admin" w:date="2019-02-19T02:10:00Z"/>
          <w:sz w:val="20"/>
          <w:szCs w:val="20"/>
        </w:rPr>
      </w:pPr>
    </w:p>
    <w:p w:rsidR="00A33515" w:rsidDel="002260E7" w:rsidRDefault="001A4D22">
      <w:pPr>
        <w:ind w:right="-19"/>
        <w:jc w:val="center"/>
        <w:rPr>
          <w:del w:id="2369" w:author="Admin" w:date="2019-02-19T02:10:00Z"/>
          <w:sz w:val="20"/>
          <w:szCs w:val="20"/>
        </w:rPr>
      </w:pPr>
      <w:del w:id="2370"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232</w:delText>
        </w:r>
        <w:r w:rsidDel="002260E7">
          <w:rPr>
            <w:rFonts w:ascii="Arial" w:eastAsia="Arial" w:hAnsi="Arial" w:cs="Arial"/>
            <w:sz w:val="20"/>
            <w:szCs w:val="20"/>
          </w:rPr>
          <w:delText xml:space="preserve"> −</w:delText>
        </w:r>
      </w:del>
    </w:p>
    <w:p w:rsidR="00A33515" w:rsidDel="002260E7" w:rsidRDefault="00A33515">
      <w:pPr>
        <w:rPr>
          <w:del w:id="2371"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2372" w:author="Admin" w:date="2019-02-19T02:10:00Z"/>
          <w:sz w:val="20"/>
          <w:szCs w:val="20"/>
        </w:rPr>
      </w:pPr>
      <w:bookmarkStart w:id="2373" w:name="page243"/>
      <w:bookmarkEnd w:id="2373"/>
      <w:del w:id="2374"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2375" w:author="Admin" w:date="2019-02-19T02:10:00Z"/>
          <w:sz w:val="20"/>
          <w:szCs w:val="20"/>
        </w:rPr>
      </w:pPr>
    </w:p>
    <w:p w:rsidR="00A33515" w:rsidDel="002260E7" w:rsidRDefault="001A4D22">
      <w:pPr>
        <w:spacing w:line="303" w:lineRule="auto"/>
        <w:ind w:left="500"/>
        <w:jc w:val="both"/>
        <w:rPr>
          <w:del w:id="2376" w:author="Admin" w:date="2019-02-19T02:10:00Z"/>
          <w:sz w:val="20"/>
          <w:szCs w:val="20"/>
        </w:rPr>
      </w:pPr>
      <w:del w:id="2377" w:author="Admin" w:date="2019-02-19T02:10:00Z">
        <w:r w:rsidDel="002260E7">
          <w:rPr>
            <w:rFonts w:ascii="Arial" w:eastAsia="Arial" w:hAnsi="Arial" w:cs="Arial"/>
            <w:sz w:val="20"/>
            <w:szCs w:val="20"/>
          </w:rPr>
          <w:delText>виде суммы выбранных цифр, в которой каждую из них разреша-ется использовать не более четырёх раз?</w:delText>
        </w:r>
      </w:del>
    </w:p>
    <w:p w:rsidR="00A33515" w:rsidDel="002260E7" w:rsidRDefault="00A33515">
      <w:pPr>
        <w:spacing w:line="35" w:lineRule="exact"/>
        <w:rPr>
          <w:del w:id="2378" w:author="Admin" w:date="2019-02-19T02:10:00Z"/>
          <w:sz w:val="20"/>
          <w:szCs w:val="20"/>
        </w:rPr>
      </w:pPr>
    </w:p>
    <w:p w:rsidR="00A33515" w:rsidDel="002260E7" w:rsidRDefault="001A4D22">
      <w:pPr>
        <w:spacing w:line="287" w:lineRule="auto"/>
        <w:ind w:left="500"/>
        <w:jc w:val="both"/>
        <w:rPr>
          <w:del w:id="2379" w:author="Admin" w:date="2019-02-19T02:10:00Z"/>
          <w:sz w:val="20"/>
          <w:szCs w:val="20"/>
        </w:rPr>
      </w:pPr>
      <w:del w:id="2380"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Докажем,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четырьмя цифрами обойтись нельзя.</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Сре-ди выбранных цифр, очевидно, должна быть единица. Единицей можно «набрать» числа от 1 до 4 — поэтому второе число, которое мы берём, не должно превосходить 5.</w:delText>
        </w:r>
      </w:del>
    </w:p>
    <w:p w:rsidR="00A33515" w:rsidDel="002260E7" w:rsidRDefault="00A33515">
      <w:pPr>
        <w:spacing w:line="51" w:lineRule="exact"/>
        <w:rPr>
          <w:del w:id="2381" w:author="Admin" w:date="2019-02-19T02:10:00Z"/>
          <w:sz w:val="20"/>
          <w:szCs w:val="20"/>
        </w:rPr>
      </w:pPr>
    </w:p>
    <w:p w:rsidR="00A33515" w:rsidDel="002260E7" w:rsidRDefault="001A4D22">
      <w:pPr>
        <w:spacing w:line="303" w:lineRule="auto"/>
        <w:ind w:left="500"/>
        <w:jc w:val="both"/>
        <w:rPr>
          <w:del w:id="2382" w:author="Admin" w:date="2019-02-19T02:10:00Z"/>
          <w:sz w:val="20"/>
          <w:szCs w:val="20"/>
        </w:rPr>
      </w:pPr>
      <w:del w:id="2383" w:author="Admin" w:date="2019-02-19T02:10:00Z">
        <w:r w:rsidDel="002260E7">
          <w:rPr>
            <w:rFonts w:ascii="Arial" w:eastAsia="Arial" w:hAnsi="Arial" w:cs="Arial"/>
            <w:sz w:val="20"/>
            <w:szCs w:val="20"/>
          </w:rPr>
          <w:delText>Добавив к нашему «черновику» набора самые большие цифры, 8 и 9, мы заметим, что</w:delText>
        </w:r>
      </w:del>
    </w:p>
    <w:p w:rsidR="00A33515" w:rsidDel="002260E7" w:rsidRDefault="00A33515">
      <w:pPr>
        <w:spacing w:line="178" w:lineRule="exact"/>
        <w:rPr>
          <w:del w:id="2384" w:author="Admin" w:date="2019-02-19T02:10:00Z"/>
          <w:sz w:val="20"/>
          <w:szCs w:val="20"/>
        </w:rPr>
      </w:pPr>
    </w:p>
    <w:p w:rsidR="00A33515" w:rsidDel="002260E7" w:rsidRDefault="001A4D22">
      <w:pPr>
        <w:ind w:left="2300"/>
        <w:rPr>
          <w:del w:id="2385" w:author="Admin" w:date="2019-02-19T02:10:00Z"/>
          <w:sz w:val="20"/>
          <w:szCs w:val="20"/>
        </w:rPr>
      </w:pPr>
      <w:del w:id="2386" w:author="Admin" w:date="2019-02-19T02:10:00Z">
        <w:r w:rsidDel="002260E7">
          <w:rPr>
            <w:rFonts w:ascii="Arial" w:eastAsia="Arial" w:hAnsi="Arial" w:cs="Arial"/>
            <w:sz w:val="20"/>
            <w:szCs w:val="20"/>
          </w:rPr>
          <w:delText xml:space="preserve">4  </w:delText>
        </w:r>
        <w:r w:rsidDel="002260E7">
          <w:rPr>
            <w:rFonts w:eastAsia="Times New Roman"/>
            <w:sz w:val="20"/>
            <w:szCs w:val="20"/>
          </w:rPr>
          <w:delText>(</w:delText>
        </w:r>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5 </w:delText>
        </w:r>
        <w:r w:rsidDel="002260E7">
          <w:rPr>
            <w:rFonts w:eastAsia="Times New Roman"/>
            <w:sz w:val="20"/>
            <w:szCs w:val="20"/>
          </w:rPr>
          <w:delText>+</w:delText>
        </w:r>
        <w:r w:rsidDel="002260E7">
          <w:rPr>
            <w:rFonts w:ascii="Arial" w:eastAsia="Arial" w:hAnsi="Arial" w:cs="Arial"/>
            <w:sz w:val="20"/>
            <w:szCs w:val="20"/>
          </w:rPr>
          <w:delText xml:space="preserve"> 8 </w:delText>
        </w:r>
        <w:r w:rsidDel="002260E7">
          <w:rPr>
            <w:rFonts w:eastAsia="Times New Roman"/>
            <w:sz w:val="20"/>
            <w:szCs w:val="20"/>
          </w:rPr>
          <w:delText>+</w:delText>
        </w:r>
        <w:r w:rsidDel="002260E7">
          <w:rPr>
            <w:rFonts w:ascii="Arial" w:eastAsia="Arial" w:hAnsi="Arial" w:cs="Arial"/>
            <w:sz w:val="20"/>
            <w:szCs w:val="20"/>
          </w:rPr>
          <w:delText xml:space="preserve"> 9</w:delText>
        </w:r>
        <w:r w:rsidDel="002260E7">
          <w:rPr>
            <w:rFonts w:eastAsia="Times New Roman"/>
            <w:sz w:val="20"/>
            <w:szCs w:val="20"/>
          </w:rPr>
          <w:delText>) =</w:delText>
        </w:r>
        <w:r w:rsidDel="002260E7">
          <w:rPr>
            <w:rFonts w:ascii="Arial" w:eastAsia="Arial" w:hAnsi="Arial" w:cs="Arial"/>
            <w:sz w:val="20"/>
            <w:szCs w:val="20"/>
          </w:rPr>
          <w:delText xml:space="preserve"> 92 </w:delText>
        </w:r>
        <w:r w:rsidDel="002260E7">
          <w:rPr>
            <w:rFonts w:eastAsia="Times New Roman"/>
            <w:i/>
            <w:iCs/>
            <w:sz w:val="20"/>
            <w:szCs w:val="20"/>
          </w:rPr>
          <w:delText>&lt;</w:delText>
        </w:r>
        <w:r w:rsidDel="002260E7">
          <w:rPr>
            <w:rFonts w:ascii="Arial" w:eastAsia="Arial" w:hAnsi="Arial" w:cs="Arial"/>
            <w:sz w:val="20"/>
            <w:szCs w:val="20"/>
          </w:rPr>
          <w:delText xml:space="preserve"> 100</w:delText>
        </w:r>
        <w:r w:rsidDel="002260E7">
          <w:rPr>
            <w:rFonts w:eastAsia="Times New Roman"/>
            <w:i/>
            <w:iCs/>
            <w:sz w:val="20"/>
            <w:szCs w:val="20"/>
          </w:rPr>
          <w:delText>;</w:delText>
        </w:r>
      </w:del>
    </w:p>
    <w:p w:rsidR="00A33515" w:rsidDel="002260E7" w:rsidRDefault="00A33515">
      <w:pPr>
        <w:spacing w:line="260" w:lineRule="exact"/>
        <w:rPr>
          <w:del w:id="2387" w:author="Admin" w:date="2019-02-19T02:10:00Z"/>
          <w:sz w:val="20"/>
          <w:szCs w:val="20"/>
        </w:rPr>
      </w:pPr>
    </w:p>
    <w:p w:rsidR="00A33515" w:rsidDel="002260E7" w:rsidRDefault="001A4D22">
      <w:pPr>
        <w:ind w:left="500"/>
        <w:rPr>
          <w:del w:id="2388" w:author="Admin" w:date="2019-02-19T02:10:00Z"/>
          <w:sz w:val="20"/>
          <w:szCs w:val="20"/>
        </w:rPr>
      </w:pPr>
      <w:del w:id="2389" w:author="Admin" w:date="2019-02-19T02:10:00Z">
        <w:r w:rsidDel="002260E7">
          <w:rPr>
            <w:rFonts w:ascii="Arial" w:eastAsia="Arial" w:hAnsi="Arial" w:cs="Arial"/>
            <w:sz w:val="20"/>
            <w:szCs w:val="20"/>
          </w:rPr>
          <w:delText>поэтому набор из четырёх цифр нам не подойдет.</w:delText>
        </w:r>
      </w:del>
    </w:p>
    <w:p w:rsidR="00A33515" w:rsidDel="002260E7" w:rsidRDefault="00A33515">
      <w:pPr>
        <w:spacing w:line="118" w:lineRule="exact"/>
        <w:rPr>
          <w:del w:id="2390" w:author="Admin" w:date="2019-02-19T02:10:00Z"/>
          <w:sz w:val="20"/>
          <w:szCs w:val="20"/>
        </w:rPr>
      </w:pPr>
    </w:p>
    <w:p w:rsidR="00A33515" w:rsidDel="002260E7" w:rsidRDefault="001A4D22">
      <w:pPr>
        <w:ind w:left="500"/>
        <w:rPr>
          <w:del w:id="2391" w:author="Admin" w:date="2019-02-19T02:10:00Z"/>
          <w:sz w:val="20"/>
          <w:szCs w:val="20"/>
        </w:rPr>
      </w:pPr>
      <w:del w:id="2392" w:author="Admin" w:date="2019-02-19T02:10:00Z">
        <w:r w:rsidDel="002260E7">
          <w:rPr>
            <w:rFonts w:ascii="Arial" w:eastAsia="Arial" w:hAnsi="Arial" w:cs="Arial"/>
            <w:sz w:val="20"/>
            <w:szCs w:val="20"/>
          </w:rPr>
          <w:delText>А вот набора из пяти цифр — 1, 5, 6, 8, 9 — вполне хватит.</w:delText>
        </w:r>
      </w:del>
    </w:p>
    <w:p w:rsidR="00A33515" w:rsidDel="002260E7" w:rsidRDefault="00A33515">
      <w:pPr>
        <w:spacing w:line="346" w:lineRule="exact"/>
        <w:rPr>
          <w:del w:id="2393" w:author="Admin" w:date="2019-02-19T02:10:00Z"/>
          <w:sz w:val="20"/>
          <w:szCs w:val="20"/>
        </w:rPr>
      </w:pPr>
    </w:p>
    <w:p w:rsidR="00A33515" w:rsidDel="002260E7" w:rsidRDefault="001A4D22">
      <w:pPr>
        <w:rPr>
          <w:del w:id="2394" w:author="Admin" w:date="2019-02-19T02:10:00Z"/>
          <w:sz w:val="20"/>
          <w:szCs w:val="20"/>
        </w:rPr>
      </w:pPr>
      <w:del w:id="2395" w:author="Admin" w:date="2019-02-19T02:10:00Z">
        <w:r w:rsidDel="002260E7">
          <w:rPr>
            <w:rFonts w:ascii="Arial" w:eastAsia="Arial" w:hAnsi="Arial" w:cs="Arial"/>
            <w:b/>
            <w:bCs/>
            <w:sz w:val="26"/>
            <w:szCs w:val="26"/>
          </w:rPr>
          <w:delText>Задача 3.</w:delText>
        </w:r>
      </w:del>
    </w:p>
    <w:p w:rsidR="00A33515" w:rsidDel="002260E7" w:rsidRDefault="00A33515">
      <w:pPr>
        <w:spacing w:line="178" w:lineRule="exact"/>
        <w:rPr>
          <w:del w:id="2396" w:author="Admin" w:date="2019-02-19T02:10:00Z"/>
          <w:sz w:val="20"/>
          <w:szCs w:val="20"/>
        </w:rPr>
      </w:pPr>
    </w:p>
    <w:p w:rsidR="00A33515" w:rsidDel="002260E7" w:rsidRDefault="001A4D22">
      <w:pPr>
        <w:numPr>
          <w:ilvl w:val="0"/>
          <w:numId w:val="551"/>
        </w:numPr>
        <w:tabs>
          <w:tab w:val="left" w:pos="500"/>
        </w:tabs>
        <w:spacing w:line="303" w:lineRule="auto"/>
        <w:ind w:left="500" w:hanging="306"/>
        <w:rPr>
          <w:del w:id="2397" w:author="Admin" w:date="2019-02-19T02:10:00Z"/>
          <w:rFonts w:ascii="Arial" w:eastAsia="Arial" w:hAnsi="Arial" w:cs="Arial"/>
          <w:b/>
          <w:bCs/>
          <w:sz w:val="20"/>
          <w:szCs w:val="20"/>
        </w:rPr>
        <w:pPrChange w:id="2398" w:author="Admin" w:date="2019-02-19T00:19:00Z">
          <w:pPr>
            <w:numPr>
              <w:numId w:val="553"/>
            </w:numPr>
            <w:tabs>
              <w:tab w:val="left" w:pos="500"/>
            </w:tabs>
            <w:spacing w:line="303" w:lineRule="auto"/>
            <w:ind w:left="500" w:hanging="306"/>
          </w:pPr>
        </w:pPrChange>
      </w:pPr>
      <w:del w:id="2399" w:author="Admin" w:date="2019-02-19T02:10:00Z">
        <w:r w:rsidDel="002260E7">
          <w:rPr>
            <w:rFonts w:ascii="Arial" w:eastAsia="Arial" w:hAnsi="Arial" w:cs="Arial"/>
            <w:sz w:val="20"/>
            <w:szCs w:val="20"/>
          </w:rPr>
          <w:delText>Какой длины получится полоса, если 1 кубический километр раз-резать на кубические метры и выложить их в длину?</w:delText>
        </w:r>
      </w:del>
    </w:p>
    <w:p w:rsidR="00A33515" w:rsidDel="002260E7" w:rsidRDefault="00A33515">
      <w:pPr>
        <w:spacing w:line="22" w:lineRule="exact"/>
        <w:rPr>
          <w:del w:id="2400" w:author="Admin" w:date="2019-02-19T02:10:00Z"/>
          <w:rFonts w:ascii="Arial" w:eastAsia="Arial" w:hAnsi="Arial" w:cs="Arial"/>
          <w:b/>
          <w:bCs/>
          <w:sz w:val="20"/>
          <w:szCs w:val="20"/>
        </w:rPr>
      </w:pPr>
    </w:p>
    <w:p w:rsidR="00A33515" w:rsidDel="002260E7" w:rsidRDefault="001A4D22">
      <w:pPr>
        <w:spacing w:line="236" w:lineRule="auto"/>
        <w:ind w:left="500"/>
        <w:rPr>
          <w:del w:id="2401" w:author="Admin" w:date="2019-02-19T02:10:00Z"/>
          <w:rFonts w:ascii="Arial" w:eastAsia="Arial" w:hAnsi="Arial" w:cs="Arial"/>
          <w:b/>
          <w:bCs/>
          <w:sz w:val="20"/>
          <w:szCs w:val="20"/>
        </w:rPr>
      </w:pPr>
      <w:del w:id="2402"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1</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км</w:delText>
        </w:r>
        <w:r w:rsidDel="002260E7">
          <w:rPr>
            <w:rFonts w:ascii="Arial" w:eastAsia="Arial" w:hAnsi="Arial" w:cs="Arial"/>
            <w:sz w:val="27"/>
            <w:szCs w:val="27"/>
            <w:vertAlign w:val="superscript"/>
          </w:rPr>
          <w:delText>3</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1 000 000 000</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м</w:delText>
        </w:r>
        <w:r w:rsidDel="002260E7">
          <w:rPr>
            <w:rFonts w:ascii="Arial" w:eastAsia="Arial" w:hAnsi="Arial" w:cs="Arial"/>
            <w:sz w:val="27"/>
            <w:szCs w:val="27"/>
            <w:vertAlign w:val="superscript"/>
          </w:rPr>
          <w:delText>3</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поэтому получившаяся полоса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будет иметь длину</w:delText>
        </w:r>
      </w:del>
    </w:p>
    <w:p w:rsidR="00A33515" w:rsidDel="002260E7" w:rsidRDefault="00A33515">
      <w:pPr>
        <w:spacing w:line="239" w:lineRule="exact"/>
        <w:rPr>
          <w:del w:id="2403" w:author="Admin" w:date="2019-02-19T02:10:00Z"/>
          <w:rFonts w:ascii="Arial" w:eastAsia="Arial" w:hAnsi="Arial" w:cs="Arial"/>
          <w:b/>
          <w:bCs/>
          <w:sz w:val="20"/>
          <w:szCs w:val="20"/>
        </w:rPr>
      </w:pPr>
    </w:p>
    <w:p w:rsidR="00A33515" w:rsidDel="002260E7" w:rsidRDefault="001A4D22">
      <w:pPr>
        <w:ind w:left="2260"/>
        <w:rPr>
          <w:del w:id="2404" w:author="Admin" w:date="2019-02-19T02:10:00Z"/>
          <w:rFonts w:ascii="Arial" w:eastAsia="Arial" w:hAnsi="Arial" w:cs="Arial"/>
          <w:b/>
          <w:bCs/>
          <w:sz w:val="20"/>
          <w:szCs w:val="20"/>
        </w:rPr>
      </w:pPr>
      <w:del w:id="2405" w:author="Admin" w:date="2019-02-19T02:10:00Z">
        <w:r w:rsidDel="002260E7">
          <w:rPr>
            <w:rFonts w:ascii="Arial" w:eastAsia="Arial" w:hAnsi="Arial" w:cs="Arial"/>
            <w:sz w:val="20"/>
            <w:szCs w:val="20"/>
          </w:rPr>
          <w:delText xml:space="preserve">1 000 000 000 м </w:delText>
        </w:r>
        <w:r w:rsidDel="002260E7">
          <w:rPr>
            <w:rFonts w:eastAsia="Times New Roman"/>
            <w:sz w:val="20"/>
            <w:szCs w:val="20"/>
          </w:rPr>
          <w:delText>=</w:delText>
        </w:r>
        <w:r w:rsidDel="002260E7">
          <w:rPr>
            <w:rFonts w:ascii="Arial" w:eastAsia="Arial" w:hAnsi="Arial" w:cs="Arial"/>
            <w:sz w:val="20"/>
            <w:szCs w:val="20"/>
          </w:rPr>
          <w:delText xml:space="preserve"> 1 000 000 км</w:delText>
        </w:r>
        <w:r w:rsidDel="002260E7">
          <w:rPr>
            <w:rFonts w:eastAsia="Times New Roman"/>
            <w:i/>
            <w:iCs/>
            <w:sz w:val="20"/>
            <w:szCs w:val="20"/>
          </w:rPr>
          <w:delText>:</w:delText>
        </w:r>
      </w:del>
    </w:p>
    <w:p w:rsidR="00A33515" w:rsidDel="002260E7" w:rsidRDefault="00A33515">
      <w:pPr>
        <w:spacing w:line="339" w:lineRule="exact"/>
        <w:rPr>
          <w:del w:id="2406" w:author="Admin" w:date="2019-02-19T02:10:00Z"/>
          <w:rFonts w:ascii="Arial" w:eastAsia="Arial" w:hAnsi="Arial" w:cs="Arial"/>
          <w:b/>
          <w:bCs/>
          <w:sz w:val="20"/>
          <w:szCs w:val="20"/>
        </w:rPr>
      </w:pPr>
    </w:p>
    <w:p w:rsidR="00A33515" w:rsidDel="002260E7" w:rsidRDefault="001A4D22">
      <w:pPr>
        <w:numPr>
          <w:ilvl w:val="0"/>
          <w:numId w:val="551"/>
        </w:numPr>
        <w:tabs>
          <w:tab w:val="left" w:pos="500"/>
        </w:tabs>
        <w:spacing w:line="311" w:lineRule="auto"/>
        <w:ind w:left="500" w:hanging="290"/>
        <w:jc w:val="both"/>
        <w:rPr>
          <w:del w:id="2407" w:author="Admin" w:date="2019-02-19T02:10:00Z"/>
          <w:rFonts w:ascii="Arial" w:eastAsia="Arial" w:hAnsi="Arial" w:cs="Arial"/>
          <w:b/>
          <w:bCs/>
          <w:sz w:val="19"/>
          <w:szCs w:val="19"/>
        </w:rPr>
        <w:pPrChange w:id="2408" w:author="Admin" w:date="2019-02-19T00:19:00Z">
          <w:pPr>
            <w:numPr>
              <w:numId w:val="553"/>
            </w:numPr>
            <w:tabs>
              <w:tab w:val="left" w:pos="500"/>
            </w:tabs>
            <w:spacing w:line="311" w:lineRule="auto"/>
            <w:ind w:left="500" w:hanging="290"/>
            <w:jc w:val="both"/>
          </w:pPr>
        </w:pPrChange>
      </w:pPr>
      <w:del w:id="2409" w:author="Admin" w:date="2019-02-19T02:10:00Z">
        <w:r w:rsidDel="002260E7">
          <w:rPr>
            <w:rFonts w:ascii="Arial" w:eastAsia="Arial" w:hAnsi="Arial" w:cs="Arial"/>
            <w:sz w:val="19"/>
            <w:szCs w:val="19"/>
          </w:rPr>
          <w:delText xml:space="preserve">Возьмём отрезок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 xml:space="preserve"> 1</w:delText>
        </w:r>
        <w:r w:rsidDel="002260E7">
          <w:rPr>
            <w:rFonts w:eastAsia="Times New Roman"/>
            <w:sz w:val="19"/>
            <w:szCs w:val="19"/>
          </w:rPr>
          <w:delText>]</w:delText>
        </w:r>
        <w:r w:rsidDel="002260E7">
          <w:rPr>
            <w:rFonts w:ascii="Arial" w:eastAsia="Arial" w:hAnsi="Arial" w:cs="Arial"/>
            <w:sz w:val="19"/>
            <w:szCs w:val="19"/>
          </w:rPr>
          <w:delText>. Отрежем от него четверть слева, потом чет-верть от оставшейся части справа, потом четверть от оставшейся части слева и т. д. Какая точка отрезка точно не будет отрезана?</w:delText>
        </w:r>
      </w:del>
    </w:p>
    <w:p w:rsidR="00A33515" w:rsidDel="002260E7" w:rsidRDefault="001A4D22">
      <w:pPr>
        <w:spacing w:line="234" w:lineRule="auto"/>
        <w:ind w:left="500"/>
        <w:jc w:val="both"/>
        <w:rPr>
          <w:del w:id="2410" w:author="Admin" w:date="2019-02-19T02:10:00Z"/>
          <w:sz w:val="20"/>
          <w:szCs w:val="20"/>
        </w:rPr>
      </w:pPr>
      <w:del w:id="2411"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На первом шаге мы отрезали слева кусок длиной</w:delText>
        </w:r>
        <w:r w:rsidDel="002260E7">
          <w:rPr>
            <w:rFonts w:ascii="Arial" w:eastAsia="Arial" w:hAnsi="Arial" w:cs="Arial"/>
            <w:b/>
            <w:bCs/>
            <w:i/>
            <w:iCs/>
            <w:sz w:val="19"/>
            <w:szCs w:val="19"/>
          </w:rPr>
          <w:delText xml:space="preserve"> </w:delText>
        </w:r>
        <w:r w:rsidDel="002260E7">
          <w:rPr>
            <w:rFonts w:ascii="Arial" w:eastAsia="Arial" w:hAnsi="Arial" w:cs="Arial"/>
            <w:sz w:val="26"/>
            <w:szCs w:val="26"/>
            <w:u w:val="single"/>
            <w:vertAlign w:val="superscript"/>
          </w:rPr>
          <w:delText>1</w:delText>
        </w:r>
        <w:r w:rsidDel="002260E7">
          <w:rPr>
            <w:rFonts w:ascii="Arial" w:eastAsia="Arial" w:hAnsi="Arial" w:cs="Arial"/>
            <w:sz w:val="26"/>
            <w:szCs w:val="26"/>
            <w:vertAlign w:val="subscript"/>
          </w:rPr>
          <w:delText>4</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На</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 xml:space="preserve">втором шаге, справа, — кусок длиной </w:delText>
        </w:r>
        <w:r w:rsidDel="002260E7">
          <w:rPr>
            <w:rFonts w:ascii="Arial" w:eastAsia="Arial" w:hAnsi="Arial" w:cs="Arial"/>
            <w:sz w:val="26"/>
            <w:szCs w:val="26"/>
            <w:u w:val="single"/>
            <w:vertAlign w:val="superscript"/>
          </w:rPr>
          <w:delText>1</w:delText>
        </w:r>
        <w:r w:rsidDel="002260E7">
          <w:rPr>
            <w:rFonts w:ascii="Arial" w:eastAsia="Arial" w:hAnsi="Arial" w:cs="Arial"/>
            <w:sz w:val="26"/>
            <w:szCs w:val="26"/>
            <w:vertAlign w:val="subscript"/>
          </w:rPr>
          <w:delText>4</w:delText>
        </w:r>
        <w:r w:rsidDel="002260E7">
          <w:rPr>
            <w:rFonts w:ascii="Arial" w:eastAsia="Arial" w:hAnsi="Arial" w:cs="Arial"/>
            <w:sz w:val="19"/>
            <w:szCs w:val="19"/>
          </w:rPr>
          <w:delText xml:space="preserve"> </w:delText>
        </w:r>
        <w:r w:rsidDel="002260E7">
          <w:rPr>
            <w:rFonts w:ascii="Arial" w:eastAsia="Arial" w:hAnsi="Arial" w:cs="Arial"/>
            <w:sz w:val="26"/>
            <w:szCs w:val="26"/>
            <w:u w:val="single"/>
            <w:vertAlign w:val="superscript"/>
          </w:rPr>
          <w:delText>3</w:delText>
        </w:r>
        <w:r w:rsidDel="002260E7">
          <w:rPr>
            <w:rFonts w:ascii="Arial" w:eastAsia="Arial" w:hAnsi="Arial" w:cs="Arial"/>
            <w:sz w:val="26"/>
            <w:szCs w:val="26"/>
            <w:vertAlign w:val="subscript"/>
          </w:rPr>
          <w:delText>4</w:delText>
        </w:r>
        <w:r w:rsidDel="002260E7">
          <w:rPr>
            <w:rFonts w:ascii="Arial" w:eastAsia="Arial" w:hAnsi="Arial" w:cs="Arial"/>
            <w:sz w:val="19"/>
            <w:szCs w:val="19"/>
          </w:rPr>
          <w:delText xml:space="preserve"> . На третьем шаге, снова слева, — кусок длины </w:delText>
        </w:r>
        <w:r w:rsidDel="002260E7">
          <w:rPr>
            <w:rFonts w:ascii="Arial" w:eastAsia="Arial" w:hAnsi="Arial" w:cs="Arial"/>
            <w:sz w:val="26"/>
            <w:szCs w:val="26"/>
            <w:u w:val="single"/>
            <w:vertAlign w:val="superscript"/>
          </w:rPr>
          <w:delText>1</w:delText>
        </w:r>
        <w:r w:rsidDel="002260E7">
          <w:rPr>
            <w:rFonts w:ascii="Arial" w:eastAsia="Arial" w:hAnsi="Arial" w:cs="Arial"/>
            <w:sz w:val="26"/>
            <w:szCs w:val="26"/>
            <w:vertAlign w:val="subscript"/>
          </w:rPr>
          <w:delText>4</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sz w:val="26"/>
            <w:szCs w:val="26"/>
            <w:u w:val="single"/>
            <w:vertAlign w:val="superscript"/>
          </w:rPr>
          <w:delText>3</w:delText>
        </w:r>
        <w:r w:rsidDel="002260E7">
          <w:rPr>
            <w:rFonts w:ascii="Arial" w:eastAsia="Arial" w:hAnsi="Arial" w:cs="Arial"/>
            <w:sz w:val="26"/>
            <w:szCs w:val="26"/>
            <w:vertAlign w:val="subscript"/>
          </w:rPr>
          <w:delText>4</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26"/>
            <w:szCs w:val="26"/>
            <w:vertAlign w:val="superscript"/>
          </w:rPr>
          <w:delText>2</w:delText>
        </w:r>
        <w:r w:rsidDel="002260E7">
          <w:rPr>
            <w:rFonts w:ascii="Arial" w:eastAsia="Arial" w:hAnsi="Arial" w:cs="Arial"/>
            <w:sz w:val="19"/>
            <w:szCs w:val="19"/>
          </w:rPr>
          <w:delText>. Таким образом, на 2</w:delText>
        </w:r>
        <w:r w:rsidDel="002260E7">
          <w:rPr>
            <w:rFonts w:ascii="Arial" w:eastAsia="Arial" w:hAnsi="Arial" w:cs="Arial"/>
            <w:i/>
            <w:iCs/>
            <w:sz w:val="19"/>
            <w:szCs w:val="19"/>
          </w:rPr>
          <w:delText>k</w:delText>
        </w:r>
        <w:r w:rsidDel="002260E7">
          <w:rPr>
            <w:rFonts w:ascii="Arial" w:eastAsia="Arial" w:hAnsi="Arial" w:cs="Arial"/>
            <w:sz w:val="19"/>
            <w:szCs w:val="19"/>
          </w:rPr>
          <w:delText xml:space="preserve"> 1–м шаге мы будем отрезать с левой стороны оставшегося отрезка кусок длиной</w:delText>
        </w:r>
      </w:del>
    </w:p>
    <w:tbl>
      <w:tblPr>
        <w:tblW w:w="0" w:type="auto"/>
        <w:tblInd w:w="2900" w:type="dxa"/>
        <w:tblLayout w:type="fixed"/>
        <w:tblCellMar>
          <w:left w:w="0" w:type="dxa"/>
          <w:right w:w="0" w:type="dxa"/>
        </w:tblCellMar>
        <w:tblLook w:val="04A0" w:firstRow="1" w:lastRow="0" w:firstColumn="1" w:lastColumn="0" w:noHBand="0" w:noVBand="1"/>
      </w:tblPr>
      <w:tblGrid>
        <w:gridCol w:w="120"/>
        <w:gridCol w:w="500"/>
        <w:gridCol w:w="100"/>
        <w:gridCol w:w="400"/>
        <w:gridCol w:w="140"/>
        <w:gridCol w:w="240"/>
        <w:gridCol w:w="20"/>
      </w:tblGrid>
      <w:tr w:rsidR="00A33515" w:rsidDel="002260E7">
        <w:trPr>
          <w:trHeight w:val="231"/>
          <w:del w:id="2412" w:author="Admin" w:date="2019-02-19T02:10:00Z"/>
        </w:trPr>
        <w:tc>
          <w:tcPr>
            <w:tcW w:w="120" w:type="dxa"/>
            <w:vAlign w:val="bottom"/>
          </w:tcPr>
          <w:p w:rsidR="00A33515" w:rsidDel="002260E7" w:rsidRDefault="001A4D22">
            <w:pPr>
              <w:jc w:val="right"/>
              <w:rPr>
                <w:del w:id="2413" w:author="Admin" w:date="2019-02-19T02:10:00Z"/>
                <w:sz w:val="20"/>
                <w:szCs w:val="20"/>
              </w:rPr>
            </w:pPr>
            <w:del w:id="2414" w:author="Admin" w:date="2019-02-19T02:10:00Z">
              <w:r w:rsidDel="002260E7">
                <w:rPr>
                  <w:rFonts w:ascii="Arial" w:eastAsia="Arial" w:hAnsi="Arial" w:cs="Arial"/>
                  <w:w w:val="89"/>
                  <w:sz w:val="20"/>
                  <w:szCs w:val="20"/>
                </w:rPr>
                <w:delText>4</w:delText>
              </w:r>
            </w:del>
          </w:p>
        </w:tc>
        <w:tc>
          <w:tcPr>
            <w:tcW w:w="500" w:type="dxa"/>
            <w:vAlign w:val="bottom"/>
          </w:tcPr>
          <w:p w:rsidR="00A33515" w:rsidDel="002260E7" w:rsidRDefault="001A4D22">
            <w:pPr>
              <w:spacing w:line="231" w:lineRule="exact"/>
              <w:jc w:val="right"/>
              <w:rPr>
                <w:del w:id="2415" w:author="Admin" w:date="2019-02-19T02:10:00Z"/>
                <w:sz w:val="20"/>
                <w:szCs w:val="20"/>
              </w:rPr>
            </w:pPr>
            <w:del w:id="2416" w:author="Admin" w:date="2019-02-19T02:10:00Z">
              <w:r w:rsidDel="002260E7">
                <w:rPr>
                  <w:rFonts w:eastAsia="Times New Roman"/>
                  <w:sz w:val="26"/>
                  <w:szCs w:val="26"/>
                  <w:vertAlign w:val="superscript"/>
                </w:rPr>
                <w:delText>(</w:delText>
              </w:r>
              <w:r w:rsidDel="002260E7">
                <w:rPr>
                  <w:rFonts w:eastAsia="Times New Roman"/>
                  <w:sz w:val="15"/>
                  <w:szCs w:val="15"/>
                </w:rPr>
                <w:delText>(</w:delText>
              </w:r>
            </w:del>
          </w:p>
        </w:tc>
        <w:tc>
          <w:tcPr>
            <w:tcW w:w="100" w:type="dxa"/>
            <w:vAlign w:val="bottom"/>
          </w:tcPr>
          <w:p w:rsidR="00A33515" w:rsidDel="002260E7" w:rsidRDefault="001A4D22">
            <w:pPr>
              <w:jc w:val="right"/>
              <w:rPr>
                <w:del w:id="2417" w:author="Admin" w:date="2019-02-19T02:10:00Z"/>
                <w:sz w:val="20"/>
                <w:szCs w:val="20"/>
              </w:rPr>
            </w:pPr>
            <w:del w:id="2418" w:author="Admin" w:date="2019-02-19T02:10:00Z">
              <w:r w:rsidDel="002260E7">
                <w:rPr>
                  <w:rFonts w:ascii="Arial" w:eastAsia="Arial" w:hAnsi="Arial" w:cs="Arial"/>
                  <w:w w:val="71"/>
                  <w:sz w:val="20"/>
                  <w:szCs w:val="20"/>
                </w:rPr>
                <w:delText>4</w:delText>
              </w:r>
            </w:del>
          </w:p>
        </w:tc>
        <w:tc>
          <w:tcPr>
            <w:tcW w:w="400" w:type="dxa"/>
            <w:vAlign w:val="bottom"/>
          </w:tcPr>
          <w:p w:rsidR="00A33515" w:rsidDel="002260E7" w:rsidRDefault="001A4D22">
            <w:pPr>
              <w:spacing w:line="231" w:lineRule="exact"/>
              <w:jc w:val="center"/>
              <w:rPr>
                <w:del w:id="2419" w:author="Admin" w:date="2019-02-19T02:10:00Z"/>
                <w:sz w:val="20"/>
                <w:szCs w:val="20"/>
              </w:rPr>
            </w:pPr>
            <w:del w:id="2420" w:author="Admin" w:date="2019-02-19T02:10:00Z">
              <w:r w:rsidDel="002260E7">
                <w:rPr>
                  <w:rFonts w:eastAsia="Times New Roman"/>
                  <w:sz w:val="15"/>
                  <w:szCs w:val="15"/>
                </w:rPr>
                <w:delText xml:space="preserve">) </w:delText>
              </w:r>
              <w:r w:rsidDel="002260E7">
                <w:rPr>
                  <w:rFonts w:eastAsia="Times New Roman"/>
                  <w:sz w:val="26"/>
                  <w:szCs w:val="26"/>
                  <w:vertAlign w:val="superscript"/>
                </w:rPr>
                <w:delText>)</w:delText>
              </w:r>
            </w:del>
          </w:p>
        </w:tc>
        <w:tc>
          <w:tcPr>
            <w:tcW w:w="140" w:type="dxa"/>
            <w:vMerge w:val="restart"/>
            <w:vAlign w:val="bottom"/>
          </w:tcPr>
          <w:p w:rsidR="00A33515" w:rsidDel="002260E7" w:rsidRDefault="001A4D22">
            <w:pPr>
              <w:rPr>
                <w:del w:id="2421" w:author="Admin" w:date="2019-02-19T02:10:00Z"/>
                <w:sz w:val="20"/>
                <w:szCs w:val="20"/>
              </w:rPr>
            </w:pPr>
            <w:del w:id="2422" w:author="Admin" w:date="2019-02-19T02:10:00Z">
              <w:r w:rsidDel="002260E7">
                <w:rPr>
                  <w:rFonts w:ascii="Arial" w:eastAsia="Arial" w:hAnsi="Arial" w:cs="Arial"/>
                  <w:i/>
                  <w:iCs/>
                  <w:sz w:val="14"/>
                  <w:szCs w:val="14"/>
                </w:rPr>
                <w:delText>k</w:delText>
              </w:r>
            </w:del>
          </w:p>
        </w:tc>
        <w:tc>
          <w:tcPr>
            <w:tcW w:w="240" w:type="dxa"/>
            <w:vAlign w:val="bottom"/>
          </w:tcPr>
          <w:p w:rsidR="00A33515" w:rsidDel="002260E7" w:rsidRDefault="001A4D22">
            <w:pPr>
              <w:jc w:val="right"/>
              <w:rPr>
                <w:del w:id="2423" w:author="Admin" w:date="2019-02-19T02:10:00Z"/>
                <w:sz w:val="20"/>
                <w:szCs w:val="20"/>
              </w:rPr>
            </w:pPr>
            <w:del w:id="2424" w:author="Admin" w:date="2019-02-19T02:10:00Z">
              <w:r w:rsidDel="002260E7">
                <w:rPr>
                  <w:rFonts w:eastAsia="Times New Roman"/>
                  <w:i/>
                  <w:iCs/>
                  <w:sz w:val="20"/>
                  <w:szCs w:val="20"/>
                </w:rPr>
                <w:delText>:</w:delText>
              </w:r>
            </w:del>
          </w:p>
        </w:tc>
        <w:tc>
          <w:tcPr>
            <w:tcW w:w="0" w:type="dxa"/>
            <w:vAlign w:val="bottom"/>
          </w:tcPr>
          <w:p w:rsidR="00A33515" w:rsidDel="002260E7" w:rsidRDefault="00A33515">
            <w:pPr>
              <w:rPr>
                <w:del w:id="2425" w:author="Admin" w:date="2019-02-19T02:10:00Z"/>
                <w:sz w:val="1"/>
                <w:szCs w:val="1"/>
              </w:rPr>
            </w:pPr>
          </w:p>
        </w:tc>
      </w:tr>
      <w:tr w:rsidR="00A33515" w:rsidDel="002260E7">
        <w:trPr>
          <w:trHeight w:val="175"/>
          <w:del w:id="2426" w:author="Admin" w:date="2019-02-19T02:10:00Z"/>
        </w:trPr>
        <w:tc>
          <w:tcPr>
            <w:tcW w:w="120" w:type="dxa"/>
            <w:vMerge w:val="restart"/>
            <w:vAlign w:val="bottom"/>
          </w:tcPr>
          <w:p w:rsidR="00A33515" w:rsidDel="002260E7" w:rsidRDefault="001A4D22">
            <w:pPr>
              <w:jc w:val="right"/>
              <w:rPr>
                <w:del w:id="2427" w:author="Admin" w:date="2019-02-19T02:10:00Z"/>
                <w:sz w:val="20"/>
                <w:szCs w:val="20"/>
              </w:rPr>
            </w:pPr>
            <w:del w:id="2428" w:author="Admin" w:date="2019-02-19T02:10:00Z">
              <w:r w:rsidDel="002260E7">
                <w:rPr>
                  <w:rFonts w:ascii="Arial" w:eastAsia="Arial" w:hAnsi="Arial" w:cs="Arial"/>
                  <w:w w:val="89"/>
                  <w:sz w:val="20"/>
                  <w:szCs w:val="20"/>
                </w:rPr>
                <w:delText>1</w:delText>
              </w:r>
            </w:del>
          </w:p>
        </w:tc>
        <w:tc>
          <w:tcPr>
            <w:tcW w:w="500" w:type="dxa"/>
            <w:vAlign w:val="bottom"/>
          </w:tcPr>
          <w:p w:rsidR="00A33515" w:rsidDel="002260E7" w:rsidRDefault="00A33515">
            <w:pPr>
              <w:rPr>
                <w:del w:id="2429" w:author="Admin" w:date="2019-02-19T02:10:00Z"/>
                <w:sz w:val="15"/>
                <w:szCs w:val="15"/>
              </w:rPr>
            </w:pPr>
          </w:p>
        </w:tc>
        <w:tc>
          <w:tcPr>
            <w:tcW w:w="100" w:type="dxa"/>
            <w:vMerge w:val="restart"/>
            <w:vAlign w:val="bottom"/>
          </w:tcPr>
          <w:p w:rsidR="00A33515" w:rsidDel="002260E7" w:rsidRDefault="001A4D22">
            <w:pPr>
              <w:jc w:val="right"/>
              <w:rPr>
                <w:del w:id="2430" w:author="Admin" w:date="2019-02-19T02:10:00Z"/>
                <w:sz w:val="20"/>
                <w:szCs w:val="20"/>
              </w:rPr>
            </w:pPr>
            <w:del w:id="2431" w:author="Admin" w:date="2019-02-19T02:10:00Z">
              <w:r w:rsidDel="002260E7">
                <w:rPr>
                  <w:rFonts w:ascii="Arial" w:eastAsia="Arial" w:hAnsi="Arial" w:cs="Arial"/>
                  <w:w w:val="71"/>
                  <w:sz w:val="20"/>
                  <w:szCs w:val="20"/>
                </w:rPr>
                <w:delText>3</w:delText>
              </w:r>
            </w:del>
          </w:p>
        </w:tc>
        <w:tc>
          <w:tcPr>
            <w:tcW w:w="400" w:type="dxa"/>
            <w:vMerge w:val="restart"/>
            <w:vAlign w:val="bottom"/>
          </w:tcPr>
          <w:p w:rsidR="00A33515" w:rsidDel="002260E7" w:rsidRDefault="001A4D22">
            <w:pPr>
              <w:ind w:right="87"/>
              <w:jc w:val="right"/>
              <w:rPr>
                <w:del w:id="2432" w:author="Admin" w:date="2019-02-19T02:10:00Z"/>
                <w:sz w:val="20"/>
                <w:szCs w:val="20"/>
              </w:rPr>
            </w:pPr>
            <w:del w:id="2433" w:author="Admin" w:date="2019-02-19T02:10:00Z">
              <w:r w:rsidDel="002260E7">
                <w:rPr>
                  <w:rFonts w:ascii="Arial" w:eastAsia="Arial" w:hAnsi="Arial" w:cs="Arial"/>
                  <w:sz w:val="14"/>
                  <w:szCs w:val="14"/>
                </w:rPr>
                <w:delText>2</w:delText>
              </w:r>
            </w:del>
          </w:p>
        </w:tc>
        <w:tc>
          <w:tcPr>
            <w:tcW w:w="140" w:type="dxa"/>
            <w:vMerge/>
            <w:vAlign w:val="bottom"/>
          </w:tcPr>
          <w:p w:rsidR="00A33515" w:rsidDel="002260E7" w:rsidRDefault="00A33515">
            <w:pPr>
              <w:rPr>
                <w:del w:id="2434" w:author="Admin" w:date="2019-02-19T02:10:00Z"/>
                <w:sz w:val="15"/>
                <w:szCs w:val="15"/>
              </w:rPr>
            </w:pPr>
          </w:p>
        </w:tc>
        <w:tc>
          <w:tcPr>
            <w:tcW w:w="240" w:type="dxa"/>
            <w:vAlign w:val="bottom"/>
          </w:tcPr>
          <w:p w:rsidR="00A33515" w:rsidDel="002260E7" w:rsidRDefault="001A4D22">
            <w:pPr>
              <w:ind w:right="15"/>
              <w:jc w:val="right"/>
              <w:rPr>
                <w:del w:id="2435" w:author="Admin" w:date="2019-02-19T02:10:00Z"/>
                <w:sz w:val="20"/>
                <w:szCs w:val="20"/>
              </w:rPr>
            </w:pPr>
            <w:del w:id="2436" w:author="Admin" w:date="2019-02-19T02:10:00Z">
              <w:r w:rsidDel="002260E7">
                <w:rPr>
                  <w:rFonts w:ascii="Arial" w:eastAsia="Arial" w:hAnsi="Arial" w:cs="Arial"/>
                  <w:sz w:val="14"/>
                  <w:szCs w:val="14"/>
                </w:rPr>
                <w:delText>1</w:delText>
              </w:r>
            </w:del>
          </w:p>
        </w:tc>
        <w:tc>
          <w:tcPr>
            <w:tcW w:w="0" w:type="dxa"/>
            <w:vAlign w:val="bottom"/>
          </w:tcPr>
          <w:p w:rsidR="00A33515" w:rsidDel="002260E7" w:rsidRDefault="00A33515">
            <w:pPr>
              <w:rPr>
                <w:del w:id="2437" w:author="Admin" w:date="2019-02-19T02:10:00Z"/>
                <w:sz w:val="1"/>
                <w:szCs w:val="1"/>
              </w:rPr>
            </w:pPr>
          </w:p>
        </w:tc>
      </w:tr>
      <w:tr w:rsidR="00A33515" w:rsidDel="002260E7">
        <w:trPr>
          <w:trHeight w:val="151"/>
          <w:del w:id="2438" w:author="Admin" w:date="2019-02-19T02:10:00Z"/>
        </w:trPr>
        <w:tc>
          <w:tcPr>
            <w:tcW w:w="120" w:type="dxa"/>
            <w:vMerge/>
            <w:vAlign w:val="bottom"/>
          </w:tcPr>
          <w:p w:rsidR="00A33515" w:rsidDel="002260E7" w:rsidRDefault="00A33515">
            <w:pPr>
              <w:rPr>
                <w:del w:id="2439" w:author="Admin" w:date="2019-02-19T02:10:00Z"/>
                <w:sz w:val="13"/>
                <w:szCs w:val="13"/>
              </w:rPr>
            </w:pPr>
          </w:p>
        </w:tc>
        <w:tc>
          <w:tcPr>
            <w:tcW w:w="500" w:type="dxa"/>
            <w:vAlign w:val="bottom"/>
          </w:tcPr>
          <w:p w:rsidR="00A33515" w:rsidDel="002260E7" w:rsidRDefault="00A33515">
            <w:pPr>
              <w:rPr>
                <w:del w:id="2440" w:author="Admin" w:date="2019-02-19T02:10:00Z"/>
                <w:sz w:val="13"/>
                <w:szCs w:val="13"/>
              </w:rPr>
            </w:pPr>
          </w:p>
        </w:tc>
        <w:tc>
          <w:tcPr>
            <w:tcW w:w="100" w:type="dxa"/>
            <w:vMerge/>
            <w:vAlign w:val="bottom"/>
          </w:tcPr>
          <w:p w:rsidR="00A33515" w:rsidDel="002260E7" w:rsidRDefault="00A33515">
            <w:pPr>
              <w:rPr>
                <w:del w:id="2441" w:author="Admin" w:date="2019-02-19T02:10:00Z"/>
                <w:sz w:val="13"/>
                <w:szCs w:val="13"/>
              </w:rPr>
            </w:pPr>
          </w:p>
        </w:tc>
        <w:tc>
          <w:tcPr>
            <w:tcW w:w="400" w:type="dxa"/>
            <w:vMerge/>
            <w:vAlign w:val="bottom"/>
          </w:tcPr>
          <w:p w:rsidR="00A33515" w:rsidDel="002260E7" w:rsidRDefault="00A33515">
            <w:pPr>
              <w:rPr>
                <w:del w:id="2442" w:author="Admin" w:date="2019-02-19T02:10:00Z"/>
                <w:sz w:val="13"/>
                <w:szCs w:val="13"/>
              </w:rPr>
            </w:pPr>
          </w:p>
        </w:tc>
        <w:tc>
          <w:tcPr>
            <w:tcW w:w="140" w:type="dxa"/>
            <w:vAlign w:val="bottom"/>
          </w:tcPr>
          <w:p w:rsidR="00A33515" w:rsidDel="002260E7" w:rsidRDefault="00A33515">
            <w:pPr>
              <w:rPr>
                <w:del w:id="2443" w:author="Admin" w:date="2019-02-19T02:10:00Z"/>
                <w:sz w:val="13"/>
                <w:szCs w:val="13"/>
              </w:rPr>
            </w:pPr>
          </w:p>
        </w:tc>
        <w:tc>
          <w:tcPr>
            <w:tcW w:w="240" w:type="dxa"/>
            <w:vAlign w:val="bottom"/>
          </w:tcPr>
          <w:p w:rsidR="00A33515" w:rsidDel="002260E7" w:rsidRDefault="00A33515">
            <w:pPr>
              <w:rPr>
                <w:del w:id="2444" w:author="Admin" w:date="2019-02-19T02:10:00Z"/>
                <w:sz w:val="13"/>
                <w:szCs w:val="13"/>
              </w:rPr>
            </w:pPr>
          </w:p>
        </w:tc>
        <w:tc>
          <w:tcPr>
            <w:tcW w:w="0" w:type="dxa"/>
            <w:vAlign w:val="bottom"/>
          </w:tcPr>
          <w:p w:rsidR="00A33515" w:rsidDel="002260E7" w:rsidRDefault="00A33515">
            <w:pPr>
              <w:rPr>
                <w:del w:id="2445" w:author="Admin" w:date="2019-02-19T02:10:00Z"/>
                <w:sz w:val="1"/>
                <w:szCs w:val="1"/>
              </w:rPr>
            </w:pPr>
          </w:p>
        </w:tc>
      </w:tr>
      <w:tr w:rsidR="00A33515" w:rsidDel="002260E7">
        <w:trPr>
          <w:trHeight w:val="27"/>
          <w:del w:id="2446" w:author="Admin" w:date="2019-02-19T02:10:00Z"/>
        </w:trPr>
        <w:tc>
          <w:tcPr>
            <w:tcW w:w="120" w:type="dxa"/>
            <w:tcBorders>
              <w:bottom w:val="single" w:sz="8" w:space="0" w:color="auto"/>
            </w:tcBorders>
            <w:vAlign w:val="bottom"/>
          </w:tcPr>
          <w:p w:rsidR="00A33515" w:rsidDel="002260E7" w:rsidRDefault="00A33515">
            <w:pPr>
              <w:rPr>
                <w:del w:id="2447" w:author="Admin" w:date="2019-02-19T02:10:00Z"/>
                <w:sz w:val="2"/>
                <w:szCs w:val="2"/>
              </w:rPr>
            </w:pPr>
          </w:p>
        </w:tc>
        <w:tc>
          <w:tcPr>
            <w:tcW w:w="500" w:type="dxa"/>
            <w:vAlign w:val="bottom"/>
          </w:tcPr>
          <w:p w:rsidR="00A33515" w:rsidDel="002260E7" w:rsidRDefault="00A33515">
            <w:pPr>
              <w:rPr>
                <w:del w:id="2448" w:author="Admin" w:date="2019-02-19T02:10:00Z"/>
                <w:sz w:val="2"/>
                <w:szCs w:val="2"/>
              </w:rPr>
            </w:pPr>
          </w:p>
        </w:tc>
        <w:tc>
          <w:tcPr>
            <w:tcW w:w="100" w:type="dxa"/>
            <w:tcBorders>
              <w:bottom w:val="single" w:sz="8" w:space="0" w:color="auto"/>
            </w:tcBorders>
            <w:vAlign w:val="bottom"/>
          </w:tcPr>
          <w:p w:rsidR="00A33515" w:rsidDel="002260E7" w:rsidRDefault="00A33515">
            <w:pPr>
              <w:rPr>
                <w:del w:id="2449" w:author="Admin" w:date="2019-02-19T02:10:00Z"/>
                <w:sz w:val="2"/>
                <w:szCs w:val="2"/>
              </w:rPr>
            </w:pPr>
          </w:p>
        </w:tc>
        <w:tc>
          <w:tcPr>
            <w:tcW w:w="400" w:type="dxa"/>
            <w:vAlign w:val="bottom"/>
          </w:tcPr>
          <w:p w:rsidR="00A33515" w:rsidDel="002260E7" w:rsidRDefault="00A33515">
            <w:pPr>
              <w:rPr>
                <w:del w:id="2450" w:author="Admin" w:date="2019-02-19T02:10:00Z"/>
                <w:sz w:val="2"/>
                <w:szCs w:val="2"/>
              </w:rPr>
            </w:pPr>
          </w:p>
        </w:tc>
        <w:tc>
          <w:tcPr>
            <w:tcW w:w="140" w:type="dxa"/>
            <w:vAlign w:val="bottom"/>
          </w:tcPr>
          <w:p w:rsidR="00A33515" w:rsidDel="002260E7" w:rsidRDefault="00A33515">
            <w:pPr>
              <w:rPr>
                <w:del w:id="2451" w:author="Admin" w:date="2019-02-19T02:10:00Z"/>
                <w:sz w:val="2"/>
                <w:szCs w:val="2"/>
              </w:rPr>
            </w:pPr>
          </w:p>
        </w:tc>
        <w:tc>
          <w:tcPr>
            <w:tcW w:w="240" w:type="dxa"/>
            <w:vAlign w:val="bottom"/>
          </w:tcPr>
          <w:p w:rsidR="00A33515" w:rsidDel="002260E7" w:rsidRDefault="00A33515">
            <w:pPr>
              <w:rPr>
                <w:del w:id="2452" w:author="Admin" w:date="2019-02-19T02:10:00Z"/>
                <w:sz w:val="2"/>
                <w:szCs w:val="2"/>
              </w:rPr>
            </w:pPr>
          </w:p>
        </w:tc>
        <w:tc>
          <w:tcPr>
            <w:tcW w:w="0" w:type="dxa"/>
            <w:vAlign w:val="bottom"/>
          </w:tcPr>
          <w:p w:rsidR="00A33515" w:rsidDel="002260E7" w:rsidRDefault="00A33515">
            <w:pPr>
              <w:rPr>
                <w:del w:id="2453" w:author="Admin" w:date="2019-02-19T02:10:00Z"/>
                <w:sz w:val="1"/>
                <w:szCs w:val="1"/>
              </w:rPr>
            </w:pPr>
          </w:p>
        </w:tc>
      </w:tr>
    </w:tbl>
    <w:p w:rsidR="00A33515" w:rsidDel="002260E7" w:rsidRDefault="00A33515">
      <w:pPr>
        <w:spacing w:line="200" w:lineRule="exact"/>
        <w:rPr>
          <w:del w:id="2454" w:author="Admin" w:date="2019-02-19T02:10:00Z"/>
          <w:sz w:val="20"/>
          <w:szCs w:val="20"/>
        </w:rPr>
      </w:pPr>
    </w:p>
    <w:p w:rsidR="00A33515" w:rsidDel="002260E7" w:rsidRDefault="00A33515">
      <w:pPr>
        <w:spacing w:line="370" w:lineRule="exact"/>
        <w:rPr>
          <w:del w:id="2455" w:author="Admin" w:date="2019-02-19T02:10:00Z"/>
          <w:sz w:val="20"/>
          <w:szCs w:val="20"/>
        </w:rPr>
      </w:pPr>
    </w:p>
    <w:p w:rsidR="00A33515" w:rsidDel="002260E7" w:rsidRDefault="001A4D22">
      <w:pPr>
        <w:ind w:left="500"/>
        <w:rPr>
          <w:del w:id="2456" w:author="Admin" w:date="2019-02-19T02:10:00Z"/>
          <w:sz w:val="20"/>
          <w:szCs w:val="20"/>
        </w:rPr>
      </w:pPr>
      <w:del w:id="2457" w:author="Admin" w:date="2019-02-19T02:10:00Z">
        <w:r w:rsidDel="002260E7">
          <w:rPr>
            <w:rFonts w:ascii="Arial" w:eastAsia="Arial" w:hAnsi="Arial" w:cs="Arial"/>
            <w:sz w:val="20"/>
            <w:szCs w:val="20"/>
          </w:rPr>
          <w:delText>Так можно посчитать длину всего, что будет отрезано слева:</w:delText>
        </w:r>
      </w:del>
    </w:p>
    <w:p w:rsidR="00A33515" w:rsidDel="002260E7" w:rsidRDefault="00A33515">
      <w:pPr>
        <w:spacing w:line="110" w:lineRule="exact"/>
        <w:rPr>
          <w:del w:id="2458" w:author="Admin" w:date="2019-02-19T02:10:00Z"/>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120"/>
        <w:gridCol w:w="700"/>
        <w:gridCol w:w="200"/>
        <w:gridCol w:w="260"/>
        <w:gridCol w:w="180"/>
        <w:gridCol w:w="220"/>
        <w:gridCol w:w="160"/>
        <w:gridCol w:w="120"/>
        <w:gridCol w:w="380"/>
        <w:gridCol w:w="220"/>
        <w:gridCol w:w="160"/>
        <w:gridCol w:w="560"/>
        <w:gridCol w:w="260"/>
        <w:gridCol w:w="20"/>
      </w:tblGrid>
      <w:tr w:rsidR="00A33515" w:rsidDel="002260E7">
        <w:trPr>
          <w:trHeight w:val="360"/>
          <w:del w:id="2459" w:author="Admin" w:date="2019-02-19T02:10:00Z"/>
        </w:trPr>
        <w:tc>
          <w:tcPr>
            <w:tcW w:w="120" w:type="dxa"/>
            <w:vAlign w:val="bottom"/>
          </w:tcPr>
          <w:p w:rsidR="00A33515" w:rsidDel="002260E7" w:rsidRDefault="001A4D22">
            <w:pPr>
              <w:jc w:val="right"/>
              <w:rPr>
                <w:del w:id="2460" w:author="Admin" w:date="2019-02-19T02:10:00Z"/>
                <w:sz w:val="20"/>
                <w:szCs w:val="20"/>
              </w:rPr>
            </w:pPr>
            <w:del w:id="2461" w:author="Admin" w:date="2019-02-19T02:10:00Z">
              <w:r w:rsidDel="002260E7">
                <w:rPr>
                  <w:rFonts w:ascii="Arial" w:eastAsia="Arial" w:hAnsi="Arial" w:cs="Arial"/>
                  <w:w w:val="89"/>
                  <w:sz w:val="20"/>
                  <w:szCs w:val="20"/>
                </w:rPr>
                <w:delText>1</w:delText>
              </w:r>
            </w:del>
          </w:p>
        </w:tc>
        <w:tc>
          <w:tcPr>
            <w:tcW w:w="700" w:type="dxa"/>
            <w:vMerge w:val="restart"/>
            <w:vAlign w:val="bottom"/>
          </w:tcPr>
          <w:p w:rsidR="00A33515" w:rsidDel="002260E7" w:rsidRDefault="001A4D22">
            <w:pPr>
              <w:jc w:val="right"/>
              <w:rPr>
                <w:del w:id="2462" w:author="Admin" w:date="2019-02-19T02:10:00Z"/>
                <w:sz w:val="20"/>
                <w:szCs w:val="20"/>
              </w:rPr>
            </w:pPr>
            <w:del w:id="2463" w:author="Admin" w:date="2019-02-19T02:10:00Z">
              <w:r w:rsidDel="002260E7">
                <w:rPr>
                  <w:rFonts w:eastAsia="Times New Roman"/>
                  <w:sz w:val="39"/>
                  <w:szCs w:val="39"/>
                  <w:vertAlign w:val="superscript"/>
                </w:rPr>
                <w:delText>(</w:delText>
              </w:r>
              <w:r w:rsidDel="002260E7">
                <w:rPr>
                  <w:rFonts w:ascii="Arial" w:eastAsia="Arial" w:hAnsi="Arial" w:cs="Arial"/>
                  <w:sz w:val="20"/>
                  <w:szCs w:val="20"/>
                </w:rPr>
                <w:delText xml:space="preserve">1 </w:delText>
              </w:r>
              <w:r w:rsidDel="002260E7">
                <w:rPr>
                  <w:rFonts w:eastAsia="Times New Roman"/>
                  <w:sz w:val="20"/>
                  <w:szCs w:val="20"/>
                </w:rPr>
                <w:delText>+</w:delText>
              </w:r>
            </w:del>
          </w:p>
        </w:tc>
        <w:tc>
          <w:tcPr>
            <w:tcW w:w="200" w:type="dxa"/>
            <w:vAlign w:val="bottom"/>
          </w:tcPr>
          <w:p w:rsidR="00A33515" w:rsidDel="002260E7" w:rsidRDefault="001A4D22">
            <w:pPr>
              <w:jc w:val="right"/>
              <w:rPr>
                <w:del w:id="2464" w:author="Admin" w:date="2019-02-19T02:10:00Z"/>
                <w:sz w:val="20"/>
                <w:szCs w:val="20"/>
              </w:rPr>
            </w:pPr>
            <w:del w:id="2465" w:author="Admin" w:date="2019-02-19T02:10:00Z">
              <w:r w:rsidDel="002260E7">
                <w:rPr>
                  <w:rFonts w:ascii="Arial" w:eastAsia="Arial" w:hAnsi="Arial" w:cs="Arial"/>
                  <w:sz w:val="20"/>
                  <w:szCs w:val="20"/>
                </w:rPr>
                <w:delText>9</w:delText>
              </w:r>
            </w:del>
          </w:p>
        </w:tc>
        <w:tc>
          <w:tcPr>
            <w:tcW w:w="260" w:type="dxa"/>
            <w:vAlign w:val="bottom"/>
          </w:tcPr>
          <w:p w:rsidR="00A33515" w:rsidDel="002260E7" w:rsidRDefault="00A33515">
            <w:pPr>
              <w:rPr>
                <w:del w:id="2466" w:author="Admin" w:date="2019-02-19T02:10:00Z"/>
                <w:sz w:val="24"/>
                <w:szCs w:val="24"/>
              </w:rPr>
            </w:pPr>
          </w:p>
        </w:tc>
        <w:tc>
          <w:tcPr>
            <w:tcW w:w="180" w:type="dxa"/>
            <w:vMerge w:val="restart"/>
            <w:vAlign w:val="bottom"/>
          </w:tcPr>
          <w:p w:rsidR="00A33515" w:rsidDel="002260E7" w:rsidRDefault="001A4D22">
            <w:pPr>
              <w:jc w:val="right"/>
              <w:rPr>
                <w:del w:id="2467" w:author="Admin" w:date="2019-02-19T02:10:00Z"/>
                <w:sz w:val="20"/>
                <w:szCs w:val="20"/>
              </w:rPr>
            </w:pPr>
            <w:del w:id="2468" w:author="Admin" w:date="2019-02-19T02:10:00Z">
              <w:r w:rsidDel="002260E7">
                <w:rPr>
                  <w:rFonts w:eastAsia="Times New Roman"/>
                  <w:sz w:val="20"/>
                  <w:szCs w:val="20"/>
                </w:rPr>
                <w:delText>(</w:delText>
              </w:r>
            </w:del>
          </w:p>
        </w:tc>
        <w:tc>
          <w:tcPr>
            <w:tcW w:w="220" w:type="dxa"/>
            <w:vAlign w:val="bottom"/>
          </w:tcPr>
          <w:p w:rsidR="00A33515" w:rsidDel="002260E7" w:rsidRDefault="001A4D22">
            <w:pPr>
              <w:jc w:val="right"/>
              <w:rPr>
                <w:del w:id="2469" w:author="Admin" w:date="2019-02-19T02:10:00Z"/>
                <w:sz w:val="20"/>
                <w:szCs w:val="20"/>
              </w:rPr>
            </w:pPr>
            <w:del w:id="2470" w:author="Admin" w:date="2019-02-19T02:10:00Z">
              <w:r w:rsidDel="002260E7">
                <w:rPr>
                  <w:rFonts w:ascii="Arial" w:eastAsia="Arial" w:hAnsi="Arial" w:cs="Arial"/>
                  <w:sz w:val="20"/>
                  <w:szCs w:val="20"/>
                </w:rPr>
                <w:delText>9</w:delText>
              </w:r>
            </w:del>
          </w:p>
        </w:tc>
        <w:tc>
          <w:tcPr>
            <w:tcW w:w="160" w:type="dxa"/>
            <w:vMerge w:val="restart"/>
            <w:vAlign w:val="bottom"/>
          </w:tcPr>
          <w:p w:rsidR="00A33515" w:rsidDel="002260E7" w:rsidRDefault="001A4D22">
            <w:pPr>
              <w:jc w:val="right"/>
              <w:rPr>
                <w:del w:id="2471" w:author="Admin" w:date="2019-02-19T02:10:00Z"/>
                <w:sz w:val="20"/>
                <w:szCs w:val="20"/>
              </w:rPr>
            </w:pPr>
            <w:del w:id="2472" w:author="Admin" w:date="2019-02-19T02:10:00Z">
              <w:r w:rsidDel="002260E7">
                <w:rPr>
                  <w:rFonts w:eastAsia="Times New Roman"/>
                  <w:sz w:val="20"/>
                  <w:szCs w:val="20"/>
                </w:rPr>
                <w:delText>)</w:delText>
              </w:r>
            </w:del>
          </w:p>
        </w:tc>
        <w:tc>
          <w:tcPr>
            <w:tcW w:w="120" w:type="dxa"/>
            <w:vAlign w:val="bottom"/>
          </w:tcPr>
          <w:p w:rsidR="00A33515" w:rsidDel="002260E7" w:rsidRDefault="001A4D22">
            <w:pPr>
              <w:rPr>
                <w:del w:id="2473" w:author="Admin" w:date="2019-02-19T02:10:00Z"/>
                <w:sz w:val="20"/>
                <w:szCs w:val="20"/>
              </w:rPr>
            </w:pPr>
            <w:del w:id="2474" w:author="Admin" w:date="2019-02-19T02:10:00Z">
              <w:r w:rsidDel="002260E7">
                <w:rPr>
                  <w:rFonts w:ascii="Arial" w:eastAsia="Arial" w:hAnsi="Arial" w:cs="Arial"/>
                  <w:sz w:val="14"/>
                  <w:szCs w:val="14"/>
                </w:rPr>
                <w:delText>2</w:delText>
              </w:r>
            </w:del>
          </w:p>
        </w:tc>
        <w:tc>
          <w:tcPr>
            <w:tcW w:w="380" w:type="dxa"/>
            <w:vMerge w:val="restart"/>
            <w:vAlign w:val="bottom"/>
          </w:tcPr>
          <w:p w:rsidR="00A33515" w:rsidDel="002260E7" w:rsidRDefault="001A4D22">
            <w:pPr>
              <w:jc w:val="right"/>
              <w:rPr>
                <w:del w:id="2475" w:author="Admin" w:date="2019-02-19T02:10:00Z"/>
                <w:sz w:val="20"/>
                <w:szCs w:val="20"/>
              </w:rPr>
            </w:pPr>
            <w:del w:id="2476" w:author="Admin" w:date="2019-02-19T02:10:00Z">
              <w:r w:rsidDel="002260E7">
                <w:rPr>
                  <w:rFonts w:eastAsia="Times New Roman"/>
                  <w:sz w:val="20"/>
                  <w:szCs w:val="20"/>
                </w:rPr>
                <w:delText xml:space="preserve">+ </w:delText>
              </w:r>
              <w:r w:rsidDel="002260E7">
                <w:rPr>
                  <w:rFonts w:eastAsia="Times New Roman"/>
                  <w:sz w:val="39"/>
                  <w:szCs w:val="39"/>
                  <w:vertAlign w:val="superscript"/>
                </w:rPr>
                <w:delText>(</w:delText>
              </w:r>
            </w:del>
          </w:p>
        </w:tc>
        <w:tc>
          <w:tcPr>
            <w:tcW w:w="220" w:type="dxa"/>
            <w:vAlign w:val="bottom"/>
          </w:tcPr>
          <w:p w:rsidR="00A33515" w:rsidDel="002260E7" w:rsidRDefault="001A4D22">
            <w:pPr>
              <w:jc w:val="right"/>
              <w:rPr>
                <w:del w:id="2477" w:author="Admin" w:date="2019-02-19T02:10:00Z"/>
                <w:sz w:val="20"/>
                <w:szCs w:val="20"/>
              </w:rPr>
            </w:pPr>
            <w:del w:id="2478" w:author="Admin" w:date="2019-02-19T02:10:00Z">
              <w:r w:rsidDel="002260E7">
                <w:rPr>
                  <w:rFonts w:ascii="Arial" w:eastAsia="Arial" w:hAnsi="Arial" w:cs="Arial"/>
                  <w:sz w:val="20"/>
                  <w:szCs w:val="20"/>
                </w:rPr>
                <w:delText>9</w:delText>
              </w:r>
            </w:del>
          </w:p>
        </w:tc>
        <w:tc>
          <w:tcPr>
            <w:tcW w:w="160" w:type="dxa"/>
            <w:vMerge w:val="restart"/>
            <w:vAlign w:val="bottom"/>
          </w:tcPr>
          <w:p w:rsidR="00A33515" w:rsidDel="002260E7" w:rsidRDefault="001A4D22">
            <w:pPr>
              <w:jc w:val="right"/>
              <w:rPr>
                <w:del w:id="2479" w:author="Admin" w:date="2019-02-19T02:10:00Z"/>
                <w:sz w:val="20"/>
                <w:szCs w:val="20"/>
              </w:rPr>
            </w:pPr>
            <w:del w:id="2480" w:author="Admin" w:date="2019-02-19T02:10:00Z">
              <w:r w:rsidDel="002260E7">
                <w:rPr>
                  <w:rFonts w:eastAsia="Times New Roman"/>
                  <w:sz w:val="20"/>
                  <w:szCs w:val="20"/>
                </w:rPr>
                <w:delText>)</w:delText>
              </w:r>
            </w:del>
          </w:p>
        </w:tc>
        <w:tc>
          <w:tcPr>
            <w:tcW w:w="560" w:type="dxa"/>
            <w:vAlign w:val="bottom"/>
          </w:tcPr>
          <w:p w:rsidR="00A33515" w:rsidDel="002260E7" w:rsidRDefault="001A4D22">
            <w:pPr>
              <w:ind w:right="395"/>
              <w:jc w:val="right"/>
              <w:rPr>
                <w:del w:id="2481" w:author="Admin" w:date="2019-02-19T02:10:00Z"/>
                <w:sz w:val="20"/>
                <w:szCs w:val="20"/>
              </w:rPr>
            </w:pPr>
            <w:del w:id="2482" w:author="Admin" w:date="2019-02-19T02:10:00Z">
              <w:r w:rsidDel="002260E7">
                <w:rPr>
                  <w:rFonts w:ascii="Arial" w:eastAsia="Arial" w:hAnsi="Arial" w:cs="Arial"/>
                  <w:w w:val="76"/>
                  <w:sz w:val="14"/>
                  <w:szCs w:val="14"/>
                </w:rPr>
                <w:delText>3</w:delText>
              </w:r>
            </w:del>
          </w:p>
        </w:tc>
        <w:tc>
          <w:tcPr>
            <w:tcW w:w="260" w:type="dxa"/>
            <w:vMerge w:val="restart"/>
            <w:vAlign w:val="bottom"/>
          </w:tcPr>
          <w:p w:rsidR="00A33515" w:rsidDel="002260E7" w:rsidRDefault="001A4D22">
            <w:pPr>
              <w:jc w:val="right"/>
              <w:rPr>
                <w:del w:id="2483" w:author="Admin" w:date="2019-02-19T02:10:00Z"/>
                <w:sz w:val="20"/>
                <w:szCs w:val="20"/>
              </w:rPr>
            </w:pPr>
            <w:del w:id="2484" w:author="Admin" w:date="2019-02-19T02:10:00Z">
              <w:r w:rsidDel="002260E7">
                <w:rPr>
                  <w:rFonts w:eastAsia="Times New Roman"/>
                  <w:sz w:val="20"/>
                  <w:szCs w:val="20"/>
                </w:rPr>
                <w:delText xml:space="preserve">) </w:delText>
              </w:r>
              <w:r w:rsidDel="002260E7">
                <w:rPr>
                  <w:rFonts w:eastAsia="Times New Roman"/>
                  <w:i/>
                  <w:iCs/>
                  <w:sz w:val="39"/>
                  <w:szCs w:val="39"/>
                  <w:vertAlign w:val="subscript"/>
                </w:rPr>
                <w:delText>:</w:delText>
              </w:r>
            </w:del>
          </w:p>
        </w:tc>
        <w:tc>
          <w:tcPr>
            <w:tcW w:w="0" w:type="dxa"/>
            <w:vAlign w:val="bottom"/>
          </w:tcPr>
          <w:p w:rsidR="00A33515" w:rsidDel="002260E7" w:rsidRDefault="00A33515">
            <w:pPr>
              <w:rPr>
                <w:del w:id="2485" w:author="Admin" w:date="2019-02-19T02:10:00Z"/>
                <w:sz w:val="1"/>
                <w:szCs w:val="1"/>
              </w:rPr>
            </w:pPr>
          </w:p>
        </w:tc>
      </w:tr>
      <w:tr w:rsidR="00A33515" w:rsidDel="002260E7">
        <w:trPr>
          <w:trHeight w:val="81"/>
          <w:del w:id="2486" w:author="Admin" w:date="2019-02-19T02:10:00Z"/>
        </w:trPr>
        <w:tc>
          <w:tcPr>
            <w:tcW w:w="120" w:type="dxa"/>
            <w:tcBorders>
              <w:bottom w:val="single" w:sz="8" w:space="0" w:color="auto"/>
            </w:tcBorders>
            <w:vAlign w:val="bottom"/>
          </w:tcPr>
          <w:p w:rsidR="00A33515" w:rsidDel="002260E7" w:rsidRDefault="00A33515">
            <w:pPr>
              <w:rPr>
                <w:del w:id="2487" w:author="Admin" w:date="2019-02-19T02:10:00Z"/>
                <w:sz w:val="7"/>
                <w:szCs w:val="7"/>
              </w:rPr>
            </w:pPr>
          </w:p>
        </w:tc>
        <w:tc>
          <w:tcPr>
            <w:tcW w:w="700" w:type="dxa"/>
            <w:vMerge/>
            <w:vAlign w:val="bottom"/>
          </w:tcPr>
          <w:p w:rsidR="00A33515" w:rsidDel="002260E7" w:rsidRDefault="00A33515">
            <w:pPr>
              <w:rPr>
                <w:del w:id="2488" w:author="Admin" w:date="2019-02-19T02:10:00Z"/>
                <w:sz w:val="7"/>
                <w:szCs w:val="7"/>
              </w:rPr>
            </w:pPr>
          </w:p>
        </w:tc>
        <w:tc>
          <w:tcPr>
            <w:tcW w:w="200" w:type="dxa"/>
            <w:tcBorders>
              <w:bottom w:val="single" w:sz="8" w:space="0" w:color="auto"/>
            </w:tcBorders>
            <w:vAlign w:val="bottom"/>
          </w:tcPr>
          <w:p w:rsidR="00A33515" w:rsidDel="002260E7" w:rsidRDefault="00A33515">
            <w:pPr>
              <w:rPr>
                <w:del w:id="2489" w:author="Admin" w:date="2019-02-19T02:10:00Z"/>
                <w:sz w:val="7"/>
                <w:szCs w:val="7"/>
              </w:rPr>
            </w:pPr>
          </w:p>
        </w:tc>
        <w:tc>
          <w:tcPr>
            <w:tcW w:w="260" w:type="dxa"/>
            <w:vMerge w:val="restart"/>
            <w:vAlign w:val="bottom"/>
          </w:tcPr>
          <w:p w:rsidR="00A33515" w:rsidDel="002260E7" w:rsidRDefault="001A4D22">
            <w:pPr>
              <w:spacing w:line="196" w:lineRule="exact"/>
              <w:ind w:left="80"/>
              <w:rPr>
                <w:del w:id="2490" w:author="Admin" w:date="2019-02-19T02:10:00Z"/>
                <w:sz w:val="20"/>
                <w:szCs w:val="20"/>
              </w:rPr>
            </w:pPr>
            <w:del w:id="2491" w:author="Admin" w:date="2019-02-19T02:10:00Z">
              <w:r w:rsidDel="002260E7">
                <w:rPr>
                  <w:rFonts w:eastAsia="Times New Roman"/>
                  <w:sz w:val="20"/>
                  <w:szCs w:val="20"/>
                </w:rPr>
                <w:delText>+</w:delText>
              </w:r>
            </w:del>
          </w:p>
        </w:tc>
        <w:tc>
          <w:tcPr>
            <w:tcW w:w="180" w:type="dxa"/>
            <w:vMerge/>
            <w:vAlign w:val="bottom"/>
          </w:tcPr>
          <w:p w:rsidR="00A33515" w:rsidDel="002260E7" w:rsidRDefault="00A33515">
            <w:pPr>
              <w:rPr>
                <w:del w:id="2492" w:author="Admin" w:date="2019-02-19T02:10:00Z"/>
                <w:sz w:val="7"/>
                <w:szCs w:val="7"/>
              </w:rPr>
            </w:pPr>
          </w:p>
        </w:tc>
        <w:tc>
          <w:tcPr>
            <w:tcW w:w="220" w:type="dxa"/>
            <w:tcBorders>
              <w:bottom w:val="single" w:sz="8" w:space="0" w:color="auto"/>
            </w:tcBorders>
            <w:vAlign w:val="bottom"/>
          </w:tcPr>
          <w:p w:rsidR="00A33515" w:rsidDel="002260E7" w:rsidRDefault="00A33515">
            <w:pPr>
              <w:rPr>
                <w:del w:id="2493" w:author="Admin" w:date="2019-02-19T02:10:00Z"/>
                <w:sz w:val="7"/>
                <w:szCs w:val="7"/>
              </w:rPr>
            </w:pPr>
          </w:p>
        </w:tc>
        <w:tc>
          <w:tcPr>
            <w:tcW w:w="160" w:type="dxa"/>
            <w:vMerge/>
            <w:vAlign w:val="bottom"/>
          </w:tcPr>
          <w:p w:rsidR="00A33515" w:rsidDel="002260E7" w:rsidRDefault="00A33515">
            <w:pPr>
              <w:rPr>
                <w:del w:id="2494" w:author="Admin" w:date="2019-02-19T02:10:00Z"/>
                <w:sz w:val="7"/>
                <w:szCs w:val="7"/>
              </w:rPr>
            </w:pPr>
          </w:p>
        </w:tc>
        <w:tc>
          <w:tcPr>
            <w:tcW w:w="120" w:type="dxa"/>
            <w:vAlign w:val="bottom"/>
          </w:tcPr>
          <w:p w:rsidR="00A33515" w:rsidDel="002260E7" w:rsidRDefault="00A33515">
            <w:pPr>
              <w:rPr>
                <w:del w:id="2495" w:author="Admin" w:date="2019-02-19T02:10:00Z"/>
                <w:sz w:val="7"/>
                <w:szCs w:val="7"/>
              </w:rPr>
            </w:pPr>
          </w:p>
        </w:tc>
        <w:tc>
          <w:tcPr>
            <w:tcW w:w="380" w:type="dxa"/>
            <w:vMerge/>
            <w:vAlign w:val="bottom"/>
          </w:tcPr>
          <w:p w:rsidR="00A33515" w:rsidDel="002260E7" w:rsidRDefault="00A33515">
            <w:pPr>
              <w:rPr>
                <w:del w:id="2496" w:author="Admin" w:date="2019-02-19T02:10:00Z"/>
                <w:sz w:val="7"/>
                <w:szCs w:val="7"/>
              </w:rPr>
            </w:pPr>
          </w:p>
        </w:tc>
        <w:tc>
          <w:tcPr>
            <w:tcW w:w="220" w:type="dxa"/>
            <w:tcBorders>
              <w:bottom w:val="single" w:sz="8" w:space="0" w:color="auto"/>
            </w:tcBorders>
            <w:vAlign w:val="bottom"/>
          </w:tcPr>
          <w:p w:rsidR="00A33515" w:rsidDel="002260E7" w:rsidRDefault="00A33515">
            <w:pPr>
              <w:rPr>
                <w:del w:id="2497" w:author="Admin" w:date="2019-02-19T02:10:00Z"/>
                <w:sz w:val="7"/>
                <w:szCs w:val="7"/>
              </w:rPr>
            </w:pPr>
          </w:p>
        </w:tc>
        <w:tc>
          <w:tcPr>
            <w:tcW w:w="160" w:type="dxa"/>
            <w:vMerge/>
            <w:vAlign w:val="bottom"/>
          </w:tcPr>
          <w:p w:rsidR="00A33515" w:rsidDel="002260E7" w:rsidRDefault="00A33515">
            <w:pPr>
              <w:rPr>
                <w:del w:id="2498" w:author="Admin" w:date="2019-02-19T02:10:00Z"/>
                <w:sz w:val="7"/>
                <w:szCs w:val="7"/>
              </w:rPr>
            </w:pPr>
          </w:p>
        </w:tc>
        <w:tc>
          <w:tcPr>
            <w:tcW w:w="560" w:type="dxa"/>
            <w:vMerge w:val="restart"/>
            <w:vAlign w:val="bottom"/>
          </w:tcPr>
          <w:p w:rsidR="00A33515" w:rsidDel="002260E7" w:rsidRDefault="001A4D22">
            <w:pPr>
              <w:spacing w:line="196" w:lineRule="exact"/>
              <w:jc w:val="right"/>
              <w:rPr>
                <w:del w:id="2499" w:author="Admin" w:date="2019-02-19T02:10:00Z"/>
                <w:sz w:val="20"/>
                <w:szCs w:val="20"/>
              </w:rPr>
            </w:pPr>
            <w:del w:id="2500" w:author="Admin" w:date="2019-02-19T02:10:00Z">
              <w:r w:rsidDel="002260E7">
                <w:rPr>
                  <w:rFonts w:eastAsia="Times New Roman"/>
                  <w:sz w:val="20"/>
                  <w:szCs w:val="20"/>
                </w:rPr>
                <w:delText xml:space="preserve">+ </w:delText>
              </w:r>
              <w:r w:rsidDel="002260E7">
                <w:rPr>
                  <w:rFonts w:eastAsia="Times New Roman"/>
                  <w:i/>
                  <w:iCs/>
                  <w:sz w:val="20"/>
                  <w:szCs w:val="20"/>
                </w:rPr>
                <w:delText>: : :</w:delText>
              </w:r>
            </w:del>
          </w:p>
        </w:tc>
        <w:tc>
          <w:tcPr>
            <w:tcW w:w="260" w:type="dxa"/>
            <w:vMerge/>
            <w:vAlign w:val="bottom"/>
          </w:tcPr>
          <w:p w:rsidR="00A33515" w:rsidDel="002260E7" w:rsidRDefault="00A33515">
            <w:pPr>
              <w:rPr>
                <w:del w:id="2501" w:author="Admin" w:date="2019-02-19T02:10:00Z"/>
                <w:sz w:val="7"/>
                <w:szCs w:val="7"/>
              </w:rPr>
            </w:pPr>
          </w:p>
        </w:tc>
        <w:tc>
          <w:tcPr>
            <w:tcW w:w="0" w:type="dxa"/>
            <w:vAlign w:val="bottom"/>
          </w:tcPr>
          <w:p w:rsidR="00A33515" w:rsidDel="002260E7" w:rsidRDefault="00A33515">
            <w:pPr>
              <w:rPr>
                <w:del w:id="2502" w:author="Admin" w:date="2019-02-19T02:10:00Z"/>
                <w:sz w:val="1"/>
                <w:szCs w:val="1"/>
              </w:rPr>
            </w:pPr>
          </w:p>
        </w:tc>
      </w:tr>
      <w:tr w:rsidR="00A33515" w:rsidDel="002260E7">
        <w:trPr>
          <w:trHeight w:val="499"/>
          <w:del w:id="2503" w:author="Admin" w:date="2019-02-19T02:10:00Z"/>
        </w:trPr>
        <w:tc>
          <w:tcPr>
            <w:tcW w:w="120" w:type="dxa"/>
            <w:vAlign w:val="bottom"/>
          </w:tcPr>
          <w:p w:rsidR="00A33515" w:rsidDel="002260E7" w:rsidRDefault="001A4D22">
            <w:pPr>
              <w:jc w:val="right"/>
              <w:rPr>
                <w:del w:id="2504" w:author="Admin" w:date="2019-02-19T02:10:00Z"/>
                <w:sz w:val="20"/>
                <w:szCs w:val="20"/>
              </w:rPr>
            </w:pPr>
            <w:del w:id="2505" w:author="Admin" w:date="2019-02-19T02:10:00Z">
              <w:r w:rsidDel="002260E7">
                <w:rPr>
                  <w:rFonts w:ascii="Arial" w:eastAsia="Arial" w:hAnsi="Arial" w:cs="Arial"/>
                  <w:w w:val="89"/>
                  <w:sz w:val="20"/>
                  <w:szCs w:val="20"/>
                </w:rPr>
                <w:delText>4</w:delText>
              </w:r>
            </w:del>
          </w:p>
        </w:tc>
        <w:tc>
          <w:tcPr>
            <w:tcW w:w="700" w:type="dxa"/>
            <w:vMerge/>
            <w:vAlign w:val="bottom"/>
          </w:tcPr>
          <w:p w:rsidR="00A33515" w:rsidDel="002260E7" w:rsidRDefault="00A33515">
            <w:pPr>
              <w:rPr>
                <w:del w:id="2506" w:author="Admin" w:date="2019-02-19T02:10:00Z"/>
                <w:sz w:val="24"/>
                <w:szCs w:val="24"/>
              </w:rPr>
            </w:pPr>
          </w:p>
        </w:tc>
        <w:tc>
          <w:tcPr>
            <w:tcW w:w="200" w:type="dxa"/>
            <w:vAlign w:val="bottom"/>
          </w:tcPr>
          <w:p w:rsidR="00A33515" w:rsidDel="002260E7" w:rsidRDefault="001A4D22">
            <w:pPr>
              <w:jc w:val="right"/>
              <w:rPr>
                <w:del w:id="2507" w:author="Admin" w:date="2019-02-19T02:10:00Z"/>
                <w:sz w:val="20"/>
                <w:szCs w:val="20"/>
              </w:rPr>
            </w:pPr>
            <w:del w:id="2508" w:author="Admin" w:date="2019-02-19T02:10:00Z">
              <w:r w:rsidDel="002260E7">
                <w:rPr>
                  <w:rFonts w:ascii="Arial" w:eastAsia="Arial" w:hAnsi="Arial" w:cs="Arial"/>
                  <w:w w:val="80"/>
                  <w:sz w:val="20"/>
                  <w:szCs w:val="20"/>
                </w:rPr>
                <w:delText>16</w:delText>
              </w:r>
            </w:del>
          </w:p>
        </w:tc>
        <w:tc>
          <w:tcPr>
            <w:tcW w:w="260" w:type="dxa"/>
            <w:vMerge/>
            <w:vAlign w:val="bottom"/>
          </w:tcPr>
          <w:p w:rsidR="00A33515" w:rsidDel="002260E7" w:rsidRDefault="00A33515">
            <w:pPr>
              <w:rPr>
                <w:del w:id="2509" w:author="Admin" w:date="2019-02-19T02:10:00Z"/>
                <w:sz w:val="24"/>
                <w:szCs w:val="24"/>
              </w:rPr>
            </w:pPr>
          </w:p>
        </w:tc>
        <w:tc>
          <w:tcPr>
            <w:tcW w:w="180" w:type="dxa"/>
            <w:vMerge/>
            <w:vAlign w:val="bottom"/>
          </w:tcPr>
          <w:p w:rsidR="00A33515" w:rsidDel="002260E7" w:rsidRDefault="00A33515">
            <w:pPr>
              <w:rPr>
                <w:del w:id="2510" w:author="Admin" w:date="2019-02-19T02:10:00Z"/>
                <w:sz w:val="24"/>
                <w:szCs w:val="24"/>
              </w:rPr>
            </w:pPr>
          </w:p>
        </w:tc>
        <w:tc>
          <w:tcPr>
            <w:tcW w:w="220" w:type="dxa"/>
            <w:vAlign w:val="bottom"/>
          </w:tcPr>
          <w:p w:rsidR="00A33515" w:rsidDel="002260E7" w:rsidRDefault="001A4D22">
            <w:pPr>
              <w:jc w:val="right"/>
              <w:rPr>
                <w:del w:id="2511" w:author="Admin" w:date="2019-02-19T02:10:00Z"/>
                <w:sz w:val="20"/>
                <w:szCs w:val="20"/>
              </w:rPr>
            </w:pPr>
            <w:del w:id="2512" w:author="Admin" w:date="2019-02-19T02:10:00Z">
              <w:r w:rsidDel="002260E7">
                <w:rPr>
                  <w:rFonts w:ascii="Arial" w:eastAsia="Arial" w:hAnsi="Arial" w:cs="Arial"/>
                  <w:w w:val="89"/>
                  <w:sz w:val="20"/>
                  <w:szCs w:val="20"/>
                </w:rPr>
                <w:delText>16</w:delText>
              </w:r>
            </w:del>
          </w:p>
        </w:tc>
        <w:tc>
          <w:tcPr>
            <w:tcW w:w="160" w:type="dxa"/>
            <w:vMerge/>
            <w:vAlign w:val="bottom"/>
          </w:tcPr>
          <w:p w:rsidR="00A33515" w:rsidDel="002260E7" w:rsidRDefault="00A33515">
            <w:pPr>
              <w:rPr>
                <w:del w:id="2513" w:author="Admin" w:date="2019-02-19T02:10:00Z"/>
                <w:sz w:val="24"/>
                <w:szCs w:val="24"/>
              </w:rPr>
            </w:pPr>
          </w:p>
        </w:tc>
        <w:tc>
          <w:tcPr>
            <w:tcW w:w="120" w:type="dxa"/>
            <w:vAlign w:val="bottom"/>
          </w:tcPr>
          <w:p w:rsidR="00A33515" w:rsidDel="002260E7" w:rsidRDefault="00A33515">
            <w:pPr>
              <w:rPr>
                <w:del w:id="2514" w:author="Admin" w:date="2019-02-19T02:10:00Z"/>
                <w:sz w:val="24"/>
                <w:szCs w:val="24"/>
              </w:rPr>
            </w:pPr>
          </w:p>
        </w:tc>
        <w:tc>
          <w:tcPr>
            <w:tcW w:w="380" w:type="dxa"/>
            <w:vMerge/>
            <w:vAlign w:val="bottom"/>
          </w:tcPr>
          <w:p w:rsidR="00A33515" w:rsidDel="002260E7" w:rsidRDefault="00A33515">
            <w:pPr>
              <w:rPr>
                <w:del w:id="2515" w:author="Admin" w:date="2019-02-19T02:10:00Z"/>
                <w:sz w:val="24"/>
                <w:szCs w:val="24"/>
              </w:rPr>
            </w:pPr>
          </w:p>
        </w:tc>
        <w:tc>
          <w:tcPr>
            <w:tcW w:w="220" w:type="dxa"/>
            <w:vAlign w:val="bottom"/>
          </w:tcPr>
          <w:p w:rsidR="00A33515" w:rsidDel="002260E7" w:rsidRDefault="001A4D22">
            <w:pPr>
              <w:jc w:val="right"/>
              <w:rPr>
                <w:del w:id="2516" w:author="Admin" w:date="2019-02-19T02:10:00Z"/>
                <w:sz w:val="20"/>
                <w:szCs w:val="20"/>
              </w:rPr>
            </w:pPr>
            <w:del w:id="2517" w:author="Admin" w:date="2019-02-19T02:10:00Z">
              <w:r w:rsidDel="002260E7">
                <w:rPr>
                  <w:rFonts w:ascii="Arial" w:eastAsia="Arial" w:hAnsi="Arial" w:cs="Arial"/>
                  <w:w w:val="89"/>
                  <w:sz w:val="20"/>
                  <w:szCs w:val="20"/>
                </w:rPr>
                <w:delText>16</w:delText>
              </w:r>
            </w:del>
          </w:p>
        </w:tc>
        <w:tc>
          <w:tcPr>
            <w:tcW w:w="160" w:type="dxa"/>
            <w:vMerge/>
            <w:vAlign w:val="bottom"/>
          </w:tcPr>
          <w:p w:rsidR="00A33515" w:rsidDel="002260E7" w:rsidRDefault="00A33515">
            <w:pPr>
              <w:rPr>
                <w:del w:id="2518" w:author="Admin" w:date="2019-02-19T02:10:00Z"/>
                <w:sz w:val="24"/>
                <w:szCs w:val="24"/>
              </w:rPr>
            </w:pPr>
          </w:p>
        </w:tc>
        <w:tc>
          <w:tcPr>
            <w:tcW w:w="560" w:type="dxa"/>
            <w:vMerge/>
            <w:vAlign w:val="bottom"/>
          </w:tcPr>
          <w:p w:rsidR="00A33515" w:rsidDel="002260E7" w:rsidRDefault="00A33515">
            <w:pPr>
              <w:rPr>
                <w:del w:id="2519" w:author="Admin" w:date="2019-02-19T02:10:00Z"/>
                <w:sz w:val="24"/>
                <w:szCs w:val="24"/>
              </w:rPr>
            </w:pPr>
          </w:p>
        </w:tc>
        <w:tc>
          <w:tcPr>
            <w:tcW w:w="260" w:type="dxa"/>
            <w:vMerge/>
            <w:vAlign w:val="bottom"/>
          </w:tcPr>
          <w:p w:rsidR="00A33515" w:rsidDel="002260E7" w:rsidRDefault="00A33515">
            <w:pPr>
              <w:rPr>
                <w:del w:id="2520" w:author="Admin" w:date="2019-02-19T02:10:00Z"/>
                <w:sz w:val="24"/>
                <w:szCs w:val="24"/>
              </w:rPr>
            </w:pPr>
          </w:p>
        </w:tc>
        <w:tc>
          <w:tcPr>
            <w:tcW w:w="0" w:type="dxa"/>
            <w:vAlign w:val="bottom"/>
          </w:tcPr>
          <w:p w:rsidR="00A33515" w:rsidDel="002260E7" w:rsidRDefault="00A33515">
            <w:pPr>
              <w:rPr>
                <w:del w:id="2521" w:author="Admin" w:date="2019-02-19T02:10:00Z"/>
                <w:sz w:val="1"/>
                <w:szCs w:val="1"/>
              </w:rPr>
            </w:pPr>
          </w:p>
        </w:tc>
      </w:tr>
      <w:tr w:rsidR="00A33515" w:rsidDel="002260E7">
        <w:trPr>
          <w:trHeight w:val="253"/>
          <w:del w:id="2522" w:author="Admin" w:date="2019-02-19T02:10:00Z"/>
        </w:trPr>
        <w:tc>
          <w:tcPr>
            <w:tcW w:w="120" w:type="dxa"/>
            <w:vAlign w:val="bottom"/>
          </w:tcPr>
          <w:p w:rsidR="00A33515" w:rsidDel="002260E7" w:rsidRDefault="00A33515">
            <w:pPr>
              <w:rPr>
                <w:del w:id="2523" w:author="Admin" w:date="2019-02-19T02:10:00Z"/>
              </w:rPr>
            </w:pPr>
          </w:p>
        </w:tc>
        <w:tc>
          <w:tcPr>
            <w:tcW w:w="700" w:type="dxa"/>
            <w:vAlign w:val="bottom"/>
          </w:tcPr>
          <w:p w:rsidR="00A33515" w:rsidDel="002260E7" w:rsidRDefault="00A33515">
            <w:pPr>
              <w:rPr>
                <w:del w:id="2524" w:author="Admin" w:date="2019-02-19T02:10:00Z"/>
              </w:rPr>
            </w:pPr>
          </w:p>
        </w:tc>
        <w:tc>
          <w:tcPr>
            <w:tcW w:w="200" w:type="dxa"/>
            <w:vAlign w:val="bottom"/>
          </w:tcPr>
          <w:p w:rsidR="00A33515" w:rsidDel="002260E7" w:rsidRDefault="00A33515">
            <w:pPr>
              <w:rPr>
                <w:del w:id="2525" w:author="Admin" w:date="2019-02-19T02:10:00Z"/>
              </w:rPr>
            </w:pPr>
          </w:p>
        </w:tc>
        <w:tc>
          <w:tcPr>
            <w:tcW w:w="260" w:type="dxa"/>
            <w:vAlign w:val="bottom"/>
          </w:tcPr>
          <w:p w:rsidR="00A33515" w:rsidDel="002260E7" w:rsidRDefault="001A4D22">
            <w:pPr>
              <w:ind w:left="80"/>
              <w:rPr>
                <w:del w:id="2526" w:author="Admin" w:date="2019-02-19T02:10:00Z"/>
                <w:sz w:val="20"/>
                <w:szCs w:val="20"/>
              </w:rPr>
            </w:pPr>
            <w:del w:id="2527" w:author="Admin" w:date="2019-02-19T02:10:00Z">
              <w:r w:rsidDel="002260E7">
                <w:rPr>
                  <w:rFonts w:ascii="Arial" w:eastAsia="Arial" w:hAnsi="Arial" w:cs="Arial"/>
                  <w:sz w:val="20"/>
                  <w:szCs w:val="20"/>
                </w:rPr>
                <w:delText>−</w:delText>
              </w:r>
            </w:del>
          </w:p>
        </w:tc>
        <w:tc>
          <w:tcPr>
            <w:tcW w:w="400" w:type="dxa"/>
            <w:gridSpan w:val="2"/>
            <w:vAlign w:val="bottom"/>
          </w:tcPr>
          <w:p w:rsidR="00A33515" w:rsidDel="002260E7" w:rsidRDefault="001A4D22">
            <w:pPr>
              <w:jc w:val="right"/>
              <w:rPr>
                <w:del w:id="2528" w:author="Admin" w:date="2019-02-19T02:10:00Z"/>
                <w:sz w:val="20"/>
                <w:szCs w:val="20"/>
              </w:rPr>
            </w:pPr>
            <w:del w:id="2529" w:author="Admin" w:date="2019-02-19T02:10:00Z">
              <w:r w:rsidDel="002260E7">
                <w:rPr>
                  <w:rFonts w:ascii="Arial" w:eastAsia="Arial" w:hAnsi="Arial" w:cs="Arial"/>
                  <w:b/>
                  <w:bCs/>
                  <w:sz w:val="20"/>
                  <w:szCs w:val="20"/>
                </w:rPr>
                <w:delText>233</w:delText>
              </w:r>
            </w:del>
          </w:p>
        </w:tc>
        <w:tc>
          <w:tcPr>
            <w:tcW w:w="280" w:type="dxa"/>
            <w:gridSpan w:val="2"/>
            <w:vAlign w:val="bottom"/>
          </w:tcPr>
          <w:p w:rsidR="00A33515" w:rsidDel="002260E7" w:rsidRDefault="001A4D22">
            <w:pPr>
              <w:ind w:left="140"/>
              <w:rPr>
                <w:del w:id="2530" w:author="Admin" w:date="2019-02-19T02:10:00Z"/>
                <w:sz w:val="20"/>
                <w:szCs w:val="20"/>
              </w:rPr>
            </w:pPr>
            <w:del w:id="2531" w:author="Admin" w:date="2019-02-19T02:10:00Z">
              <w:r w:rsidDel="002260E7">
                <w:rPr>
                  <w:rFonts w:ascii="Arial" w:eastAsia="Arial" w:hAnsi="Arial" w:cs="Arial"/>
                  <w:sz w:val="20"/>
                  <w:szCs w:val="20"/>
                </w:rPr>
                <w:delText>−</w:delText>
              </w:r>
            </w:del>
          </w:p>
        </w:tc>
        <w:tc>
          <w:tcPr>
            <w:tcW w:w="380" w:type="dxa"/>
            <w:vAlign w:val="bottom"/>
          </w:tcPr>
          <w:p w:rsidR="00A33515" w:rsidDel="002260E7" w:rsidRDefault="00A33515">
            <w:pPr>
              <w:rPr>
                <w:del w:id="2532" w:author="Admin" w:date="2019-02-19T02:10:00Z"/>
              </w:rPr>
            </w:pPr>
          </w:p>
        </w:tc>
        <w:tc>
          <w:tcPr>
            <w:tcW w:w="220" w:type="dxa"/>
            <w:vAlign w:val="bottom"/>
          </w:tcPr>
          <w:p w:rsidR="00A33515" w:rsidDel="002260E7" w:rsidRDefault="00A33515">
            <w:pPr>
              <w:rPr>
                <w:del w:id="2533" w:author="Admin" w:date="2019-02-19T02:10:00Z"/>
              </w:rPr>
            </w:pPr>
          </w:p>
        </w:tc>
        <w:tc>
          <w:tcPr>
            <w:tcW w:w="160" w:type="dxa"/>
            <w:vAlign w:val="bottom"/>
          </w:tcPr>
          <w:p w:rsidR="00A33515" w:rsidDel="002260E7" w:rsidRDefault="00A33515">
            <w:pPr>
              <w:rPr>
                <w:del w:id="2534" w:author="Admin" w:date="2019-02-19T02:10:00Z"/>
              </w:rPr>
            </w:pPr>
          </w:p>
        </w:tc>
        <w:tc>
          <w:tcPr>
            <w:tcW w:w="560" w:type="dxa"/>
            <w:vAlign w:val="bottom"/>
          </w:tcPr>
          <w:p w:rsidR="00A33515" w:rsidDel="002260E7" w:rsidRDefault="00A33515">
            <w:pPr>
              <w:rPr>
                <w:del w:id="2535" w:author="Admin" w:date="2019-02-19T02:10:00Z"/>
              </w:rPr>
            </w:pPr>
          </w:p>
        </w:tc>
        <w:tc>
          <w:tcPr>
            <w:tcW w:w="260" w:type="dxa"/>
            <w:vAlign w:val="bottom"/>
          </w:tcPr>
          <w:p w:rsidR="00A33515" w:rsidDel="002260E7" w:rsidRDefault="00A33515">
            <w:pPr>
              <w:rPr>
                <w:del w:id="2536" w:author="Admin" w:date="2019-02-19T02:10:00Z"/>
              </w:rPr>
            </w:pPr>
          </w:p>
        </w:tc>
        <w:tc>
          <w:tcPr>
            <w:tcW w:w="0" w:type="dxa"/>
            <w:vAlign w:val="bottom"/>
          </w:tcPr>
          <w:p w:rsidR="00A33515" w:rsidDel="002260E7" w:rsidRDefault="00A33515">
            <w:pPr>
              <w:rPr>
                <w:del w:id="2537" w:author="Admin" w:date="2019-02-19T02:10:00Z"/>
                <w:sz w:val="1"/>
                <w:szCs w:val="1"/>
              </w:rPr>
            </w:pPr>
          </w:p>
        </w:tc>
      </w:tr>
    </w:tbl>
    <w:p w:rsidR="00A33515" w:rsidDel="002260E7" w:rsidRDefault="00A33515">
      <w:pPr>
        <w:rPr>
          <w:del w:id="2538"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right="200"/>
        <w:jc w:val="center"/>
        <w:rPr>
          <w:del w:id="2539" w:author="Admin" w:date="2019-02-19T02:10:00Z"/>
          <w:sz w:val="20"/>
          <w:szCs w:val="20"/>
        </w:rPr>
      </w:pPr>
      <w:bookmarkStart w:id="2540" w:name="page244"/>
      <w:bookmarkEnd w:id="2540"/>
      <w:del w:id="2541" w:author="Admin" w:date="2019-02-19T02:10:00Z">
        <w:r w:rsidDel="002260E7">
          <w:rPr>
            <w:rFonts w:ascii="Arial" w:eastAsia="Arial" w:hAnsi="Arial" w:cs="Arial"/>
            <w:sz w:val="18"/>
            <w:szCs w:val="18"/>
          </w:rPr>
          <w:lastRenderedPageBreak/>
          <w:delText>2015 год, 7 класс</w:delText>
        </w:r>
      </w:del>
    </w:p>
    <w:p w:rsidR="00A33515" w:rsidDel="002260E7" w:rsidRDefault="00A33515">
      <w:pPr>
        <w:spacing w:line="184" w:lineRule="exact"/>
        <w:rPr>
          <w:del w:id="2542" w:author="Admin" w:date="2019-02-19T02:10:00Z"/>
          <w:sz w:val="20"/>
          <w:szCs w:val="20"/>
        </w:rPr>
      </w:pPr>
    </w:p>
    <w:p w:rsidR="00A33515" w:rsidDel="002260E7" w:rsidRDefault="001A4D22">
      <w:pPr>
        <w:spacing w:line="271" w:lineRule="auto"/>
        <w:ind w:left="300"/>
        <w:rPr>
          <w:del w:id="2543" w:author="Admin" w:date="2019-02-19T02:10:00Z"/>
          <w:sz w:val="20"/>
          <w:szCs w:val="20"/>
        </w:rPr>
      </w:pPr>
      <w:del w:id="2544" w:author="Admin" w:date="2019-02-19T02:10:00Z">
        <w:r w:rsidDel="002260E7">
          <w:rPr>
            <w:rFonts w:ascii="Arial" w:eastAsia="Arial" w:hAnsi="Arial" w:cs="Arial"/>
            <w:sz w:val="20"/>
            <w:szCs w:val="20"/>
          </w:rPr>
          <w:delText>Чтобы узнать, чему равна эта сумма, вспомним, как считается сум-ма геометрической прогрессии:</w:delText>
        </w:r>
      </w:del>
    </w:p>
    <w:p w:rsidR="00A33515" w:rsidDel="002260E7" w:rsidRDefault="00A33515">
      <w:pPr>
        <w:spacing w:line="2" w:lineRule="exact"/>
        <w:rPr>
          <w:del w:id="2545" w:author="Admin" w:date="2019-02-19T02:10:00Z"/>
          <w:sz w:val="20"/>
          <w:szCs w:val="20"/>
        </w:rPr>
      </w:pPr>
    </w:p>
    <w:tbl>
      <w:tblPr>
        <w:tblW w:w="0" w:type="auto"/>
        <w:tblInd w:w="2000" w:type="dxa"/>
        <w:tblLayout w:type="fixed"/>
        <w:tblCellMar>
          <w:left w:w="0" w:type="dxa"/>
          <w:right w:w="0" w:type="dxa"/>
        </w:tblCellMar>
        <w:tblLook w:val="04A0" w:firstRow="1" w:lastRow="0" w:firstColumn="1" w:lastColumn="0" w:noHBand="0" w:noVBand="1"/>
      </w:tblPr>
      <w:tblGrid>
        <w:gridCol w:w="900"/>
        <w:gridCol w:w="1180"/>
        <w:gridCol w:w="300"/>
        <w:gridCol w:w="420"/>
        <w:gridCol w:w="80"/>
        <w:gridCol w:w="20"/>
      </w:tblGrid>
      <w:tr w:rsidR="00A33515" w:rsidDel="002260E7">
        <w:trPr>
          <w:trHeight w:val="480"/>
          <w:del w:id="2546" w:author="Admin" w:date="2019-02-19T02:10:00Z"/>
        </w:trPr>
        <w:tc>
          <w:tcPr>
            <w:tcW w:w="900" w:type="dxa"/>
            <w:vMerge w:val="restart"/>
            <w:vAlign w:val="bottom"/>
          </w:tcPr>
          <w:p w:rsidR="00A33515" w:rsidDel="002260E7" w:rsidRDefault="001A4D22">
            <w:pPr>
              <w:rPr>
                <w:del w:id="2547" w:author="Admin" w:date="2019-02-19T02:10:00Z"/>
                <w:sz w:val="20"/>
                <w:szCs w:val="20"/>
              </w:rPr>
            </w:pPr>
            <w:del w:id="2548" w:author="Admin" w:date="2019-02-19T02:10:00Z">
              <w:r w:rsidDel="002260E7">
                <w:rPr>
                  <w:rFonts w:ascii="Arial" w:eastAsia="Arial" w:hAnsi="Arial" w:cs="Arial"/>
                  <w:w w:val="99"/>
                  <w:sz w:val="20"/>
                  <w:szCs w:val="20"/>
                </w:rPr>
                <w:delText xml:space="preserve">1 </w:delText>
              </w:r>
              <w:r w:rsidDel="002260E7">
                <w:rPr>
                  <w:rFonts w:eastAsia="Times New Roman"/>
                  <w:w w:val="99"/>
                  <w:sz w:val="20"/>
                  <w:szCs w:val="20"/>
                </w:rPr>
                <w:delText>+</w:delText>
              </w:r>
              <w:r w:rsidDel="002260E7">
                <w:rPr>
                  <w:rFonts w:ascii="Arial" w:eastAsia="Arial" w:hAnsi="Arial" w:cs="Arial"/>
                  <w:w w:val="99"/>
                  <w:sz w:val="20"/>
                  <w:szCs w:val="20"/>
                </w:rPr>
                <w:delText xml:space="preserve"> </w:delText>
              </w:r>
              <w:r w:rsidDel="002260E7">
                <w:rPr>
                  <w:rFonts w:ascii="Arial" w:eastAsia="Arial" w:hAnsi="Arial" w:cs="Arial"/>
                  <w:i/>
                  <w:iCs/>
                  <w:w w:val="99"/>
                  <w:sz w:val="20"/>
                  <w:szCs w:val="20"/>
                </w:rPr>
                <w:delText>q</w:delText>
              </w:r>
              <w:r w:rsidDel="002260E7">
                <w:rPr>
                  <w:rFonts w:ascii="Arial" w:eastAsia="Arial" w:hAnsi="Arial" w:cs="Arial"/>
                  <w:w w:val="99"/>
                  <w:sz w:val="20"/>
                  <w:szCs w:val="20"/>
                </w:rPr>
                <w:delText xml:space="preserve"> </w:delText>
              </w:r>
              <w:r w:rsidDel="002260E7">
                <w:rPr>
                  <w:rFonts w:eastAsia="Times New Roman"/>
                  <w:w w:val="99"/>
                  <w:sz w:val="20"/>
                  <w:szCs w:val="20"/>
                </w:rPr>
                <w:delText>+</w:delText>
              </w:r>
              <w:r w:rsidDel="002260E7">
                <w:rPr>
                  <w:rFonts w:ascii="Arial" w:eastAsia="Arial" w:hAnsi="Arial" w:cs="Arial"/>
                  <w:w w:val="99"/>
                  <w:sz w:val="20"/>
                  <w:szCs w:val="20"/>
                </w:rPr>
                <w:delText xml:space="preserve"> </w:delText>
              </w:r>
              <w:r w:rsidDel="002260E7">
                <w:rPr>
                  <w:rFonts w:ascii="Arial" w:eastAsia="Arial" w:hAnsi="Arial" w:cs="Arial"/>
                  <w:i/>
                  <w:iCs/>
                  <w:w w:val="99"/>
                  <w:sz w:val="20"/>
                  <w:szCs w:val="20"/>
                </w:rPr>
                <w:delText>q</w:delText>
              </w:r>
              <w:r w:rsidDel="002260E7">
                <w:rPr>
                  <w:rFonts w:ascii="Arial" w:eastAsia="Arial" w:hAnsi="Arial" w:cs="Arial"/>
                  <w:w w:val="99"/>
                  <w:sz w:val="27"/>
                  <w:szCs w:val="27"/>
                  <w:vertAlign w:val="superscript"/>
                </w:rPr>
                <w:delText>2</w:delText>
              </w:r>
            </w:del>
          </w:p>
        </w:tc>
        <w:tc>
          <w:tcPr>
            <w:tcW w:w="1180" w:type="dxa"/>
            <w:vMerge w:val="restart"/>
            <w:vAlign w:val="bottom"/>
          </w:tcPr>
          <w:p w:rsidR="00A33515" w:rsidDel="002260E7" w:rsidRDefault="001A4D22">
            <w:pPr>
              <w:ind w:left="20"/>
              <w:rPr>
                <w:del w:id="2549" w:author="Admin" w:date="2019-02-19T02:10:00Z"/>
                <w:sz w:val="20"/>
                <w:szCs w:val="20"/>
              </w:rPr>
            </w:pPr>
            <w:del w:id="2550" w:author="Admin" w:date="2019-02-19T02:10:00Z">
              <w:r w:rsidDel="002260E7">
                <w:rPr>
                  <w:rFonts w:eastAsia="Times New Roman"/>
                  <w:sz w:val="20"/>
                  <w:szCs w:val="20"/>
                </w:rPr>
                <w:delText xml:space="preserve">+ </w:delText>
              </w:r>
              <w:r w:rsidDel="002260E7">
                <w:rPr>
                  <w:rFonts w:eastAsia="Times New Roman"/>
                  <w:i/>
                  <w:iCs/>
                  <w:sz w:val="20"/>
                  <w:szCs w:val="20"/>
                </w:rPr>
                <w:delText>: : :</w:delText>
              </w:r>
              <w:r w:rsidDel="002260E7">
                <w:rPr>
                  <w:rFonts w:eastAsia="Times New Roman"/>
                  <w:sz w:val="20"/>
                  <w:szCs w:val="20"/>
                </w:rPr>
                <w:delText xml:space="preserve"> + </w:delText>
              </w:r>
              <w:r w:rsidDel="002260E7">
                <w:rPr>
                  <w:rFonts w:ascii="Arial" w:eastAsia="Arial" w:hAnsi="Arial" w:cs="Arial"/>
                  <w:i/>
                  <w:iCs/>
                  <w:sz w:val="20"/>
                  <w:szCs w:val="20"/>
                </w:rPr>
                <w:delText>q</w:delText>
              </w:r>
              <w:r w:rsidDel="002260E7">
                <w:rPr>
                  <w:rFonts w:ascii="Arial" w:eastAsia="Arial" w:hAnsi="Arial" w:cs="Arial"/>
                  <w:i/>
                  <w:iCs/>
                  <w:sz w:val="27"/>
                  <w:szCs w:val="27"/>
                  <w:vertAlign w:val="superscript"/>
                </w:rPr>
                <w:delText>n</w:delText>
              </w:r>
              <w:r w:rsidDel="002260E7">
                <w:rPr>
                  <w:rFonts w:eastAsia="Times New Roman"/>
                  <w:sz w:val="20"/>
                  <w:szCs w:val="20"/>
                </w:rPr>
                <w:delText xml:space="preserve"> =</w:delText>
              </w:r>
            </w:del>
          </w:p>
        </w:tc>
        <w:tc>
          <w:tcPr>
            <w:tcW w:w="300" w:type="dxa"/>
            <w:tcBorders>
              <w:bottom w:val="single" w:sz="8" w:space="0" w:color="auto"/>
            </w:tcBorders>
            <w:vAlign w:val="bottom"/>
          </w:tcPr>
          <w:p w:rsidR="00A33515" w:rsidDel="002260E7" w:rsidRDefault="001A4D22">
            <w:pPr>
              <w:ind w:right="100"/>
              <w:jc w:val="right"/>
              <w:rPr>
                <w:del w:id="2551" w:author="Admin" w:date="2019-02-19T02:10:00Z"/>
                <w:sz w:val="20"/>
                <w:szCs w:val="20"/>
              </w:rPr>
            </w:pPr>
            <w:del w:id="2552" w:author="Admin" w:date="2019-02-19T02:10:00Z">
              <w:r w:rsidDel="002260E7">
                <w:rPr>
                  <w:rFonts w:ascii="Arial" w:eastAsia="Arial" w:hAnsi="Arial" w:cs="Arial"/>
                  <w:w w:val="71"/>
                  <w:sz w:val="20"/>
                  <w:szCs w:val="20"/>
                </w:rPr>
                <w:delText>1</w:delText>
              </w:r>
            </w:del>
          </w:p>
        </w:tc>
        <w:tc>
          <w:tcPr>
            <w:tcW w:w="420" w:type="dxa"/>
            <w:tcBorders>
              <w:bottom w:val="single" w:sz="8" w:space="0" w:color="auto"/>
            </w:tcBorders>
            <w:vAlign w:val="bottom"/>
          </w:tcPr>
          <w:p w:rsidR="00A33515" w:rsidDel="002260E7" w:rsidRDefault="001A4D22">
            <w:pPr>
              <w:jc w:val="center"/>
              <w:rPr>
                <w:del w:id="2553" w:author="Admin" w:date="2019-02-19T02:10:00Z"/>
                <w:sz w:val="20"/>
                <w:szCs w:val="20"/>
              </w:rPr>
            </w:pPr>
            <w:del w:id="2554" w:author="Admin" w:date="2019-02-19T02:10:00Z">
              <w:r w:rsidDel="002260E7">
                <w:rPr>
                  <w:rFonts w:ascii="Arial" w:eastAsia="Arial" w:hAnsi="Arial" w:cs="Arial"/>
                  <w:i/>
                  <w:iCs/>
                  <w:sz w:val="39"/>
                  <w:szCs w:val="39"/>
                  <w:vertAlign w:val="subscript"/>
                </w:rPr>
                <w:delText>q</w:delText>
              </w:r>
              <w:r w:rsidDel="002260E7">
                <w:rPr>
                  <w:rFonts w:ascii="Arial" w:eastAsia="Arial" w:hAnsi="Arial" w:cs="Arial"/>
                  <w:i/>
                  <w:iCs/>
                  <w:sz w:val="14"/>
                  <w:szCs w:val="14"/>
                </w:rPr>
                <w:delText>n</w:delText>
              </w:r>
              <w:r w:rsidDel="002260E7">
                <w:rPr>
                  <w:rFonts w:eastAsia="Times New Roman"/>
                  <w:sz w:val="14"/>
                  <w:szCs w:val="14"/>
                </w:rPr>
                <w:delText>+</w:delText>
              </w:r>
              <w:r w:rsidDel="002260E7">
                <w:rPr>
                  <w:rFonts w:ascii="Arial" w:eastAsia="Arial" w:hAnsi="Arial" w:cs="Arial"/>
                  <w:sz w:val="14"/>
                  <w:szCs w:val="14"/>
                </w:rPr>
                <w:delText>1</w:delText>
              </w:r>
            </w:del>
          </w:p>
        </w:tc>
        <w:tc>
          <w:tcPr>
            <w:tcW w:w="80" w:type="dxa"/>
            <w:vMerge w:val="restart"/>
            <w:vAlign w:val="bottom"/>
          </w:tcPr>
          <w:p w:rsidR="00A33515" w:rsidDel="002260E7" w:rsidRDefault="001A4D22">
            <w:pPr>
              <w:jc w:val="right"/>
              <w:rPr>
                <w:del w:id="2555" w:author="Admin" w:date="2019-02-19T02:10:00Z"/>
                <w:sz w:val="20"/>
                <w:szCs w:val="20"/>
              </w:rPr>
            </w:pPr>
            <w:del w:id="2556"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2557" w:author="Admin" w:date="2019-02-19T02:10:00Z"/>
                <w:sz w:val="1"/>
                <w:szCs w:val="1"/>
              </w:rPr>
            </w:pPr>
          </w:p>
        </w:tc>
      </w:tr>
      <w:tr w:rsidR="00A33515" w:rsidDel="002260E7">
        <w:trPr>
          <w:trHeight w:val="150"/>
          <w:del w:id="2558" w:author="Admin" w:date="2019-02-19T02:10:00Z"/>
        </w:trPr>
        <w:tc>
          <w:tcPr>
            <w:tcW w:w="900" w:type="dxa"/>
            <w:vMerge/>
            <w:vAlign w:val="bottom"/>
          </w:tcPr>
          <w:p w:rsidR="00A33515" w:rsidDel="002260E7" w:rsidRDefault="00A33515">
            <w:pPr>
              <w:rPr>
                <w:del w:id="2559" w:author="Admin" w:date="2019-02-19T02:10:00Z"/>
                <w:sz w:val="13"/>
                <w:szCs w:val="13"/>
              </w:rPr>
            </w:pPr>
          </w:p>
        </w:tc>
        <w:tc>
          <w:tcPr>
            <w:tcW w:w="1180" w:type="dxa"/>
            <w:vMerge/>
            <w:vAlign w:val="bottom"/>
          </w:tcPr>
          <w:p w:rsidR="00A33515" w:rsidDel="002260E7" w:rsidRDefault="00A33515">
            <w:pPr>
              <w:rPr>
                <w:del w:id="2560" w:author="Admin" w:date="2019-02-19T02:10:00Z"/>
                <w:sz w:val="13"/>
                <w:szCs w:val="13"/>
              </w:rPr>
            </w:pPr>
          </w:p>
        </w:tc>
        <w:tc>
          <w:tcPr>
            <w:tcW w:w="300" w:type="dxa"/>
            <w:vMerge w:val="restart"/>
            <w:vAlign w:val="bottom"/>
          </w:tcPr>
          <w:p w:rsidR="00A33515" w:rsidDel="002260E7" w:rsidRDefault="001A4D22">
            <w:pPr>
              <w:jc w:val="right"/>
              <w:rPr>
                <w:del w:id="2561" w:author="Admin" w:date="2019-02-19T02:10:00Z"/>
                <w:sz w:val="20"/>
                <w:szCs w:val="20"/>
              </w:rPr>
            </w:pPr>
            <w:del w:id="2562" w:author="Admin" w:date="2019-02-19T02:10:00Z">
              <w:r w:rsidDel="002260E7">
                <w:rPr>
                  <w:rFonts w:ascii="Arial" w:eastAsia="Arial" w:hAnsi="Arial" w:cs="Arial"/>
                  <w:sz w:val="20"/>
                  <w:szCs w:val="20"/>
                </w:rPr>
                <w:delText>1</w:delText>
              </w:r>
            </w:del>
          </w:p>
        </w:tc>
        <w:tc>
          <w:tcPr>
            <w:tcW w:w="420" w:type="dxa"/>
            <w:vMerge w:val="restart"/>
            <w:vAlign w:val="bottom"/>
          </w:tcPr>
          <w:p w:rsidR="00A33515" w:rsidDel="002260E7" w:rsidRDefault="001A4D22">
            <w:pPr>
              <w:jc w:val="center"/>
              <w:rPr>
                <w:del w:id="2563" w:author="Admin" w:date="2019-02-19T02:10:00Z"/>
                <w:sz w:val="20"/>
                <w:szCs w:val="20"/>
              </w:rPr>
            </w:pPr>
            <w:del w:id="2564" w:author="Admin" w:date="2019-02-19T02:10:00Z">
              <w:r w:rsidDel="002260E7">
                <w:rPr>
                  <w:rFonts w:ascii="Arial" w:eastAsia="Arial" w:hAnsi="Arial" w:cs="Arial"/>
                  <w:i/>
                  <w:iCs/>
                  <w:w w:val="89"/>
                  <w:sz w:val="20"/>
                  <w:szCs w:val="20"/>
                </w:rPr>
                <w:delText>q</w:delText>
              </w:r>
            </w:del>
          </w:p>
        </w:tc>
        <w:tc>
          <w:tcPr>
            <w:tcW w:w="80" w:type="dxa"/>
            <w:vMerge/>
            <w:vAlign w:val="bottom"/>
          </w:tcPr>
          <w:p w:rsidR="00A33515" w:rsidDel="002260E7" w:rsidRDefault="00A33515">
            <w:pPr>
              <w:rPr>
                <w:del w:id="2565" w:author="Admin" w:date="2019-02-19T02:10:00Z"/>
                <w:sz w:val="13"/>
                <w:szCs w:val="13"/>
              </w:rPr>
            </w:pPr>
          </w:p>
        </w:tc>
        <w:tc>
          <w:tcPr>
            <w:tcW w:w="0" w:type="dxa"/>
            <w:vAlign w:val="bottom"/>
          </w:tcPr>
          <w:p w:rsidR="00A33515" w:rsidDel="002260E7" w:rsidRDefault="00A33515">
            <w:pPr>
              <w:rPr>
                <w:del w:id="2566" w:author="Admin" w:date="2019-02-19T02:10:00Z"/>
                <w:sz w:val="1"/>
                <w:szCs w:val="1"/>
              </w:rPr>
            </w:pPr>
          </w:p>
        </w:tc>
      </w:tr>
      <w:tr w:rsidR="00A33515" w:rsidDel="002260E7">
        <w:trPr>
          <w:trHeight w:val="93"/>
          <w:del w:id="2567" w:author="Admin" w:date="2019-02-19T02:10:00Z"/>
        </w:trPr>
        <w:tc>
          <w:tcPr>
            <w:tcW w:w="900" w:type="dxa"/>
            <w:vAlign w:val="bottom"/>
          </w:tcPr>
          <w:p w:rsidR="00A33515" w:rsidDel="002260E7" w:rsidRDefault="00A33515">
            <w:pPr>
              <w:rPr>
                <w:del w:id="2568" w:author="Admin" w:date="2019-02-19T02:10:00Z"/>
                <w:sz w:val="8"/>
                <w:szCs w:val="8"/>
              </w:rPr>
            </w:pPr>
          </w:p>
        </w:tc>
        <w:tc>
          <w:tcPr>
            <w:tcW w:w="1180" w:type="dxa"/>
            <w:vAlign w:val="bottom"/>
          </w:tcPr>
          <w:p w:rsidR="00A33515" w:rsidDel="002260E7" w:rsidRDefault="00A33515">
            <w:pPr>
              <w:rPr>
                <w:del w:id="2569" w:author="Admin" w:date="2019-02-19T02:10:00Z"/>
                <w:sz w:val="8"/>
                <w:szCs w:val="8"/>
              </w:rPr>
            </w:pPr>
          </w:p>
        </w:tc>
        <w:tc>
          <w:tcPr>
            <w:tcW w:w="300" w:type="dxa"/>
            <w:vMerge/>
            <w:vAlign w:val="bottom"/>
          </w:tcPr>
          <w:p w:rsidR="00A33515" w:rsidDel="002260E7" w:rsidRDefault="00A33515">
            <w:pPr>
              <w:rPr>
                <w:del w:id="2570" w:author="Admin" w:date="2019-02-19T02:10:00Z"/>
                <w:sz w:val="8"/>
                <w:szCs w:val="8"/>
              </w:rPr>
            </w:pPr>
          </w:p>
        </w:tc>
        <w:tc>
          <w:tcPr>
            <w:tcW w:w="420" w:type="dxa"/>
            <w:vMerge/>
            <w:vAlign w:val="bottom"/>
          </w:tcPr>
          <w:p w:rsidR="00A33515" w:rsidDel="002260E7" w:rsidRDefault="00A33515">
            <w:pPr>
              <w:rPr>
                <w:del w:id="2571" w:author="Admin" w:date="2019-02-19T02:10:00Z"/>
                <w:sz w:val="8"/>
                <w:szCs w:val="8"/>
              </w:rPr>
            </w:pPr>
          </w:p>
        </w:tc>
        <w:tc>
          <w:tcPr>
            <w:tcW w:w="80" w:type="dxa"/>
            <w:vAlign w:val="bottom"/>
          </w:tcPr>
          <w:p w:rsidR="00A33515" w:rsidDel="002260E7" w:rsidRDefault="00A33515">
            <w:pPr>
              <w:rPr>
                <w:del w:id="2572" w:author="Admin" w:date="2019-02-19T02:10:00Z"/>
                <w:sz w:val="8"/>
                <w:szCs w:val="8"/>
              </w:rPr>
            </w:pPr>
          </w:p>
        </w:tc>
        <w:tc>
          <w:tcPr>
            <w:tcW w:w="0" w:type="dxa"/>
            <w:vAlign w:val="bottom"/>
          </w:tcPr>
          <w:p w:rsidR="00A33515" w:rsidDel="002260E7" w:rsidRDefault="00A33515">
            <w:pPr>
              <w:rPr>
                <w:del w:id="2573" w:author="Admin" w:date="2019-02-19T02:10:00Z"/>
                <w:sz w:val="1"/>
                <w:szCs w:val="1"/>
              </w:rPr>
            </w:pPr>
          </w:p>
        </w:tc>
      </w:tr>
    </w:tbl>
    <w:p w:rsidR="00A33515" w:rsidDel="002260E7" w:rsidRDefault="00A33515">
      <w:pPr>
        <w:spacing w:line="252" w:lineRule="exact"/>
        <w:rPr>
          <w:del w:id="2574" w:author="Admin" w:date="2019-02-19T02:10:00Z"/>
          <w:sz w:val="20"/>
          <w:szCs w:val="20"/>
        </w:rPr>
      </w:pPr>
    </w:p>
    <w:p w:rsidR="00A33515" w:rsidDel="002260E7" w:rsidRDefault="001A4D22">
      <w:pPr>
        <w:spacing w:line="233" w:lineRule="auto"/>
        <w:ind w:left="300"/>
        <w:rPr>
          <w:del w:id="2575" w:author="Admin" w:date="2019-02-19T02:10:00Z"/>
          <w:sz w:val="20"/>
          <w:szCs w:val="20"/>
        </w:rPr>
      </w:pPr>
      <w:del w:id="2576" w:author="Admin" w:date="2019-02-19T02:10:00Z">
        <w:r w:rsidDel="002260E7">
          <w:rPr>
            <w:rFonts w:ascii="Arial" w:eastAsia="Arial" w:hAnsi="Arial" w:cs="Arial"/>
            <w:sz w:val="20"/>
            <w:szCs w:val="20"/>
          </w:rPr>
          <w:delText xml:space="preserve">При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w:delText>
        </w:r>
        <w:r w:rsidDel="002260E7">
          <w:rPr>
            <w:rFonts w:eastAsia="Times New Roman"/>
            <w:i/>
            <w:iCs/>
            <w:sz w:val="20"/>
            <w:szCs w:val="20"/>
          </w:rPr>
          <w:delText>&lt;</w:delText>
        </w:r>
        <w:r w:rsidDel="002260E7">
          <w:rPr>
            <w:rFonts w:ascii="Arial" w:eastAsia="Arial" w:hAnsi="Arial" w:cs="Arial"/>
            <w:sz w:val="20"/>
            <w:szCs w:val="20"/>
          </w:rPr>
          <w:delText xml:space="preserve"> 1 число </w:delText>
        </w:r>
        <w:r w:rsidDel="002260E7">
          <w:rPr>
            <w:rFonts w:ascii="Arial" w:eastAsia="Arial" w:hAnsi="Arial" w:cs="Arial"/>
            <w:i/>
            <w:iCs/>
            <w:sz w:val="20"/>
            <w:szCs w:val="20"/>
          </w:rPr>
          <w:delText>q</w:delText>
        </w:r>
        <w:r w:rsidDel="002260E7">
          <w:rPr>
            <w:rFonts w:ascii="Arial" w:eastAsia="Arial" w:hAnsi="Arial" w:cs="Arial"/>
            <w:i/>
            <w:iCs/>
            <w:sz w:val="27"/>
            <w:szCs w:val="27"/>
            <w:vertAlign w:val="superscript"/>
          </w:rPr>
          <w:delText>n</w:delText>
        </w:r>
        <w:r w:rsidDel="002260E7">
          <w:rPr>
            <w:rFonts w:eastAsia="Times New Roman"/>
            <w:sz w:val="27"/>
            <w:szCs w:val="27"/>
            <w:vertAlign w:val="superscript"/>
          </w:rPr>
          <w:delText>+</w:delText>
        </w:r>
        <w:r w:rsidDel="002260E7">
          <w:rPr>
            <w:rFonts w:ascii="Arial" w:eastAsia="Arial" w:hAnsi="Arial" w:cs="Arial"/>
            <w:sz w:val="27"/>
            <w:szCs w:val="27"/>
            <w:vertAlign w:val="superscript"/>
          </w:rPr>
          <w:delText>1</w:delText>
        </w:r>
        <w:r w:rsidDel="002260E7">
          <w:rPr>
            <w:rFonts w:ascii="Arial" w:eastAsia="Arial" w:hAnsi="Arial" w:cs="Arial"/>
            <w:sz w:val="20"/>
            <w:szCs w:val="20"/>
          </w:rPr>
          <w:delText xml:space="preserve"> стремится к нулю при больших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поэтому сумма всего ряда 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 xml:space="preserve"> будет равна</w:delText>
        </w:r>
      </w:del>
    </w:p>
    <w:p w:rsidR="00A33515" w:rsidDel="002260E7" w:rsidRDefault="00A33515">
      <w:pPr>
        <w:spacing w:line="70" w:lineRule="exact"/>
        <w:rPr>
          <w:del w:id="2577" w:author="Admin" w:date="2019-02-19T02:10:00Z"/>
          <w:sz w:val="20"/>
          <w:szCs w:val="20"/>
        </w:rPr>
      </w:pPr>
    </w:p>
    <w:p w:rsidR="00A33515" w:rsidDel="002260E7" w:rsidRDefault="001A4D22">
      <w:pPr>
        <w:ind w:left="3360"/>
        <w:rPr>
          <w:del w:id="2578" w:author="Admin" w:date="2019-02-19T02:10:00Z"/>
          <w:sz w:val="20"/>
          <w:szCs w:val="20"/>
        </w:rPr>
      </w:pPr>
      <w:del w:id="2579" w:author="Admin" w:date="2019-02-19T02:10:00Z">
        <w:r w:rsidDel="002260E7">
          <w:rPr>
            <w:rFonts w:ascii="Arial" w:eastAsia="Arial" w:hAnsi="Arial" w:cs="Arial"/>
            <w:sz w:val="20"/>
            <w:szCs w:val="20"/>
          </w:rPr>
          <w:delText>1</w:delText>
        </w:r>
      </w:del>
    </w:p>
    <w:p w:rsidR="00A33515" w:rsidDel="002260E7" w:rsidRDefault="001A4D22">
      <w:pPr>
        <w:tabs>
          <w:tab w:val="left" w:pos="3520"/>
        </w:tabs>
        <w:spacing w:line="209" w:lineRule="auto"/>
        <w:ind w:left="3180"/>
        <w:rPr>
          <w:del w:id="2580" w:author="Admin" w:date="2019-02-19T02:10:00Z"/>
          <w:sz w:val="20"/>
          <w:szCs w:val="20"/>
        </w:rPr>
      </w:pPr>
      <w:del w:id="2581" w:author="Admin" w:date="2019-02-19T02:10:00Z">
        <w:r w:rsidDel="002260E7">
          <w:rPr>
            <w:rFonts w:ascii="Arial" w:eastAsia="Arial" w:hAnsi="Arial" w:cs="Arial"/>
            <w:sz w:val="20"/>
            <w:szCs w:val="20"/>
          </w:rPr>
          <w:delText>1</w:delText>
        </w:r>
        <w:r w:rsidDel="002260E7">
          <w:rPr>
            <w:sz w:val="20"/>
            <w:szCs w:val="20"/>
          </w:rPr>
          <w:tab/>
        </w:r>
        <w:r w:rsidDel="002260E7">
          <w:rPr>
            <w:rFonts w:ascii="Arial" w:eastAsia="Arial" w:hAnsi="Arial" w:cs="Arial"/>
            <w:i/>
            <w:iCs/>
            <w:sz w:val="20"/>
            <w:szCs w:val="20"/>
          </w:rPr>
          <w:delText xml:space="preserve">q </w:delText>
        </w:r>
        <w:r w:rsidDel="002260E7">
          <w:rPr>
            <w:rFonts w:eastAsia="Times New Roman"/>
            <w:i/>
            <w:iCs/>
            <w:sz w:val="39"/>
            <w:szCs w:val="39"/>
            <w:vertAlign w:val="superscript"/>
          </w:rPr>
          <w:delText>:</w:delText>
        </w:r>
      </w:del>
    </w:p>
    <w:p w:rsidR="00A33515" w:rsidDel="002260E7" w:rsidRDefault="001A4D22">
      <w:pPr>
        <w:spacing w:line="20" w:lineRule="exact"/>
        <w:rPr>
          <w:del w:id="2582" w:author="Admin" w:date="2019-02-19T02:10:00Z"/>
          <w:sz w:val="20"/>
          <w:szCs w:val="20"/>
        </w:rPr>
      </w:pPr>
      <w:del w:id="2583" w:author="Admin" w:date="2019-02-19T02:10:00Z">
        <w:r w:rsidDel="002260E7">
          <w:rPr>
            <w:noProof/>
            <w:sz w:val="20"/>
            <w:szCs w:val="20"/>
          </w:rPr>
          <mc:AlternateContent>
            <mc:Choice Requires="wps">
              <w:drawing>
                <wp:anchor distT="0" distB="0" distL="114300" distR="114300" simplePos="0" relativeHeight="251758592" behindDoc="1" locked="0" layoutInCell="0" allowOverlap="1" wp14:anchorId="48D3E37B" wp14:editId="03CAC346">
                  <wp:simplePos x="0" y="0"/>
                  <wp:positionH relativeFrom="column">
                    <wp:posOffset>2022475</wp:posOffset>
                  </wp:positionH>
                  <wp:positionV relativeFrom="paragraph">
                    <wp:posOffset>-192405</wp:posOffset>
                  </wp:positionV>
                  <wp:extent cx="287020" cy="0"/>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70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9" o:spid="_x0000_s1026" style="position:absolute;z-index:-251557888;visibility:visible;mso-wrap-style:square;mso-wrap-distance-left:9pt;mso-wrap-distance-top:0;mso-wrap-distance-right:9pt;mso-wrap-distance-bottom:0;mso-position-horizontal:absolute;mso-position-horizontal-relative:text;mso-position-vertical:absolute;mso-position-vertical-relative:text" from="159.25pt,-15.15pt" to="181.8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" o:allowincell="f" filled="t" strokeweight=".14039mm">
                  <v:stroke joinstyle="miter"/>
                  <o:lock v:ext="edit" shapetype="f"/>
                </v:line>
              </w:pict>
            </mc:Fallback>
          </mc:AlternateContent>
        </w:r>
      </w:del>
    </w:p>
    <w:p w:rsidR="00A33515" w:rsidDel="002260E7" w:rsidRDefault="00A33515">
      <w:pPr>
        <w:spacing w:line="178" w:lineRule="exact"/>
        <w:rPr>
          <w:del w:id="2584" w:author="Admin" w:date="2019-02-19T02:10:00Z"/>
          <w:sz w:val="20"/>
          <w:szCs w:val="20"/>
        </w:rPr>
      </w:pPr>
    </w:p>
    <w:p w:rsidR="00A33515" w:rsidDel="002260E7" w:rsidRDefault="001A4D22">
      <w:pPr>
        <w:ind w:left="300"/>
        <w:rPr>
          <w:del w:id="2585" w:author="Admin" w:date="2019-02-19T02:10:00Z"/>
          <w:sz w:val="20"/>
          <w:szCs w:val="20"/>
        </w:rPr>
      </w:pPr>
      <w:del w:id="2586" w:author="Admin" w:date="2019-02-19T02:10:00Z">
        <w:r w:rsidDel="002260E7">
          <w:rPr>
            <w:rFonts w:ascii="Arial" w:eastAsia="Arial" w:hAnsi="Arial" w:cs="Arial"/>
            <w:sz w:val="19"/>
            <w:szCs w:val="19"/>
          </w:rPr>
          <w:delText>Применив это соображение к сумме, которую мы считаем, получим</w:delText>
        </w:r>
      </w:del>
    </w:p>
    <w:p w:rsidR="00A33515" w:rsidDel="002260E7" w:rsidRDefault="00A33515">
      <w:pPr>
        <w:spacing w:line="209" w:lineRule="exact"/>
        <w:rPr>
          <w:del w:id="2587" w:author="Admin" w:date="2019-02-19T02:10:00Z"/>
          <w:sz w:val="20"/>
          <w:szCs w:val="20"/>
        </w:rPr>
      </w:pPr>
    </w:p>
    <w:tbl>
      <w:tblPr>
        <w:tblW w:w="0" w:type="auto"/>
        <w:tblInd w:w="2780" w:type="dxa"/>
        <w:tblLayout w:type="fixed"/>
        <w:tblCellMar>
          <w:left w:w="0" w:type="dxa"/>
          <w:right w:w="0" w:type="dxa"/>
        </w:tblCellMar>
        <w:tblLook w:val="04A0" w:firstRow="1" w:lastRow="0" w:firstColumn="1" w:lastColumn="0" w:noHBand="0" w:noVBand="1"/>
      </w:tblPr>
      <w:tblGrid>
        <w:gridCol w:w="100"/>
        <w:gridCol w:w="200"/>
        <w:gridCol w:w="380"/>
        <w:gridCol w:w="140"/>
        <w:gridCol w:w="20"/>
        <w:gridCol w:w="320"/>
        <w:gridCol w:w="100"/>
        <w:gridCol w:w="80"/>
        <w:gridCol w:w="20"/>
      </w:tblGrid>
      <w:tr w:rsidR="00A33515" w:rsidDel="002260E7">
        <w:trPr>
          <w:trHeight w:val="253"/>
          <w:del w:id="2588" w:author="Admin" w:date="2019-02-19T02:10:00Z"/>
        </w:trPr>
        <w:tc>
          <w:tcPr>
            <w:tcW w:w="100" w:type="dxa"/>
            <w:vAlign w:val="bottom"/>
          </w:tcPr>
          <w:p w:rsidR="00A33515" w:rsidDel="002260E7" w:rsidRDefault="001A4D22">
            <w:pPr>
              <w:jc w:val="right"/>
              <w:rPr>
                <w:del w:id="2589" w:author="Admin" w:date="2019-02-19T02:10:00Z"/>
                <w:sz w:val="20"/>
                <w:szCs w:val="20"/>
              </w:rPr>
            </w:pPr>
            <w:del w:id="2590" w:author="Admin" w:date="2019-02-19T02:10:00Z">
              <w:r w:rsidDel="002260E7">
                <w:rPr>
                  <w:rFonts w:ascii="Arial" w:eastAsia="Arial" w:hAnsi="Arial" w:cs="Arial"/>
                  <w:w w:val="71"/>
                  <w:sz w:val="20"/>
                  <w:szCs w:val="20"/>
                </w:rPr>
                <w:delText>1</w:delText>
              </w:r>
            </w:del>
          </w:p>
        </w:tc>
        <w:tc>
          <w:tcPr>
            <w:tcW w:w="200" w:type="dxa"/>
            <w:vMerge w:val="restart"/>
            <w:vAlign w:val="bottom"/>
          </w:tcPr>
          <w:p w:rsidR="00A33515" w:rsidDel="002260E7" w:rsidRDefault="00A33515">
            <w:pPr>
              <w:rPr>
                <w:del w:id="2591" w:author="Admin" w:date="2019-02-19T02:10:00Z"/>
              </w:rPr>
            </w:pPr>
          </w:p>
        </w:tc>
        <w:tc>
          <w:tcPr>
            <w:tcW w:w="380" w:type="dxa"/>
            <w:vAlign w:val="bottom"/>
          </w:tcPr>
          <w:p w:rsidR="00A33515" w:rsidDel="002260E7" w:rsidRDefault="001A4D22">
            <w:pPr>
              <w:jc w:val="right"/>
              <w:rPr>
                <w:del w:id="2592" w:author="Admin" w:date="2019-02-19T02:10:00Z"/>
                <w:sz w:val="20"/>
                <w:szCs w:val="20"/>
              </w:rPr>
            </w:pPr>
            <w:del w:id="2593" w:author="Admin" w:date="2019-02-19T02:10:00Z">
              <w:r w:rsidDel="002260E7">
                <w:rPr>
                  <w:rFonts w:ascii="Arial" w:eastAsia="Arial" w:hAnsi="Arial" w:cs="Arial"/>
                  <w:sz w:val="20"/>
                  <w:szCs w:val="20"/>
                </w:rPr>
                <w:delText>1</w:delText>
              </w:r>
            </w:del>
          </w:p>
        </w:tc>
        <w:tc>
          <w:tcPr>
            <w:tcW w:w="140" w:type="dxa"/>
            <w:vAlign w:val="bottom"/>
          </w:tcPr>
          <w:p w:rsidR="00A33515" w:rsidDel="002260E7" w:rsidRDefault="00A33515">
            <w:pPr>
              <w:rPr>
                <w:del w:id="2594" w:author="Admin" w:date="2019-02-19T02:10:00Z"/>
              </w:rPr>
            </w:pPr>
          </w:p>
        </w:tc>
        <w:tc>
          <w:tcPr>
            <w:tcW w:w="20" w:type="dxa"/>
            <w:vAlign w:val="bottom"/>
          </w:tcPr>
          <w:p w:rsidR="00A33515" w:rsidDel="002260E7" w:rsidRDefault="00A33515">
            <w:pPr>
              <w:rPr>
                <w:del w:id="2595" w:author="Admin" w:date="2019-02-19T02:10:00Z"/>
              </w:rPr>
            </w:pPr>
          </w:p>
        </w:tc>
        <w:tc>
          <w:tcPr>
            <w:tcW w:w="320" w:type="dxa"/>
            <w:vMerge w:val="restart"/>
            <w:vAlign w:val="bottom"/>
          </w:tcPr>
          <w:p w:rsidR="00A33515" w:rsidDel="002260E7" w:rsidRDefault="001A4D22">
            <w:pPr>
              <w:jc w:val="right"/>
              <w:rPr>
                <w:del w:id="2596" w:author="Admin" w:date="2019-02-19T02:10:00Z"/>
                <w:sz w:val="20"/>
                <w:szCs w:val="20"/>
              </w:rPr>
            </w:pPr>
            <w:del w:id="2597" w:author="Admin" w:date="2019-02-19T02:10:00Z">
              <w:r w:rsidDel="002260E7">
                <w:rPr>
                  <w:rFonts w:eastAsia="Times New Roman"/>
                  <w:sz w:val="20"/>
                  <w:szCs w:val="20"/>
                </w:rPr>
                <w:delText>=</w:delText>
              </w:r>
            </w:del>
          </w:p>
        </w:tc>
        <w:tc>
          <w:tcPr>
            <w:tcW w:w="100" w:type="dxa"/>
            <w:vAlign w:val="bottom"/>
          </w:tcPr>
          <w:p w:rsidR="00A33515" w:rsidDel="002260E7" w:rsidRDefault="001A4D22">
            <w:pPr>
              <w:jc w:val="right"/>
              <w:rPr>
                <w:del w:id="2598" w:author="Admin" w:date="2019-02-19T02:10:00Z"/>
                <w:sz w:val="20"/>
                <w:szCs w:val="20"/>
              </w:rPr>
            </w:pPr>
            <w:del w:id="2599" w:author="Admin" w:date="2019-02-19T02:10:00Z">
              <w:r w:rsidDel="002260E7">
                <w:rPr>
                  <w:rFonts w:ascii="Arial" w:eastAsia="Arial" w:hAnsi="Arial" w:cs="Arial"/>
                  <w:w w:val="71"/>
                  <w:sz w:val="20"/>
                  <w:szCs w:val="20"/>
                </w:rPr>
                <w:delText>4</w:delText>
              </w:r>
            </w:del>
          </w:p>
        </w:tc>
        <w:tc>
          <w:tcPr>
            <w:tcW w:w="80" w:type="dxa"/>
            <w:vMerge w:val="restart"/>
            <w:vAlign w:val="bottom"/>
          </w:tcPr>
          <w:p w:rsidR="00A33515" w:rsidDel="002260E7" w:rsidRDefault="001A4D22">
            <w:pPr>
              <w:jc w:val="right"/>
              <w:rPr>
                <w:del w:id="2600" w:author="Admin" w:date="2019-02-19T02:10:00Z"/>
                <w:sz w:val="20"/>
                <w:szCs w:val="20"/>
              </w:rPr>
            </w:pPr>
            <w:del w:id="2601"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2602" w:author="Admin" w:date="2019-02-19T02:10:00Z"/>
                <w:sz w:val="1"/>
                <w:szCs w:val="1"/>
              </w:rPr>
            </w:pPr>
          </w:p>
        </w:tc>
      </w:tr>
      <w:tr w:rsidR="00A33515" w:rsidDel="002260E7">
        <w:trPr>
          <w:trHeight w:val="27"/>
          <w:del w:id="2603" w:author="Admin" w:date="2019-02-19T02:10:00Z"/>
        </w:trPr>
        <w:tc>
          <w:tcPr>
            <w:tcW w:w="100" w:type="dxa"/>
            <w:tcBorders>
              <w:bottom w:val="single" w:sz="8" w:space="0" w:color="auto"/>
            </w:tcBorders>
            <w:vAlign w:val="bottom"/>
          </w:tcPr>
          <w:p w:rsidR="00A33515" w:rsidDel="002260E7" w:rsidRDefault="00A33515">
            <w:pPr>
              <w:rPr>
                <w:del w:id="2604" w:author="Admin" w:date="2019-02-19T02:10:00Z"/>
                <w:sz w:val="2"/>
                <w:szCs w:val="2"/>
              </w:rPr>
            </w:pPr>
          </w:p>
        </w:tc>
        <w:tc>
          <w:tcPr>
            <w:tcW w:w="200" w:type="dxa"/>
            <w:vMerge/>
            <w:vAlign w:val="bottom"/>
          </w:tcPr>
          <w:p w:rsidR="00A33515" w:rsidDel="002260E7" w:rsidRDefault="00A33515">
            <w:pPr>
              <w:rPr>
                <w:del w:id="2605" w:author="Admin" w:date="2019-02-19T02:10:00Z"/>
                <w:sz w:val="2"/>
                <w:szCs w:val="2"/>
              </w:rPr>
            </w:pPr>
          </w:p>
        </w:tc>
        <w:tc>
          <w:tcPr>
            <w:tcW w:w="380" w:type="dxa"/>
            <w:tcBorders>
              <w:bottom w:val="single" w:sz="8" w:space="0" w:color="auto"/>
            </w:tcBorders>
            <w:vAlign w:val="bottom"/>
          </w:tcPr>
          <w:p w:rsidR="00A33515" w:rsidDel="002260E7" w:rsidRDefault="00A33515">
            <w:pPr>
              <w:rPr>
                <w:del w:id="2606" w:author="Admin" w:date="2019-02-19T02:10:00Z"/>
                <w:sz w:val="2"/>
                <w:szCs w:val="2"/>
              </w:rPr>
            </w:pPr>
          </w:p>
        </w:tc>
        <w:tc>
          <w:tcPr>
            <w:tcW w:w="140" w:type="dxa"/>
            <w:tcBorders>
              <w:bottom w:val="single" w:sz="8" w:space="0" w:color="auto"/>
            </w:tcBorders>
            <w:vAlign w:val="bottom"/>
          </w:tcPr>
          <w:p w:rsidR="00A33515" w:rsidDel="002260E7" w:rsidRDefault="00A33515">
            <w:pPr>
              <w:rPr>
                <w:del w:id="2607" w:author="Admin" w:date="2019-02-19T02:10:00Z"/>
                <w:sz w:val="2"/>
                <w:szCs w:val="2"/>
              </w:rPr>
            </w:pPr>
          </w:p>
        </w:tc>
        <w:tc>
          <w:tcPr>
            <w:tcW w:w="20" w:type="dxa"/>
            <w:tcBorders>
              <w:bottom w:val="single" w:sz="8" w:space="0" w:color="auto"/>
            </w:tcBorders>
            <w:vAlign w:val="bottom"/>
          </w:tcPr>
          <w:p w:rsidR="00A33515" w:rsidDel="002260E7" w:rsidRDefault="00A33515">
            <w:pPr>
              <w:rPr>
                <w:del w:id="2608" w:author="Admin" w:date="2019-02-19T02:10:00Z"/>
                <w:sz w:val="2"/>
                <w:szCs w:val="2"/>
              </w:rPr>
            </w:pPr>
          </w:p>
        </w:tc>
        <w:tc>
          <w:tcPr>
            <w:tcW w:w="320" w:type="dxa"/>
            <w:vMerge/>
            <w:vAlign w:val="bottom"/>
          </w:tcPr>
          <w:p w:rsidR="00A33515" w:rsidDel="002260E7" w:rsidRDefault="00A33515">
            <w:pPr>
              <w:rPr>
                <w:del w:id="2609" w:author="Admin" w:date="2019-02-19T02:10:00Z"/>
                <w:sz w:val="2"/>
                <w:szCs w:val="2"/>
              </w:rPr>
            </w:pPr>
          </w:p>
        </w:tc>
        <w:tc>
          <w:tcPr>
            <w:tcW w:w="100" w:type="dxa"/>
            <w:tcBorders>
              <w:bottom w:val="single" w:sz="8" w:space="0" w:color="auto"/>
            </w:tcBorders>
            <w:vAlign w:val="bottom"/>
          </w:tcPr>
          <w:p w:rsidR="00A33515" w:rsidDel="002260E7" w:rsidRDefault="00A33515">
            <w:pPr>
              <w:rPr>
                <w:del w:id="2610" w:author="Admin" w:date="2019-02-19T02:10:00Z"/>
                <w:sz w:val="2"/>
                <w:szCs w:val="2"/>
              </w:rPr>
            </w:pPr>
          </w:p>
        </w:tc>
        <w:tc>
          <w:tcPr>
            <w:tcW w:w="80" w:type="dxa"/>
            <w:vMerge/>
            <w:vAlign w:val="bottom"/>
          </w:tcPr>
          <w:p w:rsidR="00A33515" w:rsidDel="002260E7" w:rsidRDefault="00A33515">
            <w:pPr>
              <w:rPr>
                <w:del w:id="2611" w:author="Admin" w:date="2019-02-19T02:10:00Z"/>
                <w:sz w:val="2"/>
                <w:szCs w:val="2"/>
              </w:rPr>
            </w:pPr>
          </w:p>
        </w:tc>
        <w:tc>
          <w:tcPr>
            <w:tcW w:w="0" w:type="dxa"/>
            <w:vAlign w:val="bottom"/>
          </w:tcPr>
          <w:p w:rsidR="00A33515" w:rsidDel="002260E7" w:rsidRDefault="00A33515">
            <w:pPr>
              <w:rPr>
                <w:del w:id="2612" w:author="Admin" w:date="2019-02-19T02:10:00Z"/>
                <w:sz w:val="1"/>
                <w:szCs w:val="1"/>
              </w:rPr>
            </w:pPr>
          </w:p>
        </w:tc>
      </w:tr>
      <w:tr w:rsidR="00A33515" w:rsidDel="002260E7">
        <w:trPr>
          <w:trHeight w:val="136"/>
          <w:del w:id="2613" w:author="Admin" w:date="2019-02-19T02:10:00Z"/>
        </w:trPr>
        <w:tc>
          <w:tcPr>
            <w:tcW w:w="100" w:type="dxa"/>
            <w:vMerge w:val="restart"/>
            <w:vAlign w:val="bottom"/>
          </w:tcPr>
          <w:p w:rsidR="00A33515" w:rsidDel="002260E7" w:rsidRDefault="001A4D22">
            <w:pPr>
              <w:jc w:val="right"/>
              <w:rPr>
                <w:del w:id="2614" w:author="Admin" w:date="2019-02-19T02:10:00Z"/>
                <w:sz w:val="20"/>
                <w:szCs w:val="20"/>
              </w:rPr>
            </w:pPr>
            <w:del w:id="2615" w:author="Admin" w:date="2019-02-19T02:10:00Z">
              <w:r w:rsidDel="002260E7">
                <w:rPr>
                  <w:rFonts w:ascii="Arial" w:eastAsia="Arial" w:hAnsi="Arial" w:cs="Arial"/>
                  <w:w w:val="71"/>
                  <w:sz w:val="20"/>
                  <w:szCs w:val="20"/>
                </w:rPr>
                <w:delText>4</w:delText>
              </w:r>
            </w:del>
          </w:p>
        </w:tc>
        <w:tc>
          <w:tcPr>
            <w:tcW w:w="200" w:type="dxa"/>
            <w:vMerge/>
            <w:vAlign w:val="bottom"/>
          </w:tcPr>
          <w:p w:rsidR="00A33515" w:rsidDel="002260E7" w:rsidRDefault="00A33515">
            <w:pPr>
              <w:rPr>
                <w:del w:id="2616" w:author="Admin" w:date="2019-02-19T02:10:00Z"/>
                <w:sz w:val="11"/>
                <w:szCs w:val="11"/>
              </w:rPr>
            </w:pPr>
          </w:p>
        </w:tc>
        <w:tc>
          <w:tcPr>
            <w:tcW w:w="380" w:type="dxa"/>
            <w:vMerge w:val="restart"/>
            <w:vAlign w:val="bottom"/>
          </w:tcPr>
          <w:p w:rsidR="00A33515" w:rsidDel="002260E7" w:rsidRDefault="001A4D22">
            <w:pPr>
              <w:ind w:right="180"/>
              <w:jc w:val="right"/>
              <w:rPr>
                <w:del w:id="2617" w:author="Admin" w:date="2019-02-19T02:10:00Z"/>
                <w:sz w:val="20"/>
                <w:szCs w:val="20"/>
              </w:rPr>
            </w:pPr>
            <w:del w:id="2618" w:author="Admin" w:date="2019-02-19T02:10:00Z">
              <w:r w:rsidDel="002260E7">
                <w:rPr>
                  <w:rFonts w:ascii="Arial" w:eastAsia="Arial" w:hAnsi="Arial" w:cs="Arial"/>
                  <w:w w:val="71"/>
                  <w:sz w:val="20"/>
                  <w:szCs w:val="20"/>
                </w:rPr>
                <w:delText>1</w:delText>
              </w:r>
            </w:del>
          </w:p>
        </w:tc>
        <w:tc>
          <w:tcPr>
            <w:tcW w:w="140" w:type="dxa"/>
            <w:tcBorders>
              <w:bottom w:val="single" w:sz="8" w:space="0" w:color="auto"/>
            </w:tcBorders>
            <w:vAlign w:val="bottom"/>
          </w:tcPr>
          <w:p w:rsidR="00A33515" w:rsidDel="002260E7" w:rsidRDefault="001A4D22">
            <w:pPr>
              <w:spacing w:line="128" w:lineRule="exact"/>
              <w:jc w:val="right"/>
              <w:rPr>
                <w:del w:id="2619" w:author="Admin" w:date="2019-02-19T02:10:00Z"/>
                <w:sz w:val="20"/>
                <w:szCs w:val="20"/>
              </w:rPr>
            </w:pPr>
            <w:del w:id="2620" w:author="Admin" w:date="2019-02-19T02:10:00Z">
              <w:r w:rsidDel="002260E7">
                <w:rPr>
                  <w:rFonts w:ascii="Arial" w:eastAsia="Arial" w:hAnsi="Arial" w:cs="Arial"/>
                  <w:sz w:val="14"/>
                  <w:szCs w:val="14"/>
                </w:rPr>
                <w:delText>9</w:delText>
              </w:r>
            </w:del>
          </w:p>
        </w:tc>
        <w:tc>
          <w:tcPr>
            <w:tcW w:w="20" w:type="dxa"/>
            <w:vAlign w:val="bottom"/>
          </w:tcPr>
          <w:p w:rsidR="00A33515" w:rsidDel="002260E7" w:rsidRDefault="00A33515">
            <w:pPr>
              <w:rPr>
                <w:del w:id="2621" w:author="Admin" w:date="2019-02-19T02:10:00Z"/>
                <w:sz w:val="11"/>
                <w:szCs w:val="11"/>
              </w:rPr>
            </w:pPr>
          </w:p>
        </w:tc>
        <w:tc>
          <w:tcPr>
            <w:tcW w:w="320" w:type="dxa"/>
            <w:vMerge/>
            <w:vAlign w:val="bottom"/>
          </w:tcPr>
          <w:p w:rsidR="00A33515" w:rsidDel="002260E7" w:rsidRDefault="00A33515">
            <w:pPr>
              <w:rPr>
                <w:del w:id="2622" w:author="Admin" w:date="2019-02-19T02:10:00Z"/>
                <w:sz w:val="11"/>
                <w:szCs w:val="11"/>
              </w:rPr>
            </w:pPr>
          </w:p>
        </w:tc>
        <w:tc>
          <w:tcPr>
            <w:tcW w:w="100" w:type="dxa"/>
            <w:vMerge w:val="restart"/>
            <w:vAlign w:val="bottom"/>
          </w:tcPr>
          <w:p w:rsidR="00A33515" w:rsidDel="002260E7" w:rsidRDefault="001A4D22">
            <w:pPr>
              <w:jc w:val="right"/>
              <w:rPr>
                <w:del w:id="2623" w:author="Admin" w:date="2019-02-19T02:10:00Z"/>
                <w:sz w:val="20"/>
                <w:szCs w:val="20"/>
              </w:rPr>
            </w:pPr>
            <w:del w:id="2624" w:author="Admin" w:date="2019-02-19T02:10:00Z">
              <w:r w:rsidDel="002260E7">
                <w:rPr>
                  <w:rFonts w:ascii="Arial" w:eastAsia="Arial" w:hAnsi="Arial" w:cs="Arial"/>
                  <w:w w:val="71"/>
                  <w:sz w:val="20"/>
                  <w:szCs w:val="20"/>
                </w:rPr>
                <w:delText>7</w:delText>
              </w:r>
            </w:del>
          </w:p>
        </w:tc>
        <w:tc>
          <w:tcPr>
            <w:tcW w:w="80" w:type="dxa"/>
            <w:vMerge/>
            <w:vAlign w:val="bottom"/>
          </w:tcPr>
          <w:p w:rsidR="00A33515" w:rsidDel="002260E7" w:rsidRDefault="00A33515">
            <w:pPr>
              <w:rPr>
                <w:del w:id="2625" w:author="Admin" w:date="2019-02-19T02:10:00Z"/>
                <w:sz w:val="11"/>
                <w:szCs w:val="11"/>
              </w:rPr>
            </w:pPr>
          </w:p>
        </w:tc>
        <w:tc>
          <w:tcPr>
            <w:tcW w:w="0" w:type="dxa"/>
            <w:vAlign w:val="bottom"/>
          </w:tcPr>
          <w:p w:rsidR="00A33515" w:rsidDel="002260E7" w:rsidRDefault="00A33515">
            <w:pPr>
              <w:rPr>
                <w:del w:id="2626" w:author="Admin" w:date="2019-02-19T02:10:00Z"/>
                <w:sz w:val="1"/>
                <w:szCs w:val="1"/>
              </w:rPr>
            </w:pPr>
          </w:p>
        </w:tc>
      </w:tr>
      <w:tr w:rsidR="00A33515" w:rsidDel="002260E7">
        <w:trPr>
          <w:trHeight w:val="88"/>
          <w:del w:id="2627" w:author="Admin" w:date="2019-02-19T02:10:00Z"/>
        </w:trPr>
        <w:tc>
          <w:tcPr>
            <w:tcW w:w="100" w:type="dxa"/>
            <w:vMerge/>
            <w:vAlign w:val="bottom"/>
          </w:tcPr>
          <w:p w:rsidR="00A33515" w:rsidDel="002260E7" w:rsidRDefault="00A33515">
            <w:pPr>
              <w:rPr>
                <w:del w:id="2628" w:author="Admin" w:date="2019-02-19T02:10:00Z"/>
                <w:sz w:val="7"/>
                <w:szCs w:val="7"/>
              </w:rPr>
            </w:pPr>
          </w:p>
        </w:tc>
        <w:tc>
          <w:tcPr>
            <w:tcW w:w="200" w:type="dxa"/>
            <w:vMerge/>
            <w:vAlign w:val="bottom"/>
          </w:tcPr>
          <w:p w:rsidR="00A33515" w:rsidDel="002260E7" w:rsidRDefault="00A33515">
            <w:pPr>
              <w:rPr>
                <w:del w:id="2629" w:author="Admin" w:date="2019-02-19T02:10:00Z"/>
                <w:sz w:val="7"/>
                <w:szCs w:val="7"/>
              </w:rPr>
            </w:pPr>
          </w:p>
        </w:tc>
        <w:tc>
          <w:tcPr>
            <w:tcW w:w="380" w:type="dxa"/>
            <w:vMerge/>
            <w:vAlign w:val="bottom"/>
          </w:tcPr>
          <w:p w:rsidR="00A33515" w:rsidDel="002260E7" w:rsidRDefault="00A33515">
            <w:pPr>
              <w:rPr>
                <w:del w:id="2630" w:author="Admin" w:date="2019-02-19T02:10:00Z"/>
                <w:sz w:val="7"/>
                <w:szCs w:val="7"/>
              </w:rPr>
            </w:pPr>
          </w:p>
        </w:tc>
        <w:tc>
          <w:tcPr>
            <w:tcW w:w="140" w:type="dxa"/>
            <w:vMerge w:val="restart"/>
            <w:vAlign w:val="bottom"/>
          </w:tcPr>
          <w:p w:rsidR="00A33515" w:rsidDel="002260E7" w:rsidRDefault="001A4D22">
            <w:pPr>
              <w:jc w:val="right"/>
              <w:rPr>
                <w:del w:id="2631" w:author="Admin" w:date="2019-02-19T02:10:00Z"/>
                <w:sz w:val="20"/>
                <w:szCs w:val="20"/>
              </w:rPr>
            </w:pPr>
            <w:del w:id="2632" w:author="Admin" w:date="2019-02-19T02:10:00Z">
              <w:r w:rsidDel="002260E7">
                <w:rPr>
                  <w:rFonts w:ascii="Arial" w:eastAsia="Arial" w:hAnsi="Arial" w:cs="Arial"/>
                  <w:w w:val="76"/>
                  <w:sz w:val="14"/>
                  <w:szCs w:val="14"/>
                </w:rPr>
                <w:delText>16</w:delText>
              </w:r>
            </w:del>
          </w:p>
        </w:tc>
        <w:tc>
          <w:tcPr>
            <w:tcW w:w="20" w:type="dxa"/>
            <w:vAlign w:val="bottom"/>
          </w:tcPr>
          <w:p w:rsidR="00A33515" w:rsidDel="002260E7" w:rsidRDefault="00A33515">
            <w:pPr>
              <w:rPr>
                <w:del w:id="2633" w:author="Admin" w:date="2019-02-19T02:10:00Z"/>
                <w:sz w:val="7"/>
                <w:szCs w:val="7"/>
              </w:rPr>
            </w:pPr>
          </w:p>
        </w:tc>
        <w:tc>
          <w:tcPr>
            <w:tcW w:w="320" w:type="dxa"/>
            <w:vAlign w:val="bottom"/>
          </w:tcPr>
          <w:p w:rsidR="00A33515" w:rsidDel="002260E7" w:rsidRDefault="00A33515">
            <w:pPr>
              <w:rPr>
                <w:del w:id="2634" w:author="Admin" w:date="2019-02-19T02:10:00Z"/>
                <w:sz w:val="7"/>
                <w:szCs w:val="7"/>
              </w:rPr>
            </w:pPr>
          </w:p>
        </w:tc>
        <w:tc>
          <w:tcPr>
            <w:tcW w:w="100" w:type="dxa"/>
            <w:vMerge/>
            <w:vAlign w:val="bottom"/>
          </w:tcPr>
          <w:p w:rsidR="00A33515" w:rsidDel="002260E7" w:rsidRDefault="00A33515">
            <w:pPr>
              <w:rPr>
                <w:del w:id="2635" w:author="Admin" w:date="2019-02-19T02:10:00Z"/>
                <w:sz w:val="7"/>
                <w:szCs w:val="7"/>
              </w:rPr>
            </w:pPr>
          </w:p>
        </w:tc>
        <w:tc>
          <w:tcPr>
            <w:tcW w:w="80" w:type="dxa"/>
            <w:vAlign w:val="bottom"/>
          </w:tcPr>
          <w:p w:rsidR="00A33515" w:rsidDel="002260E7" w:rsidRDefault="00A33515">
            <w:pPr>
              <w:rPr>
                <w:del w:id="2636" w:author="Admin" w:date="2019-02-19T02:10:00Z"/>
                <w:sz w:val="7"/>
                <w:szCs w:val="7"/>
              </w:rPr>
            </w:pPr>
          </w:p>
        </w:tc>
        <w:tc>
          <w:tcPr>
            <w:tcW w:w="0" w:type="dxa"/>
            <w:vAlign w:val="bottom"/>
          </w:tcPr>
          <w:p w:rsidR="00A33515" w:rsidDel="002260E7" w:rsidRDefault="00A33515">
            <w:pPr>
              <w:rPr>
                <w:del w:id="2637" w:author="Admin" w:date="2019-02-19T02:10:00Z"/>
                <w:sz w:val="1"/>
                <w:szCs w:val="1"/>
              </w:rPr>
            </w:pPr>
          </w:p>
        </w:tc>
      </w:tr>
      <w:tr w:rsidR="00A33515" w:rsidDel="002260E7">
        <w:trPr>
          <w:trHeight w:val="76"/>
          <w:del w:id="2638" w:author="Admin" w:date="2019-02-19T02:10:00Z"/>
        </w:trPr>
        <w:tc>
          <w:tcPr>
            <w:tcW w:w="100" w:type="dxa"/>
            <w:vAlign w:val="bottom"/>
          </w:tcPr>
          <w:p w:rsidR="00A33515" w:rsidDel="002260E7" w:rsidRDefault="00A33515">
            <w:pPr>
              <w:rPr>
                <w:del w:id="2639" w:author="Admin" w:date="2019-02-19T02:10:00Z"/>
                <w:sz w:val="6"/>
                <w:szCs w:val="6"/>
              </w:rPr>
            </w:pPr>
          </w:p>
        </w:tc>
        <w:tc>
          <w:tcPr>
            <w:tcW w:w="200" w:type="dxa"/>
            <w:vAlign w:val="bottom"/>
          </w:tcPr>
          <w:p w:rsidR="00A33515" w:rsidDel="002260E7" w:rsidRDefault="00A33515">
            <w:pPr>
              <w:rPr>
                <w:del w:id="2640" w:author="Admin" w:date="2019-02-19T02:10:00Z"/>
                <w:sz w:val="6"/>
                <w:szCs w:val="6"/>
              </w:rPr>
            </w:pPr>
          </w:p>
        </w:tc>
        <w:tc>
          <w:tcPr>
            <w:tcW w:w="380" w:type="dxa"/>
            <w:vAlign w:val="bottom"/>
          </w:tcPr>
          <w:p w:rsidR="00A33515" w:rsidDel="002260E7" w:rsidRDefault="00A33515">
            <w:pPr>
              <w:rPr>
                <w:del w:id="2641" w:author="Admin" w:date="2019-02-19T02:10:00Z"/>
                <w:sz w:val="6"/>
                <w:szCs w:val="6"/>
              </w:rPr>
            </w:pPr>
          </w:p>
        </w:tc>
        <w:tc>
          <w:tcPr>
            <w:tcW w:w="140" w:type="dxa"/>
            <w:vMerge/>
            <w:vAlign w:val="bottom"/>
          </w:tcPr>
          <w:p w:rsidR="00A33515" w:rsidDel="002260E7" w:rsidRDefault="00A33515">
            <w:pPr>
              <w:rPr>
                <w:del w:id="2642" w:author="Admin" w:date="2019-02-19T02:10:00Z"/>
                <w:sz w:val="6"/>
                <w:szCs w:val="6"/>
              </w:rPr>
            </w:pPr>
          </w:p>
        </w:tc>
        <w:tc>
          <w:tcPr>
            <w:tcW w:w="20" w:type="dxa"/>
            <w:vAlign w:val="bottom"/>
          </w:tcPr>
          <w:p w:rsidR="00A33515" w:rsidDel="002260E7" w:rsidRDefault="00A33515">
            <w:pPr>
              <w:rPr>
                <w:del w:id="2643" w:author="Admin" w:date="2019-02-19T02:10:00Z"/>
                <w:sz w:val="6"/>
                <w:szCs w:val="6"/>
              </w:rPr>
            </w:pPr>
          </w:p>
        </w:tc>
        <w:tc>
          <w:tcPr>
            <w:tcW w:w="320" w:type="dxa"/>
            <w:vAlign w:val="bottom"/>
          </w:tcPr>
          <w:p w:rsidR="00A33515" w:rsidDel="002260E7" w:rsidRDefault="00A33515">
            <w:pPr>
              <w:rPr>
                <w:del w:id="2644" w:author="Admin" w:date="2019-02-19T02:10:00Z"/>
                <w:sz w:val="6"/>
                <w:szCs w:val="6"/>
              </w:rPr>
            </w:pPr>
          </w:p>
        </w:tc>
        <w:tc>
          <w:tcPr>
            <w:tcW w:w="100" w:type="dxa"/>
            <w:vAlign w:val="bottom"/>
          </w:tcPr>
          <w:p w:rsidR="00A33515" w:rsidDel="002260E7" w:rsidRDefault="00A33515">
            <w:pPr>
              <w:rPr>
                <w:del w:id="2645" w:author="Admin" w:date="2019-02-19T02:10:00Z"/>
                <w:sz w:val="6"/>
                <w:szCs w:val="6"/>
              </w:rPr>
            </w:pPr>
          </w:p>
        </w:tc>
        <w:tc>
          <w:tcPr>
            <w:tcW w:w="80" w:type="dxa"/>
            <w:vAlign w:val="bottom"/>
          </w:tcPr>
          <w:p w:rsidR="00A33515" w:rsidDel="002260E7" w:rsidRDefault="00A33515">
            <w:pPr>
              <w:rPr>
                <w:del w:id="2646" w:author="Admin" w:date="2019-02-19T02:10:00Z"/>
                <w:sz w:val="6"/>
                <w:szCs w:val="6"/>
              </w:rPr>
            </w:pPr>
          </w:p>
        </w:tc>
        <w:tc>
          <w:tcPr>
            <w:tcW w:w="0" w:type="dxa"/>
            <w:vAlign w:val="bottom"/>
          </w:tcPr>
          <w:p w:rsidR="00A33515" w:rsidDel="002260E7" w:rsidRDefault="00A33515">
            <w:pPr>
              <w:rPr>
                <w:del w:id="2647" w:author="Admin" w:date="2019-02-19T02:10:00Z"/>
                <w:sz w:val="1"/>
                <w:szCs w:val="1"/>
              </w:rPr>
            </w:pPr>
          </w:p>
        </w:tc>
      </w:tr>
    </w:tbl>
    <w:p w:rsidR="00A33515" w:rsidDel="002260E7" w:rsidRDefault="00A33515">
      <w:pPr>
        <w:spacing w:line="214" w:lineRule="exact"/>
        <w:rPr>
          <w:del w:id="2648" w:author="Admin" w:date="2019-02-19T02:10:00Z"/>
          <w:sz w:val="20"/>
          <w:szCs w:val="20"/>
        </w:rPr>
      </w:pPr>
    </w:p>
    <w:p w:rsidR="00A33515" w:rsidDel="002260E7" w:rsidRDefault="001A4D22">
      <w:pPr>
        <w:ind w:left="300"/>
        <w:rPr>
          <w:del w:id="2649" w:author="Admin" w:date="2019-02-19T02:10:00Z"/>
          <w:sz w:val="20"/>
          <w:szCs w:val="20"/>
        </w:rPr>
      </w:pPr>
      <w:del w:id="2650" w:author="Admin" w:date="2019-02-19T02:10:00Z">
        <w:r w:rsidDel="002260E7">
          <w:rPr>
            <w:rFonts w:ascii="Arial" w:eastAsia="Arial" w:hAnsi="Arial" w:cs="Arial"/>
            <w:sz w:val="20"/>
            <w:szCs w:val="20"/>
          </w:rPr>
          <w:delText>На 2</w:delText>
        </w:r>
        <w:r w:rsidDel="002260E7">
          <w:rPr>
            <w:rFonts w:ascii="Arial" w:eastAsia="Arial" w:hAnsi="Arial" w:cs="Arial"/>
            <w:i/>
            <w:iCs/>
            <w:sz w:val="20"/>
            <w:szCs w:val="20"/>
          </w:rPr>
          <w:delText>k</w:delText>
        </w:r>
        <w:r w:rsidDel="002260E7">
          <w:rPr>
            <w:rFonts w:ascii="Arial" w:eastAsia="Arial" w:hAnsi="Arial" w:cs="Arial"/>
            <w:sz w:val="20"/>
            <w:szCs w:val="20"/>
          </w:rPr>
          <w:delText>–м шаге мы отрезаем с правой стороны кусок длиной</w:delText>
        </w:r>
      </w:del>
    </w:p>
    <w:tbl>
      <w:tblPr>
        <w:tblW w:w="0" w:type="auto"/>
        <w:tblInd w:w="2560" w:type="dxa"/>
        <w:tblLayout w:type="fixed"/>
        <w:tblCellMar>
          <w:left w:w="0" w:type="dxa"/>
          <w:right w:w="0" w:type="dxa"/>
        </w:tblCellMar>
        <w:tblLook w:val="04A0" w:firstRow="1" w:lastRow="0" w:firstColumn="1" w:lastColumn="0" w:noHBand="0" w:noVBand="1"/>
      </w:tblPr>
      <w:tblGrid>
        <w:gridCol w:w="100"/>
        <w:gridCol w:w="200"/>
        <w:gridCol w:w="100"/>
        <w:gridCol w:w="500"/>
        <w:gridCol w:w="100"/>
        <w:gridCol w:w="420"/>
        <w:gridCol w:w="120"/>
        <w:gridCol w:w="240"/>
        <w:gridCol w:w="20"/>
      </w:tblGrid>
      <w:tr w:rsidR="00A33515" w:rsidDel="002260E7">
        <w:trPr>
          <w:trHeight w:val="253"/>
          <w:del w:id="2651" w:author="Admin" w:date="2019-02-19T02:10:00Z"/>
        </w:trPr>
        <w:tc>
          <w:tcPr>
            <w:tcW w:w="300" w:type="dxa"/>
            <w:gridSpan w:val="2"/>
            <w:vAlign w:val="bottom"/>
          </w:tcPr>
          <w:p w:rsidR="00A33515" w:rsidDel="002260E7" w:rsidRDefault="001A4D22">
            <w:pPr>
              <w:rPr>
                <w:del w:id="2652" w:author="Admin" w:date="2019-02-19T02:10:00Z"/>
                <w:sz w:val="20"/>
                <w:szCs w:val="20"/>
              </w:rPr>
            </w:pPr>
            <w:del w:id="2653" w:author="Admin" w:date="2019-02-19T02:10:00Z">
              <w:r w:rsidDel="002260E7">
                <w:rPr>
                  <w:rFonts w:ascii="Arial" w:eastAsia="Arial" w:hAnsi="Arial" w:cs="Arial"/>
                  <w:sz w:val="20"/>
                  <w:szCs w:val="20"/>
                </w:rPr>
                <w:delText>4</w:delText>
              </w:r>
            </w:del>
          </w:p>
        </w:tc>
        <w:tc>
          <w:tcPr>
            <w:tcW w:w="100" w:type="dxa"/>
            <w:vAlign w:val="bottom"/>
          </w:tcPr>
          <w:p w:rsidR="00A33515" w:rsidDel="002260E7" w:rsidRDefault="001A4D22">
            <w:pPr>
              <w:jc w:val="right"/>
              <w:rPr>
                <w:del w:id="2654" w:author="Admin" w:date="2019-02-19T02:10:00Z"/>
                <w:sz w:val="20"/>
                <w:szCs w:val="20"/>
              </w:rPr>
            </w:pPr>
            <w:del w:id="2655" w:author="Admin" w:date="2019-02-19T02:10:00Z">
              <w:r w:rsidDel="002260E7">
                <w:rPr>
                  <w:rFonts w:ascii="Arial" w:eastAsia="Arial" w:hAnsi="Arial" w:cs="Arial"/>
                  <w:w w:val="71"/>
                  <w:sz w:val="20"/>
                  <w:szCs w:val="20"/>
                </w:rPr>
                <w:delText>4</w:delText>
              </w:r>
            </w:del>
          </w:p>
        </w:tc>
        <w:tc>
          <w:tcPr>
            <w:tcW w:w="500" w:type="dxa"/>
            <w:vAlign w:val="bottom"/>
          </w:tcPr>
          <w:p w:rsidR="00A33515" w:rsidDel="002260E7" w:rsidRDefault="001A4D22">
            <w:pPr>
              <w:spacing w:line="252" w:lineRule="exact"/>
              <w:jc w:val="right"/>
              <w:rPr>
                <w:del w:id="2656" w:author="Admin" w:date="2019-02-19T02:10:00Z"/>
                <w:sz w:val="20"/>
                <w:szCs w:val="20"/>
              </w:rPr>
            </w:pPr>
            <w:del w:id="2657" w:author="Admin" w:date="2019-02-19T02:10:00Z">
              <w:r w:rsidDel="002260E7">
                <w:rPr>
                  <w:rFonts w:eastAsia="Times New Roman"/>
                  <w:sz w:val="29"/>
                  <w:szCs w:val="29"/>
                  <w:vertAlign w:val="superscript"/>
                </w:rPr>
                <w:delText>(</w:delText>
              </w:r>
              <w:r w:rsidDel="002260E7">
                <w:rPr>
                  <w:rFonts w:eastAsia="Times New Roman"/>
                  <w:sz w:val="16"/>
                  <w:szCs w:val="16"/>
                </w:rPr>
                <w:delText>(</w:delText>
              </w:r>
            </w:del>
          </w:p>
        </w:tc>
        <w:tc>
          <w:tcPr>
            <w:tcW w:w="100" w:type="dxa"/>
            <w:vAlign w:val="bottom"/>
          </w:tcPr>
          <w:p w:rsidR="00A33515" w:rsidDel="002260E7" w:rsidRDefault="001A4D22">
            <w:pPr>
              <w:jc w:val="right"/>
              <w:rPr>
                <w:del w:id="2658" w:author="Admin" w:date="2019-02-19T02:10:00Z"/>
                <w:sz w:val="20"/>
                <w:szCs w:val="20"/>
              </w:rPr>
            </w:pPr>
            <w:del w:id="2659" w:author="Admin" w:date="2019-02-19T02:10:00Z">
              <w:r w:rsidDel="002260E7">
                <w:rPr>
                  <w:rFonts w:ascii="Arial" w:eastAsia="Arial" w:hAnsi="Arial" w:cs="Arial"/>
                  <w:w w:val="71"/>
                  <w:sz w:val="20"/>
                  <w:szCs w:val="20"/>
                </w:rPr>
                <w:delText>4</w:delText>
              </w:r>
            </w:del>
          </w:p>
        </w:tc>
        <w:tc>
          <w:tcPr>
            <w:tcW w:w="420" w:type="dxa"/>
            <w:vAlign w:val="bottom"/>
          </w:tcPr>
          <w:p w:rsidR="00A33515" w:rsidDel="002260E7" w:rsidRDefault="001A4D22">
            <w:pPr>
              <w:spacing w:line="252" w:lineRule="exact"/>
              <w:jc w:val="center"/>
              <w:rPr>
                <w:del w:id="2660" w:author="Admin" w:date="2019-02-19T02:10:00Z"/>
                <w:sz w:val="20"/>
                <w:szCs w:val="20"/>
              </w:rPr>
            </w:pPr>
            <w:del w:id="2661" w:author="Admin" w:date="2019-02-19T02:10:00Z">
              <w:r w:rsidDel="002260E7">
                <w:rPr>
                  <w:rFonts w:eastAsia="Times New Roman"/>
                  <w:sz w:val="29"/>
                  <w:szCs w:val="29"/>
                  <w:vertAlign w:val="subscript"/>
                </w:rPr>
                <w:delText>)</w:delText>
              </w:r>
              <w:r w:rsidDel="002260E7">
                <w:rPr>
                  <w:rFonts w:eastAsia="Times New Roman"/>
                  <w:sz w:val="16"/>
                  <w:szCs w:val="16"/>
                </w:rPr>
                <w:delText xml:space="preserve"> )</w:delText>
              </w:r>
            </w:del>
          </w:p>
        </w:tc>
        <w:tc>
          <w:tcPr>
            <w:tcW w:w="120" w:type="dxa"/>
            <w:vMerge w:val="restart"/>
            <w:vAlign w:val="bottom"/>
          </w:tcPr>
          <w:p w:rsidR="00A33515" w:rsidDel="002260E7" w:rsidRDefault="001A4D22">
            <w:pPr>
              <w:rPr>
                <w:del w:id="2662" w:author="Admin" w:date="2019-02-19T02:10:00Z"/>
                <w:sz w:val="20"/>
                <w:szCs w:val="20"/>
              </w:rPr>
            </w:pPr>
            <w:del w:id="2663" w:author="Admin" w:date="2019-02-19T02:10:00Z">
              <w:r w:rsidDel="002260E7">
                <w:rPr>
                  <w:rFonts w:ascii="Arial" w:eastAsia="Arial" w:hAnsi="Arial" w:cs="Arial"/>
                  <w:i/>
                  <w:iCs/>
                  <w:sz w:val="14"/>
                  <w:szCs w:val="14"/>
                </w:rPr>
                <w:delText>k</w:delText>
              </w:r>
            </w:del>
          </w:p>
        </w:tc>
        <w:tc>
          <w:tcPr>
            <w:tcW w:w="240" w:type="dxa"/>
            <w:vAlign w:val="bottom"/>
          </w:tcPr>
          <w:p w:rsidR="00A33515" w:rsidDel="002260E7" w:rsidRDefault="001A4D22">
            <w:pPr>
              <w:jc w:val="right"/>
              <w:rPr>
                <w:del w:id="2664" w:author="Admin" w:date="2019-02-19T02:10:00Z"/>
                <w:sz w:val="20"/>
                <w:szCs w:val="20"/>
              </w:rPr>
            </w:pPr>
            <w:del w:id="2665" w:author="Admin" w:date="2019-02-19T02:10:00Z">
              <w:r w:rsidDel="002260E7">
                <w:rPr>
                  <w:rFonts w:eastAsia="Times New Roman"/>
                  <w:i/>
                  <w:iCs/>
                  <w:sz w:val="20"/>
                  <w:szCs w:val="20"/>
                </w:rPr>
                <w:delText>:</w:delText>
              </w:r>
            </w:del>
          </w:p>
        </w:tc>
        <w:tc>
          <w:tcPr>
            <w:tcW w:w="0" w:type="dxa"/>
            <w:vAlign w:val="bottom"/>
          </w:tcPr>
          <w:p w:rsidR="00A33515" w:rsidDel="002260E7" w:rsidRDefault="00A33515">
            <w:pPr>
              <w:rPr>
                <w:del w:id="2666" w:author="Admin" w:date="2019-02-19T02:10:00Z"/>
                <w:sz w:val="1"/>
                <w:szCs w:val="1"/>
              </w:rPr>
            </w:pPr>
          </w:p>
        </w:tc>
      </w:tr>
      <w:tr w:rsidR="00A33515" w:rsidDel="002260E7">
        <w:trPr>
          <w:trHeight w:val="175"/>
          <w:del w:id="2667" w:author="Admin" w:date="2019-02-19T02:10:00Z"/>
        </w:trPr>
        <w:tc>
          <w:tcPr>
            <w:tcW w:w="100" w:type="dxa"/>
            <w:vMerge w:val="restart"/>
            <w:vAlign w:val="bottom"/>
          </w:tcPr>
          <w:p w:rsidR="00A33515" w:rsidDel="002260E7" w:rsidRDefault="001A4D22">
            <w:pPr>
              <w:rPr>
                <w:del w:id="2668" w:author="Admin" w:date="2019-02-19T02:10:00Z"/>
                <w:sz w:val="20"/>
                <w:szCs w:val="20"/>
              </w:rPr>
            </w:pPr>
            <w:del w:id="2669" w:author="Admin" w:date="2019-02-19T02:10:00Z">
              <w:r w:rsidDel="002260E7">
                <w:rPr>
                  <w:rFonts w:ascii="Arial" w:eastAsia="Arial" w:hAnsi="Arial" w:cs="Arial"/>
                  <w:w w:val="71"/>
                  <w:sz w:val="20"/>
                  <w:szCs w:val="20"/>
                </w:rPr>
                <w:delText>3</w:delText>
              </w:r>
            </w:del>
          </w:p>
        </w:tc>
        <w:tc>
          <w:tcPr>
            <w:tcW w:w="200" w:type="dxa"/>
            <w:vAlign w:val="bottom"/>
          </w:tcPr>
          <w:p w:rsidR="00A33515" w:rsidDel="002260E7" w:rsidRDefault="00A33515">
            <w:pPr>
              <w:rPr>
                <w:del w:id="2670" w:author="Admin" w:date="2019-02-19T02:10:00Z"/>
                <w:sz w:val="15"/>
                <w:szCs w:val="15"/>
              </w:rPr>
            </w:pPr>
          </w:p>
        </w:tc>
        <w:tc>
          <w:tcPr>
            <w:tcW w:w="100" w:type="dxa"/>
            <w:vMerge w:val="restart"/>
            <w:vAlign w:val="bottom"/>
          </w:tcPr>
          <w:p w:rsidR="00A33515" w:rsidDel="002260E7" w:rsidRDefault="001A4D22">
            <w:pPr>
              <w:jc w:val="right"/>
              <w:rPr>
                <w:del w:id="2671" w:author="Admin" w:date="2019-02-19T02:10:00Z"/>
                <w:sz w:val="20"/>
                <w:szCs w:val="20"/>
              </w:rPr>
            </w:pPr>
            <w:del w:id="2672" w:author="Admin" w:date="2019-02-19T02:10:00Z">
              <w:r w:rsidDel="002260E7">
                <w:rPr>
                  <w:rFonts w:ascii="Arial" w:eastAsia="Arial" w:hAnsi="Arial" w:cs="Arial"/>
                  <w:w w:val="71"/>
                  <w:sz w:val="20"/>
                  <w:szCs w:val="20"/>
                </w:rPr>
                <w:delText>1</w:delText>
              </w:r>
            </w:del>
          </w:p>
        </w:tc>
        <w:tc>
          <w:tcPr>
            <w:tcW w:w="500" w:type="dxa"/>
            <w:vAlign w:val="bottom"/>
          </w:tcPr>
          <w:p w:rsidR="00A33515" w:rsidDel="002260E7" w:rsidRDefault="00A33515">
            <w:pPr>
              <w:rPr>
                <w:del w:id="2673" w:author="Admin" w:date="2019-02-19T02:10:00Z"/>
                <w:sz w:val="15"/>
                <w:szCs w:val="15"/>
              </w:rPr>
            </w:pPr>
          </w:p>
        </w:tc>
        <w:tc>
          <w:tcPr>
            <w:tcW w:w="100" w:type="dxa"/>
            <w:vMerge w:val="restart"/>
            <w:vAlign w:val="bottom"/>
          </w:tcPr>
          <w:p w:rsidR="00A33515" w:rsidDel="002260E7" w:rsidRDefault="001A4D22">
            <w:pPr>
              <w:jc w:val="right"/>
              <w:rPr>
                <w:del w:id="2674" w:author="Admin" w:date="2019-02-19T02:10:00Z"/>
                <w:sz w:val="20"/>
                <w:szCs w:val="20"/>
              </w:rPr>
            </w:pPr>
            <w:del w:id="2675" w:author="Admin" w:date="2019-02-19T02:10:00Z">
              <w:r w:rsidDel="002260E7">
                <w:rPr>
                  <w:rFonts w:ascii="Arial" w:eastAsia="Arial" w:hAnsi="Arial" w:cs="Arial"/>
                  <w:w w:val="71"/>
                  <w:sz w:val="20"/>
                  <w:szCs w:val="20"/>
                </w:rPr>
                <w:delText>3</w:delText>
              </w:r>
            </w:del>
          </w:p>
        </w:tc>
        <w:tc>
          <w:tcPr>
            <w:tcW w:w="420" w:type="dxa"/>
            <w:vMerge w:val="restart"/>
            <w:vAlign w:val="bottom"/>
          </w:tcPr>
          <w:p w:rsidR="00A33515" w:rsidDel="002260E7" w:rsidRDefault="001A4D22">
            <w:pPr>
              <w:ind w:right="84"/>
              <w:jc w:val="right"/>
              <w:rPr>
                <w:del w:id="2676" w:author="Admin" w:date="2019-02-19T02:10:00Z"/>
                <w:sz w:val="20"/>
                <w:szCs w:val="20"/>
              </w:rPr>
            </w:pPr>
            <w:del w:id="2677" w:author="Admin" w:date="2019-02-19T02:10:00Z">
              <w:r w:rsidDel="002260E7">
                <w:rPr>
                  <w:rFonts w:ascii="Arial" w:eastAsia="Arial" w:hAnsi="Arial" w:cs="Arial"/>
                  <w:sz w:val="14"/>
                  <w:szCs w:val="14"/>
                </w:rPr>
                <w:delText>2</w:delText>
              </w:r>
            </w:del>
          </w:p>
        </w:tc>
        <w:tc>
          <w:tcPr>
            <w:tcW w:w="120" w:type="dxa"/>
            <w:vMerge/>
            <w:vAlign w:val="bottom"/>
          </w:tcPr>
          <w:p w:rsidR="00A33515" w:rsidDel="002260E7" w:rsidRDefault="00A33515">
            <w:pPr>
              <w:rPr>
                <w:del w:id="2678" w:author="Admin" w:date="2019-02-19T02:10:00Z"/>
                <w:sz w:val="15"/>
                <w:szCs w:val="15"/>
              </w:rPr>
            </w:pPr>
          </w:p>
        </w:tc>
        <w:tc>
          <w:tcPr>
            <w:tcW w:w="240" w:type="dxa"/>
            <w:vAlign w:val="bottom"/>
          </w:tcPr>
          <w:p w:rsidR="00A33515" w:rsidDel="002260E7" w:rsidRDefault="001A4D22">
            <w:pPr>
              <w:ind w:right="15"/>
              <w:jc w:val="right"/>
              <w:rPr>
                <w:del w:id="2679" w:author="Admin" w:date="2019-02-19T02:10:00Z"/>
                <w:sz w:val="20"/>
                <w:szCs w:val="20"/>
              </w:rPr>
            </w:pPr>
            <w:del w:id="2680" w:author="Admin" w:date="2019-02-19T02:10:00Z">
              <w:r w:rsidDel="002260E7">
                <w:rPr>
                  <w:rFonts w:ascii="Arial" w:eastAsia="Arial" w:hAnsi="Arial" w:cs="Arial"/>
                  <w:sz w:val="14"/>
                  <w:szCs w:val="14"/>
                </w:rPr>
                <w:delText>1</w:delText>
              </w:r>
            </w:del>
          </w:p>
        </w:tc>
        <w:tc>
          <w:tcPr>
            <w:tcW w:w="0" w:type="dxa"/>
            <w:vAlign w:val="bottom"/>
          </w:tcPr>
          <w:p w:rsidR="00A33515" w:rsidDel="002260E7" w:rsidRDefault="00A33515">
            <w:pPr>
              <w:rPr>
                <w:del w:id="2681" w:author="Admin" w:date="2019-02-19T02:10:00Z"/>
                <w:sz w:val="1"/>
                <w:szCs w:val="1"/>
              </w:rPr>
            </w:pPr>
          </w:p>
        </w:tc>
      </w:tr>
      <w:tr w:rsidR="00A33515" w:rsidDel="002260E7">
        <w:trPr>
          <w:trHeight w:val="151"/>
          <w:del w:id="2682" w:author="Admin" w:date="2019-02-19T02:10:00Z"/>
        </w:trPr>
        <w:tc>
          <w:tcPr>
            <w:tcW w:w="100" w:type="dxa"/>
            <w:vMerge/>
            <w:vAlign w:val="bottom"/>
          </w:tcPr>
          <w:p w:rsidR="00A33515" w:rsidDel="002260E7" w:rsidRDefault="00A33515">
            <w:pPr>
              <w:rPr>
                <w:del w:id="2683" w:author="Admin" w:date="2019-02-19T02:10:00Z"/>
                <w:sz w:val="13"/>
                <w:szCs w:val="13"/>
              </w:rPr>
            </w:pPr>
          </w:p>
        </w:tc>
        <w:tc>
          <w:tcPr>
            <w:tcW w:w="200" w:type="dxa"/>
            <w:vAlign w:val="bottom"/>
          </w:tcPr>
          <w:p w:rsidR="00A33515" w:rsidDel="002260E7" w:rsidRDefault="00A33515">
            <w:pPr>
              <w:rPr>
                <w:del w:id="2684" w:author="Admin" w:date="2019-02-19T02:10:00Z"/>
                <w:sz w:val="13"/>
                <w:szCs w:val="13"/>
              </w:rPr>
            </w:pPr>
          </w:p>
        </w:tc>
        <w:tc>
          <w:tcPr>
            <w:tcW w:w="100" w:type="dxa"/>
            <w:vMerge/>
            <w:vAlign w:val="bottom"/>
          </w:tcPr>
          <w:p w:rsidR="00A33515" w:rsidDel="002260E7" w:rsidRDefault="00A33515">
            <w:pPr>
              <w:rPr>
                <w:del w:id="2685" w:author="Admin" w:date="2019-02-19T02:10:00Z"/>
                <w:sz w:val="13"/>
                <w:szCs w:val="13"/>
              </w:rPr>
            </w:pPr>
          </w:p>
        </w:tc>
        <w:tc>
          <w:tcPr>
            <w:tcW w:w="500" w:type="dxa"/>
            <w:vAlign w:val="bottom"/>
          </w:tcPr>
          <w:p w:rsidR="00A33515" w:rsidDel="002260E7" w:rsidRDefault="00A33515">
            <w:pPr>
              <w:rPr>
                <w:del w:id="2686" w:author="Admin" w:date="2019-02-19T02:10:00Z"/>
                <w:sz w:val="13"/>
                <w:szCs w:val="13"/>
              </w:rPr>
            </w:pPr>
          </w:p>
        </w:tc>
        <w:tc>
          <w:tcPr>
            <w:tcW w:w="100" w:type="dxa"/>
            <w:vMerge/>
            <w:vAlign w:val="bottom"/>
          </w:tcPr>
          <w:p w:rsidR="00A33515" w:rsidDel="002260E7" w:rsidRDefault="00A33515">
            <w:pPr>
              <w:rPr>
                <w:del w:id="2687" w:author="Admin" w:date="2019-02-19T02:10:00Z"/>
                <w:sz w:val="13"/>
                <w:szCs w:val="13"/>
              </w:rPr>
            </w:pPr>
          </w:p>
        </w:tc>
        <w:tc>
          <w:tcPr>
            <w:tcW w:w="420" w:type="dxa"/>
            <w:vMerge/>
            <w:vAlign w:val="bottom"/>
          </w:tcPr>
          <w:p w:rsidR="00A33515" w:rsidDel="002260E7" w:rsidRDefault="00A33515">
            <w:pPr>
              <w:rPr>
                <w:del w:id="2688" w:author="Admin" w:date="2019-02-19T02:10:00Z"/>
                <w:sz w:val="13"/>
                <w:szCs w:val="13"/>
              </w:rPr>
            </w:pPr>
          </w:p>
        </w:tc>
        <w:tc>
          <w:tcPr>
            <w:tcW w:w="120" w:type="dxa"/>
            <w:vAlign w:val="bottom"/>
          </w:tcPr>
          <w:p w:rsidR="00A33515" w:rsidDel="002260E7" w:rsidRDefault="00A33515">
            <w:pPr>
              <w:rPr>
                <w:del w:id="2689" w:author="Admin" w:date="2019-02-19T02:10:00Z"/>
                <w:sz w:val="13"/>
                <w:szCs w:val="13"/>
              </w:rPr>
            </w:pPr>
          </w:p>
        </w:tc>
        <w:tc>
          <w:tcPr>
            <w:tcW w:w="240" w:type="dxa"/>
            <w:vAlign w:val="bottom"/>
          </w:tcPr>
          <w:p w:rsidR="00A33515" w:rsidDel="002260E7" w:rsidRDefault="00A33515">
            <w:pPr>
              <w:rPr>
                <w:del w:id="2690" w:author="Admin" w:date="2019-02-19T02:10:00Z"/>
                <w:sz w:val="13"/>
                <w:szCs w:val="13"/>
              </w:rPr>
            </w:pPr>
          </w:p>
        </w:tc>
        <w:tc>
          <w:tcPr>
            <w:tcW w:w="0" w:type="dxa"/>
            <w:vAlign w:val="bottom"/>
          </w:tcPr>
          <w:p w:rsidR="00A33515" w:rsidDel="002260E7" w:rsidRDefault="00A33515">
            <w:pPr>
              <w:rPr>
                <w:del w:id="2691" w:author="Admin" w:date="2019-02-19T02:10:00Z"/>
                <w:sz w:val="1"/>
                <w:szCs w:val="1"/>
              </w:rPr>
            </w:pPr>
          </w:p>
        </w:tc>
      </w:tr>
      <w:tr w:rsidR="00A33515" w:rsidDel="002260E7">
        <w:trPr>
          <w:trHeight w:val="27"/>
          <w:del w:id="2692" w:author="Admin" w:date="2019-02-19T02:10:00Z"/>
        </w:trPr>
        <w:tc>
          <w:tcPr>
            <w:tcW w:w="100" w:type="dxa"/>
            <w:tcBorders>
              <w:bottom w:val="single" w:sz="8" w:space="0" w:color="auto"/>
            </w:tcBorders>
            <w:vAlign w:val="bottom"/>
          </w:tcPr>
          <w:p w:rsidR="00A33515" w:rsidDel="002260E7" w:rsidRDefault="00A33515">
            <w:pPr>
              <w:rPr>
                <w:del w:id="2693" w:author="Admin" w:date="2019-02-19T02:10:00Z"/>
                <w:sz w:val="2"/>
                <w:szCs w:val="2"/>
              </w:rPr>
            </w:pPr>
          </w:p>
        </w:tc>
        <w:tc>
          <w:tcPr>
            <w:tcW w:w="200" w:type="dxa"/>
            <w:vAlign w:val="bottom"/>
          </w:tcPr>
          <w:p w:rsidR="00A33515" w:rsidDel="002260E7" w:rsidRDefault="00A33515">
            <w:pPr>
              <w:rPr>
                <w:del w:id="2694" w:author="Admin" w:date="2019-02-19T02:10:00Z"/>
                <w:sz w:val="2"/>
                <w:szCs w:val="2"/>
              </w:rPr>
            </w:pPr>
          </w:p>
        </w:tc>
        <w:tc>
          <w:tcPr>
            <w:tcW w:w="100" w:type="dxa"/>
            <w:tcBorders>
              <w:bottom w:val="single" w:sz="8" w:space="0" w:color="auto"/>
            </w:tcBorders>
            <w:vAlign w:val="bottom"/>
          </w:tcPr>
          <w:p w:rsidR="00A33515" w:rsidDel="002260E7" w:rsidRDefault="00A33515">
            <w:pPr>
              <w:rPr>
                <w:del w:id="2695" w:author="Admin" w:date="2019-02-19T02:10:00Z"/>
                <w:sz w:val="2"/>
                <w:szCs w:val="2"/>
              </w:rPr>
            </w:pPr>
          </w:p>
        </w:tc>
        <w:tc>
          <w:tcPr>
            <w:tcW w:w="500" w:type="dxa"/>
            <w:vAlign w:val="bottom"/>
          </w:tcPr>
          <w:p w:rsidR="00A33515" w:rsidDel="002260E7" w:rsidRDefault="00A33515">
            <w:pPr>
              <w:rPr>
                <w:del w:id="2696" w:author="Admin" w:date="2019-02-19T02:10:00Z"/>
                <w:sz w:val="2"/>
                <w:szCs w:val="2"/>
              </w:rPr>
            </w:pPr>
          </w:p>
        </w:tc>
        <w:tc>
          <w:tcPr>
            <w:tcW w:w="100" w:type="dxa"/>
            <w:tcBorders>
              <w:bottom w:val="single" w:sz="8" w:space="0" w:color="auto"/>
            </w:tcBorders>
            <w:vAlign w:val="bottom"/>
          </w:tcPr>
          <w:p w:rsidR="00A33515" w:rsidDel="002260E7" w:rsidRDefault="00A33515">
            <w:pPr>
              <w:rPr>
                <w:del w:id="2697" w:author="Admin" w:date="2019-02-19T02:10:00Z"/>
                <w:sz w:val="2"/>
                <w:szCs w:val="2"/>
              </w:rPr>
            </w:pPr>
          </w:p>
        </w:tc>
        <w:tc>
          <w:tcPr>
            <w:tcW w:w="420" w:type="dxa"/>
            <w:vAlign w:val="bottom"/>
          </w:tcPr>
          <w:p w:rsidR="00A33515" w:rsidDel="002260E7" w:rsidRDefault="00A33515">
            <w:pPr>
              <w:rPr>
                <w:del w:id="2698" w:author="Admin" w:date="2019-02-19T02:10:00Z"/>
                <w:sz w:val="2"/>
                <w:szCs w:val="2"/>
              </w:rPr>
            </w:pPr>
          </w:p>
        </w:tc>
        <w:tc>
          <w:tcPr>
            <w:tcW w:w="120" w:type="dxa"/>
            <w:vAlign w:val="bottom"/>
          </w:tcPr>
          <w:p w:rsidR="00A33515" w:rsidDel="002260E7" w:rsidRDefault="00A33515">
            <w:pPr>
              <w:rPr>
                <w:del w:id="2699" w:author="Admin" w:date="2019-02-19T02:10:00Z"/>
                <w:sz w:val="2"/>
                <w:szCs w:val="2"/>
              </w:rPr>
            </w:pPr>
          </w:p>
        </w:tc>
        <w:tc>
          <w:tcPr>
            <w:tcW w:w="240" w:type="dxa"/>
            <w:vAlign w:val="bottom"/>
          </w:tcPr>
          <w:p w:rsidR="00A33515" w:rsidDel="002260E7" w:rsidRDefault="00A33515">
            <w:pPr>
              <w:rPr>
                <w:del w:id="2700" w:author="Admin" w:date="2019-02-19T02:10:00Z"/>
                <w:sz w:val="2"/>
                <w:szCs w:val="2"/>
              </w:rPr>
            </w:pPr>
          </w:p>
        </w:tc>
        <w:tc>
          <w:tcPr>
            <w:tcW w:w="0" w:type="dxa"/>
            <w:vAlign w:val="bottom"/>
          </w:tcPr>
          <w:p w:rsidR="00A33515" w:rsidDel="002260E7" w:rsidRDefault="00A33515">
            <w:pPr>
              <w:rPr>
                <w:del w:id="2701" w:author="Admin" w:date="2019-02-19T02:10:00Z"/>
                <w:sz w:val="1"/>
                <w:szCs w:val="1"/>
              </w:rPr>
            </w:pPr>
          </w:p>
        </w:tc>
      </w:tr>
    </w:tbl>
    <w:p w:rsidR="00A33515" w:rsidDel="002260E7" w:rsidRDefault="00A33515">
      <w:pPr>
        <w:spacing w:line="200" w:lineRule="exact"/>
        <w:rPr>
          <w:del w:id="2702" w:author="Admin" w:date="2019-02-19T02:10:00Z"/>
          <w:sz w:val="20"/>
          <w:szCs w:val="20"/>
        </w:rPr>
      </w:pPr>
    </w:p>
    <w:p w:rsidR="00A33515" w:rsidDel="002260E7" w:rsidRDefault="00A33515">
      <w:pPr>
        <w:spacing w:line="370" w:lineRule="exact"/>
        <w:rPr>
          <w:del w:id="2703" w:author="Admin" w:date="2019-02-19T02:10:00Z"/>
          <w:sz w:val="20"/>
          <w:szCs w:val="20"/>
        </w:rPr>
      </w:pPr>
    </w:p>
    <w:p w:rsidR="00A33515" w:rsidDel="002260E7" w:rsidRDefault="001A4D22">
      <w:pPr>
        <w:ind w:left="300"/>
        <w:rPr>
          <w:del w:id="2704" w:author="Admin" w:date="2019-02-19T02:10:00Z"/>
          <w:sz w:val="20"/>
          <w:szCs w:val="20"/>
        </w:rPr>
      </w:pPr>
      <w:del w:id="2705" w:author="Admin" w:date="2019-02-19T02:10:00Z">
        <w:r w:rsidDel="002260E7">
          <w:rPr>
            <w:rFonts w:ascii="Arial" w:eastAsia="Arial" w:hAnsi="Arial" w:cs="Arial"/>
            <w:sz w:val="20"/>
            <w:szCs w:val="20"/>
          </w:rPr>
          <w:delText>Поэтому всего с правой стороны будет отрезано</w:delText>
        </w:r>
      </w:del>
    </w:p>
    <w:p w:rsidR="00A33515" w:rsidDel="002260E7" w:rsidRDefault="00A33515">
      <w:pPr>
        <w:spacing w:line="198" w:lineRule="exact"/>
        <w:rPr>
          <w:del w:id="2706" w:author="Admin" w:date="2019-02-19T02:10:00Z"/>
          <w:sz w:val="20"/>
          <w:szCs w:val="20"/>
        </w:rPr>
      </w:pPr>
    </w:p>
    <w:tbl>
      <w:tblPr>
        <w:tblW w:w="0" w:type="auto"/>
        <w:tblInd w:w="3000" w:type="dxa"/>
        <w:tblLayout w:type="fixed"/>
        <w:tblCellMar>
          <w:left w:w="0" w:type="dxa"/>
          <w:right w:w="0" w:type="dxa"/>
        </w:tblCellMar>
        <w:tblLook w:val="04A0" w:firstRow="1" w:lastRow="0" w:firstColumn="1" w:lastColumn="0" w:noHBand="0" w:noVBand="1"/>
      </w:tblPr>
      <w:tblGrid>
        <w:gridCol w:w="100"/>
        <w:gridCol w:w="200"/>
        <w:gridCol w:w="100"/>
        <w:gridCol w:w="320"/>
        <w:gridCol w:w="100"/>
        <w:gridCol w:w="80"/>
        <w:gridCol w:w="20"/>
      </w:tblGrid>
      <w:tr w:rsidR="00A33515" w:rsidDel="002260E7">
        <w:trPr>
          <w:trHeight w:val="253"/>
          <w:del w:id="2707" w:author="Admin" w:date="2019-02-19T02:10:00Z"/>
        </w:trPr>
        <w:tc>
          <w:tcPr>
            <w:tcW w:w="100" w:type="dxa"/>
            <w:vAlign w:val="bottom"/>
          </w:tcPr>
          <w:p w:rsidR="00A33515" w:rsidDel="002260E7" w:rsidRDefault="001A4D22">
            <w:pPr>
              <w:jc w:val="right"/>
              <w:rPr>
                <w:del w:id="2708" w:author="Admin" w:date="2019-02-19T02:10:00Z"/>
                <w:sz w:val="20"/>
                <w:szCs w:val="20"/>
              </w:rPr>
            </w:pPr>
            <w:del w:id="2709" w:author="Admin" w:date="2019-02-19T02:10:00Z">
              <w:r w:rsidDel="002260E7">
                <w:rPr>
                  <w:rFonts w:ascii="Arial" w:eastAsia="Arial" w:hAnsi="Arial" w:cs="Arial"/>
                  <w:w w:val="71"/>
                  <w:sz w:val="20"/>
                  <w:szCs w:val="20"/>
                </w:rPr>
                <w:delText>3</w:delText>
              </w:r>
            </w:del>
          </w:p>
        </w:tc>
        <w:tc>
          <w:tcPr>
            <w:tcW w:w="200" w:type="dxa"/>
            <w:vMerge w:val="restart"/>
            <w:vAlign w:val="bottom"/>
          </w:tcPr>
          <w:p w:rsidR="00A33515" w:rsidDel="002260E7" w:rsidRDefault="00A33515">
            <w:pPr>
              <w:rPr>
                <w:del w:id="2710" w:author="Admin" w:date="2019-02-19T02:10:00Z"/>
              </w:rPr>
            </w:pPr>
          </w:p>
        </w:tc>
        <w:tc>
          <w:tcPr>
            <w:tcW w:w="100" w:type="dxa"/>
            <w:vAlign w:val="bottom"/>
          </w:tcPr>
          <w:p w:rsidR="00A33515" w:rsidDel="002260E7" w:rsidRDefault="001A4D22">
            <w:pPr>
              <w:jc w:val="right"/>
              <w:rPr>
                <w:del w:id="2711" w:author="Admin" w:date="2019-02-19T02:10:00Z"/>
                <w:sz w:val="20"/>
                <w:szCs w:val="20"/>
              </w:rPr>
            </w:pPr>
            <w:del w:id="2712" w:author="Admin" w:date="2019-02-19T02:10:00Z">
              <w:r w:rsidDel="002260E7">
                <w:rPr>
                  <w:rFonts w:ascii="Arial" w:eastAsia="Arial" w:hAnsi="Arial" w:cs="Arial"/>
                  <w:w w:val="71"/>
                  <w:sz w:val="20"/>
                  <w:szCs w:val="20"/>
                </w:rPr>
                <w:delText>4</w:delText>
              </w:r>
            </w:del>
          </w:p>
        </w:tc>
        <w:tc>
          <w:tcPr>
            <w:tcW w:w="320" w:type="dxa"/>
            <w:vMerge w:val="restart"/>
            <w:vAlign w:val="bottom"/>
          </w:tcPr>
          <w:p w:rsidR="00A33515" w:rsidDel="002260E7" w:rsidRDefault="001A4D22">
            <w:pPr>
              <w:jc w:val="right"/>
              <w:rPr>
                <w:del w:id="2713" w:author="Admin" w:date="2019-02-19T02:10:00Z"/>
                <w:sz w:val="20"/>
                <w:szCs w:val="20"/>
              </w:rPr>
            </w:pPr>
            <w:del w:id="2714" w:author="Admin" w:date="2019-02-19T02:10:00Z">
              <w:r w:rsidDel="002260E7">
                <w:rPr>
                  <w:rFonts w:eastAsia="Times New Roman"/>
                  <w:sz w:val="20"/>
                  <w:szCs w:val="20"/>
                </w:rPr>
                <w:delText>=</w:delText>
              </w:r>
            </w:del>
          </w:p>
        </w:tc>
        <w:tc>
          <w:tcPr>
            <w:tcW w:w="100" w:type="dxa"/>
            <w:vAlign w:val="bottom"/>
          </w:tcPr>
          <w:p w:rsidR="00A33515" w:rsidDel="002260E7" w:rsidRDefault="001A4D22">
            <w:pPr>
              <w:jc w:val="right"/>
              <w:rPr>
                <w:del w:id="2715" w:author="Admin" w:date="2019-02-19T02:10:00Z"/>
                <w:sz w:val="20"/>
                <w:szCs w:val="20"/>
              </w:rPr>
            </w:pPr>
            <w:del w:id="2716" w:author="Admin" w:date="2019-02-19T02:10:00Z">
              <w:r w:rsidDel="002260E7">
                <w:rPr>
                  <w:rFonts w:ascii="Arial" w:eastAsia="Arial" w:hAnsi="Arial" w:cs="Arial"/>
                  <w:w w:val="71"/>
                  <w:sz w:val="20"/>
                  <w:szCs w:val="20"/>
                </w:rPr>
                <w:delText>3</w:delText>
              </w:r>
            </w:del>
          </w:p>
        </w:tc>
        <w:tc>
          <w:tcPr>
            <w:tcW w:w="80" w:type="dxa"/>
            <w:vMerge w:val="restart"/>
            <w:vAlign w:val="bottom"/>
          </w:tcPr>
          <w:p w:rsidR="00A33515" w:rsidDel="002260E7" w:rsidRDefault="001A4D22">
            <w:pPr>
              <w:jc w:val="right"/>
              <w:rPr>
                <w:del w:id="2717" w:author="Admin" w:date="2019-02-19T02:10:00Z"/>
                <w:sz w:val="20"/>
                <w:szCs w:val="20"/>
              </w:rPr>
            </w:pPr>
            <w:del w:id="2718"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2719" w:author="Admin" w:date="2019-02-19T02:10:00Z"/>
                <w:sz w:val="1"/>
                <w:szCs w:val="1"/>
              </w:rPr>
            </w:pPr>
          </w:p>
        </w:tc>
      </w:tr>
      <w:tr w:rsidR="00A33515" w:rsidDel="002260E7">
        <w:trPr>
          <w:trHeight w:val="27"/>
          <w:del w:id="2720" w:author="Admin" w:date="2019-02-19T02:10:00Z"/>
        </w:trPr>
        <w:tc>
          <w:tcPr>
            <w:tcW w:w="100" w:type="dxa"/>
            <w:tcBorders>
              <w:bottom w:val="single" w:sz="8" w:space="0" w:color="auto"/>
            </w:tcBorders>
            <w:vAlign w:val="bottom"/>
          </w:tcPr>
          <w:p w:rsidR="00A33515" w:rsidDel="002260E7" w:rsidRDefault="00A33515">
            <w:pPr>
              <w:rPr>
                <w:del w:id="2721" w:author="Admin" w:date="2019-02-19T02:10:00Z"/>
                <w:sz w:val="2"/>
                <w:szCs w:val="2"/>
              </w:rPr>
            </w:pPr>
          </w:p>
        </w:tc>
        <w:tc>
          <w:tcPr>
            <w:tcW w:w="200" w:type="dxa"/>
            <w:vMerge/>
            <w:vAlign w:val="bottom"/>
          </w:tcPr>
          <w:p w:rsidR="00A33515" w:rsidDel="002260E7" w:rsidRDefault="00A33515">
            <w:pPr>
              <w:rPr>
                <w:del w:id="2722" w:author="Admin" w:date="2019-02-19T02:10:00Z"/>
                <w:sz w:val="2"/>
                <w:szCs w:val="2"/>
              </w:rPr>
            </w:pPr>
          </w:p>
        </w:tc>
        <w:tc>
          <w:tcPr>
            <w:tcW w:w="100" w:type="dxa"/>
            <w:tcBorders>
              <w:bottom w:val="single" w:sz="8" w:space="0" w:color="auto"/>
            </w:tcBorders>
            <w:vAlign w:val="bottom"/>
          </w:tcPr>
          <w:p w:rsidR="00A33515" w:rsidDel="002260E7" w:rsidRDefault="00A33515">
            <w:pPr>
              <w:rPr>
                <w:del w:id="2723" w:author="Admin" w:date="2019-02-19T02:10:00Z"/>
                <w:sz w:val="2"/>
                <w:szCs w:val="2"/>
              </w:rPr>
            </w:pPr>
          </w:p>
        </w:tc>
        <w:tc>
          <w:tcPr>
            <w:tcW w:w="320" w:type="dxa"/>
            <w:vMerge/>
            <w:vAlign w:val="bottom"/>
          </w:tcPr>
          <w:p w:rsidR="00A33515" w:rsidDel="002260E7" w:rsidRDefault="00A33515">
            <w:pPr>
              <w:rPr>
                <w:del w:id="2724" w:author="Admin" w:date="2019-02-19T02:10:00Z"/>
                <w:sz w:val="2"/>
                <w:szCs w:val="2"/>
              </w:rPr>
            </w:pPr>
          </w:p>
        </w:tc>
        <w:tc>
          <w:tcPr>
            <w:tcW w:w="100" w:type="dxa"/>
            <w:tcBorders>
              <w:bottom w:val="single" w:sz="8" w:space="0" w:color="auto"/>
            </w:tcBorders>
            <w:vAlign w:val="bottom"/>
          </w:tcPr>
          <w:p w:rsidR="00A33515" w:rsidDel="002260E7" w:rsidRDefault="00A33515">
            <w:pPr>
              <w:rPr>
                <w:del w:id="2725" w:author="Admin" w:date="2019-02-19T02:10:00Z"/>
                <w:sz w:val="2"/>
                <w:szCs w:val="2"/>
              </w:rPr>
            </w:pPr>
          </w:p>
        </w:tc>
        <w:tc>
          <w:tcPr>
            <w:tcW w:w="80" w:type="dxa"/>
            <w:vMerge/>
            <w:vAlign w:val="bottom"/>
          </w:tcPr>
          <w:p w:rsidR="00A33515" w:rsidDel="002260E7" w:rsidRDefault="00A33515">
            <w:pPr>
              <w:rPr>
                <w:del w:id="2726" w:author="Admin" w:date="2019-02-19T02:10:00Z"/>
                <w:sz w:val="2"/>
                <w:szCs w:val="2"/>
              </w:rPr>
            </w:pPr>
          </w:p>
        </w:tc>
        <w:tc>
          <w:tcPr>
            <w:tcW w:w="0" w:type="dxa"/>
            <w:vAlign w:val="bottom"/>
          </w:tcPr>
          <w:p w:rsidR="00A33515" w:rsidDel="002260E7" w:rsidRDefault="00A33515">
            <w:pPr>
              <w:rPr>
                <w:del w:id="2727" w:author="Admin" w:date="2019-02-19T02:10:00Z"/>
                <w:sz w:val="1"/>
                <w:szCs w:val="1"/>
              </w:rPr>
            </w:pPr>
          </w:p>
        </w:tc>
      </w:tr>
      <w:tr w:rsidR="00A33515" w:rsidDel="002260E7">
        <w:trPr>
          <w:trHeight w:val="241"/>
          <w:del w:id="2728" w:author="Admin" w:date="2019-02-19T02:10:00Z"/>
        </w:trPr>
        <w:tc>
          <w:tcPr>
            <w:tcW w:w="100" w:type="dxa"/>
            <w:vAlign w:val="bottom"/>
          </w:tcPr>
          <w:p w:rsidR="00A33515" w:rsidDel="002260E7" w:rsidRDefault="001A4D22">
            <w:pPr>
              <w:jc w:val="right"/>
              <w:rPr>
                <w:del w:id="2729" w:author="Admin" w:date="2019-02-19T02:10:00Z"/>
                <w:sz w:val="20"/>
                <w:szCs w:val="20"/>
              </w:rPr>
            </w:pPr>
            <w:del w:id="2730" w:author="Admin" w:date="2019-02-19T02:10:00Z">
              <w:r w:rsidDel="002260E7">
                <w:rPr>
                  <w:rFonts w:ascii="Arial" w:eastAsia="Arial" w:hAnsi="Arial" w:cs="Arial"/>
                  <w:w w:val="71"/>
                  <w:sz w:val="20"/>
                  <w:szCs w:val="20"/>
                </w:rPr>
                <w:delText>4</w:delText>
              </w:r>
            </w:del>
          </w:p>
        </w:tc>
        <w:tc>
          <w:tcPr>
            <w:tcW w:w="200" w:type="dxa"/>
            <w:vMerge/>
            <w:vAlign w:val="bottom"/>
          </w:tcPr>
          <w:p w:rsidR="00A33515" w:rsidDel="002260E7" w:rsidRDefault="00A33515">
            <w:pPr>
              <w:rPr>
                <w:del w:id="2731" w:author="Admin" w:date="2019-02-19T02:10:00Z"/>
                <w:sz w:val="20"/>
                <w:szCs w:val="20"/>
              </w:rPr>
            </w:pPr>
          </w:p>
        </w:tc>
        <w:tc>
          <w:tcPr>
            <w:tcW w:w="100" w:type="dxa"/>
            <w:vAlign w:val="bottom"/>
          </w:tcPr>
          <w:p w:rsidR="00A33515" w:rsidDel="002260E7" w:rsidRDefault="001A4D22">
            <w:pPr>
              <w:jc w:val="right"/>
              <w:rPr>
                <w:del w:id="2732" w:author="Admin" w:date="2019-02-19T02:10:00Z"/>
                <w:sz w:val="20"/>
                <w:szCs w:val="20"/>
              </w:rPr>
            </w:pPr>
            <w:del w:id="2733" w:author="Admin" w:date="2019-02-19T02:10:00Z">
              <w:r w:rsidDel="002260E7">
                <w:rPr>
                  <w:rFonts w:ascii="Arial" w:eastAsia="Arial" w:hAnsi="Arial" w:cs="Arial"/>
                  <w:w w:val="71"/>
                  <w:sz w:val="20"/>
                  <w:szCs w:val="20"/>
                </w:rPr>
                <w:delText>7</w:delText>
              </w:r>
            </w:del>
          </w:p>
        </w:tc>
        <w:tc>
          <w:tcPr>
            <w:tcW w:w="320" w:type="dxa"/>
            <w:vMerge/>
            <w:vAlign w:val="bottom"/>
          </w:tcPr>
          <w:p w:rsidR="00A33515" w:rsidDel="002260E7" w:rsidRDefault="00A33515">
            <w:pPr>
              <w:rPr>
                <w:del w:id="2734" w:author="Admin" w:date="2019-02-19T02:10:00Z"/>
                <w:sz w:val="20"/>
                <w:szCs w:val="20"/>
              </w:rPr>
            </w:pPr>
          </w:p>
        </w:tc>
        <w:tc>
          <w:tcPr>
            <w:tcW w:w="100" w:type="dxa"/>
            <w:vAlign w:val="bottom"/>
          </w:tcPr>
          <w:p w:rsidR="00A33515" w:rsidDel="002260E7" w:rsidRDefault="001A4D22">
            <w:pPr>
              <w:jc w:val="right"/>
              <w:rPr>
                <w:del w:id="2735" w:author="Admin" w:date="2019-02-19T02:10:00Z"/>
                <w:sz w:val="20"/>
                <w:szCs w:val="20"/>
              </w:rPr>
            </w:pPr>
            <w:del w:id="2736" w:author="Admin" w:date="2019-02-19T02:10:00Z">
              <w:r w:rsidDel="002260E7">
                <w:rPr>
                  <w:rFonts w:ascii="Arial" w:eastAsia="Arial" w:hAnsi="Arial" w:cs="Arial"/>
                  <w:w w:val="71"/>
                  <w:sz w:val="20"/>
                  <w:szCs w:val="20"/>
                </w:rPr>
                <w:delText>7</w:delText>
              </w:r>
            </w:del>
          </w:p>
        </w:tc>
        <w:tc>
          <w:tcPr>
            <w:tcW w:w="80" w:type="dxa"/>
            <w:vMerge/>
            <w:vAlign w:val="bottom"/>
          </w:tcPr>
          <w:p w:rsidR="00A33515" w:rsidDel="002260E7" w:rsidRDefault="00A33515">
            <w:pPr>
              <w:rPr>
                <w:del w:id="2737" w:author="Admin" w:date="2019-02-19T02:10:00Z"/>
                <w:sz w:val="20"/>
                <w:szCs w:val="20"/>
              </w:rPr>
            </w:pPr>
          </w:p>
        </w:tc>
        <w:tc>
          <w:tcPr>
            <w:tcW w:w="0" w:type="dxa"/>
            <w:vAlign w:val="bottom"/>
          </w:tcPr>
          <w:p w:rsidR="00A33515" w:rsidDel="002260E7" w:rsidRDefault="00A33515">
            <w:pPr>
              <w:rPr>
                <w:del w:id="2738" w:author="Admin" w:date="2019-02-19T02:10:00Z"/>
                <w:sz w:val="1"/>
                <w:szCs w:val="1"/>
              </w:rPr>
            </w:pPr>
          </w:p>
        </w:tc>
      </w:tr>
    </w:tbl>
    <w:p w:rsidR="00A33515" w:rsidDel="002260E7" w:rsidRDefault="00A33515">
      <w:pPr>
        <w:spacing w:line="204" w:lineRule="exact"/>
        <w:rPr>
          <w:del w:id="2739" w:author="Admin" w:date="2019-02-19T02:10:00Z"/>
          <w:sz w:val="20"/>
          <w:szCs w:val="20"/>
        </w:rPr>
      </w:pPr>
    </w:p>
    <w:p w:rsidR="00A33515" w:rsidDel="002260E7" w:rsidRDefault="001A4D22">
      <w:pPr>
        <w:ind w:left="300"/>
        <w:rPr>
          <w:del w:id="2740" w:author="Admin" w:date="2019-02-19T02:10:00Z"/>
          <w:sz w:val="20"/>
          <w:szCs w:val="20"/>
        </w:rPr>
      </w:pPr>
      <w:del w:id="2741" w:author="Admin" w:date="2019-02-19T02:10:00Z">
        <w:r w:rsidDel="002260E7">
          <w:rPr>
            <w:rFonts w:ascii="Arial" w:eastAsia="Arial" w:hAnsi="Arial" w:cs="Arial"/>
            <w:sz w:val="19"/>
            <w:szCs w:val="19"/>
          </w:rPr>
          <w:delText>Таким образом, нетронутой будет оставаться единственная точка —</w:delText>
        </w:r>
      </w:del>
    </w:p>
    <w:p w:rsidR="00A33515" w:rsidDel="002260E7" w:rsidRDefault="00A33515">
      <w:pPr>
        <w:spacing w:line="35" w:lineRule="exact"/>
        <w:rPr>
          <w:del w:id="2742" w:author="Admin" w:date="2019-02-19T02:10:00Z"/>
          <w:sz w:val="20"/>
          <w:szCs w:val="20"/>
        </w:rPr>
      </w:pPr>
    </w:p>
    <w:p w:rsidR="00A33515" w:rsidDel="002260E7" w:rsidRDefault="001A4D22">
      <w:pPr>
        <w:ind w:left="320"/>
        <w:rPr>
          <w:del w:id="2743" w:author="Admin" w:date="2019-02-19T02:10:00Z"/>
          <w:sz w:val="20"/>
          <w:szCs w:val="20"/>
        </w:rPr>
      </w:pPr>
      <w:del w:id="2744" w:author="Admin" w:date="2019-02-19T02:10:00Z">
        <w:r w:rsidDel="002260E7">
          <w:rPr>
            <w:rFonts w:ascii="Arial" w:eastAsia="Arial" w:hAnsi="Arial" w:cs="Arial"/>
            <w:sz w:val="27"/>
            <w:szCs w:val="27"/>
            <w:u w:val="single"/>
            <w:vertAlign w:val="superscript"/>
          </w:rPr>
          <w:delText>4</w:delText>
        </w:r>
        <w:r w:rsidDel="002260E7">
          <w:rPr>
            <w:rFonts w:ascii="Arial" w:eastAsia="Arial" w:hAnsi="Arial" w:cs="Arial"/>
            <w:sz w:val="27"/>
            <w:szCs w:val="27"/>
            <w:vertAlign w:val="subscript"/>
          </w:rPr>
          <w:delText>7</w:delText>
        </w:r>
        <w:r w:rsidDel="002260E7">
          <w:rPr>
            <w:rFonts w:eastAsia="Times New Roman"/>
            <w:i/>
            <w:iCs/>
            <w:sz w:val="20"/>
            <w:szCs w:val="20"/>
          </w:rPr>
          <w:delText xml:space="preserve"> :</w:delText>
        </w:r>
      </w:del>
    </w:p>
    <w:p w:rsidR="00A33515" w:rsidDel="002260E7" w:rsidRDefault="00A33515">
      <w:pPr>
        <w:spacing w:line="130" w:lineRule="exact"/>
        <w:rPr>
          <w:del w:id="2745" w:author="Admin" w:date="2019-02-19T02:10:00Z"/>
          <w:sz w:val="20"/>
          <w:szCs w:val="20"/>
        </w:rPr>
      </w:pPr>
    </w:p>
    <w:p w:rsidR="00A33515" w:rsidDel="002260E7" w:rsidRDefault="001A4D22">
      <w:pPr>
        <w:numPr>
          <w:ilvl w:val="0"/>
          <w:numId w:val="552"/>
        </w:numPr>
        <w:tabs>
          <w:tab w:val="left" w:pos="300"/>
        </w:tabs>
        <w:spacing w:line="283" w:lineRule="auto"/>
        <w:ind w:left="300" w:hanging="290"/>
        <w:jc w:val="both"/>
        <w:rPr>
          <w:del w:id="2746" w:author="Admin" w:date="2019-02-19T02:10:00Z"/>
          <w:rFonts w:ascii="Arial" w:eastAsia="Arial" w:hAnsi="Arial" w:cs="Arial"/>
          <w:b/>
          <w:bCs/>
          <w:sz w:val="20"/>
          <w:szCs w:val="20"/>
        </w:rPr>
        <w:pPrChange w:id="2747" w:author="Admin" w:date="2019-02-19T00:19:00Z">
          <w:pPr>
            <w:numPr>
              <w:numId w:val="554"/>
            </w:numPr>
            <w:tabs>
              <w:tab w:val="left" w:pos="300"/>
            </w:tabs>
            <w:spacing w:line="283" w:lineRule="auto"/>
            <w:ind w:left="300" w:hanging="290"/>
            <w:jc w:val="both"/>
          </w:pPr>
        </w:pPrChange>
      </w:pPr>
      <w:del w:id="2748" w:author="Admin" w:date="2019-02-19T02:10:00Z">
        <w:r w:rsidDel="002260E7">
          <w:rPr>
            <w:rFonts w:ascii="Arial" w:eastAsia="Arial" w:hAnsi="Arial" w:cs="Arial"/>
            <w:sz w:val="20"/>
            <w:szCs w:val="20"/>
          </w:rPr>
          <w:delText>На плоскости расположено несколько отрезков. Мальчик Вова от-мечает несколько точек пересечения этих отрезков (не обязательно все), считает для каждой отмеченной точки число отрезков, содер-жащих эту точку, и находит сумму этих чисел. Мальчик Дима счи-тает для каждого из отрезков число отмеченных Вовой точек, ле-жащих на нём, и находит сумму своих чисел. У кого из мальчиков сумма больше?</w:delText>
        </w:r>
      </w:del>
    </w:p>
    <w:p w:rsidR="00A33515" w:rsidDel="002260E7" w:rsidRDefault="00A33515">
      <w:pPr>
        <w:spacing w:line="55" w:lineRule="exact"/>
        <w:rPr>
          <w:del w:id="2749" w:author="Admin" w:date="2019-02-19T02:10:00Z"/>
          <w:rFonts w:ascii="Arial" w:eastAsia="Arial" w:hAnsi="Arial" w:cs="Arial"/>
          <w:b/>
          <w:bCs/>
          <w:sz w:val="20"/>
          <w:szCs w:val="20"/>
        </w:rPr>
      </w:pPr>
    </w:p>
    <w:p w:rsidR="00A33515" w:rsidDel="002260E7" w:rsidRDefault="001A4D22">
      <w:pPr>
        <w:spacing w:line="306" w:lineRule="auto"/>
        <w:ind w:left="300"/>
        <w:jc w:val="both"/>
        <w:rPr>
          <w:del w:id="2750" w:author="Admin" w:date="2019-02-19T02:10:00Z"/>
          <w:rFonts w:ascii="Arial" w:eastAsia="Arial" w:hAnsi="Arial" w:cs="Arial"/>
          <w:b/>
          <w:bCs/>
          <w:sz w:val="20"/>
          <w:szCs w:val="20"/>
        </w:rPr>
      </w:pPr>
      <w:del w:id="2751"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Рассмотрим все пары вида</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w:delText>
        </w:r>
        <w:r w:rsidDel="002260E7">
          <w:rPr>
            <w:rFonts w:ascii="Arial" w:eastAsia="Arial" w:hAnsi="Arial" w:cs="Arial"/>
            <w:i/>
            <w:iCs/>
            <w:sz w:val="19"/>
            <w:szCs w:val="19"/>
          </w:rPr>
          <w:delText>отрезок</w:delText>
        </w:r>
        <w:r w:rsidDel="002260E7">
          <w:rPr>
            <w:rFonts w:ascii="Arial" w:eastAsia="Arial" w:hAnsi="Arial" w:cs="Arial"/>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i/>
            <w:iCs/>
            <w:sz w:val="19"/>
            <w:szCs w:val="19"/>
          </w:rPr>
          <w:delText>отмеченная точка</w:delText>
        </w:r>
        <w:r w:rsidDel="002260E7">
          <w:rPr>
            <w:rFonts w:ascii="Arial" w:eastAsia="Arial" w:hAnsi="Arial" w:cs="Arial"/>
            <w:b/>
            <w:bCs/>
            <w:i/>
            <w:iCs/>
            <w:sz w:val="19"/>
            <w:szCs w:val="19"/>
          </w:rPr>
          <w:delText xml:space="preserve"> </w:delText>
        </w:r>
        <w:r w:rsidDel="002260E7">
          <w:rPr>
            <w:rFonts w:ascii="Arial" w:eastAsia="Arial" w:hAnsi="Arial" w:cs="Arial"/>
            <w:i/>
            <w:iCs/>
            <w:sz w:val="19"/>
            <w:szCs w:val="19"/>
          </w:rPr>
          <w:delText>на этом отрезке</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Вова посчитал в точности все такие пары,</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так как</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для каждой отмеченной точки им были учтены все отрезки, кото-рым принадлежит эта точка. Дима тоже посчитал в точности все та-</w:delText>
        </w:r>
      </w:del>
    </w:p>
    <w:p w:rsidR="00A33515" w:rsidDel="002260E7" w:rsidRDefault="00A33515">
      <w:pPr>
        <w:spacing w:line="138" w:lineRule="exact"/>
        <w:rPr>
          <w:del w:id="2752" w:author="Admin" w:date="2019-02-19T02:10:00Z"/>
          <w:rFonts w:ascii="Arial" w:eastAsia="Arial" w:hAnsi="Arial" w:cs="Arial"/>
          <w:b/>
          <w:bCs/>
          <w:sz w:val="20"/>
          <w:szCs w:val="20"/>
        </w:rPr>
      </w:pPr>
    </w:p>
    <w:p w:rsidR="00A33515" w:rsidDel="002260E7" w:rsidRDefault="001A4D22">
      <w:pPr>
        <w:numPr>
          <w:ilvl w:val="1"/>
          <w:numId w:val="552"/>
        </w:numPr>
        <w:tabs>
          <w:tab w:val="left" w:pos="3020"/>
        </w:tabs>
        <w:ind w:left="3020" w:hanging="250"/>
        <w:rPr>
          <w:del w:id="2753" w:author="Admin" w:date="2019-02-19T02:10:00Z"/>
          <w:rFonts w:ascii="Arial" w:eastAsia="Arial" w:hAnsi="Arial" w:cs="Arial"/>
          <w:sz w:val="20"/>
          <w:szCs w:val="20"/>
        </w:rPr>
        <w:pPrChange w:id="2754" w:author="Admin" w:date="2019-02-19T00:19:00Z">
          <w:pPr>
            <w:numPr>
              <w:ilvl w:val="1"/>
              <w:numId w:val="554"/>
            </w:numPr>
            <w:tabs>
              <w:tab w:val="left" w:pos="3020"/>
            </w:tabs>
            <w:ind w:left="3020" w:hanging="250"/>
          </w:pPr>
        </w:pPrChange>
      </w:pPr>
      <w:del w:id="2755" w:author="Admin" w:date="2019-02-19T02:10:00Z">
        <w:r w:rsidDel="002260E7">
          <w:rPr>
            <w:rFonts w:ascii="Arial" w:eastAsia="Arial" w:hAnsi="Arial" w:cs="Arial"/>
            <w:b/>
            <w:bCs/>
            <w:sz w:val="20"/>
            <w:szCs w:val="20"/>
          </w:rPr>
          <w:delText xml:space="preserve">234 </w:delText>
        </w:r>
        <w:r w:rsidDel="002260E7">
          <w:rPr>
            <w:rFonts w:ascii="Arial" w:eastAsia="Arial" w:hAnsi="Arial" w:cs="Arial"/>
            <w:sz w:val="20"/>
            <w:szCs w:val="20"/>
          </w:rPr>
          <w:delText>−</w:delText>
        </w:r>
      </w:del>
    </w:p>
    <w:p w:rsidR="00A33515" w:rsidDel="002260E7" w:rsidRDefault="00A33515">
      <w:pPr>
        <w:rPr>
          <w:del w:id="2756" w:author="Admin" w:date="2019-02-19T02:10:00Z"/>
        </w:rPr>
        <w:sectPr w:rsidR="00A33515" w:rsidDel="002260E7">
          <w:pgSz w:w="8220" w:h="12472"/>
          <w:pgMar w:top="639" w:right="720" w:bottom="0" w:left="920" w:header="0" w:footer="0" w:gutter="0"/>
          <w:cols w:space="720" w:equalWidth="0">
            <w:col w:w="6580"/>
          </w:cols>
        </w:sectPr>
      </w:pPr>
    </w:p>
    <w:p w:rsidR="00A33515" w:rsidDel="002260E7" w:rsidRDefault="001A4D22">
      <w:pPr>
        <w:jc w:val="center"/>
        <w:rPr>
          <w:del w:id="2757" w:author="Admin" w:date="2019-02-19T02:10:00Z"/>
          <w:sz w:val="20"/>
          <w:szCs w:val="20"/>
        </w:rPr>
      </w:pPr>
      <w:bookmarkStart w:id="2758" w:name="page245"/>
      <w:bookmarkEnd w:id="2758"/>
      <w:del w:id="2759"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2760" w:author="Admin" w:date="2019-02-19T02:10:00Z"/>
          <w:sz w:val="20"/>
          <w:szCs w:val="20"/>
        </w:rPr>
      </w:pPr>
    </w:p>
    <w:p w:rsidR="00A33515" w:rsidDel="002260E7" w:rsidRDefault="001A4D22">
      <w:pPr>
        <w:spacing w:line="303" w:lineRule="auto"/>
        <w:ind w:left="500"/>
        <w:rPr>
          <w:del w:id="2761" w:author="Admin" w:date="2019-02-19T02:10:00Z"/>
          <w:sz w:val="20"/>
          <w:szCs w:val="20"/>
        </w:rPr>
      </w:pPr>
      <w:del w:id="2762" w:author="Admin" w:date="2019-02-19T02:10:00Z">
        <w:r w:rsidDel="002260E7">
          <w:rPr>
            <w:rFonts w:ascii="Arial" w:eastAsia="Arial" w:hAnsi="Arial" w:cs="Arial"/>
            <w:sz w:val="20"/>
            <w:szCs w:val="20"/>
          </w:rPr>
          <w:delText>кие пары, потому что для каждого отрезка учёл все точки, образу-ющие подобные пары с этим отрезком.</w:delText>
        </w:r>
      </w:del>
    </w:p>
    <w:p w:rsidR="00A33515" w:rsidDel="002260E7" w:rsidRDefault="00A33515">
      <w:pPr>
        <w:spacing w:line="35" w:lineRule="exact"/>
        <w:rPr>
          <w:del w:id="2763" w:author="Admin" w:date="2019-02-19T02:10:00Z"/>
          <w:sz w:val="20"/>
          <w:szCs w:val="20"/>
        </w:rPr>
      </w:pPr>
    </w:p>
    <w:p w:rsidR="00A33515" w:rsidDel="002260E7" w:rsidRDefault="001A4D22">
      <w:pPr>
        <w:ind w:left="500"/>
        <w:rPr>
          <w:del w:id="2764" w:author="Admin" w:date="2019-02-19T02:10:00Z"/>
          <w:sz w:val="20"/>
          <w:szCs w:val="20"/>
        </w:rPr>
      </w:pPr>
      <w:del w:id="2765" w:author="Admin" w:date="2019-02-19T02:10:00Z">
        <w:r w:rsidDel="002260E7">
          <w:rPr>
            <w:rFonts w:ascii="Arial" w:eastAsia="Arial" w:hAnsi="Arial" w:cs="Arial"/>
            <w:sz w:val="20"/>
            <w:szCs w:val="20"/>
          </w:rPr>
          <w:delText>Поэтому числа у мальчиков получились одинаковые.</w:delText>
        </w:r>
      </w:del>
    </w:p>
    <w:p w:rsidR="00A33515" w:rsidDel="002260E7" w:rsidRDefault="00A33515">
      <w:pPr>
        <w:spacing w:line="346" w:lineRule="exact"/>
        <w:rPr>
          <w:del w:id="2766" w:author="Admin" w:date="2019-02-19T02:10:00Z"/>
          <w:sz w:val="20"/>
          <w:szCs w:val="20"/>
        </w:rPr>
      </w:pPr>
    </w:p>
    <w:p w:rsidR="00A33515" w:rsidDel="002260E7" w:rsidRDefault="001A4D22">
      <w:pPr>
        <w:rPr>
          <w:del w:id="2767" w:author="Admin" w:date="2019-02-19T02:10:00Z"/>
          <w:sz w:val="20"/>
          <w:szCs w:val="20"/>
        </w:rPr>
      </w:pPr>
      <w:del w:id="2768" w:author="Admin" w:date="2019-02-19T02:10:00Z">
        <w:r w:rsidDel="002260E7">
          <w:rPr>
            <w:rFonts w:ascii="Arial" w:eastAsia="Arial" w:hAnsi="Arial" w:cs="Arial"/>
            <w:b/>
            <w:bCs/>
            <w:sz w:val="26"/>
            <w:szCs w:val="26"/>
          </w:rPr>
          <w:delText>Задача 5.</w:delText>
        </w:r>
      </w:del>
    </w:p>
    <w:p w:rsidR="00A33515" w:rsidDel="002260E7" w:rsidRDefault="00A33515">
      <w:pPr>
        <w:spacing w:line="178" w:lineRule="exact"/>
        <w:rPr>
          <w:del w:id="2769" w:author="Admin" w:date="2019-02-19T02:10:00Z"/>
          <w:sz w:val="20"/>
          <w:szCs w:val="20"/>
        </w:rPr>
      </w:pPr>
    </w:p>
    <w:p w:rsidR="00A33515" w:rsidDel="002260E7" w:rsidRDefault="001A4D22">
      <w:pPr>
        <w:numPr>
          <w:ilvl w:val="0"/>
          <w:numId w:val="553"/>
        </w:numPr>
        <w:tabs>
          <w:tab w:val="left" w:pos="500"/>
        </w:tabs>
        <w:spacing w:line="287" w:lineRule="auto"/>
        <w:ind w:left="500" w:hanging="306"/>
        <w:jc w:val="both"/>
        <w:rPr>
          <w:del w:id="2770" w:author="Admin" w:date="2019-02-19T02:10:00Z"/>
          <w:rFonts w:ascii="Arial" w:eastAsia="Arial" w:hAnsi="Arial" w:cs="Arial"/>
          <w:b/>
          <w:bCs/>
          <w:sz w:val="20"/>
          <w:szCs w:val="20"/>
        </w:rPr>
        <w:pPrChange w:id="2771" w:author="Admin" w:date="2019-02-19T00:19:00Z">
          <w:pPr>
            <w:numPr>
              <w:numId w:val="555"/>
            </w:numPr>
            <w:tabs>
              <w:tab w:val="left" w:pos="500"/>
            </w:tabs>
            <w:spacing w:line="287" w:lineRule="auto"/>
            <w:ind w:left="500" w:hanging="306"/>
            <w:jc w:val="both"/>
          </w:pPr>
        </w:pPrChange>
      </w:pPr>
      <w:del w:id="2772" w:author="Admin" w:date="2019-02-19T02:10:00Z">
        <w:r w:rsidDel="002260E7">
          <w:rPr>
            <w:rFonts w:ascii="Arial" w:eastAsia="Arial" w:hAnsi="Arial" w:cs="Arial"/>
            <w:sz w:val="20"/>
            <w:szCs w:val="20"/>
          </w:rPr>
          <w:delText>Красная Шапочка имела 2 заряженных револьвера. Убегая от Волка, она дважды в него попала, трижды промазала, и один раз случилась осечка. У Красной Шапочки осталось 7 патронов. Сколькими патро-нами заряжается револьвер?</w:delText>
        </w:r>
      </w:del>
    </w:p>
    <w:p w:rsidR="00A33515" w:rsidDel="002260E7" w:rsidRDefault="00A33515">
      <w:pPr>
        <w:spacing w:line="50" w:lineRule="exact"/>
        <w:rPr>
          <w:del w:id="2773" w:author="Admin" w:date="2019-02-19T02:10:00Z"/>
          <w:rFonts w:ascii="Arial" w:eastAsia="Arial" w:hAnsi="Arial" w:cs="Arial"/>
          <w:b/>
          <w:bCs/>
          <w:sz w:val="20"/>
          <w:szCs w:val="20"/>
        </w:rPr>
      </w:pPr>
    </w:p>
    <w:p w:rsidR="00A33515" w:rsidDel="002260E7" w:rsidRDefault="001A4D22">
      <w:pPr>
        <w:spacing w:line="303" w:lineRule="auto"/>
        <w:ind w:left="500"/>
        <w:rPr>
          <w:del w:id="2774" w:author="Admin" w:date="2019-02-19T02:10:00Z"/>
          <w:rFonts w:ascii="Arial" w:eastAsia="Arial" w:hAnsi="Arial" w:cs="Arial"/>
          <w:b/>
          <w:bCs/>
          <w:sz w:val="20"/>
          <w:szCs w:val="20"/>
        </w:rPr>
      </w:pPr>
      <w:del w:id="2775"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Посчитаем,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сколько патронов было у Красной шапочки</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изначально:</w:delText>
        </w:r>
      </w:del>
    </w:p>
    <w:p w:rsidR="00A33515" w:rsidDel="002260E7" w:rsidRDefault="00A33515">
      <w:pPr>
        <w:spacing w:line="178" w:lineRule="exact"/>
        <w:rPr>
          <w:del w:id="2776" w:author="Admin" w:date="2019-02-19T02:10:00Z"/>
          <w:sz w:val="20"/>
          <w:szCs w:val="20"/>
        </w:rPr>
      </w:pPr>
    </w:p>
    <w:p w:rsidR="00A33515" w:rsidDel="002260E7" w:rsidRDefault="001A4D22">
      <w:pPr>
        <w:ind w:left="1940"/>
        <w:rPr>
          <w:del w:id="2777" w:author="Admin" w:date="2019-02-19T02:10:00Z"/>
          <w:sz w:val="20"/>
          <w:szCs w:val="20"/>
        </w:rPr>
      </w:pPr>
      <w:del w:id="2778" w:author="Admin" w:date="2019-02-19T02:10:00Z">
        <w:r w:rsidDel="002260E7">
          <w:rPr>
            <w:rFonts w:ascii="Arial" w:eastAsia="Arial" w:hAnsi="Arial" w:cs="Arial"/>
            <w:sz w:val="20"/>
            <w:szCs w:val="20"/>
          </w:rPr>
          <w:delText xml:space="preserve">7 осталось </w:delText>
        </w:r>
        <w:r w:rsidDel="002260E7">
          <w:rPr>
            <w:rFonts w:eastAsia="Times New Roman"/>
            <w:sz w:val="20"/>
            <w:szCs w:val="20"/>
          </w:rPr>
          <w:delText>+</w:delText>
        </w:r>
        <w:r w:rsidDel="002260E7">
          <w:rPr>
            <w:rFonts w:ascii="Arial" w:eastAsia="Arial" w:hAnsi="Arial" w:cs="Arial"/>
            <w:sz w:val="20"/>
            <w:szCs w:val="20"/>
          </w:rPr>
          <w:delText xml:space="preserve"> 2 в цель </w:delText>
        </w:r>
        <w:r w:rsidDel="002260E7">
          <w:rPr>
            <w:rFonts w:eastAsia="Times New Roman"/>
            <w:sz w:val="20"/>
            <w:szCs w:val="20"/>
          </w:rPr>
          <w:delText>+</w:delText>
        </w:r>
        <w:r w:rsidDel="002260E7">
          <w:rPr>
            <w:rFonts w:ascii="Arial" w:eastAsia="Arial" w:hAnsi="Arial" w:cs="Arial"/>
            <w:sz w:val="20"/>
            <w:szCs w:val="20"/>
          </w:rPr>
          <w:delText xml:space="preserve"> 3 мимо </w:delText>
        </w:r>
        <w:r w:rsidDel="002260E7">
          <w:rPr>
            <w:rFonts w:eastAsia="Times New Roman"/>
            <w:sz w:val="20"/>
            <w:szCs w:val="20"/>
          </w:rPr>
          <w:delText>=</w:delText>
        </w:r>
        <w:r w:rsidDel="002260E7">
          <w:rPr>
            <w:rFonts w:ascii="Arial" w:eastAsia="Arial" w:hAnsi="Arial" w:cs="Arial"/>
            <w:sz w:val="20"/>
            <w:szCs w:val="20"/>
          </w:rPr>
          <w:delText xml:space="preserve"> 12</w:delText>
        </w:r>
        <w:r w:rsidDel="002260E7">
          <w:rPr>
            <w:rFonts w:eastAsia="Times New Roman"/>
            <w:i/>
            <w:iCs/>
            <w:sz w:val="20"/>
            <w:szCs w:val="20"/>
          </w:rPr>
          <w:delText>:</w:delText>
        </w:r>
      </w:del>
    </w:p>
    <w:p w:rsidR="00A33515" w:rsidDel="002260E7" w:rsidRDefault="00A33515">
      <w:pPr>
        <w:spacing w:line="340" w:lineRule="exact"/>
        <w:rPr>
          <w:del w:id="2779" w:author="Admin" w:date="2019-02-19T02:10:00Z"/>
          <w:sz w:val="20"/>
          <w:szCs w:val="20"/>
        </w:rPr>
      </w:pPr>
    </w:p>
    <w:p w:rsidR="00A33515" w:rsidDel="002260E7" w:rsidRDefault="001A4D22">
      <w:pPr>
        <w:spacing w:line="279" w:lineRule="auto"/>
        <w:ind w:left="500"/>
        <w:rPr>
          <w:del w:id="2780" w:author="Admin" w:date="2019-02-19T02:10:00Z"/>
          <w:sz w:val="20"/>
          <w:szCs w:val="20"/>
        </w:rPr>
      </w:pPr>
      <w:del w:id="2781" w:author="Admin" w:date="2019-02-19T02:10:00Z">
        <w:r w:rsidDel="002260E7">
          <w:rPr>
            <w:rFonts w:ascii="Arial" w:eastAsia="Arial" w:hAnsi="Arial" w:cs="Arial"/>
            <w:sz w:val="20"/>
            <w:szCs w:val="20"/>
          </w:rPr>
          <w:delText>При осечке патрон не вылетает из пистолета, поэтому технически остаётся у хозяина. Так как у Красной Шапочки два револьвера, то</w:delText>
        </w:r>
      </w:del>
    </w:p>
    <w:p w:rsidR="00A33515" w:rsidDel="002260E7" w:rsidRDefault="00A33515">
      <w:pPr>
        <w:spacing w:line="1" w:lineRule="exact"/>
        <w:rPr>
          <w:del w:id="2782" w:author="Admin" w:date="2019-02-19T02:10:00Z"/>
          <w:sz w:val="20"/>
          <w:szCs w:val="20"/>
        </w:rPr>
      </w:pPr>
    </w:p>
    <w:p w:rsidR="00A33515" w:rsidDel="002260E7" w:rsidRDefault="001A4D22">
      <w:pPr>
        <w:ind w:left="500"/>
        <w:rPr>
          <w:del w:id="2783" w:author="Admin" w:date="2019-02-19T02:10:00Z"/>
          <w:sz w:val="20"/>
          <w:szCs w:val="20"/>
        </w:rPr>
      </w:pPr>
      <w:del w:id="2784" w:author="Admin" w:date="2019-02-19T02:10:00Z">
        <w:r w:rsidDel="002260E7">
          <w:rPr>
            <w:rFonts w:ascii="Arial" w:eastAsia="Arial" w:hAnsi="Arial" w:cs="Arial"/>
            <w:sz w:val="20"/>
            <w:szCs w:val="20"/>
          </w:rPr>
          <w:delText>в каждом из них — по 6 патронов.</w:delText>
        </w:r>
      </w:del>
    </w:p>
    <w:p w:rsidR="00A33515" w:rsidDel="002260E7" w:rsidRDefault="00A33515">
      <w:pPr>
        <w:spacing w:line="197" w:lineRule="exact"/>
        <w:rPr>
          <w:del w:id="2785" w:author="Admin" w:date="2019-02-19T02:10:00Z"/>
          <w:sz w:val="20"/>
          <w:szCs w:val="20"/>
        </w:rPr>
      </w:pPr>
    </w:p>
    <w:p w:rsidR="00A33515" w:rsidDel="002260E7" w:rsidRDefault="001A4D22">
      <w:pPr>
        <w:numPr>
          <w:ilvl w:val="0"/>
          <w:numId w:val="554"/>
        </w:numPr>
        <w:tabs>
          <w:tab w:val="left" w:pos="500"/>
        </w:tabs>
        <w:spacing w:line="291" w:lineRule="auto"/>
        <w:ind w:left="500" w:hanging="290"/>
        <w:jc w:val="both"/>
        <w:rPr>
          <w:del w:id="2786" w:author="Admin" w:date="2019-02-19T02:10:00Z"/>
          <w:rFonts w:ascii="Arial" w:eastAsia="Arial" w:hAnsi="Arial" w:cs="Arial"/>
          <w:b/>
          <w:bCs/>
          <w:sz w:val="20"/>
          <w:szCs w:val="20"/>
        </w:rPr>
        <w:pPrChange w:id="2787" w:author="Admin" w:date="2019-02-19T00:19:00Z">
          <w:pPr>
            <w:numPr>
              <w:numId w:val="556"/>
            </w:numPr>
            <w:tabs>
              <w:tab w:val="left" w:pos="500"/>
            </w:tabs>
            <w:spacing w:line="291" w:lineRule="auto"/>
            <w:ind w:left="500" w:hanging="290"/>
            <w:jc w:val="both"/>
          </w:pPr>
        </w:pPrChange>
      </w:pPr>
      <w:del w:id="2788" w:author="Admin" w:date="2019-02-19T02:10:00Z">
        <w:r w:rsidDel="002260E7">
          <w:rPr>
            <w:rFonts w:ascii="Arial" w:eastAsia="Arial" w:hAnsi="Arial" w:cs="Arial"/>
            <w:sz w:val="20"/>
            <w:szCs w:val="20"/>
          </w:rPr>
          <w:delText>В каждую клетку таблицы 4 4 вписано число 0 или 1 так, что в клет-ках любого квадрата 2 2 стоит ровно 3 одинаковых числа. Какие значения может принимать сумма чисел в такой таблице?</w:delText>
        </w:r>
      </w:del>
    </w:p>
    <w:p w:rsidR="00A33515" w:rsidDel="002260E7" w:rsidRDefault="00A33515">
      <w:pPr>
        <w:spacing w:line="46" w:lineRule="exact"/>
        <w:rPr>
          <w:del w:id="2789" w:author="Admin" w:date="2019-02-19T02:10:00Z"/>
          <w:rFonts w:ascii="Arial" w:eastAsia="Arial" w:hAnsi="Arial" w:cs="Arial"/>
          <w:b/>
          <w:bCs/>
          <w:sz w:val="20"/>
          <w:szCs w:val="20"/>
        </w:rPr>
      </w:pPr>
    </w:p>
    <w:p w:rsidR="00A33515" w:rsidDel="002260E7" w:rsidRDefault="001A4D22">
      <w:pPr>
        <w:spacing w:line="285" w:lineRule="auto"/>
        <w:ind w:left="500"/>
        <w:jc w:val="both"/>
        <w:rPr>
          <w:del w:id="2790" w:author="Admin" w:date="2019-02-19T02:10:00Z"/>
          <w:rFonts w:ascii="Arial" w:eastAsia="Arial" w:hAnsi="Arial" w:cs="Arial"/>
          <w:b/>
          <w:bCs/>
          <w:sz w:val="20"/>
          <w:szCs w:val="20"/>
        </w:rPr>
      </w:pPr>
      <w:del w:id="2791"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Таблица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4 4</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естественным образом делится на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4</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непе-ресекающихся квадрата 2 2. Сумма чисел внутри каждого из них нечётна (так как там либо три единицы и ноль, либо три нуля и еди-ница). Значит, сумма чисел, поставленных в таблицу вообще, долж-на быть чётной.</w:delText>
        </w:r>
      </w:del>
    </w:p>
    <w:p w:rsidR="00A33515" w:rsidDel="002260E7" w:rsidRDefault="00A33515">
      <w:pPr>
        <w:spacing w:line="53" w:lineRule="exact"/>
        <w:rPr>
          <w:del w:id="2792" w:author="Admin" w:date="2019-02-19T02:10:00Z"/>
          <w:rFonts w:ascii="Arial" w:eastAsia="Arial" w:hAnsi="Arial" w:cs="Arial"/>
          <w:b/>
          <w:bCs/>
          <w:sz w:val="20"/>
          <w:szCs w:val="20"/>
        </w:rPr>
      </w:pPr>
    </w:p>
    <w:p w:rsidR="00A33515" w:rsidDel="002260E7" w:rsidRDefault="001A4D22">
      <w:pPr>
        <w:spacing w:line="287" w:lineRule="auto"/>
        <w:ind w:left="500"/>
        <w:jc w:val="both"/>
        <w:rPr>
          <w:del w:id="2793" w:author="Admin" w:date="2019-02-19T02:10:00Z"/>
          <w:rFonts w:ascii="Arial" w:eastAsia="Arial" w:hAnsi="Arial" w:cs="Arial"/>
          <w:b/>
          <w:bCs/>
          <w:sz w:val="20"/>
          <w:szCs w:val="20"/>
        </w:rPr>
      </w:pPr>
      <w:del w:id="2794" w:author="Admin" w:date="2019-02-19T02:10:00Z">
        <w:r w:rsidDel="002260E7">
          <w:rPr>
            <w:rFonts w:ascii="Arial" w:eastAsia="Arial" w:hAnsi="Arial" w:cs="Arial"/>
            <w:sz w:val="20"/>
            <w:szCs w:val="20"/>
          </w:rPr>
          <w:delText>Также заметим, что сумма чисел в таблице не меньше 4 и не превос-ходит 12 (опять же, посмотрим на суммы чисел в четырёх квадратах 2 2). Значит, остались только варианты 4, 6, 8, 10, 12. Приведём примеры, когда достигается каждый из них:</w:delText>
        </w:r>
      </w:del>
    </w:p>
    <w:p w:rsidR="00A33515" w:rsidDel="002260E7" w:rsidRDefault="00A33515">
      <w:pPr>
        <w:rPr>
          <w:del w:id="2795"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2796" w:author="Admin" w:date="2019-02-19T02:10:00Z"/>
          <w:sz w:val="20"/>
          <w:szCs w:val="20"/>
        </w:rPr>
      </w:pPr>
    </w:p>
    <w:p w:rsidR="00A33515" w:rsidDel="002260E7" w:rsidRDefault="00A33515">
      <w:pPr>
        <w:spacing w:line="200" w:lineRule="exact"/>
        <w:rPr>
          <w:del w:id="2797" w:author="Admin" w:date="2019-02-19T02:10:00Z"/>
          <w:sz w:val="20"/>
          <w:szCs w:val="20"/>
        </w:rPr>
      </w:pPr>
    </w:p>
    <w:p w:rsidR="00A33515" w:rsidDel="002260E7" w:rsidRDefault="00A33515">
      <w:pPr>
        <w:spacing w:line="200" w:lineRule="exact"/>
        <w:rPr>
          <w:del w:id="2798" w:author="Admin" w:date="2019-02-19T02:10:00Z"/>
          <w:sz w:val="20"/>
          <w:szCs w:val="20"/>
        </w:rPr>
      </w:pPr>
    </w:p>
    <w:p w:rsidR="00A33515" w:rsidDel="002260E7" w:rsidRDefault="00A33515">
      <w:pPr>
        <w:spacing w:line="200" w:lineRule="exact"/>
        <w:rPr>
          <w:del w:id="2799" w:author="Admin" w:date="2019-02-19T02:10:00Z"/>
          <w:sz w:val="20"/>
          <w:szCs w:val="20"/>
        </w:rPr>
      </w:pPr>
    </w:p>
    <w:p w:rsidR="00A33515" w:rsidDel="002260E7" w:rsidRDefault="00A33515">
      <w:pPr>
        <w:spacing w:line="200" w:lineRule="exact"/>
        <w:rPr>
          <w:del w:id="2800" w:author="Admin" w:date="2019-02-19T02:10:00Z"/>
          <w:sz w:val="20"/>
          <w:szCs w:val="20"/>
        </w:rPr>
      </w:pPr>
    </w:p>
    <w:p w:rsidR="00A33515" w:rsidDel="002260E7" w:rsidRDefault="00A33515">
      <w:pPr>
        <w:spacing w:line="200" w:lineRule="exact"/>
        <w:rPr>
          <w:del w:id="2801" w:author="Admin" w:date="2019-02-19T02:10:00Z"/>
          <w:sz w:val="20"/>
          <w:szCs w:val="20"/>
        </w:rPr>
      </w:pPr>
    </w:p>
    <w:p w:rsidR="00A33515" w:rsidDel="002260E7" w:rsidRDefault="00A33515">
      <w:pPr>
        <w:spacing w:line="200" w:lineRule="exact"/>
        <w:rPr>
          <w:del w:id="2802" w:author="Admin" w:date="2019-02-19T02:10:00Z"/>
          <w:sz w:val="20"/>
          <w:szCs w:val="20"/>
        </w:rPr>
      </w:pPr>
    </w:p>
    <w:p w:rsidR="00A33515" w:rsidDel="002260E7" w:rsidRDefault="00A33515">
      <w:pPr>
        <w:spacing w:line="200" w:lineRule="exact"/>
        <w:rPr>
          <w:del w:id="2803" w:author="Admin" w:date="2019-02-19T02:10:00Z"/>
          <w:sz w:val="20"/>
          <w:szCs w:val="20"/>
        </w:rPr>
      </w:pPr>
    </w:p>
    <w:p w:rsidR="00A33515" w:rsidDel="002260E7" w:rsidRDefault="00A33515">
      <w:pPr>
        <w:spacing w:line="200" w:lineRule="exact"/>
        <w:rPr>
          <w:del w:id="2804" w:author="Admin" w:date="2019-02-19T02:10:00Z"/>
          <w:sz w:val="20"/>
          <w:szCs w:val="20"/>
        </w:rPr>
      </w:pPr>
    </w:p>
    <w:p w:rsidR="00A33515" w:rsidDel="002260E7" w:rsidRDefault="00A33515">
      <w:pPr>
        <w:spacing w:line="200" w:lineRule="exact"/>
        <w:rPr>
          <w:del w:id="2805" w:author="Admin" w:date="2019-02-19T02:10:00Z"/>
          <w:sz w:val="20"/>
          <w:szCs w:val="20"/>
        </w:rPr>
      </w:pPr>
    </w:p>
    <w:p w:rsidR="00A33515" w:rsidDel="002260E7" w:rsidRDefault="00A33515">
      <w:pPr>
        <w:spacing w:line="248" w:lineRule="exact"/>
        <w:rPr>
          <w:del w:id="2806" w:author="Admin" w:date="2019-02-19T02:10:00Z"/>
          <w:sz w:val="20"/>
          <w:szCs w:val="20"/>
        </w:rPr>
      </w:pPr>
    </w:p>
    <w:p w:rsidR="00A33515" w:rsidDel="002260E7" w:rsidRDefault="001A4D22">
      <w:pPr>
        <w:ind w:right="-19"/>
        <w:jc w:val="center"/>
        <w:rPr>
          <w:del w:id="2807" w:author="Admin" w:date="2019-02-19T02:10:00Z"/>
          <w:sz w:val="20"/>
          <w:szCs w:val="20"/>
        </w:rPr>
      </w:pPr>
      <w:del w:id="2808"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235</w:delText>
        </w:r>
        <w:r w:rsidDel="002260E7">
          <w:rPr>
            <w:rFonts w:ascii="Arial" w:eastAsia="Arial" w:hAnsi="Arial" w:cs="Arial"/>
            <w:sz w:val="20"/>
            <w:szCs w:val="20"/>
          </w:rPr>
          <w:delText xml:space="preserve"> −</w:delText>
        </w:r>
      </w:del>
    </w:p>
    <w:p w:rsidR="00A33515" w:rsidDel="002260E7" w:rsidRDefault="00A33515">
      <w:pPr>
        <w:rPr>
          <w:del w:id="2809" w:author="Admin" w:date="2019-02-19T02:10:00Z"/>
        </w:rPr>
        <w:sectPr w:rsidR="00A33515" w:rsidDel="002260E7">
          <w:type w:val="continuous"/>
          <w:pgSz w:w="8220" w:h="12472"/>
          <w:pgMar w:top="639" w:right="720" w:bottom="0" w:left="720" w:header="0" w:footer="0" w:gutter="0"/>
          <w:cols w:space="720" w:equalWidth="0">
            <w:col w:w="6780"/>
          </w:cols>
        </w:sectPr>
      </w:pPr>
    </w:p>
    <w:tbl>
      <w:tblPr>
        <w:tblW w:w="0" w:type="auto"/>
        <w:tblInd w:w="1330" w:type="dxa"/>
        <w:tblLayout w:type="fixed"/>
        <w:tblCellMar>
          <w:left w:w="0" w:type="dxa"/>
          <w:right w:w="0" w:type="dxa"/>
        </w:tblCellMar>
        <w:tblLook w:val="04A0" w:firstRow="1" w:lastRow="0" w:firstColumn="1" w:lastColumn="0" w:noHBand="0" w:noVBand="1"/>
      </w:tblPr>
      <w:tblGrid>
        <w:gridCol w:w="400"/>
        <w:gridCol w:w="340"/>
        <w:gridCol w:w="380"/>
        <w:gridCol w:w="340"/>
        <w:gridCol w:w="20"/>
        <w:gridCol w:w="180"/>
        <w:gridCol w:w="140"/>
        <w:gridCol w:w="200"/>
        <w:gridCol w:w="260"/>
        <w:gridCol w:w="120"/>
        <w:gridCol w:w="320"/>
        <w:gridCol w:w="100"/>
        <w:gridCol w:w="260"/>
        <w:gridCol w:w="100"/>
        <w:gridCol w:w="340"/>
        <w:gridCol w:w="20"/>
        <w:gridCol w:w="340"/>
        <w:gridCol w:w="20"/>
        <w:gridCol w:w="320"/>
        <w:gridCol w:w="20"/>
      </w:tblGrid>
      <w:tr w:rsidR="00A33515" w:rsidDel="002260E7">
        <w:trPr>
          <w:trHeight w:val="226"/>
          <w:del w:id="2810" w:author="Admin" w:date="2019-02-19T02:10:00Z"/>
        </w:trPr>
        <w:tc>
          <w:tcPr>
            <w:tcW w:w="400" w:type="dxa"/>
            <w:vAlign w:val="bottom"/>
          </w:tcPr>
          <w:p w:rsidR="00A33515" w:rsidDel="002260E7" w:rsidRDefault="00A33515">
            <w:pPr>
              <w:rPr>
                <w:del w:id="2811" w:author="Admin" w:date="2019-02-19T02:10:00Z"/>
                <w:sz w:val="19"/>
                <w:szCs w:val="19"/>
              </w:rPr>
            </w:pPr>
            <w:bookmarkStart w:id="2812" w:name="page246"/>
            <w:bookmarkEnd w:id="2812"/>
          </w:p>
        </w:tc>
        <w:tc>
          <w:tcPr>
            <w:tcW w:w="340" w:type="dxa"/>
            <w:vAlign w:val="bottom"/>
          </w:tcPr>
          <w:p w:rsidR="00A33515" w:rsidDel="002260E7" w:rsidRDefault="00A33515">
            <w:pPr>
              <w:rPr>
                <w:del w:id="2813" w:author="Admin" w:date="2019-02-19T02:10:00Z"/>
                <w:sz w:val="19"/>
                <w:szCs w:val="19"/>
              </w:rPr>
            </w:pPr>
          </w:p>
        </w:tc>
        <w:tc>
          <w:tcPr>
            <w:tcW w:w="380" w:type="dxa"/>
            <w:vAlign w:val="bottom"/>
          </w:tcPr>
          <w:p w:rsidR="00A33515" w:rsidDel="002260E7" w:rsidRDefault="00A33515">
            <w:pPr>
              <w:rPr>
                <w:del w:id="2814" w:author="Admin" w:date="2019-02-19T02:10:00Z"/>
                <w:sz w:val="19"/>
                <w:szCs w:val="19"/>
              </w:rPr>
            </w:pPr>
          </w:p>
        </w:tc>
        <w:tc>
          <w:tcPr>
            <w:tcW w:w="1680" w:type="dxa"/>
            <w:gridSpan w:val="9"/>
            <w:vAlign w:val="bottom"/>
          </w:tcPr>
          <w:p w:rsidR="00A33515" w:rsidDel="002260E7" w:rsidRDefault="001A4D22">
            <w:pPr>
              <w:ind w:right="240"/>
              <w:jc w:val="right"/>
              <w:rPr>
                <w:del w:id="2815" w:author="Admin" w:date="2019-02-19T02:10:00Z"/>
                <w:sz w:val="20"/>
                <w:szCs w:val="20"/>
              </w:rPr>
            </w:pPr>
            <w:del w:id="2816" w:author="Admin" w:date="2019-02-19T02:10:00Z">
              <w:r w:rsidDel="002260E7">
                <w:rPr>
                  <w:rFonts w:ascii="Arial" w:eastAsia="Arial" w:hAnsi="Arial" w:cs="Arial"/>
                  <w:w w:val="98"/>
                  <w:sz w:val="18"/>
                  <w:szCs w:val="18"/>
                </w:rPr>
                <w:delText>2015 год, 8 класс</w:delText>
              </w:r>
            </w:del>
          </w:p>
        </w:tc>
        <w:tc>
          <w:tcPr>
            <w:tcW w:w="260" w:type="dxa"/>
            <w:vAlign w:val="bottom"/>
          </w:tcPr>
          <w:p w:rsidR="00A33515" w:rsidDel="002260E7" w:rsidRDefault="00A33515">
            <w:pPr>
              <w:rPr>
                <w:del w:id="2817" w:author="Admin" w:date="2019-02-19T02:10:00Z"/>
                <w:sz w:val="19"/>
                <w:szCs w:val="19"/>
              </w:rPr>
            </w:pPr>
          </w:p>
        </w:tc>
        <w:tc>
          <w:tcPr>
            <w:tcW w:w="100" w:type="dxa"/>
            <w:vAlign w:val="bottom"/>
          </w:tcPr>
          <w:p w:rsidR="00A33515" w:rsidDel="002260E7" w:rsidRDefault="00A33515">
            <w:pPr>
              <w:rPr>
                <w:del w:id="2818" w:author="Admin" w:date="2019-02-19T02:10:00Z"/>
                <w:sz w:val="19"/>
                <w:szCs w:val="19"/>
              </w:rPr>
            </w:pPr>
          </w:p>
        </w:tc>
        <w:tc>
          <w:tcPr>
            <w:tcW w:w="340" w:type="dxa"/>
            <w:vAlign w:val="bottom"/>
          </w:tcPr>
          <w:p w:rsidR="00A33515" w:rsidDel="002260E7" w:rsidRDefault="00A33515">
            <w:pPr>
              <w:rPr>
                <w:del w:id="2819" w:author="Admin" w:date="2019-02-19T02:10:00Z"/>
                <w:sz w:val="19"/>
                <w:szCs w:val="19"/>
              </w:rPr>
            </w:pPr>
          </w:p>
        </w:tc>
        <w:tc>
          <w:tcPr>
            <w:tcW w:w="20" w:type="dxa"/>
            <w:vAlign w:val="bottom"/>
          </w:tcPr>
          <w:p w:rsidR="00A33515" w:rsidDel="002260E7" w:rsidRDefault="00A33515">
            <w:pPr>
              <w:rPr>
                <w:del w:id="2820" w:author="Admin" w:date="2019-02-19T02:10:00Z"/>
                <w:sz w:val="19"/>
                <w:szCs w:val="19"/>
              </w:rPr>
            </w:pPr>
          </w:p>
        </w:tc>
        <w:tc>
          <w:tcPr>
            <w:tcW w:w="340" w:type="dxa"/>
            <w:vAlign w:val="bottom"/>
          </w:tcPr>
          <w:p w:rsidR="00A33515" w:rsidDel="002260E7" w:rsidRDefault="00A33515">
            <w:pPr>
              <w:rPr>
                <w:del w:id="2821" w:author="Admin" w:date="2019-02-19T02:10:00Z"/>
                <w:sz w:val="19"/>
                <w:szCs w:val="19"/>
              </w:rPr>
            </w:pPr>
          </w:p>
        </w:tc>
        <w:tc>
          <w:tcPr>
            <w:tcW w:w="20" w:type="dxa"/>
            <w:vAlign w:val="bottom"/>
          </w:tcPr>
          <w:p w:rsidR="00A33515" w:rsidDel="002260E7" w:rsidRDefault="00A33515">
            <w:pPr>
              <w:rPr>
                <w:del w:id="2822" w:author="Admin" w:date="2019-02-19T02:10:00Z"/>
                <w:sz w:val="19"/>
                <w:szCs w:val="19"/>
              </w:rPr>
            </w:pPr>
          </w:p>
        </w:tc>
        <w:tc>
          <w:tcPr>
            <w:tcW w:w="320" w:type="dxa"/>
            <w:vAlign w:val="bottom"/>
          </w:tcPr>
          <w:p w:rsidR="00A33515" w:rsidDel="002260E7" w:rsidRDefault="00A33515">
            <w:pPr>
              <w:rPr>
                <w:del w:id="2823" w:author="Admin" w:date="2019-02-19T02:10:00Z"/>
                <w:sz w:val="19"/>
                <w:szCs w:val="19"/>
              </w:rPr>
            </w:pPr>
          </w:p>
        </w:tc>
        <w:tc>
          <w:tcPr>
            <w:tcW w:w="0" w:type="dxa"/>
            <w:vAlign w:val="bottom"/>
          </w:tcPr>
          <w:p w:rsidR="00A33515" w:rsidDel="002260E7" w:rsidRDefault="00A33515">
            <w:pPr>
              <w:rPr>
                <w:del w:id="2824" w:author="Admin" w:date="2019-02-19T02:10:00Z"/>
                <w:sz w:val="1"/>
                <w:szCs w:val="1"/>
              </w:rPr>
            </w:pPr>
          </w:p>
        </w:tc>
      </w:tr>
      <w:tr w:rsidR="00A33515" w:rsidDel="002260E7">
        <w:trPr>
          <w:trHeight w:val="166"/>
          <w:del w:id="2825" w:author="Admin" w:date="2019-02-19T02:10:00Z"/>
        </w:trPr>
        <w:tc>
          <w:tcPr>
            <w:tcW w:w="400" w:type="dxa"/>
            <w:vAlign w:val="bottom"/>
          </w:tcPr>
          <w:p w:rsidR="00A33515" w:rsidDel="002260E7" w:rsidRDefault="00A33515">
            <w:pPr>
              <w:rPr>
                <w:del w:id="2826" w:author="Admin" w:date="2019-02-19T02:10:00Z"/>
                <w:sz w:val="14"/>
                <w:szCs w:val="14"/>
              </w:rPr>
            </w:pPr>
          </w:p>
        </w:tc>
        <w:tc>
          <w:tcPr>
            <w:tcW w:w="340" w:type="dxa"/>
            <w:vMerge w:val="restart"/>
            <w:vAlign w:val="bottom"/>
          </w:tcPr>
          <w:p w:rsidR="00A33515" w:rsidDel="002260E7" w:rsidRDefault="001A4D22">
            <w:pPr>
              <w:ind w:right="20"/>
              <w:jc w:val="right"/>
              <w:rPr>
                <w:del w:id="2827" w:author="Admin" w:date="2019-02-19T02:10:00Z"/>
                <w:sz w:val="20"/>
                <w:szCs w:val="20"/>
              </w:rPr>
            </w:pPr>
            <w:del w:id="2828" w:author="Admin" w:date="2019-02-19T02:10:00Z">
              <w:r w:rsidDel="002260E7">
                <w:rPr>
                  <w:rFonts w:ascii="Arial" w:eastAsia="Arial" w:hAnsi="Arial" w:cs="Arial"/>
                  <w:sz w:val="20"/>
                  <w:szCs w:val="20"/>
                </w:rPr>
                <w:delText>1</w:delText>
              </w:r>
            </w:del>
          </w:p>
        </w:tc>
        <w:tc>
          <w:tcPr>
            <w:tcW w:w="380" w:type="dxa"/>
            <w:vAlign w:val="bottom"/>
          </w:tcPr>
          <w:p w:rsidR="00A33515" w:rsidDel="002260E7" w:rsidRDefault="00A33515">
            <w:pPr>
              <w:rPr>
                <w:del w:id="2829" w:author="Admin" w:date="2019-02-19T02:10:00Z"/>
                <w:sz w:val="14"/>
                <w:szCs w:val="14"/>
              </w:rPr>
            </w:pPr>
          </w:p>
        </w:tc>
        <w:tc>
          <w:tcPr>
            <w:tcW w:w="340" w:type="dxa"/>
            <w:vMerge w:val="restart"/>
            <w:vAlign w:val="bottom"/>
          </w:tcPr>
          <w:p w:rsidR="00A33515" w:rsidDel="002260E7" w:rsidRDefault="001A4D22">
            <w:pPr>
              <w:jc w:val="center"/>
              <w:rPr>
                <w:del w:id="2830" w:author="Admin" w:date="2019-02-19T02:10:00Z"/>
                <w:sz w:val="20"/>
                <w:szCs w:val="20"/>
              </w:rPr>
            </w:pPr>
            <w:del w:id="2831" w:author="Admin" w:date="2019-02-19T02:10:00Z">
              <w:r w:rsidDel="002260E7">
                <w:rPr>
                  <w:rFonts w:ascii="Arial" w:eastAsia="Arial" w:hAnsi="Arial" w:cs="Arial"/>
                  <w:sz w:val="20"/>
                  <w:szCs w:val="20"/>
                </w:rPr>
                <w:delText>1</w:delText>
              </w:r>
            </w:del>
          </w:p>
        </w:tc>
        <w:tc>
          <w:tcPr>
            <w:tcW w:w="20" w:type="dxa"/>
            <w:vAlign w:val="bottom"/>
          </w:tcPr>
          <w:p w:rsidR="00A33515" w:rsidDel="002260E7" w:rsidRDefault="00A33515">
            <w:pPr>
              <w:rPr>
                <w:del w:id="2832" w:author="Admin" w:date="2019-02-19T02:10:00Z"/>
                <w:sz w:val="14"/>
                <w:szCs w:val="14"/>
              </w:rPr>
            </w:pPr>
          </w:p>
        </w:tc>
        <w:tc>
          <w:tcPr>
            <w:tcW w:w="320" w:type="dxa"/>
            <w:gridSpan w:val="2"/>
            <w:vMerge w:val="restart"/>
            <w:vAlign w:val="bottom"/>
          </w:tcPr>
          <w:p w:rsidR="00A33515" w:rsidDel="002260E7" w:rsidRDefault="001A4D22">
            <w:pPr>
              <w:ind w:right="120"/>
              <w:jc w:val="right"/>
              <w:rPr>
                <w:del w:id="2833" w:author="Admin" w:date="2019-02-19T02:10:00Z"/>
                <w:sz w:val="20"/>
                <w:szCs w:val="20"/>
              </w:rPr>
            </w:pPr>
            <w:del w:id="2834" w:author="Admin" w:date="2019-02-19T02:10:00Z">
              <w:r w:rsidDel="002260E7">
                <w:rPr>
                  <w:rFonts w:ascii="Arial" w:eastAsia="Arial" w:hAnsi="Arial" w:cs="Arial"/>
                  <w:sz w:val="20"/>
                  <w:szCs w:val="20"/>
                </w:rPr>
                <w:delText>0</w:delText>
              </w:r>
            </w:del>
          </w:p>
        </w:tc>
        <w:tc>
          <w:tcPr>
            <w:tcW w:w="200" w:type="dxa"/>
            <w:vAlign w:val="bottom"/>
          </w:tcPr>
          <w:p w:rsidR="00A33515" w:rsidDel="002260E7" w:rsidRDefault="00A33515">
            <w:pPr>
              <w:rPr>
                <w:del w:id="2835" w:author="Admin" w:date="2019-02-19T02:10:00Z"/>
                <w:sz w:val="14"/>
                <w:szCs w:val="14"/>
              </w:rPr>
            </w:pPr>
          </w:p>
        </w:tc>
        <w:tc>
          <w:tcPr>
            <w:tcW w:w="260" w:type="dxa"/>
            <w:vAlign w:val="bottom"/>
          </w:tcPr>
          <w:p w:rsidR="00A33515" w:rsidDel="002260E7" w:rsidRDefault="00A33515">
            <w:pPr>
              <w:rPr>
                <w:del w:id="2836" w:author="Admin" w:date="2019-02-19T02:10:00Z"/>
                <w:sz w:val="14"/>
                <w:szCs w:val="14"/>
              </w:rPr>
            </w:pPr>
          </w:p>
        </w:tc>
        <w:tc>
          <w:tcPr>
            <w:tcW w:w="120" w:type="dxa"/>
            <w:vAlign w:val="bottom"/>
          </w:tcPr>
          <w:p w:rsidR="00A33515" w:rsidDel="002260E7" w:rsidRDefault="00A33515">
            <w:pPr>
              <w:rPr>
                <w:del w:id="2837" w:author="Admin" w:date="2019-02-19T02:10:00Z"/>
                <w:sz w:val="14"/>
                <w:szCs w:val="14"/>
              </w:rPr>
            </w:pPr>
          </w:p>
        </w:tc>
        <w:tc>
          <w:tcPr>
            <w:tcW w:w="320" w:type="dxa"/>
            <w:vAlign w:val="bottom"/>
          </w:tcPr>
          <w:p w:rsidR="00A33515" w:rsidDel="002260E7" w:rsidRDefault="00A33515">
            <w:pPr>
              <w:rPr>
                <w:del w:id="2838" w:author="Admin" w:date="2019-02-19T02:10:00Z"/>
                <w:sz w:val="14"/>
                <w:szCs w:val="14"/>
              </w:rPr>
            </w:pPr>
          </w:p>
        </w:tc>
        <w:tc>
          <w:tcPr>
            <w:tcW w:w="100" w:type="dxa"/>
            <w:vAlign w:val="bottom"/>
          </w:tcPr>
          <w:p w:rsidR="00A33515" w:rsidDel="002260E7" w:rsidRDefault="00A33515">
            <w:pPr>
              <w:rPr>
                <w:del w:id="2839" w:author="Admin" w:date="2019-02-19T02:10:00Z"/>
                <w:sz w:val="14"/>
                <w:szCs w:val="14"/>
              </w:rPr>
            </w:pPr>
          </w:p>
        </w:tc>
        <w:tc>
          <w:tcPr>
            <w:tcW w:w="260" w:type="dxa"/>
            <w:vMerge w:val="restart"/>
            <w:vAlign w:val="bottom"/>
          </w:tcPr>
          <w:p w:rsidR="00A33515" w:rsidDel="002260E7" w:rsidRDefault="001A4D22">
            <w:pPr>
              <w:jc w:val="right"/>
              <w:rPr>
                <w:del w:id="2840" w:author="Admin" w:date="2019-02-19T02:10:00Z"/>
                <w:sz w:val="20"/>
                <w:szCs w:val="20"/>
              </w:rPr>
            </w:pPr>
            <w:del w:id="2841" w:author="Admin" w:date="2019-02-19T02:10:00Z">
              <w:r w:rsidDel="002260E7">
                <w:rPr>
                  <w:rFonts w:ascii="Arial" w:eastAsia="Arial" w:hAnsi="Arial" w:cs="Arial"/>
                  <w:sz w:val="20"/>
                  <w:szCs w:val="20"/>
                </w:rPr>
                <w:delText>1</w:delText>
              </w:r>
            </w:del>
          </w:p>
        </w:tc>
        <w:tc>
          <w:tcPr>
            <w:tcW w:w="100" w:type="dxa"/>
            <w:vAlign w:val="bottom"/>
          </w:tcPr>
          <w:p w:rsidR="00A33515" w:rsidDel="002260E7" w:rsidRDefault="00A33515">
            <w:pPr>
              <w:rPr>
                <w:del w:id="2842" w:author="Admin" w:date="2019-02-19T02:10:00Z"/>
                <w:sz w:val="14"/>
                <w:szCs w:val="14"/>
              </w:rPr>
            </w:pPr>
          </w:p>
        </w:tc>
        <w:tc>
          <w:tcPr>
            <w:tcW w:w="340" w:type="dxa"/>
            <w:vMerge w:val="restart"/>
            <w:vAlign w:val="bottom"/>
          </w:tcPr>
          <w:p w:rsidR="00A33515" w:rsidDel="002260E7" w:rsidRDefault="001A4D22">
            <w:pPr>
              <w:ind w:right="20"/>
              <w:jc w:val="right"/>
              <w:rPr>
                <w:del w:id="2843" w:author="Admin" w:date="2019-02-19T02:10:00Z"/>
                <w:sz w:val="20"/>
                <w:szCs w:val="20"/>
              </w:rPr>
            </w:pPr>
            <w:del w:id="2844" w:author="Admin" w:date="2019-02-19T02:10:00Z">
              <w:r w:rsidDel="002260E7">
                <w:rPr>
                  <w:rFonts w:ascii="Arial" w:eastAsia="Arial" w:hAnsi="Arial" w:cs="Arial"/>
                  <w:sz w:val="20"/>
                  <w:szCs w:val="20"/>
                </w:rPr>
                <w:delText>0</w:delText>
              </w:r>
            </w:del>
          </w:p>
        </w:tc>
        <w:tc>
          <w:tcPr>
            <w:tcW w:w="20" w:type="dxa"/>
            <w:vAlign w:val="bottom"/>
          </w:tcPr>
          <w:p w:rsidR="00A33515" w:rsidDel="002260E7" w:rsidRDefault="00A33515">
            <w:pPr>
              <w:rPr>
                <w:del w:id="2845" w:author="Admin" w:date="2019-02-19T02:10:00Z"/>
                <w:sz w:val="14"/>
                <w:szCs w:val="14"/>
              </w:rPr>
            </w:pPr>
          </w:p>
        </w:tc>
        <w:tc>
          <w:tcPr>
            <w:tcW w:w="340" w:type="dxa"/>
            <w:vMerge w:val="restart"/>
            <w:vAlign w:val="bottom"/>
          </w:tcPr>
          <w:p w:rsidR="00A33515" w:rsidDel="002260E7" w:rsidRDefault="001A4D22">
            <w:pPr>
              <w:ind w:right="20"/>
              <w:jc w:val="right"/>
              <w:rPr>
                <w:del w:id="2846" w:author="Admin" w:date="2019-02-19T02:10:00Z"/>
                <w:sz w:val="20"/>
                <w:szCs w:val="20"/>
              </w:rPr>
            </w:pPr>
            <w:del w:id="2847" w:author="Admin" w:date="2019-02-19T02:10:00Z">
              <w:r w:rsidDel="002260E7">
                <w:rPr>
                  <w:rFonts w:ascii="Arial" w:eastAsia="Arial" w:hAnsi="Arial" w:cs="Arial"/>
                  <w:sz w:val="20"/>
                  <w:szCs w:val="20"/>
                </w:rPr>
                <w:delText>1</w:delText>
              </w:r>
            </w:del>
          </w:p>
        </w:tc>
        <w:tc>
          <w:tcPr>
            <w:tcW w:w="20" w:type="dxa"/>
            <w:vAlign w:val="bottom"/>
          </w:tcPr>
          <w:p w:rsidR="00A33515" w:rsidDel="002260E7" w:rsidRDefault="00A33515">
            <w:pPr>
              <w:rPr>
                <w:del w:id="2848" w:author="Admin" w:date="2019-02-19T02:10:00Z"/>
                <w:sz w:val="14"/>
                <w:szCs w:val="14"/>
              </w:rPr>
            </w:pPr>
          </w:p>
        </w:tc>
        <w:tc>
          <w:tcPr>
            <w:tcW w:w="320" w:type="dxa"/>
            <w:vMerge w:val="restart"/>
            <w:vAlign w:val="bottom"/>
          </w:tcPr>
          <w:p w:rsidR="00A33515" w:rsidDel="002260E7" w:rsidRDefault="001A4D22">
            <w:pPr>
              <w:ind w:right="20"/>
              <w:jc w:val="right"/>
              <w:rPr>
                <w:del w:id="2849" w:author="Admin" w:date="2019-02-19T02:10:00Z"/>
                <w:sz w:val="20"/>
                <w:szCs w:val="20"/>
              </w:rPr>
            </w:pPr>
            <w:del w:id="2850" w:author="Admin" w:date="2019-02-19T02:10:00Z">
              <w:r w:rsidDel="002260E7">
                <w:rPr>
                  <w:rFonts w:ascii="Arial" w:eastAsia="Arial" w:hAnsi="Arial" w:cs="Arial"/>
                  <w:sz w:val="20"/>
                  <w:szCs w:val="20"/>
                </w:rPr>
                <w:delText>1</w:delText>
              </w:r>
            </w:del>
          </w:p>
        </w:tc>
        <w:tc>
          <w:tcPr>
            <w:tcW w:w="0" w:type="dxa"/>
            <w:vAlign w:val="bottom"/>
          </w:tcPr>
          <w:p w:rsidR="00A33515" w:rsidDel="002260E7" w:rsidRDefault="00A33515">
            <w:pPr>
              <w:rPr>
                <w:del w:id="2851" w:author="Admin" w:date="2019-02-19T02:10:00Z"/>
                <w:sz w:val="1"/>
                <w:szCs w:val="1"/>
              </w:rPr>
            </w:pPr>
          </w:p>
        </w:tc>
      </w:tr>
      <w:tr w:rsidR="00A33515" w:rsidDel="002260E7">
        <w:trPr>
          <w:trHeight w:val="301"/>
          <w:del w:id="2852" w:author="Admin" w:date="2019-02-19T02:10:00Z"/>
        </w:trPr>
        <w:tc>
          <w:tcPr>
            <w:tcW w:w="400" w:type="dxa"/>
            <w:vAlign w:val="bottom"/>
          </w:tcPr>
          <w:p w:rsidR="00A33515" w:rsidDel="002260E7" w:rsidRDefault="00A33515">
            <w:pPr>
              <w:rPr>
                <w:del w:id="2853" w:author="Admin" w:date="2019-02-19T02:10:00Z"/>
                <w:sz w:val="24"/>
                <w:szCs w:val="24"/>
              </w:rPr>
            </w:pPr>
          </w:p>
        </w:tc>
        <w:tc>
          <w:tcPr>
            <w:tcW w:w="340" w:type="dxa"/>
            <w:vMerge/>
            <w:vAlign w:val="bottom"/>
          </w:tcPr>
          <w:p w:rsidR="00A33515" w:rsidDel="002260E7" w:rsidRDefault="00A33515">
            <w:pPr>
              <w:rPr>
                <w:del w:id="2854" w:author="Admin" w:date="2019-02-19T02:10:00Z"/>
                <w:sz w:val="24"/>
                <w:szCs w:val="24"/>
              </w:rPr>
            </w:pPr>
          </w:p>
        </w:tc>
        <w:tc>
          <w:tcPr>
            <w:tcW w:w="380" w:type="dxa"/>
            <w:tcBorders>
              <w:left w:val="single" w:sz="8" w:space="0" w:color="auto"/>
              <w:right w:val="single" w:sz="8" w:space="0" w:color="auto"/>
            </w:tcBorders>
            <w:vAlign w:val="bottom"/>
          </w:tcPr>
          <w:p w:rsidR="00A33515" w:rsidDel="002260E7" w:rsidRDefault="001A4D22">
            <w:pPr>
              <w:ind w:right="40"/>
              <w:jc w:val="right"/>
              <w:rPr>
                <w:del w:id="2855" w:author="Admin" w:date="2019-02-19T02:10:00Z"/>
                <w:sz w:val="20"/>
                <w:szCs w:val="20"/>
              </w:rPr>
            </w:pPr>
            <w:del w:id="2856" w:author="Admin" w:date="2019-02-19T02:10:00Z">
              <w:r w:rsidDel="002260E7">
                <w:rPr>
                  <w:rFonts w:ascii="Arial" w:eastAsia="Arial" w:hAnsi="Arial" w:cs="Arial"/>
                  <w:sz w:val="20"/>
                  <w:szCs w:val="20"/>
                </w:rPr>
                <w:delText>0</w:delText>
              </w:r>
            </w:del>
          </w:p>
        </w:tc>
        <w:tc>
          <w:tcPr>
            <w:tcW w:w="340" w:type="dxa"/>
            <w:vMerge/>
            <w:vAlign w:val="bottom"/>
          </w:tcPr>
          <w:p w:rsidR="00A33515" w:rsidDel="002260E7" w:rsidRDefault="00A33515">
            <w:pPr>
              <w:rPr>
                <w:del w:id="2857" w:author="Admin" w:date="2019-02-19T02:10:00Z"/>
                <w:sz w:val="24"/>
                <w:szCs w:val="24"/>
              </w:rPr>
            </w:pPr>
          </w:p>
        </w:tc>
        <w:tc>
          <w:tcPr>
            <w:tcW w:w="20" w:type="dxa"/>
            <w:shd w:val="clear" w:color="auto" w:fill="000000"/>
            <w:vAlign w:val="bottom"/>
          </w:tcPr>
          <w:p w:rsidR="00A33515" w:rsidDel="002260E7" w:rsidRDefault="00A33515">
            <w:pPr>
              <w:rPr>
                <w:del w:id="2858" w:author="Admin" w:date="2019-02-19T02:10:00Z"/>
                <w:sz w:val="24"/>
                <w:szCs w:val="24"/>
              </w:rPr>
            </w:pPr>
          </w:p>
        </w:tc>
        <w:tc>
          <w:tcPr>
            <w:tcW w:w="320" w:type="dxa"/>
            <w:gridSpan w:val="2"/>
            <w:vMerge/>
            <w:vAlign w:val="bottom"/>
          </w:tcPr>
          <w:p w:rsidR="00A33515" w:rsidDel="002260E7" w:rsidRDefault="00A33515">
            <w:pPr>
              <w:rPr>
                <w:del w:id="2859" w:author="Admin" w:date="2019-02-19T02:10:00Z"/>
                <w:sz w:val="24"/>
                <w:szCs w:val="24"/>
              </w:rPr>
            </w:pPr>
          </w:p>
        </w:tc>
        <w:tc>
          <w:tcPr>
            <w:tcW w:w="200" w:type="dxa"/>
            <w:vAlign w:val="bottom"/>
          </w:tcPr>
          <w:p w:rsidR="00A33515" w:rsidDel="002260E7" w:rsidRDefault="00A33515">
            <w:pPr>
              <w:rPr>
                <w:del w:id="2860" w:author="Admin" w:date="2019-02-19T02:10:00Z"/>
                <w:sz w:val="24"/>
                <w:szCs w:val="24"/>
              </w:rPr>
            </w:pPr>
          </w:p>
        </w:tc>
        <w:tc>
          <w:tcPr>
            <w:tcW w:w="260" w:type="dxa"/>
            <w:vAlign w:val="bottom"/>
          </w:tcPr>
          <w:p w:rsidR="00A33515" w:rsidDel="002260E7" w:rsidRDefault="00A33515">
            <w:pPr>
              <w:rPr>
                <w:del w:id="2861" w:author="Admin" w:date="2019-02-19T02:10:00Z"/>
                <w:sz w:val="24"/>
                <w:szCs w:val="24"/>
              </w:rPr>
            </w:pPr>
          </w:p>
        </w:tc>
        <w:tc>
          <w:tcPr>
            <w:tcW w:w="120" w:type="dxa"/>
            <w:vAlign w:val="bottom"/>
          </w:tcPr>
          <w:p w:rsidR="00A33515" w:rsidDel="002260E7" w:rsidRDefault="00A33515">
            <w:pPr>
              <w:rPr>
                <w:del w:id="2862" w:author="Admin" w:date="2019-02-19T02:10:00Z"/>
                <w:sz w:val="24"/>
                <w:szCs w:val="24"/>
              </w:rPr>
            </w:pPr>
          </w:p>
        </w:tc>
        <w:tc>
          <w:tcPr>
            <w:tcW w:w="320" w:type="dxa"/>
            <w:vAlign w:val="bottom"/>
          </w:tcPr>
          <w:p w:rsidR="00A33515" w:rsidDel="002260E7" w:rsidRDefault="00A33515">
            <w:pPr>
              <w:rPr>
                <w:del w:id="2863" w:author="Admin" w:date="2019-02-19T02:10:00Z"/>
                <w:sz w:val="24"/>
                <w:szCs w:val="24"/>
              </w:rPr>
            </w:pPr>
          </w:p>
        </w:tc>
        <w:tc>
          <w:tcPr>
            <w:tcW w:w="100" w:type="dxa"/>
            <w:vAlign w:val="bottom"/>
          </w:tcPr>
          <w:p w:rsidR="00A33515" w:rsidDel="002260E7" w:rsidRDefault="00A33515">
            <w:pPr>
              <w:rPr>
                <w:del w:id="2864" w:author="Admin" w:date="2019-02-19T02:10:00Z"/>
                <w:sz w:val="24"/>
                <w:szCs w:val="24"/>
              </w:rPr>
            </w:pPr>
          </w:p>
        </w:tc>
        <w:tc>
          <w:tcPr>
            <w:tcW w:w="260" w:type="dxa"/>
            <w:vMerge/>
            <w:vAlign w:val="bottom"/>
          </w:tcPr>
          <w:p w:rsidR="00A33515" w:rsidDel="002260E7" w:rsidRDefault="00A33515">
            <w:pPr>
              <w:rPr>
                <w:del w:id="2865" w:author="Admin" w:date="2019-02-19T02:10:00Z"/>
                <w:sz w:val="24"/>
                <w:szCs w:val="24"/>
              </w:rPr>
            </w:pPr>
          </w:p>
        </w:tc>
        <w:tc>
          <w:tcPr>
            <w:tcW w:w="100" w:type="dxa"/>
            <w:tcBorders>
              <w:right w:val="single" w:sz="8" w:space="0" w:color="auto"/>
            </w:tcBorders>
            <w:vAlign w:val="bottom"/>
          </w:tcPr>
          <w:p w:rsidR="00A33515" w:rsidDel="002260E7" w:rsidRDefault="00A33515">
            <w:pPr>
              <w:rPr>
                <w:del w:id="2866" w:author="Admin" w:date="2019-02-19T02:10:00Z"/>
                <w:sz w:val="24"/>
                <w:szCs w:val="24"/>
              </w:rPr>
            </w:pPr>
          </w:p>
        </w:tc>
        <w:tc>
          <w:tcPr>
            <w:tcW w:w="340" w:type="dxa"/>
            <w:vMerge/>
            <w:vAlign w:val="bottom"/>
          </w:tcPr>
          <w:p w:rsidR="00A33515" w:rsidDel="002260E7" w:rsidRDefault="00A33515">
            <w:pPr>
              <w:rPr>
                <w:del w:id="2867" w:author="Admin" w:date="2019-02-19T02:10:00Z"/>
                <w:sz w:val="24"/>
                <w:szCs w:val="24"/>
              </w:rPr>
            </w:pPr>
          </w:p>
        </w:tc>
        <w:tc>
          <w:tcPr>
            <w:tcW w:w="20" w:type="dxa"/>
            <w:shd w:val="clear" w:color="auto" w:fill="000000"/>
            <w:vAlign w:val="bottom"/>
          </w:tcPr>
          <w:p w:rsidR="00A33515" w:rsidDel="002260E7" w:rsidRDefault="00A33515">
            <w:pPr>
              <w:rPr>
                <w:del w:id="2868" w:author="Admin" w:date="2019-02-19T02:10:00Z"/>
                <w:sz w:val="24"/>
                <w:szCs w:val="24"/>
              </w:rPr>
            </w:pPr>
          </w:p>
        </w:tc>
        <w:tc>
          <w:tcPr>
            <w:tcW w:w="340" w:type="dxa"/>
            <w:vMerge/>
            <w:vAlign w:val="bottom"/>
          </w:tcPr>
          <w:p w:rsidR="00A33515" w:rsidDel="002260E7" w:rsidRDefault="00A33515">
            <w:pPr>
              <w:rPr>
                <w:del w:id="2869" w:author="Admin" w:date="2019-02-19T02:10:00Z"/>
                <w:sz w:val="24"/>
                <w:szCs w:val="24"/>
              </w:rPr>
            </w:pPr>
          </w:p>
        </w:tc>
        <w:tc>
          <w:tcPr>
            <w:tcW w:w="20" w:type="dxa"/>
            <w:shd w:val="clear" w:color="auto" w:fill="000000"/>
            <w:vAlign w:val="bottom"/>
          </w:tcPr>
          <w:p w:rsidR="00A33515" w:rsidDel="002260E7" w:rsidRDefault="00A33515">
            <w:pPr>
              <w:rPr>
                <w:del w:id="2870" w:author="Admin" w:date="2019-02-19T02:10:00Z"/>
                <w:sz w:val="24"/>
                <w:szCs w:val="24"/>
              </w:rPr>
            </w:pPr>
          </w:p>
        </w:tc>
        <w:tc>
          <w:tcPr>
            <w:tcW w:w="320" w:type="dxa"/>
            <w:vMerge/>
            <w:vAlign w:val="bottom"/>
          </w:tcPr>
          <w:p w:rsidR="00A33515" w:rsidDel="002260E7" w:rsidRDefault="00A33515">
            <w:pPr>
              <w:rPr>
                <w:del w:id="2871" w:author="Admin" w:date="2019-02-19T02:10:00Z"/>
                <w:sz w:val="24"/>
                <w:szCs w:val="24"/>
              </w:rPr>
            </w:pPr>
          </w:p>
        </w:tc>
        <w:tc>
          <w:tcPr>
            <w:tcW w:w="0" w:type="dxa"/>
            <w:vAlign w:val="bottom"/>
          </w:tcPr>
          <w:p w:rsidR="00A33515" w:rsidDel="002260E7" w:rsidRDefault="00A33515">
            <w:pPr>
              <w:rPr>
                <w:del w:id="2872" w:author="Admin" w:date="2019-02-19T02:10:00Z"/>
                <w:sz w:val="1"/>
                <w:szCs w:val="1"/>
              </w:rPr>
            </w:pPr>
          </w:p>
        </w:tc>
      </w:tr>
      <w:tr w:rsidR="00A33515" w:rsidDel="002260E7">
        <w:trPr>
          <w:trHeight w:val="26"/>
          <w:del w:id="2873" w:author="Admin" w:date="2019-02-19T02:10:00Z"/>
        </w:trPr>
        <w:tc>
          <w:tcPr>
            <w:tcW w:w="400" w:type="dxa"/>
            <w:vAlign w:val="bottom"/>
          </w:tcPr>
          <w:p w:rsidR="00A33515" w:rsidDel="002260E7" w:rsidRDefault="00A33515">
            <w:pPr>
              <w:rPr>
                <w:del w:id="2874" w:author="Admin" w:date="2019-02-19T02:10:00Z"/>
                <w:sz w:val="2"/>
                <w:szCs w:val="2"/>
              </w:rPr>
            </w:pPr>
          </w:p>
        </w:tc>
        <w:tc>
          <w:tcPr>
            <w:tcW w:w="340" w:type="dxa"/>
            <w:tcBorders>
              <w:bottom w:val="single" w:sz="8" w:space="0" w:color="auto"/>
            </w:tcBorders>
            <w:vAlign w:val="bottom"/>
          </w:tcPr>
          <w:p w:rsidR="00A33515" w:rsidDel="002260E7" w:rsidRDefault="00A33515">
            <w:pPr>
              <w:rPr>
                <w:del w:id="2875" w:author="Admin" w:date="2019-02-19T02:10:00Z"/>
                <w:sz w:val="2"/>
                <w:szCs w:val="2"/>
              </w:rPr>
            </w:pPr>
          </w:p>
        </w:tc>
        <w:tc>
          <w:tcPr>
            <w:tcW w:w="380" w:type="dxa"/>
            <w:tcBorders>
              <w:left w:val="single" w:sz="8" w:space="0" w:color="auto"/>
              <w:bottom w:val="single" w:sz="8" w:space="0" w:color="auto"/>
              <w:right w:val="single" w:sz="8" w:space="0" w:color="auto"/>
            </w:tcBorders>
            <w:vAlign w:val="bottom"/>
          </w:tcPr>
          <w:p w:rsidR="00A33515" w:rsidDel="002260E7" w:rsidRDefault="00A33515">
            <w:pPr>
              <w:rPr>
                <w:del w:id="2876" w:author="Admin" w:date="2019-02-19T02:10:00Z"/>
                <w:sz w:val="2"/>
                <w:szCs w:val="2"/>
              </w:rPr>
            </w:pPr>
          </w:p>
        </w:tc>
        <w:tc>
          <w:tcPr>
            <w:tcW w:w="340" w:type="dxa"/>
            <w:tcBorders>
              <w:bottom w:val="single" w:sz="8" w:space="0" w:color="auto"/>
            </w:tcBorders>
            <w:vAlign w:val="bottom"/>
          </w:tcPr>
          <w:p w:rsidR="00A33515" w:rsidDel="002260E7" w:rsidRDefault="00A33515">
            <w:pPr>
              <w:rPr>
                <w:del w:id="2877"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2878" w:author="Admin" w:date="2019-02-19T02:10:00Z"/>
                <w:sz w:val="2"/>
                <w:szCs w:val="2"/>
              </w:rPr>
            </w:pPr>
          </w:p>
        </w:tc>
        <w:tc>
          <w:tcPr>
            <w:tcW w:w="180" w:type="dxa"/>
            <w:tcBorders>
              <w:bottom w:val="single" w:sz="8" w:space="0" w:color="auto"/>
            </w:tcBorders>
            <w:vAlign w:val="bottom"/>
          </w:tcPr>
          <w:p w:rsidR="00A33515" w:rsidDel="002260E7" w:rsidRDefault="00A33515">
            <w:pPr>
              <w:rPr>
                <w:del w:id="2879" w:author="Admin" w:date="2019-02-19T02:10:00Z"/>
                <w:sz w:val="2"/>
                <w:szCs w:val="2"/>
              </w:rPr>
            </w:pPr>
          </w:p>
        </w:tc>
        <w:tc>
          <w:tcPr>
            <w:tcW w:w="140" w:type="dxa"/>
            <w:tcBorders>
              <w:bottom w:val="single" w:sz="8" w:space="0" w:color="auto"/>
            </w:tcBorders>
            <w:vAlign w:val="bottom"/>
          </w:tcPr>
          <w:p w:rsidR="00A33515" w:rsidDel="002260E7" w:rsidRDefault="00A33515">
            <w:pPr>
              <w:rPr>
                <w:del w:id="2880" w:author="Admin" w:date="2019-02-19T02:10:00Z"/>
                <w:sz w:val="2"/>
                <w:szCs w:val="2"/>
              </w:rPr>
            </w:pPr>
          </w:p>
        </w:tc>
        <w:tc>
          <w:tcPr>
            <w:tcW w:w="200" w:type="dxa"/>
            <w:vAlign w:val="bottom"/>
          </w:tcPr>
          <w:p w:rsidR="00A33515" w:rsidDel="002260E7" w:rsidRDefault="00A33515">
            <w:pPr>
              <w:rPr>
                <w:del w:id="2881" w:author="Admin" w:date="2019-02-19T02:10:00Z"/>
                <w:sz w:val="2"/>
                <w:szCs w:val="2"/>
              </w:rPr>
            </w:pPr>
          </w:p>
        </w:tc>
        <w:tc>
          <w:tcPr>
            <w:tcW w:w="260" w:type="dxa"/>
            <w:vAlign w:val="bottom"/>
          </w:tcPr>
          <w:p w:rsidR="00A33515" w:rsidDel="002260E7" w:rsidRDefault="00A33515">
            <w:pPr>
              <w:rPr>
                <w:del w:id="2882" w:author="Admin" w:date="2019-02-19T02:10:00Z"/>
                <w:sz w:val="2"/>
                <w:szCs w:val="2"/>
              </w:rPr>
            </w:pPr>
          </w:p>
        </w:tc>
        <w:tc>
          <w:tcPr>
            <w:tcW w:w="120" w:type="dxa"/>
            <w:vAlign w:val="bottom"/>
          </w:tcPr>
          <w:p w:rsidR="00A33515" w:rsidDel="002260E7" w:rsidRDefault="00A33515">
            <w:pPr>
              <w:rPr>
                <w:del w:id="2883" w:author="Admin" w:date="2019-02-19T02:10:00Z"/>
                <w:sz w:val="2"/>
                <w:szCs w:val="2"/>
              </w:rPr>
            </w:pPr>
          </w:p>
        </w:tc>
        <w:tc>
          <w:tcPr>
            <w:tcW w:w="320" w:type="dxa"/>
            <w:vAlign w:val="bottom"/>
          </w:tcPr>
          <w:p w:rsidR="00A33515" w:rsidDel="002260E7" w:rsidRDefault="00A33515">
            <w:pPr>
              <w:rPr>
                <w:del w:id="2884" w:author="Admin" w:date="2019-02-19T02:10:00Z"/>
                <w:sz w:val="2"/>
                <w:szCs w:val="2"/>
              </w:rPr>
            </w:pPr>
          </w:p>
        </w:tc>
        <w:tc>
          <w:tcPr>
            <w:tcW w:w="100" w:type="dxa"/>
            <w:vAlign w:val="bottom"/>
          </w:tcPr>
          <w:p w:rsidR="00A33515" w:rsidDel="002260E7" w:rsidRDefault="00A33515">
            <w:pPr>
              <w:rPr>
                <w:del w:id="2885" w:author="Admin" w:date="2019-02-19T02:10:00Z"/>
                <w:sz w:val="2"/>
                <w:szCs w:val="2"/>
              </w:rPr>
            </w:pPr>
          </w:p>
        </w:tc>
        <w:tc>
          <w:tcPr>
            <w:tcW w:w="260" w:type="dxa"/>
            <w:tcBorders>
              <w:bottom w:val="single" w:sz="8" w:space="0" w:color="auto"/>
            </w:tcBorders>
            <w:vAlign w:val="bottom"/>
          </w:tcPr>
          <w:p w:rsidR="00A33515" w:rsidDel="002260E7" w:rsidRDefault="00A33515">
            <w:pPr>
              <w:rPr>
                <w:del w:id="2886" w:author="Admin" w:date="2019-02-19T02:10:00Z"/>
                <w:sz w:val="2"/>
                <w:szCs w:val="2"/>
              </w:rPr>
            </w:pPr>
          </w:p>
        </w:tc>
        <w:tc>
          <w:tcPr>
            <w:tcW w:w="100" w:type="dxa"/>
            <w:tcBorders>
              <w:bottom w:val="single" w:sz="8" w:space="0" w:color="auto"/>
              <w:right w:val="single" w:sz="8" w:space="0" w:color="auto"/>
            </w:tcBorders>
            <w:vAlign w:val="bottom"/>
          </w:tcPr>
          <w:p w:rsidR="00A33515" w:rsidDel="002260E7" w:rsidRDefault="00A33515">
            <w:pPr>
              <w:rPr>
                <w:del w:id="2887" w:author="Admin" w:date="2019-02-19T02:10:00Z"/>
                <w:sz w:val="2"/>
                <w:szCs w:val="2"/>
              </w:rPr>
            </w:pPr>
          </w:p>
        </w:tc>
        <w:tc>
          <w:tcPr>
            <w:tcW w:w="340" w:type="dxa"/>
            <w:tcBorders>
              <w:bottom w:val="single" w:sz="8" w:space="0" w:color="auto"/>
            </w:tcBorders>
            <w:vAlign w:val="bottom"/>
          </w:tcPr>
          <w:p w:rsidR="00A33515" w:rsidDel="002260E7" w:rsidRDefault="00A33515">
            <w:pPr>
              <w:rPr>
                <w:del w:id="2888"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2889" w:author="Admin" w:date="2019-02-19T02:10:00Z"/>
                <w:sz w:val="2"/>
                <w:szCs w:val="2"/>
              </w:rPr>
            </w:pPr>
          </w:p>
        </w:tc>
        <w:tc>
          <w:tcPr>
            <w:tcW w:w="340" w:type="dxa"/>
            <w:tcBorders>
              <w:bottom w:val="single" w:sz="8" w:space="0" w:color="auto"/>
            </w:tcBorders>
            <w:vAlign w:val="bottom"/>
          </w:tcPr>
          <w:p w:rsidR="00A33515" w:rsidDel="002260E7" w:rsidRDefault="00A33515">
            <w:pPr>
              <w:rPr>
                <w:del w:id="2890"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2891" w:author="Admin" w:date="2019-02-19T02:10:00Z"/>
                <w:sz w:val="2"/>
                <w:szCs w:val="2"/>
              </w:rPr>
            </w:pPr>
          </w:p>
        </w:tc>
        <w:tc>
          <w:tcPr>
            <w:tcW w:w="320" w:type="dxa"/>
            <w:tcBorders>
              <w:bottom w:val="single" w:sz="8" w:space="0" w:color="auto"/>
            </w:tcBorders>
            <w:vAlign w:val="bottom"/>
          </w:tcPr>
          <w:p w:rsidR="00A33515" w:rsidDel="002260E7" w:rsidRDefault="00A33515">
            <w:pPr>
              <w:rPr>
                <w:del w:id="2892" w:author="Admin" w:date="2019-02-19T02:10:00Z"/>
                <w:sz w:val="2"/>
                <w:szCs w:val="2"/>
              </w:rPr>
            </w:pPr>
          </w:p>
        </w:tc>
        <w:tc>
          <w:tcPr>
            <w:tcW w:w="0" w:type="dxa"/>
            <w:vAlign w:val="bottom"/>
          </w:tcPr>
          <w:p w:rsidR="00A33515" w:rsidDel="002260E7" w:rsidRDefault="00A33515">
            <w:pPr>
              <w:rPr>
                <w:del w:id="2893" w:author="Admin" w:date="2019-02-19T02:10:00Z"/>
                <w:sz w:val="1"/>
                <w:szCs w:val="1"/>
              </w:rPr>
            </w:pPr>
          </w:p>
        </w:tc>
      </w:tr>
      <w:tr w:rsidR="00A33515" w:rsidDel="002260E7">
        <w:trPr>
          <w:trHeight w:val="289"/>
          <w:del w:id="2894" w:author="Admin" w:date="2019-02-19T02:10:00Z"/>
        </w:trPr>
        <w:tc>
          <w:tcPr>
            <w:tcW w:w="400" w:type="dxa"/>
            <w:vMerge w:val="restart"/>
            <w:vAlign w:val="bottom"/>
          </w:tcPr>
          <w:p w:rsidR="00A33515" w:rsidDel="002260E7" w:rsidRDefault="001A4D22">
            <w:pPr>
              <w:ind w:right="140"/>
              <w:jc w:val="right"/>
              <w:rPr>
                <w:del w:id="2895" w:author="Admin" w:date="2019-02-19T02:10:00Z"/>
                <w:sz w:val="20"/>
                <w:szCs w:val="20"/>
              </w:rPr>
            </w:pPr>
            <w:del w:id="2896" w:author="Admin" w:date="2019-02-19T02:10:00Z">
              <w:r w:rsidDel="002260E7">
                <w:rPr>
                  <w:rFonts w:ascii="Arial" w:eastAsia="Arial" w:hAnsi="Arial" w:cs="Arial"/>
                  <w:w w:val="83"/>
                  <w:sz w:val="20"/>
                  <w:szCs w:val="20"/>
                </w:rPr>
                <w:delText>4:</w:delText>
              </w:r>
            </w:del>
          </w:p>
        </w:tc>
        <w:tc>
          <w:tcPr>
            <w:tcW w:w="340" w:type="dxa"/>
            <w:vAlign w:val="bottom"/>
          </w:tcPr>
          <w:p w:rsidR="00A33515" w:rsidDel="002260E7" w:rsidRDefault="001A4D22">
            <w:pPr>
              <w:ind w:right="20"/>
              <w:jc w:val="right"/>
              <w:rPr>
                <w:del w:id="2897" w:author="Admin" w:date="2019-02-19T02:10:00Z"/>
                <w:sz w:val="20"/>
                <w:szCs w:val="20"/>
              </w:rPr>
            </w:pPr>
            <w:del w:id="2898" w:author="Admin" w:date="2019-02-19T02:10:00Z">
              <w:r w:rsidDel="002260E7">
                <w:rPr>
                  <w:rFonts w:ascii="Arial" w:eastAsia="Arial" w:hAnsi="Arial" w:cs="Arial"/>
                  <w:sz w:val="20"/>
                  <w:szCs w:val="20"/>
                </w:rPr>
                <w:delText>0</w:delText>
              </w:r>
            </w:del>
          </w:p>
        </w:tc>
        <w:tc>
          <w:tcPr>
            <w:tcW w:w="380" w:type="dxa"/>
            <w:tcBorders>
              <w:left w:val="single" w:sz="8" w:space="0" w:color="auto"/>
              <w:right w:val="single" w:sz="8" w:space="0" w:color="auto"/>
            </w:tcBorders>
            <w:vAlign w:val="bottom"/>
          </w:tcPr>
          <w:p w:rsidR="00A33515" w:rsidDel="002260E7" w:rsidRDefault="001A4D22">
            <w:pPr>
              <w:ind w:right="40"/>
              <w:jc w:val="right"/>
              <w:rPr>
                <w:del w:id="2899" w:author="Admin" w:date="2019-02-19T02:10:00Z"/>
                <w:sz w:val="20"/>
                <w:szCs w:val="20"/>
              </w:rPr>
            </w:pPr>
            <w:del w:id="2900" w:author="Admin" w:date="2019-02-19T02:10:00Z">
              <w:r w:rsidDel="002260E7">
                <w:rPr>
                  <w:rFonts w:ascii="Arial" w:eastAsia="Arial" w:hAnsi="Arial" w:cs="Arial"/>
                  <w:sz w:val="20"/>
                  <w:szCs w:val="20"/>
                </w:rPr>
                <w:delText>0</w:delText>
              </w:r>
            </w:del>
          </w:p>
        </w:tc>
        <w:tc>
          <w:tcPr>
            <w:tcW w:w="340" w:type="dxa"/>
            <w:vAlign w:val="bottom"/>
          </w:tcPr>
          <w:p w:rsidR="00A33515" w:rsidDel="002260E7" w:rsidRDefault="001A4D22">
            <w:pPr>
              <w:jc w:val="center"/>
              <w:rPr>
                <w:del w:id="2901" w:author="Admin" w:date="2019-02-19T02:10:00Z"/>
                <w:sz w:val="20"/>
                <w:szCs w:val="20"/>
              </w:rPr>
            </w:pPr>
            <w:del w:id="2902" w:author="Admin" w:date="2019-02-19T02:10:00Z">
              <w:r w:rsidDel="002260E7">
                <w:rPr>
                  <w:rFonts w:ascii="Arial" w:eastAsia="Arial" w:hAnsi="Arial" w:cs="Arial"/>
                  <w:sz w:val="20"/>
                  <w:szCs w:val="20"/>
                </w:rPr>
                <w:delText>0</w:delText>
              </w:r>
            </w:del>
          </w:p>
        </w:tc>
        <w:tc>
          <w:tcPr>
            <w:tcW w:w="20" w:type="dxa"/>
            <w:shd w:val="clear" w:color="auto" w:fill="000000"/>
            <w:vAlign w:val="bottom"/>
          </w:tcPr>
          <w:p w:rsidR="00A33515" w:rsidDel="002260E7" w:rsidRDefault="00A33515">
            <w:pPr>
              <w:rPr>
                <w:del w:id="2903" w:author="Admin" w:date="2019-02-19T02:10:00Z"/>
                <w:sz w:val="24"/>
                <w:szCs w:val="24"/>
              </w:rPr>
            </w:pPr>
          </w:p>
        </w:tc>
        <w:tc>
          <w:tcPr>
            <w:tcW w:w="320" w:type="dxa"/>
            <w:gridSpan w:val="2"/>
            <w:vAlign w:val="bottom"/>
          </w:tcPr>
          <w:p w:rsidR="00A33515" w:rsidDel="002260E7" w:rsidRDefault="001A4D22">
            <w:pPr>
              <w:ind w:right="120"/>
              <w:jc w:val="right"/>
              <w:rPr>
                <w:del w:id="2904" w:author="Admin" w:date="2019-02-19T02:10:00Z"/>
                <w:sz w:val="20"/>
                <w:szCs w:val="20"/>
              </w:rPr>
            </w:pPr>
            <w:del w:id="2905" w:author="Admin" w:date="2019-02-19T02:10:00Z">
              <w:r w:rsidDel="002260E7">
                <w:rPr>
                  <w:rFonts w:ascii="Arial" w:eastAsia="Arial" w:hAnsi="Arial" w:cs="Arial"/>
                  <w:sz w:val="20"/>
                  <w:szCs w:val="20"/>
                </w:rPr>
                <w:delText>0</w:delText>
              </w:r>
            </w:del>
          </w:p>
        </w:tc>
        <w:tc>
          <w:tcPr>
            <w:tcW w:w="200" w:type="dxa"/>
            <w:vAlign w:val="bottom"/>
          </w:tcPr>
          <w:p w:rsidR="00A33515" w:rsidDel="002260E7" w:rsidRDefault="00A33515">
            <w:pPr>
              <w:rPr>
                <w:del w:id="2906" w:author="Admin" w:date="2019-02-19T02:10:00Z"/>
                <w:sz w:val="24"/>
                <w:szCs w:val="24"/>
              </w:rPr>
            </w:pPr>
          </w:p>
        </w:tc>
        <w:tc>
          <w:tcPr>
            <w:tcW w:w="260" w:type="dxa"/>
            <w:vAlign w:val="bottom"/>
          </w:tcPr>
          <w:p w:rsidR="00A33515" w:rsidDel="002260E7" w:rsidRDefault="00A33515">
            <w:pPr>
              <w:rPr>
                <w:del w:id="2907" w:author="Admin" w:date="2019-02-19T02:10:00Z"/>
                <w:sz w:val="24"/>
                <w:szCs w:val="24"/>
              </w:rPr>
            </w:pPr>
          </w:p>
        </w:tc>
        <w:tc>
          <w:tcPr>
            <w:tcW w:w="440" w:type="dxa"/>
            <w:gridSpan w:val="2"/>
            <w:vMerge w:val="restart"/>
            <w:vAlign w:val="bottom"/>
          </w:tcPr>
          <w:p w:rsidR="00A33515" w:rsidDel="002260E7" w:rsidRDefault="001A4D22">
            <w:pPr>
              <w:ind w:right="40"/>
              <w:jc w:val="right"/>
              <w:rPr>
                <w:del w:id="2908" w:author="Admin" w:date="2019-02-19T02:10:00Z"/>
                <w:sz w:val="20"/>
                <w:szCs w:val="20"/>
              </w:rPr>
            </w:pPr>
            <w:del w:id="2909" w:author="Admin" w:date="2019-02-19T02:10:00Z">
              <w:r w:rsidDel="002260E7">
                <w:rPr>
                  <w:rFonts w:ascii="Arial" w:eastAsia="Arial" w:hAnsi="Arial" w:cs="Arial"/>
                  <w:sz w:val="20"/>
                  <w:szCs w:val="20"/>
                </w:rPr>
                <w:delText>6:</w:delText>
              </w:r>
            </w:del>
          </w:p>
        </w:tc>
        <w:tc>
          <w:tcPr>
            <w:tcW w:w="100" w:type="dxa"/>
            <w:vAlign w:val="bottom"/>
          </w:tcPr>
          <w:p w:rsidR="00A33515" w:rsidDel="002260E7" w:rsidRDefault="00A33515">
            <w:pPr>
              <w:rPr>
                <w:del w:id="2910" w:author="Admin" w:date="2019-02-19T02:10:00Z"/>
                <w:sz w:val="24"/>
                <w:szCs w:val="24"/>
              </w:rPr>
            </w:pPr>
          </w:p>
        </w:tc>
        <w:tc>
          <w:tcPr>
            <w:tcW w:w="260" w:type="dxa"/>
            <w:vAlign w:val="bottom"/>
          </w:tcPr>
          <w:p w:rsidR="00A33515" w:rsidDel="002260E7" w:rsidRDefault="001A4D22">
            <w:pPr>
              <w:jc w:val="right"/>
              <w:rPr>
                <w:del w:id="2911" w:author="Admin" w:date="2019-02-19T02:10:00Z"/>
                <w:sz w:val="20"/>
                <w:szCs w:val="20"/>
              </w:rPr>
            </w:pPr>
            <w:del w:id="2912" w:author="Admin" w:date="2019-02-19T02:10:00Z">
              <w:r w:rsidDel="002260E7">
                <w:rPr>
                  <w:rFonts w:ascii="Arial" w:eastAsia="Arial" w:hAnsi="Arial" w:cs="Arial"/>
                  <w:sz w:val="20"/>
                  <w:szCs w:val="20"/>
                </w:rPr>
                <w:delText>0</w:delText>
              </w:r>
            </w:del>
          </w:p>
        </w:tc>
        <w:tc>
          <w:tcPr>
            <w:tcW w:w="100" w:type="dxa"/>
            <w:tcBorders>
              <w:right w:val="single" w:sz="8" w:space="0" w:color="auto"/>
            </w:tcBorders>
            <w:vAlign w:val="bottom"/>
          </w:tcPr>
          <w:p w:rsidR="00A33515" w:rsidDel="002260E7" w:rsidRDefault="00A33515">
            <w:pPr>
              <w:rPr>
                <w:del w:id="2913" w:author="Admin" w:date="2019-02-19T02:10:00Z"/>
                <w:sz w:val="24"/>
                <w:szCs w:val="24"/>
              </w:rPr>
            </w:pPr>
          </w:p>
        </w:tc>
        <w:tc>
          <w:tcPr>
            <w:tcW w:w="340" w:type="dxa"/>
            <w:vAlign w:val="bottom"/>
          </w:tcPr>
          <w:p w:rsidR="00A33515" w:rsidDel="002260E7" w:rsidRDefault="001A4D22">
            <w:pPr>
              <w:ind w:right="20"/>
              <w:jc w:val="right"/>
              <w:rPr>
                <w:del w:id="2914" w:author="Admin" w:date="2019-02-19T02:10:00Z"/>
                <w:sz w:val="20"/>
                <w:szCs w:val="20"/>
              </w:rPr>
            </w:pPr>
            <w:del w:id="2915" w:author="Admin" w:date="2019-02-19T02:10:00Z">
              <w:r w:rsidDel="002260E7">
                <w:rPr>
                  <w:rFonts w:ascii="Arial" w:eastAsia="Arial" w:hAnsi="Arial" w:cs="Arial"/>
                  <w:sz w:val="20"/>
                  <w:szCs w:val="20"/>
                </w:rPr>
                <w:delText>0</w:delText>
              </w:r>
            </w:del>
          </w:p>
        </w:tc>
        <w:tc>
          <w:tcPr>
            <w:tcW w:w="20" w:type="dxa"/>
            <w:shd w:val="clear" w:color="auto" w:fill="000000"/>
            <w:vAlign w:val="bottom"/>
          </w:tcPr>
          <w:p w:rsidR="00A33515" w:rsidDel="002260E7" w:rsidRDefault="00A33515">
            <w:pPr>
              <w:rPr>
                <w:del w:id="2916" w:author="Admin" w:date="2019-02-19T02:10:00Z"/>
                <w:sz w:val="24"/>
                <w:szCs w:val="24"/>
              </w:rPr>
            </w:pPr>
          </w:p>
        </w:tc>
        <w:tc>
          <w:tcPr>
            <w:tcW w:w="340" w:type="dxa"/>
            <w:vAlign w:val="bottom"/>
          </w:tcPr>
          <w:p w:rsidR="00A33515" w:rsidDel="002260E7" w:rsidRDefault="001A4D22">
            <w:pPr>
              <w:ind w:right="20"/>
              <w:jc w:val="right"/>
              <w:rPr>
                <w:del w:id="2917" w:author="Admin" w:date="2019-02-19T02:10:00Z"/>
                <w:sz w:val="20"/>
                <w:szCs w:val="20"/>
              </w:rPr>
            </w:pPr>
            <w:del w:id="2918" w:author="Admin" w:date="2019-02-19T02:10:00Z">
              <w:r w:rsidDel="002260E7">
                <w:rPr>
                  <w:rFonts w:ascii="Arial" w:eastAsia="Arial" w:hAnsi="Arial" w:cs="Arial"/>
                  <w:sz w:val="20"/>
                  <w:szCs w:val="20"/>
                </w:rPr>
                <w:delText>0</w:delText>
              </w:r>
            </w:del>
          </w:p>
        </w:tc>
        <w:tc>
          <w:tcPr>
            <w:tcW w:w="20" w:type="dxa"/>
            <w:shd w:val="clear" w:color="auto" w:fill="000000"/>
            <w:vAlign w:val="bottom"/>
          </w:tcPr>
          <w:p w:rsidR="00A33515" w:rsidDel="002260E7" w:rsidRDefault="00A33515">
            <w:pPr>
              <w:rPr>
                <w:del w:id="2919" w:author="Admin" w:date="2019-02-19T02:10:00Z"/>
                <w:sz w:val="24"/>
                <w:szCs w:val="24"/>
              </w:rPr>
            </w:pPr>
          </w:p>
        </w:tc>
        <w:tc>
          <w:tcPr>
            <w:tcW w:w="320" w:type="dxa"/>
            <w:vAlign w:val="bottom"/>
          </w:tcPr>
          <w:p w:rsidR="00A33515" w:rsidDel="002260E7" w:rsidRDefault="001A4D22">
            <w:pPr>
              <w:ind w:right="20"/>
              <w:jc w:val="right"/>
              <w:rPr>
                <w:del w:id="2920" w:author="Admin" w:date="2019-02-19T02:10:00Z"/>
                <w:sz w:val="20"/>
                <w:szCs w:val="20"/>
              </w:rPr>
            </w:pPr>
            <w:del w:id="2921" w:author="Admin" w:date="2019-02-19T02:10:00Z">
              <w:r w:rsidDel="002260E7">
                <w:rPr>
                  <w:rFonts w:ascii="Arial" w:eastAsia="Arial" w:hAnsi="Arial" w:cs="Arial"/>
                  <w:sz w:val="20"/>
                  <w:szCs w:val="20"/>
                </w:rPr>
                <w:delText>1</w:delText>
              </w:r>
            </w:del>
          </w:p>
        </w:tc>
        <w:tc>
          <w:tcPr>
            <w:tcW w:w="0" w:type="dxa"/>
            <w:vAlign w:val="bottom"/>
          </w:tcPr>
          <w:p w:rsidR="00A33515" w:rsidDel="002260E7" w:rsidRDefault="00A33515">
            <w:pPr>
              <w:rPr>
                <w:del w:id="2922" w:author="Admin" w:date="2019-02-19T02:10:00Z"/>
                <w:sz w:val="1"/>
                <w:szCs w:val="1"/>
              </w:rPr>
            </w:pPr>
          </w:p>
        </w:tc>
      </w:tr>
      <w:tr w:rsidR="00A33515" w:rsidDel="002260E7">
        <w:trPr>
          <w:trHeight w:val="26"/>
          <w:del w:id="2923" w:author="Admin" w:date="2019-02-19T02:10:00Z"/>
        </w:trPr>
        <w:tc>
          <w:tcPr>
            <w:tcW w:w="400" w:type="dxa"/>
            <w:vMerge/>
            <w:vAlign w:val="bottom"/>
          </w:tcPr>
          <w:p w:rsidR="00A33515" w:rsidDel="002260E7" w:rsidRDefault="00A33515">
            <w:pPr>
              <w:rPr>
                <w:del w:id="2924" w:author="Admin" w:date="2019-02-19T02:10:00Z"/>
                <w:sz w:val="2"/>
                <w:szCs w:val="2"/>
              </w:rPr>
            </w:pPr>
          </w:p>
        </w:tc>
        <w:tc>
          <w:tcPr>
            <w:tcW w:w="340" w:type="dxa"/>
            <w:tcBorders>
              <w:bottom w:val="single" w:sz="8" w:space="0" w:color="auto"/>
            </w:tcBorders>
            <w:vAlign w:val="bottom"/>
          </w:tcPr>
          <w:p w:rsidR="00A33515" w:rsidDel="002260E7" w:rsidRDefault="00A33515">
            <w:pPr>
              <w:rPr>
                <w:del w:id="2925" w:author="Admin" w:date="2019-02-19T02:10:00Z"/>
                <w:sz w:val="2"/>
                <w:szCs w:val="2"/>
              </w:rPr>
            </w:pPr>
          </w:p>
        </w:tc>
        <w:tc>
          <w:tcPr>
            <w:tcW w:w="380" w:type="dxa"/>
            <w:tcBorders>
              <w:left w:val="single" w:sz="8" w:space="0" w:color="auto"/>
              <w:bottom w:val="single" w:sz="8" w:space="0" w:color="auto"/>
              <w:right w:val="single" w:sz="8" w:space="0" w:color="auto"/>
            </w:tcBorders>
            <w:vAlign w:val="bottom"/>
          </w:tcPr>
          <w:p w:rsidR="00A33515" w:rsidDel="002260E7" w:rsidRDefault="00A33515">
            <w:pPr>
              <w:rPr>
                <w:del w:id="2926" w:author="Admin" w:date="2019-02-19T02:10:00Z"/>
                <w:sz w:val="2"/>
                <w:szCs w:val="2"/>
              </w:rPr>
            </w:pPr>
          </w:p>
        </w:tc>
        <w:tc>
          <w:tcPr>
            <w:tcW w:w="340" w:type="dxa"/>
            <w:tcBorders>
              <w:bottom w:val="single" w:sz="8" w:space="0" w:color="auto"/>
            </w:tcBorders>
            <w:vAlign w:val="bottom"/>
          </w:tcPr>
          <w:p w:rsidR="00A33515" w:rsidDel="002260E7" w:rsidRDefault="00A33515">
            <w:pPr>
              <w:rPr>
                <w:del w:id="2927"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2928" w:author="Admin" w:date="2019-02-19T02:10:00Z"/>
                <w:sz w:val="2"/>
                <w:szCs w:val="2"/>
              </w:rPr>
            </w:pPr>
          </w:p>
        </w:tc>
        <w:tc>
          <w:tcPr>
            <w:tcW w:w="180" w:type="dxa"/>
            <w:tcBorders>
              <w:bottom w:val="single" w:sz="8" w:space="0" w:color="auto"/>
            </w:tcBorders>
            <w:vAlign w:val="bottom"/>
          </w:tcPr>
          <w:p w:rsidR="00A33515" w:rsidDel="002260E7" w:rsidRDefault="00A33515">
            <w:pPr>
              <w:rPr>
                <w:del w:id="2929" w:author="Admin" w:date="2019-02-19T02:10:00Z"/>
                <w:sz w:val="2"/>
                <w:szCs w:val="2"/>
              </w:rPr>
            </w:pPr>
          </w:p>
        </w:tc>
        <w:tc>
          <w:tcPr>
            <w:tcW w:w="140" w:type="dxa"/>
            <w:tcBorders>
              <w:bottom w:val="single" w:sz="8" w:space="0" w:color="auto"/>
            </w:tcBorders>
            <w:vAlign w:val="bottom"/>
          </w:tcPr>
          <w:p w:rsidR="00A33515" w:rsidDel="002260E7" w:rsidRDefault="00A33515">
            <w:pPr>
              <w:rPr>
                <w:del w:id="2930" w:author="Admin" w:date="2019-02-19T02:10:00Z"/>
                <w:sz w:val="2"/>
                <w:szCs w:val="2"/>
              </w:rPr>
            </w:pPr>
          </w:p>
        </w:tc>
        <w:tc>
          <w:tcPr>
            <w:tcW w:w="200" w:type="dxa"/>
            <w:vAlign w:val="bottom"/>
          </w:tcPr>
          <w:p w:rsidR="00A33515" w:rsidDel="002260E7" w:rsidRDefault="00A33515">
            <w:pPr>
              <w:rPr>
                <w:del w:id="2931" w:author="Admin" w:date="2019-02-19T02:10:00Z"/>
                <w:sz w:val="2"/>
                <w:szCs w:val="2"/>
              </w:rPr>
            </w:pPr>
          </w:p>
        </w:tc>
        <w:tc>
          <w:tcPr>
            <w:tcW w:w="260" w:type="dxa"/>
            <w:vAlign w:val="bottom"/>
          </w:tcPr>
          <w:p w:rsidR="00A33515" w:rsidDel="002260E7" w:rsidRDefault="00A33515">
            <w:pPr>
              <w:rPr>
                <w:del w:id="2932" w:author="Admin" w:date="2019-02-19T02:10:00Z"/>
                <w:sz w:val="2"/>
                <w:szCs w:val="2"/>
              </w:rPr>
            </w:pPr>
          </w:p>
        </w:tc>
        <w:tc>
          <w:tcPr>
            <w:tcW w:w="440" w:type="dxa"/>
            <w:gridSpan w:val="2"/>
            <w:vMerge/>
            <w:vAlign w:val="bottom"/>
          </w:tcPr>
          <w:p w:rsidR="00A33515" w:rsidDel="002260E7" w:rsidRDefault="00A33515">
            <w:pPr>
              <w:rPr>
                <w:del w:id="2933" w:author="Admin" w:date="2019-02-19T02:10:00Z"/>
                <w:sz w:val="2"/>
                <w:szCs w:val="2"/>
              </w:rPr>
            </w:pPr>
          </w:p>
        </w:tc>
        <w:tc>
          <w:tcPr>
            <w:tcW w:w="100" w:type="dxa"/>
            <w:vMerge w:val="restart"/>
            <w:vAlign w:val="bottom"/>
          </w:tcPr>
          <w:p w:rsidR="00A33515" w:rsidDel="002260E7" w:rsidRDefault="00A33515">
            <w:pPr>
              <w:rPr>
                <w:del w:id="2934" w:author="Admin" w:date="2019-02-19T02:10:00Z"/>
                <w:sz w:val="2"/>
                <w:szCs w:val="2"/>
              </w:rPr>
            </w:pPr>
          </w:p>
        </w:tc>
        <w:tc>
          <w:tcPr>
            <w:tcW w:w="260" w:type="dxa"/>
            <w:tcBorders>
              <w:bottom w:val="single" w:sz="8" w:space="0" w:color="auto"/>
            </w:tcBorders>
            <w:vAlign w:val="bottom"/>
          </w:tcPr>
          <w:p w:rsidR="00A33515" w:rsidDel="002260E7" w:rsidRDefault="00A33515">
            <w:pPr>
              <w:rPr>
                <w:del w:id="2935" w:author="Admin" w:date="2019-02-19T02:10:00Z"/>
                <w:sz w:val="2"/>
                <w:szCs w:val="2"/>
              </w:rPr>
            </w:pPr>
          </w:p>
        </w:tc>
        <w:tc>
          <w:tcPr>
            <w:tcW w:w="100" w:type="dxa"/>
            <w:tcBorders>
              <w:bottom w:val="single" w:sz="8" w:space="0" w:color="auto"/>
              <w:right w:val="single" w:sz="8" w:space="0" w:color="auto"/>
            </w:tcBorders>
            <w:vAlign w:val="bottom"/>
          </w:tcPr>
          <w:p w:rsidR="00A33515" w:rsidDel="002260E7" w:rsidRDefault="00A33515">
            <w:pPr>
              <w:rPr>
                <w:del w:id="2936" w:author="Admin" w:date="2019-02-19T02:10:00Z"/>
                <w:sz w:val="2"/>
                <w:szCs w:val="2"/>
              </w:rPr>
            </w:pPr>
          </w:p>
        </w:tc>
        <w:tc>
          <w:tcPr>
            <w:tcW w:w="340" w:type="dxa"/>
            <w:tcBorders>
              <w:bottom w:val="single" w:sz="8" w:space="0" w:color="auto"/>
            </w:tcBorders>
            <w:vAlign w:val="bottom"/>
          </w:tcPr>
          <w:p w:rsidR="00A33515" w:rsidDel="002260E7" w:rsidRDefault="00A33515">
            <w:pPr>
              <w:rPr>
                <w:del w:id="2937"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2938" w:author="Admin" w:date="2019-02-19T02:10:00Z"/>
                <w:sz w:val="2"/>
                <w:szCs w:val="2"/>
              </w:rPr>
            </w:pPr>
          </w:p>
        </w:tc>
        <w:tc>
          <w:tcPr>
            <w:tcW w:w="340" w:type="dxa"/>
            <w:tcBorders>
              <w:bottom w:val="single" w:sz="8" w:space="0" w:color="auto"/>
            </w:tcBorders>
            <w:vAlign w:val="bottom"/>
          </w:tcPr>
          <w:p w:rsidR="00A33515" w:rsidDel="002260E7" w:rsidRDefault="00A33515">
            <w:pPr>
              <w:rPr>
                <w:del w:id="2939"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2940" w:author="Admin" w:date="2019-02-19T02:10:00Z"/>
                <w:sz w:val="2"/>
                <w:szCs w:val="2"/>
              </w:rPr>
            </w:pPr>
          </w:p>
        </w:tc>
        <w:tc>
          <w:tcPr>
            <w:tcW w:w="320" w:type="dxa"/>
            <w:tcBorders>
              <w:bottom w:val="single" w:sz="8" w:space="0" w:color="auto"/>
            </w:tcBorders>
            <w:vAlign w:val="bottom"/>
          </w:tcPr>
          <w:p w:rsidR="00A33515" w:rsidDel="002260E7" w:rsidRDefault="00A33515">
            <w:pPr>
              <w:rPr>
                <w:del w:id="2941" w:author="Admin" w:date="2019-02-19T02:10:00Z"/>
                <w:sz w:val="2"/>
                <w:szCs w:val="2"/>
              </w:rPr>
            </w:pPr>
          </w:p>
        </w:tc>
        <w:tc>
          <w:tcPr>
            <w:tcW w:w="0" w:type="dxa"/>
            <w:vAlign w:val="bottom"/>
          </w:tcPr>
          <w:p w:rsidR="00A33515" w:rsidDel="002260E7" w:rsidRDefault="00A33515">
            <w:pPr>
              <w:rPr>
                <w:del w:id="2942" w:author="Admin" w:date="2019-02-19T02:10:00Z"/>
                <w:sz w:val="1"/>
                <w:szCs w:val="1"/>
              </w:rPr>
            </w:pPr>
          </w:p>
        </w:tc>
      </w:tr>
      <w:tr w:rsidR="00A33515" w:rsidDel="002260E7">
        <w:trPr>
          <w:trHeight w:val="88"/>
          <w:del w:id="2943" w:author="Admin" w:date="2019-02-19T02:10:00Z"/>
        </w:trPr>
        <w:tc>
          <w:tcPr>
            <w:tcW w:w="400" w:type="dxa"/>
            <w:vMerge/>
            <w:vAlign w:val="bottom"/>
          </w:tcPr>
          <w:p w:rsidR="00A33515" w:rsidDel="002260E7" w:rsidRDefault="00A33515">
            <w:pPr>
              <w:rPr>
                <w:del w:id="2944" w:author="Admin" w:date="2019-02-19T02:10:00Z"/>
                <w:sz w:val="7"/>
                <w:szCs w:val="7"/>
              </w:rPr>
            </w:pPr>
          </w:p>
        </w:tc>
        <w:tc>
          <w:tcPr>
            <w:tcW w:w="340" w:type="dxa"/>
            <w:vMerge w:val="restart"/>
            <w:vAlign w:val="bottom"/>
          </w:tcPr>
          <w:p w:rsidR="00A33515" w:rsidDel="002260E7" w:rsidRDefault="001A4D22">
            <w:pPr>
              <w:ind w:right="20"/>
              <w:jc w:val="right"/>
              <w:rPr>
                <w:del w:id="2945" w:author="Admin" w:date="2019-02-19T02:10:00Z"/>
                <w:sz w:val="20"/>
                <w:szCs w:val="20"/>
              </w:rPr>
            </w:pPr>
            <w:del w:id="2946" w:author="Admin" w:date="2019-02-19T02:10:00Z">
              <w:r w:rsidDel="002260E7">
                <w:rPr>
                  <w:rFonts w:ascii="Arial" w:eastAsia="Arial" w:hAnsi="Arial" w:cs="Arial"/>
                  <w:sz w:val="20"/>
                  <w:szCs w:val="20"/>
                </w:rPr>
                <w:delText>1</w:delText>
              </w:r>
            </w:del>
          </w:p>
        </w:tc>
        <w:tc>
          <w:tcPr>
            <w:tcW w:w="380" w:type="dxa"/>
            <w:vMerge w:val="restart"/>
            <w:tcBorders>
              <w:left w:val="single" w:sz="8" w:space="0" w:color="auto"/>
              <w:right w:val="single" w:sz="8" w:space="0" w:color="auto"/>
            </w:tcBorders>
            <w:vAlign w:val="bottom"/>
          </w:tcPr>
          <w:p w:rsidR="00A33515" w:rsidDel="002260E7" w:rsidRDefault="001A4D22">
            <w:pPr>
              <w:ind w:right="40"/>
              <w:jc w:val="right"/>
              <w:rPr>
                <w:del w:id="2947" w:author="Admin" w:date="2019-02-19T02:10:00Z"/>
                <w:sz w:val="20"/>
                <w:szCs w:val="20"/>
              </w:rPr>
            </w:pPr>
            <w:del w:id="2948" w:author="Admin" w:date="2019-02-19T02:10:00Z">
              <w:r w:rsidDel="002260E7">
                <w:rPr>
                  <w:rFonts w:ascii="Arial" w:eastAsia="Arial" w:hAnsi="Arial" w:cs="Arial"/>
                  <w:sz w:val="20"/>
                  <w:szCs w:val="20"/>
                </w:rPr>
                <w:delText>0</w:delText>
              </w:r>
            </w:del>
          </w:p>
        </w:tc>
        <w:tc>
          <w:tcPr>
            <w:tcW w:w="340" w:type="dxa"/>
            <w:vMerge w:val="restart"/>
            <w:vAlign w:val="bottom"/>
          </w:tcPr>
          <w:p w:rsidR="00A33515" w:rsidDel="002260E7" w:rsidRDefault="001A4D22">
            <w:pPr>
              <w:jc w:val="center"/>
              <w:rPr>
                <w:del w:id="2949" w:author="Admin" w:date="2019-02-19T02:10:00Z"/>
                <w:sz w:val="20"/>
                <w:szCs w:val="20"/>
              </w:rPr>
            </w:pPr>
            <w:del w:id="2950" w:author="Admin" w:date="2019-02-19T02:10:00Z">
              <w:r w:rsidDel="002260E7">
                <w:rPr>
                  <w:rFonts w:ascii="Arial" w:eastAsia="Arial" w:hAnsi="Arial" w:cs="Arial"/>
                  <w:sz w:val="20"/>
                  <w:szCs w:val="20"/>
                </w:rPr>
                <w:delText>1</w:delText>
              </w:r>
            </w:del>
          </w:p>
        </w:tc>
        <w:tc>
          <w:tcPr>
            <w:tcW w:w="20" w:type="dxa"/>
            <w:shd w:val="clear" w:color="auto" w:fill="000000"/>
            <w:vAlign w:val="bottom"/>
          </w:tcPr>
          <w:p w:rsidR="00A33515" w:rsidDel="002260E7" w:rsidRDefault="00A33515">
            <w:pPr>
              <w:rPr>
                <w:del w:id="2951" w:author="Admin" w:date="2019-02-19T02:10:00Z"/>
                <w:sz w:val="7"/>
                <w:szCs w:val="7"/>
              </w:rPr>
            </w:pPr>
          </w:p>
        </w:tc>
        <w:tc>
          <w:tcPr>
            <w:tcW w:w="320" w:type="dxa"/>
            <w:gridSpan w:val="2"/>
            <w:vMerge w:val="restart"/>
            <w:vAlign w:val="bottom"/>
          </w:tcPr>
          <w:p w:rsidR="00A33515" w:rsidDel="002260E7" w:rsidRDefault="001A4D22">
            <w:pPr>
              <w:ind w:right="120"/>
              <w:jc w:val="right"/>
              <w:rPr>
                <w:del w:id="2952" w:author="Admin" w:date="2019-02-19T02:10:00Z"/>
                <w:sz w:val="20"/>
                <w:szCs w:val="20"/>
              </w:rPr>
            </w:pPr>
            <w:del w:id="2953" w:author="Admin" w:date="2019-02-19T02:10:00Z">
              <w:r w:rsidDel="002260E7">
                <w:rPr>
                  <w:rFonts w:ascii="Arial" w:eastAsia="Arial" w:hAnsi="Arial" w:cs="Arial"/>
                  <w:sz w:val="20"/>
                  <w:szCs w:val="20"/>
                </w:rPr>
                <w:delText>0</w:delText>
              </w:r>
            </w:del>
          </w:p>
        </w:tc>
        <w:tc>
          <w:tcPr>
            <w:tcW w:w="200" w:type="dxa"/>
            <w:vAlign w:val="bottom"/>
          </w:tcPr>
          <w:p w:rsidR="00A33515" w:rsidDel="002260E7" w:rsidRDefault="00A33515">
            <w:pPr>
              <w:rPr>
                <w:del w:id="2954" w:author="Admin" w:date="2019-02-19T02:10:00Z"/>
                <w:sz w:val="7"/>
                <w:szCs w:val="7"/>
              </w:rPr>
            </w:pPr>
          </w:p>
        </w:tc>
        <w:tc>
          <w:tcPr>
            <w:tcW w:w="260" w:type="dxa"/>
            <w:vAlign w:val="bottom"/>
          </w:tcPr>
          <w:p w:rsidR="00A33515" w:rsidDel="002260E7" w:rsidRDefault="00A33515">
            <w:pPr>
              <w:rPr>
                <w:del w:id="2955" w:author="Admin" w:date="2019-02-19T02:10:00Z"/>
                <w:sz w:val="7"/>
                <w:szCs w:val="7"/>
              </w:rPr>
            </w:pPr>
          </w:p>
        </w:tc>
        <w:tc>
          <w:tcPr>
            <w:tcW w:w="440" w:type="dxa"/>
            <w:gridSpan w:val="2"/>
            <w:vMerge/>
            <w:vAlign w:val="bottom"/>
          </w:tcPr>
          <w:p w:rsidR="00A33515" w:rsidDel="002260E7" w:rsidRDefault="00A33515">
            <w:pPr>
              <w:rPr>
                <w:del w:id="2956" w:author="Admin" w:date="2019-02-19T02:10:00Z"/>
                <w:sz w:val="7"/>
                <w:szCs w:val="7"/>
              </w:rPr>
            </w:pPr>
          </w:p>
        </w:tc>
        <w:tc>
          <w:tcPr>
            <w:tcW w:w="100" w:type="dxa"/>
            <w:vMerge/>
            <w:vAlign w:val="bottom"/>
          </w:tcPr>
          <w:p w:rsidR="00A33515" w:rsidDel="002260E7" w:rsidRDefault="00A33515">
            <w:pPr>
              <w:rPr>
                <w:del w:id="2957" w:author="Admin" w:date="2019-02-19T02:10:00Z"/>
                <w:sz w:val="7"/>
                <w:szCs w:val="7"/>
              </w:rPr>
            </w:pPr>
          </w:p>
        </w:tc>
        <w:tc>
          <w:tcPr>
            <w:tcW w:w="260" w:type="dxa"/>
            <w:vMerge w:val="restart"/>
            <w:vAlign w:val="bottom"/>
          </w:tcPr>
          <w:p w:rsidR="00A33515" w:rsidDel="002260E7" w:rsidRDefault="001A4D22">
            <w:pPr>
              <w:jc w:val="right"/>
              <w:rPr>
                <w:del w:id="2958" w:author="Admin" w:date="2019-02-19T02:10:00Z"/>
                <w:sz w:val="20"/>
                <w:szCs w:val="20"/>
              </w:rPr>
            </w:pPr>
            <w:del w:id="2959" w:author="Admin" w:date="2019-02-19T02:10:00Z">
              <w:r w:rsidDel="002260E7">
                <w:rPr>
                  <w:rFonts w:ascii="Arial" w:eastAsia="Arial" w:hAnsi="Arial" w:cs="Arial"/>
                  <w:sz w:val="20"/>
                  <w:szCs w:val="20"/>
                </w:rPr>
                <w:delText>0</w:delText>
              </w:r>
            </w:del>
          </w:p>
        </w:tc>
        <w:tc>
          <w:tcPr>
            <w:tcW w:w="100" w:type="dxa"/>
            <w:tcBorders>
              <w:right w:val="single" w:sz="8" w:space="0" w:color="auto"/>
            </w:tcBorders>
            <w:vAlign w:val="bottom"/>
          </w:tcPr>
          <w:p w:rsidR="00A33515" w:rsidDel="002260E7" w:rsidRDefault="00A33515">
            <w:pPr>
              <w:rPr>
                <w:del w:id="2960" w:author="Admin" w:date="2019-02-19T02:10:00Z"/>
                <w:sz w:val="7"/>
                <w:szCs w:val="7"/>
              </w:rPr>
            </w:pPr>
          </w:p>
        </w:tc>
        <w:tc>
          <w:tcPr>
            <w:tcW w:w="340" w:type="dxa"/>
            <w:vMerge w:val="restart"/>
            <w:vAlign w:val="bottom"/>
          </w:tcPr>
          <w:p w:rsidR="00A33515" w:rsidDel="002260E7" w:rsidRDefault="001A4D22">
            <w:pPr>
              <w:ind w:right="20"/>
              <w:jc w:val="right"/>
              <w:rPr>
                <w:del w:id="2961" w:author="Admin" w:date="2019-02-19T02:10:00Z"/>
                <w:sz w:val="20"/>
                <w:szCs w:val="20"/>
              </w:rPr>
            </w:pPr>
            <w:del w:id="2962" w:author="Admin" w:date="2019-02-19T02:10:00Z">
              <w:r w:rsidDel="002260E7">
                <w:rPr>
                  <w:rFonts w:ascii="Arial" w:eastAsia="Arial" w:hAnsi="Arial" w:cs="Arial"/>
                  <w:sz w:val="20"/>
                  <w:szCs w:val="20"/>
                </w:rPr>
                <w:delText>1</w:delText>
              </w:r>
            </w:del>
          </w:p>
        </w:tc>
        <w:tc>
          <w:tcPr>
            <w:tcW w:w="20" w:type="dxa"/>
            <w:shd w:val="clear" w:color="auto" w:fill="000000"/>
            <w:vAlign w:val="bottom"/>
          </w:tcPr>
          <w:p w:rsidR="00A33515" w:rsidDel="002260E7" w:rsidRDefault="00A33515">
            <w:pPr>
              <w:rPr>
                <w:del w:id="2963" w:author="Admin" w:date="2019-02-19T02:10:00Z"/>
                <w:sz w:val="7"/>
                <w:szCs w:val="7"/>
              </w:rPr>
            </w:pPr>
          </w:p>
        </w:tc>
        <w:tc>
          <w:tcPr>
            <w:tcW w:w="340" w:type="dxa"/>
            <w:vMerge w:val="restart"/>
            <w:vAlign w:val="bottom"/>
          </w:tcPr>
          <w:p w:rsidR="00A33515" w:rsidDel="002260E7" w:rsidRDefault="001A4D22">
            <w:pPr>
              <w:ind w:right="20"/>
              <w:jc w:val="right"/>
              <w:rPr>
                <w:del w:id="2964" w:author="Admin" w:date="2019-02-19T02:10:00Z"/>
                <w:sz w:val="20"/>
                <w:szCs w:val="20"/>
              </w:rPr>
            </w:pPr>
            <w:del w:id="2965" w:author="Admin" w:date="2019-02-19T02:10:00Z">
              <w:r w:rsidDel="002260E7">
                <w:rPr>
                  <w:rFonts w:ascii="Arial" w:eastAsia="Arial" w:hAnsi="Arial" w:cs="Arial"/>
                  <w:sz w:val="20"/>
                  <w:szCs w:val="20"/>
                </w:rPr>
                <w:delText>0</w:delText>
              </w:r>
            </w:del>
          </w:p>
        </w:tc>
        <w:tc>
          <w:tcPr>
            <w:tcW w:w="20" w:type="dxa"/>
            <w:shd w:val="clear" w:color="auto" w:fill="000000"/>
            <w:vAlign w:val="bottom"/>
          </w:tcPr>
          <w:p w:rsidR="00A33515" w:rsidDel="002260E7" w:rsidRDefault="00A33515">
            <w:pPr>
              <w:rPr>
                <w:del w:id="2966" w:author="Admin" w:date="2019-02-19T02:10:00Z"/>
                <w:sz w:val="7"/>
                <w:szCs w:val="7"/>
              </w:rPr>
            </w:pPr>
          </w:p>
        </w:tc>
        <w:tc>
          <w:tcPr>
            <w:tcW w:w="320" w:type="dxa"/>
            <w:vMerge w:val="restart"/>
            <w:vAlign w:val="bottom"/>
          </w:tcPr>
          <w:p w:rsidR="00A33515" w:rsidDel="002260E7" w:rsidRDefault="001A4D22">
            <w:pPr>
              <w:ind w:right="20"/>
              <w:jc w:val="right"/>
              <w:rPr>
                <w:del w:id="2967" w:author="Admin" w:date="2019-02-19T02:10:00Z"/>
                <w:sz w:val="20"/>
                <w:szCs w:val="20"/>
              </w:rPr>
            </w:pPr>
            <w:del w:id="2968" w:author="Admin" w:date="2019-02-19T02:10:00Z">
              <w:r w:rsidDel="002260E7">
                <w:rPr>
                  <w:rFonts w:ascii="Arial" w:eastAsia="Arial" w:hAnsi="Arial" w:cs="Arial"/>
                  <w:sz w:val="20"/>
                  <w:szCs w:val="20"/>
                </w:rPr>
                <w:delText>0</w:delText>
              </w:r>
            </w:del>
          </w:p>
        </w:tc>
        <w:tc>
          <w:tcPr>
            <w:tcW w:w="0" w:type="dxa"/>
            <w:vAlign w:val="bottom"/>
          </w:tcPr>
          <w:p w:rsidR="00A33515" w:rsidDel="002260E7" w:rsidRDefault="00A33515">
            <w:pPr>
              <w:rPr>
                <w:del w:id="2969" w:author="Admin" w:date="2019-02-19T02:10:00Z"/>
                <w:sz w:val="1"/>
                <w:szCs w:val="1"/>
              </w:rPr>
            </w:pPr>
          </w:p>
        </w:tc>
      </w:tr>
      <w:tr w:rsidR="00A33515" w:rsidDel="002260E7">
        <w:trPr>
          <w:trHeight w:val="201"/>
          <w:del w:id="2970" w:author="Admin" w:date="2019-02-19T02:10:00Z"/>
        </w:trPr>
        <w:tc>
          <w:tcPr>
            <w:tcW w:w="400" w:type="dxa"/>
            <w:vAlign w:val="bottom"/>
          </w:tcPr>
          <w:p w:rsidR="00A33515" w:rsidDel="002260E7" w:rsidRDefault="00A33515">
            <w:pPr>
              <w:rPr>
                <w:del w:id="2971" w:author="Admin" w:date="2019-02-19T02:10:00Z"/>
                <w:sz w:val="17"/>
                <w:szCs w:val="17"/>
              </w:rPr>
            </w:pPr>
          </w:p>
        </w:tc>
        <w:tc>
          <w:tcPr>
            <w:tcW w:w="340" w:type="dxa"/>
            <w:vMerge/>
            <w:vAlign w:val="bottom"/>
          </w:tcPr>
          <w:p w:rsidR="00A33515" w:rsidDel="002260E7" w:rsidRDefault="00A33515">
            <w:pPr>
              <w:rPr>
                <w:del w:id="2972" w:author="Admin" w:date="2019-02-19T02:10:00Z"/>
                <w:sz w:val="17"/>
                <w:szCs w:val="17"/>
              </w:rPr>
            </w:pPr>
          </w:p>
        </w:tc>
        <w:tc>
          <w:tcPr>
            <w:tcW w:w="380" w:type="dxa"/>
            <w:vMerge/>
            <w:tcBorders>
              <w:left w:val="single" w:sz="8" w:space="0" w:color="auto"/>
              <w:right w:val="single" w:sz="8" w:space="0" w:color="auto"/>
            </w:tcBorders>
            <w:vAlign w:val="bottom"/>
          </w:tcPr>
          <w:p w:rsidR="00A33515" w:rsidDel="002260E7" w:rsidRDefault="00A33515">
            <w:pPr>
              <w:rPr>
                <w:del w:id="2973" w:author="Admin" w:date="2019-02-19T02:10:00Z"/>
                <w:sz w:val="17"/>
                <w:szCs w:val="17"/>
              </w:rPr>
            </w:pPr>
          </w:p>
        </w:tc>
        <w:tc>
          <w:tcPr>
            <w:tcW w:w="340" w:type="dxa"/>
            <w:vMerge/>
            <w:vAlign w:val="bottom"/>
          </w:tcPr>
          <w:p w:rsidR="00A33515" w:rsidDel="002260E7" w:rsidRDefault="00A33515">
            <w:pPr>
              <w:rPr>
                <w:del w:id="2974" w:author="Admin" w:date="2019-02-19T02:10:00Z"/>
                <w:sz w:val="17"/>
                <w:szCs w:val="17"/>
              </w:rPr>
            </w:pPr>
          </w:p>
        </w:tc>
        <w:tc>
          <w:tcPr>
            <w:tcW w:w="20" w:type="dxa"/>
            <w:shd w:val="clear" w:color="auto" w:fill="000000"/>
            <w:vAlign w:val="bottom"/>
          </w:tcPr>
          <w:p w:rsidR="00A33515" w:rsidDel="002260E7" w:rsidRDefault="00A33515">
            <w:pPr>
              <w:rPr>
                <w:del w:id="2975" w:author="Admin" w:date="2019-02-19T02:10:00Z"/>
                <w:sz w:val="17"/>
                <w:szCs w:val="17"/>
              </w:rPr>
            </w:pPr>
          </w:p>
        </w:tc>
        <w:tc>
          <w:tcPr>
            <w:tcW w:w="320" w:type="dxa"/>
            <w:gridSpan w:val="2"/>
            <w:vMerge/>
            <w:vAlign w:val="bottom"/>
          </w:tcPr>
          <w:p w:rsidR="00A33515" w:rsidDel="002260E7" w:rsidRDefault="00A33515">
            <w:pPr>
              <w:rPr>
                <w:del w:id="2976" w:author="Admin" w:date="2019-02-19T02:10:00Z"/>
                <w:sz w:val="17"/>
                <w:szCs w:val="17"/>
              </w:rPr>
            </w:pPr>
          </w:p>
        </w:tc>
        <w:tc>
          <w:tcPr>
            <w:tcW w:w="200" w:type="dxa"/>
            <w:vAlign w:val="bottom"/>
          </w:tcPr>
          <w:p w:rsidR="00A33515" w:rsidDel="002260E7" w:rsidRDefault="00A33515">
            <w:pPr>
              <w:rPr>
                <w:del w:id="2977" w:author="Admin" w:date="2019-02-19T02:10:00Z"/>
                <w:sz w:val="17"/>
                <w:szCs w:val="17"/>
              </w:rPr>
            </w:pPr>
          </w:p>
        </w:tc>
        <w:tc>
          <w:tcPr>
            <w:tcW w:w="260" w:type="dxa"/>
            <w:vAlign w:val="bottom"/>
          </w:tcPr>
          <w:p w:rsidR="00A33515" w:rsidDel="002260E7" w:rsidRDefault="00A33515">
            <w:pPr>
              <w:rPr>
                <w:del w:id="2978" w:author="Admin" w:date="2019-02-19T02:10:00Z"/>
                <w:sz w:val="17"/>
                <w:szCs w:val="17"/>
              </w:rPr>
            </w:pPr>
          </w:p>
        </w:tc>
        <w:tc>
          <w:tcPr>
            <w:tcW w:w="120" w:type="dxa"/>
            <w:vAlign w:val="bottom"/>
          </w:tcPr>
          <w:p w:rsidR="00A33515" w:rsidDel="002260E7" w:rsidRDefault="00A33515">
            <w:pPr>
              <w:rPr>
                <w:del w:id="2979" w:author="Admin" w:date="2019-02-19T02:10:00Z"/>
                <w:sz w:val="17"/>
                <w:szCs w:val="17"/>
              </w:rPr>
            </w:pPr>
          </w:p>
        </w:tc>
        <w:tc>
          <w:tcPr>
            <w:tcW w:w="320" w:type="dxa"/>
            <w:vAlign w:val="bottom"/>
          </w:tcPr>
          <w:p w:rsidR="00A33515" w:rsidDel="002260E7" w:rsidRDefault="00A33515">
            <w:pPr>
              <w:rPr>
                <w:del w:id="2980" w:author="Admin" w:date="2019-02-19T02:10:00Z"/>
                <w:sz w:val="17"/>
                <w:szCs w:val="17"/>
              </w:rPr>
            </w:pPr>
          </w:p>
        </w:tc>
        <w:tc>
          <w:tcPr>
            <w:tcW w:w="100" w:type="dxa"/>
            <w:vAlign w:val="bottom"/>
          </w:tcPr>
          <w:p w:rsidR="00A33515" w:rsidDel="002260E7" w:rsidRDefault="00A33515">
            <w:pPr>
              <w:rPr>
                <w:del w:id="2981" w:author="Admin" w:date="2019-02-19T02:10:00Z"/>
                <w:sz w:val="17"/>
                <w:szCs w:val="17"/>
              </w:rPr>
            </w:pPr>
          </w:p>
        </w:tc>
        <w:tc>
          <w:tcPr>
            <w:tcW w:w="260" w:type="dxa"/>
            <w:vMerge/>
            <w:vAlign w:val="bottom"/>
          </w:tcPr>
          <w:p w:rsidR="00A33515" w:rsidDel="002260E7" w:rsidRDefault="00A33515">
            <w:pPr>
              <w:rPr>
                <w:del w:id="2982" w:author="Admin" w:date="2019-02-19T02:10:00Z"/>
                <w:sz w:val="17"/>
                <w:szCs w:val="17"/>
              </w:rPr>
            </w:pPr>
          </w:p>
        </w:tc>
        <w:tc>
          <w:tcPr>
            <w:tcW w:w="100" w:type="dxa"/>
            <w:tcBorders>
              <w:right w:val="single" w:sz="8" w:space="0" w:color="auto"/>
            </w:tcBorders>
            <w:vAlign w:val="bottom"/>
          </w:tcPr>
          <w:p w:rsidR="00A33515" w:rsidDel="002260E7" w:rsidRDefault="00A33515">
            <w:pPr>
              <w:rPr>
                <w:del w:id="2983" w:author="Admin" w:date="2019-02-19T02:10:00Z"/>
                <w:sz w:val="17"/>
                <w:szCs w:val="17"/>
              </w:rPr>
            </w:pPr>
          </w:p>
        </w:tc>
        <w:tc>
          <w:tcPr>
            <w:tcW w:w="340" w:type="dxa"/>
            <w:vMerge/>
            <w:vAlign w:val="bottom"/>
          </w:tcPr>
          <w:p w:rsidR="00A33515" w:rsidDel="002260E7" w:rsidRDefault="00A33515">
            <w:pPr>
              <w:rPr>
                <w:del w:id="2984" w:author="Admin" w:date="2019-02-19T02:10:00Z"/>
                <w:sz w:val="17"/>
                <w:szCs w:val="17"/>
              </w:rPr>
            </w:pPr>
          </w:p>
        </w:tc>
        <w:tc>
          <w:tcPr>
            <w:tcW w:w="20" w:type="dxa"/>
            <w:shd w:val="clear" w:color="auto" w:fill="000000"/>
            <w:vAlign w:val="bottom"/>
          </w:tcPr>
          <w:p w:rsidR="00A33515" w:rsidDel="002260E7" w:rsidRDefault="00A33515">
            <w:pPr>
              <w:rPr>
                <w:del w:id="2985" w:author="Admin" w:date="2019-02-19T02:10:00Z"/>
                <w:sz w:val="17"/>
                <w:szCs w:val="17"/>
              </w:rPr>
            </w:pPr>
          </w:p>
        </w:tc>
        <w:tc>
          <w:tcPr>
            <w:tcW w:w="340" w:type="dxa"/>
            <w:vMerge/>
            <w:vAlign w:val="bottom"/>
          </w:tcPr>
          <w:p w:rsidR="00A33515" w:rsidDel="002260E7" w:rsidRDefault="00A33515">
            <w:pPr>
              <w:rPr>
                <w:del w:id="2986" w:author="Admin" w:date="2019-02-19T02:10:00Z"/>
                <w:sz w:val="17"/>
                <w:szCs w:val="17"/>
              </w:rPr>
            </w:pPr>
          </w:p>
        </w:tc>
        <w:tc>
          <w:tcPr>
            <w:tcW w:w="20" w:type="dxa"/>
            <w:shd w:val="clear" w:color="auto" w:fill="000000"/>
            <w:vAlign w:val="bottom"/>
          </w:tcPr>
          <w:p w:rsidR="00A33515" w:rsidDel="002260E7" w:rsidRDefault="00A33515">
            <w:pPr>
              <w:rPr>
                <w:del w:id="2987" w:author="Admin" w:date="2019-02-19T02:10:00Z"/>
                <w:sz w:val="17"/>
                <w:szCs w:val="17"/>
              </w:rPr>
            </w:pPr>
          </w:p>
        </w:tc>
        <w:tc>
          <w:tcPr>
            <w:tcW w:w="320" w:type="dxa"/>
            <w:vMerge/>
            <w:vAlign w:val="bottom"/>
          </w:tcPr>
          <w:p w:rsidR="00A33515" w:rsidDel="002260E7" w:rsidRDefault="00A33515">
            <w:pPr>
              <w:rPr>
                <w:del w:id="2988" w:author="Admin" w:date="2019-02-19T02:10:00Z"/>
                <w:sz w:val="17"/>
                <w:szCs w:val="17"/>
              </w:rPr>
            </w:pPr>
          </w:p>
        </w:tc>
        <w:tc>
          <w:tcPr>
            <w:tcW w:w="0" w:type="dxa"/>
            <w:vAlign w:val="bottom"/>
          </w:tcPr>
          <w:p w:rsidR="00A33515" w:rsidDel="002260E7" w:rsidRDefault="00A33515">
            <w:pPr>
              <w:rPr>
                <w:del w:id="2989" w:author="Admin" w:date="2019-02-19T02:10:00Z"/>
                <w:sz w:val="1"/>
                <w:szCs w:val="1"/>
              </w:rPr>
            </w:pPr>
          </w:p>
        </w:tc>
      </w:tr>
      <w:tr w:rsidR="00A33515" w:rsidDel="002260E7">
        <w:trPr>
          <w:trHeight w:val="26"/>
          <w:del w:id="2990" w:author="Admin" w:date="2019-02-19T02:10:00Z"/>
        </w:trPr>
        <w:tc>
          <w:tcPr>
            <w:tcW w:w="400" w:type="dxa"/>
            <w:vAlign w:val="bottom"/>
          </w:tcPr>
          <w:p w:rsidR="00A33515" w:rsidDel="002260E7" w:rsidRDefault="00A33515">
            <w:pPr>
              <w:rPr>
                <w:del w:id="2991" w:author="Admin" w:date="2019-02-19T02:10:00Z"/>
                <w:sz w:val="2"/>
                <w:szCs w:val="2"/>
              </w:rPr>
            </w:pPr>
          </w:p>
        </w:tc>
        <w:tc>
          <w:tcPr>
            <w:tcW w:w="340" w:type="dxa"/>
            <w:tcBorders>
              <w:bottom w:val="single" w:sz="8" w:space="0" w:color="auto"/>
            </w:tcBorders>
            <w:vAlign w:val="bottom"/>
          </w:tcPr>
          <w:p w:rsidR="00A33515" w:rsidDel="002260E7" w:rsidRDefault="00A33515">
            <w:pPr>
              <w:rPr>
                <w:del w:id="2992" w:author="Admin" w:date="2019-02-19T02:10:00Z"/>
                <w:sz w:val="2"/>
                <w:szCs w:val="2"/>
              </w:rPr>
            </w:pPr>
          </w:p>
        </w:tc>
        <w:tc>
          <w:tcPr>
            <w:tcW w:w="380" w:type="dxa"/>
            <w:tcBorders>
              <w:left w:val="single" w:sz="8" w:space="0" w:color="auto"/>
              <w:bottom w:val="single" w:sz="8" w:space="0" w:color="auto"/>
              <w:right w:val="single" w:sz="8" w:space="0" w:color="auto"/>
            </w:tcBorders>
            <w:vAlign w:val="bottom"/>
          </w:tcPr>
          <w:p w:rsidR="00A33515" w:rsidDel="002260E7" w:rsidRDefault="00A33515">
            <w:pPr>
              <w:rPr>
                <w:del w:id="2993" w:author="Admin" w:date="2019-02-19T02:10:00Z"/>
                <w:sz w:val="2"/>
                <w:szCs w:val="2"/>
              </w:rPr>
            </w:pPr>
          </w:p>
        </w:tc>
        <w:tc>
          <w:tcPr>
            <w:tcW w:w="340" w:type="dxa"/>
            <w:tcBorders>
              <w:bottom w:val="single" w:sz="8" w:space="0" w:color="auto"/>
            </w:tcBorders>
            <w:vAlign w:val="bottom"/>
          </w:tcPr>
          <w:p w:rsidR="00A33515" w:rsidDel="002260E7" w:rsidRDefault="00A33515">
            <w:pPr>
              <w:rPr>
                <w:del w:id="2994"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2995" w:author="Admin" w:date="2019-02-19T02:10:00Z"/>
                <w:sz w:val="2"/>
                <w:szCs w:val="2"/>
              </w:rPr>
            </w:pPr>
          </w:p>
        </w:tc>
        <w:tc>
          <w:tcPr>
            <w:tcW w:w="180" w:type="dxa"/>
            <w:tcBorders>
              <w:bottom w:val="single" w:sz="8" w:space="0" w:color="auto"/>
            </w:tcBorders>
            <w:vAlign w:val="bottom"/>
          </w:tcPr>
          <w:p w:rsidR="00A33515" w:rsidDel="002260E7" w:rsidRDefault="00A33515">
            <w:pPr>
              <w:rPr>
                <w:del w:id="2996" w:author="Admin" w:date="2019-02-19T02:10:00Z"/>
                <w:sz w:val="2"/>
                <w:szCs w:val="2"/>
              </w:rPr>
            </w:pPr>
          </w:p>
        </w:tc>
        <w:tc>
          <w:tcPr>
            <w:tcW w:w="140" w:type="dxa"/>
            <w:tcBorders>
              <w:bottom w:val="single" w:sz="8" w:space="0" w:color="auto"/>
            </w:tcBorders>
            <w:vAlign w:val="bottom"/>
          </w:tcPr>
          <w:p w:rsidR="00A33515" w:rsidDel="002260E7" w:rsidRDefault="00A33515">
            <w:pPr>
              <w:rPr>
                <w:del w:id="2997" w:author="Admin" w:date="2019-02-19T02:10:00Z"/>
                <w:sz w:val="2"/>
                <w:szCs w:val="2"/>
              </w:rPr>
            </w:pPr>
          </w:p>
        </w:tc>
        <w:tc>
          <w:tcPr>
            <w:tcW w:w="200" w:type="dxa"/>
            <w:vAlign w:val="bottom"/>
          </w:tcPr>
          <w:p w:rsidR="00A33515" w:rsidDel="002260E7" w:rsidRDefault="00A33515">
            <w:pPr>
              <w:rPr>
                <w:del w:id="2998" w:author="Admin" w:date="2019-02-19T02:10:00Z"/>
                <w:sz w:val="2"/>
                <w:szCs w:val="2"/>
              </w:rPr>
            </w:pPr>
          </w:p>
        </w:tc>
        <w:tc>
          <w:tcPr>
            <w:tcW w:w="260" w:type="dxa"/>
            <w:vAlign w:val="bottom"/>
          </w:tcPr>
          <w:p w:rsidR="00A33515" w:rsidDel="002260E7" w:rsidRDefault="00A33515">
            <w:pPr>
              <w:rPr>
                <w:del w:id="2999" w:author="Admin" w:date="2019-02-19T02:10:00Z"/>
                <w:sz w:val="2"/>
                <w:szCs w:val="2"/>
              </w:rPr>
            </w:pPr>
          </w:p>
        </w:tc>
        <w:tc>
          <w:tcPr>
            <w:tcW w:w="120" w:type="dxa"/>
            <w:vAlign w:val="bottom"/>
          </w:tcPr>
          <w:p w:rsidR="00A33515" w:rsidDel="002260E7" w:rsidRDefault="00A33515">
            <w:pPr>
              <w:rPr>
                <w:del w:id="3000" w:author="Admin" w:date="2019-02-19T02:10:00Z"/>
                <w:sz w:val="2"/>
                <w:szCs w:val="2"/>
              </w:rPr>
            </w:pPr>
          </w:p>
        </w:tc>
        <w:tc>
          <w:tcPr>
            <w:tcW w:w="320" w:type="dxa"/>
            <w:vAlign w:val="bottom"/>
          </w:tcPr>
          <w:p w:rsidR="00A33515" w:rsidDel="002260E7" w:rsidRDefault="00A33515">
            <w:pPr>
              <w:rPr>
                <w:del w:id="3001" w:author="Admin" w:date="2019-02-19T02:10:00Z"/>
                <w:sz w:val="2"/>
                <w:szCs w:val="2"/>
              </w:rPr>
            </w:pPr>
          </w:p>
        </w:tc>
        <w:tc>
          <w:tcPr>
            <w:tcW w:w="100" w:type="dxa"/>
            <w:vAlign w:val="bottom"/>
          </w:tcPr>
          <w:p w:rsidR="00A33515" w:rsidDel="002260E7" w:rsidRDefault="00A33515">
            <w:pPr>
              <w:rPr>
                <w:del w:id="3002" w:author="Admin" w:date="2019-02-19T02:10:00Z"/>
                <w:sz w:val="2"/>
                <w:szCs w:val="2"/>
              </w:rPr>
            </w:pPr>
          </w:p>
        </w:tc>
        <w:tc>
          <w:tcPr>
            <w:tcW w:w="260" w:type="dxa"/>
            <w:tcBorders>
              <w:bottom w:val="single" w:sz="8" w:space="0" w:color="auto"/>
            </w:tcBorders>
            <w:vAlign w:val="bottom"/>
          </w:tcPr>
          <w:p w:rsidR="00A33515" w:rsidDel="002260E7" w:rsidRDefault="00A33515">
            <w:pPr>
              <w:rPr>
                <w:del w:id="3003" w:author="Admin" w:date="2019-02-19T02:10:00Z"/>
                <w:sz w:val="2"/>
                <w:szCs w:val="2"/>
              </w:rPr>
            </w:pPr>
          </w:p>
        </w:tc>
        <w:tc>
          <w:tcPr>
            <w:tcW w:w="100" w:type="dxa"/>
            <w:tcBorders>
              <w:bottom w:val="single" w:sz="8" w:space="0" w:color="auto"/>
              <w:right w:val="single" w:sz="8" w:space="0" w:color="auto"/>
            </w:tcBorders>
            <w:vAlign w:val="bottom"/>
          </w:tcPr>
          <w:p w:rsidR="00A33515" w:rsidDel="002260E7" w:rsidRDefault="00A33515">
            <w:pPr>
              <w:rPr>
                <w:del w:id="3004" w:author="Admin" w:date="2019-02-19T02:10:00Z"/>
                <w:sz w:val="2"/>
                <w:szCs w:val="2"/>
              </w:rPr>
            </w:pPr>
          </w:p>
        </w:tc>
        <w:tc>
          <w:tcPr>
            <w:tcW w:w="340" w:type="dxa"/>
            <w:tcBorders>
              <w:bottom w:val="single" w:sz="8" w:space="0" w:color="auto"/>
            </w:tcBorders>
            <w:vAlign w:val="bottom"/>
          </w:tcPr>
          <w:p w:rsidR="00A33515" w:rsidDel="002260E7" w:rsidRDefault="00A33515">
            <w:pPr>
              <w:rPr>
                <w:del w:id="3005"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3006" w:author="Admin" w:date="2019-02-19T02:10:00Z"/>
                <w:sz w:val="2"/>
                <w:szCs w:val="2"/>
              </w:rPr>
            </w:pPr>
          </w:p>
        </w:tc>
        <w:tc>
          <w:tcPr>
            <w:tcW w:w="340" w:type="dxa"/>
            <w:tcBorders>
              <w:bottom w:val="single" w:sz="8" w:space="0" w:color="auto"/>
            </w:tcBorders>
            <w:vAlign w:val="bottom"/>
          </w:tcPr>
          <w:p w:rsidR="00A33515" w:rsidDel="002260E7" w:rsidRDefault="00A33515">
            <w:pPr>
              <w:rPr>
                <w:del w:id="3007"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3008" w:author="Admin" w:date="2019-02-19T02:10:00Z"/>
                <w:sz w:val="2"/>
                <w:szCs w:val="2"/>
              </w:rPr>
            </w:pPr>
          </w:p>
        </w:tc>
        <w:tc>
          <w:tcPr>
            <w:tcW w:w="320" w:type="dxa"/>
            <w:tcBorders>
              <w:bottom w:val="single" w:sz="8" w:space="0" w:color="auto"/>
            </w:tcBorders>
            <w:vAlign w:val="bottom"/>
          </w:tcPr>
          <w:p w:rsidR="00A33515" w:rsidDel="002260E7" w:rsidRDefault="00A33515">
            <w:pPr>
              <w:rPr>
                <w:del w:id="3009" w:author="Admin" w:date="2019-02-19T02:10:00Z"/>
                <w:sz w:val="2"/>
                <w:szCs w:val="2"/>
              </w:rPr>
            </w:pPr>
          </w:p>
        </w:tc>
        <w:tc>
          <w:tcPr>
            <w:tcW w:w="0" w:type="dxa"/>
            <w:vAlign w:val="bottom"/>
          </w:tcPr>
          <w:p w:rsidR="00A33515" w:rsidDel="002260E7" w:rsidRDefault="00A33515">
            <w:pPr>
              <w:rPr>
                <w:del w:id="3010" w:author="Admin" w:date="2019-02-19T02:10:00Z"/>
                <w:sz w:val="1"/>
                <w:szCs w:val="1"/>
              </w:rPr>
            </w:pPr>
          </w:p>
        </w:tc>
      </w:tr>
      <w:tr w:rsidR="00A33515" w:rsidDel="002260E7">
        <w:trPr>
          <w:trHeight w:val="295"/>
          <w:del w:id="3011" w:author="Admin" w:date="2019-02-19T02:10:00Z"/>
        </w:trPr>
        <w:tc>
          <w:tcPr>
            <w:tcW w:w="400" w:type="dxa"/>
            <w:vAlign w:val="bottom"/>
          </w:tcPr>
          <w:p w:rsidR="00A33515" w:rsidDel="002260E7" w:rsidRDefault="00A33515">
            <w:pPr>
              <w:rPr>
                <w:del w:id="3012" w:author="Admin" w:date="2019-02-19T02:10:00Z"/>
                <w:sz w:val="24"/>
                <w:szCs w:val="24"/>
              </w:rPr>
            </w:pPr>
          </w:p>
        </w:tc>
        <w:tc>
          <w:tcPr>
            <w:tcW w:w="340" w:type="dxa"/>
            <w:vAlign w:val="bottom"/>
          </w:tcPr>
          <w:p w:rsidR="00A33515" w:rsidDel="002260E7" w:rsidRDefault="001A4D22">
            <w:pPr>
              <w:ind w:right="20"/>
              <w:jc w:val="right"/>
              <w:rPr>
                <w:del w:id="3013" w:author="Admin" w:date="2019-02-19T02:10:00Z"/>
                <w:sz w:val="20"/>
                <w:szCs w:val="20"/>
              </w:rPr>
            </w:pPr>
            <w:del w:id="3014" w:author="Admin" w:date="2019-02-19T02:10:00Z">
              <w:r w:rsidDel="002260E7">
                <w:rPr>
                  <w:rFonts w:ascii="Arial" w:eastAsia="Arial" w:hAnsi="Arial" w:cs="Arial"/>
                  <w:sz w:val="20"/>
                  <w:szCs w:val="20"/>
                </w:rPr>
                <w:delText>0</w:delText>
              </w:r>
            </w:del>
          </w:p>
        </w:tc>
        <w:tc>
          <w:tcPr>
            <w:tcW w:w="380" w:type="dxa"/>
            <w:tcBorders>
              <w:left w:val="single" w:sz="8" w:space="0" w:color="auto"/>
              <w:right w:val="single" w:sz="8" w:space="0" w:color="auto"/>
            </w:tcBorders>
            <w:vAlign w:val="bottom"/>
          </w:tcPr>
          <w:p w:rsidR="00A33515" w:rsidDel="002260E7" w:rsidRDefault="001A4D22">
            <w:pPr>
              <w:ind w:right="40"/>
              <w:jc w:val="right"/>
              <w:rPr>
                <w:del w:id="3015" w:author="Admin" w:date="2019-02-19T02:10:00Z"/>
                <w:sz w:val="20"/>
                <w:szCs w:val="20"/>
              </w:rPr>
            </w:pPr>
            <w:del w:id="3016" w:author="Admin" w:date="2019-02-19T02:10:00Z">
              <w:r w:rsidDel="002260E7">
                <w:rPr>
                  <w:rFonts w:ascii="Arial" w:eastAsia="Arial" w:hAnsi="Arial" w:cs="Arial"/>
                  <w:sz w:val="20"/>
                  <w:szCs w:val="20"/>
                </w:rPr>
                <w:delText>0</w:delText>
              </w:r>
            </w:del>
          </w:p>
        </w:tc>
        <w:tc>
          <w:tcPr>
            <w:tcW w:w="340" w:type="dxa"/>
            <w:vAlign w:val="bottom"/>
          </w:tcPr>
          <w:p w:rsidR="00A33515" w:rsidDel="002260E7" w:rsidRDefault="001A4D22">
            <w:pPr>
              <w:jc w:val="center"/>
              <w:rPr>
                <w:del w:id="3017" w:author="Admin" w:date="2019-02-19T02:10:00Z"/>
                <w:sz w:val="20"/>
                <w:szCs w:val="20"/>
              </w:rPr>
            </w:pPr>
            <w:del w:id="3018" w:author="Admin" w:date="2019-02-19T02:10:00Z">
              <w:r w:rsidDel="002260E7">
                <w:rPr>
                  <w:rFonts w:ascii="Arial" w:eastAsia="Arial" w:hAnsi="Arial" w:cs="Arial"/>
                  <w:sz w:val="20"/>
                  <w:szCs w:val="20"/>
                </w:rPr>
                <w:delText>0</w:delText>
              </w:r>
            </w:del>
          </w:p>
        </w:tc>
        <w:tc>
          <w:tcPr>
            <w:tcW w:w="20" w:type="dxa"/>
            <w:tcBorders>
              <w:bottom w:val="single" w:sz="8" w:space="0" w:color="auto"/>
            </w:tcBorders>
            <w:shd w:val="clear" w:color="auto" w:fill="000000"/>
            <w:vAlign w:val="bottom"/>
          </w:tcPr>
          <w:p w:rsidR="00A33515" w:rsidDel="002260E7" w:rsidRDefault="00A33515">
            <w:pPr>
              <w:rPr>
                <w:del w:id="3019" w:author="Admin" w:date="2019-02-19T02:10:00Z"/>
                <w:sz w:val="24"/>
                <w:szCs w:val="24"/>
              </w:rPr>
            </w:pPr>
          </w:p>
        </w:tc>
        <w:tc>
          <w:tcPr>
            <w:tcW w:w="320" w:type="dxa"/>
            <w:gridSpan w:val="2"/>
            <w:vAlign w:val="bottom"/>
          </w:tcPr>
          <w:p w:rsidR="00A33515" w:rsidDel="002260E7" w:rsidRDefault="001A4D22">
            <w:pPr>
              <w:ind w:right="120"/>
              <w:jc w:val="right"/>
              <w:rPr>
                <w:del w:id="3020" w:author="Admin" w:date="2019-02-19T02:10:00Z"/>
                <w:sz w:val="20"/>
                <w:szCs w:val="20"/>
              </w:rPr>
            </w:pPr>
            <w:del w:id="3021" w:author="Admin" w:date="2019-02-19T02:10:00Z">
              <w:r w:rsidDel="002260E7">
                <w:rPr>
                  <w:rFonts w:ascii="Arial" w:eastAsia="Arial" w:hAnsi="Arial" w:cs="Arial"/>
                  <w:sz w:val="20"/>
                  <w:szCs w:val="20"/>
                </w:rPr>
                <w:delText>0</w:delText>
              </w:r>
            </w:del>
          </w:p>
        </w:tc>
        <w:tc>
          <w:tcPr>
            <w:tcW w:w="200" w:type="dxa"/>
            <w:vAlign w:val="bottom"/>
          </w:tcPr>
          <w:p w:rsidR="00A33515" w:rsidDel="002260E7" w:rsidRDefault="00A33515">
            <w:pPr>
              <w:rPr>
                <w:del w:id="3022" w:author="Admin" w:date="2019-02-19T02:10:00Z"/>
                <w:sz w:val="24"/>
                <w:szCs w:val="24"/>
              </w:rPr>
            </w:pPr>
          </w:p>
        </w:tc>
        <w:tc>
          <w:tcPr>
            <w:tcW w:w="260" w:type="dxa"/>
            <w:vAlign w:val="bottom"/>
          </w:tcPr>
          <w:p w:rsidR="00A33515" w:rsidDel="002260E7" w:rsidRDefault="00A33515">
            <w:pPr>
              <w:rPr>
                <w:del w:id="3023" w:author="Admin" w:date="2019-02-19T02:10:00Z"/>
                <w:sz w:val="24"/>
                <w:szCs w:val="24"/>
              </w:rPr>
            </w:pPr>
          </w:p>
        </w:tc>
        <w:tc>
          <w:tcPr>
            <w:tcW w:w="120" w:type="dxa"/>
            <w:vAlign w:val="bottom"/>
          </w:tcPr>
          <w:p w:rsidR="00A33515" w:rsidDel="002260E7" w:rsidRDefault="00A33515">
            <w:pPr>
              <w:rPr>
                <w:del w:id="3024" w:author="Admin" w:date="2019-02-19T02:10:00Z"/>
                <w:sz w:val="24"/>
                <w:szCs w:val="24"/>
              </w:rPr>
            </w:pPr>
          </w:p>
        </w:tc>
        <w:tc>
          <w:tcPr>
            <w:tcW w:w="320" w:type="dxa"/>
            <w:vAlign w:val="bottom"/>
          </w:tcPr>
          <w:p w:rsidR="00A33515" w:rsidDel="002260E7" w:rsidRDefault="00A33515">
            <w:pPr>
              <w:rPr>
                <w:del w:id="3025" w:author="Admin" w:date="2019-02-19T02:10:00Z"/>
                <w:sz w:val="24"/>
                <w:szCs w:val="24"/>
              </w:rPr>
            </w:pPr>
          </w:p>
        </w:tc>
        <w:tc>
          <w:tcPr>
            <w:tcW w:w="100" w:type="dxa"/>
            <w:vAlign w:val="bottom"/>
          </w:tcPr>
          <w:p w:rsidR="00A33515" w:rsidDel="002260E7" w:rsidRDefault="00A33515">
            <w:pPr>
              <w:rPr>
                <w:del w:id="3026" w:author="Admin" w:date="2019-02-19T02:10:00Z"/>
                <w:sz w:val="24"/>
                <w:szCs w:val="24"/>
              </w:rPr>
            </w:pPr>
          </w:p>
        </w:tc>
        <w:tc>
          <w:tcPr>
            <w:tcW w:w="260" w:type="dxa"/>
            <w:vAlign w:val="bottom"/>
          </w:tcPr>
          <w:p w:rsidR="00A33515" w:rsidDel="002260E7" w:rsidRDefault="001A4D22">
            <w:pPr>
              <w:jc w:val="right"/>
              <w:rPr>
                <w:del w:id="3027" w:author="Admin" w:date="2019-02-19T02:10:00Z"/>
                <w:sz w:val="20"/>
                <w:szCs w:val="20"/>
              </w:rPr>
            </w:pPr>
            <w:del w:id="3028" w:author="Admin" w:date="2019-02-19T02:10:00Z">
              <w:r w:rsidDel="002260E7">
                <w:rPr>
                  <w:rFonts w:ascii="Arial" w:eastAsia="Arial" w:hAnsi="Arial" w:cs="Arial"/>
                  <w:sz w:val="20"/>
                  <w:szCs w:val="20"/>
                </w:rPr>
                <w:delText>0</w:delText>
              </w:r>
            </w:del>
          </w:p>
        </w:tc>
        <w:tc>
          <w:tcPr>
            <w:tcW w:w="100" w:type="dxa"/>
            <w:tcBorders>
              <w:right w:val="single" w:sz="8" w:space="0" w:color="auto"/>
            </w:tcBorders>
            <w:vAlign w:val="bottom"/>
          </w:tcPr>
          <w:p w:rsidR="00A33515" w:rsidDel="002260E7" w:rsidRDefault="00A33515">
            <w:pPr>
              <w:rPr>
                <w:del w:id="3029" w:author="Admin" w:date="2019-02-19T02:10:00Z"/>
                <w:sz w:val="24"/>
                <w:szCs w:val="24"/>
              </w:rPr>
            </w:pPr>
          </w:p>
        </w:tc>
        <w:tc>
          <w:tcPr>
            <w:tcW w:w="340" w:type="dxa"/>
            <w:vAlign w:val="bottom"/>
          </w:tcPr>
          <w:p w:rsidR="00A33515" w:rsidDel="002260E7" w:rsidRDefault="001A4D22">
            <w:pPr>
              <w:ind w:right="20"/>
              <w:jc w:val="right"/>
              <w:rPr>
                <w:del w:id="3030" w:author="Admin" w:date="2019-02-19T02:10:00Z"/>
                <w:sz w:val="20"/>
                <w:szCs w:val="20"/>
              </w:rPr>
            </w:pPr>
            <w:del w:id="3031" w:author="Admin" w:date="2019-02-19T02:10:00Z">
              <w:r w:rsidDel="002260E7">
                <w:rPr>
                  <w:rFonts w:ascii="Arial" w:eastAsia="Arial" w:hAnsi="Arial" w:cs="Arial"/>
                  <w:sz w:val="20"/>
                  <w:szCs w:val="20"/>
                </w:rPr>
                <w:delText>0</w:delText>
              </w:r>
            </w:del>
          </w:p>
        </w:tc>
        <w:tc>
          <w:tcPr>
            <w:tcW w:w="20" w:type="dxa"/>
            <w:tcBorders>
              <w:bottom w:val="single" w:sz="8" w:space="0" w:color="auto"/>
            </w:tcBorders>
            <w:shd w:val="clear" w:color="auto" w:fill="000000"/>
            <w:vAlign w:val="bottom"/>
          </w:tcPr>
          <w:p w:rsidR="00A33515" w:rsidDel="002260E7" w:rsidRDefault="00A33515">
            <w:pPr>
              <w:rPr>
                <w:del w:id="3032" w:author="Admin" w:date="2019-02-19T02:10:00Z"/>
                <w:sz w:val="24"/>
                <w:szCs w:val="24"/>
              </w:rPr>
            </w:pPr>
          </w:p>
        </w:tc>
        <w:tc>
          <w:tcPr>
            <w:tcW w:w="340" w:type="dxa"/>
            <w:vAlign w:val="bottom"/>
          </w:tcPr>
          <w:p w:rsidR="00A33515" w:rsidDel="002260E7" w:rsidRDefault="001A4D22">
            <w:pPr>
              <w:ind w:right="20"/>
              <w:jc w:val="right"/>
              <w:rPr>
                <w:del w:id="3033" w:author="Admin" w:date="2019-02-19T02:10:00Z"/>
                <w:sz w:val="20"/>
                <w:szCs w:val="20"/>
              </w:rPr>
            </w:pPr>
            <w:del w:id="3034" w:author="Admin" w:date="2019-02-19T02:10:00Z">
              <w:r w:rsidDel="002260E7">
                <w:rPr>
                  <w:rFonts w:ascii="Arial" w:eastAsia="Arial" w:hAnsi="Arial" w:cs="Arial"/>
                  <w:sz w:val="20"/>
                  <w:szCs w:val="20"/>
                </w:rPr>
                <w:delText>0</w:delText>
              </w:r>
            </w:del>
          </w:p>
        </w:tc>
        <w:tc>
          <w:tcPr>
            <w:tcW w:w="20" w:type="dxa"/>
            <w:tcBorders>
              <w:bottom w:val="single" w:sz="8" w:space="0" w:color="auto"/>
            </w:tcBorders>
            <w:shd w:val="clear" w:color="auto" w:fill="000000"/>
            <w:vAlign w:val="bottom"/>
          </w:tcPr>
          <w:p w:rsidR="00A33515" w:rsidDel="002260E7" w:rsidRDefault="00A33515">
            <w:pPr>
              <w:rPr>
                <w:del w:id="3035" w:author="Admin" w:date="2019-02-19T02:10:00Z"/>
                <w:sz w:val="24"/>
                <w:szCs w:val="24"/>
              </w:rPr>
            </w:pPr>
          </w:p>
        </w:tc>
        <w:tc>
          <w:tcPr>
            <w:tcW w:w="320" w:type="dxa"/>
            <w:vAlign w:val="bottom"/>
          </w:tcPr>
          <w:p w:rsidR="00A33515" w:rsidDel="002260E7" w:rsidRDefault="001A4D22">
            <w:pPr>
              <w:ind w:right="20"/>
              <w:jc w:val="right"/>
              <w:rPr>
                <w:del w:id="3036" w:author="Admin" w:date="2019-02-19T02:10:00Z"/>
                <w:sz w:val="20"/>
                <w:szCs w:val="20"/>
              </w:rPr>
            </w:pPr>
            <w:del w:id="3037" w:author="Admin" w:date="2019-02-19T02:10:00Z">
              <w:r w:rsidDel="002260E7">
                <w:rPr>
                  <w:rFonts w:ascii="Arial" w:eastAsia="Arial" w:hAnsi="Arial" w:cs="Arial"/>
                  <w:sz w:val="20"/>
                  <w:szCs w:val="20"/>
                </w:rPr>
                <w:delText>1</w:delText>
              </w:r>
            </w:del>
          </w:p>
        </w:tc>
        <w:tc>
          <w:tcPr>
            <w:tcW w:w="0" w:type="dxa"/>
            <w:vAlign w:val="bottom"/>
          </w:tcPr>
          <w:p w:rsidR="00A33515" w:rsidDel="002260E7" w:rsidRDefault="00A33515">
            <w:pPr>
              <w:rPr>
                <w:del w:id="3038" w:author="Admin" w:date="2019-02-19T02:10:00Z"/>
                <w:sz w:val="1"/>
                <w:szCs w:val="1"/>
              </w:rPr>
            </w:pPr>
          </w:p>
        </w:tc>
      </w:tr>
      <w:tr w:rsidR="00A33515" w:rsidDel="002260E7">
        <w:trPr>
          <w:trHeight w:val="328"/>
          <w:del w:id="3039" w:author="Admin" w:date="2019-02-19T02:10:00Z"/>
        </w:trPr>
        <w:tc>
          <w:tcPr>
            <w:tcW w:w="400" w:type="dxa"/>
            <w:vAlign w:val="bottom"/>
          </w:tcPr>
          <w:p w:rsidR="00A33515" w:rsidDel="002260E7" w:rsidRDefault="00A33515">
            <w:pPr>
              <w:rPr>
                <w:del w:id="3040" w:author="Admin" w:date="2019-02-19T02:10:00Z"/>
                <w:sz w:val="24"/>
                <w:szCs w:val="24"/>
              </w:rPr>
            </w:pPr>
          </w:p>
        </w:tc>
        <w:tc>
          <w:tcPr>
            <w:tcW w:w="340" w:type="dxa"/>
            <w:vMerge w:val="restart"/>
            <w:vAlign w:val="bottom"/>
          </w:tcPr>
          <w:p w:rsidR="00A33515" w:rsidDel="002260E7" w:rsidRDefault="001A4D22">
            <w:pPr>
              <w:ind w:right="20"/>
              <w:jc w:val="right"/>
              <w:rPr>
                <w:del w:id="3041" w:author="Admin" w:date="2019-02-19T02:10:00Z"/>
                <w:sz w:val="20"/>
                <w:szCs w:val="20"/>
              </w:rPr>
            </w:pPr>
            <w:del w:id="3042" w:author="Admin" w:date="2019-02-19T02:10:00Z">
              <w:r w:rsidDel="002260E7">
                <w:rPr>
                  <w:rFonts w:ascii="Arial" w:eastAsia="Arial" w:hAnsi="Arial" w:cs="Arial"/>
                  <w:sz w:val="20"/>
                  <w:szCs w:val="20"/>
                </w:rPr>
                <w:delText>0</w:delText>
              </w:r>
            </w:del>
          </w:p>
        </w:tc>
        <w:tc>
          <w:tcPr>
            <w:tcW w:w="380" w:type="dxa"/>
            <w:vAlign w:val="bottom"/>
          </w:tcPr>
          <w:p w:rsidR="00A33515" w:rsidDel="002260E7" w:rsidRDefault="00A33515">
            <w:pPr>
              <w:rPr>
                <w:del w:id="3043" w:author="Admin" w:date="2019-02-19T02:10:00Z"/>
                <w:sz w:val="24"/>
                <w:szCs w:val="24"/>
              </w:rPr>
            </w:pPr>
          </w:p>
        </w:tc>
        <w:tc>
          <w:tcPr>
            <w:tcW w:w="340" w:type="dxa"/>
            <w:vAlign w:val="bottom"/>
          </w:tcPr>
          <w:p w:rsidR="00A33515" w:rsidDel="002260E7" w:rsidRDefault="00A33515">
            <w:pPr>
              <w:rPr>
                <w:del w:id="3044" w:author="Admin" w:date="2019-02-19T02:10:00Z"/>
                <w:sz w:val="24"/>
                <w:szCs w:val="24"/>
              </w:rPr>
            </w:pPr>
          </w:p>
        </w:tc>
        <w:tc>
          <w:tcPr>
            <w:tcW w:w="200" w:type="dxa"/>
            <w:gridSpan w:val="2"/>
            <w:vAlign w:val="bottom"/>
          </w:tcPr>
          <w:p w:rsidR="00A33515" w:rsidDel="002260E7" w:rsidRDefault="00A33515">
            <w:pPr>
              <w:rPr>
                <w:del w:id="3045" w:author="Admin" w:date="2019-02-19T02:10:00Z"/>
                <w:sz w:val="24"/>
                <w:szCs w:val="24"/>
              </w:rPr>
            </w:pPr>
          </w:p>
        </w:tc>
        <w:tc>
          <w:tcPr>
            <w:tcW w:w="140" w:type="dxa"/>
            <w:vAlign w:val="bottom"/>
          </w:tcPr>
          <w:p w:rsidR="00A33515" w:rsidDel="002260E7" w:rsidRDefault="00A33515">
            <w:pPr>
              <w:rPr>
                <w:del w:id="3046" w:author="Admin" w:date="2019-02-19T02:10:00Z"/>
                <w:sz w:val="24"/>
                <w:szCs w:val="24"/>
              </w:rPr>
            </w:pPr>
          </w:p>
        </w:tc>
        <w:tc>
          <w:tcPr>
            <w:tcW w:w="200" w:type="dxa"/>
            <w:vAlign w:val="bottom"/>
          </w:tcPr>
          <w:p w:rsidR="00A33515" w:rsidDel="002260E7" w:rsidRDefault="00A33515">
            <w:pPr>
              <w:rPr>
                <w:del w:id="3047" w:author="Admin" w:date="2019-02-19T02:10:00Z"/>
                <w:sz w:val="24"/>
                <w:szCs w:val="24"/>
              </w:rPr>
            </w:pPr>
          </w:p>
        </w:tc>
        <w:tc>
          <w:tcPr>
            <w:tcW w:w="260" w:type="dxa"/>
            <w:vAlign w:val="bottom"/>
          </w:tcPr>
          <w:p w:rsidR="00A33515" w:rsidDel="002260E7" w:rsidRDefault="00A33515">
            <w:pPr>
              <w:rPr>
                <w:del w:id="3048" w:author="Admin" w:date="2019-02-19T02:10:00Z"/>
                <w:sz w:val="24"/>
                <w:szCs w:val="24"/>
              </w:rPr>
            </w:pPr>
          </w:p>
        </w:tc>
        <w:tc>
          <w:tcPr>
            <w:tcW w:w="120" w:type="dxa"/>
            <w:vAlign w:val="bottom"/>
          </w:tcPr>
          <w:p w:rsidR="00A33515" w:rsidDel="002260E7" w:rsidRDefault="00A33515">
            <w:pPr>
              <w:rPr>
                <w:del w:id="3049" w:author="Admin" w:date="2019-02-19T02:10:00Z"/>
                <w:sz w:val="24"/>
                <w:szCs w:val="24"/>
              </w:rPr>
            </w:pPr>
          </w:p>
        </w:tc>
        <w:tc>
          <w:tcPr>
            <w:tcW w:w="320" w:type="dxa"/>
            <w:vAlign w:val="bottom"/>
          </w:tcPr>
          <w:p w:rsidR="00A33515" w:rsidDel="002260E7" w:rsidRDefault="00A33515">
            <w:pPr>
              <w:rPr>
                <w:del w:id="3050" w:author="Admin" w:date="2019-02-19T02:10:00Z"/>
                <w:sz w:val="24"/>
                <w:szCs w:val="24"/>
              </w:rPr>
            </w:pPr>
          </w:p>
        </w:tc>
        <w:tc>
          <w:tcPr>
            <w:tcW w:w="100" w:type="dxa"/>
            <w:vAlign w:val="bottom"/>
          </w:tcPr>
          <w:p w:rsidR="00A33515" w:rsidDel="002260E7" w:rsidRDefault="00A33515">
            <w:pPr>
              <w:rPr>
                <w:del w:id="3051" w:author="Admin" w:date="2019-02-19T02:10:00Z"/>
                <w:sz w:val="24"/>
                <w:szCs w:val="24"/>
              </w:rPr>
            </w:pPr>
          </w:p>
        </w:tc>
        <w:tc>
          <w:tcPr>
            <w:tcW w:w="260" w:type="dxa"/>
            <w:vMerge w:val="restart"/>
            <w:vAlign w:val="bottom"/>
          </w:tcPr>
          <w:p w:rsidR="00A33515" w:rsidDel="002260E7" w:rsidRDefault="001A4D22">
            <w:pPr>
              <w:jc w:val="right"/>
              <w:rPr>
                <w:del w:id="3052" w:author="Admin" w:date="2019-02-19T02:10:00Z"/>
                <w:sz w:val="20"/>
                <w:szCs w:val="20"/>
              </w:rPr>
            </w:pPr>
            <w:del w:id="3053" w:author="Admin" w:date="2019-02-19T02:10:00Z">
              <w:r w:rsidDel="002260E7">
                <w:rPr>
                  <w:rFonts w:ascii="Arial" w:eastAsia="Arial" w:hAnsi="Arial" w:cs="Arial"/>
                  <w:sz w:val="20"/>
                  <w:szCs w:val="20"/>
                </w:rPr>
                <w:delText>1</w:delText>
              </w:r>
            </w:del>
          </w:p>
        </w:tc>
        <w:tc>
          <w:tcPr>
            <w:tcW w:w="100" w:type="dxa"/>
            <w:vAlign w:val="bottom"/>
          </w:tcPr>
          <w:p w:rsidR="00A33515" w:rsidDel="002260E7" w:rsidRDefault="00A33515">
            <w:pPr>
              <w:rPr>
                <w:del w:id="3054" w:author="Admin" w:date="2019-02-19T02:10:00Z"/>
                <w:sz w:val="24"/>
                <w:szCs w:val="24"/>
              </w:rPr>
            </w:pPr>
          </w:p>
        </w:tc>
        <w:tc>
          <w:tcPr>
            <w:tcW w:w="340" w:type="dxa"/>
            <w:vAlign w:val="bottom"/>
          </w:tcPr>
          <w:p w:rsidR="00A33515" w:rsidDel="002260E7" w:rsidRDefault="00A33515">
            <w:pPr>
              <w:rPr>
                <w:del w:id="3055" w:author="Admin" w:date="2019-02-19T02:10:00Z"/>
                <w:sz w:val="24"/>
                <w:szCs w:val="24"/>
              </w:rPr>
            </w:pPr>
          </w:p>
        </w:tc>
        <w:tc>
          <w:tcPr>
            <w:tcW w:w="360" w:type="dxa"/>
            <w:gridSpan w:val="2"/>
            <w:vAlign w:val="bottom"/>
          </w:tcPr>
          <w:p w:rsidR="00A33515" w:rsidDel="002260E7" w:rsidRDefault="00A33515">
            <w:pPr>
              <w:rPr>
                <w:del w:id="3056" w:author="Admin" w:date="2019-02-19T02:10:00Z"/>
                <w:sz w:val="24"/>
                <w:szCs w:val="24"/>
              </w:rPr>
            </w:pPr>
          </w:p>
        </w:tc>
        <w:tc>
          <w:tcPr>
            <w:tcW w:w="340" w:type="dxa"/>
            <w:gridSpan w:val="2"/>
            <w:vAlign w:val="bottom"/>
          </w:tcPr>
          <w:p w:rsidR="00A33515" w:rsidDel="002260E7" w:rsidRDefault="00A33515">
            <w:pPr>
              <w:rPr>
                <w:del w:id="3057" w:author="Admin" w:date="2019-02-19T02:10:00Z"/>
                <w:sz w:val="24"/>
                <w:szCs w:val="24"/>
              </w:rPr>
            </w:pPr>
          </w:p>
        </w:tc>
        <w:tc>
          <w:tcPr>
            <w:tcW w:w="0" w:type="dxa"/>
            <w:vAlign w:val="bottom"/>
          </w:tcPr>
          <w:p w:rsidR="00A33515" w:rsidDel="002260E7" w:rsidRDefault="00A33515">
            <w:pPr>
              <w:rPr>
                <w:del w:id="3058" w:author="Admin" w:date="2019-02-19T02:10:00Z"/>
                <w:sz w:val="1"/>
                <w:szCs w:val="1"/>
              </w:rPr>
            </w:pPr>
          </w:p>
        </w:tc>
      </w:tr>
      <w:tr w:rsidR="00A33515" w:rsidDel="002260E7">
        <w:trPr>
          <w:trHeight w:val="301"/>
          <w:del w:id="3059" w:author="Admin" w:date="2019-02-19T02:10:00Z"/>
        </w:trPr>
        <w:tc>
          <w:tcPr>
            <w:tcW w:w="400" w:type="dxa"/>
            <w:vAlign w:val="bottom"/>
          </w:tcPr>
          <w:p w:rsidR="00A33515" w:rsidDel="002260E7" w:rsidRDefault="00A33515">
            <w:pPr>
              <w:rPr>
                <w:del w:id="3060" w:author="Admin" w:date="2019-02-19T02:10:00Z"/>
                <w:sz w:val="24"/>
                <w:szCs w:val="24"/>
              </w:rPr>
            </w:pPr>
          </w:p>
        </w:tc>
        <w:tc>
          <w:tcPr>
            <w:tcW w:w="340" w:type="dxa"/>
            <w:vMerge/>
            <w:vAlign w:val="bottom"/>
          </w:tcPr>
          <w:p w:rsidR="00A33515" w:rsidDel="002260E7" w:rsidRDefault="00A33515">
            <w:pPr>
              <w:rPr>
                <w:del w:id="3061" w:author="Admin" w:date="2019-02-19T02:10:00Z"/>
                <w:sz w:val="24"/>
                <w:szCs w:val="24"/>
              </w:rPr>
            </w:pPr>
          </w:p>
        </w:tc>
        <w:tc>
          <w:tcPr>
            <w:tcW w:w="380" w:type="dxa"/>
            <w:tcBorders>
              <w:left w:val="single" w:sz="8" w:space="0" w:color="auto"/>
              <w:right w:val="single" w:sz="8" w:space="0" w:color="auto"/>
            </w:tcBorders>
            <w:vAlign w:val="bottom"/>
          </w:tcPr>
          <w:p w:rsidR="00A33515" w:rsidDel="002260E7" w:rsidRDefault="001A4D22">
            <w:pPr>
              <w:ind w:right="40"/>
              <w:jc w:val="right"/>
              <w:rPr>
                <w:del w:id="3062" w:author="Admin" w:date="2019-02-19T02:10:00Z"/>
                <w:sz w:val="20"/>
                <w:szCs w:val="20"/>
              </w:rPr>
            </w:pPr>
            <w:del w:id="3063" w:author="Admin" w:date="2019-02-19T02:10:00Z">
              <w:r w:rsidDel="002260E7">
                <w:rPr>
                  <w:rFonts w:ascii="Arial" w:eastAsia="Arial" w:hAnsi="Arial" w:cs="Arial"/>
                  <w:sz w:val="20"/>
                  <w:szCs w:val="20"/>
                </w:rPr>
                <w:delText>1</w:delText>
              </w:r>
            </w:del>
          </w:p>
        </w:tc>
        <w:tc>
          <w:tcPr>
            <w:tcW w:w="340" w:type="dxa"/>
            <w:vAlign w:val="bottom"/>
          </w:tcPr>
          <w:p w:rsidR="00A33515" w:rsidDel="002260E7" w:rsidRDefault="001A4D22">
            <w:pPr>
              <w:jc w:val="center"/>
              <w:rPr>
                <w:del w:id="3064" w:author="Admin" w:date="2019-02-19T02:10:00Z"/>
                <w:sz w:val="20"/>
                <w:szCs w:val="20"/>
              </w:rPr>
            </w:pPr>
            <w:del w:id="3065" w:author="Admin" w:date="2019-02-19T02:10:00Z">
              <w:r w:rsidDel="002260E7">
                <w:rPr>
                  <w:rFonts w:ascii="Arial" w:eastAsia="Arial" w:hAnsi="Arial" w:cs="Arial"/>
                  <w:sz w:val="20"/>
                  <w:szCs w:val="20"/>
                </w:rPr>
                <w:delText>1</w:delText>
              </w:r>
            </w:del>
          </w:p>
        </w:tc>
        <w:tc>
          <w:tcPr>
            <w:tcW w:w="20" w:type="dxa"/>
            <w:shd w:val="clear" w:color="auto" w:fill="000000"/>
            <w:vAlign w:val="bottom"/>
          </w:tcPr>
          <w:p w:rsidR="00A33515" w:rsidDel="002260E7" w:rsidRDefault="00A33515">
            <w:pPr>
              <w:rPr>
                <w:del w:id="3066" w:author="Admin" w:date="2019-02-19T02:10:00Z"/>
                <w:sz w:val="24"/>
                <w:szCs w:val="24"/>
              </w:rPr>
            </w:pPr>
          </w:p>
        </w:tc>
        <w:tc>
          <w:tcPr>
            <w:tcW w:w="320" w:type="dxa"/>
            <w:gridSpan w:val="2"/>
            <w:vAlign w:val="bottom"/>
          </w:tcPr>
          <w:p w:rsidR="00A33515" w:rsidDel="002260E7" w:rsidRDefault="001A4D22">
            <w:pPr>
              <w:ind w:right="120"/>
              <w:jc w:val="right"/>
              <w:rPr>
                <w:del w:id="3067" w:author="Admin" w:date="2019-02-19T02:10:00Z"/>
                <w:sz w:val="20"/>
                <w:szCs w:val="20"/>
              </w:rPr>
            </w:pPr>
            <w:del w:id="3068" w:author="Admin" w:date="2019-02-19T02:10:00Z">
              <w:r w:rsidDel="002260E7">
                <w:rPr>
                  <w:rFonts w:ascii="Arial" w:eastAsia="Arial" w:hAnsi="Arial" w:cs="Arial"/>
                  <w:sz w:val="20"/>
                  <w:szCs w:val="20"/>
                </w:rPr>
                <w:delText>1</w:delText>
              </w:r>
            </w:del>
          </w:p>
        </w:tc>
        <w:tc>
          <w:tcPr>
            <w:tcW w:w="200" w:type="dxa"/>
            <w:vAlign w:val="bottom"/>
          </w:tcPr>
          <w:p w:rsidR="00A33515" w:rsidDel="002260E7" w:rsidRDefault="00A33515">
            <w:pPr>
              <w:rPr>
                <w:del w:id="3069" w:author="Admin" w:date="2019-02-19T02:10:00Z"/>
                <w:sz w:val="24"/>
                <w:szCs w:val="24"/>
              </w:rPr>
            </w:pPr>
          </w:p>
        </w:tc>
        <w:tc>
          <w:tcPr>
            <w:tcW w:w="260" w:type="dxa"/>
            <w:vAlign w:val="bottom"/>
          </w:tcPr>
          <w:p w:rsidR="00A33515" w:rsidDel="002260E7" w:rsidRDefault="00A33515">
            <w:pPr>
              <w:rPr>
                <w:del w:id="3070" w:author="Admin" w:date="2019-02-19T02:10:00Z"/>
                <w:sz w:val="24"/>
                <w:szCs w:val="24"/>
              </w:rPr>
            </w:pPr>
          </w:p>
        </w:tc>
        <w:tc>
          <w:tcPr>
            <w:tcW w:w="120" w:type="dxa"/>
            <w:vAlign w:val="bottom"/>
          </w:tcPr>
          <w:p w:rsidR="00A33515" w:rsidDel="002260E7" w:rsidRDefault="00A33515">
            <w:pPr>
              <w:rPr>
                <w:del w:id="3071" w:author="Admin" w:date="2019-02-19T02:10:00Z"/>
                <w:sz w:val="24"/>
                <w:szCs w:val="24"/>
              </w:rPr>
            </w:pPr>
          </w:p>
        </w:tc>
        <w:tc>
          <w:tcPr>
            <w:tcW w:w="320" w:type="dxa"/>
            <w:vAlign w:val="bottom"/>
          </w:tcPr>
          <w:p w:rsidR="00A33515" w:rsidDel="002260E7" w:rsidRDefault="00A33515">
            <w:pPr>
              <w:rPr>
                <w:del w:id="3072" w:author="Admin" w:date="2019-02-19T02:10:00Z"/>
                <w:sz w:val="24"/>
                <w:szCs w:val="24"/>
              </w:rPr>
            </w:pPr>
          </w:p>
        </w:tc>
        <w:tc>
          <w:tcPr>
            <w:tcW w:w="100" w:type="dxa"/>
            <w:vAlign w:val="bottom"/>
          </w:tcPr>
          <w:p w:rsidR="00A33515" w:rsidDel="002260E7" w:rsidRDefault="00A33515">
            <w:pPr>
              <w:rPr>
                <w:del w:id="3073" w:author="Admin" w:date="2019-02-19T02:10:00Z"/>
                <w:sz w:val="24"/>
                <w:szCs w:val="24"/>
              </w:rPr>
            </w:pPr>
          </w:p>
        </w:tc>
        <w:tc>
          <w:tcPr>
            <w:tcW w:w="260" w:type="dxa"/>
            <w:vMerge/>
            <w:vAlign w:val="bottom"/>
          </w:tcPr>
          <w:p w:rsidR="00A33515" w:rsidDel="002260E7" w:rsidRDefault="00A33515">
            <w:pPr>
              <w:rPr>
                <w:del w:id="3074" w:author="Admin" w:date="2019-02-19T02:10:00Z"/>
                <w:sz w:val="24"/>
                <w:szCs w:val="24"/>
              </w:rPr>
            </w:pPr>
          </w:p>
        </w:tc>
        <w:tc>
          <w:tcPr>
            <w:tcW w:w="100" w:type="dxa"/>
            <w:tcBorders>
              <w:right w:val="single" w:sz="8" w:space="0" w:color="auto"/>
            </w:tcBorders>
            <w:vAlign w:val="bottom"/>
          </w:tcPr>
          <w:p w:rsidR="00A33515" w:rsidDel="002260E7" w:rsidRDefault="00A33515">
            <w:pPr>
              <w:rPr>
                <w:del w:id="3075" w:author="Admin" w:date="2019-02-19T02:10:00Z"/>
                <w:sz w:val="24"/>
                <w:szCs w:val="24"/>
              </w:rPr>
            </w:pPr>
          </w:p>
        </w:tc>
        <w:tc>
          <w:tcPr>
            <w:tcW w:w="340" w:type="dxa"/>
            <w:vAlign w:val="bottom"/>
          </w:tcPr>
          <w:p w:rsidR="00A33515" w:rsidDel="002260E7" w:rsidRDefault="001A4D22">
            <w:pPr>
              <w:ind w:right="20"/>
              <w:jc w:val="right"/>
              <w:rPr>
                <w:del w:id="3076" w:author="Admin" w:date="2019-02-19T02:10:00Z"/>
                <w:sz w:val="20"/>
                <w:szCs w:val="20"/>
              </w:rPr>
            </w:pPr>
            <w:del w:id="3077" w:author="Admin" w:date="2019-02-19T02:10:00Z">
              <w:r w:rsidDel="002260E7">
                <w:rPr>
                  <w:rFonts w:ascii="Arial" w:eastAsia="Arial" w:hAnsi="Arial" w:cs="Arial"/>
                  <w:sz w:val="20"/>
                  <w:szCs w:val="20"/>
                </w:rPr>
                <w:delText>0</w:delText>
              </w:r>
            </w:del>
          </w:p>
        </w:tc>
        <w:tc>
          <w:tcPr>
            <w:tcW w:w="20" w:type="dxa"/>
            <w:shd w:val="clear" w:color="auto" w:fill="000000"/>
            <w:vAlign w:val="bottom"/>
          </w:tcPr>
          <w:p w:rsidR="00A33515" w:rsidDel="002260E7" w:rsidRDefault="00A33515">
            <w:pPr>
              <w:rPr>
                <w:del w:id="3078" w:author="Admin" w:date="2019-02-19T02:10:00Z"/>
                <w:sz w:val="24"/>
                <w:szCs w:val="24"/>
              </w:rPr>
            </w:pPr>
          </w:p>
        </w:tc>
        <w:tc>
          <w:tcPr>
            <w:tcW w:w="340" w:type="dxa"/>
            <w:vAlign w:val="bottom"/>
          </w:tcPr>
          <w:p w:rsidR="00A33515" w:rsidDel="002260E7" w:rsidRDefault="001A4D22">
            <w:pPr>
              <w:ind w:right="20"/>
              <w:jc w:val="right"/>
              <w:rPr>
                <w:del w:id="3079" w:author="Admin" w:date="2019-02-19T02:10:00Z"/>
                <w:sz w:val="20"/>
                <w:szCs w:val="20"/>
              </w:rPr>
            </w:pPr>
            <w:del w:id="3080" w:author="Admin" w:date="2019-02-19T02:10:00Z">
              <w:r w:rsidDel="002260E7">
                <w:rPr>
                  <w:rFonts w:ascii="Arial" w:eastAsia="Arial" w:hAnsi="Arial" w:cs="Arial"/>
                  <w:sz w:val="20"/>
                  <w:szCs w:val="20"/>
                </w:rPr>
                <w:delText>1</w:delText>
              </w:r>
            </w:del>
          </w:p>
        </w:tc>
        <w:tc>
          <w:tcPr>
            <w:tcW w:w="20" w:type="dxa"/>
            <w:shd w:val="clear" w:color="auto" w:fill="000000"/>
            <w:vAlign w:val="bottom"/>
          </w:tcPr>
          <w:p w:rsidR="00A33515" w:rsidDel="002260E7" w:rsidRDefault="00A33515">
            <w:pPr>
              <w:rPr>
                <w:del w:id="3081" w:author="Admin" w:date="2019-02-19T02:10:00Z"/>
                <w:sz w:val="24"/>
                <w:szCs w:val="24"/>
              </w:rPr>
            </w:pPr>
          </w:p>
        </w:tc>
        <w:tc>
          <w:tcPr>
            <w:tcW w:w="320" w:type="dxa"/>
            <w:vAlign w:val="bottom"/>
          </w:tcPr>
          <w:p w:rsidR="00A33515" w:rsidDel="002260E7" w:rsidRDefault="001A4D22">
            <w:pPr>
              <w:ind w:right="20"/>
              <w:jc w:val="right"/>
              <w:rPr>
                <w:del w:id="3082" w:author="Admin" w:date="2019-02-19T02:10:00Z"/>
                <w:sz w:val="20"/>
                <w:szCs w:val="20"/>
              </w:rPr>
            </w:pPr>
            <w:del w:id="3083" w:author="Admin" w:date="2019-02-19T02:10:00Z">
              <w:r w:rsidDel="002260E7">
                <w:rPr>
                  <w:rFonts w:ascii="Arial" w:eastAsia="Arial" w:hAnsi="Arial" w:cs="Arial"/>
                  <w:sz w:val="20"/>
                  <w:szCs w:val="20"/>
                </w:rPr>
                <w:delText>1</w:delText>
              </w:r>
            </w:del>
          </w:p>
        </w:tc>
        <w:tc>
          <w:tcPr>
            <w:tcW w:w="0" w:type="dxa"/>
            <w:vAlign w:val="bottom"/>
          </w:tcPr>
          <w:p w:rsidR="00A33515" w:rsidDel="002260E7" w:rsidRDefault="00A33515">
            <w:pPr>
              <w:rPr>
                <w:del w:id="3084" w:author="Admin" w:date="2019-02-19T02:10:00Z"/>
                <w:sz w:val="1"/>
                <w:szCs w:val="1"/>
              </w:rPr>
            </w:pPr>
          </w:p>
        </w:tc>
      </w:tr>
      <w:tr w:rsidR="00A33515" w:rsidDel="002260E7">
        <w:trPr>
          <w:trHeight w:val="26"/>
          <w:del w:id="3085" w:author="Admin" w:date="2019-02-19T02:10:00Z"/>
        </w:trPr>
        <w:tc>
          <w:tcPr>
            <w:tcW w:w="400" w:type="dxa"/>
            <w:vAlign w:val="bottom"/>
          </w:tcPr>
          <w:p w:rsidR="00A33515" w:rsidDel="002260E7" w:rsidRDefault="00A33515">
            <w:pPr>
              <w:rPr>
                <w:del w:id="3086" w:author="Admin" w:date="2019-02-19T02:10:00Z"/>
                <w:sz w:val="2"/>
                <w:szCs w:val="2"/>
              </w:rPr>
            </w:pPr>
          </w:p>
        </w:tc>
        <w:tc>
          <w:tcPr>
            <w:tcW w:w="340" w:type="dxa"/>
            <w:tcBorders>
              <w:bottom w:val="single" w:sz="8" w:space="0" w:color="auto"/>
            </w:tcBorders>
            <w:vAlign w:val="bottom"/>
          </w:tcPr>
          <w:p w:rsidR="00A33515" w:rsidDel="002260E7" w:rsidRDefault="00A33515">
            <w:pPr>
              <w:rPr>
                <w:del w:id="3087" w:author="Admin" w:date="2019-02-19T02:10:00Z"/>
                <w:sz w:val="2"/>
                <w:szCs w:val="2"/>
              </w:rPr>
            </w:pPr>
          </w:p>
        </w:tc>
        <w:tc>
          <w:tcPr>
            <w:tcW w:w="380" w:type="dxa"/>
            <w:tcBorders>
              <w:left w:val="single" w:sz="8" w:space="0" w:color="auto"/>
              <w:bottom w:val="single" w:sz="8" w:space="0" w:color="auto"/>
              <w:right w:val="single" w:sz="8" w:space="0" w:color="auto"/>
            </w:tcBorders>
            <w:vAlign w:val="bottom"/>
          </w:tcPr>
          <w:p w:rsidR="00A33515" w:rsidDel="002260E7" w:rsidRDefault="00A33515">
            <w:pPr>
              <w:rPr>
                <w:del w:id="3088" w:author="Admin" w:date="2019-02-19T02:10:00Z"/>
                <w:sz w:val="2"/>
                <w:szCs w:val="2"/>
              </w:rPr>
            </w:pPr>
          </w:p>
        </w:tc>
        <w:tc>
          <w:tcPr>
            <w:tcW w:w="340" w:type="dxa"/>
            <w:tcBorders>
              <w:bottom w:val="single" w:sz="8" w:space="0" w:color="auto"/>
            </w:tcBorders>
            <w:vAlign w:val="bottom"/>
          </w:tcPr>
          <w:p w:rsidR="00A33515" w:rsidDel="002260E7" w:rsidRDefault="00A33515">
            <w:pPr>
              <w:rPr>
                <w:del w:id="3089"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3090" w:author="Admin" w:date="2019-02-19T02:10:00Z"/>
                <w:sz w:val="2"/>
                <w:szCs w:val="2"/>
              </w:rPr>
            </w:pPr>
          </w:p>
        </w:tc>
        <w:tc>
          <w:tcPr>
            <w:tcW w:w="180" w:type="dxa"/>
            <w:tcBorders>
              <w:bottom w:val="single" w:sz="8" w:space="0" w:color="auto"/>
            </w:tcBorders>
            <w:vAlign w:val="bottom"/>
          </w:tcPr>
          <w:p w:rsidR="00A33515" w:rsidDel="002260E7" w:rsidRDefault="00A33515">
            <w:pPr>
              <w:rPr>
                <w:del w:id="3091" w:author="Admin" w:date="2019-02-19T02:10:00Z"/>
                <w:sz w:val="2"/>
                <w:szCs w:val="2"/>
              </w:rPr>
            </w:pPr>
          </w:p>
        </w:tc>
        <w:tc>
          <w:tcPr>
            <w:tcW w:w="140" w:type="dxa"/>
            <w:tcBorders>
              <w:bottom w:val="single" w:sz="8" w:space="0" w:color="auto"/>
            </w:tcBorders>
            <w:vAlign w:val="bottom"/>
          </w:tcPr>
          <w:p w:rsidR="00A33515" w:rsidDel="002260E7" w:rsidRDefault="00A33515">
            <w:pPr>
              <w:rPr>
                <w:del w:id="3092" w:author="Admin" w:date="2019-02-19T02:10:00Z"/>
                <w:sz w:val="2"/>
                <w:szCs w:val="2"/>
              </w:rPr>
            </w:pPr>
          </w:p>
        </w:tc>
        <w:tc>
          <w:tcPr>
            <w:tcW w:w="200" w:type="dxa"/>
            <w:vAlign w:val="bottom"/>
          </w:tcPr>
          <w:p w:rsidR="00A33515" w:rsidDel="002260E7" w:rsidRDefault="00A33515">
            <w:pPr>
              <w:rPr>
                <w:del w:id="3093" w:author="Admin" w:date="2019-02-19T02:10:00Z"/>
                <w:sz w:val="2"/>
                <w:szCs w:val="2"/>
              </w:rPr>
            </w:pPr>
          </w:p>
        </w:tc>
        <w:tc>
          <w:tcPr>
            <w:tcW w:w="260" w:type="dxa"/>
            <w:vAlign w:val="bottom"/>
          </w:tcPr>
          <w:p w:rsidR="00A33515" w:rsidDel="002260E7" w:rsidRDefault="00A33515">
            <w:pPr>
              <w:rPr>
                <w:del w:id="3094" w:author="Admin" w:date="2019-02-19T02:10:00Z"/>
                <w:sz w:val="2"/>
                <w:szCs w:val="2"/>
              </w:rPr>
            </w:pPr>
          </w:p>
        </w:tc>
        <w:tc>
          <w:tcPr>
            <w:tcW w:w="120" w:type="dxa"/>
            <w:vAlign w:val="bottom"/>
          </w:tcPr>
          <w:p w:rsidR="00A33515" w:rsidDel="002260E7" w:rsidRDefault="00A33515">
            <w:pPr>
              <w:rPr>
                <w:del w:id="3095" w:author="Admin" w:date="2019-02-19T02:10:00Z"/>
                <w:sz w:val="2"/>
                <w:szCs w:val="2"/>
              </w:rPr>
            </w:pPr>
          </w:p>
        </w:tc>
        <w:tc>
          <w:tcPr>
            <w:tcW w:w="320" w:type="dxa"/>
            <w:vAlign w:val="bottom"/>
          </w:tcPr>
          <w:p w:rsidR="00A33515" w:rsidDel="002260E7" w:rsidRDefault="00A33515">
            <w:pPr>
              <w:rPr>
                <w:del w:id="3096" w:author="Admin" w:date="2019-02-19T02:10:00Z"/>
                <w:sz w:val="2"/>
                <w:szCs w:val="2"/>
              </w:rPr>
            </w:pPr>
          </w:p>
        </w:tc>
        <w:tc>
          <w:tcPr>
            <w:tcW w:w="100" w:type="dxa"/>
            <w:vAlign w:val="bottom"/>
          </w:tcPr>
          <w:p w:rsidR="00A33515" w:rsidDel="002260E7" w:rsidRDefault="00A33515">
            <w:pPr>
              <w:rPr>
                <w:del w:id="3097" w:author="Admin" w:date="2019-02-19T02:10:00Z"/>
                <w:sz w:val="2"/>
                <w:szCs w:val="2"/>
              </w:rPr>
            </w:pPr>
          </w:p>
        </w:tc>
        <w:tc>
          <w:tcPr>
            <w:tcW w:w="260" w:type="dxa"/>
            <w:tcBorders>
              <w:bottom w:val="single" w:sz="8" w:space="0" w:color="auto"/>
            </w:tcBorders>
            <w:vAlign w:val="bottom"/>
          </w:tcPr>
          <w:p w:rsidR="00A33515" w:rsidDel="002260E7" w:rsidRDefault="00A33515">
            <w:pPr>
              <w:rPr>
                <w:del w:id="3098" w:author="Admin" w:date="2019-02-19T02:10:00Z"/>
                <w:sz w:val="2"/>
                <w:szCs w:val="2"/>
              </w:rPr>
            </w:pPr>
          </w:p>
        </w:tc>
        <w:tc>
          <w:tcPr>
            <w:tcW w:w="100" w:type="dxa"/>
            <w:tcBorders>
              <w:bottom w:val="single" w:sz="8" w:space="0" w:color="auto"/>
              <w:right w:val="single" w:sz="8" w:space="0" w:color="auto"/>
            </w:tcBorders>
            <w:vAlign w:val="bottom"/>
          </w:tcPr>
          <w:p w:rsidR="00A33515" w:rsidDel="002260E7" w:rsidRDefault="00A33515">
            <w:pPr>
              <w:rPr>
                <w:del w:id="3099" w:author="Admin" w:date="2019-02-19T02:10:00Z"/>
                <w:sz w:val="2"/>
                <w:szCs w:val="2"/>
              </w:rPr>
            </w:pPr>
          </w:p>
        </w:tc>
        <w:tc>
          <w:tcPr>
            <w:tcW w:w="340" w:type="dxa"/>
            <w:tcBorders>
              <w:bottom w:val="single" w:sz="8" w:space="0" w:color="auto"/>
            </w:tcBorders>
            <w:vAlign w:val="bottom"/>
          </w:tcPr>
          <w:p w:rsidR="00A33515" w:rsidDel="002260E7" w:rsidRDefault="00A33515">
            <w:pPr>
              <w:rPr>
                <w:del w:id="3100"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3101" w:author="Admin" w:date="2019-02-19T02:10:00Z"/>
                <w:sz w:val="2"/>
                <w:szCs w:val="2"/>
              </w:rPr>
            </w:pPr>
          </w:p>
        </w:tc>
        <w:tc>
          <w:tcPr>
            <w:tcW w:w="340" w:type="dxa"/>
            <w:tcBorders>
              <w:bottom w:val="single" w:sz="8" w:space="0" w:color="auto"/>
            </w:tcBorders>
            <w:vAlign w:val="bottom"/>
          </w:tcPr>
          <w:p w:rsidR="00A33515" w:rsidDel="002260E7" w:rsidRDefault="00A33515">
            <w:pPr>
              <w:rPr>
                <w:del w:id="3102"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3103" w:author="Admin" w:date="2019-02-19T02:10:00Z"/>
                <w:sz w:val="2"/>
                <w:szCs w:val="2"/>
              </w:rPr>
            </w:pPr>
          </w:p>
        </w:tc>
        <w:tc>
          <w:tcPr>
            <w:tcW w:w="320" w:type="dxa"/>
            <w:tcBorders>
              <w:bottom w:val="single" w:sz="8" w:space="0" w:color="auto"/>
            </w:tcBorders>
            <w:vAlign w:val="bottom"/>
          </w:tcPr>
          <w:p w:rsidR="00A33515" w:rsidDel="002260E7" w:rsidRDefault="00A33515">
            <w:pPr>
              <w:rPr>
                <w:del w:id="3104" w:author="Admin" w:date="2019-02-19T02:10:00Z"/>
                <w:sz w:val="2"/>
                <w:szCs w:val="2"/>
              </w:rPr>
            </w:pPr>
          </w:p>
        </w:tc>
        <w:tc>
          <w:tcPr>
            <w:tcW w:w="0" w:type="dxa"/>
            <w:vAlign w:val="bottom"/>
          </w:tcPr>
          <w:p w:rsidR="00A33515" w:rsidDel="002260E7" w:rsidRDefault="00A33515">
            <w:pPr>
              <w:rPr>
                <w:del w:id="3105" w:author="Admin" w:date="2019-02-19T02:10:00Z"/>
                <w:sz w:val="1"/>
                <w:szCs w:val="1"/>
              </w:rPr>
            </w:pPr>
          </w:p>
        </w:tc>
      </w:tr>
      <w:tr w:rsidR="00A33515" w:rsidDel="002260E7">
        <w:trPr>
          <w:trHeight w:val="289"/>
          <w:del w:id="3106" w:author="Admin" w:date="2019-02-19T02:10:00Z"/>
        </w:trPr>
        <w:tc>
          <w:tcPr>
            <w:tcW w:w="400" w:type="dxa"/>
            <w:vMerge w:val="restart"/>
            <w:vAlign w:val="bottom"/>
          </w:tcPr>
          <w:p w:rsidR="00A33515" w:rsidDel="002260E7" w:rsidRDefault="001A4D22">
            <w:pPr>
              <w:ind w:right="140"/>
              <w:jc w:val="right"/>
              <w:rPr>
                <w:del w:id="3107" w:author="Admin" w:date="2019-02-19T02:10:00Z"/>
                <w:sz w:val="20"/>
                <w:szCs w:val="20"/>
              </w:rPr>
            </w:pPr>
            <w:del w:id="3108" w:author="Admin" w:date="2019-02-19T02:10:00Z">
              <w:r w:rsidDel="002260E7">
                <w:rPr>
                  <w:rFonts w:ascii="Arial" w:eastAsia="Arial" w:hAnsi="Arial" w:cs="Arial"/>
                  <w:w w:val="83"/>
                  <w:sz w:val="20"/>
                  <w:szCs w:val="20"/>
                </w:rPr>
                <w:delText>8:</w:delText>
              </w:r>
            </w:del>
          </w:p>
        </w:tc>
        <w:tc>
          <w:tcPr>
            <w:tcW w:w="340" w:type="dxa"/>
            <w:vAlign w:val="bottom"/>
          </w:tcPr>
          <w:p w:rsidR="00A33515" w:rsidDel="002260E7" w:rsidRDefault="001A4D22">
            <w:pPr>
              <w:ind w:right="20"/>
              <w:jc w:val="right"/>
              <w:rPr>
                <w:del w:id="3109" w:author="Admin" w:date="2019-02-19T02:10:00Z"/>
                <w:sz w:val="20"/>
                <w:szCs w:val="20"/>
              </w:rPr>
            </w:pPr>
            <w:del w:id="3110" w:author="Admin" w:date="2019-02-19T02:10:00Z">
              <w:r w:rsidDel="002260E7">
                <w:rPr>
                  <w:rFonts w:ascii="Arial" w:eastAsia="Arial" w:hAnsi="Arial" w:cs="Arial"/>
                  <w:sz w:val="20"/>
                  <w:szCs w:val="20"/>
                </w:rPr>
                <w:delText>0</w:delText>
              </w:r>
            </w:del>
          </w:p>
        </w:tc>
        <w:tc>
          <w:tcPr>
            <w:tcW w:w="380" w:type="dxa"/>
            <w:tcBorders>
              <w:left w:val="single" w:sz="8" w:space="0" w:color="auto"/>
              <w:right w:val="single" w:sz="8" w:space="0" w:color="auto"/>
            </w:tcBorders>
            <w:vAlign w:val="bottom"/>
          </w:tcPr>
          <w:p w:rsidR="00A33515" w:rsidDel="002260E7" w:rsidRDefault="001A4D22">
            <w:pPr>
              <w:ind w:right="40"/>
              <w:jc w:val="right"/>
              <w:rPr>
                <w:del w:id="3111" w:author="Admin" w:date="2019-02-19T02:10:00Z"/>
                <w:sz w:val="20"/>
                <w:szCs w:val="20"/>
              </w:rPr>
            </w:pPr>
            <w:del w:id="3112" w:author="Admin" w:date="2019-02-19T02:10:00Z">
              <w:r w:rsidDel="002260E7">
                <w:rPr>
                  <w:rFonts w:ascii="Arial" w:eastAsia="Arial" w:hAnsi="Arial" w:cs="Arial"/>
                  <w:sz w:val="20"/>
                  <w:szCs w:val="20"/>
                </w:rPr>
                <w:delText>0</w:delText>
              </w:r>
            </w:del>
          </w:p>
        </w:tc>
        <w:tc>
          <w:tcPr>
            <w:tcW w:w="340" w:type="dxa"/>
            <w:vAlign w:val="bottom"/>
          </w:tcPr>
          <w:p w:rsidR="00A33515" w:rsidDel="002260E7" w:rsidRDefault="001A4D22">
            <w:pPr>
              <w:jc w:val="center"/>
              <w:rPr>
                <w:del w:id="3113" w:author="Admin" w:date="2019-02-19T02:10:00Z"/>
                <w:sz w:val="20"/>
                <w:szCs w:val="20"/>
              </w:rPr>
            </w:pPr>
            <w:del w:id="3114" w:author="Admin" w:date="2019-02-19T02:10:00Z">
              <w:r w:rsidDel="002260E7">
                <w:rPr>
                  <w:rFonts w:ascii="Arial" w:eastAsia="Arial" w:hAnsi="Arial" w:cs="Arial"/>
                  <w:sz w:val="20"/>
                  <w:szCs w:val="20"/>
                </w:rPr>
                <w:delText>1</w:delText>
              </w:r>
            </w:del>
          </w:p>
        </w:tc>
        <w:tc>
          <w:tcPr>
            <w:tcW w:w="20" w:type="dxa"/>
            <w:shd w:val="clear" w:color="auto" w:fill="000000"/>
            <w:vAlign w:val="bottom"/>
          </w:tcPr>
          <w:p w:rsidR="00A33515" w:rsidDel="002260E7" w:rsidRDefault="00A33515">
            <w:pPr>
              <w:rPr>
                <w:del w:id="3115" w:author="Admin" w:date="2019-02-19T02:10:00Z"/>
                <w:sz w:val="24"/>
                <w:szCs w:val="24"/>
              </w:rPr>
            </w:pPr>
          </w:p>
        </w:tc>
        <w:tc>
          <w:tcPr>
            <w:tcW w:w="320" w:type="dxa"/>
            <w:gridSpan w:val="2"/>
            <w:vAlign w:val="bottom"/>
          </w:tcPr>
          <w:p w:rsidR="00A33515" w:rsidDel="002260E7" w:rsidRDefault="001A4D22">
            <w:pPr>
              <w:ind w:right="120"/>
              <w:jc w:val="right"/>
              <w:rPr>
                <w:del w:id="3116" w:author="Admin" w:date="2019-02-19T02:10:00Z"/>
                <w:sz w:val="20"/>
                <w:szCs w:val="20"/>
              </w:rPr>
            </w:pPr>
            <w:del w:id="3117" w:author="Admin" w:date="2019-02-19T02:10:00Z">
              <w:r w:rsidDel="002260E7">
                <w:rPr>
                  <w:rFonts w:ascii="Arial" w:eastAsia="Arial" w:hAnsi="Arial" w:cs="Arial"/>
                  <w:sz w:val="20"/>
                  <w:szCs w:val="20"/>
                </w:rPr>
                <w:delText>0</w:delText>
              </w:r>
            </w:del>
          </w:p>
        </w:tc>
        <w:tc>
          <w:tcPr>
            <w:tcW w:w="200" w:type="dxa"/>
            <w:vAlign w:val="bottom"/>
          </w:tcPr>
          <w:p w:rsidR="00A33515" w:rsidDel="002260E7" w:rsidRDefault="00A33515">
            <w:pPr>
              <w:rPr>
                <w:del w:id="3118" w:author="Admin" w:date="2019-02-19T02:10:00Z"/>
                <w:sz w:val="24"/>
                <w:szCs w:val="24"/>
              </w:rPr>
            </w:pPr>
          </w:p>
        </w:tc>
        <w:tc>
          <w:tcPr>
            <w:tcW w:w="260" w:type="dxa"/>
            <w:vAlign w:val="bottom"/>
          </w:tcPr>
          <w:p w:rsidR="00A33515" w:rsidDel="002260E7" w:rsidRDefault="00A33515">
            <w:pPr>
              <w:rPr>
                <w:del w:id="3119" w:author="Admin" w:date="2019-02-19T02:10:00Z"/>
                <w:sz w:val="24"/>
                <w:szCs w:val="24"/>
              </w:rPr>
            </w:pPr>
          </w:p>
        </w:tc>
        <w:tc>
          <w:tcPr>
            <w:tcW w:w="440" w:type="dxa"/>
            <w:gridSpan w:val="2"/>
            <w:vMerge w:val="restart"/>
            <w:vAlign w:val="bottom"/>
          </w:tcPr>
          <w:p w:rsidR="00A33515" w:rsidDel="002260E7" w:rsidRDefault="001A4D22">
            <w:pPr>
              <w:ind w:right="40"/>
              <w:jc w:val="right"/>
              <w:rPr>
                <w:del w:id="3120" w:author="Admin" w:date="2019-02-19T02:10:00Z"/>
                <w:sz w:val="20"/>
                <w:szCs w:val="20"/>
              </w:rPr>
            </w:pPr>
            <w:del w:id="3121" w:author="Admin" w:date="2019-02-19T02:10:00Z">
              <w:r w:rsidDel="002260E7">
                <w:rPr>
                  <w:rFonts w:ascii="Arial" w:eastAsia="Arial" w:hAnsi="Arial" w:cs="Arial"/>
                  <w:sz w:val="20"/>
                  <w:szCs w:val="20"/>
                </w:rPr>
                <w:delText>10:</w:delText>
              </w:r>
            </w:del>
          </w:p>
        </w:tc>
        <w:tc>
          <w:tcPr>
            <w:tcW w:w="100" w:type="dxa"/>
            <w:vAlign w:val="bottom"/>
          </w:tcPr>
          <w:p w:rsidR="00A33515" w:rsidDel="002260E7" w:rsidRDefault="00A33515">
            <w:pPr>
              <w:rPr>
                <w:del w:id="3122" w:author="Admin" w:date="2019-02-19T02:10:00Z"/>
                <w:sz w:val="24"/>
                <w:szCs w:val="24"/>
              </w:rPr>
            </w:pPr>
          </w:p>
        </w:tc>
        <w:tc>
          <w:tcPr>
            <w:tcW w:w="260" w:type="dxa"/>
            <w:vAlign w:val="bottom"/>
          </w:tcPr>
          <w:p w:rsidR="00A33515" w:rsidDel="002260E7" w:rsidRDefault="001A4D22">
            <w:pPr>
              <w:jc w:val="right"/>
              <w:rPr>
                <w:del w:id="3123" w:author="Admin" w:date="2019-02-19T02:10:00Z"/>
                <w:sz w:val="20"/>
                <w:szCs w:val="20"/>
              </w:rPr>
            </w:pPr>
            <w:del w:id="3124" w:author="Admin" w:date="2019-02-19T02:10:00Z">
              <w:r w:rsidDel="002260E7">
                <w:rPr>
                  <w:rFonts w:ascii="Arial" w:eastAsia="Arial" w:hAnsi="Arial" w:cs="Arial"/>
                  <w:sz w:val="20"/>
                  <w:szCs w:val="20"/>
                </w:rPr>
                <w:delText>0</w:delText>
              </w:r>
            </w:del>
          </w:p>
        </w:tc>
        <w:tc>
          <w:tcPr>
            <w:tcW w:w="100" w:type="dxa"/>
            <w:tcBorders>
              <w:right w:val="single" w:sz="8" w:space="0" w:color="auto"/>
            </w:tcBorders>
            <w:vAlign w:val="bottom"/>
          </w:tcPr>
          <w:p w:rsidR="00A33515" w:rsidDel="002260E7" w:rsidRDefault="00A33515">
            <w:pPr>
              <w:rPr>
                <w:del w:id="3125" w:author="Admin" w:date="2019-02-19T02:10:00Z"/>
                <w:sz w:val="24"/>
                <w:szCs w:val="24"/>
              </w:rPr>
            </w:pPr>
          </w:p>
        </w:tc>
        <w:tc>
          <w:tcPr>
            <w:tcW w:w="340" w:type="dxa"/>
            <w:vAlign w:val="bottom"/>
          </w:tcPr>
          <w:p w:rsidR="00A33515" w:rsidDel="002260E7" w:rsidRDefault="001A4D22">
            <w:pPr>
              <w:ind w:right="20"/>
              <w:jc w:val="right"/>
              <w:rPr>
                <w:del w:id="3126" w:author="Admin" w:date="2019-02-19T02:10:00Z"/>
                <w:sz w:val="20"/>
                <w:szCs w:val="20"/>
              </w:rPr>
            </w:pPr>
            <w:del w:id="3127" w:author="Admin" w:date="2019-02-19T02:10:00Z">
              <w:r w:rsidDel="002260E7">
                <w:rPr>
                  <w:rFonts w:ascii="Arial" w:eastAsia="Arial" w:hAnsi="Arial" w:cs="Arial"/>
                  <w:sz w:val="20"/>
                  <w:szCs w:val="20"/>
                </w:rPr>
                <w:delText>0</w:delText>
              </w:r>
            </w:del>
          </w:p>
        </w:tc>
        <w:tc>
          <w:tcPr>
            <w:tcW w:w="20" w:type="dxa"/>
            <w:shd w:val="clear" w:color="auto" w:fill="000000"/>
            <w:vAlign w:val="bottom"/>
          </w:tcPr>
          <w:p w:rsidR="00A33515" w:rsidDel="002260E7" w:rsidRDefault="00A33515">
            <w:pPr>
              <w:rPr>
                <w:del w:id="3128" w:author="Admin" w:date="2019-02-19T02:10:00Z"/>
                <w:sz w:val="24"/>
                <w:szCs w:val="24"/>
              </w:rPr>
            </w:pPr>
          </w:p>
        </w:tc>
        <w:tc>
          <w:tcPr>
            <w:tcW w:w="340" w:type="dxa"/>
            <w:vAlign w:val="bottom"/>
          </w:tcPr>
          <w:p w:rsidR="00A33515" w:rsidDel="002260E7" w:rsidRDefault="001A4D22">
            <w:pPr>
              <w:ind w:right="20"/>
              <w:jc w:val="right"/>
              <w:rPr>
                <w:del w:id="3129" w:author="Admin" w:date="2019-02-19T02:10:00Z"/>
                <w:sz w:val="20"/>
                <w:szCs w:val="20"/>
              </w:rPr>
            </w:pPr>
            <w:del w:id="3130" w:author="Admin" w:date="2019-02-19T02:10:00Z">
              <w:r w:rsidDel="002260E7">
                <w:rPr>
                  <w:rFonts w:ascii="Arial" w:eastAsia="Arial" w:hAnsi="Arial" w:cs="Arial"/>
                  <w:sz w:val="20"/>
                  <w:szCs w:val="20"/>
                </w:rPr>
                <w:delText>0</w:delText>
              </w:r>
            </w:del>
          </w:p>
        </w:tc>
        <w:tc>
          <w:tcPr>
            <w:tcW w:w="20" w:type="dxa"/>
            <w:shd w:val="clear" w:color="auto" w:fill="000000"/>
            <w:vAlign w:val="bottom"/>
          </w:tcPr>
          <w:p w:rsidR="00A33515" w:rsidDel="002260E7" w:rsidRDefault="00A33515">
            <w:pPr>
              <w:rPr>
                <w:del w:id="3131" w:author="Admin" w:date="2019-02-19T02:10:00Z"/>
                <w:sz w:val="24"/>
                <w:szCs w:val="24"/>
              </w:rPr>
            </w:pPr>
          </w:p>
        </w:tc>
        <w:tc>
          <w:tcPr>
            <w:tcW w:w="320" w:type="dxa"/>
            <w:vAlign w:val="bottom"/>
          </w:tcPr>
          <w:p w:rsidR="00A33515" w:rsidDel="002260E7" w:rsidRDefault="001A4D22">
            <w:pPr>
              <w:ind w:right="20"/>
              <w:jc w:val="right"/>
              <w:rPr>
                <w:del w:id="3132" w:author="Admin" w:date="2019-02-19T02:10:00Z"/>
                <w:sz w:val="20"/>
                <w:szCs w:val="20"/>
              </w:rPr>
            </w:pPr>
            <w:del w:id="3133" w:author="Admin" w:date="2019-02-19T02:10:00Z">
              <w:r w:rsidDel="002260E7">
                <w:rPr>
                  <w:rFonts w:ascii="Arial" w:eastAsia="Arial" w:hAnsi="Arial" w:cs="Arial"/>
                  <w:sz w:val="20"/>
                  <w:szCs w:val="20"/>
                </w:rPr>
                <w:delText>1</w:delText>
              </w:r>
            </w:del>
          </w:p>
        </w:tc>
        <w:tc>
          <w:tcPr>
            <w:tcW w:w="0" w:type="dxa"/>
            <w:vAlign w:val="bottom"/>
          </w:tcPr>
          <w:p w:rsidR="00A33515" w:rsidDel="002260E7" w:rsidRDefault="00A33515">
            <w:pPr>
              <w:rPr>
                <w:del w:id="3134" w:author="Admin" w:date="2019-02-19T02:10:00Z"/>
                <w:sz w:val="1"/>
                <w:szCs w:val="1"/>
              </w:rPr>
            </w:pPr>
          </w:p>
        </w:tc>
      </w:tr>
      <w:tr w:rsidR="00A33515" w:rsidDel="002260E7">
        <w:trPr>
          <w:trHeight w:val="26"/>
          <w:del w:id="3135" w:author="Admin" w:date="2019-02-19T02:10:00Z"/>
        </w:trPr>
        <w:tc>
          <w:tcPr>
            <w:tcW w:w="400" w:type="dxa"/>
            <w:vMerge/>
            <w:vAlign w:val="bottom"/>
          </w:tcPr>
          <w:p w:rsidR="00A33515" w:rsidDel="002260E7" w:rsidRDefault="00A33515">
            <w:pPr>
              <w:rPr>
                <w:del w:id="3136" w:author="Admin" w:date="2019-02-19T02:10:00Z"/>
                <w:sz w:val="2"/>
                <w:szCs w:val="2"/>
              </w:rPr>
            </w:pPr>
          </w:p>
        </w:tc>
        <w:tc>
          <w:tcPr>
            <w:tcW w:w="340" w:type="dxa"/>
            <w:tcBorders>
              <w:bottom w:val="single" w:sz="8" w:space="0" w:color="auto"/>
            </w:tcBorders>
            <w:vAlign w:val="bottom"/>
          </w:tcPr>
          <w:p w:rsidR="00A33515" w:rsidDel="002260E7" w:rsidRDefault="00A33515">
            <w:pPr>
              <w:rPr>
                <w:del w:id="3137" w:author="Admin" w:date="2019-02-19T02:10:00Z"/>
                <w:sz w:val="2"/>
                <w:szCs w:val="2"/>
              </w:rPr>
            </w:pPr>
          </w:p>
        </w:tc>
        <w:tc>
          <w:tcPr>
            <w:tcW w:w="380" w:type="dxa"/>
            <w:tcBorders>
              <w:left w:val="single" w:sz="8" w:space="0" w:color="auto"/>
              <w:bottom w:val="single" w:sz="8" w:space="0" w:color="auto"/>
              <w:right w:val="single" w:sz="8" w:space="0" w:color="auto"/>
            </w:tcBorders>
            <w:vAlign w:val="bottom"/>
          </w:tcPr>
          <w:p w:rsidR="00A33515" w:rsidDel="002260E7" w:rsidRDefault="00A33515">
            <w:pPr>
              <w:rPr>
                <w:del w:id="3138" w:author="Admin" w:date="2019-02-19T02:10:00Z"/>
                <w:sz w:val="2"/>
                <w:szCs w:val="2"/>
              </w:rPr>
            </w:pPr>
          </w:p>
        </w:tc>
        <w:tc>
          <w:tcPr>
            <w:tcW w:w="340" w:type="dxa"/>
            <w:tcBorders>
              <w:bottom w:val="single" w:sz="8" w:space="0" w:color="auto"/>
            </w:tcBorders>
            <w:vAlign w:val="bottom"/>
          </w:tcPr>
          <w:p w:rsidR="00A33515" w:rsidDel="002260E7" w:rsidRDefault="00A33515">
            <w:pPr>
              <w:rPr>
                <w:del w:id="3139"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3140" w:author="Admin" w:date="2019-02-19T02:10:00Z"/>
                <w:sz w:val="2"/>
                <w:szCs w:val="2"/>
              </w:rPr>
            </w:pPr>
          </w:p>
        </w:tc>
        <w:tc>
          <w:tcPr>
            <w:tcW w:w="180" w:type="dxa"/>
            <w:tcBorders>
              <w:bottom w:val="single" w:sz="8" w:space="0" w:color="auto"/>
            </w:tcBorders>
            <w:vAlign w:val="bottom"/>
          </w:tcPr>
          <w:p w:rsidR="00A33515" w:rsidDel="002260E7" w:rsidRDefault="00A33515">
            <w:pPr>
              <w:rPr>
                <w:del w:id="3141" w:author="Admin" w:date="2019-02-19T02:10:00Z"/>
                <w:sz w:val="2"/>
                <w:szCs w:val="2"/>
              </w:rPr>
            </w:pPr>
          </w:p>
        </w:tc>
        <w:tc>
          <w:tcPr>
            <w:tcW w:w="140" w:type="dxa"/>
            <w:tcBorders>
              <w:bottom w:val="single" w:sz="8" w:space="0" w:color="auto"/>
            </w:tcBorders>
            <w:vAlign w:val="bottom"/>
          </w:tcPr>
          <w:p w:rsidR="00A33515" w:rsidDel="002260E7" w:rsidRDefault="00A33515">
            <w:pPr>
              <w:rPr>
                <w:del w:id="3142" w:author="Admin" w:date="2019-02-19T02:10:00Z"/>
                <w:sz w:val="2"/>
                <w:szCs w:val="2"/>
              </w:rPr>
            </w:pPr>
          </w:p>
        </w:tc>
        <w:tc>
          <w:tcPr>
            <w:tcW w:w="200" w:type="dxa"/>
            <w:vAlign w:val="bottom"/>
          </w:tcPr>
          <w:p w:rsidR="00A33515" w:rsidDel="002260E7" w:rsidRDefault="00A33515">
            <w:pPr>
              <w:rPr>
                <w:del w:id="3143" w:author="Admin" w:date="2019-02-19T02:10:00Z"/>
                <w:sz w:val="2"/>
                <w:szCs w:val="2"/>
              </w:rPr>
            </w:pPr>
          </w:p>
        </w:tc>
        <w:tc>
          <w:tcPr>
            <w:tcW w:w="260" w:type="dxa"/>
            <w:vAlign w:val="bottom"/>
          </w:tcPr>
          <w:p w:rsidR="00A33515" w:rsidDel="002260E7" w:rsidRDefault="00A33515">
            <w:pPr>
              <w:rPr>
                <w:del w:id="3144" w:author="Admin" w:date="2019-02-19T02:10:00Z"/>
                <w:sz w:val="2"/>
                <w:szCs w:val="2"/>
              </w:rPr>
            </w:pPr>
          </w:p>
        </w:tc>
        <w:tc>
          <w:tcPr>
            <w:tcW w:w="440" w:type="dxa"/>
            <w:gridSpan w:val="2"/>
            <w:vMerge/>
            <w:vAlign w:val="bottom"/>
          </w:tcPr>
          <w:p w:rsidR="00A33515" w:rsidDel="002260E7" w:rsidRDefault="00A33515">
            <w:pPr>
              <w:rPr>
                <w:del w:id="3145" w:author="Admin" w:date="2019-02-19T02:10:00Z"/>
                <w:sz w:val="2"/>
                <w:szCs w:val="2"/>
              </w:rPr>
            </w:pPr>
          </w:p>
        </w:tc>
        <w:tc>
          <w:tcPr>
            <w:tcW w:w="100" w:type="dxa"/>
            <w:vMerge w:val="restart"/>
            <w:vAlign w:val="bottom"/>
          </w:tcPr>
          <w:p w:rsidR="00A33515" w:rsidDel="002260E7" w:rsidRDefault="00A33515">
            <w:pPr>
              <w:rPr>
                <w:del w:id="3146" w:author="Admin" w:date="2019-02-19T02:10:00Z"/>
                <w:sz w:val="2"/>
                <w:szCs w:val="2"/>
              </w:rPr>
            </w:pPr>
          </w:p>
        </w:tc>
        <w:tc>
          <w:tcPr>
            <w:tcW w:w="260" w:type="dxa"/>
            <w:tcBorders>
              <w:bottom w:val="single" w:sz="8" w:space="0" w:color="auto"/>
            </w:tcBorders>
            <w:vAlign w:val="bottom"/>
          </w:tcPr>
          <w:p w:rsidR="00A33515" w:rsidDel="002260E7" w:rsidRDefault="00A33515">
            <w:pPr>
              <w:rPr>
                <w:del w:id="3147" w:author="Admin" w:date="2019-02-19T02:10:00Z"/>
                <w:sz w:val="2"/>
                <w:szCs w:val="2"/>
              </w:rPr>
            </w:pPr>
          </w:p>
        </w:tc>
        <w:tc>
          <w:tcPr>
            <w:tcW w:w="100" w:type="dxa"/>
            <w:tcBorders>
              <w:bottom w:val="single" w:sz="8" w:space="0" w:color="auto"/>
              <w:right w:val="single" w:sz="8" w:space="0" w:color="auto"/>
            </w:tcBorders>
            <w:vAlign w:val="bottom"/>
          </w:tcPr>
          <w:p w:rsidR="00A33515" w:rsidDel="002260E7" w:rsidRDefault="00A33515">
            <w:pPr>
              <w:rPr>
                <w:del w:id="3148" w:author="Admin" w:date="2019-02-19T02:10:00Z"/>
                <w:sz w:val="2"/>
                <w:szCs w:val="2"/>
              </w:rPr>
            </w:pPr>
          </w:p>
        </w:tc>
        <w:tc>
          <w:tcPr>
            <w:tcW w:w="340" w:type="dxa"/>
            <w:tcBorders>
              <w:bottom w:val="single" w:sz="8" w:space="0" w:color="auto"/>
            </w:tcBorders>
            <w:vAlign w:val="bottom"/>
          </w:tcPr>
          <w:p w:rsidR="00A33515" w:rsidDel="002260E7" w:rsidRDefault="00A33515">
            <w:pPr>
              <w:rPr>
                <w:del w:id="3149"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3150" w:author="Admin" w:date="2019-02-19T02:10:00Z"/>
                <w:sz w:val="2"/>
                <w:szCs w:val="2"/>
              </w:rPr>
            </w:pPr>
          </w:p>
        </w:tc>
        <w:tc>
          <w:tcPr>
            <w:tcW w:w="340" w:type="dxa"/>
            <w:tcBorders>
              <w:bottom w:val="single" w:sz="8" w:space="0" w:color="auto"/>
            </w:tcBorders>
            <w:vAlign w:val="bottom"/>
          </w:tcPr>
          <w:p w:rsidR="00A33515" w:rsidDel="002260E7" w:rsidRDefault="00A33515">
            <w:pPr>
              <w:rPr>
                <w:del w:id="3151"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3152" w:author="Admin" w:date="2019-02-19T02:10:00Z"/>
                <w:sz w:val="2"/>
                <w:szCs w:val="2"/>
              </w:rPr>
            </w:pPr>
          </w:p>
        </w:tc>
        <w:tc>
          <w:tcPr>
            <w:tcW w:w="320" w:type="dxa"/>
            <w:tcBorders>
              <w:bottom w:val="single" w:sz="8" w:space="0" w:color="auto"/>
            </w:tcBorders>
            <w:vAlign w:val="bottom"/>
          </w:tcPr>
          <w:p w:rsidR="00A33515" w:rsidDel="002260E7" w:rsidRDefault="00A33515">
            <w:pPr>
              <w:rPr>
                <w:del w:id="3153" w:author="Admin" w:date="2019-02-19T02:10:00Z"/>
                <w:sz w:val="2"/>
                <w:szCs w:val="2"/>
              </w:rPr>
            </w:pPr>
          </w:p>
        </w:tc>
        <w:tc>
          <w:tcPr>
            <w:tcW w:w="0" w:type="dxa"/>
            <w:vAlign w:val="bottom"/>
          </w:tcPr>
          <w:p w:rsidR="00A33515" w:rsidDel="002260E7" w:rsidRDefault="00A33515">
            <w:pPr>
              <w:rPr>
                <w:del w:id="3154" w:author="Admin" w:date="2019-02-19T02:10:00Z"/>
                <w:sz w:val="1"/>
                <w:szCs w:val="1"/>
              </w:rPr>
            </w:pPr>
          </w:p>
        </w:tc>
      </w:tr>
      <w:tr w:rsidR="00A33515" w:rsidDel="002260E7">
        <w:trPr>
          <w:trHeight w:val="88"/>
          <w:del w:id="3155" w:author="Admin" w:date="2019-02-19T02:10:00Z"/>
        </w:trPr>
        <w:tc>
          <w:tcPr>
            <w:tcW w:w="400" w:type="dxa"/>
            <w:vMerge/>
            <w:vAlign w:val="bottom"/>
          </w:tcPr>
          <w:p w:rsidR="00A33515" w:rsidDel="002260E7" w:rsidRDefault="00A33515">
            <w:pPr>
              <w:rPr>
                <w:del w:id="3156" w:author="Admin" w:date="2019-02-19T02:10:00Z"/>
                <w:sz w:val="7"/>
                <w:szCs w:val="7"/>
              </w:rPr>
            </w:pPr>
          </w:p>
        </w:tc>
        <w:tc>
          <w:tcPr>
            <w:tcW w:w="340" w:type="dxa"/>
            <w:vMerge w:val="restart"/>
            <w:vAlign w:val="bottom"/>
          </w:tcPr>
          <w:p w:rsidR="00A33515" w:rsidDel="002260E7" w:rsidRDefault="001A4D22">
            <w:pPr>
              <w:ind w:right="20"/>
              <w:jc w:val="right"/>
              <w:rPr>
                <w:del w:id="3157" w:author="Admin" w:date="2019-02-19T02:10:00Z"/>
                <w:sz w:val="20"/>
                <w:szCs w:val="20"/>
              </w:rPr>
            </w:pPr>
            <w:del w:id="3158" w:author="Admin" w:date="2019-02-19T02:10:00Z">
              <w:r w:rsidDel="002260E7">
                <w:rPr>
                  <w:rFonts w:ascii="Arial" w:eastAsia="Arial" w:hAnsi="Arial" w:cs="Arial"/>
                  <w:sz w:val="20"/>
                  <w:szCs w:val="20"/>
                </w:rPr>
                <w:delText>1</w:delText>
              </w:r>
            </w:del>
          </w:p>
        </w:tc>
        <w:tc>
          <w:tcPr>
            <w:tcW w:w="380" w:type="dxa"/>
            <w:vMerge w:val="restart"/>
            <w:tcBorders>
              <w:left w:val="single" w:sz="8" w:space="0" w:color="auto"/>
              <w:right w:val="single" w:sz="8" w:space="0" w:color="auto"/>
            </w:tcBorders>
            <w:vAlign w:val="bottom"/>
          </w:tcPr>
          <w:p w:rsidR="00A33515" w:rsidDel="002260E7" w:rsidRDefault="001A4D22">
            <w:pPr>
              <w:ind w:right="40"/>
              <w:jc w:val="right"/>
              <w:rPr>
                <w:del w:id="3159" w:author="Admin" w:date="2019-02-19T02:10:00Z"/>
                <w:sz w:val="20"/>
                <w:szCs w:val="20"/>
              </w:rPr>
            </w:pPr>
            <w:del w:id="3160" w:author="Admin" w:date="2019-02-19T02:10:00Z">
              <w:r w:rsidDel="002260E7">
                <w:rPr>
                  <w:rFonts w:ascii="Arial" w:eastAsia="Arial" w:hAnsi="Arial" w:cs="Arial"/>
                  <w:sz w:val="20"/>
                  <w:szCs w:val="20"/>
                </w:rPr>
                <w:delText>0</w:delText>
              </w:r>
            </w:del>
          </w:p>
        </w:tc>
        <w:tc>
          <w:tcPr>
            <w:tcW w:w="340" w:type="dxa"/>
            <w:vMerge w:val="restart"/>
            <w:vAlign w:val="bottom"/>
          </w:tcPr>
          <w:p w:rsidR="00A33515" w:rsidDel="002260E7" w:rsidRDefault="001A4D22">
            <w:pPr>
              <w:jc w:val="center"/>
              <w:rPr>
                <w:del w:id="3161" w:author="Admin" w:date="2019-02-19T02:10:00Z"/>
                <w:sz w:val="20"/>
                <w:szCs w:val="20"/>
              </w:rPr>
            </w:pPr>
            <w:del w:id="3162" w:author="Admin" w:date="2019-02-19T02:10:00Z">
              <w:r w:rsidDel="002260E7">
                <w:rPr>
                  <w:rFonts w:ascii="Arial" w:eastAsia="Arial" w:hAnsi="Arial" w:cs="Arial"/>
                  <w:sz w:val="20"/>
                  <w:szCs w:val="20"/>
                </w:rPr>
                <w:delText>0</w:delText>
              </w:r>
            </w:del>
          </w:p>
        </w:tc>
        <w:tc>
          <w:tcPr>
            <w:tcW w:w="20" w:type="dxa"/>
            <w:shd w:val="clear" w:color="auto" w:fill="000000"/>
            <w:vAlign w:val="bottom"/>
          </w:tcPr>
          <w:p w:rsidR="00A33515" w:rsidDel="002260E7" w:rsidRDefault="00A33515">
            <w:pPr>
              <w:rPr>
                <w:del w:id="3163" w:author="Admin" w:date="2019-02-19T02:10:00Z"/>
                <w:sz w:val="7"/>
                <w:szCs w:val="7"/>
              </w:rPr>
            </w:pPr>
          </w:p>
        </w:tc>
        <w:tc>
          <w:tcPr>
            <w:tcW w:w="320" w:type="dxa"/>
            <w:gridSpan w:val="2"/>
            <w:vMerge w:val="restart"/>
            <w:vAlign w:val="bottom"/>
          </w:tcPr>
          <w:p w:rsidR="00A33515" w:rsidDel="002260E7" w:rsidRDefault="001A4D22">
            <w:pPr>
              <w:ind w:right="120"/>
              <w:jc w:val="right"/>
              <w:rPr>
                <w:del w:id="3164" w:author="Admin" w:date="2019-02-19T02:10:00Z"/>
                <w:sz w:val="20"/>
                <w:szCs w:val="20"/>
              </w:rPr>
            </w:pPr>
            <w:del w:id="3165" w:author="Admin" w:date="2019-02-19T02:10:00Z">
              <w:r w:rsidDel="002260E7">
                <w:rPr>
                  <w:rFonts w:ascii="Arial" w:eastAsia="Arial" w:hAnsi="Arial" w:cs="Arial"/>
                  <w:sz w:val="20"/>
                  <w:szCs w:val="20"/>
                </w:rPr>
                <w:delText>0</w:delText>
              </w:r>
            </w:del>
          </w:p>
        </w:tc>
        <w:tc>
          <w:tcPr>
            <w:tcW w:w="200" w:type="dxa"/>
            <w:vAlign w:val="bottom"/>
          </w:tcPr>
          <w:p w:rsidR="00A33515" w:rsidDel="002260E7" w:rsidRDefault="00A33515">
            <w:pPr>
              <w:rPr>
                <w:del w:id="3166" w:author="Admin" w:date="2019-02-19T02:10:00Z"/>
                <w:sz w:val="7"/>
                <w:szCs w:val="7"/>
              </w:rPr>
            </w:pPr>
          </w:p>
        </w:tc>
        <w:tc>
          <w:tcPr>
            <w:tcW w:w="260" w:type="dxa"/>
            <w:vAlign w:val="bottom"/>
          </w:tcPr>
          <w:p w:rsidR="00A33515" w:rsidDel="002260E7" w:rsidRDefault="00A33515">
            <w:pPr>
              <w:rPr>
                <w:del w:id="3167" w:author="Admin" w:date="2019-02-19T02:10:00Z"/>
                <w:sz w:val="7"/>
                <w:szCs w:val="7"/>
              </w:rPr>
            </w:pPr>
          </w:p>
        </w:tc>
        <w:tc>
          <w:tcPr>
            <w:tcW w:w="440" w:type="dxa"/>
            <w:gridSpan w:val="2"/>
            <w:vMerge/>
            <w:vAlign w:val="bottom"/>
          </w:tcPr>
          <w:p w:rsidR="00A33515" w:rsidDel="002260E7" w:rsidRDefault="00A33515">
            <w:pPr>
              <w:rPr>
                <w:del w:id="3168" w:author="Admin" w:date="2019-02-19T02:10:00Z"/>
                <w:sz w:val="7"/>
                <w:szCs w:val="7"/>
              </w:rPr>
            </w:pPr>
          </w:p>
        </w:tc>
        <w:tc>
          <w:tcPr>
            <w:tcW w:w="100" w:type="dxa"/>
            <w:vMerge/>
            <w:vAlign w:val="bottom"/>
          </w:tcPr>
          <w:p w:rsidR="00A33515" w:rsidDel="002260E7" w:rsidRDefault="00A33515">
            <w:pPr>
              <w:rPr>
                <w:del w:id="3169" w:author="Admin" w:date="2019-02-19T02:10:00Z"/>
                <w:sz w:val="7"/>
                <w:szCs w:val="7"/>
              </w:rPr>
            </w:pPr>
          </w:p>
        </w:tc>
        <w:tc>
          <w:tcPr>
            <w:tcW w:w="260" w:type="dxa"/>
            <w:vMerge w:val="restart"/>
            <w:vAlign w:val="bottom"/>
          </w:tcPr>
          <w:p w:rsidR="00A33515" w:rsidDel="002260E7" w:rsidRDefault="001A4D22">
            <w:pPr>
              <w:jc w:val="right"/>
              <w:rPr>
                <w:del w:id="3170" w:author="Admin" w:date="2019-02-19T02:10:00Z"/>
                <w:sz w:val="20"/>
                <w:szCs w:val="20"/>
              </w:rPr>
            </w:pPr>
            <w:del w:id="3171" w:author="Admin" w:date="2019-02-19T02:10:00Z">
              <w:r w:rsidDel="002260E7">
                <w:rPr>
                  <w:rFonts w:ascii="Arial" w:eastAsia="Arial" w:hAnsi="Arial" w:cs="Arial"/>
                  <w:sz w:val="20"/>
                  <w:szCs w:val="20"/>
                </w:rPr>
                <w:delText>1</w:delText>
              </w:r>
            </w:del>
          </w:p>
        </w:tc>
        <w:tc>
          <w:tcPr>
            <w:tcW w:w="100" w:type="dxa"/>
            <w:tcBorders>
              <w:right w:val="single" w:sz="8" w:space="0" w:color="auto"/>
            </w:tcBorders>
            <w:vAlign w:val="bottom"/>
          </w:tcPr>
          <w:p w:rsidR="00A33515" w:rsidDel="002260E7" w:rsidRDefault="00A33515">
            <w:pPr>
              <w:rPr>
                <w:del w:id="3172" w:author="Admin" w:date="2019-02-19T02:10:00Z"/>
                <w:sz w:val="7"/>
                <w:szCs w:val="7"/>
              </w:rPr>
            </w:pPr>
          </w:p>
        </w:tc>
        <w:tc>
          <w:tcPr>
            <w:tcW w:w="340" w:type="dxa"/>
            <w:vMerge w:val="restart"/>
            <w:vAlign w:val="bottom"/>
          </w:tcPr>
          <w:p w:rsidR="00A33515" w:rsidDel="002260E7" w:rsidRDefault="001A4D22">
            <w:pPr>
              <w:ind w:right="20"/>
              <w:jc w:val="right"/>
              <w:rPr>
                <w:del w:id="3173" w:author="Admin" w:date="2019-02-19T02:10:00Z"/>
                <w:sz w:val="20"/>
                <w:szCs w:val="20"/>
              </w:rPr>
            </w:pPr>
            <w:del w:id="3174" w:author="Admin" w:date="2019-02-19T02:10:00Z">
              <w:r w:rsidDel="002260E7">
                <w:rPr>
                  <w:rFonts w:ascii="Arial" w:eastAsia="Arial" w:hAnsi="Arial" w:cs="Arial"/>
                  <w:sz w:val="20"/>
                  <w:szCs w:val="20"/>
                </w:rPr>
                <w:delText>0</w:delText>
              </w:r>
            </w:del>
          </w:p>
        </w:tc>
        <w:tc>
          <w:tcPr>
            <w:tcW w:w="20" w:type="dxa"/>
            <w:shd w:val="clear" w:color="auto" w:fill="000000"/>
            <w:vAlign w:val="bottom"/>
          </w:tcPr>
          <w:p w:rsidR="00A33515" w:rsidDel="002260E7" w:rsidRDefault="00A33515">
            <w:pPr>
              <w:rPr>
                <w:del w:id="3175" w:author="Admin" w:date="2019-02-19T02:10:00Z"/>
                <w:sz w:val="7"/>
                <w:szCs w:val="7"/>
              </w:rPr>
            </w:pPr>
          </w:p>
        </w:tc>
        <w:tc>
          <w:tcPr>
            <w:tcW w:w="340" w:type="dxa"/>
            <w:vMerge w:val="restart"/>
            <w:vAlign w:val="bottom"/>
          </w:tcPr>
          <w:p w:rsidR="00A33515" w:rsidDel="002260E7" w:rsidRDefault="001A4D22">
            <w:pPr>
              <w:ind w:right="20"/>
              <w:jc w:val="right"/>
              <w:rPr>
                <w:del w:id="3176" w:author="Admin" w:date="2019-02-19T02:10:00Z"/>
                <w:sz w:val="20"/>
                <w:szCs w:val="20"/>
              </w:rPr>
            </w:pPr>
            <w:del w:id="3177" w:author="Admin" w:date="2019-02-19T02:10:00Z">
              <w:r w:rsidDel="002260E7">
                <w:rPr>
                  <w:rFonts w:ascii="Arial" w:eastAsia="Arial" w:hAnsi="Arial" w:cs="Arial"/>
                  <w:sz w:val="20"/>
                  <w:szCs w:val="20"/>
                </w:rPr>
                <w:delText>1</w:delText>
              </w:r>
            </w:del>
          </w:p>
        </w:tc>
        <w:tc>
          <w:tcPr>
            <w:tcW w:w="20" w:type="dxa"/>
            <w:shd w:val="clear" w:color="auto" w:fill="000000"/>
            <w:vAlign w:val="bottom"/>
          </w:tcPr>
          <w:p w:rsidR="00A33515" w:rsidDel="002260E7" w:rsidRDefault="00A33515">
            <w:pPr>
              <w:rPr>
                <w:del w:id="3178" w:author="Admin" w:date="2019-02-19T02:10:00Z"/>
                <w:sz w:val="7"/>
                <w:szCs w:val="7"/>
              </w:rPr>
            </w:pPr>
          </w:p>
        </w:tc>
        <w:tc>
          <w:tcPr>
            <w:tcW w:w="320" w:type="dxa"/>
            <w:vMerge w:val="restart"/>
            <w:vAlign w:val="bottom"/>
          </w:tcPr>
          <w:p w:rsidR="00A33515" w:rsidDel="002260E7" w:rsidRDefault="001A4D22">
            <w:pPr>
              <w:ind w:right="20"/>
              <w:jc w:val="right"/>
              <w:rPr>
                <w:del w:id="3179" w:author="Admin" w:date="2019-02-19T02:10:00Z"/>
                <w:sz w:val="20"/>
                <w:szCs w:val="20"/>
              </w:rPr>
            </w:pPr>
            <w:del w:id="3180" w:author="Admin" w:date="2019-02-19T02:10:00Z">
              <w:r w:rsidDel="002260E7">
                <w:rPr>
                  <w:rFonts w:ascii="Arial" w:eastAsia="Arial" w:hAnsi="Arial" w:cs="Arial"/>
                  <w:sz w:val="20"/>
                  <w:szCs w:val="20"/>
                </w:rPr>
                <w:delText>1</w:delText>
              </w:r>
            </w:del>
          </w:p>
        </w:tc>
        <w:tc>
          <w:tcPr>
            <w:tcW w:w="0" w:type="dxa"/>
            <w:vAlign w:val="bottom"/>
          </w:tcPr>
          <w:p w:rsidR="00A33515" w:rsidDel="002260E7" w:rsidRDefault="00A33515">
            <w:pPr>
              <w:rPr>
                <w:del w:id="3181" w:author="Admin" w:date="2019-02-19T02:10:00Z"/>
                <w:sz w:val="1"/>
                <w:szCs w:val="1"/>
              </w:rPr>
            </w:pPr>
          </w:p>
        </w:tc>
      </w:tr>
      <w:tr w:rsidR="00A33515" w:rsidDel="002260E7">
        <w:trPr>
          <w:trHeight w:val="201"/>
          <w:del w:id="3182" w:author="Admin" w:date="2019-02-19T02:10:00Z"/>
        </w:trPr>
        <w:tc>
          <w:tcPr>
            <w:tcW w:w="400" w:type="dxa"/>
            <w:vAlign w:val="bottom"/>
          </w:tcPr>
          <w:p w:rsidR="00A33515" w:rsidDel="002260E7" w:rsidRDefault="00A33515">
            <w:pPr>
              <w:rPr>
                <w:del w:id="3183" w:author="Admin" w:date="2019-02-19T02:10:00Z"/>
                <w:sz w:val="17"/>
                <w:szCs w:val="17"/>
              </w:rPr>
            </w:pPr>
          </w:p>
        </w:tc>
        <w:tc>
          <w:tcPr>
            <w:tcW w:w="340" w:type="dxa"/>
            <w:vMerge/>
            <w:vAlign w:val="bottom"/>
          </w:tcPr>
          <w:p w:rsidR="00A33515" w:rsidDel="002260E7" w:rsidRDefault="00A33515">
            <w:pPr>
              <w:rPr>
                <w:del w:id="3184" w:author="Admin" w:date="2019-02-19T02:10:00Z"/>
                <w:sz w:val="17"/>
                <w:szCs w:val="17"/>
              </w:rPr>
            </w:pPr>
          </w:p>
        </w:tc>
        <w:tc>
          <w:tcPr>
            <w:tcW w:w="380" w:type="dxa"/>
            <w:vMerge/>
            <w:tcBorders>
              <w:left w:val="single" w:sz="8" w:space="0" w:color="auto"/>
              <w:right w:val="single" w:sz="8" w:space="0" w:color="auto"/>
            </w:tcBorders>
            <w:vAlign w:val="bottom"/>
          </w:tcPr>
          <w:p w:rsidR="00A33515" w:rsidDel="002260E7" w:rsidRDefault="00A33515">
            <w:pPr>
              <w:rPr>
                <w:del w:id="3185" w:author="Admin" w:date="2019-02-19T02:10:00Z"/>
                <w:sz w:val="17"/>
                <w:szCs w:val="17"/>
              </w:rPr>
            </w:pPr>
          </w:p>
        </w:tc>
        <w:tc>
          <w:tcPr>
            <w:tcW w:w="340" w:type="dxa"/>
            <w:vMerge/>
            <w:vAlign w:val="bottom"/>
          </w:tcPr>
          <w:p w:rsidR="00A33515" w:rsidDel="002260E7" w:rsidRDefault="00A33515">
            <w:pPr>
              <w:rPr>
                <w:del w:id="3186" w:author="Admin" w:date="2019-02-19T02:10:00Z"/>
                <w:sz w:val="17"/>
                <w:szCs w:val="17"/>
              </w:rPr>
            </w:pPr>
          </w:p>
        </w:tc>
        <w:tc>
          <w:tcPr>
            <w:tcW w:w="20" w:type="dxa"/>
            <w:shd w:val="clear" w:color="auto" w:fill="000000"/>
            <w:vAlign w:val="bottom"/>
          </w:tcPr>
          <w:p w:rsidR="00A33515" w:rsidDel="002260E7" w:rsidRDefault="00A33515">
            <w:pPr>
              <w:rPr>
                <w:del w:id="3187" w:author="Admin" w:date="2019-02-19T02:10:00Z"/>
                <w:sz w:val="17"/>
                <w:szCs w:val="17"/>
              </w:rPr>
            </w:pPr>
          </w:p>
        </w:tc>
        <w:tc>
          <w:tcPr>
            <w:tcW w:w="320" w:type="dxa"/>
            <w:gridSpan w:val="2"/>
            <w:vMerge/>
            <w:vAlign w:val="bottom"/>
          </w:tcPr>
          <w:p w:rsidR="00A33515" w:rsidDel="002260E7" w:rsidRDefault="00A33515">
            <w:pPr>
              <w:rPr>
                <w:del w:id="3188" w:author="Admin" w:date="2019-02-19T02:10:00Z"/>
                <w:sz w:val="17"/>
                <w:szCs w:val="17"/>
              </w:rPr>
            </w:pPr>
          </w:p>
        </w:tc>
        <w:tc>
          <w:tcPr>
            <w:tcW w:w="200" w:type="dxa"/>
            <w:vAlign w:val="bottom"/>
          </w:tcPr>
          <w:p w:rsidR="00A33515" w:rsidDel="002260E7" w:rsidRDefault="00A33515">
            <w:pPr>
              <w:rPr>
                <w:del w:id="3189" w:author="Admin" w:date="2019-02-19T02:10:00Z"/>
                <w:sz w:val="17"/>
                <w:szCs w:val="17"/>
              </w:rPr>
            </w:pPr>
          </w:p>
        </w:tc>
        <w:tc>
          <w:tcPr>
            <w:tcW w:w="260" w:type="dxa"/>
            <w:vAlign w:val="bottom"/>
          </w:tcPr>
          <w:p w:rsidR="00A33515" w:rsidDel="002260E7" w:rsidRDefault="00A33515">
            <w:pPr>
              <w:rPr>
                <w:del w:id="3190" w:author="Admin" w:date="2019-02-19T02:10:00Z"/>
                <w:sz w:val="17"/>
                <w:szCs w:val="17"/>
              </w:rPr>
            </w:pPr>
          </w:p>
        </w:tc>
        <w:tc>
          <w:tcPr>
            <w:tcW w:w="120" w:type="dxa"/>
            <w:vAlign w:val="bottom"/>
          </w:tcPr>
          <w:p w:rsidR="00A33515" w:rsidDel="002260E7" w:rsidRDefault="00A33515">
            <w:pPr>
              <w:rPr>
                <w:del w:id="3191" w:author="Admin" w:date="2019-02-19T02:10:00Z"/>
                <w:sz w:val="17"/>
                <w:szCs w:val="17"/>
              </w:rPr>
            </w:pPr>
          </w:p>
        </w:tc>
        <w:tc>
          <w:tcPr>
            <w:tcW w:w="320" w:type="dxa"/>
            <w:vAlign w:val="bottom"/>
          </w:tcPr>
          <w:p w:rsidR="00A33515" w:rsidDel="002260E7" w:rsidRDefault="00A33515">
            <w:pPr>
              <w:rPr>
                <w:del w:id="3192" w:author="Admin" w:date="2019-02-19T02:10:00Z"/>
                <w:sz w:val="17"/>
                <w:szCs w:val="17"/>
              </w:rPr>
            </w:pPr>
          </w:p>
        </w:tc>
        <w:tc>
          <w:tcPr>
            <w:tcW w:w="100" w:type="dxa"/>
            <w:vAlign w:val="bottom"/>
          </w:tcPr>
          <w:p w:rsidR="00A33515" w:rsidDel="002260E7" w:rsidRDefault="00A33515">
            <w:pPr>
              <w:rPr>
                <w:del w:id="3193" w:author="Admin" w:date="2019-02-19T02:10:00Z"/>
                <w:sz w:val="17"/>
                <w:szCs w:val="17"/>
              </w:rPr>
            </w:pPr>
          </w:p>
        </w:tc>
        <w:tc>
          <w:tcPr>
            <w:tcW w:w="260" w:type="dxa"/>
            <w:vMerge/>
            <w:vAlign w:val="bottom"/>
          </w:tcPr>
          <w:p w:rsidR="00A33515" w:rsidDel="002260E7" w:rsidRDefault="00A33515">
            <w:pPr>
              <w:rPr>
                <w:del w:id="3194" w:author="Admin" w:date="2019-02-19T02:10:00Z"/>
                <w:sz w:val="17"/>
                <w:szCs w:val="17"/>
              </w:rPr>
            </w:pPr>
          </w:p>
        </w:tc>
        <w:tc>
          <w:tcPr>
            <w:tcW w:w="100" w:type="dxa"/>
            <w:tcBorders>
              <w:right w:val="single" w:sz="8" w:space="0" w:color="auto"/>
            </w:tcBorders>
            <w:vAlign w:val="bottom"/>
          </w:tcPr>
          <w:p w:rsidR="00A33515" w:rsidDel="002260E7" w:rsidRDefault="00A33515">
            <w:pPr>
              <w:rPr>
                <w:del w:id="3195" w:author="Admin" w:date="2019-02-19T02:10:00Z"/>
                <w:sz w:val="17"/>
                <w:szCs w:val="17"/>
              </w:rPr>
            </w:pPr>
          </w:p>
        </w:tc>
        <w:tc>
          <w:tcPr>
            <w:tcW w:w="340" w:type="dxa"/>
            <w:vMerge/>
            <w:vAlign w:val="bottom"/>
          </w:tcPr>
          <w:p w:rsidR="00A33515" w:rsidDel="002260E7" w:rsidRDefault="00A33515">
            <w:pPr>
              <w:rPr>
                <w:del w:id="3196" w:author="Admin" w:date="2019-02-19T02:10:00Z"/>
                <w:sz w:val="17"/>
                <w:szCs w:val="17"/>
              </w:rPr>
            </w:pPr>
          </w:p>
        </w:tc>
        <w:tc>
          <w:tcPr>
            <w:tcW w:w="20" w:type="dxa"/>
            <w:shd w:val="clear" w:color="auto" w:fill="000000"/>
            <w:vAlign w:val="bottom"/>
          </w:tcPr>
          <w:p w:rsidR="00A33515" w:rsidDel="002260E7" w:rsidRDefault="00A33515">
            <w:pPr>
              <w:rPr>
                <w:del w:id="3197" w:author="Admin" w:date="2019-02-19T02:10:00Z"/>
                <w:sz w:val="17"/>
                <w:szCs w:val="17"/>
              </w:rPr>
            </w:pPr>
          </w:p>
        </w:tc>
        <w:tc>
          <w:tcPr>
            <w:tcW w:w="340" w:type="dxa"/>
            <w:vMerge/>
            <w:vAlign w:val="bottom"/>
          </w:tcPr>
          <w:p w:rsidR="00A33515" w:rsidDel="002260E7" w:rsidRDefault="00A33515">
            <w:pPr>
              <w:rPr>
                <w:del w:id="3198" w:author="Admin" w:date="2019-02-19T02:10:00Z"/>
                <w:sz w:val="17"/>
                <w:szCs w:val="17"/>
              </w:rPr>
            </w:pPr>
          </w:p>
        </w:tc>
        <w:tc>
          <w:tcPr>
            <w:tcW w:w="20" w:type="dxa"/>
            <w:shd w:val="clear" w:color="auto" w:fill="000000"/>
            <w:vAlign w:val="bottom"/>
          </w:tcPr>
          <w:p w:rsidR="00A33515" w:rsidDel="002260E7" w:rsidRDefault="00A33515">
            <w:pPr>
              <w:rPr>
                <w:del w:id="3199" w:author="Admin" w:date="2019-02-19T02:10:00Z"/>
                <w:sz w:val="17"/>
                <w:szCs w:val="17"/>
              </w:rPr>
            </w:pPr>
          </w:p>
        </w:tc>
        <w:tc>
          <w:tcPr>
            <w:tcW w:w="320" w:type="dxa"/>
            <w:vMerge/>
            <w:vAlign w:val="bottom"/>
          </w:tcPr>
          <w:p w:rsidR="00A33515" w:rsidDel="002260E7" w:rsidRDefault="00A33515">
            <w:pPr>
              <w:rPr>
                <w:del w:id="3200" w:author="Admin" w:date="2019-02-19T02:10:00Z"/>
                <w:sz w:val="17"/>
                <w:szCs w:val="17"/>
              </w:rPr>
            </w:pPr>
          </w:p>
        </w:tc>
        <w:tc>
          <w:tcPr>
            <w:tcW w:w="0" w:type="dxa"/>
            <w:vAlign w:val="bottom"/>
          </w:tcPr>
          <w:p w:rsidR="00A33515" w:rsidDel="002260E7" w:rsidRDefault="00A33515">
            <w:pPr>
              <w:rPr>
                <w:del w:id="3201" w:author="Admin" w:date="2019-02-19T02:10:00Z"/>
                <w:sz w:val="1"/>
                <w:szCs w:val="1"/>
              </w:rPr>
            </w:pPr>
          </w:p>
        </w:tc>
      </w:tr>
      <w:tr w:rsidR="00A33515" w:rsidDel="002260E7">
        <w:trPr>
          <w:trHeight w:val="26"/>
          <w:del w:id="3202" w:author="Admin" w:date="2019-02-19T02:10:00Z"/>
        </w:trPr>
        <w:tc>
          <w:tcPr>
            <w:tcW w:w="400" w:type="dxa"/>
            <w:vAlign w:val="bottom"/>
          </w:tcPr>
          <w:p w:rsidR="00A33515" w:rsidDel="002260E7" w:rsidRDefault="00A33515">
            <w:pPr>
              <w:rPr>
                <w:del w:id="3203" w:author="Admin" w:date="2019-02-19T02:10:00Z"/>
                <w:sz w:val="2"/>
                <w:szCs w:val="2"/>
              </w:rPr>
            </w:pPr>
          </w:p>
        </w:tc>
        <w:tc>
          <w:tcPr>
            <w:tcW w:w="340" w:type="dxa"/>
            <w:tcBorders>
              <w:bottom w:val="single" w:sz="8" w:space="0" w:color="auto"/>
            </w:tcBorders>
            <w:vAlign w:val="bottom"/>
          </w:tcPr>
          <w:p w:rsidR="00A33515" w:rsidDel="002260E7" w:rsidRDefault="00A33515">
            <w:pPr>
              <w:rPr>
                <w:del w:id="3204" w:author="Admin" w:date="2019-02-19T02:10:00Z"/>
                <w:sz w:val="2"/>
                <w:szCs w:val="2"/>
              </w:rPr>
            </w:pPr>
          </w:p>
        </w:tc>
        <w:tc>
          <w:tcPr>
            <w:tcW w:w="380" w:type="dxa"/>
            <w:tcBorders>
              <w:left w:val="single" w:sz="8" w:space="0" w:color="auto"/>
              <w:bottom w:val="single" w:sz="8" w:space="0" w:color="auto"/>
              <w:right w:val="single" w:sz="8" w:space="0" w:color="auto"/>
            </w:tcBorders>
            <w:vAlign w:val="bottom"/>
          </w:tcPr>
          <w:p w:rsidR="00A33515" w:rsidDel="002260E7" w:rsidRDefault="00A33515">
            <w:pPr>
              <w:rPr>
                <w:del w:id="3205" w:author="Admin" w:date="2019-02-19T02:10:00Z"/>
                <w:sz w:val="2"/>
                <w:szCs w:val="2"/>
              </w:rPr>
            </w:pPr>
          </w:p>
        </w:tc>
        <w:tc>
          <w:tcPr>
            <w:tcW w:w="340" w:type="dxa"/>
            <w:tcBorders>
              <w:bottom w:val="single" w:sz="8" w:space="0" w:color="auto"/>
            </w:tcBorders>
            <w:vAlign w:val="bottom"/>
          </w:tcPr>
          <w:p w:rsidR="00A33515" w:rsidDel="002260E7" w:rsidRDefault="00A33515">
            <w:pPr>
              <w:rPr>
                <w:del w:id="3206"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3207" w:author="Admin" w:date="2019-02-19T02:10:00Z"/>
                <w:sz w:val="2"/>
                <w:szCs w:val="2"/>
              </w:rPr>
            </w:pPr>
          </w:p>
        </w:tc>
        <w:tc>
          <w:tcPr>
            <w:tcW w:w="180" w:type="dxa"/>
            <w:tcBorders>
              <w:bottom w:val="single" w:sz="8" w:space="0" w:color="auto"/>
            </w:tcBorders>
            <w:vAlign w:val="bottom"/>
          </w:tcPr>
          <w:p w:rsidR="00A33515" w:rsidDel="002260E7" w:rsidRDefault="00A33515">
            <w:pPr>
              <w:rPr>
                <w:del w:id="3208" w:author="Admin" w:date="2019-02-19T02:10:00Z"/>
                <w:sz w:val="2"/>
                <w:szCs w:val="2"/>
              </w:rPr>
            </w:pPr>
          </w:p>
        </w:tc>
        <w:tc>
          <w:tcPr>
            <w:tcW w:w="140" w:type="dxa"/>
            <w:tcBorders>
              <w:bottom w:val="single" w:sz="8" w:space="0" w:color="auto"/>
            </w:tcBorders>
            <w:vAlign w:val="bottom"/>
          </w:tcPr>
          <w:p w:rsidR="00A33515" w:rsidDel="002260E7" w:rsidRDefault="00A33515">
            <w:pPr>
              <w:rPr>
                <w:del w:id="3209" w:author="Admin" w:date="2019-02-19T02:10:00Z"/>
                <w:sz w:val="2"/>
                <w:szCs w:val="2"/>
              </w:rPr>
            </w:pPr>
          </w:p>
        </w:tc>
        <w:tc>
          <w:tcPr>
            <w:tcW w:w="200" w:type="dxa"/>
            <w:vAlign w:val="bottom"/>
          </w:tcPr>
          <w:p w:rsidR="00A33515" w:rsidDel="002260E7" w:rsidRDefault="00A33515">
            <w:pPr>
              <w:rPr>
                <w:del w:id="3210" w:author="Admin" w:date="2019-02-19T02:10:00Z"/>
                <w:sz w:val="2"/>
                <w:szCs w:val="2"/>
              </w:rPr>
            </w:pPr>
          </w:p>
        </w:tc>
        <w:tc>
          <w:tcPr>
            <w:tcW w:w="260" w:type="dxa"/>
            <w:vAlign w:val="bottom"/>
          </w:tcPr>
          <w:p w:rsidR="00A33515" w:rsidDel="002260E7" w:rsidRDefault="00A33515">
            <w:pPr>
              <w:rPr>
                <w:del w:id="3211" w:author="Admin" w:date="2019-02-19T02:10:00Z"/>
                <w:sz w:val="2"/>
                <w:szCs w:val="2"/>
              </w:rPr>
            </w:pPr>
          </w:p>
        </w:tc>
        <w:tc>
          <w:tcPr>
            <w:tcW w:w="120" w:type="dxa"/>
            <w:vAlign w:val="bottom"/>
          </w:tcPr>
          <w:p w:rsidR="00A33515" w:rsidDel="002260E7" w:rsidRDefault="00A33515">
            <w:pPr>
              <w:rPr>
                <w:del w:id="3212" w:author="Admin" w:date="2019-02-19T02:10:00Z"/>
                <w:sz w:val="2"/>
                <w:szCs w:val="2"/>
              </w:rPr>
            </w:pPr>
          </w:p>
        </w:tc>
        <w:tc>
          <w:tcPr>
            <w:tcW w:w="320" w:type="dxa"/>
            <w:vAlign w:val="bottom"/>
          </w:tcPr>
          <w:p w:rsidR="00A33515" w:rsidDel="002260E7" w:rsidRDefault="00A33515">
            <w:pPr>
              <w:rPr>
                <w:del w:id="3213" w:author="Admin" w:date="2019-02-19T02:10:00Z"/>
                <w:sz w:val="2"/>
                <w:szCs w:val="2"/>
              </w:rPr>
            </w:pPr>
          </w:p>
        </w:tc>
        <w:tc>
          <w:tcPr>
            <w:tcW w:w="100" w:type="dxa"/>
            <w:vAlign w:val="bottom"/>
          </w:tcPr>
          <w:p w:rsidR="00A33515" w:rsidDel="002260E7" w:rsidRDefault="00A33515">
            <w:pPr>
              <w:rPr>
                <w:del w:id="3214" w:author="Admin" w:date="2019-02-19T02:10:00Z"/>
                <w:sz w:val="2"/>
                <w:szCs w:val="2"/>
              </w:rPr>
            </w:pPr>
          </w:p>
        </w:tc>
        <w:tc>
          <w:tcPr>
            <w:tcW w:w="260" w:type="dxa"/>
            <w:tcBorders>
              <w:bottom w:val="single" w:sz="8" w:space="0" w:color="auto"/>
            </w:tcBorders>
            <w:vAlign w:val="bottom"/>
          </w:tcPr>
          <w:p w:rsidR="00A33515" w:rsidDel="002260E7" w:rsidRDefault="00A33515">
            <w:pPr>
              <w:rPr>
                <w:del w:id="3215" w:author="Admin" w:date="2019-02-19T02:10:00Z"/>
                <w:sz w:val="2"/>
                <w:szCs w:val="2"/>
              </w:rPr>
            </w:pPr>
          </w:p>
        </w:tc>
        <w:tc>
          <w:tcPr>
            <w:tcW w:w="100" w:type="dxa"/>
            <w:tcBorders>
              <w:bottom w:val="single" w:sz="8" w:space="0" w:color="auto"/>
              <w:right w:val="single" w:sz="8" w:space="0" w:color="auto"/>
            </w:tcBorders>
            <w:vAlign w:val="bottom"/>
          </w:tcPr>
          <w:p w:rsidR="00A33515" w:rsidDel="002260E7" w:rsidRDefault="00A33515">
            <w:pPr>
              <w:rPr>
                <w:del w:id="3216" w:author="Admin" w:date="2019-02-19T02:10:00Z"/>
                <w:sz w:val="2"/>
                <w:szCs w:val="2"/>
              </w:rPr>
            </w:pPr>
          </w:p>
        </w:tc>
        <w:tc>
          <w:tcPr>
            <w:tcW w:w="340" w:type="dxa"/>
            <w:tcBorders>
              <w:bottom w:val="single" w:sz="8" w:space="0" w:color="auto"/>
            </w:tcBorders>
            <w:vAlign w:val="bottom"/>
          </w:tcPr>
          <w:p w:rsidR="00A33515" w:rsidDel="002260E7" w:rsidRDefault="00A33515">
            <w:pPr>
              <w:rPr>
                <w:del w:id="3217"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3218" w:author="Admin" w:date="2019-02-19T02:10:00Z"/>
                <w:sz w:val="2"/>
                <w:szCs w:val="2"/>
              </w:rPr>
            </w:pPr>
          </w:p>
        </w:tc>
        <w:tc>
          <w:tcPr>
            <w:tcW w:w="340" w:type="dxa"/>
            <w:tcBorders>
              <w:bottom w:val="single" w:sz="8" w:space="0" w:color="auto"/>
            </w:tcBorders>
            <w:vAlign w:val="bottom"/>
          </w:tcPr>
          <w:p w:rsidR="00A33515" w:rsidDel="002260E7" w:rsidRDefault="00A33515">
            <w:pPr>
              <w:rPr>
                <w:del w:id="3219" w:author="Admin" w:date="2019-02-19T02:10:00Z"/>
                <w:sz w:val="2"/>
                <w:szCs w:val="2"/>
              </w:rPr>
            </w:pPr>
          </w:p>
        </w:tc>
        <w:tc>
          <w:tcPr>
            <w:tcW w:w="20" w:type="dxa"/>
            <w:tcBorders>
              <w:bottom w:val="single" w:sz="8" w:space="0" w:color="auto"/>
            </w:tcBorders>
            <w:shd w:val="clear" w:color="auto" w:fill="000000"/>
            <w:vAlign w:val="bottom"/>
          </w:tcPr>
          <w:p w:rsidR="00A33515" w:rsidDel="002260E7" w:rsidRDefault="00A33515">
            <w:pPr>
              <w:rPr>
                <w:del w:id="3220" w:author="Admin" w:date="2019-02-19T02:10:00Z"/>
                <w:sz w:val="2"/>
                <w:szCs w:val="2"/>
              </w:rPr>
            </w:pPr>
          </w:p>
        </w:tc>
        <w:tc>
          <w:tcPr>
            <w:tcW w:w="320" w:type="dxa"/>
            <w:tcBorders>
              <w:bottom w:val="single" w:sz="8" w:space="0" w:color="auto"/>
            </w:tcBorders>
            <w:vAlign w:val="bottom"/>
          </w:tcPr>
          <w:p w:rsidR="00A33515" w:rsidDel="002260E7" w:rsidRDefault="00A33515">
            <w:pPr>
              <w:rPr>
                <w:del w:id="3221" w:author="Admin" w:date="2019-02-19T02:10:00Z"/>
                <w:sz w:val="2"/>
                <w:szCs w:val="2"/>
              </w:rPr>
            </w:pPr>
          </w:p>
        </w:tc>
        <w:tc>
          <w:tcPr>
            <w:tcW w:w="0" w:type="dxa"/>
            <w:vAlign w:val="bottom"/>
          </w:tcPr>
          <w:p w:rsidR="00A33515" w:rsidDel="002260E7" w:rsidRDefault="00A33515">
            <w:pPr>
              <w:rPr>
                <w:del w:id="3222" w:author="Admin" w:date="2019-02-19T02:10:00Z"/>
                <w:sz w:val="1"/>
                <w:szCs w:val="1"/>
              </w:rPr>
            </w:pPr>
          </w:p>
        </w:tc>
      </w:tr>
      <w:tr w:rsidR="00A33515" w:rsidDel="002260E7">
        <w:trPr>
          <w:trHeight w:val="295"/>
          <w:del w:id="3223" w:author="Admin" w:date="2019-02-19T02:10:00Z"/>
        </w:trPr>
        <w:tc>
          <w:tcPr>
            <w:tcW w:w="400" w:type="dxa"/>
            <w:vAlign w:val="bottom"/>
          </w:tcPr>
          <w:p w:rsidR="00A33515" w:rsidDel="002260E7" w:rsidRDefault="00A33515">
            <w:pPr>
              <w:rPr>
                <w:del w:id="3224" w:author="Admin" w:date="2019-02-19T02:10:00Z"/>
                <w:sz w:val="24"/>
                <w:szCs w:val="24"/>
              </w:rPr>
            </w:pPr>
          </w:p>
        </w:tc>
        <w:tc>
          <w:tcPr>
            <w:tcW w:w="340" w:type="dxa"/>
            <w:vAlign w:val="bottom"/>
          </w:tcPr>
          <w:p w:rsidR="00A33515" w:rsidDel="002260E7" w:rsidRDefault="001A4D22">
            <w:pPr>
              <w:ind w:right="20"/>
              <w:jc w:val="right"/>
              <w:rPr>
                <w:del w:id="3225" w:author="Admin" w:date="2019-02-19T02:10:00Z"/>
                <w:sz w:val="20"/>
                <w:szCs w:val="20"/>
              </w:rPr>
            </w:pPr>
            <w:del w:id="3226" w:author="Admin" w:date="2019-02-19T02:10:00Z">
              <w:r w:rsidDel="002260E7">
                <w:rPr>
                  <w:rFonts w:ascii="Arial" w:eastAsia="Arial" w:hAnsi="Arial" w:cs="Arial"/>
                  <w:sz w:val="20"/>
                  <w:szCs w:val="20"/>
                </w:rPr>
                <w:delText>1</w:delText>
              </w:r>
            </w:del>
          </w:p>
        </w:tc>
        <w:tc>
          <w:tcPr>
            <w:tcW w:w="380" w:type="dxa"/>
            <w:tcBorders>
              <w:left w:val="single" w:sz="8" w:space="0" w:color="auto"/>
              <w:right w:val="single" w:sz="8" w:space="0" w:color="auto"/>
            </w:tcBorders>
            <w:vAlign w:val="bottom"/>
          </w:tcPr>
          <w:p w:rsidR="00A33515" w:rsidDel="002260E7" w:rsidRDefault="001A4D22">
            <w:pPr>
              <w:ind w:right="40"/>
              <w:jc w:val="right"/>
              <w:rPr>
                <w:del w:id="3227" w:author="Admin" w:date="2019-02-19T02:10:00Z"/>
                <w:sz w:val="20"/>
                <w:szCs w:val="20"/>
              </w:rPr>
            </w:pPr>
            <w:del w:id="3228" w:author="Admin" w:date="2019-02-19T02:10:00Z">
              <w:r w:rsidDel="002260E7">
                <w:rPr>
                  <w:rFonts w:ascii="Arial" w:eastAsia="Arial" w:hAnsi="Arial" w:cs="Arial"/>
                  <w:sz w:val="20"/>
                  <w:szCs w:val="20"/>
                </w:rPr>
                <w:delText>1</w:delText>
              </w:r>
            </w:del>
          </w:p>
        </w:tc>
        <w:tc>
          <w:tcPr>
            <w:tcW w:w="340" w:type="dxa"/>
            <w:vAlign w:val="bottom"/>
          </w:tcPr>
          <w:p w:rsidR="00A33515" w:rsidDel="002260E7" w:rsidRDefault="001A4D22">
            <w:pPr>
              <w:jc w:val="center"/>
              <w:rPr>
                <w:del w:id="3229" w:author="Admin" w:date="2019-02-19T02:10:00Z"/>
                <w:sz w:val="20"/>
                <w:szCs w:val="20"/>
              </w:rPr>
            </w:pPr>
            <w:del w:id="3230" w:author="Admin" w:date="2019-02-19T02:10:00Z">
              <w:r w:rsidDel="002260E7">
                <w:rPr>
                  <w:rFonts w:ascii="Arial" w:eastAsia="Arial" w:hAnsi="Arial" w:cs="Arial"/>
                  <w:sz w:val="20"/>
                  <w:szCs w:val="20"/>
                </w:rPr>
                <w:delText>0</w:delText>
              </w:r>
            </w:del>
          </w:p>
        </w:tc>
        <w:tc>
          <w:tcPr>
            <w:tcW w:w="20" w:type="dxa"/>
            <w:tcBorders>
              <w:bottom w:val="single" w:sz="8" w:space="0" w:color="auto"/>
            </w:tcBorders>
            <w:shd w:val="clear" w:color="auto" w:fill="000000"/>
            <w:vAlign w:val="bottom"/>
          </w:tcPr>
          <w:p w:rsidR="00A33515" w:rsidDel="002260E7" w:rsidRDefault="00A33515">
            <w:pPr>
              <w:rPr>
                <w:del w:id="3231" w:author="Admin" w:date="2019-02-19T02:10:00Z"/>
                <w:sz w:val="24"/>
                <w:szCs w:val="24"/>
              </w:rPr>
            </w:pPr>
          </w:p>
        </w:tc>
        <w:tc>
          <w:tcPr>
            <w:tcW w:w="320" w:type="dxa"/>
            <w:gridSpan w:val="2"/>
            <w:vAlign w:val="bottom"/>
          </w:tcPr>
          <w:p w:rsidR="00A33515" w:rsidDel="002260E7" w:rsidRDefault="001A4D22">
            <w:pPr>
              <w:ind w:right="120"/>
              <w:jc w:val="right"/>
              <w:rPr>
                <w:del w:id="3232" w:author="Admin" w:date="2019-02-19T02:10:00Z"/>
                <w:sz w:val="20"/>
                <w:szCs w:val="20"/>
              </w:rPr>
            </w:pPr>
            <w:del w:id="3233" w:author="Admin" w:date="2019-02-19T02:10:00Z">
              <w:r w:rsidDel="002260E7">
                <w:rPr>
                  <w:rFonts w:ascii="Arial" w:eastAsia="Arial" w:hAnsi="Arial" w:cs="Arial"/>
                  <w:sz w:val="20"/>
                  <w:szCs w:val="20"/>
                </w:rPr>
                <w:delText>1</w:delText>
              </w:r>
            </w:del>
          </w:p>
        </w:tc>
        <w:tc>
          <w:tcPr>
            <w:tcW w:w="200" w:type="dxa"/>
            <w:vAlign w:val="bottom"/>
          </w:tcPr>
          <w:p w:rsidR="00A33515" w:rsidDel="002260E7" w:rsidRDefault="00A33515">
            <w:pPr>
              <w:rPr>
                <w:del w:id="3234" w:author="Admin" w:date="2019-02-19T02:10:00Z"/>
                <w:sz w:val="24"/>
                <w:szCs w:val="24"/>
              </w:rPr>
            </w:pPr>
          </w:p>
        </w:tc>
        <w:tc>
          <w:tcPr>
            <w:tcW w:w="260" w:type="dxa"/>
            <w:vAlign w:val="bottom"/>
          </w:tcPr>
          <w:p w:rsidR="00A33515" w:rsidDel="002260E7" w:rsidRDefault="00A33515">
            <w:pPr>
              <w:rPr>
                <w:del w:id="3235" w:author="Admin" w:date="2019-02-19T02:10:00Z"/>
                <w:sz w:val="24"/>
                <w:szCs w:val="24"/>
              </w:rPr>
            </w:pPr>
          </w:p>
        </w:tc>
        <w:tc>
          <w:tcPr>
            <w:tcW w:w="120" w:type="dxa"/>
            <w:vAlign w:val="bottom"/>
          </w:tcPr>
          <w:p w:rsidR="00A33515" w:rsidDel="002260E7" w:rsidRDefault="00A33515">
            <w:pPr>
              <w:rPr>
                <w:del w:id="3236" w:author="Admin" w:date="2019-02-19T02:10:00Z"/>
                <w:sz w:val="24"/>
                <w:szCs w:val="24"/>
              </w:rPr>
            </w:pPr>
          </w:p>
        </w:tc>
        <w:tc>
          <w:tcPr>
            <w:tcW w:w="320" w:type="dxa"/>
            <w:vAlign w:val="bottom"/>
          </w:tcPr>
          <w:p w:rsidR="00A33515" w:rsidDel="002260E7" w:rsidRDefault="00A33515">
            <w:pPr>
              <w:rPr>
                <w:del w:id="3237" w:author="Admin" w:date="2019-02-19T02:10:00Z"/>
                <w:sz w:val="24"/>
                <w:szCs w:val="24"/>
              </w:rPr>
            </w:pPr>
          </w:p>
        </w:tc>
        <w:tc>
          <w:tcPr>
            <w:tcW w:w="100" w:type="dxa"/>
            <w:vAlign w:val="bottom"/>
          </w:tcPr>
          <w:p w:rsidR="00A33515" w:rsidDel="002260E7" w:rsidRDefault="00A33515">
            <w:pPr>
              <w:rPr>
                <w:del w:id="3238" w:author="Admin" w:date="2019-02-19T02:10:00Z"/>
                <w:sz w:val="24"/>
                <w:szCs w:val="24"/>
              </w:rPr>
            </w:pPr>
          </w:p>
        </w:tc>
        <w:tc>
          <w:tcPr>
            <w:tcW w:w="260" w:type="dxa"/>
            <w:vAlign w:val="bottom"/>
          </w:tcPr>
          <w:p w:rsidR="00A33515" w:rsidDel="002260E7" w:rsidRDefault="001A4D22">
            <w:pPr>
              <w:jc w:val="right"/>
              <w:rPr>
                <w:del w:id="3239" w:author="Admin" w:date="2019-02-19T02:10:00Z"/>
                <w:sz w:val="20"/>
                <w:szCs w:val="20"/>
              </w:rPr>
            </w:pPr>
            <w:del w:id="3240" w:author="Admin" w:date="2019-02-19T02:10:00Z">
              <w:r w:rsidDel="002260E7">
                <w:rPr>
                  <w:rFonts w:ascii="Arial" w:eastAsia="Arial" w:hAnsi="Arial" w:cs="Arial"/>
                  <w:sz w:val="20"/>
                  <w:szCs w:val="20"/>
                </w:rPr>
                <w:delText>1</w:delText>
              </w:r>
            </w:del>
          </w:p>
        </w:tc>
        <w:tc>
          <w:tcPr>
            <w:tcW w:w="100" w:type="dxa"/>
            <w:tcBorders>
              <w:right w:val="single" w:sz="8" w:space="0" w:color="auto"/>
            </w:tcBorders>
            <w:vAlign w:val="bottom"/>
          </w:tcPr>
          <w:p w:rsidR="00A33515" w:rsidDel="002260E7" w:rsidRDefault="00A33515">
            <w:pPr>
              <w:rPr>
                <w:del w:id="3241" w:author="Admin" w:date="2019-02-19T02:10:00Z"/>
                <w:sz w:val="24"/>
                <w:szCs w:val="24"/>
              </w:rPr>
            </w:pPr>
          </w:p>
        </w:tc>
        <w:tc>
          <w:tcPr>
            <w:tcW w:w="340" w:type="dxa"/>
            <w:vAlign w:val="bottom"/>
          </w:tcPr>
          <w:p w:rsidR="00A33515" w:rsidDel="002260E7" w:rsidRDefault="001A4D22">
            <w:pPr>
              <w:ind w:right="20"/>
              <w:jc w:val="right"/>
              <w:rPr>
                <w:del w:id="3242" w:author="Admin" w:date="2019-02-19T02:10:00Z"/>
                <w:sz w:val="20"/>
                <w:szCs w:val="20"/>
              </w:rPr>
            </w:pPr>
            <w:del w:id="3243" w:author="Admin" w:date="2019-02-19T02:10:00Z">
              <w:r w:rsidDel="002260E7">
                <w:rPr>
                  <w:rFonts w:ascii="Arial" w:eastAsia="Arial" w:hAnsi="Arial" w:cs="Arial"/>
                  <w:sz w:val="20"/>
                  <w:szCs w:val="20"/>
                </w:rPr>
                <w:delText>1</w:delText>
              </w:r>
            </w:del>
          </w:p>
        </w:tc>
        <w:tc>
          <w:tcPr>
            <w:tcW w:w="20" w:type="dxa"/>
            <w:tcBorders>
              <w:bottom w:val="single" w:sz="8" w:space="0" w:color="auto"/>
            </w:tcBorders>
            <w:shd w:val="clear" w:color="auto" w:fill="000000"/>
            <w:vAlign w:val="bottom"/>
          </w:tcPr>
          <w:p w:rsidR="00A33515" w:rsidDel="002260E7" w:rsidRDefault="00A33515">
            <w:pPr>
              <w:rPr>
                <w:del w:id="3244" w:author="Admin" w:date="2019-02-19T02:10:00Z"/>
                <w:sz w:val="24"/>
                <w:szCs w:val="24"/>
              </w:rPr>
            </w:pPr>
          </w:p>
        </w:tc>
        <w:tc>
          <w:tcPr>
            <w:tcW w:w="340" w:type="dxa"/>
            <w:vAlign w:val="bottom"/>
          </w:tcPr>
          <w:p w:rsidR="00A33515" w:rsidDel="002260E7" w:rsidRDefault="001A4D22">
            <w:pPr>
              <w:ind w:right="20"/>
              <w:jc w:val="right"/>
              <w:rPr>
                <w:del w:id="3245" w:author="Admin" w:date="2019-02-19T02:10:00Z"/>
                <w:sz w:val="20"/>
                <w:szCs w:val="20"/>
              </w:rPr>
            </w:pPr>
            <w:del w:id="3246" w:author="Admin" w:date="2019-02-19T02:10:00Z">
              <w:r w:rsidDel="002260E7">
                <w:rPr>
                  <w:rFonts w:ascii="Arial" w:eastAsia="Arial" w:hAnsi="Arial" w:cs="Arial"/>
                  <w:sz w:val="20"/>
                  <w:szCs w:val="20"/>
                </w:rPr>
                <w:delText>1</w:delText>
              </w:r>
            </w:del>
          </w:p>
        </w:tc>
        <w:tc>
          <w:tcPr>
            <w:tcW w:w="20" w:type="dxa"/>
            <w:tcBorders>
              <w:bottom w:val="single" w:sz="8" w:space="0" w:color="auto"/>
            </w:tcBorders>
            <w:shd w:val="clear" w:color="auto" w:fill="000000"/>
            <w:vAlign w:val="bottom"/>
          </w:tcPr>
          <w:p w:rsidR="00A33515" w:rsidDel="002260E7" w:rsidRDefault="00A33515">
            <w:pPr>
              <w:rPr>
                <w:del w:id="3247" w:author="Admin" w:date="2019-02-19T02:10:00Z"/>
                <w:sz w:val="24"/>
                <w:szCs w:val="24"/>
              </w:rPr>
            </w:pPr>
          </w:p>
        </w:tc>
        <w:tc>
          <w:tcPr>
            <w:tcW w:w="320" w:type="dxa"/>
            <w:vAlign w:val="bottom"/>
          </w:tcPr>
          <w:p w:rsidR="00A33515" w:rsidDel="002260E7" w:rsidRDefault="001A4D22">
            <w:pPr>
              <w:ind w:right="20"/>
              <w:jc w:val="right"/>
              <w:rPr>
                <w:del w:id="3248" w:author="Admin" w:date="2019-02-19T02:10:00Z"/>
                <w:sz w:val="20"/>
                <w:szCs w:val="20"/>
              </w:rPr>
            </w:pPr>
            <w:del w:id="3249" w:author="Admin" w:date="2019-02-19T02:10:00Z">
              <w:r w:rsidDel="002260E7">
                <w:rPr>
                  <w:rFonts w:ascii="Arial" w:eastAsia="Arial" w:hAnsi="Arial" w:cs="Arial"/>
                  <w:sz w:val="20"/>
                  <w:szCs w:val="20"/>
                </w:rPr>
                <w:delText>0</w:delText>
              </w:r>
            </w:del>
          </w:p>
        </w:tc>
        <w:tc>
          <w:tcPr>
            <w:tcW w:w="0" w:type="dxa"/>
            <w:vAlign w:val="bottom"/>
          </w:tcPr>
          <w:p w:rsidR="00A33515" w:rsidDel="002260E7" w:rsidRDefault="00A33515">
            <w:pPr>
              <w:rPr>
                <w:del w:id="3250" w:author="Admin" w:date="2019-02-19T02:10:00Z"/>
                <w:sz w:val="1"/>
                <w:szCs w:val="1"/>
              </w:rPr>
            </w:pPr>
          </w:p>
        </w:tc>
      </w:tr>
      <w:tr w:rsidR="00A33515" w:rsidDel="002260E7">
        <w:trPr>
          <w:trHeight w:val="427"/>
          <w:del w:id="3251" w:author="Admin" w:date="2019-02-19T02:10:00Z"/>
        </w:trPr>
        <w:tc>
          <w:tcPr>
            <w:tcW w:w="400" w:type="dxa"/>
            <w:vAlign w:val="bottom"/>
          </w:tcPr>
          <w:p w:rsidR="00A33515" w:rsidDel="002260E7" w:rsidRDefault="00A33515">
            <w:pPr>
              <w:rPr>
                <w:del w:id="3252" w:author="Admin" w:date="2019-02-19T02:10:00Z"/>
                <w:sz w:val="24"/>
                <w:szCs w:val="24"/>
              </w:rPr>
            </w:pPr>
          </w:p>
        </w:tc>
        <w:tc>
          <w:tcPr>
            <w:tcW w:w="340" w:type="dxa"/>
            <w:vAlign w:val="bottom"/>
          </w:tcPr>
          <w:p w:rsidR="00A33515" w:rsidDel="002260E7" w:rsidRDefault="00A33515">
            <w:pPr>
              <w:rPr>
                <w:del w:id="3253" w:author="Admin" w:date="2019-02-19T02:10:00Z"/>
                <w:sz w:val="24"/>
                <w:szCs w:val="24"/>
              </w:rPr>
            </w:pPr>
          </w:p>
        </w:tc>
        <w:tc>
          <w:tcPr>
            <w:tcW w:w="380" w:type="dxa"/>
            <w:vAlign w:val="bottom"/>
          </w:tcPr>
          <w:p w:rsidR="00A33515" w:rsidDel="002260E7" w:rsidRDefault="00A33515">
            <w:pPr>
              <w:rPr>
                <w:del w:id="3254" w:author="Admin" w:date="2019-02-19T02:10:00Z"/>
                <w:sz w:val="24"/>
                <w:szCs w:val="24"/>
              </w:rPr>
            </w:pPr>
          </w:p>
        </w:tc>
        <w:tc>
          <w:tcPr>
            <w:tcW w:w="340" w:type="dxa"/>
            <w:vAlign w:val="bottom"/>
          </w:tcPr>
          <w:p w:rsidR="00A33515" w:rsidDel="002260E7" w:rsidRDefault="00A33515">
            <w:pPr>
              <w:rPr>
                <w:del w:id="3255" w:author="Admin" w:date="2019-02-19T02:10:00Z"/>
                <w:sz w:val="24"/>
                <w:szCs w:val="24"/>
              </w:rPr>
            </w:pPr>
          </w:p>
        </w:tc>
        <w:tc>
          <w:tcPr>
            <w:tcW w:w="540" w:type="dxa"/>
            <w:gridSpan w:val="4"/>
            <w:vMerge w:val="restart"/>
            <w:vAlign w:val="bottom"/>
          </w:tcPr>
          <w:p w:rsidR="00A33515" w:rsidDel="002260E7" w:rsidRDefault="001A4D22">
            <w:pPr>
              <w:ind w:right="120"/>
              <w:jc w:val="right"/>
              <w:rPr>
                <w:del w:id="3256" w:author="Admin" w:date="2019-02-19T02:10:00Z"/>
                <w:sz w:val="20"/>
                <w:szCs w:val="20"/>
              </w:rPr>
            </w:pPr>
            <w:del w:id="3257" w:author="Admin" w:date="2019-02-19T02:10:00Z">
              <w:r w:rsidDel="002260E7">
                <w:rPr>
                  <w:rFonts w:ascii="Arial" w:eastAsia="Arial" w:hAnsi="Arial" w:cs="Arial"/>
                  <w:sz w:val="20"/>
                  <w:szCs w:val="20"/>
                </w:rPr>
                <w:delText>1</w:delText>
              </w:r>
            </w:del>
          </w:p>
        </w:tc>
        <w:tc>
          <w:tcPr>
            <w:tcW w:w="260" w:type="dxa"/>
            <w:vAlign w:val="bottom"/>
          </w:tcPr>
          <w:p w:rsidR="00A33515" w:rsidDel="002260E7" w:rsidRDefault="00A33515">
            <w:pPr>
              <w:rPr>
                <w:del w:id="3258" w:author="Admin" w:date="2019-02-19T02:10:00Z"/>
                <w:sz w:val="24"/>
                <w:szCs w:val="24"/>
              </w:rPr>
            </w:pPr>
          </w:p>
        </w:tc>
        <w:tc>
          <w:tcPr>
            <w:tcW w:w="120" w:type="dxa"/>
            <w:vAlign w:val="bottom"/>
          </w:tcPr>
          <w:p w:rsidR="00A33515" w:rsidDel="002260E7" w:rsidRDefault="00A33515">
            <w:pPr>
              <w:rPr>
                <w:del w:id="3259" w:author="Admin" w:date="2019-02-19T02:10:00Z"/>
                <w:sz w:val="24"/>
                <w:szCs w:val="24"/>
              </w:rPr>
            </w:pPr>
          </w:p>
        </w:tc>
        <w:tc>
          <w:tcPr>
            <w:tcW w:w="320" w:type="dxa"/>
            <w:vMerge w:val="restart"/>
            <w:vAlign w:val="bottom"/>
          </w:tcPr>
          <w:p w:rsidR="00A33515" w:rsidDel="002260E7" w:rsidRDefault="001A4D22">
            <w:pPr>
              <w:ind w:right="20"/>
              <w:jc w:val="right"/>
              <w:rPr>
                <w:del w:id="3260" w:author="Admin" w:date="2019-02-19T02:10:00Z"/>
                <w:sz w:val="20"/>
                <w:szCs w:val="20"/>
              </w:rPr>
            </w:pPr>
            <w:del w:id="3261" w:author="Admin" w:date="2019-02-19T02:10:00Z">
              <w:r w:rsidDel="002260E7">
                <w:rPr>
                  <w:rFonts w:ascii="Arial" w:eastAsia="Arial" w:hAnsi="Arial" w:cs="Arial"/>
                  <w:sz w:val="20"/>
                  <w:szCs w:val="20"/>
                </w:rPr>
                <w:delText>1</w:delText>
              </w:r>
            </w:del>
          </w:p>
        </w:tc>
        <w:tc>
          <w:tcPr>
            <w:tcW w:w="100" w:type="dxa"/>
            <w:vAlign w:val="bottom"/>
          </w:tcPr>
          <w:p w:rsidR="00A33515" w:rsidDel="002260E7" w:rsidRDefault="00A33515">
            <w:pPr>
              <w:rPr>
                <w:del w:id="3262" w:author="Admin" w:date="2019-02-19T02:10:00Z"/>
                <w:sz w:val="24"/>
                <w:szCs w:val="24"/>
              </w:rPr>
            </w:pPr>
          </w:p>
        </w:tc>
        <w:tc>
          <w:tcPr>
            <w:tcW w:w="260" w:type="dxa"/>
            <w:vMerge w:val="restart"/>
            <w:vAlign w:val="bottom"/>
          </w:tcPr>
          <w:p w:rsidR="00A33515" w:rsidDel="002260E7" w:rsidRDefault="001A4D22">
            <w:pPr>
              <w:ind w:right="20"/>
              <w:jc w:val="right"/>
              <w:rPr>
                <w:del w:id="3263" w:author="Admin" w:date="2019-02-19T02:10:00Z"/>
                <w:sz w:val="20"/>
                <w:szCs w:val="20"/>
              </w:rPr>
            </w:pPr>
            <w:del w:id="3264" w:author="Admin" w:date="2019-02-19T02:10:00Z">
              <w:r w:rsidDel="002260E7">
                <w:rPr>
                  <w:rFonts w:ascii="Arial" w:eastAsia="Arial" w:hAnsi="Arial" w:cs="Arial"/>
                  <w:sz w:val="20"/>
                  <w:szCs w:val="20"/>
                </w:rPr>
                <w:delText>0</w:delText>
              </w:r>
            </w:del>
          </w:p>
        </w:tc>
        <w:tc>
          <w:tcPr>
            <w:tcW w:w="100" w:type="dxa"/>
            <w:vAlign w:val="bottom"/>
          </w:tcPr>
          <w:p w:rsidR="00A33515" w:rsidDel="002260E7" w:rsidRDefault="00A33515">
            <w:pPr>
              <w:rPr>
                <w:del w:id="3265" w:author="Admin" w:date="2019-02-19T02:10:00Z"/>
                <w:sz w:val="24"/>
                <w:szCs w:val="24"/>
              </w:rPr>
            </w:pPr>
          </w:p>
        </w:tc>
        <w:tc>
          <w:tcPr>
            <w:tcW w:w="340" w:type="dxa"/>
            <w:vAlign w:val="bottom"/>
          </w:tcPr>
          <w:p w:rsidR="00A33515" w:rsidDel="002260E7" w:rsidRDefault="00A33515">
            <w:pPr>
              <w:rPr>
                <w:del w:id="3266" w:author="Admin" w:date="2019-02-19T02:10:00Z"/>
                <w:sz w:val="24"/>
                <w:szCs w:val="24"/>
              </w:rPr>
            </w:pPr>
          </w:p>
        </w:tc>
        <w:tc>
          <w:tcPr>
            <w:tcW w:w="20" w:type="dxa"/>
            <w:vAlign w:val="bottom"/>
          </w:tcPr>
          <w:p w:rsidR="00A33515" w:rsidDel="002260E7" w:rsidRDefault="00A33515">
            <w:pPr>
              <w:rPr>
                <w:del w:id="3267" w:author="Admin" w:date="2019-02-19T02:10:00Z"/>
                <w:sz w:val="24"/>
                <w:szCs w:val="24"/>
              </w:rPr>
            </w:pPr>
          </w:p>
        </w:tc>
        <w:tc>
          <w:tcPr>
            <w:tcW w:w="340" w:type="dxa"/>
            <w:vAlign w:val="bottom"/>
          </w:tcPr>
          <w:p w:rsidR="00A33515" w:rsidDel="002260E7" w:rsidRDefault="00A33515">
            <w:pPr>
              <w:rPr>
                <w:del w:id="3268" w:author="Admin" w:date="2019-02-19T02:10:00Z"/>
                <w:sz w:val="24"/>
                <w:szCs w:val="24"/>
              </w:rPr>
            </w:pPr>
          </w:p>
        </w:tc>
        <w:tc>
          <w:tcPr>
            <w:tcW w:w="20" w:type="dxa"/>
            <w:vAlign w:val="bottom"/>
          </w:tcPr>
          <w:p w:rsidR="00A33515" w:rsidDel="002260E7" w:rsidRDefault="00A33515">
            <w:pPr>
              <w:rPr>
                <w:del w:id="3269" w:author="Admin" w:date="2019-02-19T02:10:00Z"/>
                <w:sz w:val="24"/>
                <w:szCs w:val="24"/>
              </w:rPr>
            </w:pPr>
          </w:p>
        </w:tc>
        <w:tc>
          <w:tcPr>
            <w:tcW w:w="320" w:type="dxa"/>
            <w:vAlign w:val="bottom"/>
          </w:tcPr>
          <w:p w:rsidR="00A33515" w:rsidDel="002260E7" w:rsidRDefault="00A33515">
            <w:pPr>
              <w:rPr>
                <w:del w:id="3270" w:author="Admin" w:date="2019-02-19T02:10:00Z"/>
                <w:sz w:val="24"/>
                <w:szCs w:val="24"/>
              </w:rPr>
            </w:pPr>
          </w:p>
        </w:tc>
        <w:tc>
          <w:tcPr>
            <w:tcW w:w="0" w:type="dxa"/>
            <w:vAlign w:val="bottom"/>
          </w:tcPr>
          <w:p w:rsidR="00A33515" w:rsidDel="002260E7" w:rsidRDefault="00A33515">
            <w:pPr>
              <w:rPr>
                <w:del w:id="3271" w:author="Admin" w:date="2019-02-19T02:10:00Z"/>
                <w:sz w:val="1"/>
                <w:szCs w:val="1"/>
              </w:rPr>
            </w:pPr>
          </w:p>
        </w:tc>
      </w:tr>
      <w:tr w:rsidR="00A33515" w:rsidDel="002260E7">
        <w:trPr>
          <w:trHeight w:val="301"/>
          <w:del w:id="3272" w:author="Admin" w:date="2019-02-19T02:10:00Z"/>
        </w:trPr>
        <w:tc>
          <w:tcPr>
            <w:tcW w:w="400" w:type="dxa"/>
            <w:vAlign w:val="bottom"/>
          </w:tcPr>
          <w:p w:rsidR="00A33515" w:rsidDel="002260E7" w:rsidRDefault="00A33515">
            <w:pPr>
              <w:rPr>
                <w:del w:id="3273" w:author="Admin" w:date="2019-02-19T02:10:00Z"/>
                <w:sz w:val="24"/>
                <w:szCs w:val="24"/>
              </w:rPr>
            </w:pPr>
          </w:p>
        </w:tc>
        <w:tc>
          <w:tcPr>
            <w:tcW w:w="340" w:type="dxa"/>
            <w:vAlign w:val="bottom"/>
          </w:tcPr>
          <w:p w:rsidR="00A33515" w:rsidDel="002260E7" w:rsidRDefault="00A33515">
            <w:pPr>
              <w:rPr>
                <w:del w:id="3274" w:author="Admin" w:date="2019-02-19T02:10:00Z"/>
                <w:sz w:val="24"/>
                <w:szCs w:val="24"/>
              </w:rPr>
            </w:pPr>
          </w:p>
        </w:tc>
        <w:tc>
          <w:tcPr>
            <w:tcW w:w="380" w:type="dxa"/>
            <w:vAlign w:val="bottom"/>
          </w:tcPr>
          <w:p w:rsidR="00A33515" w:rsidDel="002260E7" w:rsidRDefault="00A33515">
            <w:pPr>
              <w:rPr>
                <w:del w:id="3275" w:author="Admin" w:date="2019-02-19T02:10:00Z"/>
                <w:sz w:val="24"/>
                <w:szCs w:val="24"/>
              </w:rPr>
            </w:pPr>
          </w:p>
        </w:tc>
        <w:tc>
          <w:tcPr>
            <w:tcW w:w="340" w:type="dxa"/>
            <w:vAlign w:val="bottom"/>
          </w:tcPr>
          <w:p w:rsidR="00A33515" w:rsidDel="002260E7" w:rsidRDefault="00A33515">
            <w:pPr>
              <w:rPr>
                <w:del w:id="3276" w:author="Admin" w:date="2019-02-19T02:10:00Z"/>
                <w:sz w:val="24"/>
                <w:szCs w:val="24"/>
              </w:rPr>
            </w:pPr>
          </w:p>
        </w:tc>
        <w:tc>
          <w:tcPr>
            <w:tcW w:w="540" w:type="dxa"/>
            <w:gridSpan w:val="4"/>
            <w:vMerge/>
            <w:vAlign w:val="bottom"/>
          </w:tcPr>
          <w:p w:rsidR="00A33515" w:rsidDel="002260E7" w:rsidRDefault="00A33515">
            <w:pPr>
              <w:rPr>
                <w:del w:id="3277" w:author="Admin" w:date="2019-02-19T02:10:00Z"/>
                <w:sz w:val="24"/>
                <w:szCs w:val="24"/>
              </w:rPr>
            </w:pPr>
          </w:p>
        </w:tc>
        <w:tc>
          <w:tcPr>
            <w:tcW w:w="260" w:type="dxa"/>
            <w:tcBorders>
              <w:left w:val="single" w:sz="8" w:space="0" w:color="auto"/>
            </w:tcBorders>
            <w:vAlign w:val="bottom"/>
          </w:tcPr>
          <w:p w:rsidR="00A33515" w:rsidDel="002260E7" w:rsidRDefault="001A4D22">
            <w:pPr>
              <w:jc w:val="right"/>
              <w:rPr>
                <w:del w:id="3278" w:author="Admin" w:date="2019-02-19T02:10:00Z"/>
                <w:sz w:val="20"/>
                <w:szCs w:val="20"/>
              </w:rPr>
            </w:pPr>
            <w:del w:id="3279" w:author="Admin" w:date="2019-02-19T02:10:00Z">
              <w:r w:rsidDel="002260E7">
                <w:rPr>
                  <w:rFonts w:ascii="Arial" w:eastAsia="Arial" w:hAnsi="Arial" w:cs="Arial"/>
                  <w:sz w:val="20"/>
                  <w:szCs w:val="20"/>
                </w:rPr>
                <w:delText>0</w:delText>
              </w:r>
            </w:del>
          </w:p>
        </w:tc>
        <w:tc>
          <w:tcPr>
            <w:tcW w:w="120" w:type="dxa"/>
            <w:tcBorders>
              <w:right w:val="single" w:sz="8" w:space="0" w:color="auto"/>
            </w:tcBorders>
            <w:vAlign w:val="bottom"/>
          </w:tcPr>
          <w:p w:rsidR="00A33515" w:rsidDel="002260E7" w:rsidRDefault="00A33515">
            <w:pPr>
              <w:rPr>
                <w:del w:id="3280" w:author="Admin" w:date="2019-02-19T02:10:00Z"/>
                <w:sz w:val="24"/>
                <w:szCs w:val="24"/>
              </w:rPr>
            </w:pPr>
          </w:p>
        </w:tc>
        <w:tc>
          <w:tcPr>
            <w:tcW w:w="320" w:type="dxa"/>
            <w:vMerge/>
            <w:vAlign w:val="bottom"/>
          </w:tcPr>
          <w:p w:rsidR="00A33515" w:rsidDel="002260E7" w:rsidRDefault="00A33515">
            <w:pPr>
              <w:rPr>
                <w:del w:id="3281" w:author="Admin" w:date="2019-02-19T02:10:00Z"/>
                <w:sz w:val="24"/>
                <w:szCs w:val="24"/>
              </w:rPr>
            </w:pPr>
          </w:p>
        </w:tc>
        <w:tc>
          <w:tcPr>
            <w:tcW w:w="100" w:type="dxa"/>
            <w:tcBorders>
              <w:left w:val="single" w:sz="8" w:space="0" w:color="auto"/>
            </w:tcBorders>
            <w:vAlign w:val="bottom"/>
          </w:tcPr>
          <w:p w:rsidR="00A33515" w:rsidDel="002260E7" w:rsidRDefault="00A33515">
            <w:pPr>
              <w:rPr>
                <w:del w:id="3282" w:author="Admin" w:date="2019-02-19T02:10:00Z"/>
                <w:sz w:val="24"/>
                <w:szCs w:val="24"/>
              </w:rPr>
            </w:pPr>
          </w:p>
        </w:tc>
        <w:tc>
          <w:tcPr>
            <w:tcW w:w="260" w:type="dxa"/>
            <w:vMerge/>
            <w:vAlign w:val="bottom"/>
          </w:tcPr>
          <w:p w:rsidR="00A33515" w:rsidDel="002260E7" w:rsidRDefault="00A33515">
            <w:pPr>
              <w:rPr>
                <w:del w:id="3283" w:author="Admin" w:date="2019-02-19T02:10:00Z"/>
                <w:sz w:val="24"/>
                <w:szCs w:val="24"/>
              </w:rPr>
            </w:pPr>
          </w:p>
        </w:tc>
        <w:tc>
          <w:tcPr>
            <w:tcW w:w="100" w:type="dxa"/>
            <w:vAlign w:val="bottom"/>
          </w:tcPr>
          <w:p w:rsidR="00A33515" w:rsidDel="002260E7" w:rsidRDefault="00A33515">
            <w:pPr>
              <w:rPr>
                <w:del w:id="3284" w:author="Admin" w:date="2019-02-19T02:10:00Z"/>
                <w:sz w:val="24"/>
                <w:szCs w:val="24"/>
              </w:rPr>
            </w:pPr>
          </w:p>
        </w:tc>
        <w:tc>
          <w:tcPr>
            <w:tcW w:w="340" w:type="dxa"/>
            <w:vAlign w:val="bottom"/>
          </w:tcPr>
          <w:p w:rsidR="00A33515" w:rsidDel="002260E7" w:rsidRDefault="00A33515">
            <w:pPr>
              <w:rPr>
                <w:del w:id="3285" w:author="Admin" w:date="2019-02-19T02:10:00Z"/>
                <w:sz w:val="24"/>
                <w:szCs w:val="24"/>
              </w:rPr>
            </w:pPr>
          </w:p>
        </w:tc>
        <w:tc>
          <w:tcPr>
            <w:tcW w:w="20" w:type="dxa"/>
            <w:vAlign w:val="bottom"/>
          </w:tcPr>
          <w:p w:rsidR="00A33515" w:rsidDel="002260E7" w:rsidRDefault="00A33515">
            <w:pPr>
              <w:rPr>
                <w:del w:id="3286" w:author="Admin" w:date="2019-02-19T02:10:00Z"/>
                <w:sz w:val="24"/>
                <w:szCs w:val="24"/>
              </w:rPr>
            </w:pPr>
          </w:p>
        </w:tc>
        <w:tc>
          <w:tcPr>
            <w:tcW w:w="340" w:type="dxa"/>
            <w:vAlign w:val="bottom"/>
          </w:tcPr>
          <w:p w:rsidR="00A33515" w:rsidDel="002260E7" w:rsidRDefault="00A33515">
            <w:pPr>
              <w:rPr>
                <w:del w:id="3287" w:author="Admin" w:date="2019-02-19T02:10:00Z"/>
                <w:sz w:val="24"/>
                <w:szCs w:val="24"/>
              </w:rPr>
            </w:pPr>
          </w:p>
        </w:tc>
        <w:tc>
          <w:tcPr>
            <w:tcW w:w="20" w:type="dxa"/>
            <w:vAlign w:val="bottom"/>
          </w:tcPr>
          <w:p w:rsidR="00A33515" w:rsidDel="002260E7" w:rsidRDefault="00A33515">
            <w:pPr>
              <w:rPr>
                <w:del w:id="3288" w:author="Admin" w:date="2019-02-19T02:10:00Z"/>
                <w:sz w:val="24"/>
                <w:szCs w:val="24"/>
              </w:rPr>
            </w:pPr>
          </w:p>
        </w:tc>
        <w:tc>
          <w:tcPr>
            <w:tcW w:w="320" w:type="dxa"/>
            <w:vAlign w:val="bottom"/>
          </w:tcPr>
          <w:p w:rsidR="00A33515" w:rsidDel="002260E7" w:rsidRDefault="00A33515">
            <w:pPr>
              <w:rPr>
                <w:del w:id="3289" w:author="Admin" w:date="2019-02-19T02:10:00Z"/>
                <w:sz w:val="24"/>
                <w:szCs w:val="24"/>
              </w:rPr>
            </w:pPr>
          </w:p>
        </w:tc>
        <w:tc>
          <w:tcPr>
            <w:tcW w:w="0" w:type="dxa"/>
            <w:vAlign w:val="bottom"/>
          </w:tcPr>
          <w:p w:rsidR="00A33515" w:rsidDel="002260E7" w:rsidRDefault="00A33515">
            <w:pPr>
              <w:rPr>
                <w:del w:id="3290" w:author="Admin" w:date="2019-02-19T02:10:00Z"/>
                <w:sz w:val="1"/>
                <w:szCs w:val="1"/>
              </w:rPr>
            </w:pPr>
          </w:p>
        </w:tc>
      </w:tr>
      <w:tr w:rsidR="00A33515" w:rsidDel="002260E7">
        <w:trPr>
          <w:trHeight w:val="26"/>
          <w:del w:id="3291" w:author="Admin" w:date="2019-02-19T02:10:00Z"/>
        </w:trPr>
        <w:tc>
          <w:tcPr>
            <w:tcW w:w="400" w:type="dxa"/>
            <w:vAlign w:val="bottom"/>
          </w:tcPr>
          <w:p w:rsidR="00A33515" w:rsidDel="002260E7" w:rsidRDefault="00A33515">
            <w:pPr>
              <w:rPr>
                <w:del w:id="3292" w:author="Admin" w:date="2019-02-19T02:10:00Z"/>
                <w:sz w:val="2"/>
                <w:szCs w:val="2"/>
              </w:rPr>
            </w:pPr>
          </w:p>
        </w:tc>
        <w:tc>
          <w:tcPr>
            <w:tcW w:w="340" w:type="dxa"/>
            <w:vAlign w:val="bottom"/>
          </w:tcPr>
          <w:p w:rsidR="00A33515" w:rsidDel="002260E7" w:rsidRDefault="00A33515">
            <w:pPr>
              <w:rPr>
                <w:del w:id="3293" w:author="Admin" w:date="2019-02-19T02:10:00Z"/>
                <w:sz w:val="2"/>
                <w:szCs w:val="2"/>
              </w:rPr>
            </w:pPr>
          </w:p>
        </w:tc>
        <w:tc>
          <w:tcPr>
            <w:tcW w:w="380" w:type="dxa"/>
            <w:vAlign w:val="bottom"/>
          </w:tcPr>
          <w:p w:rsidR="00A33515" w:rsidDel="002260E7" w:rsidRDefault="00A33515">
            <w:pPr>
              <w:rPr>
                <w:del w:id="3294" w:author="Admin" w:date="2019-02-19T02:10:00Z"/>
                <w:sz w:val="2"/>
                <w:szCs w:val="2"/>
              </w:rPr>
            </w:pPr>
          </w:p>
        </w:tc>
        <w:tc>
          <w:tcPr>
            <w:tcW w:w="340" w:type="dxa"/>
            <w:vAlign w:val="bottom"/>
          </w:tcPr>
          <w:p w:rsidR="00A33515" w:rsidDel="002260E7" w:rsidRDefault="00A33515">
            <w:pPr>
              <w:rPr>
                <w:del w:id="3295" w:author="Admin" w:date="2019-02-19T02:10:00Z"/>
                <w:sz w:val="2"/>
                <w:szCs w:val="2"/>
              </w:rPr>
            </w:pPr>
          </w:p>
        </w:tc>
        <w:tc>
          <w:tcPr>
            <w:tcW w:w="200" w:type="dxa"/>
            <w:gridSpan w:val="2"/>
            <w:vAlign w:val="bottom"/>
          </w:tcPr>
          <w:p w:rsidR="00A33515" w:rsidDel="002260E7" w:rsidRDefault="00A33515">
            <w:pPr>
              <w:rPr>
                <w:del w:id="3296" w:author="Admin" w:date="2019-02-19T02:10:00Z"/>
                <w:sz w:val="2"/>
                <w:szCs w:val="2"/>
              </w:rPr>
            </w:pPr>
          </w:p>
        </w:tc>
        <w:tc>
          <w:tcPr>
            <w:tcW w:w="340" w:type="dxa"/>
            <w:gridSpan w:val="2"/>
            <w:tcBorders>
              <w:bottom w:val="single" w:sz="8" w:space="0" w:color="auto"/>
            </w:tcBorders>
            <w:vAlign w:val="bottom"/>
          </w:tcPr>
          <w:p w:rsidR="00A33515" w:rsidDel="002260E7" w:rsidRDefault="00A33515">
            <w:pPr>
              <w:rPr>
                <w:del w:id="3297" w:author="Admin" w:date="2019-02-19T02:10:00Z"/>
                <w:sz w:val="2"/>
                <w:szCs w:val="2"/>
              </w:rPr>
            </w:pPr>
          </w:p>
        </w:tc>
        <w:tc>
          <w:tcPr>
            <w:tcW w:w="260" w:type="dxa"/>
            <w:tcBorders>
              <w:left w:val="single" w:sz="8" w:space="0" w:color="auto"/>
              <w:bottom w:val="single" w:sz="8" w:space="0" w:color="auto"/>
            </w:tcBorders>
            <w:vAlign w:val="bottom"/>
          </w:tcPr>
          <w:p w:rsidR="00A33515" w:rsidDel="002260E7" w:rsidRDefault="00A33515">
            <w:pPr>
              <w:rPr>
                <w:del w:id="3298" w:author="Admin" w:date="2019-02-19T02:10:00Z"/>
                <w:sz w:val="2"/>
                <w:szCs w:val="2"/>
              </w:rPr>
            </w:pPr>
          </w:p>
        </w:tc>
        <w:tc>
          <w:tcPr>
            <w:tcW w:w="120" w:type="dxa"/>
            <w:tcBorders>
              <w:bottom w:val="single" w:sz="8" w:space="0" w:color="auto"/>
              <w:right w:val="single" w:sz="8" w:space="0" w:color="auto"/>
            </w:tcBorders>
            <w:vAlign w:val="bottom"/>
          </w:tcPr>
          <w:p w:rsidR="00A33515" w:rsidDel="002260E7" w:rsidRDefault="00A33515">
            <w:pPr>
              <w:rPr>
                <w:del w:id="3299" w:author="Admin" w:date="2019-02-19T02:10:00Z"/>
                <w:sz w:val="2"/>
                <w:szCs w:val="2"/>
              </w:rPr>
            </w:pPr>
          </w:p>
        </w:tc>
        <w:tc>
          <w:tcPr>
            <w:tcW w:w="320" w:type="dxa"/>
            <w:tcBorders>
              <w:bottom w:val="single" w:sz="8" w:space="0" w:color="auto"/>
            </w:tcBorders>
            <w:vAlign w:val="bottom"/>
          </w:tcPr>
          <w:p w:rsidR="00A33515" w:rsidDel="002260E7" w:rsidRDefault="00A33515">
            <w:pPr>
              <w:rPr>
                <w:del w:id="3300" w:author="Admin" w:date="2019-02-19T02:10:00Z"/>
                <w:sz w:val="2"/>
                <w:szCs w:val="2"/>
              </w:rPr>
            </w:pPr>
          </w:p>
        </w:tc>
        <w:tc>
          <w:tcPr>
            <w:tcW w:w="100" w:type="dxa"/>
            <w:tcBorders>
              <w:left w:val="single" w:sz="8" w:space="0" w:color="auto"/>
              <w:bottom w:val="single" w:sz="8" w:space="0" w:color="auto"/>
            </w:tcBorders>
            <w:vAlign w:val="bottom"/>
          </w:tcPr>
          <w:p w:rsidR="00A33515" w:rsidDel="002260E7" w:rsidRDefault="00A33515">
            <w:pPr>
              <w:rPr>
                <w:del w:id="3301" w:author="Admin" w:date="2019-02-19T02:10:00Z"/>
                <w:sz w:val="2"/>
                <w:szCs w:val="2"/>
              </w:rPr>
            </w:pPr>
          </w:p>
        </w:tc>
        <w:tc>
          <w:tcPr>
            <w:tcW w:w="260" w:type="dxa"/>
            <w:tcBorders>
              <w:bottom w:val="single" w:sz="8" w:space="0" w:color="auto"/>
            </w:tcBorders>
            <w:vAlign w:val="bottom"/>
          </w:tcPr>
          <w:p w:rsidR="00A33515" w:rsidDel="002260E7" w:rsidRDefault="00A33515">
            <w:pPr>
              <w:rPr>
                <w:del w:id="3302" w:author="Admin" w:date="2019-02-19T02:10:00Z"/>
                <w:sz w:val="2"/>
                <w:szCs w:val="2"/>
              </w:rPr>
            </w:pPr>
          </w:p>
        </w:tc>
        <w:tc>
          <w:tcPr>
            <w:tcW w:w="100" w:type="dxa"/>
            <w:vAlign w:val="bottom"/>
          </w:tcPr>
          <w:p w:rsidR="00A33515" w:rsidDel="002260E7" w:rsidRDefault="00A33515">
            <w:pPr>
              <w:rPr>
                <w:del w:id="3303" w:author="Admin" w:date="2019-02-19T02:10:00Z"/>
                <w:sz w:val="2"/>
                <w:szCs w:val="2"/>
              </w:rPr>
            </w:pPr>
          </w:p>
        </w:tc>
        <w:tc>
          <w:tcPr>
            <w:tcW w:w="340" w:type="dxa"/>
            <w:vAlign w:val="bottom"/>
          </w:tcPr>
          <w:p w:rsidR="00A33515" w:rsidDel="002260E7" w:rsidRDefault="00A33515">
            <w:pPr>
              <w:rPr>
                <w:del w:id="3304" w:author="Admin" w:date="2019-02-19T02:10:00Z"/>
                <w:sz w:val="2"/>
                <w:szCs w:val="2"/>
              </w:rPr>
            </w:pPr>
          </w:p>
        </w:tc>
        <w:tc>
          <w:tcPr>
            <w:tcW w:w="20" w:type="dxa"/>
            <w:vAlign w:val="bottom"/>
          </w:tcPr>
          <w:p w:rsidR="00A33515" w:rsidDel="002260E7" w:rsidRDefault="00A33515">
            <w:pPr>
              <w:rPr>
                <w:del w:id="3305" w:author="Admin" w:date="2019-02-19T02:10:00Z"/>
                <w:sz w:val="2"/>
                <w:szCs w:val="2"/>
              </w:rPr>
            </w:pPr>
          </w:p>
        </w:tc>
        <w:tc>
          <w:tcPr>
            <w:tcW w:w="340" w:type="dxa"/>
            <w:vAlign w:val="bottom"/>
          </w:tcPr>
          <w:p w:rsidR="00A33515" w:rsidDel="002260E7" w:rsidRDefault="00A33515">
            <w:pPr>
              <w:rPr>
                <w:del w:id="3306" w:author="Admin" w:date="2019-02-19T02:10:00Z"/>
                <w:sz w:val="2"/>
                <w:szCs w:val="2"/>
              </w:rPr>
            </w:pPr>
          </w:p>
        </w:tc>
        <w:tc>
          <w:tcPr>
            <w:tcW w:w="20" w:type="dxa"/>
            <w:vAlign w:val="bottom"/>
          </w:tcPr>
          <w:p w:rsidR="00A33515" w:rsidDel="002260E7" w:rsidRDefault="00A33515">
            <w:pPr>
              <w:rPr>
                <w:del w:id="3307" w:author="Admin" w:date="2019-02-19T02:10:00Z"/>
                <w:sz w:val="2"/>
                <w:szCs w:val="2"/>
              </w:rPr>
            </w:pPr>
          </w:p>
        </w:tc>
        <w:tc>
          <w:tcPr>
            <w:tcW w:w="320" w:type="dxa"/>
            <w:vAlign w:val="bottom"/>
          </w:tcPr>
          <w:p w:rsidR="00A33515" w:rsidDel="002260E7" w:rsidRDefault="00A33515">
            <w:pPr>
              <w:rPr>
                <w:del w:id="3308" w:author="Admin" w:date="2019-02-19T02:10:00Z"/>
                <w:sz w:val="2"/>
                <w:szCs w:val="2"/>
              </w:rPr>
            </w:pPr>
          </w:p>
        </w:tc>
        <w:tc>
          <w:tcPr>
            <w:tcW w:w="0" w:type="dxa"/>
            <w:vAlign w:val="bottom"/>
          </w:tcPr>
          <w:p w:rsidR="00A33515" w:rsidDel="002260E7" w:rsidRDefault="00A33515">
            <w:pPr>
              <w:rPr>
                <w:del w:id="3309" w:author="Admin" w:date="2019-02-19T02:10:00Z"/>
                <w:sz w:val="1"/>
                <w:szCs w:val="1"/>
              </w:rPr>
            </w:pPr>
          </w:p>
        </w:tc>
      </w:tr>
      <w:tr w:rsidR="00A33515" w:rsidDel="002260E7">
        <w:trPr>
          <w:trHeight w:val="289"/>
          <w:del w:id="3310" w:author="Admin" w:date="2019-02-19T02:10:00Z"/>
        </w:trPr>
        <w:tc>
          <w:tcPr>
            <w:tcW w:w="400" w:type="dxa"/>
            <w:vAlign w:val="bottom"/>
          </w:tcPr>
          <w:p w:rsidR="00A33515" w:rsidDel="002260E7" w:rsidRDefault="00A33515">
            <w:pPr>
              <w:rPr>
                <w:del w:id="3311" w:author="Admin" w:date="2019-02-19T02:10:00Z"/>
                <w:sz w:val="24"/>
                <w:szCs w:val="24"/>
              </w:rPr>
            </w:pPr>
          </w:p>
        </w:tc>
        <w:tc>
          <w:tcPr>
            <w:tcW w:w="340" w:type="dxa"/>
            <w:vAlign w:val="bottom"/>
          </w:tcPr>
          <w:p w:rsidR="00A33515" w:rsidDel="002260E7" w:rsidRDefault="00A33515">
            <w:pPr>
              <w:rPr>
                <w:del w:id="3312" w:author="Admin" w:date="2019-02-19T02:10:00Z"/>
                <w:sz w:val="24"/>
                <w:szCs w:val="24"/>
              </w:rPr>
            </w:pPr>
          </w:p>
        </w:tc>
        <w:tc>
          <w:tcPr>
            <w:tcW w:w="380" w:type="dxa"/>
            <w:vAlign w:val="bottom"/>
          </w:tcPr>
          <w:p w:rsidR="00A33515" w:rsidDel="002260E7" w:rsidRDefault="00A33515">
            <w:pPr>
              <w:rPr>
                <w:del w:id="3313" w:author="Admin" w:date="2019-02-19T02:10:00Z"/>
                <w:sz w:val="24"/>
                <w:szCs w:val="24"/>
              </w:rPr>
            </w:pPr>
          </w:p>
        </w:tc>
        <w:tc>
          <w:tcPr>
            <w:tcW w:w="340" w:type="dxa"/>
            <w:vMerge w:val="restart"/>
            <w:vAlign w:val="bottom"/>
          </w:tcPr>
          <w:p w:rsidR="00A33515" w:rsidDel="002260E7" w:rsidRDefault="001A4D22">
            <w:pPr>
              <w:jc w:val="center"/>
              <w:rPr>
                <w:del w:id="3314" w:author="Admin" w:date="2019-02-19T02:10:00Z"/>
                <w:sz w:val="20"/>
                <w:szCs w:val="20"/>
              </w:rPr>
            </w:pPr>
            <w:del w:id="3315" w:author="Admin" w:date="2019-02-19T02:10:00Z">
              <w:r w:rsidDel="002260E7">
                <w:rPr>
                  <w:rFonts w:ascii="Arial" w:eastAsia="Arial" w:hAnsi="Arial" w:cs="Arial"/>
                  <w:sz w:val="20"/>
                  <w:szCs w:val="20"/>
                </w:rPr>
                <w:delText>12:</w:delText>
              </w:r>
            </w:del>
          </w:p>
        </w:tc>
        <w:tc>
          <w:tcPr>
            <w:tcW w:w="540" w:type="dxa"/>
            <w:gridSpan w:val="4"/>
            <w:vAlign w:val="bottom"/>
          </w:tcPr>
          <w:p w:rsidR="00A33515" w:rsidDel="002260E7" w:rsidRDefault="001A4D22">
            <w:pPr>
              <w:ind w:right="120"/>
              <w:jc w:val="right"/>
              <w:rPr>
                <w:del w:id="3316" w:author="Admin" w:date="2019-02-19T02:10:00Z"/>
                <w:sz w:val="20"/>
                <w:szCs w:val="20"/>
              </w:rPr>
            </w:pPr>
            <w:del w:id="3317" w:author="Admin" w:date="2019-02-19T02:10:00Z">
              <w:r w:rsidDel="002260E7">
                <w:rPr>
                  <w:rFonts w:ascii="Arial" w:eastAsia="Arial" w:hAnsi="Arial" w:cs="Arial"/>
                  <w:sz w:val="20"/>
                  <w:szCs w:val="20"/>
                </w:rPr>
                <w:delText>1</w:delText>
              </w:r>
            </w:del>
          </w:p>
        </w:tc>
        <w:tc>
          <w:tcPr>
            <w:tcW w:w="260" w:type="dxa"/>
            <w:tcBorders>
              <w:left w:val="single" w:sz="8" w:space="0" w:color="auto"/>
            </w:tcBorders>
            <w:vAlign w:val="bottom"/>
          </w:tcPr>
          <w:p w:rsidR="00A33515" w:rsidDel="002260E7" w:rsidRDefault="001A4D22">
            <w:pPr>
              <w:jc w:val="right"/>
              <w:rPr>
                <w:del w:id="3318" w:author="Admin" w:date="2019-02-19T02:10:00Z"/>
                <w:sz w:val="20"/>
                <w:szCs w:val="20"/>
              </w:rPr>
            </w:pPr>
            <w:del w:id="3319" w:author="Admin" w:date="2019-02-19T02:10:00Z">
              <w:r w:rsidDel="002260E7">
                <w:rPr>
                  <w:rFonts w:ascii="Arial" w:eastAsia="Arial" w:hAnsi="Arial" w:cs="Arial"/>
                  <w:sz w:val="20"/>
                  <w:szCs w:val="20"/>
                </w:rPr>
                <w:delText>1</w:delText>
              </w:r>
            </w:del>
          </w:p>
        </w:tc>
        <w:tc>
          <w:tcPr>
            <w:tcW w:w="120" w:type="dxa"/>
            <w:tcBorders>
              <w:right w:val="single" w:sz="8" w:space="0" w:color="auto"/>
            </w:tcBorders>
            <w:vAlign w:val="bottom"/>
          </w:tcPr>
          <w:p w:rsidR="00A33515" w:rsidDel="002260E7" w:rsidRDefault="00A33515">
            <w:pPr>
              <w:rPr>
                <w:del w:id="3320" w:author="Admin" w:date="2019-02-19T02:10:00Z"/>
                <w:sz w:val="24"/>
                <w:szCs w:val="24"/>
              </w:rPr>
            </w:pPr>
          </w:p>
        </w:tc>
        <w:tc>
          <w:tcPr>
            <w:tcW w:w="320" w:type="dxa"/>
            <w:vAlign w:val="bottom"/>
          </w:tcPr>
          <w:p w:rsidR="00A33515" w:rsidDel="002260E7" w:rsidRDefault="001A4D22">
            <w:pPr>
              <w:ind w:right="20"/>
              <w:jc w:val="right"/>
              <w:rPr>
                <w:del w:id="3321" w:author="Admin" w:date="2019-02-19T02:10:00Z"/>
                <w:sz w:val="20"/>
                <w:szCs w:val="20"/>
              </w:rPr>
            </w:pPr>
            <w:del w:id="3322" w:author="Admin" w:date="2019-02-19T02:10:00Z">
              <w:r w:rsidDel="002260E7">
                <w:rPr>
                  <w:rFonts w:ascii="Arial" w:eastAsia="Arial" w:hAnsi="Arial" w:cs="Arial"/>
                  <w:sz w:val="20"/>
                  <w:szCs w:val="20"/>
                </w:rPr>
                <w:delText>1</w:delText>
              </w:r>
            </w:del>
          </w:p>
        </w:tc>
        <w:tc>
          <w:tcPr>
            <w:tcW w:w="100" w:type="dxa"/>
            <w:tcBorders>
              <w:left w:val="single" w:sz="8" w:space="0" w:color="auto"/>
            </w:tcBorders>
            <w:vAlign w:val="bottom"/>
          </w:tcPr>
          <w:p w:rsidR="00A33515" w:rsidDel="002260E7" w:rsidRDefault="00A33515">
            <w:pPr>
              <w:rPr>
                <w:del w:id="3323" w:author="Admin" w:date="2019-02-19T02:10:00Z"/>
                <w:sz w:val="24"/>
                <w:szCs w:val="24"/>
              </w:rPr>
            </w:pPr>
          </w:p>
        </w:tc>
        <w:tc>
          <w:tcPr>
            <w:tcW w:w="260" w:type="dxa"/>
            <w:vAlign w:val="bottom"/>
          </w:tcPr>
          <w:p w:rsidR="00A33515" w:rsidDel="002260E7" w:rsidRDefault="001A4D22">
            <w:pPr>
              <w:ind w:right="20"/>
              <w:jc w:val="right"/>
              <w:rPr>
                <w:del w:id="3324" w:author="Admin" w:date="2019-02-19T02:10:00Z"/>
                <w:sz w:val="20"/>
                <w:szCs w:val="20"/>
              </w:rPr>
            </w:pPr>
            <w:del w:id="3325" w:author="Admin" w:date="2019-02-19T02:10:00Z">
              <w:r w:rsidDel="002260E7">
                <w:rPr>
                  <w:rFonts w:ascii="Arial" w:eastAsia="Arial" w:hAnsi="Arial" w:cs="Arial"/>
                  <w:sz w:val="20"/>
                  <w:szCs w:val="20"/>
                </w:rPr>
                <w:delText>1</w:delText>
              </w:r>
            </w:del>
          </w:p>
        </w:tc>
        <w:tc>
          <w:tcPr>
            <w:tcW w:w="100" w:type="dxa"/>
            <w:vAlign w:val="bottom"/>
          </w:tcPr>
          <w:p w:rsidR="00A33515" w:rsidDel="002260E7" w:rsidRDefault="00A33515">
            <w:pPr>
              <w:rPr>
                <w:del w:id="3326" w:author="Admin" w:date="2019-02-19T02:10:00Z"/>
                <w:sz w:val="24"/>
                <w:szCs w:val="24"/>
              </w:rPr>
            </w:pPr>
          </w:p>
        </w:tc>
        <w:tc>
          <w:tcPr>
            <w:tcW w:w="340" w:type="dxa"/>
            <w:vAlign w:val="bottom"/>
          </w:tcPr>
          <w:p w:rsidR="00A33515" w:rsidDel="002260E7" w:rsidRDefault="00A33515">
            <w:pPr>
              <w:rPr>
                <w:del w:id="3327" w:author="Admin" w:date="2019-02-19T02:10:00Z"/>
                <w:sz w:val="24"/>
                <w:szCs w:val="24"/>
              </w:rPr>
            </w:pPr>
          </w:p>
        </w:tc>
        <w:tc>
          <w:tcPr>
            <w:tcW w:w="20" w:type="dxa"/>
            <w:vAlign w:val="bottom"/>
          </w:tcPr>
          <w:p w:rsidR="00A33515" w:rsidDel="002260E7" w:rsidRDefault="00A33515">
            <w:pPr>
              <w:rPr>
                <w:del w:id="3328" w:author="Admin" w:date="2019-02-19T02:10:00Z"/>
                <w:sz w:val="24"/>
                <w:szCs w:val="24"/>
              </w:rPr>
            </w:pPr>
          </w:p>
        </w:tc>
        <w:tc>
          <w:tcPr>
            <w:tcW w:w="340" w:type="dxa"/>
            <w:vAlign w:val="bottom"/>
          </w:tcPr>
          <w:p w:rsidR="00A33515" w:rsidDel="002260E7" w:rsidRDefault="00A33515">
            <w:pPr>
              <w:rPr>
                <w:del w:id="3329" w:author="Admin" w:date="2019-02-19T02:10:00Z"/>
                <w:sz w:val="24"/>
                <w:szCs w:val="24"/>
              </w:rPr>
            </w:pPr>
          </w:p>
        </w:tc>
        <w:tc>
          <w:tcPr>
            <w:tcW w:w="20" w:type="dxa"/>
            <w:vAlign w:val="bottom"/>
          </w:tcPr>
          <w:p w:rsidR="00A33515" w:rsidDel="002260E7" w:rsidRDefault="00A33515">
            <w:pPr>
              <w:rPr>
                <w:del w:id="3330" w:author="Admin" w:date="2019-02-19T02:10:00Z"/>
                <w:sz w:val="24"/>
                <w:szCs w:val="24"/>
              </w:rPr>
            </w:pPr>
          </w:p>
        </w:tc>
        <w:tc>
          <w:tcPr>
            <w:tcW w:w="320" w:type="dxa"/>
            <w:vAlign w:val="bottom"/>
          </w:tcPr>
          <w:p w:rsidR="00A33515" w:rsidDel="002260E7" w:rsidRDefault="00A33515">
            <w:pPr>
              <w:rPr>
                <w:del w:id="3331" w:author="Admin" w:date="2019-02-19T02:10:00Z"/>
                <w:sz w:val="24"/>
                <w:szCs w:val="24"/>
              </w:rPr>
            </w:pPr>
          </w:p>
        </w:tc>
        <w:tc>
          <w:tcPr>
            <w:tcW w:w="0" w:type="dxa"/>
            <w:vAlign w:val="bottom"/>
          </w:tcPr>
          <w:p w:rsidR="00A33515" w:rsidDel="002260E7" w:rsidRDefault="00A33515">
            <w:pPr>
              <w:rPr>
                <w:del w:id="3332" w:author="Admin" w:date="2019-02-19T02:10:00Z"/>
                <w:sz w:val="1"/>
                <w:szCs w:val="1"/>
              </w:rPr>
            </w:pPr>
          </w:p>
        </w:tc>
      </w:tr>
      <w:tr w:rsidR="00A33515" w:rsidDel="002260E7">
        <w:trPr>
          <w:trHeight w:val="26"/>
          <w:del w:id="3333" w:author="Admin" w:date="2019-02-19T02:10:00Z"/>
        </w:trPr>
        <w:tc>
          <w:tcPr>
            <w:tcW w:w="400" w:type="dxa"/>
            <w:vAlign w:val="bottom"/>
          </w:tcPr>
          <w:p w:rsidR="00A33515" w:rsidDel="002260E7" w:rsidRDefault="00A33515">
            <w:pPr>
              <w:rPr>
                <w:del w:id="3334" w:author="Admin" w:date="2019-02-19T02:10:00Z"/>
                <w:sz w:val="2"/>
                <w:szCs w:val="2"/>
              </w:rPr>
            </w:pPr>
          </w:p>
        </w:tc>
        <w:tc>
          <w:tcPr>
            <w:tcW w:w="340" w:type="dxa"/>
            <w:vAlign w:val="bottom"/>
          </w:tcPr>
          <w:p w:rsidR="00A33515" w:rsidDel="002260E7" w:rsidRDefault="00A33515">
            <w:pPr>
              <w:rPr>
                <w:del w:id="3335" w:author="Admin" w:date="2019-02-19T02:10:00Z"/>
                <w:sz w:val="2"/>
                <w:szCs w:val="2"/>
              </w:rPr>
            </w:pPr>
          </w:p>
        </w:tc>
        <w:tc>
          <w:tcPr>
            <w:tcW w:w="380" w:type="dxa"/>
            <w:vAlign w:val="bottom"/>
          </w:tcPr>
          <w:p w:rsidR="00A33515" w:rsidDel="002260E7" w:rsidRDefault="00A33515">
            <w:pPr>
              <w:rPr>
                <w:del w:id="3336" w:author="Admin" w:date="2019-02-19T02:10:00Z"/>
                <w:sz w:val="2"/>
                <w:szCs w:val="2"/>
              </w:rPr>
            </w:pPr>
          </w:p>
        </w:tc>
        <w:tc>
          <w:tcPr>
            <w:tcW w:w="340" w:type="dxa"/>
            <w:vMerge/>
            <w:vAlign w:val="bottom"/>
          </w:tcPr>
          <w:p w:rsidR="00A33515" w:rsidDel="002260E7" w:rsidRDefault="00A33515">
            <w:pPr>
              <w:rPr>
                <w:del w:id="3337" w:author="Admin" w:date="2019-02-19T02:10:00Z"/>
                <w:sz w:val="2"/>
                <w:szCs w:val="2"/>
              </w:rPr>
            </w:pPr>
          </w:p>
        </w:tc>
        <w:tc>
          <w:tcPr>
            <w:tcW w:w="20" w:type="dxa"/>
            <w:vAlign w:val="bottom"/>
          </w:tcPr>
          <w:p w:rsidR="00A33515" w:rsidDel="002260E7" w:rsidRDefault="00A33515">
            <w:pPr>
              <w:rPr>
                <w:del w:id="3338" w:author="Admin" w:date="2019-02-19T02:10:00Z"/>
                <w:sz w:val="2"/>
                <w:szCs w:val="2"/>
              </w:rPr>
            </w:pPr>
          </w:p>
        </w:tc>
        <w:tc>
          <w:tcPr>
            <w:tcW w:w="180" w:type="dxa"/>
            <w:vAlign w:val="bottom"/>
          </w:tcPr>
          <w:p w:rsidR="00A33515" w:rsidDel="002260E7" w:rsidRDefault="00A33515">
            <w:pPr>
              <w:rPr>
                <w:del w:id="3339" w:author="Admin" w:date="2019-02-19T02:10:00Z"/>
                <w:sz w:val="2"/>
                <w:szCs w:val="2"/>
              </w:rPr>
            </w:pPr>
          </w:p>
        </w:tc>
        <w:tc>
          <w:tcPr>
            <w:tcW w:w="140" w:type="dxa"/>
            <w:tcBorders>
              <w:bottom w:val="single" w:sz="8" w:space="0" w:color="auto"/>
            </w:tcBorders>
            <w:vAlign w:val="bottom"/>
          </w:tcPr>
          <w:p w:rsidR="00A33515" w:rsidDel="002260E7" w:rsidRDefault="00A33515">
            <w:pPr>
              <w:rPr>
                <w:del w:id="3340" w:author="Admin" w:date="2019-02-19T02:10:00Z"/>
                <w:sz w:val="2"/>
                <w:szCs w:val="2"/>
              </w:rPr>
            </w:pPr>
          </w:p>
        </w:tc>
        <w:tc>
          <w:tcPr>
            <w:tcW w:w="200" w:type="dxa"/>
            <w:tcBorders>
              <w:bottom w:val="single" w:sz="8" w:space="0" w:color="auto"/>
            </w:tcBorders>
            <w:vAlign w:val="bottom"/>
          </w:tcPr>
          <w:p w:rsidR="00A33515" w:rsidDel="002260E7" w:rsidRDefault="00A33515">
            <w:pPr>
              <w:rPr>
                <w:del w:id="3341" w:author="Admin" w:date="2019-02-19T02:10:00Z"/>
                <w:sz w:val="2"/>
                <w:szCs w:val="2"/>
              </w:rPr>
            </w:pPr>
          </w:p>
        </w:tc>
        <w:tc>
          <w:tcPr>
            <w:tcW w:w="260" w:type="dxa"/>
            <w:tcBorders>
              <w:left w:val="single" w:sz="8" w:space="0" w:color="auto"/>
              <w:bottom w:val="single" w:sz="8" w:space="0" w:color="auto"/>
            </w:tcBorders>
            <w:vAlign w:val="bottom"/>
          </w:tcPr>
          <w:p w:rsidR="00A33515" w:rsidDel="002260E7" w:rsidRDefault="00A33515">
            <w:pPr>
              <w:rPr>
                <w:del w:id="3342" w:author="Admin" w:date="2019-02-19T02:10:00Z"/>
                <w:sz w:val="2"/>
                <w:szCs w:val="2"/>
              </w:rPr>
            </w:pPr>
          </w:p>
        </w:tc>
        <w:tc>
          <w:tcPr>
            <w:tcW w:w="120" w:type="dxa"/>
            <w:tcBorders>
              <w:bottom w:val="single" w:sz="8" w:space="0" w:color="auto"/>
              <w:right w:val="single" w:sz="8" w:space="0" w:color="auto"/>
            </w:tcBorders>
            <w:vAlign w:val="bottom"/>
          </w:tcPr>
          <w:p w:rsidR="00A33515" w:rsidDel="002260E7" w:rsidRDefault="00A33515">
            <w:pPr>
              <w:rPr>
                <w:del w:id="3343" w:author="Admin" w:date="2019-02-19T02:10:00Z"/>
                <w:sz w:val="2"/>
                <w:szCs w:val="2"/>
              </w:rPr>
            </w:pPr>
          </w:p>
        </w:tc>
        <w:tc>
          <w:tcPr>
            <w:tcW w:w="320" w:type="dxa"/>
            <w:tcBorders>
              <w:bottom w:val="single" w:sz="8" w:space="0" w:color="auto"/>
            </w:tcBorders>
            <w:vAlign w:val="bottom"/>
          </w:tcPr>
          <w:p w:rsidR="00A33515" w:rsidDel="002260E7" w:rsidRDefault="00A33515">
            <w:pPr>
              <w:rPr>
                <w:del w:id="3344" w:author="Admin" w:date="2019-02-19T02:10:00Z"/>
                <w:sz w:val="2"/>
                <w:szCs w:val="2"/>
              </w:rPr>
            </w:pPr>
          </w:p>
        </w:tc>
        <w:tc>
          <w:tcPr>
            <w:tcW w:w="100" w:type="dxa"/>
            <w:tcBorders>
              <w:left w:val="single" w:sz="8" w:space="0" w:color="auto"/>
              <w:bottom w:val="single" w:sz="8" w:space="0" w:color="auto"/>
            </w:tcBorders>
            <w:vAlign w:val="bottom"/>
          </w:tcPr>
          <w:p w:rsidR="00A33515" w:rsidDel="002260E7" w:rsidRDefault="00A33515">
            <w:pPr>
              <w:rPr>
                <w:del w:id="3345" w:author="Admin" w:date="2019-02-19T02:10:00Z"/>
                <w:sz w:val="2"/>
                <w:szCs w:val="2"/>
              </w:rPr>
            </w:pPr>
          </w:p>
        </w:tc>
        <w:tc>
          <w:tcPr>
            <w:tcW w:w="260" w:type="dxa"/>
            <w:tcBorders>
              <w:bottom w:val="single" w:sz="8" w:space="0" w:color="auto"/>
            </w:tcBorders>
            <w:vAlign w:val="bottom"/>
          </w:tcPr>
          <w:p w:rsidR="00A33515" w:rsidDel="002260E7" w:rsidRDefault="00A33515">
            <w:pPr>
              <w:rPr>
                <w:del w:id="3346" w:author="Admin" w:date="2019-02-19T02:10:00Z"/>
                <w:sz w:val="2"/>
                <w:szCs w:val="2"/>
              </w:rPr>
            </w:pPr>
          </w:p>
        </w:tc>
        <w:tc>
          <w:tcPr>
            <w:tcW w:w="100" w:type="dxa"/>
            <w:vAlign w:val="bottom"/>
          </w:tcPr>
          <w:p w:rsidR="00A33515" w:rsidDel="002260E7" w:rsidRDefault="00A33515">
            <w:pPr>
              <w:rPr>
                <w:del w:id="3347" w:author="Admin" w:date="2019-02-19T02:10:00Z"/>
                <w:sz w:val="2"/>
                <w:szCs w:val="2"/>
              </w:rPr>
            </w:pPr>
          </w:p>
        </w:tc>
        <w:tc>
          <w:tcPr>
            <w:tcW w:w="340" w:type="dxa"/>
            <w:vAlign w:val="bottom"/>
          </w:tcPr>
          <w:p w:rsidR="00A33515" w:rsidDel="002260E7" w:rsidRDefault="00A33515">
            <w:pPr>
              <w:rPr>
                <w:del w:id="3348" w:author="Admin" w:date="2019-02-19T02:10:00Z"/>
                <w:sz w:val="2"/>
                <w:szCs w:val="2"/>
              </w:rPr>
            </w:pPr>
          </w:p>
        </w:tc>
        <w:tc>
          <w:tcPr>
            <w:tcW w:w="20" w:type="dxa"/>
            <w:vAlign w:val="bottom"/>
          </w:tcPr>
          <w:p w:rsidR="00A33515" w:rsidDel="002260E7" w:rsidRDefault="00A33515">
            <w:pPr>
              <w:rPr>
                <w:del w:id="3349" w:author="Admin" w:date="2019-02-19T02:10:00Z"/>
                <w:sz w:val="2"/>
                <w:szCs w:val="2"/>
              </w:rPr>
            </w:pPr>
          </w:p>
        </w:tc>
        <w:tc>
          <w:tcPr>
            <w:tcW w:w="340" w:type="dxa"/>
            <w:vAlign w:val="bottom"/>
          </w:tcPr>
          <w:p w:rsidR="00A33515" w:rsidDel="002260E7" w:rsidRDefault="00A33515">
            <w:pPr>
              <w:rPr>
                <w:del w:id="3350" w:author="Admin" w:date="2019-02-19T02:10:00Z"/>
                <w:sz w:val="2"/>
                <w:szCs w:val="2"/>
              </w:rPr>
            </w:pPr>
          </w:p>
        </w:tc>
        <w:tc>
          <w:tcPr>
            <w:tcW w:w="20" w:type="dxa"/>
            <w:vAlign w:val="bottom"/>
          </w:tcPr>
          <w:p w:rsidR="00A33515" w:rsidDel="002260E7" w:rsidRDefault="00A33515">
            <w:pPr>
              <w:rPr>
                <w:del w:id="3351" w:author="Admin" w:date="2019-02-19T02:10:00Z"/>
                <w:sz w:val="2"/>
                <w:szCs w:val="2"/>
              </w:rPr>
            </w:pPr>
          </w:p>
        </w:tc>
        <w:tc>
          <w:tcPr>
            <w:tcW w:w="320" w:type="dxa"/>
            <w:vAlign w:val="bottom"/>
          </w:tcPr>
          <w:p w:rsidR="00A33515" w:rsidDel="002260E7" w:rsidRDefault="00A33515">
            <w:pPr>
              <w:rPr>
                <w:del w:id="3352" w:author="Admin" w:date="2019-02-19T02:10:00Z"/>
                <w:sz w:val="2"/>
                <w:szCs w:val="2"/>
              </w:rPr>
            </w:pPr>
          </w:p>
        </w:tc>
        <w:tc>
          <w:tcPr>
            <w:tcW w:w="0" w:type="dxa"/>
            <w:vAlign w:val="bottom"/>
          </w:tcPr>
          <w:p w:rsidR="00A33515" w:rsidDel="002260E7" w:rsidRDefault="00A33515">
            <w:pPr>
              <w:rPr>
                <w:del w:id="3353" w:author="Admin" w:date="2019-02-19T02:10:00Z"/>
                <w:sz w:val="1"/>
                <w:szCs w:val="1"/>
              </w:rPr>
            </w:pPr>
          </w:p>
        </w:tc>
      </w:tr>
      <w:tr w:rsidR="00A33515" w:rsidDel="002260E7">
        <w:trPr>
          <w:trHeight w:val="88"/>
          <w:del w:id="3354" w:author="Admin" w:date="2019-02-19T02:10:00Z"/>
        </w:trPr>
        <w:tc>
          <w:tcPr>
            <w:tcW w:w="400" w:type="dxa"/>
            <w:vAlign w:val="bottom"/>
          </w:tcPr>
          <w:p w:rsidR="00A33515" w:rsidDel="002260E7" w:rsidRDefault="00A33515">
            <w:pPr>
              <w:rPr>
                <w:del w:id="3355" w:author="Admin" w:date="2019-02-19T02:10:00Z"/>
                <w:sz w:val="7"/>
                <w:szCs w:val="7"/>
              </w:rPr>
            </w:pPr>
          </w:p>
        </w:tc>
        <w:tc>
          <w:tcPr>
            <w:tcW w:w="340" w:type="dxa"/>
            <w:vAlign w:val="bottom"/>
          </w:tcPr>
          <w:p w:rsidR="00A33515" w:rsidDel="002260E7" w:rsidRDefault="00A33515">
            <w:pPr>
              <w:rPr>
                <w:del w:id="3356" w:author="Admin" w:date="2019-02-19T02:10:00Z"/>
                <w:sz w:val="7"/>
                <w:szCs w:val="7"/>
              </w:rPr>
            </w:pPr>
          </w:p>
        </w:tc>
        <w:tc>
          <w:tcPr>
            <w:tcW w:w="380" w:type="dxa"/>
            <w:vAlign w:val="bottom"/>
          </w:tcPr>
          <w:p w:rsidR="00A33515" w:rsidDel="002260E7" w:rsidRDefault="00A33515">
            <w:pPr>
              <w:rPr>
                <w:del w:id="3357" w:author="Admin" w:date="2019-02-19T02:10:00Z"/>
                <w:sz w:val="7"/>
                <w:szCs w:val="7"/>
              </w:rPr>
            </w:pPr>
          </w:p>
        </w:tc>
        <w:tc>
          <w:tcPr>
            <w:tcW w:w="340" w:type="dxa"/>
            <w:vMerge/>
            <w:vAlign w:val="bottom"/>
          </w:tcPr>
          <w:p w:rsidR="00A33515" w:rsidDel="002260E7" w:rsidRDefault="00A33515">
            <w:pPr>
              <w:rPr>
                <w:del w:id="3358" w:author="Admin" w:date="2019-02-19T02:10:00Z"/>
                <w:sz w:val="7"/>
                <w:szCs w:val="7"/>
              </w:rPr>
            </w:pPr>
          </w:p>
        </w:tc>
        <w:tc>
          <w:tcPr>
            <w:tcW w:w="540" w:type="dxa"/>
            <w:gridSpan w:val="4"/>
            <w:vMerge w:val="restart"/>
            <w:vAlign w:val="bottom"/>
          </w:tcPr>
          <w:p w:rsidR="00A33515" w:rsidDel="002260E7" w:rsidRDefault="001A4D22">
            <w:pPr>
              <w:ind w:right="120"/>
              <w:jc w:val="right"/>
              <w:rPr>
                <w:del w:id="3359" w:author="Admin" w:date="2019-02-19T02:10:00Z"/>
                <w:sz w:val="20"/>
                <w:szCs w:val="20"/>
              </w:rPr>
            </w:pPr>
            <w:del w:id="3360" w:author="Admin" w:date="2019-02-19T02:10:00Z">
              <w:r w:rsidDel="002260E7">
                <w:rPr>
                  <w:rFonts w:ascii="Arial" w:eastAsia="Arial" w:hAnsi="Arial" w:cs="Arial"/>
                  <w:sz w:val="20"/>
                  <w:szCs w:val="20"/>
                </w:rPr>
                <w:delText>1</w:delText>
              </w:r>
            </w:del>
          </w:p>
        </w:tc>
        <w:tc>
          <w:tcPr>
            <w:tcW w:w="260" w:type="dxa"/>
            <w:vMerge w:val="restart"/>
            <w:tcBorders>
              <w:left w:val="single" w:sz="8" w:space="0" w:color="auto"/>
            </w:tcBorders>
            <w:vAlign w:val="bottom"/>
          </w:tcPr>
          <w:p w:rsidR="00A33515" w:rsidDel="002260E7" w:rsidRDefault="001A4D22">
            <w:pPr>
              <w:jc w:val="right"/>
              <w:rPr>
                <w:del w:id="3361" w:author="Admin" w:date="2019-02-19T02:10:00Z"/>
                <w:sz w:val="20"/>
                <w:szCs w:val="20"/>
              </w:rPr>
            </w:pPr>
            <w:del w:id="3362" w:author="Admin" w:date="2019-02-19T02:10:00Z">
              <w:r w:rsidDel="002260E7">
                <w:rPr>
                  <w:rFonts w:ascii="Arial" w:eastAsia="Arial" w:hAnsi="Arial" w:cs="Arial"/>
                  <w:sz w:val="20"/>
                  <w:szCs w:val="20"/>
                </w:rPr>
                <w:delText>0</w:delText>
              </w:r>
            </w:del>
          </w:p>
        </w:tc>
        <w:tc>
          <w:tcPr>
            <w:tcW w:w="120" w:type="dxa"/>
            <w:tcBorders>
              <w:right w:val="single" w:sz="8" w:space="0" w:color="auto"/>
            </w:tcBorders>
            <w:vAlign w:val="bottom"/>
          </w:tcPr>
          <w:p w:rsidR="00A33515" w:rsidDel="002260E7" w:rsidRDefault="00A33515">
            <w:pPr>
              <w:rPr>
                <w:del w:id="3363" w:author="Admin" w:date="2019-02-19T02:10:00Z"/>
                <w:sz w:val="7"/>
                <w:szCs w:val="7"/>
              </w:rPr>
            </w:pPr>
          </w:p>
        </w:tc>
        <w:tc>
          <w:tcPr>
            <w:tcW w:w="320" w:type="dxa"/>
            <w:vMerge w:val="restart"/>
            <w:vAlign w:val="bottom"/>
          </w:tcPr>
          <w:p w:rsidR="00A33515" w:rsidDel="002260E7" w:rsidRDefault="001A4D22">
            <w:pPr>
              <w:ind w:right="20"/>
              <w:jc w:val="right"/>
              <w:rPr>
                <w:del w:id="3364" w:author="Admin" w:date="2019-02-19T02:10:00Z"/>
                <w:sz w:val="20"/>
                <w:szCs w:val="20"/>
              </w:rPr>
            </w:pPr>
            <w:del w:id="3365" w:author="Admin" w:date="2019-02-19T02:10:00Z">
              <w:r w:rsidDel="002260E7">
                <w:rPr>
                  <w:rFonts w:ascii="Arial" w:eastAsia="Arial" w:hAnsi="Arial" w:cs="Arial"/>
                  <w:sz w:val="20"/>
                  <w:szCs w:val="20"/>
                </w:rPr>
                <w:delText>1</w:delText>
              </w:r>
            </w:del>
          </w:p>
        </w:tc>
        <w:tc>
          <w:tcPr>
            <w:tcW w:w="100" w:type="dxa"/>
            <w:tcBorders>
              <w:left w:val="single" w:sz="8" w:space="0" w:color="auto"/>
            </w:tcBorders>
            <w:vAlign w:val="bottom"/>
          </w:tcPr>
          <w:p w:rsidR="00A33515" w:rsidDel="002260E7" w:rsidRDefault="00A33515">
            <w:pPr>
              <w:rPr>
                <w:del w:id="3366" w:author="Admin" w:date="2019-02-19T02:10:00Z"/>
                <w:sz w:val="7"/>
                <w:szCs w:val="7"/>
              </w:rPr>
            </w:pPr>
          </w:p>
        </w:tc>
        <w:tc>
          <w:tcPr>
            <w:tcW w:w="260" w:type="dxa"/>
            <w:vMerge w:val="restart"/>
            <w:vAlign w:val="bottom"/>
          </w:tcPr>
          <w:p w:rsidR="00A33515" w:rsidDel="002260E7" w:rsidRDefault="001A4D22">
            <w:pPr>
              <w:ind w:right="20"/>
              <w:jc w:val="right"/>
              <w:rPr>
                <w:del w:id="3367" w:author="Admin" w:date="2019-02-19T02:10:00Z"/>
                <w:sz w:val="20"/>
                <w:szCs w:val="20"/>
              </w:rPr>
            </w:pPr>
            <w:del w:id="3368" w:author="Admin" w:date="2019-02-19T02:10:00Z">
              <w:r w:rsidDel="002260E7">
                <w:rPr>
                  <w:rFonts w:ascii="Arial" w:eastAsia="Arial" w:hAnsi="Arial" w:cs="Arial"/>
                  <w:sz w:val="20"/>
                  <w:szCs w:val="20"/>
                </w:rPr>
                <w:delText>0</w:delText>
              </w:r>
            </w:del>
          </w:p>
        </w:tc>
        <w:tc>
          <w:tcPr>
            <w:tcW w:w="100" w:type="dxa"/>
            <w:vAlign w:val="bottom"/>
          </w:tcPr>
          <w:p w:rsidR="00A33515" w:rsidDel="002260E7" w:rsidRDefault="00A33515">
            <w:pPr>
              <w:rPr>
                <w:del w:id="3369" w:author="Admin" w:date="2019-02-19T02:10:00Z"/>
                <w:sz w:val="7"/>
                <w:szCs w:val="7"/>
              </w:rPr>
            </w:pPr>
          </w:p>
        </w:tc>
        <w:tc>
          <w:tcPr>
            <w:tcW w:w="340" w:type="dxa"/>
            <w:vAlign w:val="bottom"/>
          </w:tcPr>
          <w:p w:rsidR="00A33515" w:rsidDel="002260E7" w:rsidRDefault="00A33515">
            <w:pPr>
              <w:rPr>
                <w:del w:id="3370" w:author="Admin" w:date="2019-02-19T02:10:00Z"/>
                <w:sz w:val="7"/>
                <w:szCs w:val="7"/>
              </w:rPr>
            </w:pPr>
          </w:p>
        </w:tc>
        <w:tc>
          <w:tcPr>
            <w:tcW w:w="20" w:type="dxa"/>
            <w:vAlign w:val="bottom"/>
          </w:tcPr>
          <w:p w:rsidR="00A33515" w:rsidDel="002260E7" w:rsidRDefault="00A33515">
            <w:pPr>
              <w:rPr>
                <w:del w:id="3371" w:author="Admin" w:date="2019-02-19T02:10:00Z"/>
                <w:sz w:val="7"/>
                <w:szCs w:val="7"/>
              </w:rPr>
            </w:pPr>
          </w:p>
        </w:tc>
        <w:tc>
          <w:tcPr>
            <w:tcW w:w="340" w:type="dxa"/>
            <w:vAlign w:val="bottom"/>
          </w:tcPr>
          <w:p w:rsidR="00A33515" w:rsidDel="002260E7" w:rsidRDefault="00A33515">
            <w:pPr>
              <w:rPr>
                <w:del w:id="3372" w:author="Admin" w:date="2019-02-19T02:10:00Z"/>
                <w:sz w:val="7"/>
                <w:szCs w:val="7"/>
              </w:rPr>
            </w:pPr>
          </w:p>
        </w:tc>
        <w:tc>
          <w:tcPr>
            <w:tcW w:w="20" w:type="dxa"/>
            <w:vAlign w:val="bottom"/>
          </w:tcPr>
          <w:p w:rsidR="00A33515" w:rsidDel="002260E7" w:rsidRDefault="00A33515">
            <w:pPr>
              <w:rPr>
                <w:del w:id="3373" w:author="Admin" w:date="2019-02-19T02:10:00Z"/>
                <w:sz w:val="7"/>
                <w:szCs w:val="7"/>
              </w:rPr>
            </w:pPr>
          </w:p>
        </w:tc>
        <w:tc>
          <w:tcPr>
            <w:tcW w:w="320" w:type="dxa"/>
            <w:vAlign w:val="bottom"/>
          </w:tcPr>
          <w:p w:rsidR="00A33515" w:rsidDel="002260E7" w:rsidRDefault="00A33515">
            <w:pPr>
              <w:rPr>
                <w:del w:id="3374" w:author="Admin" w:date="2019-02-19T02:10:00Z"/>
                <w:sz w:val="7"/>
                <w:szCs w:val="7"/>
              </w:rPr>
            </w:pPr>
          </w:p>
        </w:tc>
        <w:tc>
          <w:tcPr>
            <w:tcW w:w="0" w:type="dxa"/>
            <w:vAlign w:val="bottom"/>
          </w:tcPr>
          <w:p w:rsidR="00A33515" w:rsidDel="002260E7" w:rsidRDefault="00A33515">
            <w:pPr>
              <w:rPr>
                <w:del w:id="3375" w:author="Admin" w:date="2019-02-19T02:10:00Z"/>
                <w:sz w:val="1"/>
                <w:szCs w:val="1"/>
              </w:rPr>
            </w:pPr>
          </w:p>
        </w:tc>
      </w:tr>
      <w:tr w:rsidR="00A33515" w:rsidDel="002260E7">
        <w:trPr>
          <w:trHeight w:val="201"/>
          <w:del w:id="3376" w:author="Admin" w:date="2019-02-19T02:10:00Z"/>
        </w:trPr>
        <w:tc>
          <w:tcPr>
            <w:tcW w:w="400" w:type="dxa"/>
            <w:vAlign w:val="bottom"/>
          </w:tcPr>
          <w:p w:rsidR="00A33515" w:rsidDel="002260E7" w:rsidRDefault="00A33515">
            <w:pPr>
              <w:rPr>
                <w:del w:id="3377" w:author="Admin" w:date="2019-02-19T02:10:00Z"/>
                <w:sz w:val="17"/>
                <w:szCs w:val="17"/>
              </w:rPr>
            </w:pPr>
          </w:p>
        </w:tc>
        <w:tc>
          <w:tcPr>
            <w:tcW w:w="340" w:type="dxa"/>
            <w:vAlign w:val="bottom"/>
          </w:tcPr>
          <w:p w:rsidR="00A33515" w:rsidDel="002260E7" w:rsidRDefault="00A33515">
            <w:pPr>
              <w:rPr>
                <w:del w:id="3378" w:author="Admin" w:date="2019-02-19T02:10:00Z"/>
                <w:sz w:val="17"/>
                <w:szCs w:val="17"/>
              </w:rPr>
            </w:pPr>
          </w:p>
        </w:tc>
        <w:tc>
          <w:tcPr>
            <w:tcW w:w="380" w:type="dxa"/>
            <w:vAlign w:val="bottom"/>
          </w:tcPr>
          <w:p w:rsidR="00A33515" w:rsidDel="002260E7" w:rsidRDefault="00A33515">
            <w:pPr>
              <w:rPr>
                <w:del w:id="3379" w:author="Admin" w:date="2019-02-19T02:10:00Z"/>
                <w:sz w:val="17"/>
                <w:szCs w:val="17"/>
              </w:rPr>
            </w:pPr>
          </w:p>
        </w:tc>
        <w:tc>
          <w:tcPr>
            <w:tcW w:w="340" w:type="dxa"/>
            <w:vAlign w:val="bottom"/>
          </w:tcPr>
          <w:p w:rsidR="00A33515" w:rsidDel="002260E7" w:rsidRDefault="00A33515">
            <w:pPr>
              <w:rPr>
                <w:del w:id="3380" w:author="Admin" w:date="2019-02-19T02:10:00Z"/>
                <w:sz w:val="17"/>
                <w:szCs w:val="17"/>
              </w:rPr>
            </w:pPr>
          </w:p>
        </w:tc>
        <w:tc>
          <w:tcPr>
            <w:tcW w:w="540" w:type="dxa"/>
            <w:gridSpan w:val="4"/>
            <w:vMerge/>
            <w:vAlign w:val="bottom"/>
          </w:tcPr>
          <w:p w:rsidR="00A33515" w:rsidDel="002260E7" w:rsidRDefault="00A33515">
            <w:pPr>
              <w:rPr>
                <w:del w:id="3381" w:author="Admin" w:date="2019-02-19T02:10:00Z"/>
                <w:sz w:val="17"/>
                <w:szCs w:val="17"/>
              </w:rPr>
            </w:pPr>
          </w:p>
        </w:tc>
        <w:tc>
          <w:tcPr>
            <w:tcW w:w="260" w:type="dxa"/>
            <w:vMerge/>
            <w:tcBorders>
              <w:left w:val="single" w:sz="8" w:space="0" w:color="auto"/>
            </w:tcBorders>
            <w:vAlign w:val="bottom"/>
          </w:tcPr>
          <w:p w:rsidR="00A33515" w:rsidDel="002260E7" w:rsidRDefault="00A33515">
            <w:pPr>
              <w:rPr>
                <w:del w:id="3382" w:author="Admin" w:date="2019-02-19T02:10:00Z"/>
                <w:sz w:val="17"/>
                <w:szCs w:val="17"/>
              </w:rPr>
            </w:pPr>
          </w:p>
        </w:tc>
        <w:tc>
          <w:tcPr>
            <w:tcW w:w="120" w:type="dxa"/>
            <w:tcBorders>
              <w:right w:val="single" w:sz="8" w:space="0" w:color="auto"/>
            </w:tcBorders>
            <w:vAlign w:val="bottom"/>
          </w:tcPr>
          <w:p w:rsidR="00A33515" w:rsidDel="002260E7" w:rsidRDefault="00A33515">
            <w:pPr>
              <w:rPr>
                <w:del w:id="3383" w:author="Admin" w:date="2019-02-19T02:10:00Z"/>
                <w:sz w:val="17"/>
                <w:szCs w:val="17"/>
              </w:rPr>
            </w:pPr>
          </w:p>
        </w:tc>
        <w:tc>
          <w:tcPr>
            <w:tcW w:w="320" w:type="dxa"/>
            <w:vMerge/>
            <w:vAlign w:val="bottom"/>
          </w:tcPr>
          <w:p w:rsidR="00A33515" w:rsidDel="002260E7" w:rsidRDefault="00A33515">
            <w:pPr>
              <w:rPr>
                <w:del w:id="3384" w:author="Admin" w:date="2019-02-19T02:10:00Z"/>
                <w:sz w:val="17"/>
                <w:szCs w:val="17"/>
              </w:rPr>
            </w:pPr>
          </w:p>
        </w:tc>
        <w:tc>
          <w:tcPr>
            <w:tcW w:w="100" w:type="dxa"/>
            <w:tcBorders>
              <w:left w:val="single" w:sz="8" w:space="0" w:color="auto"/>
            </w:tcBorders>
            <w:vAlign w:val="bottom"/>
          </w:tcPr>
          <w:p w:rsidR="00A33515" w:rsidDel="002260E7" w:rsidRDefault="00A33515">
            <w:pPr>
              <w:rPr>
                <w:del w:id="3385" w:author="Admin" w:date="2019-02-19T02:10:00Z"/>
                <w:sz w:val="17"/>
                <w:szCs w:val="17"/>
              </w:rPr>
            </w:pPr>
          </w:p>
        </w:tc>
        <w:tc>
          <w:tcPr>
            <w:tcW w:w="260" w:type="dxa"/>
            <w:vMerge/>
            <w:vAlign w:val="bottom"/>
          </w:tcPr>
          <w:p w:rsidR="00A33515" w:rsidDel="002260E7" w:rsidRDefault="00A33515">
            <w:pPr>
              <w:rPr>
                <w:del w:id="3386" w:author="Admin" w:date="2019-02-19T02:10:00Z"/>
                <w:sz w:val="17"/>
                <w:szCs w:val="17"/>
              </w:rPr>
            </w:pPr>
          </w:p>
        </w:tc>
        <w:tc>
          <w:tcPr>
            <w:tcW w:w="100" w:type="dxa"/>
            <w:vAlign w:val="bottom"/>
          </w:tcPr>
          <w:p w:rsidR="00A33515" w:rsidDel="002260E7" w:rsidRDefault="00A33515">
            <w:pPr>
              <w:rPr>
                <w:del w:id="3387" w:author="Admin" w:date="2019-02-19T02:10:00Z"/>
                <w:sz w:val="17"/>
                <w:szCs w:val="17"/>
              </w:rPr>
            </w:pPr>
          </w:p>
        </w:tc>
        <w:tc>
          <w:tcPr>
            <w:tcW w:w="340" w:type="dxa"/>
            <w:vAlign w:val="bottom"/>
          </w:tcPr>
          <w:p w:rsidR="00A33515" w:rsidDel="002260E7" w:rsidRDefault="00A33515">
            <w:pPr>
              <w:rPr>
                <w:del w:id="3388" w:author="Admin" w:date="2019-02-19T02:10:00Z"/>
                <w:sz w:val="17"/>
                <w:szCs w:val="17"/>
              </w:rPr>
            </w:pPr>
          </w:p>
        </w:tc>
        <w:tc>
          <w:tcPr>
            <w:tcW w:w="20" w:type="dxa"/>
            <w:vAlign w:val="bottom"/>
          </w:tcPr>
          <w:p w:rsidR="00A33515" w:rsidDel="002260E7" w:rsidRDefault="00A33515">
            <w:pPr>
              <w:rPr>
                <w:del w:id="3389" w:author="Admin" w:date="2019-02-19T02:10:00Z"/>
                <w:sz w:val="17"/>
                <w:szCs w:val="17"/>
              </w:rPr>
            </w:pPr>
          </w:p>
        </w:tc>
        <w:tc>
          <w:tcPr>
            <w:tcW w:w="340" w:type="dxa"/>
            <w:vAlign w:val="bottom"/>
          </w:tcPr>
          <w:p w:rsidR="00A33515" w:rsidDel="002260E7" w:rsidRDefault="00A33515">
            <w:pPr>
              <w:rPr>
                <w:del w:id="3390" w:author="Admin" w:date="2019-02-19T02:10:00Z"/>
                <w:sz w:val="17"/>
                <w:szCs w:val="17"/>
              </w:rPr>
            </w:pPr>
          </w:p>
        </w:tc>
        <w:tc>
          <w:tcPr>
            <w:tcW w:w="20" w:type="dxa"/>
            <w:vAlign w:val="bottom"/>
          </w:tcPr>
          <w:p w:rsidR="00A33515" w:rsidDel="002260E7" w:rsidRDefault="00A33515">
            <w:pPr>
              <w:rPr>
                <w:del w:id="3391" w:author="Admin" w:date="2019-02-19T02:10:00Z"/>
                <w:sz w:val="17"/>
                <w:szCs w:val="17"/>
              </w:rPr>
            </w:pPr>
          </w:p>
        </w:tc>
        <w:tc>
          <w:tcPr>
            <w:tcW w:w="320" w:type="dxa"/>
            <w:vAlign w:val="bottom"/>
          </w:tcPr>
          <w:p w:rsidR="00A33515" w:rsidDel="002260E7" w:rsidRDefault="00A33515">
            <w:pPr>
              <w:rPr>
                <w:del w:id="3392" w:author="Admin" w:date="2019-02-19T02:10:00Z"/>
                <w:sz w:val="17"/>
                <w:szCs w:val="17"/>
              </w:rPr>
            </w:pPr>
          </w:p>
        </w:tc>
        <w:tc>
          <w:tcPr>
            <w:tcW w:w="0" w:type="dxa"/>
            <w:vAlign w:val="bottom"/>
          </w:tcPr>
          <w:p w:rsidR="00A33515" w:rsidDel="002260E7" w:rsidRDefault="00A33515">
            <w:pPr>
              <w:rPr>
                <w:del w:id="3393" w:author="Admin" w:date="2019-02-19T02:10:00Z"/>
                <w:sz w:val="1"/>
                <w:szCs w:val="1"/>
              </w:rPr>
            </w:pPr>
          </w:p>
        </w:tc>
      </w:tr>
      <w:tr w:rsidR="00A33515" w:rsidDel="002260E7">
        <w:trPr>
          <w:trHeight w:val="26"/>
          <w:del w:id="3394" w:author="Admin" w:date="2019-02-19T02:10:00Z"/>
        </w:trPr>
        <w:tc>
          <w:tcPr>
            <w:tcW w:w="400" w:type="dxa"/>
            <w:vAlign w:val="bottom"/>
          </w:tcPr>
          <w:p w:rsidR="00A33515" w:rsidDel="002260E7" w:rsidRDefault="00A33515">
            <w:pPr>
              <w:rPr>
                <w:del w:id="3395" w:author="Admin" w:date="2019-02-19T02:10:00Z"/>
                <w:sz w:val="2"/>
                <w:szCs w:val="2"/>
              </w:rPr>
            </w:pPr>
          </w:p>
        </w:tc>
        <w:tc>
          <w:tcPr>
            <w:tcW w:w="340" w:type="dxa"/>
            <w:vAlign w:val="bottom"/>
          </w:tcPr>
          <w:p w:rsidR="00A33515" w:rsidDel="002260E7" w:rsidRDefault="00A33515">
            <w:pPr>
              <w:rPr>
                <w:del w:id="3396" w:author="Admin" w:date="2019-02-19T02:10:00Z"/>
                <w:sz w:val="2"/>
                <w:szCs w:val="2"/>
              </w:rPr>
            </w:pPr>
          </w:p>
        </w:tc>
        <w:tc>
          <w:tcPr>
            <w:tcW w:w="380" w:type="dxa"/>
            <w:vAlign w:val="bottom"/>
          </w:tcPr>
          <w:p w:rsidR="00A33515" w:rsidDel="002260E7" w:rsidRDefault="00A33515">
            <w:pPr>
              <w:rPr>
                <w:del w:id="3397" w:author="Admin" w:date="2019-02-19T02:10:00Z"/>
                <w:sz w:val="2"/>
                <w:szCs w:val="2"/>
              </w:rPr>
            </w:pPr>
          </w:p>
        </w:tc>
        <w:tc>
          <w:tcPr>
            <w:tcW w:w="340" w:type="dxa"/>
            <w:vAlign w:val="bottom"/>
          </w:tcPr>
          <w:p w:rsidR="00A33515" w:rsidDel="002260E7" w:rsidRDefault="00A33515">
            <w:pPr>
              <w:rPr>
                <w:del w:id="3398" w:author="Admin" w:date="2019-02-19T02:10:00Z"/>
                <w:sz w:val="2"/>
                <w:szCs w:val="2"/>
              </w:rPr>
            </w:pPr>
          </w:p>
        </w:tc>
        <w:tc>
          <w:tcPr>
            <w:tcW w:w="200" w:type="dxa"/>
            <w:gridSpan w:val="2"/>
            <w:vAlign w:val="bottom"/>
          </w:tcPr>
          <w:p w:rsidR="00A33515" w:rsidDel="002260E7" w:rsidRDefault="00A33515">
            <w:pPr>
              <w:rPr>
                <w:del w:id="3399" w:author="Admin" w:date="2019-02-19T02:10:00Z"/>
                <w:sz w:val="2"/>
                <w:szCs w:val="2"/>
              </w:rPr>
            </w:pPr>
          </w:p>
        </w:tc>
        <w:tc>
          <w:tcPr>
            <w:tcW w:w="340" w:type="dxa"/>
            <w:gridSpan w:val="2"/>
            <w:tcBorders>
              <w:bottom w:val="single" w:sz="8" w:space="0" w:color="auto"/>
            </w:tcBorders>
            <w:vAlign w:val="bottom"/>
          </w:tcPr>
          <w:p w:rsidR="00A33515" w:rsidDel="002260E7" w:rsidRDefault="00A33515">
            <w:pPr>
              <w:rPr>
                <w:del w:id="3400" w:author="Admin" w:date="2019-02-19T02:10:00Z"/>
                <w:sz w:val="2"/>
                <w:szCs w:val="2"/>
              </w:rPr>
            </w:pPr>
          </w:p>
        </w:tc>
        <w:tc>
          <w:tcPr>
            <w:tcW w:w="260" w:type="dxa"/>
            <w:tcBorders>
              <w:left w:val="single" w:sz="8" w:space="0" w:color="auto"/>
              <w:bottom w:val="single" w:sz="8" w:space="0" w:color="auto"/>
            </w:tcBorders>
            <w:vAlign w:val="bottom"/>
          </w:tcPr>
          <w:p w:rsidR="00A33515" w:rsidDel="002260E7" w:rsidRDefault="00A33515">
            <w:pPr>
              <w:rPr>
                <w:del w:id="3401" w:author="Admin" w:date="2019-02-19T02:10:00Z"/>
                <w:sz w:val="2"/>
                <w:szCs w:val="2"/>
              </w:rPr>
            </w:pPr>
          </w:p>
        </w:tc>
        <w:tc>
          <w:tcPr>
            <w:tcW w:w="120" w:type="dxa"/>
            <w:tcBorders>
              <w:bottom w:val="single" w:sz="8" w:space="0" w:color="auto"/>
              <w:right w:val="single" w:sz="8" w:space="0" w:color="auto"/>
            </w:tcBorders>
            <w:vAlign w:val="bottom"/>
          </w:tcPr>
          <w:p w:rsidR="00A33515" w:rsidDel="002260E7" w:rsidRDefault="00A33515">
            <w:pPr>
              <w:rPr>
                <w:del w:id="3402" w:author="Admin" w:date="2019-02-19T02:10:00Z"/>
                <w:sz w:val="2"/>
                <w:szCs w:val="2"/>
              </w:rPr>
            </w:pPr>
          </w:p>
        </w:tc>
        <w:tc>
          <w:tcPr>
            <w:tcW w:w="320" w:type="dxa"/>
            <w:tcBorders>
              <w:bottom w:val="single" w:sz="8" w:space="0" w:color="auto"/>
            </w:tcBorders>
            <w:vAlign w:val="bottom"/>
          </w:tcPr>
          <w:p w:rsidR="00A33515" w:rsidDel="002260E7" w:rsidRDefault="00A33515">
            <w:pPr>
              <w:rPr>
                <w:del w:id="3403" w:author="Admin" w:date="2019-02-19T02:10:00Z"/>
                <w:sz w:val="2"/>
                <w:szCs w:val="2"/>
              </w:rPr>
            </w:pPr>
          </w:p>
        </w:tc>
        <w:tc>
          <w:tcPr>
            <w:tcW w:w="100" w:type="dxa"/>
            <w:tcBorders>
              <w:left w:val="single" w:sz="8" w:space="0" w:color="auto"/>
              <w:bottom w:val="single" w:sz="8" w:space="0" w:color="auto"/>
            </w:tcBorders>
            <w:vAlign w:val="bottom"/>
          </w:tcPr>
          <w:p w:rsidR="00A33515" w:rsidDel="002260E7" w:rsidRDefault="00A33515">
            <w:pPr>
              <w:rPr>
                <w:del w:id="3404" w:author="Admin" w:date="2019-02-19T02:10:00Z"/>
                <w:sz w:val="2"/>
                <w:szCs w:val="2"/>
              </w:rPr>
            </w:pPr>
          </w:p>
        </w:tc>
        <w:tc>
          <w:tcPr>
            <w:tcW w:w="260" w:type="dxa"/>
            <w:tcBorders>
              <w:bottom w:val="single" w:sz="8" w:space="0" w:color="auto"/>
            </w:tcBorders>
            <w:vAlign w:val="bottom"/>
          </w:tcPr>
          <w:p w:rsidR="00A33515" w:rsidDel="002260E7" w:rsidRDefault="00A33515">
            <w:pPr>
              <w:rPr>
                <w:del w:id="3405" w:author="Admin" w:date="2019-02-19T02:10:00Z"/>
                <w:sz w:val="2"/>
                <w:szCs w:val="2"/>
              </w:rPr>
            </w:pPr>
          </w:p>
        </w:tc>
        <w:tc>
          <w:tcPr>
            <w:tcW w:w="100" w:type="dxa"/>
            <w:vAlign w:val="bottom"/>
          </w:tcPr>
          <w:p w:rsidR="00A33515" w:rsidDel="002260E7" w:rsidRDefault="00A33515">
            <w:pPr>
              <w:rPr>
                <w:del w:id="3406" w:author="Admin" w:date="2019-02-19T02:10:00Z"/>
                <w:sz w:val="2"/>
                <w:szCs w:val="2"/>
              </w:rPr>
            </w:pPr>
          </w:p>
        </w:tc>
        <w:tc>
          <w:tcPr>
            <w:tcW w:w="340" w:type="dxa"/>
            <w:vAlign w:val="bottom"/>
          </w:tcPr>
          <w:p w:rsidR="00A33515" w:rsidDel="002260E7" w:rsidRDefault="00A33515">
            <w:pPr>
              <w:rPr>
                <w:del w:id="3407" w:author="Admin" w:date="2019-02-19T02:10:00Z"/>
                <w:sz w:val="2"/>
                <w:szCs w:val="2"/>
              </w:rPr>
            </w:pPr>
          </w:p>
        </w:tc>
        <w:tc>
          <w:tcPr>
            <w:tcW w:w="20" w:type="dxa"/>
            <w:vAlign w:val="bottom"/>
          </w:tcPr>
          <w:p w:rsidR="00A33515" w:rsidDel="002260E7" w:rsidRDefault="00A33515">
            <w:pPr>
              <w:rPr>
                <w:del w:id="3408" w:author="Admin" w:date="2019-02-19T02:10:00Z"/>
                <w:sz w:val="2"/>
                <w:szCs w:val="2"/>
              </w:rPr>
            </w:pPr>
          </w:p>
        </w:tc>
        <w:tc>
          <w:tcPr>
            <w:tcW w:w="340" w:type="dxa"/>
            <w:vAlign w:val="bottom"/>
          </w:tcPr>
          <w:p w:rsidR="00A33515" w:rsidDel="002260E7" w:rsidRDefault="00A33515">
            <w:pPr>
              <w:rPr>
                <w:del w:id="3409" w:author="Admin" w:date="2019-02-19T02:10:00Z"/>
                <w:sz w:val="2"/>
                <w:szCs w:val="2"/>
              </w:rPr>
            </w:pPr>
          </w:p>
        </w:tc>
        <w:tc>
          <w:tcPr>
            <w:tcW w:w="20" w:type="dxa"/>
            <w:vAlign w:val="bottom"/>
          </w:tcPr>
          <w:p w:rsidR="00A33515" w:rsidDel="002260E7" w:rsidRDefault="00A33515">
            <w:pPr>
              <w:rPr>
                <w:del w:id="3410" w:author="Admin" w:date="2019-02-19T02:10:00Z"/>
                <w:sz w:val="2"/>
                <w:szCs w:val="2"/>
              </w:rPr>
            </w:pPr>
          </w:p>
        </w:tc>
        <w:tc>
          <w:tcPr>
            <w:tcW w:w="320" w:type="dxa"/>
            <w:vAlign w:val="bottom"/>
          </w:tcPr>
          <w:p w:rsidR="00A33515" w:rsidDel="002260E7" w:rsidRDefault="00A33515">
            <w:pPr>
              <w:rPr>
                <w:del w:id="3411" w:author="Admin" w:date="2019-02-19T02:10:00Z"/>
                <w:sz w:val="2"/>
                <w:szCs w:val="2"/>
              </w:rPr>
            </w:pPr>
          </w:p>
        </w:tc>
        <w:tc>
          <w:tcPr>
            <w:tcW w:w="0" w:type="dxa"/>
            <w:vAlign w:val="bottom"/>
          </w:tcPr>
          <w:p w:rsidR="00A33515" w:rsidDel="002260E7" w:rsidRDefault="00A33515">
            <w:pPr>
              <w:rPr>
                <w:del w:id="3412" w:author="Admin" w:date="2019-02-19T02:10:00Z"/>
                <w:sz w:val="1"/>
                <w:szCs w:val="1"/>
              </w:rPr>
            </w:pPr>
          </w:p>
        </w:tc>
      </w:tr>
      <w:tr w:rsidR="00A33515" w:rsidDel="002260E7">
        <w:trPr>
          <w:trHeight w:val="289"/>
          <w:del w:id="3413" w:author="Admin" w:date="2019-02-19T02:10:00Z"/>
        </w:trPr>
        <w:tc>
          <w:tcPr>
            <w:tcW w:w="400" w:type="dxa"/>
            <w:vAlign w:val="bottom"/>
          </w:tcPr>
          <w:p w:rsidR="00A33515" w:rsidDel="002260E7" w:rsidRDefault="00A33515">
            <w:pPr>
              <w:rPr>
                <w:del w:id="3414" w:author="Admin" w:date="2019-02-19T02:10:00Z"/>
                <w:sz w:val="24"/>
                <w:szCs w:val="24"/>
              </w:rPr>
            </w:pPr>
          </w:p>
        </w:tc>
        <w:tc>
          <w:tcPr>
            <w:tcW w:w="340" w:type="dxa"/>
            <w:vAlign w:val="bottom"/>
          </w:tcPr>
          <w:p w:rsidR="00A33515" w:rsidDel="002260E7" w:rsidRDefault="00A33515">
            <w:pPr>
              <w:rPr>
                <w:del w:id="3415" w:author="Admin" w:date="2019-02-19T02:10:00Z"/>
                <w:sz w:val="24"/>
                <w:szCs w:val="24"/>
              </w:rPr>
            </w:pPr>
          </w:p>
        </w:tc>
        <w:tc>
          <w:tcPr>
            <w:tcW w:w="380" w:type="dxa"/>
            <w:vAlign w:val="bottom"/>
          </w:tcPr>
          <w:p w:rsidR="00A33515" w:rsidDel="002260E7" w:rsidRDefault="00A33515">
            <w:pPr>
              <w:rPr>
                <w:del w:id="3416" w:author="Admin" w:date="2019-02-19T02:10:00Z"/>
                <w:sz w:val="24"/>
                <w:szCs w:val="24"/>
              </w:rPr>
            </w:pPr>
          </w:p>
        </w:tc>
        <w:tc>
          <w:tcPr>
            <w:tcW w:w="340" w:type="dxa"/>
            <w:vAlign w:val="bottom"/>
          </w:tcPr>
          <w:p w:rsidR="00A33515" w:rsidDel="002260E7" w:rsidRDefault="00A33515">
            <w:pPr>
              <w:rPr>
                <w:del w:id="3417" w:author="Admin" w:date="2019-02-19T02:10:00Z"/>
                <w:sz w:val="24"/>
                <w:szCs w:val="24"/>
              </w:rPr>
            </w:pPr>
          </w:p>
        </w:tc>
        <w:tc>
          <w:tcPr>
            <w:tcW w:w="540" w:type="dxa"/>
            <w:gridSpan w:val="4"/>
            <w:vAlign w:val="bottom"/>
          </w:tcPr>
          <w:p w:rsidR="00A33515" w:rsidDel="002260E7" w:rsidRDefault="001A4D22">
            <w:pPr>
              <w:ind w:right="120"/>
              <w:jc w:val="right"/>
              <w:rPr>
                <w:del w:id="3418" w:author="Admin" w:date="2019-02-19T02:10:00Z"/>
                <w:sz w:val="20"/>
                <w:szCs w:val="20"/>
              </w:rPr>
            </w:pPr>
            <w:del w:id="3419" w:author="Admin" w:date="2019-02-19T02:10:00Z">
              <w:r w:rsidDel="002260E7">
                <w:rPr>
                  <w:rFonts w:ascii="Arial" w:eastAsia="Arial" w:hAnsi="Arial" w:cs="Arial"/>
                  <w:sz w:val="20"/>
                  <w:szCs w:val="20"/>
                </w:rPr>
                <w:delText>1</w:delText>
              </w:r>
            </w:del>
          </w:p>
        </w:tc>
        <w:tc>
          <w:tcPr>
            <w:tcW w:w="260" w:type="dxa"/>
            <w:tcBorders>
              <w:left w:val="single" w:sz="8" w:space="0" w:color="auto"/>
            </w:tcBorders>
            <w:vAlign w:val="bottom"/>
          </w:tcPr>
          <w:p w:rsidR="00A33515" w:rsidDel="002260E7" w:rsidRDefault="001A4D22">
            <w:pPr>
              <w:jc w:val="right"/>
              <w:rPr>
                <w:del w:id="3420" w:author="Admin" w:date="2019-02-19T02:10:00Z"/>
                <w:sz w:val="20"/>
                <w:szCs w:val="20"/>
              </w:rPr>
            </w:pPr>
            <w:del w:id="3421" w:author="Admin" w:date="2019-02-19T02:10:00Z">
              <w:r w:rsidDel="002260E7">
                <w:rPr>
                  <w:rFonts w:ascii="Arial" w:eastAsia="Arial" w:hAnsi="Arial" w:cs="Arial"/>
                  <w:sz w:val="20"/>
                  <w:szCs w:val="20"/>
                </w:rPr>
                <w:delText>1</w:delText>
              </w:r>
            </w:del>
          </w:p>
        </w:tc>
        <w:tc>
          <w:tcPr>
            <w:tcW w:w="120" w:type="dxa"/>
            <w:tcBorders>
              <w:right w:val="single" w:sz="8" w:space="0" w:color="auto"/>
            </w:tcBorders>
            <w:vAlign w:val="bottom"/>
          </w:tcPr>
          <w:p w:rsidR="00A33515" w:rsidDel="002260E7" w:rsidRDefault="00A33515">
            <w:pPr>
              <w:rPr>
                <w:del w:id="3422" w:author="Admin" w:date="2019-02-19T02:10:00Z"/>
                <w:sz w:val="24"/>
                <w:szCs w:val="24"/>
              </w:rPr>
            </w:pPr>
          </w:p>
        </w:tc>
        <w:tc>
          <w:tcPr>
            <w:tcW w:w="320" w:type="dxa"/>
            <w:vAlign w:val="bottom"/>
          </w:tcPr>
          <w:p w:rsidR="00A33515" w:rsidDel="002260E7" w:rsidRDefault="001A4D22">
            <w:pPr>
              <w:ind w:right="20"/>
              <w:jc w:val="right"/>
              <w:rPr>
                <w:del w:id="3423" w:author="Admin" w:date="2019-02-19T02:10:00Z"/>
                <w:sz w:val="20"/>
                <w:szCs w:val="20"/>
              </w:rPr>
            </w:pPr>
            <w:del w:id="3424" w:author="Admin" w:date="2019-02-19T02:10:00Z">
              <w:r w:rsidDel="002260E7">
                <w:rPr>
                  <w:rFonts w:ascii="Arial" w:eastAsia="Arial" w:hAnsi="Arial" w:cs="Arial"/>
                  <w:sz w:val="20"/>
                  <w:szCs w:val="20"/>
                </w:rPr>
                <w:delText>1</w:delText>
              </w:r>
            </w:del>
          </w:p>
        </w:tc>
        <w:tc>
          <w:tcPr>
            <w:tcW w:w="100" w:type="dxa"/>
            <w:tcBorders>
              <w:left w:val="single" w:sz="8" w:space="0" w:color="auto"/>
            </w:tcBorders>
            <w:vAlign w:val="bottom"/>
          </w:tcPr>
          <w:p w:rsidR="00A33515" w:rsidDel="002260E7" w:rsidRDefault="00A33515">
            <w:pPr>
              <w:rPr>
                <w:del w:id="3425" w:author="Admin" w:date="2019-02-19T02:10:00Z"/>
                <w:sz w:val="24"/>
                <w:szCs w:val="24"/>
              </w:rPr>
            </w:pPr>
          </w:p>
        </w:tc>
        <w:tc>
          <w:tcPr>
            <w:tcW w:w="260" w:type="dxa"/>
            <w:vAlign w:val="bottom"/>
          </w:tcPr>
          <w:p w:rsidR="00A33515" w:rsidDel="002260E7" w:rsidRDefault="001A4D22">
            <w:pPr>
              <w:ind w:right="20"/>
              <w:jc w:val="right"/>
              <w:rPr>
                <w:del w:id="3426" w:author="Admin" w:date="2019-02-19T02:10:00Z"/>
                <w:sz w:val="20"/>
                <w:szCs w:val="20"/>
              </w:rPr>
            </w:pPr>
            <w:del w:id="3427" w:author="Admin" w:date="2019-02-19T02:10:00Z">
              <w:r w:rsidDel="002260E7">
                <w:rPr>
                  <w:rFonts w:ascii="Arial" w:eastAsia="Arial" w:hAnsi="Arial" w:cs="Arial"/>
                  <w:sz w:val="20"/>
                  <w:szCs w:val="20"/>
                </w:rPr>
                <w:delText>1</w:delText>
              </w:r>
            </w:del>
          </w:p>
        </w:tc>
        <w:tc>
          <w:tcPr>
            <w:tcW w:w="100" w:type="dxa"/>
            <w:vAlign w:val="bottom"/>
          </w:tcPr>
          <w:p w:rsidR="00A33515" w:rsidDel="002260E7" w:rsidRDefault="00A33515">
            <w:pPr>
              <w:rPr>
                <w:del w:id="3428" w:author="Admin" w:date="2019-02-19T02:10:00Z"/>
                <w:sz w:val="24"/>
                <w:szCs w:val="24"/>
              </w:rPr>
            </w:pPr>
          </w:p>
        </w:tc>
        <w:tc>
          <w:tcPr>
            <w:tcW w:w="340" w:type="dxa"/>
            <w:vAlign w:val="bottom"/>
          </w:tcPr>
          <w:p w:rsidR="00A33515" w:rsidDel="002260E7" w:rsidRDefault="00A33515">
            <w:pPr>
              <w:rPr>
                <w:del w:id="3429" w:author="Admin" w:date="2019-02-19T02:10:00Z"/>
                <w:sz w:val="24"/>
                <w:szCs w:val="24"/>
              </w:rPr>
            </w:pPr>
          </w:p>
        </w:tc>
        <w:tc>
          <w:tcPr>
            <w:tcW w:w="20" w:type="dxa"/>
            <w:vAlign w:val="bottom"/>
          </w:tcPr>
          <w:p w:rsidR="00A33515" w:rsidDel="002260E7" w:rsidRDefault="00A33515">
            <w:pPr>
              <w:rPr>
                <w:del w:id="3430" w:author="Admin" w:date="2019-02-19T02:10:00Z"/>
                <w:sz w:val="24"/>
                <w:szCs w:val="24"/>
              </w:rPr>
            </w:pPr>
          </w:p>
        </w:tc>
        <w:tc>
          <w:tcPr>
            <w:tcW w:w="340" w:type="dxa"/>
            <w:vAlign w:val="bottom"/>
          </w:tcPr>
          <w:p w:rsidR="00A33515" w:rsidDel="002260E7" w:rsidRDefault="00A33515">
            <w:pPr>
              <w:rPr>
                <w:del w:id="3431" w:author="Admin" w:date="2019-02-19T02:10:00Z"/>
                <w:sz w:val="24"/>
                <w:szCs w:val="24"/>
              </w:rPr>
            </w:pPr>
          </w:p>
        </w:tc>
        <w:tc>
          <w:tcPr>
            <w:tcW w:w="20" w:type="dxa"/>
            <w:vAlign w:val="bottom"/>
          </w:tcPr>
          <w:p w:rsidR="00A33515" w:rsidDel="002260E7" w:rsidRDefault="00A33515">
            <w:pPr>
              <w:rPr>
                <w:del w:id="3432" w:author="Admin" w:date="2019-02-19T02:10:00Z"/>
                <w:sz w:val="24"/>
                <w:szCs w:val="24"/>
              </w:rPr>
            </w:pPr>
          </w:p>
        </w:tc>
        <w:tc>
          <w:tcPr>
            <w:tcW w:w="320" w:type="dxa"/>
            <w:vAlign w:val="bottom"/>
          </w:tcPr>
          <w:p w:rsidR="00A33515" w:rsidDel="002260E7" w:rsidRDefault="00A33515">
            <w:pPr>
              <w:rPr>
                <w:del w:id="3433" w:author="Admin" w:date="2019-02-19T02:10:00Z"/>
                <w:sz w:val="24"/>
                <w:szCs w:val="24"/>
              </w:rPr>
            </w:pPr>
          </w:p>
        </w:tc>
        <w:tc>
          <w:tcPr>
            <w:tcW w:w="0" w:type="dxa"/>
            <w:vAlign w:val="bottom"/>
          </w:tcPr>
          <w:p w:rsidR="00A33515" w:rsidDel="002260E7" w:rsidRDefault="00A33515">
            <w:pPr>
              <w:rPr>
                <w:del w:id="3434" w:author="Admin" w:date="2019-02-19T02:10:00Z"/>
                <w:sz w:val="1"/>
                <w:szCs w:val="1"/>
              </w:rPr>
            </w:pPr>
          </w:p>
        </w:tc>
      </w:tr>
      <w:tr w:rsidR="00A33515" w:rsidDel="002260E7">
        <w:trPr>
          <w:trHeight w:val="26"/>
          <w:del w:id="3435" w:author="Admin" w:date="2019-02-19T02:10:00Z"/>
        </w:trPr>
        <w:tc>
          <w:tcPr>
            <w:tcW w:w="400" w:type="dxa"/>
            <w:vAlign w:val="bottom"/>
          </w:tcPr>
          <w:p w:rsidR="00A33515" w:rsidDel="002260E7" w:rsidRDefault="00A33515">
            <w:pPr>
              <w:rPr>
                <w:del w:id="3436" w:author="Admin" w:date="2019-02-19T02:10:00Z"/>
                <w:sz w:val="2"/>
                <w:szCs w:val="2"/>
              </w:rPr>
            </w:pPr>
          </w:p>
        </w:tc>
        <w:tc>
          <w:tcPr>
            <w:tcW w:w="340" w:type="dxa"/>
            <w:vAlign w:val="bottom"/>
          </w:tcPr>
          <w:p w:rsidR="00A33515" w:rsidDel="002260E7" w:rsidRDefault="00A33515">
            <w:pPr>
              <w:rPr>
                <w:del w:id="3437" w:author="Admin" w:date="2019-02-19T02:10:00Z"/>
                <w:sz w:val="2"/>
                <w:szCs w:val="2"/>
              </w:rPr>
            </w:pPr>
          </w:p>
        </w:tc>
        <w:tc>
          <w:tcPr>
            <w:tcW w:w="380" w:type="dxa"/>
            <w:vAlign w:val="bottom"/>
          </w:tcPr>
          <w:p w:rsidR="00A33515" w:rsidDel="002260E7" w:rsidRDefault="00A33515">
            <w:pPr>
              <w:rPr>
                <w:del w:id="3438" w:author="Admin" w:date="2019-02-19T02:10:00Z"/>
                <w:sz w:val="2"/>
                <w:szCs w:val="2"/>
              </w:rPr>
            </w:pPr>
          </w:p>
        </w:tc>
        <w:tc>
          <w:tcPr>
            <w:tcW w:w="340" w:type="dxa"/>
            <w:vAlign w:val="bottom"/>
          </w:tcPr>
          <w:p w:rsidR="00A33515" w:rsidDel="002260E7" w:rsidRDefault="00A33515">
            <w:pPr>
              <w:rPr>
                <w:del w:id="3439" w:author="Admin" w:date="2019-02-19T02:10:00Z"/>
                <w:sz w:val="2"/>
                <w:szCs w:val="2"/>
              </w:rPr>
            </w:pPr>
          </w:p>
        </w:tc>
        <w:tc>
          <w:tcPr>
            <w:tcW w:w="20" w:type="dxa"/>
            <w:vAlign w:val="bottom"/>
          </w:tcPr>
          <w:p w:rsidR="00A33515" w:rsidDel="002260E7" w:rsidRDefault="00A33515">
            <w:pPr>
              <w:rPr>
                <w:del w:id="3440" w:author="Admin" w:date="2019-02-19T02:10:00Z"/>
                <w:sz w:val="2"/>
                <w:szCs w:val="2"/>
              </w:rPr>
            </w:pPr>
          </w:p>
        </w:tc>
        <w:tc>
          <w:tcPr>
            <w:tcW w:w="180" w:type="dxa"/>
            <w:vAlign w:val="bottom"/>
          </w:tcPr>
          <w:p w:rsidR="00A33515" w:rsidDel="002260E7" w:rsidRDefault="00A33515">
            <w:pPr>
              <w:rPr>
                <w:del w:id="3441" w:author="Admin" w:date="2019-02-19T02:10:00Z"/>
                <w:sz w:val="2"/>
                <w:szCs w:val="2"/>
              </w:rPr>
            </w:pPr>
          </w:p>
        </w:tc>
        <w:tc>
          <w:tcPr>
            <w:tcW w:w="140" w:type="dxa"/>
            <w:vAlign w:val="bottom"/>
          </w:tcPr>
          <w:p w:rsidR="00A33515" w:rsidDel="002260E7" w:rsidRDefault="00A33515">
            <w:pPr>
              <w:rPr>
                <w:del w:id="3442" w:author="Admin" w:date="2019-02-19T02:10:00Z"/>
                <w:sz w:val="2"/>
                <w:szCs w:val="2"/>
              </w:rPr>
            </w:pPr>
          </w:p>
        </w:tc>
        <w:tc>
          <w:tcPr>
            <w:tcW w:w="200" w:type="dxa"/>
            <w:vAlign w:val="bottom"/>
          </w:tcPr>
          <w:p w:rsidR="00A33515" w:rsidDel="002260E7" w:rsidRDefault="00A33515">
            <w:pPr>
              <w:rPr>
                <w:del w:id="3443" w:author="Admin" w:date="2019-02-19T02:10:00Z"/>
                <w:sz w:val="2"/>
                <w:szCs w:val="2"/>
              </w:rPr>
            </w:pPr>
          </w:p>
        </w:tc>
        <w:tc>
          <w:tcPr>
            <w:tcW w:w="260" w:type="dxa"/>
            <w:tcBorders>
              <w:left w:val="single" w:sz="8" w:space="0" w:color="auto"/>
            </w:tcBorders>
            <w:vAlign w:val="bottom"/>
          </w:tcPr>
          <w:p w:rsidR="00A33515" w:rsidDel="002260E7" w:rsidRDefault="00A33515">
            <w:pPr>
              <w:rPr>
                <w:del w:id="3444" w:author="Admin" w:date="2019-02-19T02:10:00Z"/>
                <w:sz w:val="2"/>
                <w:szCs w:val="2"/>
              </w:rPr>
            </w:pPr>
          </w:p>
        </w:tc>
        <w:tc>
          <w:tcPr>
            <w:tcW w:w="120" w:type="dxa"/>
            <w:tcBorders>
              <w:right w:val="single" w:sz="8" w:space="0" w:color="auto"/>
            </w:tcBorders>
            <w:vAlign w:val="bottom"/>
          </w:tcPr>
          <w:p w:rsidR="00A33515" w:rsidDel="002260E7" w:rsidRDefault="00A33515">
            <w:pPr>
              <w:rPr>
                <w:del w:id="3445" w:author="Admin" w:date="2019-02-19T02:10:00Z"/>
                <w:sz w:val="2"/>
                <w:szCs w:val="2"/>
              </w:rPr>
            </w:pPr>
          </w:p>
        </w:tc>
        <w:tc>
          <w:tcPr>
            <w:tcW w:w="320" w:type="dxa"/>
            <w:vAlign w:val="bottom"/>
          </w:tcPr>
          <w:p w:rsidR="00A33515" w:rsidDel="002260E7" w:rsidRDefault="00A33515">
            <w:pPr>
              <w:rPr>
                <w:del w:id="3446" w:author="Admin" w:date="2019-02-19T02:10:00Z"/>
                <w:sz w:val="2"/>
                <w:szCs w:val="2"/>
              </w:rPr>
            </w:pPr>
          </w:p>
        </w:tc>
        <w:tc>
          <w:tcPr>
            <w:tcW w:w="100" w:type="dxa"/>
            <w:tcBorders>
              <w:left w:val="single" w:sz="8" w:space="0" w:color="auto"/>
            </w:tcBorders>
            <w:vAlign w:val="bottom"/>
          </w:tcPr>
          <w:p w:rsidR="00A33515" w:rsidDel="002260E7" w:rsidRDefault="00A33515">
            <w:pPr>
              <w:rPr>
                <w:del w:id="3447" w:author="Admin" w:date="2019-02-19T02:10:00Z"/>
                <w:sz w:val="2"/>
                <w:szCs w:val="2"/>
              </w:rPr>
            </w:pPr>
          </w:p>
        </w:tc>
        <w:tc>
          <w:tcPr>
            <w:tcW w:w="260" w:type="dxa"/>
            <w:vAlign w:val="bottom"/>
          </w:tcPr>
          <w:p w:rsidR="00A33515" w:rsidDel="002260E7" w:rsidRDefault="00A33515">
            <w:pPr>
              <w:rPr>
                <w:del w:id="3448" w:author="Admin" w:date="2019-02-19T02:10:00Z"/>
                <w:sz w:val="2"/>
                <w:szCs w:val="2"/>
              </w:rPr>
            </w:pPr>
          </w:p>
        </w:tc>
        <w:tc>
          <w:tcPr>
            <w:tcW w:w="100" w:type="dxa"/>
            <w:vAlign w:val="bottom"/>
          </w:tcPr>
          <w:p w:rsidR="00A33515" w:rsidDel="002260E7" w:rsidRDefault="00A33515">
            <w:pPr>
              <w:rPr>
                <w:del w:id="3449" w:author="Admin" w:date="2019-02-19T02:10:00Z"/>
                <w:sz w:val="2"/>
                <w:szCs w:val="2"/>
              </w:rPr>
            </w:pPr>
          </w:p>
        </w:tc>
        <w:tc>
          <w:tcPr>
            <w:tcW w:w="340" w:type="dxa"/>
            <w:vAlign w:val="bottom"/>
          </w:tcPr>
          <w:p w:rsidR="00A33515" w:rsidDel="002260E7" w:rsidRDefault="00A33515">
            <w:pPr>
              <w:rPr>
                <w:del w:id="3450" w:author="Admin" w:date="2019-02-19T02:10:00Z"/>
                <w:sz w:val="2"/>
                <w:szCs w:val="2"/>
              </w:rPr>
            </w:pPr>
          </w:p>
        </w:tc>
        <w:tc>
          <w:tcPr>
            <w:tcW w:w="20" w:type="dxa"/>
            <w:vAlign w:val="bottom"/>
          </w:tcPr>
          <w:p w:rsidR="00A33515" w:rsidDel="002260E7" w:rsidRDefault="00A33515">
            <w:pPr>
              <w:rPr>
                <w:del w:id="3451" w:author="Admin" w:date="2019-02-19T02:10:00Z"/>
                <w:sz w:val="2"/>
                <w:szCs w:val="2"/>
              </w:rPr>
            </w:pPr>
          </w:p>
        </w:tc>
        <w:tc>
          <w:tcPr>
            <w:tcW w:w="340" w:type="dxa"/>
            <w:vAlign w:val="bottom"/>
          </w:tcPr>
          <w:p w:rsidR="00A33515" w:rsidDel="002260E7" w:rsidRDefault="00A33515">
            <w:pPr>
              <w:rPr>
                <w:del w:id="3452" w:author="Admin" w:date="2019-02-19T02:10:00Z"/>
                <w:sz w:val="2"/>
                <w:szCs w:val="2"/>
              </w:rPr>
            </w:pPr>
          </w:p>
        </w:tc>
        <w:tc>
          <w:tcPr>
            <w:tcW w:w="20" w:type="dxa"/>
            <w:vAlign w:val="bottom"/>
          </w:tcPr>
          <w:p w:rsidR="00A33515" w:rsidDel="002260E7" w:rsidRDefault="00A33515">
            <w:pPr>
              <w:rPr>
                <w:del w:id="3453" w:author="Admin" w:date="2019-02-19T02:10:00Z"/>
                <w:sz w:val="2"/>
                <w:szCs w:val="2"/>
              </w:rPr>
            </w:pPr>
          </w:p>
        </w:tc>
        <w:tc>
          <w:tcPr>
            <w:tcW w:w="320" w:type="dxa"/>
            <w:vAlign w:val="bottom"/>
          </w:tcPr>
          <w:p w:rsidR="00A33515" w:rsidDel="002260E7" w:rsidRDefault="00A33515">
            <w:pPr>
              <w:rPr>
                <w:del w:id="3454" w:author="Admin" w:date="2019-02-19T02:10:00Z"/>
                <w:sz w:val="2"/>
                <w:szCs w:val="2"/>
              </w:rPr>
            </w:pPr>
          </w:p>
        </w:tc>
        <w:tc>
          <w:tcPr>
            <w:tcW w:w="0" w:type="dxa"/>
            <w:vAlign w:val="bottom"/>
          </w:tcPr>
          <w:p w:rsidR="00A33515" w:rsidDel="002260E7" w:rsidRDefault="00A33515">
            <w:pPr>
              <w:spacing w:line="20" w:lineRule="exact"/>
              <w:rPr>
                <w:del w:id="3455" w:author="Admin" w:date="2019-02-19T02:10:00Z"/>
                <w:sz w:val="1"/>
                <w:szCs w:val="1"/>
              </w:rPr>
            </w:pPr>
          </w:p>
        </w:tc>
      </w:tr>
    </w:tbl>
    <w:p w:rsidR="00A33515" w:rsidDel="002260E7" w:rsidRDefault="00A33515">
      <w:pPr>
        <w:spacing w:line="123" w:lineRule="exact"/>
        <w:rPr>
          <w:del w:id="3456" w:author="Admin" w:date="2019-02-19T02:10:00Z"/>
          <w:sz w:val="20"/>
          <w:szCs w:val="20"/>
        </w:rPr>
      </w:pPr>
    </w:p>
    <w:p w:rsidR="00A33515" w:rsidDel="002260E7" w:rsidRDefault="001A4D22">
      <w:pPr>
        <w:numPr>
          <w:ilvl w:val="0"/>
          <w:numId w:val="555"/>
        </w:numPr>
        <w:tabs>
          <w:tab w:val="left" w:pos="290"/>
        </w:tabs>
        <w:spacing w:line="291" w:lineRule="auto"/>
        <w:ind w:left="290" w:hanging="290"/>
        <w:jc w:val="both"/>
        <w:rPr>
          <w:del w:id="3457" w:author="Admin" w:date="2019-02-19T02:10:00Z"/>
          <w:rFonts w:ascii="Arial" w:eastAsia="Arial" w:hAnsi="Arial" w:cs="Arial"/>
          <w:b/>
          <w:bCs/>
          <w:sz w:val="20"/>
          <w:szCs w:val="20"/>
        </w:rPr>
        <w:pPrChange w:id="3458" w:author="Admin" w:date="2019-02-19T00:19:00Z">
          <w:pPr>
            <w:numPr>
              <w:numId w:val="557"/>
            </w:numPr>
            <w:tabs>
              <w:tab w:val="left" w:pos="290"/>
            </w:tabs>
            <w:spacing w:line="291" w:lineRule="auto"/>
            <w:ind w:left="290" w:hanging="290"/>
            <w:jc w:val="both"/>
          </w:pPr>
        </w:pPrChange>
      </w:pPr>
      <w:del w:id="3459" w:author="Admin" w:date="2019-02-19T02:10:00Z">
        <w:r w:rsidDel="002260E7">
          <w:rPr>
            <w:rFonts w:ascii="Arial" w:eastAsia="Arial" w:hAnsi="Arial" w:cs="Arial"/>
            <w:sz w:val="20"/>
            <w:szCs w:val="20"/>
          </w:rPr>
          <w:delText>Квадрат 4 4 состоит из 16 клеток. Какое наименьшее число сторон клеток в этой таблице надо отметить, чтобы у каждой клетки было не менее двух отмеченных сторон?</w:delText>
        </w:r>
      </w:del>
    </w:p>
    <w:p w:rsidR="00A33515" w:rsidDel="002260E7" w:rsidRDefault="00A33515">
      <w:pPr>
        <w:spacing w:line="46" w:lineRule="exact"/>
        <w:rPr>
          <w:del w:id="3460" w:author="Admin" w:date="2019-02-19T02:10:00Z"/>
          <w:rFonts w:ascii="Arial" w:eastAsia="Arial" w:hAnsi="Arial" w:cs="Arial"/>
          <w:b/>
          <w:bCs/>
          <w:sz w:val="20"/>
          <w:szCs w:val="20"/>
        </w:rPr>
      </w:pPr>
    </w:p>
    <w:p w:rsidR="00A33515" w:rsidDel="002260E7" w:rsidRDefault="001A4D22">
      <w:pPr>
        <w:spacing w:line="291" w:lineRule="auto"/>
        <w:ind w:left="290"/>
        <w:jc w:val="both"/>
        <w:rPr>
          <w:del w:id="3461" w:author="Admin" w:date="2019-02-19T02:10:00Z"/>
          <w:rFonts w:ascii="Arial" w:eastAsia="Arial" w:hAnsi="Arial" w:cs="Arial"/>
          <w:b/>
          <w:bCs/>
          <w:sz w:val="20"/>
          <w:szCs w:val="20"/>
        </w:rPr>
      </w:pPr>
      <w:del w:id="3462"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Отмеченная сторона принадлежит максимум двум клет-кам. У каждой клетки должно быть минимум по 2 отмеченных сто-роны — поэтому отметок нам нужно сделать не менее чем</w:delText>
        </w:r>
      </w:del>
    </w:p>
    <w:p w:rsidR="00A33515" w:rsidDel="002260E7" w:rsidRDefault="00A33515">
      <w:pPr>
        <w:spacing w:line="190" w:lineRule="exact"/>
        <w:rPr>
          <w:del w:id="3463" w:author="Admin" w:date="2019-02-19T02:10:00Z"/>
          <w:sz w:val="20"/>
          <w:szCs w:val="20"/>
        </w:rPr>
      </w:pPr>
    </w:p>
    <w:p w:rsidR="00A33515" w:rsidDel="002260E7" w:rsidRDefault="001A4D22">
      <w:pPr>
        <w:ind w:left="2750"/>
        <w:rPr>
          <w:del w:id="3464" w:author="Admin" w:date="2019-02-19T02:10:00Z"/>
          <w:sz w:val="20"/>
          <w:szCs w:val="20"/>
        </w:rPr>
      </w:pPr>
      <w:del w:id="3465" w:author="Admin" w:date="2019-02-19T02:10:00Z">
        <w:r w:rsidDel="002260E7">
          <w:rPr>
            <w:rFonts w:ascii="Arial" w:eastAsia="Arial" w:hAnsi="Arial" w:cs="Arial"/>
            <w:sz w:val="20"/>
            <w:szCs w:val="20"/>
          </w:rPr>
          <w:delText xml:space="preserve">16  2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16</w:delText>
        </w:r>
        <w:r w:rsidDel="002260E7">
          <w:rPr>
            <w:rFonts w:eastAsia="Times New Roman"/>
            <w:i/>
            <w:iCs/>
            <w:sz w:val="20"/>
            <w:szCs w:val="20"/>
          </w:rPr>
          <w:delText>:</w:delText>
        </w:r>
      </w:del>
    </w:p>
    <w:p w:rsidR="00A33515" w:rsidDel="002260E7" w:rsidRDefault="00A33515">
      <w:pPr>
        <w:spacing w:line="340" w:lineRule="exact"/>
        <w:rPr>
          <w:del w:id="3466" w:author="Admin" w:date="2019-02-19T02:10:00Z"/>
          <w:sz w:val="20"/>
          <w:szCs w:val="20"/>
        </w:rPr>
      </w:pPr>
    </w:p>
    <w:p w:rsidR="00A33515" w:rsidDel="002260E7" w:rsidRDefault="001A4D22">
      <w:pPr>
        <w:ind w:left="290"/>
        <w:rPr>
          <w:del w:id="3467" w:author="Admin" w:date="2019-02-19T02:10:00Z"/>
          <w:sz w:val="20"/>
          <w:szCs w:val="20"/>
        </w:rPr>
      </w:pPr>
      <w:del w:id="3468" w:author="Admin" w:date="2019-02-19T02:10:00Z">
        <w:r w:rsidDel="002260E7">
          <w:rPr>
            <w:rFonts w:ascii="Arial" w:eastAsia="Arial" w:hAnsi="Arial" w:cs="Arial"/>
            <w:sz w:val="20"/>
            <w:szCs w:val="20"/>
          </w:rPr>
          <w:delText>Приведём пример того, как можно сделать 16 отметок:</w:delText>
        </w:r>
      </w:del>
    </w:p>
    <w:p w:rsidR="00A33515" w:rsidDel="002260E7" w:rsidRDefault="001A4D22">
      <w:pPr>
        <w:spacing w:line="20" w:lineRule="exact"/>
        <w:rPr>
          <w:del w:id="3469" w:author="Admin" w:date="2019-02-19T02:10:00Z"/>
          <w:sz w:val="20"/>
          <w:szCs w:val="20"/>
        </w:rPr>
      </w:pPr>
      <w:del w:id="3470" w:author="Admin" w:date="2019-02-19T02:10:00Z">
        <w:r w:rsidDel="002260E7">
          <w:rPr>
            <w:noProof/>
            <w:sz w:val="20"/>
            <w:szCs w:val="20"/>
          </w:rPr>
          <mc:AlternateContent>
            <mc:Choice Requires="wps">
              <w:drawing>
                <wp:anchor distT="0" distB="0" distL="114300" distR="114300" simplePos="0" relativeHeight="251759616" behindDoc="1" locked="0" layoutInCell="0" allowOverlap="1" wp14:anchorId="2CAF146E" wp14:editId="53AF90F5">
                  <wp:simplePos x="0" y="0"/>
                  <wp:positionH relativeFrom="column">
                    <wp:posOffset>1673860</wp:posOffset>
                  </wp:positionH>
                  <wp:positionV relativeFrom="paragraph">
                    <wp:posOffset>68580</wp:posOffset>
                  </wp:positionV>
                  <wp:extent cx="0" cy="101854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854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00" o:spid="_x0000_s1026" style="position:absolute;z-index:-251556864;visibility:visible;mso-wrap-style:square;mso-wrap-distance-left:9pt;mso-wrap-distance-top:0;mso-wrap-distance-right:9pt;mso-wrap-distance-bottom:0;mso-position-horizontal:absolute;mso-position-horizontal-relative:text;mso-position-vertical:absolute;mso-position-vertical-relative:text" from="131.8pt,5.4pt" to="131.8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60640" behindDoc="1" locked="0" layoutInCell="0" allowOverlap="1" wp14:anchorId="1BBED8BC" wp14:editId="038D6CAE">
                  <wp:simplePos x="0" y="0"/>
                  <wp:positionH relativeFrom="column">
                    <wp:posOffset>1668780</wp:posOffset>
                  </wp:positionH>
                  <wp:positionV relativeFrom="paragraph">
                    <wp:posOffset>1082040</wp:posOffset>
                  </wp:positionV>
                  <wp:extent cx="1017905" cy="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7905"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01" o:spid="_x0000_s1026"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131.4pt,85.2pt" to="211.5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61664" behindDoc="1" locked="0" layoutInCell="0" allowOverlap="1" wp14:anchorId="03130CD5" wp14:editId="0CE00B0B">
                  <wp:simplePos x="0" y="0"/>
                  <wp:positionH relativeFrom="column">
                    <wp:posOffset>1925320</wp:posOffset>
                  </wp:positionH>
                  <wp:positionV relativeFrom="paragraph">
                    <wp:posOffset>68580</wp:posOffset>
                  </wp:positionV>
                  <wp:extent cx="0" cy="101854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854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02" o:spid="_x0000_s1026"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151.6pt,5.4pt" to="151.6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62688" behindDoc="1" locked="0" layoutInCell="0" allowOverlap="1" wp14:anchorId="49B2A133" wp14:editId="64DF01FC">
                  <wp:simplePos x="0" y="0"/>
                  <wp:positionH relativeFrom="column">
                    <wp:posOffset>1668780</wp:posOffset>
                  </wp:positionH>
                  <wp:positionV relativeFrom="paragraph">
                    <wp:posOffset>829945</wp:posOffset>
                  </wp:positionV>
                  <wp:extent cx="1017905" cy="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7905"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03" o:spid="_x0000_s1026"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131.4pt,65.35pt" to="211.55pt,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63712" behindDoc="1" locked="0" layoutInCell="0" allowOverlap="1" wp14:anchorId="1B2D79C1" wp14:editId="3AA49198">
                  <wp:simplePos x="0" y="0"/>
                  <wp:positionH relativeFrom="column">
                    <wp:posOffset>2177415</wp:posOffset>
                  </wp:positionH>
                  <wp:positionV relativeFrom="paragraph">
                    <wp:posOffset>68580</wp:posOffset>
                  </wp:positionV>
                  <wp:extent cx="0" cy="101854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854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04" o:spid="_x0000_s1026" style="position:absolute;z-index:-251552768;visibility:visible;mso-wrap-style:square;mso-wrap-distance-left:9pt;mso-wrap-distance-top:0;mso-wrap-distance-right:9pt;mso-wrap-distance-bottom:0;mso-position-horizontal:absolute;mso-position-horizontal-relative:text;mso-position-vertical:absolute;mso-position-vertical-relative:text" from="171.45pt,5.4pt" to="171.4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64736" behindDoc="1" locked="0" layoutInCell="0" allowOverlap="1" wp14:anchorId="776926CE" wp14:editId="18029271">
                  <wp:simplePos x="0" y="0"/>
                  <wp:positionH relativeFrom="column">
                    <wp:posOffset>1668780</wp:posOffset>
                  </wp:positionH>
                  <wp:positionV relativeFrom="paragraph">
                    <wp:posOffset>577850</wp:posOffset>
                  </wp:positionV>
                  <wp:extent cx="1017905" cy="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7905"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05" o:spid="_x0000_s1026"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131.4pt,45.5pt" to="211.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65760" behindDoc="1" locked="0" layoutInCell="0" allowOverlap="1" wp14:anchorId="0A7FF48B" wp14:editId="69D534D0">
                  <wp:simplePos x="0" y="0"/>
                  <wp:positionH relativeFrom="column">
                    <wp:posOffset>2429510</wp:posOffset>
                  </wp:positionH>
                  <wp:positionV relativeFrom="paragraph">
                    <wp:posOffset>68580</wp:posOffset>
                  </wp:positionV>
                  <wp:extent cx="0" cy="1018540"/>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854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06" o:spid="_x0000_s1026" style="position:absolute;z-index:-251550720;visibility:visible;mso-wrap-style:square;mso-wrap-distance-left:9pt;mso-wrap-distance-top:0;mso-wrap-distance-right:9pt;mso-wrap-distance-bottom:0;mso-position-horizontal:absolute;mso-position-horizontal-relative:text;mso-position-vertical:absolute;mso-position-vertical-relative:text" from="191.3pt,5.4pt" to="191.3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66784" behindDoc="1" locked="0" layoutInCell="0" allowOverlap="1" wp14:anchorId="4FE6B77A" wp14:editId="61199763">
                  <wp:simplePos x="0" y="0"/>
                  <wp:positionH relativeFrom="column">
                    <wp:posOffset>1668780</wp:posOffset>
                  </wp:positionH>
                  <wp:positionV relativeFrom="paragraph">
                    <wp:posOffset>325755</wp:posOffset>
                  </wp:positionV>
                  <wp:extent cx="1017905" cy="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7905"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07" o:spid="_x0000_s1026" style="position:absolute;z-index:-251549696;visibility:visible;mso-wrap-style:square;mso-wrap-distance-left:9pt;mso-wrap-distance-top:0;mso-wrap-distance-right:9pt;mso-wrap-distance-bottom:0;mso-position-horizontal:absolute;mso-position-horizontal-relative:text;mso-position-vertical:absolute;mso-position-vertical-relative:text" from="131.4pt,25.65pt" to="211.5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67808" behindDoc="1" locked="0" layoutInCell="0" allowOverlap="1" wp14:anchorId="5F615D7C" wp14:editId="354C35CA">
                  <wp:simplePos x="0" y="0"/>
                  <wp:positionH relativeFrom="column">
                    <wp:posOffset>2681605</wp:posOffset>
                  </wp:positionH>
                  <wp:positionV relativeFrom="paragraph">
                    <wp:posOffset>68580</wp:posOffset>
                  </wp:positionV>
                  <wp:extent cx="0" cy="1018540"/>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854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08" o:spid="_x0000_s1026"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211.15pt,5.4pt" to="211.1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68832" behindDoc="1" locked="0" layoutInCell="0" allowOverlap="1" wp14:anchorId="0598702B" wp14:editId="4413E55B">
                  <wp:simplePos x="0" y="0"/>
                  <wp:positionH relativeFrom="column">
                    <wp:posOffset>1668780</wp:posOffset>
                  </wp:positionH>
                  <wp:positionV relativeFrom="paragraph">
                    <wp:posOffset>73660</wp:posOffset>
                  </wp:positionV>
                  <wp:extent cx="1017905"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7905"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09" o:spid="_x0000_s1026"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131.4pt,5.8pt" to="211.5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" o:allowincell="f" filled="t" strokeweight=".28117mm">
                  <v:stroke joinstyle="miter"/>
                  <o:lock v:ext="edit" shapetype="f"/>
                </v:line>
              </w:pict>
            </mc:Fallback>
          </mc:AlternateContent>
        </w:r>
      </w:del>
    </w:p>
    <w:p w:rsidR="00A33515" w:rsidDel="002260E7" w:rsidRDefault="00A33515">
      <w:pPr>
        <w:spacing w:line="191" w:lineRule="exact"/>
        <w:rPr>
          <w:del w:id="3471" w:author="Admin" w:date="2019-02-19T02:10:00Z"/>
          <w:sz w:val="20"/>
          <w:szCs w:val="20"/>
        </w:rPr>
      </w:pPr>
    </w:p>
    <w:tbl>
      <w:tblPr>
        <w:tblW w:w="0" w:type="auto"/>
        <w:tblInd w:w="2750" w:type="dxa"/>
        <w:tblLayout w:type="fixed"/>
        <w:tblCellMar>
          <w:left w:w="0" w:type="dxa"/>
          <w:right w:w="0" w:type="dxa"/>
        </w:tblCellMar>
        <w:tblLook w:val="04A0" w:firstRow="1" w:lastRow="0" w:firstColumn="1" w:lastColumn="0" w:noHBand="0" w:noVBand="1"/>
      </w:tblPr>
      <w:tblGrid>
        <w:gridCol w:w="380"/>
        <w:gridCol w:w="600"/>
        <w:gridCol w:w="380"/>
        <w:gridCol w:w="20"/>
      </w:tblGrid>
      <w:tr w:rsidR="00A33515" w:rsidDel="002260E7">
        <w:trPr>
          <w:trHeight w:val="198"/>
          <w:del w:id="3472" w:author="Admin" w:date="2019-02-19T02:10:00Z"/>
        </w:trPr>
        <w:tc>
          <w:tcPr>
            <w:tcW w:w="380" w:type="dxa"/>
            <w:vAlign w:val="bottom"/>
          </w:tcPr>
          <w:p w:rsidR="00A33515" w:rsidDel="002260E7" w:rsidRDefault="00A33515">
            <w:pPr>
              <w:rPr>
                <w:del w:id="3473" w:author="Admin" w:date="2019-02-19T02:10:00Z"/>
                <w:sz w:val="17"/>
                <w:szCs w:val="17"/>
              </w:rPr>
            </w:pPr>
          </w:p>
        </w:tc>
        <w:tc>
          <w:tcPr>
            <w:tcW w:w="600" w:type="dxa"/>
            <w:vAlign w:val="bottom"/>
          </w:tcPr>
          <w:p w:rsidR="00A33515" w:rsidDel="002260E7" w:rsidRDefault="00A33515">
            <w:pPr>
              <w:rPr>
                <w:del w:id="3474" w:author="Admin" w:date="2019-02-19T02:10:00Z"/>
                <w:sz w:val="17"/>
                <w:szCs w:val="17"/>
              </w:rPr>
            </w:pPr>
          </w:p>
        </w:tc>
        <w:tc>
          <w:tcPr>
            <w:tcW w:w="380" w:type="dxa"/>
            <w:vAlign w:val="bottom"/>
          </w:tcPr>
          <w:p w:rsidR="00A33515" w:rsidDel="002260E7" w:rsidRDefault="00A33515">
            <w:pPr>
              <w:rPr>
                <w:del w:id="3475" w:author="Admin" w:date="2019-02-19T02:10:00Z"/>
                <w:sz w:val="17"/>
                <w:szCs w:val="17"/>
              </w:rPr>
            </w:pPr>
          </w:p>
        </w:tc>
        <w:tc>
          <w:tcPr>
            <w:tcW w:w="0" w:type="dxa"/>
            <w:vAlign w:val="bottom"/>
          </w:tcPr>
          <w:p w:rsidR="00A33515" w:rsidDel="002260E7" w:rsidRDefault="00A33515">
            <w:pPr>
              <w:rPr>
                <w:del w:id="3476" w:author="Admin" w:date="2019-02-19T02:10:00Z"/>
                <w:sz w:val="1"/>
                <w:szCs w:val="1"/>
              </w:rPr>
            </w:pPr>
          </w:p>
        </w:tc>
      </w:tr>
      <w:tr w:rsidR="00A33515" w:rsidDel="002260E7">
        <w:trPr>
          <w:trHeight w:val="344"/>
          <w:del w:id="3477" w:author="Admin" w:date="2019-02-19T02:10:00Z"/>
        </w:trPr>
        <w:tc>
          <w:tcPr>
            <w:tcW w:w="380" w:type="dxa"/>
            <w:vAlign w:val="bottom"/>
          </w:tcPr>
          <w:p w:rsidR="00A33515" w:rsidDel="002260E7" w:rsidRDefault="00A33515">
            <w:pPr>
              <w:rPr>
                <w:del w:id="3478" w:author="Admin" w:date="2019-02-19T02:10:00Z"/>
                <w:sz w:val="24"/>
                <w:szCs w:val="24"/>
              </w:rPr>
            </w:pPr>
          </w:p>
        </w:tc>
        <w:tc>
          <w:tcPr>
            <w:tcW w:w="600" w:type="dxa"/>
            <w:vMerge w:val="restart"/>
            <w:vAlign w:val="bottom"/>
          </w:tcPr>
          <w:p w:rsidR="00A33515" w:rsidDel="002260E7" w:rsidRDefault="00A33515">
            <w:pPr>
              <w:rPr>
                <w:del w:id="3479" w:author="Admin" w:date="2019-02-19T02:10:00Z"/>
                <w:sz w:val="24"/>
                <w:szCs w:val="24"/>
              </w:rPr>
            </w:pPr>
          </w:p>
        </w:tc>
        <w:tc>
          <w:tcPr>
            <w:tcW w:w="380" w:type="dxa"/>
            <w:vAlign w:val="bottom"/>
          </w:tcPr>
          <w:p w:rsidR="00A33515" w:rsidDel="002260E7" w:rsidRDefault="00A33515">
            <w:pPr>
              <w:rPr>
                <w:del w:id="3480" w:author="Admin" w:date="2019-02-19T02:10:00Z"/>
                <w:sz w:val="24"/>
                <w:szCs w:val="24"/>
              </w:rPr>
            </w:pPr>
          </w:p>
        </w:tc>
        <w:tc>
          <w:tcPr>
            <w:tcW w:w="0" w:type="dxa"/>
            <w:vAlign w:val="bottom"/>
          </w:tcPr>
          <w:p w:rsidR="00A33515" w:rsidDel="002260E7" w:rsidRDefault="00A33515">
            <w:pPr>
              <w:rPr>
                <w:del w:id="3481" w:author="Admin" w:date="2019-02-19T02:10:00Z"/>
                <w:sz w:val="1"/>
                <w:szCs w:val="1"/>
              </w:rPr>
            </w:pPr>
          </w:p>
        </w:tc>
      </w:tr>
      <w:tr w:rsidR="00A33515" w:rsidDel="002260E7">
        <w:trPr>
          <w:trHeight w:val="53"/>
          <w:del w:id="3482" w:author="Admin" w:date="2019-02-19T02:10:00Z"/>
        </w:trPr>
        <w:tc>
          <w:tcPr>
            <w:tcW w:w="380" w:type="dxa"/>
            <w:vMerge w:val="restart"/>
            <w:vAlign w:val="bottom"/>
          </w:tcPr>
          <w:p w:rsidR="00A33515" w:rsidDel="002260E7" w:rsidRDefault="00A33515">
            <w:pPr>
              <w:rPr>
                <w:del w:id="3483" w:author="Admin" w:date="2019-02-19T02:10:00Z"/>
                <w:sz w:val="4"/>
                <w:szCs w:val="4"/>
              </w:rPr>
            </w:pPr>
          </w:p>
        </w:tc>
        <w:tc>
          <w:tcPr>
            <w:tcW w:w="600" w:type="dxa"/>
            <w:vMerge/>
            <w:vAlign w:val="bottom"/>
          </w:tcPr>
          <w:p w:rsidR="00A33515" w:rsidDel="002260E7" w:rsidRDefault="00A33515">
            <w:pPr>
              <w:rPr>
                <w:del w:id="3484" w:author="Admin" w:date="2019-02-19T02:10:00Z"/>
                <w:sz w:val="4"/>
                <w:szCs w:val="4"/>
              </w:rPr>
            </w:pPr>
          </w:p>
        </w:tc>
        <w:tc>
          <w:tcPr>
            <w:tcW w:w="380" w:type="dxa"/>
            <w:vMerge w:val="restart"/>
            <w:vAlign w:val="bottom"/>
          </w:tcPr>
          <w:p w:rsidR="00A33515" w:rsidDel="002260E7" w:rsidRDefault="00A33515">
            <w:pPr>
              <w:rPr>
                <w:del w:id="3485" w:author="Admin" w:date="2019-02-19T02:10:00Z"/>
                <w:sz w:val="4"/>
                <w:szCs w:val="4"/>
              </w:rPr>
            </w:pPr>
          </w:p>
        </w:tc>
        <w:tc>
          <w:tcPr>
            <w:tcW w:w="0" w:type="dxa"/>
            <w:vAlign w:val="bottom"/>
          </w:tcPr>
          <w:p w:rsidR="00A33515" w:rsidDel="002260E7" w:rsidRDefault="00A33515">
            <w:pPr>
              <w:rPr>
                <w:del w:id="3486" w:author="Admin" w:date="2019-02-19T02:10:00Z"/>
                <w:sz w:val="1"/>
                <w:szCs w:val="1"/>
              </w:rPr>
            </w:pPr>
          </w:p>
        </w:tc>
      </w:tr>
      <w:tr w:rsidR="00A33515" w:rsidDel="002260E7">
        <w:trPr>
          <w:trHeight w:val="198"/>
          <w:del w:id="3487" w:author="Admin" w:date="2019-02-19T02:10:00Z"/>
        </w:trPr>
        <w:tc>
          <w:tcPr>
            <w:tcW w:w="380" w:type="dxa"/>
            <w:vMerge/>
            <w:vAlign w:val="bottom"/>
          </w:tcPr>
          <w:p w:rsidR="00A33515" w:rsidDel="002260E7" w:rsidRDefault="00A33515">
            <w:pPr>
              <w:rPr>
                <w:del w:id="3488" w:author="Admin" w:date="2019-02-19T02:10:00Z"/>
                <w:sz w:val="17"/>
                <w:szCs w:val="17"/>
              </w:rPr>
            </w:pPr>
          </w:p>
        </w:tc>
        <w:tc>
          <w:tcPr>
            <w:tcW w:w="600" w:type="dxa"/>
            <w:vAlign w:val="bottom"/>
          </w:tcPr>
          <w:p w:rsidR="00A33515" w:rsidDel="002260E7" w:rsidRDefault="00A33515">
            <w:pPr>
              <w:rPr>
                <w:del w:id="3489" w:author="Admin" w:date="2019-02-19T02:10:00Z"/>
                <w:sz w:val="17"/>
                <w:szCs w:val="17"/>
              </w:rPr>
            </w:pPr>
          </w:p>
        </w:tc>
        <w:tc>
          <w:tcPr>
            <w:tcW w:w="380" w:type="dxa"/>
            <w:vMerge/>
            <w:vAlign w:val="bottom"/>
          </w:tcPr>
          <w:p w:rsidR="00A33515" w:rsidDel="002260E7" w:rsidRDefault="00A33515">
            <w:pPr>
              <w:rPr>
                <w:del w:id="3490" w:author="Admin" w:date="2019-02-19T02:10:00Z"/>
                <w:sz w:val="17"/>
                <w:szCs w:val="17"/>
              </w:rPr>
            </w:pPr>
          </w:p>
        </w:tc>
        <w:tc>
          <w:tcPr>
            <w:tcW w:w="0" w:type="dxa"/>
            <w:vAlign w:val="bottom"/>
          </w:tcPr>
          <w:p w:rsidR="00A33515" w:rsidDel="002260E7" w:rsidRDefault="00A33515">
            <w:pPr>
              <w:rPr>
                <w:del w:id="3491" w:author="Admin" w:date="2019-02-19T02:10:00Z"/>
                <w:sz w:val="1"/>
                <w:szCs w:val="1"/>
              </w:rPr>
            </w:pPr>
          </w:p>
        </w:tc>
      </w:tr>
      <w:tr w:rsidR="00A33515" w:rsidDel="002260E7">
        <w:trPr>
          <w:trHeight w:val="344"/>
          <w:del w:id="3492" w:author="Admin" w:date="2019-02-19T02:10:00Z"/>
        </w:trPr>
        <w:tc>
          <w:tcPr>
            <w:tcW w:w="380" w:type="dxa"/>
            <w:vMerge w:val="restart"/>
            <w:vAlign w:val="bottom"/>
          </w:tcPr>
          <w:p w:rsidR="00A33515" w:rsidDel="002260E7" w:rsidRDefault="00A33515">
            <w:pPr>
              <w:rPr>
                <w:del w:id="3493" w:author="Admin" w:date="2019-02-19T02:10:00Z"/>
                <w:sz w:val="24"/>
                <w:szCs w:val="24"/>
              </w:rPr>
            </w:pPr>
          </w:p>
        </w:tc>
        <w:tc>
          <w:tcPr>
            <w:tcW w:w="600" w:type="dxa"/>
            <w:vAlign w:val="bottom"/>
          </w:tcPr>
          <w:p w:rsidR="00A33515" w:rsidDel="002260E7" w:rsidRDefault="00A33515">
            <w:pPr>
              <w:rPr>
                <w:del w:id="3494" w:author="Admin" w:date="2019-02-19T02:10:00Z"/>
                <w:sz w:val="24"/>
                <w:szCs w:val="24"/>
              </w:rPr>
            </w:pPr>
          </w:p>
        </w:tc>
        <w:tc>
          <w:tcPr>
            <w:tcW w:w="380" w:type="dxa"/>
            <w:vMerge w:val="restart"/>
            <w:vAlign w:val="bottom"/>
          </w:tcPr>
          <w:p w:rsidR="00A33515" w:rsidDel="002260E7" w:rsidRDefault="00A33515">
            <w:pPr>
              <w:rPr>
                <w:del w:id="3495" w:author="Admin" w:date="2019-02-19T02:10:00Z"/>
                <w:sz w:val="24"/>
                <w:szCs w:val="24"/>
              </w:rPr>
            </w:pPr>
          </w:p>
        </w:tc>
        <w:tc>
          <w:tcPr>
            <w:tcW w:w="0" w:type="dxa"/>
            <w:vAlign w:val="bottom"/>
          </w:tcPr>
          <w:p w:rsidR="00A33515" w:rsidDel="002260E7" w:rsidRDefault="00A33515">
            <w:pPr>
              <w:rPr>
                <w:del w:id="3496" w:author="Admin" w:date="2019-02-19T02:10:00Z"/>
                <w:sz w:val="1"/>
                <w:szCs w:val="1"/>
              </w:rPr>
            </w:pPr>
          </w:p>
        </w:tc>
      </w:tr>
      <w:tr w:rsidR="00A33515" w:rsidDel="002260E7">
        <w:trPr>
          <w:trHeight w:val="53"/>
          <w:del w:id="3497" w:author="Admin" w:date="2019-02-19T02:10:00Z"/>
        </w:trPr>
        <w:tc>
          <w:tcPr>
            <w:tcW w:w="380" w:type="dxa"/>
            <w:vMerge/>
            <w:vAlign w:val="bottom"/>
          </w:tcPr>
          <w:p w:rsidR="00A33515" w:rsidDel="002260E7" w:rsidRDefault="00A33515">
            <w:pPr>
              <w:rPr>
                <w:del w:id="3498" w:author="Admin" w:date="2019-02-19T02:10:00Z"/>
                <w:sz w:val="4"/>
                <w:szCs w:val="4"/>
              </w:rPr>
            </w:pPr>
          </w:p>
        </w:tc>
        <w:tc>
          <w:tcPr>
            <w:tcW w:w="600" w:type="dxa"/>
            <w:vMerge w:val="restart"/>
            <w:vAlign w:val="bottom"/>
          </w:tcPr>
          <w:p w:rsidR="00A33515" w:rsidDel="002260E7" w:rsidRDefault="00A33515">
            <w:pPr>
              <w:rPr>
                <w:del w:id="3499" w:author="Admin" w:date="2019-02-19T02:10:00Z"/>
                <w:sz w:val="4"/>
                <w:szCs w:val="4"/>
              </w:rPr>
            </w:pPr>
          </w:p>
        </w:tc>
        <w:tc>
          <w:tcPr>
            <w:tcW w:w="380" w:type="dxa"/>
            <w:vMerge/>
            <w:vAlign w:val="bottom"/>
          </w:tcPr>
          <w:p w:rsidR="00A33515" w:rsidDel="002260E7" w:rsidRDefault="00A33515">
            <w:pPr>
              <w:rPr>
                <w:del w:id="3500" w:author="Admin" w:date="2019-02-19T02:10:00Z"/>
                <w:sz w:val="4"/>
                <w:szCs w:val="4"/>
              </w:rPr>
            </w:pPr>
          </w:p>
        </w:tc>
        <w:tc>
          <w:tcPr>
            <w:tcW w:w="0" w:type="dxa"/>
            <w:vAlign w:val="bottom"/>
          </w:tcPr>
          <w:p w:rsidR="00A33515" w:rsidDel="002260E7" w:rsidRDefault="00A33515">
            <w:pPr>
              <w:rPr>
                <w:del w:id="3501" w:author="Admin" w:date="2019-02-19T02:10:00Z"/>
                <w:sz w:val="1"/>
                <w:szCs w:val="1"/>
              </w:rPr>
            </w:pPr>
          </w:p>
        </w:tc>
      </w:tr>
      <w:tr w:rsidR="00A33515" w:rsidDel="002260E7">
        <w:trPr>
          <w:trHeight w:val="344"/>
          <w:del w:id="3502" w:author="Admin" w:date="2019-02-19T02:10:00Z"/>
        </w:trPr>
        <w:tc>
          <w:tcPr>
            <w:tcW w:w="380" w:type="dxa"/>
            <w:vAlign w:val="bottom"/>
          </w:tcPr>
          <w:p w:rsidR="00A33515" w:rsidDel="002260E7" w:rsidRDefault="00A33515">
            <w:pPr>
              <w:rPr>
                <w:del w:id="3503" w:author="Admin" w:date="2019-02-19T02:10:00Z"/>
                <w:sz w:val="24"/>
                <w:szCs w:val="24"/>
              </w:rPr>
            </w:pPr>
          </w:p>
        </w:tc>
        <w:tc>
          <w:tcPr>
            <w:tcW w:w="600" w:type="dxa"/>
            <w:vMerge/>
            <w:vAlign w:val="bottom"/>
          </w:tcPr>
          <w:p w:rsidR="00A33515" w:rsidDel="002260E7" w:rsidRDefault="00A33515">
            <w:pPr>
              <w:rPr>
                <w:del w:id="3504" w:author="Admin" w:date="2019-02-19T02:10:00Z"/>
                <w:sz w:val="24"/>
                <w:szCs w:val="24"/>
              </w:rPr>
            </w:pPr>
          </w:p>
        </w:tc>
        <w:tc>
          <w:tcPr>
            <w:tcW w:w="380" w:type="dxa"/>
            <w:vAlign w:val="bottom"/>
          </w:tcPr>
          <w:p w:rsidR="00A33515" w:rsidDel="002260E7" w:rsidRDefault="00A33515">
            <w:pPr>
              <w:rPr>
                <w:del w:id="3505" w:author="Admin" w:date="2019-02-19T02:10:00Z"/>
                <w:sz w:val="24"/>
                <w:szCs w:val="24"/>
              </w:rPr>
            </w:pPr>
          </w:p>
        </w:tc>
        <w:tc>
          <w:tcPr>
            <w:tcW w:w="0" w:type="dxa"/>
            <w:vAlign w:val="bottom"/>
          </w:tcPr>
          <w:p w:rsidR="00A33515" w:rsidDel="002260E7" w:rsidRDefault="00A33515">
            <w:pPr>
              <w:rPr>
                <w:del w:id="3506" w:author="Admin" w:date="2019-02-19T02:10:00Z"/>
                <w:sz w:val="1"/>
                <w:szCs w:val="1"/>
              </w:rPr>
            </w:pPr>
          </w:p>
        </w:tc>
      </w:tr>
    </w:tbl>
    <w:p w:rsidR="00A33515" w:rsidDel="002260E7" w:rsidRDefault="00A33515">
      <w:pPr>
        <w:spacing w:line="200" w:lineRule="exact"/>
        <w:rPr>
          <w:del w:id="3507" w:author="Admin" w:date="2019-02-19T02:10:00Z"/>
          <w:sz w:val="20"/>
          <w:szCs w:val="20"/>
        </w:rPr>
      </w:pPr>
    </w:p>
    <w:p w:rsidR="00A33515" w:rsidDel="002260E7" w:rsidRDefault="00A33515">
      <w:pPr>
        <w:rPr>
          <w:del w:id="3508" w:author="Admin" w:date="2019-02-19T02:10:00Z"/>
        </w:rPr>
        <w:sectPr w:rsidR="00A33515" w:rsidDel="002260E7">
          <w:pgSz w:w="8220" w:h="12472"/>
          <w:pgMar w:top="639" w:right="720" w:bottom="0" w:left="930" w:header="0" w:footer="0" w:gutter="0"/>
          <w:cols w:space="720" w:equalWidth="0">
            <w:col w:w="6570"/>
          </w:cols>
        </w:sectPr>
      </w:pPr>
    </w:p>
    <w:p w:rsidR="00A33515" w:rsidDel="002260E7" w:rsidRDefault="00A33515">
      <w:pPr>
        <w:spacing w:line="200" w:lineRule="exact"/>
        <w:rPr>
          <w:del w:id="3509" w:author="Admin" w:date="2019-02-19T02:10:00Z"/>
          <w:sz w:val="20"/>
          <w:szCs w:val="20"/>
        </w:rPr>
      </w:pPr>
    </w:p>
    <w:p w:rsidR="00A33515" w:rsidDel="002260E7" w:rsidRDefault="00A33515">
      <w:pPr>
        <w:spacing w:line="200" w:lineRule="exact"/>
        <w:rPr>
          <w:del w:id="3510" w:author="Admin" w:date="2019-02-19T02:10:00Z"/>
          <w:sz w:val="20"/>
          <w:szCs w:val="20"/>
        </w:rPr>
      </w:pPr>
    </w:p>
    <w:p w:rsidR="00A33515" w:rsidDel="002260E7" w:rsidRDefault="00A33515">
      <w:pPr>
        <w:spacing w:line="200" w:lineRule="exact"/>
        <w:rPr>
          <w:del w:id="3511" w:author="Admin" w:date="2019-02-19T02:10:00Z"/>
          <w:sz w:val="20"/>
          <w:szCs w:val="20"/>
        </w:rPr>
      </w:pPr>
    </w:p>
    <w:p w:rsidR="00A33515" w:rsidDel="002260E7" w:rsidRDefault="00A33515">
      <w:pPr>
        <w:spacing w:line="200" w:lineRule="exact"/>
        <w:rPr>
          <w:del w:id="3512" w:author="Admin" w:date="2019-02-19T02:10:00Z"/>
          <w:sz w:val="20"/>
          <w:szCs w:val="20"/>
        </w:rPr>
      </w:pPr>
    </w:p>
    <w:p w:rsidR="00A33515" w:rsidDel="002260E7" w:rsidRDefault="00A33515">
      <w:pPr>
        <w:spacing w:line="200" w:lineRule="exact"/>
        <w:rPr>
          <w:del w:id="3513" w:author="Admin" w:date="2019-02-19T02:10:00Z"/>
          <w:sz w:val="20"/>
          <w:szCs w:val="20"/>
        </w:rPr>
      </w:pPr>
    </w:p>
    <w:p w:rsidR="00A33515" w:rsidDel="002260E7" w:rsidRDefault="00A33515">
      <w:pPr>
        <w:spacing w:line="225" w:lineRule="exact"/>
        <w:rPr>
          <w:del w:id="3514" w:author="Admin" w:date="2019-02-19T02:10:00Z"/>
          <w:sz w:val="20"/>
          <w:szCs w:val="20"/>
        </w:rPr>
      </w:pPr>
    </w:p>
    <w:p w:rsidR="00A33515" w:rsidDel="002260E7" w:rsidRDefault="001A4D22">
      <w:pPr>
        <w:ind w:right="190"/>
        <w:jc w:val="center"/>
        <w:rPr>
          <w:del w:id="3515" w:author="Admin" w:date="2019-02-19T02:10:00Z"/>
          <w:sz w:val="20"/>
          <w:szCs w:val="20"/>
        </w:rPr>
      </w:pPr>
      <w:del w:id="351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236</w:delText>
        </w:r>
        <w:r w:rsidDel="002260E7">
          <w:rPr>
            <w:rFonts w:ascii="Arial" w:eastAsia="Arial" w:hAnsi="Arial" w:cs="Arial"/>
            <w:sz w:val="20"/>
            <w:szCs w:val="20"/>
          </w:rPr>
          <w:delText xml:space="preserve"> −</w:delText>
        </w:r>
      </w:del>
    </w:p>
    <w:p w:rsidR="00A33515" w:rsidDel="002260E7" w:rsidRDefault="00A33515">
      <w:pPr>
        <w:rPr>
          <w:del w:id="3517" w:author="Admin" w:date="2019-02-19T02:10:00Z"/>
        </w:rPr>
        <w:sectPr w:rsidR="00A33515" w:rsidDel="002260E7">
          <w:type w:val="continuous"/>
          <w:pgSz w:w="8220" w:h="12472"/>
          <w:pgMar w:top="639" w:right="720" w:bottom="0" w:left="930" w:header="0" w:footer="0" w:gutter="0"/>
          <w:cols w:space="720" w:equalWidth="0">
            <w:col w:w="6570"/>
          </w:cols>
        </w:sectPr>
      </w:pPr>
    </w:p>
    <w:p w:rsidR="00A33515" w:rsidDel="002260E7" w:rsidRDefault="001A4D22">
      <w:pPr>
        <w:ind w:left="1140"/>
        <w:rPr>
          <w:del w:id="3518" w:author="Admin" w:date="2019-02-19T02:10:00Z"/>
          <w:sz w:val="20"/>
          <w:szCs w:val="20"/>
        </w:rPr>
      </w:pPr>
      <w:bookmarkStart w:id="3519" w:name="page247"/>
      <w:bookmarkEnd w:id="3519"/>
      <w:del w:id="3520"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80" w:lineRule="exact"/>
        <w:rPr>
          <w:del w:id="3521" w:author="Admin" w:date="2019-02-19T02:10:00Z"/>
          <w:sz w:val="20"/>
          <w:szCs w:val="20"/>
        </w:rPr>
      </w:pPr>
    </w:p>
    <w:p w:rsidR="00A33515" w:rsidDel="002260E7" w:rsidRDefault="001A4D22">
      <w:pPr>
        <w:rPr>
          <w:del w:id="3522" w:author="Admin" w:date="2019-02-19T02:10:00Z"/>
          <w:sz w:val="20"/>
          <w:szCs w:val="20"/>
        </w:rPr>
      </w:pPr>
      <w:del w:id="3523" w:author="Admin" w:date="2019-02-19T02:10:00Z">
        <w:r w:rsidDel="002260E7">
          <w:rPr>
            <w:rFonts w:ascii="Arial" w:eastAsia="Arial" w:hAnsi="Arial" w:cs="Arial"/>
            <w:b/>
            <w:bCs/>
            <w:sz w:val="36"/>
            <w:szCs w:val="36"/>
          </w:rPr>
          <w:delText>Задачи 8 класса</w:delText>
        </w:r>
      </w:del>
    </w:p>
    <w:p w:rsidR="00A33515" w:rsidDel="002260E7" w:rsidRDefault="00A33515">
      <w:pPr>
        <w:spacing w:line="228" w:lineRule="exact"/>
        <w:rPr>
          <w:del w:id="3524" w:author="Admin" w:date="2019-02-19T02:10:00Z"/>
          <w:sz w:val="20"/>
          <w:szCs w:val="20"/>
        </w:rPr>
      </w:pPr>
    </w:p>
    <w:p w:rsidR="00A33515" w:rsidDel="002260E7" w:rsidRDefault="001A4D22">
      <w:pPr>
        <w:rPr>
          <w:del w:id="3525" w:author="Admin" w:date="2019-02-19T02:10:00Z"/>
          <w:sz w:val="20"/>
          <w:szCs w:val="20"/>
        </w:rPr>
      </w:pPr>
      <w:del w:id="3526" w:author="Admin" w:date="2019-02-19T02:10:00Z">
        <w:r w:rsidDel="002260E7">
          <w:rPr>
            <w:rFonts w:ascii="Arial" w:eastAsia="Arial" w:hAnsi="Arial" w:cs="Arial"/>
            <w:b/>
            <w:bCs/>
            <w:sz w:val="26"/>
            <w:szCs w:val="26"/>
          </w:rPr>
          <w:delText>Задача 1.</w:delText>
        </w:r>
      </w:del>
    </w:p>
    <w:p w:rsidR="00A33515" w:rsidDel="002260E7" w:rsidRDefault="00A33515">
      <w:pPr>
        <w:spacing w:line="178" w:lineRule="exact"/>
        <w:rPr>
          <w:del w:id="3527" w:author="Admin" w:date="2019-02-19T02:10:00Z"/>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3080"/>
        <w:gridCol w:w="420"/>
        <w:gridCol w:w="2740"/>
        <w:gridCol w:w="340"/>
        <w:gridCol w:w="20"/>
      </w:tblGrid>
      <w:tr w:rsidR="00A33515" w:rsidDel="002260E7">
        <w:trPr>
          <w:trHeight w:val="253"/>
          <w:del w:id="3528" w:author="Admin" w:date="2019-02-19T02:10:00Z"/>
        </w:trPr>
        <w:tc>
          <w:tcPr>
            <w:tcW w:w="3500" w:type="dxa"/>
            <w:gridSpan w:val="2"/>
            <w:vAlign w:val="bottom"/>
          </w:tcPr>
          <w:p w:rsidR="00A33515" w:rsidDel="002260E7" w:rsidRDefault="001A4D22">
            <w:pPr>
              <w:rPr>
                <w:del w:id="3529" w:author="Admin" w:date="2019-02-19T02:10:00Z"/>
                <w:sz w:val="20"/>
                <w:szCs w:val="20"/>
              </w:rPr>
            </w:pPr>
            <w:del w:id="3530" w:author="Admin" w:date="2019-02-19T02:10:00Z">
              <w:r w:rsidDel="002260E7">
                <w:rPr>
                  <w:rFonts w:ascii="Arial" w:eastAsia="Arial" w:hAnsi="Arial" w:cs="Arial"/>
                  <w:b/>
                  <w:bCs/>
                  <w:sz w:val="20"/>
                  <w:szCs w:val="20"/>
                </w:rPr>
                <w:delText xml:space="preserve">A. </w:delText>
              </w:r>
              <w:r w:rsidDel="002260E7">
                <w:rPr>
                  <w:rFonts w:ascii="Arial" w:eastAsia="Arial" w:hAnsi="Arial" w:cs="Arial"/>
                  <w:sz w:val="20"/>
                  <w:szCs w:val="20"/>
                </w:rPr>
                <w:delText>Найдите значение выражения</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13</w:delText>
              </w:r>
            </w:del>
          </w:p>
        </w:tc>
        <w:tc>
          <w:tcPr>
            <w:tcW w:w="2740" w:type="dxa"/>
            <w:vAlign w:val="bottom"/>
          </w:tcPr>
          <w:p w:rsidR="00A33515" w:rsidDel="002260E7" w:rsidRDefault="001A4D22">
            <w:pPr>
              <w:ind w:left="100"/>
              <w:rPr>
                <w:del w:id="3531" w:author="Admin" w:date="2019-02-19T02:10:00Z"/>
                <w:sz w:val="20"/>
                <w:szCs w:val="20"/>
              </w:rPr>
            </w:pPr>
            <w:del w:id="3532" w:author="Admin" w:date="2019-02-19T02:10:00Z">
              <w:r w:rsidDel="002260E7">
                <w:rPr>
                  <w:rFonts w:ascii="Arial" w:eastAsia="Arial" w:hAnsi="Arial" w:cs="Arial"/>
                  <w:i/>
                  <w:iCs/>
                  <w:sz w:val="20"/>
                  <w:szCs w:val="20"/>
                </w:rPr>
                <w:delText>x</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если значение разности</w:delText>
              </w:r>
              <w:r w:rsidDel="002260E7">
                <w:rPr>
                  <w:rFonts w:ascii="Arial" w:eastAsia="Arial" w:hAnsi="Arial" w:cs="Arial"/>
                  <w:i/>
                  <w:iCs/>
                  <w:sz w:val="20"/>
                  <w:szCs w:val="20"/>
                </w:rPr>
                <w:delText xml:space="preserve"> x</w:delText>
              </w:r>
            </w:del>
          </w:p>
        </w:tc>
        <w:tc>
          <w:tcPr>
            <w:tcW w:w="340" w:type="dxa"/>
            <w:vAlign w:val="bottom"/>
          </w:tcPr>
          <w:p w:rsidR="00A33515" w:rsidDel="002260E7" w:rsidRDefault="001A4D22">
            <w:pPr>
              <w:jc w:val="right"/>
              <w:rPr>
                <w:del w:id="3533" w:author="Admin" w:date="2019-02-19T02:10:00Z"/>
                <w:sz w:val="20"/>
                <w:szCs w:val="20"/>
              </w:rPr>
            </w:pPr>
            <w:del w:id="3534" w:author="Admin" w:date="2019-02-19T02:10:00Z">
              <w:r w:rsidDel="002260E7">
                <w:rPr>
                  <w:rFonts w:ascii="Arial" w:eastAsia="Arial" w:hAnsi="Arial" w:cs="Arial"/>
                  <w:sz w:val="20"/>
                  <w:szCs w:val="20"/>
                </w:rPr>
                <w:delText>13</w:delText>
              </w:r>
            </w:del>
          </w:p>
        </w:tc>
        <w:tc>
          <w:tcPr>
            <w:tcW w:w="0" w:type="dxa"/>
            <w:vAlign w:val="bottom"/>
          </w:tcPr>
          <w:p w:rsidR="00A33515" w:rsidDel="002260E7" w:rsidRDefault="00A33515">
            <w:pPr>
              <w:rPr>
                <w:del w:id="3535" w:author="Admin" w:date="2019-02-19T02:10:00Z"/>
                <w:sz w:val="1"/>
                <w:szCs w:val="1"/>
              </w:rPr>
            </w:pPr>
          </w:p>
        </w:tc>
      </w:tr>
      <w:tr w:rsidR="00A33515" w:rsidDel="002260E7">
        <w:trPr>
          <w:trHeight w:val="268"/>
          <w:del w:id="3536" w:author="Admin" w:date="2019-02-19T02:10:00Z"/>
        </w:trPr>
        <w:tc>
          <w:tcPr>
            <w:tcW w:w="3500" w:type="dxa"/>
            <w:gridSpan w:val="2"/>
            <w:vAlign w:val="bottom"/>
          </w:tcPr>
          <w:p w:rsidR="00A33515" w:rsidDel="002260E7" w:rsidRDefault="001A4D22">
            <w:pPr>
              <w:ind w:left="300"/>
              <w:rPr>
                <w:del w:id="3537" w:author="Admin" w:date="2019-02-19T02:10:00Z"/>
                <w:sz w:val="20"/>
                <w:szCs w:val="20"/>
              </w:rPr>
            </w:pPr>
            <w:del w:id="3538" w:author="Admin" w:date="2019-02-19T02:10:00Z">
              <w:r w:rsidDel="002260E7">
                <w:rPr>
                  <w:rFonts w:ascii="Arial" w:eastAsia="Arial" w:hAnsi="Arial" w:cs="Arial"/>
                  <w:sz w:val="20"/>
                  <w:szCs w:val="20"/>
                </w:rPr>
                <w:delText>противоположно числу  13.</w:delText>
              </w:r>
            </w:del>
          </w:p>
        </w:tc>
        <w:tc>
          <w:tcPr>
            <w:tcW w:w="2740" w:type="dxa"/>
            <w:vAlign w:val="bottom"/>
          </w:tcPr>
          <w:p w:rsidR="00A33515" w:rsidDel="002260E7" w:rsidRDefault="00A33515">
            <w:pPr>
              <w:rPr>
                <w:del w:id="3539" w:author="Admin" w:date="2019-02-19T02:10:00Z"/>
                <w:sz w:val="23"/>
                <w:szCs w:val="23"/>
              </w:rPr>
            </w:pPr>
          </w:p>
        </w:tc>
        <w:tc>
          <w:tcPr>
            <w:tcW w:w="340" w:type="dxa"/>
            <w:vAlign w:val="bottom"/>
          </w:tcPr>
          <w:p w:rsidR="00A33515" w:rsidDel="002260E7" w:rsidRDefault="00A33515">
            <w:pPr>
              <w:rPr>
                <w:del w:id="3540" w:author="Admin" w:date="2019-02-19T02:10:00Z"/>
                <w:sz w:val="23"/>
                <w:szCs w:val="23"/>
              </w:rPr>
            </w:pPr>
          </w:p>
        </w:tc>
        <w:tc>
          <w:tcPr>
            <w:tcW w:w="0" w:type="dxa"/>
            <w:vAlign w:val="bottom"/>
          </w:tcPr>
          <w:p w:rsidR="00A33515" w:rsidDel="002260E7" w:rsidRDefault="00A33515">
            <w:pPr>
              <w:rPr>
                <w:del w:id="3541" w:author="Admin" w:date="2019-02-19T02:10:00Z"/>
                <w:sz w:val="1"/>
                <w:szCs w:val="1"/>
              </w:rPr>
            </w:pPr>
          </w:p>
        </w:tc>
      </w:tr>
      <w:tr w:rsidR="00A33515" w:rsidDel="002260E7">
        <w:trPr>
          <w:trHeight w:val="348"/>
          <w:del w:id="3542" w:author="Admin" w:date="2019-02-19T02:10:00Z"/>
        </w:trPr>
        <w:tc>
          <w:tcPr>
            <w:tcW w:w="6240" w:type="dxa"/>
            <w:gridSpan w:val="3"/>
            <w:vAlign w:val="bottom"/>
          </w:tcPr>
          <w:p w:rsidR="00A33515" w:rsidDel="002260E7" w:rsidRDefault="001A4D22">
            <w:pPr>
              <w:ind w:left="300"/>
              <w:rPr>
                <w:del w:id="3543" w:author="Admin" w:date="2019-02-19T02:10:00Z"/>
                <w:sz w:val="20"/>
                <w:szCs w:val="20"/>
              </w:rPr>
            </w:pPr>
            <w:del w:id="3544"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Число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13</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является противоположным к числу</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x</w:delText>
              </w:r>
            </w:del>
          </w:p>
        </w:tc>
        <w:tc>
          <w:tcPr>
            <w:tcW w:w="340" w:type="dxa"/>
            <w:vAlign w:val="bottom"/>
          </w:tcPr>
          <w:p w:rsidR="00A33515" w:rsidDel="002260E7" w:rsidRDefault="001A4D22">
            <w:pPr>
              <w:jc w:val="right"/>
              <w:rPr>
                <w:del w:id="3545" w:author="Admin" w:date="2019-02-19T02:10:00Z"/>
                <w:sz w:val="20"/>
                <w:szCs w:val="20"/>
              </w:rPr>
            </w:pPr>
            <w:del w:id="3546" w:author="Admin" w:date="2019-02-19T02:10:00Z">
              <w:r w:rsidDel="002260E7">
                <w:rPr>
                  <w:rFonts w:ascii="Arial" w:eastAsia="Arial" w:hAnsi="Arial" w:cs="Arial"/>
                  <w:sz w:val="20"/>
                  <w:szCs w:val="20"/>
                </w:rPr>
                <w:delText>13,</w:delText>
              </w:r>
            </w:del>
          </w:p>
        </w:tc>
        <w:tc>
          <w:tcPr>
            <w:tcW w:w="0" w:type="dxa"/>
            <w:vAlign w:val="bottom"/>
          </w:tcPr>
          <w:p w:rsidR="00A33515" w:rsidDel="002260E7" w:rsidRDefault="00A33515">
            <w:pPr>
              <w:rPr>
                <w:del w:id="3547" w:author="Admin" w:date="2019-02-19T02:10:00Z"/>
                <w:sz w:val="1"/>
                <w:szCs w:val="1"/>
              </w:rPr>
            </w:pPr>
          </w:p>
        </w:tc>
      </w:tr>
      <w:tr w:rsidR="00A33515" w:rsidDel="002260E7">
        <w:trPr>
          <w:trHeight w:val="268"/>
          <w:del w:id="3548" w:author="Admin" w:date="2019-02-19T02:10:00Z"/>
        </w:trPr>
        <w:tc>
          <w:tcPr>
            <w:tcW w:w="3500" w:type="dxa"/>
            <w:gridSpan w:val="2"/>
            <w:vAlign w:val="bottom"/>
          </w:tcPr>
          <w:p w:rsidR="00A33515" w:rsidDel="002260E7" w:rsidRDefault="001A4D22">
            <w:pPr>
              <w:ind w:left="300"/>
              <w:rPr>
                <w:del w:id="3549" w:author="Admin" w:date="2019-02-19T02:10:00Z"/>
                <w:sz w:val="20"/>
                <w:szCs w:val="20"/>
              </w:rPr>
            </w:pPr>
            <w:del w:id="3550" w:author="Admin" w:date="2019-02-19T02:10:00Z">
              <w:r w:rsidDel="002260E7">
                <w:rPr>
                  <w:rFonts w:ascii="Arial" w:eastAsia="Arial" w:hAnsi="Arial" w:cs="Arial"/>
                  <w:sz w:val="20"/>
                  <w:szCs w:val="20"/>
                </w:rPr>
                <w:delText>и в условиях задачи равно  13.</w:delText>
              </w:r>
            </w:del>
          </w:p>
        </w:tc>
        <w:tc>
          <w:tcPr>
            <w:tcW w:w="2740" w:type="dxa"/>
            <w:vAlign w:val="bottom"/>
          </w:tcPr>
          <w:p w:rsidR="00A33515" w:rsidDel="002260E7" w:rsidRDefault="00A33515">
            <w:pPr>
              <w:rPr>
                <w:del w:id="3551" w:author="Admin" w:date="2019-02-19T02:10:00Z"/>
                <w:sz w:val="23"/>
                <w:szCs w:val="23"/>
              </w:rPr>
            </w:pPr>
          </w:p>
        </w:tc>
        <w:tc>
          <w:tcPr>
            <w:tcW w:w="340" w:type="dxa"/>
            <w:vAlign w:val="bottom"/>
          </w:tcPr>
          <w:p w:rsidR="00A33515" w:rsidDel="002260E7" w:rsidRDefault="00A33515">
            <w:pPr>
              <w:rPr>
                <w:del w:id="3552" w:author="Admin" w:date="2019-02-19T02:10:00Z"/>
                <w:sz w:val="23"/>
                <w:szCs w:val="23"/>
              </w:rPr>
            </w:pPr>
          </w:p>
        </w:tc>
        <w:tc>
          <w:tcPr>
            <w:tcW w:w="0" w:type="dxa"/>
            <w:vAlign w:val="bottom"/>
          </w:tcPr>
          <w:p w:rsidR="00A33515" w:rsidDel="002260E7" w:rsidRDefault="00A33515">
            <w:pPr>
              <w:rPr>
                <w:del w:id="3553" w:author="Admin" w:date="2019-02-19T02:10:00Z"/>
                <w:sz w:val="1"/>
                <w:szCs w:val="1"/>
              </w:rPr>
            </w:pPr>
          </w:p>
        </w:tc>
      </w:tr>
      <w:tr w:rsidR="00A33515" w:rsidDel="002260E7">
        <w:trPr>
          <w:trHeight w:val="373"/>
          <w:del w:id="3554" w:author="Admin" w:date="2019-02-19T02:10:00Z"/>
        </w:trPr>
        <w:tc>
          <w:tcPr>
            <w:tcW w:w="3500" w:type="dxa"/>
            <w:gridSpan w:val="2"/>
            <w:vAlign w:val="bottom"/>
          </w:tcPr>
          <w:p w:rsidR="00A33515" w:rsidDel="002260E7" w:rsidRDefault="001A4D22">
            <w:pPr>
              <w:ind w:left="20"/>
              <w:rPr>
                <w:del w:id="3555" w:author="Admin" w:date="2019-02-19T02:10:00Z"/>
                <w:sz w:val="20"/>
                <w:szCs w:val="20"/>
              </w:rPr>
            </w:pPr>
            <w:del w:id="3556" w:author="Admin" w:date="2019-02-19T02:10:00Z">
              <w:r w:rsidDel="002260E7">
                <w:rPr>
                  <w:rFonts w:ascii="Arial" w:eastAsia="Arial" w:hAnsi="Arial" w:cs="Arial"/>
                  <w:b/>
                  <w:bCs/>
                  <w:sz w:val="20"/>
                  <w:szCs w:val="20"/>
                </w:rPr>
                <w:delText xml:space="preserve">B. </w:delText>
              </w:r>
              <w:r w:rsidDel="002260E7">
                <w:rPr>
                  <w:rFonts w:ascii="Arial" w:eastAsia="Arial" w:hAnsi="Arial" w:cs="Arial"/>
                  <w:sz w:val="20"/>
                  <w:szCs w:val="20"/>
                </w:rPr>
                <w:delText>В выражении</w:delText>
              </w:r>
            </w:del>
          </w:p>
        </w:tc>
        <w:tc>
          <w:tcPr>
            <w:tcW w:w="2740" w:type="dxa"/>
            <w:vAlign w:val="bottom"/>
          </w:tcPr>
          <w:p w:rsidR="00A33515" w:rsidDel="002260E7" w:rsidRDefault="00A33515">
            <w:pPr>
              <w:rPr>
                <w:del w:id="3557" w:author="Admin" w:date="2019-02-19T02:10:00Z"/>
                <w:sz w:val="24"/>
                <w:szCs w:val="24"/>
              </w:rPr>
            </w:pPr>
          </w:p>
        </w:tc>
        <w:tc>
          <w:tcPr>
            <w:tcW w:w="340" w:type="dxa"/>
            <w:vAlign w:val="bottom"/>
          </w:tcPr>
          <w:p w:rsidR="00A33515" w:rsidDel="002260E7" w:rsidRDefault="00A33515">
            <w:pPr>
              <w:rPr>
                <w:del w:id="3558" w:author="Admin" w:date="2019-02-19T02:10:00Z"/>
                <w:sz w:val="24"/>
                <w:szCs w:val="24"/>
              </w:rPr>
            </w:pPr>
          </w:p>
        </w:tc>
        <w:tc>
          <w:tcPr>
            <w:tcW w:w="0" w:type="dxa"/>
            <w:vAlign w:val="bottom"/>
          </w:tcPr>
          <w:p w:rsidR="00A33515" w:rsidDel="002260E7" w:rsidRDefault="00A33515">
            <w:pPr>
              <w:rPr>
                <w:del w:id="3559" w:author="Admin" w:date="2019-02-19T02:10:00Z"/>
                <w:sz w:val="1"/>
                <w:szCs w:val="1"/>
              </w:rPr>
            </w:pPr>
          </w:p>
        </w:tc>
      </w:tr>
      <w:tr w:rsidR="00A33515" w:rsidDel="002260E7">
        <w:trPr>
          <w:trHeight w:val="257"/>
          <w:del w:id="3560" w:author="Admin" w:date="2019-02-19T02:10:00Z"/>
        </w:trPr>
        <w:tc>
          <w:tcPr>
            <w:tcW w:w="3080" w:type="dxa"/>
            <w:vAlign w:val="bottom"/>
          </w:tcPr>
          <w:p w:rsidR="00A33515" w:rsidDel="002260E7" w:rsidRDefault="00A33515">
            <w:pPr>
              <w:rPr>
                <w:del w:id="3561" w:author="Admin" w:date="2019-02-19T02:10:00Z"/>
              </w:rPr>
            </w:pPr>
          </w:p>
        </w:tc>
        <w:tc>
          <w:tcPr>
            <w:tcW w:w="420" w:type="dxa"/>
            <w:tcBorders>
              <w:bottom w:val="single" w:sz="8" w:space="0" w:color="auto"/>
            </w:tcBorders>
            <w:vAlign w:val="bottom"/>
          </w:tcPr>
          <w:p w:rsidR="00A33515" w:rsidDel="002260E7" w:rsidRDefault="001A4D22">
            <w:pPr>
              <w:jc w:val="center"/>
              <w:rPr>
                <w:del w:id="3562" w:author="Admin" w:date="2019-02-19T02:10:00Z"/>
                <w:sz w:val="20"/>
                <w:szCs w:val="20"/>
              </w:rPr>
            </w:pPr>
            <w:del w:id="3563" w:author="Admin" w:date="2019-02-19T02:10:00Z">
              <w:r w:rsidDel="002260E7">
                <w:rPr>
                  <w:rFonts w:ascii="Arial" w:eastAsia="Arial" w:hAnsi="Arial" w:cs="Arial"/>
                  <w:i/>
                  <w:iCs/>
                  <w:w w:val="98"/>
                  <w:sz w:val="20"/>
                  <w:szCs w:val="20"/>
                </w:rPr>
                <w:delText xml:space="preserve">x </w:delText>
              </w:r>
              <w:r w:rsidDel="002260E7">
                <w:rPr>
                  <w:rFonts w:eastAsia="Times New Roman"/>
                  <w:w w:val="98"/>
                  <w:sz w:val="20"/>
                  <w:szCs w:val="20"/>
                </w:rPr>
                <w:delText>+</w:delText>
              </w:r>
              <w:r w:rsidDel="002260E7">
                <w:rPr>
                  <w:rFonts w:ascii="Arial" w:eastAsia="Arial" w:hAnsi="Arial" w:cs="Arial"/>
                  <w:i/>
                  <w:iCs/>
                  <w:w w:val="98"/>
                  <w:sz w:val="20"/>
                  <w:szCs w:val="20"/>
                </w:rPr>
                <w:delText xml:space="preserve"> y</w:delText>
              </w:r>
            </w:del>
          </w:p>
        </w:tc>
        <w:tc>
          <w:tcPr>
            <w:tcW w:w="2740" w:type="dxa"/>
            <w:vMerge w:val="restart"/>
            <w:vAlign w:val="bottom"/>
          </w:tcPr>
          <w:p w:rsidR="00A33515" w:rsidDel="002260E7" w:rsidRDefault="001A4D22">
            <w:pPr>
              <w:ind w:left="60"/>
              <w:rPr>
                <w:del w:id="3564" w:author="Admin" w:date="2019-02-19T02:10:00Z"/>
                <w:sz w:val="20"/>
                <w:szCs w:val="20"/>
              </w:rPr>
            </w:pPr>
            <w:del w:id="3565" w:author="Admin" w:date="2019-02-19T02:10:00Z">
              <w:r w:rsidDel="002260E7">
                <w:rPr>
                  <w:rFonts w:eastAsia="Times New Roman"/>
                  <w:sz w:val="20"/>
                  <w:szCs w:val="20"/>
                </w:rPr>
                <w:delText xml:space="preserve">+ </w:delText>
              </w:r>
              <w:r w:rsidDel="002260E7">
                <w:rPr>
                  <w:rFonts w:ascii="Arial" w:eastAsia="Arial" w:hAnsi="Arial" w:cs="Arial"/>
                  <w:i/>
                  <w:iCs/>
                  <w:sz w:val="20"/>
                  <w:szCs w:val="20"/>
                </w:rPr>
                <w:delText>t</w:delText>
              </w:r>
            </w:del>
          </w:p>
        </w:tc>
        <w:tc>
          <w:tcPr>
            <w:tcW w:w="340" w:type="dxa"/>
            <w:vAlign w:val="bottom"/>
          </w:tcPr>
          <w:p w:rsidR="00A33515" w:rsidDel="002260E7" w:rsidRDefault="00A33515">
            <w:pPr>
              <w:rPr>
                <w:del w:id="3566" w:author="Admin" w:date="2019-02-19T02:10:00Z"/>
              </w:rPr>
            </w:pPr>
          </w:p>
        </w:tc>
        <w:tc>
          <w:tcPr>
            <w:tcW w:w="0" w:type="dxa"/>
            <w:vAlign w:val="bottom"/>
          </w:tcPr>
          <w:p w:rsidR="00A33515" w:rsidDel="002260E7" w:rsidRDefault="00A33515">
            <w:pPr>
              <w:rPr>
                <w:del w:id="3567" w:author="Admin" w:date="2019-02-19T02:10:00Z"/>
                <w:sz w:val="1"/>
                <w:szCs w:val="1"/>
              </w:rPr>
            </w:pPr>
          </w:p>
        </w:tc>
      </w:tr>
      <w:tr w:rsidR="00A33515" w:rsidDel="002260E7">
        <w:trPr>
          <w:trHeight w:val="88"/>
          <w:del w:id="3568" w:author="Admin" w:date="2019-02-19T02:10:00Z"/>
        </w:trPr>
        <w:tc>
          <w:tcPr>
            <w:tcW w:w="3080" w:type="dxa"/>
            <w:vAlign w:val="bottom"/>
          </w:tcPr>
          <w:p w:rsidR="00A33515" w:rsidDel="002260E7" w:rsidRDefault="00A33515">
            <w:pPr>
              <w:rPr>
                <w:del w:id="3569" w:author="Admin" w:date="2019-02-19T02:10:00Z"/>
                <w:sz w:val="7"/>
                <w:szCs w:val="7"/>
              </w:rPr>
            </w:pPr>
          </w:p>
        </w:tc>
        <w:tc>
          <w:tcPr>
            <w:tcW w:w="420" w:type="dxa"/>
            <w:vMerge w:val="restart"/>
            <w:vAlign w:val="bottom"/>
          </w:tcPr>
          <w:p w:rsidR="00A33515" w:rsidDel="002260E7" w:rsidRDefault="001A4D22">
            <w:pPr>
              <w:jc w:val="center"/>
              <w:rPr>
                <w:del w:id="3570" w:author="Admin" w:date="2019-02-19T02:10:00Z"/>
                <w:sz w:val="20"/>
                <w:szCs w:val="20"/>
              </w:rPr>
            </w:pPr>
            <w:del w:id="3571" w:author="Admin" w:date="2019-02-19T02:10:00Z">
              <w:r w:rsidDel="002260E7">
                <w:rPr>
                  <w:rFonts w:ascii="Arial" w:eastAsia="Arial" w:hAnsi="Arial" w:cs="Arial"/>
                  <w:i/>
                  <w:iCs/>
                  <w:w w:val="79"/>
                  <w:sz w:val="20"/>
                  <w:szCs w:val="20"/>
                </w:rPr>
                <w:delText>z</w:delText>
              </w:r>
            </w:del>
          </w:p>
        </w:tc>
        <w:tc>
          <w:tcPr>
            <w:tcW w:w="2740" w:type="dxa"/>
            <w:vMerge/>
            <w:vAlign w:val="bottom"/>
          </w:tcPr>
          <w:p w:rsidR="00A33515" w:rsidDel="002260E7" w:rsidRDefault="00A33515">
            <w:pPr>
              <w:rPr>
                <w:del w:id="3572" w:author="Admin" w:date="2019-02-19T02:10:00Z"/>
                <w:sz w:val="7"/>
                <w:szCs w:val="7"/>
              </w:rPr>
            </w:pPr>
          </w:p>
        </w:tc>
        <w:tc>
          <w:tcPr>
            <w:tcW w:w="340" w:type="dxa"/>
            <w:vAlign w:val="bottom"/>
          </w:tcPr>
          <w:p w:rsidR="00A33515" w:rsidDel="002260E7" w:rsidRDefault="00A33515">
            <w:pPr>
              <w:rPr>
                <w:del w:id="3573" w:author="Admin" w:date="2019-02-19T02:10:00Z"/>
                <w:sz w:val="7"/>
                <w:szCs w:val="7"/>
              </w:rPr>
            </w:pPr>
          </w:p>
        </w:tc>
        <w:tc>
          <w:tcPr>
            <w:tcW w:w="0" w:type="dxa"/>
            <w:vAlign w:val="bottom"/>
          </w:tcPr>
          <w:p w:rsidR="00A33515" w:rsidDel="002260E7" w:rsidRDefault="00A33515">
            <w:pPr>
              <w:rPr>
                <w:del w:id="3574" w:author="Admin" w:date="2019-02-19T02:10:00Z"/>
                <w:sz w:val="1"/>
                <w:szCs w:val="1"/>
              </w:rPr>
            </w:pPr>
          </w:p>
        </w:tc>
      </w:tr>
      <w:tr w:rsidR="00A33515" w:rsidDel="002260E7">
        <w:trPr>
          <w:trHeight w:val="150"/>
          <w:del w:id="3575" w:author="Admin" w:date="2019-02-19T02:10:00Z"/>
        </w:trPr>
        <w:tc>
          <w:tcPr>
            <w:tcW w:w="3080" w:type="dxa"/>
            <w:vAlign w:val="bottom"/>
          </w:tcPr>
          <w:p w:rsidR="00A33515" w:rsidDel="002260E7" w:rsidRDefault="00A33515">
            <w:pPr>
              <w:rPr>
                <w:del w:id="3576" w:author="Admin" w:date="2019-02-19T02:10:00Z"/>
                <w:sz w:val="13"/>
                <w:szCs w:val="13"/>
              </w:rPr>
            </w:pPr>
          </w:p>
        </w:tc>
        <w:tc>
          <w:tcPr>
            <w:tcW w:w="420" w:type="dxa"/>
            <w:vMerge/>
            <w:vAlign w:val="bottom"/>
          </w:tcPr>
          <w:p w:rsidR="00A33515" w:rsidDel="002260E7" w:rsidRDefault="00A33515">
            <w:pPr>
              <w:rPr>
                <w:del w:id="3577" w:author="Admin" w:date="2019-02-19T02:10:00Z"/>
                <w:sz w:val="13"/>
                <w:szCs w:val="13"/>
              </w:rPr>
            </w:pPr>
          </w:p>
        </w:tc>
        <w:tc>
          <w:tcPr>
            <w:tcW w:w="2740" w:type="dxa"/>
            <w:vAlign w:val="bottom"/>
          </w:tcPr>
          <w:p w:rsidR="00A33515" w:rsidDel="002260E7" w:rsidRDefault="00A33515">
            <w:pPr>
              <w:rPr>
                <w:del w:id="3578" w:author="Admin" w:date="2019-02-19T02:10:00Z"/>
                <w:sz w:val="13"/>
                <w:szCs w:val="13"/>
              </w:rPr>
            </w:pPr>
          </w:p>
        </w:tc>
        <w:tc>
          <w:tcPr>
            <w:tcW w:w="340" w:type="dxa"/>
            <w:vAlign w:val="bottom"/>
          </w:tcPr>
          <w:p w:rsidR="00A33515" w:rsidDel="002260E7" w:rsidRDefault="00A33515">
            <w:pPr>
              <w:rPr>
                <w:del w:id="3579" w:author="Admin" w:date="2019-02-19T02:10:00Z"/>
                <w:sz w:val="13"/>
                <w:szCs w:val="13"/>
              </w:rPr>
            </w:pPr>
          </w:p>
        </w:tc>
        <w:tc>
          <w:tcPr>
            <w:tcW w:w="0" w:type="dxa"/>
            <w:vAlign w:val="bottom"/>
          </w:tcPr>
          <w:p w:rsidR="00A33515" w:rsidDel="002260E7" w:rsidRDefault="00A33515">
            <w:pPr>
              <w:rPr>
                <w:del w:id="3580" w:author="Admin" w:date="2019-02-19T02:10:00Z"/>
                <w:sz w:val="1"/>
                <w:szCs w:val="1"/>
              </w:rPr>
            </w:pPr>
          </w:p>
        </w:tc>
      </w:tr>
    </w:tbl>
    <w:p w:rsidR="00A33515" w:rsidDel="002260E7" w:rsidRDefault="00A33515">
      <w:pPr>
        <w:spacing w:line="51" w:lineRule="exact"/>
        <w:rPr>
          <w:del w:id="3581" w:author="Admin" w:date="2019-02-19T02:10:00Z"/>
          <w:sz w:val="20"/>
          <w:szCs w:val="20"/>
        </w:rPr>
      </w:pPr>
    </w:p>
    <w:p w:rsidR="00A33515" w:rsidDel="002260E7" w:rsidRDefault="001A4D22">
      <w:pPr>
        <w:spacing w:line="332" w:lineRule="auto"/>
        <w:ind w:left="500"/>
        <w:jc w:val="both"/>
        <w:rPr>
          <w:del w:id="3582" w:author="Admin" w:date="2019-02-19T02:10:00Z"/>
          <w:sz w:val="20"/>
          <w:szCs w:val="20"/>
        </w:rPr>
      </w:pPr>
      <w:del w:id="3583" w:author="Admin" w:date="2019-02-19T02:10:00Z">
        <w:r w:rsidDel="002260E7">
          <w:rPr>
            <w:rFonts w:ascii="Arial" w:eastAsia="Arial" w:hAnsi="Arial" w:cs="Arial"/>
            <w:sz w:val="19"/>
            <w:szCs w:val="19"/>
          </w:rPr>
          <w:delText>буквы заменили числами 1, 2, 3 и 4 (разные буквы на разные числа). Какое наименьшее значение может принимать это выражение?</w:delText>
        </w:r>
      </w:del>
    </w:p>
    <w:p w:rsidR="00A33515" w:rsidDel="002260E7" w:rsidRDefault="00A33515">
      <w:pPr>
        <w:spacing w:line="11" w:lineRule="exact"/>
        <w:rPr>
          <w:del w:id="3584" w:author="Admin" w:date="2019-02-19T02:10:00Z"/>
          <w:sz w:val="20"/>
          <w:szCs w:val="20"/>
        </w:rPr>
      </w:pPr>
    </w:p>
    <w:p w:rsidR="00A33515" w:rsidDel="002260E7" w:rsidRDefault="001A4D22">
      <w:pPr>
        <w:spacing w:line="285" w:lineRule="auto"/>
        <w:ind w:left="500"/>
        <w:jc w:val="both"/>
        <w:rPr>
          <w:del w:id="3585" w:author="Admin" w:date="2019-02-19T02:10:00Z"/>
          <w:sz w:val="20"/>
          <w:szCs w:val="20"/>
        </w:rPr>
      </w:pPr>
      <w:del w:id="3586"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Увеличение чисел</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при прочих равных увеличивает</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значение выражения из задачи, а увеличение числа </w:delText>
        </w:r>
        <w:r w:rsidDel="002260E7">
          <w:rPr>
            <w:rFonts w:ascii="Arial" w:eastAsia="Arial" w:hAnsi="Arial" w:cs="Arial"/>
            <w:i/>
            <w:iCs/>
            <w:sz w:val="20"/>
            <w:szCs w:val="20"/>
          </w:rPr>
          <w:delText>z</w:delText>
        </w:r>
        <w:r w:rsidDel="002260E7">
          <w:rPr>
            <w:rFonts w:ascii="Arial" w:eastAsia="Arial" w:hAnsi="Arial" w:cs="Arial"/>
            <w:sz w:val="20"/>
            <w:szCs w:val="20"/>
          </w:rPr>
          <w:delText xml:space="preserve"> — уменьша-ет. Поэтому, чтобы как можно сильнее уменьшить значение выра-жения из задачи, нужно подставить самое большое число вместо </w:delText>
        </w:r>
        <w:r w:rsidDel="002260E7">
          <w:rPr>
            <w:rFonts w:ascii="Arial" w:eastAsia="Arial" w:hAnsi="Arial" w:cs="Arial"/>
            <w:i/>
            <w:iCs/>
            <w:sz w:val="20"/>
            <w:szCs w:val="20"/>
          </w:rPr>
          <w:delText>z</w:delText>
        </w:r>
        <w:r w:rsidDel="002260E7">
          <w:rPr>
            <w:rFonts w:ascii="Arial" w:eastAsia="Arial" w:hAnsi="Arial" w:cs="Arial"/>
            <w:sz w:val="20"/>
            <w:szCs w:val="20"/>
          </w:rPr>
          <w:delText xml:space="preserve">. Поэтому </w:delText>
        </w:r>
        <w:r w:rsidDel="002260E7">
          <w:rPr>
            <w:rFonts w:ascii="Arial" w:eastAsia="Arial" w:hAnsi="Arial" w:cs="Arial"/>
            <w:i/>
            <w:iCs/>
            <w:sz w:val="20"/>
            <w:szCs w:val="20"/>
          </w:rPr>
          <w:delText>z</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4.</w:delText>
        </w:r>
      </w:del>
    </w:p>
    <w:p w:rsidR="00A33515" w:rsidDel="002260E7" w:rsidRDefault="00A33515">
      <w:pPr>
        <w:spacing w:line="20" w:lineRule="exact"/>
        <w:rPr>
          <w:del w:id="3587" w:author="Admin" w:date="2019-02-19T02:10:00Z"/>
          <w:sz w:val="20"/>
          <w:szCs w:val="20"/>
        </w:rPr>
      </w:pPr>
    </w:p>
    <w:p w:rsidR="00A33515" w:rsidDel="002260E7" w:rsidRDefault="001A4D22">
      <w:pPr>
        <w:spacing w:line="253" w:lineRule="auto"/>
        <w:ind w:left="500"/>
        <w:jc w:val="both"/>
        <w:rPr>
          <w:del w:id="3588" w:author="Admin" w:date="2019-02-19T02:10:00Z"/>
          <w:sz w:val="20"/>
          <w:szCs w:val="20"/>
        </w:rPr>
      </w:pPr>
      <w:del w:id="3589" w:author="Admin" w:date="2019-02-19T02:10:00Z">
        <w:r w:rsidDel="002260E7">
          <w:rPr>
            <w:rFonts w:ascii="Arial" w:eastAsia="Arial" w:hAnsi="Arial" w:cs="Arial"/>
            <w:sz w:val="20"/>
            <w:szCs w:val="20"/>
          </w:rPr>
          <w:delText xml:space="preserve">Получается выражение </w:delText>
        </w:r>
        <w:r w:rsidDel="002260E7">
          <w:rPr>
            <w:rFonts w:ascii="Arial" w:eastAsia="Arial" w:hAnsi="Arial" w:cs="Arial"/>
            <w:sz w:val="27"/>
            <w:szCs w:val="27"/>
            <w:u w:val="single"/>
            <w:vertAlign w:val="superscript"/>
          </w:rPr>
          <w:delText>1</w:delText>
        </w:r>
        <w:r w:rsidDel="002260E7">
          <w:rPr>
            <w:rFonts w:ascii="Arial" w:eastAsia="Arial" w:hAnsi="Arial" w:cs="Arial"/>
            <w:sz w:val="27"/>
            <w:szCs w:val="27"/>
            <w:vertAlign w:val="subscript"/>
          </w:rPr>
          <w:delText>4</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t</w:delText>
        </w:r>
        <w:r w:rsidDel="002260E7">
          <w:rPr>
            <w:rFonts w:ascii="Arial" w:eastAsia="Arial" w:hAnsi="Arial" w:cs="Arial"/>
            <w:sz w:val="20"/>
            <w:szCs w:val="20"/>
          </w:rPr>
          <w:delText xml:space="preserve">. Самое маленькое число выгод-но оставить как есть, а числа побольше — «усмирить» коэффициен-том </w:delText>
        </w:r>
        <w:r w:rsidDel="002260E7">
          <w:rPr>
            <w:rFonts w:ascii="Arial" w:eastAsia="Arial" w:hAnsi="Arial" w:cs="Arial"/>
            <w:sz w:val="27"/>
            <w:szCs w:val="27"/>
            <w:u w:val="single"/>
            <w:vertAlign w:val="superscript"/>
          </w:rPr>
          <w:delText>1</w:delText>
        </w:r>
        <w:r w:rsidDel="002260E7">
          <w:rPr>
            <w:rFonts w:ascii="Arial" w:eastAsia="Arial" w:hAnsi="Arial" w:cs="Arial"/>
            <w:sz w:val="27"/>
            <w:szCs w:val="27"/>
            <w:vertAlign w:val="subscript"/>
          </w:rPr>
          <w:delText>4</w:delText>
        </w:r>
        <w:r w:rsidDel="002260E7">
          <w:rPr>
            <w:rFonts w:ascii="Arial" w:eastAsia="Arial" w:hAnsi="Arial" w:cs="Arial"/>
            <w:sz w:val="20"/>
            <w:szCs w:val="20"/>
          </w:rPr>
          <w:delText xml:space="preserve"> . Поэтому ответ на задачу —</w:delText>
        </w:r>
      </w:del>
    </w:p>
    <w:p w:rsidR="00A33515" w:rsidDel="002260E7" w:rsidRDefault="00A33515">
      <w:pPr>
        <w:spacing w:line="124" w:lineRule="exact"/>
        <w:rPr>
          <w:del w:id="3590" w:author="Admin" w:date="2019-02-19T02:10:00Z"/>
          <w:sz w:val="20"/>
          <w:szCs w:val="20"/>
        </w:rPr>
      </w:pPr>
    </w:p>
    <w:tbl>
      <w:tblPr>
        <w:tblW w:w="0" w:type="auto"/>
        <w:tblInd w:w="3000" w:type="dxa"/>
        <w:tblLayout w:type="fixed"/>
        <w:tblCellMar>
          <w:left w:w="0" w:type="dxa"/>
          <w:right w:w="0" w:type="dxa"/>
        </w:tblCellMar>
        <w:tblLook w:val="04A0" w:firstRow="1" w:lastRow="0" w:firstColumn="1" w:lastColumn="0" w:noHBand="0" w:noVBand="1"/>
      </w:tblPr>
      <w:tblGrid>
        <w:gridCol w:w="460"/>
        <w:gridCol w:w="660"/>
        <w:gridCol w:w="100"/>
        <w:gridCol w:w="80"/>
        <w:gridCol w:w="20"/>
      </w:tblGrid>
      <w:tr w:rsidR="00A33515" w:rsidDel="002260E7">
        <w:trPr>
          <w:trHeight w:val="280"/>
          <w:del w:id="3591" w:author="Admin" w:date="2019-02-19T02:10:00Z"/>
        </w:trPr>
        <w:tc>
          <w:tcPr>
            <w:tcW w:w="460" w:type="dxa"/>
            <w:tcBorders>
              <w:bottom w:val="single" w:sz="8" w:space="0" w:color="auto"/>
            </w:tcBorders>
            <w:vAlign w:val="bottom"/>
          </w:tcPr>
          <w:p w:rsidR="00A33515" w:rsidDel="002260E7" w:rsidRDefault="001A4D22">
            <w:pPr>
              <w:jc w:val="center"/>
              <w:rPr>
                <w:del w:id="3592" w:author="Admin" w:date="2019-02-19T02:10:00Z"/>
                <w:sz w:val="20"/>
                <w:szCs w:val="20"/>
              </w:rPr>
            </w:pPr>
            <w:del w:id="3593" w:author="Admin" w:date="2019-02-19T02:10:00Z">
              <w:r w:rsidDel="002260E7">
                <w:rPr>
                  <w:rFonts w:ascii="Arial" w:eastAsia="Arial" w:hAnsi="Arial" w:cs="Arial"/>
                  <w:w w:val="98"/>
                  <w:sz w:val="20"/>
                  <w:szCs w:val="20"/>
                </w:rPr>
                <w:delText xml:space="preserve">2 </w:delText>
              </w:r>
              <w:r w:rsidDel="002260E7">
                <w:rPr>
                  <w:rFonts w:eastAsia="Times New Roman"/>
                  <w:w w:val="98"/>
                  <w:sz w:val="20"/>
                  <w:szCs w:val="20"/>
                </w:rPr>
                <w:delText>+</w:delText>
              </w:r>
              <w:r w:rsidDel="002260E7">
                <w:rPr>
                  <w:rFonts w:ascii="Arial" w:eastAsia="Arial" w:hAnsi="Arial" w:cs="Arial"/>
                  <w:w w:val="98"/>
                  <w:sz w:val="20"/>
                  <w:szCs w:val="20"/>
                </w:rPr>
                <w:delText xml:space="preserve"> 3</w:delText>
              </w:r>
            </w:del>
          </w:p>
        </w:tc>
        <w:tc>
          <w:tcPr>
            <w:tcW w:w="660" w:type="dxa"/>
            <w:vMerge w:val="restart"/>
            <w:vAlign w:val="bottom"/>
          </w:tcPr>
          <w:p w:rsidR="00A33515" w:rsidDel="002260E7" w:rsidRDefault="001A4D22">
            <w:pPr>
              <w:jc w:val="right"/>
              <w:rPr>
                <w:del w:id="3594" w:author="Admin" w:date="2019-02-19T02:10:00Z"/>
                <w:sz w:val="20"/>
                <w:szCs w:val="20"/>
              </w:rPr>
            </w:pPr>
            <w:del w:id="3595" w:author="Admin" w:date="2019-02-19T02:10:00Z">
              <w:r w:rsidDel="002260E7">
                <w:rPr>
                  <w:rFonts w:eastAsia="Times New Roman"/>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 xml:space="preserve"> =</w:delText>
              </w:r>
            </w:del>
          </w:p>
        </w:tc>
        <w:tc>
          <w:tcPr>
            <w:tcW w:w="100" w:type="dxa"/>
            <w:tcBorders>
              <w:bottom w:val="single" w:sz="8" w:space="0" w:color="auto"/>
            </w:tcBorders>
            <w:vAlign w:val="bottom"/>
          </w:tcPr>
          <w:p w:rsidR="00A33515" w:rsidDel="002260E7" w:rsidRDefault="001A4D22">
            <w:pPr>
              <w:jc w:val="right"/>
              <w:rPr>
                <w:del w:id="3596" w:author="Admin" w:date="2019-02-19T02:10:00Z"/>
                <w:sz w:val="20"/>
                <w:szCs w:val="20"/>
              </w:rPr>
            </w:pPr>
            <w:del w:id="3597" w:author="Admin" w:date="2019-02-19T02:10:00Z">
              <w:r w:rsidDel="002260E7">
                <w:rPr>
                  <w:rFonts w:ascii="Arial" w:eastAsia="Arial" w:hAnsi="Arial" w:cs="Arial"/>
                  <w:w w:val="71"/>
                  <w:sz w:val="20"/>
                  <w:szCs w:val="20"/>
                </w:rPr>
                <w:delText>9</w:delText>
              </w:r>
            </w:del>
          </w:p>
        </w:tc>
        <w:tc>
          <w:tcPr>
            <w:tcW w:w="80" w:type="dxa"/>
            <w:vMerge w:val="restart"/>
            <w:vAlign w:val="bottom"/>
          </w:tcPr>
          <w:p w:rsidR="00A33515" w:rsidDel="002260E7" w:rsidRDefault="001A4D22">
            <w:pPr>
              <w:jc w:val="right"/>
              <w:rPr>
                <w:del w:id="3598" w:author="Admin" w:date="2019-02-19T02:10:00Z"/>
                <w:sz w:val="20"/>
                <w:szCs w:val="20"/>
              </w:rPr>
            </w:pPr>
            <w:del w:id="3599"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3600" w:author="Admin" w:date="2019-02-19T02:10:00Z"/>
                <w:sz w:val="1"/>
                <w:szCs w:val="1"/>
              </w:rPr>
            </w:pPr>
          </w:p>
        </w:tc>
      </w:tr>
      <w:tr w:rsidR="00A33515" w:rsidDel="002260E7">
        <w:trPr>
          <w:trHeight w:val="88"/>
          <w:del w:id="3601" w:author="Admin" w:date="2019-02-19T02:10:00Z"/>
        </w:trPr>
        <w:tc>
          <w:tcPr>
            <w:tcW w:w="460" w:type="dxa"/>
            <w:vMerge w:val="restart"/>
            <w:vAlign w:val="bottom"/>
          </w:tcPr>
          <w:p w:rsidR="00A33515" w:rsidDel="002260E7" w:rsidRDefault="001A4D22">
            <w:pPr>
              <w:ind w:right="80"/>
              <w:jc w:val="right"/>
              <w:rPr>
                <w:del w:id="3602" w:author="Admin" w:date="2019-02-19T02:10:00Z"/>
                <w:sz w:val="20"/>
                <w:szCs w:val="20"/>
              </w:rPr>
            </w:pPr>
            <w:del w:id="3603" w:author="Admin" w:date="2019-02-19T02:10:00Z">
              <w:r w:rsidDel="002260E7">
                <w:rPr>
                  <w:rFonts w:ascii="Arial" w:eastAsia="Arial" w:hAnsi="Arial" w:cs="Arial"/>
                  <w:sz w:val="20"/>
                  <w:szCs w:val="20"/>
                </w:rPr>
                <w:delText>4</w:delText>
              </w:r>
            </w:del>
          </w:p>
        </w:tc>
        <w:tc>
          <w:tcPr>
            <w:tcW w:w="660" w:type="dxa"/>
            <w:vMerge/>
            <w:vAlign w:val="bottom"/>
          </w:tcPr>
          <w:p w:rsidR="00A33515" w:rsidDel="002260E7" w:rsidRDefault="00A33515">
            <w:pPr>
              <w:rPr>
                <w:del w:id="3604" w:author="Admin" w:date="2019-02-19T02:10:00Z"/>
                <w:sz w:val="7"/>
                <w:szCs w:val="7"/>
              </w:rPr>
            </w:pPr>
          </w:p>
        </w:tc>
        <w:tc>
          <w:tcPr>
            <w:tcW w:w="100" w:type="dxa"/>
            <w:vMerge w:val="restart"/>
            <w:vAlign w:val="bottom"/>
          </w:tcPr>
          <w:p w:rsidR="00A33515" w:rsidDel="002260E7" w:rsidRDefault="001A4D22">
            <w:pPr>
              <w:jc w:val="right"/>
              <w:rPr>
                <w:del w:id="3605" w:author="Admin" w:date="2019-02-19T02:10:00Z"/>
                <w:sz w:val="20"/>
                <w:szCs w:val="20"/>
              </w:rPr>
            </w:pPr>
            <w:del w:id="3606" w:author="Admin" w:date="2019-02-19T02:10:00Z">
              <w:r w:rsidDel="002260E7">
                <w:rPr>
                  <w:rFonts w:ascii="Arial" w:eastAsia="Arial" w:hAnsi="Arial" w:cs="Arial"/>
                  <w:w w:val="71"/>
                  <w:sz w:val="20"/>
                  <w:szCs w:val="20"/>
                </w:rPr>
                <w:delText>4</w:delText>
              </w:r>
            </w:del>
          </w:p>
        </w:tc>
        <w:tc>
          <w:tcPr>
            <w:tcW w:w="80" w:type="dxa"/>
            <w:vMerge/>
            <w:vAlign w:val="bottom"/>
          </w:tcPr>
          <w:p w:rsidR="00A33515" w:rsidDel="002260E7" w:rsidRDefault="00A33515">
            <w:pPr>
              <w:rPr>
                <w:del w:id="3607" w:author="Admin" w:date="2019-02-19T02:10:00Z"/>
                <w:sz w:val="7"/>
                <w:szCs w:val="7"/>
              </w:rPr>
            </w:pPr>
          </w:p>
        </w:tc>
        <w:tc>
          <w:tcPr>
            <w:tcW w:w="0" w:type="dxa"/>
            <w:vAlign w:val="bottom"/>
          </w:tcPr>
          <w:p w:rsidR="00A33515" w:rsidDel="002260E7" w:rsidRDefault="00A33515">
            <w:pPr>
              <w:rPr>
                <w:del w:id="3608" w:author="Admin" w:date="2019-02-19T02:10:00Z"/>
                <w:sz w:val="1"/>
                <w:szCs w:val="1"/>
              </w:rPr>
            </w:pPr>
          </w:p>
        </w:tc>
      </w:tr>
      <w:tr w:rsidR="00A33515" w:rsidDel="002260E7">
        <w:trPr>
          <w:trHeight w:val="154"/>
          <w:del w:id="3609" w:author="Admin" w:date="2019-02-19T02:10:00Z"/>
        </w:trPr>
        <w:tc>
          <w:tcPr>
            <w:tcW w:w="460" w:type="dxa"/>
            <w:vMerge/>
            <w:vAlign w:val="bottom"/>
          </w:tcPr>
          <w:p w:rsidR="00A33515" w:rsidDel="002260E7" w:rsidRDefault="00A33515">
            <w:pPr>
              <w:rPr>
                <w:del w:id="3610" w:author="Admin" w:date="2019-02-19T02:10:00Z"/>
                <w:sz w:val="13"/>
                <w:szCs w:val="13"/>
              </w:rPr>
            </w:pPr>
          </w:p>
        </w:tc>
        <w:tc>
          <w:tcPr>
            <w:tcW w:w="660" w:type="dxa"/>
            <w:vAlign w:val="bottom"/>
          </w:tcPr>
          <w:p w:rsidR="00A33515" w:rsidDel="002260E7" w:rsidRDefault="00A33515">
            <w:pPr>
              <w:rPr>
                <w:del w:id="3611" w:author="Admin" w:date="2019-02-19T02:10:00Z"/>
                <w:sz w:val="13"/>
                <w:szCs w:val="13"/>
              </w:rPr>
            </w:pPr>
          </w:p>
        </w:tc>
        <w:tc>
          <w:tcPr>
            <w:tcW w:w="100" w:type="dxa"/>
            <w:vMerge/>
            <w:vAlign w:val="bottom"/>
          </w:tcPr>
          <w:p w:rsidR="00A33515" w:rsidDel="002260E7" w:rsidRDefault="00A33515">
            <w:pPr>
              <w:rPr>
                <w:del w:id="3612" w:author="Admin" w:date="2019-02-19T02:10:00Z"/>
                <w:sz w:val="13"/>
                <w:szCs w:val="13"/>
              </w:rPr>
            </w:pPr>
          </w:p>
        </w:tc>
        <w:tc>
          <w:tcPr>
            <w:tcW w:w="80" w:type="dxa"/>
            <w:vAlign w:val="bottom"/>
          </w:tcPr>
          <w:p w:rsidR="00A33515" w:rsidDel="002260E7" w:rsidRDefault="00A33515">
            <w:pPr>
              <w:rPr>
                <w:del w:id="3613" w:author="Admin" w:date="2019-02-19T02:10:00Z"/>
                <w:sz w:val="13"/>
                <w:szCs w:val="13"/>
              </w:rPr>
            </w:pPr>
          </w:p>
        </w:tc>
        <w:tc>
          <w:tcPr>
            <w:tcW w:w="0" w:type="dxa"/>
            <w:vAlign w:val="bottom"/>
          </w:tcPr>
          <w:p w:rsidR="00A33515" w:rsidDel="002260E7" w:rsidRDefault="00A33515">
            <w:pPr>
              <w:rPr>
                <w:del w:id="3614" w:author="Admin" w:date="2019-02-19T02:10:00Z"/>
                <w:sz w:val="1"/>
                <w:szCs w:val="1"/>
              </w:rPr>
            </w:pPr>
          </w:p>
        </w:tc>
      </w:tr>
    </w:tbl>
    <w:p w:rsidR="00A33515" w:rsidDel="002260E7" w:rsidRDefault="00A33515">
      <w:pPr>
        <w:spacing w:line="194" w:lineRule="exact"/>
        <w:rPr>
          <w:del w:id="3615" w:author="Admin" w:date="2019-02-19T02:10:00Z"/>
          <w:sz w:val="20"/>
          <w:szCs w:val="20"/>
        </w:rPr>
      </w:pPr>
    </w:p>
    <w:p w:rsidR="00A33515" w:rsidDel="002260E7" w:rsidRDefault="001A4D22">
      <w:pPr>
        <w:numPr>
          <w:ilvl w:val="0"/>
          <w:numId w:val="556"/>
        </w:numPr>
        <w:tabs>
          <w:tab w:val="left" w:pos="500"/>
        </w:tabs>
        <w:ind w:left="500" w:hanging="290"/>
        <w:rPr>
          <w:del w:id="3616" w:author="Admin" w:date="2019-02-19T02:10:00Z"/>
          <w:rFonts w:ascii="Arial" w:eastAsia="Arial" w:hAnsi="Arial" w:cs="Arial"/>
          <w:b/>
          <w:bCs/>
          <w:sz w:val="20"/>
          <w:szCs w:val="20"/>
        </w:rPr>
        <w:pPrChange w:id="3617" w:author="Admin" w:date="2019-02-19T00:19:00Z">
          <w:pPr>
            <w:numPr>
              <w:numId w:val="558"/>
            </w:numPr>
            <w:tabs>
              <w:tab w:val="left" w:pos="500"/>
            </w:tabs>
            <w:ind w:left="500" w:hanging="290"/>
          </w:pPr>
        </w:pPrChange>
      </w:pPr>
      <w:del w:id="3618" w:author="Admin" w:date="2019-02-19T02:10:00Z">
        <w:r w:rsidDel="002260E7">
          <w:rPr>
            <w:rFonts w:ascii="Arial" w:eastAsia="Arial" w:hAnsi="Arial" w:cs="Arial"/>
            <w:sz w:val="20"/>
            <w:szCs w:val="20"/>
          </w:rPr>
          <w:delText>Решите уравнение</w:delText>
        </w:r>
      </w:del>
    </w:p>
    <w:p w:rsidR="00A33515" w:rsidDel="002260E7" w:rsidRDefault="001A4D22">
      <w:pPr>
        <w:spacing w:line="233" w:lineRule="auto"/>
        <w:ind w:left="3780"/>
        <w:rPr>
          <w:del w:id="3619" w:author="Admin" w:date="2019-02-19T02:10:00Z"/>
          <w:sz w:val="20"/>
          <w:szCs w:val="20"/>
        </w:rPr>
      </w:pPr>
      <w:del w:id="3620" w:author="Admin" w:date="2019-02-19T02:10:00Z">
        <w:r w:rsidDel="002260E7">
          <w:rPr>
            <w:rFonts w:ascii="Arial" w:eastAsia="Arial" w:hAnsi="Arial" w:cs="Arial"/>
            <w:sz w:val="20"/>
            <w:szCs w:val="20"/>
          </w:rPr>
          <w:delText>1</w:delText>
        </w:r>
      </w:del>
    </w:p>
    <w:p w:rsidR="00A33515" w:rsidDel="002260E7" w:rsidRDefault="001A4D22">
      <w:pPr>
        <w:numPr>
          <w:ilvl w:val="0"/>
          <w:numId w:val="557"/>
        </w:numPr>
        <w:tabs>
          <w:tab w:val="left" w:pos="3000"/>
        </w:tabs>
        <w:spacing w:line="182" w:lineRule="auto"/>
        <w:ind w:left="3000" w:hanging="144"/>
        <w:rPr>
          <w:del w:id="3621" w:author="Admin" w:date="2019-02-19T02:10:00Z"/>
          <w:rFonts w:ascii="Arial" w:eastAsia="Arial" w:hAnsi="Arial" w:cs="Arial"/>
          <w:i/>
          <w:iCs/>
          <w:sz w:val="19"/>
          <w:szCs w:val="19"/>
        </w:rPr>
        <w:pPrChange w:id="3622" w:author="Admin" w:date="2019-02-19T00:19:00Z">
          <w:pPr>
            <w:numPr>
              <w:numId w:val="559"/>
            </w:numPr>
            <w:tabs>
              <w:tab w:val="left" w:pos="3000"/>
            </w:tabs>
            <w:spacing w:line="182" w:lineRule="auto"/>
            <w:ind w:left="3000" w:hanging="144"/>
          </w:pPr>
        </w:pPrChange>
      </w:pPr>
      <w:del w:id="3623" w:author="Admin" w:date="2019-02-19T02:10:00Z">
        <w:r w:rsidDel="002260E7">
          <w:rPr>
            <w:rFonts w:eastAsia="Times New Roman"/>
            <w:sz w:val="19"/>
            <w:szCs w:val="19"/>
          </w:rPr>
          <w:delText>=</w:delText>
        </w:r>
      </w:del>
    </w:p>
    <w:p w:rsidR="00A33515" w:rsidDel="002260E7" w:rsidRDefault="001A4D22">
      <w:pPr>
        <w:spacing w:line="20" w:lineRule="exact"/>
        <w:rPr>
          <w:del w:id="3624" w:author="Admin" w:date="2019-02-19T02:10:00Z"/>
          <w:sz w:val="20"/>
          <w:szCs w:val="20"/>
        </w:rPr>
      </w:pPr>
      <w:del w:id="3625" w:author="Admin" w:date="2019-02-19T02:10:00Z">
        <w:r w:rsidDel="002260E7">
          <w:rPr>
            <w:noProof/>
            <w:sz w:val="20"/>
            <w:szCs w:val="20"/>
          </w:rPr>
          <mc:AlternateContent>
            <mc:Choice Requires="wps">
              <w:drawing>
                <wp:anchor distT="0" distB="0" distL="114300" distR="114300" simplePos="0" relativeHeight="251769856" behindDoc="1" locked="0" layoutInCell="0" allowOverlap="1" wp14:anchorId="26AD49DB" wp14:editId="60F711C0">
                  <wp:simplePos x="0" y="0"/>
                  <wp:positionH relativeFrom="column">
                    <wp:posOffset>2054225</wp:posOffset>
                  </wp:positionH>
                  <wp:positionV relativeFrom="paragraph">
                    <wp:posOffset>-38735</wp:posOffset>
                  </wp:positionV>
                  <wp:extent cx="754380" cy="0"/>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43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0" o:spid="_x0000_s1026" style="position:absolute;z-index:-251546624;visibility:visible;mso-wrap-style:square;mso-wrap-distance-left:9pt;mso-wrap-distance-top:0;mso-wrap-distance-right:9pt;mso-wrap-distance-bottom:0;mso-position-horizontal:absolute;mso-position-horizontal-relative:text;mso-position-vertical:absolute;mso-position-vertical-relative:text" from="161.75pt,-3.05pt" to="221.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" o:allowincell="f" filled="t" strokeweight=".14039mm">
                  <v:stroke joinstyle="miter"/>
                  <o:lock v:ext="edit" shapetype="f"/>
                </v:line>
              </w:pict>
            </mc:Fallback>
          </mc:AlternateContent>
        </w:r>
      </w:del>
    </w:p>
    <w:p w:rsidR="00A33515" w:rsidDel="002260E7" w:rsidRDefault="001A4D22">
      <w:pPr>
        <w:spacing w:line="183" w:lineRule="auto"/>
        <w:ind w:left="3960"/>
        <w:rPr>
          <w:del w:id="3626" w:author="Admin" w:date="2019-02-19T02:10:00Z"/>
          <w:sz w:val="20"/>
          <w:szCs w:val="20"/>
        </w:rPr>
      </w:pPr>
      <w:del w:id="3627" w:author="Admin" w:date="2019-02-19T02:10:00Z">
        <w:r w:rsidDel="002260E7">
          <w:rPr>
            <w:rFonts w:ascii="Arial" w:eastAsia="Arial" w:hAnsi="Arial" w:cs="Arial"/>
            <w:sz w:val="18"/>
            <w:szCs w:val="18"/>
          </w:rPr>
          <w:delText>1</w:delText>
        </w:r>
      </w:del>
    </w:p>
    <w:p w:rsidR="00A33515" w:rsidDel="002260E7" w:rsidRDefault="001A4D22">
      <w:pPr>
        <w:numPr>
          <w:ilvl w:val="0"/>
          <w:numId w:val="558"/>
        </w:numPr>
        <w:tabs>
          <w:tab w:val="left" w:pos="3380"/>
        </w:tabs>
        <w:spacing w:line="181" w:lineRule="auto"/>
        <w:ind w:left="3380" w:hanging="144"/>
        <w:rPr>
          <w:del w:id="3628" w:author="Admin" w:date="2019-02-19T02:10:00Z"/>
          <w:rFonts w:ascii="Arial" w:eastAsia="Arial" w:hAnsi="Arial" w:cs="Arial"/>
          <w:sz w:val="19"/>
          <w:szCs w:val="19"/>
        </w:rPr>
        <w:pPrChange w:id="3629" w:author="Admin" w:date="2019-02-19T00:19:00Z">
          <w:pPr>
            <w:numPr>
              <w:numId w:val="560"/>
            </w:numPr>
            <w:tabs>
              <w:tab w:val="left" w:pos="3380"/>
            </w:tabs>
            <w:spacing w:line="181" w:lineRule="auto"/>
            <w:ind w:left="3380" w:hanging="144"/>
          </w:pPr>
        </w:pPrChange>
      </w:pPr>
      <w:del w:id="3630" w:author="Admin" w:date="2019-02-19T02:10:00Z">
        <w:r w:rsidDel="002260E7">
          <w:rPr>
            <w:rFonts w:eastAsia="Times New Roman"/>
            <w:sz w:val="19"/>
            <w:szCs w:val="19"/>
          </w:rPr>
          <w:delText>+</w:delText>
        </w:r>
      </w:del>
    </w:p>
    <w:p w:rsidR="00A33515" w:rsidDel="002260E7" w:rsidRDefault="001A4D22">
      <w:pPr>
        <w:spacing w:line="20" w:lineRule="exact"/>
        <w:rPr>
          <w:del w:id="3631" w:author="Admin" w:date="2019-02-19T02:10:00Z"/>
          <w:sz w:val="20"/>
          <w:szCs w:val="20"/>
        </w:rPr>
      </w:pPr>
      <w:del w:id="3632" w:author="Admin" w:date="2019-02-19T02:10:00Z">
        <w:r w:rsidDel="002260E7">
          <w:rPr>
            <w:noProof/>
            <w:sz w:val="20"/>
            <w:szCs w:val="20"/>
          </w:rPr>
          <mc:AlternateContent>
            <mc:Choice Requires="wps">
              <w:drawing>
                <wp:anchor distT="0" distB="0" distL="114300" distR="114300" simplePos="0" relativeHeight="251770880" behindDoc="1" locked="0" layoutInCell="0" allowOverlap="1" wp14:anchorId="2BBD08FD" wp14:editId="0E0EAC80">
                  <wp:simplePos x="0" y="0"/>
                  <wp:positionH relativeFrom="column">
                    <wp:posOffset>2291715</wp:posOffset>
                  </wp:positionH>
                  <wp:positionV relativeFrom="paragraph">
                    <wp:posOffset>-38735</wp:posOffset>
                  </wp:positionV>
                  <wp:extent cx="516890" cy="0"/>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68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1" o:spid="_x0000_s1026"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180.45pt,-3.05pt" to="221.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" o:allowincell="f" filled="t" strokeweight=".14039mm">
                  <v:stroke joinstyle="miter"/>
                  <o:lock v:ext="edit" shapetype="f"/>
                </v:line>
              </w:pict>
            </mc:Fallback>
          </mc:AlternateContent>
        </w:r>
      </w:del>
    </w:p>
    <w:tbl>
      <w:tblPr>
        <w:tblW w:w="0" w:type="auto"/>
        <w:tblInd w:w="500" w:type="dxa"/>
        <w:tblLayout w:type="fixed"/>
        <w:tblCellMar>
          <w:left w:w="0" w:type="dxa"/>
          <w:right w:w="0" w:type="dxa"/>
        </w:tblCellMar>
        <w:tblLook w:val="04A0" w:firstRow="1" w:lastRow="0" w:firstColumn="1" w:lastColumn="0" w:noHBand="0" w:noVBand="1"/>
      </w:tblPr>
      <w:tblGrid>
        <w:gridCol w:w="1540"/>
        <w:gridCol w:w="380"/>
        <w:gridCol w:w="820"/>
        <w:gridCol w:w="280"/>
        <w:gridCol w:w="380"/>
        <w:gridCol w:w="80"/>
        <w:gridCol w:w="40"/>
        <w:gridCol w:w="320"/>
        <w:gridCol w:w="80"/>
        <w:gridCol w:w="200"/>
        <w:gridCol w:w="560"/>
        <w:gridCol w:w="80"/>
        <w:gridCol w:w="20"/>
      </w:tblGrid>
      <w:tr w:rsidR="00A33515" w:rsidDel="002260E7">
        <w:trPr>
          <w:trHeight w:val="256"/>
          <w:del w:id="3633" w:author="Admin" w:date="2019-02-19T02:10:00Z"/>
        </w:trPr>
        <w:tc>
          <w:tcPr>
            <w:tcW w:w="1540" w:type="dxa"/>
            <w:vAlign w:val="bottom"/>
          </w:tcPr>
          <w:p w:rsidR="00A33515" w:rsidDel="002260E7" w:rsidRDefault="00A33515">
            <w:pPr>
              <w:rPr>
                <w:del w:id="3634" w:author="Admin" w:date="2019-02-19T02:10:00Z"/>
              </w:rPr>
            </w:pPr>
          </w:p>
        </w:tc>
        <w:tc>
          <w:tcPr>
            <w:tcW w:w="380" w:type="dxa"/>
            <w:vAlign w:val="bottom"/>
          </w:tcPr>
          <w:p w:rsidR="00A33515" w:rsidDel="002260E7" w:rsidRDefault="00A33515">
            <w:pPr>
              <w:rPr>
                <w:del w:id="3635" w:author="Admin" w:date="2019-02-19T02:10:00Z"/>
              </w:rPr>
            </w:pPr>
          </w:p>
        </w:tc>
        <w:tc>
          <w:tcPr>
            <w:tcW w:w="820" w:type="dxa"/>
            <w:vAlign w:val="bottom"/>
          </w:tcPr>
          <w:p w:rsidR="00A33515" w:rsidDel="002260E7" w:rsidRDefault="00A33515">
            <w:pPr>
              <w:rPr>
                <w:del w:id="3636" w:author="Admin" w:date="2019-02-19T02:10:00Z"/>
              </w:rPr>
            </w:pPr>
          </w:p>
        </w:tc>
        <w:tc>
          <w:tcPr>
            <w:tcW w:w="280" w:type="dxa"/>
            <w:vAlign w:val="bottom"/>
          </w:tcPr>
          <w:p w:rsidR="00A33515" w:rsidDel="002260E7" w:rsidRDefault="00A33515">
            <w:pPr>
              <w:rPr>
                <w:del w:id="3637" w:author="Admin" w:date="2019-02-19T02:10:00Z"/>
              </w:rPr>
            </w:pPr>
          </w:p>
        </w:tc>
        <w:tc>
          <w:tcPr>
            <w:tcW w:w="460" w:type="dxa"/>
            <w:gridSpan w:val="2"/>
            <w:vMerge w:val="restart"/>
            <w:vAlign w:val="bottom"/>
          </w:tcPr>
          <w:p w:rsidR="00A33515" w:rsidDel="002260E7" w:rsidRDefault="001A4D22">
            <w:pPr>
              <w:jc w:val="right"/>
              <w:rPr>
                <w:del w:id="3638" w:author="Admin" w:date="2019-02-19T02:10:00Z"/>
                <w:sz w:val="20"/>
                <w:szCs w:val="20"/>
              </w:rPr>
            </w:pPr>
            <w:del w:id="3639"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del>
          </w:p>
        </w:tc>
        <w:tc>
          <w:tcPr>
            <w:tcW w:w="40" w:type="dxa"/>
            <w:tcBorders>
              <w:bottom w:val="single" w:sz="8" w:space="0" w:color="auto"/>
            </w:tcBorders>
            <w:vAlign w:val="bottom"/>
          </w:tcPr>
          <w:p w:rsidR="00A33515" w:rsidDel="002260E7" w:rsidRDefault="00A33515">
            <w:pPr>
              <w:rPr>
                <w:del w:id="3640" w:author="Admin" w:date="2019-02-19T02:10:00Z"/>
              </w:rPr>
            </w:pPr>
          </w:p>
        </w:tc>
        <w:tc>
          <w:tcPr>
            <w:tcW w:w="320" w:type="dxa"/>
            <w:tcBorders>
              <w:bottom w:val="single" w:sz="8" w:space="0" w:color="auto"/>
            </w:tcBorders>
            <w:vAlign w:val="bottom"/>
          </w:tcPr>
          <w:p w:rsidR="00A33515" w:rsidDel="002260E7" w:rsidRDefault="001A4D22">
            <w:pPr>
              <w:jc w:val="center"/>
              <w:rPr>
                <w:del w:id="3641" w:author="Admin" w:date="2019-02-19T02:10:00Z"/>
                <w:sz w:val="20"/>
                <w:szCs w:val="20"/>
              </w:rPr>
            </w:pPr>
            <w:del w:id="3642" w:author="Admin" w:date="2019-02-19T02:10:00Z">
              <w:r w:rsidDel="002260E7">
                <w:rPr>
                  <w:rFonts w:ascii="Arial" w:eastAsia="Arial" w:hAnsi="Arial" w:cs="Arial"/>
                  <w:sz w:val="20"/>
                  <w:szCs w:val="20"/>
                </w:rPr>
                <w:delText>1</w:delText>
              </w:r>
            </w:del>
          </w:p>
        </w:tc>
        <w:tc>
          <w:tcPr>
            <w:tcW w:w="80" w:type="dxa"/>
            <w:tcBorders>
              <w:bottom w:val="single" w:sz="8" w:space="0" w:color="auto"/>
            </w:tcBorders>
            <w:vAlign w:val="bottom"/>
          </w:tcPr>
          <w:p w:rsidR="00A33515" w:rsidDel="002260E7" w:rsidRDefault="00A33515">
            <w:pPr>
              <w:rPr>
                <w:del w:id="3643" w:author="Admin" w:date="2019-02-19T02:10:00Z"/>
              </w:rPr>
            </w:pPr>
          </w:p>
        </w:tc>
        <w:tc>
          <w:tcPr>
            <w:tcW w:w="200" w:type="dxa"/>
            <w:vAlign w:val="bottom"/>
          </w:tcPr>
          <w:p w:rsidR="00A33515" w:rsidDel="002260E7" w:rsidRDefault="00A33515">
            <w:pPr>
              <w:rPr>
                <w:del w:id="3644" w:author="Admin" w:date="2019-02-19T02:10:00Z"/>
              </w:rPr>
            </w:pPr>
          </w:p>
        </w:tc>
        <w:tc>
          <w:tcPr>
            <w:tcW w:w="560" w:type="dxa"/>
            <w:vAlign w:val="bottom"/>
          </w:tcPr>
          <w:p w:rsidR="00A33515" w:rsidDel="002260E7" w:rsidRDefault="00A33515">
            <w:pPr>
              <w:rPr>
                <w:del w:id="3645" w:author="Admin" w:date="2019-02-19T02:10:00Z"/>
              </w:rPr>
            </w:pPr>
          </w:p>
        </w:tc>
        <w:tc>
          <w:tcPr>
            <w:tcW w:w="80" w:type="dxa"/>
            <w:vAlign w:val="bottom"/>
          </w:tcPr>
          <w:p w:rsidR="00A33515" w:rsidDel="002260E7" w:rsidRDefault="00A33515">
            <w:pPr>
              <w:rPr>
                <w:del w:id="3646" w:author="Admin" w:date="2019-02-19T02:10:00Z"/>
              </w:rPr>
            </w:pPr>
          </w:p>
        </w:tc>
        <w:tc>
          <w:tcPr>
            <w:tcW w:w="0" w:type="dxa"/>
            <w:vAlign w:val="bottom"/>
          </w:tcPr>
          <w:p w:rsidR="00A33515" w:rsidDel="002260E7" w:rsidRDefault="00A33515">
            <w:pPr>
              <w:rPr>
                <w:del w:id="3647" w:author="Admin" w:date="2019-02-19T02:10:00Z"/>
                <w:sz w:val="1"/>
                <w:szCs w:val="1"/>
              </w:rPr>
            </w:pPr>
          </w:p>
        </w:tc>
      </w:tr>
      <w:tr w:rsidR="00A33515" w:rsidDel="002260E7">
        <w:trPr>
          <w:trHeight w:val="90"/>
          <w:del w:id="3648" w:author="Admin" w:date="2019-02-19T02:10:00Z"/>
        </w:trPr>
        <w:tc>
          <w:tcPr>
            <w:tcW w:w="1540" w:type="dxa"/>
            <w:vAlign w:val="bottom"/>
          </w:tcPr>
          <w:p w:rsidR="00A33515" w:rsidDel="002260E7" w:rsidRDefault="00A33515">
            <w:pPr>
              <w:rPr>
                <w:del w:id="3649" w:author="Admin" w:date="2019-02-19T02:10:00Z"/>
                <w:sz w:val="7"/>
                <w:szCs w:val="7"/>
              </w:rPr>
            </w:pPr>
          </w:p>
        </w:tc>
        <w:tc>
          <w:tcPr>
            <w:tcW w:w="380" w:type="dxa"/>
            <w:vAlign w:val="bottom"/>
          </w:tcPr>
          <w:p w:rsidR="00A33515" w:rsidDel="002260E7" w:rsidRDefault="00A33515">
            <w:pPr>
              <w:rPr>
                <w:del w:id="3650" w:author="Admin" w:date="2019-02-19T02:10:00Z"/>
                <w:sz w:val="7"/>
                <w:szCs w:val="7"/>
              </w:rPr>
            </w:pPr>
          </w:p>
        </w:tc>
        <w:tc>
          <w:tcPr>
            <w:tcW w:w="820" w:type="dxa"/>
            <w:vAlign w:val="bottom"/>
          </w:tcPr>
          <w:p w:rsidR="00A33515" w:rsidDel="002260E7" w:rsidRDefault="00A33515">
            <w:pPr>
              <w:rPr>
                <w:del w:id="3651" w:author="Admin" w:date="2019-02-19T02:10:00Z"/>
                <w:sz w:val="7"/>
                <w:szCs w:val="7"/>
              </w:rPr>
            </w:pPr>
          </w:p>
        </w:tc>
        <w:tc>
          <w:tcPr>
            <w:tcW w:w="280" w:type="dxa"/>
            <w:vAlign w:val="bottom"/>
          </w:tcPr>
          <w:p w:rsidR="00A33515" w:rsidDel="002260E7" w:rsidRDefault="00A33515">
            <w:pPr>
              <w:rPr>
                <w:del w:id="3652" w:author="Admin" w:date="2019-02-19T02:10:00Z"/>
                <w:sz w:val="7"/>
                <w:szCs w:val="7"/>
              </w:rPr>
            </w:pPr>
          </w:p>
        </w:tc>
        <w:tc>
          <w:tcPr>
            <w:tcW w:w="460" w:type="dxa"/>
            <w:gridSpan w:val="2"/>
            <w:vMerge/>
            <w:vAlign w:val="bottom"/>
          </w:tcPr>
          <w:p w:rsidR="00A33515" w:rsidDel="002260E7" w:rsidRDefault="00A33515">
            <w:pPr>
              <w:rPr>
                <w:del w:id="3653" w:author="Admin" w:date="2019-02-19T02:10:00Z"/>
                <w:sz w:val="7"/>
                <w:szCs w:val="7"/>
              </w:rPr>
            </w:pPr>
          </w:p>
        </w:tc>
        <w:tc>
          <w:tcPr>
            <w:tcW w:w="640" w:type="dxa"/>
            <w:gridSpan w:val="4"/>
            <w:vMerge w:val="restart"/>
            <w:vAlign w:val="bottom"/>
          </w:tcPr>
          <w:p w:rsidR="00A33515" w:rsidDel="002260E7" w:rsidRDefault="001A4D22">
            <w:pPr>
              <w:ind w:right="200"/>
              <w:jc w:val="center"/>
              <w:rPr>
                <w:del w:id="3654" w:author="Admin" w:date="2019-02-19T02:10:00Z"/>
                <w:sz w:val="20"/>
                <w:szCs w:val="20"/>
              </w:rPr>
            </w:pPr>
            <w:del w:id="3655"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del>
          </w:p>
        </w:tc>
        <w:tc>
          <w:tcPr>
            <w:tcW w:w="560" w:type="dxa"/>
            <w:vAlign w:val="bottom"/>
          </w:tcPr>
          <w:p w:rsidR="00A33515" w:rsidDel="002260E7" w:rsidRDefault="00A33515">
            <w:pPr>
              <w:rPr>
                <w:del w:id="3656" w:author="Admin" w:date="2019-02-19T02:10:00Z"/>
                <w:sz w:val="7"/>
                <w:szCs w:val="7"/>
              </w:rPr>
            </w:pPr>
          </w:p>
        </w:tc>
        <w:tc>
          <w:tcPr>
            <w:tcW w:w="80" w:type="dxa"/>
            <w:vAlign w:val="bottom"/>
          </w:tcPr>
          <w:p w:rsidR="00A33515" w:rsidDel="002260E7" w:rsidRDefault="00A33515">
            <w:pPr>
              <w:rPr>
                <w:del w:id="3657" w:author="Admin" w:date="2019-02-19T02:10:00Z"/>
                <w:sz w:val="7"/>
                <w:szCs w:val="7"/>
              </w:rPr>
            </w:pPr>
          </w:p>
        </w:tc>
        <w:tc>
          <w:tcPr>
            <w:tcW w:w="0" w:type="dxa"/>
            <w:vAlign w:val="bottom"/>
          </w:tcPr>
          <w:p w:rsidR="00A33515" w:rsidDel="002260E7" w:rsidRDefault="00A33515">
            <w:pPr>
              <w:rPr>
                <w:del w:id="3658" w:author="Admin" w:date="2019-02-19T02:10:00Z"/>
                <w:sz w:val="1"/>
                <w:szCs w:val="1"/>
              </w:rPr>
            </w:pPr>
          </w:p>
        </w:tc>
      </w:tr>
      <w:tr w:rsidR="00A33515" w:rsidDel="002260E7">
        <w:trPr>
          <w:trHeight w:val="189"/>
          <w:del w:id="3659" w:author="Admin" w:date="2019-02-19T02:10:00Z"/>
        </w:trPr>
        <w:tc>
          <w:tcPr>
            <w:tcW w:w="1540" w:type="dxa"/>
            <w:vAlign w:val="bottom"/>
          </w:tcPr>
          <w:p w:rsidR="00A33515" w:rsidDel="002260E7" w:rsidRDefault="00A33515">
            <w:pPr>
              <w:rPr>
                <w:del w:id="3660" w:author="Admin" w:date="2019-02-19T02:10:00Z"/>
                <w:sz w:val="16"/>
                <w:szCs w:val="16"/>
              </w:rPr>
            </w:pPr>
          </w:p>
        </w:tc>
        <w:tc>
          <w:tcPr>
            <w:tcW w:w="380" w:type="dxa"/>
            <w:vAlign w:val="bottom"/>
          </w:tcPr>
          <w:p w:rsidR="00A33515" w:rsidDel="002260E7" w:rsidRDefault="00A33515">
            <w:pPr>
              <w:rPr>
                <w:del w:id="3661" w:author="Admin" w:date="2019-02-19T02:10:00Z"/>
                <w:sz w:val="16"/>
                <w:szCs w:val="16"/>
              </w:rPr>
            </w:pPr>
          </w:p>
        </w:tc>
        <w:tc>
          <w:tcPr>
            <w:tcW w:w="820" w:type="dxa"/>
            <w:vAlign w:val="bottom"/>
          </w:tcPr>
          <w:p w:rsidR="00A33515" w:rsidDel="002260E7" w:rsidRDefault="00A33515">
            <w:pPr>
              <w:rPr>
                <w:del w:id="3662" w:author="Admin" w:date="2019-02-19T02:10:00Z"/>
                <w:sz w:val="16"/>
                <w:szCs w:val="16"/>
              </w:rPr>
            </w:pPr>
          </w:p>
        </w:tc>
        <w:tc>
          <w:tcPr>
            <w:tcW w:w="280" w:type="dxa"/>
            <w:vAlign w:val="bottom"/>
          </w:tcPr>
          <w:p w:rsidR="00A33515" w:rsidDel="002260E7" w:rsidRDefault="00A33515">
            <w:pPr>
              <w:rPr>
                <w:del w:id="3663" w:author="Admin" w:date="2019-02-19T02:10:00Z"/>
                <w:sz w:val="16"/>
                <w:szCs w:val="16"/>
              </w:rPr>
            </w:pPr>
          </w:p>
        </w:tc>
        <w:tc>
          <w:tcPr>
            <w:tcW w:w="380" w:type="dxa"/>
            <w:vAlign w:val="bottom"/>
          </w:tcPr>
          <w:p w:rsidR="00A33515" w:rsidDel="002260E7" w:rsidRDefault="00A33515">
            <w:pPr>
              <w:rPr>
                <w:del w:id="3664" w:author="Admin" w:date="2019-02-19T02:10:00Z"/>
                <w:sz w:val="16"/>
                <w:szCs w:val="16"/>
              </w:rPr>
            </w:pPr>
          </w:p>
        </w:tc>
        <w:tc>
          <w:tcPr>
            <w:tcW w:w="80" w:type="dxa"/>
            <w:vAlign w:val="bottom"/>
          </w:tcPr>
          <w:p w:rsidR="00A33515" w:rsidDel="002260E7" w:rsidRDefault="00A33515">
            <w:pPr>
              <w:rPr>
                <w:del w:id="3665" w:author="Admin" w:date="2019-02-19T02:10:00Z"/>
                <w:sz w:val="16"/>
                <w:szCs w:val="16"/>
              </w:rPr>
            </w:pPr>
          </w:p>
        </w:tc>
        <w:tc>
          <w:tcPr>
            <w:tcW w:w="640" w:type="dxa"/>
            <w:gridSpan w:val="4"/>
            <w:vMerge/>
            <w:vAlign w:val="bottom"/>
          </w:tcPr>
          <w:p w:rsidR="00A33515" w:rsidDel="002260E7" w:rsidRDefault="00A33515">
            <w:pPr>
              <w:rPr>
                <w:del w:id="3666" w:author="Admin" w:date="2019-02-19T02:10:00Z"/>
                <w:sz w:val="16"/>
                <w:szCs w:val="16"/>
              </w:rPr>
            </w:pPr>
          </w:p>
        </w:tc>
        <w:tc>
          <w:tcPr>
            <w:tcW w:w="560" w:type="dxa"/>
            <w:vAlign w:val="bottom"/>
          </w:tcPr>
          <w:p w:rsidR="00A33515" w:rsidDel="002260E7" w:rsidRDefault="00A33515">
            <w:pPr>
              <w:rPr>
                <w:del w:id="3667" w:author="Admin" w:date="2019-02-19T02:10:00Z"/>
                <w:sz w:val="16"/>
                <w:szCs w:val="16"/>
              </w:rPr>
            </w:pPr>
          </w:p>
        </w:tc>
        <w:tc>
          <w:tcPr>
            <w:tcW w:w="80" w:type="dxa"/>
            <w:vAlign w:val="bottom"/>
          </w:tcPr>
          <w:p w:rsidR="00A33515" w:rsidDel="002260E7" w:rsidRDefault="00A33515">
            <w:pPr>
              <w:rPr>
                <w:del w:id="3668" w:author="Admin" w:date="2019-02-19T02:10:00Z"/>
                <w:sz w:val="16"/>
                <w:szCs w:val="16"/>
              </w:rPr>
            </w:pPr>
          </w:p>
        </w:tc>
        <w:tc>
          <w:tcPr>
            <w:tcW w:w="0" w:type="dxa"/>
            <w:vAlign w:val="bottom"/>
          </w:tcPr>
          <w:p w:rsidR="00A33515" w:rsidDel="002260E7" w:rsidRDefault="00A33515">
            <w:pPr>
              <w:rPr>
                <w:del w:id="3669" w:author="Admin" w:date="2019-02-19T02:10:00Z"/>
                <w:sz w:val="1"/>
                <w:szCs w:val="1"/>
              </w:rPr>
            </w:pPr>
          </w:p>
        </w:tc>
      </w:tr>
      <w:tr w:rsidR="00A33515" w:rsidDel="002260E7">
        <w:trPr>
          <w:trHeight w:val="436"/>
          <w:del w:id="3670" w:author="Admin" w:date="2019-02-19T02:10:00Z"/>
        </w:trPr>
        <w:tc>
          <w:tcPr>
            <w:tcW w:w="1920" w:type="dxa"/>
            <w:gridSpan w:val="2"/>
            <w:vAlign w:val="bottom"/>
          </w:tcPr>
          <w:p w:rsidR="00A33515" w:rsidDel="002260E7" w:rsidRDefault="001A4D22">
            <w:pPr>
              <w:ind w:right="1040"/>
              <w:jc w:val="right"/>
              <w:rPr>
                <w:del w:id="3671" w:author="Admin" w:date="2019-02-19T02:10:00Z"/>
                <w:sz w:val="20"/>
                <w:szCs w:val="20"/>
              </w:rPr>
            </w:pPr>
            <w:del w:id="3672" w:author="Admin" w:date="2019-02-19T02:10:00Z">
              <w:r w:rsidDel="002260E7">
                <w:rPr>
                  <w:rFonts w:ascii="Arial" w:eastAsia="Arial" w:hAnsi="Arial" w:cs="Arial"/>
                  <w:b/>
                  <w:bCs/>
                  <w:i/>
                  <w:iCs/>
                  <w:w w:val="90"/>
                  <w:sz w:val="20"/>
                  <w:szCs w:val="20"/>
                </w:rPr>
                <w:delText>Решение:</w:delText>
              </w:r>
            </w:del>
          </w:p>
        </w:tc>
        <w:tc>
          <w:tcPr>
            <w:tcW w:w="820" w:type="dxa"/>
            <w:vMerge w:val="restart"/>
            <w:vAlign w:val="bottom"/>
          </w:tcPr>
          <w:p w:rsidR="00A33515" w:rsidDel="002260E7" w:rsidRDefault="001A4D22">
            <w:pPr>
              <w:ind w:right="440"/>
              <w:jc w:val="right"/>
              <w:rPr>
                <w:del w:id="3673" w:author="Admin" w:date="2019-02-19T02:10:00Z"/>
                <w:sz w:val="20"/>
                <w:szCs w:val="20"/>
              </w:rPr>
            </w:pPr>
            <w:del w:id="3674" w:author="Admin" w:date="2019-02-19T02:10:00Z">
              <w:r w:rsidDel="002260E7">
                <w:rPr>
                  <w:rFonts w:ascii="Arial" w:eastAsia="Arial" w:hAnsi="Arial" w:cs="Arial"/>
                  <w:sz w:val="20"/>
                  <w:szCs w:val="20"/>
                </w:rPr>
                <w:delText>1</w:delText>
              </w:r>
            </w:del>
          </w:p>
        </w:tc>
        <w:tc>
          <w:tcPr>
            <w:tcW w:w="280" w:type="dxa"/>
            <w:vAlign w:val="bottom"/>
          </w:tcPr>
          <w:p w:rsidR="00A33515" w:rsidDel="002260E7" w:rsidRDefault="00A33515">
            <w:pPr>
              <w:rPr>
                <w:del w:id="3675" w:author="Admin" w:date="2019-02-19T02:10:00Z"/>
                <w:sz w:val="24"/>
                <w:szCs w:val="24"/>
              </w:rPr>
            </w:pPr>
          </w:p>
        </w:tc>
        <w:tc>
          <w:tcPr>
            <w:tcW w:w="500" w:type="dxa"/>
            <w:gridSpan w:val="3"/>
            <w:vMerge w:val="restart"/>
            <w:vAlign w:val="bottom"/>
          </w:tcPr>
          <w:p w:rsidR="00A33515" w:rsidDel="002260E7" w:rsidRDefault="001A4D22">
            <w:pPr>
              <w:jc w:val="right"/>
              <w:rPr>
                <w:del w:id="3676" w:author="Admin" w:date="2019-02-19T02:10:00Z"/>
                <w:sz w:val="20"/>
                <w:szCs w:val="20"/>
              </w:rPr>
            </w:pPr>
            <w:del w:id="3677" w:author="Admin" w:date="2019-02-19T02:10:00Z">
              <w:r w:rsidDel="002260E7">
                <w:rPr>
                  <w:rFonts w:ascii="Arial" w:eastAsia="Arial" w:hAnsi="Arial" w:cs="Arial"/>
                  <w:sz w:val="20"/>
                  <w:szCs w:val="20"/>
                </w:rPr>
                <w:delText>1</w:delText>
              </w:r>
            </w:del>
          </w:p>
        </w:tc>
        <w:tc>
          <w:tcPr>
            <w:tcW w:w="320" w:type="dxa"/>
            <w:vAlign w:val="bottom"/>
          </w:tcPr>
          <w:p w:rsidR="00A33515" w:rsidDel="002260E7" w:rsidRDefault="00A33515">
            <w:pPr>
              <w:rPr>
                <w:del w:id="3678" w:author="Admin" w:date="2019-02-19T02:10:00Z"/>
                <w:sz w:val="24"/>
                <w:szCs w:val="24"/>
              </w:rPr>
            </w:pPr>
          </w:p>
        </w:tc>
        <w:tc>
          <w:tcPr>
            <w:tcW w:w="80" w:type="dxa"/>
            <w:vAlign w:val="bottom"/>
          </w:tcPr>
          <w:p w:rsidR="00A33515" w:rsidDel="002260E7" w:rsidRDefault="00A33515">
            <w:pPr>
              <w:rPr>
                <w:del w:id="3679" w:author="Admin" w:date="2019-02-19T02:10:00Z"/>
                <w:sz w:val="24"/>
                <w:szCs w:val="24"/>
              </w:rPr>
            </w:pPr>
          </w:p>
        </w:tc>
        <w:tc>
          <w:tcPr>
            <w:tcW w:w="200" w:type="dxa"/>
            <w:vAlign w:val="bottom"/>
          </w:tcPr>
          <w:p w:rsidR="00A33515" w:rsidDel="002260E7" w:rsidRDefault="00A33515">
            <w:pPr>
              <w:rPr>
                <w:del w:id="3680" w:author="Admin" w:date="2019-02-19T02:10:00Z"/>
                <w:sz w:val="24"/>
                <w:szCs w:val="24"/>
              </w:rPr>
            </w:pPr>
          </w:p>
        </w:tc>
        <w:tc>
          <w:tcPr>
            <w:tcW w:w="640" w:type="dxa"/>
            <w:gridSpan w:val="2"/>
            <w:vMerge w:val="restart"/>
            <w:vAlign w:val="bottom"/>
          </w:tcPr>
          <w:p w:rsidR="00A33515" w:rsidDel="002260E7" w:rsidRDefault="001A4D22">
            <w:pPr>
              <w:jc w:val="right"/>
              <w:rPr>
                <w:del w:id="3681" w:author="Admin" w:date="2019-02-19T02:10:00Z"/>
                <w:sz w:val="20"/>
                <w:szCs w:val="20"/>
              </w:rPr>
            </w:pPr>
            <w:del w:id="3682" w:author="Admin" w:date="2019-02-19T02:10:00Z">
              <w:r w:rsidDel="002260E7">
                <w:rPr>
                  <w:rFonts w:ascii="Arial" w:eastAsia="Arial" w:hAnsi="Arial" w:cs="Arial"/>
                  <w:sz w:val="20"/>
                  <w:szCs w:val="20"/>
                </w:rPr>
                <w:delText xml:space="preserve">2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ascii="Arial" w:eastAsia="Arial" w:hAnsi="Arial" w:cs="Arial"/>
                  <w:sz w:val="39"/>
                  <w:szCs w:val="39"/>
                  <w:vertAlign w:val="subscript"/>
                </w:rPr>
                <w:delText>,</w:delText>
              </w:r>
            </w:del>
          </w:p>
        </w:tc>
        <w:tc>
          <w:tcPr>
            <w:tcW w:w="0" w:type="dxa"/>
            <w:vAlign w:val="bottom"/>
          </w:tcPr>
          <w:p w:rsidR="00A33515" w:rsidDel="002260E7" w:rsidRDefault="00A33515">
            <w:pPr>
              <w:rPr>
                <w:del w:id="3683" w:author="Admin" w:date="2019-02-19T02:10:00Z"/>
                <w:sz w:val="1"/>
                <w:szCs w:val="1"/>
              </w:rPr>
            </w:pPr>
          </w:p>
        </w:tc>
      </w:tr>
      <w:tr w:rsidR="00A33515" w:rsidDel="002260E7">
        <w:trPr>
          <w:trHeight w:val="234"/>
          <w:del w:id="3684" w:author="Admin" w:date="2019-02-19T02:10:00Z"/>
        </w:trPr>
        <w:tc>
          <w:tcPr>
            <w:tcW w:w="1540" w:type="dxa"/>
            <w:vAlign w:val="bottom"/>
          </w:tcPr>
          <w:p w:rsidR="00A33515" w:rsidDel="002260E7" w:rsidRDefault="00A33515">
            <w:pPr>
              <w:rPr>
                <w:del w:id="3685" w:author="Admin" w:date="2019-02-19T02:10:00Z"/>
                <w:sz w:val="20"/>
                <w:szCs w:val="20"/>
              </w:rPr>
            </w:pPr>
          </w:p>
        </w:tc>
        <w:tc>
          <w:tcPr>
            <w:tcW w:w="380" w:type="dxa"/>
            <w:vAlign w:val="bottom"/>
          </w:tcPr>
          <w:p w:rsidR="00A33515" w:rsidDel="002260E7" w:rsidRDefault="00A33515">
            <w:pPr>
              <w:rPr>
                <w:del w:id="3686" w:author="Admin" w:date="2019-02-19T02:10:00Z"/>
                <w:sz w:val="20"/>
                <w:szCs w:val="20"/>
              </w:rPr>
            </w:pPr>
          </w:p>
        </w:tc>
        <w:tc>
          <w:tcPr>
            <w:tcW w:w="820" w:type="dxa"/>
            <w:vMerge/>
            <w:vAlign w:val="bottom"/>
          </w:tcPr>
          <w:p w:rsidR="00A33515" w:rsidDel="002260E7" w:rsidRDefault="00A33515">
            <w:pPr>
              <w:rPr>
                <w:del w:id="3687" w:author="Admin" w:date="2019-02-19T02:10:00Z"/>
                <w:sz w:val="20"/>
                <w:szCs w:val="20"/>
              </w:rPr>
            </w:pPr>
          </w:p>
        </w:tc>
        <w:tc>
          <w:tcPr>
            <w:tcW w:w="280" w:type="dxa"/>
            <w:vAlign w:val="bottom"/>
          </w:tcPr>
          <w:p w:rsidR="00A33515" w:rsidDel="002260E7" w:rsidRDefault="00A33515">
            <w:pPr>
              <w:rPr>
                <w:del w:id="3688" w:author="Admin" w:date="2019-02-19T02:10:00Z"/>
                <w:sz w:val="20"/>
                <w:szCs w:val="20"/>
              </w:rPr>
            </w:pPr>
          </w:p>
        </w:tc>
        <w:tc>
          <w:tcPr>
            <w:tcW w:w="500" w:type="dxa"/>
            <w:gridSpan w:val="3"/>
            <w:vMerge/>
            <w:vAlign w:val="bottom"/>
          </w:tcPr>
          <w:p w:rsidR="00A33515" w:rsidDel="002260E7" w:rsidRDefault="00A33515">
            <w:pPr>
              <w:rPr>
                <w:del w:id="3689" w:author="Admin" w:date="2019-02-19T02:10:00Z"/>
                <w:sz w:val="20"/>
                <w:szCs w:val="20"/>
              </w:rPr>
            </w:pPr>
          </w:p>
        </w:tc>
        <w:tc>
          <w:tcPr>
            <w:tcW w:w="320" w:type="dxa"/>
            <w:vAlign w:val="bottom"/>
          </w:tcPr>
          <w:p w:rsidR="00A33515" w:rsidDel="002260E7" w:rsidRDefault="00A33515">
            <w:pPr>
              <w:rPr>
                <w:del w:id="3690" w:author="Admin" w:date="2019-02-19T02:10:00Z"/>
                <w:sz w:val="20"/>
                <w:szCs w:val="20"/>
              </w:rPr>
            </w:pPr>
          </w:p>
        </w:tc>
        <w:tc>
          <w:tcPr>
            <w:tcW w:w="80" w:type="dxa"/>
            <w:vAlign w:val="bottom"/>
          </w:tcPr>
          <w:p w:rsidR="00A33515" w:rsidDel="002260E7" w:rsidRDefault="00A33515">
            <w:pPr>
              <w:rPr>
                <w:del w:id="3691" w:author="Admin" w:date="2019-02-19T02:10:00Z"/>
                <w:sz w:val="20"/>
                <w:szCs w:val="20"/>
              </w:rPr>
            </w:pPr>
          </w:p>
        </w:tc>
        <w:tc>
          <w:tcPr>
            <w:tcW w:w="200" w:type="dxa"/>
            <w:vAlign w:val="bottom"/>
          </w:tcPr>
          <w:p w:rsidR="00A33515" w:rsidDel="002260E7" w:rsidRDefault="00A33515">
            <w:pPr>
              <w:rPr>
                <w:del w:id="3692" w:author="Admin" w:date="2019-02-19T02:10:00Z"/>
                <w:sz w:val="20"/>
                <w:szCs w:val="20"/>
              </w:rPr>
            </w:pPr>
          </w:p>
        </w:tc>
        <w:tc>
          <w:tcPr>
            <w:tcW w:w="640" w:type="dxa"/>
            <w:gridSpan w:val="2"/>
            <w:vMerge/>
            <w:vAlign w:val="bottom"/>
          </w:tcPr>
          <w:p w:rsidR="00A33515" w:rsidDel="002260E7" w:rsidRDefault="00A33515">
            <w:pPr>
              <w:rPr>
                <w:del w:id="3693" w:author="Admin" w:date="2019-02-19T02:10:00Z"/>
                <w:sz w:val="20"/>
                <w:szCs w:val="20"/>
              </w:rPr>
            </w:pPr>
          </w:p>
        </w:tc>
        <w:tc>
          <w:tcPr>
            <w:tcW w:w="0" w:type="dxa"/>
            <w:vAlign w:val="bottom"/>
          </w:tcPr>
          <w:p w:rsidR="00A33515" w:rsidDel="002260E7" w:rsidRDefault="00A33515">
            <w:pPr>
              <w:rPr>
                <w:del w:id="3694" w:author="Admin" w:date="2019-02-19T02:10:00Z"/>
                <w:sz w:val="1"/>
                <w:szCs w:val="1"/>
              </w:rPr>
            </w:pPr>
          </w:p>
        </w:tc>
      </w:tr>
      <w:tr w:rsidR="00A33515" w:rsidDel="002260E7">
        <w:trPr>
          <w:trHeight w:val="26"/>
          <w:del w:id="3695" w:author="Admin" w:date="2019-02-19T02:10:00Z"/>
        </w:trPr>
        <w:tc>
          <w:tcPr>
            <w:tcW w:w="1540" w:type="dxa"/>
            <w:vAlign w:val="bottom"/>
          </w:tcPr>
          <w:p w:rsidR="00A33515" w:rsidDel="002260E7" w:rsidRDefault="00A33515">
            <w:pPr>
              <w:rPr>
                <w:del w:id="3696" w:author="Admin" w:date="2019-02-19T02:10:00Z"/>
                <w:sz w:val="2"/>
                <w:szCs w:val="2"/>
              </w:rPr>
            </w:pPr>
          </w:p>
        </w:tc>
        <w:tc>
          <w:tcPr>
            <w:tcW w:w="380" w:type="dxa"/>
            <w:tcBorders>
              <w:bottom w:val="single" w:sz="8" w:space="0" w:color="auto"/>
            </w:tcBorders>
            <w:vAlign w:val="bottom"/>
          </w:tcPr>
          <w:p w:rsidR="00A33515" w:rsidDel="002260E7" w:rsidRDefault="00A33515">
            <w:pPr>
              <w:rPr>
                <w:del w:id="3697" w:author="Admin" w:date="2019-02-19T02:10:00Z"/>
                <w:sz w:val="2"/>
                <w:szCs w:val="2"/>
              </w:rPr>
            </w:pPr>
          </w:p>
        </w:tc>
        <w:tc>
          <w:tcPr>
            <w:tcW w:w="820" w:type="dxa"/>
            <w:tcBorders>
              <w:bottom w:val="single" w:sz="8" w:space="0" w:color="auto"/>
            </w:tcBorders>
            <w:vAlign w:val="bottom"/>
          </w:tcPr>
          <w:p w:rsidR="00A33515" w:rsidDel="002260E7" w:rsidRDefault="00A33515">
            <w:pPr>
              <w:rPr>
                <w:del w:id="3698" w:author="Admin" w:date="2019-02-19T02:10:00Z"/>
                <w:sz w:val="2"/>
                <w:szCs w:val="2"/>
              </w:rPr>
            </w:pPr>
          </w:p>
        </w:tc>
        <w:tc>
          <w:tcPr>
            <w:tcW w:w="280" w:type="dxa"/>
            <w:vMerge w:val="restart"/>
            <w:vAlign w:val="bottom"/>
          </w:tcPr>
          <w:p w:rsidR="00A33515" w:rsidDel="002260E7" w:rsidRDefault="001A4D22">
            <w:pPr>
              <w:spacing w:line="80" w:lineRule="exact"/>
              <w:ind w:right="36"/>
              <w:jc w:val="right"/>
              <w:rPr>
                <w:del w:id="3699" w:author="Admin" w:date="2019-02-19T02:10:00Z"/>
                <w:sz w:val="20"/>
                <w:szCs w:val="20"/>
              </w:rPr>
            </w:pPr>
            <w:del w:id="3700" w:author="Admin" w:date="2019-02-19T02:10:00Z">
              <w:r w:rsidDel="002260E7">
                <w:rPr>
                  <w:rFonts w:eastAsia="Times New Roman"/>
                  <w:sz w:val="9"/>
                  <w:szCs w:val="9"/>
                </w:rPr>
                <w:delText>=</w:delText>
              </w:r>
            </w:del>
          </w:p>
        </w:tc>
        <w:tc>
          <w:tcPr>
            <w:tcW w:w="380" w:type="dxa"/>
            <w:tcBorders>
              <w:bottom w:val="single" w:sz="8" w:space="0" w:color="auto"/>
            </w:tcBorders>
            <w:vAlign w:val="bottom"/>
          </w:tcPr>
          <w:p w:rsidR="00A33515" w:rsidDel="002260E7" w:rsidRDefault="00A33515">
            <w:pPr>
              <w:rPr>
                <w:del w:id="3701" w:author="Admin" w:date="2019-02-19T02:10:00Z"/>
                <w:sz w:val="2"/>
                <w:szCs w:val="2"/>
              </w:rPr>
            </w:pPr>
          </w:p>
        </w:tc>
        <w:tc>
          <w:tcPr>
            <w:tcW w:w="80" w:type="dxa"/>
            <w:tcBorders>
              <w:bottom w:val="single" w:sz="8" w:space="0" w:color="auto"/>
            </w:tcBorders>
            <w:vAlign w:val="bottom"/>
          </w:tcPr>
          <w:p w:rsidR="00A33515" w:rsidDel="002260E7" w:rsidRDefault="00A33515">
            <w:pPr>
              <w:rPr>
                <w:del w:id="3702" w:author="Admin" w:date="2019-02-19T02:10:00Z"/>
                <w:sz w:val="2"/>
                <w:szCs w:val="2"/>
              </w:rPr>
            </w:pPr>
          </w:p>
        </w:tc>
        <w:tc>
          <w:tcPr>
            <w:tcW w:w="40" w:type="dxa"/>
            <w:tcBorders>
              <w:bottom w:val="single" w:sz="8" w:space="0" w:color="auto"/>
            </w:tcBorders>
            <w:vAlign w:val="bottom"/>
          </w:tcPr>
          <w:p w:rsidR="00A33515" w:rsidDel="002260E7" w:rsidRDefault="00A33515">
            <w:pPr>
              <w:rPr>
                <w:del w:id="3703" w:author="Admin" w:date="2019-02-19T02:10:00Z"/>
                <w:sz w:val="2"/>
                <w:szCs w:val="2"/>
              </w:rPr>
            </w:pPr>
          </w:p>
        </w:tc>
        <w:tc>
          <w:tcPr>
            <w:tcW w:w="320" w:type="dxa"/>
            <w:tcBorders>
              <w:bottom w:val="single" w:sz="8" w:space="0" w:color="auto"/>
            </w:tcBorders>
            <w:vAlign w:val="bottom"/>
          </w:tcPr>
          <w:p w:rsidR="00A33515" w:rsidDel="002260E7" w:rsidRDefault="00A33515">
            <w:pPr>
              <w:rPr>
                <w:del w:id="3704" w:author="Admin" w:date="2019-02-19T02:10:00Z"/>
                <w:sz w:val="2"/>
                <w:szCs w:val="2"/>
              </w:rPr>
            </w:pPr>
          </w:p>
        </w:tc>
        <w:tc>
          <w:tcPr>
            <w:tcW w:w="280" w:type="dxa"/>
            <w:gridSpan w:val="2"/>
            <w:vMerge w:val="restart"/>
            <w:vAlign w:val="bottom"/>
          </w:tcPr>
          <w:p w:rsidR="00A33515" w:rsidDel="002260E7" w:rsidRDefault="001A4D22">
            <w:pPr>
              <w:spacing w:line="80" w:lineRule="exact"/>
              <w:ind w:right="80"/>
              <w:jc w:val="right"/>
              <w:rPr>
                <w:del w:id="3705" w:author="Admin" w:date="2019-02-19T02:10:00Z"/>
                <w:sz w:val="20"/>
                <w:szCs w:val="20"/>
              </w:rPr>
            </w:pPr>
            <w:del w:id="3706" w:author="Admin" w:date="2019-02-19T02:10:00Z">
              <w:r w:rsidDel="002260E7">
                <w:rPr>
                  <w:rFonts w:eastAsia="Times New Roman"/>
                  <w:sz w:val="9"/>
                  <w:szCs w:val="9"/>
                </w:rPr>
                <w:delText>=</w:delText>
              </w:r>
            </w:del>
          </w:p>
        </w:tc>
        <w:tc>
          <w:tcPr>
            <w:tcW w:w="560" w:type="dxa"/>
            <w:tcBorders>
              <w:bottom w:val="single" w:sz="8" w:space="0" w:color="auto"/>
            </w:tcBorders>
            <w:vAlign w:val="bottom"/>
          </w:tcPr>
          <w:p w:rsidR="00A33515" w:rsidDel="002260E7" w:rsidRDefault="00A33515">
            <w:pPr>
              <w:rPr>
                <w:del w:id="3707" w:author="Admin" w:date="2019-02-19T02:10:00Z"/>
                <w:sz w:val="2"/>
                <w:szCs w:val="2"/>
              </w:rPr>
            </w:pPr>
          </w:p>
        </w:tc>
        <w:tc>
          <w:tcPr>
            <w:tcW w:w="80" w:type="dxa"/>
            <w:vMerge w:val="restart"/>
            <w:vAlign w:val="bottom"/>
          </w:tcPr>
          <w:p w:rsidR="00A33515" w:rsidDel="002260E7" w:rsidRDefault="001A4D22">
            <w:pPr>
              <w:spacing w:line="80" w:lineRule="exact"/>
              <w:jc w:val="right"/>
              <w:rPr>
                <w:del w:id="3708" w:author="Admin" w:date="2019-02-19T02:10:00Z"/>
                <w:sz w:val="20"/>
                <w:szCs w:val="20"/>
              </w:rPr>
            </w:pPr>
            <w:del w:id="3709" w:author="Admin" w:date="2019-02-19T02:10:00Z">
              <w:r w:rsidDel="002260E7">
                <w:rPr>
                  <w:rFonts w:ascii="Arial" w:eastAsia="Arial" w:hAnsi="Arial" w:cs="Arial"/>
                  <w:sz w:val="9"/>
                  <w:szCs w:val="9"/>
                </w:rPr>
                <w:delText>,</w:delText>
              </w:r>
            </w:del>
          </w:p>
        </w:tc>
        <w:tc>
          <w:tcPr>
            <w:tcW w:w="0" w:type="dxa"/>
            <w:vAlign w:val="bottom"/>
          </w:tcPr>
          <w:p w:rsidR="00A33515" w:rsidDel="002260E7" w:rsidRDefault="00A33515">
            <w:pPr>
              <w:rPr>
                <w:del w:id="3710" w:author="Admin" w:date="2019-02-19T02:10:00Z"/>
                <w:sz w:val="1"/>
                <w:szCs w:val="1"/>
              </w:rPr>
            </w:pPr>
          </w:p>
        </w:tc>
      </w:tr>
      <w:tr w:rsidR="00A33515" w:rsidDel="002260E7">
        <w:trPr>
          <w:trHeight w:val="34"/>
          <w:del w:id="3711" w:author="Admin" w:date="2019-02-19T02:10:00Z"/>
        </w:trPr>
        <w:tc>
          <w:tcPr>
            <w:tcW w:w="1540" w:type="dxa"/>
            <w:vAlign w:val="bottom"/>
          </w:tcPr>
          <w:p w:rsidR="00A33515" w:rsidDel="002260E7" w:rsidRDefault="00A33515">
            <w:pPr>
              <w:rPr>
                <w:del w:id="3712" w:author="Admin" w:date="2019-02-19T02:10:00Z"/>
                <w:sz w:val="2"/>
                <w:szCs w:val="2"/>
              </w:rPr>
            </w:pPr>
          </w:p>
        </w:tc>
        <w:tc>
          <w:tcPr>
            <w:tcW w:w="380" w:type="dxa"/>
            <w:vAlign w:val="bottom"/>
          </w:tcPr>
          <w:p w:rsidR="00A33515" w:rsidDel="002260E7" w:rsidRDefault="00A33515">
            <w:pPr>
              <w:rPr>
                <w:del w:id="3713" w:author="Admin" w:date="2019-02-19T02:10:00Z"/>
                <w:sz w:val="2"/>
                <w:szCs w:val="2"/>
              </w:rPr>
            </w:pPr>
          </w:p>
        </w:tc>
        <w:tc>
          <w:tcPr>
            <w:tcW w:w="820" w:type="dxa"/>
            <w:vMerge w:val="restart"/>
            <w:vAlign w:val="bottom"/>
          </w:tcPr>
          <w:p w:rsidR="00A33515" w:rsidDel="002260E7" w:rsidRDefault="001A4D22">
            <w:pPr>
              <w:spacing w:line="223" w:lineRule="exact"/>
              <w:ind w:right="260"/>
              <w:jc w:val="right"/>
              <w:rPr>
                <w:del w:id="3714" w:author="Admin" w:date="2019-02-19T02:10:00Z"/>
                <w:sz w:val="20"/>
                <w:szCs w:val="20"/>
              </w:rPr>
            </w:pPr>
            <w:del w:id="3715" w:author="Admin" w:date="2019-02-19T02:10:00Z">
              <w:r w:rsidDel="002260E7">
                <w:rPr>
                  <w:rFonts w:ascii="Arial" w:eastAsia="Arial" w:hAnsi="Arial" w:cs="Arial"/>
                  <w:sz w:val="20"/>
                  <w:szCs w:val="20"/>
                </w:rPr>
                <w:delText>1</w:delText>
              </w:r>
            </w:del>
          </w:p>
        </w:tc>
        <w:tc>
          <w:tcPr>
            <w:tcW w:w="280" w:type="dxa"/>
            <w:vMerge/>
            <w:vAlign w:val="bottom"/>
          </w:tcPr>
          <w:p w:rsidR="00A33515" w:rsidDel="002260E7" w:rsidRDefault="00A33515">
            <w:pPr>
              <w:rPr>
                <w:del w:id="3716" w:author="Admin" w:date="2019-02-19T02:10:00Z"/>
                <w:sz w:val="2"/>
                <w:szCs w:val="2"/>
              </w:rPr>
            </w:pPr>
          </w:p>
        </w:tc>
        <w:tc>
          <w:tcPr>
            <w:tcW w:w="500" w:type="dxa"/>
            <w:gridSpan w:val="3"/>
            <w:vMerge w:val="restart"/>
            <w:vAlign w:val="bottom"/>
          </w:tcPr>
          <w:p w:rsidR="00A33515" w:rsidDel="002260E7" w:rsidRDefault="001A4D22">
            <w:pPr>
              <w:spacing w:line="223" w:lineRule="exact"/>
              <w:jc w:val="right"/>
              <w:rPr>
                <w:del w:id="3717" w:author="Admin" w:date="2019-02-19T02:10:00Z"/>
                <w:sz w:val="20"/>
                <w:szCs w:val="20"/>
              </w:rPr>
            </w:pPr>
            <w:del w:id="3718" w:author="Admin" w:date="2019-02-19T02:10:00Z">
              <w:r w:rsidDel="002260E7">
                <w:rPr>
                  <w:rFonts w:ascii="Arial" w:eastAsia="Arial" w:hAnsi="Arial" w:cs="Arial"/>
                  <w:sz w:val="20"/>
                  <w:szCs w:val="20"/>
                </w:rPr>
                <w:delText>1</w:delText>
              </w:r>
            </w:del>
          </w:p>
        </w:tc>
        <w:tc>
          <w:tcPr>
            <w:tcW w:w="320" w:type="dxa"/>
            <w:vAlign w:val="bottom"/>
          </w:tcPr>
          <w:p w:rsidR="00A33515" w:rsidDel="002260E7" w:rsidRDefault="00A33515">
            <w:pPr>
              <w:rPr>
                <w:del w:id="3719" w:author="Admin" w:date="2019-02-19T02:10:00Z"/>
                <w:sz w:val="2"/>
                <w:szCs w:val="2"/>
              </w:rPr>
            </w:pPr>
          </w:p>
        </w:tc>
        <w:tc>
          <w:tcPr>
            <w:tcW w:w="280" w:type="dxa"/>
            <w:gridSpan w:val="2"/>
            <w:vMerge/>
            <w:vAlign w:val="bottom"/>
          </w:tcPr>
          <w:p w:rsidR="00A33515" w:rsidDel="002260E7" w:rsidRDefault="00A33515">
            <w:pPr>
              <w:rPr>
                <w:del w:id="3720" w:author="Admin" w:date="2019-02-19T02:10:00Z"/>
                <w:sz w:val="2"/>
                <w:szCs w:val="2"/>
              </w:rPr>
            </w:pPr>
          </w:p>
        </w:tc>
        <w:tc>
          <w:tcPr>
            <w:tcW w:w="560" w:type="dxa"/>
            <w:vAlign w:val="bottom"/>
          </w:tcPr>
          <w:p w:rsidR="00A33515" w:rsidDel="002260E7" w:rsidRDefault="00A33515">
            <w:pPr>
              <w:rPr>
                <w:del w:id="3721" w:author="Admin" w:date="2019-02-19T02:10:00Z"/>
                <w:sz w:val="2"/>
                <w:szCs w:val="2"/>
              </w:rPr>
            </w:pPr>
          </w:p>
        </w:tc>
        <w:tc>
          <w:tcPr>
            <w:tcW w:w="80" w:type="dxa"/>
            <w:vMerge/>
            <w:vAlign w:val="bottom"/>
          </w:tcPr>
          <w:p w:rsidR="00A33515" w:rsidDel="002260E7" w:rsidRDefault="00A33515">
            <w:pPr>
              <w:rPr>
                <w:del w:id="3722" w:author="Admin" w:date="2019-02-19T02:10:00Z"/>
                <w:sz w:val="2"/>
                <w:szCs w:val="2"/>
              </w:rPr>
            </w:pPr>
          </w:p>
        </w:tc>
        <w:tc>
          <w:tcPr>
            <w:tcW w:w="0" w:type="dxa"/>
            <w:vAlign w:val="bottom"/>
          </w:tcPr>
          <w:p w:rsidR="00A33515" w:rsidDel="002260E7" w:rsidRDefault="00A33515">
            <w:pPr>
              <w:spacing w:line="20" w:lineRule="exact"/>
              <w:rPr>
                <w:del w:id="3723" w:author="Admin" w:date="2019-02-19T02:10:00Z"/>
                <w:sz w:val="1"/>
                <w:szCs w:val="1"/>
              </w:rPr>
            </w:pPr>
          </w:p>
        </w:tc>
      </w:tr>
      <w:tr w:rsidR="00A33515" w:rsidDel="002260E7">
        <w:trPr>
          <w:trHeight w:val="189"/>
          <w:del w:id="3724" w:author="Admin" w:date="2019-02-19T02:10:00Z"/>
        </w:trPr>
        <w:tc>
          <w:tcPr>
            <w:tcW w:w="1540" w:type="dxa"/>
            <w:vAlign w:val="bottom"/>
          </w:tcPr>
          <w:p w:rsidR="00A33515" w:rsidDel="002260E7" w:rsidRDefault="00A33515">
            <w:pPr>
              <w:rPr>
                <w:del w:id="3725" w:author="Admin" w:date="2019-02-19T02:10:00Z"/>
                <w:sz w:val="16"/>
                <w:szCs w:val="16"/>
              </w:rPr>
            </w:pPr>
          </w:p>
        </w:tc>
        <w:tc>
          <w:tcPr>
            <w:tcW w:w="380" w:type="dxa"/>
            <w:vAlign w:val="bottom"/>
          </w:tcPr>
          <w:p w:rsidR="00A33515" w:rsidDel="002260E7" w:rsidRDefault="00A33515">
            <w:pPr>
              <w:rPr>
                <w:del w:id="3726" w:author="Admin" w:date="2019-02-19T02:10:00Z"/>
                <w:sz w:val="16"/>
                <w:szCs w:val="16"/>
              </w:rPr>
            </w:pPr>
          </w:p>
        </w:tc>
        <w:tc>
          <w:tcPr>
            <w:tcW w:w="820" w:type="dxa"/>
            <w:vMerge/>
            <w:vAlign w:val="bottom"/>
          </w:tcPr>
          <w:p w:rsidR="00A33515" w:rsidDel="002260E7" w:rsidRDefault="00A33515">
            <w:pPr>
              <w:rPr>
                <w:del w:id="3727" w:author="Admin" w:date="2019-02-19T02:10:00Z"/>
                <w:sz w:val="16"/>
                <w:szCs w:val="16"/>
              </w:rPr>
            </w:pPr>
          </w:p>
        </w:tc>
        <w:tc>
          <w:tcPr>
            <w:tcW w:w="280" w:type="dxa"/>
            <w:vAlign w:val="bottom"/>
          </w:tcPr>
          <w:p w:rsidR="00A33515" w:rsidDel="002260E7" w:rsidRDefault="00A33515">
            <w:pPr>
              <w:rPr>
                <w:del w:id="3728" w:author="Admin" w:date="2019-02-19T02:10:00Z"/>
                <w:sz w:val="16"/>
                <w:szCs w:val="16"/>
              </w:rPr>
            </w:pPr>
          </w:p>
        </w:tc>
        <w:tc>
          <w:tcPr>
            <w:tcW w:w="500" w:type="dxa"/>
            <w:gridSpan w:val="3"/>
            <w:vMerge/>
            <w:vAlign w:val="bottom"/>
          </w:tcPr>
          <w:p w:rsidR="00A33515" w:rsidDel="002260E7" w:rsidRDefault="00A33515">
            <w:pPr>
              <w:rPr>
                <w:del w:id="3729" w:author="Admin" w:date="2019-02-19T02:10:00Z"/>
                <w:sz w:val="16"/>
                <w:szCs w:val="16"/>
              </w:rPr>
            </w:pPr>
          </w:p>
        </w:tc>
        <w:tc>
          <w:tcPr>
            <w:tcW w:w="600" w:type="dxa"/>
            <w:gridSpan w:val="3"/>
            <w:vAlign w:val="bottom"/>
          </w:tcPr>
          <w:p w:rsidR="00A33515" w:rsidDel="002260E7" w:rsidRDefault="001A4D22">
            <w:pPr>
              <w:spacing w:line="189" w:lineRule="exact"/>
              <w:ind w:right="260"/>
              <w:jc w:val="center"/>
              <w:rPr>
                <w:del w:id="3730" w:author="Admin" w:date="2019-02-19T02:10:00Z"/>
                <w:sz w:val="20"/>
                <w:szCs w:val="20"/>
              </w:rPr>
            </w:pPr>
            <w:del w:id="3731" w:author="Admin" w:date="2019-02-19T02:10:00Z">
              <w:r w:rsidDel="002260E7">
                <w:rPr>
                  <w:rFonts w:eastAsia="Times New Roman"/>
                  <w:sz w:val="20"/>
                  <w:szCs w:val="20"/>
                </w:rPr>
                <w:delText xml:space="preserve">+ </w:delText>
              </w:r>
              <w:r w:rsidDel="002260E7">
                <w:rPr>
                  <w:rFonts w:ascii="Arial" w:eastAsia="Arial" w:hAnsi="Arial" w:cs="Arial"/>
                  <w:i/>
                  <w:iCs/>
                  <w:sz w:val="20"/>
                  <w:szCs w:val="20"/>
                </w:rPr>
                <w:delText>x</w:delText>
              </w:r>
            </w:del>
          </w:p>
        </w:tc>
        <w:tc>
          <w:tcPr>
            <w:tcW w:w="640" w:type="dxa"/>
            <w:gridSpan w:val="2"/>
            <w:vAlign w:val="bottom"/>
          </w:tcPr>
          <w:p w:rsidR="00A33515" w:rsidDel="002260E7" w:rsidRDefault="001A4D22">
            <w:pPr>
              <w:spacing w:line="189" w:lineRule="exact"/>
              <w:ind w:right="36"/>
              <w:jc w:val="right"/>
              <w:rPr>
                <w:del w:id="3732" w:author="Admin" w:date="2019-02-19T02:10:00Z"/>
                <w:sz w:val="20"/>
                <w:szCs w:val="20"/>
              </w:rPr>
            </w:pPr>
            <w:del w:id="3733" w:author="Admin" w:date="2019-02-19T02:10:00Z">
              <w:r w:rsidDel="002260E7">
                <w:rPr>
                  <w:rFonts w:ascii="Arial" w:eastAsia="Arial" w:hAnsi="Arial" w:cs="Arial"/>
                  <w:w w:val="98"/>
                  <w:sz w:val="20"/>
                  <w:szCs w:val="20"/>
                </w:rPr>
                <w:delText xml:space="preserve">3 </w:delText>
              </w:r>
              <w:r w:rsidDel="002260E7">
                <w:rPr>
                  <w:rFonts w:eastAsia="Times New Roman"/>
                  <w:w w:val="98"/>
                  <w:sz w:val="20"/>
                  <w:szCs w:val="20"/>
                </w:rPr>
                <w:delText>+</w:delText>
              </w:r>
              <w:r w:rsidDel="002260E7">
                <w:rPr>
                  <w:rFonts w:ascii="Arial" w:eastAsia="Arial" w:hAnsi="Arial" w:cs="Arial"/>
                  <w:w w:val="98"/>
                  <w:sz w:val="20"/>
                  <w:szCs w:val="20"/>
                </w:rPr>
                <w:delText xml:space="preserve"> 2</w:delText>
              </w:r>
              <w:r w:rsidDel="002260E7">
                <w:rPr>
                  <w:rFonts w:ascii="Arial" w:eastAsia="Arial" w:hAnsi="Arial" w:cs="Arial"/>
                  <w:i/>
                  <w:iCs/>
                  <w:w w:val="98"/>
                  <w:sz w:val="20"/>
                  <w:szCs w:val="20"/>
                </w:rPr>
                <w:delText>x</w:delText>
              </w:r>
            </w:del>
          </w:p>
        </w:tc>
        <w:tc>
          <w:tcPr>
            <w:tcW w:w="0" w:type="dxa"/>
            <w:vAlign w:val="bottom"/>
          </w:tcPr>
          <w:p w:rsidR="00A33515" w:rsidDel="002260E7" w:rsidRDefault="00A33515">
            <w:pPr>
              <w:rPr>
                <w:del w:id="3734" w:author="Admin" w:date="2019-02-19T02:10:00Z"/>
                <w:sz w:val="1"/>
                <w:szCs w:val="1"/>
              </w:rPr>
            </w:pPr>
          </w:p>
        </w:tc>
      </w:tr>
      <w:tr w:rsidR="00A33515" w:rsidDel="002260E7">
        <w:trPr>
          <w:trHeight w:val="81"/>
          <w:del w:id="3735" w:author="Admin" w:date="2019-02-19T02:10:00Z"/>
        </w:trPr>
        <w:tc>
          <w:tcPr>
            <w:tcW w:w="1920" w:type="dxa"/>
            <w:gridSpan w:val="2"/>
            <w:vMerge w:val="restart"/>
            <w:vAlign w:val="bottom"/>
          </w:tcPr>
          <w:p w:rsidR="00A33515" w:rsidDel="002260E7" w:rsidRDefault="001A4D22">
            <w:pPr>
              <w:ind w:right="60"/>
              <w:jc w:val="right"/>
              <w:rPr>
                <w:del w:id="3736" w:author="Admin" w:date="2019-02-19T02:10:00Z"/>
                <w:sz w:val="20"/>
                <w:szCs w:val="20"/>
              </w:rPr>
            </w:pPr>
            <w:del w:id="3737"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del>
          </w:p>
        </w:tc>
        <w:tc>
          <w:tcPr>
            <w:tcW w:w="820" w:type="dxa"/>
            <w:tcBorders>
              <w:bottom w:val="single" w:sz="8" w:space="0" w:color="auto"/>
            </w:tcBorders>
            <w:vAlign w:val="bottom"/>
          </w:tcPr>
          <w:p w:rsidR="00A33515" w:rsidDel="002260E7" w:rsidRDefault="00A33515">
            <w:pPr>
              <w:rPr>
                <w:del w:id="3738" w:author="Admin" w:date="2019-02-19T02:10:00Z"/>
                <w:sz w:val="7"/>
                <w:szCs w:val="7"/>
              </w:rPr>
            </w:pPr>
          </w:p>
        </w:tc>
        <w:tc>
          <w:tcPr>
            <w:tcW w:w="280" w:type="dxa"/>
            <w:vAlign w:val="bottom"/>
          </w:tcPr>
          <w:p w:rsidR="00A33515" w:rsidDel="002260E7" w:rsidRDefault="00A33515">
            <w:pPr>
              <w:rPr>
                <w:del w:id="3739" w:author="Admin" w:date="2019-02-19T02:10:00Z"/>
                <w:sz w:val="7"/>
                <w:szCs w:val="7"/>
              </w:rPr>
            </w:pPr>
          </w:p>
        </w:tc>
        <w:tc>
          <w:tcPr>
            <w:tcW w:w="380" w:type="dxa"/>
            <w:vMerge w:val="restart"/>
            <w:vAlign w:val="bottom"/>
          </w:tcPr>
          <w:p w:rsidR="00A33515" w:rsidDel="002260E7" w:rsidRDefault="001A4D22">
            <w:pPr>
              <w:jc w:val="right"/>
              <w:rPr>
                <w:del w:id="3740" w:author="Admin" w:date="2019-02-19T02:10:00Z"/>
                <w:sz w:val="20"/>
                <w:szCs w:val="20"/>
              </w:rPr>
            </w:pPr>
            <w:del w:id="3741"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del>
          </w:p>
        </w:tc>
        <w:tc>
          <w:tcPr>
            <w:tcW w:w="120" w:type="dxa"/>
            <w:gridSpan w:val="2"/>
            <w:tcBorders>
              <w:bottom w:val="single" w:sz="8" w:space="0" w:color="auto"/>
            </w:tcBorders>
            <w:vAlign w:val="bottom"/>
          </w:tcPr>
          <w:p w:rsidR="00A33515" w:rsidDel="002260E7" w:rsidRDefault="00A33515">
            <w:pPr>
              <w:rPr>
                <w:del w:id="3742" w:author="Admin" w:date="2019-02-19T02:10:00Z"/>
                <w:sz w:val="7"/>
                <w:szCs w:val="7"/>
              </w:rPr>
            </w:pPr>
          </w:p>
        </w:tc>
        <w:tc>
          <w:tcPr>
            <w:tcW w:w="320" w:type="dxa"/>
            <w:tcBorders>
              <w:bottom w:val="single" w:sz="8" w:space="0" w:color="auto"/>
            </w:tcBorders>
            <w:vAlign w:val="bottom"/>
          </w:tcPr>
          <w:p w:rsidR="00A33515" w:rsidDel="002260E7" w:rsidRDefault="00A33515">
            <w:pPr>
              <w:rPr>
                <w:del w:id="3743" w:author="Admin" w:date="2019-02-19T02:10:00Z"/>
                <w:sz w:val="7"/>
                <w:szCs w:val="7"/>
              </w:rPr>
            </w:pPr>
          </w:p>
        </w:tc>
        <w:tc>
          <w:tcPr>
            <w:tcW w:w="280" w:type="dxa"/>
            <w:gridSpan w:val="2"/>
            <w:vMerge w:val="restart"/>
            <w:vAlign w:val="bottom"/>
          </w:tcPr>
          <w:p w:rsidR="00A33515" w:rsidDel="002260E7" w:rsidRDefault="00A33515">
            <w:pPr>
              <w:rPr>
                <w:del w:id="3744" w:author="Admin" w:date="2019-02-19T02:10:00Z"/>
                <w:sz w:val="7"/>
                <w:szCs w:val="7"/>
              </w:rPr>
            </w:pPr>
          </w:p>
        </w:tc>
        <w:tc>
          <w:tcPr>
            <w:tcW w:w="560" w:type="dxa"/>
            <w:vAlign w:val="bottom"/>
          </w:tcPr>
          <w:p w:rsidR="00A33515" w:rsidDel="002260E7" w:rsidRDefault="00A33515">
            <w:pPr>
              <w:rPr>
                <w:del w:id="3745" w:author="Admin" w:date="2019-02-19T02:10:00Z"/>
                <w:sz w:val="7"/>
                <w:szCs w:val="7"/>
              </w:rPr>
            </w:pPr>
          </w:p>
        </w:tc>
        <w:tc>
          <w:tcPr>
            <w:tcW w:w="80" w:type="dxa"/>
            <w:vAlign w:val="bottom"/>
          </w:tcPr>
          <w:p w:rsidR="00A33515" w:rsidDel="002260E7" w:rsidRDefault="00A33515">
            <w:pPr>
              <w:rPr>
                <w:del w:id="3746" w:author="Admin" w:date="2019-02-19T02:10:00Z"/>
                <w:sz w:val="7"/>
                <w:szCs w:val="7"/>
              </w:rPr>
            </w:pPr>
          </w:p>
        </w:tc>
        <w:tc>
          <w:tcPr>
            <w:tcW w:w="0" w:type="dxa"/>
            <w:vAlign w:val="bottom"/>
          </w:tcPr>
          <w:p w:rsidR="00A33515" w:rsidDel="002260E7" w:rsidRDefault="00A33515">
            <w:pPr>
              <w:rPr>
                <w:del w:id="3747" w:author="Admin" w:date="2019-02-19T02:10:00Z"/>
                <w:sz w:val="1"/>
                <w:szCs w:val="1"/>
              </w:rPr>
            </w:pPr>
          </w:p>
        </w:tc>
      </w:tr>
      <w:tr w:rsidR="00A33515" w:rsidDel="002260E7">
        <w:trPr>
          <w:trHeight w:val="204"/>
          <w:del w:id="3748" w:author="Admin" w:date="2019-02-19T02:10:00Z"/>
        </w:trPr>
        <w:tc>
          <w:tcPr>
            <w:tcW w:w="1920" w:type="dxa"/>
            <w:gridSpan w:val="2"/>
            <w:vMerge/>
            <w:vAlign w:val="bottom"/>
          </w:tcPr>
          <w:p w:rsidR="00A33515" w:rsidDel="002260E7" w:rsidRDefault="00A33515">
            <w:pPr>
              <w:rPr>
                <w:del w:id="3749" w:author="Admin" w:date="2019-02-19T02:10:00Z"/>
                <w:sz w:val="17"/>
                <w:szCs w:val="17"/>
              </w:rPr>
            </w:pPr>
          </w:p>
        </w:tc>
        <w:tc>
          <w:tcPr>
            <w:tcW w:w="820" w:type="dxa"/>
            <w:vAlign w:val="bottom"/>
          </w:tcPr>
          <w:p w:rsidR="00A33515" w:rsidDel="002260E7" w:rsidRDefault="001A4D22">
            <w:pPr>
              <w:spacing w:line="204" w:lineRule="exact"/>
              <w:ind w:right="80"/>
              <w:jc w:val="right"/>
              <w:rPr>
                <w:del w:id="3750" w:author="Admin" w:date="2019-02-19T02:10:00Z"/>
                <w:sz w:val="20"/>
                <w:szCs w:val="20"/>
              </w:rPr>
            </w:pPr>
            <w:del w:id="3751" w:author="Admin" w:date="2019-02-19T02:10:00Z">
              <w:r w:rsidDel="002260E7">
                <w:rPr>
                  <w:rFonts w:ascii="Arial" w:eastAsia="Arial" w:hAnsi="Arial" w:cs="Arial"/>
                  <w:sz w:val="20"/>
                  <w:szCs w:val="20"/>
                </w:rPr>
                <w:delText>1</w:delText>
              </w:r>
            </w:del>
          </w:p>
        </w:tc>
        <w:tc>
          <w:tcPr>
            <w:tcW w:w="280" w:type="dxa"/>
            <w:vAlign w:val="bottom"/>
          </w:tcPr>
          <w:p w:rsidR="00A33515" w:rsidDel="002260E7" w:rsidRDefault="00A33515">
            <w:pPr>
              <w:rPr>
                <w:del w:id="3752" w:author="Admin" w:date="2019-02-19T02:10:00Z"/>
                <w:sz w:val="17"/>
                <w:szCs w:val="17"/>
              </w:rPr>
            </w:pPr>
          </w:p>
        </w:tc>
        <w:tc>
          <w:tcPr>
            <w:tcW w:w="380" w:type="dxa"/>
            <w:vMerge/>
            <w:vAlign w:val="bottom"/>
          </w:tcPr>
          <w:p w:rsidR="00A33515" w:rsidDel="002260E7" w:rsidRDefault="00A33515">
            <w:pPr>
              <w:rPr>
                <w:del w:id="3753" w:author="Admin" w:date="2019-02-19T02:10:00Z"/>
                <w:sz w:val="17"/>
                <w:szCs w:val="17"/>
              </w:rPr>
            </w:pPr>
          </w:p>
        </w:tc>
        <w:tc>
          <w:tcPr>
            <w:tcW w:w="120" w:type="dxa"/>
            <w:gridSpan w:val="2"/>
            <w:vAlign w:val="bottom"/>
          </w:tcPr>
          <w:p w:rsidR="00A33515" w:rsidDel="002260E7" w:rsidRDefault="001A4D22">
            <w:pPr>
              <w:spacing w:line="204" w:lineRule="exact"/>
              <w:jc w:val="right"/>
              <w:rPr>
                <w:del w:id="3754" w:author="Admin" w:date="2019-02-19T02:10:00Z"/>
                <w:sz w:val="20"/>
                <w:szCs w:val="20"/>
              </w:rPr>
            </w:pPr>
            <w:del w:id="3755" w:author="Admin" w:date="2019-02-19T02:10:00Z">
              <w:r w:rsidDel="002260E7">
                <w:rPr>
                  <w:rFonts w:ascii="Arial" w:eastAsia="Arial" w:hAnsi="Arial" w:cs="Arial"/>
                  <w:w w:val="71"/>
                  <w:sz w:val="20"/>
                  <w:szCs w:val="20"/>
                </w:rPr>
                <w:delText>2</w:delText>
              </w:r>
            </w:del>
          </w:p>
        </w:tc>
        <w:tc>
          <w:tcPr>
            <w:tcW w:w="320" w:type="dxa"/>
            <w:vAlign w:val="bottom"/>
          </w:tcPr>
          <w:p w:rsidR="00A33515" w:rsidDel="002260E7" w:rsidRDefault="001A4D22">
            <w:pPr>
              <w:spacing w:line="204" w:lineRule="exact"/>
              <w:jc w:val="center"/>
              <w:rPr>
                <w:del w:id="3756" w:author="Admin" w:date="2019-02-19T02:10:00Z"/>
                <w:sz w:val="20"/>
                <w:szCs w:val="20"/>
              </w:rPr>
            </w:pPr>
            <w:del w:id="3757" w:author="Admin" w:date="2019-02-19T02:10:00Z">
              <w:r w:rsidDel="002260E7">
                <w:rPr>
                  <w:rFonts w:eastAsia="Times New Roman"/>
                  <w:sz w:val="20"/>
                  <w:szCs w:val="20"/>
                </w:rPr>
                <w:delText xml:space="preserve">+ </w:delText>
              </w:r>
              <w:r w:rsidDel="002260E7">
                <w:rPr>
                  <w:rFonts w:ascii="Arial" w:eastAsia="Arial" w:hAnsi="Arial" w:cs="Arial"/>
                  <w:i/>
                  <w:iCs/>
                  <w:sz w:val="20"/>
                  <w:szCs w:val="20"/>
                </w:rPr>
                <w:delText>x</w:delText>
              </w:r>
            </w:del>
          </w:p>
        </w:tc>
        <w:tc>
          <w:tcPr>
            <w:tcW w:w="280" w:type="dxa"/>
            <w:gridSpan w:val="2"/>
            <w:vMerge/>
            <w:vAlign w:val="bottom"/>
          </w:tcPr>
          <w:p w:rsidR="00A33515" w:rsidDel="002260E7" w:rsidRDefault="00A33515">
            <w:pPr>
              <w:rPr>
                <w:del w:id="3758" w:author="Admin" w:date="2019-02-19T02:10:00Z"/>
                <w:sz w:val="17"/>
                <w:szCs w:val="17"/>
              </w:rPr>
            </w:pPr>
          </w:p>
        </w:tc>
        <w:tc>
          <w:tcPr>
            <w:tcW w:w="560" w:type="dxa"/>
            <w:vAlign w:val="bottom"/>
          </w:tcPr>
          <w:p w:rsidR="00A33515" w:rsidDel="002260E7" w:rsidRDefault="00A33515">
            <w:pPr>
              <w:rPr>
                <w:del w:id="3759" w:author="Admin" w:date="2019-02-19T02:10:00Z"/>
                <w:sz w:val="17"/>
                <w:szCs w:val="17"/>
              </w:rPr>
            </w:pPr>
          </w:p>
        </w:tc>
        <w:tc>
          <w:tcPr>
            <w:tcW w:w="80" w:type="dxa"/>
            <w:vAlign w:val="bottom"/>
          </w:tcPr>
          <w:p w:rsidR="00A33515" w:rsidDel="002260E7" w:rsidRDefault="00A33515">
            <w:pPr>
              <w:rPr>
                <w:del w:id="3760" w:author="Admin" w:date="2019-02-19T02:10:00Z"/>
                <w:sz w:val="17"/>
                <w:szCs w:val="17"/>
              </w:rPr>
            </w:pPr>
          </w:p>
        </w:tc>
        <w:tc>
          <w:tcPr>
            <w:tcW w:w="0" w:type="dxa"/>
            <w:vAlign w:val="bottom"/>
          </w:tcPr>
          <w:p w:rsidR="00A33515" w:rsidDel="002260E7" w:rsidRDefault="00A33515">
            <w:pPr>
              <w:rPr>
                <w:del w:id="3761" w:author="Admin" w:date="2019-02-19T02:10:00Z"/>
                <w:sz w:val="1"/>
                <w:szCs w:val="1"/>
              </w:rPr>
            </w:pPr>
          </w:p>
        </w:tc>
      </w:tr>
    </w:tbl>
    <w:p w:rsidR="00A33515" w:rsidDel="002260E7" w:rsidRDefault="001A4D22">
      <w:pPr>
        <w:numPr>
          <w:ilvl w:val="0"/>
          <w:numId w:val="559"/>
        </w:numPr>
        <w:tabs>
          <w:tab w:val="left" w:pos="2580"/>
        </w:tabs>
        <w:spacing w:line="196" w:lineRule="auto"/>
        <w:ind w:left="2580" w:hanging="159"/>
        <w:rPr>
          <w:del w:id="3762" w:author="Admin" w:date="2019-02-19T02:10:00Z"/>
          <w:rFonts w:ascii="Arial" w:eastAsia="Arial" w:hAnsi="Arial" w:cs="Arial"/>
          <w:sz w:val="20"/>
          <w:szCs w:val="20"/>
        </w:rPr>
        <w:pPrChange w:id="3763" w:author="Admin" w:date="2019-02-19T00:19:00Z">
          <w:pPr>
            <w:numPr>
              <w:numId w:val="561"/>
            </w:numPr>
            <w:tabs>
              <w:tab w:val="left" w:pos="2580"/>
            </w:tabs>
            <w:spacing w:line="196" w:lineRule="auto"/>
            <w:ind w:left="2580" w:hanging="159"/>
          </w:pPr>
        </w:pPrChange>
      </w:pPr>
      <w:del w:id="3764" w:author="Admin" w:date="2019-02-19T02:10:00Z">
        <w:r w:rsidDel="002260E7">
          <w:rPr>
            <w:rFonts w:eastAsia="Times New Roman"/>
            <w:sz w:val="20"/>
            <w:szCs w:val="20"/>
          </w:rPr>
          <w:delText>+</w:delText>
        </w:r>
      </w:del>
    </w:p>
    <w:p w:rsidR="00A33515" w:rsidDel="002260E7" w:rsidRDefault="001A4D22">
      <w:pPr>
        <w:spacing w:line="20" w:lineRule="exact"/>
        <w:rPr>
          <w:del w:id="3765" w:author="Admin" w:date="2019-02-19T02:10:00Z"/>
          <w:sz w:val="20"/>
          <w:szCs w:val="20"/>
        </w:rPr>
      </w:pPr>
      <w:del w:id="3766" w:author="Admin" w:date="2019-02-19T02:10:00Z">
        <w:r w:rsidDel="002260E7">
          <w:rPr>
            <w:noProof/>
            <w:sz w:val="20"/>
            <w:szCs w:val="20"/>
          </w:rPr>
          <mc:AlternateContent>
            <mc:Choice Requires="wps">
              <w:drawing>
                <wp:anchor distT="0" distB="0" distL="114300" distR="114300" simplePos="0" relativeHeight="251771904" behindDoc="1" locked="0" layoutInCell="0" allowOverlap="1" wp14:anchorId="02E015BD" wp14:editId="69AE9500">
                  <wp:simplePos x="0" y="0"/>
                  <wp:positionH relativeFrom="column">
                    <wp:posOffset>1774825</wp:posOffset>
                  </wp:positionH>
                  <wp:positionV relativeFrom="paragraph">
                    <wp:posOffset>-53340</wp:posOffset>
                  </wp:positionV>
                  <wp:extent cx="279400" cy="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4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2" o:spid="_x0000_s1026" style="position:absolute;z-index:-251544576;visibility:visible;mso-wrap-style:square;mso-wrap-distance-left:9pt;mso-wrap-distance-top:0;mso-wrap-distance-right:9pt;mso-wrap-distance-bottom:0;mso-position-horizontal:absolute;mso-position-horizontal-relative:text;mso-position-vertical:absolute;mso-position-vertical-relative:text" from="139.75pt,-4.2pt" to="161.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" o:allowincell="f" filled="t" strokeweight=".14039mm">
                  <v:stroke joinstyle="miter"/>
                  <o:lock v:ext="edit" shapetype="f"/>
                </v:line>
              </w:pict>
            </mc:Fallback>
          </mc:AlternateContent>
        </w:r>
      </w:del>
    </w:p>
    <w:p w:rsidR="00A33515" w:rsidDel="002260E7" w:rsidRDefault="001A4D22">
      <w:pPr>
        <w:spacing w:line="215" w:lineRule="auto"/>
        <w:ind w:left="2800"/>
        <w:rPr>
          <w:del w:id="3767" w:author="Admin" w:date="2019-02-19T02:10:00Z"/>
          <w:sz w:val="20"/>
          <w:szCs w:val="20"/>
        </w:rPr>
      </w:pPr>
      <w:del w:id="3768"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del>
    </w:p>
    <w:p w:rsidR="00A33515" w:rsidDel="002260E7" w:rsidRDefault="001A4D22">
      <w:pPr>
        <w:spacing w:line="180" w:lineRule="auto"/>
        <w:ind w:left="3560"/>
        <w:rPr>
          <w:del w:id="3769" w:author="Admin" w:date="2019-02-19T02:10:00Z"/>
          <w:sz w:val="20"/>
          <w:szCs w:val="20"/>
        </w:rPr>
      </w:pPr>
      <w:del w:id="3770" w:author="Admin" w:date="2019-02-19T02:10:00Z">
        <w:r w:rsidDel="002260E7">
          <w:rPr>
            <w:rFonts w:ascii="Arial" w:eastAsia="Arial" w:hAnsi="Arial" w:cs="Arial"/>
            <w:sz w:val="33"/>
            <w:szCs w:val="33"/>
            <w:vertAlign w:val="superscript"/>
          </w:rPr>
          <w:delText xml:space="preserve">2 </w:delText>
        </w:r>
        <w:r w:rsidDel="002260E7">
          <w:rPr>
            <w:rFonts w:eastAsia="Times New Roman"/>
            <w:sz w:val="32"/>
            <w:szCs w:val="32"/>
            <w:vertAlign w:val="superscript"/>
          </w:rPr>
          <w:delText>+</w:delText>
        </w:r>
        <w:r w:rsidDel="002260E7">
          <w:rPr>
            <w:rFonts w:ascii="Arial" w:eastAsia="Arial" w:hAnsi="Arial" w:cs="Arial"/>
            <w:sz w:val="33"/>
            <w:szCs w:val="33"/>
            <w:vertAlign w:val="superscript"/>
          </w:rPr>
          <w:delText xml:space="preserve"> </w:delText>
        </w:r>
        <w:r w:rsidDel="002260E7">
          <w:rPr>
            <w:rFonts w:ascii="Arial" w:eastAsia="Arial" w:hAnsi="Arial" w:cs="Arial"/>
            <w:i/>
            <w:iCs/>
            <w:sz w:val="32"/>
            <w:szCs w:val="32"/>
            <w:vertAlign w:val="superscript"/>
          </w:rPr>
          <w:delText>x</w:delText>
        </w:r>
      </w:del>
    </w:p>
    <w:p w:rsidR="00A33515" w:rsidDel="002260E7" w:rsidRDefault="001A4D22">
      <w:pPr>
        <w:tabs>
          <w:tab w:val="left" w:pos="4060"/>
        </w:tabs>
        <w:spacing w:line="208" w:lineRule="auto"/>
        <w:ind w:left="3140"/>
        <w:rPr>
          <w:del w:id="3771" w:author="Admin" w:date="2019-02-19T02:10:00Z"/>
          <w:sz w:val="20"/>
          <w:szCs w:val="20"/>
        </w:rPr>
      </w:pPr>
      <w:del w:id="3772" w:author="Admin" w:date="2019-02-19T02:10:00Z">
        <w:r w:rsidDel="002260E7">
          <w:rPr>
            <w:rFonts w:ascii="Arial" w:eastAsia="Arial" w:hAnsi="Arial" w:cs="Arial"/>
            <w:i/>
            <w:iCs/>
            <w:sz w:val="20"/>
            <w:szCs w:val="20"/>
          </w:rPr>
          <w:delText xml:space="preserve">x </w:delText>
        </w:r>
        <w:r w:rsidDel="002260E7">
          <w:rPr>
            <w:rFonts w:eastAsia="Times New Roman"/>
            <w:sz w:val="20"/>
            <w:szCs w:val="20"/>
          </w:rPr>
          <w:delText>=</w:delText>
        </w:r>
        <w:r w:rsidDel="002260E7">
          <w:rPr>
            <w:sz w:val="20"/>
            <w:szCs w:val="20"/>
          </w:rPr>
          <w:tab/>
        </w:r>
        <w:r w:rsidDel="002260E7">
          <w:rPr>
            <w:rFonts w:eastAsia="Times New Roman"/>
            <w:i/>
            <w:iCs/>
            <w:sz w:val="18"/>
            <w:szCs w:val="18"/>
          </w:rPr>
          <w:delText>:</w:delText>
        </w:r>
      </w:del>
    </w:p>
    <w:p w:rsidR="00A33515" w:rsidDel="002260E7" w:rsidRDefault="001A4D22">
      <w:pPr>
        <w:spacing w:line="20" w:lineRule="exact"/>
        <w:rPr>
          <w:del w:id="3773" w:author="Admin" w:date="2019-02-19T02:10:00Z"/>
          <w:sz w:val="20"/>
          <w:szCs w:val="20"/>
        </w:rPr>
      </w:pPr>
      <w:del w:id="3774" w:author="Admin" w:date="2019-02-19T02:10:00Z">
        <w:r w:rsidDel="002260E7">
          <w:rPr>
            <w:noProof/>
            <w:sz w:val="20"/>
            <w:szCs w:val="20"/>
          </w:rPr>
          <mc:AlternateContent>
            <mc:Choice Requires="wps">
              <w:drawing>
                <wp:anchor distT="0" distB="0" distL="114300" distR="114300" simplePos="0" relativeHeight="251772928" behindDoc="1" locked="0" layoutInCell="0" allowOverlap="1" wp14:anchorId="49080A26" wp14:editId="547A2E78">
                  <wp:simplePos x="0" y="0"/>
                  <wp:positionH relativeFrom="column">
                    <wp:posOffset>2232660</wp:posOffset>
                  </wp:positionH>
                  <wp:positionV relativeFrom="paragraph">
                    <wp:posOffset>-54610</wp:posOffset>
                  </wp:positionV>
                  <wp:extent cx="346710" cy="0"/>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67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3" o:spid="_x0000_s1026"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175.8pt,-4.3pt" to="203.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" o:allowincell="f" filled="t" strokeweight=".14039mm">
                  <v:stroke joinstyle="miter"/>
                  <o:lock v:ext="edit" shapetype="f"/>
                </v:line>
              </w:pict>
            </mc:Fallback>
          </mc:AlternateContent>
        </w:r>
      </w:del>
    </w:p>
    <w:p w:rsidR="00A33515" w:rsidDel="002260E7" w:rsidRDefault="00A33515">
      <w:pPr>
        <w:spacing w:line="281" w:lineRule="exact"/>
        <w:rPr>
          <w:del w:id="3775" w:author="Admin" w:date="2019-02-19T02:10:00Z"/>
          <w:sz w:val="20"/>
          <w:szCs w:val="20"/>
        </w:rPr>
      </w:pPr>
    </w:p>
    <w:p w:rsidR="00A33515" w:rsidDel="002260E7" w:rsidRDefault="001A4D22">
      <w:pPr>
        <w:jc w:val="center"/>
        <w:rPr>
          <w:del w:id="3776" w:author="Admin" w:date="2019-02-19T02:10:00Z"/>
          <w:sz w:val="20"/>
          <w:szCs w:val="20"/>
        </w:rPr>
      </w:pPr>
      <w:del w:id="3777"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237</w:delText>
        </w:r>
        <w:r w:rsidDel="002260E7">
          <w:rPr>
            <w:rFonts w:ascii="Arial" w:eastAsia="Arial" w:hAnsi="Arial" w:cs="Arial"/>
            <w:sz w:val="20"/>
            <w:szCs w:val="20"/>
          </w:rPr>
          <w:delText xml:space="preserve"> −</w:delText>
        </w:r>
      </w:del>
    </w:p>
    <w:p w:rsidR="00A33515" w:rsidDel="002260E7" w:rsidRDefault="00A33515">
      <w:pPr>
        <w:rPr>
          <w:del w:id="3778"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3779" w:author="Admin" w:date="2019-02-19T02:10:00Z"/>
          <w:sz w:val="20"/>
          <w:szCs w:val="20"/>
        </w:rPr>
      </w:pPr>
      <w:bookmarkStart w:id="3780" w:name="page248"/>
      <w:bookmarkEnd w:id="3780"/>
      <w:del w:id="3781" w:author="Admin" w:date="2019-02-19T02:10:00Z">
        <w:r w:rsidDel="002260E7">
          <w:rPr>
            <w:rFonts w:ascii="Arial" w:eastAsia="Arial" w:hAnsi="Arial" w:cs="Arial"/>
            <w:sz w:val="18"/>
            <w:szCs w:val="18"/>
          </w:rPr>
          <w:lastRenderedPageBreak/>
          <w:delText>2015 год, 8 класс</w:delText>
        </w:r>
      </w:del>
    </w:p>
    <w:p w:rsidR="00A33515" w:rsidDel="002260E7" w:rsidRDefault="00A33515">
      <w:pPr>
        <w:spacing w:line="184" w:lineRule="exact"/>
        <w:rPr>
          <w:del w:id="3782" w:author="Admin" w:date="2019-02-19T02:10:00Z"/>
          <w:sz w:val="20"/>
          <w:szCs w:val="20"/>
        </w:rPr>
      </w:pPr>
    </w:p>
    <w:p w:rsidR="00A33515" w:rsidDel="002260E7" w:rsidRDefault="001A4D22">
      <w:pPr>
        <w:ind w:left="500"/>
        <w:rPr>
          <w:del w:id="3783" w:author="Admin" w:date="2019-02-19T02:10:00Z"/>
          <w:sz w:val="20"/>
          <w:szCs w:val="20"/>
        </w:rPr>
      </w:pPr>
      <w:del w:id="3784" w:author="Admin" w:date="2019-02-19T02:10:00Z">
        <w:r w:rsidDel="002260E7">
          <w:rPr>
            <w:rFonts w:ascii="Arial" w:eastAsia="Arial" w:hAnsi="Arial" w:cs="Arial"/>
            <w:sz w:val="20"/>
            <w:szCs w:val="20"/>
          </w:rPr>
          <w:delText>Осталось решить квадратное уравнение:</w:delText>
        </w:r>
      </w:del>
    </w:p>
    <w:p w:rsidR="00A33515" w:rsidDel="002260E7" w:rsidRDefault="00A33515">
      <w:pPr>
        <w:spacing w:line="239" w:lineRule="exact"/>
        <w:rPr>
          <w:del w:id="3785" w:author="Admin" w:date="2019-02-19T02:10:00Z"/>
          <w:sz w:val="20"/>
          <w:szCs w:val="20"/>
        </w:rPr>
      </w:pPr>
    </w:p>
    <w:p w:rsidR="00A33515" w:rsidDel="002260E7" w:rsidRDefault="001A4D22">
      <w:pPr>
        <w:ind w:left="2920"/>
        <w:rPr>
          <w:del w:id="3786" w:author="Admin" w:date="2019-02-19T02:10:00Z"/>
          <w:sz w:val="20"/>
          <w:szCs w:val="20"/>
        </w:rPr>
      </w:pPr>
      <w:del w:id="3787" w:author="Admin" w:date="2019-02-19T02:10:00Z">
        <w:r w:rsidDel="002260E7">
          <w:rPr>
            <w:rFonts w:ascii="Arial" w:eastAsia="Arial" w:hAnsi="Arial" w:cs="Arial"/>
            <w:sz w:val="20"/>
            <w:szCs w:val="20"/>
          </w:rPr>
          <w:delText>2</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3</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w:delText>
        </w:r>
      </w:del>
    </w:p>
    <w:p w:rsidR="00A33515" w:rsidDel="002260E7" w:rsidRDefault="00A33515">
      <w:pPr>
        <w:spacing w:line="26" w:lineRule="exact"/>
        <w:rPr>
          <w:del w:id="3788" w:author="Admin" w:date="2019-02-19T02:10:00Z"/>
          <w:sz w:val="20"/>
          <w:szCs w:val="20"/>
        </w:rPr>
      </w:pPr>
    </w:p>
    <w:tbl>
      <w:tblPr>
        <w:tblW w:w="0" w:type="auto"/>
        <w:tblInd w:w="2920" w:type="dxa"/>
        <w:tblLayout w:type="fixed"/>
        <w:tblCellMar>
          <w:left w:w="0" w:type="dxa"/>
          <w:right w:w="0" w:type="dxa"/>
        </w:tblCellMar>
        <w:tblLook w:val="04A0" w:firstRow="1" w:lastRow="0" w:firstColumn="1" w:lastColumn="0" w:noHBand="0" w:noVBand="1"/>
      </w:tblPr>
      <w:tblGrid>
        <w:gridCol w:w="380"/>
        <w:gridCol w:w="140"/>
        <w:gridCol w:w="340"/>
        <w:gridCol w:w="180"/>
        <w:gridCol w:w="120"/>
        <w:gridCol w:w="280"/>
        <w:gridCol w:w="20"/>
      </w:tblGrid>
      <w:tr w:rsidR="00A33515" w:rsidDel="002260E7">
        <w:trPr>
          <w:trHeight w:val="319"/>
          <w:del w:id="3789" w:author="Admin" w:date="2019-02-19T02:10:00Z"/>
        </w:trPr>
        <w:tc>
          <w:tcPr>
            <w:tcW w:w="860" w:type="dxa"/>
            <w:gridSpan w:val="3"/>
            <w:vAlign w:val="bottom"/>
          </w:tcPr>
          <w:p w:rsidR="00A33515" w:rsidDel="002260E7" w:rsidRDefault="001A4D22">
            <w:pPr>
              <w:rPr>
                <w:del w:id="3790" w:author="Admin" w:date="2019-02-19T02:10:00Z"/>
                <w:sz w:val="20"/>
                <w:szCs w:val="20"/>
              </w:rPr>
            </w:pPr>
            <w:del w:id="3791" w:author="Admin" w:date="2019-02-19T02:10:00Z">
              <w:r w:rsidDel="002260E7">
                <w:rPr>
                  <w:rFonts w:ascii="Arial" w:eastAsia="Arial" w:hAnsi="Arial" w:cs="Arial"/>
                  <w:sz w:val="20"/>
                  <w:szCs w:val="20"/>
                </w:rPr>
                <w:delText>2</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w:delText>
              </w:r>
              <w:r w:rsidDel="002260E7">
                <w:rPr>
                  <w:rFonts w:ascii="Arial" w:eastAsia="Arial" w:hAnsi="Arial" w:cs="Arial"/>
                  <w:i/>
                  <w:iCs/>
                  <w:sz w:val="20"/>
                  <w:szCs w:val="20"/>
                </w:rPr>
                <w:delText>x</w:delText>
              </w:r>
            </w:del>
          </w:p>
        </w:tc>
        <w:tc>
          <w:tcPr>
            <w:tcW w:w="580" w:type="dxa"/>
            <w:gridSpan w:val="3"/>
            <w:vAlign w:val="bottom"/>
          </w:tcPr>
          <w:p w:rsidR="00A33515" w:rsidDel="002260E7" w:rsidRDefault="001A4D22">
            <w:pPr>
              <w:jc w:val="right"/>
              <w:rPr>
                <w:del w:id="3792" w:author="Admin" w:date="2019-02-19T02:10:00Z"/>
                <w:sz w:val="20"/>
                <w:szCs w:val="20"/>
              </w:rPr>
            </w:pPr>
            <w:del w:id="3793" w:author="Admin" w:date="2019-02-19T02:10:00Z">
              <w:r w:rsidDel="002260E7">
                <w:rPr>
                  <w:rFonts w:ascii="Arial" w:eastAsia="Arial" w:hAnsi="Arial" w:cs="Arial"/>
                  <w:sz w:val="20"/>
                  <w:szCs w:val="20"/>
                </w:rPr>
                <w:delText xml:space="preserve">2 </w:delText>
              </w:r>
              <w:r w:rsidDel="002260E7">
                <w:rPr>
                  <w:rFonts w:eastAsia="Times New Roman"/>
                  <w:sz w:val="20"/>
                  <w:szCs w:val="20"/>
                </w:rPr>
                <w:delText>=</w:delText>
              </w:r>
              <w:r w:rsidDel="002260E7">
                <w:rPr>
                  <w:rFonts w:ascii="Arial" w:eastAsia="Arial" w:hAnsi="Arial" w:cs="Arial"/>
                  <w:sz w:val="20"/>
                  <w:szCs w:val="20"/>
                </w:rPr>
                <w:delText xml:space="preserve"> 0</w:delText>
              </w:r>
            </w:del>
          </w:p>
        </w:tc>
        <w:tc>
          <w:tcPr>
            <w:tcW w:w="0" w:type="dxa"/>
            <w:vAlign w:val="bottom"/>
          </w:tcPr>
          <w:p w:rsidR="00A33515" w:rsidDel="002260E7" w:rsidRDefault="00A33515">
            <w:pPr>
              <w:rPr>
                <w:del w:id="3794" w:author="Admin" w:date="2019-02-19T02:10:00Z"/>
                <w:sz w:val="1"/>
                <w:szCs w:val="1"/>
              </w:rPr>
            </w:pPr>
          </w:p>
        </w:tc>
      </w:tr>
      <w:tr w:rsidR="00A33515" w:rsidDel="002260E7">
        <w:trPr>
          <w:trHeight w:val="336"/>
          <w:del w:id="3795" w:author="Admin" w:date="2019-02-19T02:10:00Z"/>
        </w:trPr>
        <w:tc>
          <w:tcPr>
            <w:tcW w:w="520" w:type="dxa"/>
            <w:gridSpan w:val="2"/>
            <w:vAlign w:val="bottom"/>
          </w:tcPr>
          <w:p w:rsidR="00A33515" w:rsidDel="002260E7" w:rsidRDefault="001A4D22">
            <w:pPr>
              <w:rPr>
                <w:del w:id="3796" w:author="Admin" w:date="2019-02-19T02:10:00Z"/>
                <w:sz w:val="20"/>
                <w:szCs w:val="20"/>
              </w:rPr>
            </w:pPr>
            <w:del w:id="3797" w:author="Admin" w:date="2019-02-19T02:10:00Z">
              <w:r w:rsidDel="002260E7">
                <w:rPr>
                  <w:rFonts w:ascii="Arial" w:eastAsia="Arial" w:hAnsi="Arial" w:cs="Arial"/>
                  <w:i/>
                  <w:iCs/>
                  <w:w w:val="95"/>
                  <w:sz w:val="20"/>
                  <w:szCs w:val="20"/>
                </w:rPr>
                <w:delText>x</w:delText>
              </w:r>
              <w:r w:rsidDel="002260E7">
                <w:rPr>
                  <w:rFonts w:ascii="Arial" w:eastAsia="Arial" w:hAnsi="Arial" w:cs="Arial"/>
                  <w:w w:val="95"/>
                  <w:sz w:val="27"/>
                  <w:szCs w:val="27"/>
                  <w:vertAlign w:val="superscript"/>
                </w:rPr>
                <w:delText>2</w:delText>
              </w:r>
              <w:r w:rsidDel="002260E7">
                <w:rPr>
                  <w:rFonts w:ascii="Arial" w:eastAsia="Arial" w:hAnsi="Arial" w:cs="Arial"/>
                  <w:i/>
                  <w:iCs/>
                  <w:w w:val="95"/>
                  <w:sz w:val="20"/>
                  <w:szCs w:val="20"/>
                </w:rPr>
                <w:delText xml:space="preserve"> </w:delText>
              </w:r>
              <w:r w:rsidDel="002260E7">
                <w:rPr>
                  <w:rFonts w:eastAsia="Times New Roman"/>
                  <w:w w:val="95"/>
                  <w:sz w:val="20"/>
                  <w:szCs w:val="20"/>
                </w:rPr>
                <w:delText>+</w:delText>
              </w:r>
              <w:r w:rsidDel="002260E7">
                <w:rPr>
                  <w:rFonts w:ascii="Arial" w:eastAsia="Arial" w:hAnsi="Arial" w:cs="Arial"/>
                  <w:i/>
                  <w:iCs/>
                  <w:w w:val="95"/>
                  <w:sz w:val="20"/>
                  <w:szCs w:val="20"/>
                </w:rPr>
                <w:delText xml:space="preserve"> x</w:delText>
              </w:r>
            </w:del>
          </w:p>
        </w:tc>
        <w:tc>
          <w:tcPr>
            <w:tcW w:w="920" w:type="dxa"/>
            <w:gridSpan w:val="4"/>
            <w:vAlign w:val="bottom"/>
          </w:tcPr>
          <w:p w:rsidR="00A33515" w:rsidDel="002260E7" w:rsidRDefault="001A4D22">
            <w:pPr>
              <w:ind w:right="120"/>
              <w:jc w:val="right"/>
              <w:rPr>
                <w:del w:id="3798" w:author="Admin" w:date="2019-02-19T02:10:00Z"/>
                <w:sz w:val="20"/>
                <w:szCs w:val="20"/>
              </w:rPr>
            </w:pPr>
            <w:del w:id="3799"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0</w:delText>
              </w:r>
            </w:del>
          </w:p>
        </w:tc>
        <w:tc>
          <w:tcPr>
            <w:tcW w:w="0" w:type="dxa"/>
            <w:vAlign w:val="bottom"/>
          </w:tcPr>
          <w:p w:rsidR="00A33515" w:rsidDel="002260E7" w:rsidRDefault="00A33515">
            <w:pPr>
              <w:rPr>
                <w:del w:id="3800" w:author="Admin" w:date="2019-02-19T02:10:00Z"/>
                <w:sz w:val="1"/>
                <w:szCs w:val="1"/>
              </w:rPr>
            </w:pPr>
          </w:p>
        </w:tc>
      </w:tr>
      <w:tr w:rsidR="00A33515" w:rsidDel="002260E7">
        <w:trPr>
          <w:trHeight w:val="235"/>
          <w:del w:id="3801" w:author="Admin" w:date="2019-02-19T02:10:00Z"/>
        </w:trPr>
        <w:tc>
          <w:tcPr>
            <w:tcW w:w="380" w:type="dxa"/>
            <w:vAlign w:val="bottom"/>
          </w:tcPr>
          <w:p w:rsidR="00A33515" w:rsidDel="002260E7" w:rsidRDefault="00A33515">
            <w:pPr>
              <w:rPr>
                <w:del w:id="3802" w:author="Admin" w:date="2019-02-19T02:10:00Z"/>
                <w:sz w:val="20"/>
                <w:szCs w:val="20"/>
              </w:rPr>
            </w:pPr>
          </w:p>
        </w:tc>
        <w:tc>
          <w:tcPr>
            <w:tcW w:w="1060" w:type="dxa"/>
            <w:gridSpan w:val="5"/>
            <w:vAlign w:val="bottom"/>
          </w:tcPr>
          <w:p w:rsidR="00A33515" w:rsidDel="002260E7" w:rsidRDefault="001A4D22">
            <w:pPr>
              <w:ind w:right="420"/>
              <w:jc w:val="right"/>
              <w:rPr>
                <w:del w:id="3803" w:author="Admin" w:date="2019-02-19T02:10:00Z"/>
                <w:sz w:val="20"/>
                <w:szCs w:val="20"/>
              </w:rPr>
            </w:pPr>
            <w:del w:id="3804" w:author="Admin" w:date="2019-02-19T02:10:00Z">
              <w:r w:rsidDel="002260E7">
                <w:rPr>
                  <w:rFonts w:eastAsia="Times New Roman"/>
                  <w:i/>
                  <w:iCs/>
                  <w:sz w:val="20"/>
                  <w:szCs w:val="20"/>
                </w:rPr>
                <w:delText xml:space="preserve">D </w:delText>
              </w:r>
              <w:r w:rsidDel="002260E7">
                <w:rPr>
                  <w:rFonts w:eastAsia="Times New Roman"/>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5</w:delText>
              </w:r>
            </w:del>
          </w:p>
        </w:tc>
        <w:tc>
          <w:tcPr>
            <w:tcW w:w="0" w:type="dxa"/>
            <w:vAlign w:val="bottom"/>
          </w:tcPr>
          <w:p w:rsidR="00A33515" w:rsidDel="002260E7" w:rsidRDefault="00A33515">
            <w:pPr>
              <w:rPr>
                <w:del w:id="3805" w:author="Admin" w:date="2019-02-19T02:10:00Z"/>
                <w:sz w:val="1"/>
                <w:szCs w:val="1"/>
              </w:rPr>
            </w:pPr>
          </w:p>
        </w:tc>
      </w:tr>
      <w:tr w:rsidR="00A33515" w:rsidDel="002260E7">
        <w:trPr>
          <w:trHeight w:val="146"/>
          <w:del w:id="3806" w:author="Admin" w:date="2019-02-19T02:10:00Z"/>
        </w:trPr>
        <w:tc>
          <w:tcPr>
            <w:tcW w:w="380" w:type="dxa"/>
            <w:vAlign w:val="bottom"/>
          </w:tcPr>
          <w:p w:rsidR="00A33515" w:rsidDel="002260E7" w:rsidRDefault="00A33515">
            <w:pPr>
              <w:rPr>
                <w:del w:id="3807" w:author="Admin" w:date="2019-02-19T02:10:00Z"/>
                <w:sz w:val="12"/>
                <w:szCs w:val="12"/>
              </w:rPr>
            </w:pPr>
          </w:p>
        </w:tc>
        <w:tc>
          <w:tcPr>
            <w:tcW w:w="140" w:type="dxa"/>
            <w:vAlign w:val="bottom"/>
          </w:tcPr>
          <w:p w:rsidR="00A33515" w:rsidDel="002260E7" w:rsidRDefault="00A33515">
            <w:pPr>
              <w:rPr>
                <w:del w:id="3808" w:author="Admin" w:date="2019-02-19T02:10:00Z"/>
                <w:sz w:val="12"/>
                <w:szCs w:val="12"/>
              </w:rPr>
            </w:pPr>
          </w:p>
        </w:tc>
        <w:tc>
          <w:tcPr>
            <w:tcW w:w="340" w:type="dxa"/>
            <w:vAlign w:val="bottom"/>
          </w:tcPr>
          <w:p w:rsidR="00A33515" w:rsidDel="002260E7" w:rsidRDefault="00A33515">
            <w:pPr>
              <w:rPr>
                <w:del w:id="3809" w:author="Admin" w:date="2019-02-19T02:10:00Z"/>
                <w:sz w:val="12"/>
                <w:szCs w:val="12"/>
              </w:rPr>
            </w:pPr>
          </w:p>
        </w:tc>
        <w:tc>
          <w:tcPr>
            <w:tcW w:w="180" w:type="dxa"/>
            <w:vAlign w:val="bottom"/>
          </w:tcPr>
          <w:p w:rsidR="00A33515" w:rsidDel="002260E7" w:rsidRDefault="001A4D22">
            <w:pPr>
              <w:spacing w:line="146" w:lineRule="exact"/>
              <w:jc w:val="right"/>
              <w:rPr>
                <w:del w:id="3810" w:author="Admin" w:date="2019-02-19T02:10:00Z"/>
                <w:sz w:val="20"/>
                <w:szCs w:val="20"/>
              </w:rPr>
            </w:pPr>
            <w:del w:id="3811" w:author="Admin" w:date="2019-02-19T02:10:00Z">
              <w:r w:rsidDel="002260E7">
                <w:rPr>
                  <w:rFonts w:eastAsia="Times New Roman"/>
                  <w:i/>
                  <w:iCs/>
                  <w:sz w:val="15"/>
                  <w:szCs w:val="15"/>
                </w:rPr>
                <w:delText>p</w:delText>
              </w:r>
            </w:del>
          </w:p>
        </w:tc>
        <w:tc>
          <w:tcPr>
            <w:tcW w:w="120" w:type="dxa"/>
            <w:tcBorders>
              <w:bottom w:val="single" w:sz="8" w:space="0" w:color="auto"/>
            </w:tcBorders>
            <w:vAlign w:val="bottom"/>
          </w:tcPr>
          <w:p w:rsidR="00A33515" w:rsidDel="002260E7" w:rsidRDefault="00A33515">
            <w:pPr>
              <w:rPr>
                <w:del w:id="3812" w:author="Admin" w:date="2019-02-19T02:10:00Z"/>
                <w:sz w:val="12"/>
                <w:szCs w:val="12"/>
              </w:rPr>
            </w:pPr>
          </w:p>
        </w:tc>
        <w:tc>
          <w:tcPr>
            <w:tcW w:w="280" w:type="dxa"/>
            <w:vAlign w:val="bottom"/>
          </w:tcPr>
          <w:p w:rsidR="00A33515" w:rsidDel="002260E7" w:rsidRDefault="00A33515">
            <w:pPr>
              <w:rPr>
                <w:del w:id="3813" w:author="Admin" w:date="2019-02-19T02:10:00Z"/>
                <w:sz w:val="12"/>
                <w:szCs w:val="12"/>
              </w:rPr>
            </w:pPr>
          </w:p>
        </w:tc>
        <w:tc>
          <w:tcPr>
            <w:tcW w:w="0" w:type="dxa"/>
            <w:vAlign w:val="bottom"/>
          </w:tcPr>
          <w:p w:rsidR="00A33515" w:rsidDel="002260E7" w:rsidRDefault="00A33515">
            <w:pPr>
              <w:rPr>
                <w:del w:id="3814" w:author="Admin" w:date="2019-02-19T02:10:00Z"/>
                <w:sz w:val="1"/>
                <w:szCs w:val="1"/>
              </w:rPr>
            </w:pPr>
          </w:p>
        </w:tc>
      </w:tr>
      <w:tr w:rsidR="00A33515" w:rsidDel="002260E7">
        <w:trPr>
          <w:trHeight w:val="252"/>
          <w:del w:id="3815" w:author="Admin" w:date="2019-02-19T02:10:00Z"/>
        </w:trPr>
        <w:tc>
          <w:tcPr>
            <w:tcW w:w="380" w:type="dxa"/>
            <w:vMerge w:val="restart"/>
            <w:vAlign w:val="bottom"/>
          </w:tcPr>
          <w:p w:rsidR="00A33515" w:rsidDel="002260E7" w:rsidRDefault="001A4D22">
            <w:pPr>
              <w:rPr>
                <w:del w:id="3816" w:author="Admin" w:date="2019-02-19T02:10:00Z"/>
                <w:sz w:val="20"/>
                <w:szCs w:val="20"/>
              </w:rPr>
            </w:pPr>
            <w:del w:id="3817" w:author="Admin" w:date="2019-02-19T02:10:00Z">
              <w:r w:rsidDel="002260E7">
                <w:rPr>
                  <w:rFonts w:ascii="Arial" w:eastAsia="Arial" w:hAnsi="Arial" w:cs="Arial"/>
                  <w:i/>
                  <w:iCs/>
                  <w:sz w:val="20"/>
                  <w:szCs w:val="20"/>
                </w:rPr>
                <w:delText xml:space="preserve">x </w:delText>
              </w:r>
              <w:r w:rsidDel="002260E7">
                <w:rPr>
                  <w:rFonts w:eastAsia="Times New Roman"/>
                  <w:sz w:val="20"/>
                  <w:szCs w:val="20"/>
                </w:rPr>
                <w:delText>=</w:delText>
              </w:r>
            </w:del>
          </w:p>
        </w:tc>
        <w:tc>
          <w:tcPr>
            <w:tcW w:w="140" w:type="dxa"/>
            <w:vAlign w:val="bottom"/>
          </w:tcPr>
          <w:p w:rsidR="00A33515" w:rsidDel="002260E7" w:rsidRDefault="00A33515">
            <w:pPr>
              <w:rPr>
                <w:del w:id="3818" w:author="Admin" w:date="2019-02-19T02:10:00Z"/>
                <w:sz w:val="21"/>
                <w:szCs w:val="21"/>
              </w:rPr>
            </w:pPr>
          </w:p>
        </w:tc>
        <w:tc>
          <w:tcPr>
            <w:tcW w:w="340" w:type="dxa"/>
            <w:vAlign w:val="bottom"/>
          </w:tcPr>
          <w:p w:rsidR="00A33515" w:rsidDel="002260E7" w:rsidRDefault="001A4D22">
            <w:pPr>
              <w:jc w:val="right"/>
              <w:rPr>
                <w:del w:id="3819" w:author="Admin" w:date="2019-02-19T02:10:00Z"/>
                <w:sz w:val="20"/>
                <w:szCs w:val="20"/>
              </w:rPr>
            </w:pPr>
            <w:del w:id="3820" w:author="Admin" w:date="2019-02-19T02:10:00Z">
              <w:r w:rsidDel="002260E7">
                <w:rPr>
                  <w:rFonts w:ascii="Arial" w:eastAsia="Arial" w:hAnsi="Arial" w:cs="Arial"/>
                  <w:sz w:val="20"/>
                  <w:szCs w:val="20"/>
                </w:rPr>
                <w:delText>1</w:delText>
              </w:r>
            </w:del>
          </w:p>
        </w:tc>
        <w:tc>
          <w:tcPr>
            <w:tcW w:w="300" w:type="dxa"/>
            <w:gridSpan w:val="2"/>
            <w:vAlign w:val="bottom"/>
          </w:tcPr>
          <w:p w:rsidR="00A33515" w:rsidDel="002260E7" w:rsidRDefault="001A4D22">
            <w:pPr>
              <w:jc w:val="right"/>
              <w:rPr>
                <w:del w:id="3821" w:author="Admin" w:date="2019-02-19T02:10:00Z"/>
                <w:sz w:val="20"/>
                <w:szCs w:val="20"/>
              </w:rPr>
            </w:pPr>
            <w:del w:id="3822" w:author="Admin" w:date="2019-02-19T02:10:00Z">
              <w:r w:rsidDel="002260E7">
                <w:rPr>
                  <w:rFonts w:ascii="Arial" w:eastAsia="Arial" w:hAnsi="Arial" w:cs="Arial"/>
                  <w:sz w:val="20"/>
                  <w:szCs w:val="20"/>
                </w:rPr>
                <w:delText>5</w:delText>
              </w:r>
            </w:del>
          </w:p>
        </w:tc>
        <w:tc>
          <w:tcPr>
            <w:tcW w:w="280" w:type="dxa"/>
            <w:vMerge w:val="restart"/>
            <w:vAlign w:val="bottom"/>
          </w:tcPr>
          <w:p w:rsidR="00A33515" w:rsidDel="002260E7" w:rsidRDefault="001A4D22">
            <w:pPr>
              <w:ind w:right="100"/>
              <w:jc w:val="right"/>
              <w:rPr>
                <w:del w:id="3823" w:author="Admin" w:date="2019-02-19T02:10:00Z"/>
                <w:sz w:val="20"/>
                <w:szCs w:val="20"/>
              </w:rPr>
            </w:pPr>
            <w:del w:id="3824"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3825" w:author="Admin" w:date="2019-02-19T02:10:00Z"/>
                <w:sz w:val="1"/>
                <w:szCs w:val="1"/>
              </w:rPr>
            </w:pPr>
          </w:p>
        </w:tc>
      </w:tr>
      <w:tr w:rsidR="00A33515" w:rsidDel="002260E7">
        <w:trPr>
          <w:trHeight w:val="100"/>
          <w:del w:id="3826" w:author="Admin" w:date="2019-02-19T02:10:00Z"/>
        </w:trPr>
        <w:tc>
          <w:tcPr>
            <w:tcW w:w="380" w:type="dxa"/>
            <w:vMerge/>
            <w:vAlign w:val="bottom"/>
          </w:tcPr>
          <w:p w:rsidR="00A33515" w:rsidDel="002260E7" w:rsidRDefault="00A33515">
            <w:pPr>
              <w:rPr>
                <w:del w:id="3827" w:author="Admin" w:date="2019-02-19T02:10:00Z"/>
                <w:sz w:val="8"/>
                <w:szCs w:val="8"/>
              </w:rPr>
            </w:pPr>
          </w:p>
        </w:tc>
        <w:tc>
          <w:tcPr>
            <w:tcW w:w="140" w:type="dxa"/>
            <w:vAlign w:val="bottom"/>
          </w:tcPr>
          <w:p w:rsidR="00A33515" w:rsidDel="002260E7" w:rsidRDefault="00A33515">
            <w:pPr>
              <w:rPr>
                <w:del w:id="3828" w:author="Admin" w:date="2019-02-19T02:10:00Z"/>
                <w:sz w:val="8"/>
                <w:szCs w:val="8"/>
              </w:rPr>
            </w:pPr>
          </w:p>
        </w:tc>
        <w:tc>
          <w:tcPr>
            <w:tcW w:w="340" w:type="dxa"/>
            <w:vMerge w:val="restart"/>
            <w:vAlign w:val="bottom"/>
          </w:tcPr>
          <w:p w:rsidR="00A33515" w:rsidDel="002260E7" w:rsidRDefault="001A4D22">
            <w:pPr>
              <w:jc w:val="right"/>
              <w:rPr>
                <w:del w:id="3829" w:author="Admin" w:date="2019-02-19T02:10:00Z"/>
                <w:sz w:val="20"/>
                <w:szCs w:val="20"/>
              </w:rPr>
            </w:pPr>
            <w:del w:id="3830" w:author="Admin" w:date="2019-02-19T02:10:00Z">
              <w:r w:rsidDel="002260E7">
                <w:rPr>
                  <w:rFonts w:ascii="Arial" w:eastAsia="Arial" w:hAnsi="Arial" w:cs="Arial"/>
                  <w:sz w:val="20"/>
                  <w:szCs w:val="20"/>
                </w:rPr>
                <w:delText>2</w:delText>
              </w:r>
            </w:del>
          </w:p>
        </w:tc>
        <w:tc>
          <w:tcPr>
            <w:tcW w:w="300" w:type="dxa"/>
            <w:gridSpan w:val="2"/>
            <w:vAlign w:val="bottom"/>
          </w:tcPr>
          <w:p w:rsidR="00A33515" w:rsidDel="002260E7" w:rsidRDefault="00A33515">
            <w:pPr>
              <w:rPr>
                <w:del w:id="3831" w:author="Admin" w:date="2019-02-19T02:10:00Z"/>
                <w:sz w:val="8"/>
                <w:szCs w:val="8"/>
              </w:rPr>
            </w:pPr>
          </w:p>
        </w:tc>
        <w:tc>
          <w:tcPr>
            <w:tcW w:w="280" w:type="dxa"/>
            <w:vMerge/>
            <w:vAlign w:val="bottom"/>
          </w:tcPr>
          <w:p w:rsidR="00A33515" w:rsidDel="002260E7" w:rsidRDefault="00A33515">
            <w:pPr>
              <w:rPr>
                <w:del w:id="3832" w:author="Admin" w:date="2019-02-19T02:10:00Z"/>
                <w:sz w:val="8"/>
                <w:szCs w:val="8"/>
              </w:rPr>
            </w:pPr>
          </w:p>
        </w:tc>
        <w:tc>
          <w:tcPr>
            <w:tcW w:w="0" w:type="dxa"/>
            <w:vAlign w:val="bottom"/>
          </w:tcPr>
          <w:p w:rsidR="00A33515" w:rsidDel="002260E7" w:rsidRDefault="00A33515">
            <w:pPr>
              <w:rPr>
                <w:del w:id="3833" w:author="Admin" w:date="2019-02-19T02:10:00Z"/>
                <w:sz w:val="1"/>
                <w:szCs w:val="1"/>
              </w:rPr>
            </w:pPr>
          </w:p>
        </w:tc>
      </w:tr>
      <w:tr w:rsidR="00A33515" w:rsidDel="002260E7">
        <w:trPr>
          <w:trHeight w:val="154"/>
          <w:del w:id="3834" w:author="Admin" w:date="2019-02-19T02:10:00Z"/>
        </w:trPr>
        <w:tc>
          <w:tcPr>
            <w:tcW w:w="380" w:type="dxa"/>
            <w:vAlign w:val="bottom"/>
          </w:tcPr>
          <w:p w:rsidR="00A33515" w:rsidDel="002260E7" w:rsidRDefault="00A33515">
            <w:pPr>
              <w:rPr>
                <w:del w:id="3835" w:author="Admin" w:date="2019-02-19T02:10:00Z"/>
                <w:sz w:val="13"/>
                <w:szCs w:val="13"/>
              </w:rPr>
            </w:pPr>
          </w:p>
        </w:tc>
        <w:tc>
          <w:tcPr>
            <w:tcW w:w="140" w:type="dxa"/>
            <w:vAlign w:val="bottom"/>
          </w:tcPr>
          <w:p w:rsidR="00A33515" w:rsidDel="002260E7" w:rsidRDefault="00A33515">
            <w:pPr>
              <w:rPr>
                <w:del w:id="3836" w:author="Admin" w:date="2019-02-19T02:10:00Z"/>
                <w:sz w:val="13"/>
                <w:szCs w:val="13"/>
              </w:rPr>
            </w:pPr>
          </w:p>
        </w:tc>
        <w:tc>
          <w:tcPr>
            <w:tcW w:w="340" w:type="dxa"/>
            <w:vMerge/>
            <w:vAlign w:val="bottom"/>
          </w:tcPr>
          <w:p w:rsidR="00A33515" w:rsidDel="002260E7" w:rsidRDefault="00A33515">
            <w:pPr>
              <w:rPr>
                <w:del w:id="3837" w:author="Admin" w:date="2019-02-19T02:10:00Z"/>
                <w:sz w:val="13"/>
                <w:szCs w:val="13"/>
              </w:rPr>
            </w:pPr>
          </w:p>
        </w:tc>
        <w:tc>
          <w:tcPr>
            <w:tcW w:w="180" w:type="dxa"/>
            <w:vAlign w:val="bottom"/>
          </w:tcPr>
          <w:p w:rsidR="00A33515" w:rsidDel="002260E7" w:rsidRDefault="00A33515">
            <w:pPr>
              <w:rPr>
                <w:del w:id="3838" w:author="Admin" w:date="2019-02-19T02:10:00Z"/>
                <w:sz w:val="13"/>
                <w:szCs w:val="13"/>
              </w:rPr>
            </w:pPr>
          </w:p>
        </w:tc>
        <w:tc>
          <w:tcPr>
            <w:tcW w:w="120" w:type="dxa"/>
            <w:vAlign w:val="bottom"/>
          </w:tcPr>
          <w:p w:rsidR="00A33515" w:rsidDel="002260E7" w:rsidRDefault="00A33515">
            <w:pPr>
              <w:rPr>
                <w:del w:id="3839" w:author="Admin" w:date="2019-02-19T02:10:00Z"/>
                <w:sz w:val="13"/>
                <w:szCs w:val="13"/>
              </w:rPr>
            </w:pPr>
          </w:p>
        </w:tc>
        <w:tc>
          <w:tcPr>
            <w:tcW w:w="280" w:type="dxa"/>
            <w:vAlign w:val="bottom"/>
          </w:tcPr>
          <w:p w:rsidR="00A33515" w:rsidDel="002260E7" w:rsidRDefault="00A33515">
            <w:pPr>
              <w:rPr>
                <w:del w:id="3840" w:author="Admin" w:date="2019-02-19T02:10:00Z"/>
                <w:sz w:val="13"/>
                <w:szCs w:val="13"/>
              </w:rPr>
            </w:pPr>
          </w:p>
        </w:tc>
        <w:tc>
          <w:tcPr>
            <w:tcW w:w="0" w:type="dxa"/>
            <w:vAlign w:val="bottom"/>
          </w:tcPr>
          <w:p w:rsidR="00A33515" w:rsidDel="002260E7" w:rsidRDefault="00A33515">
            <w:pPr>
              <w:rPr>
                <w:del w:id="3841" w:author="Admin" w:date="2019-02-19T02:10:00Z"/>
                <w:sz w:val="1"/>
                <w:szCs w:val="1"/>
              </w:rPr>
            </w:pPr>
          </w:p>
        </w:tc>
      </w:tr>
    </w:tbl>
    <w:p w:rsidR="00A33515" w:rsidDel="002260E7" w:rsidRDefault="001A4D22">
      <w:pPr>
        <w:spacing w:line="20" w:lineRule="exact"/>
        <w:rPr>
          <w:del w:id="3842" w:author="Admin" w:date="2019-02-19T02:10:00Z"/>
          <w:sz w:val="20"/>
          <w:szCs w:val="20"/>
        </w:rPr>
      </w:pPr>
      <w:del w:id="3843" w:author="Admin" w:date="2019-02-19T02:10:00Z">
        <w:r w:rsidDel="002260E7">
          <w:rPr>
            <w:noProof/>
            <w:sz w:val="20"/>
            <w:szCs w:val="20"/>
          </w:rPr>
          <mc:AlternateContent>
            <mc:Choice Requires="wps">
              <w:drawing>
                <wp:anchor distT="0" distB="0" distL="114300" distR="114300" simplePos="0" relativeHeight="251773952" behindDoc="1" locked="0" layoutInCell="0" allowOverlap="1" wp14:anchorId="06E203DD" wp14:editId="27BAEBE9">
                  <wp:simplePos x="0" y="0"/>
                  <wp:positionH relativeFrom="column">
                    <wp:posOffset>2094230</wp:posOffset>
                  </wp:positionH>
                  <wp:positionV relativeFrom="paragraph">
                    <wp:posOffset>-163195</wp:posOffset>
                  </wp:positionV>
                  <wp:extent cx="493395" cy="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3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4" o:spid="_x0000_s1026"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164.9pt,-12.85pt" to="203.7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" o:allowincell="f" filled="t" strokeweight=".14039mm">
                  <v:stroke joinstyle="miter"/>
                  <o:lock v:ext="edit" shapetype="f"/>
                </v:line>
              </w:pict>
            </mc:Fallback>
          </mc:AlternateContent>
        </w:r>
      </w:del>
    </w:p>
    <w:p w:rsidR="00A33515" w:rsidDel="002260E7" w:rsidRDefault="00A33515">
      <w:pPr>
        <w:spacing w:line="184" w:lineRule="exact"/>
        <w:rPr>
          <w:del w:id="3844" w:author="Admin" w:date="2019-02-19T02:10:00Z"/>
          <w:sz w:val="20"/>
          <w:szCs w:val="20"/>
        </w:rPr>
      </w:pPr>
    </w:p>
    <w:p w:rsidR="00A33515" w:rsidDel="002260E7" w:rsidRDefault="001A4D22">
      <w:pPr>
        <w:ind w:left="500"/>
        <w:rPr>
          <w:del w:id="3845" w:author="Admin" w:date="2019-02-19T02:10:00Z"/>
          <w:sz w:val="20"/>
          <w:szCs w:val="20"/>
        </w:rPr>
      </w:pPr>
      <w:del w:id="3846" w:author="Admin" w:date="2019-02-19T02:10:00Z">
        <w:r w:rsidDel="002260E7">
          <w:rPr>
            <w:rFonts w:ascii="Arial" w:eastAsia="Arial" w:hAnsi="Arial" w:cs="Arial"/>
            <w:sz w:val="19"/>
            <w:szCs w:val="19"/>
          </w:rPr>
          <w:delText xml:space="preserve">Нужно также проверить, что каждое из двух значений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не обраща-</w:delText>
        </w:r>
      </w:del>
    </w:p>
    <w:p w:rsidR="00A33515" w:rsidDel="002260E7" w:rsidRDefault="00A33515">
      <w:pPr>
        <w:spacing w:line="49" w:lineRule="exact"/>
        <w:rPr>
          <w:del w:id="3847" w:author="Admin" w:date="2019-02-19T02:10:00Z"/>
          <w:sz w:val="20"/>
          <w:szCs w:val="20"/>
        </w:rPr>
      </w:pPr>
    </w:p>
    <w:p w:rsidR="00A33515" w:rsidDel="002260E7" w:rsidRDefault="001A4D22">
      <w:pPr>
        <w:ind w:left="5260" w:hanging="4756"/>
        <w:rPr>
          <w:del w:id="3848" w:author="Admin" w:date="2019-02-19T02:10:00Z"/>
          <w:sz w:val="20"/>
          <w:szCs w:val="20"/>
        </w:rPr>
      </w:pPr>
      <w:del w:id="3849" w:author="Admin" w:date="2019-02-19T02:10:00Z">
        <w:r w:rsidDel="002260E7">
          <w:rPr>
            <w:rFonts w:ascii="Arial" w:eastAsia="Arial" w:hAnsi="Arial" w:cs="Arial"/>
            <w:sz w:val="20"/>
            <w:szCs w:val="20"/>
          </w:rPr>
          <w:delText xml:space="preserve">ет в ноль ни один знаменатель при вычислении цепной дроби — </w:delText>
        </w:r>
        <w:r w:rsidDel="002260E7">
          <w:rPr>
            <w:rFonts w:eastAsia="Times New Roman"/>
            <w:i/>
            <w:iCs/>
            <w:sz w:val="20"/>
            <w:szCs w:val="20"/>
          </w:rPr>
          <w:delText>p</w:delText>
        </w:r>
      </w:del>
    </w:p>
    <w:p w:rsidR="00A33515" w:rsidDel="002260E7" w:rsidRDefault="001A4D22">
      <w:pPr>
        <w:spacing w:line="20" w:lineRule="exact"/>
        <w:rPr>
          <w:del w:id="3850" w:author="Admin" w:date="2019-02-19T02:10:00Z"/>
          <w:sz w:val="20"/>
          <w:szCs w:val="20"/>
        </w:rPr>
      </w:pPr>
      <w:del w:id="3851" w:author="Admin" w:date="2019-02-19T02:10:00Z">
        <w:r w:rsidDel="002260E7">
          <w:rPr>
            <w:noProof/>
            <w:sz w:val="20"/>
            <w:szCs w:val="20"/>
          </w:rPr>
          <mc:AlternateContent>
            <mc:Choice Requires="wps">
              <w:drawing>
                <wp:anchor distT="0" distB="0" distL="114300" distR="114300" simplePos="0" relativeHeight="251774976" behindDoc="1" locked="0" layoutInCell="0" allowOverlap="1" wp14:anchorId="583B4D05" wp14:editId="76069473">
                  <wp:simplePos x="0" y="0"/>
                  <wp:positionH relativeFrom="column">
                    <wp:posOffset>3442335</wp:posOffset>
                  </wp:positionH>
                  <wp:positionV relativeFrom="paragraph">
                    <wp:posOffset>36195</wp:posOffset>
                  </wp:positionV>
                  <wp:extent cx="67310" cy="0"/>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5" o:spid="_x0000_s1026" style="position:absolute;z-index:-251541504;visibility:visible;mso-wrap-style:square;mso-wrap-distance-left:9pt;mso-wrap-distance-top:0;mso-wrap-distance-right:9pt;mso-wrap-distance-bottom:0;mso-position-horizontal:absolute;mso-position-horizontal-relative:text;mso-position-vertical:absolute;mso-position-vertical-relative:text" from="271.05pt,2.85pt" to="276.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" o:allowincell="f" filled="t" strokeweight=".14039mm">
                  <v:stroke joinstyle="miter"/>
                  <o:lock v:ext="edit" shapetype="f"/>
                </v:line>
              </w:pict>
            </mc:Fallback>
          </mc:AlternateContent>
        </w:r>
      </w:del>
    </w:p>
    <w:p w:rsidR="00A33515" w:rsidDel="002260E7" w:rsidRDefault="00A33515">
      <w:pPr>
        <w:spacing w:line="63" w:lineRule="exact"/>
        <w:rPr>
          <w:del w:id="3852" w:author="Admin" w:date="2019-02-19T02:10:00Z"/>
          <w:sz w:val="20"/>
          <w:szCs w:val="20"/>
        </w:rPr>
      </w:pPr>
    </w:p>
    <w:p w:rsidR="00A33515" w:rsidDel="002260E7" w:rsidRDefault="001A4D22">
      <w:pPr>
        <w:spacing w:line="255" w:lineRule="auto"/>
        <w:ind w:left="500"/>
        <w:rPr>
          <w:del w:id="3853" w:author="Admin" w:date="2019-02-19T02:10:00Z"/>
          <w:sz w:val="20"/>
          <w:szCs w:val="20"/>
        </w:rPr>
      </w:pPr>
      <w:del w:id="3854" w:author="Admin" w:date="2019-02-19T02:10:00Z">
        <w:r w:rsidDel="002260E7">
          <w:rPr>
            <w:rFonts w:ascii="Arial" w:eastAsia="Arial" w:hAnsi="Arial" w:cs="Arial"/>
            <w:sz w:val="20"/>
            <w:szCs w:val="20"/>
          </w:rPr>
          <w:delText>в нашем случае, когда в знаменателе всегда будет 5 с ненулевым коэффициентом, это очевидно.</w:delText>
        </w:r>
      </w:del>
    </w:p>
    <w:p w:rsidR="00A33515" w:rsidDel="002260E7" w:rsidRDefault="00A33515">
      <w:pPr>
        <w:spacing w:line="309" w:lineRule="exact"/>
        <w:rPr>
          <w:del w:id="3855" w:author="Admin" w:date="2019-02-19T02:10:00Z"/>
          <w:sz w:val="20"/>
          <w:szCs w:val="20"/>
        </w:rPr>
      </w:pPr>
    </w:p>
    <w:p w:rsidR="00A33515" w:rsidDel="002260E7" w:rsidRDefault="001A4D22">
      <w:pPr>
        <w:rPr>
          <w:del w:id="3856" w:author="Admin" w:date="2019-02-19T02:10:00Z"/>
          <w:sz w:val="20"/>
          <w:szCs w:val="20"/>
        </w:rPr>
      </w:pPr>
      <w:del w:id="3857" w:author="Admin" w:date="2019-02-19T02:10:00Z">
        <w:r w:rsidDel="002260E7">
          <w:rPr>
            <w:rFonts w:ascii="Arial" w:eastAsia="Arial" w:hAnsi="Arial" w:cs="Arial"/>
            <w:b/>
            <w:bCs/>
            <w:sz w:val="26"/>
            <w:szCs w:val="26"/>
          </w:rPr>
          <w:delText>Задача 2.</w:delText>
        </w:r>
      </w:del>
    </w:p>
    <w:p w:rsidR="00A33515" w:rsidDel="002260E7" w:rsidRDefault="00A33515">
      <w:pPr>
        <w:spacing w:line="178" w:lineRule="exact"/>
        <w:rPr>
          <w:del w:id="3858" w:author="Admin" w:date="2019-02-19T02:10:00Z"/>
          <w:sz w:val="20"/>
          <w:szCs w:val="20"/>
        </w:rPr>
      </w:pPr>
    </w:p>
    <w:p w:rsidR="00A33515" w:rsidDel="002260E7" w:rsidRDefault="001A4D22">
      <w:pPr>
        <w:numPr>
          <w:ilvl w:val="0"/>
          <w:numId w:val="560"/>
        </w:numPr>
        <w:tabs>
          <w:tab w:val="left" w:pos="500"/>
        </w:tabs>
        <w:ind w:left="500" w:hanging="306"/>
        <w:rPr>
          <w:del w:id="3859" w:author="Admin" w:date="2019-02-19T02:10:00Z"/>
          <w:rFonts w:ascii="Arial" w:eastAsia="Arial" w:hAnsi="Arial" w:cs="Arial"/>
          <w:b/>
          <w:bCs/>
          <w:sz w:val="20"/>
          <w:szCs w:val="20"/>
        </w:rPr>
        <w:pPrChange w:id="3860" w:author="Admin" w:date="2019-02-19T00:19:00Z">
          <w:pPr>
            <w:numPr>
              <w:numId w:val="562"/>
            </w:numPr>
            <w:tabs>
              <w:tab w:val="left" w:pos="500"/>
            </w:tabs>
            <w:ind w:left="500" w:hanging="306"/>
          </w:pPr>
        </w:pPrChange>
      </w:pPr>
      <w:del w:id="3861" w:author="Admin" w:date="2019-02-19T02:10:00Z">
        <w:r w:rsidDel="002260E7">
          <w:rPr>
            <w:rFonts w:ascii="Arial" w:eastAsia="Arial" w:hAnsi="Arial" w:cs="Arial"/>
            <w:sz w:val="20"/>
            <w:szCs w:val="20"/>
          </w:rPr>
          <w:delText>Какое из следующих утерждений неверно?</w:delText>
        </w:r>
      </w:del>
    </w:p>
    <w:p w:rsidR="00A33515" w:rsidDel="002260E7" w:rsidRDefault="00A33515">
      <w:pPr>
        <w:spacing w:line="77" w:lineRule="exact"/>
        <w:rPr>
          <w:del w:id="3862" w:author="Admin" w:date="2019-02-19T02:10:00Z"/>
          <w:rFonts w:ascii="Arial" w:eastAsia="Arial" w:hAnsi="Arial" w:cs="Arial"/>
          <w:b/>
          <w:bCs/>
          <w:sz w:val="20"/>
          <w:szCs w:val="20"/>
        </w:rPr>
      </w:pPr>
    </w:p>
    <w:p w:rsidR="00A33515" w:rsidDel="002260E7" w:rsidRDefault="001A4D22">
      <w:pPr>
        <w:numPr>
          <w:ilvl w:val="1"/>
          <w:numId w:val="560"/>
        </w:numPr>
        <w:tabs>
          <w:tab w:val="left" w:pos="940"/>
        </w:tabs>
        <w:ind w:left="940" w:hanging="278"/>
        <w:rPr>
          <w:del w:id="3863" w:author="Admin" w:date="2019-02-19T02:10:00Z"/>
          <w:rFonts w:ascii="Arial" w:eastAsia="Arial" w:hAnsi="Arial" w:cs="Arial"/>
          <w:sz w:val="20"/>
          <w:szCs w:val="20"/>
        </w:rPr>
        <w:pPrChange w:id="3864" w:author="Admin" w:date="2019-02-19T00:19:00Z">
          <w:pPr>
            <w:numPr>
              <w:ilvl w:val="1"/>
              <w:numId w:val="562"/>
            </w:numPr>
            <w:tabs>
              <w:tab w:val="left" w:pos="940"/>
            </w:tabs>
            <w:ind w:left="940" w:hanging="278"/>
          </w:pPr>
        </w:pPrChange>
      </w:pPr>
      <w:del w:id="3865" w:author="Admin" w:date="2019-02-19T02:10:00Z">
        <w:r w:rsidDel="002260E7">
          <w:rPr>
            <w:rFonts w:ascii="Arial" w:eastAsia="Arial" w:hAnsi="Arial" w:cs="Arial"/>
            <w:sz w:val="20"/>
            <w:szCs w:val="20"/>
          </w:rPr>
          <w:delText>4101 и 2115 — не взаимно простые числа</w:delText>
        </w:r>
        <w:r w:rsidDel="002260E7">
          <w:rPr>
            <w:rFonts w:ascii="Arial" w:eastAsia="Arial" w:hAnsi="Arial" w:cs="Arial"/>
            <w:sz w:val="39"/>
            <w:szCs w:val="39"/>
            <w:vertAlign w:val="superscript"/>
          </w:rPr>
          <w:delText>,</w:delText>
        </w:r>
        <w:r w:rsidDel="002260E7">
          <w:rPr>
            <w:rFonts w:ascii="Arial" w:eastAsia="Arial" w:hAnsi="Arial" w:cs="Arial"/>
            <w:sz w:val="20"/>
            <w:szCs w:val="20"/>
          </w:rPr>
          <w:delText>,</w:delText>
        </w:r>
      </w:del>
    </w:p>
    <w:p w:rsidR="00A33515" w:rsidDel="002260E7" w:rsidRDefault="00A33515">
      <w:pPr>
        <w:spacing w:line="24" w:lineRule="exact"/>
        <w:rPr>
          <w:del w:id="3866" w:author="Admin" w:date="2019-02-19T02:10:00Z"/>
          <w:rFonts w:ascii="Arial" w:eastAsia="Arial" w:hAnsi="Arial" w:cs="Arial"/>
          <w:sz w:val="20"/>
          <w:szCs w:val="20"/>
        </w:rPr>
      </w:pPr>
    </w:p>
    <w:p w:rsidR="00A33515" w:rsidDel="002260E7" w:rsidRDefault="001A4D22">
      <w:pPr>
        <w:numPr>
          <w:ilvl w:val="1"/>
          <w:numId w:val="560"/>
        </w:numPr>
        <w:tabs>
          <w:tab w:val="left" w:pos="940"/>
        </w:tabs>
        <w:spacing w:line="186" w:lineRule="auto"/>
        <w:ind w:left="940" w:hanging="278"/>
        <w:rPr>
          <w:del w:id="3867" w:author="Admin" w:date="2019-02-19T02:10:00Z"/>
          <w:rFonts w:ascii="Arial" w:eastAsia="Arial" w:hAnsi="Arial" w:cs="Arial"/>
          <w:sz w:val="20"/>
          <w:szCs w:val="20"/>
        </w:rPr>
        <w:pPrChange w:id="3868" w:author="Admin" w:date="2019-02-19T00:19:00Z">
          <w:pPr>
            <w:numPr>
              <w:ilvl w:val="1"/>
              <w:numId w:val="562"/>
            </w:numPr>
            <w:tabs>
              <w:tab w:val="left" w:pos="940"/>
            </w:tabs>
            <w:spacing w:line="186" w:lineRule="auto"/>
            <w:ind w:left="940" w:hanging="278"/>
          </w:pPr>
        </w:pPrChange>
      </w:pPr>
      <w:del w:id="3869" w:author="Admin" w:date="2019-02-19T02:10:00Z">
        <w:r w:rsidDel="002260E7">
          <w:rPr>
            <w:rFonts w:ascii="Arial" w:eastAsia="Arial" w:hAnsi="Arial" w:cs="Arial"/>
            <w:sz w:val="20"/>
            <w:szCs w:val="20"/>
          </w:rPr>
          <w:delText>97 — простое число</w:delText>
        </w:r>
        <w:r w:rsidDel="002260E7">
          <w:rPr>
            <w:rFonts w:ascii="Arial" w:eastAsia="Arial" w:hAnsi="Arial" w:cs="Arial"/>
            <w:sz w:val="39"/>
            <w:szCs w:val="39"/>
            <w:vertAlign w:val="superscript"/>
          </w:rPr>
          <w:delText>,</w:delText>
        </w:r>
        <w:r w:rsidDel="002260E7">
          <w:rPr>
            <w:rFonts w:ascii="Arial" w:eastAsia="Arial" w:hAnsi="Arial" w:cs="Arial"/>
            <w:sz w:val="20"/>
            <w:szCs w:val="20"/>
          </w:rPr>
          <w:delText>,</w:delText>
        </w:r>
      </w:del>
    </w:p>
    <w:p w:rsidR="00A33515" w:rsidDel="002260E7" w:rsidRDefault="001A4D22">
      <w:pPr>
        <w:numPr>
          <w:ilvl w:val="1"/>
          <w:numId w:val="560"/>
        </w:numPr>
        <w:tabs>
          <w:tab w:val="left" w:pos="940"/>
        </w:tabs>
        <w:spacing w:line="185" w:lineRule="auto"/>
        <w:ind w:left="940" w:hanging="278"/>
        <w:rPr>
          <w:del w:id="3870" w:author="Admin" w:date="2019-02-19T02:10:00Z"/>
          <w:rFonts w:ascii="Arial" w:eastAsia="Arial" w:hAnsi="Arial" w:cs="Arial"/>
          <w:sz w:val="20"/>
          <w:szCs w:val="20"/>
        </w:rPr>
        <w:pPrChange w:id="3871" w:author="Admin" w:date="2019-02-19T00:19:00Z">
          <w:pPr>
            <w:numPr>
              <w:ilvl w:val="1"/>
              <w:numId w:val="562"/>
            </w:numPr>
            <w:tabs>
              <w:tab w:val="left" w:pos="940"/>
            </w:tabs>
            <w:spacing w:line="185" w:lineRule="auto"/>
            <w:ind w:left="940" w:hanging="278"/>
          </w:pPr>
        </w:pPrChange>
      </w:pPr>
      <w:del w:id="3872" w:author="Admin" w:date="2019-02-19T02:10:00Z">
        <w:r w:rsidDel="002260E7">
          <w:rPr>
            <w:rFonts w:ascii="Arial" w:eastAsia="Arial" w:hAnsi="Arial" w:cs="Arial"/>
            <w:sz w:val="20"/>
            <w:szCs w:val="20"/>
          </w:rPr>
          <w:delText xml:space="preserve">НОД </w:delText>
        </w:r>
        <w:r w:rsidDel="002260E7">
          <w:rPr>
            <w:rFonts w:eastAsia="Times New Roman"/>
            <w:sz w:val="20"/>
            <w:szCs w:val="20"/>
          </w:rPr>
          <w:delText>(</w:delText>
        </w:r>
        <w:r w:rsidDel="002260E7">
          <w:rPr>
            <w:rFonts w:ascii="Arial" w:eastAsia="Arial" w:hAnsi="Arial" w:cs="Arial"/>
            <w:sz w:val="20"/>
            <w:szCs w:val="20"/>
          </w:rPr>
          <w:delText>21</w:delText>
        </w:r>
        <w:r w:rsidDel="002260E7">
          <w:rPr>
            <w:rFonts w:eastAsia="Times New Roman"/>
            <w:i/>
            <w:iCs/>
            <w:sz w:val="20"/>
            <w:szCs w:val="20"/>
          </w:rPr>
          <w:delText>;</w:delText>
        </w:r>
        <w:r w:rsidDel="002260E7">
          <w:rPr>
            <w:rFonts w:ascii="Arial" w:eastAsia="Arial" w:hAnsi="Arial" w:cs="Arial"/>
            <w:sz w:val="20"/>
            <w:szCs w:val="20"/>
          </w:rPr>
          <w:delText xml:space="preserve"> 1001</w:delText>
        </w:r>
        <w:r w:rsidDel="002260E7">
          <w:rPr>
            <w:rFonts w:eastAsia="Times New Roman"/>
            <w:sz w:val="20"/>
            <w:szCs w:val="20"/>
          </w:rPr>
          <w:delText>) =</w:delText>
        </w:r>
        <w:r w:rsidDel="002260E7">
          <w:rPr>
            <w:rFonts w:ascii="Arial" w:eastAsia="Arial" w:hAnsi="Arial" w:cs="Arial"/>
            <w:sz w:val="20"/>
            <w:szCs w:val="20"/>
          </w:rPr>
          <w:delText xml:space="preserve"> 1,</w:delText>
        </w:r>
        <w:r w:rsidDel="002260E7">
          <w:rPr>
            <w:rFonts w:ascii="Arial" w:eastAsia="Arial" w:hAnsi="Arial" w:cs="Arial"/>
            <w:sz w:val="39"/>
            <w:szCs w:val="39"/>
            <w:vertAlign w:val="superscript"/>
          </w:rPr>
          <w:delText>,</w:delText>
        </w:r>
      </w:del>
    </w:p>
    <w:p w:rsidR="00A33515" w:rsidDel="002260E7" w:rsidRDefault="00A33515">
      <w:pPr>
        <w:spacing w:line="1" w:lineRule="exact"/>
        <w:rPr>
          <w:del w:id="3873" w:author="Admin" w:date="2019-02-19T02:10:00Z"/>
          <w:rFonts w:ascii="Arial" w:eastAsia="Arial" w:hAnsi="Arial" w:cs="Arial"/>
          <w:sz w:val="20"/>
          <w:szCs w:val="20"/>
        </w:rPr>
      </w:pPr>
    </w:p>
    <w:p w:rsidR="00A33515" w:rsidDel="002260E7" w:rsidRDefault="001A4D22">
      <w:pPr>
        <w:numPr>
          <w:ilvl w:val="1"/>
          <w:numId w:val="560"/>
        </w:numPr>
        <w:tabs>
          <w:tab w:val="left" w:pos="940"/>
        </w:tabs>
        <w:spacing w:line="215" w:lineRule="auto"/>
        <w:ind w:left="940" w:hanging="278"/>
        <w:rPr>
          <w:del w:id="3874" w:author="Admin" w:date="2019-02-19T02:10:00Z"/>
          <w:rFonts w:ascii="Arial" w:eastAsia="Arial" w:hAnsi="Arial" w:cs="Arial"/>
          <w:sz w:val="20"/>
          <w:szCs w:val="20"/>
        </w:rPr>
        <w:pPrChange w:id="3875" w:author="Admin" w:date="2019-02-19T00:19:00Z">
          <w:pPr>
            <w:numPr>
              <w:ilvl w:val="1"/>
              <w:numId w:val="562"/>
            </w:numPr>
            <w:tabs>
              <w:tab w:val="left" w:pos="940"/>
            </w:tabs>
            <w:spacing w:line="215" w:lineRule="auto"/>
            <w:ind w:left="940" w:hanging="278"/>
          </w:pPr>
        </w:pPrChange>
      </w:pPr>
      <w:del w:id="3876" w:author="Admin" w:date="2019-02-19T02:10:00Z">
        <w:r w:rsidDel="002260E7">
          <w:rPr>
            <w:rFonts w:ascii="Arial" w:eastAsia="Arial" w:hAnsi="Arial" w:cs="Arial"/>
            <w:sz w:val="20"/>
            <w:szCs w:val="20"/>
          </w:rPr>
          <w:delText xml:space="preserve">НОК </w:delText>
        </w:r>
        <w:r w:rsidDel="002260E7">
          <w:rPr>
            <w:rFonts w:eastAsia="Times New Roman"/>
            <w:sz w:val="20"/>
            <w:szCs w:val="20"/>
          </w:rPr>
          <w:delText>(</w:delText>
        </w:r>
        <w:r w:rsidDel="002260E7">
          <w:rPr>
            <w:rFonts w:ascii="Arial" w:eastAsia="Arial" w:hAnsi="Arial" w:cs="Arial"/>
            <w:sz w:val="20"/>
            <w:szCs w:val="20"/>
          </w:rPr>
          <w:delText>15</w:delText>
        </w:r>
        <w:r w:rsidDel="002260E7">
          <w:rPr>
            <w:rFonts w:eastAsia="Times New Roman"/>
            <w:i/>
            <w:iCs/>
            <w:sz w:val="20"/>
            <w:szCs w:val="20"/>
          </w:rPr>
          <w:delText>;</w:delText>
        </w:r>
        <w:r w:rsidDel="002260E7">
          <w:rPr>
            <w:rFonts w:ascii="Arial" w:eastAsia="Arial" w:hAnsi="Arial" w:cs="Arial"/>
            <w:sz w:val="20"/>
            <w:szCs w:val="20"/>
          </w:rPr>
          <w:delText xml:space="preserve"> 14</w:delText>
        </w:r>
        <w:r w:rsidDel="002260E7">
          <w:rPr>
            <w:rFonts w:eastAsia="Times New Roman"/>
            <w:sz w:val="20"/>
            <w:szCs w:val="20"/>
          </w:rPr>
          <w:delText>) =</w:delText>
        </w:r>
        <w:r w:rsidDel="002260E7">
          <w:rPr>
            <w:rFonts w:ascii="Arial" w:eastAsia="Arial" w:hAnsi="Arial" w:cs="Arial"/>
            <w:sz w:val="20"/>
            <w:szCs w:val="20"/>
          </w:rPr>
          <w:delText xml:space="preserve"> 210.</w:delText>
        </w:r>
      </w:del>
    </w:p>
    <w:p w:rsidR="00A33515" w:rsidDel="002260E7" w:rsidRDefault="00A33515">
      <w:pPr>
        <w:spacing w:line="135" w:lineRule="exact"/>
        <w:rPr>
          <w:del w:id="3877" w:author="Admin" w:date="2019-02-19T02:10:00Z"/>
          <w:sz w:val="20"/>
          <w:szCs w:val="20"/>
        </w:rPr>
      </w:pPr>
    </w:p>
    <w:p w:rsidR="00A33515" w:rsidDel="002260E7" w:rsidRDefault="001A4D22">
      <w:pPr>
        <w:spacing w:line="291" w:lineRule="auto"/>
        <w:ind w:left="500"/>
        <w:jc w:val="both"/>
        <w:rPr>
          <w:del w:id="3878" w:author="Admin" w:date="2019-02-19T02:10:00Z"/>
          <w:sz w:val="20"/>
          <w:szCs w:val="20"/>
        </w:rPr>
      </w:pPr>
      <w:del w:id="387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Неверно третье утверждение:</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НОД</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21</w:delText>
        </w:r>
        <w:r w:rsidDel="002260E7">
          <w:rPr>
            <w:rFonts w:eastAsia="Times New Roman"/>
            <w:i/>
            <w:iCs/>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1001</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на самом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деле равен 7. Проверку остальных утверждений мы оставляем чи-тателю.</w:delText>
        </w:r>
      </w:del>
    </w:p>
    <w:p w:rsidR="00A33515" w:rsidDel="002260E7" w:rsidRDefault="00A33515">
      <w:pPr>
        <w:spacing w:line="125" w:lineRule="exact"/>
        <w:rPr>
          <w:del w:id="3880" w:author="Admin" w:date="2019-02-19T02:10:00Z"/>
          <w:sz w:val="20"/>
          <w:szCs w:val="20"/>
        </w:rPr>
      </w:pPr>
    </w:p>
    <w:p w:rsidR="00A33515" w:rsidDel="002260E7" w:rsidRDefault="001A4D22">
      <w:pPr>
        <w:numPr>
          <w:ilvl w:val="0"/>
          <w:numId w:val="561"/>
        </w:numPr>
        <w:tabs>
          <w:tab w:val="left" w:pos="500"/>
        </w:tabs>
        <w:spacing w:line="303" w:lineRule="auto"/>
        <w:ind w:left="500" w:hanging="290"/>
        <w:rPr>
          <w:del w:id="3881" w:author="Admin" w:date="2019-02-19T02:10:00Z"/>
          <w:rFonts w:ascii="Arial" w:eastAsia="Arial" w:hAnsi="Arial" w:cs="Arial"/>
          <w:b/>
          <w:bCs/>
          <w:sz w:val="20"/>
          <w:szCs w:val="20"/>
        </w:rPr>
        <w:pPrChange w:id="3882" w:author="Admin" w:date="2019-02-19T00:19:00Z">
          <w:pPr>
            <w:numPr>
              <w:numId w:val="563"/>
            </w:numPr>
            <w:tabs>
              <w:tab w:val="left" w:pos="500"/>
            </w:tabs>
            <w:spacing w:line="303" w:lineRule="auto"/>
            <w:ind w:left="500" w:hanging="290"/>
          </w:pPr>
        </w:pPrChange>
      </w:pPr>
      <w:del w:id="3883" w:author="Admin" w:date="2019-02-19T02:10:00Z">
        <w:r w:rsidDel="002260E7">
          <w:rPr>
            <w:rFonts w:ascii="Arial" w:eastAsia="Arial" w:hAnsi="Arial" w:cs="Arial"/>
            <w:sz w:val="20"/>
            <w:szCs w:val="20"/>
          </w:rPr>
          <w:delText xml:space="preserve">Сколько девяток встретится в последовательности 1, 2, 3, </w:delText>
        </w:r>
        <w:r w:rsidDel="002260E7">
          <w:rPr>
            <w:rFonts w:eastAsia="Times New Roman"/>
            <w:i/>
            <w:iCs/>
            <w:sz w:val="20"/>
            <w:szCs w:val="20"/>
          </w:rPr>
          <w:delText>: : :</w:delText>
        </w:r>
        <w:r w:rsidDel="002260E7">
          <w:rPr>
            <w:rFonts w:ascii="Arial" w:eastAsia="Arial" w:hAnsi="Arial" w:cs="Arial"/>
            <w:sz w:val="20"/>
            <w:szCs w:val="20"/>
          </w:rPr>
          <w:delText>, 2014, 2015?</w:delText>
        </w:r>
      </w:del>
    </w:p>
    <w:p w:rsidR="00A33515" w:rsidDel="002260E7" w:rsidRDefault="00A33515">
      <w:pPr>
        <w:spacing w:line="33" w:lineRule="exact"/>
        <w:rPr>
          <w:del w:id="3884" w:author="Admin" w:date="2019-02-19T02:10:00Z"/>
          <w:rFonts w:ascii="Arial" w:eastAsia="Arial" w:hAnsi="Arial" w:cs="Arial"/>
          <w:b/>
          <w:bCs/>
          <w:sz w:val="20"/>
          <w:szCs w:val="20"/>
        </w:rPr>
      </w:pPr>
    </w:p>
    <w:p w:rsidR="00A33515" w:rsidDel="002260E7" w:rsidRDefault="001A4D22">
      <w:pPr>
        <w:spacing w:line="291" w:lineRule="auto"/>
        <w:ind w:left="500"/>
        <w:jc w:val="both"/>
        <w:rPr>
          <w:del w:id="3885" w:author="Admin" w:date="2019-02-19T02:10:00Z"/>
          <w:rFonts w:ascii="Arial" w:eastAsia="Arial" w:hAnsi="Arial" w:cs="Arial"/>
          <w:b/>
          <w:bCs/>
          <w:sz w:val="20"/>
          <w:szCs w:val="20"/>
        </w:rPr>
      </w:pPr>
      <w:del w:id="3886"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Среди чисел</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2001–2015</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ровно одна девятка,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поэтому мы</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исключим их из рассмотрения на протяжении дальнейшего реше-ния.</w:delText>
        </w:r>
      </w:del>
    </w:p>
    <w:p w:rsidR="00A33515" w:rsidDel="002260E7" w:rsidRDefault="00A33515">
      <w:pPr>
        <w:spacing w:line="46" w:lineRule="exact"/>
        <w:rPr>
          <w:del w:id="3887" w:author="Admin" w:date="2019-02-19T02:10:00Z"/>
          <w:rFonts w:ascii="Arial" w:eastAsia="Arial" w:hAnsi="Arial" w:cs="Arial"/>
          <w:b/>
          <w:bCs/>
          <w:sz w:val="20"/>
          <w:szCs w:val="20"/>
        </w:rPr>
      </w:pPr>
    </w:p>
    <w:p w:rsidR="00A33515" w:rsidDel="002260E7" w:rsidRDefault="001A4D22">
      <w:pPr>
        <w:spacing w:line="287" w:lineRule="auto"/>
        <w:ind w:left="500"/>
        <w:jc w:val="both"/>
        <w:rPr>
          <w:del w:id="3888" w:author="Admin" w:date="2019-02-19T02:10:00Z"/>
          <w:rFonts w:ascii="Arial" w:eastAsia="Arial" w:hAnsi="Arial" w:cs="Arial"/>
          <w:b/>
          <w:bCs/>
          <w:sz w:val="20"/>
          <w:szCs w:val="20"/>
        </w:rPr>
      </w:pPr>
      <w:del w:id="3889" w:author="Admin" w:date="2019-02-19T02:10:00Z">
        <w:r w:rsidDel="002260E7">
          <w:rPr>
            <w:rFonts w:ascii="Arial" w:eastAsia="Arial" w:hAnsi="Arial" w:cs="Arial"/>
            <w:sz w:val="20"/>
            <w:szCs w:val="20"/>
          </w:rPr>
          <w:delText>Среди чисел от 1 до 10 встречается ровно одна девятка. Значит, сре-ди чисел от 1 до 100 в младшем разряде встретится 10 девяток. Ещё 10 девяток на каждую сотню придут из второго разряда чисел 90– 99.</w:delText>
        </w:r>
      </w:del>
    </w:p>
    <w:p w:rsidR="00A33515" w:rsidDel="002260E7" w:rsidRDefault="00A33515">
      <w:pPr>
        <w:spacing w:line="50" w:lineRule="exact"/>
        <w:rPr>
          <w:del w:id="3890" w:author="Admin" w:date="2019-02-19T02:10:00Z"/>
          <w:rFonts w:ascii="Arial" w:eastAsia="Arial" w:hAnsi="Arial" w:cs="Arial"/>
          <w:b/>
          <w:bCs/>
          <w:sz w:val="20"/>
          <w:szCs w:val="20"/>
        </w:rPr>
      </w:pPr>
    </w:p>
    <w:p w:rsidR="00A33515" w:rsidDel="002260E7" w:rsidRDefault="001A4D22">
      <w:pPr>
        <w:spacing w:line="303" w:lineRule="auto"/>
        <w:ind w:left="500"/>
        <w:jc w:val="both"/>
        <w:rPr>
          <w:del w:id="3891" w:author="Admin" w:date="2019-02-19T02:10:00Z"/>
          <w:rFonts w:ascii="Arial" w:eastAsia="Arial" w:hAnsi="Arial" w:cs="Arial"/>
          <w:b/>
          <w:bCs/>
          <w:sz w:val="20"/>
          <w:szCs w:val="20"/>
        </w:rPr>
      </w:pPr>
      <w:del w:id="3892" w:author="Admin" w:date="2019-02-19T02:10:00Z">
        <w:r w:rsidDel="002260E7">
          <w:rPr>
            <w:rFonts w:ascii="Arial" w:eastAsia="Arial" w:hAnsi="Arial" w:cs="Arial"/>
            <w:sz w:val="20"/>
            <w:szCs w:val="20"/>
          </w:rPr>
          <w:delText xml:space="preserve">Поэтому среди чисел от 1 до 1000 встретится 10 </w:delText>
        </w:r>
        <w:r w:rsidDel="002260E7">
          <w:rPr>
            <w:rFonts w:eastAsia="Times New Roman"/>
            <w:sz w:val="20"/>
            <w:szCs w:val="20"/>
          </w:rPr>
          <w:delText>(</w:delText>
        </w:r>
        <w:r w:rsidDel="002260E7">
          <w:rPr>
            <w:rFonts w:ascii="Arial" w:eastAsia="Arial" w:hAnsi="Arial" w:cs="Arial"/>
            <w:sz w:val="20"/>
            <w:szCs w:val="20"/>
          </w:rPr>
          <w:delText xml:space="preserve">10 </w:delText>
        </w:r>
        <w:r w:rsidDel="002260E7">
          <w:rPr>
            <w:rFonts w:eastAsia="Times New Roman"/>
            <w:sz w:val="20"/>
            <w:szCs w:val="20"/>
          </w:rPr>
          <w:delText>+</w:delText>
        </w:r>
        <w:r w:rsidDel="002260E7">
          <w:rPr>
            <w:rFonts w:ascii="Arial" w:eastAsia="Arial" w:hAnsi="Arial" w:cs="Arial"/>
            <w:sz w:val="20"/>
            <w:szCs w:val="20"/>
          </w:rPr>
          <w:delText xml:space="preserve"> 10</w:delText>
        </w:r>
        <w:r w:rsidDel="002260E7">
          <w:rPr>
            <w:rFonts w:eastAsia="Times New Roman"/>
            <w:sz w:val="20"/>
            <w:szCs w:val="20"/>
          </w:rPr>
          <w:delText>) =</w:delText>
        </w:r>
        <w:r w:rsidDel="002260E7">
          <w:rPr>
            <w:rFonts w:ascii="Arial" w:eastAsia="Arial" w:hAnsi="Arial" w:cs="Arial"/>
            <w:sz w:val="20"/>
            <w:szCs w:val="20"/>
          </w:rPr>
          <w:delText xml:space="preserve"> 200 девяток, пришедших из двух младших разрядов. Ещё 100 девяток</w:delText>
        </w:r>
      </w:del>
    </w:p>
    <w:p w:rsidR="00A33515" w:rsidDel="002260E7" w:rsidRDefault="00A33515">
      <w:pPr>
        <w:rPr>
          <w:del w:id="3893"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323" w:lineRule="exact"/>
        <w:rPr>
          <w:del w:id="3894" w:author="Admin" w:date="2019-02-19T02:10:00Z"/>
          <w:sz w:val="20"/>
          <w:szCs w:val="20"/>
        </w:rPr>
      </w:pPr>
    </w:p>
    <w:p w:rsidR="00A33515" w:rsidDel="002260E7" w:rsidRDefault="001A4D22">
      <w:pPr>
        <w:ind w:right="-19"/>
        <w:jc w:val="center"/>
        <w:rPr>
          <w:del w:id="3895" w:author="Admin" w:date="2019-02-19T02:10:00Z"/>
          <w:sz w:val="20"/>
          <w:szCs w:val="20"/>
        </w:rPr>
      </w:pPr>
      <w:del w:id="389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238</w:delText>
        </w:r>
        <w:r w:rsidDel="002260E7">
          <w:rPr>
            <w:rFonts w:ascii="Arial" w:eastAsia="Arial" w:hAnsi="Arial" w:cs="Arial"/>
            <w:sz w:val="20"/>
            <w:szCs w:val="20"/>
          </w:rPr>
          <w:delText xml:space="preserve"> −</w:delText>
        </w:r>
      </w:del>
    </w:p>
    <w:p w:rsidR="00A33515" w:rsidDel="002260E7" w:rsidRDefault="00A33515">
      <w:pPr>
        <w:rPr>
          <w:del w:id="3897"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3898" w:author="Admin" w:date="2019-02-19T02:10:00Z"/>
          <w:sz w:val="20"/>
          <w:szCs w:val="20"/>
        </w:rPr>
      </w:pPr>
      <w:bookmarkStart w:id="3899" w:name="page249"/>
      <w:bookmarkEnd w:id="3899"/>
      <w:del w:id="3900"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3901" w:author="Admin" w:date="2019-02-19T02:10:00Z"/>
          <w:sz w:val="20"/>
          <w:szCs w:val="20"/>
        </w:rPr>
      </w:pPr>
    </w:p>
    <w:p w:rsidR="00A33515" w:rsidDel="002260E7" w:rsidRDefault="001A4D22">
      <w:pPr>
        <w:spacing w:line="303" w:lineRule="auto"/>
        <w:ind w:left="500"/>
        <w:rPr>
          <w:del w:id="3902" w:author="Admin" w:date="2019-02-19T02:10:00Z"/>
          <w:sz w:val="20"/>
          <w:szCs w:val="20"/>
        </w:rPr>
      </w:pPr>
      <w:del w:id="3903" w:author="Admin" w:date="2019-02-19T02:10:00Z">
        <w:r w:rsidDel="002260E7">
          <w:rPr>
            <w:rFonts w:ascii="Arial" w:eastAsia="Arial" w:hAnsi="Arial" w:cs="Arial"/>
            <w:sz w:val="20"/>
            <w:szCs w:val="20"/>
          </w:rPr>
          <w:delText>встретится в третьем разряде чисел 900–999. Итого, на каждую ты-сячу приходится 300 цифр 9 в трёх младших разрядах.</w:delText>
        </w:r>
      </w:del>
    </w:p>
    <w:p w:rsidR="00A33515" w:rsidDel="002260E7" w:rsidRDefault="00A33515">
      <w:pPr>
        <w:spacing w:line="35" w:lineRule="exact"/>
        <w:rPr>
          <w:del w:id="3904" w:author="Admin" w:date="2019-02-19T02:10:00Z"/>
          <w:sz w:val="20"/>
          <w:szCs w:val="20"/>
        </w:rPr>
      </w:pPr>
    </w:p>
    <w:p w:rsidR="00A33515" w:rsidDel="002260E7" w:rsidRDefault="001A4D22">
      <w:pPr>
        <w:spacing w:line="332" w:lineRule="auto"/>
        <w:ind w:left="500"/>
        <w:rPr>
          <w:del w:id="3905" w:author="Admin" w:date="2019-02-19T02:10:00Z"/>
          <w:sz w:val="20"/>
          <w:szCs w:val="20"/>
        </w:rPr>
      </w:pPr>
      <w:del w:id="3906" w:author="Admin" w:date="2019-02-19T02:10:00Z">
        <w:r w:rsidDel="002260E7">
          <w:rPr>
            <w:rFonts w:ascii="Arial" w:eastAsia="Arial" w:hAnsi="Arial" w:cs="Arial"/>
            <w:sz w:val="19"/>
            <w:szCs w:val="19"/>
          </w:rPr>
          <w:delText>В задаче мы имеем дело числами от 1 до 2000 — в них встретится 600 цифр 9, и ещё одна — после 2000. Ответ: 601 цифра 9.</w:delText>
        </w:r>
      </w:del>
    </w:p>
    <w:p w:rsidR="00A33515" w:rsidDel="002260E7" w:rsidRDefault="00A33515">
      <w:pPr>
        <w:spacing w:line="90" w:lineRule="exact"/>
        <w:rPr>
          <w:del w:id="3907" w:author="Admin" w:date="2019-02-19T02:10:00Z"/>
          <w:sz w:val="20"/>
          <w:szCs w:val="20"/>
        </w:rPr>
      </w:pPr>
    </w:p>
    <w:p w:rsidR="00A33515" w:rsidDel="002260E7" w:rsidRDefault="001A4D22">
      <w:pPr>
        <w:numPr>
          <w:ilvl w:val="0"/>
          <w:numId w:val="562"/>
        </w:numPr>
        <w:tabs>
          <w:tab w:val="left" w:pos="500"/>
        </w:tabs>
        <w:ind w:left="500" w:hanging="290"/>
        <w:rPr>
          <w:del w:id="3908" w:author="Admin" w:date="2019-02-19T02:10:00Z"/>
          <w:rFonts w:ascii="Arial" w:eastAsia="Arial" w:hAnsi="Arial" w:cs="Arial"/>
          <w:b/>
          <w:bCs/>
          <w:sz w:val="20"/>
          <w:szCs w:val="20"/>
        </w:rPr>
        <w:pPrChange w:id="3909" w:author="Admin" w:date="2019-02-19T00:19:00Z">
          <w:pPr>
            <w:numPr>
              <w:numId w:val="564"/>
            </w:numPr>
            <w:tabs>
              <w:tab w:val="left" w:pos="500"/>
            </w:tabs>
            <w:ind w:left="500" w:hanging="290"/>
          </w:pPr>
        </w:pPrChange>
      </w:pPr>
      <w:del w:id="3910" w:author="Admin" w:date="2019-02-19T02:10:00Z">
        <w:r w:rsidDel="002260E7">
          <w:rPr>
            <w:rFonts w:ascii="Arial" w:eastAsia="Arial" w:hAnsi="Arial" w:cs="Arial"/>
            <w:sz w:val="20"/>
            <w:szCs w:val="20"/>
          </w:rPr>
          <w:delText>Последовательность составляется по следующему правилу:</w:delText>
        </w:r>
      </w:del>
    </w:p>
    <w:p w:rsidR="00A33515" w:rsidDel="002260E7" w:rsidRDefault="00A33515">
      <w:pPr>
        <w:spacing w:line="261" w:lineRule="exact"/>
        <w:rPr>
          <w:del w:id="3911" w:author="Admin" w:date="2019-02-19T02:10:00Z"/>
          <w:sz w:val="20"/>
          <w:szCs w:val="20"/>
        </w:rPr>
      </w:pPr>
    </w:p>
    <w:p w:rsidR="00A33515" w:rsidDel="002260E7" w:rsidRDefault="001A4D22">
      <w:pPr>
        <w:ind w:left="2120"/>
        <w:rPr>
          <w:del w:id="3912" w:author="Admin" w:date="2019-02-19T02:10:00Z"/>
          <w:sz w:val="20"/>
          <w:szCs w:val="20"/>
        </w:rPr>
      </w:pPr>
      <w:del w:id="3913" w:author="Admin" w:date="2019-02-19T02:10:00Z">
        <w:r w:rsidDel="002260E7">
          <w:rPr>
            <w:rFonts w:ascii="Arial" w:eastAsia="Arial" w:hAnsi="Arial" w:cs="Arial"/>
            <w:sz w:val="20"/>
            <w:szCs w:val="20"/>
          </w:rPr>
          <w:delText>53</w:delText>
        </w:r>
        <w:r w:rsidDel="002260E7">
          <w:rPr>
            <w:rFonts w:eastAsia="Times New Roman"/>
            <w:i/>
            <w:iCs/>
            <w:sz w:val="20"/>
            <w:szCs w:val="20"/>
          </w:rPr>
          <w:delText>;</w:delText>
        </w:r>
        <w:r w:rsidDel="002260E7">
          <w:rPr>
            <w:rFonts w:ascii="Arial" w:eastAsia="Arial" w:hAnsi="Arial" w:cs="Arial"/>
            <w:sz w:val="20"/>
            <w:szCs w:val="20"/>
          </w:rPr>
          <w:delText xml:space="preserve"> 503</w:delText>
        </w:r>
        <w:r w:rsidDel="002260E7">
          <w:rPr>
            <w:rFonts w:eastAsia="Times New Roman"/>
            <w:i/>
            <w:iCs/>
            <w:sz w:val="20"/>
            <w:szCs w:val="20"/>
          </w:rPr>
          <w:delText>;</w:delText>
        </w:r>
        <w:r w:rsidDel="002260E7">
          <w:rPr>
            <w:rFonts w:ascii="Arial" w:eastAsia="Arial" w:hAnsi="Arial" w:cs="Arial"/>
            <w:sz w:val="20"/>
            <w:szCs w:val="20"/>
          </w:rPr>
          <w:delText xml:space="preserve"> 5003</w:delText>
        </w:r>
        <w:r w:rsidDel="002260E7">
          <w:rPr>
            <w:rFonts w:eastAsia="Times New Roman"/>
            <w:i/>
            <w:iCs/>
            <w:sz w:val="20"/>
            <w:szCs w:val="20"/>
          </w:rPr>
          <w:delText>;</w:delText>
        </w:r>
        <w:r w:rsidDel="002260E7">
          <w:rPr>
            <w:rFonts w:ascii="Arial" w:eastAsia="Arial" w:hAnsi="Arial" w:cs="Arial"/>
            <w:sz w:val="20"/>
            <w:szCs w:val="20"/>
          </w:rPr>
          <w:delText xml:space="preserve"> 50003</w:delText>
        </w:r>
        <w:r w:rsidDel="002260E7">
          <w:rPr>
            <w:rFonts w:eastAsia="Times New Roman"/>
            <w:i/>
            <w:iCs/>
            <w:sz w:val="20"/>
            <w:szCs w:val="20"/>
          </w:rPr>
          <w:delText>;</w:delText>
        </w:r>
        <w:r w:rsidDel="002260E7">
          <w:rPr>
            <w:rFonts w:ascii="Arial" w:eastAsia="Arial" w:hAnsi="Arial" w:cs="Arial"/>
            <w:sz w:val="20"/>
            <w:szCs w:val="20"/>
          </w:rPr>
          <w:delText xml:space="preserve"> 500003</w:delText>
        </w:r>
        <w:r w:rsidDel="002260E7">
          <w:rPr>
            <w:rFonts w:eastAsia="Times New Roman"/>
            <w:i/>
            <w:iCs/>
            <w:sz w:val="20"/>
            <w:szCs w:val="20"/>
          </w:rPr>
          <w:delText>; : : :</w:delText>
        </w:r>
      </w:del>
    </w:p>
    <w:p w:rsidR="00A33515" w:rsidDel="002260E7" w:rsidRDefault="00A33515">
      <w:pPr>
        <w:spacing w:line="260" w:lineRule="exact"/>
        <w:rPr>
          <w:del w:id="3914" w:author="Admin" w:date="2019-02-19T02:10:00Z"/>
          <w:sz w:val="20"/>
          <w:szCs w:val="20"/>
        </w:rPr>
      </w:pPr>
    </w:p>
    <w:p w:rsidR="00A33515" w:rsidDel="002260E7" w:rsidRDefault="001A4D22">
      <w:pPr>
        <w:ind w:left="500"/>
        <w:rPr>
          <w:del w:id="3915" w:author="Admin" w:date="2019-02-19T02:10:00Z"/>
          <w:sz w:val="20"/>
          <w:szCs w:val="20"/>
        </w:rPr>
      </w:pPr>
      <w:del w:id="3916" w:author="Admin" w:date="2019-02-19T02:10:00Z">
        <w:r w:rsidDel="002260E7">
          <w:rPr>
            <w:rFonts w:ascii="Arial" w:eastAsia="Arial" w:hAnsi="Arial" w:cs="Arial"/>
            <w:sz w:val="20"/>
            <w:szCs w:val="20"/>
          </w:rPr>
          <w:delText>Докажите, что в ней есть по крайней мере одно составное число.</w:delText>
        </w:r>
      </w:del>
    </w:p>
    <w:p w:rsidR="00A33515" w:rsidDel="002260E7" w:rsidRDefault="00A33515">
      <w:pPr>
        <w:spacing w:line="117" w:lineRule="exact"/>
        <w:rPr>
          <w:del w:id="3917" w:author="Admin" w:date="2019-02-19T02:10:00Z"/>
          <w:sz w:val="20"/>
          <w:szCs w:val="20"/>
        </w:rPr>
      </w:pPr>
    </w:p>
    <w:p w:rsidR="00A33515" w:rsidDel="002260E7" w:rsidRDefault="001A4D22">
      <w:pPr>
        <w:spacing w:line="291" w:lineRule="auto"/>
        <w:ind w:left="500"/>
        <w:jc w:val="both"/>
        <w:rPr>
          <w:del w:id="3918" w:author="Admin" w:date="2019-02-19T02:10:00Z"/>
          <w:sz w:val="20"/>
          <w:szCs w:val="20"/>
        </w:rPr>
      </w:pPr>
      <w:del w:id="391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Мы докажем,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что в данной последовательности найдёт-ся </w:delText>
        </w:r>
        <w:r w:rsidDel="002260E7">
          <w:rPr>
            <w:rFonts w:ascii="Arial" w:eastAsia="Arial" w:hAnsi="Arial" w:cs="Arial"/>
            <w:b/>
            <w:bCs/>
            <w:sz w:val="20"/>
            <w:szCs w:val="20"/>
          </w:rPr>
          <w:delText>бесконечно много</w:delText>
        </w:r>
        <w:r w:rsidDel="002260E7">
          <w:rPr>
            <w:rFonts w:ascii="Arial" w:eastAsia="Arial" w:hAnsi="Arial" w:cs="Arial"/>
            <w:sz w:val="20"/>
            <w:szCs w:val="20"/>
          </w:rPr>
          <w:delText xml:space="preserve"> чисел, делящихся на 7. Для начала заметим, что </w:delText>
        </w:r>
        <w:r w:rsidDel="002260E7">
          <w:rPr>
            <w:rFonts w:ascii="Arial" w:eastAsia="Arial" w:hAnsi="Arial" w:cs="Arial"/>
            <w:i/>
            <w:iCs/>
            <w:sz w:val="20"/>
            <w:szCs w:val="20"/>
          </w:rPr>
          <w:delText>k</w:delText>
        </w:r>
        <w:r w:rsidDel="002260E7">
          <w:rPr>
            <w:rFonts w:ascii="Arial" w:eastAsia="Arial" w:hAnsi="Arial" w:cs="Arial"/>
            <w:sz w:val="20"/>
            <w:szCs w:val="20"/>
          </w:rPr>
          <w:delText>–ое число в нашей последовательности имеет вид</w:delText>
        </w:r>
      </w:del>
    </w:p>
    <w:p w:rsidR="00A33515" w:rsidDel="002260E7" w:rsidRDefault="00A33515">
      <w:pPr>
        <w:spacing w:line="170" w:lineRule="exact"/>
        <w:rPr>
          <w:del w:id="3920" w:author="Admin" w:date="2019-02-19T02:10:00Z"/>
          <w:sz w:val="20"/>
          <w:szCs w:val="20"/>
        </w:rPr>
      </w:pPr>
    </w:p>
    <w:p w:rsidR="00A33515" w:rsidDel="002260E7" w:rsidRDefault="001A4D22">
      <w:pPr>
        <w:ind w:left="3160"/>
        <w:rPr>
          <w:del w:id="3921" w:author="Admin" w:date="2019-02-19T02:10:00Z"/>
          <w:sz w:val="20"/>
          <w:szCs w:val="20"/>
        </w:rPr>
      </w:pPr>
      <w:del w:id="3922" w:author="Admin" w:date="2019-02-19T02:10:00Z">
        <w:r w:rsidDel="002260E7">
          <w:rPr>
            <w:rFonts w:ascii="Arial" w:eastAsia="Arial" w:hAnsi="Arial" w:cs="Arial"/>
            <w:sz w:val="20"/>
            <w:szCs w:val="20"/>
          </w:rPr>
          <w:delText>5  10</w:delText>
        </w:r>
        <w:r w:rsidDel="002260E7">
          <w:rPr>
            <w:rFonts w:ascii="Arial" w:eastAsia="Arial" w:hAnsi="Arial" w:cs="Arial"/>
            <w:i/>
            <w:iCs/>
            <w:sz w:val="27"/>
            <w:szCs w:val="27"/>
            <w:vertAlign w:val="superscript"/>
          </w:rPr>
          <w:delText>k</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3</w:delText>
        </w:r>
        <w:r w:rsidDel="002260E7">
          <w:rPr>
            <w:rFonts w:eastAsia="Times New Roman"/>
            <w:i/>
            <w:iCs/>
            <w:sz w:val="20"/>
            <w:szCs w:val="20"/>
          </w:rPr>
          <w:delText>:</w:delText>
        </w:r>
      </w:del>
    </w:p>
    <w:p w:rsidR="00A33515" w:rsidDel="002260E7" w:rsidRDefault="00A33515">
      <w:pPr>
        <w:spacing w:line="280" w:lineRule="exact"/>
        <w:rPr>
          <w:del w:id="3923" w:author="Admin" w:date="2019-02-19T02:10:00Z"/>
          <w:sz w:val="20"/>
          <w:szCs w:val="20"/>
        </w:rPr>
      </w:pPr>
    </w:p>
    <w:p w:rsidR="00A33515" w:rsidDel="002260E7" w:rsidRDefault="001A4D22">
      <w:pPr>
        <w:spacing w:line="279" w:lineRule="auto"/>
        <w:ind w:left="500"/>
        <w:jc w:val="both"/>
        <w:rPr>
          <w:del w:id="3924" w:author="Admin" w:date="2019-02-19T02:10:00Z"/>
          <w:sz w:val="20"/>
          <w:szCs w:val="20"/>
        </w:rPr>
      </w:pPr>
      <w:del w:id="3925" w:author="Admin" w:date="2019-02-19T02:10:00Z">
        <w:r w:rsidDel="002260E7">
          <w:rPr>
            <w:rFonts w:ascii="Arial" w:eastAsia="Arial" w:hAnsi="Arial" w:cs="Arial"/>
            <w:sz w:val="20"/>
            <w:szCs w:val="20"/>
          </w:rPr>
          <w:delText>Также обратим внимание на то, что при возведении числа 10 в на-туральные степени остатки результата при делении на 7 «зацикли-ваются»:</w:delText>
        </w:r>
      </w:del>
    </w:p>
    <w:p w:rsidR="00A33515" w:rsidDel="002260E7" w:rsidRDefault="00A33515">
      <w:pPr>
        <w:spacing w:line="1" w:lineRule="exact"/>
        <w:rPr>
          <w:del w:id="3926" w:author="Admin" w:date="2019-02-19T02:10:00Z"/>
          <w:sz w:val="20"/>
          <w:szCs w:val="20"/>
        </w:rPr>
      </w:pPr>
    </w:p>
    <w:p w:rsidR="00A33515" w:rsidDel="002260E7" w:rsidRDefault="001A4D22">
      <w:pPr>
        <w:ind w:left="2560"/>
        <w:rPr>
          <w:del w:id="3927" w:author="Admin" w:date="2019-02-19T02:10:00Z"/>
          <w:sz w:val="20"/>
          <w:szCs w:val="20"/>
        </w:rPr>
      </w:pPr>
      <w:del w:id="3928" w:author="Admin" w:date="2019-02-19T02:10:00Z">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3</w:delText>
        </w:r>
        <w:r w:rsidDel="002260E7">
          <w:rPr>
            <w:rFonts w:eastAsia="Times New Roman"/>
            <w:i/>
            <w:iCs/>
            <w:sz w:val="20"/>
            <w:szCs w:val="20"/>
          </w:rPr>
          <w:delText>;</w:delText>
        </w:r>
        <w:r w:rsidDel="002260E7">
          <w:rPr>
            <w:rFonts w:ascii="Arial" w:eastAsia="Arial" w:hAnsi="Arial" w:cs="Arial"/>
            <w:sz w:val="20"/>
            <w:szCs w:val="20"/>
          </w:rPr>
          <w:delText xml:space="preserve"> 2</w:delText>
        </w:r>
        <w:r w:rsidDel="002260E7">
          <w:rPr>
            <w:rFonts w:eastAsia="Times New Roman"/>
            <w:i/>
            <w:iCs/>
            <w:sz w:val="20"/>
            <w:szCs w:val="20"/>
          </w:rPr>
          <w:delText>;</w:delText>
        </w:r>
        <w:r w:rsidDel="002260E7">
          <w:rPr>
            <w:rFonts w:ascii="Arial" w:eastAsia="Arial" w:hAnsi="Arial" w:cs="Arial"/>
            <w:sz w:val="20"/>
            <w:szCs w:val="20"/>
          </w:rPr>
          <w:delText xml:space="preserve"> 6</w:delText>
        </w:r>
        <w:r w:rsidDel="002260E7">
          <w:rPr>
            <w:rFonts w:eastAsia="Times New Roman"/>
            <w:i/>
            <w:iCs/>
            <w:sz w:val="20"/>
            <w:szCs w:val="20"/>
          </w:rPr>
          <w:delText>;</w:delText>
        </w:r>
        <w:r w:rsidDel="002260E7">
          <w:rPr>
            <w:rFonts w:ascii="Arial" w:eastAsia="Arial" w:hAnsi="Arial" w:cs="Arial"/>
            <w:sz w:val="20"/>
            <w:szCs w:val="20"/>
          </w:rPr>
          <w:delText xml:space="preserve"> 4</w:delText>
        </w:r>
        <w:r w:rsidDel="002260E7">
          <w:rPr>
            <w:rFonts w:eastAsia="Times New Roman"/>
            <w:i/>
            <w:iCs/>
            <w:sz w:val="20"/>
            <w:szCs w:val="20"/>
          </w:rPr>
          <w:delText>;</w:delText>
        </w:r>
        <w:r w:rsidDel="002260E7">
          <w:rPr>
            <w:rFonts w:ascii="Arial" w:eastAsia="Arial" w:hAnsi="Arial" w:cs="Arial"/>
            <w:sz w:val="20"/>
            <w:szCs w:val="20"/>
          </w:rPr>
          <w:delText xml:space="preserve"> 5</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3</w:delText>
        </w:r>
        <w:r w:rsidDel="002260E7">
          <w:rPr>
            <w:rFonts w:eastAsia="Times New Roman"/>
            <w:i/>
            <w:iCs/>
            <w:sz w:val="20"/>
            <w:szCs w:val="20"/>
          </w:rPr>
          <w:delText>; : : :</w:delText>
        </w:r>
      </w:del>
    </w:p>
    <w:p w:rsidR="00A33515" w:rsidDel="002260E7" w:rsidRDefault="00A33515">
      <w:pPr>
        <w:spacing w:line="240" w:lineRule="exact"/>
        <w:rPr>
          <w:del w:id="3929" w:author="Admin" w:date="2019-02-19T02:10:00Z"/>
          <w:sz w:val="20"/>
          <w:szCs w:val="20"/>
        </w:rPr>
      </w:pPr>
    </w:p>
    <w:p w:rsidR="00A33515" w:rsidDel="002260E7" w:rsidRDefault="001A4D22">
      <w:pPr>
        <w:numPr>
          <w:ilvl w:val="0"/>
          <w:numId w:val="563"/>
        </w:numPr>
        <w:tabs>
          <w:tab w:val="left" w:pos="697"/>
        </w:tabs>
        <w:spacing w:line="225" w:lineRule="auto"/>
        <w:ind w:left="500" w:hanging="2"/>
        <w:jc w:val="both"/>
        <w:rPr>
          <w:del w:id="3930" w:author="Admin" w:date="2019-02-19T02:10:00Z"/>
          <w:rFonts w:ascii="Arial" w:eastAsia="Arial" w:hAnsi="Arial" w:cs="Arial"/>
          <w:sz w:val="20"/>
          <w:szCs w:val="20"/>
        </w:rPr>
        <w:pPrChange w:id="3931" w:author="Admin" w:date="2019-02-19T00:19:00Z">
          <w:pPr>
            <w:numPr>
              <w:numId w:val="565"/>
            </w:numPr>
            <w:tabs>
              <w:tab w:val="left" w:pos="697"/>
            </w:tabs>
            <w:spacing w:line="225" w:lineRule="auto"/>
            <w:ind w:left="500" w:hanging="2"/>
            <w:jc w:val="both"/>
          </w:pPr>
        </w:pPrChange>
      </w:pPr>
      <w:del w:id="3932" w:author="Admin" w:date="2019-02-19T02:10:00Z">
        <w:r w:rsidDel="002260E7">
          <w:rPr>
            <w:rFonts w:ascii="Arial" w:eastAsia="Arial" w:hAnsi="Arial" w:cs="Arial"/>
            <w:sz w:val="20"/>
            <w:szCs w:val="20"/>
          </w:rPr>
          <w:delText xml:space="preserve">частности, для бесконечно многих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число 10</w:delText>
        </w:r>
        <w:r w:rsidDel="002260E7">
          <w:rPr>
            <w:rFonts w:ascii="Arial" w:eastAsia="Arial" w:hAnsi="Arial" w:cs="Arial"/>
            <w:i/>
            <w:iCs/>
            <w:sz w:val="27"/>
            <w:szCs w:val="27"/>
            <w:vertAlign w:val="superscript"/>
          </w:rPr>
          <w:delText>k</w:delText>
        </w:r>
        <w:r w:rsidDel="002260E7">
          <w:rPr>
            <w:rFonts w:ascii="Arial" w:eastAsia="Arial" w:hAnsi="Arial" w:cs="Arial"/>
            <w:sz w:val="20"/>
            <w:szCs w:val="20"/>
          </w:rPr>
          <w:delText xml:space="preserve"> имеет остаток 5 при делении на 7. В таком случае 5 10</w:delText>
        </w:r>
        <w:r w:rsidDel="002260E7">
          <w:rPr>
            <w:rFonts w:ascii="Arial" w:eastAsia="Arial" w:hAnsi="Arial" w:cs="Arial"/>
            <w:i/>
            <w:iCs/>
            <w:sz w:val="27"/>
            <w:szCs w:val="27"/>
            <w:vertAlign w:val="superscript"/>
          </w:rPr>
          <w:delText>k</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3 делится на 7, что и тре-бовалось.</w:delText>
        </w:r>
      </w:del>
    </w:p>
    <w:p w:rsidR="00A33515" w:rsidDel="002260E7" w:rsidRDefault="00A33515">
      <w:pPr>
        <w:spacing w:line="324" w:lineRule="exact"/>
        <w:rPr>
          <w:del w:id="3933" w:author="Admin" w:date="2019-02-19T02:10:00Z"/>
          <w:sz w:val="20"/>
          <w:szCs w:val="20"/>
        </w:rPr>
      </w:pPr>
    </w:p>
    <w:p w:rsidR="00A33515" w:rsidDel="002260E7" w:rsidRDefault="001A4D22">
      <w:pPr>
        <w:rPr>
          <w:del w:id="3934" w:author="Admin" w:date="2019-02-19T02:10:00Z"/>
          <w:sz w:val="20"/>
          <w:szCs w:val="20"/>
        </w:rPr>
      </w:pPr>
      <w:del w:id="3935" w:author="Admin" w:date="2019-02-19T02:10:00Z">
        <w:r w:rsidDel="002260E7">
          <w:rPr>
            <w:rFonts w:ascii="Arial" w:eastAsia="Arial" w:hAnsi="Arial" w:cs="Arial"/>
            <w:b/>
            <w:bCs/>
            <w:sz w:val="26"/>
            <w:szCs w:val="26"/>
          </w:rPr>
          <w:delText>Задача 3.</w:delText>
        </w:r>
      </w:del>
    </w:p>
    <w:p w:rsidR="00A33515" w:rsidDel="002260E7" w:rsidRDefault="00A33515">
      <w:pPr>
        <w:spacing w:line="178" w:lineRule="exact"/>
        <w:rPr>
          <w:del w:id="3936" w:author="Admin" w:date="2019-02-19T02:10:00Z"/>
          <w:sz w:val="20"/>
          <w:szCs w:val="20"/>
        </w:rPr>
      </w:pPr>
    </w:p>
    <w:p w:rsidR="00A33515" w:rsidDel="002260E7" w:rsidRDefault="001A4D22">
      <w:pPr>
        <w:spacing w:line="303" w:lineRule="auto"/>
        <w:ind w:left="500" w:hanging="303"/>
        <w:rPr>
          <w:del w:id="3937" w:author="Admin" w:date="2019-02-19T02:10:00Z"/>
          <w:sz w:val="20"/>
          <w:szCs w:val="20"/>
        </w:rPr>
      </w:pPr>
      <w:del w:id="3938" w:author="Admin" w:date="2019-02-19T02:10:00Z">
        <w:r w:rsidDel="002260E7">
          <w:rPr>
            <w:rFonts w:ascii="Arial" w:eastAsia="Arial" w:hAnsi="Arial" w:cs="Arial"/>
            <w:b/>
            <w:bCs/>
            <w:sz w:val="20"/>
            <w:szCs w:val="20"/>
          </w:rPr>
          <w:delText xml:space="preserve">A. </w:delText>
        </w:r>
        <w:r w:rsidDel="002260E7">
          <w:rPr>
            <w:rFonts w:ascii="Arial" w:eastAsia="Arial" w:hAnsi="Arial" w:cs="Arial"/>
            <w:sz w:val="20"/>
            <w:szCs w:val="20"/>
          </w:rPr>
          <w:delText>Четыре прямые попарно пересекаются.</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Какое наибольшее число</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точек пересечения может получиться?</w:delText>
        </w:r>
      </w:del>
    </w:p>
    <w:p w:rsidR="00A33515" w:rsidDel="002260E7" w:rsidRDefault="00A33515">
      <w:pPr>
        <w:spacing w:line="35" w:lineRule="exact"/>
        <w:rPr>
          <w:del w:id="3939" w:author="Admin" w:date="2019-02-19T02:10:00Z"/>
          <w:sz w:val="20"/>
          <w:szCs w:val="20"/>
        </w:rPr>
      </w:pPr>
    </w:p>
    <w:p w:rsidR="00A33515" w:rsidDel="002260E7" w:rsidRDefault="001A4D22">
      <w:pPr>
        <w:spacing w:line="303" w:lineRule="auto"/>
        <w:ind w:left="500"/>
        <w:rPr>
          <w:del w:id="3940" w:author="Admin" w:date="2019-02-19T02:10:00Z"/>
          <w:sz w:val="20"/>
          <w:szCs w:val="20"/>
        </w:rPr>
      </w:pPr>
      <w:del w:id="3941"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Точек пересечения не может быть больше,</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чем собствен-но пересечений. В свою очередь, пересечений</w:delText>
        </w:r>
      </w:del>
    </w:p>
    <w:p w:rsidR="00A33515" w:rsidDel="002260E7" w:rsidRDefault="00A33515">
      <w:pPr>
        <w:spacing w:line="81" w:lineRule="exact"/>
        <w:rPr>
          <w:del w:id="3942" w:author="Admin" w:date="2019-02-19T02:10:00Z"/>
          <w:sz w:val="20"/>
          <w:szCs w:val="20"/>
        </w:rPr>
      </w:pPr>
    </w:p>
    <w:p w:rsidR="00A33515" w:rsidDel="002260E7" w:rsidRDefault="001A4D22">
      <w:pPr>
        <w:ind w:right="-79"/>
        <w:jc w:val="center"/>
        <w:rPr>
          <w:del w:id="3943" w:author="Admin" w:date="2019-02-19T02:10:00Z"/>
          <w:sz w:val="20"/>
          <w:szCs w:val="20"/>
        </w:rPr>
      </w:pPr>
      <w:del w:id="3944" w:author="Admin" w:date="2019-02-19T02:10:00Z">
        <w:r w:rsidDel="002260E7">
          <w:rPr>
            <w:rFonts w:ascii="Arial" w:eastAsia="Arial" w:hAnsi="Arial" w:cs="Arial"/>
            <w:sz w:val="20"/>
            <w:szCs w:val="20"/>
          </w:rPr>
          <w:delText>4  3</w:delText>
        </w:r>
      </w:del>
    </w:p>
    <w:p w:rsidR="00A33515" w:rsidDel="002260E7" w:rsidRDefault="00A33515">
      <w:pPr>
        <w:rPr>
          <w:del w:id="3945"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72" w:lineRule="exact"/>
        <w:rPr>
          <w:del w:id="3946" w:author="Admin" w:date="2019-02-19T02:10:00Z"/>
          <w:sz w:val="20"/>
          <w:szCs w:val="20"/>
        </w:rPr>
      </w:pPr>
    </w:p>
    <w:p w:rsidR="00A33515" w:rsidDel="002260E7" w:rsidRDefault="001A4D22">
      <w:pPr>
        <w:ind w:left="3380"/>
        <w:rPr>
          <w:del w:id="3947" w:author="Admin" w:date="2019-02-19T02:10:00Z"/>
          <w:sz w:val="20"/>
          <w:szCs w:val="20"/>
        </w:rPr>
      </w:pPr>
      <w:del w:id="3948" w:author="Admin" w:date="2019-02-19T02:10:00Z">
        <w:r w:rsidDel="002260E7">
          <w:rPr>
            <w:rFonts w:ascii="Arial" w:eastAsia="Arial" w:hAnsi="Arial" w:cs="Arial"/>
            <w:sz w:val="17"/>
            <w:szCs w:val="17"/>
          </w:rPr>
          <w:delText>2</w:delText>
        </w:r>
      </w:del>
    </w:p>
    <w:p w:rsidR="00A33515" w:rsidDel="002260E7" w:rsidRDefault="001A4D22">
      <w:pPr>
        <w:spacing w:line="20" w:lineRule="exact"/>
        <w:rPr>
          <w:del w:id="3949" w:author="Admin" w:date="2019-02-19T02:10:00Z"/>
          <w:sz w:val="20"/>
          <w:szCs w:val="20"/>
        </w:rPr>
      </w:pPr>
      <w:del w:id="3950" w:author="Admin" w:date="2019-02-19T02:10:00Z">
        <w:r w:rsidDel="002260E7">
          <w:rPr>
            <w:noProof/>
            <w:sz w:val="20"/>
            <w:szCs w:val="20"/>
          </w:rPr>
          <mc:AlternateContent>
            <mc:Choice Requires="wps">
              <w:drawing>
                <wp:anchor distT="0" distB="0" distL="114300" distR="114300" simplePos="0" relativeHeight="251776000" behindDoc="1" locked="0" layoutInCell="0" allowOverlap="1" wp14:anchorId="455480EE" wp14:editId="55E2FAA2">
                  <wp:simplePos x="0" y="0"/>
                  <wp:positionH relativeFrom="column">
                    <wp:posOffset>2061845</wp:posOffset>
                  </wp:positionH>
                  <wp:positionV relativeFrom="paragraph">
                    <wp:posOffset>-115570</wp:posOffset>
                  </wp:positionV>
                  <wp:extent cx="226060" cy="0"/>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6" o:spid="_x0000_s1026" style="position:absolute;z-index:-251540480;visibility:visible;mso-wrap-style:square;mso-wrap-distance-left:9pt;mso-wrap-distance-top:0;mso-wrap-distance-right:9pt;mso-wrap-distance-bottom:0;mso-position-horizontal:absolute;mso-position-horizontal-relative:text;mso-position-vertical:absolute;mso-position-vertical-relative:text" from="162.35pt,-9.1pt" to="180.1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" o:allowincell="f" filled="t" strokeweight=".14039mm">
                  <v:stroke joinstyle="miter"/>
                  <o:lock v:ext="edit" shapetype="f"/>
                </v:line>
              </w:pict>
            </mc:Fallback>
          </mc:AlternateContent>
        </w:r>
      </w:del>
    </w:p>
    <w:p w:rsidR="00A33515" w:rsidDel="002260E7" w:rsidRDefault="001A4D22">
      <w:pPr>
        <w:spacing w:line="20" w:lineRule="exact"/>
        <w:rPr>
          <w:del w:id="3951" w:author="Admin" w:date="2019-02-19T02:10:00Z"/>
          <w:sz w:val="20"/>
          <w:szCs w:val="20"/>
        </w:rPr>
      </w:pPr>
      <w:del w:id="3952" w:author="Admin" w:date="2019-02-19T02:10:00Z">
        <w:r w:rsidDel="002260E7">
          <w:rPr>
            <w:sz w:val="20"/>
            <w:szCs w:val="20"/>
          </w:rPr>
          <w:br w:type="column"/>
        </w:r>
      </w:del>
    </w:p>
    <w:p w:rsidR="00A33515" w:rsidDel="002260E7" w:rsidRDefault="001A4D22">
      <w:pPr>
        <w:spacing w:line="196" w:lineRule="auto"/>
        <w:rPr>
          <w:del w:id="3953" w:author="Admin" w:date="2019-02-19T02:10:00Z"/>
          <w:sz w:val="20"/>
          <w:szCs w:val="20"/>
        </w:rPr>
      </w:pPr>
      <w:del w:id="3954" w:author="Admin" w:date="2019-02-19T02:10:00Z">
        <w:r w:rsidDel="002260E7">
          <w:rPr>
            <w:rFonts w:eastAsia="Times New Roman"/>
            <w:sz w:val="20"/>
            <w:szCs w:val="20"/>
          </w:rPr>
          <w:delText xml:space="preserve">= </w:delText>
        </w:r>
        <w:r w:rsidDel="002260E7">
          <w:rPr>
            <w:rFonts w:ascii="Arial" w:eastAsia="Arial" w:hAnsi="Arial" w:cs="Arial"/>
            <w:sz w:val="20"/>
            <w:szCs w:val="20"/>
          </w:rPr>
          <w:delText>6</w:delText>
        </w:r>
        <w:r w:rsidDel="002260E7">
          <w:rPr>
            <w:rFonts w:eastAsia="Times New Roman"/>
            <w:i/>
            <w:iCs/>
            <w:sz w:val="20"/>
            <w:szCs w:val="20"/>
          </w:rPr>
          <w:delText>:</w:delText>
        </w:r>
      </w:del>
    </w:p>
    <w:p w:rsidR="00A33515" w:rsidDel="002260E7" w:rsidRDefault="00A33515">
      <w:pPr>
        <w:spacing w:line="269" w:lineRule="exact"/>
        <w:rPr>
          <w:del w:id="3955" w:author="Admin" w:date="2019-02-19T02:10:00Z"/>
          <w:sz w:val="20"/>
          <w:szCs w:val="20"/>
        </w:rPr>
      </w:pPr>
    </w:p>
    <w:p w:rsidR="00A33515" w:rsidDel="002260E7" w:rsidRDefault="00A33515">
      <w:pPr>
        <w:rPr>
          <w:del w:id="3956" w:author="Admin" w:date="2019-02-19T02:10:00Z"/>
        </w:rPr>
        <w:sectPr w:rsidR="00A33515" w:rsidDel="002260E7">
          <w:type w:val="continuous"/>
          <w:pgSz w:w="8220" w:h="12472"/>
          <w:pgMar w:top="639" w:right="720" w:bottom="0" w:left="720" w:header="0" w:footer="0" w:gutter="0"/>
          <w:cols w:num="2" w:space="720" w:equalWidth="0">
            <w:col w:w="3480" w:space="200"/>
            <w:col w:w="3100"/>
          </w:cols>
        </w:sectPr>
      </w:pPr>
    </w:p>
    <w:p w:rsidR="00A33515" w:rsidDel="002260E7" w:rsidRDefault="001A4D22">
      <w:pPr>
        <w:ind w:left="500"/>
        <w:rPr>
          <w:del w:id="3957" w:author="Admin" w:date="2019-02-19T02:10:00Z"/>
          <w:sz w:val="20"/>
          <w:szCs w:val="20"/>
        </w:rPr>
      </w:pPr>
      <w:del w:id="3958" w:author="Admin" w:date="2019-02-19T02:10:00Z">
        <w:r w:rsidDel="002260E7">
          <w:rPr>
            <w:rFonts w:ascii="Arial" w:eastAsia="Arial" w:hAnsi="Arial" w:cs="Arial"/>
            <w:sz w:val="19"/>
            <w:szCs w:val="19"/>
          </w:rPr>
          <w:lastRenderedPageBreak/>
          <w:delText>Получить 6 точек пересечения совсем просто:</w:delText>
        </w:r>
      </w:del>
    </w:p>
    <w:p w:rsidR="00A33515" w:rsidDel="002260E7" w:rsidRDefault="00A33515">
      <w:pPr>
        <w:rPr>
          <w:del w:id="3959"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A33515">
      <w:pPr>
        <w:spacing w:line="200" w:lineRule="exact"/>
        <w:rPr>
          <w:del w:id="3960" w:author="Admin" w:date="2019-02-19T02:10:00Z"/>
          <w:sz w:val="20"/>
          <w:szCs w:val="20"/>
        </w:rPr>
      </w:pPr>
    </w:p>
    <w:p w:rsidR="00A33515" w:rsidDel="002260E7" w:rsidRDefault="00A33515">
      <w:pPr>
        <w:spacing w:line="200" w:lineRule="exact"/>
        <w:rPr>
          <w:del w:id="3961" w:author="Admin" w:date="2019-02-19T02:10:00Z"/>
          <w:sz w:val="20"/>
          <w:szCs w:val="20"/>
        </w:rPr>
      </w:pPr>
    </w:p>
    <w:p w:rsidR="00A33515" w:rsidDel="002260E7" w:rsidRDefault="00A33515">
      <w:pPr>
        <w:spacing w:line="200" w:lineRule="exact"/>
        <w:rPr>
          <w:del w:id="3962" w:author="Admin" w:date="2019-02-19T02:10:00Z"/>
          <w:sz w:val="20"/>
          <w:szCs w:val="20"/>
        </w:rPr>
      </w:pPr>
    </w:p>
    <w:p w:rsidR="00A33515" w:rsidDel="002260E7" w:rsidRDefault="00A33515">
      <w:pPr>
        <w:spacing w:line="200" w:lineRule="exact"/>
        <w:rPr>
          <w:del w:id="3963" w:author="Admin" w:date="2019-02-19T02:10:00Z"/>
          <w:sz w:val="20"/>
          <w:szCs w:val="20"/>
        </w:rPr>
      </w:pPr>
    </w:p>
    <w:p w:rsidR="00A33515" w:rsidDel="002260E7" w:rsidRDefault="00A33515">
      <w:pPr>
        <w:spacing w:line="200" w:lineRule="exact"/>
        <w:rPr>
          <w:del w:id="3964" w:author="Admin" w:date="2019-02-19T02:10:00Z"/>
          <w:sz w:val="20"/>
          <w:szCs w:val="20"/>
        </w:rPr>
      </w:pPr>
    </w:p>
    <w:p w:rsidR="00A33515" w:rsidDel="002260E7" w:rsidRDefault="00A33515">
      <w:pPr>
        <w:spacing w:line="200" w:lineRule="exact"/>
        <w:rPr>
          <w:del w:id="3965" w:author="Admin" w:date="2019-02-19T02:10:00Z"/>
          <w:sz w:val="20"/>
          <w:szCs w:val="20"/>
        </w:rPr>
      </w:pPr>
    </w:p>
    <w:p w:rsidR="00A33515" w:rsidDel="002260E7" w:rsidRDefault="00A33515">
      <w:pPr>
        <w:spacing w:line="267" w:lineRule="exact"/>
        <w:rPr>
          <w:del w:id="3966" w:author="Admin" w:date="2019-02-19T02:10:00Z"/>
          <w:sz w:val="20"/>
          <w:szCs w:val="20"/>
        </w:rPr>
      </w:pPr>
    </w:p>
    <w:p w:rsidR="00A33515" w:rsidDel="002260E7" w:rsidRDefault="001A4D22">
      <w:pPr>
        <w:ind w:right="-19"/>
        <w:jc w:val="center"/>
        <w:rPr>
          <w:del w:id="3967" w:author="Admin" w:date="2019-02-19T02:10:00Z"/>
          <w:sz w:val="20"/>
          <w:szCs w:val="20"/>
        </w:rPr>
      </w:pPr>
      <w:del w:id="3968"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239</w:delText>
        </w:r>
        <w:r w:rsidDel="002260E7">
          <w:rPr>
            <w:rFonts w:ascii="Arial" w:eastAsia="Arial" w:hAnsi="Arial" w:cs="Arial"/>
            <w:sz w:val="20"/>
            <w:szCs w:val="20"/>
          </w:rPr>
          <w:delText xml:space="preserve"> −</w:delText>
        </w:r>
      </w:del>
    </w:p>
    <w:p w:rsidR="00A33515" w:rsidDel="002260E7" w:rsidRDefault="00A33515">
      <w:pPr>
        <w:rPr>
          <w:del w:id="3969"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3970" w:author="Admin" w:date="2019-02-19T02:10:00Z"/>
          <w:sz w:val="20"/>
          <w:szCs w:val="20"/>
        </w:rPr>
      </w:pPr>
      <w:bookmarkStart w:id="3971" w:name="page250"/>
      <w:bookmarkEnd w:id="3971"/>
      <w:del w:id="3972" w:author="Admin" w:date="2019-02-19T02:10:00Z">
        <w:r w:rsidDel="002260E7">
          <w:rPr>
            <w:rFonts w:ascii="Arial" w:eastAsia="Arial" w:hAnsi="Arial" w:cs="Arial"/>
            <w:sz w:val="18"/>
            <w:szCs w:val="18"/>
          </w:rPr>
          <w:lastRenderedPageBreak/>
          <w:delText>2015 год, 8 класс</w:delText>
        </w:r>
      </w:del>
    </w:p>
    <w:p w:rsidR="00A33515" w:rsidDel="002260E7" w:rsidRDefault="001A4D22">
      <w:pPr>
        <w:spacing w:line="20" w:lineRule="exact"/>
        <w:rPr>
          <w:del w:id="3973" w:author="Admin" w:date="2019-02-19T02:10:00Z"/>
          <w:sz w:val="20"/>
          <w:szCs w:val="20"/>
        </w:rPr>
      </w:pPr>
      <w:del w:id="3974" w:author="Admin" w:date="2019-02-19T02:10:00Z">
        <w:r w:rsidDel="002260E7">
          <w:rPr>
            <w:noProof/>
            <w:sz w:val="20"/>
            <w:szCs w:val="20"/>
          </w:rPr>
          <w:drawing>
            <wp:anchor distT="0" distB="0" distL="114300" distR="114300" simplePos="0" relativeHeight="251777024" behindDoc="1" locked="0" layoutInCell="0" allowOverlap="1" wp14:anchorId="0A68029D" wp14:editId="5338F6E8">
              <wp:simplePos x="0" y="0"/>
              <wp:positionH relativeFrom="column">
                <wp:posOffset>1768475</wp:posOffset>
              </wp:positionH>
              <wp:positionV relativeFrom="paragraph">
                <wp:posOffset>117475</wp:posOffset>
              </wp:positionV>
              <wp:extent cx="1084580" cy="953770"/>
              <wp:effectExtent l="0" t="0" r="0" b="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2">
                        <a:extLst/>
                      </a:blip>
                      <a:srcRect/>
                      <a:stretch>
                        <a:fillRect/>
                      </a:stretch>
                    </pic:blipFill>
                    <pic:spPr bwMode="auto">
                      <a:xfrm>
                        <a:off x="0" y="0"/>
                        <a:ext cx="1084580" cy="953770"/>
                      </a:xfrm>
                      <a:prstGeom prst="rect">
                        <a:avLst/>
                      </a:prstGeom>
                      <a:noFill/>
                    </pic:spPr>
                  </pic:pic>
                </a:graphicData>
              </a:graphic>
            </wp:anchor>
          </w:drawing>
        </w:r>
      </w:del>
    </w:p>
    <w:p w:rsidR="00A33515" w:rsidDel="002260E7" w:rsidRDefault="00A33515">
      <w:pPr>
        <w:spacing w:line="200" w:lineRule="exact"/>
        <w:rPr>
          <w:del w:id="3975" w:author="Admin" w:date="2019-02-19T02:10:00Z"/>
          <w:sz w:val="20"/>
          <w:szCs w:val="20"/>
        </w:rPr>
      </w:pPr>
    </w:p>
    <w:p w:rsidR="00A33515" w:rsidDel="002260E7" w:rsidRDefault="00A33515">
      <w:pPr>
        <w:spacing w:line="200" w:lineRule="exact"/>
        <w:rPr>
          <w:del w:id="3976" w:author="Admin" w:date="2019-02-19T02:10:00Z"/>
          <w:sz w:val="20"/>
          <w:szCs w:val="20"/>
        </w:rPr>
      </w:pPr>
    </w:p>
    <w:p w:rsidR="00A33515" w:rsidDel="002260E7" w:rsidRDefault="00A33515">
      <w:pPr>
        <w:spacing w:line="200" w:lineRule="exact"/>
        <w:rPr>
          <w:del w:id="3977" w:author="Admin" w:date="2019-02-19T02:10:00Z"/>
          <w:sz w:val="20"/>
          <w:szCs w:val="20"/>
        </w:rPr>
      </w:pPr>
    </w:p>
    <w:p w:rsidR="00A33515" w:rsidDel="002260E7" w:rsidRDefault="00A33515">
      <w:pPr>
        <w:spacing w:line="200" w:lineRule="exact"/>
        <w:rPr>
          <w:del w:id="3978" w:author="Admin" w:date="2019-02-19T02:10:00Z"/>
          <w:sz w:val="20"/>
          <w:szCs w:val="20"/>
        </w:rPr>
      </w:pPr>
    </w:p>
    <w:p w:rsidR="00A33515" w:rsidDel="002260E7" w:rsidRDefault="00A33515">
      <w:pPr>
        <w:spacing w:line="200" w:lineRule="exact"/>
        <w:rPr>
          <w:del w:id="3979" w:author="Admin" w:date="2019-02-19T02:10:00Z"/>
          <w:sz w:val="20"/>
          <w:szCs w:val="20"/>
        </w:rPr>
      </w:pPr>
    </w:p>
    <w:p w:rsidR="00A33515" w:rsidDel="002260E7" w:rsidRDefault="00A33515">
      <w:pPr>
        <w:spacing w:line="200" w:lineRule="exact"/>
        <w:rPr>
          <w:del w:id="3980" w:author="Admin" w:date="2019-02-19T02:10:00Z"/>
          <w:sz w:val="20"/>
          <w:szCs w:val="20"/>
        </w:rPr>
      </w:pPr>
    </w:p>
    <w:p w:rsidR="00A33515" w:rsidDel="002260E7" w:rsidRDefault="00A33515">
      <w:pPr>
        <w:spacing w:line="200" w:lineRule="exact"/>
        <w:rPr>
          <w:del w:id="3981" w:author="Admin" w:date="2019-02-19T02:10:00Z"/>
          <w:sz w:val="20"/>
          <w:szCs w:val="20"/>
        </w:rPr>
      </w:pPr>
    </w:p>
    <w:p w:rsidR="00A33515" w:rsidDel="002260E7" w:rsidRDefault="00A33515">
      <w:pPr>
        <w:spacing w:line="200" w:lineRule="exact"/>
        <w:rPr>
          <w:del w:id="3982" w:author="Admin" w:date="2019-02-19T02:10:00Z"/>
          <w:sz w:val="20"/>
          <w:szCs w:val="20"/>
        </w:rPr>
      </w:pPr>
    </w:p>
    <w:p w:rsidR="00A33515" w:rsidDel="002260E7" w:rsidRDefault="00A33515">
      <w:pPr>
        <w:spacing w:line="200" w:lineRule="exact"/>
        <w:rPr>
          <w:del w:id="3983" w:author="Admin" w:date="2019-02-19T02:10:00Z"/>
          <w:sz w:val="20"/>
          <w:szCs w:val="20"/>
        </w:rPr>
      </w:pPr>
    </w:p>
    <w:p w:rsidR="00A33515" w:rsidDel="002260E7" w:rsidRDefault="00A33515">
      <w:pPr>
        <w:spacing w:line="233" w:lineRule="exact"/>
        <w:rPr>
          <w:del w:id="3984" w:author="Admin" w:date="2019-02-19T02:10:00Z"/>
          <w:sz w:val="20"/>
          <w:szCs w:val="20"/>
        </w:rPr>
      </w:pPr>
    </w:p>
    <w:p w:rsidR="00A33515" w:rsidDel="002260E7" w:rsidRDefault="001A4D22">
      <w:pPr>
        <w:rPr>
          <w:del w:id="3985" w:author="Admin" w:date="2019-02-19T02:10:00Z"/>
          <w:sz w:val="20"/>
          <w:szCs w:val="20"/>
        </w:rPr>
      </w:pPr>
      <w:del w:id="3986" w:author="Admin" w:date="2019-02-19T02:10:00Z">
        <w:r w:rsidDel="002260E7">
          <w:rPr>
            <w:rFonts w:ascii="Arial" w:eastAsia="Arial" w:hAnsi="Arial" w:cs="Arial"/>
            <w:b/>
            <w:bCs/>
            <w:sz w:val="26"/>
            <w:szCs w:val="26"/>
          </w:rPr>
          <w:delText>Задача 5.</w:delText>
        </w:r>
      </w:del>
    </w:p>
    <w:p w:rsidR="00A33515" w:rsidDel="002260E7" w:rsidRDefault="00A33515">
      <w:pPr>
        <w:spacing w:line="178" w:lineRule="exact"/>
        <w:rPr>
          <w:del w:id="3987" w:author="Admin" w:date="2019-02-19T02:10:00Z"/>
          <w:sz w:val="20"/>
          <w:szCs w:val="20"/>
        </w:rPr>
      </w:pPr>
    </w:p>
    <w:p w:rsidR="00A33515" w:rsidDel="002260E7" w:rsidRDefault="001A4D22">
      <w:pPr>
        <w:numPr>
          <w:ilvl w:val="0"/>
          <w:numId w:val="564"/>
        </w:numPr>
        <w:tabs>
          <w:tab w:val="left" w:pos="500"/>
        </w:tabs>
        <w:ind w:left="500" w:hanging="306"/>
        <w:rPr>
          <w:del w:id="3988" w:author="Admin" w:date="2019-02-19T02:10:00Z"/>
          <w:rFonts w:ascii="Arial" w:eastAsia="Arial" w:hAnsi="Arial" w:cs="Arial"/>
          <w:b/>
          <w:bCs/>
          <w:sz w:val="20"/>
          <w:szCs w:val="20"/>
        </w:rPr>
        <w:pPrChange w:id="3989" w:author="Admin" w:date="2019-02-19T00:19:00Z">
          <w:pPr>
            <w:numPr>
              <w:numId w:val="566"/>
            </w:numPr>
            <w:tabs>
              <w:tab w:val="left" w:pos="500"/>
            </w:tabs>
            <w:ind w:left="500" w:hanging="306"/>
          </w:pPr>
        </w:pPrChange>
      </w:pPr>
      <w:del w:id="3990" w:author="Admin" w:date="2019-02-19T02:10:00Z">
        <w:r w:rsidDel="002260E7">
          <w:rPr>
            <w:rFonts w:ascii="Arial" w:eastAsia="Arial" w:hAnsi="Arial" w:cs="Arial"/>
            <w:sz w:val="20"/>
            <w:szCs w:val="20"/>
          </w:rPr>
          <w:delText>У какого трёхзначного числа больше всего делителей?</w:delText>
        </w:r>
      </w:del>
    </w:p>
    <w:p w:rsidR="00A33515" w:rsidDel="002260E7" w:rsidRDefault="00A33515">
      <w:pPr>
        <w:spacing w:line="105" w:lineRule="exact"/>
        <w:rPr>
          <w:del w:id="3991" w:author="Admin" w:date="2019-02-19T02:10:00Z"/>
          <w:rFonts w:ascii="Arial" w:eastAsia="Arial" w:hAnsi="Arial" w:cs="Arial"/>
          <w:b/>
          <w:bCs/>
          <w:sz w:val="20"/>
          <w:szCs w:val="20"/>
        </w:rPr>
      </w:pPr>
    </w:p>
    <w:p w:rsidR="00A33515" w:rsidDel="002260E7" w:rsidRDefault="001A4D22">
      <w:pPr>
        <w:spacing w:line="287" w:lineRule="auto"/>
        <w:ind w:left="500"/>
        <w:jc w:val="both"/>
        <w:rPr>
          <w:del w:id="3992" w:author="Admin" w:date="2019-02-19T02:10:00Z"/>
          <w:rFonts w:ascii="Arial" w:eastAsia="Arial" w:hAnsi="Arial" w:cs="Arial"/>
          <w:b/>
          <w:bCs/>
          <w:sz w:val="20"/>
          <w:szCs w:val="20"/>
        </w:rPr>
      </w:pPr>
      <w:del w:id="399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Делители числа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это произведения различных комби-наций его простых множителей. При равном количестве простых множителей больше делителей будет у числа, у которого простые множители более разнообразны.</w:delText>
        </w:r>
      </w:del>
    </w:p>
    <w:p w:rsidR="00A33515" w:rsidDel="002260E7" w:rsidRDefault="00A33515">
      <w:pPr>
        <w:spacing w:line="38" w:lineRule="exact"/>
        <w:rPr>
          <w:del w:id="3994" w:author="Admin" w:date="2019-02-19T02:10:00Z"/>
          <w:rFonts w:ascii="Arial" w:eastAsia="Arial" w:hAnsi="Arial" w:cs="Arial"/>
          <w:b/>
          <w:bCs/>
          <w:sz w:val="20"/>
          <w:szCs w:val="20"/>
        </w:rPr>
      </w:pPr>
    </w:p>
    <w:p w:rsidR="00A33515" w:rsidDel="002260E7" w:rsidRDefault="001A4D22">
      <w:pPr>
        <w:ind w:left="500"/>
        <w:rPr>
          <w:del w:id="3995" w:author="Admin" w:date="2019-02-19T02:10:00Z"/>
          <w:rFonts w:ascii="Arial" w:eastAsia="Arial" w:hAnsi="Arial" w:cs="Arial"/>
          <w:b/>
          <w:bCs/>
          <w:sz w:val="20"/>
          <w:szCs w:val="20"/>
        </w:rPr>
      </w:pPr>
      <w:del w:id="3996" w:author="Admin" w:date="2019-02-19T02:10:00Z">
        <w:r w:rsidDel="002260E7">
          <w:rPr>
            <w:rFonts w:ascii="Arial" w:eastAsia="Arial" w:hAnsi="Arial" w:cs="Arial"/>
            <w:sz w:val="20"/>
            <w:szCs w:val="20"/>
          </w:rPr>
          <w:delText>Рассмотрим наименьшие простые числа:</w:delText>
        </w:r>
      </w:del>
    </w:p>
    <w:p w:rsidR="00A33515" w:rsidDel="002260E7" w:rsidRDefault="00A33515">
      <w:pPr>
        <w:spacing w:line="181" w:lineRule="exact"/>
        <w:rPr>
          <w:del w:id="3997" w:author="Admin" w:date="2019-02-19T02:10:00Z"/>
          <w:sz w:val="20"/>
          <w:szCs w:val="20"/>
        </w:rPr>
      </w:pPr>
    </w:p>
    <w:p w:rsidR="00A33515" w:rsidDel="002260E7" w:rsidRDefault="001A4D22">
      <w:pPr>
        <w:ind w:left="2660"/>
        <w:rPr>
          <w:del w:id="3998" w:author="Admin" w:date="2019-02-19T02:10:00Z"/>
          <w:sz w:val="20"/>
          <w:szCs w:val="20"/>
        </w:rPr>
      </w:pPr>
      <w:del w:id="3999" w:author="Admin" w:date="2019-02-19T02:10:00Z">
        <w:r w:rsidDel="002260E7">
          <w:rPr>
            <w:rFonts w:ascii="Arial" w:eastAsia="Arial" w:hAnsi="Arial" w:cs="Arial"/>
            <w:sz w:val="20"/>
            <w:szCs w:val="20"/>
          </w:rPr>
          <w:delText xml:space="preserve">2  3  5  7 </w:delText>
        </w:r>
        <w:r w:rsidDel="002260E7">
          <w:rPr>
            <w:rFonts w:eastAsia="Times New Roman"/>
            <w:sz w:val="20"/>
            <w:szCs w:val="20"/>
          </w:rPr>
          <w:delText>=</w:delText>
        </w:r>
        <w:r w:rsidDel="002260E7">
          <w:rPr>
            <w:rFonts w:ascii="Arial" w:eastAsia="Arial" w:hAnsi="Arial" w:cs="Arial"/>
            <w:sz w:val="20"/>
            <w:szCs w:val="20"/>
          </w:rPr>
          <w:delText xml:space="preserve"> 210,</w:delText>
        </w:r>
        <w:r w:rsidDel="002260E7">
          <w:rPr>
            <w:rFonts w:ascii="Arial" w:eastAsia="Arial" w:hAnsi="Arial" w:cs="Arial"/>
            <w:sz w:val="39"/>
            <w:szCs w:val="39"/>
            <w:vertAlign w:val="superscript"/>
          </w:rPr>
          <w:delText>,</w:delText>
        </w:r>
      </w:del>
    </w:p>
    <w:p w:rsidR="00A33515" w:rsidDel="002260E7" w:rsidRDefault="001A4D22">
      <w:pPr>
        <w:spacing w:line="220" w:lineRule="auto"/>
        <w:ind w:left="2660"/>
        <w:rPr>
          <w:del w:id="4000" w:author="Admin" w:date="2019-02-19T02:10:00Z"/>
          <w:sz w:val="20"/>
          <w:szCs w:val="20"/>
        </w:rPr>
      </w:pPr>
      <w:del w:id="4001" w:author="Admin" w:date="2019-02-19T02:10:00Z">
        <w:r w:rsidDel="002260E7">
          <w:rPr>
            <w:rFonts w:ascii="Arial" w:eastAsia="Arial" w:hAnsi="Arial" w:cs="Arial"/>
            <w:sz w:val="20"/>
            <w:szCs w:val="20"/>
          </w:rPr>
          <w:delText xml:space="preserve">2  3  5  7  11 </w:delText>
        </w:r>
        <w:r w:rsidDel="002260E7">
          <w:rPr>
            <w:rFonts w:eastAsia="Times New Roman"/>
            <w:sz w:val="20"/>
            <w:szCs w:val="20"/>
          </w:rPr>
          <w:delText>=</w:delText>
        </w:r>
        <w:r w:rsidDel="002260E7">
          <w:rPr>
            <w:rFonts w:ascii="Arial" w:eastAsia="Arial" w:hAnsi="Arial" w:cs="Arial"/>
            <w:sz w:val="20"/>
            <w:szCs w:val="20"/>
          </w:rPr>
          <w:delText xml:space="preserve"> 2310</w:delText>
        </w:r>
        <w:r w:rsidDel="002260E7">
          <w:rPr>
            <w:rFonts w:eastAsia="Times New Roman"/>
            <w:i/>
            <w:iCs/>
            <w:sz w:val="20"/>
            <w:szCs w:val="20"/>
          </w:rPr>
          <w:delText>:</w:delText>
        </w:r>
      </w:del>
    </w:p>
    <w:p w:rsidR="00A33515" w:rsidDel="002260E7" w:rsidRDefault="00A33515">
      <w:pPr>
        <w:spacing w:line="306" w:lineRule="exact"/>
        <w:rPr>
          <w:del w:id="4002" w:author="Admin" w:date="2019-02-19T02:10:00Z"/>
          <w:sz w:val="20"/>
          <w:szCs w:val="20"/>
        </w:rPr>
      </w:pPr>
    </w:p>
    <w:p w:rsidR="00A33515" w:rsidDel="002260E7" w:rsidRDefault="001A4D22">
      <w:pPr>
        <w:spacing w:line="303" w:lineRule="auto"/>
        <w:ind w:left="500"/>
        <w:rPr>
          <w:del w:id="4003" w:author="Admin" w:date="2019-02-19T02:10:00Z"/>
          <w:sz w:val="20"/>
          <w:szCs w:val="20"/>
        </w:rPr>
      </w:pPr>
      <w:del w:id="4004" w:author="Admin" w:date="2019-02-19T02:10:00Z">
        <w:r w:rsidDel="002260E7">
          <w:rPr>
            <w:rFonts w:ascii="Arial" w:eastAsia="Arial" w:hAnsi="Arial" w:cs="Arial"/>
            <w:sz w:val="20"/>
            <w:szCs w:val="20"/>
          </w:rPr>
          <w:delText>Добавим простых множителей числу 210. 210 2 3 — уже четырёх-значное число, поэтому ответом в нашей задаче будет</w:delText>
        </w:r>
      </w:del>
    </w:p>
    <w:p w:rsidR="00A33515" w:rsidDel="002260E7" w:rsidRDefault="00A33515">
      <w:pPr>
        <w:spacing w:line="178" w:lineRule="exact"/>
        <w:rPr>
          <w:del w:id="4005" w:author="Admin" w:date="2019-02-19T02:10:00Z"/>
          <w:sz w:val="20"/>
          <w:szCs w:val="20"/>
        </w:rPr>
      </w:pPr>
    </w:p>
    <w:p w:rsidR="00A33515" w:rsidDel="002260E7" w:rsidRDefault="001A4D22">
      <w:pPr>
        <w:ind w:left="2640"/>
        <w:rPr>
          <w:del w:id="4006" w:author="Admin" w:date="2019-02-19T02:10:00Z"/>
          <w:sz w:val="20"/>
          <w:szCs w:val="20"/>
        </w:rPr>
      </w:pPr>
      <w:del w:id="4007" w:author="Admin" w:date="2019-02-19T02:10:00Z">
        <w:r w:rsidDel="002260E7">
          <w:rPr>
            <w:rFonts w:ascii="Arial" w:eastAsia="Arial" w:hAnsi="Arial" w:cs="Arial"/>
            <w:sz w:val="20"/>
            <w:szCs w:val="20"/>
          </w:rPr>
          <w:delText xml:space="preserve">2  2  2  3  5  7 </w:delText>
        </w:r>
        <w:r w:rsidDel="002260E7">
          <w:rPr>
            <w:rFonts w:eastAsia="Times New Roman"/>
            <w:sz w:val="20"/>
            <w:szCs w:val="20"/>
          </w:rPr>
          <w:delText>=</w:delText>
        </w:r>
        <w:r w:rsidDel="002260E7">
          <w:rPr>
            <w:rFonts w:ascii="Arial" w:eastAsia="Arial" w:hAnsi="Arial" w:cs="Arial"/>
            <w:sz w:val="20"/>
            <w:szCs w:val="20"/>
          </w:rPr>
          <w:delText xml:space="preserve"> 840</w:delText>
        </w:r>
        <w:r w:rsidDel="002260E7">
          <w:rPr>
            <w:rFonts w:eastAsia="Times New Roman"/>
            <w:i/>
            <w:iCs/>
            <w:sz w:val="20"/>
            <w:szCs w:val="20"/>
          </w:rPr>
          <w:delText>:</w:delText>
        </w:r>
      </w:del>
    </w:p>
    <w:p w:rsidR="00A33515" w:rsidDel="002260E7" w:rsidRDefault="00A33515">
      <w:pPr>
        <w:spacing w:line="328" w:lineRule="exact"/>
        <w:rPr>
          <w:del w:id="4008" w:author="Admin" w:date="2019-02-19T02:10:00Z"/>
          <w:sz w:val="20"/>
          <w:szCs w:val="20"/>
        </w:rPr>
      </w:pPr>
    </w:p>
    <w:p w:rsidR="00A33515" w:rsidDel="002260E7" w:rsidRDefault="001A4D22">
      <w:pPr>
        <w:numPr>
          <w:ilvl w:val="1"/>
          <w:numId w:val="565"/>
        </w:numPr>
        <w:tabs>
          <w:tab w:val="left" w:pos="695"/>
        </w:tabs>
        <w:spacing w:line="291" w:lineRule="auto"/>
        <w:ind w:left="500" w:hanging="2"/>
        <w:jc w:val="both"/>
        <w:rPr>
          <w:del w:id="4009" w:author="Admin" w:date="2019-02-19T02:10:00Z"/>
          <w:rFonts w:ascii="Arial" w:eastAsia="Arial" w:hAnsi="Arial" w:cs="Arial"/>
          <w:sz w:val="20"/>
          <w:szCs w:val="20"/>
        </w:rPr>
        <w:pPrChange w:id="4010" w:author="Admin" w:date="2019-02-19T00:19:00Z">
          <w:pPr>
            <w:numPr>
              <w:ilvl w:val="1"/>
              <w:numId w:val="567"/>
            </w:numPr>
            <w:tabs>
              <w:tab w:val="left" w:pos="695"/>
            </w:tabs>
            <w:spacing w:line="291" w:lineRule="auto"/>
            <w:ind w:left="500" w:hanging="2"/>
            <w:jc w:val="both"/>
          </w:pPr>
        </w:pPrChange>
      </w:pPr>
      <w:del w:id="4011" w:author="Admin" w:date="2019-02-19T02:10:00Z">
        <w:r w:rsidDel="002260E7">
          <w:rPr>
            <w:rFonts w:ascii="Arial" w:eastAsia="Arial" w:hAnsi="Arial" w:cs="Arial"/>
            <w:sz w:val="20"/>
            <w:szCs w:val="20"/>
          </w:rPr>
          <w:delText>этого числа 32 делителя. То, что у других трёхзначных чисел не бывает больше делителей, можно установить, например, перебо-ром.</w:delText>
        </w:r>
      </w:del>
    </w:p>
    <w:p w:rsidR="00A33515" w:rsidDel="002260E7" w:rsidRDefault="00A33515">
      <w:pPr>
        <w:spacing w:line="101" w:lineRule="exact"/>
        <w:rPr>
          <w:del w:id="4012" w:author="Admin" w:date="2019-02-19T02:10:00Z"/>
          <w:rFonts w:ascii="Arial" w:eastAsia="Arial" w:hAnsi="Arial" w:cs="Arial"/>
          <w:sz w:val="20"/>
          <w:szCs w:val="20"/>
        </w:rPr>
      </w:pPr>
    </w:p>
    <w:p w:rsidR="00A33515" w:rsidDel="002260E7" w:rsidRDefault="001A4D22">
      <w:pPr>
        <w:numPr>
          <w:ilvl w:val="0"/>
          <w:numId w:val="565"/>
        </w:numPr>
        <w:tabs>
          <w:tab w:val="left" w:pos="500"/>
        </w:tabs>
        <w:spacing w:line="291" w:lineRule="auto"/>
        <w:ind w:left="500" w:hanging="290"/>
        <w:jc w:val="both"/>
        <w:rPr>
          <w:del w:id="4013" w:author="Admin" w:date="2019-02-19T02:10:00Z"/>
          <w:rFonts w:ascii="Arial" w:eastAsia="Arial" w:hAnsi="Arial" w:cs="Arial"/>
          <w:b/>
          <w:bCs/>
          <w:sz w:val="20"/>
          <w:szCs w:val="20"/>
        </w:rPr>
        <w:pPrChange w:id="4014" w:author="Admin" w:date="2019-02-19T00:19:00Z">
          <w:pPr>
            <w:numPr>
              <w:numId w:val="567"/>
            </w:numPr>
            <w:tabs>
              <w:tab w:val="left" w:pos="500"/>
            </w:tabs>
            <w:spacing w:line="291" w:lineRule="auto"/>
            <w:ind w:left="500" w:hanging="290"/>
            <w:jc w:val="both"/>
          </w:pPr>
        </w:pPrChange>
      </w:pPr>
      <w:del w:id="4015" w:author="Admin" w:date="2019-02-19T02:10:00Z">
        <w:r w:rsidDel="002260E7">
          <w:rPr>
            <w:rFonts w:ascii="Arial" w:eastAsia="Arial" w:hAnsi="Arial" w:cs="Arial"/>
            <w:sz w:val="20"/>
            <w:szCs w:val="20"/>
          </w:rPr>
          <w:delText>Из цифр 2, 5, 8 составили семизначное число (возможно, некоторые из этих цифр и не участвовали в записи). Может ли оно делиться нацело на 15?</w:delText>
        </w:r>
      </w:del>
    </w:p>
    <w:p w:rsidR="00A33515" w:rsidDel="002260E7" w:rsidRDefault="00A33515">
      <w:pPr>
        <w:spacing w:line="34" w:lineRule="exact"/>
        <w:rPr>
          <w:del w:id="4016" w:author="Admin" w:date="2019-02-19T02:10:00Z"/>
          <w:rFonts w:ascii="Arial" w:eastAsia="Arial" w:hAnsi="Arial" w:cs="Arial"/>
          <w:b/>
          <w:bCs/>
          <w:sz w:val="20"/>
          <w:szCs w:val="20"/>
        </w:rPr>
      </w:pPr>
    </w:p>
    <w:p w:rsidR="00A33515" w:rsidDel="002260E7" w:rsidRDefault="001A4D22">
      <w:pPr>
        <w:spacing w:line="287" w:lineRule="auto"/>
        <w:ind w:left="500"/>
        <w:jc w:val="both"/>
        <w:rPr>
          <w:del w:id="4017" w:author="Admin" w:date="2019-02-19T02:10:00Z"/>
          <w:rFonts w:ascii="Arial" w:eastAsia="Arial" w:hAnsi="Arial" w:cs="Arial"/>
          <w:b/>
          <w:bCs/>
          <w:sz w:val="20"/>
          <w:szCs w:val="20"/>
        </w:rPr>
      </w:pPr>
      <w:del w:id="4018"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Докажем,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результат проделанной в условии проце-дуры не мог делиться даже на 3. Действительно, всякое число срав-нимо по модулю 3 со своей суммой цифр, а каждая из цифр 2, 5, 8 сравнима с двойкой.</w:delText>
        </w:r>
      </w:del>
    </w:p>
    <w:p w:rsidR="00A33515" w:rsidDel="002260E7" w:rsidRDefault="00A33515">
      <w:pPr>
        <w:spacing w:line="38" w:lineRule="exact"/>
        <w:rPr>
          <w:del w:id="4019" w:author="Admin" w:date="2019-02-19T02:10:00Z"/>
          <w:rFonts w:ascii="Arial" w:eastAsia="Arial" w:hAnsi="Arial" w:cs="Arial"/>
          <w:b/>
          <w:bCs/>
          <w:sz w:val="20"/>
          <w:szCs w:val="20"/>
        </w:rPr>
      </w:pPr>
    </w:p>
    <w:p w:rsidR="00A33515" w:rsidDel="002260E7" w:rsidRDefault="001A4D22">
      <w:pPr>
        <w:spacing w:line="302" w:lineRule="auto"/>
        <w:ind w:left="500"/>
        <w:rPr>
          <w:del w:id="4020" w:author="Admin" w:date="2019-02-19T02:10:00Z"/>
          <w:rFonts w:ascii="Arial" w:eastAsia="Arial" w:hAnsi="Arial" w:cs="Arial"/>
          <w:b/>
          <w:bCs/>
          <w:sz w:val="20"/>
          <w:szCs w:val="20"/>
        </w:rPr>
      </w:pPr>
      <w:del w:id="4021" w:author="Admin" w:date="2019-02-19T02:10:00Z">
        <w:r w:rsidDel="002260E7">
          <w:rPr>
            <w:rFonts w:ascii="Arial" w:eastAsia="Arial" w:hAnsi="Arial" w:cs="Arial"/>
            <w:sz w:val="20"/>
            <w:szCs w:val="20"/>
          </w:rPr>
          <w:delText xml:space="preserve">Поэтому составленное из них число будет сравнимо по модулю 3 с числом 2 7 </w:delText>
        </w:r>
        <w:r w:rsidDel="002260E7">
          <w:rPr>
            <w:rFonts w:eastAsia="Times New Roman"/>
            <w:sz w:val="20"/>
            <w:szCs w:val="20"/>
          </w:rPr>
          <w:delText>=</w:delText>
        </w:r>
        <w:r w:rsidDel="002260E7">
          <w:rPr>
            <w:rFonts w:ascii="Arial" w:eastAsia="Arial" w:hAnsi="Arial" w:cs="Arial"/>
            <w:sz w:val="20"/>
            <w:szCs w:val="20"/>
          </w:rPr>
          <w:delText xml:space="preserve"> 14, которое на 3 не делится.</w:delText>
        </w:r>
      </w:del>
    </w:p>
    <w:p w:rsidR="00A33515" w:rsidDel="002260E7" w:rsidRDefault="00A33515">
      <w:pPr>
        <w:spacing w:line="90" w:lineRule="exact"/>
        <w:rPr>
          <w:del w:id="4022" w:author="Admin" w:date="2019-02-19T02:10:00Z"/>
          <w:rFonts w:ascii="Arial" w:eastAsia="Arial" w:hAnsi="Arial" w:cs="Arial"/>
          <w:b/>
          <w:bCs/>
          <w:sz w:val="20"/>
          <w:szCs w:val="20"/>
        </w:rPr>
      </w:pPr>
    </w:p>
    <w:p w:rsidR="00A33515" w:rsidDel="002260E7" w:rsidRDefault="001A4D22">
      <w:pPr>
        <w:numPr>
          <w:ilvl w:val="0"/>
          <w:numId w:val="565"/>
        </w:numPr>
        <w:tabs>
          <w:tab w:val="left" w:pos="500"/>
        </w:tabs>
        <w:spacing w:line="278" w:lineRule="auto"/>
        <w:ind w:left="500" w:hanging="290"/>
        <w:rPr>
          <w:del w:id="4023" w:author="Admin" w:date="2019-02-19T02:10:00Z"/>
          <w:rFonts w:ascii="Arial" w:eastAsia="Arial" w:hAnsi="Arial" w:cs="Arial"/>
          <w:b/>
          <w:bCs/>
          <w:sz w:val="20"/>
          <w:szCs w:val="20"/>
        </w:rPr>
        <w:pPrChange w:id="4024" w:author="Admin" w:date="2019-02-19T00:19:00Z">
          <w:pPr>
            <w:numPr>
              <w:numId w:val="567"/>
            </w:numPr>
            <w:tabs>
              <w:tab w:val="left" w:pos="500"/>
            </w:tabs>
            <w:spacing w:line="278" w:lineRule="auto"/>
            <w:ind w:left="500" w:hanging="290"/>
          </w:pPr>
        </w:pPrChange>
      </w:pPr>
      <w:del w:id="4025"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 нечётное число, большее 3. Какой цифрой (чётной или нечётной) является предпоследняя цифра числа </w:delText>
        </w:r>
        <w:r w:rsidDel="002260E7">
          <w:rPr>
            <w:rFonts w:ascii="Arial" w:eastAsia="Arial" w:hAnsi="Arial" w:cs="Arial"/>
            <w:i/>
            <w:iCs/>
            <w:sz w:val="20"/>
            <w:szCs w:val="20"/>
          </w:rPr>
          <w:delText>a</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w:delText>
        </w:r>
      </w:del>
    </w:p>
    <w:p w:rsidR="00A33515" w:rsidDel="002260E7" w:rsidRDefault="00A33515">
      <w:pPr>
        <w:spacing w:line="1" w:lineRule="exact"/>
        <w:rPr>
          <w:del w:id="4026" w:author="Admin" w:date="2019-02-19T02:10:00Z"/>
          <w:rFonts w:ascii="Arial" w:eastAsia="Arial" w:hAnsi="Arial" w:cs="Arial"/>
          <w:b/>
          <w:bCs/>
          <w:sz w:val="20"/>
          <w:szCs w:val="20"/>
        </w:rPr>
      </w:pPr>
    </w:p>
    <w:p w:rsidR="00A33515" w:rsidDel="002260E7" w:rsidRDefault="001A4D22">
      <w:pPr>
        <w:numPr>
          <w:ilvl w:val="2"/>
          <w:numId w:val="565"/>
        </w:numPr>
        <w:tabs>
          <w:tab w:val="left" w:pos="3220"/>
        </w:tabs>
        <w:ind w:left="3220" w:hanging="250"/>
        <w:rPr>
          <w:del w:id="4027" w:author="Admin" w:date="2019-02-19T02:10:00Z"/>
          <w:rFonts w:ascii="Arial" w:eastAsia="Arial" w:hAnsi="Arial" w:cs="Arial"/>
          <w:sz w:val="20"/>
          <w:szCs w:val="20"/>
        </w:rPr>
        <w:pPrChange w:id="4028" w:author="Admin" w:date="2019-02-19T00:19:00Z">
          <w:pPr>
            <w:numPr>
              <w:ilvl w:val="2"/>
              <w:numId w:val="567"/>
            </w:numPr>
            <w:tabs>
              <w:tab w:val="left" w:pos="3220"/>
            </w:tabs>
            <w:ind w:left="3220" w:hanging="250"/>
          </w:pPr>
        </w:pPrChange>
      </w:pPr>
      <w:del w:id="4029" w:author="Admin" w:date="2019-02-19T02:10:00Z">
        <w:r w:rsidDel="002260E7">
          <w:rPr>
            <w:rFonts w:ascii="Arial" w:eastAsia="Arial" w:hAnsi="Arial" w:cs="Arial"/>
            <w:b/>
            <w:bCs/>
            <w:sz w:val="20"/>
            <w:szCs w:val="20"/>
          </w:rPr>
          <w:delText xml:space="preserve">240 </w:delText>
        </w:r>
        <w:r w:rsidDel="002260E7">
          <w:rPr>
            <w:rFonts w:ascii="Arial" w:eastAsia="Arial" w:hAnsi="Arial" w:cs="Arial"/>
            <w:sz w:val="20"/>
            <w:szCs w:val="20"/>
          </w:rPr>
          <w:delText>−</w:delText>
        </w:r>
      </w:del>
    </w:p>
    <w:p w:rsidR="00A33515" w:rsidDel="002260E7" w:rsidRDefault="00A33515">
      <w:pPr>
        <w:rPr>
          <w:del w:id="4030"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4031" w:author="Admin" w:date="2019-02-19T02:10:00Z"/>
          <w:sz w:val="20"/>
          <w:szCs w:val="20"/>
        </w:rPr>
      </w:pPr>
      <w:bookmarkStart w:id="4032" w:name="page251"/>
      <w:bookmarkEnd w:id="4032"/>
      <w:del w:id="4033"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4034" w:author="Admin" w:date="2019-02-19T02:10:00Z"/>
          <w:sz w:val="20"/>
          <w:szCs w:val="20"/>
        </w:rPr>
      </w:pPr>
    </w:p>
    <w:p w:rsidR="00A33515" w:rsidDel="002260E7" w:rsidRDefault="001A4D22">
      <w:pPr>
        <w:spacing w:line="303" w:lineRule="auto"/>
        <w:ind w:left="500"/>
        <w:rPr>
          <w:del w:id="4035" w:author="Admin" w:date="2019-02-19T02:10:00Z"/>
          <w:sz w:val="20"/>
          <w:szCs w:val="20"/>
        </w:rPr>
      </w:pPr>
      <w:del w:id="4036"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Число</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можно представить в виде</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10</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где</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по-следняя цифра числа </w:delText>
        </w:r>
        <w:r w:rsidDel="002260E7">
          <w:rPr>
            <w:rFonts w:ascii="Arial" w:eastAsia="Arial" w:hAnsi="Arial" w:cs="Arial"/>
            <w:i/>
            <w:iCs/>
            <w:sz w:val="20"/>
            <w:szCs w:val="20"/>
          </w:rPr>
          <w:delText>a</w:delText>
        </w:r>
        <w:r w:rsidDel="002260E7">
          <w:rPr>
            <w:rFonts w:ascii="Arial" w:eastAsia="Arial" w:hAnsi="Arial" w:cs="Arial"/>
            <w:sz w:val="20"/>
            <w:szCs w:val="20"/>
          </w:rPr>
          <w:delText>, и потому нечётная. В свою очередь,</w:delText>
        </w:r>
      </w:del>
    </w:p>
    <w:p w:rsidR="00A33515" w:rsidDel="002260E7" w:rsidRDefault="00A33515">
      <w:pPr>
        <w:spacing w:line="137" w:lineRule="exact"/>
        <w:rPr>
          <w:del w:id="4037" w:author="Admin" w:date="2019-02-19T02:10:00Z"/>
          <w:sz w:val="20"/>
          <w:szCs w:val="20"/>
        </w:rPr>
      </w:pPr>
    </w:p>
    <w:p w:rsidR="00A33515" w:rsidDel="002260E7" w:rsidRDefault="001A4D22">
      <w:pPr>
        <w:ind w:left="2000"/>
        <w:rPr>
          <w:del w:id="4038" w:author="Admin" w:date="2019-02-19T02:10:00Z"/>
          <w:sz w:val="20"/>
          <w:szCs w:val="20"/>
        </w:rPr>
      </w:pPr>
      <w:del w:id="4039" w:author="Admin" w:date="2019-02-19T02:10:00Z">
        <w:r w:rsidDel="002260E7">
          <w:rPr>
            <w:rFonts w:eastAsia="Times New Roman"/>
            <w:sz w:val="20"/>
            <w:szCs w:val="20"/>
          </w:rPr>
          <w:delText>(</w:delText>
        </w:r>
        <w:r w:rsidDel="002260E7">
          <w:rPr>
            <w:rFonts w:ascii="Arial" w:eastAsia="Arial" w:hAnsi="Arial" w:cs="Arial"/>
            <w:sz w:val="20"/>
            <w:szCs w:val="20"/>
          </w:rPr>
          <w:delText>10</w:delText>
        </w:r>
        <w:r w:rsidDel="002260E7">
          <w:rPr>
            <w:rFonts w:eastAsia="Times New Roman"/>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 xml:space="preserve"> + </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eastAsia="Times New Roman"/>
            <w:sz w:val="20"/>
            <w:szCs w:val="20"/>
          </w:rPr>
          <w:delText xml:space="preserve"> = </w:delText>
        </w:r>
        <w:r w:rsidDel="002260E7">
          <w:rPr>
            <w:rFonts w:ascii="Arial" w:eastAsia="Arial" w:hAnsi="Arial" w:cs="Arial"/>
            <w:sz w:val="20"/>
            <w:szCs w:val="20"/>
          </w:rPr>
          <w:delText>100</w:delText>
        </w:r>
        <w:r w:rsidDel="002260E7">
          <w:rPr>
            <w:rFonts w:eastAsia="Times New Roman"/>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7"/>
            <w:szCs w:val="27"/>
            <w:vertAlign w:val="superscript"/>
          </w:rPr>
          <w:delText>2</w:delText>
        </w:r>
        <w:r w:rsidDel="002260E7">
          <w:rPr>
            <w:rFonts w:eastAsia="Times New Roman"/>
            <w:sz w:val="20"/>
            <w:szCs w:val="20"/>
          </w:rPr>
          <w:delText xml:space="preserve"> + </w:delText>
        </w:r>
        <w:r w:rsidDel="002260E7">
          <w:rPr>
            <w:rFonts w:ascii="Arial" w:eastAsia="Arial" w:hAnsi="Arial" w:cs="Arial"/>
            <w:sz w:val="20"/>
            <w:szCs w:val="20"/>
          </w:rPr>
          <w:delText>20</w:delText>
        </w:r>
        <w:r w:rsidDel="002260E7">
          <w:rPr>
            <w:rFonts w:eastAsia="Times New Roman"/>
            <w:sz w:val="20"/>
            <w:szCs w:val="20"/>
          </w:rPr>
          <w:delText xml:space="preserve">  </w:delText>
        </w:r>
        <w:r w:rsidDel="002260E7">
          <w:rPr>
            <w:rFonts w:ascii="Arial" w:eastAsia="Arial" w:hAnsi="Arial" w:cs="Arial"/>
            <w:i/>
            <w:iCs/>
            <w:sz w:val="20"/>
            <w:szCs w:val="20"/>
          </w:rPr>
          <w:delText>Yx</w:delText>
        </w:r>
        <w:r w:rsidDel="002260E7">
          <w:rPr>
            <w:rFonts w:eastAsia="Times New Roman"/>
            <w:sz w:val="20"/>
            <w:szCs w:val="20"/>
          </w:rPr>
          <w:delText xml:space="preserve"> +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eastAsia="Times New Roman"/>
            <w:i/>
            <w:iCs/>
            <w:sz w:val="20"/>
            <w:szCs w:val="20"/>
          </w:rPr>
          <w:delText>:</w:delText>
        </w:r>
      </w:del>
    </w:p>
    <w:p w:rsidR="00A33515" w:rsidDel="002260E7" w:rsidRDefault="00A33515">
      <w:pPr>
        <w:spacing w:line="219" w:lineRule="exact"/>
        <w:rPr>
          <w:del w:id="4040" w:author="Admin" w:date="2019-02-19T02:10:00Z"/>
          <w:sz w:val="20"/>
          <w:szCs w:val="20"/>
        </w:rPr>
      </w:pPr>
    </w:p>
    <w:p w:rsidR="00A33515" w:rsidDel="002260E7" w:rsidRDefault="001A4D22">
      <w:pPr>
        <w:numPr>
          <w:ilvl w:val="0"/>
          <w:numId w:val="566"/>
        </w:numPr>
        <w:tabs>
          <w:tab w:val="left" w:pos="677"/>
        </w:tabs>
        <w:spacing w:line="243" w:lineRule="auto"/>
        <w:ind w:left="500" w:hanging="2"/>
        <w:jc w:val="both"/>
        <w:rPr>
          <w:del w:id="4041" w:author="Admin" w:date="2019-02-19T02:10:00Z"/>
          <w:rFonts w:ascii="Arial" w:eastAsia="Arial" w:hAnsi="Arial" w:cs="Arial"/>
          <w:sz w:val="20"/>
          <w:szCs w:val="20"/>
        </w:rPr>
        <w:pPrChange w:id="4042" w:author="Admin" w:date="2019-02-19T00:19:00Z">
          <w:pPr>
            <w:numPr>
              <w:numId w:val="568"/>
            </w:numPr>
            <w:tabs>
              <w:tab w:val="left" w:pos="677"/>
            </w:tabs>
            <w:spacing w:line="243" w:lineRule="auto"/>
            <w:ind w:left="500" w:hanging="2"/>
            <w:jc w:val="both"/>
          </w:pPr>
        </w:pPrChange>
      </w:pPr>
      <w:del w:id="4043" w:author="Admin" w:date="2019-02-19T02:10:00Z">
        <w:r w:rsidDel="002260E7">
          <w:rPr>
            <w:rFonts w:ascii="Arial" w:eastAsia="Arial" w:hAnsi="Arial" w:cs="Arial"/>
            <w:sz w:val="20"/>
            <w:szCs w:val="20"/>
          </w:rPr>
          <w:delText xml:space="preserve">этой сумме первое слагаемое не оказывает никакого влияния на предпоследнюю цифру </w:delText>
        </w:r>
        <w:r w:rsidDel="002260E7">
          <w:rPr>
            <w:rFonts w:ascii="Arial" w:eastAsia="Arial" w:hAnsi="Arial" w:cs="Arial"/>
            <w:i/>
            <w:iCs/>
            <w:sz w:val="20"/>
            <w:szCs w:val="20"/>
          </w:rPr>
          <w:delText>a</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а второе слагаемое не влияет на чётность предпоследней цифры числа </w:delText>
        </w:r>
        <w:r w:rsidDel="002260E7">
          <w:rPr>
            <w:rFonts w:ascii="Arial" w:eastAsia="Arial" w:hAnsi="Arial" w:cs="Arial"/>
            <w:i/>
            <w:iCs/>
            <w:sz w:val="20"/>
            <w:szCs w:val="20"/>
          </w:rPr>
          <w:delText>a</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w:delText>
        </w:r>
      </w:del>
    </w:p>
    <w:p w:rsidR="00A33515" w:rsidDel="002260E7" w:rsidRDefault="00A33515">
      <w:pPr>
        <w:spacing w:line="22" w:lineRule="exact"/>
        <w:rPr>
          <w:del w:id="4044" w:author="Admin" w:date="2019-02-19T02:10:00Z"/>
          <w:sz w:val="20"/>
          <w:szCs w:val="20"/>
        </w:rPr>
      </w:pPr>
    </w:p>
    <w:p w:rsidR="00A33515" w:rsidDel="002260E7" w:rsidRDefault="001A4D22">
      <w:pPr>
        <w:ind w:left="500"/>
        <w:rPr>
          <w:del w:id="4045" w:author="Admin" w:date="2019-02-19T02:10:00Z"/>
          <w:sz w:val="20"/>
          <w:szCs w:val="20"/>
        </w:rPr>
      </w:pPr>
      <w:del w:id="4046" w:author="Admin" w:date="2019-02-19T02:10:00Z">
        <w:r w:rsidDel="002260E7">
          <w:rPr>
            <w:rFonts w:ascii="Arial" w:eastAsia="Arial" w:hAnsi="Arial" w:cs="Arial"/>
            <w:sz w:val="19"/>
            <w:szCs w:val="19"/>
          </w:rPr>
          <w:delText>Остаётся перебрать квадраты нечётных цифр — 01, 09, 25, 49, 81 —</w:delText>
        </w:r>
      </w:del>
    </w:p>
    <w:p w:rsidR="00A33515" w:rsidDel="002260E7" w:rsidRDefault="00A33515">
      <w:pPr>
        <w:spacing w:line="49" w:lineRule="exact"/>
        <w:rPr>
          <w:del w:id="4047" w:author="Admin" w:date="2019-02-19T02:10:00Z"/>
          <w:sz w:val="20"/>
          <w:szCs w:val="20"/>
        </w:rPr>
      </w:pPr>
    </w:p>
    <w:p w:rsidR="00A33515" w:rsidDel="002260E7" w:rsidRDefault="001A4D22">
      <w:pPr>
        <w:numPr>
          <w:ilvl w:val="0"/>
          <w:numId w:val="567"/>
        </w:numPr>
        <w:tabs>
          <w:tab w:val="left" w:pos="680"/>
        </w:tabs>
        <w:spacing w:line="303" w:lineRule="auto"/>
        <w:ind w:left="500" w:hanging="2"/>
        <w:rPr>
          <w:del w:id="4048" w:author="Admin" w:date="2019-02-19T02:10:00Z"/>
          <w:rFonts w:ascii="Arial" w:eastAsia="Arial" w:hAnsi="Arial" w:cs="Arial"/>
          <w:sz w:val="20"/>
          <w:szCs w:val="20"/>
        </w:rPr>
        <w:pPrChange w:id="4049" w:author="Admin" w:date="2019-02-19T00:19:00Z">
          <w:pPr>
            <w:numPr>
              <w:numId w:val="569"/>
            </w:numPr>
            <w:tabs>
              <w:tab w:val="left" w:pos="680"/>
            </w:tabs>
            <w:spacing w:line="303" w:lineRule="auto"/>
            <w:ind w:left="500" w:hanging="2"/>
          </w:pPr>
        </w:pPrChange>
      </w:pPr>
      <w:del w:id="4050" w:author="Admin" w:date="2019-02-19T02:10:00Z">
        <w:r w:rsidDel="002260E7">
          <w:rPr>
            <w:rFonts w:ascii="Arial" w:eastAsia="Arial" w:hAnsi="Arial" w:cs="Arial"/>
            <w:sz w:val="20"/>
            <w:szCs w:val="20"/>
          </w:rPr>
          <w:delText>выяснить, что их предпоследняя цифра чётна. Поэтому искомая предпоследняя цифра в данной задаче будет чётной.</w:delText>
        </w:r>
      </w:del>
    </w:p>
    <w:p w:rsidR="00A33515" w:rsidDel="002260E7" w:rsidRDefault="00A33515">
      <w:pPr>
        <w:spacing w:line="263" w:lineRule="exact"/>
        <w:rPr>
          <w:del w:id="4051" w:author="Admin" w:date="2019-02-19T02:10:00Z"/>
          <w:sz w:val="20"/>
          <w:szCs w:val="20"/>
        </w:rPr>
      </w:pPr>
    </w:p>
    <w:p w:rsidR="00A33515" w:rsidDel="002260E7" w:rsidRDefault="001A4D22">
      <w:pPr>
        <w:rPr>
          <w:del w:id="4052" w:author="Admin" w:date="2019-02-19T02:10:00Z"/>
          <w:sz w:val="20"/>
          <w:szCs w:val="20"/>
        </w:rPr>
      </w:pPr>
      <w:del w:id="4053" w:author="Admin" w:date="2019-02-19T02:10:00Z">
        <w:r w:rsidDel="002260E7">
          <w:rPr>
            <w:rFonts w:ascii="Arial" w:eastAsia="Arial" w:hAnsi="Arial" w:cs="Arial"/>
            <w:b/>
            <w:bCs/>
            <w:sz w:val="26"/>
            <w:szCs w:val="26"/>
          </w:rPr>
          <w:delText>Задача 7.</w:delText>
        </w:r>
      </w:del>
    </w:p>
    <w:p w:rsidR="00A33515" w:rsidDel="002260E7" w:rsidRDefault="00A33515">
      <w:pPr>
        <w:spacing w:line="146" w:lineRule="exact"/>
        <w:rPr>
          <w:del w:id="4054" w:author="Admin" w:date="2019-02-19T02:10:00Z"/>
          <w:sz w:val="20"/>
          <w:szCs w:val="20"/>
        </w:rPr>
      </w:pPr>
    </w:p>
    <w:p w:rsidR="00A33515" w:rsidDel="002260E7" w:rsidRDefault="001A4D22">
      <w:pPr>
        <w:numPr>
          <w:ilvl w:val="0"/>
          <w:numId w:val="568"/>
        </w:numPr>
        <w:tabs>
          <w:tab w:val="left" w:pos="500"/>
        </w:tabs>
        <w:spacing w:line="253" w:lineRule="auto"/>
        <w:ind w:left="500" w:hanging="306"/>
        <w:rPr>
          <w:del w:id="4055" w:author="Admin" w:date="2019-02-19T02:10:00Z"/>
          <w:rFonts w:ascii="Arial" w:eastAsia="Arial" w:hAnsi="Arial" w:cs="Arial"/>
          <w:b/>
          <w:bCs/>
          <w:sz w:val="20"/>
          <w:szCs w:val="20"/>
        </w:rPr>
        <w:pPrChange w:id="4056" w:author="Admin" w:date="2019-02-19T00:19:00Z">
          <w:pPr>
            <w:numPr>
              <w:numId w:val="570"/>
            </w:numPr>
            <w:tabs>
              <w:tab w:val="left" w:pos="500"/>
            </w:tabs>
            <w:spacing w:line="253" w:lineRule="auto"/>
            <w:ind w:left="500" w:hanging="306"/>
          </w:pPr>
        </w:pPrChange>
      </w:pPr>
      <w:del w:id="4057" w:author="Admin" w:date="2019-02-19T02:10:00Z">
        <w:r w:rsidDel="002260E7">
          <w:rPr>
            <w:rFonts w:ascii="Arial" w:eastAsia="Arial" w:hAnsi="Arial" w:cs="Arial"/>
            <w:sz w:val="20"/>
            <w:szCs w:val="20"/>
          </w:rPr>
          <w:delText xml:space="preserve">Как изменится частное, если делитель увеличить на </w:delText>
        </w:r>
        <w:r w:rsidDel="002260E7">
          <w:rPr>
            <w:rFonts w:ascii="Arial" w:eastAsia="Arial" w:hAnsi="Arial" w:cs="Arial"/>
            <w:sz w:val="27"/>
            <w:szCs w:val="27"/>
            <w:u w:val="single"/>
            <w:vertAlign w:val="superscript"/>
          </w:rPr>
          <w:delText>1</w:delText>
        </w:r>
        <w:r w:rsidDel="002260E7">
          <w:rPr>
            <w:rFonts w:ascii="Arial" w:eastAsia="Arial" w:hAnsi="Arial" w:cs="Arial"/>
            <w:sz w:val="27"/>
            <w:szCs w:val="27"/>
            <w:vertAlign w:val="subscript"/>
          </w:rPr>
          <w:delText>5</w:delText>
        </w:r>
        <w:r w:rsidDel="002260E7">
          <w:rPr>
            <w:rFonts w:ascii="Arial" w:eastAsia="Arial" w:hAnsi="Arial" w:cs="Arial"/>
            <w:sz w:val="20"/>
            <w:szCs w:val="20"/>
          </w:rPr>
          <w:delText xml:space="preserve"> его величи-ны?</w:delText>
        </w:r>
      </w:del>
    </w:p>
    <w:p w:rsidR="00A33515" w:rsidDel="002260E7" w:rsidRDefault="00A33515">
      <w:pPr>
        <w:spacing w:line="38" w:lineRule="exact"/>
        <w:rPr>
          <w:del w:id="4058" w:author="Admin" w:date="2019-02-19T02:10:00Z"/>
          <w:sz w:val="20"/>
          <w:szCs w:val="20"/>
        </w:rPr>
      </w:pPr>
    </w:p>
    <w:tbl>
      <w:tblPr>
        <w:tblW w:w="0" w:type="auto"/>
        <w:tblInd w:w="500" w:type="dxa"/>
        <w:tblLayout w:type="fixed"/>
        <w:tblCellMar>
          <w:left w:w="0" w:type="dxa"/>
          <w:right w:w="0" w:type="dxa"/>
        </w:tblCellMar>
        <w:tblLook w:val="04A0" w:firstRow="1" w:lastRow="0" w:firstColumn="1" w:lastColumn="0" w:noHBand="0" w:noVBand="1"/>
      </w:tblPr>
      <w:tblGrid>
        <w:gridCol w:w="1040"/>
        <w:gridCol w:w="360"/>
        <w:gridCol w:w="300"/>
        <w:gridCol w:w="80"/>
        <w:gridCol w:w="200"/>
        <w:gridCol w:w="60"/>
        <w:gridCol w:w="80"/>
        <w:gridCol w:w="20"/>
      </w:tblGrid>
      <w:tr w:rsidR="00A33515" w:rsidDel="002260E7">
        <w:trPr>
          <w:trHeight w:val="161"/>
          <w:del w:id="4059" w:author="Admin" w:date="2019-02-19T02:10:00Z"/>
        </w:trPr>
        <w:tc>
          <w:tcPr>
            <w:tcW w:w="1040" w:type="dxa"/>
            <w:vAlign w:val="bottom"/>
          </w:tcPr>
          <w:p w:rsidR="00A33515" w:rsidDel="002260E7" w:rsidRDefault="00A33515">
            <w:pPr>
              <w:rPr>
                <w:del w:id="4060" w:author="Admin" w:date="2019-02-19T02:10:00Z"/>
                <w:sz w:val="14"/>
                <w:szCs w:val="14"/>
              </w:rPr>
            </w:pPr>
          </w:p>
        </w:tc>
        <w:tc>
          <w:tcPr>
            <w:tcW w:w="360" w:type="dxa"/>
            <w:vAlign w:val="bottom"/>
          </w:tcPr>
          <w:p w:rsidR="00A33515" w:rsidDel="002260E7" w:rsidRDefault="001A4D22">
            <w:pPr>
              <w:jc w:val="center"/>
              <w:rPr>
                <w:del w:id="4061" w:author="Admin" w:date="2019-02-19T02:10:00Z"/>
                <w:sz w:val="20"/>
                <w:szCs w:val="20"/>
              </w:rPr>
            </w:pPr>
            <w:del w:id="4062" w:author="Admin" w:date="2019-02-19T02:10:00Z">
              <w:r w:rsidDel="002260E7">
                <w:rPr>
                  <w:rFonts w:ascii="Arial" w:eastAsia="Arial" w:hAnsi="Arial" w:cs="Arial"/>
                  <w:i/>
                  <w:iCs/>
                  <w:w w:val="85"/>
                  <w:sz w:val="14"/>
                  <w:szCs w:val="14"/>
                </w:rPr>
                <w:delText>x</w:delText>
              </w:r>
            </w:del>
          </w:p>
        </w:tc>
        <w:tc>
          <w:tcPr>
            <w:tcW w:w="300" w:type="dxa"/>
            <w:vAlign w:val="bottom"/>
          </w:tcPr>
          <w:p w:rsidR="00A33515" w:rsidDel="002260E7" w:rsidRDefault="00A33515">
            <w:pPr>
              <w:rPr>
                <w:del w:id="4063" w:author="Admin" w:date="2019-02-19T02:10:00Z"/>
                <w:sz w:val="14"/>
                <w:szCs w:val="14"/>
              </w:rPr>
            </w:pPr>
          </w:p>
        </w:tc>
        <w:tc>
          <w:tcPr>
            <w:tcW w:w="80" w:type="dxa"/>
            <w:vAlign w:val="bottom"/>
          </w:tcPr>
          <w:p w:rsidR="00A33515" w:rsidDel="002260E7" w:rsidRDefault="001A4D22">
            <w:pPr>
              <w:jc w:val="right"/>
              <w:rPr>
                <w:del w:id="4064" w:author="Admin" w:date="2019-02-19T02:10:00Z"/>
                <w:sz w:val="20"/>
                <w:szCs w:val="20"/>
              </w:rPr>
            </w:pPr>
            <w:del w:id="4065" w:author="Admin" w:date="2019-02-19T02:10:00Z">
              <w:r w:rsidDel="002260E7">
                <w:rPr>
                  <w:rFonts w:ascii="Arial" w:eastAsia="Arial" w:hAnsi="Arial" w:cs="Arial"/>
                  <w:w w:val="76"/>
                  <w:sz w:val="14"/>
                  <w:szCs w:val="14"/>
                </w:rPr>
                <w:delText>5</w:delText>
              </w:r>
            </w:del>
          </w:p>
        </w:tc>
        <w:tc>
          <w:tcPr>
            <w:tcW w:w="200" w:type="dxa"/>
            <w:vAlign w:val="bottom"/>
          </w:tcPr>
          <w:p w:rsidR="00A33515" w:rsidDel="002260E7" w:rsidRDefault="00A33515">
            <w:pPr>
              <w:rPr>
                <w:del w:id="4066" w:author="Admin" w:date="2019-02-19T02:10:00Z"/>
                <w:sz w:val="14"/>
                <w:szCs w:val="14"/>
              </w:rPr>
            </w:pPr>
          </w:p>
        </w:tc>
        <w:tc>
          <w:tcPr>
            <w:tcW w:w="140" w:type="dxa"/>
            <w:gridSpan w:val="2"/>
            <w:vAlign w:val="bottom"/>
          </w:tcPr>
          <w:p w:rsidR="00A33515" w:rsidDel="002260E7" w:rsidRDefault="001A4D22">
            <w:pPr>
              <w:rPr>
                <w:del w:id="4067" w:author="Admin" w:date="2019-02-19T02:10:00Z"/>
                <w:sz w:val="20"/>
                <w:szCs w:val="20"/>
              </w:rPr>
            </w:pPr>
            <w:del w:id="4068" w:author="Admin" w:date="2019-02-19T02:10:00Z">
              <w:r w:rsidDel="002260E7">
                <w:rPr>
                  <w:rFonts w:ascii="Arial" w:eastAsia="Arial" w:hAnsi="Arial" w:cs="Arial"/>
                  <w:i/>
                  <w:iCs/>
                  <w:sz w:val="14"/>
                  <w:szCs w:val="14"/>
                </w:rPr>
                <w:delText>x</w:delText>
              </w:r>
            </w:del>
          </w:p>
        </w:tc>
        <w:tc>
          <w:tcPr>
            <w:tcW w:w="0" w:type="dxa"/>
            <w:vAlign w:val="bottom"/>
          </w:tcPr>
          <w:p w:rsidR="00A33515" w:rsidDel="002260E7" w:rsidRDefault="00A33515">
            <w:pPr>
              <w:rPr>
                <w:del w:id="4069" w:author="Admin" w:date="2019-02-19T02:10:00Z"/>
                <w:sz w:val="1"/>
                <w:szCs w:val="1"/>
              </w:rPr>
            </w:pPr>
          </w:p>
        </w:tc>
      </w:tr>
      <w:tr w:rsidR="00A33515" w:rsidDel="002260E7">
        <w:trPr>
          <w:trHeight w:val="25"/>
          <w:del w:id="4070" w:author="Admin" w:date="2019-02-19T02:10:00Z"/>
        </w:trPr>
        <w:tc>
          <w:tcPr>
            <w:tcW w:w="1040" w:type="dxa"/>
            <w:vMerge w:val="restart"/>
            <w:vAlign w:val="bottom"/>
          </w:tcPr>
          <w:p w:rsidR="00A33515" w:rsidDel="002260E7" w:rsidRDefault="001A4D22">
            <w:pPr>
              <w:rPr>
                <w:del w:id="4071" w:author="Admin" w:date="2019-02-19T02:10:00Z"/>
                <w:sz w:val="20"/>
                <w:szCs w:val="20"/>
              </w:rPr>
            </w:pPr>
            <w:del w:id="4072" w:author="Admin" w:date="2019-02-19T02:10:00Z">
              <w:r w:rsidDel="002260E7">
                <w:rPr>
                  <w:rFonts w:ascii="Arial" w:eastAsia="Arial" w:hAnsi="Arial" w:cs="Arial"/>
                  <w:b/>
                  <w:bCs/>
                  <w:i/>
                  <w:iCs/>
                  <w:sz w:val="20"/>
                  <w:szCs w:val="20"/>
                </w:rPr>
                <w:delText>Решение:</w:delText>
              </w:r>
            </w:del>
          </w:p>
        </w:tc>
        <w:tc>
          <w:tcPr>
            <w:tcW w:w="360" w:type="dxa"/>
            <w:tcBorders>
              <w:bottom w:val="single" w:sz="8" w:space="0" w:color="auto"/>
            </w:tcBorders>
            <w:vAlign w:val="bottom"/>
          </w:tcPr>
          <w:p w:rsidR="00A33515" w:rsidDel="002260E7" w:rsidRDefault="00A33515">
            <w:pPr>
              <w:rPr>
                <w:del w:id="4073" w:author="Admin" w:date="2019-02-19T02:10:00Z"/>
                <w:sz w:val="2"/>
                <w:szCs w:val="2"/>
              </w:rPr>
            </w:pPr>
          </w:p>
        </w:tc>
        <w:tc>
          <w:tcPr>
            <w:tcW w:w="300" w:type="dxa"/>
            <w:vMerge w:val="restart"/>
            <w:vAlign w:val="bottom"/>
          </w:tcPr>
          <w:p w:rsidR="00A33515" w:rsidDel="002260E7" w:rsidRDefault="001A4D22">
            <w:pPr>
              <w:spacing w:line="196" w:lineRule="exact"/>
              <w:jc w:val="right"/>
              <w:rPr>
                <w:del w:id="4074" w:author="Admin" w:date="2019-02-19T02:10:00Z"/>
                <w:sz w:val="20"/>
                <w:szCs w:val="20"/>
              </w:rPr>
            </w:pPr>
            <w:del w:id="4075" w:author="Admin" w:date="2019-02-19T02:10:00Z">
              <w:r w:rsidDel="002260E7">
                <w:rPr>
                  <w:rFonts w:eastAsia="Times New Roman"/>
                  <w:sz w:val="20"/>
                  <w:szCs w:val="20"/>
                </w:rPr>
                <w:delText>=</w:delText>
              </w:r>
            </w:del>
          </w:p>
        </w:tc>
        <w:tc>
          <w:tcPr>
            <w:tcW w:w="80" w:type="dxa"/>
            <w:tcBorders>
              <w:bottom w:val="single" w:sz="8" w:space="0" w:color="auto"/>
            </w:tcBorders>
            <w:vAlign w:val="bottom"/>
          </w:tcPr>
          <w:p w:rsidR="00A33515" w:rsidDel="002260E7" w:rsidRDefault="00A33515">
            <w:pPr>
              <w:rPr>
                <w:del w:id="4076" w:author="Admin" w:date="2019-02-19T02:10:00Z"/>
                <w:sz w:val="2"/>
                <w:szCs w:val="2"/>
              </w:rPr>
            </w:pPr>
          </w:p>
        </w:tc>
        <w:tc>
          <w:tcPr>
            <w:tcW w:w="200" w:type="dxa"/>
            <w:vMerge w:val="restart"/>
            <w:vAlign w:val="bottom"/>
          </w:tcPr>
          <w:p w:rsidR="00A33515" w:rsidDel="002260E7" w:rsidRDefault="00A33515">
            <w:pPr>
              <w:rPr>
                <w:del w:id="4077" w:author="Admin" w:date="2019-02-19T02:10:00Z"/>
                <w:sz w:val="2"/>
                <w:szCs w:val="2"/>
              </w:rPr>
            </w:pPr>
          </w:p>
        </w:tc>
        <w:tc>
          <w:tcPr>
            <w:tcW w:w="60" w:type="dxa"/>
            <w:tcBorders>
              <w:bottom w:val="single" w:sz="8" w:space="0" w:color="auto"/>
            </w:tcBorders>
            <w:vAlign w:val="bottom"/>
          </w:tcPr>
          <w:p w:rsidR="00A33515" w:rsidDel="002260E7" w:rsidRDefault="00A33515">
            <w:pPr>
              <w:rPr>
                <w:del w:id="4078" w:author="Admin" w:date="2019-02-19T02:10:00Z"/>
                <w:sz w:val="2"/>
                <w:szCs w:val="2"/>
              </w:rPr>
            </w:pPr>
          </w:p>
        </w:tc>
        <w:tc>
          <w:tcPr>
            <w:tcW w:w="80" w:type="dxa"/>
            <w:vMerge w:val="restart"/>
            <w:vAlign w:val="bottom"/>
          </w:tcPr>
          <w:p w:rsidR="00A33515" w:rsidDel="002260E7" w:rsidRDefault="001A4D22">
            <w:pPr>
              <w:jc w:val="right"/>
              <w:rPr>
                <w:del w:id="4079" w:author="Admin" w:date="2019-02-19T02:10:00Z"/>
                <w:sz w:val="20"/>
                <w:szCs w:val="20"/>
              </w:rPr>
            </w:pPr>
            <w:del w:id="4080" w:author="Admin" w:date="2019-02-19T02:10:00Z">
              <w:r w:rsidDel="002260E7">
                <w:rPr>
                  <w:rFonts w:ascii="Arial" w:eastAsia="Arial" w:hAnsi="Arial" w:cs="Arial"/>
                  <w:sz w:val="20"/>
                  <w:szCs w:val="20"/>
                </w:rPr>
                <w:delText>.</w:delText>
              </w:r>
            </w:del>
          </w:p>
        </w:tc>
        <w:tc>
          <w:tcPr>
            <w:tcW w:w="0" w:type="dxa"/>
            <w:vAlign w:val="bottom"/>
          </w:tcPr>
          <w:p w:rsidR="00A33515" w:rsidDel="002260E7" w:rsidRDefault="00A33515">
            <w:pPr>
              <w:rPr>
                <w:del w:id="4081" w:author="Admin" w:date="2019-02-19T02:10:00Z"/>
                <w:sz w:val="1"/>
                <w:szCs w:val="1"/>
              </w:rPr>
            </w:pPr>
          </w:p>
        </w:tc>
      </w:tr>
      <w:tr w:rsidR="00A33515" w:rsidDel="002260E7">
        <w:trPr>
          <w:trHeight w:val="299"/>
          <w:del w:id="4082" w:author="Admin" w:date="2019-02-19T02:10:00Z"/>
        </w:trPr>
        <w:tc>
          <w:tcPr>
            <w:tcW w:w="1040" w:type="dxa"/>
            <w:vMerge/>
            <w:vAlign w:val="bottom"/>
          </w:tcPr>
          <w:p w:rsidR="00A33515" w:rsidDel="002260E7" w:rsidRDefault="00A33515">
            <w:pPr>
              <w:rPr>
                <w:del w:id="4083" w:author="Admin" w:date="2019-02-19T02:10:00Z"/>
                <w:sz w:val="24"/>
                <w:szCs w:val="24"/>
              </w:rPr>
            </w:pPr>
          </w:p>
        </w:tc>
        <w:tc>
          <w:tcPr>
            <w:tcW w:w="360" w:type="dxa"/>
            <w:vAlign w:val="bottom"/>
          </w:tcPr>
          <w:p w:rsidR="00A33515" w:rsidDel="002260E7" w:rsidRDefault="001A4D22">
            <w:pPr>
              <w:jc w:val="center"/>
              <w:rPr>
                <w:del w:id="4084" w:author="Admin" w:date="2019-02-19T02:10:00Z"/>
                <w:sz w:val="20"/>
                <w:szCs w:val="20"/>
              </w:rPr>
            </w:pPr>
            <w:del w:id="4085" w:author="Admin" w:date="2019-02-19T02:10:00Z">
              <w:r w:rsidDel="002260E7">
                <w:rPr>
                  <w:rFonts w:ascii="Arial" w:eastAsia="Arial" w:hAnsi="Arial" w:cs="Arial"/>
                  <w:i/>
                  <w:iCs/>
                  <w:w w:val="82"/>
                  <w:sz w:val="14"/>
                  <w:szCs w:val="14"/>
                </w:rPr>
                <w:delText>y</w:delText>
              </w:r>
              <w:r w:rsidDel="002260E7">
                <w:rPr>
                  <w:rFonts w:eastAsia="Times New Roman"/>
                  <w:w w:val="82"/>
                  <w:sz w:val="14"/>
                  <w:szCs w:val="14"/>
                </w:rPr>
                <w:delText>+</w:delText>
              </w:r>
              <w:r w:rsidDel="002260E7">
                <w:rPr>
                  <w:rFonts w:ascii="Arial" w:eastAsia="Arial" w:hAnsi="Arial" w:cs="Arial"/>
                  <w:i/>
                  <w:iCs/>
                  <w:w w:val="82"/>
                  <w:sz w:val="14"/>
                  <w:szCs w:val="14"/>
                </w:rPr>
                <w:delText xml:space="preserve"> </w:delText>
              </w:r>
              <w:r w:rsidDel="002260E7">
                <w:rPr>
                  <w:rFonts w:ascii="Arial" w:eastAsia="Arial" w:hAnsi="Arial" w:cs="Arial"/>
                  <w:w w:val="82"/>
                  <w:sz w:val="19"/>
                  <w:szCs w:val="19"/>
                  <w:vertAlign w:val="subscript"/>
                </w:rPr>
                <w:delText>5</w:delText>
              </w:r>
              <w:r w:rsidDel="002260E7">
                <w:rPr>
                  <w:rFonts w:ascii="Arial" w:eastAsia="Arial" w:hAnsi="Arial" w:cs="Arial"/>
                  <w:w w:val="82"/>
                  <w:sz w:val="19"/>
                  <w:szCs w:val="19"/>
                  <w:u w:val="single"/>
                  <w:vertAlign w:val="superscript"/>
                </w:rPr>
                <w:delText>1</w:delText>
              </w:r>
              <w:r w:rsidDel="002260E7">
                <w:rPr>
                  <w:rFonts w:ascii="Arial" w:eastAsia="Arial" w:hAnsi="Arial" w:cs="Arial"/>
                  <w:i/>
                  <w:iCs/>
                  <w:w w:val="82"/>
                  <w:sz w:val="14"/>
                  <w:szCs w:val="14"/>
                </w:rPr>
                <w:delText xml:space="preserve"> y</w:delText>
              </w:r>
            </w:del>
          </w:p>
        </w:tc>
        <w:tc>
          <w:tcPr>
            <w:tcW w:w="300" w:type="dxa"/>
            <w:vMerge/>
            <w:vAlign w:val="bottom"/>
          </w:tcPr>
          <w:p w:rsidR="00A33515" w:rsidDel="002260E7" w:rsidRDefault="00A33515">
            <w:pPr>
              <w:rPr>
                <w:del w:id="4086" w:author="Admin" w:date="2019-02-19T02:10:00Z"/>
                <w:sz w:val="24"/>
                <w:szCs w:val="24"/>
              </w:rPr>
            </w:pPr>
          </w:p>
        </w:tc>
        <w:tc>
          <w:tcPr>
            <w:tcW w:w="80" w:type="dxa"/>
            <w:vAlign w:val="bottom"/>
          </w:tcPr>
          <w:p w:rsidR="00A33515" w:rsidDel="002260E7" w:rsidRDefault="001A4D22">
            <w:pPr>
              <w:jc w:val="right"/>
              <w:rPr>
                <w:del w:id="4087" w:author="Admin" w:date="2019-02-19T02:10:00Z"/>
                <w:sz w:val="20"/>
                <w:szCs w:val="20"/>
              </w:rPr>
            </w:pPr>
            <w:del w:id="4088" w:author="Admin" w:date="2019-02-19T02:10:00Z">
              <w:r w:rsidDel="002260E7">
                <w:rPr>
                  <w:rFonts w:ascii="Arial" w:eastAsia="Arial" w:hAnsi="Arial" w:cs="Arial"/>
                  <w:w w:val="76"/>
                  <w:sz w:val="14"/>
                  <w:szCs w:val="14"/>
                </w:rPr>
                <w:delText>6</w:delText>
              </w:r>
            </w:del>
          </w:p>
        </w:tc>
        <w:tc>
          <w:tcPr>
            <w:tcW w:w="200" w:type="dxa"/>
            <w:vMerge/>
            <w:vAlign w:val="bottom"/>
          </w:tcPr>
          <w:p w:rsidR="00A33515" w:rsidDel="002260E7" w:rsidRDefault="00A33515">
            <w:pPr>
              <w:rPr>
                <w:del w:id="4089" w:author="Admin" w:date="2019-02-19T02:10:00Z"/>
                <w:sz w:val="24"/>
                <w:szCs w:val="24"/>
              </w:rPr>
            </w:pPr>
          </w:p>
        </w:tc>
        <w:tc>
          <w:tcPr>
            <w:tcW w:w="60" w:type="dxa"/>
            <w:vAlign w:val="bottom"/>
          </w:tcPr>
          <w:p w:rsidR="00A33515" w:rsidDel="002260E7" w:rsidRDefault="001A4D22">
            <w:pPr>
              <w:rPr>
                <w:del w:id="4090" w:author="Admin" w:date="2019-02-19T02:10:00Z"/>
                <w:sz w:val="20"/>
                <w:szCs w:val="20"/>
              </w:rPr>
            </w:pPr>
            <w:del w:id="4091" w:author="Admin" w:date="2019-02-19T02:10:00Z">
              <w:r w:rsidDel="002260E7">
                <w:rPr>
                  <w:rFonts w:ascii="Arial" w:eastAsia="Arial" w:hAnsi="Arial" w:cs="Arial"/>
                  <w:i/>
                  <w:iCs/>
                  <w:w w:val="79"/>
                  <w:sz w:val="10"/>
                  <w:szCs w:val="10"/>
                </w:rPr>
                <w:delText>y</w:delText>
              </w:r>
            </w:del>
          </w:p>
        </w:tc>
        <w:tc>
          <w:tcPr>
            <w:tcW w:w="80" w:type="dxa"/>
            <w:vMerge/>
            <w:vAlign w:val="bottom"/>
          </w:tcPr>
          <w:p w:rsidR="00A33515" w:rsidDel="002260E7" w:rsidRDefault="00A33515">
            <w:pPr>
              <w:rPr>
                <w:del w:id="4092" w:author="Admin" w:date="2019-02-19T02:10:00Z"/>
                <w:sz w:val="24"/>
                <w:szCs w:val="24"/>
              </w:rPr>
            </w:pPr>
          </w:p>
        </w:tc>
        <w:tc>
          <w:tcPr>
            <w:tcW w:w="0" w:type="dxa"/>
            <w:vAlign w:val="bottom"/>
          </w:tcPr>
          <w:p w:rsidR="00A33515" w:rsidDel="002260E7" w:rsidRDefault="00A33515">
            <w:pPr>
              <w:rPr>
                <w:del w:id="4093" w:author="Admin" w:date="2019-02-19T02:10:00Z"/>
                <w:sz w:val="1"/>
                <w:szCs w:val="1"/>
              </w:rPr>
            </w:pPr>
          </w:p>
        </w:tc>
      </w:tr>
    </w:tbl>
    <w:p w:rsidR="00A33515" w:rsidDel="002260E7" w:rsidRDefault="00A33515">
      <w:pPr>
        <w:spacing w:line="4" w:lineRule="exact"/>
        <w:rPr>
          <w:del w:id="4094" w:author="Admin" w:date="2019-02-19T02:10:00Z"/>
          <w:sz w:val="20"/>
          <w:szCs w:val="20"/>
        </w:rPr>
      </w:pPr>
    </w:p>
    <w:p w:rsidR="00A33515" w:rsidDel="002260E7" w:rsidRDefault="001A4D22">
      <w:pPr>
        <w:numPr>
          <w:ilvl w:val="0"/>
          <w:numId w:val="569"/>
        </w:numPr>
        <w:tabs>
          <w:tab w:val="left" w:pos="500"/>
        </w:tabs>
        <w:spacing w:line="278" w:lineRule="auto"/>
        <w:ind w:left="500" w:hanging="290"/>
        <w:jc w:val="both"/>
        <w:rPr>
          <w:del w:id="4095" w:author="Admin" w:date="2019-02-19T02:10:00Z"/>
          <w:rFonts w:ascii="Arial" w:eastAsia="Arial" w:hAnsi="Arial" w:cs="Arial"/>
          <w:b/>
          <w:bCs/>
          <w:sz w:val="20"/>
          <w:szCs w:val="20"/>
        </w:rPr>
        <w:pPrChange w:id="4096" w:author="Admin" w:date="2019-02-19T00:19:00Z">
          <w:pPr>
            <w:numPr>
              <w:numId w:val="571"/>
            </w:numPr>
            <w:tabs>
              <w:tab w:val="left" w:pos="500"/>
            </w:tabs>
            <w:spacing w:line="278" w:lineRule="auto"/>
            <w:ind w:left="500" w:hanging="290"/>
            <w:jc w:val="both"/>
          </w:pPr>
        </w:pPrChange>
      </w:pPr>
      <w:del w:id="4097" w:author="Admin" w:date="2019-02-19T02:10:00Z">
        <w:r w:rsidDel="002260E7">
          <w:rPr>
            <w:rFonts w:ascii="Arial" w:eastAsia="Arial" w:hAnsi="Arial" w:cs="Arial"/>
            <w:sz w:val="20"/>
            <w:szCs w:val="20"/>
          </w:rPr>
          <w:delText xml:space="preserve">В выражении 2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5 </w:delText>
        </w:r>
        <w:r w:rsidDel="002260E7">
          <w:rPr>
            <w:rFonts w:eastAsia="Times New Roman"/>
            <w:sz w:val="20"/>
            <w:szCs w:val="20"/>
          </w:rPr>
          <w:delText>:</w:delText>
        </w:r>
        <w:r w:rsidDel="002260E7">
          <w:rPr>
            <w:rFonts w:ascii="Arial" w:eastAsia="Arial" w:hAnsi="Arial" w:cs="Arial"/>
            <w:sz w:val="20"/>
            <w:szCs w:val="20"/>
          </w:rPr>
          <w:delText xml:space="preserve"> 7 </w:delText>
        </w:r>
        <w:r w:rsidDel="002260E7">
          <w:rPr>
            <w:rFonts w:eastAsia="Times New Roman"/>
            <w:sz w:val="20"/>
            <w:szCs w:val="20"/>
          </w:rPr>
          <w:delText>:</w:delText>
        </w:r>
        <w:r w:rsidDel="002260E7">
          <w:rPr>
            <w:rFonts w:ascii="Arial" w:eastAsia="Arial" w:hAnsi="Arial" w:cs="Arial"/>
            <w:sz w:val="20"/>
            <w:szCs w:val="20"/>
          </w:rPr>
          <w:delText xml:space="preserve"> 11 </w:delText>
        </w:r>
        <w:r w:rsidDel="002260E7">
          <w:rPr>
            <w:rFonts w:eastAsia="Times New Roman"/>
            <w:sz w:val="20"/>
            <w:szCs w:val="20"/>
          </w:rPr>
          <w:delText>:</w:delText>
        </w:r>
        <w:r w:rsidDel="002260E7">
          <w:rPr>
            <w:rFonts w:ascii="Arial" w:eastAsia="Arial" w:hAnsi="Arial" w:cs="Arial"/>
            <w:sz w:val="20"/>
            <w:szCs w:val="20"/>
          </w:rPr>
          <w:delText xml:space="preserve"> 13, расставляя по-разному скобки, можно получить разные дроби. Можно ли таким образом получить</w:delText>
        </w:r>
      </w:del>
    </w:p>
    <w:p w:rsidR="00A33515" w:rsidDel="002260E7" w:rsidRDefault="00A33515">
      <w:pPr>
        <w:spacing w:line="2" w:lineRule="exact"/>
        <w:rPr>
          <w:del w:id="4098" w:author="Admin" w:date="2019-02-19T02:10:00Z"/>
          <w:sz w:val="20"/>
          <w:szCs w:val="20"/>
        </w:rPr>
      </w:pPr>
    </w:p>
    <w:p w:rsidR="00A33515" w:rsidDel="002260E7" w:rsidRDefault="001A4D22">
      <w:pPr>
        <w:ind w:left="500"/>
        <w:rPr>
          <w:del w:id="4099" w:author="Admin" w:date="2019-02-19T02:10:00Z"/>
          <w:sz w:val="20"/>
          <w:szCs w:val="20"/>
        </w:rPr>
      </w:pPr>
      <w:del w:id="4100" w:author="Admin" w:date="2019-02-19T02:10:00Z">
        <w:r w:rsidDel="002260E7">
          <w:rPr>
            <w:rFonts w:ascii="Arial" w:eastAsia="Arial" w:hAnsi="Arial" w:cs="Arial"/>
            <w:sz w:val="20"/>
            <w:szCs w:val="20"/>
          </w:rPr>
          <w:delText>дробь</w:delText>
        </w:r>
      </w:del>
    </w:p>
    <w:p w:rsidR="00A33515" w:rsidDel="002260E7" w:rsidRDefault="001A4D22">
      <w:pPr>
        <w:spacing w:line="187" w:lineRule="auto"/>
        <w:ind w:left="3280"/>
        <w:rPr>
          <w:del w:id="4101" w:author="Admin" w:date="2019-02-19T02:10:00Z"/>
          <w:sz w:val="20"/>
          <w:szCs w:val="20"/>
        </w:rPr>
      </w:pPr>
      <w:del w:id="4102" w:author="Admin" w:date="2019-02-19T02:10:00Z">
        <w:r w:rsidDel="002260E7">
          <w:rPr>
            <w:rFonts w:ascii="Arial" w:eastAsia="Arial" w:hAnsi="Arial" w:cs="Arial"/>
            <w:sz w:val="20"/>
            <w:szCs w:val="20"/>
          </w:rPr>
          <w:delText>2  5  7</w:delText>
        </w:r>
      </w:del>
    </w:p>
    <w:p w:rsidR="00A33515" w:rsidDel="002260E7" w:rsidRDefault="001A4D22">
      <w:pPr>
        <w:spacing w:line="205" w:lineRule="auto"/>
        <w:ind w:left="3180"/>
        <w:rPr>
          <w:del w:id="4103" w:author="Admin" w:date="2019-02-19T02:10:00Z"/>
          <w:sz w:val="20"/>
          <w:szCs w:val="20"/>
        </w:rPr>
      </w:pPr>
      <w:del w:id="4104" w:author="Admin" w:date="2019-02-19T02:10:00Z">
        <w:r w:rsidDel="002260E7">
          <w:rPr>
            <w:rFonts w:ascii="Arial" w:eastAsia="Arial" w:hAnsi="Arial" w:cs="Arial"/>
            <w:sz w:val="20"/>
            <w:szCs w:val="20"/>
          </w:rPr>
          <w:delText xml:space="preserve">3  11  13 </w:delText>
        </w:r>
        <w:r w:rsidDel="002260E7">
          <w:rPr>
            <w:rFonts w:eastAsia="Times New Roman"/>
            <w:sz w:val="39"/>
            <w:szCs w:val="39"/>
            <w:vertAlign w:val="superscript"/>
          </w:rPr>
          <w:delText>?</w:delText>
        </w:r>
      </w:del>
    </w:p>
    <w:p w:rsidR="00A33515" w:rsidDel="002260E7" w:rsidRDefault="001A4D22">
      <w:pPr>
        <w:spacing w:line="20" w:lineRule="exact"/>
        <w:rPr>
          <w:del w:id="4105" w:author="Admin" w:date="2019-02-19T02:10:00Z"/>
          <w:sz w:val="20"/>
          <w:szCs w:val="20"/>
        </w:rPr>
      </w:pPr>
      <w:del w:id="4106" w:author="Admin" w:date="2019-02-19T02:10:00Z">
        <w:r w:rsidDel="002260E7">
          <w:rPr>
            <w:noProof/>
            <w:sz w:val="20"/>
            <w:szCs w:val="20"/>
          </w:rPr>
          <mc:AlternateContent>
            <mc:Choice Requires="wps">
              <w:drawing>
                <wp:anchor distT="0" distB="0" distL="114300" distR="114300" simplePos="0" relativeHeight="251778048" behindDoc="1" locked="0" layoutInCell="0" allowOverlap="1" wp14:anchorId="41C3946E" wp14:editId="07221947">
                  <wp:simplePos x="0" y="0"/>
                  <wp:positionH relativeFrom="column">
                    <wp:posOffset>2020570</wp:posOffset>
                  </wp:positionH>
                  <wp:positionV relativeFrom="paragraph">
                    <wp:posOffset>-189865</wp:posOffset>
                  </wp:positionV>
                  <wp:extent cx="520065" cy="0"/>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0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8"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159.1pt,-14.95pt" to="200.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" o:allowincell="f" filled="t" strokeweight=".14039mm">
                  <v:stroke joinstyle="miter"/>
                  <o:lock v:ext="edit" shapetype="f"/>
                </v:line>
              </w:pict>
            </mc:Fallback>
          </mc:AlternateContent>
        </w:r>
      </w:del>
    </w:p>
    <w:p w:rsidR="00A33515" w:rsidDel="002260E7" w:rsidRDefault="00A33515">
      <w:pPr>
        <w:spacing w:line="57" w:lineRule="exact"/>
        <w:rPr>
          <w:del w:id="4107" w:author="Admin" w:date="2019-02-19T02:10:00Z"/>
          <w:sz w:val="20"/>
          <w:szCs w:val="20"/>
        </w:rPr>
      </w:pPr>
    </w:p>
    <w:p w:rsidR="00A33515" w:rsidDel="002260E7" w:rsidRDefault="001A4D22">
      <w:pPr>
        <w:spacing w:line="281" w:lineRule="auto"/>
        <w:ind w:left="500"/>
        <w:jc w:val="both"/>
        <w:rPr>
          <w:del w:id="4108" w:author="Admin" w:date="2019-02-19T02:10:00Z"/>
          <w:sz w:val="20"/>
          <w:szCs w:val="20"/>
        </w:rPr>
      </w:pPr>
      <w:del w:id="410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Отметим,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все числа,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данные в задаче,</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являются про-стыми, поэтому в некотором месте получающейся дроби будет на-ходиться данный множитель, только если это было «предусмотре-но» тем, как оказались расставлены знаки деления. Иными слова-ми, произведение или частное двух чисел из задачи не могут де-литься на другое число из задачи.</w:delText>
        </w:r>
      </w:del>
    </w:p>
    <w:p w:rsidR="00A33515" w:rsidDel="002260E7" w:rsidRDefault="00A33515">
      <w:pPr>
        <w:spacing w:line="59" w:lineRule="exact"/>
        <w:rPr>
          <w:del w:id="4110" w:author="Admin" w:date="2019-02-19T02:10:00Z"/>
          <w:sz w:val="20"/>
          <w:szCs w:val="20"/>
        </w:rPr>
      </w:pPr>
    </w:p>
    <w:p w:rsidR="00A33515" w:rsidDel="002260E7" w:rsidRDefault="001A4D22">
      <w:pPr>
        <w:spacing w:line="303" w:lineRule="auto"/>
        <w:ind w:left="500"/>
        <w:jc w:val="both"/>
        <w:rPr>
          <w:del w:id="4111" w:author="Admin" w:date="2019-02-19T02:10:00Z"/>
          <w:sz w:val="20"/>
          <w:szCs w:val="20"/>
        </w:rPr>
      </w:pPr>
      <w:del w:id="4112" w:author="Admin" w:date="2019-02-19T02:10:00Z">
        <w:r w:rsidDel="002260E7">
          <w:rPr>
            <w:rFonts w:ascii="Arial" w:eastAsia="Arial" w:hAnsi="Arial" w:cs="Arial"/>
            <w:sz w:val="19"/>
            <w:szCs w:val="19"/>
          </w:rPr>
          <w:delText>Теперь осталось заметить, что числа 5 и 7, стоящие рядом в исход-ном выражении, после приведения выражения к виду единой дро-би всегда будут оказываться в разных её частях, вне зависимости от того, как между ними и вокруг них расставлены пары скобок. То есть они не могут одновременно попасть в числитель.</w:delText>
        </w:r>
      </w:del>
    </w:p>
    <w:p w:rsidR="00A33515" w:rsidDel="002260E7" w:rsidRDefault="00A33515">
      <w:pPr>
        <w:spacing w:line="40" w:lineRule="exact"/>
        <w:rPr>
          <w:del w:id="4113" w:author="Admin" w:date="2019-02-19T02:10:00Z"/>
          <w:sz w:val="20"/>
          <w:szCs w:val="20"/>
        </w:rPr>
      </w:pPr>
    </w:p>
    <w:p w:rsidR="00A33515" w:rsidDel="002260E7" w:rsidRDefault="001A4D22">
      <w:pPr>
        <w:ind w:left="500"/>
        <w:rPr>
          <w:del w:id="4114" w:author="Admin" w:date="2019-02-19T02:10:00Z"/>
          <w:sz w:val="20"/>
          <w:szCs w:val="20"/>
        </w:rPr>
      </w:pPr>
      <w:del w:id="4115" w:author="Admin" w:date="2019-02-19T02:10:00Z">
        <w:r w:rsidDel="002260E7">
          <w:rPr>
            <w:rFonts w:ascii="Arial" w:eastAsia="Arial" w:hAnsi="Arial" w:cs="Arial"/>
            <w:sz w:val="20"/>
            <w:szCs w:val="20"/>
          </w:rPr>
          <w:delText>Поэтому дробь, данную в условии, получить нельзя.</w:delText>
        </w:r>
      </w:del>
    </w:p>
    <w:p w:rsidR="00A33515" w:rsidDel="002260E7" w:rsidRDefault="00A33515">
      <w:pPr>
        <w:rPr>
          <w:del w:id="411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4117" w:author="Admin" w:date="2019-02-19T02:10:00Z"/>
          <w:sz w:val="20"/>
          <w:szCs w:val="20"/>
        </w:rPr>
      </w:pPr>
    </w:p>
    <w:p w:rsidR="00A33515" w:rsidDel="002260E7" w:rsidRDefault="00A33515">
      <w:pPr>
        <w:spacing w:line="200" w:lineRule="exact"/>
        <w:rPr>
          <w:del w:id="4118" w:author="Admin" w:date="2019-02-19T02:10:00Z"/>
          <w:sz w:val="20"/>
          <w:szCs w:val="20"/>
        </w:rPr>
      </w:pPr>
    </w:p>
    <w:p w:rsidR="00A33515" w:rsidDel="002260E7" w:rsidRDefault="00A33515">
      <w:pPr>
        <w:spacing w:line="200" w:lineRule="exact"/>
        <w:rPr>
          <w:del w:id="4119" w:author="Admin" w:date="2019-02-19T02:10:00Z"/>
          <w:sz w:val="20"/>
          <w:szCs w:val="20"/>
        </w:rPr>
      </w:pPr>
    </w:p>
    <w:p w:rsidR="00A33515" w:rsidDel="002260E7" w:rsidRDefault="00A33515">
      <w:pPr>
        <w:spacing w:line="200" w:lineRule="exact"/>
        <w:rPr>
          <w:del w:id="4120" w:author="Admin" w:date="2019-02-19T02:10:00Z"/>
          <w:sz w:val="20"/>
          <w:szCs w:val="20"/>
        </w:rPr>
      </w:pPr>
    </w:p>
    <w:p w:rsidR="00A33515" w:rsidDel="002260E7" w:rsidRDefault="00A33515">
      <w:pPr>
        <w:spacing w:line="200" w:lineRule="exact"/>
        <w:rPr>
          <w:del w:id="4121" w:author="Admin" w:date="2019-02-19T02:10:00Z"/>
          <w:sz w:val="20"/>
          <w:szCs w:val="20"/>
        </w:rPr>
      </w:pPr>
    </w:p>
    <w:p w:rsidR="00A33515" w:rsidDel="002260E7" w:rsidRDefault="00A33515">
      <w:pPr>
        <w:spacing w:line="224" w:lineRule="exact"/>
        <w:rPr>
          <w:del w:id="4122" w:author="Admin" w:date="2019-02-19T02:10:00Z"/>
          <w:sz w:val="20"/>
          <w:szCs w:val="20"/>
        </w:rPr>
      </w:pPr>
    </w:p>
    <w:p w:rsidR="00A33515" w:rsidDel="002260E7" w:rsidRDefault="001A4D22">
      <w:pPr>
        <w:ind w:right="-19"/>
        <w:jc w:val="center"/>
        <w:rPr>
          <w:del w:id="4123" w:author="Admin" w:date="2019-02-19T02:10:00Z"/>
          <w:sz w:val="20"/>
          <w:szCs w:val="20"/>
        </w:rPr>
      </w:pPr>
      <w:del w:id="4124"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241</w:delText>
        </w:r>
        <w:r w:rsidDel="002260E7">
          <w:rPr>
            <w:rFonts w:ascii="Arial" w:eastAsia="Arial" w:hAnsi="Arial" w:cs="Arial"/>
            <w:sz w:val="20"/>
            <w:szCs w:val="20"/>
          </w:rPr>
          <w:delText xml:space="preserve"> −</w:delText>
        </w:r>
      </w:del>
    </w:p>
    <w:p w:rsidR="00A33515" w:rsidDel="002260E7" w:rsidRDefault="00A33515">
      <w:pPr>
        <w:rPr>
          <w:del w:id="4125"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A33515">
      <w:pPr>
        <w:jc w:val="center"/>
        <w:rPr>
          <w:del w:id="4126" w:author="Admin" w:date="2019-02-19T02:10:00Z"/>
          <w:sz w:val="20"/>
          <w:szCs w:val="20"/>
        </w:rPr>
      </w:pPr>
      <w:bookmarkStart w:id="4127" w:name="page252"/>
      <w:bookmarkEnd w:id="4127"/>
    </w:p>
    <w:p w:rsidR="00A33515" w:rsidDel="002260E7" w:rsidRDefault="00A33515">
      <w:pPr>
        <w:rPr>
          <w:del w:id="4128" w:author="Admin" w:date="2019-02-19T02:10:00Z"/>
        </w:rPr>
        <w:sectPr w:rsidR="00A33515" w:rsidDel="002260E7">
          <w:pgSz w:w="8220" w:h="12472"/>
          <w:pgMar w:top="1440" w:right="1440" w:bottom="875" w:left="1440" w:header="0" w:footer="0" w:gutter="0"/>
          <w:cols w:space="0"/>
        </w:sectPr>
      </w:pPr>
    </w:p>
    <w:p w:rsidR="00A33515" w:rsidDel="002260E7" w:rsidRDefault="00A33515">
      <w:pPr>
        <w:spacing w:line="200" w:lineRule="exact"/>
        <w:rPr>
          <w:del w:id="4129" w:author="Admin" w:date="2019-02-19T02:10:00Z"/>
          <w:sz w:val="20"/>
          <w:szCs w:val="20"/>
        </w:rPr>
      </w:pPr>
      <w:bookmarkStart w:id="4130" w:name="page253"/>
      <w:bookmarkEnd w:id="4130"/>
    </w:p>
    <w:p w:rsidR="00A33515" w:rsidDel="002260E7" w:rsidRDefault="00A33515">
      <w:pPr>
        <w:spacing w:line="323" w:lineRule="exact"/>
        <w:rPr>
          <w:del w:id="4131" w:author="Admin" w:date="2019-02-19T02:10:00Z"/>
          <w:sz w:val="20"/>
          <w:szCs w:val="20"/>
        </w:rPr>
      </w:pPr>
    </w:p>
    <w:p w:rsidR="00A33515" w:rsidDel="002260E7" w:rsidRDefault="001A4D22">
      <w:pPr>
        <w:rPr>
          <w:del w:id="4132" w:author="Admin" w:date="2019-02-19T02:10:00Z"/>
          <w:sz w:val="20"/>
          <w:szCs w:val="20"/>
        </w:rPr>
      </w:pPr>
      <w:del w:id="4133" w:author="Admin" w:date="2019-02-19T02:10:00Z">
        <w:r w:rsidDel="002260E7">
          <w:rPr>
            <w:rFonts w:ascii="Arial" w:eastAsia="Arial" w:hAnsi="Arial" w:cs="Arial"/>
            <w:b/>
            <w:bCs/>
            <w:sz w:val="44"/>
            <w:szCs w:val="44"/>
          </w:rPr>
          <w:delText>Решения задач 2014 года</w:delText>
        </w:r>
      </w:del>
    </w:p>
    <w:p w:rsidR="00A33515" w:rsidDel="002260E7" w:rsidRDefault="00A33515">
      <w:pPr>
        <w:spacing w:line="200" w:lineRule="exact"/>
        <w:rPr>
          <w:del w:id="4134" w:author="Admin" w:date="2019-02-19T02:10:00Z"/>
          <w:sz w:val="20"/>
          <w:szCs w:val="20"/>
        </w:rPr>
      </w:pPr>
    </w:p>
    <w:p w:rsidR="00A33515" w:rsidDel="002260E7" w:rsidRDefault="00A33515">
      <w:pPr>
        <w:spacing w:line="239" w:lineRule="exact"/>
        <w:rPr>
          <w:del w:id="4135" w:author="Admin" w:date="2019-02-19T02:10:00Z"/>
          <w:sz w:val="20"/>
          <w:szCs w:val="20"/>
        </w:rPr>
      </w:pPr>
    </w:p>
    <w:p w:rsidR="00A33515" w:rsidDel="002260E7" w:rsidRDefault="001A4D22">
      <w:pPr>
        <w:rPr>
          <w:del w:id="4136" w:author="Admin" w:date="2019-02-19T02:10:00Z"/>
          <w:sz w:val="20"/>
          <w:szCs w:val="20"/>
        </w:rPr>
      </w:pPr>
      <w:del w:id="4137" w:author="Admin" w:date="2019-02-19T02:10:00Z">
        <w:r w:rsidDel="002260E7">
          <w:rPr>
            <w:rFonts w:ascii="Arial" w:eastAsia="Arial" w:hAnsi="Arial" w:cs="Arial"/>
            <w:b/>
            <w:bCs/>
            <w:sz w:val="36"/>
            <w:szCs w:val="36"/>
          </w:rPr>
          <w:delText>Задачи 5 класса</w:delText>
        </w:r>
      </w:del>
    </w:p>
    <w:p w:rsidR="00A33515" w:rsidDel="002260E7" w:rsidRDefault="00A33515">
      <w:pPr>
        <w:spacing w:line="228" w:lineRule="exact"/>
        <w:rPr>
          <w:del w:id="4138" w:author="Admin" w:date="2019-02-19T02:10:00Z"/>
          <w:sz w:val="20"/>
          <w:szCs w:val="20"/>
        </w:rPr>
      </w:pPr>
    </w:p>
    <w:p w:rsidR="00A33515" w:rsidDel="002260E7" w:rsidRDefault="001A4D22">
      <w:pPr>
        <w:rPr>
          <w:del w:id="4139" w:author="Admin" w:date="2019-02-19T02:10:00Z"/>
          <w:sz w:val="20"/>
          <w:szCs w:val="20"/>
        </w:rPr>
      </w:pPr>
      <w:del w:id="4140" w:author="Admin" w:date="2019-02-19T02:10:00Z">
        <w:r w:rsidDel="002260E7">
          <w:rPr>
            <w:rFonts w:ascii="Arial" w:eastAsia="Arial" w:hAnsi="Arial" w:cs="Arial"/>
            <w:b/>
            <w:bCs/>
            <w:sz w:val="26"/>
            <w:szCs w:val="26"/>
          </w:rPr>
          <w:delText>Задача 3.</w:delText>
        </w:r>
      </w:del>
    </w:p>
    <w:p w:rsidR="00A33515" w:rsidDel="002260E7" w:rsidRDefault="00A33515">
      <w:pPr>
        <w:spacing w:line="178" w:lineRule="exact"/>
        <w:rPr>
          <w:del w:id="4141" w:author="Admin" w:date="2019-02-19T02:10:00Z"/>
          <w:sz w:val="20"/>
          <w:szCs w:val="20"/>
        </w:rPr>
      </w:pPr>
    </w:p>
    <w:p w:rsidR="00A33515" w:rsidDel="002260E7" w:rsidRDefault="001A4D22">
      <w:pPr>
        <w:numPr>
          <w:ilvl w:val="0"/>
          <w:numId w:val="570"/>
        </w:numPr>
        <w:tabs>
          <w:tab w:val="left" w:pos="500"/>
        </w:tabs>
        <w:spacing w:line="285" w:lineRule="auto"/>
        <w:ind w:left="500" w:hanging="290"/>
        <w:jc w:val="both"/>
        <w:rPr>
          <w:del w:id="4142" w:author="Admin" w:date="2019-02-19T02:10:00Z"/>
          <w:rFonts w:ascii="Arial" w:eastAsia="Arial" w:hAnsi="Arial" w:cs="Arial"/>
          <w:b/>
          <w:bCs/>
          <w:sz w:val="20"/>
          <w:szCs w:val="20"/>
        </w:rPr>
        <w:pPrChange w:id="4143" w:author="Admin" w:date="2019-02-19T00:19:00Z">
          <w:pPr>
            <w:numPr>
              <w:numId w:val="572"/>
            </w:numPr>
            <w:tabs>
              <w:tab w:val="left" w:pos="500"/>
            </w:tabs>
            <w:spacing w:line="285" w:lineRule="auto"/>
            <w:ind w:left="500" w:hanging="290"/>
            <w:jc w:val="both"/>
          </w:pPr>
        </w:pPrChange>
      </w:pPr>
      <w:del w:id="4144" w:author="Admin" w:date="2019-02-19T02:10:00Z">
        <w:r w:rsidDel="002260E7">
          <w:rPr>
            <w:rFonts w:ascii="Arial" w:eastAsia="Arial" w:hAnsi="Arial" w:cs="Arial"/>
            <w:sz w:val="20"/>
            <w:szCs w:val="20"/>
          </w:rPr>
          <w:delText>Сумасшедший клоун написал на доске два не последовательных на-туральных числа и стал ежесекундно прибавлять к ним по единице. Какие числа могли быть написаны, если известно, что через неко-торое время из них получились числа, имеющие общий делитель, больший 1?</w:delText>
        </w:r>
      </w:del>
    </w:p>
    <w:p w:rsidR="00A33515" w:rsidDel="002260E7" w:rsidRDefault="00A33515">
      <w:pPr>
        <w:spacing w:line="53" w:lineRule="exact"/>
        <w:rPr>
          <w:del w:id="4145" w:author="Admin" w:date="2019-02-19T02:10:00Z"/>
          <w:rFonts w:ascii="Arial" w:eastAsia="Arial" w:hAnsi="Arial" w:cs="Arial"/>
          <w:b/>
          <w:bCs/>
          <w:sz w:val="20"/>
          <w:szCs w:val="20"/>
        </w:rPr>
      </w:pPr>
    </w:p>
    <w:p w:rsidR="00A33515" w:rsidDel="002260E7" w:rsidRDefault="001A4D22">
      <w:pPr>
        <w:spacing w:line="286" w:lineRule="auto"/>
        <w:ind w:left="500"/>
        <w:jc w:val="both"/>
        <w:rPr>
          <w:del w:id="4146" w:author="Admin" w:date="2019-02-19T02:10:00Z"/>
          <w:rFonts w:ascii="Arial" w:eastAsia="Arial" w:hAnsi="Arial" w:cs="Arial"/>
          <w:b/>
          <w:bCs/>
          <w:sz w:val="20"/>
          <w:szCs w:val="20"/>
        </w:rPr>
      </w:pPr>
      <w:del w:id="4147"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Это могли быть какие угодно числа,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потому как если раз-ность между написанными числами была равна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 то есть, они бы-ли равны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соответственно — то найдётся число, делящееся на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 большее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 a</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A33515">
      <w:pPr>
        <w:spacing w:line="87" w:lineRule="exact"/>
        <w:rPr>
          <w:del w:id="4148" w:author="Admin" w:date="2019-02-19T02:10:00Z"/>
          <w:sz w:val="20"/>
          <w:szCs w:val="20"/>
        </w:rPr>
      </w:pPr>
    </w:p>
    <w:p w:rsidR="00A33515" w:rsidDel="002260E7" w:rsidRDefault="001A4D22">
      <w:pPr>
        <w:ind w:left="500"/>
        <w:rPr>
          <w:del w:id="4149" w:author="Admin" w:date="2019-02-19T02:10:00Z"/>
          <w:sz w:val="20"/>
          <w:szCs w:val="20"/>
        </w:rPr>
      </w:pPr>
      <w:del w:id="4150" w:author="Admin" w:date="2019-02-19T02:10:00Z">
        <w:r w:rsidDel="002260E7">
          <w:rPr>
            <w:rFonts w:ascii="Arial" w:eastAsia="Arial" w:hAnsi="Arial" w:cs="Arial"/>
            <w:sz w:val="19"/>
            <w:szCs w:val="19"/>
          </w:rPr>
          <w:delText xml:space="preserve">Прибавим тогда к каждому из чисел по </w:delText>
        </w:r>
        <w:r w:rsidDel="002260E7">
          <w:rPr>
            <w:rFonts w:ascii="Arial" w:eastAsia="Arial" w:hAnsi="Arial" w:cs="Arial"/>
            <w:i/>
            <w:iCs/>
            <w:sz w:val="19"/>
            <w:szCs w:val="19"/>
          </w:rPr>
          <w:delText>M  N</w:delText>
        </w:r>
        <w:r w:rsidDel="002260E7">
          <w:rPr>
            <w:rFonts w:ascii="Arial" w:eastAsia="Arial" w:hAnsi="Arial" w:cs="Arial"/>
            <w:sz w:val="19"/>
            <w:szCs w:val="19"/>
          </w:rPr>
          <w:delText xml:space="preserve"> единиц, получим числа</w:delText>
        </w:r>
      </w:del>
    </w:p>
    <w:p w:rsidR="00A33515" w:rsidDel="002260E7" w:rsidRDefault="00A33515">
      <w:pPr>
        <w:spacing w:line="238" w:lineRule="exact"/>
        <w:rPr>
          <w:del w:id="4151" w:author="Admin" w:date="2019-02-19T02:10:00Z"/>
          <w:sz w:val="20"/>
          <w:szCs w:val="20"/>
        </w:rPr>
      </w:pPr>
    </w:p>
    <w:p w:rsidR="00A33515" w:rsidRPr="001A4D22" w:rsidDel="002260E7" w:rsidRDefault="001A4D22">
      <w:pPr>
        <w:tabs>
          <w:tab w:val="left" w:pos="4160"/>
        </w:tabs>
        <w:ind w:left="1640"/>
        <w:rPr>
          <w:del w:id="4152" w:author="Admin" w:date="2019-02-19T02:10:00Z"/>
          <w:sz w:val="20"/>
          <w:szCs w:val="20"/>
          <w:lang w:val="en-US"/>
          <w:rPrChange w:id="4153" w:author="Admin" w:date="2019-02-18T23:54:00Z">
            <w:rPr>
              <w:del w:id="4154" w:author="Admin" w:date="2019-02-19T02:10:00Z"/>
              <w:sz w:val="20"/>
              <w:szCs w:val="20"/>
            </w:rPr>
          </w:rPrChange>
        </w:rPr>
      </w:pPr>
      <w:del w:id="4155" w:author="Admin" w:date="2019-02-19T02:10:00Z">
        <w:r w:rsidRPr="001A4D22" w:rsidDel="002260E7">
          <w:rPr>
            <w:rFonts w:ascii="Arial" w:eastAsia="Arial" w:hAnsi="Arial" w:cs="Arial"/>
            <w:i/>
            <w:iCs/>
            <w:sz w:val="20"/>
            <w:szCs w:val="20"/>
            <w:lang w:val="en-US"/>
            <w:rPrChange w:id="4156" w:author="Admin" w:date="2019-02-18T23:54:00Z">
              <w:rPr>
                <w:rFonts w:ascii="Arial" w:eastAsia="Arial" w:hAnsi="Arial" w:cs="Arial"/>
                <w:i/>
                <w:iCs/>
                <w:sz w:val="20"/>
                <w:szCs w:val="20"/>
              </w:rPr>
            </w:rPrChange>
          </w:rPr>
          <w:delText xml:space="preserve">M </w:delText>
        </w:r>
        <w:r w:rsidRPr="001A4D22" w:rsidDel="002260E7">
          <w:rPr>
            <w:rFonts w:eastAsia="Times New Roman"/>
            <w:sz w:val="20"/>
            <w:szCs w:val="20"/>
            <w:lang w:val="en-US"/>
            <w:rPrChange w:id="4157"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4158" w:author="Admin" w:date="2019-02-18T23:54:00Z">
              <w:rPr>
                <w:rFonts w:ascii="Arial" w:eastAsia="Arial" w:hAnsi="Arial" w:cs="Arial"/>
                <w:i/>
                <w:iCs/>
                <w:sz w:val="20"/>
                <w:szCs w:val="20"/>
              </w:rPr>
            </w:rPrChange>
          </w:rPr>
          <w:delText xml:space="preserve"> m  a </w:delText>
        </w:r>
        <w:r w:rsidDel="002260E7">
          <w:rPr>
            <w:rFonts w:ascii="Arial" w:eastAsia="Arial" w:hAnsi="Arial" w:cs="Arial"/>
            <w:sz w:val="20"/>
            <w:szCs w:val="20"/>
          </w:rPr>
          <w:delText>и</w:delText>
        </w:r>
        <w:r w:rsidRPr="001A4D22" w:rsidDel="002260E7">
          <w:rPr>
            <w:rFonts w:ascii="Arial" w:eastAsia="Arial" w:hAnsi="Arial" w:cs="Arial"/>
            <w:i/>
            <w:iCs/>
            <w:sz w:val="20"/>
            <w:szCs w:val="20"/>
            <w:lang w:val="en-US"/>
            <w:rPrChange w:id="4159" w:author="Admin" w:date="2019-02-18T23:54: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4160"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4161" w:author="Admin" w:date="2019-02-18T23:54:00Z">
              <w:rPr>
                <w:rFonts w:ascii="Arial" w:eastAsia="Arial" w:hAnsi="Arial" w:cs="Arial"/>
                <w:i/>
                <w:iCs/>
                <w:sz w:val="20"/>
                <w:szCs w:val="20"/>
              </w:rPr>
            </w:rPrChange>
          </w:rPr>
          <w:delText xml:space="preserve">N </w:delText>
        </w:r>
        <w:r w:rsidRPr="001A4D22" w:rsidDel="002260E7">
          <w:rPr>
            <w:rFonts w:eastAsia="Times New Roman"/>
            <w:sz w:val="20"/>
            <w:szCs w:val="20"/>
            <w:lang w:val="en-US"/>
            <w:rPrChange w:id="4162"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4163" w:author="Admin" w:date="2019-02-18T23:54:00Z">
              <w:rPr>
                <w:rFonts w:ascii="Arial" w:eastAsia="Arial" w:hAnsi="Arial" w:cs="Arial"/>
                <w:i/>
                <w:iCs/>
                <w:sz w:val="20"/>
                <w:szCs w:val="20"/>
              </w:rPr>
            </w:rPrChange>
          </w:rPr>
          <w:delText xml:space="preserve"> a</w:delText>
        </w:r>
        <w:r w:rsidRPr="001A4D22" w:rsidDel="002260E7">
          <w:rPr>
            <w:rFonts w:eastAsia="Times New Roman"/>
            <w:sz w:val="20"/>
            <w:szCs w:val="20"/>
            <w:lang w:val="en-US"/>
            <w:rPrChange w:id="4164" w:author="Admin" w:date="2019-02-18T23:54:00Z">
              <w:rPr>
                <w:rFonts w:eastAsia="Times New Roman"/>
                <w:sz w:val="20"/>
                <w:szCs w:val="20"/>
              </w:rPr>
            </w:rPrChange>
          </w:rPr>
          <w:delText>) + (</w:delText>
        </w:r>
        <w:r w:rsidRPr="001A4D22" w:rsidDel="002260E7">
          <w:rPr>
            <w:rFonts w:ascii="Arial" w:eastAsia="Arial" w:hAnsi="Arial" w:cs="Arial"/>
            <w:i/>
            <w:iCs/>
            <w:sz w:val="20"/>
            <w:szCs w:val="20"/>
            <w:lang w:val="en-US"/>
            <w:rPrChange w:id="4165" w:author="Admin" w:date="2019-02-18T23:54:00Z">
              <w:rPr>
                <w:rFonts w:ascii="Arial" w:eastAsia="Arial" w:hAnsi="Arial" w:cs="Arial"/>
                <w:i/>
                <w:iCs/>
                <w:sz w:val="20"/>
                <w:szCs w:val="20"/>
              </w:rPr>
            </w:rPrChange>
          </w:rPr>
          <w:delText>M</w:delText>
        </w:r>
        <w:r w:rsidRPr="001A4D22" w:rsidDel="002260E7">
          <w:rPr>
            <w:rFonts w:ascii="Arial" w:eastAsia="Arial" w:hAnsi="Arial" w:cs="Arial"/>
            <w:i/>
            <w:iCs/>
            <w:sz w:val="20"/>
            <w:szCs w:val="20"/>
            <w:lang w:val="en-US"/>
            <w:rPrChange w:id="4166" w:author="Admin" w:date="2019-02-18T23:54:00Z">
              <w:rPr>
                <w:rFonts w:ascii="Arial" w:eastAsia="Arial" w:hAnsi="Arial" w:cs="Arial"/>
                <w:i/>
                <w:iCs/>
                <w:sz w:val="20"/>
                <w:szCs w:val="20"/>
              </w:rPr>
            </w:rPrChange>
          </w:rPr>
          <w:tab/>
          <w:delText>N</w:delText>
        </w:r>
        <w:r w:rsidRPr="001A4D22" w:rsidDel="002260E7">
          <w:rPr>
            <w:rFonts w:eastAsia="Times New Roman"/>
            <w:sz w:val="20"/>
            <w:szCs w:val="20"/>
            <w:lang w:val="en-US"/>
            <w:rPrChange w:id="4167" w:author="Admin" w:date="2019-02-18T23:54:00Z">
              <w:rPr>
                <w:rFonts w:eastAsia="Times New Roman"/>
                <w:sz w:val="20"/>
                <w:szCs w:val="20"/>
              </w:rPr>
            </w:rPrChange>
          </w:rPr>
          <w:delText>) = (</w:delText>
        </w:r>
        <w:r w:rsidRPr="001A4D22" w:rsidDel="002260E7">
          <w:rPr>
            <w:rFonts w:ascii="Arial" w:eastAsia="Arial" w:hAnsi="Arial" w:cs="Arial"/>
            <w:i/>
            <w:iCs/>
            <w:sz w:val="20"/>
            <w:szCs w:val="20"/>
            <w:lang w:val="en-US"/>
            <w:rPrChange w:id="4168" w:author="Admin" w:date="2019-02-18T23:54:00Z">
              <w:rPr>
                <w:rFonts w:ascii="Arial" w:eastAsia="Arial" w:hAnsi="Arial" w:cs="Arial"/>
                <w:i/>
                <w:iCs/>
                <w:sz w:val="20"/>
                <w:szCs w:val="20"/>
              </w:rPr>
            </w:rPrChange>
          </w:rPr>
          <w:delText xml:space="preserve">m </w:delText>
        </w:r>
        <w:r w:rsidRPr="001A4D22" w:rsidDel="002260E7">
          <w:rPr>
            <w:rFonts w:eastAsia="Times New Roman"/>
            <w:sz w:val="20"/>
            <w:szCs w:val="20"/>
            <w:lang w:val="en-US"/>
            <w:rPrChange w:id="4169"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4170" w:author="Admin" w:date="2019-02-18T23:54:00Z">
              <w:rPr>
                <w:rFonts w:ascii="Arial" w:eastAsia="Arial" w:hAnsi="Arial" w:cs="Arial"/>
                <w:i/>
                <w:iCs/>
                <w:sz w:val="20"/>
                <w:szCs w:val="20"/>
              </w:rPr>
            </w:rPrChange>
          </w:rPr>
          <w:delText xml:space="preserve"> </w:delText>
        </w:r>
        <w:r w:rsidRPr="001A4D22" w:rsidDel="002260E7">
          <w:rPr>
            <w:rFonts w:ascii="Arial" w:eastAsia="Arial" w:hAnsi="Arial" w:cs="Arial"/>
            <w:sz w:val="20"/>
            <w:szCs w:val="20"/>
            <w:lang w:val="en-US"/>
            <w:rPrChange w:id="4171" w:author="Admin" w:date="2019-02-18T23:54:00Z">
              <w:rPr>
                <w:rFonts w:ascii="Arial" w:eastAsia="Arial" w:hAnsi="Arial" w:cs="Arial"/>
                <w:sz w:val="20"/>
                <w:szCs w:val="20"/>
              </w:rPr>
            </w:rPrChange>
          </w:rPr>
          <w:delText>1</w:delText>
        </w:r>
        <w:r w:rsidRPr="001A4D22" w:rsidDel="002260E7">
          <w:rPr>
            <w:rFonts w:eastAsia="Times New Roman"/>
            <w:sz w:val="20"/>
            <w:szCs w:val="20"/>
            <w:lang w:val="en-US"/>
            <w:rPrChange w:id="4172"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4173" w:author="Admin" w:date="2019-02-18T23:54:00Z">
              <w:rPr>
                <w:rFonts w:ascii="Arial" w:eastAsia="Arial" w:hAnsi="Arial" w:cs="Arial"/>
                <w:i/>
                <w:iCs/>
                <w:sz w:val="20"/>
                <w:szCs w:val="20"/>
              </w:rPr>
            </w:rPrChange>
          </w:rPr>
          <w:delText xml:space="preserve">  a</w:delText>
        </w:r>
        <w:r w:rsidRPr="001A4D22" w:rsidDel="002260E7">
          <w:rPr>
            <w:rFonts w:eastAsia="Times New Roman"/>
            <w:i/>
            <w:iCs/>
            <w:sz w:val="20"/>
            <w:szCs w:val="20"/>
            <w:lang w:val="en-US"/>
            <w:rPrChange w:id="4174" w:author="Admin" w:date="2019-02-18T23:54:00Z">
              <w:rPr>
                <w:rFonts w:eastAsia="Times New Roman"/>
                <w:i/>
                <w:iCs/>
                <w:sz w:val="20"/>
                <w:szCs w:val="20"/>
              </w:rPr>
            </w:rPrChange>
          </w:rPr>
          <w:delText>;</w:delText>
        </w:r>
      </w:del>
    </w:p>
    <w:p w:rsidR="00A33515" w:rsidRPr="001A4D22" w:rsidDel="002260E7" w:rsidRDefault="00A33515">
      <w:pPr>
        <w:spacing w:line="260" w:lineRule="exact"/>
        <w:rPr>
          <w:del w:id="4175" w:author="Admin" w:date="2019-02-19T02:10:00Z"/>
          <w:sz w:val="20"/>
          <w:szCs w:val="20"/>
          <w:lang w:val="en-US"/>
          <w:rPrChange w:id="4176" w:author="Admin" w:date="2019-02-18T23:54:00Z">
            <w:rPr>
              <w:del w:id="4177" w:author="Admin" w:date="2019-02-19T02:10:00Z"/>
              <w:sz w:val="20"/>
              <w:szCs w:val="20"/>
            </w:rPr>
          </w:rPrChange>
        </w:rPr>
      </w:pPr>
    </w:p>
    <w:p w:rsidR="00A33515" w:rsidDel="002260E7" w:rsidRDefault="001A4D22">
      <w:pPr>
        <w:numPr>
          <w:ilvl w:val="0"/>
          <w:numId w:val="571"/>
        </w:numPr>
        <w:tabs>
          <w:tab w:val="left" w:pos="653"/>
        </w:tabs>
        <w:spacing w:line="303" w:lineRule="auto"/>
        <w:ind w:left="500" w:hanging="2"/>
        <w:rPr>
          <w:del w:id="4178" w:author="Admin" w:date="2019-02-19T02:10:00Z"/>
          <w:rFonts w:ascii="Arial" w:eastAsia="Arial" w:hAnsi="Arial" w:cs="Arial"/>
          <w:sz w:val="20"/>
          <w:szCs w:val="20"/>
        </w:rPr>
        <w:pPrChange w:id="4179" w:author="Admin" w:date="2019-02-19T00:19:00Z">
          <w:pPr>
            <w:numPr>
              <w:numId w:val="573"/>
            </w:numPr>
            <w:tabs>
              <w:tab w:val="left" w:pos="653"/>
            </w:tabs>
            <w:spacing w:line="303" w:lineRule="auto"/>
            <w:ind w:left="500" w:hanging="2"/>
          </w:pPr>
        </w:pPrChange>
      </w:pPr>
      <w:del w:id="4180" w:author="Admin" w:date="2019-02-19T02:10:00Z">
        <w:r w:rsidDel="002260E7">
          <w:rPr>
            <w:rFonts w:ascii="Arial" w:eastAsia="Arial" w:hAnsi="Arial" w:cs="Arial"/>
            <w:sz w:val="20"/>
            <w:szCs w:val="20"/>
          </w:rPr>
          <w:delText xml:space="preserve">которых имеется общий делитель </w:delText>
        </w:r>
        <w:r w:rsidDel="002260E7">
          <w:rPr>
            <w:rFonts w:ascii="Arial" w:eastAsia="Arial" w:hAnsi="Arial" w:cs="Arial"/>
            <w:i/>
            <w:iCs/>
            <w:sz w:val="20"/>
            <w:szCs w:val="20"/>
          </w:rPr>
          <w:delText>a</w:delText>
        </w:r>
        <w:r w:rsidDel="002260E7">
          <w:rPr>
            <w:rFonts w:ascii="Arial" w:eastAsia="Arial" w:hAnsi="Arial" w:cs="Arial"/>
            <w:sz w:val="20"/>
            <w:szCs w:val="20"/>
          </w:rPr>
          <w:delText>, по условию больший едини-цы.</w:delText>
        </w:r>
      </w:del>
    </w:p>
    <w:p w:rsidR="00A33515" w:rsidDel="002260E7" w:rsidRDefault="00A33515">
      <w:pPr>
        <w:spacing w:line="263" w:lineRule="exact"/>
        <w:rPr>
          <w:del w:id="4181" w:author="Admin" w:date="2019-02-19T02:10:00Z"/>
          <w:sz w:val="20"/>
          <w:szCs w:val="20"/>
        </w:rPr>
      </w:pPr>
    </w:p>
    <w:p w:rsidR="00A33515" w:rsidDel="002260E7" w:rsidRDefault="001A4D22">
      <w:pPr>
        <w:rPr>
          <w:del w:id="4182" w:author="Admin" w:date="2019-02-19T02:10:00Z"/>
          <w:sz w:val="20"/>
          <w:szCs w:val="20"/>
        </w:rPr>
      </w:pPr>
      <w:del w:id="4183" w:author="Admin" w:date="2019-02-19T02:10:00Z">
        <w:r w:rsidDel="002260E7">
          <w:rPr>
            <w:rFonts w:ascii="Arial" w:eastAsia="Arial" w:hAnsi="Arial" w:cs="Arial"/>
            <w:b/>
            <w:bCs/>
            <w:sz w:val="26"/>
            <w:szCs w:val="26"/>
          </w:rPr>
          <w:delText>Задача 5.</w:delText>
        </w:r>
      </w:del>
    </w:p>
    <w:p w:rsidR="00A33515" w:rsidDel="002260E7" w:rsidRDefault="00A33515">
      <w:pPr>
        <w:spacing w:line="178" w:lineRule="exact"/>
        <w:rPr>
          <w:del w:id="4184" w:author="Admin" w:date="2019-02-19T02:10:00Z"/>
          <w:sz w:val="20"/>
          <w:szCs w:val="20"/>
        </w:rPr>
      </w:pPr>
    </w:p>
    <w:p w:rsidR="00A33515" w:rsidDel="002260E7" w:rsidRDefault="001A4D22">
      <w:pPr>
        <w:numPr>
          <w:ilvl w:val="0"/>
          <w:numId w:val="572"/>
        </w:numPr>
        <w:tabs>
          <w:tab w:val="left" w:pos="500"/>
        </w:tabs>
        <w:spacing w:line="333" w:lineRule="auto"/>
        <w:ind w:left="500" w:hanging="290"/>
        <w:rPr>
          <w:del w:id="4185" w:author="Admin" w:date="2019-02-19T02:10:00Z"/>
          <w:rFonts w:ascii="Arial" w:eastAsia="Arial" w:hAnsi="Arial" w:cs="Arial"/>
          <w:b/>
          <w:bCs/>
          <w:sz w:val="20"/>
          <w:szCs w:val="20"/>
        </w:rPr>
        <w:pPrChange w:id="4186" w:author="Admin" w:date="2019-02-19T00:19:00Z">
          <w:pPr>
            <w:numPr>
              <w:numId w:val="574"/>
            </w:numPr>
            <w:tabs>
              <w:tab w:val="left" w:pos="500"/>
            </w:tabs>
            <w:spacing w:line="333" w:lineRule="auto"/>
            <w:ind w:left="500" w:hanging="290"/>
          </w:pPr>
        </w:pPrChange>
      </w:pPr>
      <w:del w:id="4187" w:author="Admin" w:date="2019-02-19T02:10:00Z">
        <w:r w:rsidDel="002260E7">
          <w:rPr>
            <w:rFonts w:ascii="Arial" w:eastAsia="Arial" w:hAnsi="Arial" w:cs="Arial"/>
            <w:sz w:val="20"/>
            <w:szCs w:val="20"/>
          </w:rPr>
          <w:delText xml:space="preserve">На какое наименьшее число частей можно разрезать прямоуголь-ник 4 9, чтобы из них можно было сложить квадрат 6 6? </w:delText>
        </w:r>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Разреза на две части будет достаточно:</w:delText>
        </w:r>
      </w:del>
    </w:p>
    <w:p w:rsidR="00A33515" w:rsidDel="002260E7" w:rsidRDefault="001A4D22">
      <w:pPr>
        <w:spacing w:line="20" w:lineRule="exact"/>
        <w:rPr>
          <w:del w:id="4188" w:author="Admin" w:date="2019-02-19T02:10:00Z"/>
          <w:sz w:val="20"/>
          <w:szCs w:val="20"/>
        </w:rPr>
      </w:pPr>
      <w:del w:id="4189" w:author="Admin" w:date="2019-02-19T02:10:00Z">
        <w:r w:rsidDel="002260E7">
          <w:rPr>
            <w:noProof/>
            <w:sz w:val="20"/>
            <w:szCs w:val="20"/>
          </w:rPr>
          <mc:AlternateContent>
            <mc:Choice Requires="wps">
              <w:drawing>
                <wp:anchor distT="0" distB="0" distL="114300" distR="114300" simplePos="0" relativeHeight="251779072" behindDoc="1" locked="0" layoutInCell="0" allowOverlap="1" wp14:anchorId="07A7FF41" wp14:editId="52F81E21">
                  <wp:simplePos x="0" y="0"/>
                  <wp:positionH relativeFrom="column">
                    <wp:posOffset>1680845</wp:posOffset>
                  </wp:positionH>
                  <wp:positionV relativeFrom="paragraph">
                    <wp:posOffset>207645</wp:posOffset>
                  </wp:positionV>
                  <wp:extent cx="0" cy="719455"/>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9455"/>
                          </a:xfrm>
                          <a:prstGeom prst="line">
                            <a:avLst/>
                          </a:prstGeom>
                          <a:solidFill>
                            <a:srgbClr val="FFFFFF"/>
                          </a:solidFill>
                          <a:ln w="5060">
                            <a:solidFill>
                              <a:srgbClr val="999999"/>
                            </a:solidFill>
                            <a:miter lim="800000"/>
                            <a:headEnd/>
                            <a:tailEnd/>
                          </a:ln>
                        </wps:spPr>
                        <wps:bodyPr/>
                      </wps:wsp>
                    </a:graphicData>
                  </a:graphic>
                </wp:anchor>
              </w:drawing>
            </mc:Choice>
            <mc:Fallback>
              <w:pict>
                <v:line id="Shape 419" o:spid="_x0000_s1026"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132.35pt,16.35pt" to="132.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" o:allowincell="f" filled="t" strokecolor="#999"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80096" behindDoc="1" locked="0" layoutInCell="0" allowOverlap="1" wp14:anchorId="4A75BB48" wp14:editId="219E9339">
                  <wp:simplePos x="0" y="0"/>
                  <wp:positionH relativeFrom="column">
                    <wp:posOffset>1860550</wp:posOffset>
                  </wp:positionH>
                  <wp:positionV relativeFrom="paragraph">
                    <wp:posOffset>207645</wp:posOffset>
                  </wp:positionV>
                  <wp:extent cx="0" cy="719455"/>
                  <wp:effectExtent l="0" t="0" r="0" b="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9455"/>
                          </a:xfrm>
                          <a:prstGeom prst="line">
                            <a:avLst/>
                          </a:prstGeom>
                          <a:solidFill>
                            <a:srgbClr val="FFFFFF"/>
                          </a:solidFill>
                          <a:ln w="5060">
                            <a:solidFill>
                              <a:srgbClr val="999999"/>
                            </a:solidFill>
                            <a:miter lim="800000"/>
                            <a:headEnd/>
                            <a:tailEnd/>
                          </a:ln>
                        </wps:spPr>
                        <wps:bodyPr/>
                      </wps:wsp>
                    </a:graphicData>
                  </a:graphic>
                </wp:anchor>
              </w:drawing>
            </mc:Choice>
            <mc:Fallback>
              <w:pict>
                <v:line id="Shape 420" o:spid="_x0000_s1026" style="position:absolute;z-index:-251536384;visibility:visible;mso-wrap-style:square;mso-wrap-distance-left:9pt;mso-wrap-distance-top:0;mso-wrap-distance-right:9pt;mso-wrap-distance-bottom:0;mso-position-horizontal:absolute;mso-position-horizontal-relative:text;mso-position-vertical:absolute;mso-position-vertical-relative:text" from="146.5pt,16.35pt" to="146.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" o:allowincell="f" filled="t" strokecolor="#999"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81120" behindDoc="1" locked="0" layoutInCell="0" allowOverlap="1" wp14:anchorId="3FF077C3" wp14:editId="072F4331">
                  <wp:simplePos x="0" y="0"/>
                  <wp:positionH relativeFrom="column">
                    <wp:posOffset>2040890</wp:posOffset>
                  </wp:positionH>
                  <wp:positionV relativeFrom="paragraph">
                    <wp:posOffset>207645</wp:posOffset>
                  </wp:positionV>
                  <wp:extent cx="0" cy="719455"/>
                  <wp:effectExtent l="0" t="0" r="0" b="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9455"/>
                          </a:xfrm>
                          <a:prstGeom prst="line">
                            <a:avLst/>
                          </a:prstGeom>
                          <a:solidFill>
                            <a:srgbClr val="FFFFFF"/>
                          </a:solidFill>
                          <a:ln w="5060">
                            <a:solidFill>
                              <a:srgbClr val="999999"/>
                            </a:solidFill>
                            <a:miter lim="800000"/>
                            <a:headEnd/>
                            <a:tailEnd/>
                          </a:ln>
                        </wps:spPr>
                        <wps:bodyPr/>
                      </wps:wsp>
                    </a:graphicData>
                  </a:graphic>
                </wp:anchor>
              </w:drawing>
            </mc:Choice>
            <mc:Fallback>
              <w:pict>
                <v:line id="Shape 421" o:spid="_x0000_s1026"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160.7pt,16.35pt" to="160.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" o:allowincell="f" filled="t" strokecolor="#999"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82144" behindDoc="1" locked="0" layoutInCell="0" allowOverlap="1" wp14:anchorId="72A217CC" wp14:editId="4F77D39C">
                  <wp:simplePos x="0" y="0"/>
                  <wp:positionH relativeFrom="column">
                    <wp:posOffset>2220595</wp:posOffset>
                  </wp:positionH>
                  <wp:positionV relativeFrom="paragraph">
                    <wp:posOffset>207645</wp:posOffset>
                  </wp:positionV>
                  <wp:extent cx="0" cy="719455"/>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9455"/>
                          </a:xfrm>
                          <a:prstGeom prst="line">
                            <a:avLst/>
                          </a:prstGeom>
                          <a:solidFill>
                            <a:srgbClr val="FFFFFF"/>
                          </a:solidFill>
                          <a:ln w="5060">
                            <a:solidFill>
                              <a:srgbClr val="999999"/>
                            </a:solidFill>
                            <a:miter lim="800000"/>
                            <a:headEnd/>
                            <a:tailEnd/>
                          </a:ln>
                        </wps:spPr>
                        <wps:bodyPr/>
                      </wps:wsp>
                    </a:graphicData>
                  </a:graphic>
                </wp:anchor>
              </w:drawing>
            </mc:Choice>
            <mc:Fallback>
              <w:pict>
                <v:line id="Shape 422" o:spid="_x0000_s1026" style="position:absolute;z-index:-251534336;visibility:visible;mso-wrap-style:square;mso-wrap-distance-left:9pt;mso-wrap-distance-top:0;mso-wrap-distance-right:9pt;mso-wrap-distance-bottom:0;mso-position-horizontal:absolute;mso-position-horizontal-relative:text;mso-position-vertical:absolute;mso-position-vertical-relative:text" from="174.85pt,16.35pt" to="174.8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" o:allowincell="f" filled="t" strokecolor="#999"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83168" behindDoc="1" locked="0" layoutInCell="0" allowOverlap="1" wp14:anchorId="238A1031" wp14:editId="029BE89E">
                  <wp:simplePos x="0" y="0"/>
                  <wp:positionH relativeFrom="column">
                    <wp:posOffset>2400935</wp:posOffset>
                  </wp:positionH>
                  <wp:positionV relativeFrom="paragraph">
                    <wp:posOffset>207645</wp:posOffset>
                  </wp:positionV>
                  <wp:extent cx="0" cy="719455"/>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9455"/>
                          </a:xfrm>
                          <a:prstGeom prst="line">
                            <a:avLst/>
                          </a:prstGeom>
                          <a:solidFill>
                            <a:srgbClr val="FFFFFF"/>
                          </a:solidFill>
                          <a:ln w="5060">
                            <a:solidFill>
                              <a:srgbClr val="999999"/>
                            </a:solidFill>
                            <a:miter lim="800000"/>
                            <a:headEnd/>
                            <a:tailEnd/>
                          </a:ln>
                        </wps:spPr>
                        <wps:bodyPr/>
                      </wps:wsp>
                    </a:graphicData>
                  </a:graphic>
                </wp:anchor>
              </w:drawing>
            </mc:Choice>
            <mc:Fallback>
              <w:pict>
                <v:line id="Shape 423" o:spid="_x0000_s1026" style="position:absolute;z-index:-251533312;visibility:visible;mso-wrap-style:square;mso-wrap-distance-left:9pt;mso-wrap-distance-top:0;mso-wrap-distance-right:9pt;mso-wrap-distance-bottom:0;mso-position-horizontal:absolute;mso-position-horizontal-relative:text;mso-position-vertical:absolute;mso-position-vertical-relative:text" from="189.05pt,16.35pt" to="189.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" o:allowincell="f" filled="t" strokecolor="#999"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84192" behindDoc="1" locked="0" layoutInCell="0" allowOverlap="1" wp14:anchorId="1D05C32A" wp14:editId="011CD716">
                  <wp:simplePos x="0" y="0"/>
                  <wp:positionH relativeFrom="column">
                    <wp:posOffset>2580640</wp:posOffset>
                  </wp:positionH>
                  <wp:positionV relativeFrom="paragraph">
                    <wp:posOffset>207645</wp:posOffset>
                  </wp:positionV>
                  <wp:extent cx="0" cy="719455"/>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9455"/>
                          </a:xfrm>
                          <a:prstGeom prst="line">
                            <a:avLst/>
                          </a:prstGeom>
                          <a:solidFill>
                            <a:srgbClr val="FFFFFF"/>
                          </a:solidFill>
                          <a:ln w="5060">
                            <a:solidFill>
                              <a:srgbClr val="999999"/>
                            </a:solidFill>
                            <a:miter lim="800000"/>
                            <a:headEnd/>
                            <a:tailEnd/>
                          </a:ln>
                        </wps:spPr>
                        <wps:bodyPr/>
                      </wps:wsp>
                    </a:graphicData>
                  </a:graphic>
                </wp:anchor>
              </w:drawing>
            </mc:Choice>
            <mc:Fallback>
              <w:pict>
                <v:line id="Shape 424" o:spid="_x0000_s1026"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203.2pt,16.35pt" to="203.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" o:allowincell="f" filled="t" strokecolor="#999"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85216" behindDoc="1" locked="0" layoutInCell="0" allowOverlap="1" wp14:anchorId="637B9B84" wp14:editId="1809F763">
                  <wp:simplePos x="0" y="0"/>
                  <wp:positionH relativeFrom="column">
                    <wp:posOffset>2760980</wp:posOffset>
                  </wp:positionH>
                  <wp:positionV relativeFrom="paragraph">
                    <wp:posOffset>207645</wp:posOffset>
                  </wp:positionV>
                  <wp:extent cx="0" cy="719455"/>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9455"/>
                          </a:xfrm>
                          <a:prstGeom prst="line">
                            <a:avLst/>
                          </a:prstGeom>
                          <a:solidFill>
                            <a:srgbClr val="FFFFFF"/>
                          </a:solidFill>
                          <a:ln w="5060">
                            <a:solidFill>
                              <a:srgbClr val="999999"/>
                            </a:solidFill>
                            <a:miter lim="800000"/>
                            <a:headEnd/>
                            <a:tailEnd/>
                          </a:ln>
                        </wps:spPr>
                        <wps:bodyPr/>
                      </wps:wsp>
                    </a:graphicData>
                  </a:graphic>
                </wp:anchor>
              </w:drawing>
            </mc:Choice>
            <mc:Fallback>
              <w:pict>
                <v:line id="Shape 425" o:spid="_x0000_s1026" style="position:absolute;z-index:-251531264;visibility:visible;mso-wrap-style:square;mso-wrap-distance-left:9pt;mso-wrap-distance-top:0;mso-wrap-distance-right:9pt;mso-wrap-distance-bottom:0;mso-position-horizontal:absolute;mso-position-horizontal-relative:text;mso-position-vertical:absolute;mso-position-vertical-relative:text" from="217.4pt,16.35pt" to="217.4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" o:allowincell="f" filled="t" strokecolor="#999"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86240" behindDoc="1" locked="0" layoutInCell="0" allowOverlap="1" wp14:anchorId="1311E1A4" wp14:editId="300A1969">
                  <wp:simplePos x="0" y="0"/>
                  <wp:positionH relativeFrom="column">
                    <wp:posOffset>2940685</wp:posOffset>
                  </wp:positionH>
                  <wp:positionV relativeFrom="paragraph">
                    <wp:posOffset>207645</wp:posOffset>
                  </wp:positionV>
                  <wp:extent cx="0" cy="719455"/>
                  <wp:effectExtent l="0" t="0" r="0" b="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9455"/>
                          </a:xfrm>
                          <a:prstGeom prst="line">
                            <a:avLst/>
                          </a:prstGeom>
                          <a:solidFill>
                            <a:srgbClr val="FFFFFF"/>
                          </a:solidFill>
                          <a:ln w="5060">
                            <a:solidFill>
                              <a:srgbClr val="999999"/>
                            </a:solidFill>
                            <a:miter lim="800000"/>
                            <a:headEnd/>
                            <a:tailEnd/>
                          </a:ln>
                        </wps:spPr>
                        <wps:bodyPr/>
                      </wps:wsp>
                    </a:graphicData>
                  </a:graphic>
                </wp:anchor>
              </w:drawing>
            </mc:Choice>
            <mc:Fallback>
              <w:pict>
                <v:line id="Shape 426" o:spid="_x0000_s1026" style="position:absolute;z-index:-251530240;visibility:visible;mso-wrap-style:square;mso-wrap-distance-left:9pt;mso-wrap-distance-top:0;mso-wrap-distance-right:9pt;mso-wrap-distance-bottom:0;mso-position-horizontal:absolute;mso-position-horizontal-relative:text;mso-position-vertical:absolute;mso-position-vertical-relative:text" from="231.55pt,16.35pt" to="231.5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" o:allowincell="f" filled="t" strokecolor="#999"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87264" behindDoc="1" locked="0" layoutInCell="0" allowOverlap="1" wp14:anchorId="0385F4B6" wp14:editId="450989A9">
                  <wp:simplePos x="0" y="0"/>
                  <wp:positionH relativeFrom="column">
                    <wp:posOffset>1500505</wp:posOffset>
                  </wp:positionH>
                  <wp:positionV relativeFrom="paragraph">
                    <wp:posOffset>747395</wp:posOffset>
                  </wp:positionV>
                  <wp:extent cx="1620520" cy="0"/>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0520" cy="4763"/>
                          </a:xfrm>
                          <a:prstGeom prst="line">
                            <a:avLst/>
                          </a:prstGeom>
                          <a:solidFill>
                            <a:srgbClr val="FFFFFF"/>
                          </a:solidFill>
                          <a:ln w="5060">
                            <a:solidFill>
                              <a:srgbClr val="999999"/>
                            </a:solidFill>
                            <a:miter lim="800000"/>
                            <a:headEnd/>
                            <a:tailEnd/>
                          </a:ln>
                        </wps:spPr>
                        <wps:bodyPr/>
                      </wps:wsp>
                    </a:graphicData>
                  </a:graphic>
                </wp:anchor>
              </w:drawing>
            </mc:Choice>
            <mc:Fallback>
              <w:pict>
                <v:line id="Shape 427" o:spid="_x0000_s1026" style="position:absolute;z-index:-251529216;visibility:visible;mso-wrap-style:square;mso-wrap-distance-left:9pt;mso-wrap-distance-top:0;mso-wrap-distance-right:9pt;mso-wrap-distance-bottom:0;mso-position-horizontal:absolute;mso-position-horizontal-relative:text;mso-position-vertical:absolute;mso-position-vertical-relative:text" from="118.15pt,58.85pt" to="245.75pt,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" o:allowincell="f" filled="t" strokecolor="#999"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88288" behindDoc="1" locked="0" layoutInCell="0" allowOverlap="1" wp14:anchorId="1AF87A4E" wp14:editId="4978B9A2">
                  <wp:simplePos x="0" y="0"/>
                  <wp:positionH relativeFrom="column">
                    <wp:posOffset>1500505</wp:posOffset>
                  </wp:positionH>
                  <wp:positionV relativeFrom="paragraph">
                    <wp:posOffset>567690</wp:posOffset>
                  </wp:positionV>
                  <wp:extent cx="1620520" cy="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0520" cy="4763"/>
                          </a:xfrm>
                          <a:prstGeom prst="line">
                            <a:avLst/>
                          </a:prstGeom>
                          <a:solidFill>
                            <a:srgbClr val="FFFFFF"/>
                          </a:solidFill>
                          <a:ln w="5060">
                            <a:solidFill>
                              <a:srgbClr val="999999"/>
                            </a:solidFill>
                            <a:miter lim="800000"/>
                            <a:headEnd/>
                            <a:tailEnd/>
                          </a:ln>
                        </wps:spPr>
                        <wps:bodyPr/>
                      </wps:wsp>
                    </a:graphicData>
                  </a:graphic>
                </wp:anchor>
              </w:drawing>
            </mc:Choice>
            <mc:Fallback>
              <w:pict>
                <v:line id="Shape 428" o:spid="_x0000_s1026"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118.15pt,44.7pt" to="245.7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" o:allowincell="f" filled="t" strokecolor="#999"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89312" behindDoc="1" locked="0" layoutInCell="0" allowOverlap="1" wp14:anchorId="520CF59C" wp14:editId="56374301">
                  <wp:simplePos x="0" y="0"/>
                  <wp:positionH relativeFrom="column">
                    <wp:posOffset>1500505</wp:posOffset>
                  </wp:positionH>
                  <wp:positionV relativeFrom="paragraph">
                    <wp:posOffset>387350</wp:posOffset>
                  </wp:positionV>
                  <wp:extent cx="1620520" cy="0"/>
                  <wp:effectExtent l="0" t="0" r="0" b="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0520" cy="4763"/>
                          </a:xfrm>
                          <a:prstGeom prst="line">
                            <a:avLst/>
                          </a:prstGeom>
                          <a:solidFill>
                            <a:srgbClr val="FFFFFF"/>
                          </a:solidFill>
                          <a:ln w="5060">
                            <a:solidFill>
                              <a:srgbClr val="999999"/>
                            </a:solidFill>
                            <a:miter lim="800000"/>
                            <a:headEnd/>
                            <a:tailEnd/>
                          </a:ln>
                        </wps:spPr>
                        <wps:bodyPr/>
                      </wps:wsp>
                    </a:graphicData>
                  </a:graphic>
                </wp:anchor>
              </w:drawing>
            </mc:Choice>
            <mc:Fallback>
              <w:pict>
                <v:line id="Shape 429" o:spid="_x0000_s1026" style="position:absolute;z-index:-251527168;visibility:visible;mso-wrap-style:square;mso-wrap-distance-left:9pt;mso-wrap-distance-top:0;mso-wrap-distance-right:9pt;mso-wrap-distance-bottom:0;mso-position-horizontal:absolute;mso-position-horizontal-relative:text;mso-position-vertical:absolute;mso-position-vertical-relative:text" from="118.15pt,30.5pt" to="245.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" o:allowincell="f" filled="t" strokecolor="#999"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90336" behindDoc="1" locked="0" layoutInCell="0" allowOverlap="1" wp14:anchorId="57605ACB" wp14:editId="26881170">
                  <wp:simplePos x="0" y="0"/>
                  <wp:positionH relativeFrom="column">
                    <wp:posOffset>1500505</wp:posOffset>
                  </wp:positionH>
                  <wp:positionV relativeFrom="paragraph">
                    <wp:posOffset>200025</wp:posOffset>
                  </wp:positionV>
                  <wp:extent cx="0" cy="734695"/>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4695"/>
                          </a:xfrm>
                          <a:prstGeom prst="line">
                            <a:avLst/>
                          </a:prstGeom>
                          <a:solidFill>
                            <a:srgbClr val="FFFFFF"/>
                          </a:solidFill>
                          <a:ln w="15183">
                            <a:solidFill>
                              <a:srgbClr val="000000"/>
                            </a:solidFill>
                            <a:miter lim="800000"/>
                            <a:headEnd/>
                            <a:tailEnd/>
                          </a:ln>
                        </wps:spPr>
                        <wps:bodyPr/>
                      </wps:wsp>
                    </a:graphicData>
                  </a:graphic>
                </wp:anchor>
              </w:drawing>
            </mc:Choice>
            <mc:Fallback>
              <w:pict>
                <v:line id="Shape 430" o:spid="_x0000_s1026" style="position:absolute;z-index:-251526144;visibility:visible;mso-wrap-style:square;mso-wrap-distance-left:9pt;mso-wrap-distance-top:0;mso-wrap-distance-right:9pt;mso-wrap-distance-bottom:0;mso-position-horizontal:absolute;mso-position-horizontal-relative:text;mso-position-vertical:absolute;mso-position-vertical-relative:text" from="118.15pt,15.75pt" to="118.1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" o:allowincell="f" filled="t" strokeweight=".42175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91360" behindDoc="1" locked="0" layoutInCell="0" allowOverlap="1" wp14:anchorId="3C2E63ED" wp14:editId="5ABC577C">
                  <wp:simplePos x="0" y="0"/>
                  <wp:positionH relativeFrom="column">
                    <wp:posOffset>1492885</wp:posOffset>
                  </wp:positionH>
                  <wp:positionV relativeFrom="paragraph">
                    <wp:posOffset>207645</wp:posOffset>
                  </wp:positionV>
                  <wp:extent cx="1635125" cy="0"/>
                  <wp:effectExtent l="0" t="0" r="0" b="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5125" cy="4763"/>
                          </a:xfrm>
                          <a:prstGeom prst="line">
                            <a:avLst/>
                          </a:prstGeom>
                          <a:solidFill>
                            <a:srgbClr val="FFFFFF"/>
                          </a:solidFill>
                          <a:ln w="15183">
                            <a:solidFill>
                              <a:srgbClr val="000000"/>
                            </a:solidFill>
                            <a:miter lim="800000"/>
                            <a:headEnd/>
                            <a:tailEnd/>
                          </a:ln>
                        </wps:spPr>
                        <wps:bodyPr/>
                      </wps:wsp>
                    </a:graphicData>
                  </a:graphic>
                </wp:anchor>
              </w:drawing>
            </mc:Choice>
            <mc:Fallback>
              <w:pict>
                <v:line id="Shape 431" o:spid="_x0000_s1026" style="position:absolute;z-index:-251525120;visibility:visible;mso-wrap-style:square;mso-wrap-distance-left:9pt;mso-wrap-distance-top:0;mso-wrap-distance-right:9pt;mso-wrap-distance-bottom:0;mso-position-horizontal:absolute;mso-position-horizontal-relative:text;mso-position-vertical:absolute;mso-position-vertical-relative:text" from="117.55pt,16.35pt" to="246.3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" o:allowincell="f" filled="t" strokeweight=".42175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92384" behindDoc="1" locked="0" layoutInCell="0" allowOverlap="1" wp14:anchorId="52D27D98" wp14:editId="70290B2E">
                  <wp:simplePos x="0" y="0"/>
                  <wp:positionH relativeFrom="column">
                    <wp:posOffset>3121025</wp:posOffset>
                  </wp:positionH>
                  <wp:positionV relativeFrom="paragraph">
                    <wp:posOffset>200025</wp:posOffset>
                  </wp:positionV>
                  <wp:extent cx="0" cy="734695"/>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4695"/>
                          </a:xfrm>
                          <a:prstGeom prst="line">
                            <a:avLst/>
                          </a:prstGeom>
                          <a:solidFill>
                            <a:srgbClr val="FFFFFF"/>
                          </a:solidFill>
                          <a:ln w="15183">
                            <a:solidFill>
                              <a:srgbClr val="000000"/>
                            </a:solidFill>
                            <a:miter lim="800000"/>
                            <a:headEnd/>
                            <a:tailEnd/>
                          </a:ln>
                        </wps:spPr>
                        <wps:bodyPr/>
                      </wps:wsp>
                    </a:graphicData>
                  </a:graphic>
                </wp:anchor>
              </w:drawing>
            </mc:Choice>
            <mc:Fallback>
              <w:pict>
                <v:line id="Shape 432" o:spid="_x0000_s1026" style="position:absolute;z-index:-251524096;visibility:visible;mso-wrap-style:square;mso-wrap-distance-left:9pt;mso-wrap-distance-top:0;mso-wrap-distance-right:9pt;mso-wrap-distance-bottom:0;mso-position-horizontal:absolute;mso-position-horizontal-relative:text;mso-position-vertical:absolute;mso-position-vertical-relative:text" from="245.75pt,15.75pt" to="245.7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" o:allowincell="f" filled="t" strokeweight=".42175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93408" behindDoc="1" locked="0" layoutInCell="0" allowOverlap="1" wp14:anchorId="74CBBA15" wp14:editId="46AEB8E1">
                  <wp:simplePos x="0" y="0"/>
                  <wp:positionH relativeFrom="column">
                    <wp:posOffset>1492885</wp:posOffset>
                  </wp:positionH>
                  <wp:positionV relativeFrom="paragraph">
                    <wp:posOffset>927100</wp:posOffset>
                  </wp:positionV>
                  <wp:extent cx="1635125" cy="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5125" cy="4763"/>
                          </a:xfrm>
                          <a:prstGeom prst="line">
                            <a:avLst/>
                          </a:prstGeom>
                          <a:solidFill>
                            <a:srgbClr val="FFFFFF"/>
                          </a:solidFill>
                          <a:ln w="15183">
                            <a:solidFill>
                              <a:srgbClr val="000000"/>
                            </a:solidFill>
                            <a:miter lim="800000"/>
                            <a:headEnd/>
                            <a:tailEnd/>
                          </a:ln>
                        </wps:spPr>
                        <wps:bodyPr/>
                      </wps:wsp>
                    </a:graphicData>
                  </a:graphic>
                </wp:anchor>
              </w:drawing>
            </mc:Choice>
            <mc:Fallback>
              <w:pict>
                <v:line id="Shape 433" o:spid="_x0000_s1026" style="position:absolute;z-index:-251523072;visibility:visible;mso-wrap-style:square;mso-wrap-distance-left:9pt;mso-wrap-distance-top:0;mso-wrap-distance-right:9pt;mso-wrap-distance-bottom:0;mso-position-horizontal:absolute;mso-position-horizontal-relative:text;mso-position-vertical:absolute;mso-position-vertical-relative:text" from="117.55pt,73pt" to="246.3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" o:allowincell="f" filled="t" strokeweight=".42175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94432" behindDoc="1" locked="0" layoutInCell="0" allowOverlap="1" wp14:anchorId="2B82CE74" wp14:editId="5437077D">
                  <wp:simplePos x="0" y="0"/>
                  <wp:positionH relativeFrom="column">
                    <wp:posOffset>2040890</wp:posOffset>
                  </wp:positionH>
                  <wp:positionV relativeFrom="paragraph">
                    <wp:posOffset>560070</wp:posOffset>
                  </wp:positionV>
                  <wp:extent cx="0" cy="37465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74650"/>
                          </a:xfrm>
                          <a:prstGeom prst="line">
                            <a:avLst/>
                          </a:prstGeom>
                          <a:solidFill>
                            <a:srgbClr val="FFFFFF"/>
                          </a:solidFill>
                          <a:ln w="15183">
                            <a:solidFill>
                              <a:srgbClr val="000000"/>
                            </a:solidFill>
                            <a:miter lim="800000"/>
                            <a:headEnd/>
                            <a:tailEnd/>
                          </a:ln>
                        </wps:spPr>
                        <wps:bodyPr/>
                      </wps:wsp>
                    </a:graphicData>
                  </a:graphic>
                </wp:anchor>
              </w:drawing>
            </mc:Choice>
            <mc:Fallback>
              <w:pict>
                <v:line id="Shape 434" o:spid="_x0000_s1026" style="position:absolute;z-index:-251522048;visibility:visible;mso-wrap-style:square;mso-wrap-distance-left:9pt;mso-wrap-distance-top:0;mso-wrap-distance-right:9pt;mso-wrap-distance-bottom:0;mso-position-horizontal:absolute;mso-position-horizontal-relative:text;mso-position-vertical:absolute;mso-position-vertical-relative:text" from="160.7pt,44.1pt" to="160.7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" o:allowincell="f" filled="t" strokeweight=".42175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95456" behindDoc="1" locked="0" layoutInCell="0" allowOverlap="1" wp14:anchorId="201B1142" wp14:editId="4971D11D">
                  <wp:simplePos x="0" y="0"/>
                  <wp:positionH relativeFrom="column">
                    <wp:posOffset>2033270</wp:posOffset>
                  </wp:positionH>
                  <wp:positionV relativeFrom="paragraph">
                    <wp:posOffset>567690</wp:posOffset>
                  </wp:positionV>
                  <wp:extent cx="554990" cy="0"/>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4990" cy="4763"/>
                          </a:xfrm>
                          <a:prstGeom prst="line">
                            <a:avLst/>
                          </a:prstGeom>
                          <a:solidFill>
                            <a:srgbClr val="FFFFFF"/>
                          </a:solidFill>
                          <a:ln w="15183">
                            <a:solidFill>
                              <a:srgbClr val="000000"/>
                            </a:solidFill>
                            <a:miter lim="800000"/>
                            <a:headEnd/>
                            <a:tailEnd/>
                          </a:ln>
                        </wps:spPr>
                        <wps:bodyPr/>
                      </wps:wsp>
                    </a:graphicData>
                  </a:graphic>
                </wp:anchor>
              </w:drawing>
            </mc:Choice>
            <mc:Fallback>
              <w:pict>
                <v:line id="Shape 435" o:spid="_x0000_s1026" style="position:absolute;z-index:-251521024;visibility:visible;mso-wrap-style:square;mso-wrap-distance-left:9pt;mso-wrap-distance-top:0;mso-wrap-distance-right:9pt;mso-wrap-distance-bottom:0;mso-position-horizontal:absolute;mso-position-horizontal-relative:text;mso-position-vertical:absolute;mso-position-vertical-relative:text" from="160.1pt,44.7pt" to="203.8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" o:allowincell="f" filled="t" strokeweight=".42175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96480" behindDoc="1" locked="0" layoutInCell="0" allowOverlap="1" wp14:anchorId="2139577A" wp14:editId="2FDDA422">
                  <wp:simplePos x="0" y="0"/>
                  <wp:positionH relativeFrom="column">
                    <wp:posOffset>2580640</wp:posOffset>
                  </wp:positionH>
                  <wp:positionV relativeFrom="paragraph">
                    <wp:posOffset>200025</wp:posOffset>
                  </wp:positionV>
                  <wp:extent cx="0" cy="37465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74650"/>
                          </a:xfrm>
                          <a:prstGeom prst="line">
                            <a:avLst/>
                          </a:prstGeom>
                          <a:solidFill>
                            <a:srgbClr val="FFFFFF"/>
                          </a:solidFill>
                          <a:ln w="15183">
                            <a:solidFill>
                              <a:srgbClr val="000000"/>
                            </a:solidFill>
                            <a:miter lim="800000"/>
                            <a:headEnd/>
                            <a:tailEnd/>
                          </a:ln>
                        </wps:spPr>
                        <wps:bodyPr/>
                      </wps:wsp>
                    </a:graphicData>
                  </a:graphic>
                </wp:anchor>
              </w:drawing>
            </mc:Choice>
            <mc:Fallback>
              <w:pict>
                <v:line id="Shape 436" o:spid="_x0000_s1026" style="position:absolute;z-index:-251520000;visibility:visible;mso-wrap-style:square;mso-wrap-distance-left:9pt;mso-wrap-distance-top:0;mso-wrap-distance-right:9pt;mso-wrap-distance-bottom:0;mso-position-horizontal:absolute;mso-position-horizontal-relative:text;mso-position-vertical:absolute;mso-position-vertical-relative:text" from="203.2pt,15.75pt" to="203.2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" o:allowincell="f" filled="t" strokeweight=".42175mm">
                  <v:stroke joinstyle="miter"/>
                  <o:lock v:ext="edit" shapetype="f"/>
                </v:line>
              </w:pict>
            </mc:Fallback>
          </mc:AlternateContent>
        </w:r>
      </w:del>
    </w:p>
    <w:p w:rsidR="00A33515" w:rsidDel="002260E7" w:rsidRDefault="00A33515">
      <w:pPr>
        <w:rPr>
          <w:del w:id="4190" w:author="Admin" w:date="2019-02-19T02:10:00Z"/>
        </w:rPr>
        <w:sectPr w:rsidR="00A33515" w:rsidDel="002260E7">
          <w:pgSz w:w="8220" w:h="12472"/>
          <w:pgMar w:top="1440" w:right="720" w:bottom="1440" w:left="720" w:header="0" w:footer="0" w:gutter="0"/>
          <w:cols w:space="720" w:equalWidth="0">
            <w:col w:w="6780"/>
          </w:cols>
        </w:sectPr>
      </w:pPr>
    </w:p>
    <w:p w:rsidR="00A33515" w:rsidDel="002260E7" w:rsidRDefault="001A4D22">
      <w:pPr>
        <w:jc w:val="center"/>
        <w:rPr>
          <w:del w:id="4191" w:author="Admin" w:date="2019-02-19T02:10:00Z"/>
          <w:sz w:val="20"/>
          <w:szCs w:val="20"/>
        </w:rPr>
      </w:pPr>
      <w:bookmarkStart w:id="4192" w:name="page254"/>
      <w:bookmarkEnd w:id="4192"/>
      <w:del w:id="4193" w:author="Admin" w:date="2019-02-19T02:10:00Z">
        <w:r w:rsidDel="002260E7">
          <w:rPr>
            <w:rFonts w:ascii="Arial" w:eastAsia="Arial" w:hAnsi="Arial" w:cs="Arial"/>
            <w:sz w:val="18"/>
            <w:szCs w:val="18"/>
          </w:rPr>
          <w:lastRenderedPageBreak/>
          <w:delText>2014 год, 6 класс</w:delText>
        </w:r>
      </w:del>
    </w:p>
    <w:p w:rsidR="00A33515" w:rsidDel="002260E7" w:rsidRDefault="00A33515">
      <w:pPr>
        <w:spacing w:line="184" w:lineRule="exact"/>
        <w:rPr>
          <w:del w:id="4194" w:author="Admin" w:date="2019-02-19T02:10:00Z"/>
          <w:sz w:val="20"/>
          <w:szCs w:val="20"/>
        </w:rPr>
      </w:pPr>
    </w:p>
    <w:p w:rsidR="00A33515" w:rsidDel="002260E7" w:rsidRDefault="001A4D22">
      <w:pPr>
        <w:spacing w:line="291" w:lineRule="auto"/>
        <w:ind w:left="500"/>
        <w:jc w:val="both"/>
        <w:rPr>
          <w:del w:id="4195" w:author="Admin" w:date="2019-02-19T02:10:00Z"/>
          <w:sz w:val="20"/>
          <w:szCs w:val="20"/>
        </w:rPr>
      </w:pPr>
      <w:del w:id="4196" w:author="Admin" w:date="2019-02-19T02:10:00Z">
        <w:r w:rsidDel="002260E7">
          <w:rPr>
            <w:rFonts w:ascii="Arial" w:eastAsia="Arial" w:hAnsi="Arial" w:cs="Arial"/>
            <w:sz w:val="20"/>
            <w:szCs w:val="20"/>
          </w:rPr>
          <w:delText>Составить из этих двух частей квадрат более чем просто: нужно по-двинуть правую часть вниз и влево — и тем самым расположить её под левой.</w:delText>
        </w:r>
      </w:del>
    </w:p>
    <w:p w:rsidR="00A33515" w:rsidDel="002260E7" w:rsidRDefault="00A33515">
      <w:pPr>
        <w:spacing w:line="275" w:lineRule="exact"/>
        <w:rPr>
          <w:del w:id="4197" w:author="Admin" w:date="2019-02-19T02:10:00Z"/>
          <w:sz w:val="20"/>
          <w:szCs w:val="20"/>
        </w:rPr>
      </w:pPr>
    </w:p>
    <w:p w:rsidR="00A33515" w:rsidDel="002260E7" w:rsidRDefault="001A4D22">
      <w:pPr>
        <w:rPr>
          <w:del w:id="4198" w:author="Admin" w:date="2019-02-19T02:10:00Z"/>
          <w:sz w:val="20"/>
          <w:szCs w:val="20"/>
        </w:rPr>
      </w:pPr>
      <w:del w:id="4199" w:author="Admin" w:date="2019-02-19T02:10:00Z">
        <w:r w:rsidDel="002260E7">
          <w:rPr>
            <w:rFonts w:ascii="Arial" w:eastAsia="Arial" w:hAnsi="Arial" w:cs="Arial"/>
            <w:b/>
            <w:bCs/>
            <w:sz w:val="26"/>
            <w:szCs w:val="26"/>
          </w:rPr>
          <w:delText>Задача 6.</w:delText>
        </w:r>
      </w:del>
    </w:p>
    <w:p w:rsidR="00A33515" w:rsidDel="002260E7" w:rsidRDefault="00A33515">
      <w:pPr>
        <w:spacing w:line="178" w:lineRule="exact"/>
        <w:rPr>
          <w:del w:id="4200" w:author="Admin" w:date="2019-02-19T02:10:00Z"/>
          <w:sz w:val="20"/>
          <w:szCs w:val="20"/>
        </w:rPr>
      </w:pPr>
    </w:p>
    <w:p w:rsidR="00A33515" w:rsidDel="002260E7" w:rsidRDefault="001A4D22">
      <w:pPr>
        <w:spacing w:line="287" w:lineRule="auto"/>
        <w:ind w:left="500" w:hanging="287"/>
        <w:jc w:val="both"/>
        <w:rPr>
          <w:del w:id="4201" w:author="Admin" w:date="2019-02-19T02:10:00Z"/>
          <w:sz w:val="20"/>
          <w:szCs w:val="20"/>
        </w:rPr>
      </w:pPr>
      <w:del w:id="4202" w:author="Admin" w:date="2019-02-19T02:10:00Z">
        <w:r w:rsidDel="002260E7">
          <w:rPr>
            <w:rFonts w:ascii="Arial" w:eastAsia="Arial" w:hAnsi="Arial" w:cs="Arial"/>
            <w:b/>
            <w:bCs/>
            <w:sz w:val="20"/>
            <w:szCs w:val="20"/>
          </w:rPr>
          <w:delText xml:space="preserve">B. </w:delText>
        </w:r>
        <w:r w:rsidDel="002260E7">
          <w:rPr>
            <w:rFonts w:ascii="Arial" w:eastAsia="Arial" w:hAnsi="Arial" w:cs="Arial"/>
            <w:sz w:val="20"/>
            <w:szCs w:val="20"/>
          </w:rPr>
          <w:delText>В трехзначном числе цифру сотен увеличили на</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3,</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цифру десят-ков — на 2 и цифру единиц — на 1. В результате получилось но-вое трехзначное число, в 4 раза большее исходного. Найти исходное число.</w:delText>
        </w:r>
      </w:del>
    </w:p>
    <w:p w:rsidR="00A33515" w:rsidDel="002260E7" w:rsidRDefault="00A33515">
      <w:pPr>
        <w:spacing w:line="51" w:lineRule="exact"/>
        <w:rPr>
          <w:del w:id="4203" w:author="Admin" w:date="2019-02-19T02:10:00Z"/>
          <w:sz w:val="20"/>
          <w:szCs w:val="20"/>
        </w:rPr>
      </w:pPr>
    </w:p>
    <w:p w:rsidR="00A33515" w:rsidDel="002260E7" w:rsidRDefault="001A4D22">
      <w:pPr>
        <w:spacing w:line="301" w:lineRule="auto"/>
        <w:ind w:left="500"/>
        <w:jc w:val="both"/>
        <w:rPr>
          <w:del w:id="4204" w:author="Admin" w:date="2019-02-19T02:10:00Z"/>
          <w:sz w:val="20"/>
          <w:szCs w:val="20"/>
        </w:rPr>
      </w:pPr>
      <w:del w:id="4205"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Единственный разряд,</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не подверженный переносам из</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 xml:space="preserve">более младших разрядов — самый младший. Раз младшая цифра при умножении на 4 увеличилась на 1, то она была нечётной (пото-му что иначе она возросла бы на чётное число). Единственная под-ходящая под эти условия цифра — 7 (7 4 </w:delText>
        </w:r>
        <w:r w:rsidDel="002260E7">
          <w:rPr>
            <w:rFonts w:eastAsia="Times New Roman"/>
            <w:sz w:val="19"/>
            <w:szCs w:val="19"/>
          </w:rPr>
          <w:delText>=</w:delText>
        </w:r>
        <w:r w:rsidDel="002260E7">
          <w:rPr>
            <w:rFonts w:ascii="Arial" w:eastAsia="Arial" w:hAnsi="Arial" w:cs="Arial"/>
            <w:sz w:val="19"/>
            <w:szCs w:val="19"/>
          </w:rPr>
          <w:delText xml:space="preserve"> 28, а цифры 1, 3, 5 и 9 такими свойствами не обладают, в чём легко убедиться).</w:delText>
        </w:r>
      </w:del>
    </w:p>
    <w:p w:rsidR="00A33515" w:rsidDel="002260E7" w:rsidRDefault="00A33515">
      <w:pPr>
        <w:spacing w:line="41" w:lineRule="exact"/>
        <w:rPr>
          <w:del w:id="4206" w:author="Admin" w:date="2019-02-19T02:10:00Z"/>
          <w:sz w:val="20"/>
          <w:szCs w:val="20"/>
        </w:rPr>
      </w:pPr>
    </w:p>
    <w:p w:rsidR="00A33515" w:rsidDel="002260E7" w:rsidRDefault="001A4D22">
      <w:pPr>
        <w:spacing w:line="301" w:lineRule="auto"/>
        <w:ind w:left="500"/>
        <w:jc w:val="both"/>
        <w:rPr>
          <w:del w:id="4207" w:author="Admin" w:date="2019-02-19T02:10:00Z"/>
          <w:sz w:val="20"/>
          <w:szCs w:val="20"/>
        </w:rPr>
      </w:pPr>
      <w:del w:id="4208" w:author="Admin" w:date="2019-02-19T02:10:00Z">
        <w:r w:rsidDel="002260E7">
          <w:rPr>
            <w:rFonts w:ascii="Arial" w:eastAsia="Arial" w:hAnsi="Arial" w:cs="Arial"/>
            <w:sz w:val="19"/>
            <w:szCs w:val="19"/>
          </w:rPr>
          <w:delText>Таким образом, последняя цифра в числе равна 7, и при умножении на 4 образовался перенос 2 в средний разряд. Так как при умно-жении на 4 цифра среднего разряда увеличилась на 2, мы можем вычесть из получившейся цифры перенос, тем самым получив, что средняя цифра числа остаётся неизменной при умножении на 4. Значит, она чётна — и подходит под это условие только 0.</w:delText>
        </w:r>
      </w:del>
    </w:p>
    <w:p w:rsidR="00A33515" w:rsidDel="002260E7" w:rsidRDefault="00A33515">
      <w:pPr>
        <w:spacing w:line="42" w:lineRule="exact"/>
        <w:rPr>
          <w:del w:id="4209" w:author="Admin" w:date="2019-02-19T02:10:00Z"/>
          <w:sz w:val="20"/>
          <w:szCs w:val="20"/>
        </w:rPr>
      </w:pPr>
    </w:p>
    <w:p w:rsidR="00A33515" w:rsidDel="002260E7" w:rsidRDefault="001A4D22">
      <w:pPr>
        <w:spacing w:line="285" w:lineRule="auto"/>
        <w:ind w:left="500"/>
        <w:jc w:val="both"/>
        <w:rPr>
          <w:del w:id="4210" w:author="Admin" w:date="2019-02-19T02:10:00Z"/>
          <w:sz w:val="20"/>
          <w:szCs w:val="20"/>
        </w:rPr>
      </w:pPr>
      <w:del w:id="4211" w:author="Admin" w:date="2019-02-19T02:10:00Z">
        <w:r w:rsidDel="002260E7">
          <w:rPr>
            <w:rFonts w:ascii="Arial" w:eastAsia="Arial" w:hAnsi="Arial" w:cs="Arial"/>
            <w:sz w:val="20"/>
            <w:szCs w:val="20"/>
          </w:rPr>
          <w:delText>Отсюда число заканчивается на 07, и при умножении на 4 перено-са из среднего разряда в старший не возникает. Поэтому старшая цифра при умножении на 4 увеличивается на 3 и не даёт никакого переноса в следующие разряды. Под это условие подходит только единица.</w:delText>
        </w:r>
      </w:del>
    </w:p>
    <w:p w:rsidR="00A33515" w:rsidDel="002260E7" w:rsidRDefault="00A33515">
      <w:pPr>
        <w:spacing w:line="53" w:lineRule="exact"/>
        <w:rPr>
          <w:del w:id="4212" w:author="Admin" w:date="2019-02-19T02:10:00Z"/>
          <w:sz w:val="20"/>
          <w:szCs w:val="20"/>
        </w:rPr>
      </w:pPr>
    </w:p>
    <w:p w:rsidR="00A33515" w:rsidDel="002260E7" w:rsidRDefault="001A4D22">
      <w:pPr>
        <w:ind w:left="500"/>
        <w:rPr>
          <w:del w:id="4213" w:author="Admin" w:date="2019-02-19T02:10:00Z"/>
          <w:sz w:val="20"/>
          <w:szCs w:val="20"/>
        </w:rPr>
      </w:pPr>
      <w:del w:id="4214" w:author="Admin" w:date="2019-02-19T02:10:00Z">
        <w:r w:rsidDel="002260E7">
          <w:rPr>
            <w:rFonts w:ascii="Arial" w:eastAsia="Arial" w:hAnsi="Arial" w:cs="Arial"/>
            <w:sz w:val="20"/>
            <w:szCs w:val="20"/>
          </w:rPr>
          <w:delText>Получаем ответ — 107.</w:delText>
        </w:r>
      </w:del>
    </w:p>
    <w:p w:rsidR="00A33515" w:rsidDel="002260E7" w:rsidRDefault="00A33515">
      <w:pPr>
        <w:spacing w:line="200" w:lineRule="exact"/>
        <w:rPr>
          <w:del w:id="4215" w:author="Admin" w:date="2019-02-19T02:10:00Z"/>
          <w:sz w:val="20"/>
          <w:szCs w:val="20"/>
        </w:rPr>
      </w:pPr>
    </w:p>
    <w:p w:rsidR="00A33515" w:rsidDel="002260E7" w:rsidRDefault="00A33515">
      <w:pPr>
        <w:spacing w:line="359" w:lineRule="exact"/>
        <w:rPr>
          <w:del w:id="4216" w:author="Admin" w:date="2019-02-19T02:10:00Z"/>
          <w:sz w:val="20"/>
          <w:szCs w:val="20"/>
        </w:rPr>
      </w:pPr>
    </w:p>
    <w:p w:rsidR="00A33515" w:rsidDel="002260E7" w:rsidRDefault="001A4D22">
      <w:pPr>
        <w:rPr>
          <w:del w:id="4217" w:author="Admin" w:date="2019-02-19T02:10:00Z"/>
          <w:sz w:val="20"/>
          <w:szCs w:val="20"/>
        </w:rPr>
      </w:pPr>
      <w:del w:id="4218" w:author="Admin" w:date="2019-02-19T02:10:00Z">
        <w:r w:rsidDel="002260E7">
          <w:rPr>
            <w:rFonts w:ascii="Arial" w:eastAsia="Arial" w:hAnsi="Arial" w:cs="Arial"/>
            <w:b/>
            <w:bCs/>
            <w:sz w:val="36"/>
            <w:szCs w:val="36"/>
          </w:rPr>
          <w:delText>Задачи 6 класса</w:delText>
        </w:r>
      </w:del>
    </w:p>
    <w:p w:rsidR="00A33515" w:rsidDel="002260E7" w:rsidRDefault="00A33515">
      <w:pPr>
        <w:spacing w:line="228" w:lineRule="exact"/>
        <w:rPr>
          <w:del w:id="4219" w:author="Admin" w:date="2019-02-19T02:10:00Z"/>
          <w:sz w:val="20"/>
          <w:szCs w:val="20"/>
        </w:rPr>
      </w:pPr>
    </w:p>
    <w:p w:rsidR="00A33515" w:rsidDel="002260E7" w:rsidRDefault="001A4D22">
      <w:pPr>
        <w:rPr>
          <w:del w:id="4220" w:author="Admin" w:date="2019-02-19T02:10:00Z"/>
          <w:sz w:val="20"/>
          <w:szCs w:val="20"/>
        </w:rPr>
      </w:pPr>
      <w:del w:id="4221" w:author="Admin" w:date="2019-02-19T02:10:00Z">
        <w:r w:rsidDel="002260E7">
          <w:rPr>
            <w:rFonts w:ascii="Arial" w:eastAsia="Arial" w:hAnsi="Arial" w:cs="Arial"/>
            <w:b/>
            <w:bCs/>
            <w:sz w:val="26"/>
            <w:szCs w:val="26"/>
          </w:rPr>
          <w:delText>Задача 1.</w:delText>
        </w:r>
      </w:del>
    </w:p>
    <w:p w:rsidR="00A33515" w:rsidDel="002260E7" w:rsidRDefault="00A33515">
      <w:pPr>
        <w:spacing w:line="178" w:lineRule="exact"/>
        <w:rPr>
          <w:del w:id="4222" w:author="Admin" w:date="2019-02-19T02:10:00Z"/>
          <w:sz w:val="20"/>
          <w:szCs w:val="20"/>
        </w:rPr>
      </w:pPr>
    </w:p>
    <w:p w:rsidR="00A33515" w:rsidDel="002260E7" w:rsidRDefault="001A4D22">
      <w:pPr>
        <w:numPr>
          <w:ilvl w:val="0"/>
          <w:numId w:val="573"/>
        </w:numPr>
        <w:tabs>
          <w:tab w:val="left" w:pos="500"/>
        </w:tabs>
        <w:spacing w:line="291" w:lineRule="auto"/>
        <w:ind w:left="500" w:hanging="306"/>
        <w:jc w:val="both"/>
        <w:rPr>
          <w:del w:id="4223" w:author="Admin" w:date="2019-02-19T02:10:00Z"/>
          <w:rFonts w:ascii="Arial" w:eastAsia="Arial" w:hAnsi="Arial" w:cs="Arial"/>
          <w:b/>
          <w:bCs/>
          <w:sz w:val="20"/>
          <w:szCs w:val="20"/>
        </w:rPr>
        <w:pPrChange w:id="4224" w:author="Admin" w:date="2019-02-19T00:19:00Z">
          <w:pPr>
            <w:numPr>
              <w:numId w:val="575"/>
            </w:numPr>
            <w:tabs>
              <w:tab w:val="left" w:pos="500"/>
            </w:tabs>
            <w:spacing w:line="291" w:lineRule="auto"/>
            <w:ind w:left="500" w:hanging="306"/>
            <w:jc w:val="both"/>
          </w:pPr>
        </w:pPrChange>
      </w:pPr>
      <w:del w:id="4225" w:author="Admin" w:date="2019-02-19T02:10:00Z">
        <w:r w:rsidDel="002260E7">
          <w:rPr>
            <w:rFonts w:ascii="Arial" w:eastAsia="Arial" w:hAnsi="Arial" w:cs="Arial"/>
            <w:sz w:val="20"/>
            <w:szCs w:val="20"/>
          </w:rPr>
          <w:delText>Боря в лесу каждые 10 метров находил гриб. Сколько метров он про-шел от первого найденного гриба до последнего, если он собрал 30 грибов?</w:delText>
        </w:r>
      </w:del>
    </w:p>
    <w:p w:rsidR="00A33515" w:rsidDel="002260E7" w:rsidRDefault="00A33515">
      <w:pPr>
        <w:rPr>
          <w:del w:id="422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4227" w:author="Admin" w:date="2019-02-19T02:10:00Z"/>
          <w:sz w:val="20"/>
          <w:szCs w:val="20"/>
        </w:rPr>
      </w:pPr>
    </w:p>
    <w:p w:rsidR="00A33515" w:rsidDel="002260E7" w:rsidRDefault="00A33515">
      <w:pPr>
        <w:spacing w:line="285" w:lineRule="exact"/>
        <w:rPr>
          <w:del w:id="4228" w:author="Admin" w:date="2019-02-19T02:10:00Z"/>
          <w:sz w:val="20"/>
          <w:szCs w:val="20"/>
        </w:rPr>
      </w:pPr>
    </w:p>
    <w:p w:rsidR="00A33515" w:rsidDel="002260E7" w:rsidRDefault="001A4D22">
      <w:pPr>
        <w:ind w:right="-19"/>
        <w:jc w:val="center"/>
        <w:rPr>
          <w:del w:id="4229" w:author="Admin" w:date="2019-02-19T02:10:00Z"/>
          <w:sz w:val="20"/>
          <w:szCs w:val="20"/>
        </w:rPr>
      </w:pPr>
      <w:del w:id="4230"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244</w:delText>
        </w:r>
        <w:r w:rsidDel="002260E7">
          <w:rPr>
            <w:rFonts w:ascii="Arial" w:eastAsia="Arial" w:hAnsi="Arial" w:cs="Arial"/>
            <w:sz w:val="20"/>
            <w:szCs w:val="20"/>
          </w:rPr>
          <w:delText xml:space="preserve"> −</w:delText>
        </w:r>
      </w:del>
    </w:p>
    <w:p w:rsidR="00A33515" w:rsidDel="002260E7" w:rsidRDefault="00A33515">
      <w:pPr>
        <w:rPr>
          <w:del w:id="4231"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940"/>
        <w:rPr>
          <w:del w:id="4232" w:author="Admin" w:date="2019-02-19T02:10:00Z"/>
          <w:sz w:val="20"/>
          <w:szCs w:val="20"/>
        </w:rPr>
      </w:pPr>
      <w:bookmarkStart w:id="4233" w:name="page255"/>
      <w:bookmarkEnd w:id="4233"/>
      <w:del w:id="4234"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4235" w:author="Admin" w:date="2019-02-19T02:10:00Z"/>
          <w:sz w:val="20"/>
          <w:szCs w:val="20"/>
        </w:rPr>
      </w:pPr>
    </w:p>
    <w:p w:rsidR="00A33515" w:rsidDel="002260E7" w:rsidRDefault="001A4D22">
      <w:pPr>
        <w:spacing w:line="287" w:lineRule="auto"/>
        <w:ind w:left="300"/>
        <w:jc w:val="both"/>
        <w:rPr>
          <w:del w:id="4236" w:author="Admin" w:date="2019-02-19T02:10:00Z"/>
          <w:sz w:val="20"/>
          <w:szCs w:val="20"/>
        </w:rPr>
      </w:pPr>
      <w:del w:id="4237"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Давайте считать так</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до каждого найденного Борей</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гриба, кроме самого первого, ему надо было пройти 10 метров. Най-денных грибов, кроме самого первого, всего 29 штук. Значит, прой-дено было 29 10 </w:delText>
        </w:r>
        <w:r w:rsidDel="002260E7">
          <w:rPr>
            <w:rFonts w:eastAsia="Times New Roman"/>
            <w:sz w:val="20"/>
            <w:szCs w:val="20"/>
          </w:rPr>
          <w:delText>=</w:delText>
        </w:r>
        <w:r w:rsidDel="002260E7">
          <w:rPr>
            <w:rFonts w:ascii="Arial" w:eastAsia="Arial" w:hAnsi="Arial" w:cs="Arial"/>
            <w:sz w:val="20"/>
            <w:szCs w:val="20"/>
          </w:rPr>
          <w:delText xml:space="preserve"> 290 метров.</w:delText>
        </w:r>
      </w:del>
    </w:p>
    <w:p w:rsidR="00A33515" w:rsidDel="002260E7" w:rsidRDefault="00A33515">
      <w:pPr>
        <w:spacing w:line="119" w:lineRule="exact"/>
        <w:rPr>
          <w:del w:id="4238" w:author="Admin" w:date="2019-02-19T02:10:00Z"/>
          <w:sz w:val="20"/>
          <w:szCs w:val="20"/>
        </w:rPr>
      </w:pPr>
    </w:p>
    <w:p w:rsidR="00A33515" w:rsidDel="002260E7" w:rsidRDefault="001A4D22">
      <w:pPr>
        <w:numPr>
          <w:ilvl w:val="0"/>
          <w:numId w:val="574"/>
        </w:numPr>
        <w:tabs>
          <w:tab w:val="left" w:pos="300"/>
        </w:tabs>
        <w:spacing w:line="303" w:lineRule="auto"/>
        <w:ind w:left="300" w:hanging="290"/>
        <w:rPr>
          <w:del w:id="4239" w:author="Admin" w:date="2019-02-19T02:10:00Z"/>
          <w:rFonts w:ascii="Arial" w:eastAsia="Arial" w:hAnsi="Arial" w:cs="Arial"/>
          <w:b/>
          <w:bCs/>
          <w:sz w:val="20"/>
          <w:szCs w:val="20"/>
        </w:rPr>
        <w:pPrChange w:id="4240" w:author="Admin" w:date="2019-02-19T00:19:00Z">
          <w:pPr>
            <w:numPr>
              <w:numId w:val="576"/>
            </w:numPr>
            <w:tabs>
              <w:tab w:val="left" w:pos="300"/>
            </w:tabs>
            <w:spacing w:line="303" w:lineRule="auto"/>
            <w:ind w:left="300" w:hanging="290"/>
          </w:pPr>
        </w:pPrChange>
      </w:pPr>
      <w:del w:id="4241" w:author="Admin" w:date="2019-02-19T02:10:00Z">
        <w:r w:rsidDel="002260E7">
          <w:rPr>
            <w:rFonts w:ascii="Arial" w:eastAsia="Arial" w:hAnsi="Arial" w:cs="Arial"/>
            <w:sz w:val="20"/>
            <w:szCs w:val="20"/>
          </w:rPr>
          <w:delText>Существует ли такое двузначное число, что если переставить в нем цифры, то оно станет в 3 раза больше?</w:delText>
        </w:r>
      </w:del>
    </w:p>
    <w:p w:rsidR="00A33515" w:rsidDel="002260E7" w:rsidRDefault="00A33515">
      <w:pPr>
        <w:spacing w:line="29" w:lineRule="exact"/>
        <w:rPr>
          <w:del w:id="4242" w:author="Admin" w:date="2019-02-19T02:10:00Z"/>
          <w:rFonts w:ascii="Arial" w:eastAsia="Arial" w:hAnsi="Arial" w:cs="Arial"/>
          <w:b/>
          <w:bCs/>
          <w:sz w:val="20"/>
          <w:szCs w:val="20"/>
        </w:rPr>
      </w:pPr>
    </w:p>
    <w:p w:rsidR="00A33515" w:rsidDel="002260E7" w:rsidRDefault="001A4D22">
      <w:pPr>
        <w:spacing w:line="287" w:lineRule="auto"/>
        <w:ind w:left="300"/>
        <w:jc w:val="both"/>
        <w:rPr>
          <w:del w:id="4243" w:author="Admin" w:date="2019-02-19T02:10:00Z"/>
          <w:rFonts w:ascii="Arial" w:eastAsia="Arial" w:hAnsi="Arial" w:cs="Arial"/>
          <w:b/>
          <w:bCs/>
          <w:sz w:val="20"/>
          <w:szCs w:val="20"/>
        </w:rPr>
      </w:pPr>
      <w:del w:id="4244"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Напомним читателю признаки делимости на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3</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 на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9:</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число делится на 3 тогда и только тогда, когда его сумма цифр де-лится на 3. Аналогично, число делится на 9 только вместе со своей суммой цифр.</w:delText>
        </w:r>
      </w:del>
    </w:p>
    <w:p w:rsidR="00A33515" w:rsidDel="002260E7" w:rsidRDefault="00A33515">
      <w:pPr>
        <w:spacing w:line="45" w:lineRule="exact"/>
        <w:rPr>
          <w:del w:id="4245" w:author="Admin" w:date="2019-02-19T02:10:00Z"/>
          <w:rFonts w:ascii="Arial" w:eastAsia="Arial" w:hAnsi="Arial" w:cs="Arial"/>
          <w:b/>
          <w:bCs/>
          <w:sz w:val="20"/>
          <w:szCs w:val="20"/>
        </w:rPr>
      </w:pPr>
    </w:p>
    <w:p w:rsidR="00A33515" w:rsidDel="002260E7" w:rsidRDefault="001A4D22">
      <w:pPr>
        <w:spacing w:line="291" w:lineRule="auto"/>
        <w:ind w:left="300"/>
        <w:jc w:val="both"/>
        <w:rPr>
          <w:del w:id="4246" w:author="Admin" w:date="2019-02-19T02:10:00Z"/>
          <w:rFonts w:ascii="Arial" w:eastAsia="Arial" w:hAnsi="Arial" w:cs="Arial"/>
          <w:b/>
          <w:bCs/>
          <w:sz w:val="20"/>
          <w:szCs w:val="20"/>
        </w:rPr>
      </w:pPr>
      <w:del w:id="4247" w:author="Admin" w:date="2019-02-19T02:10:00Z">
        <w:r w:rsidDel="002260E7">
          <w:rPr>
            <w:rFonts w:ascii="Arial" w:eastAsia="Arial" w:hAnsi="Arial" w:cs="Arial"/>
            <w:sz w:val="20"/>
            <w:szCs w:val="20"/>
          </w:rPr>
          <w:delText>Значит, если число, требуемое в условии, есть, то сумма его цифр делится на 3, так как из его цифр может быть составлено число, по-лученное умножением на 3. Значит, само число делится на 3.</w:delText>
        </w:r>
      </w:del>
    </w:p>
    <w:p w:rsidR="00A33515" w:rsidDel="002260E7" w:rsidRDefault="00A33515">
      <w:pPr>
        <w:spacing w:line="41" w:lineRule="exact"/>
        <w:rPr>
          <w:del w:id="4248" w:author="Admin" w:date="2019-02-19T02:10:00Z"/>
          <w:rFonts w:ascii="Arial" w:eastAsia="Arial" w:hAnsi="Arial" w:cs="Arial"/>
          <w:b/>
          <w:bCs/>
          <w:sz w:val="20"/>
          <w:szCs w:val="20"/>
        </w:rPr>
      </w:pPr>
    </w:p>
    <w:p w:rsidR="00A33515" w:rsidDel="002260E7" w:rsidRDefault="001A4D22">
      <w:pPr>
        <w:spacing w:line="313" w:lineRule="auto"/>
        <w:ind w:left="300"/>
        <w:jc w:val="both"/>
        <w:rPr>
          <w:del w:id="4249" w:author="Admin" w:date="2019-02-19T02:10:00Z"/>
          <w:rFonts w:ascii="Arial" w:eastAsia="Arial" w:hAnsi="Arial" w:cs="Arial"/>
          <w:b/>
          <w:bCs/>
          <w:sz w:val="20"/>
          <w:szCs w:val="20"/>
        </w:rPr>
      </w:pPr>
      <w:del w:id="4250" w:author="Admin" w:date="2019-02-19T02:10:00Z">
        <w:r w:rsidDel="002260E7">
          <w:rPr>
            <w:rFonts w:ascii="Arial" w:eastAsia="Arial" w:hAnsi="Arial" w:cs="Arial"/>
            <w:sz w:val="19"/>
            <w:szCs w:val="19"/>
          </w:rPr>
          <w:delText>После перестановки его цифр, так как число увеличилось в три ра-за, результат стал делящимся на 9. Значит, сумма составляющих его цифр делилась на 9 — и исходное число делилось на 9.</w:delText>
        </w:r>
      </w:del>
    </w:p>
    <w:p w:rsidR="00A33515" w:rsidDel="002260E7" w:rsidRDefault="00A33515">
      <w:pPr>
        <w:spacing w:line="23" w:lineRule="exact"/>
        <w:rPr>
          <w:del w:id="4251" w:author="Admin" w:date="2019-02-19T02:10:00Z"/>
          <w:rFonts w:ascii="Arial" w:eastAsia="Arial" w:hAnsi="Arial" w:cs="Arial"/>
          <w:b/>
          <w:bCs/>
          <w:sz w:val="20"/>
          <w:szCs w:val="20"/>
        </w:rPr>
      </w:pPr>
    </w:p>
    <w:p w:rsidR="00A33515" w:rsidDel="002260E7" w:rsidRDefault="001A4D22">
      <w:pPr>
        <w:spacing w:line="287" w:lineRule="auto"/>
        <w:ind w:left="300"/>
        <w:jc w:val="both"/>
        <w:rPr>
          <w:del w:id="4252" w:author="Admin" w:date="2019-02-19T02:10:00Z"/>
          <w:rFonts w:ascii="Arial" w:eastAsia="Arial" w:hAnsi="Arial" w:cs="Arial"/>
          <w:b/>
          <w:bCs/>
          <w:sz w:val="20"/>
          <w:szCs w:val="20"/>
        </w:rPr>
      </w:pPr>
      <w:del w:id="4253" w:author="Admin" w:date="2019-02-19T02:10:00Z">
        <w:r w:rsidDel="002260E7">
          <w:rPr>
            <w:rFonts w:ascii="Arial" w:eastAsia="Arial" w:hAnsi="Arial" w:cs="Arial"/>
            <w:sz w:val="20"/>
            <w:szCs w:val="20"/>
          </w:rPr>
          <w:delText>Есть всего 10 двузначных чисел, делящихся на 9 — одно из них рав-но 99 (очевидно не подходит под условие задачи), а цифры осталь-ных имеют разную чётность (ведь их сумма равна 9), поэтому при их перестановке число поменяет чётность.</w:delText>
        </w:r>
      </w:del>
    </w:p>
    <w:p w:rsidR="00A33515" w:rsidDel="002260E7" w:rsidRDefault="00A33515">
      <w:pPr>
        <w:spacing w:line="45" w:lineRule="exact"/>
        <w:rPr>
          <w:del w:id="4254" w:author="Admin" w:date="2019-02-19T02:10:00Z"/>
          <w:rFonts w:ascii="Arial" w:eastAsia="Arial" w:hAnsi="Arial" w:cs="Arial"/>
          <w:b/>
          <w:bCs/>
          <w:sz w:val="20"/>
          <w:szCs w:val="20"/>
        </w:rPr>
      </w:pPr>
    </w:p>
    <w:p w:rsidR="00A33515" w:rsidDel="002260E7" w:rsidRDefault="001A4D22">
      <w:pPr>
        <w:spacing w:line="303" w:lineRule="auto"/>
        <w:ind w:left="300"/>
        <w:rPr>
          <w:del w:id="4255" w:author="Admin" w:date="2019-02-19T02:10:00Z"/>
          <w:rFonts w:ascii="Arial" w:eastAsia="Arial" w:hAnsi="Arial" w:cs="Arial"/>
          <w:b/>
          <w:bCs/>
          <w:sz w:val="20"/>
          <w:szCs w:val="20"/>
        </w:rPr>
      </w:pPr>
      <w:del w:id="4256" w:author="Admin" w:date="2019-02-19T02:10:00Z">
        <w:r w:rsidDel="002260E7">
          <w:rPr>
            <w:rFonts w:ascii="Arial" w:eastAsia="Arial" w:hAnsi="Arial" w:cs="Arial"/>
            <w:sz w:val="20"/>
            <w:szCs w:val="20"/>
          </w:rPr>
          <w:delText>При умножении же на 3 чётность числа не меняется, поэтому чисел, подходящих под условие задачи, нет.</w:delText>
        </w:r>
      </w:del>
    </w:p>
    <w:p w:rsidR="00A33515" w:rsidDel="002260E7" w:rsidRDefault="00A33515">
      <w:pPr>
        <w:spacing w:line="103" w:lineRule="exact"/>
        <w:rPr>
          <w:del w:id="4257" w:author="Admin" w:date="2019-02-19T02:10:00Z"/>
          <w:rFonts w:ascii="Arial" w:eastAsia="Arial" w:hAnsi="Arial" w:cs="Arial"/>
          <w:b/>
          <w:bCs/>
          <w:sz w:val="20"/>
          <w:szCs w:val="20"/>
        </w:rPr>
      </w:pPr>
    </w:p>
    <w:p w:rsidR="00A33515" w:rsidDel="002260E7" w:rsidRDefault="001A4D22">
      <w:pPr>
        <w:numPr>
          <w:ilvl w:val="0"/>
          <w:numId w:val="574"/>
        </w:numPr>
        <w:tabs>
          <w:tab w:val="left" w:pos="300"/>
        </w:tabs>
        <w:spacing w:line="291" w:lineRule="auto"/>
        <w:ind w:left="300" w:hanging="290"/>
        <w:jc w:val="both"/>
        <w:rPr>
          <w:del w:id="4258" w:author="Admin" w:date="2019-02-19T02:10:00Z"/>
          <w:rFonts w:ascii="Arial" w:eastAsia="Arial" w:hAnsi="Arial" w:cs="Arial"/>
          <w:b/>
          <w:bCs/>
          <w:sz w:val="20"/>
          <w:szCs w:val="20"/>
        </w:rPr>
        <w:pPrChange w:id="4259" w:author="Admin" w:date="2019-02-19T00:19:00Z">
          <w:pPr>
            <w:numPr>
              <w:numId w:val="576"/>
            </w:numPr>
            <w:tabs>
              <w:tab w:val="left" w:pos="300"/>
            </w:tabs>
            <w:spacing w:line="291" w:lineRule="auto"/>
            <w:ind w:left="300" w:hanging="290"/>
            <w:jc w:val="both"/>
          </w:pPr>
        </w:pPrChange>
      </w:pPr>
      <w:del w:id="4260" w:author="Admin" w:date="2019-02-19T02:10:00Z">
        <w:r w:rsidDel="002260E7">
          <w:rPr>
            <w:rFonts w:ascii="Arial" w:eastAsia="Arial" w:hAnsi="Arial" w:cs="Arial"/>
            <w:sz w:val="20"/>
            <w:szCs w:val="20"/>
          </w:rPr>
          <w:delText>Найдите наименьшее число, сумма цифр которого делится на 3, на 5 и на 7, если в записи этого числа могут быть использованы только цифры 3, 5 и 7 (не обязательно каждая).</w:delText>
        </w:r>
      </w:del>
    </w:p>
    <w:p w:rsidR="00A33515" w:rsidDel="002260E7" w:rsidRDefault="00A33515">
      <w:pPr>
        <w:spacing w:line="41" w:lineRule="exact"/>
        <w:rPr>
          <w:del w:id="4261" w:author="Admin" w:date="2019-02-19T02:10:00Z"/>
          <w:sz w:val="20"/>
          <w:szCs w:val="20"/>
        </w:rPr>
      </w:pPr>
    </w:p>
    <w:p w:rsidR="00A33515" w:rsidDel="002260E7" w:rsidRDefault="001A4D22">
      <w:pPr>
        <w:spacing w:line="306" w:lineRule="auto"/>
        <w:ind w:left="300"/>
        <w:jc w:val="both"/>
        <w:rPr>
          <w:del w:id="4262" w:author="Admin" w:date="2019-02-19T02:10:00Z"/>
          <w:sz w:val="20"/>
          <w:szCs w:val="20"/>
        </w:rPr>
      </w:pPr>
      <w:del w:id="4263"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Если сумма цифр числа делится на</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3, 5</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и</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7,</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то она обязана</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делиться на их наименьшее общее кратное, равное 105. Мы постро-им число с суммой цифр, равной 105, так, что будет понятно: чисел с большей суммой цифр (210, 315, ...), меньших его, не бывает.</w:delText>
        </w:r>
      </w:del>
    </w:p>
    <w:p w:rsidR="00A33515" w:rsidDel="002260E7" w:rsidRDefault="00A33515">
      <w:pPr>
        <w:spacing w:line="32" w:lineRule="exact"/>
        <w:rPr>
          <w:del w:id="4264" w:author="Admin" w:date="2019-02-19T02:10:00Z"/>
          <w:sz w:val="20"/>
          <w:szCs w:val="20"/>
        </w:rPr>
      </w:pPr>
    </w:p>
    <w:p w:rsidR="00A33515" w:rsidDel="002260E7" w:rsidRDefault="001A4D22">
      <w:pPr>
        <w:spacing w:line="279" w:lineRule="auto"/>
        <w:ind w:left="300"/>
        <w:jc w:val="both"/>
        <w:rPr>
          <w:del w:id="4265" w:author="Admin" w:date="2019-02-19T02:10:00Z"/>
          <w:sz w:val="20"/>
          <w:szCs w:val="20"/>
        </w:rPr>
      </w:pPr>
      <w:del w:id="4266" w:author="Admin" w:date="2019-02-19T02:10:00Z">
        <w:r w:rsidDel="002260E7">
          <w:rPr>
            <w:rFonts w:ascii="Arial" w:eastAsia="Arial" w:hAnsi="Arial" w:cs="Arial"/>
            <w:sz w:val="20"/>
            <w:szCs w:val="20"/>
          </w:rPr>
          <w:delText xml:space="preserve">Минимальное количество разрядов в подходящем нам числе может быть равно 105 </w:delText>
        </w:r>
        <w:r w:rsidDel="002260E7">
          <w:rPr>
            <w:rFonts w:eastAsia="Times New Roman"/>
            <w:i/>
            <w:iCs/>
            <w:sz w:val="20"/>
            <w:szCs w:val="20"/>
          </w:rPr>
          <w:delText>=</w:delText>
        </w:r>
        <w:r w:rsidDel="002260E7">
          <w:rPr>
            <w:rFonts w:ascii="Arial" w:eastAsia="Arial" w:hAnsi="Arial" w:cs="Arial"/>
            <w:sz w:val="20"/>
            <w:szCs w:val="20"/>
          </w:rPr>
          <w:delText xml:space="preserve"> 7 </w:delText>
        </w:r>
        <w:r w:rsidDel="002260E7">
          <w:rPr>
            <w:rFonts w:eastAsia="Times New Roman"/>
            <w:sz w:val="20"/>
            <w:szCs w:val="20"/>
          </w:rPr>
          <w:delText>=</w:delText>
        </w:r>
        <w:r w:rsidDel="002260E7">
          <w:rPr>
            <w:rFonts w:ascii="Arial" w:eastAsia="Arial" w:hAnsi="Arial" w:cs="Arial"/>
            <w:sz w:val="20"/>
            <w:szCs w:val="20"/>
          </w:rPr>
          <w:delText xml:space="preserve"> 15, так как 7 — наибольшая цифра, которую мы можем использовать. Тогда рассмотрим число, состоящее из 15 семёрок:</w:delText>
        </w:r>
      </w:del>
    </w:p>
    <w:p w:rsidR="00A33515" w:rsidDel="002260E7" w:rsidRDefault="00A33515">
      <w:pPr>
        <w:spacing w:line="1" w:lineRule="exact"/>
        <w:rPr>
          <w:del w:id="4267" w:author="Admin" w:date="2019-02-19T02:10:00Z"/>
          <w:sz w:val="20"/>
          <w:szCs w:val="20"/>
        </w:rPr>
      </w:pPr>
    </w:p>
    <w:p w:rsidR="00A33515" w:rsidDel="002260E7" w:rsidRDefault="001A4D22">
      <w:pPr>
        <w:ind w:right="-299"/>
        <w:jc w:val="center"/>
        <w:rPr>
          <w:del w:id="4268" w:author="Admin" w:date="2019-02-19T02:10:00Z"/>
          <w:sz w:val="20"/>
          <w:szCs w:val="20"/>
        </w:rPr>
      </w:pPr>
      <w:del w:id="4269" w:author="Admin" w:date="2019-02-19T02:10:00Z">
        <w:r w:rsidDel="002260E7">
          <w:rPr>
            <w:rFonts w:ascii="Arial" w:eastAsia="Arial" w:hAnsi="Arial" w:cs="Arial"/>
            <w:sz w:val="20"/>
            <w:szCs w:val="20"/>
          </w:rPr>
          <w:delText>777 777 777 777 777</w:delText>
        </w:r>
        <w:r w:rsidDel="002260E7">
          <w:rPr>
            <w:rFonts w:eastAsia="Times New Roman"/>
            <w:i/>
            <w:iCs/>
            <w:sz w:val="20"/>
            <w:szCs w:val="20"/>
          </w:rPr>
          <w:delText>:</w:delText>
        </w:r>
      </w:del>
    </w:p>
    <w:p w:rsidR="00A33515" w:rsidDel="002260E7" w:rsidRDefault="00A33515">
      <w:pPr>
        <w:spacing w:line="166" w:lineRule="exact"/>
        <w:rPr>
          <w:del w:id="4270" w:author="Admin" w:date="2019-02-19T02:10:00Z"/>
          <w:sz w:val="20"/>
          <w:szCs w:val="20"/>
        </w:rPr>
      </w:pPr>
    </w:p>
    <w:p w:rsidR="00A33515" w:rsidDel="002260E7" w:rsidRDefault="001A4D22">
      <w:pPr>
        <w:spacing w:line="212" w:lineRule="auto"/>
        <w:ind w:left="300"/>
        <w:jc w:val="both"/>
        <w:rPr>
          <w:del w:id="4271" w:author="Admin" w:date="2019-02-19T02:10:00Z"/>
          <w:sz w:val="20"/>
          <w:szCs w:val="20"/>
        </w:rPr>
      </w:pPr>
      <w:del w:id="4272" w:author="Admin" w:date="2019-02-19T02:10:00Z">
        <w:r w:rsidDel="002260E7">
          <w:rPr>
            <w:rFonts w:ascii="Arial" w:eastAsia="Arial" w:hAnsi="Arial" w:cs="Arial"/>
            <w:sz w:val="20"/>
            <w:szCs w:val="20"/>
          </w:rPr>
          <w:delText>Оно имеет наименьшее возможное количество разрядов</w:delText>
        </w:r>
        <w:r w:rsidDel="002260E7">
          <w:rPr>
            <w:rFonts w:ascii="Arial" w:eastAsia="Arial" w:hAnsi="Arial" w:cs="Arial"/>
            <w:sz w:val="39"/>
            <w:szCs w:val="39"/>
            <w:vertAlign w:val="superscript"/>
          </w:rPr>
          <w:delText>,</w:delText>
        </w:r>
        <w:r w:rsidDel="002260E7">
          <w:rPr>
            <w:rFonts w:ascii="Arial" w:eastAsia="Arial" w:hAnsi="Arial" w:cs="Arial"/>
            <w:sz w:val="20"/>
            <w:szCs w:val="20"/>
          </w:rPr>
          <w:delText>, также в числе из 15 разрядов не могут быть использованы тройки и пятёр-</w:delText>
        </w:r>
      </w:del>
    </w:p>
    <w:p w:rsidR="00A33515" w:rsidDel="002260E7" w:rsidRDefault="00A33515">
      <w:pPr>
        <w:spacing w:line="108" w:lineRule="exact"/>
        <w:rPr>
          <w:del w:id="4273" w:author="Admin" w:date="2019-02-19T02:10:00Z"/>
          <w:sz w:val="20"/>
          <w:szCs w:val="20"/>
        </w:rPr>
      </w:pPr>
    </w:p>
    <w:p w:rsidR="00A33515" w:rsidDel="002260E7" w:rsidRDefault="001A4D22">
      <w:pPr>
        <w:ind w:right="200"/>
        <w:jc w:val="center"/>
        <w:rPr>
          <w:del w:id="4274" w:author="Admin" w:date="2019-02-19T02:10:00Z"/>
          <w:sz w:val="20"/>
          <w:szCs w:val="20"/>
        </w:rPr>
      </w:pPr>
      <w:del w:id="4275"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245</w:delText>
        </w:r>
        <w:r w:rsidDel="002260E7">
          <w:rPr>
            <w:rFonts w:ascii="Arial" w:eastAsia="Arial" w:hAnsi="Arial" w:cs="Arial"/>
            <w:sz w:val="20"/>
            <w:szCs w:val="20"/>
          </w:rPr>
          <w:delText xml:space="preserve"> −</w:delText>
        </w:r>
      </w:del>
    </w:p>
    <w:p w:rsidR="00A33515" w:rsidDel="002260E7" w:rsidRDefault="00A33515">
      <w:pPr>
        <w:rPr>
          <w:del w:id="4276" w:author="Admin" w:date="2019-02-19T02:10:00Z"/>
        </w:rPr>
        <w:sectPr w:rsidR="00A33515" w:rsidDel="002260E7">
          <w:pgSz w:w="8220" w:h="12472"/>
          <w:pgMar w:top="639" w:right="720" w:bottom="0" w:left="920" w:header="0" w:footer="0" w:gutter="0"/>
          <w:cols w:space="720" w:equalWidth="0">
            <w:col w:w="6580"/>
          </w:cols>
        </w:sectPr>
      </w:pPr>
    </w:p>
    <w:p w:rsidR="00A33515" w:rsidDel="002260E7" w:rsidRDefault="001A4D22">
      <w:pPr>
        <w:jc w:val="center"/>
        <w:rPr>
          <w:del w:id="4277" w:author="Admin" w:date="2019-02-19T02:10:00Z"/>
          <w:sz w:val="20"/>
          <w:szCs w:val="20"/>
        </w:rPr>
      </w:pPr>
      <w:bookmarkStart w:id="4278" w:name="page256"/>
      <w:bookmarkEnd w:id="4278"/>
      <w:del w:id="4279" w:author="Admin" w:date="2019-02-19T02:10:00Z">
        <w:r w:rsidDel="002260E7">
          <w:rPr>
            <w:rFonts w:ascii="Arial" w:eastAsia="Arial" w:hAnsi="Arial" w:cs="Arial"/>
            <w:sz w:val="18"/>
            <w:szCs w:val="18"/>
          </w:rPr>
          <w:lastRenderedPageBreak/>
          <w:delText>2014 год, 6 класс</w:delText>
        </w:r>
      </w:del>
    </w:p>
    <w:p w:rsidR="00A33515" w:rsidDel="002260E7" w:rsidRDefault="00A33515">
      <w:pPr>
        <w:spacing w:line="184" w:lineRule="exact"/>
        <w:rPr>
          <w:del w:id="4280" w:author="Admin" w:date="2019-02-19T02:10:00Z"/>
          <w:sz w:val="20"/>
          <w:szCs w:val="20"/>
        </w:rPr>
      </w:pPr>
    </w:p>
    <w:p w:rsidR="00A33515" w:rsidDel="002260E7" w:rsidRDefault="001A4D22">
      <w:pPr>
        <w:spacing w:line="332" w:lineRule="auto"/>
        <w:ind w:left="500"/>
        <w:rPr>
          <w:del w:id="4281" w:author="Admin" w:date="2019-02-19T02:10:00Z"/>
          <w:sz w:val="20"/>
          <w:szCs w:val="20"/>
        </w:rPr>
      </w:pPr>
      <w:del w:id="4282" w:author="Admin" w:date="2019-02-19T02:10:00Z">
        <w:r w:rsidDel="002260E7">
          <w:rPr>
            <w:rFonts w:ascii="Arial" w:eastAsia="Arial" w:hAnsi="Arial" w:cs="Arial"/>
            <w:sz w:val="19"/>
            <w:szCs w:val="19"/>
          </w:rPr>
          <w:delText>ки, так как тогда сумма цифр обязана будет быть меньше 105. Зна-чит, оно наименьшее — и является ответом на данную задачу.</w:delText>
        </w:r>
      </w:del>
    </w:p>
    <w:p w:rsidR="00A33515" w:rsidDel="002260E7" w:rsidRDefault="00A33515">
      <w:pPr>
        <w:spacing w:line="240" w:lineRule="exact"/>
        <w:rPr>
          <w:del w:id="4283" w:author="Admin" w:date="2019-02-19T02:10:00Z"/>
          <w:sz w:val="20"/>
          <w:szCs w:val="20"/>
        </w:rPr>
      </w:pPr>
    </w:p>
    <w:p w:rsidR="00A33515" w:rsidDel="002260E7" w:rsidRDefault="001A4D22">
      <w:pPr>
        <w:rPr>
          <w:del w:id="4284" w:author="Admin" w:date="2019-02-19T02:10:00Z"/>
          <w:sz w:val="20"/>
          <w:szCs w:val="20"/>
        </w:rPr>
      </w:pPr>
      <w:del w:id="4285" w:author="Admin" w:date="2019-02-19T02:10:00Z">
        <w:r w:rsidDel="002260E7">
          <w:rPr>
            <w:rFonts w:ascii="Arial" w:eastAsia="Arial" w:hAnsi="Arial" w:cs="Arial"/>
            <w:b/>
            <w:bCs/>
            <w:sz w:val="26"/>
            <w:szCs w:val="26"/>
          </w:rPr>
          <w:delText>Задача 2.</w:delText>
        </w:r>
      </w:del>
    </w:p>
    <w:p w:rsidR="00A33515" w:rsidDel="002260E7" w:rsidRDefault="00A33515">
      <w:pPr>
        <w:spacing w:line="178" w:lineRule="exact"/>
        <w:rPr>
          <w:del w:id="4286" w:author="Admin" w:date="2019-02-19T02:10:00Z"/>
          <w:sz w:val="20"/>
          <w:szCs w:val="20"/>
        </w:rPr>
      </w:pPr>
    </w:p>
    <w:p w:rsidR="00A33515" w:rsidDel="002260E7" w:rsidRDefault="001A4D22">
      <w:pPr>
        <w:numPr>
          <w:ilvl w:val="0"/>
          <w:numId w:val="575"/>
        </w:numPr>
        <w:tabs>
          <w:tab w:val="left" w:pos="500"/>
        </w:tabs>
        <w:spacing w:line="291" w:lineRule="auto"/>
        <w:ind w:left="500" w:hanging="290"/>
        <w:jc w:val="both"/>
        <w:rPr>
          <w:del w:id="4287" w:author="Admin" w:date="2019-02-19T02:10:00Z"/>
          <w:rFonts w:ascii="Arial" w:eastAsia="Arial" w:hAnsi="Arial" w:cs="Arial"/>
          <w:b/>
          <w:bCs/>
          <w:sz w:val="20"/>
          <w:szCs w:val="20"/>
        </w:rPr>
        <w:pPrChange w:id="4288" w:author="Admin" w:date="2019-02-19T00:19:00Z">
          <w:pPr>
            <w:numPr>
              <w:numId w:val="577"/>
            </w:numPr>
            <w:tabs>
              <w:tab w:val="left" w:pos="500"/>
            </w:tabs>
            <w:spacing w:line="291" w:lineRule="auto"/>
            <w:ind w:left="500" w:hanging="290"/>
            <w:jc w:val="both"/>
          </w:pPr>
        </w:pPrChange>
      </w:pPr>
      <w:del w:id="4289" w:author="Admin" w:date="2019-02-19T02:10:00Z">
        <w:r w:rsidDel="002260E7">
          <w:rPr>
            <w:rFonts w:ascii="Arial" w:eastAsia="Arial" w:hAnsi="Arial" w:cs="Arial"/>
            <w:sz w:val="20"/>
            <w:szCs w:val="20"/>
          </w:rPr>
          <w:delText>На доске 4 4 произвольно расставлены 6 фишек. Верно ли, что всегда существуют такие две строки и такие два столбца, что все фишки обязательно в них находятся?</w:delText>
        </w:r>
      </w:del>
    </w:p>
    <w:p w:rsidR="00A33515" w:rsidDel="002260E7" w:rsidRDefault="00A33515">
      <w:pPr>
        <w:spacing w:line="46" w:lineRule="exact"/>
        <w:rPr>
          <w:del w:id="4290" w:author="Admin" w:date="2019-02-19T02:10:00Z"/>
          <w:rFonts w:ascii="Arial" w:eastAsia="Arial" w:hAnsi="Arial" w:cs="Arial"/>
          <w:b/>
          <w:bCs/>
          <w:sz w:val="20"/>
          <w:szCs w:val="20"/>
        </w:rPr>
      </w:pPr>
    </w:p>
    <w:p w:rsidR="00A33515" w:rsidDel="002260E7" w:rsidRDefault="001A4D22">
      <w:pPr>
        <w:spacing w:line="291" w:lineRule="auto"/>
        <w:ind w:left="500"/>
        <w:jc w:val="both"/>
        <w:rPr>
          <w:del w:id="4291" w:author="Admin" w:date="2019-02-19T02:10:00Z"/>
          <w:rFonts w:ascii="Arial" w:eastAsia="Arial" w:hAnsi="Arial" w:cs="Arial"/>
          <w:b/>
          <w:bCs/>
          <w:sz w:val="20"/>
          <w:szCs w:val="20"/>
        </w:rPr>
      </w:pPr>
      <w:del w:id="4292"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Если поставить</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4</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из имеющихся</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6</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фишек в клетки глав-ной диагонали таблицы, то, очевиндно, двух строк и столбцов не найдётся.</w:delText>
        </w:r>
      </w:del>
    </w:p>
    <w:p w:rsidR="00A33515" w:rsidDel="002260E7" w:rsidRDefault="00A33515">
      <w:pPr>
        <w:spacing w:line="275" w:lineRule="exact"/>
        <w:rPr>
          <w:del w:id="4293" w:author="Admin" w:date="2019-02-19T02:10:00Z"/>
          <w:sz w:val="20"/>
          <w:szCs w:val="20"/>
        </w:rPr>
      </w:pPr>
    </w:p>
    <w:p w:rsidR="00A33515" w:rsidDel="002260E7" w:rsidRDefault="001A4D22">
      <w:pPr>
        <w:rPr>
          <w:del w:id="4294" w:author="Admin" w:date="2019-02-19T02:10:00Z"/>
          <w:sz w:val="20"/>
          <w:szCs w:val="20"/>
        </w:rPr>
      </w:pPr>
      <w:del w:id="4295" w:author="Admin" w:date="2019-02-19T02:10:00Z">
        <w:r w:rsidDel="002260E7">
          <w:rPr>
            <w:rFonts w:ascii="Arial" w:eastAsia="Arial" w:hAnsi="Arial" w:cs="Arial"/>
            <w:b/>
            <w:bCs/>
            <w:sz w:val="26"/>
            <w:szCs w:val="26"/>
          </w:rPr>
          <w:delText>Задача 3.</w:delText>
        </w:r>
      </w:del>
    </w:p>
    <w:p w:rsidR="00A33515" w:rsidDel="002260E7" w:rsidRDefault="00A33515">
      <w:pPr>
        <w:spacing w:line="178" w:lineRule="exact"/>
        <w:rPr>
          <w:del w:id="4296" w:author="Admin" w:date="2019-02-19T02:10:00Z"/>
          <w:sz w:val="20"/>
          <w:szCs w:val="20"/>
        </w:rPr>
      </w:pPr>
    </w:p>
    <w:p w:rsidR="00A33515" w:rsidDel="002260E7" w:rsidRDefault="001A4D22">
      <w:pPr>
        <w:numPr>
          <w:ilvl w:val="0"/>
          <w:numId w:val="576"/>
        </w:numPr>
        <w:tabs>
          <w:tab w:val="left" w:pos="500"/>
        </w:tabs>
        <w:spacing w:line="287" w:lineRule="auto"/>
        <w:ind w:left="500" w:hanging="290"/>
        <w:jc w:val="both"/>
        <w:rPr>
          <w:del w:id="4297" w:author="Admin" w:date="2019-02-19T02:10:00Z"/>
          <w:rFonts w:ascii="Arial" w:eastAsia="Arial" w:hAnsi="Arial" w:cs="Arial"/>
          <w:b/>
          <w:bCs/>
          <w:sz w:val="20"/>
          <w:szCs w:val="20"/>
        </w:rPr>
        <w:pPrChange w:id="4298" w:author="Admin" w:date="2019-02-19T00:19:00Z">
          <w:pPr>
            <w:numPr>
              <w:numId w:val="578"/>
            </w:numPr>
            <w:tabs>
              <w:tab w:val="left" w:pos="500"/>
            </w:tabs>
            <w:spacing w:line="287" w:lineRule="auto"/>
            <w:ind w:left="500" w:hanging="290"/>
            <w:jc w:val="both"/>
          </w:pPr>
        </w:pPrChange>
      </w:pPr>
      <w:del w:id="4299" w:author="Admin" w:date="2019-02-19T02:10:00Z">
        <w:r w:rsidDel="002260E7">
          <w:rPr>
            <w:rFonts w:ascii="Arial" w:eastAsia="Arial" w:hAnsi="Arial" w:cs="Arial"/>
            <w:sz w:val="20"/>
            <w:szCs w:val="20"/>
          </w:rPr>
          <w:delText>У мальчика Бори имеется прямоугольник 10 12 и квадратик 1 1</w:delText>
        </w:r>
        <w:r w:rsidDel="002260E7">
          <w:rPr>
            <w:rFonts w:eastAsia="Times New Roman"/>
            <w:i/>
            <w:iCs/>
            <w:sz w:val="20"/>
            <w:szCs w:val="20"/>
          </w:rPr>
          <w:delText>:</w:delText>
        </w:r>
        <w:r w:rsidDel="002260E7">
          <w:rPr>
            <w:rFonts w:ascii="Arial" w:eastAsia="Arial" w:hAnsi="Arial" w:cs="Arial"/>
            <w:sz w:val="20"/>
            <w:szCs w:val="20"/>
          </w:rPr>
          <w:delText xml:space="preserve"> Может ли Боря разрезать этот прямоугольник на 2 части, не явля-ющиеся прямоугольниками, а затем из этих двух частей и данного квадратика сложить квадрат 11 11?</w:delText>
        </w:r>
      </w:del>
    </w:p>
    <w:p w:rsidR="00A33515" w:rsidDel="002260E7" w:rsidRDefault="00A33515">
      <w:pPr>
        <w:spacing w:line="91" w:lineRule="exact"/>
        <w:rPr>
          <w:del w:id="4300" w:author="Admin" w:date="2019-02-19T02:10:00Z"/>
          <w:rFonts w:ascii="Arial" w:eastAsia="Arial" w:hAnsi="Arial" w:cs="Arial"/>
          <w:b/>
          <w:bCs/>
          <w:sz w:val="20"/>
          <w:szCs w:val="20"/>
        </w:rPr>
      </w:pPr>
    </w:p>
    <w:p w:rsidR="00A33515" w:rsidDel="002260E7" w:rsidRDefault="001A4D22">
      <w:pPr>
        <w:spacing w:line="269" w:lineRule="auto"/>
        <w:ind w:left="500"/>
        <w:jc w:val="both"/>
        <w:rPr>
          <w:del w:id="4301" w:author="Admin" w:date="2019-02-19T02:10:00Z"/>
          <w:rFonts w:ascii="Arial" w:eastAsia="Arial" w:hAnsi="Arial" w:cs="Arial"/>
          <w:b/>
          <w:bCs/>
          <w:sz w:val="20"/>
          <w:szCs w:val="20"/>
        </w:rPr>
      </w:pPr>
      <w:del w:id="4302"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Разрежем квадрат</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11 11</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на три части,</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одна из кото-рых — квадрат со стороной 1, а из двух других можно сложить пря-моугольник 10 12:</w:delText>
        </w:r>
      </w:del>
    </w:p>
    <w:p w:rsidR="00A33515" w:rsidDel="002260E7" w:rsidRDefault="00A33515">
      <w:pPr>
        <w:spacing w:line="111" w:lineRule="exact"/>
        <w:rPr>
          <w:del w:id="4303" w:author="Admin" w:date="2019-02-19T02:10:00Z"/>
          <w:sz w:val="20"/>
          <w:szCs w:val="20"/>
        </w:rPr>
      </w:pPr>
    </w:p>
    <w:p w:rsidR="00A33515" w:rsidDel="002260E7" w:rsidRDefault="001A4D22">
      <w:pPr>
        <w:ind w:right="-219"/>
        <w:jc w:val="center"/>
        <w:rPr>
          <w:del w:id="4304" w:author="Admin" w:date="2019-02-19T02:10:00Z"/>
          <w:sz w:val="20"/>
          <w:szCs w:val="20"/>
        </w:rPr>
      </w:pPr>
      <w:del w:id="4305" w:author="Admin" w:date="2019-02-19T02:10:00Z">
        <w:r w:rsidDel="002260E7">
          <w:rPr>
            <w:rFonts w:ascii="Arial" w:eastAsia="Arial" w:hAnsi="Arial" w:cs="Arial"/>
            <w:sz w:val="20"/>
            <w:szCs w:val="20"/>
          </w:rPr>
          <w:delText>10</w:delText>
        </w:r>
      </w:del>
    </w:p>
    <w:p w:rsidR="00A33515" w:rsidDel="002260E7" w:rsidRDefault="001A4D22">
      <w:pPr>
        <w:spacing w:line="20" w:lineRule="exact"/>
        <w:rPr>
          <w:del w:id="4306" w:author="Admin" w:date="2019-02-19T02:10:00Z"/>
          <w:sz w:val="20"/>
          <w:szCs w:val="20"/>
        </w:rPr>
      </w:pPr>
      <w:del w:id="4307" w:author="Admin" w:date="2019-02-19T02:10:00Z">
        <w:r w:rsidDel="002260E7">
          <w:rPr>
            <w:noProof/>
            <w:sz w:val="20"/>
            <w:szCs w:val="20"/>
          </w:rPr>
          <w:drawing>
            <wp:anchor distT="0" distB="0" distL="114300" distR="114300" simplePos="0" relativeHeight="251797504" behindDoc="1" locked="0" layoutInCell="0" allowOverlap="1" wp14:anchorId="0F2DB79B" wp14:editId="67E97C7D">
              <wp:simplePos x="0" y="0"/>
              <wp:positionH relativeFrom="column">
                <wp:posOffset>1751965</wp:posOffset>
              </wp:positionH>
              <wp:positionV relativeFrom="paragraph">
                <wp:posOffset>-32385</wp:posOffset>
              </wp:positionV>
              <wp:extent cx="1117600" cy="1284605"/>
              <wp:effectExtent l="0" t="0" r="0" b="0"/>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3">
                        <a:extLst/>
                      </a:blip>
                      <a:srcRect/>
                      <a:stretch>
                        <a:fillRect/>
                      </a:stretch>
                    </pic:blipFill>
                    <pic:spPr bwMode="auto">
                      <a:xfrm>
                        <a:off x="0" y="0"/>
                        <a:ext cx="1117600" cy="1284605"/>
                      </a:xfrm>
                      <a:prstGeom prst="rect">
                        <a:avLst/>
                      </a:prstGeom>
                      <a:noFill/>
                    </pic:spPr>
                  </pic:pic>
                </a:graphicData>
              </a:graphic>
            </wp:anchor>
          </w:drawing>
        </w:r>
      </w:del>
    </w:p>
    <w:p w:rsidR="00A33515" w:rsidDel="002260E7" w:rsidRDefault="00A33515">
      <w:pPr>
        <w:spacing w:line="200" w:lineRule="exact"/>
        <w:rPr>
          <w:del w:id="4308" w:author="Admin" w:date="2019-02-19T02:10:00Z"/>
          <w:sz w:val="20"/>
          <w:szCs w:val="20"/>
        </w:rPr>
      </w:pPr>
    </w:p>
    <w:p w:rsidR="00A33515" w:rsidDel="002260E7" w:rsidRDefault="00A33515">
      <w:pPr>
        <w:spacing w:line="200" w:lineRule="exact"/>
        <w:rPr>
          <w:del w:id="4309" w:author="Admin" w:date="2019-02-19T02:10:00Z"/>
          <w:sz w:val="20"/>
          <w:szCs w:val="20"/>
        </w:rPr>
      </w:pPr>
    </w:p>
    <w:p w:rsidR="00A33515" w:rsidDel="002260E7" w:rsidRDefault="00A33515">
      <w:pPr>
        <w:spacing w:line="200" w:lineRule="exact"/>
        <w:rPr>
          <w:del w:id="4310" w:author="Admin" w:date="2019-02-19T02:10:00Z"/>
          <w:sz w:val="20"/>
          <w:szCs w:val="20"/>
        </w:rPr>
      </w:pPr>
    </w:p>
    <w:p w:rsidR="00A33515" w:rsidDel="002260E7" w:rsidRDefault="00A33515">
      <w:pPr>
        <w:spacing w:line="200" w:lineRule="exact"/>
        <w:rPr>
          <w:del w:id="4311" w:author="Admin" w:date="2019-02-19T02:10:00Z"/>
          <w:sz w:val="20"/>
          <w:szCs w:val="20"/>
        </w:rPr>
      </w:pPr>
    </w:p>
    <w:p w:rsidR="00A33515" w:rsidDel="002260E7" w:rsidRDefault="00A33515">
      <w:pPr>
        <w:spacing w:line="200" w:lineRule="exact"/>
        <w:rPr>
          <w:del w:id="4312" w:author="Admin" w:date="2019-02-19T02:10:00Z"/>
          <w:sz w:val="20"/>
          <w:szCs w:val="20"/>
        </w:rPr>
      </w:pPr>
    </w:p>
    <w:p w:rsidR="00A33515" w:rsidDel="002260E7" w:rsidRDefault="00A33515">
      <w:pPr>
        <w:spacing w:line="200" w:lineRule="exact"/>
        <w:rPr>
          <w:del w:id="4313" w:author="Admin" w:date="2019-02-19T02:10:00Z"/>
          <w:sz w:val="20"/>
          <w:szCs w:val="20"/>
        </w:rPr>
      </w:pPr>
    </w:p>
    <w:p w:rsidR="00A33515" w:rsidDel="002260E7" w:rsidRDefault="00A33515">
      <w:pPr>
        <w:spacing w:line="200" w:lineRule="exact"/>
        <w:rPr>
          <w:del w:id="4314" w:author="Admin" w:date="2019-02-19T02:10:00Z"/>
          <w:sz w:val="20"/>
          <w:szCs w:val="20"/>
        </w:rPr>
      </w:pPr>
    </w:p>
    <w:p w:rsidR="00A33515" w:rsidDel="002260E7" w:rsidRDefault="00A33515">
      <w:pPr>
        <w:spacing w:line="200" w:lineRule="exact"/>
        <w:rPr>
          <w:del w:id="4315" w:author="Admin" w:date="2019-02-19T02:10:00Z"/>
          <w:sz w:val="20"/>
          <w:szCs w:val="20"/>
        </w:rPr>
      </w:pPr>
    </w:p>
    <w:p w:rsidR="00A33515" w:rsidDel="002260E7" w:rsidRDefault="00A33515">
      <w:pPr>
        <w:spacing w:line="200" w:lineRule="exact"/>
        <w:rPr>
          <w:del w:id="4316" w:author="Admin" w:date="2019-02-19T02:10:00Z"/>
          <w:sz w:val="20"/>
          <w:szCs w:val="20"/>
        </w:rPr>
      </w:pPr>
    </w:p>
    <w:p w:rsidR="00A33515" w:rsidDel="002260E7" w:rsidRDefault="00A33515">
      <w:pPr>
        <w:spacing w:line="200" w:lineRule="exact"/>
        <w:rPr>
          <w:del w:id="4317" w:author="Admin" w:date="2019-02-19T02:10:00Z"/>
          <w:sz w:val="20"/>
          <w:szCs w:val="20"/>
        </w:rPr>
      </w:pPr>
    </w:p>
    <w:p w:rsidR="00A33515" w:rsidDel="002260E7" w:rsidRDefault="00A33515">
      <w:pPr>
        <w:spacing w:line="316" w:lineRule="exact"/>
        <w:rPr>
          <w:del w:id="4318" w:author="Admin" w:date="2019-02-19T02:10:00Z"/>
          <w:sz w:val="20"/>
          <w:szCs w:val="20"/>
        </w:rPr>
      </w:pPr>
    </w:p>
    <w:p w:rsidR="00A33515" w:rsidDel="002260E7" w:rsidRDefault="001A4D22">
      <w:pPr>
        <w:rPr>
          <w:del w:id="4319" w:author="Admin" w:date="2019-02-19T02:10:00Z"/>
          <w:sz w:val="20"/>
          <w:szCs w:val="20"/>
        </w:rPr>
      </w:pPr>
      <w:del w:id="4320" w:author="Admin" w:date="2019-02-19T02:10:00Z">
        <w:r w:rsidDel="002260E7">
          <w:rPr>
            <w:rFonts w:ascii="Arial" w:eastAsia="Arial" w:hAnsi="Arial" w:cs="Arial"/>
            <w:b/>
            <w:bCs/>
            <w:sz w:val="26"/>
            <w:szCs w:val="26"/>
          </w:rPr>
          <w:delText>Задача 4.</w:delText>
        </w:r>
      </w:del>
    </w:p>
    <w:p w:rsidR="00A33515" w:rsidDel="002260E7" w:rsidRDefault="00A33515">
      <w:pPr>
        <w:spacing w:line="178" w:lineRule="exact"/>
        <w:rPr>
          <w:del w:id="4321" w:author="Admin" w:date="2019-02-19T02:10:00Z"/>
          <w:sz w:val="20"/>
          <w:szCs w:val="20"/>
        </w:rPr>
      </w:pPr>
    </w:p>
    <w:p w:rsidR="00A33515" w:rsidDel="002260E7" w:rsidRDefault="001A4D22">
      <w:pPr>
        <w:numPr>
          <w:ilvl w:val="0"/>
          <w:numId w:val="577"/>
        </w:numPr>
        <w:tabs>
          <w:tab w:val="left" w:pos="500"/>
        </w:tabs>
        <w:spacing w:line="303" w:lineRule="auto"/>
        <w:ind w:left="500" w:hanging="290"/>
        <w:jc w:val="both"/>
        <w:rPr>
          <w:del w:id="4322" w:author="Admin" w:date="2019-02-19T02:10:00Z"/>
          <w:rFonts w:ascii="Arial" w:eastAsia="Arial" w:hAnsi="Arial" w:cs="Arial"/>
          <w:b/>
          <w:bCs/>
          <w:sz w:val="19"/>
          <w:szCs w:val="19"/>
        </w:rPr>
        <w:pPrChange w:id="4323" w:author="Admin" w:date="2019-02-19T00:19:00Z">
          <w:pPr>
            <w:numPr>
              <w:numId w:val="579"/>
            </w:numPr>
            <w:tabs>
              <w:tab w:val="left" w:pos="500"/>
            </w:tabs>
            <w:spacing w:line="303" w:lineRule="auto"/>
            <w:ind w:left="500" w:hanging="290"/>
            <w:jc w:val="both"/>
          </w:pPr>
        </w:pPrChange>
      </w:pPr>
      <w:del w:id="4324" w:author="Admin" w:date="2019-02-19T02:10:00Z">
        <w:r w:rsidDel="002260E7">
          <w:rPr>
            <w:rFonts w:ascii="Arial" w:eastAsia="Arial" w:hAnsi="Arial" w:cs="Arial"/>
            <w:sz w:val="19"/>
            <w:szCs w:val="19"/>
          </w:rPr>
          <w:delText>20 блюдечек расставлены по кругу, на каждом лежит по конфете. Родители разрешили мальчику Вовочке брать конфеты с блюдечек при условии, что он будет послушно придерживаться следующего правила: он может взять конфету с любого (по его выбору) блюд-ца, но при этом, если хотя бы одно из соседних блюдец пусто, Вова</w:delText>
        </w:r>
      </w:del>
    </w:p>
    <w:p w:rsidR="00A33515" w:rsidDel="002260E7" w:rsidRDefault="00A33515">
      <w:pPr>
        <w:rPr>
          <w:del w:id="4325"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4326" w:author="Admin" w:date="2019-02-19T02:10:00Z"/>
          <w:sz w:val="20"/>
          <w:szCs w:val="20"/>
        </w:rPr>
      </w:pPr>
    </w:p>
    <w:p w:rsidR="00A33515" w:rsidDel="002260E7" w:rsidRDefault="00A33515">
      <w:pPr>
        <w:spacing w:line="269" w:lineRule="exact"/>
        <w:rPr>
          <w:del w:id="4327" w:author="Admin" w:date="2019-02-19T02:10:00Z"/>
          <w:sz w:val="20"/>
          <w:szCs w:val="20"/>
        </w:rPr>
      </w:pPr>
    </w:p>
    <w:p w:rsidR="00A33515" w:rsidDel="002260E7" w:rsidRDefault="001A4D22">
      <w:pPr>
        <w:ind w:right="-19"/>
        <w:jc w:val="center"/>
        <w:rPr>
          <w:del w:id="4328" w:author="Admin" w:date="2019-02-19T02:10:00Z"/>
          <w:sz w:val="20"/>
          <w:szCs w:val="20"/>
        </w:rPr>
      </w:pPr>
      <w:del w:id="4329"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246</w:delText>
        </w:r>
        <w:r w:rsidDel="002260E7">
          <w:rPr>
            <w:rFonts w:ascii="Arial" w:eastAsia="Arial" w:hAnsi="Arial" w:cs="Arial"/>
            <w:sz w:val="20"/>
            <w:szCs w:val="20"/>
          </w:rPr>
          <w:delText xml:space="preserve"> −</w:delText>
        </w:r>
      </w:del>
    </w:p>
    <w:p w:rsidR="00A33515" w:rsidDel="002260E7" w:rsidRDefault="00A33515">
      <w:pPr>
        <w:rPr>
          <w:del w:id="4330"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4331" w:author="Admin" w:date="2019-02-19T02:10:00Z"/>
          <w:sz w:val="20"/>
          <w:szCs w:val="20"/>
        </w:rPr>
      </w:pPr>
      <w:bookmarkStart w:id="4332" w:name="page257"/>
      <w:bookmarkEnd w:id="4332"/>
      <w:del w:id="4333"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4334" w:author="Admin" w:date="2019-02-19T02:10:00Z"/>
          <w:sz w:val="20"/>
          <w:szCs w:val="20"/>
        </w:rPr>
      </w:pPr>
    </w:p>
    <w:p w:rsidR="00A33515" w:rsidDel="002260E7" w:rsidRDefault="001A4D22">
      <w:pPr>
        <w:spacing w:line="287" w:lineRule="auto"/>
        <w:ind w:left="500"/>
        <w:jc w:val="both"/>
        <w:rPr>
          <w:del w:id="4335" w:author="Admin" w:date="2019-02-19T02:10:00Z"/>
          <w:sz w:val="20"/>
          <w:szCs w:val="20"/>
        </w:rPr>
      </w:pPr>
      <w:del w:id="4336" w:author="Admin" w:date="2019-02-19T02:10:00Z">
        <w:r w:rsidDel="002260E7">
          <w:rPr>
            <w:rFonts w:ascii="Arial" w:eastAsia="Arial" w:hAnsi="Arial" w:cs="Arial"/>
            <w:sz w:val="20"/>
            <w:szCs w:val="20"/>
          </w:rPr>
          <w:delText>должен вернуть взятую им конфету, положив ее на одно из этих пу-стых блюдечек. Если же в обоих соседних блюдцах есть конфеты, то взятую конфету Вовочка забирает себе. Какое наибольшее число конфет может забрать Вовочка?</w:delText>
        </w:r>
      </w:del>
    </w:p>
    <w:p w:rsidR="00A33515" w:rsidDel="002260E7" w:rsidRDefault="00A33515">
      <w:pPr>
        <w:spacing w:line="51" w:lineRule="exact"/>
        <w:rPr>
          <w:del w:id="4337" w:author="Admin" w:date="2019-02-19T02:10:00Z"/>
          <w:sz w:val="20"/>
          <w:szCs w:val="20"/>
        </w:rPr>
      </w:pPr>
    </w:p>
    <w:p w:rsidR="00A33515" w:rsidDel="002260E7" w:rsidRDefault="001A4D22">
      <w:pPr>
        <w:spacing w:line="294" w:lineRule="auto"/>
        <w:ind w:left="500"/>
        <w:jc w:val="both"/>
        <w:rPr>
          <w:del w:id="4338" w:author="Admin" w:date="2019-02-19T02:10:00Z"/>
          <w:sz w:val="20"/>
          <w:szCs w:val="20"/>
        </w:rPr>
      </w:pPr>
      <w:del w:id="4339"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Больше</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18</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конфет Вовочка забрать не может</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если сре-ди конфет останутся две, то ни у одной из них не будет двух занятых соседних блюдец. Придумаем стратегию, как Вовочке взять ровно</w:delText>
        </w:r>
      </w:del>
    </w:p>
    <w:p w:rsidR="00A33515" w:rsidDel="002260E7" w:rsidRDefault="001A4D22">
      <w:pPr>
        <w:numPr>
          <w:ilvl w:val="0"/>
          <w:numId w:val="578"/>
        </w:numPr>
        <w:tabs>
          <w:tab w:val="left" w:pos="760"/>
        </w:tabs>
        <w:ind w:left="760" w:hanging="262"/>
        <w:rPr>
          <w:del w:id="4340" w:author="Admin" w:date="2019-02-19T02:10:00Z"/>
          <w:rFonts w:ascii="Arial" w:eastAsia="Arial" w:hAnsi="Arial" w:cs="Arial"/>
          <w:sz w:val="20"/>
          <w:szCs w:val="20"/>
        </w:rPr>
        <w:pPrChange w:id="4341" w:author="Admin" w:date="2019-02-19T00:19:00Z">
          <w:pPr>
            <w:numPr>
              <w:numId w:val="580"/>
            </w:numPr>
            <w:tabs>
              <w:tab w:val="left" w:pos="760"/>
            </w:tabs>
            <w:ind w:left="760" w:hanging="262"/>
          </w:pPr>
        </w:pPrChange>
      </w:pPr>
      <w:del w:id="4342" w:author="Admin" w:date="2019-02-19T02:10:00Z">
        <w:r w:rsidDel="002260E7">
          <w:rPr>
            <w:rFonts w:ascii="Arial" w:eastAsia="Arial" w:hAnsi="Arial" w:cs="Arial"/>
            <w:sz w:val="20"/>
            <w:szCs w:val="20"/>
          </w:rPr>
          <w:delText>конфет.</w:delText>
        </w:r>
      </w:del>
    </w:p>
    <w:p w:rsidR="00A33515" w:rsidDel="002260E7" w:rsidRDefault="00A33515">
      <w:pPr>
        <w:spacing w:line="118" w:lineRule="exact"/>
        <w:rPr>
          <w:del w:id="4343" w:author="Admin" w:date="2019-02-19T02:10:00Z"/>
          <w:sz w:val="20"/>
          <w:szCs w:val="20"/>
        </w:rPr>
      </w:pPr>
    </w:p>
    <w:p w:rsidR="00A33515" w:rsidDel="002260E7" w:rsidRDefault="001A4D22">
      <w:pPr>
        <w:spacing w:line="287" w:lineRule="auto"/>
        <w:ind w:left="500"/>
        <w:jc w:val="both"/>
        <w:rPr>
          <w:del w:id="4344" w:author="Admin" w:date="2019-02-19T02:10:00Z"/>
          <w:sz w:val="20"/>
          <w:szCs w:val="20"/>
        </w:rPr>
      </w:pPr>
      <w:del w:id="4345" w:author="Admin" w:date="2019-02-19T02:10:00Z">
        <w:r w:rsidDel="002260E7">
          <w:rPr>
            <w:rFonts w:ascii="Arial" w:eastAsia="Arial" w:hAnsi="Arial" w:cs="Arial"/>
            <w:sz w:val="20"/>
            <w:szCs w:val="20"/>
          </w:rPr>
          <w:delText>Возьмём «каждую вторую» конфету из 20, лежащих в круг. Осталь-ные конфеты можно «сдвинуть» так, чтобы они стали лежать под-ряд, забирая их с блюдец и помещая на одно из пустующих сосед-них.</w:delText>
        </w:r>
      </w:del>
    </w:p>
    <w:p w:rsidR="00A33515" w:rsidDel="002260E7" w:rsidRDefault="00A33515">
      <w:pPr>
        <w:spacing w:line="51" w:lineRule="exact"/>
        <w:rPr>
          <w:del w:id="4346" w:author="Admin" w:date="2019-02-19T02:10:00Z"/>
          <w:sz w:val="20"/>
          <w:szCs w:val="20"/>
        </w:rPr>
      </w:pPr>
    </w:p>
    <w:p w:rsidR="00A33515" w:rsidDel="002260E7" w:rsidRDefault="001A4D22">
      <w:pPr>
        <w:spacing w:line="285" w:lineRule="auto"/>
        <w:ind w:left="500"/>
        <w:jc w:val="both"/>
        <w:rPr>
          <w:del w:id="4347" w:author="Admin" w:date="2019-02-19T02:10:00Z"/>
          <w:sz w:val="20"/>
          <w:szCs w:val="20"/>
        </w:rPr>
      </w:pPr>
      <w:del w:id="4348" w:author="Admin" w:date="2019-02-19T02:10:00Z">
        <w:r w:rsidDel="002260E7">
          <w:rPr>
            <w:rFonts w:ascii="Arial" w:eastAsia="Arial" w:hAnsi="Arial" w:cs="Arial"/>
            <w:sz w:val="20"/>
            <w:szCs w:val="20"/>
          </w:rPr>
          <w:delText>Теперь мы имеем 10 подряд лежащих конфет. Заберём себе вторую из них, возьмём с блюдца первую и переложим её на место второй. Осталось 9 подряд лежащих конфет. Повторяя описанную проце-дуру, можно получить 3 подряд лежацих конфеты — возьмём сред-нюю из них, и останется ровно две.</w:delText>
        </w:r>
      </w:del>
    </w:p>
    <w:p w:rsidR="00A33515" w:rsidDel="002260E7" w:rsidRDefault="00A33515">
      <w:pPr>
        <w:spacing w:line="200" w:lineRule="exact"/>
        <w:rPr>
          <w:del w:id="4349" w:author="Admin" w:date="2019-02-19T02:10:00Z"/>
          <w:sz w:val="20"/>
          <w:szCs w:val="20"/>
        </w:rPr>
      </w:pPr>
    </w:p>
    <w:p w:rsidR="00A33515" w:rsidDel="002260E7" w:rsidRDefault="00A33515">
      <w:pPr>
        <w:spacing w:line="295" w:lineRule="exact"/>
        <w:rPr>
          <w:del w:id="4350" w:author="Admin" w:date="2019-02-19T02:10:00Z"/>
          <w:sz w:val="20"/>
          <w:szCs w:val="20"/>
        </w:rPr>
      </w:pPr>
    </w:p>
    <w:p w:rsidR="00A33515" w:rsidDel="002260E7" w:rsidRDefault="001A4D22">
      <w:pPr>
        <w:rPr>
          <w:del w:id="4351" w:author="Admin" w:date="2019-02-19T02:10:00Z"/>
          <w:sz w:val="20"/>
          <w:szCs w:val="20"/>
        </w:rPr>
      </w:pPr>
      <w:del w:id="4352" w:author="Admin" w:date="2019-02-19T02:10:00Z">
        <w:r w:rsidDel="002260E7">
          <w:rPr>
            <w:rFonts w:ascii="Arial" w:eastAsia="Arial" w:hAnsi="Arial" w:cs="Arial"/>
            <w:b/>
            <w:bCs/>
            <w:sz w:val="36"/>
            <w:szCs w:val="36"/>
          </w:rPr>
          <w:delText>Задачи 7 класса</w:delText>
        </w:r>
      </w:del>
    </w:p>
    <w:p w:rsidR="00A33515" w:rsidDel="002260E7" w:rsidRDefault="00A33515">
      <w:pPr>
        <w:spacing w:line="228" w:lineRule="exact"/>
        <w:rPr>
          <w:del w:id="4353" w:author="Admin" w:date="2019-02-19T02:10:00Z"/>
          <w:sz w:val="20"/>
          <w:szCs w:val="20"/>
        </w:rPr>
      </w:pPr>
    </w:p>
    <w:p w:rsidR="00A33515" w:rsidDel="002260E7" w:rsidRDefault="001A4D22">
      <w:pPr>
        <w:rPr>
          <w:del w:id="4354" w:author="Admin" w:date="2019-02-19T02:10:00Z"/>
          <w:sz w:val="20"/>
          <w:szCs w:val="20"/>
        </w:rPr>
      </w:pPr>
      <w:del w:id="4355" w:author="Admin" w:date="2019-02-19T02:10:00Z">
        <w:r w:rsidDel="002260E7">
          <w:rPr>
            <w:rFonts w:ascii="Arial" w:eastAsia="Arial" w:hAnsi="Arial" w:cs="Arial"/>
            <w:b/>
            <w:bCs/>
            <w:sz w:val="26"/>
            <w:szCs w:val="26"/>
          </w:rPr>
          <w:delText>Задача 1.</w:delText>
        </w:r>
      </w:del>
    </w:p>
    <w:p w:rsidR="00A33515" w:rsidDel="002260E7" w:rsidRDefault="00A33515">
      <w:pPr>
        <w:spacing w:line="178" w:lineRule="exact"/>
        <w:rPr>
          <w:del w:id="4356" w:author="Admin" w:date="2019-02-19T02:10:00Z"/>
          <w:sz w:val="20"/>
          <w:szCs w:val="20"/>
        </w:rPr>
      </w:pPr>
    </w:p>
    <w:p w:rsidR="00A33515" w:rsidDel="002260E7" w:rsidRDefault="001A4D22">
      <w:pPr>
        <w:numPr>
          <w:ilvl w:val="0"/>
          <w:numId w:val="579"/>
        </w:numPr>
        <w:tabs>
          <w:tab w:val="left" w:pos="500"/>
        </w:tabs>
        <w:spacing w:line="284" w:lineRule="auto"/>
        <w:ind w:left="500" w:hanging="306"/>
        <w:jc w:val="both"/>
        <w:rPr>
          <w:del w:id="4357" w:author="Admin" w:date="2019-02-19T02:10:00Z"/>
          <w:rFonts w:ascii="Arial" w:eastAsia="Arial" w:hAnsi="Arial" w:cs="Arial"/>
          <w:b/>
          <w:bCs/>
          <w:sz w:val="20"/>
          <w:szCs w:val="20"/>
        </w:rPr>
        <w:pPrChange w:id="4358" w:author="Admin" w:date="2019-02-19T00:19:00Z">
          <w:pPr>
            <w:numPr>
              <w:numId w:val="581"/>
            </w:numPr>
            <w:tabs>
              <w:tab w:val="left" w:pos="500"/>
            </w:tabs>
            <w:spacing w:line="284" w:lineRule="auto"/>
            <w:ind w:left="500" w:hanging="306"/>
            <w:jc w:val="both"/>
          </w:pPr>
        </w:pPrChange>
      </w:pPr>
      <w:del w:id="4359" w:author="Admin" w:date="2019-02-19T02:10:00Z">
        <w:r w:rsidDel="002260E7">
          <w:rPr>
            <w:rFonts w:ascii="Arial" w:eastAsia="Arial" w:hAnsi="Arial" w:cs="Arial"/>
            <w:sz w:val="20"/>
            <w:szCs w:val="20"/>
          </w:rPr>
          <w:delText>Винни-Пух и его друзья поселились в одном доме. Винни-Пух по-селился на первом этаже, Ослик Иа-Иа на втором, а Сова — на девя-том. До квартиры Винни-Пуха ступенек нет. Однажды у Совы забо-лели крылья, и ей пришлось подниматься домой пешком. Во сколь-ко раз больший путь нужно проделать Сове по сравнению с Осли-ком, когда он также идет к себе домой?</w:delText>
        </w:r>
      </w:del>
    </w:p>
    <w:p w:rsidR="00A33515" w:rsidDel="002260E7" w:rsidRDefault="00A33515">
      <w:pPr>
        <w:spacing w:line="53" w:lineRule="exact"/>
        <w:rPr>
          <w:del w:id="4360" w:author="Admin" w:date="2019-02-19T02:10:00Z"/>
          <w:rFonts w:ascii="Arial" w:eastAsia="Arial" w:hAnsi="Arial" w:cs="Arial"/>
          <w:b/>
          <w:bCs/>
          <w:sz w:val="20"/>
          <w:szCs w:val="20"/>
        </w:rPr>
      </w:pPr>
    </w:p>
    <w:p w:rsidR="00A33515" w:rsidDel="002260E7" w:rsidRDefault="001A4D22">
      <w:pPr>
        <w:spacing w:line="291" w:lineRule="auto"/>
        <w:ind w:left="500"/>
        <w:jc w:val="both"/>
        <w:rPr>
          <w:del w:id="4361" w:author="Admin" w:date="2019-02-19T02:10:00Z"/>
          <w:rFonts w:ascii="Arial" w:eastAsia="Arial" w:hAnsi="Arial" w:cs="Arial"/>
          <w:b/>
          <w:bCs/>
          <w:sz w:val="20"/>
          <w:szCs w:val="20"/>
        </w:rPr>
      </w:pPr>
      <w:del w:id="4362"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Ослику нужно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c</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первого этажа подняться на один этаж,</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чтобы попасть к себе домой, а Сове — на восемь. Поэтому ей нужно проделывать в восемь раз больший путь.</w:delText>
        </w:r>
      </w:del>
    </w:p>
    <w:p w:rsidR="00A33515" w:rsidDel="002260E7" w:rsidRDefault="00A33515">
      <w:pPr>
        <w:spacing w:line="126" w:lineRule="exact"/>
        <w:rPr>
          <w:del w:id="4363" w:author="Admin" w:date="2019-02-19T02:10:00Z"/>
          <w:rFonts w:ascii="Arial" w:eastAsia="Arial" w:hAnsi="Arial" w:cs="Arial"/>
          <w:b/>
          <w:bCs/>
          <w:sz w:val="20"/>
          <w:szCs w:val="20"/>
        </w:rPr>
      </w:pPr>
    </w:p>
    <w:p w:rsidR="00A33515" w:rsidDel="002260E7" w:rsidRDefault="001A4D22">
      <w:pPr>
        <w:numPr>
          <w:ilvl w:val="0"/>
          <w:numId w:val="579"/>
        </w:numPr>
        <w:tabs>
          <w:tab w:val="left" w:pos="500"/>
        </w:tabs>
        <w:spacing w:line="303" w:lineRule="auto"/>
        <w:ind w:left="500" w:hanging="290"/>
        <w:jc w:val="both"/>
        <w:rPr>
          <w:del w:id="4364" w:author="Admin" w:date="2019-02-19T02:10:00Z"/>
          <w:rFonts w:ascii="Arial" w:eastAsia="Arial" w:hAnsi="Arial" w:cs="Arial"/>
          <w:b/>
          <w:bCs/>
          <w:sz w:val="19"/>
          <w:szCs w:val="19"/>
        </w:rPr>
        <w:pPrChange w:id="4365" w:author="Admin" w:date="2019-02-19T00:19:00Z">
          <w:pPr>
            <w:numPr>
              <w:numId w:val="581"/>
            </w:numPr>
            <w:tabs>
              <w:tab w:val="left" w:pos="500"/>
            </w:tabs>
            <w:spacing w:line="303" w:lineRule="auto"/>
            <w:ind w:left="500" w:hanging="290"/>
            <w:jc w:val="both"/>
          </w:pPr>
        </w:pPrChange>
      </w:pPr>
      <w:del w:id="4366" w:author="Admin" w:date="2019-02-19T02:10:00Z">
        <w:r w:rsidDel="002260E7">
          <w:rPr>
            <w:rFonts w:ascii="Arial" w:eastAsia="Arial" w:hAnsi="Arial" w:cs="Arial"/>
            <w:sz w:val="19"/>
            <w:szCs w:val="19"/>
          </w:rPr>
          <w:delText>На столе стоят несколько (больше одной) тарелок. На каждой тарел-ке лежат конфеты, причем на разных тарелках — разные количе-ства конфет, и ни одна тарелка не пустует. Если бы на каждую та-релку добавили бы некоторое, одно и то же для всех тарелок, число конфет, то общее число конфет на столе удвоилось бы. А если бы</w:delText>
        </w:r>
      </w:del>
    </w:p>
    <w:p w:rsidR="00A33515" w:rsidDel="002260E7" w:rsidRDefault="00A33515">
      <w:pPr>
        <w:rPr>
          <w:del w:id="4367"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301" w:lineRule="exact"/>
        <w:rPr>
          <w:del w:id="4368" w:author="Admin" w:date="2019-02-19T02:10:00Z"/>
          <w:sz w:val="20"/>
          <w:szCs w:val="20"/>
        </w:rPr>
      </w:pPr>
    </w:p>
    <w:p w:rsidR="00A33515" w:rsidDel="002260E7" w:rsidRDefault="001A4D22">
      <w:pPr>
        <w:ind w:right="-19"/>
        <w:jc w:val="center"/>
        <w:rPr>
          <w:del w:id="4369" w:author="Admin" w:date="2019-02-19T02:10:00Z"/>
          <w:sz w:val="20"/>
          <w:szCs w:val="20"/>
        </w:rPr>
      </w:pPr>
      <w:del w:id="4370"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247</w:delText>
        </w:r>
        <w:r w:rsidDel="002260E7">
          <w:rPr>
            <w:rFonts w:ascii="Arial" w:eastAsia="Arial" w:hAnsi="Arial" w:cs="Arial"/>
            <w:sz w:val="20"/>
            <w:szCs w:val="20"/>
          </w:rPr>
          <w:delText xml:space="preserve"> −</w:delText>
        </w:r>
      </w:del>
    </w:p>
    <w:p w:rsidR="00A33515" w:rsidDel="002260E7" w:rsidRDefault="00A33515">
      <w:pPr>
        <w:rPr>
          <w:del w:id="4371"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4372" w:author="Admin" w:date="2019-02-19T02:10:00Z"/>
          <w:sz w:val="20"/>
          <w:szCs w:val="20"/>
        </w:rPr>
      </w:pPr>
      <w:bookmarkStart w:id="4373" w:name="page258"/>
      <w:bookmarkEnd w:id="4373"/>
      <w:del w:id="4374" w:author="Admin" w:date="2019-02-19T02:10:00Z">
        <w:r w:rsidDel="002260E7">
          <w:rPr>
            <w:rFonts w:ascii="Arial" w:eastAsia="Arial" w:hAnsi="Arial" w:cs="Arial"/>
            <w:sz w:val="18"/>
            <w:szCs w:val="18"/>
          </w:rPr>
          <w:lastRenderedPageBreak/>
          <w:delText>2014 год, 7 класс</w:delText>
        </w:r>
      </w:del>
    </w:p>
    <w:p w:rsidR="00A33515" w:rsidDel="002260E7" w:rsidRDefault="00A33515">
      <w:pPr>
        <w:spacing w:line="184" w:lineRule="exact"/>
        <w:rPr>
          <w:del w:id="4375" w:author="Admin" w:date="2019-02-19T02:10:00Z"/>
          <w:sz w:val="20"/>
          <w:szCs w:val="20"/>
        </w:rPr>
      </w:pPr>
    </w:p>
    <w:p w:rsidR="00A33515" w:rsidDel="002260E7" w:rsidRDefault="001A4D22">
      <w:pPr>
        <w:spacing w:line="303" w:lineRule="auto"/>
        <w:ind w:left="500"/>
        <w:jc w:val="both"/>
        <w:rPr>
          <w:del w:id="4376" w:author="Admin" w:date="2019-02-19T02:10:00Z"/>
          <w:sz w:val="20"/>
          <w:szCs w:val="20"/>
        </w:rPr>
      </w:pPr>
      <w:del w:id="4377" w:author="Admin" w:date="2019-02-19T02:10:00Z">
        <w:r w:rsidDel="002260E7">
          <w:rPr>
            <w:rFonts w:ascii="Arial" w:eastAsia="Arial" w:hAnsi="Arial" w:cs="Arial"/>
            <w:sz w:val="20"/>
            <w:szCs w:val="20"/>
          </w:rPr>
          <w:delText>удвоили число конфет на каждой тарелке, то общее число конфет увеличилось бы на 21 конфету. Сколько тарелок стоит на столе?</w:delText>
        </w:r>
      </w:del>
    </w:p>
    <w:p w:rsidR="00A33515" w:rsidDel="002260E7" w:rsidRDefault="00A33515">
      <w:pPr>
        <w:spacing w:line="35" w:lineRule="exact"/>
        <w:rPr>
          <w:del w:id="4378" w:author="Admin" w:date="2019-02-19T02:10:00Z"/>
          <w:sz w:val="20"/>
          <w:szCs w:val="20"/>
        </w:rPr>
      </w:pPr>
    </w:p>
    <w:p w:rsidR="00A33515" w:rsidDel="002260E7" w:rsidRDefault="001A4D22">
      <w:pPr>
        <w:spacing w:line="285" w:lineRule="auto"/>
        <w:ind w:left="500"/>
        <w:jc w:val="both"/>
        <w:rPr>
          <w:del w:id="4379" w:author="Admin" w:date="2019-02-19T02:10:00Z"/>
          <w:sz w:val="20"/>
          <w:szCs w:val="20"/>
        </w:rPr>
      </w:pPr>
      <w:del w:id="4380"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Удваивая количество конфет,</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мы увеличиваем это коли-чество на 21. Значит, всего конфет 21. Удвоения количества конфет (то есть, опять же, увеличения на 21) можно также добиться, если добавить на каждую тарелку одинаковое количество конфет. Зна-чит, количество тарелок — 3, 7 или 21.</w:delText>
        </w:r>
      </w:del>
    </w:p>
    <w:p w:rsidR="00A33515" w:rsidDel="002260E7" w:rsidRDefault="00A33515">
      <w:pPr>
        <w:spacing w:line="53" w:lineRule="exact"/>
        <w:rPr>
          <w:del w:id="4381" w:author="Admin" w:date="2019-02-19T02:10:00Z"/>
          <w:sz w:val="20"/>
          <w:szCs w:val="20"/>
        </w:rPr>
      </w:pPr>
    </w:p>
    <w:p w:rsidR="00A33515" w:rsidDel="002260E7" w:rsidRDefault="001A4D22">
      <w:pPr>
        <w:spacing w:line="283" w:lineRule="auto"/>
        <w:ind w:left="500"/>
        <w:jc w:val="both"/>
        <w:rPr>
          <w:del w:id="4382" w:author="Admin" w:date="2019-02-19T02:10:00Z"/>
          <w:sz w:val="20"/>
          <w:szCs w:val="20"/>
        </w:rPr>
      </w:pPr>
      <w:del w:id="4383" w:author="Admin" w:date="2019-02-19T02:10:00Z">
        <w:r w:rsidDel="002260E7">
          <w:rPr>
            <w:rFonts w:ascii="Arial" w:eastAsia="Arial" w:hAnsi="Arial" w:cs="Arial"/>
            <w:sz w:val="20"/>
            <w:szCs w:val="20"/>
          </w:rPr>
          <w:delText xml:space="preserve">Разложить 21 конфету по 21 тарелке так, чтобы ни одна не пустова-ла, можно единственным способом: на каждую тарелку по конфете. Но тогда на всех тарелках будет одинаковое количество конфет — это не то, что требуется в условии. Чтобы разложить конфеты на 7 тарелок, их должно быть хотя бы 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7 </w:delText>
        </w:r>
        <w:r w:rsidDel="002260E7">
          <w:rPr>
            <w:rFonts w:eastAsia="Times New Roman"/>
            <w:sz w:val="20"/>
            <w:szCs w:val="20"/>
          </w:rPr>
          <w:delText>=</w:delText>
        </w:r>
        <w:r w:rsidDel="002260E7">
          <w:rPr>
            <w:rFonts w:ascii="Arial" w:eastAsia="Arial" w:hAnsi="Arial" w:cs="Arial"/>
            <w:sz w:val="20"/>
            <w:szCs w:val="20"/>
          </w:rPr>
          <w:delText xml:space="preserve"> 28. Поэтому един-ственный оставшийся ответ — 3 тарелки: например, на них могло лежать 5, 7 и 9 конфет соответственно.</w:delText>
        </w:r>
      </w:del>
    </w:p>
    <w:p w:rsidR="00A33515" w:rsidDel="002260E7" w:rsidRDefault="00A33515">
      <w:pPr>
        <w:spacing w:line="134" w:lineRule="exact"/>
        <w:rPr>
          <w:del w:id="4384" w:author="Admin" w:date="2019-02-19T02:10:00Z"/>
          <w:sz w:val="20"/>
          <w:szCs w:val="20"/>
        </w:rPr>
      </w:pPr>
    </w:p>
    <w:p w:rsidR="00A33515" w:rsidDel="002260E7" w:rsidRDefault="001A4D22">
      <w:pPr>
        <w:numPr>
          <w:ilvl w:val="0"/>
          <w:numId w:val="580"/>
        </w:numPr>
        <w:tabs>
          <w:tab w:val="left" w:pos="500"/>
        </w:tabs>
        <w:spacing w:line="287" w:lineRule="auto"/>
        <w:ind w:left="500" w:hanging="290"/>
        <w:jc w:val="both"/>
        <w:rPr>
          <w:del w:id="4385" w:author="Admin" w:date="2019-02-19T02:10:00Z"/>
          <w:rFonts w:ascii="Arial" w:eastAsia="Arial" w:hAnsi="Arial" w:cs="Arial"/>
          <w:b/>
          <w:bCs/>
          <w:sz w:val="20"/>
          <w:szCs w:val="20"/>
        </w:rPr>
        <w:pPrChange w:id="4386" w:author="Admin" w:date="2019-02-19T00:19:00Z">
          <w:pPr>
            <w:numPr>
              <w:numId w:val="582"/>
            </w:numPr>
            <w:tabs>
              <w:tab w:val="left" w:pos="500"/>
            </w:tabs>
            <w:spacing w:line="287" w:lineRule="auto"/>
            <w:ind w:left="500" w:hanging="290"/>
            <w:jc w:val="both"/>
          </w:pPr>
        </w:pPrChange>
      </w:pPr>
      <w:del w:id="4387" w:author="Admin" w:date="2019-02-19T02:10:00Z">
        <w:r w:rsidDel="002260E7">
          <w:rPr>
            <w:rFonts w:ascii="Arial" w:eastAsia="Arial" w:hAnsi="Arial" w:cs="Arial"/>
            <w:sz w:val="20"/>
            <w:szCs w:val="20"/>
          </w:rPr>
          <w:delText>Кот Матроскин считает, что он может нарисовать на плоскости 9 прямых так, что число пар пересекающихся прямых было равно числу пар параллельных прямых. Прав ли кот Матроскин? Изме-нится ли ответ, если число прямых будет 10?</w:delText>
        </w:r>
      </w:del>
    </w:p>
    <w:p w:rsidR="00A33515" w:rsidDel="002260E7" w:rsidRDefault="00A33515">
      <w:pPr>
        <w:spacing w:line="50" w:lineRule="exact"/>
        <w:rPr>
          <w:del w:id="4388" w:author="Admin" w:date="2019-02-19T02:10:00Z"/>
          <w:rFonts w:ascii="Arial" w:eastAsia="Arial" w:hAnsi="Arial" w:cs="Arial"/>
          <w:b/>
          <w:bCs/>
          <w:sz w:val="20"/>
          <w:szCs w:val="20"/>
        </w:rPr>
      </w:pPr>
    </w:p>
    <w:p w:rsidR="00A33515" w:rsidDel="002260E7" w:rsidRDefault="001A4D22">
      <w:pPr>
        <w:spacing w:line="287" w:lineRule="auto"/>
        <w:ind w:left="500"/>
        <w:jc w:val="both"/>
        <w:rPr>
          <w:del w:id="4389" w:author="Admin" w:date="2019-02-19T02:10:00Z"/>
          <w:rFonts w:ascii="Arial" w:eastAsia="Arial" w:hAnsi="Arial" w:cs="Arial"/>
          <w:b/>
          <w:bCs/>
          <w:sz w:val="20"/>
          <w:szCs w:val="20"/>
        </w:rPr>
      </w:pPr>
      <w:del w:id="4390"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Из</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9</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прямых можно сформировать</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9 8</w:delText>
        </w:r>
        <w:r w:rsidDel="002260E7">
          <w:rPr>
            <w:rFonts w:ascii="Arial" w:eastAsia="Arial" w:hAnsi="Arial" w:cs="Arial"/>
            <w:b/>
            <w:bCs/>
            <w:i/>
            <w:iCs/>
            <w:sz w:val="20"/>
            <w:szCs w:val="20"/>
          </w:rPr>
          <w:delText xml:space="preserve"> </w:delText>
        </w:r>
        <w:r w:rsidDel="002260E7">
          <w:rPr>
            <w:rFonts w:eastAsia="Times New Roman"/>
            <w:i/>
            <w:iCs/>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2</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36</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пар.</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Зна-чит, Матроскин хочет добиться, чтобы было 18 пар параллельных прямых и 18 пересекающихся. Этого легко добиться, расположив прямые следующим образом:</w:delText>
        </w:r>
      </w:del>
    </w:p>
    <w:p w:rsidR="00A33515" w:rsidDel="002260E7" w:rsidRDefault="001A4D22">
      <w:pPr>
        <w:spacing w:line="20" w:lineRule="exact"/>
        <w:rPr>
          <w:del w:id="4391" w:author="Admin" w:date="2019-02-19T02:10:00Z"/>
          <w:sz w:val="20"/>
          <w:szCs w:val="20"/>
        </w:rPr>
      </w:pPr>
      <w:del w:id="4392" w:author="Admin" w:date="2019-02-19T02:10:00Z">
        <w:r w:rsidDel="002260E7">
          <w:rPr>
            <w:noProof/>
            <w:sz w:val="20"/>
            <w:szCs w:val="20"/>
          </w:rPr>
          <mc:AlternateContent>
            <mc:Choice Requires="wps">
              <w:drawing>
                <wp:anchor distT="0" distB="0" distL="114300" distR="114300" simplePos="0" relativeHeight="251798528" behindDoc="1" locked="0" layoutInCell="0" allowOverlap="1" wp14:anchorId="11E10A9A" wp14:editId="016075F0">
                  <wp:simplePos x="0" y="0"/>
                  <wp:positionH relativeFrom="column">
                    <wp:posOffset>1680845</wp:posOffset>
                  </wp:positionH>
                  <wp:positionV relativeFrom="paragraph">
                    <wp:posOffset>57785</wp:posOffset>
                  </wp:positionV>
                  <wp:extent cx="0" cy="1224280"/>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428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38" o:spid="_x0000_s1026" style="position:absolute;z-index:-251517952;visibility:visible;mso-wrap-style:square;mso-wrap-distance-left:9pt;mso-wrap-distance-top:0;mso-wrap-distance-right:9pt;mso-wrap-distance-bottom:0;mso-position-horizontal:absolute;mso-position-horizontal-relative:text;mso-position-vertical:absolute;mso-position-vertical-relative:text" from="132.35pt,4.55pt" to="132.3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799552" behindDoc="1" locked="0" layoutInCell="0" allowOverlap="1" wp14:anchorId="4BDF226A" wp14:editId="4A38081C">
                  <wp:simplePos x="0" y="0"/>
                  <wp:positionH relativeFrom="column">
                    <wp:posOffset>1932940</wp:posOffset>
                  </wp:positionH>
                  <wp:positionV relativeFrom="paragraph">
                    <wp:posOffset>57785</wp:posOffset>
                  </wp:positionV>
                  <wp:extent cx="0" cy="1224280"/>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428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39" o:spid="_x0000_s1026" style="position:absolute;z-index:-251516928;visibility:visible;mso-wrap-style:square;mso-wrap-distance-left:9pt;mso-wrap-distance-top:0;mso-wrap-distance-right:9pt;mso-wrap-distance-bottom:0;mso-position-horizontal:absolute;mso-position-horizontal-relative:text;mso-position-vertical:absolute;mso-position-vertical-relative:text" from="152.2pt,4.55pt" to="152.2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00576" behindDoc="1" locked="0" layoutInCell="0" allowOverlap="1" wp14:anchorId="15823688" wp14:editId="3F72ACD0">
                  <wp:simplePos x="0" y="0"/>
                  <wp:positionH relativeFrom="column">
                    <wp:posOffset>2184400</wp:posOffset>
                  </wp:positionH>
                  <wp:positionV relativeFrom="paragraph">
                    <wp:posOffset>57785</wp:posOffset>
                  </wp:positionV>
                  <wp:extent cx="0" cy="122428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428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40" o:spid="_x0000_s1026" style="position:absolute;z-index:-251515904;visibility:visible;mso-wrap-style:square;mso-wrap-distance-left:9pt;mso-wrap-distance-top:0;mso-wrap-distance-right:9pt;mso-wrap-distance-bottom:0;mso-position-horizontal:absolute;mso-position-horizontal-relative:text;mso-position-vertical:absolute;mso-position-vertical-relative:text" from="172pt,4.55pt" to="172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01600" behindDoc="1" locked="0" layoutInCell="0" allowOverlap="1" wp14:anchorId="514A592D" wp14:editId="2C4BE997">
                  <wp:simplePos x="0" y="0"/>
                  <wp:positionH relativeFrom="column">
                    <wp:posOffset>2436495</wp:posOffset>
                  </wp:positionH>
                  <wp:positionV relativeFrom="paragraph">
                    <wp:posOffset>57785</wp:posOffset>
                  </wp:positionV>
                  <wp:extent cx="0" cy="1224280"/>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428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41" o:spid="_x0000_s1026" style="position:absolute;z-index:-251514880;visibility:visible;mso-wrap-style:square;mso-wrap-distance-left:9pt;mso-wrap-distance-top:0;mso-wrap-distance-right:9pt;mso-wrap-distance-bottom:0;mso-position-horizontal:absolute;mso-position-horizontal-relative:text;mso-position-vertical:absolute;mso-position-vertical-relative:text" from="191.85pt,4.55pt" to="191.8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02624" behindDoc="1" locked="0" layoutInCell="0" allowOverlap="1" wp14:anchorId="652A5CCF" wp14:editId="253753E2">
                  <wp:simplePos x="0" y="0"/>
                  <wp:positionH relativeFrom="column">
                    <wp:posOffset>2688590</wp:posOffset>
                  </wp:positionH>
                  <wp:positionV relativeFrom="paragraph">
                    <wp:posOffset>57785</wp:posOffset>
                  </wp:positionV>
                  <wp:extent cx="0" cy="1224280"/>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428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42" o:spid="_x0000_s1026" style="position:absolute;z-index:-251513856;visibility:visible;mso-wrap-style:square;mso-wrap-distance-left:9pt;mso-wrap-distance-top:0;mso-wrap-distance-right:9pt;mso-wrap-distance-bottom:0;mso-position-horizontal:absolute;mso-position-horizontal-relative:text;mso-position-vertical:absolute;mso-position-vertical-relative:text" from="211.7pt,4.55pt" to="211.7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03648" behindDoc="1" locked="0" layoutInCell="0" allowOverlap="1" wp14:anchorId="638FA8D2" wp14:editId="194C7AB9">
                  <wp:simplePos x="0" y="0"/>
                  <wp:positionH relativeFrom="column">
                    <wp:posOffset>2940685</wp:posOffset>
                  </wp:positionH>
                  <wp:positionV relativeFrom="paragraph">
                    <wp:posOffset>57785</wp:posOffset>
                  </wp:positionV>
                  <wp:extent cx="0" cy="1224280"/>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428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43" o:spid="_x0000_s1026" style="position:absolute;z-index:-251512832;visibility:visible;mso-wrap-style:square;mso-wrap-distance-left:9pt;mso-wrap-distance-top:0;mso-wrap-distance-right:9pt;mso-wrap-distance-bottom:0;mso-position-horizontal:absolute;mso-position-horizontal-relative:text;mso-position-vertical:absolute;mso-position-vertical-relative:text" from="231.55pt,4.55pt" to="231.5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04672" behindDoc="1" locked="0" layoutInCell="0" allowOverlap="1" wp14:anchorId="56969C39" wp14:editId="6AF40E72">
                  <wp:simplePos x="0" y="0"/>
                  <wp:positionH relativeFrom="column">
                    <wp:posOffset>1320800</wp:posOffset>
                  </wp:positionH>
                  <wp:positionV relativeFrom="paragraph">
                    <wp:posOffset>922020</wp:posOffset>
                  </wp:positionV>
                  <wp:extent cx="1979930" cy="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9930"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44" o:spid="_x0000_s1026" style="position:absolute;z-index:-251511808;visibility:visible;mso-wrap-style:square;mso-wrap-distance-left:9pt;mso-wrap-distance-top:0;mso-wrap-distance-right:9pt;mso-wrap-distance-bottom:0;mso-position-horizontal:absolute;mso-position-horizontal-relative:text;mso-position-vertical:absolute;mso-position-vertical-relative:text" from="104pt,72.6pt" to="259.9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05696" behindDoc="1" locked="0" layoutInCell="0" allowOverlap="1" wp14:anchorId="046D5203" wp14:editId="70EFE865">
                  <wp:simplePos x="0" y="0"/>
                  <wp:positionH relativeFrom="column">
                    <wp:posOffset>1320800</wp:posOffset>
                  </wp:positionH>
                  <wp:positionV relativeFrom="paragraph">
                    <wp:posOffset>669925</wp:posOffset>
                  </wp:positionV>
                  <wp:extent cx="1979930" cy="0"/>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9930"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45" o:spid="_x0000_s1026" style="position:absolute;z-index:-251510784;visibility:visible;mso-wrap-style:square;mso-wrap-distance-left:9pt;mso-wrap-distance-top:0;mso-wrap-distance-right:9pt;mso-wrap-distance-bottom:0;mso-position-horizontal:absolute;mso-position-horizontal-relative:text;mso-position-vertical:absolute;mso-position-vertical-relative:text" from="104pt,52.75pt" to="259.9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06720" behindDoc="1" locked="0" layoutInCell="0" allowOverlap="1" wp14:anchorId="040765B8" wp14:editId="2AD5F034">
                  <wp:simplePos x="0" y="0"/>
                  <wp:positionH relativeFrom="column">
                    <wp:posOffset>1320800</wp:posOffset>
                  </wp:positionH>
                  <wp:positionV relativeFrom="paragraph">
                    <wp:posOffset>417830</wp:posOffset>
                  </wp:positionV>
                  <wp:extent cx="1979930" cy="0"/>
                  <wp:effectExtent l="0" t="0" r="0" b="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79930"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46" o:spid="_x0000_s1026" style="position:absolute;z-index:-251509760;visibility:visible;mso-wrap-style:square;mso-wrap-distance-left:9pt;mso-wrap-distance-top:0;mso-wrap-distance-right:9pt;mso-wrap-distance-bottom:0;mso-position-horizontal:absolute;mso-position-horizontal-relative:text;mso-position-vertical:absolute;mso-position-vertical-relative:text" from="104pt,32.9pt" to="259.9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" o:allowincell="f" filled="t" strokeweight=".28117mm">
                  <v:stroke joinstyle="miter"/>
                  <o:lock v:ext="edit" shapetype="f"/>
                </v:line>
              </w:pict>
            </mc:Fallback>
          </mc:AlternateContent>
        </w:r>
      </w:del>
    </w:p>
    <w:p w:rsidR="00A33515" w:rsidDel="002260E7" w:rsidRDefault="00A33515">
      <w:pPr>
        <w:spacing w:line="200" w:lineRule="exact"/>
        <w:rPr>
          <w:del w:id="4393" w:author="Admin" w:date="2019-02-19T02:10:00Z"/>
          <w:sz w:val="20"/>
          <w:szCs w:val="20"/>
        </w:rPr>
      </w:pPr>
    </w:p>
    <w:p w:rsidR="00A33515" w:rsidDel="002260E7" w:rsidRDefault="00A33515">
      <w:pPr>
        <w:spacing w:line="200" w:lineRule="exact"/>
        <w:rPr>
          <w:del w:id="4394" w:author="Admin" w:date="2019-02-19T02:10:00Z"/>
          <w:sz w:val="20"/>
          <w:szCs w:val="20"/>
        </w:rPr>
      </w:pPr>
    </w:p>
    <w:p w:rsidR="00A33515" w:rsidDel="002260E7" w:rsidRDefault="00A33515">
      <w:pPr>
        <w:spacing w:line="200" w:lineRule="exact"/>
        <w:rPr>
          <w:del w:id="4395" w:author="Admin" w:date="2019-02-19T02:10:00Z"/>
          <w:sz w:val="20"/>
          <w:szCs w:val="20"/>
        </w:rPr>
      </w:pPr>
    </w:p>
    <w:p w:rsidR="00A33515" w:rsidDel="002260E7" w:rsidRDefault="00A33515">
      <w:pPr>
        <w:spacing w:line="200" w:lineRule="exact"/>
        <w:rPr>
          <w:del w:id="4396" w:author="Admin" w:date="2019-02-19T02:10:00Z"/>
          <w:sz w:val="20"/>
          <w:szCs w:val="20"/>
        </w:rPr>
      </w:pPr>
    </w:p>
    <w:p w:rsidR="00A33515" w:rsidDel="002260E7" w:rsidRDefault="00A33515">
      <w:pPr>
        <w:spacing w:line="200" w:lineRule="exact"/>
        <w:rPr>
          <w:del w:id="4397" w:author="Admin" w:date="2019-02-19T02:10:00Z"/>
          <w:sz w:val="20"/>
          <w:szCs w:val="20"/>
        </w:rPr>
      </w:pPr>
    </w:p>
    <w:p w:rsidR="00A33515" w:rsidDel="002260E7" w:rsidRDefault="00A33515">
      <w:pPr>
        <w:spacing w:line="200" w:lineRule="exact"/>
        <w:rPr>
          <w:del w:id="4398" w:author="Admin" w:date="2019-02-19T02:10:00Z"/>
          <w:sz w:val="20"/>
          <w:szCs w:val="20"/>
        </w:rPr>
      </w:pPr>
    </w:p>
    <w:p w:rsidR="00A33515" w:rsidDel="002260E7" w:rsidRDefault="00A33515">
      <w:pPr>
        <w:spacing w:line="200" w:lineRule="exact"/>
        <w:rPr>
          <w:del w:id="4399" w:author="Admin" w:date="2019-02-19T02:10:00Z"/>
          <w:sz w:val="20"/>
          <w:szCs w:val="20"/>
        </w:rPr>
      </w:pPr>
    </w:p>
    <w:p w:rsidR="00A33515" w:rsidDel="002260E7" w:rsidRDefault="00A33515">
      <w:pPr>
        <w:spacing w:line="200" w:lineRule="exact"/>
        <w:rPr>
          <w:del w:id="4400" w:author="Admin" w:date="2019-02-19T02:10:00Z"/>
          <w:sz w:val="20"/>
          <w:szCs w:val="20"/>
        </w:rPr>
      </w:pPr>
    </w:p>
    <w:p w:rsidR="00A33515" w:rsidDel="002260E7" w:rsidRDefault="00A33515">
      <w:pPr>
        <w:spacing w:line="200" w:lineRule="exact"/>
        <w:rPr>
          <w:del w:id="4401" w:author="Admin" w:date="2019-02-19T02:10:00Z"/>
          <w:sz w:val="20"/>
          <w:szCs w:val="20"/>
        </w:rPr>
      </w:pPr>
    </w:p>
    <w:p w:rsidR="00A33515" w:rsidDel="002260E7" w:rsidRDefault="00A33515">
      <w:pPr>
        <w:spacing w:line="395" w:lineRule="exact"/>
        <w:rPr>
          <w:del w:id="4402" w:author="Admin" w:date="2019-02-19T02:10:00Z"/>
          <w:sz w:val="20"/>
          <w:szCs w:val="20"/>
        </w:rPr>
      </w:pPr>
    </w:p>
    <w:p w:rsidR="00A33515" w:rsidDel="002260E7" w:rsidRDefault="001A4D22">
      <w:pPr>
        <w:spacing w:line="291" w:lineRule="auto"/>
        <w:ind w:left="500"/>
        <w:jc w:val="both"/>
        <w:rPr>
          <w:del w:id="4403" w:author="Admin" w:date="2019-02-19T02:10:00Z"/>
          <w:sz w:val="20"/>
          <w:szCs w:val="20"/>
        </w:rPr>
      </w:pPr>
      <w:del w:id="4404" w:author="Admin" w:date="2019-02-19T02:10:00Z">
        <w:r w:rsidDel="002260E7">
          <w:rPr>
            <w:rFonts w:ascii="Arial" w:eastAsia="Arial" w:hAnsi="Arial" w:cs="Arial"/>
            <w:sz w:val="20"/>
            <w:szCs w:val="20"/>
          </w:rPr>
          <w:delText xml:space="preserve">Если же прямых было бы 10, то они составляли бы 10 9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45 пар — а нечётное количество пар прямых не может разделиться поровну.</w:delText>
        </w:r>
      </w:del>
    </w:p>
    <w:p w:rsidR="00A33515" w:rsidDel="002260E7" w:rsidRDefault="00A33515">
      <w:pPr>
        <w:spacing w:line="274" w:lineRule="exact"/>
        <w:rPr>
          <w:del w:id="4405" w:author="Admin" w:date="2019-02-19T02:10:00Z"/>
          <w:sz w:val="20"/>
          <w:szCs w:val="20"/>
        </w:rPr>
      </w:pPr>
    </w:p>
    <w:p w:rsidR="00A33515" w:rsidDel="002260E7" w:rsidRDefault="001A4D22">
      <w:pPr>
        <w:rPr>
          <w:del w:id="4406" w:author="Admin" w:date="2019-02-19T02:10:00Z"/>
          <w:sz w:val="20"/>
          <w:szCs w:val="20"/>
        </w:rPr>
      </w:pPr>
      <w:del w:id="4407" w:author="Admin" w:date="2019-02-19T02:10:00Z">
        <w:r w:rsidDel="002260E7">
          <w:rPr>
            <w:rFonts w:ascii="Arial" w:eastAsia="Arial" w:hAnsi="Arial" w:cs="Arial"/>
            <w:b/>
            <w:bCs/>
            <w:sz w:val="26"/>
            <w:szCs w:val="26"/>
          </w:rPr>
          <w:delText>Задача 2.</w:delText>
        </w:r>
      </w:del>
    </w:p>
    <w:p w:rsidR="00A33515" w:rsidDel="002260E7" w:rsidRDefault="00A33515">
      <w:pPr>
        <w:spacing w:line="178" w:lineRule="exact"/>
        <w:rPr>
          <w:del w:id="4408" w:author="Admin" w:date="2019-02-19T02:10:00Z"/>
          <w:sz w:val="20"/>
          <w:szCs w:val="20"/>
        </w:rPr>
      </w:pPr>
    </w:p>
    <w:p w:rsidR="00A33515" w:rsidDel="002260E7" w:rsidRDefault="001A4D22">
      <w:pPr>
        <w:numPr>
          <w:ilvl w:val="0"/>
          <w:numId w:val="581"/>
        </w:numPr>
        <w:tabs>
          <w:tab w:val="left" w:pos="500"/>
        </w:tabs>
        <w:spacing w:line="303" w:lineRule="auto"/>
        <w:ind w:left="500" w:hanging="306"/>
        <w:jc w:val="both"/>
        <w:rPr>
          <w:del w:id="4409" w:author="Admin" w:date="2019-02-19T02:10:00Z"/>
          <w:rFonts w:ascii="Arial" w:eastAsia="Arial" w:hAnsi="Arial" w:cs="Arial"/>
          <w:b/>
          <w:bCs/>
          <w:sz w:val="20"/>
          <w:szCs w:val="20"/>
        </w:rPr>
        <w:pPrChange w:id="4410" w:author="Admin" w:date="2019-02-19T00:19:00Z">
          <w:pPr>
            <w:numPr>
              <w:numId w:val="583"/>
            </w:numPr>
            <w:tabs>
              <w:tab w:val="left" w:pos="500"/>
            </w:tabs>
            <w:spacing w:line="303" w:lineRule="auto"/>
            <w:ind w:left="500" w:hanging="306"/>
            <w:jc w:val="both"/>
          </w:pPr>
        </w:pPrChange>
      </w:pPr>
      <w:del w:id="4411" w:author="Admin" w:date="2019-02-19T02:10:00Z">
        <w:r w:rsidDel="002260E7">
          <w:rPr>
            <w:rFonts w:ascii="Arial" w:eastAsia="Arial" w:hAnsi="Arial" w:cs="Arial"/>
            <w:sz w:val="20"/>
            <w:szCs w:val="20"/>
          </w:rPr>
          <w:delText>Какое наименьшее число жильцов нужно вселить в 30-ти квартир-ный дом, чтобы в любых наугад выбранных трех квартирах прожи-</w:delText>
        </w:r>
      </w:del>
    </w:p>
    <w:p w:rsidR="00A33515" w:rsidDel="002260E7" w:rsidRDefault="00A33515">
      <w:pPr>
        <w:spacing w:line="56" w:lineRule="exact"/>
        <w:rPr>
          <w:del w:id="4412" w:author="Admin" w:date="2019-02-19T02:10:00Z"/>
          <w:rFonts w:ascii="Arial" w:eastAsia="Arial" w:hAnsi="Arial" w:cs="Arial"/>
          <w:b/>
          <w:bCs/>
          <w:sz w:val="20"/>
          <w:szCs w:val="20"/>
        </w:rPr>
      </w:pPr>
    </w:p>
    <w:p w:rsidR="00A33515" w:rsidDel="002260E7" w:rsidRDefault="001A4D22">
      <w:pPr>
        <w:numPr>
          <w:ilvl w:val="1"/>
          <w:numId w:val="581"/>
        </w:numPr>
        <w:tabs>
          <w:tab w:val="left" w:pos="3220"/>
        </w:tabs>
        <w:ind w:left="3220" w:hanging="250"/>
        <w:rPr>
          <w:del w:id="4413" w:author="Admin" w:date="2019-02-19T02:10:00Z"/>
          <w:rFonts w:ascii="Arial" w:eastAsia="Arial" w:hAnsi="Arial" w:cs="Arial"/>
          <w:sz w:val="20"/>
          <w:szCs w:val="20"/>
        </w:rPr>
        <w:pPrChange w:id="4414" w:author="Admin" w:date="2019-02-19T00:19:00Z">
          <w:pPr>
            <w:numPr>
              <w:ilvl w:val="1"/>
              <w:numId w:val="583"/>
            </w:numPr>
            <w:tabs>
              <w:tab w:val="left" w:pos="3220"/>
            </w:tabs>
            <w:ind w:left="3220" w:hanging="250"/>
          </w:pPr>
        </w:pPrChange>
      </w:pPr>
      <w:del w:id="4415" w:author="Admin" w:date="2019-02-19T02:10:00Z">
        <w:r w:rsidDel="002260E7">
          <w:rPr>
            <w:rFonts w:ascii="Arial" w:eastAsia="Arial" w:hAnsi="Arial" w:cs="Arial"/>
            <w:b/>
            <w:bCs/>
            <w:sz w:val="20"/>
            <w:szCs w:val="20"/>
          </w:rPr>
          <w:delText xml:space="preserve">248 </w:delText>
        </w:r>
        <w:r w:rsidDel="002260E7">
          <w:rPr>
            <w:rFonts w:ascii="Arial" w:eastAsia="Arial" w:hAnsi="Arial" w:cs="Arial"/>
            <w:sz w:val="20"/>
            <w:szCs w:val="20"/>
          </w:rPr>
          <w:delText>−</w:delText>
        </w:r>
      </w:del>
    </w:p>
    <w:p w:rsidR="00A33515" w:rsidDel="002260E7" w:rsidRDefault="00A33515">
      <w:pPr>
        <w:rPr>
          <w:del w:id="441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left="1140"/>
        <w:rPr>
          <w:del w:id="4417" w:author="Admin" w:date="2019-02-19T02:10:00Z"/>
          <w:sz w:val="20"/>
          <w:szCs w:val="20"/>
        </w:rPr>
      </w:pPr>
      <w:bookmarkStart w:id="4418" w:name="page259"/>
      <w:bookmarkEnd w:id="4418"/>
      <w:del w:id="4419"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4420" w:author="Admin" w:date="2019-02-19T02:10:00Z"/>
          <w:sz w:val="20"/>
          <w:szCs w:val="20"/>
        </w:rPr>
      </w:pPr>
    </w:p>
    <w:p w:rsidR="00A33515" w:rsidDel="002260E7" w:rsidRDefault="001A4D22">
      <w:pPr>
        <w:ind w:left="500"/>
        <w:rPr>
          <w:del w:id="4421" w:author="Admin" w:date="2019-02-19T02:10:00Z"/>
          <w:sz w:val="20"/>
          <w:szCs w:val="20"/>
        </w:rPr>
      </w:pPr>
      <w:del w:id="4422" w:author="Admin" w:date="2019-02-19T02:10:00Z">
        <w:r w:rsidDel="002260E7">
          <w:rPr>
            <w:rFonts w:ascii="Arial" w:eastAsia="Arial" w:hAnsi="Arial" w:cs="Arial"/>
            <w:sz w:val="20"/>
            <w:szCs w:val="20"/>
          </w:rPr>
          <w:delText>вало не менее 7 человек?</w:delText>
        </w:r>
      </w:del>
    </w:p>
    <w:p w:rsidR="00A33515" w:rsidDel="002260E7" w:rsidRDefault="00A33515">
      <w:pPr>
        <w:spacing w:line="109" w:lineRule="exact"/>
        <w:rPr>
          <w:del w:id="4423" w:author="Admin" w:date="2019-02-19T02:10:00Z"/>
          <w:sz w:val="20"/>
          <w:szCs w:val="20"/>
        </w:rPr>
      </w:pPr>
    </w:p>
    <w:p w:rsidR="00A33515" w:rsidDel="002260E7" w:rsidRDefault="001A4D22">
      <w:pPr>
        <w:spacing w:line="291" w:lineRule="auto"/>
        <w:ind w:left="500"/>
        <w:jc w:val="both"/>
        <w:rPr>
          <w:del w:id="4424" w:author="Admin" w:date="2019-02-19T02:10:00Z"/>
          <w:sz w:val="20"/>
          <w:szCs w:val="20"/>
        </w:rPr>
      </w:pPr>
      <w:del w:id="4425"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Заметим,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количество жильцов может не превосхо-дить 2 не более чем в двух квартирах, так как иначе возьмём три таких «маленьких» квартиры, в них не наберётся 7 жильцов.</w:delText>
        </w:r>
      </w:del>
    </w:p>
    <w:p w:rsidR="00A33515" w:rsidDel="002260E7" w:rsidRDefault="00A33515">
      <w:pPr>
        <w:spacing w:line="38" w:lineRule="exact"/>
        <w:rPr>
          <w:del w:id="4426" w:author="Admin" w:date="2019-02-19T02:10:00Z"/>
          <w:sz w:val="20"/>
          <w:szCs w:val="20"/>
        </w:rPr>
      </w:pPr>
    </w:p>
    <w:p w:rsidR="00A33515" w:rsidDel="002260E7" w:rsidRDefault="001A4D22">
      <w:pPr>
        <w:spacing w:line="294" w:lineRule="auto"/>
        <w:ind w:left="500"/>
        <w:jc w:val="both"/>
        <w:rPr>
          <w:del w:id="4427" w:author="Admin" w:date="2019-02-19T02:10:00Z"/>
          <w:sz w:val="20"/>
          <w:szCs w:val="20"/>
        </w:rPr>
      </w:pPr>
      <w:del w:id="4428" w:author="Admin" w:date="2019-02-19T02:10:00Z">
        <w:r w:rsidDel="002260E7">
          <w:rPr>
            <w:rFonts w:ascii="Arial" w:eastAsia="Arial" w:hAnsi="Arial" w:cs="Arial"/>
            <w:sz w:val="19"/>
            <w:szCs w:val="19"/>
          </w:rPr>
          <w:delText>Рассмотрим две самых малонаселённых квартиры. В них может жить 2, 2, или 2, 1, или 1, 1, или больше жильцов. В первом случае в оставшихся квартирах как минимум по 3 жильца, во втором случае</w:delText>
        </w:r>
      </w:del>
    </w:p>
    <w:p w:rsidR="00A33515" w:rsidDel="002260E7" w:rsidRDefault="001A4D22">
      <w:pPr>
        <w:numPr>
          <w:ilvl w:val="0"/>
          <w:numId w:val="582"/>
        </w:numPr>
        <w:tabs>
          <w:tab w:val="left" w:pos="644"/>
        </w:tabs>
        <w:spacing w:line="332" w:lineRule="auto"/>
        <w:ind w:left="500" w:hanging="2"/>
        <w:rPr>
          <w:del w:id="4429" w:author="Admin" w:date="2019-02-19T02:10:00Z"/>
          <w:rFonts w:ascii="Arial" w:eastAsia="Arial" w:hAnsi="Arial" w:cs="Arial"/>
          <w:sz w:val="19"/>
          <w:szCs w:val="19"/>
        </w:rPr>
        <w:pPrChange w:id="4430" w:author="Admin" w:date="2019-02-19T00:19:00Z">
          <w:pPr>
            <w:numPr>
              <w:numId w:val="584"/>
            </w:numPr>
            <w:tabs>
              <w:tab w:val="left" w:pos="644"/>
            </w:tabs>
            <w:spacing w:line="332" w:lineRule="auto"/>
            <w:ind w:left="500" w:hanging="2"/>
          </w:pPr>
        </w:pPrChange>
      </w:pPr>
      <w:del w:id="4431" w:author="Admin" w:date="2019-02-19T02:10:00Z">
        <w:r w:rsidDel="002260E7">
          <w:rPr>
            <w:rFonts w:ascii="Arial" w:eastAsia="Arial" w:hAnsi="Arial" w:cs="Arial"/>
            <w:sz w:val="19"/>
            <w:szCs w:val="19"/>
          </w:rPr>
          <w:delText>каждой из оставшихся квартир минимум по 4 жильца, и в третьем случае в каждой из оставшихся квартир минимум по 5 жильцов.</w:delText>
        </w:r>
      </w:del>
    </w:p>
    <w:p w:rsidR="00A33515" w:rsidDel="002260E7" w:rsidRDefault="00A33515">
      <w:pPr>
        <w:spacing w:line="2" w:lineRule="exact"/>
        <w:rPr>
          <w:del w:id="4432" w:author="Admin" w:date="2019-02-19T02:10:00Z"/>
          <w:sz w:val="20"/>
          <w:szCs w:val="20"/>
        </w:rPr>
      </w:pPr>
    </w:p>
    <w:p w:rsidR="00A33515" w:rsidDel="002260E7" w:rsidRDefault="001A4D22">
      <w:pPr>
        <w:spacing w:line="303" w:lineRule="auto"/>
        <w:ind w:left="500"/>
        <w:rPr>
          <w:del w:id="4433" w:author="Admin" w:date="2019-02-19T02:10:00Z"/>
          <w:sz w:val="20"/>
          <w:szCs w:val="20"/>
        </w:rPr>
      </w:pPr>
      <w:del w:id="4434" w:author="Admin" w:date="2019-02-19T02:10:00Z">
        <w:r w:rsidDel="002260E7">
          <w:rPr>
            <w:rFonts w:ascii="Arial" w:eastAsia="Arial" w:hAnsi="Arial" w:cs="Arial"/>
            <w:sz w:val="20"/>
            <w:szCs w:val="20"/>
          </w:rPr>
          <w:delText>Посчитав минимальное число жильцов в каждом из случаев выше, получаем, что нижня оценка на количество жильцов в доме —</w:delText>
        </w:r>
      </w:del>
    </w:p>
    <w:p w:rsidR="00A33515" w:rsidDel="002260E7" w:rsidRDefault="00A33515">
      <w:pPr>
        <w:spacing w:line="178" w:lineRule="exact"/>
        <w:rPr>
          <w:del w:id="4435" w:author="Admin" w:date="2019-02-19T02:10:00Z"/>
          <w:sz w:val="20"/>
          <w:szCs w:val="20"/>
        </w:rPr>
      </w:pPr>
    </w:p>
    <w:p w:rsidR="00A33515" w:rsidDel="002260E7" w:rsidRDefault="001A4D22">
      <w:pPr>
        <w:tabs>
          <w:tab w:val="left" w:pos="3920"/>
        </w:tabs>
        <w:ind w:left="2460"/>
        <w:rPr>
          <w:del w:id="4436" w:author="Admin" w:date="2019-02-19T02:10:00Z"/>
          <w:sz w:val="20"/>
          <w:szCs w:val="20"/>
        </w:rPr>
      </w:pPr>
      <w:del w:id="4437" w:author="Admin" w:date="2019-02-19T02:10:00Z">
        <w:r w:rsidDel="002260E7">
          <w:rPr>
            <w:rFonts w:ascii="Arial" w:eastAsia="Arial" w:hAnsi="Arial" w:cs="Arial"/>
            <w:sz w:val="20"/>
            <w:szCs w:val="20"/>
          </w:rPr>
          <w:delText xml:space="preserve">28  7 </w:delText>
        </w:r>
        <w:r w:rsidDel="002260E7">
          <w:rPr>
            <w:rFonts w:eastAsia="Times New Roman"/>
            <w:sz w:val="20"/>
            <w:szCs w:val="20"/>
          </w:rPr>
          <w:delText>+</w:delText>
        </w:r>
        <w:r w:rsidDel="002260E7">
          <w:rPr>
            <w:rFonts w:ascii="Arial" w:eastAsia="Arial" w:hAnsi="Arial" w:cs="Arial"/>
            <w:sz w:val="20"/>
            <w:szCs w:val="20"/>
          </w:rPr>
          <w:delText xml:space="preserve"> 4 </w:delText>
        </w:r>
        <w:r w:rsidDel="002260E7">
          <w:rPr>
            <w:rFonts w:eastAsia="Times New Roman"/>
            <w:sz w:val="20"/>
            <w:szCs w:val="20"/>
          </w:rPr>
          <w:delText>=</w:delText>
        </w:r>
        <w:r w:rsidDel="002260E7">
          <w:rPr>
            <w:rFonts w:ascii="Arial" w:eastAsia="Arial" w:hAnsi="Arial" w:cs="Arial"/>
            <w:sz w:val="20"/>
            <w:szCs w:val="20"/>
          </w:rPr>
          <w:delText xml:space="preserve"> 88</w:delText>
        </w:r>
        <w:r w:rsidDel="002260E7">
          <w:rPr>
            <w:sz w:val="20"/>
            <w:szCs w:val="20"/>
          </w:rPr>
          <w:tab/>
        </w:r>
        <w:r w:rsidDel="002260E7">
          <w:rPr>
            <w:rFonts w:ascii="Arial" w:eastAsia="Arial" w:hAnsi="Arial" w:cs="Arial"/>
            <w:sz w:val="20"/>
            <w:szCs w:val="20"/>
          </w:rPr>
          <w:delText>жильцов.</w:delText>
        </w:r>
      </w:del>
    </w:p>
    <w:p w:rsidR="00A33515" w:rsidDel="002260E7" w:rsidRDefault="00A33515">
      <w:pPr>
        <w:spacing w:line="331" w:lineRule="exact"/>
        <w:rPr>
          <w:del w:id="4438" w:author="Admin" w:date="2019-02-19T02:10:00Z"/>
          <w:sz w:val="20"/>
          <w:szCs w:val="20"/>
        </w:rPr>
      </w:pPr>
    </w:p>
    <w:p w:rsidR="00A33515" w:rsidDel="002260E7" w:rsidRDefault="001A4D22">
      <w:pPr>
        <w:spacing w:line="303" w:lineRule="auto"/>
        <w:ind w:left="500"/>
        <w:rPr>
          <w:del w:id="4439" w:author="Admin" w:date="2019-02-19T02:10:00Z"/>
          <w:sz w:val="20"/>
          <w:szCs w:val="20"/>
        </w:rPr>
      </w:pPr>
      <w:del w:id="4440" w:author="Admin" w:date="2019-02-19T02:10:00Z">
        <w:r w:rsidDel="002260E7">
          <w:rPr>
            <w:rFonts w:ascii="Arial" w:eastAsia="Arial" w:hAnsi="Arial" w:cs="Arial"/>
            <w:sz w:val="20"/>
            <w:szCs w:val="20"/>
          </w:rPr>
          <w:delText>88 жильцов действительно можно поселить: в две квартиры по 2 человека, в остальные по 3.</w:delText>
        </w:r>
      </w:del>
    </w:p>
    <w:p w:rsidR="00A33515" w:rsidDel="002260E7" w:rsidRDefault="00A33515">
      <w:pPr>
        <w:spacing w:line="97" w:lineRule="exact"/>
        <w:rPr>
          <w:del w:id="4441" w:author="Admin" w:date="2019-02-19T02:10:00Z"/>
          <w:sz w:val="20"/>
          <w:szCs w:val="20"/>
        </w:rPr>
      </w:pPr>
    </w:p>
    <w:p w:rsidR="00A33515" w:rsidDel="002260E7" w:rsidRDefault="001A4D22">
      <w:pPr>
        <w:numPr>
          <w:ilvl w:val="0"/>
          <w:numId w:val="583"/>
        </w:numPr>
        <w:tabs>
          <w:tab w:val="left" w:pos="500"/>
        </w:tabs>
        <w:spacing w:line="301" w:lineRule="auto"/>
        <w:ind w:left="500" w:hanging="290"/>
        <w:jc w:val="both"/>
        <w:rPr>
          <w:del w:id="4442" w:author="Admin" w:date="2019-02-19T02:10:00Z"/>
          <w:rFonts w:ascii="Arial" w:eastAsia="Arial" w:hAnsi="Arial" w:cs="Arial"/>
          <w:b/>
          <w:bCs/>
          <w:sz w:val="19"/>
          <w:szCs w:val="19"/>
        </w:rPr>
        <w:pPrChange w:id="4443" w:author="Admin" w:date="2019-02-19T00:19:00Z">
          <w:pPr>
            <w:numPr>
              <w:numId w:val="585"/>
            </w:numPr>
            <w:tabs>
              <w:tab w:val="left" w:pos="500"/>
            </w:tabs>
            <w:spacing w:line="301" w:lineRule="auto"/>
            <w:ind w:left="500" w:hanging="290"/>
            <w:jc w:val="both"/>
          </w:pPr>
        </w:pPrChange>
      </w:pPr>
      <w:del w:id="4444" w:author="Admin" w:date="2019-02-19T02:10:00Z">
        <w:r w:rsidDel="002260E7">
          <w:rPr>
            <w:rFonts w:ascii="Arial" w:eastAsia="Arial" w:hAnsi="Arial" w:cs="Arial"/>
            <w:sz w:val="19"/>
            <w:szCs w:val="19"/>
          </w:rPr>
          <w:delText>Вова и Дима независимо друг от друга задумали по числу. Затем каждый из мальчиков умножил задуманное число на 11 и зачеркнул в произведении цифру десятков, после чего каждый из них умно-жил результат на 7 и опять зачеркнул в полученном произведении цифру десятков. В результате у каждого получилось число 23. Мож-но ли утверждать, что мальчики задумали одно и то же число?</w:delText>
        </w:r>
      </w:del>
    </w:p>
    <w:p w:rsidR="00A33515" w:rsidDel="002260E7" w:rsidRDefault="00A33515">
      <w:pPr>
        <w:spacing w:line="33" w:lineRule="exact"/>
        <w:rPr>
          <w:del w:id="4445" w:author="Admin" w:date="2019-02-19T02:10:00Z"/>
          <w:sz w:val="20"/>
          <w:szCs w:val="20"/>
        </w:rPr>
      </w:pPr>
    </w:p>
    <w:p w:rsidR="00A33515" w:rsidDel="002260E7" w:rsidRDefault="001A4D22">
      <w:pPr>
        <w:spacing w:line="332" w:lineRule="auto"/>
        <w:ind w:left="500"/>
        <w:rPr>
          <w:del w:id="4446" w:author="Admin" w:date="2019-02-19T02:10:00Z"/>
          <w:sz w:val="20"/>
          <w:szCs w:val="20"/>
        </w:rPr>
      </w:pPr>
      <w:del w:id="4447"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Нет,</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утверждать однозначность нельзя:</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рассмотрим два</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различных числа, 19 и 29, и проделаем с ними операции из условия.</w:delText>
        </w:r>
      </w:del>
    </w:p>
    <w:p w:rsidR="00A33515" w:rsidDel="002260E7" w:rsidRDefault="00A33515">
      <w:pPr>
        <w:spacing w:line="75" w:lineRule="exact"/>
        <w:rPr>
          <w:del w:id="4448" w:author="Admin" w:date="2019-02-19T02:10:00Z"/>
          <w:sz w:val="20"/>
          <w:szCs w:val="20"/>
        </w:rPr>
      </w:pPr>
    </w:p>
    <w:p w:rsidR="00A33515" w:rsidDel="002260E7" w:rsidRDefault="001A4D22">
      <w:pPr>
        <w:ind w:left="2360"/>
        <w:rPr>
          <w:del w:id="4449" w:author="Admin" w:date="2019-02-19T02:10:00Z"/>
          <w:sz w:val="20"/>
          <w:szCs w:val="20"/>
        </w:rPr>
      </w:pPr>
      <w:del w:id="4450" w:author="Admin" w:date="2019-02-19T02:10:00Z">
        <w:r w:rsidDel="002260E7">
          <w:rPr>
            <w:rFonts w:ascii="Arial" w:eastAsia="Arial" w:hAnsi="Arial" w:cs="Arial"/>
            <w:sz w:val="20"/>
            <w:szCs w:val="20"/>
          </w:rPr>
          <w:delText xml:space="preserve">19 </w:delText>
        </w:r>
        <w:r w:rsidDel="002260E7">
          <w:rPr>
            <w:rFonts w:eastAsia="Times New Roman"/>
            <w:i/>
            <w:iCs/>
            <w:sz w:val="20"/>
            <w:szCs w:val="20"/>
          </w:rPr>
          <w:delText>!</w:delText>
        </w:r>
        <w:r w:rsidDel="002260E7">
          <w:rPr>
            <w:rFonts w:ascii="Arial" w:eastAsia="Arial" w:hAnsi="Arial" w:cs="Arial"/>
            <w:sz w:val="20"/>
            <w:szCs w:val="20"/>
          </w:rPr>
          <w:delText xml:space="preserve"> 209 </w:delText>
        </w:r>
        <w:r w:rsidDel="002260E7">
          <w:rPr>
            <w:rFonts w:eastAsia="Times New Roman"/>
            <w:i/>
            <w:iCs/>
            <w:sz w:val="20"/>
            <w:szCs w:val="20"/>
          </w:rPr>
          <w:delText>!</w:delText>
        </w:r>
        <w:r w:rsidDel="002260E7">
          <w:rPr>
            <w:rFonts w:ascii="Arial" w:eastAsia="Arial" w:hAnsi="Arial" w:cs="Arial"/>
            <w:sz w:val="20"/>
            <w:szCs w:val="20"/>
          </w:rPr>
          <w:delText xml:space="preserve"> 29 </w:delText>
        </w:r>
        <w:r w:rsidDel="002260E7">
          <w:rPr>
            <w:rFonts w:eastAsia="Times New Roman"/>
            <w:i/>
            <w:iCs/>
            <w:sz w:val="20"/>
            <w:szCs w:val="20"/>
          </w:rPr>
          <w:delText>!</w:delText>
        </w:r>
        <w:r w:rsidDel="002260E7">
          <w:rPr>
            <w:rFonts w:ascii="Arial" w:eastAsia="Arial" w:hAnsi="Arial" w:cs="Arial"/>
            <w:sz w:val="20"/>
            <w:szCs w:val="20"/>
          </w:rPr>
          <w:delText xml:space="preserve"> 203 </w:delText>
        </w:r>
        <w:r w:rsidDel="002260E7">
          <w:rPr>
            <w:rFonts w:eastAsia="Times New Roman"/>
            <w:i/>
            <w:iCs/>
            <w:sz w:val="20"/>
            <w:szCs w:val="20"/>
          </w:rPr>
          <w:delText>!</w:delText>
        </w:r>
        <w:r w:rsidDel="002260E7">
          <w:rPr>
            <w:rFonts w:ascii="Arial" w:eastAsia="Arial" w:hAnsi="Arial" w:cs="Arial"/>
            <w:sz w:val="20"/>
            <w:szCs w:val="20"/>
          </w:rPr>
          <w:delText xml:space="preserve"> 23,</w:delText>
        </w:r>
        <w:r w:rsidDel="002260E7">
          <w:rPr>
            <w:rFonts w:ascii="Arial" w:eastAsia="Arial" w:hAnsi="Arial" w:cs="Arial"/>
            <w:sz w:val="39"/>
            <w:szCs w:val="39"/>
            <w:vertAlign w:val="superscript"/>
          </w:rPr>
          <w:delText>,</w:delText>
        </w:r>
      </w:del>
    </w:p>
    <w:p w:rsidR="00A33515" w:rsidDel="002260E7" w:rsidRDefault="00A33515">
      <w:pPr>
        <w:spacing w:line="5" w:lineRule="exact"/>
        <w:rPr>
          <w:del w:id="4451" w:author="Admin" w:date="2019-02-19T02:10:00Z"/>
          <w:sz w:val="20"/>
          <w:szCs w:val="20"/>
        </w:rPr>
      </w:pPr>
    </w:p>
    <w:p w:rsidR="00A33515" w:rsidDel="002260E7" w:rsidRDefault="001A4D22">
      <w:pPr>
        <w:ind w:left="2360"/>
        <w:rPr>
          <w:del w:id="4452" w:author="Admin" w:date="2019-02-19T02:10:00Z"/>
          <w:sz w:val="20"/>
          <w:szCs w:val="20"/>
        </w:rPr>
      </w:pPr>
      <w:del w:id="4453" w:author="Admin" w:date="2019-02-19T02:10:00Z">
        <w:r w:rsidDel="002260E7">
          <w:rPr>
            <w:rFonts w:ascii="Arial" w:eastAsia="Arial" w:hAnsi="Arial" w:cs="Arial"/>
            <w:sz w:val="20"/>
            <w:szCs w:val="20"/>
          </w:rPr>
          <w:delText xml:space="preserve">29 </w:delText>
        </w:r>
        <w:r w:rsidDel="002260E7">
          <w:rPr>
            <w:rFonts w:eastAsia="Times New Roman"/>
            <w:i/>
            <w:iCs/>
            <w:sz w:val="20"/>
            <w:szCs w:val="20"/>
          </w:rPr>
          <w:delText>!</w:delText>
        </w:r>
        <w:r w:rsidDel="002260E7">
          <w:rPr>
            <w:rFonts w:ascii="Arial" w:eastAsia="Arial" w:hAnsi="Arial" w:cs="Arial"/>
            <w:sz w:val="20"/>
            <w:szCs w:val="20"/>
          </w:rPr>
          <w:delText xml:space="preserve"> 319 </w:delText>
        </w:r>
        <w:r w:rsidDel="002260E7">
          <w:rPr>
            <w:rFonts w:eastAsia="Times New Roman"/>
            <w:i/>
            <w:iCs/>
            <w:sz w:val="20"/>
            <w:szCs w:val="20"/>
          </w:rPr>
          <w:delText>!</w:delText>
        </w:r>
        <w:r w:rsidDel="002260E7">
          <w:rPr>
            <w:rFonts w:ascii="Arial" w:eastAsia="Arial" w:hAnsi="Arial" w:cs="Arial"/>
            <w:sz w:val="20"/>
            <w:szCs w:val="20"/>
          </w:rPr>
          <w:delText xml:space="preserve"> 39 </w:delText>
        </w:r>
        <w:r w:rsidDel="002260E7">
          <w:rPr>
            <w:rFonts w:eastAsia="Times New Roman"/>
            <w:i/>
            <w:iCs/>
            <w:sz w:val="20"/>
            <w:szCs w:val="20"/>
          </w:rPr>
          <w:delText>!</w:delText>
        </w:r>
        <w:r w:rsidDel="002260E7">
          <w:rPr>
            <w:rFonts w:ascii="Arial" w:eastAsia="Arial" w:hAnsi="Arial" w:cs="Arial"/>
            <w:sz w:val="20"/>
            <w:szCs w:val="20"/>
          </w:rPr>
          <w:delText xml:space="preserve"> 273 </w:delText>
        </w:r>
        <w:r w:rsidDel="002260E7">
          <w:rPr>
            <w:rFonts w:eastAsia="Times New Roman"/>
            <w:i/>
            <w:iCs/>
            <w:sz w:val="20"/>
            <w:szCs w:val="20"/>
          </w:rPr>
          <w:delText>!</w:delText>
        </w:r>
        <w:r w:rsidDel="002260E7">
          <w:rPr>
            <w:rFonts w:ascii="Arial" w:eastAsia="Arial" w:hAnsi="Arial" w:cs="Arial"/>
            <w:sz w:val="20"/>
            <w:szCs w:val="20"/>
          </w:rPr>
          <w:delText xml:space="preserve"> 23</w:delText>
        </w:r>
        <w:r w:rsidDel="002260E7">
          <w:rPr>
            <w:rFonts w:eastAsia="Times New Roman"/>
            <w:i/>
            <w:iCs/>
            <w:sz w:val="20"/>
            <w:szCs w:val="20"/>
          </w:rPr>
          <w:delText>:</w:delText>
        </w:r>
      </w:del>
    </w:p>
    <w:p w:rsidR="00A33515" w:rsidDel="002260E7" w:rsidRDefault="00A33515">
      <w:pPr>
        <w:spacing w:line="285" w:lineRule="exact"/>
        <w:rPr>
          <w:del w:id="4454" w:author="Admin" w:date="2019-02-19T02:10:00Z"/>
          <w:sz w:val="20"/>
          <w:szCs w:val="20"/>
        </w:rPr>
      </w:pPr>
    </w:p>
    <w:p w:rsidR="00A33515" w:rsidDel="002260E7" w:rsidRDefault="001A4D22">
      <w:pPr>
        <w:spacing w:line="303" w:lineRule="auto"/>
        <w:ind w:left="500"/>
        <w:rPr>
          <w:del w:id="4455" w:author="Admin" w:date="2019-02-19T02:10:00Z"/>
          <w:sz w:val="20"/>
          <w:szCs w:val="20"/>
        </w:rPr>
      </w:pPr>
      <w:del w:id="4456" w:author="Admin" w:date="2019-02-19T02:10:00Z">
        <w:r w:rsidDel="002260E7">
          <w:rPr>
            <w:rFonts w:ascii="Arial" w:eastAsia="Arial" w:hAnsi="Arial" w:cs="Arial"/>
            <w:sz w:val="20"/>
            <w:szCs w:val="20"/>
          </w:rPr>
          <w:delText>Получился один и тот же результат — значит, мальчики вполне мог-ли задумать различные числа.</w:delText>
        </w:r>
      </w:del>
    </w:p>
    <w:p w:rsidR="00A33515" w:rsidDel="002260E7" w:rsidRDefault="00A33515">
      <w:pPr>
        <w:spacing w:line="254" w:lineRule="exact"/>
        <w:rPr>
          <w:del w:id="4457" w:author="Admin" w:date="2019-02-19T02:10:00Z"/>
          <w:sz w:val="20"/>
          <w:szCs w:val="20"/>
        </w:rPr>
      </w:pPr>
    </w:p>
    <w:p w:rsidR="00A33515" w:rsidDel="002260E7" w:rsidRDefault="001A4D22">
      <w:pPr>
        <w:rPr>
          <w:del w:id="4458" w:author="Admin" w:date="2019-02-19T02:10:00Z"/>
          <w:sz w:val="20"/>
          <w:szCs w:val="20"/>
        </w:rPr>
      </w:pPr>
      <w:del w:id="4459" w:author="Admin" w:date="2019-02-19T02:10:00Z">
        <w:r w:rsidDel="002260E7">
          <w:rPr>
            <w:rFonts w:ascii="Arial" w:eastAsia="Arial" w:hAnsi="Arial" w:cs="Arial"/>
            <w:b/>
            <w:bCs/>
            <w:sz w:val="26"/>
            <w:szCs w:val="26"/>
          </w:rPr>
          <w:delText>Задача 5.</w:delText>
        </w:r>
      </w:del>
    </w:p>
    <w:p w:rsidR="00A33515" w:rsidDel="002260E7" w:rsidRDefault="00A33515">
      <w:pPr>
        <w:spacing w:line="178" w:lineRule="exact"/>
        <w:rPr>
          <w:del w:id="4460" w:author="Admin" w:date="2019-02-19T02:10:00Z"/>
          <w:sz w:val="20"/>
          <w:szCs w:val="20"/>
        </w:rPr>
      </w:pPr>
    </w:p>
    <w:p w:rsidR="00A33515" w:rsidDel="002260E7" w:rsidRDefault="001A4D22">
      <w:pPr>
        <w:numPr>
          <w:ilvl w:val="0"/>
          <w:numId w:val="584"/>
        </w:numPr>
        <w:tabs>
          <w:tab w:val="left" w:pos="500"/>
        </w:tabs>
        <w:spacing w:line="287" w:lineRule="auto"/>
        <w:ind w:left="500" w:hanging="290"/>
        <w:jc w:val="both"/>
        <w:rPr>
          <w:del w:id="4461" w:author="Admin" w:date="2019-02-19T02:10:00Z"/>
          <w:rFonts w:ascii="Arial" w:eastAsia="Arial" w:hAnsi="Arial" w:cs="Arial"/>
          <w:b/>
          <w:bCs/>
          <w:sz w:val="20"/>
          <w:szCs w:val="20"/>
        </w:rPr>
        <w:pPrChange w:id="4462" w:author="Admin" w:date="2019-02-19T00:19:00Z">
          <w:pPr>
            <w:numPr>
              <w:numId w:val="586"/>
            </w:numPr>
            <w:tabs>
              <w:tab w:val="left" w:pos="500"/>
            </w:tabs>
            <w:spacing w:line="287" w:lineRule="auto"/>
            <w:ind w:left="500" w:hanging="290"/>
            <w:jc w:val="both"/>
          </w:pPr>
        </w:pPrChange>
      </w:pPr>
      <w:del w:id="4463" w:author="Admin" w:date="2019-02-19T02:10:00Z">
        <w:r w:rsidDel="002260E7">
          <w:rPr>
            <w:rFonts w:ascii="Arial" w:eastAsia="Arial" w:hAnsi="Arial" w:cs="Arial"/>
            <w:sz w:val="20"/>
            <w:szCs w:val="20"/>
          </w:rPr>
          <w:delText>Можно ли вписать в клетки квадрата 3 3 числа от 1 до 9 (каждое из чисел — ровно 1 раз, и в каждую клетку — ровно одно число) так, чтобы суммы чисел во всех строчках и столбцах были (а) нечетные? (б) четные?</w:delText>
        </w:r>
      </w:del>
    </w:p>
    <w:p w:rsidR="00A33515" w:rsidDel="002260E7" w:rsidRDefault="00A33515">
      <w:pPr>
        <w:spacing w:line="42" w:lineRule="exact"/>
        <w:rPr>
          <w:del w:id="4464" w:author="Admin" w:date="2019-02-19T02:10:00Z"/>
          <w:rFonts w:ascii="Arial" w:eastAsia="Arial" w:hAnsi="Arial" w:cs="Arial"/>
          <w:b/>
          <w:bCs/>
          <w:sz w:val="20"/>
          <w:szCs w:val="20"/>
        </w:rPr>
      </w:pPr>
    </w:p>
    <w:p w:rsidR="00A33515" w:rsidDel="002260E7" w:rsidRDefault="001A4D22">
      <w:pPr>
        <w:ind w:left="500"/>
        <w:rPr>
          <w:del w:id="4465" w:author="Admin" w:date="2019-02-19T02:10:00Z"/>
          <w:rFonts w:ascii="Arial" w:eastAsia="Arial" w:hAnsi="Arial" w:cs="Arial"/>
          <w:b/>
          <w:bCs/>
          <w:sz w:val="20"/>
          <w:szCs w:val="20"/>
        </w:rPr>
      </w:pPr>
      <w:del w:id="4466"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Сделать все суммы нечётными просто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w:delText>
        </w:r>
      </w:del>
    </w:p>
    <w:p w:rsidR="00A33515" w:rsidDel="002260E7" w:rsidRDefault="00A33515">
      <w:pPr>
        <w:spacing w:line="130" w:lineRule="exact"/>
        <w:rPr>
          <w:del w:id="4467" w:author="Admin" w:date="2019-02-19T02:10:00Z"/>
          <w:rFonts w:ascii="Arial" w:eastAsia="Arial" w:hAnsi="Arial" w:cs="Arial"/>
          <w:b/>
          <w:bCs/>
          <w:sz w:val="20"/>
          <w:szCs w:val="20"/>
        </w:rPr>
      </w:pPr>
    </w:p>
    <w:p w:rsidR="00A33515" w:rsidDel="002260E7" w:rsidRDefault="001A4D22">
      <w:pPr>
        <w:numPr>
          <w:ilvl w:val="1"/>
          <w:numId w:val="584"/>
        </w:numPr>
        <w:tabs>
          <w:tab w:val="left" w:pos="3220"/>
        </w:tabs>
        <w:ind w:left="3220" w:hanging="250"/>
        <w:rPr>
          <w:del w:id="4468" w:author="Admin" w:date="2019-02-19T02:10:00Z"/>
          <w:rFonts w:ascii="Arial" w:eastAsia="Arial" w:hAnsi="Arial" w:cs="Arial"/>
          <w:sz w:val="20"/>
          <w:szCs w:val="20"/>
        </w:rPr>
        <w:pPrChange w:id="4469" w:author="Admin" w:date="2019-02-19T00:19:00Z">
          <w:pPr>
            <w:numPr>
              <w:ilvl w:val="1"/>
              <w:numId w:val="586"/>
            </w:numPr>
            <w:tabs>
              <w:tab w:val="left" w:pos="3220"/>
            </w:tabs>
            <w:ind w:left="3220" w:hanging="250"/>
          </w:pPr>
        </w:pPrChange>
      </w:pPr>
      <w:del w:id="4470" w:author="Admin" w:date="2019-02-19T02:10:00Z">
        <w:r w:rsidDel="002260E7">
          <w:rPr>
            <w:rFonts w:ascii="Arial" w:eastAsia="Arial" w:hAnsi="Arial" w:cs="Arial"/>
            <w:b/>
            <w:bCs/>
            <w:sz w:val="20"/>
            <w:szCs w:val="20"/>
          </w:rPr>
          <w:delText xml:space="preserve">249 </w:delText>
        </w:r>
        <w:r w:rsidDel="002260E7">
          <w:rPr>
            <w:rFonts w:ascii="Arial" w:eastAsia="Arial" w:hAnsi="Arial" w:cs="Arial"/>
            <w:sz w:val="20"/>
            <w:szCs w:val="20"/>
          </w:rPr>
          <w:delText>−</w:delText>
        </w:r>
      </w:del>
    </w:p>
    <w:p w:rsidR="00A33515" w:rsidDel="002260E7" w:rsidRDefault="00A33515">
      <w:pPr>
        <w:rPr>
          <w:del w:id="4471"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4472" w:author="Admin" w:date="2019-02-19T02:10:00Z"/>
          <w:sz w:val="20"/>
          <w:szCs w:val="20"/>
        </w:rPr>
      </w:pPr>
      <w:bookmarkStart w:id="4473" w:name="page260"/>
      <w:bookmarkEnd w:id="4473"/>
      <w:del w:id="4474" w:author="Admin" w:date="2019-02-19T02:10:00Z">
        <w:r w:rsidDel="002260E7">
          <w:rPr>
            <w:rFonts w:ascii="Arial" w:eastAsia="Arial" w:hAnsi="Arial" w:cs="Arial"/>
            <w:sz w:val="18"/>
            <w:szCs w:val="18"/>
          </w:rPr>
          <w:lastRenderedPageBreak/>
          <w:delText>2014 год, 7 класс</w:delText>
        </w:r>
      </w:del>
    </w:p>
    <w:p w:rsidR="00A33515" w:rsidDel="002260E7" w:rsidRDefault="001A4D22">
      <w:pPr>
        <w:spacing w:line="20" w:lineRule="exact"/>
        <w:rPr>
          <w:del w:id="4475" w:author="Admin" w:date="2019-02-19T02:10:00Z"/>
          <w:sz w:val="20"/>
          <w:szCs w:val="20"/>
        </w:rPr>
      </w:pPr>
      <w:del w:id="4476" w:author="Admin" w:date="2019-02-19T02:10:00Z">
        <w:r w:rsidDel="002260E7">
          <w:rPr>
            <w:noProof/>
            <w:sz w:val="20"/>
            <w:szCs w:val="20"/>
          </w:rPr>
          <mc:AlternateContent>
            <mc:Choice Requires="wps">
              <w:drawing>
                <wp:anchor distT="0" distB="0" distL="114300" distR="114300" simplePos="0" relativeHeight="251807744" behindDoc="1" locked="0" layoutInCell="0" allowOverlap="1" wp14:anchorId="4A906D44" wp14:editId="21BCAAF6">
                  <wp:simplePos x="0" y="0"/>
                  <wp:positionH relativeFrom="column">
                    <wp:posOffset>2198370</wp:posOffset>
                  </wp:positionH>
                  <wp:positionV relativeFrom="paragraph">
                    <wp:posOffset>116840</wp:posOffset>
                  </wp:positionV>
                  <wp:extent cx="0" cy="634365"/>
                  <wp:effectExtent l="0" t="0" r="0" b="0"/>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3436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7" o:spid="_x0000_s1026" style="position:absolute;z-index:-251508736;visibility:visible;mso-wrap-style:square;mso-wrap-distance-left:9pt;mso-wrap-distance-top:0;mso-wrap-distance-right:9pt;mso-wrap-distance-bottom:0;mso-position-horizontal:absolute;mso-position-horizontal-relative:text;mso-position-vertical:absolute;mso-position-vertical-relative:text" from="173.1pt,9.2pt" to="173.1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08768" behindDoc="1" locked="0" layoutInCell="0" allowOverlap="1" wp14:anchorId="789E872F" wp14:editId="74B50963">
                  <wp:simplePos x="0" y="0"/>
                  <wp:positionH relativeFrom="column">
                    <wp:posOffset>2423160</wp:posOffset>
                  </wp:positionH>
                  <wp:positionV relativeFrom="paragraph">
                    <wp:posOffset>116840</wp:posOffset>
                  </wp:positionV>
                  <wp:extent cx="0" cy="634365"/>
                  <wp:effectExtent l="0" t="0" r="0" b="0"/>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3436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8" o:spid="_x0000_s1026" style="position:absolute;z-index:-251507712;visibility:visible;mso-wrap-style:square;mso-wrap-distance-left:9pt;mso-wrap-distance-top:0;mso-wrap-distance-right:9pt;mso-wrap-distance-bottom:0;mso-position-horizontal:absolute;mso-position-horizontal-relative:text;mso-position-vertical:absolute;mso-position-vertical-relative:text" from="190.8pt,9.2pt" to="190.8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09792" behindDoc="1" locked="0" layoutInCell="0" allowOverlap="1" wp14:anchorId="14223060" wp14:editId="7EA689DE">
                  <wp:simplePos x="0" y="0"/>
                  <wp:positionH relativeFrom="column">
                    <wp:posOffset>1976755</wp:posOffset>
                  </wp:positionH>
                  <wp:positionV relativeFrom="paragraph">
                    <wp:posOffset>327660</wp:posOffset>
                  </wp:positionV>
                  <wp:extent cx="668020" cy="0"/>
                  <wp:effectExtent l="0" t="0" r="0" b="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80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9" o:spid="_x0000_s1026" style="position:absolute;z-index:-251506688;visibility:visible;mso-wrap-style:square;mso-wrap-distance-left:9pt;mso-wrap-distance-top:0;mso-wrap-distance-right:9pt;mso-wrap-distance-bottom:0;mso-position-horizontal:absolute;mso-position-horizontal-relative:text;mso-position-vertical:absolute;mso-position-vertical-relative:text" from="155.65pt,25.8pt" to="208.2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10816" behindDoc="1" locked="0" layoutInCell="0" allowOverlap="1" wp14:anchorId="75D7EC79" wp14:editId="7797C4C1">
                  <wp:simplePos x="0" y="0"/>
                  <wp:positionH relativeFrom="column">
                    <wp:posOffset>1976755</wp:posOffset>
                  </wp:positionH>
                  <wp:positionV relativeFrom="paragraph">
                    <wp:posOffset>540385</wp:posOffset>
                  </wp:positionV>
                  <wp:extent cx="668020" cy="0"/>
                  <wp:effectExtent l="0" t="0" r="0" b="0"/>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80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0" o:spid="_x0000_s1026" style="position:absolute;z-index:-251505664;visibility:visible;mso-wrap-style:square;mso-wrap-distance-left:9pt;mso-wrap-distance-top:0;mso-wrap-distance-right:9pt;mso-wrap-distance-bottom:0;mso-position-horizontal:absolute;mso-position-horizontal-relative:text;mso-position-vertical:absolute;mso-position-vertical-relative:text" from="155.65pt,42.55pt" to="208.2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" o:allowincell="f" filled="t" strokeweight=".14039mm">
                  <v:stroke joinstyle="miter"/>
                  <o:lock v:ext="edit" shapetype="f"/>
                </v:line>
              </w:pict>
            </mc:Fallback>
          </mc:AlternateContent>
        </w:r>
      </w:del>
    </w:p>
    <w:p w:rsidR="00A33515" w:rsidDel="002260E7" w:rsidRDefault="00A33515">
      <w:pPr>
        <w:spacing w:line="212" w:lineRule="exact"/>
        <w:rPr>
          <w:del w:id="4477" w:author="Admin" w:date="2019-02-19T02:10:00Z"/>
          <w:sz w:val="20"/>
          <w:szCs w:val="20"/>
        </w:rPr>
      </w:pPr>
    </w:p>
    <w:p w:rsidR="00A33515" w:rsidDel="002260E7" w:rsidRDefault="001A4D22">
      <w:pPr>
        <w:tabs>
          <w:tab w:val="left" w:pos="3560"/>
          <w:tab w:val="left" w:pos="3920"/>
        </w:tabs>
        <w:ind w:left="3240"/>
        <w:rPr>
          <w:del w:id="4478" w:author="Admin" w:date="2019-02-19T02:10:00Z"/>
          <w:sz w:val="20"/>
          <w:szCs w:val="20"/>
        </w:rPr>
      </w:pPr>
      <w:del w:id="4479" w:author="Admin" w:date="2019-02-19T02:10:00Z">
        <w:r w:rsidDel="002260E7">
          <w:rPr>
            <w:rFonts w:ascii="Arial" w:eastAsia="Arial" w:hAnsi="Arial" w:cs="Arial"/>
            <w:sz w:val="20"/>
            <w:szCs w:val="20"/>
          </w:rPr>
          <w:delText>2</w:delText>
        </w:r>
        <w:r w:rsidDel="002260E7">
          <w:rPr>
            <w:rFonts w:ascii="Arial" w:eastAsia="Arial" w:hAnsi="Arial" w:cs="Arial"/>
            <w:sz w:val="20"/>
            <w:szCs w:val="20"/>
          </w:rPr>
          <w:tab/>
          <w:delText>1</w:delText>
        </w:r>
        <w:r w:rsidDel="002260E7">
          <w:rPr>
            <w:sz w:val="20"/>
            <w:szCs w:val="20"/>
          </w:rPr>
          <w:tab/>
        </w:r>
        <w:r w:rsidDel="002260E7">
          <w:rPr>
            <w:rFonts w:ascii="Arial" w:eastAsia="Arial" w:hAnsi="Arial" w:cs="Arial"/>
            <w:sz w:val="17"/>
            <w:szCs w:val="17"/>
          </w:rPr>
          <w:delText>4</w:delText>
        </w:r>
      </w:del>
    </w:p>
    <w:p w:rsidR="00A33515" w:rsidDel="002260E7" w:rsidRDefault="00A33515">
      <w:pPr>
        <w:spacing w:line="105" w:lineRule="exact"/>
        <w:rPr>
          <w:del w:id="4480" w:author="Admin" w:date="2019-02-19T02:10:00Z"/>
          <w:sz w:val="20"/>
          <w:szCs w:val="20"/>
        </w:rPr>
      </w:pPr>
    </w:p>
    <w:p w:rsidR="00A33515" w:rsidDel="002260E7" w:rsidRDefault="001A4D22">
      <w:pPr>
        <w:tabs>
          <w:tab w:val="left" w:pos="3560"/>
          <w:tab w:val="left" w:pos="3920"/>
        </w:tabs>
        <w:ind w:left="3240"/>
        <w:rPr>
          <w:del w:id="4481" w:author="Admin" w:date="2019-02-19T02:10:00Z"/>
          <w:sz w:val="20"/>
          <w:szCs w:val="20"/>
        </w:rPr>
      </w:pPr>
      <w:del w:id="4482" w:author="Admin" w:date="2019-02-19T02:10:00Z">
        <w:r w:rsidDel="002260E7">
          <w:rPr>
            <w:rFonts w:ascii="Arial" w:eastAsia="Arial" w:hAnsi="Arial" w:cs="Arial"/>
            <w:sz w:val="20"/>
            <w:szCs w:val="20"/>
          </w:rPr>
          <w:delText>3</w:delText>
        </w:r>
        <w:r w:rsidDel="002260E7">
          <w:rPr>
            <w:rFonts w:ascii="Arial" w:eastAsia="Arial" w:hAnsi="Arial" w:cs="Arial"/>
            <w:sz w:val="20"/>
            <w:szCs w:val="20"/>
          </w:rPr>
          <w:tab/>
          <w:delText>5</w:delText>
        </w:r>
        <w:r w:rsidDel="002260E7">
          <w:rPr>
            <w:sz w:val="20"/>
            <w:szCs w:val="20"/>
          </w:rPr>
          <w:tab/>
        </w:r>
        <w:r w:rsidDel="002260E7">
          <w:rPr>
            <w:rFonts w:ascii="Arial" w:eastAsia="Arial" w:hAnsi="Arial" w:cs="Arial"/>
            <w:sz w:val="17"/>
            <w:szCs w:val="17"/>
          </w:rPr>
          <w:delText>7</w:delText>
        </w:r>
      </w:del>
    </w:p>
    <w:p w:rsidR="00A33515" w:rsidDel="002260E7" w:rsidRDefault="00A33515">
      <w:pPr>
        <w:spacing w:line="106" w:lineRule="exact"/>
        <w:rPr>
          <w:del w:id="4483" w:author="Admin" w:date="2019-02-19T02:10:00Z"/>
          <w:sz w:val="20"/>
          <w:szCs w:val="20"/>
        </w:rPr>
      </w:pPr>
    </w:p>
    <w:p w:rsidR="00A33515" w:rsidDel="002260E7" w:rsidRDefault="001A4D22">
      <w:pPr>
        <w:tabs>
          <w:tab w:val="left" w:pos="3560"/>
          <w:tab w:val="left" w:pos="3920"/>
        </w:tabs>
        <w:ind w:left="3240"/>
        <w:rPr>
          <w:del w:id="4484" w:author="Admin" w:date="2019-02-19T02:10:00Z"/>
          <w:sz w:val="20"/>
          <w:szCs w:val="20"/>
        </w:rPr>
      </w:pPr>
      <w:del w:id="4485" w:author="Admin" w:date="2019-02-19T02:10:00Z">
        <w:r w:rsidDel="002260E7">
          <w:rPr>
            <w:rFonts w:ascii="Arial" w:eastAsia="Arial" w:hAnsi="Arial" w:cs="Arial"/>
            <w:sz w:val="20"/>
            <w:szCs w:val="20"/>
          </w:rPr>
          <w:delText>6</w:delText>
        </w:r>
        <w:r w:rsidDel="002260E7">
          <w:rPr>
            <w:rFonts w:ascii="Arial" w:eastAsia="Arial" w:hAnsi="Arial" w:cs="Arial"/>
            <w:sz w:val="20"/>
            <w:szCs w:val="20"/>
          </w:rPr>
          <w:tab/>
          <w:delText>9</w:delText>
        </w:r>
        <w:r w:rsidDel="002260E7">
          <w:rPr>
            <w:sz w:val="20"/>
            <w:szCs w:val="20"/>
          </w:rPr>
          <w:tab/>
        </w:r>
        <w:r w:rsidDel="002260E7">
          <w:rPr>
            <w:rFonts w:ascii="Arial" w:eastAsia="Arial" w:hAnsi="Arial" w:cs="Arial"/>
            <w:sz w:val="17"/>
            <w:szCs w:val="17"/>
          </w:rPr>
          <w:delText>8</w:delText>
        </w:r>
      </w:del>
    </w:p>
    <w:p w:rsidR="00A33515" w:rsidDel="002260E7" w:rsidRDefault="00A33515">
      <w:pPr>
        <w:spacing w:line="93" w:lineRule="exact"/>
        <w:rPr>
          <w:del w:id="4486" w:author="Admin" w:date="2019-02-19T02:10:00Z"/>
          <w:sz w:val="20"/>
          <w:szCs w:val="20"/>
        </w:rPr>
      </w:pPr>
    </w:p>
    <w:p w:rsidR="00A33515" w:rsidDel="002260E7" w:rsidRDefault="001A4D22">
      <w:pPr>
        <w:spacing w:line="306" w:lineRule="auto"/>
        <w:ind w:left="500"/>
        <w:jc w:val="both"/>
        <w:rPr>
          <w:del w:id="4487" w:author="Admin" w:date="2019-02-19T02:10:00Z"/>
          <w:sz w:val="20"/>
          <w:szCs w:val="20"/>
        </w:rPr>
      </w:pPr>
      <w:del w:id="4488" w:author="Admin" w:date="2019-02-19T02:10:00Z">
        <w:r w:rsidDel="002260E7">
          <w:rPr>
            <w:rFonts w:ascii="Arial" w:eastAsia="Arial" w:hAnsi="Arial" w:cs="Arial"/>
            <w:sz w:val="19"/>
            <w:szCs w:val="19"/>
          </w:rPr>
          <w:delText xml:space="preserve">Сделать все суммы чётными невозможно: рассмотрим три стро-ки — сумма всех чисел в таблице равна сумме сумм в строках. Если все суммы в строках были бы чётны, то и сумма всех чисел в таблице обязана была бы оказаться чётной. А она равна 1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eastAsia="Times New Roman"/>
            <w:i/>
            <w:iCs/>
            <w:sz w:val="19"/>
            <w:szCs w:val="19"/>
          </w:rPr>
          <w:delText>: : :</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9 </w:delText>
        </w:r>
        <w:r w:rsidDel="002260E7">
          <w:rPr>
            <w:rFonts w:eastAsia="Times New Roman"/>
            <w:sz w:val="19"/>
            <w:szCs w:val="19"/>
          </w:rPr>
          <w:delText>=</w:delText>
        </w:r>
        <w:r w:rsidDel="002260E7">
          <w:rPr>
            <w:rFonts w:ascii="Arial" w:eastAsia="Arial" w:hAnsi="Arial" w:cs="Arial"/>
            <w:sz w:val="19"/>
            <w:szCs w:val="19"/>
          </w:rPr>
          <w:delText xml:space="preserve"> 45.</w:delText>
        </w:r>
      </w:del>
    </w:p>
    <w:p w:rsidR="00A33515" w:rsidDel="002260E7" w:rsidRDefault="00A33515">
      <w:pPr>
        <w:spacing w:line="264" w:lineRule="exact"/>
        <w:rPr>
          <w:del w:id="4489" w:author="Admin" w:date="2019-02-19T02:10:00Z"/>
          <w:sz w:val="20"/>
          <w:szCs w:val="20"/>
        </w:rPr>
      </w:pPr>
    </w:p>
    <w:p w:rsidR="00A33515" w:rsidDel="002260E7" w:rsidRDefault="001A4D22">
      <w:pPr>
        <w:rPr>
          <w:del w:id="4490" w:author="Admin" w:date="2019-02-19T02:10:00Z"/>
          <w:sz w:val="20"/>
          <w:szCs w:val="20"/>
        </w:rPr>
      </w:pPr>
      <w:del w:id="4491" w:author="Admin" w:date="2019-02-19T02:10:00Z">
        <w:r w:rsidDel="002260E7">
          <w:rPr>
            <w:rFonts w:ascii="Arial" w:eastAsia="Arial" w:hAnsi="Arial" w:cs="Arial"/>
            <w:b/>
            <w:bCs/>
            <w:sz w:val="26"/>
            <w:szCs w:val="26"/>
          </w:rPr>
          <w:delText>Задача 6.</w:delText>
        </w:r>
      </w:del>
    </w:p>
    <w:p w:rsidR="00A33515" w:rsidDel="002260E7" w:rsidRDefault="00A33515">
      <w:pPr>
        <w:spacing w:line="178" w:lineRule="exact"/>
        <w:rPr>
          <w:del w:id="4492" w:author="Admin" w:date="2019-02-19T02:10:00Z"/>
          <w:sz w:val="20"/>
          <w:szCs w:val="20"/>
        </w:rPr>
      </w:pPr>
    </w:p>
    <w:p w:rsidR="00A33515" w:rsidDel="002260E7" w:rsidRDefault="001A4D22">
      <w:pPr>
        <w:numPr>
          <w:ilvl w:val="0"/>
          <w:numId w:val="585"/>
        </w:numPr>
        <w:tabs>
          <w:tab w:val="left" w:pos="500"/>
        </w:tabs>
        <w:spacing w:line="287" w:lineRule="auto"/>
        <w:ind w:left="500" w:hanging="290"/>
        <w:jc w:val="both"/>
        <w:rPr>
          <w:del w:id="4493" w:author="Admin" w:date="2019-02-19T02:10:00Z"/>
          <w:rFonts w:ascii="Arial" w:eastAsia="Arial" w:hAnsi="Arial" w:cs="Arial"/>
          <w:b/>
          <w:bCs/>
          <w:sz w:val="20"/>
          <w:szCs w:val="20"/>
        </w:rPr>
        <w:pPrChange w:id="4494" w:author="Admin" w:date="2019-02-19T00:19:00Z">
          <w:pPr>
            <w:numPr>
              <w:numId w:val="587"/>
            </w:numPr>
            <w:tabs>
              <w:tab w:val="left" w:pos="500"/>
            </w:tabs>
            <w:spacing w:line="287" w:lineRule="auto"/>
            <w:ind w:left="500" w:hanging="290"/>
            <w:jc w:val="both"/>
          </w:pPr>
        </w:pPrChange>
      </w:pPr>
      <w:del w:id="4495" w:author="Admin" w:date="2019-02-19T02:10:00Z">
        <w:r w:rsidDel="002260E7">
          <w:rPr>
            <w:rFonts w:ascii="Arial" w:eastAsia="Arial" w:hAnsi="Arial" w:cs="Arial"/>
            <w:sz w:val="20"/>
            <w:szCs w:val="20"/>
          </w:rPr>
          <w:delText>Мальчики Вова и Дима по очереди составляют 2</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–значное число, используя только цифры 6, 7, 8 и 9. Первую цифру числа пишет Во-ва, вторую — Дима, третью — Вова и т.д. При каких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Дима может добиться того, что полученное число будет делиться на 9?</w:delText>
        </w:r>
      </w:del>
    </w:p>
    <w:p w:rsidR="00A33515" w:rsidDel="002260E7" w:rsidRDefault="00A33515">
      <w:pPr>
        <w:spacing w:line="50" w:lineRule="exact"/>
        <w:rPr>
          <w:del w:id="4496" w:author="Admin" w:date="2019-02-19T02:10:00Z"/>
          <w:rFonts w:ascii="Arial" w:eastAsia="Arial" w:hAnsi="Arial" w:cs="Arial"/>
          <w:b/>
          <w:bCs/>
          <w:sz w:val="20"/>
          <w:szCs w:val="20"/>
        </w:rPr>
      </w:pPr>
    </w:p>
    <w:p w:rsidR="00A33515" w:rsidDel="002260E7" w:rsidRDefault="001A4D22">
      <w:pPr>
        <w:ind w:left="500"/>
        <w:rPr>
          <w:del w:id="4497" w:author="Admin" w:date="2019-02-19T02:10:00Z"/>
          <w:rFonts w:ascii="Arial" w:eastAsia="Arial" w:hAnsi="Arial" w:cs="Arial"/>
          <w:b/>
          <w:bCs/>
          <w:sz w:val="20"/>
          <w:szCs w:val="20"/>
        </w:rPr>
      </w:pPr>
      <w:del w:id="4498"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При</w:delText>
        </w:r>
        <w:r w:rsidDel="002260E7">
          <w:rPr>
            <w:rFonts w:ascii="Arial" w:eastAsia="Arial" w:hAnsi="Arial" w:cs="Arial"/>
            <w:b/>
            <w:bCs/>
            <w:i/>
            <w:iCs/>
            <w:sz w:val="19"/>
            <w:szCs w:val="19"/>
          </w:rPr>
          <w:delText xml:space="preserve"> </w:delText>
        </w:r>
        <w:r w:rsidDel="002260E7">
          <w:rPr>
            <w:rFonts w:ascii="Arial" w:eastAsia="Arial" w:hAnsi="Arial" w:cs="Arial"/>
            <w:i/>
            <w:iCs/>
            <w:sz w:val="19"/>
            <w:szCs w:val="19"/>
          </w:rPr>
          <w:delText>m</w:delText>
        </w:r>
        <w:r w:rsidDel="002260E7">
          <w:rPr>
            <w:rFonts w:ascii="Arial" w:eastAsia="Arial" w:hAnsi="Arial" w:cs="Arial"/>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делящемся на</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3,</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у Димы выигрышная стратегия,</w:delText>
        </w:r>
      </w:del>
    </w:p>
    <w:p w:rsidR="00A33515" w:rsidDel="002260E7" w:rsidRDefault="00A33515">
      <w:pPr>
        <w:spacing w:line="49" w:lineRule="exact"/>
        <w:rPr>
          <w:del w:id="4499" w:author="Admin" w:date="2019-02-19T02:10:00Z"/>
          <w:rFonts w:ascii="Arial" w:eastAsia="Arial" w:hAnsi="Arial" w:cs="Arial"/>
          <w:b/>
          <w:bCs/>
          <w:sz w:val="20"/>
          <w:szCs w:val="20"/>
        </w:rPr>
      </w:pPr>
    </w:p>
    <w:p w:rsidR="00A33515" w:rsidDel="002260E7" w:rsidRDefault="001A4D22">
      <w:pPr>
        <w:spacing w:line="306" w:lineRule="auto"/>
        <w:ind w:left="500"/>
        <w:jc w:val="both"/>
        <w:rPr>
          <w:del w:id="4500" w:author="Admin" w:date="2019-02-19T02:10:00Z"/>
          <w:rFonts w:ascii="Arial" w:eastAsia="Arial" w:hAnsi="Arial" w:cs="Arial"/>
          <w:b/>
          <w:bCs/>
          <w:sz w:val="20"/>
          <w:szCs w:val="20"/>
        </w:rPr>
      </w:pPr>
      <w:del w:id="4501" w:author="Admin" w:date="2019-02-19T02:10:00Z">
        <w:r w:rsidDel="002260E7">
          <w:rPr>
            <w:rFonts w:ascii="Arial" w:eastAsia="Arial" w:hAnsi="Arial" w:cs="Arial"/>
            <w:sz w:val="19"/>
            <w:szCs w:val="19"/>
          </w:rPr>
          <w:delText>разумеется, есть: после каждого кода Вовы ему нужно писать циф-ру, дающую в сумме с написанной Вовой число 15. Тогда после 2</w:delText>
        </w:r>
        <w:r w:rsidDel="002260E7">
          <w:rPr>
            <w:rFonts w:ascii="Arial" w:eastAsia="Arial" w:hAnsi="Arial" w:cs="Arial"/>
            <w:i/>
            <w:iCs/>
            <w:sz w:val="19"/>
            <w:szCs w:val="19"/>
          </w:rPr>
          <w:delText>m</w:delText>
        </w:r>
        <w:r w:rsidDel="002260E7">
          <w:rPr>
            <w:rFonts w:ascii="Arial" w:eastAsia="Arial" w:hAnsi="Arial" w:cs="Arial"/>
            <w:sz w:val="19"/>
            <w:szCs w:val="19"/>
          </w:rPr>
          <w:delText xml:space="preserve"> ходов сумма цифр, написанных ребятами, будет делиться на 45 — а значит полученное число окажется делящимся на 9.</w:delText>
        </w:r>
      </w:del>
    </w:p>
    <w:p w:rsidR="00A33515" w:rsidDel="002260E7" w:rsidRDefault="00A33515">
      <w:pPr>
        <w:spacing w:line="37" w:lineRule="exact"/>
        <w:rPr>
          <w:del w:id="4502" w:author="Admin" w:date="2019-02-19T02:10:00Z"/>
          <w:sz w:val="20"/>
          <w:szCs w:val="20"/>
        </w:rPr>
      </w:pPr>
    </w:p>
    <w:p w:rsidR="00A33515" w:rsidDel="002260E7" w:rsidRDefault="001A4D22">
      <w:pPr>
        <w:spacing w:line="291" w:lineRule="auto"/>
        <w:ind w:left="500"/>
        <w:jc w:val="both"/>
        <w:rPr>
          <w:del w:id="4503" w:author="Admin" w:date="2019-02-19T02:10:00Z"/>
          <w:sz w:val="20"/>
          <w:szCs w:val="20"/>
        </w:rPr>
      </w:pPr>
      <w:del w:id="4504" w:author="Admin" w:date="2019-02-19T02:10:00Z">
        <w:r w:rsidDel="002260E7">
          <w:rPr>
            <w:rFonts w:ascii="Arial" w:eastAsia="Arial" w:hAnsi="Arial" w:cs="Arial"/>
            <w:sz w:val="20"/>
            <w:szCs w:val="20"/>
          </w:rPr>
          <w:delText>Осталось привести «выигрышную стратегию» для Вовы в остальных случаях — то есть, такой план действий, который лишит Диму воз-можности добиться желаемого.</w:delText>
        </w:r>
      </w:del>
    </w:p>
    <w:p w:rsidR="00A33515" w:rsidDel="002260E7" w:rsidRDefault="00A33515">
      <w:pPr>
        <w:spacing w:line="86" w:lineRule="exact"/>
        <w:rPr>
          <w:del w:id="4505" w:author="Admin" w:date="2019-02-19T02:10:00Z"/>
          <w:sz w:val="20"/>
          <w:szCs w:val="20"/>
        </w:rPr>
      </w:pPr>
    </w:p>
    <w:p w:rsidR="00A33515" w:rsidDel="002260E7" w:rsidRDefault="001A4D22">
      <w:pPr>
        <w:numPr>
          <w:ilvl w:val="0"/>
          <w:numId w:val="586"/>
        </w:numPr>
        <w:tabs>
          <w:tab w:val="left" w:pos="940"/>
        </w:tabs>
        <w:ind w:left="940" w:hanging="265"/>
        <w:rPr>
          <w:del w:id="4506" w:author="Admin" w:date="2019-02-19T02:10:00Z"/>
          <w:rFonts w:ascii="Arial" w:eastAsia="Arial" w:hAnsi="Arial" w:cs="Arial"/>
          <w:sz w:val="20"/>
          <w:szCs w:val="20"/>
        </w:rPr>
        <w:pPrChange w:id="4507" w:author="Admin" w:date="2019-02-19T00:19:00Z">
          <w:pPr>
            <w:numPr>
              <w:numId w:val="588"/>
            </w:numPr>
            <w:tabs>
              <w:tab w:val="left" w:pos="940"/>
            </w:tabs>
            <w:ind w:left="940" w:hanging="265"/>
          </w:pPr>
        </w:pPrChange>
      </w:pPr>
      <w:del w:id="4508"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даёт остаток 1 по модулю 3.</w:delText>
        </w:r>
      </w:del>
    </w:p>
    <w:p w:rsidR="00A33515" w:rsidDel="002260E7" w:rsidRDefault="00A33515">
      <w:pPr>
        <w:spacing w:line="117" w:lineRule="exact"/>
        <w:rPr>
          <w:del w:id="4509" w:author="Admin" w:date="2019-02-19T02:10:00Z"/>
          <w:rFonts w:ascii="Arial" w:eastAsia="Arial" w:hAnsi="Arial" w:cs="Arial"/>
          <w:sz w:val="20"/>
          <w:szCs w:val="20"/>
        </w:rPr>
      </w:pPr>
    </w:p>
    <w:p w:rsidR="00A33515" w:rsidDel="002260E7" w:rsidRDefault="001A4D22">
      <w:pPr>
        <w:ind w:left="940"/>
        <w:rPr>
          <w:del w:id="4510" w:author="Admin" w:date="2019-02-19T02:10:00Z"/>
          <w:rFonts w:ascii="Arial" w:eastAsia="Arial" w:hAnsi="Arial" w:cs="Arial"/>
          <w:sz w:val="20"/>
          <w:szCs w:val="20"/>
        </w:rPr>
      </w:pPr>
      <w:del w:id="4511" w:author="Admin" w:date="2019-02-19T02:10:00Z">
        <w:r w:rsidDel="002260E7">
          <w:rPr>
            <w:rFonts w:ascii="Arial" w:eastAsia="Arial" w:hAnsi="Arial" w:cs="Arial"/>
            <w:sz w:val="20"/>
            <w:szCs w:val="20"/>
          </w:rPr>
          <w:delText>Первым своим ходом Вова может написать цифру 7.</w:delText>
        </w:r>
      </w:del>
    </w:p>
    <w:p w:rsidR="00A33515" w:rsidDel="002260E7" w:rsidRDefault="00A33515">
      <w:pPr>
        <w:spacing w:line="117" w:lineRule="exact"/>
        <w:rPr>
          <w:del w:id="4512" w:author="Admin" w:date="2019-02-19T02:10:00Z"/>
          <w:rFonts w:ascii="Arial" w:eastAsia="Arial" w:hAnsi="Arial" w:cs="Arial"/>
          <w:sz w:val="20"/>
          <w:szCs w:val="20"/>
        </w:rPr>
      </w:pPr>
    </w:p>
    <w:p w:rsidR="00A33515" w:rsidDel="002260E7" w:rsidRDefault="001A4D22">
      <w:pPr>
        <w:spacing w:line="303" w:lineRule="auto"/>
        <w:ind w:left="940"/>
        <w:rPr>
          <w:del w:id="4513" w:author="Admin" w:date="2019-02-19T02:10:00Z"/>
          <w:rFonts w:ascii="Arial" w:eastAsia="Arial" w:hAnsi="Arial" w:cs="Arial"/>
          <w:sz w:val="20"/>
          <w:szCs w:val="20"/>
        </w:rPr>
      </w:pPr>
      <w:del w:id="4514" w:author="Admin" w:date="2019-02-19T02:10:00Z">
        <w:r w:rsidDel="002260E7">
          <w:rPr>
            <w:rFonts w:ascii="Arial" w:eastAsia="Arial" w:hAnsi="Arial" w:cs="Arial"/>
            <w:sz w:val="20"/>
            <w:szCs w:val="20"/>
          </w:rPr>
          <w:delText>Далее перед каждым ходом Вовы следует ход Димы. Вова дол-жен «дополнять» написанную Димой цифру до 15.</w:delText>
        </w:r>
      </w:del>
    </w:p>
    <w:p w:rsidR="00A33515" w:rsidDel="002260E7" w:rsidRDefault="00A33515">
      <w:pPr>
        <w:spacing w:line="34" w:lineRule="exact"/>
        <w:rPr>
          <w:del w:id="4515" w:author="Admin" w:date="2019-02-19T02:10:00Z"/>
          <w:rFonts w:ascii="Arial" w:eastAsia="Arial" w:hAnsi="Arial" w:cs="Arial"/>
          <w:sz w:val="20"/>
          <w:szCs w:val="20"/>
        </w:rPr>
      </w:pPr>
    </w:p>
    <w:p w:rsidR="00A33515" w:rsidDel="002260E7" w:rsidRDefault="001A4D22">
      <w:pPr>
        <w:spacing w:line="287" w:lineRule="auto"/>
        <w:ind w:left="940"/>
        <w:jc w:val="both"/>
        <w:rPr>
          <w:del w:id="4516" w:author="Admin" w:date="2019-02-19T02:10:00Z"/>
          <w:rFonts w:ascii="Arial" w:eastAsia="Arial" w:hAnsi="Arial" w:cs="Arial"/>
          <w:sz w:val="20"/>
          <w:szCs w:val="20"/>
        </w:rPr>
      </w:pPr>
      <w:del w:id="4517" w:author="Admin" w:date="2019-02-19T02:10:00Z">
        <w:r w:rsidDel="002260E7">
          <w:rPr>
            <w:rFonts w:ascii="Arial" w:eastAsia="Arial" w:hAnsi="Arial" w:cs="Arial"/>
            <w:sz w:val="20"/>
            <w:szCs w:val="20"/>
          </w:rPr>
          <w:delText>Тогда перед последним ходом Димы сумма написанных цифр будет иметь остаток 7 при делении на 9. Прибавление любого из чисел 6–9 к семи не сделает сумму цифр (а значит и запи-санное число) делящейся на 9.</w:delText>
        </w:r>
      </w:del>
    </w:p>
    <w:p w:rsidR="00A33515" w:rsidDel="002260E7" w:rsidRDefault="00A33515">
      <w:pPr>
        <w:spacing w:line="50" w:lineRule="exact"/>
        <w:rPr>
          <w:del w:id="4518" w:author="Admin" w:date="2019-02-19T02:10:00Z"/>
          <w:rFonts w:ascii="Arial" w:eastAsia="Arial" w:hAnsi="Arial" w:cs="Arial"/>
          <w:sz w:val="20"/>
          <w:szCs w:val="20"/>
        </w:rPr>
      </w:pPr>
    </w:p>
    <w:p w:rsidR="00A33515" w:rsidDel="002260E7" w:rsidRDefault="001A4D22">
      <w:pPr>
        <w:numPr>
          <w:ilvl w:val="0"/>
          <w:numId w:val="586"/>
        </w:numPr>
        <w:tabs>
          <w:tab w:val="left" w:pos="940"/>
        </w:tabs>
        <w:spacing w:line="332" w:lineRule="auto"/>
        <w:ind w:left="940" w:hanging="265"/>
        <w:rPr>
          <w:del w:id="4519" w:author="Admin" w:date="2019-02-19T02:10:00Z"/>
          <w:rFonts w:ascii="Arial" w:eastAsia="Arial" w:hAnsi="Arial" w:cs="Arial"/>
          <w:sz w:val="19"/>
          <w:szCs w:val="19"/>
        </w:rPr>
        <w:pPrChange w:id="4520" w:author="Admin" w:date="2019-02-19T00:19:00Z">
          <w:pPr>
            <w:numPr>
              <w:numId w:val="588"/>
            </w:numPr>
            <w:tabs>
              <w:tab w:val="left" w:pos="940"/>
            </w:tabs>
            <w:spacing w:line="332" w:lineRule="auto"/>
            <w:ind w:left="940" w:hanging="265"/>
          </w:pPr>
        </w:pPrChange>
      </w:pPr>
      <w:del w:id="4521" w:author="Admin" w:date="2019-02-19T02:10:00Z">
        <w:r w:rsidDel="002260E7">
          <w:rPr>
            <w:rFonts w:ascii="Arial" w:eastAsia="Arial" w:hAnsi="Arial" w:cs="Arial"/>
            <w:sz w:val="19"/>
            <w:szCs w:val="19"/>
          </w:rPr>
          <w:delText xml:space="preserve">Если же </w:delText>
        </w:r>
        <w:r w:rsidDel="002260E7">
          <w:rPr>
            <w:rFonts w:ascii="Arial" w:eastAsia="Arial" w:hAnsi="Arial" w:cs="Arial"/>
            <w:i/>
            <w:iCs/>
            <w:sz w:val="19"/>
            <w:szCs w:val="19"/>
          </w:rPr>
          <w:delText>m</w:delText>
        </w:r>
        <w:r w:rsidDel="002260E7">
          <w:rPr>
            <w:rFonts w:ascii="Arial" w:eastAsia="Arial" w:hAnsi="Arial" w:cs="Arial"/>
            <w:sz w:val="19"/>
            <w:szCs w:val="19"/>
          </w:rPr>
          <w:delText xml:space="preserve"> даёт остаток 2 по модулю 3, то рассмотрим отдельно первый ход Вовы и последние три хода: Дима–Вова–Дима.</w:delText>
        </w:r>
      </w:del>
    </w:p>
    <w:p w:rsidR="00A33515" w:rsidDel="002260E7" w:rsidRDefault="00A33515">
      <w:pPr>
        <w:spacing w:line="10" w:lineRule="exact"/>
        <w:rPr>
          <w:del w:id="4522" w:author="Admin" w:date="2019-02-19T02:10:00Z"/>
          <w:rFonts w:ascii="Arial" w:eastAsia="Arial" w:hAnsi="Arial" w:cs="Arial"/>
          <w:sz w:val="19"/>
          <w:szCs w:val="19"/>
        </w:rPr>
      </w:pPr>
    </w:p>
    <w:p w:rsidR="00A33515" w:rsidDel="002260E7" w:rsidRDefault="001A4D22">
      <w:pPr>
        <w:spacing w:line="287" w:lineRule="auto"/>
        <w:ind w:left="940"/>
        <w:jc w:val="both"/>
        <w:rPr>
          <w:del w:id="4523" w:author="Admin" w:date="2019-02-19T02:10:00Z"/>
          <w:rFonts w:ascii="Arial" w:eastAsia="Arial" w:hAnsi="Arial" w:cs="Arial"/>
          <w:sz w:val="19"/>
          <w:szCs w:val="19"/>
        </w:rPr>
      </w:pPr>
      <w:del w:id="4524" w:author="Admin" w:date="2019-02-19T02:10:00Z">
        <w:r w:rsidDel="002260E7">
          <w:rPr>
            <w:rFonts w:ascii="Arial" w:eastAsia="Arial" w:hAnsi="Arial" w:cs="Arial"/>
            <w:sz w:val="20"/>
            <w:szCs w:val="20"/>
          </w:rPr>
          <w:delText>Первым ходом Вова должен написать цифру 8, потом, вплоть до последних трёх ходов, — «дополнять» цифру, написанную Димой на предыдущем ходе, до 15. Наконец, на предпослед-нем ходе игры Вова должен написать цифру 9.</w:delText>
        </w:r>
      </w:del>
    </w:p>
    <w:p w:rsidR="00A33515" w:rsidDel="002260E7" w:rsidRDefault="00A33515">
      <w:pPr>
        <w:spacing w:line="193" w:lineRule="exact"/>
        <w:rPr>
          <w:del w:id="4525" w:author="Admin" w:date="2019-02-19T02:10:00Z"/>
          <w:rFonts w:ascii="Arial" w:eastAsia="Arial" w:hAnsi="Arial" w:cs="Arial"/>
          <w:sz w:val="19"/>
          <w:szCs w:val="19"/>
        </w:rPr>
      </w:pPr>
    </w:p>
    <w:p w:rsidR="00A33515" w:rsidDel="002260E7" w:rsidRDefault="001A4D22">
      <w:pPr>
        <w:numPr>
          <w:ilvl w:val="1"/>
          <w:numId w:val="586"/>
        </w:numPr>
        <w:tabs>
          <w:tab w:val="left" w:pos="3220"/>
        </w:tabs>
        <w:ind w:left="3220" w:hanging="250"/>
        <w:rPr>
          <w:del w:id="4526" w:author="Admin" w:date="2019-02-19T02:10:00Z"/>
          <w:rFonts w:ascii="Arial" w:eastAsia="Arial" w:hAnsi="Arial" w:cs="Arial"/>
          <w:sz w:val="20"/>
          <w:szCs w:val="20"/>
        </w:rPr>
        <w:pPrChange w:id="4527" w:author="Admin" w:date="2019-02-19T00:19:00Z">
          <w:pPr>
            <w:numPr>
              <w:ilvl w:val="1"/>
              <w:numId w:val="588"/>
            </w:numPr>
            <w:tabs>
              <w:tab w:val="left" w:pos="3220"/>
            </w:tabs>
            <w:ind w:left="3220" w:hanging="250"/>
          </w:pPr>
        </w:pPrChange>
      </w:pPr>
      <w:del w:id="4528" w:author="Admin" w:date="2019-02-19T02:10:00Z">
        <w:r w:rsidDel="002260E7">
          <w:rPr>
            <w:rFonts w:ascii="Arial" w:eastAsia="Arial" w:hAnsi="Arial" w:cs="Arial"/>
            <w:b/>
            <w:bCs/>
            <w:sz w:val="20"/>
            <w:szCs w:val="20"/>
          </w:rPr>
          <w:delText xml:space="preserve">250 </w:delText>
        </w:r>
        <w:r w:rsidDel="002260E7">
          <w:rPr>
            <w:rFonts w:ascii="Arial" w:eastAsia="Arial" w:hAnsi="Arial" w:cs="Arial"/>
            <w:sz w:val="20"/>
            <w:szCs w:val="20"/>
          </w:rPr>
          <w:delText>−</w:delText>
        </w:r>
      </w:del>
    </w:p>
    <w:p w:rsidR="00A33515" w:rsidDel="002260E7" w:rsidRDefault="00A33515">
      <w:pPr>
        <w:rPr>
          <w:del w:id="4529"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4530" w:author="Admin" w:date="2019-02-19T02:10:00Z"/>
          <w:sz w:val="20"/>
          <w:szCs w:val="20"/>
        </w:rPr>
      </w:pPr>
      <w:bookmarkStart w:id="4531" w:name="page261"/>
      <w:bookmarkEnd w:id="4531"/>
      <w:del w:id="4532"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4533" w:author="Admin" w:date="2019-02-19T02:10:00Z"/>
          <w:sz w:val="20"/>
          <w:szCs w:val="20"/>
        </w:rPr>
      </w:pPr>
    </w:p>
    <w:p w:rsidR="00A33515" w:rsidDel="002260E7" w:rsidRDefault="001A4D22">
      <w:pPr>
        <w:spacing w:line="271" w:lineRule="auto"/>
        <w:ind w:left="940"/>
        <w:jc w:val="both"/>
        <w:rPr>
          <w:del w:id="4534" w:author="Admin" w:date="2019-02-19T02:10:00Z"/>
          <w:sz w:val="20"/>
          <w:szCs w:val="20"/>
        </w:rPr>
      </w:pPr>
      <w:del w:id="4535" w:author="Admin" w:date="2019-02-19T02:10:00Z">
        <w:r w:rsidDel="002260E7">
          <w:rPr>
            <w:rFonts w:ascii="Arial" w:eastAsia="Arial" w:hAnsi="Arial" w:cs="Arial"/>
            <w:sz w:val="20"/>
            <w:szCs w:val="20"/>
          </w:rPr>
          <w:delText>Тогда сумма цифр, которую получат мальчики в конце игры, будет равна</w:delText>
        </w:r>
      </w:del>
    </w:p>
    <w:p w:rsidR="00A33515" w:rsidDel="002260E7" w:rsidRDefault="001A4D22">
      <w:pPr>
        <w:spacing w:line="218" w:lineRule="auto"/>
        <w:ind w:left="940"/>
        <w:jc w:val="center"/>
        <w:rPr>
          <w:del w:id="4536" w:author="Admin" w:date="2019-02-19T02:10:00Z"/>
          <w:sz w:val="20"/>
          <w:szCs w:val="20"/>
        </w:rPr>
      </w:pPr>
      <w:del w:id="4537" w:author="Admin" w:date="2019-02-19T02:10:00Z">
        <w:r w:rsidDel="002260E7">
          <w:rPr>
            <w:rFonts w:ascii="Arial" w:eastAsia="Arial" w:hAnsi="Arial" w:cs="Arial"/>
            <w:sz w:val="20"/>
            <w:szCs w:val="20"/>
          </w:rPr>
          <w:delText xml:space="preserve">8 </w:delText>
        </w:r>
        <w:r w:rsidDel="002260E7">
          <w:rPr>
            <w:rFonts w:eastAsia="Times New Roman"/>
            <w:sz w:val="20"/>
            <w:szCs w:val="20"/>
          </w:rPr>
          <w:delText>+</w:delText>
        </w:r>
        <w:r w:rsidDel="002260E7">
          <w:rPr>
            <w:rFonts w:ascii="Arial" w:eastAsia="Arial" w:hAnsi="Arial" w:cs="Arial"/>
            <w:sz w:val="20"/>
            <w:szCs w:val="20"/>
          </w:rPr>
          <w:delText xml:space="preserve"> 15  3</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9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2</w:delText>
        </w:r>
        <w:r w:rsidDel="002260E7">
          <w:rPr>
            <w:rFonts w:eastAsia="Times New Roman"/>
            <w:i/>
            <w:iCs/>
            <w:sz w:val="20"/>
            <w:szCs w:val="20"/>
          </w:rPr>
          <w:delText>:</w:delText>
        </w:r>
      </w:del>
    </w:p>
    <w:p w:rsidR="00A33515" w:rsidDel="002260E7" w:rsidRDefault="00A33515">
      <w:pPr>
        <w:spacing w:line="145" w:lineRule="exact"/>
        <w:rPr>
          <w:del w:id="4538" w:author="Admin" w:date="2019-02-19T02:10:00Z"/>
          <w:sz w:val="20"/>
          <w:szCs w:val="20"/>
        </w:rPr>
      </w:pPr>
    </w:p>
    <w:p w:rsidR="00A33515" w:rsidDel="002260E7" w:rsidRDefault="001A4D22">
      <w:pPr>
        <w:spacing w:line="295" w:lineRule="auto"/>
        <w:ind w:left="940"/>
        <w:jc w:val="both"/>
        <w:rPr>
          <w:del w:id="4539" w:author="Admin" w:date="2019-02-19T02:10:00Z"/>
          <w:sz w:val="20"/>
          <w:szCs w:val="20"/>
        </w:rPr>
      </w:pPr>
      <w:del w:id="4540" w:author="Admin" w:date="2019-02-19T02:10:00Z">
        <w:r w:rsidDel="002260E7">
          <w:rPr>
            <w:rFonts w:ascii="Arial" w:eastAsia="Arial" w:hAnsi="Arial" w:cs="Arial"/>
            <w:sz w:val="19"/>
            <w:szCs w:val="19"/>
          </w:rPr>
          <w:delText xml:space="preserve">Здесь </w:delText>
        </w:r>
        <w:r w:rsidDel="002260E7">
          <w:rPr>
            <w:rFonts w:ascii="Arial" w:eastAsia="Arial" w:hAnsi="Arial" w:cs="Arial"/>
            <w:i/>
            <w:iCs/>
            <w:sz w:val="19"/>
            <w:szCs w:val="19"/>
          </w:rPr>
          <w:delText>x</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x</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 — цифры, которые напишет Дима в результате двух своих последних ходов, пока нами не обсуждавшихся. Эта сумма даёт остаток 8 при делении на 9, и несложно убедиться перебором, что какие две цифры из данных нам к восьми ни прибавляй, сумма, кратная 9, получиться не может.</w:delText>
        </w:r>
      </w:del>
    </w:p>
    <w:p w:rsidR="00A33515" w:rsidDel="002260E7" w:rsidRDefault="00A33515">
      <w:pPr>
        <w:spacing w:line="276" w:lineRule="exact"/>
        <w:rPr>
          <w:del w:id="4541" w:author="Admin" w:date="2019-02-19T02:10:00Z"/>
          <w:sz w:val="20"/>
          <w:szCs w:val="20"/>
        </w:rPr>
      </w:pPr>
    </w:p>
    <w:p w:rsidR="00A33515" w:rsidDel="002260E7" w:rsidRDefault="001A4D22">
      <w:pPr>
        <w:rPr>
          <w:del w:id="4542" w:author="Admin" w:date="2019-02-19T02:10:00Z"/>
          <w:sz w:val="20"/>
          <w:szCs w:val="20"/>
        </w:rPr>
      </w:pPr>
      <w:del w:id="4543" w:author="Admin" w:date="2019-02-19T02:10:00Z">
        <w:r w:rsidDel="002260E7">
          <w:rPr>
            <w:rFonts w:ascii="Arial" w:eastAsia="Arial" w:hAnsi="Arial" w:cs="Arial"/>
            <w:b/>
            <w:bCs/>
            <w:sz w:val="26"/>
            <w:szCs w:val="26"/>
          </w:rPr>
          <w:delText>Задача 7.</w:delText>
        </w:r>
      </w:del>
    </w:p>
    <w:p w:rsidR="00A33515" w:rsidDel="002260E7" w:rsidRDefault="00A33515">
      <w:pPr>
        <w:spacing w:line="178" w:lineRule="exact"/>
        <w:rPr>
          <w:del w:id="4544" w:author="Admin" w:date="2019-02-19T02:10:00Z"/>
          <w:sz w:val="20"/>
          <w:szCs w:val="20"/>
        </w:rPr>
      </w:pPr>
    </w:p>
    <w:p w:rsidR="00A33515" w:rsidDel="002260E7" w:rsidRDefault="001A4D22">
      <w:pPr>
        <w:numPr>
          <w:ilvl w:val="0"/>
          <w:numId w:val="587"/>
        </w:numPr>
        <w:tabs>
          <w:tab w:val="left" w:pos="500"/>
        </w:tabs>
        <w:spacing w:line="287" w:lineRule="auto"/>
        <w:ind w:left="500" w:hanging="290"/>
        <w:jc w:val="both"/>
        <w:rPr>
          <w:del w:id="4545" w:author="Admin" w:date="2019-02-19T02:10:00Z"/>
          <w:rFonts w:ascii="Arial" w:eastAsia="Arial" w:hAnsi="Arial" w:cs="Arial"/>
          <w:b/>
          <w:bCs/>
          <w:sz w:val="20"/>
          <w:szCs w:val="20"/>
        </w:rPr>
        <w:pPrChange w:id="4546" w:author="Admin" w:date="2019-02-19T00:19:00Z">
          <w:pPr>
            <w:numPr>
              <w:numId w:val="589"/>
            </w:numPr>
            <w:tabs>
              <w:tab w:val="left" w:pos="500"/>
            </w:tabs>
            <w:spacing w:line="287" w:lineRule="auto"/>
            <w:ind w:left="500" w:hanging="290"/>
            <w:jc w:val="both"/>
          </w:pPr>
        </w:pPrChange>
      </w:pPr>
      <w:del w:id="4547" w:author="Admin" w:date="2019-02-19T02:10:00Z">
        <w:r w:rsidDel="002260E7">
          <w:rPr>
            <w:rFonts w:ascii="Arial" w:eastAsia="Arial" w:hAnsi="Arial" w:cs="Arial"/>
            <w:sz w:val="20"/>
            <w:szCs w:val="20"/>
          </w:rPr>
          <w:delText xml:space="preserve">При каких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3 на плоскости можно расположить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точек и соеди-нить их отрезками, так, чтобы из каждой точки выходило по 3 от-резка, и никакие из отрезков не пересекались по внутренним точ-кам?</w:delText>
        </w:r>
      </w:del>
    </w:p>
    <w:p w:rsidR="00A33515" w:rsidDel="002260E7" w:rsidRDefault="00A33515">
      <w:pPr>
        <w:spacing w:line="49" w:lineRule="exact"/>
        <w:rPr>
          <w:del w:id="4548" w:author="Admin" w:date="2019-02-19T02:10:00Z"/>
          <w:rFonts w:ascii="Arial" w:eastAsia="Arial" w:hAnsi="Arial" w:cs="Arial"/>
          <w:b/>
          <w:bCs/>
          <w:sz w:val="20"/>
          <w:szCs w:val="20"/>
        </w:rPr>
      </w:pPr>
    </w:p>
    <w:p w:rsidR="00A33515" w:rsidDel="002260E7" w:rsidRDefault="001A4D22">
      <w:pPr>
        <w:spacing w:line="291" w:lineRule="auto"/>
        <w:ind w:left="500"/>
        <w:jc w:val="both"/>
        <w:rPr>
          <w:del w:id="4549" w:author="Admin" w:date="2019-02-19T02:10:00Z"/>
          <w:rFonts w:ascii="Arial" w:eastAsia="Arial" w:hAnsi="Arial" w:cs="Arial"/>
          <w:b/>
          <w:bCs/>
          <w:sz w:val="20"/>
          <w:szCs w:val="20"/>
        </w:rPr>
      </w:pPr>
      <w:del w:id="4550"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При нечётных</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этого сделать нельзя:</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у отрезков,</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кото-рые хочется провести, тогда будет 3</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«концов» — а их должно быть чётное число, потому что у каждого отрезка два конца.</w:delText>
        </w:r>
      </w:del>
    </w:p>
    <w:p w:rsidR="00A33515" w:rsidDel="002260E7" w:rsidRDefault="00A33515">
      <w:pPr>
        <w:spacing w:line="46" w:lineRule="exact"/>
        <w:rPr>
          <w:del w:id="4551" w:author="Admin" w:date="2019-02-19T02:10:00Z"/>
          <w:rFonts w:ascii="Arial" w:eastAsia="Arial" w:hAnsi="Arial" w:cs="Arial"/>
          <w:b/>
          <w:bCs/>
          <w:sz w:val="20"/>
          <w:szCs w:val="20"/>
        </w:rPr>
      </w:pPr>
    </w:p>
    <w:p w:rsidR="00A33515" w:rsidDel="002260E7" w:rsidRDefault="001A4D22">
      <w:pPr>
        <w:ind w:left="500"/>
        <w:rPr>
          <w:del w:id="4552" w:author="Admin" w:date="2019-02-19T02:10:00Z"/>
          <w:rFonts w:ascii="Arial" w:eastAsia="Arial" w:hAnsi="Arial" w:cs="Arial"/>
          <w:b/>
          <w:bCs/>
          <w:sz w:val="20"/>
          <w:szCs w:val="20"/>
        </w:rPr>
      </w:pPr>
      <w:del w:id="4553" w:author="Admin" w:date="2019-02-19T02:10:00Z">
        <w:r w:rsidDel="002260E7">
          <w:rPr>
            <w:rFonts w:ascii="Arial" w:eastAsia="Arial" w:hAnsi="Arial" w:cs="Arial"/>
            <w:sz w:val="20"/>
            <w:szCs w:val="20"/>
          </w:rPr>
          <w:delText xml:space="preserve">При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4 точки можно расположить так:</w:delText>
        </w:r>
      </w:del>
    </w:p>
    <w:p w:rsidR="00A33515" w:rsidDel="002260E7" w:rsidRDefault="001A4D22">
      <w:pPr>
        <w:spacing w:line="20" w:lineRule="exact"/>
        <w:rPr>
          <w:del w:id="4554" w:author="Admin" w:date="2019-02-19T02:10:00Z"/>
          <w:sz w:val="20"/>
          <w:szCs w:val="20"/>
        </w:rPr>
      </w:pPr>
      <w:del w:id="4555" w:author="Admin" w:date="2019-02-19T02:10:00Z">
        <w:r w:rsidDel="002260E7">
          <w:rPr>
            <w:noProof/>
            <w:sz w:val="20"/>
            <w:szCs w:val="20"/>
          </w:rPr>
          <w:drawing>
            <wp:anchor distT="0" distB="0" distL="114300" distR="114300" simplePos="0" relativeHeight="251811840" behindDoc="1" locked="0" layoutInCell="0" allowOverlap="1" wp14:anchorId="2EA7FEF3" wp14:editId="7DEC7C2D">
              <wp:simplePos x="0" y="0"/>
              <wp:positionH relativeFrom="column">
                <wp:posOffset>1901825</wp:posOffset>
              </wp:positionH>
              <wp:positionV relativeFrom="paragraph">
                <wp:posOffset>78740</wp:posOffset>
              </wp:positionV>
              <wp:extent cx="817880" cy="817880"/>
              <wp:effectExtent l="0" t="0" r="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4">
                        <a:extLst/>
                      </a:blip>
                      <a:srcRect/>
                      <a:stretch>
                        <a:fillRect/>
                      </a:stretch>
                    </pic:blipFill>
                    <pic:spPr bwMode="auto">
                      <a:xfrm>
                        <a:off x="0" y="0"/>
                        <a:ext cx="817880" cy="817880"/>
                      </a:xfrm>
                      <a:prstGeom prst="rect">
                        <a:avLst/>
                      </a:prstGeom>
                      <a:noFill/>
                    </pic:spPr>
                  </pic:pic>
                </a:graphicData>
              </a:graphic>
            </wp:anchor>
          </w:drawing>
        </w:r>
      </w:del>
    </w:p>
    <w:p w:rsidR="00A33515" w:rsidDel="002260E7" w:rsidRDefault="00A33515">
      <w:pPr>
        <w:spacing w:line="200" w:lineRule="exact"/>
        <w:rPr>
          <w:del w:id="4556" w:author="Admin" w:date="2019-02-19T02:10:00Z"/>
          <w:sz w:val="20"/>
          <w:szCs w:val="20"/>
        </w:rPr>
      </w:pPr>
    </w:p>
    <w:p w:rsidR="00A33515" w:rsidDel="002260E7" w:rsidRDefault="00A33515">
      <w:pPr>
        <w:spacing w:line="200" w:lineRule="exact"/>
        <w:rPr>
          <w:del w:id="4557" w:author="Admin" w:date="2019-02-19T02:10:00Z"/>
          <w:sz w:val="20"/>
          <w:szCs w:val="20"/>
        </w:rPr>
      </w:pPr>
    </w:p>
    <w:p w:rsidR="00A33515" w:rsidDel="002260E7" w:rsidRDefault="00A33515">
      <w:pPr>
        <w:spacing w:line="200" w:lineRule="exact"/>
        <w:rPr>
          <w:del w:id="4558" w:author="Admin" w:date="2019-02-19T02:10:00Z"/>
          <w:sz w:val="20"/>
          <w:szCs w:val="20"/>
        </w:rPr>
      </w:pPr>
    </w:p>
    <w:p w:rsidR="00A33515" w:rsidDel="002260E7" w:rsidRDefault="00A33515">
      <w:pPr>
        <w:spacing w:line="200" w:lineRule="exact"/>
        <w:rPr>
          <w:del w:id="4559" w:author="Admin" w:date="2019-02-19T02:10:00Z"/>
          <w:sz w:val="20"/>
          <w:szCs w:val="20"/>
        </w:rPr>
      </w:pPr>
    </w:p>
    <w:p w:rsidR="00A33515" w:rsidDel="002260E7" w:rsidRDefault="00A33515">
      <w:pPr>
        <w:spacing w:line="200" w:lineRule="exact"/>
        <w:rPr>
          <w:del w:id="4560" w:author="Admin" w:date="2019-02-19T02:10:00Z"/>
          <w:sz w:val="20"/>
          <w:szCs w:val="20"/>
        </w:rPr>
      </w:pPr>
    </w:p>
    <w:p w:rsidR="00A33515" w:rsidDel="002260E7" w:rsidRDefault="00A33515">
      <w:pPr>
        <w:spacing w:line="200" w:lineRule="exact"/>
        <w:rPr>
          <w:del w:id="4561" w:author="Admin" w:date="2019-02-19T02:10:00Z"/>
          <w:sz w:val="20"/>
          <w:szCs w:val="20"/>
        </w:rPr>
      </w:pPr>
    </w:p>
    <w:p w:rsidR="00A33515" w:rsidDel="002260E7" w:rsidRDefault="00A33515">
      <w:pPr>
        <w:spacing w:line="356" w:lineRule="exact"/>
        <w:rPr>
          <w:del w:id="4562" w:author="Admin" w:date="2019-02-19T02:10:00Z"/>
          <w:sz w:val="20"/>
          <w:szCs w:val="20"/>
        </w:rPr>
      </w:pPr>
    </w:p>
    <w:p w:rsidR="00A33515" w:rsidDel="002260E7" w:rsidRDefault="001A4D22">
      <w:pPr>
        <w:ind w:left="500"/>
        <w:rPr>
          <w:del w:id="4563" w:author="Admin" w:date="2019-02-19T02:10:00Z"/>
          <w:sz w:val="20"/>
          <w:szCs w:val="20"/>
        </w:rPr>
      </w:pPr>
      <w:del w:id="4564" w:author="Admin" w:date="2019-02-19T02:10:00Z">
        <w:r w:rsidDel="002260E7">
          <w:rPr>
            <w:rFonts w:ascii="Arial" w:eastAsia="Arial" w:hAnsi="Arial" w:cs="Arial"/>
            <w:sz w:val="20"/>
            <w:szCs w:val="20"/>
          </w:rPr>
          <w:delText xml:space="preserve">При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6 — следующим образом:</w:delText>
        </w:r>
      </w:del>
    </w:p>
    <w:p w:rsidR="00A33515" w:rsidDel="002260E7" w:rsidRDefault="001A4D22">
      <w:pPr>
        <w:spacing w:line="20" w:lineRule="exact"/>
        <w:rPr>
          <w:del w:id="4565" w:author="Admin" w:date="2019-02-19T02:10:00Z"/>
          <w:sz w:val="20"/>
          <w:szCs w:val="20"/>
        </w:rPr>
      </w:pPr>
      <w:del w:id="4566" w:author="Admin" w:date="2019-02-19T02:10:00Z">
        <w:r w:rsidDel="002260E7">
          <w:rPr>
            <w:noProof/>
            <w:sz w:val="20"/>
            <w:szCs w:val="20"/>
          </w:rPr>
          <w:drawing>
            <wp:anchor distT="0" distB="0" distL="114300" distR="114300" simplePos="0" relativeHeight="251812864" behindDoc="1" locked="0" layoutInCell="0" allowOverlap="1" wp14:anchorId="65345316" wp14:editId="23645F91">
              <wp:simplePos x="0" y="0"/>
              <wp:positionH relativeFrom="column">
                <wp:posOffset>1840230</wp:posOffset>
              </wp:positionH>
              <wp:positionV relativeFrom="paragraph">
                <wp:posOffset>99060</wp:posOffset>
              </wp:positionV>
              <wp:extent cx="941705" cy="797560"/>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5">
                        <a:extLst/>
                      </a:blip>
                      <a:srcRect/>
                      <a:stretch>
                        <a:fillRect/>
                      </a:stretch>
                    </pic:blipFill>
                    <pic:spPr bwMode="auto">
                      <a:xfrm>
                        <a:off x="0" y="0"/>
                        <a:ext cx="941705" cy="797560"/>
                      </a:xfrm>
                      <a:prstGeom prst="rect">
                        <a:avLst/>
                      </a:prstGeom>
                      <a:noFill/>
                    </pic:spPr>
                  </pic:pic>
                </a:graphicData>
              </a:graphic>
            </wp:anchor>
          </w:drawing>
        </w:r>
      </w:del>
    </w:p>
    <w:p w:rsidR="00A33515" w:rsidDel="002260E7" w:rsidRDefault="00A33515">
      <w:pPr>
        <w:spacing w:line="200" w:lineRule="exact"/>
        <w:rPr>
          <w:del w:id="4567" w:author="Admin" w:date="2019-02-19T02:10:00Z"/>
          <w:sz w:val="20"/>
          <w:szCs w:val="20"/>
        </w:rPr>
      </w:pPr>
    </w:p>
    <w:p w:rsidR="00A33515" w:rsidDel="002260E7" w:rsidRDefault="00A33515">
      <w:pPr>
        <w:spacing w:line="200" w:lineRule="exact"/>
        <w:rPr>
          <w:del w:id="4568" w:author="Admin" w:date="2019-02-19T02:10:00Z"/>
          <w:sz w:val="20"/>
          <w:szCs w:val="20"/>
        </w:rPr>
      </w:pPr>
    </w:p>
    <w:p w:rsidR="00A33515" w:rsidDel="002260E7" w:rsidRDefault="00A33515">
      <w:pPr>
        <w:spacing w:line="200" w:lineRule="exact"/>
        <w:rPr>
          <w:del w:id="4569" w:author="Admin" w:date="2019-02-19T02:10:00Z"/>
          <w:sz w:val="20"/>
          <w:szCs w:val="20"/>
        </w:rPr>
      </w:pPr>
    </w:p>
    <w:p w:rsidR="00A33515" w:rsidDel="002260E7" w:rsidRDefault="00A33515">
      <w:pPr>
        <w:spacing w:line="200" w:lineRule="exact"/>
        <w:rPr>
          <w:del w:id="4570" w:author="Admin" w:date="2019-02-19T02:10:00Z"/>
          <w:sz w:val="20"/>
          <w:szCs w:val="20"/>
        </w:rPr>
      </w:pPr>
    </w:p>
    <w:p w:rsidR="00A33515" w:rsidDel="002260E7" w:rsidRDefault="00A33515">
      <w:pPr>
        <w:spacing w:line="200" w:lineRule="exact"/>
        <w:rPr>
          <w:del w:id="4571" w:author="Admin" w:date="2019-02-19T02:10:00Z"/>
          <w:sz w:val="20"/>
          <w:szCs w:val="20"/>
        </w:rPr>
      </w:pPr>
    </w:p>
    <w:p w:rsidR="00A33515" w:rsidDel="002260E7" w:rsidRDefault="00A33515">
      <w:pPr>
        <w:spacing w:line="200" w:lineRule="exact"/>
        <w:rPr>
          <w:del w:id="4572" w:author="Admin" w:date="2019-02-19T02:10:00Z"/>
          <w:sz w:val="20"/>
          <w:szCs w:val="20"/>
        </w:rPr>
      </w:pPr>
    </w:p>
    <w:p w:rsidR="00A33515" w:rsidDel="002260E7" w:rsidRDefault="00A33515">
      <w:pPr>
        <w:spacing w:line="385" w:lineRule="exact"/>
        <w:rPr>
          <w:del w:id="4573" w:author="Admin" w:date="2019-02-19T02:10:00Z"/>
          <w:sz w:val="20"/>
          <w:szCs w:val="20"/>
        </w:rPr>
      </w:pPr>
    </w:p>
    <w:p w:rsidR="00A33515" w:rsidDel="002260E7" w:rsidRDefault="001A4D22">
      <w:pPr>
        <w:spacing w:line="313" w:lineRule="auto"/>
        <w:ind w:left="500"/>
        <w:jc w:val="both"/>
        <w:rPr>
          <w:del w:id="4574" w:author="Admin" w:date="2019-02-19T02:10:00Z"/>
          <w:sz w:val="20"/>
          <w:szCs w:val="20"/>
        </w:rPr>
      </w:pPr>
      <w:del w:id="4575" w:author="Admin" w:date="2019-02-19T02:10:00Z">
        <w:r w:rsidDel="002260E7">
          <w:rPr>
            <w:rFonts w:ascii="Arial" w:eastAsia="Arial" w:hAnsi="Arial" w:cs="Arial"/>
            <w:sz w:val="19"/>
            <w:szCs w:val="19"/>
          </w:rPr>
          <w:delText>Наконец, любое чётное число, большее 3, можно представить в виде суммы четвёрок и шестёрок, поэтому, взяв несколько копий карти-нок, нарисованных выше, мы добьёмся нужного нам числа вершин.</w:delText>
        </w:r>
      </w:del>
    </w:p>
    <w:p w:rsidR="00A33515" w:rsidDel="002260E7" w:rsidRDefault="00A33515">
      <w:pPr>
        <w:rPr>
          <w:del w:id="457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4577" w:author="Admin" w:date="2019-02-19T02:10:00Z"/>
          <w:sz w:val="20"/>
          <w:szCs w:val="20"/>
        </w:rPr>
      </w:pPr>
    </w:p>
    <w:p w:rsidR="00A33515" w:rsidDel="002260E7" w:rsidRDefault="00A33515">
      <w:pPr>
        <w:spacing w:line="200" w:lineRule="exact"/>
        <w:rPr>
          <w:del w:id="4578" w:author="Admin" w:date="2019-02-19T02:10:00Z"/>
          <w:sz w:val="20"/>
          <w:szCs w:val="20"/>
        </w:rPr>
      </w:pPr>
    </w:p>
    <w:p w:rsidR="00A33515" w:rsidDel="002260E7" w:rsidRDefault="00A33515">
      <w:pPr>
        <w:spacing w:line="200" w:lineRule="exact"/>
        <w:rPr>
          <w:del w:id="4579" w:author="Admin" w:date="2019-02-19T02:10:00Z"/>
          <w:sz w:val="20"/>
          <w:szCs w:val="20"/>
        </w:rPr>
      </w:pPr>
    </w:p>
    <w:p w:rsidR="00A33515" w:rsidDel="002260E7" w:rsidRDefault="00A33515">
      <w:pPr>
        <w:spacing w:line="200" w:lineRule="exact"/>
        <w:rPr>
          <w:del w:id="4580" w:author="Admin" w:date="2019-02-19T02:10:00Z"/>
          <w:sz w:val="20"/>
          <w:szCs w:val="20"/>
        </w:rPr>
      </w:pPr>
    </w:p>
    <w:p w:rsidR="00A33515" w:rsidDel="002260E7" w:rsidRDefault="00A33515">
      <w:pPr>
        <w:spacing w:line="287" w:lineRule="exact"/>
        <w:rPr>
          <w:del w:id="4581" w:author="Admin" w:date="2019-02-19T02:10:00Z"/>
          <w:sz w:val="20"/>
          <w:szCs w:val="20"/>
        </w:rPr>
      </w:pPr>
    </w:p>
    <w:p w:rsidR="00A33515" w:rsidDel="002260E7" w:rsidRDefault="001A4D22">
      <w:pPr>
        <w:ind w:right="-19"/>
        <w:jc w:val="center"/>
        <w:rPr>
          <w:del w:id="4582" w:author="Admin" w:date="2019-02-19T02:10:00Z"/>
          <w:sz w:val="20"/>
          <w:szCs w:val="20"/>
        </w:rPr>
      </w:pPr>
      <w:del w:id="4583"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251</w:delText>
        </w:r>
        <w:r w:rsidDel="002260E7">
          <w:rPr>
            <w:rFonts w:ascii="Arial" w:eastAsia="Arial" w:hAnsi="Arial" w:cs="Arial"/>
            <w:sz w:val="20"/>
            <w:szCs w:val="20"/>
          </w:rPr>
          <w:delText xml:space="preserve"> −</w:delText>
        </w:r>
      </w:del>
    </w:p>
    <w:p w:rsidR="00A33515" w:rsidDel="002260E7" w:rsidRDefault="00A33515">
      <w:pPr>
        <w:rPr>
          <w:del w:id="4584"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4585" w:author="Admin" w:date="2019-02-19T02:10:00Z"/>
          <w:sz w:val="20"/>
          <w:szCs w:val="20"/>
        </w:rPr>
      </w:pPr>
      <w:bookmarkStart w:id="4586" w:name="page262"/>
      <w:bookmarkEnd w:id="4586"/>
      <w:del w:id="4587" w:author="Admin" w:date="2019-02-19T02:10:00Z">
        <w:r w:rsidDel="002260E7">
          <w:rPr>
            <w:rFonts w:ascii="Arial" w:eastAsia="Arial" w:hAnsi="Arial" w:cs="Arial"/>
            <w:sz w:val="18"/>
            <w:szCs w:val="18"/>
          </w:rPr>
          <w:lastRenderedPageBreak/>
          <w:delText>2014 год, 7 класс</w:delText>
        </w:r>
      </w:del>
    </w:p>
    <w:p w:rsidR="00A33515" w:rsidDel="002260E7" w:rsidRDefault="00A33515">
      <w:pPr>
        <w:spacing w:line="124" w:lineRule="exact"/>
        <w:rPr>
          <w:del w:id="4588" w:author="Admin" w:date="2019-02-19T02:10:00Z"/>
          <w:sz w:val="20"/>
          <w:szCs w:val="20"/>
        </w:rPr>
      </w:pPr>
    </w:p>
    <w:p w:rsidR="00A33515" w:rsidDel="002260E7" w:rsidRDefault="001A4D22">
      <w:pPr>
        <w:rPr>
          <w:del w:id="4589" w:author="Admin" w:date="2019-02-19T02:10:00Z"/>
          <w:sz w:val="20"/>
          <w:szCs w:val="20"/>
        </w:rPr>
      </w:pPr>
      <w:del w:id="4590" w:author="Admin" w:date="2019-02-19T02:10:00Z">
        <w:r w:rsidDel="002260E7">
          <w:rPr>
            <w:rFonts w:ascii="Arial" w:eastAsia="Arial" w:hAnsi="Arial" w:cs="Arial"/>
            <w:b/>
            <w:bCs/>
            <w:sz w:val="26"/>
            <w:szCs w:val="26"/>
          </w:rPr>
          <w:delText>Задача 8.</w:delText>
        </w:r>
      </w:del>
    </w:p>
    <w:p w:rsidR="00A33515" w:rsidDel="002260E7" w:rsidRDefault="00A33515">
      <w:pPr>
        <w:spacing w:line="178" w:lineRule="exact"/>
        <w:rPr>
          <w:del w:id="4591" w:author="Admin" w:date="2019-02-19T02:10:00Z"/>
          <w:sz w:val="20"/>
          <w:szCs w:val="20"/>
        </w:rPr>
      </w:pPr>
    </w:p>
    <w:p w:rsidR="00A33515" w:rsidDel="002260E7" w:rsidRDefault="001A4D22">
      <w:pPr>
        <w:numPr>
          <w:ilvl w:val="0"/>
          <w:numId w:val="588"/>
        </w:numPr>
        <w:tabs>
          <w:tab w:val="left" w:pos="500"/>
        </w:tabs>
        <w:spacing w:line="287" w:lineRule="auto"/>
        <w:ind w:left="500" w:hanging="306"/>
        <w:jc w:val="both"/>
        <w:rPr>
          <w:del w:id="4592" w:author="Admin" w:date="2019-02-19T02:10:00Z"/>
          <w:rFonts w:ascii="Arial" w:eastAsia="Arial" w:hAnsi="Arial" w:cs="Arial"/>
          <w:b/>
          <w:bCs/>
          <w:sz w:val="20"/>
          <w:szCs w:val="20"/>
        </w:rPr>
        <w:pPrChange w:id="4593" w:author="Admin" w:date="2019-02-19T00:19:00Z">
          <w:pPr>
            <w:numPr>
              <w:numId w:val="590"/>
            </w:numPr>
            <w:tabs>
              <w:tab w:val="left" w:pos="500"/>
            </w:tabs>
            <w:spacing w:line="287" w:lineRule="auto"/>
            <w:ind w:left="500" w:hanging="306"/>
            <w:jc w:val="both"/>
          </w:pPr>
        </w:pPrChange>
      </w:pPr>
      <w:del w:id="4594" w:author="Admin" w:date="2019-02-19T02:10:00Z">
        <w:r w:rsidDel="002260E7">
          <w:rPr>
            <w:rFonts w:ascii="Arial" w:eastAsia="Arial" w:hAnsi="Arial" w:cs="Arial"/>
            <w:sz w:val="20"/>
            <w:szCs w:val="20"/>
          </w:rPr>
          <w:delText>Борина комната обладает одним поразительным свойством. Если «поставить ее на любой бок», то площадь комнаты не уменьшит-ся. Высота потолка в комнате Бори равна 3 м. Какова наибольшая площадь такой комнаты?</w:delText>
        </w:r>
      </w:del>
    </w:p>
    <w:p w:rsidR="00A33515" w:rsidDel="002260E7" w:rsidRDefault="00A33515">
      <w:pPr>
        <w:spacing w:line="47" w:lineRule="exact"/>
        <w:rPr>
          <w:del w:id="4595" w:author="Admin" w:date="2019-02-19T02:10:00Z"/>
          <w:rFonts w:ascii="Arial" w:eastAsia="Arial" w:hAnsi="Arial" w:cs="Arial"/>
          <w:b/>
          <w:bCs/>
          <w:sz w:val="20"/>
          <w:szCs w:val="20"/>
        </w:rPr>
      </w:pPr>
    </w:p>
    <w:p w:rsidR="00A33515" w:rsidDel="002260E7" w:rsidRDefault="001A4D22">
      <w:pPr>
        <w:spacing w:line="303" w:lineRule="auto"/>
        <w:ind w:left="500"/>
        <w:rPr>
          <w:del w:id="4596" w:author="Admin" w:date="2019-02-19T02:10:00Z"/>
          <w:rFonts w:ascii="Arial" w:eastAsia="Arial" w:hAnsi="Arial" w:cs="Arial"/>
          <w:b/>
          <w:bCs/>
          <w:sz w:val="20"/>
          <w:szCs w:val="20"/>
        </w:rPr>
      </w:pPr>
      <w:del w:id="4597"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Пусть длина комнаты равна</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метров,</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а ширина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мет-ров. Тогда из условия задачи</w:delText>
        </w:r>
      </w:del>
    </w:p>
    <w:p w:rsidR="00A33515" w:rsidDel="002260E7" w:rsidRDefault="00A33515">
      <w:pPr>
        <w:spacing w:line="178" w:lineRule="exact"/>
        <w:rPr>
          <w:del w:id="4598" w:author="Admin" w:date="2019-02-19T02:10:00Z"/>
          <w:sz w:val="20"/>
          <w:szCs w:val="20"/>
        </w:rPr>
      </w:pPr>
    </w:p>
    <w:p w:rsidR="00A33515" w:rsidDel="002260E7" w:rsidRDefault="001A4D22">
      <w:pPr>
        <w:tabs>
          <w:tab w:val="left" w:pos="3020"/>
          <w:tab w:val="left" w:pos="3840"/>
          <w:tab w:val="left" w:pos="4440"/>
        </w:tabs>
        <w:ind w:left="2440"/>
        <w:rPr>
          <w:del w:id="4599" w:author="Admin" w:date="2019-02-19T02:10:00Z"/>
          <w:sz w:val="20"/>
          <w:szCs w:val="20"/>
        </w:rPr>
      </w:pPr>
      <w:del w:id="4600" w:author="Admin" w:date="2019-02-19T02:10:00Z">
        <w:r w:rsidDel="002260E7">
          <w:rPr>
            <w:rFonts w:ascii="Arial" w:eastAsia="Arial" w:hAnsi="Arial" w:cs="Arial"/>
            <w:sz w:val="20"/>
            <w:szCs w:val="20"/>
          </w:rPr>
          <w:delText xml:space="preserve">3  </w:delText>
        </w:r>
        <w:r w:rsidDel="002260E7">
          <w:rPr>
            <w:rFonts w:ascii="Arial" w:eastAsia="Arial" w:hAnsi="Arial" w:cs="Arial"/>
            <w:i/>
            <w:iCs/>
            <w:sz w:val="20"/>
            <w:szCs w:val="20"/>
          </w:rPr>
          <w:delText>x</w:delText>
        </w:r>
        <w:r w:rsidDel="002260E7">
          <w:rPr>
            <w:sz w:val="20"/>
            <w:szCs w:val="20"/>
          </w:rPr>
          <w:tab/>
        </w:r>
        <w:r w:rsidDel="002260E7">
          <w:rPr>
            <w:rFonts w:ascii="Arial" w:eastAsia="Arial" w:hAnsi="Arial" w:cs="Arial"/>
            <w:i/>
            <w:iCs/>
            <w:sz w:val="20"/>
            <w:szCs w:val="20"/>
          </w:rPr>
          <w:delText>x  y</w:delText>
        </w:r>
        <w:r w:rsidDel="002260E7">
          <w:rPr>
            <w:rFonts w:eastAsia="Times New Roman"/>
            <w:i/>
            <w:iCs/>
            <w:sz w:val="20"/>
            <w:szCs w:val="20"/>
          </w:rPr>
          <w:delText>;</w:delText>
        </w:r>
        <w:r w:rsidDel="002260E7">
          <w:rPr>
            <w:sz w:val="20"/>
            <w:szCs w:val="20"/>
          </w:rPr>
          <w:tab/>
        </w:r>
        <w:r w:rsidDel="002260E7">
          <w:rPr>
            <w:rFonts w:ascii="Arial" w:eastAsia="Arial" w:hAnsi="Arial" w:cs="Arial"/>
            <w:sz w:val="20"/>
            <w:szCs w:val="20"/>
          </w:rPr>
          <w:delText xml:space="preserve">3  </w:delText>
        </w:r>
        <w:r w:rsidDel="002260E7">
          <w:rPr>
            <w:rFonts w:ascii="Arial" w:eastAsia="Arial" w:hAnsi="Arial" w:cs="Arial"/>
            <w:i/>
            <w:iCs/>
            <w:sz w:val="20"/>
            <w:szCs w:val="20"/>
          </w:rPr>
          <w:delText>y</w:delText>
        </w:r>
        <w:r w:rsidDel="002260E7">
          <w:rPr>
            <w:sz w:val="20"/>
            <w:szCs w:val="20"/>
          </w:rPr>
          <w:tab/>
        </w:r>
        <w:r w:rsidDel="002260E7">
          <w:rPr>
            <w:rFonts w:ascii="Arial" w:eastAsia="Arial" w:hAnsi="Arial" w:cs="Arial"/>
            <w:i/>
            <w:iCs/>
            <w:sz w:val="20"/>
            <w:szCs w:val="20"/>
          </w:rPr>
          <w:delText>x  y</w:delText>
        </w:r>
        <w:r w:rsidDel="002260E7">
          <w:rPr>
            <w:rFonts w:eastAsia="Times New Roman"/>
            <w:i/>
            <w:iCs/>
            <w:sz w:val="20"/>
            <w:szCs w:val="20"/>
          </w:rPr>
          <w:delText>:</w:delText>
        </w:r>
      </w:del>
    </w:p>
    <w:p w:rsidR="00A33515" w:rsidDel="002260E7" w:rsidRDefault="00A33515">
      <w:pPr>
        <w:spacing w:line="336" w:lineRule="exact"/>
        <w:rPr>
          <w:del w:id="4601" w:author="Admin" w:date="2019-02-19T02:10:00Z"/>
          <w:sz w:val="20"/>
          <w:szCs w:val="20"/>
        </w:rPr>
      </w:pPr>
    </w:p>
    <w:p w:rsidR="00A33515" w:rsidDel="002260E7" w:rsidRDefault="001A4D22">
      <w:pPr>
        <w:spacing w:line="303" w:lineRule="auto"/>
        <w:ind w:left="500"/>
        <w:rPr>
          <w:del w:id="4602" w:author="Admin" w:date="2019-02-19T02:10:00Z"/>
          <w:sz w:val="20"/>
          <w:szCs w:val="20"/>
        </w:rPr>
      </w:pPr>
      <w:del w:id="4603" w:author="Admin" w:date="2019-02-19T02:10:00Z">
        <w:r w:rsidDel="002260E7">
          <w:rPr>
            <w:rFonts w:ascii="Arial" w:eastAsia="Arial" w:hAnsi="Arial" w:cs="Arial"/>
            <w:sz w:val="20"/>
            <w:szCs w:val="20"/>
          </w:rPr>
          <w:delText xml:space="preserve">Отсюда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не превосходят трёх, и максимальная площадь комна-ты с такими сторонами равна 9 квадратным метрам.</w:delText>
        </w:r>
      </w:del>
    </w:p>
    <w:p w:rsidR="00A33515" w:rsidDel="002260E7" w:rsidRDefault="00A33515">
      <w:pPr>
        <w:spacing w:line="260" w:lineRule="exact"/>
        <w:rPr>
          <w:del w:id="4604" w:author="Admin" w:date="2019-02-19T02:10:00Z"/>
          <w:sz w:val="20"/>
          <w:szCs w:val="20"/>
        </w:rPr>
      </w:pPr>
    </w:p>
    <w:p w:rsidR="00A33515" w:rsidDel="002260E7" w:rsidRDefault="001A4D22">
      <w:pPr>
        <w:rPr>
          <w:del w:id="4605" w:author="Admin" w:date="2019-02-19T02:10:00Z"/>
          <w:sz w:val="20"/>
          <w:szCs w:val="20"/>
        </w:rPr>
      </w:pPr>
      <w:del w:id="4606" w:author="Admin" w:date="2019-02-19T02:10:00Z">
        <w:r w:rsidDel="002260E7">
          <w:rPr>
            <w:rFonts w:ascii="Arial" w:eastAsia="Arial" w:hAnsi="Arial" w:cs="Arial"/>
            <w:b/>
            <w:bCs/>
            <w:sz w:val="26"/>
            <w:szCs w:val="26"/>
          </w:rPr>
          <w:delText>Задача 10.</w:delText>
        </w:r>
      </w:del>
    </w:p>
    <w:p w:rsidR="00A33515" w:rsidDel="002260E7" w:rsidRDefault="00A33515">
      <w:pPr>
        <w:spacing w:line="178" w:lineRule="exact"/>
        <w:rPr>
          <w:del w:id="4607" w:author="Admin" w:date="2019-02-19T02:10:00Z"/>
          <w:sz w:val="20"/>
          <w:szCs w:val="20"/>
        </w:rPr>
      </w:pPr>
    </w:p>
    <w:p w:rsidR="00A33515" w:rsidDel="002260E7" w:rsidRDefault="001A4D22">
      <w:pPr>
        <w:numPr>
          <w:ilvl w:val="0"/>
          <w:numId w:val="589"/>
        </w:numPr>
        <w:tabs>
          <w:tab w:val="left" w:pos="500"/>
        </w:tabs>
        <w:spacing w:line="300" w:lineRule="auto"/>
        <w:ind w:left="500" w:hanging="290"/>
        <w:jc w:val="both"/>
        <w:rPr>
          <w:del w:id="4608" w:author="Admin" w:date="2019-02-19T02:10:00Z"/>
          <w:rFonts w:ascii="Arial" w:eastAsia="Arial" w:hAnsi="Arial" w:cs="Arial"/>
          <w:b/>
          <w:bCs/>
          <w:sz w:val="19"/>
          <w:szCs w:val="19"/>
        </w:rPr>
        <w:pPrChange w:id="4609" w:author="Admin" w:date="2019-02-19T00:19:00Z">
          <w:pPr>
            <w:numPr>
              <w:numId w:val="591"/>
            </w:numPr>
            <w:tabs>
              <w:tab w:val="left" w:pos="500"/>
            </w:tabs>
            <w:spacing w:line="300" w:lineRule="auto"/>
            <w:ind w:left="500" w:hanging="290"/>
            <w:jc w:val="both"/>
          </w:pPr>
        </w:pPrChange>
      </w:pPr>
      <w:del w:id="4610" w:author="Admin" w:date="2019-02-19T02:10:00Z">
        <w:r w:rsidDel="002260E7">
          <w:rPr>
            <w:rFonts w:ascii="Arial" w:eastAsia="Arial" w:hAnsi="Arial" w:cs="Arial"/>
            <w:sz w:val="19"/>
            <w:szCs w:val="19"/>
          </w:rPr>
          <w:delText xml:space="preserve">На острове Буяне живут представители 100 национальностей. На-циональным меньшинством считается любая национальность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для которой найдутся не менее 50 национальностей, каждая из ко-торых имеет численность вчетверо или больше превосходящую численность национальности </w:delText>
        </w:r>
        <w:r w:rsidDel="002260E7">
          <w:rPr>
            <w:rFonts w:ascii="Arial" w:eastAsia="Arial" w:hAnsi="Arial" w:cs="Arial"/>
            <w:i/>
            <w:iCs/>
            <w:sz w:val="19"/>
            <w:szCs w:val="19"/>
          </w:rPr>
          <w:delText>A</w:delText>
        </w:r>
        <w:r w:rsidDel="002260E7">
          <w:rPr>
            <w:rFonts w:ascii="Arial" w:eastAsia="Arial" w:hAnsi="Arial" w:cs="Arial"/>
            <w:sz w:val="19"/>
            <w:szCs w:val="19"/>
          </w:rPr>
          <w:delText>. Какое наибольшее (в процентном отношении) количество жителей страны могут считать себя пред-ставителями национальных меньшинств?</w:delText>
        </w:r>
      </w:del>
    </w:p>
    <w:p w:rsidR="00A33515" w:rsidDel="002260E7" w:rsidRDefault="00A33515">
      <w:pPr>
        <w:spacing w:line="39" w:lineRule="exact"/>
        <w:rPr>
          <w:del w:id="4611" w:author="Admin" w:date="2019-02-19T02:10:00Z"/>
          <w:rFonts w:ascii="Arial" w:eastAsia="Arial" w:hAnsi="Arial" w:cs="Arial"/>
          <w:b/>
          <w:bCs/>
          <w:sz w:val="19"/>
          <w:szCs w:val="19"/>
        </w:rPr>
      </w:pPr>
    </w:p>
    <w:p w:rsidR="00A33515" w:rsidDel="002260E7" w:rsidRDefault="001A4D22">
      <w:pPr>
        <w:spacing w:line="287" w:lineRule="auto"/>
        <w:ind w:left="500"/>
        <w:jc w:val="both"/>
        <w:rPr>
          <w:del w:id="4612" w:author="Admin" w:date="2019-02-19T02:10:00Z"/>
          <w:rFonts w:ascii="Arial" w:eastAsia="Arial" w:hAnsi="Arial" w:cs="Arial"/>
          <w:b/>
          <w:bCs/>
          <w:sz w:val="19"/>
          <w:szCs w:val="19"/>
        </w:rPr>
      </w:pPr>
      <w:del w:id="461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Наша цель</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сделать как можно больше как можно бóль-ших национальностей национальными меньшинствами, а как мож-но меньше как можно меньших национальностей — не националь-ными меньшинствами.</w:delText>
        </w:r>
      </w:del>
    </w:p>
    <w:p w:rsidR="00A33515" w:rsidDel="002260E7" w:rsidRDefault="00A33515">
      <w:pPr>
        <w:spacing w:line="47" w:lineRule="exact"/>
        <w:rPr>
          <w:del w:id="4614" w:author="Admin" w:date="2019-02-19T02:10:00Z"/>
          <w:rFonts w:ascii="Arial" w:eastAsia="Arial" w:hAnsi="Arial" w:cs="Arial"/>
          <w:b/>
          <w:bCs/>
          <w:sz w:val="19"/>
          <w:szCs w:val="19"/>
        </w:rPr>
      </w:pPr>
    </w:p>
    <w:p w:rsidR="00A33515" w:rsidDel="002260E7" w:rsidRDefault="001A4D22">
      <w:pPr>
        <w:spacing w:line="291" w:lineRule="auto"/>
        <w:ind w:left="500"/>
        <w:jc w:val="both"/>
        <w:rPr>
          <w:del w:id="4615" w:author="Admin" w:date="2019-02-19T02:10:00Z"/>
          <w:rFonts w:ascii="Arial" w:eastAsia="Arial" w:hAnsi="Arial" w:cs="Arial"/>
          <w:b/>
          <w:bCs/>
          <w:sz w:val="19"/>
          <w:szCs w:val="19"/>
        </w:rPr>
      </w:pPr>
      <w:del w:id="4616" w:author="Admin" w:date="2019-02-19T02:10:00Z">
        <w:r w:rsidDel="002260E7">
          <w:rPr>
            <w:rFonts w:ascii="Arial" w:eastAsia="Arial" w:hAnsi="Arial" w:cs="Arial"/>
            <w:sz w:val="20"/>
            <w:szCs w:val="20"/>
          </w:rPr>
          <w:delText>Заметим, что 50 самых больших по численности национальностей меньшинствами являться не могут, поэтому логично хотеть, чтобы они все были одинакового, минимально возможного размера.</w:delText>
        </w:r>
      </w:del>
    </w:p>
    <w:p w:rsidR="00A33515" w:rsidDel="002260E7" w:rsidRDefault="00A33515">
      <w:pPr>
        <w:spacing w:line="42" w:lineRule="exact"/>
        <w:rPr>
          <w:del w:id="4617" w:author="Admin" w:date="2019-02-19T02:10:00Z"/>
          <w:rFonts w:ascii="Arial" w:eastAsia="Arial" w:hAnsi="Arial" w:cs="Arial"/>
          <w:b/>
          <w:bCs/>
          <w:sz w:val="19"/>
          <w:szCs w:val="19"/>
        </w:rPr>
      </w:pPr>
    </w:p>
    <w:p w:rsidR="00A33515" w:rsidDel="002260E7" w:rsidRDefault="001A4D22">
      <w:pPr>
        <w:spacing w:line="287" w:lineRule="auto"/>
        <w:ind w:left="500"/>
        <w:jc w:val="both"/>
        <w:rPr>
          <w:del w:id="4618" w:author="Admin" w:date="2019-02-19T02:10:00Z"/>
          <w:rFonts w:ascii="Arial" w:eastAsia="Arial" w:hAnsi="Arial" w:cs="Arial"/>
          <w:b/>
          <w:bCs/>
          <w:sz w:val="19"/>
          <w:szCs w:val="19"/>
        </w:rPr>
      </w:pPr>
      <w:del w:id="4619" w:author="Admin" w:date="2019-02-19T02:10:00Z">
        <w:r w:rsidDel="002260E7">
          <w:rPr>
            <w:rFonts w:ascii="Arial" w:eastAsia="Arial" w:hAnsi="Arial" w:cs="Arial"/>
            <w:sz w:val="20"/>
            <w:szCs w:val="20"/>
          </w:rPr>
          <w:delText>Остальные же 50 национальностей можно сделать национальными меньшинствами, сделав их численность одинаковой и максималь-но доступной — то есть, равной 1</w:delText>
        </w:r>
        <w:r w:rsidDel="002260E7">
          <w:rPr>
            <w:rFonts w:eastAsia="Times New Roman"/>
            <w:i/>
            <w:iCs/>
            <w:sz w:val="20"/>
            <w:szCs w:val="20"/>
          </w:rPr>
          <w:delText>=</w:delText>
        </w:r>
        <w:r w:rsidDel="002260E7">
          <w:rPr>
            <w:rFonts w:ascii="Arial" w:eastAsia="Arial" w:hAnsi="Arial" w:cs="Arial"/>
            <w:sz w:val="20"/>
            <w:szCs w:val="20"/>
          </w:rPr>
          <w:delText>4 от численности «больших» на-циональностей.</w:delText>
        </w:r>
      </w:del>
    </w:p>
    <w:p w:rsidR="00A33515" w:rsidDel="002260E7" w:rsidRDefault="00A33515">
      <w:pPr>
        <w:spacing w:line="46" w:lineRule="exact"/>
        <w:rPr>
          <w:del w:id="4620" w:author="Admin" w:date="2019-02-19T02:10:00Z"/>
          <w:rFonts w:ascii="Arial" w:eastAsia="Arial" w:hAnsi="Arial" w:cs="Arial"/>
          <w:b/>
          <w:bCs/>
          <w:sz w:val="19"/>
          <w:szCs w:val="19"/>
        </w:rPr>
      </w:pPr>
    </w:p>
    <w:p w:rsidR="00A33515" w:rsidDel="002260E7" w:rsidRDefault="001A4D22">
      <w:pPr>
        <w:spacing w:line="303" w:lineRule="auto"/>
        <w:ind w:left="500"/>
        <w:rPr>
          <w:del w:id="4621" w:author="Admin" w:date="2019-02-19T02:10:00Z"/>
          <w:rFonts w:ascii="Arial" w:eastAsia="Arial" w:hAnsi="Arial" w:cs="Arial"/>
          <w:b/>
          <w:bCs/>
          <w:sz w:val="19"/>
          <w:szCs w:val="19"/>
        </w:rPr>
      </w:pPr>
      <w:del w:id="4622" w:author="Admin" w:date="2019-02-19T02:10:00Z">
        <w:r w:rsidDel="002260E7">
          <w:rPr>
            <w:rFonts w:ascii="Arial" w:eastAsia="Arial" w:hAnsi="Arial" w:cs="Arial"/>
            <w:sz w:val="20"/>
            <w:szCs w:val="20"/>
          </w:rPr>
          <w:delText>Таким образом, меньшинства могут составлять максимум 25</w:delText>
        </w:r>
        <w:r w:rsidDel="002260E7">
          <w:rPr>
            <w:rFonts w:eastAsia="Times New Roman"/>
            <w:sz w:val="20"/>
            <w:szCs w:val="20"/>
          </w:rPr>
          <w:delText>%</w:delText>
        </w:r>
        <w:r w:rsidDel="002260E7">
          <w:rPr>
            <w:rFonts w:ascii="Arial" w:eastAsia="Arial" w:hAnsi="Arial" w:cs="Arial"/>
            <w:sz w:val="20"/>
            <w:szCs w:val="20"/>
          </w:rPr>
          <w:delText xml:space="preserve"> от населения государства.</w:delText>
        </w:r>
      </w:del>
    </w:p>
    <w:p w:rsidR="00A33515" w:rsidDel="002260E7" w:rsidRDefault="00A33515">
      <w:pPr>
        <w:spacing w:line="105" w:lineRule="exact"/>
        <w:rPr>
          <w:del w:id="4623" w:author="Admin" w:date="2019-02-19T02:10:00Z"/>
          <w:rFonts w:ascii="Arial" w:eastAsia="Arial" w:hAnsi="Arial" w:cs="Arial"/>
          <w:b/>
          <w:bCs/>
          <w:sz w:val="19"/>
          <w:szCs w:val="19"/>
        </w:rPr>
      </w:pPr>
    </w:p>
    <w:p w:rsidR="00A33515" w:rsidDel="002260E7" w:rsidRDefault="001A4D22">
      <w:pPr>
        <w:numPr>
          <w:ilvl w:val="0"/>
          <w:numId w:val="589"/>
        </w:numPr>
        <w:tabs>
          <w:tab w:val="left" w:pos="500"/>
        </w:tabs>
        <w:ind w:left="500" w:hanging="290"/>
        <w:rPr>
          <w:del w:id="4624" w:author="Admin" w:date="2019-02-19T02:10:00Z"/>
          <w:rFonts w:ascii="Arial" w:eastAsia="Arial" w:hAnsi="Arial" w:cs="Arial"/>
          <w:b/>
          <w:bCs/>
          <w:sz w:val="20"/>
          <w:szCs w:val="20"/>
        </w:rPr>
        <w:pPrChange w:id="4625" w:author="Admin" w:date="2019-02-19T00:19:00Z">
          <w:pPr>
            <w:numPr>
              <w:numId w:val="591"/>
            </w:numPr>
            <w:tabs>
              <w:tab w:val="left" w:pos="500"/>
            </w:tabs>
            <w:ind w:left="500" w:hanging="290"/>
          </w:pPr>
        </w:pPrChange>
      </w:pPr>
      <w:del w:id="4626" w:author="Admin" w:date="2019-02-19T02:10:00Z">
        <w:r w:rsidDel="002260E7">
          <w:rPr>
            <w:rFonts w:ascii="Arial" w:eastAsia="Arial" w:hAnsi="Arial" w:cs="Arial"/>
            <w:sz w:val="20"/>
            <w:szCs w:val="20"/>
          </w:rPr>
          <w:delText xml:space="preserve">Про четырехзначное натуральное число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известно, что</w:delText>
        </w:r>
      </w:del>
    </w:p>
    <w:p w:rsidR="00A33515" w:rsidDel="002260E7" w:rsidRDefault="00A33515">
      <w:pPr>
        <w:spacing w:line="70" w:lineRule="exact"/>
        <w:rPr>
          <w:del w:id="4627" w:author="Admin" w:date="2019-02-19T02:10:00Z"/>
          <w:rFonts w:ascii="Arial" w:eastAsia="Arial" w:hAnsi="Arial" w:cs="Arial"/>
          <w:b/>
          <w:bCs/>
          <w:sz w:val="20"/>
          <w:szCs w:val="20"/>
        </w:rPr>
      </w:pPr>
    </w:p>
    <w:p w:rsidR="00A33515" w:rsidDel="002260E7" w:rsidRDefault="001A4D22">
      <w:pPr>
        <w:numPr>
          <w:ilvl w:val="1"/>
          <w:numId w:val="589"/>
        </w:numPr>
        <w:tabs>
          <w:tab w:val="left" w:pos="940"/>
        </w:tabs>
        <w:ind w:left="940" w:hanging="278"/>
        <w:rPr>
          <w:del w:id="4628" w:author="Admin" w:date="2019-02-19T02:10:00Z"/>
          <w:rFonts w:ascii="Arial" w:eastAsia="Arial" w:hAnsi="Arial" w:cs="Arial"/>
          <w:sz w:val="20"/>
          <w:szCs w:val="20"/>
        </w:rPr>
        <w:pPrChange w:id="4629" w:author="Admin" w:date="2019-02-19T00:19:00Z">
          <w:pPr>
            <w:numPr>
              <w:ilvl w:val="1"/>
              <w:numId w:val="591"/>
            </w:numPr>
            <w:tabs>
              <w:tab w:val="left" w:pos="940"/>
            </w:tabs>
            <w:ind w:left="940" w:hanging="278"/>
          </w:pPr>
        </w:pPrChange>
      </w:pPr>
      <w:del w:id="4630" w:author="Admin" w:date="2019-02-19T02:10:00Z">
        <w:r w:rsidDel="002260E7">
          <w:rPr>
            <w:rFonts w:ascii="Arial" w:eastAsia="Arial" w:hAnsi="Arial" w:cs="Arial"/>
            <w:sz w:val="20"/>
            <w:szCs w:val="20"/>
          </w:rPr>
          <w:delText>первые две цифры равны между собой</w:delText>
        </w:r>
        <w:r w:rsidDel="002260E7">
          <w:rPr>
            <w:rFonts w:ascii="Arial" w:eastAsia="Arial" w:hAnsi="Arial" w:cs="Arial"/>
            <w:sz w:val="39"/>
            <w:szCs w:val="39"/>
            <w:vertAlign w:val="superscript"/>
          </w:rPr>
          <w:delText>,</w:delText>
        </w:r>
        <w:r w:rsidDel="002260E7">
          <w:rPr>
            <w:rFonts w:ascii="Arial" w:eastAsia="Arial" w:hAnsi="Arial" w:cs="Arial"/>
            <w:sz w:val="20"/>
            <w:szCs w:val="20"/>
          </w:rPr>
          <w:delText>,</w:delText>
        </w:r>
      </w:del>
    </w:p>
    <w:p w:rsidR="00A33515" w:rsidDel="002260E7" w:rsidRDefault="00A33515">
      <w:pPr>
        <w:spacing w:line="35" w:lineRule="exact"/>
        <w:rPr>
          <w:del w:id="4631" w:author="Admin" w:date="2019-02-19T02:10:00Z"/>
          <w:rFonts w:ascii="Arial" w:eastAsia="Arial" w:hAnsi="Arial" w:cs="Arial"/>
          <w:sz w:val="20"/>
          <w:szCs w:val="20"/>
        </w:rPr>
      </w:pPr>
    </w:p>
    <w:p w:rsidR="00A33515" w:rsidDel="002260E7" w:rsidRDefault="001A4D22">
      <w:pPr>
        <w:numPr>
          <w:ilvl w:val="2"/>
          <w:numId w:val="589"/>
        </w:numPr>
        <w:tabs>
          <w:tab w:val="left" w:pos="3220"/>
        </w:tabs>
        <w:spacing w:line="218" w:lineRule="auto"/>
        <w:ind w:left="3220" w:hanging="250"/>
        <w:rPr>
          <w:del w:id="4632" w:author="Admin" w:date="2019-02-19T02:10:00Z"/>
          <w:rFonts w:ascii="Arial" w:eastAsia="Arial" w:hAnsi="Arial" w:cs="Arial"/>
          <w:sz w:val="20"/>
          <w:szCs w:val="20"/>
        </w:rPr>
        <w:pPrChange w:id="4633" w:author="Admin" w:date="2019-02-19T00:19:00Z">
          <w:pPr>
            <w:numPr>
              <w:ilvl w:val="2"/>
              <w:numId w:val="591"/>
            </w:numPr>
            <w:tabs>
              <w:tab w:val="left" w:pos="3220"/>
            </w:tabs>
            <w:spacing w:line="218" w:lineRule="auto"/>
            <w:ind w:left="3220" w:hanging="250"/>
          </w:pPr>
        </w:pPrChange>
      </w:pPr>
      <w:del w:id="4634" w:author="Admin" w:date="2019-02-19T02:10:00Z">
        <w:r w:rsidDel="002260E7">
          <w:rPr>
            <w:rFonts w:ascii="Arial" w:eastAsia="Arial" w:hAnsi="Arial" w:cs="Arial"/>
            <w:b/>
            <w:bCs/>
            <w:sz w:val="20"/>
            <w:szCs w:val="20"/>
          </w:rPr>
          <w:delText xml:space="preserve">252 </w:delText>
        </w:r>
        <w:r w:rsidDel="002260E7">
          <w:rPr>
            <w:rFonts w:ascii="Arial" w:eastAsia="Arial" w:hAnsi="Arial" w:cs="Arial"/>
            <w:sz w:val="20"/>
            <w:szCs w:val="20"/>
          </w:rPr>
          <w:delText>−</w:delText>
        </w:r>
      </w:del>
    </w:p>
    <w:p w:rsidR="00A33515" w:rsidDel="002260E7" w:rsidRDefault="00A33515">
      <w:pPr>
        <w:rPr>
          <w:del w:id="4635"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4636" w:author="Admin" w:date="2019-02-19T02:10:00Z"/>
          <w:sz w:val="20"/>
          <w:szCs w:val="20"/>
        </w:rPr>
      </w:pPr>
      <w:bookmarkStart w:id="4637" w:name="page263"/>
      <w:bookmarkEnd w:id="4637"/>
      <w:del w:id="4638"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05" w:lineRule="exact"/>
        <w:rPr>
          <w:del w:id="4639" w:author="Admin" w:date="2019-02-19T02:10:00Z"/>
          <w:sz w:val="20"/>
          <w:szCs w:val="20"/>
        </w:rPr>
      </w:pPr>
    </w:p>
    <w:p w:rsidR="00A33515" w:rsidDel="002260E7" w:rsidRDefault="001A4D22">
      <w:pPr>
        <w:numPr>
          <w:ilvl w:val="0"/>
          <w:numId w:val="590"/>
        </w:numPr>
        <w:tabs>
          <w:tab w:val="left" w:pos="940"/>
        </w:tabs>
        <w:ind w:left="940" w:hanging="278"/>
        <w:rPr>
          <w:del w:id="4640" w:author="Admin" w:date="2019-02-19T02:10:00Z"/>
          <w:rFonts w:ascii="Arial" w:eastAsia="Arial" w:hAnsi="Arial" w:cs="Arial"/>
          <w:sz w:val="20"/>
          <w:szCs w:val="20"/>
        </w:rPr>
        <w:pPrChange w:id="4641" w:author="Admin" w:date="2019-02-19T00:19:00Z">
          <w:pPr>
            <w:numPr>
              <w:numId w:val="592"/>
            </w:numPr>
            <w:tabs>
              <w:tab w:val="left" w:pos="940"/>
            </w:tabs>
            <w:ind w:left="940" w:hanging="278"/>
          </w:pPr>
        </w:pPrChange>
      </w:pPr>
      <w:del w:id="4642" w:author="Admin" w:date="2019-02-19T02:10:00Z">
        <w:r w:rsidDel="002260E7">
          <w:rPr>
            <w:rFonts w:ascii="Arial" w:eastAsia="Arial" w:hAnsi="Arial" w:cs="Arial"/>
            <w:sz w:val="20"/>
            <w:szCs w:val="20"/>
          </w:rPr>
          <w:delText>последние две цифры равны между собой</w:delText>
        </w:r>
        <w:r w:rsidDel="002260E7">
          <w:rPr>
            <w:rFonts w:ascii="Arial" w:eastAsia="Arial" w:hAnsi="Arial" w:cs="Arial"/>
            <w:sz w:val="39"/>
            <w:szCs w:val="39"/>
            <w:vertAlign w:val="superscript"/>
          </w:rPr>
          <w:delText>,</w:delText>
        </w:r>
        <w:r w:rsidDel="002260E7">
          <w:rPr>
            <w:rFonts w:ascii="Arial" w:eastAsia="Arial" w:hAnsi="Arial" w:cs="Arial"/>
            <w:sz w:val="20"/>
            <w:szCs w:val="20"/>
          </w:rPr>
          <w:delText>,</w:delText>
        </w:r>
      </w:del>
    </w:p>
    <w:p w:rsidR="00A33515" w:rsidDel="002260E7" w:rsidRDefault="00A33515">
      <w:pPr>
        <w:spacing w:line="24" w:lineRule="exact"/>
        <w:rPr>
          <w:del w:id="4643" w:author="Admin" w:date="2019-02-19T02:10:00Z"/>
          <w:rFonts w:ascii="Arial" w:eastAsia="Arial" w:hAnsi="Arial" w:cs="Arial"/>
          <w:sz w:val="20"/>
          <w:szCs w:val="20"/>
        </w:rPr>
      </w:pPr>
    </w:p>
    <w:p w:rsidR="00A33515" w:rsidDel="002260E7" w:rsidRDefault="001A4D22">
      <w:pPr>
        <w:numPr>
          <w:ilvl w:val="0"/>
          <w:numId w:val="590"/>
        </w:numPr>
        <w:tabs>
          <w:tab w:val="left" w:pos="940"/>
        </w:tabs>
        <w:spacing w:line="216" w:lineRule="auto"/>
        <w:ind w:left="940" w:hanging="278"/>
        <w:rPr>
          <w:del w:id="4644" w:author="Admin" w:date="2019-02-19T02:10:00Z"/>
          <w:rFonts w:ascii="Arial" w:eastAsia="Arial" w:hAnsi="Arial" w:cs="Arial"/>
          <w:sz w:val="20"/>
          <w:szCs w:val="20"/>
        </w:rPr>
        <w:pPrChange w:id="4645" w:author="Admin" w:date="2019-02-19T00:19:00Z">
          <w:pPr>
            <w:numPr>
              <w:numId w:val="592"/>
            </w:numPr>
            <w:tabs>
              <w:tab w:val="left" w:pos="940"/>
            </w:tabs>
            <w:spacing w:line="216" w:lineRule="auto"/>
            <w:ind w:left="940" w:hanging="278"/>
          </w:pPr>
        </w:pPrChange>
      </w:pPr>
      <w:del w:id="4646" w:author="Admin" w:date="2019-02-19T02:10:00Z">
        <w:r w:rsidDel="002260E7">
          <w:rPr>
            <w:rFonts w:ascii="Arial" w:eastAsia="Arial" w:hAnsi="Arial" w:cs="Arial"/>
            <w:sz w:val="20"/>
            <w:szCs w:val="20"/>
          </w:rPr>
          <w:delText>число является квадратом натурального числа.</w:delText>
        </w:r>
      </w:del>
    </w:p>
    <w:p w:rsidR="00A33515" w:rsidDel="002260E7" w:rsidRDefault="00A33515">
      <w:pPr>
        <w:spacing w:line="134" w:lineRule="exact"/>
        <w:rPr>
          <w:del w:id="4647" w:author="Admin" w:date="2019-02-19T02:10:00Z"/>
          <w:sz w:val="20"/>
          <w:szCs w:val="20"/>
        </w:rPr>
      </w:pPr>
    </w:p>
    <w:p w:rsidR="00A33515" w:rsidDel="002260E7" w:rsidRDefault="001A4D22">
      <w:pPr>
        <w:ind w:left="500"/>
        <w:rPr>
          <w:del w:id="4648" w:author="Admin" w:date="2019-02-19T02:10:00Z"/>
          <w:sz w:val="20"/>
          <w:szCs w:val="20"/>
        </w:rPr>
      </w:pPr>
      <w:del w:id="4649" w:author="Admin" w:date="2019-02-19T02:10:00Z">
        <w:r w:rsidDel="002260E7">
          <w:rPr>
            <w:rFonts w:ascii="Arial" w:eastAsia="Arial" w:hAnsi="Arial" w:cs="Arial"/>
            <w:sz w:val="20"/>
            <w:szCs w:val="20"/>
          </w:rPr>
          <w:delText xml:space="preserve">Найдите число </w:delText>
        </w:r>
        <w:r w:rsidDel="002260E7">
          <w:rPr>
            <w:rFonts w:ascii="Arial" w:eastAsia="Arial" w:hAnsi="Arial" w:cs="Arial"/>
            <w:i/>
            <w:iCs/>
            <w:sz w:val="20"/>
            <w:szCs w:val="20"/>
          </w:rPr>
          <w:delText>X</w:delText>
        </w:r>
        <w:r w:rsidDel="002260E7">
          <w:rPr>
            <w:rFonts w:ascii="Arial" w:eastAsia="Arial" w:hAnsi="Arial" w:cs="Arial"/>
            <w:sz w:val="20"/>
            <w:szCs w:val="20"/>
          </w:rPr>
          <w:delText>.</w:delText>
        </w:r>
      </w:del>
    </w:p>
    <w:p w:rsidR="00A33515" w:rsidDel="002260E7" w:rsidRDefault="00A33515">
      <w:pPr>
        <w:spacing w:line="117" w:lineRule="exact"/>
        <w:rPr>
          <w:del w:id="4650" w:author="Admin" w:date="2019-02-19T02:10:00Z"/>
          <w:sz w:val="20"/>
          <w:szCs w:val="20"/>
        </w:rPr>
      </w:pPr>
    </w:p>
    <w:p w:rsidR="00A33515" w:rsidDel="002260E7" w:rsidRDefault="001A4D22">
      <w:pPr>
        <w:spacing w:line="301" w:lineRule="auto"/>
        <w:ind w:left="500"/>
        <w:jc w:val="both"/>
        <w:rPr>
          <w:del w:id="4651" w:author="Admin" w:date="2019-02-19T02:10:00Z"/>
          <w:sz w:val="20"/>
          <w:szCs w:val="20"/>
        </w:rPr>
      </w:pPr>
      <w:del w:id="4652"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То,</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что первые две цифры и вторые две цифры числа</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 xml:space="preserve">равны между собой, означает, что это число делится на 11. Раз оно квадрат натурального числа, то автоматически обязано делиться на квадрат 11 — 121. Также заметим, что 121 8 </w:delText>
        </w:r>
        <w:r w:rsidDel="002260E7">
          <w:rPr>
            <w:rFonts w:eastAsia="Times New Roman"/>
            <w:i/>
            <w:iCs/>
            <w:sz w:val="19"/>
            <w:szCs w:val="19"/>
          </w:rPr>
          <w:delText>&lt;</w:delText>
        </w:r>
        <w:r w:rsidDel="002260E7">
          <w:rPr>
            <w:rFonts w:ascii="Arial" w:eastAsia="Arial" w:hAnsi="Arial" w:cs="Arial"/>
            <w:sz w:val="19"/>
            <w:szCs w:val="19"/>
          </w:rPr>
          <w:delText xml:space="preserve"> 1000, а 121 83 </w:delText>
        </w:r>
        <w:r w:rsidDel="002260E7">
          <w:rPr>
            <w:rFonts w:eastAsia="Times New Roman"/>
            <w:i/>
            <w:iCs/>
            <w:sz w:val="19"/>
            <w:szCs w:val="19"/>
          </w:rPr>
          <w:delText>&gt;</w:delText>
        </w:r>
        <w:r w:rsidDel="002260E7">
          <w:rPr>
            <w:rFonts w:ascii="Arial" w:eastAsia="Arial" w:hAnsi="Arial" w:cs="Arial"/>
            <w:sz w:val="19"/>
            <w:szCs w:val="19"/>
          </w:rPr>
          <w:delText xml:space="preserve"> 10000. Таким образом, искомое число представляется в виде 121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где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 квадрат натурального числа и лежит в пределах от 9 до 82.</w:delText>
        </w:r>
      </w:del>
    </w:p>
    <w:p w:rsidR="00A33515" w:rsidDel="002260E7" w:rsidRDefault="00A33515">
      <w:pPr>
        <w:spacing w:line="41" w:lineRule="exact"/>
        <w:rPr>
          <w:del w:id="4653" w:author="Admin" w:date="2019-02-19T02:10:00Z"/>
          <w:sz w:val="20"/>
          <w:szCs w:val="20"/>
        </w:rPr>
      </w:pPr>
    </w:p>
    <w:p w:rsidR="00A33515" w:rsidDel="002260E7" w:rsidRDefault="001A4D22">
      <w:pPr>
        <w:spacing w:line="302" w:lineRule="auto"/>
        <w:ind w:left="500"/>
        <w:jc w:val="both"/>
        <w:rPr>
          <w:del w:id="4654" w:author="Admin" w:date="2019-02-19T02:10:00Z"/>
          <w:sz w:val="20"/>
          <w:szCs w:val="20"/>
        </w:rPr>
      </w:pPr>
      <w:del w:id="4655" w:author="Admin" w:date="2019-02-19T02:10:00Z">
        <w:r w:rsidDel="002260E7">
          <w:rPr>
            <w:rFonts w:ascii="Arial" w:eastAsia="Arial" w:hAnsi="Arial" w:cs="Arial"/>
            <w:sz w:val="20"/>
            <w:szCs w:val="20"/>
          </w:rPr>
          <w:delText xml:space="preserve">Теперь, перебрав имеющиеся варианты, получим, что искомое чис-ло — 121 64 </w:delText>
        </w:r>
        <w:r w:rsidDel="002260E7">
          <w:rPr>
            <w:rFonts w:eastAsia="Times New Roman"/>
            <w:sz w:val="20"/>
            <w:szCs w:val="20"/>
          </w:rPr>
          <w:delText>=</w:delText>
        </w:r>
        <w:r w:rsidDel="002260E7">
          <w:rPr>
            <w:rFonts w:ascii="Arial" w:eastAsia="Arial" w:hAnsi="Arial" w:cs="Arial"/>
            <w:sz w:val="20"/>
            <w:szCs w:val="20"/>
          </w:rPr>
          <w:delText xml:space="preserve"> 7744.</w:delText>
        </w:r>
      </w:del>
    </w:p>
    <w:p w:rsidR="00A33515" w:rsidDel="002260E7" w:rsidRDefault="00A33515">
      <w:pPr>
        <w:spacing w:line="200" w:lineRule="exact"/>
        <w:rPr>
          <w:del w:id="4656" w:author="Admin" w:date="2019-02-19T02:10:00Z"/>
          <w:sz w:val="20"/>
          <w:szCs w:val="20"/>
        </w:rPr>
      </w:pPr>
    </w:p>
    <w:p w:rsidR="00A33515" w:rsidDel="002260E7" w:rsidRDefault="00A33515">
      <w:pPr>
        <w:spacing w:line="277" w:lineRule="exact"/>
        <w:rPr>
          <w:del w:id="4657" w:author="Admin" w:date="2019-02-19T02:10:00Z"/>
          <w:sz w:val="20"/>
          <w:szCs w:val="20"/>
        </w:rPr>
      </w:pPr>
    </w:p>
    <w:p w:rsidR="00A33515" w:rsidDel="002260E7" w:rsidRDefault="001A4D22">
      <w:pPr>
        <w:rPr>
          <w:del w:id="4658" w:author="Admin" w:date="2019-02-19T02:10:00Z"/>
          <w:sz w:val="20"/>
          <w:szCs w:val="20"/>
        </w:rPr>
      </w:pPr>
      <w:del w:id="4659" w:author="Admin" w:date="2019-02-19T02:10:00Z">
        <w:r w:rsidDel="002260E7">
          <w:rPr>
            <w:rFonts w:ascii="Arial" w:eastAsia="Arial" w:hAnsi="Arial" w:cs="Arial"/>
            <w:b/>
            <w:bCs/>
            <w:sz w:val="36"/>
            <w:szCs w:val="36"/>
          </w:rPr>
          <w:delText>Задачи 8 класса</w:delText>
        </w:r>
      </w:del>
    </w:p>
    <w:p w:rsidR="00A33515" w:rsidDel="002260E7" w:rsidRDefault="00A33515">
      <w:pPr>
        <w:spacing w:line="228" w:lineRule="exact"/>
        <w:rPr>
          <w:del w:id="4660" w:author="Admin" w:date="2019-02-19T02:10:00Z"/>
          <w:sz w:val="20"/>
          <w:szCs w:val="20"/>
        </w:rPr>
      </w:pPr>
    </w:p>
    <w:p w:rsidR="00A33515" w:rsidDel="002260E7" w:rsidRDefault="001A4D22">
      <w:pPr>
        <w:rPr>
          <w:del w:id="4661" w:author="Admin" w:date="2019-02-19T02:10:00Z"/>
          <w:sz w:val="20"/>
          <w:szCs w:val="20"/>
        </w:rPr>
      </w:pPr>
      <w:del w:id="4662" w:author="Admin" w:date="2019-02-19T02:10:00Z">
        <w:r w:rsidDel="002260E7">
          <w:rPr>
            <w:rFonts w:ascii="Arial" w:eastAsia="Arial" w:hAnsi="Arial" w:cs="Arial"/>
            <w:b/>
            <w:bCs/>
            <w:sz w:val="26"/>
            <w:szCs w:val="26"/>
          </w:rPr>
          <w:delText>Задача 1.</w:delText>
        </w:r>
      </w:del>
    </w:p>
    <w:p w:rsidR="00A33515" w:rsidDel="002260E7" w:rsidRDefault="00A33515">
      <w:pPr>
        <w:spacing w:line="178" w:lineRule="exact"/>
        <w:rPr>
          <w:del w:id="4663" w:author="Admin" w:date="2019-02-19T02:10:00Z"/>
          <w:sz w:val="20"/>
          <w:szCs w:val="20"/>
        </w:rPr>
      </w:pPr>
    </w:p>
    <w:p w:rsidR="00A33515" w:rsidDel="002260E7" w:rsidRDefault="001A4D22">
      <w:pPr>
        <w:numPr>
          <w:ilvl w:val="0"/>
          <w:numId w:val="591"/>
        </w:numPr>
        <w:tabs>
          <w:tab w:val="left" w:pos="500"/>
        </w:tabs>
        <w:spacing w:line="285" w:lineRule="auto"/>
        <w:ind w:left="500" w:hanging="306"/>
        <w:jc w:val="both"/>
        <w:rPr>
          <w:del w:id="4664" w:author="Admin" w:date="2019-02-19T02:10:00Z"/>
          <w:rFonts w:ascii="Arial" w:eastAsia="Arial" w:hAnsi="Arial" w:cs="Arial"/>
          <w:b/>
          <w:bCs/>
          <w:sz w:val="20"/>
          <w:szCs w:val="20"/>
        </w:rPr>
        <w:pPrChange w:id="4665" w:author="Admin" w:date="2019-02-19T00:19:00Z">
          <w:pPr>
            <w:numPr>
              <w:numId w:val="593"/>
            </w:numPr>
            <w:tabs>
              <w:tab w:val="left" w:pos="500"/>
            </w:tabs>
            <w:spacing w:line="285" w:lineRule="auto"/>
            <w:ind w:left="500" w:hanging="306"/>
            <w:jc w:val="both"/>
          </w:pPr>
        </w:pPrChange>
      </w:pPr>
      <w:del w:id="4666" w:author="Admin" w:date="2019-02-19T02:10:00Z">
        <w:r w:rsidDel="002260E7">
          <w:rPr>
            <w:rFonts w:ascii="Arial" w:eastAsia="Arial" w:hAnsi="Arial" w:cs="Arial"/>
            <w:sz w:val="20"/>
            <w:szCs w:val="20"/>
          </w:rPr>
          <w:delText>Космический корабль потерпел аварию в 80 км от базы. На корабле есть 8 аккумуляторов, каждый из которых может обеспечить жизнь космонавта в течение суток. Космонавт может нести с собой только 3 аккумулятора и может проходить 20 км в сутки. Может ли космо-навт добраться до базы?</w:delText>
        </w:r>
      </w:del>
    </w:p>
    <w:p w:rsidR="00A33515" w:rsidDel="002260E7" w:rsidRDefault="00A33515">
      <w:pPr>
        <w:spacing w:line="53" w:lineRule="exact"/>
        <w:rPr>
          <w:del w:id="4667" w:author="Admin" w:date="2019-02-19T02:10:00Z"/>
          <w:rFonts w:ascii="Arial" w:eastAsia="Arial" w:hAnsi="Arial" w:cs="Arial"/>
          <w:b/>
          <w:bCs/>
          <w:sz w:val="20"/>
          <w:szCs w:val="20"/>
        </w:rPr>
      </w:pPr>
    </w:p>
    <w:p w:rsidR="00A33515" w:rsidDel="002260E7" w:rsidRDefault="001A4D22">
      <w:pPr>
        <w:ind w:left="500"/>
        <w:rPr>
          <w:del w:id="4668" w:author="Admin" w:date="2019-02-19T02:10:00Z"/>
          <w:rFonts w:ascii="Arial" w:eastAsia="Arial" w:hAnsi="Arial" w:cs="Arial"/>
          <w:b/>
          <w:bCs/>
          <w:sz w:val="20"/>
          <w:szCs w:val="20"/>
        </w:rPr>
      </w:pPr>
      <w:del w:id="466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Да,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космонавт может добраться до базы за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6</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дней.</w:delText>
        </w:r>
      </w:del>
    </w:p>
    <w:p w:rsidR="00A33515" w:rsidDel="002260E7" w:rsidRDefault="00A33515">
      <w:pPr>
        <w:spacing w:line="118" w:lineRule="exact"/>
        <w:rPr>
          <w:del w:id="4670" w:author="Admin" w:date="2019-02-19T02:10:00Z"/>
          <w:sz w:val="20"/>
          <w:szCs w:val="20"/>
        </w:rPr>
      </w:pPr>
    </w:p>
    <w:p w:rsidR="00A33515" w:rsidDel="002260E7" w:rsidRDefault="001A4D22">
      <w:pPr>
        <w:numPr>
          <w:ilvl w:val="0"/>
          <w:numId w:val="592"/>
        </w:numPr>
        <w:tabs>
          <w:tab w:val="left" w:pos="659"/>
        </w:tabs>
        <w:spacing w:line="306" w:lineRule="auto"/>
        <w:ind w:left="500" w:hanging="2"/>
        <w:jc w:val="both"/>
        <w:rPr>
          <w:del w:id="4671" w:author="Admin" w:date="2019-02-19T02:10:00Z"/>
          <w:rFonts w:ascii="Arial" w:eastAsia="Arial" w:hAnsi="Arial" w:cs="Arial"/>
          <w:sz w:val="19"/>
          <w:szCs w:val="19"/>
        </w:rPr>
        <w:pPrChange w:id="4672" w:author="Admin" w:date="2019-02-19T00:19:00Z">
          <w:pPr>
            <w:numPr>
              <w:numId w:val="594"/>
            </w:numPr>
            <w:tabs>
              <w:tab w:val="left" w:pos="659"/>
            </w:tabs>
            <w:spacing w:line="306" w:lineRule="auto"/>
            <w:ind w:left="500" w:hanging="2"/>
            <w:jc w:val="both"/>
          </w:pPr>
        </w:pPrChange>
      </w:pPr>
      <w:del w:id="4673" w:author="Admin" w:date="2019-02-19T02:10:00Z">
        <w:r w:rsidDel="002260E7">
          <w:rPr>
            <w:rFonts w:ascii="Arial" w:eastAsia="Arial" w:hAnsi="Arial" w:cs="Arial"/>
            <w:sz w:val="19"/>
            <w:szCs w:val="19"/>
          </w:rPr>
          <w:delText>первый день он может взять 3 аккумулятора и пройти 20 км. Вече-ром первого дня в 20 километрах от сломанного корабля будут один использованный аккумулятор, два свежих аккумулятора и космо-навт, а на корабле — 5 свежих аккумуляторов.</w:delText>
        </w:r>
      </w:del>
    </w:p>
    <w:p w:rsidR="00A33515" w:rsidDel="002260E7" w:rsidRDefault="00A33515">
      <w:pPr>
        <w:spacing w:line="37" w:lineRule="exact"/>
        <w:rPr>
          <w:del w:id="4674" w:author="Admin" w:date="2019-02-19T02:10:00Z"/>
          <w:sz w:val="20"/>
          <w:szCs w:val="20"/>
        </w:rPr>
      </w:pPr>
    </w:p>
    <w:p w:rsidR="00A33515" w:rsidDel="002260E7" w:rsidRDefault="001A4D22">
      <w:pPr>
        <w:spacing w:line="287" w:lineRule="auto"/>
        <w:ind w:left="500"/>
        <w:jc w:val="both"/>
        <w:rPr>
          <w:del w:id="4675" w:author="Admin" w:date="2019-02-19T02:10:00Z"/>
          <w:sz w:val="20"/>
          <w:szCs w:val="20"/>
        </w:rPr>
      </w:pPr>
      <w:del w:id="4676" w:author="Admin" w:date="2019-02-19T02:10:00Z">
        <w:r w:rsidDel="002260E7">
          <w:rPr>
            <w:rFonts w:ascii="Arial" w:eastAsia="Arial" w:hAnsi="Arial" w:cs="Arial"/>
            <w:sz w:val="20"/>
            <w:szCs w:val="20"/>
          </w:rPr>
          <w:delText>Во второй день он возьмёт один свежий аккумулятор и вернётся на корабль, а в третий — возьмёт с корабля три аккумулятора и прой-дёт 20 км к базе, используя один из них. Таким образом, к вечеру третьего дня ситуация будет следующей:</w:delText>
        </w:r>
      </w:del>
    </w:p>
    <w:p w:rsidR="00A33515" w:rsidDel="002260E7" w:rsidRDefault="00A33515">
      <w:pPr>
        <w:spacing w:line="65" w:lineRule="exact"/>
        <w:rPr>
          <w:del w:id="4677" w:author="Admin" w:date="2019-02-19T02:10:00Z"/>
          <w:sz w:val="20"/>
          <w:szCs w:val="20"/>
        </w:rPr>
      </w:pPr>
    </w:p>
    <w:tbl>
      <w:tblPr>
        <w:tblW w:w="0" w:type="auto"/>
        <w:tblInd w:w="1010" w:type="dxa"/>
        <w:tblLayout w:type="fixed"/>
        <w:tblCellMar>
          <w:left w:w="0" w:type="dxa"/>
          <w:right w:w="0" w:type="dxa"/>
        </w:tblCellMar>
        <w:tblLook w:val="04A0" w:firstRow="1" w:lastRow="0" w:firstColumn="1" w:lastColumn="0" w:noHBand="0" w:noVBand="1"/>
      </w:tblPr>
      <w:tblGrid>
        <w:gridCol w:w="260"/>
        <w:gridCol w:w="2380"/>
        <w:gridCol w:w="240"/>
        <w:gridCol w:w="2420"/>
      </w:tblGrid>
      <w:tr w:rsidR="00A33515" w:rsidDel="002260E7">
        <w:trPr>
          <w:trHeight w:val="309"/>
          <w:del w:id="4678" w:author="Admin" w:date="2019-02-19T02:10:00Z"/>
        </w:trPr>
        <w:tc>
          <w:tcPr>
            <w:tcW w:w="2640" w:type="dxa"/>
            <w:gridSpan w:val="2"/>
            <w:tcBorders>
              <w:top w:val="single" w:sz="8" w:space="0" w:color="auto"/>
              <w:left w:val="single" w:sz="8" w:space="0" w:color="auto"/>
              <w:right w:val="single" w:sz="8" w:space="0" w:color="auto"/>
            </w:tcBorders>
            <w:vAlign w:val="bottom"/>
          </w:tcPr>
          <w:p w:rsidR="00A33515" w:rsidDel="002260E7" w:rsidRDefault="001A4D22">
            <w:pPr>
              <w:ind w:left="120"/>
              <w:rPr>
                <w:del w:id="4679" w:author="Admin" w:date="2019-02-19T02:10:00Z"/>
                <w:sz w:val="20"/>
                <w:szCs w:val="20"/>
              </w:rPr>
            </w:pPr>
            <w:del w:id="4680" w:author="Admin" w:date="2019-02-19T02:10:00Z">
              <w:r w:rsidDel="002260E7">
                <w:rPr>
                  <w:rFonts w:ascii="Arial" w:eastAsia="Arial" w:hAnsi="Arial" w:cs="Arial"/>
                  <w:sz w:val="20"/>
                  <w:szCs w:val="20"/>
                </w:rPr>
                <w:delText>20 км от корабля</w:delText>
              </w:r>
            </w:del>
          </w:p>
        </w:tc>
        <w:tc>
          <w:tcPr>
            <w:tcW w:w="2660" w:type="dxa"/>
            <w:gridSpan w:val="2"/>
            <w:tcBorders>
              <w:top w:val="single" w:sz="8" w:space="0" w:color="auto"/>
              <w:right w:val="single" w:sz="8" w:space="0" w:color="auto"/>
            </w:tcBorders>
            <w:vAlign w:val="bottom"/>
          </w:tcPr>
          <w:p w:rsidR="00A33515" w:rsidDel="002260E7" w:rsidRDefault="001A4D22">
            <w:pPr>
              <w:ind w:left="120"/>
              <w:rPr>
                <w:del w:id="4681" w:author="Admin" w:date="2019-02-19T02:10:00Z"/>
                <w:sz w:val="20"/>
                <w:szCs w:val="20"/>
              </w:rPr>
            </w:pPr>
            <w:del w:id="4682" w:author="Admin" w:date="2019-02-19T02:10:00Z">
              <w:r w:rsidDel="002260E7">
                <w:rPr>
                  <w:rFonts w:ascii="Arial" w:eastAsia="Arial" w:hAnsi="Arial" w:cs="Arial"/>
                  <w:sz w:val="20"/>
                  <w:szCs w:val="20"/>
                </w:rPr>
                <w:delText>На корабле</w:delText>
              </w:r>
            </w:del>
          </w:p>
        </w:tc>
      </w:tr>
      <w:tr w:rsidR="00A33515" w:rsidDel="002260E7">
        <w:trPr>
          <w:trHeight w:val="26"/>
          <w:del w:id="4683" w:author="Admin" w:date="2019-02-19T02:10:00Z"/>
        </w:trPr>
        <w:tc>
          <w:tcPr>
            <w:tcW w:w="260" w:type="dxa"/>
            <w:tcBorders>
              <w:left w:val="single" w:sz="8" w:space="0" w:color="auto"/>
              <w:bottom w:val="single" w:sz="8" w:space="0" w:color="auto"/>
            </w:tcBorders>
            <w:vAlign w:val="bottom"/>
          </w:tcPr>
          <w:p w:rsidR="00A33515" w:rsidDel="002260E7" w:rsidRDefault="00A33515">
            <w:pPr>
              <w:rPr>
                <w:del w:id="4684" w:author="Admin" w:date="2019-02-19T02:10:00Z"/>
                <w:sz w:val="2"/>
                <w:szCs w:val="2"/>
              </w:rPr>
            </w:pPr>
          </w:p>
        </w:tc>
        <w:tc>
          <w:tcPr>
            <w:tcW w:w="2380" w:type="dxa"/>
            <w:tcBorders>
              <w:bottom w:val="single" w:sz="8" w:space="0" w:color="auto"/>
              <w:right w:val="single" w:sz="8" w:space="0" w:color="auto"/>
            </w:tcBorders>
            <w:vAlign w:val="bottom"/>
          </w:tcPr>
          <w:p w:rsidR="00A33515" w:rsidDel="002260E7" w:rsidRDefault="00A33515">
            <w:pPr>
              <w:rPr>
                <w:del w:id="4685" w:author="Admin" w:date="2019-02-19T02:10:00Z"/>
                <w:sz w:val="2"/>
                <w:szCs w:val="2"/>
              </w:rPr>
            </w:pPr>
          </w:p>
        </w:tc>
        <w:tc>
          <w:tcPr>
            <w:tcW w:w="240" w:type="dxa"/>
            <w:tcBorders>
              <w:bottom w:val="single" w:sz="8" w:space="0" w:color="auto"/>
            </w:tcBorders>
            <w:vAlign w:val="bottom"/>
          </w:tcPr>
          <w:p w:rsidR="00A33515" w:rsidDel="002260E7" w:rsidRDefault="00A33515">
            <w:pPr>
              <w:rPr>
                <w:del w:id="4686" w:author="Admin" w:date="2019-02-19T02:10:00Z"/>
                <w:sz w:val="2"/>
                <w:szCs w:val="2"/>
              </w:rPr>
            </w:pPr>
          </w:p>
        </w:tc>
        <w:tc>
          <w:tcPr>
            <w:tcW w:w="2420" w:type="dxa"/>
            <w:tcBorders>
              <w:bottom w:val="single" w:sz="8" w:space="0" w:color="auto"/>
              <w:right w:val="single" w:sz="8" w:space="0" w:color="auto"/>
            </w:tcBorders>
            <w:vAlign w:val="bottom"/>
          </w:tcPr>
          <w:p w:rsidR="00A33515" w:rsidDel="002260E7" w:rsidRDefault="00A33515">
            <w:pPr>
              <w:rPr>
                <w:del w:id="4687" w:author="Admin" w:date="2019-02-19T02:10:00Z"/>
                <w:sz w:val="2"/>
                <w:szCs w:val="2"/>
              </w:rPr>
            </w:pPr>
          </w:p>
        </w:tc>
      </w:tr>
      <w:tr w:rsidR="00A33515" w:rsidDel="002260E7">
        <w:trPr>
          <w:trHeight w:val="289"/>
          <w:del w:id="4688" w:author="Admin" w:date="2019-02-19T02:10:00Z"/>
        </w:trPr>
        <w:tc>
          <w:tcPr>
            <w:tcW w:w="260" w:type="dxa"/>
            <w:tcBorders>
              <w:left w:val="single" w:sz="8" w:space="0" w:color="auto"/>
            </w:tcBorders>
            <w:vAlign w:val="bottom"/>
          </w:tcPr>
          <w:p w:rsidR="00A33515" w:rsidDel="002260E7" w:rsidRDefault="001A4D22">
            <w:pPr>
              <w:ind w:left="120"/>
              <w:rPr>
                <w:del w:id="4689" w:author="Admin" w:date="2019-02-19T02:10:00Z"/>
                <w:sz w:val="20"/>
                <w:szCs w:val="20"/>
              </w:rPr>
            </w:pPr>
            <w:del w:id="4690" w:author="Admin" w:date="2019-02-19T02:10:00Z">
              <w:r w:rsidDel="002260E7">
                <w:rPr>
                  <w:rFonts w:ascii="Arial" w:eastAsia="Arial" w:hAnsi="Arial" w:cs="Arial"/>
                  <w:sz w:val="20"/>
                  <w:szCs w:val="20"/>
                </w:rPr>
                <w:delText>3</w:delText>
              </w:r>
            </w:del>
          </w:p>
        </w:tc>
        <w:tc>
          <w:tcPr>
            <w:tcW w:w="2380" w:type="dxa"/>
            <w:tcBorders>
              <w:right w:val="single" w:sz="8" w:space="0" w:color="auto"/>
            </w:tcBorders>
            <w:vAlign w:val="bottom"/>
          </w:tcPr>
          <w:p w:rsidR="00A33515" w:rsidDel="002260E7" w:rsidRDefault="001A4D22">
            <w:pPr>
              <w:ind w:left="20"/>
              <w:rPr>
                <w:del w:id="4691" w:author="Admin" w:date="2019-02-19T02:10:00Z"/>
                <w:sz w:val="20"/>
                <w:szCs w:val="20"/>
              </w:rPr>
            </w:pPr>
            <w:del w:id="4692" w:author="Admin" w:date="2019-02-19T02:10:00Z">
              <w:r w:rsidDel="002260E7">
                <w:rPr>
                  <w:rFonts w:ascii="Arial" w:eastAsia="Arial" w:hAnsi="Arial" w:cs="Arial"/>
                  <w:sz w:val="20"/>
                  <w:szCs w:val="20"/>
                </w:rPr>
                <w:delText>свежих аккумулятора</w:delText>
              </w:r>
            </w:del>
          </w:p>
        </w:tc>
        <w:tc>
          <w:tcPr>
            <w:tcW w:w="240" w:type="dxa"/>
            <w:vAlign w:val="bottom"/>
          </w:tcPr>
          <w:p w:rsidR="00A33515" w:rsidDel="002260E7" w:rsidRDefault="001A4D22">
            <w:pPr>
              <w:ind w:left="120"/>
              <w:rPr>
                <w:del w:id="4693" w:author="Admin" w:date="2019-02-19T02:10:00Z"/>
                <w:sz w:val="20"/>
                <w:szCs w:val="20"/>
              </w:rPr>
            </w:pPr>
            <w:del w:id="4694" w:author="Admin" w:date="2019-02-19T02:10:00Z">
              <w:r w:rsidDel="002260E7">
                <w:rPr>
                  <w:rFonts w:ascii="Arial" w:eastAsia="Arial" w:hAnsi="Arial" w:cs="Arial"/>
                  <w:w w:val="89"/>
                  <w:sz w:val="20"/>
                  <w:szCs w:val="20"/>
                </w:rPr>
                <w:delText>2</w:delText>
              </w:r>
            </w:del>
          </w:p>
        </w:tc>
        <w:tc>
          <w:tcPr>
            <w:tcW w:w="2420" w:type="dxa"/>
            <w:tcBorders>
              <w:right w:val="single" w:sz="8" w:space="0" w:color="auto"/>
            </w:tcBorders>
            <w:vAlign w:val="bottom"/>
          </w:tcPr>
          <w:p w:rsidR="00A33515" w:rsidDel="002260E7" w:rsidRDefault="001A4D22">
            <w:pPr>
              <w:ind w:left="20"/>
              <w:rPr>
                <w:del w:id="4695" w:author="Admin" w:date="2019-02-19T02:10:00Z"/>
                <w:sz w:val="20"/>
                <w:szCs w:val="20"/>
              </w:rPr>
            </w:pPr>
            <w:del w:id="4696" w:author="Admin" w:date="2019-02-19T02:10:00Z">
              <w:r w:rsidDel="002260E7">
                <w:rPr>
                  <w:rFonts w:ascii="Arial" w:eastAsia="Arial" w:hAnsi="Arial" w:cs="Arial"/>
                  <w:sz w:val="20"/>
                  <w:szCs w:val="20"/>
                </w:rPr>
                <w:delText>свежих аккумулятора</w:delText>
              </w:r>
            </w:del>
          </w:p>
        </w:tc>
      </w:tr>
      <w:tr w:rsidR="00A33515" w:rsidDel="002260E7">
        <w:trPr>
          <w:trHeight w:val="328"/>
          <w:del w:id="4697" w:author="Admin" w:date="2019-02-19T02:10:00Z"/>
        </w:trPr>
        <w:tc>
          <w:tcPr>
            <w:tcW w:w="260" w:type="dxa"/>
            <w:tcBorders>
              <w:left w:val="single" w:sz="8" w:space="0" w:color="auto"/>
            </w:tcBorders>
            <w:vAlign w:val="bottom"/>
          </w:tcPr>
          <w:p w:rsidR="00A33515" w:rsidDel="002260E7" w:rsidRDefault="001A4D22">
            <w:pPr>
              <w:ind w:left="120"/>
              <w:rPr>
                <w:del w:id="4698" w:author="Admin" w:date="2019-02-19T02:10:00Z"/>
                <w:sz w:val="20"/>
                <w:szCs w:val="20"/>
              </w:rPr>
            </w:pPr>
            <w:del w:id="4699" w:author="Admin" w:date="2019-02-19T02:10:00Z">
              <w:r w:rsidDel="002260E7">
                <w:rPr>
                  <w:rFonts w:ascii="Arial" w:eastAsia="Arial" w:hAnsi="Arial" w:cs="Arial"/>
                  <w:sz w:val="20"/>
                  <w:szCs w:val="20"/>
                </w:rPr>
                <w:delText>2</w:delText>
              </w:r>
            </w:del>
          </w:p>
        </w:tc>
        <w:tc>
          <w:tcPr>
            <w:tcW w:w="2380" w:type="dxa"/>
            <w:tcBorders>
              <w:right w:val="single" w:sz="8" w:space="0" w:color="auto"/>
            </w:tcBorders>
            <w:vAlign w:val="bottom"/>
          </w:tcPr>
          <w:p w:rsidR="00A33515" w:rsidDel="002260E7" w:rsidRDefault="001A4D22">
            <w:pPr>
              <w:ind w:left="20"/>
              <w:rPr>
                <w:del w:id="4700" w:author="Admin" w:date="2019-02-19T02:10:00Z"/>
                <w:sz w:val="20"/>
                <w:szCs w:val="20"/>
              </w:rPr>
            </w:pPr>
            <w:del w:id="4701" w:author="Admin" w:date="2019-02-19T02:10:00Z">
              <w:r w:rsidDel="002260E7">
                <w:rPr>
                  <w:rFonts w:ascii="Arial" w:eastAsia="Arial" w:hAnsi="Arial" w:cs="Arial"/>
                  <w:sz w:val="20"/>
                  <w:szCs w:val="20"/>
                </w:rPr>
                <w:delText>использованных аккум.</w:delText>
              </w:r>
            </w:del>
          </w:p>
        </w:tc>
        <w:tc>
          <w:tcPr>
            <w:tcW w:w="240" w:type="dxa"/>
            <w:vAlign w:val="bottom"/>
          </w:tcPr>
          <w:p w:rsidR="00A33515" w:rsidDel="002260E7" w:rsidRDefault="001A4D22">
            <w:pPr>
              <w:ind w:left="120"/>
              <w:rPr>
                <w:del w:id="4702" w:author="Admin" w:date="2019-02-19T02:10:00Z"/>
                <w:sz w:val="20"/>
                <w:szCs w:val="20"/>
              </w:rPr>
            </w:pPr>
            <w:del w:id="4703" w:author="Admin" w:date="2019-02-19T02:10:00Z">
              <w:r w:rsidDel="002260E7">
                <w:rPr>
                  <w:rFonts w:ascii="Arial" w:eastAsia="Arial" w:hAnsi="Arial" w:cs="Arial"/>
                  <w:w w:val="89"/>
                  <w:sz w:val="20"/>
                  <w:szCs w:val="20"/>
                </w:rPr>
                <w:delText>1</w:delText>
              </w:r>
            </w:del>
          </w:p>
        </w:tc>
        <w:tc>
          <w:tcPr>
            <w:tcW w:w="2420" w:type="dxa"/>
            <w:tcBorders>
              <w:right w:val="single" w:sz="8" w:space="0" w:color="auto"/>
            </w:tcBorders>
            <w:vAlign w:val="bottom"/>
          </w:tcPr>
          <w:p w:rsidR="00A33515" w:rsidDel="002260E7" w:rsidRDefault="001A4D22">
            <w:pPr>
              <w:ind w:left="20"/>
              <w:rPr>
                <w:del w:id="4704" w:author="Admin" w:date="2019-02-19T02:10:00Z"/>
                <w:sz w:val="20"/>
                <w:szCs w:val="20"/>
              </w:rPr>
            </w:pPr>
            <w:del w:id="4705" w:author="Admin" w:date="2019-02-19T02:10:00Z">
              <w:r w:rsidDel="002260E7">
                <w:rPr>
                  <w:rFonts w:ascii="Arial" w:eastAsia="Arial" w:hAnsi="Arial" w:cs="Arial"/>
                  <w:sz w:val="20"/>
                  <w:szCs w:val="20"/>
                </w:rPr>
                <w:delText>использованный аккум.</w:delText>
              </w:r>
            </w:del>
          </w:p>
        </w:tc>
      </w:tr>
      <w:tr w:rsidR="00A33515" w:rsidDel="002260E7">
        <w:trPr>
          <w:trHeight w:val="328"/>
          <w:del w:id="4706" w:author="Admin" w:date="2019-02-19T02:10:00Z"/>
        </w:trPr>
        <w:tc>
          <w:tcPr>
            <w:tcW w:w="2640" w:type="dxa"/>
            <w:gridSpan w:val="2"/>
            <w:tcBorders>
              <w:left w:val="single" w:sz="8" w:space="0" w:color="auto"/>
              <w:right w:val="single" w:sz="8" w:space="0" w:color="auto"/>
            </w:tcBorders>
            <w:vAlign w:val="bottom"/>
          </w:tcPr>
          <w:p w:rsidR="00A33515" w:rsidDel="002260E7" w:rsidRDefault="001A4D22">
            <w:pPr>
              <w:ind w:left="120"/>
              <w:rPr>
                <w:del w:id="4707" w:author="Admin" w:date="2019-02-19T02:10:00Z"/>
                <w:sz w:val="20"/>
                <w:szCs w:val="20"/>
              </w:rPr>
            </w:pPr>
            <w:del w:id="4708" w:author="Admin" w:date="2019-02-19T02:10:00Z">
              <w:r w:rsidDel="002260E7">
                <w:rPr>
                  <w:rFonts w:ascii="Arial" w:eastAsia="Arial" w:hAnsi="Arial" w:cs="Arial"/>
                  <w:sz w:val="20"/>
                  <w:szCs w:val="20"/>
                </w:rPr>
                <w:delText>Космонавт</w:delText>
              </w:r>
            </w:del>
          </w:p>
        </w:tc>
        <w:tc>
          <w:tcPr>
            <w:tcW w:w="240" w:type="dxa"/>
            <w:vAlign w:val="bottom"/>
          </w:tcPr>
          <w:p w:rsidR="00A33515" w:rsidDel="002260E7" w:rsidRDefault="00A33515">
            <w:pPr>
              <w:rPr>
                <w:del w:id="4709" w:author="Admin" w:date="2019-02-19T02:10:00Z"/>
                <w:sz w:val="24"/>
                <w:szCs w:val="24"/>
              </w:rPr>
            </w:pPr>
          </w:p>
        </w:tc>
        <w:tc>
          <w:tcPr>
            <w:tcW w:w="2420" w:type="dxa"/>
            <w:tcBorders>
              <w:right w:val="single" w:sz="8" w:space="0" w:color="auto"/>
            </w:tcBorders>
            <w:vAlign w:val="bottom"/>
          </w:tcPr>
          <w:p w:rsidR="00A33515" w:rsidDel="002260E7" w:rsidRDefault="00A33515">
            <w:pPr>
              <w:rPr>
                <w:del w:id="4710" w:author="Admin" w:date="2019-02-19T02:10:00Z"/>
                <w:sz w:val="24"/>
                <w:szCs w:val="24"/>
              </w:rPr>
            </w:pPr>
          </w:p>
        </w:tc>
      </w:tr>
      <w:tr w:rsidR="00A33515" w:rsidDel="002260E7">
        <w:trPr>
          <w:trHeight w:val="26"/>
          <w:del w:id="4711" w:author="Admin" w:date="2019-02-19T02:10:00Z"/>
        </w:trPr>
        <w:tc>
          <w:tcPr>
            <w:tcW w:w="260" w:type="dxa"/>
            <w:tcBorders>
              <w:left w:val="single" w:sz="8" w:space="0" w:color="auto"/>
              <w:bottom w:val="single" w:sz="8" w:space="0" w:color="auto"/>
            </w:tcBorders>
            <w:vAlign w:val="bottom"/>
          </w:tcPr>
          <w:p w:rsidR="00A33515" w:rsidDel="002260E7" w:rsidRDefault="00A33515">
            <w:pPr>
              <w:rPr>
                <w:del w:id="4712" w:author="Admin" w:date="2019-02-19T02:10:00Z"/>
                <w:sz w:val="2"/>
                <w:szCs w:val="2"/>
              </w:rPr>
            </w:pPr>
          </w:p>
        </w:tc>
        <w:tc>
          <w:tcPr>
            <w:tcW w:w="2380" w:type="dxa"/>
            <w:tcBorders>
              <w:bottom w:val="single" w:sz="8" w:space="0" w:color="auto"/>
              <w:right w:val="single" w:sz="8" w:space="0" w:color="auto"/>
            </w:tcBorders>
            <w:vAlign w:val="bottom"/>
          </w:tcPr>
          <w:p w:rsidR="00A33515" w:rsidDel="002260E7" w:rsidRDefault="00A33515">
            <w:pPr>
              <w:rPr>
                <w:del w:id="4713" w:author="Admin" w:date="2019-02-19T02:10:00Z"/>
                <w:sz w:val="2"/>
                <w:szCs w:val="2"/>
              </w:rPr>
            </w:pPr>
          </w:p>
        </w:tc>
        <w:tc>
          <w:tcPr>
            <w:tcW w:w="240" w:type="dxa"/>
            <w:tcBorders>
              <w:bottom w:val="single" w:sz="8" w:space="0" w:color="auto"/>
            </w:tcBorders>
            <w:vAlign w:val="bottom"/>
          </w:tcPr>
          <w:p w:rsidR="00A33515" w:rsidDel="002260E7" w:rsidRDefault="00A33515">
            <w:pPr>
              <w:rPr>
                <w:del w:id="4714" w:author="Admin" w:date="2019-02-19T02:10:00Z"/>
                <w:sz w:val="2"/>
                <w:szCs w:val="2"/>
              </w:rPr>
            </w:pPr>
          </w:p>
        </w:tc>
        <w:tc>
          <w:tcPr>
            <w:tcW w:w="2420" w:type="dxa"/>
            <w:tcBorders>
              <w:bottom w:val="single" w:sz="8" w:space="0" w:color="auto"/>
              <w:right w:val="single" w:sz="8" w:space="0" w:color="auto"/>
            </w:tcBorders>
            <w:vAlign w:val="bottom"/>
          </w:tcPr>
          <w:p w:rsidR="00A33515" w:rsidDel="002260E7" w:rsidRDefault="00A33515">
            <w:pPr>
              <w:rPr>
                <w:del w:id="4715" w:author="Admin" w:date="2019-02-19T02:10:00Z"/>
                <w:sz w:val="2"/>
                <w:szCs w:val="2"/>
              </w:rPr>
            </w:pPr>
          </w:p>
        </w:tc>
      </w:tr>
    </w:tbl>
    <w:p w:rsidR="00A33515" w:rsidDel="002260E7" w:rsidRDefault="00A33515">
      <w:pPr>
        <w:spacing w:line="200" w:lineRule="exact"/>
        <w:rPr>
          <w:del w:id="4716" w:author="Admin" w:date="2019-02-19T02:10:00Z"/>
          <w:sz w:val="20"/>
          <w:szCs w:val="20"/>
        </w:rPr>
      </w:pPr>
    </w:p>
    <w:p w:rsidR="00A33515" w:rsidDel="002260E7" w:rsidRDefault="00A33515">
      <w:pPr>
        <w:rPr>
          <w:del w:id="4717"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180" w:lineRule="exact"/>
        <w:rPr>
          <w:del w:id="4718" w:author="Admin" w:date="2019-02-19T02:10:00Z"/>
          <w:sz w:val="20"/>
          <w:szCs w:val="20"/>
        </w:rPr>
      </w:pPr>
    </w:p>
    <w:p w:rsidR="00A33515" w:rsidDel="002260E7" w:rsidRDefault="001A4D22">
      <w:pPr>
        <w:ind w:right="-19"/>
        <w:jc w:val="center"/>
        <w:rPr>
          <w:del w:id="4719" w:author="Admin" w:date="2019-02-19T02:10:00Z"/>
          <w:sz w:val="20"/>
          <w:szCs w:val="20"/>
        </w:rPr>
      </w:pPr>
      <w:del w:id="4720"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253</w:delText>
        </w:r>
        <w:r w:rsidDel="002260E7">
          <w:rPr>
            <w:rFonts w:ascii="Arial" w:eastAsia="Arial" w:hAnsi="Arial" w:cs="Arial"/>
            <w:sz w:val="20"/>
            <w:szCs w:val="20"/>
          </w:rPr>
          <w:delText xml:space="preserve"> −</w:delText>
        </w:r>
      </w:del>
    </w:p>
    <w:p w:rsidR="00A33515" w:rsidDel="002260E7" w:rsidRDefault="00A33515">
      <w:pPr>
        <w:rPr>
          <w:del w:id="4721"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4722" w:author="Admin" w:date="2019-02-19T02:10:00Z"/>
          <w:sz w:val="20"/>
          <w:szCs w:val="20"/>
        </w:rPr>
      </w:pPr>
      <w:bookmarkStart w:id="4723" w:name="page264"/>
      <w:bookmarkEnd w:id="4723"/>
      <w:del w:id="4724" w:author="Admin" w:date="2019-02-19T02:10:00Z">
        <w:r w:rsidDel="002260E7">
          <w:rPr>
            <w:rFonts w:ascii="Arial" w:eastAsia="Arial" w:hAnsi="Arial" w:cs="Arial"/>
            <w:sz w:val="18"/>
            <w:szCs w:val="18"/>
          </w:rPr>
          <w:lastRenderedPageBreak/>
          <w:delText>2014 год, 8 класс</w:delText>
        </w:r>
      </w:del>
    </w:p>
    <w:p w:rsidR="00A33515" w:rsidDel="002260E7" w:rsidRDefault="00A33515">
      <w:pPr>
        <w:spacing w:line="184" w:lineRule="exact"/>
        <w:rPr>
          <w:del w:id="4725" w:author="Admin" w:date="2019-02-19T02:10:00Z"/>
          <w:sz w:val="20"/>
          <w:szCs w:val="20"/>
        </w:rPr>
      </w:pPr>
    </w:p>
    <w:p w:rsidR="00A33515" w:rsidDel="002260E7" w:rsidRDefault="001A4D22">
      <w:pPr>
        <w:spacing w:line="303" w:lineRule="auto"/>
        <w:ind w:left="500"/>
        <w:rPr>
          <w:del w:id="4726" w:author="Admin" w:date="2019-02-19T02:10:00Z"/>
          <w:sz w:val="20"/>
          <w:szCs w:val="20"/>
        </w:rPr>
      </w:pPr>
      <w:del w:id="4727" w:author="Admin" w:date="2019-02-19T02:10:00Z">
        <w:r w:rsidDel="002260E7">
          <w:rPr>
            <w:rFonts w:ascii="Arial" w:eastAsia="Arial" w:hAnsi="Arial" w:cs="Arial"/>
            <w:sz w:val="20"/>
            <w:szCs w:val="20"/>
          </w:rPr>
          <w:delText>Теперь у космонавта есть 3 свежих аккумулятора, и ему осталось 3 дня пути до базы. Это уже легко преодолимо.</w:delText>
        </w:r>
      </w:del>
    </w:p>
    <w:p w:rsidR="00A33515" w:rsidDel="002260E7" w:rsidRDefault="00A33515">
      <w:pPr>
        <w:spacing w:line="114" w:lineRule="exact"/>
        <w:rPr>
          <w:del w:id="4728" w:author="Admin" w:date="2019-02-19T02:10:00Z"/>
          <w:sz w:val="20"/>
          <w:szCs w:val="20"/>
        </w:rPr>
      </w:pPr>
    </w:p>
    <w:p w:rsidR="00A33515" w:rsidDel="002260E7" w:rsidRDefault="001A4D22">
      <w:pPr>
        <w:numPr>
          <w:ilvl w:val="0"/>
          <w:numId w:val="593"/>
        </w:numPr>
        <w:tabs>
          <w:tab w:val="left" w:pos="500"/>
        </w:tabs>
        <w:spacing w:line="306" w:lineRule="auto"/>
        <w:ind w:left="500" w:hanging="290"/>
        <w:jc w:val="both"/>
        <w:rPr>
          <w:del w:id="4729" w:author="Admin" w:date="2019-02-19T02:10:00Z"/>
          <w:rFonts w:ascii="Arial" w:eastAsia="Arial" w:hAnsi="Arial" w:cs="Arial"/>
          <w:b/>
          <w:bCs/>
          <w:sz w:val="19"/>
          <w:szCs w:val="19"/>
        </w:rPr>
        <w:pPrChange w:id="4730" w:author="Admin" w:date="2019-02-19T00:19:00Z">
          <w:pPr>
            <w:numPr>
              <w:numId w:val="595"/>
            </w:numPr>
            <w:tabs>
              <w:tab w:val="left" w:pos="500"/>
            </w:tabs>
            <w:spacing w:line="306" w:lineRule="auto"/>
            <w:ind w:left="500" w:hanging="290"/>
            <w:jc w:val="both"/>
          </w:pPr>
        </w:pPrChange>
      </w:pPr>
      <w:del w:id="4731" w:author="Admin" w:date="2019-02-19T02:10:00Z">
        <w:r w:rsidDel="002260E7">
          <w:rPr>
            <w:rFonts w:ascii="Arial" w:eastAsia="Arial" w:hAnsi="Arial" w:cs="Arial"/>
            <w:sz w:val="19"/>
            <w:szCs w:val="19"/>
          </w:rPr>
          <w:delText>Мальчик Боря утверждает, что он может в клетки квадрата 5 5 расставить числа 0 или 1 так, что в каждом квадрате 2 2 будет сто-ять ровно три одинаковых числа. Прав ли Борис? Какое наибольшее значение может принимать сумма чисел в этом квадрате?</w:delText>
        </w:r>
      </w:del>
    </w:p>
    <w:p w:rsidR="00A33515" w:rsidDel="002260E7" w:rsidRDefault="00A33515">
      <w:pPr>
        <w:spacing w:line="36" w:lineRule="exact"/>
        <w:rPr>
          <w:del w:id="4732" w:author="Admin" w:date="2019-02-19T02:10:00Z"/>
          <w:rFonts w:ascii="Arial" w:eastAsia="Arial" w:hAnsi="Arial" w:cs="Arial"/>
          <w:b/>
          <w:bCs/>
          <w:sz w:val="19"/>
          <w:szCs w:val="19"/>
        </w:rPr>
      </w:pPr>
    </w:p>
    <w:p w:rsidR="00A33515" w:rsidDel="002260E7" w:rsidRDefault="001A4D22">
      <w:pPr>
        <w:spacing w:line="279" w:lineRule="auto"/>
        <w:ind w:left="500"/>
        <w:jc w:val="both"/>
        <w:rPr>
          <w:del w:id="4733" w:author="Admin" w:date="2019-02-19T02:10:00Z"/>
          <w:rFonts w:ascii="Arial" w:eastAsia="Arial" w:hAnsi="Arial" w:cs="Arial"/>
          <w:b/>
          <w:bCs/>
          <w:sz w:val="19"/>
          <w:szCs w:val="19"/>
        </w:rPr>
      </w:pPr>
      <w:del w:id="4734"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Рассмотрим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4</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угловых квадрата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2 2</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 заметим,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в</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каждом из них должно быть хотя бы по одному нулю. Значит, мак-симальная сумма чисел в квадрате ограничена сверху числом 25</w:delText>
        </w:r>
      </w:del>
    </w:p>
    <w:p w:rsidR="00A33515" w:rsidDel="002260E7" w:rsidRDefault="00A33515">
      <w:pPr>
        <w:spacing w:line="1" w:lineRule="exact"/>
        <w:rPr>
          <w:del w:id="4735" w:author="Admin" w:date="2019-02-19T02:10:00Z"/>
          <w:rFonts w:ascii="Arial" w:eastAsia="Arial" w:hAnsi="Arial" w:cs="Arial"/>
          <w:b/>
          <w:bCs/>
          <w:sz w:val="19"/>
          <w:szCs w:val="19"/>
        </w:rPr>
      </w:pPr>
    </w:p>
    <w:p w:rsidR="00A33515" w:rsidDel="002260E7" w:rsidRDefault="001A4D22">
      <w:pPr>
        <w:spacing w:line="303" w:lineRule="auto"/>
        <w:ind w:left="500"/>
        <w:rPr>
          <w:del w:id="4736" w:author="Admin" w:date="2019-02-19T02:10:00Z"/>
          <w:rFonts w:ascii="Arial" w:eastAsia="Arial" w:hAnsi="Arial" w:cs="Arial"/>
          <w:b/>
          <w:bCs/>
          <w:sz w:val="19"/>
          <w:szCs w:val="19"/>
        </w:rPr>
      </w:pPr>
      <w:del w:id="4737" w:author="Admin" w:date="2019-02-19T02:10:00Z">
        <w:r w:rsidDel="002260E7">
          <w:rPr>
            <w:rFonts w:ascii="Arial" w:eastAsia="Arial" w:hAnsi="Arial" w:cs="Arial"/>
            <w:sz w:val="20"/>
            <w:szCs w:val="20"/>
          </w:rPr>
          <w:delText xml:space="preserve">4 </w:delText>
        </w:r>
        <w:r w:rsidDel="002260E7">
          <w:rPr>
            <w:rFonts w:eastAsia="Times New Roman"/>
            <w:sz w:val="20"/>
            <w:szCs w:val="20"/>
          </w:rPr>
          <w:delText>=</w:delText>
        </w:r>
        <w:r w:rsidDel="002260E7">
          <w:rPr>
            <w:rFonts w:ascii="Arial" w:eastAsia="Arial" w:hAnsi="Arial" w:cs="Arial"/>
            <w:sz w:val="20"/>
            <w:szCs w:val="20"/>
          </w:rPr>
          <w:delText xml:space="preserve"> 21. Приведём пример расстановки 21 единицы и 24 нулей в квадрате, удовлетворяющей условию:</w:delText>
        </w:r>
      </w:del>
    </w:p>
    <w:p w:rsidR="00A33515" w:rsidDel="002260E7" w:rsidRDefault="00A33515">
      <w:pPr>
        <w:spacing w:line="68" w:lineRule="exact"/>
        <w:rPr>
          <w:del w:id="4738" w:author="Admin" w:date="2019-02-19T02:10:00Z"/>
          <w:sz w:val="20"/>
          <w:szCs w:val="20"/>
        </w:rPr>
      </w:pPr>
    </w:p>
    <w:tbl>
      <w:tblPr>
        <w:tblW w:w="0" w:type="auto"/>
        <w:tblInd w:w="2760" w:type="dxa"/>
        <w:tblLayout w:type="fixed"/>
        <w:tblCellMar>
          <w:left w:w="0" w:type="dxa"/>
          <w:right w:w="0" w:type="dxa"/>
        </w:tblCellMar>
        <w:tblLook w:val="04A0" w:firstRow="1" w:lastRow="0" w:firstColumn="1" w:lastColumn="0" w:noHBand="0" w:noVBand="1"/>
      </w:tblPr>
      <w:tblGrid>
        <w:gridCol w:w="360"/>
        <w:gridCol w:w="360"/>
        <w:gridCol w:w="360"/>
        <w:gridCol w:w="340"/>
        <w:gridCol w:w="340"/>
      </w:tblGrid>
      <w:tr w:rsidR="00A33515" w:rsidDel="002260E7">
        <w:trPr>
          <w:trHeight w:val="301"/>
          <w:del w:id="4739" w:author="Admin" w:date="2019-02-19T02:10:00Z"/>
        </w:trPr>
        <w:tc>
          <w:tcPr>
            <w:tcW w:w="360" w:type="dxa"/>
            <w:tcBorders>
              <w:right w:val="single" w:sz="8" w:space="0" w:color="auto"/>
            </w:tcBorders>
            <w:vAlign w:val="bottom"/>
          </w:tcPr>
          <w:p w:rsidR="00A33515" w:rsidDel="002260E7" w:rsidRDefault="001A4D22">
            <w:pPr>
              <w:ind w:right="40"/>
              <w:jc w:val="right"/>
              <w:rPr>
                <w:del w:id="4740" w:author="Admin" w:date="2019-02-19T02:10:00Z"/>
                <w:sz w:val="20"/>
                <w:szCs w:val="20"/>
              </w:rPr>
            </w:pPr>
            <w:del w:id="4741" w:author="Admin" w:date="2019-02-19T02:10:00Z">
              <w:r w:rsidDel="002260E7">
                <w:rPr>
                  <w:rFonts w:ascii="Arial" w:eastAsia="Arial" w:hAnsi="Arial" w:cs="Arial"/>
                  <w:sz w:val="20"/>
                  <w:szCs w:val="20"/>
                </w:rPr>
                <w:delText>1</w:delText>
              </w:r>
            </w:del>
          </w:p>
        </w:tc>
        <w:tc>
          <w:tcPr>
            <w:tcW w:w="360" w:type="dxa"/>
            <w:tcBorders>
              <w:right w:val="single" w:sz="8" w:space="0" w:color="auto"/>
            </w:tcBorders>
            <w:vAlign w:val="bottom"/>
          </w:tcPr>
          <w:p w:rsidR="00A33515" w:rsidDel="002260E7" w:rsidRDefault="001A4D22">
            <w:pPr>
              <w:ind w:right="40"/>
              <w:jc w:val="right"/>
              <w:rPr>
                <w:del w:id="4742" w:author="Admin" w:date="2019-02-19T02:10:00Z"/>
                <w:sz w:val="20"/>
                <w:szCs w:val="20"/>
              </w:rPr>
            </w:pPr>
            <w:del w:id="4743" w:author="Admin" w:date="2019-02-19T02:10:00Z">
              <w:r w:rsidDel="002260E7">
                <w:rPr>
                  <w:rFonts w:ascii="Arial" w:eastAsia="Arial" w:hAnsi="Arial" w:cs="Arial"/>
                  <w:sz w:val="20"/>
                  <w:szCs w:val="20"/>
                </w:rPr>
                <w:delText>1</w:delText>
              </w:r>
            </w:del>
          </w:p>
        </w:tc>
        <w:tc>
          <w:tcPr>
            <w:tcW w:w="360" w:type="dxa"/>
            <w:tcBorders>
              <w:right w:val="single" w:sz="8" w:space="0" w:color="auto"/>
            </w:tcBorders>
            <w:vAlign w:val="bottom"/>
          </w:tcPr>
          <w:p w:rsidR="00A33515" w:rsidDel="002260E7" w:rsidRDefault="001A4D22">
            <w:pPr>
              <w:ind w:right="40"/>
              <w:jc w:val="right"/>
              <w:rPr>
                <w:del w:id="4744" w:author="Admin" w:date="2019-02-19T02:10:00Z"/>
                <w:sz w:val="20"/>
                <w:szCs w:val="20"/>
              </w:rPr>
            </w:pPr>
            <w:del w:id="4745" w:author="Admin" w:date="2019-02-19T02:10:00Z">
              <w:r w:rsidDel="002260E7">
                <w:rPr>
                  <w:rFonts w:ascii="Arial" w:eastAsia="Arial" w:hAnsi="Arial" w:cs="Arial"/>
                  <w:sz w:val="20"/>
                  <w:szCs w:val="20"/>
                </w:rPr>
                <w:delText>1</w:delText>
              </w:r>
            </w:del>
          </w:p>
        </w:tc>
        <w:tc>
          <w:tcPr>
            <w:tcW w:w="340" w:type="dxa"/>
            <w:tcBorders>
              <w:right w:val="single" w:sz="8" w:space="0" w:color="auto"/>
            </w:tcBorders>
            <w:vAlign w:val="bottom"/>
          </w:tcPr>
          <w:p w:rsidR="00A33515" w:rsidDel="002260E7" w:rsidRDefault="001A4D22">
            <w:pPr>
              <w:ind w:right="40"/>
              <w:jc w:val="right"/>
              <w:rPr>
                <w:del w:id="4746" w:author="Admin" w:date="2019-02-19T02:10:00Z"/>
                <w:sz w:val="20"/>
                <w:szCs w:val="20"/>
              </w:rPr>
            </w:pPr>
            <w:del w:id="4747" w:author="Admin" w:date="2019-02-19T02:10:00Z">
              <w:r w:rsidDel="002260E7">
                <w:rPr>
                  <w:rFonts w:ascii="Arial" w:eastAsia="Arial" w:hAnsi="Arial" w:cs="Arial"/>
                  <w:sz w:val="20"/>
                  <w:szCs w:val="20"/>
                </w:rPr>
                <w:delText>1</w:delText>
              </w:r>
            </w:del>
          </w:p>
        </w:tc>
        <w:tc>
          <w:tcPr>
            <w:tcW w:w="340" w:type="dxa"/>
            <w:vAlign w:val="bottom"/>
          </w:tcPr>
          <w:p w:rsidR="00A33515" w:rsidDel="002260E7" w:rsidRDefault="001A4D22">
            <w:pPr>
              <w:ind w:right="20"/>
              <w:jc w:val="right"/>
              <w:rPr>
                <w:del w:id="4748" w:author="Admin" w:date="2019-02-19T02:10:00Z"/>
                <w:sz w:val="20"/>
                <w:szCs w:val="20"/>
              </w:rPr>
            </w:pPr>
            <w:del w:id="4749" w:author="Admin" w:date="2019-02-19T02:10:00Z">
              <w:r w:rsidDel="002260E7">
                <w:rPr>
                  <w:rFonts w:ascii="Arial" w:eastAsia="Arial" w:hAnsi="Arial" w:cs="Arial"/>
                  <w:sz w:val="20"/>
                  <w:szCs w:val="20"/>
                </w:rPr>
                <w:delText>1</w:delText>
              </w:r>
            </w:del>
          </w:p>
        </w:tc>
      </w:tr>
      <w:tr w:rsidR="00A33515" w:rsidDel="002260E7">
        <w:trPr>
          <w:trHeight w:val="26"/>
          <w:del w:id="4750" w:author="Admin" w:date="2019-02-19T02:10:00Z"/>
        </w:trPr>
        <w:tc>
          <w:tcPr>
            <w:tcW w:w="360" w:type="dxa"/>
            <w:tcBorders>
              <w:bottom w:val="single" w:sz="8" w:space="0" w:color="auto"/>
              <w:right w:val="single" w:sz="8" w:space="0" w:color="auto"/>
            </w:tcBorders>
            <w:vAlign w:val="bottom"/>
          </w:tcPr>
          <w:p w:rsidR="00A33515" w:rsidDel="002260E7" w:rsidRDefault="00A33515">
            <w:pPr>
              <w:rPr>
                <w:del w:id="4751"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4752"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4753" w:author="Admin" w:date="2019-02-19T02:10:00Z"/>
                <w:sz w:val="2"/>
                <w:szCs w:val="2"/>
              </w:rPr>
            </w:pPr>
          </w:p>
        </w:tc>
        <w:tc>
          <w:tcPr>
            <w:tcW w:w="340" w:type="dxa"/>
            <w:tcBorders>
              <w:bottom w:val="single" w:sz="8" w:space="0" w:color="auto"/>
              <w:right w:val="single" w:sz="8" w:space="0" w:color="auto"/>
            </w:tcBorders>
            <w:vAlign w:val="bottom"/>
          </w:tcPr>
          <w:p w:rsidR="00A33515" w:rsidDel="002260E7" w:rsidRDefault="00A33515">
            <w:pPr>
              <w:rPr>
                <w:del w:id="4754" w:author="Admin" w:date="2019-02-19T02:10:00Z"/>
                <w:sz w:val="2"/>
                <w:szCs w:val="2"/>
              </w:rPr>
            </w:pPr>
          </w:p>
        </w:tc>
        <w:tc>
          <w:tcPr>
            <w:tcW w:w="340" w:type="dxa"/>
            <w:tcBorders>
              <w:bottom w:val="single" w:sz="8" w:space="0" w:color="auto"/>
            </w:tcBorders>
            <w:vAlign w:val="bottom"/>
          </w:tcPr>
          <w:p w:rsidR="00A33515" w:rsidDel="002260E7" w:rsidRDefault="00A33515">
            <w:pPr>
              <w:rPr>
                <w:del w:id="4755" w:author="Admin" w:date="2019-02-19T02:10:00Z"/>
                <w:sz w:val="2"/>
                <w:szCs w:val="2"/>
              </w:rPr>
            </w:pPr>
          </w:p>
        </w:tc>
      </w:tr>
      <w:tr w:rsidR="00A33515" w:rsidDel="002260E7">
        <w:trPr>
          <w:trHeight w:val="289"/>
          <w:del w:id="4756" w:author="Admin" w:date="2019-02-19T02:10:00Z"/>
        </w:trPr>
        <w:tc>
          <w:tcPr>
            <w:tcW w:w="360" w:type="dxa"/>
            <w:tcBorders>
              <w:right w:val="single" w:sz="8" w:space="0" w:color="auto"/>
            </w:tcBorders>
            <w:vAlign w:val="bottom"/>
          </w:tcPr>
          <w:p w:rsidR="00A33515" w:rsidDel="002260E7" w:rsidRDefault="001A4D22">
            <w:pPr>
              <w:ind w:right="40"/>
              <w:jc w:val="right"/>
              <w:rPr>
                <w:del w:id="4757" w:author="Admin" w:date="2019-02-19T02:10:00Z"/>
                <w:sz w:val="20"/>
                <w:szCs w:val="20"/>
              </w:rPr>
            </w:pPr>
            <w:del w:id="4758" w:author="Admin" w:date="2019-02-19T02:10:00Z">
              <w:r w:rsidDel="002260E7">
                <w:rPr>
                  <w:rFonts w:ascii="Arial" w:eastAsia="Arial" w:hAnsi="Arial" w:cs="Arial"/>
                  <w:sz w:val="20"/>
                  <w:szCs w:val="20"/>
                </w:rPr>
                <w:delText>1</w:delText>
              </w:r>
            </w:del>
          </w:p>
        </w:tc>
        <w:tc>
          <w:tcPr>
            <w:tcW w:w="360" w:type="dxa"/>
            <w:tcBorders>
              <w:right w:val="single" w:sz="8" w:space="0" w:color="auto"/>
            </w:tcBorders>
            <w:vAlign w:val="bottom"/>
          </w:tcPr>
          <w:p w:rsidR="00A33515" w:rsidDel="002260E7" w:rsidRDefault="001A4D22">
            <w:pPr>
              <w:ind w:right="40"/>
              <w:jc w:val="right"/>
              <w:rPr>
                <w:del w:id="4759" w:author="Admin" w:date="2019-02-19T02:10:00Z"/>
                <w:sz w:val="20"/>
                <w:szCs w:val="20"/>
              </w:rPr>
            </w:pPr>
            <w:del w:id="4760" w:author="Admin" w:date="2019-02-19T02:10:00Z">
              <w:r w:rsidDel="002260E7">
                <w:rPr>
                  <w:rFonts w:ascii="Arial" w:eastAsia="Arial" w:hAnsi="Arial" w:cs="Arial"/>
                  <w:sz w:val="20"/>
                  <w:szCs w:val="20"/>
                </w:rPr>
                <w:delText>0</w:delText>
              </w:r>
            </w:del>
          </w:p>
        </w:tc>
        <w:tc>
          <w:tcPr>
            <w:tcW w:w="360" w:type="dxa"/>
            <w:tcBorders>
              <w:right w:val="single" w:sz="8" w:space="0" w:color="auto"/>
            </w:tcBorders>
            <w:vAlign w:val="bottom"/>
          </w:tcPr>
          <w:p w:rsidR="00A33515" w:rsidDel="002260E7" w:rsidRDefault="001A4D22">
            <w:pPr>
              <w:ind w:right="40"/>
              <w:jc w:val="right"/>
              <w:rPr>
                <w:del w:id="4761" w:author="Admin" w:date="2019-02-19T02:10:00Z"/>
                <w:sz w:val="20"/>
                <w:szCs w:val="20"/>
              </w:rPr>
            </w:pPr>
            <w:del w:id="4762" w:author="Admin" w:date="2019-02-19T02:10:00Z">
              <w:r w:rsidDel="002260E7">
                <w:rPr>
                  <w:rFonts w:ascii="Arial" w:eastAsia="Arial" w:hAnsi="Arial" w:cs="Arial"/>
                  <w:sz w:val="20"/>
                  <w:szCs w:val="20"/>
                </w:rPr>
                <w:delText>1</w:delText>
              </w:r>
            </w:del>
          </w:p>
        </w:tc>
        <w:tc>
          <w:tcPr>
            <w:tcW w:w="340" w:type="dxa"/>
            <w:tcBorders>
              <w:right w:val="single" w:sz="8" w:space="0" w:color="auto"/>
            </w:tcBorders>
            <w:vAlign w:val="bottom"/>
          </w:tcPr>
          <w:p w:rsidR="00A33515" w:rsidDel="002260E7" w:rsidRDefault="001A4D22">
            <w:pPr>
              <w:ind w:right="40"/>
              <w:jc w:val="right"/>
              <w:rPr>
                <w:del w:id="4763" w:author="Admin" w:date="2019-02-19T02:10:00Z"/>
                <w:sz w:val="20"/>
                <w:szCs w:val="20"/>
              </w:rPr>
            </w:pPr>
            <w:del w:id="4764" w:author="Admin" w:date="2019-02-19T02:10:00Z">
              <w:r w:rsidDel="002260E7">
                <w:rPr>
                  <w:rFonts w:ascii="Arial" w:eastAsia="Arial" w:hAnsi="Arial" w:cs="Arial"/>
                  <w:sz w:val="20"/>
                  <w:szCs w:val="20"/>
                </w:rPr>
                <w:delText>0</w:delText>
              </w:r>
            </w:del>
          </w:p>
        </w:tc>
        <w:tc>
          <w:tcPr>
            <w:tcW w:w="340" w:type="dxa"/>
            <w:vAlign w:val="bottom"/>
          </w:tcPr>
          <w:p w:rsidR="00A33515" w:rsidDel="002260E7" w:rsidRDefault="001A4D22">
            <w:pPr>
              <w:ind w:right="20"/>
              <w:jc w:val="right"/>
              <w:rPr>
                <w:del w:id="4765" w:author="Admin" w:date="2019-02-19T02:10:00Z"/>
                <w:sz w:val="20"/>
                <w:szCs w:val="20"/>
              </w:rPr>
            </w:pPr>
            <w:del w:id="4766" w:author="Admin" w:date="2019-02-19T02:10:00Z">
              <w:r w:rsidDel="002260E7">
                <w:rPr>
                  <w:rFonts w:ascii="Arial" w:eastAsia="Arial" w:hAnsi="Arial" w:cs="Arial"/>
                  <w:sz w:val="20"/>
                  <w:szCs w:val="20"/>
                </w:rPr>
                <w:delText>1</w:delText>
              </w:r>
            </w:del>
          </w:p>
        </w:tc>
      </w:tr>
      <w:tr w:rsidR="00A33515" w:rsidDel="002260E7">
        <w:trPr>
          <w:trHeight w:val="26"/>
          <w:del w:id="4767" w:author="Admin" w:date="2019-02-19T02:10:00Z"/>
        </w:trPr>
        <w:tc>
          <w:tcPr>
            <w:tcW w:w="360" w:type="dxa"/>
            <w:tcBorders>
              <w:bottom w:val="single" w:sz="8" w:space="0" w:color="auto"/>
              <w:right w:val="single" w:sz="8" w:space="0" w:color="auto"/>
            </w:tcBorders>
            <w:vAlign w:val="bottom"/>
          </w:tcPr>
          <w:p w:rsidR="00A33515" w:rsidDel="002260E7" w:rsidRDefault="00A33515">
            <w:pPr>
              <w:rPr>
                <w:del w:id="4768"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4769"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4770" w:author="Admin" w:date="2019-02-19T02:10:00Z"/>
                <w:sz w:val="2"/>
                <w:szCs w:val="2"/>
              </w:rPr>
            </w:pPr>
          </w:p>
        </w:tc>
        <w:tc>
          <w:tcPr>
            <w:tcW w:w="340" w:type="dxa"/>
            <w:tcBorders>
              <w:bottom w:val="single" w:sz="8" w:space="0" w:color="auto"/>
              <w:right w:val="single" w:sz="8" w:space="0" w:color="auto"/>
            </w:tcBorders>
            <w:vAlign w:val="bottom"/>
          </w:tcPr>
          <w:p w:rsidR="00A33515" w:rsidDel="002260E7" w:rsidRDefault="00A33515">
            <w:pPr>
              <w:rPr>
                <w:del w:id="4771" w:author="Admin" w:date="2019-02-19T02:10:00Z"/>
                <w:sz w:val="2"/>
                <w:szCs w:val="2"/>
              </w:rPr>
            </w:pPr>
          </w:p>
        </w:tc>
        <w:tc>
          <w:tcPr>
            <w:tcW w:w="340" w:type="dxa"/>
            <w:tcBorders>
              <w:bottom w:val="single" w:sz="8" w:space="0" w:color="auto"/>
            </w:tcBorders>
            <w:vAlign w:val="bottom"/>
          </w:tcPr>
          <w:p w:rsidR="00A33515" w:rsidDel="002260E7" w:rsidRDefault="00A33515">
            <w:pPr>
              <w:rPr>
                <w:del w:id="4772" w:author="Admin" w:date="2019-02-19T02:10:00Z"/>
                <w:sz w:val="2"/>
                <w:szCs w:val="2"/>
              </w:rPr>
            </w:pPr>
          </w:p>
        </w:tc>
      </w:tr>
      <w:tr w:rsidR="00A33515" w:rsidDel="002260E7">
        <w:trPr>
          <w:trHeight w:val="289"/>
          <w:del w:id="4773" w:author="Admin" w:date="2019-02-19T02:10:00Z"/>
        </w:trPr>
        <w:tc>
          <w:tcPr>
            <w:tcW w:w="360" w:type="dxa"/>
            <w:tcBorders>
              <w:right w:val="single" w:sz="8" w:space="0" w:color="auto"/>
            </w:tcBorders>
            <w:vAlign w:val="bottom"/>
          </w:tcPr>
          <w:p w:rsidR="00A33515" w:rsidDel="002260E7" w:rsidRDefault="001A4D22">
            <w:pPr>
              <w:ind w:right="40"/>
              <w:jc w:val="right"/>
              <w:rPr>
                <w:del w:id="4774" w:author="Admin" w:date="2019-02-19T02:10:00Z"/>
                <w:sz w:val="20"/>
                <w:szCs w:val="20"/>
              </w:rPr>
            </w:pPr>
            <w:del w:id="4775" w:author="Admin" w:date="2019-02-19T02:10:00Z">
              <w:r w:rsidDel="002260E7">
                <w:rPr>
                  <w:rFonts w:ascii="Arial" w:eastAsia="Arial" w:hAnsi="Arial" w:cs="Arial"/>
                  <w:sz w:val="20"/>
                  <w:szCs w:val="20"/>
                </w:rPr>
                <w:delText>1</w:delText>
              </w:r>
            </w:del>
          </w:p>
        </w:tc>
        <w:tc>
          <w:tcPr>
            <w:tcW w:w="360" w:type="dxa"/>
            <w:tcBorders>
              <w:right w:val="single" w:sz="8" w:space="0" w:color="auto"/>
            </w:tcBorders>
            <w:vAlign w:val="bottom"/>
          </w:tcPr>
          <w:p w:rsidR="00A33515" w:rsidDel="002260E7" w:rsidRDefault="001A4D22">
            <w:pPr>
              <w:ind w:right="40"/>
              <w:jc w:val="right"/>
              <w:rPr>
                <w:del w:id="4776" w:author="Admin" w:date="2019-02-19T02:10:00Z"/>
                <w:sz w:val="20"/>
                <w:szCs w:val="20"/>
              </w:rPr>
            </w:pPr>
            <w:del w:id="4777" w:author="Admin" w:date="2019-02-19T02:10:00Z">
              <w:r w:rsidDel="002260E7">
                <w:rPr>
                  <w:rFonts w:ascii="Arial" w:eastAsia="Arial" w:hAnsi="Arial" w:cs="Arial"/>
                  <w:sz w:val="20"/>
                  <w:szCs w:val="20"/>
                </w:rPr>
                <w:delText>1</w:delText>
              </w:r>
            </w:del>
          </w:p>
        </w:tc>
        <w:tc>
          <w:tcPr>
            <w:tcW w:w="360" w:type="dxa"/>
            <w:tcBorders>
              <w:right w:val="single" w:sz="8" w:space="0" w:color="auto"/>
            </w:tcBorders>
            <w:vAlign w:val="bottom"/>
          </w:tcPr>
          <w:p w:rsidR="00A33515" w:rsidDel="002260E7" w:rsidRDefault="001A4D22">
            <w:pPr>
              <w:ind w:right="40"/>
              <w:jc w:val="right"/>
              <w:rPr>
                <w:del w:id="4778" w:author="Admin" w:date="2019-02-19T02:10:00Z"/>
                <w:sz w:val="20"/>
                <w:szCs w:val="20"/>
              </w:rPr>
            </w:pPr>
            <w:del w:id="4779" w:author="Admin" w:date="2019-02-19T02:10:00Z">
              <w:r w:rsidDel="002260E7">
                <w:rPr>
                  <w:rFonts w:ascii="Arial" w:eastAsia="Arial" w:hAnsi="Arial" w:cs="Arial"/>
                  <w:sz w:val="20"/>
                  <w:szCs w:val="20"/>
                </w:rPr>
                <w:delText>1</w:delText>
              </w:r>
            </w:del>
          </w:p>
        </w:tc>
        <w:tc>
          <w:tcPr>
            <w:tcW w:w="340" w:type="dxa"/>
            <w:tcBorders>
              <w:right w:val="single" w:sz="8" w:space="0" w:color="auto"/>
            </w:tcBorders>
            <w:vAlign w:val="bottom"/>
          </w:tcPr>
          <w:p w:rsidR="00A33515" w:rsidDel="002260E7" w:rsidRDefault="001A4D22">
            <w:pPr>
              <w:ind w:right="40"/>
              <w:jc w:val="right"/>
              <w:rPr>
                <w:del w:id="4780" w:author="Admin" w:date="2019-02-19T02:10:00Z"/>
                <w:sz w:val="20"/>
                <w:szCs w:val="20"/>
              </w:rPr>
            </w:pPr>
            <w:del w:id="4781" w:author="Admin" w:date="2019-02-19T02:10:00Z">
              <w:r w:rsidDel="002260E7">
                <w:rPr>
                  <w:rFonts w:ascii="Arial" w:eastAsia="Arial" w:hAnsi="Arial" w:cs="Arial"/>
                  <w:sz w:val="20"/>
                  <w:szCs w:val="20"/>
                </w:rPr>
                <w:delText>1</w:delText>
              </w:r>
            </w:del>
          </w:p>
        </w:tc>
        <w:tc>
          <w:tcPr>
            <w:tcW w:w="340" w:type="dxa"/>
            <w:vAlign w:val="bottom"/>
          </w:tcPr>
          <w:p w:rsidR="00A33515" w:rsidDel="002260E7" w:rsidRDefault="001A4D22">
            <w:pPr>
              <w:ind w:right="20"/>
              <w:jc w:val="right"/>
              <w:rPr>
                <w:del w:id="4782" w:author="Admin" w:date="2019-02-19T02:10:00Z"/>
                <w:sz w:val="20"/>
                <w:szCs w:val="20"/>
              </w:rPr>
            </w:pPr>
            <w:del w:id="4783" w:author="Admin" w:date="2019-02-19T02:10:00Z">
              <w:r w:rsidDel="002260E7">
                <w:rPr>
                  <w:rFonts w:ascii="Arial" w:eastAsia="Arial" w:hAnsi="Arial" w:cs="Arial"/>
                  <w:sz w:val="20"/>
                  <w:szCs w:val="20"/>
                </w:rPr>
                <w:delText>1</w:delText>
              </w:r>
            </w:del>
          </w:p>
        </w:tc>
      </w:tr>
      <w:tr w:rsidR="00A33515" w:rsidDel="002260E7">
        <w:trPr>
          <w:trHeight w:val="26"/>
          <w:del w:id="4784" w:author="Admin" w:date="2019-02-19T02:10:00Z"/>
        </w:trPr>
        <w:tc>
          <w:tcPr>
            <w:tcW w:w="360" w:type="dxa"/>
            <w:tcBorders>
              <w:bottom w:val="single" w:sz="8" w:space="0" w:color="auto"/>
              <w:right w:val="single" w:sz="8" w:space="0" w:color="auto"/>
            </w:tcBorders>
            <w:vAlign w:val="bottom"/>
          </w:tcPr>
          <w:p w:rsidR="00A33515" w:rsidDel="002260E7" w:rsidRDefault="00A33515">
            <w:pPr>
              <w:rPr>
                <w:del w:id="4785"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4786"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4787" w:author="Admin" w:date="2019-02-19T02:10:00Z"/>
                <w:sz w:val="2"/>
                <w:szCs w:val="2"/>
              </w:rPr>
            </w:pPr>
          </w:p>
        </w:tc>
        <w:tc>
          <w:tcPr>
            <w:tcW w:w="340" w:type="dxa"/>
            <w:tcBorders>
              <w:bottom w:val="single" w:sz="8" w:space="0" w:color="auto"/>
              <w:right w:val="single" w:sz="8" w:space="0" w:color="auto"/>
            </w:tcBorders>
            <w:vAlign w:val="bottom"/>
          </w:tcPr>
          <w:p w:rsidR="00A33515" w:rsidDel="002260E7" w:rsidRDefault="00A33515">
            <w:pPr>
              <w:rPr>
                <w:del w:id="4788" w:author="Admin" w:date="2019-02-19T02:10:00Z"/>
                <w:sz w:val="2"/>
                <w:szCs w:val="2"/>
              </w:rPr>
            </w:pPr>
          </w:p>
        </w:tc>
        <w:tc>
          <w:tcPr>
            <w:tcW w:w="340" w:type="dxa"/>
            <w:tcBorders>
              <w:bottom w:val="single" w:sz="8" w:space="0" w:color="auto"/>
            </w:tcBorders>
            <w:vAlign w:val="bottom"/>
          </w:tcPr>
          <w:p w:rsidR="00A33515" w:rsidDel="002260E7" w:rsidRDefault="00A33515">
            <w:pPr>
              <w:rPr>
                <w:del w:id="4789" w:author="Admin" w:date="2019-02-19T02:10:00Z"/>
                <w:sz w:val="2"/>
                <w:szCs w:val="2"/>
              </w:rPr>
            </w:pPr>
          </w:p>
        </w:tc>
      </w:tr>
      <w:tr w:rsidR="00A33515" w:rsidDel="002260E7">
        <w:trPr>
          <w:trHeight w:val="289"/>
          <w:del w:id="4790" w:author="Admin" w:date="2019-02-19T02:10:00Z"/>
        </w:trPr>
        <w:tc>
          <w:tcPr>
            <w:tcW w:w="360" w:type="dxa"/>
            <w:tcBorders>
              <w:right w:val="single" w:sz="8" w:space="0" w:color="auto"/>
            </w:tcBorders>
            <w:vAlign w:val="bottom"/>
          </w:tcPr>
          <w:p w:rsidR="00A33515" w:rsidDel="002260E7" w:rsidRDefault="001A4D22">
            <w:pPr>
              <w:ind w:right="40"/>
              <w:jc w:val="right"/>
              <w:rPr>
                <w:del w:id="4791" w:author="Admin" w:date="2019-02-19T02:10:00Z"/>
                <w:sz w:val="20"/>
                <w:szCs w:val="20"/>
              </w:rPr>
            </w:pPr>
            <w:del w:id="4792" w:author="Admin" w:date="2019-02-19T02:10:00Z">
              <w:r w:rsidDel="002260E7">
                <w:rPr>
                  <w:rFonts w:ascii="Arial" w:eastAsia="Arial" w:hAnsi="Arial" w:cs="Arial"/>
                  <w:sz w:val="20"/>
                  <w:szCs w:val="20"/>
                </w:rPr>
                <w:delText>1</w:delText>
              </w:r>
            </w:del>
          </w:p>
        </w:tc>
        <w:tc>
          <w:tcPr>
            <w:tcW w:w="360" w:type="dxa"/>
            <w:tcBorders>
              <w:right w:val="single" w:sz="8" w:space="0" w:color="auto"/>
            </w:tcBorders>
            <w:vAlign w:val="bottom"/>
          </w:tcPr>
          <w:p w:rsidR="00A33515" w:rsidDel="002260E7" w:rsidRDefault="001A4D22">
            <w:pPr>
              <w:ind w:right="40"/>
              <w:jc w:val="right"/>
              <w:rPr>
                <w:del w:id="4793" w:author="Admin" w:date="2019-02-19T02:10:00Z"/>
                <w:sz w:val="20"/>
                <w:szCs w:val="20"/>
              </w:rPr>
            </w:pPr>
            <w:del w:id="4794" w:author="Admin" w:date="2019-02-19T02:10:00Z">
              <w:r w:rsidDel="002260E7">
                <w:rPr>
                  <w:rFonts w:ascii="Arial" w:eastAsia="Arial" w:hAnsi="Arial" w:cs="Arial"/>
                  <w:sz w:val="20"/>
                  <w:szCs w:val="20"/>
                </w:rPr>
                <w:delText>0</w:delText>
              </w:r>
            </w:del>
          </w:p>
        </w:tc>
        <w:tc>
          <w:tcPr>
            <w:tcW w:w="360" w:type="dxa"/>
            <w:tcBorders>
              <w:right w:val="single" w:sz="8" w:space="0" w:color="auto"/>
            </w:tcBorders>
            <w:vAlign w:val="bottom"/>
          </w:tcPr>
          <w:p w:rsidR="00A33515" w:rsidDel="002260E7" w:rsidRDefault="001A4D22">
            <w:pPr>
              <w:ind w:right="40"/>
              <w:jc w:val="right"/>
              <w:rPr>
                <w:del w:id="4795" w:author="Admin" w:date="2019-02-19T02:10:00Z"/>
                <w:sz w:val="20"/>
                <w:szCs w:val="20"/>
              </w:rPr>
            </w:pPr>
            <w:del w:id="4796" w:author="Admin" w:date="2019-02-19T02:10:00Z">
              <w:r w:rsidDel="002260E7">
                <w:rPr>
                  <w:rFonts w:ascii="Arial" w:eastAsia="Arial" w:hAnsi="Arial" w:cs="Arial"/>
                  <w:sz w:val="20"/>
                  <w:szCs w:val="20"/>
                </w:rPr>
                <w:delText>1</w:delText>
              </w:r>
            </w:del>
          </w:p>
        </w:tc>
        <w:tc>
          <w:tcPr>
            <w:tcW w:w="340" w:type="dxa"/>
            <w:tcBorders>
              <w:right w:val="single" w:sz="8" w:space="0" w:color="auto"/>
            </w:tcBorders>
            <w:vAlign w:val="bottom"/>
          </w:tcPr>
          <w:p w:rsidR="00A33515" w:rsidDel="002260E7" w:rsidRDefault="001A4D22">
            <w:pPr>
              <w:ind w:right="40"/>
              <w:jc w:val="right"/>
              <w:rPr>
                <w:del w:id="4797" w:author="Admin" w:date="2019-02-19T02:10:00Z"/>
                <w:sz w:val="20"/>
                <w:szCs w:val="20"/>
              </w:rPr>
            </w:pPr>
            <w:del w:id="4798" w:author="Admin" w:date="2019-02-19T02:10:00Z">
              <w:r w:rsidDel="002260E7">
                <w:rPr>
                  <w:rFonts w:ascii="Arial" w:eastAsia="Arial" w:hAnsi="Arial" w:cs="Arial"/>
                  <w:sz w:val="20"/>
                  <w:szCs w:val="20"/>
                </w:rPr>
                <w:delText>0</w:delText>
              </w:r>
            </w:del>
          </w:p>
        </w:tc>
        <w:tc>
          <w:tcPr>
            <w:tcW w:w="340" w:type="dxa"/>
            <w:vAlign w:val="bottom"/>
          </w:tcPr>
          <w:p w:rsidR="00A33515" w:rsidDel="002260E7" w:rsidRDefault="001A4D22">
            <w:pPr>
              <w:ind w:right="20"/>
              <w:jc w:val="right"/>
              <w:rPr>
                <w:del w:id="4799" w:author="Admin" w:date="2019-02-19T02:10:00Z"/>
                <w:sz w:val="20"/>
                <w:szCs w:val="20"/>
              </w:rPr>
            </w:pPr>
            <w:del w:id="4800" w:author="Admin" w:date="2019-02-19T02:10:00Z">
              <w:r w:rsidDel="002260E7">
                <w:rPr>
                  <w:rFonts w:ascii="Arial" w:eastAsia="Arial" w:hAnsi="Arial" w:cs="Arial"/>
                  <w:sz w:val="20"/>
                  <w:szCs w:val="20"/>
                </w:rPr>
                <w:delText>1</w:delText>
              </w:r>
            </w:del>
          </w:p>
        </w:tc>
      </w:tr>
      <w:tr w:rsidR="00A33515" w:rsidDel="002260E7">
        <w:trPr>
          <w:trHeight w:val="26"/>
          <w:del w:id="4801" w:author="Admin" w:date="2019-02-19T02:10:00Z"/>
        </w:trPr>
        <w:tc>
          <w:tcPr>
            <w:tcW w:w="360" w:type="dxa"/>
            <w:tcBorders>
              <w:bottom w:val="single" w:sz="8" w:space="0" w:color="auto"/>
              <w:right w:val="single" w:sz="8" w:space="0" w:color="auto"/>
            </w:tcBorders>
            <w:vAlign w:val="bottom"/>
          </w:tcPr>
          <w:p w:rsidR="00A33515" w:rsidDel="002260E7" w:rsidRDefault="00A33515">
            <w:pPr>
              <w:rPr>
                <w:del w:id="4802"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4803"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4804" w:author="Admin" w:date="2019-02-19T02:10:00Z"/>
                <w:sz w:val="2"/>
                <w:szCs w:val="2"/>
              </w:rPr>
            </w:pPr>
          </w:p>
        </w:tc>
        <w:tc>
          <w:tcPr>
            <w:tcW w:w="340" w:type="dxa"/>
            <w:tcBorders>
              <w:bottom w:val="single" w:sz="8" w:space="0" w:color="auto"/>
              <w:right w:val="single" w:sz="8" w:space="0" w:color="auto"/>
            </w:tcBorders>
            <w:vAlign w:val="bottom"/>
          </w:tcPr>
          <w:p w:rsidR="00A33515" w:rsidDel="002260E7" w:rsidRDefault="00A33515">
            <w:pPr>
              <w:rPr>
                <w:del w:id="4805" w:author="Admin" w:date="2019-02-19T02:10:00Z"/>
                <w:sz w:val="2"/>
                <w:szCs w:val="2"/>
              </w:rPr>
            </w:pPr>
          </w:p>
        </w:tc>
        <w:tc>
          <w:tcPr>
            <w:tcW w:w="340" w:type="dxa"/>
            <w:tcBorders>
              <w:bottom w:val="single" w:sz="8" w:space="0" w:color="auto"/>
            </w:tcBorders>
            <w:vAlign w:val="bottom"/>
          </w:tcPr>
          <w:p w:rsidR="00A33515" w:rsidDel="002260E7" w:rsidRDefault="00A33515">
            <w:pPr>
              <w:rPr>
                <w:del w:id="4806" w:author="Admin" w:date="2019-02-19T02:10:00Z"/>
                <w:sz w:val="2"/>
                <w:szCs w:val="2"/>
              </w:rPr>
            </w:pPr>
          </w:p>
        </w:tc>
      </w:tr>
      <w:tr w:rsidR="00A33515" w:rsidDel="002260E7">
        <w:trPr>
          <w:trHeight w:val="289"/>
          <w:del w:id="4807" w:author="Admin" w:date="2019-02-19T02:10:00Z"/>
        </w:trPr>
        <w:tc>
          <w:tcPr>
            <w:tcW w:w="360" w:type="dxa"/>
            <w:tcBorders>
              <w:right w:val="single" w:sz="8" w:space="0" w:color="auto"/>
            </w:tcBorders>
            <w:vAlign w:val="bottom"/>
          </w:tcPr>
          <w:p w:rsidR="00A33515" w:rsidDel="002260E7" w:rsidRDefault="001A4D22">
            <w:pPr>
              <w:ind w:right="40"/>
              <w:jc w:val="right"/>
              <w:rPr>
                <w:del w:id="4808" w:author="Admin" w:date="2019-02-19T02:10:00Z"/>
                <w:sz w:val="20"/>
                <w:szCs w:val="20"/>
              </w:rPr>
            </w:pPr>
            <w:del w:id="4809" w:author="Admin" w:date="2019-02-19T02:10:00Z">
              <w:r w:rsidDel="002260E7">
                <w:rPr>
                  <w:rFonts w:ascii="Arial" w:eastAsia="Arial" w:hAnsi="Arial" w:cs="Arial"/>
                  <w:sz w:val="20"/>
                  <w:szCs w:val="20"/>
                </w:rPr>
                <w:delText>1</w:delText>
              </w:r>
            </w:del>
          </w:p>
        </w:tc>
        <w:tc>
          <w:tcPr>
            <w:tcW w:w="360" w:type="dxa"/>
            <w:tcBorders>
              <w:right w:val="single" w:sz="8" w:space="0" w:color="auto"/>
            </w:tcBorders>
            <w:vAlign w:val="bottom"/>
          </w:tcPr>
          <w:p w:rsidR="00A33515" w:rsidDel="002260E7" w:rsidRDefault="001A4D22">
            <w:pPr>
              <w:ind w:right="40"/>
              <w:jc w:val="right"/>
              <w:rPr>
                <w:del w:id="4810" w:author="Admin" w:date="2019-02-19T02:10:00Z"/>
                <w:sz w:val="20"/>
                <w:szCs w:val="20"/>
              </w:rPr>
            </w:pPr>
            <w:del w:id="4811" w:author="Admin" w:date="2019-02-19T02:10:00Z">
              <w:r w:rsidDel="002260E7">
                <w:rPr>
                  <w:rFonts w:ascii="Arial" w:eastAsia="Arial" w:hAnsi="Arial" w:cs="Arial"/>
                  <w:sz w:val="20"/>
                  <w:szCs w:val="20"/>
                </w:rPr>
                <w:delText>1</w:delText>
              </w:r>
            </w:del>
          </w:p>
        </w:tc>
        <w:tc>
          <w:tcPr>
            <w:tcW w:w="360" w:type="dxa"/>
            <w:tcBorders>
              <w:right w:val="single" w:sz="8" w:space="0" w:color="auto"/>
            </w:tcBorders>
            <w:vAlign w:val="bottom"/>
          </w:tcPr>
          <w:p w:rsidR="00A33515" w:rsidDel="002260E7" w:rsidRDefault="001A4D22">
            <w:pPr>
              <w:ind w:right="40"/>
              <w:jc w:val="right"/>
              <w:rPr>
                <w:del w:id="4812" w:author="Admin" w:date="2019-02-19T02:10:00Z"/>
                <w:sz w:val="20"/>
                <w:szCs w:val="20"/>
              </w:rPr>
            </w:pPr>
            <w:del w:id="4813" w:author="Admin" w:date="2019-02-19T02:10:00Z">
              <w:r w:rsidDel="002260E7">
                <w:rPr>
                  <w:rFonts w:ascii="Arial" w:eastAsia="Arial" w:hAnsi="Arial" w:cs="Arial"/>
                  <w:sz w:val="20"/>
                  <w:szCs w:val="20"/>
                </w:rPr>
                <w:delText>1</w:delText>
              </w:r>
            </w:del>
          </w:p>
        </w:tc>
        <w:tc>
          <w:tcPr>
            <w:tcW w:w="340" w:type="dxa"/>
            <w:tcBorders>
              <w:right w:val="single" w:sz="8" w:space="0" w:color="auto"/>
            </w:tcBorders>
            <w:vAlign w:val="bottom"/>
          </w:tcPr>
          <w:p w:rsidR="00A33515" w:rsidDel="002260E7" w:rsidRDefault="001A4D22">
            <w:pPr>
              <w:ind w:right="40"/>
              <w:jc w:val="right"/>
              <w:rPr>
                <w:del w:id="4814" w:author="Admin" w:date="2019-02-19T02:10:00Z"/>
                <w:sz w:val="20"/>
                <w:szCs w:val="20"/>
              </w:rPr>
            </w:pPr>
            <w:del w:id="4815" w:author="Admin" w:date="2019-02-19T02:10:00Z">
              <w:r w:rsidDel="002260E7">
                <w:rPr>
                  <w:rFonts w:ascii="Arial" w:eastAsia="Arial" w:hAnsi="Arial" w:cs="Arial"/>
                  <w:sz w:val="20"/>
                  <w:szCs w:val="20"/>
                </w:rPr>
                <w:delText>1</w:delText>
              </w:r>
            </w:del>
          </w:p>
        </w:tc>
        <w:tc>
          <w:tcPr>
            <w:tcW w:w="340" w:type="dxa"/>
            <w:vAlign w:val="bottom"/>
          </w:tcPr>
          <w:p w:rsidR="00A33515" w:rsidDel="002260E7" w:rsidRDefault="001A4D22">
            <w:pPr>
              <w:ind w:right="20"/>
              <w:jc w:val="right"/>
              <w:rPr>
                <w:del w:id="4816" w:author="Admin" w:date="2019-02-19T02:10:00Z"/>
                <w:sz w:val="20"/>
                <w:szCs w:val="20"/>
              </w:rPr>
            </w:pPr>
            <w:del w:id="4817" w:author="Admin" w:date="2019-02-19T02:10:00Z">
              <w:r w:rsidDel="002260E7">
                <w:rPr>
                  <w:rFonts w:ascii="Arial" w:eastAsia="Arial" w:hAnsi="Arial" w:cs="Arial"/>
                  <w:sz w:val="20"/>
                  <w:szCs w:val="20"/>
                </w:rPr>
                <w:delText>1</w:delText>
              </w:r>
            </w:del>
          </w:p>
        </w:tc>
      </w:tr>
      <w:tr w:rsidR="00A33515" w:rsidDel="002260E7">
        <w:trPr>
          <w:trHeight w:val="26"/>
          <w:del w:id="4818" w:author="Admin" w:date="2019-02-19T02:10:00Z"/>
        </w:trPr>
        <w:tc>
          <w:tcPr>
            <w:tcW w:w="360" w:type="dxa"/>
            <w:tcBorders>
              <w:right w:val="single" w:sz="8" w:space="0" w:color="auto"/>
            </w:tcBorders>
            <w:vAlign w:val="bottom"/>
          </w:tcPr>
          <w:p w:rsidR="00A33515" w:rsidDel="002260E7" w:rsidRDefault="00A33515">
            <w:pPr>
              <w:rPr>
                <w:del w:id="4819" w:author="Admin" w:date="2019-02-19T02:10:00Z"/>
                <w:sz w:val="2"/>
                <w:szCs w:val="2"/>
              </w:rPr>
            </w:pPr>
          </w:p>
        </w:tc>
        <w:tc>
          <w:tcPr>
            <w:tcW w:w="360" w:type="dxa"/>
            <w:tcBorders>
              <w:right w:val="single" w:sz="8" w:space="0" w:color="auto"/>
            </w:tcBorders>
            <w:vAlign w:val="bottom"/>
          </w:tcPr>
          <w:p w:rsidR="00A33515" w:rsidDel="002260E7" w:rsidRDefault="00A33515">
            <w:pPr>
              <w:rPr>
                <w:del w:id="4820" w:author="Admin" w:date="2019-02-19T02:10:00Z"/>
                <w:sz w:val="2"/>
                <w:szCs w:val="2"/>
              </w:rPr>
            </w:pPr>
          </w:p>
        </w:tc>
        <w:tc>
          <w:tcPr>
            <w:tcW w:w="360" w:type="dxa"/>
            <w:tcBorders>
              <w:right w:val="single" w:sz="8" w:space="0" w:color="auto"/>
            </w:tcBorders>
            <w:vAlign w:val="bottom"/>
          </w:tcPr>
          <w:p w:rsidR="00A33515" w:rsidDel="002260E7" w:rsidRDefault="00A33515">
            <w:pPr>
              <w:rPr>
                <w:del w:id="4821" w:author="Admin" w:date="2019-02-19T02:10:00Z"/>
                <w:sz w:val="2"/>
                <w:szCs w:val="2"/>
              </w:rPr>
            </w:pPr>
          </w:p>
        </w:tc>
        <w:tc>
          <w:tcPr>
            <w:tcW w:w="340" w:type="dxa"/>
            <w:tcBorders>
              <w:right w:val="single" w:sz="8" w:space="0" w:color="auto"/>
            </w:tcBorders>
            <w:vAlign w:val="bottom"/>
          </w:tcPr>
          <w:p w:rsidR="00A33515" w:rsidDel="002260E7" w:rsidRDefault="00A33515">
            <w:pPr>
              <w:rPr>
                <w:del w:id="4822" w:author="Admin" w:date="2019-02-19T02:10:00Z"/>
                <w:sz w:val="2"/>
                <w:szCs w:val="2"/>
              </w:rPr>
            </w:pPr>
          </w:p>
        </w:tc>
        <w:tc>
          <w:tcPr>
            <w:tcW w:w="340" w:type="dxa"/>
            <w:vAlign w:val="bottom"/>
          </w:tcPr>
          <w:p w:rsidR="00A33515" w:rsidDel="002260E7" w:rsidRDefault="00A33515">
            <w:pPr>
              <w:rPr>
                <w:del w:id="4823" w:author="Admin" w:date="2019-02-19T02:10:00Z"/>
                <w:sz w:val="2"/>
                <w:szCs w:val="2"/>
              </w:rPr>
            </w:pPr>
          </w:p>
        </w:tc>
      </w:tr>
    </w:tbl>
    <w:p w:rsidR="00A33515" w:rsidDel="002260E7" w:rsidRDefault="00A33515">
      <w:pPr>
        <w:spacing w:line="132" w:lineRule="exact"/>
        <w:rPr>
          <w:del w:id="4824" w:author="Admin" w:date="2019-02-19T02:10:00Z"/>
          <w:sz w:val="20"/>
          <w:szCs w:val="20"/>
        </w:rPr>
      </w:pPr>
    </w:p>
    <w:p w:rsidR="00A33515" w:rsidDel="002260E7" w:rsidRDefault="001A4D22">
      <w:pPr>
        <w:numPr>
          <w:ilvl w:val="0"/>
          <w:numId w:val="594"/>
        </w:numPr>
        <w:tabs>
          <w:tab w:val="left" w:pos="500"/>
        </w:tabs>
        <w:spacing w:line="284" w:lineRule="auto"/>
        <w:ind w:left="500" w:hanging="290"/>
        <w:jc w:val="both"/>
        <w:rPr>
          <w:del w:id="4825" w:author="Admin" w:date="2019-02-19T02:10:00Z"/>
          <w:rFonts w:ascii="Arial" w:eastAsia="Arial" w:hAnsi="Arial" w:cs="Arial"/>
          <w:b/>
          <w:bCs/>
          <w:sz w:val="20"/>
          <w:szCs w:val="20"/>
        </w:rPr>
        <w:pPrChange w:id="4826" w:author="Admin" w:date="2019-02-19T00:19:00Z">
          <w:pPr>
            <w:numPr>
              <w:numId w:val="596"/>
            </w:numPr>
            <w:tabs>
              <w:tab w:val="left" w:pos="500"/>
            </w:tabs>
            <w:spacing w:line="284" w:lineRule="auto"/>
            <w:ind w:left="500" w:hanging="290"/>
            <w:jc w:val="both"/>
          </w:pPr>
        </w:pPrChange>
      </w:pPr>
      <w:del w:id="4827" w:author="Admin" w:date="2019-02-19T02:10:00Z">
        <w:r w:rsidDel="002260E7">
          <w:rPr>
            <w:rFonts w:ascii="Arial" w:eastAsia="Arial" w:hAnsi="Arial" w:cs="Arial"/>
            <w:sz w:val="20"/>
            <w:szCs w:val="20"/>
          </w:rPr>
          <w:delText>Число 18 обладает следующим интересным свойством: его квад-рат — число 324 — имеет ту же самую сумму цифр, что и само чис-ло 18. Понятно, что если начать приписывать в конец числа нули, то указанное свойство сохранится. Тем самым, чисел с указанным свойством бесконечно много. А будет ли таких чисел бесконечно много, если запретить им оканчиваться нулями?</w:delText>
        </w:r>
      </w:del>
    </w:p>
    <w:p w:rsidR="00A33515" w:rsidDel="002260E7" w:rsidRDefault="00A33515">
      <w:pPr>
        <w:spacing w:line="53" w:lineRule="exact"/>
        <w:rPr>
          <w:del w:id="4828" w:author="Admin" w:date="2019-02-19T02:10:00Z"/>
          <w:rFonts w:ascii="Arial" w:eastAsia="Arial" w:hAnsi="Arial" w:cs="Arial"/>
          <w:b/>
          <w:bCs/>
          <w:sz w:val="20"/>
          <w:szCs w:val="20"/>
        </w:rPr>
      </w:pPr>
    </w:p>
    <w:p w:rsidR="00A33515" w:rsidDel="002260E7" w:rsidRDefault="001A4D22">
      <w:pPr>
        <w:ind w:left="500"/>
        <w:rPr>
          <w:del w:id="4829" w:author="Admin" w:date="2019-02-19T02:10:00Z"/>
          <w:rFonts w:ascii="Arial" w:eastAsia="Arial" w:hAnsi="Arial" w:cs="Arial"/>
          <w:b/>
          <w:bCs/>
          <w:sz w:val="20"/>
          <w:szCs w:val="20"/>
        </w:rPr>
      </w:pPr>
      <w:del w:id="4830"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Любое число,</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состоящее только из девяток,</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обладает ис-</w:delText>
        </w:r>
      </w:del>
    </w:p>
    <w:p w:rsidR="00A33515" w:rsidDel="002260E7" w:rsidRDefault="00A33515">
      <w:pPr>
        <w:spacing w:line="49" w:lineRule="exact"/>
        <w:rPr>
          <w:del w:id="4831" w:author="Admin" w:date="2019-02-19T02:10:00Z"/>
          <w:rFonts w:ascii="Arial" w:eastAsia="Arial" w:hAnsi="Arial" w:cs="Arial"/>
          <w:b/>
          <w:bCs/>
          <w:sz w:val="20"/>
          <w:szCs w:val="20"/>
        </w:rPr>
      </w:pPr>
    </w:p>
    <w:p w:rsidR="00A33515" w:rsidDel="002260E7" w:rsidRDefault="001A4D22">
      <w:pPr>
        <w:ind w:left="500"/>
        <w:rPr>
          <w:del w:id="4832" w:author="Admin" w:date="2019-02-19T02:10:00Z"/>
          <w:rFonts w:ascii="Arial" w:eastAsia="Arial" w:hAnsi="Arial" w:cs="Arial"/>
          <w:b/>
          <w:bCs/>
          <w:sz w:val="20"/>
          <w:szCs w:val="20"/>
        </w:rPr>
      </w:pPr>
      <w:del w:id="4833" w:author="Admin" w:date="2019-02-19T02:10:00Z">
        <w:r w:rsidDel="002260E7">
          <w:rPr>
            <w:rFonts w:ascii="Arial" w:eastAsia="Arial" w:hAnsi="Arial" w:cs="Arial"/>
            <w:sz w:val="20"/>
            <w:szCs w:val="20"/>
          </w:rPr>
          <w:delText>следуемым нами свойством: несложно показать, что</w:delText>
        </w:r>
      </w:del>
    </w:p>
    <w:p w:rsidR="00A33515" w:rsidDel="002260E7" w:rsidRDefault="00A33515">
      <w:pPr>
        <w:spacing w:line="150" w:lineRule="exact"/>
        <w:rPr>
          <w:del w:id="4834" w:author="Admin" w:date="2019-02-19T02:10:00Z"/>
          <w:sz w:val="20"/>
          <w:szCs w:val="20"/>
        </w:rPr>
      </w:pPr>
    </w:p>
    <w:tbl>
      <w:tblPr>
        <w:tblW w:w="0" w:type="auto"/>
        <w:tblInd w:w="2360" w:type="dxa"/>
        <w:tblLayout w:type="fixed"/>
        <w:tblCellMar>
          <w:left w:w="0" w:type="dxa"/>
          <w:right w:w="0" w:type="dxa"/>
        </w:tblCellMar>
        <w:tblLook w:val="04A0" w:firstRow="1" w:lastRow="0" w:firstColumn="1" w:lastColumn="0" w:noHBand="0" w:noVBand="1"/>
      </w:tblPr>
      <w:tblGrid>
        <w:gridCol w:w="100"/>
        <w:gridCol w:w="120"/>
        <w:gridCol w:w="180"/>
        <w:gridCol w:w="140"/>
        <w:gridCol w:w="240"/>
        <w:gridCol w:w="480"/>
        <w:gridCol w:w="80"/>
        <w:gridCol w:w="180"/>
        <w:gridCol w:w="60"/>
        <w:gridCol w:w="360"/>
        <w:gridCol w:w="80"/>
        <w:gridCol w:w="180"/>
        <w:gridCol w:w="80"/>
        <w:gridCol w:w="280"/>
        <w:gridCol w:w="20"/>
      </w:tblGrid>
      <w:tr w:rsidR="00A33515" w:rsidDel="002260E7">
        <w:trPr>
          <w:trHeight w:val="310"/>
          <w:del w:id="4835" w:author="Admin" w:date="2019-02-19T02:10:00Z"/>
        </w:trPr>
        <w:tc>
          <w:tcPr>
            <w:tcW w:w="780" w:type="dxa"/>
            <w:gridSpan w:val="5"/>
            <w:vAlign w:val="bottom"/>
          </w:tcPr>
          <w:p w:rsidR="00A33515" w:rsidDel="002260E7" w:rsidRDefault="001A4D22">
            <w:pPr>
              <w:rPr>
                <w:del w:id="4836" w:author="Admin" w:date="2019-02-19T02:10:00Z"/>
                <w:sz w:val="20"/>
                <w:szCs w:val="20"/>
              </w:rPr>
            </w:pPr>
            <w:del w:id="4837" w:author="Admin" w:date="2019-02-19T02:10:00Z">
              <w:r w:rsidDel="002260E7">
                <w:rPr>
                  <w:rFonts w:ascii="Arial" w:eastAsia="Arial" w:hAnsi="Arial" w:cs="Arial"/>
                  <w:w w:val="89"/>
                  <w:sz w:val="20"/>
                  <w:szCs w:val="20"/>
                </w:rPr>
                <w:delText xml:space="preserve">99 </w:delText>
              </w:r>
              <w:r w:rsidDel="002260E7">
                <w:rPr>
                  <w:rFonts w:eastAsia="Times New Roman"/>
                  <w:i/>
                  <w:iCs/>
                  <w:w w:val="89"/>
                  <w:sz w:val="20"/>
                  <w:szCs w:val="20"/>
                </w:rPr>
                <w:delText>: : :</w:delText>
              </w:r>
              <w:r w:rsidDel="002260E7">
                <w:rPr>
                  <w:rFonts w:ascii="Arial" w:eastAsia="Arial" w:hAnsi="Arial" w:cs="Arial"/>
                  <w:w w:val="89"/>
                  <w:sz w:val="20"/>
                  <w:szCs w:val="20"/>
                </w:rPr>
                <w:delText xml:space="preserve"> 9</w:delText>
              </w:r>
              <w:r w:rsidDel="002260E7">
                <w:rPr>
                  <w:rFonts w:ascii="Arial" w:eastAsia="Arial" w:hAnsi="Arial" w:cs="Arial"/>
                  <w:w w:val="89"/>
                  <w:sz w:val="27"/>
                  <w:szCs w:val="27"/>
                  <w:vertAlign w:val="superscript"/>
                </w:rPr>
                <w:delText>2</w:delText>
              </w:r>
            </w:del>
          </w:p>
        </w:tc>
        <w:tc>
          <w:tcPr>
            <w:tcW w:w="1780" w:type="dxa"/>
            <w:gridSpan w:val="9"/>
            <w:vAlign w:val="bottom"/>
          </w:tcPr>
          <w:p w:rsidR="00A33515" w:rsidDel="002260E7" w:rsidRDefault="001A4D22">
            <w:pPr>
              <w:jc w:val="right"/>
              <w:rPr>
                <w:del w:id="4838" w:author="Admin" w:date="2019-02-19T02:10:00Z"/>
                <w:sz w:val="20"/>
                <w:szCs w:val="20"/>
              </w:rPr>
            </w:pPr>
            <w:del w:id="4839" w:author="Admin" w:date="2019-02-19T02:10:00Z">
              <w:r w:rsidDel="002260E7">
                <w:rPr>
                  <w:rFonts w:eastAsia="Times New Roman"/>
                  <w:w w:val="91"/>
                  <w:sz w:val="20"/>
                  <w:szCs w:val="20"/>
                </w:rPr>
                <w:delText xml:space="preserve">=  </w:delText>
              </w:r>
              <w:r w:rsidDel="002260E7">
                <w:rPr>
                  <w:rFonts w:ascii="Arial" w:eastAsia="Arial" w:hAnsi="Arial" w:cs="Arial"/>
                  <w:w w:val="91"/>
                  <w:sz w:val="20"/>
                  <w:szCs w:val="20"/>
                </w:rPr>
                <w:delText>9</w:delText>
              </w:r>
              <w:r w:rsidDel="002260E7">
                <w:rPr>
                  <w:rFonts w:eastAsia="Times New Roman"/>
                  <w:w w:val="91"/>
                  <w:sz w:val="20"/>
                  <w:szCs w:val="20"/>
                </w:rPr>
                <w:delText xml:space="preserve"> </w:delText>
              </w:r>
              <w:r w:rsidDel="002260E7">
                <w:rPr>
                  <w:rFonts w:eastAsia="Times New Roman"/>
                  <w:i/>
                  <w:iCs/>
                  <w:w w:val="91"/>
                  <w:sz w:val="20"/>
                  <w:szCs w:val="20"/>
                </w:rPr>
                <w:delText>: : :</w:delText>
              </w:r>
              <w:r w:rsidDel="002260E7">
                <w:rPr>
                  <w:rFonts w:eastAsia="Times New Roman"/>
                  <w:w w:val="91"/>
                  <w:sz w:val="20"/>
                  <w:szCs w:val="20"/>
                </w:rPr>
                <w:delText xml:space="preserve"> </w:delText>
              </w:r>
              <w:r w:rsidDel="002260E7">
                <w:rPr>
                  <w:rFonts w:ascii="Arial" w:eastAsia="Arial" w:hAnsi="Arial" w:cs="Arial"/>
                  <w:w w:val="91"/>
                  <w:sz w:val="20"/>
                  <w:szCs w:val="20"/>
                </w:rPr>
                <w:delText>9 8 0</w:delText>
              </w:r>
              <w:r w:rsidDel="002260E7">
                <w:rPr>
                  <w:rFonts w:eastAsia="Times New Roman"/>
                  <w:w w:val="91"/>
                  <w:sz w:val="20"/>
                  <w:szCs w:val="20"/>
                </w:rPr>
                <w:delText xml:space="preserve"> </w:delText>
              </w:r>
              <w:r w:rsidDel="002260E7">
                <w:rPr>
                  <w:rFonts w:eastAsia="Times New Roman"/>
                  <w:i/>
                  <w:iCs/>
                  <w:w w:val="91"/>
                  <w:sz w:val="20"/>
                  <w:szCs w:val="20"/>
                </w:rPr>
                <w:delText>: : :</w:delText>
              </w:r>
              <w:r w:rsidDel="002260E7">
                <w:rPr>
                  <w:rFonts w:eastAsia="Times New Roman"/>
                  <w:w w:val="91"/>
                  <w:sz w:val="20"/>
                  <w:szCs w:val="20"/>
                </w:rPr>
                <w:delText xml:space="preserve"> </w:delText>
              </w:r>
              <w:r w:rsidDel="002260E7">
                <w:rPr>
                  <w:rFonts w:ascii="Arial" w:eastAsia="Arial" w:hAnsi="Arial" w:cs="Arial"/>
                  <w:w w:val="91"/>
                  <w:sz w:val="20"/>
                  <w:szCs w:val="20"/>
                </w:rPr>
                <w:delText>0 1</w:delText>
              </w:r>
              <w:r w:rsidDel="002260E7">
                <w:rPr>
                  <w:rFonts w:eastAsia="Times New Roman"/>
                  <w:i/>
                  <w:iCs/>
                  <w:w w:val="91"/>
                  <w:sz w:val="20"/>
                  <w:szCs w:val="20"/>
                </w:rPr>
                <w:delText>:</w:delText>
              </w:r>
            </w:del>
          </w:p>
        </w:tc>
        <w:tc>
          <w:tcPr>
            <w:tcW w:w="0" w:type="dxa"/>
            <w:vAlign w:val="bottom"/>
          </w:tcPr>
          <w:p w:rsidR="00A33515" w:rsidDel="002260E7" w:rsidRDefault="00A33515">
            <w:pPr>
              <w:rPr>
                <w:del w:id="4840" w:author="Admin" w:date="2019-02-19T02:10:00Z"/>
                <w:sz w:val="1"/>
                <w:szCs w:val="1"/>
              </w:rPr>
            </w:pPr>
          </w:p>
        </w:tc>
      </w:tr>
      <w:tr w:rsidR="00A33515" w:rsidDel="002260E7">
        <w:trPr>
          <w:trHeight w:val="66"/>
          <w:del w:id="4841" w:author="Admin" w:date="2019-02-19T02:10:00Z"/>
        </w:trPr>
        <w:tc>
          <w:tcPr>
            <w:tcW w:w="100" w:type="dxa"/>
            <w:vMerge w:val="restart"/>
            <w:vAlign w:val="bottom"/>
          </w:tcPr>
          <w:p w:rsidR="00A33515" w:rsidDel="002260E7" w:rsidRDefault="001A4D22">
            <w:pPr>
              <w:rPr>
                <w:del w:id="4842" w:author="Admin" w:date="2019-02-19T02:10:00Z"/>
                <w:sz w:val="20"/>
                <w:szCs w:val="20"/>
              </w:rPr>
            </w:pPr>
            <w:del w:id="4843" w:author="Admin" w:date="2019-02-19T02:10:00Z">
              <w:r w:rsidDel="002260E7">
                <w:rPr>
                  <w:rFonts w:eastAsia="Times New Roman"/>
                  <w:sz w:val="20"/>
                  <w:szCs w:val="20"/>
                </w:rPr>
                <w:delText>|</w:delText>
              </w:r>
            </w:del>
          </w:p>
        </w:tc>
        <w:tc>
          <w:tcPr>
            <w:tcW w:w="120" w:type="dxa"/>
            <w:tcBorders>
              <w:bottom w:val="single" w:sz="8" w:space="0" w:color="auto"/>
            </w:tcBorders>
            <w:vAlign w:val="bottom"/>
          </w:tcPr>
          <w:p w:rsidR="00A33515" w:rsidDel="002260E7" w:rsidRDefault="00A33515">
            <w:pPr>
              <w:rPr>
                <w:del w:id="4844" w:author="Admin" w:date="2019-02-19T02:10:00Z"/>
                <w:sz w:val="5"/>
                <w:szCs w:val="5"/>
              </w:rPr>
            </w:pPr>
          </w:p>
        </w:tc>
        <w:tc>
          <w:tcPr>
            <w:tcW w:w="180" w:type="dxa"/>
            <w:vMerge w:val="restart"/>
            <w:vAlign w:val="bottom"/>
          </w:tcPr>
          <w:p w:rsidR="00A33515" w:rsidDel="002260E7" w:rsidRDefault="001A4D22">
            <w:pPr>
              <w:rPr>
                <w:del w:id="4845" w:author="Admin" w:date="2019-02-19T02:10:00Z"/>
                <w:sz w:val="20"/>
                <w:szCs w:val="20"/>
              </w:rPr>
            </w:pPr>
            <w:del w:id="4846" w:author="Admin" w:date="2019-02-19T02:10:00Z">
              <w:r w:rsidDel="002260E7">
                <w:rPr>
                  <w:rFonts w:eastAsia="Times New Roman"/>
                  <w:w w:val="70"/>
                  <w:sz w:val="16"/>
                  <w:szCs w:val="16"/>
                </w:rPr>
                <w:delText>{z</w:delText>
              </w:r>
              <w:r w:rsidDel="002260E7">
                <w:rPr>
                  <w:rFonts w:ascii="Arial" w:eastAsia="Arial" w:hAnsi="Arial" w:cs="Arial"/>
                  <w:i/>
                  <w:iCs/>
                  <w:w w:val="70"/>
                  <w:sz w:val="21"/>
                  <w:szCs w:val="21"/>
                  <w:vertAlign w:val="subscript"/>
                </w:rPr>
                <w:delText>n</w:delText>
              </w:r>
            </w:del>
          </w:p>
        </w:tc>
        <w:tc>
          <w:tcPr>
            <w:tcW w:w="140" w:type="dxa"/>
            <w:tcBorders>
              <w:bottom w:val="single" w:sz="8" w:space="0" w:color="auto"/>
            </w:tcBorders>
            <w:vAlign w:val="bottom"/>
          </w:tcPr>
          <w:p w:rsidR="00A33515" w:rsidDel="002260E7" w:rsidRDefault="00A33515">
            <w:pPr>
              <w:rPr>
                <w:del w:id="4847" w:author="Admin" w:date="2019-02-19T02:10:00Z"/>
                <w:sz w:val="5"/>
                <w:szCs w:val="5"/>
              </w:rPr>
            </w:pPr>
          </w:p>
        </w:tc>
        <w:tc>
          <w:tcPr>
            <w:tcW w:w="240" w:type="dxa"/>
            <w:vMerge w:val="restart"/>
            <w:vAlign w:val="bottom"/>
          </w:tcPr>
          <w:p w:rsidR="00A33515" w:rsidDel="002260E7" w:rsidRDefault="001A4D22">
            <w:pPr>
              <w:ind w:right="77"/>
              <w:jc w:val="right"/>
              <w:rPr>
                <w:del w:id="4848" w:author="Admin" w:date="2019-02-19T02:10:00Z"/>
                <w:sz w:val="20"/>
                <w:szCs w:val="20"/>
              </w:rPr>
            </w:pPr>
            <w:del w:id="4849" w:author="Admin" w:date="2019-02-19T02:10:00Z">
              <w:r w:rsidDel="002260E7">
                <w:rPr>
                  <w:rFonts w:eastAsia="Times New Roman"/>
                  <w:w w:val="72"/>
                  <w:sz w:val="17"/>
                  <w:szCs w:val="17"/>
                </w:rPr>
                <w:delText>}</w:delText>
              </w:r>
            </w:del>
          </w:p>
        </w:tc>
        <w:tc>
          <w:tcPr>
            <w:tcW w:w="480" w:type="dxa"/>
            <w:vMerge w:val="restart"/>
            <w:vAlign w:val="bottom"/>
          </w:tcPr>
          <w:p w:rsidR="00A33515" w:rsidDel="002260E7" w:rsidRDefault="001A4D22">
            <w:pPr>
              <w:jc w:val="right"/>
              <w:rPr>
                <w:del w:id="4850" w:author="Admin" w:date="2019-02-19T02:10:00Z"/>
                <w:sz w:val="20"/>
                <w:szCs w:val="20"/>
              </w:rPr>
            </w:pPr>
            <w:del w:id="4851" w:author="Admin" w:date="2019-02-19T02:10:00Z">
              <w:r w:rsidDel="002260E7">
                <w:rPr>
                  <w:rFonts w:eastAsia="Times New Roman"/>
                  <w:sz w:val="20"/>
                  <w:szCs w:val="20"/>
                </w:rPr>
                <w:delText>|</w:delText>
              </w:r>
            </w:del>
          </w:p>
        </w:tc>
        <w:tc>
          <w:tcPr>
            <w:tcW w:w="80" w:type="dxa"/>
            <w:tcBorders>
              <w:bottom w:val="single" w:sz="8" w:space="0" w:color="auto"/>
            </w:tcBorders>
            <w:vAlign w:val="bottom"/>
          </w:tcPr>
          <w:p w:rsidR="00A33515" w:rsidDel="002260E7" w:rsidRDefault="00A33515">
            <w:pPr>
              <w:rPr>
                <w:del w:id="4852" w:author="Admin" w:date="2019-02-19T02:10:00Z"/>
                <w:sz w:val="5"/>
                <w:szCs w:val="5"/>
              </w:rPr>
            </w:pPr>
          </w:p>
        </w:tc>
        <w:tc>
          <w:tcPr>
            <w:tcW w:w="180" w:type="dxa"/>
            <w:vAlign w:val="bottom"/>
          </w:tcPr>
          <w:p w:rsidR="00A33515" w:rsidDel="002260E7" w:rsidRDefault="00A33515">
            <w:pPr>
              <w:rPr>
                <w:del w:id="4853" w:author="Admin" w:date="2019-02-19T02:10:00Z"/>
                <w:sz w:val="5"/>
                <w:szCs w:val="5"/>
              </w:rPr>
            </w:pPr>
          </w:p>
        </w:tc>
        <w:tc>
          <w:tcPr>
            <w:tcW w:w="60" w:type="dxa"/>
            <w:tcBorders>
              <w:bottom w:val="single" w:sz="8" w:space="0" w:color="auto"/>
            </w:tcBorders>
            <w:vAlign w:val="bottom"/>
          </w:tcPr>
          <w:p w:rsidR="00A33515" w:rsidDel="002260E7" w:rsidRDefault="00A33515">
            <w:pPr>
              <w:rPr>
                <w:del w:id="4854" w:author="Admin" w:date="2019-02-19T02:10:00Z"/>
                <w:sz w:val="5"/>
                <w:szCs w:val="5"/>
              </w:rPr>
            </w:pPr>
          </w:p>
        </w:tc>
        <w:tc>
          <w:tcPr>
            <w:tcW w:w="360" w:type="dxa"/>
            <w:vAlign w:val="bottom"/>
          </w:tcPr>
          <w:p w:rsidR="00A33515" w:rsidDel="002260E7" w:rsidRDefault="00A33515">
            <w:pPr>
              <w:rPr>
                <w:del w:id="4855" w:author="Admin" w:date="2019-02-19T02:10:00Z"/>
                <w:sz w:val="5"/>
                <w:szCs w:val="5"/>
              </w:rPr>
            </w:pPr>
          </w:p>
        </w:tc>
        <w:tc>
          <w:tcPr>
            <w:tcW w:w="80" w:type="dxa"/>
            <w:tcBorders>
              <w:bottom w:val="single" w:sz="8" w:space="0" w:color="auto"/>
            </w:tcBorders>
            <w:vAlign w:val="bottom"/>
          </w:tcPr>
          <w:p w:rsidR="00A33515" w:rsidDel="002260E7" w:rsidRDefault="00A33515">
            <w:pPr>
              <w:rPr>
                <w:del w:id="4856" w:author="Admin" w:date="2019-02-19T02:10:00Z"/>
                <w:sz w:val="5"/>
                <w:szCs w:val="5"/>
              </w:rPr>
            </w:pPr>
          </w:p>
        </w:tc>
        <w:tc>
          <w:tcPr>
            <w:tcW w:w="180" w:type="dxa"/>
            <w:vAlign w:val="bottom"/>
          </w:tcPr>
          <w:p w:rsidR="00A33515" w:rsidDel="002260E7" w:rsidRDefault="00A33515">
            <w:pPr>
              <w:rPr>
                <w:del w:id="4857" w:author="Admin" w:date="2019-02-19T02:10:00Z"/>
                <w:sz w:val="5"/>
                <w:szCs w:val="5"/>
              </w:rPr>
            </w:pPr>
          </w:p>
        </w:tc>
        <w:tc>
          <w:tcPr>
            <w:tcW w:w="80" w:type="dxa"/>
            <w:tcBorders>
              <w:bottom w:val="single" w:sz="8" w:space="0" w:color="auto"/>
            </w:tcBorders>
            <w:vAlign w:val="bottom"/>
          </w:tcPr>
          <w:p w:rsidR="00A33515" w:rsidDel="002260E7" w:rsidRDefault="00A33515">
            <w:pPr>
              <w:rPr>
                <w:del w:id="4858" w:author="Admin" w:date="2019-02-19T02:10:00Z"/>
                <w:sz w:val="5"/>
                <w:szCs w:val="5"/>
              </w:rPr>
            </w:pPr>
          </w:p>
        </w:tc>
        <w:tc>
          <w:tcPr>
            <w:tcW w:w="280" w:type="dxa"/>
            <w:vAlign w:val="bottom"/>
          </w:tcPr>
          <w:p w:rsidR="00A33515" w:rsidDel="002260E7" w:rsidRDefault="00A33515">
            <w:pPr>
              <w:rPr>
                <w:del w:id="4859" w:author="Admin" w:date="2019-02-19T02:10:00Z"/>
                <w:sz w:val="5"/>
                <w:szCs w:val="5"/>
              </w:rPr>
            </w:pPr>
          </w:p>
        </w:tc>
        <w:tc>
          <w:tcPr>
            <w:tcW w:w="0" w:type="dxa"/>
            <w:vAlign w:val="bottom"/>
          </w:tcPr>
          <w:p w:rsidR="00A33515" w:rsidDel="002260E7" w:rsidRDefault="00A33515">
            <w:pPr>
              <w:rPr>
                <w:del w:id="4860" w:author="Admin" w:date="2019-02-19T02:10:00Z"/>
                <w:sz w:val="1"/>
                <w:szCs w:val="1"/>
              </w:rPr>
            </w:pPr>
          </w:p>
        </w:tc>
      </w:tr>
      <w:tr w:rsidR="00A33515" w:rsidDel="002260E7">
        <w:trPr>
          <w:trHeight w:val="451"/>
          <w:del w:id="4861" w:author="Admin" w:date="2019-02-19T02:10:00Z"/>
        </w:trPr>
        <w:tc>
          <w:tcPr>
            <w:tcW w:w="100" w:type="dxa"/>
            <w:vMerge/>
            <w:vAlign w:val="bottom"/>
          </w:tcPr>
          <w:p w:rsidR="00A33515" w:rsidDel="002260E7" w:rsidRDefault="00A33515">
            <w:pPr>
              <w:rPr>
                <w:del w:id="4862" w:author="Admin" w:date="2019-02-19T02:10:00Z"/>
                <w:sz w:val="24"/>
                <w:szCs w:val="24"/>
              </w:rPr>
            </w:pPr>
          </w:p>
        </w:tc>
        <w:tc>
          <w:tcPr>
            <w:tcW w:w="120" w:type="dxa"/>
            <w:vAlign w:val="bottom"/>
          </w:tcPr>
          <w:p w:rsidR="00A33515" w:rsidDel="002260E7" w:rsidRDefault="00A33515">
            <w:pPr>
              <w:rPr>
                <w:del w:id="4863" w:author="Admin" w:date="2019-02-19T02:10:00Z"/>
                <w:sz w:val="24"/>
                <w:szCs w:val="24"/>
              </w:rPr>
            </w:pPr>
          </w:p>
        </w:tc>
        <w:tc>
          <w:tcPr>
            <w:tcW w:w="180" w:type="dxa"/>
            <w:vMerge/>
            <w:vAlign w:val="bottom"/>
          </w:tcPr>
          <w:p w:rsidR="00A33515" w:rsidDel="002260E7" w:rsidRDefault="00A33515">
            <w:pPr>
              <w:rPr>
                <w:del w:id="4864" w:author="Admin" w:date="2019-02-19T02:10:00Z"/>
                <w:sz w:val="24"/>
                <w:szCs w:val="24"/>
              </w:rPr>
            </w:pPr>
          </w:p>
        </w:tc>
        <w:tc>
          <w:tcPr>
            <w:tcW w:w="140" w:type="dxa"/>
            <w:vAlign w:val="bottom"/>
          </w:tcPr>
          <w:p w:rsidR="00A33515" w:rsidDel="002260E7" w:rsidRDefault="00A33515">
            <w:pPr>
              <w:rPr>
                <w:del w:id="4865" w:author="Admin" w:date="2019-02-19T02:10:00Z"/>
                <w:sz w:val="24"/>
                <w:szCs w:val="24"/>
              </w:rPr>
            </w:pPr>
          </w:p>
        </w:tc>
        <w:tc>
          <w:tcPr>
            <w:tcW w:w="240" w:type="dxa"/>
            <w:vMerge/>
            <w:vAlign w:val="bottom"/>
          </w:tcPr>
          <w:p w:rsidR="00A33515" w:rsidDel="002260E7" w:rsidRDefault="00A33515">
            <w:pPr>
              <w:rPr>
                <w:del w:id="4866" w:author="Admin" w:date="2019-02-19T02:10:00Z"/>
                <w:sz w:val="24"/>
                <w:szCs w:val="24"/>
              </w:rPr>
            </w:pPr>
          </w:p>
        </w:tc>
        <w:tc>
          <w:tcPr>
            <w:tcW w:w="480" w:type="dxa"/>
            <w:vMerge/>
            <w:vAlign w:val="bottom"/>
          </w:tcPr>
          <w:p w:rsidR="00A33515" w:rsidDel="002260E7" w:rsidRDefault="00A33515">
            <w:pPr>
              <w:rPr>
                <w:del w:id="4867" w:author="Admin" w:date="2019-02-19T02:10:00Z"/>
                <w:sz w:val="24"/>
                <w:szCs w:val="24"/>
              </w:rPr>
            </w:pPr>
          </w:p>
        </w:tc>
        <w:tc>
          <w:tcPr>
            <w:tcW w:w="1300" w:type="dxa"/>
            <w:gridSpan w:val="8"/>
            <w:vAlign w:val="bottom"/>
          </w:tcPr>
          <w:p w:rsidR="00A33515" w:rsidDel="002260E7" w:rsidRDefault="001A4D22">
            <w:pPr>
              <w:ind w:right="200"/>
              <w:jc w:val="right"/>
              <w:rPr>
                <w:del w:id="4868" w:author="Admin" w:date="2019-02-19T02:10:00Z"/>
                <w:sz w:val="20"/>
                <w:szCs w:val="20"/>
              </w:rPr>
            </w:pPr>
            <w:del w:id="4869" w:author="Admin" w:date="2019-02-19T02:10:00Z">
              <w:r w:rsidDel="002260E7">
                <w:rPr>
                  <w:rFonts w:ascii="Arial" w:eastAsia="Arial" w:hAnsi="Arial" w:cs="Arial"/>
                  <w:i/>
                  <w:iCs/>
                  <w:w w:val="93"/>
                  <w:sz w:val="27"/>
                  <w:szCs w:val="27"/>
                  <w:vertAlign w:val="subscript"/>
                </w:rPr>
                <w:delText>n</w:delText>
              </w:r>
              <w:r w:rsidDel="002260E7">
                <w:rPr>
                  <w:rFonts w:eastAsia="Times New Roman"/>
                  <w:w w:val="93"/>
                  <w:sz w:val="20"/>
                  <w:szCs w:val="20"/>
                </w:rPr>
                <w:delText>{z</w:delText>
              </w:r>
              <w:r w:rsidDel="002260E7">
                <w:rPr>
                  <w:rFonts w:ascii="Arial" w:eastAsia="Arial" w:hAnsi="Arial" w:cs="Arial"/>
                  <w:w w:val="93"/>
                  <w:sz w:val="27"/>
                  <w:szCs w:val="27"/>
                  <w:vertAlign w:val="subscript"/>
                </w:rPr>
                <w:delText>1</w:delText>
              </w:r>
              <w:r w:rsidDel="002260E7">
                <w:rPr>
                  <w:rFonts w:eastAsia="Times New Roman"/>
                  <w:w w:val="93"/>
                  <w:sz w:val="20"/>
                  <w:szCs w:val="20"/>
                </w:rPr>
                <w:delText xml:space="preserve"> } |</w:delText>
              </w:r>
              <w:r w:rsidDel="002260E7">
                <w:rPr>
                  <w:rFonts w:ascii="Arial" w:eastAsia="Arial" w:hAnsi="Arial" w:cs="Arial"/>
                  <w:i/>
                  <w:iCs/>
                  <w:w w:val="93"/>
                  <w:sz w:val="27"/>
                  <w:szCs w:val="27"/>
                  <w:vertAlign w:val="subscript"/>
                </w:rPr>
                <w:delText>n</w:delText>
              </w:r>
              <w:r w:rsidDel="002260E7">
                <w:rPr>
                  <w:rFonts w:eastAsia="Times New Roman"/>
                  <w:w w:val="93"/>
                  <w:sz w:val="20"/>
                  <w:szCs w:val="20"/>
                </w:rPr>
                <w:delText>{z</w:delText>
              </w:r>
              <w:r w:rsidDel="002260E7">
                <w:rPr>
                  <w:rFonts w:ascii="Arial" w:eastAsia="Arial" w:hAnsi="Arial" w:cs="Arial"/>
                  <w:w w:val="93"/>
                  <w:sz w:val="27"/>
                  <w:szCs w:val="27"/>
                  <w:vertAlign w:val="subscript"/>
                </w:rPr>
                <w:delText>1</w:delText>
              </w:r>
              <w:r w:rsidDel="002260E7">
                <w:rPr>
                  <w:rFonts w:eastAsia="Times New Roman"/>
                  <w:w w:val="93"/>
                  <w:sz w:val="20"/>
                  <w:szCs w:val="20"/>
                </w:rPr>
                <w:delText xml:space="preserve"> }</w:delText>
              </w:r>
            </w:del>
          </w:p>
        </w:tc>
        <w:tc>
          <w:tcPr>
            <w:tcW w:w="0" w:type="dxa"/>
            <w:vAlign w:val="bottom"/>
          </w:tcPr>
          <w:p w:rsidR="00A33515" w:rsidDel="002260E7" w:rsidRDefault="00A33515">
            <w:pPr>
              <w:rPr>
                <w:del w:id="4870" w:author="Admin" w:date="2019-02-19T02:10:00Z"/>
                <w:sz w:val="1"/>
                <w:szCs w:val="1"/>
              </w:rPr>
            </w:pPr>
          </w:p>
        </w:tc>
      </w:tr>
    </w:tbl>
    <w:p w:rsidR="00A33515" w:rsidDel="002260E7" w:rsidRDefault="001A4D22">
      <w:pPr>
        <w:spacing w:line="216" w:lineRule="auto"/>
        <w:ind w:left="500"/>
        <w:rPr>
          <w:del w:id="4871" w:author="Admin" w:date="2019-02-19T02:10:00Z"/>
          <w:sz w:val="20"/>
          <w:szCs w:val="20"/>
        </w:rPr>
      </w:pPr>
      <w:del w:id="4872" w:author="Admin" w:date="2019-02-19T02:10:00Z">
        <w:r w:rsidDel="002260E7">
          <w:rPr>
            <w:rFonts w:ascii="Arial" w:eastAsia="Arial" w:hAnsi="Arial" w:cs="Arial"/>
            <w:sz w:val="20"/>
            <w:szCs w:val="20"/>
          </w:rPr>
          <w:delText>Сумма цифр у числа в правой части такая же, как у числа в левой.</w:delText>
        </w:r>
      </w:del>
    </w:p>
    <w:p w:rsidR="00A33515" w:rsidDel="002260E7" w:rsidRDefault="00A33515">
      <w:pPr>
        <w:spacing w:line="323" w:lineRule="exact"/>
        <w:rPr>
          <w:del w:id="4873" w:author="Admin" w:date="2019-02-19T02:10:00Z"/>
          <w:sz w:val="20"/>
          <w:szCs w:val="20"/>
        </w:rPr>
      </w:pPr>
    </w:p>
    <w:p w:rsidR="00A33515" w:rsidDel="002260E7" w:rsidRDefault="001A4D22">
      <w:pPr>
        <w:rPr>
          <w:del w:id="4874" w:author="Admin" w:date="2019-02-19T02:10:00Z"/>
          <w:sz w:val="20"/>
          <w:szCs w:val="20"/>
        </w:rPr>
      </w:pPr>
      <w:del w:id="4875" w:author="Admin" w:date="2019-02-19T02:10:00Z">
        <w:r w:rsidDel="002260E7">
          <w:rPr>
            <w:rFonts w:ascii="Arial" w:eastAsia="Arial" w:hAnsi="Arial" w:cs="Arial"/>
            <w:b/>
            <w:bCs/>
            <w:sz w:val="26"/>
            <w:szCs w:val="26"/>
          </w:rPr>
          <w:delText>Задача 3.</w:delText>
        </w:r>
      </w:del>
    </w:p>
    <w:p w:rsidR="00A33515" w:rsidDel="002260E7" w:rsidRDefault="00A33515">
      <w:pPr>
        <w:spacing w:line="178" w:lineRule="exact"/>
        <w:rPr>
          <w:del w:id="4876" w:author="Admin" w:date="2019-02-19T02:10:00Z"/>
          <w:sz w:val="20"/>
          <w:szCs w:val="20"/>
        </w:rPr>
      </w:pPr>
    </w:p>
    <w:p w:rsidR="00A33515" w:rsidDel="002260E7" w:rsidRDefault="001A4D22">
      <w:pPr>
        <w:numPr>
          <w:ilvl w:val="0"/>
          <w:numId w:val="595"/>
        </w:numPr>
        <w:tabs>
          <w:tab w:val="left" w:pos="500"/>
        </w:tabs>
        <w:ind w:left="500" w:hanging="306"/>
        <w:rPr>
          <w:del w:id="4877" w:author="Admin" w:date="2019-02-19T02:10:00Z"/>
          <w:rFonts w:ascii="Arial" w:eastAsia="Arial" w:hAnsi="Arial" w:cs="Arial"/>
          <w:b/>
          <w:bCs/>
          <w:sz w:val="20"/>
          <w:szCs w:val="20"/>
        </w:rPr>
        <w:pPrChange w:id="4878" w:author="Admin" w:date="2019-02-19T00:19:00Z">
          <w:pPr>
            <w:numPr>
              <w:numId w:val="597"/>
            </w:numPr>
            <w:tabs>
              <w:tab w:val="left" w:pos="500"/>
            </w:tabs>
            <w:ind w:left="500" w:hanging="306"/>
          </w:pPr>
        </w:pPrChange>
      </w:pPr>
      <w:del w:id="4879" w:author="Admin" w:date="2019-02-19T02:10:00Z">
        <w:r w:rsidDel="002260E7">
          <w:rPr>
            <w:rFonts w:ascii="Arial" w:eastAsia="Arial" w:hAnsi="Arial" w:cs="Arial"/>
            <w:sz w:val="20"/>
            <w:szCs w:val="20"/>
          </w:rPr>
          <w:delText>Вот стихотворение:</w:delText>
        </w:r>
      </w:del>
    </w:p>
    <w:p w:rsidR="00A33515" w:rsidDel="002260E7" w:rsidRDefault="00A33515">
      <w:pPr>
        <w:spacing w:line="157" w:lineRule="exact"/>
        <w:rPr>
          <w:del w:id="4880" w:author="Admin" w:date="2019-02-19T02:10:00Z"/>
          <w:sz w:val="20"/>
          <w:szCs w:val="20"/>
        </w:rPr>
      </w:pPr>
    </w:p>
    <w:p w:rsidR="00A33515" w:rsidDel="002260E7" w:rsidRDefault="001A4D22">
      <w:pPr>
        <w:ind w:left="940"/>
        <w:rPr>
          <w:del w:id="4881" w:author="Admin" w:date="2019-02-19T02:10:00Z"/>
          <w:sz w:val="20"/>
          <w:szCs w:val="20"/>
        </w:rPr>
      </w:pPr>
      <w:del w:id="4882" w:author="Admin" w:date="2019-02-19T02:10:00Z">
        <w:r w:rsidDel="002260E7">
          <w:rPr>
            <w:rFonts w:ascii="Arial" w:eastAsia="Arial" w:hAnsi="Arial" w:cs="Arial"/>
            <w:sz w:val="20"/>
            <w:szCs w:val="20"/>
          </w:rPr>
          <w:delText>Мышка ночью пошла гулять.</w:delText>
        </w:r>
      </w:del>
    </w:p>
    <w:p w:rsidR="00A33515" w:rsidDel="002260E7" w:rsidRDefault="00A33515">
      <w:pPr>
        <w:spacing w:line="38" w:lineRule="exact"/>
        <w:rPr>
          <w:del w:id="4883" w:author="Admin" w:date="2019-02-19T02:10:00Z"/>
          <w:sz w:val="20"/>
          <w:szCs w:val="20"/>
        </w:rPr>
      </w:pPr>
    </w:p>
    <w:p w:rsidR="00A33515" w:rsidDel="002260E7" w:rsidRDefault="001A4D22">
      <w:pPr>
        <w:ind w:left="940"/>
        <w:rPr>
          <w:del w:id="4884" w:author="Admin" w:date="2019-02-19T02:10:00Z"/>
          <w:sz w:val="20"/>
          <w:szCs w:val="20"/>
        </w:rPr>
      </w:pPr>
      <w:del w:id="4885" w:author="Admin" w:date="2019-02-19T02:10:00Z">
        <w:r w:rsidDel="002260E7">
          <w:rPr>
            <w:rFonts w:ascii="Arial" w:eastAsia="Arial" w:hAnsi="Arial" w:cs="Arial"/>
            <w:sz w:val="20"/>
            <w:szCs w:val="20"/>
          </w:rPr>
          <w:delText>Кошка ночью видит — мышка!</w:delText>
        </w:r>
      </w:del>
    </w:p>
    <w:p w:rsidR="00A33515" w:rsidDel="002260E7" w:rsidRDefault="00A33515">
      <w:pPr>
        <w:spacing w:line="38" w:lineRule="exact"/>
        <w:rPr>
          <w:del w:id="4886" w:author="Admin" w:date="2019-02-19T02:10:00Z"/>
          <w:sz w:val="20"/>
          <w:szCs w:val="20"/>
        </w:rPr>
      </w:pPr>
    </w:p>
    <w:p w:rsidR="00A33515" w:rsidDel="002260E7" w:rsidRDefault="001A4D22">
      <w:pPr>
        <w:ind w:left="940"/>
        <w:rPr>
          <w:del w:id="4887" w:author="Admin" w:date="2019-02-19T02:10:00Z"/>
          <w:sz w:val="20"/>
          <w:szCs w:val="20"/>
        </w:rPr>
      </w:pPr>
      <w:del w:id="4888" w:author="Admin" w:date="2019-02-19T02:10:00Z">
        <w:r w:rsidDel="002260E7">
          <w:rPr>
            <w:rFonts w:ascii="Arial" w:eastAsia="Arial" w:hAnsi="Arial" w:cs="Arial"/>
            <w:sz w:val="20"/>
            <w:szCs w:val="20"/>
          </w:rPr>
          <w:delText>Мышку кошка пошла поймать.</w:delText>
        </w:r>
      </w:del>
    </w:p>
    <w:p w:rsidR="00A33515" w:rsidDel="002260E7" w:rsidRDefault="00A33515">
      <w:pPr>
        <w:rPr>
          <w:del w:id="4889"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318" w:lineRule="exact"/>
        <w:rPr>
          <w:del w:id="4890" w:author="Admin" w:date="2019-02-19T02:10:00Z"/>
          <w:sz w:val="20"/>
          <w:szCs w:val="20"/>
        </w:rPr>
      </w:pPr>
    </w:p>
    <w:p w:rsidR="00A33515" w:rsidDel="002260E7" w:rsidRDefault="001A4D22">
      <w:pPr>
        <w:ind w:right="-19"/>
        <w:jc w:val="center"/>
        <w:rPr>
          <w:del w:id="4891" w:author="Admin" w:date="2019-02-19T02:10:00Z"/>
          <w:sz w:val="20"/>
          <w:szCs w:val="20"/>
        </w:rPr>
      </w:pPr>
      <w:del w:id="4892"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254</w:delText>
        </w:r>
        <w:r w:rsidDel="002260E7">
          <w:rPr>
            <w:rFonts w:ascii="Arial" w:eastAsia="Arial" w:hAnsi="Arial" w:cs="Arial"/>
            <w:sz w:val="20"/>
            <w:szCs w:val="20"/>
          </w:rPr>
          <w:delText xml:space="preserve"> −</w:delText>
        </w:r>
      </w:del>
    </w:p>
    <w:p w:rsidR="00A33515" w:rsidDel="002260E7" w:rsidRDefault="00A33515">
      <w:pPr>
        <w:rPr>
          <w:del w:id="4893"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930"/>
        <w:rPr>
          <w:del w:id="4894" w:author="Admin" w:date="2019-02-19T02:10:00Z"/>
          <w:sz w:val="20"/>
          <w:szCs w:val="20"/>
        </w:rPr>
      </w:pPr>
      <w:bookmarkStart w:id="4895" w:name="page265"/>
      <w:bookmarkEnd w:id="4895"/>
      <w:del w:id="4896"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4897" w:author="Admin" w:date="2019-02-19T02:10:00Z"/>
          <w:sz w:val="20"/>
          <w:szCs w:val="20"/>
        </w:rPr>
      </w:pPr>
    </w:p>
    <w:p w:rsidR="00A33515" w:rsidDel="002260E7" w:rsidRDefault="001A4D22">
      <w:pPr>
        <w:ind w:left="290"/>
        <w:rPr>
          <w:del w:id="4898" w:author="Admin" w:date="2019-02-19T02:10:00Z"/>
          <w:sz w:val="20"/>
          <w:szCs w:val="20"/>
        </w:rPr>
      </w:pPr>
      <w:del w:id="4899" w:author="Admin" w:date="2019-02-19T02:10:00Z">
        <w:r w:rsidDel="002260E7">
          <w:rPr>
            <w:rFonts w:ascii="Arial" w:eastAsia="Arial" w:hAnsi="Arial" w:cs="Arial"/>
            <w:sz w:val="20"/>
            <w:szCs w:val="20"/>
          </w:rPr>
          <w:delText>А вот перевод (построчный) этого стишка на язык племени Ам-Ям:</w:delText>
        </w:r>
      </w:del>
    </w:p>
    <w:p w:rsidR="00A33515" w:rsidDel="002260E7" w:rsidRDefault="00A33515">
      <w:pPr>
        <w:spacing w:line="157" w:lineRule="exact"/>
        <w:rPr>
          <w:del w:id="4900" w:author="Admin" w:date="2019-02-19T02:10:00Z"/>
          <w:sz w:val="20"/>
          <w:szCs w:val="20"/>
        </w:rPr>
      </w:pPr>
    </w:p>
    <w:p w:rsidR="00A33515" w:rsidDel="002260E7" w:rsidRDefault="001A4D22">
      <w:pPr>
        <w:ind w:left="730"/>
        <w:rPr>
          <w:del w:id="4901" w:author="Admin" w:date="2019-02-19T02:10:00Z"/>
          <w:sz w:val="20"/>
          <w:szCs w:val="20"/>
        </w:rPr>
      </w:pPr>
      <w:del w:id="4902" w:author="Admin" w:date="2019-02-19T02:10:00Z">
        <w:r w:rsidDel="002260E7">
          <w:rPr>
            <w:rFonts w:ascii="Arial" w:eastAsia="Arial" w:hAnsi="Arial" w:cs="Arial"/>
            <w:sz w:val="20"/>
            <w:szCs w:val="20"/>
          </w:rPr>
          <w:delText>Ам ту му ям,</w:delText>
        </w:r>
      </w:del>
    </w:p>
    <w:p w:rsidR="00A33515" w:rsidDel="002260E7" w:rsidRDefault="00A33515">
      <w:pPr>
        <w:spacing w:line="38" w:lineRule="exact"/>
        <w:rPr>
          <w:del w:id="4903" w:author="Admin" w:date="2019-02-19T02:10:00Z"/>
          <w:sz w:val="20"/>
          <w:szCs w:val="20"/>
        </w:rPr>
      </w:pPr>
    </w:p>
    <w:p w:rsidR="00A33515" w:rsidDel="002260E7" w:rsidRDefault="001A4D22">
      <w:pPr>
        <w:ind w:left="730"/>
        <w:rPr>
          <w:del w:id="4904" w:author="Admin" w:date="2019-02-19T02:10:00Z"/>
          <w:sz w:val="20"/>
          <w:szCs w:val="20"/>
        </w:rPr>
      </w:pPr>
      <w:del w:id="4905" w:author="Admin" w:date="2019-02-19T02:10:00Z">
        <w:r w:rsidDel="002260E7">
          <w:rPr>
            <w:rFonts w:ascii="Arial" w:eastAsia="Arial" w:hAnsi="Arial" w:cs="Arial"/>
            <w:sz w:val="20"/>
            <w:szCs w:val="20"/>
          </w:rPr>
          <w:delText>Ту ля бу ам,</w:delText>
        </w:r>
      </w:del>
    </w:p>
    <w:p w:rsidR="00A33515" w:rsidDel="002260E7" w:rsidRDefault="00A33515">
      <w:pPr>
        <w:spacing w:line="38" w:lineRule="exact"/>
        <w:rPr>
          <w:del w:id="4906" w:author="Admin" w:date="2019-02-19T02:10:00Z"/>
          <w:sz w:val="20"/>
          <w:szCs w:val="20"/>
        </w:rPr>
      </w:pPr>
    </w:p>
    <w:p w:rsidR="00A33515" w:rsidDel="002260E7" w:rsidRDefault="001A4D22">
      <w:pPr>
        <w:ind w:left="730"/>
        <w:rPr>
          <w:del w:id="4907" w:author="Admin" w:date="2019-02-19T02:10:00Z"/>
          <w:sz w:val="20"/>
          <w:szCs w:val="20"/>
        </w:rPr>
      </w:pPr>
      <w:del w:id="4908" w:author="Admin" w:date="2019-02-19T02:10:00Z">
        <w:r w:rsidDel="002260E7">
          <w:rPr>
            <w:rFonts w:ascii="Arial" w:eastAsia="Arial" w:hAnsi="Arial" w:cs="Arial"/>
            <w:sz w:val="20"/>
            <w:szCs w:val="20"/>
          </w:rPr>
          <w:delText>Гу ля ту ям.</w:delText>
        </w:r>
      </w:del>
    </w:p>
    <w:p w:rsidR="00A33515" w:rsidDel="002260E7" w:rsidRDefault="00A33515">
      <w:pPr>
        <w:spacing w:line="157" w:lineRule="exact"/>
        <w:rPr>
          <w:del w:id="4909" w:author="Admin" w:date="2019-02-19T02:10:00Z"/>
          <w:sz w:val="20"/>
          <w:szCs w:val="20"/>
        </w:rPr>
      </w:pPr>
    </w:p>
    <w:p w:rsidR="00A33515" w:rsidDel="002260E7" w:rsidRDefault="001A4D22">
      <w:pPr>
        <w:ind w:left="290"/>
        <w:rPr>
          <w:del w:id="4910" w:author="Admin" w:date="2019-02-19T02:10:00Z"/>
          <w:sz w:val="20"/>
          <w:szCs w:val="20"/>
        </w:rPr>
      </w:pPr>
      <w:del w:id="4911" w:author="Admin" w:date="2019-02-19T02:10:00Z">
        <w:r w:rsidDel="002260E7">
          <w:rPr>
            <w:rFonts w:ascii="Arial" w:eastAsia="Arial" w:hAnsi="Arial" w:cs="Arial"/>
            <w:sz w:val="19"/>
            <w:szCs w:val="19"/>
          </w:rPr>
          <w:delText>Составьте фрагмент русско–ам-ямского словаря по этому переводу.</w:delText>
        </w:r>
      </w:del>
    </w:p>
    <w:p w:rsidR="00A33515" w:rsidDel="002260E7" w:rsidRDefault="00A33515">
      <w:pPr>
        <w:spacing w:line="129" w:lineRule="exact"/>
        <w:rPr>
          <w:del w:id="4912" w:author="Admin" w:date="2019-02-19T02:10:00Z"/>
          <w:sz w:val="20"/>
          <w:szCs w:val="20"/>
        </w:rPr>
      </w:pPr>
    </w:p>
    <w:p w:rsidR="00A33515" w:rsidDel="002260E7" w:rsidRDefault="001A4D22">
      <w:pPr>
        <w:spacing w:line="285" w:lineRule="auto"/>
        <w:ind w:left="290"/>
        <w:jc w:val="both"/>
        <w:rPr>
          <w:del w:id="4913" w:author="Admin" w:date="2019-02-19T02:10:00Z"/>
          <w:sz w:val="20"/>
          <w:szCs w:val="20"/>
        </w:rPr>
      </w:pPr>
      <w:del w:id="4914"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Единственное слово,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которое встречается в третьей стро-ке, но не встречается в первых двух, — «поймать». Поэтому оно со-ответствует слову «гу» языка племени. По аналогичным причинам «уникальное» слово второй строки — «видит» — соответствует сло-ву «бу» племени.</w:delText>
        </w:r>
      </w:del>
    </w:p>
    <w:p w:rsidR="00A33515" w:rsidDel="002260E7" w:rsidRDefault="00A33515">
      <w:pPr>
        <w:spacing w:line="53" w:lineRule="exact"/>
        <w:rPr>
          <w:del w:id="4915" w:author="Admin" w:date="2019-02-19T02:10:00Z"/>
          <w:sz w:val="20"/>
          <w:szCs w:val="20"/>
        </w:rPr>
      </w:pPr>
    </w:p>
    <w:p w:rsidR="00A33515" w:rsidDel="002260E7" w:rsidRDefault="001A4D22">
      <w:pPr>
        <w:spacing w:line="291" w:lineRule="auto"/>
        <w:ind w:left="290" w:right="20"/>
        <w:jc w:val="both"/>
        <w:rPr>
          <w:del w:id="4916" w:author="Admin" w:date="2019-02-19T02:10:00Z"/>
          <w:sz w:val="20"/>
          <w:szCs w:val="20"/>
        </w:rPr>
      </w:pPr>
      <w:del w:id="4917" w:author="Admin" w:date="2019-02-19T02:10:00Z">
        <w:r w:rsidDel="002260E7">
          <w:rPr>
            <w:rFonts w:ascii="Arial" w:eastAsia="Arial" w:hAnsi="Arial" w:cs="Arial"/>
            <w:sz w:val="20"/>
            <w:szCs w:val="20"/>
          </w:rPr>
          <w:delText>Единственное слово, которое встречается во всех строках, — «ту», значит, «мышка». В двух последних строках встречается «ля», кото-рое соответствует кошке.</w:delText>
        </w:r>
      </w:del>
    </w:p>
    <w:p w:rsidR="00A33515" w:rsidDel="002260E7" w:rsidRDefault="00A33515">
      <w:pPr>
        <w:spacing w:line="46" w:lineRule="exact"/>
        <w:rPr>
          <w:del w:id="4918" w:author="Admin" w:date="2019-02-19T02:10:00Z"/>
          <w:sz w:val="20"/>
          <w:szCs w:val="20"/>
        </w:rPr>
      </w:pPr>
    </w:p>
    <w:p w:rsidR="00A33515" w:rsidDel="002260E7" w:rsidRDefault="001A4D22">
      <w:pPr>
        <w:spacing w:line="303" w:lineRule="auto"/>
        <w:ind w:left="290" w:right="20"/>
        <w:jc w:val="both"/>
        <w:rPr>
          <w:del w:id="4919" w:author="Admin" w:date="2019-02-19T02:10:00Z"/>
          <w:sz w:val="20"/>
          <w:szCs w:val="20"/>
        </w:rPr>
      </w:pPr>
      <w:del w:id="4920" w:author="Admin" w:date="2019-02-19T02:10:00Z">
        <w:r w:rsidDel="002260E7">
          <w:rPr>
            <w:rFonts w:ascii="Arial" w:eastAsia="Arial" w:hAnsi="Arial" w:cs="Arial"/>
            <w:sz w:val="20"/>
            <w:szCs w:val="20"/>
          </w:rPr>
          <w:delText>Остальные слова распределить просто: «ам» — «ночью», «ям» — «по-шла», «му» — «гулять».</w:delText>
        </w:r>
      </w:del>
    </w:p>
    <w:p w:rsidR="00A33515" w:rsidDel="002260E7" w:rsidRDefault="00A33515">
      <w:pPr>
        <w:spacing w:line="114" w:lineRule="exact"/>
        <w:rPr>
          <w:del w:id="4921" w:author="Admin" w:date="2019-02-19T02:10:00Z"/>
          <w:sz w:val="20"/>
          <w:szCs w:val="20"/>
        </w:rPr>
      </w:pPr>
    </w:p>
    <w:p w:rsidR="00A33515" w:rsidDel="002260E7" w:rsidRDefault="001A4D22">
      <w:pPr>
        <w:numPr>
          <w:ilvl w:val="0"/>
          <w:numId w:val="596"/>
        </w:numPr>
        <w:tabs>
          <w:tab w:val="left" w:pos="290"/>
        </w:tabs>
        <w:spacing w:line="257" w:lineRule="auto"/>
        <w:ind w:left="290" w:right="20" w:hanging="290"/>
        <w:jc w:val="both"/>
        <w:rPr>
          <w:del w:id="4922" w:author="Admin" w:date="2019-02-19T02:10:00Z"/>
          <w:rFonts w:ascii="Arial" w:eastAsia="Arial" w:hAnsi="Arial" w:cs="Arial"/>
          <w:b/>
          <w:bCs/>
          <w:sz w:val="20"/>
          <w:szCs w:val="20"/>
        </w:rPr>
        <w:pPrChange w:id="4923" w:author="Admin" w:date="2019-02-19T00:19:00Z">
          <w:pPr>
            <w:numPr>
              <w:numId w:val="598"/>
            </w:numPr>
            <w:tabs>
              <w:tab w:val="left" w:pos="290"/>
            </w:tabs>
            <w:spacing w:line="257" w:lineRule="auto"/>
            <w:ind w:left="290" w:right="20" w:hanging="290"/>
            <w:jc w:val="both"/>
          </w:pPr>
        </w:pPrChange>
      </w:pPr>
      <w:del w:id="4924" w:author="Admin" w:date="2019-02-19T02:10:00Z">
        <w:r w:rsidDel="002260E7">
          <w:rPr>
            <w:rFonts w:ascii="Arial" w:eastAsia="Arial" w:hAnsi="Arial" w:cs="Arial"/>
            <w:sz w:val="20"/>
            <w:szCs w:val="20"/>
          </w:rPr>
          <w:delText xml:space="preserve">Пограничники отметили, что число вещей, перевозимых эмигран-том Витей в Арабские эмираты, совпадает с числом </w:delText>
        </w:r>
        <w:r w:rsidDel="002260E7">
          <w:rPr>
            <w:rFonts w:ascii="Arial" w:eastAsia="Arial" w:hAnsi="Arial" w:cs="Arial"/>
            <w:i/>
            <w:iCs/>
            <w:sz w:val="20"/>
            <w:szCs w:val="20"/>
          </w:rPr>
          <w:delText>N</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 количе-ством натуральных чисел, меньших миллиона, в десятичной запи-си которых единиц больше, чем нулей, а число вещей, отправлен-ных им в Швейцарию, совпадает с числом </w:delText>
        </w:r>
        <w:r w:rsidDel="002260E7">
          <w:rPr>
            <w:rFonts w:ascii="Arial" w:eastAsia="Arial" w:hAnsi="Arial" w:cs="Arial"/>
            <w:i/>
            <w:iCs/>
            <w:sz w:val="20"/>
            <w:szCs w:val="20"/>
          </w:rPr>
          <w:delText>N</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 количеством нату-ральных чисел, меньших миллиона, в десятичной записи которых нулей больше, чем единиц. В какую страну Витя отправил вещей больше?</w:delText>
        </w:r>
      </w:del>
    </w:p>
    <w:p w:rsidR="00A33515" w:rsidDel="002260E7" w:rsidRDefault="00A33515">
      <w:pPr>
        <w:spacing w:line="79" w:lineRule="exact"/>
        <w:rPr>
          <w:del w:id="4925" w:author="Admin" w:date="2019-02-19T02:10:00Z"/>
          <w:rFonts w:ascii="Arial" w:eastAsia="Arial" w:hAnsi="Arial" w:cs="Arial"/>
          <w:b/>
          <w:bCs/>
          <w:sz w:val="20"/>
          <w:szCs w:val="20"/>
        </w:rPr>
      </w:pPr>
    </w:p>
    <w:p w:rsidR="00A33515" w:rsidDel="002260E7" w:rsidRDefault="001A4D22">
      <w:pPr>
        <w:spacing w:line="291" w:lineRule="auto"/>
        <w:ind w:left="290" w:right="20"/>
        <w:jc w:val="both"/>
        <w:rPr>
          <w:del w:id="4926" w:author="Admin" w:date="2019-02-19T02:10:00Z"/>
          <w:rFonts w:ascii="Arial" w:eastAsia="Arial" w:hAnsi="Arial" w:cs="Arial"/>
          <w:b/>
          <w:bCs/>
          <w:sz w:val="20"/>
          <w:szCs w:val="20"/>
        </w:rPr>
      </w:pPr>
      <w:del w:id="4927"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Десятичная запись натурального числа не может начи-наться с нуля. Рассмотрим те натуральные числа, запись которых, кроме того, не начинается с единицы.</w:delText>
        </w:r>
      </w:del>
    </w:p>
    <w:p w:rsidR="00A33515" w:rsidDel="002260E7" w:rsidRDefault="00A33515">
      <w:pPr>
        <w:spacing w:line="46" w:lineRule="exact"/>
        <w:rPr>
          <w:del w:id="4928" w:author="Admin" w:date="2019-02-19T02:10:00Z"/>
          <w:rFonts w:ascii="Arial" w:eastAsia="Arial" w:hAnsi="Arial" w:cs="Arial"/>
          <w:b/>
          <w:bCs/>
          <w:sz w:val="20"/>
          <w:szCs w:val="20"/>
        </w:rPr>
      </w:pPr>
    </w:p>
    <w:p w:rsidR="00A33515" w:rsidDel="002260E7" w:rsidRDefault="001A4D22">
      <w:pPr>
        <w:spacing w:line="282" w:lineRule="auto"/>
        <w:ind w:left="290" w:right="20"/>
        <w:jc w:val="both"/>
        <w:rPr>
          <w:del w:id="4929" w:author="Admin" w:date="2019-02-19T02:10:00Z"/>
          <w:rFonts w:ascii="Arial" w:eastAsia="Arial" w:hAnsi="Arial" w:cs="Arial"/>
          <w:b/>
          <w:bCs/>
          <w:sz w:val="20"/>
          <w:szCs w:val="20"/>
        </w:rPr>
      </w:pPr>
      <w:del w:id="4930" w:author="Admin" w:date="2019-02-19T02:10:00Z">
        <w:r w:rsidDel="002260E7">
          <w:rPr>
            <w:rFonts w:ascii="Arial" w:eastAsia="Arial" w:hAnsi="Arial" w:cs="Arial"/>
            <w:sz w:val="20"/>
            <w:szCs w:val="20"/>
          </w:rPr>
          <w:delText>Покажем, что среди таких чисел поровну тех, в чьей записи больше единиц, и тех, в чьей записи больше нулей: возьмём число, в за-писи которого больше единиц, заменим все единицы на нули и все нули на единицы. Мы получим число, в записи которого больше ну-лей (так как ни один ноль не окажется ведущим). При этом разным числам сопоставляются разные числа, и любое число, в десятичной записи которого нулей больше, чем единиц, может быть получено таким образом.</w:delText>
        </w:r>
      </w:del>
    </w:p>
    <w:p w:rsidR="00A33515" w:rsidDel="002260E7" w:rsidRDefault="00A33515">
      <w:pPr>
        <w:spacing w:line="60" w:lineRule="exact"/>
        <w:rPr>
          <w:del w:id="4931" w:author="Admin" w:date="2019-02-19T02:10:00Z"/>
          <w:rFonts w:ascii="Arial" w:eastAsia="Arial" w:hAnsi="Arial" w:cs="Arial"/>
          <w:b/>
          <w:bCs/>
          <w:sz w:val="20"/>
          <w:szCs w:val="20"/>
        </w:rPr>
      </w:pPr>
    </w:p>
    <w:p w:rsidR="00A33515" w:rsidDel="002260E7" w:rsidRDefault="001A4D22">
      <w:pPr>
        <w:spacing w:line="332" w:lineRule="auto"/>
        <w:ind w:left="290" w:right="20"/>
        <w:jc w:val="both"/>
        <w:rPr>
          <w:del w:id="4932" w:author="Admin" w:date="2019-02-19T02:10:00Z"/>
          <w:rFonts w:ascii="Arial" w:eastAsia="Arial" w:hAnsi="Arial" w:cs="Arial"/>
          <w:b/>
          <w:bCs/>
          <w:sz w:val="20"/>
          <w:szCs w:val="20"/>
        </w:rPr>
      </w:pPr>
      <w:del w:id="4933" w:author="Admin" w:date="2019-02-19T02:10:00Z">
        <w:r w:rsidDel="002260E7">
          <w:rPr>
            <w:rFonts w:ascii="Arial" w:eastAsia="Arial" w:hAnsi="Arial" w:cs="Arial"/>
            <w:sz w:val="19"/>
            <w:szCs w:val="19"/>
          </w:rPr>
          <w:delText>Теперь рассмотрим числа, запись которых начинается с единицы. Если взять такое число, в записи которого больше нулей, и заменить</w:delText>
        </w:r>
      </w:del>
    </w:p>
    <w:p w:rsidR="00A33515" w:rsidDel="002260E7" w:rsidRDefault="00A33515">
      <w:pPr>
        <w:spacing w:line="175" w:lineRule="exact"/>
        <w:rPr>
          <w:del w:id="4934" w:author="Admin" w:date="2019-02-19T02:10:00Z"/>
          <w:rFonts w:ascii="Arial" w:eastAsia="Arial" w:hAnsi="Arial" w:cs="Arial"/>
          <w:b/>
          <w:bCs/>
          <w:sz w:val="20"/>
          <w:szCs w:val="20"/>
        </w:rPr>
      </w:pPr>
    </w:p>
    <w:p w:rsidR="00A33515" w:rsidDel="002260E7" w:rsidRDefault="001A4D22">
      <w:pPr>
        <w:numPr>
          <w:ilvl w:val="1"/>
          <w:numId w:val="596"/>
        </w:numPr>
        <w:tabs>
          <w:tab w:val="left" w:pos="3010"/>
        </w:tabs>
        <w:ind w:left="3010" w:hanging="250"/>
        <w:rPr>
          <w:del w:id="4935" w:author="Admin" w:date="2019-02-19T02:10:00Z"/>
          <w:rFonts w:ascii="Arial" w:eastAsia="Arial" w:hAnsi="Arial" w:cs="Arial"/>
          <w:sz w:val="20"/>
          <w:szCs w:val="20"/>
        </w:rPr>
        <w:pPrChange w:id="4936" w:author="Admin" w:date="2019-02-19T00:19:00Z">
          <w:pPr>
            <w:numPr>
              <w:ilvl w:val="1"/>
              <w:numId w:val="598"/>
            </w:numPr>
            <w:tabs>
              <w:tab w:val="left" w:pos="3010"/>
            </w:tabs>
            <w:ind w:left="3010" w:hanging="250"/>
          </w:pPr>
        </w:pPrChange>
      </w:pPr>
      <w:del w:id="4937" w:author="Admin" w:date="2019-02-19T02:10:00Z">
        <w:r w:rsidDel="002260E7">
          <w:rPr>
            <w:rFonts w:ascii="Arial" w:eastAsia="Arial" w:hAnsi="Arial" w:cs="Arial"/>
            <w:b/>
            <w:bCs/>
            <w:sz w:val="20"/>
            <w:szCs w:val="20"/>
          </w:rPr>
          <w:delText xml:space="preserve">255 </w:delText>
        </w:r>
        <w:r w:rsidDel="002260E7">
          <w:rPr>
            <w:rFonts w:ascii="Arial" w:eastAsia="Arial" w:hAnsi="Arial" w:cs="Arial"/>
            <w:sz w:val="20"/>
            <w:szCs w:val="20"/>
          </w:rPr>
          <w:delText>−</w:delText>
        </w:r>
      </w:del>
    </w:p>
    <w:p w:rsidR="00A33515" w:rsidDel="002260E7" w:rsidRDefault="00A33515">
      <w:pPr>
        <w:rPr>
          <w:del w:id="4938" w:author="Admin" w:date="2019-02-19T02:10:00Z"/>
        </w:rPr>
        <w:sectPr w:rsidR="00A33515" w:rsidDel="002260E7">
          <w:pgSz w:w="8220" w:h="12472"/>
          <w:pgMar w:top="639" w:right="700" w:bottom="0" w:left="930" w:header="0" w:footer="0" w:gutter="0"/>
          <w:cols w:space="720" w:equalWidth="0">
            <w:col w:w="6590"/>
          </w:cols>
        </w:sectPr>
      </w:pPr>
    </w:p>
    <w:p w:rsidR="00A33515" w:rsidDel="002260E7" w:rsidRDefault="001A4D22">
      <w:pPr>
        <w:ind w:left="2180"/>
        <w:rPr>
          <w:del w:id="4939" w:author="Admin" w:date="2019-02-19T02:10:00Z"/>
          <w:sz w:val="20"/>
          <w:szCs w:val="20"/>
        </w:rPr>
      </w:pPr>
      <w:bookmarkStart w:id="4940" w:name="page266"/>
      <w:bookmarkEnd w:id="4940"/>
      <w:del w:id="4941" w:author="Admin" w:date="2019-02-19T02:10:00Z">
        <w:r w:rsidDel="002260E7">
          <w:rPr>
            <w:rFonts w:ascii="Arial" w:eastAsia="Arial" w:hAnsi="Arial" w:cs="Arial"/>
            <w:sz w:val="18"/>
            <w:szCs w:val="18"/>
          </w:rPr>
          <w:lastRenderedPageBreak/>
          <w:delText>2013 год, 8 класс</w:delText>
        </w:r>
      </w:del>
    </w:p>
    <w:p w:rsidR="00A33515" w:rsidDel="002260E7" w:rsidRDefault="00A33515">
      <w:pPr>
        <w:spacing w:line="184" w:lineRule="exact"/>
        <w:rPr>
          <w:del w:id="4942" w:author="Admin" w:date="2019-02-19T02:10:00Z"/>
          <w:sz w:val="20"/>
          <w:szCs w:val="20"/>
        </w:rPr>
      </w:pPr>
    </w:p>
    <w:p w:rsidR="00A33515" w:rsidDel="002260E7" w:rsidRDefault="001A4D22">
      <w:pPr>
        <w:spacing w:line="285" w:lineRule="auto"/>
        <w:jc w:val="both"/>
        <w:rPr>
          <w:del w:id="4943" w:author="Admin" w:date="2019-02-19T02:10:00Z"/>
          <w:sz w:val="20"/>
          <w:szCs w:val="20"/>
        </w:rPr>
      </w:pPr>
      <w:del w:id="4944" w:author="Admin" w:date="2019-02-19T02:10:00Z">
        <w:r w:rsidDel="002260E7">
          <w:rPr>
            <w:rFonts w:ascii="Arial" w:eastAsia="Arial" w:hAnsi="Arial" w:cs="Arial"/>
            <w:sz w:val="20"/>
            <w:szCs w:val="20"/>
          </w:rPr>
          <w:delText xml:space="preserve">0 </w:delText>
        </w:r>
        <w:r w:rsidDel="002260E7">
          <w:rPr>
            <w:rFonts w:eastAsia="Times New Roman"/>
            <w:i/>
            <w:iCs/>
            <w:sz w:val="20"/>
            <w:szCs w:val="20"/>
          </w:rPr>
          <w:delText>!</w:delText>
        </w:r>
        <w:r w:rsidDel="002260E7">
          <w:rPr>
            <w:rFonts w:ascii="Arial" w:eastAsia="Arial" w:hAnsi="Arial" w:cs="Arial"/>
            <w:sz w:val="20"/>
            <w:szCs w:val="20"/>
          </w:rPr>
          <w:delText xml:space="preserve"> 1 и 1 </w:delText>
        </w:r>
        <w:r w:rsidDel="002260E7">
          <w:rPr>
            <w:rFonts w:eastAsia="Times New Roman"/>
            <w:i/>
            <w:iCs/>
            <w:sz w:val="20"/>
            <w:szCs w:val="20"/>
          </w:rPr>
          <w:delText>!</w:delText>
        </w:r>
        <w:r w:rsidDel="002260E7">
          <w:rPr>
            <w:rFonts w:ascii="Arial" w:eastAsia="Arial" w:hAnsi="Arial" w:cs="Arial"/>
            <w:sz w:val="20"/>
            <w:szCs w:val="20"/>
          </w:rPr>
          <w:delText xml:space="preserve"> 0, мы несомненно получим число, в записи которого больше единиц, чем нулей. Однако, не все числа, в записи которых больше единиц, могут быть получены таким образом: например, число 110 может быть получено только из 101, в записи которого по-прежнему больше единиц.</w:delText>
        </w:r>
      </w:del>
    </w:p>
    <w:p w:rsidR="00A33515" w:rsidDel="002260E7" w:rsidRDefault="00A33515">
      <w:pPr>
        <w:spacing w:line="52" w:lineRule="exact"/>
        <w:rPr>
          <w:del w:id="4945" w:author="Admin" w:date="2019-02-19T02:10:00Z"/>
          <w:sz w:val="20"/>
          <w:szCs w:val="20"/>
        </w:rPr>
      </w:pPr>
    </w:p>
    <w:p w:rsidR="00A33515" w:rsidDel="002260E7" w:rsidRDefault="001A4D22">
      <w:pPr>
        <w:spacing w:line="303" w:lineRule="auto"/>
        <w:jc w:val="both"/>
        <w:rPr>
          <w:del w:id="4946" w:author="Admin" w:date="2019-02-19T02:10:00Z"/>
          <w:sz w:val="20"/>
          <w:szCs w:val="20"/>
        </w:rPr>
      </w:pPr>
      <w:del w:id="4947" w:author="Admin" w:date="2019-02-19T02:10:00Z">
        <w:r w:rsidDel="002260E7">
          <w:rPr>
            <w:rFonts w:ascii="Arial" w:eastAsia="Arial" w:hAnsi="Arial" w:cs="Arial"/>
            <w:sz w:val="20"/>
            <w:szCs w:val="20"/>
          </w:rPr>
          <w:delText>Значит, в целом количество чисел, в которых больше единиц, боль-ше — отсюда больше вещей уехало в Арабские эмираты.</w:delText>
        </w:r>
      </w:del>
    </w:p>
    <w:p w:rsidR="00A33515" w:rsidDel="002260E7" w:rsidRDefault="00A33515">
      <w:pPr>
        <w:rPr>
          <w:del w:id="4948" w:author="Admin" w:date="2019-02-19T02:10:00Z"/>
        </w:rPr>
        <w:sectPr w:rsidR="00A33515" w:rsidDel="002260E7">
          <w:pgSz w:w="8220" w:h="12472"/>
          <w:pgMar w:top="639" w:right="720" w:bottom="0" w:left="1220" w:header="0" w:footer="0" w:gutter="0"/>
          <w:cols w:space="720" w:equalWidth="0">
            <w:col w:w="6280"/>
          </w:cols>
        </w:sectPr>
      </w:pPr>
    </w:p>
    <w:p w:rsidR="00A33515" w:rsidDel="002260E7" w:rsidRDefault="00A33515">
      <w:pPr>
        <w:spacing w:line="200" w:lineRule="exact"/>
        <w:rPr>
          <w:del w:id="4949" w:author="Admin" w:date="2019-02-19T02:10:00Z"/>
          <w:sz w:val="20"/>
          <w:szCs w:val="20"/>
        </w:rPr>
      </w:pPr>
    </w:p>
    <w:p w:rsidR="00A33515" w:rsidDel="002260E7" w:rsidRDefault="00A33515">
      <w:pPr>
        <w:spacing w:line="200" w:lineRule="exact"/>
        <w:rPr>
          <w:del w:id="4950" w:author="Admin" w:date="2019-02-19T02:10:00Z"/>
          <w:sz w:val="20"/>
          <w:szCs w:val="20"/>
        </w:rPr>
      </w:pPr>
    </w:p>
    <w:p w:rsidR="00A33515" w:rsidDel="002260E7" w:rsidRDefault="00A33515">
      <w:pPr>
        <w:spacing w:line="200" w:lineRule="exact"/>
        <w:rPr>
          <w:del w:id="4951" w:author="Admin" w:date="2019-02-19T02:10:00Z"/>
          <w:sz w:val="20"/>
          <w:szCs w:val="20"/>
        </w:rPr>
      </w:pPr>
    </w:p>
    <w:p w:rsidR="00A33515" w:rsidDel="002260E7" w:rsidRDefault="00A33515">
      <w:pPr>
        <w:spacing w:line="200" w:lineRule="exact"/>
        <w:rPr>
          <w:del w:id="4952" w:author="Admin" w:date="2019-02-19T02:10:00Z"/>
          <w:sz w:val="20"/>
          <w:szCs w:val="20"/>
        </w:rPr>
      </w:pPr>
    </w:p>
    <w:p w:rsidR="00A33515" w:rsidDel="002260E7" w:rsidRDefault="00A33515">
      <w:pPr>
        <w:spacing w:line="200" w:lineRule="exact"/>
        <w:rPr>
          <w:del w:id="4953" w:author="Admin" w:date="2019-02-19T02:10:00Z"/>
          <w:sz w:val="20"/>
          <w:szCs w:val="20"/>
        </w:rPr>
      </w:pPr>
    </w:p>
    <w:p w:rsidR="00A33515" w:rsidDel="002260E7" w:rsidRDefault="00A33515">
      <w:pPr>
        <w:spacing w:line="200" w:lineRule="exact"/>
        <w:rPr>
          <w:del w:id="4954" w:author="Admin" w:date="2019-02-19T02:10:00Z"/>
          <w:sz w:val="20"/>
          <w:szCs w:val="20"/>
        </w:rPr>
      </w:pPr>
    </w:p>
    <w:p w:rsidR="00A33515" w:rsidDel="002260E7" w:rsidRDefault="00A33515">
      <w:pPr>
        <w:spacing w:line="200" w:lineRule="exact"/>
        <w:rPr>
          <w:del w:id="4955" w:author="Admin" w:date="2019-02-19T02:10:00Z"/>
          <w:sz w:val="20"/>
          <w:szCs w:val="20"/>
        </w:rPr>
      </w:pPr>
    </w:p>
    <w:p w:rsidR="00A33515" w:rsidDel="002260E7" w:rsidRDefault="00A33515">
      <w:pPr>
        <w:spacing w:line="200" w:lineRule="exact"/>
        <w:rPr>
          <w:del w:id="4956" w:author="Admin" w:date="2019-02-19T02:10:00Z"/>
          <w:sz w:val="20"/>
          <w:szCs w:val="20"/>
        </w:rPr>
      </w:pPr>
    </w:p>
    <w:p w:rsidR="00A33515" w:rsidDel="002260E7" w:rsidRDefault="00A33515">
      <w:pPr>
        <w:spacing w:line="200" w:lineRule="exact"/>
        <w:rPr>
          <w:del w:id="4957" w:author="Admin" w:date="2019-02-19T02:10:00Z"/>
          <w:sz w:val="20"/>
          <w:szCs w:val="20"/>
        </w:rPr>
      </w:pPr>
    </w:p>
    <w:p w:rsidR="00A33515" w:rsidDel="002260E7" w:rsidRDefault="00A33515">
      <w:pPr>
        <w:spacing w:line="200" w:lineRule="exact"/>
        <w:rPr>
          <w:del w:id="4958" w:author="Admin" w:date="2019-02-19T02:10:00Z"/>
          <w:sz w:val="20"/>
          <w:szCs w:val="20"/>
        </w:rPr>
      </w:pPr>
    </w:p>
    <w:p w:rsidR="00A33515" w:rsidDel="002260E7" w:rsidRDefault="00A33515">
      <w:pPr>
        <w:spacing w:line="200" w:lineRule="exact"/>
        <w:rPr>
          <w:del w:id="4959" w:author="Admin" w:date="2019-02-19T02:10:00Z"/>
          <w:sz w:val="20"/>
          <w:szCs w:val="20"/>
        </w:rPr>
      </w:pPr>
    </w:p>
    <w:p w:rsidR="00A33515" w:rsidDel="002260E7" w:rsidRDefault="00A33515">
      <w:pPr>
        <w:spacing w:line="200" w:lineRule="exact"/>
        <w:rPr>
          <w:del w:id="4960" w:author="Admin" w:date="2019-02-19T02:10:00Z"/>
          <w:sz w:val="20"/>
          <w:szCs w:val="20"/>
        </w:rPr>
      </w:pPr>
    </w:p>
    <w:p w:rsidR="00A33515" w:rsidDel="002260E7" w:rsidRDefault="00A33515">
      <w:pPr>
        <w:spacing w:line="200" w:lineRule="exact"/>
        <w:rPr>
          <w:del w:id="4961" w:author="Admin" w:date="2019-02-19T02:10:00Z"/>
          <w:sz w:val="20"/>
          <w:szCs w:val="20"/>
        </w:rPr>
      </w:pPr>
    </w:p>
    <w:p w:rsidR="00A33515" w:rsidDel="002260E7" w:rsidRDefault="00A33515">
      <w:pPr>
        <w:spacing w:line="200" w:lineRule="exact"/>
        <w:rPr>
          <w:del w:id="4962" w:author="Admin" w:date="2019-02-19T02:10:00Z"/>
          <w:sz w:val="20"/>
          <w:szCs w:val="20"/>
        </w:rPr>
      </w:pPr>
    </w:p>
    <w:p w:rsidR="00A33515" w:rsidDel="002260E7" w:rsidRDefault="00A33515">
      <w:pPr>
        <w:spacing w:line="200" w:lineRule="exact"/>
        <w:rPr>
          <w:del w:id="4963" w:author="Admin" w:date="2019-02-19T02:10:00Z"/>
          <w:sz w:val="20"/>
          <w:szCs w:val="20"/>
        </w:rPr>
      </w:pPr>
    </w:p>
    <w:p w:rsidR="00A33515" w:rsidDel="002260E7" w:rsidRDefault="00A33515">
      <w:pPr>
        <w:spacing w:line="200" w:lineRule="exact"/>
        <w:rPr>
          <w:del w:id="4964" w:author="Admin" w:date="2019-02-19T02:10:00Z"/>
          <w:sz w:val="20"/>
          <w:szCs w:val="20"/>
        </w:rPr>
      </w:pPr>
    </w:p>
    <w:p w:rsidR="00A33515" w:rsidDel="002260E7" w:rsidRDefault="00A33515">
      <w:pPr>
        <w:spacing w:line="200" w:lineRule="exact"/>
        <w:rPr>
          <w:del w:id="4965" w:author="Admin" w:date="2019-02-19T02:10:00Z"/>
          <w:sz w:val="20"/>
          <w:szCs w:val="20"/>
        </w:rPr>
      </w:pPr>
    </w:p>
    <w:p w:rsidR="00A33515" w:rsidDel="002260E7" w:rsidRDefault="00A33515">
      <w:pPr>
        <w:spacing w:line="200" w:lineRule="exact"/>
        <w:rPr>
          <w:del w:id="4966" w:author="Admin" w:date="2019-02-19T02:10:00Z"/>
          <w:sz w:val="20"/>
          <w:szCs w:val="20"/>
        </w:rPr>
      </w:pPr>
    </w:p>
    <w:p w:rsidR="00A33515" w:rsidDel="002260E7" w:rsidRDefault="00A33515">
      <w:pPr>
        <w:spacing w:line="200" w:lineRule="exact"/>
        <w:rPr>
          <w:del w:id="4967" w:author="Admin" w:date="2019-02-19T02:10:00Z"/>
          <w:sz w:val="20"/>
          <w:szCs w:val="20"/>
        </w:rPr>
      </w:pPr>
    </w:p>
    <w:p w:rsidR="00A33515" w:rsidDel="002260E7" w:rsidRDefault="00A33515">
      <w:pPr>
        <w:spacing w:line="200" w:lineRule="exact"/>
        <w:rPr>
          <w:del w:id="4968" w:author="Admin" w:date="2019-02-19T02:10:00Z"/>
          <w:sz w:val="20"/>
          <w:szCs w:val="20"/>
        </w:rPr>
      </w:pPr>
    </w:p>
    <w:p w:rsidR="00A33515" w:rsidDel="002260E7" w:rsidRDefault="00A33515">
      <w:pPr>
        <w:spacing w:line="200" w:lineRule="exact"/>
        <w:rPr>
          <w:del w:id="4969" w:author="Admin" w:date="2019-02-19T02:10:00Z"/>
          <w:sz w:val="20"/>
          <w:szCs w:val="20"/>
        </w:rPr>
      </w:pPr>
    </w:p>
    <w:p w:rsidR="00A33515" w:rsidDel="002260E7" w:rsidRDefault="00A33515">
      <w:pPr>
        <w:spacing w:line="200" w:lineRule="exact"/>
        <w:rPr>
          <w:del w:id="4970" w:author="Admin" w:date="2019-02-19T02:10:00Z"/>
          <w:sz w:val="20"/>
          <w:szCs w:val="20"/>
        </w:rPr>
      </w:pPr>
    </w:p>
    <w:p w:rsidR="00A33515" w:rsidDel="002260E7" w:rsidRDefault="00A33515">
      <w:pPr>
        <w:spacing w:line="200" w:lineRule="exact"/>
        <w:rPr>
          <w:del w:id="4971" w:author="Admin" w:date="2019-02-19T02:10:00Z"/>
          <w:sz w:val="20"/>
          <w:szCs w:val="20"/>
        </w:rPr>
      </w:pPr>
    </w:p>
    <w:p w:rsidR="00A33515" w:rsidDel="002260E7" w:rsidRDefault="00A33515">
      <w:pPr>
        <w:spacing w:line="200" w:lineRule="exact"/>
        <w:rPr>
          <w:del w:id="4972" w:author="Admin" w:date="2019-02-19T02:10:00Z"/>
          <w:sz w:val="20"/>
          <w:szCs w:val="20"/>
        </w:rPr>
      </w:pPr>
    </w:p>
    <w:p w:rsidR="00A33515" w:rsidDel="002260E7" w:rsidRDefault="00A33515">
      <w:pPr>
        <w:spacing w:line="200" w:lineRule="exact"/>
        <w:rPr>
          <w:del w:id="4973" w:author="Admin" w:date="2019-02-19T02:10:00Z"/>
          <w:sz w:val="20"/>
          <w:szCs w:val="20"/>
        </w:rPr>
      </w:pPr>
    </w:p>
    <w:p w:rsidR="00A33515" w:rsidDel="002260E7" w:rsidRDefault="00A33515">
      <w:pPr>
        <w:spacing w:line="200" w:lineRule="exact"/>
        <w:rPr>
          <w:del w:id="4974" w:author="Admin" w:date="2019-02-19T02:10:00Z"/>
          <w:sz w:val="20"/>
          <w:szCs w:val="20"/>
        </w:rPr>
      </w:pPr>
    </w:p>
    <w:p w:rsidR="00A33515" w:rsidDel="002260E7" w:rsidRDefault="00A33515">
      <w:pPr>
        <w:spacing w:line="200" w:lineRule="exact"/>
        <w:rPr>
          <w:del w:id="4975" w:author="Admin" w:date="2019-02-19T02:10:00Z"/>
          <w:sz w:val="20"/>
          <w:szCs w:val="20"/>
        </w:rPr>
      </w:pPr>
    </w:p>
    <w:p w:rsidR="00A33515" w:rsidDel="002260E7" w:rsidRDefault="00A33515">
      <w:pPr>
        <w:spacing w:line="200" w:lineRule="exact"/>
        <w:rPr>
          <w:del w:id="4976" w:author="Admin" w:date="2019-02-19T02:10:00Z"/>
          <w:sz w:val="20"/>
          <w:szCs w:val="20"/>
        </w:rPr>
      </w:pPr>
    </w:p>
    <w:p w:rsidR="00A33515" w:rsidDel="002260E7" w:rsidRDefault="00A33515">
      <w:pPr>
        <w:spacing w:line="200" w:lineRule="exact"/>
        <w:rPr>
          <w:del w:id="4977" w:author="Admin" w:date="2019-02-19T02:10:00Z"/>
          <w:sz w:val="20"/>
          <w:szCs w:val="20"/>
        </w:rPr>
      </w:pPr>
    </w:p>
    <w:p w:rsidR="00A33515" w:rsidDel="002260E7" w:rsidRDefault="00A33515">
      <w:pPr>
        <w:spacing w:line="200" w:lineRule="exact"/>
        <w:rPr>
          <w:del w:id="4978" w:author="Admin" w:date="2019-02-19T02:10:00Z"/>
          <w:sz w:val="20"/>
          <w:szCs w:val="20"/>
        </w:rPr>
      </w:pPr>
    </w:p>
    <w:p w:rsidR="00A33515" w:rsidDel="002260E7" w:rsidRDefault="00A33515">
      <w:pPr>
        <w:spacing w:line="200" w:lineRule="exact"/>
        <w:rPr>
          <w:del w:id="4979" w:author="Admin" w:date="2019-02-19T02:10:00Z"/>
          <w:sz w:val="20"/>
          <w:szCs w:val="20"/>
        </w:rPr>
      </w:pPr>
    </w:p>
    <w:p w:rsidR="00A33515" w:rsidDel="002260E7" w:rsidRDefault="00A33515">
      <w:pPr>
        <w:spacing w:line="200" w:lineRule="exact"/>
        <w:rPr>
          <w:del w:id="4980" w:author="Admin" w:date="2019-02-19T02:10:00Z"/>
          <w:sz w:val="20"/>
          <w:szCs w:val="20"/>
        </w:rPr>
      </w:pPr>
    </w:p>
    <w:p w:rsidR="00A33515" w:rsidDel="002260E7" w:rsidRDefault="00A33515">
      <w:pPr>
        <w:spacing w:line="200" w:lineRule="exact"/>
        <w:rPr>
          <w:del w:id="4981" w:author="Admin" w:date="2019-02-19T02:10:00Z"/>
          <w:sz w:val="20"/>
          <w:szCs w:val="20"/>
        </w:rPr>
      </w:pPr>
    </w:p>
    <w:p w:rsidR="00A33515" w:rsidDel="002260E7" w:rsidRDefault="00A33515">
      <w:pPr>
        <w:spacing w:line="200" w:lineRule="exact"/>
        <w:rPr>
          <w:del w:id="4982" w:author="Admin" w:date="2019-02-19T02:10:00Z"/>
          <w:sz w:val="20"/>
          <w:szCs w:val="20"/>
        </w:rPr>
      </w:pPr>
    </w:p>
    <w:p w:rsidR="00A33515" w:rsidDel="002260E7" w:rsidRDefault="00A33515">
      <w:pPr>
        <w:spacing w:line="200" w:lineRule="exact"/>
        <w:rPr>
          <w:del w:id="4983" w:author="Admin" w:date="2019-02-19T02:10:00Z"/>
          <w:sz w:val="20"/>
          <w:szCs w:val="20"/>
        </w:rPr>
      </w:pPr>
    </w:p>
    <w:p w:rsidR="00A33515" w:rsidDel="002260E7" w:rsidRDefault="00A33515">
      <w:pPr>
        <w:spacing w:line="200" w:lineRule="exact"/>
        <w:rPr>
          <w:del w:id="4984" w:author="Admin" w:date="2019-02-19T02:10:00Z"/>
          <w:sz w:val="20"/>
          <w:szCs w:val="20"/>
        </w:rPr>
      </w:pPr>
    </w:p>
    <w:p w:rsidR="00A33515" w:rsidDel="002260E7" w:rsidRDefault="00A33515">
      <w:pPr>
        <w:spacing w:line="200" w:lineRule="exact"/>
        <w:rPr>
          <w:del w:id="4985" w:author="Admin" w:date="2019-02-19T02:10:00Z"/>
          <w:sz w:val="20"/>
          <w:szCs w:val="20"/>
        </w:rPr>
      </w:pPr>
    </w:p>
    <w:p w:rsidR="00A33515" w:rsidDel="002260E7" w:rsidRDefault="00A33515">
      <w:pPr>
        <w:spacing w:line="200" w:lineRule="exact"/>
        <w:rPr>
          <w:del w:id="4986" w:author="Admin" w:date="2019-02-19T02:10:00Z"/>
          <w:sz w:val="20"/>
          <w:szCs w:val="20"/>
        </w:rPr>
      </w:pPr>
    </w:p>
    <w:p w:rsidR="00A33515" w:rsidDel="002260E7" w:rsidRDefault="00A33515">
      <w:pPr>
        <w:spacing w:line="200" w:lineRule="exact"/>
        <w:rPr>
          <w:del w:id="4987" w:author="Admin" w:date="2019-02-19T02:10:00Z"/>
          <w:sz w:val="20"/>
          <w:szCs w:val="20"/>
        </w:rPr>
      </w:pPr>
    </w:p>
    <w:p w:rsidR="00A33515" w:rsidDel="002260E7" w:rsidRDefault="00A33515">
      <w:pPr>
        <w:spacing w:line="200" w:lineRule="exact"/>
        <w:rPr>
          <w:del w:id="4988" w:author="Admin" w:date="2019-02-19T02:10:00Z"/>
          <w:sz w:val="20"/>
          <w:szCs w:val="20"/>
        </w:rPr>
      </w:pPr>
    </w:p>
    <w:p w:rsidR="00A33515" w:rsidDel="002260E7" w:rsidRDefault="00A33515">
      <w:pPr>
        <w:spacing w:line="200" w:lineRule="exact"/>
        <w:rPr>
          <w:del w:id="4989" w:author="Admin" w:date="2019-02-19T02:10:00Z"/>
          <w:sz w:val="20"/>
          <w:szCs w:val="20"/>
        </w:rPr>
      </w:pPr>
    </w:p>
    <w:p w:rsidR="00A33515" w:rsidDel="002260E7" w:rsidRDefault="00A33515">
      <w:pPr>
        <w:spacing w:line="200" w:lineRule="exact"/>
        <w:rPr>
          <w:del w:id="4990" w:author="Admin" w:date="2019-02-19T02:10:00Z"/>
          <w:sz w:val="20"/>
          <w:szCs w:val="20"/>
        </w:rPr>
      </w:pPr>
    </w:p>
    <w:p w:rsidR="00A33515" w:rsidDel="002260E7" w:rsidRDefault="00A33515">
      <w:pPr>
        <w:spacing w:line="362" w:lineRule="exact"/>
        <w:rPr>
          <w:del w:id="4991" w:author="Admin" w:date="2019-02-19T02:10:00Z"/>
          <w:sz w:val="20"/>
          <w:szCs w:val="20"/>
        </w:rPr>
      </w:pPr>
    </w:p>
    <w:p w:rsidR="00A33515" w:rsidDel="002260E7" w:rsidRDefault="001A4D22">
      <w:pPr>
        <w:ind w:left="2480"/>
        <w:rPr>
          <w:del w:id="4992" w:author="Admin" w:date="2019-02-19T02:10:00Z"/>
          <w:sz w:val="20"/>
          <w:szCs w:val="20"/>
        </w:rPr>
      </w:pPr>
      <w:del w:id="4993"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256</w:delText>
        </w:r>
        <w:r w:rsidDel="002260E7">
          <w:rPr>
            <w:rFonts w:ascii="Arial" w:eastAsia="Arial" w:hAnsi="Arial" w:cs="Arial"/>
            <w:sz w:val="20"/>
            <w:szCs w:val="20"/>
          </w:rPr>
          <w:delText xml:space="preserve"> −</w:delText>
        </w:r>
      </w:del>
    </w:p>
    <w:p w:rsidR="00A33515" w:rsidDel="002260E7" w:rsidRDefault="00A33515">
      <w:pPr>
        <w:rPr>
          <w:del w:id="4994" w:author="Admin" w:date="2019-02-19T02:10:00Z"/>
        </w:rPr>
        <w:sectPr w:rsidR="00A33515" w:rsidDel="002260E7">
          <w:type w:val="continuous"/>
          <w:pgSz w:w="8220" w:h="12472"/>
          <w:pgMar w:top="639" w:right="720" w:bottom="0" w:left="1220" w:header="0" w:footer="0" w:gutter="0"/>
          <w:cols w:space="720" w:equalWidth="0">
            <w:col w:w="6280"/>
          </w:cols>
        </w:sectPr>
      </w:pPr>
    </w:p>
    <w:p w:rsidR="00A33515" w:rsidDel="002260E7" w:rsidRDefault="00A33515">
      <w:pPr>
        <w:spacing w:line="200" w:lineRule="exact"/>
        <w:rPr>
          <w:del w:id="4995" w:author="Admin" w:date="2019-02-19T02:10:00Z"/>
          <w:sz w:val="20"/>
          <w:szCs w:val="20"/>
        </w:rPr>
      </w:pPr>
      <w:bookmarkStart w:id="4996" w:name="page267"/>
      <w:bookmarkEnd w:id="4996"/>
    </w:p>
    <w:p w:rsidR="00A33515" w:rsidDel="002260E7" w:rsidRDefault="00A33515">
      <w:pPr>
        <w:spacing w:line="323" w:lineRule="exact"/>
        <w:rPr>
          <w:del w:id="4997" w:author="Admin" w:date="2019-02-19T02:10:00Z"/>
          <w:sz w:val="20"/>
          <w:szCs w:val="20"/>
        </w:rPr>
      </w:pPr>
    </w:p>
    <w:p w:rsidR="00A33515" w:rsidDel="002260E7" w:rsidRDefault="001A4D22">
      <w:pPr>
        <w:rPr>
          <w:del w:id="4998" w:author="Admin" w:date="2019-02-19T02:10:00Z"/>
          <w:sz w:val="20"/>
          <w:szCs w:val="20"/>
        </w:rPr>
      </w:pPr>
      <w:del w:id="4999" w:author="Admin" w:date="2019-02-19T02:10:00Z">
        <w:r w:rsidDel="002260E7">
          <w:rPr>
            <w:rFonts w:ascii="Arial" w:eastAsia="Arial" w:hAnsi="Arial" w:cs="Arial"/>
            <w:b/>
            <w:bCs/>
            <w:sz w:val="44"/>
            <w:szCs w:val="44"/>
          </w:rPr>
          <w:delText>Решения задач 2013 года</w:delText>
        </w:r>
      </w:del>
    </w:p>
    <w:p w:rsidR="00A33515" w:rsidDel="002260E7" w:rsidRDefault="00A33515">
      <w:pPr>
        <w:spacing w:line="200" w:lineRule="exact"/>
        <w:rPr>
          <w:del w:id="5000" w:author="Admin" w:date="2019-02-19T02:10:00Z"/>
          <w:sz w:val="20"/>
          <w:szCs w:val="20"/>
        </w:rPr>
      </w:pPr>
    </w:p>
    <w:p w:rsidR="00A33515" w:rsidDel="002260E7" w:rsidRDefault="00A33515">
      <w:pPr>
        <w:spacing w:line="239" w:lineRule="exact"/>
        <w:rPr>
          <w:del w:id="5001" w:author="Admin" w:date="2019-02-19T02:10:00Z"/>
          <w:sz w:val="20"/>
          <w:szCs w:val="20"/>
        </w:rPr>
      </w:pPr>
    </w:p>
    <w:p w:rsidR="00A33515" w:rsidDel="002260E7" w:rsidRDefault="001A4D22">
      <w:pPr>
        <w:rPr>
          <w:del w:id="5002" w:author="Admin" w:date="2019-02-19T02:10:00Z"/>
          <w:sz w:val="20"/>
          <w:szCs w:val="20"/>
        </w:rPr>
      </w:pPr>
      <w:del w:id="5003" w:author="Admin" w:date="2019-02-19T02:10:00Z">
        <w:r w:rsidDel="002260E7">
          <w:rPr>
            <w:rFonts w:ascii="Arial" w:eastAsia="Arial" w:hAnsi="Arial" w:cs="Arial"/>
            <w:b/>
            <w:bCs/>
            <w:sz w:val="36"/>
            <w:szCs w:val="36"/>
          </w:rPr>
          <w:delText>Задачи 8 класса</w:delText>
        </w:r>
      </w:del>
    </w:p>
    <w:p w:rsidR="00A33515" w:rsidDel="002260E7" w:rsidRDefault="00A33515">
      <w:pPr>
        <w:spacing w:line="228" w:lineRule="exact"/>
        <w:rPr>
          <w:del w:id="5004" w:author="Admin" w:date="2019-02-19T02:10:00Z"/>
          <w:sz w:val="20"/>
          <w:szCs w:val="20"/>
        </w:rPr>
      </w:pPr>
    </w:p>
    <w:p w:rsidR="00A33515" w:rsidDel="002260E7" w:rsidRDefault="001A4D22">
      <w:pPr>
        <w:rPr>
          <w:del w:id="5005" w:author="Admin" w:date="2019-02-19T02:10:00Z"/>
          <w:sz w:val="20"/>
          <w:szCs w:val="20"/>
        </w:rPr>
      </w:pPr>
      <w:del w:id="5006" w:author="Admin" w:date="2019-02-19T02:10:00Z">
        <w:r w:rsidDel="002260E7">
          <w:rPr>
            <w:rFonts w:ascii="Arial" w:eastAsia="Arial" w:hAnsi="Arial" w:cs="Arial"/>
            <w:b/>
            <w:bCs/>
            <w:sz w:val="26"/>
            <w:szCs w:val="26"/>
          </w:rPr>
          <w:delText>Задача 1.</w:delText>
        </w:r>
      </w:del>
    </w:p>
    <w:p w:rsidR="00A33515" w:rsidDel="002260E7" w:rsidRDefault="00A33515">
      <w:pPr>
        <w:spacing w:line="178" w:lineRule="exact"/>
        <w:rPr>
          <w:del w:id="5007" w:author="Admin" w:date="2019-02-19T02:10:00Z"/>
          <w:sz w:val="20"/>
          <w:szCs w:val="20"/>
        </w:rPr>
      </w:pPr>
    </w:p>
    <w:p w:rsidR="00A33515" w:rsidDel="002260E7" w:rsidRDefault="001A4D22">
      <w:pPr>
        <w:numPr>
          <w:ilvl w:val="0"/>
          <w:numId w:val="597"/>
        </w:numPr>
        <w:tabs>
          <w:tab w:val="left" w:pos="500"/>
        </w:tabs>
        <w:spacing w:line="287" w:lineRule="auto"/>
        <w:ind w:left="500" w:hanging="306"/>
        <w:jc w:val="both"/>
        <w:rPr>
          <w:del w:id="5008" w:author="Admin" w:date="2019-02-19T02:10:00Z"/>
          <w:rFonts w:ascii="Arial" w:eastAsia="Arial" w:hAnsi="Arial" w:cs="Arial"/>
          <w:b/>
          <w:bCs/>
          <w:sz w:val="20"/>
          <w:szCs w:val="20"/>
        </w:rPr>
        <w:pPrChange w:id="5009" w:author="Admin" w:date="2019-02-19T00:19:00Z">
          <w:pPr>
            <w:numPr>
              <w:numId w:val="599"/>
            </w:numPr>
            <w:tabs>
              <w:tab w:val="left" w:pos="500"/>
            </w:tabs>
            <w:spacing w:line="287" w:lineRule="auto"/>
            <w:ind w:left="500" w:hanging="306"/>
            <w:jc w:val="both"/>
          </w:pPr>
        </w:pPrChange>
      </w:pPr>
      <w:del w:id="5010" w:author="Admin" w:date="2019-02-19T02:10:00Z">
        <w:r w:rsidDel="002260E7">
          <w:rPr>
            <w:rFonts w:ascii="Arial" w:eastAsia="Arial" w:hAnsi="Arial" w:cs="Arial"/>
            <w:sz w:val="20"/>
            <w:szCs w:val="20"/>
          </w:rPr>
          <w:delText>Мальчик Дима утверждает, что он может выписать 3 простых чис-ла таких, что разность любых двух из них (из большего вычитают меньшее) — тоже простое число. Прав ли Дима? Может ли он выпи-сать четыре таких простых числа?</w:delText>
        </w:r>
      </w:del>
    </w:p>
    <w:p w:rsidR="00A33515" w:rsidDel="002260E7" w:rsidRDefault="00A33515">
      <w:pPr>
        <w:spacing w:line="50" w:lineRule="exact"/>
        <w:rPr>
          <w:del w:id="5011" w:author="Admin" w:date="2019-02-19T02:10:00Z"/>
          <w:rFonts w:ascii="Arial" w:eastAsia="Arial" w:hAnsi="Arial" w:cs="Arial"/>
          <w:b/>
          <w:bCs/>
          <w:sz w:val="20"/>
          <w:szCs w:val="20"/>
        </w:rPr>
      </w:pPr>
    </w:p>
    <w:p w:rsidR="00A33515" w:rsidDel="002260E7" w:rsidRDefault="001A4D22">
      <w:pPr>
        <w:spacing w:line="291" w:lineRule="auto"/>
        <w:ind w:left="500"/>
        <w:jc w:val="both"/>
        <w:rPr>
          <w:del w:id="5012" w:author="Admin" w:date="2019-02-19T02:10:00Z"/>
          <w:rFonts w:ascii="Arial" w:eastAsia="Arial" w:hAnsi="Arial" w:cs="Arial"/>
          <w:b/>
          <w:bCs/>
          <w:sz w:val="20"/>
          <w:szCs w:val="20"/>
        </w:rPr>
      </w:pPr>
      <w:del w:id="501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Заметим,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среди выписанных простых чисел не мо-жет быть больше одного чётного, потому что единственное чётное простое число — 2.</w:delText>
        </w:r>
      </w:del>
    </w:p>
    <w:p w:rsidR="00A33515" w:rsidDel="002260E7" w:rsidRDefault="00A33515">
      <w:pPr>
        <w:spacing w:line="46" w:lineRule="exact"/>
        <w:rPr>
          <w:del w:id="5014" w:author="Admin" w:date="2019-02-19T02:10:00Z"/>
          <w:rFonts w:ascii="Arial" w:eastAsia="Arial" w:hAnsi="Arial" w:cs="Arial"/>
          <w:b/>
          <w:bCs/>
          <w:sz w:val="20"/>
          <w:szCs w:val="20"/>
        </w:rPr>
      </w:pPr>
    </w:p>
    <w:p w:rsidR="00A33515" w:rsidDel="002260E7" w:rsidRDefault="001A4D22">
      <w:pPr>
        <w:spacing w:line="291" w:lineRule="auto"/>
        <w:ind w:left="500"/>
        <w:jc w:val="both"/>
        <w:rPr>
          <w:del w:id="5015" w:author="Admin" w:date="2019-02-19T02:10:00Z"/>
          <w:rFonts w:ascii="Arial" w:eastAsia="Arial" w:hAnsi="Arial" w:cs="Arial"/>
          <w:b/>
          <w:bCs/>
          <w:sz w:val="20"/>
          <w:szCs w:val="20"/>
        </w:rPr>
      </w:pPr>
      <w:del w:id="5016" w:author="Admin" w:date="2019-02-19T02:10:00Z">
        <w:r w:rsidDel="002260E7">
          <w:rPr>
            <w:rFonts w:ascii="Arial" w:eastAsia="Arial" w:hAnsi="Arial" w:cs="Arial"/>
            <w:sz w:val="20"/>
            <w:szCs w:val="20"/>
          </w:rPr>
          <w:delText>Аналогично, не может быть больше двух нечётных: если их хотя бы 3, то разность между наибольшим и наименьшим — чётное число не меньше 4, то есть, является составной.</w:delText>
        </w:r>
      </w:del>
    </w:p>
    <w:p w:rsidR="00A33515" w:rsidDel="002260E7" w:rsidRDefault="00A33515">
      <w:pPr>
        <w:spacing w:line="46" w:lineRule="exact"/>
        <w:rPr>
          <w:del w:id="5017" w:author="Admin" w:date="2019-02-19T02:10:00Z"/>
          <w:rFonts w:ascii="Arial" w:eastAsia="Arial" w:hAnsi="Arial" w:cs="Arial"/>
          <w:b/>
          <w:bCs/>
          <w:sz w:val="20"/>
          <w:szCs w:val="20"/>
        </w:rPr>
      </w:pPr>
    </w:p>
    <w:p w:rsidR="00A33515" w:rsidDel="002260E7" w:rsidRDefault="001A4D22">
      <w:pPr>
        <w:spacing w:line="291" w:lineRule="auto"/>
        <w:ind w:left="500"/>
        <w:jc w:val="both"/>
        <w:rPr>
          <w:del w:id="5018" w:author="Admin" w:date="2019-02-19T02:10:00Z"/>
          <w:rFonts w:ascii="Arial" w:eastAsia="Arial" w:hAnsi="Arial" w:cs="Arial"/>
          <w:b/>
          <w:bCs/>
          <w:sz w:val="20"/>
          <w:szCs w:val="20"/>
        </w:rPr>
      </w:pPr>
      <w:del w:id="5019" w:author="Admin" w:date="2019-02-19T02:10:00Z">
        <w:r w:rsidDel="002260E7">
          <w:rPr>
            <w:rFonts w:ascii="Arial" w:eastAsia="Arial" w:hAnsi="Arial" w:cs="Arial"/>
            <w:sz w:val="20"/>
            <w:szCs w:val="20"/>
          </w:rPr>
          <w:delText xml:space="preserve">Таким образом, мы получили верхнюю оценку — 1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3 — на ко-личество простых чисел, которые выписал Дима. Поэтому четырёх чисел он выписать не мог.</w:delText>
        </w:r>
      </w:del>
    </w:p>
    <w:p w:rsidR="00A33515" w:rsidDel="002260E7" w:rsidRDefault="00A33515">
      <w:pPr>
        <w:spacing w:line="45" w:lineRule="exact"/>
        <w:rPr>
          <w:del w:id="5020" w:author="Admin" w:date="2019-02-19T02:10:00Z"/>
          <w:rFonts w:ascii="Arial" w:eastAsia="Arial" w:hAnsi="Arial" w:cs="Arial"/>
          <w:b/>
          <w:bCs/>
          <w:sz w:val="20"/>
          <w:szCs w:val="20"/>
        </w:rPr>
      </w:pPr>
    </w:p>
    <w:p w:rsidR="00A33515" w:rsidDel="002260E7" w:rsidRDefault="001A4D22">
      <w:pPr>
        <w:ind w:left="500"/>
        <w:rPr>
          <w:del w:id="5021" w:author="Admin" w:date="2019-02-19T02:10:00Z"/>
          <w:rFonts w:ascii="Arial" w:eastAsia="Arial" w:hAnsi="Arial" w:cs="Arial"/>
          <w:b/>
          <w:bCs/>
          <w:sz w:val="20"/>
          <w:szCs w:val="20"/>
        </w:rPr>
      </w:pPr>
      <w:del w:id="5022" w:author="Admin" w:date="2019-02-19T02:10:00Z">
        <w:r w:rsidDel="002260E7">
          <w:rPr>
            <w:rFonts w:ascii="Arial" w:eastAsia="Arial" w:hAnsi="Arial" w:cs="Arial"/>
            <w:sz w:val="20"/>
            <w:szCs w:val="20"/>
          </w:rPr>
          <w:delText>Выписать три числа просто — 2, 5, 7.</w:delText>
        </w:r>
      </w:del>
    </w:p>
    <w:p w:rsidR="00A33515" w:rsidDel="002260E7" w:rsidRDefault="00A33515">
      <w:pPr>
        <w:spacing w:line="197" w:lineRule="exact"/>
        <w:rPr>
          <w:del w:id="5023" w:author="Admin" w:date="2019-02-19T02:10:00Z"/>
          <w:rFonts w:ascii="Arial" w:eastAsia="Arial" w:hAnsi="Arial" w:cs="Arial"/>
          <w:b/>
          <w:bCs/>
          <w:sz w:val="20"/>
          <w:szCs w:val="20"/>
        </w:rPr>
      </w:pPr>
    </w:p>
    <w:p w:rsidR="00A33515" w:rsidDel="002260E7" w:rsidRDefault="001A4D22">
      <w:pPr>
        <w:numPr>
          <w:ilvl w:val="0"/>
          <w:numId w:val="597"/>
        </w:numPr>
        <w:tabs>
          <w:tab w:val="left" w:pos="500"/>
        </w:tabs>
        <w:spacing w:line="291" w:lineRule="auto"/>
        <w:ind w:left="500" w:hanging="290"/>
        <w:jc w:val="both"/>
        <w:rPr>
          <w:del w:id="5024" w:author="Admin" w:date="2019-02-19T02:10:00Z"/>
          <w:rFonts w:ascii="Arial" w:eastAsia="Arial" w:hAnsi="Arial" w:cs="Arial"/>
          <w:b/>
          <w:bCs/>
          <w:sz w:val="20"/>
          <w:szCs w:val="20"/>
        </w:rPr>
        <w:pPrChange w:id="5025" w:author="Admin" w:date="2019-02-19T00:19:00Z">
          <w:pPr>
            <w:numPr>
              <w:numId w:val="599"/>
            </w:numPr>
            <w:tabs>
              <w:tab w:val="left" w:pos="500"/>
            </w:tabs>
            <w:spacing w:line="291" w:lineRule="auto"/>
            <w:ind w:left="500" w:hanging="290"/>
            <w:jc w:val="both"/>
          </w:pPr>
        </w:pPrChange>
      </w:pPr>
      <w:del w:id="5026" w:author="Admin" w:date="2019-02-19T02:10:00Z">
        <w:r w:rsidDel="002260E7">
          <w:rPr>
            <w:rFonts w:ascii="Arial" w:eastAsia="Arial" w:hAnsi="Arial" w:cs="Arial"/>
            <w:sz w:val="20"/>
            <w:szCs w:val="20"/>
          </w:rPr>
          <w:delText>Найдите все натуральные четырёхзначные числа, у которых сумма первых трёх цифр равна 2, сумма последних трёх цифр равна 5, а сумма первой и последней цифр делится на 7.</w:delText>
        </w:r>
      </w:del>
    </w:p>
    <w:p w:rsidR="00A33515" w:rsidDel="002260E7" w:rsidRDefault="00A33515">
      <w:pPr>
        <w:spacing w:line="46" w:lineRule="exact"/>
        <w:rPr>
          <w:del w:id="5027" w:author="Admin" w:date="2019-02-19T02:10:00Z"/>
          <w:rFonts w:ascii="Arial" w:eastAsia="Arial" w:hAnsi="Arial" w:cs="Arial"/>
          <w:b/>
          <w:bCs/>
          <w:sz w:val="20"/>
          <w:szCs w:val="20"/>
        </w:rPr>
      </w:pPr>
    </w:p>
    <w:p w:rsidR="00A33515" w:rsidDel="002260E7" w:rsidRDefault="001A4D22">
      <w:pPr>
        <w:spacing w:line="303" w:lineRule="auto"/>
        <w:ind w:left="500"/>
        <w:rPr>
          <w:del w:id="5028" w:author="Admin" w:date="2019-02-19T02:10:00Z"/>
          <w:rFonts w:ascii="Arial" w:eastAsia="Arial" w:hAnsi="Arial" w:cs="Arial"/>
          <w:b/>
          <w:bCs/>
          <w:sz w:val="20"/>
          <w:szCs w:val="20"/>
        </w:rPr>
      </w:pPr>
      <w:del w:id="502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Сумма первой и последней цифр может быть равна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0, 7</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или 14.</w:delText>
        </w:r>
      </w:del>
    </w:p>
    <w:p w:rsidR="00A33515" w:rsidDel="002260E7" w:rsidRDefault="00A33515">
      <w:pPr>
        <w:spacing w:line="34" w:lineRule="exact"/>
        <w:rPr>
          <w:del w:id="5030" w:author="Admin" w:date="2019-02-19T02:10:00Z"/>
          <w:rFonts w:ascii="Arial" w:eastAsia="Arial" w:hAnsi="Arial" w:cs="Arial"/>
          <w:b/>
          <w:bCs/>
          <w:sz w:val="20"/>
          <w:szCs w:val="20"/>
        </w:rPr>
      </w:pPr>
    </w:p>
    <w:p w:rsidR="00A33515" w:rsidDel="002260E7" w:rsidRDefault="001A4D22">
      <w:pPr>
        <w:spacing w:line="291" w:lineRule="auto"/>
        <w:ind w:left="500"/>
        <w:jc w:val="both"/>
        <w:rPr>
          <w:del w:id="5031" w:author="Admin" w:date="2019-02-19T02:10:00Z"/>
          <w:rFonts w:ascii="Arial" w:eastAsia="Arial" w:hAnsi="Arial" w:cs="Arial"/>
          <w:b/>
          <w:bCs/>
          <w:sz w:val="20"/>
          <w:szCs w:val="20"/>
        </w:rPr>
      </w:pPr>
      <w:del w:id="5032" w:author="Admin" w:date="2019-02-19T02:10:00Z">
        <w:r w:rsidDel="002260E7">
          <w:rPr>
            <w:rFonts w:ascii="Arial" w:eastAsia="Arial" w:hAnsi="Arial" w:cs="Arial"/>
            <w:sz w:val="20"/>
            <w:szCs w:val="20"/>
          </w:rPr>
          <w:delText>Ноль — точно не вариант: тогда у числа имеются ведущие нули. Так-же сумма первой и последней цифр должна быть не больше 2</w:delText>
        </w:r>
        <w:r w:rsidDel="002260E7">
          <w:rPr>
            <w:rFonts w:eastAsia="Times New Roman"/>
            <w:sz w:val="20"/>
            <w:szCs w:val="20"/>
          </w:rPr>
          <w:delText>+</w:delText>
        </w:r>
        <w:r w:rsidDel="002260E7">
          <w:rPr>
            <w:rFonts w:ascii="Arial" w:eastAsia="Arial" w:hAnsi="Arial" w:cs="Arial"/>
            <w:sz w:val="20"/>
            <w:szCs w:val="20"/>
          </w:rPr>
          <w:delText xml:space="preserve">5 (из условия) </w:delText>
        </w:r>
        <w:r w:rsidDel="002260E7">
          <w:rPr>
            <w:rFonts w:eastAsia="Times New Roman"/>
            <w:sz w:val="20"/>
            <w:szCs w:val="20"/>
          </w:rPr>
          <w:delText>=</w:delText>
        </w:r>
        <w:r w:rsidDel="002260E7">
          <w:rPr>
            <w:rFonts w:ascii="Arial" w:eastAsia="Arial" w:hAnsi="Arial" w:cs="Arial"/>
            <w:sz w:val="20"/>
            <w:szCs w:val="20"/>
          </w:rPr>
          <w:delText xml:space="preserve"> 7.</w:delText>
        </w:r>
      </w:del>
    </w:p>
    <w:p w:rsidR="00A33515" w:rsidDel="002260E7" w:rsidRDefault="00A33515">
      <w:pPr>
        <w:spacing w:line="45" w:lineRule="exact"/>
        <w:rPr>
          <w:del w:id="5033" w:author="Admin" w:date="2019-02-19T02:10:00Z"/>
          <w:rFonts w:ascii="Arial" w:eastAsia="Arial" w:hAnsi="Arial" w:cs="Arial"/>
          <w:b/>
          <w:bCs/>
          <w:sz w:val="20"/>
          <w:szCs w:val="20"/>
        </w:rPr>
      </w:pPr>
    </w:p>
    <w:p w:rsidR="00A33515" w:rsidDel="002260E7" w:rsidRDefault="001A4D22">
      <w:pPr>
        <w:spacing w:line="303" w:lineRule="auto"/>
        <w:ind w:left="500"/>
        <w:rPr>
          <w:del w:id="5034" w:author="Admin" w:date="2019-02-19T02:10:00Z"/>
          <w:rFonts w:ascii="Arial" w:eastAsia="Arial" w:hAnsi="Arial" w:cs="Arial"/>
          <w:b/>
          <w:bCs/>
          <w:sz w:val="20"/>
          <w:szCs w:val="20"/>
        </w:rPr>
      </w:pPr>
      <w:del w:id="5035" w:author="Admin" w:date="2019-02-19T02:10:00Z">
        <w:r w:rsidDel="002260E7">
          <w:rPr>
            <w:rFonts w:ascii="Arial" w:eastAsia="Arial" w:hAnsi="Arial" w:cs="Arial"/>
            <w:sz w:val="20"/>
            <w:szCs w:val="20"/>
          </w:rPr>
          <w:delText>При этом первая цифра не превосходит 2, последняя — 5. Отсюда единственный доступный вариант для числа — 2005.</w:delText>
        </w:r>
      </w:del>
    </w:p>
    <w:p w:rsidR="00A33515" w:rsidDel="002260E7" w:rsidRDefault="00A33515">
      <w:pPr>
        <w:rPr>
          <w:del w:id="5036" w:author="Admin" w:date="2019-02-19T02:10:00Z"/>
        </w:rPr>
        <w:sectPr w:rsidR="00A33515" w:rsidDel="002260E7">
          <w:pgSz w:w="8220" w:h="12472"/>
          <w:pgMar w:top="1440" w:right="720" w:bottom="691" w:left="720" w:header="0" w:footer="0" w:gutter="0"/>
          <w:cols w:space="720" w:equalWidth="0">
            <w:col w:w="6780"/>
          </w:cols>
        </w:sectPr>
      </w:pPr>
    </w:p>
    <w:p w:rsidR="00A33515" w:rsidDel="002260E7" w:rsidRDefault="001A4D22">
      <w:pPr>
        <w:jc w:val="center"/>
        <w:rPr>
          <w:del w:id="5037" w:author="Admin" w:date="2019-02-19T02:10:00Z"/>
          <w:sz w:val="20"/>
          <w:szCs w:val="20"/>
        </w:rPr>
      </w:pPr>
      <w:bookmarkStart w:id="5038" w:name="page268"/>
      <w:bookmarkEnd w:id="5038"/>
      <w:del w:id="5039" w:author="Admin" w:date="2019-02-19T02:10:00Z">
        <w:r w:rsidDel="002260E7">
          <w:rPr>
            <w:rFonts w:ascii="Arial" w:eastAsia="Arial" w:hAnsi="Arial" w:cs="Arial"/>
            <w:sz w:val="18"/>
            <w:szCs w:val="18"/>
          </w:rPr>
          <w:lastRenderedPageBreak/>
          <w:delText>2013 год, 8 класс</w:delText>
        </w:r>
      </w:del>
    </w:p>
    <w:p w:rsidR="00A33515" w:rsidDel="002260E7" w:rsidRDefault="00A33515">
      <w:pPr>
        <w:spacing w:line="184" w:lineRule="exact"/>
        <w:rPr>
          <w:del w:id="5040" w:author="Admin" w:date="2019-02-19T02:10:00Z"/>
          <w:sz w:val="20"/>
          <w:szCs w:val="20"/>
        </w:rPr>
      </w:pPr>
    </w:p>
    <w:p w:rsidR="00A33515" w:rsidDel="002260E7" w:rsidRDefault="001A4D22">
      <w:pPr>
        <w:numPr>
          <w:ilvl w:val="0"/>
          <w:numId w:val="598"/>
        </w:numPr>
        <w:tabs>
          <w:tab w:val="left" w:pos="500"/>
        </w:tabs>
        <w:spacing w:line="279" w:lineRule="auto"/>
        <w:ind w:left="500" w:hanging="290"/>
        <w:jc w:val="both"/>
        <w:rPr>
          <w:del w:id="5041" w:author="Admin" w:date="2019-02-19T02:10:00Z"/>
          <w:rFonts w:ascii="Arial" w:eastAsia="Arial" w:hAnsi="Arial" w:cs="Arial"/>
          <w:b/>
          <w:bCs/>
          <w:sz w:val="20"/>
          <w:szCs w:val="20"/>
        </w:rPr>
        <w:pPrChange w:id="5042" w:author="Admin" w:date="2019-02-19T00:19:00Z">
          <w:pPr>
            <w:numPr>
              <w:numId w:val="600"/>
            </w:numPr>
            <w:tabs>
              <w:tab w:val="left" w:pos="500"/>
            </w:tabs>
            <w:spacing w:line="279" w:lineRule="auto"/>
            <w:ind w:left="500" w:hanging="290"/>
            <w:jc w:val="both"/>
          </w:pPr>
        </w:pPrChange>
      </w:pPr>
      <w:del w:id="5043" w:author="Admin" w:date="2019-02-19T02:10:00Z">
        <w:r w:rsidDel="002260E7">
          <w:rPr>
            <w:rFonts w:ascii="Arial" w:eastAsia="Arial" w:hAnsi="Arial" w:cs="Arial"/>
            <w:sz w:val="20"/>
            <w:szCs w:val="20"/>
          </w:rPr>
          <w:delText>Найдите все натуральные числа, которые можно представить в виде произведения и суммы, пользуясь одинаковыми наборами чисел. Например,</w:delText>
        </w:r>
      </w:del>
    </w:p>
    <w:p w:rsidR="00A33515" w:rsidDel="002260E7" w:rsidRDefault="00A33515">
      <w:pPr>
        <w:spacing w:line="1" w:lineRule="exact"/>
        <w:rPr>
          <w:del w:id="5044" w:author="Admin" w:date="2019-02-19T02:10:00Z"/>
          <w:rFonts w:ascii="Arial" w:eastAsia="Arial" w:hAnsi="Arial" w:cs="Arial"/>
          <w:b/>
          <w:bCs/>
          <w:sz w:val="20"/>
          <w:szCs w:val="20"/>
        </w:rPr>
      </w:pPr>
    </w:p>
    <w:p w:rsidR="00A33515" w:rsidDel="002260E7" w:rsidRDefault="001A4D22">
      <w:pPr>
        <w:ind w:left="1940"/>
        <w:rPr>
          <w:del w:id="5045" w:author="Admin" w:date="2019-02-19T02:10:00Z"/>
          <w:rFonts w:ascii="Arial" w:eastAsia="Arial" w:hAnsi="Arial" w:cs="Arial"/>
          <w:b/>
          <w:bCs/>
          <w:sz w:val="20"/>
          <w:szCs w:val="20"/>
        </w:rPr>
      </w:pPr>
      <w:del w:id="5046" w:author="Admin" w:date="2019-02-19T02:10:00Z">
        <w:r w:rsidDel="002260E7">
          <w:rPr>
            <w:rFonts w:ascii="Arial" w:eastAsia="Arial" w:hAnsi="Arial" w:cs="Arial"/>
            <w:sz w:val="20"/>
            <w:szCs w:val="20"/>
          </w:rPr>
          <w:delText xml:space="preserve">10 </w:delText>
        </w:r>
        <w:r w:rsidDel="002260E7">
          <w:rPr>
            <w:rFonts w:eastAsia="Times New Roman"/>
            <w:sz w:val="20"/>
            <w:szCs w:val="20"/>
          </w:rPr>
          <w:delText>=</w:delText>
        </w:r>
        <w:r w:rsidDel="002260E7">
          <w:rPr>
            <w:rFonts w:ascii="Arial" w:eastAsia="Arial" w:hAnsi="Arial" w:cs="Arial"/>
            <w:sz w:val="20"/>
            <w:szCs w:val="20"/>
          </w:rPr>
          <w:delText xml:space="preserve"> 5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1 </w:delText>
        </w:r>
        <w:r w:rsidDel="002260E7">
          <w:rPr>
            <w:rFonts w:eastAsia="Times New Roman"/>
            <w:sz w:val="20"/>
            <w:szCs w:val="20"/>
          </w:rPr>
          <w:delText>+</w:delText>
        </w:r>
        <w:r w:rsidDel="002260E7">
          <w:rPr>
            <w:rFonts w:ascii="Arial" w:eastAsia="Arial" w:hAnsi="Arial" w:cs="Arial"/>
            <w:sz w:val="20"/>
            <w:szCs w:val="20"/>
          </w:rPr>
          <w:delText xml:space="preserve"> 1 </w:delText>
        </w:r>
        <w:r w:rsidDel="002260E7">
          <w:rPr>
            <w:rFonts w:eastAsia="Times New Roman"/>
            <w:sz w:val="20"/>
            <w:szCs w:val="20"/>
          </w:rPr>
          <w:delText>+</w:delText>
        </w:r>
        <w:r w:rsidDel="002260E7">
          <w:rPr>
            <w:rFonts w:ascii="Arial" w:eastAsia="Arial" w:hAnsi="Arial" w:cs="Arial"/>
            <w:sz w:val="20"/>
            <w:szCs w:val="20"/>
          </w:rPr>
          <w:delText xml:space="preserve"> 1 </w:delText>
        </w:r>
        <w:r w:rsidDel="002260E7">
          <w:rPr>
            <w:rFonts w:eastAsia="Times New Roman"/>
            <w:sz w:val="20"/>
            <w:szCs w:val="20"/>
          </w:rPr>
          <w:delText>=</w:delText>
        </w:r>
        <w:r w:rsidDel="002260E7">
          <w:rPr>
            <w:rFonts w:ascii="Arial" w:eastAsia="Arial" w:hAnsi="Arial" w:cs="Arial"/>
            <w:sz w:val="20"/>
            <w:szCs w:val="20"/>
          </w:rPr>
          <w:delText xml:space="preserve"> 5  2  1  1  1</w:delText>
        </w:r>
        <w:r w:rsidDel="002260E7">
          <w:rPr>
            <w:rFonts w:eastAsia="Times New Roman"/>
            <w:i/>
            <w:iCs/>
            <w:sz w:val="20"/>
            <w:szCs w:val="20"/>
          </w:rPr>
          <w:delText>:</w:delText>
        </w:r>
      </w:del>
    </w:p>
    <w:p w:rsidR="00A33515" w:rsidDel="002260E7" w:rsidRDefault="00A33515">
      <w:pPr>
        <w:spacing w:line="239" w:lineRule="exact"/>
        <w:rPr>
          <w:del w:id="5047" w:author="Admin" w:date="2019-02-19T02:10:00Z"/>
          <w:rFonts w:ascii="Arial" w:eastAsia="Arial" w:hAnsi="Arial" w:cs="Arial"/>
          <w:b/>
          <w:bCs/>
          <w:sz w:val="20"/>
          <w:szCs w:val="20"/>
        </w:rPr>
      </w:pPr>
    </w:p>
    <w:p w:rsidR="00A33515" w:rsidDel="002260E7" w:rsidRDefault="001A4D22">
      <w:pPr>
        <w:ind w:left="500"/>
        <w:rPr>
          <w:del w:id="5048" w:author="Admin" w:date="2019-02-19T02:10:00Z"/>
          <w:rFonts w:ascii="Arial" w:eastAsia="Arial" w:hAnsi="Arial" w:cs="Arial"/>
          <w:b/>
          <w:bCs/>
          <w:sz w:val="20"/>
          <w:szCs w:val="20"/>
        </w:rPr>
      </w:pPr>
      <w:del w:id="504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Все составные числа.</w:delText>
        </w:r>
      </w:del>
    </w:p>
    <w:p w:rsidR="00A33515" w:rsidDel="002260E7" w:rsidRDefault="00A33515">
      <w:pPr>
        <w:spacing w:line="107" w:lineRule="exact"/>
        <w:rPr>
          <w:del w:id="5050" w:author="Admin" w:date="2019-02-19T02:10:00Z"/>
          <w:rFonts w:ascii="Arial" w:eastAsia="Arial" w:hAnsi="Arial" w:cs="Arial"/>
          <w:b/>
          <w:bCs/>
          <w:sz w:val="20"/>
          <w:szCs w:val="20"/>
        </w:rPr>
      </w:pPr>
    </w:p>
    <w:p w:rsidR="00A33515" w:rsidDel="002260E7" w:rsidRDefault="001A4D22">
      <w:pPr>
        <w:spacing w:line="278" w:lineRule="auto"/>
        <w:ind w:left="500"/>
        <w:jc w:val="both"/>
        <w:rPr>
          <w:del w:id="5051" w:author="Admin" w:date="2019-02-19T02:10:00Z"/>
          <w:rFonts w:ascii="Arial" w:eastAsia="Arial" w:hAnsi="Arial" w:cs="Arial"/>
          <w:b/>
          <w:bCs/>
          <w:sz w:val="20"/>
          <w:szCs w:val="20"/>
        </w:rPr>
      </w:pPr>
      <w:del w:id="5052" w:author="Admin" w:date="2019-02-19T02:10:00Z">
        <w:r w:rsidDel="002260E7">
          <w:rPr>
            <w:rFonts w:ascii="Arial" w:eastAsia="Arial" w:hAnsi="Arial" w:cs="Arial"/>
            <w:sz w:val="20"/>
            <w:szCs w:val="20"/>
          </w:rPr>
          <w:delText xml:space="preserve">Если число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 простое, то единственный способ представить его в виде произведения —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1 </w:delText>
        </w:r>
        <w:r w:rsidDel="002260E7">
          <w:rPr>
            <w:rFonts w:eastAsia="Times New Roman"/>
            <w:i/>
            <w:iCs/>
            <w:sz w:val="20"/>
            <w:szCs w:val="20"/>
          </w:rPr>
          <w:delText>: : :</w:delText>
        </w:r>
        <w:r w:rsidDel="002260E7">
          <w:rPr>
            <w:rFonts w:ascii="Arial" w:eastAsia="Arial" w:hAnsi="Arial" w:cs="Arial"/>
            <w:sz w:val="20"/>
            <w:szCs w:val="20"/>
          </w:rPr>
          <w:delText xml:space="preserve"> 1. Сумма чисел этого набора строго больше </w:delText>
        </w:r>
        <w:r w:rsidDel="002260E7">
          <w:rPr>
            <w:rFonts w:ascii="Arial" w:eastAsia="Arial" w:hAnsi="Arial" w:cs="Arial"/>
            <w:i/>
            <w:iCs/>
            <w:sz w:val="20"/>
            <w:szCs w:val="20"/>
          </w:rPr>
          <w:delText>p</w:delText>
        </w:r>
        <w:r w:rsidDel="002260E7">
          <w:rPr>
            <w:rFonts w:ascii="Arial" w:eastAsia="Arial" w:hAnsi="Arial" w:cs="Arial"/>
            <w:sz w:val="20"/>
            <w:szCs w:val="20"/>
          </w:rPr>
          <w:delText>.</w:delText>
        </w:r>
      </w:del>
    </w:p>
    <w:p w:rsidR="00A33515" w:rsidDel="002260E7" w:rsidRDefault="00A33515">
      <w:pPr>
        <w:spacing w:line="2" w:lineRule="exact"/>
        <w:rPr>
          <w:del w:id="5053" w:author="Admin" w:date="2019-02-19T02:10:00Z"/>
          <w:rFonts w:ascii="Arial" w:eastAsia="Arial" w:hAnsi="Arial" w:cs="Arial"/>
          <w:b/>
          <w:bCs/>
          <w:sz w:val="20"/>
          <w:szCs w:val="20"/>
        </w:rPr>
      </w:pPr>
    </w:p>
    <w:p w:rsidR="00A33515" w:rsidDel="002260E7" w:rsidRDefault="001A4D22">
      <w:pPr>
        <w:spacing w:line="232" w:lineRule="auto"/>
        <w:ind w:left="500"/>
        <w:jc w:val="both"/>
        <w:rPr>
          <w:del w:id="5054" w:author="Admin" w:date="2019-02-19T02:10:00Z"/>
          <w:rFonts w:ascii="Arial" w:eastAsia="Arial" w:hAnsi="Arial" w:cs="Arial"/>
          <w:b/>
          <w:bCs/>
          <w:sz w:val="20"/>
          <w:szCs w:val="20"/>
        </w:rPr>
      </w:pPr>
      <w:del w:id="5055" w:author="Admin" w:date="2019-02-19T02:10:00Z">
        <w:r w:rsidDel="002260E7">
          <w:rPr>
            <w:rFonts w:ascii="Arial" w:eastAsia="Arial" w:hAnsi="Arial" w:cs="Arial"/>
            <w:sz w:val="20"/>
            <w:szCs w:val="20"/>
          </w:rPr>
          <w:delText xml:space="preserve">Если число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2 составное, то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Тогда можно добавить несколько единиц так, чтобы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1 </w:delText>
        </w:r>
        <w:r w:rsidDel="002260E7">
          <w:rPr>
            <w:rFonts w:eastAsia="Times New Roman"/>
            <w:i/>
            <w:iCs/>
            <w:sz w:val="20"/>
            <w:szCs w:val="20"/>
          </w:rPr>
          <w:delText>: : :</w:delText>
        </w:r>
        <w:r w:rsidDel="002260E7">
          <w:rPr>
            <w:rFonts w:ascii="Arial" w:eastAsia="Arial" w:hAnsi="Arial" w:cs="Arial"/>
            <w:sz w:val="20"/>
            <w:szCs w:val="20"/>
          </w:rPr>
          <w:delText xml:space="preserve"> 1 было равно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единицы не меняют произведения, но увеличивают сумму.</w:delText>
        </w:r>
      </w:del>
    </w:p>
    <w:p w:rsidR="00A33515" w:rsidDel="002260E7" w:rsidRDefault="00A33515">
      <w:pPr>
        <w:spacing w:line="317" w:lineRule="exact"/>
        <w:rPr>
          <w:del w:id="5056" w:author="Admin" w:date="2019-02-19T02:10:00Z"/>
          <w:sz w:val="20"/>
          <w:szCs w:val="20"/>
        </w:rPr>
      </w:pPr>
    </w:p>
    <w:p w:rsidR="00A33515" w:rsidDel="002260E7" w:rsidRDefault="001A4D22">
      <w:pPr>
        <w:rPr>
          <w:del w:id="5057" w:author="Admin" w:date="2019-02-19T02:10:00Z"/>
          <w:sz w:val="20"/>
          <w:szCs w:val="20"/>
        </w:rPr>
      </w:pPr>
      <w:del w:id="5058" w:author="Admin" w:date="2019-02-19T02:10:00Z">
        <w:r w:rsidDel="002260E7">
          <w:rPr>
            <w:rFonts w:ascii="Arial" w:eastAsia="Arial" w:hAnsi="Arial" w:cs="Arial"/>
            <w:b/>
            <w:bCs/>
            <w:sz w:val="26"/>
            <w:szCs w:val="26"/>
          </w:rPr>
          <w:delText>Задача 2.</w:delText>
        </w:r>
      </w:del>
    </w:p>
    <w:p w:rsidR="00A33515" w:rsidDel="002260E7" w:rsidRDefault="00A33515">
      <w:pPr>
        <w:spacing w:line="178" w:lineRule="exact"/>
        <w:rPr>
          <w:del w:id="5059" w:author="Admin" w:date="2019-02-19T02:10:00Z"/>
          <w:sz w:val="20"/>
          <w:szCs w:val="20"/>
        </w:rPr>
      </w:pPr>
    </w:p>
    <w:p w:rsidR="00A33515" w:rsidDel="002260E7" w:rsidRDefault="001A4D22">
      <w:pPr>
        <w:numPr>
          <w:ilvl w:val="0"/>
          <w:numId w:val="599"/>
        </w:numPr>
        <w:tabs>
          <w:tab w:val="left" w:pos="500"/>
        </w:tabs>
        <w:spacing w:line="285" w:lineRule="auto"/>
        <w:ind w:left="500" w:hanging="290"/>
        <w:jc w:val="both"/>
        <w:rPr>
          <w:del w:id="5060" w:author="Admin" w:date="2019-02-19T02:10:00Z"/>
          <w:rFonts w:ascii="Arial" w:eastAsia="Arial" w:hAnsi="Arial" w:cs="Arial"/>
          <w:b/>
          <w:bCs/>
          <w:sz w:val="20"/>
          <w:szCs w:val="20"/>
        </w:rPr>
        <w:pPrChange w:id="5061" w:author="Admin" w:date="2019-02-19T00:19:00Z">
          <w:pPr>
            <w:numPr>
              <w:numId w:val="601"/>
            </w:numPr>
            <w:tabs>
              <w:tab w:val="left" w:pos="500"/>
            </w:tabs>
            <w:spacing w:line="285" w:lineRule="auto"/>
            <w:ind w:left="500" w:hanging="290"/>
            <w:jc w:val="both"/>
          </w:pPr>
        </w:pPrChange>
      </w:pPr>
      <w:del w:id="5062" w:author="Admin" w:date="2019-02-19T02:10:00Z">
        <w:r w:rsidDel="002260E7">
          <w:rPr>
            <w:rFonts w:ascii="Arial" w:eastAsia="Arial" w:hAnsi="Arial" w:cs="Arial"/>
            <w:sz w:val="20"/>
            <w:szCs w:val="20"/>
          </w:rPr>
          <w:delText>У министра финансов в кармане лежат несколько монет. Если он наугад вытащит из кармана 3 монеты, то среди них обязательно найдётся монета 1 рубль. Если же он наугад вытащит 4 монеты, то среди них обязательно найдётся монета 2 рубля. Министр вытащил наугад из кармана 5 монет. Назовите эти монеты.</w:delText>
        </w:r>
      </w:del>
    </w:p>
    <w:p w:rsidR="00A33515" w:rsidDel="002260E7" w:rsidRDefault="00A33515">
      <w:pPr>
        <w:spacing w:line="42" w:lineRule="exact"/>
        <w:rPr>
          <w:del w:id="5063" w:author="Admin" w:date="2019-02-19T02:10:00Z"/>
          <w:rFonts w:ascii="Arial" w:eastAsia="Arial" w:hAnsi="Arial" w:cs="Arial"/>
          <w:b/>
          <w:bCs/>
          <w:sz w:val="20"/>
          <w:szCs w:val="20"/>
        </w:rPr>
      </w:pPr>
    </w:p>
    <w:p w:rsidR="00A33515" w:rsidDel="002260E7" w:rsidRDefault="001A4D22">
      <w:pPr>
        <w:spacing w:line="287" w:lineRule="auto"/>
        <w:ind w:left="500"/>
        <w:jc w:val="both"/>
        <w:rPr>
          <w:del w:id="5064" w:author="Admin" w:date="2019-02-19T02:10:00Z"/>
          <w:rFonts w:ascii="Arial" w:eastAsia="Arial" w:hAnsi="Arial" w:cs="Arial"/>
          <w:b/>
          <w:bCs/>
          <w:sz w:val="20"/>
          <w:szCs w:val="20"/>
        </w:rPr>
      </w:pPr>
      <w:del w:id="5065"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Эта задача интересна тем,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она не указывает явно,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ка-кие вообще монеты могут быть у министра в кармане — например, она не запрещает монеты достоинством 5000001 рубль, и это надо иметь в виду при решении.</w:delText>
        </w:r>
      </w:del>
    </w:p>
    <w:p w:rsidR="00A33515" w:rsidDel="002260E7" w:rsidRDefault="00A33515">
      <w:pPr>
        <w:spacing w:line="40" w:lineRule="exact"/>
        <w:rPr>
          <w:del w:id="5066" w:author="Admin" w:date="2019-02-19T02:10:00Z"/>
          <w:rFonts w:ascii="Arial" w:eastAsia="Arial" w:hAnsi="Arial" w:cs="Arial"/>
          <w:b/>
          <w:bCs/>
          <w:sz w:val="20"/>
          <w:szCs w:val="20"/>
        </w:rPr>
      </w:pPr>
    </w:p>
    <w:p w:rsidR="00A33515" w:rsidDel="002260E7" w:rsidRDefault="001A4D22">
      <w:pPr>
        <w:spacing w:line="287" w:lineRule="auto"/>
        <w:ind w:left="500"/>
        <w:jc w:val="both"/>
        <w:rPr>
          <w:del w:id="5067" w:author="Admin" w:date="2019-02-19T02:10:00Z"/>
          <w:rFonts w:ascii="Arial" w:eastAsia="Arial" w:hAnsi="Arial" w:cs="Arial"/>
          <w:b/>
          <w:bCs/>
          <w:sz w:val="20"/>
          <w:szCs w:val="20"/>
        </w:rPr>
      </w:pPr>
      <w:del w:id="5068" w:author="Admin" w:date="2019-02-19T02:10:00Z">
        <w:r w:rsidDel="002260E7">
          <w:rPr>
            <w:rFonts w:ascii="Arial" w:eastAsia="Arial" w:hAnsi="Arial" w:cs="Arial"/>
            <w:sz w:val="20"/>
            <w:szCs w:val="20"/>
          </w:rPr>
          <w:delText>Заметим, однако, что среди вытащенных монет должно быть хотя бы две двухрублёвых, потому что иначе (если таких монет не боль-ше одной) возьмём все остальные монеты, их хотя бы 4, и среди них нет двухрублёвых, что противоречит условию задачи.</w:delText>
        </w:r>
      </w:del>
    </w:p>
    <w:p w:rsidR="00A33515" w:rsidDel="002260E7" w:rsidRDefault="00A33515">
      <w:pPr>
        <w:spacing w:line="40" w:lineRule="exact"/>
        <w:rPr>
          <w:del w:id="5069" w:author="Admin" w:date="2019-02-19T02:10:00Z"/>
          <w:rFonts w:ascii="Arial" w:eastAsia="Arial" w:hAnsi="Arial" w:cs="Arial"/>
          <w:b/>
          <w:bCs/>
          <w:sz w:val="20"/>
          <w:szCs w:val="20"/>
        </w:rPr>
      </w:pPr>
    </w:p>
    <w:p w:rsidR="00A33515" w:rsidDel="002260E7" w:rsidRDefault="001A4D22">
      <w:pPr>
        <w:spacing w:line="291" w:lineRule="auto"/>
        <w:ind w:left="500"/>
        <w:jc w:val="both"/>
        <w:rPr>
          <w:del w:id="5070" w:author="Admin" w:date="2019-02-19T02:10:00Z"/>
          <w:rFonts w:ascii="Arial" w:eastAsia="Arial" w:hAnsi="Arial" w:cs="Arial"/>
          <w:b/>
          <w:bCs/>
          <w:sz w:val="20"/>
          <w:szCs w:val="20"/>
        </w:rPr>
      </w:pPr>
      <w:del w:id="5071" w:author="Admin" w:date="2019-02-19T02:10:00Z">
        <w:r w:rsidDel="002260E7">
          <w:rPr>
            <w:rFonts w:ascii="Arial" w:eastAsia="Arial" w:hAnsi="Arial" w:cs="Arial"/>
            <w:sz w:val="20"/>
            <w:szCs w:val="20"/>
          </w:rPr>
          <w:delText xml:space="preserve">По аналогичным причинам среди вытащенных монет хотя бы три однорублёвых. Получается, мы уже наверняка знаем достоинства 2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5 — то есть, неожиданно, всех — монет.</w:delText>
        </w:r>
      </w:del>
    </w:p>
    <w:p w:rsidR="00A33515" w:rsidDel="002260E7" w:rsidRDefault="00A33515">
      <w:pPr>
        <w:spacing w:line="264" w:lineRule="exact"/>
        <w:rPr>
          <w:del w:id="5072" w:author="Admin" w:date="2019-02-19T02:10:00Z"/>
          <w:sz w:val="20"/>
          <w:szCs w:val="20"/>
        </w:rPr>
      </w:pPr>
    </w:p>
    <w:p w:rsidR="00A33515" w:rsidDel="002260E7" w:rsidRDefault="001A4D22">
      <w:pPr>
        <w:rPr>
          <w:del w:id="5073" w:author="Admin" w:date="2019-02-19T02:10:00Z"/>
          <w:sz w:val="20"/>
          <w:szCs w:val="20"/>
        </w:rPr>
      </w:pPr>
      <w:del w:id="5074" w:author="Admin" w:date="2019-02-19T02:10:00Z">
        <w:r w:rsidDel="002260E7">
          <w:rPr>
            <w:rFonts w:ascii="Arial" w:eastAsia="Arial" w:hAnsi="Arial" w:cs="Arial"/>
            <w:b/>
            <w:bCs/>
            <w:sz w:val="26"/>
            <w:szCs w:val="26"/>
          </w:rPr>
          <w:delText>Задача 3.</w:delText>
        </w:r>
      </w:del>
    </w:p>
    <w:p w:rsidR="00A33515" w:rsidDel="002260E7" w:rsidRDefault="00A33515">
      <w:pPr>
        <w:spacing w:line="178" w:lineRule="exact"/>
        <w:rPr>
          <w:del w:id="5075" w:author="Admin" w:date="2019-02-19T02:10:00Z"/>
          <w:sz w:val="20"/>
          <w:szCs w:val="20"/>
        </w:rPr>
      </w:pPr>
    </w:p>
    <w:p w:rsidR="00A33515" w:rsidDel="002260E7" w:rsidRDefault="001A4D22">
      <w:pPr>
        <w:numPr>
          <w:ilvl w:val="0"/>
          <w:numId w:val="600"/>
        </w:numPr>
        <w:tabs>
          <w:tab w:val="left" w:pos="500"/>
        </w:tabs>
        <w:spacing w:line="287" w:lineRule="auto"/>
        <w:ind w:left="500" w:hanging="306"/>
        <w:jc w:val="both"/>
        <w:rPr>
          <w:del w:id="5076" w:author="Admin" w:date="2019-02-19T02:10:00Z"/>
          <w:rFonts w:ascii="Arial" w:eastAsia="Arial" w:hAnsi="Arial" w:cs="Arial"/>
          <w:b/>
          <w:bCs/>
          <w:sz w:val="20"/>
          <w:szCs w:val="20"/>
        </w:rPr>
        <w:pPrChange w:id="5077" w:author="Admin" w:date="2019-02-19T00:19:00Z">
          <w:pPr>
            <w:numPr>
              <w:numId w:val="602"/>
            </w:numPr>
            <w:tabs>
              <w:tab w:val="left" w:pos="500"/>
            </w:tabs>
            <w:spacing w:line="287" w:lineRule="auto"/>
            <w:ind w:left="500" w:hanging="306"/>
            <w:jc w:val="both"/>
          </w:pPr>
        </w:pPrChange>
      </w:pPr>
      <w:del w:id="5078" w:author="Admin" w:date="2019-02-19T02:10:00Z">
        <w:r w:rsidDel="002260E7">
          <w:rPr>
            <w:rFonts w:ascii="Arial" w:eastAsia="Arial" w:hAnsi="Arial" w:cs="Arial"/>
            <w:sz w:val="20"/>
            <w:szCs w:val="20"/>
          </w:rPr>
          <w:delText>Чемпион тараканьих бегов Таракан Янычар объявил, что может бе-жать со скоростью 50 м/мин. Он как всегда всё перепутал: он счи-тает, что в метре 60 сантиметров, а в минуте 100 секунд. С какой скоростью может бежать Янычар?</w:delText>
        </w:r>
      </w:del>
    </w:p>
    <w:p w:rsidR="00A33515" w:rsidDel="002260E7" w:rsidRDefault="00A33515">
      <w:pPr>
        <w:spacing w:line="63" w:lineRule="exact"/>
        <w:rPr>
          <w:del w:id="5079" w:author="Admin" w:date="2019-02-19T02:10:00Z"/>
          <w:rFonts w:ascii="Arial" w:eastAsia="Arial" w:hAnsi="Arial" w:cs="Arial"/>
          <w:b/>
          <w:bCs/>
          <w:sz w:val="20"/>
          <w:szCs w:val="20"/>
        </w:rPr>
      </w:pPr>
    </w:p>
    <w:p w:rsidR="00A33515" w:rsidDel="002260E7" w:rsidRDefault="001A4D22">
      <w:pPr>
        <w:numPr>
          <w:ilvl w:val="1"/>
          <w:numId w:val="600"/>
        </w:numPr>
        <w:tabs>
          <w:tab w:val="left" w:pos="3220"/>
        </w:tabs>
        <w:ind w:left="3220" w:hanging="250"/>
        <w:rPr>
          <w:del w:id="5080" w:author="Admin" w:date="2019-02-19T02:10:00Z"/>
          <w:rFonts w:ascii="Arial" w:eastAsia="Arial" w:hAnsi="Arial" w:cs="Arial"/>
          <w:sz w:val="20"/>
          <w:szCs w:val="20"/>
        </w:rPr>
        <w:pPrChange w:id="5081" w:author="Admin" w:date="2019-02-19T00:19:00Z">
          <w:pPr>
            <w:numPr>
              <w:ilvl w:val="1"/>
              <w:numId w:val="602"/>
            </w:numPr>
            <w:tabs>
              <w:tab w:val="left" w:pos="3220"/>
            </w:tabs>
            <w:ind w:left="3220" w:hanging="250"/>
          </w:pPr>
        </w:pPrChange>
      </w:pPr>
      <w:del w:id="5082" w:author="Admin" w:date="2019-02-19T02:10:00Z">
        <w:r w:rsidDel="002260E7">
          <w:rPr>
            <w:rFonts w:ascii="Arial" w:eastAsia="Arial" w:hAnsi="Arial" w:cs="Arial"/>
            <w:b/>
            <w:bCs/>
            <w:sz w:val="20"/>
            <w:szCs w:val="20"/>
          </w:rPr>
          <w:delText xml:space="preserve">258 </w:delText>
        </w:r>
        <w:r w:rsidDel="002260E7">
          <w:rPr>
            <w:rFonts w:ascii="Arial" w:eastAsia="Arial" w:hAnsi="Arial" w:cs="Arial"/>
            <w:sz w:val="20"/>
            <w:szCs w:val="20"/>
          </w:rPr>
          <w:delText>−</w:delText>
        </w:r>
      </w:del>
    </w:p>
    <w:p w:rsidR="00A33515" w:rsidDel="002260E7" w:rsidRDefault="00A33515">
      <w:pPr>
        <w:rPr>
          <w:del w:id="5083"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5084" w:author="Admin" w:date="2019-02-19T02:10:00Z"/>
          <w:sz w:val="20"/>
          <w:szCs w:val="20"/>
        </w:rPr>
      </w:pPr>
      <w:bookmarkStart w:id="5085" w:name="page269"/>
      <w:bookmarkEnd w:id="5085"/>
      <w:del w:id="5086"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5087" w:author="Admin" w:date="2019-02-19T02:10:00Z"/>
          <w:sz w:val="20"/>
          <w:szCs w:val="20"/>
        </w:rPr>
      </w:pPr>
    </w:p>
    <w:p w:rsidR="00A33515" w:rsidDel="002260E7" w:rsidRDefault="001A4D22">
      <w:pPr>
        <w:spacing w:line="283" w:lineRule="auto"/>
        <w:ind w:left="500"/>
        <w:jc w:val="both"/>
        <w:rPr>
          <w:del w:id="5088" w:author="Admin" w:date="2019-02-19T02:10:00Z"/>
          <w:sz w:val="20"/>
          <w:szCs w:val="20"/>
        </w:rPr>
      </w:pPr>
      <w:del w:id="508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Будем надеяться на то,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сантиметры и секунды Тара-кан понимает правильно. Тогда он вводит на свою скорость две по-правки: (а) скорость в м/мин увеличивается, потому что минута у Таракана более «тянутая», и за эту минуту он может успеть больше (б) скорость, опять же, увеличивается за счёт того, что метры для Таракана более короткие, и он может чаще, чем это надо, прибав-лять метр к расстоянию, которое пробежал.</w:delText>
        </w:r>
      </w:del>
    </w:p>
    <w:p w:rsidR="00A33515" w:rsidDel="002260E7" w:rsidRDefault="00A33515">
      <w:pPr>
        <w:spacing w:line="56" w:lineRule="exact"/>
        <w:rPr>
          <w:del w:id="5090" w:author="Admin" w:date="2019-02-19T02:10:00Z"/>
          <w:sz w:val="20"/>
          <w:szCs w:val="20"/>
        </w:rPr>
      </w:pPr>
    </w:p>
    <w:p w:rsidR="00A33515" w:rsidDel="002260E7" w:rsidRDefault="001A4D22">
      <w:pPr>
        <w:spacing w:line="303" w:lineRule="auto"/>
        <w:ind w:left="500"/>
        <w:jc w:val="both"/>
        <w:rPr>
          <w:del w:id="5091" w:author="Admin" w:date="2019-02-19T02:10:00Z"/>
          <w:sz w:val="20"/>
          <w:szCs w:val="20"/>
        </w:rPr>
      </w:pPr>
      <w:del w:id="5092" w:author="Admin" w:date="2019-02-19T02:10:00Z">
        <w:r w:rsidDel="002260E7">
          <w:rPr>
            <w:rFonts w:ascii="Arial" w:eastAsia="Arial" w:hAnsi="Arial" w:cs="Arial"/>
            <w:sz w:val="20"/>
            <w:szCs w:val="20"/>
          </w:rPr>
          <w:delText>Обе эти поправки увеличивают скорость таракана в 100/60 раз, по-этому ответ на задачу —</w:delText>
        </w:r>
      </w:del>
    </w:p>
    <w:p w:rsidR="00A33515" w:rsidDel="002260E7" w:rsidRDefault="00A33515">
      <w:pPr>
        <w:spacing w:line="35" w:lineRule="exact"/>
        <w:rPr>
          <w:del w:id="5093" w:author="Admin" w:date="2019-02-19T02:10:00Z"/>
          <w:sz w:val="20"/>
          <w:szCs w:val="20"/>
        </w:rPr>
      </w:pPr>
    </w:p>
    <w:p w:rsidR="00A33515" w:rsidDel="002260E7" w:rsidRDefault="001A4D22">
      <w:pPr>
        <w:numPr>
          <w:ilvl w:val="0"/>
          <w:numId w:val="601"/>
        </w:numPr>
        <w:tabs>
          <w:tab w:val="left" w:pos="2300"/>
        </w:tabs>
        <w:ind w:left="2300" w:hanging="370"/>
        <w:rPr>
          <w:del w:id="5094" w:author="Admin" w:date="2019-02-19T02:10:00Z"/>
          <w:rFonts w:ascii="Arial" w:eastAsia="Arial" w:hAnsi="Arial" w:cs="Arial"/>
          <w:sz w:val="40"/>
          <w:szCs w:val="40"/>
          <w:vertAlign w:val="subscript"/>
        </w:rPr>
        <w:pPrChange w:id="5095" w:author="Admin" w:date="2019-02-19T00:19:00Z">
          <w:pPr>
            <w:numPr>
              <w:numId w:val="603"/>
            </w:numPr>
            <w:tabs>
              <w:tab w:val="left" w:pos="2300"/>
            </w:tabs>
            <w:ind w:left="2300" w:hanging="370"/>
          </w:pPr>
        </w:pPrChange>
      </w:pPr>
      <w:del w:id="5096" w:author="Admin" w:date="2019-02-19T02:10:00Z">
        <w:r w:rsidDel="002260E7">
          <w:rPr>
            <w:rFonts w:eastAsia="Times New Roman"/>
            <w:sz w:val="39"/>
            <w:szCs w:val="39"/>
            <w:vertAlign w:val="subscript"/>
          </w:rPr>
          <w:delText>:</w:delText>
        </w:r>
        <w:r w:rsidDel="002260E7">
          <w:rPr>
            <w:rFonts w:ascii="Arial" w:eastAsia="Arial" w:hAnsi="Arial" w:cs="Arial"/>
            <w:sz w:val="20"/>
            <w:szCs w:val="20"/>
          </w:rPr>
          <w:delText xml:space="preserve">  </w:delText>
        </w:r>
        <w:r w:rsidDel="002260E7">
          <w:rPr>
            <w:rFonts w:eastAsia="Times New Roman"/>
            <w:sz w:val="39"/>
            <w:szCs w:val="39"/>
            <w:vertAlign w:val="superscript"/>
          </w:rPr>
          <w:delText>(</w:delText>
        </w:r>
        <w:r w:rsidDel="002260E7">
          <w:rPr>
            <w:rFonts w:ascii="Arial" w:eastAsia="Arial" w:hAnsi="Arial" w:cs="Arial"/>
            <w:sz w:val="20"/>
            <w:szCs w:val="20"/>
          </w:rPr>
          <w:delText xml:space="preserve">100 </w:delText>
        </w:r>
        <w:r w:rsidDel="002260E7">
          <w:rPr>
            <w:rFonts w:eastAsia="Times New Roman"/>
            <w:sz w:val="39"/>
            <w:szCs w:val="39"/>
            <w:vertAlign w:val="superscript"/>
          </w:rPr>
          <w:delText>)</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39"/>
            <w:szCs w:val="39"/>
            <w:vertAlign w:val="subscript"/>
          </w:rPr>
          <w:delText>=</w:delText>
        </w:r>
        <w:r w:rsidDel="002260E7">
          <w:rPr>
            <w:rFonts w:ascii="Arial" w:eastAsia="Arial" w:hAnsi="Arial" w:cs="Arial"/>
            <w:sz w:val="20"/>
            <w:szCs w:val="20"/>
          </w:rPr>
          <w:delText xml:space="preserve"> 50  9 </w:delText>
        </w:r>
        <w:r w:rsidDel="002260E7">
          <w:rPr>
            <w:rFonts w:eastAsia="Times New Roman"/>
            <w:sz w:val="39"/>
            <w:szCs w:val="39"/>
            <w:vertAlign w:val="subscript"/>
          </w:rPr>
          <w:delText>=</w:delText>
        </w:r>
        <w:r w:rsidDel="002260E7">
          <w:rPr>
            <w:rFonts w:ascii="Arial" w:eastAsia="Arial" w:hAnsi="Arial" w:cs="Arial"/>
            <w:sz w:val="20"/>
            <w:szCs w:val="20"/>
          </w:rPr>
          <w:delText xml:space="preserve"> </w:delText>
        </w:r>
        <w:r w:rsidDel="002260E7">
          <w:rPr>
            <w:rFonts w:ascii="Arial" w:eastAsia="Arial" w:hAnsi="Arial" w:cs="Arial"/>
            <w:sz w:val="39"/>
            <w:szCs w:val="39"/>
            <w:vertAlign w:val="subscript"/>
          </w:rPr>
          <w:delText>18</w:delText>
        </w:r>
        <w:r w:rsidDel="002260E7">
          <w:rPr>
            <w:rFonts w:ascii="Arial" w:eastAsia="Arial" w:hAnsi="Arial" w:cs="Arial"/>
            <w:sz w:val="20"/>
            <w:szCs w:val="20"/>
          </w:rPr>
          <w:delText xml:space="preserve"> </w:delText>
        </w:r>
        <w:r w:rsidDel="002260E7">
          <w:rPr>
            <w:rFonts w:eastAsia="Times New Roman"/>
            <w:sz w:val="39"/>
            <w:szCs w:val="39"/>
            <w:vertAlign w:val="subscript"/>
          </w:rPr>
          <w:delText>(</w:delText>
        </w:r>
        <w:r w:rsidDel="002260E7">
          <w:rPr>
            <w:rFonts w:ascii="Arial" w:eastAsia="Arial" w:hAnsi="Arial" w:cs="Arial"/>
            <w:sz w:val="39"/>
            <w:szCs w:val="39"/>
            <w:vertAlign w:val="subscript"/>
          </w:rPr>
          <w:delText>м/мин</w:delText>
        </w:r>
        <w:r w:rsidDel="002260E7">
          <w:rPr>
            <w:rFonts w:eastAsia="Times New Roman"/>
            <w:sz w:val="39"/>
            <w:szCs w:val="39"/>
            <w:vertAlign w:val="subscript"/>
          </w:rPr>
          <w:delText>)</w:delText>
        </w:r>
        <w:r w:rsidDel="002260E7">
          <w:rPr>
            <w:rFonts w:eastAsia="Times New Roman"/>
            <w:i/>
            <w:iCs/>
            <w:sz w:val="39"/>
            <w:szCs w:val="39"/>
            <w:vertAlign w:val="subscript"/>
          </w:rPr>
          <w:delText>:</w:delText>
        </w:r>
      </w:del>
    </w:p>
    <w:p w:rsidR="00A33515" w:rsidDel="002260E7" w:rsidRDefault="001A4D22">
      <w:pPr>
        <w:spacing w:line="227" w:lineRule="auto"/>
        <w:ind w:left="2720"/>
        <w:rPr>
          <w:del w:id="5097" w:author="Admin" w:date="2019-02-19T02:10:00Z"/>
          <w:rFonts w:ascii="Arial" w:eastAsia="Arial" w:hAnsi="Arial" w:cs="Arial"/>
          <w:sz w:val="40"/>
          <w:szCs w:val="40"/>
          <w:vertAlign w:val="subscript"/>
        </w:rPr>
      </w:pPr>
      <w:del w:id="5098" w:author="Admin" w:date="2019-02-19T02:10:00Z">
        <w:r w:rsidDel="002260E7">
          <w:rPr>
            <w:rFonts w:ascii="Arial" w:eastAsia="Arial" w:hAnsi="Arial" w:cs="Arial"/>
            <w:sz w:val="20"/>
            <w:szCs w:val="20"/>
          </w:rPr>
          <w:delText>60</w:delText>
        </w:r>
        <w:r w:rsidDel="002260E7">
          <w:rPr>
            <w:rFonts w:ascii="Arial" w:eastAsia="Arial" w:hAnsi="Arial" w:cs="Arial"/>
            <w:sz w:val="19"/>
            <w:szCs w:val="19"/>
          </w:rPr>
          <w:delText>25</w:delText>
        </w:r>
      </w:del>
    </w:p>
    <w:p w:rsidR="00A33515" w:rsidDel="002260E7" w:rsidRDefault="001A4D22">
      <w:pPr>
        <w:spacing w:line="20" w:lineRule="exact"/>
        <w:rPr>
          <w:del w:id="5099" w:author="Admin" w:date="2019-02-19T02:10:00Z"/>
          <w:sz w:val="20"/>
          <w:szCs w:val="20"/>
        </w:rPr>
      </w:pPr>
      <w:del w:id="5100" w:author="Admin" w:date="2019-02-19T02:10:00Z">
        <w:r w:rsidDel="002260E7">
          <w:rPr>
            <w:noProof/>
            <w:sz w:val="20"/>
            <w:szCs w:val="20"/>
          </w:rPr>
          <mc:AlternateContent>
            <mc:Choice Requires="wps">
              <w:drawing>
                <wp:anchor distT="0" distB="0" distL="114300" distR="114300" simplePos="0" relativeHeight="251813888" behindDoc="1" locked="0" layoutInCell="0" allowOverlap="1" wp14:anchorId="4DC621F5" wp14:editId="4511987C">
                  <wp:simplePos x="0" y="0"/>
                  <wp:positionH relativeFrom="column">
                    <wp:posOffset>1696720</wp:posOffset>
                  </wp:positionH>
                  <wp:positionV relativeFrom="paragraph">
                    <wp:posOffset>-152400</wp:posOffset>
                  </wp:positionV>
                  <wp:extent cx="202565" cy="0"/>
                  <wp:effectExtent l="0" t="0" r="0" b="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25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3" o:spid="_x0000_s1026" style="position:absolute;z-index:-251502592;visibility:visible;mso-wrap-style:square;mso-wrap-distance-left:9pt;mso-wrap-distance-top:0;mso-wrap-distance-right:9pt;mso-wrap-distance-bottom:0;mso-position-horizontal:absolute;mso-position-horizontal-relative:text;mso-position-vertical:absolute;mso-position-vertical-relative:text" from="133.6pt,-12pt" to="149.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14912" behindDoc="1" locked="0" layoutInCell="0" allowOverlap="1" wp14:anchorId="3D8C1FF1" wp14:editId="43B23D9D">
                  <wp:simplePos x="0" y="0"/>
                  <wp:positionH relativeFrom="column">
                    <wp:posOffset>2244725</wp:posOffset>
                  </wp:positionH>
                  <wp:positionV relativeFrom="paragraph">
                    <wp:posOffset>-152400</wp:posOffset>
                  </wp:positionV>
                  <wp:extent cx="294005" cy="0"/>
                  <wp:effectExtent l="0" t="0" r="0" b="0"/>
                  <wp:wrapNone/>
                  <wp:docPr id="454" name="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40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4" o:spid="_x0000_s1026" style="position:absolute;z-index:-251501568;visibility:visible;mso-wrap-style:square;mso-wrap-distance-left:9pt;mso-wrap-distance-top:0;mso-wrap-distance-right:9pt;mso-wrap-distance-bottom:0;mso-position-horizontal:absolute;mso-position-horizontal-relative:text;mso-position-vertical:absolute;mso-position-vertical-relative:text" from="176.75pt,-12pt" to="199.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" o:allowincell="f" filled="t" strokeweight=".14039mm">
                  <v:stroke joinstyle="miter"/>
                  <o:lock v:ext="edit" shapetype="f"/>
                </v:line>
              </w:pict>
            </mc:Fallback>
          </mc:AlternateContent>
        </w:r>
      </w:del>
    </w:p>
    <w:p w:rsidR="00A33515" w:rsidDel="002260E7" w:rsidRDefault="00A33515">
      <w:pPr>
        <w:spacing w:line="259" w:lineRule="exact"/>
        <w:rPr>
          <w:del w:id="5101" w:author="Admin" w:date="2019-02-19T02:10:00Z"/>
          <w:sz w:val="20"/>
          <w:szCs w:val="20"/>
        </w:rPr>
      </w:pPr>
    </w:p>
    <w:p w:rsidR="00A33515" w:rsidDel="002260E7" w:rsidRDefault="001A4D22">
      <w:pPr>
        <w:rPr>
          <w:del w:id="5102" w:author="Admin" w:date="2019-02-19T02:10:00Z"/>
          <w:sz w:val="20"/>
          <w:szCs w:val="20"/>
        </w:rPr>
      </w:pPr>
      <w:del w:id="5103" w:author="Admin" w:date="2019-02-19T02:10:00Z">
        <w:r w:rsidDel="002260E7">
          <w:rPr>
            <w:rFonts w:ascii="Arial" w:eastAsia="Arial" w:hAnsi="Arial" w:cs="Arial"/>
            <w:b/>
            <w:bCs/>
            <w:sz w:val="26"/>
            <w:szCs w:val="26"/>
          </w:rPr>
          <w:delText>Задача 5.</w:delText>
        </w:r>
      </w:del>
    </w:p>
    <w:p w:rsidR="00A33515" w:rsidDel="002260E7" w:rsidRDefault="00A33515">
      <w:pPr>
        <w:spacing w:line="178" w:lineRule="exact"/>
        <w:rPr>
          <w:del w:id="5104" w:author="Admin" w:date="2019-02-19T02:10:00Z"/>
          <w:sz w:val="20"/>
          <w:szCs w:val="20"/>
        </w:rPr>
      </w:pPr>
    </w:p>
    <w:p w:rsidR="00A33515" w:rsidDel="002260E7" w:rsidRDefault="001A4D22">
      <w:pPr>
        <w:spacing w:line="291" w:lineRule="auto"/>
        <w:ind w:left="500" w:hanging="287"/>
        <w:jc w:val="both"/>
        <w:rPr>
          <w:del w:id="5105" w:author="Admin" w:date="2019-02-19T02:10:00Z"/>
          <w:sz w:val="20"/>
          <w:szCs w:val="20"/>
        </w:rPr>
      </w:pPr>
      <w:del w:id="5106" w:author="Admin" w:date="2019-02-19T02:10:00Z">
        <w:r w:rsidDel="002260E7">
          <w:rPr>
            <w:rFonts w:ascii="Arial" w:eastAsia="Arial" w:hAnsi="Arial" w:cs="Arial"/>
            <w:b/>
            <w:bCs/>
            <w:sz w:val="20"/>
            <w:szCs w:val="20"/>
          </w:rPr>
          <w:delText xml:space="preserve">B. </w:delText>
        </w:r>
        <w:r w:rsidDel="002260E7">
          <w:rPr>
            <w:rFonts w:ascii="Arial" w:eastAsia="Arial" w:hAnsi="Arial" w:cs="Arial"/>
            <w:sz w:val="20"/>
            <w:szCs w:val="20"/>
          </w:rPr>
          <w:delText>Сколько минут осталось до</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12</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часов дня,</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если их число в</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4</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раза</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меньше количества минут, прошедших с 9 часов утра до события, состоявшегося 50 минут тому назад?</w:delText>
        </w:r>
      </w:del>
    </w:p>
    <w:p w:rsidR="00A33515" w:rsidDel="002260E7" w:rsidRDefault="00A33515">
      <w:pPr>
        <w:spacing w:line="46" w:lineRule="exact"/>
        <w:rPr>
          <w:del w:id="5107" w:author="Admin" w:date="2019-02-19T02:10:00Z"/>
          <w:sz w:val="20"/>
          <w:szCs w:val="20"/>
        </w:rPr>
      </w:pPr>
    </w:p>
    <w:p w:rsidR="00A33515" w:rsidDel="002260E7" w:rsidRDefault="001A4D22">
      <w:pPr>
        <w:spacing w:line="249" w:lineRule="auto"/>
        <w:ind w:left="500"/>
        <w:jc w:val="both"/>
        <w:rPr>
          <w:del w:id="5108" w:author="Admin" w:date="2019-02-19T02:10:00Z"/>
          <w:sz w:val="20"/>
          <w:szCs w:val="20"/>
        </w:rPr>
      </w:pPr>
      <w:del w:id="510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Пусть до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12</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часов дня осталось</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минут.</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Тогда с</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9</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часов</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утра до недавнего события прошло </w:delText>
        </w:r>
        <w:r w:rsidDel="002260E7">
          <w:rPr>
            <w:rFonts w:ascii="Arial" w:eastAsia="Arial" w:hAnsi="Arial" w:cs="Arial"/>
            <w:sz w:val="27"/>
            <w:szCs w:val="27"/>
            <w:vertAlign w:val="subscript"/>
          </w:rPr>
          <w:delText>4</w:delText>
        </w:r>
        <w:r w:rsidDel="002260E7">
          <w:rPr>
            <w:rFonts w:ascii="Arial" w:eastAsia="Arial" w:hAnsi="Arial" w:cs="Arial"/>
            <w:i/>
            <w:iCs/>
            <w:sz w:val="27"/>
            <w:szCs w:val="27"/>
            <w:u w:val="single"/>
            <w:vertAlign w:val="superscript"/>
          </w:rPr>
          <w:delText>x</w:delText>
        </w:r>
        <w:r w:rsidDel="002260E7">
          <w:rPr>
            <w:rFonts w:ascii="Arial" w:eastAsia="Arial" w:hAnsi="Arial" w:cs="Arial"/>
            <w:sz w:val="20"/>
            <w:szCs w:val="20"/>
          </w:rPr>
          <w:delText xml:space="preserve"> минут. С другой стороны, этот же отрезок времени равен</w:delText>
        </w:r>
      </w:del>
    </w:p>
    <w:p w:rsidR="00A33515" w:rsidDel="002260E7" w:rsidRDefault="00A33515">
      <w:pPr>
        <w:spacing w:line="227" w:lineRule="exact"/>
        <w:rPr>
          <w:del w:id="5110" w:author="Admin" w:date="2019-02-19T02:10:00Z"/>
          <w:sz w:val="20"/>
          <w:szCs w:val="20"/>
        </w:rPr>
      </w:pPr>
    </w:p>
    <w:p w:rsidR="00A33515" w:rsidDel="002260E7" w:rsidRDefault="001A4D22">
      <w:pPr>
        <w:tabs>
          <w:tab w:val="left" w:pos="3060"/>
          <w:tab w:val="left" w:pos="3400"/>
          <w:tab w:val="left" w:pos="3920"/>
        </w:tabs>
        <w:ind w:left="2180"/>
        <w:rPr>
          <w:del w:id="5111" w:author="Admin" w:date="2019-02-19T02:10:00Z"/>
          <w:sz w:val="20"/>
          <w:szCs w:val="20"/>
        </w:rPr>
      </w:pPr>
      <w:del w:id="5112" w:author="Admin" w:date="2019-02-19T02:10:00Z">
        <w:r w:rsidDel="002260E7">
          <w:rPr>
            <w:rFonts w:eastAsia="Times New Roman"/>
            <w:sz w:val="20"/>
            <w:szCs w:val="20"/>
          </w:rPr>
          <w:delText>(</w:delText>
        </w:r>
        <w:r w:rsidDel="002260E7">
          <w:rPr>
            <w:rFonts w:ascii="Arial" w:eastAsia="Arial" w:hAnsi="Arial" w:cs="Arial"/>
            <w:sz w:val="20"/>
            <w:szCs w:val="20"/>
          </w:rPr>
          <w:delText>12  60</w:delText>
        </w:r>
        <w:r w:rsidDel="002260E7">
          <w:rPr>
            <w:sz w:val="20"/>
            <w:szCs w:val="20"/>
          </w:rPr>
          <w:tab/>
        </w:r>
        <w:r w:rsidDel="002260E7">
          <w:rPr>
            <w:rFonts w:ascii="Arial" w:eastAsia="Arial" w:hAnsi="Arial" w:cs="Arial"/>
            <w:i/>
            <w:iCs/>
            <w:sz w:val="20"/>
            <w:szCs w:val="20"/>
          </w:rPr>
          <w:delText>x</w:delText>
        </w:r>
        <w:r w:rsidDel="002260E7">
          <w:rPr>
            <w:sz w:val="20"/>
            <w:szCs w:val="20"/>
          </w:rPr>
          <w:tab/>
        </w:r>
        <w:r w:rsidDel="002260E7">
          <w:rPr>
            <w:rFonts w:ascii="Arial" w:eastAsia="Arial" w:hAnsi="Arial" w:cs="Arial"/>
            <w:sz w:val="20"/>
            <w:szCs w:val="20"/>
          </w:rPr>
          <w:delText>50</w:delText>
        </w:r>
        <w:r w:rsidDel="002260E7">
          <w:rPr>
            <w:rFonts w:eastAsia="Times New Roman"/>
            <w:sz w:val="20"/>
            <w:szCs w:val="20"/>
          </w:rPr>
          <w:delText>)</w:delText>
        </w:r>
        <w:r w:rsidDel="002260E7">
          <w:rPr>
            <w:rFonts w:ascii="Arial" w:eastAsia="Arial" w:hAnsi="Arial" w:cs="Arial"/>
            <w:sz w:val="20"/>
            <w:szCs w:val="20"/>
          </w:rPr>
          <w:tab/>
          <w:delText>9  60 минут,</w:delText>
        </w:r>
      </w:del>
    </w:p>
    <w:p w:rsidR="00A33515" w:rsidDel="002260E7" w:rsidRDefault="00A33515">
      <w:pPr>
        <w:spacing w:line="260" w:lineRule="exact"/>
        <w:rPr>
          <w:del w:id="5113" w:author="Admin" w:date="2019-02-19T02:10:00Z"/>
          <w:sz w:val="20"/>
          <w:szCs w:val="20"/>
        </w:rPr>
      </w:pPr>
    </w:p>
    <w:p w:rsidR="00A33515" w:rsidDel="002260E7" w:rsidRDefault="001A4D22">
      <w:pPr>
        <w:spacing w:line="291" w:lineRule="auto"/>
        <w:ind w:left="500"/>
        <w:jc w:val="both"/>
        <w:rPr>
          <w:del w:id="5114" w:author="Admin" w:date="2019-02-19T02:10:00Z"/>
          <w:sz w:val="20"/>
          <w:szCs w:val="20"/>
        </w:rPr>
      </w:pPr>
      <w:del w:id="5115" w:author="Admin" w:date="2019-02-19T02:10:00Z">
        <w:r w:rsidDel="002260E7">
          <w:rPr>
            <w:rFonts w:ascii="Arial" w:eastAsia="Arial" w:hAnsi="Arial" w:cs="Arial"/>
            <w:sz w:val="20"/>
            <w:szCs w:val="20"/>
          </w:rPr>
          <w:delText>потому как слагаемое в скобках — это время от начала суток до те-кущего момента, и из этого времени нужно вычесть 9 часов, кото-рые не считаются. Таким образом,</w:delText>
        </w:r>
      </w:del>
    </w:p>
    <w:p w:rsidR="00A33515" w:rsidDel="002260E7" w:rsidRDefault="00A33515">
      <w:pPr>
        <w:spacing w:line="190" w:lineRule="exact"/>
        <w:rPr>
          <w:del w:id="5116" w:author="Admin" w:date="2019-02-19T02:10:00Z"/>
          <w:sz w:val="20"/>
          <w:szCs w:val="20"/>
        </w:rPr>
      </w:pPr>
    </w:p>
    <w:p w:rsidR="00A33515" w:rsidDel="002260E7" w:rsidRDefault="001A4D22">
      <w:pPr>
        <w:tabs>
          <w:tab w:val="left" w:pos="3700"/>
          <w:tab w:val="left" w:pos="4040"/>
          <w:tab w:val="left" w:pos="4500"/>
        </w:tabs>
        <w:ind w:left="2220"/>
        <w:rPr>
          <w:del w:id="5117" w:author="Admin" w:date="2019-02-19T02:10:00Z"/>
          <w:sz w:val="20"/>
          <w:szCs w:val="20"/>
        </w:rPr>
      </w:pPr>
      <w:del w:id="5118" w:author="Admin" w:date="2019-02-19T02:10:00Z">
        <w:r w:rsidDel="002260E7">
          <w:rPr>
            <w:rFonts w:ascii="Arial" w:eastAsia="Arial" w:hAnsi="Arial" w:cs="Arial"/>
            <w:i/>
            <w:iCs/>
            <w:sz w:val="20"/>
            <w:szCs w:val="20"/>
          </w:rPr>
          <w:delText xml:space="preserve">x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4</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12  60</w:delText>
        </w:r>
        <w:r w:rsidDel="002260E7">
          <w:rPr>
            <w:rFonts w:ascii="Arial" w:eastAsia="Arial" w:hAnsi="Arial" w:cs="Arial"/>
            <w:i/>
            <w:iCs/>
            <w:sz w:val="20"/>
            <w:szCs w:val="20"/>
          </w:rPr>
          <w:tab/>
          <w:delText>x</w:delText>
        </w:r>
        <w:r w:rsidDel="002260E7">
          <w:rPr>
            <w:sz w:val="20"/>
            <w:szCs w:val="20"/>
          </w:rPr>
          <w:tab/>
        </w:r>
        <w:r w:rsidDel="002260E7">
          <w:rPr>
            <w:rFonts w:ascii="Arial" w:eastAsia="Arial" w:hAnsi="Arial" w:cs="Arial"/>
            <w:sz w:val="20"/>
            <w:szCs w:val="20"/>
          </w:rPr>
          <w:delText>50</w:delText>
        </w:r>
        <w:r w:rsidDel="002260E7">
          <w:rPr>
            <w:rFonts w:ascii="Arial" w:eastAsia="Arial" w:hAnsi="Arial" w:cs="Arial"/>
            <w:sz w:val="20"/>
            <w:szCs w:val="20"/>
          </w:rPr>
          <w:tab/>
          <w:delText>9  60</w:delText>
        </w:r>
        <w:r w:rsidDel="002260E7">
          <w:rPr>
            <w:rFonts w:eastAsia="Times New Roman"/>
            <w:sz w:val="20"/>
            <w:szCs w:val="20"/>
          </w:rPr>
          <w:delText>)</w:delText>
        </w:r>
      </w:del>
    </w:p>
    <w:p w:rsidR="00A33515" w:rsidDel="002260E7" w:rsidRDefault="00A33515">
      <w:pPr>
        <w:spacing w:line="260" w:lineRule="exact"/>
        <w:rPr>
          <w:del w:id="5119" w:author="Admin" w:date="2019-02-19T02:10:00Z"/>
          <w:sz w:val="20"/>
          <w:szCs w:val="20"/>
        </w:rPr>
      </w:pPr>
    </w:p>
    <w:p w:rsidR="00A33515" w:rsidDel="002260E7" w:rsidRDefault="001A4D22">
      <w:pPr>
        <w:tabs>
          <w:tab w:val="left" w:pos="220"/>
        </w:tabs>
        <w:ind w:right="-499"/>
        <w:jc w:val="center"/>
        <w:rPr>
          <w:del w:id="5120" w:author="Admin" w:date="2019-02-19T02:10:00Z"/>
          <w:sz w:val="20"/>
          <w:szCs w:val="20"/>
        </w:rPr>
      </w:pPr>
      <w:del w:id="5121" w:author="Admin" w:date="2019-02-19T02:10:00Z">
        <w:r w:rsidDel="002260E7">
          <w:rPr>
            <w:rFonts w:ascii="Arial" w:eastAsia="Arial" w:hAnsi="Arial" w:cs="Arial"/>
            <w:i/>
            <w:iCs/>
            <w:sz w:val="20"/>
            <w:szCs w:val="20"/>
          </w:rPr>
          <w:delText xml:space="preserve">x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520</w:delText>
        </w:r>
        <w:r w:rsidDel="002260E7">
          <w:rPr>
            <w:sz w:val="20"/>
            <w:szCs w:val="20"/>
          </w:rPr>
          <w:tab/>
        </w:r>
        <w:r w:rsidDel="002260E7">
          <w:rPr>
            <w:rFonts w:ascii="Arial" w:eastAsia="Arial" w:hAnsi="Arial" w:cs="Arial"/>
            <w:sz w:val="18"/>
            <w:szCs w:val="18"/>
          </w:rPr>
          <w:delText>4</w:delText>
        </w:r>
        <w:r w:rsidDel="002260E7">
          <w:rPr>
            <w:rFonts w:ascii="Arial" w:eastAsia="Arial" w:hAnsi="Arial" w:cs="Arial"/>
            <w:i/>
            <w:iCs/>
            <w:sz w:val="18"/>
            <w:szCs w:val="18"/>
          </w:rPr>
          <w:delText>x</w:delText>
        </w:r>
      </w:del>
    </w:p>
    <w:p w:rsidR="00A33515" w:rsidDel="002260E7" w:rsidRDefault="00A33515">
      <w:pPr>
        <w:spacing w:line="171" w:lineRule="exact"/>
        <w:rPr>
          <w:del w:id="5122" w:author="Admin" w:date="2019-02-19T02:10:00Z"/>
          <w:sz w:val="20"/>
          <w:szCs w:val="20"/>
        </w:rPr>
      </w:pPr>
    </w:p>
    <w:p w:rsidR="00A33515" w:rsidDel="002260E7" w:rsidRDefault="001A4D22">
      <w:pPr>
        <w:ind w:left="3280"/>
        <w:rPr>
          <w:del w:id="5123" w:author="Admin" w:date="2019-02-19T02:10:00Z"/>
          <w:sz w:val="20"/>
          <w:szCs w:val="20"/>
        </w:rPr>
      </w:pPr>
      <w:del w:id="5124" w:author="Admin" w:date="2019-02-19T02:10:00Z">
        <w:r w:rsidDel="002260E7">
          <w:rPr>
            <w:rFonts w:ascii="Arial" w:eastAsia="Arial" w:hAnsi="Arial" w:cs="Arial"/>
            <w:i/>
            <w:iCs/>
            <w:sz w:val="20"/>
            <w:szCs w:val="20"/>
          </w:rPr>
          <w:delText xml:space="preserve">x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104</w:delText>
        </w:r>
        <w:r w:rsidDel="002260E7">
          <w:rPr>
            <w:rFonts w:eastAsia="Times New Roman"/>
            <w:i/>
            <w:iCs/>
            <w:sz w:val="20"/>
            <w:szCs w:val="20"/>
          </w:rPr>
          <w:delText>:</w:delText>
        </w:r>
      </w:del>
    </w:p>
    <w:p w:rsidR="00A33515" w:rsidDel="002260E7" w:rsidRDefault="00A33515">
      <w:pPr>
        <w:spacing w:line="346" w:lineRule="exact"/>
        <w:rPr>
          <w:del w:id="5125" w:author="Admin" w:date="2019-02-19T02:10:00Z"/>
          <w:sz w:val="20"/>
          <w:szCs w:val="20"/>
        </w:rPr>
      </w:pPr>
    </w:p>
    <w:p w:rsidR="00A33515" w:rsidDel="002260E7" w:rsidRDefault="001A4D22">
      <w:pPr>
        <w:rPr>
          <w:del w:id="5126" w:author="Admin" w:date="2019-02-19T02:10:00Z"/>
          <w:sz w:val="20"/>
          <w:szCs w:val="20"/>
        </w:rPr>
      </w:pPr>
      <w:del w:id="5127" w:author="Admin" w:date="2019-02-19T02:10:00Z">
        <w:r w:rsidDel="002260E7">
          <w:rPr>
            <w:rFonts w:ascii="Arial" w:eastAsia="Arial" w:hAnsi="Arial" w:cs="Arial"/>
            <w:b/>
            <w:bCs/>
            <w:sz w:val="26"/>
            <w:szCs w:val="26"/>
          </w:rPr>
          <w:delText>Задача 8.</w:delText>
        </w:r>
      </w:del>
    </w:p>
    <w:p w:rsidR="00A33515" w:rsidDel="002260E7" w:rsidRDefault="00A33515">
      <w:pPr>
        <w:spacing w:line="178" w:lineRule="exact"/>
        <w:rPr>
          <w:del w:id="5128" w:author="Admin" w:date="2019-02-19T02:10:00Z"/>
          <w:sz w:val="20"/>
          <w:szCs w:val="20"/>
        </w:rPr>
      </w:pPr>
    </w:p>
    <w:p w:rsidR="00A33515" w:rsidDel="002260E7" w:rsidRDefault="001A4D22">
      <w:pPr>
        <w:numPr>
          <w:ilvl w:val="0"/>
          <w:numId w:val="602"/>
        </w:numPr>
        <w:tabs>
          <w:tab w:val="left" w:pos="500"/>
        </w:tabs>
        <w:spacing w:line="332" w:lineRule="auto"/>
        <w:ind w:left="500" w:hanging="306"/>
        <w:jc w:val="both"/>
        <w:rPr>
          <w:del w:id="5129" w:author="Admin" w:date="2019-02-19T02:10:00Z"/>
          <w:rFonts w:ascii="Arial" w:eastAsia="Arial" w:hAnsi="Arial" w:cs="Arial"/>
          <w:b/>
          <w:bCs/>
          <w:sz w:val="19"/>
          <w:szCs w:val="19"/>
        </w:rPr>
        <w:pPrChange w:id="5130" w:author="Admin" w:date="2019-02-19T00:19:00Z">
          <w:pPr>
            <w:numPr>
              <w:numId w:val="604"/>
            </w:numPr>
            <w:tabs>
              <w:tab w:val="left" w:pos="500"/>
            </w:tabs>
            <w:spacing w:line="332" w:lineRule="auto"/>
            <w:ind w:left="500" w:hanging="306"/>
            <w:jc w:val="both"/>
          </w:pPr>
        </w:pPrChange>
      </w:pPr>
      <w:del w:id="5131" w:author="Admin" w:date="2019-02-19T02:10:00Z">
        <w:r w:rsidDel="002260E7">
          <w:rPr>
            <w:rFonts w:ascii="Arial" w:eastAsia="Arial" w:hAnsi="Arial" w:cs="Arial"/>
            <w:sz w:val="19"/>
            <w:szCs w:val="19"/>
          </w:rPr>
          <w:delText>Я иду от дома до школы 30 минут, а мой брат 40 минут. Через сколь-ко минут я догоню брата, если он вышел на 5 минут раньше меня?</w:delText>
        </w:r>
      </w:del>
    </w:p>
    <w:p w:rsidR="00A33515" w:rsidDel="002260E7" w:rsidRDefault="00A33515">
      <w:pPr>
        <w:spacing w:line="10" w:lineRule="exact"/>
        <w:rPr>
          <w:del w:id="5132" w:author="Admin" w:date="2019-02-19T02:10:00Z"/>
          <w:rFonts w:ascii="Arial" w:eastAsia="Arial" w:hAnsi="Arial" w:cs="Arial"/>
          <w:b/>
          <w:bCs/>
          <w:sz w:val="19"/>
          <w:szCs w:val="19"/>
        </w:rPr>
      </w:pPr>
    </w:p>
    <w:p w:rsidR="00A33515" w:rsidDel="002260E7" w:rsidRDefault="001A4D22">
      <w:pPr>
        <w:spacing w:line="294" w:lineRule="auto"/>
        <w:ind w:left="500"/>
        <w:jc w:val="both"/>
        <w:rPr>
          <w:del w:id="5133" w:author="Admin" w:date="2019-02-19T02:10:00Z"/>
          <w:rFonts w:ascii="Arial" w:eastAsia="Arial" w:hAnsi="Arial" w:cs="Arial"/>
          <w:b/>
          <w:bCs/>
          <w:sz w:val="19"/>
          <w:szCs w:val="19"/>
        </w:rPr>
      </w:pPr>
      <w:del w:id="5134"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Будем измерять скорость в метрах в минуту.</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Если</w:delText>
        </w:r>
        <w:r w:rsidDel="002260E7">
          <w:rPr>
            <w:rFonts w:ascii="Arial" w:eastAsia="Arial" w:hAnsi="Arial" w:cs="Arial"/>
            <w:b/>
            <w:bCs/>
            <w:i/>
            <w:iCs/>
            <w:sz w:val="19"/>
            <w:szCs w:val="19"/>
          </w:rPr>
          <w:delText xml:space="preserve"> </w:delText>
        </w:r>
        <w:r w:rsidDel="002260E7">
          <w:rPr>
            <w:rFonts w:ascii="Arial" w:eastAsia="Arial" w:hAnsi="Arial" w:cs="Arial"/>
            <w:i/>
            <w:iCs/>
            <w:sz w:val="19"/>
            <w:szCs w:val="19"/>
          </w:rPr>
          <w:delText>S</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 xml:space="preserve">мет-ров — расстояние от дома до школы, то моя скорость — </w:delText>
        </w:r>
        <w:r w:rsidDel="002260E7">
          <w:rPr>
            <w:rFonts w:ascii="Arial" w:eastAsia="Arial" w:hAnsi="Arial" w:cs="Arial"/>
            <w:sz w:val="26"/>
            <w:szCs w:val="26"/>
            <w:vertAlign w:val="subscript"/>
          </w:rPr>
          <w:delText>30</w:delText>
        </w:r>
        <w:r w:rsidDel="002260E7">
          <w:rPr>
            <w:rFonts w:ascii="Arial" w:eastAsia="Arial" w:hAnsi="Arial" w:cs="Arial"/>
            <w:i/>
            <w:iCs/>
            <w:sz w:val="26"/>
            <w:szCs w:val="26"/>
            <w:vertAlign w:val="superscript"/>
          </w:rPr>
          <w:delText>S</w:delText>
        </w:r>
        <w:r w:rsidDel="002260E7">
          <w:rPr>
            <w:rFonts w:ascii="Arial" w:eastAsia="Arial" w:hAnsi="Arial" w:cs="Arial"/>
            <w:sz w:val="19"/>
            <w:szCs w:val="19"/>
          </w:rPr>
          <w:delText xml:space="preserve"> , а ско-</w:delText>
        </w:r>
      </w:del>
    </w:p>
    <w:p w:rsidR="00A33515" w:rsidDel="002260E7" w:rsidRDefault="00A33515">
      <w:pPr>
        <w:spacing w:line="146" w:lineRule="exact"/>
        <w:rPr>
          <w:del w:id="5135" w:author="Admin" w:date="2019-02-19T02:10:00Z"/>
          <w:rFonts w:ascii="Arial" w:eastAsia="Arial" w:hAnsi="Arial" w:cs="Arial"/>
          <w:b/>
          <w:bCs/>
          <w:sz w:val="19"/>
          <w:szCs w:val="19"/>
        </w:rPr>
      </w:pPr>
    </w:p>
    <w:p w:rsidR="00A33515" w:rsidDel="002260E7" w:rsidRDefault="001A4D22">
      <w:pPr>
        <w:numPr>
          <w:ilvl w:val="1"/>
          <w:numId w:val="602"/>
        </w:numPr>
        <w:tabs>
          <w:tab w:val="left" w:pos="3220"/>
        </w:tabs>
        <w:ind w:left="3220" w:hanging="250"/>
        <w:rPr>
          <w:del w:id="5136" w:author="Admin" w:date="2019-02-19T02:10:00Z"/>
          <w:rFonts w:ascii="Arial" w:eastAsia="Arial" w:hAnsi="Arial" w:cs="Arial"/>
          <w:sz w:val="20"/>
          <w:szCs w:val="20"/>
        </w:rPr>
        <w:pPrChange w:id="5137" w:author="Admin" w:date="2019-02-19T00:19:00Z">
          <w:pPr>
            <w:numPr>
              <w:ilvl w:val="1"/>
              <w:numId w:val="604"/>
            </w:numPr>
            <w:tabs>
              <w:tab w:val="left" w:pos="3220"/>
            </w:tabs>
            <w:ind w:left="3220" w:hanging="250"/>
          </w:pPr>
        </w:pPrChange>
      </w:pPr>
      <w:del w:id="5138" w:author="Admin" w:date="2019-02-19T02:10:00Z">
        <w:r w:rsidDel="002260E7">
          <w:rPr>
            <w:rFonts w:ascii="Arial" w:eastAsia="Arial" w:hAnsi="Arial" w:cs="Arial"/>
            <w:b/>
            <w:bCs/>
            <w:sz w:val="20"/>
            <w:szCs w:val="20"/>
          </w:rPr>
          <w:delText xml:space="preserve">259 </w:delText>
        </w:r>
        <w:r w:rsidDel="002260E7">
          <w:rPr>
            <w:rFonts w:ascii="Arial" w:eastAsia="Arial" w:hAnsi="Arial" w:cs="Arial"/>
            <w:sz w:val="20"/>
            <w:szCs w:val="20"/>
          </w:rPr>
          <w:delText>−</w:delText>
        </w:r>
      </w:del>
    </w:p>
    <w:p w:rsidR="00A33515" w:rsidDel="002260E7" w:rsidRDefault="001A4D22">
      <w:pPr>
        <w:spacing w:line="20" w:lineRule="exact"/>
        <w:rPr>
          <w:del w:id="5139" w:author="Admin" w:date="2019-02-19T02:10:00Z"/>
          <w:sz w:val="20"/>
          <w:szCs w:val="20"/>
        </w:rPr>
      </w:pPr>
      <w:del w:id="5140" w:author="Admin" w:date="2019-02-19T02:10:00Z">
        <w:r w:rsidDel="002260E7">
          <w:rPr>
            <w:noProof/>
            <w:sz w:val="20"/>
            <w:szCs w:val="20"/>
          </w:rPr>
          <mc:AlternateContent>
            <mc:Choice Requires="wps">
              <w:drawing>
                <wp:anchor distT="0" distB="0" distL="114300" distR="114300" simplePos="0" relativeHeight="251815936" behindDoc="1" locked="0" layoutInCell="0" allowOverlap="1" wp14:anchorId="76C0E275" wp14:editId="60BC92BF">
                  <wp:simplePos x="0" y="0"/>
                  <wp:positionH relativeFrom="column">
                    <wp:posOffset>3766185</wp:posOffset>
                  </wp:positionH>
                  <wp:positionV relativeFrom="paragraph">
                    <wp:posOffset>-375920</wp:posOffset>
                  </wp:positionV>
                  <wp:extent cx="93980" cy="0"/>
                  <wp:effectExtent l="0" t="0" r="0" b="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9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5" o:spid="_x0000_s1026" style="position:absolute;z-index:-251500544;visibility:visible;mso-wrap-style:square;mso-wrap-distance-left:9pt;mso-wrap-distance-top:0;mso-wrap-distance-right:9pt;mso-wrap-distance-bottom:0;mso-position-horizontal:absolute;mso-position-horizontal-relative:text;mso-position-vertical:absolute;mso-position-vertical-relative:text" from="296.55pt,-29.6pt" to="303.9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" o:allowincell="f" filled="t" strokeweight=".14039mm">
                  <v:stroke joinstyle="miter"/>
                  <o:lock v:ext="edit" shapetype="f"/>
                </v:line>
              </w:pict>
            </mc:Fallback>
          </mc:AlternateContent>
        </w:r>
      </w:del>
    </w:p>
    <w:p w:rsidR="00A33515" w:rsidDel="002260E7" w:rsidRDefault="00A33515">
      <w:pPr>
        <w:rPr>
          <w:del w:id="5141"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right="190"/>
        <w:jc w:val="center"/>
        <w:rPr>
          <w:del w:id="5142" w:author="Admin" w:date="2019-02-19T02:10:00Z"/>
          <w:sz w:val="20"/>
          <w:szCs w:val="20"/>
        </w:rPr>
      </w:pPr>
      <w:bookmarkStart w:id="5143" w:name="page270"/>
      <w:bookmarkEnd w:id="5143"/>
      <w:del w:id="5144" w:author="Admin" w:date="2019-02-19T02:10:00Z">
        <w:r w:rsidDel="002260E7">
          <w:rPr>
            <w:rFonts w:ascii="Arial" w:eastAsia="Arial" w:hAnsi="Arial" w:cs="Arial"/>
            <w:sz w:val="18"/>
            <w:szCs w:val="18"/>
          </w:rPr>
          <w:lastRenderedPageBreak/>
          <w:delText>2012 год, 8 класс</w:delText>
        </w:r>
      </w:del>
    </w:p>
    <w:p w:rsidR="00A33515" w:rsidDel="002260E7" w:rsidRDefault="00A33515">
      <w:pPr>
        <w:spacing w:line="152" w:lineRule="exact"/>
        <w:rPr>
          <w:del w:id="5145" w:author="Admin" w:date="2019-02-19T02:10:00Z"/>
          <w:sz w:val="20"/>
          <w:szCs w:val="20"/>
        </w:rPr>
      </w:pPr>
    </w:p>
    <w:p w:rsidR="00A33515" w:rsidDel="002260E7" w:rsidRDefault="001A4D22">
      <w:pPr>
        <w:ind w:right="690"/>
        <w:jc w:val="center"/>
        <w:rPr>
          <w:del w:id="5146" w:author="Admin" w:date="2019-02-19T02:10:00Z"/>
          <w:sz w:val="20"/>
          <w:szCs w:val="20"/>
        </w:rPr>
      </w:pPr>
      <w:del w:id="5147" w:author="Admin" w:date="2019-02-19T02:10:00Z">
        <w:r w:rsidDel="002260E7">
          <w:rPr>
            <w:rFonts w:ascii="Arial" w:eastAsia="Arial" w:hAnsi="Arial" w:cs="Arial"/>
            <w:sz w:val="20"/>
            <w:szCs w:val="20"/>
          </w:rPr>
          <w:delText xml:space="preserve">рость брата — </w:delText>
        </w:r>
        <w:r w:rsidDel="002260E7">
          <w:rPr>
            <w:rFonts w:ascii="Arial" w:eastAsia="Arial" w:hAnsi="Arial" w:cs="Arial"/>
            <w:sz w:val="27"/>
            <w:szCs w:val="27"/>
            <w:vertAlign w:val="subscript"/>
          </w:rPr>
          <w:delText>40</w:delText>
        </w:r>
        <w:r w:rsidDel="002260E7">
          <w:rPr>
            <w:rFonts w:ascii="Arial" w:eastAsia="Arial" w:hAnsi="Arial" w:cs="Arial"/>
            <w:i/>
            <w:iCs/>
            <w:sz w:val="27"/>
            <w:szCs w:val="27"/>
            <w:vertAlign w:val="superscript"/>
          </w:rPr>
          <w:delText>S</w:delText>
        </w:r>
        <w:r w:rsidDel="002260E7">
          <w:rPr>
            <w:rFonts w:ascii="Arial" w:eastAsia="Arial" w:hAnsi="Arial" w:cs="Arial"/>
            <w:sz w:val="20"/>
            <w:szCs w:val="20"/>
          </w:rPr>
          <w:delText xml:space="preserve"> . Таким образом, мы решаем уравнение</w:delText>
        </w:r>
      </w:del>
    </w:p>
    <w:p w:rsidR="00A33515" w:rsidDel="002260E7" w:rsidRDefault="001A4D22">
      <w:pPr>
        <w:spacing w:line="20" w:lineRule="exact"/>
        <w:rPr>
          <w:del w:id="5148" w:author="Admin" w:date="2019-02-19T02:10:00Z"/>
          <w:sz w:val="20"/>
          <w:szCs w:val="20"/>
        </w:rPr>
      </w:pPr>
      <w:del w:id="5149" w:author="Admin" w:date="2019-02-19T02:10:00Z">
        <w:r w:rsidDel="002260E7">
          <w:rPr>
            <w:noProof/>
            <w:sz w:val="20"/>
            <w:szCs w:val="20"/>
          </w:rPr>
          <mc:AlternateContent>
            <mc:Choice Requires="wps">
              <w:drawing>
                <wp:anchor distT="0" distB="0" distL="114300" distR="114300" simplePos="0" relativeHeight="251816960" behindDoc="1" locked="0" layoutInCell="0" allowOverlap="1" wp14:anchorId="4731A3DD" wp14:editId="5668308C">
                  <wp:simplePos x="0" y="0"/>
                  <wp:positionH relativeFrom="column">
                    <wp:posOffset>1058545</wp:posOffset>
                  </wp:positionH>
                  <wp:positionV relativeFrom="paragraph">
                    <wp:posOffset>-81280</wp:posOffset>
                  </wp:positionV>
                  <wp:extent cx="93980" cy="0"/>
                  <wp:effectExtent l="0" t="0" r="0" b="0"/>
                  <wp:wrapNone/>
                  <wp:docPr id="456" name="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9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6" o:spid="_x0000_s1026" style="position:absolute;z-index:-251499520;visibility:visible;mso-wrap-style:square;mso-wrap-distance-left:9pt;mso-wrap-distance-top:0;mso-wrap-distance-right:9pt;mso-wrap-distance-bottom:0;mso-position-horizontal:absolute;mso-position-horizontal-relative:text;mso-position-vertical:absolute;mso-position-vertical-relative:text" from="83.35pt,-6.4pt" to="90.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" o:allowincell="f" filled="t" strokeweight=".14039mm">
                  <v:stroke joinstyle="miter"/>
                  <o:lock v:ext="edit" shapetype="f"/>
                </v:line>
              </w:pict>
            </mc:Fallback>
          </mc:AlternateContent>
        </w:r>
      </w:del>
    </w:p>
    <w:p w:rsidR="00A33515" w:rsidDel="002260E7" w:rsidRDefault="00A33515">
      <w:pPr>
        <w:spacing w:line="123" w:lineRule="exact"/>
        <w:rPr>
          <w:del w:id="5150" w:author="Admin" w:date="2019-02-19T02:10:00Z"/>
          <w:sz w:val="20"/>
          <w:szCs w:val="20"/>
        </w:rPr>
      </w:pPr>
    </w:p>
    <w:p w:rsidR="00A33515" w:rsidDel="002260E7" w:rsidRDefault="001A4D22">
      <w:pPr>
        <w:tabs>
          <w:tab w:val="left" w:pos="3329"/>
        </w:tabs>
        <w:ind w:left="2610"/>
        <w:rPr>
          <w:del w:id="5151" w:author="Admin" w:date="2019-02-19T02:10:00Z"/>
          <w:sz w:val="20"/>
          <w:szCs w:val="20"/>
        </w:rPr>
      </w:pPr>
      <w:del w:id="5152" w:author="Admin" w:date="2019-02-19T02:10:00Z">
        <w:r w:rsidDel="002260E7">
          <w:rPr>
            <w:rFonts w:ascii="Arial" w:eastAsia="Arial" w:hAnsi="Arial" w:cs="Arial"/>
            <w:i/>
            <w:iCs/>
            <w:sz w:val="20"/>
            <w:szCs w:val="20"/>
          </w:rPr>
          <w:delText>S</w:delText>
        </w:r>
        <w:r w:rsidDel="002260E7">
          <w:rPr>
            <w:sz w:val="20"/>
            <w:szCs w:val="20"/>
          </w:rPr>
          <w:tab/>
        </w:r>
        <w:r w:rsidDel="002260E7">
          <w:rPr>
            <w:rFonts w:ascii="Arial" w:eastAsia="Arial" w:hAnsi="Arial" w:cs="Arial"/>
            <w:i/>
            <w:iCs/>
            <w:sz w:val="20"/>
            <w:szCs w:val="20"/>
          </w:rPr>
          <w:delText>S</w:delText>
        </w:r>
      </w:del>
    </w:p>
    <w:p w:rsidR="00A33515" w:rsidDel="002260E7" w:rsidRDefault="001A4D22">
      <w:pPr>
        <w:tabs>
          <w:tab w:val="left" w:pos="2909"/>
          <w:tab w:val="left" w:pos="3649"/>
        </w:tabs>
        <w:spacing w:line="199" w:lineRule="auto"/>
        <w:ind w:left="2550"/>
        <w:rPr>
          <w:del w:id="5153" w:author="Admin" w:date="2019-02-19T02:10:00Z"/>
          <w:sz w:val="20"/>
          <w:szCs w:val="20"/>
        </w:rPr>
      </w:pPr>
      <w:del w:id="5154" w:author="Admin" w:date="2019-02-19T02:10:00Z">
        <w:r w:rsidDel="002260E7">
          <w:rPr>
            <w:rFonts w:ascii="Arial" w:eastAsia="Arial" w:hAnsi="Arial" w:cs="Arial"/>
            <w:sz w:val="38"/>
            <w:szCs w:val="38"/>
            <w:vertAlign w:val="subscript"/>
          </w:rPr>
          <w:delText>30</w:delText>
        </w:r>
        <w:r w:rsidDel="002260E7">
          <w:rPr>
            <w:rFonts w:ascii="Arial" w:eastAsia="Arial" w:hAnsi="Arial" w:cs="Arial"/>
            <w:i/>
            <w:iCs/>
            <w:sz w:val="20"/>
            <w:szCs w:val="20"/>
          </w:rPr>
          <w:tab/>
          <w:delText xml:space="preserve">t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38"/>
            <w:szCs w:val="38"/>
            <w:vertAlign w:val="subscript"/>
          </w:rPr>
          <w:delText>40</w:delText>
        </w:r>
        <w:r w:rsidDel="002260E7">
          <w:rPr>
            <w:sz w:val="20"/>
            <w:szCs w:val="20"/>
          </w:rPr>
          <w:tab/>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xml:space="preserve"> + </w:delText>
        </w:r>
        <w:r w:rsidDel="002260E7">
          <w:rPr>
            <w:rFonts w:ascii="Arial" w:eastAsia="Arial" w:hAnsi="Arial" w:cs="Arial"/>
            <w:sz w:val="20"/>
            <w:szCs w:val="20"/>
          </w:rPr>
          <w:delText>5</w:delText>
        </w:r>
        <w:r w:rsidDel="002260E7">
          <w:rPr>
            <w:rFonts w:eastAsia="Times New Roman"/>
            <w:sz w:val="20"/>
            <w:szCs w:val="20"/>
          </w:rPr>
          <w:delText xml:space="preserve">) </w:delText>
        </w:r>
        <w:r w:rsidDel="002260E7">
          <w:rPr>
            <w:rFonts w:eastAsia="Times New Roman"/>
            <w:i/>
            <w:iCs/>
            <w:sz w:val="20"/>
            <w:szCs w:val="20"/>
          </w:rPr>
          <w:delText>:</w:delText>
        </w:r>
      </w:del>
    </w:p>
    <w:p w:rsidR="00A33515" w:rsidDel="002260E7" w:rsidRDefault="001A4D22">
      <w:pPr>
        <w:spacing w:line="20" w:lineRule="exact"/>
        <w:rPr>
          <w:del w:id="5155" w:author="Admin" w:date="2019-02-19T02:10:00Z"/>
          <w:sz w:val="20"/>
          <w:szCs w:val="20"/>
        </w:rPr>
      </w:pPr>
      <w:del w:id="5156" w:author="Admin" w:date="2019-02-19T02:10:00Z">
        <w:r w:rsidDel="002260E7">
          <w:rPr>
            <w:noProof/>
            <w:sz w:val="20"/>
            <w:szCs w:val="20"/>
          </w:rPr>
          <mc:AlternateContent>
            <mc:Choice Requires="wps">
              <w:drawing>
                <wp:anchor distT="0" distB="0" distL="114300" distR="114300" simplePos="0" relativeHeight="251817984" behindDoc="1" locked="0" layoutInCell="0" allowOverlap="1" wp14:anchorId="31B5477D" wp14:editId="12845071">
                  <wp:simplePos x="0" y="0"/>
                  <wp:positionH relativeFrom="column">
                    <wp:posOffset>1620520</wp:posOffset>
                  </wp:positionH>
                  <wp:positionV relativeFrom="paragraph">
                    <wp:posOffset>-151765</wp:posOffset>
                  </wp:positionV>
                  <wp:extent cx="134620" cy="0"/>
                  <wp:effectExtent l="0" t="0" r="0" b="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6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7" o:spid="_x0000_s1026" style="position:absolute;z-index:-251498496;visibility:visible;mso-wrap-style:square;mso-wrap-distance-left:9pt;mso-wrap-distance-top:0;mso-wrap-distance-right:9pt;mso-wrap-distance-bottom:0;mso-position-horizontal:absolute;mso-position-horizontal-relative:text;mso-position-vertical:absolute;mso-position-vertical-relative:text" from="127.6pt,-11.95pt" to="138.2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19008" behindDoc="1" locked="0" layoutInCell="0" allowOverlap="1" wp14:anchorId="468A1832" wp14:editId="3ACF0238">
                  <wp:simplePos x="0" y="0"/>
                  <wp:positionH relativeFrom="column">
                    <wp:posOffset>2088515</wp:posOffset>
                  </wp:positionH>
                  <wp:positionV relativeFrom="paragraph">
                    <wp:posOffset>-151765</wp:posOffset>
                  </wp:positionV>
                  <wp:extent cx="134620" cy="0"/>
                  <wp:effectExtent l="0" t="0" r="0" b="0"/>
                  <wp:wrapNone/>
                  <wp:docPr id="458" name="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6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8" o:spid="_x0000_s1026" style="position:absolute;z-index:-251497472;visibility:visible;mso-wrap-style:square;mso-wrap-distance-left:9pt;mso-wrap-distance-top:0;mso-wrap-distance-right:9pt;mso-wrap-distance-bottom:0;mso-position-horizontal:absolute;mso-position-horizontal-relative:text;mso-position-vertical:absolute;mso-position-vertical-relative:text" from="164.45pt,-11.95pt" to="175.0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" o:allowincell="f" filled="t" strokeweight=".14039mm">
                  <v:stroke joinstyle="miter"/>
                  <o:lock v:ext="edit" shapetype="f"/>
                </v:line>
              </w:pict>
            </mc:Fallback>
          </mc:AlternateContent>
        </w:r>
      </w:del>
    </w:p>
    <w:p w:rsidR="00A33515" w:rsidDel="002260E7" w:rsidRDefault="00A33515">
      <w:pPr>
        <w:spacing w:line="195" w:lineRule="exact"/>
        <w:rPr>
          <w:del w:id="5157" w:author="Admin" w:date="2019-02-19T02:10:00Z"/>
          <w:sz w:val="20"/>
          <w:szCs w:val="20"/>
        </w:rPr>
      </w:pPr>
    </w:p>
    <w:p w:rsidR="00A33515" w:rsidDel="002260E7" w:rsidRDefault="001A4D22">
      <w:pPr>
        <w:spacing w:line="271" w:lineRule="auto"/>
        <w:ind w:left="290"/>
        <w:rPr>
          <w:del w:id="5158" w:author="Admin" w:date="2019-02-19T02:10:00Z"/>
          <w:sz w:val="20"/>
          <w:szCs w:val="20"/>
        </w:rPr>
      </w:pPr>
      <w:del w:id="5159" w:author="Admin" w:date="2019-02-19T02:10:00Z">
        <w:r w:rsidDel="002260E7">
          <w:rPr>
            <w:rFonts w:ascii="Arial" w:eastAsia="Arial" w:hAnsi="Arial" w:cs="Arial"/>
            <w:sz w:val="20"/>
            <w:szCs w:val="20"/>
          </w:rPr>
          <w:delText xml:space="preserve">Заметим, что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не играет никакой роли в уравнении, мгновенно со-кращаясь.</w:delText>
        </w:r>
      </w:del>
    </w:p>
    <w:p w:rsidR="00A33515" w:rsidDel="002260E7" w:rsidRDefault="001A4D22">
      <w:pPr>
        <w:numPr>
          <w:ilvl w:val="0"/>
          <w:numId w:val="603"/>
        </w:numPr>
        <w:tabs>
          <w:tab w:val="left" w:pos="3450"/>
        </w:tabs>
        <w:spacing w:line="189" w:lineRule="auto"/>
        <w:ind w:left="3450" w:hanging="447"/>
        <w:rPr>
          <w:del w:id="5160" w:author="Admin" w:date="2019-02-19T02:10:00Z"/>
          <w:rFonts w:ascii="Arial" w:eastAsia="Arial" w:hAnsi="Arial" w:cs="Arial"/>
          <w:i/>
          <w:iCs/>
          <w:sz w:val="17"/>
          <w:szCs w:val="17"/>
        </w:rPr>
        <w:pPrChange w:id="5161" w:author="Admin" w:date="2019-02-19T00:19:00Z">
          <w:pPr>
            <w:numPr>
              <w:numId w:val="605"/>
            </w:numPr>
            <w:tabs>
              <w:tab w:val="left" w:pos="3450"/>
            </w:tabs>
            <w:spacing w:line="189" w:lineRule="auto"/>
            <w:ind w:left="3450" w:hanging="447"/>
          </w:pPr>
        </w:pPrChange>
      </w:pPr>
      <w:del w:id="5162" w:author="Admin" w:date="2019-02-19T02:10:00Z">
        <w:r w:rsidDel="002260E7">
          <w:rPr>
            <w:rFonts w:ascii="Arial" w:eastAsia="Arial" w:hAnsi="Arial" w:cs="Arial"/>
            <w:i/>
            <w:iCs/>
            <w:sz w:val="17"/>
            <w:szCs w:val="17"/>
          </w:rPr>
          <w:delText xml:space="preserve">t </w:delText>
        </w:r>
        <w:r w:rsidDel="002260E7">
          <w:rPr>
            <w:rFonts w:eastAsia="Times New Roman"/>
            <w:sz w:val="17"/>
            <w:szCs w:val="17"/>
          </w:rPr>
          <w:delText>+</w:delText>
        </w:r>
        <w:r w:rsidDel="002260E7">
          <w:rPr>
            <w:rFonts w:ascii="Arial" w:eastAsia="Arial" w:hAnsi="Arial" w:cs="Arial"/>
            <w:i/>
            <w:iCs/>
            <w:sz w:val="17"/>
            <w:szCs w:val="17"/>
          </w:rPr>
          <w:delText xml:space="preserve"> </w:delText>
        </w:r>
        <w:r w:rsidDel="002260E7">
          <w:rPr>
            <w:rFonts w:ascii="Arial" w:eastAsia="Arial" w:hAnsi="Arial" w:cs="Arial"/>
            <w:sz w:val="17"/>
            <w:szCs w:val="17"/>
          </w:rPr>
          <w:delText>5</w:delText>
        </w:r>
      </w:del>
    </w:p>
    <w:p w:rsidR="00A33515" w:rsidDel="002260E7" w:rsidRDefault="001A4D22">
      <w:pPr>
        <w:spacing w:line="209" w:lineRule="auto"/>
        <w:ind w:left="2930"/>
        <w:rPr>
          <w:del w:id="5163" w:author="Admin" w:date="2019-02-19T02:10:00Z"/>
          <w:rFonts w:ascii="Arial" w:eastAsia="Arial" w:hAnsi="Arial" w:cs="Arial"/>
          <w:i/>
          <w:iCs/>
          <w:sz w:val="17"/>
          <w:szCs w:val="17"/>
        </w:rPr>
      </w:pPr>
      <w:del w:id="5164" w:author="Admin" w:date="2019-02-19T02:10:00Z">
        <w:r w:rsidDel="002260E7">
          <w:rPr>
            <w:rFonts w:ascii="Arial" w:eastAsia="Arial" w:hAnsi="Arial" w:cs="Arial"/>
            <w:sz w:val="20"/>
            <w:szCs w:val="20"/>
          </w:rPr>
          <w:delText xml:space="preserve">30 </w:delText>
        </w:r>
        <w:r w:rsidDel="002260E7">
          <w:rPr>
            <w:rFonts w:eastAsia="Times New Roman"/>
            <w:sz w:val="39"/>
            <w:szCs w:val="39"/>
            <w:vertAlign w:val="superscript"/>
          </w:rPr>
          <w:delText>=</w:delText>
        </w:r>
        <w:r w:rsidDel="002260E7">
          <w:rPr>
            <w:rFonts w:ascii="Arial" w:eastAsia="Arial" w:hAnsi="Arial" w:cs="Arial"/>
            <w:sz w:val="20"/>
            <w:szCs w:val="20"/>
          </w:rPr>
          <w:delText xml:space="preserve">  40 </w:delText>
        </w:r>
        <w:r w:rsidDel="002260E7">
          <w:rPr>
            <w:rFonts w:eastAsia="Times New Roman"/>
            <w:i/>
            <w:iCs/>
            <w:sz w:val="39"/>
            <w:szCs w:val="39"/>
            <w:vertAlign w:val="superscript"/>
          </w:rPr>
          <w:delText>:</w:delText>
        </w:r>
      </w:del>
    </w:p>
    <w:p w:rsidR="00A33515" w:rsidDel="002260E7" w:rsidRDefault="001A4D22">
      <w:pPr>
        <w:spacing w:line="20" w:lineRule="exact"/>
        <w:rPr>
          <w:del w:id="5165" w:author="Admin" w:date="2019-02-19T02:10:00Z"/>
          <w:sz w:val="20"/>
          <w:szCs w:val="20"/>
        </w:rPr>
      </w:pPr>
      <w:del w:id="5166" w:author="Admin" w:date="2019-02-19T02:10:00Z">
        <w:r w:rsidDel="002260E7">
          <w:rPr>
            <w:noProof/>
            <w:sz w:val="20"/>
            <w:szCs w:val="20"/>
          </w:rPr>
          <mc:AlternateContent>
            <mc:Choice Requires="wps">
              <w:drawing>
                <wp:anchor distT="0" distB="0" distL="114300" distR="114300" simplePos="0" relativeHeight="251820032" behindDoc="1" locked="0" layoutInCell="0" allowOverlap="1" wp14:anchorId="4F6D9258" wp14:editId="39940D4A">
                  <wp:simplePos x="0" y="0"/>
                  <wp:positionH relativeFrom="column">
                    <wp:posOffset>1860550</wp:posOffset>
                  </wp:positionH>
                  <wp:positionV relativeFrom="paragraph">
                    <wp:posOffset>-192405</wp:posOffset>
                  </wp:positionV>
                  <wp:extent cx="134620" cy="0"/>
                  <wp:effectExtent l="0" t="0" r="0" b="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6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9" o:spid="_x0000_s1026" style="position:absolute;z-index:-251496448;visibility:visible;mso-wrap-style:square;mso-wrap-distance-left:9pt;mso-wrap-distance-top:0;mso-wrap-distance-right:9pt;mso-wrap-distance-bottom:0;mso-position-horizontal:absolute;mso-position-horizontal-relative:text;mso-position-vertical:absolute;mso-position-vertical-relative:text" from="146.5pt,-15.15pt" to="157.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21056" behindDoc="1" locked="0" layoutInCell="0" allowOverlap="1" wp14:anchorId="363AF0EA" wp14:editId="0E391528">
                  <wp:simplePos x="0" y="0"/>
                  <wp:positionH relativeFrom="column">
                    <wp:posOffset>2194560</wp:posOffset>
                  </wp:positionH>
                  <wp:positionV relativeFrom="paragraph">
                    <wp:posOffset>-192405</wp:posOffset>
                  </wp:positionV>
                  <wp:extent cx="264160" cy="0"/>
                  <wp:effectExtent l="0" t="0" r="0" b="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41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60" o:spid="_x0000_s1026" style="position:absolute;z-index:-251495424;visibility:visible;mso-wrap-style:square;mso-wrap-distance-left:9pt;mso-wrap-distance-top:0;mso-wrap-distance-right:9pt;mso-wrap-distance-bottom:0;mso-position-horizontal:absolute;mso-position-horizontal-relative:text;mso-position-vertical:absolute;mso-position-vertical-relative:text" from="172.8pt,-15.15pt" to="193.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" o:allowincell="f" filled="t" strokeweight=".14039mm">
                  <v:stroke joinstyle="miter"/>
                  <o:lock v:ext="edit" shapetype="f"/>
                </v:line>
              </w:pict>
            </mc:Fallback>
          </mc:AlternateContent>
        </w:r>
      </w:del>
    </w:p>
    <w:p w:rsidR="00A33515" w:rsidDel="002260E7" w:rsidRDefault="00A33515">
      <w:pPr>
        <w:spacing w:line="41" w:lineRule="exact"/>
        <w:rPr>
          <w:del w:id="5167" w:author="Admin" w:date="2019-02-19T02:10:00Z"/>
          <w:sz w:val="20"/>
          <w:szCs w:val="20"/>
        </w:rPr>
      </w:pPr>
    </w:p>
    <w:p w:rsidR="00A33515" w:rsidDel="002260E7" w:rsidRDefault="001A4D22">
      <w:pPr>
        <w:ind w:left="290"/>
        <w:rPr>
          <w:del w:id="5168" w:author="Admin" w:date="2019-02-19T02:10:00Z"/>
          <w:sz w:val="20"/>
          <w:szCs w:val="20"/>
        </w:rPr>
      </w:pPr>
      <w:del w:id="5169" w:author="Admin" w:date="2019-02-19T02:10:00Z">
        <w:r w:rsidDel="002260E7">
          <w:rPr>
            <w:rFonts w:ascii="Arial" w:eastAsia="Arial" w:hAnsi="Arial" w:cs="Arial"/>
            <w:sz w:val="20"/>
            <w:szCs w:val="20"/>
          </w:rPr>
          <w:delText>Это уравнение уже просто решить:</w:delText>
        </w:r>
      </w:del>
    </w:p>
    <w:p w:rsidR="00A33515" w:rsidDel="002260E7" w:rsidRDefault="00A33515">
      <w:pPr>
        <w:spacing w:line="261" w:lineRule="exact"/>
        <w:rPr>
          <w:del w:id="5170" w:author="Admin" w:date="2019-02-19T02:10:00Z"/>
          <w:sz w:val="20"/>
          <w:szCs w:val="20"/>
        </w:rPr>
      </w:pPr>
    </w:p>
    <w:p w:rsidR="00A33515" w:rsidDel="002260E7" w:rsidRDefault="001A4D22">
      <w:pPr>
        <w:ind w:right="-289"/>
        <w:jc w:val="center"/>
        <w:rPr>
          <w:del w:id="5171" w:author="Admin" w:date="2019-02-19T02:10:00Z"/>
          <w:sz w:val="20"/>
          <w:szCs w:val="20"/>
        </w:rPr>
      </w:pPr>
      <w:del w:id="5172" w:author="Admin" w:date="2019-02-19T02:10:00Z">
        <w:r w:rsidDel="002260E7">
          <w:rPr>
            <w:rFonts w:ascii="Arial" w:eastAsia="Arial" w:hAnsi="Arial" w:cs="Arial"/>
            <w:i/>
            <w:iCs/>
            <w:sz w:val="20"/>
            <w:szCs w:val="20"/>
          </w:rPr>
          <w:delText xml:space="preserve">t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15</w:delText>
        </w:r>
        <w:r w:rsidDel="002260E7">
          <w:rPr>
            <w:rFonts w:eastAsia="Times New Roman"/>
            <w:i/>
            <w:iCs/>
            <w:sz w:val="20"/>
            <w:szCs w:val="20"/>
          </w:rPr>
          <w:delText>:</w:delText>
        </w:r>
      </w:del>
    </w:p>
    <w:p w:rsidR="00A33515" w:rsidDel="002260E7" w:rsidRDefault="00A33515">
      <w:pPr>
        <w:spacing w:line="340" w:lineRule="exact"/>
        <w:rPr>
          <w:del w:id="5173" w:author="Admin" w:date="2019-02-19T02:10:00Z"/>
          <w:sz w:val="20"/>
          <w:szCs w:val="20"/>
        </w:rPr>
      </w:pPr>
    </w:p>
    <w:p w:rsidR="00A33515" w:rsidDel="002260E7" w:rsidRDefault="001A4D22">
      <w:pPr>
        <w:spacing w:line="294" w:lineRule="auto"/>
        <w:ind w:left="290"/>
        <w:rPr>
          <w:del w:id="5174" w:author="Admin" w:date="2019-02-19T02:10:00Z"/>
          <w:sz w:val="20"/>
          <w:szCs w:val="20"/>
        </w:rPr>
      </w:pPr>
      <w:del w:id="5175" w:author="Admin" w:date="2019-02-19T02:10:00Z">
        <w:r w:rsidDel="002260E7">
          <w:rPr>
            <w:rFonts w:ascii="Arial" w:eastAsia="Arial" w:hAnsi="Arial" w:cs="Arial"/>
            <w:sz w:val="19"/>
            <w:szCs w:val="19"/>
          </w:rPr>
          <w:delText>Ответ — 15 минут. Его можно получить и по-другому: если весь путь до школы брат идёт на 10 минут дольше, чем я, то половину пути</w:delText>
        </w:r>
      </w:del>
    </w:p>
    <w:p w:rsidR="00A33515" w:rsidDel="002260E7" w:rsidRDefault="001A4D22">
      <w:pPr>
        <w:spacing w:line="303" w:lineRule="auto"/>
        <w:ind w:left="290"/>
        <w:rPr>
          <w:del w:id="5176" w:author="Admin" w:date="2019-02-19T02:10:00Z"/>
          <w:sz w:val="20"/>
          <w:szCs w:val="20"/>
        </w:rPr>
      </w:pPr>
      <w:del w:id="5177" w:author="Admin" w:date="2019-02-19T02:10:00Z">
        <w:r w:rsidDel="002260E7">
          <w:rPr>
            <w:rFonts w:ascii="Arial" w:eastAsia="Arial" w:hAnsi="Arial" w:cs="Arial"/>
            <w:sz w:val="20"/>
            <w:szCs w:val="20"/>
          </w:rPr>
          <w:delText>— как раз на 5 минут дольше. А половина пути занимает у меня 15 минут.</w:delText>
        </w:r>
      </w:del>
    </w:p>
    <w:p w:rsidR="00A33515" w:rsidDel="002260E7" w:rsidRDefault="00A33515">
      <w:pPr>
        <w:spacing w:line="114" w:lineRule="exact"/>
        <w:rPr>
          <w:del w:id="5178" w:author="Admin" w:date="2019-02-19T02:10:00Z"/>
          <w:sz w:val="20"/>
          <w:szCs w:val="20"/>
        </w:rPr>
      </w:pPr>
    </w:p>
    <w:p w:rsidR="00A33515" w:rsidDel="002260E7" w:rsidRDefault="001A4D22">
      <w:pPr>
        <w:numPr>
          <w:ilvl w:val="0"/>
          <w:numId w:val="604"/>
        </w:numPr>
        <w:tabs>
          <w:tab w:val="left" w:pos="290"/>
        </w:tabs>
        <w:spacing w:line="303" w:lineRule="auto"/>
        <w:ind w:left="290" w:hanging="290"/>
        <w:jc w:val="both"/>
        <w:rPr>
          <w:del w:id="5179" w:author="Admin" w:date="2019-02-19T02:10:00Z"/>
          <w:rFonts w:ascii="Arial" w:eastAsia="Arial" w:hAnsi="Arial" w:cs="Arial"/>
          <w:b/>
          <w:bCs/>
          <w:sz w:val="19"/>
          <w:szCs w:val="19"/>
        </w:rPr>
        <w:pPrChange w:id="5180" w:author="Admin" w:date="2019-02-19T00:19:00Z">
          <w:pPr>
            <w:numPr>
              <w:numId w:val="606"/>
            </w:numPr>
            <w:tabs>
              <w:tab w:val="left" w:pos="290"/>
            </w:tabs>
            <w:spacing w:line="303" w:lineRule="auto"/>
            <w:ind w:left="290" w:hanging="290"/>
            <w:jc w:val="both"/>
          </w:pPr>
        </w:pPrChange>
      </w:pPr>
      <w:del w:id="5181" w:author="Admin" w:date="2019-02-19T02:10:00Z">
        <w:r w:rsidDel="002260E7">
          <w:rPr>
            <w:rFonts w:ascii="Arial" w:eastAsia="Arial" w:hAnsi="Arial" w:cs="Arial"/>
            <w:sz w:val="19"/>
            <w:szCs w:val="19"/>
          </w:rPr>
          <w:delText>Двое семиклассников пробежали 100 метров. Когда Андрей фини-шировал, Боре оставалось ещё 10 метров. Следующий забег они ре-шили провести так, что Андрей стартовал на 10 метров позади ли-нии старта, с которой стартовал Боря. Во второй раз они бежали с той же скоростью, что и в первый. Кто пришёл к финишу раньше?</w:delText>
        </w:r>
      </w:del>
    </w:p>
    <w:p w:rsidR="00A33515" w:rsidDel="002260E7" w:rsidRDefault="00A33515">
      <w:pPr>
        <w:spacing w:line="39" w:lineRule="exact"/>
        <w:rPr>
          <w:del w:id="5182" w:author="Admin" w:date="2019-02-19T02:10:00Z"/>
          <w:rFonts w:ascii="Arial" w:eastAsia="Arial" w:hAnsi="Arial" w:cs="Arial"/>
          <w:b/>
          <w:bCs/>
          <w:sz w:val="19"/>
          <w:szCs w:val="19"/>
        </w:rPr>
      </w:pPr>
    </w:p>
    <w:p w:rsidR="00A33515" w:rsidDel="002260E7" w:rsidRDefault="001A4D22">
      <w:pPr>
        <w:spacing w:line="257" w:lineRule="auto"/>
        <w:ind w:left="290"/>
        <w:jc w:val="both"/>
        <w:rPr>
          <w:del w:id="5183" w:author="Admin" w:date="2019-02-19T02:10:00Z"/>
          <w:rFonts w:ascii="Arial" w:eastAsia="Arial" w:hAnsi="Arial" w:cs="Arial"/>
          <w:b/>
          <w:bCs/>
          <w:sz w:val="19"/>
          <w:szCs w:val="19"/>
        </w:rPr>
      </w:pPr>
      <w:del w:id="5184"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За время,</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 xml:space="preserve">за которое Андрей смог финишировать сто-метровку, Боря пробежал только 90 метров — значит, скорость Ан-дрея составляет </w:delText>
        </w:r>
        <w:r w:rsidDel="002260E7">
          <w:rPr>
            <w:rFonts w:ascii="Arial" w:eastAsia="Arial" w:hAnsi="Arial" w:cs="Arial"/>
            <w:sz w:val="26"/>
            <w:szCs w:val="26"/>
            <w:u w:val="single"/>
            <w:vertAlign w:val="superscript"/>
          </w:rPr>
          <w:delText>10</w:delText>
        </w:r>
        <w:r w:rsidDel="002260E7">
          <w:rPr>
            <w:rFonts w:ascii="Arial" w:eastAsia="Arial" w:hAnsi="Arial" w:cs="Arial"/>
            <w:sz w:val="26"/>
            <w:szCs w:val="26"/>
            <w:vertAlign w:val="subscript"/>
          </w:rPr>
          <w:delText>9</w:delText>
        </w:r>
        <w:r w:rsidDel="002260E7">
          <w:rPr>
            <w:rFonts w:ascii="Arial" w:eastAsia="Arial" w:hAnsi="Arial" w:cs="Arial"/>
            <w:sz w:val="19"/>
            <w:szCs w:val="19"/>
          </w:rPr>
          <w:delText xml:space="preserve"> скорости Бори. Во второй раз Андрею предложе-но пробежать 110 метров, то есть в </w:delText>
        </w:r>
        <w:r w:rsidDel="002260E7">
          <w:rPr>
            <w:rFonts w:ascii="Arial" w:eastAsia="Arial" w:hAnsi="Arial" w:cs="Arial"/>
            <w:sz w:val="26"/>
            <w:szCs w:val="26"/>
            <w:u w:val="single"/>
            <w:vertAlign w:val="superscript"/>
          </w:rPr>
          <w:delText>11</w:delText>
        </w:r>
        <w:r w:rsidDel="002260E7">
          <w:rPr>
            <w:rFonts w:ascii="Arial" w:eastAsia="Arial" w:hAnsi="Arial" w:cs="Arial"/>
            <w:sz w:val="26"/>
            <w:szCs w:val="26"/>
            <w:vertAlign w:val="subscript"/>
          </w:rPr>
          <w:delText>10</w:delText>
        </w:r>
        <w:r w:rsidDel="002260E7">
          <w:rPr>
            <w:rFonts w:ascii="Arial" w:eastAsia="Arial" w:hAnsi="Arial" w:cs="Arial"/>
            <w:sz w:val="19"/>
            <w:szCs w:val="19"/>
          </w:rPr>
          <w:delText xml:space="preserve"> раз больше, чем Боре. Отсюда его время относительно времени Бори будет составлять</w:delText>
        </w:r>
      </w:del>
    </w:p>
    <w:p w:rsidR="00A33515" w:rsidDel="002260E7" w:rsidRDefault="00A33515">
      <w:pPr>
        <w:spacing w:line="157" w:lineRule="exact"/>
        <w:rPr>
          <w:del w:id="5185" w:author="Admin" w:date="2019-02-19T02:10:00Z"/>
          <w:sz w:val="20"/>
          <w:szCs w:val="20"/>
        </w:rPr>
      </w:pPr>
    </w:p>
    <w:tbl>
      <w:tblPr>
        <w:tblW w:w="0" w:type="auto"/>
        <w:tblInd w:w="2490" w:type="dxa"/>
        <w:tblLayout w:type="fixed"/>
        <w:tblCellMar>
          <w:left w:w="0" w:type="dxa"/>
          <w:right w:w="0" w:type="dxa"/>
        </w:tblCellMar>
        <w:tblLook w:val="04A0" w:firstRow="1" w:lastRow="0" w:firstColumn="1" w:lastColumn="0" w:noHBand="0" w:noVBand="1"/>
      </w:tblPr>
      <w:tblGrid>
        <w:gridCol w:w="200"/>
        <w:gridCol w:w="420"/>
        <w:gridCol w:w="200"/>
        <w:gridCol w:w="320"/>
        <w:gridCol w:w="320"/>
        <w:gridCol w:w="440"/>
        <w:gridCol w:w="20"/>
      </w:tblGrid>
      <w:tr w:rsidR="00A33515" w:rsidDel="002260E7">
        <w:trPr>
          <w:trHeight w:val="280"/>
          <w:del w:id="5186" w:author="Admin" w:date="2019-02-19T02:10:00Z"/>
        </w:trPr>
        <w:tc>
          <w:tcPr>
            <w:tcW w:w="200" w:type="dxa"/>
            <w:tcBorders>
              <w:bottom w:val="single" w:sz="8" w:space="0" w:color="auto"/>
            </w:tcBorders>
            <w:vAlign w:val="bottom"/>
          </w:tcPr>
          <w:p w:rsidR="00A33515" w:rsidDel="002260E7" w:rsidRDefault="001A4D22">
            <w:pPr>
              <w:jc w:val="right"/>
              <w:rPr>
                <w:del w:id="5187" w:author="Admin" w:date="2019-02-19T02:10:00Z"/>
                <w:sz w:val="20"/>
                <w:szCs w:val="20"/>
              </w:rPr>
            </w:pPr>
            <w:del w:id="5188" w:author="Admin" w:date="2019-02-19T02:10:00Z">
              <w:r w:rsidDel="002260E7">
                <w:rPr>
                  <w:rFonts w:ascii="Arial" w:eastAsia="Arial" w:hAnsi="Arial" w:cs="Arial"/>
                  <w:w w:val="80"/>
                  <w:sz w:val="20"/>
                  <w:szCs w:val="20"/>
                </w:rPr>
                <w:delText>11</w:delText>
              </w:r>
            </w:del>
          </w:p>
        </w:tc>
        <w:tc>
          <w:tcPr>
            <w:tcW w:w="420" w:type="dxa"/>
            <w:vMerge w:val="restart"/>
            <w:vAlign w:val="bottom"/>
          </w:tcPr>
          <w:p w:rsidR="00A33515" w:rsidDel="002260E7" w:rsidRDefault="001A4D22">
            <w:pPr>
              <w:ind w:right="80"/>
              <w:jc w:val="right"/>
              <w:rPr>
                <w:del w:id="5189" w:author="Admin" w:date="2019-02-19T02:10:00Z"/>
                <w:sz w:val="20"/>
                <w:szCs w:val="20"/>
              </w:rPr>
            </w:pPr>
            <w:del w:id="5190" w:author="Admin" w:date="2019-02-19T02:10:00Z">
              <w:r w:rsidDel="002260E7">
                <w:rPr>
                  <w:rFonts w:eastAsia="Times New Roman"/>
                  <w:sz w:val="20"/>
                  <w:szCs w:val="20"/>
                </w:rPr>
                <w:delText>:</w:delText>
              </w:r>
            </w:del>
          </w:p>
        </w:tc>
        <w:tc>
          <w:tcPr>
            <w:tcW w:w="200" w:type="dxa"/>
            <w:tcBorders>
              <w:bottom w:val="single" w:sz="8" w:space="0" w:color="auto"/>
            </w:tcBorders>
            <w:vAlign w:val="bottom"/>
          </w:tcPr>
          <w:p w:rsidR="00A33515" w:rsidDel="002260E7" w:rsidRDefault="001A4D22">
            <w:pPr>
              <w:jc w:val="right"/>
              <w:rPr>
                <w:del w:id="5191" w:author="Admin" w:date="2019-02-19T02:10:00Z"/>
                <w:sz w:val="20"/>
                <w:szCs w:val="20"/>
              </w:rPr>
            </w:pPr>
            <w:del w:id="5192" w:author="Admin" w:date="2019-02-19T02:10:00Z">
              <w:r w:rsidDel="002260E7">
                <w:rPr>
                  <w:rFonts w:ascii="Arial" w:eastAsia="Arial" w:hAnsi="Arial" w:cs="Arial"/>
                  <w:w w:val="80"/>
                  <w:sz w:val="20"/>
                  <w:szCs w:val="20"/>
                </w:rPr>
                <w:delText>10</w:delText>
              </w:r>
            </w:del>
          </w:p>
        </w:tc>
        <w:tc>
          <w:tcPr>
            <w:tcW w:w="320" w:type="dxa"/>
            <w:vMerge w:val="restart"/>
            <w:vAlign w:val="bottom"/>
          </w:tcPr>
          <w:p w:rsidR="00A33515" w:rsidDel="002260E7" w:rsidRDefault="001A4D22">
            <w:pPr>
              <w:jc w:val="right"/>
              <w:rPr>
                <w:del w:id="5193" w:author="Admin" w:date="2019-02-19T02:10:00Z"/>
                <w:sz w:val="20"/>
                <w:szCs w:val="20"/>
              </w:rPr>
            </w:pPr>
            <w:del w:id="5194" w:author="Admin" w:date="2019-02-19T02:10:00Z">
              <w:r w:rsidDel="002260E7">
                <w:rPr>
                  <w:rFonts w:eastAsia="Times New Roman"/>
                  <w:sz w:val="20"/>
                  <w:szCs w:val="20"/>
                </w:rPr>
                <w:delText>=</w:delText>
              </w:r>
            </w:del>
          </w:p>
        </w:tc>
        <w:tc>
          <w:tcPr>
            <w:tcW w:w="320" w:type="dxa"/>
            <w:tcBorders>
              <w:bottom w:val="single" w:sz="8" w:space="0" w:color="auto"/>
            </w:tcBorders>
            <w:vAlign w:val="bottom"/>
          </w:tcPr>
          <w:p w:rsidR="00A33515" w:rsidDel="002260E7" w:rsidRDefault="001A4D22">
            <w:pPr>
              <w:jc w:val="right"/>
              <w:rPr>
                <w:del w:id="5195" w:author="Admin" w:date="2019-02-19T02:10:00Z"/>
                <w:sz w:val="20"/>
                <w:szCs w:val="20"/>
              </w:rPr>
            </w:pPr>
            <w:del w:id="5196" w:author="Admin" w:date="2019-02-19T02:10:00Z">
              <w:r w:rsidDel="002260E7">
                <w:rPr>
                  <w:rFonts w:ascii="Arial" w:eastAsia="Arial" w:hAnsi="Arial" w:cs="Arial"/>
                  <w:sz w:val="20"/>
                  <w:szCs w:val="20"/>
                </w:rPr>
                <w:delText>99</w:delText>
              </w:r>
            </w:del>
          </w:p>
        </w:tc>
        <w:tc>
          <w:tcPr>
            <w:tcW w:w="440" w:type="dxa"/>
            <w:vMerge w:val="restart"/>
            <w:vAlign w:val="bottom"/>
          </w:tcPr>
          <w:p w:rsidR="00A33515" w:rsidDel="002260E7" w:rsidRDefault="001A4D22">
            <w:pPr>
              <w:jc w:val="right"/>
              <w:rPr>
                <w:del w:id="5197" w:author="Admin" w:date="2019-02-19T02:10:00Z"/>
                <w:sz w:val="20"/>
                <w:szCs w:val="20"/>
              </w:rPr>
            </w:pPr>
            <w:del w:id="5198" w:author="Admin" w:date="2019-02-19T02:10:00Z">
              <w:r w:rsidDel="002260E7">
                <w:rPr>
                  <w:rFonts w:eastAsia="Times New Roman"/>
                  <w:i/>
                  <w:iCs/>
                  <w:sz w:val="20"/>
                  <w:szCs w:val="20"/>
                </w:rPr>
                <w:delText xml:space="preserve">&lt; </w:delText>
              </w:r>
              <w:r w:rsidDel="002260E7">
                <w:rPr>
                  <w:rFonts w:ascii="Arial" w:eastAsia="Arial" w:hAnsi="Arial" w:cs="Arial"/>
                  <w:sz w:val="20"/>
                  <w:szCs w:val="20"/>
                </w:rPr>
                <w:delText>1</w:delText>
              </w:r>
              <w:r w:rsidDel="002260E7">
                <w:rPr>
                  <w:rFonts w:eastAsia="Times New Roman"/>
                  <w:i/>
                  <w:iCs/>
                  <w:sz w:val="20"/>
                  <w:szCs w:val="20"/>
                </w:rPr>
                <w:delText>:</w:delText>
              </w:r>
            </w:del>
          </w:p>
        </w:tc>
        <w:tc>
          <w:tcPr>
            <w:tcW w:w="0" w:type="dxa"/>
            <w:vAlign w:val="bottom"/>
          </w:tcPr>
          <w:p w:rsidR="00A33515" w:rsidDel="002260E7" w:rsidRDefault="00A33515">
            <w:pPr>
              <w:rPr>
                <w:del w:id="5199" w:author="Admin" w:date="2019-02-19T02:10:00Z"/>
                <w:sz w:val="1"/>
                <w:szCs w:val="1"/>
              </w:rPr>
            </w:pPr>
          </w:p>
        </w:tc>
      </w:tr>
      <w:tr w:rsidR="00A33515" w:rsidDel="002260E7">
        <w:trPr>
          <w:trHeight w:val="88"/>
          <w:del w:id="5200" w:author="Admin" w:date="2019-02-19T02:10:00Z"/>
        </w:trPr>
        <w:tc>
          <w:tcPr>
            <w:tcW w:w="200" w:type="dxa"/>
            <w:vMerge w:val="restart"/>
            <w:vAlign w:val="bottom"/>
          </w:tcPr>
          <w:p w:rsidR="00A33515" w:rsidDel="002260E7" w:rsidRDefault="001A4D22">
            <w:pPr>
              <w:jc w:val="right"/>
              <w:rPr>
                <w:del w:id="5201" w:author="Admin" w:date="2019-02-19T02:10:00Z"/>
                <w:sz w:val="20"/>
                <w:szCs w:val="20"/>
              </w:rPr>
            </w:pPr>
            <w:del w:id="5202" w:author="Admin" w:date="2019-02-19T02:10:00Z">
              <w:r w:rsidDel="002260E7">
                <w:rPr>
                  <w:rFonts w:ascii="Arial" w:eastAsia="Arial" w:hAnsi="Arial" w:cs="Arial"/>
                  <w:w w:val="80"/>
                  <w:sz w:val="20"/>
                  <w:szCs w:val="20"/>
                </w:rPr>
                <w:delText>10</w:delText>
              </w:r>
            </w:del>
          </w:p>
        </w:tc>
        <w:tc>
          <w:tcPr>
            <w:tcW w:w="420" w:type="dxa"/>
            <w:vMerge/>
            <w:vAlign w:val="bottom"/>
          </w:tcPr>
          <w:p w:rsidR="00A33515" w:rsidDel="002260E7" w:rsidRDefault="00A33515">
            <w:pPr>
              <w:rPr>
                <w:del w:id="5203" w:author="Admin" w:date="2019-02-19T02:10:00Z"/>
                <w:sz w:val="7"/>
                <w:szCs w:val="7"/>
              </w:rPr>
            </w:pPr>
          </w:p>
        </w:tc>
        <w:tc>
          <w:tcPr>
            <w:tcW w:w="200" w:type="dxa"/>
            <w:vMerge w:val="restart"/>
            <w:vAlign w:val="bottom"/>
          </w:tcPr>
          <w:p w:rsidR="00A33515" w:rsidDel="002260E7" w:rsidRDefault="001A4D22">
            <w:pPr>
              <w:jc w:val="right"/>
              <w:rPr>
                <w:del w:id="5204" w:author="Admin" w:date="2019-02-19T02:10:00Z"/>
                <w:sz w:val="20"/>
                <w:szCs w:val="20"/>
              </w:rPr>
            </w:pPr>
            <w:del w:id="5205" w:author="Admin" w:date="2019-02-19T02:10:00Z">
              <w:r w:rsidDel="002260E7">
                <w:rPr>
                  <w:rFonts w:ascii="Arial" w:eastAsia="Arial" w:hAnsi="Arial" w:cs="Arial"/>
                  <w:sz w:val="20"/>
                  <w:szCs w:val="20"/>
                </w:rPr>
                <w:delText>9</w:delText>
              </w:r>
            </w:del>
          </w:p>
        </w:tc>
        <w:tc>
          <w:tcPr>
            <w:tcW w:w="320" w:type="dxa"/>
            <w:vMerge/>
            <w:vAlign w:val="bottom"/>
          </w:tcPr>
          <w:p w:rsidR="00A33515" w:rsidDel="002260E7" w:rsidRDefault="00A33515">
            <w:pPr>
              <w:rPr>
                <w:del w:id="5206" w:author="Admin" w:date="2019-02-19T02:10:00Z"/>
                <w:sz w:val="7"/>
                <w:szCs w:val="7"/>
              </w:rPr>
            </w:pPr>
          </w:p>
        </w:tc>
        <w:tc>
          <w:tcPr>
            <w:tcW w:w="320" w:type="dxa"/>
            <w:vMerge w:val="restart"/>
            <w:vAlign w:val="bottom"/>
          </w:tcPr>
          <w:p w:rsidR="00A33515" w:rsidDel="002260E7" w:rsidRDefault="001A4D22">
            <w:pPr>
              <w:jc w:val="right"/>
              <w:rPr>
                <w:del w:id="5207" w:author="Admin" w:date="2019-02-19T02:10:00Z"/>
                <w:sz w:val="20"/>
                <w:szCs w:val="20"/>
              </w:rPr>
            </w:pPr>
            <w:del w:id="5208" w:author="Admin" w:date="2019-02-19T02:10:00Z">
              <w:r w:rsidDel="002260E7">
                <w:rPr>
                  <w:rFonts w:ascii="Arial" w:eastAsia="Arial" w:hAnsi="Arial" w:cs="Arial"/>
                  <w:w w:val="89"/>
                  <w:sz w:val="20"/>
                  <w:szCs w:val="20"/>
                </w:rPr>
                <w:delText>100</w:delText>
              </w:r>
            </w:del>
          </w:p>
        </w:tc>
        <w:tc>
          <w:tcPr>
            <w:tcW w:w="440" w:type="dxa"/>
            <w:vMerge/>
            <w:vAlign w:val="bottom"/>
          </w:tcPr>
          <w:p w:rsidR="00A33515" w:rsidDel="002260E7" w:rsidRDefault="00A33515">
            <w:pPr>
              <w:rPr>
                <w:del w:id="5209" w:author="Admin" w:date="2019-02-19T02:10:00Z"/>
                <w:sz w:val="7"/>
                <w:szCs w:val="7"/>
              </w:rPr>
            </w:pPr>
          </w:p>
        </w:tc>
        <w:tc>
          <w:tcPr>
            <w:tcW w:w="0" w:type="dxa"/>
            <w:vAlign w:val="bottom"/>
          </w:tcPr>
          <w:p w:rsidR="00A33515" w:rsidDel="002260E7" w:rsidRDefault="00A33515">
            <w:pPr>
              <w:rPr>
                <w:del w:id="5210" w:author="Admin" w:date="2019-02-19T02:10:00Z"/>
                <w:sz w:val="1"/>
                <w:szCs w:val="1"/>
              </w:rPr>
            </w:pPr>
          </w:p>
        </w:tc>
      </w:tr>
      <w:tr w:rsidR="00A33515" w:rsidDel="002260E7">
        <w:trPr>
          <w:trHeight w:val="154"/>
          <w:del w:id="5211" w:author="Admin" w:date="2019-02-19T02:10:00Z"/>
        </w:trPr>
        <w:tc>
          <w:tcPr>
            <w:tcW w:w="200" w:type="dxa"/>
            <w:vMerge/>
            <w:vAlign w:val="bottom"/>
          </w:tcPr>
          <w:p w:rsidR="00A33515" w:rsidDel="002260E7" w:rsidRDefault="00A33515">
            <w:pPr>
              <w:rPr>
                <w:del w:id="5212" w:author="Admin" w:date="2019-02-19T02:10:00Z"/>
                <w:sz w:val="13"/>
                <w:szCs w:val="13"/>
              </w:rPr>
            </w:pPr>
          </w:p>
        </w:tc>
        <w:tc>
          <w:tcPr>
            <w:tcW w:w="420" w:type="dxa"/>
            <w:vAlign w:val="bottom"/>
          </w:tcPr>
          <w:p w:rsidR="00A33515" w:rsidDel="002260E7" w:rsidRDefault="00A33515">
            <w:pPr>
              <w:rPr>
                <w:del w:id="5213" w:author="Admin" w:date="2019-02-19T02:10:00Z"/>
                <w:sz w:val="13"/>
                <w:szCs w:val="13"/>
              </w:rPr>
            </w:pPr>
          </w:p>
        </w:tc>
        <w:tc>
          <w:tcPr>
            <w:tcW w:w="200" w:type="dxa"/>
            <w:vMerge/>
            <w:vAlign w:val="bottom"/>
          </w:tcPr>
          <w:p w:rsidR="00A33515" w:rsidDel="002260E7" w:rsidRDefault="00A33515">
            <w:pPr>
              <w:rPr>
                <w:del w:id="5214" w:author="Admin" w:date="2019-02-19T02:10:00Z"/>
                <w:sz w:val="13"/>
                <w:szCs w:val="13"/>
              </w:rPr>
            </w:pPr>
          </w:p>
        </w:tc>
        <w:tc>
          <w:tcPr>
            <w:tcW w:w="320" w:type="dxa"/>
            <w:vAlign w:val="bottom"/>
          </w:tcPr>
          <w:p w:rsidR="00A33515" w:rsidDel="002260E7" w:rsidRDefault="00A33515">
            <w:pPr>
              <w:rPr>
                <w:del w:id="5215" w:author="Admin" w:date="2019-02-19T02:10:00Z"/>
                <w:sz w:val="13"/>
                <w:szCs w:val="13"/>
              </w:rPr>
            </w:pPr>
          </w:p>
        </w:tc>
        <w:tc>
          <w:tcPr>
            <w:tcW w:w="320" w:type="dxa"/>
            <w:vMerge/>
            <w:vAlign w:val="bottom"/>
          </w:tcPr>
          <w:p w:rsidR="00A33515" w:rsidDel="002260E7" w:rsidRDefault="00A33515">
            <w:pPr>
              <w:rPr>
                <w:del w:id="5216" w:author="Admin" w:date="2019-02-19T02:10:00Z"/>
                <w:sz w:val="13"/>
                <w:szCs w:val="13"/>
              </w:rPr>
            </w:pPr>
          </w:p>
        </w:tc>
        <w:tc>
          <w:tcPr>
            <w:tcW w:w="440" w:type="dxa"/>
            <w:vAlign w:val="bottom"/>
          </w:tcPr>
          <w:p w:rsidR="00A33515" w:rsidDel="002260E7" w:rsidRDefault="00A33515">
            <w:pPr>
              <w:rPr>
                <w:del w:id="5217" w:author="Admin" w:date="2019-02-19T02:10:00Z"/>
                <w:sz w:val="13"/>
                <w:szCs w:val="13"/>
              </w:rPr>
            </w:pPr>
          </w:p>
        </w:tc>
        <w:tc>
          <w:tcPr>
            <w:tcW w:w="0" w:type="dxa"/>
            <w:vAlign w:val="bottom"/>
          </w:tcPr>
          <w:p w:rsidR="00A33515" w:rsidDel="002260E7" w:rsidRDefault="00A33515">
            <w:pPr>
              <w:rPr>
                <w:del w:id="5218" w:author="Admin" w:date="2019-02-19T02:10:00Z"/>
                <w:sz w:val="1"/>
                <w:szCs w:val="1"/>
              </w:rPr>
            </w:pPr>
          </w:p>
        </w:tc>
      </w:tr>
    </w:tbl>
    <w:p w:rsidR="00A33515" w:rsidDel="002260E7" w:rsidRDefault="00A33515">
      <w:pPr>
        <w:spacing w:line="207" w:lineRule="exact"/>
        <w:rPr>
          <w:del w:id="5219" w:author="Admin" w:date="2019-02-19T02:10:00Z"/>
          <w:sz w:val="20"/>
          <w:szCs w:val="20"/>
        </w:rPr>
      </w:pPr>
    </w:p>
    <w:p w:rsidR="00A33515" w:rsidDel="002260E7" w:rsidRDefault="001A4D22">
      <w:pPr>
        <w:ind w:left="290"/>
        <w:rPr>
          <w:del w:id="5220" w:author="Admin" w:date="2019-02-19T02:10:00Z"/>
          <w:sz w:val="20"/>
          <w:szCs w:val="20"/>
        </w:rPr>
      </w:pPr>
      <w:del w:id="5221" w:author="Admin" w:date="2019-02-19T02:10:00Z">
        <w:r w:rsidDel="002260E7">
          <w:rPr>
            <w:rFonts w:ascii="Arial" w:eastAsia="Arial" w:hAnsi="Arial" w:cs="Arial"/>
            <w:sz w:val="20"/>
            <w:szCs w:val="20"/>
          </w:rPr>
          <w:delText>Значит, Андрей опять финиширует быстрее.</w:delText>
        </w:r>
      </w:del>
    </w:p>
    <w:p w:rsidR="00A33515" w:rsidDel="002260E7" w:rsidRDefault="00A33515">
      <w:pPr>
        <w:rPr>
          <w:del w:id="5222" w:author="Admin" w:date="2019-02-19T02:10:00Z"/>
        </w:rPr>
        <w:sectPr w:rsidR="00A33515" w:rsidDel="002260E7">
          <w:pgSz w:w="8220" w:h="12472"/>
          <w:pgMar w:top="639" w:right="720" w:bottom="0" w:left="930" w:header="0" w:footer="0" w:gutter="0"/>
          <w:cols w:space="720" w:equalWidth="0">
            <w:col w:w="6570"/>
          </w:cols>
        </w:sectPr>
      </w:pPr>
    </w:p>
    <w:p w:rsidR="00A33515" w:rsidDel="002260E7" w:rsidRDefault="00A33515">
      <w:pPr>
        <w:spacing w:line="200" w:lineRule="exact"/>
        <w:rPr>
          <w:del w:id="5223" w:author="Admin" w:date="2019-02-19T02:10:00Z"/>
          <w:sz w:val="20"/>
          <w:szCs w:val="20"/>
        </w:rPr>
      </w:pPr>
    </w:p>
    <w:p w:rsidR="00A33515" w:rsidDel="002260E7" w:rsidRDefault="00A33515">
      <w:pPr>
        <w:spacing w:line="200" w:lineRule="exact"/>
        <w:rPr>
          <w:del w:id="5224" w:author="Admin" w:date="2019-02-19T02:10:00Z"/>
          <w:sz w:val="20"/>
          <w:szCs w:val="20"/>
        </w:rPr>
      </w:pPr>
    </w:p>
    <w:p w:rsidR="00A33515" w:rsidDel="002260E7" w:rsidRDefault="00A33515">
      <w:pPr>
        <w:spacing w:line="200" w:lineRule="exact"/>
        <w:rPr>
          <w:del w:id="5225" w:author="Admin" w:date="2019-02-19T02:10:00Z"/>
          <w:sz w:val="20"/>
          <w:szCs w:val="20"/>
        </w:rPr>
      </w:pPr>
    </w:p>
    <w:p w:rsidR="00A33515" w:rsidDel="002260E7" w:rsidRDefault="00A33515">
      <w:pPr>
        <w:spacing w:line="200" w:lineRule="exact"/>
        <w:rPr>
          <w:del w:id="5226" w:author="Admin" w:date="2019-02-19T02:10:00Z"/>
          <w:sz w:val="20"/>
          <w:szCs w:val="20"/>
        </w:rPr>
      </w:pPr>
    </w:p>
    <w:p w:rsidR="00A33515" w:rsidDel="002260E7" w:rsidRDefault="00A33515">
      <w:pPr>
        <w:spacing w:line="200" w:lineRule="exact"/>
        <w:rPr>
          <w:del w:id="5227" w:author="Admin" w:date="2019-02-19T02:10:00Z"/>
          <w:sz w:val="20"/>
          <w:szCs w:val="20"/>
        </w:rPr>
      </w:pPr>
    </w:p>
    <w:p w:rsidR="00A33515" w:rsidDel="002260E7" w:rsidRDefault="00A33515">
      <w:pPr>
        <w:spacing w:line="200" w:lineRule="exact"/>
        <w:rPr>
          <w:del w:id="5228" w:author="Admin" w:date="2019-02-19T02:10:00Z"/>
          <w:sz w:val="20"/>
          <w:szCs w:val="20"/>
        </w:rPr>
      </w:pPr>
    </w:p>
    <w:p w:rsidR="00A33515" w:rsidDel="002260E7" w:rsidRDefault="00A33515">
      <w:pPr>
        <w:spacing w:line="200" w:lineRule="exact"/>
        <w:rPr>
          <w:del w:id="5229" w:author="Admin" w:date="2019-02-19T02:10:00Z"/>
          <w:sz w:val="20"/>
          <w:szCs w:val="20"/>
        </w:rPr>
      </w:pPr>
    </w:p>
    <w:p w:rsidR="00A33515" w:rsidDel="002260E7" w:rsidRDefault="00A33515">
      <w:pPr>
        <w:spacing w:line="200" w:lineRule="exact"/>
        <w:rPr>
          <w:del w:id="5230" w:author="Admin" w:date="2019-02-19T02:10:00Z"/>
          <w:sz w:val="20"/>
          <w:szCs w:val="20"/>
        </w:rPr>
      </w:pPr>
    </w:p>
    <w:p w:rsidR="00A33515" w:rsidDel="002260E7" w:rsidRDefault="00A33515">
      <w:pPr>
        <w:spacing w:line="200" w:lineRule="exact"/>
        <w:rPr>
          <w:del w:id="5231" w:author="Admin" w:date="2019-02-19T02:10:00Z"/>
          <w:sz w:val="20"/>
          <w:szCs w:val="20"/>
        </w:rPr>
      </w:pPr>
    </w:p>
    <w:p w:rsidR="00A33515" w:rsidDel="002260E7" w:rsidRDefault="00A33515">
      <w:pPr>
        <w:spacing w:line="200" w:lineRule="exact"/>
        <w:rPr>
          <w:del w:id="5232" w:author="Admin" w:date="2019-02-19T02:10:00Z"/>
          <w:sz w:val="20"/>
          <w:szCs w:val="20"/>
        </w:rPr>
      </w:pPr>
    </w:p>
    <w:p w:rsidR="00A33515" w:rsidDel="002260E7" w:rsidRDefault="00A33515">
      <w:pPr>
        <w:spacing w:line="252" w:lineRule="exact"/>
        <w:rPr>
          <w:del w:id="5233" w:author="Admin" w:date="2019-02-19T02:10:00Z"/>
          <w:sz w:val="20"/>
          <w:szCs w:val="20"/>
        </w:rPr>
      </w:pPr>
    </w:p>
    <w:p w:rsidR="00A33515" w:rsidDel="002260E7" w:rsidRDefault="001A4D22">
      <w:pPr>
        <w:ind w:right="190"/>
        <w:jc w:val="center"/>
        <w:rPr>
          <w:del w:id="5234" w:author="Admin" w:date="2019-02-19T02:10:00Z"/>
          <w:sz w:val="20"/>
          <w:szCs w:val="20"/>
        </w:rPr>
      </w:pPr>
      <w:del w:id="5235"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260</w:delText>
        </w:r>
        <w:r w:rsidDel="002260E7">
          <w:rPr>
            <w:rFonts w:ascii="Arial" w:eastAsia="Arial" w:hAnsi="Arial" w:cs="Arial"/>
            <w:sz w:val="20"/>
            <w:szCs w:val="20"/>
          </w:rPr>
          <w:delText xml:space="preserve"> −</w:delText>
        </w:r>
      </w:del>
    </w:p>
    <w:p w:rsidR="00A33515" w:rsidDel="002260E7" w:rsidRDefault="00A33515">
      <w:pPr>
        <w:rPr>
          <w:del w:id="5236" w:author="Admin" w:date="2019-02-19T02:10:00Z"/>
        </w:rPr>
        <w:sectPr w:rsidR="00A33515" w:rsidDel="002260E7">
          <w:type w:val="continuous"/>
          <w:pgSz w:w="8220" w:h="12472"/>
          <w:pgMar w:top="639" w:right="720" w:bottom="0" w:left="930" w:header="0" w:footer="0" w:gutter="0"/>
          <w:cols w:space="720" w:equalWidth="0">
            <w:col w:w="6570"/>
          </w:cols>
        </w:sectPr>
      </w:pPr>
    </w:p>
    <w:p w:rsidR="00A33515" w:rsidDel="002260E7" w:rsidRDefault="00A33515">
      <w:pPr>
        <w:spacing w:line="200" w:lineRule="exact"/>
        <w:rPr>
          <w:del w:id="5237" w:author="Admin" w:date="2019-02-19T02:10:00Z"/>
          <w:sz w:val="20"/>
          <w:szCs w:val="20"/>
        </w:rPr>
      </w:pPr>
      <w:bookmarkStart w:id="5238" w:name="page271"/>
      <w:bookmarkEnd w:id="5238"/>
    </w:p>
    <w:p w:rsidR="00A33515" w:rsidDel="002260E7" w:rsidRDefault="00A33515">
      <w:pPr>
        <w:spacing w:line="323" w:lineRule="exact"/>
        <w:rPr>
          <w:del w:id="5239" w:author="Admin" w:date="2019-02-19T02:10:00Z"/>
          <w:sz w:val="20"/>
          <w:szCs w:val="20"/>
        </w:rPr>
      </w:pPr>
    </w:p>
    <w:p w:rsidR="00A33515" w:rsidDel="002260E7" w:rsidRDefault="001A4D22">
      <w:pPr>
        <w:rPr>
          <w:del w:id="5240" w:author="Admin" w:date="2019-02-19T02:10:00Z"/>
          <w:sz w:val="20"/>
          <w:szCs w:val="20"/>
        </w:rPr>
      </w:pPr>
      <w:del w:id="5241" w:author="Admin" w:date="2019-02-19T02:10:00Z">
        <w:r w:rsidDel="002260E7">
          <w:rPr>
            <w:rFonts w:ascii="Arial" w:eastAsia="Arial" w:hAnsi="Arial" w:cs="Arial"/>
            <w:b/>
            <w:bCs/>
            <w:sz w:val="44"/>
            <w:szCs w:val="44"/>
          </w:rPr>
          <w:delText>Решения задач 2012 года</w:delText>
        </w:r>
      </w:del>
    </w:p>
    <w:p w:rsidR="00A33515" w:rsidDel="002260E7" w:rsidRDefault="00A33515">
      <w:pPr>
        <w:spacing w:line="200" w:lineRule="exact"/>
        <w:rPr>
          <w:del w:id="5242" w:author="Admin" w:date="2019-02-19T02:10:00Z"/>
          <w:sz w:val="20"/>
          <w:szCs w:val="20"/>
        </w:rPr>
      </w:pPr>
    </w:p>
    <w:p w:rsidR="00A33515" w:rsidDel="002260E7" w:rsidRDefault="00A33515">
      <w:pPr>
        <w:spacing w:line="215" w:lineRule="exact"/>
        <w:rPr>
          <w:del w:id="5243" w:author="Admin" w:date="2019-02-19T02:10:00Z"/>
          <w:sz w:val="20"/>
          <w:szCs w:val="20"/>
        </w:rPr>
      </w:pPr>
    </w:p>
    <w:p w:rsidR="00A33515" w:rsidDel="002260E7" w:rsidRDefault="001A4D22">
      <w:pPr>
        <w:rPr>
          <w:del w:id="5244" w:author="Admin" w:date="2019-02-19T02:10:00Z"/>
          <w:sz w:val="20"/>
          <w:szCs w:val="20"/>
        </w:rPr>
      </w:pPr>
      <w:del w:id="5245" w:author="Admin" w:date="2019-02-19T02:10:00Z">
        <w:r w:rsidDel="002260E7">
          <w:rPr>
            <w:rFonts w:ascii="Arial" w:eastAsia="Arial" w:hAnsi="Arial" w:cs="Arial"/>
            <w:b/>
            <w:bCs/>
            <w:sz w:val="36"/>
            <w:szCs w:val="36"/>
          </w:rPr>
          <w:delText>Задачи 5 класса</w:delText>
        </w:r>
      </w:del>
    </w:p>
    <w:p w:rsidR="00A33515" w:rsidDel="002260E7" w:rsidRDefault="00A33515">
      <w:pPr>
        <w:spacing w:line="228" w:lineRule="exact"/>
        <w:rPr>
          <w:del w:id="5246" w:author="Admin" w:date="2019-02-19T02:10:00Z"/>
          <w:sz w:val="20"/>
          <w:szCs w:val="20"/>
        </w:rPr>
      </w:pPr>
    </w:p>
    <w:p w:rsidR="00A33515" w:rsidDel="002260E7" w:rsidRDefault="001A4D22">
      <w:pPr>
        <w:rPr>
          <w:del w:id="5247" w:author="Admin" w:date="2019-02-19T02:10:00Z"/>
          <w:sz w:val="20"/>
          <w:szCs w:val="20"/>
        </w:rPr>
      </w:pPr>
      <w:del w:id="5248" w:author="Admin" w:date="2019-02-19T02:10:00Z">
        <w:r w:rsidDel="002260E7">
          <w:rPr>
            <w:rFonts w:ascii="Arial" w:eastAsia="Arial" w:hAnsi="Arial" w:cs="Arial"/>
            <w:b/>
            <w:bCs/>
            <w:sz w:val="26"/>
            <w:szCs w:val="26"/>
          </w:rPr>
          <w:delText>Задача 4.</w:delText>
        </w:r>
      </w:del>
    </w:p>
    <w:p w:rsidR="00A33515" w:rsidDel="002260E7" w:rsidRDefault="00A33515">
      <w:pPr>
        <w:spacing w:line="178" w:lineRule="exact"/>
        <w:rPr>
          <w:del w:id="5249" w:author="Admin" w:date="2019-02-19T02:10:00Z"/>
          <w:sz w:val="20"/>
          <w:szCs w:val="20"/>
        </w:rPr>
      </w:pPr>
    </w:p>
    <w:p w:rsidR="00A33515" w:rsidDel="002260E7" w:rsidRDefault="001A4D22">
      <w:pPr>
        <w:numPr>
          <w:ilvl w:val="0"/>
          <w:numId w:val="605"/>
        </w:numPr>
        <w:tabs>
          <w:tab w:val="left" w:pos="500"/>
        </w:tabs>
        <w:spacing w:line="287" w:lineRule="auto"/>
        <w:ind w:left="500" w:hanging="306"/>
        <w:jc w:val="both"/>
        <w:rPr>
          <w:del w:id="5250" w:author="Admin" w:date="2019-02-19T02:10:00Z"/>
          <w:rFonts w:ascii="Arial" w:eastAsia="Arial" w:hAnsi="Arial" w:cs="Arial"/>
          <w:b/>
          <w:bCs/>
          <w:sz w:val="20"/>
          <w:szCs w:val="20"/>
        </w:rPr>
        <w:pPrChange w:id="5251" w:author="Admin" w:date="2019-02-19T00:19:00Z">
          <w:pPr>
            <w:numPr>
              <w:numId w:val="607"/>
            </w:numPr>
            <w:tabs>
              <w:tab w:val="left" w:pos="500"/>
            </w:tabs>
            <w:spacing w:line="287" w:lineRule="auto"/>
            <w:ind w:left="500" w:hanging="306"/>
            <w:jc w:val="both"/>
          </w:pPr>
        </w:pPrChange>
      </w:pPr>
      <w:del w:id="5252" w:author="Admin" w:date="2019-02-19T02:10:00Z">
        <w:r w:rsidDel="002260E7">
          <w:rPr>
            <w:rFonts w:ascii="Arial" w:eastAsia="Arial" w:hAnsi="Arial" w:cs="Arial"/>
            <w:sz w:val="20"/>
            <w:szCs w:val="20"/>
          </w:rPr>
          <w:delText>Старуха Шапокляк очень любит животных. Все ее животные, кро-ме двух, — собаки, все, кроме двух, — кошки, и все, кроме двух, — попугаи, остальные — крыски. Сколько каких животных у старухи Шапокляк?</w:delText>
        </w:r>
      </w:del>
    </w:p>
    <w:p w:rsidR="00A33515" w:rsidDel="002260E7" w:rsidRDefault="00A33515">
      <w:pPr>
        <w:spacing w:line="41" w:lineRule="exact"/>
        <w:rPr>
          <w:del w:id="5253" w:author="Admin" w:date="2019-02-19T02:10:00Z"/>
          <w:rFonts w:ascii="Arial" w:eastAsia="Arial" w:hAnsi="Arial" w:cs="Arial"/>
          <w:b/>
          <w:bCs/>
          <w:sz w:val="20"/>
          <w:szCs w:val="20"/>
        </w:rPr>
      </w:pPr>
    </w:p>
    <w:p w:rsidR="00A33515" w:rsidDel="002260E7" w:rsidRDefault="001A4D22">
      <w:pPr>
        <w:spacing w:line="303" w:lineRule="auto"/>
        <w:ind w:left="500"/>
        <w:rPr>
          <w:del w:id="5254" w:author="Admin" w:date="2019-02-19T02:10:00Z"/>
          <w:rFonts w:ascii="Arial" w:eastAsia="Arial" w:hAnsi="Arial" w:cs="Arial"/>
          <w:b/>
          <w:bCs/>
          <w:sz w:val="20"/>
          <w:szCs w:val="20"/>
        </w:rPr>
      </w:pPr>
      <w:del w:id="5255"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Пусть у Шапокляк</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s</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собак,</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кошек,</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попугаев и</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k</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крысок.</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Тогда</w:delText>
        </w:r>
      </w:del>
    </w:p>
    <w:tbl>
      <w:tblPr>
        <w:tblW w:w="0" w:type="auto"/>
        <w:tblInd w:w="2520" w:type="dxa"/>
        <w:tblLayout w:type="fixed"/>
        <w:tblCellMar>
          <w:left w:w="0" w:type="dxa"/>
          <w:right w:w="0" w:type="dxa"/>
        </w:tblCellMar>
        <w:tblLook w:val="04A0" w:firstRow="1" w:lastRow="0" w:firstColumn="1" w:lastColumn="0" w:noHBand="0" w:noVBand="1"/>
      </w:tblPr>
      <w:tblGrid>
        <w:gridCol w:w="1400"/>
        <w:gridCol w:w="600"/>
        <w:gridCol w:w="20"/>
      </w:tblGrid>
      <w:tr w:rsidR="00A33515" w:rsidDel="002260E7">
        <w:trPr>
          <w:trHeight w:val="270"/>
          <w:del w:id="5256" w:author="Admin" w:date="2019-02-19T02:10:00Z"/>
        </w:trPr>
        <w:tc>
          <w:tcPr>
            <w:tcW w:w="1400" w:type="dxa"/>
            <w:vAlign w:val="bottom"/>
          </w:tcPr>
          <w:p w:rsidR="00A33515" w:rsidDel="002260E7" w:rsidRDefault="001A4D22">
            <w:pPr>
              <w:spacing w:line="270" w:lineRule="exact"/>
              <w:rPr>
                <w:del w:id="5257" w:author="Admin" w:date="2019-02-19T02:10:00Z"/>
                <w:sz w:val="20"/>
                <w:szCs w:val="20"/>
              </w:rPr>
            </w:pPr>
            <w:del w:id="5258" w:author="Admin" w:date="2019-02-19T02:10:00Z">
              <w:r w:rsidDel="002260E7">
                <w:rPr>
                  <w:rFonts w:eastAsia="Times New Roman"/>
                  <w:sz w:val="31"/>
                  <w:szCs w:val="31"/>
                  <w:vertAlign w:val="superscript"/>
                </w:rPr>
                <w:delText>8</w:delText>
              </w:r>
              <w:r w:rsidDel="002260E7">
                <w:rPr>
                  <w:rFonts w:ascii="Arial" w:eastAsia="Arial" w:hAnsi="Arial" w:cs="Arial"/>
                  <w:i/>
                  <w:iCs/>
                  <w:sz w:val="17"/>
                  <w:szCs w:val="17"/>
                </w:rPr>
                <w:delText xml:space="preserve">s </w:delText>
              </w:r>
              <w:r w:rsidDel="002260E7">
                <w:rPr>
                  <w:rFonts w:eastAsia="Times New Roman"/>
                  <w:sz w:val="17"/>
                  <w:szCs w:val="17"/>
                </w:rPr>
                <w:delText>+</w:delText>
              </w:r>
              <w:r w:rsidDel="002260E7">
                <w:rPr>
                  <w:rFonts w:ascii="Arial" w:eastAsia="Arial" w:hAnsi="Arial" w:cs="Arial"/>
                  <w:i/>
                  <w:iCs/>
                  <w:sz w:val="17"/>
                  <w:szCs w:val="17"/>
                </w:rPr>
                <w:delText xml:space="preserve"> c </w:delText>
              </w:r>
              <w:r w:rsidDel="002260E7">
                <w:rPr>
                  <w:rFonts w:eastAsia="Times New Roman"/>
                  <w:sz w:val="17"/>
                  <w:szCs w:val="17"/>
                </w:rPr>
                <w:delText>+</w:delText>
              </w:r>
              <w:r w:rsidDel="002260E7">
                <w:rPr>
                  <w:rFonts w:ascii="Arial" w:eastAsia="Arial" w:hAnsi="Arial" w:cs="Arial"/>
                  <w:i/>
                  <w:iCs/>
                  <w:sz w:val="17"/>
                  <w:szCs w:val="17"/>
                </w:rPr>
                <w:delText xml:space="preserve"> p </w:delText>
              </w:r>
              <w:r w:rsidDel="002260E7">
                <w:rPr>
                  <w:rFonts w:eastAsia="Times New Roman"/>
                  <w:sz w:val="17"/>
                  <w:szCs w:val="17"/>
                </w:rPr>
                <w:delText>+</w:delText>
              </w:r>
              <w:r w:rsidDel="002260E7">
                <w:rPr>
                  <w:rFonts w:ascii="Arial" w:eastAsia="Arial" w:hAnsi="Arial" w:cs="Arial"/>
                  <w:i/>
                  <w:iCs/>
                  <w:sz w:val="17"/>
                  <w:szCs w:val="17"/>
                </w:rPr>
                <w:delText xml:space="preserve"> k</w:delText>
              </w:r>
            </w:del>
          </w:p>
        </w:tc>
        <w:tc>
          <w:tcPr>
            <w:tcW w:w="600" w:type="dxa"/>
            <w:vAlign w:val="bottom"/>
          </w:tcPr>
          <w:p w:rsidR="00A33515" w:rsidDel="002260E7" w:rsidRDefault="001A4D22">
            <w:pPr>
              <w:ind w:left="120"/>
              <w:rPr>
                <w:del w:id="5259" w:author="Admin" w:date="2019-02-19T02:10:00Z"/>
                <w:sz w:val="20"/>
                <w:szCs w:val="20"/>
              </w:rPr>
            </w:pPr>
            <w:del w:id="5260" w:author="Admin" w:date="2019-02-19T02:10:00Z">
              <w:r w:rsidDel="002260E7">
                <w:rPr>
                  <w:rFonts w:ascii="Arial" w:eastAsia="Arial" w:hAnsi="Arial" w:cs="Arial"/>
                  <w:sz w:val="20"/>
                  <w:szCs w:val="20"/>
                </w:rPr>
                <w:delText xml:space="preserve">2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s</w:delText>
              </w:r>
            </w:del>
          </w:p>
        </w:tc>
        <w:tc>
          <w:tcPr>
            <w:tcW w:w="0" w:type="dxa"/>
            <w:vAlign w:val="bottom"/>
          </w:tcPr>
          <w:p w:rsidR="00A33515" w:rsidDel="002260E7" w:rsidRDefault="00A33515">
            <w:pPr>
              <w:rPr>
                <w:del w:id="5261" w:author="Admin" w:date="2019-02-19T02:10:00Z"/>
                <w:sz w:val="1"/>
                <w:szCs w:val="1"/>
              </w:rPr>
            </w:pPr>
          </w:p>
        </w:tc>
      </w:tr>
      <w:tr w:rsidR="00A33515" w:rsidDel="002260E7">
        <w:trPr>
          <w:trHeight w:val="154"/>
          <w:del w:id="5262" w:author="Admin" w:date="2019-02-19T02:10:00Z"/>
        </w:trPr>
        <w:tc>
          <w:tcPr>
            <w:tcW w:w="1400" w:type="dxa"/>
            <w:vAlign w:val="bottom"/>
          </w:tcPr>
          <w:p w:rsidR="00A33515" w:rsidDel="002260E7" w:rsidRDefault="001A4D22">
            <w:pPr>
              <w:spacing w:line="154" w:lineRule="exact"/>
              <w:rPr>
                <w:del w:id="5263" w:author="Admin" w:date="2019-02-19T02:10:00Z"/>
                <w:sz w:val="20"/>
                <w:szCs w:val="20"/>
              </w:rPr>
            </w:pPr>
            <w:del w:id="5264" w:author="Admin" w:date="2019-02-19T02:10:00Z">
              <w:r w:rsidDel="002260E7">
                <w:rPr>
                  <w:rFonts w:eastAsia="Times New Roman"/>
                  <w:sz w:val="17"/>
                  <w:szCs w:val="17"/>
                </w:rPr>
                <w:delText>&gt;</w:delText>
              </w:r>
            </w:del>
          </w:p>
        </w:tc>
        <w:tc>
          <w:tcPr>
            <w:tcW w:w="600" w:type="dxa"/>
            <w:vAlign w:val="bottom"/>
          </w:tcPr>
          <w:p w:rsidR="00A33515" w:rsidDel="002260E7" w:rsidRDefault="00A33515">
            <w:pPr>
              <w:rPr>
                <w:del w:id="5265" w:author="Admin" w:date="2019-02-19T02:10:00Z"/>
                <w:sz w:val="13"/>
                <w:szCs w:val="13"/>
              </w:rPr>
            </w:pPr>
          </w:p>
        </w:tc>
        <w:tc>
          <w:tcPr>
            <w:tcW w:w="0" w:type="dxa"/>
            <w:vAlign w:val="bottom"/>
          </w:tcPr>
          <w:p w:rsidR="00A33515" w:rsidDel="002260E7" w:rsidRDefault="00A33515">
            <w:pPr>
              <w:rPr>
                <w:del w:id="5266" w:author="Admin" w:date="2019-02-19T02:10:00Z"/>
                <w:sz w:val="1"/>
                <w:szCs w:val="1"/>
              </w:rPr>
            </w:pPr>
          </w:p>
        </w:tc>
      </w:tr>
      <w:tr w:rsidR="00A33515" w:rsidDel="002260E7">
        <w:trPr>
          <w:trHeight w:val="60"/>
          <w:del w:id="5267" w:author="Admin" w:date="2019-02-19T02:10:00Z"/>
        </w:trPr>
        <w:tc>
          <w:tcPr>
            <w:tcW w:w="1400" w:type="dxa"/>
            <w:vAlign w:val="bottom"/>
          </w:tcPr>
          <w:p w:rsidR="00A33515" w:rsidDel="002260E7" w:rsidRDefault="001A4D22">
            <w:pPr>
              <w:spacing w:line="60" w:lineRule="exact"/>
              <w:rPr>
                <w:del w:id="5268" w:author="Admin" w:date="2019-02-19T02:10:00Z"/>
                <w:sz w:val="20"/>
                <w:szCs w:val="20"/>
              </w:rPr>
            </w:pPr>
            <w:del w:id="5269" w:author="Admin" w:date="2019-02-19T02:10:00Z">
              <w:r w:rsidDel="002260E7">
                <w:rPr>
                  <w:rFonts w:eastAsia="Times New Roman"/>
                  <w:sz w:val="6"/>
                  <w:szCs w:val="6"/>
                </w:rPr>
                <w:delText>&gt;</w:delText>
              </w:r>
            </w:del>
          </w:p>
        </w:tc>
        <w:tc>
          <w:tcPr>
            <w:tcW w:w="600" w:type="dxa"/>
            <w:vAlign w:val="bottom"/>
          </w:tcPr>
          <w:p w:rsidR="00A33515" w:rsidDel="002260E7" w:rsidRDefault="00A33515">
            <w:pPr>
              <w:rPr>
                <w:del w:id="5270" w:author="Admin" w:date="2019-02-19T02:10:00Z"/>
                <w:sz w:val="5"/>
                <w:szCs w:val="5"/>
              </w:rPr>
            </w:pPr>
          </w:p>
        </w:tc>
        <w:tc>
          <w:tcPr>
            <w:tcW w:w="0" w:type="dxa"/>
            <w:vAlign w:val="bottom"/>
          </w:tcPr>
          <w:p w:rsidR="00A33515" w:rsidDel="002260E7" w:rsidRDefault="00A33515">
            <w:pPr>
              <w:rPr>
                <w:del w:id="5271" w:author="Admin" w:date="2019-02-19T02:10:00Z"/>
                <w:sz w:val="1"/>
                <w:szCs w:val="1"/>
              </w:rPr>
            </w:pPr>
          </w:p>
        </w:tc>
      </w:tr>
      <w:tr w:rsidR="00A33515" w:rsidDel="002260E7">
        <w:trPr>
          <w:trHeight w:val="60"/>
          <w:del w:id="5272" w:author="Admin" w:date="2019-02-19T02:10:00Z"/>
        </w:trPr>
        <w:tc>
          <w:tcPr>
            <w:tcW w:w="1400" w:type="dxa"/>
            <w:vAlign w:val="bottom"/>
          </w:tcPr>
          <w:p w:rsidR="00A33515" w:rsidDel="002260E7" w:rsidRDefault="001A4D22">
            <w:pPr>
              <w:spacing w:line="60" w:lineRule="exact"/>
              <w:rPr>
                <w:del w:id="5273" w:author="Admin" w:date="2019-02-19T02:10:00Z"/>
                <w:sz w:val="20"/>
                <w:szCs w:val="20"/>
              </w:rPr>
            </w:pPr>
            <w:del w:id="5274" w:author="Admin" w:date="2019-02-19T02:10:00Z">
              <w:r w:rsidDel="002260E7">
                <w:rPr>
                  <w:rFonts w:eastAsia="Times New Roman"/>
                  <w:sz w:val="6"/>
                  <w:szCs w:val="6"/>
                </w:rPr>
                <w:delText>&gt;</w:delText>
              </w:r>
            </w:del>
          </w:p>
        </w:tc>
        <w:tc>
          <w:tcPr>
            <w:tcW w:w="600" w:type="dxa"/>
            <w:vAlign w:val="bottom"/>
          </w:tcPr>
          <w:p w:rsidR="00A33515" w:rsidDel="002260E7" w:rsidRDefault="00A33515">
            <w:pPr>
              <w:rPr>
                <w:del w:id="5275" w:author="Admin" w:date="2019-02-19T02:10:00Z"/>
                <w:sz w:val="5"/>
                <w:szCs w:val="5"/>
              </w:rPr>
            </w:pPr>
          </w:p>
        </w:tc>
        <w:tc>
          <w:tcPr>
            <w:tcW w:w="0" w:type="dxa"/>
            <w:vAlign w:val="bottom"/>
          </w:tcPr>
          <w:p w:rsidR="00A33515" w:rsidDel="002260E7" w:rsidRDefault="00A33515">
            <w:pPr>
              <w:rPr>
                <w:del w:id="5276" w:author="Admin" w:date="2019-02-19T02:10:00Z"/>
                <w:sz w:val="1"/>
                <w:szCs w:val="1"/>
              </w:rPr>
            </w:pPr>
          </w:p>
        </w:tc>
      </w:tr>
      <w:tr w:rsidR="00A33515" w:rsidDel="002260E7">
        <w:trPr>
          <w:trHeight w:val="60"/>
          <w:del w:id="5277" w:author="Admin" w:date="2019-02-19T02:10:00Z"/>
        </w:trPr>
        <w:tc>
          <w:tcPr>
            <w:tcW w:w="1400" w:type="dxa"/>
            <w:vAlign w:val="bottom"/>
          </w:tcPr>
          <w:p w:rsidR="00A33515" w:rsidDel="002260E7" w:rsidRDefault="001A4D22">
            <w:pPr>
              <w:spacing w:line="60" w:lineRule="exact"/>
              <w:rPr>
                <w:del w:id="5278" w:author="Admin" w:date="2019-02-19T02:10:00Z"/>
                <w:sz w:val="20"/>
                <w:szCs w:val="20"/>
              </w:rPr>
            </w:pPr>
            <w:del w:id="5279" w:author="Admin" w:date="2019-02-19T02:10:00Z">
              <w:r w:rsidDel="002260E7">
                <w:rPr>
                  <w:rFonts w:eastAsia="Times New Roman"/>
                  <w:sz w:val="6"/>
                  <w:szCs w:val="6"/>
                </w:rPr>
                <w:delText>&gt;</w:delText>
              </w:r>
            </w:del>
          </w:p>
        </w:tc>
        <w:tc>
          <w:tcPr>
            <w:tcW w:w="600" w:type="dxa"/>
            <w:vAlign w:val="bottom"/>
          </w:tcPr>
          <w:p w:rsidR="00A33515" w:rsidDel="002260E7" w:rsidRDefault="00A33515">
            <w:pPr>
              <w:rPr>
                <w:del w:id="5280" w:author="Admin" w:date="2019-02-19T02:10:00Z"/>
                <w:sz w:val="5"/>
                <w:szCs w:val="5"/>
              </w:rPr>
            </w:pPr>
          </w:p>
        </w:tc>
        <w:tc>
          <w:tcPr>
            <w:tcW w:w="0" w:type="dxa"/>
            <w:vAlign w:val="bottom"/>
          </w:tcPr>
          <w:p w:rsidR="00A33515" w:rsidDel="002260E7" w:rsidRDefault="00A33515">
            <w:pPr>
              <w:rPr>
                <w:del w:id="5281" w:author="Admin" w:date="2019-02-19T02:10:00Z"/>
                <w:sz w:val="1"/>
                <w:szCs w:val="1"/>
              </w:rPr>
            </w:pPr>
          </w:p>
        </w:tc>
      </w:tr>
      <w:tr w:rsidR="00A33515" w:rsidDel="002260E7">
        <w:trPr>
          <w:trHeight w:val="144"/>
          <w:del w:id="5282" w:author="Admin" w:date="2019-02-19T02:10:00Z"/>
        </w:trPr>
        <w:tc>
          <w:tcPr>
            <w:tcW w:w="1400" w:type="dxa"/>
            <w:vAlign w:val="bottom"/>
          </w:tcPr>
          <w:p w:rsidR="00A33515" w:rsidDel="002260E7" w:rsidRDefault="001A4D22">
            <w:pPr>
              <w:spacing w:line="144" w:lineRule="exact"/>
              <w:rPr>
                <w:del w:id="5283" w:author="Admin" w:date="2019-02-19T02:10:00Z"/>
                <w:sz w:val="20"/>
                <w:szCs w:val="20"/>
              </w:rPr>
            </w:pPr>
            <w:del w:id="5284" w:author="Admin" w:date="2019-02-19T02:10:00Z">
              <w:r w:rsidDel="002260E7">
                <w:rPr>
                  <w:rFonts w:eastAsia="Times New Roman"/>
                  <w:sz w:val="15"/>
                  <w:szCs w:val="15"/>
                </w:rPr>
                <w:delText>&lt;</w:delText>
              </w:r>
            </w:del>
          </w:p>
        </w:tc>
        <w:tc>
          <w:tcPr>
            <w:tcW w:w="600" w:type="dxa"/>
            <w:vMerge w:val="restart"/>
            <w:vAlign w:val="bottom"/>
          </w:tcPr>
          <w:p w:rsidR="00A33515" w:rsidDel="002260E7" w:rsidRDefault="001A4D22">
            <w:pPr>
              <w:ind w:left="120"/>
              <w:rPr>
                <w:del w:id="5285" w:author="Admin" w:date="2019-02-19T02:10:00Z"/>
                <w:sz w:val="20"/>
                <w:szCs w:val="20"/>
              </w:rPr>
            </w:pPr>
            <w:del w:id="5286" w:author="Admin" w:date="2019-02-19T02:10:00Z">
              <w:r w:rsidDel="002260E7">
                <w:rPr>
                  <w:rFonts w:ascii="Arial" w:eastAsia="Arial" w:hAnsi="Arial" w:cs="Arial"/>
                  <w:sz w:val="20"/>
                  <w:szCs w:val="20"/>
                </w:rPr>
                <w:delText xml:space="preserve">2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del>
          </w:p>
        </w:tc>
        <w:tc>
          <w:tcPr>
            <w:tcW w:w="0" w:type="dxa"/>
            <w:vAlign w:val="bottom"/>
          </w:tcPr>
          <w:p w:rsidR="00A33515" w:rsidDel="002260E7" w:rsidRDefault="00A33515">
            <w:pPr>
              <w:rPr>
                <w:del w:id="5287" w:author="Admin" w:date="2019-02-19T02:10:00Z"/>
                <w:sz w:val="1"/>
                <w:szCs w:val="1"/>
              </w:rPr>
            </w:pPr>
          </w:p>
        </w:tc>
      </w:tr>
      <w:tr w:rsidR="00A33515" w:rsidDel="002260E7">
        <w:trPr>
          <w:trHeight w:val="195"/>
          <w:del w:id="5288" w:author="Admin" w:date="2019-02-19T02:10:00Z"/>
        </w:trPr>
        <w:tc>
          <w:tcPr>
            <w:tcW w:w="1400" w:type="dxa"/>
            <w:vAlign w:val="bottom"/>
          </w:tcPr>
          <w:p w:rsidR="00A33515" w:rsidDel="002260E7" w:rsidRDefault="001A4D22">
            <w:pPr>
              <w:spacing w:line="196" w:lineRule="exact"/>
              <w:ind w:left="180"/>
              <w:rPr>
                <w:del w:id="5289" w:author="Admin" w:date="2019-02-19T02:10:00Z"/>
                <w:sz w:val="20"/>
                <w:szCs w:val="20"/>
              </w:rPr>
            </w:pPr>
            <w:del w:id="5290" w:author="Admin" w:date="2019-02-19T02:10:00Z">
              <w:r w:rsidDel="002260E7">
                <w:rPr>
                  <w:rFonts w:ascii="Arial" w:eastAsia="Arial" w:hAnsi="Arial" w:cs="Arial"/>
                  <w:i/>
                  <w:iCs/>
                  <w:sz w:val="20"/>
                  <w:szCs w:val="20"/>
                </w:rPr>
                <w:delText xml:space="preserve">s </w:delText>
              </w:r>
              <w:r w:rsidDel="002260E7">
                <w:rPr>
                  <w:rFonts w:eastAsia="Times New Roman"/>
                  <w:sz w:val="20"/>
                  <w:szCs w:val="20"/>
                </w:rPr>
                <w:delText>+</w:delText>
              </w:r>
              <w:r w:rsidDel="002260E7">
                <w:rPr>
                  <w:rFonts w:ascii="Arial" w:eastAsia="Arial" w:hAnsi="Arial" w:cs="Arial"/>
                  <w:i/>
                  <w:iCs/>
                  <w:sz w:val="20"/>
                  <w:szCs w:val="20"/>
                </w:rPr>
                <w:delText xml:space="preserve"> c </w:delText>
              </w:r>
              <w:r w:rsidDel="002260E7">
                <w:rPr>
                  <w:rFonts w:eastAsia="Times New Roman"/>
                  <w:sz w:val="20"/>
                  <w:szCs w:val="20"/>
                </w:rPr>
                <w:delText>+</w:delText>
              </w:r>
              <w:r w:rsidDel="002260E7">
                <w:rPr>
                  <w:rFonts w:ascii="Arial" w:eastAsia="Arial" w:hAnsi="Arial" w:cs="Arial"/>
                  <w:i/>
                  <w:iCs/>
                  <w:sz w:val="20"/>
                  <w:szCs w:val="20"/>
                </w:rPr>
                <w:delText xml:space="preserve"> p </w:delText>
              </w:r>
              <w:r w:rsidDel="002260E7">
                <w:rPr>
                  <w:rFonts w:eastAsia="Times New Roman"/>
                  <w:sz w:val="20"/>
                  <w:szCs w:val="20"/>
                </w:rPr>
                <w:delText>+</w:delText>
              </w:r>
              <w:r w:rsidDel="002260E7">
                <w:rPr>
                  <w:rFonts w:ascii="Arial" w:eastAsia="Arial" w:hAnsi="Arial" w:cs="Arial"/>
                  <w:i/>
                  <w:iCs/>
                  <w:sz w:val="20"/>
                  <w:szCs w:val="20"/>
                </w:rPr>
                <w:delText xml:space="preserve"> k</w:delText>
              </w:r>
            </w:del>
          </w:p>
        </w:tc>
        <w:tc>
          <w:tcPr>
            <w:tcW w:w="600" w:type="dxa"/>
            <w:vMerge/>
            <w:vAlign w:val="bottom"/>
          </w:tcPr>
          <w:p w:rsidR="00A33515" w:rsidDel="002260E7" w:rsidRDefault="00A33515">
            <w:pPr>
              <w:rPr>
                <w:del w:id="5291" w:author="Admin" w:date="2019-02-19T02:10:00Z"/>
                <w:sz w:val="16"/>
                <w:szCs w:val="16"/>
              </w:rPr>
            </w:pPr>
          </w:p>
        </w:tc>
        <w:tc>
          <w:tcPr>
            <w:tcW w:w="0" w:type="dxa"/>
            <w:vAlign w:val="bottom"/>
          </w:tcPr>
          <w:p w:rsidR="00A33515" w:rsidDel="002260E7" w:rsidRDefault="00A33515">
            <w:pPr>
              <w:rPr>
                <w:del w:id="5292" w:author="Admin" w:date="2019-02-19T02:10:00Z"/>
                <w:sz w:val="1"/>
                <w:szCs w:val="1"/>
              </w:rPr>
            </w:pPr>
          </w:p>
        </w:tc>
      </w:tr>
      <w:tr w:rsidR="00A33515" w:rsidDel="002260E7">
        <w:trPr>
          <w:trHeight w:val="139"/>
          <w:del w:id="5293" w:author="Admin" w:date="2019-02-19T02:10:00Z"/>
        </w:trPr>
        <w:tc>
          <w:tcPr>
            <w:tcW w:w="1400" w:type="dxa"/>
            <w:vAlign w:val="bottom"/>
          </w:tcPr>
          <w:p w:rsidR="00A33515" w:rsidDel="002260E7" w:rsidRDefault="001A4D22">
            <w:pPr>
              <w:spacing w:line="139" w:lineRule="exact"/>
              <w:rPr>
                <w:del w:id="5294" w:author="Admin" w:date="2019-02-19T02:10:00Z"/>
                <w:sz w:val="20"/>
                <w:szCs w:val="20"/>
              </w:rPr>
            </w:pPr>
            <w:del w:id="5295" w:author="Admin" w:date="2019-02-19T02:10:00Z">
              <w:r w:rsidDel="002260E7">
                <w:rPr>
                  <w:rFonts w:eastAsia="Times New Roman"/>
                  <w:sz w:val="15"/>
                  <w:szCs w:val="15"/>
                </w:rPr>
                <w:delText>&gt;</w:delText>
              </w:r>
            </w:del>
          </w:p>
        </w:tc>
        <w:tc>
          <w:tcPr>
            <w:tcW w:w="600" w:type="dxa"/>
            <w:vAlign w:val="bottom"/>
          </w:tcPr>
          <w:p w:rsidR="00A33515" w:rsidDel="002260E7" w:rsidRDefault="00A33515">
            <w:pPr>
              <w:rPr>
                <w:del w:id="5296" w:author="Admin" w:date="2019-02-19T02:10:00Z"/>
                <w:sz w:val="12"/>
                <w:szCs w:val="12"/>
              </w:rPr>
            </w:pPr>
          </w:p>
        </w:tc>
        <w:tc>
          <w:tcPr>
            <w:tcW w:w="0" w:type="dxa"/>
            <w:vAlign w:val="bottom"/>
          </w:tcPr>
          <w:p w:rsidR="00A33515" w:rsidDel="002260E7" w:rsidRDefault="00A33515">
            <w:pPr>
              <w:rPr>
                <w:del w:id="5297" w:author="Admin" w:date="2019-02-19T02:10:00Z"/>
                <w:sz w:val="1"/>
                <w:szCs w:val="1"/>
              </w:rPr>
            </w:pPr>
          </w:p>
        </w:tc>
      </w:tr>
      <w:tr w:rsidR="00A33515" w:rsidDel="002260E7">
        <w:trPr>
          <w:trHeight w:val="60"/>
          <w:del w:id="5298" w:author="Admin" w:date="2019-02-19T02:10:00Z"/>
        </w:trPr>
        <w:tc>
          <w:tcPr>
            <w:tcW w:w="1400" w:type="dxa"/>
            <w:vAlign w:val="bottom"/>
          </w:tcPr>
          <w:p w:rsidR="00A33515" w:rsidDel="002260E7" w:rsidRDefault="001A4D22">
            <w:pPr>
              <w:spacing w:line="60" w:lineRule="exact"/>
              <w:rPr>
                <w:del w:id="5299" w:author="Admin" w:date="2019-02-19T02:10:00Z"/>
                <w:sz w:val="20"/>
                <w:szCs w:val="20"/>
              </w:rPr>
            </w:pPr>
            <w:del w:id="5300" w:author="Admin" w:date="2019-02-19T02:10:00Z">
              <w:r w:rsidDel="002260E7">
                <w:rPr>
                  <w:rFonts w:eastAsia="Times New Roman"/>
                  <w:sz w:val="6"/>
                  <w:szCs w:val="6"/>
                </w:rPr>
                <w:delText>&gt;</w:delText>
              </w:r>
            </w:del>
          </w:p>
        </w:tc>
        <w:tc>
          <w:tcPr>
            <w:tcW w:w="600" w:type="dxa"/>
            <w:vAlign w:val="bottom"/>
          </w:tcPr>
          <w:p w:rsidR="00A33515" w:rsidDel="002260E7" w:rsidRDefault="00A33515">
            <w:pPr>
              <w:rPr>
                <w:del w:id="5301" w:author="Admin" w:date="2019-02-19T02:10:00Z"/>
                <w:sz w:val="5"/>
                <w:szCs w:val="5"/>
              </w:rPr>
            </w:pPr>
          </w:p>
        </w:tc>
        <w:tc>
          <w:tcPr>
            <w:tcW w:w="0" w:type="dxa"/>
            <w:vAlign w:val="bottom"/>
          </w:tcPr>
          <w:p w:rsidR="00A33515" w:rsidDel="002260E7" w:rsidRDefault="00A33515">
            <w:pPr>
              <w:rPr>
                <w:del w:id="5302" w:author="Admin" w:date="2019-02-19T02:10:00Z"/>
                <w:sz w:val="1"/>
                <w:szCs w:val="1"/>
              </w:rPr>
            </w:pPr>
          </w:p>
        </w:tc>
      </w:tr>
      <w:tr w:rsidR="00A33515" w:rsidDel="002260E7">
        <w:trPr>
          <w:trHeight w:val="60"/>
          <w:del w:id="5303" w:author="Admin" w:date="2019-02-19T02:10:00Z"/>
        </w:trPr>
        <w:tc>
          <w:tcPr>
            <w:tcW w:w="1400" w:type="dxa"/>
            <w:vAlign w:val="bottom"/>
          </w:tcPr>
          <w:p w:rsidR="00A33515" w:rsidDel="002260E7" w:rsidRDefault="001A4D22">
            <w:pPr>
              <w:spacing w:line="60" w:lineRule="exact"/>
              <w:rPr>
                <w:del w:id="5304" w:author="Admin" w:date="2019-02-19T02:10:00Z"/>
                <w:sz w:val="20"/>
                <w:szCs w:val="20"/>
              </w:rPr>
            </w:pPr>
            <w:del w:id="5305" w:author="Admin" w:date="2019-02-19T02:10:00Z">
              <w:r w:rsidDel="002260E7">
                <w:rPr>
                  <w:rFonts w:eastAsia="Times New Roman"/>
                  <w:sz w:val="6"/>
                  <w:szCs w:val="6"/>
                </w:rPr>
                <w:delText>&gt;</w:delText>
              </w:r>
            </w:del>
          </w:p>
        </w:tc>
        <w:tc>
          <w:tcPr>
            <w:tcW w:w="600" w:type="dxa"/>
            <w:vAlign w:val="bottom"/>
          </w:tcPr>
          <w:p w:rsidR="00A33515" w:rsidDel="002260E7" w:rsidRDefault="00A33515">
            <w:pPr>
              <w:rPr>
                <w:del w:id="5306" w:author="Admin" w:date="2019-02-19T02:10:00Z"/>
                <w:sz w:val="5"/>
                <w:szCs w:val="5"/>
              </w:rPr>
            </w:pPr>
          </w:p>
        </w:tc>
        <w:tc>
          <w:tcPr>
            <w:tcW w:w="0" w:type="dxa"/>
            <w:vAlign w:val="bottom"/>
          </w:tcPr>
          <w:p w:rsidR="00A33515" w:rsidDel="002260E7" w:rsidRDefault="00A33515">
            <w:pPr>
              <w:rPr>
                <w:del w:id="5307" w:author="Admin" w:date="2019-02-19T02:10:00Z"/>
                <w:sz w:val="1"/>
                <w:szCs w:val="1"/>
              </w:rPr>
            </w:pPr>
          </w:p>
        </w:tc>
      </w:tr>
      <w:tr w:rsidR="00A33515" w:rsidDel="002260E7">
        <w:trPr>
          <w:trHeight w:val="60"/>
          <w:del w:id="5308" w:author="Admin" w:date="2019-02-19T02:10:00Z"/>
        </w:trPr>
        <w:tc>
          <w:tcPr>
            <w:tcW w:w="1400" w:type="dxa"/>
            <w:vAlign w:val="bottom"/>
          </w:tcPr>
          <w:p w:rsidR="00A33515" w:rsidDel="002260E7" w:rsidRDefault="001A4D22">
            <w:pPr>
              <w:spacing w:line="60" w:lineRule="exact"/>
              <w:rPr>
                <w:del w:id="5309" w:author="Admin" w:date="2019-02-19T02:10:00Z"/>
                <w:sz w:val="20"/>
                <w:szCs w:val="20"/>
              </w:rPr>
            </w:pPr>
            <w:del w:id="5310" w:author="Admin" w:date="2019-02-19T02:10:00Z">
              <w:r w:rsidDel="002260E7">
                <w:rPr>
                  <w:rFonts w:eastAsia="Times New Roman"/>
                  <w:sz w:val="6"/>
                  <w:szCs w:val="6"/>
                </w:rPr>
                <w:delText>:</w:delText>
              </w:r>
            </w:del>
          </w:p>
        </w:tc>
        <w:tc>
          <w:tcPr>
            <w:tcW w:w="600" w:type="dxa"/>
            <w:vMerge w:val="restart"/>
            <w:vAlign w:val="bottom"/>
          </w:tcPr>
          <w:p w:rsidR="00A33515" w:rsidDel="002260E7" w:rsidRDefault="001A4D22">
            <w:pPr>
              <w:ind w:left="120"/>
              <w:rPr>
                <w:del w:id="5311" w:author="Admin" w:date="2019-02-19T02:10:00Z"/>
                <w:sz w:val="20"/>
                <w:szCs w:val="20"/>
              </w:rPr>
            </w:pPr>
            <w:del w:id="5312" w:author="Admin" w:date="2019-02-19T02:10:00Z">
              <w:r w:rsidDel="002260E7">
                <w:rPr>
                  <w:rFonts w:ascii="Arial" w:eastAsia="Arial" w:hAnsi="Arial" w:cs="Arial"/>
                  <w:sz w:val="20"/>
                  <w:szCs w:val="20"/>
                </w:rPr>
                <w:delText xml:space="preserve">2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del>
          </w:p>
        </w:tc>
        <w:tc>
          <w:tcPr>
            <w:tcW w:w="0" w:type="dxa"/>
            <w:vAlign w:val="bottom"/>
          </w:tcPr>
          <w:p w:rsidR="00A33515" w:rsidDel="002260E7" w:rsidRDefault="00A33515">
            <w:pPr>
              <w:rPr>
                <w:del w:id="5313" w:author="Admin" w:date="2019-02-19T02:10:00Z"/>
                <w:sz w:val="1"/>
                <w:szCs w:val="1"/>
              </w:rPr>
            </w:pPr>
          </w:p>
        </w:tc>
      </w:tr>
      <w:tr w:rsidR="00A33515" w:rsidDel="002260E7">
        <w:trPr>
          <w:trHeight w:val="391"/>
          <w:del w:id="5314" w:author="Admin" w:date="2019-02-19T02:10:00Z"/>
        </w:trPr>
        <w:tc>
          <w:tcPr>
            <w:tcW w:w="1400" w:type="dxa"/>
            <w:vAlign w:val="bottom"/>
          </w:tcPr>
          <w:p w:rsidR="00A33515" w:rsidDel="002260E7" w:rsidRDefault="001A4D22">
            <w:pPr>
              <w:spacing w:line="391" w:lineRule="exact"/>
              <w:rPr>
                <w:del w:id="5315" w:author="Admin" w:date="2019-02-19T02:10:00Z"/>
                <w:sz w:val="20"/>
                <w:szCs w:val="20"/>
              </w:rPr>
            </w:pPr>
            <w:del w:id="5316" w:author="Admin" w:date="2019-02-19T02:10:00Z">
              <w:r w:rsidDel="002260E7">
                <w:rPr>
                  <w:rFonts w:eastAsia="Times New Roman"/>
                  <w:sz w:val="39"/>
                  <w:szCs w:val="39"/>
                  <w:vertAlign w:val="superscript"/>
                </w:rPr>
                <w:delText>&gt;</w:delText>
              </w:r>
              <w:r w:rsidDel="002260E7">
                <w:rPr>
                  <w:rFonts w:ascii="Arial" w:eastAsia="Arial" w:hAnsi="Arial" w:cs="Arial"/>
                  <w:i/>
                  <w:iCs/>
                  <w:sz w:val="20"/>
                  <w:szCs w:val="20"/>
                </w:rPr>
                <w:delText xml:space="preserve">s </w:delText>
              </w:r>
              <w:r w:rsidDel="002260E7">
                <w:rPr>
                  <w:rFonts w:eastAsia="Times New Roman"/>
                  <w:sz w:val="20"/>
                  <w:szCs w:val="20"/>
                </w:rPr>
                <w:delText>+</w:delText>
              </w:r>
              <w:r w:rsidDel="002260E7">
                <w:rPr>
                  <w:rFonts w:ascii="Arial" w:eastAsia="Arial" w:hAnsi="Arial" w:cs="Arial"/>
                  <w:i/>
                  <w:iCs/>
                  <w:sz w:val="20"/>
                  <w:szCs w:val="20"/>
                </w:rPr>
                <w:delText xml:space="preserve"> c </w:delText>
              </w:r>
              <w:r w:rsidDel="002260E7">
                <w:rPr>
                  <w:rFonts w:eastAsia="Times New Roman"/>
                  <w:sz w:val="20"/>
                  <w:szCs w:val="20"/>
                </w:rPr>
                <w:delText>+</w:delText>
              </w:r>
              <w:r w:rsidDel="002260E7">
                <w:rPr>
                  <w:rFonts w:ascii="Arial" w:eastAsia="Arial" w:hAnsi="Arial" w:cs="Arial"/>
                  <w:i/>
                  <w:iCs/>
                  <w:sz w:val="20"/>
                  <w:szCs w:val="20"/>
                </w:rPr>
                <w:delText xml:space="preserve"> p </w:delText>
              </w:r>
              <w:r w:rsidDel="002260E7">
                <w:rPr>
                  <w:rFonts w:eastAsia="Times New Roman"/>
                  <w:sz w:val="20"/>
                  <w:szCs w:val="20"/>
                </w:rPr>
                <w:delText>+</w:delText>
              </w:r>
              <w:r w:rsidDel="002260E7">
                <w:rPr>
                  <w:rFonts w:ascii="Arial" w:eastAsia="Arial" w:hAnsi="Arial" w:cs="Arial"/>
                  <w:i/>
                  <w:iCs/>
                  <w:sz w:val="20"/>
                  <w:szCs w:val="20"/>
                </w:rPr>
                <w:delText xml:space="preserve"> k</w:delText>
              </w:r>
            </w:del>
          </w:p>
        </w:tc>
        <w:tc>
          <w:tcPr>
            <w:tcW w:w="600" w:type="dxa"/>
            <w:vMerge/>
            <w:vAlign w:val="bottom"/>
          </w:tcPr>
          <w:p w:rsidR="00A33515" w:rsidDel="002260E7" w:rsidRDefault="00A33515">
            <w:pPr>
              <w:rPr>
                <w:del w:id="5317" w:author="Admin" w:date="2019-02-19T02:10:00Z"/>
                <w:sz w:val="24"/>
                <w:szCs w:val="24"/>
              </w:rPr>
            </w:pPr>
          </w:p>
        </w:tc>
        <w:tc>
          <w:tcPr>
            <w:tcW w:w="0" w:type="dxa"/>
            <w:vAlign w:val="bottom"/>
          </w:tcPr>
          <w:p w:rsidR="00A33515" w:rsidDel="002260E7" w:rsidRDefault="00A33515">
            <w:pPr>
              <w:rPr>
                <w:del w:id="5318" w:author="Admin" w:date="2019-02-19T02:10:00Z"/>
                <w:sz w:val="1"/>
                <w:szCs w:val="1"/>
              </w:rPr>
            </w:pPr>
          </w:p>
        </w:tc>
      </w:tr>
    </w:tbl>
    <w:p w:rsidR="00A33515" w:rsidDel="002260E7" w:rsidRDefault="001A4D22">
      <w:pPr>
        <w:spacing w:line="267" w:lineRule="auto"/>
        <w:ind w:left="500"/>
        <w:jc w:val="both"/>
        <w:rPr>
          <w:del w:id="5319" w:author="Admin" w:date="2019-02-19T02:10:00Z"/>
          <w:sz w:val="20"/>
          <w:szCs w:val="20"/>
        </w:rPr>
      </w:pPr>
      <w:del w:id="5320" w:author="Admin" w:date="2019-02-19T02:10:00Z">
        <w:r w:rsidDel="002260E7">
          <w:rPr>
            <w:rFonts w:ascii="Arial" w:eastAsia="Arial" w:hAnsi="Arial" w:cs="Arial"/>
            <w:sz w:val="20"/>
            <w:szCs w:val="20"/>
          </w:rPr>
          <w:delText xml:space="preserve">Вычитая эти равенства друг из друга, можно получить, что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Более того,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эти три числа обязаны не превосходить</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потому что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иначе суммы в левой части равенств будут больше двух.</w:delText>
        </w:r>
      </w:del>
    </w:p>
    <w:p w:rsidR="00A33515" w:rsidDel="002260E7" w:rsidRDefault="00A33515">
      <w:pPr>
        <w:spacing w:line="59" w:lineRule="exact"/>
        <w:rPr>
          <w:del w:id="5321" w:author="Admin" w:date="2019-02-19T02:10:00Z"/>
          <w:sz w:val="20"/>
          <w:szCs w:val="20"/>
        </w:rPr>
      </w:pPr>
    </w:p>
    <w:p w:rsidR="00A33515" w:rsidDel="002260E7" w:rsidRDefault="001A4D22">
      <w:pPr>
        <w:spacing w:line="290" w:lineRule="auto"/>
        <w:ind w:left="500"/>
        <w:jc w:val="both"/>
        <w:rPr>
          <w:del w:id="5322" w:author="Admin" w:date="2019-02-19T02:10:00Z"/>
          <w:sz w:val="20"/>
          <w:szCs w:val="20"/>
        </w:rPr>
      </w:pPr>
      <w:del w:id="5323" w:author="Admin" w:date="2019-02-19T02:10:00Z">
        <w:r w:rsidDel="002260E7">
          <w:rPr>
            <w:rFonts w:ascii="Arial" w:eastAsia="Arial" w:hAnsi="Arial" w:cs="Arial"/>
            <w:sz w:val="20"/>
            <w:szCs w:val="20"/>
          </w:rPr>
          <w:delText xml:space="preserve">Первый случай: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0. Тогда у Шапокляк две крыски, а дру-гих животных нет. Второй случай: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Тогда у шапокляяк одна собака, одна кошка и один попугай, а крыс нет.</w:delText>
        </w:r>
      </w:del>
    </w:p>
    <w:p w:rsidR="00A33515" w:rsidDel="002260E7" w:rsidRDefault="00A33515">
      <w:pPr>
        <w:spacing w:line="38" w:lineRule="exact"/>
        <w:rPr>
          <w:del w:id="5324" w:author="Admin" w:date="2019-02-19T02:10:00Z"/>
          <w:sz w:val="20"/>
          <w:szCs w:val="20"/>
        </w:rPr>
      </w:pPr>
    </w:p>
    <w:p w:rsidR="00A33515" w:rsidDel="002260E7" w:rsidRDefault="001A4D22">
      <w:pPr>
        <w:spacing w:line="303" w:lineRule="auto"/>
        <w:ind w:left="500"/>
        <w:jc w:val="both"/>
        <w:rPr>
          <w:del w:id="5325" w:author="Admin" w:date="2019-02-19T02:10:00Z"/>
          <w:sz w:val="20"/>
          <w:szCs w:val="20"/>
        </w:rPr>
      </w:pPr>
      <w:del w:id="5326" w:author="Admin" w:date="2019-02-19T02:10:00Z">
        <w:r w:rsidDel="002260E7">
          <w:rPr>
            <w:rFonts w:ascii="Arial" w:eastAsia="Arial" w:hAnsi="Arial" w:cs="Arial"/>
            <w:sz w:val="20"/>
            <w:szCs w:val="20"/>
          </w:rPr>
          <w:delText>Оба ответа являются верными — более того, для получения полного балла за задачу оба должны быть приведены.</w:delText>
        </w:r>
      </w:del>
    </w:p>
    <w:p w:rsidR="00A33515" w:rsidDel="002260E7" w:rsidRDefault="00A33515">
      <w:pPr>
        <w:spacing w:line="96" w:lineRule="exact"/>
        <w:rPr>
          <w:del w:id="5327" w:author="Admin" w:date="2019-02-19T02:10:00Z"/>
          <w:sz w:val="20"/>
          <w:szCs w:val="20"/>
        </w:rPr>
      </w:pPr>
    </w:p>
    <w:p w:rsidR="00A33515" w:rsidDel="002260E7" w:rsidRDefault="001A4D22">
      <w:pPr>
        <w:numPr>
          <w:ilvl w:val="0"/>
          <w:numId w:val="606"/>
        </w:numPr>
        <w:tabs>
          <w:tab w:val="left" w:pos="500"/>
        </w:tabs>
        <w:spacing w:line="323" w:lineRule="auto"/>
        <w:ind w:left="500" w:hanging="290"/>
        <w:jc w:val="both"/>
        <w:rPr>
          <w:del w:id="5328" w:author="Admin" w:date="2019-02-19T02:10:00Z"/>
          <w:rFonts w:ascii="Arial" w:eastAsia="Arial" w:hAnsi="Arial" w:cs="Arial"/>
          <w:b/>
          <w:bCs/>
          <w:sz w:val="18"/>
          <w:szCs w:val="18"/>
        </w:rPr>
        <w:pPrChange w:id="5329" w:author="Admin" w:date="2019-02-19T00:19:00Z">
          <w:pPr>
            <w:numPr>
              <w:numId w:val="608"/>
            </w:numPr>
            <w:tabs>
              <w:tab w:val="left" w:pos="500"/>
            </w:tabs>
            <w:spacing w:line="323" w:lineRule="auto"/>
            <w:ind w:left="500" w:hanging="290"/>
            <w:jc w:val="both"/>
          </w:pPr>
        </w:pPrChange>
      </w:pPr>
      <w:del w:id="5330" w:author="Admin" w:date="2019-02-19T02:10:00Z">
        <w:r w:rsidDel="002260E7">
          <w:rPr>
            <w:rFonts w:ascii="Arial" w:eastAsia="Arial" w:hAnsi="Arial" w:cs="Arial"/>
            <w:sz w:val="18"/>
            <w:szCs w:val="18"/>
          </w:rPr>
          <w:delText>Четверо пятиклассников Андрей, Борис, Вася и Гена решили опре-делить свой вес. Однако все четверо мальчиков на весы не помеща-лись, поэтому они стали взвешиваться по трое или по двое. Оказа-лось, что Андрей, Боря и Вася вместе весят 90 кг, Боря, Вася и Гена — 92 кг, а Андрей и Гена — 58 кг. Сколько весят все мальчики вместе?</w:delText>
        </w:r>
      </w:del>
    </w:p>
    <w:p w:rsidR="00A33515" w:rsidDel="002260E7" w:rsidRDefault="00A33515">
      <w:pPr>
        <w:spacing w:line="16" w:lineRule="exact"/>
        <w:rPr>
          <w:del w:id="5331" w:author="Admin" w:date="2019-02-19T02:10:00Z"/>
          <w:rFonts w:ascii="Arial" w:eastAsia="Arial" w:hAnsi="Arial" w:cs="Arial"/>
          <w:b/>
          <w:bCs/>
          <w:sz w:val="18"/>
          <w:szCs w:val="18"/>
        </w:rPr>
      </w:pPr>
    </w:p>
    <w:p w:rsidR="00A33515" w:rsidDel="002260E7" w:rsidRDefault="001A4D22">
      <w:pPr>
        <w:spacing w:line="332" w:lineRule="auto"/>
        <w:ind w:left="500"/>
        <w:jc w:val="both"/>
        <w:rPr>
          <w:del w:id="5332" w:author="Admin" w:date="2019-02-19T02:10:00Z"/>
          <w:rFonts w:ascii="Arial" w:eastAsia="Arial" w:hAnsi="Arial" w:cs="Arial"/>
          <w:b/>
          <w:bCs/>
          <w:sz w:val="18"/>
          <w:szCs w:val="18"/>
        </w:rPr>
      </w:pPr>
      <w:del w:id="5333"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Давайте сложим четыре результата,</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которые получились</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у мальчиков в условии задачи. Заметим, что тогда получится два-</w:delText>
        </w:r>
      </w:del>
    </w:p>
    <w:p w:rsidR="00A33515" w:rsidDel="002260E7" w:rsidRDefault="00A33515">
      <w:pPr>
        <w:rPr>
          <w:del w:id="5334" w:author="Admin" w:date="2019-02-19T02:10:00Z"/>
        </w:rPr>
        <w:sectPr w:rsidR="00A33515" w:rsidDel="002260E7">
          <w:pgSz w:w="8220" w:h="12472"/>
          <w:pgMar w:top="1440" w:right="720" w:bottom="139" w:left="720" w:header="0" w:footer="0" w:gutter="0"/>
          <w:cols w:space="720" w:equalWidth="0">
            <w:col w:w="6780"/>
          </w:cols>
        </w:sectPr>
      </w:pPr>
    </w:p>
    <w:p w:rsidR="00A33515" w:rsidDel="002260E7" w:rsidRDefault="001A4D22">
      <w:pPr>
        <w:ind w:right="80"/>
        <w:jc w:val="center"/>
        <w:rPr>
          <w:del w:id="5335" w:author="Admin" w:date="2019-02-19T02:10:00Z"/>
          <w:sz w:val="20"/>
          <w:szCs w:val="20"/>
        </w:rPr>
      </w:pPr>
      <w:bookmarkStart w:id="5336" w:name="page272"/>
      <w:bookmarkEnd w:id="5336"/>
      <w:del w:id="5337" w:author="Admin" w:date="2019-02-19T02:10:00Z">
        <w:r w:rsidDel="002260E7">
          <w:rPr>
            <w:rFonts w:ascii="Arial" w:eastAsia="Arial" w:hAnsi="Arial" w:cs="Arial"/>
            <w:sz w:val="18"/>
            <w:szCs w:val="18"/>
          </w:rPr>
          <w:lastRenderedPageBreak/>
          <w:delText>2012 год, 5 класс</w:delText>
        </w:r>
      </w:del>
    </w:p>
    <w:p w:rsidR="00A33515" w:rsidDel="002260E7" w:rsidRDefault="00A33515">
      <w:pPr>
        <w:spacing w:line="184" w:lineRule="exact"/>
        <w:rPr>
          <w:del w:id="5338" w:author="Admin" w:date="2019-02-19T02:10:00Z"/>
          <w:sz w:val="20"/>
          <w:szCs w:val="20"/>
        </w:rPr>
      </w:pPr>
    </w:p>
    <w:p w:rsidR="00A33515" w:rsidDel="002260E7" w:rsidRDefault="001A4D22">
      <w:pPr>
        <w:spacing w:line="303" w:lineRule="auto"/>
        <w:ind w:left="500" w:right="80"/>
        <w:rPr>
          <w:del w:id="5339" w:author="Admin" w:date="2019-02-19T02:10:00Z"/>
          <w:sz w:val="20"/>
          <w:szCs w:val="20"/>
        </w:rPr>
      </w:pPr>
      <w:del w:id="5340" w:author="Admin" w:date="2019-02-19T02:10:00Z">
        <w:r w:rsidDel="002260E7">
          <w:rPr>
            <w:rFonts w:ascii="Arial" w:eastAsia="Arial" w:hAnsi="Arial" w:cs="Arial"/>
            <w:sz w:val="20"/>
            <w:szCs w:val="20"/>
          </w:rPr>
          <w:delText>жды вес всех мальчиков вместе, и он равен 240 кг. Значит, мальчики вместе весят 120 кг.</w:delText>
        </w:r>
      </w:del>
    </w:p>
    <w:p w:rsidR="00A33515" w:rsidDel="002260E7" w:rsidRDefault="00A33515">
      <w:pPr>
        <w:spacing w:line="263" w:lineRule="exact"/>
        <w:rPr>
          <w:del w:id="5341" w:author="Admin" w:date="2019-02-19T02:10:00Z"/>
          <w:sz w:val="20"/>
          <w:szCs w:val="20"/>
        </w:rPr>
      </w:pPr>
    </w:p>
    <w:p w:rsidR="00A33515" w:rsidDel="002260E7" w:rsidRDefault="001A4D22">
      <w:pPr>
        <w:rPr>
          <w:del w:id="5342" w:author="Admin" w:date="2019-02-19T02:10:00Z"/>
          <w:sz w:val="20"/>
          <w:szCs w:val="20"/>
        </w:rPr>
      </w:pPr>
      <w:del w:id="5343" w:author="Admin" w:date="2019-02-19T02:10:00Z">
        <w:r w:rsidDel="002260E7">
          <w:rPr>
            <w:rFonts w:ascii="Arial" w:eastAsia="Arial" w:hAnsi="Arial" w:cs="Arial"/>
            <w:b/>
            <w:bCs/>
            <w:sz w:val="26"/>
            <w:szCs w:val="26"/>
          </w:rPr>
          <w:delText>Задача 5.</w:delText>
        </w:r>
      </w:del>
    </w:p>
    <w:p w:rsidR="00A33515" w:rsidDel="002260E7" w:rsidRDefault="00A33515">
      <w:pPr>
        <w:spacing w:line="178" w:lineRule="exact"/>
        <w:rPr>
          <w:del w:id="5344" w:author="Admin" w:date="2019-02-19T02:10:00Z"/>
          <w:sz w:val="20"/>
          <w:szCs w:val="20"/>
        </w:rPr>
      </w:pPr>
    </w:p>
    <w:p w:rsidR="00A33515" w:rsidDel="002260E7" w:rsidRDefault="001A4D22">
      <w:pPr>
        <w:numPr>
          <w:ilvl w:val="0"/>
          <w:numId w:val="607"/>
        </w:numPr>
        <w:tabs>
          <w:tab w:val="left" w:pos="500"/>
        </w:tabs>
        <w:spacing w:line="287" w:lineRule="auto"/>
        <w:ind w:left="500" w:right="80" w:hanging="290"/>
        <w:jc w:val="both"/>
        <w:rPr>
          <w:del w:id="5345" w:author="Admin" w:date="2019-02-19T02:10:00Z"/>
          <w:rFonts w:ascii="Arial" w:eastAsia="Arial" w:hAnsi="Arial" w:cs="Arial"/>
          <w:b/>
          <w:bCs/>
          <w:sz w:val="20"/>
          <w:szCs w:val="20"/>
        </w:rPr>
        <w:pPrChange w:id="5346" w:author="Admin" w:date="2019-02-19T00:19:00Z">
          <w:pPr>
            <w:numPr>
              <w:numId w:val="609"/>
            </w:numPr>
            <w:tabs>
              <w:tab w:val="left" w:pos="500"/>
            </w:tabs>
            <w:spacing w:line="287" w:lineRule="auto"/>
            <w:ind w:left="500" w:right="80" w:hanging="290"/>
            <w:jc w:val="both"/>
          </w:pPr>
        </w:pPrChange>
      </w:pPr>
      <w:del w:id="5347" w:author="Admin" w:date="2019-02-19T02:10:00Z">
        <w:r w:rsidDel="002260E7">
          <w:rPr>
            <w:rFonts w:ascii="Arial" w:eastAsia="Arial" w:hAnsi="Arial" w:cs="Arial"/>
            <w:sz w:val="20"/>
            <w:szCs w:val="20"/>
          </w:rPr>
          <w:delText>С 1 января цена билета в кинотеатр возросла по сравнению с де-кабрем на 20</w:delText>
        </w:r>
        <w:r w:rsidDel="002260E7">
          <w:rPr>
            <w:rFonts w:eastAsia="Times New Roman"/>
            <w:sz w:val="20"/>
            <w:szCs w:val="20"/>
          </w:rPr>
          <w:delText>%</w:delText>
        </w:r>
        <w:r w:rsidDel="002260E7">
          <w:rPr>
            <w:rFonts w:ascii="Arial" w:eastAsia="Arial" w:hAnsi="Arial" w:cs="Arial"/>
            <w:sz w:val="20"/>
            <w:szCs w:val="20"/>
          </w:rPr>
          <w:delText>, а выручка от продажи билетов возросла на 14</w:delText>
        </w:r>
        <w:r w:rsidDel="002260E7">
          <w:rPr>
            <w:rFonts w:eastAsia="Times New Roman"/>
            <w:sz w:val="20"/>
            <w:szCs w:val="20"/>
          </w:rPr>
          <w:delText>%</w:delText>
        </w:r>
        <w:r w:rsidDel="002260E7">
          <w:rPr>
            <w:rFonts w:ascii="Arial" w:eastAsia="Arial" w:hAnsi="Arial" w:cs="Arial"/>
            <w:sz w:val="20"/>
            <w:szCs w:val="20"/>
          </w:rPr>
          <w:delText>. Как изменилась посещаемость кинотеатра? Увеличилась или уменьши-лась?</w:delText>
        </w:r>
      </w:del>
    </w:p>
    <w:p w:rsidR="00A33515" w:rsidDel="002260E7" w:rsidRDefault="00A33515">
      <w:pPr>
        <w:spacing w:line="49" w:lineRule="exact"/>
        <w:rPr>
          <w:del w:id="5348" w:author="Admin" w:date="2019-02-19T02:10:00Z"/>
          <w:rFonts w:ascii="Arial" w:eastAsia="Arial" w:hAnsi="Arial" w:cs="Arial"/>
          <w:b/>
          <w:bCs/>
          <w:sz w:val="20"/>
          <w:szCs w:val="20"/>
        </w:rPr>
      </w:pPr>
    </w:p>
    <w:p w:rsidR="00A33515" w:rsidDel="002260E7" w:rsidRDefault="001A4D22">
      <w:pPr>
        <w:spacing w:line="294" w:lineRule="auto"/>
        <w:ind w:left="500" w:right="80"/>
        <w:jc w:val="both"/>
        <w:rPr>
          <w:del w:id="5349" w:author="Admin" w:date="2019-02-19T02:10:00Z"/>
          <w:rFonts w:ascii="Arial" w:eastAsia="Arial" w:hAnsi="Arial" w:cs="Arial"/>
          <w:b/>
          <w:bCs/>
          <w:sz w:val="20"/>
          <w:szCs w:val="20"/>
        </w:rPr>
      </w:pPr>
      <w:del w:id="5350"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Если бы посещаемость кинотеатра не изменилась,</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то вы-ручка бы увеличилась так же, как и цена билета — на 20 процентов. Однако общая выручка уменьшилась — значит, посетителей ста-</w:delText>
        </w:r>
      </w:del>
    </w:p>
    <w:p w:rsidR="00A33515" w:rsidDel="002260E7" w:rsidRDefault="001A4D22">
      <w:pPr>
        <w:ind w:left="500"/>
        <w:rPr>
          <w:del w:id="5351" w:author="Admin" w:date="2019-02-19T02:10:00Z"/>
          <w:sz w:val="20"/>
          <w:szCs w:val="20"/>
        </w:rPr>
      </w:pPr>
      <w:del w:id="5352" w:author="Admin" w:date="2019-02-19T02:10:00Z">
        <w:r w:rsidDel="002260E7">
          <w:rPr>
            <w:rFonts w:ascii="Arial" w:eastAsia="Arial" w:hAnsi="Arial" w:cs="Arial"/>
            <w:sz w:val="20"/>
            <w:szCs w:val="20"/>
          </w:rPr>
          <w:delText>ло приходить меньше. Можно даже посчитать, насколько меньше:</w:delText>
        </w:r>
      </w:del>
    </w:p>
    <w:p w:rsidR="00A33515" w:rsidDel="002260E7" w:rsidRDefault="001A4D22">
      <w:pPr>
        <w:spacing w:line="187" w:lineRule="auto"/>
        <w:ind w:left="520"/>
        <w:rPr>
          <w:del w:id="5353" w:author="Admin" w:date="2019-02-19T02:10:00Z"/>
          <w:sz w:val="20"/>
          <w:szCs w:val="20"/>
        </w:rPr>
      </w:pPr>
      <w:del w:id="5354" w:author="Admin" w:date="2019-02-19T02:10:00Z">
        <w:r w:rsidDel="002260E7">
          <w:rPr>
            <w:rFonts w:ascii="Arial" w:eastAsia="Arial" w:hAnsi="Arial" w:cs="Arial"/>
            <w:u w:val="single"/>
            <w:vertAlign w:val="superscript"/>
          </w:rPr>
          <w:delText>1</w:delText>
        </w:r>
        <w:r w:rsidDel="002260E7">
          <w:rPr>
            <w:rFonts w:eastAsia="Times New Roman"/>
            <w:i/>
            <w:iCs/>
            <w:u w:val="single"/>
            <w:vertAlign w:val="superscript"/>
          </w:rPr>
          <w:delText>:</w:delText>
        </w:r>
        <w:r w:rsidDel="002260E7">
          <w:rPr>
            <w:rFonts w:ascii="Arial" w:eastAsia="Arial" w:hAnsi="Arial" w:cs="Arial"/>
            <w:u w:val="single"/>
            <w:vertAlign w:val="superscript"/>
          </w:rPr>
          <w:delText>14</w:delText>
        </w:r>
        <w:r w:rsidDel="002260E7">
          <w:rPr>
            <w:rFonts w:eastAsia="Times New Roman"/>
            <w:sz w:val="17"/>
            <w:szCs w:val="17"/>
          </w:rPr>
          <w:delText xml:space="preserve">  = </w:delText>
        </w:r>
        <w:r w:rsidDel="002260E7">
          <w:rPr>
            <w:rFonts w:ascii="Arial" w:eastAsia="Arial" w:hAnsi="Arial" w:cs="Arial"/>
            <w:sz w:val="17"/>
            <w:szCs w:val="17"/>
          </w:rPr>
          <w:delText>0</w:delText>
        </w:r>
        <w:r w:rsidDel="002260E7">
          <w:rPr>
            <w:rFonts w:eastAsia="Times New Roman"/>
            <w:i/>
            <w:iCs/>
            <w:sz w:val="17"/>
            <w:szCs w:val="17"/>
          </w:rPr>
          <w:delText>:</w:delText>
        </w:r>
        <w:r w:rsidDel="002260E7">
          <w:rPr>
            <w:rFonts w:ascii="Arial" w:eastAsia="Arial" w:hAnsi="Arial" w:cs="Arial"/>
            <w:sz w:val="17"/>
            <w:szCs w:val="17"/>
          </w:rPr>
          <w:delText>95 —</w:delText>
        </w:r>
        <w:r w:rsidDel="002260E7">
          <w:rPr>
            <w:rFonts w:eastAsia="Times New Roman"/>
            <w:sz w:val="17"/>
            <w:szCs w:val="17"/>
          </w:rPr>
          <w:delText xml:space="preserve"> </w:delText>
        </w:r>
        <w:r w:rsidDel="002260E7">
          <w:rPr>
            <w:rFonts w:ascii="Arial" w:eastAsia="Arial" w:hAnsi="Arial" w:cs="Arial"/>
            <w:sz w:val="17"/>
            <w:szCs w:val="17"/>
          </w:rPr>
          <w:delText>то есть,</w:delText>
        </w:r>
        <w:r w:rsidDel="002260E7">
          <w:rPr>
            <w:rFonts w:eastAsia="Times New Roman"/>
            <w:sz w:val="17"/>
            <w:szCs w:val="17"/>
          </w:rPr>
          <w:delText xml:space="preserve"> </w:delText>
        </w:r>
        <w:r w:rsidDel="002260E7">
          <w:rPr>
            <w:rFonts w:ascii="Arial" w:eastAsia="Arial" w:hAnsi="Arial" w:cs="Arial"/>
            <w:sz w:val="17"/>
            <w:szCs w:val="17"/>
          </w:rPr>
          <w:delText>в кинотеатр теперь ходит</w:delText>
        </w:r>
        <w:r w:rsidDel="002260E7">
          <w:rPr>
            <w:rFonts w:eastAsia="Times New Roman"/>
            <w:sz w:val="17"/>
            <w:szCs w:val="17"/>
          </w:rPr>
          <w:delText xml:space="preserve"> </w:delText>
        </w:r>
        <w:r w:rsidDel="002260E7">
          <w:rPr>
            <w:rFonts w:ascii="Arial" w:eastAsia="Arial" w:hAnsi="Arial" w:cs="Arial"/>
            <w:sz w:val="17"/>
            <w:szCs w:val="17"/>
          </w:rPr>
          <w:delText>95</w:delText>
        </w:r>
        <w:r w:rsidDel="002260E7">
          <w:rPr>
            <w:rFonts w:eastAsia="Times New Roman"/>
            <w:sz w:val="17"/>
            <w:szCs w:val="17"/>
          </w:rPr>
          <w:delText xml:space="preserve">% </w:delText>
        </w:r>
        <w:r w:rsidDel="002260E7">
          <w:rPr>
            <w:rFonts w:ascii="Arial" w:eastAsia="Arial" w:hAnsi="Arial" w:cs="Arial"/>
            <w:sz w:val="17"/>
            <w:szCs w:val="17"/>
          </w:rPr>
          <w:delText>от прежнего</w:delText>
        </w:r>
      </w:del>
    </w:p>
    <w:p w:rsidR="00A33515" w:rsidDel="002260E7" w:rsidRDefault="001A4D22">
      <w:pPr>
        <w:spacing w:line="214" w:lineRule="auto"/>
        <w:ind w:left="520"/>
        <w:rPr>
          <w:del w:id="5355" w:author="Admin" w:date="2019-02-19T02:10:00Z"/>
          <w:sz w:val="20"/>
          <w:szCs w:val="20"/>
        </w:rPr>
      </w:pPr>
      <w:del w:id="5356" w:author="Admin" w:date="2019-02-19T02:10:00Z">
        <w:r w:rsidDel="002260E7">
          <w:rPr>
            <w:rFonts w:ascii="Arial" w:eastAsia="Arial" w:hAnsi="Arial" w:cs="Arial"/>
            <w:sz w:val="14"/>
            <w:szCs w:val="14"/>
          </w:rPr>
          <w:delText>1</w:delText>
        </w:r>
        <w:r w:rsidDel="002260E7">
          <w:rPr>
            <w:rFonts w:eastAsia="Times New Roman"/>
            <w:i/>
            <w:iCs/>
            <w:sz w:val="14"/>
            <w:szCs w:val="14"/>
          </w:rPr>
          <w:delText>:</w:delText>
        </w:r>
        <w:r w:rsidDel="002260E7">
          <w:rPr>
            <w:rFonts w:ascii="Arial" w:eastAsia="Arial" w:hAnsi="Arial" w:cs="Arial"/>
            <w:sz w:val="14"/>
            <w:szCs w:val="14"/>
          </w:rPr>
          <w:delText>20</w:delText>
        </w:r>
      </w:del>
    </w:p>
    <w:p w:rsidR="00A33515" w:rsidDel="002260E7" w:rsidRDefault="001A4D22">
      <w:pPr>
        <w:spacing w:line="226" w:lineRule="auto"/>
        <w:ind w:left="500"/>
        <w:rPr>
          <w:del w:id="5357" w:author="Admin" w:date="2019-02-19T02:10:00Z"/>
          <w:sz w:val="20"/>
          <w:szCs w:val="20"/>
        </w:rPr>
      </w:pPr>
      <w:del w:id="5358" w:author="Admin" w:date="2019-02-19T02:10:00Z">
        <w:r w:rsidDel="002260E7">
          <w:rPr>
            <w:rFonts w:ascii="Arial" w:eastAsia="Arial" w:hAnsi="Arial" w:cs="Arial"/>
            <w:sz w:val="20"/>
            <w:szCs w:val="20"/>
          </w:rPr>
          <w:delText>количества посетителей.</w:delText>
        </w:r>
      </w:del>
    </w:p>
    <w:p w:rsidR="00A33515" w:rsidDel="002260E7" w:rsidRDefault="00A33515">
      <w:pPr>
        <w:spacing w:line="174" w:lineRule="exact"/>
        <w:rPr>
          <w:del w:id="5359" w:author="Admin" w:date="2019-02-19T02:10:00Z"/>
          <w:sz w:val="20"/>
          <w:szCs w:val="20"/>
        </w:rPr>
      </w:pPr>
    </w:p>
    <w:p w:rsidR="00A33515" w:rsidDel="002260E7" w:rsidRDefault="001A4D22">
      <w:pPr>
        <w:numPr>
          <w:ilvl w:val="0"/>
          <w:numId w:val="608"/>
        </w:numPr>
        <w:tabs>
          <w:tab w:val="left" w:pos="500"/>
        </w:tabs>
        <w:spacing w:line="285" w:lineRule="auto"/>
        <w:ind w:left="500" w:right="80" w:hanging="290"/>
        <w:jc w:val="both"/>
        <w:rPr>
          <w:del w:id="5360" w:author="Admin" w:date="2019-02-19T02:10:00Z"/>
          <w:rFonts w:ascii="Arial" w:eastAsia="Arial" w:hAnsi="Arial" w:cs="Arial"/>
          <w:b/>
          <w:bCs/>
          <w:sz w:val="20"/>
          <w:szCs w:val="20"/>
        </w:rPr>
        <w:pPrChange w:id="5361" w:author="Admin" w:date="2019-02-19T00:19:00Z">
          <w:pPr>
            <w:numPr>
              <w:numId w:val="610"/>
            </w:numPr>
            <w:tabs>
              <w:tab w:val="left" w:pos="500"/>
            </w:tabs>
            <w:spacing w:line="285" w:lineRule="auto"/>
            <w:ind w:left="500" w:right="80" w:hanging="290"/>
            <w:jc w:val="both"/>
          </w:pPr>
        </w:pPrChange>
      </w:pPr>
      <w:del w:id="5362" w:author="Admin" w:date="2019-02-19T02:10:00Z">
        <w:r w:rsidDel="002260E7">
          <w:rPr>
            <w:rFonts w:ascii="Arial" w:eastAsia="Arial" w:hAnsi="Arial" w:cs="Arial"/>
            <w:sz w:val="20"/>
            <w:szCs w:val="20"/>
          </w:rPr>
          <w:delText>В мешке у Деда Мороза лежат 10 красно-синих (т.е. одна половина красная, а другая — синяя), 7 сине-зеленых, 5 зелено-красных ша-ров. Какое наименьшее число шаров должен вынуть из мешка Дед Мороз, чтобы нашелся такой цвет, который будет присутствовать в окраске не менее чем в пяти из вынутых шаров?</w:delText>
        </w:r>
      </w:del>
    </w:p>
    <w:p w:rsidR="00A33515" w:rsidDel="002260E7" w:rsidRDefault="00A33515">
      <w:pPr>
        <w:spacing w:line="53" w:lineRule="exact"/>
        <w:rPr>
          <w:del w:id="5363" w:author="Admin" w:date="2019-02-19T02:10:00Z"/>
          <w:rFonts w:ascii="Arial" w:eastAsia="Arial" w:hAnsi="Arial" w:cs="Arial"/>
          <w:b/>
          <w:bCs/>
          <w:sz w:val="20"/>
          <w:szCs w:val="20"/>
        </w:rPr>
      </w:pPr>
    </w:p>
    <w:p w:rsidR="00A33515" w:rsidDel="002260E7" w:rsidRDefault="001A4D22">
      <w:pPr>
        <w:spacing w:line="287" w:lineRule="auto"/>
        <w:ind w:left="500"/>
        <w:rPr>
          <w:del w:id="5364" w:author="Admin" w:date="2019-02-19T02:10:00Z"/>
          <w:rFonts w:ascii="Arial" w:eastAsia="Arial" w:hAnsi="Arial" w:cs="Arial"/>
          <w:b/>
          <w:bCs/>
          <w:sz w:val="20"/>
          <w:szCs w:val="20"/>
        </w:rPr>
      </w:pPr>
      <w:del w:id="5365"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Что означает,</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нашёлся цвет,</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присутствующий в окрас-ке пяти шаров? Это означает, что нашлись два сорта шаров (напри-мер, красно-зелёные и сине-зелёные), шаров из которых </w:delText>
        </w:r>
        <w:r w:rsidDel="002260E7">
          <w:rPr>
            <w:rFonts w:ascii="Arial" w:eastAsia="Arial" w:hAnsi="Arial" w:cs="Arial"/>
            <w:i/>
            <w:iCs/>
            <w:sz w:val="20"/>
            <w:szCs w:val="20"/>
          </w:rPr>
          <w:delText>в сумме</w:delText>
        </w:r>
        <w:r w:rsidDel="002260E7">
          <w:rPr>
            <w:rFonts w:ascii="Arial" w:eastAsia="Arial" w:hAnsi="Arial" w:cs="Arial"/>
            <w:sz w:val="20"/>
            <w:szCs w:val="20"/>
          </w:rPr>
          <w:delText xml:space="preserve"> хотя бы пять.</w:delText>
        </w:r>
      </w:del>
    </w:p>
    <w:p w:rsidR="00A33515" w:rsidDel="002260E7" w:rsidRDefault="00A33515">
      <w:pPr>
        <w:spacing w:line="50" w:lineRule="exact"/>
        <w:rPr>
          <w:del w:id="5366" w:author="Admin" w:date="2019-02-19T02:10:00Z"/>
          <w:rFonts w:ascii="Arial" w:eastAsia="Arial" w:hAnsi="Arial" w:cs="Arial"/>
          <w:b/>
          <w:bCs/>
          <w:sz w:val="20"/>
          <w:szCs w:val="20"/>
        </w:rPr>
      </w:pPr>
    </w:p>
    <w:p w:rsidR="00A33515" w:rsidDel="002260E7" w:rsidRDefault="001A4D22">
      <w:pPr>
        <w:spacing w:line="291" w:lineRule="auto"/>
        <w:ind w:left="500" w:right="80"/>
        <w:jc w:val="both"/>
        <w:rPr>
          <w:del w:id="5367" w:author="Admin" w:date="2019-02-19T02:10:00Z"/>
          <w:rFonts w:ascii="Arial" w:eastAsia="Arial" w:hAnsi="Arial" w:cs="Arial"/>
          <w:b/>
          <w:bCs/>
          <w:sz w:val="20"/>
          <w:szCs w:val="20"/>
        </w:rPr>
      </w:pPr>
      <w:del w:id="5368" w:author="Admin" w:date="2019-02-19T02:10:00Z">
        <w:r w:rsidDel="002260E7">
          <w:rPr>
            <w:rFonts w:ascii="Arial" w:eastAsia="Arial" w:hAnsi="Arial" w:cs="Arial"/>
            <w:sz w:val="20"/>
            <w:szCs w:val="20"/>
          </w:rPr>
          <w:delText>Дед Мороз мог вынуть 6 шаров так, чтобы цвета, присутствующего на 5 шарах, не нашлось: например, ему могло попасться по 2 шара каждого сорта.</w:delText>
        </w:r>
      </w:del>
    </w:p>
    <w:p w:rsidR="00A33515" w:rsidDel="002260E7" w:rsidRDefault="00A33515">
      <w:pPr>
        <w:spacing w:line="46" w:lineRule="exact"/>
        <w:rPr>
          <w:del w:id="5369" w:author="Admin" w:date="2019-02-19T02:10:00Z"/>
          <w:rFonts w:ascii="Arial" w:eastAsia="Arial" w:hAnsi="Arial" w:cs="Arial"/>
          <w:b/>
          <w:bCs/>
          <w:sz w:val="20"/>
          <w:szCs w:val="20"/>
        </w:rPr>
      </w:pPr>
    </w:p>
    <w:p w:rsidR="00A33515" w:rsidDel="002260E7" w:rsidRDefault="001A4D22">
      <w:pPr>
        <w:spacing w:line="303" w:lineRule="auto"/>
        <w:ind w:left="500" w:right="80"/>
        <w:jc w:val="both"/>
        <w:rPr>
          <w:del w:id="5370" w:author="Admin" w:date="2019-02-19T02:10:00Z"/>
          <w:rFonts w:ascii="Arial" w:eastAsia="Arial" w:hAnsi="Arial" w:cs="Arial"/>
          <w:b/>
          <w:bCs/>
          <w:sz w:val="20"/>
          <w:szCs w:val="20"/>
        </w:rPr>
      </w:pPr>
      <w:del w:id="5371" w:author="Admin" w:date="2019-02-19T02:10:00Z">
        <w:r w:rsidDel="002260E7">
          <w:rPr>
            <w:rFonts w:ascii="Arial" w:eastAsia="Arial" w:hAnsi="Arial" w:cs="Arial"/>
            <w:sz w:val="20"/>
            <w:szCs w:val="20"/>
          </w:rPr>
          <w:delText>Покажем, что 7 шаров ему хватит. Разложим 7 всеми возможными способами в сумму трёх слагаемых, упорядоченных по убыванию:</w:delText>
        </w:r>
      </w:del>
    </w:p>
    <w:p w:rsidR="00A33515" w:rsidDel="002260E7" w:rsidRDefault="00A33515">
      <w:pPr>
        <w:spacing w:line="178" w:lineRule="exact"/>
        <w:rPr>
          <w:del w:id="5372" w:author="Admin" w:date="2019-02-19T02:10:00Z"/>
          <w:sz w:val="20"/>
          <w:szCs w:val="20"/>
        </w:rPr>
      </w:pPr>
    </w:p>
    <w:tbl>
      <w:tblPr>
        <w:tblW w:w="0" w:type="auto"/>
        <w:tblInd w:w="1800" w:type="dxa"/>
        <w:tblLayout w:type="fixed"/>
        <w:tblCellMar>
          <w:left w:w="0" w:type="dxa"/>
          <w:right w:w="0" w:type="dxa"/>
        </w:tblCellMar>
        <w:tblLook w:val="04A0" w:firstRow="1" w:lastRow="0" w:firstColumn="1" w:lastColumn="0" w:noHBand="0" w:noVBand="1"/>
      </w:tblPr>
      <w:tblGrid>
        <w:gridCol w:w="1840"/>
        <w:gridCol w:w="1840"/>
      </w:tblGrid>
      <w:tr w:rsidR="00A33515" w:rsidDel="002260E7">
        <w:trPr>
          <w:trHeight w:val="253"/>
          <w:del w:id="5373" w:author="Admin" w:date="2019-02-19T02:10:00Z"/>
        </w:trPr>
        <w:tc>
          <w:tcPr>
            <w:tcW w:w="1840" w:type="dxa"/>
            <w:vAlign w:val="bottom"/>
          </w:tcPr>
          <w:p w:rsidR="00A33515" w:rsidDel="002260E7" w:rsidRDefault="001A4D22">
            <w:pPr>
              <w:ind w:right="560"/>
              <w:jc w:val="right"/>
              <w:rPr>
                <w:del w:id="5374" w:author="Admin" w:date="2019-02-19T02:10:00Z"/>
                <w:sz w:val="20"/>
                <w:szCs w:val="20"/>
              </w:rPr>
            </w:pPr>
            <w:del w:id="5375" w:author="Admin" w:date="2019-02-19T02:10:00Z">
              <w:r w:rsidDel="002260E7">
                <w:rPr>
                  <w:rFonts w:ascii="Arial" w:eastAsia="Arial" w:hAnsi="Arial" w:cs="Arial"/>
                  <w:sz w:val="20"/>
                  <w:szCs w:val="20"/>
                </w:rPr>
                <w:delText xml:space="preserve">7 </w:delText>
              </w:r>
              <w:r w:rsidDel="002260E7">
                <w:rPr>
                  <w:rFonts w:eastAsia="Times New Roman"/>
                  <w:sz w:val="20"/>
                  <w:szCs w:val="20"/>
                </w:rPr>
                <w:delText>=</w:delText>
              </w:r>
              <w:r w:rsidDel="002260E7">
                <w:rPr>
                  <w:rFonts w:ascii="Arial" w:eastAsia="Arial" w:hAnsi="Arial" w:cs="Arial"/>
                  <w:sz w:val="20"/>
                  <w:szCs w:val="20"/>
                </w:rPr>
                <w:delText xml:space="preserve"> 7 </w:delText>
              </w:r>
              <w:r w:rsidDel="002260E7">
                <w:rPr>
                  <w:rFonts w:eastAsia="Times New Roman"/>
                  <w:sz w:val="20"/>
                  <w:szCs w:val="20"/>
                </w:rPr>
                <w:delText>+</w:delText>
              </w:r>
              <w:r w:rsidDel="002260E7">
                <w:rPr>
                  <w:rFonts w:ascii="Arial" w:eastAsia="Arial" w:hAnsi="Arial" w:cs="Arial"/>
                  <w:sz w:val="20"/>
                  <w:szCs w:val="20"/>
                </w:rPr>
                <w:delText xml:space="preserve"> 0 </w:delText>
              </w:r>
              <w:r w:rsidDel="002260E7">
                <w:rPr>
                  <w:rFonts w:eastAsia="Times New Roman"/>
                  <w:sz w:val="20"/>
                  <w:szCs w:val="20"/>
                </w:rPr>
                <w:delText>+</w:delText>
              </w:r>
              <w:r w:rsidDel="002260E7">
                <w:rPr>
                  <w:rFonts w:ascii="Arial" w:eastAsia="Arial" w:hAnsi="Arial" w:cs="Arial"/>
                  <w:sz w:val="20"/>
                  <w:szCs w:val="20"/>
                </w:rPr>
                <w:delText xml:space="preserve"> 0</w:delText>
              </w:r>
            </w:del>
          </w:p>
        </w:tc>
        <w:tc>
          <w:tcPr>
            <w:tcW w:w="1840" w:type="dxa"/>
            <w:vAlign w:val="bottom"/>
          </w:tcPr>
          <w:p w:rsidR="00A33515" w:rsidDel="002260E7" w:rsidRDefault="001A4D22">
            <w:pPr>
              <w:jc w:val="right"/>
              <w:rPr>
                <w:del w:id="5376" w:author="Admin" w:date="2019-02-19T02:10:00Z"/>
                <w:sz w:val="20"/>
                <w:szCs w:val="20"/>
              </w:rPr>
            </w:pPr>
            <w:del w:id="5377" w:author="Admin" w:date="2019-02-19T02:10:00Z">
              <w:r w:rsidDel="002260E7">
                <w:rPr>
                  <w:rFonts w:ascii="Arial" w:eastAsia="Arial" w:hAnsi="Arial" w:cs="Arial"/>
                  <w:sz w:val="20"/>
                  <w:szCs w:val="20"/>
                </w:rPr>
                <w:delText xml:space="preserve">7 </w:delText>
              </w:r>
              <w:r w:rsidDel="002260E7">
                <w:rPr>
                  <w:rFonts w:eastAsia="Times New Roman"/>
                  <w:sz w:val="20"/>
                  <w:szCs w:val="20"/>
                </w:rPr>
                <w:delText>=</w:delText>
              </w:r>
              <w:r w:rsidDel="002260E7">
                <w:rPr>
                  <w:rFonts w:ascii="Arial" w:eastAsia="Arial" w:hAnsi="Arial" w:cs="Arial"/>
                  <w:sz w:val="20"/>
                  <w:szCs w:val="20"/>
                </w:rPr>
                <w:delText xml:space="preserve"> 4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0</w:delText>
              </w:r>
            </w:del>
          </w:p>
        </w:tc>
      </w:tr>
      <w:tr w:rsidR="00A33515" w:rsidDel="002260E7">
        <w:trPr>
          <w:trHeight w:val="328"/>
          <w:del w:id="5378" w:author="Admin" w:date="2019-02-19T02:10:00Z"/>
        </w:trPr>
        <w:tc>
          <w:tcPr>
            <w:tcW w:w="1840" w:type="dxa"/>
            <w:vAlign w:val="bottom"/>
          </w:tcPr>
          <w:p w:rsidR="00A33515" w:rsidDel="002260E7" w:rsidRDefault="001A4D22">
            <w:pPr>
              <w:ind w:right="560"/>
              <w:jc w:val="right"/>
              <w:rPr>
                <w:del w:id="5379" w:author="Admin" w:date="2019-02-19T02:10:00Z"/>
                <w:sz w:val="20"/>
                <w:szCs w:val="20"/>
              </w:rPr>
            </w:pPr>
            <w:del w:id="5380" w:author="Admin" w:date="2019-02-19T02:10:00Z">
              <w:r w:rsidDel="002260E7">
                <w:rPr>
                  <w:rFonts w:ascii="Arial" w:eastAsia="Arial" w:hAnsi="Arial" w:cs="Arial"/>
                  <w:sz w:val="20"/>
                  <w:szCs w:val="20"/>
                </w:rPr>
                <w:delText xml:space="preserve">7 </w:delText>
              </w:r>
              <w:r w:rsidDel="002260E7">
                <w:rPr>
                  <w:rFonts w:eastAsia="Times New Roman"/>
                  <w:sz w:val="20"/>
                  <w:szCs w:val="20"/>
                </w:rPr>
                <w:delText>=</w:delText>
              </w:r>
              <w:r w:rsidDel="002260E7">
                <w:rPr>
                  <w:rFonts w:ascii="Arial" w:eastAsia="Arial" w:hAnsi="Arial" w:cs="Arial"/>
                  <w:sz w:val="20"/>
                  <w:szCs w:val="20"/>
                </w:rPr>
                <w:delText xml:space="preserve"> 6 </w:delText>
              </w:r>
              <w:r w:rsidDel="002260E7">
                <w:rPr>
                  <w:rFonts w:eastAsia="Times New Roman"/>
                  <w:sz w:val="20"/>
                  <w:szCs w:val="20"/>
                </w:rPr>
                <w:delText>+</w:delText>
              </w:r>
              <w:r w:rsidDel="002260E7">
                <w:rPr>
                  <w:rFonts w:ascii="Arial" w:eastAsia="Arial" w:hAnsi="Arial" w:cs="Arial"/>
                  <w:sz w:val="20"/>
                  <w:szCs w:val="20"/>
                </w:rPr>
                <w:delText xml:space="preserve"> 1 </w:delText>
              </w:r>
              <w:r w:rsidDel="002260E7">
                <w:rPr>
                  <w:rFonts w:eastAsia="Times New Roman"/>
                  <w:sz w:val="20"/>
                  <w:szCs w:val="20"/>
                </w:rPr>
                <w:delText>+</w:delText>
              </w:r>
              <w:r w:rsidDel="002260E7">
                <w:rPr>
                  <w:rFonts w:ascii="Arial" w:eastAsia="Arial" w:hAnsi="Arial" w:cs="Arial"/>
                  <w:sz w:val="20"/>
                  <w:szCs w:val="20"/>
                </w:rPr>
                <w:delText xml:space="preserve"> 0</w:delText>
              </w:r>
            </w:del>
          </w:p>
        </w:tc>
        <w:tc>
          <w:tcPr>
            <w:tcW w:w="1840" w:type="dxa"/>
            <w:vAlign w:val="bottom"/>
          </w:tcPr>
          <w:p w:rsidR="00A33515" w:rsidDel="002260E7" w:rsidRDefault="001A4D22">
            <w:pPr>
              <w:jc w:val="right"/>
              <w:rPr>
                <w:del w:id="5381" w:author="Admin" w:date="2019-02-19T02:10:00Z"/>
                <w:sz w:val="20"/>
                <w:szCs w:val="20"/>
              </w:rPr>
            </w:pPr>
            <w:del w:id="5382" w:author="Admin" w:date="2019-02-19T02:10:00Z">
              <w:r w:rsidDel="002260E7">
                <w:rPr>
                  <w:rFonts w:ascii="Arial" w:eastAsia="Arial" w:hAnsi="Arial" w:cs="Arial"/>
                  <w:sz w:val="20"/>
                  <w:szCs w:val="20"/>
                </w:rPr>
                <w:delText xml:space="preserve">7 </w:delText>
              </w:r>
              <w:r w:rsidDel="002260E7">
                <w:rPr>
                  <w:rFonts w:eastAsia="Times New Roman"/>
                  <w:sz w:val="20"/>
                  <w:szCs w:val="20"/>
                </w:rPr>
                <w:delText>=</w:delText>
              </w:r>
              <w:r w:rsidDel="002260E7">
                <w:rPr>
                  <w:rFonts w:ascii="Arial" w:eastAsia="Arial" w:hAnsi="Arial" w:cs="Arial"/>
                  <w:sz w:val="20"/>
                  <w:szCs w:val="20"/>
                </w:rPr>
                <w:delText xml:space="preserve"> 4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1</w:delText>
              </w:r>
            </w:del>
          </w:p>
        </w:tc>
      </w:tr>
      <w:tr w:rsidR="00A33515" w:rsidDel="002260E7">
        <w:trPr>
          <w:trHeight w:val="328"/>
          <w:del w:id="5383" w:author="Admin" w:date="2019-02-19T02:10:00Z"/>
        </w:trPr>
        <w:tc>
          <w:tcPr>
            <w:tcW w:w="1840" w:type="dxa"/>
            <w:vAlign w:val="bottom"/>
          </w:tcPr>
          <w:p w:rsidR="00A33515" w:rsidDel="002260E7" w:rsidRDefault="001A4D22">
            <w:pPr>
              <w:ind w:right="560"/>
              <w:jc w:val="right"/>
              <w:rPr>
                <w:del w:id="5384" w:author="Admin" w:date="2019-02-19T02:10:00Z"/>
                <w:sz w:val="20"/>
                <w:szCs w:val="20"/>
              </w:rPr>
            </w:pPr>
            <w:del w:id="5385" w:author="Admin" w:date="2019-02-19T02:10:00Z">
              <w:r w:rsidDel="002260E7">
                <w:rPr>
                  <w:rFonts w:ascii="Arial" w:eastAsia="Arial" w:hAnsi="Arial" w:cs="Arial"/>
                  <w:sz w:val="20"/>
                  <w:szCs w:val="20"/>
                </w:rPr>
                <w:delText xml:space="preserve">7 </w:delText>
              </w:r>
              <w:r w:rsidDel="002260E7">
                <w:rPr>
                  <w:rFonts w:eastAsia="Times New Roman"/>
                  <w:sz w:val="20"/>
                  <w:szCs w:val="20"/>
                </w:rPr>
                <w:delText>=</w:delText>
              </w:r>
              <w:r w:rsidDel="002260E7">
                <w:rPr>
                  <w:rFonts w:ascii="Arial" w:eastAsia="Arial" w:hAnsi="Arial" w:cs="Arial"/>
                  <w:sz w:val="20"/>
                  <w:szCs w:val="20"/>
                </w:rPr>
                <w:delText xml:space="preserve"> 5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0</w:delText>
              </w:r>
            </w:del>
          </w:p>
        </w:tc>
        <w:tc>
          <w:tcPr>
            <w:tcW w:w="1840" w:type="dxa"/>
            <w:vAlign w:val="bottom"/>
          </w:tcPr>
          <w:p w:rsidR="00A33515" w:rsidDel="002260E7" w:rsidRDefault="001A4D22">
            <w:pPr>
              <w:jc w:val="right"/>
              <w:rPr>
                <w:del w:id="5386" w:author="Admin" w:date="2019-02-19T02:10:00Z"/>
                <w:sz w:val="20"/>
                <w:szCs w:val="20"/>
              </w:rPr>
            </w:pPr>
            <w:del w:id="5387" w:author="Admin" w:date="2019-02-19T02:10:00Z">
              <w:r w:rsidDel="002260E7">
                <w:rPr>
                  <w:rFonts w:ascii="Arial" w:eastAsia="Arial" w:hAnsi="Arial" w:cs="Arial"/>
                  <w:sz w:val="20"/>
                  <w:szCs w:val="20"/>
                </w:rPr>
                <w:delText xml:space="preserve">7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1</w:delText>
              </w:r>
            </w:del>
          </w:p>
        </w:tc>
      </w:tr>
      <w:tr w:rsidR="00A33515" w:rsidDel="002260E7">
        <w:trPr>
          <w:trHeight w:val="328"/>
          <w:del w:id="5388" w:author="Admin" w:date="2019-02-19T02:10:00Z"/>
        </w:trPr>
        <w:tc>
          <w:tcPr>
            <w:tcW w:w="1840" w:type="dxa"/>
            <w:vAlign w:val="bottom"/>
          </w:tcPr>
          <w:p w:rsidR="00A33515" w:rsidDel="002260E7" w:rsidRDefault="001A4D22">
            <w:pPr>
              <w:ind w:right="560"/>
              <w:jc w:val="right"/>
              <w:rPr>
                <w:del w:id="5389" w:author="Admin" w:date="2019-02-19T02:10:00Z"/>
                <w:sz w:val="20"/>
                <w:szCs w:val="20"/>
              </w:rPr>
            </w:pPr>
            <w:del w:id="5390" w:author="Admin" w:date="2019-02-19T02:10:00Z">
              <w:r w:rsidDel="002260E7">
                <w:rPr>
                  <w:rFonts w:ascii="Arial" w:eastAsia="Arial" w:hAnsi="Arial" w:cs="Arial"/>
                  <w:sz w:val="20"/>
                  <w:szCs w:val="20"/>
                </w:rPr>
                <w:delText xml:space="preserve">7 </w:delText>
              </w:r>
              <w:r w:rsidDel="002260E7">
                <w:rPr>
                  <w:rFonts w:eastAsia="Times New Roman"/>
                  <w:sz w:val="20"/>
                  <w:szCs w:val="20"/>
                </w:rPr>
                <w:delText>=</w:delText>
              </w:r>
              <w:r w:rsidDel="002260E7">
                <w:rPr>
                  <w:rFonts w:ascii="Arial" w:eastAsia="Arial" w:hAnsi="Arial" w:cs="Arial"/>
                  <w:sz w:val="20"/>
                  <w:szCs w:val="20"/>
                </w:rPr>
                <w:delText xml:space="preserve"> 5 </w:delText>
              </w:r>
              <w:r w:rsidDel="002260E7">
                <w:rPr>
                  <w:rFonts w:eastAsia="Times New Roman"/>
                  <w:sz w:val="20"/>
                  <w:szCs w:val="20"/>
                </w:rPr>
                <w:delText>+</w:delText>
              </w:r>
              <w:r w:rsidDel="002260E7">
                <w:rPr>
                  <w:rFonts w:ascii="Arial" w:eastAsia="Arial" w:hAnsi="Arial" w:cs="Arial"/>
                  <w:sz w:val="20"/>
                  <w:szCs w:val="20"/>
                </w:rPr>
                <w:delText xml:space="preserve"> 1 </w:delText>
              </w:r>
              <w:r w:rsidDel="002260E7">
                <w:rPr>
                  <w:rFonts w:eastAsia="Times New Roman"/>
                  <w:sz w:val="20"/>
                  <w:szCs w:val="20"/>
                </w:rPr>
                <w:delText>+</w:delText>
              </w:r>
              <w:r w:rsidDel="002260E7">
                <w:rPr>
                  <w:rFonts w:ascii="Arial" w:eastAsia="Arial" w:hAnsi="Arial" w:cs="Arial"/>
                  <w:sz w:val="20"/>
                  <w:szCs w:val="20"/>
                </w:rPr>
                <w:delText xml:space="preserve"> 1</w:delText>
              </w:r>
            </w:del>
          </w:p>
        </w:tc>
        <w:tc>
          <w:tcPr>
            <w:tcW w:w="1840" w:type="dxa"/>
            <w:vAlign w:val="bottom"/>
          </w:tcPr>
          <w:p w:rsidR="00A33515" w:rsidDel="002260E7" w:rsidRDefault="001A4D22">
            <w:pPr>
              <w:jc w:val="right"/>
              <w:rPr>
                <w:del w:id="5391" w:author="Admin" w:date="2019-02-19T02:10:00Z"/>
                <w:sz w:val="20"/>
                <w:szCs w:val="20"/>
              </w:rPr>
            </w:pPr>
            <w:del w:id="5392" w:author="Admin" w:date="2019-02-19T02:10:00Z">
              <w:r w:rsidDel="002260E7">
                <w:rPr>
                  <w:rFonts w:ascii="Arial" w:eastAsia="Arial" w:hAnsi="Arial" w:cs="Arial"/>
                  <w:sz w:val="20"/>
                  <w:szCs w:val="20"/>
                </w:rPr>
                <w:delText xml:space="preserve">7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2</w:delText>
              </w:r>
            </w:del>
          </w:p>
        </w:tc>
      </w:tr>
    </w:tbl>
    <w:p w:rsidR="00A33515" w:rsidDel="002260E7" w:rsidRDefault="00A33515">
      <w:pPr>
        <w:spacing w:line="317" w:lineRule="exact"/>
        <w:rPr>
          <w:del w:id="5393" w:author="Admin" w:date="2019-02-19T02:10:00Z"/>
          <w:sz w:val="20"/>
          <w:szCs w:val="20"/>
        </w:rPr>
      </w:pPr>
    </w:p>
    <w:p w:rsidR="00A33515" w:rsidDel="002260E7" w:rsidRDefault="001A4D22">
      <w:pPr>
        <w:numPr>
          <w:ilvl w:val="0"/>
          <w:numId w:val="609"/>
        </w:numPr>
        <w:tabs>
          <w:tab w:val="left" w:pos="700"/>
        </w:tabs>
        <w:spacing w:line="303" w:lineRule="auto"/>
        <w:ind w:left="500" w:right="80" w:hanging="2"/>
        <w:rPr>
          <w:del w:id="5394" w:author="Admin" w:date="2019-02-19T02:10:00Z"/>
          <w:rFonts w:ascii="Arial" w:eastAsia="Arial" w:hAnsi="Arial" w:cs="Arial"/>
          <w:sz w:val="20"/>
          <w:szCs w:val="20"/>
        </w:rPr>
        <w:pPrChange w:id="5395" w:author="Admin" w:date="2019-02-19T00:19:00Z">
          <w:pPr>
            <w:numPr>
              <w:numId w:val="611"/>
            </w:numPr>
            <w:tabs>
              <w:tab w:val="left" w:pos="700"/>
            </w:tabs>
            <w:spacing w:line="303" w:lineRule="auto"/>
            <w:ind w:left="500" w:right="80" w:hanging="2"/>
          </w:pPr>
        </w:pPrChange>
      </w:pPr>
      <w:del w:id="5396" w:author="Admin" w:date="2019-02-19T02:10:00Z">
        <w:r w:rsidDel="002260E7">
          <w:rPr>
            <w:rFonts w:ascii="Arial" w:eastAsia="Arial" w:hAnsi="Arial" w:cs="Arial"/>
            <w:sz w:val="20"/>
            <w:szCs w:val="20"/>
          </w:rPr>
          <w:delText>каждом из случаев найдутся два слагаемых, сумма которых не меньше 5 — что нам и требовалось.</w:delText>
        </w:r>
      </w:del>
    </w:p>
    <w:p w:rsidR="00A33515" w:rsidDel="002260E7" w:rsidRDefault="00A33515">
      <w:pPr>
        <w:spacing w:line="177" w:lineRule="exact"/>
        <w:rPr>
          <w:del w:id="5397" w:author="Admin" w:date="2019-02-19T02:10:00Z"/>
          <w:rFonts w:ascii="Arial" w:eastAsia="Arial" w:hAnsi="Arial" w:cs="Arial"/>
          <w:sz w:val="20"/>
          <w:szCs w:val="20"/>
        </w:rPr>
      </w:pPr>
    </w:p>
    <w:p w:rsidR="00A33515" w:rsidDel="002260E7" w:rsidRDefault="001A4D22">
      <w:pPr>
        <w:numPr>
          <w:ilvl w:val="1"/>
          <w:numId w:val="609"/>
        </w:numPr>
        <w:tabs>
          <w:tab w:val="left" w:pos="3220"/>
        </w:tabs>
        <w:ind w:left="3220" w:hanging="250"/>
        <w:rPr>
          <w:del w:id="5398" w:author="Admin" w:date="2019-02-19T02:10:00Z"/>
          <w:rFonts w:ascii="Arial" w:eastAsia="Arial" w:hAnsi="Arial" w:cs="Arial"/>
          <w:sz w:val="20"/>
          <w:szCs w:val="20"/>
        </w:rPr>
        <w:pPrChange w:id="5399" w:author="Admin" w:date="2019-02-19T00:19:00Z">
          <w:pPr>
            <w:numPr>
              <w:ilvl w:val="1"/>
              <w:numId w:val="611"/>
            </w:numPr>
            <w:tabs>
              <w:tab w:val="left" w:pos="3220"/>
            </w:tabs>
            <w:ind w:left="3220" w:hanging="250"/>
          </w:pPr>
        </w:pPrChange>
      </w:pPr>
      <w:del w:id="5400" w:author="Admin" w:date="2019-02-19T02:10:00Z">
        <w:r w:rsidDel="002260E7">
          <w:rPr>
            <w:rFonts w:ascii="Arial" w:eastAsia="Arial" w:hAnsi="Arial" w:cs="Arial"/>
            <w:b/>
            <w:bCs/>
            <w:sz w:val="20"/>
            <w:szCs w:val="20"/>
          </w:rPr>
          <w:delText xml:space="preserve">262 </w:delText>
        </w:r>
        <w:r w:rsidDel="002260E7">
          <w:rPr>
            <w:rFonts w:ascii="Arial" w:eastAsia="Arial" w:hAnsi="Arial" w:cs="Arial"/>
            <w:sz w:val="20"/>
            <w:szCs w:val="20"/>
          </w:rPr>
          <w:delText>−</w:delText>
        </w:r>
      </w:del>
    </w:p>
    <w:p w:rsidR="00A33515" w:rsidDel="002260E7" w:rsidRDefault="00A33515">
      <w:pPr>
        <w:rPr>
          <w:del w:id="5401" w:author="Admin" w:date="2019-02-19T02:10:00Z"/>
        </w:rPr>
        <w:sectPr w:rsidR="00A33515" w:rsidDel="002260E7">
          <w:pgSz w:w="8220" w:h="12472"/>
          <w:pgMar w:top="639" w:right="640" w:bottom="0" w:left="720" w:header="0" w:footer="0" w:gutter="0"/>
          <w:cols w:space="720" w:equalWidth="0">
            <w:col w:w="6860"/>
          </w:cols>
        </w:sectPr>
      </w:pPr>
    </w:p>
    <w:p w:rsidR="00A33515" w:rsidDel="002260E7" w:rsidRDefault="001A4D22">
      <w:pPr>
        <w:ind w:left="1140"/>
        <w:rPr>
          <w:del w:id="5402" w:author="Admin" w:date="2019-02-19T02:10:00Z"/>
          <w:sz w:val="20"/>
          <w:szCs w:val="20"/>
        </w:rPr>
      </w:pPr>
      <w:bookmarkStart w:id="5403" w:name="page273"/>
      <w:bookmarkEnd w:id="5403"/>
      <w:del w:id="5404"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5405" w:author="Admin" w:date="2019-02-19T02:10:00Z"/>
          <w:sz w:val="20"/>
          <w:szCs w:val="20"/>
        </w:rPr>
      </w:pPr>
    </w:p>
    <w:p w:rsidR="00A33515" w:rsidDel="002260E7" w:rsidRDefault="001A4D22">
      <w:pPr>
        <w:ind w:left="500"/>
        <w:rPr>
          <w:del w:id="5406" w:author="Admin" w:date="2019-02-19T02:10:00Z"/>
          <w:sz w:val="20"/>
          <w:szCs w:val="20"/>
        </w:rPr>
      </w:pPr>
      <w:del w:id="5407" w:author="Admin" w:date="2019-02-19T02:10:00Z">
        <w:r w:rsidDel="002260E7">
          <w:rPr>
            <w:rFonts w:ascii="Arial" w:eastAsia="Arial" w:hAnsi="Arial" w:cs="Arial"/>
            <w:sz w:val="20"/>
            <w:szCs w:val="20"/>
          </w:rPr>
          <w:delText>Ответ — 7 шаров.</w:delText>
        </w:r>
      </w:del>
    </w:p>
    <w:p w:rsidR="00A33515" w:rsidDel="002260E7" w:rsidRDefault="00A33515">
      <w:pPr>
        <w:spacing w:line="200" w:lineRule="exact"/>
        <w:rPr>
          <w:del w:id="5408" w:author="Admin" w:date="2019-02-19T02:10:00Z"/>
          <w:sz w:val="20"/>
          <w:szCs w:val="20"/>
        </w:rPr>
      </w:pPr>
    </w:p>
    <w:p w:rsidR="00A33515" w:rsidDel="002260E7" w:rsidRDefault="00A33515">
      <w:pPr>
        <w:spacing w:line="200" w:lineRule="exact"/>
        <w:rPr>
          <w:del w:id="5409" w:author="Admin" w:date="2019-02-19T02:10:00Z"/>
          <w:sz w:val="20"/>
          <w:szCs w:val="20"/>
        </w:rPr>
      </w:pPr>
    </w:p>
    <w:p w:rsidR="00A33515" w:rsidDel="002260E7" w:rsidRDefault="00A33515">
      <w:pPr>
        <w:spacing w:line="200" w:lineRule="exact"/>
        <w:rPr>
          <w:del w:id="5410" w:author="Admin" w:date="2019-02-19T02:10:00Z"/>
          <w:sz w:val="20"/>
          <w:szCs w:val="20"/>
        </w:rPr>
      </w:pPr>
    </w:p>
    <w:p w:rsidR="00A33515" w:rsidDel="002260E7" w:rsidRDefault="00A33515">
      <w:pPr>
        <w:spacing w:line="333" w:lineRule="exact"/>
        <w:rPr>
          <w:del w:id="5411" w:author="Admin" w:date="2019-02-19T02:10:00Z"/>
          <w:sz w:val="20"/>
          <w:szCs w:val="20"/>
        </w:rPr>
      </w:pPr>
    </w:p>
    <w:p w:rsidR="00A33515" w:rsidDel="002260E7" w:rsidRDefault="001A4D22">
      <w:pPr>
        <w:rPr>
          <w:del w:id="5412" w:author="Admin" w:date="2019-02-19T02:10:00Z"/>
          <w:sz w:val="20"/>
          <w:szCs w:val="20"/>
        </w:rPr>
      </w:pPr>
      <w:del w:id="5413" w:author="Admin" w:date="2019-02-19T02:10:00Z">
        <w:r w:rsidDel="002260E7">
          <w:rPr>
            <w:rFonts w:ascii="Arial" w:eastAsia="Arial" w:hAnsi="Arial" w:cs="Arial"/>
            <w:b/>
            <w:bCs/>
            <w:sz w:val="26"/>
            <w:szCs w:val="26"/>
          </w:rPr>
          <w:delText>Задача 6.</w:delText>
        </w:r>
      </w:del>
    </w:p>
    <w:p w:rsidR="00A33515" w:rsidDel="002260E7" w:rsidRDefault="00A33515">
      <w:pPr>
        <w:spacing w:line="178" w:lineRule="exact"/>
        <w:rPr>
          <w:del w:id="5414" w:author="Admin" w:date="2019-02-19T02:10:00Z"/>
          <w:sz w:val="20"/>
          <w:szCs w:val="20"/>
        </w:rPr>
      </w:pPr>
    </w:p>
    <w:p w:rsidR="00A33515" w:rsidDel="002260E7" w:rsidRDefault="001A4D22">
      <w:pPr>
        <w:numPr>
          <w:ilvl w:val="0"/>
          <w:numId w:val="610"/>
        </w:numPr>
        <w:tabs>
          <w:tab w:val="left" w:pos="500"/>
        </w:tabs>
        <w:spacing w:line="285" w:lineRule="auto"/>
        <w:ind w:left="500" w:hanging="306"/>
        <w:jc w:val="both"/>
        <w:rPr>
          <w:del w:id="5415" w:author="Admin" w:date="2019-02-19T02:10:00Z"/>
          <w:rFonts w:ascii="Arial" w:eastAsia="Arial" w:hAnsi="Arial" w:cs="Arial"/>
          <w:b/>
          <w:bCs/>
          <w:sz w:val="20"/>
          <w:szCs w:val="20"/>
        </w:rPr>
        <w:pPrChange w:id="5416" w:author="Admin" w:date="2019-02-19T00:19:00Z">
          <w:pPr>
            <w:numPr>
              <w:numId w:val="612"/>
            </w:numPr>
            <w:tabs>
              <w:tab w:val="left" w:pos="500"/>
            </w:tabs>
            <w:spacing w:line="285" w:lineRule="auto"/>
            <w:ind w:left="500" w:hanging="306"/>
            <w:jc w:val="both"/>
          </w:pPr>
        </w:pPrChange>
      </w:pPr>
      <w:del w:id="5417" w:author="Admin" w:date="2019-02-19T02:10:00Z">
        <w:r w:rsidDel="002260E7">
          <w:rPr>
            <w:rFonts w:ascii="Arial" w:eastAsia="Arial" w:hAnsi="Arial" w:cs="Arial"/>
            <w:sz w:val="20"/>
            <w:szCs w:val="20"/>
          </w:rPr>
          <w:delText>Дед рассказывал своим внучатам: «В комнате стояло 5 стульев. На них сидели 4 матери, 4 дочки, 3 бабушки, 2 прабабушки и 1 прапра-бабушка. При этом каждая из них сидела на отдельном стуле.» «Это невозможно», — возразили внучата. «Я сам видел», — ответил дед. Правду ли сказал дед внучатам?</w:delText>
        </w:r>
      </w:del>
    </w:p>
    <w:p w:rsidR="00A33515" w:rsidDel="002260E7" w:rsidRDefault="00A33515">
      <w:pPr>
        <w:spacing w:line="53" w:lineRule="exact"/>
        <w:rPr>
          <w:del w:id="5418" w:author="Admin" w:date="2019-02-19T02:10:00Z"/>
          <w:rFonts w:ascii="Arial" w:eastAsia="Arial" w:hAnsi="Arial" w:cs="Arial"/>
          <w:b/>
          <w:bCs/>
          <w:sz w:val="20"/>
          <w:szCs w:val="20"/>
        </w:rPr>
      </w:pPr>
    </w:p>
    <w:p w:rsidR="00A33515" w:rsidDel="002260E7" w:rsidRDefault="001A4D22">
      <w:pPr>
        <w:ind w:left="500"/>
        <w:rPr>
          <w:del w:id="5419" w:author="Admin" w:date="2019-02-19T02:10:00Z"/>
          <w:rFonts w:ascii="Arial" w:eastAsia="Arial" w:hAnsi="Arial" w:cs="Arial"/>
          <w:b/>
          <w:bCs/>
          <w:sz w:val="20"/>
          <w:szCs w:val="20"/>
        </w:rPr>
      </w:pPr>
      <w:del w:id="5420"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Описанное дедом вполне могло случиться.</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Представим</w:delText>
        </w:r>
      </w:del>
    </w:p>
    <w:p w:rsidR="00A33515" w:rsidDel="002260E7" w:rsidRDefault="00A33515">
      <w:pPr>
        <w:spacing w:line="25" w:lineRule="exact"/>
        <w:rPr>
          <w:del w:id="5421" w:author="Admin" w:date="2019-02-19T02:10:00Z"/>
          <w:rFonts w:ascii="Arial" w:eastAsia="Arial" w:hAnsi="Arial" w:cs="Arial"/>
          <w:b/>
          <w:bCs/>
          <w:sz w:val="20"/>
          <w:szCs w:val="20"/>
        </w:rPr>
      </w:pPr>
    </w:p>
    <w:p w:rsidR="00A33515" w:rsidDel="002260E7" w:rsidRDefault="001A4D22">
      <w:pPr>
        <w:spacing w:line="232" w:lineRule="auto"/>
        <w:ind w:left="500"/>
        <w:rPr>
          <w:del w:id="5422" w:author="Admin" w:date="2019-02-19T02:10:00Z"/>
          <w:rFonts w:ascii="Arial" w:eastAsia="Arial" w:hAnsi="Arial" w:cs="Arial"/>
          <w:b/>
          <w:bCs/>
          <w:sz w:val="20"/>
          <w:szCs w:val="20"/>
        </w:rPr>
      </w:pPr>
      <w:del w:id="5423" w:author="Admin" w:date="2019-02-19T02:10:00Z">
        <w:r w:rsidDel="002260E7">
          <w:rPr>
            <w:rFonts w:ascii="Arial" w:eastAsia="Arial" w:hAnsi="Arial" w:cs="Arial"/>
            <w:sz w:val="20"/>
            <w:szCs w:val="20"/>
          </w:rPr>
          <w:delText xml:space="preserve">себе пять женщин: </w:delText>
        </w:r>
        <w:r w:rsidDel="002260E7">
          <w:rPr>
            <w:rFonts w:eastAsia="Times New Roman"/>
            <w:sz w:val="27"/>
            <w:szCs w:val="27"/>
            <w:vertAlign w:val="superscript"/>
          </w:rPr>
          <w:delText>(</w:delText>
        </w:r>
        <w:r w:rsidDel="002260E7">
          <w:rPr>
            <w:rFonts w:ascii="Arial" w:eastAsia="Arial" w:hAnsi="Arial" w:cs="Arial"/>
            <w:sz w:val="27"/>
            <w:szCs w:val="27"/>
            <w:vertAlign w:val="superscript"/>
          </w:rPr>
          <w:delText>1</w:delText>
        </w:r>
        <w:r w:rsidDel="002260E7">
          <w:rPr>
            <w:rFonts w:eastAsia="Times New Roman"/>
            <w:sz w:val="27"/>
            <w:szCs w:val="27"/>
            <w:vertAlign w:val="superscript"/>
          </w:rPr>
          <w:delText>)</w:delText>
        </w:r>
        <w:r w:rsidDel="002260E7">
          <w:rPr>
            <w:rFonts w:ascii="Arial" w:eastAsia="Arial" w:hAnsi="Arial" w:cs="Arial"/>
            <w:sz w:val="20"/>
            <w:szCs w:val="20"/>
          </w:rPr>
          <w:delText xml:space="preserve">совсем девочка, </w:delText>
        </w:r>
        <w:r w:rsidDel="002260E7">
          <w:rPr>
            <w:rFonts w:eastAsia="Times New Roman"/>
            <w:sz w:val="27"/>
            <w:szCs w:val="27"/>
            <w:vertAlign w:val="superscript"/>
          </w:rPr>
          <w:delText>(</w:delText>
        </w:r>
        <w:r w:rsidDel="002260E7">
          <w:rPr>
            <w:rFonts w:ascii="Arial" w:eastAsia="Arial" w:hAnsi="Arial" w:cs="Arial"/>
            <w:sz w:val="27"/>
            <w:szCs w:val="27"/>
            <w:vertAlign w:val="superscript"/>
          </w:rPr>
          <w:delText>2</w:delText>
        </w:r>
        <w:r w:rsidDel="002260E7">
          <w:rPr>
            <w:rFonts w:eastAsia="Times New Roman"/>
            <w:sz w:val="27"/>
            <w:szCs w:val="27"/>
            <w:vertAlign w:val="superscript"/>
          </w:rPr>
          <w:delText>)</w:delText>
        </w:r>
        <w:r w:rsidDel="002260E7">
          <w:rPr>
            <w:rFonts w:ascii="Arial" w:eastAsia="Arial" w:hAnsi="Arial" w:cs="Arial"/>
            <w:sz w:val="20"/>
            <w:szCs w:val="20"/>
          </w:rPr>
          <w:delText xml:space="preserve">её мама, </w:delText>
        </w:r>
        <w:r w:rsidDel="002260E7">
          <w:rPr>
            <w:rFonts w:eastAsia="Times New Roman"/>
            <w:sz w:val="27"/>
            <w:szCs w:val="27"/>
            <w:vertAlign w:val="superscript"/>
          </w:rPr>
          <w:delText>(</w:delText>
        </w:r>
        <w:r w:rsidDel="002260E7">
          <w:rPr>
            <w:rFonts w:ascii="Arial" w:eastAsia="Arial" w:hAnsi="Arial" w:cs="Arial"/>
            <w:sz w:val="27"/>
            <w:szCs w:val="27"/>
            <w:vertAlign w:val="superscript"/>
          </w:rPr>
          <w:delText>3</w:delText>
        </w:r>
        <w:r w:rsidDel="002260E7">
          <w:rPr>
            <w:rFonts w:eastAsia="Times New Roman"/>
            <w:sz w:val="27"/>
            <w:szCs w:val="27"/>
            <w:vertAlign w:val="superscript"/>
          </w:rPr>
          <w:delText>)</w:delText>
        </w:r>
        <w:r w:rsidDel="002260E7">
          <w:rPr>
            <w:rFonts w:ascii="Arial" w:eastAsia="Arial" w:hAnsi="Arial" w:cs="Arial"/>
            <w:sz w:val="20"/>
            <w:szCs w:val="20"/>
          </w:rPr>
          <w:delText xml:space="preserve">её бабушка, </w:delText>
        </w:r>
        <w:r w:rsidDel="002260E7">
          <w:rPr>
            <w:rFonts w:eastAsia="Times New Roman"/>
            <w:sz w:val="27"/>
            <w:szCs w:val="27"/>
            <w:vertAlign w:val="superscript"/>
          </w:rPr>
          <w:delText>(</w:delText>
        </w:r>
        <w:r w:rsidDel="002260E7">
          <w:rPr>
            <w:rFonts w:ascii="Arial" w:eastAsia="Arial" w:hAnsi="Arial" w:cs="Arial"/>
            <w:sz w:val="27"/>
            <w:szCs w:val="27"/>
            <w:vertAlign w:val="superscript"/>
          </w:rPr>
          <w:delText>4</w:delText>
        </w:r>
        <w:r w:rsidDel="002260E7">
          <w:rPr>
            <w:rFonts w:eastAsia="Times New Roman"/>
            <w:sz w:val="27"/>
            <w:szCs w:val="27"/>
            <w:vertAlign w:val="superscript"/>
          </w:rPr>
          <w:delText>)</w:delText>
        </w:r>
        <w:r w:rsidDel="002260E7">
          <w:rPr>
            <w:rFonts w:ascii="Arial" w:eastAsia="Arial" w:hAnsi="Arial" w:cs="Arial"/>
            <w:sz w:val="20"/>
            <w:szCs w:val="20"/>
          </w:rPr>
          <w:delText xml:space="preserve">её прабабушка, </w:delText>
        </w:r>
        <w:r w:rsidDel="002260E7">
          <w:rPr>
            <w:rFonts w:eastAsia="Times New Roman"/>
            <w:sz w:val="27"/>
            <w:szCs w:val="27"/>
            <w:vertAlign w:val="superscript"/>
          </w:rPr>
          <w:delText>(</w:delText>
        </w:r>
        <w:r w:rsidDel="002260E7">
          <w:rPr>
            <w:rFonts w:ascii="Arial" w:eastAsia="Arial" w:hAnsi="Arial" w:cs="Arial"/>
            <w:sz w:val="27"/>
            <w:szCs w:val="27"/>
            <w:vertAlign w:val="superscript"/>
          </w:rPr>
          <w:delText>5</w:delText>
        </w:r>
        <w:r w:rsidDel="002260E7">
          <w:rPr>
            <w:rFonts w:eastAsia="Times New Roman"/>
            <w:sz w:val="27"/>
            <w:szCs w:val="27"/>
            <w:vertAlign w:val="superscript"/>
          </w:rPr>
          <w:delText>)</w:delText>
        </w:r>
        <w:r w:rsidDel="002260E7">
          <w:rPr>
            <w:rFonts w:ascii="Arial" w:eastAsia="Arial" w:hAnsi="Arial" w:cs="Arial"/>
            <w:sz w:val="20"/>
            <w:szCs w:val="20"/>
          </w:rPr>
          <w:delText>её прапрабабушка.</w:delText>
        </w:r>
      </w:del>
    </w:p>
    <w:p w:rsidR="00A33515" w:rsidDel="002260E7" w:rsidRDefault="00A33515">
      <w:pPr>
        <w:spacing w:line="25" w:lineRule="exact"/>
        <w:rPr>
          <w:del w:id="5424" w:author="Admin" w:date="2019-02-19T02:10:00Z"/>
          <w:rFonts w:ascii="Arial" w:eastAsia="Arial" w:hAnsi="Arial" w:cs="Arial"/>
          <w:b/>
          <w:bCs/>
          <w:sz w:val="20"/>
          <w:szCs w:val="20"/>
        </w:rPr>
      </w:pPr>
    </w:p>
    <w:p w:rsidR="00A33515" w:rsidDel="002260E7" w:rsidRDefault="001A4D22">
      <w:pPr>
        <w:ind w:left="500"/>
        <w:rPr>
          <w:del w:id="5425" w:author="Admin" w:date="2019-02-19T02:10:00Z"/>
          <w:rFonts w:ascii="Arial" w:eastAsia="Arial" w:hAnsi="Arial" w:cs="Arial"/>
          <w:b/>
          <w:bCs/>
          <w:sz w:val="20"/>
          <w:szCs w:val="20"/>
        </w:rPr>
      </w:pPr>
      <w:del w:id="5426" w:author="Admin" w:date="2019-02-19T02:10:00Z">
        <w:r w:rsidDel="002260E7">
          <w:rPr>
            <w:rFonts w:ascii="Arial" w:eastAsia="Arial" w:hAnsi="Arial" w:cs="Arial"/>
            <w:sz w:val="19"/>
            <w:szCs w:val="19"/>
          </w:rPr>
          <w:delText>Дочерьми здесь являются четверо: (1)–(4), и матерями тоже четве-</w:delText>
        </w:r>
      </w:del>
    </w:p>
    <w:p w:rsidR="00A33515" w:rsidDel="002260E7" w:rsidRDefault="00A33515">
      <w:pPr>
        <w:spacing w:line="34" w:lineRule="exact"/>
        <w:rPr>
          <w:del w:id="5427" w:author="Admin" w:date="2019-02-19T02:10:00Z"/>
          <w:rFonts w:ascii="Arial" w:eastAsia="Arial" w:hAnsi="Arial" w:cs="Arial"/>
          <w:b/>
          <w:bCs/>
          <w:sz w:val="20"/>
          <w:szCs w:val="20"/>
        </w:rPr>
      </w:pPr>
    </w:p>
    <w:p w:rsidR="00A33515" w:rsidDel="002260E7" w:rsidRDefault="001A4D22">
      <w:pPr>
        <w:spacing w:line="185" w:lineRule="auto"/>
        <w:ind w:left="500"/>
        <w:rPr>
          <w:del w:id="5428" w:author="Admin" w:date="2019-02-19T02:10:00Z"/>
          <w:rFonts w:ascii="Arial" w:eastAsia="Arial" w:hAnsi="Arial" w:cs="Arial"/>
          <w:b/>
          <w:bCs/>
          <w:sz w:val="20"/>
          <w:szCs w:val="20"/>
        </w:rPr>
      </w:pPr>
      <w:del w:id="5429" w:author="Admin" w:date="2019-02-19T02:10:00Z">
        <w:r w:rsidDel="002260E7">
          <w:rPr>
            <w:rFonts w:ascii="Arial" w:eastAsia="Arial" w:hAnsi="Arial" w:cs="Arial"/>
            <w:sz w:val="19"/>
            <w:szCs w:val="19"/>
          </w:rPr>
          <w:delText>ро: (2)–(5). Трое, (3)–(5), — бабушки</w:delText>
        </w:r>
        <w:r w:rsidDel="002260E7">
          <w:rPr>
            <w:rFonts w:ascii="Arial" w:eastAsia="Arial" w:hAnsi="Arial" w:cs="Arial"/>
            <w:sz w:val="37"/>
            <w:szCs w:val="37"/>
            <w:vertAlign w:val="superscript"/>
          </w:rPr>
          <w:delText>,</w:delText>
        </w:r>
        <w:r w:rsidDel="002260E7">
          <w:rPr>
            <w:rFonts w:ascii="Arial" w:eastAsia="Arial" w:hAnsi="Arial" w:cs="Arial"/>
            <w:sz w:val="19"/>
            <w:szCs w:val="19"/>
          </w:rPr>
          <w:delText>, двое, (4)–(5), — прабабушки</w:delText>
        </w:r>
        <w:r w:rsidDel="002260E7">
          <w:rPr>
            <w:rFonts w:ascii="Arial" w:eastAsia="Arial" w:hAnsi="Arial" w:cs="Arial"/>
            <w:sz w:val="37"/>
            <w:szCs w:val="37"/>
            <w:vertAlign w:val="superscript"/>
          </w:rPr>
          <w:delText>,</w:delText>
        </w:r>
        <w:r w:rsidDel="002260E7">
          <w:rPr>
            <w:rFonts w:ascii="Arial" w:eastAsia="Arial" w:hAnsi="Arial" w:cs="Arial"/>
            <w:sz w:val="19"/>
            <w:szCs w:val="19"/>
          </w:rPr>
          <w:delText>,</w:delText>
        </w:r>
      </w:del>
    </w:p>
    <w:p w:rsidR="00A33515" w:rsidDel="002260E7" w:rsidRDefault="001A4D22">
      <w:pPr>
        <w:spacing w:line="216" w:lineRule="auto"/>
        <w:ind w:left="500"/>
        <w:rPr>
          <w:del w:id="5430" w:author="Admin" w:date="2019-02-19T02:10:00Z"/>
          <w:rFonts w:ascii="Arial" w:eastAsia="Arial" w:hAnsi="Arial" w:cs="Arial"/>
          <w:b/>
          <w:bCs/>
          <w:sz w:val="20"/>
          <w:szCs w:val="20"/>
        </w:rPr>
      </w:pPr>
      <w:del w:id="5431" w:author="Admin" w:date="2019-02-19T02:10:00Z">
        <w:r w:rsidDel="002260E7">
          <w:rPr>
            <w:rFonts w:ascii="Arial" w:eastAsia="Arial" w:hAnsi="Arial" w:cs="Arial"/>
            <w:sz w:val="20"/>
            <w:szCs w:val="20"/>
          </w:rPr>
          <w:delText>одна прапрабабушка.</w:delText>
        </w:r>
      </w:del>
    </w:p>
    <w:p w:rsidR="00A33515" w:rsidDel="002260E7" w:rsidRDefault="00A33515">
      <w:pPr>
        <w:spacing w:line="174" w:lineRule="exact"/>
        <w:rPr>
          <w:del w:id="5432" w:author="Admin" w:date="2019-02-19T02:10:00Z"/>
          <w:sz w:val="20"/>
          <w:szCs w:val="20"/>
        </w:rPr>
      </w:pPr>
    </w:p>
    <w:p w:rsidR="00A33515" w:rsidDel="002260E7" w:rsidRDefault="001A4D22">
      <w:pPr>
        <w:numPr>
          <w:ilvl w:val="0"/>
          <w:numId w:val="611"/>
        </w:numPr>
        <w:tabs>
          <w:tab w:val="left" w:pos="500"/>
        </w:tabs>
        <w:spacing w:line="298" w:lineRule="auto"/>
        <w:ind w:left="500" w:hanging="290"/>
        <w:jc w:val="both"/>
        <w:rPr>
          <w:del w:id="5433" w:author="Admin" w:date="2019-02-19T02:10:00Z"/>
          <w:rFonts w:ascii="Arial" w:eastAsia="Arial" w:hAnsi="Arial" w:cs="Arial"/>
          <w:b/>
          <w:bCs/>
          <w:sz w:val="19"/>
          <w:szCs w:val="19"/>
        </w:rPr>
        <w:pPrChange w:id="5434" w:author="Admin" w:date="2019-02-19T00:19:00Z">
          <w:pPr>
            <w:numPr>
              <w:numId w:val="613"/>
            </w:numPr>
            <w:tabs>
              <w:tab w:val="left" w:pos="500"/>
            </w:tabs>
            <w:spacing w:line="298" w:lineRule="auto"/>
            <w:ind w:left="500" w:hanging="290"/>
            <w:jc w:val="both"/>
          </w:pPr>
        </w:pPrChange>
      </w:pPr>
      <w:del w:id="5435" w:author="Admin" w:date="2019-02-19T02:10:00Z">
        <w:r w:rsidDel="002260E7">
          <w:rPr>
            <w:rFonts w:ascii="Arial" w:eastAsia="Arial" w:hAnsi="Arial" w:cs="Arial"/>
            <w:sz w:val="19"/>
            <w:szCs w:val="19"/>
          </w:rPr>
          <w:delText>Буратино не хотел ходить в школу, и черепаха Тортилла решила его проучить. Она не просто отдала ему Золотой ключик, а задала ему непростую задачу. Она вынесла три коробочки: красную, синюю и зеленую. На красной коробочке было написано «Здесь лежит Зо-лотой ключик», на синей — «Зеленая коробочка пуста», а на зеле-ной — «Здесь сидит гадюка». Тортилла прочитала надписи Бура-тино и сказала: «Действительно, в одной коробочке лежит Золотой ключик, в другой — сидит гадюка, а третья коробочка пуста, но все эти надписи неверные». Где лежит Золотой ключик?</w:delText>
        </w:r>
      </w:del>
    </w:p>
    <w:p w:rsidR="00A33515" w:rsidDel="002260E7" w:rsidRDefault="00A33515">
      <w:pPr>
        <w:spacing w:line="48" w:lineRule="exact"/>
        <w:rPr>
          <w:del w:id="5436" w:author="Admin" w:date="2019-02-19T02:10:00Z"/>
          <w:rFonts w:ascii="Arial" w:eastAsia="Arial" w:hAnsi="Arial" w:cs="Arial"/>
          <w:b/>
          <w:bCs/>
          <w:sz w:val="19"/>
          <w:szCs w:val="19"/>
        </w:rPr>
      </w:pPr>
    </w:p>
    <w:p w:rsidR="00A33515" w:rsidDel="002260E7" w:rsidRDefault="001A4D22">
      <w:pPr>
        <w:spacing w:line="287" w:lineRule="auto"/>
        <w:ind w:left="500"/>
        <w:jc w:val="both"/>
        <w:rPr>
          <w:del w:id="5437" w:author="Admin" w:date="2019-02-19T02:10:00Z"/>
          <w:rFonts w:ascii="Arial" w:eastAsia="Arial" w:hAnsi="Arial" w:cs="Arial"/>
          <w:b/>
          <w:bCs/>
          <w:sz w:val="19"/>
          <w:szCs w:val="19"/>
        </w:rPr>
      </w:pPr>
      <w:del w:id="5438"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Надпись на синей коробочке неверна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значит,</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зелёная</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коробочка непуста. И надпись на зелёной коробочке неверна — зна-чит, в ней не гадюка. Отсюда в зелёной коробке лежит Золотой клю-чик.</w:delText>
        </w:r>
      </w:del>
    </w:p>
    <w:p w:rsidR="00A33515" w:rsidDel="002260E7" w:rsidRDefault="00A33515">
      <w:pPr>
        <w:spacing w:line="200" w:lineRule="exact"/>
        <w:rPr>
          <w:del w:id="5439" w:author="Admin" w:date="2019-02-19T02:10:00Z"/>
          <w:sz w:val="20"/>
          <w:szCs w:val="20"/>
        </w:rPr>
      </w:pPr>
    </w:p>
    <w:p w:rsidR="00A33515" w:rsidDel="002260E7" w:rsidRDefault="00A33515">
      <w:pPr>
        <w:spacing w:line="292" w:lineRule="exact"/>
        <w:rPr>
          <w:del w:id="5440" w:author="Admin" w:date="2019-02-19T02:10:00Z"/>
          <w:sz w:val="20"/>
          <w:szCs w:val="20"/>
        </w:rPr>
      </w:pPr>
    </w:p>
    <w:p w:rsidR="00A33515" w:rsidDel="002260E7" w:rsidRDefault="001A4D22">
      <w:pPr>
        <w:rPr>
          <w:del w:id="5441" w:author="Admin" w:date="2019-02-19T02:10:00Z"/>
          <w:sz w:val="20"/>
          <w:szCs w:val="20"/>
        </w:rPr>
      </w:pPr>
      <w:del w:id="5442" w:author="Admin" w:date="2019-02-19T02:10:00Z">
        <w:r w:rsidDel="002260E7">
          <w:rPr>
            <w:rFonts w:ascii="Arial" w:eastAsia="Arial" w:hAnsi="Arial" w:cs="Arial"/>
            <w:b/>
            <w:bCs/>
            <w:sz w:val="36"/>
            <w:szCs w:val="36"/>
          </w:rPr>
          <w:delText>Задачи 6 класса</w:delText>
        </w:r>
      </w:del>
    </w:p>
    <w:p w:rsidR="00A33515" w:rsidDel="002260E7" w:rsidRDefault="00A33515">
      <w:pPr>
        <w:spacing w:line="228" w:lineRule="exact"/>
        <w:rPr>
          <w:del w:id="5443" w:author="Admin" w:date="2019-02-19T02:10:00Z"/>
          <w:sz w:val="20"/>
          <w:szCs w:val="20"/>
        </w:rPr>
      </w:pPr>
    </w:p>
    <w:p w:rsidR="00A33515" w:rsidDel="002260E7" w:rsidRDefault="001A4D22">
      <w:pPr>
        <w:rPr>
          <w:del w:id="5444" w:author="Admin" w:date="2019-02-19T02:10:00Z"/>
          <w:sz w:val="20"/>
          <w:szCs w:val="20"/>
        </w:rPr>
      </w:pPr>
      <w:del w:id="5445" w:author="Admin" w:date="2019-02-19T02:10:00Z">
        <w:r w:rsidDel="002260E7">
          <w:rPr>
            <w:rFonts w:ascii="Arial" w:eastAsia="Arial" w:hAnsi="Arial" w:cs="Arial"/>
            <w:b/>
            <w:bCs/>
            <w:sz w:val="26"/>
            <w:szCs w:val="26"/>
          </w:rPr>
          <w:delText>Задача 2.</w:delText>
        </w:r>
      </w:del>
    </w:p>
    <w:p w:rsidR="00A33515" w:rsidDel="002260E7" w:rsidRDefault="00A33515">
      <w:pPr>
        <w:spacing w:line="178" w:lineRule="exact"/>
        <w:rPr>
          <w:del w:id="5446" w:author="Admin" w:date="2019-02-19T02:10:00Z"/>
          <w:sz w:val="20"/>
          <w:szCs w:val="20"/>
        </w:rPr>
      </w:pPr>
    </w:p>
    <w:p w:rsidR="00A33515" w:rsidDel="002260E7" w:rsidRDefault="001A4D22">
      <w:pPr>
        <w:numPr>
          <w:ilvl w:val="0"/>
          <w:numId w:val="612"/>
        </w:numPr>
        <w:tabs>
          <w:tab w:val="left" w:pos="500"/>
        </w:tabs>
        <w:spacing w:line="303" w:lineRule="auto"/>
        <w:ind w:left="500" w:hanging="290"/>
        <w:jc w:val="both"/>
        <w:rPr>
          <w:del w:id="5447" w:author="Admin" w:date="2019-02-19T02:10:00Z"/>
          <w:rFonts w:ascii="Arial" w:eastAsia="Arial" w:hAnsi="Arial" w:cs="Arial"/>
          <w:b/>
          <w:bCs/>
          <w:sz w:val="20"/>
          <w:szCs w:val="20"/>
        </w:rPr>
        <w:pPrChange w:id="5448" w:author="Admin" w:date="2019-02-19T00:19:00Z">
          <w:pPr>
            <w:numPr>
              <w:numId w:val="614"/>
            </w:numPr>
            <w:tabs>
              <w:tab w:val="left" w:pos="500"/>
            </w:tabs>
            <w:spacing w:line="303" w:lineRule="auto"/>
            <w:ind w:left="500" w:hanging="290"/>
            <w:jc w:val="both"/>
          </w:pPr>
        </w:pPrChange>
      </w:pPr>
      <w:del w:id="5449" w:author="Admin" w:date="2019-02-19T02:10:00Z">
        <w:r w:rsidDel="002260E7">
          <w:rPr>
            <w:rFonts w:ascii="Arial" w:eastAsia="Arial" w:hAnsi="Arial" w:cs="Arial"/>
            <w:sz w:val="20"/>
            <w:szCs w:val="20"/>
          </w:rPr>
          <w:delText>Гастрабайтер Гаджи хочет замостить квадратную комнату 7 7 мет-ров панелями 1 5 и 2 3 метров. Сколько панелей ему понадобит-</w:delText>
        </w:r>
      </w:del>
    </w:p>
    <w:p w:rsidR="00A33515" w:rsidDel="002260E7" w:rsidRDefault="00A33515">
      <w:pPr>
        <w:spacing w:line="76" w:lineRule="exact"/>
        <w:rPr>
          <w:del w:id="5450" w:author="Admin" w:date="2019-02-19T02:10:00Z"/>
          <w:rFonts w:ascii="Arial" w:eastAsia="Arial" w:hAnsi="Arial" w:cs="Arial"/>
          <w:b/>
          <w:bCs/>
          <w:sz w:val="20"/>
          <w:szCs w:val="20"/>
        </w:rPr>
      </w:pPr>
    </w:p>
    <w:p w:rsidR="00A33515" w:rsidDel="002260E7" w:rsidRDefault="001A4D22">
      <w:pPr>
        <w:numPr>
          <w:ilvl w:val="1"/>
          <w:numId w:val="612"/>
        </w:numPr>
        <w:tabs>
          <w:tab w:val="left" w:pos="3220"/>
        </w:tabs>
        <w:ind w:left="3220" w:hanging="250"/>
        <w:rPr>
          <w:del w:id="5451" w:author="Admin" w:date="2019-02-19T02:10:00Z"/>
          <w:rFonts w:ascii="Arial" w:eastAsia="Arial" w:hAnsi="Arial" w:cs="Arial"/>
          <w:sz w:val="20"/>
          <w:szCs w:val="20"/>
        </w:rPr>
        <w:pPrChange w:id="5452" w:author="Admin" w:date="2019-02-19T00:19:00Z">
          <w:pPr>
            <w:numPr>
              <w:ilvl w:val="1"/>
              <w:numId w:val="614"/>
            </w:numPr>
            <w:tabs>
              <w:tab w:val="left" w:pos="3220"/>
            </w:tabs>
            <w:ind w:left="3220" w:hanging="250"/>
          </w:pPr>
        </w:pPrChange>
      </w:pPr>
      <w:del w:id="5453" w:author="Admin" w:date="2019-02-19T02:10:00Z">
        <w:r w:rsidDel="002260E7">
          <w:rPr>
            <w:rFonts w:ascii="Arial" w:eastAsia="Arial" w:hAnsi="Arial" w:cs="Arial"/>
            <w:b/>
            <w:bCs/>
            <w:sz w:val="20"/>
            <w:szCs w:val="20"/>
          </w:rPr>
          <w:delText xml:space="preserve">263 </w:delText>
        </w:r>
        <w:r w:rsidDel="002260E7">
          <w:rPr>
            <w:rFonts w:ascii="Arial" w:eastAsia="Arial" w:hAnsi="Arial" w:cs="Arial"/>
            <w:sz w:val="20"/>
            <w:szCs w:val="20"/>
          </w:rPr>
          <w:delText>−</w:delText>
        </w:r>
      </w:del>
    </w:p>
    <w:p w:rsidR="00A33515" w:rsidDel="002260E7" w:rsidRDefault="00A33515">
      <w:pPr>
        <w:rPr>
          <w:del w:id="5454"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right="200"/>
        <w:jc w:val="center"/>
        <w:rPr>
          <w:del w:id="5455" w:author="Admin" w:date="2019-02-19T02:10:00Z"/>
          <w:sz w:val="20"/>
          <w:szCs w:val="20"/>
        </w:rPr>
      </w:pPr>
      <w:bookmarkStart w:id="5456" w:name="page274"/>
      <w:bookmarkEnd w:id="5456"/>
      <w:del w:id="5457" w:author="Admin" w:date="2019-02-19T02:10:00Z">
        <w:r w:rsidDel="002260E7">
          <w:rPr>
            <w:rFonts w:ascii="Arial" w:eastAsia="Arial" w:hAnsi="Arial" w:cs="Arial"/>
            <w:sz w:val="18"/>
            <w:szCs w:val="18"/>
          </w:rPr>
          <w:lastRenderedPageBreak/>
          <w:delText>2012 год, 6 класс</w:delText>
        </w:r>
      </w:del>
    </w:p>
    <w:p w:rsidR="00A33515" w:rsidDel="002260E7" w:rsidRDefault="00A33515">
      <w:pPr>
        <w:spacing w:line="184" w:lineRule="exact"/>
        <w:rPr>
          <w:del w:id="5458" w:author="Admin" w:date="2019-02-19T02:10:00Z"/>
          <w:sz w:val="20"/>
          <w:szCs w:val="20"/>
        </w:rPr>
      </w:pPr>
    </w:p>
    <w:p w:rsidR="00A33515" w:rsidDel="002260E7" w:rsidRDefault="001A4D22">
      <w:pPr>
        <w:spacing w:line="303" w:lineRule="auto"/>
        <w:ind w:left="300"/>
        <w:rPr>
          <w:del w:id="5459" w:author="Admin" w:date="2019-02-19T02:10:00Z"/>
          <w:sz w:val="20"/>
          <w:szCs w:val="20"/>
        </w:rPr>
      </w:pPr>
      <w:del w:id="5460" w:author="Admin" w:date="2019-02-19T02:10:00Z">
        <w:r w:rsidDel="002260E7">
          <w:rPr>
            <w:rFonts w:ascii="Arial" w:eastAsia="Arial" w:hAnsi="Arial" w:cs="Arial"/>
            <w:sz w:val="20"/>
            <w:szCs w:val="20"/>
          </w:rPr>
          <w:delText>ся? Приведите пример такого замощения. Может ли он обойтись другим количеством панелей?</w:delText>
        </w:r>
      </w:del>
    </w:p>
    <w:p w:rsidR="00A33515" w:rsidDel="002260E7" w:rsidRDefault="00A33515">
      <w:pPr>
        <w:spacing w:line="35" w:lineRule="exact"/>
        <w:rPr>
          <w:del w:id="5461" w:author="Admin" w:date="2019-02-19T02:10:00Z"/>
          <w:sz w:val="20"/>
          <w:szCs w:val="20"/>
        </w:rPr>
      </w:pPr>
    </w:p>
    <w:p w:rsidR="00A33515" w:rsidDel="002260E7" w:rsidRDefault="001A4D22">
      <w:pPr>
        <w:spacing w:line="303" w:lineRule="auto"/>
        <w:ind w:left="300"/>
        <w:rPr>
          <w:del w:id="5462" w:author="Admin" w:date="2019-02-19T02:10:00Z"/>
          <w:sz w:val="20"/>
          <w:szCs w:val="20"/>
        </w:rPr>
      </w:pPr>
      <w:del w:id="546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Разберёмся сначала с количеством панелей.</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Пусть есть</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замощение с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панелями 1 5 и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панелями 2 3. Тогда число</w:delText>
        </w:r>
      </w:del>
    </w:p>
    <w:p w:rsidR="00A33515" w:rsidDel="002260E7" w:rsidRDefault="001A4D22">
      <w:pPr>
        <w:numPr>
          <w:ilvl w:val="0"/>
          <w:numId w:val="613"/>
        </w:numPr>
        <w:tabs>
          <w:tab w:val="left" w:pos="780"/>
        </w:tabs>
        <w:spacing w:line="217" w:lineRule="auto"/>
        <w:ind w:left="780" w:hanging="482"/>
        <w:rPr>
          <w:del w:id="5464" w:author="Admin" w:date="2019-02-19T02:10:00Z"/>
          <w:rFonts w:ascii="Arial" w:eastAsia="Arial" w:hAnsi="Arial" w:cs="Arial"/>
          <w:sz w:val="20"/>
          <w:szCs w:val="20"/>
        </w:rPr>
        <w:pPrChange w:id="5465" w:author="Admin" w:date="2019-02-19T00:19:00Z">
          <w:pPr>
            <w:numPr>
              <w:numId w:val="615"/>
            </w:numPr>
            <w:tabs>
              <w:tab w:val="left" w:pos="780"/>
            </w:tabs>
            <w:spacing w:line="217" w:lineRule="auto"/>
            <w:ind w:left="780" w:hanging="482"/>
          </w:pPr>
        </w:pPrChange>
      </w:pPr>
      <w:del w:id="5466" w:author="Admin" w:date="2019-02-19T02:10:00Z">
        <w:r w:rsidDel="002260E7">
          <w:rPr>
            <w:rFonts w:ascii="Arial" w:eastAsia="Arial" w:hAnsi="Arial" w:cs="Arial"/>
            <w:sz w:val="20"/>
            <w:szCs w:val="20"/>
          </w:rPr>
          <w:delText>5</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должно делиться на 6 — в частности быть чётным. Среди</w:delText>
        </w:r>
      </w:del>
    </w:p>
    <w:p w:rsidR="00A33515" w:rsidDel="002260E7" w:rsidRDefault="00A33515">
      <w:pPr>
        <w:spacing w:line="15" w:lineRule="exact"/>
        <w:rPr>
          <w:del w:id="5467" w:author="Admin" w:date="2019-02-19T02:10:00Z"/>
          <w:sz w:val="20"/>
          <w:szCs w:val="20"/>
        </w:rPr>
      </w:pPr>
    </w:p>
    <w:p w:rsidR="00A33515" w:rsidDel="002260E7" w:rsidRDefault="001A4D22">
      <w:pPr>
        <w:spacing w:line="291" w:lineRule="auto"/>
        <w:ind w:left="300"/>
        <w:jc w:val="both"/>
        <w:rPr>
          <w:del w:id="5468" w:author="Admin" w:date="2019-02-19T02:10:00Z"/>
          <w:sz w:val="20"/>
          <w:szCs w:val="20"/>
        </w:rPr>
      </w:pPr>
      <w:del w:id="5469" w:author="Admin" w:date="2019-02-19T02:10:00Z">
        <w:r w:rsidDel="002260E7">
          <w:rPr>
            <w:rFonts w:ascii="Arial" w:eastAsia="Arial" w:hAnsi="Arial" w:cs="Arial"/>
            <w:sz w:val="20"/>
            <w:szCs w:val="20"/>
          </w:rPr>
          <w:delText>всех чётных чисел, получающихся как 49 5</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(4, 14, 24, 34, 44) на 6 делится только 24. Таким образом, замощение может состоять ис-ключительно из 5 панелей 1 5 и 4 панелей 2 3.</w:delText>
        </w:r>
      </w:del>
    </w:p>
    <w:p w:rsidR="00A33515" w:rsidDel="002260E7" w:rsidRDefault="00A33515">
      <w:pPr>
        <w:spacing w:line="70" w:lineRule="exact"/>
        <w:rPr>
          <w:del w:id="5470" w:author="Admin" w:date="2019-02-19T02:10:00Z"/>
          <w:sz w:val="20"/>
          <w:szCs w:val="20"/>
        </w:rPr>
      </w:pPr>
    </w:p>
    <w:p w:rsidR="00A33515" w:rsidDel="002260E7" w:rsidRDefault="001A4D22">
      <w:pPr>
        <w:ind w:left="300"/>
        <w:rPr>
          <w:del w:id="5471" w:author="Admin" w:date="2019-02-19T02:10:00Z"/>
          <w:sz w:val="20"/>
          <w:szCs w:val="20"/>
        </w:rPr>
      </w:pPr>
      <w:del w:id="5472" w:author="Admin" w:date="2019-02-19T02:10:00Z">
        <w:r w:rsidDel="002260E7">
          <w:rPr>
            <w:rFonts w:ascii="Arial" w:eastAsia="Arial" w:hAnsi="Arial" w:cs="Arial"/>
            <w:sz w:val="20"/>
            <w:szCs w:val="20"/>
          </w:rPr>
          <w:delText>Зная это, придумать замощение несложно:</w:delText>
        </w:r>
      </w:del>
    </w:p>
    <w:p w:rsidR="00A33515" w:rsidDel="002260E7" w:rsidRDefault="001A4D22">
      <w:pPr>
        <w:spacing w:line="20" w:lineRule="exact"/>
        <w:rPr>
          <w:del w:id="5473" w:author="Admin" w:date="2019-02-19T02:10:00Z"/>
          <w:sz w:val="20"/>
          <w:szCs w:val="20"/>
        </w:rPr>
      </w:pPr>
      <w:del w:id="5474" w:author="Admin" w:date="2019-02-19T02:10:00Z">
        <w:r w:rsidDel="002260E7">
          <w:rPr>
            <w:noProof/>
            <w:sz w:val="20"/>
            <w:szCs w:val="20"/>
          </w:rPr>
          <mc:AlternateContent>
            <mc:Choice Requires="wps">
              <w:drawing>
                <wp:anchor distT="0" distB="0" distL="114300" distR="114300" simplePos="0" relativeHeight="251822080" behindDoc="1" locked="0" layoutInCell="0" allowOverlap="1" wp14:anchorId="6E9386F9" wp14:editId="2CADF273">
                  <wp:simplePos x="0" y="0"/>
                  <wp:positionH relativeFrom="column">
                    <wp:posOffset>1553845</wp:posOffset>
                  </wp:positionH>
                  <wp:positionV relativeFrom="paragraph">
                    <wp:posOffset>156845</wp:posOffset>
                  </wp:positionV>
                  <wp:extent cx="0" cy="1270000"/>
                  <wp:effectExtent l="0" t="0" r="0" b="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7000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61" o:spid="_x0000_s1026" style="position:absolute;z-index:-251494400;visibility:visible;mso-wrap-style:square;mso-wrap-distance-left:9pt;mso-wrap-distance-top:0;mso-wrap-distance-right:9pt;mso-wrap-distance-bottom:0;mso-position-horizontal:absolute;mso-position-horizontal-relative:text;mso-position-vertical:absolute;mso-position-vertical-relative:text" from="122.35pt,12.35pt" to="122.35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23104" behindDoc="1" locked="0" layoutInCell="0" allowOverlap="1" wp14:anchorId="75B5D862" wp14:editId="5C3B2BD9">
                  <wp:simplePos x="0" y="0"/>
                  <wp:positionH relativeFrom="column">
                    <wp:posOffset>1548765</wp:posOffset>
                  </wp:positionH>
                  <wp:positionV relativeFrom="paragraph">
                    <wp:posOffset>1242060</wp:posOffset>
                  </wp:positionV>
                  <wp:extent cx="909955" cy="0"/>
                  <wp:effectExtent l="0" t="0" r="0" b="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9955"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62" o:spid="_x0000_s1026" style="position:absolute;z-index:-251493376;visibility:visible;mso-wrap-style:square;mso-wrap-distance-left:9pt;mso-wrap-distance-top:0;mso-wrap-distance-right:9pt;mso-wrap-distance-bottom:0;mso-position-horizontal:absolute;mso-position-horizontal-relative:text;mso-position-vertical:absolute;mso-position-vertical-relative:text" from="121.95pt,97.8pt" to="193.6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24128" behindDoc="1" locked="0" layoutInCell="0" allowOverlap="1" wp14:anchorId="68391995" wp14:editId="71974776">
                  <wp:simplePos x="0" y="0"/>
                  <wp:positionH relativeFrom="column">
                    <wp:posOffset>2453640</wp:posOffset>
                  </wp:positionH>
                  <wp:positionV relativeFrom="paragraph">
                    <wp:posOffset>876935</wp:posOffset>
                  </wp:positionV>
                  <wp:extent cx="0" cy="549910"/>
                  <wp:effectExtent l="0" t="0" r="0" b="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4991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63" o:spid="_x0000_s1026" style="position:absolute;z-index:-251492352;visibility:visible;mso-wrap-style:square;mso-wrap-distance-left:9pt;mso-wrap-distance-top:0;mso-wrap-distance-right:9pt;mso-wrap-distance-bottom:0;mso-position-horizontal:absolute;mso-position-horizontal-relative:text;mso-position-vertical:absolute;mso-position-vertical-relative:text" from="193.2pt,69.05pt" to="193.2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25152" behindDoc="1" locked="0" layoutInCell="0" allowOverlap="1" wp14:anchorId="59920B2E" wp14:editId="52C3D65A">
                  <wp:simplePos x="0" y="0"/>
                  <wp:positionH relativeFrom="column">
                    <wp:posOffset>1548765</wp:posOffset>
                  </wp:positionH>
                  <wp:positionV relativeFrom="paragraph">
                    <wp:posOffset>1422400</wp:posOffset>
                  </wp:positionV>
                  <wp:extent cx="1270000" cy="0"/>
                  <wp:effectExtent l="0" t="0" r="0" b="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00"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64" o:spid="_x0000_s1026" style="position:absolute;z-index:-251491328;visibility:visible;mso-wrap-style:square;mso-wrap-distance-left:9pt;mso-wrap-distance-top:0;mso-wrap-distance-right:9pt;mso-wrap-distance-bottom:0;mso-position-horizontal:absolute;mso-position-horizontal-relative:text;mso-position-vertical:absolute;mso-position-vertical-relative:text" from="121.95pt,112pt" to="221.9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26176" behindDoc="1" locked="0" layoutInCell="0" allowOverlap="1" wp14:anchorId="16B36365" wp14:editId="7AF8CA77">
                  <wp:simplePos x="0" y="0"/>
                  <wp:positionH relativeFrom="column">
                    <wp:posOffset>1548765</wp:posOffset>
                  </wp:positionH>
                  <wp:positionV relativeFrom="paragraph">
                    <wp:posOffset>342265</wp:posOffset>
                  </wp:positionV>
                  <wp:extent cx="909955" cy="0"/>
                  <wp:effectExtent l="0" t="0" r="0" b="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9955"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65" o:spid="_x0000_s1026" style="position:absolute;z-index:-251490304;visibility:visible;mso-wrap-style:square;mso-wrap-distance-left:9pt;mso-wrap-distance-top:0;mso-wrap-distance-right:9pt;mso-wrap-distance-bottom:0;mso-position-horizontal:absolute;mso-position-horizontal-relative:text;mso-position-vertical:absolute;mso-position-vertical-relative:text" from="121.95pt,26.95pt" to="193.6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27200" behindDoc="1" locked="0" layoutInCell="0" allowOverlap="1" wp14:anchorId="7AD47EB8" wp14:editId="450E4DE2">
                  <wp:simplePos x="0" y="0"/>
                  <wp:positionH relativeFrom="column">
                    <wp:posOffset>1733550</wp:posOffset>
                  </wp:positionH>
                  <wp:positionV relativeFrom="paragraph">
                    <wp:posOffset>337185</wp:posOffset>
                  </wp:positionV>
                  <wp:extent cx="0" cy="909955"/>
                  <wp:effectExtent l="0" t="0" r="0" b="0"/>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09955"/>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66" o:spid="_x0000_s1026" style="position:absolute;z-index:-251489280;visibility:visible;mso-wrap-style:square;mso-wrap-distance-left:9pt;mso-wrap-distance-top:0;mso-wrap-distance-right:9pt;mso-wrap-distance-bottom:0;mso-position-horizontal:absolute;mso-position-horizontal-relative:text;mso-position-vertical:absolute;mso-position-vertical-relative:text" from="136.5pt,26.55pt" to="136.5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28224" behindDoc="1" locked="0" layoutInCell="0" allowOverlap="1" wp14:anchorId="22D47155" wp14:editId="4B0C7E67">
                  <wp:simplePos x="0" y="0"/>
                  <wp:positionH relativeFrom="column">
                    <wp:posOffset>1913890</wp:posOffset>
                  </wp:positionH>
                  <wp:positionV relativeFrom="paragraph">
                    <wp:posOffset>337185</wp:posOffset>
                  </wp:positionV>
                  <wp:extent cx="0" cy="909955"/>
                  <wp:effectExtent l="0" t="0" r="0" b="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09955"/>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67" o:spid="_x0000_s1026" style="position:absolute;z-index:-251488256;visibility:visible;mso-wrap-style:square;mso-wrap-distance-left:9pt;mso-wrap-distance-top:0;mso-wrap-distance-right:9pt;mso-wrap-distance-bottom:0;mso-position-horizontal:absolute;mso-position-horizontal-relative:text;mso-position-vertical:absolute;mso-position-vertical-relative:text" from="150.7pt,26.55pt" to="150.7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29248" behindDoc="1" locked="0" layoutInCell="0" allowOverlap="1" wp14:anchorId="50EDF2CB" wp14:editId="53882937">
                  <wp:simplePos x="0" y="0"/>
                  <wp:positionH relativeFrom="column">
                    <wp:posOffset>1548765</wp:posOffset>
                  </wp:positionH>
                  <wp:positionV relativeFrom="paragraph">
                    <wp:posOffset>161925</wp:posOffset>
                  </wp:positionV>
                  <wp:extent cx="1270000" cy="0"/>
                  <wp:effectExtent l="0" t="0" r="0" b="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00"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68" o:spid="_x0000_s1026" style="position:absolute;z-index:-251487232;visibility:visible;mso-wrap-style:square;mso-wrap-distance-left:9pt;mso-wrap-distance-top:0;mso-wrap-distance-right:9pt;mso-wrap-distance-bottom:0;mso-position-horizontal:absolute;mso-position-horizontal-relative:text;mso-position-vertical:absolute;mso-position-vertical-relative:text" from="121.95pt,12.75pt" to="221.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30272" behindDoc="1" locked="0" layoutInCell="0" allowOverlap="1" wp14:anchorId="486C7EF1" wp14:editId="054EB84C">
                  <wp:simplePos x="0" y="0"/>
                  <wp:positionH relativeFrom="column">
                    <wp:posOffset>2453640</wp:posOffset>
                  </wp:positionH>
                  <wp:positionV relativeFrom="paragraph">
                    <wp:posOffset>156845</wp:posOffset>
                  </wp:positionV>
                  <wp:extent cx="0" cy="550545"/>
                  <wp:effectExtent l="0" t="0" r="0" b="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50545"/>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69" o:spid="_x0000_s1026" style="position:absolute;z-index:-251486208;visibility:visible;mso-wrap-style:square;mso-wrap-distance-left:9pt;mso-wrap-distance-top:0;mso-wrap-distance-right:9pt;mso-wrap-distance-bottom:0;mso-position-horizontal:absolute;mso-position-horizontal-relative:text;mso-position-vertical:absolute;mso-position-vertical-relative:text" from="193.2pt,12.35pt" to="193.2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31296" behindDoc="1" locked="0" layoutInCell="0" allowOverlap="1" wp14:anchorId="1961F3D4" wp14:editId="5DD3C0C3">
                  <wp:simplePos x="0" y="0"/>
                  <wp:positionH relativeFrom="column">
                    <wp:posOffset>1908810</wp:posOffset>
                  </wp:positionH>
                  <wp:positionV relativeFrom="paragraph">
                    <wp:posOffset>702310</wp:posOffset>
                  </wp:positionV>
                  <wp:extent cx="909955" cy="0"/>
                  <wp:effectExtent l="0" t="0" r="0" b="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9955"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70" o:spid="_x0000_s1026" style="position:absolute;z-index:-251485184;visibility:visible;mso-wrap-style:square;mso-wrap-distance-left:9pt;mso-wrap-distance-top:0;mso-wrap-distance-right:9pt;mso-wrap-distance-bottom:0;mso-position-horizontal:absolute;mso-position-horizontal-relative:text;mso-position-vertical:absolute;mso-position-vertical-relative:text" from="150.3pt,55.3pt" to="221.9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32320" behindDoc="1" locked="0" layoutInCell="0" allowOverlap="1" wp14:anchorId="7D24F4F1" wp14:editId="0DD5BC83">
                  <wp:simplePos x="0" y="0"/>
                  <wp:positionH relativeFrom="column">
                    <wp:posOffset>2813685</wp:posOffset>
                  </wp:positionH>
                  <wp:positionV relativeFrom="paragraph">
                    <wp:posOffset>156845</wp:posOffset>
                  </wp:positionV>
                  <wp:extent cx="0" cy="1270000"/>
                  <wp:effectExtent l="0" t="0" r="0" b="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70000"/>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71" o:spid="_x0000_s1026" style="position:absolute;z-index:-251484160;visibility:visible;mso-wrap-style:square;mso-wrap-distance-left:9pt;mso-wrap-distance-top:0;mso-wrap-distance-right:9pt;mso-wrap-distance-bottom:0;mso-position-horizontal:absolute;mso-position-horizontal-relative:text;mso-position-vertical:absolute;mso-position-vertical-relative:text" from="221.55pt,12.35pt" to="221.55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" o:allowincell="f" filled="t" strokeweight=".28117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33344" behindDoc="1" locked="0" layoutInCell="0" allowOverlap="1" wp14:anchorId="2F7615EF" wp14:editId="60344811">
                  <wp:simplePos x="0" y="0"/>
                  <wp:positionH relativeFrom="column">
                    <wp:posOffset>1908810</wp:posOffset>
                  </wp:positionH>
                  <wp:positionV relativeFrom="paragraph">
                    <wp:posOffset>882015</wp:posOffset>
                  </wp:positionV>
                  <wp:extent cx="909955" cy="0"/>
                  <wp:effectExtent l="0" t="0" r="0" b="0"/>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9955" cy="4763"/>
                          </a:xfrm>
                          <a:prstGeom prst="line">
                            <a:avLst/>
                          </a:prstGeom>
                          <a:solidFill>
                            <a:srgbClr val="FFFFFF"/>
                          </a:solidFill>
                          <a:ln w="10122">
                            <a:solidFill>
                              <a:srgbClr val="000000"/>
                            </a:solidFill>
                            <a:miter lim="800000"/>
                            <a:headEnd/>
                            <a:tailEnd/>
                          </a:ln>
                        </wps:spPr>
                        <wps:bodyPr/>
                      </wps:wsp>
                    </a:graphicData>
                  </a:graphic>
                </wp:anchor>
              </w:drawing>
            </mc:Choice>
            <mc:Fallback>
              <w:pict>
                <v:line id="Shape 472" o:spid="_x0000_s1026" style="position:absolute;z-index:-251483136;visibility:visible;mso-wrap-style:square;mso-wrap-distance-left:9pt;mso-wrap-distance-top:0;mso-wrap-distance-right:9pt;mso-wrap-distance-bottom:0;mso-position-horizontal:absolute;mso-position-horizontal-relative:text;mso-position-vertical:absolute;mso-position-vertical-relative:text" from="150.3pt,69.45pt" to="221.9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" o:allowincell="f" filled="t" strokeweight=".28117mm">
                  <v:stroke joinstyle="miter"/>
                  <o:lock v:ext="edit" shapetype="f"/>
                </v:line>
              </w:pict>
            </mc:Fallback>
          </mc:AlternateContent>
        </w:r>
      </w:del>
    </w:p>
    <w:p w:rsidR="00A33515" w:rsidDel="002260E7" w:rsidRDefault="00A33515">
      <w:pPr>
        <w:spacing w:line="200" w:lineRule="exact"/>
        <w:rPr>
          <w:del w:id="5475" w:author="Admin" w:date="2019-02-19T02:10:00Z"/>
          <w:sz w:val="20"/>
          <w:szCs w:val="20"/>
        </w:rPr>
      </w:pPr>
    </w:p>
    <w:p w:rsidR="00A33515" w:rsidDel="002260E7" w:rsidRDefault="00A33515">
      <w:pPr>
        <w:spacing w:line="200" w:lineRule="exact"/>
        <w:rPr>
          <w:del w:id="5476" w:author="Admin" w:date="2019-02-19T02:10:00Z"/>
          <w:sz w:val="20"/>
          <w:szCs w:val="20"/>
        </w:rPr>
      </w:pPr>
    </w:p>
    <w:p w:rsidR="00A33515" w:rsidDel="002260E7" w:rsidRDefault="00A33515">
      <w:pPr>
        <w:spacing w:line="200" w:lineRule="exact"/>
        <w:rPr>
          <w:del w:id="5477" w:author="Admin" w:date="2019-02-19T02:10:00Z"/>
          <w:sz w:val="20"/>
          <w:szCs w:val="20"/>
        </w:rPr>
      </w:pPr>
    </w:p>
    <w:p w:rsidR="00A33515" w:rsidDel="002260E7" w:rsidRDefault="00A33515">
      <w:pPr>
        <w:spacing w:line="200" w:lineRule="exact"/>
        <w:rPr>
          <w:del w:id="5478" w:author="Admin" w:date="2019-02-19T02:10:00Z"/>
          <w:sz w:val="20"/>
          <w:szCs w:val="20"/>
        </w:rPr>
      </w:pPr>
    </w:p>
    <w:p w:rsidR="00A33515" w:rsidDel="002260E7" w:rsidRDefault="00A33515">
      <w:pPr>
        <w:spacing w:line="200" w:lineRule="exact"/>
        <w:rPr>
          <w:del w:id="5479" w:author="Admin" w:date="2019-02-19T02:10:00Z"/>
          <w:sz w:val="20"/>
          <w:szCs w:val="20"/>
        </w:rPr>
      </w:pPr>
    </w:p>
    <w:p w:rsidR="00A33515" w:rsidDel="002260E7" w:rsidRDefault="00A33515">
      <w:pPr>
        <w:spacing w:line="200" w:lineRule="exact"/>
        <w:rPr>
          <w:del w:id="5480" w:author="Admin" w:date="2019-02-19T02:10:00Z"/>
          <w:sz w:val="20"/>
          <w:szCs w:val="20"/>
        </w:rPr>
      </w:pPr>
    </w:p>
    <w:p w:rsidR="00A33515" w:rsidDel="002260E7" w:rsidRDefault="00A33515">
      <w:pPr>
        <w:spacing w:line="200" w:lineRule="exact"/>
        <w:rPr>
          <w:del w:id="5481" w:author="Admin" w:date="2019-02-19T02:10:00Z"/>
          <w:sz w:val="20"/>
          <w:szCs w:val="20"/>
        </w:rPr>
      </w:pPr>
    </w:p>
    <w:p w:rsidR="00A33515" w:rsidDel="002260E7" w:rsidRDefault="00A33515">
      <w:pPr>
        <w:spacing w:line="200" w:lineRule="exact"/>
        <w:rPr>
          <w:del w:id="5482" w:author="Admin" w:date="2019-02-19T02:10:00Z"/>
          <w:sz w:val="20"/>
          <w:szCs w:val="20"/>
        </w:rPr>
      </w:pPr>
    </w:p>
    <w:p w:rsidR="00A33515" w:rsidDel="002260E7" w:rsidRDefault="00A33515">
      <w:pPr>
        <w:spacing w:line="200" w:lineRule="exact"/>
        <w:rPr>
          <w:del w:id="5483" w:author="Admin" w:date="2019-02-19T02:10:00Z"/>
          <w:sz w:val="20"/>
          <w:szCs w:val="20"/>
        </w:rPr>
      </w:pPr>
    </w:p>
    <w:p w:rsidR="00A33515" w:rsidDel="002260E7" w:rsidRDefault="00A33515">
      <w:pPr>
        <w:spacing w:line="200" w:lineRule="exact"/>
        <w:rPr>
          <w:del w:id="5484" w:author="Admin" w:date="2019-02-19T02:10:00Z"/>
          <w:sz w:val="20"/>
          <w:szCs w:val="20"/>
        </w:rPr>
      </w:pPr>
    </w:p>
    <w:p w:rsidR="00A33515" w:rsidDel="002260E7" w:rsidRDefault="00A33515">
      <w:pPr>
        <w:spacing w:line="200" w:lineRule="exact"/>
        <w:rPr>
          <w:del w:id="5485" w:author="Admin" w:date="2019-02-19T02:10:00Z"/>
          <w:sz w:val="20"/>
          <w:szCs w:val="20"/>
        </w:rPr>
      </w:pPr>
    </w:p>
    <w:p w:rsidR="00A33515" w:rsidDel="002260E7" w:rsidRDefault="00A33515">
      <w:pPr>
        <w:spacing w:line="256" w:lineRule="exact"/>
        <w:rPr>
          <w:del w:id="5486" w:author="Admin" w:date="2019-02-19T02:10:00Z"/>
          <w:sz w:val="20"/>
          <w:szCs w:val="20"/>
        </w:rPr>
      </w:pPr>
    </w:p>
    <w:p w:rsidR="00A33515" w:rsidDel="002260E7" w:rsidRDefault="001A4D22">
      <w:pPr>
        <w:numPr>
          <w:ilvl w:val="0"/>
          <w:numId w:val="614"/>
        </w:numPr>
        <w:tabs>
          <w:tab w:val="left" w:pos="300"/>
        </w:tabs>
        <w:spacing w:line="301" w:lineRule="auto"/>
        <w:ind w:left="300" w:hanging="290"/>
        <w:jc w:val="both"/>
        <w:rPr>
          <w:del w:id="5487" w:author="Admin" w:date="2019-02-19T02:10:00Z"/>
          <w:rFonts w:ascii="Arial" w:eastAsia="Arial" w:hAnsi="Arial" w:cs="Arial"/>
          <w:b/>
          <w:bCs/>
          <w:sz w:val="19"/>
          <w:szCs w:val="19"/>
        </w:rPr>
        <w:pPrChange w:id="5488" w:author="Admin" w:date="2019-02-19T00:19:00Z">
          <w:pPr>
            <w:numPr>
              <w:numId w:val="616"/>
            </w:numPr>
            <w:tabs>
              <w:tab w:val="left" w:pos="300"/>
            </w:tabs>
            <w:spacing w:line="301" w:lineRule="auto"/>
            <w:ind w:left="300" w:hanging="290"/>
            <w:jc w:val="both"/>
          </w:pPr>
        </w:pPrChange>
      </w:pPr>
      <w:del w:id="5489" w:author="Admin" w:date="2019-02-19T02:10:00Z">
        <w:r w:rsidDel="002260E7">
          <w:rPr>
            <w:rFonts w:ascii="Arial" w:eastAsia="Arial" w:hAnsi="Arial" w:cs="Arial"/>
            <w:sz w:val="19"/>
            <w:szCs w:val="19"/>
          </w:rPr>
          <w:delText>У Карлсона было 20 банок варенья. Он расставил их на трех полках так, что на каждой полке стояло одинаковое количество литров ва-ренья. На первую полку Карлсон поставил одну большую и четыре средних банки варенья, на вторую — две большие и шесть литро-вых банок, на третью — одну большую, три средних и три литровых банки. Сколько литров варенья было у Карлсона?</w:delText>
        </w:r>
      </w:del>
    </w:p>
    <w:p w:rsidR="00A33515" w:rsidDel="002260E7" w:rsidRDefault="00A33515">
      <w:pPr>
        <w:spacing w:line="42" w:lineRule="exact"/>
        <w:rPr>
          <w:del w:id="5490" w:author="Admin" w:date="2019-02-19T02:10:00Z"/>
          <w:rFonts w:ascii="Arial" w:eastAsia="Arial" w:hAnsi="Arial" w:cs="Arial"/>
          <w:b/>
          <w:bCs/>
          <w:sz w:val="19"/>
          <w:szCs w:val="19"/>
        </w:rPr>
      </w:pPr>
    </w:p>
    <w:p w:rsidR="00A33515" w:rsidDel="002260E7" w:rsidRDefault="001A4D22">
      <w:pPr>
        <w:spacing w:line="287" w:lineRule="auto"/>
        <w:ind w:left="300"/>
        <w:jc w:val="both"/>
        <w:rPr>
          <w:del w:id="5491" w:author="Admin" w:date="2019-02-19T02:10:00Z"/>
          <w:rFonts w:ascii="Arial" w:eastAsia="Arial" w:hAnsi="Arial" w:cs="Arial"/>
          <w:b/>
          <w:bCs/>
          <w:sz w:val="19"/>
          <w:szCs w:val="19"/>
        </w:rPr>
      </w:pPr>
      <w:del w:id="5492"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Сравним первую и третью полки Карлсона.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На первой</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четыре средних банки, а на третьей — три средних и ещё три литра. Значит, в одной средней банке три литра варенья. Соответственно, в трёх средних банках — девять литров.</w:delText>
        </w:r>
      </w:del>
    </w:p>
    <w:p w:rsidR="00A33515" w:rsidDel="002260E7" w:rsidRDefault="00A33515">
      <w:pPr>
        <w:spacing w:line="51" w:lineRule="exact"/>
        <w:rPr>
          <w:del w:id="5493" w:author="Admin" w:date="2019-02-19T02:10:00Z"/>
          <w:sz w:val="20"/>
          <w:szCs w:val="20"/>
        </w:rPr>
      </w:pPr>
    </w:p>
    <w:p w:rsidR="00A33515" w:rsidDel="002260E7" w:rsidRDefault="001A4D22">
      <w:pPr>
        <w:spacing w:line="287" w:lineRule="auto"/>
        <w:ind w:left="300"/>
        <w:jc w:val="both"/>
        <w:rPr>
          <w:del w:id="5494" w:author="Admin" w:date="2019-02-19T02:10:00Z"/>
          <w:sz w:val="20"/>
          <w:szCs w:val="20"/>
        </w:rPr>
      </w:pPr>
      <w:del w:id="5495" w:author="Admin" w:date="2019-02-19T02:10:00Z">
        <w:r w:rsidDel="002260E7">
          <w:rPr>
            <w:rFonts w:ascii="Arial" w:eastAsia="Arial" w:hAnsi="Arial" w:cs="Arial"/>
            <w:sz w:val="20"/>
            <w:szCs w:val="20"/>
          </w:rPr>
          <w:delText>Теперь сравним вторую и третью полки. На третьей — одна большая банка и ещё 12 литров варенья. На второй — две больших и ещё 6 литров. Значит одна большая банка содержит в себе 6 литров варе-нья.</w:delText>
        </w:r>
      </w:del>
    </w:p>
    <w:p w:rsidR="00A33515" w:rsidDel="002260E7" w:rsidRDefault="00A33515">
      <w:pPr>
        <w:spacing w:line="51" w:lineRule="exact"/>
        <w:rPr>
          <w:del w:id="5496" w:author="Admin" w:date="2019-02-19T02:10:00Z"/>
          <w:sz w:val="20"/>
          <w:szCs w:val="20"/>
        </w:rPr>
      </w:pPr>
    </w:p>
    <w:p w:rsidR="00A33515" w:rsidDel="002260E7" w:rsidRDefault="001A4D22">
      <w:pPr>
        <w:spacing w:line="291" w:lineRule="auto"/>
        <w:ind w:left="300"/>
        <w:jc w:val="both"/>
        <w:rPr>
          <w:del w:id="5497" w:author="Admin" w:date="2019-02-19T02:10:00Z"/>
          <w:sz w:val="20"/>
          <w:szCs w:val="20"/>
        </w:rPr>
      </w:pPr>
      <w:del w:id="5498" w:author="Admin" w:date="2019-02-19T02:10:00Z">
        <w:r w:rsidDel="002260E7">
          <w:rPr>
            <w:rFonts w:ascii="Arial" w:eastAsia="Arial" w:hAnsi="Arial" w:cs="Arial"/>
            <w:sz w:val="20"/>
            <w:szCs w:val="20"/>
          </w:rPr>
          <w:delText xml:space="preserve">Таким образом, на второй полке 2 6 </w:delText>
        </w:r>
        <w:r w:rsidDel="002260E7">
          <w:rPr>
            <w:rFonts w:eastAsia="Times New Roman"/>
            <w:sz w:val="20"/>
            <w:szCs w:val="20"/>
          </w:rPr>
          <w:delText>+</w:delText>
        </w:r>
        <w:r w:rsidDel="002260E7">
          <w:rPr>
            <w:rFonts w:ascii="Arial" w:eastAsia="Arial" w:hAnsi="Arial" w:cs="Arial"/>
            <w:sz w:val="20"/>
            <w:szCs w:val="20"/>
          </w:rPr>
          <w:delText xml:space="preserve"> 6 </w:delText>
        </w:r>
        <w:r w:rsidDel="002260E7">
          <w:rPr>
            <w:rFonts w:eastAsia="Times New Roman"/>
            <w:sz w:val="20"/>
            <w:szCs w:val="20"/>
          </w:rPr>
          <w:delText>=</w:delText>
        </w:r>
        <w:r w:rsidDel="002260E7">
          <w:rPr>
            <w:rFonts w:ascii="Arial" w:eastAsia="Arial" w:hAnsi="Arial" w:cs="Arial"/>
            <w:sz w:val="20"/>
            <w:szCs w:val="20"/>
          </w:rPr>
          <w:delText xml:space="preserve"> 18 литров варенья — и столько же на на первой, и столько же на третьей. Значит, у Карлсо-на 54 литра варенья.</w:delText>
        </w:r>
      </w:del>
    </w:p>
    <w:p w:rsidR="00A33515" w:rsidDel="002260E7" w:rsidRDefault="00A33515">
      <w:pPr>
        <w:rPr>
          <w:del w:id="5499" w:author="Admin" w:date="2019-02-19T02:10:00Z"/>
        </w:rPr>
        <w:sectPr w:rsidR="00A33515" w:rsidDel="002260E7">
          <w:pgSz w:w="8220" w:h="12472"/>
          <w:pgMar w:top="639" w:right="720" w:bottom="0" w:left="920" w:header="0" w:footer="0" w:gutter="0"/>
          <w:cols w:space="720" w:equalWidth="0">
            <w:col w:w="6580"/>
          </w:cols>
        </w:sectPr>
      </w:pPr>
    </w:p>
    <w:p w:rsidR="00A33515" w:rsidDel="002260E7" w:rsidRDefault="00A33515">
      <w:pPr>
        <w:spacing w:line="200" w:lineRule="exact"/>
        <w:rPr>
          <w:del w:id="5500" w:author="Admin" w:date="2019-02-19T02:10:00Z"/>
          <w:sz w:val="20"/>
          <w:szCs w:val="20"/>
        </w:rPr>
      </w:pPr>
    </w:p>
    <w:p w:rsidR="00A33515" w:rsidDel="002260E7" w:rsidRDefault="00A33515">
      <w:pPr>
        <w:spacing w:line="200" w:lineRule="exact"/>
        <w:rPr>
          <w:del w:id="5501" w:author="Admin" w:date="2019-02-19T02:10:00Z"/>
          <w:sz w:val="20"/>
          <w:szCs w:val="20"/>
        </w:rPr>
      </w:pPr>
    </w:p>
    <w:p w:rsidR="00A33515" w:rsidDel="002260E7" w:rsidRDefault="00A33515">
      <w:pPr>
        <w:spacing w:line="200" w:lineRule="exact"/>
        <w:rPr>
          <w:del w:id="5502" w:author="Admin" w:date="2019-02-19T02:10:00Z"/>
          <w:sz w:val="20"/>
          <w:szCs w:val="20"/>
        </w:rPr>
      </w:pPr>
    </w:p>
    <w:p w:rsidR="00A33515" w:rsidDel="002260E7" w:rsidRDefault="00A33515">
      <w:pPr>
        <w:spacing w:line="304" w:lineRule="exact"/>
        <w:rPr>
          <w:del w:id="5503" w:author="Admin" w:date="2019-02-19T02:10:00Z"/>
          <w:sz w:val="20"/>
          <w:szCs w:val="20"/>
        </w:rPr>
      </w:pPr>
    </w:p>
    <w:p w:rsidR="00A33515" w:rsidDel="002260E7" w:rsidRDefault="001A4D22">
      <w:pPr>
        <w:ind w:right="180"/>
        <w:jc w:val="center"/>
        <w:rPr>
          <w:del w:id="5504" w:author="Admin" w:date="2019-02-19T02:10:00Z"/>
          <w:sz w:val="20"/>
          <w:szCs w:val="20"/>
        </w:rPr>
      </w:pPr>
      <w:del w:id="5505"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264</w:delText>
        </w:r>
        <w:r w:rsidDel="002260E7">
          <w:rPr>
            <w:rFonts w:ascii="Arial" w:eastAsia="Arial" w:hAnsi="Arial" w:cs="Arial"/>
            <w:sz w:val="20"/>
            <w:szCs w:val="20"/>
          </w:rPr>
          <w:delText xml:space="preserve"> −</w:delText>
        </w:r>
      </w:del>
    </w:p>
    <w:p w:rsidR="00A33515" w:rsidDel="002260E7" w:rsidRDefault="00A33515">
      <w:pPr>
        <w:rPr>
          <w:del w:id="5506" w:author="Admin" w:date="2019-02-19T02:10:00Z"/>
        </w:rPr>
        <w:sectPr w:rsidR="00A33515" w:rsidDel="002260E7">
          <w:type w:val="continuous"/>
          <w:pgSz w:w="8220" w:h="12472"/>
          <w:pgMar w:top="639" w:right="720" w:bottom="0" w:left="920" w:header="0" w:footer="0" w:gutter="0"/>
          <w:cols w:space="720" w:equalWidth="0">
            <w:col w:w="6580"/>
          </w:cols>
        </w:sectPr>
      </w:pPr>
    </w:p>
    <w:p w:rsidR="00A33515" w:rsidDel="002260E7" w:rsidRDefault="001A4D22">
      <w:pPr>
        <w:ind w:left="1140"/>
        <w:rPr>
          <w:del w:id="5507" w:author="Admin" w:date="2019-02-19T02:10:00Z"/>
          <w:sz w:val="20"/>
          <w:szCs w:val="20"/>
        </w:rPr>
      </w:pPr>
      <w:bookmarkStart w:id="5508" w:name="page275"/>
      <w:bookmarkEnd w:id="5508"/>
      <w:del w:id="5509"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24" w:lineRule="exact"/>
        <w:rPr>
          <w:del w:id="5510" w:author="Admin" w:date="2019-02-19T02:10:00Z"/>
          <w:sz w:val="20"/>
          <w:szCs w:val="20"/>
        </w:rPr>
      </w:pPr>
    </w:p>
    <w:p w:rsidR="00A33515" w:rsidDel="002260E7" w:rsidRDefault="001A4D22">
      <w:pPr>
        <w:rPr>
          <w:del w:id="5511" w:author="Admin" w:date="2019-02-19T02:10:00Z"/>
          <w:sz w:val="20"/>
          <w:szCs w:val="20"/>
        </w:rPr>
      </w:pPr>
      <w:del w:id="5512" w:author="Admin" w:date="2019-02-19T02:10:00Z">
        <w:r w:rsidDel="002260E7">
          <w:rPr>
            <w:rFonts w:ascii="Arial" w:eastAsia="Arial" w:hAnsi="Arial" w:cs="Arial"/>
            <w:b/>
            <w:bCs/>
            <w:sz w:val="26"/>
            <w:szCs w:val="26"/>
          </w:rPr>
          <w:delText>Задача 3.</w:delText>
        </w:r>
      </w:del>
    </w:p>
    <w:p w:rsidR="00A33515" w:rsidDel="002260E7" w:rsidRDefault="00A33515">
      <w:pPr>
        <w:spacing w:line="178" w:lineRule="exact"/>
        <w:rPr>
          <w:del w:id="5513" w:author="Admin" w:date="2019-02-19T02:10:00Z"/>
          <w:sz w:val="20"/>
          <w:szCs w:val="20"/>
        </w:rPr>
      </w:pPr>
    </w:p>
    <w:p w:rsidR="00A33515" w:rsidDel="002260E7" w:rsidRDefault="001A4D22">
      <w:pPr>
        <w:numPr>
          <w:ilvl w:val="0"/>
          <w:numId w:val="615"/>
        </w:numPr>
        <w:tabs>
          <w:tab w:val="left" w:pos="500"/>
        </w:tabs>
        <w:spacing w:line="283" w:lineRule="auto"/>
        <w:ind w:left="500" w:right="40" w:hanging="290"/>
        <w:jc w:val="both"/>
        <w:rPr>
          <w:del w:id="5514" w:author="Admin" w:date="2019-02-19T02:10:00Z"/>
          <w:rFonts w:ascii="Arial" w:eastAsia="Arial" w:hAnsi="Arial" w:cs="Arial"/>
          <w:b/>
          <w:bCs/>
          <w:sz w:val="20"/>
          <w:szCs w:val="20"/>
        </w:rPr>
        <w:pPrChange w:id="5515" w:author="Admin" w:date="2019-02-19T00:19:00Z">
          <w:pPr>
            <w:numPr>
              <w:numId w:val="617"/>
            </w:numPr>
            <w:tabs>
              <w:tab w:val="left" w:pos="500"/>
            </w:tabs>
            <w:spacing w:line="283" w:lineRule="auto"/>
            <w:ind w:left="500" w:right="40" w:hanging="290"/>
            <w:jc w:val="both"/>
          </w:pPr>
        </w:pPrChange>
      </w:pPr>
      <w:del w:id="5516" w:author="Admin" w:date="2019-02-19T02:10:00Z">
        <w:r w:rsidDel="002260E7">
          <w:rPr>
            <w:rFonts w:ascii="Arial" w:eastAsia="Arial" w:hAnsi="Arial" w:cs="Arial"/>
            <w:sz w:val="20"/>
            <w:szCs w:val="20"/>
          </w:rPr>
          <w:delText>Мальчик Вовочка записал в строчку один за другим 10 первых про-стых чисел в возрастающем порядке (единица не считается про-стым числом). Мальчик Дима сначала вычеркнул половину цифр в полученном числе так, что получилось наибольшее число, а за-тем снова из этого же числа вычеркнул половину цифр так, что по-лучилось наименьшее число. На сколько наибольшее число больше наименьшего?</w:delText>
        </w:r>
      </w:del>
    </w:p>
    <w:p w:rsidR="00A33515" w:rsidDel="002260E7" w:rsidRDefault="00A33515">
      <w:pPr>
        <w:spacing w:line="50" w:lineRule="exact"/>
        <w:rPr>
          <w:del w:id="5517" w:author="Admin" w:date="2019-02-19T02:10:00Z"/>
          <w:sz w:val="20"/>
          <w:szCs w:val="20"/>
        </w:rPr>
      </w:pPr>
    </w:p>
    <w:p w:rsidR="00A33515" w:rsidDel="002260E7" w:rsidRDefault="001A4D22">
      <w:pPr>
        <w:ind w:left="500"/>
        <w:rPr>
          <w:del w:id="5518" w:author="Admin" w:date="2019-02-19T02:10:00Z"/>
          <w:sz w:val="20"/>
          <w:szCs w:val="20"/>
        </w:rPr>
      </w:pPr>
      <w:del w:id="551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Выпишем строку,</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полученную Вовочкой:</w:delText>
        </w:r>
      </w:del>
    </w:p>
    <w:p w:rsidR="00A33515" w:rsidDel="002260E7" w:rsidRDefault="00A33515">
      <w:pPr>
        <w:spacing w:line="153" w:lineRule="exact"/>
        <w:rPr>
          <w:del w:id="5520" w:author="Admin" w:date="2019-02-19T02:10:00Z"/>
          <w:sz w:val="20"/>
          <w:szCs w:val="20"/>
        </w:rPr>
      </w:pPr>
    </w:p>
    <w:p w:rsidR="00A33515" w:rsidDel="002260E7" w:rsidRDefault="001A4D22">
      <w:pPr>
        <w:ind w:left="2760"/>
        <w:rPr>
          <w:del w:id="5521" w:author="Admin" w:date="2019-02-19T02:10:00Z"/>
          <w:sz w:val="20"/>
          <w:szCs w:val="20"/>
        </w:rPr>
      </w:pPr>
      <w:del w:id="5522" w:author="Admin" w:date="2019-02-19T02:10:00Z">
        <w:r w:rsidDel="002260E7">
          <w:rPr>
            <w:rFonts w:ascii="Arial" w:eastAsia="Arial" w:hAnsi="Arial" w:cs="Arial"/>
            <w:sz w:val="20"/>
            <w:szCs w:val="20"/>
          </w:rPr>
          <w:delText>2357111317192329</w:delText>
        </w:r>
        <w:r w:rsidDel="002260E7">
          <w:rPr>
            <w:rFonts w:eastAsia="Times New Roman"/>
            <w:i/>
            <w:iCs/>
            <w:sz w:val="20"/>
            <w:szCs w:val="20"/>
          </w:rPr>
          <w:delText>:</w:delText>
        </w:r>
      </w:del>
    </w:p>
    <w:p w:rsidR="00A33515" w:rsidDel="002260E7" w:rsidRDefault="00A33515">
      <w:pPr>
        <w:spacing w:line="245" w:lineRule="exact"/>
        <w:rPr>
          <w:del w:id="5523" w:author="Admin" w:date="2019-02-19T02:10:00Z"/>
          <w:sz w:val="20"/>
          <w:szCs w:val="20"/>
        </w:rPr>
      </w:pPr>
    </w:p>
    <w:p w:rsidR="00A33515" w:rsidDel="002260E7" w:rsidRDefault="001A4D22">
      <w:pPr>
        <w:numPr>
          <w:ilvl w:val="0"/>
          <w:numId w:val="616"/>
        </w:numPr>
        <w:tabs>
          <w:tab w:val="left" w:pos="670"/>
        </w:tabs>
        <w:spacing w:line="285" w:lineRule="auto"/>
        <w:ind w:left="500" w:right="40" w:hanging="2"/>
        <w:jc w:val="both"/>
        <w:rPr>
          <w:del w:id="5524" w:author="Admin" w:date="2019-02-19T02:10:00Z"/>
          <w:rFonts w:ascii="Arial" w:eastAsia="Arial" w:hAnsi="Arial" w:cs="Arial"/>
          <w:sz w:val="20"/>
          <w:szCs w:val="20"/>
        </w:rPr>
        <w:pPrChange w:id="5525" w:author="Admin" w:date="2019-02-19T00:19:00Z">
          <w:pPr>
            <w:numPr>
              <w:numId w:val="618"/>
            </w:numPr>
            <w:tabs>
              <w:tab w:val="left" w:pos="670"/>
            </w:tabs>
            <w:spacing w:line="285" w:lineRule="auto"/>
            <w:ind w:left="500" w:right="40" w:hanging="2"/>
            <w:jc w:val="both"/>
          </w:pPr>
        </w:pPrChange>
      </w:pPr>
      <w:del w:id="5526" w:author="Admin" w:date="2019-02-19T02:10:00Z">
        <w:r w:rsidDel="002260E7">
          <w:rPr>
            <w:rFonts w:ascii="Arial" w:eastAsia="Arial" w:hAnsi="Arial" w:cs="Arial"/>
            <w:sz w:val="20"/>
            <w:szCs w:val="20"/>
          </w:rPr>
          <w:delText>ней 16 цифр, значит вычеркнуть надо 8. Первая цифра числа, ко-торе мы получим, лежит среди первых 9 цифр строки — чтобы по-лучить наибольшее число, мы должны максимизировать её. Подой-дёт 7. Продолжая тем же образом, получим, что наибольшее число, которое мог получить Дима, —</w:delText>
        </w:r>
      </w:del>
    </w:p>
    <w:p w:rsidR="00A33515" w:rsidDel="002260E7" w:rsidRDefault="00A33515">
      <w:pPr>
        <w:spacing w:line="88" w:lineRule="exact"/>
        <w:rPr>
          <w:del w:id="5527" w:author="Admin" w:date="2019-02-19T02:10:00Z"/>
          <w:sz w:val="20"/>
          <w:szCs w:val="20"/>
        </w:rPr>
      </w:pPr>
    </w:p>
    <w:p w:rsidR="00A33515" w:rsidDel="002260E7" w:rsidRDefault="001A4D22">
      <w:pPr>
        <w:ind w:left="3180"/>
        <w:rPr>
          <w:del w:id="5528" w:author="Admin" w:date="2019-02-19T02:10:00Z"/>
          <w:sz w:val="20"/>
          <w:szCs w:val="20"/>
        </w:rPr>
      </w:pPr>
      <w:del w:id="5529" w:author="Admin" w:date="2019-02-19T02:10:00Z">
        <w:r w:rsidDel="002260E7">
          <w:rPr>
            <w:rFonts w:ascii="Arial" w:eastAsia="Arial" w:hAnsi="Arial" w:cs="Arial"/>
            <w:sz w:val="20"/>
            <w:szCs w:val="20"/>
          </w:rPr>
          <w:delText>77192329</w:delText>
        </w:r>
        <w:r w:rsidDel="002260E7">
          <w:rPr>
            <w:rFonts w:eastAsia="Times New Roman"/>
            <w:i/>
            <w:iCs/>
            <w:sz w:val="20"/>
            <w:szCs w:val="20"/>
          </w:rPr>
          <w:delText>;</w:delText>
        </w:r>
      </w:del>
    </w:p>
    <w:p w:rsidR="00A33515" w:rsidDel="002260E7" w:rsidRDefault="00A33515">
      <w:pPr>
        <w:spacing w:line="245" w:lineRule="exact"/>
        <w:rPr>
          <w:del w:id="5530" w:author="Admin" w:date="2019-02-19T02:10:00Z"/>
          <w:sz w:val="20"/>
          <w:szCs w:val="20"/>
        </w:rPr>
      </w:pPr>
    </w:p>
    <w:p w:rsidR="00A33515" w:rsidDel="002260E7" w:rsidRDefault="001A4D22">
      <w:pPr>
        <w:ind w:left="500"/>
        <w:rPr>
          <w:del w:id="5531" w:author="Admin" w:date="2019-02-19T02:10:00Z"/>
          <w:sz w:val="20"/>
          <w:szCs w:val="20"/>
        </w:rPr>
      </w:pPr>
      <w:del w:id="5532" w:author="Admin" w:date="2019-02-19T02:10:00Z">
        <w:r w:rsidDel="002260E7">
          <w:rPr>
            <w:rFonts w:ascii="Arial" w:eastAsia="Arial" w:hAnsi="Arial" w:cs="Arial"/>
            <w:sz w:val="20"/>
            <w:szCs w:val="20"/>
          </w:rPr>
          <w:delText>а наименьшее —</w:delText>
        </w:r>
      </w:del>
    </w:p>
    <w:p w:rsidR="00A33515" w:rsidDel="002260E7" w:rsidRDefault="00A33515">
      <w:pPr>
        <w:spacing w:line="153" w:lineRule="exact"/>
        <w:rPr>
          <w:del w:id="5533" w:author="Admin" w:date="2019-02-19T02:10:00Z"/>
          <w:sz w:val="20"/>
          <w:szCs w:val="20"/>
        </w:rPr>
      </w:pPr>
    </w:p>
    <w:p w:rsidR="00A33515" w:rsidDel="002260E7" w:rsidRDefault="001A4D22">
      <w:pPr>
        <w:ind w:left="3180"/>
        <w:rPr>
          <w:del w:id="5534" w:author="Admin" w:date="2019-02-19T02:10:00Z"/>
          <w:sz w:val="20"/>
          <w:szCs w:val="20"/>
        </w:rPr>
      </w:pPr>
      <w:del w:id="5535" w:author="Admin" w:date="2019-02-19T02:10:00Z">
        <w:r w:rsidDel="002260E7">
          <w:rPr>
            <w:rFonts w:ascii="Arial" w:eastAsia="Arial" w:hAnsi="Arial" w:cs="Arial"/>
            <w:sz w:val="20"/>
            <w:szCs w:val="20"/>
          </w:rPr>
          <w:delText>11111229</w:delText>
        </w:r>
        <w:r w:rsidDel="002260E7">
          <w:rPr>
            <w:rFonts w:eastAsia="Times New Roman"/>
            <w:i/>
            <w:iCs/>
            <w:sz w:val="20"/>
            <w:szCs w:val="20"/>
          </w:rPr>
          <w:delText>:</w:delText>
        </w:r>
      </w:del>
    </w:p>
    <w:p w:rsidR="00A33515" w:rsidDel="002260E7" w:rsidRDefault="00A33515">
      <w:pPr>
        <w:spacing w:line="245" w:lineRule="exact"/>
        <w:rPr>
          <w:del w:id="5536" w:author="Admin" w:date="2019-02-19T02:10:00Z"/>
          <w:sz w:val="20"/>
          <w:szCs w:val="20"/>
        </w:rPr>
      </w:pPr>
    </w:p>
    <w:p w:rsidR="00A33515" w:rsidDel="002260E7" w:rsidRDefault="001A4D22">
      <w:pPr>
        <w:ind w:left="500"/>
        <w:rPr>
          <w:del w:id="5537" w:author="Admin" w:date="2019-02-19T02:10:00Z"/>
          <w:sz w:val="20"/>
          <w:szCs w:val="20"/>
        </w:rPr>
      </w:pPr>
      <w:del w:id="5538" w:author="Admin" w:date="2019-02-19T02:10:00Z">
        <w:r w:rsidDel="002260E7">
          <w:rPr>
            <w:rFonts w:ascii="Arial" w:eastAsia="Arial" w:hAnsi="Arial" w:cs="Arial"/>
            <w:sz w:val="20"/>
            <w:szCs w:val="20"/>
          </w:rPr>
          <w:delText>Их разность равна 66081100.</w:delText>
        </w:r>
      </w:del>
    </w:p>
    <w:p w:rsidR="00A33515" w:rsidDel="002260E7" w:rsidRDefault="00A33515">
      <w:pPr>
        <w:spacing w:line="340" w:lineRule="exact"/>
        <w:rPr>
          <w:del w:id="5539" w:author="Admin" w:date="2019-02-19T02:10:00Z"/>
          <w:sz w:val="20"/>
          <w:szCs w:val="20"/>
        </w:rPr>
      </w:pPr>
    </w:p>
    <w:p w:rsidR="00A33515" w:rsidDel="002260E7" w:rsidRDefault="001A4D22">
      <w:pPr>
        <w:rPr>
          <w:del w:id="5540" w:author="Admin" w:date="2019-02-19T02:10:00Z"/>
          <w:sz w:val="20"/>
          <w:szCs w:val="20"/>
        </w:rPr>
      </w:pPr>
      <w:del w:id="5541" w:author="Admin" w:date="2019-02-19T02:10:00Z">
        <w:r w:rsidDel="002260E7">
          <w:rPr>
            <w:rFonts w:ascii="Arial" w:eastAsia="Arial" w:hAnsi="Arial" w:cs="Arial"/>
            <w:b/>
            <w:bCs/>
            <w:sz w:val="26"/>
            <w:szCs w:val="26"/>
          </w:rPr>
          <w:delText>Задача 7.</w:delText>
        </w:r>
      </w:del>
    </w:p>
    <w:p w:rsidR="00A33515" w:rsidDel="002260E7" w:rsidRDefault="00A33515">
      <w:pPr>
        <w:spacing w:line="178" w:lineRule="exact"/>
        <w:rPr>
          <w:del w:id="5542" w:author="Admin" w:date="2019-02-19T02:10:00Z"/>
          <w:sz w:val="20"/>
          <w:szCs w:val="20"/>
        </w:rPr>
      </w:pPr>
    </w:p>
    <w:p w:rsidR="00A33515" w:rsidDel="002260E7" w:rsidRDefault="001A4D22">
      <w:pPr>
        <w:numPr>
          <w:ilvl w:val="0"/>
          <w:numId w:val="617"/>
        </w:numPr>
        <w:tabs>
          <w:tab w:val="left" w:pos="500"/>
        </w:tabs>
        <w:spacing w:line="294" w:lineRule="auto"/>
        <w:ind w:left="500" w:hanging="290"/>
        <w:jc w:val="both"/>
        <w:rPr>
          <w:del w:id="5543" w:author="Admin" w:date="2019-02-19T02:10:00Z"/>
          <w:rFonts w:ascii="Arial" w:eastAsia="Arial" w:hAnsi="Arial" w:cs="Arial"/>
          <w:b/>
          <w:bCs/>
          <w:sz w:val="19"/>
          <w:szCs w:val="19"/>
        </w:rPr>
        <w:pPrChange w:id="5544" w:author="Admin" w:date="2019-02-19T00:19:00Z">
          <w:pPr>
            <w:numPr>
              <w:numId w:val="619"/>
            </w:numPr>
            <w:tabs>
              <w:tab w:val="left" w:pos="500"/>
            </w:tabs>
            <w:spacing w:line="294" w:lineRule="auto"/>
            <w:ind w:left="500" w:hanging="290"/>
            <w:jc w:val="both"/>
          </w:pPr>
        </w:pPrChange>
      </w:pPr>
      <w:del w:id="5545" w:author="Admin" w:date="2019-02-19T02:10:00Z">
        <w:r w:rsidDel="002260E7">
          <w:rPr>
            <w:rFonts w:ascii="Arial" w:eastAsia="Arial" w:hAnsi="Arial" w:cs="Arial"/>
            <w:sz w:val="19"/>
            <w:szCs w:val="19"/>
          </w:rPr>
          <w:delText>Винни-Пух и Пятачок одновременно отправились в гости к друг дру-гу. Но поскольку Винни-Пух всю дорогу сочинял очередную «шу-мелку», а Пятачок считал пролетавших галок, они не заметили друг друга при встрече. После встречи Пятачок подошел к дому Винни-Пуха через четыре минуты, а Винни-Пух подошел к дому Пятачка через одну минуту. Сколько минут был в пути каждый из них?</w:delText>
        </w:r>
      </w:del>
    </w:p>
    <w:p w:rsidR="00A33515" w:rsidDel="002260E7" w:rsidRDefault="00A33515">
      <w:pPr>
        <w:spacing w:line="3" w:lineRule="exact"/>
        <w:rPr>
          <w:del w:id="5546" w:author="Admin" w:date="2019-02-19T02:10:00Z"/>
          <w:rFonts w:ascii="Arial" w:eastAsia="Arial" w:hAnsi="Arial" w:cs="Arial"/>
          <w:b/>
          <w:bCs/>
          <w:sz w:val="19"/>
          <w:szCs w:val="19"/>
        </w:rPr>
      </w:pPr>
    </w:p>
    <w:p w:rsidR="00A33515" w:rsidDel="002260E7" w:rsidRDefault="001A4D22">
      <w:pPr>
        <w:spacing w:line="279" w:lineRule="auto"/>
        <w:ind w:left="500" w:right="40"/>
        <w:jc w:val="both"/>
        <w:rPr>
          <w:del w:id="5547" w:author="Admin" w:date="2019-02-19T02:10:00Z"/>
          <w:rFonts w:ascii="Arial" w:eastAsia="Arial" w:hAnsi="Arial" w:cs="Arial"/>
          <w:b/>
          <w:bCs/>
          <w:sz w:val="19"/>
          <w:szCs w:val="19"/>
        </w:rPr>
      </w:pPr>
      <w:del w:id="5548"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Пусть</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v</w:delText>
        </w:r>
        <w:r w:rsidDel="002260E7">
          <w:rPr>
            <w:rFonts w:ascii="Arial" w:eastAsia="Arial" w:hAnsi="Arial" w:cs="Arial"/>
            <w:sz w:val="27"/>
            <w:szCs w:val="27"/>
            <w:vertAlign w:val="subscript"/>
          </w:rPr>
          <w:delText>В</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скорость Винни-Пуха,</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v</w:delText>
        </w:r>
        <w:r w:rsidDel="002260E7">
          <w:rPr>
            <w:rFonts w:ascii="Arial" w:eastAsia="Arial" w:hAnsi="Arial" w:cs="Arial"/>
            <w:sz w:val="27"/>
            <w:szCs w:val="27"/>
            <w:vertAlign w:val="subscript"/>
          </w:rPr>
          <w:delText>П</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скорость Пятач-ка, а </w:delText>
        </w:r>
        <w:r w:rsidDel="002260E7">
          <w:rPr>
            <w:rFonts w:ascii="Arial" w:eastAsia="Arial" w:hAnsi="Arial" w:cs="Arial"/>
            <w:i/>
            <w:iCs/>
            <w:sz w:val="20"/>
            <w:szCs w:val="20"/>
          </w:rPr>
          <w:delText>t</w:delText>
        </w:r>
        <w:r w:rsidDel="002260E7">
          <w:rPr>
            <w:rFonts w:ascii="Arial" w:eastAsia="Arial" w:hAnsi="Arial" w:cs="Arial"/>
            <w:sz w:val="20"/>
            <w:szCs w:val="20"/>
          </w:rPr>
          <w:delText xml:space="preserve"> — время от их выхода из дома до встречи. Тогда из условия задачи ясно, что расстояние между домами Винни-Пуха и Пятачка выражается как</w:delText>
        </w:r>
      </w:del>
    </w:p>
    <w:p w:rsidR="00A33515" w:rsidDel="002260E7" w:rsidRDefault="00A33515">
      <w:pPr>
        <w:spacing w:line="23" w:lineRule="exact"/>
        <w:rPr>
          <w:del w:id="5549" w:author="Admin" w:date="2019-02-19T02:10:00Z"/>
          <w:sz w:val="20"/>
          <w:szCs w:val="20"/>
        </w:rPr>
      </w:pPr>
    </w:p>
    <w:p w:rsidR="00A33515" w:rsidDel="002260E7" w:rsidRDefault="001A4D22">
      <w:pPr>
        <w:numPr>
          <w:ilvl w:val="0"/>
          <w:numId w:val="618"/>
        </w:numPr>
        <w:tabs>
          <w:tab w:val="left" w:pos="2140"/>
        </w:tabs>
        <w:ind w:left="2140" w:hanging="168"/>
        <w:rPr>
          <w:del w:id="5550" w:author="Admin" w:date="2019-02-19T02:10:00Z"/>
          <w:rFonts w:ascii="Arial" w:eastAsia="Arial" w:hAnsi="Arial" w:cs="Arial"/>
          <w:i/>
          <w:iCs/>
          <w:sz w:val="20"/>
          <w:szCs w:val="20"/>
        </w:rPr>
        <w:pPrChange w:id="5551" w:author="Admin" w:date="2019-02-19T00:19:00Z">
          <w:pPr>
            <w:numPr>
              <w:numId w:val="620"/>
            </w:numPr>
            <w:tabs>
              <w:tab w:val="left" w:pos="2140"/>
            </w:tabs>
            <w:ind w:left="2140" w:hanging="168"/>
          </w:pPr>
        </w:pPrChange>
      </w:pPr>
      <w:del w:id="5552" w:author="Admin" w:date="2019-02-19T02:10:00Z">
        <w:r w:rsidDel="002260E7">
          <w:rPr>
            <w:rFonts w:eastAsia="Times New Roman"/>
            <w:sz w:val="20"/>
            <w:szCs w:val="20"/>
          </w:rPr>
          <w:delText>= (</w:delText>
        </w:r>
        <w:r w:rsidDel="002260E7">
          <w:rPr>
            <w:rFonts w:ascii="Arial" w:eastAsia="Arial" w:hAnsi="Arial" w:cs="Arial"/>
            <w:i/>
            <w:iCs/>
            <w:sz w:val="20"/>
            <w:szCs w:val="20"/>
          </w:rPr>
          <w:delText>t</w:delText>
        </w:r>
        <w:r w:rsidDel="002260E7">
          <w:rPr>
            <w:rFonts w:eastAsia="Times New Roman"/>
            <w:sz w:val="20"/>
            <w:szCs w:val="20"/>
          </w:rPr>
          <w:delText xml:space="preserve"> + </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i/>
            <w:iCs/>
            <w:sz w:val="20"/>
            <w:szCs w:val="20"/>
          </w:rPr>
          <w:delText>v</w:delText>
        </w:r>
        <w:r w:rsidDel="002260E7">
          <w:rPr>
            <w:rFonts w:ascii="Arial" w:eastAsia="Arial" w:hAnsi="Arial" w:cs="Arial"/>
            <w:sz w:val="27"/>
            <w:szCs w:val="27"/>
            <w:vertAlign w:val="subscript"/>
          </w:rPr>
          <w:delText>В</w:delText>
        </w:r>
        <w:r w:rsidDel="002260E7">
          <w:rPr>
            <w:rFonts w:eastAsia="Times New Roman"/>
            <w:sz w:val="20"/>
            <w:szCs w:val="20"/>
          </w:rPr>
          <w:delText xml:space="preserve"> = (</w:delText>
        </w:r>
        <w:r w:rsidDel="002260E7">
          <w:rPr>
            <w:rFonts w:ascii="Arial" w:eastAsia="Arial" w:hAnsi="Arial" w:cs="Arial"/>
            <w:i/>
            <w:iCs/>
            <w:sz w:val="20"/>
            <w:szCs w:val="20"/>
          </w:rPr>
          <w:delText>t</w:delText>
        </w:r>
        <w:r w:rsidDel="002260E7">
          <w:rPr>
            <w:rFonts w:eastAsia="Times New Roman"/>
            <w:sz w:val="20"/>
            <w:szCs w:val="20"/>
          </w:rPr>
          <w:delText xml:space="preserve"> + </w:delText>
        </w:r>
        <w:r w:rsidDel="002260E7">
          <w:rPr>
            <w:rFonts w:ascii="Arial" w:eastAsia="Arial" w:hAnsi="Arial" w:cs="Arial"/>
            <w:sz w:val="20"/>
            <w:szCs w:val="20"/>
          </w:rPr>
          <w:delText>4</w:delText>
        </w:r>
        <w:r w:rsidDel="002260E7">
          <w:rPr>
            <w:rFonts w:eastAsia="Times New Roman"/>
            <w:sz w:val="20"/>
            <w:szCs w:val="20"/>
          </w:rPr>
          <w:delText>)</w:delText>
        </w:r>
        <w:r w:rsidDel="002260E7">
          <w:rPr>
            <w:rFonts w:ascii="Arial" w:eastAsia="Arial" w:hAnsi="Arial" w:cs="Arial"/>
            <w:i/>
            <w:iCs/>
            <w:sz w:val="20"/>
            <w:szCs w:val="20"/>
          </w:rPr>
          <w:delText>v</w:delText>
        </w:r>
        <w:r w:rsidDel="002260E7">
          <w:rPr>
            <w:rFonts w:ascii="Arial" w:eastAsia="Arial" w:hAnsi="Arial" w:cs="Arial"/>
            <w:sz w:val="27"/>
            <w:szCs w:val="27"/>
            <w:vertAlign w:val="subscript"/>
          </w:rPr>
          <w:delText>П</w:delText>
        </w:r>
        <w:r w:rsidDel="002260E7">
          <w:rPr>
            <w:rFonts w:eastAsia="Times New Roman"/>
            <w:sz w:val="20"/>
            <w:szCs w:val="20"/>
          </w:rPr>
          <w:delText xml:space="preserve"> = </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i/>
            <w:iCs/>
            <w:sz w:val="20"/>
            <w:szCs w:val="20"/>
          </w:rPr>
          <w:delText>v</w:delText>
        </w:r>
        <w:r w:rsidDel="002260E7">
          <w:rPr>
            <w:rFonts w:ascii="Arial" w:eastAsia="Arial" w:hAnsi="Arial" w:cs="Arial"/>
            <w:sz w:val="27"/>
            <w:szCs w:val="27"/>
            <w:vertAlign w:val="subscript"/>
          </w:rPr>
          <w:delText>В</w:delText>
        </w:r>
        <w:r w:rsidDel="002260E7">
          <w:rPr>
            <w:rFonts w:eastAsia="Times New Roman"/>
            <w:sz w:val="20"/>
            <w:szCs w:val="20"/>
          </w:rPr>
          <w:delText xml:space="preserve"> + </w:delText>
        </w:r>
        <w:r w:rsidDel="002260E7">
          <w:rPr>
            <w:rFonts w:ascii="Arial" w:eastAsia="Arial" w:hAnsi="Arial" w:cs="Arial"/>
            <w:i/>
            <w:iCs/>
            <w:sz w:val="20"/>
            <w:szCs w:val="20"/>
          </w:rPr>
          <w:delText>v</w:delText>
        </w:r>
        <w:r w:rsidDel="002260E7">
          <w:rPr>
            <w:rFonts w:ascii="Arial" w:eastAsia="Arial" w:hAnsi="Arial" w:cs="Arial"/>
            <w:sz w:val="27"/>
            <w:szCs w:val="27"/>
            <w:vertAlign w:val="subscript"/>
          </w:rPr>
          <w:delText>П</w:delText>
        </w:r>
        <w:r w:rsidDel="002260E7">
          <w:rPr>
            <w:rFonts w:eastAsia="Times New Roman"/>
            <w:sz w:val="20"/>
            <w:szCs w:val="20"/>
          </w:rPr>
          <w:delText>)</w:delText>
        </w:r>
        <w:r w:rsidDel="002260E7">
          <w:rPr>
            <w:rFonts w:eastAsia="Times New Roman"/>
            <w:i/>
            <w:iCs/>
            <w:sz w:val="20"/>
            <w:szCs w:val="20"/>
          </w:rPr>
          <w:delText>:</w:delText>
        </w:r>
      </w:del>
    </w:p>
    <w:p w:rsidR="00A33515" w:rsidDel="002260E7" w:rsidRDefault="00A33515">
      <w:pPr>
        <w:spacing w:line="235" w:lineRule="exact"/>
        <w:rPr>
          <w:del w:id="5553" w:author="Admin" w:date="2019-02-19T02:10:00Z"/>
          <w:sz w:val="20"/>
          <w:szCs w:val="20"/>
        </w:rPr>
      </w:pPr>
    </w:p>
    <w:p w:rsidR="00A33515" w:rsidDel="002260E7" w:rsidRDefault="001A4D22">
      <w:pPr>
        <w:ind w:left="500"/>
        <w:rPr>
          <w:del w:id="5554" w:author="Admin" w:date="2019-02-19T02:10:00Z"/>
          <w:sz w:val="20"/>
          <w:szCs w:val="20"/>
        </w:rPr>
      </w:pPr>
      <w:del w:id="5555" w:author="Admin" w:date="2019-02-19T02:10:00Z">
        <w:r w:rsidDel="002260E7">
          <w:rPr>
            <w:rFonts w:ascii="Arial" w:eastAsia="Arial" w:hAnsi="Arial" w:cs="Arial"/>
            <w:sz w:val="20"/>
            <w:szCs w:val="20"/>
          </w:rPr>
          <w:delText>Рассмотрим вторую и четвёртую части этого равенства:</w:delText>
        </w:r>
      </w:del>
    </w:p>
    <w:p w:rsidR="00A33515" w:rsidDel="002260E7" w:rsidRDefault="00A33515">
      <w:pPr>
        <w:spacing w:line="130" w:lineRule="exact"/>
        <w:rPr>
          <w:del w:id="5556" w:author="Admin" w:date="2019-02-19T02:10:00Z"/>
          <w:sz w:val="20"/>
          <w:szCs w:val="20"/>
        </w:rPr>
      </w:pPr>
    </w:p>
    <w:p w:rsidR="00A33515" w:rsidDel="002260E7" w:rsidRDefault="001A4D22">
      <w:pPr>
        <w:ind w:right="40"/>
        <w:jc w:val="center"/>
        <w:rPr>
          <w:del w:id="5557" w:author="Admin" w:date="2019-02-19T02:10:00Z"/>
          <w:sz w:val="20"/>
          <w:szCs w:val="20"/>
        </w:rPr>
      </w:pPr>
      <w:del w:id="5558"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265</w:delText>
        </w:r>
        <w:r w:rsidDel="002260E7">
          <w:rPr>
            <w:rFonts w:ascii="Arial" w:eastAsia="Arial" w:hAnsi="Arial" w:cs="Arial"/>
            <w:sz w:val="20"/>
            <w:szCs w:val="20"/>
          </w:rPr>
          <w:delText xml:space="preserve"> −</w:delText>
        </w:r>
      </w:del>
    </w:p>
    <w:p w:rsidR="00A33515" w:rsidDel="002260E7" w:rsidRDefault="00A33515">
      <w:pPr>
        <w:rPr>
          <w:del w:id="5559" w:author="Admin" w:date="2019-02-19T02:10:00Z"/>
        </w:rPr>
        <w:sectPr w:rsidR="00A33515" w:rsidDel="002260E7">
          <w:pgSz w:w="8220" w:h="12472"/>
          <w:pgMar w:top="639" w:right="680" w:bottom="0" w:left="720" w:header="0" w:footer="0" w:gutter="0"/>
          <w:cols w:space="720" w:equalWidth="0">
            <w:col w:w="6820"/>
          </w:cols>
        </w:sectPr>
      </w:pPr>
    </w:p>
    <w:p w:rsidR="00A33515" w:rsidDel="002260E7" w:rsidRDefault="001A4D22">
      <w:pPr>
        <w:jc w:val="center"/>
        <w:rPr>
          <w:del w:id="5560" w:author="Admin" w:date="2019-02-19T02:10:00Z"/>
          <w:sz w:val="20"/>
          <w:szCs w:val="20"/>
        </w:rPr>
      </w:pPr>
      <w:bookmarkStart w:id="5561" w:name="page276"/>
      <w:bookmarkEnd w:id="5561"/>
      <w:del w:id="5562" w:author="Admin" w:date="2019-02-19T02:10:00Z">
        <w:r w:rsidDel="002260E7">
          <w:rPr>
            <w:rFonts w:ascii="Arial" w:eastAsia="Arial" w:hAnsi="Arial" w:cs="Arial"/>
            <w:sz w:val="18"/>
            <w:szCs w:val="18"/>
          </w:rPr>
          <w:lastRenderedPageBreak/>
          <w:delText>2012 год, 6 класс</w:delText>
        </w:r>
      </w:del>
    </w:p>
    <w:p w:rsidR="00A33515" w:rsidDel="002260E7" w:rsidRDefault="00A33515">
      <w:pPr>
        <w:spacing w:line="200" w:lineRule="exact"/>
        <w:rPr>
          <w:del w:id="5563" w:author="Admin" w:date="2019-02-19T02:10:00Z"/>
          <w:sz w:val="20"/>
          <w:szCs w:val="20"/>
        </w:rPr>
      </w:pPr>
    </w:p>
    <w:p w:rsidR="00A33515" w:rsidDel="002260E7" w:rsidRDefault="00A33515">
      <w:pPr>
        <w:spacing w:line="200" w:lineRule="exact"/>
        <w:rPr>
          <w:del w:id="5564" w:author="Admin" w:date="2019-02-19T02:10:00Z"/>
          <w:sz w:val="20"/>
          <w:szCs w:val="20"/>
        </w:rPr>
      </w:pPr>
    </w:p>
    <w:p w:rsidR="00A33515" w:rsidDel="002260E7" w:rsidRDefault="00A33515">
      <w:pPr>
        <w:spacing w:line="204" w:lineRule="exact"/>
        <w:rPr>
          <w:del w:id="5565" w:author="Admin" w:date="2019-02-19T02:10:00Z"/>
          <w:sz w:val="20"/>
          <w:szCs w:val="20"/>
        </w:rPr>
      </w:pPr>
    </w:p>
    <w:p w:rsidR="00A33515" w:rsidDel="002260E7" w:rsidRDefault="001A4D22">
      <w:pPr>
        <w:ind w:left="2660"/>
        <w:rPr>
          <w:del w:id="5566" w:author="Admin" w:date="2019-02-19T02:10:00Z"/>
          <w:sz w:val="20"/>
          <w:szCs w:val="20"/>
        </w:rPr>
      </w:pPr>
      <w:del w:id="5567" w:author="Admin" w:date="2019-02-19T02:10:00Z">
        <w:r w:rsidDel="002260E7">
          <w:rPr>
            <w:rFonts w:ascii="Arial" w:eastAsia="Arial" w:hAnsi="Arial" w:cs="Arial"/>
            <w:i/>
            <w:iCs/>
            <w:sz w:val="20"/>
            <w:szCs w:val="20"/>
          </w:rPr>
          <w:delText>tv</w:delText>
        </w:r>
        <w:r w:rsidDel="002260E7">
          <w:rPr>
            <w:rFonts w:ascii="Arial" w:eastAsia="Arial" w:hAnsi="Arial" w:cs="Arial"/>
            <w:sz w:val="27"/>
            <w:szCs w:val="27"/>
            <w:vertAlign w:val="subscript"/>
          </w:rPr>
          <w:delText>В</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i/>
            <w:iCs/>
            <w:sz w:val="20"/>
            <w:szCs w:val="20"/>
          </w:rPr>
          <w:delText xml:space="preserve">  v</w:delText>
        </w:r>
        <w:r w:rsidDel="002260E7">
          <w:rPr>
            <w:rFonts w:ascii="Arial" w:eastAsia="Arial" w:hAnsi="Arial" w:cs="Arial"/>
            <w:sz w:val="27"/>
            <w:szCs w:val="27"/>
            <w:vertAlign w:val="subscript"/>
          </w:rPr>
          <w:delText>В</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tv</w:delText>
        </w:r>
        <w:r w:rsidDel="002260E7">
          <w:rPr>
            <w:rFonts w:ascii="Arial" w:eastAsia="Arial" w:hAnsi="Arial" w:cs="Arial"/>
            <w:sz w:val="27"/>
            <w:szCs w:val="27"/>
            <w:vertAlign w:val="subscript"/>
          </w:rPr>
          <w:delText>В</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tv</w:delText>
        </w:r>
        <w:r w:rsidDel="002260E7">
          <w:rPr>
            <w:rFonts w:ascii="Arial" w:eastAsia="Arial" w:hAnsi="Arial" w:cs="Arial"/>
            <w:sz w:val="27"/>
            <w:szCs w:val="27"/>
            <w:vertAlign w:val="subscript"/>
          </w:rPr>
          <w:delText>П</w:delText>
        </w:r>
      </w:del>
    </w:p>
    <w:p w:rsidR="00A33515" w:rsidDel="002260E7" w:rsidRDefault="00A33515">
      <w:pPr>
        <w:spacing w:line="43" w:lineRule="exact"/>
        <w:rPr>
          <w:del w:id="5568" w:author="Admin" w:date="2019-02-19T02:10:00Z"/>
          <w:sz w:val="20"/>
          <w:szCs w:val="20"/>
        </w:rPr>
      </w:pPr>
    </w:p>
    <w:p w:rsidR="00A33515" w:rsidDel="002260E7" w:rsidRDefault="001A4D22">
      <w:pPr>
        <w:ind w:left="2660"/>
        <w:rPr>
          <w:del w:id="5569" w:author="Admin" w:date="2019-02-19T02:10:00Z"/>
          <w:sz w:val="20"/>
          <w:szCs w:val="20"/>
        </w:rPr>
      </w:pPr>
      <w:del w:id="5570" w:author="Admin" w:date="2019-02-19T02:10:00Z">
        <w:r w:rsidDel="002260E7">
          <w:rPr>
            <w:rFonts w:ascii="Arial" w:eastAsia="Arial" w:hAnsi="Arial" w:cs="Arial"/>
            <w:sz w:val="20"/>
            <w:szCs w:val="20"/>
          </w:rPr>
          <w:delText xml:space="preserve">1  </w:delText>
        </w:r>
        <w:r w:rsidDel="002260E7">
          <w:rPr>
            <w:rFonts w:ascii="Arial" w:eastAsia="Arial" w:hAnsi="Arial" w:cs="Arial"/>
            <w:i/>
            <w:iCs/>
            <w:sz w:val="20"/>
            <w:szCs w:val="20"/>
          </w:rPr>
          <w:delText>v</w:delText>
        </w:r>
        <w:r w:rsidDel="002260E7">
          <w:rPr>
            <w:rFonts w:ascii="Arial" w:eastAsia="Arial" w:hAnsi="Arial" w:cs="Arial"/>
            <w:sz w:val="27"/>
            <w:szCs w:val="27"/>
            <w:vertAlign w:val="subscript"/>
          </w:rPr>
          <w:delText>В</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tv</w:delText>
        </w:r>
        <w:r w:rsidDel="002260E7">
          <w:rPr>
            <w:rFonts w:ascii="Arial" w:eastAsia="Arial" w:hAnsi="Arial" w:cs="Arial"/>
            <w:sz w:val="27"/>
            <w:szCs w:val="27"/>
            <w:vertAlign w:val="subscript"/>
          </w:rPr>
          <w:delText>П</w:delText>
        </w:r>
      </w:del>
    </w:p>
    <w:p w:rsidR="00A33515" w:rsidDel="002260E7" w:rsidRDefault="001A4D22">
      <w:pPr>
        <w:spacing w:line="183" w:lineRule="auto"/>
        <w:ind w:left="2700"/>
        <w:rPr>
          <w:del w:id="5571" w:author="Admin" w:date="2019-02-19T02:10:00Z"/>
          <w:sz w:val="20"/>
          <w:szCs w:val="20"/>
        </w:rPr>
      </w:pPr>
      <w:del w:id="5572" w:author="Admin" w:date="2019-02-19T02:10:00Z">
        <w:r w:rsidDel="002260E7">
          <w:rPr>
            <w:rFonts w:ascii="Arial" w:eastAsia="Arial" w:hAnsi="Arial" w:cs="Arial"/>
            <w:i/>
            <w:iCs/>
            <w:sz w:val="20"/>
            <w:szCs w:val="20"/>
          </w:rPr>
          <w:delText>v</w:delText>
        </w:r>
        <w:r w:rsidDel="002260E7">
          <w:rPr>
            <w:rFonts w:ascii="Arial" w:eastAsia="Arial" w:hAnsi="Arial" w:cs="Arial"/>
            <w:sz w:val="13"/>
            <w:szCs w:val="13"/>
          </w:rPr>
          <w:delText>В</w:delText>
        </w:r>
        <w:r w:rsidDel="002260E7">
          <w:rPr>
            <w:rFonts w:ascii="Arial" w:eastAsia="Arial" w:hAnsi="Arial" w:cs="Arial"/>
            <w:i/>
            <w:iCs/>
            <w:sz w:val="20"/>
            <w:szCs w:val="20"/>
          </w:rPr>
          <w:delText xml:space="preserve"> </w:delText>
        </w:r>
        <w:r w:rsidDel="002260E7">
          <w:rPr>
            <w:rFonts w:eastAsia="Times New Roman"/>
            <w:sz w:val="38"/>
            <w:szCs w:val="38"/>
            <w:vertAlign w:val="subscript"/>
          </w:rPr>
          <w:delText>=</w:delText>
        </w:r>
        <w:r w:rsidDel="002260E7">
          <w:rPr>
            <w:rFonts w:ascii="Arial" w:eastAsia="Arial" w:hAnsi="Arial" w:cs="Arial"/>
            <w:i/>
            <w:iCs/>
            <w:sz w:val="20"/>
            <w:szCs w:val="20"/>
          </w:rPr>
          <w:delText xml:space="preserve"> t</w:delText>
        </w:r>
      </w:del>
    </w:p>
    <w:p w:rsidR="00A33515" w:rsidDel="002260E7" w:rsidRDefault="001A4D22">
      <w:pPr>
        <w:spacing w:line="20" w:lineRule="exact"/>
        <w:rPr>
          <w:del w:id="5573" w:author="Admin" w:date="2019-02-19T02:10:00Z"/>
          <w:sz w:val="20"/>
          <w:szCs w:val="20"/>
        </w:rPr>
      </w:pPr>
      <w:del w:id="5574" w:author="Admin" w:date="2019-02-19T02:10:00Z">
        <w:r w:rsidDel="002260E7">
          <w:rPr>
            <w:noProof/>
            <w:sz w:val="20"/>
            <w:szCs w:val="20"/>
          </w:rPr>
          <mc:AlternateContent>
            <mc:Choice Requires="wps">
              <w:drawing>
                <wp:anchor distT="0" distB="0" distL="114300" distR="114300" simplePos="0" relativeHeight="251834368" behindDoc="1" locked="0" layoutInCell="0" allowOverlap="1" wp14:anchorId="4DA98CE0" wp14:editId="7C8E57FF">
                  <wp:simplePos x="0" y="0"/>
                  <wp:positionH relativeFrom="column">
                    <wp:posOffset>1704340</wp:posOffset>
                  </wp:positionH>
                  <wp:positionV relativeFrom="paragraph">
                    <wp:posOffset>-19685</wp:posOffset>
                  </wp:positionV>
                  <wp:extent cx="126365" cy="0"/>
                  <wp:effectExtent l="0" t="0" r="0" b="0"/>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3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73" o:spid="_x0000_s1026" style="position:absolute;z-index:-251482112;visibility:visible;mso-wrap-style:square;mso-wrap-distance-left:9pt;mso-wrap-distance-top:0;mso-wrap-distance-right:9pt;mso-wrap-distance-bottom:0;mso-position-horizontal:absolute;mso-position-horizontal-relative:text;mso-position-vertical:absolute;mso-position-vertical-relative:text" from="134.2pt,-1.55pt" to="144.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35392" behindDoc="1" locked="0" layoutInCell="0" allowOverlap="1" wp14:anchorId="5EC3B9B7" wp14:editId="15B884EA">
                  <wp:simplePos x="0" y="0"/>
                  <wp:positionH relativeFrom="column">
                    <wp:posOffset>2030095</wp:posOffset>
                  </wp:positionH>
                  <wp:positionV relativeFrom="paragraph">
                    <wp:posOffset>-19685</wp:posOffset>
                  </wp:positionV>
                  <wp:extent cx="67310" cy="0"/>
                  <wp:effectExtent l="0" t="0" r="0" b="0"/>
                  <wp:wrapNone/>
                  <wp:docPr id="474" name="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74" o:spid="_x0000_s1026" style="position:absolute;z-index:-251481088;visibility:visible;mso-wrap-style:square;mso-wrap-distance-left:9pt;mso-wrap-distance-top:0;mso-wrap-distance-right:9pt;mso-wrap-distance-bottom:0;mso-position-horizontal:absolute;mso-position-horizontal-relative:text;mso-position-vertical:absolute;mso-position-vertical-relative:text" from="159.85pt,-1.55pt" to="165.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" o:allowincell="f" filled="t" strokeweight=".14039mm">
                  <v:stroke joinstyle="miter"/>
                  <o:lock v:ext="edit" shapetype="f"/>
                </v:line>
              </w:pict>
            </mc:Fallback>
          </mc:AlternateContent>
        </w:r>
      </w:del>
    </w:p>
    <w:p w:rsidR="00A33515" w:rsidDel="002260E7" w:rsidRDefault="001A4D22">
      <w:pPr>
        <w:tabs>
          <w:tab w:val="left" w:pos="3180"/>
        </w:tabs>
        <w:ind w:left="2680"/>
        <w:rPr>
          <w:del w:id="5575" w:author="Admin" w:date="2019-02-19T02:10:00Z"/>
          <w:sz w:val="20"/>
          <w:szCs w:val="20"/>
        </w:rPr>
      </w:pPr>
      <w:del w:id="5576" w:author="Admin" w:date="2019-02-19T02:10:00Z">
        <w:r w:rsidDel="002260E7">
          <w:rPr>
            <w:rFonts w:ascii="Arial" w:eastAsia="Arial" w:hAnsi="Arial" w:cs="Arial"/>
            <w:i/>
            <w:iCs/>
            <w:sz w:val="19"/>
            <w:szCs w:val="19"/>
          </w:rPr>
          <w:delText>v</w:delText>
        </w:r>
        <w:r w:rsidDel="002260E7">
          <w:rPr>
            <w:rFonts w:ascii="Arial" w:eastAsia="Arial" w:hAnsi="Arial" w:cs="Arial"/>
            <w:sz w:val="25"/>
            <w:szCs w:val="25"/>
            <w:vertAlign w:val="subscript"/>
          </w:rPr>
          <w:delText>П</w:delText>
        </w:r>
        <w:r w:rsidDel="002260E7">
          <w:rPr>
            <w:sz w:val="20"/>
            <w:szCs w:val="20"/>
          </w:rPr>
          <w:tab/>
        </w:r>
        <w:r w:rsidDel="002260E7">
          <w:rPr>
            <w:rFonts w:ascii="Arial" w:eastAsia="Arial" w:hAnsi="Arial" w:cs="Arial"/>
            <w:sz w:val="17"/>
            <w:szCs w:val="17"/>
          </w:rPr>
          <w:delText>1</w:delText>
        </w:r>
      </w:del>
    </w:p>
    <w:p w:rsidR="00A33515" w:rsidDel="002260E7" w:rsidRDefault="00A33515">
      <w:pPr>
        <w:spacing w:line="240" w:lineRule="exact"/>
        <w:rPr>
          <w:del w:id="5577" w:author="Admin" w:date="2019-02-19T02:10:00Z"/>
          <w:sz w:val="20"/>
          <w:szCs w:val="20"/>
        </w:rPr>
      </w:pPr>
    </w:p>
    <w:p w:rsidR="00A33515" w:rsidDel="002260E7" w:rsidRDefault="001A4D22">
      <w:pPr>
        <w:ind w:left="500"/>
        <w:rPr>
          <w:del w:id="5578" w:author="Admin" w:date="2019-02-19T02:10:00Z"/>
          <w:sz w:val="20"/>
          <w:szCs w:val="20"/>
        </w:rPr>
      </w:pPr>
      <w:del w:id="5579" w:author="Admin" w:date="2019-02-19T02:10:00Z">
        <w:r w:rsidDel="002260E7">
          <w:rPr>
            <w:rFonts w:ascii="Arial" w:eastAsia="Arial" w:hAnsi="Arial" w:cs="Arial"/>
            <w:sz w:val="20"/>
            <w:szCs w:val="20"/>
          </w:rPr>
          <w:delText>Теперь, зная это, разберёмся со второй и третьей частями:</w:delText>
        </w:r>
      </w:del>
    </w:p>
    <w:p w:rsidR="00A33515" w:rsidDel="002260E7" w:rsidRDefault="00A33515">
      <w:pPr>
        <w:spacing w:line="200" w:lineRule="exact"/>
        <w:rPr>
          <w:del w:id="5580" w:author="Admin" w:date="2019-02-19T02:10:00Z"/>
          <w:sz w:val="20"/>
          <w:szCs w:val="20"/>
        </w:rPr>
      </w:pPr>
    </w:p>
    <w:p w:rsidR="00A33515" w:rsidDel="002260E7" w:rsidRDefault="00A33515">
      <w:pPr>
        <w:spacing w:line="337" w:lineRule="exact"/>
        <w:rPr>
          <w:del w:id="5581" w:author="Admin" w:date="2019-02-19T02:10:00Z"/>
          <w:sz w:val="20"/>
          <w:szCs w:val="20"/>
        </w:rPr>
      </w:pPr>
    </w:p>
    <w:p w:rsidR="00A33515" w:rsidRPr="001A4D22" w:rsidDel="002260E7" w:rsidRDefault="001A4D22">
      <w:pPr>
        <w:ind w:left="2380"/>
        <w:rPr>
          <w:del w:id="5582" w:author="Admin" w:date="2019-02-19T02:10:00Z"/>
          <w:sz w:val="20"/>
          <w:szCs w:val="20"/>
          <w:lang w:val="en-US"/>
          <w:rPrChange w:id="5583" w:author="Admin" w:date="2019-02-18T23:54:00Z">
            <w:rPr>
              <w:del w:id="5584" w:author="Admin" w:date="2019-02-19T02:10:00Z"/>
              <w:sz w:val="20"/>
              <w:szCs w:val="20"/>
            </w:rPr>
          </w:rPrChange>
        </w:rPr>
      </w:pPr>
      <w:del w:id="5585" w:author="Admin" w:date="2019-02-19T02:10:00Z">
        <w:r w:rsidRPr="001A4D22" w:rsidDel="002260E7">
          <w:rPr>
            <w:rFonts w:eastAsia="Times New Roman"/>
            <w:sz w:val="20"/>
            <w:szCs w:val="20"/>
            <w:lang w:val="en-US"/>
            <w:rPrChange w:id="5586"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5587" w:author="Admin" w:date="2019-02-18T23:54:00Z">
              <w:rPr>
                <w:rFonts w:ascii="Arial" w:eastAsia="Arial" w:hAnsi="Arial" w:cs="Arial"/>
                <w:i/>
                <w:iCs/>
                <w:sz w:val="20"/>
                <w:szCs w:val="20"/>
              </w:rPr>
            </w:rPrChange>
          </w:rPr>
          <w:delText>t</w:delText>
        </w:r>
        <w:r w:rsidRPr="001A4D22" w:rsidDel="002260E7">
          <w:rPr>
            <w:rFonts w:eastAsia="Times New Roman"/>
            <w:sz w:val="20"/>
            <w:szCs w:val="20"/>
            <w:lang w:val="en-US"/>
            <w:rPrChange w:id="5588" w:author="Admin" w:date="2019-02-18T23:54:00Z">
              <w:rPr>
                <w:rFonts w:eastAsia="Times New Roman"/>
                <w:sz w:val="20"/>
                <w:szCs w:val="20"/>
              </w:rPr>
            </w:rPrChange>
          </w:rPr>
          <w:delText xml:space="preserve"> + </w:delText>
        </w:r>
        <w:r w:rsidRPr="001A4D22" w:rsidDel="002260E7">
          <w:rPr>
            <w:rFonts w:ascii="Arial" w:eastAsia="Arial" w:hAnsi="Arial" w:cs="Arial"/>
            <w:sz w:val="20"/>
            <w:szCs w:val="20"/>
            <w:lang w:val="en-US"/>
            <w:rPrChange w:id="5589" w:author="Admin" w:date="2019-02-18T23:54:00Z">
              <w:rPr>
                <w:rFonts w:ascii="Arial" w:eastAsia="Arial" w:hAnsi="Arial" w:cs="Arial"/>
                <w:sz w:val="20"/>
                <w:szCs w:val="20"/>
              </w:rPr>
            </w:rPrChange>
          </w:rPr>
          <w:delText>1</w:delText>
        </w:r>
        <w:r w:rsidRPr="001A4D22" w:rsidDel="002260E7">
          <w:rPr>
            <w:rFonts w:eastAsia="Times New Roman"/>
            <w:sz w:val="20"/>
            <w:szCs w:val="20"/>
            <w:lang w:val="en-US"/>
            <w:rPrChange w:id="5590"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5591" w:author="Admin" w:date="2019-02-18T23:54:00Z">
              <w:rPr>
                <w:rFonts w:ascii="Arial" w:eastAsia="Arial" w:hAnsi="Arial" w:cs="Arial"/>
                <w:i/>
                <w:iCs/>
                <w:sz w:val="20"/>
                <w:szCs w:val="20"/>
              </w:rPr>
            </w:rPrChange>
          </w:rPr>
          <w:delText>tv</w:delText>
        </w:r>
        <w:r w:rsidDel="002260E7">
          <w:rPr>
            <w:rFonts w:ascii="Arial" w:eastAsia="Arial" w:hAnsi="Arial" w:cs="Arial"/>
            <w:sz w:val="27"/>
            <w:szCs w:val="27"/>
            <w:vertAlign w:val="subscript"/>
          </w:rPr>
          <w:delText>П</w:delText>
        </w:r>
        <w:r w:rsidRPr="001A4D22" w:rsidDel="002260E7">
          <w:rPr>
            <w:rFonts w:eastAsia="Times New Roman"/>
            <w:sz w:val="20"/>
            <w:szCs w:val="20"/>
            <w:lang w:val="en-US"/>
            <w:rPrChange w:id="5592"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5593" w:author="Admin" w:date="2019-02-18T23:54:00Z">
              <w:rPr>
                <w:rFonts w:ascii="Arial" w:eastAsia="Arial" w:hAnsi="Arial" w:cs="Arial"/>
                <w:i/>
                <w:iCs/>
                <w:sz w:val="20"/>
                <w:szCs w:val="20"/>
              </w:rPr>
            </w:rPrChange>
          </w:rPr>
          <w:delText>t</w:delText>
        </w:r>
        <w:r w:rsidRPr="001A4D22" w:rsidDel="002260E7">
          <w:rPr>
            <w:rFonts w:eastAsia="Times New Roman"/>
            <w:sz w:val="20"/>
            <w:szCs w:val="20"/>
            <w:lang w:val="en-US"/>
            <w:rPrChange w:id="5594" w:author="Admin" w:date="2019-02-18T23:54:00Z">
              <w:rPr>
                <w:rFonts w:eastAsia="Times New Roman"/>
                <w:sz w:val="20"/>
                <w:szCs w:val="20"/>
              </w:rPr>
            </w:rPrChange>
          </w:rPr>
          <w:delText xml:space="preserve"> + </w:delText>
        </w:r>
        <w:r w:rsidRPr="001A4D22" w:rsidDel="002260E7">
          <w:rPr>
            <w:rFonts w:ascii="Arial" w:eastAsia="Arial" w:hAnsi="Arial" w:cs="Arial"/>
            <w:sz w:val="20"/>
            <w:szCs w:val="20"/>
            <w:lang w:val="en-US"/>
            <w:rPrChange w:id="5595" w:author="Admin" w:date="2019-02-18T23:54:00Z">
              <w:rPr>
                <w:rFonts w:ascii="Arial" w:eastAsia="Arial" w:hAnsi="Arial" w:cs="Arial"/>
                <w:sz w:val="20"/>
                <w:szCs w:val="20"/>
              </w:rPr>
            </w:rPrChange>
          </w:rPr>
          <w:delText>4</w:delText>
        </w:r>
        <w:r w:rsidRPr="001A4D22" w:rsidDel="002260E7">
          <w:rPr>
            <w:rFonts w:eastAsia="Times New Roman"/>
            <w:sz w:val="20"/>
            <w:szCs w:val="20"/>
            <w:lang w:val="en-US"/>
            <w:rPrChange w:id="5596"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5597" w:author="Admin" w:date="2019-02-18T23:54:00Z">
              <w:rPr>
                <w:rFonts w:ascii="Arial" w:eastAsia="Arial" w:hAnsi="Arial" w:cs="Arial"/>
                <w:i/>
                <w:iCs/>
                <w:sz w:val="20"/>
                <w:szCs w:val="20"/>
              </w:rPr>
            </w:rPrChange>
          </w:rPr>
          <w:delText>v</w:delText>
        </w:r>
        <w:r w:rsidDel="002260E7">
          <w:rPr>
            <w:rFonts w:ascii="Arial" w:eastAsia="Arial" w:hAnsi="Arial" w:cs="Arial"/>
            <w:sz w:val="27"/>
            <w:szCs w:val="27"/>
            <w:vertAlign w:val="subscript"/>
          </w:rPr>
          <w:delText>П</w:delText>
        </w:r>
        <w:r w:rsidRPr="001A4D22" w:rsidDel="002260E7">
          <w:rPr>
            <w:rFonts w:eastAsia="Times New Roman"/>
            <w:i/>
            <w:iCs/>
            <w:sz w:val="20"/>
            <w:szCs w:val="20"/>
            <w:lang w:val="en-US"/>
            <w:rPrChange w:id="5598" w:author="Admin" w:date="2019-02-18T23:54:00Z">
              <w:rPr>
                <w:rFonts w:eastAsia="Times New Roman"/>
                <w:i/>
                <w:iCs/>
                <w:sz w:val="20"/>
                <w:szCs w:val="20"/>
              </w:rPr>
            </w:rPrChange>
          </w:rPr>
          <w:delText>;</w:delText>
        </w:r>
        <w:r w:rsidRPr="001A4D22" w:rsidDel="002260E7">
          <w:rPr>
            <w:rFonts w:eastAsia="Times New Roman"/>
            <w:sz w:val="20"/>
            <w:szCs w:val="20"/>
            <w:lang w:val="en-US"/>
            <w:rPrChange w:id="5599"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5600" w:author="Admin" w:date="2019-02-18T23:54:00Z">
              <w:rPr>
                <w:rFonts w:ascii="Arial" w:eastAsia="Arial" w:hAnsi="Arial" w:cs="Arial"/>
                <w:i/>
                <w:iCs/>
                <w:sz w:val="20"/>
                <w:szCs w:val="20"/>
              </w:rPr>
            </w:rPrChange>
          </w:rPr>
          <w:delText>t</w:delText>
        </w:r>
        <w:r w:rsidRPr="001A4D22" w:rsidDel="002260E7">
          <w:rPr>
            <w:rFonts w:eastAsia="Times New Roman"/>
            <w:sz w:val="20"/>
            <w:szCs w:val="20"/>
            <w:lang w:val="en-US"/>
            <w:rPrChange w:id="5601" w:author="Admin" w:date="2019-02-18T23:54:00Z">
              <w:rPr>
                <w:rFonts w:eastAsia="Times New Roman"/>
                <w:sz w:val="20"/>
                <w:szCs w:val="20"/>
              </w:rPr>
            </w:rPrChange>
          </w:rPr>
          <w:delText xml:space="preserve"> </w:delText>
        </w:r>
        <w:r w:rsidRPr="001A4D22" w:rsidDel="002260E7">
          <w:rPr>
            <w:rFonts w:eastAsia="Times New Roman"/>
            <w:i/>
            <w:iCs/>
            <w:sz w:val="20"/>
            <w:szCs w:val="20"/>
            <w:lang w:val="en-US"/>
            <w:rPrChange w:id="5602" w:author="Admin" w:date="2019-02-18T23:54:00Z">
              <w:rPr>
                <w:rFonts w:eastAsia="Times New Roman"/>
                <w:i/>
                <w:iCs/>
                <w:sz w:val="20"/>
                <w:szCs w:val="20"/>
              </w:rPr>
            </w:rPrChange>
          </w:rPr>
          <w:delText>&gt;</w:delText>
        </w:r>
        <w:r w:rsidRPr="001A4D22" w:rsidDel="002260E7">
          <w:rPr>
            <w:rFonts w:eastAsia="Times New Roman"/>
            <w:sz w:val="20"/>
            <w:szCs w:val="20"/>
            <w:lang w:val="en-US"/>
            <w:rPrChange w:id="5603" w:author="Admin" w:date="2019-02-18T23:54:00Z">
              <w:rPr>
                <w:rFonts w:eastAsia="Times New Roman"/>
                <w:sz w:val="20"/>
                <w:szCs w:val="20"/>
              </w:rPr>
            </w:rPrChange>
          </w:rPr>
          <w:delText xml:space="preserve"> </w:delText>
        </w:r>
        <w:r w:rsidRPr="001A4D22" w:rsidDel="002260E7">
          <w:rPr>
            <w:rFonts w:ascii="Arial" w:eastAsia="Arial" w:hAnsi="Arial" w:cs="Arial"/>
            <w:sz w:val="20"/>
            <w:szCs w:val="20"/>
            <w:lang w:val="en-US"/>
            <w:rPrChange w:id="5604" w:author="Admin" w:date="2019-02-18T23:54:00Z">
              <w:rPr>
                <w:rFonts w:ascii="Arial" w:eastAsia="Arial" w:hAnsi="Arial" w:cs="Arial"/>
                <w:sz w:val="20"/>
                <w:szCs w:val="20"/>
              </w:rPr>
            </w:rPrChange>
          </w:rPr>
          <w:delText>0</w:delText>
        </w:r>
      </w:del>
    </w:p>
    <w:p w:rsidR="00A33515" w:rsidRPr="001A4D22" w:rsidDel="002260E7" w:rsidRDefault="00A33515">
      <w:pPr>
        <w:spacing w:line="87" w:lineRule="exact"/>
        <w:rPr>
          <w:del w:id="5605" w:author="Admin" w:date="2019-02-19T02:10:00Z"/>
          <w:sz w:val="20"/>
          <w:szCs w:val="20"/>
          <w:lang w:val="en-US"/>
          <w:rPrChange w:id="5606" w:author="Admin" w:date="2019-02-18T23:54:00Z">
            <w:rPr>
              <w:del w:id="5607" w:author="Admin" w:date="2019-02-19T02:10:00Z"/>
              <w:sz w:val="20"/>
              <w:szCs w:val="20"/>
            </w:rPr>
          </w:rPrChange>
        </w:rPr>
      </w:pPr>
    </w:p>
    <w:p w:rsidR="00A33515" w:rsidRPr="001A4D22" w:rsidDel="002260E7" w:rsidRDefault="001A4D22">
      <w:pPr>
        <w:ind w:left="2380"/>
        <w:rPr>
          <w:del w:id="5608" w:author="Admin" w:date="2019-02-19T02:10:00Z"/>
          <w:sz w:val="20"/>
          <w:szCs w:val="20"/>
          <w:lang w:val="en-US"/>
          <w:rPrChange w:id="5609" w:author="Admin" w:date="2019-02-18T23:54:00Z">
            <w:rPr>
              <w:del w:id="5610" w:author="Admin" w:date="2019-02-19T02:10:00Z"/>
              <w:sz w:val="20"/>
              <w:szCs w:val="20"/>
            </w:rPr>
          </w:rPrChange>
        </w:rPr>
      </w:pPr>
      <w:del w:id="5611" w:author="Admin" w:date="2019-02-19T02:10:00Z">
        <w:r w:rsidRPr="001A4D22" w:rsidDel="002260E7">
          <w:rPr>
            <w:rFonts w:ascii="Arial" w:eastAsia="Arial" w:hAnsi="Arial" w:cs="Arial"/>
            <w:i/>
            <w:iCs/>
            <w:sz w:val="20"/>
            <w:szCs w:val="20"/>
            <w:lang w:val="en-US"/>
            <w:rPrChange w:id="5612" w:author="Admin" w:date="2019-02-18T23:54:00Z">
              <w:rPr>
                <w:rFonts w:ascii="Arial" w:eastAsia="Arial" w:hAnsi="Arial" w:cs="Arial"/>
                <w:i/>
                <w:iCs/>
                <w:sz w:val="20"/>
                <w:szCs w:val="20"/>
              </w:rPr>
            </w:rPrChange>
          </w:rPr>
          <w:delText>t</w:delText>
        </w:r>
        <w:r w:rsidRPr="001A4D22" w:rsidDel="002260E7">
          <w:rPr>
            <w:rFonts w:eastAsia="Times New Roman"/>
            <w:sz w:val="20"/>
            <w:szCs w:val="20"/>
            <w:lang w:val="en-US"/>
            <w:rPrChange w:id="5613"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5614" w:author="Admin" w:date="2019-02-18T23:54:00Z">
              <w:rPr>
                <w:rFonts w:ascii="Arial" w:eastAsia="Arial" w:hAnsi="Arial" w:cs="Arial"/>
                <w:i/>
                <w:iCs/>
                <w:sz w:val="20"/>
                <w:szCs w:val="20"/>
              </w:rPr>
            </w:rPrChange>
          </w:rPr>
          <w:delText xml:space="preserve">t </w:delText>
        </w:r>
        <w:r w:rsidRPr="001A4D22" w:rsidDel="002260E7">
          <w:rPr>
            <w:rFonts w:eastAsia="Times New Roman"/>
            <w:sz w:val="20"/>
            <w:szCs w:val="20"/>
            <w:lang w:val="en-US"/>
            <w:rPrChange w:id="5615"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5616" w:author="Admin" w:date="2019-02-18T23:54:00Z">
              <w:rPr>
                <w:rFonts w:ascii="Arial" w:eastAsia="Arial" w:hAnsi="Arial" w:cs="Arial"/>
                <w:i/>
                <w:iCs/>
                <w:sz w:val="20"/>
                <w:szCs w:val="20"/>
              </w:rPr>
            </w:rPrChange>
          </w:rPr>
          <w:delText xml:space="preserve"> </w:delText>
        </w:r>
        <w:r w:rsidRPr="001A4D22" w:rsidDel="002260E7">
          <w:rPr>
            <w:rFonts w:ascii="Arial" w:eastAsia="Arial" w:hAnsi="Arial" w:cs="Arial"/>
            <w:sz w:val="20"/>
            <w:szCs w:val="20"/>
            <w:lang w:val="en-US"/>
            <w:rPrChange w:id="5617" w:author="Admin" w:date="2019-02-18T23:54:00Z">
              <w:rPr>
                <w:rFonts w:ascii="Arial" w:eastAsia="Arial" w:hAnsi="Arial" w:cs="Arial"/>
                <w:sz w:val="20"/>
                <w:szCs w:val="20"/>
              </w:rPr>
            </w:rPrChange>
          </w:rPr>
          <w:delText>1</w:delText>
        </w:r>
        <w:r w:rsidRPr="001A4D22" w:rsidDel="002260E7">
          <w:rPr>
            <w:rFonts w:eastAsia="Times New Roman"/>
            <w:sz w:val="20"/>
            <w:szCs w:val="20"/>
            <w:lang w:val="en-US"/>
            <w:rPrChange w:id="5618" w:author="Admin" w:date="2019-02-18T23:54:00Z">
              <w:rPr>
                <w:rFonts w:eastAsia="Times New Roman"/>
                <w:sz w:val="20"/>
                <w:szCs w:val="20"/>
              </w:rPr>
            </w:rPrChange>
          </w:rPr>
          <w:delText>) =</w:delText>
        </w:r>
        <w:r w:rsidRPr="001A4D22" w:rsidDel="002260E7">
          <w:rPr>
            <w:rFonts w:ascii="Arial" w:eastAsia="Arial" w:hAnsi="Arial" w:cs="Arial"/>
            <w:i/>
            <w:iCs/>
            <w:sz w:val="20"/>
            <w:szCs w:val="20"/>
            <w:lang w:val="en-US"/>
            <w:rPrChange w:id="5619" w:author="Admin" w:date="2019-02-18T23:54:00Z">
              <w:rPr>
                <w:rFonts w:ascii="Arial" w:eastAsia="Arial" w:hAnsi="Arial" w:cs="Arial"/>
                <w:i/>
                <w:iCs/>
                <w:sz w:val="20"/>
                <w:szCs w:val="20"/>
              </w:rPr>
            </w:rPrChange>
          </w:rPr>
          <w:delText xml:space="preserve"> t </w:delText>
        </w:r>
        <w:r w:rsidRPr="001A4D22" w:rsidDel="002260E7">
          <w:rPr>
            <w:rFonts w:eastAsia="Times New Roman"/>
            <w:sz w:val="20"/>
            <w:szCs w:val="20"/>
            <w:lang w:val="en-US"/>
            <w:rPrChange w:id="5620"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5621" w:author="Admin" w:date="2019-02-18T23:54:00Z">
              <w:rPr>
                <w:rFonts w:ascii="Arial" w:eastAsia="Arial" w:hAnsi="Arial" w:cs="Arial"/>
                <w:i/>
                <w:iCs/>
                <w:sz w:val="20"/>
                <w:szCs w:val="20"/>
              </w:rPr>
            </w:rPrChange>
          </w:rPr>
          <w:delText xml:space="preserve"> </w:delText>
        </w:r>
        <w:r w:rsidRPr="001A4D22" w:rsidDel="002260E7">
          <w:rPr>
            <w:rFonts w:ascii="Arial" w:eastAsia="Arial" w:hAnsi="Arial" w:cs="Arial"/>
            <w:sz w:val="20"/>
            <w:szCs w:val="20"/>
            <w:lang w:val="en-US"/>
            <w:rPrChange w:id="5622" w:author="Admin" w:date="2019-02-18T23:54:00Z">
              <w:rPr>
                <w:rFonts w:ascii="Arial" w:eastAsia="Arial" w:hAnsi="Arial" w:cs="Arial"/>
                <w:sz w:val="20"/>
                <w:szCs w:val="20"/>
              </w:rPr>
            </w:rPrChange>
          </w:rPr>
          <w:delText>4</w:delText>
        </w:r>
      </w:del>
    </w:p>
    <w:p w:rsidR="00A33515" w:rsidRPr="001A4D22" w:rsidDel="002260E7" w:rsidRDefault="00A33515">
      <w:pPr>
        <w:spacing w:line="75" w:lineRule="exact"/>
        <w:rPr>
          <w:del w:id="5623" w:author="Admin" w:date="2019-02-19T02:10:00Z"/>
          <w:sz w:val="20"/>
          <w:szCs w:val="20"/>
          <w:lang w:val="en-US"/>
          <w:rPrChange w:id="5624" w:author="Admin" w:date="2019-02-18T23:54:00Z">
            <w:rPr>
              <w:del w:id="5625" w:author="Admin" w:date="2019-02-19T02:10:00Z"/>
              <w:sz w:val="20"/>
              <w:szCs w:val="20"/>
            </w:rPr>
          </w:rPrChange>
        </w:rPr>
      </w:pPr>
    </w:p>
    <w:p w:rsidR="00A33515" w:rsidDel="002260E7" w:rsidRDefault="001A4D22">
      <w:pPr>
        <w:ind w:left="2380"/>
        <w:rPr>
          <w:del w:id="5626" w:author="Admin" w:date="2019-02-19T02:10:00Z"/>
          <w:sz w:val="20"/>
          <w:szCs w:val="20"/>
        </w:rPr>
      </w:pPr>
      <w:del w:id="5627" w:author="Admin" w:date="2019-02-19T02:10:00Z">
        <w:r w:rsidDel="002260E7">
          <w:rPr>
            <w:rFonts w:ascii="Arial" w:eastAsia="Arial" w:hAnsi="Arial" w:cs="Arial"/>
            <w:i/>
            <w:iCs/>
            <w:sz w:val="20"/>
            <w:szCs w:val="20"/>
          </w:rPr>
          <w:delText>t</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4</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i/>
            <w:iCs/>
            <w:sz w:val="20"/>
            <w:szCs w:val="20"/>
          </w:rPr>
          <w:delText xml:space="preserve"> t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eastAsia="Times New Roman"/>
            <w:i/>
            <w:iCs/>
            <w:sz w:val="20"/>
            <w:szCs w:val="20"/>
          </w:rPr>
          <w:delText>:</w:delText>
        </w:r>
      </w:del>
    </w:p>
    <w:p w:rsidR="00A33515" w:rsidDel="002260E7" w:rsidRDefault="00A33515">
      <w:pPr>
        <w:spacing w:line="282" w:lineRule="exact"/>
        <w:rPr>
          <w:del w:id="5628" w:author="Admin" w:date="2019-02-19T02:10:00Z"/>
          <w:sz w:val="20"/>
          <w:szCs w:val="20"/>
        </w:rPr>
      </w:pPr>
    </w:p>
    <w:p w:rsidR="00A33515" w:rsidDel="002260E7" w:rsidRDefault="001A4D22">
      <w:pPr>
        <w:spacing w:line="303" w:lineRule="auto"/>
        <w:ind w:left="500"/>
        <w:rPr>
          <w:del w:id="5629" w:author="Admin" w:date="2019-02-19T02:10:00Z"/>
          <w:sz w:val="20"/>
          <w:szCs w:val="20"/>
        </w:rPr>
      </w:pPr>
      <w:del w:id="5630" w:author="Admin" w:date="2019-02-19T02:10:00Z">
        <w:r w:rsidDel="002260E7">
          <w:rPr>
            <w:rFonts w:ascii="Arial" w:eastAsia="Arial" w:hAnsi="Arial" w:cs="Arial"/>
            <w:sz w:val="20"/>
            <w:szCs w:val="20"/>
          </w:rPr>
          <w:delText>Таким образом, Винни-Пух был в пути 3 минуты, а Пятачок — 6 ми-нут.</w:delText>
        </w:r>
      </w:del>
    </w:p>
    <w:p w:rsidR="00A33515" w:rsidDel="002260E7" w:rsidRDefault="00A33515">
      <w:pPr>
        <w:spacing w:line="263" w:lineRule="exact"/>
        <w:rPr>
          <w:del w:id="5631" w:author="Admin" w:date="2019-02-19T02:10:00Z"/>
          <w:sz w:val="20"/>
          <w:szCs w:val="20"/>
        </w:rPr>
      </w:pPr>
    </w:p>
    <w:p w:rsidR="00A33515" w:rsidDel="002260E7" w:rsidRDefault="001A4D22">
      <w:pPr>
        <w:rPr>
          <w:del w:id="5632" w:author="Admin" w:date="2019-02-19T02:10:00Z"/>
          <w:sz w:val="20"/>
          <w:szCs w:val="20"/>
        </w:rPr>
      </w:pPr>
      <w:del w:id="5633" w:author="Admin" w:date="2019-02-19T02:10:00Z">
        <w:r w:rsidDel="002260E7">
          <w:rPr>
            <w:rFonts w:ascii="Arial" w:eastAsia="Arial" w:hAnsi="Arial" w:cs="Arial"/>
            <w:b/>
            <w:bCs/>
            <w:sz w:val="26"/>
            <w:szCs w:val="26"/>
          </w:rPr>
          <w:delText>Задача 8.</w:delText>
        </w:r>
      </w:del>
    </w:p>
    <w:p w:rsidR="00A33515" w:rsidDel="002260E7" w:rsidRDefault="00A33515">
      <w:pPr>
        <w:spacing w:line="178" w:lineRule="exact"/>
        <w:rPr>
          <w:del w:id="5634" w:author="Admin" w:date="2019-02-19T02:10:00Z"/>
          <w:sz w:val="20"/>
          <w:szCs w:val="20"/>
        </w:rPr>
      </w:pPr>
    </w:p>
    <w:p w:rsidR="00A33515" w:rsidDel="002260E7" w:rsidRDefault="001A4D22">
      <w:pPr>
        <w:numPr>
          <w:ilvl w:val="0"/>
          <w:numId w:val="619"/>
        </w:numPr>
        <w:tabs>
          <w:tab w:val="left" w:pos="500"/>
        </w:tabs>
        <w:spacing w:line="302" w:lineRule="auto"/>
        <w:ind w:left="500" w:hanging="306"/>
        <w:rPr>
          <w:del w:id="5635" w:author="Admin" w:date="2019-02-19T02:10:00Z"/>
          <w:rFonts w:ascii="Arial" w:eastAsia="Arial" w:hAnsi="Arial" w:cs="Arial"/>
          <w:b/>
          <w:bCs/>
          <w:sz w:val="20"/>
          <w:szCs w:val="20"/>
        </w:rPr>
        <w:pPrChange w:id="5636" w:author="Admin" w:date="2019-02-19T00:19:00Z">
          <w:pPr>
            <w:numPr>
              <w:numId w:val="621"/>
            </w:numPr>
            <w:tabs>
              <w:tab w:val="left" w:pos="500"/>
            </w:tabs>
            <w:spacing w:line="302" w:lineRule="auto"/>
            <w:ind w:left="500" w:hanging="306"/>
          </w:pPr>
        </w:pPrChange>
      </w:pPr>
      <w:del w:id="5637" w:author="Admin" w:date="2019-02-19T02:10:00Z">
        <w:r w:rsidDel="002260E7">
          <w:rPr>
            <w:rFonts w:ascii="Arial" w:eastAsia="Arial" w:hAnsi="Arial" w:cs="Arial"/>
            <w:sz w:val="20"/>
            <w:szCs w:val="20"/>
          </w:rPr>
          <w:delText xml:space="preserve">Может ли какая-нибудь степень двойки содержать в своей записи поровну нулей, единиц, двоек, </w:delText>
        </w:r>
        <w:r w:rsidDel="002260E7">
          <w:rPr>
            <w:rFonts w:eastAsia="Times New Roman"/>
            <w:i/>
            <w:iCs/>
            <w:sz w:val="20"/>
            <w:szCs w:val="20"/>
          </w:rPr>
          <w:delText>: : :</w:delText>
        </w:r>
        <w:r w:rsidDel="002260E7">
          <w:rPr>
            <w:rFonts w:ascii="Arial" w:eastAsia="Arial" w:hAnsi="Arial" w:cs="Arial"/>
            <w:sz w:val="20"/>
            <w:szCs w:val="20"/>
          </w:rPr>
          <w:delText>, девяток?</w:delText>
        </w:r>
      </w:del>
    </w:p>
    <w:p w:rsidR="00A33515" w:rsidDel="002260E7" w:rsidRDefault="00A33515">
      <w:pPr>
        <w:spacing w:line="35" w:lineRule="exact"/>
        <w:rPr>
          <w:del w:id="5638" w:author="Admin" w:date="2019-02-19T02:10:00Z"/>
          <w:rFonts w:ascii="Arial" w:eastAsia="Arial" w:hAnsi="Arial" w:cs="Arial"/>
          <w:b/>
          <w:bCs/>
          <w:sz w:val="20"/>
          <w:szCs w:val="20"/>
        </w:rPr>
      </w:pPr>
    </w:p>
    <w:p w:rsidR="00A33515" w:rsidDel="002260E7" w:rsidRDefault="001A4D22">
      <w:pPr>
        <w:ind w:left="500"/>
        <w:rPr>
          <w:del w:id="5639" w:author="Admin" w:date="2019-02-19T02:10:00Z"/>
          <w:rFonts w:ascii="Arial" w:eastAsia="Arial" w:hAnsi="Arial" w:cs="Arial"/>
          <w:b/>
          <w:bCs/>
          <w:sz w:val="20"/>
          <w:szCs w:val="20"/>
        </w:rPr>
      </w:pPr>
      <w:del w:id="5640"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Пусть каждая из цифр встречается в этой степени двойки</w:delText>
        </w:r>
      </w:del>
    </w:p>
    <w:p w:rsidR="00A33515" w:rsidDel="002260E7" w:rsidRDefault="00A33515">
      <w:pPr>
        <w:spacing w:line="49" w:lineRule="exact"/>
        <w:rPr>
          <w:del w:id="5641" w:author="Admin" w:date="2019-02-19T02:10:00Z"/>
          <w:rFonts w:ascii="Arial" w:eastAsia="Arial" w:hAnsi="Arial" w:cs="Arial"/>
          <w:b/>
          <w:bCs/>
          <w:sz w:val="20"/>
          <w:szCs w:val="20"/>
        </w:rPr>
      </w:pPr>
    </w:p>
    <w:p w:rsidR="00A33515" w:rsidDel="002260E7" w:rsidRDefault="001A4D22">
      <w:pPr>
        <w:spacing w:line="291" w:lineRule="auto"/>
        <w:ind w:left="500"/>
        <w:jc w:val="both"/>
        <w:rPr>
          <w:del w:id="5642" w:author="Admin" w:date="2019-02-19T02:10:00Z"/>
          <w:rFonts w:ascii="Arial" w:eastAsia="Arial" w:hAnsi="Arial" w:cs="Arial"/>
          <w:b/>
          <w:bCs/>
          <w:sz w:val="20"/>
          <w:szCs w:val="20"/>
        </w:rPr>
      </w:pPr>
      <w:del w:id="5643" w:author="Admin" w:date="2019-02-19T02:10:00Z">
        <w:r w:rsidDel="002260E7">
          <w:rPr>
            <w:rFonts w:ascii="Arial" w:eastAsia="Arial" w:hAnsi="Arial" w:cs="Arial"/>
            <w:sz w:val="20"/>
            <w:szCs w:val="20"/>
          </w:rPr>
          <w:delText xml:space="preserve">по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раз. Тогда сумма цифр степени двойки равна </w:delText>
        </w:r>
        <w:r w:rsidDel="002260E7">
          <w:rPr>
            <w:rFonts w:ascii="Arial" w:eastAsia="Arial" w:hAnsi="Arial" w:cs="Arial"/>
            <w:i/>
            <w:iCs/>
            <w:sz w:val="20"/>
            <w:szCs w:val="20"/>
          </w:rPr>
          <w:delText>k</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sz w:val="20"/>
            <w:szCs w:val="20"/>
          </w:rPr>
          <w:delText>+</w:delText>
        </w:r>
        <w:r w:rsidDel="002260E7">
          <w:rPr>
            <w:rFonts w:eastAsia="Times New Roman"/>
            <w:i/>
            <w:iCs/>
            <w:sz w:val="20"/>
            <w:szCs w:val="20"/>
          </w:rPr>
          <w:delText>: : :</w:delText>
        </w:r>
        <w:r w:rsidDel="002260E7">
          <w:rPr>
            <w:rFonts w:eastAsia="Times New Roman"/>
            <w:sz w:val="20"/>
            <w:szCs w:val="20"/>
          </w:rPr>
          <w:delText>+</w:delText>
        </w:r>
        <w:r w:rsidDel="002260E7">
          <w:rPr>
            <w:rFonts w:ascii="Arial" w:eastAsia="Arial" w:hAnsi="Arial" w:cs="Arial"/>
            <w:sz w:val="20"/>
            <w:szCs w:val="20"/>
          </w:rPr>
          <w:delText>9</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45. То есть, по признаку делимости на 3, степень двойки делится на 3. Такого не может быть — получили противоречие.</w:delText>
        </w:r>
      </w:del>
    </w:p>
    <w:p w:rsidR="00A33515" w:rsidDel="002260E7" w:rsidRDefault="00A33515">
      <w:pPr>
        <w:spacing w:line="125" w:lineRule="exact"/>
        <w:rPr>
          <w:del w:id="5644" w:author="Admin" w:date="2019-02-19T02:10:00Z"/>
          <w:rFonts w:ascii="Arial" w:eastAsia="Arial" w:hAnsi="Arial" w:cs="Arial"/>
          <w:b/>
          <w:bCs/>
          <w:sz w:val="20"/>
          <w:szCs w:val="20"/>
        </w:rPr>
      </w:pPr>
    </w:p>
    <w:p w:rsidR="00A33515" w:rsidDel="002260E7" w:rsidRDefault="001A4D22">
      <w:pPr>
        <w:numPr>
          <w:ilvl w:val="0"/>
          <w:numId w:val="619"/>
        </w:numPr>
        <w:tabs>
          <w:tab w:val="left" w:pos="500"/>
        </w:tabs>
        <w:spacing w:line="291" w:lineRule="auto"/>
        <w:ind w:left="500" w:hanging="290"/>
        <w:jc w:val="both"/>
        <w:rPr>
          <w:del w:id="5645" w:author="Admin" w:date="2019-02-19T02:10:00Z"/>
          <w:rFonts w:ascii="Arial" w:eastAsia="Arial" w:hAnsi="Arial" w:cs="Arial"/>
          <w:b/>
          <w:bCs/>
          <w:sz w:val="20"/>
          <w:szCs w:val="20"/>
        </w:rPr>
        <w:pPrChange w:id="5646" w:author="Admin" w:date="2019-02-19T00:19:00Z">
          <w:pPr>
            <w:numPr>
              <w:numId w:val="621"/>
            </w:numPr>
            <w:tabs>
              <w:tab w:val="left" w:pos="500"/>
            </w:tabs>
            <w:spacing w:line="291" w:lineRule="auto"/>
            <w:ind w:left="500" w:hanging="290"/>
            <w:jc w:val="both"/>
          </w:pPr>
        </w:pPrChange>
      </w:pPr>
      <w:del w:id="5647" w:author="Admin" w:date="2019-02-19T02:10:00Z">
        <w:r w:rsidDel="002260E7">
          <w:rPr>
            <w:rFonts w:ascii="Arial" w:eastAsia="Arial" w:hAnsi="Arial" w:cs="Arial"/>
            <w:sz w:val="20"/>
            <w:szCs w:val="20"/>
          </w:rPr>
          <w:delText>Однажды перед сном мальчик Вовочка просчитал вслух от одного до тысячи. Сколько слов произнес Вовочка? Каждое слово считается столько раз, сколько оно произнесено.</w:delText>
        </w:r>
      </w:del>
    </w:p>
    <w:p w:rsidR="00A33515" w:rsidDel="002260E7" w:rsidRDefault="00A33515">
      <w:pPr>
        <w:spacing w:line="46" w:lineRule="exact"/>
        <w:rPr>
          <w:del w:id="5648" w:author="Admin" w:date="2019-02-19T02:10:00Z"/>
          <w:rFonts w:ascii="Arial" w:eastAsia="Arial" w:hAnsi="Arial" w:cs="Arial"/>
          <w:b/>
          <w:bCs/>
          <w:sz w:val="20"/>
          <w:szCs w:val="20"/>
        </w:rPr>
      </w:pPr>
    </w:p>
    <w:p w:rsidR="00A33515" w:rsidDel="002260E7" w:rsidRDefault="001A4D22">
      <w:pPr>
        <w:spacing w:line="285" w:lineRule="auto"/>
        <w:ind w:left="500"/>
        <w:jc w:val="both"/>
        <w:rPr>
          <w:del w:id="5649" w:author="Admin" w:date="2019-02-19T02:10:00Z"/>
          <w:rFonts w:ascii="Arial" w:eastAsia="Arial" w:hAnsi="Arial" w:cs="Arial"/>
          <w:b/>
          <w:bCs/>
          <w:sz w:val="20"/>
          <w:szCs w:val="20"/>
        </w:rPr>
      </w:pPr>
      <w:del w:id="5650"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Пусть</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количество слов,</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которое нужно произнести,</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чтобы посчитать от 1 до 99. Тогда всего Вовочка произнёс 10</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900 </w:delText>
        </w:r>
        <w:r w:rsidDel="002260E7">
          <w:rPr>
            <w:rFonts w:eastAsia="Times New Roman"/>
            <w:sz w:val="20"/>
            <w:szCs w:val="20"/>
          </w:rPr>
          <w:delText>+</w:delText>
        </w:r>
        <w:r w:rsidDel="002260E7">
          <w:rPr>
            <w:rFonts w:ascii="Arial" w:eastAsia="Arial" w:hAnsi="Arial" w:cs="Arial"/>
            <w:sz w:val="20"/>
            <w:szCs w:val="20"/>
          </w:rPr>
          <w:delText xml:space="preserve"> 1 слов: в каждой стоне нужно посчитать от 1 до 99, плюс 900 трёхзначных чисел дают по одному слову для обозначения сотен, плюс слово «тысяча».</w:delText>
        </w:r>
      </w:del>
    </w:p>
    <w:p w:rsidR="00A33515" w:rsidDel="002260E7" w:rsidRDefault="00A33515">
      <w:pPr>
        <w:spacing w:line="51" w:lineRule="exact"/>
        <w:rPr>
          <w:del w:id="5651" w:author="Admin" w:date="2019-02-19T02:10:00Z"/>
          <w:sz w:val="20"/>
          <w:szCs w:val="20"/>
        </w:rPr>
      </w:pPr>
    </w:p>
    <w:p w:rsidR="00A33515" w:rsidDel="002260E7" w:rsidRDefault="001A4D22">
      <w:pPr>
        <w:ind w:left="500"/>
        <w:rPr>
          <w:del w:id="5652" w:author="Admin" w:date="2019-02-19T02:10:00Z"/>
          <w:sz w:val="20"/>
          <w:szCs w:val="20"/>
        </w:rPr>
      </w:pPr>
      <w:del w:id="5653" w:author="Admin" w:date="2019-02-19T02:10:00Z">
        <w:r w:rsidDel="002260E7">
          <w:rPr>
            <w:rFonts w:ascii="Arial" w:eastAsia="Arial" w:hAnsi="Arial" w:cs="Arial"/>
            <w:sz w:val="19"/>
            <w:szCs w:val="19"/>
          </w:rPr>
          <w:delText xml:space="preserve">Осталось найти </w:delText>
        </w:r>
        <w:r w:rsidDel="002260E7">
          <w:rPr>
            <w:rFonts w:ascii="Arial" w:eastAsia="Arial" w:hAnsi="Arial" w:cs="Arial"/>
            <w:i/>
            <w:iCs/>
            <w:sz w:val="19"/>
            <w:szCs w:val="19"/>
          </w:rPr>
          <w:delText>D</w:delText>
        </w:r>
        <w:r w:rsidDel="002260E7">
          <w:rPr>
            <w:rFonts w:ascii="Arial" w:eastAsia="Arial" w:hAnsi="Arial" w:cs="Arial"/>
            <w:sz w:val="19"/>
            <w:szCs w:val="19"/>
          </w:rPr>
          <w:delText>. 27 чисел требуют одно слово для произнесения:</w:delText>
        </w:r>
      </w:del>
    </w:p>
    <w:p w:rsidR="00A33515" w:rsidDel="002260E7" w:rsidRDefault="00A33515">
      <w:pPr>
        <w:spacing w:line="49" w:lineRule="exact"/>
        <w:rPr>
          <w:del w:id="5654" w:author="Admin" w:date="2019-02-19T02:10:00Z"/>
          <w:sz w:val="20"/>
          <w:szCs w:val="20"/>
        </w:rPr>
      </w:pPr>
    </w:p>
    <w:p w:rsidR="00A33515" w:rsidDel="002260E7" w:rsidRDefault="001A4D22">
      <w:pPr>
        <w:tabs>
          <w:tab w:val="left" w:pos="6080"/>
        </w:tabs>
        <w:ind w:left="500"/>
        <w:rPr>
          <w:del w:id="5655" w:author="Admin" w:date="2019-02-19T02:10:00Z"/>
          <w:sz w:val="20"/>
          <w:szCs w:val="20"/>
        </w:rPr>
      </w:pPr>
      <w:del w:id="5656" w:author="Admin" w:date="2019-02-19T02:10:00Z">
        <w:r w:rsidDel="002260E7">
          <w:rPr>
            <w:rFonts w:ascii="Arial" w:eastAsia="Arial" w:hAnsi="Arial" w:cs="Arial"/>
            <w:sz w:val="20"/>
            <w:szCs w:val="20"/>
          </w:rPr>
          <w:delText xml:space="preserve">1, 2, 3, </w:delText>
        </w:r>
        <w:r w:rsidDel="002260E7">
          <w:rPr>
            <w:rFonts w:eastAsia="Times New Roman"/>
            <w:i/>
            <w:iCs/>
            <w:sz w:val="20"/>
            <w:szCs w:val="20"/>
          </w:rPr>
          <w:delText>: : :</w:delText>
        </w:r>
        <w:r w:rsidDel="002260E7">
          <w:rPr>
            <w:rFonts w:ascii="Arial" w:eastAsia="Arial" w:hAnsi="Arial" w:cs="Arial"/>
            <w:sz w:val="20"/>
            <w:szCs w:val="20"/>
          </w:rPr>
          <w:delText>, 19, 20, 30, 40, …, 80, 90. Все остальные — а их 99</w:delText>
        </w:r>
        <w:r w:rsidDel="002260E7">
          <w:rPr>
            <w:rFonts w:ascii="Arial" w:eastAsia="Arial" w:hAnsi="Arial" w:cs="Arial"/>
            <w:sz w:val="20"/>
            <w:szCs w:val="20"/>
          </w:rPr>
          <w:tab/>
          <w:delText xml:space="preserve">27 </w:delText>
        </w:r>
        <w:r w:rsidDel="002260E7">
          <w:rPr>
            <w:rFonts w:eastAsia="Times New Roman"/>
            <w:sz w:val="20"/>
            <w:szCs w:val="20"/>
          </w:rPr>
          <w:delText>=</w:delText>
        </w:r>
        <w:r w:rsidDel="002260E7">
          <w:rPr>
            <w:rFonts w:ascii="Arial" w:eastAsia="Arial" w:hAnsi="Arial" w:cs="Arial"/>
            <w:sz w:val="20"/>
            <w:szCs w:val="20"/>
          </w:rPr>
          <w:delText xml:space="preserve"> 72</w:delText>
        </w:r>
      </w:del>
    </w:p>
    <w:p w:rsidR="00A33515" w:rsidDel="002260E7" w:rsidRDefault="00A33515">
      <w:pPr>
        <w:spacing w:line="37" w:lineRule="exact"/>
        <w:rPr>
          <w:del w:id="5657" w:author="Admin" w:date="2019-02-19T02:10:00Z"/>
          <w:sz w:val="20"/>
          <w:szCs w:val="20"/>
        </w:rPr>
      </w:pPr>
    </w:p>
    <w:p w:rsidR="00A33515" w:rsidDel="002260E7" w:rsidRDefault="001A4D22">
      <w:pPr>
        <w:ind w:left="500"/>
        <w:rPr>
          <w:del w:id="5658" w:author="Admin" w:date="2019-02-19T02:10:00Z"/>
          <w:sz w:val="20"/>
          <w:szCs w:val="20"/>
        </w:rPr>
      </w:pPr>
      <w:del w:id="5659" w:author="Admin" w:date="2019-02-19T02:10:00Z">
        <w:r w:rsidDel="002260E7">
          <w:rPr>
            <w:rFonts w:ascii="Arial" w:eastAsia="Arial" w:hAnsi="Arial" w:cs="Arial"/>
            <w:sz w:val="20"/>
            <w:szCs w:val="20"/>
          </w:rPr>
          <w:delText>— по два слова. Отсюда</w:delText>
        </w:r>
      </w:del>
    </w:p>
    <w:p w:rsidR="00A33515" w:rsidDel="002260E7" w:rsidRDefault="00A33515">
      <w:pPr>
        <w:rPr>
          <w:del w:id="5660"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5661" w:author="Admin" w:date="2019-02-19T02:10:00Z"/>
          <w:sz w:val="20"/>
          <w:szCs w:val="20"/>
        </w:rPr>
      </w:pPr>
    </w:p>
    <w:p w:rsidR="00A33515" w:rsidDel="002260E7" w:rsidRDefault="00A33515">
      <w:pPr>
        <w:spacing w:line="384" w:lineRule="exact"/>
        <w:rPr>
          <w:del w:id="5662" w:author="Admin" w:date="2019-02-19T02:10:00Z"/>
          <w:sz w:val="20"/>
          <w:szCs w:val="20"/>
        </w:rPr>
      </w:pPr>
    </w:p>
    <w:p w:rsidR="00A33515" w:rsidDel="002260E7" w:rsidRDefault="001A4D22">
      <w:pPr>
        <w:ind w:right="-19"/>
        <w:jc w:val="center"/>
        <w:rPr>
          <w:del w:id="5663" w:author="Admin" w:date="2019-02-19T02:10:00Z"/>
          <w:sz w:val="20"/>
          <w:szCs w:val="20"/>
        </w:rPr>
      </w:pPr>
      <w:del w:id="5664"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266</w:delText>
        </w:r>
        <w:r w:rsidDel="002260E7">
          <w:rPr>
            <w:rFonts w:ascii="Arial" w:eastAsia="Arial" w:hAnsi="Arial" w:cs="Arial"/>
            <w:sz w:val="20"/>
            <w:szCs w:val="20"/>
          </w:rPr>
          <w:delText xml:space="preserve"> −</w:delText>
        </w:r>
      </w:del>
    </w:p>
    <w:p w:rsidR="00A33515" w:rsidDel="002260E7" w:rsidRDefault="00A33515">
      <w:pPr>
        <w:rPr>
          <w:del w:id="5665"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5666" w:author="Admin" w:date="2019-02-19T02:10:00Z"/>
          <w:sz w:val="20"/>
          <w:szCs w:val="20"/>
        </w:rPr>
      </w:pPr>
      <w:bookmarkStart w:id="5667" w:name="page277"/>
      <w:bookmarkEnd w:id="5667"/>
      <w:del w:id="5668"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200" w:lineRule="exact"/>
        <w:rPr>
          <w:del w:id="5669" w:author="Admin" w:date="2019-02-19T02:10:00Z"/>
          <w:sz w:val="20"/>
          <w:szCs w:val="20"/>
        </w:rPr>
      </w:pPr>
    </w:p>
    <w:p w:rsidR="00A33515" w:rsidDel="002260E7" w:rsidRDefault="00A33515">
      <w:pPr>
        <w:spacing w:line="396" w:lineRule="exact"/>
        <w:rPr>
          <w:del w:id="5670" w:author="Admin" w:date="2019-02-19T02:10:00Z"/>
          <w:sz w:val="20"/>
          <w:szCs w:val="20"/>
        </w:rPr>
      </w:pPr>
    </w:p>
    <w:p w:rsidR="00A33515" w:rsidDel="002260E7" w:rsidRDefault="001A4D22">
      <w:pPr>
        <w:ind w:left="2660"/>
        <w:rPr>
          <w:del w:id="5671" w:author="Admin" w:date="2019-02-19T02:10:00Z"/>
          <w:sz w:val="20"/>
          <w:szCs w:val="20"/>
        </w:rPr>
      </w:pPr>
      <w:del w:id="5672" w:author="Admin" w:date="2019-02-19T02:10:00Z">
        <w:r w:rsidDel="002260E7">
          <w:rPr>
            <w:rFonts w:ascii="Arial" w:eastAsia="Arial" w:hAnsi="Arial" w:cs="Arial"/>
            <w:i/>
            <w:iCs/>
            <w:sz w:val="20"/>
            <w:szCs w:val="20"/>
          </w:rPr>
          <w:delText xml:space="preserve">D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72  2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27</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171,</w:delText>
        </w:r>
        <w:r w:rsidDel="002260E7">
          <w:rPr>
            <w:rFonts w:ascii="Arial" w:eastAsia="Arial" w:hAnsi="Arial" w:cs="Arial"/>
            <w:sz w:val="39"/>
            <w:szCs w:val="39"/>
            <w:vertAlign w:val="superscript"/>
          </w:rPr>
          <w:delText>,</w:delText>
        </w:r>
      </w:del>
    </w:p>
    <w:p w:rsidR="00A33515" w:rsidDel="002260E7" w:rsidRDefault="001A4D22">
      <w:pPr>
        <w:spacing w:line="220" w:lineRule="auto"/>
        <w:ind w:left="2660"/>
        <w:rPr>
          <w:del w:id="5673" w:author="Admin" w:date="2019-02-19T02:10:00Z"/>
          <w:sz w:val="20"/>
          <w:szCs w:val="20"/>
        </w:rPr>
      </w:pPr>
      <w:del w:id="5674" w:author="Admin" w:date="2019-02-19T02:10:00Z">
        <w:r w:rsidDel="002260E7">
          <w:rPr>
            <w:rFonts w:ascii="Arial" w:eastAsia="Arial" w:hAnsi="Arial" w:cs="Arial"/>
            <w:sz w:val="20"/>
            <w:szCs w:val="20"/>
          </w:rPr>
          <w:delText>10</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901 </w:delText>
        </w:r>
        <w:r w:rsidDel="002260E7">
          <w:rPr>
            <w:rFonts w:eastAsia="Times New Roman"/>
            <w:sz w:val="20"/>
            <w:szCs w:val="20"/>
          </w:rPr>
          <w:delText>=</w:delText>
        </w:r>
        <w:r w:rsidDel="002260E7">
          <w:rPr>
            <w:rFonts w:ascii="Arial" w:eastAsia="Arial" w:hAnsi="Arial" w:cs="Arial"/>
            <w:sz w:val="20"/>
            <w:szCs w:val="20"/>
          </w:rPr>
          <w:delText xml:space="preserve"> 2611</w:delText>
        </w:r>
        <w:r w:rsidDel="002260E7">
          <w:rPr>
            <w:rFonts w:eastAsia="Times New Roman"/>
            <w:i/>
            <w:iCs/>
            <w:sz w:val="20"/>
            <w:szCs w:val="20"/>
          </w:rPr>
          <w:delText>:</w:delText>
        </w:r>
      </w:del>
    </w:p>
    <w:p w:rsidR="00A33515" w:rsidDel="002260E7" w:rsidRDefault="00A33515">
      <w:pPr>
        <w:spacing w:line="200" w:lineRule="exact"/>
        <w:rPr>
          <w:del w:id="5675" w:author="Admin" w:date="2019-02-19T02:10:00Z"/>
          <w:sz w:val="20"/>
          <w:szCs w:val="20"/>
        </w:rPr>
      </w:pPr>
    </w:p>
    <w:p w:rsidR="00A33515" w:rsidDel="002260E7" w:rsidRDefault="00A33515">
      <w:pPr>
        <w:spacing w:line="200" w:lineRule="exact"/>
        <w:rPr>
          <w:del w:id="5676" w:author="Admin" w:date="2019-02-19T02:10:00Z"/>
          <w:sz w:val="20"/>
          <w:szCs w:val="20"/>
        </w:rPr>
      </w:pPr>
    </w:p>
    <w:p w:rsidR="00A33515" w:rsidDel="002260E7" w:rsidRDefault="00A33515">
      <w:pPr>
        <w:spacing w:line="240" w:lineRule="exact"/>
        <w:rPr>
          <w:del w:id="5677" w:author="Admin" w:date="2019-02-19T02:10:00Z"/>
          <w:sz w:val="20"/>
          <w:szCs w:val="20"/>
        </w:rPr>
      </w:pPr>
    </w:p>
    <w:p w:rsidR="00A33515" w:rsidDel="002260E7" w:rsidRDefault="001A4D22">
      <w:pPr>
        <w:rPr>
          <w:del w:id="5678" w:author="Admin" w:date="2019-02-19T02:10:00Z"/>
          <w:sz w:val="20"/>
          <w:szCs w:val="20"/>
        </w:rPr>
      </w:pPr>
      <w:del w:id="5679" w:author="Admin" w:date="2019-02-19T02:10:00Z">
        <w:r w:rsidDel="002260E7">
          <w:rPr>
            <w:rFonts w:ascii="Arial" w:eastAsia="Arial" w:hAnsi="Arial" w:cs="Arial"/>
            <w:b/>
            <w:bCs/>
            <w:sz w:val="36"/>
            <w:szCs w:val="36"/>
          </w:rPr>
          <w:delText>Задачи 7 класса</w:delText>
        </w:r>
      </w:del>
    </w:p>
    <w:p w:rsidR="00A33515" w:rsidDel="002260E7" w:rsidRDefault="00A33515">
      <w:pPr>
        <w:spacing w:line="228" w:lineRule="exact"/>
        <w:rPr>
          <w:del w:id="5680" w:author="Admin" w:date="2019-02-19T02:10:00Z"/>
          <w:sz w:val="20"/>
          <w:szCs w:val="20"/>
        </w:rPr>
      </w:pPr>
    </w:p>
    <w:p w:rsidR="00A33515" w:rsidDel="002260E7" w:rsidRDefault="001A4D22">
      <w:pPr>
        <w:rPr>
          <w:del w:id="5681" w:author="Admin" w:date="2019-02-19T02:10:00Z"/>
          <w:sz w:val="20"/>
          <w:szCs w:val="20"/>
        </w:rPr>
      </w:pPr>
      <w:del w:id="5682" w:author="Admin" w:date="2019-02-19T02:10:00Z">
        <w:r w:rsidDel="002260E7">
          <w:rPr>
            <w:rFonts w:ascii="Arial" w:eastAsia="Arial" w:hAnsi="Arial" w:cs="Arial"/>
            <w:b/>
            <w:bCs/>
            <w:sz w:val="26"/>
            <w:szCs w:val="26"/>
          </w:rPr>
          <w:delText>Задача 1.</w:delText>
        </w:r>
      </w:del>
    </w:p>
    <w:p w:rsidR="00A33515" w:rsidDel="002260E7" w:rsidRDefault="00A33515">
      <w:pPr>
        <w:spacing w:line="178" w:lineRule="exact"/>
        <w:rPr>
          <w:del w:id="5683" w:author="Admin" w:date="2019-02-19T02:10:00Z"/>
          <w:sz w:val="20"/>
          <w:szCs w:val="20"/>
        </w:rPr>
      </w:pPr>
    </w:p>
    <w:p w:rsidR="00A33515" w:rsidDel="002260E7" w:rsidRDefault="001A4D22">
      <w:pPr>
        <w:numPr>
          <w:ilvl w:val="0"/>
          <w:numId w:val="620"/>
        </w:numPr>
        <w:tabs>
          <w:tab w:val="left" w:pos="500"/>
        </w:tabs>
        <w:spacing w:line="279" w:lineRule="auto"/>
        <w:ind w:left="500" w:hanging="306"/>
        <w:jc w:val="both"/>
        <w:rPr>
          <w:del w:id="5684" w:author="Admin" w:date="2019-02-19T02:10:00Z"/>
          <w:rFonts w:ascii="Arial" w:eastAsia="Arial" w:hAnsi="Arial" w:cs="Arial"/>
          <w:b/>
          <w:bCs/>
          <w:sz w:val="20"/>
          <w:szCs w:val="20"/>
        </w:rPr>
        <w:pPrChange w:id="5685" w:author="Admin" w:date="2019-02-19T00:19:00Z">
          <w:pPr>
            <w:numPr>
              <w:numId w:val="623"/>
            </w:numPr>
            <w:tabs>
              <w:tab w:val="left" w:pos="500"/>
            </w:tabs>
            <w:spacing w:line="279" w:lineRule="auto"/>
            <w:ind w:left="500" w:hanging="306"/>
            <w:jc w:val="both"/>
          </w:pPr>
        </w:pPrChange>
      </w:pPr>
      <w:del w:id="5686" w:author="Admin" w:date="2019-02-19T02:10:00Z">
        <w:r w:rsidDel="002260E7">
          <w:rPr>
            <w:rFonts w:ascii="Arial" w:eastAsia="Arial" w:hAnsi="Arial" w:cs="Arial"/>
            <w:sz w:val="20"/>
            <w:szCs w:val="20"/>
          </w:rPr>
          <w:delText>Существуют ли два таких натуральных числа, наибольший общий делитель которых равен 110, а наименьшее общее кратное равно</w:delText>
        </w:r>
      </w:del>
    </w:p>
    <w:p w:rsidR="00A33515" w:rsidDel="002260E7" w:rsidRDefault="001A4D22">
      <w:pPr>
        <w:ind w:left="500"/>
        <w:rPr>
          <w:del w:id="5687" w:author="Admin" w:date="2019-02-19T02:10:00Z"/>
          <w:rFonts w:ascii="Arial" w:eastAsia="Arial" w:hAnsi="Arial" w:cs="Arial"/>
          <w:b/>
          <w:bCs/>
          <w:sz w:val="20"/>
          <w:szCs w:val="20"/>
        </w:rPr>
      </w:pPr>
      <w:del w:id="5688" w:author="Admin" w:date="2019-02-19T02:10:00Z">
        <w:r w:rsidDel="002260E7">
          <w:rPr>
            <w:rFonts w:ascii="Arial" w:eastAsia="Arial" w:hAnsi="Arial" w:cs="Arial"/>
            <w:sz w:val="20"/>
            <w:szCs w:val="20"/>
          </w:rPr>
          <w:delText>2000?</w:delText>
        </w:r>
      </w:del>
    </w:p>
    <w:p w:rsidR="00A33515" w:rsidDel="002260E7" w:rsidRDefault="00A33515">
      <w:pPr>
        <w:spacing w:line="117" w:lineRule="exact"/>
        <w:rPr>
          <w:del w:id="5689" w:author="Admin" w:date="2019-02-19T02:10:00Z"/>
          <w:rFonts w:ascii="Arial" w:eastAsia="Arial" w:hAnsi="Arial" w:cs="Arial"/>
          <w:b/>
          <w:bCs/>
          <w:sz w:val="20"/>
          <w:szCs w:val="20"/>
        </w:rPr>
      </w:pPr>
    </w:p>
    <w:p w:rsidR="00A33515" w:rsidDel="002260E7" w:rsidRDefault="001A4D22">
      <w:pPr>
        <w:spacing w:line="294" w:lineRule="auto"/>
        <w:ind w:left="500"/>
        <w:jc w:val="both"/>
        <w:rPr>
          <w:del w:id="5690" w:author="Admin" w:date="2019-02-19T02:10:00Z"/>
          <w:rFonts w:ascii="Arial" w:eastAsia="Arial" w:hAnsi="Arial" w:cs="Arial"/>
          <w:b/>
          <w:bCs/>
          <w:sz w:val="20"/>
          <w:szCs w:val="20"/>
        </w:rPr>
      </w:pPr>
      <w:del w:id="5691"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Таких чисел,</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конечно же,</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не существует,</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ведь наимень-шее общее кратное всегда делится на наибольший общий делитель</w:delText>
        </w:r>
      </w:del>
    </w:p>
    <w:p w:rsidR="00A33515" w:rsidDel="002260E7" w:rsidRDefault="001A4D22">
      <w:pPr>
        <w:ind w:left="500"/>
        <w:rPr>
          <w:del w:id="5692" w:author="Admin" w:date="2019-02-19T02:10:00Z"/>
          <w:rFonts w:ascii="Arial" w:eastAsia="Arial" w:hAnsi="Arial" w:cs="Arial"/>
          <w:b/>
          <w:bCs/>
          <w:sz w:val="20"/>
          <w:szCs w:val="20"/>
        </w:rPr>
      </w:pPr>
      <w:del w:id="5693" w:author="Admin" w:date="2019-02-19T02:10:00Z">
        <w:r w:rsidDel="002260E7">
          <w:rPr>
            <w:rFonts w:ascii="Arial" w:eastAsia="Arial" w:hAnsi="Arial" w:cs="Arial"/>
            <w:sz w:val="20"/>
            <w:szCs w:val="20"/>
          </w:rPr>
          <w:delText>— а 2000 не делится на 110.</w:delText>
        </w:r>
      </w:del>
    </w:p>
    <w:p w:rsidR="00A33515" w:rsidDel="002260E7" w:rsidRDefault="00A33515">
      <w:pPr>
        <w:spacing w:line="197" w:lineRule="exact"/>
        <w:rPr>
          <w:del w:id="5694" w:author="Admin" w:date="2019-02-19T02:10:00Z"/>
          <w:rFonts w:ascii="Arial" w:eastAsia="Arial" w:hAnsi="Arial" w:cs="Arial"/>
          <w:b/>
          <w:bCs/>
          <w:sz w:val="20"/>
          <w:szCs w:val="20"/>
        </w:rPr>
      </w:pPr>
    </w:p>
    <w:p w:rsidR="00A33515" w:rsidDel="002260E7" w:rsidRDefault="001A4D22">
      <w:pPr>
        <w:numPr>
          <w:ilvl w:val="0"/>
          <w:numId w:val="620"/>
        </w:numPr>
        <w:tabs>
          <w:tab w:val="left" w:pos="500"/>
        </w:tabs>
        <w:spacing w:line="291" w:lineRule="auto"/>
        <w:ind w:left="500" w:hanging="290"/>
        <w:jc w:val="both"/>
        <w:rPr>
          <w:del w:id="5695" w:author="Admin" w:date="2019-02-19T02:10:00Z"/>
          <w:rFonts w:ascii="Arial" w:eastAsia="Arial" w:hAnsi="Arial" w:cs="Arial"/>
          <w:b/>
          <w:bCs/>
          <w:sz w:val="20"/>
          <w:szCs w:val="20"/>
        </w:rPr>
        <w:pPrChange w:id="5696" w:author="Admin" w:date="2019-02-19T00:19:00Z">
          <w:pPr>
            <w:numPr>
              <w:numId w:val="623"/>
            </w:numPr>
            <w:tabs>
              <w:tab w:val="left" w:pos="500"/>
            </w:tabs>
            <w:spacing w:line="291" w:lineRule="auto"/>
            <w:ind w:left="500" w:hanging="290"/>
            <w:jc w:val="both"/>
          </w:pPr>
        </w:pPrChange>
      </w:pPr>
      <w:del w:id="5697" w:author="Admin" w:date="2019-02-19T02:10:00Z">
        <w:r w:rsidDel="002260E7">
          <w:rPr>
            <w:rFonts w:ascii="Arial" w:eastAsia="Arial" w:hAnsi="Arial" w:cs="Arial"/>
            <w:sz w:val="20"/>
            <w:szCs w:val="20"/>
          </w:rPr>
          <w:delText>Вовочка умножил два подряд стоящих натуральных числа и полу-чил число, состоящее из цифр 1, 3, 4, 5, 7, 8 и 9. Покажите, что Во-вочка ошибся.</w:delText>
        </w:r>
      </w:del>
    </w:p>
    <w:p w:rsidR="00A33515" w:rsidDel="002260E7" w:rsidRDefault="00A33515">
      <w:pPr>
        <w:spacing w:line="46" w:lineRule="exact"/>
        <w:rPr>
          <w:del w:id="5698" w:author="Admin" w:date="2019-02-19T02:10:00Z"/>
          <w:sz w:val="20"/>
          <w:szCs w:val="20"/>
        </w:rPr>
      </w:pPr>
    </w:p>
    <w:p w:rsidR="00A33515" w:rsidDel="002260E7" w:rsidRDefault="001A4D22">
      <w:pPr>
        <w:spacing w:line="283" w:lineRule="auto"/>
        <w:ind w:left="500"/>
        <w:jc w:val="both"/>
        <w:rPr>
          <w:del w:id="5699" w:author="Admin" w:date="2019-02-19T02:10:00Z"/>
          <w:sz w:val="20"/>
          <w:szCs w:val="20"/>
        </w:rPr>
      </w:pPr>
      <w:del w:id="5700"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1</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3</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4</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5</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6</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7</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8</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9</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45 2</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43 —</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имеет остаток</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при делении на 3. Значит, в соответствии с признаком делимости на 3, число, составленное из этих цифр, также будет иметь остаток 1. Произведение же двух последовательных натуральных чисел может иметь либо остаток 0 (0 1 </w:delText>
        </w:r>
        <w:r w:rsidDel="002260E7">
          <w:rPr>
            <w:rFonts w:eastAsia="Times New Roman"/>
            <w:sz w:val="20"/>
            <w:szCs w:val="20"/>
          </w:rPr>
          <w:delText>=</w:delText>
        </w:r>
        <w:r w:rsidDel="002260E7">
          <w:rPr>
            <w:rFonts w:ascii="Arial" w:eastAsia="Arial" w:hAnsi="Arial" w:cs="Arial"/>
            <w:sz w:val="20"/>
            <w:szCs w:val="20"/>
          </w:rPr>
          <w:delText xml:space="preserve"> 2 0 </w:delText>
        </w:r>
        <w:r w:rsidDel="002260E7">
          <w:rPr>
            <w:rFonts w:eastAsia="Times New Roman"/>
            <w:sz w:val="20"/>
            <w:szCs w:val="20"/>
          </w:rPr>
          <w:delText>=</w:delText>
        </w:r>
        <w:r w:rsidDel="002260E7">
          <w:rPr>
            <w:rFonts w:ascii="Arial" w:eastAsia="Arial" w:hAnsi="Arial" w:cs="Arial"/>
            <w:sz w:val="20"/>
            <w:szCs w:val="20"/>
          </w:rPr>
          <w:delText xml:space="preserve"> 0), либо остаток 2 (1 2 </w:delText>
        </w:r>
        <w:r w:rsidDel="002260E7">
          <w:rPr>
            <w:rFonts w:eastAsia="Times New Roman"/>
            <w:sz w:val="20"/>
            <w:szCs w:val="20"/>
          </w:rPr>
          <w:delText>=</w:delText>
        </w:r>
        <w:r w:rsidDel="002260E7">
          <w:rPr>
            <w:rFonts w:ascii="Arial" w:eastAsia="Arial" w:hAnsi="Arial" w:cs="Arial"/>
            <w:sz w:val="20"/>
            <w:szCs w:val="20"/>
          </w:rPr>
          <w:delText xml:space="preserve"> 2). Поэтому Вовочка неправ.</w:delText>
        </w:r>
      </w:del>
    </w:p>
    <w:p w:rsidR="00A33515" w:rsidDel="002260E7" w:rsidRDefault="00A33515">
      <w:pPr>
        <w:spacing w:line="136" w:lineRule="exact"/>
        <w:rPr>
          <w:del w:id="5701" w:author="Admin" w:date="2019-02-19T02:10:00Z"/>
          <w:sz w:val="20"/>
          <w:szCs w:val="20"/>
        </w:rPr>
      </w:pPr>
    </w:p>
    <w:p w:rsidR="00A33515" w:rsidDel="002260E7" w:rsidRDefault="001A4D22">
      <w:pPr>
        <w:numPr>
          <w:ilvl w:val="0"/>
          <w:numId w:val="621"/>
        </w:numPr>
        <w:tabs>
          <w:tab w:val="left" w:pos="500"/>
        </w:tabs>
        <w:spacing w:line="303" w:lineRule="auto"/>
        <w:ind w:left="500" w:hanging="290"/>
        <w:rPr>
          <w:del w:id="5702" w:author="Admin" w:date="2019-02-19T02:10:00Z"/>
          <w:rFonts w:ascii="Arial" w:eastAsia="Arial" w:hAnsi="Arial" w:cs="Arial"/>
          <w:b/>
          <w:bCs/>
          <w:sz w:val="20"/>
          <w:szCs w:val="20"/>
        </w:rPr>
        <w:pPrChange w:id="5703" w:author="Admin" w:date="2019-02-19T00:19:00Z">
          <w:pPr>
            <w:numPr>
              <w:numId w:val="624"/>
            </w:numPr>
            <w:tabs>
              <w:tab w:val="left" w:pos="500"/>
            </w:tabs>
            <w:spacing w:line="303" w:lineRule="auto"/>
            <w:ind w:left="500" w:hanging="290"/>
          </w:pPr>
        </w:pPrChange>
      </w:pPr>
      <w:del w:id="5704" w:author="Admin" w:date="2019-02-19T02:10:00Z">
        <w:r w:rsidDel="002260E7">
          <w:rPr>
            <w:rFonts w:ascii="Arial" w:eastAsia="Arial" w:hAnsi="Arial" w:cs="Arial"/>
            <w:sz w:val="20"/>
            <w:szCs w:val="20"/>
          </w:rPr>
          <w:delText>Существуют ли 2012 ненулевых числа, никакие два из которых не равны между собой, таких, что их сумма равна их произведению?</w:delText>
        </w:r>
      </w:del>
    </w:p>
    <w:p w:rsidR="00A33515" w:rsidDel="002260E7" w:rsidRDefault="00A33515">
      <w:pPr>
        <w:spacing w:line="34" w:lineRule="exact"/>
        <w:rPr>
          <w:del w:id="5705" w:author="Admin" w:date="2019-02-19T02:10:00Z"/>
          <w:rFonts w:ascii="Arial" w:eastAsia="Arial" w:hAnsi="Arial" w:cs="Arial"/>
          <w:b/>
          <w:bCs/>
          <w:sz w:val="20"/>
          <w:szCs w:val="20"/>
        </w:rPr>
      </w:pPr>
    </w:p>
    <w:p w:rsidR="00A33515" w:rsidDel="002260E7" w:rsidRDefault="001A4D22">
      <w:pPr>
        <w:spacing w:line="300" w:lineRule="auto"/>
        <w:ind w:left="500"/>
        <w:rPr>
          <w:del w:id="5706" w:author="Admin" w:date="2019-02-19T02:10:00Z"/>
          <w:rFonts w:ascii="Arial" w:eastAsia="Arial" w:hAnsi="Arial" w:cs="Arial"/>
          <w:b/>
          <w:bCs/>
          <w:sz w:val="20"/>
          <w:szCs w:val="20"/>
        </w:rPr>
      </w:pPr>
      <w:del w:id="5707"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Укажем,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как построить набор из таких чисел:</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он будет</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иметь вид</w:delText>
        </w:r>
      </w:del>
    </w:p>
    <w:p w:rsidR="00A33515" w:rsidDel="002260E7" w:rsidRDefault="00A33515">
      <w:pPr>
        <w:spacing w:line="2" w:lineRule="exact"/>
        <w:rPr>
          <w:del w:id="5708" w:author="Admin" w:date="2019-02-19T02:10:00Z"/>
          <w:sz w:val="20"/>
          <w:szCs w:val="20"/>
        </w:rPr>
      </w:pPr>
    </w:p>
    <w:p w:rsidR="00A33515" w:rsidDel="002260E7" w:rsidRDefault="001A4D22">
      <w:pPr>
        <w:ind w:left="2740"/>
        <w:rPr>
          <w:del w:id="5709" w:author="Admin" w:date="2019-02-19T02:10:00Z"/>
          <w:sz w:val="20"/>
          <w:szCs w:val="20"/>
        </w:rPr>
      </w:pPr>
      <w:del w:id="5710" w:author="Admin" w:date="2019-02-19T02:10:00Z">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2</w:delText>
        </w:r>
        <w:r w:rsidDel="002260E7">
          <w:rPr>
            <w:rFonts w:eastAsia="Times New Roman"/>
            <w:i/>
            <w:iCs/>
            <w:sz w:val="20"/>
            <w:szCs w:val="20"/>
          </w:rPr>
          <w:delText>;</w:delText>
        </w:r>
        <w:r w:rsidDel="002260E7">
          <w:rPr>
            <w:rFonts w:ascii="Arial" w:eastAsia="Arial" w:hAnsi="Arial" w:cs="Arial"/>
            <w:sz w:val="20"/>
            <w:szCs w:val="20"/>
          </w:rPr>
          <w:delText xml:space="preserve"> 3</w:delText>
        </w:r>
        <w:r w:rsidDel="002260E7">
          <w:rPr>
            <w:rFonts w:eastAsia="Times New Roman"/>
            <w:i/>
            <w:iCs/>
            <w:sz w:val="20"/>
            <w:szCs w:val="20"/>
          </w:rPr>
          <w:delText>;</w:delText>
        </w:r>
        <w:r w:rsidDel="002260E7">
          <w:rPr>
            <w:rFonts w:ascii="Arial" w:eastAsia="Arial" w:hAnsi="Arial" w:cs="Arial"/>
            <w:sz w:val="20"/>
            <w:szCs w:val="20"/>
          </w:rPr>
          <w:delText xml:space="preserve"> 4</w:delText>
        </w:r>
        <w:r w:rsidDel="002260E7">
          <w:rPr>
            <w:rFonts w:eastAsia="Times New Roman"/>
            <w:i/>
            <w:iCs/>
            <w:sz w:val="20"/>
            <w:szCs w:val="20"/>
          </w:rPr>
          <w:delText>; : : : ;</w:delText>
        </w:r>
        <w:r w:rsidDel="002260E7">
          <w:rPr>
            <w:rFonts w:ascii="Arial" w:eastAsia="Arial" w:hAnsi="Arial" w:cs="Arial"/>
            <w:sz w:val="20"/>
            <w:szCs w:val="20"/>
          </w:rPr>
          <w:delText xml:space="preserve"> 2011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39"/>
            <w:szCs w:val="39"/>
            <w:vertAlign w:val="superscript"/>
          </w:rPr>
          <w:delText>,</w:delText>
        </w:r>
        <w:r w:rsidDel="002260E7">
          <w:rPr>
            <w:rFonts w:ascii="Arial" w:eastAsia="Arial" w:hAnsi="Arial" w:cs="Arial"/>
            <w:sz w:val="20"/>
            <w:szCs w:val="20"/>
          </w:rPr>
          <w:delText>,</w:delText>
        </w:r>
      </w:del>
    </w:p>
    <w:p w:rsidR="00A33515" w:rsidDel="002260E7" w:rsidRDefault="00A33515">
      <w:pPr>
        <w:spacing w:line="154" w:lineRule="exact"/>
        <w:rPr>
          <w:del w:id="5711" w:author="Admin" w:date="2019-02-19T02:10:00Z"/>
          <w:sz w:val="20"/>
          <w:szCs w:val="20"/>
        </w:rPr>
      </w:pPr>
    </w:p>
    <w:p w:rsidR="00A33515" w:rsidDel="002260E7" w:rsidRDefault="001A4D22">
      <w:pPr>
        <w:ind w:left="1440"/>
        <w:rPr>
          <w:del w:id="5712" w:author="Admin" w:date="2019-02-19T02:10:00Z"/>
          <w:sz w:val="20"/>
          <w:szCs w:val="20"/>
        </w:rPr>
      </w:pPr>
      <w:del w:id="5713"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2011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1  2  3  </w:delText>
        </w:r>
        <w:r w:rsidDel="002260E7">
          <w:rPr>
            <w:rFonts w:eastAsia="Times New Roman"/>
            <w:i/>
            <w:iCs/>
            <w:sz w:val="20"/>
            <w:szCs w:val="20"/>
          </w:rPr>
          <w:delText>: : :</w:delText>
        </w:r>
        <w:r w:rsidDel="002260E7">
          <w:rPr>
            <w:rFonts w:ascii="Arial" w:eastAsia="Arial" w:hAnsi="Arial" w:cs="Arial"/>
            <w:sz w:val="20"/>
            <w:szCs w:val="20"/>
          </w:rPr>
          <w:delText xml:space="preserve">  2011  </w:delText>
        </w:r>
        <w:r w:rsidDel="002260E7">
          <w:rPr>
            <w:rFonts w:ascii="Arial" w:eastAsia="Arial" w:hAnsi="Arial" w:cs="Arial"/>
            <w:i/>
            <w:iCs/>
            <w:sz w:val="20"/>
            <w:szCs w:val="20"/>
          </w:rPr>
          <w:delText>x</w:delText>
        </w:r>
        <w:r w:rsidDel="002260E7">
          <w:rPr>
            <w:rFonts w:eastAsia="Times New Roman"/>
            <w:i/>
            <w:iCs/>
            <w:sz w:val="20"/>
            <w:szCs w:val="20"/>
          </w:rPr>
          <w:delText>:</w:delText>
        </w:r>
      </w:del>
    </w:p>
    <w:p w:rsidR="00A33515" w:rsidDel="002260E7" w:rsidRDefault="00A33515">
      <w:pPr>
        <w:spacing w:line="251" w:lineRule="exact"/>
        <w:rPr>
          <w:del w:id="5714" w:author="Admin" w:date="2019-02-19T02:10:00Z"/>
          <w:sz w:val="20"/>
          <w:szCs w:val="20"/>
        </w:rPr>
      </w:pPr>
    </w:p>
    <w:p w:rsidR="00A33515" w:rsidDel="002260E7" w:rsidRDefault="001A4D22">
      <w:pPr>
        <w:ind w:left="500"/>
        <w:rPr>
          <w:del w:id="5715" w:author="Admin" w:date="2019-02-19T02:10:00Z"/>
          <w:sz w:val="20"/>
          <w:szCs w:val="20"/>
        </w:rPr>
      </w:pPr>
      <w:del w:id="5716" w:author="Admin" w:date="2019-02-19T02:10:00Z">
        <w:r w:rsidDel="002260E7">
          <w:rPr>
            <w:rFonts w:ascii="Arial" w:eastAsia="Arial" w:hAnsi="Arial" w:cs="Arial"/>
            <w:sz w:val="20"/>
            <w:szCs w:val="20"/>
          </w:rPr>
          <w:delText xml:space="preserve">Чтобы выполнить условие задачи, нужно взять </w:delText>
        </w:r>
        <w:r w:rsidDel="002260E7">
          <w:rPr>
            <w:rFonts w:ascii="Arial" w:eastAsia="Arial" w:hAnsi="Arial" w:cs="Arial"/>
            <w:i/>
            <w:iCs/>
            <w:sz w:val="20"/>
            <w:szCs w:val="20"/>
          </w:rPr>
          <w:delText>x</w:delText>
        </w:r>
        <w:r w:rsidDel="002260E7">
          <w:rPr>
            <w:rFonts w:ascii="Arial" w:eastAsia="Arial" w:hAnsi="Arial" w:cs="Arial"/>
            <w:sz w:val="20"/>
            <w:szCs w:val="20"/>
          </w:rPr>
          <w:delText>, равный</w:delText>
        </w:r>
      </w:del>
    </w:p>
    <w:p w:rsidR="00A33515" w:rsidDel="002260E7" w:rsidRDefault="00A33515">
      <w:pPr>
        <w:spacing w:line="279" w:lineRule="exact"/>
        <w:rPr>
          <w:del w:id="5717" w:author="Admin" w:date="2019-02-19T02:10:00Z"/>
          <w:sz w:val="20"/>
          <w:szCs w:val="20"/>
        </w:rPr>
      </w:pPr>
    </w:p>
    <w:tbl>
      <w:tblPr>
        <w:tblW w:w="0" w:type="auto"/>
        <w:tblInd w:w="2640" w:type="dxa"/>
        <w:tblLayout w:type="fixed"/>
        <w:tblCellMar>
          <w:left w:w="0" w:type="dxa"/>
          <w:right w:w="0" w:type="dxa"/>
        </w:tblCellMar>
        <w:tblLook w:val="04A0" w:firstRow="1" w:lastRow="0" w:firstColumn="1" w:lastColumn="0" w:noHBand="0" w:noVBand="1"/>
      </w:tblPr>
      <w:tblGrid>
        <w:gridCol w:w="1940"/>
        <w:gridCol w:w="80"/>
        <w:gridCol w:w="20"/>
      </w:tblGrid>
      <w:tr w:rsidR="00A33515" w:rsidDel="002260E7">
        <w:trPr>
          <w:trHeight w:val="253"/>
          <w:del w:id="5718" w:author="Admin" w:date="2019-02-19T02:10:00Z"/>
        </w:trPr>
        <w:tc>
          <w:tcPr>
            <w:tcW w:w="1940" w:type="dxa"/>
            <w:vAlign w:val="bottom"/>
          </w:tcPr>
          <w:p w:rsidR="00A33515" w:rsidDel="002260E7" w:rsidRDefault="001A4D22">
            <w:pPr>
              <w:jc w:val="center"/>
              <w:rPr>
                <w:del w:id="5719" w:author="Admin" w:date="2019-02-19T02:10:00Z"/>
                <w:sz w:val="20"/>
                <w:szCs w:val="20"/>
              </w:rPr>
            </w:pPr>
            <w:del w:id="5720" w:author="Admin" w:date="2019-02-19T02:10:00Z">
              <w:r w:rsidDel="002260E7">
                <w:rPr>
                  <w:rFonts w:ascii="Arial" w:eastAsia="Arial" w:hAnsi="Arial" w:cs="Arial"/>
                  <w:w w:val="97"/>
                  <w:sz w:val="20"/>
                  <w:szCs w:val="20"/>
                </w:rPr>
                <w:delText xml:space="preserve">1 </w:delText>
              </w:r>
              <w:r w:rsidDel="002260E7">
                <w:rPr>
                  <w:rFonts w:eastAsia="Times New Roman"/>
                  <w:w w:val="97"/>
                  <w:sz w:val="20"/>
                  <w:szCs w:val="20"/>
                </w:rPr>
                <w:delText>+</w:delText>
              </w:r>
              <w:r w:rsidDel="002260E7">
                <w:rPr>
                  <w:rFonts w:ascii="Arial" w:eastAsia="Arial" w:hAnsi="Arial" w:cs="Arial"/>
                  <w:w w:val="97"/>
                  <w:sz w:val="20"/>
                  <w:szCs w:val="20"/>
                </w:rPr>
                <w:delText xml:space="preserve"> 2 </w:delText>
              </w:r>
              <w:r w:rsidDel="002260E7">
                <w:rPr>
                  <w:rFonts w:eastAsia="Times New Roman"/>
                  <w:w w:val="97"/>
                  <w:sz w:val="20"/>
                  <w:szCs w:val="20"/>
                </w:rPr>
                <w:delText>+</w:delText>
              </w:r>
              <w:r w:rsidDel="002260E7">
                <w:rPr>
                  <w:rFonts w:ascii="Arial" w:eastAsia="Arial" w:hAnsi="Arial" w:cs="Arial"/>
                  <w:w w:val="97"/>
                  <w:sz w:val="20"/>
                  <w:szCs w:val="20"/>
                </w:rPr>
                <w:delText xml:space="preserve"> 3 </w:delText>
              </w:r>
              <w:r w:rsidDel="002260E7">
                <w:rPr>
                  <w:rFonts w:eastAsia="Times New Roman"/>
                  <w:w w:val="97"/>
                  <w:sz w:val="20"/>
                  <w:szCs w:val="20"/>
                </w:rPr>
                <w:delText>+</w:delText>
              </w:r>
              <w:r w:rsidDel="002260E7">
                <w:rPr>
                  <w:rFonts w:ascii="Arial" w:eastAsia="Arial" w:hAnsi="Arial" w:cs="Arial"/>
                  <w:w w:val="97"/>
                  <w:sz w:val="20"/>
                  <w:szCs w:val="20"/>
                </w:rPr>
                <w:delText xml:space="preserve"> </w:delText>
              </w:r>
              <w:r w:rsidDel="002260E7">
                <w:rPr>
                  <w:rFonts w:eastAsia="Times New Roman"/>
                  <w:i/>
                  <w:iCs/>
                  <w:w w:val="97"/>
                  <w:sz w:val="20"/>
                  <w:szCs w:val="20"/>
                </w:rPr>
                <w:delText>: : :</w:delText>
              </w:r>
              <w:r w:rsidDel="002260E7">
                <w:rPr>
                  <w:rFonts w:ascii="Arial" w:eastAsia="Arial" w:hAnsi="Arial" w:cs="Arial"/>
                  <w:w w:val="97"/>
                  <w:sz w:val="20"/>
                  <w:szCs w:val="20"/>
                </w:rPr>
                <w:delText xml:space="preserve"> </w:delText>
              </w:r>
              <w:r w:rsidDel="002260E7">
                <w:rPr>
                  <w:rFonts w:eastAsia="Times New Roman"/>
                  <w:w w:val="97"/>
                  <w:sz w:val="20"/>
                  <w:szCs w:val="20"/>
                </w:rPr>
                <w:delText>+</w:delText>
              </w:r>
              <w:r w:rsidDel="002260E7">
                <w:rPr>
                  <w:rFonts w:ascii="Arial" w:eastAsia="Arial" w:hAnsi="Arial" w:cs="Arial"/>
                  <w:w w:val="97"/>
                  <w:sz w:val="20"/>
                  <w:szCs w:val="20"/>
                </w:rPr>
                <w:delText xml:space="preserve"> 2011</w:delText>
              </w:r>
            </w:del>
          </w:p>
        </w:tc>
        <w:tc>
          <w:tcPr>
            <w:tcW w:w="80" w:type="dxa"/>
            <w:vMerge w:val="restart"/>
            <w:vAlign w:val="bottom"/>
          </w:tcPr>
          <w:p w:rsidR="00A33515" w:rsidDel="002260E7" w:rsidRDefault="001A4D22">
            <w:pPr>
              <w:jc w:val="right"/>
              <w:rPr>
                <w:del w:id="5721" w:author="Admin" w:date="2019-02-19T02:10:00Z"/>
                <w:sz w:val="20"/>
                <w:szCs w:val="20"/>
              </w:rPr>
            </w:pPr>
            <w:del w:id="5722"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5723" w:author="Admin" w:date="2019-02-19T02:10:00Z"/>
                <w:sz w:val="1"/>
                <w:szCs w:val="1"/>
              </w:rPr>
            </w:pPr>
          </w:p>
        </w:tc>
      </w:tr>
      <w:tr w:rsidR="00A33515" w:rsidDel="002260E7">
        <w:trPr>
          <w:trHeight w:val="27"/>
          <w:del w:id="5724" w:author="Admin" w:date="2019-02-19T02:10:00Z"/>
        </w:trPr>
        <w:tc>
          <w:tcPr>
            <w:tcW w:w="1940" w:type="dxa"/>
            <w:tcBorders>
              <w:bottom w:val="single" w:sz="8" w:space="0" w:color="auto"/>
            </w:tcBorders>
            <w:vAlign w:val="bottom"/>
          </w:tcPr>
          <w:p w:rsidR="00A33515" w:rsidDel="002260E7" w:rsidRDefault="00A33515">
            <w:pPr>
              <w:rPr>
                <w:del w:id="5725" w:author="Admin" w:date="2019-02-19T02:10:00Z"/>
                <w:sz w:val="2"/>
                <w:szCs w:val="2"/>
              </w:rPr>
            </w:pPr>
          </w:p>
        </w:tc>
        <w:tc>
          <w:tcPr>
            <w:tcW w:w="80" w:type="dxa"/>
            <w:vMerge/>
            <w:vAlign w:val="bottom"/>
          </w:tcPr>
          <w:p w:rsidR="00A33515" w:rsidDel="002260E7" w:rsidRDefault="00A33515">
            <w:pPr>
              <w:rPr>
                <w:del w:id="5726" w:author="Admin" w:date="2019-02-19T02:10:00Z"/>
                <w:sz w:val="2"/>
                <w:szCs w:val="2"/>
              </w:rPr>
            </w:pPr>
          </w:p>
        </w:tc>
        <w:tc>
          <w:tcPr>
            <w:tcW w:w="0" w:type="dxa"/>
            <w:vAlign w:val="bottom"/>
          </w:tcPr>
          <w:p w:rsidR="00A33515" w:rsidDel="002260E7" w:rsidRDefault="00A33515">
            <w:pPr>
              <w:rPr>
                <w:del w:id="5727" w:author="Admin" w:date="2019-02-19T02:10:00Z"/>
                <w:sz w:val="1"/>
                <w:szCs w:val="1"/>
              </w:rPr>
            </w:pPr>
          </w:p>
        </w:tc>
      </w:tr>
      <w:tr w:rsidR="00A33515" w:rsidDel="002260E7">
        <w:trPr>
          <w:trHeight w:val="350"/>
          <w:del w:id="5728" w:author="Admin" w:date="2019-02-19T02:10:00Z"/>
        </w:trPr>
        <w:tc>
          <w:tcPr>
            <w:tcW w:w="1940" w:type="dxa"/>
            <w:vAlign w:val="bottom"/>
          </w:tcPr>
          <w:p w:rsidR="00A33515" w:rsidDel="002260E7" w:rsidRDefault="001A4D22">
            <w:pPr>
              <w:jc w:val="center"/>
              <w:rPr>
                <w:del w:id="5729" w:author="Admin" w:date="2019-02-19T02:10:00Z"/>
                <w:sz w:val="20"/>
                <w:szCs w:val="20"/>
              </w:rPr>
            </w:pPr>
            <w:del w:id="5730" w:author="Admin" w:date="2019-02-19T02:10:00Z">
              <w:r w:rsidDel="002260E7">
                <w:rPr>
                  <w:rFonts w:ascii="Arial" w:eastAsia="Arial" w:hAnsi="Arial" w:cs="Arial"/>
                  <w:sz w:val="20"/>
                  <w:szCs w:val="20"/>
                </w:rPr>
                <w:delText xml:space="preserve">1  2  3  </w:delText>
              </w:r>
              <w:r w:rsidDel="002260E7">
                <w:rPr>
                  <w:rFonts w:eastAsia="Times New Roman"/>
                  <w:i/>
                  <w:iCs/>
                  <w:sz w:val="20"/>
                  <w:szCs w:val="20"/>
                </w:rPr>
                <w:delText>: : :</w:delText>
              </w:r>
              <w:r w:rsidDel="002260E7">
                <w:rPr>
                  <w:rFonts w:ascii="Arial" w:eastAsia="Arial" w:hAnsi="Arial" w:cs="Arial"/>
                  <w:sz w:val="20"/>
                  <w:szCs w:val="20"/>
                </w:rPr>
                <w:delText xml:space="preserve">  2011  1</w:delText>
              </w:r>
            </w:del>
          </w:p>
        </w:tc>
        <w:tc>
          <w:tcPr>
            <w:tcW w:w="80" w:type="dxa"/>
            <w:vMerge/>
            <w:vAlign w:val="bottom"/>
          </w:tcPr>
          <w:p w:rsidR="00A33515" w:rsidDel="002260E7" w:rsidRDefault="00A33515">
            <w:pPr>
              <w:rPr>
                <w:del w:id="5731" w:author="Admin" w:date="2019-02-19T02:10:00Z"/>
                <w:sz w:val="24"/>
                <w:szCs w:val="24"/>
              </w:rPr>
            </w:pPr>
          </w:p>
        </w:tc>
        <w:tc>
          <w:tcPr>
            <w:tcW w:w="0" w:type="dxa"/>
            <w:vAlign w:val="bottom"/>
          </w:tcPr>
          <w:p w:rsidR="00A33515" w:rsidDel="002260E7" w:rsidRDefault="00A33515">
            <w:pPr>
              <w:rPr>
                <w:del w:id="5732" w:author="Admin" w:date="2019-02-19T02:10:00Z"/>
                <w:sz w:val="1"/>
                <w:szCs w:val="1"/>
              </w:rPr>
            </w:pPr>
          </w:p>
        </w:tc>
      </w:tr>
      <w:tr w:rsidR="00A33515" w:rsidDel="002260E7">
        <w:trPr>
          <w:trHeight w:val="253"/>
          <w:del w:id="5733" w:author="Admin" w:date="2019-02-19T02:10:00Z"/>
        </w:trPr>
        <w:tc>
          <w:tcPr>
            <w:tcW w:w="1940" w:type="dxa"/>
            <w:vAlign w:val="bottom"/>
          </w:tcPr>
          <w:p w:rsidR="00A33515" w:rsidDel="002260E7" w:rsidRDefault="001A4D22">
            <w:pPr>
              <w:ind w:left="340"/>
              <w:rPr>
                <w:del w:id="5734" w:author="Admin" w:date="2019-02-19T02:10:00Z"/>
                <w:sz w:val="20"/>
                <w:szCs w:val="20"/>
              </w:rPr>
            </w:pPr>
            <w:del w:id="5735"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267</w:delText>
              </w:r>
              <w:r w:rsidDel="002260E7">
                <w:rPr>
                  <w:rFonts w:ascii="Arial" w:eastAsia="Arial" w:hAnsi="Arial" w:cs="Arial"/>
                  <w:sz w:val="20"/>
                  <w:szCs w:val="20"/>
                </w:rPr>
                <w:delText xml:space="preserve"> −</w:delText>
              </w:r>
            </w:del>
          </w:p>
        </w:tc>
        <w:tc>
          <w:tcPr>
            <w:tcW w:w="80" w:type="dxa"/>
            <w:vAlign w:val="bottom"/>
          </w:tcPr>
          <w:p w:rsidR="00A33515" w:rsidDel="002260E7" w:rsidRDefault="00A33515">
            <w:pPr>
              <w:rPr>
                <w:del w:id="5736" w:author="Admin" w:date="2019-02-19T02:10:00Z"/>
              </w:rPr>
            </w:pPr>
          </w:p>
        </w:tc>
        <w:tc>
          <w:tcPr>
            <w:tcW w:w="0" w:type="dxa"/>
            <w:vAlign w:val="bottom"/>
          </w:tcPr>
          <w:p w:rsidR="00A33515" w:rsidDel="002260E7" w:rsidRDefault="00A33515">
            <w:pPr>
              <w:rPr>
                <w:del w:id="5737" w:author="Admin" w:date="2019-02-19T02:10:00Z"/>
                <w:sz w:val="1"/>
                <w:szCs w:val="1"/>
              </w:rPr>
            </w:pPr>
          </w:p>
        </w:tc>
      </w:tr>
    </w:tbl>
    <w:p w:rsidR="00A33515" w:rsidDel="002260E7" w:rsidRDefault="00A33515">
      <w:pPr>
        <w:rPr>
          <w:del w:id="5738"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right="140"/>
        <w:jc w:val="center"/>
        <w:rPr>
          <w:del w:id="5739" w:author="Admin" w:date="2019-02-19T02:10:00Z"/>
          <w:sz w:val="20"/>
          <w:szCs w:val="20"/>
        </w:rPr>
      </w:pPr>
      <w:bookmarkStart w:id="5740" w:name="page278"/>
      <w:bookmarkEnd w:id="5740"/>
      <w:del w:id="5741" w:author="Admin" w:date="2019-02-19T02:10:00Z">
        <w:r w:rsidDel="002260E7">
          <w:rPr>
            <w:rFonts w:ascii="Arial" w:eastAsia="Arial" w:hAnsi="Arial" w:cs="Arial"/>
            <w:sz w:val="18"/>
            <w:szCs w:val="18"/>
          </w:rPr>
          <w:lastRenderedPageBreak/>
          <w:delText>2012 год, 7 класс</w:delText>
        </w:r>
      </w:del>
    </w:p>
    <w:p w:rsidR="00A33515" w:rsidDel="002260E7" w:rsidRDefault="00A33515">
      <w:pPr>
        <w:spacing w:line="184" w:lineRule="exact"/>
        <w:rPr>
          <w:del w:id="5742" w:author="Admin" w:date="2019-02-19T02:10:00Z"/>
          <w:sz w:val="20"/>
          <w:szCs w:val="20"/>
        </w:rPr>
      </w:pPr>
    </w:p>
    <w:p w:rsidR="00A33515" w:rsidDel="002260E7" w:rsidRDefault="001A4D22">
      <w:pPr>
        <w:spacing w:line="303" w:lineRule="auto"/>
        <w:ind w:left="500" w:right="140"/>
        <w:rPr>
          <w:del w:id="5743" w:author="Admin" w:date="2019-02-19T02:10:00Z"/>
          <w:sz w:val="20"/>
          <w:szCs w:val="20"/>
        </w:rPr>
      </w:pPr>
      <w:del w:id="5744" w:author="Admin" w:date="2019-02-19T02:10:00Z">
        <w:r w:rsidDel="002260E7">
          <w:rPr>
            <w:rFonts w:ascii="Arial" w:eastAsia="Arial" w:hAnsi="Arial" w:cs="Arial"/>
            <w:sz w:val="20"/>
            <w:szCs w:val="20"/>
          </w:rPr>
          <w:delText>Это число строго меньше единицы (очевидно), поэтому не будет совпадать ни с одним из взятых до него.</w:delText>
        </w:r>
      </w:del>
    </w:p>
    <w:p w:rsidR="00A33515" w:rsidDel="002260E7" w:rsidRDefault="00A33515">
      <w:pPr>
        <w:spacing w:line="263" w:lineRule="exact"/>
        <w:rPr>
          <w:del w:id="5745" w:author="Admin" w:date="2019-02-19T02:10:00Z"/>
          <w:sz w:val="20"/>
          <w:szCs w:val="20"/>
        </w:rPr>
      </w:pPr>
    </w:p>
    <w:p w:rsidR="00A33515" w:rsidDel="002260E7" w:rsidRDefault="001A4D22">
      <w:pPr>
        <w:rPr>
          <w:del w:id="5746" w:author="Admin" w:date="2019-02-19T02:10:00Z"/>
          <w:sz w:val="20"/>
          <w:szCs w:val="20"/>
        </w:rPr>
      </w:pPr>
      <w:del w:id="5747" w:author="Admin" w:date="2019-02-19T02:10:00Z">
        <w:r w:rsidDel="002260E7">
          <w:rPr>
            <w:rFonts w:ascii="Arial" w:eastAsia="Arial" w:hAnsi="Arial" w:cs="Arial"/>
            <w:b/>
            <w:bCs/>
            <w:sz w:val="26"/>
            <w:szCs w:val="26"/>
          </w:rPr>
          <w:delText>Задача 2.</w:delText>
        </w:r>
      </w:del>
    </w:p>
    <w:p w:rsidR="00A33515" w:rsidDel="002260E7" w:rsidRDefault="00A33515">
      <w:pPr>
        <w:spacing w:line="178" w:lineRule="exact"/>
        <w:rPr>
          <w:del w:id="5748" w:author="Admin" w:date="2019-02-19T02:10:00Z"/>
          <w:sz w:val="20"/>
          <w:szCs w:val="20"/>
        </w:rPr>
      </w:pPr>
    </w:p>
    <w:p w:rsidR="00A33515" w:rsidDel="002260E7" w:rsidRDefault="001A4D22">
      <w:pPr>
        <w:numPr>
          <w:ilvl w:val="0"/>
          <w:numId w:val="622"/>
        </w:numPr>
        <w:tabs>
          <w:tab w:val="left" w:pos="500"/>
        </w:tabs>
        <w:spacing w:line="291" w:lineRule="auto"/>
        <w:ind w:left="500" w:right="120" w:hanging="306"/>
        <w:jc w:val="both"/>
        <w:rPr>
          <w:del w:id="5749" w:author="Admin" w:date="2019-02-19T02:10:00Z"/>
          <w:rFonts w:ascii="Arial" w:eastAsia="Arial" w:hAnsi="Arial" w:cs="Arial"/>
          <w:b/>
          <w:bCs/>
          <w:sz w:val="20"/>
          <w:szCs w:val="20"/>
        </w:rPr>
        <w:pPrChange w:id="5750" w:author="Admin" w:date="2019-02-19T00:19:00Z">
          <w:pPr>
            <w:numPr>
              <w:numId w:val="625"/>
            </w:numPr>
            <w:tabs>
              <w:tab w:val="left" w:pos="500"/>
            </w:tabs>
            <w:spacing w:line="291" w:lineRule="auto"/>
            <w:ind w:left="500" w:right="120" w:hanging="306"/>
            <w:jc w:val="both"/>
          </w:pPr>
        </w:pPrChange>
      </w:pPr>
      <w:del w:id="5751" w:author="Admin" w:date="2019-02-19T02:10:00Z">
        <w:r w:rsidDel="002260E7">
          <w:rPr>
            <w:rFonts w:ascii="Arial" w:eastAsia="Arial" w:hAnsi="Arial" w:cs="Arial"/>
            <w:sz w:val="20"/>
            <w:szCs w:val="20"/>
          </w:rPr>
          <w:delText>Прямоугольник разрезами, параллельными его сторонам, разбит на 4 маленьких прямоугольника. Площади трех из них известны. Это 3, 4, 5. Найдите площадь четвертого.</w:delText>
        </w:r>
      </w:del>
    </w:p>
    <w:p w:rsidR="00A33515" w:rsidDel="002260E7" w:rsidRDefault="00A33515">
      <w:pPr>
        <w:spacing w:line="46" w:lineRule="exact"/>
        <w:rPr>
          <w:del w:id="5752" w:author="Admin" w:date="2019-02-19T02:10:00Z"/>
          <w:rFonts w:ascii="Arial" w:eastAsia="Arial" w:hAnsi="Arial" w:cs="Arial"/>
          <w:b/>
          <w:bCs/>
          <w:sz w:val="20"/>
          <w:szCs w:val="20"/>
        </w:rPr>
      </w:pPr>
    </w:p>
    <w:p w:rsidR="00A33515" w:rsidDel="002260E7" w:rsidRDefault="001A4D22">
      <w:pPr>
        <w:spacing w:line="291" w:lineRule="auto"/>
        <w:ind w:left="500" w:right="60"/>
        <w:jc w:val="both"/>
        <w:rPr>
          <w:del w:id="5753" w:author="Admin" w:date="2019-02-19T02:10:00Z"/>
          <w:rFonts w:ascii="Arial" w:eastAsia="Arial" w:hAnsi="Arial" w:cs="Arial"/>
          <w:b/>
          <w:bCs/>
          <w:sz w:val="20"/>
          <w:szCs w:val="20"/>
        </w:rPr>
      </w:pPr>
      <w:del w:id="5754"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Ответ в этой задаче зависит от того,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какой из прямоуголь-ников, площадь которого известна, находится «между» двумя дру-гими:</w:delText>
        </w:r>
      </w:del>
    </w:p>
    <w:p w:rsidR="00A33515" w:rsidDel="002260E7" w:rsidRDefault="00A33515">
      <w:pPr>
        <w:spacing w:line="20" w:lineRule="exact"/>
        <w:rPr>
          <w:del w:id="5755" w:author="Admin" w:date="2019-02-19T02:10:00Z"/>
          <w:sz w:val="20"/>
          <w:szCs w:val="20"/>
        </w:rPr>
      </w:pPr>
    </w:p>
    <w:tbl>
      <w:tblPr>
        <w:tblW w:w="0" w:type="auto"/>
        <w:tblInd w:w="790" w:type="dxa"/>
        <w:tblLayout w:type="fixed"/>
        <w:tblCellMar>
          <w:left w:w="0" w:type="dxa"/>
          <w:right w:w="0" w:type="dxa"/>
        </w:tblCellMar>
        <w:tblLook w:val="04A0" w:firstRow="1" w:lastRow="0" w:firstColumn="1" w:lastColumn="0" w:noHBand="0" w:noVBand="1"/>
      </w:tblPr>
      <w:tblGrid>
        <w:gridCol w:w="400"/>
        <w:gridCol w:w="80"/>
        <w:gridCol w:w="320"/>
        <w:gridCol w:w="140"/>
        <w:gridCol w:w="160"/>
        <w:gridCol w:w="360"/>
        <w:gridCol w:w="700"/>
        <w:gridCol w:w="380"/>
        <w:gridCol w:w="80"/>
        <w:gridCol w:w="300"/>
        <w:gridCol w:w="160"/>
        <w:gridCol w:w="160"/>
        <w:gridCol w:w="360"/>
        <w:gridCol w:w="700"/>
        <w:gridCol w:w="380"/>
        <w:gridCol w:w="60"/>
        <w:gridCol w:w="320"/>
        <w:gridCol w:w="160"/>
        <w:gridCol w:w="160"/>
        <w:gridCol w:w="340"/>
        <w:gridCol w:w="30"/>
      </w:tblGrid>
      <w:tr w:rsidR="00A33515" w:rsidDel="002260E7">
        <w:trPr>
          <w:trHeight w:val="301"/>
          <w:del w:id="5756" w:author="Admin" w:date="2019-02-19T02:10:00Z"/>
        </w:trPr>
        <w:tc>
          <w:tcPr>
            <w:tcW w:w="800" w:type="dxa"/>
            <w:gridSpan w:val="3"/>
            <w:tcBorders>
              <w:top w:val="single" w:sz="8" w:space="0" w:color="auto"/>
              <w:left w:val="single" w:sz="8" w:space="0" w:color="auto"/>
            </w:tcBorders>
            <w:vAlign w:val="bottom"/>
          </w:tcPr>
          <w:p w:rsidR="00A33515" w:rsidDel="002260E7" w:rsidRDefault="001A4D22">
            <w:pPr>
              <w:ind w:right="100"/>
              <w:jc w:val="right"/>
              <w:rPr>
                <w:del w:id="5757" w:author="Admin" w:date="2019-02-19T02:10:00Z"/>
                <w:sz w:val="20"/>
                <w:szCs w:val="20"/>
              </w:rPr>
            </w:pPr>
            <w:del w:id="5758" w:author="Admin" w:date="2019-02-19T02:10:00Z">
              <w:r w:rsidDel="002260E7">
                <w:rPr>
                  <w:rFonts w:ascii="Arial" w:eastAsia="Arial" w:hAnsi="Arial" w:cs="Arial"/>
                  <w:sz w:val="20"/>
                  <w:szCs w:val="20"/>
                </w:rPr>
                <w:delText>4</w:delText>
              </w:r>
            </w:del>
          </w:p>
        </w:tc>
        <w:tc>
          <w:tcPr>
            <w:tcW w:w="140" w:type="dxa"/>
            <w:tcBorders>
              <w:top w:val="single" w:sz="8" w:space="0" w:color="auto"/>
            </w:tcBorders>
            <w:vAlign w:val="bottom"/>
          </w:tcPr>
          <w:p w:rsidR="00A33515" w:rsidDel="002260E7" w:rsidRDefault="00A33515">
            <w:pPr>
              <w:rPr>
                <w:del w:id="5759" w:author="Admin" w:date="2019-02-19T02:10:00Z"/>
                <w:sz w:val="24"/>
                <w:szCs w:val="24"/>
              </w:rPr>
            </w:pPr>
          </w:p>
        </w:tc>
        <w:tc>
          <w:tcPr>
            <w:tcW w:w="160" w:type="dxa"/>
            <w:tcBorders>
              <w:top w:val="single" w:sz="8" w:space="0" w:color="auto"/>
              <w:right w:val="single" w:sz="8" w:space="0" w:color="auto"/>
            </w:tcBorders>
            <w:vAlign w:val="bottom"/>
          </w:tcPr>
          <w:p w:rsidR="00A33515" w:rsidDel="002260E7" w:rsidRDefault="00A33515">
            <w:pPr>
              <w:rPr>
                <w:del w:id="5760" w:author="Admin" w:date="2019-02-19T02:10:00Z"/>
                <w:sz w:val="24"/>
                <w:szCs w:val="24"/>
              </w:rPr>
            </w:pPr>
          </w:p>
        </w:tc>
        <w:tc>
          <w:tcPr>
            <w:tcW w:w="360" w:type="dxa"/>
            <w:tcBorders>
              <w:top w:val="single" w:sz="8" w:space="0" w:color="auto"/>
              <w:right w:val="single" w:sz="8" w:space="0" w:color="auto"/>
            </w:tcBorders>
            <w:vAlign w:val="bottom"/>
          </w:tcPr>
          <w:p w:rsidR="00A33515" w:rsidDel="002260E7" w:rsidRDefault="001A4D22">
            <w:pPr>
              <w:ind w:right="40"/>
              <w:jc w:val="right"/>
              <w:rPr>
                <w:del w:id="5761" w:author="Admin" w:date="2019-02-19T02:10:00Z"/>
                <w:sz w:val="20"/>
                <w:szCs w:val="20"/>
              </w:rPr>
            </w:pPr>
            <w:del w:id="5762" w:author="Admin" w:date="2019-02-19T02:10:00Z">
              <w:r w:rsidDel="002260E7">
                <w:rPr>
                  <w:rFonts w:ascii="Arial" w:eastAsia="Arial" w:hAnsi="Arial" w:cs="Arial"/>
                  <w:sz w:val="20"/>
                  <w:szCs w:val="20"/>
                </w:rPr>
                <w:delText>3</w:delText>
              </w:r>
            </w:del>
          </w:p>
        </w:tc>
        <w:tc>
          <w:tcPr>
            <w:tcW w:w="700" w:type="dxa"/>
            <w:tcBorders>
              <w:right w:val="single" w:sz="8" w:space="0" w:color="auto"/>
            </w:tcBorders>
            <w:vAlign w:val="bottom"/>
          </w:tcPr>
          <w:p w:rsidR="00A33515" w:rsidDel="002260E7" w:rsidRDefault="00A33515">
            <w:pPr>
              <w:rPr>
                <w:del w:id="5763" w:author="Admin" w:date="2019-02-19T02:10:00Z"/>
                <w:sz w:val="24"/>
                <w:szCs w:val="24"/>
              </w:rPr>
            </w:pPr>
          </w:p>
        </w:tc>
        <w:tc>
          <w:tcPr>
            <w:tcW w:w="760" w:type="dxa"/>
            <w:gridSpan w:val="3"/>
            <w:tcBorders>
              <w:top w:val="single" w:sz="8" w:space="0" w:color="auto"/>
            </w:tcBorders>
            <w:vAlign w:val="bottom"/>
          </w:tcPr>
          <w:p w:rsidR="00A33515" w:rsidDel="002260E7" w:rsidRDefault="001A4D22">
            <w:pPr>
              <w:ind w:right="80"/>
              <w:jc w:val="right"/>
              <w:rPr>
                <w:del w:id="5764" w:author="Admin" w:date="2019-02-19T02:10:00Z"/>
                <w:sz w:val="20"/>
                <w:szCs w:val="20"/>
              </w:rPr>
            </w:pPr>
            <w:del w:id="5765" w:author="Admin" w:date="2019-02-19T02:10:00Z">
              <w:r w:rsidDel="002260E7">
                <w:rPr>
                  <w:rFonts w:ascii="Arial" w:eastAsia="Arial" w:hAnsi="Arial" w:cs="Arial"/>
                  <w:sz w:val="20"/>
                  <w:szCs w:val="20"/>
                </w:rPr>
                <w:delText>3</w:delText>
              </w:r>
            </w:del>
          </w:p>
        </w:tc>
        <w:tc>
          <w:tcPr>
            <w:tcW w:w="160" w:type="dxa"/>
            <w:tcBorders>
              <w:top w:val="single" w:sz="8" w:space="0" w:color="auto"/>
            </w:tcBorders>
            <w:vAlign w:val="bottom"/>
          </w:tcPr>
          <w:p w:rsidR="00A33515" w:rsidDel="002260E7" w:rsidRDefault="00A33515">
            <w:pPr>
              <w:rPr>
                <w:del w:id="5766" w:author="Admin" w:date="2019-02-19T02:10:00Z"/>
                <w:sz w:val="24"/>
                <w:szCs w:val="24"/>
              </w:rPr>
            </w:pPr>
          </w:p>
        </w:tc>
        <w:tc>
          <w:tcPr>
            <w:tcW w:w="160" w:type="dxa"/>
            <w:tcBorders>
              <w:top w:val="single" w:sz="8" w:space="0" w:color="auto"/>
              <w:right w:val="single" w:sz="8" w:space="0" w:color="auto"/>
            </w:tcBorders>
            <w:vAlign w:val="bottom"/>
          </w:tcPr>
          <w:p w:rsidR="00A33515" w:rsidDel="002260E7" w:rsidRDefault="00A33515">
            <w:pPr>
              <w:rPr>
                <w:del w:id="5767" w:author="Admin" w:date="2019-02-19T02:10:00Z"/>
                <w:sz w:val="24"/>
                <w:szCs w:val="24"/>
              </w:rPr>
            </w:pPr>
          </w:p>
        </w:tc>
        <w:tc>
          <w:tcPr>
            <w:tcW w:w="360" w:type="dxa"/>
            <w:tcBorders>
              <w:top w:val="single" w:sz="8" w:space="0" w:color="auto"/>
              <w:right w:val="single" w:sz="8" w:space="0" w:color="auto"/>
            </w:tcBorders>
            <w:vAlign w:val="bottom"/>
          </w:tcPr>
          <w:p w:rsidR="00A33515" w:rsidDel="002260E7" w:rsidRDefault="001A4D22">
            <w:pPr>
              <w:ind w:right="40"/>
              <w:jc w:val="right"/>
              <w:rPr>
                <w:del w:id="5768" w:author="Admin" w:date="2019-02-19T02:10:00Z"/>
                <w:sz w:val="20"/>
                <w:szCs w:val="20"/>
              </w:rPr>
            </w:pPr>
            <w:del w:id="5769" w:author="Admin" w:date="2019-02-19T02:10:00Z">
              <w:r w:rsidDel="002260E7">
                <w:rPr>
                  <w:rFonts w:ascii="Arial" w:eastAsia="Arial" w:hAnsi="Arial" w:cs="Arial"/>
                  <w:sz w:val="20"/>
                  <w:szCs w:val="20"/>
                </w:rPr>
                <w:delText>4</w:delText>
              </w:r>
            </w:del>
          </w:p>
        </w:tc>
        <w:tc>
          <w:tcPr>
            <w:tcW w:w="700" w:type="dxa"/>
            <w:tcBorders>
              <w:right w:val="single" w:sz="8" w:space="0" w:color="auto"/>
            </w:tcBorders>
            <w:vAlign w:val="bottom"/>
          </w:tcPr>
          <w:p w:rsidR="00A33515" w:rsidDel="002260E7" w:rsidRDefault="00A33515">
            <w:pPr>
              <w:rPr>
                <w:del w:id="5770" w:author="Admin" w:date="2019-02-19T02:10:00Z"/>
                <w:sz w:val="24"/>
                <w:szCs w:val="24"/>
              </w:rPr>
            </w:pPr>
          </w:p>
        </w:tc>
        <w:tc>
          <w:tcPr>
            <w:tcW w:w="760" w:type="dxa"/>
            <w:gridSpan w:val="3"/>
            <w:tcBorders>
              <w:top w:val="single" w:sz="8" w:space="0" w:color="auto"/>
            </w:tcBorders>
            <w:vAlign w:val="bottom"/>
          </w:tcPr>
          <w:p w:rsidR="00A33515" w:rsidDel="002260E7" w:rsidRDefault="001A4D22">
            <w:pPr>
              <w:ind w:right="80"/>
              <w:jc w:val="right"/>
              <w:rPr>
                <w:del w:id="5771" w:author="Admin" w:date="2019-02-19T02:10:00Z"/>
                <w:sz w:val="20"/>
                <w:szCs w:val="20"/>
              </w:rPr>
            </w:pPr>
            <w:del w:id="5772" w:author="Admin" w:date="2019-02-19T02:10:00Z">
              <w:r w:rsidDel="002260E7">
                <w:rPr>
                  <w:rFonts w:ascii="Arial" w:eastAsia="Arial" w:hAnsi="Arial" w:cs="Arial"/>
                  <w:sz w:val="20"/>
                  <w:szCs w:val="20"/>
                </w:rPr>
                <w:delText>3</w:delText>
              </w:r>
            </w:del>
          </w:p>
        </w:tc>
        <w:tc>
          <w:tcPr>
            <w:tcW w:w="160" w:type="dxa"/>
            <w:tcBorders>
              <w:top w:val="single" w:sz="8" w:space="0" w:color="auto"/>
            </w:tcBorders>
            <w:vAlign w:val="bottom"/>
          </w:tcPr>
          <w:p w:rsidR="00A33515" w:rsidDel="002260E7" w:rsidRDefault="00A33515">
            <w:pPr>
              <w:rPr>
                <w:del w:id="5773" w:author="Admin" w:date="2019-02-19T02:10:00Z"/>
                <w:sz w:val="24"/>
                <w:szCs w:val="24"/>
              </w:rPr>
            </w:pPr>
          </w:p>
        </w:tc>
        <w:tc>
          <w:tcPr>
            <w:tcW w:w="160" w:type="dxa"/>
            <w:tcBorders>
              <w:top w:val="single" w:sz="8" w:space="0" w:color="auto"/>
              <w:right w:val="single" w:sz="8" w:space="0" w:color="auto"/>
            </w:tcBorders>
            <w:vAlign w:val="bottom"/>
          </w:tcPr>
          <w:p w:rsidR="00A33515" w:rsidDel="002260E7" w:rsidRDefault="00A33515">
            <w:pPr>
              <w:rPr>
                <w:del w:id="5774" w:author="Admin" w:date="2019-02-19T02:10:00Z"/>
                <w:sz w:val="24"/>
                <w:szCs w:val="24"/>
              </w:rPr>
            </w:pPr>
          </w:p>
        </w:tc>
        <w:tc>
          <w:tcPr>
            <w:tcW w:w="340" w:type="dxa"/>
            <w:tcBorders>
              <w:top w:val="single" w:sz="8" w:space="0" w:color="auto"/>
              <w:right w:val="single" w:sz="8" w:space="0" w:color="auto"/>
            </w:tcBorders>
            <w:vAlign w:val="bottom"/>
          </w:tcPr>
          <w:p w:rsidR="00A33515" w:rsidDel="002260E7" w:rsidRDefault="001A4D22">
            <w:pPr>
              <w:ind w:right="40"/>
              <w:jc w:val="right"/>
              <w:rPr>
                <w:del w:id="5775" w:author="Admin" w:date="2019-02-19T02:10:00Z"/>
                <w:sz w:val="20"/>
                <w:szCs w:val="20"/>
              </w:rPr>
            </w:pPr>
            <w:del w:id="5776" w:author="Admin" w:date="2019-02-19T02:10:00Z">
              <w:r w:rsidDel="002260E7">
                <w:rPr>
                  <w:rFonts w:ascii="Arial" w:eastAsia="Arial" w:hAnsi="Arial" w:cs="Arial"/>
                  <w:sz w:val="20"/>
                  <w:szCs w:val="20"/>
                </w:rPr>
                <w:delText>5</w:delText>
              </w:r>
            </w:del>
          </w:p>
        </w:tc>
        <w:tc>
          <w:tcPr>
            <w:tcW w:w="0" w:type="dxa"/>
            <w:vAlign w:val="bottom"/>
          </w:tcPr>
          <w:p w:rsidR="00A33515" w:rsidDel="002260E7" w:rsidRDefault="00A33515">
            <w:pPr>
              <w:rPr>
                <w:del w:id="5777" w:author="Admin" w:date="2019-02-19T02:10:00Z"/>
                <w:sz w:val="1"/>
                <w:szCs w:val="1"/>
              </w:rPr>
            </w:pPr>
          </w:p>
        </w:tc>
      </w:tr>
      <w:tr w:rsidR="00A33515" w:rsidDel="002260E7">
        <w:trPr>
          <w:trHeight w:val="26"/>
          <w:del w:id="5778" w:author="Admin" w:date="2019-02-19T02:10:00Z"/>
        </w:trPr>
        <w:tc>
          <w:tcPr>
            <w:tcW w:w="400" w:type="dxa"/>
            <w:tcBorders>
              <w:left w:val="single" w:sz="8" w:space="0" w:color="auto"/>
              <w:bottom w:val="single" w:sz="8" w:space="0" w:color="auto"/>
            </w:tcBorders>
            <w:vAlign w:val="bottom"/>
          </w:tcPr>
          <w:p w:rsidR="00A33515" w:rsidDel="002260E7" w:rsidRDefault="00A33515">
            <w:pPr>
              <w:rPr>
                <w:del w:id="5779" w:author="Admin" w:date="2019-02-19T02:10:00Z"/>
                <w:sz w:val="2"/>
                <w:szCs w:val="2"/>
              </w:rPr>
            </w:pPr>
          </w:p>
        </w:tc>
        <w:tc>
          <w:tcPr>
            <w:tcW w:w="80" w:type="dxa"/>
            <w:tcBorders>
              <w:bottom w:val="single" w:sz="8" w:space="0" w:color="auto"/>
            </w:tcBorders>
            <w:vAlign w:val="bottom"/>
          </w:tcPr>
          <w:p w:rsidR="00A33515" w:rsidDel="002260E7" w:rsidRDefault="00A33515">
            <w:pPr>
              <w:rPr>
                <w:del w:id="5780" w:author="Admin" w:date="2019-02-19T02:10:00Z"/>
                <w:sz w:val="2"/>
                <w:szCs w:val="2"/>
              </w:rPr>
            </w:pPr>
          </w:p>
        </w:tc>
        <w:tc>
          <w:tcPr>
            <w:tcW w:w="320" w:type="dxa"/>
            <w:tcBorders>
              <w:bottom w:val="single" w:sz="8" w:space="0" w:color="auto"/>
            </w:tcBorders>
            <w:vAlign w:val="bottom"/>
          </w:tcPr>
          <w:p w:rsidR="00A33515" w:rsidDel="002260E7" w:rsidRDefault="00A33515">
            <w:pPr>
              <w:rPr>
                <w:del w:id="5781" w:author="Admin" w:date="2019-02-19T02:10:00Z"/>
                <w:sz w:val="2"/>
                <w:szCs w:val="2"/>
              </w:rPr>
            </w:pPr>
          </w:p>
        </w:tc>
        <w:tc>
          <w:tcPr>
            <w:tcW w:w="140" w:type="dxa"/>
            <w:tcBorders>
              <w:bottom w:val="single" w:sz="8" w:space="0" w:color="auto"/>
            </w:tcBorders>
            <w:vAlign w:val="bottom"/>
          </w:tcPr>
          <w:p w:rsidR="00A33515" w:rsidDel="002260E7" w:rsidRDefault="00A33515">
            <w:pPr>
              <w:rPr>
                <w:del w:id="5782" w:author="Admin" w:date="2019-02-19T02:10:00Z"/>
                <w:sz w:val="2"/>
                <w:szCs w:val="2"/>
              </w:rPr>
            </w:pPr>
          </w:p>
        </w:tc>
        <w:tc>
          <w:tcPr>
            <w:tcW w:w="160" w:type="dxa"/>
            <w:tcBorders>
              <w:bottom w:val="single" w:sz="8" w:space="0" w:color="auto"/>
              <w:right w:val="single" w:sz="8" w:space="0" w:color="auto"/>
            </w:tcBorders>
            <w:vAlign w:val="bottom"/>
          </w:tcPr>
          <w:p w:rsidR="00A33515" w:rsidDel="002260E7" w:rsidRDefault="00A33515">
            <w:pPr>
              <w:rPr>
                <w:del w:id="5783"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5784" w:author="Admin" w:date="2019-02-19T02:10:00Z"/>
                <w:sz w:val="2"/>
                <w:szCs w:val="2"/>
              </w:rPr>
            </w:pPr>
          </w:p>
        </w:tc>
        <w:tc>
          <w:tcPr>
            <w:tcW w:w="700" w:type="dxa"/>
            <w:tcBorders>
              <w:right w:val="single" w:sz="8" w:space="0" w:color="auto"/>
            </w:tcBorders>
            <w:vAlign w:val="bottom"/>
          </w:tcPr>
          <w:p w:rsidR="00A33515" w:rsidDel="002260E7" w:rsidRDefault="00A33515">
            <w:pPr>
              <w:rPr>
                <w:del w:id="5785" w:author="Admin" w:date="2019-02-19T02:10:00Z"/>
                <w:sz w:val="2"/>
                <w:szCs w:val="2"/>
              </w:rPr>
            </w:pPr>
          </w:p>
        </w:tc>
        <w:tc>
          <w:tcPr>
            <w:tcW w:w="380" w:type="dxa"/>
            <w:tcBorders>
              <w:bottom w:val="single" w:sz="8" w:space="0" w:color="auto"/>
            </w:tcBorders>
            <w:vAlign w:val="bottom"/>
          </w:tcPr>
          <w:p w:rsidR="00A33515" w:rsidDel="002260E7" w:rsidRDefault="00A33515">
            <w:pPr>
              <w:rPr>
                <w:del w:id="5786" w:author="Admin" w:date="2019-02-19T02:10:00Z"/>
                <w:sz w:val="2"/>
                <w:szCs w:val="2"/>
              </w:rPr>
            </w:pPr>
          </w:p>
        </w:tc>
        <w:tc>
          <w:tcPr>
            <w:tcW w:w="80" w:type="dxa"/>
            <w:tcBorders>
              <w:bottom w:val="single" w:sz="8" w:space="0" w:color="auto"/>
            </w:tcBorders>
            <w:vAlign w:val="bottom"/>
          </w:tcPr>
          <w:p w:rsidR="00A33515" w:rsidDel="002260E7" w:rsidRDefault="00A33515">
            <w:pPr>
              <w:rPr>
                <w:del w:id="5787" w:author="Admin" w:date="2019-02-19T02:10:00Z"/>
                <w:sz w:val="2"/>
                <w:szCs w:val="2"/>
              </w:rPr>
            </w:pPr>
          </w:p>
        </w:tc>
        <w:tc>
          <w:tcPr>
            <w:tcW w:w="300" w:type="dxa"/>
            <w:tcBorders>
              <w:bottom w:val="single" w:sz="8" w:space="0" w:color="auto"/>
            </w:tcBorders>
            <w:vAlign w:val="bottom"/>
          </w:tcPr>
          <w:p w:rsidR="00A33515" w:rsidDel="002260E7" w:rsidRDefault="00A33515">
            <w:pPr>
              <w:rPr>
                <w:del w:id="5788" w:author="Admin" w:date="2019-02-19T02:10:00Z"/>
                <w:sz w:val="2"/>
                <w:szCs w:val="2"/>
              </w:rPr>
            </w:pPr>
          </w:p>
        </w:tc>
        <w:tc>
          <w:tcPr>
            <w:tcW w:w="160" w:type="dxa"/>
            <w:tcBorders>
              <w:bottom w:val="single" w:sz="8" w:space="0" w:color="auto"/>
            </w:tcBorders>
            <w:vAlign w:val="bottom"/>
          </w:tcPr>
          <w:p w:rsidR="00A33515" w:rsidDel="002260E7" w:rsidRDefault="00A33515">
            <w:pPr>
              <w:rPr>
                <w:del w:id="5789" w:author="Admin" w:date="2019-02-19T02:10:00Z"/>
                <w:sz w:val="2"/>
                <w:szCs w:val="2"/>
              </w:rPr>
            </w:pPr>
          </w:p>
        </w:tc>
        <w:tc>
          <w:tcPr>
            <w:tcW w:w="160" w:type="dxa"/>
            <w:tcBorders>
              <w:bottom w:val="single" w:sz="8" w:space="0" w:color="auto"/>
              <w:right w:val="single" w:sz="8" w:space="0" w:color="auto"/>
            </w:tcBorders>
            <w:vAlign w:val="bottom"/>
          </w:tcPr>
          <w:p w:rsidR="00A33515" w:rsidDel="002260E7" w:rsidRDefault="00A33515">
            <w:pPr>
              <w:rPr>
                <w:del w:id="5790"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5791" w:author="Admin" w:date="2019-02-19T02:10:00Z"/>
                <w:sz w:val="2"/>
                <w:szCs w:val="2"/>
              </w:rPr>
            </w:pPr>
          </w:p>
        </w:tc>
        <w:tc>
          <w:tcPr>
            <w:tcW w:w="700" w:type="dxa"/>
            <w:tcBorders>
              <w:right w:val="single" w:sz="8" w:space="0" w:color="auto"/>
            </w:tcBorders>
            <w:vAlign w:val="bottom"/>
          </w:tcPr>
          <w:p w:rsidR="00A33515" w:rsidDel="002260E7" w:rsidRDefault="00A33515">
            <w:pPr>
              <w:rPr>
                <w:del w:id="5792" w:author="Admin" w:date="2019-02-19T02:10:00Z"/>
                <w:sz w:val="2"/>
                <w:szCs w:val="2"/>
              </w:rPr>
            </w:pPr>
          </w:p>
        </w:tc>
        <w:tc>
          <w:tcPr>
            <w:tcW w:w="380" w:type="dxa"/>
            <w:tcBorders>
              <w:bottom w:val="single" w:sz="8" w:space="0" w:color="auto"/>
            </w:tcBorders>
            <w:vAlign w:val="bottom"/>
          </w:tcPr>
          <w:p w:rsidR="00A33515" w:rsidDel="002260E7" w:rsidRDefault="00A33515">
            <w:pPr>
              <w:rPr>
                <w:del w:id="5793" w:author="Admin" w:date="2019-02-19T02:10:00Z"/>
                <w:sz w:val="2"/>
                <w:szCs w:val="2"/>
              </w:rPr>
            </w:pPr>
          </w:p>
        </w:tc>
        <w:tc>
          <w:tcPr>
            <w:tcW w:w="60" w:type="dxa"/>
            <w:tcBorders>
              <w:bottom w:val="single" w:sz="8" w:space="0" w:color="auto"/>
            </w:tcBorders>
            <w:vAlign w:val="bottom"/>
          </w:tcPr>
          <w:p w:rsidR="00A33515" w:rsidDel="002260E7" w:rsidRDefault="00A33515">
            <w:pPr>
              <w:rPr>
                <w:del w:id="5794" w:author="Admin" w:date="2019-02-19T02:10:00Z"/>
                <w:sz w:val="2"/>
                <w:szCs w:val="2"/>
              </w:rPr>
            </w:pPr>
          </w:p>
        </w:tc>
        <w:tc>
          <w:tcPr>
            <w:tcW w:w="320" w:type="dxa"/>
            <w:tcBorders>
              <w:bottom w:val="single" w:sz="8" w:space="0" w:color="auto"/>
            </w:tcBorders>
            <w:vAlign w:val="bottom"/>
          </w:tcPr>
          <w:p w:rsidR="00A33515" w:rsidDel="002260E7" w:rsidRDefault="00A33515">
            <w:pPr>
              <w:rPr>
                <w:del w:id="5795" w:author="Admin" w:date="2019-02-19T02:10:00Z"/>
                <w:sz w:val="2"/>
                <w:szCs w:val="2"/>
              </w:rPr>
            </w:pPr>
          </w:p>
        </w:tc>
        <w:tc>
          <w:tcPr>
            <w:tcW w:w="160" w:type="dxa"/>
            <w:tcBorders>
              <w:bottom w:val="single" w:sz="8" w:space="0" w:color="auto"/>
            </w:tcBorders>
            <w:vAlign w:val="bottom"/>
          </w:tcPr>
          <w:p w:rsidR="00A33515" w:rsidDel="002260E7" w:rsidRDefault="00A33515">
            <w:pPr>
              <w:rPr>
                <w:del w:id="5796" w:author="Admin" w:date="2019-02-19T02:10:00Z"/>
                <w:sz w:val="2"/>
                <w:szCs w:val="2"/>
              </w:rPr>
            </w:pPr>
          </w:p>
        </w:tc>
        <w:tc>
          <w:tcPr>
            <w:tcW w:w="160" w:type="dxa"/>
            <w:tcBorders>
              <w:bottom w:val="single" w:sz="8" w:space="0" w:color="auto"/>
              <w:right w:val="single" w:sz="8" w:space="0" w:color="auto"/>
            </w:tcBorders>
            <w:vAlign w:val="bottom"/>
          </w:tcPr>
          <w:p w:rsidR="00A33515" w:rsidDel="002260E7" w:rsidRDefault="00A33515">
            <w:pPr>
              <w:rPr>
                <w:del w:id="5797" w:author="Admin" w:date="2019-02-19T02:10:00Z"/>
                <w:sz w:val="2"/>
                <w:szCs w:val="2"/>
              </w:rPr>
            </w:pPr>
          </w:p>
        </w:tc>
        <w:tc>
          <w:tcPr>
            <w:tcW w:w="340" w:type="dxa"/>
            <w:tcBorders>
              <w:bottom w:val="single" w:sz="8" w:space="0" w:color="auto"/>
              <w:right w:val="single" w:sz="8" w:space="0" w:color="auto"/>
            </w:tcBorders>
            <w:vAlign w:val="bottom"/>
          </w:tcPr>
          <w:p w:rsidR="00A33515" w:rsidDel="002260E7" w:rsidRDefault="00A33515">
            <w:pPr>
              <w:rPr>
                <w:del w:id="5798" w:author="Admin" w:date="2019-02-19T02:10:00Z"/>
                <w:sz w:val="2"/>
                <w:szCs w:val="2"/>
              </w:rPr>
            </w:pPr>
          </w:p>
        </w:tc>
        <w:tc>
          <w:tcPr>
            <w:tcW w:w="0" w:type="dxa"/>
            <w:vAlign w:val="bottom"/>
          </w:tcPr>
          <w:p w:rsidR="00A33515" w:rsidDel="002260E7" w:rsidRDefault="00A33515">
            <w:pPr>
              <w:rPr>
                <w:del w:id="5799" w:author="Admin" w:date="2019-02-19T02:10:00Z"/>
                <w:sz w:val="1"/>
                <w:szCs w:val="1"/>
              </w:rPr>
            </w:pPr>
          </w:p>
        </w:tc>
      </w:tr>
      <w:tr w:rsidR="00A33515" w:rsidDel="002260E7">
        <w:trPr>
          <w:trHeight w:val="246"/>
          <w:del w:id="5800" w:author="Admin" w:date="2019-02-19T02:10:00Z"/>
        </w:trPr>
        <w:tc>
          <w:tcPr>
            <w:tcW w:w="400" w:type="dxa"/>
            <w:vMerge w:val="restart"/>
            <w:tcBorders>
              <w:left w:val="single" w:sz="8" w:space="0" w:color="auto"/>
            </w:tcBorders>
            <w:vAlign w:val="bottom"/>
          </w:tcPr>
          <w:p w:rsidR="00A33515" w:rsidDel="002260E7" w:rsidRDefault="001A4D22">
            <w:pPr>
              <w:jc w:val="right"/>
              <w:rPr>
                <w:del w:id="5801" w:author="Admin" w:date="2019-02-19T02:10:00Z"/>
                <w:sz w:val="20"/>
                <w:szCs w:val="20"/>
              </w:rPr>
            </w:pPr>
            <w:del w:id="5802" w:author="Admin" w:date="2019-02-19T02:10:00Z">
              <w:r w:rsidDel="002260E7">
                <w:rPr>
                  <w:rFonts w:ascii="Arial" w:eastAsia="Arial" w:hAnsi="Arial" w:cs="Arial"/>
                  <w:sz w:val="20"/>
                  <w:szCs w:val="20"/>
                </w:rPr>
                <w:delText>5</w:delText>
              </w:r>
            </w:del>
          </w:p>
        </w:tc>
        <w:tc>
          <w:tcPr>
            <w:tcW w:w="80" w:type="dxa"/>
            <w:tcBorders>
              <w:bottom w:val="single" w:sz="8" w:space="0" w:color="auto"/>
            </w:tcBorders>
            <w:vAlign w:val="bottom"/>
          </w:tcPr>
          <w:p w:rsidR="00A33515" w:rsidDel="002260E7" w:rsidRDefault="001A4D22">
            <w:pPr>
              <w:jc w:val="right"/>
              <w:rPr>
                <w:del w:id="5803" w:author="Admin" w:date="2019-02-19T02:10:00Z"/>
                <w:sz w:val="20"/>
                <w:szCs w:val="20"/>
              </w:rPr>
            </w:pPr>
            <w:del w:id="5804" w:author="Admin" w:date="2019-02-19T02:10:00Z">
              <w:r w:rsidDel="002260E7">
                <w:rPr>
                  <w:rFonts w:ascii="Arial" w:eastAsia="Arial" w:hAnsi="Arial" w:cs="Arial"/>
                  <w:w w:val="76"/>
                  <w:sz w:val="14"/>
                  <w:szCs w:val="14"/>
                </w:rPr>
                <w:delText>4</w:delText>
              </w:r>
            </w:del>
          </w:p>
        </w:tc>
        <w:tc>
          <w:tcPr>
            <w:tcW w:w="320" w:type="dxa"/>
            <w:vMerge w:val="restart"/>
            <w:vAlign w:val="bottom"/>
          </w:tcPr>
          <w:p w:rsidR="00A33515" w:rsidDel="002260E7" w:rsidRDefault="001A4D22">
            <w:pPr>
              <w:jc w:val="right"/>
              <w:rPr>
                <w:del w:id="5805" w:author="Admin" w:date="2019-02-19T02:10:00Z"/>
                <w:sz w:val="20"/>
                <w:szCs w:val="20"/>
              </w:rPr>
            </w:pPr>
            <w:del w:id="5806" w:author="Admin" w:date="2019-02-19T02:10:00Z">
              <w:r w:rsidDel="002260E7">
                <w:rPr>
                  <w:rFonts w:eastAsia="Times New Roman"/>
                  <w:sz w:val="20"/>
                  <w:szCs w:val="20"/>
                </w:rPr>
                <w:delText>=</w:delText>
              </w:r>
            </w:del>
          </w:p>
        </w:tc>
        <w:tc>
          <w:tcPr>
            <w:tcW w:w="140" w:type="dxa"/>
            <w:tcBorders>
              <w:bottom w:val="single" w:sz="8" w:space="0" w:color="auto"/>
            </w:tcBorders>
            <w:vAlign w:val="bottom"/>
          </w:tcPr>
          <w:p w:rsidR="00A33515" w:rsidDel="002260E7" w:rsidRDefault="001A4D22">
            <w:pPr>
              <w:jc w:val="right"/>
              <w:rPr>
                <w:del w:id="5807" w:author="Admin" w:date="2019-02-19T02:10:00Z"/>
                <w:sz w:val="20"/>
                <w:szCs w:val="20"/>
              </w:rPr>
            </w:pPr>
            <w:del w:id="5808" w:author="Admin" w:date="2019-02-19T02:10:00Z">
              <w:r w:rsidDel="002260E7">
                <w:rPr>
                  <w:rFonts w:ascii="Arial" w:eastAsia="Arial" w:hAnsi="Arial" w:cs="Arial"/>
                  <w:w w:val="76"/>
                  <w:sz w:val="14"/>
                  <w:szCs w:val="14"/>
                </w:rPr>
                <w:delText>20</w:delText>
              </w:r>
            </w:del>
          </w:p>
        </w:tc>
        <w:tc>
          <w:tcPr>
            <w:tcW w:w="160" w:type="dxa"/>
            <w:vMerge w:val="restart"/>
            <w:tcBorders>
              <w:right w:val="single" w:sz="8" w:space="0" w:color="auto"/>
            </w:tcBorders>
            <w:vAlign w:val="bottom"/>
          </w:tcPr>
          <w:p w:rsidR="00A33515" w:rsidDel="002260E7" w:rsidRDefault="00A33515">
            <w:pPr>
              <w:rPr>
                <w:del w:id="5809" w:author="Admin" w:date="2019-02-19T02:10:00Z"/>
                <w:sz w:val="21"/>
                <w:szCs w:val="21"/>
              </w:rPr>
            </w:pPr>
          </w:p>
        </w:tc>
        <w:tc>
          <w:tcPr>
            <w:tcW w:w="360" w:type="dxa"/>
            <w:vMerge w:val="restart"/>
            <w:tcBorders>
              <w:right w:val="single" w:sz="8" w:space="0" w:color="auto"/>
            </w:tcBorders>
            <w:vAlign w:val="bottom"/>
          </w:tcPr>
          <w:p w:rsidR="00A33515" w:rsidDel="002260E7" w:rsidRDefault="001A4D22">
            <w:pPr>
              <w:ind w:right="40"/>
              <w:jc w:val="right"/>
              <w:rPr>
                <w:del w:id="5810" w:author="Admin" w:date="2019-02-19T02:10:00Z"/>
                <w:sz w:val="20"/>
                <w:szCs w:val="20"/>
              </w:rPr>
            </w:pPr>
            <w:del w:id="5811" w:author="Admin" w:date="2019-02-19T02:10:00Z">
              <w:r w:rsidDel="002260E7">
                <w:rPr>
                  <w:rFonts w:ascii="Arial" w:eastAsia="Arial" w:hAnsi="Arial" w:cs="Arial"/>
                  <w:sz w:val="20"/>
                  <w:szCs w:val="20"/>
                </w:rPr>
                <w:delText>5</w:delText>
              </w:r>
            </w:del>
          </w:p>
        </w:tc>
        <w:tc>
          <w:tcPr>
            <w:tcW w:w="700" w:type="dxa"/>
            <w:tcBorders>
              <w:right w:val="single" w:sz="8" w:space="0" w:color="auto"/>
            </w:tcBorders>
            <w:vAlign w:val="bottom"/>
          </w:tcPr>
          <w:p w:rsidR="00A33515" w:rsidDel="002260E7" w:rsidRDefault="00A33515">
            <w:pPr>
              <w:rPr>
                <w:del w:id="5812" w:author="Admin" w:date="2019-02-19T02:10:00Z"/>
                <w:sz w:val="21"/>
                <w:szCs w:val="21"/>
              </w:rPr>
            </w:pPr>
          </w:p>
        </w:tc>
        <w:tc>
          <w:tcPr>
            <w:tcW w:w="380" w:type="dxa"/>
            <w:vMerge w:val="restart"/>
            <w:vAlign w:val="bottom"/>
          </w:tcPr>
          <w:p w:rsidR="00A33515" w:rsidDel="002260E7" w:rsidRDefault="001A4D22">
            <w:pPr>
              <w:jc w:val="right"/>
              <w:rPr>
                <w:del w:id="5813" w:author="Admin" w:date="2019-02-19T02:10:00Z"/>
                <w:sz w:val="20"/>
                <w:szCs w:val="20"/>
              </w:rPr>
            </w:pPr>
            <w:del w:id="5814" w:author="Admin" w:date="2019-02-19T02:10:00Z">
              <w:r w:rsidDel="002260E7">
                <w:rPr>
                  <w:rFonts w:ascii="Arial" w:eastAsia="Arial" w:hAnsi="Arial" w:cs="Arial"/>
                  <w:sz w:val="20"/>
                  <w:szCs w:val="20"/>
                </w:rPr>
                <w:delText>5</w:delText>
              </w:r>
            </w:del>
          </w:p>
        </w:tc>
        <w:tc>
          <w:tcPr>
            <w:tcW w:w="80" w:type="dxa"/>
            <w:tcBorders>
              <w:bottom w:val="single" w:sz="8" w:space="0" w:color="auto"/>
            </w:tcBorders>
            <w:vAlign w:val="bottom"/>
          </w:tcPr>
          <w:p w:rsidR="00A33515" w:rsidDel="002260E7" w:rsidRDefault="001A4D22">
            <w:pPr>
              <w:jc w:val="right"/>
              <w:rPr>
                <w:del w:id="5815" w:author="Admin" w:date="2019-02-19T02:10:00Z"/>
                <w:sz w:val="20"/>
                <w:szCs w:val="20"/>
              </w:rPr>
            </w:pPr>
            <w:del w:id="5816" w:author="Admin" w:date="2019-02-19T02:10:00Z">
              <w:r w:rsidDel="002260E7">
                <w:rPr>
                  <w:rFonts w:ascii="Arial" w:eastAsia="Arial" w:hAnsi="Arial" w:cs="Arial"/>
                  <w:w w:val="76"/>
                  <w:sz w:val="14"/>
                  <w:szCs w:val="14"/>
                </w:rPr>
                <w:delText>3</w:delText>
              </w:r>
            </w:del>
          </w:p>
        </w:tc>
        <w:tc>
          <w:tcPr>
            <w:tcW w:w="300" w:type="dxa"/>
            <w:vMerge w:val="restart"/>
            <w:vAlign w:val="bottom"/>
          </w:tcPr>
          <w:p w:rsidR="00A33515" w:rsidDel="002260E7" w:rsidRDefault="001A4D22">
            <w:pPr>
              <w:jc w:val="right"/>
              <w:rPr>
                <w:del w:id="5817" w:author="Admin" w:date="2019-02-19T02:10:00Z"/>
                <w:sz w:val="20"/>
                <w:szCs w:val="20"/>
              </w:rPr>
            </w:pPr>
            <w:del w:id="5818" w:author="Admin" w:date="2019-02-19T02:10:00Z">
              <w:r w:rsidDel="002260E7">
                <w:rPr>
                  <w:rFonts w:eastAsia="Times New Roman"/>
                  <w:sz w:val="20"/>
                  <w:szCs w:val="20"/>
                </w:rPr>
                <w:delText>=</w:delText>
              </w:r>
            </w:del>
          </w:p>
        </w:tc>
        <w:tc>
          <w:tcPr>
            <w:tcW w:w="160" w:type="dxa"/>
            <w:tcBorders>
              <w:bottom w:val="single" w:sz="8" w:space="0" w:color="auto"/>
            </w:tcBorders>
            <w:vAlign w:val="bottom"/>
          </w:tcPr>
          <w:p w:rsidR="00A33515" w:rsidDel="002260E7" w:rsidRDefault="001A4D22">
            <w:pPr>
              <w:jc w:val="right"/>
              <w:rPr>
                <w:del w:id="5819" w:author="Admin" w:date="2019-02-19T02:10:00Z"/>
                <w:sz w:val="20"/>
                <w:szCs w:val="20"/>
              </w:rPr>
            </w:pPr>
            <w:del w:id="5820" w:author="Admin" w:date="2019-02-19T02:10:00Z">
              <w:r w:rsidDel="002260E7">
                <w:rPr>
                  <w:rFonts w:ascii="Arial" w:eastAsia="Arial" w:hAnsi="Arial" w:cs="Arial"/>
                  <w:w w:val="89"/>
                  <w:sz w:val="14"/>
                  <w:szCs w:val="14"/>
                </w:rPr>
                <w:delText>15</w:delText>
              </w:r>
            </w:del>
          </w:p>
        </w:tc>
        <w:tc>
          <w:tcPr>
            <w:tcW w:w="160" w:type="dxa"/>
            <w:vMerge w:val="restart"/>
            <w:tcBorders>
              <w:right w:val="single" w:sz="8" w:space="0" w:color="auto"/>
            </w:tcBorders>
            <w:vAlign w:val="bottom"/>
          </w:tcPr>
          <w:p w:rsidR="00A33515" w:rsidDel="002260E7" w:rsidRDefault="00A33515">
            <w:pPr>
              <w:rPr>
                <w:del w:id="5821" w:author="Admin" w:date="2019-02-19T02:10:00Z"/>
                <w:sz w:val="21"/>
                <w:szCs w:val="21"/>
              </w:rPr>
            </w:pPr>
          </w:p>
        </w:tc>
        <w:tc>
          <w:tcPr>
            <w:tcW w:w="360" w:type="dxa"/>
            <w:vMerge w:val="restart"/>
            <w:tcBorders>
              <w:right w:val="single" w:sz="8" w:space="0" w:color="auto"/>
            </w:tcBorders>
            <w:vAlign w:val="bottom"/>
          </w:tcPr>
          <w:p w:rsidR="00A33515" w:rsidDel="002260E7" w:rsidRDefault="001A4D22">
            <w:pPr>
              <w:ind w:right="40"/>
              <w:jc w:val="right"/>
              <w:rPr>
                <w:del w:id="5822" w:author="Admin" w:date="2019-02-19T02:10:00Z"/>
                <w:sz w:val="20"/>
                <w:szCs w:val="20"/>
              </w:rPr>
            </w:pPr>
            <w:del w:id="5823" w:author="Admin" w:date="2019-02-19T02:10:00Z">
              <w:r w:rsidDel="002260E7">
                <w:rPr>
                  <w:rFonts w:ascii="Arial" w:eastAsia="Arial" w:hAnsi="Arial" w:cs="Arial"/>
                  <w:sz w:val="20"/>
                  <w:szCs w:val="20"/>
                </w:rPr>
                <w:delText>5</w:delText>
              </w:r>
            </w:del>
          </w:p>
        </w:tc>
        <w:tc>
          <w:tcPr>
            <w:tcW w:w="700" w:type="dxa"/>
            <w:tcBorders>
              <w:right w:val="single" w:sz="8" w:space="0" w:color="auto"/>
            </w:tcBorders>
            <w:vAlign w:val="bottom"/>
          </w:tcPr>
          <w:p w:rsidR="00A33515" w:rsidDel="002260E7" w:rsidRDefault="00A33515">
            <w:pPr>
              <w:rPr>
                <w:del w:id="5824" w:author="Admin" w:date="2019-02-19T02:10:00Z"/>
                <w:sz w:val="21"/>
                <w:szCs w:val="21"/>
              </w:rPr>
            </w:pPr>
          </w:p>
        </w:tc>
        <w:tc>
          <w:tcPr>
            <w:tcW w:w="380" w:type="dxa"/>
            <w:vMerge w:val="restart"/>
            <w:vAlign w:val="bottom"/>
          </w:tcPr>
          <w:p w:rsidR="00A33515" w:rsidDel="002260E7" w:rsidRDefault="001A4D22">
            <w:pPr>
              <w:jc w:val="right"/>
              <w:rPr>
                <w:del w:id="5825" w:author="Admin" w:date="2019-02-19T02:10:00Z"/>
                <w:sz w:val="20"/>
                <w:szCs w:val="20"/>
              </w:rPr>
            </w:pPr>
            <w:del w:id="5826" w:author="Admin" w:date="2019-02-19T02:10:00Z">
              <w:r w:rsidDel="002260E7">
                <w:rPr>
                  <w:rFonts w:ascii="Arial" w:eastAsia="Arial" w:hAnsi="Arial" w:cs="Arial"/>
                  <w:sz w:val="20"/>
                  <w:szCs w:val="20"/>
                </w:rPr>
                <w:delText>4</w:delText>
              </w:r>
            </w:del>
          </w:p>
        </w:tc>
        <w:tc>
          <w:tcPr>
            <w:tcW w:w="60" w:type="dxa"/>
            <w:tcBorders>
              <w:bottom w:val="single" w:sz="8" w:space="0" w:color="auto"/>
            </w:tcBorders>
            <w:vAlign w:val="bottom"/>
          </w:tcPr>
          <w:p w:rsidR="00A33515" w:rsidDel="002260E7" w:rsidRDefault="001A4D22">
            <w:pPr>
              <w:jc w:val="right"/>
              <w:rPr>
                <w:del w:id="5827" w:author="Admin" w:date="2019-02-19T02:10:00Z"/>
                <w:sz w:val="20"/>
                <w:szCs w:val="20"/>
              </w:rPr>
            </w:pPr>
            <w:del w:id="5828" w:author="Admin" w:date="2019-02-19T02:10:00Z">
              <w:r w:rsidDel="002260E7">
                <w:rPr>
                  <w:rFonts w:ascii="Arial" w:eastAsia="Arial" w:hAnsi="Arial" w:cs="Arial"/>
                  <w:w w:val="71"/>
                  <w:sz w:val="10"/>
                  <w:szCs w:val="10"/>
                </w:rPr>
                <w:delText>3</w:delText>
              </w:r>
            </w:del>
          </w:p>
        </w:tc>
        <w:tc>
          <w:tcPr>
            <w:tcW w:w="320" w:type="dxa"/>
            <w:vMerge w:val="restart"/>
            <w:vAlign w:val="bottom"/>
          </w:tcPr>
          <w:p w:rsidR="00A33515" w:rsidDel="002260E7" w:rsidRDefault="001A4D22">
            <w:pPr>
              <w:jc w:val="right"/>
              <w:rPr>
                <w:del w:id="5829" w:author="Admin" w:date="2019-02-19T02:10:00Z"/>
                <w:sz w:val="20"/>
                <w:szCs w:val="20"/>
              </w:rPr>
            </w:pPr>
            <w:del w:id="5830" w:author="Admin" w:date="2019-02-19T02:10:00Z">
              <w:r w:rsidDel="002260E7">
                <w:rPr>
                  <w:rFonts w:eastAsia="Times New Roman"/>
                  <w:sz w:val="20"/>
                  <w:szCs w:val="20"/>
                </w:rPr>
                <w:delText>=</w:delText>
              </w:r>
            </w:del>
          </w:p>
        </w:tc>
        <w:tc>
          <w:tcPr>
            <w:tcW w:w="160" w:type="dxa"/>
            <w:tcBorders>
              <w:bottom w:val="single" w:sz="8" w:space="0" w:color="auto"/>
            </w:tcBorders>
            <w:vAlign w:val="bottom"/>
          </w:tcPr>
          <w:p w:rsidR="00A33515" w:rsidDel="002260E7" w:rsidRDefault="001A4D22">
            <w:pPr>
              <w:jc w:val="right"/>
              <w:rPr>
                <w:del w:id="5831" w:author="Admin" w:date="2019-02-19T02:10:00Z"/>
                <w:sz w:val="20"/>
                <w:szCs w:val="20"/>
              </w:rPr>
            </w:pPr>
            <w:del w:id="5832" w:author="Admin" w:date="2019-02-19T02:10:00Z">
              <w:r w:rsidDel="002260E7">
                <w:rPr>
                  <w:rFonts w:ascii="Arial" w:eastAsia="Arial" w:hAnsi="Arial" w:cs="Arial"/>
                  <w:w w:val="89"/>
                  <w:sz w:val="14"/>
                  <w:szCs w:val="14"/>
                </w:rPr>
                <w:delText>12</w:delText>
              </w:r>
            </w:del>
          </w:p>
        </w:tc>
        <w:tc>
          <w:tcPr>
            <w:tcW w:w="160" w:type="dxa"/>
            <w:vMerge w:val="restart"/>
            <w:tcBorders>
              <w:right w:val="single" w:sz="8" w:space="0" w:color="auto"/>
            </w:tcBorders>
            <w:vAlign w:val="bottom"/>
          </w:tcPr>
          <w:p w:rsidR="00A33515" w:rsidDel="002260E7" w:rsidRDefault="00A33515">
            <w:pPr>
              <w:rPr>
                <w:del w:id="5833" w:author="Admin" w:date="2019-02-19T02:10:00Z"/>
                <w:sz w:val="21"/>
                <w:szCs w:val="21"/>
              </w:rPr>
            </w:pPr>
          </w:p>
        </w:tc>
        <w:tc>
          <w:tcPr>
            <w:tcW w:w="340" w:type="dxa"/>
            <w:vMerge w:val="restart"/>
            <w:tcBorders>
              <w:right w:val="single" w:sz="8" w:space="0" w:color="auto"/>
            </w:tcBorders>
            <w:vAlign w:val="bottom"/>
          </w:tcPr>
          <w:p w:rsidR="00A33515" w:rsidDel="002260E7" w:rsidRDefault="001A4D22">
            <w:pPr>
              <w:ind w:right="40"/>
              <w:jc w:val="right"/>
              <w:rPr>
                <w:del w:id="5834" w:author="Admin" w:date="2019-02-19T02:10:00Z"/>
                <w:sz w:val="20"/>
                <w:szCs w:val="20"/>
              </w:rPr>
            </w:pPr>
            <w:del w:id="5835" w:author="Admin" w:date="2019-02-19T02:10:00Z">
              <w:r w:rsidDel="002260E7">
                <w:rPr>
                  <w:rFonts w:ascii="Arial" w:eastAsia="Arial" w:hAnsi="Arial" w:cs="Arial"/>
                  <w:sz w:val="20"/>
                  <w:szCs w:val="20"/>
                </w:rPr>
                <w:delText>4</w:delText>
              </w:r>
            </w:del>
          </w:p>
        </w:tc>
        <w:tc>
          <w:tcPr>
            <w:tcW w:w="0" w:type="dxa"/>
            <w:vAlign w:val="bottom"/>
          </w:tcPr>
          <w:p w:rsidR="00A33515" w:rsidDel="002260E7" w:rsidRDefault="00A33515">
            <w:pPr>
              <w:rPr>
                <w:del w:id="5836" w:author="Admin" w:date="2019-02-19T02:10:00Z"/>
                <w:sz w:val="1"/>
                <w:szCs w:val="1"/>
              </w:rPr>
            </w:pPr>
          </w:p>
        </w:tc>
      </w:tr>
      <w:tr w:rsidR="00A33515" w:rsidDel="002260E7">
        <w:trPr>
          <w:trHeight w:val="224"/>
          <w:del w:id="5837" w:author="Admin" w:date="2019-02-19T02:10:00Z"/>
        </w:trPr>
        <w:tc>
          <w:tcPr>
            <w:tcW w:w="400" w:type="dxa"/>
            <w:vMerge/>
            <w:tcBorders>
              <w:left w:val="single" w:sz="8" w:space="0" w:color="auto"/>
            </w:tcBorders>
            <w:vAlign w:val="bottom"/>
          </w:tcPr>
          <w:p w:rsidR="00A33515" w:rsidDel="002260E7" w:rsidRDefault="00A33515">
            <w:pPr>
              <w:rPr>
                <w:del w:id="5838" w:author="Admin" w:date="2019-02-19T02:10:00Z"/>
                <w:sz w:val="19"/>
                <w:szCs w:val="19"/>
              </w:rPr>
            </w:pPr>
          </w:p>
        </w:tc>
        <w:tc>
          <w:tcPr>
            <w:tcW w:w="80" w:type="dxa"/>
            <w:vAlign w:val="bottom"/>
          </w:tcPr>
          <w:p w:rsidR="00A33515" w:rsidDel="002260E7" w:rsidRDefault="001A4D22">
            <w:pPr>
              <w:jc w:val="right"/>
              <w:rPr>
                <w:del w:id="5839" w:author="Admin" w:date="2019-02-19T02:10:00Z"/>
                <w:sz w:val="20"/>
                <w:szCs w:val="20"/>
              </w:rPr>
            </w:pPr>
            <w:del w:id="5840" w:author="Admin" w:date="2019-02-19T02:10:00Z">
              <w:r w:rsidDel="002260E7">
                <w:rPr>
                  <w:rFonts w:ascii="Arial" w:eastAsia="Arial" w:hAnsi="Arial" w:cs="Arial"/>
                  <w:w w:val="76"/>
                  <w:sz w:val="14"/>
                  <w:szCs w:val="14"/>
                </w:rPr>
                <w:delText>3</w:delText>
              </w:r>
            </w:del>
          </w:p>
        </w:tc>
        <w:tc>
          <w:tcPr>
            <w:tcW w:w="320" w:type="dxa"/>
            <w:vMerge/>
            <w:vAlign w:val="bottom"/>
          </w:tcPr>
          <w:p w:rsidR="00A33515" w:rsidDel="002260E7" w:rsidRDefault="00A33515">
            <w:pPr>
              <w:rPr>
                <w:del w:id="5841" w:author="Admin" w:date="2019-02-19T02:10:00Z"/>
                <w:sz w:val="19"/>
                <w:szCs w:val="19"/>
              </w:rPr>
            </w:pPr>
          </w:p>
        </w:tc>
        <w:tc>
          <w:tcPr>
            <w:tcW w:w="140" w:type="dxa"/>
            <w:vAlign w:val="bottom"/>
          </w:tcPr>
          <w:p w:rsidR="00A33515" w:rsidDel="002260E7" w:rsidRDefault="001A4D22">
            <w:pPr>
              <w:jc w:val="right"/>
              <w:rPr>
                <w:del w:id="5842" w:author="Admin" w:date="2019-02-19T02:10:00Z"/>
                <w:sz w:val="20"/>
                <w:szCs w:val="20"/>
              </w:rPr>
            </w:pPr>
            <w:del w:id="5843" w:author="Admin" w:date="2019-02-19T02:10:00Z">
              <w:r w:rsidDel="002260E7">
                <w:rPr>
                  <w:rFonts w:ascii="Arial" w:eastAsia="Arial" w:hAnsi="Arial" w:cs="Arial"/>
                  <w:sz w:val="14"/>
                  <w:szCs w:val="14"/>
                </w:rPr>
                <w:delText>3</w:delText>
              </w:r>
            </w:del>
          </w:p>
        </w:tc>
        <w:tc>
          <w:tcPr>
            <w:tcW w:w="160" w:type="dxa"/>
            <w:vMerge/>
            <w:tcBorders>
              <w:right w:val="single" w:sz="8" w:space="0" w:color="auto"/>
            </w:tcBorders>
            <w:vAlign w:val="bottom"/>
          </w:tcPr>
          <w:p w:rsidR="00A33515" w:rsidDel="002260E7" w:rsidRDefault="00A33515">
            <w:pPr>
              <w:rPr>
                <w:del w:id="5844" w:author="Admin" w:date="2019-02-19T02:10:00Z"/>
                <w:sz w:val="19"/>
                <w:szCs w:val="19"/>
              </w:rPr>
            </w:pPr>
          </w:p>
        </w:tc>
        <w:tc>
          <w:tcPr>
            <w:tcW w:w="360" w:type="dxa"/>
            <w:vMerge/>
            <w:tcBorders>
              <w:right w:val="single" w:sz="8" w:space="0" w:color="auto"/>
            </w:tcBorders>
            <w:vAlign w:val="bottom"/>
          </w:tcPr>
          <w:p w:rsidR="00A33515" w:rsidDel="002260E7" w:rsidRDefault="00A33515">
            <w:pPr>
              <w:rPr>
                <w:del w:id="5845" w:author="Admin" w:date="2019-02-19T02:10:00Z"/>
                <w:sz w:val="19"/>
                <w:szCs w:val="19"/>
              </w:rPr>
            </w:pPr>
          </w:p>
        </w:tc>
        <w:tc>
          <w:tcPr>
            <w:tcW w:w="700" w:type="dxa"/>
            <w:tcBorders>
              <w:right w:val="single" w:sz="8" w:space="0" w:color="auto"/>
            </w:tcBorders>
            <w:vAlign w:val="bottom"/>
          </w:tcPr>
          <w:p w:rsidR="00A33515" w:rsidDel="002260E7" w:rsidRDefault="00A33515">
            <w:pPr>
              <w:rPr>
                <w:del w:id="5846" w:author="Admin" w:date="2019-02-19T02:10:00Z"/>
                <w:sz w:val="19"/>
                <w:szCs w:val="19"/>
              </w:rPr>
            </w:pPr>
          </w:p>
        </w:tc>
        <w:tc>
          <w:tcPr>
            <w:tcW w:w="380" w:type="dxa"/>
            <w:vMerge/>
            <w:vAlign w:val="bottom"/>
          </w:tcPr>
          <w:p w:rsidR="00A33515" w:rsidDel="002260E7" w:rsidRDefault="00A33515">
            <w:pPr>
              <w:rPr>
                <w:del w:id="5847" w:author="Admin" w:date="2019-02-19T02:10:00Z"/>
                <w:sz w:val="19"/>
                <w:szCs w:val="19"/>
              </w:rPr>
            </w:pPr>
          </w:p>
        </w:tc>
        <w:tc>
          <w:tcPr>
            <w:tcW w:w="80" w:type="dxa"/>
            <w:vAlign w:val="bottom"/>
          </w:tcPr>
          <w:p w:rsidR="00A33515" w:rsidDel="002260E7" w:rsidRDefault="001A4D22">
            <w:pPr>
              <w:jc w:val="right"/>
              <w:rPr>
                <w:del w:id="5848" w:author="Admin" w:date="2019-02-19T02:10:00Z"/>
                <w:sz w:val="20"/>
                <w:szCs w:val="20"/>
              </w:rPr>
            </w:pPr>
            <w:del w:id="5849" w:author="Admin" w:date="2019-02-19T02:10:00Z">
              <w:r w:rsidDel="002260E7">
                <w:rPr>
                  <w:rFonts w:ascii="Arial" w:eastAsia="Arial" w:hAnsi="Arial" w:cs="Arial"/>
                  <w:w w:val="76"/>
                  <w:sz w:val="14"/>
                  <w:szCs w:val="14"/>
                </w:rPr>
                <w:delText>4</w:delText>
              </w:r>
            </w:del>
          </w:p>
        </w:tc>
        <w:tc>
          <w:tcPr>
            <w:tcW w:w="300" w:type="dxa"/>
            <w:vMerge/>
            <w:vAlign w:val="bottom"/>
          </w:tcPr>
          <w:p w:rsidR="00A33515" w:rsidDel="002260E7" w:rsidRDefault="00A33515">
            <w:pPr>
              <w:rPr>
                <w:del w:id="5850" w:author="Admin" w:date="2019-02-19T02:10:00Z"/>
                <w:sz w:val="19"/>
                <w:szCs w:val="19"/>
              </w:rPr>
            </w:pPr>
          </w:p>
        </w:tc>
        <w:tc>
          <w:tcPr>
            <w:tcW w:w="160" w:type="dxa"/>
            <w:vAlign w:val="bottom"/>
          </w:tcPr>
          <w:p w:rsidR="00A33515" w:rsidDel="002260E7" w:rsidRDefault="001A4D22">
            <w:pPr>
              <w:jc w:val="right"/>
              <w:rPr>
                <w:del w:id="5851" w:author="Admin" w:date="2019-02-19T02:10:00Z"/>
                <w:sz w:val="20"/>
                <w:szCs w:val="20"/>
              </w:rPr>
            </w:pPr>
            <w:del w:id="5852" w:author="Admin" w:date="2019-02-19T02:10:00Z">
              <w:r w:rsidDel="002260E7">
                <w:rPr>
                  <w:rFonts w:ascii="Arial" w:eastAsia="Arial" w:hAnsi="Arial" w:cs="Arial"/>
                  <w:sz w:val="14"/>
                  <w:szCs w:val="14"/>
                </w:rPr>
                <w:delText>4</w:delText>
              </w:r>
            </w:del>
          </w:p>
        </w:tc>
        <w:tc>
          <w:tcPr>
            <w:tcW w:w="160" w:type="dxa"/>
            <w:vMerge/>
            <w:tcBorders>
              <w:right w:val="single" w:sz="8" w:space="0" w:color="auto"/>
            </w:tcBorders>
            <w:vAlign w:val="bottom"/>
          </w:tcPr>
          <w:p w:rsidR="00A33515" w:rsidDel="002260E7" w:rsidRDefault="00A33515">
            <w:pPr>
              <w:rPr>
                <w:del w:id="5853" w:author="Admin" w:date="2019-02-19T02:10:00Z"/>
                <w:sz w:val="19"/>
                <w:szCs w:val="19"/>
              </w:rPr>
            </w:pPr>
          </w:p>
        </w:tc>
        <w:tc>
          <w:tcPr>
            <w:tcW w:w="360" w:type="dxa"/>
            <w:vMerge/>
            <w:tcBorders>
              <w:right w:val="single" w:sz="8" w:space="0" w:color="auto"/>
            </w:tcBorders>
            <w:vAlign w:val="bottom"/>
          </w:tcPr>
          <w:p w:rsidR="00A33515" w:rsidDel="002260E7" w:rsidRDefault="00A33515">
            <w:pPr>
              <w:rPr>
                <w:del w:id="5854" w:author="Admin" w:date="2019-02-19T02:10:00Z"/>
                <w:sz w:val="19"/>
                <w:szCs w:val="19"/>
              </w:rPr>
            </w:pPr>
          </w:p>
        </w:tc>
        <w:tc>
          <w:tcPr>
            <w:tcW w:w="700" w:type="dxa"/>
            <w:tcBorders>
              <w:right w:val="single" w:sz="8" w:space="0" w:color="auto"/>
            </w:tcBorders>
            <w:vAlign w:val="bottom"/>
          </w:tcPr>
          <w:p w:rsidR="00A33515" w:rsidDel="002260E7" w:rsidRDefault="00A33515">
            <w:pPr>
              <w:rPr>
                <w:del w:id="5855" w:author="Admin" w:date="2019-02-19T02:10:00Z"/>
                <w:sz w:val="19"/>
                <w:szCs w:val="19"/>
              </w:rPr>
            </w:pPr>
          </w:p>
        </w:tc>
        <w:tc>
          <w:tcPr>
            <w:tcW w:w="380" w:type="dxa"/>
            <w:vMerge/>
            <w:vAlign w:val="bottom"/>
          </w:tcPr>
          <w:p w:rsidR="00A33515" w:rsidDel="002260E7" w:rsidRDefault="00A33515">
            <w:pPr>
              <w:rPr>
                <w:del w:id="5856" w:author="Admin" w:date="2019-02-19T02:10:00Z"/>
                <w:sz w:val="19"/>
                <w:szCs w:val="19"/>
              </w:rPr>
            </w:pPr>
          </w:p>
        </w:tc>
        <w:tc>
          <w:tcPr>
            <w:tcW w:w="60" w:type="dxa"/>
            <w:vAlign w:val="bottom"/>
          </w:tcPr>
          <w:p w:rsidR="00A33515" w:rsidDel="002260E7" w:rsidRDefault="001A4D22">
            <w:pPr>
              <w:jc w:val="right"/>
              <w:rPr>
                <w:del w:id="5857" w:author="Admin" w:date="2019-02-19T02:10:00Z"/>
                <w:sz w:val="20"/>
                <w:szCs w:val="20"/>
              </w:rPr>
            </w:pPr>
            <w:del w:id="5858" w:author="Admin" w:date="2019-02-19T02:10:00Z">
              <w:r w:rsidDel="002260E7">
                <w:rPr>
                  <w:rFonts w:ascii="Arial" w:eastAsia="Arial" w:hAnsi="Arial" w:cs="Arial"/>
                  <w:w w:val="71"/>
                  <w:sz w:val="10"/>
                  <w:szCs w:val="10"/>
                </w:rPr>
                <w:delText>5</w:delText>
              </w:r>
            </w:del>
          </w:p>
        </w:tc>
        <w:tc>
          <w:tcPr>
            <w:tcW w:w="320" w:type="dxa"/>
            <w:vMerge/>
            <w:vAlign w:val="bottom"/>
          </w:tcPr>
          <w:p w:rsidR="00A33515" w:rsidDel="002260E7" w:rsidRDefault="00A33515">
            <w:pPr>
              <w:rPr>
                <w:del w:id="5859" w:author="Admin" w:date="2019-02-19T02:10:00Z"/>
                <w:sz w:val="19"/>
                <w:szCs w:val="19"/>
              </w:rPr>
            </w:pPr>
          </w:p>
        </w:tc>
        <w:tc>
          <w:tcPr>
            <w:tcW w:w="160" w:type="dxa"/>
            <w:vAlign w:val="bottom"/>
          </w:tcPr>
          <w:p w:rsidR="00A33515" w:rsidDel="002260E7" w:rsidRDefault="001A4D22">
            <w:pPr>
              <w:jc w:val="right"/>
              <w:rPr>
                <w:del w:id="5860" w:author="Admin" w:date="2019-02-19T02:10:00Z"/>
                <w:sz w:val="20"/>
                <w:szCs w:val="20"/>
              </w:rPr>
            </w:pPr>
            <w:del w:id="5861" w:author="Admin" w:date="2019-02-19T02:10:00Z">
              <w:r w:rsidDel="002260E7">
                <w:rPr>
                  <w:rFonts w:ascii="Arial" w:eastAsia="Arial" w:hAnsi="Arial" w:cs="Arial"/>
                  <w:sz w:val="14"/>
                  <w:szCs w:val="14"/>
                </w:rPr>
                <w:delText>5</w:delText>
              </w:r>
            </w:del>
          </w:p>
        </w:tc>
        <w:tc>
          <w:tcPr>
            <w:tcW w:w="160" w:type="dxa"/>
            <w:vMerge/>
            <w:tcBorders>
              <w:right w:val="single" w:sz="8" w:space="0" w:color="auto"/>
            </w:tcBorders>
            <w:vAlign w:val="bottom"/>
          </w:tcPr>
          <w:p w:rsidR="00A33515" w:rsidDel="002260E7" w:rsidRDefault="00A33515">
            <w:pPr>
              <w:rPr>
                <w:del w:id="5862" w:author="Admin" w:date="2019-02-19T02:10:00Z"/>
                <w:sz w:val="19"/>
                <w:szCs w:val="19"/>
              </w:rPr>
            </w:pPr>
          </w:p>
        </w:tc>
        <w:tc>
          <w:tcPr>
            <w:tcW w:w="340" w:type="dxa"/>
            <w:vMerge/>
            <w:tcBorders>
              <w:right w:val="single" w:sz="8" w:space="0" w:color="auto"/>
            </w:tcBorders>
            <w:vAlign w:val="bottom"/>
          </w:tcPr>
          <w:p w:rsidR="00A33515" w:rsidDel="002260E7" w:rsidRDefault="00A33515">
            <w:pPr>
              <w:rPr>
                <w:del w:id="5863" w:author="Admin" w:date="2019-02-19T02:10:00Z"/>
                <w:sz w:val="19"/>
                <w:szCs w:val="19"/>
              </w:rPr>
            </w:pPr>
          </w:p>
        </w:tc>
        <w:tc>
          <w:tcPr>
            <w:tcW w:w="0" w:type="dxa"/>
            <w:vAlign w:val="bottom"/>
          </w:tcPr>
          <w:p w:rsidR="00A33515" w:rsidDel="002260E7" w:rsidRDefault="00A33515">
            <w:pPr>
              <w:rPr>
                <w:del w:id="5864" w:author="Admin" w:date="2019-02-19T02:10:00Z"/>
                <w:sz w:val="1"/>
                <w:szCs w:val="1"/>
              </w:rPr>
            </w:pPr>
          </w:p>
        </w:tc>
      </w:tr>
      <w:tr w:rsidR="00A33515" w:rsidDel="002260E7">
        <w:trPr>
          <w:trHeight w:val="25"/>
          <w:del w:id="5865" w:author="Admin" w:date="2019-02-19T02:10:00Z"/>
        </w:trPr>
        <w:tc>
          <w:tcPr>
            <w:tcW w:w="400" w:type="dxa"/>
            <w:tcBorders>
              <w:left w:val="single" w:sz="8" w:space="0" w:color="auto"/>
              <w:bottom w:val="single" w:sz="8" w:space="0" w:color="auto"/>
            </w:tcBorders>
            <w:vAlign w:val="bottom"/>
          </w:tcPr>
          <w:p w:rsidR="00A33515" w:rsidDel="002260E7" w:rsidRDefault="00A33515">
            <w:pPr>
              <w:rPr>
                <w:del w:id="5866" w:author="Admin" w:date="2019-02-19T02:10:00Z"/>
                <w:sz w:val="2"/>
                <w:szCs w:val="2"/>
              </w:rPr>
            </w:pPr>
          </w:p>
        </w:tc>
        <w:tc>
          <w:tcPr>
            <w:tcW w:w="80" w:type="dxa"/>
            <w:tcBorders>
              <w:bottom w:val="single" w:sz="8" w:space="0" w:color="auto"/>
            </w:tcBorders>
            <w:vAlign w:val="bottom"/>
          </w:tcPr>
          <w:p w:rsidR="00A33515" w:rsidDel="002260E7" w:rsidRDefault="00A33515">
            <w:pPr>
              <w:rPr>
                <w:del w:id="5867" w:author="Admin" w:date="2019-02-19T02:10:00Z"/>
                <w:sz w:val="2"/>
                <w:szCs w:val="2"/>
              </w:rPr>
            </w:pPr>
          </w:p>
        </w:tc>
        <w:tc>
          <w:tcPr>
            <w:tcW w:w="320" w:type="dxa"/>
            <w:tcBorders>
              <w:bottom w:val="single" w:sz="8" w:space="0" w:color="auto"/>
            </w:tcBorders>
            <w:vAlign w:val="bottom"/>
          </w:tcPr>
          <w:p w:rsidR="00A33515" w:rsidDel="002260E7" w:rsidRDefault="00A33515">
            <w:pPr>
              <w:rPr>
                <w:del w:id="5868" w:author="Admin" w:date="2019-02-19T02:10:00Z"/>
                <w:sz w:val="2"/>
                <w:szCs w:val="2"/>
              </w:rPr>
            </w:pPr>
          </w:p>
        </w:tc>
        <w:tc>
          <w:tcPr>
            <w:tcW w:w="140" w:type="dxa"/>
            <w:tcBorders>
              <w:bottom w:val="single" w:sz="8" w:space="0" w:color="auto"/>
            </w:tcBorders>
            <w:vAlign w:val="bottom"/>
          </w:tcPr>
          <w:p w:rsidR="00A33515" w:rsidDel="002260E7" w:rsidRDefault="00A33515">
            <w:pPr>
              <w:rPr>
                <w:del w:id="5869" w:author="Admin" w:date="2019-02-19T02:10:00Z"/>
                <w:sz w:val="2"/>
                <w:szCs w:val="2"/>
              </w:rPr>
            </w:pPr>
          </w:p>
        </w:tc>
        <w:tc>
          <w:tcPr>
            <w:tcW w:w="160" w:type="dxa"/>
            <w:tcBorders>
              <w:bottom w:val="single" w:sz="8" w:space="0" w:color="auto"/>
              <w:right w:val="single" w:sz="8" w:space="0" w:color="auto"/>
            </w:tcBorders>
            <w:vAlign w:val="bottom"/>
          </w:tcPr>
          <w:p w:rsidR="00A33515" w:rsidDel="002260E7" w:rsidRDefault="00A33515">
            <w:pPr>
              <w:rPr>
                <w:del w:id="5870"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5871" w:author="Admin" w:date="2019-02-19T02:10:00Z"/>
                <w:sz w:val="2"/>
                <w:szCs w:val="2"/>
              </w:rPr>
            </w:pPr>
          </w:p>
        </w:tc>
        <w:tc>
          <w:tcPr>
            <w:tcW w:w="700" w:type="dxa"/>
            <w:tcBorders>
              <w:right w:val="single" w:sz="8" w:space="0" w:color="auto"/>
            </w:tcBorders>
            <w:vAlign w:val="bottom"/>
          </w:tcPr>
          <w:p w:rsidR="00A33515" w:rsidDel="002260E7" w:rsidRDefault="00A33515">
            <w:pPr>
              <w:rPr>
                <w:del w:id="5872" w:author="Admin" w:date="2019-02-19T02:10:00Z"/>
                <w:sz w:val="2"/>
                <w:szCs w:val="2"/>
              </w:rPr>
            </w:pPr>
          </w:p>
        </w:tc>
        <w:tc>
          <w:tcPr>
            <w:tcW w:w="380" w:type="dxa"/>
            <w:tcBorders>
              <w:bottom w:val="single" w:sz="8" w:space="0" w:color="auto"/>
            </w:tcBorders>
            <w:vAlign w:val="bottom"/>
          </w:tcPr>
          <w:p w:rsidR="00A33515" w:rsidDel="002260E7" w:rsidRDefault="00A33515">
            <w:pPr>
              <w:rPr>
                <w:del w:id="5873" w:author="Admin" w:date="2019-02-19T02:10:00Z"/>
                <w:sz w:val="2"/>
                <w:szCs w:val="2"/>
              </w:rPr>
            </w:pPr>
          </w:p>
        </w:tc>
        <w:tc>
          <w:tcPr>
            <w:tcW w:w="80" w:type="dxa"/>
            <w:tcBorders>
              <w:bottom w:val="single" w:sz="8" w:space="0" w:color="auto"/>
            </w:tcBorders>
            <w:vAlign w:val="bottom"/>
          </w:tcPr>
          <w:p w:rsidR="00A33515" w:rsidDel="002260E7" w:rsidRDefault="00A33515">
            <w:pPr>
              <w:rPr>
                <w:del w:id="5874" w:author="Admin" w:date="2019-02-19T02:10:00Z"/>
                <w:sz w:val="2"/>
                <w:szCs w:val="2"/>
              </w:rPr>
            </w:pPr>
          </w:p>
        </w:tc>
        <w:tc>
          <w:tcPr>
            <w:tcW w:w="300" w:type="dxa"/>
            <w:tcBorders>
              <w:bottom w:val="single" w:sz="8" w:space="0" w:color="auto"/>
            </w:tcBorders>
            <w:vAlign w:val="bottom"/>
          </w:tcPr>
          <w:p w:rsidR="00A33515" w:rsidDel="002260E7" w:rsidRDefault="00A33515">
            <w:pPr>
              <w:rPr>
                <w:del w:id="5875" w:author="Admin" w:date="2019-02-19T02:10:00Z"/>
                <w:sz w:val="2"/>
                <w:szCs w:val="2"/>
              </w:rPr>
            </w:pPr>
          </w:p>
        </w:tc>
        <w:tc>
          <w:tcPr>
            <w:tcW w:w="160" w:type="dxa"/>
            <w:tcBorders>
              <w:bottom w:val="single" w:sz="8" w:space="0" w:color="auto"/>
            </w:tcBorders>
            <w:vAlign w:val="bottom"/>
          </w:tcPr>
          <w:p w:rsidR="00A33515" w:rsidDel="002260E7" w:rsidRDefault="00A33515">
            <w:pPr>
              <w:rPr>
                <w:del w:id="5876" w:author="Admin" w:date="2019-02-19T02:10:00Z"/>
                <w:sz w:val="2"/>
                <w:szCs w:val="2"/>
              </w:rPr>
            </w:pPr>
          </w:p>
        </w:tc>
        <w:tc>
          <w:tcPr>
            <w:tcW w:w="160" w:type="dxa"/>
            <w:tcBorders>
              <w:bottom w:val="single" w:sz="8" w:space="0" w:color="auto"/>
              <w:right w:val="single" w:sz="8" w:space="0" w:color="auto"/>
            </w:tcBorders>
            <w:vAlign w:val="bottom"/>
          </w:tcPr>
          <w:p w:rsidR="00A33515" w:rsidDel="002260E7" w:rsidRDefault="00A33515">
            <w:pPr>
              <w:rPr>
                <w:del w:id="5877"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5878" w:author="Admin" w:date="2019-02-19T02:10:00Z"/>
                <w:sz w:val="2"/>
                <w:szCs w:val="2"/>
              </w:rPr>
            </w:pPr>
          </w:p>
        </w:tc>
        <w:tc>
          <w:tcPr>
            <w:tcW w:w="700" w:type="dxa"/>
            <w:tcBorders>
              <w:right w:val="single" w:sz="8" w:space="0" w:color="auto"/>
            </w:tcBorders>
            <w:vAlign w:val="bottom"/>
          </w:tcPr>
          <w:p w:rsidR="00A33515" w:rsidDel="002260E7" w:rsidRDefault="00A33515">
            <w:pPr>
              <w:rPr>
                <w:del w:id="5879" w:author="Admin" w:date="2019-02-19T02:10:00Z"/>
                <w:sz w:val="2"/>
                <w:szCs w:val="2"/>
              </w:rPr>
            </w:pPr>
          </w:p>
        </w:tc>
        <w:tc>
          <w:tcPr>
            <w:tcW w:w="380" w:type="dxa"/>
            <w:tcBorders>
              <w:bottom w:val="single" w:sz="8" w:space="0" w:color="auto"/>
            </w:tcBorders>
            <w:vAlign w:val="bottom"/>
          </w:tcPr>
          <w:p w:rsidR="00A33515" w:rsidDel="002260E7" w:rsidRDefault="00A33515">
            <w:pPr>
              <w:rPr>
                <w:del w:id="5880" w:author="Admin" w:date="2019-02-19T02:10:00Z"/>
                <w:sz w:val="2"/>
                <w:szCs w:val="2"/>
              </w:rPr>
            </w:pPr>
          </w:p>
        </w:tc>
        <w:tc>
          <w:tcPr>
            <w:tcW w:w="60" w:type="dxa"/>
            <w:tcBorders>
              <w:bottom w:val="single" w:sz="8" w:space="0" w:color="auto"/>
            </w:tcBorders>
            <w:vAlign w:val="bottom"/>
          </w:tcPr>
          <w:p w:rsidR="00A33515" w:rsidDel="002260E7" w:rsidRDefault="00A33515">
            <w:pPr>
              <w:rPr>
                <w:del w:id="5881" w:author="Admin" w:date="2019-02-19T02:10:00Z"/>
                <w:sz w:val="2"/>
                <w:szCs w:val="2"/>
              </w:rPr>
            </w:pPr>
          </w:p>
        </w:tc>
        <w:tc>
          <w:tcPr>
            <w:tcW w:w="320" w:type="dxa"/>
            <w:tcBorders>
              <w:bottom w:val="single" w:sz="8" w:space="0" w:color="auto"/>
            </w:tcBorders>
            <w:vAlign w:val="bottom"/>
          </w:tcPr>
          <w:p w:rsidR="00A33515" w:rsidDel="002260E7" w:rsidRDefault="00A33515">
            <w:pPr>
              <w:rPr>
                <w:del w:id="5882" w:author="Admin" w:date="2019-02-19T02:10:00Z"/>
                <w:sz w:val="2"/>
                <w:szCs w:val="2"/>
              </w:rPr>
            </w:pPr>
          </w:p>
        </w:tc>
        <w:tc>
          <w:tcPr>
            <w:tcW w:w="160" w:type="dxa"/>
            <w:tcBorders>
              <w:bottom w:val="single" w:sz="8" w:space="0" w:color="auto"/>
            </w:tcBorders>
            <w:vAlign w:val="bottom"/>
          </w:tcPr>
          <w:p w:rsidR="00A33515" w:rsidDel="002260E7" w:rsidRDefault="00A33515">
            <w:pPr>
              <w:rPr>
                <w:del w:id="5883" w:author="Admin" w:date="2019-02-19T02:10:00Z"/>
                <w:sz w:val="2"/>
                <w:szCs w:val="2"/>
              </w:rPr>
            </w:pPr>
          </w:p>
        </w:tc>
        <w:tc>
          <w:tcPr>
            <w:tcW w:w="160" w:type="dxa"/>
            <w:tcBorders>
              <w:bottom w:val="single" w:sz="8" w:space="0" w:color="auto"/>
              <w:right w:val="single" w:sz="8" w:space="0" w:color="auto"/>
            </w:tcBorders>
            <w:vAlign w:val="bottom"/>
          </w:tcPr>
          <w:p w:rsidR="00A33515" w:rsidDel="002260E7" w:rsidRDefault="00A33515">
            <w:pPr>
              <w:rPr>
                <w:del w:id="5884" w:author="Admin" w:date="2019-02-19T02:10:00Z"/>
                <w:sz w:val="2"/>
                <w:szCs w:val="2"/>
              </w:rPr>
            </w:pPr>
          </w:p>
        </w:tc>
        <w:tc>
          <w:tcPr>
            <w:tcW w:w="340" w:type="dxa"/>
            <w:tcBorders>
              <w:bottom w:val="single" w:sz="8" w:space="0" w:color="auto"/>
              <w:right w:val="single" w:sz="8" w:space="0" w:color="auto"/>
            </w:tcBorders>
            <w:vAlign w:val="bottom"/>
          </w:tcPr>
          <w:p w:rsidR="00A33515" w:rsidDel="002260E7" w:rsidRDefault="00A33515">
            <w:pPr>
              <w:rPr>
                <w:del w:id="5885" w:author="Admin" w:date="2019-02-19T02:10:00Z"/>
                <w:sz w:val="2"/>
                <w:szCs w:val="2"/>
              </w:rPr>
            </w:pPr>
          </w:p>
        </w:tc>
        <w:tc>
          <w:tcPr>
            <w:tcW w:w="0" w:type="dxa"/>
            <w:vAlign w:val="bottom"/>
          </w:tcPr>
          <w:p w:rsidR="00A33515" w:rsidDel="002260E7" w:rsidRDefault="00A33515">
            <w:pPr>
              <w:rPr>
                <w:del w:id="5886" w:author="Admin" w:date="2019-02-19T02:10:00Z"/>
                <w:sz w:val="1"/>
                <w:szCs w:val="1"/>
              </w:rPr>
            </w:pPr>
          </w:p>
        </w:tc>
      </w:tr>
    </w:tbl>
    <w:p w:rsidR="00A33515" w:rsidDel="002260E7" w:rsidRDefault="00A33515">
      <w:pPr>
        <w:spacing w:line="114" w:lineRule="exact"/>
        <w:rPr>
          <w:del w:id="5887" w:author="Admin" w:date="2019-02-19T02:10:00Z"/>
          <w:sz w:val="20"/>
          <w:szCs w:val="20"/>
        </w:rPr>
      </w:pPr>
    </w:p>
    <w:p w:rsidR="00A33515" w:rsidDel="002260E7" w:rsidRDefault="001A4D22">
      <w:pPr>
        <w:numPr>
          <w:ilvl w:val="0"/>
          <w:numId w:val="623"/>
        </w:numPr>
        <w:tabs>
          <w:tab w:val="left" w:pos="500"/>
        </w:tabs>
        <w:spacing w:line="284" w:lineRule="auto"/>
        <w:ind w:left="500" w:hanging="290"/>
        <w:rPr>
          <w:del w:id="5888" w:author="Admin" w:date="2019-02-19T02:10:00Z"/>
          <w:rFonts w:ascii="Arial" w:eastAsia="Arial" w:hAnsi="Arial" w:cs="Arial"/>
          <w:b/>
          <w:bCs/>
          <w:sz w:val="20"/>
          <w:szCs w:val="20"/>
        </w:rPr>
        <w:pPrChange w:id="5889" w:author="Admin" w:date="2019-02-19T00:19:00Z">
          <w:pPr>
            <w:numPr>
              <w:numId w:val="626"/>
            </w:numPr>
            <w:tabs>
              <w:tab w:val="left" w:pos="500"/>
            </w:tabs>
            <w:spacing w:line="284" w:lineRule="auto"/>
            <w:ind w:left="500" w:hanging="290"/>
          </w:pPr>
        </w:pPrChange>
      </w:pPr>
      <w:del w:id="5890" w:author="Admin" w:date="2019-02-19T02:10:00Z">
        <w:r w:rsidDel="002260E7">
          <w:rPr>
            <w:rFonts w:ascii="Arial" w:eastAsia="Arial" w:hAnsi="Arial" w:cs="Arial"/>
            <w:sz w:val="20"/>
            <w:szCs w:val="20"/>
          </w:rPr>
          <w:delText>Мальчики Вова и Дима купили по одной новогодней открытке и каждый разрезал свою открытку на два прямоугольника равной пло-щади. Один из прямоугольников мальчики выбросили, а другой оста-вили себе. Оказалось, что периметр Вовиного прямоугольника ра-вен 14 см, периметр Диминого — 19 см. Найдите периметр и сторо-ны прямоугольной открытки у каждого из мальчиков.</w:delText>
        </w:r>
      </w:del>
    </w:p>
    <w:p w:rsidR="00A33515" w:rsidDel="002260E7" w:rsidRDefault="00A33515">
      <w:pPr>
        <w:spacing w:line="53" w:lineRule="exact"/>
        <w:rPr>
          <w:del w:id="5891" w:author="Admin" w:date="2019-02-19T02:10:00Z"/>
          <w:rFonts w:ascii="Arial" w:eastAsia="Arial" w:hAnsi="Arial" w:cs="Arial"/>
          <w:b/>
          <w:bCs/>
          <w:sz w:val="20"/>
          <w:szCs w:val="20"/>
        </w:rPr>
      </w:pPr>
    </w:p>
    <w:p w:rsidR="00A33515" w:rsidDel="002260E7" w:rsidRDefault="001A4D22">
      <w:pPr>
        <w:spacing w:line="287" w:lineRule="auto"/>
        <w:ind w:left="500" w:right="140"/>
        <w:jc w:val="both"/>
        <w:rPr>
          <w:del w:id="5892" w:author="Admin" w:date="2019-02-19T02:10:00Z"/>
          <w:rFonts w:ascii="Arial" w:eastAsia="Arial" w:hAnsi="Arial" w:cs="Arial"/>
          <w:b/>
          <w:bCs/>
          <w:sz w:val="20"/>
          <w:szCs w:val="20"/>
        </w:rPr>
      </w:pPr>
      <w:del w:id="589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Пусть исходная открытка имела размер</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a b</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сантимет-ров и, соответственно, периметр 2</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w:delText>
        </w:r>
        <w:r w:rsidDel="002260E7">
          <w:rPr>
            <w:rFonts w:ascii="Arial" w:eastAsia="Arial" w:hAnsi="Arial" w:cs="Arial"/>
            <w:i/>
            <w:iCs/>
            <w:sz w:val="20"/>
            <w:szCs w:val="20"/>
          </w:rPr>
          <w:delText>b</w:delText>
        </w:r>
        <w:r w:rsidDel="002260E7">
          <w:rPr>
            <w:rFonts w:ascii="Arial" w:eastAsia="Arial" w:hAnsi="Arial" w:cs="Arial"/>
            <w:sz w:val="20"/>
            <w:szCs w:val="20"/>
          </w:rPr>
          <w:delText>. Единственный способ по-лучить разные прямоугольники — Вове разрезать открытку по вер-тикали, а Диме — по горизонтали.</w:delText>
        </w:r>
      </w:del>
    </w:p>
    <w:p w:rsidR="00A33515" w:rsidDel="002260E7" w:rsidRDefault="00A33515">
      <w:pPr>
        <w:spacing w:line="17" w:lineRule="exact"/>
        <w:rPr>
          <w:del w:id="5894" w:author="Admin" w:date="2019-02-19T02:10:00Z"/>
          <w:rFonts w:ascii="Arial" w:eastAsia="Arial" w:hAnsi="Arial" w:cs="Arial"/>
          <w:b/>
          <w:bCs/>
          <w:sz w:val="20"/>
          <w:szCs w:val="20"/>
        </w:rPr>
      </w:pPr>
    </w:p>
    <w:p w:rsidR="00A33515" w:rsidDel="002260E7" w:rsidRDefault="001A4D22">
      <w:pPr>
        <w:spacing w:line="231" w:lineRule="auto"/>
        <w:ind w:left="500" w:right="140"/>
        <w:jc w:val="both"/>
        <w:rPr>
          <w:del w:id="5895" w:author="Admin" w:date="2019-02-19T02:10:00Z"/>
          <w:rFonts w:ascii="Arial" w:eastAsia="Arial" w:hAnsi="Arial" w:cs="Arial"/>
          <w:b/>
          <w:bCs/>
          <w:sz w:val="20"/>
          <w:szCs w:val="20"/>
        </w:rPr>
      </w:pPr>
      <w:del w:id="5896" w:author="Admin" w:date="2019-02-19T02:10:00Z">
        <w:r w:rsidDel="002260E7">
          <w:rPr>
            <w:rFonts w:ascii="Arial" w:eastAsia="Arial" w:hAnsi="Arial" w:cs="Arial"/>
            <w:sz w:val="20"/>
            <w:szCs w:val="20"/>
          </w:rPr>
          <w:delText xml:space="preserve">Тогда Вовина открытка будет иметь размер </w:delText>
        </w:r>
        <w:r w:rsidDel="002260E7">
          <w:rPr>
            <w:rFonts w:ascii="Arial" w:eastAsia="Arial" w:hAnsi="Arial" w:cs="Arial"/>
            <w:i/>
            <w:iCs/>
            <w:sz w:val="27"/>
            <w:szCs w:val="27"/>
            <w:u w:val="single"/>
            <w:vertAlign w:val="superscript"/>
          </w:rPr>
          <w:delText>a</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и периметр </w:delText>
        </w:r>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ascii="Arial" w:eastAsia="Arial" w:hAnsi="Arial" w:cs="Arial"/>
            <w:sz w:val="20"/>
            <w:szCs w:val="20"/>
          </w:rPr>
          <w:delText>2</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а Димина — размер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bscript"/>
          </w:rPr>
          <w:delText>2</w:delText>
        </w:r>
        <w:r w:rsidDel="002260E7">
          <w:rPr>
            <w:rFonts w:ascii="Arial" w:eastAsia="Arial" w:hAnsi="Arial" w:cs="Arial"/>
            <w:i/>
            <w:iCs/>
            <w:sz w:val="27"/>
            <w:szCs w:val="27"/>
            <w:u w:val="single"/>
            <w:vertAlign w:val="superscript"/>
          </w:rPr>
          <w:delText>b</w:delText>
        </w:r>
        <w:r w:rsidDel="002260E7">
          <w:rPr>
            <w:rFonts w:ascii="Arial" w:eastAsia="Arial" w:hAnsi="Arial" w:cs="Arial"/>
            <w:sz w:val="20"/>
            <w:szCs w:val="20"/>
          </w:rPr>
          <w:delText xml:space="preserve"> и периметр 2</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Из условия нам известны значения периметров открыток:</w:delText>
        </w:r>
      </w:del>
    </w:p>
    <w:p w:rsidR="00A33515" w:rsidDel="002260E7" w:rsidRDefault="00A33515">
      <w:pPr>
        <w:spacing w:line="160" w:lineRule="exact"/>
        <w:rPr>
          <w:del w:id="5897" w:author="Admin" w:date="2019-02-19T02:10:00Z"/>
          <w:sz w:val="20"/>
          <w:szCs w:val="20"/>
        </w:rPr>
      </w:pPr>
    </w:p>
    <w:p w:rsidR="00A33515" w:rsidDel="002260E7" w:rsidRDefault="001A4D22">
      <w:pPr>
        <w:ind w:left="3100"/>
        <w:rPr>
          <w:del w:id="5898" w:author="Admin" w:date="2019-02-19T02:10:00Z"/>
          <w:sz w:val="20"/>
          <w:szCs w:val="20"/>
        </w:rPr>
      </w:pPr>
      <w:del w:id="5899" w:author="Admin" w:date="2019-02-19T02:10:00Z">
        <w:r w:rsidDel="002260E7">
          <w:rPr>
            <w:rFonts w:ascii="Arial" w:eastAsia="Arial" w:hAnsi="Arial" w:cs="Arial"/>
            <w:i/>
            <w:iCs/>
            <w:sz w:val="20"/>
            <w:szCs w:val="20"/>
          </w:rPr>
          <w:delText xml:space="preserve">a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ascii="Arial" w:eastAsia="Arial" w:hAnsi="Arial" w:cs="Arial"/>
            <w:i/>
            <w:iCs/>
            <w:sz w:val="20"/>
            <w:szCs w:val="20"/>
          </w:rPr>
          <w:delText xml:space="preserve">b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14,</w:delText>
        </w:r>
        <w:r w:rsidDel="002260E7">
          <w:rPr>
            <w:rFonts w:ascii="Arial" w:eastAsia="Arial" w:hAnsi="Arial" w:cs="Arial"/>
            <w:sz w:val="39"/>
            <w:szCs w:val="39"/>
            <w:vertAlign w:val="superscript"/>
          </w:rPr>
          <w:delText>,</w:delText>
        </w:r>
      </w:del>
    </w:p>
    <w:p w:rsidR="00A33515" w:rsidDel="002260E7" w:rsidRDefault="001A4D22">
      <w:pPr>
        <w:spacing w:line="220" w:lineRule="auto"/>
        <w:ind w:left="3100"/>
        <w:rPr>
          <w:del w:id="5900" w:author="Admin" w:date="2019-02-19T02:10:00Z"/>
          <w:sz w:val="20"/>
          <w:szCs w:val="20"/>
        </w:rPr>
      </w:pPr>
      <w:del w:id="5901" w:author="Admin" w:date="2019-02-19T02:10:00Z">
        <w:r w:rsidDel="002260E7">
          <w:rPr>
            <w:rFonts w:ascii="Arial" w:eastAsia="Arial" w:hAnsi="Arial" w:cs="Arial"/>
            <w:sz w:val="20"/>
            <w:szCs w:val="20"/>
          </w:rPr>
          <w:delText>2</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19</w:delText>
        </w:r>
        <w:r w:rsidDel="002260E7">
          <w:rPr>
            <w:rFonts w:eastAsia="Times New Roman"/>
            <w:i/>
            <w:iCs/>
            <w:sz w:val="20"/>
            <w:szCs w:val="20"/>
          </w:rPr>
          <w:delText>:</w:delText>
        </w:r>
      </w:del>
    </w:p>
    <w:p w:rsidR="00A33515" w:rsidDel="002260E7" w:rsidRDefault="00A33515">
      <w:pPr>
        <w:spacing w:line="318" w:lineRule="exact"/>
        <w:rPr>
          <w:del w:id="5902" w:author="Admin" w:date="2019-02-19T02:10:00Z"/>
          <w:sz w:val="20"/>
          <w:szCs w:val="20"/>
        </w:rPr>
      </w:pPr>
    </w:p>
    <w:p w:rsidR="00A33515" w:rsidDel="002260E7" w:rsidRDefault="001A4D22">
      <w:pPr>
        <w:tabs>
          <w:tab w:val="left" w:pos="2260"/>
        </w:tabs>
        <w:ind w:left="500"/>
        <w:rPr>
          <w:del w:id="5903" w:author="Admin" w:date="2019-02-19T02:10:00Z"/>
          <w:sz w:val="20"/>
          <w:szCs w:val="20"/>
        </w:rPr>
      </w:pPr>
      <w:del w:id="5904" w:author="Admin" w:date="2019-02-19T02:10:00Z">
        <w:r w:rsidDel="002260E7">
          <w:rPr>
            <w:rFonts w:ascii="Arial" w:eastAsia="Arial" w:hAnsi="Arial" w:cs="Arial"/>
            <w:sz w:val="20"/>
            <w:szCs w:val="20"/>
          </w:rPr>
          <w:delText xml:space="preserve">Тогда разность </w:delText>
        </w:r>
        <w:r w:rsidDel="002260E7">
          <w:rPr>
            <w:rFonts w:ascii="Arial" w:eastAsia="Arial" w:hAnsi="Arial" w:cs="Arial"/>
            <w:i/>
            <w:iCs/>
            <w:sz w:val="20"/>
            <w:szCs w:val="20"/>
          </w:rPr>
          <w:delText>a</w:delText>
        </w:r>
        <w:r w:rsidDel="002260E7">
          <w:rPr>
            <w:sz w:val="20"/>
            <w:szCs w:val="20"/>
          </w:rPr>
          <w:tab/>
        </w:r>
        <w:r w:rsidDel="002260E7">
          <w:rPr>
            <w:rFonts w:ascii="Arial" w:eastAsia="Arial" w:hAnsi="Arial" w:cs="Arial"/>
            <w:i/>
            <w:iCs/>
            <w:sz w:val="20"/>
            <w:szCs w:val="20"/>
          </w:rPr>
          <w:delText xml:space="preserve">b </w:delText>
        </w:r>
        <w:r w:rsidDel="002260E7">
          <w:rPr>
            <w:rFonts w:ascii="Arial" w:eastAsia="Arial" w:hAnsi="Arial" w:cs="Arial"/>
            <w:sz w:val="20"/>
            <w:szCs w:val="20"/>
          </w:rPr>
          <w:delText>равна пяти,</w:delText>
        </w:r>
      </w:del>
    </w:p>
    <w:p w:rsidR="00A33515" w:rsidDel="002260E7" w:rsidRDefault="00A33515">
      <w:pPr>
        <w:spacing w:line="261" w:lineRule="exact"/>
        <w:rPr>
          <w:del w:id="5905" w:author="Admin" w:date="2019-02-19T02:10:00Z"/>
          <w:sz w:val="20"/>
          <w:szCs w:val="20"/>
        </w:rPr>
      </w:pPr>
    </w:p>
    <w:p w:rsidR="00A33515" w:rsidDel="002260E7" w:rsidRDefault="001A4D22">
      <w:pPr>
        <w:tabs>
          <w:tab w:val="left" w:pos="3740"/>
        </w:tabs>
        <w:ind w:left="3000"/>
        <w:rPr>
          <w:del w:id="5906" w:author="Admin" w:date="2019-02-19T02:10:00Z"/>
          <w:sz w:val="20"/>
          <w:szCs w:val="20"/>
        </w:rPr>
      </w:pPr>
      <w:del w:id="5907" w:author="Admin" w:date="2019-02-19T02:10:00Z">
        <w:r w:rsidDel="002260E7">
          <w:rPr>
            <w:rFonts w:ascii="Arial" w:eastAsia="Arial" w:hAnsi="Arial" w:cs="Arial"/>
            <w:i/>
            <w:iCs/>
            <w:sz w:val="20"/>
            <w:szCs w:val="20"/>
          </w:rPr>
          <w:delText xml:space="preserve">a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8</w:delText>
        </w:r>
        <w:r w:rsidDel="002260E7">
          <w:rPr>
            <w:rFonts w:eastAsia="Times New Roman"/>
            <w:i/>
            <w:iCs/>
            <w:sz w:val="20"/>
            <w:szCs w:val="20"/>
          </w:rPr>
          <w:delText>;</w:delText>
        </w:r>
        <w:r w:rsidDel="002260E7">
          <w:rPr>
            <w:rFonts w:ascii="Arial" w:eastAsia="Arial" w:hAnsi="Arial" w:cs="Arial"/>
            <w:i/>
            <w:iCs/>
            <w:sz w:val="20"/>
            <w:szCs w:val="20"/>
          </w:rPr>
          <w:tab/>
          <w:delText xml:space="preserve">b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3</w:delText>
        </w:r>
        <w:r w:rsidDel="002260E7">
          <w:rPr>
            <w:rFonts w:eastAsia="Times New Roman"/>
            <w:i/>
            <w:iCs/>
            <w:sz w:val="20"/>
            <w:szCs w:val="20"/>
          </w:rPr>
          <w:delText>:</w:delText>
        </w:r>
      </w:del>
    </w:p>
    <w:p w:rsidR="00A33515" w:rsidDel="002260E7" w:rsidRDefault="00A33515">
      <w:pPr>
        <w:spacing w:line="340" w:lineRule="exact"/>
        <w:rPr>
          <w:del w:id="5908" w:author="Admin" w:date="2019-02-19T02:10:00Z"/>
          <w:sz w:val="20"/>
          <w:szCs w:val="20"/>
        </w:rPr>
      </w:pPr>
    </w:p>
    <w:p w:rsidR="00A33515" w:rsidDel="002260E7" w:rsidRDefault="001A4D22">
      <w:pPr>
        <w:ind w:left="500"/>
        <w:rPr>
          <w:del w:id="5909" w:author="Admin" w:date="2019-02-19T02:10:00Z"/>
          <w:sz w:val="20"/>
          <w:szCs w:val="20"/>
        </w:rPr>
      </w:pPr>
      <w:del w:id="5910" w:author="Admin" w:date="2019-02-19T02:10:00Z">
        <w:r w:rsidDel="002260E7">
          <w:rPr>
            <w:rFonts w:ascii="Arial" w:eastAsia="Arial" w:hAnsi="Arial" w:cs="Arial"/>
            <w:sz w:val="20"/>
            <w:szCs w:val="20"/>
          </w:rPr>
          <w:delText>В частности, периметр исходной открытки равен 22 см.</w:delText>
        </w:r>
      </w:del>
    </w:p>
    <w:p w:rsidR="00A33515" w:rsidDel="002260E7" w:rsidRDefault="00A33515">
      <w:pPr>
        <w:rPr>
          <w:del w:id="5911" w:author="Admin" w:date="2019-02-19T02:10:00Z"/>
        </w:rPr>
        <w:sectPr w:rsidR="00A33515" w:rsidDel="002260E7">
          <w:pgSz w:w="8220" w:h="12472"/>
          <w:pgMar w:top="639" w:right="580" w:bottom="0" w:left="720" w:header="0" w:footer="0" w:gutter="0"/>
          <w:cols w:space="720" w:equalWidth="0">
            <w:col w:w="6920"/>
          </w:cols>
        </w:sectPr>
      </w:pPr>
    </w:p>
    <w:p w:rsidR="00A33515" w:rsidDel="002260E7" w:rsidRDefault="00A33515">
      <w:pPr>
        <w:spacing w:line="200" w:lineRule="exact"/>
        <w:rPr>
          <w:del w:id="5912" w:author="Admin" w:date="2019-02-19T02:10:00Z"/>
          <w:sz w:val="20"/>
          <w:szCs w:val="20"/>
        </w:rPr>
      </w:pPr>
    </w:p>
    <w:p w:rsidR="00A33515" w:rsidDel="002260E7" w:rsidRDefault="00A33515">
      <w:pPr>
        <w:spacing w:line="200" w:lineRule="exact"/>
        <w:rPr>
          <w:del w:id="5913" w:author="Admin" w:date="2019-02-19T02:10:00Z"/>
          <w:sz w:val="20"/>
          <w:szCs w:val="20"/>
        </w:rPr>
      </w:pPr>
    </w:p>
    <w:p w:rsidR="00A33515" w:rsidDel="002260E7" w:rsidRDefault="00A33515">
      <w:pPr>
        <w:spacing w:line="244" w:lineRule="exact"/>
        <w:rPr>
          <w:del w:id="5914" w:author="Admin" w:date="2019-02-19T02:10:00Z"/>
          <w:sz w:val="20"/>
          <w:szCs w:val="20"/>
        </w:rPr>
      </w:pPr>
    </w:p>
    <w:p w:rsidR="00A33515" w:rsidDel="002260E7" w:rsidRDefault="001A4D22">
      <w:pPr>
        <w:ind w:right="120"/>
        <w:jc w:val="center"/>
        <w:rPr>
          <w:del w:id="5915" w:author="Admin" w:date="2019-02-19T02:10:00Z"/>
          <w:sz w:val="20"/>
          <w:szCs w:val="20"/>
        </w:rPr>
      </w:pPr>
      <w:del w:id="591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268</w:delText>
        </w:r>
        <w:r w:rsidDel="002260E7">
          <w:rPr>
            <w:rFonts w:ascii="Arial" w:eastAsia="Arial" w:hAnsi="Arial" w:cs="Arial"/>
            <w:sz w:val="20"/>
            <w:szCs w:val="20"/>
          </w:rPr>
          <w:delText xml:space="preserve"> −</w:delText>
        </w:r>
      </w:del>
    </w:p>
    <w:p w:rsidR="00A33515" w:rsidDel="002260E7" w:rsidRDefault="00A33515">
      <w:pPr>
        <w:rPr>
          <w:del w:id="5917" w:author="Admin" w:date="2019-02-19T02:10:00Z"/>
        </w:rPr>
        <w:sectPr w:rsidR="00A33515" w:rsidDel="002260E7">
          <w:type w:val="continuous"/>
          <w:pgSz w:w="8220" w:h="12472"/>
          <w:pgMar w:top="639" w:right="580" w:bottom="0" w:left="720" w:header="0" w:footer="0" w:gutter="0"/>
          <w:cols w:space="720" w:equalWidth="0">
            <w:col w:w="6920"/>
          </w:cols>
        </w:sectPr>
      </w:pPr>
    </w:p>
    <w:p w:rsidR="00A33515" w:rsidDel="002260E7" w:rsidRDefault="001A4D22">
      <w:pPr>
        <w:ind w:left="1140"/>
        <w:rPr>
          <w:del w:id="5918" w:author="Admin" w:date="2019-02-19T02:10:00Z"/>
          <w:sz w:val="20"/>
          <w:szCs w:val="20"/>
        </w:rPr>
      </w:pPr>
      <w:bookmarkStart w:id="5919" w:name="page279"/>
      <w:bookmarkEnd w:id="5919"/>
      <w:del w:id="5920"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24" w:lineRule="exact"/>
        <w:rPr>
          <w:del w:id="5921" w:author="Admin" w:date="2019-02-19T02:10:00Z"/>
          <w:sz w:val="20"/>
          <w:szCs w:val="20"/>
        </w:rPr>
      </w:pPr>
    </w:p>
    <w:p w:rsidR="00A33515" w:rsidDel="002260E7" w:rsidRDefault="001A4D22">
      <w:pPr>
        <w:rPr>
          <w:del w:id="5922" w:author="Admin" w:date="2019-02-19T02:10:00Z"/>
          <w:sz w:val="20"/>
          <w:szCs w:val="20"/>
        </w:rPr>
      </w:pPr>
      <w:del w:id="5923" w:author="Admin" w:date="2019-02-19T02:10:00Z">
        <w:r w:rsidDel="002260E7">
          <w:rPr>
            <w:rFonts w:ascii="Arial" w:eastAsia="Arial" w:hAnsi="Arial" w:cs="Arial"/>
            <w:b/>
            <w:bCs/>
            <w:sz w:val="26"/>
            <w:szCs w:val="26"/>
          </w:rPr>
          <w:delText>Задача 3.</w:delText>
        </w:r>
      </w:del>
    </w:p>
    <w:p w:rsidR="00A33515" w:rsidDel="002260E7" w:rsidRDefault="00A33515">
      <w:pPr>
        <w:spacing w:line="178" w:lineRule="exact"/>
        <w:rPr>
          <w:del w:id="5924" w:author="Admin" w:date="2019-02-19T02:10:00Z"/>
          <w:sz w:val="20"/>
          <w:szCs w:val="20"/>
        </w:rPr>
      </w:pPr>
    </w:p>
    <w:p w:rsidR="00A33515" w:rsidDel="002260E7" w:rsidRDefault="001A4D22">
      <w:pPr>
        <w:numPr>
          <w:ilvl w:val="0"/>
          <w:numId w:val="624"/>
        </w:numPr>
        <w:tabs>
          <w:tab w:val="left" w:pos="500"/>
        </w:tabs>
        <w:ind w:left="500" w:hanging="306"/>
        <w:rPr>
          <w:del w:id="5925" w:author="Admin" w:date="2019-02-19T02:10:00Z"/>
          <w:rFonts w:ascii="Arial" w:eastAsia="Arial" w:hAnsi="Arial" w:cs="Arial"/>
          <w:b/>
          <w:bCs/>
          <w:sz w:val="20"/>
          <w:szCs w:val="20"/>
        </w:rPr>
        <w:pPrChange w:id="5926" w:author="Admin" w:date="2019-02-19T00:19:00Z">
          <w:pPr>
            <w:numPr>
              <w:numId w:val="627"/>
            </w:numPr>
            <w:tabs>
              <w:tab w:val="left" w:pos="500"/>
            </w:tabs>
            <w:ind w:left="500" w:hanging="306"/>
          </w:pPr>
        </w:pPrChange>
      </w:pPr>
      <w:del w:id="5927" w:author="Admin" w:date="2019-02-19T02:10:00Z">
        <w:r w:rsidDel="002260E7">
          <w:rPr>
            <w:rFonts w:ascii="Arial" w:eastAsia="Arial" w:hAnsi="Arial" w:cs="Arial"/>
            <w:sz w:val="20"/>
            <w:szCs w:val="20"/>
          </w:rPr>
          <w:delText>Не используя технические средства, сравните дроби</w:delText>
        </w:r>
      </w:del>
    </w:p>
    <w:p w:rsidR="00A33515" w:rsidDel="002260E7" w:rsidRDefault="00A33515">
      <w:pPr>
        <w:spacing w:line="279" w:lineRule="exact"/>
        <w:rPr>
          <w:del w:id="5928" w:author="Admin" w:date="2019-02-19T02:10:00Z"/>
          <w:sz w:val="20"/>
          <w:szCs w:val="20"/>
        </w:rPr>
      </w:pPr>
    </w:p>
    <w:tbl>
      <w:tblPr>
        <w:tblW w:w="0" w:type="auto"/>
        <w:tblInd w:w="2060" w:type="dxa"/>
        <w:tblLayout w:type="fixed"/>
        <w:tblCellMar>
          <w:left w:w="0" w:type="dxa"/>
          <w:right w:w="0" w:type="dxa"/>
        </w:tblCellMar>
        <w:tblLook w:val="04A0" w:firstRow="1" w:lastRow="0" w:firstColumn="1" w:lastColumn="0" w:noHBand="0" w:noVBand="1"/>
      </w:tblPr>
      <w:tblGrid>
        <w:gridCol w:w="440"/>
        <w:gridCol w:w="960"/>
        <w:gridCol w:w="1700"/>
        <w:gridCol w:w="80"/>
        <w:gridCol w:w="20"/>
      </w:tblGrid>
      <w:tr w:rsidR="00A33515" w:rsidDel="002260E7">
        <w:trPr>
          <w:trHeight w:val="280"/>
          <w:del w:id="5929" w:author="Admin" w:date="2019-02-19T02:10:00Z"/>
        </w:trPr>
        <w:tc>
          <w:tcPr>
            <w:tcW w:w="440" w:type="dxa"/>
            <w:tcBorders>
              <w:bottom w:val="single" w:sz="8" w:space="0" w:color="auto"/>
            </w:tcBorders>
            <w:vAlign w:val="bottom"/>
          </w:tcPr>
          <w:p w:rsidR="00A33515" w:rsidDel="002260E7" w:rsidRDefault="001A4D22">
            <w:pPr>
              <w:jc w:val="right"/>
              <w:rPr>
                <w:del w:id="5930" w:author="Admin" w:date="2019-02-19T02:10:00Z"/>
                <w:sz w:val="20"/>
                <w:szCs w:val="20"/>
              </w:rPr>
            </w:pPr>
            <w:del w:id="5931" w:author="Admin" w:date="2019-02-19T02:10:00Z">
              <w:r w:rsidDel="002260E7">
                <w:rPr>
                  <w:rFonts w:ascii="Arial" w:eastAsia="Arial" w:hAnsi="Arial" w:cs="Arial"/>
                  <w:w w:val="94"/>
                  <w:sz w:val="20"/>
                  <w:szCs w:val="20"/>
                </w:rPr>
                <w:delText>2012</w:delText>
              </w:r>
            </w:del>
          </w:p>
        </w:tc>
        <w:tc>
          <w:tcPr>
            <w:tcW w:w="960" w:type="dxa"/>
            <w:vMerge w:val="restart"/>
            <w:vAlign w:val="bottom"/>
          </w:tcPr>
          <w:p w:rsidR="00A33515" w:rsidDel="002260E7" w:rsidRDefault="001A4D22">
            <w:pPr>
              <w:ind w:left="420"/>
              <w:rPr>
                <w:del w:id="5932" w:author="Admin" w:date="2019-02-19T02:10:00Z"/>
                <w:sz w:val="20"/>
                <w:szCs w:val="20"/>
              </w:rPr>
            </w:pPr>
            <w:del w:id="5933" w:author="Admin" w:date="2019-02-19T02:10:00Z">
              <w:r w:rsidDel="002260E7">
                <w:rPr>
                  <w:rFonts w:ascii="Arial" w:eastAsia="Arial" w:hAnsi="Arial" w:cs="Arial"/>
                  <w:sz w:val="20"/>
                  <w:szCs w:val="20"/>
                </w:rPr>
                <w:delText>и</w:delText>
              </w:r>
            </w:del>
          </w:p>
        </w:tc>
        <w:tc>
          <w:tcPr>
            <w:tcW w:w="1700" w:type="dxa"/>
            <w:tcBorders>
              <w:bottom w:val="single" w:sz="8" w:space="0" w:color="auto"/>
            </w:tcBorders>
            <w:vAlign w:val="bottom"/>
          </w:tcPr>
          <w:p w:rsidR="00A33515" w:rsidDel="002260E7" w:rsidRDefault="001A4D22">
            <w:pPr>
              <w:jc w:val="right"/>
              <w:rPr>
                <w:del w:id="5934" w:author="Admin" w:date="2019-02-19T02:10:00Z"/>
                <w:sz w:val="20"/>
                <w:szCs w:val="20"/>
              </w:rPr>
            </w:pPr>
            <w:del w:id="5935" w:author="Admin" w:date="2019-02-19T02:10:00Z">
              <w:r w:rsidDel="002260E7">
                <w:rPr>
                  <w:rFonts w:ascii="Arial" w:eastAsia="Arial" w:hAnsi="Arial" w:cs="Arial"/>
                  <w:w w:val="94"/>
                  <w:sz w:val="20"/>
                  <w:szCs w:val="20"/>
                </w:rPr>
                <w:delText>2012000000002012</w:delText>
              </w:r>
            </w:del>
          </w:p>
        </w:tc>
        <w:tc>
          <w:tcPr>
            <w:tcW w:w="80" w:type="dxa"/>
            <w:vMerge w:val="restart"/>
            <w:vAlign w:val="bottom"/>
          </w:tcPr>
          <w:p w:rsidR="00A33515" w:rsidDel="002260E7" w:rsidRDefault="001A4D22">
            <w:pPr>
              <w:jc w:val="right"/>
              <w:rPr>
                <w:del w:id="5936" w:author="Admin" w:date="2019-02-19T02:10:00Z"/>
                <w:sz w:val="20"/>
                <w:szCs w:val="20"/>
              </w:rPr>
            </w:pPr>
            <w:del w:id="5937"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5938" w:author="Admin" w:date="2019-02-19T02:10:00Z"/>
                <w:sz w:val="1"/>
                <w:szCs w:val="1"/>
              </w:rPr>
            </w:pPr>
          </w:p>
        </w:tc>
      </w:tr>
      <w:tr w:rsidR="00A33515" w:rsidDel="002260E7">
        <w:trPr>
          <w:trHeight w:val="88"/>
          <w:del w:id="5939" w:author="Admin" w:date="2019-02-19T02:10:00Z"/>
        </w:trPr>
        <w:tc>
          <w:tcPr>
            <w:tcW w:w="440" w:type="dxa"/>
            <w:vMerge w:val="restart"/>
            <w:vAlign w:val="bottom"/>
          </w:tcPr>
          <w:p w:rsidR="00A33515" w:rsidDel="002260E7" w:rsidRDefault="001A4D22">
            <w:pPr>
              <w:jc w:val="right"/>
              <w:rPr>
                <w:del w:id="5940" w:author="Admin" w:date="2019-02-19T02:10:00Z"/>
                <w:sz w:val="20"/>
                <w:szCs w:val="20"/>
              </w:rPr>
            </w:pPr>
            <w:del w:id="5941" w:author="Admin" w:date="2019-02-19T02:10:00Z">
              <w:r w:rsidDel="002260E7">
                <w:rPr>
                  <w:rFonts w:ascii="Arial" w:eastAsia="Arial" w:hAnsi="Arial" w:cs="Arial"/>
                  <w:w w:val="94"/>
                  <w:sz w:val="20"/>
                  <w:szCs w:val="20"/>
                </w:rPr>
                <w:delText>2013</w:delText>
              </w:r>
            </w:del>
          </w:p>
        </w:tc>
        <w:tc>
          <w:tcPr>
            <w:tcW w:w="960" w:type="dxa"/>
            <w:vMerge/>
            <w:vAlign w:val="bottom"/>
          </w:tcPr>
          <w:p w:rsidR="00A33515" w:rsidDel="002260E7" w:rsidRDefault="00A33515">
            <w:pPr>
              <w:rPr>
                <w:del w:id="5942" w:author="Admin" w:date="2019-02-19T02:10:00Z"/>
                <w:sz w:val="7"/>
                <w:szCs w:val="7"/>
              </w:rPr>
            </w:pPr>
          </w:p>
        </w:tc>
        <w:tc>
          <w:tcPr>
            <w:tcW w:w="1700" w:type="dxa"/>
            <w:vMerge w:val="restart"/>
            <w:vAlign w:val="bottom"/>
          </w:tcPr>
          <w:p w:rsidR="00A33515" w:rsidDel="002260E7" w:rsidRDefault="001A4D22">
            <w:pPr>
              <w:jc w:val="right"/>
              <w:rPr>
                <w:del w:id="5943" w:author="Admin" w:date="2019-02-19T02:10:00Z"/>
                <w:sz w:val="20"/>
                <w:szCs w:val="20"/>
              </w:rPr>
            </w:pPr>
            <w:del w:id="5944" w:author="Admin" w:date="2019-02-19T02:10:00Z">
              <w:r w:rsidDel="002260E7">
                <w:rPr>
                  <w:rFonts w:ascii="Arial" w:eastAsia="Arial" w:hAnsi="Arial" w:cs="Arial"/>
                  <w:w w:val="94"/>
                  <w:sz w:val="20"/>
                  <w:szCs w:val="20"/>
                </w:rPr>
                <w:delText>2013000000002013</w:delText>
              </w:r>
            </w:del>
          </w:p>
        </w:tc>
        <w:tc>
          <w:tcPr>
            <w:tcW w:w="80" w:type="dxa"/>
            <w:vMerge/>
            <w:vAlign w:val="bottom"/>
          </w:tcPr>
          <w:p w:rsidR="00A33515" w:rsidDel="002260E7" w:rsidRDefault="00A33515">
            <w:pPr>
              <w:rPr>
                <w:del w:id="5945" w:author="Admin" w:date="2019-02-19T02:10:00Z"/>
                <w:sz w:val="7"/>
                <w:szCs w:val="7"/>
              </w:rPr>
            </w:pPr>
          </w:p>
        </w:tc>
        <w:tc>
          <w:tcPr>
            <w:tcW w:w="0" w:type="dxa"/>
            <w:vAlign w:val="bottom"/>
          </w:tcPr>
          <w:p w:rsidR="00A33515" w:rsidDel="002260E7" w:rsidRDefault="00A33515">
            <w:pPr>
              <w:rPr>
                <w:del w:id="5946" w:author="Admin" w:date="2019-02-19T02:10:00Z"/>
                <w:sz w:val="1"/>
                <w:szCs w:val="1"/>
              </w:rPr>
            </w:pPr>
          </w:p>
        </w:tc>
      </w:tr>
      <w:tr w:rsidR="00A33515" w:rsidDel="002260E7">
        <w:trPr>
          <w:trHeight w:val="154"/>
          <w:del w:id="5947" w:author="Admin" w:date="2019-02-19T02:10:00Z"/>
        </w:trPr>
        <w:tc>
          <w:tcPr>
            <w:tcW w:w="440" w:type="dxa"/>
            <w:vMerge/>
            <w:vAlign w:val="bottom"/>
          </w:tcPr>
          <w:p w:rsidR="00A33515" w:rsidDel="002260E7" w:rsidRDefault="00A33515">
            <w:pPr>
              <w:rPr>
                <w:del w:id="5948" w:author="Admin" w:date="2019-02-19T02:10:00Z"/>
                <w:sz w:val="13"/>
                <w:szCs w:val="13"/>
              </w:rPr>
            </w:pPr>
          </w:p>
        </w:tc>
        <w:tc>
          <w:tcPr>
            <w:tcW w:w="960" w:type="dxa"/>
            <w:vAlign w:val="bottom"/>
          </w:tcPr>
          <w:p w:rsidR="00A33515" w:rsidDel="002260E7" w:rsidRDefault="00A33515">
            <w:pPr>
              <w:rPr>
                <w:del w:id="5949" w:author="Admin" w:date="2019-02-19T02:10:00Z"/>
                <w:sz w:val="13"/>
                <w:szCs w:val="13"/>
              </w:rPr>
            </w:pPr>
          </w:p>
        </w:tc>
        <w:tc>
          <w:tcPr>
            <w:tcW w:w="1700" w:type="dxa"/>
            <w:vMerge/>
            <w:vAlign w:val="bottom"/>
          </w:tcPr>
          <w:p w:rsidR="00A33515" w:rsidDel="002260E7" w:rsidRDefault="00A33515">
            <w:pPr>
              <w:rPr>
                <w:del w:id="5950" w:author="Admin" w:date="2019-02-19T02:10:00Z"/>
                <w:sz w:val="13"/>
                <w:szCs w:val="13"/>
              </w:rPr>
            </w:pPr>
          </w:p>
        </w:tc>
        <w:tc>
          <w:tcPr>
            <w:tcW w:w="80" w:type="dxa"/>
            <w:vAlign w:val="bottom"/>
          </w:tcPr>
          <w:p w:rsidR="00A33515" w:rsidDel="002260E7" w:rsidRDefault="00A33515">
            <w:pPr>
              <w:rPr>
                <w:del w:id="5951" w:author="Admin" w:date="2019-02-19T02:10:00Z"/>
                <w:sz w:val="13"/>
                <w:szCs w:val="13"/>
              </w:rPr>
            </w:pPr>
          </w:p>
        </w:tc>
        <w:tc>
          <w:tcPr>
            <w:tcW w:w="0" w:type="dxa"/>
            <w:vAlign w:val="bottom"/>
          </w:tcPr>
          <w:p w:rsidR="00A33515" w:rsidDel="002260E7" w:rsidRDefault="00A33515">
            <w:pPr>
              <w:rPr>
                <w:del w:id="5952" w:author="Admin" w:date="2019-02-19T02:10:00Z"/>
                <w:sz w:val="1"/>
                <w:szCs w:val="1"/>
              </w:rPr>
            </w:pPr>
          </w:p>
        </w:tc>
      </w:tr>
    </w:tbl>
    <w:p w:rsidR="00A33515" w:rsidDel="002260E7" w:rsidRDefault="00A33515">
      <w:pPr>
        <w:spacing w:line="118" w:lineRule="exact"/>
        <w:rPr>
          <w:del w:id="5953" w:author="Admin" w:date="2019-02-19T02:10:00Z"/>
          <w:sz w:val="20"/>
          <w:szCs w:val="20"/>
        </w:rPr>
      </w:pPr>
    </w:p>
    <w:p w:rsidR="00A33515" w:rsidDel="002260E7" w:rsidRDefault="001A4D22">
      <w:pPr>
        <w:spacing w:line="332" w:lineRule="auto"/>
        <w:ind w:left="500"/>
        <w:rPr>
          <w:del w:id="5954" w:author="Admin" w:date="2019-02-19T02:10:00Z"/>
          <w:sz w:val="20"/>
          <w:szCs w:val="20"/>
        </w:rPr>
      </w:pPr>
      <w:del w:id="5955"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Эти дроби равны между собой:</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вторая получается из пер-вой домножением числителя и знаменателя на 1000000000001.</w:delText>
        </w:r>
      </w:del>
    </w:p>
    <w:p w:rsidR="00A33515" w:rsidDel="002260E7" w:rsidRDefault="00A33515">
      <w:pPr>
        <w:spacing w:line="200" w:lineRule="exact"/>
        <w:rPr>
          <w:del w:id="5956" w:author="Admin" w:date="2019-02-19T02:10:00Z"/>
          <w:sz w:val="20"/>
          <w:szCs w:val="20"/>
        </w:rPr>
      </w:pPr>
    </w:p>
    <w:p w:rsidR="00A33515" w:rsidDel="002260E7" w:rsidRDefault="00A33515">
      <w:pPr>
        <w:spacing w:line="200" w:lineRule="exact"/>
        <w:rPr>
          <w:del w:id="5957" w:author="Admin" w:date="2019-02-19T02:10:00Z"/>
          <w:sz w:val="20"/>
          <w:szCs w:val="20"/>
        </w:rPr>
      </w:pPr>
    </w:p>
    <w:p w:rsidR="00A33515" w:rsidDel="002260E7" w:rsidRDefault="00A33515">
      <w:pPr>
        <w:spacing w:line="200" w:lineRule="exact"/>
        <w:rPr>
          <w:del w:id="5958" w:author="Admin" w:date="2019-02-19T02:10:00Z"/>
          <w:sz w:val="20"/>
          <w:szCs w:val="20"/>
        </w:rPr>
      </w:pPr>
    </w:p>
    <w:p w:rsidR="00A33515" w:rsidDel="002260E7" w:rsidRDefault="00A33515">
      <w:pPr>
        <w:spacing w:line="226" w:lineRule="exact"/>
        <w:rPr>
          <w:del w:id="5959" w:author="Admin" w:date="2019-02-19T02:10:00Z"/>
          <w:sz w:val="20"/>
          <w:szCs w:val="20"/>
        </w:rPr>
      </w:pPr>
    </w:p>
    <w:p w:rsidR="00A33515" w:rsidDel="002260E7" w:rsidRDefault="001A4D22">
      <w:pPr>
        <w:rPr>
          <w:del w:id="5960" w:author="Admin" w:date="2019-02-19T02:10:00Z"/>
          <w:sz w:val="20"/>
          <w:szCs w:val="20"/>
        </w:rPr>
      </w:pPr>
      <w:del w:id="5961" w:author="Admin" w:date="2019-02-19T02:10:00Z">
        <w:r w:rsidDel="002260E7">
          <w:rPr>
            <w:rFonts w:ascii="Arial" w:eastAsia="Arial" w:hAnsi="Arial" w:cs="Arial"/>
            <w:b/>
            <w:bCs/>
            <w:sz w:val="26"/>
            <w:szCs w:val="26"/>
          </w:rPr>
          <w:delText>Задача 4.</w:delText>
        </w:r>
      </w:del>
    </w:p>
    <w:p w:rsidR="00A33515" w:rsidDel="002260E7" w:rsidRDefault="00A33515">
      <w:pPr>
        <w:spacing w:line="178" w:lineRule="exact"/>
        <w:rPr>
          <w:del w:id="5962" w:author="Admin" w:date="2019-02-19T02:10:00Z"/>
          <w:sz w:val="20"/>
          <w:szCs w:val="20"/>
        </w:rPr>
      </w:pPr>
    </w:p>
    <w:p w:rsidR="00A33515" w:rsidDel="002260E7" w:rsidRDefault="001A4D22">
      <w:pPr>
        <w:numPr>
          <w:ilvl w:val="0"/>
          <w:numId w:val="625"/>
        </w:numPr>
        <w:tabs>
          <w:tab w:val="left" w:pos="500"/>
        </w:tabs>
        <w:spacing w:line="303" w:lineRule="auto"/>
        <w:ind w:left="500" w:right="20" w:hanging="306"/>
        <w:rPr>
          <w:del w:id="5963" w:author="Admin" w:date="2019-02-19T02:10:00Z"/>
          <w:rFonts w:ascii="Arial" w:eastAsia="Arial" w:hAnsi="Arial" w:cs="Arial"/>
          <w:b/>
          <w:bCs/>
          <w:sz w:val="20"/>
          <w:szCs w:val="20"/>
        </w:rPr>
        <w:pPrChange w:id="5964" w:author="Admin" w:date="2019-02-19T00:19:00Z">
          <w:pPr>
            <w:numPr>
              <w:numId w:val="628"/>
            </w:numPr>
            <w:tabs>
              <w:tab w:val="left" w:pos="500"/>
            </w:tabs>
            <w:spacing w:line="303" w:lineRule="auto"/>
            <w:ind w:left="500" w:right="20" w:hanging="306"/>
          </w:pPr>
        </w:pPrChange>
      </w:pPr>
      <w:del w:id="5965" w:author="Admin" w:date="2019-02-19T02:10:00Z">
        <w:r w:rsidDel="002260E7">
          <w:rPr>
            <w:rFonts w:ascii="Arial" w:eastAsia="Arial" w:hAnsi="Arial" w:cs="Arial"/>
            <w:sz w:val="20"/>
            <w:szCs w:val="20"/>
          </w:rPr>
          <w:delText>Какую четверку цифр надо приписать справа к числу 2012, чтобы полученное восьмизначное число делилось на 2013?</w:delText>
        </w:r>
      </w:del>
    </w:p>
    <w:p w:rsidR="00A33515" w:rsidDel="002260E7" w:rsidRDefault="00A33515">
      <w:pPr>
        <w:spacing w:line="34" w:lineRule="exact"/>
        <w:rPr>
          <w:del w:id="5966" w:author="Admin" w:date="2019-02-19T02:10:00Z"/>
          <w:rFonts w:ascii="Arial" w:eastAsia="Arial" w:hAnsi="Arial" w:cs="Arial"/>
          <w:b/>
          <w:bCs/>
          <w:sz w:val="20"/>
          <w:szCs w:val="20"/>
        </w:rPr>
      </w:pPr>
    </w:p>
    <w:p w:rsidR="00A33515" w:rsidDel="002260E7" w:rsidRDefault="001A4D22">
      <w:pPr>
        <w:spacing w:line="303" w:lineRule="auto"/>
        <w:ind w:left="500" w:right="20"/>
        <w:rPr>
          <w:del w:id="5967" w:author="Admin" w:date="2019-02-19T02:10:00Z"/>
          <w:rFonts w:ascii="Arial" w:eastAsia="Arial" w:hAnsi="Arial" w:cs="Arial"/>
          <w:b/>
          <w:bCs/>
          <w:sz w:val="20"/>
          <w:szCs w:val="20"/>
        </w:rPr>
      </w:pPr>
      <w:del w:id="5968"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Очевидно,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числа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20130000</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2013</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делятся на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2013.</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Вычитая их друг из друга, получим все возможные ответы:</w:delText>
        </w:r>
      </w:del>
    </w:p>
    <w:p w:rsidR="00A33515" w:rsidDel="002260E7" w:rsidRDefault="00A33515">
      <w:pPr>
        <w:spacing w:line="200" w:lineRule="exact"/>
        <w:rPr>
          <w:del w:id="5969" w:author="Admin" w:date="2019-02-19T02:10:00Z"/>
          <w:sz w:val="20"/>
          <w:szCs w:val="20"/>
        </w:rPr>
      </w:pPr>
    </w:p>
    <w:p w:rsidR="00A33515" w:rsidDel="002260E7" w:rsidRDefault="00A33515">
      <w:pPr>
        <w:spacing w:line="326" w:lineRule="exact"/>
        <w:rPr>
          <w:del w:id="5970" w:author="Admin" w:date="2019-02-19T02:10:00Z"/>
          <w:sz w:val="20"/>
          <w:szCs w:val="20"/>
        </w:rPr>
      </w:pPr>
    </w:p>
    <w:p w:rsidR="00A33515" w:rsidDel="002260E7" w:rsidRDefault="001A4D22">
      <w:pPr>
        <w:tabs>
          <w:tab w:val="left" w:pos="3280"/>
        </w:tabs>
        <w:ind w:left="2200"/>
        <w:rPr>
          <w:del w:id="5971" w:author="Admin" w:date="2019-02-19T02:10:00Z"/>
          <w:sz w:val="20"/>
          <w:szCs w:val="20"/>
        </w:rPr>
      </w:pPr>
      <w:del w:id="5972" w:author="Admin" w:date="2019-02-19T02:10:00Z">
        <w:r w:rsidDel="002260E7">
          <w:rPr>
            <w:rFonts w:ascii="Arial" w:eastAsia="Arial" w:hAnsi="Arial" w:cs="Arial"/>
            <w:sz w:val="20"/>
            <w:szCs w:val="20"/>
          </w:rPr>
          <w:delText>20130000</w:delText>
        </w:r>
        <w:r w:rsidDel="002260E7">
          <w:rPr>
            <w:rFonts w:ascii="Arial" w:eastAsia="Arial" w:hAnsi="Arial" w:cs="Arial"/>
            <w:sz w:val="20"/>
            <w:szCs w:val="20"/>
          </w:rPr>
          <w:tab/>
          <w:delText xml:space="preserve">2013 </w:delText>
        </w:r>
        <w:r w:rsidDel="002260E7">
          <w:rPr>
            <w:rFonts w:eastAsia="Times New Roman"/>
            <w:sz w:val="20"/>
            <w:szCs w:val="20"/>
          </w:rPr>
          <w:delText>=</w:delText>
        </w:r>
        <w:r w:rsidDel="002260E7">
          <w:rPr>
            <w:rFonts w:ascii="Arial" w:eastAsia="Arial" w:hAnsi="Arial" w:cs="Arial"/>
            <w:sz w:val="20"/>
            <w:szCs w:val="20"/>
          </w:rPr>
          <w:delText xml:space="preserve"> 20127987</w:delText>
        </w:r>
      </w:del>
    </w:p>
    <w:p w:rsidR="00A33515" w:rsidDel="002260E7" w:rsidRDefault="00A33515">
      <w:pPr>
        <w:spacing w:line="97" w:lineRule="exact"/>
        <w:rPr>
          <w:del w:id="5973" w:author="Admin" w:date="2019-02-19T02:10:00Z"/>
          <w:sz w:val="20"/>
          <w:szCs w:val="20"/>
        </w:rPr>
      </w:pPr>
    </w:p>
    <w:p w:rsidR="00A33515" w:rsidDel="002260E7" w:rsidRDefault="001A4D22">
      <w:pPr>
        <w:tabs>
          <w:tab w:val="left" w:pos="3280"/>
        </w:tabs>
        <w:ind w:left="2200"/>
        <w:rPr>
          <w:del w:id="5974" w:author="Admin" w:date="2019-02-19T02:10:00Z"/>
          <w:sz w:val="20"/>
          <w:szCs w:val="20"/>
        </w:rPr>
      </w:pPr>
      <w:del w:id="5975" w:author="Admin" w:date="2019-02-19T02:10:00Z">
        <w:r w:rsidDel="002260E7">
          <w:rPr>
            <w:rFonts w:ascii="Arial" w:eastAsia="Arial" w:hAnsi="Arial" w:cs="Arial"/>
            <w:sz w:val="20"/>
            <w:szCs w:val="20"/>
          </w:rPr>
          <w:delText>20130000</w:delText>
        </w:r>
        <w:r w:rsidDel="002260E7">
          <w:rPr>
            <w:rFonts w:ascii="Arial" w:eastAsia="Arial" w:hAnsi="Arial" w:cs="Arial"/>
            <w:sz w:val="20"/>
            <w:szCs w:val="20"/>
          </w:rPr>
          <w:tab/>
          <w:delText xml:space="preserve">2  2013 </w:delText>
        </w:r>
        <w:r w:rsidDel="002260E7">
          <w:rPr>
            <w:rFonts w:eastAsia="Times New Roman"/>
            <w:sz w:val="20"/>
            <w:szCs w:val="20"/>
          </w:rPr>
          <w:delText>=</w:delText>
        </w:r>
        <w:r w:rsidDel="002260E7">
          <w:rPr>
            <w:rFonts w:ascii="Arial" w:eastAsia="Arial" w:hAnsi="Arial" w:cs="Arial"/>
            <w:sz w:val="20"/>
            <w:szCs w:val="20"/>
          </w:rPr>
          <w:delText xml:space="preserve"> 20125974</w:delText>
        </w:r>
      </w:del>
    </w:p>
    <w:p w:rsidR="00A33515" w:rsidDel="002260E7" w:rsidRDefault="00A33515">
      <w:pPr>
        <w:spacing w:line="119" w:lineRule="exact"/>
        <w:rPr>
          <w:del w:id="5976" w:author="Admin" w:date="2019-02-19T02:10:00Z"/>
          <w:sz w:val="20"/>
          <w:szCs w:val="20"/>
        </w:rPr>
      </w:pPr>
    </w:p>
    <w:p w:rsidR="00A33515" w:rsidDel="002260E7" w:rsidRDefault="001A4D22">
      <w:pPr>
        <w:tabs>
          <w:tab w:val="left" w:pos="3280"/>
        </w:tabs>
        <w:ind w:left="2200"/>
        <w:rPr>
          <w:del w:id="5977" w:author="Admin" w:date="2019-02-19T02:10:00Z"/>
          <w:sz w:val="20"/>
          <w:szCs w:val="20"/>
        </w:rPr>
      </w:pPr>
      <w:del w:id="5978" w:author="Admin" w:date="2019-02-19T02:10:00Z">
        <w:r w:rsidDel="002260E7">
          <w:rPr>
            <w:rFonts w:ascii="Arial" w:eastAsia="Arial" w:hAnsi="Arial" w:cs="Arial"/>
            <w:sz w:val="20"/>
            <w:szCs w:val="20"/>
          </w:rPr>
          <w:delText>20130000</w:delText>
        </w:r>
        <w:r w:rsidDel="002260E7">
          <w:rPr>
            <w:rFonts w:ascii="Arial" w:eastAsia="Arial" w:hAnsi="Arial" w:cs="Arial"/>
            <w:sz w:val="20"/>
            <w:szCs w:val="20"/>
          </w:rPr>
          <w:tab/>
          <w:delText xml:space="preserve">3  2013 </w:delText>
        </w:r>
        <w:r w:rsidDel="002260E7">
          <w:rPr>
            <w:rFonts w:eastAsia="Times New Roman"/>
            <w:sz w:val="20"/>
            <w:szCs w:val="20"/>
          </w:rPr>
          <w:delText>=</w:delText>
        </w:r>
        <w:r w:rsidDel="002260E7">
          <w:rPr>
            <w:rFonts w:ascii="Arial" w:eastAsia="Arial" w:hAnsi="Arial" w:cs="Arial"/>
            <w:sz w:val="20"/>
            <w:szCs w:val="20"/>
          </w:rPr>
          <w:delText xml:space="preserve"> 20123961</w:delText>
        </w:r>
      </w:del>
    </w:p>
    <w:p w:rsidR="00A33515" w:rsidDel="002260E7" w:rsidRDefault="00A33515">
      <w:pPr>
        <w:spacing w:line="97" w:lineRule="exact"/>
        <w:rPr>
          <w:del w:id="5979" w:author="Admin" w:date="2019-02-19T02:10:00Z"/>
          <w:sz w:val="20"/>
          <w:szCs w:val="20"/>
        </w:rPr>
      </w:pPr>
    </w:p>
    <w:p w:rsidR="00A33515" w:rsidDel="002260E7" w:rsidRDefault="001A4D22">
      <w:pPr>
        <w:tabs>
          <w:tab w:val="left" w:pos="3280"/>
        </w:tabs>
        <w:ind w:left="2200"/>
        <w:rPr>
          <w:del w:id="5980" w:author="Admin" w:date="2019-02-19T02:10:00Z"/>
          <w:sz w:val="20"/>
          <w:szCs w:val="20"/>
        </w:rPr>
      </w:pPr>
      <w:del w:id="5981" w:author="Admin" w:date="2019-02-19T02:10:00Z">
        <w:r w:rsidDel="002260E7">
          <w:rPr>
            <w:rFonts w:ascii="Arial" w:eastAsia="Arial" w:hAnsi="Arial" w:cs="Arial"/>
            <w:sz w:val="20"/>
            <w:szCs w:val="20"/>
          </w:rPr>
          <w:delText>20130000</w:delText>
        </w:r>
        <w:r w:rsidDel="002260E7">
          <w:rPr>
            <w:rFonts w:ascii="Arial" w:eastAsia="Arial" w:hAnsi="Arial" w:cs="Arial"/>
            <w:sz w:val="20"/>
            <w:szCs w:val="20"/>
          </w:rPr>
          <w:tab/>
          <w:delText xml:space="preserve">4  2013 </w:delText>
        </w:r>
        <w:r w:rsidDel="002260E7">
          <w:rPr>
            <w:rFonts w:eastAsia="Times New Roman"/>
            <w:sz w:val="20"/>
            <w:szCs w:val="20"/>
          </w:rPr>
          <w:delText>=</w:delText>
        </w:r>
        <w:r w:rsidDel="002260E7">
          <w:rPr>
            <w:rFonts w:ascii="Arial" w:eastAsia="Arial" w:hAnsi="Arial" w:cs="Arial"/>
            <w:sz w:val="20"/>
            <w:szCs w:val="20"/>
          </w:rPr>
          <w:delText xml:space="preserve"> 20121948</w:delText>
        </w:r>
      </w:del>
    </w:p>
    <w:p w:rsidR="00A33515" w:rsidDel="002260E7" w:rsidRDefault="00A33515">
      <w:pPr>
        <w:spacing w:line="200" w:lineRule="exact"/>
        <w:rPr>
          <w:del w:id="5982" w:author="Admin" w:date="2019-02-19T02:10:00Z"/>
          <w:sz w:val="20"/>
          <w:szCs w:val="20"/>
        </w:rPr>
      </w:pPr>
    </w:p>
    <w:p w:rsidR="00A33515" w:rsidDel="002260E7" w:rsidRDefault="00A33515">
      <w:pPr>
        <w:spacing w:line="200" w:lineRule="exact"/>
        <w:rPr>
          <w:del w:id="5983" w:author="Admin" w:date="2019-02-19T02:10:00Z"/>
          <w:sz w:val="20"/>
          <w:szCs w:val="20"/>
        </w:rPr>
      </w:pPr>
    </w:p>
    <w:p w:rsidR="00A33515" w:rsidDel="002260E7" w:rsidRDefault="00A33515">
      <w:pPr>
        <w:spacing w:line="245" w:lineRule="exact"/>
        <w:rPr>
          <w:del w:id="5984" w:author="Admin" w:date="2019-02-19T02:10:00Z"/>
          <w:sz w:val="20"/>
          <w:szCs w:val="20"/>
        </w:rPr>
      </w:pPr>
    </w:p>
    <w:p w:rsidR="00A33515" w:rsidDel="002260E7" w:rsidRDefault="001A4D22">
      <w:pPr>
        <w:numPr>
          <w:ilvl w:val="0"/>
          <w:numId w:val="626"/>
        </w:numPr>
        <w:tabs>
          <w:tab w:val="left" w:pos="500"/>
        </w:tabs>
        <w:spacing w:line="291" w:lineRule="auto"/>
        <w:ind w:left="500" w:right="20" w:hanging="290"/>
        <w:jc w:val="both"/>
        <w:rPr>
          <w:del w:id="5985" w:author="Admin" w:date="2019-02-19T02:10:00Z"/>
          <w:rFonts w:ascii="Arial" w:eastAsia="Arial" w:hAnsi="Arial" w:cs="Arial"/>
          <w:b/>
          <w:bCs/>
          <w:sz w:val="20"/>
          <w:szCs w:val="20"/>
        </w:rPr>
        <w:pPrChange w:id="5986" w:author="Admin" w:date="2019-02-19T00:19:00Z">
          <w:pPr>
            <w:numPr>
              <w:numId w:val="629"/>
            </w:numPr>
            <w:tabs>
              <w:tab w:val="left" w:pos="500"/>
            </w:tabs>
            <w:spacing w:line="291" w:lineRule="auto"/>
            <w:ind w:left="500" w:right="20" w:hanging="290"/>
            <w:jc w:val="both"/>
          </w:pPr>
        </w:pPrChange>
      </w:pPr>
      <w:del w:id="5987" w:author="Admin" w:date="2019-02-19T02:10:00Z">
        <w:r w:rsidDel="002260E7">
          <w:rPr>
            <w:rFonts w:ascii="Arial" w:eastAsia="Arial" w:hAnsi="Arial" w:cs="Arial"/>
            <w:sz w:val="20"/>
            <w:szCs w:val="20"/>
          </w:rPr>
          <w:delText>Произведение шести последовательных натуральных чисел может быть равно произведению трех последовательных натуральных чи-сел. Например,</w:delText>
        </w:r>
      </w:del>
    </w:p>
    <w:p w:rsidR="00A33515" w:rsidDel="002260E7" w:rsidRDefault="00A33515">
      <w:pPr>
        <w:spacing w:line="314" w:lineRule="exact"/>
        <w:rPr>
          <w:del w:id="5988" w:author="Admin" w:date="2019-02-19T02:10:00Z"/>
          <w:sz w:val="20"/>
          <w:szCs w:val="20"/>
        </w:rPr>
      </w:pPr>
    </w:p>
    <w:p w:rsidR="00A33515" w:rsidDel="002260E7" w:rsidRDefault="001A4D22">
      <w:pPr>
        <w:ind w:left="2160"/>
        <w:rPr>
          <w:del w:id="5989" w:author="Admin" w:date="2019-02-19T02:10:00Z"/>
          <w:sz w:val="20"/>
          <w:szCs w:val="20"/>
        </w:rPr>
      </w:pPr>
      <w:del w:id="5990" w:author="Admin" w:date="2019-02-19T02:10:00Z">
        <w:r w:rsidDel="002260E7">
          <w:rPr>
            <w:rFonts w:ascii="Arial" w:eastAsia="Arial" w:hAnsi="Arial" w:cs="Arial"/>
            <w:sz w:val="20"/>
            <w:szCs w:val="20"/>
          </w:rPr>
          <w:delText xml:space="preserve">1  2  3  4  5  6 </w:delText>
        </w:r>
        <w:r w:rsidDel="002260E7">
          <w:rPr>
            <w:rFonts w:eastAsia="Times New Roman"/>
            <w:sz w:val="20"/>
            <w:szCs w:val="20"/>
          </w:rPr>
          <w:delText>=</w:delText>
        </w:r>
        <w:r w:rsidDel="002260E7">
          <w:rPr>
            <w:rFonts w:ascii="Arial" w:eastAsia="Arial" w:hAnsi="Arial" w:cs="Arial"/>
            <w:sz w:val="20"/>
            <w:szCs w:val="20"/>
          </w:rPr>
          <w:delText xml:space="preserve"> 8  9  10 </w:delText>
        </w:r>
        <w:r w:rsidDel="002260E7">
          <w:rPr>
            <w:rFonts w:eastAsia="Times New Roman"/>
            <w:sz w:val="20"/>
            <w:szCs w:val="20"/>
          </w:rPr>
          <w:delText>=</w:delText>
        </w:r>
        <w:r w:rsidDel="002260E7">
          <w:rPr>
            <w:rFonts w:ascii="Arial" w:eastAsia="Arial" w:hAnsi="Arial" w:cs="Arial"/>
            <w:sz w:val="20"/>
            <w:szCs w:val="20"/>
          </w:rPr>
          <w:delText xml:space="preserve"> 720</w:delText>
        </w:r>
        <w:r w:rsidDel="002260E7">
          <w:rPr>
            <w:rFonts w:eastAsia="Times New Roman"/>
            <w:i/>
            <w:iCs/>
            <w:sz w:val="20"/>
            <w:szCs w:val="20"/>
          </w:rPr>
          <w:delText>:</w:delText>
        </w:r>
      </w:del>
    </w:p>
    <w:p w:rsidR="00A33515" w:rsidDel="002260E7" w:rsidRDefault="00A33515">
      <w:pPr>
        <w:spacing w:line="251" w:lineRule="exact"/>
        <w:rPr>
          <w:del w:id="5991" w:author="Admin" w:date="2019-02-19T02:10:00Z"/>
          <w:sz w:val="20"/>
          <w:szCs w:val="20"/>
        </w:rPr>
      </w:pPr>
    </w:p>
    <w:p w:rsidR="00A33515" w:rsidDel="002260E7" w:rsidRDefault="001A4D22">
      <w:pPr>
        <w:ind w:left="500"/>
        <w:rPr>
          <w:del w:id="5992" w:author="Admin" w:date="2019-02-19T02:10:00Z"/>
          <w:sz w:val="20"/>
          <w:szCs w:val="20"/>
        </w:rPr>
      </w:pPr>
      <w:del w:id="5993" w:author="Admin" w:date="2019-02-19T02:10:00Z">
        <w:r w:rsidDel="002260E7">
          <w:rPr>
            <w:rFonts w:ascii="Arial" w:eastAsia="Arial" w:hAnsi="Arial" w:cs="Arial"/>
            <w:sz w:val="20"/>
            <w:szCs w:val="20"/>
          </w:rPr>
          <w:delText>Есть ли еще такие числа?</w:delText>
        </w:r>
      </w:del>
    </w:p>
    <w:p w:rsidR="00A33515" w:rsidDel="002260E7" w:rsidRDefault="00A33515">
      <w:pPr>
        <w:spacing w:line="118" w:lineRule="exact"/>
        <w:rPr>
          <w:del w:id="5994" w:author="Admin" w:date="2019-02-19T02:10:00Z"/>
          <w:sz w:val="20"/>
          <w:szCs w:val="20"/>
        </w:rPr>
      </w:pPr>
    </w:p>
    <w:p w:rsidR="00A33515" w:rsidDel="002260E7" w:rsidRDefault="001A4D22">
      <w:pPr>
        <w:ind w:left="500"/>
        <w:rPr>
          <w:del w:id="5995" w:author="Admin" w:date="2019-02-19T02:10:00Z"/>
          <w:sz w:val="20"/>
          <w:szCs w:val="20"/>
        </w:rPr>
      </w:pPr>
      <w:del w:id="5996"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В задаче требуется найти числа</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такие,</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w:delText>
        </w:r>
      </w:del>
    </w:p>
    <w:p w:rsidR="00A33515" w:rsidDel="002260E7" w:rsidRDefault="00A33515">
      <w:pPr>
        <w:spacing w:line="159" w:lineRule="exact"/>
        <w:rPr>
          <w:del w:id="5997" w:author="Admin" w:date="2019-02-19T02:10:00Z"/>
          <w:sz w:val="20"/>
          <w:szCs w:val="20"/>
        </w:rPr>
      </w:pPr>
    </w:p>
    <w:p w:rsidR="00A33515" w:rsidDel="002260E7" w:rsidRDefault="001A4D22">
      <w:pPr>
        <w:ind w:left="2040"/>
        <w:rPr>
          <w:del w:id="5998" w:author="Admin" w:date="2019-02-19T02:10:00Z"/>
          <w:sz w:val="20"/>
          <w:szCs w:val="20"/>
        </w:rPr>
      </w:pPr>
      <w:del w:id="5999" w:author="Admin" w:date="2019-02-19T02:10:00Z">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i/>
            <w:iCs/>
            <w:sz w:val="20"/>
            <w:szCs w:val="20"/>
          </w:rPr>
          <w:delText xml:space="preserve">x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 : :</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x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5</w:delText>
        </w:r>
        <w:r w:rsidDel="002260E7">
          <w:rPr>
            <w:rFonts w:eastAsia="Times New Roman"/>
            <w:sz w:val="20"/>
            <w:szCs w:val="20"/>
          </w:rPr>
          <w:delText>) =</w:delText>
        </w:r>
        <w:r w:rsidDel="002260E7">
          <w:rPr>
            <w:rFonts w:ascii="Arial" w:eastAsia="Arial" w:hAnsi="Arial" w:cs="Arial"/>
            <w:i/>
            <w:iCs/>
            <w:sz w:val="20"/>
            <w:szCs w:val="20"/>
          </w:rPr>
          <w:delText xml:space="preserve"> y</w:delText>
        </w:r>
        <w:r w:rsidDel="002260E7">
          <w:rPr>
            <w:rFonts w:eastAsia="Times New Roman"/>
            <w:sz w:val="20"/>
            <w:szCs w:val="20"/>
          </w:rPr>
          <w:delText>(</w:delText>
        </w:r>
        <w:r w:rsidDel="002260E7">
          <w:rPr>
            <w:rFonts w:ascii="Arial" w:eastAsia="Arial" w:hAnsi="Arial" w:cs="Arial"/>
            <w:i/>
            <w:iCs/>
            <w:sz w:val="20"/>
            <w:szCs w:val="20"/>
          </w:rPr>
          <w:delText xml:space="preserve">y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i/>
            <w:iCs/>
            <w:sz w:val="20"/>
            <w:szCs w:val="20"/>
          </w:rPr>
          <w:delText xml:space="preserve">y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eastAsia="Times New Roman"/>
            <w:sz w:val="20"/>
            <w:szCs w:val="20"/>
          </w:rPr>
          <w:delText>)</w:delText>
        </w:r>
        <w:r w:rsidDel="002260E7">
          <w:rPr>
            <w:rFonts w:eastAsia="Times New Roman"/>
            <w:i/>
            <w:iCs/>
            <w:sz w:val="20"/>
            <w:szCs w:val="20"/>
          </w:rPr>
          <w:delText>:</w:delText>
        </w:r>
      </w:del>
    </w:p>
    <w:p w:rsidR="00A33515" w:rsidDel="002260E7" w:rsidRDefault="00A33515">
      <w:pPr>
        <w:spacing w:line="251" w:lineRule="exact"/>
        <w:rPr>
          <w:del w:id="6000" w:author="Admin" w:date="2019-02-19T02:10:00Z"/>
          <w:sz w:val="20"/>
          <w:szCs w:val="20"/>
        </w:rPr>
      </w:pPr>
    </w:p>
    <w:p w:rsidR="00A33515" w:rsidDel="002260E7" w:rsidRDefault="001A4D22">
      <w:pPr>
        <w:ind w:left="500"/>
        <w:rPr>
          <w:del w:id="6001" w:author="Admin" w:date="2019-02-19T02:10:00Z"/>
          <w:sz w:val="20"/>
          <w:szCs w:val="20"/>
        </w:rPr>
      </w:pPr>
      <w:del w:id="6002" w:author="Admin" w:date="2019-02-19T02:10:00Z">
        <w:r w:rsidDel="002260E7">
          <w:rPr>
            <w:rFonts w:ascii="Arial" w:eastAsia="Arial" w:hAnsi="Arial" w:cs="Arial"/>
            <w:sz w:val="20"/>
            <w:szCs w:val="20"/>
          </w:rPr>
          <w:delText>Частично раскроем скобки в этом выражении —</w:delText>
        </w:r>
      </w:del>
    </w:p>
    <w:p w:rsidR="00A33515" w:rsidDel="002260E7" w:rsidRDefault="00A33515">
      <w:pPr>
        <w:spacing w:line="136" w:lineRule="exact"/>
        <w:rPr>
          <w:del w:id="6003" w:author="Admin" w:date="2019-02-19T02:10:00Z"/>
          <w:sz w:val="20"/>
          <w:szCs w:val="20"/>
        </w:rPr>
      </w:pPr>
    </w:p>
    <w:p w:rsidR="00A33515" w:rsidDel="002260E7" w:rsidRDefault="001A4D22">
      <w:pPr>
        <w:ind w:left="1340"/>
        <w:rPr>
          <w:del w:id="6004" w:author="Admin" w:date="2019-02-19T02:10:00Z"/>
          <w:sz w:val="20"/>
          <w:szCs w:val="20"/>
        </w:rPr>
      </w:pPr>
      <w:del w:id="6005" w:author="Admin" w:date="2019-02-19T02:10:00Z">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eastAsia="Times New Roman"/>
            <w:sz w:val="20"/>
            <w:szCs w:val="20"/>
          </w:rPr>
          <w:delText xml:space="preserve"> + </w:delText>
        </w:r>
        <w:r w:rsidDel="002260E7">
          <w:rPr>
            <w:rFonts w:ascii="Arial" w:eastAsia="Arial" w:hAnsi="Arial" w:cs="Arial"/>
            <w:sz w:val="20"/>
            <w:szCs w:val="20"/>
          </w:rPr>
          <w:delText>5</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eastAsia="Times New Roman"/>
            <w:sz w:val="20"/>
            <w:szCs w:val="20"/>
          </w:rPr>
          <w:delText xml:space="preserve"> + </w:delText>
        </w:r>
        <w:r w:rsidDel="002260E7">
          <w:rPr>
            <w:rFonts w:ascii="Arial" w:eastAsia="Arial" w:hAnsi="Arial" w:cs="Arial"/>
            <w:sz w:val="20"/>
            <w:szCs w:val="20"/>
          </w:rPr>
          <w:delText>5</w:delText>
        </w:r>
        <w:r w:rsidDel="002260E7">
          <w:rPr>
            <w:rFonts w:ascii="Arial" w:eastAsia="Arial" w:hAnsi="Arial" w:cs="Arial"/>
            <w:i/>
            <w:iCs/>
            <w:sz w:val="20"/>
            <w:szCs w:val="20"/>
          </w:rPr>
          <w:delText>x</w:delText>
        </w:r>
        <w:r w:rsidDel="002260E7">
          <w:rPr>
            <w:rFonts w:eastAsia="Times New Roman"/>
            <w:sz w:val="20"/>
            <w:szCs w:val="20"/>
          </w:rPr>
          <w:delText xml:space="preserve"> + </w:delText>
        </w:r>
        <w:r w:rsidDel="002260E7">
          <w:rPr>
            <w:rFonts w:ascii="Arial" w:eastAsia="Arial" w:hAnsi="Arial" w:cs="Arial"/>
            <w:sz w:val="20"/>
            <w:szCs w:val="20"/>
          </w:rPr>
          <w:delText>4</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eastAsia="Times New Roman"/>
            <w:sz w:val="20"/>
            <w:szCs w:val="20"/>
          </w:rPr>
          <w:delText xml:space="preserve"> + </w:delText>
        </w:r>
        <w:r w:rsidDel="002260E7">
          <w:rPr>
            <w:rFonts w:ascii="Arial" w:eastAsia="Arial" w:hAnsi="Arial" w:cs="Arial"/>
            <w:sz w:val="20"/>
            <w:szCs w:val="20"/>
          </w:rPr>
          <w:delText>5</w:delText>
        </w:r>
        <w:r w:rsidDel="002260E7">
          <w:rPr>
            <w:rFonts w:ascii="Arial" w:eastAsia="Arial" w:hAnsi="Arial" w:cs="Arial"/>
            <w:i/>
            <w:iCs/>
            <w:sz w:val="20"/>
            <w:szCs w:val="20"/>
          </w:rPr>
          <w:delText>x</w:delText>
        </w:r>
        <w:r w:rsidDel="002260E7">
          <w:rPr>
            <w:rFonts w:eastAsia="Times New Roman"/>
            <w:sz w:val="20"/>
            <w:szCs w:val="20"/>
          </w:rPr>
          <w:delText xml:space="preserve"> + </w:delText>
        </w:r>
        <w:r w:rsidDel="002260E7">
          <w:rPr>
            <w:rFonts w:ascii="Arial" w:eastAsia="Arial" w:hAnsi="Arial" w:cs="Arial"/>
            <w:sz w:val="20"/>
            <w:szCs w:val="20"/>
          </w:rPr>
          <w:delText>6</w:delText>
        </w:r>
        <w:r w:rsidDel="002260E7">
          <w:rPr>
            <w:rFonts w:eastAsia="Times New Roman"/>
            <w:sz w:val="20"/>
            <w:szCs w:val="20"/>
          </w:rPr>
          <w:delText xml:space="preserve">) =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 xml:space="preserve"> + </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 xml:space="preserve"> + </w:delText>
        </w:r>
        <w:r w:rsidDel="002260E7">
          <w:rPr>
            <w:rFonts w:ascii="Arial" w:eastAsia="Arial" w:hAnsi="Arial" w:cs="Arial"/>
            <w:sz w:val="20"/>
            <w:szCs w:val="20"/>
          </w:rPr>
          <w:delText>2</w:delText>
        </w:r>
        <w:r w:rsidDel="002260E7">
          <w:rPr>
            <w:rFonts w:eastAsia="Times New Roman"/>
            <w:sz w:val="20"/>
            <w:szCs w:val="20"/>
          </w:rPr>
          <w:delText>)</w:delText>
        </w:r>
        <w:r w:rsidDel="002260E7">
          <w:rPr>
            <w:rFonts w:eastAsia="Times New Roman"/>
            <w:i/>
            <w:iCs/>
            <w:sz w:val="20"/>
            <w:szCs w:val="20"/>
          </w:rPr>
          <w:delText>:</w:delText>
        </w:r>
      </w:del>
    </w:p>
    <w:p w:rsidR="00A33515" w:rsidDel="002260E7" w:rsidRDefault="00A33515">
      <w:pPr>
        <w:spacing w:line="138" w:lineRule="exact"/>
        <w:rPr>
          <w:del w:id="6006" w:author="Admin" w:date="2019-02-19T02:10:00Z"/>
          <w:sz w:val="20"/>
          <w:szCs w:val="20"/>
        </w:rPr>
      </w:pPr>
    </w:p>
    <w:p w:rsidR="00A33515" w:rsidDel="002260E7" w:rsidRDefault="001A4D22">
      <w:pPr>
        <w:ind w:right="20"/>
        <w:jc w:val="center"/>
        <w:rPr>
          <w:del w:id="6007" w:author="Admin" w:date="2019-02-19T02:10:00Z"/>
          <w:sz w:val="20"/>
          <w:szCs w:val="20"/>
        </w:rPr>
      </w:pPr>
      <w:del w:id="6008"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269</w:delText>
        </w:r>
        <w:r w:rsidDel="002260E7">
          <w:rPr>
            <w:rFonts w:ascii="Arial" w:eastAsia="Arial" w:hAnsi="Arial" w:cs="Arial"/>
            <w:sz w:val="20"/>
            <w:szCs w:val="20"/>
          </w:rPr>
          <w:delText xml:space="preserve"> −</w:delText>
        </w:r>
      </w:del>
    </w:p>
    <w:p w:rsidR="00A33515" w:rsidDel="002260E7" w:rsidRDefault="00A33515">
      <w:pPr>
        <w:rPr>
          <w:del w:id="6009" w:author="Admin" w:date="2019-02-19T02:10:00Z"/>
        </w:rPr>
        <w:sectPr w:rsidR="00A33515" w:rsidDel="002260E7">
          <w:pgSz w:w="8220" w:h="12472"/>
          <w:pgMar w:top="639" w:right="700" w:bottom="0" w:left="720" w:header="0" w:footer="0" w:gutter="0"/>
          <w:cols w:space="720" w:equalWidth="0">
            <w:col w:w="6800"/>
          </w:cols>
        </w:sectPr>
      </w:pPr>
    </w:p>
    <w:p w:rsidR="00A33515" w:rsidDel="002260E7" w:rsidRDefault="001A4D22">
      <w:pPr>
        <w:ind w:right="100"/>
        <w:jc w:val="center"/>
        <w:rPr>
          <w:del w:id="6010" w:author="Admin" w:date="2019-02-19T02:10:00Z"/>
          <w:sz w:val="20"/>
          <w:szCs w:val="20"/>
        </w:rPr>
      </w:pPr>
      <w:bookmarkStart w:id="6011" w:name="page280"/>
      <w:bookmarkEnd w:id="6011"/>
      <w:del w:id="6012" w:author="Admin" w:date="2019-02-19T02:10:00Z">
        <w:r w:rsidDel="002260E7">
          <w:rPr>
            <w:rFonts w:ascii="Arial" w:eastAsia="Arial" w:hAnsi="Arial" w:cs="Arial"/>
            <w:sz w:val="18"/>
            <w:szCs w:val="18"/>
          </w:rPr>
          <w:lastRenderedPageBreak/>
          <w:delText>2012 год, 7 класс</w:delText>
        </w:r>
      </w:del>
    </w:p>
    <w:p w:rsidR="00A33515" w:rsidDel="002260E7" w:rsidRDefault="00A33515">
      <w:pPr>
        <w:spacing w:line="184" w:lineRule="exact"/>
        <w:rPr>
          <w:del w:id="6013" w:author="Admin" w:date="2019-02-19T02:10:00Z"/>
          <w:sz w:val="20"/>
          <w:szCs w:val="20"/>
        </w:rPr>
      </w:pPr>
    </w:p>
    <w:p w:rsidR="00A33515" w:rsidDel="002260E7" w:rsidRDefault="001A4D22">
      <w:pPr>
        <w:ind w:left="500"/>
        <w:rPr>
          <w:del w:id="6014" w:author="Admin" w:date="2019-02-19T02:10:00Z"/>
          <w:sz w:val="20"/>
          <w:szCs w:val="20"/>
        </w:rPr>
      </w:pPr>
      <w:del w:id="6015" w:author="Admin" w:date="2019-02-19T02:10:00Z">
        <w:r w:rsidDel="002260E7">
          <w:rPr>
            <w:rFonts w:ascii="Arial" w:eastAsia="Arial" w:hAnsi="Arial" w:cs="Arial"/>
            <w:sz w:val="20"/>
            <w:szCs w:val="20"/>
          </w:rPr>
          <w:delText>Отсюда</w:delText>
        </w:r>
      </w:del>
    </w:p>
    <w:p w:rsidR="00A33515" w:rsidDel="002260E7" w:rsidRDefault="00A33515">
      <w:pPr>
        <w:spacing w:line="136" w:lineRule="exact"/>
        <w:rPr>
          <w:del w:id="6016" w:author="Admin" w:date="2019-02-19T02:10:00Z"/>
          <w:sz w:val="20"/>
          <w:szCs w:val="20"/>
        </w:rPr>
      </w:pPr>
    </w:p>
    <w:p w:rsidR="00A33515" w:rsidDel="002260E7" w:rsidRDefault="001A4D22">
      <w:pPr>
        <w:ind w:left="2520"/>
        <w:rPr>
          <w:del w:id="6017" w:author="Admin" w:date="2019-02-19T02:10:00Z"/>
          <w:sz w:val="20"/>
          <w:szCs w:val="20"/>
        </w:rPr>
      </w:pPr>
      <w:del w:id="6018" w:author="Admin" w:date="2019-02-19T02:10:00Z">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5</w:delText>
        </w:r>
        <w:r w:rsidDel="002260E7">
          <w:rPr>
            <w:rFonts w:ascii="Arial" w:eastAsia="Arial" w:hAnsi="Arial" w:cs="Arial"/>
            <w:i/>
            <w:iCs/>
            <w:sz w:val="20"/>
            <w:szCs w:val="20"/>
          </w:rPr>
          <w:delText xml:space="preserve">x </w:delText>
        </w:r>
        <w:r w:rsidDel="002260E7">
          <w:rPr>
            <w:rFonts w:eastAsia="Times New Roman"/>
            <w:i/>
            <w:iCs/>
            <w:sz w:val="20"/>
            <w:szCs w:val="20"/>
          </w:rPr>
          <w:delText>&lt;</w:delText>
        </w:r>
        <w:r w:rsidDel="002260E7">
          <w:rPr>
            <w:rFonts w:ascii="Arial" w:eastAsia="Arial" w:hAnsi="Arial" w:cs="Arial"/>
            <w:i/>
            <w:iCs/>
            <w:sz w:val="20"/>
            <w:szCs w:val="20"/>
          </w:rPr>
          <w:delText xml:space="preserve"> y </w:delText>
        </w:r>
        <w:r w:rsidDel="002260E7">
          <w:rPr>
            <w:rFonts w:eastAsia="Times New Roman"/>
            <w:i/>
            <w:iCs/>
            <w:sz w:val="20"/>
            <w:szCs w:val="20"/>
          </w:rPr>
          <w:delText>&lt;</w:delText>
        </w:r>
        <w:r w:rsidDel="002260E7">
          <w:rPr>
            <w:rFonts w:ascii="Arial" w:eastAsia="Arial" w:hAnsi="Arial" w:cs="Arial"/>
            <w:i/>
            <w:iCs/>
            <w:sz w:val="20"/>
            <w:szCs w:val="20"/>
          </w:rPr>
          <w:delText xml:space="preserve"> x</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5</w:delText>
        </w:r>
        <w:r w:rsidDel="002260E7">
          <w:rPr>
            <w:rFonts w:ascii="Arial" w:eastAsia="Arial" w:hAnsi="Arial" w:cs="Arial"/>
            <w:i/>
            <w:iCs/>
            <w:sz w:val="20"/>
            <w:szCs w:val="20"/>
          </w:rPr>
          <w:delText xml:space="preserve">x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4</w:delText>
        </w:r>
        <w:r w:rsidDel="002260E7">
          <w:rPr>
            <w:rFonts w:eastAsia="Times New Roman"/>
            <w:i/>
            <w:iCs/>
            <w:sz w:val="20"/>
            <w:szCs w:val="20"/>
          </w:rPr>
          <w:delText>:</w:delText>
        </w:r>
      </w:del>
    </w:p>
    <w:p w:rsidR="00A33515" w:rsidDel="002260E7" w:rsidRDefault="00A33515">
      <w:pPr>
        <w:spacing w:line="193" w:lineRule="exact"/>
        <w:rPr>
          <w:del w:id="6019" w:author="Admin" w:date="2019-02-19T02:10:00Z"/>
          <w:sz w:val="20"/>
          <w:szCs w:val="20"/>
        </w:rPr>
      </w:pPr>
    </w:p>
    <w:p w:rsidR="00A33515" w:rsidDel="002260E7" w:rsidRDefault="001A4D22">
      <w:pPr>
        <w:spacing w:line="287" w:lineRule="auto"/>
        <w:ind w:left="500" w:right="100"/>
        <w:jc w:val="both"/>
        <w:rPr>
          <w:del w:id="6020" w:author="Admin" w:date="2019-02-19T02:10:00Z"/>
          <w:sz w:val="20"/>
          <w:szCs w:val="20"/>
        </w:rPr>
      </w:pPr>
      <w:del w:id="6021" w:author="Admin" w:date="2019-02-19T02:10:00Z">
        <w:r w:rsidDel="002260E7">
          <w:rPr>
            <w:rFonts w:ascii="Arial" w:eastAsia="Arial" w:hAnsi="Arial" w:cs="Arial"/>
            <w:sz w:val="20"/>
            <w:szCs w:val="20"/>
          </w:rPr>
          <w:delText>Действительно: если бы неравенство выше не выполнено, то либо все три множителя в правой части меньше трёх множителей в ле-вой, либо, наоборот, каждый из множителей правой части больше соответствующего множителя левой.</w:delText>
        </w:r>
      </w:del>
    </w:p>
    <w:p w:rsidR="00A33515" w:rsidDel="002260E7" w:rsidRDefault="00A33515">
      <w:pPr>
        <w:spacing w:line="51" w:lineRule="exact"/>
        <w:rPr>
          <w:del w:id="6022" w:author="Admin" w:date="2019-02-19T02:10:00Z"/>
          <w:sz w:val="20"/>
          <w:szCs w:val="20"/>
        </w:rPr>
      </w:pPr>
    </w:p>
    <w:p w:rsidR="00A33515" w:rsidDel="002260E7" w:rsidRDefault="001A4D22">
      <w:pPr>
        <w:ind w:left="500"/>
        <w:rPr>
          <w:del w:id="6023" w:author="Admin" w:date="2019-02-19T02:10:00Z"/>
          <w:sz w:val="20"/>
          <w:szCs w:val="20"/>
        </w:rPr>
      </w:pPr>
      <w:del w:id="6024" w:author="Admin" w:date="2019-02-19T02:10:00Z">
        <w:r w:rsidDel="002260E7">
          <w:rPr>
            <w:rFonts w:ascii="Arial" w:eastAsia="Arial" w:hAnsi="Arial" w:cs="Arial"/>
            <w:sz w:val="20"/>
            <w:szCs w:val="20"/>
          </w:rPr>
          <w:delText xml:space="preserve">Для переменной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остаётся три варианта:</w:delText>
        </w:r>
      </w:del>
    </w:p>
    <w:p w:rsidR="00A33515" w:rsidDel="002260E7" w:rsidRDefault="00A33515">
      <w:pPr>
        <w:spacing w:line="239" w:lineRule="exact"/>
        <w:rPr>
          <w:del w:id="6025" w:author="Admin" w:date="2019-02-19T02:10:00Z"/>
          <w:sz w:val="20"/>
          <w:szCs w:val="20"/>
        </w:rPr>
      </w:pPr>
    </w:p>
    <w:p w:rsidR="00A33515" w:rsidDel="002260E7" w:rsidRDefault="001A4D22">
      <w:pPr>
        <w:tabs>
          <w:tab w:val="left" w:pos="3100"/>
          <w:tab w:val="left" w:pos="4360"/>
        </w:tabs>
        <w:ind w:left="1880"/>
        <w:rPr>
          <w:del w:id="6026" w:author="Admin" w:date="2019-02-19T02:10:00Z"/>
          <w:sz w:val="20"/>
          <w:szCs w:val="20"/>
        </w:rPr>
      </w:pPr>
      <w:del w:id="6027" w:author="Admin" w:date="2019-02-19T02:10:00Z">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5</w:delText>
        </w:r>
        <w:r w:rsidDel="002260E7">
          <w:rPr>
            <w:rFonts w:ascii="Arial" w:eastAsia="Arial" w:hAnsi="Arial" w:cs="Arial"/>
            <w:i/>
            <w:iCs/>
            <w:sz w:val="20"/>
            <w:szCs w:val="20"/>
          </w:rPr>
          <w:delText xml:space="preserve">x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i/>
            <w:iCs/>
            <w:sz w:val="20"/>
            <w:szCs w:val="20"/>
          </w:rPr>
          <w:tab/>
          <w:delText>x</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5</w:delText>
        </w:r>
        <w:r w:rsidDel="002260E7">
          <w:rPr>
            <w:rFonts w:ascii="Arial" w:eastAsia="Arial" w:hAnsi="Arial" w:cs="Arial"/>
            <w:i/>
            <w:iCs/>
            <w:sz w:val="20"/>
            <w:szCs w:val="20"/>
          </w:rPr>
          <w:delText xml:space="preserve">x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eastAsia="Times New Roman"/>
            <w:i/>
            <w:iCs/>
            <w:sz w:val="20"/>
            <w:szCs w:val="20"/>
          </w:rPr>
          <w:delText>;</w:delText>
        </w:r>
        <w:r w:rsidDel="002260E7">
          <w:rPr>
            <w:sz w:val="20"/>
            <w:szCs w:val="20"/>
          </w:rPr>
          <w:tab/>
        </w:r>
        <w:r w:rsidDel="002260E7">
          <w:rPr>
            <w:rFonts w:ascii="Arial" w:eastAsia="Arial" w:hAnsi="Arial" w:cs="Arial"/>
            <w:i/>
            <w:iCs/>
            <w:sz w:val="19"/>
            <w:szCs w:val="19"/>
          </w:rPr>
          <w:delText>x</w:delText>
        </w:r>
        <w:r w:rsidDel="002260E7">
          <w:rPr>
            <w:rFonts w:ascii="Arial" w:eastAsia="Arial" w:hAnsi="Arial" w:cs="Arial"/>
            <w:sz w:val="26"/>
            <w:szCs w:val="26"/>
            <w:vertAlign w:val="superscript"/>
          </w:rPr>
          <w:delText>2</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5</w:delText>
        </w:r>
        <w:r w:rsidDel="002260E7">
          <w:rPr>
            <w:rFonts w:ascii="Arial" w:eastAsia="Arial" w:hAnsi="Arial" w:cs="Arial"/>
            <w:i/>
            <w:iCs/>
            <w:sz w:val="19"/>
            <w:szCs w:val="19"/>
          </w:rPr>
          <w:delText xml:space="preserve">x </w:delText>
        </w:r>
        <w:r w:rsidDel="002260E7">
          <w:rPr>
            <w:rFonts w:eastAsia="Times New Roman"/>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3</w:delText>
        </w:r>
        <w:r w:rsidDel="002260E7">
          <w:rPr>
            <w:rFonts w:eastAsia="Times New Roman"/>
            <w:i/>
            <w:iCs/>
            <w:sz w:val="19"/>
            <w:szCs w:val="19"/>
          </w:rPr>
          <w:delText>:</w:delText>
        </w:r>
      </w:del>
    </w:p>
    <w:p w:rsidR="00A33515" w:rsidDel="002260E7" w:rsidRDefault="00A33515">
      <w:pPr>
        <w:spacing w:line="282" w:lineRule="exact"/>
        <w:rPr>
          <w:del w:id="6028" w:author="Admin" w:date="2019-02-19T02:10:00Z"/>
          <w:sz w:val="20"/>
          <w:szCs w:val="20"/>
        </w:rPr>
      </w:pPr>
    </w:p>
    <w:p w:rsidR="00A33515" w:rsidDel="002260E7" w:rsidRDefault="001A4D22">
      <w:pPr>
        <w:spacing w:line="302" w:lineRule="auto"/>
        <w:ind w:left="500" w:right="100"/>
        <w:jc w:val="both"/>
        <w:rPr>
          <w:del w:id="6029" w:author="Admin" w:date="2019-02-19T02:10:00Z"/>
          <w:sz w:val="20"/>
          <w:szCs w:val="20"/>
        </w:rPr>
      </w:pPr>
      <w:del w:id="6030" w:author="Admin" w:date="2019-02-19T02:10:00Z">
        <w:r w:rsidDel="002260E7">
          <w:rPr>
            <w:rFonts w:ascii="Arial" w:eastAsia="Arial" w:hAnsi="Arial" w:cs="Arial"/>
            <w:sz w:val="20"/>
            <w:szCs w:val="20"/>
          </w:rPr>
          <w:delText xml:space="preserve">Подставив каждый из этих вариантов в правую часть, можно убе-диться, что решений для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1 у уравнения не будет.</w:delText>
        </w:r>
      </w:del>
    </w:p>
    <w:p w:rsidR="00A33515" w:rsidDel="002260E7" w:rsidRDefault="00A33515">
      <w:pPr>
        <w:spacing w:line="264" w:lineRule="exact"/>
        <w:rPr>
          <w:del w:id="6031" w:author="Admin" w:date="2019-02-19T02:10:00Z"/>
          <w:sz w:val="20"/>
          <w:szCs w:val="20"/>
        </w:rPr>
      </w:pPr>
    </w:p>
    <w:p w:rsidR="00A33515" w:rsidDel="002260E7" w:rsidRDefault="001A4D22">
      <w:pPr>
        <w:rPr>
          <w:del w:id="6032" w:author="Admin" w:date="2019-02-19T02:10:00Z"/>
          <w:sz w:val="20"/>
          <w:szCs w:val="20"/>
        </w:rPr>
      </w:pPr>
      <w:del w:id="6033" w:author="Admin" w:date="2019-02-19T02:10:00Z">
        <w:r w:rsidDel="002260E7">
          <w:rPr>
            <w:rFonts w:ascii="Arial" w:eastAsia="Arial" w:hAnsi="Arial" w:cs="Arial"/>
            <w:b/>
            <w:bCs/>
            <w:sz w:val="26"/>
            <w:szCs w:val="26"/>
          </w:rPr>
          <w:delText>Задача 5.</w:delText>
        </w:r>
      </w:del>
    </w:p>
    <w:p w:rsidR="00A33515" w:rsidDel="002260E7" w:rsidRDefault="00A33515">
      <w:pPr>
        <w:spacing w:line="178" w:lineRule="exact"/>
        <w:rPr>
          <w:del w:id="6034" w:author="Admin" w:date="2019-02-19T02:10:00Z"/>
          <w:sz w:val="20"/>
          <w:szCs w:val="20"/>
        </w:rPr>
      </w:pPr>
    </w:p>
    <w:p w:rsidR="00A33515" w:rsidDel="002260E7" w:rsidRDefault="001A4D22">
      <w:pPr>
        <w:numPr>
          <w:ilvl w:val="0"/>
          <w:numId w:val="627"/>
        </w:numPr>
        <w:tabs>
          <w:tab w:val="left" w:pos="500"/>
        </w:tabs>
        <w:spacing w:line="291" w:lineRule="auto"/>
        <w:ind w:left="500" w:right="100" w:hanging="290"/>
        <w:jc w:val="both"/>
        <w:rPr>
          <w:del w:id="6035" w:author="Admin" w:date="2019-02-19T02:10:00Z"/>
          <w:rFonts w:ascii="Arial" w:eastAsia="Arial" w:hAnsi="Arial" w:cs="Arial"/>
          <w:b/>
          <w:bCs/>
          <w:sz w:val="20"/>
          <w:szCs w:val="20"/>
        </w:rPr>
        <w:pPrChange w:id="6036" w:author="Admin" w:date="2019-02-19T00:19:00Z">
          <w:pPr>
            <w:numPr>
              <w:numId w:val="630"/>
            </w:numPr>
            <w:tabs>
              <w:tab w:val="left" w:pos="500"/>
            </w:tabs>
            <w:spacing w:line="291" w:lineRule="auto"/>
            <w:ind w:left="500" w:right="100" w:hanging="290"/>
            <w:jc w:val="both"/>
          </w:pPr>
        </w:pPrChange>
      </w:pPr>
      <w:del w:id="6037" w:author="Admin" w:date="2019-02-19T02:10:00Z">
        <w:r w:rsidDel="002260E7">
          <w:rPr>
            <w:rFonts w:ascii="Arial" w:eastAsia="Arial" w:hAnsi="Arial" w:cs="Arial"/>
            <w:sz w:val="20"/>
            <w:szCs w:val="20"/>
          </w:rPr>
          <w:delText>Вдоль прямолинейной аллеи городского парка растет 5 деревьев. Известны 8 из 10 попарных расстояний между ними: 1 м, 1 м, 2 м, 2 м, 3 м, 3 м, 3 м, 4 м. Найдите два остальных расстояния.</w:delText>
        </w:r>
      </w:del>
    </w:p>
    <w:p w:rsidR="00A33515" w:rsidDel="002260E7" w:rsidRDefault="00A33515">
      <w:pPr>
        <w:spacing w:line="46" w:lineRule="exact"/>
        <w:rPr>
          <w:del w:id="6038" w:author="Admin" w:date="2019-02-19T02:10:00Z"/>
          <w:rFonts w:ascii="Arial" w:eastAsia="Arial" w:hAnsi="Arial" w:cs="Arial"/>
          <w:b/>
          <w:bCs/>
          <w:sz w:val="20"/>
          <w:szCs w:val="20"/>
        </w:rPr>
      </w:pPr>
    </w:p>
    <w:p w:rsidR="00A33515" w:rsidDel="002260E7" w:rsidRDefault="001A4D22">
      <w:pPr>
        <w:ind w:left="500"/>
        <w:rPr>
          <w:del w:id="6039" w:author="Admin" w:date="2019-02-19T02:10:00Z"/>
          <w:rFonts w:ascii="Arial" w:eastAsia="Arial" w:hAnsi="Arial" w:cs="Arial"/>
          <w:b/>
          <w:bCs/>
          <w:sz w:val="20"/>
          <w:szCs w:val="20"/>
        </w:rPr>
      </w:pPr>
      <w:del w:id="6040"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Очевидно,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все попарные расстояния между деревья-</w:delText>
        </w:r>
      </w:del>
    </w:p>
    <w:p w:rsidR="00A33515" w:rsidDel="002260E7" w:rsidRDefault="00A33515">
      <w:pPr>
        <w:spacing w:line="37" w:lineRule="exact"/>
        <w:rPr>
          <w:del w:id="6041" w:author="Admin" w:date="2019-02-19T02:10:00Z"/>
          <w:rFonts w:ascii="Arial" w:eastAsia="Arial" w:hAnsi="Arial" w:cs="Arial"/>
          <w:b/>
          <w:bCs/>
          <w:sz w:val="20"/>
          <w:szCs w:val="20"/>
        </w:rPr>
      </w:pPr>
    </w:p>
    <w:p w:rsidR="00A33515" w:rsidDel="002260E7" w:rsidRDefault="001A4D22">
      <w:pPr>
        <w:spacing w:line="287" w:lineRule="auto"/>
        <w:ind w:left="500" w:right="100"/>
        <w:jc w:val="both"/>
        <w:rPr>
          <w:del w:id="6042" w:author="Admin" w:date="2019-02-19T02:10:00Z"/>
          <w:rFonts w:ascii="Arial" w:eastAsia="Arial" w:hAnsi="Arial" w:cs="Arial"/>
          <w:b/>
          <w:bCs/>
          <w:sz w:val="20"/>
          <w:szCs w:val="20"/>
        </w:rPr>
      </w:pPr>
      <w:del w:id="6043" w:author="Admin" w:date="2019-02-19T02:10:00Z">
        <w:r w:rsidDel="002260E7">
          <w:rPr>
            <w:rFonts w:ascii="Arial" w:eastAsia="Arial" w:hAnsi="Arial" w:cs="Arial"/>
            <w:sz w:val="20"/>
            <w:szCs w:val="20"/>
          </w:rPr>
          <w:delText>ми целые — в том числе остальные два: в противном случае не-целых расстояний было бы больше, чем два. Значит, мы можем счи-тать, что все деревья расположены в целых точках вещественной оси.</w:delText>
        </w:r>
      </w:del>
    </w:p>
    <w:p w:rsidR="00A33515" w:rsidDel="002260E7" w:rsidRDefault="00A33515">
      <w:pPr>
        <w:spacing w:line="50" w:lineRule="exact"/>
        <w:rPr>
          <w:del w:id="6044" w:author="Admin" w:date="2019-02-19T02:10:00Z"/>
          <w:rFonts w:ascii="Arial" w:eastAsia="Arial" w:hAnsi="Arial" w:cs="Arial"/>
          <w:b/>
          <w:bCs/>
          <w:sz w:val="20"/>
          <w:szCs w:val="20"/>
        </w:rPr>
      </w:pPr>
    </w:p>
    <w:p w:rsidR="00A33515" w:rsidDel="002260E7" w:rsidRDefault="001A4D22">
      <w:pPr>
        <w:spacing w:line="274" w:lineRule="auto"/>
        <w:ind w:left="500" w:right="100"/>
        <w:jc w:val="both"/>
        <w:rPr>
          <w:del w:id="6045" w:author="Admin" w:date="2019-02-19T02:10:00Z"/>
          <w:rFonts w:ascii="Arial" w:eastAsia="Arial" w:hAnsi="Arial" w:cs="Arial"/>
          <w:b/>
          <w:bCs/>
          <w:sz w:val="20"/>
          <w:szCs w:val="20"/>
        </w:rPr>
      </w:pPr>
      <w:del w:id="6046" w:author="Admin" w:date="2019-02-19T02:10:00Z">
        <w:r w:rsidDel="002260E7">
          <w:rPr>
            <w:rFonts w:ascii="Arial" w:eastAsia="Arial" w:hAnsi="Arial" w:cs="Arial"/>
            <w:sz w:val="20"/>
            <w:szCs w:val="20"/>
          </w:rPr>
          <w:delText>Некоторые из самых маленьких расстояний среди перечисленных являются расстояниями между соседними деревьями — два одно-метровых расстояния точно такие. Может быть так, что метровые</w:delText>
        </w:r>
      </w:del>
    </w:p>
    <w:tbl>
      <w:tblPr>
        <w:tblW w:w="0" w:type="auto"/>
        <w:tblInd w:w="500" w:type="dxa"/>
        <w:tblLayout w:type="fixed"/>
        <w:tblCellMar>
          <w:left w:w="0" w:type="dxa"/>
          <w:right w:w="0" w:type="dxa"/>
        </w:tblCellMar>
        <w:tblLook w:val="04A0" w:firstRow="1" w:lastRow="0" w:firstColumn="1" w:lastColumn="0" w:noHBand="0" w:noVBand="1"/>
      </w:tblPr>
      <w:tblGrid>
        <w:gridCol w:w="5080"/>
        <w:gridCol w:w="580"/>
        <w:gridCol w:w="620"/>
        <w:gridCol w:w="20"/>
      </w:tblGrid>
      <w:tr w:rsidR="00A33515" w:rsidDel="002260E7">
        <w:trPr>
          <w:trHeight w:val="126"/>
          <w:del w:id="6047" w:author="Admin" w:date="2019-02-19T02:10:00Z"/>
        </w:trPr>
        <w:tc>
          <w:tcPr>
            <w:tcW w:w="5080" w:type="dxa"/>
            <w:vMerge w:val="restart"/>
            <w:vAlign w:val="bottom"/>
          </w:tcPr>
          <w:p w:rsidR="00A33515" w:rsidDel="002260E7" w:rsidRDefault="001A4D22">
            <w:pPr>
              <w:rPr>
                <w:del w:id="6048" w:author="Admin" w:date="2019-02-19T02:10:00Z"/>
                <w:sz w:val="20"/>
                <w:szCs w:val="20"/>
              </w:rPr>
            </w:pPr>
            <w:del w:id="6049" w:author="Admin" w:date="2019-02-19T02:10:00Z">
              <w:r w:rsidDel="002260E7">
                <w:rPr>
                  <w:rFonts w:ascii="Arial" w:eastAsia="Arial" w:hAnsi="Arial" w:cs="Arial"/>
                  <w:w w:val="99"/>
                  <w:sz w:val="20"/>
                  <w:szCs w:val="20"/>
                </w:rPr>
                <w:delText>промежутки между деревьями являются соседними (</w:delText>
              </w:r>
              <w:r w:rsidDel="002260E7">
                <w:rPr>
                  <w:rFonts w:ascii="Arial" w:eastAsia="Arial" w:hAnsi="Arial" w:cs="Arial"/>
                  <w:i/>
                  <w:iCs/>
                  <w:w w:val="99"/>
                  <w:sz w:val="20"/>
                  <w:szCs w:val="20"/>
                </w:rPr>
                <w:delText>a</w:delText>
              </w:r>
            </w:del>
          </w:p>
        </w:tc>
        <w:tc>
          <w:tcPr>
            <w:tcW w:w="580" w:type="dxa"/>
            <w:vAlign w:val="bottom"/>
          </w:tcPr>
          <w:p w:rsidR="00A33515" w:rsidDel="002260E7" w:rsidRDefault="001A4D22">
            <w:pPr>
              <w:spacing w:line="127" w:lineRule="exact"/>
              <w:ind w:left="80"/>
              <w:rPr>
                <w:del w:id="6050" w:author="Admin" w:date="2019-02-19T02:10:00Z"/>
                <w:sz w:val="20"/>
                <w:szCs w:val="20"/>
              </w:rPr>
            </w:pPr>
            <w:del w:id="6051" w:author="Admin" w:date="2019-02-19T02:10:00Z">
              <w:r w:rsidDel="002260E7">
                <w:rPr>
                  <w:rFonts w:ascii="Arial" w:eastAsia="Arial" w:hAnsi="Arial" w:cs="Arial"/>
                  <w:sz w:val="14"/>
                  <w:szCs w:val="14"/>
                </w:rPr>
                <w:delText>1 м</w:delText>
              </w:r>
            </w:del>
          </w:p>
        </w:tc>
        <w:tc>
          <w:tcPr>
            <w:tcW w:w="620" w:type="dxa"/>
            <w:vAlign w:val="bottom"/>
          </w:tcPr>
          <w:p w:rsidR="00A33515" w:rsidDel="002260E7" w:rsidRDefault="001A4D22">
            <w:pPr>
              <w:spacing w:line="127" w:lineRule="exact"/>
              <w:ind w:left="80"/>
              <w:rPr>
                <w:del w:id="6052" w:author="Admin" w:date="2019-02-19T02:10:00Z"/>
                <w:sz w:val="20"/>
                <w:szCs w:val="20"/>
              </w:rPr>
            </w:pPr>
            <w:del w:id="6053" w:author="Admin" w:date="2019-02-19T02:10:00Z">
              <w:r w:rsidDel="002260E7">
                <w:rPr>
                  <w:rFonts w:ascii="Arial" w:eastAsia="Arial" w:hAnsi="Arial" w:cs="Arial"/>
                  <w:sz w:val="14"/>
                  <w:szCs w:val="14"/>
                </w:rPr>
                <w:delText>1 м</w:delText>
              </w:r>
            </w:del>
          </w:p>
        </w:tc>
        <w:tc>
          <w:tcPr>
            <w:tcW w:w="0" w:type="dxa"/>
            <w:vAlign w:val="bottom"/>
          </w:tcPr>
          <w:p w:rsidR="00A33515" w:rsidDel="002260E7" w:rsidRDefault="00A33515">
            <w:pPr>
              <w:rPr>
                <w:del w:id="6054" w:author="Admin" w:date="2019-02-19T02:10:00Z"/>
                <w:sz w:val="1"/>
                <w:szCs w:val="1"/>
              </w:rPr>
            </w:pPr>
          </w:p>
        </w:tc>
      </w:tr>
      <w:tr w:rsidR="00A33515" w:rsidDel="002260E7">
        <w:trPr>
          <w:trHeight w:val="181"/>
          <w:del w:id="6055" w:author="Admin" w:date="2019-02-19T02:10:00Z"/>
        </w:trPr>
        <w:tc>
          <w:tcPr>
            <w:tcW w:w="5080" w:type="dxa"/>
            <w:vMerge/>
            <w:vAlign w:val="bottom"/>
          </w:tcPr>
          <w:p w:rsidR="00A33515" w:rsidDel="002260E7" w:rsidRDefault="00A33515">
            <w:pPr>
              <w:rPr>
                <w:del w:id="6056" w:author="Admin" w:date="2019-02-19T02:10:00Z"/>
                <w:sz w:val="15"/>
                <w:szCs w:val="15"/>
              </w:rPr>
            </w:pPr>
          </w:p>
        </w:tc>
        <w:tc>
          <w:tcPr>
            <w:tcW w:w="580" w:type="dxa"/>
            <w:vAlign w:val="bottom"/>
          </w:tcPr>
          <w:p w:rsidR="00A33515" w:rsidDel="002260E7" w:rsidRDefault="001A4D22">
            <w:pPr>
              <w:spacing w:line="181" w:lineRule="exact"/>
              <w:ind w:left="160"/>
              <w:rPr>
                <w:del w:id="6057" w:author="Admin" w:date="2019-02-19T02:10:00Z"/>
                <w:sz w:val="20"/>
                <w:szCs w:val="20"/>
              </w:rPr>
            </w:pPr>
            <w:del w:id="6058" w:author="Admin" w:date="2019-02-19T02:10:00Z">
              <w:r w:rsidDel="002260E7">
                <w:rPr>
                  <w:rFonts w:eastAsia="Times New Roman"/>
                  <w:i/>
                  <w:iCs/>
                  <w:sz w:val="20"/>
                  <w:szCs w:val="20"/>
                </w:rPr>
                <w:delText xml:space="preserve">! </w:delText>
              </w:r>
              <w:r w:rsidDel="002260E7">
                <w:rPr>
                  <w:rFonts w:ascii="Arial" w:eastAsia="Arial" w:hAnsi="Arial" w:cs="Arial"/>
                  <w:i/>
                  <w:iCs/>
                  <w:sz w:val="20"/>
                  <w:szCs w:val="20"/>
                </w:rPr>
                <w:delText>b</w:delText>
              </w:r>
            </w:del>
          </w:p>
        </w:tc>
        <w:tc>
          <w:tcPr>
            <w:tcW w:w="620" w:type="dxa"/>
            <w:vAlign w:val="bottom"/>
          </w:tcPr>
          <w:p w:rsidR="00A33515" w:rsidDel="002260E7" w:rsidRDefault="001A4D22">
            <w:pPr>
              <w:spacing w:line="181" w:lineRule="exact"/>
              <w:ind w:left="160"/>
              <w:rPr>
                <w:del w:id="6059" w:author="Admin" w:date="2019-02-19T02:10:00Z"/>
                <w:sz w:val="20"/>
                <w:szCs w:val="20"/>
              </w:rPr>
            </w:pPr>
            <w:del w:id="6060" w:author="Admin" w:date="2019-02-19T02:10:00Z">
              <w:r w:rsidDel="002260E7">
                <w:rPr>
                  <w:rFonts w:eastAsia="Times New Roman"/>
                  <w:i/>
                  <w:iCs/>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w:delText>
              </w:r>
            </w:del>
          </w:p>
        </w:tc>
        <w:tc>
          <w:tcPr>
            <w:tcW w:w="0" w:type="dxa"/>
            <w:vAlign w:val="bottom"/>
          </w:tcPr>
          <w:p w:rsidR="00A33515" w:rsidDel="002260E7" w:rsidRDefault="00A33515">
            <w:pPr>
              <w:rPr>
                <w:del w:id="6061" w:author="Admin" w:date="2019-02-19T02:10:00Z"/>
                <w:sz w:val="1"/>
                <w:szCs w:val="1"/>
              </w:rPr>
            </w:pPr>
          </w:p>
        </w:tc>
      </w:tr>
      <w:tr w:rsidR="00A33515" w:rsidDel="002260E7">
        <w:trPr>
          <w:trHeight w:val="253"/>
          <w:del w:id="6062" w:author="Admin" w:date="2019-02-19T02:10:00Z"/>
        </w:trPr>
        <w:tc>
          <w:tcPr>
            <w:tcW w:w="5080" w:type="dxa"/>
            <w:vAlign w:val="bottom"/>
          </w:tcPr>
          <w:p w:rsidR="00A33515" w:rsidDel="002260E7" w:rsidRDefault="001A4D22">
            <w:pPr>
              <w:rPr>
                <w:del w:id="6063" w:author="Admin" w:date="2019-02-19T02:10:00Z"/>
                <w:sz w:val="20"/>
                <w:szCs w:val="20"/>
              </w:rPr>
            </w:pPr>
            <w:del w:id="6064" w:author="Admin" w:date="2019-02-19T02:10:00Z">
              <w:r w:rsidDel="002260E7">
                <w:rPr>
                  <w:rFonts w:ascii="Arial" w:eastAsia="Arial" w:hAnsi="Arial" w:cs="Arial"/>
                  <w:sz w:val="20"/>
                  <w:szCs w:val="20"/>
                </w:rPr>
                <w:delText>а может, что и нет.</w:delText>
              </w:r>
            </w:del>
          </w:p>
        </w:tc>
        <w:tc>
          <w:tcPr>
            <w:tcW w:w="580" w:type="dxa"/>
            <w:vAlign w:val="bottom"/>
          </w:tcPr>
          <w:p w:rsidR="00A33515" w:rsidDel="002260E7" w:rsidRDefault="00A33515">
            <w:pPr>
              <w:rPr>
                <w:del w:id="6065" w:author="Admin" w:date="2019-02-19T02:10:00Z"/>
              </w:rPr>
            </w:pPr>
          </w:p>
        </w:tc>
        <w:tc>
          <w:tcPr>
            <w:tcW w:w="620" w:type="dxa"/>
            <w:vAlign w:val="bottom"/>
          </w:tcPr>
          <w:p w:rsidR="00A33515" w:rsidDel="002260E7" w:rsidRDefault="00A33515">
            <w:pPr>
              <w:rPr>
                <w:del w:id="6066" w:author="Admin" w:date="2019-02-19T02:10:00Z"/>
              </w:rPr>
            </w:pPr>
          </w:p>
        </w:tc>
        <w:tc>
          <w:tcPr>
            <w:tcW w:w="0" w:type="dxa"/>
            <w:vAlign w:val="bottom"/>
          </w:tcPr>
          <w:p w:rsidR="00A33515" w:rsidDel="002260E7" w:rsidRDefault="00A33515">
            <w:pPr>
              <w:rPr>
                <w:del w:id="6067" w:author="Admin" w:date="2019-02-19T02:10:00Z"/>
                <w:sz w:val="1"/>
                <w:szCs w:val="1"/>
              </w:rPr>
            </w:pPr>
          </w:p>
        </w:tc>
      </w:tr>
    </w:tbl>
    <w:p w:rsidR="00A33515" w:rsidDel="002260E7" w:rsidRDefault="00A33515">
      <w:pPr>
        <w:spacing w:line="94" w:lineRule="exact"/>
        <w:rPr>
          <w:del w:id="6068" w:author="Admin" w:date="2019-02-19T02:10:00Z"/>
          <w:sz w:val="20"/>
          <w:szCs w:val="20"/>
        </w:rPr>
      </w:pPr>
    </w:p>
    <w:p w:rsidR="00A33515" w:rsidDel="002260E7" w:rsidRDefault="001A4D22">
      <w:pPr>
        <w:numPr>
          <w:ilvl w:val="0"/>
          <w:numId w:val="628"/>
        </w:numPr>
        <w:tabs>
          <w:tab w:val="left" w:pos="673"/>
        </w:tabs>
        <w:spacing w:line="287" w:lineRule="auto"/>
        <w:ind w:left="500" w:hanging="2"/>
        <w:jc w:val="both"/>
        <w:rPr>
          <w:del w:id="6069" w:author="Admin" w:date="2019-02-19T02:10:00Z"/>
          <w:rFonts w:ascii="Arial" w:eastAsia="Arial" w:hAnsi="Arial" w:cs="Arial"/>
          <w:sz w:val="20"/>
          <w:szCs w:val="20"/>
        </w:rPr>
        <w:pPrChange w:id="6070" w:author="Admin" w:date="2019-02-19T00:19:00Z">
          <w:pPr>
            <w:numPr>
              <w:numId w:val="631"/>
            </w:numPr>
            <w:tabs>
              <w:tab w:val="left" w:pos="673"/>
            </w:tabs>
            <w:spacing w:line="287" w:lineRule="auto"/>
            <w:ind w:left="500" w:hanging="2"/>
            <w:jc w:val="both"/>
          </w:pPr>
        </w:pPrChange>
      </w:pPr>
      <w:del w:id="6071" w:author="Admin" w:date="2019-02-19T02:10:00Z">
        <w:r w:rsidDel="002260E7">
          <w:rPr>
            <w:rFonts w:ascii="Arial" w:eastAsia="Arial" w:hAnsi="Arial" w:cs="Arial"/>
            <w:sz w:val="20"/>
            <w:szCs w:val="20"/>
          </w:rPr>
          <w:delText>первом случае одно из двухметровых расстояний получается как сумма однометровых. У оставшегося двухметрового расстояния не остаётся других вариантов, кроме как быть длиной промежутка меж-ду соседними деревьями.</w:delText>
        </w:r>
      </w:del>
    </w:p>
    <w:p w:rsidR="00A33515" w:rsidDel="002260E7" w:rsidRDefault="00A33515">
      <w:pPr>
        <w:spacing w:line="51" w:lineRule="exact"/>
        <w:rPr>
          <w:del w:id="6072" w:author="Admin" w:date="2019-02-19T02:10:00Z"/>
          <w:sz w:val="20"/>
          <w:szCs w:val="20"/>
        </w:rPr>
      </w:pPr>
    </w:p>
    <w:p w:rsidR="00A33515" w:rsidDel="002260E7" w:rsidRDefault="001A4D22">
      <w:pPr>
        <w:spacing w:line="303" w:lineRule="auto"/>
        <w:ind w:left="500" w:right="100" w:firstLine="398"/>
        <w:rPr>
          <w:del w:id="6073" w:author="Admin" w:date="2019-02-19T02:10:00Z"/>
          <w:sz w:val="20"/>
          <w:szCs w:val="20"/>
        </w:rPr>
      </w:pPr>
      <w:del w:id="6074" w:author="Admin" w:date="2019-02-19T02:10:00Z">
        <w:r w:rsidDel="002260E7">
          <w:rPr>
            <w:rFonts w:ascii="Arial" w:eastAsia="Arial" w:hAnsi="Arial" w:cs="Arial"/>
            <w:sz w:val="20"/>
            <w:szCs w:val="20"/>
          </w:rPr>
          <w:delText xml:space="preserve">Если это два дерева, отличные от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то получается следую-щая ситуация:</w:delText>
        </w:r>
      </w:del>
    </w:p>
    <w:p w:rsidR="00A33515" w:rsidDel="002260E7" w:rsidRDefault="00A33515">
      <w:pPr>
        <w:spacing w:line="228" w:lineRule="exact"/>
        <w:rPr>
          <w:del w:id="6075" w:author="Admin" w:date="2019-02-19T02:10:00Z"/>
          <w:sz w:val="20"/>
          <w:szCs w:val="20"/>
        </w:rPr>
      </w:pPr>
    </w:p>
    <w:tbl>
      <w:tblPr>
        <w:tblW w:w="0" w:type="auto"/>
        <w:tblInd w:w="2460" w:type="dxa"/>
        <w:tblLayout w:type="fixed"/>
        <w:tblCellMar>
          <w:left w:w="0" w:type="dxa"/>
          <w:right w:w="0" w:type="dxa"/>
        </w:tblCellMar>
        <w:tblLook w:val="04A0" w:firstRow="1" w:lastRow="0" w:firstColumn="1" w:lastColumn="0" w:noHBand="0" w:noVBand="1"/>
      </w:tblPr>
      <w:tblGrid>
        <w:gridCol w:w="160"/>
        <w:gridCol w:w="580"/>
        <w:gridCol w:w="700"/>
        <w:gridCol w:w="380"/>
        <w:gridCol w:w="540"/>
        <w:gridCol w:w="20"/>
      </w:tblGrid>
      <w:tr w:rsidR="00A33515" w:rsidDel="002260E7">
        <w:trPr>
          <w:trHeight w:val="161"/>
          <w:del w:id="6076" w:author="Admin" w:date="2019-02-19T02:10:00Z"/>
        </w:trPr>
        <w:tc>
          <w:tcPr>
            <w:tcW w:w="160" w:type="dxa"/>
            <w:vMerge w:val="restart"/>
            <w:vAlign w:val="bottom"/>
          </w:tcPr>
          <w:p w:rsidR="00A33515" w:rsidDel="002260E7" w:rsidRDefault="001A4D22">
            <w:pPr>
              <w:rPr>
                <w:del w:id="6077" w:author="Admin" w:date="2019-02-19T02:10:00Z"/>
                <w:sz w:val="20"/>
                <w:szCs w:val="20"/>
              </w:rPr>
            </w:pPr>
            <w:del w:id="6078" w:author="Admin" w:date="2019-02-19T02:10:00Z">
              <w:r w:rsidDel="002260E7">
                <w:rPr>
                  <w:rFonts w:ascii="Arial" w:eastAsia="Arial" w:hAnsi="Arial" w:cs="Arial"/>
                  <w:i/>
                  <w:iCs/>
                  <w:sz w:val="20"/>
                  <w:szCs w:val="20"/>
                </w:rPr>
                <w:delText>a</w:delText>
              </w:r>
            </w:del>
          </w:p>
        </w:tc>
        <w:tc>
          <w:tcPr>
            <w:tcW w:w="580" w:type="dxa"/>
            <w:vAlign w:val="bottom"/>
          </w:tcPr>
          <w:p w:rsidR="00A33515" w:rsidDel="002260E7" w:rsidRDefault="001A4D22">
            <w:pPr>
              <w:ind w:left="80"/>
              <w:rPr>
                <w:del w:id="6079" w:author="Admin" w:date="2019-02-19T02:10:00Z"/>
                <w:sz w:val="20"/>
                <w:szCs w:val="20"/>
              </w:rPr>
            </w:pPr>
            <w:del w:id="6080" w:author="Admin" w:date="2019-02-19T02:10:00Z">
              <w:r w:rsidDel="002260E7">
                <w:rPr>
                  <w:rFonts w:ascii="Arial" w:eastAsia="Arial" w:hAnsi="Arial" w:cs="Arial"/>
                  <w:sz w:val="14"/>
                  <w:szCs w:val="14"/>
                </w:rPr>
                <w:delText>1 м</w:delText>
              </w:r>
            </w:del>
          </w:p>
        </w:tc>
        <w:tc>
          <w:tcPr>
            <w:tcW w:w="700" w:type="dxa"/>
            <w:vAlign w:val="bottom"/>
          </w:tcPr>
          <w:p w:rsidR="00A33515" w:rsidDel="002260E7" w:rsidRDefault="001A4D22">
            <w:pPr>
              <w:ind w:left="80"/>
              <w:rPr>
                <w:del w:id="6081" w:author="Admin" w:date="2019-02-19T02:10:00Z"/>
                <w:sz w:val="20"/>
                <w:szCs w:val="20"/>
              </w:rPr>
            </w:pPr>
            <w:del w:id="6082" w:author="Admin" w:date="2019-02-19T02:10:00Z">
              <w:r w:rsidDel="002260E7">
                <w:rPr>
                  <w:rFonts w:ascii="Arial" w:eastAsia="Arial" w:hAnsi="Arial" w:cs="Arial"/>
                  <w:sz w:val="14"/>
                  <w:szCs w:val="14"/>
                </w:rPr>
                <w:delText>1 м</w:delText>
              </w:r>
            </w:del>
          </w:p>
        </w:tc>
        <w:tc>
          <w:tcPr>
            <w:tcW w:w="380" w:type="dxa"/>
            <w:vMerge w:val="restart"/>
            <w:vAlign w:val="bottom"/>
          </w:tcPr>
          <w:p w:rsidR="00A33515" w:rsidDel="002260E7" w:rsidRDefault="001A4D22">
            <w:pPr>
              <w:ind w:left="200"/>
              <w:rPr>
                <w:del w:id="6083" w:author="Admin" w:date="2019-02-19T02:10:00Z"/>
                <w:sz w:val="20"/>
                <w:szCs w:val="20"/>
              </w:rPr>
            </w:pPr>
            <w:del w:id="6084" w:author="Admin" w:date="2019-02-19T02:10:00Z">
              <w:r w:rsidDel="002260E7">
                <w:rPr>
                  <w:rFonts w:ascii="Arial" w:eastAsia="Arial" w:hAnsi="Arial" w:cs="Arial"/>
                  <w:i/>
                  <w:iCs/>
                  <w:sz w:val="20"/>
                  <w:szCs w:val="20"/>
                </w:rPr>
                <w:delText>d</w:delText>
              </w:r>
            </w:del>
          </w:p>
        </w:tc>
        <w:tc>
          <w:tcPr>
            <w:tcW w:w="540" w:type="dxa"/>
            <w:vAlign w:val="bottom"/>
          </w:tcPr>
          <w:p w:rsidR="00A33515" w:rsidDel="002260E7" w:rsidRDefault="001A4D22">
            <w:pPr>
              <w:ind w:left="60"/>
              <w:rPr>
                <w:del w:id="6085" w:author="Admin" w:date="2019-02-19T02:10:00Z"/>
                <w:sz w:val="20"/>
                <w:szCs w:val="20"/>
              </w:rPr>
            </w:pPr>
            <w:del w:id="6086" w:author="Admin" w:date="2019-02-19T02:10:00Z">
              <w:r w:rsidDel="002260E7">
                <w:rPr>
                  <w:rFonts w:ascii="Arial" w:eastAsia="Arial" w:hAnsi="Arial" w:cs="Arial"/>
                  <w:sz w:val="14"/>
                  <w:szCs w:val="14"/>
                </w:rPr>
                <w:delText>2 м</w:delText>
              </w:r>
            </w:del>
          </w:p>
        </w:tc>
        <w:tc>
          <w:tcPr>
            <w:tcW w:w="0" w:type="dxa"/>
            <w:vAlign w:val="bottom"/>
          </w:tcPr>
          <w:p w:rsidR="00A33515" w:rsidDel="002260E7" w:rsidRDefault="00A33515">
            <w:pPr>
              <w:rPr>
                <w:del w:id="6087" w:author="Admin" w:date="2019-02-19T02:10:00Z"/>
                <w:sz w:val="1"/>
                <w:szCs w:val="1"/>
              </w:rPr>
            </w:pPr>
          </w:p>
        </w:tc>
      </w:tr>
      <w:tr w:rsidR="00A33515" w:rsidDel="002260E7">
        <w:trPr>
          <w:trHeight w:val="344"/>
          <w:del w:id="6088" w:author="Admin" w:date="2019-02-19T02:10:00Z"/>
        </w:trPr>
        <w:tc>
          <w:tcPr>
            <w:tcW w:w="160" w:type="dxa"/>
            <w:vMerge/>
            <w:vAlign w:val="bottom"/>
          </w:tcPr>
          <w:p w:rsidR="00A33515" w:rsidDel="002260E7" w:rsidRDefault="00A33515">
            <w:pPr>
              <w:rPr>
                <w:del w:id="6089" w:author="Admin" w:date="2019-02-19T02:10:00Z"/>
                <w:sz w:val="24"/>
                <w:szCs w:val="24"/>
              </w:rPr>
            </w:pPr>
          </w:p>
        </w:tc>
        <w:tc>
          <w:tcPr>
            <w:tcW w:w="580" w:type="dxa"/>
            <w:vAlign w:val="bottom"/>
          </w:tcPr>
          <w:p w:rsidR="00A33515" w:rsidDel="002260E7" w:rsidRDefault="001A4D22">
            <w:pPr>
              <w:ind w:left="160"/>
              <w:rPr>
                <w:del w:id="6090" w:author="Admin" w:date="2019-02-19T02:10:00Z"/>
                <w:sz w:val="20"/>
                <w:szCs w:val="20"/>
              </w:rPr>
            </w:pPr>
            <w:del w:id="6091" w:author="Admin" w:date="2019-02-19T02:10:00Z">
              <w:r w:rsidDel="002260E7">
                <w:rPr>
                  <w:rFonts w:eastAsia="Times New Roman"/>
                  <w:i/>
                  <w:iCs/>
                  <w:sz w:val="20"/>
                  <w:szCs w:val="20"/>
                </w:rPr>
                <w:delText xml:space="preserve">! </w:delText>
              </w:r>
              <w:r w:rsidDel="002260E7">
                <w:rPr>
                  <w:rFonts w:ascii="Arial" w:eastAsia="Arial" w:hAnsi="Arial" w:cs="Arial"/>
                  <w:i/>
                  <w:iCs/>
                  <w:sz w:val="20"/>
                  <w:szCs w:val="20"/>
                </w:rPr>
                <w:delText>b</w:delText>
              </w:r>
            </w:del>
          </w:p>
        </w:tc>
        <w:tc>
          <w:tcPr>
            <w:tcW w:w="700" w:type="dxa"/>
            <w:vAlign w:val="bottom"/>
          </w:tcPr>
          <w:p w:rsidR="00A33515" w:rsidDel="002260E7" w:rsidRDefault="001A4D22">
            <w:pPr>
              <w:ind w:left="160"/>
              <w:rPr>
                <w:del w:id="6092" w:author="Admin" w:date="2019-02-19T02:10:00Z"/>
                <w:sz w:val="20"/>
                <w:szCs w:val="20"/>
              </w:rPr>
            </w:pPr>
            <w:del w:id="6093" w:author="Admin" w:date="2019-02-19T02:10:00Z">
              <w:r w:rsidDel="002260E7">
                <w:rPr>
                  <w:rFonts w:eastAsia="Times New Roman"/>
                  <w:i/>
                  <w:iCs/>
                  <w:sz w:val="20"/>
                  <w:szCs w:val="20"/>
                </w:rPr>
                <w:delText xml:space="preserve">! </w:delText>
              </w:r>
              <w:r w:rsidDel="002260E7">
                <w:rPr>
                  <w:rFonts w:ascii="Arial" w:eastAsia="Arial" w:hAnsi="Arial" w:cs="Arial"/>
                  <w:i/>
                  <w:iCs/>
                  <w:sz w:val="20"/>
                  <w:szCs w:val="20"/>
                </w:rPr>
                <w:delText>c</w:delText>
              </w:r>
            </w:del>
          </w:p>
        </w:tc>
        <w:tc>
          <w:tcPr>
            <w:tcW w:w="380" w:type="dxa"/>
            <w:vMerge/>
            <w:vAlign w:val="bottom"/>
          </w:tcPr>
          <w:p w:rsidR="00A33515" w:rsidDel="002260E7" w:rsidRDefault="00A33515">
            <w:pPr>
              <w:rPr>
                <w:del w:id="6094" w:author="Admin" w:date="2019-02-19T02:10:00Z"/>
                <w:sz w:val="24"/>
                <w:szCs w:val="24"/>
              </w:rPr>
            </w:pPr>
          </w:p>
        </w:tc>
        <w:tc>
          <w:tcPr>
            <w:tcW w:w="540" w:type="dxa"/>
            <w:vAlign w:val="bottom"/>
          </w:tcPr>
          <w:p w:rsidR="00A33515" w:rsidDel="002260E7" w:rsidRDefault="001A4D22">
            <w:pPr>
              <w:ind w:left="140"/>
              <w:rPr>
                <w:del w:id="6095" w:author="Admin" w:date="2019-02-19T02:10:00Z"/>
                <w:sz w:val="20"/>
                <w:szCs w:val="20"/>
              </w:rPr>
            </w:pPr>
            <w:del w:id="6096" w:author="Admin" w:date="2019-02-19T02:10:00Z">
              <w:r w:rsidDel="002260E7">
                <w:rPr>
                  <w:rFonts w:eastAsia="Times New Roman"/>
                  <w:i/>
                  <w:iCs/>
                  <w:sz w:val="20"/>
                  <w:szCs w:val="20"/>
                </w:rPr>
                <w:delText xml:space="preserve">! </w:delText>
              </w:r>
              <w:r w:rsidDel="002260E7">
                <w:rPr>
                  <w:rFonts w:ascii="Arial" w:eastAsia="Arial" w:hAnsi="Arial" w:cs="Arial"/>
                  <w:i/>
                  <w:iCs/>
                  <w:sz w:val="20"/>
                  <w:szCs w:val="20"/>
                </w:rPr>
                <w:delText>e</w:delText>
              </w:r>
              <w:r w:rsidDel="002260E7">
                <w:rPr>
                  <w:rFonts w:eastAsia="Times New Roman"/>
                  <w:i/>
                  <w:iCs/>
                  <w:sz w:val="20"/>
                  <w:szCs w:val="20"/>
                </w:rPr>
                <w:delText>:</w:delText>
              </w:r>
            </w:del>
          </w:p>
        </w:tc>
        <w:tc>
          <w:tcPr>
            <w:tcW w:w="0" w:type="dxa"/>
            <w:vAlign w:val="bottom"/>
          </w:tcPr>
          <w:p w:rsidR="00A33515" w:rsidDel="002260E7" w:rsidRDefault="00A33515">
            <w:pPr>
              <w:rPr>
                <w:del w:id="6097" w:author="Admin" w:date="2019-02-19T02:10:00Z"/>
                <w:sz w:val="1"/>
                <w:szCs w:val="1"/>
              </w:rPr>
            </w:pPr>
          </w:p>
        </w:tc>
      </w:tr>
    </w:tbl>
    <w:p w:rsidR="00A33515" w:rsidDel="002260E7" w:rsidRDefault="00A33515">
      <w:pPr>
        <w:spacing w:line="148" w:lineRule="exact"/>
        <w:rPr>
          <w:del w:id="6098" w:author="Admin" w:date="2019-02-19T02:10:00Z"/>
          <w:sz w:val="20"/>
          <w:szCs w:val="20"/>
        </w:rPr>
      </w:pPr>
    </w:p>
    <w:p w:rsidR="00A33515" w:rsidDel="002260E7" w:rsidRDefault="00A33515">
      <w:pPr>
        <w:rPr>
          <w:del w:id="6099" w:author="Admin" w:date="2019-02-19T02:10:00Z"/>
        </w:rPr>
        <w:sectPr w:rsidR="00A33515" w:rsidDel="002260E7">
          <w:pgSz w:w="8220" w:h="12472"/>
          <w:pgMar w:top="639" w:right="620" w:bottom="0" w:left="720" w:header="0" w:footer="0" w:gutter="0"/>
          <w:cols w:space="720" w:equalWidth="0">
            <w:col w:w="6880"/>
          </w:cols>
        </w:sectPr>
      </w:pPr>
    </w:p>
    <w:p w:rsidR="00A33515" w:rsidDel="002260E7" w:rsidRDefault="001A4D22">
      <w:pPr>
        <w:ind w:right="80"/>
        <w:jc w:val="center"/>
        <w:rPr>
          <w:del w:id="6100" w:author="Admin" w:date="2019-02-19T02:10:00Z"/>
          <w:sz w:val="20"/>
          <w:szCs w:val="20"/>
        </w:rPr>
      </w:pPr>
      <w:del w:id="6101" w:author="Admin" w:date="2019-02-19T02:10:00Z">
        <w:r w:rsidDel="002260E7">
          <w:rPr>
            <w:rFonts w:ascii="Arial" w:eastAsia="Arial" w:hAnsi="Arial" w:cs="Arial"/>
            <w:sz w:val="20"/>
            <w:szCs w:val="20"/>
          </w:rPr>
          <w:lastRenderedPageBreak/>
          <w:delText xml:space="preserve">−  </w:delText>
        </w:r>
        <w:r w:rsidDel="002260E7">
          <w:rPr>
            <w:rFonts w:ascii="Arial" w:eastAsia="Arial" w:hAnsi="Arial" w:cs="Arial"/>
            <w:b/>
            <w:bCs/>
            <w:sz w:val="20"/>
            <w:szCs w:val="20"/>
          </w:rPr>
          <w:delText>270</w:delText>
        </w:r>
        <w:r w:rsidDel="002260E7">
          <w:rPr>
            <w:rFonts w:ascii="Arial" w:eastAsia="Arial" w:hAnsi="Arial" w:cs="Arial"/>
            <w:sz w:val="20"/>
            <w:szCs w:val="20"/>
          </w:rPr>
          <w:delText xml:space="preserve"> −</w:delText>
        </w:r>
      </w:del>
    </w:p>
    <w:p w:rsidR="00A33515" w:rsidDel="002260E7" w:rsidRDefault="00A33515">
      <w:pPr>
        <w:rPr>
          <w:del w:id="6102" w:author="Admin" w:date="2019-02-19T02:10:00Z"/>
        </w:rPr>
        <w:sectPr w:rsidR="00A33515" w:rsidDel="002260E7">
          <w:type w:val="continuous"/>
          <w:pgSz w:w="8220" w:h="12472"/>
          <w:pgMar w:top="639" w:right="620" w:bottom="0" w:left="720" w:header="0" w:footer="0" w:gutter="0"/>
          <w:cols w:space="720" w:equalWidth="0">
            <w:col w:w="6880"/>
          </w:cols>
        </w:sectPr>
      </w:pPr>
    </w:p>
    <w:p w:rsidR="00A33515" w:rsidDel="002260E7" w:rsidRDefault="001A4D22">
      <w:pPr>
        <w:jc w:val="center"/>
        <w:rPr>
          <w:del w:id="6103" w:author="Admin" w:date="2019-02-19T02:10:00Z"/>
          <w:sz w:val="20"/>
          <w:szCs w:val="20"/>
        </w:rPr>
      </w:pPr>
      <w:bookmarkStart w:id="6104" w:name="page281"/>
      <w:bookmarkEnd w:id="6104"/>
      <w:del w:id="6105"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6106" w:author="Admin" w:date="2019-02-19T02:10:00Z"/>
          <w:sz w:val="20"/>
          <w:szCs w:val="20"/>
        </w:rPr>
      </w:pPr>
    </w:p>
    <w:p w:rsidR="00A33515" w:rsidDel="002260E7" w:rsidRDefault="001A4D22">
      <w:pPr>
        <w:spacing w:line="303" w:lineRule="auto"/>
        <w:ind w:left="500"/>
        <w:jc w:val="both"/>
        <w:rPr>
          <w:del w:id="6107" w:author="Admin" w:date="2019-02-19T02:10:00Z"/>
          <w:sz w:val="20"/>
          <w:szCs w:val="20"/>
        </w:rPr>
      </w:pPr>
      <w:del w:id="6108" w:author="Admin" w:date="2019-02-19T02:10:00Z">
        <w:r w:rsidDel="002260E7">
          <w:rPr>
            <w:rFonts w:ascii="Arial" w:eastAsia="Arial" w:hAnsi="Arial" w:cs="Arial"/>
            <w:sz w:val="20"/>
            <w:szCs w:val="20"/>
          </w:rPr>
          <w:delText xml:space="preserve">Тогда </w:delText>
        </w:r>
        <w:r w:rsidDel="002260E7">
          <w:rPr>
            <w:rFonts w:ascii="Arial" w:eastAsia="Arial" w:hAnsi="Arial" w:cs="Arial"/>
            <w:i/>
            <w:iCs/>
            <w:sz w:val="20"/>
            <w:szCs w:val="20"/>
          </w:rPr>
          <w:delText>cd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3 м, и другие трёхметровые расстояния нам попросту никуда не вписать.</w:delText>
        </w:r>
      </w:del>
    </w:p>
    <w:p w:rsidR="00A33515" w:rsidDel="002260E7" w:rsidRDefault="00A33515">
      <w:pPr>
        <w:spacing w:line="33" w:lineRule="exact"/>
        <w:rPr>
          <w:del w:id="6109" w:author="Admin" w:date="2019-02-19T02:10:00Z"/>
          <w:sz w:val="20"/>
          <w:szCs w:val="20"/>
        </w:rPr>
      </w:pPr>
    </w:p>
    <w:p w:rsidR="00A33515" w:rsidDel="002260E7" w:rsidRDefault="001A4D22">
      <w:pPr>
        <w:spacing w:line="303" w:lineRule="auto"/>
        <w:ind w:left="500" w:firstLine="398"/>
        <w:jc w:val="both"/>
        <w:rPr>
          <w:del w:id="6110" w:author="Admin" w:date="2019-02-19T02:10:00Z"/>
          <w:sz w:val="20"/>
          <w:szCs w:val="20"/>
        </w:rPr>
      </w:pPr>
      <w:del w:id="6111" w:author="Admin" w:date="2019-02-19T02:10:00Z">
        <w:r w:rsidDel="002260E7">
          <w:rPr>
            <w:rFonts w:ascii="Arial" w:eastAsia="Arial" w:hAnsi="Arial" w:cs="Arial"/>
            <w:sz w:val="20"/>
            <w:szCs w:val="20"/>
          </w:rPr>
          <w:delText xml:space="preserve">Если одно из этих двух деревьев —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или </w:delText>
        </w:r>
        <w:r w:rsidDel="002260E7">
          <w:rPr>
            <w:rFonts w:ascii="Arial" w:eastAsia="Arial" w:hAnsi="Arial" w:cs="Arial"/>
            <w:i/>
            <w:iCs/>
            <w:sz w:val="20"/>
            <w:szCs w:val="20"/>
          </w:rPr>
          <w:delText>c</w:delText>
        </w:r>
        <w:r w:rsidDel="002260E7">
          <w:rPr>
            <w:rFonts w:ascii="Arial" w:eastAsia="Arial" w:hAnsi="Arial" w:cs="Arial"/>
            <w:sz w:val="20"/>
            <w:szCs w:val="20"/>
          </w:rPr>
          <w:delText>, то получаем одно-значный вариант:</w:delText>
        </w:r>
      </w:del>
    </w:p>
    <w:p w:rsidR="00A33515" w:rsidDel="002260E7" w:rsidRDefault="00A33515">
      <w:pPr>
        <w:spacing w:line="228" w:lineRule="exact"/>
        <w:rPr>
          <w:del w:id="6112" w:author="Admin" w:date="2019-02-19T02:10:00Z"/>
          <w:sz w:val="20"/>
          <w:szCs w:val="20"/>
        </w:rPr>
      </w:pPr>
    </w:p>
    <w:tbl>
      <w:tblPr>
        <w:tblW w:w="0" w:type="auto"/>
        <w:tblInd w:w="2420" w:type="dxa"/>
        <w:tblLayout w:type="fixed"/>
        <w:tblCellMar>
          <w:left w:w="0" w:type="dxa"/>
          <w:right w:w="0" w:type="dxa"/>
        </w:tblCellMar>
        <w:tblLook w:val="04A0" w:firstRow="1" w:lastRow="0" w:firstColumn="1" w:lastColumn="0" w:noHBand="0" w:noVBand="1"/>
      </w:tblPr>
      <w:tblGrid>
        <w:gridCol w:w="160"/>
        <w:gridCol w:w="600"/>
        <w:gridCol w:w="580"/>
        <w:gridCol w:w="560"/>
        <w:gridCol w:w="540"/>
        <w:gridCol w:w="20"/>
      </w:tblGrid>
      <w:tr w:rsidR="00A33515" w:rsidDel="002260E7">
        <w:trPr>
          <w:trHeight w:val="161"/>
          <w:del w:id="6113" w:author="Admin" w:date="2019-02-19T02:10:00Z"/>
        </w:trPr>
        <w:tc>
          <w:tcPr>
            <w:tcW w:w="160" w:type="dxa"/>
            <w:vMerge w:val="restart"/>
            <w:vAlign w:val="bottom"/>
          </w:tcPr>
          <w:p w:rsidR="00A33515" w:rsidDel="002260E7" w:rsidRDefault="001A4D22">
            <w:pPr>
              <w:rPr>
                <w:del w:id="6114" w:author="Admin" w:date="2019-02-19T02:10:00Z"/>
                <w:sz w:val="20"/>
                <w:szCs w:val="20"/>
              </w:rPr>
            </w:pPr>
            <w:del w:id="6115" w:author="Admin" w:date="2019-02-19T02:10:00Z">
              <w:r w:rsidDel="002260E7">
                <w:rPr>
                  <w:rFonts w:ascii="Arial" w:eastAsia="Arial" w:hAnsi="Arial" w:cs="Arial"/>
                  <w:i/>
                  <w:iCs/>
                  <w:sz w:val="20"/>
                  <w:szCs w:val="20"/>
                </w:rPr>
                <w:delText>d</w:delText>
              </w:r>
            </w:del>
          </w:p>
        </w:tc>
        <w:tc>
          <w:tcPr>
            <w:tcW w:w="600" w:type="dxa"/>
            <w:vAlign w:val="bottom"/>
          </w:tcPr>
          <w:p w:rsidR="00A33515" w:rsidDel="002260E7" w:rsidRDefault="001A4D22">
            <w:pPr>
              <w:ind w:left="80"/>
              <w:rPr>
                <w:del w:id="6116" w:author="Admin" w:date="2019-02-19T02:10:00Z"/>
                <w:sz w:val="20"/>
                <w:szCs w:val="20"/>
              </w:rPr>
            </w:pPr>
            <w:del w:id="6117" w:author="Admin" w:date="2019-02-19T02:10:00Z">
              <w:r w:rsidDel="002260E7">
                <w:rPr>
                  <w:rFonts w:ascii="Arial" w:eastAsia="Arial" w:hAnsi="Arial" w:cs="Arial"/>
                  <w:sz w:val="14"/>
                  <w:szCs w:val="14"/>
                </w:rPr>
                <w:delText>2 м</w:delText>
              </w:r>
            </w:del>
          </w:p>
        </w:tc>
        <w:tc>
          <w:tcPr>
            <w:tcW w:w="580" w:type="dxa"/>
            <w:vAlign w:val="bottom"/>
          </w:tcPr>
          <w:p w:rsidR="00A33515" w:rsidDel="002260E7" w:rsidRDefault="001A4D22">
            <w:pPr>
              <w:ind w:left="60"/>
              <w:rPr>
                <w:del w:id="6118" w:author="Admin" w:date="2019-02-19T02:10:00Z"/>
                <w:sz w:val="20"/>
                <w:szCs w:val="20"/>
              </w:rPr>
            </w:pPr>
            <w:del w:id="6119" w:author="Admin" w:date="2019-02-19T02:10:00Z">
              <w:r w:rsidDel="002260E7">
                <w:rPr>
                  <w:rFonts w:ascii="Arial" w:eastAsia="Arial" w:hAnsi="Arial" w:cs="Arial"/>
                  <w:sz w:val="14"/>
                  <w:szCs w:val="14"/>
                </w:rPr>
                <w:delText>1 м</w:delText>
              </w:r>
            </w:del>
          </w:p>
        </w:tc>
        <w:tc>
          <w:tcPr>
            <w:tcW w:w="560" w:type="dxa"/>
            <w:vAlign w:val="bottom"/>
          </w:tcPr>
          <w:p w:rsidR="00A33515" w:rsidDel="002260E7" w:rsidRDefault="001A4D22">
            <w:pPr>
              <w:ind w:left="60"/>
              <w:rPr>
                <w:del w:id="6120" w:author="Admin" w:date="2019-02-19T02:10:00Z"/>
                <w:sz w:val="20"/>
                <w:szCs w:val="20"/>
              </w:rPr>
            </w:pPr>
            <w:del w:id="6121" w:author="Admin" w:date="2019-02-19T02:10:00Z">
              <w:r w:rsidDel="002260E7">
                <w:rPr>
                  <w:rFonts w:ascii="Arial" w:eastAsia="Arial" w:hAnsi="Arial" w:cs="Arial"/>
                  <w:sz w:val="14"/>
                  <w:szCs w:val="14"/>
                </w:rPr>
                <w:delText>1 м</w:delText>
              </w:r>
            </w:del>
          </w:p>
        </w:tc>
        <w:tc>
          <w:tcPr>
            <w:tcW w:w="540" w:type="dxa"/>
            <w:vAlign w:val="bottom"/>
          </w:tcPr>
          <w:p w:rsidR="00A33515" w:rsidDel="002260E7" w:rsidRDefault="001A4D22">
            <w:pPr>
              <w:ind w:left="60"/>
              <w:rPr>
                <w:del w:id="6122" w:author="Admin" w:date="2019-02-19T02:10:00Z"/>
                <w:sz w:val="20"/>
                <w:szCs w:val="20"/>
              </w:rPr>
            </w:pPr>
            <w:del w:id="6123" w:author="Admin" w:date="2019-02-19T02:10:00Z">
              <w:r w:rsidDel="002260E7">
                <w:rPr>
                  <w:rFonts w:ascii="Arial" w:eastAsia="Arial" w:hAnsi="Arial" w:cs="Arial"/>
                  <w:sz w:val="14"/>
                  <w:szCs w:val="14"/>
                </w:rPr>
                <w:delText>3 м</w:delText>
              </w:r>
            </w:del>
          </w:p>
        </w:tc>
        <w:tc>
          <w:tcPr>
            <w:tcW w:w="0" w:type="dxa"/>
            <w:vAlign w:val="bottom"/>
          </w:tcPr>
          <w:p w:rsidR="00A33515" w:rsidDel="002260E7" w:rsidRDefault="00A33515">
            <w:pPr>
              <w:rPr>
                <w:del w:id="6124" w:author="Admin" w:date="2019-02-19T02:10:00Z"/>
                <w:sz w:val="1"/>
                <w:szCs w:val="1"/>
              </w:rPr>
            </w:pPr>
          </w:p>
        </w:tc>
      </w:tr>
      <w:tr w:rsidR="00A33515" w:rsidDel="002260E7">
        <w:trPr>
          <w:trHeight w:val="344"/>
          <w:del w:id="6125" w:author="Admin" w:date="2019-02-19T02:10:00Z"/>
        </w:trPr>
        <w:tc>
          <w:tcPr>
            <w:tcW w:w="160" w:type="dxa"/>
            <w:vMerge/>
            <w:vAlign w:val="bottom"/>
          </w:tcPr>
          <w:p w:rsidR="00A33515" w:rsidDel="002260E7" w:rsidRDefault="00A33515">
            <w:pPr>
              <w:rPr>
                <w:del w:id="6126" w:author="Admin" w:date="2019-02-19T02:10:00Z"/>
                <w:sz w:val="24"/>
                <w:szCs w:val="24"/>
              </w:rPr>
            </w:pPr>
          </w:p>
        </w:tc>
        <w:tc>
          <w:tcPr>
            <w:tcW w:w="600" w:type="dxa"/>
            <w:vAlign w:val="bottom"/>
          </w:tcPr>
          <w:p w:rsidR="00A33515" w:rsidDel="002260E7" w:rsidRDefault="001A4D22">
            <w:pPr>
              <w:ind w:left="160"/>
              <w:rPr>
                <w:del w:id="6127" w:author="Admin" w:date="2019-02-19T02:10:00Z"/>
                <w:sz w:val="20"/>
                <w:szCs w:val="20"/>
              </w:rPr>
            </w:pPr>
            <w:del w:id="6128" w:author="Admin" w:date="2019-02-19T02:10:00Z">
              <w:r w:rsidDel="002260E7">
                <w:rPr>
                  <w:rFonts w:eastAsia="Times New Roman"/>
                  <w:i/>
                  <w:iCs/>
                  <w:sz w:val="20"/>
                  <w:szCs w:val="20"/>
                </w:rPr>
                <w:delText xml:space="preserve">! </w:delText>
              </w:r>
              <w:r w:rsidDel="002260E7">
                <w:rPr>
                  <w:rFonts w:ascii="Arial" w:eastAsia="Arial" w:hAnsi="Arial" w:cs="Arial"/>
                  <w:i/>
                  <w:iCs/>
                  <w:sz w:val="20"/>
                  <w:szCs w:val="20"/>
                </w:rPr>
                <w:delText>a</w:delText>
              </w:r>
            </w:del>
          </w:p>
        </w:tc>
        <w:tc>
          <w:tcPr>
            <w:tcW w:w="580" w:type="dxa"/>
            <w:vAlign w:val="bottom"/>
          </w:tcPr>
          <w:p w:rsidR="00A33515" w:rsidDel="002260E7" w:rsidRDefault="001A4D22">
            <w:pPr>
              <w:ind w:left="140"/>
              <w:rPr>
                <w:del w:id="6129" w:author="Admin" w:date="2019-02-19T02:10:00Z"/>
                <w:sz w:val="20"/>
                <w:szCs w:val="20"/>
              </w:rPr>
            </w:pPr>
            <w:del w:id="6130" w:author="Admin" w:date="2019-02-19T02:10:00Z">
              <w:r w:rsidDel="002260E7">
                <w:rPr>
                  <w:rFonts w:eastAsia="Times New Roman"/>
                  <w:i/>
                  <w:iCs/>
                  <w:sz w:val="20"/>
                  <w:szCs w:val="20"/>
                </w:rPr>
                <w:delText xml:space="preserve">! </w:delText>
              </w:r>
              <w:r w:rsidDel="002260E7">
                <w:rPr>
                  <w:rFonts w:ascii="Arial" w:eastAsia="Arial" w:hAnsi="Arial" w:cs="Arial"/>
                  <w:i/>
                  <w:iCs/>
                  <w:sz w:val="20"/>
                  <w:szCs w:val="20"/>
                </w:rPr>
                <w:delText>b</w:delText>
              </w:r>
            </w:del>
          </w:p>
        </w:tc>
        <w:tc>
          <w:tcPr>
            <w:tcW w:w="560" w:type="dxa"/>
            <w:vAlign w:val="bottom"/>
          </w:tcPr>
          <w:p w:rsidR="00A33515" w:rsidDel="002260E7" w:rsidRDefault="001A4D22">
            <w:pPr>
              <w:ind w:left="140"/>
              <w:rPr>
                <w:del w:id="6131" w:author="Admin" w:date="2019-02-19T02:10:00Z"/>
                <w:sz w:val="20"/>
                <w:szCs w:val="20"/>
              </w:rPr>
            </w:pPr>
            <w:del w:id="6132" w:author="Admin" w:date="2019-02-19T02:10:00Z">
              <w:r w:rsidDel="002260E7">
                <w:rPr>
                  <w:rFonts w:eastAsia="Times New Roman"/>
                  <w:i/>
                  <w:iCs/>
                  <w:sz w:val="20"/>
                  <w:szCs w:val="20"/>
                </w:rPr>
                <w:delText xml:space="preserve">! </w:delText>
              </w:r>
              <w:r w:rsidDel="002260E7">
                <w:rPr>
                  <w:rFonts w:ascii="Arial" w:eastAsia="Arial" w:hAnsi="Arial" w:cs="Arial"/>
                  <w:i/>
                  <w:iCs/>
                  <w:sz w:val="20"/>
                  <w:szCs w:val="20"/>
                </w:rPr>
                <w:delText>c</w:delText>
              </w:r>
            </w:del>
          </w:p>
        </w:tc>
        <w:tc>
          <w:tcPr>
            <w:tcW w:w="540" w:type="dxa"/>
            <w:vAlign w:val="bottom"/>
          </w:tcPr>
          <w:p w:rsidR="00A33515" w:rsidDel="002260E7" w:rsidRDefault="001A4D22">
            <w:pPr>
              <w:ind w:left="140"/>
              <w:rPr>
                <w:del w:id="6133" w:author="Admin" w:date="2019-02-19T02:10:00Z"/>
                <w:sz w:val="20"/>
                <w:szCs w:val="20"/>
              </w:rPr>
            </w:pPr>
            <w:del w:id="6134" w:author="Admin" w:date="2019-02-19T02:10:00Z">
              <w:r w:rsidDel="002260E7">
                <w:rPr>
                  <w:rFonts w:eastAsia="Times New Roman"/>
                  <w:i/>
                  <w:iCs/>
                  <w:sz w:val="20"/>
                  <w:szCs w:val="20"/>
                </w:rPr>
                <w:delText xml:space="preserve">! </w:delText>
              </w:r>
              <w:r w:rsidDel="002260E7">
                <w:rPr>
                  <w:rFonts w:ascii="Arial" w:eastAsia="Arial" w:hAnsi="Arial" w:cs="Arial"/>
                  <w:i/>
                  <w:iCs/>
                  <w:sz w:val="20"/>
                  <w:szCs w:val="20"/>
                </w:rPr>
                <w:delText>e</w:delText>
              </w:r>
              <w:r w:rsidDel="002260E7">
                <w:rPr>
                  <w:rFonts w:eastAsia="Times New Roman"/>
                  <w:i/>
                  <w:iCs/>
                  <w:sz w:val="20"/>
                  <w:szCs w:val="20"/>
                </w:rPr>
                <w:delText>;</w:delText>
              </w:r>
            </w:del>
          </w:p>
        </w:tc>
        <w:tc>
          <w:tcPr>
            <w:tcW w:w="0" w:type="dxa"/>
            <w:vAlign w:val="bottom"/>
          </w:tcPr>
          <w:p w:rsidR="00A33515" w:rsidDel="002260E7" w:rsidRDefault="00A33515">
            <w:pPr>
              <w:rPr>
                <w:del w:id="6135" w:author="Admin" w:date="2019-02-19T02:10:00Z"/>
                <w:sz w:val="1"/>
                <w:szCs w:val="1"/>
              </w:rPr>
            </w:pPr>
          </w:p>
        </w:tc>
      </w:tr>
    </w:tbl>
    <w:p w:rsidR="00A33515" w:rsidDel="002260E7" w:rsidRDefault="00A33515">
      <w:pPr>
        <w:spacing w:line="51" w:lineRule="exact"/>
        <w:rPr>
          <w:del w:id="6136" w:author="Admin" w:date="2019-02-19T02:10:00Z"/>
          <w:sz w:val="20"/>
          <w:szCs w:val="20"/>
        </w:rPr>
      </w:pPr>
    </w:p>
    <w:p w:rsidR="00A33515" w:rsidDel="002260E7" w:rsidRDefault="001A4D22">
      <w:pPr>
        <w:ind w:left="500"/>
        <w:rPr>
          <w:del w:id="6137" w:author="Admin" w:date="2019-02-19T02:10:00Z"/>
          <w:sz w:val="20"/>
          <w:szCs w:val="20"/>
        </w:rPr>
      </w:pPr>
      <w:del w:id="6138" w:author="Admin" w:date="2019-02-19T02:10:00Z">
        <w:r w:rsidDel="002260E7">
          <w:rPr>
            <w:rFonts w:ascii="Arial" w:eastAsia="Arial" w:hAnsi="Arial" w:cs="Arial"/>
            <w:sz w:val="20"/>
            <w:szCs w:val="20"/>
          </w:rPr>
          <w:delText>Который, очевидно, не удовлетворяет условию задачи.</w:delText>
        </w:r>
      </w:del>
    </w:p>
    <w:p w:rsidR="00A33515" w:rsidDel="002260E7" w:rsidRDefault="00A33515">
      <w:pPr>
        <w:spacing w:line="117" w:lineRule="exact"/>
        <w:rPr>
          <w:del w:id="6139" w:author="Admin" w:date="2019-02-19T02:10:00Z"/>
          <w:sz w:val="20"/>
          <w:szCs w:val="20"/>
        </w:rPr>
      </w:pPr>
    </w:p>
    <w:p w:rsidR="00A33515" w:rsidDel="002260E7" w:rsidRDefault="001A4D22">
      <w:pPr>
        <w:spacing w:line="287" w:lineRule="auto"/>
        <w:ind w:left="500"/>
        <w:jc w:val="both"/>
        <w:rPr>
          <w:del w:id="6140" w:author="Admin" w:date="2019-02-19T02:10:00Z"/>
          <w:sz w:val="20"/>
          <w:szCs w:val="20"/>
        </w:rPr>
      </w:pPr>
      <w:del w:id="6141" w:author="Admin" w:date="2019-02-19T02:10:00Z">
        <w:r w:rsidDel="002260E7">
          <w:rPr>
            <w:rFonts w:ascii="Arial" w:eastAsia="Arial" w:hAnsi="Arial" w:cs="Arial"/>
            <w:sz w:val="20"/>
            <w:szCs w:val="20"/>
          </w:rPr>
          <w:delText>Во втором случае двухметровые расстояния также являются рассто-яниями между соседними деревьями. Это даёт нам однозначный с точностью до симметрии ответ: деревья стоят в точках 0, 1, 3, 4, 6, и оставшиеся два расстояния — 5 и 6.</w:delText>
        </w:r>
      </w:del>
    </w:p>
    <w:p w:rsidR="00A33515" w:rsidDel="002260E7" w:rsidRDefault="00A33515">
      <w:pPr>
        <w:spacing w:line="200" w:lineRule="exact"/>
        <w:rPr>
          <w:del w:id="6142" w:author="Admin" w:date="2019-02-19T02:10:00Z"/>
          <w:sz w:val="20"/>
          <w:szCs w:val="20"/>
        </w:rPr>
      </w:pPr>
    </w:p>
    <w:p w:rsidR="00A33515" w:rsidDel="002260E7" w:rsidRDefault="00A33515">
      <w:pPr>
        <w:spacing w:line="292" w:lineRule="exact"/>
        <w:rPr>
          <w:del w:id="6143" w:author="Admin" w:date="2019-02-19T02:10:00Z"/>
          <w:sz w:val="20"/>
          <w:szCs w:val="20"/>
        </w:rPr>
      </w:pPr>
    </w:p>
    <w:p w:rsidR="00A33515" w:rsidDel="002260E7" w:rsidRDefault="001A4D22">
      <w:pPr>
        <w:rPr>
          <w:del w:id="6144" w:author="Admin" w:date="2019-02-19T02:10:00Z"/>
          <w:sz w:val="20"/>
          <w:szCs w:val="20"/>
        </w:rPr>
      </w:pPr>
      <w:del w:id="6145" w:author="Admin" w:date="2019-02-19T02:10:00Z">
        <w:r w:rsidDel="002260E7">
          <w:rPr>
            <w:rFonts w:ascii="Arial" w:eastAsia="Arial" w:hAnsi="Arial" w:cs="Arial"/>
            <w:b/>
            <w:bCs/>
            <w:sz w:val="36"/>
            <w:szCs w:val="36"/>
          </w:rPr>
          <w:delText>Задачи 8 класса</w:delText>
        </w:r>
      </w:del>
    </w:p>
    <w:p w:rsidR="00A33515" w:rsidDel="002260E7" w:rsidRDefault="00A33515">
      <w:pPr>
        <w:spacing w:line="228" w:lineRule="exact"/>
        <w:rPr>
          <w:del w:id="6146" w:author="Admin" w:date="2019-02-19T02:10:00Z"/>
          <w:sz w:val="20"/>
          <w:szCs w:val="20"/>
        </w:rPr>
      </w:pPr>
    </w:p>
    <w:p w:rsidR="00A33515" w:rsidDel="002260E7" w:rsidRDefault="001A4D22">
      <w:pPr>
        <w:rPr>
          <w:del w:id="6147" w:author="Admin" w:date="2019-02-19T02:10:00Z"/>
          <w:sz w:val="20"/>
          <w:szCs w:val="20"/>
        </w:rPr>
      </w:pPr>
      <w:del w:id="6148" w:author="Admin" w:date="2019-02-19T02:10:00Z">
        <w:r w:rsidDel="002260E7">
          <w:rPr>
            <w:rFonts w:ascii="Arial" w:eastAsia="Arial" w:hAnsi="Arial" w:cs="Arial"/>
            <w:b/>
            <w:bCs/>
            <w:sz w:val="26"/>
            <w:szCs w:val="26"/>
          </w:rPr>
          <w:delText>Задача 3.</w:delText>
        </w:r>
      </w:del>
    </w:p>
    <w:p w:rsidR="00A33515" w:rsidDel="002260E7" w:rsidRDefault="00A33515">
      <w:pPr>
        <w:spacing w:line="178" w:lineRule="exact"/>
        <w:rPr>
          <w:del w:id="6149" w:author="Admin" w:date="2019-02-19T02:10:00Z"/>
          <w:sz w:val="20"/>
          <w:szCs w:val="20"/>
        </w:rPr>
      </w:pPr>
    </w:p>
    <w:p w:rsidR="00A33515" w:rsidDel="002260E7" w:rsidRDefault="001A4D22">
      <w:pPr>
        <w:numPr>
          <w:ilvl w:val="0"/>
          <w:numId w:val="629"/>
        </w:numPr>
        <w:tabs>
          <w:tab w:val="left" w:pos="500"/>
        </w:tabs>
        <w:ind w:left="500" w:hanging="290"/>
        <w:rPr>
          <w:del w:id="6150" w:author="Admin" w:date="2019-02-19T02:10:00Z"/>
          <w:rFonts w:ascii="Arial" w:eastAsia="Arial" w:hAnsi="Arial" w:cs="Arial"/>
          <w:b/>
          <w:bCs/>
          <w:sz w:val="20"/>
          <w:szCs w:val="20"/>
        </w:rPr>
        <w:pPrChange w:id="6151" w:author="Admin" w:date="2019-02-19T00:19:00Z">
          <w:pPr>
            <w:numPr>
              <w:numId w:val="632"/>
            </w:numPr>
            <w:tabs>
              <w:tab w:val="left" w:pos="500"/>
            </w:tabs>
            <w:ind w:left="500" w:hanging="290"/>
          </w:pPr>
        </w:pPrChange>
      </w:pPr>
      <w:del w:id="6152" w:author="Admin" w:date="2019-02-19T02:10:00Z">
        <w:r w:rsidDel="002260E7">
          <w:rPr>
            <w:rFonts w:ascii="Arial" w:eastAsia="Arial" w:hAnsi="Arial" w:cs="Arial"/>
            <w:sz w:val="20"/>
            <w:szCs w:val="20"/>
          </w:rPr>
          <w:delText xml:space="preserve">Натуральные числа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удовлетворяют равенству</w:delText>
        </w:r>
      </w:del>
    </w:p>
    <w:p w:rsidR="00A33515" w:rsidDel="002260E7" w:rsidRDefault="00A33515">
      <w:pPr>
        <w:spacing w:line="279" w:lineRule="exact"/>
        <w:rPr>
          <w:del w:id="6153" w:author="Admin" w:date="2019-02-19T02:10:00Z"/>
          <w:sz w:val="20"/>
          <w:szCs w:val="20"/>
        </w:rPr>
      </w:pPr>
    </w:p>
    <w:tbl>
      <w:tblPr>
        <w:tblW w:w="0" w:type="auto"/>
        <w:tblInd w:w="2640" w:type="dxa"/>
        <w:tblLayout w:type="fixed"/>
        <w:tblCellMar>
          <w:left w:w="0" w:type="dxa"/>
          <w:right w:w="0" w:type="dxa"/>
        </w:tblCellMar>
        <w:tblLook w:val="04A0" w:firstRow="1" w:lastRow="0" w:firstColumn="1" w:lastColumn="0" w:noHBand="0" w:noVBand="1"/>
      </w:tblPr>
      <w:tblGrid>
        <w:gridCol w:w="780"/>
        <w:gridCol w:w="260"/>
        <w:gridCol w:w="700"/>
        <w:gridCol w:w="180"/>
        <w:gridCol w:w="80"/>
        <w:gridCol w:w="20"/>
      </w:tblGrid>
      <w:tr w:rsidR="00A33515" w:rsidDel="002260E7">
        <w:trPr>
          <w:trHeight w:val="253"/>
          <w:del w:id="6154" w:author="Admin" w:date="2019-02-19T02:10:00Z"/>
        </w:trPr>
        <w:tc>
          <w:tcPr>
            <w:tcW w:w="780" w:type="dxa"/>
            <w:vMerge w:val="restart"/>
            <w:vAlign w:val="bottom"/>
          </w:tcPr>
          <w:p w:rsidR="00A33515" w:rsidDel="002260E7" w:rsidRDefault="001A4D22">
            <w:pPr>
              <w:rPr>
                <w:del w:id="6155" w:author="Admin" w:date="2019-02-19T02:10:00Z"/>
                <w:sz w:val="20"/>
                <w:szCs w:val="20"/>
              </w:rPr>
            </w:pPr>
            <w:del w:id="6156" w:author="Admin" w:date="2019-02-19T02:10:00Z">
              <w:r w:rsidDel="002260E7">
                <w:rPr>
                  <w:rFonts w:eastAsia="Times New Roman"/>
                  <w:sz w:val="20"/>
                  <w:szCs w:val="20"/>
                </w:rPr>
                <w:delText>(</w:delText>
              </w:r>
              <w:r w:rsidDel="002260E7">
                <w:rPr>
                  <w:rFonts w:ascii="Arial" w:eastAsia="Arial" w:hAnsi="Arial" w:cs="Arial"/>
                  <w:i/>
                  <w:iCs/>
                  <w:sz w:val="20"/>
                  <w:szCs w:val="20"/>
                </w:rPr>
                <w:delText>m  n</w:delText>
              </w:r>
              <w:r w:rsidDel="002260E7">
                <w:rPr>
                  <w:rFonts w:eastAsia="Times New Roman"/>
                  <w:sz w:val="20"/>
                  <w:szCs w:val="20"/>
                </w:rPr>
                <w:delText>)</w:delText>
              </w:r>
              <w:r w:rsidDel="002260E7">
                <w:rPr>
                  <w:rFonts w:ascii="Arial" w:eastAsia="Arial" w:hAnsi="Arial" w:cs="Arial"/>
                  <w:sz w:val="27"/>
                  <w:szCs w:val="27"/>
                  <w:vertAlign w:val="superscript"/>
                </w:rPr>
                <w:delText>2</w:delText>
              </w:r>
            </w:del>
          </w:p>
        </w:tc>
        <w:tc>
          <w:tcPr>
            <w:tcW w:w="260" w:type="dxa"/>
            <w:vMerge w:val="restart"/>
            <w:vAlign w:val="bottom"/>
          </w:tcPr>
          <w:p w:rsidR="00A33515" w:rsidDel="002260E7" w:rsidRDefault="001A4D22">
            <w:pPr>
              <w:jc w:val="right"/>
              <w:rPr>
                <w:del w:id="6157" w:author="Admin" w:date="2019-02-19T02:10:00Z"/>
                <w:sz w:val="20"/>
                <w:szCs w:val="20"/>
              </w:rPr>
            </w:pPr>
            <w:del w:id="6158" w:author="Admin" w:date="2019-02-19T02:10:00Z">
              <w:r w:rsidDel="002260E7">
                <w:rPr>
                  <w:rFonts w:eastAsia="Times New Roman"/>
                  <w:sz w:val="20"/>
                  <w:szCs w:val="20"/>
                </w:rPr>
                <w:delText>=</w:delText>
              </w:r>
            </w:del>
          </w:p>
        </w:tc>
        <w:tc>
          <w:tcPr>
            <w:tcW w:w="700" w:type="dxa"/>
            <w:vAlign w:val="bottom"/>
          </w:tcPr>
          <w:p w:rsidR="00A33515" w:rsidDel="002260E7" w:rsidRDefault="001A4D22">
            <w:pPr>
              <w:ind w:left="260"/>
              <w:rPr>
                <w:del w:id="6159" w:author="Admin" w:date="2019-02-19T02:10:00Z"/>
                <w:sz w:val="20"/>
                <w:szCs w:val="20"/>
              </w:rPr>
            </w:pPr>
            <w:del w:id="6160" w:author="Admin" w:date="2019-02-19T02:10:00Z">
              <w:r w:rsidDel="002260E7">
                <w:rPr>
                  <w:rFonts w:ascii="Arial" w:eastAsia="Arial" w:hAnsi="Arial" w:cs="Arial"/>
                  <w:sz w:val="20"/>
                  <w:szCs w:val="20"/>
                </w:rPr>
                <w:delText>4</w:delText>
              </w:r>
              <w:r w:rsidDel="002260E7">
                <w:rPr>
                  <w:rFonts w:ascii="Arial" w:eastAsia="Arial" w:hAnsi="Arial" w:cs="Arial"/>
                  <w:i/>
                  <w:iCs/>
                  <w:sz w:val="20"/>
                  <w:szCs w:val="20"/>
                </w:rPr>
                <w:delText>mn</w:delText>
              </w:r>
            </w:del>
          </w:p>
        </w:tc>
        <w:tc>
          <w:tcPr>
            <w:tcW w:w="180" w:type="dxa"/>
            <w:vAlign w:val="bottom"/>
          </w:tcPr>
          <w:p w:rsidR="00A33515" w:rsidDel="002260E7" w:rsidRDefault="00A33515">
            <w:pPr>
              <w:rPr>
                <w:del w:id="6161" w:author="Admin" w:date="2019-02-19T02:10:00Z"/>
              </w:rPr>
            </w:pPr>
          </w:p>
        </w:tc>
        <w:tc>
          <w:tcPr>
            <w:tcW w:w="80" w:type="dxa"/>
            <w:vMerge w:val="restart"/>
            <w:vAlign w:val="bottom"/>
          </w:tcPr>
          <w:p w:rsidR="00A33515" w:rsidDel="002260E7" w:rsidRDefault="001A4D22">
            <w:pPr>
              <w:jc w:val="right"/>
              <w:rPr>
                <w:del w:id="6162" w:author="Admin" w:date="2019-02-19T02:10:00Z"/>
                <w:sz w:val="20"/>
                <w:szCs w:val="20"/>
              </w:rPr>
            </w:pPr>
            <w:del w:id="6163"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6164" w:author="Admin" w:date="2019-02-19T02:10:00Z"/>
                <w:sz w:val="1"/>
                <w:szCs w:val="1"/>
              </w:rPr>
            </w:pPr>
          </w:p>
        </w:tc>
      </w:tr>
      <w:tr w:rsidR="00A33515" w:rsidDel="002260E7">
        <w:trPr>
          <w:trHeight w:val="27"/>
          <w:del w:id="6165" w:author="Admin" w:date="2019-02-19T02:10:00Z"/>
        </w:trPr>
        <w:tc>
          <w:tcPr>
            <w:tcW w:w="780" w:type="dxa"/>
            <w:vMerge/>
            <w:vAlign w:val="bottom"/>
          </w:tcPr>
          <w:p w:rsidR="00A33515" w:rsidDel="002260E7" w:rsidRDefault="00A33515">
            <w:pPr>
              <w:rPr>
                <w:del w:id="6166" w:author="Admin" w:date="2019-02-19T02:10:00Z"/>
                <w:sz w:val="2"/>
                <w:szCs w:val="2"/>
              </w:rPr>
            </w:pPr>
          </w:p>
        </w:tc>
        <w:tc>
          <w:tcPr>
            <w:tcW w:w="260" w:type="dxa"/>
            <w:vMerge/>
            <w:vAlign w:val="bottom"/>
          </w:tcPr>
          <w:p w:rsidR="00A33515" w:rsidDel="002260E7" w:rsidRDefault="00A33515">
            <w:pPr>
              <w:rPr>
                <w:del w:id="6167" w:author="Admin" w:date="2019-02-19T02:10:00Z"/>
                <w:sz w:val="2"/>
                <w:szCs w:val="2"/>
              </w:rPr>
            </w:pPr>
          </w:p>
        </w:tc>
        <w:tc>
          <w:tcPr>
            <w:tcW w:w="700" w:type="dxa"/>
            <w:tcBorders>
              <w:bottom w:val="single" w:sz="8" w:space="0" w:color="auto"/>
            </w:tcBorders>
            <w:vAlign w:val="bottom"/>
          </w:tcPr>
          <w:p w:rsidR="00A33515" w:rsidDel="002260E7" w:rsidRDefault="00A33515">
            <w:pPr>
              <w:rPr>
                <w:del w:id="6168" w:author="Admin" w:date="2019-02-19T02:10:00Z"/>
                <w:sz w:val="2"/>
                <w:szCs w:val="2"/>
              </w:rPr>
            </w:pPr>
          </w:p>
        </w:tc>
        <w:tc>
          <w:tcPr>
            <w:tcW w:w="180" w:type="dxa"/>
            <w:tcBorders>
              <w:bottom w:val="single" w:sz="8" w:space="0" w:color="auto"/>
            </w:tcBorders>
            <w:vAlign w:val="bottom"/>
          </w:tcPr>
          <w:p w:rsidR="00A33515" w:rsidDel="002260E7" w:rsidRDefault="00A33515">
            <w:pPr>
              <w:rPr>
                <w:del w:id="6169" w:author="Admin" w:date="2019-02-19T02:10:00Z"/>
                <w:sz w:val="2"/>
                <w:szCs w:val="2"/>
              </w:rPr>
            </w:pPr>
          </w:p>
        </w:tc>
        <w:tc>
          <w:tcPr>
            <w:tcW w:w="80" w:type="dxa"/>
            <w:vMerge/>
            <w:vAlign w:val="bottom"/>
          </w:tcPr>
          <w:p w:rsidR="00A33515" w:rsidDel="002260E7" w:rsidRDefault="00A33515">
            <w:pPr>
              <w:rPr>
                <w:del w:id="6170" w:author="Admin" w:date="2019-02-19T02:10:00Z"/>
                <w:sz w:val="2"/>
                <w:szCs w:val="2"/>
              </w:rPr>
            </w:pPr>
          </w:p>
        </w:tc>
        <w:tc>
          <w:tcPr>
            <w:tcW w:w="0" w:type="dxa"/>
            <w:vAlign w:val="bottom"/>
          </w:tcPr>
          <w:p w:rsidR="00A33515" w:rsidDel="002260E7" w:rsidRDefault="00A33515">
            <w:pPr>
              <w:rPr>
                <w:del w:id="6171" w:author="Admin" w:date="2019-02-19T02:10:00Z"/>
                <w:sz w:val="1"/>
                <w:szCs w:val="1"/>
              </w:rPr>
            </w:pPr>
          </w:p>
        </w:tc>
      </w:tr>
      <w:tr w:rsidR="00A33515" w:rsidDel="002260E7">
        <w:trPr>
          <w:trHeight w:val="148"/>
          <w:del w:id="6172" w:author="Admin" w:date="2019-02-19T02:10:00Z"/>
        </w:trPr>
        <w:tc>
          <w:tcPr>
            <w:tcW w:w="780" w:type="dxa"/>
            <w:vMerge/>
            <w:vAlign w:val="bottom"/>
          </w:tcPr>
          <w:p w:rsidR="00A33515" w:rsidDel="002260E7" w:rsidRDefault="00A33515">
            <w:pPr>
              <w:rPr>
                <w:del w:id="6173" w:author="Admin" w:date="2019-02-19T02:10:00Z"/>
                <w:sz w:val="12"/>
                <w:szCs w:val="12"/>
              </w:rPr>
            </w:pPr>
          </w:p>
        </w:tc>
        <w:tc>
          <w:tcPr>
            <w:tcW w:w="260" w:type="dxa"/>
            <w:vMerge/>
            <w:vAlign w:val="bottom"/>
          </w:tcPr>
          <w:p w:rsidR="00A33515" w:rsidDel="002260E7" w:rsidRDefault="00A33515">
            <w:pPr>
              <w:rPr>
                <w:del w:id="6174" w:author="Admin" w:date="2019-02-19T02:10:00Z"/>
                <w:sz w:val="12"/>
                <w:szCs w:val="12"/>
              </w:rPr>
            </w:pPr>
          </w:p>
        </w:tc>
        <w:tc>
          <w:tcPr>
            <w:tcW w:w="700" w:type="dxa"/>
            <w:vMerge w:val="restart"/>
            <w:vAlign w:val="bottom"/>
          </w:tcPr>
          <w:p w:rsidR="00A33515" w:rsidDel="002260E7" w:rsidRDefault="001A4D22">
            <w:pPr>
              <w:rPr>
                <w:del w:id="6175" w:author="Admin" w:date="2019-02-19T02:10:00Z"/>
                <w:sz w:val="20"/>
                <w:szCs w:val="20"/>
              </w:rPr>
            </w:pPr>
            <w:del w:id="6176" w:author="Admin" w:date="2019-02-19T02:10:00Z">
              <w:r w:rsidDel="002260E7">
                <w:rPr>
                  <w:rFonts w:ascii="Arial" w:eastAsia="Arial" w:hAnsi="Arial" w:cs="Arial"/>
                  <w:i/>
                  <w:iCs/>
                  <w:sz w:val="20"/>
                  <w:szCs w:val="20"/>
                </w:rPr>
                <w:delText xml:space="preserve">m </w:delText>
              </w:r>
              <w:r w:rsidDel="002260E7">
                <w:rPr>
                  <w:rFonts w:eastAsia="Times New Roman"/>
                  <w:sz w:val="20"/>
                  <w:szCs w:val="20"/>
                </w:rPr>
                <w:delText>+</w:delText>
              </w:r>
              <w:r w:rsidDel="002260E7">
                <w:rPr>
                  <w:rFonts w:ascii="Arial" w:eastAsia="Arial" w:hAnsi="Arial" w:cs="Arial"/>
                  <w:i/>
                  <w:iCs/>
                  <w:sz w:val="20"/>
                  <w:szCs w:val="20"/>
                </w:rPr>
                <w:delText xml:space="preserve"> n</w:delText>
              </w:r>
            </w:del>
          </w:p>
        </w:tc>
        <w:tc>
          <w:tcPr>
            <w:tcW w:w="180" w:type="dxa"/>
            <w:vMerge w:val="restart"/>
            <w:vAlign w:val="bottom"/>
          </w:tcPr>
          <w:p w:rsidR="00A33515" w:rsidDel="002260E7" w:rsidRDefault="001A4D22">
            <w:pPr>
              <w:jc w:val="right"/>
              <w:rPr>
                <w:del w:id="6177" w:author="Admin" w:date="2019-02-19T02:10:00Z"/>
                <w:sz w:val="20"/>
                <w:szCs w:val="20"/>
              </w:rPr>
            </w:pPr>
            <w:del w:id="6178" w:author="Admin" w:date="2019-02-19T02:10:00Z">
              <w:r w:rsidDel="002260E7">
                <w:rPr>
                  <w:rFonts w:ascii="Arial" w:eastAsia="Arial" w:hAnsi="Arial" w:cs="Arial"/>
                  <w:sz w:val="20"/>
                  <w:szCs w:val="20"/>
                </w:rPr>
                <w:delText>1</w:delText>
              </w:r>
            </w:del>
          </w:p>
        </w:tc>
        <w:tc>
          <w:tcPr>
            <w:tcW w:w="80" w:type="dxa"/>
            <w:vMerge/>
            <w:vAlign w:val="bottom"/>
          </w:tcPr>
          <w:p w:rsidR="00A33515" w:rsidDel="002260E7" w:rsidRDefault="00A33515">
            <w:pPr>
              <w:rPr>
                <w:del w:id="6179" w:author="Admin" w:date="2019-02-19T02:10:00Z"/>
                <w:sz w:val="12"/>
                <w:szCs w:val="12"/>
              </w:rPr>
            </w:pPr>
          </w:p>
        </w:tc>
        <w:tc>
          <w:tcPr>
            <w:tcW w:w="0" w:type="dxa"/>
            <w:vAlign w:val="bottom"/>
          </w:tcPr>
          <w:p w:rsidR="00A33515" w:rsidDel="002260E7" w:rsidRDefault="00A33515">
            <w:pPr>
              <w:rPr>
                <w:del w:id="6180" w:author="Admin" w:date="2019-02-19T02:10:00Z"/>
                <w:sz w:val="1"/>
                <w:szCs w:val="1"/>
              </w:rPr>
            </w:pPr>
          </w:p>
        </w:tc>
      </w:tr>
      <w:tr w:rsidR="00A33515" w:rsidDel="002260E7">
        <w:trPr>
          <w:trHeight w:val="93"/>
          <w:del w:id="6181" w:author="Admin" w:date="2019-02-19T02:10:00Z"/>
        </w:trPr>
        <w:tc>
          <w:tcPr>
            <w:tcW w:w="780" w:type="dxa"/>
            <w:vAlign w:val="bottom"/>
          </w:tcPr>
          <w:p w:rsidR="00A33515" w:rsidDel="002260E7" w:rsidRDefault="00A33515">
            <w:pPr>
              <w:rPr>
                <w:del w:id="6182" w:author="Admin" w:date="2019-02-19T02:10:00Z"/>
                <w:sz w:val="8"/>
                <w:szCs w:val="8"/>
              </w:rPr>
            </w:pPr>
          </w:p>
        </w:tc>
        <w:tc>
          <w:tcPr>
            <w:tcW w:w="260" w:type="dxa"/>
            <w:vAlign w:val="bottom"/>
          </w:tcPr>
          <w:p w:rsidR="00A33515" w:rsidDel="002260E7" w:rsidRDefault="00A33515">
            <w:pPr>
              <w:rPr>
                <w:del w:id="6183" w:author="Admin" w:date="2019-02-19T02:10:00Z"/>
                <w:sz w:val="8"/>
                <w:szCs w:val="8"/>
              </w:rPr>
            </w:pPr>
          </w:p>
        </w:tc>
        <w:tc>
          <w:tcPr>
            <w:tcW w:w="700" w:type="dxa"/>
            <w:vMerge/>
            <w:vAlign w:val="bottom"/>
          </w:tcPr>
          <w:p w:rsidR="00A33515" w:rsidDel="002260E7" w:rsidRDefault="00A33515">
            <w:pPr>
              <w:rPr>
                <w:del w:id="6184" w:author="Admin" w:date="2019-02-19T02:10:00Z"/>
                <w:sz w:val="8"/>
                <w:szCs w:val="8"/>
              </w:rPr>
            </w:pPr>
          </w:p>
        </w:tc>
        <w:tc>
          <w:tcPr>
            <w:tcW w:w="180" w:type="dxa"/>
            <w:vMerge/>
            <w:vAlign w:val="bottom"/>
          </w:tcPr>
          <w:p w:rsidR="00A33515" w:rsidDel="002260E7" w:rsidRDefault="00A33515">
            <w:pPr>
              <w:rPr>
                <w:del w:id="6185" w:author="Admin" w:date="2019-02-19T02:10:00Z"/>
                <w:sz w:val="8"/>
                <w:szCs w:val="8"/>
              </w:rPr>
            </w:pPr>
          </w:p>
        </w:tc>
        <w:tc>
          <w:tcPr>
            <w:tcW w:w="80" w:type="dxa"/>
            <w:vAlign w:val="bottom"/>
          </w:tcPr>
          <w:p w:rsidR="00A33515" w:rsidDel="002260E7" w:rsidRDefault="00A33515">
            <w:pPr>
              <w:rPr>
                <w:del w:id="6186" w:author="Admin" w:date="2019-02-19T02:10:00Z"/>
                <w:sz w:val="8"/>
                <w:szCs w:val="8"/>
              </w:rPr>
            </w:pPr>
          </w:p>
        </w:tc>
        <w:tc>
          <w:tcPr>
            <w:tcW w:w="0" w:type="dxa"/>
            <w:vAlign w:val="bottom"/>
          </w:tcPr>
          <w:p w:rsidR="00A33515" w:rsidDel="002260E7" w:rsidRDefault="00A33515">
            <w:pPr>
              <w:rPr>
                <w:del w:id="6187" w:author="Admin" w:date="2019-02-19T02:10:00Z"/>
                <w:sz w:val="1"/>
                <w:szCs w:val="1"/>
              </w:rPr>
            </w:pPr>
          </w:p>
        </w:tc>
      </w:tr>
    </w:tbl>
    <w:p w:rsidR="00A33515" w:rsidDel="002260E7" w:rsidRDefault="00A33515">
      <w:pPr>
        <w:spacing w:line="119" w:lineRule="exact"/>
        <w:rPr>
          <w:del w:id="6188" w:author="Admin" w:date="2019-02-19T02:10:00Z"/>
          <w:sz w:val="20"/>
          <w:szCs w:val="20"/>
        </w:rPr>
      </w:pPr>
    </w:p>
    <w:p w:rsidR="00A33515" w:rsidDel="002260E7" w:rsidRDefault="001A4D22">
      <w:pPr>
        <w:ind w:left="500"/>
        <w:rPr>
          <w:del w:id="6189" w:author="Admin" w:date="2019-02-19T02:10:00Z"/>
          <w:sz w:val="20"/>
          <w:szCs w:val="20"/>
        </w:rPr>
      </w:pPr>
      <w:del w:id="6190" w:author="Admin" w:date="2019-02-19T02:10:00Z">
        <w:r w:rsidDel="002260E7">
          <w:rPr>
            <w:rFonts w:ascii="Arial" w:eastAsia="Arial" w:hAnsi="Arial" w:cs="Arial"/>
            <w:sz w:val="20"/>
            <w:szCs w:val="20"/>
          </w:rPr>
          <w:delText xml:space="preserve">Докажите, что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 квадрат натурального числа.</w:delText>
        </w:r>
      </w:del>
    </w:p>
    <w:p w:rsidR="00A33515" w:rsidDel="002260E7" w:rsidRDefault="00A33515">
      <w:pPr>
        <w:spacing w:line="117" w:lineRule="exact"/>
        <w:rPr>
          <w:del w:id="6191" w:author="Admin" w:date="2019-02-19T02:10:00Z"/>
          <w:sz w:val="20"/>
          <w:szCs w:val="20"/>
        </w:rPr>
      </w:pPr>
    </w:p>
    <w:p w:rsidR="00A33515" w:rsidDel="002260E7" w:rsidRDefault="001A4D22">
      <w:pPr>
        <w:ind w:left="500"/>
        <w:rPr>
          <w:del w:id="6192" w:author="Admin" w:date="2019-02-19T02:10:00Z"/>
          <w:sz w:val="20"/>
          <w:szCs w:val="20"/>
        </w:rPr>
      </w:pPr>
      <w:del w:id="619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По условию задачи,</w:delText>
        </w:r>
      </w:del>
    </w:p>
    <w:p w:rsidR="00A33515" w:rsidDel="002260E7" w:rsidRDefault="00A33515">
      <w:pPr>
        <w:spacing w:line="363" w:lineRule="exact"/>
        <w:rPr>
          <w:del w:id="6194" w:author="Admin" w:date="2019-02-19T02:10:00Z"/>
          <w:sz w:val="20"/>
          <w:szCs w:val="20"/>
        </w:rPr>
      </w:pPr>
    </w:p>
    <w:p w:rsidR="00A33515" w:rsidDel="002260E7" w:rsidRDefault="001A4D22">
      <w:pPr>
        <w:tabs>
          <w:tab w:val="left" w:pos="2700"/>
          <w:tab w:val="left" w:pos="3800"/>
          <w:tab w:val="left" w:pos="4220"/>
        </w:tabs>
        <w:ind w:left="2240"/>
        <w:rPr>
          <w:del w:id="6195" w:author="Admin" w:date="2019-02-19T02:10:00Z"/>
          <w:sz w:val="20"/>
          <w:szCs w:val="20"/>
        </w:rPr>
      </w:pPr>
      <w:del w:id="6196" w:author="Admin" w:date="2019-02-19T02:10:00Z">
        <w:r w:rsidDel="002260E7">
          <w:rPr>
            <w:rFonts w:eastAsia="Times New Roman"/>
            <w:sz w:val="20"/>
            <w:szCs w:val="20"/>
          </w:rPr>
          <w:delText>(</w:delText>
        </w:r>
        <w:r w:rsidDel="002260E7">
          <w:rPr>
            <w:rFonts w:ascii="Arial" w:eastAsia="Arial" w:hAnsi="Arial" w:cs="Arial"/>
            <w:i/>
            <w:iCs/>
            <w:sz w:val="20"/>
            <w:szCs w:val="20"/>
          </w:rPr>
          <w:delText>m</w:delText>
        </w:r>
        <w:r w:rsidDel="002260E7">
          <w:rPr>
            <w:sz w:val="20"/>
            <w:szCs w:val="20"/>
          </w:rPr>
          <w:tab/>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i/>
            <w:iCs/>
            <w:sz w:val="20"/>
            <w:szCs w:val="20"/>
          </w:rPr>
          <w:delText xml:space="preserve">m </w:delText>
        </w:r>
        <w:r w:rsidDel="002260E7">
          <w:rPr>
            <w:rFonts w:eastAsia="Times New Roman"/>
            <w:sz w:val="20"/>
            <w:szCs w:val="20"/>
          </w:rPr>
          <w:delText>+</w:delText>
        </w:r>
        <w:r w:rsidDel="002260E7">
          <w:rPr>
            <w:rFonts w:ascii="Arial" w:eastAsia="Arial" w:hAnsi="Arial" w:cs="Arial"/>
            <w:i/>
            <w:iCs/>
            <w:sz w:val="20"/>
            <w:szCs w:val="20"/>
          </w:rPr>
          <w:delText xml:space="preserve"> n</w:delText>
        </w:r>
        <w:r w:rsidDel="002260E7">
          <w:rPr>
            <w:sz w:val="20"/>
            <w:szCs w:val="20"/>
          </w:rPr>
          <w:tab/>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sz w:val="20"/>
            <w:szCs w:val="20"/>
          </w:rPr>
          <w:tab/>
          <w:delText>4</w:delText>
        </w:r>
        <w:r w:rsidDel="002260E7">
          <w:rPr>
            <w:rFonts w:ascii="Arial" w:eastAsia="Arial" w:hAnsi="Arial" w:cs="Arial"/>
            <w:i/>
            <w:iCs/>
            <w:sz w:val="20"/>
            <w:szCs w:val="20"/>
          </w:rPr>
          <w:delText>mn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0</w:delText>
        </w:r>
        <w:r w:rsidDel="002260E7">
          <w:rPr>
            <w:rFonts w:eastAsia="Times New Roman"/>
            <w:i/>
            <w:iCs/>
            <w:sz w:val="20"/>
            <w:szCs w:val="20"/>
          </w:rPr>
          <w:delText>:</w:delText>
        </w:r>
      </w:del>
    </w:p>
    <w:p w:rsidR="00A33515" w:rsidDel="002260E7" w:rsidRDefault="00A33515">
      <w:pPr>
        <w:spacing w:line="193" w:lineRule="exact"/>
        <w:rPr>
          <w:del w:id="6197" w:author="Admin" w:date="2019-02-19T02:10:00Z"/>
          <w:sz w:val="20"/>
          <w:szCs w:val="20"/>
        </w:rPr>
      </w:pPr>
    </w:p>
    <w:p w:rsidR="00A33515" w:rsidDel="002260E7" w:rsidRDefault="001A4D22">
      <w:pPr>
        <w:ind w:left="500"/>
        <w:rPr>
          <w:del w:id="6198" w:author="Admin" w:date="2019-02-19T02:10:00Z"/>
          <w:sz w:val="20"/>
          <w:szCs w:val="20"/>
        </w:rPr>
      </w:pPr>
      <w:del w:id="6199" w:author="Admin" w:date="2019-02-19T02:10:00Z">
        <w:r w:rsidDel="002260E7">
          <w:rPr>
            <w:rFonts w:ascii="Arial" w:eastAsia="Arial" w:hAnsi="Arial" w:cs="Arial"/>
            <w:sz w:val="20"/>
            <w:szCs w:val="20"/>
          </w:rPr>
          <w:delText>Продолжим цепочку равенств:</w:delText>
        </w:r>
      </w:del>
    </w:p>
    <w:p w:rsidR="00A33515" w:rsidDel="002260E7" w:rsidRDefault="00A33515">
      <w:pPr>
        <w:spacing w:line="200" w:lineRule="exact"/>
        <w:rPr>
          <w:del w:id="6200" w:author="Admin" w:date="2019-02-19T02:10:00Z"/>
          <w:sz w:val="20"/>
          <w:szCs w:val="20"/>
        </w:rPr>
      </w:pPr>
    </w:p>
    <w:p w:rsidR="00A33515" w:rsidDel="002260E7" w:rsidRDefault="00A33515">
      <w:pPr>
        <w:spacing w:line="386" w:lineRule="exact"/>
        <w:rPr>
          <w:del w:id="6201" w:author="Admin" w:date="2019-02-19T02:10:00Z"/>
          <w:sz w:val="20"/>
          <w:szCs w:val="20"/>
        </w:rPr>
      </w:pPr>
    </w:p>
    <w:p w:rsidR="00A33515" w:rsidDel="002260E7" w:rsidRDefault="001A4D22">
      <w:pPr>
        <w:tabs>
          <w:tab w:val="left" w:pos="1760"/>
          <w:tab w:val="left" w:pos="2880"/>
          <w:tab w:val="left" w:pos="3300"/>
        </w:tabs>
        <w:ind w:left="1300"/>
        <w:rPr>
          <w:del w:id="6202" w:author="Admin" w:date="2019-02-19T02:10:00Z"/>
          <w:sz w:val="20"/>
          <w:szCs w:val="20"/>
        </w:rPr>
      </w:pPr>
      <w:del w:id="6203" w:author="Admin" w:date="2019-02-19T02:10:00Z">
        <w:r w:rsidDel="002260E7">
          <w:rPr>
            <w:rFonts w:eastAsia="Times New Roman"/>
            <w:sz w:val="20"/>
            <w:szCs w:val="20"/>
          </w:rPr>
          <w:delText>(</w:delText>
        </w:r>
        <w:r w:rsidDel="002260E7">
          <w:rPr>
            <w:rFonts w:ascii="Arial" w:eastAsia="Arial" w:hAnsi="Arial" w:cs="Arial"/>
            <w:i/>
            <w:iCs/>
            <w:sz w:val="20"/>
            <w:szCs w:val="20"/>
          </w:rPr>
          <w:delText>m</w:delText>
        </w:r>
        <w:r w:rsidDel="002260E7">
          <w:rPr>
            <w:sz w:val="20"/>
            <w:szCs w:val="20"/>
          </w:rPr>
          <w:tab/>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i/>
            <w:iCs/>
            <w:sz w:val="20"/>
            <w:szCs w:val="20"/>
          </w:rPr>
          <w:delText xml:space="preserve">m </w:delText>
        </w:r>
        <w:r w:rsidDel="002260E7">
          <w:rPr>
            <w:rFonts w:eastAsia="Times New Roman"/>
            <w:sz w:val="20"/>
            <w:szCs w:val="20"/>
          </w:rPr>
          <w:delText>+</w:delText>
        </w:r>
        <w:r w:rsidDel="002260E7">
          <w:rPr>
            <w:rFonts w:ascii="Arial" w:eastAsia="Arial" w:hAnsi="Arial" w:cs="Arial"/>
            <w:i/>
            <w:iCs/>
            <w:sz w:val="20"/>
            <w:szCs w:val="20"/>
          </w:rPr>
          <w:delText xml:space="preserve"> n</w:delText>
        </w:r>
        <w:r w:rsidDel="002260E7">
          <w:rPr>
            <w:sz w:val="20"/>
            <w:szCs w:val="20"/>
          </w:rPr>
          <w:tab/>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sz w:val="20"/>
            <w:szCs w:val="20"/>
          </w:rPr>
          <w:tab/>
          <w:delText>4</w:delText>
        </w:r>
        <w:r w:rsidDel="002260E7">
          <w:rPr>
            <w:rFonts w:ascii="Arial" w:eastAsia="Arial" w:hAnsi="Arial" w:cs="Arial"/>
            <w:i/>
            <w:iCs/>
            <w:sz w:val="20"/>
            <w:szCs w:val="20"/>
          </w:rPr>
          <w:delText>mn</w:delText>
        </w:r>
        <w:r w:rsidDel="002260E7">
          <w:rPr>
            <w:rFonts w:ascii="Arial" w:eastAsia="Arial" w:hAnsi="Arial" w:cs="Arial"/>
            <w:sz w:val="20"/>
            <w:szCs w:val="20"/>
          </w:rPr>
          <w:delText xml:space="preserve"> </w:delText>
        </w:r>
        <w:r w:rsidDel="002260E7">
          <w:rPr>
            <w:rFonts w:eastAsia="Times New Roman"/>
            <w:sz w:val="20"/>
            <w:szCs w:val="20"/>
          </w:rPr>
          <w:delText>=</w:delText>
        </w:r>
      </w:del>
    </w:p>
    <w:p w:rsidR="00A33515" w:rsidDel="002260E7" w:rsidRDefault="00A33515">
      <w:pPr>
        <w:spacing w:line="26" w:lineRule="exact"/>
        <w:rPr>
          <w:del w:id="6204" w:author="Admin" w:date="2019-02-19T02:10:00Z"/>
          <w:sz w:val="20"/>
          <w:szCs w:val="20"/>
        </w:rPr>
      </w:pPr>
    </w:p>
    <w:p w:rsidR="00A33515" w:rsidRPr="001A4D22" w:rsidDel="002260E7" w:rsidRDefault="001A4D22">
      <w:pPr>
        <w:tabs>
          <w:tab w:val="left" w:pos="2480"/>
          <w:tab w:val="left" w:pos="3080"/>
          <w:tab w:val="left" w:pos="3660"/>
          <w:tab w:val="left" w:pos="4160"/>
          <w:tab w:val="left" w:pos="4780"/>
        </w:tabs>
        <w:ind w:left="1360"/>
        <w:rPr>
          <w:del w:id="6205" w:author="Admin" w:date="2019-02-19T02:10:00Z"/>
          <w:sz w:val="20"/>
          <w:szCs w:val="20"/>
          <w:lang w:val="en-US"/>
          <w:rPrChange w:id="6206" w:author="Admin" w:date="2019-02-18T23:54:00Z">
            <w:rPr>
              <w:del w:id="6207" w:author="Admin" w:date="2019-02-19T02:10:00Z"/>
              <w:sz w:val="20"/>
              <w:szCs w:val="20"/>
            </w:rPr>
          </w:rPrChange>
        </w:rPr>
      </w:pPr>
      <w:del w:id="6208" w:author="Admin" w:date="2019-02-19T02:10:00Z">
        <w:r w:rsidRPr="001A4D22" w:rsidDel="002260E7">
          <w:rPr>
            <w:rFonts w:eastAsia="Times New Roman"/>
            <w:sz w:val="20"/>
            <w:szCs w:val="20"/>
            <w:lang w:val="en-US"/>
            <w:rPrChange w:id="6209"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6210" w:author="Admin" w:date="2019-02-18T23:54:00Z">
              <w:rPr>
                <w:rFonts w:ascii="Arial" w:eastAsia="Arial" w:hAnsi="Arial" w:cs="Arial"/>
                <w:i/>
                <w:iCs/>
                <w:sz w:val="20"/>
                <w:szCs w:val="20"/>
              </w:rPr>
            </w:rPrChange>
          </w:rPr>
          <w:delText>m</w:delText>
        </w:r>
        <w:r w:rsidRPr="001A4D22" w:rsidDel="002260E7">
          <w:rPr>
            <w:rFonts w:ascii="Arial" w:eastAsia="Arial" w:hAnsi="Arial" w:cs="Arial"/>
            <w:sz w:val="27"/>
            <w:szCs w:val="27"/>
            <w:vertAlign w:val="superscript"/>
            <w:lang w:val="en-US"/>
            <w:rPrChange w:id="6211" w:author="Admin" w:date="2019-02-18T23:54:00Z">
              <w:rPr>
                <w:rFonts w:ascii="Arial" w:eastAsia="Arial" w:hAnsi="Arial" w:cs="Arial"/>
                <w:sz w:val="27"/>
                <w:szCs w:val="27"/>
                <w:vertAlign w:val="superscript"/>
              </w:rPr>
            </w:rPrChange>
          </w:rPr>
          <w:delText>3</w:delText>
        </w:r>
        <w:r w:rsidRPr="001A4D22" w:rsidDel="002260E7">
          <w:rPr>
            <w:rFonts w:eastAsia="Times New Roman"/>
            <w:sz w:val="20"/>
            <w:szCs w:val="20"/>
            <w:lang w:val="en-US"/>
            <w:rPrChange w:id="6212"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6213" w:author="Admin" w:date="2019-02-18T23:54:00Z">
              <w:rPr>
                <w:rFonts w:ascii="Arial" w:eastAsia="Arial" w:hAnsi="Arial" w:cs="Arial"/>
                <w:i/>
                <w:iCs/>
                <w:sz w:val="20"/>
                <w:szCs w:val="20"/>
              </w:rPr>
            </w:rPrChange>
          </w:rPr>
          <w:delText>n</w:delText>
        </w:r>
        <w:r w:rsidRPr="001A4D22" w:rsidDel="002260E7">
          <w:rPr>
            <w:rFonts w:ascii="Arial" w:eastAsia="Arial" w:hAnsi="Arial" w:cs="Arial"/>
            <w:sz w:val="27"/>
            <w:szCs w:val="27"/>
            <w:vertAlign w:val="superscript"/>
            <w:lang w:val="en-US"/>
            <w:rPrChange w:id="6214" w:author="Admin" w:date="2019-02-18T23:54:00Z">
              <w:rPr>
                <w:rFonts w:ascii="Arial" w:eastAsia="Arial" w:hAnsi="Arial" w:cs="Arial"/>
                <w:sz w:val="27"/>
                <w:szCs w:val="27"/>
                <w:vertAlign w:val="superscript"/>
              </w:rPr>
            </w:rPrChange>
          </w:rPr>
          <w:delText>3</w:delText>
        </w:r>
        <w:r w:rsidRPr="001A4D22" w:rsidDel="002260E7">
          <w:rPr>
            <w:sz w:val="20"/>
            <w:szCs w:val="20"/>
            <w:lang w:val="en-US"/>
            <w:rPrChange w:id="6215" w:author="Admin" w:date="2019-02-18T23:54:00Z">
              <w:rPr>
                <w:sz w:val="20"/>
                <w:szCs w:val="20"/>
              </w:rPr>
            </w:rPrChange>
          </w:rPr>
          <w:tab/>
        </w:r>
        <w:r w:rsidRPr="001A4D22" w:rsidDel="002260E7">
          <w:rPr>
            <w:rFonts w:ascii="Arial" w:eastAsia="Arial" w:hAnsi="Arial" w:cs="Arial"/>
            <w:i/>
            <w:iCs/>
            <w:sz w:val="20"/>
            <w:szCs w:val="20"/>
            <w:lang w:val="en-US"/>
            <w:rPrChange w:id="6216" w:author="Admin" w:date="2019-02-18T23:54:00Z">
              <w:rPr>
                <w:rFonts w:ascii="Arial" w:eastAsia="Arial" w:hAnsi="Arial" w:cs="Arial"/>
                <w:i/>
                <w:iCs/>
                <w:sz w:val="20"/>
                <w:szCs w:val="20"/>
              </w:rPr>
            </w:rPrChange>
          </w:rPr>
          <w:delText>m</w:delText>
        </w:r>
        <w:r w:rsidRPr="001A4D22" w:rsidDel="002260E7">
          <w:rPr>
            <w:rFonts w:ascii="Arial" w:eastAsia="Arial" w:hAnsi="Arial" w:cs="Arial"/>
            <w:sz w:val="27"/>
            <w:szCs w:val="27"/>
            <w:vertAlign w:val="superscript"/>
            <w:lang w:val="en-US"/>
            <w:rPrChange w:id="6217" w:author="Admin" w:date="2019-02-18T23:54:00Z">
              <w:rPr>
                <w:rFonts w:ascii="Arial" w:eastAsia="Arial" w:hAnsi="Arial" w:cs="Arial"/>
                <w:sz w:val="27"/>
                <w:szCs w:val="27"/>
                <w:vertAlign w:val="superscript"/>
              </w:rPr>
            </w:rPrChange>
          </w:rPr>
          <w:delText>2</w:delText>
        </w:r>
        <w:r w:rsidRPr="001A4D22" w:rsidDel="002260E7">
          <w:rPr>
            <w:rFonts w:ascii="Arial" w:eastAsia="Arial" w:hAnsi="Arial" w:cs="Arial"/>
            <w:i/>
            <w:iCs/>
            <w:sz w:val="20"/>
            <w:szCs w:val="20"/>
            <w:lang w:val="en-US"/>
            <w:rPrChange w:id="6218" w:author="Admin" w:date="2019-02-18T23:54:00Z">
              <w:rPr>
                <w:rFonts w:ascii="Arial" w:eastAsia="Arial" w:hAnsi="Arial" w:cs="Arial"/>
                <w:i/>
                <w:iCs/>
                <w:sz w:val="20"/>
                <w:szCs w:val="20"/>
              </w:rPr>
            </w:rPrChange>
          </w:rPr>
          <w:delText>n</w:delText>
        </w:r>
        <w:r w:rsidRPr="001A4D22" w:rsidDel="002260E7">
          <w:rPr>
            <w:rFonts w:ascii="Arial" w:eastAsia="Arial" w:hAnsi="Arial" w:cs="Arial"/>
            <w:i/>
            <w:iCs/>
            <w:sz w:val="20"/>
            <w:szCs w:val="20"/>
            <w:lang w:val="en-US"/>
            <w:rPrChange w:id="6219" w:author="Admin" w:date="2019-02-18T23:54:00Z">
              <w:rPr>
                <w:rFonts w:ascii="Arial" w:eastAsia="Arial" w:hAnsi="Arial" w:cs="Arial"/>
                <w:i/>
                <w:iCs/>
                <w:sz w:val="20"/>
                <w:szCs w:val="20"/>
              </w:rPr>
            </w:rPrChange>
          </w:rPr>
          <w:tab/>
          <w:delText>mn</w:delText>
        </w:r>
        <w:r w:rsidRPr="001A4D22" w:rsidDel="002260E7">
          <w:rPr>
            <w:rFonts w:ascii="Arial" w:eastAsia="Arial" w:hAnsi="Arial" w:cs="Arial"/>
            <w:sz w:val="27"/>
            <w:szCs w:val="27"/>
            <w:vertAlign w:val="superscript"/>
            <w:lang w:val="en-US"/>
            <w:rPrChange w:id="6220" w:author="Admin" w:date="2019-02-18T23:54:00Z">
              <w:rPr>
                <w:rFonts w:ascii="Arial" w:eastAsia="Arial" w:hAnsi="Arial" w:cs="Arial"/>
                <w:sz w:val="27"/>
                <w:szCs w:val="27"/>
                <w:vertAlign w:val="superscript"/>
              </w:rPr>
            </w:rPrChange>
          </w:rPr>
          <w:delText>2</w:delText>
        </w:r>
        <w:r w:rsidRPr="001A4D22" w:rsidDel="002260E7">
          <w:rPr>
            <w:rFonts w:ascii="Arial" w:eastAsia="Arial" w:hAnsi="Arial" w:cs="Arial"/>
            <w:i/>
            <w:iCs/>
            <w:sz w:val="20"/>
            <w:szCs w:val="20"/>
            <w:lang w:val="en-US"/>
            <w:rPrChange w:id="6221" w:author="Admin" w:date="2019-02-18T23:54:00Z">
              <w:rPr>
                <w:rFonts w:ascii="Arial" w:eastAsia="Arial" w:hAnsi="Arial" w:cs="Arial"/>
                <w:i/>
                <w:iCs/>
                <w:sz w:val="20"/>
                <w:szCs w:val="20"/>
              </w:rPr>
            </w:rPrChange>
          </w:rPr>
          <w:tab/>
          <w:delText>m</w:delText>
        </w:r>
        <w:r w:rsidRPr="001A4D22" w:rsidDel="002260E7">
          <w:rPr>
            <w:rFonts w:ascii="Arial" w:eastAsia="Arial" w:hAnsi="Arial" w:cs="Arial"/>
            <w:sz w:val="27"/>
            <w:szCs w:val="27"/>
            <w:vertAlign w:val="superscript"/>
            <w:lang w:val="en-US"/>
            <w:rPrChange w:id="6222" w:author="Admin" w:date="2019-02-18T23:54:00Z">
              <w:rPr>
                <w:rFonts w:ascii="Arial" w:eastAsia="Arial" w:hAnsi="Arial" w:cs="Arial"/>
                <w:sz w:val="27"/>
                <w:szCs w:val="27"/>
                <w:vertAlign w:val="superscript"/>
              </w:rPr>
            </w:rPrChange>
          </w:rPr>
          <w:delText>2</w:delText>
        </w:r>
        <w:r w:rsidRPr="001A4D22" w:rsidDel="002260E7">
          <w:rPr>
            <w:sz w:val="20"/>
            <w:szCs w:val="20"/>
            <w:lang w:val="en-US"/>
            <w:rPrChange w:id="6223" w:author="Admin" w:date="2019-02-18T23:54:00Z">
              <w:rPr>
                <w:sz w:val="20"/>
                <w:szCs w:val="20"/>
              </w:rPr>
            </w:rPrChange>
          </w:rPr>
          <w:tab/>
        </w:r>
        <w:r w:rsidRPr="001A4D22" w:rsidDel="002260E7">
          <w:rPr>
            <w:rFonts w:ascii="Arial" w:eastAsia="Arial" w:hAnsi="Arial" w:cs="Arial"/>
            <w:sz w:val="20"/>
            <w:szCs w:val="20"/>
            <w:lang w:val="en-US"/>
            <w:rPrChange w:id="6224" w:author="Admin" w:date="2019-02-18T23:54:00Z">
              <w:rPr>
                <w:rFonts w:ascii="Arial" w:eastAsia="Arial" w:hAnsi="Arial" w:cs="Arial"/>
                <w:sz w:val="20"/>
                <w:szCs w:val="20"/>
              </w:rPr>
            </w:rPrChange>
          </w:rPr>
          <w:delText>2</w:delText>
        </w:r>
        <w:r w:rsidRPr="001A4D22" w:rsidDel="002260E7">
          <w:rPr>
            <w:rFonts w:ascii="Arial" w:eastAsia="Arial" w:hAnsi="Arial" w:cs="Arial"/>
            <w:i/>
            <w:iCs/>
            <w:sz w:val="20"/>
            <w:szCs w:val="20"/>
            <w:lang w:val="en-US"/>
            <w:rPrChange w:id="6225" w:author="Admin" w:date="2019-02-18T23:54:00Z">
              <w:rPr>
                <w:rFonts w:ascii="Arial" w:eastAsia="Arial" w:hAnsi="Arial" w:cs="Arial"/>
                <w:i/>
                <w:iCs/>
                <w:sz w:val="20"/>
                <w:szCs w:val="20"/>
              </w:rPr>
            </w:rPrChange>
          </w:rPr>
          <w:delText>mn</w:delText>
        </w:r>
        <w:r w:rsidRPr="001A4D22" w:rsidDel="002260E7">
          <w:rPr>
            <w:sz w:val="20"/>
            <w:szCs w:val="20"/>
            <w:lang w:val="en-US"/>
            <w:rPrChange w:id="6226" w:author="Admin" w:date="2019-02-18T23:54:00Z">
              <w:rPr>
                <w:sz w:val="20"/>
                <w:szCs w:val="20"/>
              </w:rPr>
            </w:rPrChange>
          </w:rPr>
          <w:tab/>
        </w:r>
        <w:r w:rsidRPr="001A4D22" w:rsidDel="002260E7">
          <w:rPr>
            <w:rFonts w:ascii="Arial" w:eastAsia="Arial" w:hAnsi="Arial" w:cs="Arial"/>
            <w:i/>
            <w:iCs/>
            <w:sz w:val="20"/>
            <w:szCs w:val="20"/>
            <w:lang w:val="en-US"/>
            <w:rPrChange w:id="6227" w:author="Admin" w:date="2019-02-18T23:54:00Z">
              <w:rPr>
                <w:rFonts w:ascii="Arial" w:eastAsia="Arial" w:hAnsi="Arial" w:cs="Arial"/>
                <w:i/>
                <w:iCs/>
                <w:sz w:val="20"/>
                <w:szCs w:val="20"/>
              </w:rPr>
            </w:rPrChange>
          </w:rPr>
          <w:delText>n</w:delText>
        </w:r>
        <w:r w:rsidRPr="001A4D22" w:rsidDel="002260E7">
          <w:rPr>
            <w:rFonts w:ascii="Arial" w:eastAsia="Arial" w:hAnsi="Arial" w:cs="Arial"/>
            <w:sz w:val="27"/>
            <w:szCs w:val="27"/>
            <w:vertAlign w:val="superscript"/>
            <w:lang w:val="en-US"/>
            <w:rPrChange w:id="6228" w:author="Admin" w:date="2019-02-18T23:54:00Z">
              <w:rPr>
                <w:rFonts w:ascii="Arial" w:eastAsia="Arial" w:hAnsi="Arial" w:cs="Arial"/>
                <w:sz w:val="27"/>
                <w:szCs w:val="27"/>
                <w:vertAlign w:val="superscript"/>
              </w:rPr>
            </w:rPrChange>
          </w:rPr>
          <w:delText>2</w:delText>
        </w:r>
        <w:r w:rsidRPr="001A4D22" w:rsidDel="002260E7">
          <w:rPr>
            <w:rFonts w:ascii="Arial" w:eastAsia="Arial" w:hAnsi="Arial" w:cs="Arial"/>
            <w:i/>
            <w:iCs/>
            <w:sz w:val="20"/>
            <w:szCs w:val="20"/>
            <w:lang w:val="en-US"/>
            <w:rPrChange w:id="6229" w:author="Admin" w:date="2019-02-18T23:54: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6230" w:author="Admin" w:date="2019-02-18T23:54:00Z">
              <w:rPr>
                <w:rFonts w:eastAsia="Times New Roman"/>
                <w:sz w:val="20"/>
                <w:szCs w:val="20"/>
              </w:rPr>
            </w:rPrChange>
          </w:rPr>
          <w:delText>=</w:delText>
        </w:r>
      </w:del>
    </w:p>
    <w:p w:rsidR="00A33515" w:rsidRPr="001A4D22" w:rsidDel="002260E7" w:rsidRDefault="00A33515">
      <w:pPr>
        <w:spacing w:line="16" w:lineRule="exact"/>
        <w:rPr>
          <w:del w:id="6231" w:author="Admin" w:date="2019-02-19T02:10:00Z"/>
          <w:sz w:val="20"/>
          <w:szCs w:val="20"/>
          <w:lang w:val="en-US"/>
          <w:rPrChange w:id="6232" w:author="Admin" w:date="2019-02-18T23:54:00Z">
            <w:rPr>
              <w:del w:id="6233" w:author="Admin" w:date="2019-02-19T02:10:00Z"/>
              <w:sz w:val="20"/>
              <w:szCs w:val="20"/>
            </w:rPr>
          </w:rPrChange>
        </w:rPr>
      </w:pPr>
    </w:p>
    <w:p w:rsidR="00A33515" w:rsidRPr="001A4D22" w:rsidDel="002260E7" w:rsidRDefault="001A4D22">
      <w:pPr>
        <w:spacing w:line="264" w:lineRule="auto"/>
        <w:ind w:left="1360" w:right="800"/>
        <w:rPr>
          <w:del w:id="6234" w:author="Admin" w:date="2019-02-19T02:10:00Z"/>
          <w:sz w:val="20"/>
          <w:szCs w:val="20"/>
          <w:lang w:val="en-US"/>
          <w:rPrChange w:id="6235" w:author="Admin" w:date="2019-02-18T23:54:00Z">
            <w:rPr>
              <w:del w:id="6236" w:author="Admin" w:date="2019-02-19T02:10:00Z"/>
              <w:sz w:val="20"/>
              <w:szCs w:val="20"/>
            </w:rPr>
          </w:rPrChange>
        </w:rPr>
      </w:pPr>
      <w:del w:id="6237" w:author="Admin" w:date="2019-02-19T02:10:00Z">
        <w:r w:rsidRPr="001A4D22" w:rsidDel="002260E7">
          <w:rPr>
            <w:rFonts w:eastAsia="Times New Roman"/>
            <w:sz w:val="20"/>
            <w:szCs w:val="20"/>
            <w:lang w:val="en-US"/>
            <w:rPrChange w:id="6238" w:author="Admin" w:date="2019-02-18T23:54:00Z">
              <w:rPr>
                <w:rFonts w:eastAsia="Times New Roman"/>
                <w:sz w:val="20"/>
                <w:szCs w:val="20"/>
              </w:rPr>
            </w:rPrChange>
          </w:rPr>
          <w:delText>= (</w:delText>
        </w:r>
        <w:r w:rsidRPr="001A4D22" w:rsidDel="002260E7">
          <w:rPr>
            <w:rFonts w:ascii="Arial" w:eastAsia="Arial" w:hAnsi="Arial" w:cs="Arial"/>
            <w:i/>
            <w:iCs/>
            <w:sz w:val="20"/>
            <w:szCs w:val="20"/>
            <w:lang w:val="en-US"/>
            <w:rPrChange w:id="6239" w:author="Admin" w:date="2019-02-18T23:54:00Z">
              <w:rPr>
                <w:rFonts w:ascii="Arial" w:eastAsia="Arial" w:hAnsi="Arial" w:cs="Arial"/>
                <w:i/>
                <w:iCs/>
                <w:sz w:val="20"/>
                <w:szCs w:val="20"/>
              </w:rPr>
            </w:rPrChange>
          </w:rPr>
          <w:delText>m</w:delText>
        </w:r>
        <w:r w:rsidRPr="001A4D22" w:rsidDel="002260E7">
          <w:rPr>
            <w:rFonts w:eastAsia="Times New Roman"/>
            <w:sz w:val="20"/>
            <w:szCs w:val="20"/>
            <w:lang w:val="en-US"/>
            <w:rPrChange w:id="6240"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6241" w:author="Admin" w:date="2019-02-18T23:54:00Z">
              <w:rPr>
                <w:rFonts w:ascii="Arial" w:eastAsia="Arial" w:hAnsi="Arial" w:cs="Arial"/>
                <w:i/>
                <w:iCs/>
                <w:sz w:val="20"/>
                <w:szCs w:val="20"/>
              </w:rPr>
            </w:rPrChange>
          </w:rPr>
          <w:delText>n</w:delText>
        </w:r>
        <w:r w:rsidRPr="001A4D22" w:rsidDel="002260E7">
          <w:rPr>
            <w:rFonts w:eastAsia="Times New Roman"/>
            <w:sz w:val="20"/>
            <w:szCs w:val="20"/>
            <w:lang w:val="en-US"/>
            <w:rPrChange w:id="6242"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6243" w:author="Admin" w:date="2019-02-18T23:54:00Z">
              <w:rPr>
                <w:rFonts w:ascii="Arial" w:eastAsia="Arial" w:hAnsi="Arial" w:cs="Arial"/>
                <w:i/>
                <w:iCs/>
                <w:sz w:val="20"/>
                <w:szCs w:val="20"/>
              </w:rPr>
            </w:rPrChange>
          </w:rPr>
          <w:delText>m</w:delText>
        </w:r>
        <w:r w:rsidRPr="001A4D22" w:rsidDel="002260E7">
          <w:rPr>
            <w:rFonts w:ascii="Arial" w:eastAsia="Arial" w:hAnsi="Arial" w:cs="Arial"/>
            <w:sz w:val="27"/>
            <w:szCs w:val="27"/>
            <w:vertAlign w:val="superscript"/>
            <w:lang w:val="en-US"/>
            <w:rPrChange w:id="6244" w:author="Admin" w:date="2019-02-18T23:54:00Z">
              <w:rPr>
                <w:rFonts w:ascii="Arial" w:eastAsia="Arial" w:hAnsi="Arial" w:cs="Arial"/>
                <w:sz w:val="27"/>
                <w:szCs w:val="27"/>
                <w:vertAlign w:val="superscript"/>
              </w:rPr>
            </w:rPrChange>
          </w:rPr>
          <w:delText>2</w:delText>
        </w:r>
        <w:r w:rsidRPr="001A4D22" w:rsidDel="002260E7">
          <w:rPr>
            <w:rFonts w:eastAsia="Times New Roman"/>
            <w:sz w:val="20"/>
            <w:szCs w:val="20"/>
            <w:lang w:val="en-US"/>
            <w:rPrChange w:id="6245"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6246" w:author="Admin" w:date="2019-02-18T23:54:00Z">
              <w:rPr>
                <w:rFonts w:ascii="Arial" w:eastAsia="Arial" w:hAnsi="Arial" w:cs="Arial"/>
                <w:i/>
                <w:iCs/>
                <w:sz w:val="20"/>
                <w:szCs w:val="20"/>
              </w:rPr>
            </w:rPrChange>
          </w:rPr>
          <w:delText>mn</w:delText>
        </w:r>
        <w:r w:rsidRPr="001A4D22" w:rsidDel="002260E7">
          <w:rPr>
            <w:rFonts w:eastAsia="Times New Roman"/>
            <w:sz w:val="20"/>
            <w:szCs w:val="20"/>
            <w:lang w:val="en-US"/>
            <w:rPrChange w:id="6247"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6248" w:author="Admin" w:date="2019-02-18T23:54:00Z">
              <w:rPr>
                <w:rFonts w:ascii="Arial" w:eastAsia="Arial" w:hAnsi="Arial" w:cs="Arial"/>
                <w:i/>
                <w:iCs/>
                <w:sz w:val="20"/>
                <w:szCs w:val="20"/>
              </w:rPr>
            </w:rPrChange>
          </w:rPr>
          <w:delText>n</w:delText>
        </w:r>
        <w:r w:rsidRPr="001A4D22" w:rsidDel="002260E7">
          <w:rPr>
            <w:rFonts w:ascii="Arial" w:eastAsia="Arial" w:hAnsi="Arial" w:cs="Arial"/>
            <w:sz w:val="27"/>
            <w:szCs w:val="27"/>
            <w:vertAlign w:val="superscript"/>
            <w:lang w:val="en-US"/>
            <w:rPrChange w:id="6249" w:author="Admin" w:date="2019-02-18T23:54:00Z">
              <w:rPr>
                <w:rFonts w:ascii="Arial" w:eastAsia="Arial" w:hAnsi="Arial" w:cs="Arial"/>
                <w:sz w:val="27"/>
                <w:szCs w:val="27"/>
                <w:vertAlign w:val="superscript"/>
              </w:rPr>
            </w:rPrChange>
          </w:rPr>
          <w:delText>2</w:delText>
        </w:r>
        <w:r w:rsidRPr="001A4D22" w:rsidDel="002260E7">
          <w:rPr>
            <w:rFonts w:eastAsia="Times New Roman"/>
            <w:sz w:val="20"/>
            <w:szCs w:val="20"/>
            <w:lang w:val="en-US"/>
            <w:rPrChange w:id="6250"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6251" w:author="Admin" w:date="2019-02-18T23:54:00Z">
              <w:rPr>
                <w:rFonts w:ascii="Arial" w:eastAsia="Arial" w:hAnsi="Arial" w:cs="Arial"/>
                <w:i/>
                <w:iCs/>
                <w:sz w:val="20"/>
                <w:szCs w:val="20"/>
              </w:rPr>
            </w:rPrChange>
          </w:rPr>
          <w:delText>mn</w:delText>
        </w:r>
        <w:r w:rsidRPr="001A4D22" w:rsidDel="002260E7">
          <w:rPr>
            <w:rFonts w:eastAsia="Times New Roman"/>
            <w:sz w:val="20"/>
            <w:szCs w:val="20"/>
            <w:lang w:val="en-US"/>
            <w:rPrChange w:id="6252"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6253" w:author="Admin" w:date="2019-02-18T23:54:00Z">
              <w:rPr>
                <w:rFonts w:ascii="Arial" w:eastAsia="Arial" w:hAnsi="Arial" w:cs="Arial"/>
                <w:i/>
                <w:iCs/>
                <w:sz w:val="20"/>
                <w:szCs w:val="20"/>
              </w:rPr>
            </w:rPrChange>
          </w:rPr>
          <w:delText>m</w:delText>
        </w:r>
        <w:r w:rsidRPr="001A4D22" w:rsidDel="002260E7">
          <w:rPr>
            <w:rFonts w:eastAsia="Times New Roman"/>
            <w:sz w:val="20"/>
            <w:szCs w:val="20"/>
            <w:lang w:val="en-US"/>
            <w:rPrChange w:id="6254"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6255" w:author="Admin" w:date="2019-02-18T23:54:00Z">
              <w:rPr>
                <w:rFonts w:ascii="Arial" w:eastAsia="Arial" w:hAnsi="Arial" w:cs="Arial"/>
                <w:i/>
                <w:iCs/>
                <w:sz w:val="20"/>
                <w:szCs w:val="20"/>
              </w:rPr>
            </w:rPrChange>
          </w:rPr>
          <w:delText>n</w:delText>
        </w:r>
        <w:r w:rsidRPr="001A4D22" w:rsidDel="002260E7">
          <w:rPr>
            <w:rFonts w:eastAsia="Times New Roman"/>
            <w:sz w:val="20"/>
            <w:szCs w:val="20"/>
            <w:lang w:val="en-US"/>
            <w:rPrChange w:id="6256" w:author="Admin" w:date="2019-02-18T23:54:00Z">
              <w:rPr>
                <w:rFonts w:eastAsia="Times New Roman"/>
                <w:sz w:val="20"/>
                <w:szCs w:val="20"/>
              </w:rPr>
            </w:rPrChange>
          </w:rPr>
          <w:delText>) (</w:delText>
        </w:r>
        <w:r w:rsidRPr="001A4D22" w:rsidDel="002260E7">
          <w:rPr>
            <w:rFonts w:ascii="Arial" w:eastAsia="Arial" w:hAnsi="Arial" w:cs="Arial"/>
            <w:i/>
            <w:iCs/>
            <w:sz w:val="20"/>
            <w:szCs w:val="20"/>
            <w:lang w:val="en-US"/>
            <w:rPrChange w:id="6257" w:author="Admin" w:date="2019-02-18T23:54:00Z">
              <w:rPr>
                <w:rFonts w:ascii="Arial" w:eastAsia="Arial" w:hAnsi="Arial" w:cs="Arial"/>
                <w:i/>
                <w:iCs/>
                <w:sz w:val="20"/>
                <w:szCs w:val="20"/>
              </w:rPr>
            </w:rPrChange>
          </w:rPr>
          <w:delText>m</w:delText>
        </w:r>
        <w:r w:rsidRPr="001A4D22" w:rsidDel="002260E7">
          <w:rPr>
            <w:rFonts w:eastAsia="Times New Roman"/>
            <w:sz w:val="20"/>
            <w:szCs w:val="20"/>
            <w:lang w:val="en-US"/>
            <w:rPrChange w:id="6258"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6259" w:author="Admin" w:date="2019-02-18T23:54:00Z">
              <w:rPr>
                <w:rFonts w:ascii="Arial" w:eastAsia="Arial" w:hAnsi="Arial" w:cs="Arial"/>
                <w:i/>
                <w:iCs/>
                <w:sz w:val="20"/>
                <w:szCs w:val="20"/>
              </w:rPr>
            </w:rPrChange>
          </w:rPr>
          <w:delText>n</w:delText>
        </w:r>
        <w:r w:rsidRPr="001A4D22" w:rsidDel="002260E7">
          <w:rPr>
            <w:rFonts w:eastAsia="Times New Roman"/>
            <w:sz w:val="20"/>
            <w:szCs w:val="20"/>
            <w:lang w:val="en-US"/>
            <w:rPrChange w:id="6260" w:author="Admin" w:date="2019-02-18T23:54:00Z">
              <w:rPr>
                <w:rFonts w:eastAsia="Times New Roman"/>
                <w:sz w:val="20"/>
                <w:szCs w:val="20"/>
              </w:rPr>
            </w:rPrChange>
          </w:rPr>
          <w:delText>)</w:delText>
        </w:r>
        <w:r w:rsidRPr="001A4D22" w:rsidDel="002260E7">
          <w:rPr>
            <w:rFonts w:ascii="Arial" w:eastAsia="Arial" w:hAnsi="Arial" w:cs="Arial"/>
            <w:sz w:val="27"/>
            <w:szCs w:val="27"/>
            <w:vertAlign w:val="superscript"/>
            <w:lang w:val="en-US"/>
            <w:rPrChange w:id="6261" w:author="Admin" w:date="2019-02-18T23:54:00Z">
              <w:rPr>
                <w:rFonts w:ascii="Arial" w:eastAsia="Arial" w:hAnsi="Arial" w:cs="Arial"/>
                <w:sz w:val="27"/>
                <w:szCs w:val="27"/>
                <w:vertAlign w:val="superscript"/>
              </w:rPr>
            </w:rPrChange>
          </w:rPr>
          <w:delText>2</w:delText>
        </w:r>
        <w:r w:rsidRPr="001A4D22" w:rsidDel="002260E7">
          <w:rPr>
            <w:rFonts w:eastAsia="Times New Roman"/>
            <w:sz w:val="20"/>
            <w:szCs w:val="20"/>
            <w:lang w:val="en-US"/>
            <w:rPrChange w:id="6262" w:author="Admin" w:date="2019-02-18T23:54:00Z">
              <w:rPr>
                <w:rFonts w:eastAsia="Times New Roman"/>
                <w:sz w:val="20"/>
                <w:szCs w:val="20"/>
              </w:rPr>
            </w:rPrChange>
          </w:rPr>
          <w:delText xml:space="preserve"> = = (</w:delText>
        </w:r>
        <w:r w:rsidRPr="001A4D22" w:rsidDel="002260E7">
          <w:rPr>
            <w:rFonts w:ascii="Arial" w:eastAsia="Arial" w:hAnsi="Arial" w:cs="Arial"/>
            <w:i/>
            <w:iCs/>
            <w:sz w:val="20"/>
            <w:szCs w:val="20"/>
            <w:lang w:val="en-US"/>
            <w:rPrChange w:id="6263" w:author="Admin" w:date="2019-02-18T23:54:00Z">
              <w:rPr>
                <w:rFonts w:ascii="Arial" w:eastAsia="Arial" w:hAnsi="Arial" w:cs="Arial"/>
                <w:i/>
                <w:iCs/>
                <w:sz w:val="20"/>
                <w:szCs w:val="20"/>
              </w:rPr>
            </w:rPrChange>
          </w:rPr>
          <w:delText>m</w:delText>
        </w:r>
        <w:r w:rsidRPr="001A4D22" w:rsidDel="002260E7">
          <w:rPr>
            <w:rFonts w:eastAsia="Times New Roman"/>
            <w:sz w:val="20"/>
            <w:szCs w:val="20"/>
            <w:lang w:val="en-US"/>
            <w:rPrChange w:id="6264"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6265" w:author="Admin" w:date="2019-02-18T23:54:00Z">
              <w:rPr>
                <w:rFonts w:ascii="Arial" w:eastAsia="Arial" w:hAnsi="Arial" w:cs="Arial"/>
                <w:i/>
                <w:iCs/>
                <w:sz w:val="20"/>
                <w:szCs w:val="20"/>
              </w:rPr>
            </w:rPrChange>
          </w:rPr>
          <w:delText>n</w:delText>
        </w:r>
        <w:r w:rsidRPr="001A4D22" w:rsidDel="002260E7">
          <w:rPr>
            <w:rFonts w:eastAsia="Times New Roman"/>
            <w:sz w:val="20"/>
            <w:szCs w:val="20"/>
            <w:lang w:val="en-US"/>
            <w:rPrChange w:id="6266"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6267" w:author="Admin" w:date="2019-02-18T23:54:00Z">
              <w:rPr>
                <w:rFonts w:ascii="Arial" w:eastAsia="Arial" w:hAnsi="Arial" w:cs="Arial"/>
                <w:i/>
                <w:iCs/>
                <w:sz w:val="20"/>
                <w:szCs w:val="20"/>
              </w:rPr>
            </w:rPrChange>
          </w:rPr>
          <w:delText>m n</w:delText>
        </w:r>
        <w:r w:rsidRPr="001A4D22" w:rsidDel="002260E7">
          <w:rPr>
            <w:rFonts w:eastAsia="Times New Roman"/>
            <w:sz w:val="20"/>
            <w:szCs w:val="20"/>
            <w:lang w:val="en-US"/>
            <w:rPrChange w:id="6268" w:author="Admin" w:date="2019-02-18T23:54:00Z">
              <w:rPr>
                <w:rFonts w:eastAsia="Times New Roman"/>
                <w:sz w:val="20"/>
                <w:szCs w:val="20"/>
              </w:rPr>
            </w:rPrChange>
          </w:rPr>
          <w:delText>)</w:delText>
        </w:r>
        <w:r w:rsidRPr="001A4D22" w:rsidDel="002260E7">
          <w:rPr>
            <w:rFonts w:ascii="Arial" w:eastAsia="Arial" w:hAnsi="Arial" w:cs="Arial"/>
            <w:sz w:val="27"/>
            <w:szCs w:val="27"/>
            <w:vertAlign w:val="superscript"/>
            <w:lang w:val="en-US"/>
            <w:rPrChange w:id="6269" w:author="Admin" w:date="2019-02-18T23:54:00Z">
              <w:rPr>
                <w:rFonts w:ascii="Arial" w:eastAsia="Arial" w:hAnsi="Arial" w:cs="Arial"/>
                <w:sz w:val="27"/>
                <w:szCs w:val="27"/>
                <w:vertAlign w:val="superscript"/>
              </w:rPr>
            </w:rPrChange>
          </w:rPr>
          <w:delText>2</w:delText>
        </w:r>
        <w:r w:rsidRPr="001A4D22" w:rsidDel="002260E7">
          <w:rPr>
            <w:rFonts w:eastAsia="Times New Roman"/>
            <w:sz w:val="20"/>
            <w:szCs w:val="20"/>
            <w:lang w:val="en-US"/>
            <w:rPrChange w:id="6270"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6271" w:author="Admin" w:date="2019-02-18T23:54:00Z">
              <w:rPr>
                <w:rFonts w:ascii="Arial" w:eastAsia="Arial" w:hAnsi="Arial" w:cs="Arial"/>
                <w:i/>
                <w:iCs/>
                <w:sz w:val="20"/>
                <w:szCs w:val="20"/>
              </w:rPr>
            </w:rPrChange>
          </w:rPr>
          <w:delText>m</w:delText>
        </w:r>
        <w:r w:rsidRPr="001A4D22" w:rsidDel="002260E7">
          <w:rPr>
            <w:rFonts w:eastAsia="Times New Roman"/>
            <w:sz w:val="20"/>
            <w:szCs w:val="20"/>
            <w:lang w:val="en-US"/>
            <w:rPrChange w:id="6272"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6273" w:author="Admin" w:date="2019-02-18T23:54:00Z">
              <w:rPr>
                <w:rFonts w:ascii="Arial" w:eastAsia="Arial" w:hAnsi="Arial" w:cs="Arial"/>
                <w:i/>
                <w:iCs/>
                <w:sz w:val="20"/>
                <w:szCs w:val="20"/>
              </w:rPr>
            </w:rPrChange>
          </w:rPr>
          <w:delText>n</w:delText>
        </w:r>
        <w:r w:rsidRPr="001A4D22" w:rsidDel="002260E7">
          <w:rPr>
            <w:rFonts w:eastAsia="Times New Roman"/>
            <w:sz w:val="20"/>
            <w:szCs w:val="20"/>
            <w:lang w:val="en-US"/>
            <w:rPrChange w:id="6274" w:author="Admin" w:date="2019-02-18T23:54:00Z">
              <w:rPr>
                <w:rFonts w:eastAsia="Times New Roman"/>
                <w:sz w:val="20"/>
                <w:szCs w:val="20"/>
              </w:rPr>
            </w:rPrChange>
          </w:rPr>
          <w:delText>)</w:delText>
        </w:r>
        <w:r w:rsidRPr="001A4D22" w:rsidDel="002260E7">
          <w:rPr>
            <w:rFonts w:ascii="Arial" w:eastAsia="Arial" w:hAnsi="Arial" w:cs="Arial"/>
            <w:sz w:val="27"/>
            <w:szCs w:val="27"/>
            <w:vertAlign w:val="superscript"/>
            <w:lang w:val="en-US"/>
            <w:rPrChange w:id="6275" w:author="Admin" w:date="2019-02-18T23:54:00Z">
              <w:rPr>
                <w:rFonts w:ascii="Arial" w:eastAsia="Arial" w:hAnsi="Arial" w:cs="Arial"/>
                <w:sz w:val="27"/>
                <w:szCs w:val="27"/>
                <w:vertAlign w:val="superscript"/>
              </w:rPr>
            </w:rPrChange>
          </w:rPr>
          <w:delText>2</w:delText>
        </w:r>
        <w:r w:rsidRPr="001A4D22" w:rsidDel="002260E7">
          <w:rPr>
            <w:rFonts w:eastAsia="Times New Roman"/>
            <w:i/>
            <w:iCs/>
            <w:sz w:val="20"/>
            <w:szCs w:val="20"/>
            <w:lang w:val="en-US"/>
            <w:rPrChange w:id="6276" w:author="Admin" w:date="2019-02-18T23:54:00Z">
              <w:rPr>
                <w:rFonts w:eastAsia="Times New Roman"/>
                <w:i/>
                <w:iCs/>
                <w:sz w:val="20"/>
                <w:szCs w:val="20"/>
              </w:rPr>
            </w:rPrChange>
          </w:rPr>
          <w:delText>:</w:delText>
        </w:r>
      </w:del>
    </w:p>
    <w:p w:rsidR="00A33515" w:rsidRPr="001A4D22" w:rsidDel="002260E7" w:rsidRDefault="00A33515">
      <w:pPr>
        <w:spacing w:line="226" w:lineRule="exact"/>
        <w:rPr>
          <w:del w:id="6277" w:author="Admin" w:date="2019-02-19T02:10:00Z"/>
          <w:sz w:val="20"/>
          <w:szCs w:val="20"/>
          <w:lang w:val="en-US"/>
          <w:rPrChange w:id="6278" w:author="Admin" w:date="2019-02-18T23:54:00Z">
            <w:rPr>
              <w:del w:id="6279" w:author="Admin" w:date="2019-02-19T02:10:00Z"/>
              <w:sz w:val="20"/>
              <w:szCs w:val="20"/>
            </w:rPr>
          </w:rPrChange>
        </w:rPr>
      </w:pPr>
    </w:p>
    <w:p w:rsidR="00A33515" w:rsidDel="002260E7" w:rsidRDefault="001A4D22">
      <w:pPr>
        <w:spacing w:line="303" w:lineRule="auto"/>
        <w:ind w:left="500"/>
        <w:rPr>
          <w:del w:id="6280" w:author="Admin" w:date="2019-02-19T02:10:00Z"/>
          <w:sz w:val="20"/>
          <w:szCs w:val="20"/>
        </w:rPr>
      </w:pPr>
      <w:del w:id="6281" w:author="Admin" w:date="2019-02-19T02:10:00Z">
        <w:r w:rsidDel="002260E7">
          <w:rPr>
            <w:rFonts w:ascii="Arial" w:eastAsia="Arial" w:hAnsi="Arial" w:cs="Arial"/>
            <w:sz w:val="20"/>
            <w:szCs w:val="20"/>
          </w:rPr>
          <w:delText xml:space="preserve">Отсюда можно понять, что число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является отношением двух квадратов а, значит, и само квадрат.</w:delText>
        </w:r>
      </w:del>
    </w:p>
    <w:p w:rsidR="00A33515" w:rsidDel="002260E7" w:rsidRDefault="00A33515">
      <w:pPr>
        <w:spacing w:line="134" w:lineRule="exact"/>
        <w:rPr>
          <w:del w:id="6282" w:author="Admin" w:date="2019-02-19T02:10:00Z"/>
          <w:sz w:val="20"/>
          <w:szCs w:val="20"/>
        </w:rPr>
      </w:pPr>
    </w:p>
    <w:p w:rsidR="00A33515" w:rsidDel="002260E7" w:rsidRDefault="001A4D22">
      <w:pPr>
        <w:jc w:val="center"/>
        <w:rPr>
          <w:del w:id="6283" w:author="Admin" w:date="2019-02-19T02:10:00Z"/>
          <w:sz w:val="20"/>
          <w:szCs w:val="20"/>
        </w:rPr>
      </w:pPr>
      <w:del w:id="6284"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271</w:delText>
        </w:r>
        <w:r w:rsidDel="002260E7">
          <w:rPr>
            <w:rFonts w:ascii="Arial" w:eastAsia="Arial" w:hAnsi="Arial" w:cs="Arial"/>
            <w:sz w:val="20"/>
            <w:szCs w:val="20"/>
          </w:rPr>
          <w:delText xml:space="preserve"> −</w:delText>
        </w:r>
      </w:del>
    </w:p>
    <w:p w:rsidR="00A33515" w:rsidDel="002260E7" w:rsidRDefault="00A33515">
      <w:pPr>
        <w:rPr>
          <w:del w:id="6285"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6286" w:author="Admin" w:date="2019-02-19T02:10:00Z"/>
          <w:sz w:val="20"/>
          <w:szCs w:val="20"/>
        </w:rPr>
      </w:pPr>
      <w:bookmarkStart w:id="6287" w:name="page282"/>
      <w:bookmarkEnd w:id="6287"/>
      <w:del w:id="6288" w:author="Admin" w:date="2019-02-19T02:10:00Z">
        <w:r w:rsidDel="002260E7">
          <w:rPr>
            <w:rFonts w:ascii="Arial" w:eastAsia="Arial" w:hAnsi="Arial" w:cs="Arial"/>
            <w:sz w:val="18"/>
            <w:szCs w:val="18"/>
          </w:rPr>
          <w:lastRenderedPageBreak/>
          <w:delText>2012 год, 8 класс</w:delText>
        </w:r>
      </w:del>
    </w:p>
    <w:p w:rsidR="00A33515" w:rsidDel="002260E7" w:rsidRDefault="00A33515">
      <w:pPr>
        <w:spacing w:line="184" w:lineRule="exact"/>
        <w:rPr>
          <w:del w:id="6289" w:author="Admin" w:date="2019-02-19T02:10:00Z"/>
          <w:sz w:val="20"/>
          <w:szCs w:val="20"/>
        </w:rPr>
      </w:pPr>
    </w:p>
    <w:p w:rsidR="00A33515" w:rsidDel="002260E7" w:rsidRDefault="001A4D22">
      <w:pPr>
        <w:numPr>
          <w:ilvl w:val="0"/>
          <w:numId w:val="630"/>
        </w:numPr>
        <w:tabs>
          <w:tab w:val="left" w:pos="500"/>
        </w:tabs>
        <w:ind w:left="500" w:hanging="290"/>
        <w:rPr>
          <w:del w:id="6290" w:author="Admin" w:date="2019-02-19T02:10:00Z"/>
          <w:rFonts w:ascii="Arial" w:eastAsia="Arial" w:hAnsi="Arial" w:cs="Arial"/>
          <w:b/>
          <w:bCs/>
          <w:sz w:val="20"/>
          <w:szCs w:val="20"/>
        </w:rPr>
        <w:pPrChange w:id="6291" w:author="Admin" w:date="2019-02-19T00:19:00Z">
          <w:pPr>
            <w:numPr>
              <w:numId w:val="633"/>
            </w:numPr>
            <w:tabs>
              <w:tab w:val="left" w:pos="500"/>
            </w:tabs>
            <w:ind w:left="500" w:hanging="290"/>
          </w:pPr>
        </w:pPrChange>
      </w:pPr>
      <w:del w:id="6292" w:author="Admin" w:date="2019-02-19T02:10:00Z">
        <w:r w:rsidDel="002260E7">
          <w:rPr>
            <w:rFonts w:ascii="Arial" w:eastAsia="Arial" w:hAnsi="Arial" w:cs="Arial"/>
            <w:sz w:val="20"/>
            <w:szCs w:val="20"/>
          </w:rPr>
          <w:delText xml:space="preserve">Вещественные числа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удовлетворяют соотношениям</w:delText>
        </w:r>
      </w:del>
    </w:p>
    <w:p w:rsidR="00A33515" w:rsidDel="002260E7" w:rsidRDefault="00A33515">
      <w:pPr>
        <w:spacing w:line="363" w:lineRule="exact"/>
        <w:rPr>
          <w:del w:id="6293" w:author="Admin" w:date="2019-02-19T02:10:00Z"/>
          <w:sz w:val="20"/>
          <w:szCs w:val="20"/>
        </w:rPr>
      </w:pPr>
    </w:p>
    <w:p w:rsidR="00A33515" w:rsidDel="002260E7" w:rsidRDefault="001A4D22">
      <w:pPr>
        <w:tabs>
          <w:tab w:val="left" w:pos="3440"/>
          <w:tab w:val="left" w:pos="3760"/>
        </w:tabs>
        <w:ind w:left="1880"/>
        <w:rPr>
          <w:del w:id="6294" w:author="Admin" w:date="2019-02-19T02:10:00Z"/>
          <w:sz w:val="20"/>
          <w:szCs w:val="20"/>
        </w:rPr>
      </w:pPr>
      <w:del w:id="6295" w:author="Admin" w:date="2019-02-19T02:10:00Z">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xy </w:delText>
        </w:r>
        <w:r w:rsidDel="002260E7">
          <w:rPr>
            <w:rFonts w:eastAsia="Times New Roman"/>
            <w:sz w:val="20"/>
            <w:szCs w:val="20"/>
          </w:rPr>
          <w:delText>+</w:delText>
        </w:r>
        <w:r w:rsidDel="002260E7">
          <w:rPr>
            <w:rFonts w:ascii="Arial" w:eastAsia="Arial" w:hAnsi="Arial" w:cs="Arial"/>
            <w:i/>
            <w:iCs/>
            <w:sz w:val="20"/>
            <w:szCs w:val="20"/>
          </w:rPr>
          <w:delText xml:space="preserve"> y</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4</w:delText>
        </w:r>
        <w:r w:rsidDel="002260E7">
          <w:rPr>
            <w:sz w:val="20"/>
            <w:szCs w:val="20"/>
          </w:rPr>
          <w:tab/>
        </w:r>
        <w:r w:rsidDel="002260E7">
          <w:rPr>
            <w:rFonts w:ascii="Arial" w:eastAsia="Arial" w:hAnsi="Arial" w:cs="Arial"/>
            <w:sz w:val="20"/>
            <w:szCs w:val="20"/>
          </w:rPr>
          <w:delText>и</w:delText>
        </w:r>
        <w:r w:rsidDel="002260E7">
          <w:rPr>
            <w:sz w:val="20"/>
            <w:szCs w:val="20"/>
          </w:rPr>
          <w:tab/>
        </w:r>
        <w:r w:rsidDel="002260E7">
          <w:rPr>
            <w:rFonts w:ascii="Arial" w:eastAsia="Arial" w:hAnsi="Arial" w:cs="Arial"/>
            <w:i/>
            <w:iCs/>
            <w:sz w:val="19"/>
            <w:szCs w:val="19"/>
          </w:rPr>
          <w:delText>x</w:delText>
        </w:r>
        <w:r w:rsidDel="002260E7">
          <w:rPr>
            <w:rFonts w:ascii="Arial" w:eastAsia="Arial" w:hAnsi="Arial" w:cs="Arial"/>
            <w:sz w:val="26"/>
            <w:szCs w:val="26"/>
            <w:vertAlign w:val="superscript"/>
          </w:rPr>
          <w:delText>4</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 xml:space="preserve"> x</w:delText>
        </w:r>
        <w:r w:rsidDel="002260E7">
          <w:rPr>
            <w:rFonts w:ascii="Arial" w:eastAsia="Arial" w:hAnsi="Arial" w:cs="Arial"/>
            <w:sz w:val="26"/>
            <w:szCs w:val="26"/>
            <w:vertAlign w:val="superscript"/>
          </w:rPr>
          <w:delText>2</w:delText>
        </w:r>
        <w:r w:rsidDel="002260E7">
          <w:rPr>
            <w:rFonts w:ascii="Arial" w:eastAsia="Arial" w:hAnsi="Arial" w:cs="Arial"/>
            <w:i/>
            <w:iCs/>
            <w:sz w:val="19"/>
            <w:szCs w:val="19"/>
          </w:rPr>
          <w:delText>y</w:delText>
        </w:r>
        <w:r w:rsidDel="002260E7">
          <w:rPr>
            <w:rFonts w:ascii="Arial" w:eastAsia="Arial" w:hAnsi="Arial" w:cs="Arial"/>
            <w:sz w:val="26"/>
            <w:szCs w:val="26"/>
            <w:vertAlign w:val="superscript"/>
          </w:rPr>
          <w:delText>2</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 xml:space="preserve"> y</w:delText>
        </w:r>
        <w:r w:rsidDel="002260E7">
          <w:rPr>
            <w:rFonts w:ascii="Arial" w:eastAsia="Arial" w:hAnsi="Arial" w:cs="Arial"/>
            <w:sz w:val="26"/>
            <w:szCs w:val="26"/>
            <w:vertAlign w:val="superscript"/>
          </w:rPr>
          <w:delText>4</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8</w:delText>
        </w:r>
        <w:r w:rsidDel="002260E7">
          <w:rPr>
            <w:rFonts w:eastAsia="Times New Roman"/>
            <w:i/>
            <w:iCs/>
            <w:sz w:val="19"/>
            <w:szCs w:val="19"/>
          </w:rPr>
          <w:delText>:</w:delText>
        </w:r>
      </w:del>
    </w:p>
    <w:p w:rsidR="00A33515" w:rsidDel="002260E7" w:rsidRDefault="00A33515">
      <w:pPr>
        <w:spacing w:line="181" w:lineRule="exact"/>
        <w:rPr>
          <w:del w:id="6296" w:author="Admin" w:date="2019-02-19T02:10:00Z"/>
          <w:sz w:val="20"/>
          <w:szCs w:val="20"/>
        </w:rPr>
      </w:pPr>
    </w:p>
    <w:p w:rsidR="00A33515" w:rsidDel="002260E7" w:rsidRDefault="001A4D22">
      <w:pPr>
        <w:ind w:left="500"/>
        <w:rPr>
          <w:del w:id="6297" w:author="Admin" w:date="2019-02-19T02:10:00Z"/>
          <w:sz w:val="20"/>
          <w:szCs w:val="20"/>
        </w:rPr>
      </w:pPr>
      <w:del w:id="6298" w:author="Admin" w:date="2019-02-19T02:10:00Z">
        <w:r w:rsidDel="002260E7">
          <w:rPr>
            <w:rFonts w:ascii="Arial" w:eastAsia="Arial" w:hAnsi="Arial" w:cs="Arial"/>
            <w:sz w:val="20"/>
            <w:szCs w:val="20"/>
          </w:rPr>
          <w:delText xml:space="preserve">Найти значение выражения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6</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3</w:delText>
        </w:r>
        <w:r w:rsidDel="002260E7">
          <w:rPr>
            <w:rFonts w:ascii="Arial" w:eastAsia="Arial" w:hAnsi="Arial" w:cs="Arial"/>
            <w:i/>
            <w:iCs/>
            <w:sz w:val="20"/>
            <w:szCs w:val="20"/>
          </w:rPr>
          <w:delText>y</w:delText>
        </w:r>
        <w:r w:rsidDel="002260E7">
          <w:rPr>
            <w:rFonts w:ascii="Arial" w:eastAsia="Arial" w:hAnsi="Arial" w:cs="Arial"/>
            <w:sz w:val="27"/>
            <w:szCs w:val="27"/>
            <w:vertAlign w:val="superscript"/>
          </w:rPr>
          <w:delText>3</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7"/>
            <w:szCs w:val="27"/>
            <w:vertAlign w:val="superscript"/>
          </w:rPr>
          <w:delText>6</w:delText>
        </w:r>
        <w:r w:rsidDel="002260E7">
          <w:rPr>
            <w:rFonts w:ascii="Arial" w:eastAsia="Arial" w:hAnsi="Arial" w:cs="Arial"/>
            <w:sz w:val="20"/>
            <w:szCs w:val="20"/>
          </w:rPr>
          <w:delText>.</w:delText>
        </w:r>
      </w:del>
    </w:p>
    <w:p w:rsidR="00A33515" w:rsidDel="002260E7" w:rsidRDefault="00A33515">
      <w:pPr>
        <w:spacing w:line="49" w:lineRule="exact"/>
        <w:rPr>
          <w:del w:id="6299" w:author="Admin" w:date="2019-02-19T02:10:00Z"/>
          <w:sz w:val="20"/>
          <w:szCs w:val="20"/>
        </w:rPr>
      </w:pPr>
    </w:p>
    <w:tbl>
      <w:tblPr>
        <w:tblW w:w="0" w:type="auto"/>
        <w:tblInd w:w="500" w:type="dxa"/>
        <w:tblLayout w:type="fixed"/>
        <w:tblCellMar>
          <w:left w:w="0" w:type="dxa"/>
          <w:right w:w="0" w:type="dxa"/>
        </w:tblCellMar>
        <w:tblLook w:val="04A0" w:firstRow="1" w:lastRow="0" w:firstColumn="1" w:lastColumn="0" w:noHBand="0" w:noVBand="1"/>
      </w:tblPr>
      <w:tblGrid>
        <w:gridCol w:w="960"/>
        <w:gridCol w:w="240"/>
        <w:gridCol w:w="400"/>
        <w:gridCol w:w="300"/>
        <w:gridCol w:w="100"/>
        <w:gridCol w:w="20"/>
        <w:gridCol w:w="80"/>
        <w:gridCol w:w="180"/>
        <w:gridCol w:w="360"/>
        <w:gridCol w:w="120"/>
        <w:gridCol w:w="620"/>
        <w:gridCol w:w="100"/>
        <w:gridCol w:w="2140"/>
        <w:gridCol w:w="20"/>
      </w:tblGrid>
      <w:tr w:rsidR="00A33515" w:rsidDel="002260E7">
        <w:trPr>
          <w:trHeight w:val="253"/>
          <w:del w:id="6300" w:author="Admin" w:date="2019-02-19T02:10:00Z"/>
        </w:trPr>
        <w:tc>
          <w:tcPr>
            <w:tcW w:w="960" w:type="dxa"/>
            <w:vAlign w:val="bottom"/>
          </w:tcPr>
          <w:p w:rsidR="00A33515" w:rsidDel="002260E7" w:rsidRDefault="001A4D22">
            <w:pPr>
              <w:jc w:val="right"/>
              <w:rPr>
                <w:del w:id="6301" w:author="Admin" w:date="2019-02-19T02:10:00Z"/>
                <w:sz w:val="20"/>
                <w:szCs w:val="20"/>
              </w:rPr>
            </w:pPr>
            <w:del w:id="6302" w:author="Admin" w:date="2019-02-19T02:10:00Z">
              <w:r w:rsidDel="002260E7">
                <w:rPr>
                  <w:rFonts w:ascii="Arial" w:eastAsia="Arial" w:hAnsi="Arial" w:cs="Arial"/>
                  <w:b/>
                  <w:bCs/>
                  <w:i/>
                  <w:iCs/>
                  <w:w w:val="90"/>
                  <w:sz w:val="20"/>
                  <w:szCs w:val="20"/>
                </w:rPr>
                <w:delText>Решение:</w:delText>
              </w:r>
            </w:del>
          </w:p>
        </w:tc>
        <w:tc>
          <w:tcPr>
            <w:tcW w:w="240" w:type="dxa"/>
            <w:vAlign w:val="bottom"/>
          </w:tcPr>
          <w:p w:rsidR="00A33515" w:rsidDel="002260E7" w:rsidRDefault="00A33515">
            <w:pPr>
              <w:rPr>
                <w:del w:id="6303" w:author="Admin" w:date="2019-02-19T02:10:00Z"/>
              </w:rPr>
            </w:pPr>
          </w:p>
        </w:tc>
        <w:tc>
          <w:tcPr>
            <w:tcW w:w="400" w:type="dxa"/>
            <w:vAlign w:val="bottom"/>
          </w:tcPr>
          <w:p w:rsidR="00A33515" w:rsidDel="002260E7" w:rsidRDefault="00A33515">
            <w:pPr>
              <w:rPr>
                <w:del w:id="6304" w:author="Admin" w:date="2019-02-19T02:10:00Z"/>
              </w:rPr>
            </w:pPr>
          </w:p>
        </w:tc>
        <w:tc>
          <w:tcPr>
            <w:tcW w:w="300" w:type="dxa"/>
            <w:vAlign w:val="bottom"/>
          </w:tcPr>
          <w:p w:rsidR="00A33515" w:rsidDel="002260E7" w:rsidRDefault="00A33515">
            <w:pPr>
              <w:rPr>
                <w:del w:id="6305" w:author="Admin" w:date="2019-02-19T02:10:00Z"/>
              </w:rPr>
            </w:pPr>
          </w:p>
        </w:tc>
        <w:tc>
          <w:tcPr>
            <w:tcW w:w="100" w:type="dxa"/>
            <w:vAlign w:val="bottom"/>
          </w:tcPr>
          <w:p w:rsidR="00A33515" w:rsidDel="002260E7" w:rsidRDefault="00A33515">
            <w:pPr>
              <w:rPr>
                <w:del w:id="6306" w:author="Admin" w:date="2019-02-19T02:10:00Z"/>
              </w:rPr>
            </w:pPr>
          </w:p>
        </w:tc>
        <w:tc>
          <w:tcPr>
            <w:tcW w:w="20" w:type="dxa"/>
            <w:vAlign w:val="bottom"/>
          </w:tcPr>
          <w:p w:rsidR="00A33515" w:rsidDel="002260E7" w:rsidRDefault="00A33515">
            <w:pPr>
              <w:rPr>
                <w:del w:id="6307" w:author="Admin" w:date="2019-02-19T02:10:00Z"/>
              </w:rPr>
            </w:pPr>
          </w:p>
        </w:tc>
        <w:tc>
          <w:tcPr>
            <w:tcW w:w="80" w:type="dxa"/>
            <w:vAlign w:val="bottom"/>
          </w:tcPr>
          <w:p w:rsidR="00A33515" w:rsidDel="002260E7" w:rsidRDefault="00A33515">
            <w:pPr>
              <w:rPr>
                <w:del w:id="6308" w:author="Admin" w:date="2019-02-19T02:10:00Z"/>
              </w:rPr>
            </w:pPr>
          </w:p>
        </w:tc>
        <w:tc>
          <w:tcPr>
            <w:tcW w:w="180" w:type="dxa"/>
            <w:vAlign w:val="bottom"/>
          </w:tcPr>
          <w:p w:rsidR="00A33515" w:rsidDel="002260E7" w:rsidRDefault="00A33515">
            <w:pPr>
              <w:rPr>
                <w:del w:id="6309" w:author="Admin" w:date="2019-02-19T02:10:00Z"/>
              </w:rPr>
            </w:pPr>
          </w:p>
        </w:tc>
        <w:tc>
          <w:tcPr>
            <w:tcW w:w="360" w:type="dxa"/>
            <w:vAlign w:val="bottom"/>
          </w:tcPr>
          <w:p w:rsidR="00A33515" w:rsidDel="002260E7" w:rsidRDefault="00A33515">
            <w:pPr>
              <w:rPr>
                <w:del w:id="6310" w:author="Admin" w:date="2019-02-19T02:10:00Z"/>
              </w:rPr>
            </w:pPr>
          </w:p>
        </w:tc>
        <w:tc>
          <w:tcPr>
            <w:tcW w:w="120" w:type="dxa"/>
            <w:vAlign w:val="bottom"/>
          </w:tcPr>
          <w:p w:rsidR="00A33515" w:rsidDel="002260E7" w:rsidRDefault="00A33515">
            <w:pPr>
              <w:rPr>
                <w:del w:id="6311" w:author="Admin" w:date="2019-02-19T02:10:00Z"/>
              </w:rPr>
            </w:pPr>
          </w:p>
        </w:tc>
        <w:tc>
          <w:tcPr>
            <w:tcW w:w="620" w:type="dxa"/>
            <w:vAlign w:val="bottom"/>
          </w:tcPr>
          <w:p w:rsidR="00A33515" w:rsidDel="002260E7" w:rsidRDefault="00A33515">
            <w:pPr>
              <w:rPr>
                <w:del w:id="6312" w:author="Admin" w:date="2019-02-19T02:10:00Z"/>
              </w:rPr>
            </w:pPr>
          </w:p>
        </w:tc>
        <w:tc>
          <w:tcPr>
            <w:tcW w:w="100" w:type="dxa"/>
            <w:vAlign w:val="bottom"/>
          </w:tcPr>
          <w:p w:rsidR="00A33515" w:rsidDel="002260E7" w:rsidRDefault="00A33515">
            <w:pPr>
              <w:rPr>
                <w:del w:id="6313" w:author="Admin" w:date="2019-02-19T02:10:00Z"/>
              </w:rPr>
            </w:pPr>
          </w:p>
        </w:tc>
        <w:tc>
          <w:tcPr>
            <w:tcW w:w="2140" w:type="dxa"/>
            <w:vAlign w:val="bottom"/>
          </w:tcPr>
          <w:p w:rsidR="00A33515" w:rsidDel="002260E7" w:rsidRDefault="00A33515">
            <w:pPr>
              <w:rPr>
                <w:del w:id="6314" w:author="Admin" w:date="2019-02-19T02:10:00Z"/>
              </w:rPr>
            </w:pPr>
          </w:p>
        </w:tc>
        <w:tc>
          <w:tcPr>
            <w:tcW w:w="0" w:type="dxa"/>
            <w:vAlign w:val="bottom"/>
          </w:tcPr>
          <w:p w:rsidR="00A33515" w:rsidDel="002260E7" w:rsidRDefault="00A33515">
            <w:pPr>
              <w:rPr>
                <w:del w:id="6315" w:author="Admin" w:date="2019-02-19T02:10:00Z"/>
                <w:sz w:val="1"/>
                <w:szCs w:val="1"/>
              </w:rPr>
            </w:pPr>
          </w:p>
        </w:tc>
      </w:tr>
      <w:tr w:rsidR="00A33515" w:rsidDel="002260E7">
        <w:trPr>
          <w:trHeight w:val="610"/>
          <w:del w:id="6316" w:author="Admin" w:date="2019-02-19T02:10:00Z"/>
        </w:trPr>
        <w:tc>
          <w:tcPr>
            <w:tcW w:w="1600" w:type="dxa"/>
            <w:gridSpan w:val="3"/>
            <w:vAlign w:val="bottom"/>
          </w:tcPr>
          <w:p w:rsidR="00A33515" w:rsidDel="002260E7" w:rsidRDefault="001A4D22">
            <w:pPr>
              <w:ind w:left="680"/>
              <w:rPr>
                <w:del w:id="6317" w:author="Admin" w:date="2019-02-19T02:10:00Z"/>
                <w:sz w:val="20"/>
                <w:szCs w:val="20"/>
              </w:rPr>
            </w:pPr>
            <w:del w:id="6318" w:author="Admin" w:date="2019-02-19T02:10:00Z">
              <w:r w:rsidDel="002260E7">
                <w:rPr>
                  <w:rFonts w:eastAsia="Times New Roman"/>
                  <w:sz w:val="39"/>
                  <w:szCs w:val="39"/>
                  <w:vertAlign w:val="superscript"/>
                </w:rPr>
                <w:delText>8</w:delText>
              </w:r>
              <w:r w:rsidDel="002260E7">
                <w:rPr>
                  <w:rFonts w:eastAsia="Times New Roman"/>
                  <w:sz w:val="39"/>
                  <w:szCs w:val="39"/>
                  <w:vertAlign w:val="subscript"/>
                </w:rPr>
                <w:delText>(</w:delText>
              </w:r>
              <w:r w:rsidDel="002260E7">
                <w:rPr>
                  <w:rFonts w:ascii="Arial" w:eastAsia="Arial" w:hAnsi="Arial" w:cs="Arial"/>
                  <w:i/>
                  <w:iCs/>
                  <w:sz w:val="39"/>
                  <w:szCs w:val="39"/>
                  <w:vertAlign w:val="subscript"/>
                </w:rPr>
                <w:delText>x</w:delText>
              </w:r>
              <w:r w:rsidDel="002260E7">
                <w:rPr>
                  <w:rFonts w:ascii="Arial" w:eastAsia="Arial" w:hAnsi="Arial" w:cs="Arial"/>
                  <w:sz w:val="14"/>
                  <w:szCs w:val="14"/>
                </w:rPr>
                <w:delText xml:space="preserve"> </w:delText>
              </w:r>
              <w:r w:rsidDel="002260E7">
                <w:rPr>
                  <w:rFonts w:eastAsia="Times New Roman"/>
                  <w:sz w:val="39"/>
                  <w:szCs w:val="39"/>
                  <w:vertAlign w:val="subscript"/>
                </w:rPr>
                <w:delText>+</w:delText>
              </w:r>
              <w:r w:rsidDel="002260E7">
                <w:rPr>
                  <w:rFonts w:ascii="Arial" w:eastAsia="Arial" w:hAnsi="Arial" w:cs="Arial"/>
                  <w:sz w:val="14"/>
                  <w:szCs w:val="14"/>
                </w:rPr>
                <w:delText xml:space="preserve"> </w:delText>
              </w:r>
              <w:r w:rsidDel="002260E7">
                <w:rPr>
                  <w:rFonts w:ascii="Arial" w:eastAsia="Arial" w:hAnsi="Arial" w:cs="Arial"/>
                  <w:i/>
                  <w:iCs/>
                  <w:sz w:val="39"/>
                  <w:szCs w:val="39"/>
                  <w:vertAlign w:val="subscript"/>
                </w:rPr>
                <w:delText>y</w:delText>
              </w:r>
              <w:r w:rsidDel="002260E7">
                <w:rPr>
                  <w:rFonts w:eastAsia="Times New Roman"/>
                  <w:sz w:val="39"/>
                  <w:szCs w:val="39"/>
                  <w:vertAlign w:val="subscript"/>
                </w:rPr>
                <w:delText>)</w:delText>
              </w:r>
              <w:r w:rsidDel="002260E7">
                <w:rPr>
                  <w:rFonts w:ascii="Arial" w:eastAsia="Arial" w:hAnsi="Arial" w:cs="Arial"/>
                  <w:sz w:val="14"/>
                  <w:szCs w:val="14"/>
                </w:rPr>
                <w:delText>2</w:delText>
              </w:r>
            </w:del>
          </w:p>
        </w:tc>
        <w:tc>
          <w:tcPr>
            <w:tcW w:w="1040" w:type="dxa"/>
            <w:gridSpan w:val="6"/>
            <w:vAlign w:val="bottom"/>
          </w:tcPr>
          <w:p w:rsidR="00A33515" w:rsidDel="002260E7" w:rsidRDefault="001A4D22">
            <w:pPr>
              <w:ind w:left="180"/>
              <w:rPr>
                <w:del w:id="6319" w:author="Admin" w:date="2019-02-19T02:10:00Z"/>
                <w:sz w:val="20"/>
                <w:szCs w:val="20"/>
              </w:rPr>
            </w:pPr>
            <w:del w:id="6320" w:author="Admin" w:date="2019-02-19T02:10:00Z">
              <w:r w:rsidDel="002260E7">
                <w:rPr>
                  <w:rFonts w:ascii="Arial" w:eastAsia="Arial" w:hAnsi="Arial" w:cs="Arial"/>
                  <w:i/>
                  <w:iCs/>
                  <w:sz w:val="20"/>
                  <w:szCs w:val="20"/>
                </w:rPr>
                <w:delText xml:space="preserve">xy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4</w:delText>
              </w:r>
            </w:del>
          </w:p>
        </w:tc>
        <w:tc>
          <w:tcPr>
            <w:tcW w:w="120" w:type="dxa"/>
            <w:vAlign w:val="bottom"/>
          </w:tcPr>
          <w:p w:rsidR="00A33515" w:rsidDel="002260E7" w:rsidRDefault="00A33515">
            <w:pPr>
              <w:rPr>
                <w:del w:id="6321" w:author="Admin" w:date="2019-02-19T02:10:00Z"/>
                <w:sz w:val="24"/>
                <w:szCs w:val="24"/>
              </w:rPr>
            </w:pPr>
          </w:p>
        </w:tc>
        <w:tc>
          <w:tcPr>
            <w:tcW w:w="620" w:type="dxa"/>
            <w:vAlign w:val="bottom"/>
          </w:tcPr>
          <w:p w:rsidR="00A33515" w:rsidDel="002260E7" w:rsidRDefault="00A33515">
            <w:pPr>
              <w:rPr>
                <w:del w:id="6322" w:author="Admin" w:date="2019-02-19T02:10:00Z"/>
                <w:sz w:val="24"/>
                <w:szCs w:val="24"/>
              </w:rPr>
            </w:pPr>
          </w:p>
        </w:tc>
        <w:tc>
          <w:tcPr>
            <w:tcW w:w="100" w:type="dxa"/>
            <w:vAlign w:val="bottom"/>
          </w:tcPr>
          <w:p w:rsidR="00A33515" w:rsidDel="002260E7" w:rsidRDefault="00A33515">
            <w:pPr>
              <w:rPr>
                <w:del w:id="6323" w:author="Admin" w:date="2019-02-19T02:10:00Z"/>
                <w:sz w:val="24"/>
                <w:szCs w:val="24"/>
              </w:rPr>
            </w:pPr>
          </w:p>
        </w:tc>
        <w:tc>
          <w:tcPr>
            <w:tcW w:w="2140" w:type="dxa"/>
            <w:vAlign w:val="bottom"/>
          </w:tcPr>
          <w:p w:rsidR="00A33515" w:rsidDel="002260E7" w:rsidRDefault="00A33515">
            <w:pPr>
              <w:rPr>
                <w:del w:id="6324" w:author="Admin" w:date="2019-02-19T02:10:00Z"/>
                <w:sz w:val="24"/>
                <w:szCs w:val="24"/>
              </w:rPr>
            </w:pPr>
          </w:p>
        </w:tc>
        <w:tc>
          <w:tcPr>
            <w:tcW w:w="0" w:type="dxa"/>
            <w:vAlign w:val="bottom"/>
          </w:tcPr>
          <w:p w:rsidR="00A33515" w:rsidDel="002260E7" w:rsidRDefault="00A33515">
            <w:pPr>
              <w:rPr>
                <w:del w:id="6325" w:author="Admin" w:date="2019-02-19T02:10:00Z"/>
                <w:sz w:val="1"/>
                <w:szCs w:val="1"/>
              </w:rPr>
            </w:pPr>
          </w:p>
        </w:tc>
      </w:tr>
      <w:tr w:rsidR="00A33515" w:rsidDel="002260E7">
        <w:trPr>
          <w:trHeight w:val="154"/>
          <w:del w:id="6326" w:author="Admin" w:date="2019-02-19T02:10:00Z"/>
        </w:trPr>
        <w:tc>
          <w:tcPr>
            <w:tcW w:w="960" w:type="dxa"/>
            <w:vAlign w:val="bottom"/>
          </w:tcPr>
          <w:p w:rsidR="00A33515" w:rsidDel="002260E7" w:rsidRDefault="001A4D22">
            <w:pPr>
              <w:spacing w:line="154" w:lineRule="exact"/>
              <w:ind w:right="16"/>
              <w:jc w:val="right"/>
              <w:rPr>
                <w:del w:id="6327" w:author="Admin" w:date="2019-02-19T02:10:00Z"/>
                <w:sz w:val="20"/>
                <w:szCs w:val="20"/>
              </w:rPr>
            </w:pPr>
            <w:del w:id="6328" w:author="Admin" w:date="2019-02-19T02:10:00Z">
              <w:r w:rsidDel="002260E7">
                <w:rPr>
                  <w:rFonts w:eastAsia="Times New Roman"/>
                  <w:sz w:val="17"/>
                  <w:szCs w:val="17"/>
                </w:rPr>
                <w:delText>:</w:delText>
              </w:r>
            </w:del>
          </w:p>
        </w:tc>
        <w:tc>
          <w:tcPr>
            <w:tcW w:w="240" w:type="dxa"/>
            <w:vAlign w:val="bottom"/>
          </w:tcPr>
          <w:p w:rsidR="00A33515" w:rsidDel="002260E7" w:rsidRDefault="00A33515">
            <w:pPr>
              <w:rPr>
                <w:del w:id="6329" w:author="Admin" w:date="2019-02-19T02:10:00Z"/>
                <w:sz w:val="13"/>
                <w:szCs w:val="13"/>
              </w:rPr>
            </w:pPr>
          </w:p>
        </w:tc>
        <w:tc>
          <w:tcPr>
            <w:tcW w:w="400" w:type="dxa"/>
            <w:vAlign w:val="bottom"/>
          </w:tcPr>
          <w:p w:rsidR="00A33515" w:rsidDel="002260E7" w:rsidRDefault="00A33515">
            <w:pPr>
              <w:rPr>
                <w:del w:id="6330" w:author="Admin" w:date="2019-02-19T02:10:00Z"/>
                <w:sz w:val="13"/>
                <w:szCs w:val="13"/>
              </w:rPr>
            </w:pPr>
          </w:p>
        </w:tc>
        <w:tc>
          <w:tcPr>
            <w:tcW w:w="4020" w:type="dxa"/>
            <w:gridSpan w:val="10"/>
            <w:vMerge w:val="restart"/>
            <w:vAlign w:val="bottom"/>
          </w:tcPr>
          <w:p w:rsidR="00A33515" w:rsidDel="002260E7" w:rsidRDefault="001A4D22">
            <w:pPr>
              <w:ind w:left="180"/>
              <w:rPr>
                <w:del w:id="6331" w:author="Admin" w:date="2019-02-19T02:10:00Z"/>
                <w:sz w:val="20"/>
                <w:szCs w:val="20"/>
              </w:rPr>
            </w:pPr>
            <w:del w:id="6332" w:author="Admin" w:date="2019-02-19T02:10:00Z">
              <w:r w:rsidDel="002260E7">
                <w:rPr>
                  <w:rFonts w:ascii="Arial" w:eastAsia="Arial" w:hAnsi="Arial" w:cs="Arial"/>
                  <w:sz w:val="20"/>
                  <w:szCs w:val="20"/>
                </w:rPr>
                <w:delText>4</w:delText>
              </w:r>
              <w:r w:rsidDel="002260E7">
                <w:rPr>
                  <w:rFonts w:ascii="Arial" w:eastAsia="Arial" w:hAnsi="Arial" w:cs="Arial"/>
                  <w:i/>
                  <w:iCs/>
                  <w:sz w:val="20"/>
                  <w:szCs w:val="20"/>
                </w:rPr>
                <w:delText>xy</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w:delText>
              </w:r>
              <w:r w:rsidDel="002260E7">
                <w:rPr>
                  <w:rFonts w:eastAsia="Times New Roman"/>
                  <w:sz w:val="20"/>
                  <w:szCs w:val="20"/>
                </w:rPr>
                <w:delText>(</w:delText>
              </w:r>
              <w:r w:rsidDel="002260E7">
                <w:rPr>
                  <w:rFonts w:ascii="Arial" w:eastAsia="Arial" w:hAnsi="Arial" w:cs="Arial"/>
                  <w:i/>
                  <w:iCs/>
                  <w:sz w:val="20"/>
                  <w:szCs w:val="20"/>
                </w:rPr>
                <w:delText>xy</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8</w:delText>
              </w:r>
            </w:del>
          </w:p>
        </w:tc>
        <w:tc>
          <w:tcPr>
            <w:tcW w:w="0" w:type="dxa"/>
            <w:vAlign w:val="bottom"/>
          </w:tcPr>
          <w:p w:rsidR="00A33515" w:rsidDel="002260E7" w:rsidRDefault="00A33515">
            <w:pPr>
              <w:rPr>
                <w:del w:id="6333" w:author="Admin" w:date="2019-02-19T02:10:00Z"/>
                <w:sz w:val="1"/>
                <w:szCs w:val="1"/>
              </w:rPr>
            </w:pPr>
          </w:p>
        </w:tc>
      </w:tr>
      <w:tr w:rsidR="00A33515" w:rsidDel="002260E7">
        <w:trPr>
          <w:trHeight w:val="259"/>
          <w:del w:id="6334" w:author="Admin" w:date="2019-02-19T02:10:00Z"/>
        </w:trPr>
        <w:tc>
          <w:tcPr>
            <w:tcW w:w="1600" w:type="dxa"/>
            <w:gridSpan w:val="3"/>
            <w:vAlign w:val="bottom"/>
          </w:tcPr>
          <w:p w:rsidR="00A33515" w:rsidDel="002260E7" w:rsidRDefault="001A4D22">
            <w:pPr>
              <w:spacing w:line="259" w:lineRule="exact"/>
              <w:ind w:left="680"/>
              <w:rPr>
                <w:del w:id="6335" w:author="Admin" w:date="2019-02-19T02:10:00Z"/>
                <w:sz w:val="20"/>
                <w:szCs w:val="20"/>
              </w:rPr>
            </w:pPr>
            <w:del w:id="6336" w:author="Admin" w:date="2019-02-19T02:10:00Z">
              <w:r w:rsidDel="002260E7">
                <w:rPr>
                  <w:rFonts w:eastAsia="Times New Roman"/>
                  <w:sz w:val="29"/>
                  <w:szCs w:val="29"/>
                  <w:vertAlign w:val="superscript"/>
                </w:rPr>
                <w:delText>&lt;</w:delText>
              </w:r>
              <w:r w:rsidDel="002260E7">
                <w:rPr>
                  <w:rFonts w:eastAsia="Times New Roman"/>
                  <w:sz w:val="29"/>
                  <w:szCs w:val="29"/>
                  <w:vertAlign w:val="subscript"/>
                </w:rPr>
                <w:delText>(</w:delText>
              </w:r>
              <w:r w:rsidDel="002260E7">
                <w:rPr>
                  <w:rFonts w:ascii="Arial" w:eastAsia="Arial" w:hAnsi="Arial" w:cs="Arial"/>
                  <w:i/>
                  <w:iCs/>
                  <w:sz w:val="29"/>
                  <w:szCs w:val="29"/>
                  <w:vertAlign w:val="subscript"/>
                </w:rPr>
                <w:delText>x</w:delText>
              </w:r>
              <w:r w:rsidDel="002260E7">
                <w:rPr>
                  <w:rFonts w:ascii="Arial" w:eastAsia="Arial" w:hAnsi="Arial" w:cs="Arial"/>
                  <w:sz w:val="12"/>
                  <w:szCs w:val="12"/>
                </w:rPr>
                <w:delText xml:space="preserve"> </w:delText>
              </w:r>
              <w:r w:rsidDel="002260E7">
                <w:rPr>
                  <w:rFonts w:eastAsia="Times New Roman"/>
                  <w:sz w:val="29"/>
                  <w:szCs w:val="29"/>
                  <w:vertAlign w:val="subscript"/>
                </w:rPr>
                <w:delText>+</w:delText>
              </w:r>
              <w:r w:rsidDel="002260E7">
                <w:rPr>
                  <w:rFonts w:ascii="Arial" w:eastAsia="Arial" w:hAnsi="Arial" w:cs="Arial"/>
                  <w:sz w:val="12"/>
                  <w:szCs w:val="12"/>
                </w:rPr>
                <w:delText xml:space="preserve"> </w:delText>
              </w:r>
              <w:r w:rsidDel="002260E7">
                <w:rPr>
                  <w:rFonts w:ascii="Arial" w:eastAsia="Arial" w:hAnsi="Arial" w:cs="Arial"/>
                  <w:i/>
                  <w:iCs/>
                  <w:sz w:val="29"/>
                  <w:szCs w:val="29"/>
                  <w:vertAlign w:val="subscript"/>
                </w:rPr>
                <w:delText>y</w:delText>
              </w:r>
              <w:r w:rsidDel="002260E7">
                <w:rPr>
                  <w:rFonts w:eastAsia="Times New Roman"/>
                  <w:sz w:val="29"/>
                  <w:szCs w:val="29"/>
                  <w:vertAlign w:val="subscript"/>
                </w:rPr>
                <w:delText>)</w:delText>
              </w:r>
              <w:r w:rsidDel="002260E7">
                <w:rPr>
                  <w:rFonts w:ascii="Arial" w:eastAsia="Arial" w:hAnsi="Arial" w:cs="Arial"/>
                  <w:sz w:val="12"/>
                  <w:szCs w:val="12"/>
                </w:rPr>
                <w:delText>4</w:delText>
              </w:r>
            </w:del>
          </w:p>
        </w:tc>
        <w:tc>
          <w:tcPr>
            <w:tcW w:w="4020" w:type="dxa"/>
            <w:gridSpan w:val="10"/>
            <w:vMerge/>
            <w:vAlign w:val="bottom"/>
          </w:tcPr>
          <w:p w:rsidR="00A33515" w:rsidDel="002260E7" w:rsidRDefault="00A33515">
            <w:pPr>
              <w:rPr>
                <w:del w:id="6337" w:author="Admin" w:date="2019-02-19T02:10:00Z"/>
              </w:rPr>
            </w:pPr>
          </w:p>
        </w:tc>
        <w:tc>
          <w:tcPr>
            <w:tcW w:w="0" w:type="dxa"/>
            <w:vAlign w:val="bottom"/>
          </w:tcPr>
          <w:p w:rsidR="00A33515" w:rsidDel="002260E7" w:rsidRDefault="00A33515">
            <w:pPr>
              <w:rPr>
                <w:del w:id="6338" w:author="Admin" w:date="2019-02-19T02:10:00Z"/>
                <w:sz w:val="1"/>
                <w:szCs w:val="1"/>
              </w:rPr>
            </w:pPr>
          </w:p>
        </w:tc>
      </w:tr>
      <w:tr w:rsidR="00A33515" w:rsidDel="002260E7">
        <w:trPr>
          <w:trHeight w:val="262"/>
          <w:del w:id="6339" w:author="Admin" w:date="2019-02-19T02:10:00Z"/>
        </w:trPr>
        <w:tc>
          <w:tcPr>
            <w:tcW w:w="2280" w:type="dxa"/>
            <w:gridSpan w:val="8"/>
            <w:vAlign w:val="bottom"/>
          </w:tcPr>
          <w:p w:rsidR="00A33515" w:rsidDel="002260E7" w:rsidRDefault="001A4D22">
            <w:pPr>
              <w:spacing w:line="262" w:lineRule="exact"/>
              <w:ind w:left="660"/>
              <w:rPr>
                <w:del w:id="6340" w:author="Admin" w:date="2019-02-19T02:10:00Z"/>
                <w:sz w:val="20"/>
                <w:szCs w:val="20"/>
              </w:rPr>
            </w:pPr>
            <w:del w:id="6341" w:author="Admin" w:date="2019-02-19T02:10:00Z">
              <w:r w:rsidDel="002260E7">
                <w:rPr>
                  <w:rFonts w:ascii="Arial" w:eastAsia="Arial" w:hAnsi="Arial" w:cs="Arial"/>
                  <w:w w:val="99"/>
                  <w:sz w:val="20"/>
                  <w:szCs w:val="20"/>
                </w:rPr>
                <w:delText xml:space="preserve">Мы ищем </w:delText>
              </w:r>
              <w:r w:rsidDel="002260E7">
                <w:rPr>
                  <w:rFonts w:eastAsia="Times New Roman"/>
                  <w:w w:val="99"/>
                  <w:sz w:val="20"/>
                  <w:szCs w:val="20"/>
                </w:rPr>
                <w:delText>(</w:delText>
              </w:r>
              <w:r w:rsidDel="002260E7">
                <w:rPr>
                  <w:rFonts w:ascii="Arial" w:eastAsia="Arial" w:hAnsi="Arial" w:cs="Arial"/>
                  <w:i/>
                  <w:iCs/>
                  <w:w w:val="99"/>
                  <w:sz w:val="20"/>
                  <w:szCs w:val="20"/>
                </w:rPr>
                <w:delText>x</w:delText>
              </w:r>
              <w:r w:rsidDel="002260E7">
                <w:rPr>
                  <w:rFonts w:ascii="Arial" w:eastAsia="Arial" w:hAnsi="Arial" w:cs="Arial"/>
                  <w:w w:val="99"/>
                  <w:sz w:val="20"/>
                  <w:szCs w:val="20"/>
                </w:rPr>
                <w:delText xml:space="preserve"> </w:delText>
              </w:r>
              <w:r w:rsidDel="002260E7">
                <w:rPr>
                  <w:rFonts w:eastAsia="Times New Roman"/>
                  <w:w w:val="99"/>
                  <w:sz w:val="20"/>
                  <w:szCs w:val="20"/>
                </w:rPr>
                <w:delText>+</w:delText>
              </w:r>
              <w:r w:rsidDel="002260E7">
                <w:rPr>
                  <w:rFonts w:ascii="Arial" w:eastAsia="Arial" w:hAnsi="Arial" w:cs="Arial"/>
                  <w:w w:val="99"/>
                  <w:sz w:val="20"/>
                  <w:szCs w:val="20"/>
                </w:rPr>
                <w:delText xml:space="preserve"> </w:delText>
              </w:r>
              <w:r w:rsidDel="002260E7">
                <w:rPr>
                  <w:rFonts w:ascii="Arial" w:eastAsia="Arial" w:hAnsi="Arial" w:cs="Arial"/>
                  <w:i/>
                  <w:iCs/>
                  <w:w w:val="99"/>
                  <w:sz w:val="20"/>
                  <w:szCs w:val="20"/>
                </w:rPr>
                <w:delText>y</w:delText>
              </w:r>
              <w:r w:rsidDel="002260E7">
                <w:rPr>
                  <w:rFonts w:eastAsia="Times New Roman"/>
                  <w:w w:val="99"/>
                  <w:sz w:val="20"/>
                  <w:szCs w:val="20"/>
                </w:rPr>
                <w:delText>)</w:delText>
              </w:r>
              <w:r w:rsidDel="002260E7">
                <w:rPr>
                  <w:rFonts w:ascii="Arial" w:eastAsia="Arial" w:hAnsi="Arial" w:cs="Arial"/>
                  <w:w w:val="99"/>
                  <w:sz w:val="27"/>
                  <w:szCs w:val="27"/>
                  <w:vertAlign w:val="superscript"/>
                </w:rPr>
                <w:delText>6</w:delText>
              </w:r>
            </w:del>
          </w:p>
        </w:tc>
        <w:tc>
          <w:tcPr>
            <w:tcW w:w="3340" w:type="dxa"/>
            <w:gridSpan w:val="5"/>
            <w:vAlign w:val="bottom"/>
          </w:tcPr>
          <w:p w:rsidR="00A33515" w:rsidDel="002260E7" w:rsidRDefault="001A4D22">
            <w:pPr>
              <w:spacing w:line="262" w:lineRule="exact"/>
              <w:ind w:left="240"/>
              <w:rPr>
                <w:del w:id="6342" w:author="Admin" w:date="2019-02-19T02:10:00Z"/>
                <w:sz w:val="20"/>
                <w:szCs w:val="20"/>
              </w:rPr>
            </w:pPr>
            <w:del w:id="6343" w:author="Admin" w:date="2019-02-19T02:10:00Z">
              <w:r w:rsidDel="002260E7">
                <w:rPr>
                  <w:rFonts w:ascii="Arial" w:eastAsia="Arial" w:hAnsi="Arial" w:cs="Arial"/>
                  <w:sz w:val="20"/>
                  <w:szCs w:val="20"/>
                </w:rPr>
                <w:delText>6</w:delText>
              </w:r>
              <w:r w:rsidDel="002260E7">
                <w:rPr>
                  <w:rFonts w:ascii="Arial" w:eastAsia="Arial" w:hAnsi="Arial" w:cs="Arial"/>
                  <w:i/>
                  <w:iCs/>
                  <w:sz w:val="20"/>
                  <w:szCs w:val="20"/>
                </w:rPr>
                <w:delText>xy</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7"/>
                  <w:szCs w:val="27"/>
                  <w:vertAlign w:val="superscript"/>
                </w:rPr>
                <w:delText>4</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9</w:delText>
              </w:r>
              <w:r w:rsidDel="002260E7">
                <w:rPr>
                  <w:rFonts w:eastAsia="Times New Roman"/>
                  <w:sz w:val="20"/>
                  <w:szCs w:val="20"/>
                </w:rPr>
                <w:delText>(</w:delText>
              </w:r>
              <w:r w:rsidDel="002260E7">
                <w:rPr>
                  <w:rFonts w:ascii="Arial" w:eastAsia="Arial" w:hAnsi="Arial" w:cs="Arial"/>
                  <w:i/>
                  <w:iCs/>
                  <w:sz w:val="20"/>
                  <w:szCs w:val="20"/>
                </w:rPr>
                <w:delText>xy</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xy</w:delText>
              </w:r>
              <w:r w:rsidDel="002260E7">
                <w:rPr>
                  <w:rFonts w:eastAsia="Times New Roman"/>
                  <w:sz w:val="20"/>
                  <w:szCs w:val="20"/>
                </w:rPr>
                <w:delText>)</w:delText>
              </w:r>
              <w:r w:rsidDel="002260E7">
                <w:rPr>
                  <w:rFonts w:ascii="Arial" w:eastAsia="Arial" w:hAnsi="Arial" w:cs="Arial"/>
                  <w:sz w:val="27"/>
                  <w:szCs w:val="27"/>
                  <w:vertAlign w:val="superscript"/>
                </w:rPr>
                <w:delText>3</w:delText>
              </w:r>
              <w:r w:rsidDel="002260E7">
                <w:rPr>
                  <w:rFonts w:ascii="Arial" w:eastAsia="Arial" w:hAnsi="Arial" w:cs="Arial"/>
                  <w:sz w:val="20"/>
                  <w:szCs w:val="20"/>
                </w:rPr>
                <w:delText>.</w:delText>
              </w:r>
            </w:del>
          </w:p>
        </w:tc>
        <w:tc>
          <w:tcPr>
            <w:tcW w:w="0" w:type="dxa"/>
            <w:vAlign w:val="bottom"/>
          </w:tcPr>
          <w:p w:rsidR="00A33515" w:rsidDel="002260E7" w:rsidRDefault="00A33515">
            <w:pPr>
              <w:rPr>
                <w:del w:id="6344" w:author="Admin" w:date="2019-02-19T02:10:00Z"/>
                <w:sz w:val="1"/>
                <w:szCs w:val="1"/>
              </w:rPr>
            </w:pPr>
          </w:p>
        </w:tc>
      </w:tr>
      <w:tr w:rsidR="00A33515" w:rsidDel="002260E7">
        <w:trPr>
          <w:trHeight w:val="447"/>
          <w:del w:id="6345" w:author="Admin" w:date="2019-02-19T02:10:00Z"/>
        </w:trPr>
        <w:tc>
          <w:tcPr>
            <w:tcW w:w="1200" w:type="dxa"/>
            <w:gridSpan w:val="2"/>
            <w:vAlign w:val="bottom"/>
          </w:tcPr>
          <w:p w:rsidR="00A33515" w:rsidDel="002260E7" w:rsidRDefault="001A4D22">
            <w:pPr>
              <w:spacing w:line="447" w:lineRule="exact"/>
              <w:ind w:left="680"/>
              <w:rPr>
                <w:del w:id="6346" w:author="Admin" w:date="2019-02-19T02:10:00Z"/>
                <w:sz w:val="20"/>
                <w:szCs w:val="20"/>
              </w:rPr>
            </w:pPr>
            <w:del w:id="6347" w:author="Admin" w:date="2019-02-19T02:10:00Z">
              <w:r w:rsidDel="002260E7">
                <w:rPr>
                  <w:rFonts w:eastAsia="Times New Roman"/>
                  <w:sz w:val="39"/>
                  <w:szCs w:val="39"/>
                  <w:vertAlign w:val="superscript"/>
                </w:rPr>
                <w:delText>8</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1</w:delText>
              </w:r>
            </w:del>
          </w:p>
        </w:tc>
        <w:tc>
          <w:tcPr>
            <w:tcW w:w="800" w:type="dxa"/>
            <w:gridSpan w:val="3"/>
            <w:vAlign w:val="bottom"/>
          </w:tcPr>
          <w:p w:rsidR="00A33515" w:rsidDel="002260E7" w:rsidRDefault="001A4D22">
            <w:pPr>
              <w:ind w:left="120"/>
              <w:rPr>
                <w:del w:id="6348" w:author="Admin" w:date="2019-02-19T02:10:00Z"/>
                <w:sz w:val="20"/>
                <w:szCs w:val="20"/>
              </w:rPr>
            </w:pPr>
            <w:del w:id="6349" w:author="Admin" w:date="2019-02-19T02:10:00Z">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4</w:delText>
              </w:r>
            </w:del>
          </w:p>
        </w:tc>
        <w:tc>
          <w:tcPr>
            <w:tcW w:w="20" w:type="dxa"/>
            <w:vAlign w:val="bottom"/>
          </w:tcPr>
          <w:p w:rsidR="00A33515" w:rsidDel="002260E7" w:rsidRDefault="00A33515">
            <w:pPr>
              <w:rPr>
                <w:del w:id="6350" w:author="Admin" w:date="2019-02-19T02:10:00Z"/>
                <w:sz w:val="24"/>
                <w:szCs w:val="24"/>
              </w:rPr>
            </w:pPr>
          </w:p>
        </w:tc>
        <w:tc>
          <w:tcPr>
            <w:tcW w:w="80" w:type="dxa"/>
            <w:vAlign w:val="bottom"/>
          </w:tcPr>
          <w:p w:rsidR="00A33515" w:rsidDel="002260E7" w:rsidRDefault="00A33515">
            <w:pPr>
              <w:rPr>
                <w:del w:id="6351" w:author="Admin" w:date="2019-02-19T02:10:00Z"/>
                <w:sz w:val="24"/>
                <w:szCs w:val="24"/>
              </w:rPr>
            </w:pPr>
          </w:p>
        </w:tc>
        <w:tc>
          <w:tcPr>
            <w:tcW w:w="180" w:type="dxa"/>
            <w:vAlign w:val="bottom"/>
          </w:tcPr>
          <w:p w:rsidR="00A33515" w:rsidDel="002260E7" w:rsidRDefault="00A33515">
            <w:pPr>
              <w:rPr>
                <w:del w:id="6352" w:author="Admin" w:date="2019-02-19T02:10:00Z"/>
                <w:sz w:val="24"/>
                <w:szCs w:val="24"/>
              </w:rPr>
            </w:pPr>
          </w:p>
        </w:tc>
        <w:tc>
          <w:tcPr>
            <w:tcW w:w="3340" w:type="dxa"/>
            <w:gridSpan w:val="5"/>
            <w:vAlign w:val="bottom"/>
          </w:tcPr>
          <w:p w:rsidR="00A33515" w:rsidDel="002260E7" w:rsidRDefault="001A4D22">
            <w:pPr>
              <w:ind w:left="20"/>
              <w:rPr>
                <w:del w:id="6353" w:author="Admin" w:date="2019-02-19T02:10:00Z"/>
                <w:sz w:val="20"/>
                <w:szCs w:val="20"/>
              </w:rPr>
            </w:pPr>
            <w:del w:id="6354" w:author="Admin" w:date="2019-02-19T02:10:00Z">
              <w:r w:rsidDel="002260E7">
                <w:rPr>
                  <w:rFonts w:ascii="Arial" w:eastAsia="Arial" w:hAnsi="Arial" w:cs="Arial"/>
                  <w:sz w:val="20"/>
                  <w:szCs w:val="20"/>
                </w:rPr>
                <w:delText>(</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4)</w:delText>
              </w:r>
            </w:del>
          </w:p>
        </w:tc>
        <w:tc>
          <w:tcPr>
            <w:tcW w:w="0" w:type="dxa"/>
            <w:vAlign w:val="bottom"/>
          </w:tcPr>
          <w:p w:rsidR="00A33515" w:rsidDel="002260E7" w:rsidRDefault="00A33515">
            <w:pPr>
              <w:rPr>
                <w:del w:id="6355" w:author="Admin" w:date="2019-02-19T02:10:00Z"/>
                <w:sz w:val="1"/>
                <w:szCs w:val="1"/>
              </w:rPr>
            </w:pPr>
          </w:p>
        </w:tc>
      </w:tr>
      <w:tr w:rsidR="00A33515" w:rsidDel="002260E7">
        <w:trPr>
          <w:trHeight w:val="504"/>
          <w:del w:id="6356" w:author="Admin" w:date="2019-02-19T02:10:00Z"/>
        </w:trPr>
        <w:tc>
          <w:tcPr>
            <w:tcW w:w="1200" w:type="dxa"/>
            <w:gridSpan w:val="2"/>
            <w:vAlign w:val="bottom"/>
          </w:tcPr>
          <w:p w:rsidR="00A33515" w:rsidDel="002260E7" w:rsidRDefault="001A4D22">
            <w:pPr>
              <w:ind w:left="680"/>
              <w:rPr>
                <w:del w:id="6357" w:author="Admin" w:date="2019-02-19T02:10:00Z"/>
                <w:sz w:val="20"/>
                <w:szCs w:val="20"/>
              </w:rPr>
            </w:pPr>
            <w:del w:id="6358" w:author="Admin" w:date="2019-02-19T02:10:00Z">
              <w:r w:rsidDel="002260E7">
                <w:rPr>
                  <w:rFonts w:eastAsia="Times New Roman"/>
                  <w:sz w:val="39"/>
                  <w:szCs w:val="39"/>
                  <w:vertAlign w:val="superscript"/>
                </w:rPr>
                <w:delText>&lt;</w:delText>
              </w:r>
              <w:r w:rsidDel="002260E7">
                <w:rPr>
                  <w:rFonts w:ascii="Arial" w:eastAsia="Arial" w:hAnsi="Arial" w:cs="Arial"/>
                  <w:i/>
                  <w:iCs/>
                  <w:sz w:val="39"/>
                  <w:szCs w:val="39"/>
                  <w:vertAlign w:val="subscript"/>
                </w:rPr>
                <w:delText>T</w:delText>
              </w:r>
              <w:r w:rsidDel="002260E7">
                <w:rPr>
                  <w:rFonts w:ascii="Arial" w:eastAsia="Arial" w:hAnsi="Arial" w:cs="Arial"/>
                  <w:sz w:val="27"/>
                  <w:szCs w:val="27"/>
                  <w:vertAlign w:val="subscript"/>
                </w:rPr>
                <w:delText>1</w:delText>
              </w:r>
              <w:r w:rsidDel="002260E7">
                <w:rPr>
                  <w:rFonts w:ascii="Arial" w:eastAsia="Arial" w:hAnsi="Arial" w:cs="Arial"/>
                  <w:sz w:val="14"/>
                  <w:szCs w:val="14"/>
                </w:rPr>
                <w:delText>2</w:delText>
              </w:r>
            </w:del>
          </w:p>
        </w:tc>
        <w:tc>
          <w:tcPr>
            <w:tcW w:w="1560" w:type="dxa"/>
            <w:gridSpan w:val="8"/>
            <w:vAlign w:val="bottom"/>
          </w:tcPr>
          <w:p w:rsidR="00A33515" w:rsidDel="002260E7" w:rsidRDefault="001A4D22">
            <w:pPr>
              <w:ind w:left="120"/>
              <w:rPr>
                <w:del w:id="6359" w:author="Admin" w:date="2019-02-19T02:10:00Z"/>
                <w:sz w:val="20"/>
                <w:szCs w:val="20"/>
              </w:rPr>
            </w:pPr>
            <w:del w:id="6360" w:author="Admin" w:date="2019-02-19T02:10:00Z">
              <w:r w:rsidDel="002260E7">
                <w:rPr>
                  <w:rFonts w:ascii="Arial" w:eastAsia="Arial" w:hAnsi="Arial" w:cs="Arial"/>
                  <w:w w:val="91"/>
                  <w:sz w:val="20"/>
                  <w:szCs w:val="20"/>
                </w:rPr>
                <w:delText>4</w:delText>
              </w:r>
              <w:r w:rsidDel="002260E7">
                <w:rPr>
                  <w:rFonts w:ascii="Arial" w:eastAsia="Arial" w:hAnsi="Arial" w:cs="Arial"/>
                  <w:i/>
                  <w:iCs/>
                  <w:w w:val="91"/>
                  <w:sz w:val="20"/>
                  <w:szCs w:val="20"/>
                </w:rPr>
                <w:delText>T</w:delText>
              </w:r>
              <w:r w:rsidDel="002260E7">
                <w:rPr>
                  <w:rFonts w:ascii="Arial" w:eastAsia="Arial" w:hAnsi="Arial" w:cs="Arial"/>
                  <w:w w:val="91"/>
                  <w:sz w:val="27"/>
                  <w:szCs w:val="27"/>
                  <w:vertAlign w:val="subscript"/>
                </w:rPr>
                <w:delText>1</w:delText>
              </w:r>
              <w:r w:rsidDel="002260E7">
                <w:rPr>
                  <w:rFonts w:ascii="Arial" w:eastAsia="Arial" w:hAnsi="Arial" w:cs="Arial"/>
                  <w:i/>
                  <w:iCs/>
                  <w:w w:val="91"/>
                  <w:sz w:val="20"/>
                  <w:szCs w:val="20"/>
                </w:rPr>
                <w:delText>T</w:delText>
              </w:r>
              <w:r w:rsidDel="002260E7">
                <w:rPr>
                  <w:rFonts w:ascii="Arial" w:eastAsia="Arial" w:hAnsi="Arial" w:cs="Arial"/>
                  <w:w w:val="91"/>
                  <w:sz w:val="27"/>
                  <w:szCs w:val="27"/>
                  <w:vertAlign w:val="subscript"/>
                </w:rPr>
                <w:delText>2</w:delText>
              </w:r>
              <w:r w:rsidDel="002260E7">
                <w:rPr>
                  <w:rFonts w:ascii="Arial" w:eastAsia="Arial" w:hAnsi="Arial" w:cs="Arial"/>
                  <w:w w:val="91"/>
                  <w:sz w:val="20"/>
                  <w:szCs w:val="20"/>
                </w:rPr>
                <w:delText xml:space="preserve"> </w:delText>
              </w:r>
              <w:r w:rsidDel="002260E7">
                <w:rPr>
                  <w:rFonts w:eastAsia="Times New Roman"/>
                  <w:w w:val="91"/>
                  <w:sz w:val="20"/>
                  <w:szCs w:val="20"/>
                </w:rPr>
                <w:delText>+</w:delText>
              </w:r>
              <w:r w:rsidDel="002260E7">
                <w:rPr>
                  <w:rFonts w:ascii="Arial" w:eastAsia="Arial" w:hAnsi="Arial" w:cs="Arial"/>
                  <w:w w:val="91"/>
                  <w:sz w:val="20"/>
                  <w:szCs w:val="20"/>
                </w:rPr>
                <w:delText xml:space="preserve"> 2</w:delText>
              </w:r>
              <w:r w:rsidDel="002260E7">
                <w:rPr>
                  <w:rFonts w:ascii="Arial" w:eastAsia="Arial" w:hAnsi="Arial" w:cs="Arial"/>
                  <w:i/>
                  <w:iCs/>
                  <w:w w:val="91"/>
                  <w:sz w:val="20"/>
                  <w:szCs w:val="20"/>
                </w:rPr>
                <w:delText>T</w:delText>
              </w:r>
              <w:r w:rsidDel="002260E7">
                <w:rPr>
                  <w:rFonts w:ascii="Arial" w:eastAsia="Arial" w:hAnsi="Arial" w:cs="Arial"/>
                  <w:w w:val="91"/>
                  <w:sz w:val="27"/>
                  <w:szCs w:val="27"/>
                  <w:vertAlign w:val="subscript"/>
                </w:rPr>
                <w:delText>2</w:delText>
              </w:r>
              <w:r w:rsidDel="002260E7">
                <w:rPr>
                  <w:rFonts w:ascii="Arial" w:eastAsia="Arial" w:hAnsi="Arial" w:cs="Arial"/>
                  <w:w w:val="91"/>
                  <w:sz w:val="27"/>
                  <w:szCs w:val="27"/>
                  <w:vertAlign w:val="superscript"/>
                </w:rPr>
                <w:delText>2</w:delText>
              </w:r>
              <w:r w:rsidDel="002260E7">
                <w:rPr>
                  <w:rFonts w:ascii="Arial" w:eastAsia="Arial" w:hAnsi="Arial" w:cs="Arial"/>
                  <w:w w:val="91"/>
                  <w:sz w:val="20"/>
                  <w:szCs w:val="20"/>
                </w:rPr>
                <w:delText xml:space="preserve"> </w:delText>
              </w:r>
              <w:r w:rsidDel="002260E7">
                <w:rPr>
                  <w:rFonts w:eastAsia="Times New Roman"/>
                  <w:w w:val="91"/>
                  <w:sz w:val="20"/>
                  <w:szCs w:val="20"/>
                </w:rPr>
                <w:delText>=</w:delText>
              </w:r>
              <w:r w:rsidDel="002260E7">
                <w:rPr>
                  <w:rFonts w:ascii="Arial" w:eastAsia="Arial" w:hAnsi="Arial" w:cs="Arial"/>
                  <w:w w:val="91"/>
                  <w:sz w:val="20"/>
                  <w:szCs w:val="20"/>
                </w:rPr>
                <w:delText xml:space="preserve"> 8</w:delText>
              </w:r>
            </w:del>
          </w:p>
        </w:tc>
        <w:tc>
          <w:tcPr>
            <w:tcW w:w="620" w:type="dxa"/>
            <w:vAlign w:val="bottom"/>
          </w:tcPr>
          <w:p w:rsidR="00A33515" w:rsidDel="002260E7" w:rsidRDefault="00A33515">
            <w:pPr>
              <w:rPr>
                <w:del w:id="6361" w:author="Admin" w:date="2019-02-19T02:10:00Z"/>
                <w:sz w:val="24"/>
                <w:szCs w:val="24"/>
              </w:rPr>
            </w:pPr>
          </w:p>
        </w:tc>
        <w:tc>
          <w:tcPr>
            <w:tcW w:w="100" w:type="dxa"/>
            <w:vAlign w:val="bottom"/>
          </w:tcPr>
          <w:p w:rsidR="00A33515" w:rsidDel="002260E7" w:rsidRDefault="00A33515">
            <w:pPr>
              <w:rPr>
                <w:del w:id="6362" w:author="Admin" w:date="2019-02-19T02:10:00Z"/>
                <w:sz w:val="24"/>
                <w:szCs w:val="24"/>
              </w:rPr>
            </w:pPr>
          </w:p>
        </w:tc>
        <w:tc>
          <w:tcPr>
            <w:tcW w:w="2140" w:type="dxa"/>
            <w:vAlign w:val="bottom"/>
          </w:tcPr>
          <w:p w:rsidR="00A33515" w:rsidDel="002260E7" w:rsidRDefault="00A33515">
            <w:pPr>
              <w:rPr>
                <w:del w:id="6363" w:author="Admin" w:date="2019-02-19T02:10:00Z"/>
                <w:sz w:val="24"/>
                <w:szCs w:val="24"/>
              </w:rPr>
            </w:pPr>
          </w:p>
        </w:tc>
        <w:tc>
          <w:tcPr>
            <w:tcW w:w="0" w:type="dxa"/>
            <w:vAlign w:val="bottom"/>
          </w:tcPr>
          <w:p w:rsidR="00A33515" w:rsidDel="002260E7" w:rsidRDefault="00A33515">
            <w:pPr>
              <w:rPr>
                <w:del w:id="6364" w:author="Admin" w:date="2019-02-19T02:10:00Z"/>
                <w:sz w:val="1"/>
                <w:szCs w:val="1"/>
              </w:rPr>
            </w:pPr>
          </w:p>
        </w:tc>
      </w:tr>
      <w:tr w:rsidR="00A33515" w:rsidDel="002260E7">
        <w:trPr>
          <w:trHeight w:val="222"/>
          <w:del w:id="6365" w:author="Admin" w:date="2019-02-19T02:10:00Z"/>
        </w:trPr>
        <w:tc>
          <w:tcPr>
            <w:tcW w:w="960" w:type="dxa"/>
            <w:vAlign w:val="bottom"/>
          </w:tcPr>
          <w:p w:rsidR="00A33515" w:rsidDel="002260E7" w:rsidRDefault="001A4D22">
            <w:pPr>
              <w:spacing w:line="222" w:lineRule="exact"/>
              <w:ind w:left="660"/>
              <w:rPr>
                <w:del w:id="6366" w:author="Admin" w:date="2019-02-19T02:10:00Z"/>
                <w:sz w:val="20"/>
                <w:szCs w:val="20"/>
              </w:rPr>
            </w:pPr>
            <w:del w:id="6367" w:author="Admin" w:date="2019-02-19T02:10:00Z">
              <w:r w:rsidDel="002260E7">
                <w:rPr>
                  <w:rFonts w:eastAsia="Times New Roman"/>
                  <w:sz w:val="20"/>
                  <w:szCs w:val="20"/>
                </w:rPr>
                <w:delText>(</w:delText>
              </w:r>
              <w:r w:rsidDel="002260E7">
                <w:rPr>
                  <w:rFonts w:ascii="Arial" w:eastAsia="Arial" w:hAnsi="Arial" w:cs="Arial"/>
                  <w:i/>
                  <w:iCs/>
                  <w:sz w:val="20"/>
                  <w:szCs w:val="20"/>
                </w:rPr>
                <w:delText>T</w:delText>
              </w:r>
            </w:del>
          </w:p>
        </w:tc>
        <w:tc>
          <w:tcPr>
            <w:tcW w:w="640" w:type="dxa"/>
            <w:gridSpan w:val="2"/>
            <w:vAlign w:val="bottom"/>
          </w:tcPr>
          <w:p w:rsidR="00A33515" w:rsidDel="002260E7" w:rsidRDefault="001A4D22">
            <w:pPr>
              <w:spacing w:line="222" w:lineRule="exact"/>
              <w:ind w:right="60"/>
              <w:jc w:val="right"/>
              <w:rPr>
                <w:del w:id="6368" w:author="Admin" w:date="2019-02-19T02:10:00Z"/>
                <w:sz w:val="20"/>
                <w:szCs w:val="20"/>
              </w:rPr>
            </w:pPr>
            <w:del w:id="6369" w:author="Admin" w:date="2019-02-19T02:10:00Z">
              <w:r w:rsidDel="002260E7">
                <w:rPr>
                  <w:rFonts w:eastAsia="Times New Roman"/>
                  <w:sz w:val="19"/>
                  <w:szCs w:val="19"/>
                </w:rPr>
                <w:delText xml:space="preserve">+ </w:delText>
              </w:r>
              <w:r w:rsidDel="002260E7">
                <w:rPr>
                  <w:rFonts w:ascii="Arial" w:eastAsia="Arial" w:hAnsi="Arial" w:cs="Arial"/>
                  <w:sz w:val="19"/>
                  <w:szCs w:val="19"/>
                </w:rPr>
                <w:delText>4</w:delText>
              </w:r>
              <w:r w:rsidDel="002260E7">
                <w:rPr>
                  <w:rFonts w:eastAsia="Times New Roman"/>
                  <w:sz w:val="19"/>
                  <w:szCs w:val="19"/>
                </w:rPr>
                <w:delText>)</w:delText>
              </w:r>
              <w:r w:rsidDel="002260E7">
                <w:rPr>
                  <w:rFonts w:ascii="Arial" w:eastAsia="Arial" w:hAnsi="Arial" w:cs="Arial"/>
                  <w:sz w:val="25"/>
                  <w:szCs w:val="25"/>
                  <w:vertAlign w:val="superscript"/>
                </w:rPr>
                <w:delText>2</w:delText>
              </w:r>
            </w:del>
          </w:p>
        </w:tc>
        <w:tc>
          <w:tcPr>
            <w:tcW w:w="400" w:type="dxa"/>
            <w:gridSpan w:val="2"/>
            <w:vAlign w:val="bottom"/>
          </w:tcPr>
          <w:p w:rsidR="00A33515" w:rsidDel="002260E7" w:rsidRDefault="001A4D22">
            <w:pPr>
              <w:spacing w:line="222" w:lineRule="exact"/>
              <w:ind w:left="100"/>
              <w:rPr>
                <w:del w:id="6370" w:author="Admin" w:date="2019-02-19T02:10:00Z"/>
                <w:sz w:val="20"/>
                <w:szCs w:val="20"/>
              </w:rPr>
            </w:pPr>
            <w:del w:id="6371" w:author="Admin" w:date="2019-02-19T02:10:00Z">
              <w:r w:rsidDel="002260E7">
                <w:rPr>
                  <w:rFonts w:ascii="Arial" w:eastAsia="Arial" w:hAnsi="Arial" w:cs="Arial"/>
                  <w:w w:val="93"/>
                  <w:sz w:val="20"/>
                  <w:szCs w:val="20"/>
                </w:rPr>
                <w:delText>4</w:delText>
              </w:r>
              <w:r w:rsidDel="002260E7">
                <w:rPr>
                  <w:rFonts w:eastAsia="Times New Roman"/>
                  <w:w w:val="93"/>
                  <w:sz w:val="20"/>
                  <w:szCs w:val="20"/>
                </w:rPr>
                <w:delText>(</w:delText>
              </w:r>
              <w:r w:rsidDel="002260E7">
                <w:rPr>
                  <w:rFonts w:ascii="Arial" w:eastAsia="Arial" w:hAnsi="Arial" w:cs="Arial"/>
                  <w:i/>
                  <w:iCs/>
                  <w:w w:val="93"/>
                  <w:sz w:val="20"/>
                  <w:szCs w:val="20"/>
                </w:rPr>
                <w:delText>T</w:delText>
              </w:r>
            </w:del>
          </w:p>
        </w:tc>
        <w:tc>
          <w:tcPr>
            <w:tcW w:w="100" w:type="dxa"/>
            <w:gridSpan w:val="2"/>
            <w:vMerge w:val="restart"/>
            <w:vAlign w:val="bottom"/>
          </w:tcPr>
          <w:p w:rsidR="00A33515" w:rsidDel="002260E7" w:rsidRDefault="001A4D22">
            <w:pPr>
              <w:ind w:right="20"/>
              <w:jc w:val="right"/>
              <w:rPr>
                <w:del w:id="6372" w:author="Admin" w:date="2019-02-19T02:10:00Z"/>
                <w:sz w:val="20"/>
                <w:szCs w:val="20"/>
              </w:rPr>
            </w:pPr>
            <w:del w:id="6373" w:author="Admin" w:date="2019-02-19T02:10:00Z">
              <w:r w:rsidDel="002260E7">
                <w:rPr>
                  <w:rFonts w:ascii="Arial" w:eastAsia="Arial" w:hAnsi="Arial" w:cs="Arial"/>
                  <w:w w:val="76"/>
                  <w:sz w:val="14"/>
                  <w:szCs w:val="14"/>
                </w:rPr>
                <w:delText>2</w:delText>
              </w:r>
            </w:del>
          </w:p>
        </w:tc>
        <w:tc>
          <w:tcPr>
            <w:tcW w:w="540" w:type="dxa"/>
            <w:gridSpan w:val="2"/>
            <w:vAlign w:val="bottom"/>
          </w:tcPr>
          <w:p w:rsidR="00A33515" w:rsidDel="002260E7" w:rsidRDefault="001A4D22">
            <w:pPr>
              <w:spacing w:line="222" w:lineRule="exact"/>
              <w:ind w:left="20"/>
              <w:rPr>
                <w:del w:id="6374" w:author="Admin" w:date="2019-02-19T02:10:00Z"/>
                <w:sz w:val="20"/>
                <w:szCs w:val="20"/>
              </w:rPr>
            </w:pPr>
            <w:del w:id="6375" w:author="Admin" w:date="2019-02-19T02:10:00Z">
              <w:r w:rsidDel="002260E7">
                <w:rPr>
                  <w:rFonts w:eastAsia="Times New Roman"/>
                  <w:sz w:val="20"/>
                  <w:szCs w:val="20"/>
                </w:rPr>
                <w:delText xml:space="preserve">+ </w:delText>
              </w:r>
              <w:r w:rsidDel="002260E7">
                <w:rPr>
                  <w:rFonts w:ascii="Arial" w:eastAsia="Arial" w:hAnsi="Arial" w:cs="Arial"/>
                  <w:sz w:val="20"/>
                  <w:szCs w:val="20"/>
                </w:rPr>
                <w:delText>4</w:delText>
              </w:r>
              <w:r w:rsidDel="002260E7">
                <w:rPr>
                  <w:rFonts w:eastAsia="Times New Roman"/>
                  <w:sz w:val="20"/>
                  <w:szCs w:val="20"/>
                </w:rPr>
                <w:delText>)</w:delText>
              </w:r>
              <w:r w:rsidDel="002260E7">
                <w:rPr>
                  <w:rFonts w:ascii="Arial" w:eastAsia="Arial" w:hAnsi="Arial" w:cs="Arial"/>
                  <w:i/>
                  <w:iCs/>
                  <w:sz w:val="20"/>
                  <w:szCs w:val="20"/>
                </w:rPr>
                <w:delText>T</w:delText>
              </w:r>
            </w:del>
          </w:p>
        </w:tc>
        <w:tc>
          <w:tcPr>
            <w:tcW w:w="120" w:type="dxa"/>
            <w:vMerge w:val="restart"/>
            <w:vAlign w:val="bottom"/>
          </w:tcPr>
          <w:p w:rsidR="00A33515" w:rsidDel="002260E7" w:rsidRDefault="001A4D22">
            <w:pPr>
              <w:ind w:right="8"/>
              <w:jc w:val="right"/>
              <w:rPr>
                <w:del w:id="6376" w:author="Admin" w:date="2019-02-19T02:10:00Z"/>
                <w:sz w:val="20"/>
                <w:szCs w:val="20"/>
              </w:rPr>
            </w:pPr>
            <w:del w:id="6377" w:author="Admin" w:date="2019-02-19T02:10:00Z">
              <w:r w:rsidDel="002260E7">
                <w:rPr>
                  <w:rFonts w:ascii="Arial" w:eastAsia="Arial" w:hAnsi="Arial" w:cs="Arial"/>
                  <w:w w:val="71"/>
                  <w:sz w:val="10"/>
                  <w:szCs w:val="10"/>
                </w:rPr>
                <w:delText>2</w:delText>
              </w:r>
            </w:del>
          </w:p>
        </w:tc>
        <w:tc>
          <w:tcPr>
            <w:tcW w:w="2860" w:type="dxa"/>
            <w:gridSpan w:val="3"/>
            <w:vAlign w:val="bottom"/>
          </w:tcPr>
          <w:p w:rsidR="00A33515" w:rsidDel="002260E7" w:rsidRDefault="001A4D22">
            <w:pPr>
              <w:spacing w:line="222" w:lineRule="exact"/>
              <w:rPr>
                <w:del w:id="6378" w:author="Admin" w:date="2019-02-19T02:10:00Z"/>
                <w:sz w:val="20"/>
                <w:szCs w:val="20"/>
              </w:rPr>
            </w:pPr>
            <w:del w:id="6379" w:author="Admin" w:date="2019-02-19T02:10:00Z">
              <w:r w:rsidDel="002260E7">
                <w:rPr>
                  <w:rFonts w:eastAsia="Times New Roman"/>
                  <w:sz w:val="19"/>
                  <w:szCs w:val="19"/>
                </w:rPr>
                <w:delText xml:space="preserve">+ </w:delText>
              </w:r>
              <w:r w:rsidDel="002260E7">
                <w:rPr>
                  <w:rFonts w:ascii="Arial" w:eastAsia="Arial" w:hAnsi="Arial" w:cs="Arial"/>
                  <w:sz w:val="19"/>
                  <w:szCs w:val="19"/>
                </w:rPr>
                <w:delText>2</w:delText>
              </w:r>
              <w:r w:rsidDel="002260E7">
                <w:rPr>
                  <w:rFonts w:ascii="Arial" w:eastAsia="Arial" w:hAnsi="Arial" w:cs="Arial"/>
                  <w:i/>
                  <w:iCs/>
                  <w:sz w:val="19"/>
                  <w:szCs w:val="19"/>
                </w:rPr>
                <w:delText>T</w:delText>
              </w:r>
              <w:r w:rsidDel="002260E7">
                <w:rPr>
                  <w:rFonts w:ascii="Arial" w:eastAsia="Arial" w:hAnsi="Arial" w:cs="Arial"/>
                  <w:sz w:val="25"/>
                  <w:szCs w:val="25"/>
                  <w:vertAlign w:val="superscript"/>
                </w:rPr>
                <w:delText>2</w:delText>
              </w:r>
              <w:r w:rsidDel="002260E7">
                <w:rPr>
                  <w:rFonts w:eastAsia="Times New Roman"/>
                  <w:sz w:val="19"/>
                  <w:szCs w:val="19"/>
                </w:rPr>
                <w:delText xml:space="preserve"> = </w:delText>
              </w:r>
              <w:r w:rsidDel="002260E7">
                <w:rPr>
                  <w:rFonts w:ascii="Arial" w:eastAsia="Arial" w:hAnsi="Arial" w:cs="Arial"/>
                  <w:sz w:val="19"/>
                  <w:szCs w:val="19"/>
                </w:rPr>
                <w:delText>8</w:delText>
              </w:r>
            </w:del>
          </w:p>
        </w:tc>
        <w:tc>
          <w:tcPr>
            <w:tcW w:w="0" w:type="dxa"/>
            <w:vAlign w:val="bottom"/>
          </w:tcPr>
          <w:p w:rsidR="00A33515" w:rsidDel="002260E7" w:rsidRDefault="00A33515">
            <w:pPr>
              <w:rPr>
                <w:del w:id="6380" w:author="Admin" w:date="2019-02-19T02:10:00Z"/>
                <w:sz w:val="1"/>
                <w:szCs w:val="1"/>
              </w:rPr>
            </w:pPr>
          </w:p>
        </w:tc>
      </w:tr>
      <w:tr w:rsidR="00A33515" w:rsidDel="002260E7">
        <w:trPr>
          <w:trHeight w:val="106"/>
          <w:del w:id="6381" w:author="Admin" w:date="2019-02-19T02:10:00Z"/>
        </w:trPr>
        <w:tc>
          <w:tcPr>
            <w:tcW w:w="960" w:type="dxa"/>
            <w:vAlign w:val="bottom"/>
          </w:tcPr>
          <w:p w:rsidR="00A33515" w:rsidDel="002260E7" w:rsidRDefault="001A4D22">
            <w:pPr>
              <w:spacing w:line="106" w:lineRule="exact"/>
              <w:ind w:left="680"/>
              <w:rPr>
                <w:del w:id="6382" w:author="Admin" w:date="2019-02-19T02:10:00Z"/>
                <w:sz w:val="20"/>
                <w:szCs w:val="20"/>
              </w:rPr>
            </w:pPr>
            <w:del w:id="6383" w:author="Admin" w:date="2019-02-19T02:10:00Z">
              <w:r w:rsidDel="002260E7">
                <w:rPr>
                  <w:rFonts w:eastAsia="Times New Roman"/>
                  <w:sz w:val="12"/>
                  <w:szCs w:val="12"/>
                  <w:vertAlign w:val="superscript"/>
                </w:rPr>
                <w:delText>:</w:delText>
              </w:r>
              <w:r w:rsidDel="002260E7">
                <w:rPr>
                  <w:rFonts w:ascii="Arial" w:eastAsia="Arial" w:hAnsi="Arial" w:cs="Arial"/>
                  <w:sz w:val="9"/>
                  <w:szCs w:val="9"/>
                </w:rPr>
                <w:delText>2</w:delText>
              </w:r>
            </w:del>
          </w:p>
        </w:tc>
        <w:tc>
          <w:tcPr>
            <w:tcW w:w="240" w:type="dxa"/>
            <w:vAlign w:val="bottom"/>
          </w:tcPr>
          <w:p w:rsidR="00A33515" w:rsidDel="002260E7" w:rsidRDefault="00A33515">
            <w:pPr>
              <w:rPr>
                <w:del w:id="6384" w:author="Admin" w:date="2019-02-19T02:10:00Z"/>
                <w:sz w:val="9"/>
                <w:szCs w:val="9"/>
              </w:rPr>
            </w:pPr>
          </w:p>
        </w:tc>
        <w:tc>
          <w:tcPr>
            <w:tcW w:w="400" w:type="dxa"/>
            <w:vAlign w:val="bottom"/>
          </w:tcPr>
          <w:p w:rsidR="00A33515" w:rsidDel="002260E7" w:rsidRDefault="00A33515">
            <w:pPr>
              <w:rPr>
                <w:del w:id="6385" w:author="Admin" w:date="2019-02-19T02:10:00Z"/>
                <w:sz w:val="9"/>
                <w:szCs w:val="9"/>
              </w:rPr>
            </w:pPr>
          </w:p>
        </w:tc>
        <w:tc>
          <w:tcPr>
            <w:tcW w:w="300" w:type="dxa"/>
            <w:vAlign w:val="bottom"/>
          </w:tcPr>
          <w:p w:rsidR="00A33515" w:rsidDel="002260E7" w:rsidRDefault="00A33515">
            <w:pPr>
              <w:rPr>
                <w:del w:id="6386" w:author="Admin" w:date="2019-02-19T02:10:00Z"/>
                <w:sz w:val="9"/>
                <w:szCs w:val="9"/>
              </w:rPr>
            </w:pPr>
          </w:p>
        </w:tc>
        <w:tc>
          <w:tcPr>
            <w:tcW w:w="100" w:type="dxa"/>
            <w:vAlign w:val="bottom"/>
          </w:tcPr>
          <w:p w:rsidR="00A33515" w:rsidDel="002260E7" w:rsidRDefault="00A33515">
            <w:pPr>
              <w:rPr>
                <w:del w:id="6387" w:author="Admin" w:date="2019-02-19T02:10:00Z"/>
                <w:sz w:val="9"/>
                <w:szCs w:val="9"/>
              </w:rPr>
            </w:pPr>
          </w:p>
        </w:tc>
        <w:tc>
          <w:tcPr>
            <w:tcW w:w="100" w:type="dxa"/>
            <w:gridSpan w:val="2"/>
            <w:vMerge/>
            <w:vAlign w:val="bottom"/>
          </w:tcPr>
          <w:p w:rsidR="00A33515" w:rsidDel="002260E7" w:rsidRDefault="00A33515">
            <w:pPr>
              <w:rPr>
                <w:del w:id="6388" w:author="Admin" w:date="2019-02-19T02:10:00Z"/>
                <w:sz w:val="9"/>
                <w:szCs w:val="9"/>
              </w:rPr>
            </w:pPr>
          </w:p>
        </w:tc>
        <w:tc>
          <w:tcPr>
            <w:tcW w:w="180" w:type="dxa"/>
            <w:vAlign w:val="bottom"/>
          </w:tcPr>
          <w:p w:rsidR="00A33515" w:rsidDel="002260E7" w:rsidRDefault="00A33515">
            <w:pPr>
              <w:rPr>
                <w:del w:id="6389" w:author="Admin" w:date="2019-02-19T02:10:00Z"/>
                <w:sz w:val="9"/>
                <w:szCs w:val="9"/>
              </w:rPr>
            </w:pPr>
          </w:p>
        </w:tc>
        <w:tc>
          <w:tcPr>
            <w:tcW w:w="360" w:type="dxa"/>
            <w:vAlign w:val="bottom"/>
          </w:tcPr>
          <w:p w:rsidR="00A33515" w:rsidDel="002260E7" w:rsidRDefault="00A33515">
            <w:pPr>
              <w:rPr>
                <w:del w:id="6390" w:author="Admin" w:date="2019-02-19T02:10:00Z"/>
                <w:sz w:val="9"/>
                <w:szCs w:val="9"/>
              </w:rPr>
            </w:pPr>
          </w:p>
        </w:tc>
        <w:tc>
          <w:tcPr>
            <w:tcW w:w="120" w:type="dxa"/>
            <w:vMerge/>
            <w:vAlign w:val="bottom"/>
          </w:tcPr>
          <w:p w:rsidR="00A33515" w:rsidDel="002260E7" w:rsidRDefault="00A33515">
            <w:pPr>
              <w:rPr>
                <w:del w:id="6391" w:author="Admin" w:date="2019-02-19T02:10:00Z"/>
                <w:sz w:val="9"/>
                <w:szCs w:val="9"/>
              </w:rPr>
            </w:pPr>
          </w:p>
        </w:tc>
        <w:tc>
          <w:tcPr>
            <w:tcW w:w="620" w:type="dxa"/>
            <w:vAlign w:val="bottom"/>
          </w:tcPr>
          <w:p w:rsidR="00A33515" w:rsidDel="002260E7" w:rsidRDefault="001A4D22">
            <w:pPr>
              <w:spacing w:line="106" w:lineRule="exact"/>
              <w:ind w:left="420"/>
              <w:rPr>
                <w:del w:id="6392" w:author="Admin" w:date="2019-02-19T02:10:00Z"/>
                <w:sz w:val="20"/>
                <w:szCs w:val="20"/>
              </w:rPr>
            </w:pPr>
            <w:del w:id="6393" w:author="Admin" w:date="2019-02-19T02:10:00Z">
              <w:r w:rsidDel="002260E7">
                <w:rPr>
                  <w:rFonts w:ascii="Arial" w:eastAsia="Arial" w:hAnsi="Arial" w:cs="Arial"/>
                  <w:sz w:val="12"/>
                  <w:szCs w:val="12"/>
                </w:rPr>
                <w:delText>2</w:delText>
              </w:r>
            </w:del>
          </w:p>
        </w:tc>
        <w:tc>
          <w:tcPr>
            <w:tcW w:w="100" w:type="dxa"/>
            <w:vAlign w:val="bottom"/>
          </w:tcPr>
          <w:p w:rsidR="00A33515" w:rsidDel="002260E7" w:rsidRDefault="00A33515">
            <w:pPr>
              <w:rPr>
                <w:del w:id="6394" w:author="Admin" w:date="2019-02-19T02:10:00Z"/>
                <w:sz w:val="9"/>
                <w:szCs w:val="9"/>
              </w:rPr>
            </w:pPr>
          </w:p>
        </w:tc>
        <w:tc>
          <w:tcPr>
            <w:tcW w:w="2140" w:type="dxa"/>
            <w:vAlign w:val="bottom"/>
          </w:tcPr>
          <w:p w:rsidR="00A33515" w:rsidDel="002260E7" w:rsidRDefault="00A33515">
            <w:pPr>
              <w:rPr>
                <w:del w:id="6395" w:author="Admin" w:date="2019-02-19T02:10:00Z"/>
                <w:sz w:val="9"/>
                <w:szCs w:val="9"/>
              </w:rPr>
            </w:pPr>
          </w:p>
        </w:tc>
        <w:tc>
          <w:tcPr>
            <w:tcW w:w="0" w:type="dxa"/>
            <w:vAlign w:val="bottom"/>
          </w:tcPr>
          <w:p w:rsidR="00A33515" w:rsidDel="002260E7" w:rsidRDefault="00A33515">
            <w:pPr>
              <w:rPr>
                <w:del w:id="6396" w:author="Admin" w:date="2019-02-19T02:10:00Z"/>
                <w:sz w:val="1"/>
                <w:szCs w:val="1"/>
              </w:rPr>
            </w:pPr>
          </w:p>
        </w:tc>
      </w:tr>
      <w:tr w:rsidR="00A33515" w:rsidDel="002260E7">
        <w:trPr>
          <w:trHeight w:val="271"/>
          <w:del w:id="6397" w:author="Admin" w:date="2019-02-19T02:10:00Z"/>
        </w:trPr>
        <w:tc>
          <w:tcPr>
            <w:tcW w:w="1200" w:type="dxa"/>
            <w:gridSpan w:val="2"/>
            <w:vAlign w:val="bottom"/>
          </w:tcPr>
          <w:p w:rsidR="00A33515" w:rsidDel="002260E7" w:rsidRDefault="001A4D22">
            <w:pPr>
              <w:spacing w:line="271" w:lineRule="exact"/>
              <w:ind w:left="900"/>
              <w:rPr>
                <w:del w:id="6398" w:author="Admin" w:date="2019-02-19T02:10:00Z"/>
                <w:sz w:val="20"/>
                <w:szCs w:val="20"/>
              </w:rPr>
            </w:pPr>
            <w:del w:id="6399" w:author="Admin" w:date="2019-02-19T02:10:00Z">
              <w:r w:rsidDel="002260E7">
                <w:rPr>
                  <w:rFonts w:ascii="Arial" w:eastAsia="Arial" w:hAnsi="Arial" w:cs="Arial"/>
                  <w:i/>
                  <w:iCs/>
                  <w:w w:val="86"/>
                  <w:sz w:val="20"/>
                  <w:szCs w:val="20"/>
                </w:rPr>
                <w:delText>T</w:delText>
              </w:r>
              <w:r w:rsidDel="002260E7">
                <w:rPr>
                  <w:rFonts w:ascii="Arial" w:eastAsia="Arial" w:hAnsi="Arial" w:cs="Arial"/>
                  <w:w w:val="86"/>
                  <w:sz w:val="27"/>
                  <w:szCs w:val="27"/>
                  <w:vertAlign w:val="subscript"/>
                </w:rPr>
                <w:delText>2</w:delText>
              </w:r>
              <w:r w:rsidDel="002260E7">
                <w:rPr>
                  <w:rFonts w:ascii="Arial" w:eastAsia="Arial" w:hAnsi="Arial" w:cs="Arial"/>
                  <w:w w:val="86"/>
                  <w:sz w:val="27"/>
                  <w:szCs w:val="27"/>
                  <w:vertAlign w:val="superscript"/>
                </w:rPr>
                <w:delText>2</w:delText>
              </w:r>
            </w:del>
          </w:p>
        </w:tc>
        <w:tc>
          <w:tcPr>
            <w:tcW w:w="1440" w:type="dxa"/>
            <w:gridSpan w:val="7"/>
            <w:vAlign w:val="bottom"/>
          </w:tcPr>
          <w:p w:rsidR="00A33515" w:rsidDel="002260E7" w:rsidRDefault="001A4D22">
            <w:pPr>
              <w:spacing w:line="271" w:lineRule="exact"/>
              <w:ind w:left="140"/>
              <w:rPr>
                <w:del w:id="6400" w:author="Admin" w:date="2019-02-19T02:10:00Z"/>
                <w:sz w:val="20"/>
                <w:szCs w:val="20"/>
              </w:rPr>
            </w:pPr>
            <w:del w:id="6401" w:author="Admin" w:date="2019-02-19T02:10:00Z">
              <w:r w:rsidDel="002260E7">
                <w:rPr>
                  <w:rFonts w:ascii="Arial" w:eastAsia="Arial" w:hAnsi="Arial" w:cs="Arial"/>
                  <w:sz w:val="20"/>
                  <w:szCs w:val="20"/>
                </w:rPr>
                <w:delText>8</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8 </w:delText>
              </w:r>
              <w:r w:rsidDel="002260E7">
                <w:rPr>
                  <w:rFonts w:eastAsia="Times New Roman"/>
                  <w:sz w:val="20"/>
                  <w:szCs w:val="20"/>
                </w:rPr>
                <w:delText>=</w:delText>
              </w:r>
              <w:r w:rsidDel="002260E7">
                <w:rPr>
                  <w:rFonts w:ascii="Arial" w:eastAsia="Arial" w:hAnsi="Arial" w:cs="Arial"/>
                  <w:sz w:val="20"/>
                  <w:szCs w:val="20"/>
                </w:rPr>
                <w:delText xml:space="preserve"> 0</w:delText>
              </w:r>
            </w:del>
          </w:p>
        </w:tc>
        <w:tc>
          <w:tcPr>
            <w:tcW w:w="120" w:type="dxa"/>
            <w:vAlign w:val="bottom"/>
          </w:tcPr>
          <w:p w:rsidR="00A33515" w:rsidDel="002260E7" w:rsidRDefault="00A33515">
            <w:pPr>
              <w:rPr>
                <w:del w:id="6402" w:author="Admin" w:date="2019-02-19T02:10:00Z"/>
                <w:sz w:val="23"/>
                <w:szCs w:val="23"/>
              </w:rPr>
            </w:pPr>
          </w:p>
        </w:tc>
        <w:tc>
          <w:tcPr>
            <w:tcW w:w="620" w:type="dxa"/>
            <w:vAlign w:val="bottom"/>
          </w:tcPr>
          <w:p w:rsidR="00A33515" w:rsidDel="002260E7" w:rsidRDefault="00A33515">
            <w:pPr>
              <w:rPr>
                <w:del w:id="6403" w:author="Admin" w:date="2019-02-19T02:10:00Z"/>
                <w:sz w:val="23"/>
                <w:szCs w:val="23"/>
              </w:rPr>
            </w:pPr>
          </w:p>
        </w:tc>
        <w:tc>
          <w:tcPr>
            <w:tcW w:w="100" w:type="dxa"/>
            <w:vAlign w:val="bottom"/>
          </w:tcPr>
          <w:p w:rsidR="00A33515" w:rsidDel="002260E7" w:rsidRDefault="00A33515">
            <w:pPr>
              <w:rPr>
                <w:del w:id="6404" w:author="Admin" w:date="2019-02-19T02:10:00Z"/>
                <w:sz w:val="23"/>
                <w:szCs w:val="23"/>
              </w:rPr>
            </w:pPr>
          </w:p>
        </w:tc>
        <w:tc>
          <w:tcPr>
            <w:tcW w:w="2140" w:type="dxa"/>
            <w:vAlign w:val="bottom"/>
          </w:tcPr>
          <w:p w:rsidR="00A33515" w:rsidDel="002260E7" w:rsidRDefault="00A33515">
            <w:pPr>
              <w:rPr>
                <w:del w:id="6405" w:author="Admin" w:date="2019-02-19T02:10:00Z"/>
                <w:sz w:val="23"/>
                <w:szCs w:val="23"/>
              </w:rPr>
            </w:pPr>
          </w:p>
        </w:tc>
        <w:tc>
          <w:tcPr>
            <w:tcW w:w="0" w:type="dxa"/>
            <w:vAlign w:val="bottom"/>
          </w:tcPr>
          <w:p w:rsidR="00A33515" w:rsidDel="002260E7" w:rsidRDefault="00A33515">
            <w:pPr>
              <w:rPr>
                <w:del w:id="6406" w:author="Admin" w:date="2019-02-19T02:10:00Z"/>
                <w:sz w:val="1"/>
                <w:szCs w:val="1"/>
              </w:rPr>
            </w:pPr>
          </w:p>
        </w:tc>
      </w:tr>
      <w:tr w:rsidR="00A33515" w:rsidDel="002260E7">
        <w:trPr>
          <w:trHeight w:val="119"/>
          <w:del w:id="6407" w:author="Admin" w:date="2019-02-19T02:10:00Z"/>
        </w:trPr>
        <w:tc>
          <w:tcPr>
            <w:tcW w:w="960" w:type="dxa"/>
            <w:vAlign w:val="bottom"/>
          </w:tcPr>
          <w:p w:rsidR="00A33515" w:rsidDel="002260E7" w:rsidRDefault="00A33515">
            <w:pPr>
              <w:rPr>
                <w:del w:id="6408" w:author="Admin" w:date="2019-02-19T02:10:00Z"/>
                <w:sz w:val="10"/>
                <w:szCs w:val="10"/>
              </w:rPr>
            </w:pPr>
          </w:p>
        </w:tc>
        <w:tc>
          <w:tcPr>
            <w:tcW w:w="240" w:type="dxa"/>
            <w:vAlign w:val="bottom"/>
          </w:tcPr>
          <w:p w:rsidR="00A33515" w:rsidDel="002260E7" w:rsidRDefault="00A33515">
            <w:pPr>
              <w:rPr>
                <w:del w:id="6409" w:author="Admin" w:date="2019-02-19T02:10:00Z"/>
                <w:sz w:val="10"/>
                <w:szCs w:val="10"/>
              </w:rPr>
            </w:pPr>
          </w:p>
        </w:tc>
        <w:tc>
          <w:tcPr>
            <w:tcW w:w="400" w:type="dxa"/>
            <w:vAlign w:val="bottom"/>
          </w:tcPr>
          <w:p w:rsidR="00A33515" w:rsidDel="002260E7" w:rsidRDefault="00A33515">
            <w:pPr>
              <w:rPr>
                <w:del w:id="6410" w:author="Admin" w:date="2019-02-19T02:10:00Z"/>
                <w:sz w:val="10"/>
                <w:szCs w:val="10"/>
              </w:rPr>
            </w:pPr>
          </w:p>
        </w:tc>
        <w:tc>
          <w:tcPr>
            <w:tcW w:w="300" w:type="dxa"/>
            <w:vAlign w:val="bottom"/>
          </w:tcPr>
          <w:p w:rsidR="00A33515" w:rsidDel="002260E7" w:rsidRDefault="001A4D22">
            <w:pPr>
              <w:spacing w:line="119" w:lineRule="exact"/>
              <w:ind w:left="140"/>
              <w:rPr>
                <w:del w:id="6411" w:author="Admin" w:date="2019-02-19T02:10:00Z"/>
                <w:sz w:val="20"/>
                <w:szCs w:val="20"/>
              </w:rPr>
            </w:pPr>
            <w:del w:id="6412" w:author="Admin" w:date="2019-02-19T02:10:00Z">
              <w:r w:rsidDel="002260E7">
                <w:rPr>
                  <w:rFonts w:eastAsia="Times New Roman"/>
                  <w:i/>
                  <w:iCs/>
                  <w:sz w:val="13"/>
                  <w:szCs w:val="13"/>
                </w:rPr>
                <w:delText>p</w:delText>
              </w:r>
            </w:del>
          </w:p>
        </w:tc>
        <w:tc>
          <w:tcPr>
            <w:tcW w:w="100" w:type="dxa"/>
            <w:tcBorders>
              <w:bottom w:val="single" w:sz="8" w:space="0" w:color="auto"/>
            </w:tcBorders>
            <w:vAlign w:val="bottom"/>
          </w:tcPr>
          <w:p w:rsidR="00A33515" w:rsidDel="002260E7" w:rsidRDefault="00A33515">
            <w:pPr>
              <w:rPr>
                <w:del w:id="6413" w:author="Admin" w:date="2019-02-19T02:10:00Z"/>
                <w:sz w:val="10"/>
                <w:szCs w:val="10"/>
              </w:rPr>
            </w:pPr>
          </w:p>
        </w:tc>
        <w:tc>
          <w:tcPr>
            <w:tcW w:w="20" w:type="dxa"/>
            <w:tcBorders>
              <w:bottom w:val="single" w:sz="8" w:space="0" w:color="auto"/>
            </w:tcBorders>
            <w:vAlign w:val="bottom"/>
          </w:tcPr>
          <w:p w:rsidR="00A33515" w:rsidDel="002260E7" w:rsidRDefault="00A33515">
            <w:pPr>
              <w:rPr>
                <w:del w:id="6414" w:author="Admin" w:date="2019-02-19T02:10:00Z"/>
                <w:sz w:val="10"/>
                <w:szCs w:val="10"/>
              </w:rPr>
            </w:pPr>
          </w:p>
        </w:tc>
        <w:tc>
          <w:tcPr>
            <w:tcW w:w="80" w:type="dxa"/>
            <w:vAlign w:val="bottom"/>
          </w:tcPr>
          <w:p w:rsidR="00A33515" w:rsidDel="002260E7" w:rsidRDefault="00A33515">
            <w:pPr>
              <w:rPr>
                <w:del w:id="6415" w:author="Admin" w:date="2019-02-19T02:10:00Z"/>
                <w:sz w:val="10"/>
                <w:szCs w:val="10"/>
              </w:rPr>
            </w:pPr>
          </w:p>
        </w:tc>
        <w:tc>
          <w:tcPr>
            <w:tcW w:w="180" w:type="dxa"/>
            <w:vAlign w:val="bottom"/>
          </w:tcPr>
          <w:p w:rsidR="00A33515" w:rsidDel="002260E7" w:rsidRDefault="00A33515">
            <w:pPr>
              <w:rPr>
                <w:del w:id="6416" w:author="Admin" w:date="2019-02-19T02:10:00Z"/>
                <w:sz w:val="10"/>
                <w:szCs w:val="10"/>
              </w:rPr>
            </w:pPr>
          </w:p>
        </w:tc>
        <w:tc>
          <w:tcPr>
            <w:tcW w:w="360" w:type="dxa"/>
            <w:vAlign w:val="bottom"/>
          </w:tcPr>
          <w:p w:rsidR="00A33515" w:rsidDel="002260E7" w:rsidRDefault="00A33515">
            <w:pPr>
              <w:rPr>
                <w:del w:id="6417" w:author="Admin" w:date="2019-02-19T02:10:00Z"/>
                <w:sz w:val="10"/>
                <w:szCs w:val="10"/>
              </w:rPr>
            </w:pPr>
          </w:p>
        </w:tc>
        <w:tc>
          <w:tcPr>
            <w:tcW w:w="120" w:type="dxa"/>
            <w:vAlign w:val="bottom"/>
          </w:tcPr>
          <w:p w:rsidR="00A33515" w:rsidDel="002260E7" w:rsidRDefault="00A33515">
            <w:pPr>
              <w:rPr>
                <w:del w:id="6418" w:author="Admin" w:date="2019-02-19T02:10:00Z"/>
                <w:sz w:val="10"/>
                <w:szCs w:val="10"/>
              </w:rPr>
            </w:pPr>
          </w:p>
        </w:tc>
        <w:tc>
          <w:tcPr>
            <w:tcW w:w="620" w:type="dxa"/>
            <w:vAlign w:val="bottom"/>
          </w:tcPr>
          <w:p w:rsidR="00A33515" w:rsidDel="002260E7" w:rsidRDefault="001A4D22">
            <w:pPr>
              <w:spacing w:line="119" w:lineRule="exact"/>
              <w:ind w:left="460"/>
              <w:rPr>
                <w:del w:id="6419" w:author="Admin" w:date="2019-02-19T02:10:00Z"/>
                <w:sz w:val="20"/>
                <w:szCs w:val="20"/>
              </w:rPr>
            </w:pPr>
            <w:del w:id="6420" w:author="Admin" w:date="2019-02-19T02:10:00Z">
              <w:r w:rsidDel="002260E7">
                <w:rPr>
                  <w:rFonts w:eastAsia="Times New Roman"/>
                  <w:i/>
                  <w:iCs/>
                  <w:sz w:val="13"/>
                  <w:szCs w:val="13"/>
                </w:rPr>
                <w:delText>p</w:delText>
              </w:r>
            </w:del>
          </w:p>
        </w:tc>
        <w:tc>
          <w:tcPr>
            <w:tcW w:w="100" w:type="dxa"/>
            <w:tcBorders>
              <w:bottom w:val="single" w:sz="8" w:space="0" w:color="auto"/>
            </w:tcBorders>
            <w:vAlign w:val="bottom"/>
          </w:tcPr>
          <w:p w:rsidR="00A33515" w:rsidDel="002260E7" w:rsidRDefault="00A33515">
            <w:pPr>
              <w:rPr>
                <w:del w:id="6421" w:author="Admin" w:date="2019-02-19T02:10:00Z"/>
                <w:sz w:val="10"/>
                <w:szCs w:val="10"/>
              </w:rPr>
            </w:pPr>
          </w:p>
        </w:tc>
        <w:tc>
          <w:tcPr>
            <w:tcW w:w="2140" w:type="dxa"/>
            <w:vAlign w:val="bottom"/>
          </w:tcPr>
          <w:p w:rsidR="00A33515" w:rsidDel="002260E7" w:rsidRDefault="00A33515">
            <w:pPr>
              <w:rPr>
                <w:del w:id="6422" w:author="Admin" w:date="2019-02-19T02:10:00Z"/>
                <w:sz w:val="10"/>
                <w:szCs w:val="10"/>
              </w:rPr>
            </w:pPr>
          </w:p>
        </w:tc>
        <w:tc>
          <w:tcPr>
            <w:tcW w:w="0" w:type="dxa"/>
            <w:vAlign w:val="bottom"/>
          </w:tcPr>
          <w:p w:rsidR="00A33515" w:rsidDel="002260E7" w:rsidRDefault="00A33515">
            <w:pPr>
              <w:rPr>
                <w:del w:id="6423" w:author="Admin" w:date="2019-02-19T02:10:00Z"/>
                <w:sz w:val="1"/>
                <w:szCs w:val="1"/>
              </w:rPr>
            </w:pPr>
          </w:p>
        </w:tc>
      </w:tr>
      <w:tr w:rsidR="00A33515" w:rsidDel="002260E7">
        <w:trPr>
          <w:trHeight w:val="359"/>
          <w:del w:id="6424" w:author="Admin" w:date="2019-02-19T02:10:00Z"/>
        </w:trPr>
        <w:tc>
          <w:tcPr>
            <w:tcW w:w="2100" w:type="dxa"/>
            <w:gridSpan w:val="7"/>
            <w:vAlign w:val="bottom"/>
          </w:tcPr>
          <w:p w:rsidR="00A33515" w:rsidDel="002260E7" w:rsidRDefault="001A4D22">
            <w:pPr>
              <w:ind w:left="660"/>
              <w:rPr>
                <w:del w:id="6425" w:author="Admin" w:date="2019-02-19T02:10:00Z"/>
                <w:sz w:val="20"/>
                <w:szCs w:val="20"/>
              </w:rPr>
            </w:pPr>
            <w:del w:id="6426" w:author="Admin" w:date="2019-02-19T02:10:00Z">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4  2  6</w:delText>
              </w:r>
            </w:del>
          </w:p>
        </w:tc>
        <w:tc>
          <w:tcPr>
            <w:tcW w:w="180" w:type="dxa"/>
            <w:vAlign w:val="bottom"/>
          </w:tcPr>
          <w:p w:rsidR="00A33515" w:rsidDel="002260E7" w:rsidRDefault="00A33515">
            <w:pPr>
              <w:rPr>
                <w:del w:id="6427" w:author="Admin" w:date="2019-02-19T02:10:00Z"/>
                <w:sz w:val="24"/>
                <w:szCs w:val="24"/>
              </w:rPr>
            </w:pPr>
          </w:p>
        </w:tc>
        <w:tc>
          <w:tcPr>
            <w:tcW w:w="3340" w:type="dxa"/>
            <w:gridSpan w:val="5"/>
            <w:vAlign w:val="bottom"/>
          </w:tcPr>
          <w:p w:rsidR="00A33515" w:rsidDel="002260E7" w:rsidRDefault="001A4D22">
            <w:pPr>
              <w:ind w:left="120"/>
              <w:rPr>
                <w:del w:id="6428" w:author="Admin" w:date="2019-02-19T02:10:00Z"/>
                <w:sz w:val="20"/>
                <w:szCs w:val="20"/>
              </w:rPr>
            </w:pPr>
            <w:del w:id="6429" w:author="Admin" w:date="2019-02-19T02:10:00Z">
              <w:r w:rsidDel="002260E7">
                <w:rPr>
                  <w:rFonts w:ascii="Arial" w:eastAsia="Arial" w:hAnsi="Arial" w:cs="Arial"/>
                  <w:sz w:val="20"/>
                  <w:szCs w:val="20"/>
                </w:rPr>
                <w:delText>(</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2  6)</w:delText>
              </w:r>
            </w:del>
          </w:p>
        </w:tc>
        <w:tc>
          <w:tcPr>
            <w:tcW w:w="0" w:type="dxa"/>
            <w:vAlign w:val="bottom"/>
          </w:tcPr>
          <w:p w:rsidR="00A33515" w:rsidDel="002260E7" w:rsidRDefault="00A33515">
            <w:pPr>
              <w:rPr>
                <w:del w:id="6430" w:author="Admin" w:date="2019-02-19T02:10:00Z"/>
                <w:sz w:val="1"/>
                <w:szCs w:val="1"/>
              </w:rPr>
            </w:pPr>
          </w:p>
        </w:tc>
      </w:tr>
    </w:tbl>
    <w:p w:rsidR="00A33515" w:rsidDel="002260E7" w:rsidRDefault="00A33515">
      <w:pPr>
        <w:spacing w:line="181" w:lineRule="exact"/>
        <w:rPr>
          <w:del w:id="6431" w:author="Admin" w:date="2019-02-19T02:10:00Z"/>
          <w:sz w:val="20"/>
          <w:szCs w:val="20"/>
        </w:rPr>
      </w:pPr>
    </w:p>
    <w:p w:rsidR="00A33515" w:rsidDel="002260E7" w:rsidRDefault="001A4D22">
      <w:pPr>
        <w:spacing w:line="269" w:lineRule="auto"/>
        <w:ind w:left="500"/>
        <w:jc w:val="both"/>
        <w:rPr>
          <w:del w:id="6432" w:author="Admin" w:date="2019-02-19T02:10:00Z"/>
          <w:sz w:val="20"/>
          <w:szCs w:val="20"/>
        </w:rPr>
      </w:pPr>
      <w:del w:id="6433" w:author="Admin" w:date="2019-02-19T02:10:00Z">
        <w:r w:rsidDel="002260E7">
          <w:rPr>
            <w:rFonts w:ascii="Arial" w:eastAsia="Arial" w:hAnsi="Arial" w:cs="Arial"/>
            <w:sz w:val="19"/>
            <w:szCs w:val="19"/>
          </w:rPr>
          <w:delText xml:space="preserve">Теперь мы знаем сумму и произведение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y</w:delText>
        </w:r>
        <w:r w:rsidDel="002260E7">
          <w:rPr>
            <w:rFonts w:ascii="Arial" w:eastAsia="Arial" w:hAnsi="Arial" w:cs="Arial"/>
            <w:sz w:val="19"/>
            <w:szCs w:val="19"/>
          </w:rPr>
          <w:delText xml:space="preserve">. Можно как подставить значения </w:delText>
        </w:r>
        <w:r w:rsidDel="002260E7">
          <w:rPr>
            <w:rFonts w:ascii="Arial" w:eastAsia="Arial" w:hAnsi="Arial" w:cs="Arial"/>
            <w:i/>
            <w:iCs/>
            <w:sz w:val="19"/>
            <w:szCs w:val="19"/>
          </w:rPr>
          <w:delText>T</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T</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 в полученное нами выражение, равное исходному, так и явно найти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y</w:delText>
        </w:r>
        <w:r w:rsidDel="002260E7">
          <w:rPr>
            <w:rFonts w:ascii="Arial" w:eastAsia="Arial" w:hAnsi="Arial" w:cs="Arial"/>
            <w:sz w:val="19"/>
            <w:szCs w:val="19"/>
          </w:rPr>
          <w:delText xml:space="preserve"> и посчитать нужное выражение для них.</w:delText>
        </w:r>
      </w:del>
    </w:p>
    <w:p w:rsidR="00A33515" w:rsidDel="002260E7" w:rsidRDefault="00A33515">
      <w:pPr>
        <w:spacing w:line="287" w:lineRule="exact"/>
        <w:rPr>
          <w:del w:id="6434" w:author="Admin" w:date="2019-02-19T02:10:00Z"/>
          <w:sz w:val="20"/>
          <w:szCs w:val="20"/>
        </w:rPr>
      </w:pPr>
    </w:p>
    <w:p w:rsidR="00A33515" w:rsidDel="002260E7" w:rsidRDefault="001A4D22">
      <w:pPr>
        <w:rPr>
          <w:del w:id="6435" w:author="Admin" w:date="2019-02-19T02:10:00Z"/>
          <w:sz w:val="20"/>
          <w:szCs w:val="20"/>
        </w:rPr>
      </w:pPr>
      <w:del w:id="6436" w:author="Admin" w:date="2019-02-19T02:10:00Z">
        <w:r w:rsidDel="002260E7">
          <w:rPr>
            <w:rFonts w:ascii="Arial" w:eastAsia="Arial" w:hAnsi="Arial" w:cs="Arial"/>
            <w:b/>
            <w:bCs/>
            <w:sz w:val="26"/>
            <w:szCs w:val="26"/>
          </w:rPr>
          <w:delText>Задача 4.</w:delText>
        </w:r>
      </w:del>
    </w:p>
    <w:p w:rsidR="00A33515" w:rsidDel="002260E7" w:rsidRDefault="00A33515">
      <w:pPr>
        <w:spacing w:line="178" w:lineRule="exact"/>
        <w:rPr>
          <w:del w:id="6437" w:author="Admin" w:date="2019-02-19T02:10:00Z"/>
          <w:sz w:val="20"/>
          <w:szCs w:val="20"/>
        </w:rPr>
      </w:pPr>
    </w:p>
    <w:p w:rsidR="00A33515" w:rsidDel="002260E7" w:rsidRDefault="001A4D22">
      <w:pPr>
        <w:numPr>
          <w:ilvl w:val="0"/>
          <w:numId w:val="631"/>
        </w:numPr>
        <w:tabs>
          <w:tab w:val="left" w:pos="500"/>
        </w:tabs>
        <w:spacing w:line="291" w:lineRule="auto"/>
        <w:ind w:left="500" w:hanging="306"/>
        <w:jc w:val="both"/>
        <w:rPr>
          <w:del w:id="6438" w:author="Admin" w:date="2019-02-19T02:10:00Z"/>
          <w:rFonts w:ascii="Arial" w:eastAsia="Arial" w:hAnsi="Arial" w:cs="Arial"/>
          <w:b/>
          <w:bCs/>
          <w:sz w:val="20"/>
          <w:szCs w:val="20"/>
        </w:rPr>
        <w:pPrChange w:id="6439" w:author="Admin" w:date="2019-02-19T00:19:00Z">
          <w:pPr>
            <w:numPr>
              <w:numId w:val="634"/>
            </w:numPr>
            <w:tabs>
              <w:tab w:val="left" w:pos="500"/>
            </w:tabs>
            <w:spacing w:line="291" w:lineRule="auto"/>
            <w:ind w:left="500" w:hanging="306"/>
            <w:jc w:val="both"/>
          </w:pPr>
        </w:pPrChange>
      </w:pPr>
      <w:del w:id="6440" w:author="Admin" w:date="2019-02-19T02:10:00Z">
        <w:r w:rsidDel="002260E7">
          <w:rPr>
            <w:rFonts w:ascii="Arial" w:eastAsia="Arial" w:hAnsi="Arial" w:cs="Arial"/>
            <w:sz w:val="20"/>
            <w:szCs w:val="20"/>
          </w:rPr>
          <w:delText>Какое из чисел 1, 2, 3, 4, 5, 6, 7 надо выбросить, чтобы сумма квад-ратов из трёх оставшихся чисел оказалась равной сумме квадратов других трёх оставшихся чисел?</w:delText>
        </w:r>
      </w:del>
    </w:p>
    <w:p w:rsidR="00A33515" w:rsidDel="002260E7" w:rsidRDefault="00A33515">
      <w:pPr>
        <w:spacing w:line="46" w:lineRule="exact"/>
        <w:rPr>
          <w:del w:id="6441" w:author="Admin" w:date="2019-02-19T02:10:00Z"/>
          <w:rFonts w:ascii="Arial" w:eastAsia="Arial" w:hAnsi="Arial" w:cs="Arial"/>
          <w:b/>
          <w:bCs/>
          <w:sz w:val="20"/>
          <w:szCs w:val="20"/>
        </w:rPr>
      </w:pPr>
    </w:p>
    <w:p w:rsidR="00A33515" w:rsidDel="002260E7" w:rsidRDefault="001A4D22">
      <w:pPr>
        <w:spacing w:line="284" w:lineRule="auto"/>
        <w:ind w:left="500"/>
        <w:jc w:val="both"/>
        <w:rPr>
          <w:del w:id="6442" w:author="Admin" w:date="2019-02-19T02:10:00Z"/>
          <w:rFonts w:ascii="Arial" w:eastAsia="Arial" w:hAnsi="Arial" w:cs="Arial"/>
          <w:b/>
          <w:bCs/>
          <w:sz w:val="20"/>
          <w:szCs w:val="20"/>
        </w:rPr>
      </w:pPr>
      <w:del w:id="644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Сейчас у нас есть семь</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«подозреваемых»</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чисел,</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которые</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можно выкинуть. Давайте сократим их количество. Заметим, что если две суммы чисел равны, то они равны и по модулю 2, и по мо-дулю 3. Выпишем остатки от деления квадратов чисел 1–7 на 2 и на 3 и посмотрим, какой из них нужно выкинуть, чтобы можно было поделить оставшееся на две части.</w:delText>
        </w:r>
      </w:del>
    </w:p>
    <w:p w:rsidR="00A33515" w:rsidDel="002260E7" w:rsidRDefault="00A33515">
      <w:pPr>
        <w:spacing w:line="54" w:lineRule="exact"/>
        <w:rPr>
          <w:del w:id="6444" w:author="Admin" w:date="2019-02-19T02:10:00Z"/>
          <w:sz w:val="20"/>
          <w:szCs w:val="20"/>
        </w:rPr>
      </w:pPr>
    </w:p>
    <w:tbl>
      <w:tblPr>
        <w:tblW w:w="0" w:type="auto"/>
        <w:tblInd w:w="1890" w:type="dxa"/>
        <w:tblLayout w:type="fixed"/>
        <w:tblCellMar>
          <w:left w:w="0" w:type="dxa"/>
          <w:right w:w="0" w:type="dxa"/>
        </w:tblCellMar>
        <w:tblLook w:val="04A0" w:firstRow="1" w:lastRow="0" w:firstColumn="1" w:lastColumn="0" w:noHBand="0" w:noVBand="1"/>
      </w:tblPr>
      <w:tblGrid>
        <w:gridCol w:w="320"/>
        <w:gridCol w:w="720"/>
        <w:gridCol w:w="360"/>
        <w:gridCol w:w="360"/>
        <w:gridCol w:w="340"/>
        <w:gridCol w:w="360"/>
        <w:gridCol w:w="360"/>
        <w:gridCol w:w="360"/>
        <w:gridCol w:w="340"/>
      </w:tblGrid>
      <w:tr w:rsidR="00A33515" w:rsidDel="002260E7">
        <w:trPr>
          <w:trHeight w:val="309"/>
          <w:del w:id="6445" w:author="Admin" w:date="2019-02-19T02:10:00Z"/>
        </w:trPr>
        <w:tc>
          <w:tcPr>
            <w:tcW w:w="320" w:type="dxa"/>
            <w:tcBorders>
              <w:top w:val="single" w:sz="8" w:space="0" w:color="auto"/>
              <w:left w:val="single" w:sz="8" w:space="0" w:color="auto"/>
            </w:tcBorders>
            <w:vAlign w:val="bottom"/>
          </w:tcPr>
          <w:p w:rsidR="00A33515" w:rsidDel="002260E7" w:rsidRDefault="00A33515">
            <w:pPr>
              <w:rPr>
                <w:del w:id="6446" w:author="Admin" w:date="2019-02-19T02:10:00Z"/>
                <w:sz w:val="24"/>
                <w:szCs w:val="24"/>
              </w:rPr>
            </w:pPr>
          </w:p>
        </w:tc>
        <w:tc>
          <w:tcPr>
            <w:tcW w:w="720" w:type="dxa"/>
            <w:tcBorders>
              <w:top w:val="single" w:sz="8" w:space="0" w:color="auto"/>
              <w:right w:val="single" w:sz="8" w:space="0" w:color="auto"/>
            </w:tcBorders>
            <w:vAlign w:val="bottom"/>
          </w:tcPr>
          <w:p w:rsidR="00A33515" w:rsidDel="002260E7" w:rsidRDefault="001A4D22">
            <w:pPr>
              <w:ind w:left="140"/>
              <w:rPr>
                <w:del w:id="6447" w:author="Admin" w:date="2019-02-19T02:10:00Z"/>
                <w:sz w:val="20"/>
                <w:szCs w:val="20"/>
              </w:rPr>
            </w:pPr>
            <w:del w:id="6448" w:author="Admin" w:date="2019-02-19T02:10:00Z">
              <w:r w:rsidDel="002260E7">
                <w:rPr>
                  <w:rFonts w:ascii="Arial" w:eastAsia="Arial" w:hAnsi="Arial" w:cs="Arial"/>
                  <w:sz w:val="20"/>
                  <w:szCs w:val="20"/>
                </w:rPr>
                <w:delText>x</w:delText>
              </w:r>
            </w:del>
          </w:p>
        </w:tc>
        <w:tc>
          <w:tcPr>
            <w:tcW w:w="360" w:type="dxa"/>
            <w:tcBorders>
              <w:top w:val="single" w:sz="8" w:space="0" w:color="auto"/>
              <w:right w:val="single" w:sz="8" w:space="0" w:color="auto"/>
            </w:tcBorders>
            <w:vAlign w:val="bottom"/>
          </w:tcPr>
          <w:p w:rsidR="00A33515" w:rsidDel="002260E7" w:rsidRDefault="001A4D22">
            <w:pPr>
              <w:ind w:right="40"/>
              <w:jc w:val="right"/>
              <w:rPr>
                <w:del w:id="6449" w:author="Admin" w:date="2019-02-19T02:10:00Z"/>
                <w:sz w:val="20"/>
                <w:szCs w:val="20"/>
              </w:rPr>
            </w:pPr>
            <w:del w:id="6450" w:author="Admin" w:date="2019-02-19T02:10:00Z">
              <w:r w:rsidDel="002260E7">
                <w:rPr>
                  <w:rFonts w:ascii="Arial" w:eastAsia="Arial" w:hAnsi="Arial" w:cs="Arial"/>
                  <w:sz w:val="20"/>
                  <w:szCs w:val="20"/>
                </w:rPr>
                <w:delText>1</w:delText>
              </w:r>
            </w:del>
          </w:p>
        </w:tc>
        <w:tc>
          <w:tcPr>
            <w:tcW w:w="360" w:type="dxa"/>
            <w:tcBorders>
              <w:top w:val="single" w:sz="8" w:space="0" w:color="auto"/>
              <w:right w:val="single" w:sz="8" w:space="0" w:color="auto"/>
            </w:tcBorders>
            <w:vAlign w:val="bottom"/>
          </w:tcPr>
          <w:p w:rsidR="00A33515" w:rsidDel="002260E7" w:rsidRDefault="001A4D22">
            <w:pPr>
              <w:ind w:right="40"/>
              <w:jc w:val="right"/>
              <w:rPr>
                <w:del w:id="6451" w:author="Admin" w:date="2019-02-19T02:10:00Z"/>
                <w:sz w:val="20"/>
                <w:szCs w:val="20"/>
              </w:rPr>
            </w:pPr>
            <w:del w:id="6452" w:author="Admin" w:date="2019-02-19T02:10:00Z">
              <w:r w:rsidDel="002260E7">
                <w:rPr>
                  <w:rFonts w:ascii="Arial" w:eastAsia="Arial" w:hAnsi="Arial" w:cs="Arial"/>
                  <w:b/>
                  <w:bCs/>
                  <w:sz w:val="20"/>
                  <w:szCs w:val="20"/>
                </w:rPr>
                <w:delText>2</w:delText>
              </w:r>
            </w:del>
          </w:p>
        </w:tc>
        <w:tc>
          <w:tcPr>
            <w:tcW w:w="340" w:type="dxa"/>
            <w:tcBorders>
              <w:top w:val="single" w:sz="8" w:space="0" w:color="auto"/>
              <w:right w:val="single" w:sz="8" w:space="0" w:color="auto"/>
            </w:tcBorders>
            <w:vAlign w:val="bottom"/>
          </w:tcPr>
          <w:p w:rsidR="00A33515" w:rsidDel="002260E7" w:rsidRDefault="001A4D22">
            <w:pPr>
              <w:ind w:right="40"/>
              <w:jc w:val="right"/>
              <w:rPr>
                <w:del w:id="6453" w:author="Admin" w:date="2019-02-19T02:10:00Z"/>
                <w:sz w:val="20"/>
                <w:szCs w:val="20"/>
              </w:rPr>
            </w:pPr>
            <w:del w:id="6454" w:author="Admin" w:date="2019-02-19T02:10:00Z">
              <w:r w:rsidDel="002260E7">
                <w:rPr>
                  <w:rFonts w:ascii="Arial" w:eastAsia="Arial" w:hAnsi="Arial" w:cs="Arial"/>
                  <w:sz w:val="20"/>
                  <w:szCs w:val="20"/>
                </w:rPr>
                <w:delText>3</w:delText>
              </w:r>
            </w:del>
          </w:p>
        </w:tc>
        <w:tc>
          <w:tcPr>
            <w:tcW w:w="360" w:type="dxa"/>
            <w:tcBorders>
              <w:top w:val="single" w:sz="8" w:space="0" w:color="auto"/>
              <w:right w:val="single" w:sz="8" w:space="0" w:color="auto"/>
            </w:tcBorders>
            <w:vAlign w:val="bottom"/>
          </w:tcPr>
          <w:p w:rsidR="00A33515" w:rsidDel="002260E7" w:rsidRDefault="001A4D22">
            <w:pPr>
              <w:ind w:right="40"/>
              <w:jc w:val="right"/>
              <w:rPr>
                <w:del w:id="6455" w:author="Admin" w:date="2019-02-19T02:10:00Z"/>
                <w:sz w:val="20"/>
                <w:szCs w:val="20"/>
              </w:rPr>
            </w:pPr>
            <w:del w:id="6456" w:author="Admin" w:date="2019-02-19T02:10:00Z">
              <w:r w:rsidDel="002260E7">
                <w:rPr>
                  <w:rFonts w:ascii="Arial" w:eastAsia="Arial" w:hAnsi="Arial" w:cs="Arial"/>
                  <w:b/>
                  <w:bCs/>
                  <w:sz w:val="20"/>
                  <w:szCs w:val="20"/>
                </w:rPr>
                <w:delText>4</w:delText>
              </w:r>
            </w:del>
          </w:p>
        </w:tc>
        <w:tc>
          <w:tcPr>
            <w:tcW w:w="360" w:type="dxa"/>
            <w:tcBorders>
              <w:top w:val="single" w:sz="8" w:space="0" w:color="auto"/>
              <w:right w:val="single" w:sz="8" w:space="0" w:color="auto"/>
            </w:tcBorders>
            <w:vAlign w:val="bottom"/>
          </w:tcPr>
          <w:p w:rsidR="00A33515" w:rsidDel="002260E7" w:rsidRDefault="001A4D22">
            <w:pPr>
              <w:ind w:right="40"/>
              <w:jc w:val="right"/>
              <w:rPr>
                <w:del w:id="6457" w:author="Admin" w:date="2019-02-19T02:10:00Z"/>
                <w:sz w:val="20"/>
                <w:szCs w:val="20"/>
              </w:rPr>
            </w:pPr>
            <w:del w:id="6458" w:author="Admin" w:date="2019-02-19T02:10:00Z">
              <w:r w:rsidDel="002260E7">
                <w:rPr>
                  <w:rFonts w:ascii="Arial" w:eastAsia="Arial" w:hAnsi="Arial" w:cs="Arial"/>
                  <w:sz w:val="20"/>
                  <w:szCs w:val="20"/>
                </w:rPr>
                <w:delText>5</w:delText>
              </w:r>
            </w:del>
          </w:p>
        </w:tc>
        <w:tc>
          <w:tcPr>
            <w:tcW w:w="360" w:type="dxa"/>
            <w:tcBorders>
              <w:top w:val="single" w:sz="8" w:space="0" w:color="auto"/>
              <w:right w:val="single" w:sz="8" w:space="0" w:color="auto"/>
            </w:tcBorders>
            <w:vAlign w:val="bottom"/>
          </w:tcPr>
          <w:p w:rsidR="00A33515" w:rsidDel="002260E7" w:rsidRDefault="001A4D22">
            <w:pPr>
              <w:ind w:right="40"/>
              <w:jc w:val="right"/>
              <w:rPr>
                <w:del w:id="6459" w:author="Admin" w:date="2019-02-19T02:10:00Z"/>
                <w:sz w:val="20"/>
                <w:szCs w:val="20"/>
              </w:rPr>
            </w:pPr>
            <w:del w:id="6460" w:author="Admin" w:date="2019-02-19T02:10:00Z">
              <w:r w:rsidDel="002260E7">
                <w:rPr>
                  <w:rFonts w:ascii="Arial" w:eastAsia="Arial" w:hAnsi="Arial" w:cs="Arial"/>
                  <w:sz w:val="20"/>
                  <w:szCs w:val="20"/>
                </w:rPr>
                <w:delText>6</w:delText>
              </w:r>
            </w:del>
          </w:p>
        </w:tc>
        <w:tc>
          <w:tcPr>
            <w:tcW w:w="340" w:type="dxa"/>
            <w:tcBorders>
              <w:top w:val="single" w:sz="8" w:space="0" w:color="auto"/>
              <w:right w:val="single" w:sz="8" w:space="0" w:color="auto"/>
            </w:tcBorders>
            <w:vAlign w:val="bottom"/>
          </w:tcPr>
          <w:p w:rsidR="00A33515" w:rsidDel="002260E7" w:rsidRDefault="001A4D22">
            <w:pPr>
              <w:ind w:right="40"/>
              <w:jc w:val="right"/>
              <w:rPr>
                <w:del w:id="6461" w:author="Admin" w:date="2019-02-19T02:10:00Z"/>
                <w:sz w:val="20"/>
                <w:szCs w:val="20"/>
              </w:rPr>
            </w:pPr>
            <w:del w:id="6462" w:author="Admin" w:date="2019-02-19T02:10:00Z">
              <w:r w:rsidDel="002260E7">
                <w:rPr>
                  <w:rFonts w:ascii="Arial" w:eastAsia="Arial" w:hAnsi="Arial" w:cs="Arial"/>
                  <w:sz w:val="20"/>
                  <w:szCs w:val="20"/>
                </w:rPr>
                <w:delText>7</w:delText>
              </w:r>
            </w:del>
          </w:p>
        </w:tc>
      </w:tr>
      <w:tr w:rsidR="00A33515" w:rsidDel="002260E7">
        <w:trPr>
          <w:trHeight w:val="26"/>
          <w:del w:id="6463" w:author="Admin" w:date="2019-02-19T02:10:00Z"/>
        </w:trPr>
        <w:tc>
          <w:tcPr>
            <w:tcW w:w="320" w:type="dxa"/>
            <w:tcBorders>
              <w:left w:val="single" w:sz="8" w:space="0" w:color="auto"/>
              <w:bottom w:val="single" w:sz="8" w:space="0" w:color="auto"/>
            </w:tcBorders>
            <w:vAlign w:val="bottom"/>
          </w:tcPr>
          <w:p w:rsidR="00A33515" w:rsidDel="002260E7" w:rsidRDefault="00A33515">
            <w:pPr>
              <w:rPr>
                <w:del w:id="6464" w:author="Admin" w:date="2019-02-19T02:10:00Z"/>
                <w:sz w:val="2"/>
                <w:szCs w:val="2"/>
              </w:rPr>
            </w:pPr>
          </w:p>
        </w:tc>
        <w:tc>
          <w:tcPr>
            <w:tcW w:w="720" w:type="dxa"/>
            <w:tcBorders>
              <w:bottom w:val="single" w:sz="8" w:space="0" w:color="auto"/>
              <w:right w:val="single" w:sz="8" w:space="0" w:color="auto"/>
            </w:tcBorders>
            <w:vAlign w:val="bottom"/>
          </w:tcPr>
          <w:p w:rsidR="00A33515" w:rsidDel="002260E7" w:rsidRDefault="00A33515">
            <w:pPr>
              <w:rPr>
                <w:del w:id="6465"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6466"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6467" w:author="Admin" w:date="2019-02-19T02:10:00Z"/>
                <w:sz w:val="2"/>
                <w:szCs w:val="2"/>
              </w:rPr>
            </w:pPr>
          </w:p>
        </w:tc>
        <w:tc>
          <w:tcPr>
            <w:tcW w:w="340" w:type="dxa"/>
            <w:tcBorders>
              <w:bottom w:val="single" w:sz="8" w:space="0" w:color="auto"/>
              <w:right w:val="single" w:sz="8" w:space="0" w:color="auto"/>
            </w:tcBorders>
            <w:vAlign w:val="bottom"/>
          </w:tcPr>
          <w:p w:rsidR="00A33515" w:rsidDel="002260E7" w:rsidRDefault="00A33515">
            <w:pPr>
              <w:rPr>
                <w:del w:id="6468"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6469"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6470" w:author="Admin" w:date="2019-02-19T02:10:00Z"/>
                <w:sz w:val="2"/>
                <w:szCs w:val="2"/>
              </w:rPr>
            </w:pPr>
          </w:p>
        </w:tc>
        <w:tc>
          <w:tcPr>
            <w:tcW w:w="360" w:type="dxa"/>
            <w:tcBorders>
              <w:bottom w:val="single" w:sz="8" w:space="0" w:color="auto"/>
              <w:right w:val="single" w:sz="8" w:space="0" w:color="auto"/>
            </w:tcBorders>
            <w:vAlign w:val="bottom"/>
          </w:tcPr>
          <w:p w:rsidR="00A33515" w:rsidDel="002260E7" w:rsidRDefault="00A33515">
            <w:pPr>
              <w:rPr>
                <w:del w:id="6471" w:author="Admin" w:date="2019-02-19T02:10:00Z"/>
                <w:sz w:val="2"/>
                <w:szCs w:val="2"/>
              </w:rPr>
            </w:pPr>
          </w:p>
        </w:tc>
        <w:tc>
          <w:tcPr>
            <w:tcW w:w="340" w:type="dxa"/>
            <w:tcBorders>
              <w:bottom w:val="single" w:sz="8" w:space="0" w:color="auto"/>
              <w:right w:val="single" w:sz="8" w:space="0" w:color="auto"/>
            </w:tcBorders>
            <w:vAlign w:val="bottom"/>
          </w:tcPr>
          <w:p w:rsidR="00A33515" w:rsidDel="002260E7" w:rsidRDefault="00A33515">
            <w:pPr>
              <w:rPr>
                <w:del w:id="6472" w:author="Admin" w:date="2019-02-19T02:10:00Z"/>
                <w:sz w:val="2"/>
                <w:szCs w:val="2"/>
              </w:rPr>
            </w:pPr>
          </w:p>
        </w:tc>
      </w:tr>
      <w:tr w:rsidR="00A33515" w:rsidDel="002260E7">
        <w:trPr>
          <w:trHeight w:val="316"/>
          <w:del w:id="6473" w:author="Admin" w:date="2019-02-19T02:10:00Z"/>
        </w:trPr>
        <w:tc>
          <w:tcPr>
            <w:tcW w:w="320" w:type="dxa"/>
            <w:tcBorders>
              <w:left w:val="single" w:sz="8" w:space="0" w:color="auto"/>
              <w:bottom w:val="single" w:sz="8" w:space="0" w:color="auto"/>
            </w:tcBorders>
            <w:vAlign w:val="bottom"/>
          </w:tcPr>
          <w:p w:rsidR="00A33515" w:rsidDel="002260E7" w:rsidRDefault="001A4D22">
            <w:pPr>
              <w:ind w:left="120"/>
              <w:rPr>
                <w:del w:id="6474" w:author="Admin" w:date="2019-02-19T02:10:00Z"/>
                <w:sz w:val="20"/>
                <w:szCs w:val="20"/>
              </w:rPr>
            </w:pPr>
            <w:del w:id="6475" w:author="Admin" w:date="2019-02-19T02:10:00Z">
              <w:r w:rsidDel="002260E7">
                <w:rPr>
                  <w:rFonts w:ascii="Arial" w:eastAsia="Arial" w:hAnsi="Arial" w:cs="Arial"/>
                  <w:i/>
                  <w:iCs/>
                  <w:w w:val="89"/>
                  <w:sz w:val="20"/>
                  <w:szCs w:val="20"/>
                </w:rPr>
                <w:delText>x</w:delText>
              </w:r>
              <w:r w:rsidDel="002260E7">
                <w:rPr>
                  <w:rFonts w:ascii="Arial" w:eastAsia="Arial" w:hAnsi="Arial" w:cs="Arial"/>
                  <w:w w:val="89"/>
                  <w:sz w:val="27"/>
                  <w:szCs w:val="27"/>
                  <w:vertAlign w:val="superscript"/>
                </w:rPr>
                <w:delText>2</w:delText>
              </w:r>
            </w:del>
          </w:p>
        </w:tc>
        <w:tc>
          <w:tcPr>
            <w:tcW w:w="720" w:type="dxa"/>
            <w:tcBorders>
              <w:bottom w:val="single" w:sz="8" w:space="0" w:color="auto"/>
              <w:right w:val="single" w:sz="8" w:space="0" w:color="auto"/>
            </w:tcBorders>
            <w:vAlign w:val="bottom"/>
          </w:tcPr>
          <w:p w:rsidR="00A33515" w:rsidDel="002260E7" w:rsidRDefault="001A4D22">
            <w:pPr>
              <w:ind w:left="40"/>
              <w:rPr>
                <w:del w:id="6476" w:author="Admin" w:date="2019-02-19T02:10:00Z"/>
                <w:sz w:val="20"/>
                <w:szCs w:val="20"/>
              </w:rPr>
            </w:pPr>
            <w:del w:id="6477" w:author="Admin" w:date="2019-02-19T02:10:00Z">
              <w:r w:rsidDel="002260E7">
                <w:rPr>
                  <w:rFonts w:eastAsia="Times New Roman"/>
                  <w:sz w:val="20"/>
                  <w:szCs w:val="20"/>
                </w:rPr>
                <w:delText xml:space="preserve">mod </w:delText>
              </w:r>
              <w:r w:rsidDel="002260E7">
                <w:rPr>
                  <w:rFonts w:ascii="Arial" w:eastAsia="Arial" w:hAnsi="Arial" w:cs="Arial"/>
                  <w:sz w:val="20"/>
                  <w:szCs w:val="20"/>
                </w:rPr>
                <w:delText>2</w:delText>
              </w:r>
            </w:del>
          </w:p>
        </w:tc>
        <w:tc>
          <w:tcPr>
            <w:tcW w:w="360" w:type="dxa"/>
            <w:tcBorders>
              <w:bottom w:val="single" w:sz="8" w:space="0" w:color="auto"/>
              <w:right w:val="single" w:sz="8" w:space="0" w:color="auto"/>
            </w:tcBorders>
            <w:vAlign w:val="bottom"/>
          </w:tcPr>
          <w:p w:rsidR="00A33515" w:rsidDel="002260E7" w:rsidRDefault="001A4D22">
            <w:pPr>
              <w:ind w:right="40"/>
              <w:jc w:val="right"/>
              <w:rPr>
                <w:del w:id="6478" w:author="Admin" w:date="2019-02-19T02:10:00Z"/>
                <w:sz w:val="20"/>
                <w:szCs w:val="20"/>
              </w:rPr>
            </w:pPr>
            <w:del w:id="6479" w:author="Admin" w:date="2019-02-19T02:10:00Z">
              <w:r w:rsidDel="002260E7">
                <w:rPr>
                  <w:rFonts w:ascii="Arial" w:eastAsia="Arial" w:hAnsi="Arial" w:cs="Arial"/>
                  <w:sz w:val="20"/>
                  <w:szCs w:val="20"/>
                </w:rPr>
                <w:delText>1</w:delText>
              </w:r>
            </w:del>
          </w:p>
        </w:tc>
        <w:tc>
          <w:tcPr>
            <w:tcW w:w="360" w:type="dxa"/>
            <w:tcBorders>
              <w:bottom w:val="single" w:sz="8" w:space="0" w:color="auto"/>
              <w:right w:val="single" w:sz="8" w:space="0" w:color="auto"/>
            </w:tcBorders>
            <w:vAlign w:val="bottom"/>
          </w:tcPr>
          <w:p w:rsidR="00A33515" w:rsidDel="002260E7" w:rsidRDefault="001A4D22">
            <w:pPr>
              <w:ind w:right="40"/>
              <w:jc w:val="right"/>
              <w:rPr>
                <w:del w:id="6480" w:author="Admin" w:date="2019-02-19T02:10:00Z"/>
                <w:sz w:val="20"/>
                <w:szCs w:val="20"/>
              </w:rPr>
            </w:pPr>
            <w:del w:id="6481" w:author="Admin" w:date="2019-02-19T02:10:00Z">
              <w:r w:rsidDel="002260E7">
                <w:rPr>
                  <w:rFonts w:ascii="Arial" w:eastAsia="Arial" w:hAnsi="Arial" w:cs="Arial"/>
                  <w:b/>
                  <w:bCs/>
                  <w:sz w:val="20"/>
                  <w:szCs w:val="20"/>
                </w:rPr>
                <w:delText>0</w:delText>
              </w:r>
            </w:del>
          </w:p>
        </w:tc>
        <w:tc>
          <w:tcPr>
            <w:tcW w:w="340" w:type="dxa"/>
            <w:tcBorders>
              <w:bottom w:val="single" w:sz="8" w:space="0" w:color="auto"/>
              <w:right w:val="single" w:sz="8" w:space="0" w:color="auto"/>
            </w:tcBorders>
            <w:vAlign w:val="bottom"/>
          </w:tcPr>
          <w:p w:rsidR="00A33515" w:rsidDel="002260E7" w:rsidRDefault="001A4D22">
            <w:pPr>
              <w:ind w:right="40"/>
              <w:jc w:val="right"/>
              <w:rPr>
                <w:del w:id="6482" w:author="Admin" w:date="2019-02-19T02:10:00Z"/>
                <w:sz w:val="20"/>
                <w:szCs w:val="20"/>
              </w:rPr>
            </w:pPr>
            <w:del w:id="6483" w:author="Admin" w:date="2019-02-19T02:10:00Z">
              <w:r w:rsidDel="002260E7">
                <w:rPr>
                  <w:rFonts w:ascii="Arial" w:eastAsia="Arial" w:hAnsi="Arial" w:cs="Arial"/>
                  <w:sz w:val="20"/>
                  <w:szCs w:val="20"/>
                </w:rPr>
                <w:delText>1</w:delText>
              </w:r>
            </w:del>
          </w:p>
        </w:tc>
        <w:tc>
          <w:tcPr>
            <w:tcW w:w="360" w:type="dxa"/>
            <w:tcBorders>
              <w:bottom w:val="single" w:sz="8" w:space="0" w:color="auto"/>
              <w:right w:val="single" w:sz="8" w:space="0" w:color="auto"/>
            </w:tcBorders>
            <w:vAlign w:val="bottom"/>
          </w:tcPr>
          <w:p w:rsidR="00A33515" w:rsidDel="002260E7" w:rsidRDefault="001A4D22">
            <w:pPr>
              <w:ind w:right="40"/>
              <w:jc w:val="right"/>
              <w:rPr>
                <w:del w:id="6484" w:author="Admin" w:date="2019-02-19T02:10:00Z"/>
                <w:sz w:val="20"/>
                <w:szCs w:val="20"/>
              </w:rPr>
            </w:pPr>
            <w:del w:id="6485" w:author="Admin" w:date="2019-02-19T02:10:00Z">
              <w:r w:rsidDel="002260E7">
                <w:rPr>
                  <w:rFonts w:ascii="Arial" w:eastAsia="Arial" w:hAnsi="Arial" w:cs="Arial"/>
                  <w:b/>
                  <w:bCs/>
                  <w:sz w:val="20"/>
                  <w:szCs w:val="20"/>
                </w:rPr>
                <w:delText>0</w:delText>
              </w:r>
            </w:del>
          </w:p>
        </w:tc>
        <w:tc>
          <w:tcPr>
            <w:tcW w:w="360" w:type="dxa"/>
            <w:tcBorders>
              <w:bottom w:val="single" w:sz="8" w:space="0" w:color="auto"/>
              <w:right w:val="single" w:sz="8" w:space="0" w:color="auto"/>
            </w:tcBorders>
            <w:vAlign w:val="bottom"/>
          </w:tcPr>
          <w:p w:rsidR="00A33515" w:rsidDel="002260E7" w:rsidRDefault="001A4D22">
            <w:pPr>
              <w:ind w:right="40"/>
              <w:jc w:val="right"/>
              <w:rPr>
                <w:del w:id="6486" w:author="Admin" w:date="2019-02-19T02:10:00Z"/>
                <w:sz w:val="20"/>
                <w:szCs w:val="20"/>
              </w:rPr>
            </w:pPr>
            <w:del w:id="6487" w:author="Admin" w:date="2019-02-19T02:10:00Z">
              <w:r w:rsidDel="002260E7">
                <w:rPr>
                  <w:rFonts w:ascii="Arial" w:eastAsia="Arial" w:hAnsi="Arial" w:cs="Arial"/>
                  <w:sz w:val="20"/>
                  <w:szCs w:val="20"/>
                </w:rPr>
                <w:delText>1</w:delText>
              </w:r>
            </w:del>
          </w:p>
        </w:tc>
        <w:tc>
          <w:tcPr>
            <w:tcW w:w="360" w:type="dxa"/>
            <w:tcBorders>
              <w:bottom w:val="single" w:sz="8" w:space="0" w:color="auto"/>
              <w:right w:val="single" w:sz="8" w:space="0" w:color="auto"/>
            </w:tcBorders>
            <w:vAlign w:val="bottom"/>
          </w:tcPr>
          <w:p w:rsidR="00A33515" w:rsidDel="002260E7" w:rsidRDefault="001A4D22">
            <w:pPr>
              <w:ind w:right="40"/>
              <w:jc w:val="right"/>
              <w:rPr>
                <w:del w:id="6488" w:author="Admin" w:date="2019-02-19T02:10:00Z"/>
                <w:sz w:val="20"/>
                <w:szCs w:val="20"/>
              </w:rPr>
            </w:pPr>
            <w:del w:id="6489" w:author="Admin" w:date="2019-02-19T02:10:00Z">
              <w:r w:rsidDel="002260E7">
                <w:rPr>
                  <w:rFonts w:ascii="Arial" w:eastAsia="Arial" w:hAnsi="Arial" w:cs="Arial"/>
                  <w:sz w:val="20"/>
                  <w:szCs w:val="20"/>
                </w:rPr>
                <w:delText>0</w:delText>
              </w:r>
            </w:del>
          </w:p>
        </w:tc>
        <w:tc>
          <w:tcPr>
            <w:tcW w:w="340" w:type="dxa"/>
            <w:tcBorders>
              <w:bottom w:val="single" w:sz="8" w:space="0" w:color="auto"/>
              <w:right w:val="single" w:sz="8" w:space="0" w:color="auto"/>
            </w:tcBorders>
            <w:vAlign w:val="bottom"/>
          </w:tcPr>
          <w:p w:rsidR="00A33515" w:rsidDel="002260E7" w:rsidRDefault="001A4D22">
            <w:pPr>
              <w:ind w:right="40"/>
              <w:jc w:val="right"/>
              <w:rPr>
                <w:del w:id="6490" w:author="Admin" w:date="2019-02-19T02:10:00Z"/>
                <w:sz w:val="20"/>
                <w:szCs w:val="20"/>
              </w:rPr>
            </w:pPr>
            <w:del w:id="6491" w:author="Admin" w:date="2019-02-19T02:10:00Z">
              <w:r w:rsidDel="002260E7">
                <w:rPr>
                  <w:rFonts w:ascii="Arial" w:eastAsia="Arial" w:hAnsi="Arial" w:cs="Arial"/>
                  <w:sz w:val="20"/>
                  <w:szCs w:val="20"/>
                </w:rPr>
                <w:delText>1</w:delText>
              </w:r>
            </w:del>
          </w:p>
        </w:tc>
      </w:tr>
      <w:tr w:rsidR="00A33515" w:rsidDel="002260E7">
        <w:trPr>
          <w:trHeight w:val="315"/>
          <w:del w:id="6492" w:author="Admin" w:date="2019-02-19T02:10:00Z"/>
        </w:trPr>
        <w:tc>
          <w:tcPr>
            <w:tcW w:w="320" w:type="dxa"/>
            <w:tcBorders>
              <w:left w:val="single" w:sz="8" w:space="0" w:color="auto"/>
              <w:bottom w:val="single" w:sz="8" w:space="0" w:color="auto"/>
            </w:tcBorders>
            <w:vAlign w:val="bottom"/>
          </w:tcPr>
          <w:p w:rsidR="00A33515" w:rsidDel="002260E7" w:rsidRDefault="001A4D22">
            <w:pPr>
              <w:ind w:left="120"/>
              <w:rPr>
                <w:del w:id="6493" w:author="Admin" w:date="2019-02-19T02:10:00Z"/>
                <w:sz w:val="20"/>
                <w:szCs w:val="20"/>
              </w:rPr>
            </w:pPr>
            <w:del w:id="6494" w:author="Admin" w:date="2019-02-19T02:10:00Z">
              <w:r w:rsidDel="002260E7">
                <w:rPr>
                  <w:rFonts w:ascii="Arial" w:eastAsia="Arial" w:hAnsi="Arial" w:cs="Arial"/>
                  <w:i/>
                  <w:iCs/>
                  <w:w w:val="89"/>
                  <w:sz w:val="20"/>
                  <w:szCs w:val="20"/>
                </w:rPr>
                <w:delText>x</w:delText>
              </w:r>
              <w:r w:rsidDel="002260E7">
                <w:rPr>
                  <w:rFonts w:ascii="Arial" w:eastAsia="Arial" w:hAnsi="Arial" w:cs="Arial"/>
                  <w:w w:val="89"/>
                  <w:sz w:val="27"/>
                  <w:szCs w:val="27"/>
                  <w:vertAlign w:val="superscript"/>
                </w:rPr>
                <w:delText>2</w:delText>
              </w:r>
            </w:del>
          </w:p>
        </w:tc>
        <w:tc>
          <w:tcPr>
            <w:tcW w:w="720" w:type="dxa"/>
            <w:tcBorders>
              <w:bottom w:val="single" w:sz="8" w:space="0" w:color="auto"/>
              <w:right w:val="single" w:sz="8" w:space="0" w:color="auto"/>
            </w:tcBorders>
            <w:vAlign w:val="bottom"/>
          </w:tcPr>
          <w:p w:rsidR="00A33515" w:rsidDel="002260E7" w:rsidRDefault="001A4D22">
            <w:pPr>
              <w:ind w:left="40"/>
              <w:rPr>
                <w:del w:id="6495" w:author="Admin" w:date="2019-02-19T02:10:00Z"/>
                <w:sz w:val="20"/>
                <w:szCs w:val="20"/>
              </w:rPr>
            </w:pPr>
            <w:del w:id="6496" w:author="Admin" w:date="2019-02-19T02:10:00Z">
              <w:r w:rsidDel="002260E7">
                <w:rPr>
                  <w:rFonts w:eastAsia="Times New Roman"/>
                  <w:sz w:val="20"/>
                  <w:szCs w:val="20"/>
                </w:rPr>
                <w:delText xml:space="preserve">mod </w:delText>
              </w:r>
              <w:r w:rsidDel="002260E7">
                <w:rPr>
                  <w:rFonts w:ascii="Arial" w:eastAsia="Arial" w:hAnsi="Arial" w:cs="Arial"/>
                  <w:sz w:val="20"/>
                  <w:szCs w:val="20"/>
                </w:rPr>
                <w:delText>3</w:delText>
              </w:r>
            </w:del>
          </w:p>
        </w:tc>
        <w:tc>
          <w:tcPr>
            <w:tcW w:w="360" w:type="dxa"/>
            <w:tcBorders>
              <w:bottom w:val="single" w:sz="8" w:space="0" w:color="auto"/>
              <w:right w:val="single" w:sz="8" w:space="0" w:color="auto"/>
            </w:tcBorders>
            <w:vAlign w:val="bottom"/>
          </w:tcPr>
          <w:p w:rsidR="00A33515" w:rsidDel="002260E7" w:rsidRDefault="001A4D22">
            <w:pPr>
              <w:ind w:right="40"/>
              <w:jc w:val="right"/>
              <w:rPr>
                <w:del w:id="6497" w:author="Admin" w:date="2019-02-19T02:10:00Z"/>
                <w:sz w:val="20"/>
                <w:szCs w:val="20"/>
              </w:rPr>
            </w:pPr>
            <w:del w:id="6498" w:author="Admin" w:date="2019-02-19T02:10:00Z">
              <w:r w:rsidDel="002260E7">
                <w:rPr>
                  <w:rFonts w:ascii="Arial" w:eastAsia="Arial" w:hAnsi="Arial" w:cs="Arial"/>
                  <w:sz w:val="20"/>
                  <w:szCs w:val="20"/>
                </w:rPr>
                <w:delText>1</w:delText>
              </w:r>
            </w:del>
          </w:p>
        </w:tc>
        <w:tc>
          <w:tcPr>
            <w:tcW w:w="360" w:type="dxa"/>
            <w:tcBorders>
              <w:bottom w:val="single" w:sz="8" w:space="0" w:color="auto"/>
              <w:right w:val="single" w:sz="8" w:space="0" w:color="auto"/>
            </w:tcBorders>
            <w:vAlign w:val="bottom"/>
          </w:tcPr>
          <w:p w:rsidR="00A33515" w:rsidDel="002260E7" w:rsidRDefault="001A4D22">
            <w:pPr>
              <w:ind w:right="40"/>
              <w:jc w:val="right"/>
              <w:rPr>
                <w:del w:id="6499" w:author="Admin" w:date="2019-02-19T02:10:00Z"/>
                <w:sz w:val="20"/>
                <w:szCs w:val="20"/>
              </w:rPr>
            </w:pPr>
            <w:del w:id="6500" w:author="Admin" w:date="2019-02-19T02:10:00Z">
              <w:r w:rsidDel="002260E7">
                <w:rPr>
                  <w:rFonts w:ascii="Arial" w:eastAsia="Arial" w:hAnsi="Arial" w:cs="Arial"/>
                  <w:b/>
                  <w:bCs/>
                  <w:sz w:val="20"/>
                  <w:szCs w:val="20"/>
                </w:rPr>
                <w:delText>1</w:delText>
              </w:r>
            </w:del>
          </w:p>
        </w:tc>
        <w:tc>
          <w:tcPr>
            <w:tcW w:w="340" w:type="dxa"/>
            <w:tcBorders>
              <w:bottom w:val="single" w:sz="8" w:space="0" w:color="auto"/>
              <w:right w:val="single" w:sz="8" w:space="0" w:color="auto"/>
            </w:tcBorders>
            <w:vAlign w:val="bottom"/>
          </w:tcPr>
          <w:p w:rsidR="00A33515" w:rsidDel="002260E7" w:rsidRDefault="001A4D22">
            <w:pPr>
              <w:ind w:right="40"/>
              <w:jc w:val="right"/>
              <w:rPr>
                <w:del w:id="6501" w:author="Admin" w:date="2019-02-19T02:10:00Z"/>
                <w:sz w:val="20"/>
                <w:szCs w:val="20"/>
              </w:rPr>
            </w:pPr>
            <w:del w:id="6502" w:author="Admin" w:date="2019-02-19T02:10:00Z">
              <w:r w:rsidDel="002260E7">
                <w:rPr>
                  <w:rFonts w:ascii="Arial" w:eastAsia="Arial" w:hAnsi="Arial" w:cs="Arial"/>
                  <w:sz w:val="20"/>
                  <w:szCs w:val="20"/>
                </w:rPr>
                <w:delText>0</w:delText>
              </w:r>
            </w:del>
          </w:p>
        </w:tc>
        <w:tc>
          <w:tcPr>
            <w:tcW w:w="360" w:type="dxa"/>
            <w:tcBorders>
              <w:bottom w:val="single" w:sz="8" w:space="0" w:color="auto"/>
              <w:right w:val="single" w:sz="8" w:space="0" w:color="auto"/>
            </w:tcBorders>
            <w:vAlign w:val="bottom"/>
          </w:tcPr>
          <w:p w:rsidR="00A33515" w:rsidDel="002260E7" w:rsidRDefault="001A4D22">
            <w:pPr>
              <w:ind w:right="40"/>
              <w:jc w:val="right"/>
              <w:rPr>
                <w:del w:id="6503" w:author="Admin" w:date="2019-02-19T02:10:00Z"/>
                <w:sz w:val="20"/>
                <w:szCs w:val="20"/>
              </w:rPr>
            </w:pPr>
            <w:del w:id="6504" w:author="Admin" w:date="2019-02-19T02:10:00Z">
              <w:r w:rsidDel="002260E7">
                <w:rPr>
                  <w:rFonts w:ascii="Arial" w:eastAsia="Arial" w:hAnsi="Arial" w:cs="Arial"/>
                  <w:b/>
                  <w:bCs/>
                  <w:sz w:val="20"/>
                  <w:szCs w:val="20"/>
                </w:rPr>
                <w:delText>1</w:delText>
              </w:r>
            </w:del>
          </w:p>
        </w:tc>
        <w:tc>
          <w:tcPr>
            <w:tcW w:w="360" w:type="dxa"/>
            <w:tcBorders>
              <w:bottom w:val="single" w:sz="8" w:space="0" w:color="auto"/>
              <w:right w:val="single" w:sz="8" w:space="0" w:color="auto"/>
            </w:tcBorders>
            <w:vAlign w:val="bottom"/>
          </w:tcPr>
          <w:p w:rsidR="00A33515" w:rsidDel="002260E7" w:rsidRDefault="001A4D22">
            <w:pPr>
              <w:ind w:right="40"/>
              <w:jc w:val="right"/>
              <w:rPr>
                <w:del w:id="6505" w:author="Admin" w:date="2019-02-19T02:10:00Z"/>
                <w:sz w:val="20"/>
                <w:szCs w:val="20"/>
              </w:rPr>
            </w:pPr>
            <w:del w:id="6506" w:author="Admin" w:date="2019-02-19T02:10:00Z">
              <w:r w:rsidDel="002260E7">
                <w:rPr>
                  <w:rFonts w:ascii="Arial" w:eastAsia="Arial" w:hAnsi="Arial" w:cs="Arial"/>
                  <w:sz w:val="20"/>
                  <w:szCs w:val="20"/>
                </w:rPr>
                <w:delText>1</w:delText>
              </w:r>
            </w:del>
          </w:p>
        </w:tc>
        <w:tc>
          <w:tcPr>
            <w:tcW w:w="360" w:type="dxa"/>
            <w:tcBorders>
              <w:bottom w:val="single" w:sz="8" w:space="0" w:color="auto"/>
              <w:right w:val="single" w:sz="8" w:space="0" w:color="auto"/>
            </w:tcBorders>
            <w:vAlign w:val="bottom"/>
          </w:tcPr>
          <w:p w:rsidR="00A33515" w:rsidDel="002260E7" w:rsidRDefault="001A4D22">
            <w:pPr>
              <w:ind w:right="40"/>
              <w:jc w:val="right"/>
              <w:rPr>
                <w:del w:id="6507" w:author="Admin" w:date="2019-02-19T02:10:00Z"/>
                <w:sz w:val="20"/>
                <w:szCs w:val="20"/>
              </w:rPr>
            </w:pPr>
            <w:del w:id="6508" w:author="Admin" w:date="2019-02-19T02:10:00Z">
              <w:r w:rsidDel="002260E7">
                <w:rPr>
                  <w:rFonts w:ascii="Arial" w:eastAsia="Arial" w:hAnsi="Arial" w:cs="Arial"/>
                  <w:sz w:val="20"/>
                  <w:szCs w:val="20"/>
                </w:rPr>
                <w:delText>0</w:delText>
              </w:r>
            </w:del>
          </w:p>
        </w:tc>
        <w:tc>
          <w:tcPr>
            <w:tcW w:w="340" w:type="dxa"/>
            <w:tcBorders>
              <w:bottom w:val="single" w:sz="8" w:space="0" w:color="auto"/>
              <w:right w:val="single" w:sz="8" w:space="0" w:color="auto"/>
            </w:tcBorders>
            <w:vAlign w:val="bottom"/>
          </w:tcPr>
          <w:p w:rsidR="00A33515" w:rsidDel="002260E7" w:rsidRDefault="001A4D22">
            <w:pPr>
              <w:ind w:right="40"/>
              <w:jc w:val="right"/>
              <w:rPr>
                <w:del w:id="6509" w:author="Admin" w:date="2019-02-19T02:10:00Z"/>
                <w:sz w:val="20"/>
                <w:szCs w:val="20"/>
              </w:rPr>
            </w:pPr>
            <w:del w:id="6510" w:author="Admin" w:date="2019-02-19T02:10:00Z">
              <w:r w:rsidDel="002260E7">
                <w:rPr>
                  <w:rFonts w:ascii="Arial" w:eastAsia="Arial" w:hAnsi="Arial" w:cs="Arial"/>
                  <w:sz w:val="20"/>
                  <w:szCs w:val="20"/>
                </w:rPr>
                <w:delText>1</w:delText>
              </w:r>
            </w:del>
          </w:p>
        </w:tc>
      </w:tr>
    </w:tbl>
    <w:p w:rsidR="00A33515" w:rsidDel="002260E7" w:rsidRDefault="00A33515">
      <w:pPr>
        <w:spacing w:line="200" w:lineRule="exact"/>
        <w:rPr>
          <w:del w:id="6511" w:author="Admin" w:date="2019-02-19T02:10:00Z"/>
          <w:sz w:val="20"/>
          <w:szCs w:val="20"/>
        </w:rPr>
      </w:pPr>
    </w:p>
    <w:p w:rsidR="00A33515" w:rsidDel="002260E7" w:rsidRDefault="00A33515">
      <w:pPr>
        <w:rPr>
          <w:del w:id="6512"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156" w:lineRule="exact"/>
        <w:rPr>
          <w:del w:id="6513" w:author="Admin" w:date="2019-02-19T02:10:00Z"/>
          <w:sz w:val="20"/>
          <w:szCs w:val="20"/>
        </w:rPr>
      </w:pPr>
    </w:p>
    <w:p w:rsidR="00A33515" w:rsidDel="002260E7" w:rsidRDefault="001A4D22">
      <w:pPr>
        <w:ind w:right="-19"/>
        <w:jc w:val="center"/>
        <w:rPr>
          <w:del w:id="6514" w:author="Admin" w:date="2019-02-19T02:10:00Z"/>
          <w:sz w:val="20"/>
          <w:szCs w:val="20"/>
        </w:rPr>
      </w:pPr>
      <w:del w:id="6515"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272</w:delText>
        </w:r>
        <w:r w:rsidDel="002260E7">
          <w:rPr>
            <w:rFonts w:ascii="Arial" w:eastAsia="Arial" w:hAnsi="Arial" w:cs="Arial"/>
            <w:sz w:val="20"/>
            <w:szCs w:val="20"/>
          </w:rPr>
          <w:delText xml:space="preserve"> −</w:delText>
        </w:r>
      </w:del>
    </w:p>
    <w:p w:rsidR="00A33515" w:rsidDel="002260E7" w:rsidRDefault="00A33515">
      <w:pPr>
        <w:rPr>
          <w:del w:id="6516"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6517" w:author="Admin" w:date="2019-02-19T02:10:00Z"/>
          <w:sz w:val="20"/>
          <w:szCs w:val="20"/>
        </w:rPr>
      </w:pPr>
      <w:bookmarkStart w:id="6518" w:name="page283"/>
      <w:bookmarkEnd w:id="6518"/>
      <w:del w:id="6519"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6520" w:author="Admin" w:date="2019-02-19T02:10:00Z"/>
          <w:sz w:val="20"/>
          <w:szCs w:val="20"/>
        </w:rPr>
      </w:pPr>
    </w:p>
    <w:p w:rsidR="00A33515" w:rsidDel="002260E7" w:rsidRDefault="001A4D22">
      <w:pPr>
        <w:spacing w:line="287" w:lineRule="auto"/>
        <w:ind w:left="500"/>
        <w:jc w:val="both"/>
        <w:rPr>
          <w:del w:id="6521" w:author="Admin" w:date="2019-02-19T02:10:00Z"/>
          <w:sz w:val="20"/>
          <w:szCs w:val="20"/>
        </w:rPr>
      </w:pPr>
      <w:del w:id="6522" w:author="Admin" w:date="2019-02-19T02:10:00Z">
        <w:r w:rsidDel="002260E7">
          <w:rPr>
            <w:rFonts w:ascii="Arial" w:eastAsia="Arial" w:hAnsi="Arial" w:cs="Arial"/>
            <w:sz w:val="20"/>
            <w:szCs w:val="20"/>
          </w:rPr>
          <w:delText>Легко понять, что надо сверху выкинуть ноль (чтобы сумма остав-шихся чисел была чётна), а снизу единицу (в противном случае у нас останется пять единиц и один ноль — эти числа никак не рас-пределить на две группы, суммы которых сравнимы по модулю 3).</w:delText>
        </w:r>
      </w:del>
    </w:p>
    <w:p w:rsidR="00A33515" w:rsidDel="002260E7" w:rsidRDefault="00A33515">
      <w:pPr>
        <w:spacing w:line="39" w:lineRule="exact"/>
        <w:rPr>
          <w:del w:id="6523" w:author="Admin" w:date="2019-02-19T02:10:00Z"/>
          <w:sz w:val="20"/>
          <w:szCs w:val="20"/>
        </w:rPr>
      </w:pPr>
    </w:p>
    <w:p w:rsidR="00A33515" w:rsidDel="002260E7" w:rsidRDefault="001A4D22">
      <w:pPr>
        <w:ind w:left="500"/>
        <w:rPr>
          <w:del w:id="6524" w:author="Admin" w:date="2019-02-19T02:10:00Z"/>
          <w:sz w:val="20"/>
          <w:szCs w:val="20"/>
        </w:rPr>
      </w:pPr>
      <w:del w:id="6525" w:author="Admin" w:date="2019-02-19T02:10:00Z">
        <w:r w:rsidDel="002260E7">
          <w:rPr>
            <w:rFonts w:ascii="Arial" w:eastAsia="Arial" w:hAnsi="Arial" w:cs="Arial"/>
            <w:sz w:val="20"/>
            <w:szCs w:val="20"/>
          </w:rPr>
          <w:delText>То есть, подходит либо 2</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либо 4</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w:delText>
        </w:r>
      </w:del>
    </w:p>
    <w:p w:rsidR="00A33515" w:rsidDel="002260E7" w:rsidRDefault="00A33515">
      <w:pPr>
        <w:spacing w:line="7" w:lineRule="exact"/>
        <w:rPr>
          <w:del w:id="6526" w:author="Admin" w:date="2019-02-19T02:10:00Z"/>
          <w:sz w:val="20"/>
          <w:szCs w:val="20"/>
        </w:rPr>
      </w:pPr>
    </w:p>
    <w:tbl>
      <w:tblPr>
        <w:tblW w:w="0" w:type="auto"/>
        <w:tblInd w:w="500" w:type="dxa"/>
        <w:tblLayout w:type="fixed"/>
        <w:tblCellMar>
          <w:left w:w="0" w:type="dxa"/>
          <w:right w:w="0" w:type="dxa"/>
        </w:tblCellMar>
        <w:tblLook w:val="04A0" w:firstRow="1" w:lastRow="0" w:firstColumn="1" w:lastColumn="0" w:noHBand="0" w:noVBand="1"/>
      </w:tblPr>
      <w:tblGrid>
        <w:gridCol w:w="2900"/>
        <w:gridCol w:w="420"/>
        <w:gridCol w:w="2960"/>
        <w:gridCol w:w="20"/>
      </w:tblGrid>
      <w:tr w:rsidR="00A33515" w:rsidDel="002260E7">
        <w:trPr>
          <w:trHeight w:val="188"/>
          <w:del w:id="6527" w:author="Admin" w:date="2019-02-19T02:10:00Z"/>
        </w:trPr>
        <w:tc>
          <w:tcPr>
            <w:tcW w:w="2900" w:type="dxa"/>
            <w:vMerge w:val="restart"/>
            <w:vAlign w:val="bottom"/>
          </w:tcPr>
          <w:p w:rsidR="00A33515" w:rsidDel="002260E7" w:rsidRDefault="001A4D22">
            <w:pPr>
              <w:rPr>
                <w:del w:id="6528" w:author="Admin" w:date="2019-02-19T02:10:00Z"/>
                <w:sz w:val="20"/>
                <w:szCs w:val="20"/>
              </w:rPr>
            </w:pPr>
            <w:del w:id="6529" w:author="Admin" w:date="2019-02-19T02:10:00Z">
              <w:r w:rsidDel="002260E7">
                <w:rPr>
                  <w:rFonts w:ascii="Arial" w:eastAsia="Arial" w:hAnsi="Arial" w:cs="Arial"/>
                  <w:w w:val="99"/>
                  <w:sz w:val="20"/>
                  <w:szCs w:val="20"/>
                </w:rPr>
                <w:delText>Сумма 1</w:delText>
              </w:r>
              <w:r w:rsidDel="002260E7">
                <w:rPr>
                  <w:rFonts w:ascii="Arial" w:eastAsia="Arial" w:hAnsi="Arial" w:cs="Arial"/>
                  <w:w w:val="99"/>
                  <w:sz w:val="27"/>
                  <w:szCs w:val="27"/>
                  <w:vertAlign w:val="superscript"/>
                </w:rPr>
                <w:delText>2</w:delText>
              </w:r>
              <w:r w:rsidDel="002260E7">
                <w:rPr>
                  <w:rFonts w:ascii="Arial" w:eastAsia="Arial" w:hAnsi="Arial" w:cs="Arial"/>
                  <w:w w:val="99"/>
                  <w:sz w:val="20"/>
                  <w:szCs w:val="20"/>
                </w:rPr>
                <w:delText xml:space="preserve"> </w:delText>
              </w:r>
              <w:r w:rsidDel="002260E7">
                <w:rPr>
                  <w:rFonts w:eastAsia="Times New Roman"/>
                  <w:w w:val="99"/>
                  <w:sz w:val="20"/>
                  <w:szCs w:val="20"/>
                </w:rPr>
                <w:delText>+</w:delText>
              </w:r>
              <w:r w:rsidDel="002260E7">
                <w:rPr>
                  <w:rFonts w:ascii="Arial" w:eastAsia="Arial" w:hAnsi="Arial" w:cs="Arial"/>
                  <w:w w:val="99"/>
                  <w:sz w:val="20"/>
                  <w:szCs w:val="20"/>
                </w:rPr>
                <w:delText xml:space="preserve"> </w:delText>
              </w:r>
              <w:r w:rsidDel="002260E7">
                <w:rPr>
                  <w:rFonts w:eastAsia="Times New Roman"/>
                  <w:i/>
                  <w:iCs/>
                  <w:w w:val="99"/>
                  <w:sz w:val="20"/>
                  <w:szCs w:val="20"/>
                </w:rPr>
                <w:delText>: : :</w:delText>
              </w:r>
              <w:r w:rsidDel="002260E7">
                <w:rPr>
                  <w:rFonts w:ascii="Arial" w:eastAsia="Arial" w:hAnsi="Arial" w:cs="Arial"/>
                  <w:w w:val="99"/>
                  <w:sz w:val="20"/>
                  <w:szCs w:val="20"/>
                </w:rPr>
                <w:delText xml:space="preserve"> </w:delText>
              </w:r>
              <w:r w:rsidDel="002260E7">
                <w:rPr>
                  <w:rFonts w:eastAsia="Times New Roman"/>
                  <w:w w:val="99"/>
                  <w:sz w:val="20"/>
                  <w:szCs w:val="20"/>
                </w:rPr>
                <w:delText>+</w:delText>
              </w:r>
              <w:r w:rsidDel="002260E7">
                <w:rPr>
                  <w:rFonts w:ascii="Arial" w:eastAsia="Arial" w:hAnsi="Arial" w:cs="Arial"/>
                  <w:w w:val="99"/>
                  <w:sz w:val="20"/>
                  <w:szCs w:val="20"/>
                </w:rPr>
                <w:delText xml:space="preserve"> 7</w:delText>
              </w:r>
              <w:r w:rsidDel="002260E7">
                <w:rPr>
                  <w:rFonts w:ascii="Arial" w:eastAsia="Arial" w:hAnsi="Arial" w:cs="Arial"/>
                  <w:w w:val="99"/>
                  <w:sz w:val="27"/>
                  <w:szCs w:val="27"/>
                  <w:vertAlign w:val="superscript"/>
                </w:rPr>
                <w:delText>2</w:delText>
              </w:r>
              <w:r w:rsidDel="002260E7">
                <w:rPr>
                  <w:rFonts w:ascii="Arial" w:eastAsia="Arial" w:hAnsi="Arial" w:cs="Arial"/>
                  <w:w w:val="99"/>
                  <w:sz w:val="20"/>
                  <w:szCs w:val="20"/>
                </w:rPr>
                <w:delText xml:space="preserve"> равна 140.</w:delText>
              </w:r>
            </w:del>
          </w:p>
        </w:tc>
        <w:tc>
          <w:tcPr>
            <w:tcW w:w="420" w:type="dxa"/>
            <w:tcBorders>
              <w:bottom w:val="single" w:sz="8" w:space="0" w:color="auto"/>
            </w:tcBorders>
            <w:vAlign w:val="bottom"/>
          </w:tcPr>
          <w:p w:rsidR="00A33515" w:rsidDel="002260E7" w:rsidRDefault="001A4D22">
            <w:pPr>
              <w:jc w:val="right"/>
              <w:rPr>
                <w:del w:id="6530" w:author="Admin" w:date="2019-02-19T02:10:00Z"/>
                <w:sz w:val="20"/>
                <w:szCs w:val="20"/>
              </w:rPr>
            </w:pPr>
            <w:del w:id="6531" w:author="Admin" w:date="2019-02-19T02:10:00Z">
              <w:r w:rsidDel="002260E7">
                <w:rPr>
                  <w:rFonts w:ascii="Arial" w:eastAsia="Arial" w:hAnsi="Arial" w:cs="Arial"/>
                  <w:sz w:val="14"/>
                  <w:szCs w:val="14"/>
                </w:rPr>
                <w:delText>140  4</w:delText>
              </w:r>
            </w:del>
          </w:p>
        </w:tc>
        <w:tc>
          <w:tcPr>
            <w:tcW w:w="2960" w:type="dxa"/>
            <w:vMerge w:val="restart"/>
            <w:vAlign w:val="bottom"/>
          </w:tcPr>
          <w:p w:rsidR="00A33515" w:rsidDel="002260E7" w:rsidRDefault="001A4D22">
            <w:pPr>
              <w:ind w:left="100"/>
              <w:rPr>
                <w:del w:id="6532" w:author="Admin" w:date="2019-02-19T02:10:00Z"/>
                <w:sz w:val="20"/>
                <w:szCs w:val="20"/>
              </w:rPr>
            </w:pPr>
            <w:del w:id="6533" w:author="Admin" w:date="2019-02-19T02:10:00Z">
              <w:r w:rsidDel="002260E7">
                <w:rPr>
                  <w:rFonts w:eastAsia="Times New Roman"/>
                  <w:sz w:val="20"/>
                  <w:szCs w:val="20"/>
                </w:rPr>
                <w:delText xml:space="preserve">= </w:delText>
              </w:r>
              <w:r w:rsidDel="002260E7">
                <w:rPr>
                  <w:rFonts w:ascii="Arial" w:eastAsia="Arial" w:hAnsi="Arial" w:cs="Arial"/>
                  <w:sz w:val="20"/>
                  <w:szCs w:val="20"/>
                </w:rPr>
                <w:delText>68, 68   49</w:delText>
              </w:r>
              <w:r w:rsidDel="002260E7">
                <w:rPr>
                  <w:rFonts w:eastAsia="Times New Roman"/>
                  <w:sz w:val="20"/>
                  <w:szCs w:val="20"/>
                </w:rPr>
                <w:delText xml:space="preserve"> = </w:delText>
              </w:r>
              <w:r w:rsidDel="002260E7">
                <w:rPr>
                  <w:rFonts w:ascii="Arial" w:eastAsia="Arial" w:hAnsi="Arial" w:cs="Arial"/>
                  <w:sz w:val="20"/>
                  <w:szCs w:val="20"/>
                </w:rPr>
                <w:delText>19 —</w:delText>
              </w:r>
              <w:r w:rsidDel="002260E7">
                <w:rPr>
                  <w:rFonts w:eastAsia="Times New Roman"/>
                  <w:sz w:val="20"/>
                  <w:szCs w:val="20"/>
                </w:rPr>
                <w:delText xml:space="preserve"> </w:delText>
              </w:r>
              <w:r w:rsidDel="002260E7">
                <w:rPr>
                  <w:rFonts w:ascii="Arial" w:eastAsia="Arial" w:hAnsi="Arial" w:cs="Arial"/>
                  <w:sz w:val="20"/>
                  <w:szCs w:val="20"/>
                </w:rPr>
                <w:delText>двумя из</w:delText>
              </w:r>
            </w:del>
          </w:p>
        </w:tc>
        <w:tc>
          <w:tcPr>
            <w:tcW w:w="0" w:type="dxa"/>
            <w:vAlign w:val="bottom"/>
          </w:tcPr>
          <w:p w:rsidR="00A33515" w:rsidDel="002260E7" w:rsidRDefault="00A33515">
            <w:pPr>
              <w:rPr>
                <w:del w:id="6534" w:author="Admin" w:date="2019-02-19T02:10:00Z"/>
                <w:sz w:val="1"/>
                <w:szCs w:val="1"/>
              </w:rPr>
            </w:pPr>
          </w:p>
        </w:tc>
      </w:tr>
      <w:tr w:rsidR="00A33515" w:rsidDel="002260E7">
        <w:trPr>
          <w:trHeight w:val="102"/>
          <w:del w:id="6535" w:author="Admin" w:date="2019-02-19T02:10:00Z"/>
        </w:trPr>
        <w:tc>
          <w:tcPr>
            <w:tcW w:w="2900" w:type="dxa"/>
            <w:vMerge/>
            <w:vAlign w:val="bottom"/>
          </w:tcPr>
          <w:p w:rsidR="00A33515" w:rsidDel="002260E7" w:rsidRDefault="00A33515">
            <w:pPr>
              <w:rPr>
                <w:del w:id="6536" w:author="Admin" w:date="2019-02-19T02:10:00Z"/>
                <w:sz w:val="8"/>
                <w:szCs w:val="8"/>
              </w:rPr>
            </w:pPr>
          </w:p>
        </w:tc>
        <w:tc>
          <w:tcPr>
            <w:tcW w:w="420" w:type="dxa"/>
            <w:vMerge w:val="restart"/>
            <w:vAlign w:val="bottom"/>
          </w:tcPr>
          <w:p w:rsidR="00A33515" w:rsidDel="002260E7" w:rsidRDefault="001A4D22">
            <w:pPr>
              <w:spacing w:line="148" w:lineRule="exact"/>
              <w:ind w:right="110"/>
              <w:jc w:val="right"/>
              <w:rPr>
                <w:del w:id="6537" w:author="Admin" w:date="2019-02-19T02:10:00Z"/>
                <w:sz w:val="20"/>
                <w:szCs w:val="20"/>
              </w:rPr>
            </w:pPr>
            <w:del w:id="6538" w:author="Admin" w:date="2019-02-19T02:10:00Z">
              <w:r w:rsidDel="002260E7">
                <w:rPr>
                  <w:rFonts w:ascii="Arial" w:eastAsia="Arial" w:hAnsi="Arial" w:cs="Arial"/>
                  <w:sz w:val="14"/>
                  <w:szCs w:val="14"/>
                </w:rPr>
                <w:delText>2</w:delText>
              </w:r>
            </w:del>
          </w:p>
        </w:tc>
        <w:tc>
          <w:tcPr>
            <w:tcW w:w="2960" w:type="dxa"/>
            <w:vMerge/>
            <w:vAlign w:val="bottom"/>
          </w:tcPr>
          <w:p w:rsidR="00A33515" w:rsidDel="002260E7" w:rsidRDefault="00A33515">
            <w:pPr>
              <w:rPr>
                <w:del w:id="6539" w:author="Admin" w:date="2019-02-19T02:10:00Z"/>
                <w:sz w:val="8"/>
                <w:szCs w:val="8"/>
              </w:rPr>
            </w:pPr>
          </w:p>
        </w:tc>
        <w:tc>
          <w:tcPr>
            <w:tcW w:w="0" w:type="dxa"/>
            <w:vAlign w:val="bottom"/>
          </w:tcPr>
          <w:p w:rsidR="00A33515" w:rsidDel="002260E7" w:rsidRDefault="00A33515">
            <w:pPr>
              <w:rPr>
                <w:del w:id="6540" w:author="Admin" w:date="2019-02-19T02:10:00Z"/>
                <w:sz w:val="1"/>
                <w:szCs w:val="1"/>
              </w:rPr>
            </w:pPr>
          </w:p>
        </w:tc>
      </w:tr>
      <w:tr w:rsidR="00A33515" w:rsidDel="002260E7">
        <w:trPr>
          <w:trHeight w:val="46"/>
          <w:del w:id="6541" w:author="Admin" w:date="2019-02-19T02:10:00Z"/>
        </w:trPr>
        <w:tc>
          <w:tcPr>
            <w:tcW w:w="2900" w:type="dxa"/>
            <w:vAlign w:val="bottom"/>
          </w:tcPr>
          <w:p w:rsidR="00A33515" w:rsidDel="002260E7" w:rsidRDefault="00A33515">
            <w:pPr>
              <w:rPr>
                <w:del w:id="6542" w:author="Admin" w:date="2019-02-19T02:10:00Z"/>
                <w:sz w:val="3"/>
                <w:szCs w:val="3"/>
              </w:rPr>
            </w:pPr>
          </w:p>
        </w:tc>
        <w:tc>
          <w:tcPr>
            <w:tcW w:w="420" w:type="dxa"/>
            <w:vMerge/>
            <w:vAlign w:val="bottom"/>
          </w:tcPr>
          <w:p w:rsidR="00A33515" w:rsidDel="002260E7" w:rsidRDefault="00A33515">
            <w:pPr>
              <w:rPr>
                <w:del w:id="6543" w:author="Admin" w:date="2019-02-19T02:10:00Z"/>
                <w:sz w:val="3"/>
                <w:szCs w:val="3"/>
              </w:rPr>
            </w:pPr>
          </w:p>
        </w:tc>
        <w:tc>
          <w:tcPr>
            <w:tcW w:w="2960" w:type="dxa"/>
            <w:vAlign w:val="bottom"/>
          </w:tcPr>
          <w:p w:rsidR="00A33515" w:rsidDel="002260E7" w:rsidRDefault="00A33515">
            <w:pPr>
              <w:rPr>
                <w:del w:id="6544" w:author="Admin" w:date="2019-02-19T02:10:00Z"/>
                <w:sz w:val="3"/>
                <w:szCs w:val="3"/>
              </w:rPr>
            </w:pPr>
          </w:p>
        </w:tc>
        <w:tc>
          <w:tcPr>
            <w:tcW w:w="0" w:type="dxa"/>
            <w:vAlign w:val="bottom"/>
          </w:tcPr>
          <w:p w:rsidR="00A33515" w:rsidDel="002260E7" w:rsidRDefault="00A33515">
            <w:pPr>
              <w:rPr>
                <w:del w:id="6545" w:author="Admin" w:date="2019-02-19T02:10:00Z"/>
                <w:sz w:val="1"/>
                <w:szCs w:val="1"/>
              </w:rPr>
            </w:pPr>
          </w:p>
        </w:tc>
      </w:tr>
    </w:tbl>
    <w:p w:rsidR="00A33515" w:rsidDel="002260E7" w:rsidRDefault="001A4D22">
      <w:pPr>
        <w:spacing w:line="267" w:lineRule="auto"/>
        <w:ind w:left="500"/>
        <w:jc w:val="both"/>
        <w:rPr>
          <w:del w:id="6546" w:author="Admin" w:date="2019-02-19T02:10:00Z"/>
          <w:sz w:val="20"/>
          <w:szCs w:val="20"/>
        </w:rPr>
      </w:pPr>
      <w:del w:id="6547" w:author="Admin" w:date="2019-02-19T02:10:00Z">
        <w:r w:rsidDel="002260E7">
          <w:rPr>
            <w:rFonts w:ascii="Arial" w:eastAsia="Arial" w:hAnsi="Arial" w:cs="Arial"/>
            <w:sz w:val="20"/>
            <w:szCs w:val="20"/>
          </w:rPr>
          <w:delText>трёх квадратов, которые мы поместим вместе с 49, нельзя собрать 19 (потому что 19 вообще не получается как сумма двух квадратов), поэтому вариант с выкидыванием двойки не подходит.</w:delText>
        </w:r>
      </w:del>
    </w:p>
    <w:p w:rsidR="00A33515" w:rsidDel="002260E7" w:rsidRDefault="00A33515">
      <w:pPr>
        <w:spacing w:line="37" w:lineRule="exact"/>
        <w:rPr>
          <w:del w:id="6548" w:author="Admin" w:date="2019-02-19T02:10:00Z"/>
          <w:sz w:val="20"/>
          <w:szCs w:val="20"/>
        </w:rPr>
      </w:pPr>
    </w:p>
    <w:p w:rsidR="00A33515" w:rsidDel="002260E7" w:rsidRDefault="001A4D22">
      <w:pPr>
        <w:ind w:left="500"/>
        <w:rPr>
          <w:del w:id="6549" w:author="Admin" w:date="2019-02-19T02:10:00Z"/>
          <w:sz w:val="20"/>
          <w:szCs w:val="20"/>
        </w:rPr>
      </w:pPr>
      <w:del w:id="6550" w:author="Admin" w:date="2019-02-19T02:10:00Z">
        <w:r w:rsidDel="002260E7">
          <w:rPr>
            <w:rFonts w:ascii="Arial" w:eastAsia="Arial" w:hAnsi="Arial" w:cs="Arial"/>
            <w:sz w:val="19"/>
            <w:szCs w:val="19"/>
          </w:rPr>
          <w:delText xml:space="preserve">Наконец, </w:delText>
        </w:r>
        <w:r w:rsidDel="002260E7">
          <w:rPr>
            <w:rFonts w:ascii="Arial" w:eastAsia="Arial" w:hAnsi="Arial" w:cs="Arial"/>
            <w:sz w:val="26"/>
            <w:szCs w:val="26"/>
            <w:vertAlign w:val="superscript"/>
          </w:rPr>
          <w:delText>140</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 </w:delText>
        </w:r>
        <w:r w:rsidDel="002260E7">
          <w:rPr>
            <w:rFonts w:ascii="Arial" w:eastAsia="Arial" w:hAnsi="Arial" w:cs="Arial"/>
            <w:sz w:val="26"/>
            <w:szCs w:val="26"/>
            <w:vertAlign w:val="superscript"/>
          </w:rPr>
          <w:delText>16</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62, 49 </w:delText>
        </w:r>
        <w:r w:rsidDel="002260E7">
          <w:rPr>
            <w:rFonts w:eastAsia="Times New Roman"/>
            <w:sz w:val="19"/>
            <w:szCs w:val="19"/>
          </w:rPr>
          <w:delText>+</w:delText>
        </w:r>
        <w:r w:rsidDel="002260E7">
          <w:rPr>
            <w:rFonts w:ascii="Arial" w:eastAsia="Arial" w:hAnsi="Arial" w:cs="Arial"/>
            <w:sz w:val="19"/>
            <w:szCs w:val="19"/>
          </w:rPr>
          <w:delText xml:space="preserve"> 9 </w:delText>
        </w:r>
        <w:r w:rsidDel="002260E7">
          <w:rPr>
            <w:rFonts w:eastAsia="Times New Roman"/>
            <w:sz w:val="19"/>
            <w:szCs w:val="19"/>
          </w:rPr>
          <w:delText>+</w:delText>
        </w:r>
        <w:r w:rsidDel="002260E7">
          <w:rPr>
            <w:rFonts w:ascii="Arial" w:eastAsia="Arial" w:hAnsi="Arial" w:cs="Arial"/>
            <w:sz w:val="19"/>
            <w:szCs w:val="19"/>
          </w:rPr>
          <w:delText xml:space="preserve"> 4 </w:delText>
        </w:r>
        <w:r w:rsidDel="002260E7">
          <w:rPr>
            <w:rFonts w:eastAsia="Times New Roman"/>
            <w:sz w:val="19"/>
            <w:szCs w:val="19"/>
          </w:rPr>
          <w:delText>=</w:delText>
        </w:r>
        <w:r w:rsidDel="002260E7">
          <w:rPr>
            <w:rFonts w:ascii="Arial" w:eastAsia="Arial" w:hAnsi="Arial" w:cs="Arial"/>
            <w:sz w:val="19"/>
            <w:szCs w:val="19"/>
          </w:rPr>
          <w:delText xml:space="preserve"> 62 </w:delText>
        </w:r>
        <w:r w:rsidDel="002260E7">
          <w:rPr>
            <w:rFonts w:eastAsia="Times New Roman"/>
            <w:sz w:val="19"/>
            <w:szCs w:val="19"/>
          </w:rPr>
          <w:delText>=</w:delText>
        </w:r>
        <w:r w:rsidDel="002260E7">
          <w:rPr>
            <w:rFonts w:ascii="Arial" w:eastAsia="Arial" w:hAnsi="Arial" w:cs="Arial"/>
            <w:sz w:val="19"/>
            <w:szCs w:val="19"/>
          </w:rPr>
          <w:delText xml:space="preserve"> 36 </w:delText>
        </w:r>
        <w:r w:rsidDel="002260E7">
          <w:rPr>
            <w:rFonts w:eastAsia="Times New Roman"/>
            <w:sz w:val="19"/>
            <w:szCs w:val="19"/>
          </w:rPr>
          <w:delText>+</w:delText>
        </w:r>
        <w:r w:rsidDel="002260E7">
          <w:rPr>
            <w:rFonts w:ascii="Arial" w:eastAsia="Arial" w:hAnsi="Arial" w:cs="Arial"/>
            <w:sz w:val="19"/>
            <w:szCs w:val="19"/>
          </w:rPr>
          <w:delText xml:space="preserve"> 25 </w:delText>
        </w:r>
        <w:r w:rsidDel="002260E7">
          <w:rPr>
            <w:rFonts w:eastAsia="Times New Roman"/>
            <w:sz w:val="19"/>
            <w:szCs w:val="19"/>
          </w:rPr>
          <w:delText>+</w:delText>
        </w:r>
        <w:r w:rsidDel="002260E7">
          <w:rPr>
            <w:rFonts w:ascii="Arial" w:eastAsia="Arial" w:hAnsi="Arial" w:cs="Arial"/>
            <w:sz w:val="19"/>
            <w:szCs w:val="19"/>
          </w:rPr>
          <w:delText xml:space="preserve"> 1. Это и есть ответ.</w:delText>
        </w:r>
      </w:del>
    </w:p>
    <w:p w:rsidR="00A33515" w:rsidDel="002260E7" w:rsidRDefault="001A4D22">
      <w:pPr>
        <w:spacing w:line="20" w:lineRule="exact"/>
        <w:rPr>
          <w:del w:id="6551" w:author="Admin" w:date="2019-02-19T02:10:00Z"/>
          <w:sz w:val="20"/>
          <w:szCs w:val="20"/>
        </w:rPr>
      </w:pPr>
      <w:del w:id="6552" w:author="Admin" w:date="2019-02-19T02:10:00Z">
        <w:r w:rsidDel="002260E7">
          <w:rPr>
            <w:noProof/>
            <w:sz w:val="20"/>
            <w:szCs w:val="20"/>
          </w:rPr>
          <mc:AlternateContent>
            <mc:Choice Requires="wps">
              <w:drawing>
                <wp:anchor distT="0" distB="0" distL="114300" distR="114300" simplePos="0" relativeHeight="251836416" behindDoc="1" locked="0" layoutInCell="0" allowOverlap="1" wp14:anchorId="145DCB1B" wp14:editId="6D459A4E">
                  <wp:simplePos x="0" y="0"/>
                  <wp:positionH relativeFrom="column">
                    <wp:posOffset>907415</wp:posOffset>
                  </wp:positionH>
                  <wp:positionV relativeFrom="paragraph">
                    <wp:posOffset>-74295</wp:posOffset>
                  </wp:positionV>
                  <wp:extent cx="315595" cy="0"/>
                  <wp:effectExtent l="0" t="0" r="0" b="0"/>
                  <wp:wrapNone/>
                  <wp:docPr id="475" name="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55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75" o:spid="_x0000_s1026" style="position:absolute;z-index:-251480064;visibility:visible;mso-wrap-style:square;mso-wrap-distance-left:9pt;mso-wrap-distance-top:0;mso-wrap-distance-right:9pt;mso-wrap-distance-bottom:0;mso-position-horizontal:absolute;mso-position-horizontal-relative:text;mso-position-vertical:absolute;mso-position-vertical-relative:text" from="71.45pt,-5.85pt" to="96.3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" o:allowincell="f" filled="t" strokeweight=".14039mm">
                  <v:stroke joinstyle="miter"/>
                  <o:lock v:ext="edit" shapetype="f"/>
                </v:line>
              </w:pict>
            </mc:Fallback>
          </mc:AlternateContent>
        </w:r>
      </w:del>
    </w:p>
    <w:p w:rsidR="00A33515" w:rsidDel="002260E7" w:rsidRDefault="00A33515">
      <w:pPr>
        <w:spacing w:line="140" w:lineRule="exact"/>
        <w:rPr>
          <w:del w:id="6553" w:author="Admin" w:date="2019-02-19T02:10:00Z"/>
          <w:sz w:val="20"/>
          <w:szCs w:val="20"/>
        </w:rPr>
      </w:pPr>
    </w:p>
    <w:p w:rsidR="00A33515" w:rsidDel="002260E7" w:rsidRDefault="001A4D22">
      <w:pPr>
        <w:numPr>
          <w:ilvl w:val="0"/>
          <w:numId w:val="632"/>
        </w:numPr>
        <w:tabs>
          <w:tab w:val="left" w:pos="500"/>
        </w:tabs>
        <w:spacing w:line="303" w:lineRule="auto"/>
        <w:ind w:left="500" w:hanging="290"/>
        <w:rPr>
          <w:del w:id="6554" w:author="Admin" w:date="2019-02-19T02:10:00Z"/>
          <w:rFonts w:ascii="Arial" w:eastAsia="Arial" w:hAnsi="Arial" w:cs="Arial"/>
          <w:b/>
          <w:bCs/>
          <w:sz w:val="20"/>
          <w:szCs w:val="20"/>
        </w:rPr>
        <w:pPrChange w:id="6555" w:author="Admin" w:date="2019-02-19T00:19:00Z">
          <w:pPr>
            <w:numPr>
              <w:numId w:val="635"/>
            </w:numPr>
            <w:tabs>
              <w:tab w:val="left" w:pos="500"/>
            </w:tabs>
            <w:spacing w:line="303" w:lineRule="auto"/>
            <w:ind w:left="500" w:hanging="290"/>
          </w:pPr>
        </w:pPrChange>
      </w:pPr>
      <w:del w:id="6556" w:author="Admin" w:date="2019-02-19T02:10:00Z">
        <w:r w:rsidDel="002260E7">
          <w:rPr>
            <w:rFonts w:ascii="Arial" w:eastAsia="Arial" w:hAnsi="Arial" w:cs="Arial"/>
            <w:sz w:val="20"/>
            <w:szCs w:val="20"/>
          </w:rPr>
          <w:delText xml:space="preserve">Найдите все пары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xml:space="preserve"> неотрицательных целых чисел, удовлетво-ряющих равенству</w:delText>
        </w:r>
      </w:del>
    </w:p>
    <w:p w:rsidR="00A33515" w:rsidDel="002260E7" w:rsidRDefault="00A33515">
      <w:pPr>
        <w:spacing w:line="279" w:lineRule="exact"/>
        <w:rPr>
          <w:del w:id="6557" w:author="Admin" w:date="2019-02-19T02:10:00Z"/>
          <w:sz w:val="20"/>
          <w:szCs w:val="20"/>
        </w:rPr>
      </w:pPr>
    </w:p>
    <w:p w:rsidR="00A33515" w:rsidDel="002260E7" w:rsidRDefault="001A4D22">
      <w:pPr>
        <w:numPr>
          <w:ilvl w:val="0"/>
          <w:numId w:val="633"/>
        </w:numPr>
        <w:tabs>
          <w:tab w:val="left" w:pos="3100"/>
        </w:tabs>
        <w:ind w:left="3100" w:hanging="342"/>
        <w:rPr>
          <w:del w:id="6558" w:author="Admin" w:date="2019-02-19T02:10:00Z"/>
          <w:rFonts w:ascii="Arial" w:eastAsia="Arial" w:hAnsi="Arial" w:cs="Arial"/>
          <w:i/>
          <w:iCs/>
          <w:sz w:val="20"/>
          <w:szCs w:val="20"/>
        </w:rPr>
        <w:pPrChange w:id="6559" w:author="Admin" w:date="2019-02-19T00:19:00Z">
          <w:pPr>
            <w:numPr>
              <w:numId w:val="636"/>
            </w:numPr>
            <w:tabs>
              <w:tab w:val="left" w:pos="3100"/>
            </w:tabs>
            <w:ind w:left="3100" w:hanging="342"/>
          </w:pPr>
        </w:pPrChange>
      </w:pPr>
      <w:del w:id="6560" w:author="Admin" w:date="2019-02-19T02:10:00Z">
        <w:r w:rsidDel="002260E7">
          <w:rPr>
            <w:rFonts w:ascii="Arial" w:eastAsia="Arial" w:hAnsi="Arial" w:cs="Arial"/>
            <w:i/>
            <w:iCs/>
            <w:sz w:val="20"/>
            <w:szCs w:val="20"/>
          </w:rPr>
          <w:delText xml:space="preserve">y </w:delText>
        </w:r>
        <w:r w:rsidDel="002260E7">
          <w:rPr>
            <w:rFonts w:eastAsia="Times New Roman"/>
            <w:sz w:val="20"/>
            <w:szCs w:val="20"/>
          </w:rPr>
          <w:delText>=</w:delText>
        </w:r>
        <w:r w:rsidDel="002260E7">
          <w:rPr>
            <w:rFonts w:ascii="Arial" w:eastAsia="Arial" w:hAnsi="Arial" w:cs="Arial"/>
            <w:i/>
            <w:iCs/>
            <w:sz w:val="20"/>
            <w:szCs w:val="20"/>
          </w:rPr>
          <w:delText xml:space="preserve"> x</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xy </w:delText>
        </w:r>
        <w:r w:rsidDel="002260E7">
          <w:rPr>
            <w:rFonts w:eastAsia="Times New Roman"/>
            <w:sz w:val="20"/>
            <w:szCs w:val="20"/>
          </w:rPr>
          <w:delText>+</w:delText>
        </w:r>
        <w:r w:rsidDel="002260E7">
          <w:rPr>
            <w:rFonts w:ascii="Arial" w:eastAsia="Arial" w:hAnsi="Arial" w:cs="Arial"/>
            <w:i/>
            <w:iCs/>
            <w:sz w:val="20"/>
            <w:szCs w:val="20"/>
          </w:rPr>
          <w:delText xml:space="preserve"> y</w:delText>
        </w:r>
        <w:r w:rsidDel="002260E7">
          <w:rPr>
            <w:rFonts w:ascii="Arial" w:eastAsia="Arial" w:hAnsi="Arial" w:cs="Arial"/>
            <w:sz w:val="27"/>
            <w:szCs w:val="27"/>
            <w:vertAlign w:val="superscript"/>
          </w:rPr>
          <w:delText>2</w:delText>
        </w:r>
        <w:r w:rsidDel="002260E7">
          <w:rPr>
            <w:rFonts w:eastAsia="Times New Roman"/>
            <w:i/>
            <w:iCs/>
            <w:sz w:val="20"/>
            <w:szCs w:val="20"/>
          </w:rPr>
          <w:delText>:</w:delText>
        </w:r>
      </w:del>
    </w:p>
    <w:p w:rsidR="00A33515" w:rsidDel="002260E7" w:rsidRDefault="00A33515">
      <w:pPr>
        <w:spacing w:line="193" w:lineRule="exact"/>
        <w:rPr>
          <w:del w:id="6561" w:author="Admin" w:date="2019-02-19T02:10:00Z"/>
          <w:sz w:val="20"/>
          <w:szCs w:val="20"/>
        </w:rPr>
      </w:pPr>
    </w:p>
    <w:p w:rsidR="00A33515" w:rsidDel="002260E7" w:rsidRDefault="001A4D22">
      <w:pPr>
        <w:tabs>
          <w:tab w:val="left" w:pos="3720"/>
        </w:tabs>
        <w:ind w:left="500"/>
        <w:rPr>
          <w:del w:id="6562" w:author="Admin" w:date="2019-02-19T02:10:00Z"/>
          <w:sz w:val="20"/>
          <w:szCs w:val="20"/>
        </w:rPr>
      </w:pPr>
      <w:del w:id="656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Заметим,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 при</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x</w:delText>
        </w:r>
        <w:r w:rsidDel="002260E7">
          <w:rPr>
            <w:sz w:val="20"/>
            <w:szCs w:val="20"/>
          </w:rPr>
          <w:tab/>
        </w:r>
        <w:r w:rsidDel="002260E7">
          <w:rPr>
            <w:rFonts w:ascii="Arial" w:eastAsia="Arial" w:hAnsi="Arial" w:cs="Arial"/>
            <w:sz w:val="20"/>
            <w:szCs w:val="20"/>
          </w:rPr>
          <w:delText xml:space="preserve">2 правая часть строго больше </w:delText>
        </w:r>
        <w:r w:rsidDel="002260E7">
          <w:rPr>
            <w:rFonts w:ascii="Arial" w:eastAsia="Arial" w:hAnsi="Arial" w:cs="Arial"/>
            <w:i/>
            <w:iCs/>
            <w:sz w:val="20"/>
            <w:szCs w:val="20"/>
          </w:rPr>
          <w:delText>x</w:delText>
        </w:r>
        <w:r w:rsidDel="002260E7">
          <w:rPr>
            <w:rFonts w:ascii="Arial" w:eastAsia="Arial" w:hAnsi="Arial" w:cs="Arial"/>
            <w:sz w:val="20"/>
            <w:szCs w:val="20"/>
          </w:rPr>
          <w:delText>,</w:delText>
        </w:r>
      </w:del>
    </w:p>
    <w:p w:rsidR="00A33515" w:rsidDel="002260E7" w:rsidRDefault="00A33515">
      <w:pPr>
        <w:spacing w:line="84" w:lineRule="exact"/>
        <w:rPr>
          <w:del w:id="6564" w:author="Admin" w:date="2019-02-19T02:10:00Z"/>
          <w:sz w:val="20"/>
          <w:szCs w:val="20"/>
        </w:rPr>
      </w:pPr>
    </w:p>
    <w:p w:rsidR="00A33515" w:rsidDel="002260E7" w:rsidRDefault="001A4D22">
      <w:pPr>
        <w:numPr>
          <w:ilvl w:val="0"/>
          <w:numId w:val="634"/>
        </w:numPr>
        <w:tabs>
          <w:tab w:val="left" w:pos="671"/>
        </w:tabs>
        <w:spacing w:line="243" w:lineRule="auto"/>
        <w:ind w:left="660" w:hanging="162"/>
        <w:rPr>
          <w:del w:id="6565" w:author="Admin" w:date="2019-02-19T02:10:00Z"/>
          <w:rFonts w:ascii="Arial" w:eastAsia="Arial" w:hAnsi="Arial" w:cs="Arial"/>
          <w:sz w:val="20"/>
          <w:szCs w:val="20"/>
        </w:rPr>
        <w:pPrChange w:id="6566" w:author="Admin" w:date="2019-02-19T00:19:00Z">
          <w:pPr>
            <w:numPr>
              <w:numId w:val="637"/>
            </w:numPr>
            <w:tabs>
              <w:tab w:val="left" w:pos="671"/>
            </w:tabs>
            <w:spacing w:line="243" w:lineRule="auto"/>
            <w:ind w:left="660" w:hanging="162"/>
          </w:pPr>
        </w:pPrChange>
      </w:pPr>
      <w:del w:id="6567" w:author="Admin" w:date="2019-02-19T02:10:00Z">
        <w:r w:rsidDel="002260E7">
          <w:rPr>
            <w:rFonts w:ascii="Arial" w:eastAsia="Arial" w:hAnsi="Arial" w:cs="Arial"/>
            <w:sz w:val="20"/>
            <w:szCs w:val="20"/>
          </w:rPr>
          <w:delText xml:space="preserve">левая — не больше его. Значит,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0 или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Если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0, то </w:delText>
        </w:r>
        <w:r w:rsidDel="002260E7">
          <w:rPr>
            <w:rFonts w:ascii="Arial" w:eastAsia="Arial" w:hAnsi="Arial" w:cs="Arial"/>
            <w:i/>
            <w:iCs/>
            <w:sz w:val="20"/>
            <w:szCs w:val="20"/>
          </w:rPr>
          <w:delText xml:space="preserve">y </w:delText>
        </w:r>
        <w:r w:rsidDel="002260E7">
          <w:rPr>
            <w:rFonts w:eastAsia="Times New Roman"/>
            <w:sz w:val="20"/>
            <w:szCs w:val="20"/>
          </w:rPr>
          <w:delText>=</w:delText>
        </w:r>
        <w:r w:rsidDel="002260E7">
          <w:rPr>
            <w:rFonts w:ascii="Arial" w:eastAsia="Arial" w:hAnsi="Arial" w:cs="Arial"/>
            <w:i/>
            <w:iCs/>
            <w:sz w:val="20"/>
            <w:szCs w:val="20"/>
          </w:rPr>
          <w:delText xml:space="preserve"> y</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y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0.</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Если</w:delText>
        </w:r>
        <w:r w:rsidDel="002260E7">
          <w:rPr>
            <w:rFonts w:ascii="Arial" w:eastAsia="Arial" w:hAnsi="Arial" w:cs="Arial"/>
            <w:i/>
            <w:iCs/>
            <w:sz w:val="20"/>
            <w:szCs w:val="20"/>
          </w:rPr>
          <w:delText xml:space="preserve"> x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i/>
            <w:iCs/>
            <w:sz w:val="20"/>
            <w:szCs w:val="20"/>
          </w:rPr>
          <w:delText xml:space="preserve"> y </w:delText>
        </w:r>
        <w:r w:rsidDel="002260E7">
          <w:rPr>
            <w:rFonts w:eastAsia="Times New Roman"/>
            <w:sz w:val="20"/>
            <w:szCs w:val="20"/>
          </w:rPr>
          <w:delText>=</w:delText>
        </w:r>
        <w:r w:rsidDel="002260E7">
          <w:rPr>
            <w:rFonts w:ascii="Arial" w:eastAsia="Arial" w:hAnsi="Arial" w:cs="Arial"/>
            <w:i/>
            <w:iCs/>
            <w:sz w:val="20"/>
            <w:szCs w:val="20"/>
          </w:rPr>
          <w:delText xml:space="preserve"> y</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y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i/>
            <w:iCs/>
            <w:sz w:val="20"/>
            <w:szCs w:val="20"/>
          </w:rPr>
          <w:delText xml:space="preserve"> y</w:delText>
        </w:r>
        <w:r w:rsidDel="002260E7">
          <w:rPr>
            <w:rFonts w:eastAsia="Times New Roman"/>
            <w:sz w:val="20"/>
            <w:szCs w:val="20"/>
          </w:rPr>
          <w:delText>(</w:delText>
        </w:r>
        <w:r w:rsidDel="002260E7">
          <w:rPr>
            <w:rFonts w:ascii="Arial" w:eastAsia="Arial" w:hAnsi="Arial" w:cs="Arial"/>
            <w:i/>
            <w:iCs/>
            <w:sz w:val="20"/>
            <w:szCs w:val="20"/>
          </w:rPr>
          <w:delText xml:space="preserve">y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eastAsia="Times New Roman"/>
            <w:sz w:val="20"/>
            <w:szCs w:val="20"/>
          </w:rPr>
          <w:delText>) =</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0,</w:delText>
        </w:r>
        <w:r w:rsidDel="002260E7">
          <w:rPr>
            <w:rFonts w:ascii="Arial" w:eastAsia="Arial" w:hAnsi="Arial" w:cs="Arial"/>
            <w:i/>
            <w:iCs/>
            <w:sz w:val="20"/>
            <w:szCs w:val="20"/>
          </w:rPr>
          <w:delText xml:space="preserve"> y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0.</w:delText>
        </w:r>
      </w:del>
    </w:p>
    <w:p w:rsidR="00A33515" w:rsidDel="002260E7" w:rsidRDefault="00A33515">
      <w:pPr>
        <w:spacing w:line="21" w:lineRule="exact"/>
        <w:rPr>
          <w:del w:id="6568" w:author="Admin" w:date="2019-02-19T02:10:00Z"/>
          <w:sz w:val="20"/>
          <w:szCs w:val="20"/>
        </w:rPr>
      </w:pPr>
    </w:p>
    <w:p w:rsidR="00A33515" w:rsidDel="002260E7" w:rsidRDefault="001A4D22">
      <w:pPr>
        <w:ind w:left="500"/>
        <w:rPr>
          <w:del w:id="6569" w:author="Admin" w:date="2019-02-19T02:10:00Z"/>
          <w:sz w:val="20"/>
          <w:szCs w:val="20"/>
        </w:rPr>
      </w:pPr>
      <w:del w:id="6570" w:author="Admin" w:date="2019-02-19T02:10:00Z">
        <w:r w:rsidDel="002260E7">
          <w:rPr>
            <w:rFonts w:ascii="Arial" w:eastAsia="Arial" w:hAnsi="Arial" w:cs="Arial"/>
            <w:sz w:val="20"/>
            <w:szCs w:val="20"/>
          </w:rPr>
          <w:delText xml:space="preserve">Ответ: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 xml:space="preserve"> 0</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0</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345" w:lineRule="exact"/>
        <w:rPr>
          <w:del w:id="6571" w:author="Admin" w:date="2019-02-19T02:10:00Z"/>
          <w:sz w:val="20"/>
          <w:szCs w:val="20"/>
        </w:rPr>
      </w:pPr>
    </w:p>
    <w:p w:rsidR="00A33515" w:rsidDel="002260E7" w:rsidRDefault="001A4D22">
      <w:pPr>
        <w:rPr>
          <w:del w:id="6572" w:author="Admin" w:date="2019-02-19T02:10:00Z"/>
          <w:sz w:val="20"/>
          <w:szCs w:val="20"/>
        </w:rPr>
      </w:pPr>
      <w:del w:id="6573" w:author="Admin" w:date="2019-02-19T02:10:00Z">
        <w:r w:rsidDel="002260E7">
          <w:rPr>
            <w:rFonts w:ascii="Arial" w:eastAsia="Arial" w:hAnsi="Arial" w:cs="Arial"/>
            <w:b/>
            <w:bCs/>
            <w:sz w:val="26"/>
            <w:szCs w:val="26"/>
          </w:rPr>
          <w:delText>Задача 7.</w:delText>
        </w:r>
      </w:del>
    </w:p>
    <w:p w:rsidR="00A33515" w:rsidDel="002260E7" w:rsidRDefault="00A33515">
      <w:pPr>
        <w:spacing w:line="178" w:lineRule="exact"/>
        <w:rPr>
          <w:del w:id="6574" w:author="Admin" w:date="2019-02-19T02:10:00Z"/>
          <w:sz w:val="20"/>
          <w:szCs w:val="20"/>
        </w:rPr>
      </w:pPr>
    </w:p>
    <w:p w:rsidR="00A33515" w:rsidDel="002260E7" w:rsidRDefault="001A4D22">
      <w:pPr>
        <w:numPr>
          <w:ilvl w:val="0"/>
          <w:numId w:val="635"/>
        </w:numPr>
        <w:tabs>
          <w:tab w:val="left" w:pos="500"/>
        </w:tabs>
        <w:spacing w:line="285" w:lineRule="auto"/>
        <w:ind w:left="500" w:hanging="306"/>
        <w:jc w:val="both"/>
        <w:rPr>
          <w:del w:id="6575" w:author="Admin" w:date="2019-02-19T02:10:00Z"/>
          <w:rFonts w:ascii="Arial" w:eastAsia="Arial" w:hAnsi="Arial" w:cs="Arial"/>
          <w:b/>
          <w:bCs/>
          <w:sz w:val="20"/>
          <w:szCs w:val="20"/>
        </w:rPr>
        <w:pPrChange w:id="6576" w:author="Admin" w:date="2019-02-19T00:19:00Z">
          <w:pPr>
            <w:numPr>
              <w:numId w:val="638"/>
            </w:numPr>
            <w:tabs>
              <w:tab w:val="left" w:pos="500"/>
            </w:tabs>
            <w:spacing w:line="285" w:lineRule="auto"/>
            <w:ind w:left="500" w:hanging="306"/>
            <w:jc w:val="both"/>
          </w:pPr>
        </w:pPrChange>
      </w:pPr>
      <w:del w:id="6577" w:author="Admin" w:date="2019-02-19T02:10:00Z">
        <w:r w:rsidDel="002260E7">
          <w:rPr>
            <w:rFonts w:ascii="Arial" w:eastAsia="Arial" w:hAnsi="Arial" w:cs="Arial"/>
            <w:sz w:val="20"/>
            <w:szCs w:val="20"/>
          </w:rPr>
          <w:delText>У бизнесмена Березова было предприятий в 3 раза меньше, чем у бизнесмена Романова. Если бы Березов отсудил еще столько же предприятий у Романова, сколько имел, то у них обоих число пред-приятий стало бы одинаково. Сколько предприятий было у бизне-смена Романова?</w:delText>
        </w:r>
      </w:del>
    </w:p>
    <w:p w:rsidR="00A33515" w:rsidDel="002260E7" w:rsidRDefault="00A33515">
      <w:pPr>
        <w:spacing w:line="53" w:lineRule="exact"/>
        <w:rPr>
          <w:del w:id="6578" w:author="Admin" w:date="2019-02-19T02:10:00Z"/>
          <w:sz w:val="20"/>
          <w:szCs w:val="20"/>
        </w:rPr>
      </w:pPr>
    </w:p>
    <w:p w:rsidR="00A33515" w:rsidDel="002260E7" w:rsidRDefault="001A4D22">
      <w:pPr>
        <w:ind w:left="500"/>
        <w:rPr>
          <w:del w:id="6579" w:author="Admin" w:date="2019-02-19T02:10:00Z"/>
          <w:sz w:val="20"/>
          <w:szCs w:val="20"/>
        </w:rPr>
      </w:pPr>
      <w:del w:id="6580"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Любое число предприятий,</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кратное трём.</w:delText>
        </w:r>
      </w:del>
    </w:p>
    <w:p w:rsidR="00A33515" w:rsidDel="002260E7" w:rsidRDefault="00A33515">
      <w:pPr>
        <w:spacing w:line="118" w:lineRule="exact"/>
        <w:rPr>
          <w:del w:id="6581" w:author="Admin" w:date="2019-02-19T02:10:00Z"/>
          <w:sz w:val="20"/>
          <w:szCs w:val="20"/>
        </w:rPr>
      </w:pPr>
    </w:p>
    <w:p w:rsidR="00A33515" w:rsidDel="002260E7" w:rsidRDefault="001A4D22">
      <w:pPr>
        <w:spacing w:line="306" w:lineRule="auto"/>
        <w:ind w:left="500"/>
        <w:jc w:val="both"/>
        <w:rPr>
          <w:del w:id="6582" w:author="Admin" w:date="2019-02-19T02:10:00Z"/>
          <w:sz w:val="20"/>
          <w:szCs w:val="20"/>
        </w:rPr>
      </w:pPr>
      <w:del w:id="6583" w:author="Admin" w:date="2019-02-19T02:10:00Z">
        <w:r w:rsidDel="002260E7">
          <w:rPr>
            <w:rFonts w:ascii="Arial" w:eastAsia="Arial" w:hAnsi="Arial" w:cs="Arial"/>
            <w:sz w:val="19"/>
            <w:szCs w:val="19"/>
          </w:rPr>
          <w:delText>Действительно, если у Романова сейчас 3</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предприятий, то у Бере-зова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И если Березов отсудит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предприятий у Романова, то у обоих станет поровну — по 2</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И этот результат не зависит от конкретного </w:delText>
        </w:r>
        <w:r w:rsidDel="002260E7">
          <w:rPr>
            <w:rFonts w:ascii="Arial" w:eastAsia="Arial" w:hAnsi="Arial" w:cs="Arial"/>
            <w:i/>
            <w:iCs/>
            <w:sz w:val="19"/>
            <w:szCs w:val="19"/>
          </w:rPr>
          <w:delText>x</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то есть,</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рассуждения можно проделать при любом его значении.</w:delText>
        </w:r>
      </w:del>
    </w:p>
    <w:p w:rsidR="00A33515" w:rsidDel="002260E7" w:rsidRDefault="00A33515">
      <w:pPr>
        <w:rPr>
          <w:del w:id="6584"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6585" w:author="Admin" w:date="2019-02-19T02:10:00Z"/>
          <w:sz w:val="20"/>
          <w:szCs w:val="20"/>
        </w:rPr>
      </w:pPr>
    </w:p>
    <w:p w:rsidR="00A33515" w:rsidDel="002260E7" w:rsidRDefault="00A33515">
      <w:pPr>
        <w:spacing w:line="200" w:lineRule="exact"/>
        <w:rPr>
          <w:del w:id="6586" w:author="Admin" w:date="2019-02-19T02:10:00Z"/>
          <w:sz w:val="20"/>
          <w:szCs w:val="20"/>
        </w:rPr>
      </w:pPr>
    </w:p>
    <w:p w:rsidR="00A33515" w:rsidDel="002260E7" w:rsidRDefault="00A33515">
      <w:pPr>
        <w:spacing w:line="200" w:lineRule="exact"/>
        <w:rPr>
          <w:del w:id="6587" w:author="Admin" w:date="2019-02-19T02:10:00Z"/>
          <w:sz w:val="20"/>
          <w:szCs w:val="20"/>
        </w:rPr>
      </w:pPr>
    </w:p>
    <w:p w:rsidR="00A33515" w:rsidDel="002260E7" w:rsidRDefault="00A33515">
      <w:pPr>
        <w:spacing w:line="200" w:lineRule="exact"/>
        <w:rPr>
          <w:del w:id="6588" w:author="Admin" w:date="2019-02-19T02:10:00Z"/>
          <w:sz w:val="20"/>
          <w:szCs w:val="20"/>
        </w:rPr>
      </w:pPr>
    </w:p>
    <w:p w:rsidR="00A33515" w:rsidDel="002260E7" w:rsidRDefault="00A33515">
      <w:pPr>
        <w:spacing w:line="200" w:lineRule="exact"/>
        <w:rPr>
          <w:del w:id="6589" w:author="Admin" w:date="2019-02-19T02:10:00Z"/>
          <w:sz w:val="20"/>
          <w:szCs w:val="20"/>
        </w:rPr>
      </w:pPr>
    </w:p>
    <w:p w:rsidR="00A33515" w:rsidDel="002260E7" w:rsidRDefault="00A33515">
      <w:pPr>
        <w:spacing w:line="200" w:lineRule="exact"/>
        <w:rPr>
          <w:del w:id="6590" w:author="Admin" w:date="2019-02-19T02:10:00Z"/>
          <w:sz w:val="20"/>
          <w:szCs w:val="20"/>
        </w:rPr>
      </w:pPr>
    </w:p>
    <w:p w:rsidR="00A33515" w:rsidDel="002260E7" w:rsidRDefault="00A33515">
      <w:pPr>
        <w:spacing w:line="303" w:lineRule="exact"/>
        <w:rPr>
          <w:del w:id="6591" w:author="Admin" w:date="2019-02-19T02:10:00Z"/>
          <w:sz w:val="20"/>
          <w:szCs w:val="20"/>
        </w:rPr>
      </w:pPr>
    </w:p>
    <w:p w:rsidR="00A33515" w:rsidDel="002260E7" w:rsidRDefault="001A4D22">
      <w:pPr>
        <w:ind w:right="-19"/>
        <w:jc w:val="center"/>
        <w:rPr>
          <w:del w:id="6592" w:author="Admin" w:date="2019-02-19T02:10:00Z"/>
          <w:sz w:val="20"/>
          <w:szCs w:val="20"/>
        </w:rPr>
      </w:pPr>
      <w:del w:id="6593"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273</w:delText>
        </w:r>
        <w:r w:rsidDel="002260E7">
          <w:rPr>
            <w:rFonts w:ascii="Arial" w:eastAsia="Arial" w:hAnsi="Arial" w:cs="Arial"/>
            <w:sz w:val="20"/>
            <w:szCs w:val="20"/>
          </w:rPr>
          <w:delText xml:space="preserve"> −</w:delText>
        </w:r>
      </w:del>
    </w:p>
    <w:p w:rsidR="00A33515" w:rsidDel="002260E7" w:rsidRDefault="00A33515">
      <w:pPr>
        <w:rPr>
          <w:del w:id="6594"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A33515">
      <w:pPr>
        <w:jc w:val="center"/>
        <w:rPr>
          <w:del w:id="6595" w:author="Admin" w:date="2019-02-19T02:10:00Z"/>
          <w:sz w:val="20"/>
          <w:szCs w:val="20"/>
        </w:rPr>
      </w:pPr>
      <w:bookmarkStart w:id="6596" w:name="page284"/>
      <w:bookmarkEnd w:id="6596"/>
    </w:p>
    <w:p w:rsidR="00A33515" w:rsidDel="002260E7" w:rsidRDefault="00A33515">
      <w:pPr>
        <w:rPr>
          <w:del w:id="6597" w:author="Admin" w:date="2019-02-19T02:10:00Z"/>
        </w:rPr>
        <w:sectPr w:rsidR="00A33515" w:rsidDel="002260E7">
          <w:pgSz w:w="8220" w:h="12472"/>
          <w:pgMar w:top="1440" w:right="1440" w:bottom="875" w:left="1440" w:header="0" w:footer="0" w:gutter="0"/>
          <w:cols w:space="0"/>
        </w:sectPr>
      </w:pPr>
    </w:p>
    <w:p w:rsidR="00A33515" w:rsidDel="002260E7" w:rsidRDefault="00A33515">
      <w:pPr>
        <w:spacing w:line="200" w:lineRule="exact"/>
        <w:rPr>
          <w:del w:id="6598" w:author="Admin" w:date="2019-02-19T02:10:00Z"/>
          <w:sz w:val="20"/>
          <w:szCs w:val="20"/>
        </w:rPr>
      </w:pPr>
      <w:bookmarkStart w:id="6599" w:name="page285"/>
      <w:bookmarkEnd w:id="6599"/>
    </w:p>
    <w:p w:rsidR="00A33515" w:rsidDel="002260E7" w:rsidRDefault="00A33515">
      <w:pPr>
        <w:spacing w:line="323" w:lineRule="exact"/>
        <w:rPr>
          <w:del w:id="6600" w:author="Admin" w:date="2019-02-19T02:10:00Z"/>
          <w:sz w:val="20"/>
          <w:szCs w:val="20"/>
        </w:rPr>
      </w:pPr>
    </w:p>
    <w:p w:rsidR="00A33515" w:rsidDel="002260E7" w:rsidRDefault="001A4D22">
      <w:pPr>
        <w:rPr>
          <w:del w:id="6601" w:author="Admin" w:date="2019-02-19T02:10:00Z"/>
          <w:sz w:val="20"/>
          <w:szCs w:val="20"/>
        </w:rPr>
      </w:pPr>
      <w:del w:id="6602" w:author="Admin" w:date="2019-02-19T02:10:00Z">
        <w:r w:rsidDel="002260E7">
          <w:rPr>
            <w:rFonts w:ascii="Arial" w:eastAsia="Arial" w:hAnsi="Arial" w:cs="Arial"/>
            <w:b/>
            <w:bCs/>
            <w:sz w:val="44"/>
            <w:szCs w:val="44"/>
          </w:rPr>
          <w:delText>Решения задач 2011 года</w:delText>
        </w:r>
      </w:del>
    </w:p>
    <w:p w:rsidR="00A33515" w:rsidDel="002260E7" w:rsidRDefault="00A33515">
      <w:pPr>
        <w:spacing w:line="200" w:lineRule="exact"/>
        <w:rPr>
          <w:del w:id="6603" w:author="Admin" w:date="2019-02-19T02:10:00Z"/>
          <w:sz w:val="20"/>
          <w:szCs w:val="20"/>
        </w:rPr>
      </w:pPr>
    </w:p>
    <w:p w:rsidR="00A33515" w:rsidDel="002260E7" w:rsidRDefault="00A33515">
      <w:pPr>
        <w:spacing w:line="239" w:lineRule="exact"/>
        <w:rPr>
          <w:del w:id="6604" w:author="Admin" w:date="2019-02-19T02:10:00Z"/>
          <w:sz w:val="20"/>
          <w:szCs w:val="20"/>
        </w:rPr>
      </w:pPr>
    </w:p>
    <w:p w:rsidR="00A33515" w:rsidDel="002260E7" w:rsidRDefault="001A4D22">
      <w:pPr>
        <w:rPr>
          <w:del w:id="6605" w:author="Admin" w:date="2019-02-19T02:10:00Z"/>
          <w:sz w:val="20"/>
          <w:szCs w:val="20"/>
        </w:rPr>
      </w:pPr>
      <w:del w:id="6606" w:author="Admin" w:date="2019-02-19T02:10:00Z">
        <w:r w:rsidDel="002260E7">
          <w:rPr>
            <w:rFonts w:ascii="Arial" w:eastAsia="Arial" w:hAnsi="Arial" w:cs="Arial"/>
            <w:b/>
            <w:bCs/>
            <w:sz w:val="36"/>
            <w:szCs w:val="36"/>
          </w:rPr>
          <w:delText>Задачи 5 класса</w:delText>
        </w:r>
      </w:del>
    </w:p>
    <w:p w:rsidR="00A33515" w:rsidDel="002260E7" w:rsidRDefault="00A33515">
      <w:pPr>
        <w:spacing w:line="228" w:lineRule="exact"/>
        <w:rPr>
          <w:del w:id="6607" w:author="Admin" w:date="2019-02-19T02:10:00Z"/>
          <w:sz w:val="20"/>
          <w:szCs w:val="20"/>
        </w:rPr>
      </w:pPr>
    </w:p>
    <w:p w:rsidR="00A33515" w:rsidDel="002260E7" w:rsidRDefault="001A4D22">
      <w:pPr>
        <w:rPr>
          <w:del w:id="6608" w:author="Admin" w:date="2019-02-19T02:10:00Z"/>
          <w:sz w:val="20"/>
          <w:szCs w:val="20"/>
        </w:rPr>
      </w:pPr>
      <w:del w:id="6609" w:author="Admin" w:date="2019-02-19T02:10:00Z">
        <w:r w:rsidDel="002260E7">
          <w:rPr>
            <w:rFonts w:ascii="Arial" w:eastAsia="Arial" w:hAnsi="Arial" w:cs="Arial"/>
            <w:b/>
            <w:bCs/>
            <w:sz w:val="26"/>
            <w:szCs w:val="26"/>
          </w:rPr>
          <w:delText>Задача 1.</w:delText>
        </w:r>
      </w:del>
    </w:p>
    <w:p w:rsidR="00A33515" w:rsidDel="002260E7" w:rsidRDefault="00A33515">
      <w:pPr>
        <w:spacing w:line="178" w:lineRule="exact"/>
        <w:rPr>
          <w:del w:id="6610" w:author="Admin" w:date="2019-02-19T02:10:00Z"/>
          <w:sz w:val="20"/>
          <w:szCs w:val="20"/>
        </w:rPr>
      </w:pPr>
    </w:p>
    <w:p w:rsidR="00A33515" w:rsidDel="002260E7" w:rsidRDefault="001A4D22">
      <w:pPr>
        <w:numPr>
          <w:ilvl w:val="0"/>
          <w:numId w:val="636"/>
        </w:numPr>
        <w:tabs>
          <w:tab w:val="left" w:pos="500"/>
        </w:tabs>
        <w:spacing w:line="299" w:lineRule="auto"/>
        <w:ind w:left="500" w:right="40" w:hanging="290"/>
        <w:jc w:val="both"/>
        <w:rPr>
          <w:del w:id="6611" w:author="Admin" w:date="2019-02-19T02:10:00Z"/>
          <w:rFonts w:ascii="Arial" w:eastAsia="Arial" w:hAnsi="Arial" w:cs="Arial"/>
          <w:b/>
          <w:bCs/>
          <w:sz w:val="19"/>
          <w:szCs w:val="19"/>
        </w:rPr>
        <w:pPrChange w:id="6612" w:author="Admin" w:date="2019-02-19T00:19:00Z">
          <w:pPr>
            <w:numPr>
              <w:numId w:val="639"/>
            </w:numPr>
            <w:tabs>
              <w:tab w:val="left" w:pos="500"/>
            </w:tabs>
            <w:spacing w:line="299" w:lineRule="auto"/>
            <w:ind w:left="500" w:right="40" w:hanging="290"/>
            <w:jc w:val="both"/>
          </w:pPr>
        </w:pPrChange>
      </w:pPr>
      <w:del w:id="6613" w:author="Admin" w:date="2019-02-19T02:10:00Z">
        <w:r w:rsidDel="002260E7">
          <w:rPr>
            <w:rFonts w:ascii="Arial" w:eastAsia="Arial" w:hAnsi="Arial" w:cs="Arial"/>
            <w:sz w:val="19"/>
            <w:szCs w:val="19"/>
          </w:rPr>
          <w:delText>У Димы есть прибор с четырьмя кнопками — двумя красными и двумя синими. Нажатие одной из красных кнопок приводит к тому, что число на табло прибора умножается на 2, а другой — умножает-ся на 5. Нажатие же одной из синих кнопок приводит к тому, что к числу на табло прибора прибавляется 2, а другой — прибавляется 5. Вначале на табло прибора было записано число 2. Может ли маль-чик Дима, нажимая эти кнопки, получить из него число 2011, если, недолго думая, Дима нажал синюю кнопку? А красную кнопку?</w:delText>
        </w:r>
      </w:del>
    </w:p>
    <w:p w:rsidR="00A33515" w:rsidDel="002260E7" w:rsidRDefault="00A33515">
      <w:pPr>
        <w:spacing w:line="44" w:lineRule="exact"/>
        <w:rPr>
          <w:del w:id="6614" w:author="Admin" w:date="2019-02-19T02:10:00Z"/>
          <w:rFonts w:ascii="Arial" w:eastAsia="Arial" w:hAnsi="Arial" w:cs="Arial"/>
          <w:b/>
          <w:bCs/>
          <w:sz w:val="19"/>
          <w:szCs w:val="19"/>
        </w:rPr>
      </w:pPr>
    </w:p>
    <w:p w:rsidR="00A33515" w:rsidDel="002260E7" w:rsidRDefault="001A4D22">
      <w:pPr>
        <w:spacing w:line="285" w:lineRule="auto"/>
        <w:ind w:left="500" w:right="40"/>
        <w:jc w:val="both"/>
        <w:rPr>
          <w:del w:id="6615" w:author="Admin" w:date="2019-02-19T02:10:00Z"/>
          <w:rFonts w:ascii="Arial" w:eastAsia="Arial" w:hAnsi="Arial" w:cs="Arial"/>
          <w:b/>
          <w:bCs/>
          <w:sz w:val="19"/>
          <w:szCs w:val="19"/>
        </w:rPr>
      </w:pPr>
      <w:del w:id="6616"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Да,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может.</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Во всех случаях,</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когда Дима не нажимал вто-рую красную кнопку (то есть, не умножал число на 5), сперва можно получить 9, а затем прибавлять по 7 (2 </w:delText>
        </w:r>
        <w:r w:rsidDel="002260E7">
          <w:rPr>
            <w:rFonts w:eastAsia="Times New Roman"/>
            <w:sz w:val="20"/>
            <w:szCs w:val="20"/>
          </w:rPr>
          <w:delText>+</w:delText>
        </w:r>
        <w:r w:rsidDel="002260E7">
          <w:rPr>
            <w:rFonts w:ascii="Arial" w:eastAsia="Arial" w:hAnsi="Arial" w:cs="Arial"/>
            <w:sz w:val="20"/>
            <w:szCs w:val="20"/>
          </w:rPr>
          <w:delText xml:space="preserve"> 5) нужное количество раз. Так как 2011 9 </w:delText>
        </w:r>
        <w:r w:rsidDel="002260E7">
          <w:rPr>
            <w:rFonts w:eastAsia="Times New Roman"/>
            <w:sz w:val="20"/>
            <w:szCs w:val="20"/>
          </w:rPr>
          <w:delText>=</w:delText>
        </w:r>
        <w:r w:rsidDel="002260E7">
          <w:rPr>
            <w:rFonts w:ascii="Arial" w:eastAsia="Arial" w:hAnsi="Arial" w:cs="Arial"/>
            <w:sz w:val="20"/>
            <w:szCs w:val="20"/>
          </w:rPr>
          <w:delText xml:space="preserve"> 2002 </w:delText>
        </w:r>
        <w:r w:rsidDel="002260E7">
          <w:rPr>
            <w:rFonts w:eastAsia="Times New Roman"/>
            <w:sz w:val="20"/>
            <w:szCs w:val="20"/>
          </w:rPr>
          <w:delText>=</w:delText>
        </w:r>
        <w:r w:rsidDel="002260E7">
          <w:rPr>
            <w:rFonts w:ascii="Arial" w:eastAsia="Arial" w:hAnsi="Arial" w:cs="Arial"/>
            <w:sz w:val="20"/>
            <w:szCs w:val="20"/>
          </w:rPr>
          <w:delText xml:space="preserve"> 286 7, то через 286 прибавлений семёрки мы действительно получим 2011.</w:delText>
        </w:r>
      </w:del>
    </w:p>
    <w:p w:rsidR="00A33515" w:rsidDel="002260E7" w:rsidRDefault="00A33515">
      <w:pPr>
        <w:spacing w:line="51" w:lineRule="exact"/>
        <w:rPr>
          <w:del w:id="6617" w:author="Admin" w:date="2019-02-19T02:10:00Z"/>
          <w:sz w:val="20"/>
          <w:szCs w:val="20"/>
        </w:rPr>
      </w:pPr>
    </w:p>
    <w:p w:rsidR="00A33515" w:rsidDel="002260E7" w:rsidRDefault="001A4D22">
      <w:pPr>
        <w:spacing w:line="287" w:lineRule="auto"/>
        <w:ind w:left="500" w:right="40"/>
        <w:jc w:val="both"/>
        <w:rPr>
          <w:del w:id="6618" w:author="Admin" w:date="2019-02-19T02:10:00Z"/>
          <w:sz w:val="20"/>
          <w:szCs w:val="20"/>
        </w:rPr>
      </w:pPr>
      <w:del w:id="6619" w:author="Admin" w:date="2019-02-19T02:10:00Z">
        <w:r w:rsidDel="002260E7">
          <w:rPr>
            <w:rFonts w:ascii="Arial" w:eastAsia="Arial" w:hAnsi="Arial" w:cs="Arial"/>
            <w:sz w:val="20"/>
            <w:szCs w:val="20"/>
          </w:rPr>
          <w:delText xml:space="preserve">Если же Дима нажатием первой красной кнопки получил 10, то то-гда можно заметить, что 1995 </w:delText>
        </w:r>
        <w:r w:rsidDel="002260E7">
          <w:rPr>
            <w:rFonts w:eastAsia="Times New Roman"/>
            <w:sz w:val="20"/>
            <w:szCs w:val="20"/>
          </w:rPr>
          <w:delText>=</w:delText>
        </w:r>
        <w:r w:rsidDel="002260E7">
          <w:rPr>
            <w:rFonts w:ascii="Arial" w:eastAsia="Arial" w:hAnsi="Arial" w:cs="Arial"/>
            <w:sz w:val="20"/>
            <w:szCs w:val="20"/>
          </w:rPr>
          <w:delText xml:space="preserve"> 2011 16 </w:delText>
        </w:r>
        <w:r w:rsidDel="002260E7">
          <w:rPr>
            <w:rFonts w:eastAsia="Times New Roman"/>
            <w:sz w:val="20"/>
            <w:szCs w:val="20"/>
          </w:rPr>
          <w:delText>=</w:delText>
        </w:r>
        <w:r w:rsidDel="002260E7">
          <w:rPr>
            <w:rFonts w:ascii="Arial" w:eastAsia="Arial" w:hAnsi="Arial" w:cs="Arial"/>
            <w:sz w:val="20"/>
            <w:szCs w:val="20"/>
          </w:rPr>
          <w:delText xml:space="preserve"> 399 5, то есть надо сперва получить 16, прибавив к 10 на экране три раза по 2, а затем получить 2011, прибавив 5 нужное количество раз.</w:delText>
        </w:r>
      </w:del>
    </w:p>
    <w:p w:rsidR="00A33515" w:rsidDel="002260E7" w:rsidRDefault="00A33515">
      <w:pPr>
        <w:spacing w:line="278" w:lineRule="exact"/>
        <w:rPr>
          <w:del w:id="6620" w:author="Admin" w:date="2019-02-19T02:10:00Z"/>
          <w:sz w:val="20"/>
          <w:szCs w:val="20"/>
        </w:rPr>
      </w:pPr>
    </w:p>
    <w:p w:rsidR="00A33515" w:rsidDel="002260E7" w:rsidRDefault="001A4D22">
      <w:pPr>
        <w:rPr>
          <w:del w:id="6621" w:author="Admin" w:date="2019-02-19T02:10:00Z"/>
          <w:sz w:val="20"/>
          <w:szCs w:val="20"/>
        </w:rPr>
      </w:pPr>
      <w:del w:id="6622" w:author="Admin" w:date="2019-02-19T02:10:00Z">
        <w:r w:rsidDel="002260E7">
          <w:rPr>
            <w:rFonts w:ascii="Arial" w:eastAsia="Arial" w:hAnsi="Arial" w:cs="Arial"/>
            <w:b/>
            <w:bCs/>
            <w:sz w:val="26"/>
            <w:szCs w:val="26"/>
          </w:rPr>
          <w:delText>Задача 2.</w:delText>
        </w:r>
      </w:del>
    </w:p>
    <w:p w:rsidR="00A33515" w:rsidDel="002260E7" w:rsidRDefault="00A33515">
      <w:pPr>
        <w:spacing w:line="178" w:lineRule="exact"/>
        <w:rPr>
          <w:del w:id="6623" w:author="Admin" w:date="2019-02-19T02:10:00Z"/>
          <w:sz w:val="20"/>
          <w:szCs w:val="20"/>
        </w:rPr>
      </w:pPr>
    </w:p>
    <w:p w:rsidR="00A33515" w:rsidDel="002260E7" w:rsidRDefault="001A4D22">
      <w:pPr>
        <w:numPr>
          <w:ilvl w:val="0"/>
          <w:numId w:val="637"/>
        </w:numPr>
        <w:tabs>
          <w:tab w:val="left" w:pos="500"/>
        </w:tabs>
        <w:spacing w:line="283" w:lineRule="auto"/>
        <w:ind w:left="500" w:hanging="290"/>
        <w:jc w:val="both"/>
        <w:rPr>
          <w:del w:id="6624" w:author="Admin" w:date="2019-02-19T02:10:00Z"/>
          <w:rFonts w:ascii="Arial" w:eastAsia="Arial" w:hAnsi="Arial" w:cs="Arial"/>
          <w:b/>
          <w:bCs/>
          <w:sz w:val="20"/>
          <w:szCs w:val="20"/>
        </w:rPr>
        <w:pPrChange w:id="6625" w:author="Admin" w:date="2019-02-19T00:19:00Z">
          <w:pPr>
            <w:numPr>
              <w:numId w:val="640"/>
            </w:numPr>
            <w:tabs>
              <w:tab w:val="left" w:pos="500"/>
            </w:tabs>
            <w:spacing w:line="283" w:lineRule="auto"/>
            <w:ind w:left="500" w:hanging="290"/>
            <w:jc w:val="both"/>
          </w:pPr>
        </w:pPrChange>
      </w:pPr>
      <w:del w:id="6626" w:author="Admin" w:date="2019-02-19T02:10:00Z">
        <w:r w:rsidDel="002260E7">
          <w:rPr>
            <w:rFonts w:ascii="Arial" w:eastAsia="Arial" w:hAnsi="Arial" w:cs="Arial"/>
            <w:sz w:val="20"/>
            <w:szCs w:val="20"/>
          </w:rPr>
          <w:delText>Гена и Вова вышли в разное время из деревни Светлый Путь в де-ревню Полная Жуть, каждый с некоторой постоянной скоростью. Когда Гена прошёл треть всего пути, Вова прошёл четверть всего пу-ти. Когда же Вове оставалось пройти четверть пути, Гене ещё оста-валось пройти треть всего пути. Кто из ребят шёл быстрее и во сколь-ко раз? Кто из них раньше вышел из деревни Светлый Путь, и кто из них раньше придёт в деревню Полная Жуть?</w:delText>
        </w:r>
      </w:del>
    </w:p>
    <w:p w:rsidR="00A33515" w:rsidDel="002260E7" w:rsidRDefault="00A33515">
      <w:pPr>
        <w:rPr>
          <w:del w:id="6627" w:author="Admin" w:date="2019-02-19T02:10:00Z"/>
        </w:rPr>
        <w:sectPr w:rsidR="00A33515" w:rsidDel="002260E7">
          <w:pgSz w:w="8220" w:h="12472"/>
          <w:pgMar w:top="1440" w:right="680" w:bottom="485" w:left="720" w:header="0" w:footer="0" w:gutter="0"/>
          <w:cols w:space="720" w:equalWidth="0">
            <w:col w:w="6820"/>
          </w:cols>
        </w:sectPr>
      </w:pPr>
    </w:p>
    <w:p w:rsidR="00A33515" w:rsidDel="002260E7" w:rsidRDefault="001A4D22">
      <w:pPr>
        <w:ind w:right="100"/>
        <w:jc w:val="center"/>
        <w:rPr>
          <w:del w:id="6628" w:author="Admin" w:date="2019-02-19T02:10:00Z"/>
          <w:sz w:val="20"/>
          <w:szCs w:val="20"/>
        </w:rPr>
      </w:pPr>
      <w:bookmarkStart w:id="6629" w:name="page286"/>
      <w:bookmarkEnd w:id="6629"/>
      <w:del w:id="6630" w:author="Admin" w:date="2019-02-19T02:10:00Z">
        <w:r w:rsidDel="002260E7">
          <w:rPr>
            <w:rFonts w:ascii="Arial" w:eastAsia="Arial" w:hAnsi="Arial" w:cs="Arial"/>
            <w:sz w:val="18"/>
            <w:szCs w:val="18"/>
          </w:rPr>
          <w:lastRenderedPageBreak/>
          <w:delText>2011 год, 6 класс</w:delText>
        </w:r>
      </w:del>
    </w:p>
    <w:p w:rsidR="00A33515" w:rsidDel="002260E7" w:rsidRDefault="00A33515">
      <w:pPr>
        <w:spacing w:line="184" w:lineRule="exact"/>
        <w:rPr>
          <w:del w:id="6631" w:author="Admin" w:date="2019-02-19T02:10:00Z"/>
          <w:sz w:val="20"/>
          <w:szCs w:val="20"/>
        </w:rPr>
      </w:pPr>
    </w:p>
    <w:p w:rsidR="00A33515" w:rsidDel="002260E7" w:rsidRDefault="001A4D22">
      <w:pPr>
        <w:spacing w:line="247" w:lineRule="auto"/>
        <w:ind w:left="500"/>
        <w:rPr>
          <w:del w:id="6632" w:author="Admin" w:date="2019-02-19T02:10:00Z"/>
          <w:sz w:val="20"/>
          <w:szCs w:val="20"/>
        </w:rPr>
      </w:pPr>
      <w:del w:id="6633"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Для удобства обозначим момент времени,</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 xml:space="preserve">когда Гена про-шел треть всего пути за </w:delText>
        </w:r>
        <w:r w:rsidDel="002260E7">
          <w:rPr>
            <w:rFonts w:ascii="Arial" w:eastAsia="Arial" w:hAnsi="Arial" w:cs="Arial"/>
            <w:i/>
            <w:iCs/>
            <w:sz w:val="19"/>
            <w:szCs w:val="19"/>
          </w:rPr>
          <w:delText>T</w:delText>
        </w:r>
        <w:r w:rsidDel="002260E7">
          <w:rPr>
            <w:rFonts w:ascii="Arial" w:eastAsia="Arial" w:hAnsi="Arial" w:cs="Arial"/>
            <w:sz w:val="26"/>
            <w:szCs w:val="26"/>
            <w:vertAlign w:val="subscript"/>
          </w:rPr>
          <w:delText>0</w:delText>
        </w:r>
        <w:r w:rsidDel="002260E7">
          <w:rPr>
            <w:rFonts w:ascii="Arial" w:eastAsia="Arial" w:hAnsi="Arial" w:cs="Arial"/>
            <w:sz w:val="19"/>
            <w:szCs w:val="19"/>
          </w:rPr>
          <w:delText xml:space="preserve">, а когда две трети — за </w:delText>
        </w:r>
        <w:r w:rsidDel="002260E7">
          <w:rPr>
            <w:rFonts w:ascii="Arial" w:eastAsia="Arial" w:hAnsi="Arial" w:cs="Arial"/>
            <w:i/>
            <w:iCs/>
            <w:sz w:val="19"/>
            <w:szCs w:val="19"/>
          </w:rPr>
          <w:delText>T</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Поскольку Во-</w:delText>
        </w:r>
      </w:del>
    </w:p>
    <w:p w:rsidR="00A33515" w:rsidDel="002260E7" w:rsidRDefault="00A33515">
      <w:pPr>
        <w:spacing w:line="1" w:lineRule="exact"/>
        <w:rPr>
          <w:del w:id="6634" w:author="Admin" w:date="2019-02-19T02:10:00Z"/>
          <w:sz w:val="20"/>
          <w:szCs w:val="20"/>
        </w:rPr>
      </w:pPr>
    </w:p>
    <w:p w:rsidR="00A33515" w:rsidDel="002260E7" w:rsidRDefault="001A4D22">
      <w:pPr>
        <w:spacing w:line="207" w:lineRule="auto"/>
        <w:ind w:left="500" w:right="100"/>
        <w:jc w:val="both"/>
        <w:rPr>
          <w:del w:id="6635" w:author="Admin" w:date="2019-02-19T02:10:00Z"/>
          <w:sz w:val="20"/>
          <w:szCs w:val="20"/>
        </w:rPr>
      </w:pPr>
      <w:del w:id="6636" w:author="Admin" w:date="2019-02-19T02:10:00Z">
        <w:r w:rsidDel="002260E7">
          <w:rPr>
            <w:rFonts w:ascii="Arial" w:eastAsia="Arial" w:hAnsi="Arial" w:cs="Arial"/>
            <w:sz w:val="20"/>
            <w:szCs w:val="20"/>
          </w:rPr>
          <w:delText xml:space="preserve">ва за </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0</w:delText>
        </w:r>
        <w:r w:rsidDel="002260E7">
          <w:rPr>
            <w:rFonts w:ascii="Arial" w:eastAsia="Arial" w:hAnsi="Arial" w:cs="Arial"/>
            <w:sz w:val="20"/>
            <w:szCs w:val="20"/>
          </w:rPr>
          <w:delText xml:space="preserve"> прошел </w:delText>
        </w:r>
        <w:r w:rsidDel="002260E7">
          <w:rPr>
            <w:rFonts w:eastAsia="Times New Roman"/>
            <w:sz w:val="20"/>
            <w:szCs w:val="20"/>
          </w:rPr>
          <w:delText>(</w:delText>
        </w:r>
        <w:r w:rsidDel="002260E7">
          <w:rPr>
            <w:rFonts w:ascii="Arial" w:eastAsia="Arial" w:hAnsi="Arial" w:cs="Arial"/>
            <w:sz w:val="20"/>
            <w:szCs w:val="20"/>
          </w:rPr>
          <w:delText xml:space="preserve">1 </w:delText>
        </w:r>
        <w:r w:rsidDel="002260E7">
          <w:rPr>
            <w:rFonts w:ascii="Arial" w:eastAsia="Arial" w:hAnsi="Arial" w:cs="Arial"/>
            <w:sz w:val="27"/>
            <w:szCs w:val="27"/>
            <w:u w:val="single"/>
            <w:vertAlign w:val="superscript"/>
          </w:rPr>
          <w:delText>1</w:delText>
        </w:r>
        <w:r w:rsidDel="002260E7">
          <w:rPr>
            <w:rFonts w:ascii="Arial" w:eastAsia="Arial" w:hAnsi="Arial" w:cs="Arial"/>
            <w:sz w:val="27"/>
            <w:szCs w:val="27"/>
            <w:vertAlign w:val="subscript"/>
          </w:rPr>
          <w:delText>4</w:delText>
        </w:r>
        <w:r w:rsidDel="002260E7">
          <w:rPr>
            <w:rFonts w:ascii="Arial" w:eastAsia="Arial" w:hAnsi="Arial" w:cs="Arial"/>
            <w:sz w:val="20"/>
            <w:szCs w:val="20"/>
          </w:rPr>
          <w:delText xml:space="preserve"> </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sz w:val="27"/>
            <w:szCs w:val="27"/>
            <w:u w:val="single"/>
            <w:vertAlign w:val="superscript"/>
          </w:rPr>
          <w:delText>1</w:delText>
        </w:r>
        <w:r w:rsidDel="002260E7">
          <w:rPr>
            <w:rFonts w:ascii="Arial" w:eastAsia="Arial" w:hAnsi="Arial" w:cs="Arial"/>
            <w:sz w:val="27"/>
            <w:szCs w:val="27"/>
            <w:vertAlign w:val="subscript"/>
          </w:rPr>
          <w:delText>4</w:delText>
        </w:r>
        <w:r w:rsidDel="002260E7">
          <w:rPr>
            <w:rFonts w:ascii="Arial" w:eastAsia="Arial" w:hAnsi="Arial" w:cs="Arial"/>
            <w:sz w:val="20"/>
            <w:szCs w:val="20"/>
          </w:rPr>
          <w:delText xml:space="preserve"> </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sz w:val="27"/>
            <w:szCs w:val="27"/>
            <w:u w:val="single"/>
            <w:vertAlign w:val="superscript"/>
          </w:rPr>
          <w:delText>1</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всего пути, а Гена — </w:delText>
        </w:r>
        <w:r w:rsidDel="002260E7">
          <w:rPr>
            <w:rFonts w:ascii="Arial" w:eastAsia="Arial" w:hAnsi="Arial" w:cs="Arial"/>
            <w:sz w:val="27"/>
            <w:szCs w:val="27"/>
            <w:u w:val="single"/>
            <w:vertAlign w:val="superscript"/>
          </w:rPr>
          <w:delText>1</w:delText>
        </w:r>
        <w:r w:rsidDel="002260E7">
          <w:rPr>
            <w:rFonts w:ascii="Arial" w:eastAsia="Arial" w:hAnsi="Arial" w:cs="Arial"/>
            <w:sz w:val="27"/>
            <w:szCs w:val="27"/>
            <w:vertAlign w:val="subscript"/>
          </w:rPr>
          <w:delText>3</w:delText>
        </w:r>
        <w:r w:rsidDel="002260E7">
          <w:rPr>
            <w:rFonts w:ascii="Arial" w:eastAsia="Arial" w:hAnsi="Arial" w:cs="Arial"/>
            <w:sz w:val="20"/>
            <w:szCs w:val="20"/>
          </w:rPr>
          <w:delText xml:space="preserve"> , Вова шел быстрее. Поскольку в момент времени </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0</w:delText>
        </w:r>
        <w:r w:rsidDel="002260E7">
          <w:rPr>
            <w:rFonts w:ascii="Arial" w:eastAsia="Arial" w:hAnsi="Arial" w:cs="Arial"/>
            <w:sz w:val="20"/>
            <w:szCs w:val="20"/>
          </w:rPr>
          <w:delText xml:space="preserve"> Вова прошёл мень-</w:delText>
        </w:r>
      </w:del>
    </w:p>
    <w:p w:rsidR="00A33515" w:rsidDel="002260E7" w:rsidRDefault="00A33515">
      <w:pPr>
        <w:spacing w:line="2" w:lineRule="exact"/>
        <w:rPr>
          <w:del w:id="6637" w:author="Admin" w:date="2019-02-19T02:10:00Z"/>
          <w:sz w:val="20"/>
          <w:szCs w:val="20"/>
        </w:rPr>
      </w:pPr>
    </w:p>
    <w:p w:rsidR="00A33515" w:rsidDel="002260E7" w:rsidRDefault="001A4D22">
      <w:pPr>
        <w:spacing w:line="251" w:lineRule="auto"/>
        <w:ind w:left="500" w:right="100"/>
        <w:jc w:val="both"/>
        <w:rPr>
          <w:del w:id="6638" w:author="Admin" w:date="2019-02-19T02:10:00Z"/>
          <w:sz w:val="20"/>
          <w:szCs w:val="20"/>
        </w:rPr>
      </w:pPr>
      <w:del w:id="6639" w:author="Admin" w:date="2019-02-19T02:10:00Z">
        <w:r w:rsidDel="002260E7">
          <w:rPr>
            <w:rFonts w:ascii="Arial" w:eastAsia="Arial" w:hAnsi="Arial" w:cs="Arial"/>
            <w:sz w:val="20"/>
            <w:szCs w:val="20"/>
          </w:rPr>
          <w:delText xml:space="preserve">ше Гены (четверть пути вместо трети), он вышел позже. Однако, в момент </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он уже обогнал Гену, потому в Полной Жути он окажет-ся раньше. То же соображение позволяет заключить, что скорость Вовы в </w:delText>
        </w:r>
        <w:r w:rsidDel="002260E7">
          <w:rPr>
            <w:rFonts w:ascii="Arial" w:eastAsia="Arial" w:hAnsi="Arial" w:cs="Arial"/>
            <w:sz w:val="27"/>
            <w:szCs w:val="27"/>
            <w:u w:val="single"/>
            <w:vertAlign w:val="superscript"/>
          </w:rPr>
          <w:delText>3</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раза больше скорости Гены.</w:delText>
        </w:r>
      </w:del>
    </w:p>
    <w:p w:rsidR="00A33515" w:rsidDel="002260E7" w:rsidRDefault="00A33515">
      <w:pPr>
        <w:spacing w:line="235" w:lineRule="exact"/>
        <w:rPr>
          <w:del w:id="6640" w:author="Admin" w:date="2019-02-19T02:10:00Z"/>
          <w:sz w:val="20"/>
          <w:szCs w:val="20"/>
        </w:rPr>
      </w:pPr>
    </w:p>
    <w:p w:rsidR="00A33515" w:rsidDel="002260E7" w:rsidRDefault="001A4D22">
      <w:pPr>
        <w:rPr>
          <w:del w:id="6641" w:author="Admin" w:date="2019-02-19T02:10:00Z"/>
          <w:sz w:val="20"/>
          <w:szCs w:val="20"/>
        </w:rPr>
      </w:pPr>
      <w:del w:id="6642" w:author="Admin" w:date="2019-02-19T02:10:00Z">
        <w:r w:rsidDel="002260E7">
          <w:rPr>
            <w:rFonts w:ascii="Arial" w:eastAsia="Arial" w:hAnsi="Arial" w:cs="Arial"/>
            <w:b/>
            <w:bCs/>
            <w:sz w:val="26"/>
            <w:szCs w:val="26"/>
          </w:rPr>
          <w:delText>Задача 4.</w:delText>
        </w:r>
      </w:del>
    </w:p>
    <w:p w:rsidR="00A33515" w:rsidDel="002260E7" w:rsidRDefault="00A33515">
      <w:pPr>
        <w:spacing w:line="178" w:lineRule="exact"/>
        <w:rPr>
          <w:del w:id="6643" w:author="Admin" w:date="2019-02-19T02:10:00Z"/>
          <w:sz w:val="20"/>
          <w:szCs w:val="20"/>
        </w:rPr>
      </w:pPr>
    </w:p>
    <w:p w:rsidR="00A33515" w:rsidDel="002260E7" w:rsidRDefault="001A4D22">
      <w:pPr>
        <w:numPr>
          <w:ilvl w:val="0"/>
          <w:numId w:val="638"/>
        </w:numPr>
        <w:tabs>
          <w:tab w:val="left" w:pos="500"/>
        </w:tabs>
        <w:spacing w:line="285" w:lineRule="auto"/>
        <w:ind w:left="500" w:right="100" w:hanging="290"/>
        <w:jc w:val="both"/>
        <w:rPr>
          <w:del w:id="6644" w:author="Admin" w:date="2019-02-19T02:10:00Z"/>
          <w:rFonts w:ascii="Arial" w:eastAsia="Arial" w:hAnsi="Arial" w:cs="Arial"/>
          <w:b/>
          <w:bCs/>
          <w:sz w:val="20"/>
          <w:szCs w:val="20"/>
        </w:rPr>
        <w:pPrChange w:id="6645" w:author="Admin" w:date="2019-02-19T00:19:00Z">
          <w:pPr>
            <w:numPr>
              <w:numId w:val="641"/>
            </w:numPr>
            <w:tabs>
              <w:tab w:val="left" w:pos="500"/>
            </w:tabs>
            <w:spacing w:line="285" w:lineRule="auto"/>
            <w:ind w:left="500" w:right="100" w:hanging="290"/>
            <w:jc w:val="both"/>
          </w:pPr>
        </w:pPrChange>
      </w:pPr>
      <w:del w:id="6646" w:author="Admin" w:date="2019-02-19T02:10:00Z">
        <w:r w:rsidDel="002260E7">
          <w:rPr>
            <w:rFonts w:ascii="Arial" w:eastAsia="Arial" w:hAnsi="Arial" w:cs="Arial"/>
            <w:sz w:val="20"/>
            <w:szCs w:val="20"/>
          </w:rPr>
          <w:delText>Лидер партии «В здоровом теле — здоровый дух» взял с собой в ко-мандировку кусок мыла. Вечером седьмого дня командировки он отметил, что размеры куска сократились в два раза. Хватит ли ему мыла на оставшиеся два дня? Предполагается, что партиец каждый день использует одинаковое количество мыла.</w:delText>
        </w:r>
      </w:del>
    </w:p>
    <w:p w:rsidR="00A33515" w:rsidDel="002260E7" w:rsidRDefault="00A33515">
      <w:pPr>
        <w:spacing w:line="38" w:lineRule="exact"/>
        <w:rPr>
          <w:del w:id="6647" w:author="Admin" w:date="2019-02-19T02:10:00Z"/>
          <w:rFonts w:ascii="Arial" w:eastAsia="Arial" w:hAnsi="Arial" w:cs="Arial"/>
          <w:b/>
          <w:bCs/>
          <w:sz w:val="20"/>
          <w:szCs w:val="20"/>
        </w:rPr>
      </w:pPr>
    </w:p>
    <w:p w:rsidR="00A33515" w:rsidDel="002260E7" w:rsidRDefault="001A4D22">
      <w:pPr>
        <w:spacing w:line="249" w:lineRule="auto"/>
        <w:ind w:left="500" w:right="100"/>
        <w:jc w:val="both"/>
        <w:rPr>
          <w:del w:id="6648" w:author="Admin" w:date="2019-02-19T02:10:00Z"/>
          <w:rFonts w:ascii="Arial" w:eastAsia="Arial" w:hAnsi="Arial" w:cs="Arial"/>
          <w:b/>
          <w:bCs/>
          <w:sz w:val="20"/>
          <w:szCs w:val="20"/>
        </w:rPr>
      </w:pPr>
      <w:del w:id="664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Если размеры куска мыла уменьшились в два раза,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то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объем уменьшился в 2 2 2 </w:delText>
        </w:r>
        <w:r w:rsidDel="002260E7">
          <w:rPr>
            <w:rFonts w:eastAsia="Times New Roman"/>
            <w:sz w:val="20"/>
            <w:szCs w:val="20"/>
          </w:rPr>
          <w:delText>=</w:delText>
        </w:r>
        <w:r w:rsidDel="002260E7">
          <w:rPr>
            <w:rFonts w:ascii="Arial" w:eastAsia="Arial" w:hAnsi="Arial" w:cs="Arial"/>
            <w:sz w:val="20"/>
            <w:szCs w:val="20"/>
          </w:rPr>
          <w:delText xml:space="preserve"> 8 раз. Таким образом, к вечеру седьмо-го дня мыло уменьшилось в восемь раз, и, следовательно, от всего мыла было использовано </w:delText>
        </w:r>
        <w:r w:rsidDel="002260E7">
          <w:rPr>
            <w:rFonts w:ascii="Arial" w:eastAsia="Arial" w:hAnsi="Arial" w:cs="Arial"/>
            <w:sz w:val="27"/>
            <w:szCs w:val="27"/>
            <w:u w:val="single"/>
            <w:vertAlign w:val="superscript"/>
          </w:rPr>
          <w:delText>7</w:delText>
        </w:r>
        <w:r w:rsidDel="002260E7">
          <w:rPr>
            <w:rFonts w:ascii="Arial" w:eastAsia="Arial" w:hAnsi="Arial" w:cs="Arial"/>
            <w:sz w:val="27"/>
            <w:szCs w:val="27"/>
            <w:vertAlign w:val="subscript"/>
          </w:rPr>
          <w:delText>8</w:delText>
        </w:r>
        <w:r w:rsidDel="002260E7">
          <w:rPr>
            <w:rFonts w:ascii="Arial" w:eastAsia="Arial" w:hAnsi="Arial" w:cs="Arial"/>
            <w:sz w:val="20"/>
            <w:szCs w:val="20"/>
          </w:rPr>
          <w:delText xml:space="preserve"> . Значит, в день использовалась </w:delText>
        </w:r>
        <w:r w:rsidDel="002260E7">
          <w:rPr>
            <w:rFonts w:ascii="Arial" w:eastAsia="Arial" w:hAnsi="Arial" w:cs="Arial"/>
            <w:sz w:val="27"/>
            <w:szCs w:val="27"/>
            <w:u w:val="single"/>
            <w:vertAlign w:val="superscript"/>
          </w:rPr>
          <w:delText>1</w:delText>
        </w:r>
        <w:r w:rsidDel="002260E7">
          <w:rPr>
            <w:rFonts w:ascii="Arial" w:eastAsia="Arial" w:hAnsi="Arial" w:cs="Arial"/>
            <w:sz w:val="27"/>
            <w:szCs w:val="27"/>
            <w:vertAlign w:val="subscript"/>
          </w:rPr>
          <w:delText>8</w:delText>
        </w:r>
        <w:r w:rsidDel="002260E7">
          <w:rPr>
            <w:rFonts w:ascii="Arial" w:eastAsia="Arial" w:hAnsi="Arial" w:cs="Arial"/>
            <w:sz w:val="20"/>
            <w:szCs w:val="20"/>
          </w:rPr>
          <w:delText xml:space="preserve"> часть мыла. Таким образом, мыла осталось всего на один день. Ответ: нет, не хватит.</w:delText>
        </w:r>
      </w:del>
    </w:p>
    <w:p w:rsidR="00A33515" w:rsidDel="002260E7" w:rsidRDefault="00A33515">
      <w:pPr>
        <w:spacing w:line="200" w:lineRule="exact"/>
        <w:rPr>
          <w:del w:id="6650" w:author="Admin" w:date="2019-02-19T02:10:00Z"/>
          <w:sz w:val="20"/>
          <w:szCs w:val="20"/>
        </w:rPr>
      </w:pPr>
    </w:p>
    <w:p w:rsidR="00A33515" w:rsidDel="002260E7" w:rsidRDefault="00A33515">
      <w:pPr>
        <w:spacing w:line="242" w:lineRule="exact"/>
        <w:rPr>
          <w:del w:id="6651" w:author="Admin" w:date="2019-02-19T02:10:00Z"/>
          <w:sz w:val="20"/>
          <w:szCs w:val="20"/>
        </w:rPr>
      </w:pPr>
    </w:p>
    <w:p w:rsidR="00A33515" w:rsidDel="002260E7" w:rsidRDefault="001A4D22">
      <w:pPr>
        <w:rPr>
          <w:del w:id="6652" w:author="Admin" w:date="2019-02-19T02:10:00Z"/>
          <w:sz w:val="20"/>
          <w:szCs w:val="20"/>
        </w:rPr>
      </w:pPr>
      <w:del w:id="6653" w:author="Admin" w:date="2019-02-19T02:10:00Z">
        <w:r w:rsidDel="002260E7">
          <w:rPr>
            <w:rFonts w:ascii="Arial" w:eastAsia="Arial" w:hAnsi="Arial" w:cs="Arial"/>
            <w:b/>
            <w:bCs/>
            <w:sz w:val="36"/>
            <w:szCs w:val="36"/>
          </w:rPr>
          <w:delText>Задачи 6 класса</w:delText>
        </w:r>
      </w:del>
    </w:p>
    <w:p w:rsidR="00A33515" w:rsidDel="002260E7" w:rsidRDefault="00A33515">
      <w:pPr>
        <w:spacing w:line="228" w:lineRule="exact"/>
        <w:rPr>
          <w:del w:id="6654" w:author="Admin" w:date="2019-02-19T02:10:00Z"/>
          <w:sz w:val="20"/>
          <w:szCs w:val="20"/>
        </w:rPr>
      </w:pPr>
    </w:p>
    <w:p w:rsidR="00A33515" w:rsidDel="002260E7" w:rsidRDefault="001A4D22">
      <w:pPr>
        <w:rPr>
          <w:del w:id="6655" w:author="Admin" w:date="2019-02-19T02:10:00Z"/>
          <w:sz w:val="20"/>
          <w:szCs w:val="20"/>
        </w:rPr>
      </w:pPr>
      <w:del w:id="6656" w:author="Admin" w:date="2019-02-19T02:10:00Z">
        <w:r w:rsidDel="002260E7">
          <w:rPr>
            <w:rFonts w:ascii="Arial" w:eastAsia="Arial" w:hAnsi="Arial" w:cs="Arial"/>
            <w:b/>
            <w:bCs/>
            <w:sz w:val="26"/>
            <w:szCs w:val="26"/>
          </w:rPr>
          <w:delText>Задача 3.</w:delText>
        </w:r>
      </w:del>
    </w:p>
    <w:p w:rsidR="00A33515" w:rsidDel="002260E7" w:rsidRDefault="001A4D22">
      <w:pPr>
        <w:numPr>
          <w:ilvl w:val="0"/>
          <w:numId w:val="639"/>
        </w:numPr>
        <w:tabs>
          <w:tab w:val="left" w:pos="500"/>
        </w:tabs>
        <w:spacing w:line="187" w:lineRule="auto"/>
        <w:ind w:left="500" w:hanging="290"/>
        <w:rPr>
          <w:del w:id="6657" w:author="Admin" w:date="2019-02-19T02:10:00Z"/>
          <w:rFonts w:ascii="Arial" w:eastAsia="Arial" w:hAnsi="Arial" w:cs="Arial"/>
          <w:b/>
          <w:bCs/>
          <w:sz w:val="17"/>
          <w:szCs w:val="17"/>
        </w:rPr>
        <w:pPrChange w:id="6658" w:author="Admin" w:date="2019-02-19T00:19:00Z">
          <w:pPr>
            <w:numPr>
              <w:numId w:val="642"/>
            </w:numPr>
            <w:tabs>
              <w:tab w:val="left" w:pos="500"/>
            </w:tabs>
            <w:spacing w:line="187" w:lineRule="auto"/>
            <w:ind w:left="500" w:hanging="290"/>
          </w:pPr>
        </w:pPrChange>
      </w:pPr>
      <w:del w:id="6659" w:author="Admin" w:date="2019-02-19T02:10:00Z">
        <w:r w:rsidDel="002260E7">
          <w:rPr>
            <w:rFonts w:ascii="Arial" w:eastAsia="Arial" w:hAnsi="Arial" w:cs="Arial"/>
            <w:sz w:val="17"/>
            <w:szCs w:val="17"/>
          </w:rPr>
          <w:delText xml:space="preserve">Про натуральные числа </w:delText>
        </w:r>
        <w:r w:rsidDel="002260E7">
          <w:rPr>
            <w:rFonts w:ascii="Arial" w:eastAsia="Arial" w:hAnsi="Arial" w:cs="Arial"/>
            <w:i/>
            <w:iCs/>
            <w:sz w:val="17"/>
            <w:szCs w:val="17"/>
          </w:rPr>
          <w:delText>a</w:delText>
        </w:r>
        <w:r w:rsidDel="002260E7">
          <w:rPr>
            <w:rFonts w:ascii="Arial" w:eastAsia="Arial" w:hAnsi="Arial" w:cs="Arial"/>
            <w:sz w:val="17"/>
            <w:szCs w:val="17"/>
          </w:rPr>
          <w:delText xml:space="preserve"> и </w:delText>
        </w:r>
        <w:r w:rsidDel="002260E7">
          <w:rPr>
            <w:rFonts w:ascii="Arial" w:eastAsia="Arial" w:hAnsi="Arial" w:cs="Arial"/>
            <w:i/>
            <w:iCs/>
            <w:sz w:val="17"/>
            <w:szCs w:val="17"/>
          </w:rPr>
          <w:delText>b</w:delText>
        </w:r>
        <w:r w:rsidDel="002260E7">
          <w:rPr>
            <w:rFonts w:ascii="Arial" w:eastAsia="Arial" w:hAnsi="Arial" w:cs="Arial"/>
            <w:sz w:val="17"/>
            <w:szCs w:val="17"/>
          </w:rPr>
          <w:delText xml:space="preserve"> (</w:delText>
        </w:r>
        <w:r w:rsidDel="002260E7">
          <w:rPr>
            <w:rFonts w:ascii="Arial" w:eastAsia="Arial" w:hAnsi="Arial" w:cs="Arial"/>
            <w:i/>
            <w:iCs/>
            <w:sz w:val="17"/>
            <w:szCs w:val="17"/>
          </w:rPr>
          <w:delText>a</w:delText>
        </w:r>
        <w:r w:rsidDel="002260E7">
          <w:rPr>
            <w:rFonts w:ascii="Arial" w:eastAsia="Arial" w:hAnsi="Arial" w:cs="Arial"/>
            <w:sz w:val="17"/>
            <w:szCs w:val="17"/>
          </w:rPr>
          <w:delText xml:space="preserve"> </w:delText>
        </w:r>
        <w:r w:rsidDel="002260E7">
          <w:rPr>
            <w:rFonts w:eastAsia="Times New Roman"/>
            <w:i/>
            <w:iCs/>
            <w:sz w:val="17"/>
            <w:szCs w:val="17"/>
          </w:rPr>
          <w:delText>&gt;</w:delText>
        </w:r>
        <w:r w:rsidDel="002260E7">
          <w:rPr>
            <w:rFonts w:ascii="Arial" w:eastAsia="Arial" w:hAnsi="Arial" w:cs="Arial"/>
            <w:sz w:val="17"/>
            <w:szCs w:val="17"/>
          </w:rPr>
          <w:delText xml:space="preserve"> </w:delText>
        </w:r>
        <w:r w:rsidDel="002260E7">
          <w:rPr>
            <w:rFonts w:ascii="Arial" w:eastAsia="Arial" w:hAnsi="Arial" w:cs="Arial"/>
            <w:i/>
            <w:iCs/>
            <w:sz w:val="17"/>
            <w:szCs w:val="17"/>
          </w:rPr>
          <w:delText>b</w:delText>
        </w:r>
        <w:r w:rsidDel="002260E7">
          <w:rPr>
            <w:rFonts w:ascii="Arial" w:eastAsia="Arial" w:hAnsi="Arial" w:cs="Arial"/>
            <w:sz w:val="17"/>
            <w:szCs w:val="17"/>
          </w:rPr>
          <w:delText>) известно, что число 2001</w:delText>
        </w:r>
        <w:r w:rsidDel="002260E7">
          <w:rPr>
            <w:rFonts w:ascii="Arial" w:eastAsia="Arial" w:hAnsi="Arial" w:cs="Arial"/>
            <w:i/>
            <w:iCs/>
            <w:sz w:val="17"/>
            <w:szCs w:val="17"/>
          </w:rPr>
          <w:delText>a</w:delText>
        </w:r>
        <w:r w:rsidDel="002260E7">
          <w:rPr>
            <w:rFonts w:ascii="Arial" w:eastAsia="Arial" w:hAnsi="Arial" w:cs="Arial"/>
            <w:vertAlign w:val="superscript"/>
          </w:rPr>
          <w:delText>2</w:delText>
        </w:r>
      </w:del>
    </w:p>
    <w:p w:rsidR="00A33515" w:rsidDel="002260E7" w:rsidRDefault="00A33515">
      <w:pPr>
        <w:spacing w:line="237" w:lineRule="exact"/>
        <w:rPr>
          <w:del w:id="6660" w:author="Admin" w:date="2019-02-19T02:10:00Z"/>
          <w:sz w:val="20"/>
          <w:szCs w:val="20"/>
        </w:rPr>
      </w:pPr>
    </w:p>
    <w:p w:rsidR="00A33515" w:rsidDel="002260E7" w:rsidRDefault="001A4D22">
      <w:pPr>
        <w:spacing w:line="316" w:lineRule="auto"/>
        <w:ind w:left="500" w:right="100"/>
        <w:rPr>
          <w:del w:id="6661" w:author="Admin" w:date="2019-02-19T02:10:00Z"/>
          <w:sz w:val="20"/>
          <w:szCs w:val="20"/>
        </w:rPr>
      </w:pPr>
      <w:del w:id="6662" w:author="Admin" w:date="2019-02-19T02:10:00Z">
        <w:r w:rsidDel="002260E7">
          <w:rPr>
            <w:rFonts w:ascii="Arial" w:eastAsia="Arial" w:hAnsi="Arial" w:cs="Arial"/>
            <w:sz w:val="20"/>
            <w:szCs w:val="20"/>
          </w:rPr>
          <w:delText>40</w:delText>
        </w:r>
        <w:r w:rsidDel="002260E7">
          <w:rPr>
            <w:rFonts w:ascii="Arial" w:eastAsia="Arial" w:hAnsi="Arial" w:cs="Arial"/>
            <w:i/>
            <w:iCs/>
            <w:sz w:val="20"/>
            <w:szCs w:val="20"/>
          </w:rPr>
          <w:delText>b b</w:delText>
        </w:r>
        <w:r w:rsidDel="002260E7">
          <w:rPr>
            <w:rFonts w:ascii="Arial" w:eastAsia="Arial" w:hAnsi="Arial" w:cs="Arial"/>
            <w:sz w:val="13"/>
            <w:szCs w:val="13"/>
          </w:rPr>
          <w:delText>2</w:delText>
        </w:r>
        <w:r w:rsidDel="002260E7">
          <w:rPr>
            <w:rFonts w:ascii="Arial" w:eastAsia="Arial" w:hAnsi="Arial" w:cs="Arial"/>
            <w:sz w:val="20"/>
            <w:szCs w:val="20"/>
          </w:rPr>
          <w:delText xml:space="preserve"> делится на 14. Какое наименьшее значение может прини-мать выражение </w:delText>
        </w:r>
        <w:r w:rsidDel="002260E7">
          <w:rPr>
            <w:rFonts w:ascii="Arial" w:eastAsia="Arial" w:hAnsi="Arial" w:cs="Arial"/>
            <w:i/>
            <w:iCs/>
            <w:sz w:val="20"/>
            <w:szCs w:val="20"/>
          </w:rPr>
          <w:delText>a</w:delText>
        </w:r>
        <w:r w:rsidDel="002260E7">
          <w:rPr>
            <w:rFonts w:ascii="Arial" w:eastAsia="Arial" w:hAnsi="Arial" w:cs="Arial"/>
            <w:sz w:val="13"/>
            <w:szCs w:val="13"/>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13"/>
            <w:szCs w:val="13"/>
          </w:rPr>
          <w:delText>2</w:delText>
        </w:r>
        <w:r w:rsidDel="002260E7">
          <w:rPr>
            <w:rFonts w:ascii="Arial" w:eastAsia="Arial" w:hAnsi="Arial" w:cs="Arial"/>
            <w:sz w:val="20"/>
            <w:szCs w:val="20"/>
          </w:rPr>
          <w:delText>?</w:delText>
        </w:r>
      </w:del>
    </w:p>
    <w:p w:rsidR="00A33515" w:rsidDel="002260E7" w:rsidRDefault="00A33515">
      <w:pPr>
        <w:rPr>
          <w:del w:id="6663" w:author="Admin" w:date="2019-02-19T02:10:00Z"/>
        </w:rPr>
        <w:sectPr w:rsidR="00A33515" w:rsidDel="002260E7">
          <w:pgSz w:w="8220" w:h="12472"/>
          <w:pgMar w:top="639" w:right="620" w:bottom="0" w:left="720" w:header="0" w:footer="0" w:gutter="0"/>
          <w:cols w:space="720" w:equalWidth="0">
            <w:col w:w="6880"/>
          </w:cols>
        </w:sectPr>
      </w:pPr>
    </w:p>
    <w:p w:rsidR="00A33515" w:rsidDel="002260E7" w:rsidRDefault="00A33515">
      <w:pPr>
        <w:spacing w:line="8" w:lineRule="exact"/>
        <w:rPr>
          <w:del w:id="6664" w:author="Admin" w:date="2019-02-19T02:10:00Z"/>
          <w:sz w:val="20"/>
          <w:szCs w:val="20"/>
        </w:rPr>
      </w:pPr>
    </w:p>
    <w:p w:rsidR="00A33515" w:rsidDel="002260E7" w:rsidRDefault="001A4D22">
      <w:pPr>
        <w:ind w:left="500"/>
        <w:rPr>
          <w:del w:id="6665" w:author="Admin" w:date="2019-02-19T02:10:00Z"/>
          <w:sz w:val="20"/>
          <w:szCs w:val="20"/>
        </w:rPr>
      </w:pPr>
      <w:del w:id="6666" w:author="Admin" w:date="2019-02-19T02:10:00Z">
        <w:r w:rsidDel="002260E7">
          <w:rPr>
            <w:rFonts w:ascii="Arial" w:eastAsia="Arial" w:hAnsi="Arial" w:cs="Arial"/>
            <w:b/>
            <w:bCs/>
            <w:i/>
            <w:iCs/>
            <w:sz w:val="18"/>
            <w:szCs w:val="18"/>
          </w:rPr>
          <w:delText>Решение:</w:delText>
        </w:r>
      </w:del>
    </w:p>
    <w:p w:rsidR="00A33515" w:rsidDel="002260E7" w:rsidRDefault="001A4D22">
      <w:pPr>
        <w:spacing w:line="20" w:lineRule="exact"/>
        <w:rPr>
          <w:del w:id="6667" w:author="Admin" w:date="2019-02-19T02:10:00Z"/>
          <w:sz w:val="20"/>
          <w:szCs w:val="20"/>
        </w:rPr>
      </w:pPr>
      <w:del w:id="6668" w:author="Admin" w:date="2019-02-19T02:10:00Z">
        <w:r w:rsidDel="002260E7">
          <w:rPr>
            <w:sz w:val="20"/>
            <w:szCs w:val="20"/>
          </w:rPr>
          <w:br w:type="column"/>
        </w:r>
      </w:del>
    </w:p>
    <w:p w:rsidR="00A33515" w:rsidDel="002260E7" w:rsidRDefault="001A4D22">
      <w:pPr>
        <w:rPr>
          <w:del w:id="6669" w:author="Admin" w:date="2019-02-19T02:10:00Z"/>
          <w:sz w:val="20"/>
          <w:szCs w:val="20"/>
        </w:rPr>
      </w:pPr>
      <w:del w:id="6670" w:author="Admin" w:date="2019-02-19T02:10:00Z">
        <w:r w:rsidDel="002260E7">
          <w:rPr>
            <w:rFonts w:ascii="Arial" w:eastAsia="Arial" w:hAnsi="Arial" w:cs="Arial"/>
            <w:sz w:val="19"/>
            <w:szCs w:val="19"/>
          </w:rPr>
          <w:delText>Преобразуем выражение:</w:delText>
        </w:r>
      </w:del>
    </w:p>
    <w:p w:rsidR="00A33515" w:rsidDel="002260E7" w:rsidRDefault="00A33515">
      <w:pPr>
        <w:spacing w:line="200" w:lineRule="exact"/>
        <w:rPr>
          <w:del w:id="6671" w:author="Admin" w:date="2019-02-19T02:10:00Z"/>
          <w:sz w:val="20"/>
          <w:szCs w:val="20"/>
        </w:rPr>
      </w:pPr>
    </w:p>
    <w:p w:rsidR="00A33515" w:rsidDel="002260E7" w:rsidRDefault="00A33515">
      <w:pPr>
        <w:rPr>
          <w:del w:id="6672" w:author="Admin" w:date="2019-02-19T02:10:00Z"/>
        </w:rPr>
        <w:sectPr w:rsidR="00A33515" w:rsidDel="002260E7">
          <w:type w:val="continuous"/>
          <w:pgSz w:w="8220" w:h="12472"/>
          <w:pgMar w:top="639" w:right="620" w:bottom="0" w:left="720" w:header="0" w:footer="0" w:gutter="0"/>
          <w:cols w:num="2" w:space="720" w:equalWidth="0">
            <w:col w:w="1380" w:space="140"/>
            <w:col w:w="5360"/>
          </w:cols>
        </w:sectPr>
      </w:pPr>
    </w:p>
    <w:p w:rsidR="00A33515" w:rsidDel="002260E7" w:rsidRDefault="00A33515">
      <w:pPr>
        <w:spacing w:line="50" w:lineRule="exact"/>
        <w:rPr>
          <w:del w:id="6673" w:author="Admin" w:date="2019-02-19T02:10:00Z"/>
          <w:sz w:val="20"/>
          <w:szCs w:val="20"/>
        </w:rPr>
      </w:pPr>
    </w:p>
    <w:p w:rsidR="00A33515" w:rsidDel="002260E7" w:rsidRDefault="001A4D22">
      <w:pPr>
        <w:ind w:left="1360"/>
        <w:rPr>
          <w:del w:id="6674" w:author="Admin" w:date="2019-02-19T02:10:00Z"/>
          <w:sz w:val="20"/>
          <w:szCs w:val="20"/>
        </w:rPr>
      </w:pPr>
      <w:del w:id="6675" w:author="Admin" w:date="2019-02-19T02:10:00Z">
        <w:r w:rsidDel="002260E7">
          <w:rPr>
            <w:rFonts w:ascii="Arial" w:eastAsia="Arial" w:hAnsi="Arial" w:cs="Arial"/>
            <w:sz w:val="19"/>
            <w:szCs w:val="19"/>
          </w:rPr>
          <w:delText>2001</w:delText>
        </w:r>
        <w:r w:rsidDel="002260E7">
          <w:rPr>
            <w:rFonts w:ascii="Arial" w:eastAsia="Arial" w:hAnsi="Arial" w:cs="Arial"/>
            <w:i/>
            <w:iCs/>
            <w:sz w:val="19"/>
            <w:szCs w:val="19"/>
          </w:rPr>
          <w:delText>a</w:delText>
        </w:r>
        <w:r w:rsidDel="002260E7">
          <w:rPr>
            <w:rFonts w:ascii="Arial" w:eastAsia="Arial" w:hAnsi="Arial" w:cs="Arial"/>
            <w:sz w:val="12"/>
            <w:szCs w:val="12"/>
          </w:rPr>
          <w:delText>2</w:delText>
        </w:r>
      </w:del>
    </w:p>
    <w:p w:rsidR="00A33515" w:rsidDel="002260E7" w:rsidRDefault="001A4D22">
      <w:pPr>
        <w:spacing w:line="20" w:lineRule="exact"/>
        <w:rPr>
          <w:del w:id="6676" w:author="Admin" w:date="2019-02-19T02:10:00Z"/>
          <w:sz w:val="20"/>
          <w:szCs w:val="20"/>
        </w:rPr>
      </w:pPr>
      <w:del w:id="6677" w:author="Admin" w:date="2019-02-19T02:10:00Z">
        <w:r w:rsidDel="002260E7">
          <w:rPr>
            <w:sz w:val="20"/>
            <w:szCs w:val="20"/>
          </w:rPr>
          <w:br w:type="column"/>
        </w:r>
      </w:del>
    </w:p>
    <w:p w:rsidR="00A33515" w:rsidDel="002260E7" w:rsidRDefault="00A33515">
      <w:pPr>
        <w:spacing w:line="53" w:lineRule="exact"/>
        <w:rPr>
          <w:del w:id="6678" w:author="Admin" w:date="2019-02-19T02:10:00Z"/>
          <w:sz w:val="20"/>
          <w:szCs w:val="20"/>
        </w:rPr>
      </w:pPr>
    </w:p>
    <w:p w:rsidR="00A33515" w:rsidDel="002260E7" w:rsidRDefault="001A4D22">
      <w:pPr>
        <w:jc w:val="center"/>
        <w:rPr>
          <w:del w:id="6679" w:author="Admin" w:date="2019-02-19T02:10:00Z"/>
          <w:sz w:val="20"/>
          <w:szCs w:val="20"/>
        </w:rPr>
      </w:pPr>
      <w:del w:id="6680" w:author="Admin" w:date="2019-02-19T02:10:00Z">
        <w:r w:rsidDel="002260E7">
          <w:rPr>
            <w:rFonts w:ascii="Arial" w:eastAsia="Arial" w:hAnsi="Arial" w:cs="Arial"/>
            <w:sz w:val="18"/>
            <w:szCs w:val="18"/>
          </w:rPr>
          <w:delText>40</w:delText>
        </w:r>
        <w:r w:rsidDel="002260E7">
          <w:rPr>
            <w:rFonts w:ascii="Arial" w:eastAsia="Arial" w:hAnsi="Arial" w:cs="Arial"/>
            <w:i/>
            <w:iCs/>
            <w:sz w:val="18"/>
            <w:szCs w:val="18"/>
          </w:rPr>
          <w:delText>ab</w:delText>
        </w:r>
      </w:del>
    </w:p>
    <w:p w:rsidR="00A33515" w:rsidDel="002260E7" w:rsidRDefault="001A4D22">
      <w:pPr>
        <w:spacing w:line="20" w:lineRule="exact"/>
        <w:rPr>
          <w:del w:id="6681" w:author="Admin" w:date="2019-02-19T02:10:00Z"/>
          <w:sz w:val="20"/>
          <w:szCs w:val="20"/>
        </w:rPr>
      </w:pPr>
      <w:del w:id="6682" w:author="Admin" w:date="2019-02-19T02:10:00Z">
        <w:r w:rsidDel="002260E7">
          <w:rPr>
            <w:sz w:val="20"/>
            <w:szCs w:val="20"/>
          </w:rPr>
          <w:br w:type="column"/>
        </w:r>
      </w:del>
    </w:p>
    <w:p w:rsidR="00A33515" w:rsidDel="002260E7" w:rsidRDefault="00A33515">
      <w:pPr>
        <w:spacing w:line="30" w:lineRule="exact"/>
        <w:rPr>
          <w:del w:id="6683" w:author="Admin" w:date="2019-02-19T02:10:00Z"/>
          <w:sz w:val="20"/>
          <w:szCs w:val="20"/>
        </w:rPr>
      </w:pPr>
    </w:p>
    <w:p w:rsidR="00A33515" w:rsidDel="002260E7" w:rsidRDefault="001A4D22">
      <w:pPr>
        <w:jc w:val="center"/>
        <w:rPr>
          <w:del w:id="6684" w:author="Admin" w:date="2019-02-19T02:10:00Z"/>
          <w:sz w:val="20"/>
          <w:szCs w:val="20"/>
        </w:rPr>
      </w:pPr>
      <w:del w:id="6685" w:author="Admin" w:date="2019-02-19T02:10:00Z">
        <w:r w:rsidDel="002260E7">
          <w:rPr>
            <w:rFonts w:ascii="Arial" w:eastAsia="Arial" w:hAnsi="Arial" w:cs="Arial"/>
            <w:i/>
            <w:iCs/>
            <w:sz w:val="20"/>
            <w:szCs w:val="20"/>
          </w:rPr>
          <w:delText>b</w:delText>
        </w:r>
        <w:r w:rsidDel="002260E7">
          <w:rPr>
            <w:rFonts w:ascii="Arial" w:eastAsia="Arial" w:hAnsi="Arial" w:cs="Arial"/>
            <w:sz w:val="13"/>
            <w:szCs w:val="13"/>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14</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143</w:delText>
        </w:r>
        <w:r w:rsidDel="002260E7">
          <w:rPr>
            <w:rFonts w:ascii="Arial" w:eastAsia="Arial" w:hAnsi="Arial" w:cs="Arial"/>
            <w:i/>
            <w:iCs/>
            <w:sz w:val="20"/>
            <w:szCs w:val="20"/>
          </w:rPr>
          <w:delText>a</w:delText>
        </w:r>
        <w:r w:rsidDel="002260E7">
          <w:rPr>
            <w:rFonts w:ascii="Arial" w:eastAsia="Arial" w:hAnsi="Arial" w:cs="Arial"/>
            <w:sz w:val="13"/>
            <w:szCs w:val="13"/>
          </w:rPr>
          <w:delText>2</w:delText>
        </w:r>
      </w:del>
    </w:p>
    <w:p w:rsidR="00A33515" w:rsidDel="002260E7" w:rsidRDefault="001A4D22">
      <w:pPr>
        <w:spacing w:line="20" w:lineRule="exact"/>
        <w:rPr>
          <w:del w:id="6686" w:author="Admin" w:date="2019-02-19T02:10:00Z"/>
          <w:sz w:val="20"/>
          <w:szCs w:val="20"/>
        </w:rPr>
      </w:pPr>
      <w:del w:id="6687" w:author="Admin" w:date="2019-02-19T02:10:00Z">
        <w:r w:rsidDel="002260E7">
          <w:rPr>
            <w:sz w:val="20"/>
            <w:szCs w:val="20"/>
          </w:rPr>
          <w:br w:type="column"/>
        </w:r>
      </w:del>
    </w:p>
    <w:p w:rsidR="00A33515" w:rsidDel="002260E7" w:rsidRDefault="00A33515">
      <w:pPr>
        <w:spacing w:line="53" w:lineRule="exact"/>
        <w:rPr>
          <w:del w:id="6688" w:author="Admin" w:date="2019-02-19T02:10:00Z"/>
          <w:sz w:val="20"/>
          <w:szCs w:val="20"/>
        </w:rPr>
      </w:pPr>
    </w:p>
    <w:p w:rsidR="00A33515" w:rsidDel="002260E7" w:rsidRDefault="001A4D22">
      <w:pPr>
        <w:tabs>
          <w:tab w:val="left" w:pos="220"/>
        </w:tabs>
        <w:jc w:val="center"/>
        <w:rPr>
          <w:del w:id="6689" w:author="Admin" w:date="2019-02-19T02:10:00Z"/>
          <w:sz w:val="20"/>
          <w:szCs w:val="20"/>
        </w:rPr>
      </w:pPr>
      <w:del w:id="6690" w:author="Admin" w:date="2019-02-19T02:10:00Z">
        <w:r w:rsidDel="002260E7">
          <w:rPr>
            <w:rFonts w:ascii="Arial" w:eastAsia="Arial" w:hAnsi="Arial" w:cs="Arial"/>
            <w:sz w:val="20"/>
            <w:szCs w:val="20"/>
          </w:rPr>
          <w:delText>3</w:delText>
        </w:r>
        <w:r w:rsidDel="002260E7">
          <w:rPr>
            <w:rFonts w:ascii="Arial" w:eastAsia="Arial" w:hAnsi="Arial" w:cs="Arial"/>
            <w:i/>
            <w:iCs/>
            <w:sz w:val="20"/>
            <w:szCs w:val="20"/>
          </w:rPr>
          <w:delText>ab</w:delText>
        </w:r>
        <w:r w:rsidDel="002260E7">
          <w:rPr>
            <w:rFonts w:eastAsia="Times New Roman"/>
            <w:sz w:val="20"/>
            <w:szCs w:val="20"/>
          </w:rPr>
          <w:delText>)</w:delText>
        </w:r>
        <w:r w:rsidDel="002260E7">
          <w:rPr>
            <w:sz w:val="20"/>
            <w:szCs w:val="20"/>
          </w:rPr>
          <w:tab/>
        </w:r>
        <w:r w:rsidDel="002260E7">
          <w:rPr>
            <w:rFonts w:eastAsia="Times New Roman"/>
            <w:sz w:val="20"/>
            <w:szCs w:val="20"/>
          </w:rPr>
          <w:delText>(</w:delText>
        </w:r>
        <w:r w:rsidDel="002260E7">
          <w:rPr>
            <w:rFonts w:ascii="Arial" w:eastAsia="Arial" w:hAnsi="Arial" w:cs="Arial"/>
            <w:i/>
            <w:iCs/>
            <w:sz w:val="20"/>
            <w:szCs w:val="20"/>
          </w:rPr>
          <w:delText>a</w:delText>
        </w:r>
      </w:del>
    </w:p>
    <w:p w:rsidR="00A33515" w:rsidDel="002260E7" w:rsidRDefault="001A4D22">
      <w:pPr>
        <w:spacing w:line="20" w:lineRule="exact"/>
        <w:rPr>
          <w:del w:id="6691" w:author="Admin" w:date="2019-02-19T02:10:00Z"/>
          <w:sz w:val="20"/>
          <w:szCs w:val="20"/>
        </w:rPr>
      </w:pPr>
      <w:del w:id="6692" w:author="Admin" w:date="2019-02-19T02:10:00Z">
        <w:r w:rsidDel="002260E7">
          <w:rPr>
            <w:sz w:val="20"/>
            <w:szCs w:val="20"/>
          </w:rPr>
          <w:br w:type="column"/>
        </w:r>
      </w:del>
    </w:p>
    <w:p w:rsidR="00A33515" w:rsidDel="002260E7" w:rsidRDefault="00A33515">
      <w:pPr>
        <w:spacing w:line="30" w:lineRule="exact"/>
        <w:rPr>
          <w:del w:id="6693" w:author="Admin" w:date="2019-02-19T02:10:00Z"/>
          <w:sz w:val="20"/>
          <w:szCs w:val="20"/>
        </w:rPr>
      </w:pPr>
    </w:p>
    <w:p w:rsidR="00A33515" w:rsidDel="002260E7" w:rsidRDefault="001A4D22">
      <w:pPr>
        <w:rPr>
          <w:del w:id="6694" w:author="Admin" w:date="2019-02-19T02:10:00Z"/>
          <w:sz w:val="20"/>
          <w:szCs w:val="20"/>
        </w:rPr>
      </w:pPr>
      <w:del w:id="6695" w:author="Admin" w:date="2019-02-19T02:10:00Z">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13"/>
            <w:szCs w:val="13"/>
          </w:rPr>
          <w:delText>2</w:delText>
        </w:r>
        <w:r w:rsidDel="002260E7">
          <w:rPr>
            <w:rFonts w:eastAsia="Times New Roman"/>
            <w:i/>
            <w:iCs/>
            <w:sz w:val="20"/>
            <w:szCs w:val="20"/>
          </w:rPr>
          <w:delText>:</w:delText>
        </w:r>
      </w:del>
    </w:p>
    <w:p w:rsidR="00A33515" w:rsidDel="002260E7" w:rsidRDefault="00A33515">
      <w:pPr>
        <w:spacing w:line="222" w:lineRule="exact"/>
        <w:rPr>
          <w:del w:id="6696" w:author="Admin" w:date="2019-02-19T02:10:00Z"/>
          <w:sz w:val="20"/>
          <w:szCs w:val="20"/>
        </w:rPr>
      </w:pPr>
    </w:p>
    <w:p w:rsidR="00A33515" w:rsidDel="002260E7" w:rsidRDefault="00A33515">
      <w:pPr>
        <w:rPr>
          <w:del w:id="6697" w:author="Admin" w:date="2019-02-19T02:10:00Z"/>
        </w:rPr>
        <w:sectPr w:rsidR="00A33515" w:rsidDel="002260E7">
          <w:type w:val="continuous"/>
          <w:pgSz w:w="8220" w:h="12472"/>
          <w:pgMar w:top="639" w:right="620" w:bottom="0" w:left="720" w:header="0" w:footer="0" w:gutter="0"/>
          <w:cols w:num="5" w:space="720" w:equalWidth="0">
            <w:col w:w="1960" w:space="260"/>
            <w:col w:w="420" w:space="240"/>
            <w:col w:w="1400" w:space="240"/>
            <w:col w:w="840" w:space="240"/>
            <w:col w:w="1280"/>
          </w:cols>
        </w:sectPr>
      </w:pPr>
    </w:p>
    <w:p w:rsidR="00A33515" w:rsidDel="002260E7" w:rsidRDefault="00A33515">
      <w:pPr>
        <w:spacing w:line="60" w:lineRule="exact"/>
        <w:rPr>
          <w:del w:id="6698" w:author="Admin" w:date="2019-02-19T02:10:00Z"/>
          <w:sz w:val="20"/>
          <w:szCs w:val="20"/>
        </w:rPr>
      </w:pPr>
    </w:p>
    <w:p w:rsidR="00A33515" w:rsidDel="002260E7" w:rsidRDefault="001A4D22">
      <w:pPr>
        <w:spacing w:line="269" w:lineRule="auto"/>
        <w:ind w:left="500" w:right="100"/>
        <w:jc w:val="both"/>
        <w:rPr>
          <w:del w:id="6699" w:author="Admin" w:date="2019-02-19T02:10:00Z"/>
          <w:sz w:val="20"/>
          <w:szCs w:val="20"/>
        </w:rPr>
      </w:pPr>
      <w:del w:id="6700" w:author="Admin" w:date="2019-02-19T02:10:00Z">
        <w:r w:rsidDel="002260E7">
          <w:rPr>
            <w:rFonts w:ascii="Arial" w:eastAsia="Arial" w:hAnsi="Arial" w:cs="Arial"/>
            <w:sz w:val="19"/>
            <w:szCs w:val="19"/>
          </w:rPr>
          <w:delText xml:space="preserve">Отсюда видно, что исходное выражение кратно 14 тогда и только тогда, когда </w:delText>
        </w:r>
        <w:r w:rsidDel="002260E7">
          <w:rPr>
            <w:rFonts w:eastAsia="Times New Roman"/>
            <w:sz w:val="19"/>
            <w:szCs w:val="19"/>
          </w:rPr>
          <w:delText>(</w:delText>
        </w:r>
        <w:r w:rsidDel="002260E7">
          <w:rPr>
            <w:rFonts w:ascii="Arial" w:eastAsia="Arial" w:hAnsi="Arial" w:cs="Arial"/>
            <w:i/>
            <w:iCs/>
            <w:sz w:val="19"/>
            <w:szCs w:val="19"/>
          </w:rPr>
          <w:delText>a b</w:delText>
        </w:r>
        <w:r w:rsidDel="002260E7">
          <w:rPr>
            <w:rFonts w:eastAsia="Times New Roman"/>
            <w:sz w:val="19"/>
            <w:szCs w:val="19"/>
          </w:rPr>
          <w:delText>)</w:delText>
        </w:r>
        <w:r w:rsidDel="002260E7">
          <w:rPr>
            <w:rFonts w:ascii="Arial" w:eastAsia="Arial" w:hAnsi="Arial" w:cs="Arial"/>
            <w:sz w:val="26"/>
            <w:szCs w:val="26"/>
            <w:vertAlign w:val="superscript"/>
          </w:rPr>
          <w:delText>2</w:delText>
        </w:r>
        <w:r w:rsidDel="002260E7">
          <w:rPr>
            <w:rFonts w:ascii="Arial" w:eastAsia="Arial" w:hAnsi="Arial" w:cs="Arial"/>
            <w:sz w:val="19"/>
            <w:szCs w:val="19"/>
          </w:rPr>
          <w:delText xml:space="preserve"> делится на 14. Но 14 не содержит полных квад-ратов в разложении на множители, поэтому это верно если и только если </w:delText>
        </w:r>
        <w:r w:rsidDel="002260E7">
          <w:rPr>
            <w:rFonts w:ascii="Arial" w:eastAsia="Arial" w:hAnsi="Arial" w:cs="Arial"/>
            <w:i/>
            <w:iCs/>
            <w:sz w:val="19"/>
            <w:szCs w:val="19"/>
          </w:rPr>
          <w:delText>a b</w:delText>
        </w:r>
        <w:r w:rsidDel="002260E7">
          <w:rPr>
            <w:rFonts w:ascii="Arial" w:eastAsia="Arial" w:hAnsi="Arial" w:cs="Arial"/>
            <w:sz w:val="19"/>
            <w:szCs w:val="19"/>
          </w:rPr>
          <w:delText xml:space="preserve"> делится на 14. Так как </w:delText>
        </w:r>
        <w:r w:rsidDel="002260E7">
          <w:rPr>
            <w:rFonts w:ascii="Arial" w:eastAsia="Arial" w:hAnsi="Arial" w:cs="Arial"/>
            <w:i/>
            <w:iCs/>
            <w:sz w:val="19"/>
            <w:szCs w:val="19"/>
          </w:rPr>
          <w:delText>a</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ascii="Arial" w:eastAsia="Arial" w:hAnsi="Arial" w:cs="Arial"/>
            <w:sz w:val="19"/>
            <w:szCs w:val="19"/>
          </w:rPr>
          <w:delText xml:space="preserve"> — натуральные и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w:delText>
        </w:r>
        <w:r w:rsidDel="002260E7">
          <w:rPr>
            <w:rFonts w:eastAsia="Times New Roman"/>
            <w:i/>
            <w:iCs/>
            <w:sz w:val="19"/>
            <w:szCs w:val="19"/>
          </w:rPr>
          <w:delText>&gt;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ascii="Arial" w:eastAsia="Arial" w:hAnsi="Arial" w:cs="Arial"/>
            <w:sz w:val="19"/>
            <w:szCs w:val="19"/>
          </w:rPr>
          <w:delText xml:space="preserve">, то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15</w:delText>
        </w:r>
      </w:del>
    </w:p>
    <w:p w:rsidR="00A33515" w:rsidDel="002260E7" w:rsidRDefault="001A4D22">
      <w:pPr>
        <w:numPr>
          <w:ilvl w:val="0"/>
          <w:numId w:val="640"/>
        </w:numPr>
        <w:tabs>
          <w:tab w:val="left" w:pos="660"/>
        </w:tabs>
        <w:ind w:left="660" w:hanging="162"/>
        <w:rPr>
          <w:del w:id="6701" w:author="Admin" w:date="2019-02-19T02:10:00Z"/>
          <w:rFonts w:ascii="Arial" w:eastAsia="Arial" w:hAnsi="Arial" w:cs="Arial"/>
          <w:sz w:val="20"/>
          <w:szCs w:val="20"/>
        </w:rPr>
        <w:pPrChange w:id="6702" w:author="Admin" w:date="2019-02-19T00:19:00Z">
          <w:pPr>
            <w:numPr>
              <w:numId w:val="643"/>
            </w:numPr>
            <w:tabs>
              <w:tab w:val="left" w:pos="660"/>
            </w:tabs>
            <w:ind w:left="660" w:hanging="162"/>
          </w:pPr>
        </w:pPrChange>
      </w:pPr>
      <w:del w:id="6703" w:author="Admin" w:date="2019-02-19T02:10:00Z">
        <w:r w:rsidDel="002260E7">
          <w:rPr>
            <w:rFonts w:ascii="Arial" w:eastAsia="Arial" w:hAnsi="Arial" w:cs="Arial"/>
            <w:i/>
            <w:iCs/>
            <w:sz w:val="20"/>
            <w:szCs w:val="20"/>
          </w:rPr>
          <w:delText xml:space="preserve">b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 —</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наименьшие</w:delText>
        </w:r>
        <w:r w:rsidDel="002260E7">
          <w:rPr>
            <w:rFonts w:ascii="Arial" w:eastAsia="Arial" w:hAnsi="Arial" w:cs="Arial"/>
            <w:i/>
            <w:iCs/>
            <w:sz w:val="20"/>
            <w:szCs w:val="20"/>
          </w:rPr>
          <w:delText xml:space="preserve"> a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b</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при которых это выполняется.</w:delText>
        </w:r>
      </w:del>
    </w:p>
    <w:p w:rsidR="00A33515" w:rsidDel="002260E7" w:rsidRDefault="00A33515">
      <w:pPr>
        <w:spacing w:line="129" w:lineRule="exact"/>
        <w:rPr>
          <w:del w:id="6704" w:author="Admin" w:date="2019-02-19T02:10:00Z"/>
          <w:rFonts w:ascii="Arial" w:eastAsia="Arial" w:hAnsi="Arial" w:cs="Arial"/>
          <w:sz w:val="20"/>
          <w:szCs w:val="20"/>
        </w:rPr>
      </w:pPr>
    </w:p>
    <w:p w:rsidR="00A33515" w:rsidDel="002260E7" w:rsidRDefault="001A4D22">
      <w:pPr>
        <w:numPr>
          <w:ilvl w:val="1"/>
          <w:numId w:val="640"/>
        </w:numPr>
        <w:tabs>
          <w:tab w:val="left" w:pos="3220"/>
        </w:tabs>
        <w:ind w:left="3220" w:hanging="250"/>
        <w:rPr>
          <w:del w:id="6705" w:author="Admin" w:date="2019-02-19T02:10:00Z"/>
          <w:rFonts w:ascii="Arial" w:eastAsia="Arial" w:hAnsi="Arial" w:cs="Arial"/>
          <w:sz w:val="20"/>
          <w:szCs w:val="20"/>
        </w:rPr>
        <w:pPrChange w:id="6706" w:author="Admin" w:date="2019-02-19T00:19:00Z">
          <w:pPr>
            <w:numPr>
              <w:ilvl w:val="1"/>
              <w:numId w:val="643"/>
            </w:numPr>
            <w:tabs>
              <w:tab w:val="left" w:pos="3220"/>
            </w:tabs>
            <w:ind w:left="3220" w:hanging="250"/>
          </w:pPr>
        </w:pPrChange>
      </w:pPr>
      <w:del w:id="6707" w:author="Admin" w:date="2019-02-19T02:10:00Z">
        <w:r w:rsidDel="002260E7">
          <w:rPr>
            <w:rFonts w:ascii="Arial" w:eastAsia="Arial" w:hAnsi="Arial" w:cs="Arial"/>
            <w:b/>
            <w:bCs/>
            <w:sz w:val="20"/>
            <w:szCs w:val="20"/>
          </w:rPr>
          <w:delText xml:space="preserve">276 </w:delText>
        </w:r>
        <w:r w:rsidDel="002260E7">
          <w:rPr>
            <w:rFonts w:ascii="Arial" w:eastAsia="Arial" w:hAnsi="Arial" w:cs="Arial"/>
            <w:sz w:val="20"/>
            <w:szCs w:val="20"/>
          </w:rPr>
          <w:delText>−</w:delText>
        </w:r>
      </w:del>
    </w:p>
    <w:p w:rsidR="00A33515" w:rsidDel="002260E7" w:rsidRDefault="00A33515">
      <w:pPr>
        <w:rPr>
          <w:del w:id="6708" w:author="Admin" w:date="2019-02-19T02:10:00Z"/>
        </w:rPr>
        <w:sectPr w:rsidR="00A33515" w:rsidDel="002260E7">
          <w:type w:val="continuous"/>
          <w:pgSz w:w="8220" w:h="12472"/>
          <w:pgMar w:top="639" w:right="620" w:bottom="0" w:left="720" w:header="0" w:footer="0" w:gutter="0"/>
          <w:cols w:space="720" w:equalWidth="0">
            <w:col w:w="6880"/>
          </w:cols>
        </w:sectPr>
      </w:pPr>
    </w:p>
    <w:p w:rsidR="00A33515" w:rsidDel="002260E7" w:rsidRDefault="001A4D22">
      <w:pPr>
        <w:ind w:left="1140"/>
        <w:rPr>
          <w:del w:id="6709" w:author="Admin" w:date="2019-02-19T02:10:00Z"/>
          <w:sz w:val="20"/>
          <w:szCs w:val="20"/>
        </w:rPr>
      </w:pPr>
      <w:bookmarkStart w:id="6710" w:name="page287"/>
      <w:bookmarkEnd w:id="6710"/>
      <w:del w:id="6711"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6712" w:author="Admin" w:date="2019-02-19T02:10:00Z"/>
          <w:sz w:val="20"/>
          <w:szCs w:val="20"/>
        </w:rPr>
      </w:pPr>
    </w:p>
    <w:p w:rsidR="00A33515" w:rsidDel="002260E7" w:rsidRDefault="001A4D22">
      <w:pPr>
        <w:ind w:left="500"/>
        <w:rPr>
          <w:del w:id="6713" w:author="Admin" w:date="2019-02-19T02:10:00Z"/>
          <w:sz w:val="20"/>
          <w:szCs w:val="20"/>
        </w:rPr>
      </w:pPr>
      <w:del w:id="6714" w:author="Admin" w:date="2019-02-19T02:10:00Z">
        <w:r w:rsidDel="002260E7">
          <w:rPr>
            <w:rFonts w:ascii="Arial" w:eastAsia="Arial" w:hAnsi="Arial" w:cs="Arial"/>
            <w:sz w:val="20"/>
            <w:szCs w:val="20"/>
          </w:rPr>
          <w:delText>Ответ: 224.</w:delText>
        </w:r>
      </w:del>
    </w:p>
    <w:p w:rsidR="00A33515" w:rsidDel="002260E7" w:rsidRDefault="00A33515">
      <w:pPr>
        <w:spacing w:line="200" w:lineRule="exact"/>
        <w:rPr>
          <w:del w:id="6715" w:author="Admin" w:date="2019-02-19T02:10:00Z"/>
          <w:sz w:val="20"/>
          <w:szCs w:val="20"/>
        </w:rPr>
      </w:pPr>
    </w:p>
    <w:p w:rsidR="00A33515" w:rsidDel="002260E7" w:rsidRDefault="00A33515">
      <w:pPr>
        <w:spacing w:line="359" w:lineRule="exact"/>
        <w:rPr>
          <w:del w:id="6716" w:author="Admin" w:date="2019-02-19T02:10:00Z"/>
          <w:sz w:val="20"/>
          <w:szCs w:val="20"/>
        </w:rPr>
      </w:pPr>
    </w:p>
    <w:p w:rsidR="00A33515" w:rsidDel="002260E7" w:rsidRDefault="001A4D22">
      <w:pPr>
        <w:rPr>
          <w:del w:id="6717" w:author="Admin" w:date="2019-02-19T02:10:00Z"/>
          <w:sz w:val="20"/>
          <w:szCs w:val="20"/>
        </w:rPr>
      </w:pPr>
      <w:del w:id="6718" w:author="Admin" w:date="2019-02-19T02:10:00Z">
        <w:r w:rsidDel="002260E7">
          <w:rPr>
            <w:rFonts w:ascii="Arial" w:eastAsia="Arial" w:hAnsi="Arial" w:cs="Arial"/>
            <w:b/>
            <w:bCs/>
            <w:sz w:val="36"/>
            <w:szCs w:val="36"/>
          </w:rPr>
          <w:delText>Задачи 7 класса</w:delText>
        </w:r>
      </w:del>
    </w:p>
    <w:p w:rsidR="00A33515" w:rsidDel="002260E7" w:rsidRDefault="00A33515">
      <w:pPr>
        <w:spacing w:line="228" w:lineRule="exact"/>
        <w:rPr>
          <w:del w:id="6719" w:author="Admin" w:date="2019-02-19T02:10:00Z"/>
          <w:sz w:val="20"/>
          <w:szCs w:val="20"/>
        </w:rPr>
      </w:pPr>
    </w:p>
    <w:p w:rsidR="00A33515" w:rsidDel="002260E7" w:rsidRDefault="001A4D22">
      <w:pPr>
        <w:rPr>
          <w:del w:id="6720" w:author="Admin" w:date="2019-02-19T02:10:00Z"/>
          <w:sz w:val="20"/>
          <w:szCs w:val="20"/>
        </w:rPr>
      </w:pPr>
      <w:del w:id="6721" w:author="Admin" w:date="2019-02-19T02:10:00Z">
        <w:r w:rsidDel="002260E7">
          <w:rPr>
            <w:rFonts w:ascii="Arial" w:eastAsia="Arial" w:hAnsi="Arial" w:cs="Arial"/>
            <w:b/>
            <w:bCs/>
            <w:sz w:val="26"/>
            <w:szCs w:val="26"/>
          </w:rPr>
          <w:delText>Задача 1.</w:delText>
        </w:r>
      </w:del>
    </w:p>
    <w:p w:rsidR="00A33515" w:rsidDel="002260E7" w:rsidRDefault="00A33515">
      <w:pPr>
        <w:spacing w:line="178" w:lineRule="exact"/>
        <w:rPr>
          <w:del w:id="6722" w:author="Admin" w:date="2019-02-19T02:10:00Z"/>
          <w:sz w:val="20"/>
          <w:szCs w:val="20"/>
        </w:rPr>
      </w:pPr>
    </w:p>
    <w:p w:rsidR="00A33515" w:rsidDel="002260E7" w:rsidRDefault="001A4D22">
      <w:pPr>
        <w:numPr>
          <w:ilvl w:val="0"/>
          <w:numId w:val="641"/>
        </w:numPr>
        <w:tabs>
          <w:tab w:val="left" w:pos="500"/>
        </w:tabs>
        <w:spacing w:line="338" w:lineRule="auto"/>
        <w:ind w:left="500" w:hanging="290"/>
        <w:jc w:val="both"/>
        <w:rPr>
          <w:del w:id="6723" w:author="Admin" w:date="2019-02-19T02:10:00Z"/>
          <w:rFonts w:ascii="Arial" w:eastAsia="Arial" w:hAnsi="Arial" w:cs="Arial"/>
          <w:b/>
          <w:bCs/>
          <w:sz w:val="19"/>
          <w:szCs w:val="19"/>
        </w:rPr>
        <w:pPrChange w:id="6724" w:author="Admin" w:date="2019-02-19T00:19:00Z">
          <w:pPr>
            <w:numPr>
              <w:numId w:val="644"/>
            </w:numPr>
            <w:tabs>
              <w:tab w:val="left" w:pos="500"/>
            </w:tabs>
            <w:spacing w:line="338" w:lineRule="auto"/>
            <w:ind w:left="500" w:hanging="290"/>
            <w:jc w:val="both"/>
          </w:pPr>
        </w:pPrChange>
      </w:pPr>
      <w:del w:id="6725" w:author="Admin" w:date="2019-02-19T02:10:00Z">
        <w:r w:rsidDel="002260E7">
          <w:rPr>
            <w:rFonts w:ascii="Arial" w:eastAsia="Arial" w:hAnsi="Arial" w:cs="Arial"/>
            <w:sz w:val="19"/>
            <w:szCs w:val="19"/>
          </w:rPr>
          <w:delText xml:space="preserve">Отрезок </w:delText>
        </w:r>
        <w:r w:rsidDel="002260E7">
          <w:rPr>
            <w:rFonts w:ascii="Arial" w:eastAsia="Arial" w:hAnsi="Arial" w:cs="Arial"/>
            <w:i/>
            <w:iCs/>
            <w:sz w:val="19"/>
            <w:szCs w:val="19"/>
          </w:rPr>
          <w:delText>AB</w:delText>
        </w:r>
        <w:r w:rsidDel="002260E7">
          <w:rPr>
            <w:rFonts w:ascii="Arial" w:eastAsia="Arial" w:hAnsi="Arial" w:cs="Arial"/>
            <w:sz w:val="19"/>
            <w:szCs w:val="19"/>
          </w:rPr>
          <w:delText xml:space="preserve"> разбит на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равных отрезков, на каждом из которых как на диаметре построена окружность. Какие значения может прини-мать сумма длин всех этих окружностей, если </w:delText>
        </w:r>
        <w:r w:rsidDel="002260E7">
          <w:rPr>
            <w:rFonts w:eastAsia="Times New Roman"/>
            <w:i/>
            <w:iCs/>
            <w:sz w:val="19"/>
            <w:szCs w:val="19"/>
          </w:rPr>
          <w:delText>j</w:delText>
        </w:r>
        <w:r w:rsidDel="002260E7">
          <w:rPr>
            <w:rFonts w:ascii="Arial" w:eastAsia="Arial" w:hAnsi="Arial" w:cs="Arial"/>
            <w:i/>
            <w:iCs/>
            <w:sz w:val="19"/>
            <w:szCs w:val="19"/>
          </w:rPr>
          <w:delText>AB</w:delText>
        </w:r>
        <w:r w:rsidDel="002260E7">
          <w:rPr>
            <w:rFonts w:eastAsia="Times New Roman"/>
            <w:i/>
            <w:iCs/>
            <w:sz w:val="19"/>
            <w:szCs w:val="19"/>
          </w:rPr>
          <w:delText>j</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2011 см?</w:delText>
        </w:r>
      </w:del>
    </w:p>
    <w:p w:rsidR="00A33515" w:rsidDel="002260E7" w:rsidRDefault="001A4D22">
      <w:pPr>
        <w:spacing w:line="220" w:lineRule="auto"/>
        <w:ind w:left="500"/>
        <w:rPr>
          <w:del w:id="6726" w:author="Admin" w:date="2019-02-19T02:10:00Z"/>
          <w:rFonts w:ascii="Arial" w:eastAsia="Arial" w:hAnsi="Arial" w:cs="Arial"/>
          <w:b/>
          <w:bCs/>
          <w:sz w:val="19"/>
          <w:szCs w:val="19"/>
        </w:rPr>
      </w:pPr>
      <w:del w:id="6727" w:author="Admin" w:date="2019-02-19T02:10:00Z">
        <w:r w:rsidDel="002260E7">
          <w:rPr>
            <w:rFonts w:ascii="Arial" w:eastAsia="Arial" w:hAnsi="Arial" w:cs="Arial"/>
            <w:b/>
            <w:bCs/>
            <w:i/>
            <w:iCs/>
            <w:sz w:val="20"/>
            <w:szCs w:val="20"/>
          </w:rPr>
          <w:delText>Решение:</w:delText>
        </w:r>
      </w:del>
    </w:p>
    <w:p w:rsidR="00A33515" w:rsidDel="002260E7" w:rsidRDefault="001A4D22">
      <w:pPr>
        <w:spacing w:line="20" w:lineRule="exact"/>
        <w:rPr>
          <w:del w:id="6728" w:author="Admin" w:date="2019-02-19T02:10:00Z"/>
          <w:sz w:val="20"/>
          <w:szCs w:val="20"/>
        </w:rPr>
      </w:pPr>
      <w:del w:id="6729" w:author="Admin" w:date="2019-02-19T02:10:00Z">
        <w:r w:rsidDel="002260E7">
          <w:rPr>
            <w:noProof/>
            <w:sz w:val="20"/>
            <w:szCs w:val="20"/>
          </w:rPr>
          <w:drawing>
            <wp:anchor distT="0" distB="0" distL="114300" distR="114300" simplePos="0" relativeHeight="251837440" behindDoc="1" locked="0" layoutInCell="0" allowOverlap="1" wp14:anchorId="757ECAB2" wp14:editId="1C331769">
              <wp:simplePos x="0" y="0"/>
              <wp:positionH relativeFrom="column">
                <wp:posOffset>1035050</wp:posOffset>
              </wp:positionH>
              <wp:positionV relativeFrom="paragraph">
                <wp:posOffset>15875</wp:posOffset>
              </wp:positionV>
              <wp:extent cx="2560320" cy="400685"/>
              <wp:effectExtent l="0" t="0" r="0"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6">
                        <a:extLst/>
                      </a:blip>
                      <a:srcRect/>
                      <a:stretch>
                        <a:fillRect/>
                      </a:stretch>
                    </pic:blipFill>
                    <pic:spPr bwMode="auto">
                      <a:xfrm>
                        <a:off x="0" y="0"/>
                        <a:ext cx="2560320" cy="400685"/>
                      </a:xfrm>
                      <a:prstGeom prst="rect">
                        <a:avLst/>
                      </a:prstGeom>
                      <a:noFill/>
                    </pic:spPr>
                  </pic:pic>
                </a:graphicData>
              </a:graphic>
            </wp:anchor>
          </w:drawing>
        </w:r>
      </w:del>
    </w:p>
    <w:p w:rsidR="00A33515" w:rsidDel="002260E7" w:rsidRDefault="00A33515">
      <w:pPr>
        <w:spacing w:line="195" w:lineRule="exact"/>
        <w:rPr>
          <w:del w:id="6730" w:author="Admin" w:date="2019-02-19T02:10:00Z"/>
          <w:sz w:val="20"/>
          <w:szCs w:val="20"/>
        </w:rPr>
      </w:pPr>
    </w:p>
    <w:p w:rsidR="00A33515" w:rsidDel="002260E7" w:rsidRDefault="001A4D22">
      <w:pPr>
        <w:tabs>
          <w:tab w:val="left" w:pos="5680"/>
        </w:tabs>
        <w:ind w:left="1460"/>
        <w:rPr>
          <w:del w:id="6731" w:author="Admin" w:date="2019-02-19T02:10:00Z"/>
          <w:sz w:val="20"/>
          <w:szCs w:val="20"/>
        </w:rPr>
      </w:pPr>
      <w:del w:id="6732" w:author="Admin" w:date="2019-02-19T02:10:00Z">
        <w:r w:rsidDel="002260E7">
          <w:rPr>
            <w:rFonts w:ascii="Arial" w:eastAsia="Arial" w:hAnsi="Arial" w:cs="Arial"/>
            <w:i/>
            <w:iCs/>
            <w:sz w:val="20"/>
            <w:szCs w:val="20"/>
          </w:rPr>
          <w:delText>A</w:delText>
        </w:r>
        <w:r w:rsidDel="002260E7">
          <w:rPr>
            <w:sz w:val="20"/>
            <w:szCs w:val="20"/>
          </w:rPr>
          <w:tab/>
        </w:r>
        <w:r w:rsidDel="002260E7">
          <w:rPr>
            <w:rFonts w:ascii="Arial" w:eastAsia="Arial" w:hAnsi="Arial" w:cs="Arial"/>
            <w:i/>
            <w:iCs/>
            <w:sz w:val="20"/>
            <w:szCs w:val="20"/>
          </w:rPr>
          <w:delText>B</w:delText>
        </w:r>
      </w:del>
    </w:p>
    <w:p w:rsidR="00A33515" w:rsidDel="002260E7" w:rsidRDefault="00A33515">
      <w:pPr>
        <w:spacing w:line="335" w:lineRule="exact"/>
        <w:rPr>
          <w:del w:id="6733" w:author="Admin" w:date="2019-02-19T02:10:00Z"/>
          <w:sz w:val="20"/>
          <w:szCs w:val="20"/>
        </w:rPr>
      </w:pPr>
    </w:p>
    <w:p w:rsidR="00A33515" w:rsidDel="002260E7" w:rsidRDefault="001A4D22">
      <w:pPr>
        <w:spacing w:line="280" w:lineRule="auto"/>
        <w:ind w:left="500"/>
        <w:jc w:val="both"/>
        <w:rPr>
          <w:del w:id="6734" w:author="Admin" w:date="2019-02-19T02:10:00Z"/>
          <w:sz w:val="20"/>
          <w:szCs w:val="20"/>
        </w:rPr>
      </w:pPr>
      <w:del w:id="6735" w:author="Admin" w:date="2019-02-19T02:10:00Z">
        <w:r w:rsidDel="002260E7">
          <w:rPr>
            <w:rFonts w:ascii="Arial" w:eastAsia="Arial" w:hAnsi="Arial" w:cs="Arial"/>
            <w:sz w:val="20"/>
            <w:szCs w:val="20"/>
          </w:rPr>
          <w:delText xml:space="preserve">Как известно, длина окружности диаметра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равна π</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Поэтому, ес-ли отрезок разбит на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отрезков и длина каждого диаметра равна </w:delText>
        </w:r>
        <w:r w:rsidDel="002260E7">
          <w:rPr>
            <w:rFonts w:eastAsia="Times New Roman"/>
            <w:i/>
            <w:iCs/>
            <w:sz w:val="27"/>
            <w:szCs w:val="27"/>
            <w:vertAlign w:val="superscript"/>
          </w:rPr>
          <w:delText>j</w:delText>
        </w:r>
        <w:r w:rsidDel="002260E7">
          <w:rPr>
            <w:rFonts w:ascii="Arial" w:eastAsia="Arial" w:hAnsi="Arial" w:cs="Arial"/>
            <w:i/>
            <w:iCs/>
            <w:sz w:val="27"/>
            <w:szCs w:val="27"/>
            <w:vertAlign w:val="superscript"/>
          </w:rPr>
          <w:delText>AB</w:delText>
        </w:r>
        <w:r w:rsidDel="002260E7">
          <w:rPr>
            <w:rFonts w:ascii="Arial" w:eastAsia="Arial" w:hAnsi="Arial" w:cs="Arial"/>
            <w:i/>
            <w:iCs/>
            <w:sz w:val="27"/>
            <w:szCs w:val="27"/>
            <w:vertAlign w:val="subscript"/>
          </w:rPr>
          <w:delText>n</w:delText>
        </w:r>
        <w:r w:rsidDel="002260E7">
          <w:rPr>
            <w:rFonts w:eastAsia="Times New Roman"/>
            <w:i/>
            <w:iCs/>
            <w:sz w:val="27"/>
            <w:szCs w:val="27"/>
            <w:vertAlign w:val="superscript"/>
          </w:rPr>
          <w:delText>j</w:delText>
        </w:r>
        <w:r w:rsidDel="002260E7">
          <w:rPr>
            <w:rFonts w:ascii="Arial" w:eastAsia="Arial" w:hAnsi="Arial" w:cs="Arial"/>
            <w:sz w:val="20"/>
            <w:szCs w:val="20"/>
          </w:rPr>
          <w:delText xml:space="preserve"> см, то сумма длин этих окружностей будет</w:delText>
        </w:r>
      </w:del>
    </w:p>
    <w:p w:rsidR="00A33515" w:rsidDel="002260E7" w:rsidRDefault="001A4D22">
      <w:pPr>
        <w:spacing w:line="20" w:lineRule="exact"/>
        <w:rPr>
          <w:del w:id="6736" w:author="Admin" w:date="2019-02-19T02:10:00Z"/>
          <w:sz w:val="20"/>
          <w:szCs w:val="20"/>
        </w:rPr>
      </w:pPr>
      <w:del w:id="6737" w:author="Admin" w:date="2019-02-19T02:10:00Z">
        <w:r w:rsidDel="002260E7">
          <w:rPr>
            <w:noProof/>
            <w:sz w:val="20"/>
            <w:szCs w:val="20"/>
          </w:rPr>
          <mc:AlternateContent>
            <mc:Choice Requires="wps">
              <w:drawing>
                <wp:anchor distT="0" distB="0" distL="114300" distR="114300" simplePos="0" relativeHeight="251838464" behindDoc="1" locked="0" layoutInCell="0" allowOverlap="1" wp14:anchorId="741BCC53" wp14:editId="697A787F">
                  <wp:simplePos x="0" y="0"/>
                  <wp:positionH relativeFrom="column">
                    <wp:posOffset>331470</wp:posOffset>
                  </wp:positionH>
                  <wp:positionV relativeFrom="paragraph">
                    <wp:posOffset>-135890</wp:posOffset>
                  </wp:positionV>
                  <wp:extent cx="173355" cy="0"/>
                  <wp:effectExtent l="0" t="0" r="0" b="0"/>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3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77" o:spid="_x0000_s1026" style="position:absolute;z-index:-251478016;visibility:visible;mso-wrap-style:square;mso-wrap-distance-left:9pt;mso-wrap-distance-top:0;mso-wrap-distance-right:9pt;mso-wrap-distance-bottom:0;mso-position-horizontal:absolute;mso-position-horizontal-relative:text;mso-position-vertical:absolute;mso-position-vertical-relative:text" from="26.1pt,-10.7pt" to="39.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" o:allowincell="f" filled="t" strokeweight=".14039mm">
                  <v:stroke joinstyle="miter"/>
                  <o:lock v:ext="edit" shapetype="f"/>
                </v:line>
              </w:pict>
            </mc:Fallback>
          </mc:AlternateContent>
        </w:r>
      </w:del>
    </w:p>
    <w:p w:rsidR="00A33515" w:rsidDel="002260E7" w:rsidRDefault="001A4D22">
      <w:pPr>
        <w:tabs>
          <w:tab w:val="left" w:pos="520"/>
        </w:tabs>
        <w:spacing w:line="181" w:lineRule="auto"/>
        <w:ind w:left="3020"/>
        <w:jc w:val="center"/>
        <w:rPr>
          <w:del w:id="6738" w:author="Admin" w:date="2019-02-19T02:10:00Z"/>
          <w:sz w:val="20"/>
          <w:szCs w:val="20"/>
        </w:rPr>
      </w:pPr>
      <w:del w:id="6739" w:author="Admin" w:date="2019-02-19T02:10:00Z">
        <w:r w:rsidDel="002260E7">
          <w:rPr>
            <w:rFonts w:eastAsia="Times New Roman"/>
            <w:sz w:val="17"/>
            <w:szCs w:val="17"/>
          </w:rPr>
          <w:delText>(</w:delText>
        </w:r>
        <w:r w:rsidDel="002260E7">
          <w:rPr>
            <w:sz w:val="20"/>
            <w:szCs w:val="20"/>
          </w:rPr>
          <w:tab/>
        </w:r>
        <w:r w:rsidDel="002260E7">
          <w:rPr>
            <w:rFonts w:eastAsia="Times New Roman"/>
            <w:sz w:val="17"/>
            <w:szCs w:val="17"/>
          </w:rPr>
          <w:delText>)</w:delText>
        </w:r>
      </w:del>
    </w:p>
    <w:p w:rsidR="00A33515" w:rsidDel="002260E7" w:rsidRDefault="00A33515">
      <w:pPr>
        <w:spacing w:line="1" w:lineRule="exact"/>
        <w:rPr>
          <w:del w:id="6740" w:author="Admin" w:date="2019-02-19T02:10:00Z"/>
          <w:sz w:val="20"/>
          <w:szCs w:val="20"/>
        </w:rPr>
      </w:pPr>
    </w:p>
    <w:p w:rsidR="00A33515" w:rsidDel="002260E7" w:rsidRDefault="001A4D22">
      <w:pPr>
        <w:tabs>
          <w:tab w:val="left" w:pos="3140"/>
        </w:tabs>
        <w:spacing w:line="193" w:lineRule="auto"/>
        <w:ind w:left="3160" w:right="1360" w:hanging="1577"/>
        <w:rPr>
          <w:del w:id="6741" w:author="Admin" w:date="2019-02-19T02:10:00Z"/>
          <w:sz w:val="20"/>
          <w:szCs w:val="20"/>
        </w:rPr>
      </w:pPr>
      <w:del w:id="6742" w:author="Admin" w:date="2019-02-19T02:10:00Z">
        <w:r w:rsidDel="002260E7">
          <w:rPr>
            <w:rFonts w:ascii="Arial" w:eastAsia="Arial" w:hAnsi="Arial" w:cs="Arial"/>
            <w:i/>
            <w:iCs/>
            <w:sz w:val="20"/>
            <w:szCs w:val="20"/>
          </w:rPr>
          <w:delText xml:space="preserve">n </w:delText>
        </w:r>
        <w:r w:rsidDel="002260E7">
          <w:rPr>
            <w:rFonts w:eastAsia="Times New Roman"/>
            <w:sz w:val="20"/>
            <w:szCs w:val="20"/>
          </w:rPr>
          <w:delText>(</w:delText>
        </w:r>
        <w:r w:rsidDel="002260E7">
          <w:rPr>
            <w:rFonts w:ascii="Arial" w:eastAsia="Arial" w:hAnsi="Arial" w:cs="Arial"/>
            <w:sz w:val="20"/>
            <w:szCs w:val="20"/>
          </w:rPr>
          <w:delText>π</w:delText>
        </w:r>
        <w:r w:rsidDel="002260E7">
          <w:rPr>
            <w:rFonts w:ascii="Arial" w:eastAsia="Arial" w:hAnsi="Arial" w:cs="Arial"/>
            <w:i/>
            <w:iCs/>
            <w:sz w:val="20"/>
            <w:szCs w:val="20"/>
          </w:rPr>
          <w:delText>d</w:delText>
        </w:r>
        <w:r w:rsidDel="002260E7">
          <w:rPr>
            <w:rFonts w:eastAsia="Times New Roman"/>
            <w:sz w:val="20"/>
            <w:szCs w:val="20"/>
          </w:rPr>
          <w:delText>) =</w:delText>
        </w:r>
        <w:r w:rsidDel="002260E7">
          <w:rPr>
            <w:rFonts w:ascii="Arial" w:eastAsia="Arial" w:hAnsi="Arial" w:cs="Arial"/>
            <w:i/>
            <w:iCs/>
            <w:sz w:val="20"/>
            <w:szCs w:val="20"/>
          </w:rPr>
          <w:delText xml:space="preserve"> n</w:delText>
        </w:r>
        <w:r w:rsidDel="002260E7">
          <w:rPr>
            <w:sz w:val="20"/>
            <w:szCs w:val="20"/>
          </w:rPr>
          <w:tab/>
        </w:r>
        <w:r w:rsidDel="002260E7">
          <w:rPr>
            <w:rFonts w:ascii="Arial" w:eastAsia="Arial" w:hAnsi="Arial" w:cs="Arial"/>
            <w:sz w:val="20"/>
            <w:szCs w:val="20"/>
          </w:rPr>
          <w:delText xml:space="preserve">π </w:delText>
        </w:r>
        <w:r w:rsidDel="002260E7">
          <w:rPr>
            <w:rFonts w:eastAsia="Times New Roman"/>
            <w:i/>
            <w:iCs/>
            <w:sz w:val="39"/>
            <w:szCs w:val="39"/>
            <w:vertAlign w:val="superscript"/>
          </w:rPr>
          <w:delText>j</w:delText>
        </w:r>
        <w:r w:rsidDel="002260E7">
          <w:rPr>
            <w:rFonts w:ascii="Arial" w:eastAsia="Arial" w:hAnsi="Arial" w:cs="Arial"/>
            <w:i/>
            <w:iCs/>
            <w:sz w:val="39"/>
            <w:szCs w:val="39"/>
            <w:vertAlign w:val="superscript"/>
          </w:rPr>
          <w:delText>AB</w:delText>
        </w:r>
        <w:r w:rsidDel="002260E7">
          <w:rPr>
            <w:rFonts w:eastAsia="Times New Roman"/>
            <w:i/>
            <w:iCs/>
            <w:sz w:val="39"/>
            <w:szCs w:val="39"/>
            <w:vertAlign w:val="superscript"/>
          </w:rPr>
          <w:delText>j</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π</w:delText>
        </w:r>
        <w:r w:rsidDel="002260E7">
          <w:rPr>
            <w:rFonts w:eastAsia="Times New Roman"/>
            <w:i/>
            <w:iCs/>
            <w:sz w:val="20"/>
            <w:szCs w:val="20"/>
          </w:rPr>
          <w:delText>j</w:delText>
        </w:r>
        <w:r w:rsidDel="002260E7">
          <w:rPr>
            <w:rFonts w:ascii="Arial" w:eastAsia="Arial" w:hAnsi="Arial" w:cs="Arial"/>
            <w:i/>
            <w:iCs/>
            <w:sz w:val="20"/>
            <w:szCs w:val="20"/>
          </w:rPr>
          <w:delText>AB</w:delText>
        </w:r>
        <w:r w:rsidDel="002260E7">
          <w:rPr>
            <w:rFonts w:eastAsia="Times New Roman"/>
            <w:i/>
            <w:iCs/>
            <w:sz w:val="20"/>
            <w:szCs w:val="20"/>
          </w:rPr>
          <w:delText>j</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2011π </w:delText>
        </w:r>
        <w:r w:rsidDel="002260E7">
          <w:rPr>
            <w:rFonts w:ascii="Arial" w:eastAsia="Arial" w:hAnsi="Arial" w:cs="Arial"/>
            <w:i/>
            <w:iCs/>
            <w:sz w:val="20"/>
            <w:szCs w:val="20"/>
          </w:rPr>
          <w:delText>n</w:delText>
        </w:r>
      </w:del>
    </w:p>
    <w:p w:rsidR="00A33515" w:rsidDel="002260E7" w:rsidRDefault="001A4D22">
      <w:pPr>
        <w:spacing w:line="20" w:lineRule="exact"/>
        <w:rPr>
          <w:del w:id="6743" w:author="Admin" w:date="2019-02-19T02:10:00Z"/>
          <w:sz w:val="20"/>
          <w:szCs w:val="20"/>
        </w:rPr>
      </w:pPr>
      <w:del w:id="6744" w:author="Admin" w:date="2019-02-19T02:10:00Z">
        <w:r w:rsidDel="002260E7">
          <w:rPr>
            <w:noProof/>
            <w:sz w:val="20"/>
            <w:szCs w:val="20"/>
          </w:rPr>
          <mc:AlternateContent>
            <mc:Choice Requires="wps">
              <w:drawing>
                <wp:anchor distT="0" distB="0" distL="114300" distR="114300" simplePos="0" relativeHeight="251839488" behindDoc="1" locked="0" layoutInCell="0" allowOverlap="1" wp14:anchorId="4D9197D8" wp14:editId="657B0A50">
                  <wp:simplePos x="0" y="0"/>
                  <wp:positionH relativeFrom="column">
                    <wp:posOffset>2103755</wp:posOffset>
                  </wp:positionH>
                  <wp:positionV relativeFrom="paragraph">
                    <wp:posOffset>-195580</wp:posOffset>
                  </wp:positionV>
                  <wp:extent cx="231775" cy="0"/>
                  <wp:effectExtent l="0" t="0" r="0" b="0"/>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17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78" o:spid="_x0000_s1026" style="position:absolute;z-index:-251476992;visibility:visible;mso-wrap-style:square;mso-wrap-distance-left:9pt;mso-wrap-distance-top:0;mso-wrap-distance-right:9pt;mso-wrap-distance-bottom:0;mso-position-horizontal:absolute;mso-position-horizontal-relative:text;mso-position-vertical:absolute;mso-position-vertical-relative:text" from="165.65pt,-15.4pt" to="183.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" o:allowincell="f" filled="t" strokeweight=".14039mm">
                  <v:stroke joinstyle="miter"/>
                  <o:lock v:ext="edit" shapetype="f"/>
                </v:line>
              </w:pict>
            </mc:Fallback>
          </mc:AlternateContent>
        </w:r>
      </w:del>
    </w:p>
    <w:p w:rsidR="00A33515" w:rsidDel="002260E7" w:rsidRDefault="00A33515">
      <w:pPr>
        <w:spacing w:line="175" w:lineRule="exact"/>
        <w:rPr>
          <w:del w:id="6745" w:author="Admin" w:date="2019-02-19T02:10:00Z"/>
          <w:sz w:val="20"/>
          <w:szCs w:val="20"/>
        </w:rPr>
      </w:pPr>
    </w:p>
    <w:p w:rsidR="00A33515" w:rsidDel="002260E7" w:rsidRDefault="001A4D22">
      <w:pPr>
        <w:spacing w:line="291" w:lineRule="auto"/>
        <w:ind w:left="500"/>
        <w:jc w:val="both"/>
        <w:rPr>
          <w:del w:id="6746" w:author="Admin" w:date="2019-02-19T02:10:00Z"/>
          <w:sz w:val="20"/>
          <w:szCs w:val="20"/>
        </w:rPr>
      </w:pPr>
      <w:del w:id="6747" w:author="Admin" w:date="2019-02-19T02:10:00Z">
        <w:r w:rsidDel="002260E7">
          <w:rPr>
            <w:rFonts w:ascii="Arial" w:eastAsia="Arial" w:hAnsi="Arial" w:cs="Arial"/>
            <w:sz w:val="20"/>
            <w:szCs w:val="20"/>
          </w:rPr>
          <w:delText xml:space="preserve">Для полноты решения заметим, что сумма длин окружностей оста-нется равной 2011π и в том случае, если отрезок </w:delText>
        </w:r>
        <w:r w:rsidDel="002260E7">
          <w:rPr>
            <w:rFonts w:ascii="Arial" w:eastAsia="Arial" w:hAnsi="Arial" w:cs="Arial"/>
            <w:i/>
            <w:iCs/>
            <w:sz w:val="20"/>
            <w:szCs w:val="20"/>
          </w:rPr>
          <w:delText>AB</w:delText>
        </w:r>
        <w:r w:rsidDel="002260E7">
          <w:rPr>
            <w:rFonts w:ascii="Arial" w:eastAsia="Arial" w:hAnsi="Arial" w:cs="Arial"/>
            <w:sz w:val="20"/>
            <w:szCs w:val="20"/>
          </w:rPr>
          <w:delText xml:space="preserve"> будет разбит на отрезки различной длины.</w:delText>
        </w:r>
      </w:del>
    </w:p>
    <w:p w:rsidR="00A33515" w:rsidDel="002260E7" w:rsidRDefault="00A33515">
      <w:pPr>
        <w:spacing w:line="275" w:lineRule="exact"/>
        <w:rPr>
          <w:del w:id="6748" w:author="Admin" w:date="2019-02-19T02:10:00Z"/>
          <w:sz w:val="20"/>
          <w:szCs w:val="20"/>
        </w:rPr>
      </w:pPr>
    </w:p>
    <w:p w:rsidR="00A33515" w:rsidDel="002260E7" w:rsidRDefault="001A4D22">
      <w:pPr>
        <w:rPr>
          <w:del w:id="6749" w:author="Admin" w:date="2019-02-19T02:10:00Z"/>
          <w:sz w:val="20"/>
          <w:szCs w:val="20"/>
        </w:rPr>
      </w:pPr>
      <w:del w:id="6750" w:author="Admin" w:date="2019-02-19T02:10:00Z">
        <w:r w:rsidDel="002260E7">
          <w:rPr>
            <w:rFonts w:ascii="Arial" w:eastAsia="Arial" w:hAnsi="Arial" w:cs="Arial"/>
            <w:b/>
            <w:bCs/>
            <w:sz w:val="26"/>
            <w:szCs w:val="26"/>
          </w:rPr>
          <w:delText>Задача 6.</w:delText>
        </w:r>
      </w:del>
    </w:p>
    <w:p w:rsidR="00A33515" w:rsidDel="002260E7" w:rsidRDefault="00A33515">
      <w:pPr>
        <w:spacing w:line="107" w:lineRule="exact"/>
        <w:rPr>
          <w:del w:id="6751" w:author="Admin" w:date="2019-02-19T02:10:00Z"/>
          <w:sz w:val="20"/>
          <w:szCs w:val="20"/>
        </w:rPr>
      </w:pPr>
    </w:p>
    <w:p w:rsidR="00A33515" w:rsidDel="002260E7" w:rsidRDefault="001A4D22">
      <w:pPr>
        <w:numPr>
          <w:ilvl w:val="0"/>
          <w:numId w:val="642"/>
        </w:numPr>
        <w:tabs>
          <w:tab w:val="left" w:pos="500"/>
        </w:tabs>
        <w:ind w:left="500" w:hanging="290"/>
        <w:rPr>
          <w:del w:id="6752" w:author="Admin" w:date="2019-02-19T02:10:00Z"/>
          <w:rFonts w:ascii="Arial" w:eastAsia="Arial" w:hAnsi="Arial" w:cs="Arial"/>
          <w:b/>
          <w:bCs/>
          <w:sz w:val="19"/>
          <w:szCs w:val="19"/>
        </w:rPr>
        <w:pPrChange w:id="6753" w:author="Admin" w:date="2019-02-19T00:19:00Z">
          <w:pPr>
            <w:numPr>
              <w:numId w:val="645"/>
            </w:numPr>
            <w:tabs>
              <w:tab w:val="left" w:pos="500"/>
            </w:tabs>
            <w:ind w:left="500" w:hanging="290"/>
          </w:pPr>
        </w:pPrChange>
      </w:pPr>
      <w:del w:id="6754" w:author="Admin" w:date="2019-02-19T02:10:00Z">
        <w:r w:rsidDel="002260E7">
          <w:rPr>
            <w:rFonts w:ascii="Arial" w:eastAsia="Arial" w:hAnsi="Arial" w:cs="Arial"/>
            <w:sz w:val="19"/>
            <w:szCs w:val="19"/>
          </w:rPr>
          <w:delText xml:space="preserve">На отрезке </w:delText>
        </w:r>
        <w:r w:rsidDel="002260E7">
          <w:rPr>
            <w:rFonts w:ascii="Arial" w:eastAsia="Arial" w:hAnsi="Arial" w:cs="Arial"/>
            <w:i/>
            <w:iCs/>
            <w:sz w:val="19"/>
            <w:szCs w:val="19"/>
          </w:rPr>
          <w:delText>AB</w:delText>
        </w:r>
        <w:r w:rsidDel="002260E7">
          <w:rPr>
            <w:rFonts w:ascii="Arial" w:eastAsia="Arial" w:hAnsi="Arial" w:cs="Arial"/>
            <w:sz w:val="19"/>
            <w:szCs w:val="19"/>
          </w:rPr>
          <w:delText xml:space="preserve"> длиной 38 см между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B</w:delText>
        </w:r>
        <w:r w:rsidDel="002260E7">
          <w:rPr>
            <w:rFonts w:ascii="Arial" w:eastAsia="Arial" w:hAnsi="Arial" w:cs="Arial"/>
            <w:sz w:val="19"/>
            <w:szCs w:val="19"/>
          </w:rPr>
          <w:delText xml:space="preserve"> отмечены точки </w:delText>
        </w:r>
        <w:r w:rsidDel="002260E7">
          <w:rPr>
            <w:rFonts w:ascii="Arial" w:eastAsia="Arial" w:hAnsi="Arial" w:cs="Arial"/>
            <w:i/>
            <w:iCs/>
            <w:sz w:val="19"/>
            <w:szCs w:val="19"/>
          </w:rPr>
          <w:delText>C</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C</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C</w:delText>
        </w:r>
        <w:r w:rsidDel="002260E7">
          <w:rPr>
            <w:rFonts w:ascii="Arial" w:eastAsia="Arial" w:hAnsi="Arial" w:cs="Arial"/>
            <w:sz w:val="26"/>
            <w:szCs w:val="26"/>
            <w:vertAlign w:val="subscript"/>
          </w:rPr>
          <w:delText>3</w:delText>
        </w:r>
        <w:r w:rsidDel="002260E7">
          <w:rPr>
            <w:rFonts w:ascii="Arial" w:eastAsia="Arial" w:hAnsi="Arial" w:cs="Arial"/>
            <w:sz w:val="19"/>
            <w:szCs w:val="19"/>
          </w:rPr>
          <w:delText>,</w:delText>
        </w:r>
      </w:del>
    </w:p>
    <w:p w:rsidR="00A33515" w:rsidDel="002260E7" w:rsidRDefault="00A33515">
      <w:pPr>
        <w:spacing w:line="38" w:lineRule="exact"/>
        <w:rPr>
          <w:del w:id="6755" w:author="Admin" w:date="2019-02-19T02:10:00Z"/>
          <w:rFonts w:ascii="Arial" w:eastAsia="Arial" w:hAnsi="Arial" w:cs="Arial"/>
          <w:b/>
          <w:bCs/>
          <w:sz w:val="19"/>
          <w:szCs w:val="19"/>
        </w:rPr>
      </w:pPr>
    </w:p>
    <w:p w:rsidR="00A33515" w:rsidDel="002260E7" w:rsidRDefault="001A4D22">
      <w:pPr>
        <w:spacing w:line="205" w:lineRule="auto"/>
        <w:ind w:left="500"/>
        <w:rPr>
          <w:del w:id="6756" w:author="Admin" w:date="2019-02-19T02:10:00Z"/>
          <w:rFonts w:ascii="Arial" w:eastAsia="Arial" w:hAnsi="Arial" w:cs="Arial"/>
          <w:b/>
          <w:bCs/>
          <w:sz w:val="19"/>
          <w:szCs w:val="19"/>
        </w:rPr>
      </w:pPr>
      <w:del w:id="6757" w:author="Admin" w:date="2019-02-19T02:10:00Z">
        <w:r w:rsidDel="002260E7">
          <w:rPr>
            <w:rFonts w:eastAsia="Times New Roman"/>
            <w:i/>
            <w:iCs/>
            <w:sz w:val="20"/>
            <w:szCs w:val="20"/>
          </w:rPr>
          <w:delText xml:space="preserve">: : : </w:delText>
        </w:r>
        <w:r w:rsidDel="002260E7">
          <w:rPr>
            <w:rFonts w:ascii="Arial" w:eastAsia="Arial" w:hAnsi="Arial" w:cs="Arial"/>
            <w:sz w:val="20"/>
            <w:szCs w:val="20"/>
          </w:rPr>
          <w:delText>,</w:delText>
        </w:r>
        <w:r w:rsidDel="002260E7">
          <w:rPr>
            <w:rFonts w:eastAsia="Times New Roman"/>
            <w:i/>
            <w:iCs/>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n</w:delText>
        </w:r>
        <w:r w:rsidDel="002260E7">
          <w:rPr>
            <w:rFonts w:eastAsia="Times New Roman"/>
            <w:i/>
            <w:iCs/>
            <w:sz w:val="20"/>
            <w:szCs w:val="20"/>
          </w:rPr>
          <w:delText xml:space="preserve"> </w:delText>
        </w:r>
        <w:r w:rsidDel="002260E7">
          <w:rPr>
            <w:rFonts w:ascii="Arial" w:eastAsia="Arial" w:hAnsi="Arial" w:cs="Arial"/>
            <w:sz w:val="20"/>
            <w:szCs w:val="20"/>
          </w:rPr>
          <w:delText>и построены равносторонние треугольники с основаниями</w:delText>
        </w:r>
      </w:del>
    </w:p>
    <w:p w:rsidR="00A33515" w:rsidDel="002260E7" w:rsidRDefault="001A4D22">
      <w:pPr>
        <w:spacing w:line="249" w:lineRule="auto"/>
        <w:ind w:left="500"/>
        <w:jc w:val="both"/>
        <w:rPr>
          <w:del w:id="6758" w:author="Admin" w:date="2019-02-19T02:10:00Z"/>
          <w:rFonts w:ascii="Arial" w:eastAsia="Arial" w:hAnsi="Arial" w:cs="Arial"/>
          <w:b/>
          <w:bCs/>
          <w:sz w:val="19"/>
          <w:szCs w:val="19"/>
        </w:rPr>
      </w:pPr>
      <w:del w:id="6759" w:author="Admin" w:date="2019-02-19T02:10:00Z">
        <w:r w:rsidDel="002260E7">
          <w:rPr>
            <w:rFonts w:ascii="Arial" w:eastAsia="Arial" w:hAnsi="Arial" w:cs="Arial"/>
            <w:i/>
            <w:iCs/>
            <w:sz w:val="20"/>
            <w:szCs w:val="20"/>
          </w:rPr>
          <w:delText>AC</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C</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C</w:delText>
        </w:r>
        <w:r w:rsidDel="002260E7">
          <w:rPr>
            <w:rFonts w:ascii="Arial" w:eastAsia="Arial" w:hAnsi="Arial" w:cs="Arial"/>
            <w:sz w:val="27"/>
            <w:szCs w:val="27"/>
            <w:vertAlign w:val="subscript"/>
          </w:rPr>
          <w:delText>2</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3</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 : :</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C</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B</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Зависит ли сумма длин сторон треуголь-ников, лежащих вне отрезка </w:delText>
        </w:r>
        <w:r w:rsidDel="002260E7">
          <w:rPr>
            <w:rFonts w:ascii="Arial" w:eastAsia="Arial" w:hAnsi="Arial" w:cs="Arial"/>
            <w:i/>
            <w:iCs/>
            <w:sz w:val="20"/>
            <w:szCs w:val="20"/>
          </w:rPr>
          <w:delText>AB</w:delText>
        </w:r>
        <w:r w:rsidDel="002260E7">
          <w:rPr>
            <w:rFonts w:ascii="Arial" w:eastAsia="Arial" w:hAnsi="Arial" w:cs="Arial"/>
            <w:sz w:val="20"/>
            <w:szCs w:val="20"/>
          </w:rPr>
          <w:delText xml:space="preserve">, от количества отмеченных точек и их размещения на </w:delText>
        </w:r>
        <w:r w:rsidDel="002260E7">
          <w:rPr>
            <w:rFonts w:ascii="Arial" w:eastAsia="Arial" w:hAnsi="Arial" w:cs="Arial"/>
            <w:i/>
            <w:iCs/>
            <w:sz w:val="20"/>
            <w:szCs w:val="20"/>
          </w:rPr>
          <w:delText>AB</w:delText>
        </w:r>
        <w:r w:rsidDel="002260E7">
          <w:rPr>
            <w:rFonts w:ascii="Arial" w:eastAsia="Arial" w:hAnsi="Arial" w:cs="Arial"/>
            <w:sz w:val="20"/>
            <w:szCs w:val="20"/>
          </w:rPr>
          <w:delText>?</w:delText>
        </w:r>
      </w:del>
    </w:p>
    <w:p w:rsidR="00A33515" w:rsidDel="002260E7" w:rsidRDefault="00A33515">
      <w:pPr>
        <w:spacing w:line="22" w:lineRule="exact"/>
        <w:rPr>
          <w:del w:id="6760" w:author="Admin" w:date="2019-02-19T02:10:00Z"/>
          <w:sz w:val="20"/>
          <w:szCs w:val="20"/>
        </w:rPr>
      </w:pPr>
    </w:p>
    <w:p w:rsidR="00A33515" w:rsidDel="002260E7" w:rsidRDefault="001A4D22">
      <w:pPr>
        <w:spacing w:line="222" w:lineRule="auto"/>
        <w:ind w:left="500"/>
        <w:jc w:val="both"/>
        <w:rPr>
          <w:del w:id="6761" w:author="Admin" w:date="2019-02-19T02:10:00Z"/>
          <w:sz w:val="20"/>
          <w:szCs w:val="20"/>
        </w:rPr>
      </w:pPr>
      <w:del w:id="6762"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Для треугольника с основанием</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k</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k</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обозначим</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k</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его третью вершину. Для треугольников с основаниями </w:delText>
        </w:r>
        <w:r w:rsidDel="002260E7">
          <w:rPr>
            <w:rFonts w:ascii="Arial" w:eastAsia="Arial" w:hAnsi="Arial" w:cs="Arial"/>
            <w:i/>
            <w:iCs/>
            <w:sz w:val="20"/>
            <w:szCs w:val="20"/>
          </w:rPr>
          <w:delText>AC</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третьи вершины обозначим </w:delText>
        </w:r>
        <w:r w:rsidDel="002260E7">
          <w:rPr>
            <w:rFonts w:ascii="Arial" w:eastAsia="Arial" w:hAnsi="Arial" w:cs="Arial"/>
            <w:i/>
            <w:iCs/>
            <w:sz w:val="20"/>
            <w:szCs w:val="20"/>
          </w:rPr>
          <w:delText>B</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соответственно.</w:delText>
        </w:r>
      </w:del>
    </w:p>
    <w:p w:rsidR="00A33515" w:rsidDel="002260E7" w:rsidRDefault="00A33515">
      <w:pPr>
        <w:rPr>
          <w:del w:id="6763"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6764" w:author="Admin" w:date="2019-02-19T02:10:00Z"/>
          <w:sz w:val="20"/>
          <w:szCs w:val="20"/>
        </w:rPr>
      </w:pPr>
    </w:p>
    <w:p w:rsidR="00A33515" w:rsidDel="002260E7" w:rsidRDefault="00A33515">
      <w:pPr>
        <w:spacing w:line="200" w:lineRule="exact"/>
        <w:rPr>
          <w:del w:id="6765" w:author="Admin" w:date="2019-02-19T02:10:00Z"/>
          <w:sz w:val="20"/>
          <w:szCs w:val="20"/>
        </w:rPr>
      </w:pPr>
    </w:p>
    <w:p w:rsidR="00A33515" w:rsidDel="002260E7" w:rsidRDefault="00A33515">
      <w:pPr>
        <w:spacing w:line="200" w:lineRule="exact"/>
        <w:rPr>
          <w:del w:id="6766" w:author="Admin" w:date="2019-02-19T02:10:00Z"/>
          <w:sz w:val="20"/>
          <w:szCs w:val="20"/>
        </w:rPr>
      </w:pPr>
    </w:p>
    <w:p w:rsidR="00A33515" w:rsidDel="002260E7" w:rsidRDefault="00A33515">
      <w:pPr>
        <w:spacing w:line="200" w:lineRule="exact"/>
        <w:rPr>
          <w:del w:id="6767" w:author="Admin" w:date="2019-02-19T02:10:00Z"/>
          <w:sz w:val="20"/>
          <w:szCs w:val="20"/>
        </w:rPr>
      </w:pPr>
    </w:p>
    <w:p w:rsidR="00A33515" w:rsidDel="002260E7" w:rsidRDefault="00A33515">
      <w:pPr>
        <w:spacing w:line="200" w:lineRule="exact"/>
        <w:rPr>
          <w:del w:id="6768" w:author="Admin" w:date="2019-02-19T02:10:00Z"/>
          <w:sz w:val="20"/>
          <w:szCs w:val="20"/>
        </w:rPr>
      </w:pPr>
    </w:p>
    <w:p w:rsidR="00A33515" w:rsidDel="002260E7" w:rsidRDefault="00A33515">
      <w:pPr>
        <w:spacing w:line="340" w:lineRule="exact"/>
        <w:rPr>
          <w:del w:id="6769" w:author="Admin" w:date="2019-02-19T02:10:00Z"/>
          <w:sz w:val="20"/>
          <w:szCs w:val="20"/>
        </w:rPr>
      </w:pPr>
    </w:p>
    <w:p w:rsidR="00A33515" w:rsidDel="002260E7" w:rsidRDefault="001A4D22">
      <w:pPr>
        <w:ind w:right="-19"/>
        <w:jc w:val="center"/>
        <w:rPr>
          <w:del w:id="6770" w:author="Admin" w:date="2019-02-19T02:10:00Z"/>
          <w:sz w:val="20"/>
          <w:szCs w:val="20"/>
        </w:rPr>
      </w:pPr>
      <w:del w:id="6771"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277</w:delText>
        </w:r>
        <w:r w:rsidDel="002260E7">
          <w:rPr>
            <w:rFonts w:ascii="Arial" w:eastAsia="Arial" w:hAnsi="Arial" w:cs="Arial"/>
            <w:sz w:val="20"/>
            <w:szCs w:val="20"/>
          </w:rPr>
          <w:delText xml:space="preserve"> −</w:delText>
        </w:r>
      </w:del>
    </w:p>
    <w:p w:rsidR="00A33515" w:rsidDel="002260E7" w:rsidRDefault="00A33515">
      <w:pPr>
        <w:rPr>
          <w:del w:id="6772"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6773" w:author="Admin" w:date="2019-02-19T02:10:00Z"/>
          <w:sz w:val="20"/>
          <w:szCs w:val="20"/>
        </w:rPr>
      </w:pPr>
      <w:bookmarkStart w:id="6774" w:name="page288"/>
      <w:bookmarkEnd w:id="6774"/>
      <w:del w:id="6775" w:author="Admin" w:date="2019-02-19T02:10:00Z">
        <w:r w:rsidDel="002260E7">
          <w:rPr>
            <w:rFonts w:ascii="Arial" w:eastAsia="Arial" w:hAnsi="Arial" w:cs="Arial"/>
            <w:sz w:val="18"/>
            <w:szCs w:val="18"/>
          </w:rPr>
          <w:lastRenderedPageBreak/>
          <w:delText>2011 год, 8 класс</w:delText>
        </w:r>
      </w:del>
    </w:p>
    <w:p w:rsidR="00A33515" w:rsidDel="002260E7" w:rsidRDefault="00A33515">
      <w:pPr>
        <w:spacing w:line="122" w:lineRule="exact"/>
        <w:rPr>
          <w:del w:id="6776" w:author="Admin" w:date="2019-02-19T02:10:00Z"/>
          <w:sz w:val="20"/>
          <w:szCs w:val="20"/>
        </w:rPr>
      </w:pPr>
    </w:p>
    <w:p w:rsidR="00A33515" w:rsidDel="002260E7" w:rsidRDefault="001A4D22">
      <w:pPr>
        <w:ind w:left="2420"/>
        <w:rPr>
          <w:del w:id="6777" w:author="Admin" w:date="2019-02-19T02:10:00Z"/>
          <w:sz w:val="20"/>
          <w:szCs w:val="20"/>
        </w:rPr>
      </w:pPr>
      <w:del w:id="6778" w:author="Admin" w:date="2019-02-19T02:10:00Z">
        <w:r w:rsidDel="002260E7">
          <w:rPr>
            <w:rFonts w:ascii="Arial" w:eastAsia="Arial" w:hAnsi="Arial" w:cs="Arial"/>
            <w:i/>
            <w:iCs/>
            <w:sz w:val="20"/>
            <w:szCs w:val="20"/>
          </w:rPr>
          <w:delText>B</w:delText>
        </w:r>
        <w:r w:rsidDel="002260E7">
          <w:rPr>
            <w:rFonts w:ascii="Arial" w:eastAsia="Arial" w:hAnsi="Arial" w:cs="Arial"/>
            <w:sz w:val="27"/>
            <w:szCs w:val="27"/>
            <w:vertAlign w:val="subscript"/>
          </w:rPr>
          <w:delText>2</w:delText>
        </w:r>
      </w:del>
    </w:p>
    <w:p w:rsidR="00A33515" w:rsidDel="002260E7" w:rsidRDefault="001A4D22">
      <w:pPr>
        <w:spacing w:line="20" w:lineRule="exact"/>
        <w:rPr>
          <w:del w:id="6779" w:author="Admin" w:date="2019-02-19T02:10:00Z"/>
          <w:sz w:val="20"/>
          <w:szCs w:val="20"/>
        </w:rPr>
      </w:pPr>
      <w:del w:id="6780" w:author="Admin" w:date="2019-02-19T02:10:00Z">
        <w:r w:rsidDel="002260E7">
          <w:rPr>
            <w:noProof/>
            <w:sz w:val="20"/>
            <w:szCs w:val="20"/>
          </w:rPr>
          <w:drawing>
            <wp:anchor distT="0" distB="0" distL="114300" distR="114300" simplePos="0" relativeHeight="251840512" behindDoc="1" locked="0" layoutInCell="0" allowOverlap="1" wp14:anchorId="43E232B2" wp14:editId="57BFB17A">
              <wp:simplePos x="0" y="0"/>
              <wp:positionH relativeFrom="column">
                <wp:posOffset>1035050</wp:posOffset>
              </wp:positionH>
              <wp:positionV relativeFrom="paragraph">
                <wp:posOffset>20955</wp:posOffset>
              </wp:positionV>
              <wp:extent cx="2144395" cy="664210"/>
              <wp:effectExtent l="0" t="0" r="0" b="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7">
                        <a:extLst/>
                      </a:blip>
                      <a:srcRect/>
                      <a:stretch>
                        <a:fillRect/>
                      </a:stretch>
                    </pic:blipFill>
                    <pic:spPr bwMode="auto">
                      <a:xfrm>
                        <a:off x="0" y="0"/>
                        <a:ext cx="2144395" cy="664210"/>
                      </a:xfrm>
                      <a:prstGeom prst="rect">
                        <a:avLst/>
                      </a:prstGeom>
                      <a:noFill/>
                    </pic:spPr>
                  </pic:pic>
                </a:graphicData>
              </a:graphic>
            </wp:anchor>
          </w:drawing>
        </w:r>
      </w:del>
    </w:p>
    <w:p w:rsidR="00A33515" w:rsidDel="002260E7" w:rsidRDefault="00A33515">
      <w:pPr>
        <w:spacing w:line="218" w:lineRule="exact"/>
        <w:rPr>
          <w:del w:id="6781" w:author="Admin" w:date="2019-02-19T02:10:00Z"/>
          <w:sz w:val="20"/>
          <w:szCs w:val="20"/>
        </w:rPr>
      </w:pPr>
    </w:p>
    <w:p w:rsidR="00A33515" w:rsidDel="002260E7" w:rsidRDefault="001A4D22">
      <w:pPr>
        <w:tabs>
          <w:tab w:val="left" w:pos="4100"/>
          <w:tab w:val="left" w:pos="5120"/>
        </w:tabs>
        <w:ind w:left="3260"/>
        <w:rPr>
          <w:del w:id="6782" w:author="Admin" w:date="2019-02-19T02:10:00Z"/>
          <w:sz w:val="20"/>
          <w:szCs w:val="20"/>
        </w:rPr>
      </w:pPr>
      <w:del w:id="6783" w:author="Admin" w:date="2019-02-19T02:10:00Z">
        <w:r w:rsidDel="002260E7">
          <w:rPr>
            <w:rFonts w:ascii="Arial" w:eastAsia="Arial" w:hAnsi="Arial" w:cs="Arial"/>
            <w:i/>
            <w:iCs/>
            <w:sz w:val="20"/>
            <w:szCs w:val="20"/>
          </w:rPr>
          <w:delText>B</w:delText>
        </w:r>
        <w:r w:rsidDel="002260E7">
          <w:rPr>
            <w:rFonts w:ascii="Arial" w:eastAsia="Arial" w:hAnsi="Arial" w:cs="Arial"/>
            <w:sz w:val="13"/>
            <w:szCs w:val="13"/>
          </w:rPr>
          <w:delText>3</w:delText>
        </w:r>
        <w:r w:rsidDel="002260E7">
          <w:rPr>
            <w:sz w:val="20"/>
            <w:szCs w:val="20"/>
          </w:rPr>
          <w:tab/>
        </w:r>
        <w:r w:rsidDel="002260E7">
          <w:rPr>
            <w:rFonts w:ascii="Arial" w:eastAsia="Arial" w:hAnsi="Arial" w:cs="Arial"/>
            <w:i/>
            <w:iCs/>
            <w:sz w:val="20"/>
            <w:szCs w:val="20"/>
          </w:rPr>
          <w:delText>B</w:delText>
        </w:r>
        <w:r w:rsidDel="002260E7">
          <w:rPr>
            <w:rFonts w:ascii="Arial" w:eastAsia="Arial" w:hAnsi="Arial" w:cs="Arial"/>
            <w:sz w:val="13"/>
            <w:szCs w:val="13"/>
          </w:rPr>
          <w:delText>5</w:delText>
        </w:r>
        <w:r w:rsidDel="002260E7">
          <w:rPr>
            <w:sz w:val="20"/>
            <w:szCs w:val="20"/>
          </w:rPr>
          <w:tab/>
        </w:r>
        <w:r w:rsidDel="002260E7">
          <w:rPr>
            <w:rFonts w:ascii="Arial" w:eastAsia="Arial" w:hAnsi="Arial" w:cs="Arial"/>
            <w:i/>
            <w:iCs/>
            <w:sz w:val="20"/>
            <w:szCs w:val="20"/>
          </w:rPr>
          <w:delText>B</w:delText>
        </w:r>
        <w:r w:rsidDel="002260E7">
          <w:rPr>
            <w:rFonts w:ascii="Arial" w:eastAsia="Arial" w:hAnsi="Arial" w:cs="Arial"/>
            <w:i/>
            <w:iCs/>
            <w:sz w:val="13"/>
            <w:szCs w:val="13"/>
          </w:rPr>
          <w:delText>n</w:delText>
        </w:r>
        <w:r w:rsidDel="002260E7">
          <w:rPr>
            <w:rFonts w:eastAsia="Times New Roman"/>
            <w:sz w:val="13"/>
            <w:szCs w:val="13"/>
          </w:rPr>
          <w:delText>+</w:delText>
        </w:r>
        <w:r w:rsidDel="002260E7">
          <w:rPr>
            <w:rFonts w:ascii="Arial" w:eastAsia="Arial" w:hAnsi="Arial" w:cs="Arial"/>
            <w:sz w:val="13"/>
            <w:szCs w:val="13"/>
          </w:rPr>
          <w:delText>1</w:delText>
        </w:r>
      </w:del>
    </w:p>
    <w:p w:rsidR="00A33515" w:rsidDel="002260E7" w:rsidRDefault="001A4D22">
      <w:pPr>
        <w:tabs>
          <w:tab w:val="left" w:pos="3660"/>
        </w:tabs>
        <w:ind w:left="1700"/>
        <w:rPr>
          <w:del w:id="6784" w:author="Admin" w:date="2019-02-19T02:10:00Z"/>
          <w:sz w:val="20"/>
          <w:szCs w:val="20"/>
        </w:rPr>
      </w:pPr>
      <w:del w:id="6785" w:author="Admin" w:date="2019-02-19T02:10:00Z">
        <w:r w:rsidDel="002260E7">
          <w:rPr>
            <w:rFonts w:ascii="Arial" w:eastAsia="Arial" w:hAnsi="Arial" w:cs="Arial"/>
            <w:i/>
            <w:iCs/>
            <w:sz w:val="20"/>
            <w:szCs w:val="20"/>
          </w:rPr>
          <w:delText>B</w:delText>
        </w:r>
        <w:r w:rsidDel="002260E7">
          <w:rPr>
            <w:rFonts w:ascii="Arial" w:eastAsia="Arial" w:hAnsi="Arial" w:cs="Arial"/>
            <w:sz w:val="27"/>
            <w:szCs w:val="27"/>
            <w:vertAlign w:val="subscript"/>
          </w:rPr>
          <w:delText>1</w:delText>
        </w:r>
        <w:r w:rsidDel="002260E7">
          <w:rPr>
            <w:sz w:val="20"/>
            <w:szCs w:val="20"/>
          </w:rPr>
          <w:tab/>
        </w:r>
        <w:r w:rsidDel="002260E7">
          <w:rPr>
            <w:rFonts w:ascii="Arial" w:eastAsia="Arial" w:hAnsi="Arial" w:cs="Arial"/>
            <w:i/>
            <w:iCs/>
            <w:sz w:val="17"/>
            <w:szCs w:val="17"/>
          </w:rPr>
          <w:delText>B</w:delText>
        </w:r>
        <w:r w:rsidDel="002260E7">
          <w:rPr>
            <w:rFonts w:ascii="Arial" w:eastAsia="Arial" w:hAnsi="Arial" w:cs="Arial"/>
            <w:sz w:val="23"/>
            <w:szCs w:val="23"/>
            <w:vertAlign w:val="subscript"/>
          </w:rPr>
          <w:delText>4</w:delText>
        </w:r>
      </w:del>
    </w:p>
    <w:p w:rsidR="00A33515" w:rsidDel="002260E7" w:rsidRDefault="001A4D22">
      <w:pPr>
        <w:spacing w:line="20" w:lineRule="exact"/>
        <w:rPr>
          <w:del w:id="6786" w:author="Admin" w:date="2019-02-19T02:10:00Z"/>
          <w:sz w:val="20"/>
          <w:szCs w:val="20"/>
        </w:rPr>
      </w:pPr>
      <w:del w:id="6787" w:author="Admin" w:date="2019-02-19T02:10:00Z">
        <w:r w:rsidDel="002260E7">
          <w:rPr>
            <w:noProof/>
            <w:sz w:val="20"/>
            <w:szCs w:val="20"/>
          </w:rPr>
          <w:drawing>
            <wp:anchor distT="0" distB="0" distL="114300" distR="114300" simplePos="0" relativeHeight="251841536" behindDoc="1" locked="0" layoutInCell="0" allowOverlap="1" wp14:anchorId="310CAA5B" wp14:editId="4DF02C51">
              <wp:simplePos x="0" y="0"/>
              <wp:positionH relativeFrom="column">
                <wp:posOffset>3195320</wp:posOffset>
              </wp:positionH>
              <wp:positionV relativeFrom="paragraph">
                <wp:posOffset>-151130</wp:posOffset>
              </wp:positionV>
              <wp:extent cx="400685" cy="352425"/>
              <wp:effectExtent l="0" t="0" r="0" b="0"/>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8">
                        <a:extLst/>
                      </a:blip>
                      <a:srcRect/>
                      <a:stretch>
                        <a:fillRect/>
                      </a:stretch>
                    </pic:blipFill>
                    <pic:spPr bwMode="auto">
                      <a:xfrm>
                        <a:off x="0" y="0"/>
                        <a:ext cx="400685" cy="352425"/>
                      </a:xfrm>
                      <a:prstGeom prst="rect">
                        <a:avLst/>
                      </a:prstGeom>
                      <a:noFill/>
                    </pic:spPr>
                  </pic:pic>
                </a:graphicData>
              </a:graphic>
            </wp:anchor>
          </w:drawing>
        </w:r>
      </w:del>
    </w:p>
    <w:p w:rsidR="00A33515" w:rsidDel="002260E7" w:rsidRDefault="00A33515">
      <w:pPr>
        <w:spacing w:line="105" w:lineRule="exact"/>
        <w:rPr>
          <w:del w:id="6788" w:author="Admin" w:date="2019-02-19T02:10:00Z"/>
          <w:sz w:val="20"/>
          <w:szCs w:val="20"/>
        </w:rPr>
      </w:pPr>
    </w:p>
    <w:tbl>
      <w:tblPr>
        <w:tblW w:w="0" w:type="auto"/>
        <w:tblInd w:w="1460" w:type="dxa"/>
        <w:tblLayout w:type="fixed"/>
        <w:tblCellMar>
          <w:left w:w="0" w:type="dxa"/>
          <w:right w:w="0" w:type="dxa"/>
        </w:tblCellMar>
        <w:tblLook w:val="04A0" w:firstRow="1" w:lastRow="0" w:firstColumn="1" w:lastColumn="0" w:noHBand="0" w:noVBand="1"/>
      </w:tblPr>
      <w:tblGrid>
        <w:gridCol w:w="200"/>
        <w:gridCol w:w="840"/>
        <w:gridCol w:w="2000"/>
        <w:gridCol w:w="500"/>
        <w:gridCol w:w="640"/>
        <w:gridCol w:w="180"/>
        <w:gridCol w:w="20"/>
      </w:tblGrid>
      <w:tr w:rsidR="00A33515" w:rsidDel="002260E7">
        <w:trPr>
          <w:trHeight w:val="151"/>
          <w:del w:id="6789" w:author="Admin" w:date="2019-02-19T02:10:00Z"/>
        </w:trPr>
        <w:tc>
          <w:tcPr>
            <w:tcW w:w="200" w:type="dxa"/>
            <w:vMerge w:val="restart"/>
            <w:vAlign w:val="bottom"/>
          </w:tcPr>
          <w:p w:rsidR="00A33515" w:rsidDel="002260E7" w:rsidRDefault="001A4D22">
            <w:pPr>
              <w:rPr>
                <w:del w:id="6790" w:author="Admin" w:date="2019-02-19T02:10:00Z"/>
                <w:sz w:val="20"/>
                <w:szCs w:val="20"/>
              </w:rPr>
            </w:pPr>
            <w:del w:id="6791" w:author="Admin" w:date="2019-02-19T02:10:00Z">
              <w:r w:rsidDel="002260E7">
                <w:rPr>
                  <w:rFonts w:ascii="Arial" w:eastAsia="Arial" w:hAnsi="Arial" w:cs="Arial"/>
                  <w:i/>
                  <w:iCs/>
                  <w:sz w:val="20"/>
                  <w:szCs w:val="20"/>
                </w:rPr>
                <w:delText>A</w:delText>
              </w:r>
            </w:del>
          </w:p>
        </w:tc>
        <w:tc>
          <w:tcPr>
            <w:tcW w:w="840" w:type="dxa"/>
            <w:tcBorders>
              <w:bottom w:val="single" w:sz="8" w:space="0" w:color="auto"/>
            </w:tcBorders>
            <w:vAlign w:val="bottom"/>
          </w:tcPr>
          <w:p w:rsidR="00A33515" w:rsidDel="002260E7" w:rsidRDefault="00A33515">
            <w:pPr>
              <w:rPr>
                <w:del w:id="6792" w:author="Admin" w:date="2019-02-19T02:10:00Z"/>
                <w:sz w:val="13"/>
                <w:szCs w:val="13"/>
              </w:rPr>
            </w:pPr>
          </w:p>
        </w:tc>
        <w:tc>
          <w:tcPr>
            <w:tcW w:w="2000" w:type="dxa"/>
            <w:tcBorders>
              <w:bottom w:val="single" w:sz="8" w:space="0" w:color="auto"/>
            </w:tcBorders>
            <w:vAlign w:val="bottom"/>
          </w:tcPr>
          <w:p w:rsidR="00A33515" w:rsidDel="002260E7" w:rsidRDefault="00A33515">
            <w:pPr>
              <w:rPr>
                <w:del w:id="6793" w:author="Admin" w:date="2019-02-19T02:10:00Z"/>
                <w:sz w:val="13"/>
                <w:szCs w:val="13"/>
              </w:rPr>
            </w:pPr>
          </w:p>
        </w:tc>
        <w:tc>
          <w:tcPr>
            <w:tcW w:w="500" w:type="dxa"/>
            <w:vMerge w:val="restart"/>
            <w:vAlign w:val="bottom"/>
          </w:tcPr>
          <w:p w:rsidR="00A33515" w:rsidDel="002260E7" w:rsidRDefault="00A33515">
            <w:pPr>
              <w:rPr>
                <w:del w:id="6794" w:author="Admin" w:date="2019-02-19T02:10:00Z"/>
                <w:sz w:val="13"/>
                <w:szCs w:val="13"/>
              </w:rPr>
            </w:pPr>
          </w:p>
        </w:tc>
        <w:tc>
          <w:tcPr>
            <w:tcW w:w="640" w:type="dxa"/>
            <w:tcBorders>
              <w:bottom w:val="single" w:sz="8" w:space="0" w:color="auto"/>
            </w:tcBorders>
            <w:vAlign w:val="bottom"/>
          </w:tcPr>
          <w:p w:rsidR="00A33515" w:rsidDel="002260E7" w:rsidRDefault="00A33515">
            <w:pPr>
              <w:rPr>
                <w:del w:id="6795" w:author="Admin" w:date="2019-02-19T02:10:00Z"/>
                <w:sz w:val="13"/>
                <w:szCs w:val="13"/>
              </w:rPr>
            </w:pPr>
          </w:p>
        </w:tc>
        <w:tc>
          <w:tcPr>
            <w:tcW w:w="180" w:type="dxa"/>
            <w:vMerge w:val="restart"/>
            <w:vAlign w:val="bottom"/>
          </w:tcPr>
          <w:p w:rsidR="00A33515" w:rsidDel="002260E7" w:rsidRDefault="001A4D22">
            <w:pPr>
              <w:ind w:left="60"/>
              <w:rPr>
                <w:del w:id="6796" w:author="Admin" w:date="2019-02-19T02:10:00Z"/>
                <w:sz w:val="20"/>
                <w:szCs w:val="20"/>
              </w:rPr>
            </w:pPr>
            <w:del w:id="6797" w:author="Admin" w:date="2019-02-19T02:10:00Z">
              <w:r w:rsidDel="002260E7">
                <w:rPr>
                  <w:rFonts w:ascii="Arial" w:eastAsia="Arial" w:hAnsi="Arial" w:cs="Arial"/>
                  <w:i/>
                  <w:iCs/>
                  <w:w w:val="74"/>
                  <w:sz w:val="20"/>
                  <w:szCs w:val="20"/>
                </w:rPr>
                <w:delText>B</w:delText>
              </w:r>
            </w:del>
          </w:p>
        </w:tc>
        <w:tc>
          <w:tcPr>
            <w:tcW w:w="0" w:type="dxa"/>
            <w:vAlign w:val="bottom"/>
          </w:tcPr>
          <w:p w:rsidR="00A33515" w:rsidDel="002260E7" w:rsidRDefault="00A33515">
            <w:pPr>
              <w:rPr>
                <w:del w:id="6798" w:author="Admin" w:date="2019-02-19T02:10:00Z"/>
                <w:sz w:val="1"/>
                <w:szCs w:val="1"/>
              </w:rPr>
            </w:pPr>
          </w:p>
        </w:tc>
      </w:tr>
      <w:tr w:rsidR="00A33515" w:rsidDel="002260E7">
        <w:trPr>
          <w:trHeight w:val="59"/>
          <w:del w:id="6799" w:author="Admin" w:date="2019-02-19T02:10:00Z"/>
        </w:trPr>
        <w:tc>
          <w:tcPr>
            <w:tcW w:w="200" w:type="dxa"/>
            <w:vMerge/>
            <w:vAlign w:val="bottom"/>
          </w:tcPr>
          <w:p w:rsidR="00A33515" w:rsidDel="002260E7" w:rsidRDefault="00A33515">
            <w:pPr>
              <w:rPr>
                <w:del w:id="6800" w:author="Admin" w:date="2019-02-19T02:10:00Z"/>
                <w:sz w:val="5"/>
                <w:szCs w:val="5"/>
              </w:rPr>
            </w:pPr>
          </w:p>
        </w:tc>
        <w:tc>
          <w:tcPr>
            <w:tcW w:w="840" w:type="dxa"/>
            <w:vMerge w:val="restart"/>
            <w:vAlign w:val="bottom"/>
          </w:tcPr>
          <w:p w:rsidR="00A33515" w:rsidDel="002260E7" w:rsidRDefault="001A4D22">
            <w:pPr>
              <w:ind w:left="180"/>
              <w:rPr>
                <w:del w:id="6801" w:author="Admin" w:date="2019-02-19T02:10:00Z"/>
                <w:sz w:val="20"/>
                <w:szCs w:val="20"/>
              </w:rPr>
            </w:pPr>
            <w:del w:id="6802" w:author="Admin" w:date="2019-02-19T02:10:00Z">
              <w:r w:rsidDel="002260E7">
                <w:rPr>
                  <w:rFonts w:ascii="Arial" w:eastAsia="Arial" w:hAnsi="Arial" w:cs="Arial"/>
                  <w:i/>
                  <w:iCs/>
                  <w:sz w:val="20"/>
                  <w:szCs w:val="20"/>
                </w:rPr>
                <w:delText>C</w:delText>
              </w:r>
              <w:r w:rsidDel="002260E7">
                <w:rPr>
                  <w:rFonts w:ascii="Arial" w:eastAsia="Arial" w:hAnsi="Arial" w:cs="Arial"/>
                  <w:sz w:val="13"/>
                  <w:szCs w:val="13"/>
                </w:rPr>
                <w:delText>1</w:delText>
              </w:r>
            </w:del>
          </w:p>
        </w:tc>
        <w:tc>
          <w:tcPr>
            <w:tcW w:w="2000" w:type="dxa"/>
            <w:vAlign w:val="bottom"/>
          </w:tcPr>
          <w:p w:rsidR="00A33515" w:rsidDel="002260E7" w:rsidRDefault="00A33515">
            <w:pPr>
              <w:rPr>
                <w:del w:id="6803" w:author="Admin" w:date="2019-02-19T02:10:00Z"/>
                <w:sz w:val="5"/>
                <w:szCs w:val="5"/>
              </w:rPr>
            </w:pPr>
          </w:p>
        </w:tc>
        <w:tc>
          <w:tcPr>
            <w:tcW w:w="500" w:type="dxa"/>
            <w:vMerge/>
            <w:vAlign w:val="bottom"/>
          </w:tcPr>
          <w:p w:rsidR="00A33515" w:rsidDel="002260E7" w:rsidRDefault="00A33515">
            <w:pPr>
              <w:rPr>
                <w:del w:id="6804" w:author="Admin" w:date="2019-02-19T02:10:00Z"/>
                <w:sz w:val="5"/>
                <w:szCs w:val="5"/>
              </w:rPr>
            </w:pPr>
          </w:p>
        </w:tc>
        <w:tc>
          <w:tcPr>
            <w:tcW w:w="640" w:type="dxa"/>
            <w:vAlign w:val="bottom"/>
          </w:tcPr>
          <w:p w:rsidR="00A33515" w:rsidDel="002260E7" w:rsidRDefault="00A33515">
            <w:pPr>
              <w:rPr>
                <w:del w:id="6805" w:author="Admin" w:date="2019-02-19T02:10:00Z"/>
                <w:sz w:val="5"/>
                <w:szCs w:val="5"/>
              </w:rPr>
            </w:pPr>
          </w:p>
        </w:tc>
        <w:tc>
          <w:tcPr>
            <w:tcW w:w="180" w:type="dxa"/>
            <w:vMerge/>
            <w:vAlign w:val="bottom"/>
          </w:tcPr>
          <w:p w:rsidR="00A33515" w:rsidDel="002260E7" w:rsidRDefault="00A33515">
            <w:pPr>
              <w:rPr>
                <w:del w:id="6806" w:author="Admin" w:date="2019-02-19T02:10:00Z"/>
                <w:sz w:val="5"/>
                <w:szCs w:val="5"/>
              </w:rPr>
            </w:pPr>
          </w:p>
        </w:tc>
        <w:tc>
          <w:tcPr>
            <w:tcW w:w="0" w:type="dxa"/>
            <w:vAlign w:val="bottom"/>
          </w:tcPr>
          <w:p w:rsidR="00A33515" w:rsidDel="002260E7" w:rsidRDefault="00A33515">
            <w:pPr>
              <w:rPr>
                <w:del w:id="6807" w:author="Admin" w:date="2019-02-19T02:10:00Z"/>
                <w:sz w:val="1"/>
                <w:szCs w:val="1"/>
              </w:rPr>
            </w:pPr>
          </w:p>
        </w:tc>
      </w:tr>
      <w:tr w:rsidR="00A33515" w:rsidDel="002260E7">
        <w:trPr>
          <w:trHeight w:val="249"/>
          <w:del w:id="6808" w:author="Admin" w:date="2019-02-19T02:10:00Z"/>
        </w:trPr>
        <w:tc>
          <w:tcPr>
            <w:tcW w:w="200" w:type="dxa"/>
            <w:vAlign w:val="bottom"/>
          </w:tcPr>
          <w:p w:rsidR="00A33515" w:rsidDel="002260E7" w:rsidRDefault="00A33515">
            <w:pPr>
              <w:rPr>
                <w:del w:id="6809" w:author="Admin" w:date="2019-02-19T02:10:00Z"/>
                <w:sz w:val="21"/>
                <w:szCs w:val="21"/>
              </w:rPr>
            </w:pPr>
          </w:p>
        </w:tc>
        <w:tc>
          <w:tcPr>
            <w:tcW w:w="840" w:type="dxa"/>
            <w:vMerge/>
            <w:vAlign w:val="bottom"/>
          </w:tcPr>
          <w:p w:rsidR="00A33515" w:rsidDel="002260E7" w:rsidRDefault="00A33515">
            <w:pPr>
              <w:rPr>
                <w:del w:id="6810" w:author="Admin" w:date="2019-02-19T02:10:00Z"/>
                <w:sz w:val="21"/>
                <w:szCs w:val="21"/>
              </w:rPr>
            </w:pPr>
          </w:p>
        </w:tc>
        <w:tc>
          <w:tcPr>
            <w:tcW w:w="3320" w:type="dxa"/>
            <w:gridSpan w:val="4"/>
            <w:vAlign w:val="bottom"/>
          </w:tcPr>
          <w:p w:rsidR="00A33515" w:rsidDel="002260E7" w:rsidRDefault="001A4D22">
            <w:pPr>
              <w:ind w:left="480"/>
              <w:rPr>
                <w:del w:id="6811" w:author="Admin" w:date="2019-02-19T02:10:00Z"/>
                <w:sz w:val="20"/>
                <w:szCs w:val="20"/>
              </w:rPr>
            </w:pPr>
            <w:del w:id="6812" w:author="Admin" w:date="2019-02-19T02:10:00Z">
              <w:r w:rsidDel="002260E7">
                <w:rPr>
                  <w:rFonts w:ascii="Arial" w:eastAsia="Arial" w:hAnsi="Arial" w:cs="Arial"/>
                  <w:i/>
                  <w:iCs/>
                  <w:sz w:val="20"/>
                  <w:szCs w:val="20"/>
                </w:rPr>
                <w:delText>C</w:delText>
              </w:r>
              <w:r w:rsidDel="002260E7">
                <w:rPr>
                  <w:rFonts w:ascii="Arial" w:eastAsia="Arial" w:hAnsi="Arial" w:cs="Arial"/>
                  <w:sz w:val="13"/>
                  <w:szCs w:val="13"/>
                </w:rPr>
                <w:delText>2</w:delText>
              </w:r>
              <w:r w:rsidDel="002260E7">
                <w:rPr>
                  <w:rFonts w:ascii="Arial" w:eastAsia="Arial" w:hAnsi="Arial" w:cs="Arial"/>
                  <w:i/>
                  <w:iCs/>
                  <w:sz w:val="20"/>
                  <w:szCs w:val="20"/>
                </w:rPr>
                <w:delText xml:space="preserve">     C</w:delText>
              </w:r>
              <w:r w:rsidDel="002260E7">
                <w:rPr>
                  <w:rFonts w:ascii="Arial" w:eastAsia="Arial" w:hAnsi="Arial" w:cs="Arial"/>
                  <w:sz w:val="13"/>
                  <w:szCs w:val="13"/>
                </w:rPr>
                <w:delText>3</w:delText>
              </w:r>
              <w:r w:rsidDel="002260E7">
                <w:rPr>
                  <w:rFonts w:ascii="Arial" w:eastAsia="Arial" w:hAnsi="Arial" w:cs="Arial"/>
                  <w:i/>
                  <w:iCs/>
                  <w:sz w:val="20"/>
                  <w:szCs w:val="20"/>
                </w:rPr>
                <w:delText xml:space="preserve"> C</w:delText>
              </w:r>
              <w:r w:rsidDel="002260E7">
                <w:rPr>
                  <w:rFonts w:ascii="Arial" w:eastAsia="Arial" w:hAnsi="Arial" w:cs="Arial"/>
                  <w:sz w:val="13"/>
                  <w:szCs w:val="13"/>
                </w:rPr>
                <w:delText>4</w:delText>
              </w:r>
              <w:r w:rsidDel="002260E7">
                <w:rPr>
                  <w:rFonts w:ascii="Arial" w:eastAsia="Arial" w:hAnsi="Arial" w:cs="Arial"/>
                  <w:i/>
                  <w:iCs/>
                  <w:sz w:val="20"/>
                  <w:szCs w:val="20"/>
                </w:rPr>
                <w:delText xml:space="preserve">     C</w:delText>
              </w:r>
              <w:r w:rsidDel="002260E7">
                <w:rPr>
                  <w:rFonts w:ascii="Arial" w:eastAsia="Arial" w:hAnsi="Arial" w:cs="Arial"/>
                  <w:sz w:val="13"/>
                  <w:szCs w:val="13"/>
                </w:rPr>
                <w:delText>5</w:delText>
              </w:r>
              <w:r w:rsidDel="002260E7">
                <w:rPr>
                  <w:rFonts w:ascii="Arial" w:eastAsia="Arial" w:hAnsi="Arial" w:cs="Arial"/>
                  <w:i/>
                  <w:iCs/>
                  <w:sz w:val="20"/>
                  <w:szCs w:val="20"/>
                </w:rPr>
                <w:delText xml:space="preserve">     C</w:delText>
              </w:r>
              <w:r w:rsidDel="002260E7">
                <w:rPr>
                  <w:rFonts w:ascii="Arial" w:eastAsia="Arial" w:hAnsi="Arial" w:cs="Arial"/>
                  <w:i/>
                  <w:iCs/>
                  <w:sz w:val="13"/>
                  <w:szCs w:val="13"/>
                </w:rPr>
                <w:delText>n</w:delText>
              </w:r>
            </w:del>
          </w:p>
        </w:tc>
        <w:tc>
          <w:tcPr>
            <w:tcW w:w="0" w:type="dxa"/>
            <w:vAlign w:val="bottom"/>
          </w:tcPr>
          <w:p w:rsidR="00A33515" w:rsidDel="002260E7" w:rsidRDefault="00A33515">
            <w:pPr>
              <w:rPr>
                <w:del w:id="6813" w:author="Admin" w:date="2019-02-19T02:10:00Z"/>
                <w:sz w:val="1"/>
                <w:szCs w:val="1"/>
              </w:rPr>
            </w:pPr>
          </w:p>
        </w:tc>
      </w:tr>
    </w:tbl>
    <w:p w:rsidR="00A33515" w:rsidDel="002260E7" w:rsidRDefault="00A33515">
      <w:pPr>
        <w:spacing w:line="170" w:lineRule="exact"/>
        <w:rPr>
          <w:del w:id="6814" w:author="Admin" w:date="2019-02-19T02:10:00Z"/>
          <w:sz w:val="20"/>
          <w:szCs w:val="20"/>
        </w:rPr>
      </w:pPr>
    </w:p>
    <w:p w:rsidR="00A33515" w:rsidDel="002260E7" w:rsidRDefault="001A4D22">
      <w:pPr>
        <w:spacing w:line="303" w:lineRule="auto"/>
        <w:ind w:left="500"/>
        <w:rPr>
          <w:del w:id="6815" w:author="Admin" w:date="2019-02-19T02:10:00Z"/>
          <w:sz w:val="20"/>
          <w:szCs w:val="20"/>
        </w:rPr>
      </w:pPr>
      <w:del w:id="6816" w:author="Admin" w:date="2019-02-19T02:10:00Z">
        <w:r w:rsidDel="002260E7">
          <w:rPr>
            <w:rFonts w:ascii="Arial" w:eastAsia="Arial" w:hAnsi="Arial" w:cs="Arial"/>
            <w:sz w:val="20"/>
            <w:szCs w:val="20"/>
          </w:rPr>
          <w:delText>Во введенных обозначениях на сумму всех указанных сторон вы-полняются следующие соотношения:</w:delText>
        </w:r>
      </w:del>
    </w:p>
    <w:p w:rsidR="00A33515" w:rsidDel="002260E7" w:rsidRDefault="00A33515">
      <w:pPr>
        <w:spacing w:line="150" w:lineRule="exact"/>
        <w:rPr>
          <w:del w:id="6817" w:author="Admin" w:date="2019-02-19T02:10:00Z"/>
          <w:sz w:val="20"/>
          <w:szCs w:val="20"/>
        </w:rPr>
      </w:pPr>
    </w:p>
    <w:p w:rsidR="00A33515" w:rsidDel="002260E7" w:rsidRDefault="001A4D22">
      <w:pPr>
        <w:ind w:left="1120"/>
        <w:rPr>
          <w:del w:id="6818" w:author="Admin" w:date="2019-02-19T02:10:00Z"/>
          <w:sz w:val="20"/>
          <w:szCs w:val="20"/>
        </w:rPr>
      </w:pPr>
      <w:del w:id="6819" w:author="Admin" w:date="2019-02-19T02:10:00Z">
        <w:r w:rsidDel="002260E7">
          <w:rPr>
            <w:rFonts w:eastAsia="Times New Roman"/>
            <w:sz w:val="20"/>
            <w:szCs w:val="20"/>
          </w:rPr>
          <w:delText>(</w:delText>
        </w:r>
        <w:r w:rsidDel="002260E7">
          <w:rPr>
            <w:rFonts w:ascii="Arial" w:eastAsia="Arial" w:hAnsi="Arial" w:cs="Arial"/>
            <w:i/>
            <w:iCs/>
            <w:sz w:val="20"/>
            <w:szCs w:val="20"/>
          </w:rPr>
          <w:delText>AB</w:delText>
        </w:r>
        <w:r w:rsidDel="002260E7">
          <w:rPr>
            <w:rFonts w:ascii="Arial" w:eastAsia="Arial" w:hAnsi="Arial" w:cs="Arial"/>
            <w:sz w:val="27"/>
            <w:szCs w:val="27"/>
            <w:vertAlign w:val="subscript"/>
          </w:rPr>
          <w:delText>1</w:delText>
        </w:r>
        <w:r w:rsidDel="002260E7">
          <w:rPr>
            <w:rFonts w:eastAsia="Times New Roman"/>
            <w:sz w:val="20"/>
            <w:szCs w:val="20"/>
          </w:rPr>
          <w:delText xml:space="preserve"> + </w:delText>
        </w:r>
        <w:r w:rsidDel="002260E7">
          <w:rPr>
            <w:rFonts w:ascii="Arial" w:eastAsia="Arial" w:hAnsi="Arial" w:cs="Arial"/>
            <w:i/>
            <w:iCs/>
            <w:sz w:val="20"/>
            <w:szCs w:val="20"/>
          </w:rPr>
          <w:delText>B</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1</w:delText>
        </w:r>
        <w:r w:rsidDel="002260E7">
          <w:rPr>
            <w:rFonts w:eastAsia="Times New Roman"/>
            <w:sz w:val="20"/>
            <w:szCs w:val="20"/>
          </w:rPr>
          <w:delText>) + (</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B</w:delText>
        </w:r>
        <w:r w:rsidDel="002260E7">
          <w:rPr>
            <w:rFonts w:ascii="Arial" w:eastAsia="Arial" w:hAnsi="Arial" w:cs="Arial"/>
            <w:sz w:val="27"/>
            <w:szCs w:val="27"/>
            <w:vertAlign w:val="subscript"/>
          </w:rPr>
          <w:delText>2</w:delText>
        </w:r>
        <w:r w:rsidDel="002260E7">
          <w:rPr>
            <w:rFonts w:eastAsia="Times New Roman"/>
            <w:sz w:val="20"/>
            <w:szCs w:val="20"/>
          </w:rPr>
          <w:delText xml:space="preserve"> + </w:delText>
        </w:r>
        <w:r w:rsidDel="002260E7">
          <w:rPr>
            <w:rFonts w:ascii="Arial" w:eastAsia="Arial" w:hAnsi="Arial" w:cs="Arial"/>
            <w:i/>
            <w:iCs/>
            <w:sz w:val="20"/>
            <w:szCs w:val="20"/>
          </w:rPr>
          <w:delText>B</w:delText>
        </w:r>
        <w:r w:rsidDel="002260E7">
          <w:rPr>
            <w:rFonts w:ascii="Arial" w:eastAsia="Arial" w:hAnsi="Arial" w:cs="Arial"/>
            <w:sz w:val="27"/>
            <w:szCs w:val="27"/>
            <w:vertAlign w:val="subscript"/>
          </w:rPr>
          <w:delText>2</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2</w:delText>
        </w:r>
        <w:r w:rsidDel="002260E7">
          <w:rPr>
            <w:rFonts w:eastAsia="Times New Roman"/>
            <w:sz w:val="20"/>
            <w:szCs w:val="20"/>
          </w:rPr>
          <w:delText xml:space="preserve">) + </w:delText>
        </w:r>
        <w:r w:rsidDel="002260E7">
          <w:rPr>
            <w:rFonts w:eastAsia="Times New Roman"/>
            <w:i/>
            <w:iCs/>
            <w:sz w:val="20"/>
            <w:szCs w:val="20"/>
          </w:rPr>
          <w:delText>:::</w:delText>
        </w:r>
        <w:r w:rsidDel="002260E7">
          <w:rPr>
            <w:rFonts w:eastAsia="Times New Roman"/>
            <w:sz w:val="20"/>
            <w:szCs w:val="20"/>
          </w:rPr>
          <w:delText xml:space="preserve"> +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eastAsia="Times New Roman"/>
            <w:sz w:val="20"/>
            <w:szCs w:val="20"/>
          </w:rPr>
          <w:delText xml:space="preserve"> + </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B</w:delText>
        </w:r>
        <w:r w:rsidDel="002260E7">
          <w:rPr>
            <w:rFonts w:eastAsia="Times New Roman"/>
            <w:sz w:val="20"/>
            <w:szCs w:val="20"/>
          </w:rPr>
          <w:delText>) =</w:delText>
        </w:r>
      </w:del>
    </w:p>
    <w:p w:rsidR="00A33515" w:rsidDel="002260E7" w:rsidRDefault="00A33515">
      <w:pPr>
        <w:spacing w:line="25" w:lineRule="exact"/>
        <w:rPr>
          <w:del w:id="6820" w:author="Admin" w:date="2019-02-19T02:10:00Z"/>
          <w:sz w:val="20"/>
          <w:szCs w:val="20"/>
        </w:rPr>
      </w:pPr>
    </w:p>
    <w:p w:rsidR="00A33515" w:rsidRPr="001A4D22" w:rsidDel="002260E7" w:rsidRDefault="001A4D22">
      <w:pPr>
        <w:ind w:left="1120"/>
        <w:rPr>
          <w:del w:id="6821" w:author="Admin" w:date="2019-02-19T02:10:00Z"/>
          <w:sz w:val="20"/>
          <w:szCs w:val="20"/>
          <w:lang w:val="en-US"/>
          <w:rPrChange w:id="6822" w:author="Admin" w:date="2019-02-18T23:54:00Z">
            <w:rPr>
              <w:del w:id="6823" w:author="Admin" w:date="2019-02-19T02:10:00Z"/>
              <w:sz w:val="20"/>
              <w:szCs w:val="20"/>
            </w:rPr>
          </w:rPrChange>
        </w:rPr>
      </w:pPr>
      <w:del w:id="6824" w:author="Admin" w:date="2019-02-19T02:10:00Z">
        <w:r w:rsidRPr="001A4D22" w:rsidDel="002260E7">
          <w:rPr>
            <w:rFonts w:eastAsia="Times New Roman"/>
            <w:sz w:val="20"/>
            <w:szCs w:val="20"/>
            <w:lang w:val="en-US"/>
            <w:rPrChange w:id="6825" w:author="Admin" w:date="2019-02-18T23:54:00Z">
              <w:rPr>
                <w:rFonts w:eastAsia="Times New Roman"/>
                <w:sz w:val="20"/>
                <w:szCs w:val="20"/>
              </w:rPr>
            </w:rPrChange>
          </w:rPr>
          <w:delText xml:space="preserve">= </w:delText>
        </w:r>
        <w:r w:rsidRPr="001A4D22" w:rsidDel="002260E7">
          <w:rPr>
            <w:rFonts w:ascii="Arial" w:eastAsia="Arial" w:hAnsi="Arial" w:cs="Arial"/>
            <w:sz w:val="20"/>
            <w:szCs w:val="20"/>
            <w:lang w:val="en-US"/>
            <w:rPrChange w:id="6826" w:author="Admin" w:date="2019-02-18T23:54:00Z">
              <w:rPr>
                <w:rFonts w:ascii="Arial" w:eastAsia="Arial" w:hAnsi="Arial" w:cs="Arial"/>
                <w:sz w:val="20"/>
                <w:szCs w:val="20"/>
              </w:rPr>
            </w:rPrChange>
          </w:rPr>
          <w:delText>2</w:delText>
        </w:r>
        <w:r w:rsidRPr="001A4D22" w:rsidDel="002260E7">
          <w:rPr>
            <w:rFonts w:eastAsia="Times New Roman"/>
            <w:sz w:val="20"/>
            <w:szCs w:val="20"/>
            <w:lang w:val="en-US"/>
            <w:rPrChange w:id="6827"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6828" w:author="Admin" w:date="2019-02-18T23:54:00Z">
              <w:rPr>
                <w:rFonts w:ascii="Arial" w:eastAsia="Arial" w:hAnsi="Arial" w:cs="Arial"/>
                <w:i/>
                <w:iCs/>
                <w:sz w:val="20"/>
                <w:szCs w:val="20"/>
              </w:rPr>
            </w:rPrChange>
          </w:rPr>
          <w:delText>AC</w:delText>
        </w:r>
        <w:r w:rsidRPr="001A4D22" w:rsidDel="002260E7">
          <w:rPr>
            <w:rFonts w:ascii="Arial" w:eastAsia="Arial" w:hAnsi="Arial" w:cs="Arial"/>
            <w:sz w:val="27"/>
            <w:szCs w:val="27"/>
            <w:vertAlign w:val="subscript"/>
            <w:lang w:val="en-US"/>
            <w:rPrChange w:id="6829" w:author="Admin" w:date="2019-02-18T23:54:00Z">
              <w:rPr>
                <w:rFonts w:ascii="Arial" w:eastAsia="Arial" w:hAnsi="Arial" w:cs="Arial"/>
                <w:sz w:val="27"/>
                <w:szCs w:val="27"/>
                <w:vertAlign w:val="subscript"/>
              </w:rPr>
            </w:rPrChange>
          </w:rPr>
          <w:delText>1</w:delText>
        </w:r>
        <w:r w:rsidRPr="001A4D22" w:rsidDel="002260E7">
          <w:rPr>
            <w:rFonts w:eastAsia="Times New Roman"/>
            <w:sz w:val="20"/>
            <w:szCs w:val="20"/>
            <w:lang w:val="en-US"/>
            <w:rPrChange w:id="6830"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6831" w:author="Admin" w:date="2019-02-18T23:54:00Z">
              <w:rPr>
                <w:rFonts w:ascii="Arial" w:eastAsia="Arial" w:hAnsi="Arial" w:cs="Arial"/>
                <w:i/>
                <w:iCs/>
                <w:sz w:val="20"/>
                <w:szCs w:val="20"/>
              </w:rPr>
            </w:rPrChange>
          </w:rPr>
          <w:delText>C</w:delText>
        </w:r>
        <w:r w:rsidRPr="001A4D22" w:rsidDel="002260E7">
          <w:rPr>
            <w:rFonts w:ascii="Arial" w:eastAsia="Arial" w:hAnsi="Arial" w:cs="Arial"/>
            <w:sz w:val="27"/>
            <w:szCs w:val="27"/>
            <w:vertAlign w:val="subscript"/>
            <w:lang w:val="en-US"/>
            <w:rPrChange w:id="6832" w:author="Admin" w:date="2019-02-18T23:54:00Z">
              <w:rPr>
                <w:rFonts w:ascii="Arial" w:eastAsia="Arial" w:hAnsi="Arial" w:cs="Arial"/>
                <w:sz w:val="27"/>
                <w:szCs w:val="27"/>
                <w:vertAlign w:val="subscript"/>
              </w:rPr>
            </w:rPrChange>
          </w:rPr>
          <w:delText>1</w:delText>
        </w:r>
        <w:r w:rsidRPr="001A4D22" w:rsidDel="002260E7">
          <w:rPr>
            <w:rFonts w:ascii="Arial" w:eastAsia="Arial" w:hAnsi="Arial" w:cs="Arial"/>
            <w:i/>
            <w:iCs/>
            <w:sz w:val="20"/>
            <w:szCs w:val="20"/>
            <w:lang w:val="en-US"/>
            <w:rPrChange w:id="6833" w:author="Admin" w:date="2019-02-18T23:54:00Z">
              <w:rPr>
                <w:rFonts w:ascii="Arial" w:eastAsia="Arial" w:hAnsi="Arial" w:cs="Arial"/>
                <w:i/>
                <w:iCs/>
                <w:sz w:val="20"/>
                <w:szCs w:val="20"/>
              </w:rPr>
            </w:rPrChange>
          </w:rPr>
          <w:delText>C</w:delText>
        </w:r>
        <w:r w:rsidRPr="001A4D22" w:rsidDel="002260E7">
          <w:rPr>
            <w:rFonts w:ascii="Arial" w:eastAsia="Arial" w:hAnsi="Arial" w:cs="Arial"/>
            <w:sz w:val="27"/>
            <w:szCs w:val="27"/>
            <w:vertAlign w:val="subscript"/>
            <w:lang w:val="en-US"/>
            <w:rPrChange w:id="6834" w:author="Admin" w:date="2019-02-18T23:54:00Z">
              <w:rPr>
                <w:rFonts w:ascii="Arial" w:eastAsia="Arial" w:hAnsi="Arial" w:cs="Arial"/>
                <w:sz w:val="27"/>
                <w:szCs w:val="27"/>
                <w:vertAlign w:val="subscript"/>
              </w:rPr>
            </w:rPrChange>
          </w:rPr>
          <w:delText>2</w:delText>
        </w:r>
        <w:r w:rsidRPr="001A4D22" w:rsidDel="002260E7">
          <w:rPr>
            <w:rFonts w:eastAsia="Times New Roman"/>
            <w:sz w:val="20"/>
            <w:szCs w:val="20"/>
            <w:lang w:val="en-US"/>
            <w:rPrChange w:id="6835"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6836" w:author="Admin" w:date="2019-02-18T23:54:00Z">
              <w:rPr>
                <w:rFonts w:ascii="Arial" w:eastAsia="Arial" w:hAnsi="Arial" w:cs="Arial"/>
                <w:i/>
                <w:iCs/>
                <w:sz w:val="20"/>
                <w:szCs w:val="20"/>
              </w:rPr>
            </w:rPrChange>
          </w:rPr>
          <w:delText>C</w:delText>
        </w:r>
        <w:r w:rsidRPr="001A4D22" w:rsidDel="002260E7">
          <w:rPr>
            <w:rFonts w:ascii="Arial" w:eastAsia="Arial" w:hAnsi="Arial" w:cs="Arial"/>
            <w:sz w:val="27"/>
            <w:szCs w:val="27"/>
            <w:vertAlign w:val="subscript"/>
            <w:lang w:val="en-US"/>
            <w:rPrChange w:id="6837" w:author="Admin" w:date="2019-02-18T23:54:00Z">
              <w:rPr>
                <w:rFonts w:ascii="Arial" w:eastAsia="Arial" w:hAnsi="Arial" w:cs="Arial"/>
                <w:sz w:val="27"/>
                <w:szCs w:val="27"/>
                <w:vertAlign w:val="subscript"/>
              </w:rPr>
            </w:rPrChange>
          </w:rPr>
          <w:delText>2</w:delText>
        </w:r>
        <w:r w:rsidRPr="001A4D22" w:rsidDel="002260E7">
          <w:rPr>
            <w:rFonts w:ascii="Arial" w:eastAsia="Arial" w:hAnsi="Arial" w:cs="Arial"/>
            <w:i/>
            <w:iCs/>
            <w:sz w:val="20"/>
            <w:szCs w:val="20"/>
            <w:lang w:val="en-US"/>
            <w:rPrChange w:id="6838" w:author="Admin" w:date="2019-02-18T23:54:00Z">
              <w:rPr>
                <w:rFonts w:ascii="Arial" w:eastAsia="Arial" w:hAnsi="Arial" w:cs="Arial"/>
                <w:i/>
                <w:iCs/>
                <w:sz w:val="20"/>
                <w:szCs w:val="20"/>
              </w:rPr>
            </w:rPrChange>
          </w:rPr>
          <w:delText>C</w:delText>
        </w:r>
        <w:r w:rsidRPr="001A4D22" w:rsidDel="002260E7">
          <w:rPr>
            <w:rFonts w:ascii="Arial" w:eastAsia="Arial" w:hAnsi="Arial" w:cs="Arial"/>
            <w:sz w:val="27"/>
            <w:szCs w:val="27"/>
            <w:vertAlign w:val="subscript"/>
            <w:lang w:val="en-US"/>
            <w:rPrChange w:id="6839" w:author="Admin" w:date="2019-02-18T23:54:00Z">
              <w:rPr>
                <w:rFonts w:ascii="Arial" w:eastAsia="Arial" w:hAnsi="Arial" w:cs="Arial"/>
                <w:sz w:val="27"/>
                <w:szCs w:val="27"/>
                <w:vertAlign w:val="subscript"/>
              </w:rPr>
            </w:rPrChange>
          </w:rPr>
          <w:delText>3</w:delText>
        </w:r>
        <w:r w:rsidRPr="001A4D22" w:rsidDel="002260E7">
          <w:rPr>
            <w:rFonts w:eastAsia="Times New Roman"/>
            <w:sz w:val="20"/>
            <w:szCs w:val="20"/>
            <w:lang w:val="en-US"/>
            <w:rPrChange w:id="6840" w:author="Admin" w:date="2019-02-18T23:54:00Z">
              <w:rPr>
                <w:rFonts w:eastAsia="Times New Roman"/>
                <w:sz w:val="20"/>
                <w:szCs w:val="20"/>
              </w:rPr>
            </w:rPrChange>
          </w:rPr>
          <w:delText xml:space="preserve"> + </w:delText>
        </w:r>
        <w:r w:rsidRPr="001A4D22" w:rsidDel="002260E7">
          <w:rPr>
            <w:rFonts w:eastAsia="Times New Roman"/>
            <w:i/>
            <w:iCs/>
            <w:sz w:val="20"/>
            <w:szCs w:val="20"/>
            <w:lang w:val="en-US"/>
            <w:rPrChange w:id="6841" w:author="Admin" w:date="2019-02-18T23:54:00Z">
              <w:rPr>
                <w:rFonts w:eastAsia="Times New Roman"/>
                <w:i/>
                <w:iCs/>
                <w:sz w:val="20"/>
                <w:szCs w:val="20"/>
              </w:rPr>
            </w:rPrChange>
          </w:rPr>
          <w:delText>:::</w:delText>
        </w:r>
        <w:r w:rsidRPr="001A4D22" w:rsidDel="002260E7">
          <w:rPr>
            <w:rFonts w:eastAsia="Times New Roman"/>
            <w:sz w:val="20"/>
            <w:szCs w:val="20"/>
            <w:lang w:val="en-US"/>
            <w:rPrChange w:id="6842"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6843" w:author="Admin" w:date="2019-02-18T23:54:00Z">
              <w:rPr>
                <w:rFonts w:ascii="Arial" w:eastAsia="Arial" w:hAnsi="Arial" w:cs="Arial"/>
                <w:i/>
                <w:iCs/>
                <w:sz w:val="20"/>
                <w:szCs w:val="20"/>
              </w:rPr>
            </w:rPrChange>
          </w:rPr>
          <w:delText>C</w:delText>
        </w:r>
        <w:r w:rsidRPr="001A4D22" w:rsidDel="002260E7">
          <w:rPr>
            <w:rFonts w:ascii="Arial" w:eastAsia="Arial" w:hAnsi="Arial" w:cs="Arial"/>
            <w:i/>
            <w:iCs/>
            <w:sz w:val="27"/>
            <w:szCs w:val="27"/>
            <w:vertAlign w:val="subscript"/>
            <w:lang w:val="en-US"/>
            <w:rPrChange w:id="6844" w:author="Admin" w:date="2019-02-18T23:54:00Z">
              <w:rPr>
                <w:rFonts w:ascii="Arial" w:eastAsia="Arial" w:hAnsi="Arial" w:cs="Arial"/>
                <w:i/>
                <w:iCs/>
                <w:sz w:val="27"/>
                <w:szCs w:val="27"/>
                <w:vertAlign w:val="subscript"/>
              </w:rPr>
            </w:rPrChange>
          </w:rPr>
          <w:delText>n</w:delText>
        </w:r>
        <w:r w:rsidRPr="001A4D22" w:rsidDel="002260E7">
          <w:rPr>
            <w:rFonts w:eastAsia="Times New Roman"/>
            <w:sz w:val="20"/>
            <w:szCs w:val="20"/>
            <w:lang w:val="en-US"/>
            <w:rPrChange w:id="6845" w:author="Admin" w:date="2019-02-18T23:54:00Z">
              <w:rPr>
                <w:rFonts w:eastAsia="Times New Roman"/>
                <w:sz w:val="20"/>
                <w:szCs w:val="20"/>
              </w:rPr>
            </w:rPrChange>
          </w:rPr>
          <w:delText xml:space="preserve">  </w:delText>
        </w:r>
        <w:r w:rsidRPr="001A4D22" w:rsidDel="002260E7">
          <w:rPr>
            <w:rFonts w:ascii="Arial" w:eastAsia="Arial" w:hAnsi="Arial" w:cs="Arial"/>
            <w:sz w:val="27"/>
            <w:szCs w:val="27"/>
            <w:vertAlign w:val="subscript"/>
            <w:lang w:val="en-US"/>
            <w:rPrChange w:id="6846" w:author="Admin" w:date="2019-02-18T23:54:00Z">
              <w:rPr>
                <w:rFonts w:ascii="Arial" w:eastAsia="Arial" w:hAnsi="Arial" w:cs="Arial"/>
                <w:sz w:val="27"/>
                <w:szCs w:val="27"/>
                <w:vertAlign w:val="subscript"/>
              </w:rPr>
            </w:rPrChange>
          </w:rPr>
          <w:delText>1</w:delText>
        </w:r>
        <w:r w:rsidRPr="001A4D22" w:rsidDel="002260E7">
          <w:rPr>
            <w:rFonts w:ascii="Arial" w:eastAsia="Arial" w:hAnsi="Arial" w:cs="Arial"/>
            <w:i/>
            <w:iCs/>
            <w:sz w:val="20"/>
            <w:szCs w:val="20"/>
            <w:lang w:val="en-US"/>
            <w:rPrChange w:id="6847" w:author="Admin" w:date="2019-02-18T23:54:00Z">
              <w:rPr>
                <w:rFonts w:ascii="Arial" w:eastAsia="Arial" w:hAnsi="Arial" w:cs="Arial"/>
                <w:i/>
                <w:iCs/>
                <w:sz w:val="20"/>
                <w:szCs w:val="20"/>
              </w:rPr>
            </w:rPrChange>
          </w:rPr>
          <w:delText>C</w:delText>
        </w:r>
        <w:r w:rsidRPr="001A4D22" w:rsidDel="002260E7">
          <w:rPr>
            <w:rFonts w:ascii="Arial" w:eastAsia="Arial" w:hAnsi="Arial" w:cs="Arial"/>
            <w:i/>
            <w:iCs/>
            <w:sz w:val="27"/>
            <w:szCs w:val="27"/>
            <w:vertAlign w:val="subscript"/>
            <w:lang w:val="en-US"/>
            <w:rPrChange w:id="6848" w:author="Admin" w:date="2019-02-18T23:54:00Z">
              <w:rPr>
                <w:rFonts w:ascii="Arial" w:eastAsia="Arial" w:hAnsi="Arial" w:cs="Arial"/>
                <w:i/>
                <w:iCs/>
                <w:sz w:val="27"/>
                <w:szCs w:val="27"/>
                <w:vertAlign w:val="subscript"/>
              </w:rPr>
            </w:rPrChange>
          </w:rPr>
          <w:delText>n</w:delText>
        </w:r>
        <w:r w:rsidRPr="001A4D22" w:rsidDel="002260E7">
          <w:rPr>
            <w:rFonts w:eastAsia="Times New Roman"/>
            <w:sz w:val="20"/>
            <w:szCs w:val="20"/>
            <w:lang w:val="en-US"/>
            <w:rPrChange w:id="6849"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6850" w:author="Admin" w:date="2019-02-18T23:54:00Z">
              <w:rPr>
                <w:rFonts w:ascii="Arial" w:eastAsia="Arial" w:hAnsi="Arial" w:cs="Arial"/>
                <w:i/>
                <w:iCs/>
                <w:sz w:val="20"/>
                <w:szCs w:val="20"/>
              </w:rPr>
            </w:rPrChange>
          </w:rPr>
          <w:delText>C</w:delText>
        </w:r>
        <w:r w:rsidRPr="001A4D22" w:rsidDel="002260E7">
          <w:rPr>
            <w:rFonts w:ascii="Arial" w:eastAsia="Arial" w:hAnsi="Arial" w:cs="Arial"/>
            <w:i/>
            <w:iCs/>
            <w:sz w:val="27"/>
            <w:szCs w:val="27"/>
            <w:vertAlign w:val="subscript"/>
            <w:lang w:val="en-US"/>
            <w:rPrChange w:id="6851" w:author="Admin" w:date="2019-02-18T23:54: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6852" w:author="Admin" w:date="2019-02-18T23:54:00Z">
              <w:rPr>
                <w:rFonts w:ascii="Arial" w:eastAsia="Arial" w:hAnsi="Arial" w:cs="Arial"/>
                <w:i/>
                <w:iCs/>
                <w:sz w:val="20"/>
                <w:szCs w:val="20"/>
              </w:rPr>
            </w:rPrChange>
          </w:rPr>
          <w:delText>B</w:delText>
        </w:r>
        <w:r w:rsidRPr="001A4D22" w:rsidDel="002260E7">
          <w:rPr>
            <w:rFonts w:eastAsia="Times New Roman"/>
            <w:sz w:val="20"/>
            <w:szCs w:val="20"/>
            <w:lang w:val="en-US"/>
            <w:rPrChange w:id="6853" w:author="Admin" w:date="2019-02-18T23:54:00Z">
              <w:rPr>
                <w:rFonts w:eastAsia="Times New Roman"/>
                <w:sz w:val="20"/>
                <w:szCs w:val="20"/>
              </w:rPr>
            </w:rPrChange>
          </w:rPr>
          <w:delText>) =</w:delText>
        </w:r>
      </w:del>
    </w:p>
    <w:p w:rsidR="00A33515" w:rsidRPr="001A4D22" w:rsidDel="002260E7" w:rsidRDefault="00A33515">
      <w:pPr>
        <w:spacing w:line="77" w:lineRule="exact"/>
        <w:rPr>
          <w:del w:id="6854" w:author="Admin" w:date="2019-02-19T02:10:00Z"/>
          <w:sz w:val="20"/>
          <w:szCs w:val="20"/>
          <w:lang w:val="en-US"/>
          <w:rPrChange w:id="6855" w:author="Admin" w:date="2019-02-18T23:54:00Z">
            <w:rPr>
              <w:del w:id="6856" w:author="Admin" w:date="2019-02-19T02:10:00Z"/>
              <w:sz w:val="20"/>
              <w:szCs w:val="20"/>
            </w:rPr>
          </w:rPrChange>
        </w:rPr>
      </w:pPr>
    </w:p>
    <w:p w:rsidR="00A33515" w:rsidDel="002260E7" w:rsidRDefault="001A4D22">
      <w:pPr>
        <w:numPr>
          <w:ilvl w:val="0"/>
          <w:numId w:val="643"/>
        </w:numPr>
        <w:tabs>
          <w:tab w:val="left" w:pos="1340"/>
        </w:tabs>
        <w:ind w:left="1340" w:hanging="216"/>
        <w:rPr>
          <w:del w:id="6857" w:author="Admin" w:date="2019-02-19T02:10:00Z"/>
          <w:rFonts w:eastAsia="Times New Roman"/>
          <w:sz w:val="20"/>
          <w:szCs w:val="20"/>
        </w:rPr>
        <w:pPrChange w:id="6858" w:author="Admin" w:date="2019-02-19T00:19:00Z">
          <w:pPr>
            <w:numPr>
              <w:numId w:val="646"/>
            </w:numPr>
            <w:tabs>
              <w:tab w:val="left" w:pos="1340"/>
            </w:tabs>
            <w:ind w:left="1340" w:hanging="216"/>
          </w:pPr>
        </w:pPrChange>
      </w:pPr>
      <w:del w:id="6859" w:author="Admin" w:date="2019-02-19T02:10:00Z">
        <w:r w:rsidDel="002260E7">
          <w:rPr>
            <w:rFonts w:ascii="Arial" w:eastAsia="Arial" w:hAnsi="Arial" w:cs="Arial"/>
            <w:sz w:val="20"/>
            <w:szCs w:val="20"/>
          </w:rPr>
          <w:delText>2</w:delText>
        </w:r>
        <w:r w:rsidDel="002260E7">
          <w:rPr>
            <w:rFonts w:ascii="Arial" w:eastAsia="Arial" w:hAnsi="Arial" w:cs="Arial"/>
            <w:i/>
            <w:iCs/>
            <w:sz w:val="20"/>
            <w:szCs w:val="20"/>
          </w:rPr>
          <w:delText>AB</w:delText>
        </w:r>
        <w:r w:rsidDel="002260E7">
          <w:rPr>
            <w:rFonts w:eastAsia="Times New Roman"/>
            <w:i/>
            <w:iCs/>
            <w:sz w:val="20"/>
            <w:szCs w:val="20"/>
          </w:rPr>
          <w:delText>;</w:delText>
        </w:r>
      </w:del>
    </w:p>
    <w:p w:rsidR="00A33515" w:rsidDel="002260E7" w:rsidRDefault="00A33515">
      <w:pPr>
        <w:spacing w:line="244" w:lineRule="exact"/>
        <w:rPr>
          <w:del w:id="6860" w:author="Admin" w:date="2019-02-19T02:10:00Z"/>
          <w:sz w:val="20"/>
          <w:szCs w:val="20"/>
        </w:rPr>
      </w:pPr>
    </w:p>
    <w:p w:rsidR="00A33515" w:rsidDel="002260E7" w:rsidRDefault="001A4D22">
      <w:pPr>
        <w:spacing w:line="237" w:lineRule="auto"/>
        <w:ind w:left="500"/>
        <w:rPr>
          <w:del w:id="6861" w:author="Admin" w:date="2019-02-19T02:10:00Z"/>
          <w:sz w:val="20"/>
          <w:szCs w:val="20"/>
        </w:rPr>
      </w:pPr>
      <w:del w:id="6862" w:author="Admin" w:date="2019-02-19T02:10:00Z">
        <w:r w:rsidDel="002260E7">
          <w:rPr>
            <w:rFonts w:ascii="Arial" w:eastAsia="Arial" w:hAnsi="Arial" w:cs="Arial"/>
            <w:sz w:val="20"/>
            <w:szCs w:val="20"/>
          </w:rPr>
          <w:delText xml:space="preserve">откуда видно, что указанная сумма не зависит от выбранных точек </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C</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 : :</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C</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w:delText>
        </w:r>
      </w:del>
    </w:p>
    <w:p w:rsidR="00A33515" w:rsidDel="002260E7" w:rsidRDefault="00A33515">
      <w:pPr>
        <w:spacing w:line="143" w:lineRule="exact"/>
        <w:rPr>
          <w:del w:id="6863" w:author="Admin" w:date="2019-02-19T02:10:00Z"/>
          <w:sz w:val="20"/>
          <w:szCs w:val="20"/>
        </w:rPr>
      </w:pPr>
    </w:p>
    <w:p w:rsidR="00A33515" w:rsidDel="002260E7" w:rsidRDefault="001A4D22">
      <w:pPr>
        <w:numPr>
          <w:ilvl w:val="0"/>
          <w:numId w:val="644"/>
        </w:numPr>
        <w:tabs>
          <w:tab w:val="left" w:pos="500"/>
        </w:tabs>
        <w:spacing w:line="285" w:lineRule="auto"/>
        <w:ind w:left="500" w:hanging="290"/>
        <w:jc w:val="both"/>
        <w:rPr>
          <w:del w:id="6864" w:author="Admin" w:date="2019-02-19T02:10:00Z"/>
          <w:rFonts w:ascii="Arial" w:eastAsia="Arial" w:hAnsi="Arial" w:cs="Arial"/>
          <w:b/>
          <w:bCs/>
          <w:sz w:val="20"/>
          <w:szCs w:val="20"/>
        </w:rPr>
        <w:pPrChange w:id="6865" w:author="Admin" w:date="2019-02-19T00:19:00Z">
          <w:pPr>
            <w:numPr>
              <w:numId w:val="647"/>
            </w:numPr>
            <w:tabs>
              <w:tab w:val="left" w:pos="500"/>
            </w:tabs>
            <w:spacing w:line="285" w:lineRule="auto"/>
            <w:ind w:left="500" w:hanging="290"/>
            <w:jc w:val="both"/>
          </w:pPr>
        </w:pPrChange>
      </w:pPr>
      <w:del w:id="6866" w:author="Admin" w:date="2019-02-19T02:10:00Z">
        <w:r w:rsidDel="002260E7">
          <w:rPr>
            <w:rFonts w:ascii="Arial" w:eastAsia="Arial" w:hAnsi="Arial" w:cs="Arial"/>
            <w:sz w:val="20"/>
            <w:szCs w:val="20"/>
          </w:rPr>
          <w:delText>Каждая грань кубика разделена на 4 квадрата, и каждый квадратик окрашен в один из трёх цветов: синий, жёлтый или красный так, что квадратики, имеющие общую сторону, окрашены в разные цвета. Сколько при этом может быть красных, жёлтых и синих квадрати-ков?</w:delText>
        </w:r>
      </w:del>
    </w:p>
    <w:p w:rsidR="00A33515" w:rsidDel="002260E7" w:rsidRDefault="00A33515">
      <w:pPr>
        <w:spacing w:line="43" w:lineRule="exact"/>
        <w:rPr>
          <w:del w:id="6867" w:author="Admin" w:date="2019-02-19T02:10:00Z"/>
          <w:rFonts w:ascii="Arial" w:eastAsia="Arial" w:hAnsi="Arial" w:cs="Arial"/>
          <w:b/>
          <w:bCs/>
          <w:sz w:val="20"/>
          <w:szCs w:val="20"/>
        </w:rPr>
      </w:pPr>
    </w:p>
    <w:p w:rsidR="00A33515" w:rsidDel="002260E7" w:rsidRDefault="001A4D22">
      <w:pPr>
        <w:spacing w:line="284" w:lineRule="auto"/>
        <w:ind w:left="500"/>
        <w:jc w:val="both"/>
        <w:rPr>
          <w:del w:id="6868" w:author="Admin" w:date="2019-02-19T02:10:00Z"/>
          <w:rFonts w:ascii="Arial" w:eastAsia="Arial" w:hAnsi="Arial" w:cs="Arial"/>
          <w:b/>
          <w:bCs/>
          <w:sz w:val="20"/>
          <w:szCs w:val="20"/>
        </w:rPr>
      </w:pPr>
      <w:del w:id="686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Рассмотрим какую-нибудь вершину данного кубика.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К</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ней прилегает три квадратика, причем все они попарно касаются друг друга по стороне. Поэтому рассматриваемые квадратики пред-ставляют все три цвета. Значит, при каждой вершине нашего ку-бика есть ровно один квадратик данного цвета. Поскольку вершин всего 8, каждый цвет представлен 8 раз.</w:delText>
        </w:r>
      </w:del>
    </w:p>
    <w:p w:rsidR="00A33515" w:rsidDel="002260E7" w:rsidRDefault="00A33515">
      <w:pPr>
        <w:spacing w:line="200" w:lineRule="exact"/>
        <w:rPr>
          <w:del w:id="6870" w:author="Admin" w:date="2019-02-19T02:10:00Z"/>
          <w:sz w:val="20"/>
          <w:szCs w:val="20"/>
        </w:rPr>
      </w:pPr>
    </w:p>
    <w:p w:rsidR="00A33515" w:rsidDel="002260E7" w:rsidRDefault="00A33515">
      <w:pPr>
        <w:spacing w:line="238" w:lineRule="exact"/>
        <w:rPr>
          <w:del w:id="6871" w:author="Admin" w:date="2019-02-19T02:10:00Z"/>
          <w:sz w:val="20"/>
          <w:szCs w:val="20"/>
        </w:rPr>
      </w:pPr>
    </w:p>
    <w:p w:rsidR="00A33515" w:rsidDel="002260E7" w:rsidRDefault="001A4D22">
      <w:pPr>
        <w:rPr>
          <w:del w:id="6872" w:author="Admin" w:date="2019-02-19T02:10:00Z"/>
          <w:sz w:val="20"/>
          <w:szCs w:val="20"/>
        </w:rPr>
      </w:pPr>
      <w:del w:id="6873" w:author="Admin" w:date="2019-02-19T02:10:00Z">
        <w:r w:rsidDel="002260E7">
          <w:rPr>
            <w:rFonts w:ascii="Arial" w:eastAsia="Arial" w:hAnsi="Arial" w:cs="Arial"/>
            <w:b/>
            <w:bCs/>
            <w:sz w:val="36"/>
            <w:szCs w:val="36"/>
          </w:rPr>
          <w:delText>Задачи 8 класса</w:delText>
        </w:r>
      </w:del>
    </w:p>
    <w:p w:rsidR="00A33515" w:rsidDel="002260E7" w:rsidRDefault="00A33515">
      <w:pPr>
        <w:spacing w:line="228" w:lineRule="exact"/>
        <w:rPr>
          <w:del w:id="6874" w:author="Admin" w:date="2019-02-19T02:10:00Z"/>
          <w:sz w:val="20"/>
          <w:szCs w:val="20"/>
        </w:rPr>
      </w:pPr>
    </w:p>
    <w:p w:rsidR="00A33515" w:rsidDel="002260E7" w:rsidRDefault="001A4D22">
      <w:pPr>
        <w:rPr>
          <w:del w:id="6875" w:author="Admin" w:date="2019-02-19T02:10:00Z"/>
          <w:sz w:val="20"/>
          <w:szCs w:val="20"/>
        </w:rPr>
      </w:pPr>
      <w:del w:id="6876" w:author="Admin" w:date="2019-02-19T02:10:00Z">
        <w:r w:rsidDel="002260E7">
          <w:rPr>
            <w:rFonts w:ascii="Arial" w:eastAsia="Arial" w:hAnsi="Arial" w:cs="Arial"/>
            <w:b/>
            <w:bCs/>
            <w:sz w:val="26"/>
            <w:szCs w:val="26"/>
          </w:rPr>
          <w:delText>Задача 2.</w:delText>
        </w:r>
      </w:del>
    </w:p>
    <w:p w:rsidR="00A33515" w:rsidDel="002260E7" w:rsidRDefault="00A33515">
      <w:pPr>
        <w:spacing w:line="178" w:lineRule="exact"/>
        <w:rPr>
          <w:del w:id="6877" w:author="Admin" w:date="2019-02-19T02:10:00Z"/>
          <w:sz w:val="20"/>
          <w:szCs w:val="20"/>
        </w:rPr>
      </w:pPr>
    </w:p>
    <w:p w:rsidR="00A33515" w:rsidDel="002260E7" w:rsidRDefault="001A4D22">
      <w:pPr>
        <w:numPr>
          <w:ilvl w:val="0"/>
          <w:numId w:val="645"/>
        </w:numPr>
        <w:tabs>
          <w:tab w:val="left" w:pos="500"/>
        </w:tabs>
        <w:spacing w:line="285" w:lineRule="auto"/>
        <w:ind w:left="500" w:hanging="290"/>
        <w:jc w:val="both"/>
        <w:rPr>
          <w:del w:id="6878" w:author="Admin" w:date="2019-02-19T02:10:00Z"/>
          <w:rFonts w:ascii="Arial" w:eastAsia="Arial" w:hAnsi="Arial" w:cs="Arial"/>
          <w:b/>
          <w:bCs/>
          <w:sz w:val="20"/>
          <w:szCs w:val="20"/>
        </w:rPr>
        <w:pPrChange w:id="6879" w:author="Admin" w:date="2019-02-19T00:19:00Z">
          <w:pPr>
            <w:numPr>
              <w:numId w:val="648"/>
            </w:numPr>
            <w:tabs>
              <w:tab w:val="left" w:pos="500"/>
            </w:tabs>
            <w:spacing w:line="285" w:lineRule="auto"/>
            <w:ind w:left="500" w:hanging="290"/>
            <w:jc w:val="both"/>
          </w:pPr>
        </w:pPrChange>
      </w:pPr>
      <w:del w:id="6880" w:author="Admin" w:date="2019-02-19T02:10:00Z">
        <w:r w:rsidDel="002260E7">
          <w:rPr>
            <w:rFonts w:ascii="Arial" w:eastAsia="Arial" w:hAnsi="Arial" w:cs="Arial"/>
            <w:sz w:val="20"/>
            <w:szCs w:val="20"/>
          </w:rPr>
          <w:delText>Будем мыслить плоскость как лист бумаги. На нём начертили две перпендикулярные прямые, согнули лист по одной прямой, затем по другой и прокололи в двух местах. После этого лист разогнули и через каждые две получившиеся проколами точки провели пря-мую. Сколько прямых при этом могло получиться?</w:delText>
        </w:r>
      </w:del>
    </w:p>
    <w:p w:rsidR="00A33515" w:rsidDel="002260E7" w:rsidRDefault="00A33515">
      <w:pPr>
        <w:spacing w:line="44" w:lineRule="exact"/>
        <w:rPr>
          <w:del w:id="6881" w:author="Admin" w:date="2019-02-19T02:10:00Z"/>
          <w:sz w:val="20"/>
          <w:szCs w:val="20"/>
        </w:rPr>
      </w:pPr>
    </w:p>
    <w:p w:rsidR="00A33515" w:rsidDel="002260E7" w:rsidRDefault="001A4D22">
      <w:pPr>
        <w:ind w:left="500"/>
        <w:rPr>
          <w:del w:id="6882" w:author="Admin" w:date="2019-02-19T02:10:00Z"/>
          <w:sz w:val="20"/>
          <w:szCs w:val="20"/>
        </w:rPr>
      </w:pPr>
      <w:del w:id="6883"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Возможны три варианта:</w:delText>
        </w:r>
      </w:del>
    </w:p>
    <w:p w:rsidR="00A33515" w:rsidDel="002260E7" w:rsidRDefault="00A33515">
      <w:pPr>
        <w:spacing w:line="130" w:lineRule="exact"/>
        <w:rPr>
          <w:del w:id="6884" w:author="Admin" w:date="2019-02-19T02:10:00Z"/>
          <w:sz w:val="20"/>
          <w:szCs w:val="20"/>
        </w:rPr>
      </w:pPr>
    </w:p>
    <w:p w:rsidR="00A33515" w:rsidDel="002260E7" w:rsidRDefault="001A4D22">
      <w:pPr>
        <w:jc w:val="center"/>
        <w:rPr>
          <w:del w:id="6885" w:author="Admin" w:date="2019-02-19T02:10:00Z"/>
          <w:sz w:val="20"/>
          <w:szCs w:val="20"/>
        </w:rPr>
      </w:pPr>
      <w:del w:id="688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278</w:delText>
        </w:r>
        <w:r w:rsidDel="002260E7">
          <w:rPr>
            <w:rFonts w:ascii="Arial" w:eastAsia="Arial" w:hAnsi="Arial" w:cs="Arial"/>
            <w:sz w:val="20"/>
            <w:szCs w:val="20"/>
          </w:rPr>
          <w:delText xml:space="preserve"> −</w:delText>
        </w:r>
      </w:del>
    </w:p>
    <w:p w:rsidR="00A33515" w:rsidDel="002260E7" w:rsidRDefault="00A33515">
      <w:pPr>
        <w:rPr>
          <w:del w:id="6887"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left="930"/>
        <w:rPr>
          <w:del w:id="6888" w:author="Admin" w:date="2019-02-19T02:10:00Z"/>
          <w:sz w:val="20"/>
          <w:szCs w:val="20"/>
        </w:rPr>
      </w:pPr>
      <w:bookmarkStart w:id="6889" w:name="page289"/>
      <w:bookmarkEnd w:id="6889"/>
      <w:del w:id="6890"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6891" w:author="Admin" w:date="2019-02-19T02:10:00Z"/>
          <w:sz w:val="20"/>
          <w:szCs w:val="20"/>
        </w:rPr>
      </w:pPr>
    </w:p>
    <w:p w:rsidR="00A33515" w:rsidDel="002260E7" w:rsidRDefault="001A4D22">
      <w:pPr>
        <w:numPr>
          <w:ilvl w:val="0"/>
          <w:numId w:val="646"/>
        </w:numPr>
        <w:tabs>
          <w:tab w:val="left" w:pos="730"/>
        </w:tabs>
        <w:spacing w:line="279" w:lineRule="auto"/>
        <w:ind w:left="730" w:right="260" w:hanging="275"/>
        <w:jc w:val="both"/>
        <w:rPr>
          <w:del w:id="6892" w:author="Admin" w:date="2019-02-19T02:10:00Z"/>
          <w:rFonts w:ascii="Arial" w:eastAsia="Arial" w:hAnsi="Arial" w:cs="Arial"/>
          <w:b/>
          <w:bCs/>
          <w:sz w:val="20"/>
          <w:szCs w:val="20"/>
        </w:rPr>
        <w:pPrChange w:id="6893" w:author="Admin" w:date="2019-02-19T00:19:00Z">
          <w:pPr>
            <w:numPr>
              <w:numId w:val="649"/>
            </w:numPr>
            <w:tabs>
              <w:tab w:val="left" w:pos="730"/>
            </w:tabs>
            <w:spacing w:line="279" w:lineRule="auto"/>
            <w:ind w:left="730" w:right="260" w:hanging="275"/>
            <w:jc w:val="both"/>
          </w:pPr>
        </w:pPrChange>
      </w:pPr>
      <w:del w:id="6894" w:author="Admin" w:date="2019-02-19T02:10:00Z">
        <w:r w:rsidDel="002260E7">
          <w:rPr>
            <w:rFonts w:ascii="Arial" w:eastAsia="Arial" w:hAnsi="Arial" w:cs="Arial"/>
            <w:sz w:val="20"/>
            <w:szCs w:val="20"/>
          </w:rPr>
          <w:delText>Никакие три точки не лежат на одной прямой. Тогда прямых ровно столько, сколькими способами можно выбрать пару то-чек из восьми различных. Это число легко подсчитать — для</w:delText>
        </w:r>
      </w:del>
    </w:p>
    <w:p w:rsidR="00A33515" w:rsidDel="002260E7" w:rsidRDefault="00A33515">
      <w:pPr>
        <w:spacing w:line="1" w:lineRule="exact"/>
        <w:rPr>
          <w:del w:id="6895" w:author="Admin" w:date="2019-02-19T02:10:00Z"/>
          <w:sz w:val="20"/>
          <w:szCs w:val="20"/>
        </w:rPr>
      </w:pPr>
    </w:p>
    <w:p w:rsidR="00A33515" w:rsidDel="002260E7" w:rsidRDefault="001A4D22">
      <w:pPr>
        <w:spacing w:line="273" w:lineRule="auto"/>
        <w:ind w:left="730" w:right="260"/>
        <w:jc w:val="both"/>
        <w:rPr>
          <w:del w:id="6896" w:author="Admin" w:date="2019-02-19T02:10:00Z"/>
          <w:sz w:val="20"/>
          <w:szCs w:val="20"/>
        </w:rPr>
      </w:pPr>
      <w:del w:id="6897" w:author="Admin" w:date="2019-02-19T02:10:00Z">
        <w:r w:rsidDel="002260E7">
          <w:rPr>
            <w:rFonts w:ascii="Arial" w:eastAsia="Arial" w:hAnsi="Arial" w:cs="Arial"/>
            <w:sz w:val="20"/>
            <w:szCs w:val="20"/>
          </w:rPr>
          <w:delText>каждой из восьми точек существует семь вариантов дополнить ее до пары; каждую пару мы посчитаем таким образом два ра-за, поэтому результат</w:delText>
        </w:r>
      </w:del>
    </w:p>
    <w:p w:rsidR="00A33515" w:rsidDel="002260E7" w:rsidRDefault="001A4D22">
      <w:pPr>
        <w:spacing w:line="190" w:lineRule="auto"/>
        <w:ind w:right="70"/>
        <w:jc w:val="center"/>
        <w:rPr>
          <w:del w:id="6898" w:author="Admin" w:date="2019-02-19T02:10:00Z"/>
          <w:sz w:val="20"/>
          <w:szCs w:val="20"/>
        </w:rPr>
      </w:pPr>
      <w:del w:id="6899" w:author="Admin" w:date="2019-02-19T02:10:00Z">
        <w:r w:rsidDel="002260E7">
          <w:rPr>
            <w:rFonts w:ascii="Arial" w:eastAsia="Arial" w:hAnsi="Arial" w:cs="Arial"/>
            <w:sz w:val="17"/>
            <w:szCs w:val="17"/>
          </w:rPr>
          <w:delText>8  7</w:delText>
        </w:r>
      </w:del>
    </w:p>
    <w:p w:rsidR="00A33515" w:rsidDel="002260E7" w:rsidRDefault="00A33515">
      <w:pPr>
        <w:rPr>
          <w:del w:id="6900" w:author="Admin" w:date="2019-02-19T02:10:00Z"/>
        </w:rPr>
        <w:sectPr w:rsidR="00A33515" w:rsidDel="002260E7">
          <w:pgSz w:w="8220" w:h="12472"/>
          <w:pgMar w:top="639" w:right="460" w:bottom="0" w:left="930" w:header="0" w:footer="0" w:gutter="0"/>
          <w:cols w:space="720" w:equalWidth="0">
            <w:col w:w="6830"/>
          </w:cols>
        </w:sectPr>
      </w:pPr>
    </w:p>
    <w:p w:rsidR="00A33515" w:rsidDel="002260E7" w:rsidRDefault="00A33515">
      <w:pPr>
        <w:spacing w:line="72" w:lineRule="exact"/>
        <w:rPr>
          <w:del w:id="6901" w:author="Admin" w:date="2019-02-19T02:10:00Z"/>
          <w:sz w:val="20"/>
          <w:szCs w:val="20"/>
        </w:rPr>
      </w:pPr>
    </w:p>
    <w:p w:rsidR="00A33515" w:rsidDel="002260E7" w:rsidRDefault="001A4D22">
      <w:pPr>
        <w:ind w:left="3330"/>
        <w:rPr>
          <w:del w:id="6902" w:author="Admin" w:date="2019-02-19T02:10:00Z"/>
          <w:sz w:val="20"/>
          <w:szCs w:val="20"/>
        </w:rPr>
      </w:pPr>
      <w:del w:id="6903" w:author="Admin" w:date="2019-02-19T02:10:00Z">
        <w:r w:rsidDel="002260E7">
          <w:rPr>
            <w:rFonts w:ascii="Arial" w:eastAsia="Arial" w:hAnsi="Arial" w:cs="Arial"/>
            <w:sz w:val="17"/>
            <w:szCs w:val="17"/>
          </w:rPr>
          <w:delText>2</w:delText>
        </w:r>
      </w:del>
    </w:p>
    <w:p w:rsidR="00A33515" w:rsidDel="002260E7" w:rsidRDefault="001A4D22">
      <w:pPr>
        <w:spacing w:line="20" w:lineRule="exact"/>
        <w:rPr>
          <w:del w:id="6904" w:author="Admin" w:date="2019-02-19T02:10:00Z"/>
          <w:sz w:val="20"/>
          <w:szCs w:val="20"/>
        </w:rPr>
      </w:pPr>
      <w:del w:id="6905" w:author="Admin" w:date="2019-02-19T02:10:00Z">
        <w:r w:rsidDel="002260E7">
          <w:rPr>
            <w:noProof/>
            <w:sz w:val="20"/>
            <w:szCs w:val="20"/>
          </w:rPr>
          <mc:AlternateContent>
            <mc:Choice Requires="wps">
              <w:drawing>
                <wp:anchor distT="0" distB="0" distL="114300" distR="114300" simplePos="0" relativeHeight="251842560" behindDoc="1" locked="0" layoutInCell="0" allowOverlap="1" wp14:anchorId="29F33FA2" wp14:editId="73DCEC63">
                  <wp:simplePos x="0" y="0"/>
                  <wp:positionH relativeFrom="column">
                    <wp:posOffset>2034540</wp:posOffset>
                  </wp:positionH>
                  <wp:positionV relativeFrom="paragraph">
                    <wp:posOffset>-115570</wp:posOffset>
                  </wp:positionV>
                  <wp:extent cx="226060" cy="0"/>
                  <wp:effectExtent l="0" t="0" r="0" b="0"/>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81" o:spid="_x0000_s1026" style="position:absolute;z-index:-251473920;visibility:visible;mso-wrap-style:square;mso-wrap-distance-left:9pt;mso-wrap-distance-top:0;mso-wrap-distance-right:9pt;mso-wrap-distance-bottom:0;mso-position-horizontal:absolute;mso-position-horizontal-relative:text;mso-position-vertical:absolute;mso-position-vertical-relative:text" from="160.2pt,-9.1pt" to="17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eCIugEAAIIDAAAOAAAAZHJzL2Uyb0RvYy54bWysU02P2jAQvVfqf7B8LwmU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" o:allowincell="f" filled="t" strokeweight=".14039mm">
                  <v:stroke joinstyle="miter"/>
                  <o:lock v:ext="edit" shapetype="f"/>
                </v:line>
              </w:pict>
            </mc:Fallback>
          </mc:AlternateContent>
        </w:r>
      </w:del>
    </w:p>
    <w:p w:rsidR="00A33515" w:rsidDel="002260E7" w:rsidRDefault="001A4D22">
      <w:pPr>
        <w:spacing w:line="20" w:lineRule="exact"/>
        <w:rPr>
          <w:del w:id="6906" w:author="Admin" w:date="2019-02-19T02:10:00Z"/>
          <w:sz w:val="20"/>
          <w:szCs w:val="20"/>
        </w:rPr>
      </w:pPr>
      <w:del w:id="6907" w:author="Admin" w:date="2019-02-19T02:10:00Z">
        <w:r w:rsidDel="002260E7">
          <w:rPr>
            <w:sz w:val="20"/>
            <w:szCs w:val="20"/>
          </w:rPr>
          <w:br w:type="column"/>
        </w:r>
      </w:del>
    </w:p>
    <w:p w:rsidR="00A33515" w:rsidDel="002260E7" w:rsidRDefault="001A4D22">
      <w:pPr>
        <w:spacing w:line="196" w:lineRule="auto"/>
        <w:rPr>
          <w:del w:id="6908" w:author="Admin" w:date="2019-02-19T02:10:00Z"/>
          <w:sz w:val="20"/>
          <w:szCs w:val="20"/>
        </w:rPr>
      </w:pPr>
      <w:del w:id="6909" w:author="Admin" w:date="2019-02-19T02:10:00Z">
        <w:r w:rsidDel="002260E7">
          <w:rPr>
            <w:rFonts w:eastAsia="Times New Roman"/>
            <w:sz w:val="20"/>
            <w:szCs w:val="20"/>
          </w:rPr>
          <w:delText xml:space="preserve">= </w:delText>
        </w:r>
        <w:r w:rsidDel="002260E7">
          <w:rPr>
            <w:rFonts w:ascii="Arial" w:eastAsia="Arial" w:hAnsi="Arial" w:cs="Arial"/>
            <w:sz w:val="20"/>
            <w:szCs w:val="20"/>
          </w:rPr>
          <w:delText>28</w:delText>
        </w:r>
        <w:r w:rsidDel="002260E7">
          <w:rPr>
            <w:rFonts w:eastAsia="Times New Roman"/>
            <w:i/>
            <w:iCs/>
            <w:sz w:val="20"/>
            <w:szCs w:val="20"/>
          </w:rPr>
          <w:delText>:</w:delText>
        </w:r>
      </w:del>
    </w:p>
    <w:p w:rsidR="00A33515" w:rsidDel="002260E7" w:rsidRDefault="00A33515">
      <w:pPr>
        <w:spacing w:line="258" w:lineRule="exact"/>
        <w:rPr>
          <w:del w:id="6910" w:author="Admin" w:date="2019-02-19T02:10:00Z"/>
          <w:sz w:val="20"/>
          <w:szCs w:val="20"/>
        </w:rPr>
      </w:pPr>
    </w:p>
    <w:p w:rsidR="00A33515" w:rsidDel="002260E7" w:rsidRDefault="00A33515">
      <w:pPr>
        <w:rPr>
          <w:del w:id="6911" w:author="Admin" w:date="2019-02-19T02:10:00Z"/>
        </w:rPr>
        <w:sectPr w:rsidR="00A33515" w:rsidDel="002260E7">
          <w:type w:val="continuous"/>
          <w:pgSz w:w="8220" w:h="12472"/>
          <w:pgMar w:top="639" w:right="460" w:bottom="0" w:left="930" w:header="0" w:footer="0" w:gutter="0"/>
          <w:cols w:num="2" w:space="720" w:equalWidth="0">
            <w:col w:w="3430" w:space="200"/>
            <w:col w:w="3200"/>
          </w:cols>
        </w:sectPr>
      </w:pPr>
    </w:p>
    <w:p w:rsidR="00A33515" w:rsidDel="002260E7" w:rsidRDefault="001A4D22">
      <w:pPr>
        <w:numPr>
          <w:ilvl w:val="1"/>
          <w:numId w:val="647"/>
        </w:numPr>
        <w:tabs>
          <w:tab w:val="left" w:pos="730"/>
        </w:tabs>
        <w:spacing w:line="283" w:lineRule="auto"/>
        <w:ind w:left="730" w:right="260" w:hanging="275"/>
        <w:jc w:val="both"/>
        <w:rPr>
          <w:del w:id="6912" w:author="Admin" w:date="2019-02-19T02:10:00Z"/>
          <w:rFonts w:ascii="Arial" w:eastAsia="Arial" w:hAnsi="Arial" w:cs="Arial"/>
          <w:b/>
          <w:bCs/>
          <w:sz w:val="20"/>
          <w:szCs w:val="20"/>
        </w:rPr>
        <w:pPrChange w:id="6913" w:author="Admin" w:date="2019-02-19T00:19:00Z">
          <w:pPr>
            <w:numPr>
              <w:ilvl w:val="1"/>
              <w:numId w:val="650"/>
            </w:numPr>
            <w:tabs>
              <w:tab w:val="left" w:pos="730"/>
            </w:tabs>
            <w:spacing w:line="283" w:lineRule="auto"/>
            <w:ind w:left="730" w:right="260" w:hanging="275"/>
            <w:jc w:val="both"/>
          </w:pPr>
        </w:pPrChange>
      </w:pPr>
      <w:del w:id="6914" w:author="Admin" w:date="2019-02-19T02:10:00Z">
        <w:r w:rsidDel="002260E7">
          <w:rPr>
            <w:rFonts w:ascii="Arial" w:eastAsia="Arial" w:hAnsi="Arial" w:cs="Arial"/>
            <w:sz w:val="20"/>
            <w:szCs w:val="20"/>
          </w:rPr>
          <w:lastRenderedPageBreak/>
          <w:delText xml:space="preserve">Три точки, лежащие по одну сторону относительно одной из проведенных осей перегиба (обозначим ее </w:delText>
        </w:r>
        <w:r w:rsidDel="002260E7">
          <w:rPr>
            <w:rFonts w:ascii="Arial" w:eastAsia="Arial" w:hAnsi="Arial" w:cs="Arial"/>
            <w:i/>
            <w:iCs/>
            <w:sz w:val="20"/>
            <w:szCs w:val="20"/>
          </w:rPr>
          <w:delText>l</w:delText>
        </w:r>
        <w:r w:rsidDel="002260E7">
          <w:rPr>
            <w:rFonts w:ascii="Arial" w:eastAsia="Arial" w:hAnsi="Arial" w:cs="Arial"/>
            <w:sz w:val="20"/>
            <w:szCs w:val="20"/>
          </w:rPr>
          <w:delText xml:space="preserve">), лежат на одной прямой. Тогда и четвертая лежит на этой же прямой, а также четыре точки, лежащие по другую сторону от </w:delText>
        </w:r>
        <w:r w:rsidDel="002260E7">
          <w:rPr>
            <w:rFonts w:ascii="Arial" w:eastAsia="Arial" w:hAnsi="Arial" w:cs="Arial"/>
            <w:i/>
            <w:iCs/>
            <w:sz w:val="20"/>
            <w:szCs w:val="20"/>
          </w:rPr>
          <w:delText>l</w:delText>
        </w:r>
        <w:r w:rsidDel="002260E7">
          <w:rPr>
            <w:rFonts w:ascii="Arial" w:eastAsia="Arial" w:hAnsi="Arial" w:cs="Arial"/>
            <w:sz w:val="20"/>
            <w:szCs w:val="20"/>
          </w:rPr>
          <w:delText>, опять же лежат на одной прямой — это очевидные соображения симметрии. Если проводить подсчет как в первом случае, мы посчитаем 10 лишних прямых, поэтому ответ будет 18.</w:delText>
        </w:r>
      </w:del>
    </w:p>
    <w:p w:rsidR="00A33515" w:rsidDel="002260E7" w:rsidRDefault="00A33515">
      <w:pPr>
        <w:spacing w:line="55" w:lineRule="exact"/>
        <w:rPr>
          <w:del w:id="6915" w:author="Admin" w:date="2019-02-19T02:10:00Z"/>
          <w:rFonts w:ascii="Arial" w:eastAsia="Arial" w:hAnsi="Arial" w:cs="Arial"/>
          <w:b/>
          <w:bCs/>
          <w:sz w:val="20"/>
          <w:szCs w:val="20"/>
        </w:rPr>
      </w:pPr>
    </w:p>
    <w:p w:rsidR="00A33515" w:rsidDel="002260E7" w:rsidRDefault="001A4D22">
      <w:pPr>
        <w:numPr>
          <w:ilvl w:val="1"/>
          <w:numId w:val="647"/>
        </w:numPr>
        <w:tabs>
          <w:tab w:val="left" w:pos="730"/>
        </w:tabs>
        <w:spacing w:line="285" w:lineRule="auto"/>
        <w:ind w:left="730" w:right="260" w:hanging="275"/>
        <w:jc w:val="both"/>
        <w:rPr>
          <w:del w:id="6916" w:author="Admin" w:date="2019-02-19T02:10:00Z"/>
          <w:rFonts w:ascii="Arial" w:eastAsia="Arial" w:hAnsi="Arial" w:cs="Arial"/>
          <w:b/>
          <w:bCs/>
          <w:sz w:val="20"/>
          <w:szCs w:val="20"/>
        </w:rPr>
        <w:pPrChange w:id="6917" w:author="Admin" w:date="2019-02-19T00:19:00Z">
          <w:pPr>
            <w:numPr>
              <w:ilvl w:val="1"/>
              <w:numId w:val="650"/>
            </w:numPr>
            <w:tabs>
              <w:tab w:val="left" w:pos="730"/>
            </w:tabs>
            <w:spacing w:line="285" w:lineRule="auto"/>
            <w:ind w:left="730" w:right="260" w:hanging="275"/>
            <w:jc w:val="both"/>
          </w:pPr>
        </w:pPrChange>
      </w:pPr>
      <w:del w:id="6918" w:author="Admin" w:date="2019-02-19T02:10:00Z">
        <w:r w:rsidDel="002260E7">
          <w:rPr>
            <w:rFonts w:ascii="Arial" w:eastAsia="Arial" w:hAnsi="Arial" w:cs="Arial"/>
            <w:sz w:val="20"/>
            <w:szCs w:val="20"/>
          </w:rPr>
          <w:delText xml:space="preserve">Три точки лежат на одной прямой, причем прямая эта прохо-дит через пересечение осей перегиба. Аналогично случаю </w:delText>
        </w:r>
        <w:r w:rsidDel="002260E7">
          <w:rPr>
            <w:rFonts w:ascii="Arial" w:eastAsia="Arial" w:hAnsi="Arial" w:cs="Arial"/>
            <w:b/>
            <w:bCs/>
            <w:sz w:val="20"/>
            <w:szCs w:val="20"/>
          </w:rPr>
          <w:delText>2</w:delText>
        </w:r>
        <w:r w:rsidDel="002260E7">
          <w:rPr>
            <w:rFonts w:ascii="Arial" w:eastAsia="Arial" w:hAnsi="Arial" w:cs="Arial"/>
            <w:sz w:val="20"/>
            <w:szCs w:val="20"/>
          </w:rPr>
          <w:delText xml:space="preserve"> мы получаем, что четвертая точка должна лежать на этой же пря-мой, а остальные четыре — на другой прямой. Из тех же сооб-ражений ответ 18.</w:delText>
        </w:r>
      </w:del>
    </w:p>
    <w:p w:rsidR="00A33515" w:rsidDel="002260E7" w:rsidRDefault="00A33515">
      <w:pPr>
        <w:spacing w:line="132" w:lineRule="exact"/>
        <w:rPr>
          <w:del w:id="6919" w:author="Admin" w:date="2019-02-19T02:10:00Z"/>
          <w:rFonts w:ascii="Arial" w:eastAsia="Arial" w:hAnsi="Arial" w:cs="Arial"/>
          <w:b/>
          <w:bCs/>
          <w:sz w:val="20"/>
          <w:szCs w:val="20"/>
        </w:rPr>
      </w:pPr>
    </w:p>
    <w:p w:rsidR="00A33515" w:rsidDel="002260E7" w:rsidRDefault="001A4D22">
      <w:pPr>
        <w:numPr>
          <w:ilvl w:val="0"/>
          <w:numId w:val="648"/>
        </w:numPr>
        <w:tabs>
          <w:tab w:val="left" w:pos="290"/>
        </w:tabs>
        <w:spacing w:line="291" w:lineRule="auto"/>
        <w:ind w:left="290" w:right="260" w:hanging="290"/>
        <w:jc w:val="both"/>
        <w:rPr>
          <w:del w:id="6920" w:author="Admin" w:date="2019-02-19T02:10:00Z"/>
          <w:rFonts w:ascii="Arial" w:eastAsia="Arial" w:hAnsi="Arial" w:cs="Arial"/>
          <w:b/>
          <w:bCs/>
          <w:sz w:val="20"/>
          <w:szCs w:val="20"/>
        </w:rPr>
        <w:pPrChange w:id="6921" w:author="Admin" w:date="2019-02-19T00:19:00Z">
          <w:pPr>
            <w:numPr>
              <w:numId w:val="651"/>
            </w:numPr>
            <w:tabs>
              <w:tab w:val="left" w:pos="290"/>
            </w:tabs>
            <w:spacing w:line="291" w:lineRule="auto"/>
            <w:ind w:left="290" w:right="260" w:hanging="290"/>
            <w:jc w:val="both"/>
          </w:pPr>
        </w:pPrChange>
      </w:pPr>
      <w:del w:id="6922" w:author="Admin" w:date="2019-02-19T02:10:00Z">
        <w:r w:rsidDel="002260E7">
          <w:rPr>
            <w:rFonts w:ascii="Arial" w:eastAsia="Arial" w:hAnsi="Arial" w:cs="Arial"/>
            <w:sz w:val="20"/>
            <w:szCs w:val="20"/>
          </w:rPr>
          <w:delText>На координатной плоскости отмечены точки с целыми координа-тами. Какую наибольшую площадь может иметь квадрат, не содер-жащий ни одной отмеченной точки?</w:delText>
        </w:r>
      </w:del>
    </w:p>
    <w:p w:rsidR="00A33515" w:rsidDel="002260E7" w:rsidRDefault="00A33515">
      <w:pPr>
        <w:spacing w:line="47" w:lineRule="exact"/>
        <w:rPr>
          <w:del w:id="6923" w:author="Admin" w:date="2019-02-19T02:10:00Z"/>
          <w:sz w:val="20"/>
          <w:szCs w:val="20"/>
        </w:rPr>
      </w:pPr>
    </w:p>
    <w:p w:rsidR="00A33515" w:rsidDel="002260E7" w:rsidRDefault="001A4D22">
      <w:pPr>
        <w:ind w:left="290"/>
        <w:rPr>
          <w:del w:id="6924" w:author="Admin" w:date="2019-02-19T02:10:00Z"/>
          <w:sz w:val="20"/>
          <w:szCs w:val="20"/>
        </w:rPr>
      </w:pPr>
      <w:del w:id="6925"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Квадрат с вершинами в точках</w:delText>
        </w:r>
        <w:r w:rsidDel="002260E7">
          <w:rPr>
            <w:rFonts w:ascii="Arial" w:eastAsia="Arial" w:hAnsi="Arial" w:cs="Arial"/>
            <w:b/>
            <w:bCs/>
            <w:i/>
            <w:iCs/>
            <w:sz w:val="19"/>
            <w:szCs w:val="19"/>
          </w:rPr>
          <w:delText xml:space="preserve"> </w:delText>
        </w:r>
        <w:r w:rsidDel="002260E7">
          <w:rPr>
            <w:rFonts w:eastAsia="Times New Roman"/>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5</w:delText>
        </w:r>
        <w:r w:rsidDel="002260E7">
          <w:rPr>
            <w:rFonts w:eastAsia="Times New Roman"/>
            <w:i/>
            <w:iCs/>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5</w:delText>
        </w:r>
        <w:r w:rsidDel="002260E7">
          <w:rPr>
            <w:rFonts w:eastAsia="Times New Roman"/>
            <w:sz w:val="19"/>
            <w:szCs w:val="19"/>
          </w:rPr>
          <w:delText>)</w:delText>
        </w:r>
        <w:r w:rsidDel="002260E7">
          <w:rPr>
            <w:rFonts w:ascii="Arial" w:eastAsia="Arial" w:hAnsi="Arial" w:cs="Arial"/>
            <w:sz w:val="19"/>
            <w:szCs w:val="19"/>
          </w:rPr>
          <w:delText>,</w:delText>
        </w:r>
        <w:r w:rsidDel="002260E7">
          <w:rPr>
            <w:rFonts w:ascii="Arial" w:eastAsia="Arial" w:hAnsi="Arial" w:cs="Arial"/>
            <w:b/>
            <w:bCs/>
            <w:i/>
            <w:iCs/>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5</w:delText>
        </w:r>
        <w:r w:rsidDel="002260E7">
          <w:rPr>
            <w:rFonts w:eastAsia="Times New Roman"/>
            <w:i/>
            <w:iCs/>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1</w:delText>
        </w:r>
        <w:r w:rsidDel="002260E7">
          <w:rPr>
            <w:rFonts w:eastAsia="Times New Roman"/>
            <w:i/>
            <w:iCs/>
            <w:sz w:val="19"/>
            <w:szCs w:val="19"/>
          </w:rPr>
          <w:delText>:</w:delText>
        </w:r>
        <w:r w:rsidDel="002260E7">
          <w:rPr>
            <w:rFonts w:ascii="Arial" w:eastAsia="Arial" w:hAnsi="Arial" w:cs="Arial"/>
            <w:sz w:val="19"/>
            <w:szCs w:val="19"/>
          </w:rPr>
          <w:delText>5</w:delText>
        </w:r>
        <w:r w:rsidDel="002260E7">
          <w:rPr>
            <w:rFonts w:eastAsia="Times New Roman"/>
            <w:sz w:val="19"/>
            <w:szCs w:val="19"/>
          </w:rPr>
          <w:delText>)</w:delText>
        </w:r>
        <w:r w:rsidDel="002260E7">
          <w:rPr>
            <w:rFonts w:ascii="Arial" w:eastAsia="Arial" w:hAnsi="Arial" w:cs="Arial"/>
            <w:sz w:val="19"/>
            <w:szCs w:val="19"/>
          </w:rPr>
          <w:delText>,</w:delText>
        </w:r>
        <w:r w:rsidDel="002260E7">
          <w:rPr>
            <w:rFonts w:ascii="Arial" w:eastAsia="Arial" w:hAnsi="Arial" w:cs="Arial"/>
            <w:b/>
            <w:bCs/>
            <w:i/>
            <w:iCs/>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1</w:delText>
        </w:r>
        <w:r w:rsidDel="002260E7">
          <w:rPr>
            <w:rFonts w:eastAsia="Times New Roman"/>
            <w:i/>
            <w:iCs/>
            <w:sz w:val="19"/>
            <w:szCs w:val="19"/>
          </w:rPr>
          <w:delText>:</w:delText>
        </w:r>
        <w:r w:rsidDel="002260E7">
          <w:rPr>
            <w:rFonts w:ascii="Arial" w:eastAsia="Arial" w:hAnsi="Arial" w:cs="Arial"/>
            <w:sz w:val="19"/>
            <w:szCs w:val="19"/>
          </w:rPr>
          <w:delText>5</w:delText>
        </w:r>
        <w:r w:rsidDel="002260E7">
          <w:rPr>
            <w:rFonts w:eastAsia="Times New Roman"/>
            <w:i/>
            <w:iCs/>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5</w:delText>
        </w:r>
        <w:r w:rsidDel="002260E7">
          <w:rPr>
            <w:rFonts w:eastAsia="Times New Roman"/>
            <w:sz w:val="19"/>
            <w:szCs w:val="19"/>
          </w:rPr>
          <w:delText>)</w:delText>
        </w:r>
      </w:del>
    </w:p>
    <w:p w:rsidR="00A33515" w:rsidDel="002260E7" w:rsidRDefault="00A33515">
      <w:pPr>
        <w:spacing w:line="48" w:lineRule="exact"/>
        <w:rPr>
          <w:del w:id="6926" w:author="Admin" w:date="2019-02-19T02:10:00Z"/>
          <w:sz w:val="20"/>
          <w:szCs w:val="20"/>
        </w:rPr>
      </w:pPr>
    </w:p>
    <w:p w:rsidR="00A33515" w:rsidDel="002260E7" w:rsidRDefault="001A4D22">
      <w:pPr>
        <w:tabs>
          <w:tab w:val="left" w:pos="1030"/>
        </w:tabs>
        <w:ind w:left="290"/>
        <w:rPr>
          <w:del w:id="6927" w:author="Admin" w:date="2019-02-19T02:10:00Z"/>
          <w:sz w:val="20"/>
          <w:szCs w:val="20"/>
        </w:rPr>
      </w:pPr>
      <w:del w:id="6928" w:author="Admin" w:date="2019-02-19T02:10:00Z">
        <w:r w:rsidDel="002260E7">
          <w:rPr>
            <w:rFonts w:ascii="Arial" w:eastAsia="Arial" w:hAnsi="Arial" w:cs="Arial"/>
            <w:sz w:val="20"/>
            <w:szCs w:val="20"/>
          </w:rPr>
          <w:delText xml:space="preserve">и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5</w:delText>
        </w:r>
        <w:r w:rsidDel="002260E7">
          <w:rPr>
            <w:rFonts w:eastAsia="Times New Roman"/>
            <w:i/>
            <w:iCs/>
            <w:sz w:val="20"/>
            <w:szCs w:val="20"/>
          </w:rPr>
          <w:delText>;</w:delText>
        </w:r>
        <w:r w:rsidDel="002260E7">
          <w:rPr>
            <w:sz w:val="20"/>
            <w:szCs w:val="20"/>
          </w:rPr>
          <w:tab/>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5</w:delText>
        </w:r>
        <w:r w:rsidDel="002260E7">
          <w:rPr>
            <w:rFonts w:eastAsia="Times New Roman"/>
            <w:sz w:val="19"/>
            <w:szCs w:val="19"/>
          </w:rPr>
          <w:delText>)</w:delText>
        </w:r>
        <w:r w:rsidDel="002260E7">
          <w:rPr>
            <w:rFonts w:ascii="Arial" w:eastAsia="Arial" w:hAnsi="Arial" w:cs="Arial"/>
            <w:sz w:val="19"/>
            <w:szCs w:val="19"/>
          </w:rPr>
          <w:delText xml:space="preserve"> будет иметь площадь, равную 2.</w:delText>
        </w:r>
      </w:del>
    </w:p>
    <w:p w:rsidR="00A33515" w:rsidDel="002260E7" w:rsidRDefault="001A4D22">
      <w:pPr>
        <w:spacing w:line="20" w:lineRule="exact"/>
        <w:rPr>
          <w:del w:id="6929" w:author="Admin" w:date="2019-02-19T02:10:00Z"/>
          <w:sz w:val="20"/>
          <w:szCs w:val="20"/>
        </w:rPr>
      </w:pPr>
      <w:del w:id="6930" w:author="Admin" w:date="2019-02-19T02:10:00Z">
        <w:r w:rsidDel="002260E7">
          <w:rPr>
            <w:noProof/>
            <w:sz w:val="20"/>
            <w:szCs w:val="20"/>
          </w:rPr>
          <w:drawing>
            <wp:anchor distT="0" distB="0" distL="114300" distR="114300" simplePos="0" relativeHeight="251843584" behindDoc="1" locked="0" layoutInCell="0" allowOverlap="1" wp14:anchorId="34AB6AF8" wp14:editId="2F336F15">
              <wp:simplePos x="0" y="0"/>
              <wp:positionH relativeFrom="column">
                <wp:posOffset>1616710</wp:posOffset>
              </wp:positionH>
              <wp:positionV relativeFrom="paragraph">
                <wp:posOffset>90170</wp:posOffset>
              </wp:positionV>
              <wp:extent cx="1122045" cy="1122045"/>
              <wp:effectExtent l="0" t="0" r="0" b="0"/>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9">
                        <a:extLst/>
                      </a:blip>
                      <a:srcRect/>
                      <a:stretch>
                        <a:fillRect/>
                      </a:stretch>
                    </pic:blipFill>
                    <pic:spPr bwMode="auto">
                      <a:xfrm>
                        <a:off x="0" y="0"/>
                        <a:ext cx="1122045" cy="1122045"/>
                      </a:xfrm>
                      <a:prstGeom prst="rect">
                        <a:avLst/>
                      </a:prstGeom>
                      <a:noFill/>
                    </pic:spPr>
                  </pic:pic>
                </a:graphicData>
              </a:graphic>
            </wp:anchor>
          </w:drawing>
        </w:r>
      </w:del>
    </w:p>
    <w:p w:rsidR="00A33515" w:rsidDel="002260E7" w:rsidRDefault="00A33515">
      <w:pPr>
        <w:spacing w:line="200" w:lineRule="exact"/>
        <w:rPr>
          <w:del w:id="6931" w:author="Admin" w:date="2019-02-19T02:10:00Z"/>
          <w:sz w:val="20"/>
          <w:szCs w:val="20"/>
        </w:rPr>
      </w:pPr>
    </w:p>
    <w:p w:rsidR="00A33515" w:rsidDel="002260E7" w:rsidRDefault="00A33515">
      <w:pPr>
        <w:spacing w:line="200" w:lineRule="exact"/>
        <w:rPr>
          <w:del w:id="6932" w:author="Admin" w:date="2019-02-19T02:10:00Z"/>
          <w:sz w:val="20"/>
          <w:szCs w:val="20"/>
        </w:rPr>
      </w:pPr>
    </w:p>
    <w:p w:rsidR="00A33515" w:rsidDel="002260E7" w:rsidRDefault="00A33515">
      <w:pPr>
        <w:spacing w:line="200" w:lineRule="exact"/>
        <w:rPr>
          <w:del w:id="6933" w:author="Admin" w:date="2019-02-19T02:10:00Z"/>
          <w:sz w:val="20"/>
          <w:szCs w:val="20"/>
        </w:rPr>
      </w:pPr>
    </w:p>
    <w:p w:rsidR="00A33515" w:rsidDel="002260E7" w:rsidRDefault="00A33515">
      <w:pPr>
        <w:spacing w:line="200" w:lineRule="exact"/>
        <w:rPr>
          <w:del w:id="6934" w:author="Admin" w:date="2019-02-19T02:10:00Z"/>
          <w:sz w:val="20"/>
          <w:szCs w:val="20"/>
        </w:rPr>
      </w:pPr>
    </w:p>
    <w:p w:rsidR="00A33515" w:rsidDel="002260E7" w:rsidRDefault="00A33515">
      <w:pPr>
        <w:spacing w:line="200" w:lineRule="exact"/>
        <w:rPr>
          <w:del w:id="6935" w:author="Admin" w:date="2019-02-19T02:10:00Z"/>
          <w:sz w:val="20"/>
          <w:szCs w:val="20"/>
        </w:rPr>
      </w:pPr>
    </w:p>
    <w:p w:rsidR="00A33515" w:rsidDel="002260E7" w:rsidRDefault="00A33515">
      <w:pPr>
        <w:spacing w:line="200" w:lineRule="exact"/>
        <w:rPr>
          <w:del w:id="6936" w:author="Admin" w:date="2019-02-19T02:10:00Z"/>
          <w:sz w:val="20"/>
          <w:szCs w:val="20"/>
        </w:rPr>
      </w:pPr>
    </w:p>
    <w:p w:rsidR="00A33515" w:rsidDel="002260E7" w:rsidRDefault="00A33515">
      <w:pPr>
        <w:spacing w:line="200" w:lineRule="exact"/>
        <w:rPr>
          <w:del w:id="6937" w:author="Admin" w:date="2019-02-19T02:10:00Z"/>
          <w:sz w:val="20"/>
          <w:szCs w:val="20"/>
        </w:rPr>
      </w:pPr>
    </w:p>
    <w:p w:rsidR="00A33515" w:rsidDel="002260E7" w:rsidRDefault="00A33515">
      <w:pPr>
        <w:spacing w:line="200" w:lineRule="exact"/>
        <w:rPr>
          <w:del w:id="6938" w:author="Admin" w:date="2019-02-19T02:10:00Z"/>
          <w:sz w:val="20"/>
          <w:szCs w:val="20"/>
        </w:rPr>
      </w:pPr>
    </w:p>
    <w:p w:rsidR="00A33515" w:rsidDel="002260E7" w:rsidRDefault="00A33515">
      <w:pPr>
        <w:spacing w:line="200" w:lineRule="exact"/>
        <w:rPr>
          <w:del w:id="6939" w:author="Admin" w:date="2019-02-19T02:10:00Z"/>
          <w:sz w:val="20"/>
          <w:szCs w:val="20"/>
        </w:rPr>
      </w:pPr>
    </w:p>
    <w:p w:rsidR="00A33515" w:rsidDel="002260E7" w:rsidRDefault="00A33515">
      <w:pPr>
        <w:spacing w:line="261" w:lineRule="exact"/>
        <w:rPr>
          <w:del w:id="6940" w:author="Admin" w:date="2019-02-19T02:10:00Z"/>
          <w:sz w:val="20"/>
          <w:szCs w:val="20"/>
        </w:rPr>
      </w:pPr>
    </w:p>
    <w:p w:rsidR="00A33515" w:rsidDel="002260E7" w:rsidRDefault="001A4D22">
      <w:pPr>
        <w:spacing w:line="257" w:lineRule="auto"/>
        <w:ind w:left="290" w:right="260"/>
        <w:jc w:val="both"/>
        <w:rPr>
          <w:del w:id="6941" w:author="Admin" w:date="2019-02-19T02:10:00Z"/>
          <w:sz w:val="20"/>
          <w:szCs w:val="20"/>
        </w:rPr>
      </w:pPr>
      <w:del w:id="6942" w:author="Admin" w:date="2019-02-19T02:10:00Z">
        <w:r w:rsidDel="002260E7">
          <w:rPr>
            <w:rFonts w:ascii="Arial" w:eastAsia="Arial" w:hAnsi="Arial" w:cs="Arial"/>
            <w:sz w:val="20"/>
            <w:szCs w:val="20"/>
          </w:rPr>
          <w:delText xml:space="preserve">Покажем, что эта площадь максимальна. В самом деле, рассмотрим некоторый квадрат </w:delText>
        </w:r>
        <w:r w:rsidDel="002260E7">
          <w:rPr>
            <w:rFonts w:ascii="Arial" w:eastAsia="Arial" w:hAnsi="Arial" w:cs="Arial"/>
            <w:i/>
            <w:iCs/>
            <w:sz w:val="20"/>
            <w:szCs w:val="20"/>
          </w:rPr>
          <w:delText>ABCD</w:delText>
        </w:r>
        <w:r w:rsidDel="002260E7">
          <w:rPr>
            <w:rFonts w:ascii="Arial" w:eastAsia="Arial" w:hAnsi="Arial" w:cs="Arial"/>
            <w:sz w:val="20"/>
            <w:szCs w:val="20"/>
          </w:rPr>
          <w:delText xml:space="preserve"> со стороной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удовлетворяющий усло-вию. Впишем в этот квадрат круг — его радиус будет </w:delText>
        </w:r>
        <w:r w:rsidDel="002260E7">
          <w:rPr>
            <w:rFonts w:ascii="Arial" w:eastAsia="Arial" w:hAnsi="Arial" w:cs="Arial"/>
            <w:i/>
            <w:iCs/>
            <w:sz w:val="27"/>
            <w:szCs w:val="27"/>
            <w:u w:val="single"/>
            <w:vertAlign w:val="superscript"/>
          </w:rPr>
          <w:delText>d</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 и он тоже не содержит отмеченных точек.</w:delText>
        </w:r>
      </w:del>
    </w:p>
    <w:p w:rsidR="00A33515" w:rsidDel="002260E7" w:rsidRDefault="00A33515">
      <w:pPr>
        <w:rPr>
          <w:del w:id="6943" w:author="Admin" w:date="2019-02-19T02:10:00Z"/>
        </w:rPr>
        <w:sectPr w:rsidR="00A33515" w:rsidDel="002260E7">
          <w:type w:val="continuous"/>
          <w:pgSz w:w="8220" w:h="12472"/>
          <w:pgMar w:top="639" w:right="460" w:bottom="0" w:left="930" w:header="0" w:footer="0" w:gutter="0"/>
          <w:cols w:space="720" w:equalWidth="0">
            <w:col w:w="6830"/>
          </w:cols>
        </w:sectPr>
      </w:pPr>
    </w:p>
    <w:p w:rsidR="00A33515" w:rsidDel="002260E7" w:rsidRDefault="00A33515">
      <w:pPr>
        <w:spacing w:line="200" w:lineRule="exact"/>
        <w:rPr>
          <w:del w:id="6944" w:author="Admin" w:date="2019-02-19T02:10:00Z"/>
          <w:sz w:val="20"/>
          <w:szCs w:val="20"/>
        </w:rPr>
      </w:pPr>
    </w:p>
    <w:p w:rsidR="00A33515" w:rsidDel="002260E7" w:rsidRDefault="00A33515">
      <w:pPr>
        <w:spacing w:line="385" w:lineRule="exact"/>
        <w:rPr>
          <w:del w:id="6945" w:author="Admin" w:date="2019-02-19T02:10:00Z"/>
          <w:sz w:val="20"/>
          <w:szCs w:val="20"/>
        </w:rPr>
      </w:pPr>
    </w:p>
    <w:p w:rsidR="00A33515" w:rsidDel="002260E7" w:rsidRDefault="001A4D22">
      <w:pPr>
        <w:ind w:left="2770"/>
        <w:rPr>
          <w:del w:id="6946" w:author="Admin" w:date="2019-02-19T02:10:00Z"/>
          <w:sz w:val="20"/>
          <w:szCs w:val="20"/>
        </w:rPr>
      </w:pPr>
      <w:del w:id="6947"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279</w:delText>
        </w:r>
        <w:r w:rsidDel="002260E7">
          <w:rPr>
            <w:rFonts w:ascii="Arial" w:eastAsia="Arial" w:hAnsi="Arial" w:cs="Arial"/>
            <w:sz w:val="20"/>
            <w:szCs w:val="20"/>
          </w:rPr>
          <w:delText xml:space="preserve"> −</w:delText>
        </w:r>
      </w:del>
    </w:p>
    <w:p w:rsidR="00A33515" w:rsidDel="002260E7" w:rsidRDefault="00A33515">
      <w:pPr>
        <w:rPr>
          <w:del w:id="6948" w:author="Admin" w:date="2019-02-19T02:10:00Z"/>
        </w:rPr>
        <w:sectPr w:rsidR="00A33515" w:rsidDel="002260E7">
          <w:type w:val="continuous"/>
          <w:pgSz w:w="8220" w:h="12472"/>
          <w:pgMar w:top="639" w:right="460" w:bottom="0" w:left="930" w:header="0" w:footer="0" w:gutter="0"/>
          <w:cols w:space="720" w:equalWidth="0">
            <w:col w:w="6830"/>
          </w:cols>
        </w:sectPr>
      </w:pPr>
    </w:p>
    <w:p w:rsidR="00A33515" w:rsidDel="002260E7" w:rsidRDefault="001A4D22">
      <w:pPr>
        <w:ind w:right="140"/>
        <w:jc w:val="center"/>
        <w:rPr>
          <w:del w:id="6949" w:author="Admin" w:date="2019-02-19T02:10:00Z"/>
          <w:sz w:val="20"/>
          <w:szCs w:val="20"/>
        </w:rPr>
      </w:pPr>
      <w:bookmarkStart w:id="6950" w:name="page290"/>
      <w:bookmarkEnd w:id="6950"/>
      <w:del w:id="6951" w:author="Admin" w:date="2019-02-19T02:10:00Z">
        <w:r w:rsidDel="002260E7">
          <w:rPr>
            <w:rFonts w:ascii="Arial" w:eastAsia="Arial" w:hAnsi="Arial" w:cs="Arial"/>
            <w:sz w:val="18"/>
            <w:szCs w:val="18"/>
          </w:rPr>
          <w:lastRenderedPageBreak/>
          <w:delText>2011 год, 8 класс</w:delText>
        </w:r>
      </w:del>
    </w:p>
    <w:p w:rsidR="00A33515" w:rsidDel="002260E7" w:rsidRDefault="001A4D22">
      <w:pPr>
        <w:spacing w:line="20" w:lineRule="exact"/>
        <w:rPr>
          <w:del w:id="6952" w:author="Admin" w:date="2019-02-19T02:10:00Z"/>
          <w:sz w:val="20"/>
          <w:szCs w:val="20"/>
        </w:rPr>
      </w:pPr>
      <w:del w:id="6953" w:author="Admin" w:date="2019-02-19T02:10:00Z">
        <w:r w:rsidDel="002260E7">
          <w:rPr>
            <w:noProof/>
            <w:sz w:val="20"/>
            <w:szCs w:val="20"/>
          </w:rPr>
          <w:drawing>
            <wp:anchor distT="0" distB="0" distL="114300" distR="114300" simplePos="0" relativeHeight="251844608" behindDoc="1" locked="0" layoutInCell="0" allowOverlap="1" wp14:anchorId="1DED35ED" wp14:editId="303A858A">
              <wp:simplePos x="0" y="0"/>
              <wp:positionH relativeFrom="column">
                <wp:posOffset>1711960</wp:posOffset>
              </wp:positionH>
              <wp:positionV relativeFrom="paragraph">
                <wp:posOffset>119380</wp:posOffset>
              </wp:positionV>
              <wp:extent cx="1349375" cy="1259840"/>
              <wp:effectExtent l="0" t="0" r="0" b="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30">
                        <a:extLst/>
                      </a:blip>
                      <a:srcRect/>
                      <a:stretch>
                        <a:fillRect/>
                      </a:stretch>
                    </pic:blipFill>
                    <pic:spPr bwMode="auto">
                      <a:xfrm>
                        <a:off x="0" y="0"/>
                        <a:ext cx="1349375" cy="1259840"/>
                      </a:xfrm>
                      <a:prstGeom prst="rect">
                        <a:avLst/>
                      </a:prstGeom>
                      <a:noFill/>
                    </pic:spPr>
                  </pic:pic>
                </a:graphicData>
              </a:graphic>
            </wp:anchor>
          </w:drawing>
        </w:r>
      </w:del>
    </w:p>
    <w:p w:rsidR="00A33515" w:rsidDel="002260E7" w:rsidRDefault="00A33515">
      <w:pPr>
        <w:spacing w:line="200" w:lineRule="exact"/>
        <w:rPr>
          <w:del w:id="6954" w:author="Admin" w:date="2019-02-19T02:10:00Z"/>
          <w:sz w:val="20"/>
          <w:szCs w:val="20"/>
        </w:rPr>
      </w:pPr>
    </w:p>
    <w:p w:rsidR="00A33515" w:rsidDel="002260E7" w:rsidRDefault="00A33515">
      <w:pPr>
        <w:spacing w:line="212" w:lineRule="exact"/>
        <w:rPr>
          <w:del w:id="6955" w:author="Admin" w:date="2019-02-19T02:10:00Z"/>
          <w:sz w:val="20"/>
          <w:szCs w:val="20"/>
        </w:rPr>
      </w:pPr>
    </w:p>
    <w:p w:rsidR="00A33515" w:rsidDel="002260E7" w:rsidRDefault="001A4D22">
      <w:pPr>
        <w:ind w:left="3120"/>
        <w:rPr>
          <w:del w:id="6956" w:author="Admin" w:date="2019-02-19T02:10:00Z"/>
          <w:sz w:val="20"/>
          <w:szCs w:val="20"/>
        </w:rPr>
      </w:pPr>
      <w:del w:id="6957" w:author="Admin" w:date="2019-02-19T02:10:00Z">
        <w:r w:rsidDel="002260E7">
          <w:rPr>
            <w:rFonts w:ascii="Arial" w:eastAsia="Arial" w:hAnsi="Arial" w:cs="Arial"/>
            <w:i/>
            <w:iCs/>
            <w:sz w:val="20"/>
            <w:szCs w:val="20"/>
          </w:rPr>
          <w:delText>B</w:delText>
        </w:r>
      </w:del>
    </w:p>
    <w:p w:rsidR="00A33515" w:rsidDel="002260E7" w:rsidRDefault="00A33515">
      <w:pPr>
        <w:spacing w:line="369" w:lineRule="exact"/>
        <w:rPr>
          <w:del w:id="6958" w:author="Admin" w:date="2019-02-19T02:10:00Z"/>
          <w:sz w:val="20"/>
          <w:szCs w:val="20"/>
        </w:rPr>
      </w:pPr>
    </w:p>
    <w:p w:rsidR="00A33515" w:rsidDel="002260E7" w:rsidRDefault="001A4D22">
      <w:pPr>
        <w:ind w:left="4040"/>
        <w:rPr>
          <w:del w:id="6959" w:author="Admin" w:date="2019-02-19T02:10:00Z"/>
          <w:sz w:val="20"/>
          <w:szCs w:val="20"/>
        </w:rPr>
      </w:pPr>
      <w:del w:id="6960" w:author="Admin" w:date="2019-02-19T02:10:00Z">
        <w:r w:rsidDel="002260E7">
          <w:rPr>
            <w:rFonts w:ascii="Arial" w:eastAsia="Arial" w:hAnsi="Arial" w:cs="Arial"/>
            <w:i/>
            <w:iCs/>
            <w:sz w:val="20"/>
            <w:szCs w:val="20"/>
          </w:rPr>
          <w:delText>C</w:delText>
        </w:r>
      </w:del>
    </w:p>
    <w:p w:rsidR="00A33515" w:rsidDel="002260E7" w:rsidRDefault="00A33515">
      <w:pPr>
        <w:spacing w:line="103" w:lineRule="exact"/>
        <w:rPr>
          <w:del w:id="6961" w:author="Admin" w:date="2019-02-19T02:10:00Z"/>
          <w:sz w:val="20"/>
          <w:szCs w:val="20"/>
        </w:rPr>
      </w:pPr>
    </w:p>
    <w:p w:rsidR="00A33515" w:rsidDel="002260E7" w:rsidRDefault="001A4D22">
      <w:pPr>
        <w:ind w:left="2520"/>
        <w:rPr>
          <w:del w:id="6962" w:author="Admin" w:date="2019-02-19T02:10:00Z"/>
          <w:sz w:val="20"/>
          <w:szCs w:val="20"/>
        </w:rPr>
      </w:pPr>
      <w:del w:id="6963" w:author="Admin" w:date="2019-02-19T02:10:00Z">
        <w:r w:rsidDel="002260E7">
          <w:rPr>
            <w:rFonts w:ascii="Arial" w:eastAsia="Arial" w:hAnsi="Arial" w:cs="Arial"/>
            <w:i/>
            <w:iCs/>
            <w:sz w:val="20"/>
            <w:szCs w:val="20"/>
          </w:rPr>
          <w:delText>A</w:delText>
        </w:r>
      </w:del>
    </w:p>
    <w:p w:rsidR="00A33515" w:rsidDel="002260E7" w:rsidRDefault="00A33515">
      <w:pPr>
        <w:spacing w:line="368" w:lineRule="exact"/>
        <w:rPr>
          <w:del w:id="6964" w:author="Admin" w:date="2019-02-19T02:10:00Z"/>
          <w:sz w:val="20"/>
          <w:szCs w:val="20"/>
        </w:rPr>
      </w:pPr>
    </w:p>
    <w:p w:rsidR="00A33515" w:rsidDel="002260E7" w:rsidRDefault="001A4D22">
      <w:pPr>
        <w:ind w:right="-119"/>
        <w:jc w:val="center"/>
        <w:rPr>
          <w:del w:id="6965" w:author="Admin" w:date="2019-02-19T02:10:00Z"/>
          <w:sz w:val="20"/>
          <w:szCs w:val="20"/>
        </w:rPr>
      </w:pPr>
      <w:del w:id="6966" w:author="Admin" w:date="2019-02-19T02:10:00Z">
        <w:r w:rsidDel="002260E7">
          <w:rPr>
            <w:rFonts w:ascii="Arial" w:eastAsia="Arial" w:hAnsi="Arial" w:cs="Arial"/>
            <w:i/>
            <w:iCs/>
            <w:sz w:val="20"/>
            <w:szCs w:val="20"/>
          </w:rPr>
          <w:delText>D</w:delText>
        </w:r>
      </w:del>
    </w:p>
    <w:p w:rsidR="00A33515" w:rsidDel="002260E7" w:rsidRDefault="00A33515">
      <w:pPr>
        <w:spacing w:line="222" w:lineRule="exact"/>
        <w:rPr>
          <w:del w:id="6967" w:author="Admin" w:date="2019-02-19T02:10:00Z"/>
          <w:sz w:val="20"/>
          <w:szCs w:val="20"/>
        </w:rPr>
      </w:pPr>
    </w:p>
    <w:p w:rsidR="00A33515" w:rsidDel="002260E7" w:rsidRDefault="001A4D22">
      <w:pPr>
        <w:spacing w:line="291" w:lineRule="auto"/>
        <w:ind w:left="500" w:right="140"/>
        <w:jc w:val="both"/>
        <w:rPr>
          <w:del w:id="6968" w:author="Admin" w:date="2019-02-19T02:10:00Z"/>
          <w:sz w:val="20"/>
          <w:szCs w:val="20"/>
        </w:rPr>
      </w:pPr>
      <w:del w:id="6969" w:author="Admin" w:date="2019-02-19T02:10:00Z">
        <w:r w:rsidDel="002260E7">
          <w:rPr>
            <w:rFonts w:ascii="Arial" w:eastAsia="Arial" w:hAnsi="Arial" w:cs="Arial"/>
            <w:sz w:val="20"/>
            <w:szCs w:val="20"/>
          </w:rPr>
          <w:delText xml:space="preserve">Рассмотрим данный круг сам по себе, и рассмотрим центр этого круга, </w:delText>
        </w:r>
        <w:r w:rsidDel="002260E7">
          <w:rPr>
            <w:rFonts w:ascii="Arial" w:eastAsia="Arial" w:hAnsi="Arial" w:cs="Arial"/>
            <w:i/>
            <w:iCs/>
            <w:sz w:val="20"/>
            <w:szCs w:val="20"/>
          </w:rPr>
          <w:delText>P</w:delText>
        </w:r>
        <w:r w:rsidDel="002260E7">
          <w:rPr>
            <w:rFonts w:ascii="Arial" w:eastAsia="Arial" w:hAnsi="Arial" w:cs="Arial"/>
            <w:sz w:val="20"/>
            <w:szCs w:val="20"/>
          </w:rPr>
          <w:delText>. Эта точка находится в некотором единичном квадрате, об-разованном соседними отмеченными точками.</w:delText>
        </w:r>
      </w:del>
    </w:p>
    <w:p w:rsidR="00A33515" w:rsidDel="002260E7" w:rsidRDefault="001A4D22">
      <w:pPr>
        <w:spacing w:line="20" w:lineRule="exact"/>
        <w:rPr>
          <w:del w:id="6970" w:author="Admin" w:date="2019-02-19T02:10:00Z"/>
          <w:sz w:val="20"/>
          <w:szCs w:val="20"/>
        </w:rPr>
      </w:pPr>
      <w:del w:id="6971" w:author="Admin" w:date="2019-02-19T02:10:00Z">
        <w:r w:rsidDel="002260E7">
          <w:rPr>
            <w:noProof/>
            <w:sz w:val="20"/>
            <w:szCs w:val="20"/>
          </w:rPr>
          <w:drawing>
            <wp:anchor distT="0" distB="0" distL="114300" distR="114300" simplePos="0" relativeHeight="251845632" behindDoc="1" locked="0" layoutInCell="0" allowOverlap="1" wp14:anchorId="5C9526E8" wp14:editId="6102782F">
              <wp:simplePos x="0" y="0"/>
              <wp:positionH relativeFrom="column">
                <wp:posOffset>1680845</wp:posOffset>
              </wp:positionH>
              <wp:positionV relativeFrom="paragraph">
                <wp:posOffset>52070</wp:posOffset>
              </wp:positionV>
              <wp:extent cx="1259840" cy="1259840"/>
              <wp:effectExtent l="0" t="0" r="0" b="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31">
                        <a:extLst/>
                      </a:blip>
                      <a:srcRect/>
                      <a:stretch>
                        <a:fillRect/>
                      </a:stretch>
                    </pic:blipFill>
                    <pic:spPr bwMode="auto">
                      <a:xfrm>
                        <a:off x="0" y="0"/>
                        <a:ext cx="1259840" cy="1259840"/>
                      </a:xfrm>
                      <a:prstGeom prst="rect">
                        <a:avLst/>
                      </a:prstGeom>
                      <a:noFill/>
                    </pic:spPr>
                  </pic:pic>
                </a:graphicData>
              </a:graphic>
            </wp:anchor>
          </w:drawing>
        </w:r>
      </w:del>
    </w:p>
    <w:p w:rsidR="00A33515" w:rsidDel="002260E7" w:rsidRDefault="00A33515">
      <w:pPr>
        <w:spacing w:line="200" w:lineRule="exact"/>
        <w:rPr>
          <w:del w:id="6972" w:author="Admin" w:date="2019-02-19T02:10:00Z"/>
          <w:sz w:val="20"/>
          <w:szCs w:val="20"/>
        </w:rPr>
      </w:pPr>
    </w:p>
    <w:p w:rsidR="00A33515" w:rsidDel="002260E7" w:rsidRDefault="00A33515">
      <w:pPr>
        <w:spacing w:line="200" w:lineRule="exact"/>
        <w:rPr>
          <w:del w:id="6973" w:author="Admin" w:date="2019-02-19T02:10:00Z"/>
          <w:sz w:val="20"/>
          <w:szCs w:val="20"/>
        </w:rPr>
      </w:pPr>
    </w:p>
    <w:p w:rsidR="00A33515" w:rsidDel="002260E7" w:rsidRDefault="00A33515">
      <w:pPr>
        <w:spacing w:line="200" w:lineRule="exact"/>
        <w:rPr>
          <w:del w:id="6974" w:author="Admin" w:date="2019-02-19T02:10:00Z"/>
          <w:sz w:val="20"/>
          <w:szCs w:val="20"/>
        </w:rPr>
      </w:pPr>
    </w:p>
    <w:p w:rsidR="00A33515" w:rsidDel="002260E7" w:rsidRDefault="00A33515">
      <w:pPr>
        <w:spacing w:line="330" w:lineRule="exact"/>
        <w:rPr>
          <w:del w:id="6975" w:author="Admin" w:date="2019-02-19T02:10:00Z"/>
          <w:sz w:val="20"/>
          <w:szCs w:val="20"/>
        </w:rPr>
      </w:pPr>
    </w:p>
    <w:p w:rsidR="00A33515" w:rsidDel="002260E7" w:rsidRDefault="001A4D22">
      <w:pPr>
        <w:ind w:left="3100"/>
        <w:rPr>
          <w:del w:id="6976" w:author="Admin" w:date="2019-02-19T02:10:00Z"/>
          <w:sz w:val="20"/>
          <w:szCs w:val="20"/>
        </w:rPr>
      </w:pPr>
      <w:del w:id="6977" w:author="Admin" w:date="2019-02-19T02:10:00Z">
        <w:r w:rsidDel="002260E7">
          <w:rPr>
            <w:rFonts w:ascii="Arial" w:eastAsia="Arial" w:hAnsi="Arial" w:cs="Arial"/>
            <w:i/>
            <w:iCs/>
            <w:sz w:val="20"/>
            <w:szCs w:val="20"/>
          </w:rPr>
          <w:delText>P</w:delText>
        </w:r>
      </w:del>
    </w:p>
    <w:p w:rsidR="00A33515" w:rsidDel="002260E7" w:rsidRDefault="00A33515">
      <w:pPr>
        <w:spacing w:line="200" w:lineRule="exact"/>
        <w:rPr>
          <w:del w:id="6978" w:author="Admin" w:date="2019-02-19T02:10:00Z"/>
          <w:sz w:val="20"/>
          <w:szCs w:val="20"/>
        </w:rPr>
      </w:pPr>
    </w:p>
    <w:p w:rsidR="00A33515" w:rsidDel="002260E7" w:rsidRDefault="00A33515">
      <w:pPr>
        <w:spacing w:line="200" w:lineRule="exact"/>
        <w:rPr>
          <w:del w:id="6979" w:author="Admin" w:date="2019-02-19T02:10:00Z"/>
          <w:sz w:val="20"/>
          <w:szCs w:val="20"/>
        </w:rPr>
      </w:pPr>
    </w:p>
    <w:p w:rsidR="00A33515" w:rsidDel="002260E7" w:rsidRDefault="00A33515">
      <w:pPr>
        <w:spacing w:line="200" w:lineRule="exact"/>
        <w:rPr>
          <w:del w:id="6980" w:author="Admin" w:date="2019-02-19T02:10:00Z"/>
          <w:sz w:val="20"/>
          <w:szCs w:val="20"/>
        </w:rPr>
      </w:pPr>
    </w:p>
    <w:p w:rsidR="00A33515" w:rsidDel="002260E7" w:rsidRDefault="00A33515">
      <w:pPr>
        <w:spacing w:line="200" w:lineRule="exact"/>
        <w:rPr>
          <w:del w:id="6981" w:author="Admin" w:date="2019-02-19T02:10:00Z"/>
          <w:sz w:val="20"/>
          <w:szCs w:val="20"/>
        </w:rPr>
      </w:pPr>
    </w:p>
    <w:p w:rsidR="00A33515" w:rsidDel="002260E7" w:rsidRDefault="00A33515">
      <w:pPr>
        <w:spacing w:line="222" w:lineRule="exact"/>
        <w:rPr>
          <w:del w:id="6982" w:author="Admin" w:date="2019-02-19T02:10:00Z"/>
          <w:sz w:val="20"/>
          <w:szCs w:val="20"/>
        </w:rPr>
      </w:pPr>
    </w:p>
    <w:p w:rsidR="00A33515" w:rsidDel="002260E7" w:rsidRDefault="001A4D22">
      <w:pPr>
        <w:ind w:left="500"/>
        <w:rPr>
          <w:del w:id="6983" w:author="Admin" w:date="2019-02-19T02:10:00Z"/>
          <w:sz w:val="20"/>
          <w:szCs w:val="20"/>
        </w:rPr>
      </w:pPr>
      <w:del w:id="6984" w:author="Admin" w:date="2019-02-19T02:10:00Z">
        <w:r w:rsidDel="002260E7">
          <w:rPr>
            <w:rFonts w:ascii="Arial" w:eastAsia="Arial" w:hAnsi="Arial" w:cs="Arial"/>
            <w:sz w:val="20"/>
            <w:szCs w:val="20"/>
          </w:rPr>
          <w:delText>Ясно, что расстояние от любой точки единичного квадрата до бли-</w:delText>
        </w:r>
      </w:del>
    </w:p>
    <w:p w:rsidR="00A33515" w:rsidDel="002260E7" w:rsidRDefault="001A4D22">
      <w:pPr>
        <w:spacing w:line="187" w:lineRule="auto"/>
        <w:ind w:left="4560"/>
        <w:rPr>
          <w:del w:id="6985" w:author="Admin" w:date="2019-02-19T02:10:00Z"/>
          <w:sz w:val="20"/>
          <w:szCs w:val="20"/>
        </w:rPr>
      </w:pPr>
      <w:del w:id="6986" w:author="Admin" w:date="2019-02-19T02:10:00Z">
        <w:r w:rsidDel="002260E7">
          <w:rPr>
            <w:rFonts w:eastAsia="Times New Roman"/>
            <w:i/>
            <w:iCs/>
            <w:sz w:val="12"/>
            <w:szCs w:val="12"/>
          </w:rPr>
          <w:delText>p</w:delText>
        </w:r>
      </w:del>
    </w:p>
    <w:p w:rsidR="00A33515" w:rsidDel="002260E7" w:rsidRDefault="001A4D22">
      <w:pPr>
        <w:spacing w:line="20" w:lineRule="exact"/>
        <w:rPr>
          <w:del w:id="6987" w:author="Admin" w:date="2019-02-19T02:10:00Z"/>
          <w:sz w:val="20"/>
          <w:szCs w:val="20"/>
        </w:rPr>
      </w:pPr>
      <w:del w:id="6988" w:author="Admin" w:date="2019-02-19T02:10:00Z">
        <w:r w:rsidDel="002260E7">
          <w:rPr>
            <w:noProof/>
            <w:sz w:val="20"/>
            <w:szCs w:val="20"/>
          </w:rPr>
          <mc:AlternateContent>
            <mc:Choice Requires="wps">
              <w:drawing>
                <wp:anchor distT="0" distB="0" distL="114300" distR="114300" simplePos="0" relativeHeight="251846656" behindDoc="1" locked="0" layoutInCell="0" allowOverlap="1" wp14:anchorId="4D66AE1D" wp14:editId="77325BA2">
                  <wp:simplePos x="0" y="0"/>
                  <wp:positionH relativeFrom="column">
                    <wp:posOffset>2982595</wp:posOffset>
                  </wp:positionH>
                  <wp:positionV relativeFrom="paragraph">
                    <wp:posOffset>-9525</wp:posOffset>
                  </wp:positionV>
                  <wp:extent cx="46990" cy="0"/>
                  <wp:effectExtent l="0" t="0" r="0" b="0"/>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990" cy="4763"/>
                          </a:xfrm>
                          <a:prstGeom prst="line">
                            <a:avLst/>
                          </a:prstGeom>
                          <a:solidFill>
                            <a:srgbClr val="FFFFFF"/>
                          </a:solidFill>
                          <a:ln w="4305">
                            <a:solidFill>
                              <a:srgbClr val="000000"/>
                            </a:solidFill>
                            <a:miter lim="800000"/>
                            <a:headEnd/>
                            <a:tailEnd/>
                          </a:ln>
                        </wps:spPr>
                        <wps:bodyPr/>
                      </wps:wsp>
                    </a:graphicData>
                  </a:graphic>
                </wp:anchor>
              </w:drawing>
            </mc:Choice>
            <mc:Fallback>
              <w:pict>
                <v:line id="Shape 485" o:spid="_x0000_s1026" style="position:absolute;z-index:-251469824;visibility:visible;mso-wrap-style:square;mso-wrap-distance-left:9pt;mso-wrap-distance-top:0;mso-wrap-distance-right:9pt;mso-wrap-distance-bottom:0;mso-position-horizontal:absolute;mso-position-horizontal-relative:text;mso-position-vertical:absolute;mso-position-vertical-relative:text" from="234.85pt,-.75pt" to="238.5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" o:allowincell="f" filled="t" strokeweight=".1196mm">
                  <v:stroke joinstyle="miter"/>
                  <o:lock v:ext="edit" shapetype="f"/>
                </v:line>
              </w:pict>
            </mc:Fallback>
          </mc:AlternateContent>
        </w:r>
      </w:del>
    </w:p>
    <w:p w:rsidR="00A33515" w:rsidDel="002260E7" w:rsidRDefault="001A4D22">
      <w:pPr>
        <w:spacing w:line="218" w:lineRule="auto"/>
        <w:ind w:left="500" w:right="140"/>
        <w:jc w:val="both"/>
        <w:rPr>
          <w:del w:id="6989" w:author="Admin" w:date="2019-02-19T02:10:00Z"/>
          <w:sz w:val="20"/>
          <w:szCs w:val="20"/>
        </w:rPr>
      </w:pPr>
      <w:del w:id="6990" w:author="Admin" w:date="2019-02-19T02:10:00Z">
        <w:r w:rsidDel="002260E7">
          <w:rPr>
            <w:rFonts w:ascii="Arial" w:eastAsia="Arial" w:hAnsi="Arial" w:cs="Arial"/>
            <w:sz w:val="20"/>
            <w:szCs w:val="20"/>
          </w:rPr>
          <w:delText xml:space="preserve">жайшей отмеченной точки не превышает </w:delText>
        </w:r>
        <w:r w:rsidDel="002260E7">
          <w:rPr>
            <w:rFonts w:ascii="Arial" w:eastAsia="Arial" w:hAnsi="Arial" w:cs="Arial"/>
            <w:sz w:val="27"/>
            <w:szCs w:val="27"/>
            <w:vertAlign w:val="subscript"/>
          </w:rPr>
          <w:delText>2</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 А поскольку радиус круга </w:delText>
        </w:r>
        <w:r w:rsidDel="002260E7">
          <w:rPr>
            <w:rFonts w:ascii="Arial" w:eastAsia="Arial" w:hAnsi="Arial" w:cs="Arial"/>
            <w:i/>
            <w:iCs/>
            <w:sz w:val="27"/>
            <w:szCs w:val="27"/>
            <w:u w:val="single"/>
            <w:vertAlign w:val="superscript"/>
          </w:rPr>
          <w:delText>d</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не превышает расстояние от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до ближайшей отмеченной точки (круг не содержит отмеченных точек), то и</w:delText>
        </w:r>
      </w:del>
    </w:p>
    <w:p w:rsidR="00A33515" w:rsidDel="002260E7" w:rsidRDefault="001A4D22">
      <w:pPr>
        <w:spacing w:line="20" w:lineRule="exact"/>
        <w:rPr>
          <w:del w:id="6991" w:author="Admin" w:date="2019-02-19T02:10:00Z"/>
          <w:sz w:val="20"/>
          <w:szCs w:val="20"/>
        </w:rPr>
      </w:pPr>
      <w:del w:id="6992" w:author="Admin" w:date="2019-02-19T02:10:00Z">
        <w:r w:rsidDel="002260E7">
          <w:rPr>
            <w:noProof/>
            <w:sz w:val="20"/>
            <w:szCs w:val="20"/>
          </w:rPr>
          <mc:AlternateContent>
            <mc:Choice Requires="wps">
              <w:drawing>
                <wp:anchor distT="0" distB="0" distL="114300" distR="114300" simplePos="0" relativeHeight="251847680" behindDoc="1" locked="0" layoutInCell="0" allowOverlap="1" wp14:anchorId="7C7FBB5E" wp14:editId="4B440294">
                  <wp:simplePos x="0" y="0"/>
                  <wp:positionH relativeFrom="column">
                    <wp:posOffset>2899410</wp:posOffset>
                  </wp:positionH>
                  <wp:positionV relativeFrom="paragraph">
                    <wp:posOffset>-403860</wp:posOffset>
                  </wp:positionV>
                  <wp:extent cx="130175" cy="0"/>
                  <wp:effectExtent l="0" t="0" r="0" b="0"/>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1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86" o:spid="_x0000_s1026" style="position:absolute;z-index:-251468800;visibility:visible;mso-wrap-style:square;mso-wrap-distance-left:9pt;mso-wrap-distance-top:0;mso-wrap-distance-right:9pt;mso-wrap-distance-bottom:0;mso-position-horizontal:absolute;mso-position-horizontal-relative:text;mso-position-vertical:absolute;mso-position-vertical-relative:text" from="228.3pt,-31.8pt" to="238.5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" o:allowincell="f" filled="t" strokeweight=".14039mm">
                  <v:stroke joinstyle="miter"/>
                  <o:lock v:ext="edit" shapetype="f"/>
                </v:line>
              </w:pict>
            </mc:Fallback>
          </mc:AlternateContent>
        </w:r>
      </w:del>
    </w:p>
    <w:p w:rsidR="00A33515" w:rsidDel="002260E7" w:rsidRDefault="00A33515">
      <w:pPr>
        <w:spacing w:line="18" w:lineRule="exact"/>
        <w:rPr>
          <w:del w:id="6993" w:author="Admin" w:date="2019-02-19T02:10:00Z"/>
          <w:sz w:val="20"/>
          <w:szCs w:val="20"/>
        </w:rPr>
      </w:pPr>
    </w:p>
    <w:p w:rsidR="00A33515" w:rsidDel="002260E7" w:rsidRDefault="001A4D22">
      <w:pPr>
        <w:ind w:left="3680"/>
        <w:rPr>
          <w:del w:id="6994" w:author="Admin" w:date="2019-02-19T02:10:00Z"/>
          <w:sz w:val="20"/>
          <w:szCs w:val="20"/>
        </w:rPr>
      </w:pPr>
      <w:del w:id="6995" w:author="Admin" w:date="2019-02-19T02:10:00Z">
        <w:r w:rsidDel="002260E7">
          <w:rPr>
            <w:rFonts w:eastAsia="Times New Roman"/>
            <w:i/>
            <w:iCs/>
            <w:sz w:val="20"/>
            <w:szCs w:val="20"/>
          </w:rPr>
          <w:delText>p</w:delText>
        </w:r>
      </w:del>
    </w:p>
    <w:p w:rsidR="00A33515" w:rsidDel="002260E7" w:rsidRDefault="001A4D22">
      <w:pPr>
        <w:spacing w:line="20" w:lineRule="exact"/>
        <w:rPr>
          <w:del w:id="6996" w:author="Admin" w:date="2019-02-19T02:10:00Z"/>
          <w:sz w:val="20"/>
          <w:szCs w:val="20"/>
        </w:rPr>
      </w:pPr>
      <w:del w:id="6997" w:author="Admin" w:date="2019-02-19T02:10:00Z">
        <w:r w:rsidDel="002260E7">
          <w:rPr>
            <w:noProof/>
            <w:sz w:val="20"/>
            <w:szCs w:val="20"/>
          </w:rPr>
          <mc:AlternateContent>
            <mc:Choice Requires="wps">
              <w:drawing>
                <wp:anchor distT="0" distB="0" distL="114300" distR="114300" simplePos="0" relativeHeight="251848704" behindDoc="1" locked="0" layoutInCell="0" allowOverlap="1" wp14:anchorId="7EA8B7E4" wp14:editId="29A3A00A">
                  <wp:simplePos x="0" y="0"/>
                  <wp:positionH relativeFrom="column">
                    <wp:posOffset>2445385</wp:posOffset>
                  </wp:positionH>
                  <wp:positionV relativeFrom="paragraph">
                    <wp:posOffset>-13970</wp:posOffset>
                  </wp:positionV>
                  <wp:extent cx="67310" cy="0"/>
                  <wp:effectExtent l="0" t="0" r="0" b="0"/>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87" o:spid="_x0000_s1026" style="position:absolute;z-index:-251467776;visibility:visible;mso-wrap-style:square;mso-wrap-distance-left:9pt;mso-wrap-distance-top:0;mso-wrap-distance-right:9pt;mso-wrap-distance-bottom:0;mso-position-horizontal:absolute;mso-position-horizontal-relative:text;mso-position-vertical:absolute;mso-position-vertical-relative:text" from="192.55pt,-1.1pt" to="197.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" o:allowincell="f" filled="t" strokeweight=".14039mm">
                  <v:stroke joinstyle="miter"/>
                  <o:lock v:ext="edit" shapetype="f"/>
                </v:line>
              </w:pict>
            </mc:Fallback>
          </mc:AlternateContent>
        </w:r>
      </w:del>
    </w:p>
    <w:p w:rsidR="00A33515" w:rsidDel="002260E7" w:rsidRDefault="001A4D22">
      <w:pPr>
        <w:numPr>
          <w:ilvl w:val="0"/>
          <w:numId w:val="649"/>
        </w:numPr>
        <w:tabs>
          <w:tab w:val="left" w:pos="3860"/>
        </w:tabs>
        <w:spacing w:line="184" w:lineRule="auto"/>
        <w:ind w:left="3860" w:hanging="595"/>
        <w:rPr>
          <w:del w:id="6998" w:author="Admin" w:date="2019-02-19T02:10:00Z"/>
          <w:rFonts w:ascii="Arial" w:eastAsia="Arial" w:hAnsi="Arial" w:cs="Arial"/>
          <w:i/>
          <w:iCs/>
          <w:sz w:val="17"/>
          <w:szCs w:val="17"/>
        </w:rPr>
        <w:pPrChange w:id="6999" w:author="Admin" w:date="2019-02-19T00:19:00Z">
          <w:pPr>
            <w:numPr>
              <w:numId w:val="652"/>
            </w:numPr>
            <w:tabs>
              <w:tab w:val="left" w:pos="3860"/>
            </w:tabs>
            <w:spacing w:line="184" w:lineRule="auto"/>
            <w:ind w:left="3860" w:hanging="595"/>
          </w:pPr>
        </w:pPrChange>
      </w:pPr>
      <w:del w:id="7000" w:author="Admin" w:date="2019-02-19T02:10:00Z">
        <w:r w:rsidDel="002260E7">
          <w:rPr>
            <w:rFonts w:ascii="Arial" w:eastAsia="Arial" w:hAnsi="Arial" w:cs="Arial"/>
            <w:sz w:val="17"/>
            <w:szCs w:val="17"/>
          </w:rPr>
          <w:delText>2</w:delText>
        </w:r>
      </w:del>
    </w:p>
    <w:p w:rsidR="00A33515" w:rsidDel="002260E7" w:rsidRDefault="001A4D22">
      <w:pPr>
        <w:spacing w:line="209" w:lineRule="auto"/>
        <w:ind w:left="3260"/>
        <w:rPr>
          <w:del w:id="7001" w:author="Admin" w:date="2019-02-19T02:10:00Z"/>
          <w:rFonts w:ascii="Arial" w:eastAsia="Arial" w:hAnsi="Arial" w:cs="Arial"/>
          <w:i/>
          <w:iCs/>
          <w:sz w:val="17"/>
          <w:szCs w:val="17"/>
        </w:rPr>
      </w:pPr>
      <w:del w:id="7002" w:author="Admin" w:date="2019-02-19T02:10:00Z">
        <w:r w:rsidDel="002260E7">
          <w:rPr>
            <w:rFonts w:ascii="Arial" w:eastAsia="Arial" w:hAnsi="Arial" w:cs="Arial"/>
            <w:sz w:val="20"/>
            <w:szCs w:val="20"/>
          </w:rPr>
          <w:delText xml:space="preserve">22 </w:delText>
        </w:r>
        <w:r w:rsidDel="002260E7">
          <w:rPr>
            <w:rFonts w:eastAsia="Times New Roman"/>
            <w:i/>
            <w:iCs/>
            <w:sz w:val="39"/>
            <w:szCs w:val="39"/>
            <w:vertAlign w:val="superscript"/>
          </w:rPr>
          <w:delText>:</w:delText>
        </w:r>
      </w:del>
    </w:p>
    <w:p w:rsidR="00A33515" w:rsidDel="002260E7" w:rsidRDefault="001A4D22">
      <w:pPr>
        <w:spacing w:line="20" w:lineRule="exact"/>
        <w:rPr>
          <w:del w:id="7003" w:author="Admin" w:date="2019-02-19T02:10:00Z"/>
          <w:sz w:val="20"/>
          <w:szCs w:val="20"/>
        </w:rPr>
      </w:pPr>
      <w:del w:id="7004" w:author="Admin" w:date="2019-02-19T02:10:00Z">
        <w:r w:rsidDel="002260E7">
          <w:rPr>
            <w:noProof/>
            <w:sz w:val="20"/>
            <w:szCs w:val="20"/>
          </w:rPr>
          <mc:AlternateContent>
            <mc:Choice Requires="wps">
              <w:drawing>
                <wp:anchor distT="0" distB="0" distL="114300" distR="114300" simplePos="0" relativeHeight="251849728" behindDoc="1" locked="0" layoutInCell="0" allowOverlap="1" wp14:anchorId="177DA3ED" wp14:editId="4A066941">
                  <wp:simplePos x="0" y="0"/>
                  <wp:positionH relativeFrom="column">
                    <wp:posOffset>2073275</wp:posOffset>
                  </wp:positionH>
                  <wp:positionV relativeFrom="paragraph">
                    <wp:posOffset>-192405</wp:posOffset>
                  </wp:positionV>
                  <wp:extent cx="67945" cy="0"/>
                  <wp:effectExtent l="0" t="0" r="0" b="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9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88" o:spid="_x0000_s1026" style="position:absolute;z-index:-251466752;visibility:visible;mso-wrap-style:square;mso-wrap-distance-left:9pt;mso-wrap-distance-top:0;mso-wrap-distance-right:9pt;mso-wrap-distance-bottom:0;mso-position-horizontal:absolute;mso-position-horizontal-relative:text;mso-position-vertical:absolute;mso-position-vertical-relative:text" from="163.25pt,-15.15pt" to="168.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50752" behindDoc="1" locked="0" layoutInCell="0" allowOverlap="1" wp14:anchorId="7DA9870D" wp14:editId="6BAEFE39">
                  <wp:simplePos x="0" y="0"/>
                  <wp:positionH relativeFrom="column">
                    <wp:posOffset>2339975</wp:posOffset>
                  </wp:positionH>
                  <wp:positionV relativeFrom="paragraph">
                    <wp:posOffset>-192405</wp:posOffset>
                  </wp:positionV>
                  <wp:extent cx="172720" cy="0"/>
                  <wp:effectExtent l="0" t="0" r="0" b="0"/>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7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89" o:spid="_x0000_s1026" style="position:absolute;z-index:-251465728;visibility:visible;mso-wrap-style:square;mso-wrap-distance-left:9pt;mso-wrap-distance-top:0;mso-wrap-distance-right:9pt;mso-wrap-distance-bottom:0;mso-position-horizontal:absolute;mso-position-horizontal-relative:text;mso-position-vertical:absolute;mso-position-vertical-relative:text" from="184.25pt,-15.15pt" to="197.8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" o:allowincell="f" filled="t" strokeweight=".14039mm">
                  <v:stroke joinstyle="miter"/>
                  <o:lock v:ext="edit" shapetype="f"/>
                </v:line>
              </w:pict>
            </mc:Fallback>
          </mc:AlternateContent>
        </w:r>
      </w:del>
    </w:p>
    <w:p w:rsidR="00A33515" w:rsidDel="002260E7" w:rsidRDefault="00A33515">
      <w:pPr>
        <w:spacing w:line="92" w:lineRule="exact"/>
        <w:rPr>
          <w:del w:id="7005" w:author="Admin" w:date="2019-02-19T02:10:00Z"/>
          <w:sz w:val="20"/>
          <w:szCs w:val="20"/>
        </w:rPr>
      </w:pPr>
    </w:p>
    <w:p w:rsidR="00A33515" w:rsidDel="002260E7" w:rsidRDefault="001A4D22">
      <w:pPr>
        <w:ind w:right="-19"/>
        <w:jc w:val="center"/>
        <w:rPr>
          <w:del w:id="7006" w:author="Admin" w:date="2019-02-19T02:10:00Z"/>
          <w:sz w:val="20"/>
          <w:szCs w:val="20"/>
        </w:rPr>
      </w:pPr>
      <w:del w:id="7007" w:author="Admin" w:date="2019-02-19T02:10:00Z">
        <w:r w:rsidDel="002260E7">
          <w:rPr>
            <w:rFonts w:ascii="Arial" w:eastAsia="Arial" w:hAnsi="Arial" w:cs="Arial"/>
            <w:sz w:val="20"/>
            <w:szCs w:val="20"/>
          </w:rPr>
          <w:delText xml:space="preserve">Поэтому и площадь квадрата </w:delText>
        </w:r>
        <w:r w:rsidDel="002260E7">
          <w:rPr>
            <w:rFonts w:ascii="Arial" w:eastAsia="Arial" w:hAnsi="Arial" w:cs="Arial"/>
            <w:i/>
            <w:iCs/>
            <w:sz w:val="20"/>
            <w:szCs w:val="20"/>
          </w:rPr>
          <w:delText>ABCD</w:delText>
        </w:r>
        <w:r w:rsidDel="002260E7">
          <w:rPr>
            <w:rFonts w:ascii="Arial" w:eastAsia="Arial" w:hAnsi="Arial" w:cs="Arial"/>
            <w:sz w:val="20"/>
            <w:szCs w:val="20"/>
          </w:rPr>
          <w:delText xml:space="preserve">, равная </w:delText>
        </w:r>
        <w:r w:rsidDel="002260E7">
          <w:rPr>
            <w:rFonts w:ascii="Arial" w:eastAsia="Arial" w:hAnsi="Arial" w:cs="Arial"/>
            <w:i/>
            <w:iCs/>
            <w:sz w:val="20"/>
            <w:szCs w:val="20"/>
          </w:rPr>
          <w:delText>d</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не превышает 2.</w:delText>
        </w:r>
      </w:del>
    </w:p>
    <w:p w:rsidR="00A33515" w:rsidDel="002260E7" w:rsidRDefault="00A33515">
      <w:pPr>
        <w:spacing w:line="252" w:lineRule="exact"/>
        <w:rPr>
          <w:del w:id="7008" w:author="Admin" w:date="2019-02-19T02:10:00Z"/>
          <w:sz w:val="20"/>
          <w:szCs w:val="20"/>
        </w:rPr>
      </w:pPr>
    </w:p>
    <w:p w:rsidR="00A33515" w:rsidDel="002260E7" w:rsidRDefault="001A4D22">
      <w:pPr>
        <w:rPr>
          <w:del w:id="7009" w:author="Admin" w:date="2019-02-19T02:10:00Z"/>
          <w:sz w:val="20"/>
          <w:szCs w:val="20"/>
        </w:rPr>
      </w:pPr>
      <w:del w:id="7010" w:author="Admin" w:date="2019-02-19T02:10:00Z">
        <w:r w:rsidDel="002260E7">
          <w:rPr>
            <w:rFonts w:ascii="Arial" w:eastAsia="Arial" w:hAnsi="Arial" w:cs="Arial"/>
            <w:b/>
            <w:bCs/>
            <w:sz w:val="26"/>
            <w:szCs w:val="26"/>
          </w:rPr>
          <w:delText>Задача 3.</w:delText>
        </w:r>
      </w:del>
    </w:p>
    <w:p w:rsidR="00A33515" w:rsidDel="002260E7" w:rsidRDefault="00A33515">
      <w:pPr>
        <w:spacing w:line="178" w:lineRule="exact"/>
        <w:rPr>
          <w:del w:id="7011" w:author="Admin" w:date="2019-02-19T02:10:00Z"/>
          <w:sz w:val="20"/>
          <w:szCs w:val="20"/>
        </w:rPr>
      </w:pPr>
    </w:p>
    <w:p w:rsidR="00A33515" w:rsidDel="002260E7" w:rsidRDefault="001A4D22">
      <w:pPr>
        <w:numPr>
          <w:ilvl w:val="0"/>
          <w:numId w:val="650"/>
        </w:numPr>
        <w:tabs>
          <w:tab w:val="left" w:pos="500"/>
        </w:tabs>
        <w:spacing w:line="257" w:lineRule="auto"/>
        <w:ind w:left="500" w:right="140" w:hanging="290"/>
        <w:jc w:val="both"/>
        <w:rPr>
          <w:del w:id="7012" w:author="Admin" w:date="2019-02-19T02:10:00Z"/>
          <w:rFonts w:ascii="Arial" w:eastAsia="Arial" w:hAnsi="Arial" w:cs="Arial"/>
          <w:b/>
          <w:bCs/>
          <w:sz w:val="20"/>
          <w:szCs w:val="20"/>
        </w:rPr>
        <w:pPrChange w:id="7013" w:author="Admin" w:date="2019-02-19T00:19:00Z">
          <w:pPr>
            <w:numPr>
              <w:numId w:val="653"/>
            </w:numPr>
            <w:tabs>
              <w:tab w:val="left" w:pos="500"/>
            </w:tabs>
            <w:spacing w:line="257" w:lineRule="auto"/>
            <w:ind w:left="500" w:right="140" w:hanging="290"/>
            <w:jc w:val="both"/>
          </w:pPr>
        </w:pPrChange>
      </w:pPr>
      <w:del w:id="7014" w:author="Admin" w:date="2019-02-19T02:10:00Z">
        <w:r w:rsidDel="002260E7">
          <w:rPr>
            <w:rFonts w:ascii="Arial" w:eastAsia="Arial" w:hAnsi="Arial" w:cs="Arial"/>
            <w:sz w:val="20"/>
            <w:szCs w:val="20"/>
          </w:rPr>
          <w:delText xml:space="preserve">Пара целых чисел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в пределах первого десятка называется сим-патичной, если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и называется приятной, если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eastAsia="Times New Roman"/>
            <w:i/>
            <w:iCs/>
            <w:sz w:val="20"/>
            <w:szCs w:val="20"/>
          </w:rPr>
          <w:delText>&lt;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Существуют ли приятные, но несимпатичные пары? А симпатич-ные, но неприятные?</w:delText>
        </w:r>
      </w:del>
    </w:p>
    <w:p w:rsidR="00A33515" w:rsidDel="002260E7" w:rsidRDefault="00A33515">
      <w:pPr>
        <w:spacing w:line="78" w:lineRule="exact"/>
        <w:rPr>
          <w:del w:id="7015" w:author="Admin" w:date="2019-02-19T02:10:00Z"/>
          <w:rFonts w:ascii="Arial" w:eastAsia="Arial" w:hAnsi="Arial" w:cs="Arial"/>
          <w:b/>
          <w:bCs/>
          <w:sz w:val="20"/>
          <w:szCs w:val="20"/>
        </w:rPr>
      </w:pPr>
    </w:p>
    <w:p w:rsidR="00A33515" w:rsidDel="002260E7" w:rsidRDefault="001A4D22">
      <w:pPr>
        <w:spacing w:line="307" w:lineRule="auto"/>
        <w:ind w:left="500"/>
        <w:rPr>
          <w:del w:id="7016" w:author="Admin" w:date="2019-02-19T02:10:00Z"/>
          <w:rFonts w:ascii="Arial" w:eastAsia="Arial" w:hAnsi="Arial" w:cs="Arial"/>
          <w:b/>
          <w:bCs/>
          <w:sz w:val="20"/>
          <w:szCs w:val="20"/>
        </w:rPr>
      </w:pPr>
      <w:del w:id="7017"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Для пары целых положительных чисел,</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очевидно,</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 xml:space="preserve">из нера-венства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eastAsia="Times New Roman"/>
            <w:i/>
            <w:iCs/>
            <w:sz w:val="19"/>
            <w:szCs w:val="19"/>
          </w:rPr>
          <w:delText>&gt;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y</w:delText>
        </w:r>
        <w:r w:rsidDel="002260E7">
          <w:rPr>
            <w:rFonts w:ascii="Arial" w:eastAsia="Arial" w:hAnsi="Arial" w:cs="Arial"/>
            <w:sz w:val="26"/>
            <w:szCs w:val="26"/>
            <w:vertAlign w:val="superscript"/>
          </w:rPr>
          <w:delText>2</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1 следует неравенство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eastAsia="Times New Roman"/>
            <w:i/>
            <w:iCs/>
            <w:sz w:val="19"/>
            <w:szCs w:val="19"/>
          </w:rPr>
          <w:delText>&gt;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y</w:delText>
        </w:r>
        <w:r w:rsidDel="002260E7">
          <w:rPr>
            <w:rFonts w:ascii="Arial" w:eastAsia="Arial" w:hAnsi="Arial" w:cs="Arial"/>
            <w:sz w:val="19"/>
            <w:szCs w:val="19"/>
          </w:rPr>
          <w:delText xml:space="preserve">, и уж тем более </w:delText>
        </w:r>
        <w:r w:rsidDel="002260E7">
          <w:rPr>
            <w:rFonts w:ascii="Arial" w:eastAsia="Arial" w:hAnsi="Arial" w:cs="Arial"/>
            <w:i/>
            <w:iCs/>
            <w:sz w:val="19"/>
            <w:szCs w:val="19"/>
          </w:rPr>
          <w:delText>y</w:delText>
        </w:r>
        <w:r w:rsidDel="002260E7">
          <w:rPr>
            <w:rFonts w:ascii="Arial" w:eastAsia="Arial" w:hAnsi="Arial" w:cs="Arial"/>
            <w:sz w:val="19"/>
            <w:szCs w:val="19"/>
          </w:rPr>
          <w:delText xml:space="preserve"> </w:delText>
        </w:r>
        <w:r w:rsidDel="002260E7">
          <w:rPr>
            <w:rFonts w:eastAsia="Times New Roman"/>
            <w:i/>
            <w:iCs/>
            <w:sz w:val="19"/>
            <w:szCs w:val="19"/>
          </w:rPr>
          <w:delText>&lt;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x</w:delText>
        </w:r>
        <w:r w:rsidDel="002260E7">
          <w:rPr>
            <w:rFonts w:ascii="Arial" w:eastAsia="Arial" w:hAnsi="Arial" w:cs="Arial"/>
            <w:sz w:val="26"/>
            <w:szCs w:val="26"/>
            <w:vertAlign w:val="superscript"/>
          </w:rPr>
          <w:delText>2</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1,</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поэтому любая симпатичная пара является приятной.</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Однако</w:delText>
        </w:r>
      </w:del>
    </w:p>
    <w:p w:rsidR="00A33515" w:rsidDel="002260E7" w:rsidRDefault="00A33515">
      <w:pPr>
        <w:rPr>
          <w:del w:id="7018" w:author="Admin" w:date="2019-02-19T02:10:00Z"/>
        </w:rPr>
        <w:sectPr w:rsidR="00A33515" w:rsidDel="002260E7">
          <w:pgSz w:w="8220" w:h="12472"/>
          <w:pgMar w:top="639" w:right="580" w:bottom="0" w:left="720" w:header="0" w:footer="0" w:gutter="0"/>
          <w:cols w:space="720" w:equalWidth="0">
            <w:col w:w="6920"/>
          </w:cols>
        </w:sectPr>
      </w:pPr>
    </w:p>
    <w:p w:rsidR="00A33515" w:rsidDel="002260E7" w:rsidRDefault="00A33515">
      <w:pPr>
        <w:spacing w:line="329" w:lineRule="exact"/>
        <w:rPr>
          <w:del w:id="7019" w:author="Admin" w:date="2019-02-19T02:10:00Z"/>
          <w:sz w:val="20"/>
          <w:szCs w:val="20"/>
        </w:rPr>
      </w:pPr>
    </w:p>
    <w:p w:rsidR="00A33515" w:rsidDel="002260E7" w:rsidRDefault="001A4D22">
      <w:pPr>
        <w:ind w:right="120"/>
        <w:jc w:val="center"/>
        <w:rPr>
          <w:del w:id="7020" w:author="Admin" w:date="2019-02-19T02:10:00Z"/>
          <w:sz w:val="20"/>
          <w:szCs w:val="20"/>
        </w:rPr>
      </w:pPr>
      <w:del w:id="7021"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280</w:delText>
        </w:r>
        <w:r w:rsidDel="002260E7">
          <w:rPr>
            <w:rFonts w:ascii="Arial" w:eastAsia="Arial" w:hAnsi="Arial" w:cs="Arial"/>
            <w:sz w:val="20"/>
            <w:szCs w:val="20"/>
          </w:rPr>
          <w:delText xml:space="preserve"> −</w:delText>
        </w:r>
      </w:del>
    </w:p>
    <w:p w:rsidR="00A33515" w:rsidDel="002260E7" w:rsidRDefault="00A33515">
      <w:pPr>
        <w:rPr>
          <w:del w:id="7022" w:author="Admin" w:date="2019-02-19T02:10:00Z"/>
        </w:rPr>
        <w:sectPr w:rsidR="00A33515" w:rsidDel="002260E7">
          <w:type w:val="continuous"/>
          <w:pgSz w:w="8220" w:h="12472"/>
          <w:pgMar w:top="639" w:right="580" w:bottom="0" w:left="720" w:header="0" w:footer="0" w:gutter="0"/>
          <w:cols w:space="720" w:equalWidth="0">
            <w:col w:w="6920"/>
          </w:cols>
        </w:sectPr>
      </w:pPr>
    </w:p>
    <w:p w:rsidR="00A33515" w:rsidDel="002260E7" w:rsidRDefault="001A4D22">
      <w:pPr>
        <w:ind w:right="60"/>
        <w:jc w:val="center"/>
        <w:rPr>
          <w:del w:id="7023" w:author="Admin" w:date="2019-02-19T02:10:00Z"/>
          <w:sz w:val="20"/>
          <w:szCs w:val="20"/>
        </w:rPr>
      </w:pPr>
      <w:bookmarkStart w:id="7024" w:name="page291"/>
      <w:bookmarkEnd w:id="7024"/>
      <w:del w:id="7025"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7026" w:author="Admin" w:date="2019-02-19T02:10:00Z"/>
          <w:sz w:val="20"/>
          <w:szCs w:val="20"/>
        </w:rPr>
      </w:pPr>
    </w:p>
    <w:p w:rsidR="00A33515" w:rsidDel="002260E7" w:rsidRDefault="001A4D22">
      <w:pPr>
        <w:spacing w:line="302" w:lineRule="auto"/>
        <w:ind w:left="500" w:right="60"/>
        <w:rPr>
          <w:del w:id="7027" w:author="Admin" w:date="2019-02-19T02:10:00Z"/>
          <w:sz w:val="20"/>
          <w:szCs w:val="20"/>
        </w:rPr>
      </w:pPr>
      <w:del w:id="7028" w:author="Admin" w:date="2019-02-19T02:10:00Z">
        <w:r w:rsidDel="002260E7">
          <w:rPr>
            <w:rFonts w:ascii="Arial" w:eastAsia="Arial" w:hAnsi="Arial" w:cs="Arial"/>
            <w:sz w:val="20"/>
            <w:szCs w:val="20"/>
          </w:rPr>
          <w:delText xml:space="preserve">приятная пара отнюдь не обязана быть симпатичной — примером несимпатичной приятной пары будет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w:delText>
        </w:r>
      </w:del>
    </w:p>
    <w:p w:rsidR="00A33515" w:rsidDel="002260E7" w:rsidRDefault="00A33515">
      <w:pPr>
        <w:spacing w:line="264" w:lineRule="exact"/>
        <w:rPr>
          <w:del w:id="7029" w:author="Admin" w:date="2019-02-19T02:10:00Z"/>
          <w:sz w:val="20"/>
          <w:szCs w:val="20"/>
        </w:rPr>
      </w:pPr>
    </w:p>
    <w:p w:rsidR="00A33515" w:rsidDel="002260E7" w:rsidRDefault="001A4D22">
      <w:pPr>
        <w:rPr>
          <w:del w:id="7030" w:author="Admin" w:date="2019-02-19T02:10:00Z"/>
          <w:sz w:val="20"/>
          <w:szCs w:val="20"/>
        </w:rPr>
      </w:pPr>
      <w:del w:id="7031" w:author="Admin" w:date="2019-02-19T02:10:00Z">
        <w:r w:rsidDel="002260E7">
          <w:rPr>
            <w:rFonts w:ascii="Arial" w:eastAsia="Arial" w:hAnsi="Arial" w:cs="Arial"/>
            <w:b/>
            <w:bCs/>
            <w:sz w:val="26"/>
            <w:szCs w:val="26"/>
          </w:rPr>
          <w:delText>Задача 4.</w:delText>
        </w:r>
      </w:del>
    </w:p>
    <w:p w:rsidR="00A33515" w:rsidDel="002260E7" w:rsidRDefault="00A33515">
      <w:pPr>
        <w:spacing w:line="178" w:lineRule="exact"/>
        <w:rPr>
          <w:del w:id="7032" w:author="Admin" w:date="2019-02-19T02:10:00Z"/>
          <w:sz w:val="20"/>
          <w:szCs w:val="20"/>
        </w:rPr>
      </w:pPr>
    </w:p>
    <w:p w:rsidR="00A33515" w:rsidDel="002260E7" w:rsidRDefault="001A4D22">
      <w:pPr>
        <w:numPr>
          <w:ilvl w:val="0"/>
          <w:numId w:val="651"/>
        </w:numPr>
        <w:tabs>
          <w:tab w:val="left" w:pos="500"/>
        </w:tabs>
        <w:ind w:left="500" w:hanging="290"/>
        <w:rPr>
          <w:del w:id="7033" w:author="Admin" w:date="2019-02-19T02:10:00Z"/>
          <w:rFonts w:ascii="Arial" w:eastAsia="Arial" w:hAnsi="Arial" w:cs="Arial"/>
          <w:b/>
          <w:bCs/>
          <w:sz w:val="19"/>
          <w:szCs w:val="19"/>
        </w:rPr>
        <w:pPrChange w:id="7034" w:author="Admin" w:date="2019-02-19T00:19:00Z">
          <w:pPr>
            <w:numPr>
              <w:numId w:val="654"/>
            </w:numPr>
            <w:tabs>
              <w:tab w:val="left" w:pos="500"/>
            </w:tabs>
            <w:ind w:left="500" w:hanging="290"/>
          </w:pPr>
        </w:pPrChange>
      </w:pPr>
      <w:del w:id="7035" w:author="Admin" w:date="2019-02-19T02:10:00Z">
        <w:r w:rsidDel="002260E7">
          <w:rPr>
            <w:rFonts w:ascii="Arial" w:eastAsia="Arial" w:hAnsi="Arial" w:cs="Arial"/>
            <w:sz w:val="19"/>
            <w:szCs w:val="19"/>
          </w:rPr>
          <w:delText>Рассматриваются наборы из 5 чисел, каждое из которых равно 1 или</w:delText>
        </w:r>
      </w:del>
    </w:p>
    <w:p w:rsidR="00A33515" w:rsidDel="002260E7" w:rsidRDefault="00A33515">
      <w:pPr>
        <w:spacing w:line="49" w:lineRule="exact"/>
        <w:rPr>
          <w:del w:id="7036" w:author="Admin" w:date="2019-02-19T02:10:00Z"/>
          <w:rFonts w:ascii="Arial" w:eastAsia="Arial" w:hAnsi="Arial" w:cs="Arial"/>
          <w:b/>
          <w:bCs/>
          <w:sz w:val="19"/>
          <w:szCs w:val="19"/>
        </w:rPr>
      </w:pPr>
    </w:p>
    <w:p w:rsidR="00A33515" w:rsidDel="002260E7" w:rsidRDefault="001A4D22">
      <w:pPr>
        <w:numPr>
          <w:ilvl w:val="1"/>
          <w:numId w:val="651"/>
        </w:numPr>
        <w:tabs>
          <w:tab w:val="left" w:pos="880"/>
        </w:tabs>
        <w:spacing w:line="291" w:lineRule="auto"/>
        <w:ind w:left="500" w:right="60" w:firstLine="153"/>
        <w:jc w:val="both"/>
        <w:rPr>
          <w:del w:id="7037" w:author="Admin" w:date="2019-02-19T02:10:00Z"/>
          <w:rFonts w:ascii="Arial" w:eastAsia="Arial" w:hAnsi="Arial" w:cs="Arial"/>
          <w:sz w:val="20"/>
          <w:szCs w:val="20"/>
        </w:rPr>
        <w:pPrChange w:id="7038" w:author="Admin" w:date="2019-02-19T00:19:00Z">
          <w:pPr>
            <w:numPr>
              <w:ilvl w:val="1"/>
              <w:numId w:val="654"/>
            </w:numPr>
            <w:tabs>
              <w:tab w:val="left" w:pos="880"/>
            </w:tabs>
            <w:spacing w:line="291" w:lineRule="auto"/>
            <w:ind w:left="500" w:right="60" w:firstLine="153"/>
            <w:jc w:val="both"/>
          </w:pPr>
        </w:pPrChange>
      </w:pPr>
      <w:del w:id="7039" w:author="Admin" w:date="2019-02-19T02:10:00Z">
        <w:r w:rsidDel="002260E7">
          <w:rPr>
            <w:rFonts w:ascii="Arial" w:eastAsia="Arial" w:hAnsi="Arial" w:cs="Arial"/>
            <w:sz w:val="20"/>
            <w:szCs w:val="20"/>
          </w:rPr>
          <w:delText>Разрешается в каждом наборе изменять знак одновременно у трёх чисел. Можно ли с помощью этой операции от любого задан-ного набора перейти к любому другому из этих наборов?</w:delText>
        </w:r>
      </w:del>
    </w:p>
    <w:p w:rsidR="00A33515" w:rsidDel="002260E7" w:rsidRDefault="00A33515">
      <w:pPr>
        <w:spacing w:line="46" w:lineRule="exact"/>
        <w:rPr>
          <w:del w:id="7040" w:author="Admin" w:date="2019-02-19T02:10:00Z"/>
          <w:sz w:val="20"/>
          <w:szCs w:val="20"/>
        </w:rPr>
      </w:pPr>
    </w:p>
    <w:p w:rsidR="00A33515" w:rsidDel="002260E7" w:rsidRDefault="001A4D22">
      <w:pPr>
        <w:spacing w:line="284" w:lineRule="auto"/>
        <w:ind w:left="500" w:right="60"/>
        <w:jc w:val="both"/>
        <w:rPr>
          <w:del w:id="7041" w:author="Admin" w:date="2019-02-19T02:10:00Z"/>
          <w:sz w:val="20"/>
          <w:szCs w:val="20"/>
        </w:rPr>
      </w:pPr>
      <w:del w:id="7042"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Да,</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возможно.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Чтобы показать это,</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достаточно доказать,</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что от любого набора можно перейти к набору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xml:space="preserve">. Выпол-нив же соответствующие операции смены знака в обратном поряд-ке, мы можем перейти от набора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xml:space="preserve"> к любому другому на-бору.</w:delText>
        </w:r>
      </w:del>
    </w:p>
    <w:p w:rsidR="00A33515" w:rsidDel="002260E7" w:rsidRDefault="00A33515">
      <w:pPr>
        <w:spacing w:line="55" w:lineRule="exact"/>
        <w:rPr>
          <w:del w:id="7043" w:author="Admin" w:date="2019-02-19T02:10:00Z"/>
          <w:sz w:val="20"/>
          <w:szCs w:val="20"/>
        </w:rPr>
      </w:pPr>
    </w:p>
    <w:p w:rsidR="00A33515" w:rsidDel="002260E7" w:rsidRDefault="001A4D22">
      <w:pPr>
        <w:spacing w:line="287" w:lineRule="auto"/>
        <w:ind w:left="500" w:right="60"/>
        <w:jc w:val="both"/>
        <w:rPr>
          <w:del w:id="7044" w:author="Admin" w:date="2019-02-19T02:10:00Z"/>
          <w:sz w:val="20"/>
          <w:szCs w:val="20"/>
        </w:rPr>
      </w:pPr>
      <w:del w:id="7045" w:author="Admin" w:date="2019-02-19T02:10:00Z">
        <w:r w:rsidDel="002260E7">
          <w:rPr>
            <w:rFonts w:ascii="Arial" w:eastAsia="Arial" w:hAnsi="Arial" w:cs="Arial"/>
            <w:sz w:val="20"/>
            <w:szCs w:val="20"/>
          </w:rPr>
          <w:delText xml:space="preserve">Рассмотрим для начала набор, в котором ровно два отрицательных числа; поскольку порядок не имеет значения, без умаления общно-сти он выглядит так: </w:delText>
        </w:r>
        <w:r w:rsidDel="002260E7">
          <w:rPr>
            <w:rFonts w:eastAsia="Times New Roman"/>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Сделаем следующие преобра-зования:</w:delText>
        </w:r>
      </w:del>
    </w:p>
    <w:p w:rsidR="00A33515" w:rsidDel="002260E7" w:rsidRDefault="00A33515">
      <w:pPr>
        <w:spacing w:line="193" w:lineRule="exact"/>
        <w:rPr>
          <w:del w:id="7046" w:author="Admin" w:date="2019-02-19T02:10:00Z"/>
          <w:sz w:val="20"/>
          <w:szCs w:val="20"/>
        </w:rPr>
      </w:pPr>
    </w:p>
    <w:p w:rsidR="00A33515" w:rsidDel="002260E7" w:rsidRDefault="001A4D22">
      <w:pPr>
        <w:numPr>
          <w:ilvl w:val="0"/>
          <w:numId w:val="652"/>
        </w:numPr>
        <w:tabs>
          <w:tab w:val="left" w:pos="1620"/>
        </w:tabs>
        <w:ind w:left="1620" w:hanging="238"/>
        <w:rPr>
          <w:del w:id="7047" w:author="Admin" w:date="2019-02-19T02:10:00Z"/>
          <w:rFonts w:eastAsia="Times New Roman"/>
          <w:sz w:val="20"/>
          <w:szCs w:val="20"/>
        </w:rPr>
        <w:pPrChange w:id="7048" w:author="Admin" w:date="2019-02-19T00:19:00Z">
          <w:pPr>
            <w:numPr>
              <w:numId w:val="655"/>
            </w:numPr>
            <w:tabs>
              <w:tab w:val="left" w:pos="1620"/>
            </w:tabs>
            <w:ind w:left="1620" w:hanging="238"/>
          </w:pPr>
        </w:pPrChange>
      </w:pPr>
      <w:del w:id="7049" w:author="Admin" w:date="2019-02-19T02:10:00Z">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del>
    </w:p>
    <w:p w:rsidR="00A33515" w:rsidDel="002260E7" w:rsidRDefault="001A4D22">
      <w:pPr>
        <w:spacing w:line="20" w:lineRule="exact"/>
        <w:rPr>
          <w:del w:id="7050" w:author="Admin" w:date="2019-02-19T02:10:00Z"/>
          <w:sz w:val="20"/>
          <w:szCs w:val="20"/>
        </w:rPr>
      </w:pPr>
      <w:del w:id="7051" w:author="Admin" w:date="2019-02-19T02:10:00Z">
        <w:r w:rsidDel="002260E7">
          <w:rPr>
            <w:noProof/>
            <w:sz w:val="20"/>
            <w:szCs w:val="20"/>
          </w:rPr>
          <mc:AlternateContent>
            <mc:Choice Requires="wps">
              <w:drawing>
                <wp:anchor distT="0" distB="0" distL="114300" distR="114300" simplePos="0" relativeHeight="251851776" behindDoc="1" locked="0" layoutInCell="0" allowOverlap="1" wp14:anchorId="70686BAC" wp14:editId="70F78803">
                  <wp:simplePos x="0" y="0"/>
                  <wp:positionH relativeFrom="column">
                    <wp:posOffset>926465</wp:posOffset>
                  </wp:positionH>
                  <wp:positionV relativeFrom="paragraph">
                    <wp:posOffset>8255</wp:posOffset>
                  </wp:positionV>
                  <wp:extent cx="165735" cy="0"/>
                  <wp:effectExtent l="0" t="0" r="0" b="0"/>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7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90" o:spid="_x0000_s1026" style="position:absolute;z-index:-251464704;visibility:visible;mso-wrap-style:square;mso-wrap-distance-left:9pt;mso-wrap-distance-top:0;mso-wrap-distance-right:9pt;mso-wrap-distance-bottom:0;mso-position-horizontal:absolute;mso-position-horizontal-relative:text;mso-position-vertical:absolute;mso-position-vertical-relative:text" from="72.95pt,.65pt" to="8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52800" behindDoc="1" locked="0" layoutInCell="0" allowOverlap="1" wp14:anchorId="56FFA74E" wp14:editId="28C23181">
                  <wp:simplePos x="0" y="0"/>
                  <wp:positionH relativeFrom="column">
                    <wp:posOffset>1370330</wp:posOffset>
                  </wp:positionH>
                  <wp:positionV relativeFrom="paragraph">
                    <wp:posOffset>22225</wp:posOffset>
                  </wp:positionV>
                  <wp:extent cx="191135" cy="0"/>
                  <wp:effectExtent l="0" t="0" r="0" b="0"/>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1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91" o:spid="_x0000_s1026" style="position:absolute;z-index:-251463680;visibility:visible;mso-wrap-style:square;mso-wrap-distance-left:9pt;mso-wrap-distance-top:0;mso-wrap-distance-right:9pt;mso-wrap-distance-bottom:0;mso-position-horizontal:absolute;mso-position-horizontal-relative:text;mso-position-vertical:absolute;mso-position-vertical-relative:text" from="107.9pt,1.75pt" to="122.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53824" behindDoc="1" locked="0" layoutInCell="0" allowOverlap="1" wp14:anchorId="29AB4191" wp14:editId="29FF138C">
                  <wp:simplePos x="0" y="0"/>
                  <wp:positionH relativeFrom="column">
                    <wp:posOffset>2104390</wp:posOffset>
                  </wp:positionH>
                  <wp:positionV relativeFrom="paragraph">
                    <wp:posOffset>22225</wp:posOffset>
                  </wp:positionV>
                  <wp:extent cx="609600" cy="0"/>
                  <wp:effectExtent l="0" t="0" r="0" b="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92" o:spid="_x0000_s1026" style="position:absolute;z-index:-251462656;visibility:visible;mso-wrap-style:square;mso-wrap-distance-left:9pt;mso-wrap-distance-top:0;mso-wrap-distance-right:9pt;mso-wrap-distance-bottom:0;mso-position-horizontal:absolute;mso-position-horizontal-relative:text;mso-position-vertical:absolute;mso-position-vertical-relative:text" from="165.7pt,1.75pt" to="213.7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" o:allowincell="f" filled="t" strokeweight=".14039mm">
                  <v:stroke joinstyle="miter"/>
                  <o:lock v:ext="edit" shapetype="f"/>
                </v:line>
              </w:pict>
            </mc:Fallback>
          </mc:AlternateContent>
        </w:r>
      </w:del>
    </w:p>
    <w:p w:rsidR="00A33515" w:rsidDel="002260E7" w:rsidRDefault="00A33515">
      <w:pPr>
        <w:spacing w:line="240" w:lineRule="exact"/>
        <w:rPr>
          <w:del w:id="7052" w:author="Admin" w:date="2019-02-19T02:10:00Z"/>
          <w:sz w:val="20"/>
          <w:szCs w:val="20"/>
        </w:rPr>
      </w:pPr>
    </w:p>
    <w:p w:rsidR="00A33515" w:rsidDel="002260E7" w:rsidRDefault="001A4D22">
      <w:pPr>
        <w:spacing w:line="291" w:lineRule="auto"/>
        <w:ind w:left="500" w:right="60"/>
        <w:jc w:val="both"/>
        <w:rPr>
          <w:del w:id="7053" w:author="Admin" w:date="2019-02-19T02:10:00Z"/>
          <w:sz w:val="20"/>
          <w:szCs w:val="20"/>
        </w:rPr>
      </w:pPr>
      <w:del w:id="7054" w:author="Admin" w:date="2019-02-19T02:10:00Z">
        <w:r w:rsidDel="002260E7">
          <w:rPr>
            <w:rFonts w:ascii="Arial" w:eastAsia="Arial" w:hAnsi="Arial" w:cs="Arial"/>
            <w:sz w:val="20"/>
            <w:szCs w:val="20"/>
          </w:rPr>
          <w:delText>Итак, в случае двух отрицательных чисел мы знаем, что делать. Слу-чай трёх отрицательных очевиден. Все остальные случаи сводятся к случаю двух или трех отрицательных:</w:delText>
        </w:r>
      </w:del>
    </w:p>
    <w:p w:rsidR="00A33515" w:rsidDel="002260E7" w:rsidRDefault="00A33515">
      <w:pPr>
        <w:spacing w:line="199" w:lineRule="exact"/>
        <w:rPr>
          <w:del w:id="7055" w:author="Admin" w:date="2019-02-19T02:10:00Z"/>
          <w:sz w:val="20"/>
          <w:szCs w:val="20"/>
        </w:rPr>
      </w:pPr>
    </w:p>
    <w:p w:rsidR="00A33515" w:rsidDel="002260E7" w:rsidRDefault="001A4D22">
      <w:pPr>
        <w:tabs>
          <w:tab w:val="left" w:pos="2520"/>
          <w:tab w:val="left" w:pos="3680"/>
          <w:tab w:val="left" w:pos="4080"/>
          <w:tab w:val="left" w:pos="4500"/>
          <w:tab w:val="left" w:pos="4860"/>
        </w:tabs>
        <w:ind w:left="2300"/>
        <w:rPr>
          <w:del w:id="7056" w:author="Admin" w:date="2019-02-19T02:10:00Z"/>
          <w:sz w:val="20"/>
          <w:szCs w:val="20"/>
        </w:rPr>
      </w:pPr>
      <w:del w:id="7057" w:author="Admin" w:date="2019-02-19T02:10:00Z">
        <w:r w:rsidDel="002260E7">
          <w:rPr>
            <w:rFonts w:eastAsia="Times New Roman"/>
            <w:sz w:val="20"/>
            <w:szCs w:val="20"/>
          </w:rPr>
          <w:delText>(</w:delText>
        </w:r>
        <w:r w:rsidDel="002260E7">
          <w:rPr>
            <w:sz w:val="20"/>
            <w:szCs w:val="20"/>
          </w:rPr>
          <w:tab/>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sz w:val="20"/>
            <w:szCs w:val="20"/>
          </w:rPr>
          <w:tab/>
        </w:r>
        <w:r w:rsidDel="002260E7">
          <w:rPr>
            <w:rFonts w:eastAsia="Times New Roman"/>
            <w:i/>
            <w:iCs/>
            <w:sz w:val="20"/>
            <w:szCs w:val="20"/>
          </w:rPr>
          <w:delText>!</w:delText>
        </w:r>
        <w:r w:rsidDel="002260E7">
          <w:rPr>
            <w:sz w:val="20"/>
            <w:szCs w:val="20"/>
          </w:rPr>
          <w:tab/>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sz w:val="20"/>
            <w:szCs w:val="20"/>
          </w:rPr>
          <w:tab/>
        </w:r>
        <w:r w:rsidDel="002260E7">
          <w:rPr>
            <w:rFonts w:ascii="Arial" w:eastAsia="Arial" w:hAnsi="Arial" w:cs="Arial"/>
            <w:sz w:val="20"/>
            <w:szCs w:val="20"/>
          </w:rPr>
          <w:delText>1</w:delText>
        </w:r>
        <w:r w:rsidDel="002260E7">
          <w:rPr>
            <w:rFonts w:eastAsia="Times New Roman"/>
            <w:i/>
            <w:iCs/>
            <w:sz w:val="20"/>
            <w:szCs w:val="20"/>
          </w:rPr>
          <w:delText>;</w:delText>
        </w:r>
        <w:r w:rsidDel="002260E7">
          <w:rPr>
            <w:sz w:val="20"/>
            <w:szCs w:val="20"/>
          </w:rPr>
          <w:tab/>
        </w:r>
        <w:r w:rsidDel="002260E7">
          <w:rPr>
            <w:rFonts w:ascii="Arial" w:eastAsia="Arial" w:hAnsi="Arial" w:cs="Arial"/>
            <w:sz w:val="17"/>
            <w:szCs w:val="17"/>
          </w:rPr>
          <w:delText>1</w:delText>
        </w:r>
        <w:r w:rsidDel="002260E7">
          <w:rPr>
            <w:rFonts w:eastAsia="Times New Roman"/>
            <w:i/>
            <w:iCs/>
            <w:sz w:val="17"/>
            <w:szCs w:val="17"/>
          </w:rPr>
          <w:delText>;</w:delText>
        </w:r>
        <w:r w:rsidDel="002260E7">
          <w:rPr>
            <w:rFonts w:ascii="Arial" w:eastAsia="Arial" w:hAnsi="Arial" w:cs="Arial"/>
            <w:sz w:val="17"/>
            <w:szCs w:val="17"/>
          </w:rPr>
          <w:delText xml:space="preserve"> 1</w:delText>
        </w:r>
        <w:r w:rsidDel="002260E7">
          <w:rPr>
            <w:rFonts w:eastAsia="Times New Roman"/>
            <w:i/>
            <w:iCs/>
            <w:sz w:val="17"/>
            <w:szCs w:val="17"/>
          </w:rPr>
          <w:delText>;</w:delText>
        </w:r>
        <w:r w:rsidDel="002260E7">
          <w:rPr>
            <w:rFonts w:ascii="Arial" w:eastAsia="Arial" w:hAnsi="Arial" w:cs="Arial"/>
            <w:sz w:val="17"/>
            <w:szCs w:val="17"/>
          </w:rPr>
          <w:delText xml:space="preserve"> 1</w:delText>
        </w:r>
        <w:r w:rsidDel="002260E7">
          <w:rPr>
            <w:rFonts w:eastAsia="Times New Roman"/>
            <w:sz w:val="17"/>
            <w:szCs w:val="17"/>
          </w:rPr>
          <w:delText>)</w:delText>
        </w:r>
      </w:del>
    </w:p>
    <w:p w:rsidR="00A33515" w:rsidDel="002260E7" w:rsidRDefault="001A4D22">
      <w:pPr>
        <w:spacing w:line="20" w:lineRule="exact"/>
        <w:rPr>
          <w:del w:id="7058" w:author="Admin" w:date="2019-02-19T02:10:00Z"/>
          <w:sz w:val="20"/>
          <w:szCs w:val="20"/>
        </w:rPr>
      </w:pPr>
      <w:del w:id="7059" w:author="Admin" w:date="2019-02-19T02:10:00Z">
        <w:r w:rsidDel="002260E7">
          <w:rPr>
            <w:noProof/>
            <w:sz w:val="20"/>
            <w:szCs w:val="20"/>
          </w:rPr>
          <mc:AlternateContent>
            <mc:Choice Requires="wps">
              <w:drawing>
                <wp:anchor distT="0" distB="0" distL="114300" distR="114300" simplePos="0" relativeHeight="251854848" behindDoc="1" locked="0" layoutInCell="0" allowOverlap="1" wp14:anchorId="306D98D9" wp14:editId="778D7A58">
                  <wp:simplePos x="0" y="0"/>
                  <wp:positionH relativeFrom="column">
                    <wp:posOffset>1509395</wp:posOffset>
                  </wp:positionH>
                  <wp:positionV relativeFrom="paragraph">
                    <wp:posOffset>22225</wp:posOffset>
                  </wp:positionV>
                  <wp:extent cx="413385" cy="0"/>
                  <wp:effectExtent l="0" t="0" r="0" b="0"/>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33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93" o:spid="_x0000_s1026" style="position:absolute;z-index:-251461632;visibility:visible;mso-wrap-style:square;mso-wrap-distance-left:9pt;mso-wrap-distance-top:0;mso-wrap-distance-right:9pt;mso-wrap-distance-bottom:0;mso-position-horizontal:absolute;mso-position-horizontal-relative:text;mso-position-vertical:absolute;mso-position-vertical-relative:text" from="118.85pt,1.75pt" to="151.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" o:allowincell="f" filled="t" strokeweight=".14039mm">
                  <v:stroke joinstyle="miter"/>
                  <o:lock v:ext="edit" shapetype="f"/>
                </v:line>
              </w:pict>
            </mc:Fallback>
          </mc:AlternateContent>
        </w:r>
      </w:del>
    </w:p>
    <w:p w:rsidR="00A33515" w:rsidDel="002260E7" w:rsidRDefault="00A33515">
      <w:pPr>
        <w:spacing w:line="108" w:lineRule="exact"/>
        <w:rPr>
          <w:del w:id="7060" w:author="Admin" w:date="2019-02-19T02:10:00Z"/>
          <w:sz w:val="20"/>
          <w:szCs w:val="20"/>
        </w:rPr>
      </w:pPr>
    </w:p>
    <w:tbl>
      <w:tblPr>
        <w:tblW w:w="0" w:type="auto"/>
        <w:tblInd w:w="1680" w:type="dxa"/>
        <w:tblLayout w:type="fixed"/>
        <w:tblCellMar>
          <w:left w:w="0" w:type="dxa"/>
          <w:right w:w="0" w:type="dxa"/>
        </w:tblCellMar>
        <w:tblLook w:val="04A0" w:firstRow="1" w:lastRow="0" w:firstColumn="1" w:lastColumn="0" w:noHBand="0" w:noVBand="1"/>
      </w:tblPr>
      <w:tblGrid>
        <w:gridCol w:w="560"/>
        <w:gridCol w:w="220"/>
        <w:gridCol w:w="160"/>
        <w:gridCol w:w="320"/>
        <w:gridCol w:w="480"/>
        <w:gridCol w:w="180"/>
        <w:gridCol w:w="640"/>
        <w:gridCol w:w="340"/>
        <w:gridCol w:w="740"/>
        <w:gridCol w:w="280"/>
        <w:gridCol w:w="20"/>
      </w:tblGrid>
      <w:tr w:rsidR="00A33515" w:rsidDel="002260E7">
        <w:trPr>
          <w:trHeight w:val="231"/>
          <w:del w:id="7061" w:author="Admin" w:date="2019-02-19T02:10:00Z"/>
        </w:trPr>
        <w:tc>
          <w:tcPr>
            <w:tcW w:w="560" w:type="dxa"/>
            <w:vAlign w:val="bottom"/>
          </w:tcPr>
          <w:p w:rsidR="00A33515" w:rsidDel="002260E7" w:rsidRDefault="001A4D22">
            <w:pPr>
              <w:jc w:val="right"/>
              <w:rPr>
                <w:del w:id="7062" w:author="Admin" w:date="2019-02-19T02:10:00Z"/>
                <w:sz w:val="20"/>
                <w:szCs w:val="20"/>
              </w:rPr>
            </w:pPr>
            <w:del w:id="7063" w:author="Admin" w:date="2019-02-19T02:10:00Z">
              <w:r w:rsidDel="002260E7">
                <w:rPr>
                  <w:rFonts w:eastAsia="Times New Roman"/>
                  <w:sz w:val="20"/>
                  <w:szCs w:val="20"/>
                </w:rPr>
                <w:delText xml:space="preserve">(  </w:delText>
              </w:r>
              <w:r w:rsidDel="002260E7">
                <w:rPr>
                  <w:rFonts w:ascii="Arial" w:eastAsia="Arial" w:hAnsi="Arial" w:cs="Arial"/>
                  <w:sz w:val="20"/>
                  <w:szCs w:val="20"/>
                </w:rPr>
                <w:delText>1</w:delText>
              </w:r>
              <w:r w:rsidDel="002260E7">
                <w:rPr>
                  <w:rFonts w:eastAsia="Times New Roman"/>
                  <w:i/>
                  <w:iCs/>
                  <w:sz w:val="20"/>
                  <w:szCs w:val="20"/>
                </w:rPr>
                <w:delText>;</w:delText>
              </w:r>
            </w:del>
          </w:p>
        </w:tc>
        <w:tc>
          <w:tcPr>
            <w:tcW w:w="380" w:type="dxa"/>
            <w:gridSpan w:val="2"/>
            <w:vAlign w:val="bottom"/>
          </w:tcPr>
          <w:p w:rsidR="00A33515" w:rsidDel="002260E7" w:rsidRDefault="001A4D22">
            <w:pPr>
              <w:ind w:right="40"/>
              <w:jc w:val="right"/>
              <w:rPr>
                <w:del w:id="7064" w:author="Admin" w:date="2019-02-19T02:10:00Z"/>
                <w:sz w:val="20"/>
                <w:szCs w:val="20"/>
              </w:rPr>
            </w:pPr>
            <w:del w:id="7065" w:author="Admin" w:date="2019-02-19T02:10:00Z">
              <w:r w:rsidDel="002260E7">
                <w:rPr>
                  <w:rFonts w:ascii="Arial" w:eastAsia="Arial" w:hAnsi="Arial" w:cs="Arial"/>
                  <w:sz w:val="20"/>
                  <w:szCs w:val="20"/>
                </w:rPr>
                <w:delText>1</w:delText>
              </w:r>
              <w:r w:rsidDel="002260E7">
                <w:rPr>
                  <w:rFonts w:eastAsia="Times New Roman"/>
                  <w:i/>
                  <w:iCs/>
                  <w:sz w:val="20"/>
                  <w:szCs w:val="20"/>
                </w:rPr>
                <w:delText>;</w:delText>
              </w:r>
            </w:del>
          </w:p>
        </w:tc>
        <w:tc>
          <w:tcPr>
            <w:tcW w:w="320" w:type="dxa"/>
            <w:vAlign w:val="bottom"/>
          </w:tcPr>
          <w:p w:rsidR="00A33515" w:rsidDel="002260E7" w:rsidRDefault="001A4D22">
            <w:pPr>
              <w:jc w:val="right"/>
              <w:rPr>
                <w:del w:id="7066" w:author="Admin" w:date="2019-02-19T02:10:00Z"/>
                <w:sz w:val="20"/>
                <w:szCs w:val="20"/>
              </w:rPr>
            </w:pPr>
            <w:del w:id="7067" w:author="Admin" w:date="2019-02-19T02:10:00Z">
              <w:r w:rsidDel="002260E7">
                <w:rPr>
                  <w:rFonts w:ascii="Arial" w:eastAsia="Arial" w:hAnsi="Arial" w:cs="Arial"/>
                  <w:sz w:val="20"/>
                  <w:szCs w:val="20"/>
                </w:rPr>
                <w:delText>1</w:delText>
              </w:r>
              <w:r w:rsidDel="002260E7">
                <w:rPr>
                  <w:rFonts w:eastAsia="Times New Roman"/>
                  <w:i/>
                  <w:iCs/>
                  <w:sz w:val="20"/>
                  <w:szCs w:val="20"/>
                </w:rPr>
                <w:delText>;</w:delText>
              </w:r>
            </w:del>
          </w:p>
        </w:tc>
        <w:tc>
          <w:tcPr>
            <w:tcW w:w="660" w:type="dxa"/>
            <w:gridSpan w:val="2"/>
            <w:vAlign w:val="bottom"/>
          </w:tcPr>
          <w:p w:rsidR="00A33515" w:rsidDel="002260E7" w:rsidRDefault="001A4D22">
            <w:pPr>
              <w:ind w:right="100"/>
              <w:jc w:val="right"/>
              <w:rPr>
                <w:del w:id="7068" w:author="Admin" w:date="2019-02-19T02:10:00Z"/>
                <w:sz w:val="20"/>
                <w:szCs w:val="20"/>
              </w:rPr>
            </w:pPr>
            <w:del w:id="7069" w:author="Admin" w:date="2019-02-19T02:10:00Z">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del>
          </w:p>
        </w:tc>
        <w:tc>
          <w:tcPr>
            <w:tcW w:w="640" w:type="dxa"/>
            <w:vAlign w:val="bottom"/>
          </w:tcPr>
          <w:p w:rsidR="00A33515" w:rsidDel="002260E7" w:rsidRDefault="001A4D22">
            <w:pPr>
              <w:jc w:val="right"/>
              <w:rPr>
                <w:del w:id="7070" w:author="Admin" w:date="2019-02-19T02:10:00Z"/>
                <w:sz w:val="20"/>
                <w:szCs w:val="20"/>
              </w:rPr>
            </w:pPr>
            <w:del w:id="7071" w:author="Admin" w:date="2019-02-19T02:10:00Z">
              <w:r w:rsidDel="002260E7">
                <w:rPr>
                  <w:rFonts w:eastAsia="Times New Roman"/>
                  <w:i/>
                  <w:iCs/>
                  <w:sz w:val="20"/>
                  <w:szCs w:val="20"/>
                </w:rPr>
                <w:delText xml:space="preserve">!  </w:delText>
              </w:r>
              <w:r w:rsidDel="002260E7">
                <w:rPr>
                  <w:rFonts w:eastAsia="Times New Roman"/>
                  <w:sz w:val="20"/>
                  <w:szCs w:val="20"/>
                </w:rPr>
                <w:delText>(</w:delText>
              </w:r>
            </w:del>
          </w:p>
        </w:tc>
        <w:tc>
          <w:tcPr>
            <w:tcW w:w="340" w:type="dxa"/>
            <w:vAlign w:val="bottom"/>
          </w:tcPr>
          <w:p w:rsidR="00A33515" w:rsidDel="002260E7" w:rsidRDefault="001A4D22">
            <w:pPr>
              <w:jc w:val="right"/>
              <w:rPr>
                <w:del w:id="7072" w:author="Admin" w:date="2019-02-19T02:10:00Z"/>
                <w:sz w:val="20"/>
                <w:szCs w:val="20"/>
              </w:rPr>
            </w:pPr>
            <w:del w:id="7073" w:author="Admin" w:date="2019-02-19T02:10:00Z">
              <w:r w:rsidDel="002260E7">
                <w:rPr>
                  <w:rFonts w:ascii="Arial" w:eastAsia="Arial" w:hAnsi="Arial" w:cs="Arial"/>
                  <w:sz w:val="20"/>
                  <w:szCs w:val="20"/>
                </w:rPr>
                <w:delText>1</w:delText>
              </w:r>
              <w:r w:rsidDel="002260E7">
                <w:rPr>
                  <w:rFonts w:eastAsia="Times New Roman"/>
                  <w:i/>
                  <w:iCs/>
                  <w:sz w:val="20"/>
                  <w:szCs w:val="20"/>
                </w:rPr>
                <w:delText>;</w:delText>
              </w:r>
            </w:del>
          </w:p>
        </w:tc>
        <w:tc>
          <w:tcPr>
            <w:tcW w:w="740" w:type="dxa"/>
            <w:vAlign w:val="bottom"/>
          </w:tcPr>
          <w:p w:rsidR="00A33515" w:rsidDel="002260E7" w:rsidRDefault="001A4D22">
            <w:pPr>
              <w:ind w:left="100"/>
              <w:rPr>
                <w:del w:id="7074" w:author="Admin" w:date="2019-02-19T02:10:00Z"/>
                <w:sz w:val="20"/>
                <w:szCs w:val="20"/>
              </w:rPr>
            </w:pPr>
            <w:del w:id="7075" w:author="Admin" w:date="2019-02-19T02:10:00Z">
              <w:r w:rsidDel="002260E7">
                <w:rPr>
                  <w:rFonts w:ascii="Arial" w:eastAsia="Arial" w:hAnsi="Arial" w:cs="Arial"/>
                  <w:w w:val="96"/>
                  <w:sz w:val="20"/>
                  <w:szCs w:val="20"/>
                </w:rPr>
                <w:delText>1</w:delText>
              </w:r>
              <w:r w:rsidDel="002260E7">
                <w:rPr>
                  <w:rFonts w:eastAsia="Times New Roman"/>
                  <w:i/>
                  <w:iCs/>
                  <w:w w:val="96"/>
                  <w:sz w:val="20"/>
                  <w:szCs w:val="20"/>
                </w:rPr>
                <w:delText>;</w:delText>
              </w:r>
              <w:r w:rsidDel="002260E7">
                <w:rPr>
                  <w:rFonts w:ascii="Arial" w:eastAsia="Arial" w:hAnsi="Arial" w:cs="Arial"/>
                  <w:w w:val="96"/>
                  <w:sz w:val="20"/>
                  <w:szCs w:val="20"/>
                </w:rPr>
                <w:delText xml:space="preserve"> 1</w:delText>
              </w:r>
              <w:r w:rsidDel="002260E7">
                <w:rPr>
                  <w:rFonts w:eastAsia="Times New Roman"/>
                  <w:i/>
                  <w:iCs/>
                  <w:w w:val="96"/>
                  <w:sz w:val="20"/>
                  <w:szCs w:val="20"/>
                </w:rPr>
                <w:delText>;</w:delText>
              </w:r>
              <w:r w:rsidDel="002260E7">
                <w:rPr>
                  <w:rFonts w:ascii="Arial" w:eastAsia="Arial" w:hAnsi="Arial" w:cs="Arial"/>
                  <w:w w:val="96"/>
                  <w:sz w:val="20"/>
                  <w:szCs w:val="20"/>
                </w:rPr>
                <w:delText xml:space="preserve"> 1</w:delText>
              </w:r>
              <w:r w:rsidDel="002260E7">
                <w:rPr>
                  <w:rFonts w:eastAsia="Times New Roman"/>
                  <w:i/>
                  <w:iCs/>
                  <w:w w:val="96"/>
                  <w:sz w:val="20"/>
                  <w:szCs w:val="20"/>
                </w:rPr>
                <w:delText>;</w:delText>
              </w:r>
            </w:del>
          </w:p>
        </w:tc>
        <w:tc>
          <w:tcPr>
            <w:tcW w:w="280" w:type="dxa"/>
            <w:vAlign w:val="bottom"/>
          </w:tcPr>
          <w:p w:rsidR="00A33515" w:rsidDel="002260E7" w:rsidRDefault="001A4D22">
            <w:pPr>
              <w:jc w:val="right"/>
              <w:rPr>
                <w:del w:id="7076" w:author="Admin" w:date="2019-02-19T02:10:00Z"/>
                <w:sz w:val="20"/>
                <w:szCs w:val="20"/>
              </w:rPr>
            </w:pPr>
            <w:del w:id="7077" w:author="Admin" w:date="2019-02-19T02:10:00Z">
              <w:r w:rsidDel="002260E7">
                <w:rPr>
                  <w:rFonts w:ascii="Arial" w:eastAsia="Arial" w:hAnsi="Arial" w:cs="Arial"/>
                  <w:sz w:val="20"/>
                  <w:szCs w:val="20"/>
                </w:rPr>
                <w:delText>1</w:delText>
              </w:r>
              <w:r w:rsidDel="002260E7">
                <w:rPr>
                  <w:rFonts w:eastAsia="Times New Roman"/>
                  <w:sz w:val="20"/>
                  <w:szCs w:val="20"/>
                </w:rPr>
                <w:delText>)</w:delText>
              </w:r>
            </w:del>
          </w:p>
        </w:tc>
        <w:tc>
          <w:tcPr>
            <w:tcW w:w="0" w:type="dxa"/>
            <w:vAlign w:val="bottom"/>
          </w:tcPr>
          <w:p w:rsidR="00A33515" w:rsidDel="002260E7" w:rsidRDefault="00A33515">
            <w:pPr>
              <w:rPr>
                <w:del w:id="7078" w:author="Admin" w:date="2019-02-19T02:10:00Z"/>
                <w:sz w:val="1"/>
                <w:szCs w:val="1"/>
              </w:rPr>
            </w:pPr>
          </w:p>
        </w:tc>
      </w:tr>
      <w:tr w:rsidR="00A33515" w:rsidDel="002260E7">
        <w:trPr>
          <w:trHeight w:val="20"/>
          <w:del w:id="7079" w:author="Admin" w:date="2019-02-19T02:10:00Z"/>
        </w:trPr>
        <w:tc>
          <w:tcPr>
            <w:tcW w:w="560" w:type="dxa"/>
            <w:vAlign w:val="bottom"/>
          </w:tcPr>
          <w:p w:rsidR="00A33515" w:rsidDel="002260E7" w:rsidRDefault="00A33515">
            <w:pPr>
              <w:spacing w:line="20" w:lineRule="exact"/>
              <w:rPr>
                <w:del w:id="7080" w:author="Admin" w:date="2019-02-19T02:10:00Z"/>
                <w:sz w:val="1"/>
                <w:szCs w:val="1"/>
              </w:rPr>
            </w:pPr>
          </w:p>
        </w:tc>
        <w:tc>
          <w:tcPr>
            <w:tcW w:w="220" w:type="dxa"/>
            <w:vAlign w:val="bottom"/>
          </w:tcPr>
          <w:p w:rsidR="00A33515" w:rsidDel="002260E7" w:rsidRDefault="00A33515">
            <w:pPr>
              <w:spacing w:line="20" w:lineRule="exact"/>
              <w:rPr>
                <w:del w:id="7081" w:author="Admin" w:date="2019-02-19T02:10:00Z"/>
                <w:sz w:val="1"/>
                <w:szCs w:val="1"/>
              </w:rPr>
            </w:pPr>
          </w:p>
        </w:tc>
        <w:tc>
          <w:tcPr>
            <w:tcW w:w="160" w:type="dxa"/>
            <w:vAlign w:val="bottom"/>
          </w:tcPr>
          <w:p w:rsidR="00A33515" w:rsidDel="002260E7" w:rsidRDefault="00A33515">
            <w:pPr>
              <w:spacing w:line="20" w:lineRule="exact"/>
              <w:rPr>
                <w:del w:id="7082" w:author="Admin" w:date="2019-02-19T02:10:00Z"/>
                <w:sz w:val="1"/>
                <w:szCs w:val="1"/>
              </w:rPr>
            </w:pPr>
          </w:p>
        </w:tc>
        <w:tc>
          <w:tcPr>
            <w:tcW w:w="320" w:type="dxa"/>
            <w:shd w:val="clear" w:color="auto" w:fill="000000"/>
            <w:vAlign w:val="bottom"/>
          </w:tcPr>
          <w:p w:rsidR="00A33515" w:rsidDel="002260E7" w:rsidRDefault="00A33515">
            <w:pPr>
              <w:spacing w:line="20" w:lineRule="exact"/>
              <w:rPr>
                <w:del w:id="7083" w:author="Admin" w:date="2019-02-19T02:10:00Z"/>
                <w:sz w:val="1"/>
                <w:szCs w:val="1"/>
              </w:rPr>
            </w:pPr>
          </w:p>
        </w:tc>
        <w:tc>
          <w:tcPr>
            <w:tcW w:w="480" w:type="dxa"/>
            <w:shd w:val="clear" w:color="auto" w:fill="000000"/>
            <w:vAlign w:val="bottom"/>
          </w:tcPr>
          <w:p w:rsidR="00A33515" w:rsidDel="002260E7" w:rsidRDefault="00A33515">
            <w:pPr>
              <w:spacing w:line="20" w:lineRule="exact"/>
              <w:rPr>
                <w:del w:id="7084" w:author="Admin" w:date="2019-02-19T02:10:00Z"/>
                <w:sz w:val="1"/>
                <w:szCs w:val="1"/>
              </w:rPr>
            </w:pPr>
          </w:p>
        </w:tc>
        <w:tc>
          <w:tcPr>
            <w:tcW w:w="180" w:type="dxa"/>
            <w:vAlign w:val="bottom"/>
          </w:tcPr>
          <w:p w:rsidR="00A33515" w:rsidDel="002260E7" w:rsidRDefault="00A33515">
            <w:pPr>
              <w:spacing w:line="20" w:lineRule="exact"/>
              <w:rPr>
                <w:del w:id="7085" w:author="Admin" w:date="2019-02-19T02:10:00Z"/>
                <w:sz w:val="1"/>
                <w:szCs w:val="1"/>
              </w:rPr>
            </w:pPr>
          </w:p>
        </w:tc>
        <w:tc>
          <w:tcPr>
            <w:tcW w:w="640" w:type="dxa"/>
            <w:vMerge w:val="restart"/>
            <w:vAlign w:val="bottom"/>
          </w:tcPr>
          <w:p w:rsidR="00A33515" w:rsidDel="002260E7" w:rsidRDefault="001A4D22">
            <w:pPr>
              <w:jc w:val="right"/>
              <w:rPr>
                <w:del w:id="7086" w:author="Admin" w:date="2019-02-19T02:10:00Z"/>
                <w:sz w:val="20"/>
                <w:szCs w:val="20"/>
              </w:rPr>
            </w:pPr>
            <w:del w:id="7087" w:author="Admin" w:date="2019-02-19T02:10:00Z">
              <w:r w:rsidDel="002260E7">
                <w:rPr>
                  <w:rFonts w:eastAsia="Times New Roman"/>
                  <w:i/>
                  <w:iCs/>
                  <w:sz w:val="20"/>
                  <w:szCs w:val="20"/>
                </w:rPr>
                <w:delText xml:space="preserve">!  </w:delText>
              </w:r>
              <w:r w:rsidDel="002260E7">
                <w:rPr>
                  <w:rFonts w:eastAsia="Times New Roman"/>
                  <w:sz w:val="20"/>
                  <w:szCs w:val="20"/>
                </w:rPr>
                <w:delText>(</w:delText>
              </w:r>
            </w:del>
          </w:p>
        </w:tc>
        <w:tc>
          <w:tcPr>
            <w:tcW w:w="340" w:type="dxa"/>
            <w:vAlign w:val="bottom"/>
          </w:tcPr>
          <w:p w:rsidR="00A33515" w:rsidDel="002260E7" w:rsidRDefault="00A33515">
            <w:pPr>
              <w:spacing w:line="20" w:lineRule="exact"/>
              <w:rPr>
                <w:del w:id="7088" w:author="Admin" w:date="2019-02-19T02:10:00Z"/>
                <w:sz w:val="1"/>
                <w:szCs w:val="1"/>
              </w:rPr>
            </w:pPr>
          </w:p>
        </w:tc>
        <w:tc>
          <w:tcPr>
            <w:tcW w:w="1020" w:type="dxa"/>
            <w:gridSpan w:val="2"/>
            <w:vAlign w:val="bottom"/>
          </w:tcPr>
          <w:p w:rsidR="00A33515" w:rsidDel="002260E7" w:rsidRDefault="00A33515">
            <w:pPr>
              <w:spacing w:line="20" w:lineRule="exact"/>
              <w:rPr>
                <w:del w:id="7089" w:author="Admin" w:date="2019-02-19T02:10:00Z"/>
                <w:sz w:val="1"/>
                <w:szCs w:val="1"/>
              </w:rPr>
            </w:pPr>
          </w:p>
        </w:tc>
        <w:tc>
          <w:tcPr>
            <w:tcW w:w="0" w:type="dxa"/>
            <w:vAlign w:val="bottom"/>
          </w:tcPr>
          <w:p w:rsidR="00A33515" w:rsidDel="002260E7" w:rsidRDefault="00A33515">
            <w:pPr>
              <w:spacing w:line="20" w:lineRule="exact"/>
              <w:rPr>
                <w:del w:id="7090" w:author="Admin" w:date="2019-02-19T02:10:00Z"/>
                <w:sz w:val="1"/>
                <w:szCs w:val="1"/>
              </w:rPr>
            </w:pPr>
          </w:p>
        </w:tc>
      </w:tr>
      <w:tr w:rsidR="00A33515" w:rsidDel="002260E7">
        <w:trPr>
          <w:trHeight w:val="308"/>
          <w:del w:id="7091" w:author="Admin" w:date="2019-02-19T02:10:00Z"/>
        </w:trPr>
        <w:tc>
          <w:tcPr>
            <w:tcW w:w="560" w:type="dxa"/>
            <w:vAlign w:val="bottom"/>
          </w:tcPr>
          <w:p w:rsidR="00A33515" w:rsidDel="002260E7" w:rsidRDefault="001A4D22">
            <w:pPr>
              <w:ind w:right="60"/>
              <w:jc w:val="right"/>
              <w:rPr>
                <w:del w:id="7092" w:author="Admin" w:date="2019-02-19T02:10:00Z"/>
                <w:sz w:val="20"/>
                <w:szCs w:val="20"/>
              </w:rPr>
            </w:pPr>
            <w:del w:id="7093" w:author="Admin" w:date="2019-02-19T02:10:00Z">
              <w:r w:rsidDel="002260E7">
                <w:rPr>
                  <w:rFonts w:eastAsia="Times New Roman"/>
                  <w:sz w:val="20"/>
                  <w:szCs w:val="20"/>
                </w:rPr>
                <w:delText xml:space="preserve">(  </w:delText>
              </w:r>
              <w:r w:rsidDel="002260E7">
                <w:rPr>
                  <w:rFonts w:ascii="Arial" w:eastAsia="Arial" w:hAnsi="Arial" w:cs="Arial"/>
                  <w:sz w:val="20"/>
                  <w:szCs w:val="20"/>
                </w:rPr>
                <w:delText>1</w:delText>
              </w:r>
              <w:r w:rsidDel="002260E7">
                <w:rPr>
                  <w:rFonts w:eastAsia="Times New Roman"/>
                  <w:i/>
                  <w:iCs/>
                  <w:sz w:val="20"/>
                  <w:szCs w:val="20"/>
                </w:rPr>
                <w:delText>;</w:delText>
              </w:r>
            </w:del>
          </w:p>
        </w:tc>
        <w:tc>
          <w:tcPr>
            <w:tcW w:w="220" w:type="dxa"/>
            <w:vAlign w:val="bottom"/>
          </w:tcPr>
          <w:p w:rsidR="00A33515" w:rsidDel="002260E7" w:rsidRDefault="001A4D22">
            <w:pPr>
              <w:jc w:val="right"/>
              <w:rPr>
                <w:del w:id="7094" w:author="Admin" w:date="2019-02-19T02:10:00Z"/>
                <w:sz w:val="20"/>
                <w:szCs w:val="20"/>
              </w:rPr>
            </w:pPr>
            <w:del w:id="7095" w:author="Admin" w:date="2019-02-19T02:10:00Z">
              <w:r w:rsidDel="002260E7">
                <w:rPr>
                  <w:rFonts w:ascii="Arial" w:eastAsia="Arial" w:hAnsi="Arial" w:cs="Arial"/>
                  <w:w w:val="89"/>
                  <w:sz w:val="20"/>
                  <w:szCs w:val="20"/>
                </w:rPr>
                <w:delText>1</w:delText>
              </w:r>
              <w:r w:rsidDel="002260E7">
                <w:rPr>
                  <w:rFonts w:eastAsia="Times New Roman"/>
                  <w:i/>
                  <w:iCs/>
                  <w:w w:val="89"/>
                  <w:sz w:val="20"/>
                  <w:szCs w:val="20"/>
                </w:rPr>
                <w:delText>;</w:delText>
              </w:r>
            </w:del>
          </w:p>
        </w:tc>
        <w:tc>
          <w:tcPr>
            <w:tcW w:w="160" w:type="dxa"/>
            <w:vAlign w:val="bottom"/>
          </w:tcPr>
          <w:p w:rsidR="00A33515" w:rsidDel="002260E7" w:rsidRDefault="00A33515">
            <w:pPr>
              <w:rPr>
                <w:del w:id="7096" w:author="Admin" w:date="2019-02-19T02:10:00Z"/>
                <w:sz w:val="24"/>
                <w:szCs w:val="24"/>
              </w:rPr>
            </w:pPr>
          </w:p>
        </w:tc>
        <w:tc>
          <w:tcPr>
            <w:tcW w:w="320" w:type="dxa"/>
            <w:vAlign w:val="bottom"/>
          </w:tcPr>
          <w:p w:rsidR="00A33515" w:rsidDel="002260E7" w:rsidRDefault="001A4D22">
            <w:pPr>
              <w:ind w:right="60"/>
              <w:jc w:val="right"/>
              <w:rPr>
                <w:del w:id="7097" w:author="Admin" w:date="2019-02-19T02:10:00Z"/>
                <w:sz w:val="20"/>
                <w:szCs w:val="20"/>
              </w:rPr>
            </w:pPr>
            <w:del w:id="7098" w:author="Admin" w:date="2019-02-19T02:10:00Z">
              <w:r w:rsidDel="002260E7">
                <w:rPr>
                  <w:rFonts w:ascii="Arial" w:eastAsia="Arial" w:hAnsi="Arial" w:cs="Arial"/>
                  <w:w w:val="78"/>
                  <w:sz w:val="20"/>
                  <w:szCs w:val="20"/>
                </w:rPr>
                <w:delText>1</w:delText>
              </w:r>
              <w:r w:rsidDel="002260E7">
                <w:rPr>
                  <w:rFonts w:eastAsia="Times New Roman"/>
                  <w:i/>
                  <w:iCs/>
                  <w:w w:val="78"/>
                  <w:sz w:val="20"/>
                  <w:szCs w:val="20"/>
                </w:rPr>
                <w:delText>;</w:delText>
              </w:r>
            </w:del>
          </w:p>
        </w:tc>
        <w:tc>
          <w:tcPr>
            <w:tcW w:w="660" w:type="dxa"/>
            <w:gridSpan w:val="2"/>
            <w:vAlign w:val="bottom"/>
          </w:tcPr>
          <w:p w:rsidR="00A33515" w:rsidDel="002260E7" w:rsidRDefault="001A4D22">
            <w:pPr>
              <w:ind w:right="100"/>
              <w:jc w:val="right"/>
              <w:rPr>
                <w:del w:id="7099" w:author="Admin" w:date="2019-02-19T02:10:00Z"/>
                <w:sz w:val="20"/>
                <w:szCs w:val="20"/>
              </w:rPr>
            </w:pPr>
            <w:del w:id="7100" w:author="Admin" w:date="2019-02-19T02:10:00Z">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del>
          </w:p>
        </w:tc>
        <w:tc>
          <w:tcPr>
            <w:tcW w:w="640" w:type="dxa"/>
            <w:vMerge/>
            <w:vAlign w:val="bottom"/>
          </w:tcPr>
          <w:p w:rsidR="00A33515" w:rsidDel="002260E7" w:rsidRDefault="00A33515">
            <w:pPr>
              <w:rPr>
                <w:del w:id="7101" w:author="Admin" w:date="2019-02-19T02:10:00Z"/>
                <w:sz w:val="24"/>
                <w:szCs w:val="24"/>
              </w:rPr>
            </w:pPr>
          </w:p>
        </w:tc>
        <w:tc>
          <w:tcPr>
            <w:tcW w:w="340" w:type="dxa"/>
            <w:vAlign w:val="bottom"/>
          </w:tcPr>
          <w:p w:rsidR="00A33515" w:rsidDel="002260E7" w:rsidRDefault="001A4D22">
            <w:pPr>
              <w:jc w:val="right"/>
              <w:rPr>
                <w:del w:id="7102" w:author="Admin" w:date="2019-02-19T02:10:00Z"/>
                <w:sz w:val="20"/>
                <w:szCs w:val="20"/>
              </w:rPr>
            </w:pPr>
            <w:del w:id="7103" w:author="Admin" w:date="2019-02-19T02:10:00Z">
              <w:r w:rsidDel="002260E7">
                <w:rPr>
                  <w:rFonts w:ascii="Arial" w:eastAsia="Arial" w:hAnsi="Arial" w:cs="Arial"/>
                  <w:sz w:val="20"/>
                  <w:szCs w:val="20"/>
                </w:rPr>
                <w:delText>1</w:delText>
              </w:r>
              <w:r w:rsidDel="002260E7">
                <w:rPr>
                  <w:rFonts w:eastAsia="Times New Roman"/>
                  <w:i/>
                  <w:iCs/>
                  <w:sz w:val="20"/>
                  <w:szCs w:val="20"/>
                </w:rPr>
                <w:delText>;</w:delText>
              </w:r>
            </w:del>
          </w:p>
        </w:tc>
        <w:tc>
          <w:tcPr>
            <w:tcW w:w="1020" w:type="dxa"/>
            <w:gridSpan w:val="2"/>
            <w:vAlign w:val="bottom"/>
          </w:tcPr>
          <w:p w:rsidR="00A33515" w:rsidDel="002260E7" w:rsidRDefault="001A4D22">
            <w:pPr>
              <w:ind w:left="100"/>
              <w:rPr>
                <w:del w:id="7104" w:author="Admin" w:date="2019-02-19T02:10:00Z"/>
                <w:sz w:val="20"/>
                <w:szCs w:val="20"/>
              </w:rPr>
            </w:pPr>
            <w:del w:id="7105" w:author="Admin" w:date="2019-02-19T02:10:00Z">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del>
          </w:p>
        </w:tc>
        <w:tc>
          <w:tcPr>
            <w:tcW w:w="0" w:type="dxa"/>
            <w:vAlign w:val="bottom"/>
          </w:tcPr>
          <w:p w:rsidR="00A33515" w:rsidDel="002260E7" w:rsidRDefault="00A33515">
            <w:pPr>
              <w:rPr>
                <w:del w:id="7106" w:author="Admin" w:date="2019-02-19T02:10:00Z"/>
                <w:sz w:val="1"/>
                <w:szCs w:val="1"/>
              </w:rPr>
            </w:pPr>
          </w:p>
        </w:tc>
      </w:tr>
      <w:tr w:rsidR="00A33515" w:rsidDel="002260E7">
        <w:trPr>
          <w:trHeight w:val="20"/>
          <w:del w:id="7107" w:author="Admin" w:date="2019-02-19T02:10:00Z"/>
        </w:trPr>
        <w:tc>
          <w:tcPr>
            <w:tcW w:w="560" w:type="dxa"/>
            <w:vAlign w:val="bottom"/>
          </w:tcPr>
          <w:p w:rsidR="00A33515" w:rsidDel="002260E7" w:rsidRDefault="00A33515">
            <w:pPr>
              <w:spacing w:line="20" w:lineRule="exact"/>
              <w:rPr>
                <w:del w:id="7108" w:author="Admin" w:date="2019-02-19T02:10:00Z"/>
                <w:sz w:val="1"/>
                <w:szCs w:val="1"/>
              </w:rPr>
            </w:pPr>
          </w:p>
        </w:tc>
        <w:tc>
          <w:tcPr>
            <w:tcW w:w="220" w:type="dxa"/>
            <w:vAlign w:val="bottom"/>
          </w:tcPr>
          <w:p w:rsidR="00A33515" w:rsidDel="002260E7" w:rsidRDefault="00A33515">
            <w:pPr>
              <w:spacing w:line="20" w:lineRule="exact"/>
              <w:rPr>
                <w:del w:id="7109" w:author="Admin" w:date="2019-02-19T02:10:00Z"/>
                <w:sz w:val="1"/>
                <w:szCs w:val="1"/>
              </w:rPr>
            </w:pPr>
          </w:p>
        </w:tc>
        <w:tc>
          <w:tcPr>
            <w:tcW w:w="160" w:type="dxa"/>
            <w:shd w:val="clear" w:color="auto" w:fill="000000"/>
            <w:vAlign w:val="bottom"/>
          </w:tcPr>
          <w:p w:rsidR="00A33515" w:rsidDel="002260E7" w:rsidRDefault="00A33515">
            <w:pPr>
              <w:spacing w:line="20" w:lineRule="exact"/>
              <w:rPr>
                <w:del w:id="7110" w:author="Admin" w:date="2019-02-19T02:10:00Z"/>
                <w:sz w:val="1"/>
                <w:szCs w:val="1"/>
              </w:rPr>
            </w:pPr>
          </w:p>
        </w:tc>
        <w:tc>
          <w:tcPr>
            <w:tcW w:w="320" w:type="dxa"/>
            <w:shd w:val="clear" w:color="auto" w:fill="000000"/>
            <w:vAlign w:val="bottom"/>
          </w:tcPr>
          <w:p w:rsidR="00A33515" w:rsidDel="002260E7" w:rsidRDefault="00A33515">
            <w:pPr>
              <w:spacing w:line="20" w:lineRule="exact"/>
              <w:rPr>
                <w:del w:id="7111" w:author="Admin" w:date="2019-02-19T02:10:00Z"/>
                <w:sz w:val="1"/>
                <w:szCs w:val="1"/>
              </w:rPr>
            </w:pPr>
          </w:p>
        </w:tc>
        <w:tc>
          <w:tcPr>
            <w:tcW w:w="480" w:type="dxa"/>
            <w:shd w:val="clear" w:color="auto" w:fill="000000"/>
            <w:vAlign w:val="bottom"/>
          </w:tcPr>
          <w:p w:rsidR="00A33515" w:rsidDel="002260E7" w:rsidRDefault="00A33515">
            <w:pPr>
              <w:spacing w:line="20" w:lineRule="exact"/>
              <w:rPr>
                <w:del w:id="7112" w:author="Admin" w:date="2019-02-19T02:10:00Z"/>
                <w:sz w:val="1"/>
                <w:szCs w:val="1"/>
              </w:rPr>
            </w:pPr>
          </w:p>
        </w:tc>
        <w:tc>
          <w:tcPr>
            <w:tcW w:w="180" w:type="dxa"/>
            <w:vAlign w:val="bottom"/>
          </w:tcPr>
          <w:p w:rsidR="00A33515" w:rsidDel="002260E7" w:rsidRDefault="00A33515">
            <w:pPr>
              <w:spacing w:line="20" w:lineRule="exact"/>
              <w:rPr>
                <w:del w:id="7113" w:author="Admin" w:date="2019-02-19T02:10:00Z"/>
                <w:sz w:val="1"/>
                <w:szCs w:val="1"/>
              </w:rPr>
            </w:pPr>
          </w:p>
        </w:tc>
        <w:tc>
          <w:tcPr>
            <w:tcW w:w="640" w:type="dxa"/>
            <w:vAlign w:val="bottom"/>
          </w:tcPr>
          <w:p w:rsidR="00A33515" w:rsidDel="002260E7" w:rsidRDefault="00A33515">
            <w:pPr>
              <w:spacing w:line="20" w:lineRule="exact"/>
              <w:rPr>
                <w:del w:id="7114" w:author="Admin" w:date="2019-02-19T02:10:00Z"/>
                <w:sz w:val="1"/>
                <w:szCs w:val="1"/>
              </w:rPr>
            </w:pPr>
          </w:p>
        </w:tc>
        <w:tc>
          <w:tcPr>
            <w:tcW w:w="340" w:type="dxa"/>
            <w:vAlign w:val="bottom"/>
          </w:tcPr>
          <w:p w:rsidR="00A33515" w:rsidDel="002260E7" w:rsidRDefault="00A33515">
            <w:pPr>
              <w:spacing w:line="20" w:lineRule="exact"/>
              <w:rPr>
                <w:del w:id="7115" w:author="Admin" w:date="2019-02-19T02:10:00Z"/>
                <w:sz w:val="1"/>
                <w:szCs w:val="1"/>
              </w:rPr>
            </w:pPr>
          </w:p>
        </w:tc>
        <w:tc>
          <w:tcPr>
            <w:tcW w:w="740" w:type="dxa"/>
            <w:vAlign w:val="bottom"/>
          </w:tcPr>
          <w:p w:rsidR="00A33515" w:rsidDel="002260E7" w:rsidRDefault="00A33515">
            <w:pPr>
              <w:spacing w:line="20" w:lineRule="exact"/>
              <w:rPr>
                <w:del w:id="7116" w:author="Admin" w:date="2019-02-19T02:10:00Z"/>
                <w:sz w:val="1"/>
                <w:szCs w:val="1"/>
              </w:rPr>
            </w:pPr>
          </w:p>
        </w:tc>
        <w:tc>
          <w:tcPr>
            <w:tcW w:w="280" w:type="dxa"/>
            <w:vAlign w:val="bottom"/>
          </w:tcPr>
          <w:p w:rsidR="00A33515" w:rsidDel="002260E7" w:rsidRDefault="00A33515">
            <w:pPr>
              <w:spacing w:line="20" w:lineRule="exact"/>
              <w:rPr>
                <w:del w:id="7117" w:author="Admin" w:date="2019-02-19T02:10:00Z"/>
                <w:sz w:val="1"/>
                <w:szCs w:val="1"/>
              </w:rPr>
            </w:pPr>
          </w:p>
        </w:tc>
        <w:tc>
          <w:tcPr>
            <w:tcW w:w="0" w:type="dxa"/>
            <w:vAlign w:val="bottom"/>
          </w:tcPr>
          <w:p w:rsidR="00A33515" w:rsidDel="002260E7" w:rsidRDefault="00A33515">
            <w:pPr>
              <w:spacing w:line="20" w:lineRule="exact"/>
              <w:rPr>
                <w:del w:id="7118" w:author="Admin" w:date="2019-02-19T02:10:00Z"/>
                <w:sz w:val="1"/>
                <w:szCs w:val="1"/>
              </w:rPr>
            </w:pPr>
          </w:p>
        </w:tc>
      </w:tr>
    </w:tbl>
    <w:p w:rsidR="00A33515" w:rsidDel="002260E7" w:rsidRDefault="00A33515">
      <w:pPr>
        <w:spacing w:line="280" w:lineRule="exact"/>
        <w:rPr>
          <w:del w:id="7119" w:author="Admin" w:date="2019-02-19T02:10:00Z"/>
          <w:sz w:val="20"/>
          <w:szCs w:val="20"/>
        </w:rPr>
      </w:pPr>
    </w:p>
    <w:p w:rsidR="00A33515" w:rsidDel="002260E7" w:rsidRDefault="001A4D22">
      <w:pPr>
        <w:rPr>
          <w:del w:id="7120" w:author="Admin" w:date="2019-02-19T02:10:00Z"/>
          <w:sz w:val="20"/>
          <w:szCs w:val="20"/>
        </w:rPr>
      </w:pPr>
      <w:del w:id="7121" w:author="Admin" w:date="2019-02-19T02:10:00Z">
        <w:r w:rsidDel="002260E7">
          <w:rPr>
            <w:rFonts w:ascii="Arial" w:eastAsia="Arial" w:hAnsi="Arial" w:cs="Arial"/>
            <w:b/>
            <w:bCs/>
            <w:sz w:val="26"/>
            <w:szCs w:val="26"/>
          </w:rPr>
          <w:delText>Задача 6.</w:delText>
        </w:r>
      </w:del>
    </w:p>
    <w:p w:rsidR="00A33515" w:rsidDel="002260E7" w:rsidRDefault="00A33515">
      <w:pPr>
        <w:spacing w:line="178" w:lineRule="exact"/>
        <w:rPr>
          <w:del w:id="7122" w:author="Admin" w:date="2019-02-19T02:10:00Z"/>
          <w:sz w:val="20"/>
          <w:szCs w:val="20"/>
        </w:rPr>
      </w:pPr>
    </w:p>
    <w:p w:rsidR="00A33515" w:rsidDel="002260E7" w:rsidRDefault="001A4D22">
      <w:pPr>
        <w:numPr>
          <w:ilvl w:val="0"/>
          <w:numId w:val="653"/>
        </w:numPr>
        <w:tabs>
          <w:tab w:val="left" w:pos="500"/>
        </w:tabs>
        <w:spacing w:line="285" w:lineRule="auto"/>
        <w:ind w:left="500" w:right="60" w:hanging="290"/>
        <w:jc w:val="both"/>
        <w:rPr>
          <w:del w:id="7123" w:author="Admin" w:date="2019-02-19T02:10:00Z"/>
          <w:rFonts w:ascii="Arial" w:eastAsia="Arial" w:hAnsi="Arial" w:cs="Arial"/>
          <w:b/>
          <w:bCs/>
          <w:sz w:val="20"/>
          <w:szCs w:val="20"/>
        </w:rPr>
        <w:pPrChange w:id="7124" w:author="Admin" w:date="2019-02-19T00:19:00Z">
          <w:pPr>
            <w:numPr>
              <w:numId w:val="656"/>
            </w:numPr>
            <w:tabs>
              <w:tab w:val="left" w:pos="500"/>
            </w:tabs>
            <w:spacing w:line="285" w:lineRule="auto"/>
            <w:ind w:left="500" w:right="60" w:hanging="290"/>
            <w:jc w:val="both"/>
          </w:pPr>
        </w:pPrChange>
      </w:pPr>
      <w:del w:id="7125" w:author="Admin" w:date="2019-02-19T02:10:00Z">
        <w:r w:rsidDel="002260E7">
          <w:rPr>
            <w:rFonts w:ascii="Arial" w:eastAsia="Arial" w:hAnsi="Arial" w:cs="Arial"/>
            <w:sz w:val="20"/>
            <w:szCs w:val="20"/>
          </w:rPr>
          <w:delText>Многозначное число называется старшим, если при перестановке любой группы цифр, стоящих в его начале, в конец, оно уменьша-ется. Найдите несколько старших пятизначных чисел. Сколько име-ется старших пятизначных чисел, в записи которых встречаются лишь цифры 1, 2 и 3?</w:delText>
        </w:r>
      </w:del>
    </w:p>
    <w:p w:rsidR="00A33515" w:rsidDel="002260E7" w:rsidRDefault="00A33515">
      <w:pPr>
        <w:spacing w:line="53" w:lineRule="exact"/>
        <w:rPr>
          <w:del w:id="7126" w:author="Admin" w:date="2019-02-19T02:10:00Z"/>
          <w:rFonts w:ascii="Arial" w:eastAsia="Arial" w:hAnsi="Arial" w:cs="Arial"/>
          <w:b/>
          <w:bCs/>
          <w:sz w:val="20"/>
          <w:szCs w:val="20"/>
        </w:rPr>
      </w:pPr>
    </w:p>
    <w:p w:rsidR="00A33515" w:rsidDel="002260E7" w:rsidRDefault="001A4D22">
      <w:pPr>
        <w:spacing w:line="332" w:lineRule="auto"/>
        <w:ind w:left="500"/>
        <w:rPr>
          <w:del w:id="7127" w:author="Admin" w:date="2019-02-19T02:10:00Z"/>
          <w:rFonts w:ascii="Arial" w:eastAsia="Arial" w:hAnsi="Arial" w:cs="Arial"/>
          <w:b/>
          <w:bCs/>
          <w:sz w:val="20"/>
          <w:szCs w:val="20"/>
        </w:rPr>
      </w:pPr>
      <w:del w:id="7128"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Заметим,</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что любое число,</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старшая цифра которого боль-ше всех остальных, является старшим — например, 21111, 54321.</w:delText>
        </w:r>
      </w:del>
    </w:p>
    <w:p w:rsidR="00A33515" w:rsidDel="002260E7" w:rsidRDefault="00A33515">
      <w:pPr>
        <w:rPr>
          <w:del w:id="7129" w:author="Admin" w:date="2019-02-19T02:10:00Z"/>
        </w:rPr>
        <w:sectPr w:rsidR="00A33515" w:rsidDel="002260E7">
          <w:pgSz w:w="8220" w:h="12472"/>
          <w:pgMar w:top="639" w:right="660" w:bottom="0" w:left="720" w:header="0" w:footer="0" w:gutter="0"/>
          <w:cols w:space="720" w:equalWidth="0">
            <w:col w:w="6840"/>
          </w:cols>
        </w:sectPr>
      </w:pPr>
    </w:p>
    <w:p w:rsidR="00A33515" w:rsidDel="002260E7" w:rsidRDefault="00A33515">
      <w:pPr>
        <w:spacing w:line="311" w:lineRule="exact"/>
        <w:rPr>
          <w:del w:id="7130" w:author="Admin" w:date="2019-02-19T02:10:00Z"/>
          <w:sz w:val="20"/>
          <w:szCs w:val="20"/>
        </w:rPr>
      </w:pPr>
    </w:p>
    <w:p w:rsidR="00A33515" w:rsidDel="002260E7" w:rsidRDefault="001A4D22">
      <w:pPr>
        <w:ind w:right="40"/>
        <w:jc w:val="center"/>
        <w:rPr>
          <w:del w:id="7131" w:author="Admin" w:date="2019-02-19T02:10:00Z"/>
          <w:sz w:val="20"/>
          <w:szCs w:val="20"/>
        </w:rPr>
      </w:pPr>
      <w:del w:id="7132"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281</w:delText>
        </w:r>
        <w:r w:rsidDel="002260E7">
          <w:rPr>
            <w:rFonts w:ascii="Arial" w:eastAsia="Arial" w:hAnsi="Arial" w:cs="Arial"/>
            <w:sz w:val="20"/>
            <w:szCs w:val="20"/>
          </w:rPr>
          <w:delText xml:space="preserve"> −</w:delText>
        </w:r>
      </w:del>
    </w:p>
    <w:p w:rsidR="00A33515" w:rsidDel="002260E7" w:rsidRDefault="00A33515">
      <w:pPr>
        <w:rPr>
          <w:del w:id="7133" w:author="Admin" w:date="2019-02-19T02:10:00Z"/>
        </w:rPr>
        <w:sectPr w:rsidR="00A33515" w:rsidDel="002260E7">
          <w:type w:val="continuous"/>
          <w:pgSz w:w="8220" w:h="12472"/>
          <w:pgMar w:top="639" w:right="660" w:bottom="0" w:left="720" w:header="0" w:footer="0" w:gutter="0"/>
          <w:cols w:space="720" w:equalWidth="0">
            <w:col w:w="6840"/>
          </w:cols>
        </w:sectPr>
      </w:pPr>
    </w:p>
    <w:p w:rsidR="00A33515" w:rsidDel="002260E7" w:rsidRDefault="001A4D22">
      <w:pPr>
        <w:ind w:right="40"/>
        <w:jc w:val="center"/>
        <w:rPr>
          <w:del w:id="7134" w:author="Admin" w:date="2019-02-19T02:10:00Z"/>
          <w:sz w:val="20"/>
          <w:szCs w:val="20"/>
        </w:rPr>
      </w:pPr>
      <w:bookmarkStart w:id="7135" w:name="page292"/>
      <w:bookmarkEnd w:id="7135"/>
      <w:del w:id="7136" w:author="Admin" w:date="2019-02-19T02:10:00Z">
        <w:r w:rsidDel="002260E7">
          <w:rPr>
            <w:rFonts w:ascii="Arial" w:eastAsia="Arial" w:hAnsi="Arial" w:cs="Arial"/>
            <w:sz w:val="18"/>
            <w:szCs w:val="18"/>
          </w:rPr>
          <w:lastRenderedPageBreak/>
          <w:delText>2011 год, 8 класс</w:delText>
        </w:r>
      </w:del>
    </w:p>
    <w:p w:rsidR="00A33515" w:rsidDel="002260E7" w:rsidRDefault="00A33515">
      <w:pPr>
        <w:spacing w:line="184" w:lineRule="exact"/>
        <w:rPr>
          <w:del w:id="7137" w:author="Admin" w:date="2019-02-19T02:10:00Z"/>
          <w:sz w:val="20"/>
          <w:szCs w:val="20"/>
        </w:rPr>
      </w:pPr>
    </w:p>
    <w:p w:rsidR="00A33515" w:rsidDel="002260E7" w:rsidRDefault="001A4D22">
      <w:pPr>
        <w:spacing w:line="303" w:lineRule="auto"/>
        <w:ind w:left="500"/>
        <w:rPr>
          <w:del w:id="7138" w:author="Admin" w:date="2019-02-19T02:10:00Z"/>
          <w:sz w:val="20"/>
          <w:szCs w:val="20"/>
        </w:rPr>
      </w:pPr>
      <w:del w:id="7139" w:author="Admin" w:date="2019-02-19T02:10:00Z">
        <w:r w:rsidDel="002260E7">
          <w:rPr>
            <w:rFonts w:ascii="Arial" w:eastAsia="Arial" w:hAnsi="Arial" w:cs="Arial"/>
            <w:sz w:val="20"/>
            <w:szCs w:val="20"/>
          </w:rPr>
          <w:delText>Теперь подсчитаем количество пятизначных старших чисел из цифр 1, 2 и 3.</w:delText>
        </w:r>
      </w:del>
    </w:p>
    <w:p w:rsidR="00A33515" w:rsidDel="002260E7" w:rsidRDefault="00A33515">
      <w:pPr>
        <w:spacing w:line="17" w:lineRule="exact"/>
        <w:rPr>
          <w:del w:id="7140" w:author="Admin" w:date="2019-02-19T02:10:00Z"/>
          <w:sz w:val="20"/>
          <w:szCs w:val="20"/>
        </w:rPr>
      </w:pPr>
    </w:p>
    <w:p w:rsidR="00A33515" w:rsidDel="002260E7" w:rsidRDefault="001A4D22">
      <w:pPr>
        <w:spacing w:line="268" w:lineRule="auto"/>
        <w:ind w:left="500" w:right="40"/>
        <w:jc w:val="both"/>
        <w:rPr>
          <w:del w:id="7141" w:author="Admin" w:date="2019-02-19T02:10:00Z"/>
          <w:sz w:val="20"/>
          <w:szCs w:val="20"/>
        </w:rPr>
      </w:pPr>
      <w:del w:id="7142" w:author="Admin" w:date="2019-02-19T02:10:00Z">
        <w:r w:rsidDel="002260E7">
          <w:rPr>
            <w:rFonts w:ascii="Arial" w:eastAsia="Arial" w:hAnsi="Arial" w:cs="Arial"/>
            <w:sz w:val="20"/>
            <w:szCs w:val="20"/>
          </w:rPr>
          <w:delText>Всего возможно 3</w:delText>
        </w:r>
        <w:r w:rsidDel="002260E7">
          <w:rPr>
            <w:rFonts w:ascii="Arial" w:eastAsia="Arial" w:hAnsi="Arial" w:cs="Arial"/>
            <w:sz w:val="27"/>
            <w:szCs w:val="27"/>
            <w:vertAlign w:val="superscript"/>
          </w:rPr>
          <w:delText>5</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243 различных пятизначных числа из таких цифр. Не являются старшими числа, которые при сдвиге совпада-ют сами с собой. Поскольку длина числа является простой, то, если число совпадает с собой при каком-то не кратном длине сдвиге, то оно должно совпадать с собой и при единичном сдвиге. А таких чи-сел только три (11111, 22222 и 33333).</w:delText>
        </w:r>
      </w:del>
    </w:p>
    <w:p w:rsidR="00A33515" w:rsidDel="002260E7" w:rsidRDefault="00A33515">
      <w:pPr>
        <w:spacing w:line="63" w:lineRule="exact"/>
        <w:rPr>
          <w:del w:id="7143" w:author="Admin" w:date="2019-02-19T02:10:00Z"/>
          <w:sz w:val="20"/>
          <w:szCs w:val="20"/>
        </w:rPr>
      </w:pPr>
    </w:p>
    <w:p w:rsidR="00A33515" w:rsidDel="002260E7" w:rsidRDefault="001A4D22">
      <w:pPr>
        <w:numPr>
          <w:ilvl w:val="0"/>
          <w:numId w:val="654"/>
        </w:numPr>
        <w:tabs>
          <w:tab w:val="left" w:pos="688"/>
        </w:tabs>
        <w:spacing w:line="291" w:lineRule="auto"/>
        <w:ind w:left="500" w:right="40" w:hanging="2"/>
        <w:jc w:val="both"/>
        <w:rPr>
          <w:del w:id="7144" w:author="Admin" w:date="2019-02-19T02:10:00Z"/>
          <w:rFonts w:ascii="Arial" w:eastAsia="Arial" w:hAnsi="Arial" w:cs="Arial"/>
          <w:sz w:val="20"/>
          <w:szCs w:val="20"/>
        </w:rPr>
        <w:pPrChange w:id="7145" w:author="Admin" w:date="2019-02-19T00:19:00Z">
          <w:pPr>
            <w:numPr>
              <w:numId w:val="657"/>
            </w:numPr>
            <w:tabs>
              <w:tab w:val="left" w:pos="688"/>
            </w:tabs>
            <w:spacing w:line="291" w:lineRule="auto"/>
            <w:ind w:left="500" w:right="40" w:hanging="2"/>
            <w:jc w:val="both"/>
          </w:pPr>
        </w:pPrChange>
      </w:pPr>
      <w:del w:id="7146" w:author="Admin" w:date="2019-02-19T02:10:00Z">
        <w:r w:rsidDel="002260E7">
          <w:rPr>
            <w:rFonts w:ascii="Arial" w:eastAsia="Arial" w:hAnsi="Arial" w:cs="Arial"/>
            <w:sz w:val="20"/>
            <w:szCs w:val="20"/>
          </w:rPr>
          <w:delText>остальных 240 чисел все 5 сдвигов различны, и эти числа разби-ваются на 48 групп по 5 чисел. Максимумы этих групп и являются всеми возможными старшими числами. Ответ: 48 чисел.</w:delText>
        </w:r>
      </w:del>
    </w:p>
    <w:p w:rsidR="00A33515" w:rsidDel="002260E7" w:rsidRDefault="00A33515">
      <w:pPr>
        <w:spacing w:line="270" w:lineRule="exact"/>
        <w:rPr>
          <w:del w:id="7147" w:author="Admin" w:date="2019-02-19T02:10:00Z"/>
          <w:sz w:val="20"/>
          <w:szCs w:val="20"/>
        </w:rPr>
      </w:pPr>
    </w:p>
    <w:p w:rsidR="00A33515" w:rsidDel="002260E7" w:rsidRDefault="001A4D22">
      <w:pPr>
        <w:rPr>
          <w:del w:id="7148" w:author="Admin" w:date="2019-02-19T02:10:00Z"/>
          <w:sz w:val="20"/>
          <w:szCs w:val="20"/>
        </w:rPr>
      </w:pPr>
      <w:del w:id="7149" w:author="Admin" w:date="2019-02-19T02:10:00Z">
        <w:r w:rsidDel="002260E7">
          <w:rPr>
            <w:rFonts w:ascii="Arial" w:eastAsia="Arial" w:hAnsi="Arial" w:cs="Arial"/>
            <w:b/>
            <w:bCs/>
            <w:sz w:val="26"/>
            <w:szCs w:val="26"/>
          </w:rPr>
          <w:delText>Задача 8.</w:delText>
        </w:r>
      </w:del>
    </w:p>
    <w:p w:rsidR="00A33515" w:rsidDel="002260E7" w:rsidRDefault="00A33515">
      <w:pPr>
        <w:spacing w:line="178" w:lineRule="exact"/>
        <w:rPr>
          <w:del w:id="7150" w:author="Admin" w:date="2019-02-19T02:10:00Z"/>
          <w:sz w:val="20"/>
          <w:szCs w:val="20"/>
        </w:rPr>
      </w:pPr>
    </w:p>
    <w:p w:rsidR="00A33515" w:rsidDel="002260E7" w:rsidRDefault="001A4D22">
      <w:pPr>
        <w:numPr>
          <w:ilvl w:val="0"/>
          <w:numId w:val="655"/>
        </w:numPr>
        <w:tabs>
          <w:tab w:val="left" w:pos="500"/>
        </w:tabs>
        <w:ind w:left="500" w:hanging="290"/>
        <w:rPr>
          <w:del w:id="7151" w:author="Admin" w:date="2019-02-19T02:10:00Z"/>
          <w:rFonts w:ascii="Arial" w:eastAsia="Arial" w:hAnsi="Arial" w:cs="Arial"/>
          <w:b/>
          <w:bCs/>
          <w:sz w:val="20"/>
          <w:szCs w:val="20"/>
        </w:rPr>
        <w:pPrChange w:id="7152" w:author="Admin" w:date="2019-02-19T00:19:00Z">
          <w:pPr>
            <w:numPr>
              <w:numId w:val="658"/>
            </w:numPr>
            <w:tabs>
              <w:tab w:val="left" w:pos="500"/>
            </w:tabs>
            <w:ind w:left="500" w:hanging="290"/>
          </w:pPr>
        </w:pPrChange>
      </w:pPr>
      <w:del w:id="7153" w:author="Admin" w:date="2019-02-19T02:10:00Z">
        <w:r w:rsidDel="002260E7">
          <w:rPr>
            <w:rFonts w:ascii="Arial" w:eastAsia="Arial" w:hAnsi="Arial" w:cs="Arial"/>
            <w:sz w:val="20"/>
            <w:szCs w:val="20"/>
          </w:rPr>
          <w:delText xml:space="preserve">Квадрат состоит из </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sz w:val="20"/>
            <w:szCs w:val="20"/>
          </w:rPr>
          <w:delText>)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sz w:val="20"/>
            <w:szCs w:val="20"/>
          </w:rPr>
          <w:delText xml:space="preserve"> белых клеток. Вовочка закрашива-</w:delText>
        </w:r>
      </w:del>
    </w:p>
    <w:p w:rsidR="00A33515" w:rsidDel="002260E7" w:rsidRDefault="00A33515">
      <w:pPr>
        <w:spacing w:line="83" w:lineRule="exact"/>
        <w:rPr>
          <w:del w:id="7154" w:author="Admin" w:date="2019-02-19T02:10:00Z"/>
          <w:sz w:val="20"/>
          <w:szCs w:val="20"/>
        </w:rPr>
      </w:pPr>
    </w:p>
    <w:p w:rsidR="00A33515" w:rsidDel="002260E7" w:rsidRDefault="001A4D22">
      <w:pPr>
        <w:spacing w:line="273" w:lineRule="auto"/>
        <w:ind w:left="500" w:right="40"/>
        <w:jc w:val="both"/>
        <w:rPr>
          <w:del w:id="7155" w:author="Admin" w:date="2019-02-19T02:10:00Z"/>
          <w:sz w:val="20"/>
          <w:szCs w:val="20"/>
        </w:rPr>
      </w:pPr>
      <w:del w:id="7156" w:author="Admin" w:date="2019-02-19T02:10:00Z">
        <w:r w:rsidDel="002260E7">
          <w:rPr>
            <w:rFonts w:ascii="Arial" w:eastAsia="Arial" w:hAnsi="Arial" w:cs="Arial"/>
            <w:sz w:val="20"/>
            <w:szCs w:val="20"/>
          </w:rPr>
          <w:delText xml:space="preserve">ет некоторые клетки квадрата в чёрный цвет, а Дима вычёркивает какие-либо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1 столбцов 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1 строк этого квадрата. Докажите, что Вовочка может закрасить 3</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клеток так, что при любом дими-ном вычёркивании в квадрате оставалась бы по крайней мере одна белая клеточка.</w:delText>
        </w:r>
      </w:del>
    </w:p>
    <w:p w:rsidR="00A33515" w:rsidDel="002260E7" w:rsidRDefault="00A33515">
      <w:pPr>
        <w:spacing w:line="59" w:lineRule="exact"/>
        <w:rPr>
          <w:del w:id="7157" w:author="Admin" w:date="2019-02-19T02:10:00Z"/>
          <w:sz w:val="20"/>
          <w:szCs w:val="20"/>
        </w:rPr>
      </w:pPr>
    </w:p>
    <w:p w:rsidR="00A33515" w:rsidDel="002260E7" w:rsidRDefault="001A4D22">
      <w:pPr>
        <w:spacing w:line="303" w:lineRule="auto"/>
        <w:ind w:left="500" w:right="40"/>
        <w:jc w:val="both"/>
        <w:rPr>
          <w:del w:id="7158" w:author="Admin" w:date="2019-02-19T02:10:00Z"/>
          <w:sz w:val="20"/>
          <w:szCs w:val="20"/>
        </w:rPr>
      </w:pPr>
      <w:del w:id="7159"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Приведем вариант раскраски,</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из которой Дима не смо-жет вычеркнуть все белые клетки.</w:delText>
        </w:r>
      </w:del>
    </w:p>
    <w:p w:rsidR="00A33515" w:rsidDel="002260E7" w:rsidRDefault="00A33515">
      <w:pPr>
        <w:spacing w:line="30" w:lineRule="exact"/>
        <w:rPr>
          <w:del w:id="7160" w:author="Admin" w:date="2019-02-19T02:10:00Z"/>
          <w:sz w:val="20"/>
          <w:szCs w:val="20"/>
        </w:rPr>
      </w:pPr>
    </w:p>
    <w:p w:rsidR="00A33515" w:rsidDel="002260E7" w:rsidRDefault="001A4D22">
      <w:pPr>
        <w:spacing w:line="286" w:lineRule="auto"/>
        <w:ind w:left="500" w:right="40"/>
        <w:jc w:val="both"/>
        <w:rPr>
          <w:del w:id="7161" w:author="Admin" w:date="2019-02-19T02:10:00Z"/>
          <w:sz w:val="20"/>
          <w:szCs w:val="20"/>
        </w:rPr>
      </w:pPr>
      <w:del w:id="7162" w:author="Admin" w:date="2019-02-19T02:10:00Z">
        <w:r w:rsidDel="002260E7">
          <w:rPr>
            <w:rFonts w:ascii="Arial" w:eastAsia="Arial" w:hAnsi="Arial" w:cs="Arial"/>
            <w:sz w:val="20"/>
            <w:szCs w:val="20"/>
          </w:rPr>
          <w:delText xml:space="preserve">Первые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клеток Вовочка должен отметить в первой колонке квад-рата со строки 1 по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вторые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клеток — в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строке со второй ко-лонки до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и остающиеся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клеток — на диагонали </w:delText>
        </w:r>
        <w:r w:rsidDel="002260E7">
          <w:rPr>
            <w:rFonts w:eastAsia="Times New Roman"/>
            <w:sz w:val="20"/>
            <w:szCs w:val="20"/>
          </w:rPr>
          <w:delText>(</w:delText>
        </w:r>
        <w:r w:rsidDel="002260E7">
          <w:rPr>
            <w:rFonts w:ascii="Arial" w:eastAsia="Arial" w:hAnsi="Arial" w:cs="Arial"/>
            <w:sz w:val="20"/>
            <w:szCs w:val="20"/>
          </w:rPr>
          <w:delText>2</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всего закрашено 3</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клеток.</w:delText>
        </w:r>
      </w:del>
    </w:p>
    <w:p w:rsidR="00A33515" w:rsidDel="002260E7" w:rsidRDefault="00A33515">
      <w:pPr>
        <w:spacing w:line="46" w:lineRule="exact"/>
        <w:rPr>
          <w:del w:id="7163" w:author="Admin" w:date="2019-02-19T02:10:00Z"/>
          <w:sz w:val="20"/>
          <w:szCs w:val="20"/>
        </w:rPr>
      </w:pPr>
    </w:p>
    <w:p w:rsidR="00A33515" w:rsidDel="002260E7" w:rsidRDefault="001A4D22">
      <w:pPr>
        <w:ind w:left="500"/>
        <w:rPr>
          <w:del w:id="7164" w:author="Admin" w:date="2019-02-19T02:10:00Z"/>
          <w:sz w:val="20"/>
          <w:szCs w:val="20"/>
        </w:rPr>
      </w:pPr>
      <w:del w:id="7165" w:author="Admin" w:date="2019-02-19T02:10:00Z">
        <w:r w:rsidDel="002260E7">
          <w:rPr>
            <w:rFonts w:ascii="Arial" w:eastAsia="Arial" w:hAnsi="Arial" w:cs="Arial"/>
            <w:sz w:val="20"/>
            <w:szCs w:val="20"/>
          </w:rPr>
          <w:delText xml:space="preserve">Пример раскраски для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8 приведён ниже:</w:delText>
        </w:r>
      </w:del>
    </w:p>
    <w:p w:rsidR="00A33515" w:rsidDel="002260E7" w:rsidRDefault="001A4D22">
      <w:pPr>
        <w:spacing w:line="20" w:lineRule="exact"/>
        <w:rPr>
          <w:del w:id="7166" w:author="Admin" w:date="2019-02-19T02:10:00Z"/>
          <w:sz w:val="20"/>
          <w:szCs w:val="20"/>
        </w:rPr>
      </w:pPr>
      <w:del w:id="7167" w:author="Admin" w:date="2019-02-19T02:10:00Z">
        <w:r w:rsidDel="002260E7">
          <w:rPr>
            <w:noProof/>
            <w:sz w:val="20"/>
            <w:szCs w:val="20"/>
          </w:rPr>
          <mc:AlternateContent>
            <mc:Choice Requires="wps">
              <w:drawing>
                <wp:anchor distT="0" distB="0" distL="114300" distR="114300" simplePos="0" relativeHeight="251855872" behindDoc="1" locked="0" layoutInCell="0" allowOverlap="1" wp14:anchorId="019B99D9" wp14:editId="4969B81A">
                  <wp:simplePos x="0" y="0"/>
                  <wp:positionH relativeFrom="column">
                    <wp:posOffset>1588135</wp:posOffset>
                  </wp:positionH>
                  <wp:positionV relativeFrom="paragraph">
                    <wp:posOffset>1529080</wp:posOffset>
                  </wp:positionV>
                  <wp:extent cx="1445260" cy="0"/>
                  <wp:effectExtent l="0" t="0" r="0" b="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52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94" o:spid="_x0000_s1026" style="position:absolute;z-index:-251460608;visibility:visible;mso-wrap-style:square;mso-wrap-distance-left:9pt;mso-wrap-distance-top:0;mso-wrap-distance-right:9pt;mso-wrap-distance-bottom:0;mso-position-horizontal:absolute;mso-position-horizontal-relative:text;mso-position-vertical:absolute;mso-position-vertical-relative:text" from="125.05pt,120.4pt" to="238.85pt,1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56896" behindDoc="1" locked="0" layoutInCell="0" allowOverlap="1" wp14:anchorId="67940F4E" wp14:editId="361C190D">
                  <wp:simplePos x="0" y="0"/>
                  <wp:positionH relativeFrom="column">
                    <wp:posOffset>1588135</wp:posOffset>
                  </wp:positionH>
                  <wp:positionV relativeFrom="paragraph">
                    <wp:posOffset>1349375</wp:posOffset>
                  </wp:positionV>
                  <wp:extent cx="1445260" cy="0"/>
                  <wp:effectExtent l="0" t="0" r="0" b="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52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95" o:spid="_x0000_s1026" style="position:absolute;z-index:-251459584;visibility:visible;mso-wrap-style:square;mso-wrap-distance-left:9pt;mso-wrap-distance-top:0;mso-wrap-distance-right:9pt;mso-wrap-distance-bottom:0;mso-position-horizontal:absolute;mso-position-horizontal-relative:text;mso-position-vertical:absolute;mso-position-vertical-relative:text" from="125.05pt,106.25pt" to="238.85pt,10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57920" behindDoc="1" locked="0" layoutInCell="0" allowOverlap="1" wp14:anchorId="7F9D6D87" wp14:editId="557FE0FB">
                  <wp:simplePos x="0" y="0"/>
                  <wp:positionH relativeFrom="column">
                    <wp:posOffset>1588135</wp:posOffset>
                  </wp:positionH>
                  <wp:positionV relativeFrom="paragraph">
                    <wp:posOffset>1169670</wp:posOffset>
                  </wp:positionV>
                  <wp:extent cx="1445260" cy="0"/>
                  <wp:effectExtent l="0" t="0" r="0" b="0"/>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52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96" o:spid="_x0000_s1026" style="position:absolute;z-index:-251458560;visibility:visible;mso-wrap-style:square;mso-wrap-distance-left:9pt;mso-wrap-distance-top:0;mso-wrap-distance-right:9pt;mso-wrap-distance-bottom:0;mso-position-horizontal:absolute;mso-position-horizontal-relative:text;mso-position-vertical:absolute;mso-position-vertical-relative:text" from="125.05pt,92.1pt" to="238.85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58944" behindDoc="1" locked="0" layoutInCell="0" allowOverlap="1" wp14:anchorId="27AAE6A0" wp14:editId="625E4531">
                  <wp:simplePos x="0" y="0"/>
                  <wp:positionH relativeFrom="column">
                    <wp:posOffset>1588135</wp:posOffset>
                  </wp:positionH>
                  <wp:positionV relativeFrom="paragraph">
                    <wp:posOffset>989330</wp:posOffset>
                  </wp:positionV>
                  <wp:extent cx="1445260" cy="0"/>
                  <wp:effectExtent l="0" t="0" r="0" b="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52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97" o:spid="_x0000_s1026" style="position:absolute;z-index:-251457536;visibility:visible;mso-wrap-style:square;mso-wrap-distance-left:9pt;mso-wrap-distance-top:0;mso-wrap-distance-right:9pt;mso-wrap-distance-bottom:0;mso-position-horizontal:absolute;mso-position-horizontal-relative:text;mso-position-vertical:absolute;mso-position-vertical-relative:text" from="125.05pt,77.9pt" to="238.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59968" behindDoc="1" locked="0" layoutInCell="0" allowOverlap="1" wp14:anchorId="40ECFCCB" wp14:editId="5EAACF8F">
                  <wp:simplePos x="0" y="0"/>
                  <wp:positionH relativeFrom="column">
                    <wp:posOffset>1588135</wp:posOffset>
                  </wp:positionH>
                  <wp:positionV relativeFrom="paragraph">
                    <wp:posOffset>809625</wp:posOffset>
                  </wp:positionV>
                  <wp:extent cx="1445260" cy="0"/>
                  <wp:effectExtent l="0" t="0" r="0" b="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52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98" o:spid="_x0000_s1026" style="position:absolute;z-index:-251456512;visibility:visible;mso-wrap-style:square;mso-wrap-distance-left:9pt;mso-wrap-distance-top:0;mso-wrap-distance-right:9pt;mso-wrap-distance-bottom:0;mso-position-horizontal:absolute;mso-position-horizontal-relative:text;mso-position-vertical:absolute;mso-position-vertical-relative:text" from="125.05pt,63.75pt" to="238.85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60992" behindDoc="1" locked="0" layoutInCell="0" allowOverlap="1" wp14:anchorId="722BAE99" wp14:editId="10D60E0F">
                  <wp:simplePos x="0" y="0"/>
                  <wp:positionH relativeFrom="column">
                    <wp:posOffset>1588135</wp:posOffset>
                  </wp:positionH>
                  <wp:positionV relativeFrom="paragraph">
                    <wp:posOffset>629285</wp:posOffset>
                  </wp:positionV>
                  <wp:extent cx="1445260" cy="0"/>
                  <wp:effectExtent l="0" t="0" r="0" b="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52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99" o:spid="_x0000_s1026" style="position:absolute;z-index:-251455488;visibility:visible;mso-wrap-style:square;mso-wrap-distance-left:9pt;mso-wrap-distance-top:0;mso-wrap-distance-right:9pt;mso-wrap-distance-bottom:0;mso-position-horizontal:absolute;mso-position-horizontal-relative:text;mso-position-vertical:absolute;mso-position-vertical-relative:text" from="125.05pt,49.55pt" to="238.8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62016" behindDoc="1" locked="0" layoutInCell="0" allowOverlap="1" wp14:anchorId="5A97F644" wp14:editId="12CF859E">
                  <wp:simplePos x="0" y="0"/>
                  <wp:positionH relativeFrom="column">
                    <wp:posOffset>1588135</wp:posOffset>
                  </wp:positionH>
                  <wp:positionV relativeFrom="paragraph">
                    <wp:posOffset>449580</wp:posOffset>
                  </wp:positionV>
                  <wp:extent cx="1445260" cy="0"/>
                  <wp:effectExtent l="0" t="0" r="0" b="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52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00" o:spid="_x0000_s1026" style="position:absolute;z-index:-251454464;visibility:visible;mso-wrap-style:square;mso-wrap-distance-left:9pt;mso-wrap-distance-top:0;mso-wrap-distance-right:9pt;mso-wrap-distance-bottom:0;mso-position-horizontal:absolute;mso-position-horizontal-relative:text;mso-position-vertical:absolute;mso-position-vertical-relative:text" from="125.05pt,35.4pt" to="238.8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63040" behindDoc="1" locked="0" layoutInCell="0" allowOverlap="1" wp14:anchorId="1449BE97" wp14:editId="6C216CFC">
                  <wp:simplePos x="0" y="0"/>
                  <wp:positionH relativeFrom="column">
                    <wp:posOffset>1588135</wp:posOffset>
                  </wp:positionH>
                  <wp:positionV relativeFrom="paragraph">
                    <wp:posOffset>269240</wp:posOffset>
                  </wp:positionV>
                  <wp:extent cx="1445260" cy="0"/>
                  <wp:effectExtent l="0" t="0" r="0" b="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52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01" o:spid="_x0000_s1026" style="position:absolute;z-index:-251453440;visibility:visible;mso-wrap-style:square;mso-wrap-distance-left:9pt;mso-wrap-distance-top:0;mso-wrap-distance-right:9pt;mso-wrap-distance-bottom:0;mso-position-horizontal:absolute;mso-position-horizontal-relative:text;mso-position-vertical:absolute;mso-position-vertical-relative:text" from="125.05pt,21.2pt" to="238.8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64064" behindDoc="1" locked="0" layoutInCell="0" allowOverlap="1" wp14:anchorId="2C9D3977" wp14:editId="26B2499F">
                  <wp:simplePos x="0" y="0"/>
                  <wp:positionH relativeFrom="column">
                    <wp:posOffset>1588135</wp:posOffset>
                  </wp:positionH>
                  <wp:positionV relativeFrom="paragraph">
                    <wp:posOffset>89535</wp:posOffset>
                  </wp:positionV>
                  <wp:extent cx="1445260" cy="0"/>
                  <wp:effectExtent l="0" t="0" r="0" b="0"/>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52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02" o:spid="_x0000_s1026" style="position:absolute;z-index:-251452416;visibility:visible;mso-wrap-style:square;mso-wrap-distance-left:9pt;mso-wrap-distance-top:0;mso-wrap-distance-right:9pt;mso-wrap-distance-bottom:0;mso-position-horizontal:absolute;mso-position-horizontal-relative:text;mso-position-vertical:absolute;mso-position-vertical-relative:text" from="125.05pt,7.05pt" to="238.8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65088" behindDoc="1" locked="0" layoutInCell="0" allowOverlap="1" wp14:anchorId="601C659A" wp14:editId="3C72A860">
                  <wp:simplePos x="0" y="0"/>
                  <wp:positionH relativeFrom="column">
                    <wp:posOffset>1590675</wp:posOffset>
                  </wp:positionH>
                  <wp:positionV relativeFrom="paragraph">
                    <wp:posOffset>86995</wp:posOffset>
                  </wp:positionV>
                  <wp:extent cx="0" cy="1444625"/>
                  <wp:effectExtent l="0" t="0" r="0" b="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4625"/>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03" o:spid="_x0000_s1026" style="position:absolute;z-index:-251451392;visibility:visible;mso-wrap-style:square;mso-wrap-distance-left:9pt;mso-wrap-distance-top:0;mso-wrap-distance-right:9pt;mso-wrap-distance-bottom:0;mso-position-horizontal:absolute;mso-position-horizontal-relative:text;mso-position-vertical:absolute;mso-position-vertical-relative:text" from="125.25pt,6.85pt" to="125.2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66112" behindDoc="1" locked="0" layoutInCell="0" allowOverlap="1" wp14:anchorId="73398FB1" wp14:editId="024A777C">
                  <wp:simplePos x="0" y="0"/>
                  <wp:positionH relativeFrom="column">
                    <wp:posOffset>1770380</wp:posOffset>
                  </wp:positionH>
                  <wp:positionV relativeFrom="paragraph">
                    <wp:posOffset>86995</wp:posOffset>
                  </wp:positionV>
                  <wp:extent cx="0" cy="1444625"/>
                  <wp:effectExtent l="0" t="0" r="0" b="0"/>
                  <wp:wrapNone/>
                  <wp:docPr id="504" name="Shap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4625"/>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04" o:spid="_x0000_s1026" style="position:absolute;z-index:-251450368;visibility:visible;mso-wrap-style:square;mso-wrap-distance-left:9pt;mso-wrap-distance-top:0;mso-wrap-distance-right:9pt;mso-wrap-distance-bottom:0;mso-position-horizontal:absolute;mso-position-horizontal-relative:text;mso-position-vertical:absolute;mso-position-vertical-relative:text" from="139.4pt,6.85pt" to="139.4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67136" behindDoc="1" locked="0" layoutInCell="0" allowOverlap="1" wp14:anchorId="28D4051D" wp14:editId="68D504B9">
                  <wp:simplePos x="0" y="0"/>
                  <wp:positionH relativeFrom="column">
                    <wp:posOffset>1950720</wp:posOffset>
                  </wp:positionH>
                  <wp:positionV relativeFrom="paragraph">
                    <wp:posOffset>86995</wp:posOffset>
                  </wp:positionV>
                  <wp:extent cx="0" cy="1444625"/>
                  <wp:effectExtent l="0" t="0" r="0" b="0"/>
                  <wp:wrapNone/>
                  <wp:docPr id="505" name="Shap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4625"/>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05" o:spid="_x0000_s1026" style="position:absolute;z-index:-251449344;visibility:visible;mso-wrap-style:square;mso-wrap-distance-left:9pt;mso-wrap-distance-top:0;mso-wrap-distance-right:9pt;mso-wrap-distance-bottom:0;mso-position-horizontal:absolute;mso-position-horizontal-relative:text;mso-position-vertical:absolute;mso-position-vertical-relative:text" from="153.6pt,6.85pt" to="153.6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68160" behindDoc="1" locked="0" layoutInCell="0" allowOverlap="1" wp14:anchorId="0E258549" wp14:editId="5076F020">
                  <wp:simplePos x="0" y="0"/>
                  <wp:positionH relativeFrom="column">
                    <wp:posOffset>2130425</wp:posOffset>
                  </wp:positionH>
                  <wp:positionV relativeFrom="paragraph">
                    <wp:posOffset>86995</wp:posOffset>
                  </wp:positionV>
                  <wp:extent cx="0" cy="1444625"/>
                  <wp:effectExtent l="0" t="0" r="0" b="0"/>
                  <wp:wrapNone/>
                  <wp:docPr id="506" name="Shap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4625"/>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06" o:spid="_x0000_s1026" style="position:absolute;z-index:-251448320;visibility:visible;mso-wrap-style:square;mso-wrap-distance-left:9pt;mso-wrap-distance-top:0;mso-wrap-distance-right:9pt;mso-wrap-distance-bottom:0;mso-position-horizontal:absolute;mso-position-horizontal-relative:text;mso-position-vertical:absolute;mso-position-vertical-relative:text" from="167.75pt,6.85pt" to="167.7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69184" behindDoc="1" locked="0" layoutInCell="0" allowOverlap="1" wp14:anchorId="1B7B4933" wp14:editId="63B3DF66">
                  <wp:simplePos x="0" y="0"/>
                  <wp:positionH relativeFrom="column">
                    <wp:posOffset>2310765</wp:posOffset>
                  </wp:positionH>
                  <wp:positionV relativeFrom="paragraph">
                    <wp:posOffset>86995</wp:posOffset>
                  </wp:positionV>
                  <wp:extent cx="0" cy="1444625"/>
                  <wp:effectExtent l="0" t="0" r="0" b="0"/>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4625"/>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07" o:spid="_x0000_s1026" style="position:absolute;z-index:-251447296;visibility:visible;mso-wrap-style:square;mso-wrap-distance-left:9pt;mso-wrap-distance-top:0;mso-wrap-distance-right:9pt;mso-wrap-distance-bottom:0;mso-position-horizontal:absolute;mso-position-horizontal-relative:text;mso-position-vertical:absolute;mso-position-vertical-relative:text" from="181.95pt,6.85pt" to="181.9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70208" behindDoc="1" locked="0" layoutInCell="0" allowOverlap="1" wp14:anchorId="19C30C2A" wp14:editId="6AB65B1B">
                  <wp:simplePos x="0" y="0"/>
                  <wp:positionH relativeFrom="column">
                    <wp:posOffset>2490470</wp:posOffset>
                  </wp:positionH>
                  <wp:positionV relativeFrom="paragraph">
                    <wp:posOffset>86995</wp:posOffset>
                  </wp:positionV>
                  <wp:extent cx="0" cy="1444625"/>
                  <wp:effectExtent l="0" t="0" r="0" b="0"/>
                  <wp:wrapNone/>
                  <wp:docPr id="508" name="Shap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4625"/>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08" o:spid="_x0000_s1026" style="position:absolute;z-index:-251446272;visibility:visible;mso-wrap-style:square;mso-wrap-distance-left:9pt;mso-wrap-distance-top:0;mso-wrap-distance-right:9pt;mso-wrap-distance-bottom:0;mso-position-horizontal:absolute;mso-position-horizontal-relative:text;mso-position-vertical:absolute;mso-position-vertical-relative:text" from="196.1pt,6.85pt" to="196.1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71232" behindDoc="1" locked="0" layoutInCell="0" allowOverlap="1" wp14:anchorId="45A2A7F0" wp14:editId="0C117270">
                  <wp:simplePos x="0" y="0"/>
                  <wp:positionH relativeFrom="column">
                    <wp:posOffset>2670810</wp:posOffset>
                  </wp:positionH>
                  <wp:positionV relativeFrom="paragraph">
                    <wp:posOffset>86995</wp:posOffset>
                  </wp:positionV>
                  <wp:extent cx="0" cy="1444625"/>
                  <wp:effectExtent l="0" t="0" r="0" b="0"/>
                  <wp:wrapNone/>
                  <wp:docPr id="509" name="Shap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4625"/>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09" o:spid="_x0000_s1026" style="position:absolute;z-index:-251445248;visibility:visible;mso-wrap-style:square;mso-wrap-distance-left:9pt;mso-wrap-distance-top:0;mso-wrap-distance-right:9pt;mso-wrap-distance-bottom:0;mso-position-horizontal:absolute;mso-position-horizontal-relative:text;mso-position-vertical:absolute;mso-position-vertical-relative:text" from="210.3pt,6.85pt" to="210.3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72256" behindDoc="1" locked="0" layoutInCell="0" allowOverlap="1" wp14:anchorId="4124275E" wp14:editId="230705C9">
                  <wp:simplePos x="0" y="0"/>
                  <wp:positionH relativeFrom="column">
                    <wp:posOffset>2850515</wp:posOffset>
                  </wp:positionH>
                  <wp:positionV relativeFrom="paragraph">
                    <wp:posOffset>86995</wp:posOffset>
                  </wp:positionV>
                  <wp:extent cx="0" cy="1444625"/>
                  <wp:effectExtent l="0" t="0" r="0" b="0"/>
                  <wp:wrapNone/>
                  <wp:docPr id="510" name="Shap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4625"/>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10" o:spid="_x0000_s1026" style="position:absolute;z-index:-251444224;visibility:visible;mso-wrap-style:square;mso-wrap-distance-left:9pt;mso-wrap-distance-top:0;mso-wrap-distance-right:9pt;mso-wrap-distance-bottom:0;mso-position-horizontal:absolute;mso-position-horizontal-relative:text;mso-position-vertical:absolute;mso-position-vertical-relative:text" from="224.45pt,6.85pt" to="224.4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73280" behindDoc="1" locked="0" layoutInCell="0" allowOverlap="1" wp14:anchorId="41417776" wp14:editId="0790C12A">
                  <wp:simplePos x="0" y="0"/>
                  <wp:positionH relativeFrom="column">
                    <wp:posOffset>3030855</wp:posOffset>
                  </wp:positionH>
                  <wp:positionV relativeFrom="paragraph">
                    <wp:posOffset>86995</wp:posOffset>
                  </wp:positionV>
                  <wp:extent cx="0" cy="1444625"/>
                  <wp:effectExtent l="0" t="0" r="0" b="0"/>
                  <wp:wrapNone/>
                  <wp:docPr id="511" name="Shap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4625"/>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11" o:spid="_x0000_s1026" style="position:absolute;z-index:-251443200;visibility:visible;mso-wrap-style:square;mso-wrap-distance-left:9pt;mso-wrap-distance-top:0;mso-wrap-distance-right:9pt;mso-wrap-distance-bottom:0;mso-position-horizontal:absolute;mso-position-horizontal-relative:text;mso-position-vertical:absolute;mso-position-vertical-relative:text" from="238.65pt,6.85pt" to="238.6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" o:allowincell="f" filled="t" strokeweight=".14056mm">
                  <v:stroke joinstyle="miter"/>
                  <o:lock v:ext="edit" shapetype="f"/>
                </v:line>
              </w:pict>
            </mc:Fallback>
          </mc:AlternateContent>
        </w:r>
      </w:del>
    </w:p>
    <w:p w:rsidR="00A33515" w:rsidDel="002260E7" w:rsidRDefault="00A33515">
      <w:pPr>
        <w:spacing w:line="200" w:lineRule="exact"/>
        <w:rPr>
          <w:del w:id="7168" w:author="Admin" w:date="2019-02-19T02:10:00Z"/>
          <w:sz w:val="20"/>
          <w:szCs w:val="20"/>
        </w:rPr>
      </w:pPr>
    </w:p>
    <w:p w:rsidR="00A33515" w:rsidDel="002260E7" w:rsidRDefault="00A33515">
      <w:pPr>
        <w:spacing w:line="200" w:lineRule="exact"/>
        <w:rPr>
          <w:del w:id="7169" w:author="Admin" w:date="2019-02-19T02:10:00Z"/>
          <w:sz w:val="20"/>
          <w:szCs w:val="20"/>
        </w:rPr>
      </w:pPr>
    </w:p>
    <w:p w:rsidR="00A33515" w:rsidDel="002260E7" w:rsidRDefault="00A33515">
      <w:pPr>
        <w:spacing w:line="200" w:lineRule="exact"/>
        <w:rPr>
          <w:del w:id="7170" w:author="Admin" w:date="2019-02-19T02:10:00Z"/>
          <w:sz w:val="20"/>
          <w:szCs w:val="20"/>
        </w:rPr>
      </w:pPr>
    </w:p>
    <w:p w:rsidR="00A33515" w:rsidDel="002260E7" w:rsidRDefault="00A33515">
      <w:pPr>
        <w:spacing w:line="200" w:lineRule="exact"/>
        <w:rPr>
          <w:del w:id="7171" w:author="Admin" w:date="2019-02-19T02:10:00Z"/>
          <w:sz w:val="20"/>
          <w:szCs w:val="20"/>
        </w:rPr>
      </w:pPr>
    </w:p>
    <w:p w:rsidR="00A33515" w:rsidDel="002260E7" w:rsidRDefault="00A33515">
      <w:pPr>
        <w:spacing w:line="200" w:lineRule="exact"/>
        <w:rPr>
          <w:del w:id="7172" w:author="Admin" w:date="2019-02-19T02:10:00Z"/>
          <w:sz w:val="20"/>
          <w:szCs w:val="20"/>
        </w:rPr>
      </w:pPr>
    </w:p>
    <w:p w:rsidR="00A33515" w:rsidDel="002260E7" w:rsidRDefault="00A33515">
      <w:pPr>
        <w:spacing w:line="200" w:lineRule="exact"/>
        <w:rPr>
          <w:del w:id="7173" w:author="Admin" w:date="2019-02-19T02:10:00Z"/>
          <w:sz w:val="20"/>
          <w:szCs w:val="20"/>
        </w:rPr>
      </w:pPr>
    </w:p>
    <w:p w:rsidR="00A33515" w:rsidDel="002260E7" w:rsidRDefault="00A33515">
      <w:pPr>
        <w:spacing w:line="200" w:lineRule="exact"/>
        <w:rPr>
          <w:del w:id="7174" w:author="Admin" w:date="2019-02-19T02:10:00Z"/>
          <w:sz w:val="20"/>
          <w:szCs w:val="20"/>
        </w:rPr>
      </w:pPr>
    </w:p>
    <w:p w:rsidR="00A33515" w:rsidDel="002260E7" w:rsidRDefault="00A33515">
      <w:pPr>
        <w:spacing w:line="200" w:lineRule="exact"/>
        <w:rPr>
          <w:del w:id="7175" w:author="Admin" w:date="2019-02-19T02:10:00Z"/>
          <w:sz w:val="20"/>
          <w:szCs w:val="20"/>
        </w:rPr>
      </w:pPr>
    </w:p>
    <w:p w:rsidR="00A33515" w:rsidDel="002260E7" w:rsidRDefault="00A33515">
      <w:pPr>
        <w:spacing w:line="200" w:lineRule="exact"/>
        <w:rPr>
          <w:del w:id="7176" w:author="Admin" w:date="2019-02-19T02:10:00Z"/>
          <w:sz w:val="20"/>
          <w:szCs w:val="20"/>
        </w:rPr>
      </w:pPr>
    </w:p>
    <w:p w:rsidR="00A33515" w:rsidDel="002260E7" w:rsidRDefault="00A33515">
      <w:pPr>
        <w:spacing w:line="200" w:lineRule="exact"/>
        <w:rPr>
          <w:del w:id="7177" w:author="Admin" w:date="2019-02-19T02:10:00Z"/>
          <w:sz w:val="20"/>
          <w:szCs w:val="20"/>
        </w:rPr>
      </w:pPr>
    </w:p>
    <w:p w:rsidR="00A33515" w:rsidDel="002260E7" w:rsidRDefault="00A33515">
      <w:pPr>
        <w:spacing w:line="200" w:lineRule="exact"/>
        <w:rPr>
          <w:del w:id="7178" w:author="Admin" w:date="2019-02-19T02:10:00Z"/>
          <w:sz w:val="20"/>
          <w:szCs w:val="20"/>
        </w:rPr>
      </w:pPr>
    </w:p>
    <w:p w:rsidR="00A33515" w:rsidDel="002260E7" w:rsidRDefault="00A33515">
      <w:pPr>
        <w:spacing w:line="371" w:lineRule="exact"/>
        <w:rPr>
          <w:del w:id="7179" w:author="Admin" w:date="2019-02-19T02:10:00Z"/>
          <w:sz w:val="20"/>
          <w:szCs w:val="20"/>
        </w:rPr>
      </w:pPr>
    </w:p>
    <w:p w:rsidR="00A33515" w:rsidDel="002260E7" w:rsidRDefault="001A4D22">
      <w:pPr>
        <w:spacing w:line="332" w:lineRule="auto"/>
        <w:ind w:left="500" w:right="40"/>
        <w:jc w:val="both"/>
        <w:rPr>
          <w:del w:id="7180" w:author="Admin" w:date="2019-02-19T02:10:00Z"/>
          <w:sz w:val="20"/>
          <w:szCs w:val="20"/>
        </w:rPr>
      </w:pPr>
      <w:del w:id="7181" w:author="Admin" w:date="2019-02-19T02:10:00Z">
        <w:r w:rsidDel="002260E7">
          <w:rPr>
            <w:rFonts w:ascii="Arial" w:eastAsia="Arial" w:hAnsi="Arial" w:cs="Arial"/>
            <w:sz w:val="19"/>
            <w:szCs w:val="19"/>
          </w:rPr>
          <w:delText>Поясним, почему при любом димином вычёркивании останется хо-тя бы одна белая клетка. Заметим, что в данной раскраске любые</w:delText>
        </w:r>
      </w:del>
    </w:p>
    <w:p w:rsidR="00A33515" w:rsidDel="002260E7" w:rsidRDefault="00A33515">
      <w:pPr>
        <w:spacing w:line="23" w:lineRule="exact"/>
        <w:rPr>
          <w:del w:id="7182" w:author="Admin" w:date="2019-02-19T02:10:00Z"/>
          <w:sz w:val="20"/>
          <w:szCs w:val="20"/>
        </w:rPr>
      </w:pPr>
    </w:p>
    <w:p w:rsidR="00A33515" w:rsidDel="002260E7" w:rsidRDefault="001A4D22">
      <w:pPr>
        <w:ind w:right="40"/>
        <w:jc w:val="center"/>
        <w:rPr>
          <w:del w:id="7183" w:author="Admin" w:date="2019-02-19T02:10:00Z"/>
          <w:sz w:val="20"/>
          <w:szCs w:val="20"/>
        </w:rPr>
      </w:pPr>
      <w:del w:id="7184"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282</w:delText>
        </w:r>
        <w:r w:rsidDel="002260E7">
          <w:rPr>
            <w:rFonts w:ascii="Arial" w:eastAsia="Arial" w:hAnsi="Arial" w:cs="Arial"/>
            <w:sz w:val="20"/>
            <w:szCs w:val="20"/>
          </w:rPr>
          <w:delText xml:space="preserve"> −</w:delText>
        </w:r>
      </w:del>
    </w:p>
    <w:p w:rsidR="00A33515" w:rsidDel="002260E7" w:rsidRDefault="00A33515">
      <w:pPr>
        <w:rPr>
          <w:del w:id="7185" w:author="Admin" w:date="2019-02-19T02:10:00Z"/>
        </w:rPr>
        <w:sectPr w:rsidR="00A33515" w:rsidDel="002260E7">
          <w:pgSz w:w="8220" w:h="12472"/>
          <w:pgMar w:top="639" w:right="680" w:bottom="0" w:left="720" w:header="0" w:footer="0" w:gutter="0"/>
          <w:cols w:space="720" w:equalWidth="0">
            <w:col w:w="6820"/>
          </w:cols>
        </w:sectPr>
      </w:pPr>
    </w:p>
    <w:p w:rsidR="00A33515" w:rsidDel="002260E7" w:rsidRDefault="001A4D22">
      <w:pPr>
        <w:jc w:val="center"/>
        <w:rPr>
          <w:del w:id="7186" w:author="Admin" w:date="2019-02-19T02:10:00Z"/>
          <w:sz w:val="20"/>
          <w:szCs w:val="20"/>
        </w:rPr>
      </w:pPr>
      <w:bookmarkStart w:id="7187" w:name="page293"/>
      <w:bookmarkEnd w:id="7187"/>
      <w:del w:id="7188"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7189" w:author="Admin" w:date="2019-02-19T02:10:00Z"/>
          <w:sz w:val="20"/>
          <w:szCs w:val="20"/>
        </w:rPr>
      </w:pPr>
    </w:p>
    <w:p w:rsidR="00A33515" w:rsidDel="002260E7" w:rsidRDefault="001A4D22">
      <w:pPr>
        <w:spacing w:line="293" w:lineRule="auto"/>
        <w:ind w:left="500"/>
        <w:jc w:val="both"/>
        <w:rPr>
          <w:del w:id="7190" w:author="Admin" w:date="2019-02-19T02:10:00Z"/>
          <w:sz w:val="20"/>
          <w:szCs w:val="20"/>
        </w:rPr>
      </w:pPr>
      <w:del w:id="7191" w:author="Admin" w:date="2019-02-19T02:10:00Z">
        <w:r w:rsidDel="002260E7">
          <w:rPr>
            <w:rFonts w:ascii="Arial" w:eastAsia="Arial" w:hAnsi="Arial" w:cs="Arial"/>
            <w:sz w:val="19"/>
            <w:szCs w:val="19"/>
          </w:rPr>
          <w:delText xml:space="preserve">две колонки имеют одновременно закрашенные клетки ровно в од-ной строке: со второй колонки по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1 — в нижней строке, колонка 1 имеет закрашенную одновременно с колонкой </w:delText>
        </w:r>
        <w:r w:rsidDel="002260E7">
          <w:rPr>
            <w:rFonts w:ascii="Arial" w:eastAsia="Arial" w:hAnsi="Arial" w:cs="Arial"/>
            <w:i/>
            <w:iCs/>
            <w:sz w:val="19"/>
            <w:szCs w:val="19"/>
          </w:rPr>
          <w:delText>t</w:delText>
        </w:r>
        <w:r w:rsidDel="002260E7">
          <w:rPr>
            <w:rFonts w:ascii="Arial" w:eastAsia="Arial" w:hAnsi="Arial" w:cs="Arial"/>
            <w:sz w:val="19"/>
            <w:szCs w:val="19"/>
          </w:rPr>
          <w:delText xml:space="preserve"> клетку в строке</w:delText>
        </w:r>
      </w:del>
    </w:p>
    <w:p w:rsidR="00A33515" w:rsidDel="002260E7" w:rsidRDefault="00A33515">
      <w:pPr>
        <w:spacing w:line="2" w:lineRule="exact"/>
        <w:rPr>
          <w:del w:id="7192" w:author="Admin" w:date="2019-02-19T02:10:00Z"/>
          <w:sz w:val="20"/>
          <w:szCs w:val="20"/>
        </w:rPr>
      </w:pPr>
    </w:p>
    <w:p w:rsidR="00A33515" w:rsidDel="002260E7" w:rsidRDefault="001A4D22">
      <w:pPr>
        <w:numPr>
          <w:ilvl w:val="0"/>
          <w:numId w:val="656"/>
        </w:numPr>
        <w:tabs>
          <w:tab w:val="left" w:pos="776"/>
        </w:tabs>
        <w:spacing w:line="287" w:lineRule="auto"/>
        <w:ind w:left="500" w:hanging="2"/>
        <w:jc w:val="both"/>
        <w:rPr>
          <w:del w:id="7193" w:author="Admin" w:date="2019-02-19T02:10:00Z"/>
          <w:rFonts w:ascii="Arial" w:eastAsia="Arial" w:hAnsi="Arial" w:cs="Arial"/>
          <w:i/>
          <w:iCs/>
          <w:sz w:val="20"/>
          <w:szCs w:val="20"/>
        </w:rPr>
        <w:pPrChange w:id="7194" w:author="Admin" w:date="2019-02-19T00:19:00Z">
          <w:pPr>
            <w:numPr>
              <w:numId w:val="659"/>
            </w:numPr>
            <w:tabs>
              <w:tab w:val="left" w:pos="776"/>
            </w:tabs>
            <w:spacing w:line="287" w:lineRule="auto"/>
            <w:ind w:left="500" w:hanging="2"/>
            <w:jc w:val="both"/>
          </w:pPr>
        </w:pPrChange>
      </w:pPr>
      <w:del w:id="7195" w:author="Admin" w:date="2019-02-19T02:10:00Z">
        <w:r w:rsidDel="002260E7">
          <w:rPr>
            <w:rFonts w:ascii="Arial" w:eastAsia="Arial" w:hAnsi="Arial" w:cs="Arial"/>
            <w:sz w:val="20"/>
            <w:szCs w:val="20"/>
          </w:rPr>
          <w:delText>1. Значит, какие мы две колонки и строки не выберем, даже если одна из строк в пересечении с колонками и даст две одновременно закрашенные клетки, вторая строка всё равно даст в пересечении хотя бы одну белую клетку.</w:delText>
        </w:r>
      </w:del>
    </w:p>
    <w:p w:rsidR="00A33515" w:rsidDel="002260E7" w:rsidRDefault="00A33515">
      <w:pPr>
        <w:spacing w:line="200" w:lineRule="exact"/>
        <w:rPr>
          <w:del w:id="7196" w:author="Admin" w:date="2019-02-19T02:10:00Z"/>
          <w:sz w:val="20"/>
          <w:szCs w:val="20"/>
        </w:rPr>
      </w:pPr>
    </w:p>
    <w:p w:rsidR="00A33515" w:rsidDel="002260E7" w:rsidRDefault="00A33515">
      <w:pPr>
        <w:spacing w:line="292" w:lineRule="exact"/>
        <w:rPr>
          <w:del w:id="7197" w:author="Admin" w:date="2019-02-19T02:10:00Z"/>
          <w:sz w:val="20"/>
          <w:szCs w:val="20"/>
        </w:rPr>
      </w:pPr>
    </w:p>
    <w:p w:rsidR="00A33515" w:rsidDel="002260E7" w:rsidRDefault="001A4D22">
      <w:pPr>
        <w:rPr>
          <w:del w:id="7198" w:author="Admin" w:date="2019-02-19T02:10:00Z"/>
          <w:sz w:val="20"/>
          <w:szCs w:val="20"/>
        </w:rPr>
      </w:pPr>
      <w:del w:id="7199" w:author="Admin" w:date="2019-02-19T02:10:00Z">
        <w:r w:rsidDel="002260E7">
          <w:rPr>
            <w:rFonts w:ascii="Arial" w:eastAsia="Arial" w:hAnsi="Arial" w:cs="Arial"/>
            <w:b/>
            <w:bCs/>
            <w:sz w:val="36"/>
            <w:szCs w:val="36"/>
          </w:rPr>
          <w:delText>Задачи 9 класса</w:delText>
        </w:r>
      </w:del>
    </w:p>
    <w:p w:rsidR="00A33515" w:rsidDel="002260E7" w:rsidRDefault="00A33515">
      <w:pPr>
        <w:spacing w:line="228" w:lineRule="exact"/>
        <w:rPr>
          <w:del w:id="7200" w:author="Admin" w:date="2019-02-19T02:10:00Z"/>
          <w:sz w:val="20"/>
          <w:szCs w:val="20"/>
        </w:rPr>
      </w:pPr>
    </w:p>
    <w:p w:rsidR="00A33515" w:rsidDel="002260E7" w:rsidRDefault="001A4D22">
      <w:pPr>
        <w:rPr>
          <w:del w:id="7201" w:author="Admin" w:date="2019-02-19T02:10:00Z"/>
          <w:sz w:val="20"/>
          <w:szCs w:val="20"/>
        </w:rPr>
      </w:pPr>
      <w:del w:id="7202" w:author="Admin" w:date="2019-02-19T02:10:00Z">
        <w:r w:rsidDel="002260E7">
          <w:rPr>
            <w:rFonts w:ascii="Arial" w:eastAsia="Arial" w:hAnsi="Arial" w:cs="Arial"/>
            <w:b/>
            <w:bCs/>
            <w:sz w:val="26"/>
            <w:szCs w:val="26"/>
          </w:rPr>
          <w:delText>Задача 1.</w:delText>
        </w:r>
      </w:del>
    </w:p>
    <w:p w:rsidR="00A33515" w:rsidDel="002260E7" w:rsidRDefault="00A33515">
      <w:pPr>
        <w:spacing w:line="178" w:lineRule="exact"/>
        <w:rPr>
          <w:del w:id="7203" w:author="Admin" w:date="2019-02-19T02:10:00Z"/>
          <w:sz w:val="20"/>
          <w:szCs w:val="20"/>
        </w:rPr>
      </w:pPr>
    </w:p>
    <w:p w:rsidR="00A33515" w:rsidDel="002260E7" w:rsidRDefault="001A4D22">
      <w:pPr>
        <w:spacing w:line="308" w:lineRule="auto"/>
        <w:ind w:left="500" w:hanging="303"/>
        <w:jc w:val="both"/>
        <w:rPr>
          <w:del w:id="7204" w:author="Admin" w:date="2019-02-19T02:10:00Z"/>
          <w:sz w:val="20"/>
          <w:szCs w:val="20"/>
        </w:rPr>
      </w:pPr>
      <w:del w:id="7205" w:author="Admin" w:date="2019-02-19T02:10:00Z">
        <w:r w:rsidDel="002260E7">
          <w:rPr>
            <w:rFonts w:ascii="Arial" w:eastAsia="Arial" w:hAnsi="Arial" w:cs="Arial"/>
            <w:b/>
            <w:bCs/>
            <w:sz w:val="20"/>
            <w:szCs w:val="20"/>
          </w:rPr>
          <w:delText xml:space="preserve">A. </w:delText>
        </w:r>
        <w:r w:rsidDel="002260E7">
          <w:rPr>
            <w:rFonts w:ascii="Arial" w:eastAsia="Arial" w:hAnsi="Arial" w:cs="Arial"/>
            <w:sz w:val="20"/>
            <w:szCs w:val="20"/>
          </w:rPr>
          <w:delText>Даны</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82</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числа,</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каждое из которых равно</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или</w:delText>
        </w:r>
        <w:r w:rsidDel="002260E7">
          <w:rPr>
            <w:sz w:val="20"/>
            <w:szCs w:val="20"/>
          </w:rPr>
          <w:delText xml:space="preserve"> </w:delText>
        </w:r>
        <w:r w:rsidDel="002260E7">
          <w:rPr>
            <w:rFonts w:ascii="Arial" w:eastAsia="Arial" w:hAnsi="Arial" w:cs="Arial"/>
            <w:sz w:val="20"/>
            <w:szCs w:val="20"/>
          </w:rPr>
          <w:delText>1. Можно ли их разбить на две группы так, чтобы суммы чисел, входящих в каждую группу, были равны?</w:delText>
        </w:r>
      </w:del>
    </w:p>
    <w:p w:rsidR="00A33515" w:rsidDel="002260E7" w:rsidRDefault="00A33515">
      <w:pPr>
        <w:spacing w:line="222" w:lineRule="exact"/>
        <w:rPr>
          <w:del w:id="7206" w:author="Admin" w:date="2019-02-19T02:10:00Z"/>
          <w:sz w:val="20"/>
          <w:szCs w:val="20"/>
        </w:rPr>
      </w:pPr>
    </w:p>
    <w:p w:rsidR="00A33515" w:rsidDel="002260E7" w:rsidRDefault="001A4D22">
      <w:pPr>
        <w:ind w:left="500"/>
        <w:rPr>
          <w:del w:id="7207" w:author="Admin" w:date="2019-02-19T02:10:00Z"/>
          <w:sz w:val="20"/>
          <w:szCs w:val="20"/>
        </w:rPr>
      </w:pPr>
      <w:del w:id="7208"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Обозначим за</w:delText>
        </w:r>
        <w:r w:rsidDel="002260E7">
          <w:rPr>
            <w:rFonts w:ascii="Arial" w:eastAsia="Arial" w:hAnsi="Arial" w:cs="Arial"/>
            <w:b/>
            <w:bCs/>
            <w:i/>
            <w:iCs/>
            <w:sz w:val="19"/>
            <w:szCs w:val="19"/>
          </w:rPr>
          <w:delText xml:space="preserve"> </w:delText>
        </w:r>
        <w:r w:rsidDel="002260E7">
          <w:rPr>
            <w:rFonts w:ascii="Arial" w:eastAsia="Arial" w:hAnsi="Arial" w:cs="Arial"/>
            <w:i/>
            <w:iCs/>
            <w:sz w:val="19"/>
            <w:szCs w:val="19"/>
          </w:rPr>
          <w:delText>S</w:delText>
        </w:r>
        <w:r w:rsidDel="002260E7">
          <w:rPr>
            <w:rFonts w:ascii="Arial" w:eastAsia="Arial" w:hAnsi="Arial" w:cs="Arial"/>
            <w:i/>
            <w:iCs/>
            <w:sz w:val="26"/>
            <w:szCs w:val="26"/>
            <w:vertAlign w:val="subscript"/>
          </w:rPr>
          <w:delText>k</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сумму первых</w:delText>
        </w:r>
        <w:r w:rsidDel="002260E7">
          <w:rPr>
            <w:rFonts w:ascii="Arial" w:eastAsia="Arial" w:hAnsi="Arial" w:cs="Arial"/>
            <w:b/>
            <w:bCs/>
            <w:i/>
            <w:iCs/>
            <w:sz w:val="19"/>
            <w:szCs w:val="19"/>
          </w:rPr>
          <w:delText xml:space="preserve"> </w:delText>
        </w:r>
        <w:r w:rsidDel="002260E7">
          <w:rPr>
            <w:rFonts w:ascii="Arial" w:eastAsia="Arial" w:hAnsi="Arial" w:cs="Arial"/>
            <w:i/>
            <w:iCs/>
            <w:sz w:val="19"/>
            <w:szCs w:val="19"/>
          </w:rPr>
          <w:delText>k</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чисел,</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и положим</w:delText>
        </w:r>
        <w:r w:rsidDel="002260E7">
          <w:rPr>
            <w:rFonts w:ascii="Arial" w:eastAsia="Arial" w:hAnsi="Arial" w:cs="Arial"/>
            <w:b/>
            <w:bCs/>
            <w:i/>
            <w:iCs/>
            <w:sz w:val="19"/>
            <w:szCs w:val="19"/>
          </w:rPr>
          <w:delText xml:space="preserve"> </w:delText>
        </w:r>
        <w:r w:rsidDel="002260E7">
          <w:rPr>
            <w:rFonts w:ascii="Arial" w:eastAsia="Arial" w:hAnsi="Arial" w:cs="Arial"/>
            <w:i/>
            <w:iCs/>
            <w:sz w:val="19"/>
            <w:szCs w:val="19"/>
          </w:rPr>
          <w:delText>S</w:delText>
        </w:r>
        <w:r w:rsidDel="002260E7">
          <w:rPr>
            <w:rFonts w:ascii="Arial" w:eastAsia="Arial" w:hAnsi="Arial" w:cs="Arial"/>
            <w:sz w:val="26"/>
            <w:szCs w:val="26"/>
            <w:vertAlign w:val="subscript"/>
          </w:rPr>
          <w:delText>0</w:delText>
        </w:r>
        <w:r w:rsidDel="002260E7">
          <w:rPr>
            <w:rFonts w:ascii="Arial" w:eastAsia="Arial" w:hAnsi="Arial" w:cs="Arial"/>
            <w:b/>
            <w:bCs/>
            <w:i/>
            <w:iCs/>
            <w:sz w:val="19"/>
            <w:szCs w:val="19"/>
          </w:rPr>
          <w:delText xml:space="preserve"> </w:delText>
        </w:r>
        <w:r w:rsidDel="002260E7">
          <w:rPr>
            <w:rFonts w:eastAsia="Times New Roman"/>
            <w:sz w:val="19"/>
            <w:szCs w:val="19"/>
          </w:rPr>
          <w:delText>=</w:delText>
        </w:r>
      </w:del>
    </w:p>
    <w:p w:rsidR="00A33515" w:rsidDel="002260E7" w:rsidRDefault="00A33515">
      <w:pPr>
        <w:spacing w:line="43" w:lineRule="exact"/>
        <w:rPr>
          <w:del w:id="7209" w:author="Admin" w:date="2019-02-19T02:10:00Z"/>
          <w:sz w:val="20"/>
          <w:szCs w:val="20"/>
        </w:rPr>
      </w:pPr>
    </w:p>
    <w:p w:rsidR="00A33515" w:rsidDel="002260E7" w:rsidRDefault="001A4D22">
      <w:pPr>
        <w:numPr>
          <w:ilvl w:val="0"/>
          <w:numId w:val="657"/>
        </w:numPr>
        <w:tabs>
          <w:tab w:val="left" w:pos="725"/>
        </w:tabs>
        <w:spacing w:line="221" w:lineRule="auto"/>
        <w:ind w:left="500" w:hanging="2"/>
        <w:jc w:val="both"/>
        <w:rPr>
          <w:del w:id="7210" w:author="Admin" w:date="2019-02-19T02:10:00Z"/>
          <w:rFonts w:ascii="Arial" w:eastAsia="Arial" w:hAnsi="Arial" w:cs="Arial"/>
          <w:sz w:val="20"/>
          <w:szCs w:val="20"/>
        </w:rPr>
        <w:pPrChange w:id="7211" w:author="Admin" w:date="2019-02-19T00:19:00Z">
          <w:pPr>
            <w:numPr>
              <w:numId w:val="660"/>
            </w:numPr>
            <w:tabs>
              <w:tab w:val="left" w:pos="725"/>
            </w:tabs>
            <w:spacing w:line="221" w:lineRule="auto"/>
            <w:ind w:left="500" w:hanging="2"/>
            <w:jc w:val="both"/>
          </w:pPr>
        </w:pPrChange>
      </w:pPr>
      <w:del w:id="7212" w:author="Admin" w:date="2019-02-19T02:10:00Z">
        <w:r w:rsidDel="002260E7">
          <w:rPr>
            <w:rFonts w:ascii="Arial" w:eastAsia="Arial" w:hAnsi="Arial" w:cs="Arial"/>
            <w:i/>
            <w:iCs/>
            <w:sz w:val="20"/>
            <w:szCs w:val="20"/>
          </w:rPr>
          <w:delText>S</w:delText>
        </w:r>
        <w:r w:rsidDel="002260E7">
          <w:rPr>
            <w:rFonts w:ascii="Arial" w:eastAsia="Arial" w:hAnsi="Arial" w:cs="Arial"/>
            <w:i/>
            <w:iCs/>
            <w:sz w:val="27"/>
            <w:szCs w:val="27"/>
            <w:vertAlign w:val="subscript"/>
          </w:rPr>
          <w:delText>k</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отличается от</w:delText>
        </w:r>
        <w:r w:rsidDel="002260E7">
          <w:rPr>
            <w:rFonts w:ascii="Arial" w:eastAsia="Arial" w:hAnsi="Arial" w:cs="Arial"/>
            <w:i/>
            <w:iCs/>
            <w:sz w:val="20"/>
            <w:szCs w:val="20"/>
          </w:rPr>
          <w:delText xml:space="preserve"> S</w:delText>
        </w:r>
        <w:r w:rsidDel="002260E7">
          <w:rPr>
            <w:rFonts w:ascii="Arial" w:eastAsia="Arial" w:hAnsi="Arial" w:cs="Arial"/>
            <w:i/>
            <w:iCs/>
            <w:sz w:val="27"/>
            <w:szCs w:val="27"/>
            <w:vertAlign w:val="subscript"/>
          </w:rPr>
          <w:delText>k</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в точности на</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1 (на каждом шаге мы при-бавляем или вычитаем 1), поэтому все целые числа между 0 и </w:delText>
        </w:r>
        <w:r w:rsidDel="002260E7">
          <w:rPr>
            <w:rFonts w:ascii="Arial" w:eastAsia="Arial" w:hAnsi="Arial" w:cs="Arial"/>
            <w:i/>
            <w:iCs/>
            <w:sz w:val="20"/>
            <w:szCs w:val="20"/>
          </w:rPr>
          <w:delText>S</w:delText>
        </w:r>
        <w:r w:rsidDel="002260E7">
          <w:rPr>
            <w:rFonts w:ascii="Arial" w:eastAsia="Arial" w:hAnsi="Arial" w:cs="Arial"/>
            <w:sz w:val="27"/>
            <w:szCs w:val="27"/>
            <w:vertAlign w:val="subscript"/>
          </w:rPr>
          <w:delText>82</w:delText>
        </w:r>
        <w:r w:rsidDel="002260E7">
          <w:rPr>
            <w:rFonts w:ascii="Arial" w:eastAsia="Arial" w:hAnsi="Arial" w:cs="Arial"/>
            <w:sz w:val="20"/>
            <w:szCs w:val="20"/>
          </w:rPr>
          <w:delText xml:space="preserve"> достигаются на каком-то шаге.</w:delText>
        </w:r>
      </w:del>
    </w:p>
    <w:p w:rsidR="00A33515" w:rsidDel="002260E7" w:rsidRDefault="00A33515">
      <w:pPr>
        <w:spacing w:line="24" w:lineRule="exact"/>
        <w:rPr>
          <w:del w:id="7213" w:author="Admin" w:date="2019-02-19T02:10:00Z"/>
          <w:sz w:val="20"/>
          <w:szCs w:val="20"/>
        </w:rPr>
      </w:pPr>
    </w:p>
    <w:p w:rsidR="00A33515" w:rsidDel="002260E7" w:rsidRDefault="001A4D22">
      <w:pPr>
        <w:ind w:left="500"/>
        <w:rPr>
          <w:del w:id="7214" w:author="Admin" w:date="2019-02-19T02:10:00Z"/>
          <w:sz w:val="20"/>
          <w:szCs w:val="20"/>
        </w:rPr>
      </w:pPr>
      <w:del w:id="7215" w:author="Admin" w:date="2019-02-19T02:10:00Z">
        <w:r w:rsidDel="002260E7">
          <w:rPr>
            <w:rFonts w:ascii="Arial" w:eastAsia="Arial" w:hAnsi="Arial" w:cs="Arial"/>
            <w:sz w:val="20"/>
            <w:szCs w:val="20"/>
          </w:rPr>
          <w:delText xml:space="preserve">Обозначим за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число минус единиц среди 82 чисел. Тогда </w:delText>
        </w:r>
        <w:r w:rsidDel="002260E7">
          <w:rPr>
            <w:rFonts w:ascii="Arial" w:eastAsia="Arial" w:hAnsi="Arial" w:cs="Arial"/>
            <w:i/>
            <w:iCs/>
            <w:sz w:val="20"/>
            <w:szCs w:val="20"/>
          </w:rPr>
          <w:delText>S</w:delText>
        </w:r>
        <w:r w:rsidDel="002260E7">
          <w:rPr>
            <w:rFonts w:ascii="Arial" w:eastAsia="Arial" w:hAnsi="Arial" w:cs="Arial"/>
            <w:sz w:val="27"/>
            <w:szCs w:val="27"/>
            <w:vertAlign w:val="subscript"/>
          </w:rPr>
          <w:delText>82</w:delText>
        </w:r>
        <w:r w:rsidDel="002260E7">
          <w:rPr>
            <w:rFonts w:ascii="Arial" w:eastAsia="Arial" w:hAnsi="Arial" w:cs="Arial"/>
            <w:sz w:val="20"/>
            <w:szCs w:val="20"/>
          </w:rPr>
          <w:delText xml:space="preserve">  </w:delText>
        </w:r>
        <w:r w:rsidDel="002260E7">
          <w:rPr>
            <w:rFonts w:eastAsia="Times New Roman"/>
            <w:sz w:val="20"/>
            <w:szCs w:val="20"/>
          </w:rPr>
          <w:delText>=</w:delText>
        </w:r>
      </w:del>
    </w:p>
    <w:tbl>
      <w:tblPr>
        <w:tblW w:w="0" w:type="auto"/>
        <w:tblInd w:w="500" w:type="dxa"/>
        <w:tblLayout w:type="fixed"/>
        <w:tblCellMar>
          <w:left w:w="0" w:type="dxa"/>
          <w:right w:w="0" w:type="dxa"/>
        </w:tblCellMar>
        <w:tblLook w:val="04A0" w:firstRow="1" w:lastRow="0" w:firstColumn="1" w:lastColumn="0" w:noHBand="0" w:noVBand="1"/>
      </w:tblPr>
      <w:tblGrid>
        <w:gridCol w:w="880"/>
        <w:gridCol w:w="180"/>
        <w:gridCol w:w="580"/>
        <w:gridCol w:w="740"/>
        <w:gridCol w:w="1960"/>
        <w:gridCol w:w="1940"/>
        <w:gridCol w:w="20"/>
      </w:tblGrid>
      <w:tr w:rsidR="00A33515" w:rsidDel="002260E7">
        <w:trPr>
          <w:trHeight w:val="173"/>
          <w:del w:id="7216" w:author="Admin" w:date="2019-02-19T02:10:00Z"/>
        </w:trPr>
        <w:tc>
          <w:tcPr>
            <w:tcW w:w="880" w:type="dxa"/>
            <w:vMerge w:val="restart"/>
            <w:vAlign w:val="bottom"/>
          </w:tcPr>
          <w:p w:rsidR="00A33515" w:rsidDel="002260E7" w:rsidRDefault="001A4D22">
            <w:pPr>
              <w:rPr>
                <w:del w:id="7217" w:author="Admin" w:date="2019-02-19T02:10:00Z"/>
                <w:sz w:val="20"/>
                <w:szCs w:val="20"/>
              </w:rPr>
            </w:pPr>
            <w:del w:id="7218" w:author="Admin" w:date="2019-02-19T02:10:00Z">
              <w:r w:rsidDel="002260E7">
                <w:rPr>
                  <w:rFonts w:ascii="Arial" w:eastAsia="Arial" w:hAnsi="Arial" w:cs="Arial"/>
                  <w:sz w:val="20"/>
                  <w:szCs w:val="20"/>
                </w:rPr>
                <w:delText>82  2</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w:delText>
              </w:r>
            </w:del>
          </w:p>
        </w:tc>
        <w:tc>
          <w:tcPr>
            <w:tcW w:w="180" w:type="dxa"/>
            <w:tcBorders>
              <w:bottom w:val="single" w:sz="8" w:space="0" w:color="auto"/>
            </w:tcBorders>
            <w:vAlign w:val="bottom"/>
          </w:tcPr>
          <w:p w:rsidR="00A33515" w:rsidDel="002260E7" w:rsidRDefault="001A4D22">
            <w:pPr>
              <w:spacing w:line="154" w:lineRule="exact"/>
              <w:jc w:val="center"/>
              <w:rPr>
                <w:del w:id="7219" w:author="Admin" w:date="2019-02-19T02:10:00Z"/>
                <w:sz w:val="20"/>
                <w:szCs w:val="20"/>
              </w:rPr>
            </w:pPr>
            <w:del w:id="7220" w:author="Admin" w:date="2019-02-19T02:10:00Z">
              <w:r w:rsidDel="002260E7">
                <w:rPr>
                  <w:rFonts w:ascii="Arial" w:eastAsia="Arial" w:hAnsi="Arial" w:cs="Arial"/>
                  <w:i/>
                  <w:iCs/>
                  <w:sz w:val="17"/>
                  <w:szCs w:val="17"/>
                  <w:vertAlign w:val="superscript"/>
                </w:rPr>
                <w:delText>S</w:delText>
              </w:r>
              <w:r w:rsidDel="002260E7">
                <w:rPr>
                  <w:rFonts w:ascii="Arial" w:eastAsia="Arial" w:hAnsi="Arial" w:cs="Arial"/>
                  <w:sz w:val="8"/>
                  <w:szCs w:val="8"/>
                </w:rPr>
                <w:delText>82</w:delText>
              </w:r>
            </w:del>
          </w:p>
        </w:tc>
        <w:tc>
          <w:tcPr>
            <w:tcW w:w="580" w:type="dxa"/>
            <w:vMerge w:val="restart"/>
            <w:vAlign w:val="bottom"/>
          </w:tcPr>
          <w:p w:rsidR="00A33515" w:rsidDel="002260E7" w:rsidRDefault="001A4D22">
            <w:pPr>
              <w:jc w:val="right"/>
              <w:rPr>
                <w:del w:id="7221" w:author="Admin" w:date="2019-02-19T02:10:00Z"/>
                <w:sz w:val="20"/>
                <w:szCs w:val="20"/>
              </w:rPr>
            </w:pPr>
            <w:del w:id="7222" w:author="Admin" w:date="2019-02-19T02:10:00Z">
              <w:r w:rsidDel="002260E7">
                <w:rPr>
                  <w:rFonts w:eastAsia="Times New Roman"/>
                  <w:sz w:val="20"/>
                  <w:szCs w:val="20"/>
                </w:rPr>
                <w:delText xml:space="preserve">= </w:delText>
              </w:r>
              <w:r w:rsidDel="002260E7">
                <w:rPr>
                  <w:rFonts w:ascii="Arial" w:eastAsia="Arial" w:hAnsi="Arial" w:cs="Arial"/>
                  <w:sz w:val="20"/>
                  <w:szCs w:val="20"/>
                </w:rPr>
                <w:delText>41</w:delText>
              </w:r>
            </w:del>
          </w:p>
        </w:tc>
        <w:tc>
          <w:tcPr>
            <w:tcW w:w="740" w:type="dxa"/>
            <w:vMerge w:val="restart"/>
            <w:vAlign w:val="bottom"/>
          </w:tcPr>
          <w:p w:rsidR="00A33515" w:rsidDel="002260E7" w:rsidRDefault="001A4D22">
            <w:pPr>
              <w:jc w:val="right"/>
              <w:rPr>
                <w:del w:id="7223" w:author="Admin" w:date="2019-02-19T02:10:00Z"/>
                <w:sz w:val="20"/>
                <w:szCs w:val="20"/>
              </w:rPr>
            </w:pPr>
            <w:del w:id="7224" w:author="Admin" w:date="2019-02-19T02:10:00Z">
              <w:r w:rsidDel="002260E7">
                <w:rPr>
                  <w:rFonts w:ascii="Arial" w:eastAsia="Arial" w:hAnsi="Arial" w:cs="Arial"/>
                  <w:i/>
                  <w:iCs/>
                  <w:sz w:val="20"/>
                  <w:szCs w:val="20"/>
                </w:rPr>
                <w:delText>n</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При</w:delText>
              </w:r>
            </w:del>
          </w:p>
        </w:tc>
        <w:tc>
          <w:tcPr>
            <w:tcW w:w="1960" w:type="dxa"/>
            <w:vMerge w:val="restart"/>
            <w:vAlign w:val="bottom"/>
          </w:tcPr>
          <w:p w:rsidR="00A33515" w:rsidDel="002260E7" w:rsidRDefault="001A4D22">
            <w:pPr>
              <w:ind w:left="20"/>
              <w:rPr>
                <w:del w:id="7225" w:author="Admin" w:date="2019-02-19T02:10:00Z"/>
                <w:sz w:val="20"/>
                <w:szCs w:val="20"/>
              </w:rPr>
            </w:pPr>
            <w:del w:id="7226" w:author="Admin" w:date="2019-02-19T02:10:00Z">
              <w:r w:rsidDel="002260E7">
                <w:rPr>
                  <w:rFonts w:ascii="Arial" w:eastAsia="Arial" w:hAnsi="Arial" w:cs="Arial"/>
                  <w:sz w:val="20"/>
                  <w:szCs w:val="20"/>
                </w:rPr>
                <w:delText>этом, поскольку 41</w:delText>
              </w:r>
            </w:del>
          </w:p>
        </w:tc>
        <w:tc>
          <w:tcPr>
            <w:tcW w:w="1940" w:type="dxa"/>
            <w:vMerge w:val="restart"/>
            <w:vAlign w:val="bottom"/>
          </w:tcPr>
          <w:p w:rsidR="00A33515" w:rsidDel="002260E7" w:rsidRDefault="001A4D22">
            <w:pPr>
              <w:jc w:val="right"/>
              <w:rPr>
                <w:del w:id="7227" w:author="Admin" w:date="2019-02-19T02:10:00Z"/>
                <w:sz w:val="20"/>
                <w:szCs w:val="20"/>
              </w:rPr>
            </w:pPr>
            <w:del w:id="7228" w:author="Admin" w:date="2019-02-19T02:10:00Z">
              <w:r w:rsidDel="002260E7">
                <w:rPr>
                  <w:rFonts w:ascii="Arial" w:eastAsia="Arial" w:hAnsi="Arial" w:cs="Arial"/>
                  <w:i/>
                  <w:iCs/>
                  <w:w w:val="99"/>
                  <w:sz w:val="20"/>
                  <w:szCs w:val="20"/>
                </w:rPr>
                <w:delText xml:space="preserve">n </w:delText>
              </w:r>
              <w:r w:rsidDel="002260E7">
                <w:rPr>
                  <w:rFonts w:ascii="Arial" w:eastAsia="Arial" w:hAnsi="Arial" w:cs="Arial"/>
                  <w:w w:val="99"/>
                  <w:sz w:val="20"/>
                  <w:szCs w:val="20"/>
                </w:rPr>
                <w:delText>целое,</w:delText>
              </w:r>
              <w:r w:rsidDel="002260E7">
                <w:rPr>
                  <w:rFonts w:ascii="Arial" w:eastAsia="Arial" w:hAnsi="Arial" w:cs="Arial"/>
                  <w:i/>
                  <w:iCs/>
                  <w:w w:val="99"/>
                  <w:sz w:val="20"/>
                  <w:szCs w:val="20"/>
                </w:rPr>
                <w:delText xml:space="preserve"> </w:delText>
              </w:r>
              <w:r w:rsidDel="002260E7">
                <w:rPr>
                  <w:rFonts w:ascii="Arial" w:eastAsia="Arial" w:hAnsi="Arial" w:cs="Arial"/>
                  <w:w w:val="99"/>
                  <w:sz w:val="20"/>
                  <w:szCs w:val="20"/>
                </w:rPr>
                <w:delText>и поскольку</w:delText>
              </w:r>
            </w:del>
          </w:p>
        </w:tc>
        <w:tc>
          <w:tcPr>
            <w:tcW w:w="0" w:type="dxa"/>
            <w:vAlign w:val="bottom"/>
          </w:tcPr>
          <w:p w:rsidR="00A33515" w:rsidDel="002260E7" w:rsidRDefault="00A33515">
            <w:pPr>
              <w:rPr>
                <w:del w:id="7229" w:author="Admin" w:date="2019-02-19T02:10:00Z"/>
                <w:sz w:val="1"/>
                <w:szCs w:val="1"/>
              </w:rPr>
            </w:pPr>
          </w:p>
        </w:tc>
      </w:tr>
      <w:tr w:rsidR="00A33515" w:rsidDel="002260E7">
        <w:trPr>
          <w:trHeight w:val="102"/>
          <w:del w:id="7230" w:author="Admin" w:date="2019-02-19T02:10:00Z"/>
        </w:trPr>
        <w:tc>
          <w:tcPr>
            <w:tcW w:w="880" w:type="dxa"/>
            <w:vMerge/>
            <w:vAlign w:val="bottom"/>
          </w:tcPr>
          <w:p w:rsidR="00A33515" w:rsidDel="002260E7" w:rsidRDefault="00A33515">
            <w:pPr>
              <w:rPr>
                <w:del w:id="7231" w:author="Admin" w:date="2019-02-19T02:10:00Z"/>
                <w:sz w:val="8"/>
                <w:szCs w:val="8"/>
              </w:rPr>
            </w:pPr>
          </w:p>
        </w:tc>
        <w:tc>
          <w:tcPr>
            <w:tcW w:w="180" w:type="dxa"/>
            <w:vAlign w:val="bottom"/>
          </w:tcPr>
          <w:p w:rsidR="00A33515" w:rsidDel="002260E7" w:rsidRDefault="001A4D22">
            <w:pPr>
              <w:spacing w:line="103" w:lineRule="exact"/>
              <w:ind w:right="15"/>
              <w:jc w:val="right"/>
              <w:rPr>
                <w:del w:id="7232" w:author="Admin" w:date="2019-02-19T02:10:00Z"/>
                <w:sz w:val="20"/>
                <w:szCs w:val="20"/>
              </w:rPr>
            </w:pPr>
            <w:del w:id="7233" w:author="Admin" w:date="2019-02-19T02:10:00Z">
              <w:r w:rsidDel="002260E7">
                <w:rPr>
                  <w:rFonts w:ascii="Arial" w:eastAsia="Arial" w:hAnsi="Arial" w:cs="Arial"/>
                  <w:sz w:val="10"/>
                  <w:szCs w:val="10"/>
                </w:rPr>
                <w:delText>2</w:delText>
              </w:r>
            </w:del>
          </w:p>
        </w:tc>
        <w:tc>
          <w:tcPr>
            <w:tcW w:w="580" w:type="dxa"/>
            <w:vMerge/>
            <w:vAlign w:val="bottom"/>
          </w:tcPr>
          <w:p w:rsidR="00A33515" w:rsidDel="002260E7" w:rsidRDefault="00A33515">
            <w:pPr>
              <w:rPr>
                <w:del w:id="7234" w:author="Admin" w:date="2019-02-19T02:10:00Z"/>
                <w:sz w:val="8"/>
                <w:szCs w:val="8"/>
              </w:rPr>
            </w:pPr>
          </w:p>
        </w:tc>
        <w:tc>
          <w:tcPr>
            <w:tcW w:w="740" w:type="dxa"/>
            <w:vMerge/>
            <w:vAlign w:val="bottom"/>
          </w:tcPr>
          <w:p w:rsidR="00A33515" w:rsidDel="002260E7" w:rsidRDefault="00A33515">
            <w:pPr>
              <w:rPr>
                <w:del w:id="7235" w:author="Admin" w:date="2019-02-19T02:10:00Z"/>
                <w:sz w:val="8"/>
                <w:szCs w:val="8"/>
              </w:rPr>
            </w:pPr>
          </w:p>
        </w:tc>
        <w:tc>
          <w:tcPr>
            <w:tcW w:w="1960" w:type="dxa"/>
            <w:vMerge/>
            <w:vAlign w:val="bottom"/>
          </w:tcPr>
          <w:p w:rsidR="00A33515" w:rsidDel="002260E7" w:rsidRDefault="00A33515">
            <w:pPr>
              <w:rPr>
                <w:del w:id="7236" w:author="Admin" w:date="2019-02-19T02:10:00Z"/>
                <w:sz w:val="8"/>
                <w:szCs w:val="8"/>
              </w:rPr>
            </w:pPr>
          </w:p>
        </w:tc>
        <w:tc>
          <w:tcPr>
            <w:tcW w:w="1940" w:type="dxa"/>
            <w:vMerge/>
            <w:vAlign w:val="bottom"/>
          </w:tcPr>
          <w:p w:rsidR="00A33515" w:rsidDel="002260E7" w:rsidRDefault="00A33515">
            <w:pPr>
              <w:rPr>
                <w:del w:id="7237" w:author="Admin" w:date="2019-02-19T02:10:00Z"/>
                <w:sz w:val="8"/>
                <w:szCs w:val="8"/>
              </w:rPr>
            </w:pPr>
          </w:p>
        </w:tc>
        <w:tc>
          <w:tcPr>
            <w:tcW w:w="0" w:type="dxa"/>
            <w:vAlign w:val="bottom"/>
          </w:tcPr>
          <w:p w:rsidR="00A33515" w:rsidDel="002260E7" w:rsidRDefault="00A33515">
            <w:pPr>
              <w:rPr>
                <w:del w:id="7238" w:author="Admin" w:date="2019-02-19T02:10:00Z"/>
                <w:sz w:val="1"/>
                <w:szCs w:val="1"/>
              </w:rPr>
            </w:pPr>
          </w:p>
        </w:tc>
      </w:tr>
      <w:tr w:rsidR="00A33515" w:rsidDel="002260E7">
        <w:trPr>
          <w:trHeight w:val="314"/>
          <w:del w:id="7239" w:author="Admin" w:date="2019-02-19T02:10:00Z"/>
        </w:trPr>
        <w:tc>
          <w:tcPr>
            <w:tcW w:w="1640" w:type="dxa"/>
            <w:gridSpan w:val="3"/>
            <w:vAlign w:val="bottom"/>
          </w:tcPr>
          <w:p w:rsidR="00A33515" w:rsidDel="002260E7" w:rsidRDefault="001A4D22">
            <w:pPr>
              <w:rPr>
                <w:del w:id="7240" w:author="Admin" w:date="2019-02-19T02:10:00Z"/>
                <w:sz w:val="20"/>
                <w:szCs w:val="20"/>
              </w:rPr>
            </w:pPr>
            <w:del w:id="7241" w:author="Admin" w:date="2019-02-19T02:10:00Z">
              <w:r w:rsidDel="002260E7">
                <w:rPr>
                  <w:rFonts w:ascii="Arial" w:eastAsia="Arial" w:hAnsi="Arial" w:cs="Arial"/>
                  <w:sz w:val="20"/>
                  <w:szCs w:val="20"/>
                </w:rPr>
                <w:delText xml:space="preserve">справедливо </w:delText>
              </w:r>
              <w:r w:rsidDel="002260E7">
                <w:rPr>
                  <w:rFonts w:eastAsia="Times New Roman"/>
                  <w:i/>
                  <w:iCs/>
                  <w:sz w:val="20"/>
                  <w:szCs w:val="20"/>
                </w:rPr>
                <w:delText>j</w:delText>
              </w:r>
              <w:r w:rsidDel="002260E7">
                <w:rPr>
                  <w:rFonts w:ascii="Arial" w:eastAsia="Arial" w:hAnsi="Arial" w:cs="Arial"/>
                  <w:sz w:val="20"/>
                  <w:szCs w:val="20"/>
                </w:rPr>
                <w:delText>82</w:delText>
              </w:r>
            </w:del>
          </w:p>
        </w:tc>
        <w:tc>
          <w:tcPr>
            <w:tcW w:w="740" w:type="dxa"/>
            <w:vAlign w:val="bottom"/>
          </w:tcPr>
          <w:p w:rsidR="00A33515" w:rsidDel="002260E7" w:rsidRDefault="001A4D22">
            <w:pPr>
              <w:jc w:val="right"/>
              <w:rPr>
                <w:del w:id="7242" w:author="Admin" w:date="2019-02-19T02:10:00Z"/>
                <w:sz w:val="20"/>
                <w:szCs w:val="20"/>
              </w:rPr>
            </w:pPr>
            <w:del w:id="7243" w:author="Admin" w:date="2019-02-19T02:10:00Z">
              <w:r w:rsidDel="002260E7">
                <w:rPr>
                  <w:rFonts w:ascii="Arial" w:eastAsia="Arial" w:hAnsi="Arial" w:cs="Arial"/>
                  <w:sz w:val="20"/>
                  <w:szCs w:val="20"/>
                </w:rPr>
                <w:delText>2</w:delText>
              </w:r>
              <w:r w:rsidDel="002260E7">
                <w:rPr>
                  <w:rFonts w:ascii="Arial" w:eastAsia="Arial" w:hAnsi="Arial" w:cs="Arial"/>
                  <w:i/>
                  <w:iCs/>
                  <w:sz w:val="20"/>
                  <w:szCs w:val="20"/>
                </w:rPr>
                <w:delText>n</w:delText>
              </w:r>
              <w:r w:rsidDel="002260E7">
                <w:rPr>
                  <w:rFonts w:eastAsia="Times New Roman"/>
                  <w:i/>
                  <w:iCs/>
                  <w:sz w:val="20"/>
                  <w:szCs w:val="20"/>
                </w:rPr>
                <w:delText>j</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w:delText>
              </w:r>
            </w:del>
          </w:p>
        </w:tc>
        <w:tc>
          <w:tcPr>
            <w:tcW w:w="1960" w:type="dxa"/>
            <w:vAlign w:val="bottom"/>
          </w:tcPr>
          <w:p w:rsidR="00A33515" w:rsidDel="002260E7" w:rsidRDefault="001A4D22">
            <w:pPr>
              <w:ind w:left="20"/>
              <w:rPr>
                <w:del w:id="7244" w:author="Admin" w:date="2019-02-19T02:10:00Z"/>
                <w:sz w:val="20"/>
                <w:szCs w:val="20"/>
              </w:rPr>
            </w:pPr>
            <w:del w:id="7245" w:author="Admin" w:date="2019-02-19T02:10:00Z">
              <w:r w:rsidDel="002260E7">
                <w:rPr>
                  <w:rFonts w:eastAsia="Times New Roman"/>
                  <w:i/>
                  <w:iCs/>
                  <w:sz w:val="20"/>
                  <w:szCs w:val="20"/>
                </w:rPr>
                <w:delText>j</w:delText>
              </w:r>
              <w:r w:rsidDel="002260E7">
                <w:rPr>
                  <w:rFonts w:ascii="Arial" w:eastAsia="Arial" w:hAnsi="Arial" w:cs="Arial"/>
                  <w:sz w:val="20"/>
                  <w:szCs w:val="20"/>
                </w:rPr>
                <w:delText>41</w:delText>
              </w:r>
              <w:r w:rsidDel="002260E7">
                <w:rPr>
                  <w:rFonts w:eastAsia="Times New Roman"/>
                  <w:i/>
                  <w:iCs/>
                  <w:sz w:val="20"/>
                  <w:szCs w:val="20"/>
                </w:rPr>
                <w:delText xml:space="preserve">  </w:delText>
              </w:r>
              <w:r w:rsidDel="002260E7">
                <w:rPr>
                  <w:rFonts w:ascii="Arial" w:eastAsia="Arial" w:hAnsi="Arial" w:cs="Arial"/>
                  <w:i/>
                  <w:iCs/>
                  <w:sz w:val="20"/>
                  <w:szCs w:val="20"/>
                </w:rPr>
                <w:delText>n</w:delText>
              </w:r>
              <w:r w:rsidDel="002260E7">
                <w:rPr>
                  <w:rFonts w:eastAsia="Times New Roman"/>
                  <w:i/>
                  <w:iCs/>
                  <w:sz w:val="20"/>
                  <w:szCs w:val="20"/>
                </w:rPr>
                <w:delText>j</w:delText>
              </w:r>
              <w:r w:rsidDel="002260E7">
                <w:rPr>
                  <w:rFonts w:ascii="Arial" w:eastAsia="Arial" w:hAnsi="Arial" w:cs="Arial"/>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то число</w:delText>
              </w:r>
              <w:r w:rsidDel="002260E7">
                <w:rPr>
                  <w:rFonts w:eastAsia="Times New Roman"/>
                  <w:i/>
                  <w:iCs/>
                  <w:sz w:val="20"/>
                  <w:szCs w:val="20"/>
                </w:rPr>
                <w:delText xml:space="preserve"> </w:delText>
              </w:r>
              <w:r w:rsidDel="002260E7">
                <w:rPr>
                  <w:rFonts w:ascii="Arial" w:eastAsia="Arial" w:hAnsi="Arial" w:cs="Arial"/>
                  <w:sz w:val="20"/>
                  <w:szCs w:val="20"/>
                </w:rPr>
                <w:delText>41</w:delText>
              </w:r>
            </w:del>
          </w:p>
        </w:tc>
        <w:tc>
          <w:tcPr>
            <w:tcW w:w="1940" w:type="dxa"/>
            <w:vAlign w:val="bottom"/>
          </w:tcPr>
          <w:p w:rsidR="00A33515" w:rsidDel="002260E7" w:rsidRDefault="001A4D22">
            <w:pPr>
              <w:jc w:val="right"/>
              <w:rPr>
                <w:del w:id="7246" w:author="Admin" w:date="2019-02-19T02:10:00Z"/>
                <w:sz w:val="20"/>
                <w:szCs w:val="20"/>
              </w:rPr>
            </w:pPr>
            <w:del w:id="7247" w:author="Admin" w:date="2019-02-19T02:10:00Z">
              <w:r w:rsidDel="002260E7">
                <w:rPr>
                  <w:rFonts w:ascii="Arial" w:eastAsia="Arial" w:hAnsi="Arial" w:cs="Arial"/>
                  <w:i/>
                  <w:iCs/>
                  <w:sz w:val="20"/>
                  <w:szCs w:val="20"/>
                </w:rPr>
                <w:delText xml:space="preserve">n </w:delText>
              </w:r>
              <w:r w:rsidDel="002260E7">
                <w:rPr>
                  <w:rFonts w:ascii="Arial" w:eastAsia="Arial" w:hAnsi="Arial" w:cs="Arial"/>
                  <w:sz w:val="20"/>
                  <w:szCs w:val="20"/>
                </w:rPr>
                <w:delText>находится между</w:delText>
              </w:r>
            </w:del>
          </w:p>
        </w:tc>
        <w:tc>
          <w:tcPr>
            <w:tcW w:w="0" w:type="dxa"/>
            <w:vAlign w:val="bottom"/>
          </w:tcPr>
          <w:p w:rsidR="00A33515" w:rsidDel="002260E7" w:rsidRDefault="00A33515">
            <w:pPr>
              <w:rPr>
                <w:del w:id="7248" w:author="Admin" w:date="2019-02-19T02:10:00Z"/>
                <w:sz w:val="1"/>
                <w:szCs w:val="1"/>
              </w:rPr>
            </w:pPr>
          </w:p>
        </w:tc>
      </w:tr>
    </w:tbl>
    <w:p w:rsidR="00A33515" w:rsidDel="002260E7" w:rsidRDefault="001A4D22">
      <w:pPr>
        <w:tabs>
          <w:tab w:val="left" w:pos="5760"/>
        </w:tabs>
        <w:spacing w:line="216" w:lineRule="auto"/>
        <w:ind w:left="500"/>
        <w:rPr>
          <w:del w:id="7249" w:author="Admin" w:date="2019-02-19T02:10:00Z"/>
          <w:sz w:val="20"/>
          <w:szCs w:val="20"/>
        </w:rPr>
      </w:pPr>
      <w:del w:id="7250" w:author="Admin" w:date="2019-02-19T02:10:00Z">
        <w:r w:rsidDel="002260E7">
          <w:rPr>
            <w:rFonts w:ascii="Arial" w:eastAsia="Arial" w:hAnsi="Arial" w:cs="Arial"/>
            <w:sz w:val="19"/>
            <w:szCs w:val="19"/>
          </w:rPr>
          <w:delText xml:space="preserve">0 и </w:delText>
        </w:r>
        <w:r w:rsidDel="002260E7">
          <w:rPr>
            <w:rFonts w:ascii="Arial" w:eastAsia="Arial" w:hAnsi="Arial" w:cs="Arial"/>
            <w:i/>
            <w:iCs/>
            <w:sz w:val="19"/>
            <w:szCs w:val="19"/>
          </w:rPr>
          <w:delText>S</w:delText>
        </w:r>
        <w:r w:rsidDel="002260E7">
          <w:rPr>
            <w:rFonts w:ascii="Arial" w:eastAsia="Arial" w:hAnsi="Arial" w:cs="Arial"/>
            <w:sz w:val="26"/>
            <w:szCs w:val="26"/>
            <w:vertAlign w:val="subscript"/>
          </w:rPr>
          <w:delText>82</w:delText>
        </w:r>
        <w:r w:rsidDel="002260E7">
          <w:rPr>
            <w:rFonts w:ascii="Arial" w:eastAsia="Arial" w:hAnsi="Arial" w:cs="Arial"/>
            <w:sz w:val="19"/>
            <w:szCs w:val="19"/>
          </w:rPr>
          <w:delText xml:space="preserve">, то есть достижимо на каком-то шаге </w:delText>
        </w:r>
        <w:r w:rsidDel="002260E7">
          <w:rPr>
            <w:rFonts w:ascii="Arial" w:eastAsia="Arial" w:hAnsi="Arial" w:cs="Arial"/>
            <w:i/>
            <w:iCs/>
            <w:sz w:val="19"/>
            <w:szCs w:val="19"/>
          </w:rPr>
          <w:delText>k</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S</w:delText>
        </w:r>
        <w:r w:rsidDel="002260E7">
          <w:rPr>
            <w:rFonts w:ascii="Arial" w:eastAsia="Arial" w:hAnsi="Arial" w:cs="Arial"/>
            <w:i/>
            <w:iCs/>
            <w:sz w:val="26"/>
            <w:szCs w:val="26"/>
            <w:vertAlign w:val="subscript"/>
          </w:rPr>
          <w:delText>k</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41</w:delText>
        </w:r>
        <w:r w:rsidDel="002260E7">
          <w:rPr>
            <w:sz w:val="20"/>
            <w:szCs w:val="20"/>
          </w:rPr>
          <w:tab/>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A33515">
      <w:pPr>
        <w:spacing w:line="76" w:lineRule="exact"/>
        <w:rPr>
          <w:del w:id="7251" w:author="Admin" w:date="2019-02-19T02:10:00Z"/>
          <w:sz w:val="20"/>
          <w:szCs w:val="20"/>
        </w:rPr>
      </w:pPr>
    </w:p>
    <w:p w:rsidR="00A33515" w:rsidDel="002260E7" w:rsidRDefault="001A4D22">
      <w:pPr>
        <w:spacing w:line="287" w:lineRule="auto"/>
        <w:ind w:left="500"/>
        <w:jc w:val="both"/>
        <w:rPr>
          <w:del w:id="7252" w:author="Admin" w:date="2019-02-19T02:10:00Z"/>
          <w:sz w:val="20"/>
          <w:szCs w:val="20"/>
        </w:rPr>
      </w:pPr>
      <w:del w:id="7253" w:author="Admin" w:date="2019-02-19T02:10:00Z">
        <w:r w:rsidDel="002260E7">
          <w:rPr>
            <w:rFonts w:ascii="Arial" w:eastAsia="Arial" w:hAnsi="Arial" w:cs="Arial"/>
            <w:sz w:val="20"/>
            <w:szCs w:val="20"/>
          </w:rPr>
          <w:delText xml:space="preserve">Возьмём первые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чисел в первую группу, и оставшиеся 82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чисел во вторую; это и будет примером разбиения, требуемым в условии. И, как было показано, данное разбиение может быть построено при любых заданных числах.</w:delText>
        </w:r>
      </w:del>
    </w:p>
    <w:p w:rsidR="00A33515" w:rsidDel="002260E7" w:rsidRDefault="00A33515">
      <w:pPr>
        <w:spacing w:line="280" w:lineRule="exact"/>
        <w:rPr>
          <w:del w:id="7254" w:author="Admin" w:date="2019-02-19T02:10:00Z"/>
          <w:sz w:val="20"/>
          <w:szCs w:val="20"/>
        </w:rPr>
      </w:pPr>
    </w:p>
    <w:p w:rsidR="00A33515" w:rsidDel="002260E7" w:rsidRDefault="001A4D22">
      <w:pPr>
        <w:rPr>
          <w:del w:id="7255" w:author="Admin" w:date="2019-02-19T02:10:00Z"/>
          <w:sz w:val="20"/>
          <w:szCs w:val="20"/>
        </w:rPr>
      </w:pPr>
      <w:del w:id="7256" w:author="Admin" w:date="2019-02-19T02:10:00Z">
        <w:r w:rsidDel="002260E7">
          <w:rPr>
            <w:rFonts w:ascii="Arial" w:eastAsia="Arial" w:hAnsi="Arial" w:cs="Arial"/>
            <w:b/>
            <w:bCs/>
            <w:sz w:val="26"/>
            <w:szCs w:val="26"/>
          </w:rPr>
          <w:delText>Задача 2.</w:delText>
        </w:r>
      </w:del>
    </w:p>
    <w:p w:rsidR="00A33515" w:rsidDel="002260E7" w:rsidRDefault="00A33515">
      <w:pPr>
        <w:spacing w:line="178" w:lineRule="exact"/>
        <w:rPr>
          <w:del w:id="7257" w:author="Admin" w:date="2019-02-19T02:10:00Z"/>
          <w:sz w:val="20"/>
          <w:szCs w:val="20"/>
        </w:rPr>
      </w:pPr>
    </w:p>
    <w:p w:rsidR="00A33515" w:rsidDel="002260E7" w:rsidRDefault="001A4D22">
      <w:pPr>
        <w:numPr>
          <w:ilvl w:val="0"/>
          <w:numId w:val="658"/>
        </w:numPr>
        <w:tabs>
          <w:tab w:val="left" w:pos="500"/>
        </w:tabs>
        <w:spacing w:line="285" w:lineRule="auto"/>
        <w:ind w:left="500" w:hanging="290"/>
        <w:jc w:val="both"/>
        <w:rPr>
          <w:del w:id="7258" w:author="Admin" w:date="2019-02-19T02:10:00Z"/>
          <w:rFonts w:ascii="Arial" w:eastAsia="Arial" w:hAnsi="Arial" w:cs="Arial"/>
          <w:b/>
          <w:bCs/>
          <w:sz w:val="20"/>
          <w:szCs w:val="20"/>
        </w:rPr>
        <w:pPrChange w:id="7259" w:author="Admin" w:date="2019-02-19T00:19:00Z">
          <w:pPr>
            <w:numPr>
              <w:numId w:val="661"/>
            </w:numPr>
            <w:tabs>
              <w:tab w:val="left" w:pos="500"/>
            </w:tabs>
            <w:spacing w:line="285" w:lineRule="auto"/>
            <w:ind w:left="500" w:hanging="290"/>
            <w:jc w:val="both"/>
          </w:pPr>
        </w:pPrChange>
      </w:pPr>
      <w:del w:id="7260" w:author="Admin" w:date="2019-02-19T02:10:00Z">
        <w:r w:rsidDel="002260E7">
          <w:rPr>
            <w:rFonts w:ascii="Arial" w:eastAsia="Arial" w:hAnsi="Arial" w:cs="Arial"/>
            <w:sz w:val="20"/>
            <w:szCs w:val="20"/>
          </w:rPr>
          <w:delText>В вершинах квадрата поставлены натуральные числа, большие 1, причём пары чисел, стоящие на концах сторон, не взаимно про-сты, а на концах диагоналей — взаимно просты. Найти такие че-тыре числа, удовлетворяющие этому условию, чтобы наибольшее из них было наименьшим из возможных.</w:delText>
        </w:r>
      </w:del>
    </w:p>
    <w:p w:rsidR="00A33515" w:rsidDel="002260E7" w:rsidRDefault="00A33515">
      <w:pPr>
        <w:spacing w:line="53" w:lineRule="exact"/>
        <w:rPr>
          <w:del w:id="7261" w:author="Admin" w:date="2019-02-19T02:10:00Z"/>
          <w:rFonts w:ascii="Arial" w:eastAsia="Arial" w:hAnsi="Arial" w:cs="Arial"/>
          <w:b/>
          <w:bCs/>
          <w:sz w:val="20"/>
          <w:szCs w:val="20"/>
        </w:rPr>
      </w:pPr>
    </w:p>
    <w:p w:rsidR="00A33515" w:rsidDel="002260E7" w:rsidRDefault="001A4D22">
      <w:pPr>
        <w:ind w:left="500"/>
        <w:rPr>
          <w:del w:id="7262" w:author="Admin" w:date="2019-02-19T02:10:00Z"/>
          <w:rFonts w:ascii="Arial" w:eastAsia="Arial" w:hAnsi="Arial" w:cs="Arial"/>
          <w:b/>
          <w:bCs/>
          <w:sz w:val="20"/>
          <w:szCs w:val="20"/>
        </w:rPr>
      </w:pPr>
      <w:del w:id="7263"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Пусть</w:delText>
        </w:r>
        <w:r w:rsidDel="002260E7">
          <w:rPr>
            <w:rFonts w:ascii="Arial" w:eastAsia="Arial" w:hAnsi="Arial" w:cs="Arial"/>
            <w:b/>
            <w:bCs/>
            <w:i/>
            <w:iCs/>
            <w:sz w:val="19"/>
            <w:szCs w:val="19"/>
          </w:rPr>
          <w:delText xml:space="preserve"> </w:delText>
        </w:r>
        <w:r w:rsidDel="002260E7">
          <w:rPr>
            <w:rFonts w:ascii="Arial" w:eastAsia="Arial" w:hAnsi="Arial" w:cs="Arial"/>
            <w:i/>
            <w:iCs/>
            <w:sz w:val="19"/>
            <w:szCs w:val="19"/>
          </w:rPr>
          <w:delText>a</w:delText>
        </w:r>
        <w:r w:rsidDel="002260E7">
          <w:rPr>
            <w:rFonts w:eastAsia="Times New Roman"/>
            <w:i/>
            <w:iCs/>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i/>
            <w:iCs/>
            <w:sz w:val="19"/>
            <w:szCs w:val="19"/>
          </w:rPr>
          <w:delText>b</w:delText>
        </w:r>
        <w:r w:rsidDel="002260E7">
          <w:rPr>
            <w:rFonts w:eastAsia="Times New Roman"/>
            <w:i/>
            <w:iCs/>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i/>
            <w:iCs/>
            <w:sz w:val="19"/>
            <w:szCs w:val="19"/>
          </w:rPr>
          <w:delText>c</w:delText>
        </w:r>
        <w:r w:rsidDel="002260E7">
          <w:rPr>
            <w:rFonts w:eastAsia="Times New Roman"/>
            <w:i/>
            <w:iCs/>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i/>
            <w:iCs/>
            <w:sz w:val="19"/>
            <w:szCs w:val="19"/>
          </w:rPr>
          <w:delText>d</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числа,</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записанные в вершинах квадрата</w:delText>
        </w:r>
      </w:del>
    </w:p>
    <w:p w:rsidR="00A33515" w:rsidDel="002260E7" w:rsidRDefault="00A33515">
      <w:pPr>
        <w:spacing w:line="48" w:lineRule="exact"/>
        <w:rPr>
          <w:del w:id="7264" w:author="Admin" w:date="2019-02-19T02:10:00Z"/>
          <w:rFonts w:ascii="Arial" w:eastAsia="Arial" w:hAnsi="Arial" w:cs="Arial"/>
          <w:b/>
          <w:bCs/>
          <w:sz w:val="20"/>
          <w:szCs w:val="20"/>
        </w:rPr>
      </w:pPr>
    </w:p>
    <w:p w:rsidR="00A33515" w:rsidDel="002260E7" w:rsidRDefault="001A4D22">
      <w:pPr>
        <w:numPr>
          <w:ilvl w:val="1"/>
          <w:numId w:val="658"/>
        </w:numPr>
        <w:tabs>
          <w:tab w:val="left" w:pos="660"/>
        </w:tabs>
        <w:ind w:left="660" w:hanging="162"/>
        <w:rPr>
          <w:del w:id="7265" w:author="Admin" w:date="2019-02-19T02:10:00Z"/>
          <w:rFonts w:ascii="Arial" w:eastAsia="Arial" w:hAnsi="Arial" w:cs="Arial"/>
          <w:sz w:val="20"/>
          <w:szCs w:val="20"/>
        </w:rPr>
        <w:pPrChange w:id="7266" w:author="Admin" w:date="2019-02-19T00:19:00Z">
          <w:pPr>
            <w:numPr>
              <w:ilvl w:val="1"/>
              <w:numId w:val="661"/>
            </w:numPr>
            <w:tabs>
              <w:tab w:val="left" w:pos="660"/>
            </w:tabs>
            <w:ind w:left="660" w:hanging="162"/>
          </w:pPr>
        </w:pPrChange>
      </w:pPr>
      <w:del w:id="7267" w:author="Admin" w:date="2019-02-19T02:10:00Z">
        <w:r w:rsidDel="002260E7">
          <w:rPr>
            <w:rFonts w:ascii="Arial" w:eastAsia="Arial" w:hAnsi="Arial" w:cs="Arial"/>
            <w:sz w:val="20"/>
            <w:szCs w:val="20"/>
          </w:rPr>
          <w:delText>порядке обхода вершин по часовой стрелке.</w:delText>
        </w:r>
      </w:del>
    </w:p>
    <w:p w:rsidR="00A33515" w:rsidDel="002260E7" w:rsidRDefault="00A33515">
      <w:pPr>
        <w:spacing w:line="287" w:lineRule="exact"/>
        <w:rPr>
          <w:del w:id="7268" w:author="Admin" w:date="2019-02-19T02:10:00Z"/>
          <w:rFonts w:ascii="Arial" w:eastAsia="Arial" w:hAnsi="Arial" w:cs="Arial"/>
          <w:sz w:val="20"/>
          <w:szCs w:val="20"/>
        </w:rPr>
      </w:pPr>
    </w:p>
    <w:p w:rsidR="00A33515" w:rsidDel="002260E7" w:rsidRDefault="001A4D22">
      <w:pPr>
        <w:numPr>
          <w:ilvl w:val="2"/>
          <w:numId w:val="658"/>
        </w:numPr>
        <w:tabs>
          <w:tab w:val="left" w:pos="3220"/>
        </w:tabs>
        <w:ind w:left="3220" w:hanging="250"/>
        <w:rPr>
          <w:del w:id="7269" w:author="Admin" w:date="2019-02-19T02:10:00Z"/>
          <w:rFonts w:ascii="Arial" w:eastAsia="Arial" w:hAnsi="Arial" w:cs="Arial"/>
          <w:sz w:val="20"/>
          <w:szCs w:val="20"/>
        </w:rPr>
        <w:pPrChange w:id="7270" w:author="Admin" w:date="2019-02-19T00:19:00Z">
          <w:pPr>
            <w:numPr>
              <w:ilvl w:val="2"/>
              <w:numId w:val="661"/>
            </w:numPr>
            <w:tabs>
              <w:tab w:val="left" w:pos="3220"/>
            </w:tabs>
            <w:ind w:left="3220" w:hanging="250"/>
          </w:pPr>
        </w:pPrChange>
      </w:pPr>
      <w:del w:id="7271" w:author="Admin" w:date="2019-02-19T02:10:00Z">
        <w:r w:rsidDel="002260E7">
          <w:rPr>
            <w:rFonts w:ascii="Arial" w:eastAsia="Arial" w:hAnsi="Arial" w:cs="Arial"/>
            <w:b/>
            <w:bCs/>
            <w:sz w:val="20"/>
            <w:szCs w:val="20"/>
          </w:rPr>
          <w:delText xml:space="preserve">283 </w:delText>
        </w:r>
        <w:r w:rsidDel="002260E7">
          <w:rPr>
            <w:rFonts w:ascii="Arial" w:eastAsia="Arial" w:hAnsi="Arial" w:cs="Arial"/>
            <w:sz w:val="20"/>
            <w:szCs w:val="20"/>
          </w:rPr>
          <w:delText>−</w:delText>
        </w:r>
      </w:del>
    </w:p>
    <w:p w:rsidR="00A33515" w:rsidDel="002260E7" w:rsidRDefault="00A33515">
      <w:pPr>
        <w:rPr>
          <w:del w:id="7272"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right="120"/>
        <w:jc w:val="center"/>
        <w:rPr>
          <w:del w:id="7273" w:author="Admin" w:date="2019-02-19T02:10:00Z"/>
          <w:sz w:val="20"/>
          <w:szCs w:val="20"/>
        </w:rPr>
      </w:pPr>
      <w:bookmarkStart w:id="7274" w:name="page294"/>
      <w:bookmarkEnd w:id="7274"/>
      <w:del w:id="7275" w:author="Admin" w:date="2019-02-19T02:10:00Z">
        <w:r w:rsidDel="002260E7">
          <w:rPr>
            <w:rFonts w:ascii="Arial" w:eastAsia="Arial" w:hAnsi="Arial" w:cs="Arial"/>
            <w:sz w:val="18"/>
            <w:szCs w:val="18"/>
          </w:rPr>
          <w:lastRenderedPageBreak/>
          <w:delText>2011 год, 9 класс</w:delText>
        </w:r>
      </w:del>
    </w:p>
    <w:p w:rsidR="00A33515" w:rsidDel="002260E7" w:rsidRDefault="00A33515">
      <w:pPr>
        <w:spacing w:line="181" w:lineRule="exact"/>
        <w:rPr>
          <w:del w:id="7276" w:author="Admin" w:date="2019-02-19T02:10:00Z"/>
          <w:sz w:val="20"/>
          <w:szCs w:val="20"/>
        </w:rPr>
      </w:pPr>
    </w:p>
    <w:p w:rsidR="00A33515" w:rsidDel="002260E7" w:rsidRDefault="001A4D22">
      <w:pPr>
        <w:numPr>
          <w:ilvl w:val="0"/>
          <w:numId w:val="659"/>
        </w:numPr>
        <w:tabs>
          <w:tab w:val="left" w:pos="4280"/>
        </w:tabs>
        <w:ind w:left="4280" w:hanging="1383"/>
        <w:rPr>
          <w:del w:id="7277" w:author="Admin" w:date="2019-02-19T02:10:00Z"/>
          <w:rFonts w:ascii="Arial" w:eastAsia="Arial" w:hAnsi="Arial" w:cs="Arial"/>
          <w:i/>
          <w:iCs/>
          <w:sz w:val="20"/>
          <w:szCs w:val="20"/>
        </w:rPr>
        <w:pPrChange w:id="7278" w:author="Admin" w:date="2019-02-19T00:19:00Z">
          <w:pPr>
            <w:numPr>
              <w:numId w:val="662"/>
            </w:numPr>
            <w:tabs>
              <w:tab w:val="left" w:pos="4280"/>
            </w:tabs>
            <w:ind w:left="4280" w:hanging="1383"/>
          </w:pPr>
        </w:pPrChange>
      </w:pPr>
      <w:del w:id="7279" w:author="Admin" w:date="2019-02-19T02:10:00Z">
        <w:r w:rsidDel="002260E7">
          <w:rPr>
            <w:rFonts w:ascii="Arial" w:eastAsia="Arial" w:hAnsi="Arial" w:cs="Arial"/>
            <w:i/>
            <w:iCs/>
            <w:sz w:val="20"/>
            <w:szCs w:val="20"/>
          </w:rPr>
          <w:delText>c</w:delText>
        </w:r>
      </w:del>
    </w:p>
    <w:p w:rsidR="00A33515" w:rsidDel="002260E7" w:rsidRDefault="001A4D22">
      <w:pPr>
        <w:spacing w:line="20" w:lineRule="exact"/>
        <w:rPr>
          <w:del w:id="7280" w:author="Admin" w:date="2019-02-19T02:10:00Z"/>
          <w:sz w:val="20"/>
          <w:szCs w:val="20"/>
        </w:rPr>
      </w:pPr>
      <w:del w:id="7281" w:author="Admin" w:date="2019-02-19T02:10:00Z">
        <w:r w:rsidDel="002260E7">
          <w:rPr>
            <w:noProof/>
            <w:sz w:val="20"/>
            <w:szCs w:val="20"/>
          </w:rPr>
          <mc:AlternateContent>
            <mc:Choice Requires="wps">
              <w:drawing>
                <wp:anchor distT="0" distB="0" distL="114300" distR="114300" simplePos="0" relativeHeight="251874304" behindDoc="1" locked="0" layoutInCell="0" allowOverlap="1" wp14:anchorId="3F3502E9" wp14:editId="6FBD8BE5">
                  <wp:simplePos x="0" y="0"/>
                  <wp:positionH relativeFrom="column">
                    <wp:posOffset>1950720</wp:posOffset>
                  </wp:positionH>
                  <wp:positionV relativeFrom="paragraph">
                    <wp:posOffset>-55880</wp:posOffset>
                  </wp:positionV>
                  <wp:extent cx="0" cy="724535"/>
                  <wp:effectExtent l="0" t="0" r="0" b="0"/>
                  <wp:wrapNone/>
                  <wp:docPr id="512" name="Shap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24535"/>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12" o:spid="_x0000_s1026" style="position:absolute;z-index:-251442176;visibility:visible;mso-wrap-style:square;mso-wrap-distance-left:9pt;mso-wrap-distance-top:0;mso-wrap-distance-right:9pt;mso-wrap-distance-bottom:0;mso-position-horizontal:absolute;mso-position-horizontal-relative:text;mso-position-vertical:absolute;mso-position-vertical-relative:text" from="153.6pt,-4.4pt" to="153.6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75328" behindDoc="1" locked="0" layoutInCell="0" allowOverlap="1" wp14:anchorId="5DBE72BC" wp14:editId="6E44882F">
                  <wp:simplePos x="0" y="0"/>
                  <wp:positionH relativeFrom="column">
                    <wp:posOffset>2670810</wp:posOffset>
                  </wp:positionH>
                  <wp:positionV relativeFrom="paragraph">
                    <wp:posOffset>-55880</wp:posOffset>
                  </wp:positionV>
                  <wp:extent cx="0" cy="724535"/>
                  <wp:effectExtent l="0" t="0" r="0" b="0"/>
                  <wp:wrapNone/>
                  <wp:docPr id="513" name="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24535"/>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13" o:spid="_x0000_s1026" style="position:absolute;z-index:-251441152;visibility:visible;mso-wrap-style:square;mso-wrap-distance-left:9pt;mso-wrap-distance-top:0;mso-wrap-distance-right:9pt;mso-wrap-distance-bottom:0;mso-position-horizontal:absolute;mso-position-horizontal-relative:text;mso-position-vertical:absolute;mso-position-vertical-relative:text" from="210.3pt,-4.4pt" to="210.3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76352" behindDoc="1" locked="0" layoutInCell="0" allowOverlap="1" wp14:anchorId="0FC23656" wp14:editId="28AB353F">
                  <wp:simplePos x="0" y="0"/>
                  <wp:positionH relativeFrom="column">
                    <wp:posOffset>1948180</wp:posOffset>
                  </wp:positionH>
                  <wp:positionV relativeFrom="paragraph">
                    <wp:posOffset>-53340</wp:posOffset>
                  </wp:positionV>
                  <wp:extent cx="725170" cy="0"/>
                  <wp:effectExtent l="0" t="0" r="0" b="0"/>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517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14" o:spid="_x0000_s1026" style="position:absolute;z-index:-251440128;visibility:visible;mso-wrap-style:square;mso-wrap-distance-left:9pt;mso-wrap-distance-top:0;mso-wrap-distance-right:9pt;mso-wrap-distance-bottom:0;mso-position-horizontal:absolute;mso-position-horizontal-relative:text;mso-position-vertical:absolute;mso-position-vertical-relative:text" from="153.4pt,-4.2pt" to="21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" o:allowincell="f" filled="t" strokeweight=".140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77376" behindDoc="1" locked="0" layoutInCell="0" allowOverlap="1" wp14:anchorId="1B61AE94" wp14:editId="0D73349E">
                  <wp:simplePos x="0" y="0"/>
                  <wp:positionH relativeFrom="column">
                    <wp:posOffset>1948180</wp:posOffset>
                  </wp:positionH>
                  <wp:positionV relativeFrom="paragraph">
                    <wp:posOffset>666115</wp:posOffset>
                  </wp:positionV>
                  <wp:extent cx="725170" cy="0"/>
                  <wp:effectExtent l="0" t="0" r="0" b="0"/>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517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15" o:spid="_x0000_s1026" style="position:absolute;z-index:-251439104;visibility:visible;mso-wrap-style:square;mso-wrap-distance-left:9pt;mso-wrap-distance-top:0;mso-wrap-distance-right:9pt;mso-wrap-distance-bottom:0;mso-position-horizontal:absolute;mso-position-horizontal-relative:text;mso-position-vertical:absolute;mso-position-vertical-relative:text" from="153.4pt,52.45pt" to="210.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" o:allowincell="f" filled="t" strokeweight=".14056mm">
                  <v:stroke joinstyle="miter"/>
                  <o:lock v:ext="edit" shapetype="f"/>
                </v:line>
              </w:pict>
            </mc:Fallback>
          </mc:AlternateContent>
        </w:r>
      </w:del>
    </w:p>
    <w:p w:rsidR="00A33515" w:rsidDel="002260E7" w:rsidRDefault="00A33515">
      <w:pPr>
        <w:spacing w:line="200" w:lineRule="exact"/>
        <w:rPr>
          <w:del w:id="7282" w:author="Admin" w:date="2019-02-19T02:10:00Z"/>
          <w:sz w:val="20"/>
          <w:szCs w:val="20"/>
        </w:rPr>
      </w:pPr>
    </w:p>
    <w:p w:rsidR="00A33515" w:rsidDel="002260E7" w:rsidRDefault="00A33515">
      <w:pPr>
        <w:spacing w:line="200" w:lineRule="exact"/>
        <w:rPr>
          <w:del w:id="7283" w:author="Admin" w:date="2019-02-19T02:10:00Z"/>
          <w:sz w:val="20"/>
          <w:szCs w:val="20"/>
        </w:rPr>
      </w:pPr>
    </w:p>
    <w:p w:rsidR="00A33515" w:rsidDel="002260E7" w:rsidRDefault="00A33515">
      <w:pPr>
        <w:spacing w:line="200" w:lineRule="exact"/>
        <w:rPr>
          <w:del w:id="7284" w:author="Admin" w:date="2019-02-19T02:10:00Z"/>
          <w:sz w:val="20"/>
          <w:szCs w:val="20"/>
        </w:rPr>
      </w:pPr>
    </w:p>
    <w:p w:rsidR="00A33515" w:rsidDel="002260E7" w:rsidRDefault="00A33515">
      <w:pPr>
        <w:spacing w:line="308" w:lineRule="exact"/>
        <w:rPr>
          <w:del w:id="7285" w:author="Admin" w:date="2019-02-19T02:10:00Z"/>
          <w:sz w:val="20"/>
          <w:szCs w:val="20"/>
        </w:rPr>
      </w:pPr>
    </w:p>
    <w:p w:rsidR="00A33515" w:rsidDel="002260E7" w:rsidRDefault="001A4D22">
      <w:pPr>
        <w:numPr>
          <w:ilvl w:val="0"/>
          <w:numId w:val="660"/>
        </w:numPr>
        <w:tabs>
          <w:tab w:val="left" w:pos="4280"/>
        </w:tabs>
        <w:ind w:left="4280" w:hanging="1385"/>
        <w:rPr>
          <w:del w:id="7286" w:author="Admin" w:date="2019-02-19T02:10:00Z"/>
          <w:rFonts w:ascii="Arial" w:eastAsia="Arial" w:hAnsi="Arial" w:cs="Arial"/>
          <w:i/>
          <w:iCs/>
          <w:sz w:val="20"/>
          <w:szCs w:val="20"/>
        </w:rPr>
        <w:pPrChange w:id="7287" w:author="Admin" w:date="2019-02-19T00:19:00Z">
          <w:pPr>
            <w:numPr>
              <w:numId w:val="663"/>
            </w:numPr>
            <w:tabs>
              <w:tab w:val="left" w:pos="4280"/>
            </w:tabs>
            <w:ind w:left="4280" w:hanging="1385"/>
          </w:pPr>
        </w:pPrChange>
      </w:pPr>
      <w:del w:id="7288" w:author="Admin" w:date="2019-02-19T02:10:00Z">
        <w:r w:rsidDel="002260E7">
          <w:rPr>
            <w:rFonts w:ascii="Arial" w:eastAsia="Arial" w:hAnsi="Arial" w:cs="Arial"/>
            <w:i/>
            <w:iCs/>
            <w:sz w:val="20"/>
            <w:szCs w:val="20"/>
          </w:rPr>
          <w:delText>d</w:delText>
        </w:r>
      </w:del>
    </w:p>
    <w:p w:rsidR="00A33515" w:rsidDel="002260E7" w:rsidRDefault="00A33515">
      <w:pPr>
        <w:spacing w:line="222" w:lineRule="exact"/>
        <w:rPr>
          <w:del w:id="7289" w:author="Admin" w:date="2019-02-19T02:10:00Z"/>
          <w:sz w:val="20"/>
          <w:szCs w:val="20"/>
        </w:rPr>
      </w:pPr>
    </w:p>
    <w:p w:rsidR="00A33515" w:rsidDel="002260E7" w:rsidRDefault="001A4D22">
      <w:pPr>
        <w:spacing w:line="290" w:lineRule="auto"/>
        <w:ind w:left="500" w:right="120"/>
        <w:jc w:val="both"/>
        <w:rPr>
          <w:del w:id="7290" w:author="Admin" w:date="2019-02-19T02:10:00Z"/>
          <w:sz w:val="20"/>
          <w:szCs w:val="20"/>
        </w:rPr>
      </w:pPr>
      <w:del w:id="7291" w:author="Admin" w:date="2019-02-19T02:10:00Z">
        <w:r w:rsidDel="002260E7">
          <w:rPr>
            <w:rFonts w:ascii="Arial" w:eastAsia="Arial" w:hAnsi="Arial" w:cs="Arial"/>
            <w:sz w:val="20"/>
            <w:szCs w:val="20"/>
          </w:rPr>
          <w:delText xml:space="preserve">Заметим, что так как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не взаимно просто с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то можно разло-жить эти числа в следующие произведения: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pqx</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py</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qt</w:delText>
        </w:r>
        <w:r w:rsidDel="002260E7">
          <w:rPr>
            <w:rFonts w:ascii="Arial" w:eastAsia="Arial" w:hAnsi="Arial" w:cs="Arial"/>
            <w:sz w:val="20"/>
            <w:szCs w:val="20"/>
          </w:rPr>
          <w:delText xml:space="preserve">, причём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1 и НОД </w:delText>
        </w:r>
        <w:r w:rsidDel="002260E7">
          <w:rPr>
            <w:rFonts w:eastAsia="Times New Roman"/>
            <w:sz w:val="20"/>
            <w:szCs w:val="20"/>
          </w:rPr>
          <w:delText>(</w:delText>
        </w:r>
        <w:r w:rsidDel="002260E7">
          <w:rPr>
            <w:rFonts w:ascii="Arial" w:eastAsia="Arial" w:hAnsi="Arial" w:cs="Arial"/>
            <w:i/>
            <w:iCs/>
            <w:sz w:val="20"/>
            <w:szCs w:val="20"/>
          </w:rPr>
          <w:delText>py</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qt</w:delText>
        </w:r>
        <w:r w:rsidDel="002260E7">
          <w:rPr>
            <w:rFonts w:eastAsia="Times New Roman"/>
            <w:sz w:val="20"/>
            <w:szCs w:val="20"/>
          </w:rPr>
          <w:delText>) =</w:delText>
        </w:r>
        <w:r w:rsidDel="002260E7">
          <w:rPr>
            <w:rFonts w:ascii="Arial" w:eastAsia="Arial" w:hAnsi="Arial" w:cs="Arial"/>
            <w:sz w:val="20"/>
            <w:szCs w:val="20"/>
          </w:rPr>
          <w:delText xml:space="preserve"> 1.</w:delText>
        </w:r>
      </w:del>
    </w:p>
    <w:p w:rsidR="00A33515" w:rsidDel="002260E7" w:rsidRDefault="00A33515">
      <w:pPr>
        <w:spacing w:line="47" w:lineRule="exact"/>
        <w:rPr>
          <w:del w:id="7292" w:author="Admin" w:date="2019-02-19T02:10:00Z"/>
          <w:sz w:val="20"/>
          <w:szCs w:val="20"/>
        </w:rPr>
      </w:pPr>
    </w:p>
    <w:p w:rsidR="00A33515" w:rsidDel="002260E7" w:rsidRDefault="001A4D22">
      <w:pPr>
        <w:spacing w:line="287" w:lineRule="auto"/>
        <w:ind w:left="500" w:right="120"/>
        <w:jc w:val="both"/>
        <w:rPr>
          <w:del w:id="7293" w:author="Admin" w:date="2019-02-19T02:10:00Z"/>
          <w:sz w:val="20"/>
          <w:szCs w:val="20"/>
        </w:rPr>
      </w:pPr>
      <w:del w:id="7294" w:author="Admin" w:date="2019-02-19T02:10:00Z">
        <w:r w:rsidDel="002260E7">
          <w:rPr>
            <w:rFonts w:ascii="Arial" w:eastAsia="Arial" w:hAnsi="Arial" w:cs="Arial"/>
            <w:sz w:val="20"/>
            <w:szCs w:val="20"/>
          </w:rPr>
          <w:delText xml:space="preserve">Применив эти рассуждения к каждой вершине квадрата, получаем, что каждое из чисел является составным, причём эти числа име-ют как минимум четыре различных простых сомножителя, так как НОД </w:delText>
        </w:r>
        <w:r w:rsidDel="002260E7">
          <w:rPr>
            <w:rFonts w:eastAsia="Times New Roman"/>
            <w:sz w:val="20"/>
            <w:szCs w:val="20"/>
          </w:rPr>
          <w:delText>(</w:delText>
        </w:r>
        <w:r w:rsidDel="002260E7">
          <w:rPr>
            <w:rFonts w:ascii="Arial" w:eastAsia="Arial" w:hAnsi="Arial" w:cs="Arial"/>
            <w:i/>
            <w:iCs/>
            <w:sz w:val="20"/>
            <w:szCs w:val="20"/>
          </w:rPr>
          <w:delText>py</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qt</w:delText>
        </w:r>
        <w:r w:rsidDel="002260E7">
          <w:rPr>
            <w:rFonts w:eastAsia="Times New Roman"/>
            <w:sz w:val="20"/>
            <w:szCs w:val="20"/>
          </w:rPr>
          <w:delText>) =</w:delText>
        </w:r>
        <w:r w:rsidDel="002260E7">
          <w:rPr>
            <w:rFonts w:ascii="Arial" w:eastAsia="Arial" w:hAnsi="Arial" w:cs="Arial"/>
            <w:sz w:val="20"/>
            <w:szCs w:val="20"/>
          </w:rPr>
          <w:delText xml:space="preserve"> 1.</w:delText>
        </w:r>
      </w:del>
    </w:p>
    <w:p w:rsidR="00A33515" w:rsidDel="002260E7" w:rsidRDefault="00A33515">
      <w:pPr>
        <w:spacing w:line="50" w:lineRule="exact"/>
        <w:rPr>
          <w:del w:id="7295" w:author="Admin" w:date="2019-02-19T02:10:00Z"/>
          <w:sz w:val="20"/>
          <w:szCs w:val="20"/>
        </w:rPr>
      </w:pPr>
    </w:p>
    <w:p w:rsidR="00A33515" w:rsidDel="002260E7" w:rsidRDefault="001A4D22">
      <w:pPr>
        <w:ind w:left="500"/>
        <w:rPr>
          <w:del w:id="7296" w:author="Admin" w:date="2019-02-19T02:10:00Z"/>
          <w:sz w:val="20"/>
          <w:szCs w:val="20"/>
        </w:rPr>
      </w:pPr>
      <w:del w:id="7297" w:author="Admin" w:date="2019-02-19T02:10:00Z">
        <w:r w:rsidDel="002260E7">
          <w:rPr>
            <w:rFonts w:ascii="Arial" w:eastAsia="Arial" w:hAnsi="Arial" w:cs="Arial"/>
            <w:sz w:val="20"/>
            <w:szCs w:val="20"/>
          </w:rPr>
          <w:delText>Поэтому нам нужно взять первые четыре простых числа (2, 3, 5 и</w:delText>
        </w:r>
      </w:del>
    </w:p>
    <w:p w:rsidR="00A33515" w:rsidDel="002260E7" w:rsidRDefault="00A33515">
      <w:pPr>
        <w:spacing w:line="38" w:lineRule="exact"/>
        <w:rPr>
          <w:del w:id="7298" w:author="Admin" w:date="2019-02-19T02:10:00Z"/>
          <w:sz w:val="20"/>
          <w:szCs w:val="20"/>
        </w:rPr>
      </w:pPr>
    </w:p>
    <w:p w:rsidR="00A33515" w:rsidDel="002260E7" w:rsidRDefault="001A4D22">
      <w:pPr>
        <w:numPr>
          <w:ilvl w:val="0"/>
          <w:numId w:val="661"/>
        </w:numPr>
        <w:tabs>
          <w:tab w:val="left" w:pos="726"/>
        </w:tabs>
        <w:spacing w:line="291" w:lineRule="auto"/>
        <w:ind w:left="500" w:hanging="2"/>
        <w:rPr>
          <w:del w:id="7299" w:author="Admin" w:date="2019-02-19T02:10:00Z"/>
          <w:rFonts w:ascii="Arial" w:eastAsia="Arial" w:hAnsi="Arial" w:cs="Arial"/>
          <w:sz w:val="20"/>
          <w:szCs w:val="20"/>
        </w:rPr>
        <w:pPrChange w:id="7300" w:author="Admin" w:date="2019-02-19T00:19:00Z">
          <w:pPr>
            <w:numPr>
              <w:numId w:val="664"/>
            </w:numPr>
            <w:tabs>
              <w:tab w:val="left" w:pos="726"/>
            </w:tabs>
            <w:spacing w:line="291" w:lineRule="auto"/>
            <w:ind w:left="500" w:hanging="2"/>
          </w:pPr>
        </w:pPrChange>
      </w:pPr>
      <w:del w:id="7301" w:author="Admin" w:date="2019-02-19T02:10:00Z">
        <w:r w:rsidDel="002260E7">
          <w:rPr>
            <w:rFonts w:ascii="Arial" w:eastAsia="Arial" w:hAnsi="Arial" w:cs="Arial"/>
            <w:sz w:val="20"/>
            <w:szCs w:val="20"/>
          </w:rPr>
          <w:delText>— любые другие бо́льшие простые числа только увеличат значе-ния в вершинах — и с помощью небольшого перебора выбрать из их шести попарных произведений четыре:</w:delText>
        </w:r>
      </w:del>
    </w:p>
    <w:p w:rsidR="00A33515" w:rsidDel="002260E7" w:rsidRDefault="00A33515">
      <w:pPr>
        <w:spacing w:line="223" w:lineRule="exact"/>
        <w:rPr>
          <w:del w:id="7302" w:author="Admin" w:date="2019-02-19T02:10:00Z"/>
          <w:sz w:val="20"/>
          <w:szCs w:val="20"/>
        </w:rPr>
      </w:pPr>
    </w:p>
    <w:p w:rsidR="00A33515" w:rsidDel="002260E7" w:rsidRDefault="001A4D22">
      <w:pPr>
        <w:tabs>
          <w:tab w:val="left" w:pos="2760"/>
          <w:tab w:val="left" w:pos="3780"/>
          <w:tab w:val="left" w:pos="4760"/>
        </w:tabs>
        <w:ind w:left="1760"/>
        <w:rPr>
          <w:del w:id="7303" w:author="Admin" w:date="2019-02-19T02:10:00Z"/>
          <w:sz w:val="20"/>
          <w:szCs w:val="20"/>
        </w:rPr>
      </w:pPr>
      <w:del w:id="7304" w:author="Admin" w:date="2019-02-19T02:10:00Z">
        <w:r w:rsidDel="002260E7">
          <w:rPr>
            <w:rFonts w:ascii="Arial" w:eastAsia="Arial" w:hAnsi="Arial" w:cs="Arial"/>
            <w:i/>
            <w:iCs/>
            <w:sz w:val="20"/>
            <w:szCs w:val="20"/>
          </w:rPr>
          <w:delText xml:space="preserve">a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5  2</w:delText>
        </w:r>
        <w:r w:rsidDel="002260E7">
          <w:rPr>
            <w:rFonts w:eastAsia="Times New Roman"/>
            <w:i/>
            <w:iCs/>
            <w:sz w:val="20"/>
            <w:szCs w:val="20"/>
          </w:rPr>
          <w:delText>;</w:delText>
        </w:r>
        <w:r w:rsidDel="002260E7">
          <w:rPr>
            <w:rFonts w:ascii="Arial" w:eastAsia="Arial" w:hAnsi="Arial" w:cs="Arial"/>
            <w:i/>
            <w:iCs/>
            <w:sz w:val="20"/>
            <w:szCs w:val="20"/>
          </w:rPr>
          <w:tab/>
          <w:delText xml:space="preserve">b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5  3</w:delText>
        </w:r>
        <w:r w:rsidDel="002260E7">
          <w:rPr>
            <w:rFonts w:eastAsia="Times New Roman"/>
            <w:i/>
            <w:iCs/>
            <w:sz w:val="20"/>
            <w:szCs w:val="20"/>
          </w:rPr>
          <w:delText>;</w:delText>
        </w:r>
        <w:r w:rsidDel="002260E7">
          <w:rPr>
            <w:rFonts w:ascii="Arial" w:eastAsia="Arial" w:hAnsi="Arial" w:cs="Arial"/>
            <w:i/>
            <w:iCs/>
            <w:sz w:val="20"/>
            <w:szCs w:val="20"/>
          </w:rPr>
          <w:tab/>
          <w:delText xml:space="preserve">c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3  7</w:delText>
        </w:r>
        <w:r w:rsidDel="002260E7">
          <w:rPr>
            <w:rFonts w:eastAsia="Times New Roman"/>
            <w:i/>
            <w:iCs/>
            <w:sz w:val="20"/>
            <w:szCs w:val="20"/>
          </w:rPr>
          <w:delText>;</w:delText>
        </w:r>
        <w:r w:rsidDel="002260E7">
          <w:rPr>
            <w:rFonts w:ascii="Arial" w:eastAsia="Arial" w:hAnsi="Arial" w:cs="Arial"/>
            <w:i/>
            <w:iCs/>
            <w:sz w:val="20"/>
            <w:szCs w:val="20"/>
          </w:rPr>
          <w:tab/>
          <w:delText xml:space="preserve">d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2  7</w:delText>
        </w:r>
      </w:del>
    </w:p>
    <w:p w:rsidR="00A33515" w:rsidDel="002260E7" w:rsidRDefault="00A33515">
      <w:pPr>
        <w:spacing w:line="312" w:lineRule="exact"/>
        <w:rPr>
          <w:del w:id="7305" w:author="Admin" w:date="2019-02-19T02:10:00Z"/>
          <w:sz w:val="20"/>
          <w:szCs w:val="20"/>
        </w:rPr>
      </w:pPr>
    </w:p>
    <w:p w:rsidR="00A33515" w:rsidDel="002260E7" w:rsidRDefault="001A4D22">
      <w:pPr>
        <w:rPr>
          <w:del w:id="7306" w:author="Admin" w:date="2019-02-19T02:10:00Z"/>
          <w:sz w:val="20"/>
          <w:szCs w:val="20"/>
        </w:rPr>
      </w:pPr>
      <w:del w:id="7307" w:author="Admin" w:date="2019-02-19T02:10:00Z">
        <w:r w:rsidDel="002260E7">
          <w:rPr>
            <w:rFonts w:ascii="Arial" w:eastAsia="Arial" w:hAnsi="Arial" w:cs="Arial"/>
            <w:b/>
            <w:bCs/>
            <w:sz w:val="26"/>
            <w:szCs w:val="26"/>
          </w:rPr>
          <w:delText>Задача 3.</w:delText>
        </w:r>
      </w:del>
    </w:p>
    <w:p w:rsidR="00A33515" w:rsidDel="002260E7" w:rsidRDefault="00A33515">
      <w:pPr>
        <w:spacing w:line="178" w:lineRule="exact"/>
        <w:rPr>
          <w:del w:id="7308" w:author="Admin" w:date="2019-02-19T02:10:00Z"/>
          <w:sz w:val="20"/>
          <w:szCs w:val="20"/>
        </w:rPr>
      </w:pPr>
    </w:p>
    <w:p w:rsidR="00A33515" w:rsidDel="002260E7" w:rsidRDefault="001A4D22">
      <w:pPr>
        <w:numPr>
          <w:ilvl w:val="0"/>
          <w:numId w:val="662"/>
        </w:numPr>
        <w:tabs>
          <w:tab w:val="left" w:pos="500"/>
        </w:tabs>
        <w:spacing w:line="291" w:lineRule="auto"/>
        <w:ind w:left="500" w:right="120" w:hanging="290"/>
        <w:jc w:val="both"/>
        <w:rPr>
          <w:del w:id="7309" w:author="Admin" w:date="2019-02-19T02:10:00Z"/>
          <w:rFonts w:ascii="Arial" w:eastAsia="Arial" w:hAnsi="Arial" w:cs="Arial"/>
          <w:b/>
          <w:bCs/>
          <w:sz w:val="20"/>
          <w:szCs w:val="20"/>
        </w:rPr>
        <w:pPrChange w:id="7310" w:author="Admin" w:date="2019-02-19T00:19:00Z">
          <w:pPr>
            <w:numPr>
              <w:numId w:val="665"/>
            </w:numPr>
            <w:tabs>
              <w:tab w:val="left" w:pos="500"/>
            </w:tabs>
            <w:spacing w:line="291" w:lineRule="auto"/>
            <w:ind w:left="500" w:right="120" w:hanging="290"/>
            <w:jc w:val="both"/>
          </w:pPr>
        </w:pPrChange>
      </w:pPr>
      <w:del w:id="7311" w:author="Admin" w:date="2019-02-19T02:10:00Z">
        <w:r w:rsidDel="002260E7">
          <w:rPr>
            <w:rFonts w:ascii="Arial" w:eastAsia="Arial" w:hAnsi="Arial" w:cs="Arial"/>
            <w:sz w:val="20"/>
            <w:szCs w:val="20"/>
          </w:rPr>
          <w:delText xml:space="preserve">Найдите наименьшее число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для которого выполняются равен-ства: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e</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e</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 попарно различные натуральные числа.</w:delText>
        </w:r>
      </w:del>
    </w:p>
    <w:p w:rsidR="00A33515" w:rsidDel="002260E7" w:rsidRDefault="00A33515">
      <w:pPr>
        <w:spacing w:line="45" w:lineRule="exact"/>
        <w:rPr>
          <w:del w:id="7312" w:author="Admin" w:date="2019-02-19T02:10:00Z"/>
          <w:rFonts w:ascii="Arial" w:eastAsia="Arial" w:hAnsi="Arial" w:cs="Arial"/>
          <w:b/>
          <w:bCs/>
          <w:sz w:val="20"/>
          <w:szCs w:val="20"/>
        </w:rPr>
      </w:pPr>
    </w:p>
    <w:p w:rsidR="00A33515" w:rsidDel="002260E7" w:rsidRDefault="001A4D22">
      <w:pPr>
        <w:spacing w:line="285" w:lineRule="auto"/>
        <w:ind w:left="500" w:right="120"/>
        <w:jc w:val="both"/>
        <w:rPr>
          <w:del w:id="7313" w:author="Admin" w:date="2019-02-19T02:10:00Z"/>
          <w:rFonts w:ascii="Arial" w:eastAsia="Arial" w:hAnsi="Arial" w:cs="Arial"/>
          <w:b/>
          <w:bCs/>
          <w:sz w:val="20"/>
          <w:szCs w:val="20"/>
        </w:rPr>
      </w:pPr>
      <w:del w:id="7314" w:author="Admin" w:date="2019-02-19T02:10:00Z">
        <w:r w:rsidDel="002260E7">
          <w:rPr>
            <w:rFonts w:ascii="Arial" w:eastAsia="Arial" w:hAnsi="Arial" w:cs="Arial"/>
            <w:b/>
            <w:bCs/>
            <w:i/>
            <w:iCs/>
            <w:sz w:val="20"/>
            <w:szCs w:val="20"/>
          </w:rPr>
          <w:delText xml:space="preserve">Решение: </w:delText>
        </w:r>
        <w:r w:rsidDel="002260E7">
          <w:rPr>
            <w:rFonts w:ascii="Arial" w:eastAsia="Arial" w:hAnsi="Arial" w:cs="Arial"/>
            <w:sz w:val="20"/>
            <w:szCs w:val="20"/>
          </w:rPr>
          <w:delText>Заметим,</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что</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e</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i/>
            <w:iCs/>
            <w:sz w:val="20"/>
            <w:szCs w:val="20"/>
          </w:rPr>
          <w:delText xml:space="preserve"> </w:delText>
        </w:r>
        <w:r w:rsidDel="002260E7">
          <w:rPr>
            <w:rFonts w:eastAsia="Times New Roman"/>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2</w:delText>
        </w:r>
        <w:r w:rsidDel="002260E7">
          <w:rPr>
            <w:rFonts w:ascii="Arial" w:eastAsia="Arial" w:hAnsi="Arial" w:cs="Arial"/>
            <w:i/>
            <w:iCs/>
            <w:sz w:val="20"/>
            <w:szCs w:val="20"/>
          </w:rPr>
          <w:delText>x</w:delText>
        </w:r>
        <w:r w:rsidDel="002260E7">
          <w:rPr>
            <w:rFonts w:ascii="Arial" w:eastAsia="Arial" w:hAnsi="Arial" w:cs="Arial"/>
            <w:sz w:val="20"/>
            <w:szCs w:val="20"/>
          </w:rPr>
          <w:delText>.</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Но сумма первых</w:delText>
        </w:r>
        <w:r w:rsidDel="002260E7">
          <w:rPr>
            <w:rFonts w:ascii="Arial" w:eastAsia="Arial" w:hAnsi="Arial" w:cs="Arial"/>
            <w:b/>
            <w:bCs/>
            <w:i/>
            <w:iCs/>
            <w:sz w:val="20"/>
            <w:szCs w:val="20"/>
          </w:rPr>
          <w:delText xml:space="preserve"> </w:delText>
        </w:r>
        <w:r w:rsidDel="002260E7">
          <w:rPr>
            <w:rFonts w:ascii="Arial" w:eastAsia="Arial" w:hAnsi="Arial" w:cs="Arial"/>
            <w:sz w:val="20"/>
            <w:szCs w:val="20"/>
          </w:rPr>
          <w:delText xml:space="preserve">шести натуральных чисел равна 21, нечётному числу. Уменьшить сумму мы не можем, значит, её надо увеличить хотя бы до ближай-шего чётного — до 22; то есть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11. Теперь заметим, что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11, поскольку 1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eastAsia="Times New Roman"/>
            <w:sz w:val="20"/>
            <w:szCs w:val="20"/>
          </w:rPr>
          <w:delText>+</w:delText>
        </w:r>
        <w:r w:rsidDel="002260E7">
          <w:rPr>
            <w:rFonts w:ascii="Arial" w:eastAsia="Arial" w:hAnsi="Arial" w:cs="Arial"/>
            <w:sz w:val="20"/>
            <w:szCs w:val="20"/>
          </w:rPr>
          <w:delText xml:space="preserve"> 7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4 </w:delText>
        </w:r>
        <w:r w:rsidDel="002260E7">
          <w:rPr>
            <w:rFonts w:eastAsia="Times New Roman"/>
            <w:sz w:val="20"/>
            <w:szCs w:val="20"/>
          </w:rPr>
          <w:delText>+</w:delText>
        </w:r>
        <w:r w:rsidDel="002260E7">
          <w:rPr>
            <w:rFonts w:ascii="Arial" w:eastAsia="Arial" w:hAnsi="Arial" w:cs="Arial"/>
            <w:sz w:val="20"/>
            <w:szCs w:val="20"/>
          </w:rPr>
          <w:delText xml:space="preserve"> 5 </w:delText>
        </w:r>
        <w:r w:rsidDel="002260E7">
          <w:rPr>
            <w:rFonts w:eastAsia="Times New Roman"/>
            <w:sz w:val="20"/>
            <w:szCs w:val="20"/>
          </w:rPr>
          <w:delText>=</w:delText>
        </w:r>
        <w:r w:rsidDel="002260E7">
          <w:rPr>
            <w:rFonts w:ascii="Arial" w:eastAsia="Arial" w:hAnsi="Arial" w:cs="Arial"/>
            <w:sz w:val="20"/>
            <w:szCs w:val="20"/>
          </w:rPr>
          <w:delText xml:space="preserve"> 11.</w:delText>
        </w:r>
      </w:del>
    </w:p>
    <w:p w:rsidR="00A33515" w:rsidDel="002260E7" w:rsidRDefault="00A33515">
      <w:pPr>
        <w:spacing w:line="51" w:lineRule="exact"/>
        <w:rPr>
          <w:del w:id="7315" w:author="Admin" w:date="2019-02-19T02:10:00Z"/>
          <w:rFonts w:ascii="Arial" w:eastAsia="Arial" w:hAnsi="Arial" w:cs="Arial"/>
          <w:b/>
          <w:bCs/>
          <w:sz w:val="20"/>
          <w:szCs w:val="20"/>
        </w:rPr>
      </w:pPr>
    </w:p>
    <w:p w:rsidR="00A33515" w:rsidDel="002260E7" w:rsidRDefault="001A4D22">
      <w:pPr>
        <w:ind w:left="500"/>
        <w:rPr>
          <w:del w:id="7316" w:author="Admin" w:date="2019-02-19T02:10:00Z"/>
          <w:rFonts w:ascii="Arial" w:eastAsia="Arial" w:hAnsi="Arial" w:cs="Arial"/>
          <w:b/>
          <w:bCs/>
          <w:sz w:val="20"/>
          <w:szCs w:val="20"/>
        </w:rPr>
      </w:pPr>
      <w:del w:id="7317" w:author="Admin" w:date="2019-02-19T02:10:00Z">
        <w:r w:rsidDel="002260E7">
          <w:rPr>
            <w:rFonts w:ascii="Arial" w:eastAsia="Arial" w:hAnsi="Arial" w:cs="Arial"/>
            <w:sz w:val="20"/>
            <w:szCs w:val="20"/>
          </w:rPr>
          <w:delText xml:space="preserve">Ответ: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11.</w:delText>
        </w:r>
      </w:del>
    </w:p>
    <w:p w:rsidR="00A33515" w:rsidDel="002260E7" w:rsidRDefault="00A33515">
      <w:pPr>
        <w:spacing w:line="345" w:lineRule="exact"/>
        <w:rPr>
          <w:del w:id="7318" w:author="Admin" w:date="2019-02-19T02:10:00Z"/>
          <w:sz w:val="20"/>
          <w:szCs w:val="20"/>
        </w:rPr>
      </w:pPr>
    </w:p>
    <w:p w:rsidR="00A33515" w:rsidDel="002260E7" w:rsidRDefault="001A4D22">
      <w:pPr>
        <w:rPr>
          <w:del w:id="7319" w:author="Admin" w:date="2019-02-19T02:10:00Z"/>
          <w:sz w:val="20"/>
          <w:szCs w:val="20"/>
        </w:rPr>
      </w:pPr>
      <w:del w:id="7320" w:author="Admin" w:date="2019-02-19T02:10:00Z">
        <w:r w:rsidDel="002260E7">
          <w:rPr>
            <w:rFonts w:ascii="Arial" w:eastAsia="Arial" w:hAnsi="Arial" w:cs="Arial"/>
            <w:b/>
            <w:bCs/>
            <w:sz w:val="26"/>
            <w:szCs w:val="26"/>
          </w:rPr>
          <w:delText>Задача 6.</w:delText>
        </w:r>
      </w:del>
    </w:p>
    <w:p w:rsidR="00A33515" w:rsidDel="002260E7" w:rsidRDefault="00A33515">
      <w:pPr>
        <w:spacing w:line="178" w:lineRule="exact"/>
        <w:rPr>
          <w:del w:id="7321" w:author="Admin" w:date="2019-02-19T02:10:00Z"/>
          <w:sz w:val="20"/>
          <w:szCs w:val="20"/>
        </w:rPr>
      </w:pPr>
    </w:p>
    <w:p w:rsidR="00A33515" w:rsidDel="002260E7" w:rsidRDefault="001A4D22">
      <w:pPr>
        <w:numPr>
          <w:ilvl w:val="0"/>
          <w:numId w:val="663"/>
        </w:numPr>
        <w:tabs>
          <w:tab w:val="left" w:pos="500"/>
        </w:tabs>
        <w:spacing w:line="306" w:lineRule="auto"/>
        <w:ind w:left="500" w:right="80" w:hanging="290"/>
        <w:jc w:val="both"/>
        <w:rPr>
          <w:del w:id="7322" w:author="Admin" w:date="2019-02-19T02:10:00Z"/>
          <w:rFonts w:ascii="Arial" w:eastAsia="Arial" w:hAnsi="Arial" w:cs="Arial"/>
          <w:b/>
          <w:bCs/>
          <w:sz w:val="19"/>
          <w:szCs w:val="19"/>
        </w:rPr>
        <w:pPrChange w:id="7323" w:author="Admin" w:date="2019-02-19T00:19:00Z">
          <w:pPr>
            <w:numPr>
              <w:numId w:val="666"/>
            </w:numPr>
            <w:tabs>
              <w:tab w:val="left" w:pos="500"/>
            </w:tabs>
            <w:spacing w:line="306" w:lineRule="auto"/>
            <w:ind w:left="500" w:right="80" w:hanging="290"/>
            <w:jc w:val="both"/>
          </w:pPr>
        </w:pPrChange>
      </w:pPr>
      <w:del w:id="7324" w:author="Admin" w:date="2019-02-19T02:10:00Z">
        <w:r w:rsidDel="002260E7">
          <w:rPr>
            <w:rFonts w:ascii="Arial" w:eastAsia="Arial" w:hAnsi="Arial" w:cs="Arial"/>
            <w:sz w:val="19"/>
            <w:szCs w:val="19"/>
          </w:rPr>
          <w:delText>Переписывая из задачника по геометрии условие одной задачи, Ди-ма по невнимательности, свойственной некоторым школьникам, завысил вдвое величины двух углов треугольника и уменьшил вдвое величину третьего. Тем не менее, он смог построить треугольник</w:delText>
        </w:r>
      </w:del>
    </w:p>
    <w:p w:rsidR="00A33515" w:rsidDel="002260E7" w:rsidRDefault="00A33515">
      <w:pPr>
        <w:rPr>
          <w:del w:id="7325" w:author="Admin" w:date="2019-02-19T02:10:00Z"/>
        </w:rPr>
        <w:sectPr w:rsidR="00A33515" w:rsidDel="002260E7">
          <w:pgSz w:w="8220" w:h="12472"/>
          <w:pgMar w:top="639" w:right="600" w:bottom="0" w:left="720" w:header="0" w:footer="0" w:gutter="0"/>
          <w:cols w:space="720" w:equalWidth="0">
            <w:col w:w="6900"/>
          </w:cols>
        </w:sectPr>
      </w:pPr>
    </w:p>
    <w:p w:rsidR="00A33515" w:rsidDel="002260E7" w:rsidRDefault="00A33515">
      <w:pPr>
        <w:spacing w:line="303" w:lineRule="exact"/>
        <w:rPr>
          <w:del w:id="7326" w:author="Admin" w:date="2019-02-19T02:10:00Z"/>
          <w:sz w:val="20"/>
          <w:szCs w:val="20"/>
        </w:rPr>
      </w:pPr>
    </w:p>
    <w:p w:rsidR="00A33515" w:rsidDel="002260E7" w:rsidRDefault="001A4D22">
      <w:pPr>
        <w:ind w:right="100"/>
        <w:jc w:val="center"/>
        <w:rPr>
          <w:del w:id="7327" w:author="Admin" w:date="2019-02-19T02:10:00Z"/>
          <w:sz w:val="20"/>
          <w:szCs w:val="20"/>
        </w:rPr>
      </w:pPr>
      <w:del w:id="7328"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284</w:delText>
        </w:r>
        <w:r w:rsidDel="002260E7">
          <w:rPr>
            <w:rFonts w:ascii="Arial" w:eastAsia="Arial" w:hAnsi="Arial" w:cs="Arial"/>
            <w:sz w:val="20"/>
            <w:szCs w:val="20"/>
          </w:rPr>
          <w:delText xml:space="preserve"> −</w:delText>
        </w:r>
      </w:del>
    </w:p>
    <w:p w:rsidR="00A33515" w:rsidDel="002260E7" w:rsidRDefault="00A33515">
      <w:pPr>
        <w:rPr>
          <w:del w:id="7329" w:author="Admin" w:date="2019-02-19T02:10:00Z"/>
        </w:rPr>
        <w:sectPr w:rsidR="00A33515" w:rsidDel="002260E7">
          <w:type w:val="continuous"/>
          <w:pgSz w:w="8220" w:h="12472"/>
          <w:pgMar w:top="639" w:right="600" w:bottom="0" w:left="720" w:header="0" w:footer="0" w:gutter="0"/>
          <w:cols w:space="720" w:equalWidth="0">
            <w:col w:w="6900"/>
          </w:cols>
        </w:sectPr>
      </w:pPr>
    </w:p>
    <w:p w:rsidR="00A33515" w:rsidDel="002260E7" w:rsidRDefault="00A33515">
      <w:pPr>
        <w:framePr w:w="1999" w:h="1173" w:wrap="auto" w:vAnchor="page" w:hAnchor="page" w:x="3248" w:y="2163"/>
        <w:jc w:val="center"/>
        <w:rPr>
          <w:del w:id="7330" w:author="Admin" w:date="2019-02-19T02:10:00Z"/>
          <w:sz w:val="20"/>
          <w:szCs w:val="20"/>
        </w:rPr>
      </w:pPr>
      <w:bookmarkStart w:id="7331" w:name="page295"/>
      <w:bookmarkEnd w:id="7331"/>
    </w:p>
    <w:p w:rsidR="00A33515" w:rsidDel="002260E7" w:rsidRDefault="001A4D22">
      <w:pPr>
        <w:framePr w:w="260" w:h="154" w:wrap="auto" w:vAnchor="page" w:hAnchor="page" w:x="3200" w:y="2322"/>
        <w:spacing w:line="188" w:lineRule="auto"/>
        <w:rPr>
          <w:del w:id="7332" w:author="Admin" w:date="2019-02-19T02:10:00Z"/>
          <w:rFonts w:eastAsia="Times New Roman"/>
          <w:sz w:val="17"/>
          <w:szCs w:val="17"/>
        </w:rPr>
      </w:pPr>
      <w:del w:id="7333" w:author="Admin" w:date="2019-02-19T02:10:00Z">
        <w:r w:rsidDel="002260E7">
          <w:rPr>
            <w:rFonts w:eastAsia="Times New Roman"/>
            <w:sz w:val="17"/>
            <w:szCs w:val="17"/>
          </w:rPr>
          <w:delText>8</w:delText>
        </w:r>
      </w:del>
    </w:p>
    <w:p w:rsidR="00A33515" w:rsidDel="002260E7" w:rsidRDefault="001A4D22">
      <w:pPr>
        <w:framePr w:w="2080" w:h="698" w:wrap="auto" w:vAnchor="page" w:hAnchor="page" w:x="3200" w:y="2501"/>
        <w:spacing w:line="220" w:lineRule="auto"/>
        <w:rPr>
          <w:del w:id="7334" w:author="Admin" w:date="2019-02-19T02:10:00Z"/>
          <w:rFonts w:ascii="Arial" w:eastAsia="Arial" w:hAnsi="Arial" w:cs="Arial"/>
          <w:sz w:val="20"/>
          <w:szCs w:val="20"/>
        </w:rPr>
      </w:pPr>
      <w:del w:id="7335" w:author="Admin" w:date="2019-02-19T02:10:00Z">
        <w:r w:rsidDel="002260E7">
          <w:rPr>
            <w:rFonts w:eastAsia="Times New Roman"/>
            <w:sz w:val="39"/>
            <w:szCs w:val="39"/>
            <w:vertAlign w:val="superscript"/>
          </w:rPr>
          <w:delText>&lt;</w:delText>
        </w:r>
        <w:r w:rsidDel="002260E7">
          <w:rPr>
            <w:rFonts w:eastAsia="Times New Roman"/>
            <w:sz w:val="20"/>
            <w:szCs w:val="20"/>
          </w:rPr>
          <w:delText xml:space="preserve"> + + = </w:delText>
        </w:r>
        <w:r w:rsidDel="002260E7">
          <w:rPr>
            <w:rFonts w:ascii="Arial" w:eastAsia="Arial" w:hAnsi="Arial" w:cs="Arial"/>
            <w:sz w:val="20"/>
            <w:szCs w:val="20"/>
          </w:rPr>
          <w:delText>180</w:delText>
        </w:r>
        <w:r w:rsidDel="002260E7">
          <w:rPr>
            <w:rFonts w:eastAsia="Times New Roman"/>
            <w:i/>
            <w:iCs/>
            <w:sz w:val="27"/>
            <w:szCs w:val="27"/>
            <w:vertAlign w:val="superscript"/>
          </w:rPr>
          <w:delText>◦</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eastAsia="Times New Roman"/>
            <w:sz w:val="39"/>
            <w:szCs w:val="39"/>
            <w:vertAlign w:val="superscript"/>
          </w:rPr>
          <w:delText>:</w:delText>
        </w:r>
        <w:r w:rsidDel="002260E7">
          <w:rPr>
            <w:rFonts w:ascii="Arial" w:eastAsia="Arial" w:hAnsi="Arial" w:cs="Arial"/>
            <w:sz w:val="20"/>
            <w:szCs w:val="20"/>
          </w:rPr>
          <w:delText xml:space="preserve">2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180</w:delText>
        </w:r>
        <w:r w:rsidDel="002260E7">
          <w:rPr>
            <w:rFonts w:eastAsia="Times New Roman"/>
            <w:i/>
            <w:iCs/>
            <w:sz w:val="27"/>
            <w:szCs w:val="27"/>
            <w:vertAlign w:val="superscript"/>
          </w:rPr>
          <w:delText>◦</w:delText>
        </w:r>
        <w:r w:rsidDel="002260E7">
          <w:rPr>
            <w:rFonts w:eastAsia="Times New Roman"/>
            <w:i/>
            <w:iCs/>
            <w:sz w:val="20"/>
            <w:szCs w:val="20"/>
          </w:rPr>
          <w:delText>;</w:delText>
        </w:r>
      </w:del>
    </w:p>
    <w:p w:rsidR="00A33515" w:rsidDel="002260E7" w:rsidRDefault="001A4D22">
      <w:pPr>
        <w:ind w:left="642"/>
        <w:rPr>
          <w:del w:id="7336" w:author="Admin" w:date="2019-02-19T02:10:00Z"/>
          <w:sz w:val="20"/>
          <w:szCs w:val="20"/>
        </w:rPr>
      </w:pPr>
      <w:del w:id="7337"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7338" w:author="Admin" w:date="2019-02-19T02:10:00Z"/>
          <w:rFonts w:ascii="Arial" w:eastAsia="Arial" w:hAnsi="Arial" w:cs="Arial"/>
          <w:sz w:val="20"/>
          <w:szCs w:val="20"/>
        </w:rPr>
      </w:pPr>
    </w:p>
    <w:p w:rsidR="00A33515" w:rsidDel="002260E7" w:rsidRDefault="001A4D22">
      <w:pPr>
        <w:numPr>
          <w:ilvl w:val="0"/>
          <w:numId w:val="664"/>
        </w:numPr>
        <w:tabs>
          <w:tab w:val="left" w:pos="151"/>
        </w:tabs>
        <w:spacing w:line="303" w:lineRule="auto"/>
        <w:ind w:left="2" w:hanging="2"/>
        <w:rPr>
          <w:del w:id="7339" w:author="Admin" w:date="2019-02-19T02:10:00Z"/>
          <w:rFonts w:ascii="Arial" w:eastAsia="Arial" w:hAnsi="Arial" w:cs="Arial"/>
          <w:sz w:val="20"/>
          <w:szCs w:val="20"/>
        </w:rPr>
        <w:pPrChange w:id="7340" w:author="Admin" w:date="2019-02-19T00:19:00Z">
          <w:pPr>
            <w:numPr>
              <w:numId w:val="667"/>
            </w:numPr>
            <w:tabs>
              <w:tab w:val="left" w:pos="151"/>
            </w:tabs>
            <w:spacing w:line="303" w:lineRule="auto"/>
            <w:ind w:left="2" w:hanging="2"/>
          </w:pPr>
        </w:pPrChange>
      </w:pPr>
      <w:del w:id="7341" w:author="Admin" w:date="2019-02-19T02:10:00Z">
        <w:r w:rsidDel="002260E7">
          <w:rPr>
            <w:rFonts w:ascii="Arial" w:eastAsia="Arial" w:hAnsi="Arial" w:cs="Arial"/>
            <w:sz w:val="20"/>
            <w:szCs w:val="20"/>
          </w:rPr>
          <w:delText>новыми углами. Найдите самый большой из углов треугольника, описанного в правильном условии задачи.</w:delText>
        </w:r>
      </w:del>
    </w:p>
    <w:p w:rsidR="00A33515" w:rsidDel="002260E7" w:rsidRDefault="00A33515">
      <w:pPr>
        <w:spacing w:line="35" w:lineRule="exact"/>
        <w:rPr>
          <w:del w:id="7342" w:author="Admin" w:date="2019-02-19T02:10:00Z"/>
          <w:rFonts w:ascii="Arial" w:eastAsia="Arial" w:hAnsi="Arial" w:cs="Arial"/>
          <w:sz w:val="20"/>
          <w:szCs w:val="20"/>
        </w:rPr>
      </w:pPr>
    </w:p>
    <w:p w:rsidR="00A33515" w:rsidDel="002260E7" w:rsidRDefault="001A4D22">
      <w:pPr>
        <w:spacing w:line="182" w:lineRule="auto"/>
        <w:ind w:left="2"/>
        <w:jc w:val="both"/>
        <w:rPr>
          <w:del w:id="7343" w:author="Admin" w:date="2019-02-19T02:10:00Z"/>
          <w:sz w:val="20"/>
          <w:szCs w:val="20"/>
        </w:rPr>
      </w:pPr>
      <w:del w:id="7344" w:author="Admin" w:date="2019-02-19T02:10:00Z">
        <w:r w:rsidDel="002260E7">
          <w:rPr>
            <w:rFonts w:ascii="Arial" w:eastAsia="Arial" w:hAnsi="Arial" w:cs="Arial"/>
            <w:b/>
            <w:bCs/>
            <w:i/>
            <w:iCs/>
            <w:sz w:val="19"/>
            <w:szCs w:val="19"/>
          </w:rPr>
          <w:delText xml:space="preserve">Решение: </w:delText>
        </w:r>
        <w:r w:rsidDel="002260E7">
          <w:rPr>
            <w:rFonts w:ascii="Arial" w:eastAsia="Arial" w:hAnsi="Arial" w:cs="Arial"/>
            <w:sz w:val="19"/>
            <w:szCs w:val="19"/>
          </w:rPr>
          <w:delText>Пусть</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и</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величины углов в правильном условии</w:delText>
        </w:r>
        <w:r w:rsidDel="002260E7">
          <w:rPr>
            <w:rFonts w:ascii="Arial" w:eastAsia="Arial" w:hAnsi="Arial" w:cs="Arial"/>
            <w:b/>
            <w:bCs/>
            <w:i/>
            <w:iCs/>
            <w:sz w:val="19"/>
            <w:szCs w:val="19"/>
          </w:rPr>
          <w:delText xml:space="preserve"> </w:delText>
        </w:r>
        <w:r w:rsidDel="002260E7">
          <w:rPr>
            <w:rFonts w:ascii="Arial" w:eastAsia="Arial" w:hAnsi="Arial" w:cs="Arial"/>
            <w:sz w:val="19"/>
            <w:szCs w:val="19"/>
          </w:rPr>
          <w:delText>задачи, тогда, если Дима удвоил первые два угла и уменьшил в два раза третий, то</w:delText>
        </w:r>
      </w:del>
    </w:p>
    <w:p w:rsidR="00A33515" w:rsidDel="002260E7" w:rsidRDefault="001A4D22">
      <w:pPr>
        <w:spacing w:line="20" w:lineRule="exact"/>
        <w:rPr>
          <w:del w:id="7345" w:author="Admin" w:date="2019-02-19T02:10:00Z"/>
          <w:rFonts w:ascii="Arial" w:eastAsia="Arial" w:hAnsi="Arial" w:cs="Arial"/>
          <w:sz w:val="20"/>
          <w:szCs w:val="20"/>
        </w:rPr>
      </w:pPr>
      <w:del w:id="7346" w:author="Admin" w:date="2019-02-19T02:10:00Z">
        <w:r w:rsidDel="002260E7">
          <w:rPr>
            <w:rFonts w:ascii="Arial" w:eastAsia="Arial" w:hAnsi="Arial" w:cs="Arial"/>
            <w:noProof/>
            <w:sz w:val="20"/>
            <w:szCs w:val="20"/>
          </w:rPr>
          <mc:AlternateContent>
            <mc:Choice Requires="wps">
              <w:drawing>
                <wp:anchor distT="0" distB="0" distL="114300" distR="114300" simplePos="0" relativeHeight="251878400" behindDoc="1" locked="0" layoutInCell="0" allowOverlap="1" wp14:anchorId="61A4B297" wp14:editId="066445F7">
                  <wp:simplePos x="0" y="0"/>
                  <wp:positionH relativeFrom="column">
                    <wp:posOffset>2019935</wp:posOffset>
                  </wp:positionH>
                  <wp:positionV relativeFrom="paragraph">
                    <wp:posOffset>594995</wp:posOffset>
                  </wp:positionV>
                  <wp:extent cx="59055" cy="0"/>
                  <wp:effectExtent l="0" t="0" r="0" b="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16" o:spid="_x0000_s1026" style="position:absolute;z-index:-251438080;visibility:visible;mso-wrap-style:square;mso-wrap-distance-left:9pt;mso-wrap-distance-top:0;mso-wrap-distance-right:9pt;mso-wrap-distance-bottom:0;mso-position-horizontal:absolute;mso-position-horizontal-relative:text;mso-position-vertical:absolute;mso-position-vertical-relative:text" from="159.05pt,46.85pt" to="163.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" o:allowincell="f" filled="t" strokeweight=".14039mm">
                  <v:stroke joinstyle="miter"/>
                  <o:lock v:ext="edit" shapetype="f"/>
                </v:line>
              </w:pict>
            </mc:Fallback>
          </mc:AlternateContent>
        </w:r>
      </w:del>
    </w:p>
    <w:p w:rsidR="00A33515" w:rsidDel="002260E7" w:rsidRDefault="00A33515">
      <w:pPr>
        <w:spacing w:line="200" w:lineRule="exact"/>
        <w:rPr>
          <w:del w:id="7347" w:author="Admin" w:date="2019-02-19T02:10:00Z"/>
          <w:rFonts w:ascii="Arial" w:eastAsia="Arial" w:hAnsi="Arial" w:cs="Arial"/>
          <w:sz w:val="20"/>
          <w:szCs w:val="20"/>
        </w:rPr>
      </w:pPr>
    </w:p>
    <w:p w:rsidR="00A33515" w:rsidDel="002260E7" w:rsidRDefault="00A33515">
      <w:pPr>
        <w:spacing w:line="200" w:lineRule="exact"/>
        <w:rPr>
          <w:del w:id="7348" w:author="Admin" w:date="2019-02-19T02:10:00Z"/>
          <w:rFonts w:ascii="Arial" w:eastAsia="Arial" w:hAnsi="Arial" w:cs="Arial"/>
          <w:sz w:val="20"/>
          <w:szCs w:val="20"/>
        </w:rPr>
      </w:pPr>
    </w:p>
    <w:p w:rsidR="00A33515" w:rsidDel="002260E7" w:rsidRDefault="00A33515">
      <w:pPr>
        <w:spacing w:line="200" w:lineRule="exact"/>
        <w:rPr>
          <w:del w:id="7349" w:author="Admin" w:date="2019-02-19T02:10:00Z"/>
          <w:rFonts w:ascii="Arial" w:eastAsia="Arial" w:hAnsi="Arial" w:cs="Arial"/>
          <w:sz w:val="20"/>
          <w:szCs w:val="20"/>
        </w:rPr>
      </w:pPr>
    </w:p>
    <w:p w:rsidR="00A33515" w:rsidDel="002260E7" w:rsidRDefault="00A33515">
      <w:pPr>
        <w:spacing w:line="200" w:lineRule="exact"/>
        <w:rPr>
          <w:del w:id="7350" w:author="Admin" w:date="2019-02-19T02:10:00Z"/>
          <w:rFonts w:ascii="Arial" w:eastAsia="Arial" w:hAnsi="Arial" w:cs="Arial"/>
          <w:sz w:val="20"/>
          <w:szCs w:val="20"/>
        </w:rPr>
      </w:pPr>
    </w:p>
    <w:p w:rsidR="00A33515" w:rsidDel="002260E7" w:rsidRDefault="00A33515">
      <w:pPr>
        <w:spacing w:line="366" w:lineRule="exact"/>
        <w:rPr>
          <w:del w:id="7351" w:author="Admin" w:date="2019-02-19T02:10:00Z"/>
          <w:rFonts w:ascii="Arial" w:eastAsia="Arial" w:hAnsi="Arial" w:cs="Arial"/>
          <w:sz w:val="20"/>
          <w:szCs w:val="20"/>
        </w:rPr>
      </w:pPr>
    </w:p>
    <w:tbl>
      <w:tblPr>
        <w:tblW w:w="0" w:type="auto"/>
        <w:tblInd w:w="2" w:type="dxa"/>
        <w:tblLayout w:type="fixed"/>
        <w:tblCellMar>
          <w:left w:w="0" w:type="dxa"/>
          <w:right w:w="0" w:type="dxa"/>
        </w:tblCellMar>
        <w:tblLook w:val="04A0" w:firstRow="1" w:lastRow="0" w:firstColumn="1" w:lastColumn="0" w:noHBand="0" w:noVBand="1"/>
      </w:tblPr>
      <w:tblGrid>
        <w:gridCol w:w="1340"/>
        <w:gridCol w:w="880"/>
        <w:gridCol w:w="900"/>
        <w:gridCol w:w="900"/>
        <w:gridCol w:w="20"/>
      </w:tblGrid>
      <w:tr w:rsidR="00A33515" w:rsidDel="002260E7">
        <w:trPr>
          <w:trHeight w:val="273"/>
          <w:del w:id="7352" w:author="Admin" w:date="2019-02-19T02:10:00Z"/>
        </w:trPr>
        <w:tc>
          <w:tcPr>
            <w:tcW w:w="1340" w:type="dxa"/>
            <w:vAlign w:val="bottom"/>
          </w:tcPr>
          <w:p w:rsidR="00A33515" w:rsidDel="002260E7" w:rsidRDefault="001A4D22">
            <w:pPr>
              <w:rPr>
                <w:del w:id="7353" w:author="Admin" w:date="2019-02-19T02:10:00Z"/>
                <w:sz w:val="20"/>
                <w:szCs w:val="20"/>
              </w:rPr>
            </w:pPr>
            <w:del w:id="7354" w:author="Admin" w:date="2019-02-19T02:10:00Z">
              <w:r w:rsidDel="002260E7">
                <w:rPr>
                  <w:rFonts w:ascii="Arial" w:eastAsia="Arial" w:hAnsi="Arial" w:cs="Arial"/>
                  <w:sz w:val="20"/>
                  <w:szCs w:val="20"/>
                </w:rPr>
                <w:delText>то есть</w:delText>
              </w:r>
            </w:del>
          </w:p>
        </w:tc>
        <w:tc>
          <w:tcPr>
            <w:tcW w:w="880" w:type="dxa"/>
            <w:vMerge w:val="restart"/>
            <w:vAlign w:val="bottom"/>
          </w:tcPr>
          <w:p w:rsidR="00A33515" w:rsidDel="002260E7" w:rsidRDefault="001A4D22">
            <w:pPr>
              <w:jc w:val="right"/>
              <w:rPr>
                <w:del w:id="7355" w:author="Admin" w:date="2019-02-19T02:10:00Z"/>
                <w:sz w:val="20"/>
                <w:szCs w:val="20"/>
              </w:rPr>
            </w:pPr>
            <w:del w:id="7356" w:author="Admin" w:date="2019-02-19T02:10:00Z">
              <w:r w:rsidDel="002260E7">
                <w:rPr>
                  <w:rFonts w:eastAsia="Times New Roman"/>
                  <w:sz w:val="20"/>
                  <w:szCs w:val="20"/>
                </w:rPr>
                <w:delText>8</w:delText>
              </w:r>
            </w:del>
          </w:p>
        </w:tc>
        <w:tc>
          <w:tcPr>
            <w:tcW w:w="900" w:type="dxa"/>
            <w:vAlign w:val="bottom"/>
          </w:tcPr>
          <w:p w:rsidR="00A33515" w:rsidDel="002260E7" w:rsidRDefault="00A33515">
            <w:pPr>
              <w:rPr>
                <w:del w:id="7357" w:author="Admin" w:date="2019-02-19T02:10:00Z"/>
                <w:sz w:val="23"/>
                <w:szCs w:val="23"/>
              </w:rPr>
            </w:pPr>
          </w:p>
        </w:tc>
        <w:tc>
          <w:tcPr>
            <w:tcW w:w="900" w:type="dxa"/>
            <w:vAlign w:val="bottom"/>
          </w:tcPr>
          <w:p w:rsidR="00A33515" w:rsidDel="002260E7" w:rsidRDefault="00A33515">
            <w:pPr>
              <w:rPr>
                <w:del w:id="7358" w:author="Admin" w:date="2019-02-19T02:10:00Z"/>
                <w:sz w:val="23"/>
                <w:szCs w:val="23"/>
              </w:rPr>
            </w:pPr>
          </w:p>
        </w:tc>
        <w:tc>
          <w:tcPr>
            <w:tcW w:w="0" w:type="dxa"/>
            <w:vAlign w:val="bottom"/>
          </w:tcPr>
          <w:p w:rsidR="00A33515" w:rsidDel="002260E7" w:rsidRDefault="00A33515">
            <w:pPr>
              <w:rPr>
                <w:del w:id="7359" w:author="Admin" w:date="2019-02-19T02:10:00Z"/>
                <w:sz w:val="1"/>
                <w:szCs w:val="1"/>
              </w:rPr>
            </w:pPr>
          </w:p>
        </w:tc>
      </w:tr>
      <w:tr w:rsidR="00A33515" w:rsidDel="002260E7">
        <w:trPr>
          <w:trHeight w:val="199"/>
          <w:del w:id="7360" w:author="Admin" w:date="2019-02-19T02:10:00Z"/>
        </w:trPr>
        <w:tc>
          <w:tcPr>
            <w:tcW w:w="1340" w:type="dxa"/>
            <w:vAlign w:val="bottom"/>
          </w:tcPr>
          <w:p w:rsidR="00A33515" w:rsidDel="002260E7" w:rsidRDefault="00A33515">
            <w:pPr>
              <w:rPr>
                <w:del w:id="7361" w:author="Admin" w:date="2019-02-19T02:10:00Z"/>
                <w:sz w:val="17"/>
                <w:szCs w:val="17"/>
              </w:rPr>
            </w:pPr>
          </w:p>
        </w:tc>
        <w:tc>
          <w:tcPr>
            <w:tcW w:w="880" w:type="dxa"/>
            <w:vMerge/>
            <w:vAlign w:val="bottom"/>
          </w:tcPr>
          <w:p w:rsidR="00A33515" w:rsidDel="002260E7" w:rsidRDefault="00A33515">
            <w:pPr>
              <w:rPr>
                <w:del w:id="7362" w:author="Admin" w:date="2019-02-19T02:10:00Z"/>
                <w:sz w:val="17"/>
                <w:szCs w:val="17"/>
              </w:rPr>
            </w:pPr>
          </w:p>
        </w:tc>
        <w:tc>
          <w:tcPr>
            <w:tcW w:w="900" w:type="dxa"/>
            <w:vAlign w:val="bottom"/>
          </w:tcPr>
          <w:p w:rsidR="00A33515" w:rsidDel="002260E7" w:rsidRDefault="001A4D22">
            <w:pPr>
              <w:spacing w:line="200" w:lineRule="exact"/>
              <w:rPr>
                <w:del w:id="7363" w:author="Admin" w:date="2019-02-19T02:10:00Z"/>
                <w:sz w:val="20"/>
                <w:szCs w:val="20"/>
              </w:rPr>
            </w:pPr>
            <w:del w:id="7364" w:author="Admin" w:date="2019-02-19T02:10:00Z">
              <w:r w:rsidDel="002260E7">
                <w:rPr>
                  <w:rFonts w:eastAsia="Times New Roman"/>
                  <w:sz w:val="20"/>
                  <w:szCs w:val="20"/>
                </w:rPr>
                <w:delText>+  +</w:delText>
              </w:r>
            </w:del>
          </w:p>
        </w:tc>
        <w:tc>
          <w:tcPr>
            <w:tcW w:w="900" w:type="dxa"/>
            <w:vAlign w:val="bottom"/>
          </w:tcPr>
          <w:p w:rsidR="00A33515" w:rsidDel="002260E7" w:rsidRDefault="001A4D22">
            <w:pPr>
              <w:spacing w:line="199" w:lineRule="exact"/>
              <w:rPr>
                <w:del w:id="7365" w:author="Admin" w:date="2019-02-19T02:10:00Z"/>
                <w:sz w:val="20"/>
                <w:szCs w:val="20"/>
              </w:rPr>
            </w:pPr>
            <w:del w:id="7366" w:author="Admin" w:date="2019-02-19T02:10:00Z">
              <w:r w:rsidDel="002260E7">
                <w:rPr>
                  <w:rFonts w:eastAsia="Times New Roman"/>
                  <w:sz w:val="17"/>
                  <w:szCs w:val="17"/>
                </w:rPr>
                <w:delText xml:space="preserve">= </w:delText>
              </w:r>
              <w:r w:rsidDel="002260E7">
                <w:rPr>
                  <w:rFonts w:ascii="Arial" w:eastAsia="Arial" w:hAnsi="Arial" w:cs="Arial"/>
                  <w:sz w:val="17"/>
                  <w:szCs w:val="17"/>
                </w:rPr>
                <w:delText>180</w:delText>
              </w:r>
              <w:r w:rsidDel="002260E7">
                <w:rPr>
                  <w:rFonts w:eastAsia="Times New Roman"/>
                  <w:i/>
                  <w:iCs/>
                  <w:sz w:val="23"/>
                  <w:szCs w:val="23"/>
                  <w:vertAlign w:val="superscript"/>
                </w:rPr>
                <w:delText>◦</w:delText>
              </w:r>
              <w:r w:rsidDel="002260E7">
                <w:rPr>
                  <w:rFonts w:eastAsia="Times New Roman"/>
                  <w:i/>
                  <w:iCs/>
                  <w:sz w:val="17"/>
                  <w:szCs w:val="17"/>
                </w:rPr>
                <w:delText>;</w:delText>
              </w:r>
            </w:del>
          </w:p>
        </w:tc>
        <w:tc>
          <w:tcPr>
            <w:tcW w:w="0" w:type="dxa"/>
            <w:vAlign w:val="bottom"/>
          </w:tcPr>
          <w:p w:rsidR="00A33515" w:rsidDel="002260E7" w:rsidRDefault="00A33515">
            <w:pPr>
              <w:rPr>
                <w:del w:id="7367" w:author="Admin" w:date="2019-02-19T02:10:00Z"/>
                <w:sz w:val="1"/>
                <w:szCs w:val="1"/>
              </w:rPr>
            </w:pPr>
          </w:p>
        </w:tc>
      </w:tr>
      <w:tr w:rsidR="00A33515" w:rsidDel="002260E7">
        <w:trPr>
          <w:trHeight w:val="122"/>
          <w:del w:id="7368" w:author="Admin" w:date="2019-02-19T02:10:00Z"/>
        </w:trPr>
        <w:tc>
          <w:tcPr>
            <w:tcW w:w="1340" w:type="dxa"/>
            <w:vAlign w:val="bottom"/>
          </w:tcPr>
          <w:p w:rsidR="00A33515" w:rsidDel="002260E7" w:rsidRDefault="00A33515">
            <w:pPr>
              <w:rPr>
                <w:del w:id="7369" w:author="Admin" w:date="2019-02-19T02:10:00Z"/>
                <w:sz w:val="10"/>
                <w:szCs w:val="10"/>
              </w:rPr>
            </w:pPr>
          </w:p>
        </w:tc>
        <w:tc>
          <w:tcPr>
            <w:tcW w:w="880" w:type="dxa"/>
            <w:vAlign w:val="bottom"/>
          </w:tcPr>
          <w:p w:rsidR="00A33515" w:rsidDel="002260E7" w:rsidRDefault="001A4D22">
            <w:pPr>
              <w:spacing w:line="122" w:lineRule="exact"/>
              <w:jc w:val="right"/>
              <w:rPr>
                <w:del w:id="7370" w:author="Admin" w:date="2019-02-19T02:10:00Z"/>
                <w:sz w:val="20"/>
                <w:szCs w:val="20"/>
              </w:rPr>
            </w:pPr>
            <w:del w:id="7371" w:author="Admin" w:date="2019-02-19T02:10:00Z">
              <w:r w:rsidDel="002260E7">
                <w:rPr>
                  <w:rFonts w:eastAsia="Times New Roman"/>
                  <w:sz w:val="14"/>
                  <w:szCs w:val="14"/>
                </w:rPr>
                <w:delText>&lt;</w:delText>
              </w:r>
            </w:del>
          </w:p>
        </w:tc>
        <w:tc>
          <w:tcPr>
            <w:tcW w:w="900" w:type="dxa"/>
            <w:vAlign w:val="bottom"/>
          </w:tcPr>
          <w:p w:rsidR="00A33515" w:rsidDel="002260E7" w:rsidRDefault="001A4D22">
            <w:pPr>
              <w:spacing w:line="122" w:lineRule="exact"/>
              <w:rPr>
                <w:del w:id="7372" w:author="Admin" w:date="2019-02-19T02:10:00Z"/>
                <w:sz w:val="20"/>
                <w:szCs w:val="20"/>
              </w:rPr>
            </w:pPr>
            <w:del w:id="7373" w:author="Admin" w:date="2019-02-19T02:10:00Z">
              <w:r w:rsidDel="002260E7">
                <w:rPr>
                  <w:rFonts w:ascii="Arial" w:eastAsia="Arial" w:hAnsi="Arial" w:cs="Arial"/>
                  <w:sz w:val="14"/>
                  <w:szCs w:val="14"/>
                </w:rPr>
                <w:delText xml:space="preserve">4  </w:delText>
              </w:r>
              <w:r w:rsidDel="002260E7">
                <w:rPr>
                  <w:rFonts w:eastAsia="Times New Roman"/>
                  <w:sz w:val="14"/>
                  <w:szCs w:val="14"/>
                </w:rPr>
                <w:delText>+</w:delText>
              </w:r>
              <w:r w:rsidDel="002260E7">
                <w:rPr>
                  <w:rFonts w:ascii="Arial" w:eastAsia="Arial" w:hAnsi="Arial" w:cs="Arial"/>
                  <w:sz w:val="14"/>
                  <w:szCs w:val="14"/>
                </w:rPr>
                <w:delText xml:space="preserve"> 4  </w:delText>
              </w:r>
              <w:r w:rsidDel="002260E7">
                <w:rPr>
                  <w:rFonts w:eastAsia="Times New Roman"/>
                  <w:sz w:val="14"/>
                  <w:szCs w:val="14"/>
                </w:rPr>
                <w:delText>+</w:delText>
              </w:r>
            </w:del>
          </w:p>
        </w:tc>
        <w:tc>
          <w:tcPr>
            <w:tcW w:w="900" w:type="dxa"/>
            <w:vAlign w:val="bottom"/>
          </w:tcPr>
          <w:p w:rsidR="00A33515" w:rsidDel="002260E7" w:rsidRDefault="001A4D22">
            <w:pPr>
              <w:spacing w:line="122" w:lineRule="exact"/>
              <w:ind w:left="220"/>
              <w:rPr>
                <w:del w:id="7374" w:author="Admin" w:date="2019-02-19T02:10:00Z"/>
                <w:sz w:val="20"/>
                <w:szCs w:val="20"/>
              </w:rPr>
            </w:pPr>
            <w:del w:id="7375" w:author="Admin" w:date="2019-02-19T02:10:00Z">
              <w:r w:rsidDel="002260E7">
                <w:rPr>
                  <w:rFonts w:eastAsia="Times New Roman"/>
                  <w:sz w:val="11"/>
                  <w:szCs w:val="11"/>
                </w:rPr>
                <w:delText xml:space="preserve">= </w:delText>
              </w:r>
              <w:r w:rsidDel="002260E7">
                <w:rPr>
                  <w:rFonts w:ascii="Arial" w:eastAsia="Arial" w:hAnsi="Arial" w:cs="Arial"/>
                  <w:sz w:val="11"/>
                  <w:szCs w:val="11"/>
                </w:rPr>
                <w:delText>360</w:delText>
              </w:r>
              <w:r w:rsidDel="002260E7">
                <w:rPr>
                  <w:rFonts w:eastAsia="Times New Roman"/>
                  <w:i/>
                  <w:iCs/>
                  <w:sz w:val="14"/>
                  <w:szCs w:val="14"/>
                  <w:vertAlign w:val="superscript"/>
                </w:rPr>
                <w:delText>◦</w:delText>
              </w:r>
              <w:r w:rsidDel="002260E7">
                <w:rPr>
                  <w:rFonts w:eastAsia="Times New Roman"/>
                  <w:i/>
                  <w:iCs/>
                  <w:sz w:val="11"/>
                  <w:szCs w:val="11"/>
                </w:rPr>
                <w:delText>;</w:delText>
              </w:r>
            </w:del>
          </w:p>
        </w:tc>
        <w:tc>
          <w:tcPr>
            <w:tcW w:w="0" w:type="dxa"/>
            <w:vAlign w:val="bottom"/>
          </w:tcPr>
          <w:p w:rsidR="00A33515" w:rsidDel="002260E7" w:rsidRDefault="00A33515">
            <w:pPr>
              <w:rPr>
                <w:del w:id="7376" w:author="Admin" w:date="2019-02-19T02:10:00Z"/>
                <w:sz w:val="1"/>
                <w:szCs w:val="1"/>
              </w:rPr>
            </w:pPr>
          </w:p>
        </w:tc>
      </w:tr>
    </w:tbl>
    <w:p w:rsidR="00A33515" w:rsidDel="002260E7" w:rsidRDefault="001A4D22">
      <w:pPr>
        <w:ind w:left="2042"/>
        <w:rPr>
          <w:del w:id="7377" w:author="Admin" w:date="2019-02-19T02:10:00Z"/>
          <w:sz w:val="20"/>
          <w:szCs w:val="20"/>
        </w:rPr>
      </w:pPr>
      <w:del w:id="7378" w:author="Admin" w:date="2019-02-19T02:10:00Z">
        <w:r w:rsidDel="002260E7">
          <w:rPr>
            <w:rFonts w:eastAsia="Times New Roman"/>
            <w:sz w:val="20"/>
            <w:szCs w:val="20"/>
          </w:rPr>
          <w:delText>:</w:delText>
        </w:r>
      </w:del>
    </w:p>
    <w:p w:rsidR="00A33515" w:rsidDel="002260E7" w:rsidRDefault="00A33515">
      <w:pPr>
        <w:spacing w:line="276" w:lineRule="exact"/>
        <w:rPr>
          <w:del w:id="7379" w:author="Admin" w:date="2019-02-19T02:10:00Z"/>
          <w:rFonts w:ascii="Arial" w:eastAsia="Arial" w:hAnsi="Arial" w:cs="Arial"/>
          <w:sz w:val="20"/>
          <w:szCs w:val="20"/>
        </w:rPr>
      </w:pPr>
    </w:p>
    <w:p w:rsidR="00A33515" w:rsidDel="002260E7" w:rsidRDefault="001A4D22">
      <w:pPr>
        <w:spacing w:line="260" w:lineRule="auto"/>
        <w:ind w:left="2"/>
        <w:jc w:val="both"/>
        <w:rPr>
          <w:del w:id="7380" w:author="Admin" w:date="2019-02-19T02:10:00Z"/>
          <w:sz w:val="20"/>
          <w:szCs w:val="20"/>
        </w:rPr>
      </w:pPr>
      <w:del w:id="7381" w:author="Admin" w:date="2019-02-19T02:10:00Z">
        <w:r w:rsidDel="002260E7">
          <w:rPr>
            <w:rFonts w:ascii="Arial" w:eastAsia="Arial" w:hAnsi="Arial" w:cs="Arial"/>
            <w:sz w:val="20"/>
            <w:szCs w:val="20"/>
          </w:rPr>
          <w:delText>откуда 3</w:delText>
        </w:r>
        <w:r w:rsidDel="002260E7">
          <w:rPr>
            <w:rFonts w:eastAsia="Times New Roman"/>
            <w:sz w:val="20"/>
            <w:szCs w:val="20"/>
          </w:rPr>
          <w:delText>( + ) =</w:delText>
        </w:r>
        <w:r w:rsidDel="002260E7">
          <w:rPr>
            <w:rFonts w:ascii="Arial" w:eastAsia="Arial" w:hAnsi="Arial" w:cs="Arial"/>
            <w:sz w:val="20"/>
            <w:szCs w:val="20"/>
          </w:rPr>
          <w:delText xml:space="preserve"> 180</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значит, </w:delText>
        </w:r>
        <w:r w:rsidDel="002260E7">
          <w:rPr>
            <w:rFonts w:eastAsia="Times New Roman"/>
            <w:sz w:val="20"/>
            <w:szCs w:val="20"/>
          </w:rPr>
          <w:delText>+ =</w:delText>
        </w:r>
        <w:r w:rsidDel="002260E7">
          <w:rPr>
            <w:rFonts w:ascii="Arial" w:eastAsia="Arial" w:hAnsi="Arial" w:cs="Arial"/>
            <w:sz w:val="20"/>
            <w:szCs w:val="20"/>
          </w:rPr>
          <w:delText xml:space="preserve"> 60</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и </w:delText>
        </w:r>
        <w:r w:rsidDel="002260E7">
          <w:rPr>
            <w:rFonts w:eastAsia="Times New Roman"/>
            <w:sz w:val="20"/>
            <w:szCs w:val="20"/>
          </w:rPr>
          <w:delText>=</w:delText>
        </w:r>
        <w:r w:rsidDel="002260E7">
          <w:rPr>
            <w:rFonts w:ascii="Arial" w:eastAsia="Arial" w:hAnsi="Arial" w:cs="Arial"/>
            <w:sz w:val="20"/>
            <w:szCs w:val="20"/>
          </w:rPr>
          <w:delText xml:space="preserve"> 120</w:delText>
        </w:r>
        <w:r w:rsidDel="002260E7">
          <w:rPr>
            <w:rFonts w:eastAsia="Times New Roman"/>
            <w:i/>
            <w:iCs/>
            <w:sz w:val="27"/>
            <w:szCs w:val="27"/>
            <w:vertAlign w:val="superscript"/>
          </w:rPr>
          <w:delText>◦</w:delText>
        </w:r>
        <w:r w:rsidDel="002260E7">
          <w:rPr>
            <w:rFonts w:ascii="Arial" w:eastAsia="Arial" w:hAnsi="Arial" w:cs="Arial"/>
            <w:sz w:val="20"/>
            <w:szCs w:val="20"/>
          </w:rPr>
          <w:delText>. Таким обра-зом, треугольник в условии задачи — тупоугольный, с наибольшим углом 120</w:delText>
        </w:r>
        <w:r w:rsidDel="002260E7">
          <w:rPr>
            <w:rFonts w:eastAsia="Times New Roman"/>
            <w:i/>
            <w:iCs/>
            <w:sz w:val="27"/>
            <w:szCs w:val="27"/>
            <w:vertAlign w:val="superscript"/>
          </w:rPr>
          <w:delText>◦</w:delText>
        </w:r>
        <w:r w:rsidDel="002260E7">
          <w:rPr>
            <w:rFonts w:ascii="Arial" w:eastAsia="Arial" w:hAnsi="Arial" w:cs="Arial"/>
            <w:sz w:val="20"/>
            <w:szCs w:val="20"/>
          </w:rPr>
          <w:delText>.</w:delText>
        </w:r>
      </w:del>
    </w:p>
    <w:p w:rsidR="00A33515" w:rsidDel="002260E7" w:rsidRDefault="00A33515">
      <w:pPr>
        <w:rPr>
          <w:del w:id="7382" w:author="Admin" w:date="2019-02-19T02:10:00Z"/>
        </w:rPr>
        <w:sectPr w:rsidR="00A33515" w:rsidDel="002260E7">
          <w:pgSz w:w="8220" w:h="12472"/>
          <w:pgMar w:top="639" w:right="720" w:bottom="0" w:left="1218" w:header="0" w:footer="0" w:gutter="0"/>
          <w:cols w:space="720" w:equalWidth="0">
            <w:col w:w="6282"/>
          </w:cols>
        </w:sectPr>
      </w:pPr>
    </w:p>
    <w:p w:rsidR="00A33515" w:rsidDel="002260E7" w:rsidRDefault="00A33515">
      <w:pPr>
        <w:spacing w:line="200" w:lineRule="exact"/>
        <w:rPr>
          <w:del w:id="7383" w:author="Admin" w:date="2019-02-19T02:10:00Z"/>
          <w:rFonts w:ascii="Arial" w:eastAsia="Arial" w:hAnsi="Arial" w:cs="Arial"/>
          <w:sz w:val="20"/>
          <w:szCs w:val="20"/>
        </w:rPr>
      </w:pPr>
    </w:p>
    <w:p w:rsidR="00A33515" w:rsidDel="002260E7" w:rsidRDefault="00A33515">
      <w:pPr>
        <w:spacing w:line="200" w:lineRule="exact"/>
        <w:rPr>
          <w:del w:id="7384" w:author="Admin" w:date="2019-02-19T02:10:00Z"/>
          <w:rFonts w:ascii="Arial" w:eastAsia="Arial" w:hAnsi="Arial" w:cs="Arial"/>
          <w:sz w:val="20"/>
          <w:szCs w:val="20"/>
        </w:rPr>
      </w:pPr>
    </w:p>
    <w:p w:rsidR="00A33515" w:rsidDel="002260E7" w:rsidRDefault="00A33515">
      <w:pPr>
        <w:spacing w:line="200" w:lineRule="exact"/>
        <w:rPr>
          <w:del w:id="7385" w:author="Admin" w:date="2019-02-19T02:10:00Z"/>
          <w:rFonts w:ascii="Arial" w:eastAsia="Arial" w:hAnsi="Arial" w:cs="Arial"/>
          <w:sz w:val="20"/>
          <w:szCs w:val="20"/>
        </w:rPr>
      </w:pPr>
    </w:p>
    <w:p w:rsidR="00A33515" w:rsidDel="002260E7" w:rsidRDefault="00A33515">
      <w:pPr>
        <w:spacing w:line="200" w:lineRule="exact"/>
        <w:rPr>
          <w:del w:id="7386" w:author="Admin" w:date="2019-02-19T02:10:00Z"/>
          <w:rFonts w:ascii="Arial" w:eastAsia="Arial" w:hAnsi="Arial" w:cs="Arial"/>
          <w:sz w:val="20"/>
          <w:szCs w:val="20"/>
        </w:rPr>
      </w:pPr>
    </w:p>
    <w:p w:rsidR="00A33515" w:rsidDel="002260E7" w:rsidRDefault="00A33515">
      <w:pPr>
        <w:spacing w:line="200" w:lineRule="exact"/>
        <w:rPr>
          <w:del w:id="7387" w:author="Admin" w:date="2019-02-19T02:10:00Z"/>
          <w:rFonts w:ascii="Arial" w:eastAsia="Arial" w:hAnsi="Arial" w:cs="Arial"/>
          <w:sz w:val="20"/>
          <w:szCs w:val="20"/>
        </w:rPr>
      </w:pPr>
    </w:p>
    <w:p w:rsidR="00A33515" w:rsidDel="002260E7" w:rsidRDefault="00A33515">
      <w:pPr>
        <w:spacing w:line="200" w:lineRule="exact"/>
        <w:rPr>
          <w:del w:id="7388" w:author="Admin" w:date="2019-02-19T02:10:00Z"/>
          <w:rFonts w:ascii="Arial" w:eastAsia="Arial" w:hAnsi="Arial" w:cs="Arial"/>
          <w:sz w:val="20"/>
          <w:szCs w:val="20"/>
        </w:rPr>
      </w:pPr>
    </w:p>
    <w:p w:rsidR="00A33515" w:rsidDel="002260E7" w:rsidRDefault="00A33515">
      <w:pPr>
        <w:spacing w:line="200" w:lineRule="exact"/>
        <w:rPr>
          <w:del w:id="7389" w:author="Admin" w:date="2019-02-19T02:10:00Z"/>
          <w:rFonts w:ascii="Arial" w:eastAsia="Arial" w:hAnsi="Arial" w:cs="Arial"/>
          <w:sz w:val="20"/>
          <w:szCs w:val="20"/>
        </w:rPr>
      </w:pPr>
    </w:p>
    <w:p w:rsidR="00A33515" w:rsidDel="002260E7" w:rsidRDefault="00A33515">
      <w:pPr>
        <w:spacing w:line="200" w:lineRule="exact"/>
        <w:rPr>
          <w:del w:id="7390" w:author="Admin" w:date="2019-02-19T02:10:00Z"/>
          <w:rFonts w:ascii="Arial" w:eastAsia="Arial" w:hAnsi="Arial" w:cs="Arial"/>
          <w:sz w:val="20"/>
          <w:szCs w:val="20"/>
        </w:rPr>
      </w:pPr>
    </w:p>
    <w:p w:rsidR="00A33515" w:rsidDel="002260E7" w:rsidRDefault="00A33515">
      <w:pPr>
        <w:spacing w:line="200" w:lineRule="exact"/>
        <w:rPr>
          <w:del w:id="7391" w:author="Admin" w:date="2019-02-19T02:10:00Z"/>
          <w:rFonts w:ascii="Arial" w:eastAsia="Arial" w:hAnsi="Arial" w:cs="Arial"/>
          <w:sz w:val="20"/>
          <w:szCs w:val="20"/>
        </w:rPr>
      </w:pPr>
    </w:p>
    <w:p w:rsidR="00A33515" w:rsidDel="002260E7" w:rsidRDefault="00A33515">
      <w:pPr>
        <w:spacing w:line="200" w:lineRule="exact"/>
        <w:rPr>
          <w:del w:id="7392" w:author="Admin" w:date="2019-02-19T02:10:00Z"/>
          <w:rFonts w:ascii="Arial" w:eastAsia="Arial" w:hAnsi="Arial" w:cs="Arial"/>
          <w:sz w:val="20"/>
          <w:szCs w:val="20"/>
        </w:rPr>
      </w:pPr>
    </w:p>
    <w:p w:rsidR="00A33515" w:rsidDel="002260E7" w:rsidRDefault="00A33515">
      <w:pPr>
        <w:spacing w:line="200" w:lineRule="exact"/>
        <w:rPr>
          <w:del w:id="7393" w:author="Admin" w:date="2019-02-19T02:10:00Z"/>
          <w:rFonts w:ascii="Arial" w:eastAsia="Arial" w:hAnsi="Arial" w:cs="Arial"/>
          <w:sz w:val="20"/>
          <w:szCs w:val="20"/>
        </w:rPr>
      </w:pPr>
    </w:p>
    <w:p w:rsidR="00A33515" w:rsidDel="002260E7" w:rsidRDefault="00A33515">
      <w:pPr>
        <w:spacing w:line="200" w:lineRule="exact"/>
        <w:rPr>
          <w:del w:id="7394" w:author="Admin" w:date="2019-02-19T02:10:00Z"/>
          <w:rFonts w:ascii="Arial" w:eastAsia="Arial" w:hAnsi="Arial" w:cs="Arial"/>
          <w:sz w:val="20"/>
          <w:szCs w:val="20"/>
        </w:rPr>
      </w:pPr>
    </w:p>
    <w:p w:rsidR="00A33515" w:rsidDel="002260E7" w:rsidRDefault="00A33515">
      <w:pPr>
        <w:spacing w:line="200" w:lineRule="exact"/>
        <w:rPr>
          <w:del w:id="7395" w:author="Admin" w:date="2019-02-19T02:10:00Z"/>
          <w:rFonts w:ascii="Arial" w:eastAsia="Arial" w:hAnsi="Arial" w:cs="Arial"/>
          <w:sz w:val="20"/>
          <w:szCs w:val="20"/>
        </w:rPr>
      </w:pPr>
    </w:p>
    <w:p w:rsidR="00A33515" w:rsidDel="002260E7" w:rsidRDefault="00A33515">
      <w:pPr>
        <w:spacing w:line="200" w:lineRule="exact"/>
        <w:rPr>
          <w:del w:id="7396" w:author="Admin" w:date="2019-02-19T02:10:00Z"/>
          <w:rFonts w:ascii="Arial" w:eastAsia="Arial" w:hAnsi="Arial" w:cs="Arial"/>
          <w:sz w:val="20"/>
          <w:szCs w:val="20"/>
        </w:rPr>
      </w:pPr>
    </w:p>
    <w:p w:rsidR="00A33515" w:rsidDel="002260E7" w:rsidRDefault="00A33515">
      <w:pPr>
        <w:spacing w:line="200" w:lineRule="exact"/>
        <w:rPr>
          <w:del w:id="7397" w:author="Admin" w:date="2019-02-19T02:10:00Z"/>
          <w:rFonts w:ascii="Arial" w:eastAsia="Arial" w:hAnsi="Arial" w:cs="Arial"/>
          <w:sz w:val="20"/>
          <w:szCs w:val="20"/>
        </w:rPr>
      </w:pPr>
    </w:p>
    <w:p w:rsidR="00A33515" w:rsidDel="002260E7" w:rsidRDefault="00A33515">
      <w:pPr>
        <w:spacing w:line="200" w:lineRule="exact"/>
        <w:rPr>
          <w:del w:id="7398" w:author="Admin" w:date="2019-02-19T02:10:00Z"/>
          <w:rFonts w:ascii="Arial" w:eastAsia="Arial" w:hAnsi="Arial" w:cs="Arial"/>
          <w:sz w:val="20"/>
          <w:szCs w:val="20"/>
        </w:rPr>
      </w:pPr>
    </w:p>
    <w:p w:rsidR="00A33515" w:rsidDel="002260E7" w:rsidRDefault="00A33515">
      <w:pPr>
        <w:spacing w:line="200" w:lineRule="exact"/>
        <w:rPr>
          <w:del w:id="7399" w:author="Admin" w:date="2019-02-19T02:10:00Z"/>
          <w:rFonts w:ascii="Arial" w:eastAsia="Arial" w:hAnsi="Arial" w:cs="Arial"/>
          <w:sz w:val="20"/>
          <w:szCs w:val="20"/>
        </w:rPr>
      </w:pPr>
    </w:p>
    <w:p w:rsidR="00A33515" w:rsidDel="002260E7" w:rsidRDefault="00A33515">
      <w:pPr>
        <w:spacing w:line="200" w:lineRule="exact"/>
        <w:rPr>
          <w:del w:id="7400" w:author="Admin" w:date="2019-02-19T02:10:00Z"/>
          <w:rFonts w:ascii="Arial" w:eastAsia="Arial" w:hAnsi="Arial" w:cs="Arial"/>
          <w:sz w:val="20"/>
          <w:szCs w:val="20"/>
        </w:rPr>
      </w:pPr>
    </w:p>
    <w:p w:rsidR="00A33515" w:rsidDel="002260E7" w:rsidRDefault="00A33515">
      <w:pPr>
        <w:spacing w:line="200" w:lineRule="exact"/>
        <w:rPr>
          <w:del w:id="7401" w:author="Admin" w:date="2019-02-19T02:10:00Z"/>
          <w:rFonts w:ascii="Arial" w:eastAsia="Arial" w:hAnsi="Arial" w:cs="Arial"/>
          <w:sz w:val="20"/>
          <w:szCs w:val="20"/>
        </w:rPr>
      </w:pPr>
    </w:p>
    <w:p w:rsidR="00A33515" w:rsidDel="002260E7" w:rsidRDefault="00A33515">
      <w:pPr>
        <w:spacing w:line="200" w:lineRule="exact"/>
        <w:rPr>
          <w:del w:id="7402" w:author="Admin" w:date="2019-02-19T02:10:00Z"/>
          <w:rFonts w:ascii="Arial" w:eastAsia="Arial" w:hAnsi="Arial" w:cs="Arial"/>
          <w:sz w:val="20"/>
          <w:szCs w:val="20"/>
        </w:rPr>
      </w:pPr>
    </w:p>
    <w:p w:rsidR="00A33515" w:rsidDel="002260E7" w:rsidRDefault="00A33515">
      <w:pPr>
        <w:spacing w:line="200" w:lineRule="exact"/>
        <w:rPr>
          <w:del w:id="7403" w:author="Admin" w:date="2019-02-19T02:10:00Z"/>
          <w:rFonts w:ascii="Arial" w:eastAsia="Arial" w:hAnsi="Arial" w:cs="Arial"/>
          <w:sz w:val="20"/>
          <w:szCs w:val="20"/>
        </w:rPr>
      </w:pPr>
    </w:p>
    <w:p w:rsidR="00A33515" w:rsidDel="002260E7" w:rsidRDefault="00A33515">
      <w:pPr>
        <w:spacing w:line="200" w:lineRule="exact"/>
        <w:rPr>
          <w:del w:id="7404" w:author="Admin" w:date="2019-02-19T02:10:00Z"/>
          <w:rFonts w:ascii="Arial" w:eastAsia="Arial" w:hAnsi="Arial" w:cs="Arial"/>
          <w:sz w:val="20"/>
          <w:szCs w:val="20"/>
        </w:rPr>
      </w:pPr>
    </w:p>
    <w:p w:rsidR="00A33515" w:rsidDel="002260E7" w:rsidRDefault="00A33515">
      <w:pPr>
        <w:spacing w:line="200" w:lineRule="exact"/>
        <w:rPr>
          <w:del w:id="7405" w:author="Admin" w:date="2019-02-19T02:10:00Z"/>
          <w:rFonts w:ascii="Arial" w:eastAsia="Arial" w:hAnsi="Arial" w:cs="Arial"/>
          <w:sz w:val="20"/>
          <w:szCs w:val="20"/>
        </w:rPr>
      </w:pPr>
    </w:p>
    <w:p w:rsidR="00A33515" w:rsidDel="002260E7" w:rsidRDefault="00A33515">
      <w:pPr>
        <w:spacing w:line="200" w:lineRule="exact"/>
        <w:rPr>
          <w:del w:id="7406" w:author="Admin" w:date="2019-02-19T02:10:00Z"/>
          <w:rFonts w:ascii="Arial" w:eastAsia="Arial" w:hAnsi="Arial" w:cs="Arial"/>
          <w:sz w:val="20"/>
          <w:szCs w:val="20"/>
        </w:rPr>
      </w:pPr>
    </w:p>
    <w:p w:rsidR="00A33515" w:rsidDel="002260E7" w:rsidRDefault="00A33515">
      <w:pPr>
        <w:spacing w:line="200" w:lineRule="exact"/>
        <w:rPr>
          <w:del w:id="7407" w:author="Admin" w:date="2019-02-19T02:10:00Z"/>
          <w:rFonts w:ascii="Arial" w:eastAsia="Arial" w:hAnsi="Arial" w:cs="Arial"/>
          <w:sz w:val="20"/>
          <w:szCs w:val="20"/>
        </w:rPr>
      </w:pPr>
    </w:p>
    <w:p w:rsidR="00A33515" w:rsidDel="002260E7" w:rsidRDefault="00A33515">
      <w:pPr>
        <w:spacing w:line="200" w:lineRule="exact"/>
        <w:rPr>
          <w:del w:id="7408" w:author="Admin" w:date="2019-02-19T02:10:00Z"/>
          <w:rFonts w:ascii="Arial" w:eastAsia="Arial" w:hAnsi="Arial" w:cs="Arial"/>
          <w:sz w:val="20"/>
          <w:szCs w:val="20"/>
        </w:rPr>
      </w:pPr>
    </w:p>
    <w:p w:rsidR="00A33515" w:rsidDel="002260E7" w:rsidRDefault="00A33515">
      <w:pPr>
        <w:spacing w:line="200" w:lineRule="exact"/>
        <w:rPr>
          <w:del w:id="7409" w:author="Admin" w:date="2019-02-19T02:10:00Z"/>
          <w:rFonts w:ascii="Arial" w:eastAsia="Arial" w:hAnsi="Arial" w:cs="Arial"/>
          <w:sz w:val="20"/>
          <w:szCs w:val="20"/>
        </w:rPr>
      </w:pPr>
    </w:p>
    <w:p w:rsidR="00A33515" w:rsidDel="002260E7" w:rsidRDefault="00A33515">
      <w:pPr>
        <w:spacing w:line="200" w:lineRule="exact"/>
        <w:rPr>
          <w:del w:id="7410" w:author="Admin" w:date="2019-02-19T02:10:00Z"/>
          <w:rFonts w:ascii="Arial" w:eastAsia="Arial" w:hAnsi="Arial" w:cs="Arial"/>
          <w:sz w:val="20"/>
          <w:szCs w:val="20"/>
        </w:rPr>
      </w:pPr>
    </w:p>
    <w:p w:rsidR="00A33515" w:rsidDel="002260E7" w:rsidRDefault="00A33515">
      <w:pPr>
        <w:spacing w:line="200" w:lineRule="exact"/>
        <w:rPr>
          <w:del w:id="7411" w:author="Admin" w:date="2019-02-19T02:10:00Z"/>
          <w:rFonts w:ascii="Arial" w:eastAsia="Arial" w:hAnsi="Arial" w:cs="Arial"/>
          <w:sz w:val="20"/>
          <w:szCs w:val="20"/>
        </w:rPr>
      </w:pPr>
    </w:p>
    <w:p w:rsidR="00A33515" w:rsidDel="002260E7" w:rsidRDefault="00A33515">
      <w:pPr>
        <w:spacing w:line="200" w:lineRule="exact"/>
        <w:rPr>
          <w:del w:id="7412" w:author="Admin" w:date="2019-02-19T02:10:00Z"/>
          <w:rFonts w:ascii="Arial" w:eastAsia="Arial" w:hAnsi="Arial" w:cs="Arial"/>
          <w:sz w:val="20"/>
          <w:szCs w:val="20"/>
        </w:rPr>
      </w:pPr>
    </w:p>
    <w:p w:rsidR="00A33515" w:rsidDel="002260E7" w:rsidRDefault="00A33515">
      <w:pPr>
        <w:spacing w:line="200" w:lineRule="exact"/>
        <w:rPr>
          <w:del w:id="7413" w:author="Admin" w:date="2019-02-19T02:10:00Z"/>
          <w:rFonts w:ascii="Arial" w:eastAsia="Arial" w:hAnsi="Arial" w:cs="Arial"/>
          <w:sz w:val="20"/>
          <w:szCs w:val="20"/>
        </w:rPr>
      </w:pPr>
    </w:p>
    <w:p w:rsidR="00A33515" w:rsidDel="002260E7" w:rsidRDefault="00A33515">
      <w:pPr>
        <w:spacing w:line="238" w:lineRule="exact"/>
        <w:rPr>
          <w:del w:id="7414" w:author="Admin" w:date="2019-02-19T02:10:00Z"/>
          <w:rFonts w:ascii="Arial" w:eastAsia="Arial" w:hAnsi="Arial" w:cs="Arial"/>
          <w:sz w:val="20"/>
          <w:szCs w:val="20"/>
        </w:rPr>
      </w:pPr>
    </w:p>
    <w:p w:rsidR="00A33515" w:rsidDel="002260E7" w:rsidRDefault="001A4D22">
      <w:pPr>
        <w:ind w:left="2482"/>
        <w:rPr>
          <w:del w:id="7415" w:author="Admin" w:date="2019-02-19T02:10:00Z"/>
          <w:sz w:val="20"/>
          <w:szCs w:val="20"/>
        </w:rPr>
      </w:pPr>
      <w:del w:id="741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285</w:delText>
        </w:r>
        <w:r w:rsidDel="002260E7">
          <w:rPr>
            <w:rFonts w:ascii="Arial" w:eastAsia="Arial" w:hAnsi="Arial" w:cs="Arial"/>
            <w:sz w:val="20"/>
            <w:szCs w:val="20"/>
          </w:rPr>
          <w:delText xml:space="preserve"> −</w:delText>
        </w:r>
      </w:del>
    </w:p>
    <w:p w:rsidR="00A33515" w:rsidDel="002260E7" w:rsidRDefault="00A33515">
      <w:pPr>
        <w:rPr>
          <w:del w:id="7417" w:author="Admin" w:date="2019-02-19T02:10:00Z"/>
        </w:rPr>
        <w:sectPr w:rsidR="00A33515" w:rsidDel="002260E7">
          <w:type w:val="continuous"/>
          <w:pgSz w:w="8220" w:h="12472"/>
          <w:pgMar w:top="639" w:right="720" w:bottom="0" w:left="1218" w:header="0" w:footer="0" w:gutter="0"/>
          <w:cols w:space="720" w:equalWidth="0">
            <w:col w:w="6282"/>
          </w:cols>
        </w:sectPr>
      </w:pPr>
    </w:p>
    <w:p w:rsidR="00A33515" w:rsidDel="002260E7" w:rsidRDefault="00A33515">
      <w:pPr>
        <w:rPr>
          <w:del w:id="7418" w:author="Admin" w:date="2019-02-19T02:10:00Z"/>
          <w:sz w:val="20"/>
          <w:szCs w:val="20"/>
        </w:rPr>
      </w:pPr>
      <w:bookmarkStart w:id="7419" w:name="page296"/>
      <w:bookmarkEnd w:id="7419"/>
    </w:p>
    <w:p w:rsidR="00A33515" w:rsidDel="002260E7" w:rsidRDefault="00A33515">
      <w:pPr>
        <w:rPr>
          <w:del w:id="7420" w:author="Admin" w:date="2019-02-19T02:10:00Z"/>
        </w:rPr>
        <w:sectPr w:rsidR="00A33515" w:rsidDel="002260E7">
          <w:pgSz w:w="8220" w:h="12472"/>
          <w:pgMar w:top="1440" w:right="1440" w:bottom="875" w:left="1440" w:header="0" w:footer="0" w:gutter="0"/>
          <w:cols w:space="0"/>
        </w:sectPr>
      </w:pPr>
    </w:p>
    <w:p w:rsidR="00A33515" w:rsidDel="002260E7" w:rsidRDefault="00A33515">
      <w:pPr>
        <w:spacing w:line="200" w:lineRule="exact"/>
        <w:rPr>
          <w:del w:id="7421" w:author="Admin" w:date="2019-02-19T02:10:00Z"/>
          <w:sz w:val="20"/>
          <w:szCs w:val="20"/>
        </w:rPr>
      </w:pPr>
      <w:bookmarkStart w:id="7422" w:name="page297"/>
      <w:bookmarkEnd w:id="7422"/>
    </w:p>
    <w:p w:rsidR="00A33515" w:rsidDel="002260E7" w:rsidRDefault="00A33515">
      <w:pPr>
        <w:spacing w:line="256" w:lineRule="exact"/>
        <w:rPr>
          <w:del w:id="7423" w:author="Admin" w:date="2019-02-19T02:10:00Z"/>
          <w:sz w:val="20"/>
          <w:szCs w:val="20"/>
        </w:rPr>
      </w:pPr>
    </w:p>
    <w:p w:rsidR="00A33515" w:rsidDel="002260E7" w:rsidRDefault="001A4D22">
      <w:pPr>
        <w:rPr>
          <w:del w:id="7424" w:author="Admin" w:date="2019-02-19T02:10:00Z"/>
          <w:sz w:val="20"/>
          <w:szCs w:val="20"/>
        </w:rPr>
      </w:pPr>
      <w:del w:id="7425" w:author="Admin" w:date="2019-02-19T02:10:00Z">
        <w:r w:rsidDel="002260E7">
          <w:rPr>
            <w:rFonts w:ascii="Arial" w:eastAsia="Arial" w:hAnsi="Arial" w:cs="Arial"/>
            <w:b/>
            <w:bCs/>
            <w:sz w:val="44"/>
            <w:szCs w:val="44"/>
          </w:rPr>
          <w:delText>Задачи</w:delText>
        </w:r>
      </w:del>
    </w:p>
    <w:p w:rsidR="00A33515" w:rsidDel="002260E7" w:rsidRDefault="00A33515">
      <w:pPr>
        <w:spacing w:line="54" w:lineRule="exact"/>
        <w:rPr>
          <w:del w:id="7426" w:author="Admin" w:date="2019-02-19T02:10:00Z"/>
          <w:sz w:val="20"/>
          <w:szCs w:val="20"/>
        </w:rPr>
      </w:pPr>
    </w:p>
    <w:p w:rsidR="00A33515" w:rsidDel="002260E7" w:rsidRDefault="001A4D22">
      <w:pPr>
        <w:spacing w:line="257" w:lineRule="auto"/>
        <w:ind w:right="1280"/>
        <w:rPr>
          <w:del w:id="7427" w:author="Admin" w:date="2019-02-19T02:10:00Z"/>
          <w:sz w:val="20"/>
          <w:szCs w:val="20"/>
        </w:rPr>
      </w:pPr>
      <w:del w:id="7428" w:author="Admin" w:date="2019-02-19T02:10:00Z">
        <w:r w:rsidDel="002260E7">
          <w:rPr>
            <w:rFonts w:ascii="Arial" w:eastAsia="Arial" w:hAnsi="Arial" w:cs="Arial"/>
            <w:b/>
            <w:bCs/>
            <w:sz w:val="44"/>
            <w:szCs w:val="44"/>
          </w:rPr>
          <w:delText>Петербургских турниров юных математиков</w:delText>
        </w:r>
      </w:del>
    </w:p>
    <w:p w:rsidR="00A33515" w:rsidDel="002260E7" w:rsidRDefault="00A33515">
      <w:pPr>
        <w:spacing w:line="351" w:lineRule="exact"/>
        <w:rPr>
          <w:del w:id="7429" w:author="Admin" w:date="2019-02-19T02:10:00Z"/>
          <w:sz w:val="20"/>
          <w:szCs w:val="20"/>
        </w:rPr>
      </w:pPr>
    </w:p>
    <w:p w:rsidR="00A33515" w:rsidDel="002260E7" w:rsidRDefault="001A4D22">
      <w:pPr>
        <w:rPr>
          <w:del w:id="7430" w:author="Admin" w:date="2019-02-19T02:10:00Z"/>
          <w:sz w:val="20"/>
          <w:szCs w:val="20"/>
        </w:rPr>
      </w:pPr>
      <w:del w:id="7431" w:author="Admin" w:date="2019-02-19T02:10:00Z">
        <w:r w:rsidDel="002260E7">
          <w:rPr>
            <w:rFonts w:ascii="Arial" w:eastAsia="Arial" w:hAnsi="Arial" w:cs="Arial"/>
            <w:b/>
            <w:bCs/>
            <w:sz w:val="36"/>
            <w:szCs w:val="36"/>
          </w:rPr>
          <w:delText>Задачи 2018 года</w:delText>
        </w:r>
      </w:del>
    </w:p>
    <w:p w:rsidR="00A33515" w:rsidDel="002260E7" w:rsidRDefault="00A33515">
      <w:pPr>
        <w:spacing w:line="206" w:lineRule="exact"/>
        <w:rPr>
          <w:del w:id="7432" w:author="Admin" w:date="2019-02-19T02:10:00Z"/>
          <w:sz w:val="20"/>
          <w:szCs w:val="20"/>
        </w:rPr>
      </w:pPr>
    </w:p>
    <w:p w:rsidR="00A33515" w:rsidDel="002260E7" w:rsidRDefault="001A4D22">
      <w:pPr>
        <w:rPr>
          <w:del w:id="7433" w:author="Admin" w:date="2019-02-19T02:10:00Z"/>
          <w:sz w:val="20"/>
          <w:szCs w:val="20"/>
        </w:rPr>
      </w:pPr>
      <w:del w:id="7434" w:author="Admin" w:date="2019-02-19T02:10:00Z">
        <w:r w:rsidDel="002260E7">
          <w:rPr>
            <w:rFonts w:ascii="Arial" w:eastAsia="Arial" w:hAnsi="Arial" w:cs="Arial"/>
            <w:b/>
            <w:bCs/>
            <w:sz w:val="26"/>
            <w:szCs w:val="26"/>
          </w:rPr>
          <w:delText>Задача 1. Узоры на скатерти Улама</w:delText>
        </w:r>
      </w:del>
    </w:p>
    <w:p w:rsidR="00A33515" w:rsidDel="002260E7" w:rsidRDefault="00A33515">
      <w:pPr>
        <w:spacing w:line="178" w:lineRule="exact"/>
        <w:rPr>
          <w:del w:id="7435" w:author="Admin" w:date="2019-02-19T02:10:00Z"/>
          <w:sz w:val="20"/>
          <w:szCs w:val="20"/>
        </w:rPr>
      </w:pPr>
    </w:p>
    <w:p w:rsidR="00A33515" w:rsidDel="002260E7" w:rsidRDefault="001A4D22">
      <w:pPr>
        <w:spacing w:line="303" w:lineRule="auto"/>
        <w:ind w:firstLine="199"/>
        <w:rPr>
          <w:del w:id="7436" w:author="Admin" w:date="2019-02-19T02:10:00Z"/>
          <w:sz w:val="20"/>
          <w:szCs w:val="20"/>
        </w:rPr>
      </w:pPr>
      <w:del w:id="7437" w:author="Admin" w:date="2019-02-19T02:10:00Z">
        <w:r w:rsidDel="002260E7">
          <w:rPr>
            <w:rFonts w:ascii="Arial" w:eastAsia="Arial" w:hAnsi="Arial" w:cs="Arial"/>
            <w:sz w:val="20"/>
            <w:szCs w:val="20"/>
          </w:rPr>
          <w:delText>Расположим натуральные числа в виде спирали, как показано на ри-сунке ниже. Полученная картинка называется скатертью Улама.</w:delText>
        </w:r>
      </w:del>
    </w:p>
    <w:p w:rsidR="00A33515" w:rsidDel="002260E7" w:rsidRDefault="00A33515">
      <w:pPr>
        <w:spacing w:line="196" w:lineRule="exact"/>
        <w:rPr>
          <w:del w:id="7438" w:author="Admin" w:date="2019-02-19T02:10:00Z"/>
          <w:sz w:val="20"/>
          <w:szCs w:val="20"/>
        </w:rPr>
      </w:pPr>
    </w:p>
    <w:tbl>
      <w:tblPr>
        <w:tblW w:w="0" w:type="auto"/>
        <w:tblInd w:w="1920" w:type="dxa"/>
        <w:tblLayout w:type="fixed"/>
        <w:tblCellMar>
          <w:left w:w="0" w:type="dxa"/>
          <w:right w:w="0" w:type="dxa"/>
        </w:tblCellMar>
        <w:tblLook w:val="04A0" w:firstRow="1" w:lastRow="0" w:firstColumn="1" w:lastColumn="0" w:noHBand="0" w:noVBand="1"/>
      </w:tblPr>
      <w:tblGrid>
        <w:gridCol w:w="340"/>
        <w:gridCol w:w="460"/>
        <w:gridCol w:w="440"/>
        <w:gridCol w:w="460"/>
        <w:gridCol w:w="440"/>
        <w:gridCol w:w="460"/>
        <w:gridCol w:w="340"/>
      </w:tblGrid>
      <w:tr w:rsidR="00A33515" w:rsidDel="002260E7">
        <w:trPr>
          <w:trHeight w:val="253"/>
          <w:del w:id="7439" w:author="Admin" w:date="2019-02-19T02:10:00Z"/>
        </w:trPr>
        <w:tc>
          <w:tcPr>
            <w:tcW w:w="340" w:type="dxa"/>
            <w:vAlign w:val="bottom"/>
          </w:tcPr>
          <w:p w:rsidR="00A33515" w:rsidDel="002260E7" w:rsidRDefault="001A4D22">
            <w:pPr>
              <w:ind w:right="20"/>
              <w:jc w:val="right"/>
              <w:rPr>
                <w:del w:id="7440" w:author="Admin" w:date="2019-02-19T02:10:00Z"/>
                <w:sz w:val="20"/>
                <w:szCs w:val="20"/>
              </w:rPr>
            </w:pPr>
            <w:del w:id="7441" w:author="Admin" w:date="2019-02-19T02:10:00Z">
              <w:r w:rsidDel="002260E7">
                <w:rPr>
                  <w:rFonts w:ascii="Arial" w:eastAsia="Arial" w:hAnsi="Arial" w:cs="Arial"/>
                  <w:w w:val="89"/>
                  <w:sz w:val="20"/>
                  <w:szCs w:val="20"/>
                </w:rPr>
                <w:delText>37</w:delText>
              </w:r>
            </w:del>
          </w:p>
        </w:tc>
        <w:tc>
          <w:tcPr>
            <w:tcW w:w="460" w:type="dxa"/>
            <w:vAlign w:val="bottom"/>
          </w:tcPr>
          <w:p w:rsidR="00A33515" w:rsidDel="002260E7" w:rsidRDefault="001A4D22">
            <w:pPr>
              <w:ind w:right="20"/>
              <w:jc w:val="right"/>
              <w:rPr>
                <w:del w:id="7442" w:author="Admin" w:date="2019-02-19T02:10:00Z"/>
                <w:sz w:val="20"/>
                <w:szCs w:val="20"/>
              </w:rPr>
            </w:pPr>
            <w:del w:id="7443" w:author="Admin" w:date="2019-02-19T02:10:00Z">
              <w:r w:rsidDel="002260E7">
                <w:rPr>
                  <w:rFonts w:ascii="Arial" w:eastAsia="Arial" w:hAnsi="Arial" w:cs="Arial"/>
                  <w:sz w:val="20"/>
                  <w:szCs w:val="20"/>
                </w:rPr>
                <w:delText>36</w:delText>
              </w:r>
            </w:del>
          </w:p>
        </w:tc>
        <w:tc>
          <w:tcPr>
            <w:tcW w:w="440" w:type="dxa"/>
            <w:vAlign w:val="bottom"/>
          </w:tcPr>
          <w:p w:rsidR="00A33515" w:rsidDel="002260E7" w:rsidRDefault="001A4D22">
            <w:pPr>
              <w:jc w:val="center"/>
              <w:rPr>
                <w:del w:id="7444" w:author="Admin" w:date="2019-02-19T02:10:00Z"/>
                <w:sz w:val="20"/>
                <w:szCs w:val="20"/>
              </w:rPr>
            </w:pPr>
            <w:del w:id="7445" w:author="Admin" w:date="2019-02-19T02:10:00Z">
              <w:r w:rsidDel="002260E7">
                <w:rPr>
                  <w:rFonts w:ascii="Arial" w:eastAsia="Arial" w:hAnsi="Arial" w:cs="Arial"/>
                  <w:w w:val="89"/>
                  <w:sz w:val="20"/>
                  <w:szCs w:val="20"/>
                </w:rPr>
                <w:delText>35</w:delText>
              </w:r>
            </w:del>
          </w:p>
        </w:tc>
        <w:tc>
          <w:tcPr>
            <w:tcW w:w="460" w:type="dxa"/>
            <w:vAlign w:val="bottom"/>
          </w:tcPr>
          <w:p w:rsidR="00A33515" w:rsidDel="002260E7" w:rsidRDefault="001A4D22">
            <w:pPr>
              <w:jc w:val="center"/>
              <w:rPr>
                <w:del w:id="7446" w:author="Admin" w:date="2019-02-19T02:10:00Z"/>
                <w:sz w:val="20"/>
                <w:szCs w:val="20"/>
              </w:rPr>
            </w:pPr>
            <w:del w:id="7447" w:author="Admin" w:date="2019-02-19T02:10:00Z">
              <w:r w:rsidDel="002260E7">
                <w:rPr>
                  <w:rFonts w:ascii="Arial" w:eastAsia="Arial" w:hAnsi="Arial" w:cs="Arial"/>
                  <w:w w:val="98"/>
                  <w:sz w:val="20"/>
                  <w:szCs w:val="20"/>
                </w:rPr>
                <w:delText>34</w:delText>
              </w:r>
            </w:del>
          </w:p>
        </w:tc>
        <w:tc>
          <w:tcPr>
            <w:tcW w:w="440" w:type="dxa"/>
            <w:vAlign w:val="bottom"/>
          </w:tcPr>
          <w:p w:rsidR="00A33515" w:rsidDel="002260E7" w:rsidRDefault="001A4D22">
            <w:pPr>
              <w:jc w:val="center"/>
              <w:rPr>
                <w:del w:id="7448" w:author="Admin" w:date="2019-02-19T02:10:00Z"/>
                <w:sz w:val="20"/>
                <w:szCs w:val="20"/>
              </w:rPr>
            </w:pPr>
            <w:del w:id="7449" w:author="Admin" w:date="2019-02-19T02:10:00Z">
              <w:r w:rsidDel="002260E7">
                <w:rPr>
                  <w:rFonts w:ascii="Arial" w:eastAsia="Arial" w:hAnsi="Arial" w:cs="Arial"/>
                  <w:w w:val="89"/>
                  <w:sz w:val="20"/>
                  <w:szCs w:val="20"/>
                </w:rPr>
                <w:delText>33</w:delText>
              </w:r>
            </w:del>
          </w:p>
        </w:tc>
        <w:tc>
          <w:tcPr>
            <w:tcW w:w="460" w:type="dxa"/>
            <w:vAlign w:val="bottom"/>
          </w:tcPr>
          <w:p w:rsidR="00A33515" w:rsidDel="002260E7" w:rsidRDefault="001A4D22">
            <w:pPr>
              <w:ind w:right="20"/>
              <w:jc w:val="right"/>
              <w:rPr>
                <w:del w:id="7450" w:author="Admin" w:date="2019-02-19T02:10:00Z"/>
                <w:sz w:val="20"/>
                <w:szCs w:val="20"/>
              </w:rPr>
            </w:pPr>
            <w:del w:id="7451" w:author="Admin" w:date="2019-02-19T02:10:00Z">
              <w:r w:rsidDel="002260E7">
                <w:rPr>
                  <w:rFonts w:ascii="Arial" w:eastAsia="Arial" w:hAnsi="Arial" w:cs="Arial"/>
                  <w:sz w:val="20"/>
                  <w:szCs w:val="20"/>
                </w:rPr>
                <w:delText>32</w:delText>
              </w:r>
            </w:del>
          </w:p>
        </w:tc>
        <w:tc>
          <w:tcPr>
            <w:tcW w:w="340" w:type="dxa"/>
            <w:vAlign w:val="bottom"/>
          </w:tcPr>
          <w:p w:rsidR="00A33515" w:rsidDel="002260E7" w:rsidRDefault="001A4D22">
            <w:pPr>
              <w:ind w:left="20"/>
              <w:jc w:val="center"/>
              <w:rPr>
                <w:del w:id="7452" w:author="Admin" w:date="2019-02-19T02:10:00Z"/>
                <w:sz w:val="20"/>
                <w:szCs w:val="20"/>
              </w:rPr>
            </w:pPr>
            <w:del w:id="7453" w:author="Admin" w:date="2019-02-19T02:10:00Z">
              <w:r w:rsidDel="002260E7">
                <w:rPr>
                  <w:rFonts w:ascii="Arial" w:eastAsia="Arial" w:hAnsi="Arial" w:cs="Arial"/>
                  <w:w w:val="98"/>
                  <w:sz w:val="20"/>
                  <w:szCs w:val="20"/>
                </w:rPr>
                <w:delText>31</w:delText>
              </w:r>
            </w:del>
          </w:p>
        </w:tc>
      </w:tr>
      <w:tr w:rsidR="00A33515" w:rsidDel="002260E7">
        <w:trPr>
          <w:trHeight w:val="328"/>
          <w:del w:id="7454" w:author="Admin" w:date="2019-02-19T02:10:00Z"/>
        </w:trPr>
        <w:tc>
          <w:tcPr>
            <w:tcW w:w="340" w:type="dxa"/>
            <w:vAlign w:val="bottom"/>
          </w:tcPr>
          <w:p w:rsidR="00A33515" w:rsidDel="002260E7" w:rsidRDefault="001A4D22">
            <w:pPr>
              <w:ind w:right="20"/>
              <w:jc w:val="right"/>
              <w:rPr>
                <w:del w:id="7455" w:author="Admin" w:date="2019-02-19T02:10:00Z"/>
                <w:sz w:val="20"/>
                <w:szCs w:val="20"/>
              </w:rPr>
            </w:pPr>
            <w:del w:id="7456" w:author="Admin" w:date="2019-02-19T02:10:00Z">
              <w:r w:rsidDel="002260E7">
                <w:rPr>
                  <w:rFonts w:ascii="Arial" w:eastAsia="Arial" w:hAnsi="Arial" w:cs="Arial"/>
                  <w:w w:val="89"/>
                  <w:sz w:val="20"/>
                  <w:szCs w:val="20"/>
                </w:rPr>
                <w:delText>38</w:delText>
              </w:r>
            </w:del>
          </w:p>
        </w:tc>
        <w:tc>
          <w:tcPr>
            <w:tcW w:w="460" w:type="dxa"/>
            <w:vAlign w:val="bottom"/>
          </w:tcPr>
          <w:p w:rsidR="00A33515" w:rsidDel="002260E7" w:rsidRDefault="001A4D22">
            <w:pPr>
              <w:ind w:right="20"/>
              <w:jc w:val="right"/>
              <w:rPr>
                <w:del w:id="7457" w:author="Admin" w:date="2019-02-19T02:10:00Z"/>
                <w:sz w:val="20"/>
                <w:szCs w:val="20"/>
              </w:rPr>
            </w:pPr>
            <w:del w:id="7458" w:author="Admin" w:date="2019-02-19T02:10:00Z">
              <w:r w:rsidDel="002260E7">
                <w:rPr>
                  <w:rFonts w:ascii="Arial" w:eastAsia="Arial" w:hAnsi="Arial" w:cs="Arial"/>
                  <w:sz w:val="20"/>
                  <w:szCs w:val="20"/>
                </w:rPr>
                <w:delText>17</w:delText>
              </w:r>
            </w:del>
          </w:p>
        </w:tc>
        <w:tc>
          <w:tcPr>
            <w:tcW w:w="440" w:type="dxa"/>
            <w:vAlign w:val="bottom"/>
          </w:tcPr>
          <w:p w:rsidR="00A33515" w:rsidDel="002260E7" w:rsidRDefault="001A4D22">
            <w:pPr>
              <w:jc w:val="center"/>
              <w:rPr>
                <w:del w:id="7459" w:author="Admin" w:date="2019-02-19T02:10:00Z"/>
                <w:sz w:val="20"/>
                <w:szCs w:val="20"/>
              </w:rPr>
            </w:pPr>
            <w:del w:id="7460" w:author="Admin" w:date="2019-02-19T02:10:00Z">
              <w:r w:rsidDel="002260E7">
                <w:rPr>
                  <w:rFonts w:ascii="Arial" w:eastAsia="Arial" w:hAnsi="Arial" w:cs="Arial"/>
                  <w:w w:val="89"/>
                  <w:sz w:val="20"/>
                  <w:szCs w:val="20"/>
                </w:rPr>
                <w:delText>16</w:delText>
              </w:r>
            </w:del>
          </w:p>
        </w:tc>
        <w:tc>
          <w:tcPr>
            <w:tcW w:w="460" w:type="dxa"/>
            <w:vAlign w:val="bottom"/>
          </w:tcPr>
          <w:p w:rsidR="00A33515" w:rsidDel="002260E7" w:rsidRDefault="001A4D22">
            <w:pPr>
              <w:jc w:val="center"/>
              <w:rPr>
                <w:del w:id="7461" w:author="Admin" w:date="2019-02-19T02:10:00Z"/>
                <w:sz w:val="20"/>
                <w:szCs w:val="20"/>
              </w:rPr>
            </w:pPr>
            <w:del w:id="7462" w:author="Admin" w:date="2019-02-19T02:10:00Z">
              <w:r w:rsidDel="002260E7">
                <w:rPr>
                  <w:rFonts w:ascii="Arial" w:eastAsia="Arial" w:hAnsi="Arial" w:cs="Arial"/>
                  <w:w w:val="98"/>
                  <w:sz w:val="20"/>
                  <w:szCs w:val="20"/>
                </w:rPr>
                <w:delText>15</w:delText>
              </w:r>
            </w:del>
          </w:p>
        </w:tc>
        <w:tc>
          <w:tcPr>
            <w:tcW w:w="440" w:type="dxa"/>
            <w:vAlign w:val="bottom"/>
          </w:tcPr>
          <w:p w:rsidR="00A33515" w:rsidDel="002260E7" w:rsidRDefault="001A4D22">
            <w:pPr>
              <w:jc w:val="center"/>
              <w:rPr>
                <w:del w:id="7463" w:author="Admin" w:date="2019-02-19T02:10:00Z"/>
                <w:sz w:val="20"/>
                <w:szCs w:val="20"/>
              </w:rPr>
            </w:pPr>
            <w:del w:id="7464" w:author="Admin" w:date="2019-02-19T02:10:00Z">
              <w:r w:rsidDel="002260E7">
                <w:rPr>
                  <w:rFonts w:ascii="Arial" w:eastAsia="Arial" w:hAnsi="Arial" w:cs="Arial"/>
                  <w:w w:val="89"/>
                  <w:sz w:val="20"/>
                  <w:szCs w:val="20"/>
                </w:rPr>
                <w:delText>14</w:delText>
              </w:r>
            </w:del>
          </w:p>
        </w:tc>
        <w:tc>
          <w:tcPr>
            <w:tcW w:w="460" w:type="dxa"/>
            <w:vAlign w:val="bottom"/>
          </w:tcPr>
          <w:p w:rsidR="00A33515" w:rsidDel="002260E7" w:rsidRDefault="001A4D22">
            <w:pPr>
              <w:ind w:right="20"/>
              <w:jc w:val="right"/>
              <w:rPr>
                <w:del w:id="7465" w:author="Admin" w:date="2019-02-19T02:10:00Z"/>
                <w:sz w:val="20"/>
                <w:szCs w:val="20"/>
              </w:rPr>
            </w:pPr>
            <w:del w:id="7466" w:author="Admin" w:date="2019-02-19T02:10:00Z">
              <w:r w:rsidDel="002260E7">
                <w:rPr>
                  <w:rFonts w:ascii="Arial" w:eastAsia="Arial" w:hAnsi="Arial" w:cs="Arial"/>
                  <w:sz w:val="20"/>
                  <w:szCs w:val="20"/>
                </w:rPr>
                <w:delText>13</w:delText>
              </w:r>
            </w:del>
          </w:p>
        </w:tc>
        <w:tc>
          <w:tcPr>
            <w:tcW w:w="340" w:type="dxa"/>
            <w:vAlign w:val="bottom"/>
          </w:tcPr>
          <w:p w:rsidR="00A33515" w:rsidDel="002260E7" w:rsidRDefault="001A4D22">
            <w:pPr>
              <w:ind w:left="20"/>
              <w:jc w:val="center"/>
              <w:rPr>
                <w:del w:id="7467" w:author="Admin" w:date="2019-02-19T02:10:00Z"/>
                <w:sz w:val="20"/>
                <w:szCs w:val="20"/>
              </w:rPr>
            </w:pPr>
            <w:del w:id="7468" w:author="Admin" w:date="2019-02-19T02:10:00Z">
              <w:r w:rsidDel="002260E7">
                <w:rPr>
                  <w:rFonts w:ascii="Arial" w:eastAsia="Arial" w:hAnsi="Arial" w:cs="Arial"/>
                  <w:w w:val="98"/>
                  <w:sz w:val="20"/>
                  <w:szCs w:val="20"/>
                </w:rPr>
                <w:delText>30</w:delText>
              </w:r>
            </w:del>
          </w:p>
        </w:tc>
      </w:tr>
      <w:tr w:rsidR="00A33515" w:rsidDel="002260E7">
        <w:trPr>
          <w:trHeight w:val="328"/>
          <w:del w:id="7469" w:author="Admin" w:date="2019-02-19T02:10:00Z"/>
        </w:trPr>
        <w:tc>
          <w:tcPr>
            <w:tcW w:w="340" w:type="dxa"/>
            <w:vAlign w:val="bottom"/>
          </w:tcPr>
          <w:p w:rsidR="00A33515" w:rsidDel="002260E7" w:rsidRDefault="001A4D22">
            <w:pPr>
              <w:ind w:right="20"/>
              <w:jc w:val="right"/>
              <w:rPr>
                <w:del w:id="7470" w:author="Admin" w:date="2019-02-19T02:10:00Z"/>
                <w:sz w:val="20"/>
                <w:szCs w:val="20"/>
              </w:rPr>
            </w:pPr>
            <w:del w:id="7471" w:author="Admin" w:date="2019-02-19T02:10:00Z">
              <w:r w:rsidDel="002260E7">
                <w:rPr>
                  <w:rFonts w:ascii="Arial" w:eastAsia="Arial" w:hAnsi="Arial" w:cs="Arial"/>
                  <w:w w:val="89"/>
                  <w:sz w:val="20"/>
                  <w:szCs w:val="20"/>
                </w:rPr>
                <w:delText>39</w:delText>
              </w:r>
            </w:del>
          </w:p>
        </w:tc>
        <w:tc>
          <w:tcPr>
            <w:tcW w:w="460" w:type="dxa"/>
            <w:vAlign w:val="bottom"/>
          </w:tcPr>
          <w:p w:rsidR="00A33515" w:rsidDel="002260E7" w:rsidRDefault="001A4D22">
            <w:pPr>
              <w:ind w:right="20"/>
              <w:jc w:val="right"/>
              <w:rPr>
                <w:del w:id="7472" w:author="Admin" w:date="2019-02-19T02:10:00Z"/>
                <w:sz w:val="20"/>
                <w:szCs w:val="20"/>
              </w:rPr>
            </w:pPr>
            <w:del w:id="7473" w:author="Admin" w:date="2019-02-19T02:10:00Z">
              <w:r w:rsidDel="002260E7">
                <w:rPr>
                  <w:rFonts w:ascii="Arial" w:eastAsia="Arial" w:hAnsi="Arial" w:cs="Arial"/>
                  <w:sz w:val="20"/>
                  <w:szCs w:val="20"/>
                </w:rPr>
                <w:delText>18</w:delText>
              </w:r>
            </w:del>
          </w:p>
        </w:tc>
        <w:tc>
          <w:tcPr>
            <w:tcW w:w="440" w:type="dxa"/>
            <w:vAlign w:val="bottom"/>
          </w:tcPr>
          <w:p w:rsidR="00A33515" w:rsidDel="002260E7" w:rsidRDefault="001A4D22">
            <w:pPr>
              <w:jc w:val="center"/>
              <w:rPr>
                <w:del w:id="7474" w:author="Admin" w:date="2019-02-19T02:10:00Z"/>
                <w:sz w:val="20"/>
                <w:szCs w:val="20"/>
              </w:rPr>
            </w:pPr>
            <w:del w:id="7475" w:author="Admin" w:date="2019-02-19T02:10:00Z">
              <w:r w:rsidDel="002260E7">
                <w:rPr>
                  <w:rFonts w:ascii="Arial" w:eastAsia="Arial" w:hAnsi="Arial" w:cs="Arial"/>
                  <w:sz w:val="20"/>
                  <w:szCs w:val="20"/>
                </w:rPr>
                <w:delText>5</w:delText>
              </w:r>
            </w:del>
          </w:p>
        </w:tc>
        <w:tc>
          <w:tcPr>
            <w:tcW w:w="460" w:type="dxa"/>
            <w:vAlign w:val="bottom"/>
          </w:tcPr>
          <w:p w:rsidR="00A33515" w:rsidDel="002260E7" w:rsidRDefault="001A4D22">
            <w:pPr>
              <w:jc w:val="center"/>
              <w:rPr>
                <w:del w:id="7476" w:author="Admin" w:date="2019-02-19T02:10:00Z"/>
                <w:sz w:val="20"/>
                <w:szCs w:val="20"/>
              </w:rPr>
            </w:pPr>
            <w:del w:id="7477" w:author="Admin" w:date="2019-02-19T02:10:00Z">
              <w:r w:rsidDel="002260E7">
                <w:rPr>
                  <w:rFonts w:ascii="Arial" w:eastAsia="Arial" w:hAnsi="Arial" w:cs="Arial"/>
                  <w:w w:val="89"/>
                  <w:sz w:val="20"/>
                  <w:szCs w:val="20"/>
                </w:rPr>
                <w:delText>4</w:delText>
              </w:r>
            </w:del>
          </w:p>
        </w:tc>
        <w:tc>
          <w:tcPr>
            <w:tcW w:w="440" w:type="dxa"/>
            <w:vAlign w:val="bottom"/>
          </w:tcPr>
          <w:p w:rsidR="00A33515" w:rsidDel="002260E7" w:rsidRDefault="001A4D22">
            <w:pPr>
              <w:jc w:val="center"/>
              <w:rPr>
                <w:del w:id="7478" w:author="Admin" w:date="2019-02-19T02:10:00Z"/>
                <w:sz w:val="20"/>
                <w:szCs w:val="20"/>
              </w:rPr>
            </w:pPr>
            <w:del w:id="7479" w:author="Admin" w:date="2019-02-19T02:10:00Z">
              <w:r w:rsidDel="002260E7">
                <w:rPr>
                  <w:rFonts w:ascii="Arial" w:eastAsia="Arial" w:hAnsi="Arial" w:cs="Arial"/>
                  <w:sz w:val="20"/>
                  <w:szCs w:val="20"/>
                </w:rPr>
                <w:delText>3</w:delText>
              </w:r>
            </w:del>
          </w:p>
        </w:tc>
        <w:tc>
          <w:tcPr>
            <w:tcW w:w="460" w:type="dxa"/>
            <w:vAlign w:val="bottom"/>
          </w:tcPr>
          <w:p w:rsidR="00A33515" w:rsidDel="002260E7" w:rsidRDefault="001A4D22">
            <w:pPr>
              <w:ind w:right="20"/>
              <w:jc w:val="right"/>
              <w:rPr>
                <w:del w:id="7480" w:author="Admin" w:date="2019-02-19T02:10:00Z"/>
                <w:sz w:val="20"/>
                <w:szCs w:val="20"/>
              </w:rPr>
            </w:pPr>
            <w:del w:id="7481" w:author="Admin" w:date="2019-02-19T02:10:00Z">
              <w:r w:rsidDel="002260E7">
                <w:rPr>
                  <w:rFonts w:ascii="Arial" w:eastAsia="Arial" w:hAnsi="Arial" w:cs="Arial"/>
                  <w:sz w:val="20"/>
                  <w:szCs w:val="20"/>
                </w:rPr>
                <w:delText>12</w:delText>
              </w:r>
            </w:del>
          </w:p>
        </w:tc>
        <w:tc>
          <w:tcPr>
            <w:tcW w:w="340" w:type="dxa"/>
            <w:vAlign w:val="bottom"/>
          </w:tcPr>
          <w:p w:rsidR="00A33515" w:rsidDel="002260E7" w:rsidRDefault="001A4D22">
            <w:pPr>
              <w:ind w:left="20"/>
              <w:jc w:val="center"/>
              <w:rPr>
                <w:del w:id="7482" w:author="Admin" w:date="2019-02-19T02:10:00Z"/>
                <w:sz w:val="20"/>
                <w:szCs w:val="20"/>
              </w:rPr>
            </w:pPr>
            <w:del w:id="7483" w:author="Admin" w:date="2019-02-19T02:10:00Z">
              <w:r w:rsidDel="002260E7">
                <w:rPr>
                  <w:rFonts w:ascii="Arial" w:eastAsia="Arial" w:hAnsi="Arial" w:cs="Arial"/>
                  <w:w w:val="98"/>
                  <w:sz w:val="20"/>
                  <w:szCs w:val="20"/>
                </w:rPr>
                <w:delText>29</w:delText>
              </w:r>
            </w:del>
          </w:p>
        </w:tc>
      </w:tr>
      <w:tr w:rsidR="00A33515" w:rsidDel="002260E7">
        <w:trPr>
          <w:trHeight w:val="328"/>
          <w:del w:id="7484" w:author="Admin" w:date="2019-02-19T02:10:00Z"/>
        </w:trPr>
        <w:tc>
          <w:tcPr>
            <w:tcW w:w="340" w:type="dxa"/>
            <w:vAlign w:val="bottom"/>
          </w:tcPr>
          <w:p w:rsidR="00A33515" w:rsidDel="002260E7" w:rsidRDefault="001A4D22">
            <w:pPr>
              <w:ind w:right="20"/>
              <w:jc w:val="right"/>
              <w:rPr>
                <w:del w:id="7485" w:author="Admin" w:date="2019-02-19T02:10:00Z"/>
                <w:sz w:val="20"/>
                <w:szCs w:val="20"/>
              </w:rPr>
            </w:pPr>
            <w:del w:id="7486" w:author="Admin" w:date="2019-02-19T02:10:00Z">
              <w:r w:rsidDel="002260E7">
                <w:rPr>
                  <w:rFonts w:ascii="Arial" w:eastAsia="Arial" w:hAnsi="Arial" w:cs="Arial"/>
                  <w:w w:val="89"/>
                  <w:sz w:val="20"/>
                  <w:szCs w:val="20"/>
                </w:rPr>
                <w:delText>40</w:delText>
              </w:r>
            </w:del>
          </w:p>
        </w:tc>
        <w:tc>
          <w:tcPr>
            <w:tcW w:w="460" w:type="dxa"/>
            <w:vAlign w:val="bottom"/>
          </w:tcPr>
          <w:p w:rsidR="00A33515" w:rsidDel="002260E7" w:rsidRDefault="001A4D22">
            <w:pPr>
              <w:ind w:right="20"/>
              <w:jc w:val="right"/>
              <w:rPr>
                <w:del w:id="7487" w:author="Admin" w:date="2019-02-19T02:10:00Z"/>
                <w:sz w:val="20"/>
                <w:szCs w:val="20"/>
              </w:rPr>
            </w:pPr>
            <w:del w:id="7488" w:author="Admin" w:date="2019-02-19T02:10:00Z">
              <w:r w:rsidDel="002260E7">
                <w:rPr>
                  <w:rFonts w:ascii="Arial" w:eastAsia="Arial" w:hAnsi="Arial" w:cs="Arial"/>
                  <w:sz w:val="20"/>
                  <w:szCs w:val="20"/>
                </w:rPr>
                <w:delText>19</w:delText>
              </w:r>
            </w:del>
          </w:p>
        </w:tc>
        <w:tc>
          <w:tcPr>
            <w:tcW w:w="440" w:type="dxa"/>
            <w:vAlign w:val="bottom"/>
          </w:tcPr>
          <w:p w:rsidR="00A33515" w:rsidDel="002260E7" w:rsidRDefault="001A4D22">
            <w:pPr>
              <w:jc w:val="center"/>
              <w:rPr>
                <w:del w:id="7489" w:author="Admin" w:date="2019-02-19T02:10:00Z"/>
                <w:sz w:val="20"/>
                <w:szCs w:val="20"/>
              </w:rPr>
            </w:pPr>
            <w:del w:id="7490" w:author="Admin" w:date="2019-02-19T02:10:00Z">
              <w:r w:rsidDel="002260E7">
                <w:rPr>
                  <w:rFonts w:ascii="Arial" w:eastAsia="Arial" w:hAnsi="Arial" w:cs="Arial"/>
                  <w:sz w:val="20"/>
                  <w:szCs w:val="20"/>
                </w:rPr>
                <w:delText>6</w:delText>
              </w:r>
            </w:del>
          </w:p>
        </w:tc>
        <w:tc>
          <w:tcPr>
            <w:tcW w:w="460" w:type="dxa"/>
            <w:vAlign w:val="bottom"/>
          </w:tcPr>
          <w:p w:rsidR="00A33515" w:rsidDel="002260E7" w:rsidRDefault="001A4D22">
            <w:pPr>
              <w:jc w:val="center"/>
              <w:rPr>
                <w:del w:id="7491" w:author="Admin" w:date="2019-02-19T02:10:00Z"/>
                <w:sz w:val="20"/>
                <w:szCs w:val="20"/>
              </w:rPr>
            </w:pPr>
            <w:del w:id="7492" w:author="Admin" w:date="2019-02-19T02:10:00Z">
              <w:r w:rsidDel="002260E7">
                <w:rPr>
                  <w:rFonts w:ascii="Arial" w:eastAsia="Arial" w:hAnsi="Arial" w:cs="Arial"/>
                  <w:w w:val="89"/>
                  <w:sz w:val="20"/>
                  <w:szCs w:val="20"/>
                </w:rPr>
                <w:delText>1</w:delText>
              </w:r>
            </w:del>
          </w:p>
        </w:tc>
        <w:tc>
          <w:tcPr>
            <w:tcW w:w="440" w:type="dxa"/>
            <w:vAlign w:val="bottom"/>
          </w:tcPr>
          <w:p w:rsidR="00A33515" w:rsidDel="002260E7" w:rsidRDefault="001A4D22">
            <w:pPr>
              <w:jc w:val="center"/>
              <w:rPr>
                <w:del w:id="7493" w:author="Admin" w:date="2019-02-19T02:10:00Z"/>
                <w:sz w:val="20"/>
                <w:szCs w:val="20"/>
              </w:rPr>
            </w:pPr>
            <w:del w:id="7494" w:author="Admin" w:date="2019-02-19T02:10:00Z">
              <w:r w:rsidDel="002260E7">
                <w:rPr>
                  <w:rFonts w:ascii="Arial" w:eastAsia="Arial" w:hAnsi="Arial" w:cs="Arial"/>
                  <w:sz w:val="20"/>
                  <w:szCs w:val="20"/>
                </w:rPr>
                <w:delText>2</w:delText>
              </w:r>
            </w:del>
          </w:p>
        </w:tc>
        <w:tc>
          <w:tcPr>
            <w:tcW w:w="460" w:type="dxa"/>
            <w:vAlign w:val="bottom"/>
          </w:tcPr>
          <w:p w:rsidR="00A33515" w:rsidDel="002260E7" w:rsidRDefault="001A4D22">
            <w:pPr>
              <w:ind w:right="20"/>
              <w:jc w:val="right"/>
              <w:rPr>
                <w:del w:id="7495" w:author="Admin" w:date="2019-02-19T02:10:00Z"/>
                <w:sz w:val="20"/>
                <w:szCs w:val="20"/>
              </w:rPr>
            </w:pPr>
            <w:del w:id="7496" w:author="Admin" w:date="2019-02-19T02:10:00Z">
              <w:r w:rsidDel="002260E7">
                <w:rPr>
                  <w:rFonts w:ascii="Arial" w:eastAsia="Arial" w:hAnsi="Arial" w:cs="Arial"/>
                  <w:sz w:val="20"/>
                  <w:szCs w:val="20"/>
                </w:rPr>
                <w:delText>11</w:delText>
              </w:r>
            </w:del>
          </w:p>
        </w:tc>
        <w:tc>
          <w:tcPr>
            <w:tcW w:w="340" w:type="dxa"/>
            <w:vAlign w:val="bottom"/>
          </w:tcPr>
          <w:p w:rsidR="00A33515" w:rsidDel="002260E7" w:rsidRDefault="001A4D22">
            <w:pPr>
              <w:ind w:left="20"/>
              <w:jc w:val="center"/>
              <w:rPr>
                <w:del w:id="7497" w:author="Admin" w:date="2019-02-19T02:10:00Z"/>
                <w:sz w:val="20"/>
                <w:szCs w:val="20"/>
              </w:rPr>
            </w:pPr>
            <w:del w:id="7498" w:author="Admin" w:date="2019-02-19T02:10:00Z">
              <w:r w:rsidDel="002260E7">
                <w:rPr>
                  <w:rFonts w:ascii="Arial" w:eastAsia="Arial" w:hAnsi="Arial" w:cs="Arial"/>
                  <w:w w:val="98"/>
                  <w:sz w:val="20"/>
                  <w:szCs w:val="20"/>
                </w:rPr>
                <w:delText>28</w:delText>
              </w:r>
            </w:del>
          </w:p>
        </w:tc>
      </w:tr>
      <w:tr w:rsidR="00A33515" w:rsidDel="002260E7">
        <w:trPr>
          <w:trHeight w:val="328"/>
          <w:del w:id="7499" w:author="Admin" w:date="2019-02-19T02:10:00Z"/>
        </w:trPr>
        <w:tc>
          <w:tcPr>
            <w:tcW w:w="340" w:type="dxa"/>
            <w:vAlign w:val="bottom"/>
          </w:tcPr>
          <w:p w:rsidR="00A33515" w:rsidDel="002260E7" w:rsidRDefault="001A4D22">
            <w:pPr>
              <w:ind w:right="20"/>
              <w:jc w:val="right"/>
              <w:rPr>
                <w:del w:id="7500" w:author="Admin" w:date="2019-02-19T02:10:00Z"/>
                <w:sz w:val="20"/>
                <w:szCs w:val="20"/>
              </w:rPr>
            </w:pPr>
            <w:del w:id="7501" w:author="Admin" w:date="2019-02-19T02:10:00Z">
              <w:r w:rsidDel="002260E7">
                <w:rPr>
                  <w:rFonts w:ascii="Arial" w:eastAsia="Arial" w:hAnsi="Arial" w:cs="Arial"/>
                  <w:w w:val="89"/>
                  <w:sz w:val="20"/>
                  <w:szCs w:val="20"/>
                </w:rPr>
                <w:delText>41</w:delText>
              </w:r>
            </w:del>
          </w:p>
        </w:tc>
        <w:tc>
          <w:tcPr>
            <w:tcW w:w="460" w:type="dxa"/>
            <w:vAlign w:val="bottom"/>
          </w:tcPr>
          <w:p w:rsidR="00A33515" w:rsidDel="002260E7" w:rsidRDefault="001A4D22">
            <w:pPr>
              <w:ind w:right="20"/>
              <w:jc w:val="right"/>
              <w:rPr>
                <w:del w:id="7502" w:author="Admin" w:date="2019-02-19T02:10:00Z"/>
                <w:sz w:val="20"/>
                <w:szCs w:val="20"/>
              </w:rPr>
            </w:pPr>
            <w:del w:id="7503" w:author="Admin" w:date="2019-02-19T02:10:00Z">
              <w:r w:rsidDel="002260E7">
                <w:rPr>
                  <w:rFonts w:ascii="Arial" w:eastAsia="Arial" w:hAnsi="Arial" w:cs="Arial"/>
                  <w:sz w:val="20"/>
                  <w:szCs w:val="20"/>
                </w:rPr>
                <w:delText>20</w:delText>
              </w:r>
            </w:del>
          </w:p>
        </w:tc>
        <w:tc>
          <w:tcPr>
            <w:tcW w:w="440" w:type="dxa"/>
            <w:vAlign w:val="bottom"/>
          </w:tcPr>
          <w:p w:rsidR="00A33515" w:rsidDel="002260E7" w:rsidRDefault="001A4D22">
            <w:pPr>
              <w:jc w:val="center"/>
              <w:rPr>
                <w:del w:id="7504" w:author="Admin" w:date="2019-02-19T02:10:00Z"/>
                <w:sz w:val="20"/>
                <w:szCs w:val="20"/>
              </w:rPr>
            </w:pPr>
            <w:del w:id="7505" w:author="Admin" w:date="2019-02-19T02:10:00Z">
              <w:r w:rsidDel="002260E7">
                <w:rPr>
                  <w:rFonts w:ascii="Arial" w:eastAsia="Arial" w:hAnsi="Arial" w:cs="Arial"/>
                  <w:sz w:val="20"/>
                  <w:szCs w:val="20"/>
                </w:rPr>
                <w:delText>7</w:delText>
              </w:r>
            </w:del>
          </w:p>
        </w:tc>
        <w:tc>
          <w:tcPr>
            <w:tcW w:w="460" w:type="dxa"/>
            <w:vAlign w:val="bottom"/>
          </w:tcPr>
          <w:p w:rsidR="00A33515" w:rsidDel="002260E7" w:rsidRDefault="001A4D22">
            <w:pPr>
              <w:jc w:val="center"/>
              <w:rPr>
                <w:del w:id="7506" w:author="Admin" w:date="2019-02-19T02:10:00Z"/>
                <w:sz w:val="20"/>
                <w:szCs w:val="20"/>
              </w:rPr>
            </w:pPr>
            <w:del w:id="7507" w:author="Admin" w:date="2019-02-19T02:10:00Z">
              <w:r w:rsidDel="002260E7">
                <w:rPr>
                  <w:rFonts w:ascii="Arial" w:eastAsia="Arial" w:hAnsi="Arial" w:cs="Arial"/>
                  <w:w w:val="89"/>
                  <w:sz w:val="20"/>
                  <w:szCs w:val="20"/>
                </w:rPr>
                <w:delText>8</w:delText>
              </w:r>
            </w:del>
          </w:p>
        </w:tc>
        <w:tc>
          <w:tcPr>
            <w:tcW w:w="440" w:type="dxa"/>
            <w:vAlign w:val="bottom"/>
          </w:tcPr>
          <w:p w:rsidR="00A33515" w:rsidDel="002260E7" w:rsidRDefault="001A4D22">
            <w:pPr>
              <w:jc w:val="center"/>
              <w:rPr>
                <w:del w:id="7508" w:author="Admin" w:date="2019-02-19T02:10:00Z"/>
                <w:sz w:val="20"/>
                <w:szCs w:val="20"/>
              </w:rPr>
            </w:pPr>
            <w:del w:id="7509" w:author="Admin" w:date="2019-02-19T02:10:00Z">
              <w:r w:rsidDel="002260E7">
                <w:rPr>
                  <w:rFonts w:ascii="Arial" w:eastAsia="Arial" w:hAnsi="Arial" w:cs="Arial"/>
                  <w:sz w:val="20"/>
                  <w:szCs w:val="20"/>
                </w:rPr>
                <w:delText>9</w:delText>
              </w:r>
            </w:del>
          </w:p>
        </w:tc>
        <w:tc>
          <w:tcPr>
            <w:tcW w:w="460" w:type="dxa"/>
            <w:vAlign w:val="bottom"/>
          </w:tcPr>
          <w:p w:rsidR="00A33515" w:rsidDel="002260E7" w:rsidRDefault="001A4D22">
            <w:pPr>
              <w:ind w:right="20"/>
              <w:jc w:val="right"/>
              <w:rPr>
                <w:del w:id="7510" w:author="Admin" w:date="2019-02-19T02:10:00Z"/>
                <w:sz w:val="20"/>
                <w:szCs w:val="20"/>
              </w:rPr>
            </w:pPr>
            <w:del w:id="7511" w:author="Admin" w:date="2019-02-19T02:10:00Z">
              <w:r w:rsidDel="002260E7">
                <w:rPr>
                  <w:rFonts w:ascii="Arial" w:eastAsia="Arial" w:hAnsi="Arial" w:cs="Arial"/>
                  <w:sz w:val="20"/>
                  <w:szCs w:val="20"/>
                </w:rPr>
                <w:delText>10</w:delText>
              </w:r>
            </w:del>
          </w:p>
        </w:tc>
        <w:tc>
          <w:tcPr>
            <w:tcW w:w="340" w:type="dxa"/>
            <w:vAlign w:val="bottom"/>
          </w:tcPr>
          <w:p w:rsidR="00A33515" w:rsidDel="002260E7" w:rsidRDefault="001A4D22">
            <w:pPr>
              <w:ind w:left="20"/>
              <w:jc w:val="center"/>
              <w:rPr>
                <w:del w:id="7512" w:author="Admin" w:date="2019-02-19T02:10:00Z"/>
                <w:sz w:val="20"/>
                <w:szCs w:val="20"/>
              </w:rPr>
            </w:pPr>
            <w:del w:id="7513" w:author="Admin" w:date="2019-02-19T02:10:00Z">
              <w:r w:rsidDel="002260E7">
                <w:rPr>
                  <w:rFonts w:ascii="Arial" w:eastAsia="Arial" w:hAnsi="Arial" w:cs="Arial"/>
                  <w:w w:val="98"/>
                  <w:sz w:val="20"/>
                  <w:szCs w:val="20"/>
                </w:rPr>
                <w:delText>27</w:delText>
              </w:r>
            </w:del>
          </w:p>
        </w:tc>
      </w:tr>
      <w:tr w:rsidR="00A33515" w:rsidDel="002260E7">
        <w:trPr>
          <w:trHeight w:val="328"/>
          <w:del w:id="7514" w:author="Admin" w:date="2019-02-19T02:10:00Z"/>
        </w:trPr>
        <w:tc>
          <w:tcPr>
            <w:tcW w:w="340" w:type="dxa"/>
            <w:vAlign w:val="bottom"/>
          </w:tcPr>
          <w:p w:rsidR="00A33515" w:rsidDel="002260E7" w:rsidRDefault="001A4D22">
            <w:pPr>
              <w:ind w:right="20"/>
              <w:jc w:val="right"/>
              <w:rPr>
                <w:del w:id="7515" w:author="Admin" w:date="2019-02-19T02:10:00Z"/>
                <w:sz w:val="20"/>
                <w:szCs w:val="20"/>
              </w:rPr>
            </w:pPr>
            <w:del w:id="7516" w:author="Admin" w:date="2019-02-19T02:10:00Z">
              <w:r w:rsidDel="002260E7">
                <w:rPr>
                  <w:rFonts w:ascii="Arial" w:eastAsia="Arial" w:hAnsi="Arial" w:cs="Arial"/>
                  <w:w w:val="89"/>
                  <w:sz w:val="20"/>
                  <w:szCs w:val="20"/>
                </w:rPr>
                <w:delText>42</w:delText>
              </w:r>
            </w:del>
          </w:p>
        </w:tc>
        <w:tc>
          <w:tcPr>
            <w:tcW w:w="460" w:type="dxa"/>
            <w:vAlign w:val="bottom"/>
          </w:tcPr>
          <w:p w:rsidR="00A33515" w:rsidDel="002260E7" w:rsidRDefault="001A4D22">
            <w:pPr>
              <w:ind w:right="20"/>
              <w:jc w:val="right"/>
              <w:rPr>
                <w:del w:id="7517" w:author="Admin" w:date="2019-02-19T02:10:00Z"/>
                <w:sz w:val="20"/>
                <w:szCs w:val="20"/>
              </w:rPr>
            </w:pPr>
            <w:del w:id="7518" w:author="Admin" w:date="2019-02-19T02:10:00Z">
              <w:r w:rsidDel="002260E7">
                <w:rPr>
                  <w:rFonts w:ascii="Arial" w:eastAsia="Arial" w:hAnsi="Arial" w:cs="Arial"/>
                  <w:sz w:val="20"/>
                  <w:szCs w:val="20"/>
                </w:rPr>
                <w:delText>21</w:delText>
              </w:r>
            </w:del>
          </w:p>
        </w:tc>
        <w:tc>
          <w:tcPr>
            <w:tcW w:w="440" w:type="dxa"/>
            <w:vAlign w:val="bottom"/>
          </w:tcPr>
          <w:p w:rsidR="00A33515" w:rsidDel="002260E7" w:rsidRDefault="001A4D22">
            <w:pPr>
              <w:jc w:val="center"/>
              <w:rPr>
                <w:del w:id="7519" w:author="Admin" w:date="2019-02-19T02:10:00Z"/>
                <w:sz w:val="20"/>
                <w:szCs w:val="20"/>
              </w:rPr>
            </w:pPr>
            <w:del w:id="7520" w:author="Admin" w:date="2019-02-19T02:10:00Z">
              <w:r w:rsidDel="002260E7">
                <w:rPr>
                  <w:rFonts w:ascii="Arial" w:eastAsia="Arial" w:hAnsi="Arial" w:cs="Arial"/>
                  <w:w w:val="89"/>
                  <w:sz w:val="20"/>
                  <w:szCs w:val="20"/>
                </w:rPr>
                <w:delText>22</w:delText>
              </w:r>
            </w:del>
          </w:p>
        </w:tc>
        <w:tc>
          <w:tcPr>
            <w:tcW w:w="460" w:type="dxa"/>
            <w:vAlign w:val="bottom"/>
          </w:tcPr>
          <w:p w:rsidR="00A33515" w:rsidDel="002260E7" w:rsidRDefault="001A4D22">
            <w:pPr>
              <w:jc w:val="center"/>
              <w:rPr>
                <w:del w:id="7521" w:author="Admin" w:date="2019-02-19T02:10:00Z"/>
                <w:sz w:val="20"/>
                <w:szCs w:val="20"/>
              </w:rPr>
            </w:pPr>
            <w:del w:id="7522" w:author="Admin" w:date="2019-02-19T02:10:00Z">
              <w:r w:rsidDel="002260E7">
                <w:rPr>
                  <w:rFonts w:ascii="Arial" w:eastAsia="Arial" w:hAnsi="Arial" w:cs="Arial"/>
                  <w:w w:val="98"/>
                  <w:sz w:val="20"/>
                  <w:szCs w:val="20"/>
                </w:rPr>
                <w:delText>23</w:delText>
              </w:r>
            </w:del>
          </w:p>
        </w:tc>
        <w:tc>
          <w:tcPr>
            <w:tcW w:w="440" w:type="dxa"/>
            <w:vAlign w:val="bottom"/>
          </w:tcPr>
          <w:p w:rsidR="00A33515" w:rsidDel="002260E7" w:rsidRDefault="001A4D22">
            <w:pPr>
              <w:jc w:val="center"/>
              <w:rPr>
                <w:del w:id="7523" w:author="Admin" w:date="2019-02-19T02:10:00Z"/>
                <w:sz w:val="20"/>
                <w:szCs w:val="20"/>
              </w:rPr>
            </w:pPr>
            <w:del w:id="7524" w:author="Admin" w:date="2019-02-19T02:10:00Z">
              <w:r w:rsidDel="002260E7">
                <w:rPr>
                  <w:rFonts w:ascii="Arial" w:eastAsia="Arial" w:hAnsi="Arial" w:cs="Arial"/>
                  <w:w w:val="89"/>
                  <w:sz w:val="20"/>
                  <w:szCs w:val="20"/>
                </w:rPr>
                <w:delText>24</w:delText>
              </w:r>
            </w:del>
          </w:p>
        </w:tc>
        <w:tc>
          <w:tcPr>
            <w:tcW w:w="460" w:type="dxa"/>
            <w:vAlign w:val="bottom"/>
          </w:tcPr>
          <w:p w:rsidR="00A33515" w:rsidDel="002260E7" w:rsidRDefault="001A4D22">
            <w:pPr>
              <w:ind w:right="20"/>
              <w:jc w:val="right"/>
              <w:rPr>
                <w:del w:id="7525" w:author="Admin" w:date="2019-02-19T02:10:00Z"/>
                <w:sz w:val="20"/>
                <w:szCs w:val="20"/>
              </w:rPr>
            </w:pPr>
            <w:del w:id="7526" w:author="Admin" w:date="2019-02-19T02:10:00Z">
              <w:r w:rsidDel="002260E7">
                <w:rPr>
                  <w:rFonts w:ascii="Arial" w:eastAsia="Arial" w:hAnsi="Arial" w:cs="Arial"/>
                  <w:sz w:val="20"/>
                  <w:szCs w:val="20"/>
                </w:rPr>
                <w:delText>25</w:delText>
              </w:r>
            </w:del>
          </w:p>
        </w:tc>
        <w:tc>
          <w:tcPr>
            <w:tcW w:w="340" w:type="dxa"/>
            <w:vAlign w:val="bottom"/>
          </w:tcPr>
          <w:p w:rsidR="00A33515" w:rsidDel="002260E7" w:rsidRDefault="001A4D22">
            <w:pPr>
              <w:ind w:left="20"/>
              <w:jc w:val="center"/>
              <w:rPr>
                <w:del w:id="7527" w:author="Admin" w:date="2019-02-19T02:10:00Z"/>
                <w:sz w:val="20"/>
                <w:szCs w:val="20"/>
              </w:rPr>
            </w:pPr>
            <w:del w:id="7528" w:author="Admin" w:date="2019-02-19T02:10:00Z">
              <w:r w:rsidDel="002260E7">
                <w:rPr>
                  <w:rFonts w:ascii="Arial" w:eastAsia="Arial" w:hAnsi="Arial" w:cs="Arial"/>
                  <w:w w:val="98"/>
                  <w:sz w:val="20"/>
                  <w:szCs w:val="20"/>
                </w:rPr>
                <w:delText>26</w:delText>
              </w:r>
            </w:del>
          </w:p>
        </w:tc>
      </w:tr>
      <w:tr w:rsidR="00A33515" w:rsidDel="002260E7">
        <w:trPr>
          <w:trHeight w:val="327"/>
          <w:del w:id="7529" w:author="Admin" w:date="2019-02-19T02:10:00Z"/>
        </w:trPr>
        <w:tc>
          <w:tcPr>
            <w:tcW w:w="340" w:type="dxa"/>
            <w:vAlign w:val="bottom"/>
          </w:tcPr>
          <w:p w:rsidR="00A33515" w:rsidDel="002260E7" w:rsidRDefault="001A4D22">
            <w:pPr>
              <w:ind w:right="20"/>
              <w:jc w:val="right"/>
              <w:rPr>
                <w:del w:id="7530" w:author="Admin" w:date="2019-02-19T02:10:00Z"/>
                <w:sz w:val="20"/>
                <w:szCs w:val="20"/>
              </w:rPr>
            </w:pPr>
            <w:del w:id="7531" w:author="Admin" w:date="2019-02-19T02:10:00Z">
              <w:r w:rsidDel="002260E7">
                <w:rPr>
                  <w:rFonts w:ascii="Arial" w:eastAsia="Arial" w:hAnsi="Arial" w:cs="Arial"/>
                  <w:w w:val="89"/>
                  <w:sz w:val="20"/>
                  <w:szCs w:val="20"/>
                </w:rPr>
                <w:delText>43</w:delText>
              </w:r>
            </w:del>
          </w:p>
        </w:tc>
        <w:tc>
          <w:tcPr>
            <w:tcW w:w="460" w:type="dxa"/>
            <w:vAlign w:val="bottom"/>
          </w:tcPr>
          <w:p w:rsidR="00A33515" w:rsidDel="002260E7" w:rsidRDefault="001A4D22">
            <w:pPr>
              <w:ind w:right="20"/>
              <w:jc w:val="right"/>
              <w:rPr>
                <w:del w:id="7532" w:author="Admin" w:date="2019-02-19T02:10:00Z"/>
                <w:sz w:val="20"/>
                <w:szCs w:val="20"/>
              </w:rPr>
            </w:pPr>
            <w:del w:id="7533" w:author="Admin" w:date="2019-02-19T02:10:00Z">
              <w:r w:rsidDel="002260E7">
                <w:rPr>
                  <w:rFonts w:ascii="Arial" w:eastAsia="Arial" w:hAnsi="Arial" w:cs="Arial"/>
                  <w:sz w:val="20"/>
                  <w:szCs w:val="20"/>
                </w:rPr>
                <w:delText>44</w:delText>
              </w:r>
            </w:del>
          </w:p>
        </w:tc>
        <w:tc>
          <w:tcPr>
            <w:tcW w:w="440" w:type="dxa"/>
            <w:vAlign w:val="bottom"/>
          </w:tcPr>
          <w:p w:rsidR="00A33515" w:rsidDel="002260E7" w:rsidRDefault="001A4D22">
            <w:pPr>
              <w:jc w:val="center"/>
              <w:rPr>
                <w:del w:id="7534" w:author="Admin" w:date="2019-02-19T02:10:00Z"/>
                <w:sz w:val="20"/>
                <w:szCs w:val="20"/>
              </w:rPr>
            </w:pPr>
            <w:del w:id="7535" w:author="Admin" w:date="2019-02-19T02:10:00Z">
              <w:r w:rsidDel="002260E7">
                <w:rPr>
                  <w:rFonts w:ascii="Arial" w:eastAsia="Arial" w:hAnsi="Arial" w:cs="Arial"/>
                  <w:w w:val="89"/>
                  <w:sz w:val="20"/>
                  <w:szCs w:val="20"/>
                </w:rPr>
                <w:delText>45</w:delText>
              </w:r>
            </w:del>
          </w:p>
        </w:tc>
        <w:tc>
          <w:tcPr>
            <w:tcW w:w="460" w:type="dxa"/>
            <w:vAlign w:val="bottom"/>
          </w:tcPr>
          <w:p w:rsidR="00A33515" w:rsidDel="002260E7" w:rsidRDefault="001A4D22">
            <w:pPr>
              <w:jc w:val="center"/>
              <w:rPr>
                <w:del w:id="7536" w:author="Admin" w:date="2019-02-19T02:10:00Z"/>
                <w:sz w:val="20"/>
                <w:szCs w:val="20"/>
              </w:rPr>
            </w:pPr>
            <w:del w:id="7537" w:author="Admin" w:date="2019-02-19T02:10:00Z">
              <w:r w:rsidDel="002260E7">
                <w:rPr>
                  <w:rFonts w:ascii="Arial" w:eastAsia="Arial" w:hAnsi="Arial" w:cs="Arial"/>
                  <w:w w:val="98"/>
                  <w:sz w:val="20"/>
                  <w:szCs w:val="20"/>
                </w:rPr>
                <w:delText>46</w:delText>
              </w:r>
            </w:del>
          </w:p>
        </w:tc>
        <w:tc>
          <w:tcPr>
            <w:tcW w:w="440" w:type="dxa"/>
            <w:vAlign w:val="bottom"/>
          </w:tcPr>
          <w:p w:rsidR="00A33515" w:rsidDel="002260E7" w:rsidRDefault="001A4D22">
            <w:pPr>
              <w:jc w:val="center"/>
              <w:rPr>
                <w:del w:id="7538" w:author="Admin" w:date="2019-02-19T02:10:00Z"/>
                <w:sz w:val="20"/>
                <w:szCs w:val="20"/>
              </w:rPr>
            </w:pPr>
            <w:del w:id="7539" w:author="Admin" w:date="2019-02-19T02:10:00Z">
              <w:r w:rsidDel="002260E7">
                <w:rPr>
                  <w:rFonts w:ascii="Arial" w:eastAsia="Arial" w:hAnsi="Arial" w:cs="Arial"/>
                  <w:w w:val="89"/>
                  <w:sz w:val="20"/>
                  <w:szCs w:val="20"/>
                </w:rPr>
                <w:delText>47</w:delText>
              </w:r>
            </w:del>
          </w:p>
        </w:tc>
        <w:tc>
          <w:tcPr>
            <w:tcW w:w="460" w:type="dxa"/>
            <w:vAlign w:val="bottom"/>
          </w:tcPr>
          <w:p w:rsidR="00A33515" w:rsidDel="002260E7" w:rsidRDefault="001A4D22">
            <w:pPr>
              <w:ind w:right="20"/>
              <w:jc w:val="right"/>
              <w:rPr>
                <w:del w:id="7540" w:author="Admin" w:date="2019-02-19T02:10:00Z"/>
                <w:sz w:val="20"/>
                <w:szCs w:val="20"/>
              </w:rPr>
            </w:pPr>
            <w:del w:id="7541" w:author="Admin" w:date="2019-02-19T02:10:00Z">
              <w:r w:rsidDel="002260E7">
                <w:rPr>
                  <w:rFonts w:ascii="Arial" w:eastAsia="Arial" w:hAnsi="Arial" w:cs="Arial"/>
                  <w:sz w:val="20"/>
                  <w:szCs w:val="20"/>
                </w:rPr>
                <w:delText>48</w:delText>
              </w:r>
            </w:del>
          </w:p>
        </w:tc>
        <w:tc>
          <w:tcPr>
            <w:tcW w:w="340" w:type="dxa"/>
            <w:vAlign w:val="bottom"/>
          </w:tcPr>
          <w:p w:rsidR="00A33515" w:rsidDel="002260E7" w:rsidRDefault="001A4D22">
            <w:pPr>
              <w:ind w:left="20"/>
              <w:jc w:val="center"/>
              <w:rPr>
                <w:del w:id="7542" w:author="Admin" w:date="2019-02-19T02:10:00Z"/>
                <w:sz w:val="20"/>
                <w:szCs w:val="20"/>
              </w:rPr>
            </w:pPr>
            <w:del w:id="7543" w:author="Admin" w:date="2019-02-19T02:10:00Z">
              <w:r w:rsidDel="002260E7">
                <w:rPr>
                  <w:rFonts w:ascii="Arial" w:eastAsia="Arial" w:hAnsi="Arial" w:cs="Arial"/>
                  <w:w w:val="89"/>
                  <w:sz w:val="20"/>
                  <w:szCs w:val="20"/>
                </w:rPr>
                <w:delText>…</w:delText>
              </w:r>
            </w:del>
          </w:p>
        </w:tc>
      </w:tr>
    </w:tbl>
    <w:p w:rsidR="00A33515" w:rsidDel="002260E7" w:rsidRDefault="00A33515">
      <w:pPr>
        <w:spacing w:line="198" w:lineRule="exact"/>
        <w:rPr>
          <w:del w:id="7544" w:author="Admin" w:date="2019-02-19T02:10:00Z"/>
          <w:sz w:val="20"/>
          <w:szCs w:val="20"/>
        </w:rPr>
      </w:pPr>
    </w:p>
    <w:p w:rsidR="00A33515" w:rsidDel="002260E7" w:rsidRDefault="001A4D22">
      <w:pPr>
        <w:numPr>
          <w:ilvl w:val="0"/>
          <w:numId w:val="665"/>
        </w:numPr>
        <w:tabs>
          <w:tab w:val="left" w:pos="363"/>
        </w:tabs>
        <w:spacing w:line="287" w:lineRule="auto"/>
        <w:ind w:firstLine="199"/>
        <w:jc w:val="both"/>
        <w:rPr>
          <w:del w:id="7545" w:author="Admin" w:date="2019-02-19T02:10:00Z"/>
          <w:rFonts w:ascii="Arial" w:eastAsia="Arial" w:hAnsi="Arial" w:cs="Arial"/>
          <w:sz w:val="20"/>
          <w:szCs w:val="20"/>
        </w:rPr>
        <w:pPrChange w:id="7546" w:author="Admin" w:date="2019-02-19T00:19:00Z">
          <w:pPr>
            <w:numPr>
              <w:numId w:val="668"/>
            </w:numPr>
            <w:tabs>
              <w:tab w:val="left" w:pos="363"/>
            </w:tabs>
            <w:spacing w:line="287" w:lineRule="auto"/>
            <w:ind w:firstLine="199"/>
            <w:jc w:val="both"/>
          </w:pPr>
        </w:pPrChange>
      </w:pPr>
      <w:del w:id="7547" w:author="Admin" w:date="2019-02-19T02:10:00Z">
        <w:r w:rsidDel="002260E7">
          <w:rPr>
            <w:rFonts w:ascii="Arial" w:eastAsia="Arial" w:hAnsi="Arial" w:cs="Arial"/>
            <w:sz w:val="20"/>
            <w:szCs w:val="20"/>
          </w:rPr>
          <w:delText>этой задаче требуется изучить закономерности и узоры, связанные с расположением разных числовых последовательности на скатерти. Ин-терес представляют не только гипотезы, полученные, например, на ком-пьютере, но и явные соотношения.</w:delText>
        </w:r>
      </w:del>
    </w:p>
    <w:p w:rsidR="00A33515" w:rsidDel="002260E7" w:rsidRDefault="00A33515">
      <w:pPr>
        <w:spacing w:line="170" w:lineRule="exact"/>
        <w:rPr>
          <w:del w:id="7548" w:author="Admin" w:date="2019-02-19T02:10:00Z"/>
          <w:rFonts w:ascii="Arial" w:eastAsia="Arial" w:hAnsi="Arial" w:cs="Arial"/>
          <w:sz w:val="20"/>
          <w:szCs w:val="20"/>
        </w:rPr>
      </w:pPr>
    </w:p>
    <w:p w:rsidR="00A33515" w:rsidDel="002260E7" w:rsidRDefault="001A4D22">
      <w:pPr>
        <w:numPr>
          <w:ilvl w:val="1"/>
          <w:numId w:val="665"/>
        </w:numPr>
        <w:tabs>
          <w:tab w:val="left" w:pos="500"/>
        </w:tabs>
        <w:spacing w:line="291" w:lineRule="auto"/>
        <w:ind w:left="500" w:hanging="273"/>
        <w:jc w:val="both"/>
        <w:rPr>
          <w:del w:id="7549" w:author="Admin" w:date="2019-02-19T02:10:00Z"/>
          <w:rFonts w:ascii="Arial" w:eastAsia="Arial" w:hAnsi="Arial" w:cs="Arial"/>
          <w:b/>
          <w:bCs/>
          <w:sz w:val="20"/>
          <w:szCs w:val="20"/>
        </w:rPr>
        <w:pPrChange w:id="7550" w:author="Admin" w:date="2019-02-19T00:19:00Z">
          <w:pPr>
            <w:numPr>
              <w:ilvl w:val="1"/>
              <w:numId w:val="668"/>
            </w:numPr>
            <w:tabs>
              <w:tab w:val="left" w:pos="500"/>
            </w:tabs>
            <w:spacing w:line="291" w:lineRule="auto"/>
            <w:ind w:left="500" w:hanging="273"/>
            <w:jc w:val="both"/>
          </w:pPr>
        </w:pPrChange>
      </w:pPr>
      <w:del w:id="7551" w:author="Admin" w:date="2019-02-19T02:10:00Z">
        <w:r w:rsidDel="002260E7">
          <w:rPr>
            <w:rFonts w:ascii="Arial" w:eastAsia="Arial" w:hAnsi="Arial" w:cs="Arial"/>
            <w:sz w:val="20"/>
            <w:szCs w:val="20"/>
          </w:rPr>
          <w:delText>Выясните, как на скатерти Улама описываются числовые после-довательности на вертикальных, горизонтальных и диагональных прямых.</w:delText>
        </w:r>
      </w:del>
    </w:p>
    <w:p w:rsidR="00A33515" w:rsidDel="002260E7" w:rsidRDefault="00A33515">
      <w:pPr>
        <w:spacing w:line="126" w:lineRule="exact"/>
        <w:rPr>
          <w:del w:id="7552" w:author="Admin" w:date="2019-02-19T02:10:00Z"/>
          <w:rFonts w:ascii="Arial" w:eastAsia="Arial" w:hAnsi="Arial" w:cs="Arial"/>
          <w:b/>
          <w:bCs/>
          <w:sz w:val="20"/>
          <w:szCs w:val="20"/>
        </w:rPr>
      </w:pPr>
    </w:p>
    <w:p w:rsidR="00A33515" w:rsidDel="002260E7" w:rsidRDefault="001A4D22">
      <w:pPr>
        <w:numPr>
          <w:ilvl w:val="1"/>
          <w:numId w:val="665"/>
        </w:numPr>
        <w:tabs>
          <w:tab w:val="left" w:pos="500"/>
        </w:tabs>
        <w:ind w:left="500" w:hanging="273"/>
        <w:rPr>
          <w:del w:id="7553" w:author="Admin" w:date="2019-02-19T02:10:00Z"/>
          <w:rFonts w:ascii="Arial" w:eastAsia="Arial" w:hAnsi="Arial" w:cs="Arial"/>
          <w:b/>
          <w:bCs/>
          <w:sz w:val="20"/>
          <w:szCs w:val="20"/>
        </w:rPr>
        <w:pPrChange w:id="7554" w:author="Admin" w:date="2019-02-19T00:19:00Z">
          <w:pPr>
            <w:numPr>
              <w:ilvl w:val="1"/>
              <w:numId w:val="668"/>
            </w:numPr>
            <w:tabs>
              <w:tab w:val="left" w:pos="500"/>
            </w:tabs>
            <w:ind w:left="500" w:hanging="273"/>
          </w:pPr>
        </w:pPrChange>
      </w:pPr>
      <w:del w:id="7555" w:author="Admin" w:date="2019-02-19T02:10:00Z">
        <w:r w:rsidDel="002260E7">
          <w:rPr>
            <w:rFonts w:ascii="Arial" w:eastAsia="Arial" w:hAnsi="Arial" w:cs="Arial"/>
            <w:sz w:val="20"/>
            <w:szCs w:val="20"/>
          </w:rPr>
          <w:delText>Исследуйте на скатерти расположения</w:delText>
        </w:r>
      </w:del>
    </w:p>
    <w:p w:rsidR="00A33515" w:rsidDel="002260E7" w:rsidRDefault="00A33515">
      <w:pPr>
        <w:spacing w:line="53" w:lineRule="exact"/>
        <w:rPr>
          <w:del w:id="7556" w:author="Admin" w:date="2019-02-19T02:10:00Z"/>
          <w:rFonts w:ascii="Arial" w:eastAsia="Arial" w:hAnsi="Arial" w:cs="Arial"/>
          <w:b/>
          <w:bCs/>
          <w:sz w:val="20"/>
          <w:szCs w:val="20"/>
        </w:rPr>
      </w:pPr>
    </w:p>
    <w:p w:rsidR="00A33515" w:rsidDel="002260E7" w:rsidRDefault="001A4D22">
      <w:pPr>
        <w:numPr>
          <w:ilvl w:val="2"/>
          <w:numId w:val="665"/>
        </w:numPr>
        <w:tabs>
          <w:tab w:val="left" w:pos="940"/>
        </w:tabs>
        <w:ind w:left="940" w:hanging="272"/>
        <w:rPr>
          <w:del w:id="7557" w:author="Admin" w:date="2019-02-19T02:10:00Z"/>
          <w:rFonts w:ascii="Arial" w:eastAsia="Arial" w:hAnsi="Arial" w:cs="Arial"/>
          <w:sz w:val="20"/>
          <w:szCs w:val="20"/>
        </w:rPr>
        <w:pPrChange w:id="7558" w:author="Admin" w:date="2019-02-19T00:19:00Z">
          <w:pPr>
            <w:numPr>
              <w:ilvl w:val="2"/>
              <w:numId w:val="668"/>
            </w:numPr>
            <w:tabs>
              <w:tab w:val="left" w:pos="940"/>
            </w:tabs>
            <w:ind w:left="940" w:hanging="272"/>
          </w:pPr>
        </w:pPrChange>
      </w:pPr>
      <w:del w:id="7559" w:author="Admin" w:date="2019-02-19T02:10:00Z">
        <w:r w:rsidDel="002260E7">
          <w:rPr>
            <w:rFonts w:ascii="Arial" w:eastAsia="Arial" w:hAnsi="Arial" w:cs="Arial"/>
            <w:sz w:val="20"/>
            <w:szCs w:val="20"/>
          </w:rPr>
          <w:delText xml:space="preserve">квадратных чисел </w:delText>
        </w:r>
        <w:r w:rsidDel="002260E7">
          <w:rPr>
            <w:rFonts w:eastAsia="Times New Roman"/>
            <w:i/>
            <w:iCs/>
            <w:sz w:val="20"/>
            <w:szCs w:val="20"/>
          </w:rPr>
          <w:delText>F</w:delText>
        </w:r>
        <w:r w:rsidDel="002260E7">
          <w:rPr>
            <w:rFonts w:ascii="Arial" w:eastAsia="Arial" w:hAnsi="Arial" w:cs="Arial"/>
            <w:i/>
            <w:iCs/>
            <w:sz w:val="27"/>
            <w:szCs w:val="27"/>
            <w:vertAlign w:val="subscript"/>
          </w:rPr>
          <w:delText>n</w:delText>
        </w:r>
        <w:r w:rsidDel="002260E7">
          <w:rPr>
            <w:rFonts w:eastAsia="Times New Roman"/>
            <w:sz w:val="27"/>
            <w:szCs w:val="27"/>
            <w:vertAlign w:val="superscript"/>
          </w:rPr>
          <w:delText>(</w:delText>
        </w:r>
        <w:r w:rsidDel="002260E7">
          <w:rPr>
            <w:rFonts w:ascii="Arial" w:eastAsia="Arial" w:hAnsi="Arial" w:cs="Arial"/>
            <w:sz w:val="27"/>
            <w:szCs w:val="27"/>
            <w:vertAlign w:val="superscript"/>
          </w:rPr>
          <w:delText>4</w:delText>
        </w:r>
        <w:r w:rsidDel="002260E7">
          <w:rPr>
            <w:rFonts w:eastAsia="Times New Roman"/>
            <w:sz w:val="27"/>
            <w:szCs w:val="27"/>
            <w:vertAlign w:val="superscript"/>
          </w:rPr>
          <w:delText>)</w:delText>
        </w:r>
        <w:r w:rsidDel="002260E7">
          <w:rPr>
            <w:rFonts w:ascii="Arial" w:eastAsia="Arial" w:hAnsi="Arial" w:cs="Arial"/>
            <w:sz w:val="20"/>
            <w:szCs w:val="20"/>
          </w:rPr>
          <w:delText>,</w:delText>
        </w:r>
      </w:del>
    </w:p>
    <w:p w:rsidR="00A33515" w:rsidDel="002260E7" w:rsidRDefault="00A33515">
      <w:pPr>
        <w:spacing w:line="142" w:lineRule="exact"/>
        <w:rPr>
          <w:del w:id="7560" w:author="Admin" w:date="2019-02-19T02:10:00Z"/>
          <w:rFonts w:ascii="Arial" w:eastAsia="Arial" w:hAnsi="Arial" w:cs="Arial"/>
          <w:sz w:val="20"/>
          <w:szCs w:val="20"/>
        </w:rPr>
      </w:pPr>
    </w:p>
    <w:p w:rsidR="00A33515" w:rsidDel="002260E7" w:rsidRDefault="001A4D22">
      <w:pPr>
        <w:numPr>
          <w:ilvl w:val="2"/>
          <w:numId w:val="665"/>
        </w:numPr>
        <w:tabs>
          <w:tab w:val="left" w:pos="940"/>
        </w:tabs>
        <w:spacing w:line="212" w:lineRule="auto"/>
        <w:ind w:left="940" w:hanging="280"/>
        <w:rPr>
          <w:del w:id="7561" w:author="Admin" w:date="2019-02-19T02:10:00Z"/>
          <w:rFonts w:ascii="Arial" w:eastAsia="Arial" w:hAnsi="Arial" w:cs="Arial"/>
          <w:sz w:val="20"/>
          <w:szCs w:val="20"/>
        </w:rPr>
        <w:pPrChange w:id="7562" w:author="Admin" w:date="2019-02-19T00:19:00Z">
          <w:pPr>
            <w:numPr>
              <w:ilvl w:val="2"/>
              <w:numId w:val="668"/>
            </w:numPr>
            <w:tabs>
              <w:tab w:val="left" w:pos="940"/>
            </w:tabs>
            <w:spacing w:line="212" w:lineRule="auto"/>
            <w:ind w:left="940" w:hanging="280"/>
          </w:pPr>
        </w:pPrChange>
      </w:pPr>
      <w:del w:id="7563" w:author="Admin" w:date="2019-02-19T02:10:00Z">
        <w:r w:rsidDel="002260E7">
          <w:rPr>
            <w:rFonts w:ascii="Arial" w:eastAsia="Arial" w:hAnsi="Arial" w:cs="Arial"/>
            <w:sz w:val="20"/>
            <w:szCs w:val="20"/>
          </w:rPr>
          <w:delText xml:space="preserve">треугольных чисел </w:delText>
        </w:r>
        <w:r w:rsidDel="002260E7">
          <w:rPr>
            <w:rFonts w:eastAsia="Times New Roman"/>
            <w:i/>
            <w:iCs/>
            <w:sz w:val="20"/>
            <w:szCs w:val="20"/>
          </w:rPr>
          <w:delText>F</w:delText>
        </w:r>
        <w:r w:rsidDel="002260E7">
          <w:rPr>
            <w:rFonts w:ascii="Arial" w:eastAsia="Arial" w:hAnsi="Arial" w:cs="Arial"/>
            <w:i/>
            <w:iCs/>
            <w:sz w:val="27"/>
            <w:szCs w:val="27"/>
            <w:vertAlign w:val="subscript"/>
          </w:rPr>
          <w:delText>n</w:delText>
        </w:r>
        <w:r w:rsidDel="002260E7">
          <w:rPr>
            <w:rFonts w:eastAsia="Times New Roman"/>
            <w:sz w:val="27"/>
            <w:szCs w:val="27"/>
            <w:vertAlign w:val="superscript"/>
          </w:rPr>
          <w:delText>(</w:delText>
        </w:r>
        <w:r w:rsidDel="002260E7">
          <w:rPr>
            <w:rFonts w:ascii="Arial" w:eastAsia="Arial" w:hAnsi="Arial" w:cs="Arial"/>
            <w:sz w:val="27"/>
            <w:szCs w:val="27"/>
            <w:vertAlign w:val="superscript"/>
          </w:rPr>
          <w:delText>3</w:delText>
        </w:r>
        <w:r w:rsidDel="002260E7">
          <w:rPr>
            <w:rFonts w:eastAsia="Times New Roman"/>
            <w:sz w:val="27"/>
            <w:szCs w:val="27"/>
            <w:vertAlign w:val="superscript"/>
          </w:rPr>
          <w:delText>)</w:delText>
        </w:r>
        <w:r w:rsidDel="002260E7">
          <w:rPr>
            <w:rFonts w:ascii="Arial" w:eastAsia="Arial" w:hAnsi="Arial" w:cs="Arial"/>
            <w:sz w:val="20"/>
            <w:szCs w:val="20"/>
          </w:rPr>
          <w:delText xml:space="preserve"> (найдите количество ветвей на получа-ющейся картинке),</w:delText>
        </w:r>
      </w:del>
    </w:p>
    <w:p w:rsidR="00A33515" w:rsidDel="002260E7" w:rsidRDefault="00A33515">
      <w:pPr>
        <w:rPr>
          <w:del w:id="7564" w:author="Admin" w:date="2019-02-19T02:10:00Z"/>
        </w:rPr>
        <w:sectPr w:rsidR="00A33515" w:rsidDel="002260E7">
          <w:pgSz w:w="8220" w:h="12472"/>
          <w:pgMar w:top="1440" w:right="720" w:bottom="279" w:left="720" w:header="0" w:footer="0" w:gutter="0"/>
          <w:cols w:space="720" w:equalWidth="0">
            <w:col w:w="6780"/>
          </w:cols>
        </w:sectPr>
      </w:pPr>
    </w:p>
    <w:p w:rsidR="00A33515" w:rsidDel="002260E7" w:rsidRDefault="001A4D22">
      <w:pPr>
        <w:jc w:val="center"/>
        <w:rPr>
          <w:del w:id="7565" w:author="Admin" w:date="2019-02-19T02:10:00Z"/>
          <w:sz w:val="20"/>
          <w:szCs w:val="20"/>
        </w:rPr>
      </w:pPr>
      <w:bookmarkStart w:id="7566" w:name="page298"/>
      <w:bookmarkEnd w:id="7566"/>
      <w:del w:id="7567" w:author="Admin" w:date="2019-02-19T02:10:00Z">
        <w:r w:rsidDel="002260E7">
          <w:rPr>
            <w:rFonts w:ascii="Arial" w:eastAsia="Arial" w:hAnsi="Arial" w:cs="Arial"/>
            <w:sz w:val="18"/>
            <w:szCs w:val="18"/>
          </w:rPr>
          <w:lastRenderedPageBreak/>
          <w:delText>Турнир юных математиков 2018 года</w:delText>
        </w:r>
      </w:del>
    </w:p>
    <w:p w:rsidR="00A33515" w:rsidDel="002260E7" w:rsidRDefault="00A33515">
      <w:pPr>
        <w:spacing w:line="129" w:lineRule="exact"/>
        <w:rPr>
          <w:del w:id="7568" w:author="Admin" w:date="2019-02-19T02:10:00Z"/>
          <w:sz w:val="20"/>
          <w:szCs w:val="20"/>
        </w:rPr>
      </w:pPr>
    </w:p>
    <w:p w:rsidR="00A33515" w:rsidDel="002260E7" w:rsidRDefault="001A4D22">
      <w:pPr>
        <w:numPr>
          <w:ilvl w:val="1"/>
          <w:numId w:val="666"/>
        </w:numPr>
        <w:tabs>
          <w:tab w:val="left" w:pos="940"/>
        </w:tabs>
        <w:ind w:left="940" w:hanging="264"/>
        <w:rPr>
          <w:del w:id="7569" w:author="Admin" w:date="2019-02-19T02:10:00Z"/>
          <w:rFonts w:ascii="Arial" w:eastAsia="Arial" w:hAnsi="Arial" w:cs="Arial"/>
          <w:sz w:val="20"/>
          <w:szCs w:val="20"/>
        </w:rPr>
        <w:pPrChange w:id="7570" w:author="Admin" w:date="2019-02-19T00:19:00Z">
          <w:pPr>
            <w:numPr>
              <w:ilvl w:val="1"/>
              <w:numId w:val="669"/>
            </w:numPr>
            <w:tabs>
              <w:tab w:val="left" w:pos="940"/>
            </w:tabs>
            <w:ind w:left="940" w:hanging="264"/>
          </w:pPr>
        </w:pPrChange>
      </w:pPr>
      <w:del w:id="7571" w:author="Admin" w:date="2019-02-19T02:10:00Z">
        <w:r w:rsidDel="002260E7">
          <w:rPr>
            <w:rFonts w:ascii="Arial" w:eastAsia="Arial" w:hAnsi="Arial" w:cs="Arial"/>
            <w:sz w:val="20"/>
            <w:szCs w:val="20"/>
          </w:rPr>
          <w:delText xml:space="preserve">фигурных чисел разных порядков </w:delText>
        </w:r>
        <w:r w:rsidDel="002260E7">
          <w:rPr>
            <w:rFonts w:eastAsia="Times New Roman"/>
            <w:i/>
            <w:iCs/>
            <w:sz w:val="20"/>
            <w:szCs w:val="20"/>
          </w:rPr>
          <w:delText>F</w:delText>
        </w:r>
        <w:r w:rsidDel="002260E7">
          <w:rPr>
            <w:rFonts w:ascii="Arial" w:eastAsia="Arial" w:hAnsi="Arial" w:cs="Arial"/>
            <w:i/>
            <w:iCs/>
            <w:sz w:val="27"/>
            <w:szCs w:val="27"/>
            <w:vertAlign w:val="subscript"/>
          </w:rPr>
          <w:delText>n</w:delText>
        </w:r>
        <w:r w:rsidDel="002260E7">
          <w:rPr>
            <w:rFonts w:eastAsia="Times New Roman"/>
            <w:sz w:val="27"/>
            <w:szCs w:val="27"/>
            <w:vertAlign w:val="superscript"/>
          </w:rPr>
          <w:delText>(</w:delText>
        </w:r>
        <w:r w:rsidDel="002260E7">
          <w:rPr>
            <w:rFonts w:ascii="Arial" w:eastAsia="Arial" w:hAnsi="Arial" w:cs="Arial"/>
            <w:i/>
            <w:iCs/>
            <w:sz w:val="27"/>
            <w:szCs w:val="27"/>
            <w:vertAlign w:val="superscript"/>
          </w:rPr>
          <w:delText>m</w:delText>
        </w:r>
        <w:r w:rsidDel="002260E7">
          <w:rPr>
            <w:rFonts w:eastAsia="Times New Roman"/>
            <w:sz w:val="27"/>
            <w:szCs w:val="27"/>
            <w:vertAlign w:val="superscript"/>
          </w:rPr>
          <w:delText>)</w:delText>
        </w:r>
        <w:r w:rsidDel="002260E7">
          <w:rPr>
            <w:rFonts w:ascii="Arial" w:eastAsia="Arial" w:hAnsi="Arial" w:cs="Arial"/>
            <w:sz w:val="20"/>
            <w:szCs w:val="20"/>
          </w:rPr>
          <w:delText>,</w:delText>
        </w:r>
      </w:del>
    </w:p>
    <w:p w:rsidR="00A33515" w:rsidDel="002260E7" w:rsidRDefault="00A33515">
      <w:pPr>
        <w:spacing w:line="142" w:lineRule="exact"/>
        <w:rPr>
          <w:del w:id="7572" w:author="Admin" w:date="2019-02-19T02:10:00Z"/>
          <w:rFonts w:ascii="Arial" w:eastAsia="Arial" w:hAnsi="Arial" w:cs="Arial"/>
          <w:sz w:val="20"/>
          <w:szCs w:val="20"/>
        </w:rPr>
      </w:pPr>
    </w:p>
    <w:p w:rsidR="00A33515" w:rsidDel="002260E7" w:rsidRDefault="001A4D22">
      <w:pPr>
        <w:numPr>
          <w:ilvl w:val="1"/>
          <w:numId w:val="666"/>
        </w:numPr>
        <w:tabs>
          <w:tab w:val="left" w:pos="940"/>
        </w:tabs>
        <w:spacing w:line="220" w:lineRule="auto"/>
        <w:ind w:left="940" w:hanging="282"/>
        <w:rPr>
          <w:del w:id="7573" w:author="Admin" w:date="2019-02-19T02:10:00Z"/>
          <w:rFonts w:ascii="Arial" w:eastAsia="Arial" w:hAnsi="Arial" w:cs="Arial"/>
          <w:sz w:val="20"/>
          <w:szCs w:val="20"/>
        </w:rPr>
        <w:pPrChange w:id="7574" w:author="Admin" w:date="2019-02-19T00:19:00Z">
          <w:pPr>
            <w:numPr>
              <w:ilvl w:val="1"/>
              <w:numId w:val="669"/>
            </w:numPr>
            <w:tabs>
              <w:tab w:val="left" w:pos="940"/>
            </w:tabs>
            <w:spacing w:line="220" w:lineRule="auto"/>
            <w:ind w:left="940" w:hanging="282"/>
          </w:pPr>
        </w:pPrChange>
      </w:pPr>
      <w:del w:id="7575" w:author="Admin" w:date="2019-02-19T02:10:00Z">
        <w:r w:rsidDel="002260E7">
          <w:rPr>
            <w:rFonts w:ascii="Arial" w:eastAsia="Arial" w:hAnsi="Arial" w:cs="Arial"/>
            <w:sz w:val="20"/>
            <w:szCs w:val="20"/>
          </w:rPr>
          <w:delText>многомерных фигурных чисел.</w:delText>
        </w:r>
      </w:del>
    </w:p>
    <w:p w:rsidR="00A33515" w:rsidDel="002260E7" w:rsidRDefault="00A33515">
      <w:pPr>
        <w:spacing w:line="174" w:lineRule="exact"/>
        <w:rPr>
          <w:del w:id="7576" w:author="Admin" w:date="2019-02-19T02:10:00Z"/>
          <w:rFonts w:ascii="Arial" w:eastAsia="Arial" w:hAnsi="Arial" w:cs="Arial"/>
          <w:sz w:val="20"/>
          <w:szCs w:val="20"/>
        </w:rPr>
      </w:pPr>
    </w:p>
    <w:p w:rsidR="00A33515" w:rsidDel="002260E7" w:rsidRDefault="001A4D22">
      <w:pPr>
        <w:numPr>
          <w:ilvl w:val="0"/>
          <w:numId w:val="667"/>
        </w:numPr>
        <w:tabs>
          <w:tab w:val="left" w:pos="500"/>
        </w:tabs>
        <w:spacing w:line="287" w:lineRule="auto"/>
        <w:ind w:left="500" w:hanging="273"/>
        <w:jc w:val="both"/>
        <w:rPr>
          <w:del w:id="7577" w:author="Admin" w:date="2019-02-19T02:10:00Z"/>
          <w:rFonts w:ascii="Arial" w:eastAsia="Arial" w:hAnsi="Arial" w:cs="Arial"/>
          <w:b/>
          <w:bCs/>
          <w:sz w:val="20"/>
          <w:szCs w:val="20"/>
        </w:rPr>
        <w:pPrChange w:id="7578" w:author="Admin" w:date="2019-02-19T00:19:00Z">
          <w:pPr>
            <w:numPr>
              <w:numId w:val="670"/>
            </w:numPr>
            <w:tabs>
              <w:tab w:val="left" w:pos="500"/>
            </w:tabs>
            <w:spacing w:line="287" w:lineRule="auto"/>
            <w:ind w:left="500" w:hanging="273"/>
            <w:jc w:val="both"/>
          </w:pPr>
        </w:pPrChange>
      </w:pPr>
      <w:del w:id="7579" w:author="Admin" w:date="2019-02-19T02:10:00Z">
        <w:r w:rsidDel="002260E7">
          <w:rPr>
            <w:rFonts w:ascii="Arial" w:eastAsia="Arial" w:hAnsi="Arial" w:cs="Arial"/>
            <w:sz w:val="20"/>
            <w:szCs w:val="20"/>
          </w:rPr>
          <w:delText>Исследуйте на скатерти Улама расположения арифметических и геометрических прогрессий. Попробуйте также описать располо-жения известных числовых последовательностей, возникающих в комбинаторике: чисел Фибоначчи, чисел Каталана и т.п.</w:delText>
        </w:r>
      </w:del>
    </w:p>
    <w:p w:rsidR="00A33515" w:rsidDel="002260E7" w:rsidRDefault="00A33515">
      <w:pPr>
        <w:spacing w:line="130" w:lineRule="exact"/>
        <w:rPr>
          <w:del w:id="7580" w:author="Admin" w:date="2019-02-19T02:10:00Z"/>
          <w:rFonts w:ascii="Arial" w:eastAsia="Arial" w:hAnsi="Arial" w:cs="Arial"/>
          <w:b/>
          <w:bCs/>
          <w:sz w:val="20"/>
          <w:szCs w:val="20"/>
        </w:rPr>
      </w:pPr>
    </w:p>
    <w:p w:rsidR="00A33515" w:rsidDel="002260E7" w:rsidRDefault="001A4D22">
      <w:pPr>
        <w:numPr>
          <w:ilvl w:val="0"/>
          <w:numId w:val="667"/>
        </w:numPr>
        <w:tabs>
          <w:tab w:val="left" w:pos="500"/>
        </w:tabs>
        <w:spacing w:line="291" w:lineRule="auto"/>
        <w:ind w:left="500" w:hanging="273"/>
        <w:jc w:val="both"/>
        <w:rPr>
          <w:del w:id="7581" w:author="Admin" w:date="2019-02-19T02:10:00Z"/>
          <w:rFonts w:ascii="Arial" w:eastAsia="Arial" w:hAnsi="Arial" w:cs="Arial"/>
          <w:b/>
          <w:bCs/>
          <w:sz w:val="20"/>
          <w:szCs w:val="20"/>
        </w:rPr>
        <w:pPrChange w:id="7582" w:author="Admin" w:date="2019-02-19T00:19:00Z">
          <w:pPr>
            <w:numPr>
              <w:numId w:val="670"/>
            </w:numPr>
            <w:tabs>
              <w:tab w:val="left" w:pos="500"/>
            </w:tabs>
            <w:spacing w:line="291" w:lineRule="auto"/>
            <w:ind w:left="500" w:hanging="273"/>
            <w:jc w:val="both"/>
          </w:pPr>
        </w:pPrChange>
      </w:pPr>
      <w:del w:id="7583" w:author="Admin" w:date="2019-02-19T02:10:00Z">
        <w:r w:rsidDel="002260E7">
          <w:rPr>
            <w:rFonts w:ascii="Arial" w:eastAsia="Arial" w:hAnsi="Arial" w:cs="Arial"/>
            <w:sz w:val="20"/>
            <w:szCs w:val="20"/>
          </w:rPr>
          <w:delText>Рассмотрите другие нумерации целых точек всей плоскости или ка-ких-то фигур на этой плоскости. Например, занумеруем сектор сле-дующим образом:</w:delText>
        </w:r>
      </w:del>
    </w:p>
    <w:p w:rsidR="00A33515" w:rsidDel="002260E7" w:rsidRDefault="00A33515">
      <w:pPr>
        <w:spacing w:line="129" w:lineRule="exact"/>
        <w:rPr>
          <w:del w:id="7584" w:author="Admin" w:date="2019-02-19T02:10:00Z"/>
          <w:sz w:val="20"/>
          <w:szCs w:val="20"/>
        </w:rPr>
      </w:pPr>
    </w:p>
    <w:p w:rsidR="00A33515" w:rsidDel="002260E7" w:rsidRDefault="001A4D22">
      <w:pPr>
        <w:ind w:left="2460"/>
        <w:rPr>
          <w:del w:id="7585" w:author="Admin" w:date="2019-02-19T02:10:00Z"/>
          <w:sz w:val="20"/>
          <w:szCs w:val="20"/>
        </w:rPr>
      </w:pPr>
      <w:del w:id="7586" w:author="Admin" w:date="2019-02-19T02:10:00Z">
        <w:r w:rsidDel="002260E7">
          <w:rPr>
            <w:rFonts w:ascii="Arial" w:eastAsia="Arial" w:hAnsi="Arial" w:cs="Arial"/>
            <w:sz w:val="20"/>
            <w:szCs w:val="20"/>
          </w:rPr>
          <w:delText>1</w:delText>
        </w:r>
      </w:del>
    </w:p>
    <w:p w:rsidR="00A33515" w:rsidDel="002260E7" w:rsidRDefault="00A33515">
      <w:pPr>
        <w:spacing w:line="98" w:lineRule="exact"/>
        <w:rPr>
          <w:del w:id="7587" w:author="Admin" w:date="2019-02-19T02:10:00Z"/>
          <w:sz w:val="20"/>
          <w:szCs w:val="20"/>
        </w:rPr>
      </w:pPr>
    </w:p>
    <w:p w:rsidR="00A33515" w:rsidDel="002260E7" w:rsidRDefault="001A4D22">
      <w:pPr>
        <w:numPr>
          <w:ilvl w:val="0"/>
          <w:numId w:val="668"/>
        </w:numPr>
        <w:tabs>
          <w:tab w:val="left" w:pos="2900"/>
        </w:tabs>
        <w:ind w:left="2900" w:hanging="443"/>
        <w:rPr>
          <w:del w:id="7588" w:author="Admin" w:date="2019-02-19T02:10:00Z"/>
          <w:rFonts w:ascii="Arial" w:eastAsia="Arial" w:hAnsi="Arial" w:cs="Arial"/>
          <w:sz w:val="20"/>
          <w:szCs w:val="20"/>
        </w:rPr>
        <w:pPrChange w:id="7589" w:author="Admin" w:date="2019-02-19T00:19:00Z">
          <w:pPr>
            <w:numPr>
              <w:numId w:val="671"/>
            </w:numPr>
            <w:tabs>
              <w:tab w:val="left" w:pos="2900"/>
            </w:tabs>
            <w:ind w:left="2900" w:hanging="443"/>
          </w:pPr>
        </w:pPrChange>
      </w:pPr>
      <w:del w:id="7590" w:author="Admin" w:date="2019-02-19T02:10:00Z">
        <w:r w:rsidDel="002260E7">
          <w:rPr>
            <w:rFonts w:ascii="Arial" w:eastAsia="Arial" w:hAnsi="Arial" w:cs="Arial"/>
            <w:sz w:val="20"/>
            <w:szCs w:val="20"/>
          </w:rPr>
          <w:delText>3</w:delText>
        </w:r>
      </w:del>
    </w:p>
    <w:p w:rsidR="00A33515" w:rsidDel="002260E7" w:rsidRDefault="00A33515">
      <w:pPr>
        <w:spacing w:line="98" w:lineRule="exact"/>
        <w:rPr>
          <w:del w:id="7591" w:author="Admin" w:date="2019-02-19T02:10:00Z"/>
          <w:sz w:val="20"/>
          <w:szCs w:val="20"/>
        </w:rPr>
      </w:pPr>
    </w:p>
    <w:p w:rsidR="00A33515" w:rsidDel="002260E7" w:rsidRDefault="001A4D22">
      <w:pPr>
        <w:tabs>
          <w:tab w:val="left" w:pos="2880"/>
          <w:tab w:val="left" w:pos="3340"/>
        </w:tabs>
        <w:ind w:left="2460"/>
        <w:rPr>
          <w:del w:id="7592" w:author="Admin" w:date="2019-02-19T02:10:00Z"/>
          <w:sz w:val="20"/>
          <w:szCs w:val="20"/>
        </w:rPr>
      </w:pPr>
      <w:del w:id="7593" w:author="Admin" w:date="2019-02-19T02:10:00Z">
        <w:r w:rsidDel="002260E7">
          <w:rPr>
            <w:rFonts w:ascii="Arial" w:eastAsia="Arial" w:hAnsi="Arial" w:cs="Arial"/>
            <w:sz w:val="20"/>
            <w:szCs w:val="20"/>
          </w:rPr>
          <w:delText>4</w:delText>
        </w:r>
        <w:r w:rsidDel="002260E7">
          <w:rPr>
            <w:sz w:val="20"/>
            <w:szCs w:val="20"/>
          </w:rPr>
          <w:tab/>
        </w:r>
        <w:r w:rsidDel="002260E7">
          <w:rPr>
            <w:rFonts w:ascii="Arial" w:eastAsia="Arial" w:hAnsi="Arial" w:cs="Arial"/>
            <w:sz w:val="20"/>
            <w:szCs w:val="20"/>
          </w:rPr>
          <w:delText>5</w:delText>
        </w:r>
        <w:r w:rsidDel="002260E7">
          <w:rPr>
            <w:sz w:val="20"/>
            <w:szCs w:val="20"/>
          </w:rPr>
          <w:tab/>
        </w:r>
        <w:r w:rsidDel="002260E7">
          <w:rPr>
            <w:rFonts w:ascii="Arial" w:eastAsia="Arial" w:hAnsi="Arial" w:cs="Arial"/>
            <w:sz w:val="17"/>
            <w:szCs w:val="17"/>
          </w:rPr>
          <w:delText>6</w:delText>
        </w:r>
      </w:del>
    </w:p>
    <w:p w:rsidR="00A33515" w:rsidDel="002260E7" w:rsidRDefault="00A33515">
      <w:pPr>
        <w:spacing w:line="98" w:lineRule="exact"/>
        <w:rPr>
          <w:del w:id="7594" w:author="Admin" w:date="2019-02-19T02:10:00Z"/>
          <w:sz w:val="20"/>
          <w:szCs w:val="20"/>
        </w:rPr>
      </w:pPr>
    </w:p>
    <w:p w:rsidR="00A33515" w:rsidDel="002260E7" w:rsidRDefault="001A4D22">
      <w:pPr>
        <w:tabs>
          <w:tab w:val="left" w:pos="2880"/>
          <w:tab w:val="left" w:pos="3340"/>
          <w:tab w:val="left" w:pos="3740"/>
        </w:tabs>
        <w:ind w:left="2460"/>
        <w:rPr>
          <w:del w:id="7595" w:author="Admin" w:date="2019-02-19T02:10:00Z"/>
          <w:sz w:val="20"/>
          <w:szCs w:val="20"/>
        </w:rPr>
      </w:pPr>
      <w:del w:id="7596" w:author="Admin" w:date="2019-02-19T02:10:00Z">
        <w:r w:rsidDel="002260E7">
          <w:rPr>
            <w:rFonts w:ascii="Arial" w:eastAsia="Arial" w:hAnsi="Arial" w:cs="Arial"/>
            <w:sz w:val="20"/>
            <w:szCs w:val="20"/>
          </w:rPr>
          <w:delText>7</w:delText>
        </w:r>
        <w:r w:rsidDel="002260E7">
          <w:rPr>
            <w:sz w:val="20"/>
            <w:szCs w:val="20"/>
          </w:rPr>
          <w:tab/>
        </w:r>
        <w:r w:rsidDel="002260E7">
          <w:rPr>
            <w:rFonts w:ascii="Arial" w:eastAsia="Arial" w:hAnsi="Arial" w:cs="Arial"/>
            <w:sz w:val="20"/>
            <w:szCs w:val="20"/>
          </w:rPr>
          <w:delText>8</w:delText>
        </w:r>
        <w:r w:rsidDel="002260E7">
          <w:rPr>
            <w:sz w:val="20"/>
            <w:szCs w:val="20"/>
          </w:rPr>
          <w:tab/>
        </w:r>
        <w:r w:rsidDel="002260E7">
          <w:rPr>
            <w:rFonts w:ascii="Arial" w:eastAsia="Arial" w:hAnsi="Arial" w:cs="Arial"/>
            <w:sz w:val="20"/>
            <w:szCs w:val="20"/>
          </w:rPr>
          <w:delText>9</w:delText>
        </w:r>
        <w:r w:rsidDel="002260E7">
          <w:rPr>
            <w:sz w:val="20"/>
            <w:szCs w:val="20"/>
          </w:rPr>
          <w:tab/>
        </w:r>
        <w:r w:rsidDel="002260E7">
          <w:rPr>
            <w:rFonts w:ascii="Arial" w:eastAsia="Arial" w:hAnsi="Arial" w:cs="Arial"/>
            <w:sz w:val="19"/>
            <w:szCs w:val="19"/>
          </w:rPr>
          <w:delText>10</w:delText>
        </w:r>
      </w:del>
    </w:p>
    <w:p w:rsidR="00A33515" w:rsidDel="002260E7" w:rsidRDefault="00A33515">
      <w:pPr>
        <w:spacing w:line="98" w:lineRule="exact"/>
        <w:rPr>
          <w:del w:id="7597" w:author="Admin" w:date="2019-02-19T02:10:00Z"/>
          <w:sz w:val="20"/>
          <w:szCs w:val="20"/>
        </w:rPr>
      </w:pPr>
    </w:p>
    <w:p w:rsidR="00A33515" w:rsidDel="002260E7" w:rsidRDefault="001A4D22">
      <w:pPr>
        <w:tabs>
          <w:tab w:val="left" w:pos="2840"/>
          <w:tab w:val="left" w:pos="3280"/>
          <w:tab w:val="left" w:pos="3740"/>
          <w:tab w:val="left" w:pos="4200"/>
        </w:tabs>
        <w:ind w:left="2400"/>
        <w:rPr>
          <w:del w:id="7598" w:author="Admin" w:date="2019-02-19T02:10:00Z"/>
          <w:sz w:val="20"/>
          <w:szCs w:val="20"/>
        </w:rPr>
      </w:pPr>
      <w:del w:id="7599" w:author="Admin" w:date="2019-02-19T02:10:00Z">
        <w:r w:rsidDel="002260E7">
          <w:rPr>
            <w:rFonts w:ascii="Arial" w:eastAsia="Arial" w:hAnsi="Arial" w:cs="Arial"/>
            <w:sz w:val="20"/>
            <w:szCs w:val="20"/>
          </w:rPr>
          <w:delText>11</w:delText>
        </w:r>
        <w:r w:rsidDel="002260E7">
          <w:rPr>
            <w:rFonts w:ascii="Arial" w:eastAsia="Arial" w:hAnsi="Arial" w:cs="Arial"/>
            <w:sz w:val="20"/>
            <w:szCs w:val="20"/>
          </w:rPr>
          <w:tab/>
          <w:delText>12</w:delText>
        </w:r>
        <w:r w:rsidDel="002260E7">
          <w:rPr>
            <w:rFonts w:ascii="Arial" w:eastAsia="Arial" w:hAnsi="Arial" w:cs="Arial"/>
            <w:sz w:val="20"/>
            <w:szCs w:val="20"/>
          </w:rPr>
          <w:tab/>
          <w:delText>13</w:delText>
        </w:r>
        <w:r w:rsidDel="002260E7">
          <w:rPr>
            <w:rFonts w:ascii="Arial" w:eastAsia="Arial" w:hAnsi="Arial" w:cs="Arial"/>
            <w:sz w:val="20"/>
            <w:szCs w:val="20"/>
          </w:rPr>
          <w:tab/>
          <w:delText>14</w:delText>
        </w:r>
        <w:r w:rsidDel="002260E7">
          <w:rPr>
            <w:sz w:val="20"/>
            <w:szCs w:val="20"/>
          </w:rPr>
          <w:tab/>
        </w:r>
        <w:r w:rsidDel="002260E7">
          <w:rPr>
            <w:rFonts w:ascii="Arial" w:eastAsia="Arial" w:hAnsi="Arial" w:cs="Arial"/>
            <w:sz w:val="17"/>
            <w:szCs w:val="17"/>
          </w:rPr>
          <w:delText>15</w:delText>
        </w:r>
      </w:del>
    </w:p>
    <w:p w:rsidR="00A33515" w:rsidDel="002260E7" w:rsidRDefault="00A33515">
      <w:pPr>
        <w:spacing w:line="97" w:lineRule="exact"/>
        <w:rPr>
          <w:del w:id="7600" w:author="Admin" w:date="2019-02-19T02:10:00Z"/>
          <w:sz w:val="20"/>
          <w:szCs w:val="20"/>
        </w:rPr>
      </w:pPr>
    </w:p>
    <w:p w:rsidR="00A33515" w:rsidDel="002260E7" w:rsidRDefault="001A4D22">
      <w:pPr>
        <w:tabs>
          <w:tab w:val="left" w:pos="2840"/>
          <w:tab w:val="left" w:pos="3280"/>
          <w:tab w:val="left" w:pos="3740"/>
          <w:tab w:val="left" w:pos="4200"/>
          <w:tab w:val="left" w:pos="4640"/>
        </w:tabs>
        <w:ind w:left="2400"/>
        <w:rPr>
          <w:del w:id="7601" w:author="Admin" w:date="2019-02-19T02:10:00Z"/>
          <w:sz w:val="20"/>
          <w:szCs w:val="20"/>
        </w:rPr>
      </w:pPr>
      <w:del w:id="7602" w:author="Admin" w:date="2019-02-19T02:10:00Z">
        <w:r w:rsidDel="002260E7">
          <w:rPr>
            <w:rFonts w:ascii="Arial" w:eastAsia="Arial" w:hAnsi="Arial" w:cs="Arial"/>
            <w:sz w:val="20"/>
            <w:szCs w:val="20"/>
          </w:rPr>
          <w:delText>16</w:delText>
        </w:r>
        <w:r w:rsidDel="002260E7">
          <w:rPr>
            <w:rFonts w:ascii="Arial" w:eastAsia="Arial" w:hAnsi="Arial" w:cs="Arial"/>
            <w:sz w:val="20"/>
            <w:szCs w:val="20"/>
          </w:rPr>
          <w:tab/>
          <w:delText>17</w:delText>
        </w:r>
        <w:r w:rsidDel="002260E7">
          <w:rPr>
            <w:rFonts w:ascii="Arial" w:eastAsia="Arial" w:hAnsi="Arial" w:cs="Arial"/>
            <w:sz w:val="20"/>
            <w:szCs w:val="20"/>
          </w:rPr>
          <w:tab/>
          <w:delText>18</w:delText>
        </w:r>
        <w:r w:rsidDel="002260E7">
          <w:rPr>
            <w:rFonts w:ascii="Arial" w:eastAsia="Arial" w:hAnsi="Arial" w:cs="Arial"/>
            <w:sz w:val="20"/>
            <w:szCs w:val="20"/>
          </w:rPr>
          <w:tab/>
          <w:delText>19</w:delText>
        </w:r>
        <w:r w:rsidDel="002260E7">
          <w:rPr>
            <w:rFonts w:ascii="Arial" w:eastAsia="Arial" w:hAnsi="Arial" w:cs="Arial"/>
            <w:sz w:val="20"/>
            <w:szCs w:val="20"/>
          </w:rPr>
          <w:tab/>
          <w:delText>20</w:delText>
        </w:r>
        <w:r w:rsidDel="002260E7">
          <w:rPr>
            <w:sz w:val="20"/>
            <w:szCs w:val="20"/>
          </w:rPr>
          <w:tab/>
        </w:r>
        <w:r w:rsidDel="002260E7">
          <w:rPr>
            <w:rFonts w:ascii="Arial" w:eastAsia="Arial" w:hAnsi="Arial" w:cs="Arial"/>
            <w:sz w:val="19"/>
            <w:szCs w:val="19"/>
          </w:rPr>
          <w:delText>21</w:delText>
        </w:r>
      </w:del>
    </w:p>
    <w:p w:rsidR="00A33515" w:rsidDel="002260E7" w:rsidRDefault="00A33515">
      <w:pPr>
        <w:spacing w:line="140" w:lineRule="exact"/>
        <w:rPr>
          <w:del w:id="7603" w:author="Admin" w:date="2019-02-19T02:10:00Z"/>
          <w:sz w:val="20"/>
          <w:szCs w:val="20"/>
        </w:rPr>
      </w:pPr>
    </w:p>
    <w:p w:rsidR="00A33515" w:rsidDel="002260E7" w:rsidRDefault="001A4D22">
      <w:pPr>
        <w:spacing w:line="303" w:lineRule="auto"/>
        <w:ind w:left="500"/>
        <w:rPr>
          <w:del w:id="7604" w:author="Admin" w:date="2019-02-19T02:10:00Z"/>
          <w:sz w:val="20"/>
          <w:szCs w:val="20"/>
        </w:rPr>
      </w:pPr>
      <w:del w:id="7605" w:author="Admin" w:date="2019-02-19T02:10:00Z">
        <w:r w:rsidDel="002260E7">
          <w:rPr>
            <w:rFonts w:ascii="Arial" w:eastAsia="Arial" w:hAnsi="Arial" w:cs="Arial"/>
            <w:sz w:val="20"/>
            <w:szCs w:val="20"/>
          </w:rPr>
          <w:delText>Ответьте на сформулированные выше вопросы для новых нумера-ций.</w:delText>
        </w:r>
      </w:del>
    </w:p>
    <w:p w:rsidR="00A33515" w:rsidDel="002260E7" w:rsidRDefault="00A33515">
      <w:pPr>
        <w:spacing w:line="241" w:lineRule="exact"/>
        <w:rPr>
          <w:del w:id="7606" w:author="Admin" w:date="2019-02-19T02:10:00Z"/>
          <w:sz w:val="20"/>
          <w:szCs w:val="20"/>
        </w:rPr>
      </w:pPr>
    </w:p>
    <w:p w:rsidR="00A33515" w:rsidDel="002260E7" w:rsidRDefault="001A4D22">
      <w:pPr>
        <w:rPr>
          <w:del w:id="7607" w:author="Admin" w:date="2019-02-19T02:10:00Z"/>
          <w:sz w:val="20"/>
          <w:szCs w:val="20"/>
        </w:rPr>
      </w:pPr>
      <w:del w:id="7608" w:author="Admin" w:date="2019-02-19T02:10:00Z">
        <w:r w:rsidDel="002260E7">
          <w:rPr>
            <w:rFonts w:ascii="Arial" w:eastAsia="Arial" w:hAnsi="Arial" w:cs="Arial"/>
            <w:b/>
            <w:bCs/>
            <w:sz w:val="26"/>
            <w:szCs w:val="26"/>
          </w:rPr>
          <w:delText>Задача 2. Префиксные отображения</w:delText>
        </w:r>
      </w:del>
    </w:p>
    <w:p w:rsidR="00A33515" w:rsidDel="002260E7" w:rsidRDefault="00A33515">
      <w:pPr>
        <w:spacing w:line="107" w:lineRule="exact"/>
        <w:rPr>
          <w:del w:id="7609" w:author="Admin" w:date="2019-02-19T02:10:00Z"/>
          <w:sz w:val="20"/>
          <w:szCs w:val="20"/>
        </w:rPr>
      </w:pPr>
    </w:p>
    <w:p w:rsidR="00A33515" w:rsidDel="002260E7" w:rsidRDefault="001A4D22">
      <w:pPr>
        <w:spacing w:line="259" w:lineRule="auto"/>
        <w:ind w:firstLine="199"/>
        <w:jc w:val="both"/>
        <w:rPr>
          <w:del w:id="7610" w:author="Admin" w:date="2019-02-19T02:10:00Z"/>
          <w:sz w:val="20"/>
          <w:szCs w:val="20"/>
        </w:rPr>
      </w:pPr>
      <w:del w:id="7611" w:author="Admin" w:date="2019-02-19T02:10:00Z">
        <w:r w:rsidDel="002260E7">
          <w:rPr>
            <w:rFonts w:ascii="Arial" w:eastAsia="Arial" w:hAnsi="Arial" w:cs="Arial"/>
            <w:sz w:val="19"/>
            <w:szCs w:val="19"/>
          </w:rPr>
          <w:delText xml:space="preserve">Пусть </w:delText>
        </w:r>
        <w:r w:rsidDel="002260E7">
          <w:rPr>
            <w:rFonts w:ascii="Arial" w:eastAsia="Arial" w:hAnsi="Arial" w:cs="Arial"/>
            <w:i/>
            <w:iCs/>
            <w:sz w:val="19"/>
            <w:szCs w:val="19"/>
          </w:rPr>
          <w:delText>X</w:delText>
        </w:r>
        <w:r w:rsidDel="002260E7">
          <w:rPr>
            <w:rFonts w:ascii="Arial" w:eastAsia="Arial" w:hAnsi="Arial" w:cs="Arial"/>
            <w:sz w:val="26"/>
            <w:szCs w:val="26"/>
            <w:vertAlign w:val="subscript"/>
          </w:rPr>
          <w:delText>1</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X</w:delText>
        </w:r>
        <w:r w:rsidDel="002260E7">
          <w:rPr>
            <w:rFonts w:ascii="Arial" w:eastAsia="Arial" w:hAnsi="Arial" w:cs="Arial"/>
            <w:sz w:val="26"/>
            <w:szCs w:val="26"/>
            <w:vertAlign w:val="subscript"/>
          </w:rPr>
          <w:delText>2</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X</w:delText>
        </w:r>
        <w:r w:rsidDel="002260E7">
          <w:rPr>
            <w:rFonts w:ascii="Arial" w:eastAsia="Arial" w:hAnsi="Arial" w:cs="Arial"/>
            <w:sz w:val="26"/>
            <w:szCs w:val="26"/>
            <w:vertAlign w:val="subscript"/>
          </w:rPr>
          <w:delText>3</w:delText>
        </w:r>
        <w:r w:rsidDel="002260E7">
          <w:rPr>
            <w:rFonts w:eastAsia="Times New Roman"/>
            <w:i/>
            <w:iCs/>
            <w:sz w:val="19"/>
            <w:szCs w:val="19"/>
          </w:rPr>
          <w:delText>; : : :</w:delText>
        </w:r>
        <w:r w:rsidDel="002260E7">
          <w:rPr>
            <w:rFonts w:ascii="Arial" w:eastAsia="Arial" w:hAnsi="Arial" w:cs="Arial"/>
            <w:sz w:val="19"/>
            <w:szCs w:val="19"/>
          </w:rPr>
          <w:delText xml:space="preserve"> — последовательность множеств. Обозначим через </w:delText>
        </w:r>
        <w:r w:rsidDel="002260E7">
          <w:rPr>
            <w:rFonts w:ascii="Arial" w:eastAsia="Arial" w:hAnsi="Arial" w:cs="Arial"/>
            <w:i/>
            <w:iCs/>
            <w:sz w:val="19"/>
            <w:szCs w:val="19"/>
          </w:rPr>
          <w:delText xml:space="preserve">P </w:delText>
        </w:r>
        <w:r w:rsidDel="002260E7">
          <w:rPr>
            <w:rFonts w:ascii="Arial" w:eastAsia="Arial" w:hAnsi="Arial" w:cs="Arial"/>
            <w:sz w:val="19"/>
            <w:szCs w:val="19"/>
          </w:rPr>
          <w:delText>множество всех последовательностей</w:delText>
        </w:r>
        <w:r w:rsidDel="002260E7">
          <w:rPr>
            <w:rFonts w:ascii="Arial" w:eastAsia="Arial" w:hAnsi="Arial" w:cs="Arial"/>
            <w:i/>
            <w:iCs/>
            <w:sz w:val="19"/>
            <w:szCs w:val="19"/>
          </w:rPr>
          <w:delText xml:space="preserve"> a </w:delText>
        </w:r>
        <w:r w:rsidDel="002260E7">
          <w:rPr>
            <w:rFonts w:eastAsia="Times New Roman"/>
            <w:sz w:val="19"/>
            <w:szCs w:val="19"/>
          </w:rPr>
          <w:delText>= (</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1</w:delText>
        </w:r>
        <w:r w:rsidDel="002260E7">
          <w:rPr>
            <w:rFonts w:eastAsia="Times New Roman"/>
            <w:i/>
            <w:iCs/>
            <w:sz w:val="19"/>
            <w:szCs w:val="19"/>
          </w:rPr>
          <w:delText>;</w:delText>
        </w:r>
        <w:r w:rsidDel="002260E7">
          <w:rPr>
            <w:rFonts w:ascii="Arial" w:eastAsia="Arial" w:hAnsi="Arial" w:cs="Arial"/>
            <w:i/>
            <w:iCs/>
            <w:sz w:val="19"/>
            <w:szCs w:val="19"/>
          </w:rPr>
          <w:delText xml:space="preserve"> a</w:delText>
        </w:r>
        <w:r w:rsidDel="002260E7">
          <w:rPr>
            <w:rFonts w:ascii="Arial" w:eastAsia="Arial" w:hAnsi="Arial" w:cs="Arial"/>
            <w:sz w:val="26"/>
            <w:szCs w:val="26"/>
            <w:vertAlign w:val="subscript"/>
          </w:rPr>
          <w:delText>2</w:delText>
        </w:r>
        <w:r w:rsidDel="002260E7">
          <w:rPr>
            <w:rFonts w:eastAsia="Times New Roman"/>
            <w:i/>
            <w:iCs/>
            <w:sz w:val="19"/>
            <w:szCs w:val="19"/>
          </w:rPr>
          <w:delText>; : : : ;</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где</w:delText>
        </w:r>
        <w:r w:rsidDel="002260E7">
          <w:rPr>
            <w:rFonts w:ascii="Arial" w:eastAsia="Arial" w:hAnsi="Arial" w:cs="Arial"/>
            <w:i/>
            <w:iCs/>
            <w:sz w:val="19"/>
            <w:szCs w:val="19"/>
          </w:rPr>
          <w:delText xml:space="preserve"> a</w:delText>
        </w:r>
        <w:r w:rsidDel="002260E7">
          <w:rPr>
            <w:rFonts w:ascii="Arial" w:eastAsia="Arial" w:hAnsi="Arial" w:cs="Arial"/>
            <w:i/>
            <w:iCs/>
            <w:sz w:val="26"/>
            <w:szCs w:val="26"/>
            <w:vertAlign w:val="subscript"/>
          </w:rPr>
          <w:delText>i</w:delText>
        </w:r>
        <w:r w:rsidDel="002260E7">
          <w:rPr>
            <w:rFonts w:ascii="Arial" w:eastAsia="Arial" w:hAnsi="Arial" w:cs="Arial"/>
            <w:i/>
            <w:iCs/>
            <w:sz w:val="19"/>
            <w:szCs w:val="19"/>
          </w:rPr>
          <w:delText xml:space="preserve"> </w:delText>
        </w:r>
        <w:r w:rsidDel="002260E7">
          <w:rPr>
            <w:rFonts w:eastAsia="Times New Roman"/>
            <w:i/>
            <w:iCs/>
            <w:sz w:val="19"/>
            <w:szCs w:val="19"/>
          </w:rPr>
          <w:delText>2</w:delText>
        </w:r>
        <w:r w:rsidDel="002260E7">
          <w:rPr>
            <w:rFonts w:ascii="Arial" w:eastAsia="Arial" w:hAnsi="Arial" w:cs="Arial"/>
            <w:i/>
            <w:iCs/>
            <w:sz w:val="19"/>
            <w:szCs w:val="19"/>
          </w:rPr>
          <w:delText xml:space="preserve"> X</w:delText>
        </w:r>
        <w:r w:rsidDel="002260E7">
          <w:rPr>
            <w:rFonts w:ascii="Arial" w:eastAsia="Arial" w:hAnsi="Arial" w:cs="Arial"/>
            <w:i/>
            <w:iCs/>
            <w:sz w:val="26"/>
            <w:szCs w:val="26"/>
            <w:vertAlign w:val="subscript"/>
          </w:rPr>
          <w:delText>i</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 xml:space="preserve">По-следовательность </w:delText>
        </w:r>
        <w:r w:rsidDel="002260E7">
          <w:rPr>
            <w:rFonts w:ascii="Arial" w:eastAsia="Arial" w:hAnsi="Arial" w:cs="Arial"/>
            <w:i/>
            <w:iCs/>
            <w:sz w:val="19"/>
            <w:szCs w:val="19"/>
          </w:rPr>
          <w:delText>a</w:delText>
        </w:r>
        <w:r w:rsidDel="002260E7">
          <w:rPr>
            <w:rFonts w:eastAsia="Times New Roman"/>
            <w:sz w:val="26"/>
            <w:szCs w:val="26"/>
            <w:vertAlign w:val="superscript"/>
          </w:rPr>
          <w:delText>(</w:delText>
        </w:r>
        <w:r w:rsidDel="002260E7">
          <w:rPr>
            <w:rFonts w:ascii="Arial" w:eastAsia="Arial" w:hAnsi="Arial" w:cs="Arial"/>
            <w:i/>
            <w:iCs/>
            <w:sz w:val="26"/>
            <w:szCs w:val="26"/>
            <w:vertAlign w:val="superscript"/>
          </w:rPr>
          <w:delText>i</w:delText>
        </w:r>
        <w:r w:rsidDel="002260E7">
          <w:rPr>
            <w:rFonts w:eastAsia="Times New Roman"/>
            <w:sz w:val="26"/>
            <w:szCs w:val="26"/>
            <w:vertAlign w:val="superscript"/>
          </w:rPr>
          <w:delText>)</w:delText>
        </w:r>
        <w:r w:rsidDel="002260E7">
          <w:rPr>
            <w:rFonts w:ascii="Arial" w:eastAsia="Arial" w:hAnsi="Arial" w:cs="Arial"/>
            <w:sz w:val="19"/>
            <w:szCs w:val="19"/>
          </w:rPr>
          <w:delText xml:space="preserve"> элементов </w:delText>
        </w:r>
        <w:r w:rsidDel="002260E7">
          <w:rPr>
            <w:rFonts w:ascii="Arial" w:eastAsia="Arial" w:hAnsi="Arial" w:cs="Arial"/>
            <w:i/>
            <w:iCs/>
            <w:sz w:val="19"/>
            <w:szCs w:val="19"/>
          </w:rPr>
          <w:delText>P</w:delText>
        </w:r>
        <w:r w:rsidDel="002260E7">
          <w:rPr>
            <w:rFonts w:ascii="Arial" w:eastAsia="Arial" w:hAnsi="Arial" w:cs="Arial"/>
            <w:sz w:val="19"/>
            <w:szCs w:val="19"/>
          </w:rPr>
          <w:delText xml:space="preserve"> (то есть последовательность последо-вательностей) назовём сходящейся к элементу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P</w:delText>
        </w:r>
        <w:r w:rsidDel="002260E7">
          <w:rPr>
            <w:rFonts w:ascii="Arial" w:eastAsia="Arial" w:hAnsi="Arial" w:cs="Arial"/>
            <w:sz w:val="19"/>
            <w:szCs w:val="19"/>
          </w:rPr>
          <w:delText xml:space="preserve">, если для каждого фиксированного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последовательность </w:delText>
        </w:r>
        <w:r w:rsidDel="002260E7">
          <w:rPr>
            <w:rFonts w:ascii="Arial" w:eastAsia="Arial" w:hAnsi="Arial" w:cs="Arial"/>
            <w:i/>
            <w:iCs/>
            <w:sz w:val="19"/>
            <w:szCs w:val="19"/>
          </w:rPr>
          <w:delText>a</w:delText>
        </w:r>
        <w:r w:rsidDel="002260E7">
          <w:rPr>
            <w:rFonts w:eastAsia="Times New Roman"/>
            <w:sz w:val="26"/>
            <w:szCs w:val="26"/>
            <w:vertAlign w:val="superscript"/>
          </w:rPr>
          <w:delText>(</w:delText>
        </w:r>
        <w:r w:rsidDel="002260E7">
          <w:rPr>
            <w:rFonts w:ascii="Arial" w:eastAsia="Arial" w:hAnsi="Arial" w:cs="Arial"/>
            <w:i/>
            <w:iCs/>
            <w:sz w:val="26"/>
            <w:szCs w:val="26"/>
            <w:vertAlign w:val="subscript"/>
          </w:rPr>
          <w:delText>n</w:delText>
        </w:r>
        <w:r w:rsidDel="002260E7">
          <w:rPr>
            <w:rFonts w:ascii="Arial" w:eastAsia="Arial" w:hAnsi="Arial" w:cs="Arial"/>
            <w:i/>
            <w:iCs/>
            <w:sz w:val="26"/>
            <w:szCs w:val="26"/>
            <w:vertAlign w:val="superscript"/>
          </w:rPr>
          <w:delText>i</w:delText>
        </w:r>
        <w:r w:rsidDel="002260E7">
          <w:rPr>
            <w:rFonts w:eastAsia="Times New Roman"/>
            <w:sz w:val="26"/>
            <w:szCs w:val="26"/>
            <w:vertAlign w:val="superscript"/>
          </w:rPr>
          <w:delText>)</w:delText>
        </w:r>
        <w:r w:rsidDel="002260E7">
          <w:rPr>
            <w:rFonts w:ascii="Arial" w:eastAsia="Arial" w:hAnsi="Arial" w:cs="Arial"/>
            <w:sz w:val="19"/>
            <w:szCs w:val="19"/>
          </w:rPr>
          <w:delText xml:space="preserve"> стабилизируется и </w:delText>
        </w:r>
        <w:r w:rsidDel="002260E7">
          <w:rPr>
            <w:rFonts w:ascii="Arial" w:eastAsia="Arial" w:hAnsi="Arial" w:cs="Arial"/>
            <w:i/>
            <w:iCs/>
            <w:sz w:val="19"/>
            <w:szCs w:val="19"/>
          </w:rPr>
          <w:delText>a</w:delText>
        </w:r>
        <w:r w:rsidDel="002260E7">
          <w:rPr>
            <w:rFonts w:eastAsia="Times New Roman"/>
            <w:sz w:val="26"/>
            <w:szCs w:val="26"/>
            <w:vertAlign w:val="superscript"/>
          </w:rPr>
          <w:delText>(</w:delText>
        </w:r>
        <w:r w:rsidDel="002260E7">
          <w:rPr>
            <w:rFonts w:ascii="Arial" w:eastAsia="Arial" w:hAnsi="Arial" w:cs="Arial"/>
            <w:i/>
            <w:iCs/>
            <w:sz w:val="26"/>
            <w:szCs w:val="26"/>
            <w:vertAlign w:val="subscript"/>
          </w:rPr>
          <w:delText>n</w:delText>
        </w:r>
        <w:r w:rsidDel="002260E7">
          <w:rPr>
            <w:rFonts w:ascii="Arial" w:eastAsia="Arial" w:hAnsi="Arial" w:cs="Arial"/>
            <w:i/>
            <w:iCs/>
            <w:sz w:val="26"/>
            <w:szCs w:val="26"/>
            <w:vertAlign w:val="superscript"/>
          </w:rPr>
          <w:delText>i</w:delText>
        </w:r>
        <w:r w:rsidDel="002260E7">
          <w:rPr>
            <w:rFonts w:eastAsia="Times New Roman"/>
            <w:sz w:val="26"/>
            <w:szCs w:val="26"/>
            <w:vertAlign w:val="superscript"/>
          </w:rPr>
          <w:delText>)</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для достаточно больших </w:delText>
        </w:r>
        <w:r w:rsidDel="002260E7">
          <w:rPr>
            <w:rFonts w:ascii="Arial" w:eastAsia="Arial" w:hAnsi="Arial" w:cs="Arial"/>
            <w:i/>
            <w:iCs/>
            <w:sz w:val="19"/>
            <w:szCs w:val="19"/>
          </w:rPr>
          <w:delText>i</w:delText>
        </w:r>
        <w:r w:rsidDel="002260E7">
          <w:rPr>
            <w:rFonts w:ascii="Arial" w:eastAsia="Arial" w:hAnsi="Arial" w:cs="Arial"/>
            <w:sz w:val="19"/>
            <w:szCs w:val="19"/>
          </w:rPr>
          <w:delText xml:space="preserve">. Подмножество </w:delText>
        </w:r>
        <w:r w:rsidDel="002260E7">
          <w:rPr>
            <w:rFonts w:ascii="Arial" w:eastAsia="Arial" w:hAnsi="Arial" w:cs="Arial"/>
            <w:i/>
            <w:iCs/>
            <w:sz w:val="19"/>
            <w:szCs w:val="19"/>
          </w:rPr>
          <w:delText>C P</w:delText>
        </w:r>
        <w:r w:rsidDel="002260E7">
          <w:rPr>
            <w:rFonts w:ascii="Arial" w:eastAsia="Arial" w:hAnsi="Arial" w:cs="Arial"/>
            <w:sz w:val="19"/>
            <w:szCs w:val="19"/>
          </w:rPr>
          <w:delText xml:space="preserve"> называется замкнутым, если любая сходящаяся последовательность элементов из </w:delText>
        </w:r>
        <w:r w:rsidDel="002260E7">
          <w:rPr>
            <w:rFonts w:ascii="Arial" w:eastAsia="Arial" w:hAnsi="Arial" w:cs="Arial"/>
            <w:i/>
            <w:iCs/>
            <w:sz w:val="19"/>
            <w:szCs w:val="19"/>
          </w:rPr>
          <w:delText>C</w:delText>
        </w:r>
        <w:r w:rsidDel="002260E7">
          <w:rPr>
            <w:rFonts w:ascii="Arial" w:eastAsia="Arial" w:hAnsi="Arial" w:cs="Arial"/>
            <w:sz w:val="19"/>
            <w:szCs w:val="19"/>
          </w:rPr>
          <w:delText xml:space="preserve"> сходится к элементу из </w:delText>
        </w:r>
        <w:r w:rsidDel="002260E7">
          <w:rPr>
            <w:rFonts w:ascii="Arial" w:eastAsia="Arial" w:hAnsi="Arial" w:cs="Arial"/>
            <w:i/>
            <w:iCs/>
            <w:sz w:val="19"/>
            <w:szCs w:val="19"/>
          </w:rPr>
          <w:delText>C</w:delText>
        </w:r>
        <w:r w:rsidDel="002260E7">
          <w:rPr>
            <w:rFonts w:ascii="Arial" w:eastAsia="Arial" w:hAnsi="Arial" w:cs="Arial"/>
            <w:sz w:val="19"/>
            <w:szCs w:val="19"/>
          </w:rPr>
          <w:delText xml:space="preserve">. Отображение </w:delText>
        </w:r>
        <w:r w:rsidDel="002260E7">
          <w:rPr>
            <w:rFonts w:ascii="Arial" w:eastAsia="Arial" w:hAnsi="Arial" w:cs="Arial"/>
            <w:i/>
            <w:iCs/>
            <w:sz w:val="19"/>
            <w:szCs w:val="19"/>
          </w:rPr>
          <w:delText>F</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P</w:delText>
        </w:r>
        <w:r w:rsidDel="002260E7">
          <w:rPr>
            <w:rFonts w:ascii="Arial" w:eastAsia="Arial" w:hAnsi="Arial" w:cs="Arial"/>
            <w:sz w:val="19"/>
            <w:szCs w:val="19"/>
          </w:rPr>
          <w:delText xml:space="preserve"> </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P</w:delText>
        </w:r>
        <w:r w:rsidDel="002260E7">
          <w:rPr>
            <w:rFonts w:ascii="Arial" w:eastAsia="Arial" w:hAnsi="Arial" w:cs="Arial"/>
            <w:sz w:val="19"/>
            <w:szCs w:val="19"/>
          </w:rPr>
          <w:delText xml:space="preserve"> называется замкнутым, если оно переводит замкнутые подмножества в замкнутые подмножества.</w:delText>
        </w:r>
      </w:del>
    </w:p>
    <w:p w:rsidR="00A33515" w:rsidDel="002260E7" w:rsidRDefault="00A33515">
      <w:pPr>
        <w:spacing w:line="7" w:lineRule="exact"/>
        <w:rPr>
          <w:del w:id="7612" w:author="Admin" w:date="2019-02-19T02:10:00Z"/>
          <w:sz w:val="20"/>
          <w:szCs w:val="20"/>
        </w:rPr>
      </w:pPr>
    </w:p>
    <w:p w:rsidR="00A33515" w:rsidDel="002260E7" w:rsidRDefault="001A4D22">
      <w:pPr>
        <w:ind w:left="200"/>
        <w:rPr>
          <w:del w:id="7613" w:author="Admin" w:date="2019-02-19T02:10:00Z"/>
          <w:sz w:val="20"/>
          <w:szCs w:val="20"/>
        </w:rPr>
      </w:pPr>
      <w:del w:id="7614" w:author="Admin" w:date="2019-02-19T02:10:00Z">
        <w:r w:rsidDel="002260E7">
          <w:rPr>
            <w:rFonts w:ascii="Arial" w:eastAsia="Arial" w:hAnsi="Arial" w:cs="Arial"/>
            <w:sz w:val="20"/>
            <w:szCs w:val="20"/>
          </w:rPr>
          <w:delText>Рассмотрим набор отображений</w:delText>
        </w:r>
      </w:del>
    </w:p>
    <w:p w:rsidR="00A33515" w:rsidDel="002260E7" w:rsidRDefault="00A33515">
      <w:pPr>
        <w:spacing w:line="157" w:lineRule="exact"/>
        <w:rPr>
          <w:del w:id="7615" w:author="Admin" w:date="2019-02-19T02:10:00Z"/>
          <w:sz w:val="20"/>
          <w:szCs w:val="20"/>
        </w:rPr>
      </w:pPr>
    </w:p>
    <w:p w:rsidR="002260E7" w:rsidDel="002260E7" w:rsidRDefault="002260E7">
      <w:pPr>
        <w:rPr>
          <w:del w:id="7616" w:author="Admin" w:date="2019-02-19T02:10:00Z"/>
          <w:sz w:val="20"/>
          <w:szCs w:val="20"/>
        </w:rPr>
      </w:pPr>
      <w:del w:id="7617" w:author="Admin" w:date="2019-02-19T02:10:00Z">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i</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X</w:delText>
        </w:r>
        <w:r w:rsidDel="002260E7">
          <w:rPr>
            <w:rFonts w:ascii="Arial" w:eastAsia="Arial" w:hAnsi="Arial" w:cs="Arial"/>
            <w:sz w:val="27"/>
            <w:szCs w:val="27"/>
            <w:vertAlign w:val="subscript"/>
          </w:rPr>
          <w:delText>1</w:delText>
        </w:r>
        <w:r w:rsidDel="002260E7">
          <w:rPr>
            <w:sz w:val="20"/>
            <w:szCs w:val="20"/>
          </w:rPr>
          <w:tab/>
        </w:r>
        <w:r w:rsidDel="002260E7">
          <w:rPr>
            <w:rFonts w:eastAsia="Times New Roman"/>
            <w:i/>
            <w:iCs/>
            <w:sz w:val="20"/>
            <w:szCs w:val="20"/>
          </w:rPr>
          <w:delText>: : :</w:delText>
        </w:r>
        <w:r w:rsidDel="002260E7">
          <w:rPr>
            <w:sz w:val="20"/>
            <w:szCs w:val="20"/>
          </w:rPr>
          <w:tab/>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i/>
            <w:iCs/>
            <w:sz w:val="20"/>
            <w:szCs w:val="20"/>
          </w:rPr>
          <w:delText xml:space="preserve"> </w:delText>
        </w:r>
        <w:r w:rsidDel="002260E7">
          <w:rPr>
            <w:rFonts w:eastAsia="Times New Roman"/>
            <w:i/>
            <w:iCs/>
            <w:sz w:val="20"/>
            <w:szCs w:val="20"/>
          </w:rPr>
          <w:delText>!</w:delText>
        </w:r>
        <w:r w:rsidDel="002260E7">
          <w:rPr>
            <w:rFonts w:ascii="Arial" w:eastAsia="Arial" w:hAnsi="Arial" w:cs="Arial"/>
            <w:i/>
            <w:iCs/>
            <w:sz w:val="20"/>
            <w:szCs w:val="20"/>
          </w:rPr>
          <w:tab/>
          <w:delText>X</w:delText>
        </w:r>
        <w:r w:rsidDel="002260E7">
          <w:rPr>
            <w:rFonts w:ascii="Arial" w:eastAsia="Arial" w:hAnsi="Arial" w:cs="Arial"/>
            <w:i/>
            <w:iCs/>
            <w:sz w:val="27"/>
            <w:szCs w:val="27"/>
            <w:vertAlign w:val="subscript"/>
          </w:rPr>
          <w:delText>i</w:delText>
        </w:r>
        <w:r w:rsidDel="002260E7">
          <w:rPr>
            <w:rFonts w:eastAsia="Times New Roman"/>
            <w:i/>
            <w:iCs/>
            <w:sz w:val="20"/>
            <w:szCs w:val="20"/>
          </w:rPr>
          <w:delText>;</w:delText>
        </w:r>
      </w:del>
    </w:p>
    <w:p w:rsidR="00A33515" w:rsidDel="002260E7" w:rsidRDefault="00A33515">
      <w:pPr>
        <w:spacing w:line="251" w:lineRule="exact"/>
        <w:rPr>
          <w:del w:id="7618" w:author="Admin" w:date="2019-02-19T02:10:00Z"/>
          <w:sz w:val="20"/>
          <w:szCs w:val="20"/>
        </w:rPr>
      </w:pPr>
    </w:p>
    <w:p w:rsidR="00A33515" w:rsidDel="002260E7" w:rsidRDefault="001A4D22">
      <w:pPr>
        <w:spacing w:line="303" w:lineRule="auto"/>
        <w:jc w:val="both"/>
        <w:rPr>
          <w:del w:id="7619" w:author="Admin" w:date="2019-02-19T02:10:00Z"/>
          <w:sz w:val="20"/>
          <w:szCs w:val="20"/>
        </w:rPr>
      </w:pPr>
      <w:del w:id="7620" w:author="Admin" w:date="2019-02-19T02:10:00Z">
        <w:r w:rsidDel="002260E7">
          <w:rPr>
            <w:rFonts w:ascii="Arial" w:eastAsia="Arial" w:hAnsi="Arial" w:cs="Arial"/>
            <w:sz w:val="20"/>
            <w:szCs w:val="20"/>
          </w:rPr>
          <w:delText>каждое из которых будем называть префиксными компонентами. По префиксным компонентам зададим префиксное отображение — функ-</w:delText>
        </w:r>
      </w:del>
    </w:p>
    <w:p w:rsidR="00A33515" w:rsidDel="002260E7" w:rsidRDefault="00A33515">
      <w:pPr>
        <w:rPr>
          <w:del w:id="7621"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7622" w:author="Admin" w:date="2019-02-19T02:10:00Z"/>
          <w:sz w:val="20"/>
          <w:szCs w:val="20"/>
        </w:rPr>
      </w:pPr>
    </w:p>
    <w:p w:rsidR="00A33515" w:rsidDel="002260E7" w:rsidRDefault="00A33515">
      <w:pPr>
        <w:spacing w:line="303" w:lineRule="exact"/>
        <w:rPr>
          <w:del w:id="7623" w:author="Admin" w:date="2019-02-19T02:10:00Z"/>
          <w:sz w:val="20"/>
          <w:szCs w:val="20"/>
        </w:rPr>
      </w:pPr>
    </w:p>
    <w:p w:rsidR="00A33515" w:rsidDel="002260E7" w:rsidRDefault="001A4D22">
      <w:pPr>
        <w:ind w:right="-19"/>
        <w:jc w:val="center"/>
        <w:rPr>
          <w:del w:id="7624" w:author="Admin" w:date="2019-02-19T02:10:00Z"/>
          <w:sz w:val="20"/>
          <w:szCs w:val="20"/>
        </w:rPr>
      </w:pPr>
      <w:del w:id="7625"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288</w:delText>
        </w:r>
        <w:r w:rsidDel="002260E7">
          <w:rPr>
            <w:rFonts w:ascii="Arial" w:eastAsia="Arial" w:hAnsi="Arial" w:cs="Arial"/>
            <w:sz w:val="20"/>
            <w:szCs w:val="20"/>
          </w:rPr>
          <w:delText xml:space="preserve"> −</w:delText>
        </w:r>
      </w:del>
    </w:p>
    <w:p w:rsidR="00A33515" w:rsidDel="002260E7" w:rsidRDefault="00A33515">
      <w:pPr>
        <w:rPr>
          <w:del w:id="7626"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1140"/>
        <w:rPr>
          <w:del w:id="7627" w:author="Admin" w:date="2019-02-19T02:10:00Z"/>
          <w:sz w:val="20"/>
          <w:szCs w:val="20"/>
        </w:rPr>
      </w:pPr>
      <w:bookmarkStart w:id="7628" w:name="page299"/>
      <w:bookmarkEnd w:id="7628"/>
      <w:del w:id="7629"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7630" w:author="Admin" w:date="2019-02-19T02:10:00Z"/>
          <w:sz w:val="20"/>
          <w:szCs w:val="20"/>
        </w:rPr>
      </w:pPr>
    </w:p>
    <w:p w:rsidR="00A33515" w:rsidDel="002260E7" w:rsidRDefault="001A4D22">
      <w:pPr>
        <w:rPr>
          <w:del w:id="7631" w:author="Admin" w:date="2019-02-19T02:10:00Z"/>
          <w:sz w:val="20"/>
          <w:szCs w:val="20"/>
        </w:rPr>
      </w:pPr>
      <w:del w:id="7632" w:author="Admin" w:date="2019-02-19T02:10:00Z">
        <w:r w:rsidDel="002260E7">
          <w:rPr>
            <w:rFonts w:ascii="Arial" w:eastAsia="Arial" w:hAnsi="Arial" w:cs="Arial"/>
            <w:sz w:val="20"/>
            <w:szCs w:val="20"/>
          </w:rPr>
          <w:delText xml:space="preserve">цию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sz w:val="20"/>
            <w:szCs w:val="20"/>
          </w:rPr>
          <w:delText>, действующую по формуле</w:delText>
        </w:r>
      </w:del>
    </w:p>
    <w:p w:rsidR="00A33515" w:rsidDel="002260E7" w:rsidRDefault="00A33515">
      <w:pPr>
        <w:spacing w:line="189" w:lineRule="exact"/>
        <w:rPr>
          <w:del w:id="7633" w:author="Admin" w:date="2019-02-19T02:10:00Z"/>
          <w:sz w:val="20"/>
          <w:szCs w:val="20"/>
        </w:rPr>
      </w:pPr>
    </w:p>
    <w:p w:rsidR="00A33515" w:rsidRPr="001A4D22" w:rsidDel="002260E7" w:rsidRDefault="001A4D22">
      <w:pPr>
        <w:jc w:val="center"/>
        <w:rPr>
          <w:del w:id="7634" w:author="Admin" w:date="2019-02-19T02:10:00Z"/>
          <w:sz w:val="20"/>
          <w:szCs w:val="20"/>
          <w:lang w:val="en-US"/>
          <w:rPrChange w:id="7635" w:author="Admin" w:date="2019-02-18T23:54:00Z">
            <w:rPr>
              <w:del w:id="7636" w:author="Admin" w:date="2019-02-19T02:10:00Z"/>
              <w:sz w:val="20"/>
              <w:szCs w:val="20"/>
            </w:rPr>
          </w:rPrChange>
        </w:rPr>
      </w:pPr>
      <w:del w:id="7637" w:author="Admin" w:date="2019-02-19T02:10:00Z">
        <w:r w:rsidRPr="001A4D22" w:rsidDel="002260E7">
          <w:rPr>
            <w:rFonts w:ascii="Arial" w:eastAsia="Arial" w:hAnsi="Arial" w:cs="Arial"/>
            <w:i/>
            <w:iCs/>
            <w:sz w:val="20"/>
            <w:szCs w:val="20"/>
            <w:lang w:val="en-US"/>
            <w:rPrChange w:id="7638" w:author="Admin" w:date="2019-02-18T23:54:00Z">
              <w:rPr>
                <w:rFonts w:ascii="Arial" w:eastAsia="Arial" w:hAnsi="Arial" w:cs="Arial"/>
                <w:i/>
                <w:iCs/>
                <w:sz w:val="20"/>
                <w:szCs w:val="20"/>
              </w:rPr>
            </w:rPrChange>
          </w:rPr>
          <w:delText>F</w:delText>
        </w:r>
        <w:r w:rsidRPr="001A4D22" w:rsidDel="002260E7">
          <w:rPr>
            <w:rFonts w:eastAsia="Times New Roman"/>
            <w:sz w:val="20"/>
            <w:szCs w:val="20"/>
            <w:lang w:val="en-US"/>
            <w:rPrChange w:id="7639"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7640" w:author="Admin" w:date="2019-02-18T23:54:00Z">
              <w:rPr>
                <w:rFonts w:ascii="Arial" w:eastAsia="Arial" w:hAnsi="Arial" w:cs="Arial"/>
                <w:i/>
                <w:iCs/>
                <w:sz w:val="20"/>
                <w:szCs w:val="20"/>
              </w:rPr>
            </w:rPrChange>
          </w:rPr>
          <w:delText>x</w:delText>
        </w:r>
        <w:r w:rsidRPr="001A4D22" w:rsidDel="002260E7">
          <w:rPr>
            <w:rFonts w:ascii="Arial" w:eastAsia="Arial" w:hAnsi="Arial" w:cs="Arial"/>
            <w:sz w:val="27"/>
            <w:szCs w:val="27"/>
            <w:vertAlign w:val="subscript"/>
            <w:lang w:val="en-US"/>
            <w:rPrChange w:id="7641" w:author="Admin" w:date="2019-02-18T23:54:00Z">
              <w:rPr>
                <w:rFonts w:ascii="Arial" w:eastAsia="Arial" w:hAnsi="Arial" w:cs="Arial"/>
                <w:sz w:val="27"/>
                <w:szCs w:val="27"/>
                <w:vertAlign w:val="subscript"/>
              </w:rPr>
            </w:rPrChange>
          </w:rPr>
          <w:delText>1</w:delText>
        </w:r>
        <w:r w:rsidRPr="001A4D22" w:rsidDel="002260E7">
          <w:rPr>
            <w:rFonts w:eastAsia="Times New Roman"/>
            <w:i/>
            <w:iCs/>
            <w:sz w:val="20"/>
            <w:szCs w:val="20"/>
            <w:lang w:val="en-US"/>
            <w:rPrChange w:id="7642" w:author="Admin" w:date="2019-02-18T23:54:00Z">
              <w:rPr>
                <w:rFonts w:eastAsia="Times New Roman"/>
                <w:i/>
                <w:iCs/>
                <w:sz w:val="20"/>
                <w:szCs w:val="20"/>
              </w:rPr>
            </w:rPrChange>
          </w:rPr>
          <w:delText>;</w:delText>
        </w:r>
        <w:r w:rsidRPr="001A4D22" w:rsidDel="002260E7">
          <w:rPr>
            <w:rFonts w:ascii="Arial" w:eastAsia="Arial" w:hAnsi="Arial" w:cs="Arial"/>
            <w:i/>
            <w:iCs/>
            <w:sz w:val="20"/>
            <w:szCs w:val="20"/>
            <w:lang w:val="en-US"/>
            <w:rPrChange w:id="7643" w:author="Admin" w:date="2019-02-18T23:54:00Z">
              <w:rPr>
                <w:rFonts w:ascii="Arial" w:eastAsia="Arial" w:hAnsi="Arial" w:cs="Arial"/>
                <w:i/>
                <w:iCs/>
                <w:sz w:val="20"/>
                <w:szCs w:val="20"/>
              </w:rPr>
            </w:rPrChange>
          </w:rPr>
          <w:delText xml:space="preserve"> x</w:delText>
        </w:r>
        <w:r w:rsidRPr="001A4D22" w:rsidDel="002260E7">
          <w:rPr>
            <w:rFonts w:ascii="Arial" w:eastAsia="Arial" w:hAnsi="Arial" w:cs="Arial"/>
            <w:sz w:val="27"/>
            <w:szCs w:val="27"/>
            <w:vertAlign w:val="subscript"/>
            <w:lang w:val="en-US"/>
            <w:rPrChange w:id="7644" w:author="Admin" w:date="2019-02-18T23:54:00Z">
              <w:rPr>
                <w:rFonts w:ascii="Arial" w:eastAsia="Arial" w:hAnsi="Arial" w:cs="Arial"/>
                <w:sz w:val="27"/>
                <w:szCs w:val="27"/>
                <w:vertAlign w:val="subscript"/>
              </w:rPr>
            </w:rPrChange>
          </w:rPr>
          <w:delText>2</w:delText>
        </w:r>
        <w:r w:rsidRPr="001A4D22" w:rsidDel="002260E7">
          <w:rPr>
            <w:rFonts w:eastAsia="Times New Roman"/>
            <w:i/>
            <w:iCs/>
            <w:sz w:val="20"/>
            <w:szCs w:val="20"/>
            <w:lang w:val="en-US"/>
            <w:rPrChange w:id="7645" w:author="Admin" w:date="2019-02-18T23:54:00Z">
              <w:rPr>
                <w:rFonts w:eastAsia="Times New Roman"/>
                <w:i/>
                <w:iCs/>
                <w:sz w:val="20"/>
                <w:szCs w:val="20"/>
              </w:rPr>
            </w:rPrChange>
          </w:rPr>
          <w:delText>;</w:delText>
        </w:r>
        <w:r w:rsidRPr="001A4D22" w:rsidDel="002260E7">
          <w:rPr>
            <w:rFonts w:ascii="Arial" w:eastAsia="Arial" w:hAnsi="Arial" w:cs="Arial"/>
            <w:i/>
            <w:iCs/>
            <w:sz w:val="20"/>
            <w:szCs w:val="20"/>
            <w:lang w:val="en-US"/>
            <w:rPrChange w:id="7646" w:author="Admin" w:date="2019-02-18T23:54:00Z">
              <w:rPr>
                <w:rFonts w:ascii="Arial" w:eastAsia="Arial" w:hAnsi="Arial" w:cs="Arial"/>
                <w:i/>
                <w:iCs/>
                <w:sz w:val="20"/>
                <w:szCs w:val="20"/>
              </w:rPr>
            </w:rPrChange>
          </w:rPr>
          <w:delText xml:space="preserve"> x</w:delText>
        </w:r>
        <w:r w:rsidRPr="001A4D22" w:rsidDel="002260E7">
          <w:rPr>
            <w:rFonts w:ascii="Arial" w:eastAsia="Arial" w:hAnsi="Arial" w:cs="Arial"/>
            <w:sz w:val="27"/>
            <w:szCs w:val="27"/>
            <w:vertAlign w:val="subscript"/>
            <w:lang w:val="en-US"/>
            <w:rPrChange w:id="7647" w:author="Admin" w:date="2019-02-18T23:54:00Z">
              <w:rPr>
                <w:rFonts w:ascii="Arial" w:eastAsia="Arial" w:hAnsi="Arial" w:cs="Arial"/>
                <w:sz w:val="27"/>
                <w:szCs w:val="27"/>
                <w:vertAlign w:val="subscript"/>
              </w:rPr>
            </w:rPrChange>
          </w:rPr>
          <w:delText>3</w:delText>
        </w:r>
        <w:r w:rsidRPr="001A4D22" w:rsidDel="002260E7">
          <w:rPr>
            <w:rFonts w:eastAsia="Times New Roman"/>
            <w:i/>
            <w:iCs/>
            <w:sz w:val="20"/>
            <w:szCs w:val="20"/>
            <w:lang w:val="en-US"/>
            <w:rPrChange w:id="7648" w:author="Admin" w:date="2019-02-18T23:54:00Z">
              <w:rPr>
                <w:rFonts w:eastAsia="Times New Roman"/>
                <w:i/>
                <w:iCs/>
                <w:sz w:val="20"/>
                <w:szCs w:val="20"/>
              </w:rPr>
            </w:rPrChange>
          </w:rPr>
          <w:delText>; : : :</w:delText>
        </w:r>
        <w:r w:rsidRPr="001A4D22" w:rsidDel="002260E7">
          <w:rPr>
            <w:rFonts w:eastAsia="Times New Roman"/>
            <w:sz w:val="20"/>
            <w:szCs w:val="20"/>
            <w:lang w:val="en-US"/>
            <w:rPrChange w:id="7649" w:author="Admin" w:date="2019-02-18T23:54:00Z">
              <w:rPr>
                <w:rFonts w:eastAsia="Times New Roman"/>
                <w:sz w:val="20"/>
                <w:szCs w:val="20"/>
              </w:rPr>
            </w:rPrChange>
          </w:rPr>
          <w:delText>) = (</w:delText>
        </w:r>
        <w:r w:rsidRPr="001A4D22" w:rsidDel="002260E7">
          <w:rPr>
            <w:rFonts w:ascii="Arial" w:eastAsia="Arial" w:hAnsi="Arial" w:cs="Arial"/>
            <w:i/>
            <w:iCs/>
            <w:sz w:val="20"/>
            <w:szCs w:val="20"/>
            <w:lang w:val="en-US"/>
            <w:rPrChange w:id="7650" w:author="Admin" w:date="2019-02-18T23:54:00Z">
              <w:rPr>
                <w:rFonts w:ascii="Arial" w:eastAsia="Arial" w:hAnsi="Arial" w:cs="Arial"/>
                <w:i/>
                <w:iCs/>
                <w:sz w:val="20"/>
                <w:szCs w:val="20"/>
              </w:rPr>
            </w:rPrChange>
          </w:rPr>
          <w:delText>f</w:delText>
        </w:r>
        <w:r w:rsidRPr="001A4D22" w:rsidDel="002260E7">
          <w:rPr>
            <w:rFonts w:ascii="Arial" w:eastAsia="Arial" w:hAnsi="Arial" w:cs="Arial"/>
            <w:sz w:val="27"/>
            <w:szCs w:val="27"/>
            <w:vertAlign w:val="subscript"/>
            <w:lang w:val="en-US"/>
            <w:rPrChange w:id="7651" w:author="Admin" w:date="2019-02-18T23:54:00Z">
              <w:rPr>
                <w:rFonts w:ascii="Arial" w:eastAsia="Arial" w:hAnsi="Arial" w:cs="Arial"/>
                <w:sz w:val="27"/>
                <w:szCs w:val="27"/>
                <w:vertAlign w:val="subscript"/>
              </w:rPr>
            </w:rPrChange>
          </w:rPr>
          <w:delText>1</w:delText>
        </w:r>
        <w:r w:rsidRPr="001A4D22" w:rsidDel="002260E7">
          <w:rPr>
            <w:rFonts w:eastAsia="Times New Roman"/>
            <w:sz w:val="20"/>
            <w:szCs w:val="20"/>
            <w:lang w:val="en-US"/>
            <w:rPrChange w:id="7652"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7653" w:author="Admin" w:date="2019-02-18T23:54:00Z">
              <w:rPr>
                <w:rFonts w:ascii="Arial" w:eastAsia="Arial" w:hAnsi="Arial" w:cs="Arial"/>
                <w:i/>
                <w:iCs/>
                <w:sz w:val="20"/>
                <w:szCs w:val="20"/>
              </w:rPr>
            </w:rPrChange>
          </w:rPr>
          <w:delText>x</w:delText>
        </w:r>
        <w:r w:rsidRPr="001A4D22" w:rsidDel="002260E7">
          <w:rPr>
            <w:rFonts w:ascii="Arial" w:eastAsia="Arial" w:hAnsi="Arial" w:cs="Arial"/>
            <w:sz w:val="27"/>
            <w:szCs w:val="27"/>
            <w:vertAlign w:val="subscript"/>
            <w:lang w:val="en-US"/>
            <w:rPrChange w:id="7654" w:author="Admin" w:date="2019-02-18T23:54:00Z">
              <w:rPr>
                <w:rFonts w:ascii="Arial" w:eastAsia="Arial" w:hAnsi="Arial" w:cs="Arial"/>
                <w:sz w:val="27"/>
                <w:szCs w:val="27"/>
                <w:vertAlign w:val="subscript"/>
              </w:rPr>
            </w:rPrChange>
          </w:rPr>
          <w:delText>1</w:delText>
        </w:r>
        <w:r w:rsidRPr="001A4D22" w:rsidDel="002260E7">
          <w:rPr>
            <w:rFonts w:eastAsia="Times New Roman"/>
            <w:sz w:val="20"/>
            <w:szCs w:val="20"/>
            <w:lang w:val="en-US"/>
            <w:rPrChange w:id="7655" w:author="Admin" w:date="2019-02-18T23:54:00Z">
              <w:rPr>
                <w:rFonts w:eastAsia="Times New Roman"/>
                <w:sz w:val="20"/>
                <w:szCs w:val="20"/>
              </w:rPr>
            </w:rPrChange>
          </w:rPr>
          <w:delText>)</w:delText>
        </w:r>
        <w:r w:rsidRPr="001A4D22" w:rsidDel="002260E7">
          <w:rPr>
            <w:rFonts w:eastAsia="Times New Roman"/>
            <w:i/>
            <w:iCs/>
            <w:sz w:val="20"/>
            <w:szCs w:val="20"/>
            <w:lang w:val="en-US"/>
            <w:rPrChange w:id="7656" w:author="Admin" w:date="2019-02-18T23:54:00Z">
              <w:rPr>
                <w:rFonts w:eastAsia="Times New Roman"/>
                <w:i/>
                <w:iCs/>
                <w:sz w:val="20"/>
                <w:szCs w:val="20"/>
              </w:rPr>
            </w:rPrChange>
          </w:rPr>
          <w:delText>;</w:delText>
        </w:r>
        <w:r w:rsidRPr="001A4D22" w:rsidDel="002260E7">
          <w:rPr>
            <w:rFonts w:ascii="Arial" w:eastAsia="Arial" w:hAnsi="Arial" w:cs="Arial"/>
            <w:i/>
            <w:iCs/>
            <w:sz w:val="20"/>
            <w:szCs w:val="20"/>
            <w:lang w:val="en-US"/>
            <w:rPrChange w:id="7657" w:author="Admin" w:date="2019-02-18T23:54:00Z">
              <w:rPr>
                <w:rFonts w:ascii="Arial" w:eastAsia="Arial" w:hAnsi="Arial" w:cs="Arial"/>
                <w:i/>
                <w:iCs/>
                <w:sz w:val="20"/>
                <w:szCs w:val="20"/>
              </w:rPr>
            </w:rPrChange>
          </w:rPr>
          <w:delText xml:space="preserve"> f</w:delText>
        </w:r>
        <w:r w:rsidRPr="001A4D22" w:rsidDel="002260E7">
          <w:rPr>
            <w:rFonts w:ascii="Arial" w:eastAsia="Arial" w:hAnsi="Arial" w:cs="Arial"/>
            <w:sz w:val="27"/>
            <w:szCs w:val="27"/>
            <w:vertAlign w:val="subscript"/>
            <w:lang w:val="en-US"/>
            <w:rPrChange w:id="7658" w:author="Admin" w:date="2019-02-18T23:54:00Z">
              <w:rPr>
                <w:rFonts w:ascii="Arial" w:eastAsia="Arial" w:hAnsi="Arial" w:cs="Arial"/>
                <w:sz w:val="27"/>
                <w:szCs w:val="27"/>
                <w:vertAlign w:val="subscript"/>
              </w:rPr>
            </w:rPrChange>
          </w:rPr>
          <w:delText>2</w:delText>
        </w:r>
        <w:r w:rsidRPr="001A4D22" w:rsidDel="002260E7">
          <w:rPr>
            <w:rFonts w:eastAsia="Times New Roman"/>
            <w:sz w:val="20"/>
            <w:szCs w:val="20"/>
            <w:lang w:val="en-US"/>
            <w:rPrChange w:id="7659"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7660" w:author="Admin" w:date="2019-02-18T23:54:00Z">
              <w:rPr>
                <w:rFonts w:ascii="Arial" w:eastAsia="Arial" w:hAnsi="Arial" w:cs="Arial"/>
                <w:i/>
                <w:iCs/>
                <w:sz w:val="20"/>
                <w:szCs w:val="20"/>
              </w:rPr>
            </w:rPrChange>
          </w:rPr>
          <w:delText>x</w:delText>
        </w:r>
        <w:r w:rsidRPr="001A4D22" w:rsidDel="002260E7">
          <w:rPr>
            <w:rFonts w:ascii="Arial" w:eastAsia="Arial" w:hAnsi="Arial" w:cs="Arial"/>
            <w:sz w:val="27"/>
            <w:szCs w:val="27"/>
            <w:vertAlign w:val="subscript"/>
            <w:lang w:val="en-US"/>
            <w:rPrChange w:id="7661" w:author="Admin" w:date="2019-02-18T23:54:00Z">
              <w:rPr>
                <w:rFonts w:ascii="Arial" w:eastAsia="Arial" w:hAnsi="Arial" w:cs="Arial"/>
                <w:sz w:val="27"/>
                <w:szCs w:val="27"/>
                <w:vertAlign w:val="subscript"/>
              </w:rPr>
            </w:rPrChange>
          </w:rPr>
          <w:delText>1</w:delText>
        </w:r>
        <w:r w:rsidRPr="001A4D22" w:rsidDel="002260E7">
          <w:rPr>
            <w:rFonts w:eastAsia="Times New Roman"/>
            <w:i/>
            <w:iCs/>
            <w:sz w:val="20"/>
            <w:szCs w:val="20"/>
            <w:lang w:val="en-US"/>
            <w:rPrChange w:id="7662" w:author="Admin" w:date="2019-02-18T23:54:00Z">
              <w:rPr>
                <w:rFonts w:eastAsia="Times New Roman"/>
                <w:i/>
                <w:iCs/>
                <w:sz w:val="20"/>
                <w:szCs w:val="20"/>
              </w:rPr>
            </w:rPrChange>
          </w:rPr>
          <w:delText>;</w:delText>
        </w:r>
        <w:r w:rsidRPr="001A4D22" w:rsidDel="002260E7">
          <w:rPr>
            <w:rFonts w:ascii="Arial" w:eastAsia="Arial" w:hAnsi="Arial" w:cs="Arial"/>
            <w:i/>
            <w:iCs/>
            <w:sz w:val="20"/>
            <w:szCs w:val="20"/>
            <w:lang w:val="en-US"/>
            <w:rPrChange w:id="7663" w:author="Admin" w:date="2019-02-18T23:54:00Z">
              <w:rPr>
                <w:rFonts w:ascii="Arial" w:eastAsia="Arial" w:hAnsi="Arial" w:cs="Arial"/>
                <w:i/>
                <w:iCs/>
                <w:sz w:val="20"/>
                <w:szCs w:val="20"/>
              </w:rPr>
            </w:rPrChange>
          </w:rPr>
          <w:delText xml:space="preserve"> x</w:delText>
        </w:r>
        <w:r w:rsidRPr="001A4D22" w:rsidDel="002260E7">
          <w:rPr>
            <w:rFonts w:ascii="Arial" w:eastAsia="Arial" w:hAnsi="Arial" w:cs="Arial"/>
            <w:sz w:val="27"/>
            <w:szCs w:val="27"/>
            <w:vertAlign w:val="subscript"/>
            <w:lang w:val="en-US"/>
            <w:rPrChange w:id="7664" w:author="Admin" w:date="2019-02-18T23:54:00Z">
              <w:rPr>
                <w:rFonts w:ascii="Arial" w:eastAsia="Arial" w:hAnsi="Arial" w:cs="Arial"/>
                <w:sz w:val="27"/>
                <w:szCs w:val="27"/>
                <w:vertAlign w:val="subscript"/>
              </w:rPr>
            </w:rPrChange>
          </w:rPr>
          <w:delText>2</w:delText>
        </w:r>
        <w:r w:rsidRPr="001A4D22" w:rsidDel="002260E7">
          <w:rPr>
            <w:rFonts w:eastAsia="Times New Roman"/>
            <w:sz w:val="20"/>
            <w:szCs w:val="20"/>
            <w:lang w:val="en-US"/>
            <w:rPrChange w:id="7665" w:author="Admin" w:date="2019-02-18T23:54:00Z">
              <w:rPr>
                <w:rFonts w:eastAsia="Times New Roman"/>
                <w:sz w:val="20"/>
                <w:szCs w:val="20"/>
              </w:rPr>
            </w:rPrChange>
          </w:rPr>
          <w:delText>)</w:delText>
        </w:r>
        <w:r w:rsidRPr="001A4D22" w:rsidDel="002260E7">
          <w:rPr>
            <w:rFonts w:eastAsia="Times New Roman"/>
            <w:i/>
            <w:iCs/>
            <w:sz w:val="20"/>
            <w:szCs w:val="20"/>
            <w:lang w:val="en-US"/>
            <w:rPrChange w:id="7666" w:author="Admin" w:date="2019-02-18T23:54:00Z">
              <w:rPr>
                <w:rFonts w:eastAsia="Times New Roman"/>
                <w:i/>
                <w:iCs/>
                <w:sz w:val="20"/>
                <w:szCs w:val="20"/>
              </w:rPr>
            </w:rPrChange>
          </w:rPr>
          <w:delText>;</w:delText>
        </w:r>
        <w:r w:rsidRPr="001A4D22" w:rsidDel="002260E7">
          <w:rPr>
            <w:rFonts w:ascii="Arial" w:eastAsia="Arial" w:hAnsi="Arial" w:cs="Arial"/>
            <w:i/>
            <w:iCs/>
            <w:sz w:val="20"/>
            <w:szCs w:val="20"/>
            <w:lang w:val="en-US"/>
            <w:rPrChange w:id="7667" w:author="Admin" w:date="2019-02-18T23:54:00Z">
              <w:rPr>
                <w:rFonts w:ascii="Arial" w:eastAsia="Arial" w:hAnsi="Arial" w:cs="Arial"/>
                <w:i/>
                <w:iCs/>
                <w:sz w:val="20"/>
                <w:szCs w:val="20"/>
              </w:rPr>
            </w:rPrChange>
          </w:rPr>
          <w:delText xml:space="preserve"> f</w:delText>
        </w:r>
        <w:r w:rsidRPr="001A4D22" w:rsidDel="002260E7">
          <w:rPr>
            <w:rFonts w:ascii="Arial" w:eastAsia="Arial" w:hAnsi="Arial" w:cs="Arial"/>
            <w:sz w:val="27"/>
            <w:szCs w:val="27"/>
            <w:vertAlign w:val="subscript"/>
            <w:lang w:val="en-US"/>
            <w:rPrChange w:id="7668" w:author="Admin" w:date="2019-02-18T23:54:00Z">
              <w:rPr>
                <w:rFonts w:ascii="Arial" w:eastAsia="Arial" w:hAnsi="Arial" w:cs="Arial"/>
                <w:sz w:val="27"/>
                <w:szCs w:val="27"/>
                <w:vertAlign w:val="subscript"/>
              </w:rPr>
            </w:rPrChange>
          </w:rPr>
          <w:delText>3</w:delText>
        </w:r>
        <w:r w:rsidRPr="001A4D22" w:rsidDel="002260E7">
          <w:rPr>
            <w:rFonts w:eastAsia="Times New Roman"/>
            <w:sz w:val="20"/>
            <w:szCs w:val="20"/>
            <w:lang w:val="en-US"/>
            <w:rPrChange w:id="7669"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7670" w:author="Admin" w:date="2019-02-18T23:54:00Z">
              <w:rPr>
                <w:rFonts w:ascii="Arial" w:eastAsia="Arial" w:hAnsi="Arial" w:cs="Arial"/>
                <w:i/>
                <w:iCs/>
                <w:sz w:val="20"/>
                <w:szCs w:val="20"/>
              </w:rPr>
            </w:rPrChange>
          </w:rPr>
          <w:delText>x</w:delText>
        </w:r>
        <w:r w:rsidRPr="001A4D22" w:rsidDel="002260E7">
          <w:rPr>
            <w:rFonts w:ascii="Arial" w:eastAsia="Arial" w:hAnsi="Arial" w:cs="Arial"/>
            <w:sz w:val="27"/>
            <w:szCs w:val="27"/>
            <w:vertAlign w:val="subscript"/>
            <w:lang w:val="en-US"/>
            <w:rPrChange w:id="7671" w:author="Admin" w:date="2019-02-18T23:54:00Z">
              <w:rPr>
                <w:rFonts w:ascii="Arial" w:eastAsia="Arial" w:hAnsi="Arial" w:cs="Arial"/>
                <w:sz w:val="27"/>
                <w:szCs w:val="27"/>
                <w:vertAlign w:val="subscript"/>
              </w:rPr>
            </w:rPrChange>
          </w:rPr>
          <w:delText>1</w:delText>
        </w:r>
        <w:r w:rsidRPr="001A4D22" w:rsidDel="002260E7">
          <w:rPr>
            <w:rFonts w:eastAsia="Times New Roman"/>
            <w:i/>
            <w:iCs/>
            <w:sz w:val="20"/>
            <w:szCs w:val="20"/>
            <w:lang w:val="en-US"/>
            <w:rPrChange w:id="7672" w:author="Admin" w:date="2019-02-18T23:54:00Z">
              <w:rPr>
                <w:rFonts w:eastAsia="Times New Roman"/>
                <w:i/>
                <w:iCs/>
                <w:sz w:val="20"/>
                <w:szCs w:val="20"/>
              </w:rPr>
            </w:rPrChange>
          </w:rPr>
          <w:delText>;</w:delText>
        </w:r>
        <w:r w:rsidRPr="001A4D22" w:rsidDel="002260E7">
          <w:rPr>
            <w:rFonts w:ascii="Arial" w:eastAsia="Arial" w:hAnsi="Arial" w:cs="Arial"/>
            <w:i/>
            <w:iCs/>
            <w:sz w:val="20"/>
            <w:szCs w:val="20"/>
            <w:lang w:val="en-US"/>
            <w:rPrChange w:id="7673" w:author="Admin" w:date="2019-02-18T23:54:00Z">
              <w:rPr>
                <w:rFonts w:ascii="Arial" w:eastAsia="Arial" w:hAnsi="Arial" w:cs="Arial"/>
                <w:i/>
                <w:iCs/>
                <w:sz w:val="20"/>
                <w:szCs w:val="20"/>
              </w:rPr>
            </w:rPrChange>
          </w:rPr>
          <w:delText xml:space="preserve"> x</w:delText>
        </w:r>
        <w:r w:rsidRPr="001A4D22" w:rsidDel="002260E7">
          <w:rPr>
            <w:rFonts w:ascii="Arial" w:eastAsia="Arial" w:hAnsi="Arial" w:cs="Arial"/>
            <w:sz w:val="27"/>
            <w:szCs w:val="27"/>
            <w:vertAlign w:val="subscript"/>
            <w:lang w:val="en-US"/>
            <w:rPrChange w:id="7674" w:author="Admin" w:date="2019-02-18T23:54:00Z">
              <w:rPr>
                <w:rFonts w:ascii="Arial" w:eastAsia="Arial" w:hAnsi="Arial" w:cs="Arial"/>
                <w:sz w:val="27"/>
                <w:szCs w:val="27"/>
                <w:vertAlign w:val="subscript"/>
              </w:rPr>
            </w:rPrChange>
          </w:rPr>
          <w:delText>2</w:delText>
        </w:r>
        <w:r w:rsidRPr="001A4D22" w:rsidDel="002260E7">
          <w:rPr>
            <w:rFonts w:eastAsia="Times New Roman"/>
            <w:i/>
            <w:iCs/>
            <w:sz w:val="20"/>
            <w:szCs w:val="20"/>
            <w:lang w:val="en-US"/>
            <w:rPrChange w:id="7675" w:author="Admin" w:date="2019-02-18T23:54:00Z">
              <w:rPr>
                <w:rFonts w:eastAsia="Times New Roman"/>
                <w:i/>
                <w:iCs/>
                <w:sz w:val="20"/>
                <w:szCs w:val="20"/>
              </w:rPr>
            </w:rPrChange>
          </w:rPr>
          <w:delText>;</w:delText>
        </w:r>
        <w:r w:rsidRPr="001A4D22" w:rsidDel="002260E7">
          <w:rPr>
            <w:rFonts w:ascii="Arial" w:eastAsia="Arial" w:hAnsi="Arial" w:cs="Arial"/>
            <w:i/>
            <w:iCs/>
            <w:sz w:val="20"/>
            <w:szCs w:val="20"/>
            <w:lang w:val="en-US"/>
            <w:rPrChange w:id="7676" w:author="Admin" w:date="2019-02-18T23:54:00Z">
              <w:rPr>
                <w:rFonts w:ascii="Arial" w:eastAsia="Arial" w:hAnsi="Arial" w:cs="Arial"/>
                <w:i/>
                <w:iCs/>
                <w:sz w:val="20"/>
                <w:szCs w:val="20"/>
              </w:rPr>
            </w:rPrChange>
          </w:rPr>
          <w:delText xml:space="preserve"> x</w:delText>
        </w:r>
        <w:r w:rsidRPr="001A4D22" w:rsidDel="002260E7">
          <w:rPr>
            <w:rFonts w:ascii="Arial" w:eastAsia="Arial" w:hAnsi="Arial" w:cs="Arial"/>
            <w:sz w:val="27"/>
            <w:szCs w:val="27"/>
            <w:vertAlign w:val="subscript"/>
            <w:lang w:val="en-US"/>
            <w:rPrChange w:id="7677" w:author="Admin" w:date="2019-02-18T23:54:00Z">
              <w:rPr>
                <w:rFonts w:ascii="Arial" w:eastAsia="Arial" w:hAnsi="Arial" w:cs="Arial"/>
                <w:sz w:val="27"/>
                <w:szCs w:val="27"/>
                <w:vertAlign w:val="subscript"/>
              </w:rPr>
            </w:rPrChange>
          </w:rPr>
          <w:delText>3</w:delText>
        </w:r>
        <w:r w:rsidRPr="001A4D22" w:rsidDel="002260E7">
          <w:rPr>
            <w:rFonts w:eastAsia="Times New Roman"/>
            <w:sz w:val="20"/>
            <w:szCs w:val="20"/>
            <w:lang w:val="en-US"/>
            <w:rPrChange w:id="7678" w:author="Admin" w:date="2019-02-18T23:54:00Z">
              <w:rPr>
                <w:rFonts w:eastAsia="Times New Roman"/>
                <w:sz w:val="20"/>
                <w:szCs w:val="20"/>
              </w:rPr>
            </w:rPrChange>
          </w:rPr>
          <w:delText>)</w:delText>
        </w:r>
        <w:r w:rsidRPr="001A4D22" w:rsidDel="002260E7">
          <w:rPr>
            <w:rFonts w:eastAsia="Times New Roman"/>
            <w:i/>
            <w:iCs/>
            <w:sz w:val="20"/>
            <w:szCs w:val="20"/>
            <w:lang w:val="en-US"/>
            <w:rPrChange w:id="7679" w:author="Admin" w:date="2019-02-18T23:54:00Z">
              <w:rPr>
                <w:rFonts w:eastAsia="Times New Roman"/>
                <w:i/>
                <w:iCs/>
                <w:sz w:val="20"/>
                <w:szCs w:val="20"/>
              </w:rPr>
            </w:rPrChange>
          </w:rPr>
          <w:delText>; : : :</w:delText>
        </w:r>
        <w:r w:rsidRPr="001A4D22" w:rsidDel="002260E7">
          <w:rPr>
            <w:rFonts w:eastAsia="Times New Roman"/>
            <w:sz w:val="20"/>
            <w:szCs w:val="20"/>
            <w:lang w:val="en-US"/>
            <w:rPrChange w:id="7680" w:author="Admin" w:date="2019-02-18T23:54:00Z">
              <w:rPr>
                <w:rFonts w:eastAsia="Times New Roman"/>
                <w:sz w:val="20"/>
                <w:szCs w:val="20"/>
              </w:rPr>
            </w:rPrChange>
          </w:rPr>
          <w:delText>)</w:delText>
        </w:r>
        <w:r w:rsidRPr="001A4D22" w:rsidDel="002260E7">
          <w:rPr>
            <w:rFonts w:eastAsia="Times New Roman"/>
            <w:i/>
            <w:iCs/>
            <w:sz w:val="20"/>
            <w:szCs w:val="20"/>
            <w:lang w:val="en-US"/>
            <w:rPrChange w:id="7681" w:author="Admin" w:date="2019-02-18T23:54:00Z">
              <w:rPr>
                <w:rFonts w:eastAsia="Times New Roman"/>
                <w:i/>
                <w:iCs/>
                <w:sz w:val="20"/>
                <w:szCs w:val="20"/>
              </w:rPr>
            </w:rPrChange>
          </w:rPr>
          <w:delText>:</w:delText>
        </w:r>
      </w:del>
    </w:p>
    <w:p w:rsidR="00A33515" w:rsidRPr="001A4D22" w:rsidDel="002260E7" w:rsidRDefault="00A33515">
      <w:pPr>
        <w:spacing w:line="252" w:lineRule="exact"/>
        <w:rPr>
          <w:del w:id="7682" w:author="Admin" w:date="2019-02-19T02:10:00Z"/>
          <w:sz w:val="20"/>
          <w:szCs w:val="20"/>
          <w:lang w:val="en-US"/>
          <w:rPrChange w:id="7683" w:author="Admin" w:date="2019-02-18T23:54:00Z">
            <w:rPr>
              <w:del w:id="7684" w:author="Admin" w:date="2019-02-19T02:10:00Z"/>
              <w:sz w:val="20"/>
              <w:szCs w:val="20"/>
            </w:rPr>
          </w:rPrChange>
        </w:rPr>
      </w:pPr>
    </w:p>
    <w:p w:rsidR="00A33515" w:rsidDel="002260E7" w:rsidRDefault="001A4D22">
      <w:pPr>
        <w:numPr>
          <w:ilvl w:val="0"/>
          <w:numId w:val="669"/>
        </w:numPr>
        <w:tabs>
          <w:tab w:val="left" w:pos="500"/>
        </w:tabs>
        <w:spacing w:line="249" w:lineRule="auto"/>
        <w:ind w:left="500" w:hanging="273"/>
        <w:jc w:val="both"/>
        <w:rPr>
          <w:del w:id="7685" w:author="Admin" w:date="2019-02-19T02:10:00Z"/>
          <w:rFonts w:ascii="Arial" w:eastAsia="Arial" w:hAnsi="Arial" w:cs="Arial"/>
          <w:b/>
          <w:bCs/>
          <w:sz w:val="20"/>
          <w:szCs w:val="20"/>
        </w:rPr>
        <w:pPrChange w:id="7686" w:author="Admin" w:date="2019-02-19T00:19:00Z">
          <w:pPr>
            <w:numPr>
              <w:numId w:val="672"/>
            </w:numPr>
            <w:tabs>
              <w:tab w:val="left" w:pos="500"/>
            </w:tabs>
            <w:spacing w:line="249" w:lineRule="auto"/>
            <w:ind w:left="500" w:hanging="273"/>
            <w:jc w:val="both"/>
          </w:pPr>
        </w:pPrChange>
      </w:pPr>
      <w:del w:id="7687" w:author="Admin" w:date="2019-02-19T02:10:00Z">
        <w:r w:rsidDel="002260E7">
          <w:rPr>
            <w:rFonts w:ascii="Arial" w:eastAsia="Arial" w:hAnsi="Arial" w:cs="Arial"/>
            <w:sz w:val="20"/>
            <w:szCs w:val="20"/>
          </w:rPr>
          <w:delText xml:space="preserve">Приведите пример функции, не являющейся префиксным отобра-жением. Докажите, что если все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конечны, то любое префиксное отображение замкнуто.</w:delText>
        </w:r>
      </w:del>
    </w:p>
    <w:p w:rsidR="00A33515" w:rsidDel="002260E7" w:rsidRDefault="00A33515">
      <w:pPr>
        <w:spacing w:line="97" w:lineRule="exact"/>
        <w:rPr>
          <w:del w:id="7688" w:author="Admin" w:date="2019-02-19T02:10:00Z"/>
          <w:rFonts w:ascii="Arial" w:eastAsia="Arial" w:hAnsi="Arial" w:cs="Arial"/>
          <w:b/>
          <w:bCs/>
          <w:sz w:val="20"/>
          <w:szCs w:val="20"/>
        </w:rPr>
      </w:pPr>
    </w:p>
    <w:p w:rsidR="00A33515" w:rsidDel="002260E7" w:rsidRDefault="001A4D22">
      <w:pPr>
        <w:numPr>
          <w:ilvl w:val="0"/>
          <w:numId w:val="669"/>
        </w:numPr>
        <w:tabs>
          <w:tab w:val="left" w:pos="500"/>
        </w:tabs>
        <w:spacing w:line="277" w:lineRule="auto"/>
        <w:ind w:left="500" w:hanging="273"/>
        <w:jc w:val="both"/>
        <w:rPr>
          <w:del w:id="7689" w:author="Admin" w:date="2019-02-19T02:10:00Z"/>
          <w:rFonts w:ascii="Arial" w:eastAsia="Arial" w:hAnsi="Arial" w:cs="Arial"/>
          <w:b/>
          <w:bCs/>
          <w:sz w:val="20"/>
          <w:szCs w:val="20"/>
        </w:rPr>
        <w:pPrChange w:id="7690" w:author="Admin" w:date="2019-02-19T00:19:00Z">
          <w:pPr>
            <w:numPr>
              <w:numId w:val="672"/>
            </w:numPr>
            <w:tabs>
              <w:tab w:val="left" w:pos="500"/>
            </w:tabs>
            <w:spacing w:line="277" w:lineRule="auto"/>
            <w:ind w:left="500" w:hanging="273"/>
            <w:jc w:val="both"/>
          </w:pPr>
        </w:pPrChange>
      </w:pPr>
      <w:del w:id="7691"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i/>
            <w:iCs/>
            <w:sz w:val="27"/>
            <w:szCs w:val="27"/>
            <w:vertAlign w:val="superscript"/>
          </w:rPr>
          <w:delText>n</w:delText>
        </w:r>
        <w:r w:rsidDel="002260E7">
          <w:rPr>
            <w:rFonts w:ascii="Arial" w:eastAsia="Arial" w:hAnsi="Arial" w:cs="Arial"/>
            <w:i/>
            <w:iCs/>
            <w:sz w:val="9"/>
            <w:szCs w:val="9"/>
          </w:rPr>
          <w:delText>i</w:delText>
        </w:r>
        <w:r w:rsidDel="002260E7">
          <w:rPr>
            <w:rFonts w:ascii="Arial" w:eastAsia="Arial" w:hAnsi="Arial" w:cs="Arial"/>
            <w:sz w:val="20"/>
            <w:szCs w:val="20"/>
          </w:rPr>
          <w:delText xml:space="preserve"> . Докажите, что если компоненты префиксного отоб-ражения являются линейными отображениями, то такое префикс-ное отображение замкнуто.</w:delText>
        </w:r>
      </w:del>
    </w:p>
    <w:p w:rsidR="00A33515" w:rsidDel="002260E7" w:rsidRDefault="00A33515">
      <w:pPr>
        <w:spacing w:line="73" w:lineRule="exact"/>
        <w:rPr>
          <w:del w:id="7692" w:author="Admin" w:date="2019-02-19T02:10:00Z"/>
          <w:sz w:val="20"/>
          <w:szCs w:val="20"/>
        </w:rPr>
      </w:pPr>
    </w:p>
    <w:p w:rsidR="00A33515" w:rsidDel="002260E7" w:rsidRDefault="001A4D22">
      <w:pPr>
        <w:spacing w:line="268" w:lineRule="auto"/>
        <w:ind w:left="500" w:hanging="270"/>
        <w:rPr>
          <w:del w:id="7693" w:author="Admin" w:date="2019-02-19T02:10:00Z"/>
          <w:sz w:val="20"/>
          <w:szCs w:val="20"/>
        </w:rPr>
      </w:pPr>
      <w:del w:id="7694" w:author="Admin" w:date="2019-02-19T02:10:00Z">
        <w:r w:rsidDel="002260E7">
          <w:rPr>
            <w:rFonts w:ascii="Arial" w:eastAsia="Arial" w:hAnsi="Arial" w:cs="Arial"/>
            <w:b/>
            <w:bCs/>
            <w:sz w:val="20"/>
            <w:szCs w:val="20"/>
          </w:rPr>
          <w:delText xml:space="preserve">3. </w:delText>
        </w:r>
        <w:r w:rsidDel="002260E7">
          <w:rPr>
            <w:rFonts w:ascii="Arial" w:eastAsia="Arial" w:hAnsi="Arial" w:cs="Arial"/>
            <w:sz w:val="20"/>
            <w:szCs w:val="20"/>
          </w:rPr>
          <w:delText>Пусть компоненты</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i</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не зависят от первых</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i</w:delText>
        </w:r>
        <w:r w:rsidDel="002260E7">
          <w:rPr>
            <w:sz w:val="20"/>
            <w:szCs w:val="20"/>
          </w:rPr>
          <w:delText xml:space="preserve"> </w:delText>
        </w:r>
        <w:r w:rsidDel="002260E7">
          <w:rPr>
            <w:rFonts w:ascii="Arial" w:eastAsia="Arial" w:hAnsi="Arial" w:cs="Arial"/>
            <w:sz w:val="20"/>
            <w:szCs w:val="20"/>
          </w:rPr>
          <w:delText xml:space="preserve">1 переменной для лю-бого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то есть существуют функции </w:delText>
        </w:r>
        <w:r w:rsidDel="002260E7">
          <w:rPr>
            <w:rFonts w:ascii="Arial" w:eastAsia="Arial" w:hAnsi="Arial" w:cs="Arial"/>
            <w:i/>
            <w:iCs/>
            <w:sz w:val="20"/>
            <w:szCs w:val="20"/>
          </w:rPr>
          <w:delText>g</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такие, что</w:delText>
        </w:r>
      </w:del>
    </w:p>
    <w:p w:rsidR="00A33515" w:rsidDel="002260E7" w:rsidRDefault="00A33515">
      <w:pPr>
        <w:spacing w:line="61" w:lineRule="exact"/>
        <w:rPr>
          <w:del w:id="7695" w:author="Admin" w:date="2019-02-19T02:10:00Z"/>
          <w:sz w:val="20"/>
          <w:szCs w:val="20"/>
        </w:rPr>
      </w:pPr>
    </w:p>
    <w:p w:rsidR="00A33515" w:rsidDel="002260E7" w:rsidRDefault="001A4D22">
      <w:pPr>
        <w:ind w:left="2720"/>
        <w:rPr>
          <w:del w:id="7696" w:author="Admin" w:date="2019-02-19T02:10:00Z"/>
          <w:sz w:val="20"/>
          <w:szCs w:val="20"/>
        </w:rPr>
      </w:pPr>
      <w:del w:id="7697" w:author="Admin" w:date="2019-02-19T02:10:00Z">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i</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i/>
            <w:iCs/>
            <w:sz w:val="20"/>
            <w:szCs w:val="20"/>
          </w:rPr>
          <w:delText>; : : : ;</w:delText>
        </w:r>
        <w:r w:rsidDel="002260E7">
          <w:rPr>
            <w:rFonts w:ascii="Arial" w:eastAsia="Arial" w:hAnsi="Arial" w:cs="Arial"/>
            <w:i/>
            <w:iCs/>
            <w:sz w:val="20"/>
            <w:szCs w:val="20"/>
          </w:rPr>
          <w:delText xml:space="preserve"> a</w:delText>
        </w:r>
        <w:r w:rsidDel="002260E7">
          <w:rPr>
            <w:rFonts w:ascii="Arial" w:eastAsia="Arial" w:hAnsi="Arial" w:cs="Arial"/>
            <w:i/>
            <w:iCs/>
            <w:sz w:val="27"/>
            <w:szCs w:val="27"/>
            <w:vertAlign w:val="subscript"/>
          </w:rPr>
          <w:delText>i</w:delText>
        </w:r>
        <w:r w:rsidDel="002260E7">
          <w:rPr>
            <w:rFonts w:eastAsia="Times New Roman"/>
            <w:sz w:val="20"/>
            <w:szCs w:val="20"/>
          </w:rPr>
          <w:delText>) =</w:delText>
        </w:r>
        <w:r w:rsidDel="002260E7">
          <w:rPr>
            <w:rFonts w:ascii="Arial" w:eastAsia="Arial" w:hAnsi="Arial" w:cs="Arial"/>
            <w:i/>
            <w:iCs/>
            <w:sz w:val="20"/>
            <w:szCs w:val="20"/>
          </w:rPr>
          <w:delText xml:space="preserve"> g</w:delText>
        </w:r>
        <w:r w:rsidDel="002260E7">
          <w:rPr>
            <w:rFonts w:ascii="Arial" w:eastAsia="Arial" w:hAnsi="Arial" w:cs="Arial"/>
            <w:i/>
            <w:iCs/>
            <w:sz w:val="27"/>
            <w:szCs w:val="27"/>
            <w:vertAlign w:val="subscript"/>
          </w:rPr>
          <w:delText>i</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i</w:delText>
        </w:r>
        <w:r w:rsidDel="002260E7">
          <w:rPr>
            <w:rFonts w:eastAsia="Times New Roman"/>
            <w:sz w:val="20"/>
            <w:szCs w:val="20"/>
          </w:rPr>
          <w:delText>)</w:delText>
        </w:r>
        <w:r w:rsidDel="002260E7">
          <w:rPr>
            <w:rFonts w:eastAsia="Times New Roman"/>
            <w:i/>
            <w:iCs/>
            <w:sz w:val="20"/>
            <w:szCs w:val="20"/>
          </w:rPr>
          <w:delText>:</w:delText>
        </w:r>
      </w:del>
    </w:p>
    <w:p w:rsidR="00A33515" w:rsidDel="002260E7" w:rsidRDefault="00A33515">
      <w:pPr>
        <w:spacing w:line="251" w:lineRule="exact"/>
        <w:rPr>
          <w:del w:id="7698" w:author="Admin" w:date="2019-02-19T02:10:00Z"/>
          <w:sz w:val="20"/>
          <w:szCs w:val="20"/>
        </w:rPr>
      </w:pPr>
    </w:p>
    <w:p w:rsidR="00A33515" w:rsidDel="002260E7" w:rsidRDefault="001A4D22">
      <w:pPr>
        <w:ind w:left="500"/>
        <w:rPr>
          <w:del w:id="7699" w:author="Admin" w:date="2019-02-19T02:10:00Z"/>
          <w:sz w:val="20"/>
          <w:szCs w:val="20"/>
        </w:rPr>
      </w:pPr>
      <w:del w:id="7700" w:author="Admin" w:date="2019-02-19T02:10:00Z">
        <w:r w:rsidDel="002260E7">
          <w:rPr>
            <w:rFonts w:ascii="Arial" w:eastAsia="Arial" w:hAnsi="Arial" w:cs="Arial"/>
            <w:sz w:val="20"/>
            <w:szCs w:val="20"/>
          </w:rPr>
          <w:delText>Докажите, что такое префиксное отображение замкнуто.</w:delText>
        </w:r>
      </w:del>
    </w:p>
    <w:p w:rsidR="00A33515" w:rsidDel="002260E7" w:rsidRDefault="00A33515">
      <w:pPr>
        <w:spacing w:line="131" w:lineRule="exact"/>
        <w:rPr>
          <w:del w:id="7701" w:author="Admin" w:date="2019-02-19T02:10:00Z"/>
          <w:sz w:val="20"/>
          <w:szCs w:val="20"/>
        </w:rPr>
      </w:pPr>
    </w:p>
    <w:p w:rsidR="00A33515" w:rsidDel="002260E7" w:rsidRDefault="001A4D22">
      <w:pPr>
        <w:numPr>
          <w:ilvl w:val="0"/>
          <w:numId w:val="670"/>
        </w:numPr>
        <w:tabs>
          <w:tab w:val="left" w:pos="500"/>
        </w:tabs>
        <w:spacing w:line="232" w:lineRule="auto"/>
        <w:ind w:left="500" w:hanging="273"/>
        <w:rPr>
          <w:del w:id="7702" w:author="Admin" w:date="2019-02-19T02:10:00Z"/>
          <w:rFonts w:ascii="Arial" w:eastAsia="Arial" w:hAnsi="Arial" w:cs="Arial"/>
          <w:b/>
          <w:bCs/>
          <w:sz w:val="20"/>
          <w:szCs w:val="20"/>
        </w:rPr>
        <w:pPrChange w:id="7703" w:author="Admin" w:date="2019-02-19T00:19:00Z">
          <w:pPr>
            <w:numPr>
              <w:numId w:val="673"/>
            </w:numPr>
            <w:tabs>
              <w:tab w:val="left" w:pos="500"/>
            </w:tabs>
            <w:spacing w:line="232" w:lineRule="auto"/>
            <w:ind w:left="500" w:hanging="273"/>
          </w:pPr>
        </w:pPrChange>
      </w:pPr>
      <w:del w:id="7704" w:author="Admin" w:date="2019-02-19T02:10:00Z">
        <w:r w:rsidDel="002260E7">
          <w:rPr>
            <w:rFonts w:ascii="Arial" w:eastAsia="Arial" w:hAnsi="Arial" w:cs="Arial"/>
            <w:sz w:val="20"/>
            <w:szCs w:val="20"/>
          </w:rPr>
          <w:delText xml:space="preserve">Покажите, что если все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бесконечны, то существует незамкнутое префиксное отображение. А если некоторые из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конечны?</w:delText>
        </w:r>
      </w:del>
    </w:p>
    <w:p w:rsidR="00A33515" w:rsidDel="002260E7" w:rsidRDefault="00A33515">
      <w:pPr>
        <w:spacing w:line="94" w:lineRule="exact"/>
        <w:rPr>
          <w:del w:id="7705" w:author="Admin" w:date="2019-02-19T02:10:00Z"/>
          <w:rFonts w:ascii="Arial" w:eastAsia="Arial" w:hAnsi="Arial" w:cs="Arial"/>
          <w:b/>
          <w:bCs/>
          <w:sz w:val="20"/>
          <w:szCs w:val="20"/>
        </w:rPr>
      </w:pPr>
    </w:p>
    <w:p w:rsidR="00A33515" w:rsidDel="002260E7" w:rsidRDefault="001A4D22">
      <w:pPr>
        <w:numPr>
          <w:ilvl w:val="0"/>
          <w:numId w:val="670"/>
        </w:numPr>
        <w:tabs>
          <w:tab w:val="left" w:pos="500"/>
        </w:tabs>
        <w:spacing w:line="288" w:lineRule="auto"/>
        <w:ind w:left="500" w:hanging="273"/>
        <w:rPr>
          <w:del w:id="7706" w:author="Admin" w:date="2019-02-19T02:10:00Z"/>
          <w:rFonts w:ascii="Arial" w:eastAsia="Arial" w:hAnsi="Arial" w:cs="Arial"/>
          <w:b/>
          <w:bCs/>
          <w:sz w:val="20"/>
          <w:szCs w:val="20"/>
        </w:rPr>
        <w:pPrChange w:id="7707" w:author="Admin" w:date="2019-02-19T00:19:00Z">
          <w:pPr>
            <w:numPr>
              <w:numId w:val="673"/>
            </w:numPr>
            <w:tabs>
              <w:tab w:val="left" w:pos="500"/>
            </w:tabs>
            <w:spacing w:line="288" w:lineRule="auto"/>
            <w:ind w:left="500" w:hanging="273"/>
          </w:pPr>
        </w:pPrChange>
      </w:pPr>
      <w:del w:id="7708"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Существуют ли незамкнутые префиксные отображе-ния, компоненты которых заданы многочленами?</w:delText>
        </w:r>
      </w:del>
    </w:p>
    <w:p w:rsidR="00A33515" w:rsidDel="002260E7" w:rsidRDefault="00A33515">
      <w:pPr>
        <w:spacing w:line="46" w:lineRule="exact"/>
        <w:rPr>
          <w:del w:id="7709" w:author="Admin" w:date="2019-02-19T02:10:00Z"/>
          <w:rFonts w:ascii="Arial" w:eastAsia="Arial" w:hAnsi="Arial" w:cs="Arial"/>
          <w:b/>
          <w:bCs/>
          <w:sz w:val="20"/>
          <w:szCs w:val="20"/>
        </w:rPr>
      </w:pPr>
    </w:p>
    <w:p w:rsidR="00A33515" w:rsidDel="002260E7" w:rsidRDefault="001A4D22">
      <w:pPr>
        <w:numPr>
          <w:ilvl w:val="0"/>
          <w:numId w:val="670"/>
        </w:numPr>
        <w:tabs>
          <w:tab w:val="left" w:pos="500"/>
        </w:tabs>
        <w:spacing w:line="288" w:lineRule="auto"/>
        <w:ind w:left="500" w:hanging="273"/>
        <w:rPr>
          <w:del w:id="7710" w:author="Admin" w:date="2019-02-19T02:10:00Z"/>
          <w:rFonts w:ascii="Arial" w:eastAsia="Arial" w:hAnsi="Arial" w:cs="Arial"/>
          <w:b/>
          <w:bCs/>
          <w:sz w:val="20"/>
          <w:szCs w:val="20"/>
        </w:rPr>
        <w:pPrChange w:id="7711" w:author="Admin" w:date="2019-02-19T00:19:00Z">
          <w:pPr>
            <w:numPr>
              <w:numId w:val="673"/>
            </w:numPr>
            <w:tabs>
              <w:tab w:val="left" w:pos="500"/>
            </w:tabs>
            <w:spacing w:line="288" w:lineRule="auto"/>
            <w:ind w:left="500" w:hanging="273"/>
          </w:pPr>
        </w:pPrChange>
      </w:pPr>
      <w:del w:id="7712"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i/>
            <w:iCs/>
            <w:sz w:val="27"/>
            <w:szCs w:val="27"/>
            <w:vertAlign w:val="superscript"/>
          </w:rPr>
          <w:delText>n</w:delText>
        </w:r>
        <w:r w:rsidDel="002260E7">
          <w:rPr>
            <w:rFonts w:ascii="Arial" w:eastAsia="Arial" w:hAnsi="Arial" w:cs="Arial"/>
            <w:i/>
            <w:iCs/>
            <w:sz w:val="9"/>
            <w:szCs w:val="9"/>
          </w:rPr>
          <w:delText>i</w:delText>
        </w:r>
        <w:r w:rsidDel="002260E7">
          <w:rPr>
            <w:rFonts w:ascii="Arial" w:eastAsia="Arial" w:hAnsi="Arial" w:cs="Arial"/>
            <w:sz w:val="20"/>
            <w:szCs w:val="20"/>
          </w:rPr>
          <w:delText xml:space="preserve"> . Предложите свои условия, при которых префиксное отображение будет замкнутым.</w:delText>
        </w:r>
      </w:del>
    </w:p>
    <w:p w:rsidR="00A33515" w:rsidDel="002260E7" w:rsidRDefault="00A33515">
      <w:pPr>
        <w:spacing w:line="239" w:lineRule="exact"/>
        <w:rPr>
          <w:del w:id="7713" w:author="Admin" w:date="2019-02-19T02:10:00Z"/>
          <w:sz w:val="20"/>
          <w:szCs w:val="20"/>
        </w:rPr>
      </w:pPr>
    </w:p>
    <w:p w:rsidR="00A33515" w:rsidDel="002260E7" w:rsidRDefault="001A4D22">
      <w:pPr>
        <w:spacing w:line="257" w:lineRule="auto"/>
        <w:ind w:left="1280" w:right="1180" w:hanging="1275"/>
        <w:rPr>
          <w:del w:id="7714" w:author="Admin" w:date="2019-02-19T02:10:00Z"/>
          <w:sz w:val="20"/>
          <w:szCs w:val="20"/>
        </w:rPr>
      </w:pPr>
      <w:del w:id="7715" w:author="Admin" w:date="2019-02-19T02:10:00Z">
        <w:r w:rsidDel="002260E7">
          <w:rPr>
            <w:rFonts w:ascii="Arial" w:eastAsia="Arial" w:hAnsi="Arial" w:cs="Arial"/>
            <w:b/>
            <w:bCs/>
            <w:sz w:val="26"/>
            <w:szCs w:val="26"/>
          </w:rPr>
          <w:delText>Задача 3. Обобщенные гиперболические и тригонометрические системы</w:delText>
        </w:r>
      </w:del>
    </w:p>
    <w:p w:rsidR="00A33515" w:rsidDel="002260E7" w:rsidRDefault="00A33515">
      <w:pPr>
        <w:spacing w:line="58" w:lineRule="exact"/>
        <w:rPr>
          <w:del w:id="7716" w:author="Admin" w:date="2019-02-19T02:10:00Z"/>
          <w:sz w:val="20"/>
          <w:szCs w:val="20"/>
        </w:rPr>
      </w:pPr>
    </w:p>
    <w:p w:rsidR="00A33515" w:rsidDel="002260E7" w:rsidRDefault="001A4D22">
      <w:pPr>
        <w:spacing w:line="227" w:lineRule="auto"/>
        <w:ind w:firstLine="199"/>
        <w:jc w:val="both"/>
        <w:rPr>
          <w:del w:id="7717" w:author="Admin" w:date="2019-02-19T02:10:00Z"/>
          <w:sz w:val="20"/>
          <w:szCs w:val="20"/>
        </w:rPr>
      </w:pPr>
      <w:del w:id="7718" w:author="Admin" w:date="2019-02-19T02:10:00Z">
        <w:r w:rsidDel="002260E7">
          <w:rPr>
            <w:rFonts w:ascii="Arial" w:eastAsia="Arial" w:hAnsi="Arial" w:cs="Arial"/>
            <w:sz w:val="19"/>
            <w:szCs w:val="19"/>
          </w:rPr>
          <w:delText xml:space="preserve">Пусть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2. Набор бесконечно–дифференцируемых функций </w:delText>
        </w:r>
        <w:r w:rsidDel="002260E7">
          <w:rPr>
            <w:rFonts w:ascii="Arial" w:eastAsia="Arial" w:hAnsi="Arial" w:cs="Arial"/>
            <w:b/>
            <w:bCs/>
            <w:sz w:val="19"/>
            <w:szCs w:val="19"/>
          </w:rPr>
          <w:delText>H</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H</w:delText>
        </w:r>
        <w:r w:rsidDel="002260E7">
          <w:rPr>
            <w:rFonts w:ascii="Arial" w:eastAsia="Arial" w:hAnsi="Arial" w:cs="Arial"/>
            <w:sz w:val="26"/>
            <w:szCs w:val="26"/>
            <w:vertAlign w:val="subscript"/>
          </w:rPr>
          <w:delText>1</w:delText>
        </w:r>
        <w:r w:rsidDel="002260E7">
          <w:rPr>
            <w:rFonts w:eastAsia="Times New Roman"/>
            <w:i/>
            <w:iCs/>
            <w:sz w:val="19"/>
            <w:szCs w:val="19"/>
          </w:rPr>
          <w:delText>; : : : ;</w:delText>
        </w:r>
        <w:r w:rsidDel="002260E7">
          <w:rPr>
            <w:rFonts w:eastAsia="Times New Roman"/>
            <w:sz w:val="19"/>
            <w:szCs w:val="19"/>
          </w:rPr>
          <w:delText xml:space="preserve"> </w:delText>
        </w:r>
        <w:r w:rsidDel="002260E7">
          <w:rPr>
            <w:rFonts w:ascii="Arial" w:eastAsia="Arial" w:hAnsi="Arial" w:cs="Arial"/>
            <w:i/>
            <w:iCs/>
            <w:sz w:val="19"/>
            <w:szCs w:val="19"/>
          </w:rPr>
          <w:delText>H</w:delText>
        </w:r>
        <w:r w:rsidDel="002260E7">
          <w:rPr>
            <w:rFonts w:ascii="Arial" w:eastAsia="Arial" w:hAnsi="Arial" w:cs="Arial"/>
            <w:i/>
            <w:iCs/>
            <w:sz w:val="26"/>
            <w:szCs w:val="26"/>
            <w:vertAlign w:val="subscript"/>
          </w:rPr>
          <w:delText>n</w:delText>
        </w:r>
        <w:r w:rsidDel="002260E7">
          <w:rPr>
            <w:rFonts w:eastAsia="Times New Roman"/>
            <w:sz w:val="19"/>
            <w:szCs w:val="19"/>
          </w:rPr>
          <w:delText xml:space="preserve">) </w:delText>
        </w:r>
        <w:r w:rsidDel="002260E7">
          <w:rPr>
            <w:rFonts w:ascii="Arial" w:eastAsia="Arial" w:hAnsi="Arial" w:cs="Arial"/>
            <w:sz w:val="19"/>
            <w:szCs w:val="19"/>
          </w:rPr>
          <w:delText>из</w:delText>
        </w:r>
        <w:r w:rsidDel="002260E7">
          <w:rPr>
            <w:rFonts w:eastAsia="Times New Roman"/>
            <w:sz w:val="19"/>
            <w:szCs w:val="19"/>
          </w:rPr>
          <w:delText xml:space="preserve"> </w:delText>
        </w:r>
        <w:r w:rsidDel="002260E7">
          <w:rPr>
            <w:rFonts w:ascii="Arial" w:eastAsia="Arial" w:hAnsi="Arial" w:cs="Arial"/>
            <w:b/>
            <w:bCs/>
            <w:sz w:val="19"/>
            <w:szCs w:val="19"/>
          </w:rPr>
          <w:delText>R</w:delText>
        </w:r>
        <w:r w:rsidDel="002260E7">
          <w:rPr>
            <w:rFonts w:eastAsia="Times New Roman"/>
            <w:sz w:val="19"/>
            <w:szCs w:val="19"/>
          </w:rPr>
          <w:delText xml:space="preserve"> </w:delText>
        </w:r>
        <w:r w:rsidDel="002260E7">
          <w:rPr>
            <w:rFonts w:ascii="Arial" w:eastAsia="Arial" w:hAnsi="Arial" w:cs="Arial"/>
            <w:sz w:val="19"/>
            <w:szCs w:val="19"/>
          </w:rPr>
          <w:delText>в</w:delText>
        </w:r>
        <w:r w:rsidDel="002260E7">
          <w:rPr>
            <w:rFonts w:eastAsia="Times New Roman"/>
            <w:sz w:val="19"/>
            <w:szCs w:val="19"/>
          </w:rPr>
          <w:delText xml:space="preserve"> </w:delText>
        </w:r>
        <w:r w:rsidDel="002260E7">
          <w:rPr>
            <w:rFonts w:ascii="Arial" w:eastAsia="Arial" w:hAnsi="Arial" w:cs="Arial"/>
            <w:b/>
            <w:bCs/>
            <w:sz w:val="19"/>
            <w:szCs w:val="19"/>
          </w:rPr>
          <w:delText>R</w:delText>
        </w:r>
        <w:r w:rsidDel="002260E7">
          <w:rPr>
            <w:rFonts w:eastAsia="Times New Roman"/>
            <w:sz w:val="19"/>
            <w:szCs w:val="19"/>
          </w:rPr>
          <w:delText xml:space="preserve"> </w:delText>
        </w:r>
        <w:r w:rsidDel="002260E7">
          <w:rPr>
            <w:rFonts w:ascii="Arial" w:eastAsia="Arial" w:hAnsi="Arial" w:cs="Arial"/>
            <w:sz w:val="19"/>
            <w:szCs w:val="19"/>
          </w:rPr>
          <w:delText>назовём</w:delText>
        </w:r>
        <w:r w:rsidDel="002260E7">
          <w:rPr>
            <w:rFonts w:eastAsia="Times New Roman"/>
            <w:sz w:val="19"/>
            <w:szCs w:val="19"/>
          </w:rPr>
          <w:delText xml:space="preserve"> </w:delText>
        </w:r>
        <w:r w:rsidDel="002260E7">
          <w:rPr>
            <w:rFonts w:ascii="Arial" w:eastAsia="Arial" w:hAnsi="Arial" w:cs="Arial"/>
            <w:i/>
            <w:iCs/>
            <w:sz w:val="19"/>
            <w:szCs w:val="19"/>
          </w:rPr>
          <w:delText>гиперболической системой</w:delText>
        </w:r>
        <w:r w:rsidDel="002260E7">
          <w:rPr>
            <w:rFonts w:eastAsia="Times New Roman"/>
            <w:sz w:val="19"/>
            <w:szCs w:val="19"/>
          </w:rPr>
          <w:delText xml:space="preserve"> </w:delText>
        </w:r>
        <w:r w:rsidDel="002260E7">
          <w:rPr>
            <w:rFonts w:ascii="Arial" w:eastAsia="Arial" w:hAnsi="Arial" w:cs="Arial"/>
            <w:sz w:val="19"/>
            <w:szCs w:val="19"/>
          </w:rPr>
          <w:delText>порядка</w:delText>
        </w:r>
        <w:r w:rsidDel="002260E7">
          <w:rPr>
            <w:rFonts w:eastAsia="Times New Roman"/>
            <w:sz w:val="19"/>
            <w:szCs w:val="19"/>
          </w:rPr>
          <w:delText xml:space="preserve"> </w:delText>
        </w:r>
        <w:r w:rsidDel="002260E7">
          <w:rPr>
            <w:rFonts w:ascii="Arial" w:eastAsia="Arial" w:hAnsi="Arial" w:cs="Arial"/>
            <w:i/>
            <w:iCs/>
            <w:sz w:val="19"/>
            <w:szCs w:val="19"/>
          </w:rPr>
          <w:delText>n</w:delText>
        </w:r>
        <w:r w:rsidDel="002260E7">
          <w:rPr>
            <w:rFonts w:ascii="Arial" w:eastAsia="Arial" w:hAnsi="Arial" w:cs="Arial"/>
            <w:sz w:val="19"/>
            <w:szCs w:val="19"/>
          </w:rPr>
          <w:delText>,</w:delText>
        </w:r>
        <w:r w:rsidDel="002260E7">
          <w:rPr>
            <w:rFonts w:eastAsia="Times New Roman"/>
            <w:sz w:val="19"/>
            <w:szCs w:val="19"/>
          </w:rPr>
          <w:delText xml:space="preserve"> </w:delText>
        </w:r>
        <w:r w:rsidDel="002260E7">
          <w:rPr>
            <w:rFonts w:ascii="Arial" w:eastAsia="Arial" w:hAnsi="Arial" w:cs="Arial"/>
            <w:sz w:val="19"/>
            <w:szCs w:val="19"/>
          </w:rPr>
          <w:delText>если</w:delText>
        </w:r>
        <w:r w:rsidDel="002260E7">
          <w:rPr>
            <w:rFonts w:eastAsia="Times New Roman"/>
            <w:sz w:val="19"/>
            <w:szCs w:val="19"/>
          </w:rPr>
          <w:delText xml:space="preserve"> </w:delText>
        </w:r>
        <w:r w:rsidDel="002260E7">
          <w:rPr>
            <w:rFonts w:ascii="Arial" w:eastAsia="Arial" w:hAnsi="Arial" w:cs="Arial"/>
            <w:i/>
            <w:iCs/>
            <w:sz w:val="19"/>
            <w:szCs w:val="19"/>
          </w:rPr>
          <w:delText>H</w:delText>
        </w:r>
        <w:r w:rsidDel="002260E7">
          <w:rPr>
            <w:rFonts w:eastAsia="Times New Roman"/>
            <w:i/>
            <w:iCs/>
            <w:sz w:val="26"/>
            <w:szCs w:val="26"/>
            <w:vertAlign w:val="superscript"/>
          </w:rPr>
          <w:delText>′</w:delText>
        </w:r>
        <w:r w:rsidDel="002260E7">
          <w:rPr>
            <w:rFonts w:ascii="Arial" w:eastAsia="Arial" w:hAnsi="Arial" w:cs="Arial"/>
            <w:i/>
            <w:iCs/>
            <w:sz w:val="26"/>
            <w:szCs w:val="26"/>
            <w:vertAlign w:val="subscript"/>
          </w:rPr>
          <w:delText>i</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 xml:space="preserve"> H</w:delText>
        </w:r>
        <w:r w:rsidDel="002260E7">
          <w:rPr>
            <w:rFonts w:ascii="Arial" w:eastAsia="Arial" w:hAnsi="Arial" w:cs="Arial"/>
            <w:i/>
            <w:iCs/>
            <w:sz w:val="26"/>
            <w:szCs w:val="26"/>
            <w:vertAlign w:val="subscript"/>
          </w:rPr>
          <w:delText>i</w:delText>
        </w:r>
        <w:r w:rsidDel="002260E7">
          <w:rPr>
            <w:rFonts w:eastAsia="Times New Roman"/>
            <w:sz w:val="26"/>
            <w:szCs w:val="26"/>
            <w:vertAlign w:val="subscript"/>
          </w:rPr>
          <w:delText>+</w:delText>
        </w:r>
        <w:r w:rsidDel="002260E7">
          <w:rPr>
            <w:rFonts w:ascii="Arial" w:eastAsia="Arial" w:hAnsi="Arial" w:cs="Arial"/>
            <w:sz w:val="26"/>
            <w:szCs w:val="26"/>
            <w:vertAlign w:val="subscript"/>
          </w:rPr>
          <w:delText>1</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для</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1</w:delText>
        </w:r>
        <w:r w:rsidDel="002260E7">
          <w:rPr>
            <w:rFonts w:ascii="Arial" w:eastAsia="Arial" w:hAnsi="Arial" w:cs="Arial"/>
            <w:i/>
            <w:iCs/>
            <w:sz w:val="19"/>
            <w:szCs w:val="19"/>
          </w:rPr>
          <w:delText xml:space="preserve"> i </w:delText>
        </w:r>
        <w:r w:rsidDel="002260E7">
          <w:rPr>
            <w:rFonts w:eastAsia="Times New Roman"/>
            <w:i/>
            <w:iCs/>
            <w:sz w:val="19"/>
            <w:szCs w:val="19"/>
          </w:rPr>
          <w:delText>&lt;</w:delText>
        </w:r>
        <w:r w:rsidDel="002260E7">
          <w:rPr>
            <w:rFonts w:ascii="Arial" w:eastAsia="Arial" w:hAnsi="Arial" w:cs="Arial"/>
            <w:i/>
            <w:iCs/>
            <w:sz w:val="19"/>
            <w:szCs w:val="19"/>
          </w:rPr>
          <w:delText xml:space="preserve"> n</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H</w:delText>
        </w:r>
        <w:r w:rsidDel="002260E7">
          <w:rPr>
            <w:rFonts w:eastAsia="Times New Roman"/>
            <w:i/>
            <w:iCs/>
            <w:sz w:val="26"/>
            <w:szCs w:val="26"/>
            <w:vertAlign w:val="superscript"/>
          </w:rPr>
          <w:delText>′</w:delText>
        </w:r>
        <w:r w:rsidDel="002260E7">
          <w:rPr>
            <w:rFonts w:ascii="Arial" w:eastAsia="Arial" w:hAnsi="Arial" w:cs="Arial"/>
            <w:i/>
            <w:iCs/>
            <w:sz w:val="26"/>
            <w:szCs w:val="26"/>
            <w:vertAlign w:val="subscript"/>
          </w:rPr>
          <w:delText>n</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 xml:space="preserve"> H</w:delText>
        </w:r>
        <w:r w:rsidDel="002260E7">
          <w:rPr>
            <w:rFonts w:ascii="Arial" w:eastAsia="Arial" w:hAnsi="Arial" w:cs="Arial"/>
            <w:sz w:val="26"/>
            <w:szCs w:val="26"/>
            <w:vertAlign w:val="subscript"/>
          </w:rPr>
          <w:delText>1</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и</w:delText>
        </w:r>
        <w:r w:rsidDel="002260E7">
          <w:rPr>
            <w:rFonts w:ascii="Arial" w:eastAsia="Arial" w:hAnsi="Arial" w:cs="Arial"/>
            <w:i/>
            <w:iCs/>
            <w:sz w:val="19"/>
            <w:szCs w:val="19"/>
          </w:rPr>
          <w:delText xml:space="preserve"> H</w:delText>
        </w:r>
        <w:r w:rsidDel="002260E7">
          <w:rPr>
            <w:rFonts w:ascii="Arial" w:eastAsia="Arial" w:hAnsi="Arial" w:cs="Arial"/>
            <w:i/>
            <w:iCs/>
            <w:sz w:val="26"/>
            <w:szCs w:val="26"/>
            <w:vertAlign w:val="subscript"/>
          </w:rPr>
          <w:delText>i</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sz w:val="19"/>
            <w:szCs w:val="19"/>
          </w:rPr>
          <w:delText>) =</w:delText>
        </w:r>
        <w:r w:rsidDel="002260E7">
          <w:rPr>
            <w:rFonts w:ascii="Arial" w:eastAsia="Arial" w:hAnsi="Arial" w:cs="Arial"/>
            <w:i/>
            <w:iCs/>
            <w:sz w:val="19"/>
            <w:szCs w:val="19"/>
          </w:rPr>
          <w:delText xml:space="preserve"> </w:delText>
        </w:r>
        <w:r w:rsidDel="002260E7">
          <w:rPr>
            <w:rFonts w:ascii="Arial" w:eastAsia="Arial" w:hAnsi="Arial" w:cs="Arial"/>
            <w:i/>
            <w:iCs/>
            <w:sz w:val="26"/>
            <w:szCs w:val="26"/>
            <w:vertAlign w:val="subscript"/>
          </w:rPr>
          <w:delText>i</w:delText>
        </w:r>
        <w:r w:rsidDel="002260E7">
          <w:rPr>
            <w:rFonts w:eastAsia="Times New Roman"/>
            <w:i/>
            <w:iCs/>
            <w:sz w:val="26"/>
            <w:szCs w:val="26"/>
            <w:vertAlign w:val="subscript"/>
          </w:rPr>
          <w:delText>;</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Аналогично,</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набор</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 xml:space="preserve">бесконечно–дифференцируемых функций </w:delText>
        </w:r>
        <w:r w:rsidDel="002260E7">
          <w:rPr>
            <w:rFonts w:ascii="Arial" w:eastAsia="Arial" w:hAnsi="Arial" w:cs="Arial"/>
            <w:b/>
            <w:bCs/>
            <w:sz w:val="19"/>
            <w:szCs w:val="19"/>
          </w:rPr>
          <w:delText>T</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w:delText>
        </w:r>
        <w:r w:rsidDel="002260E7">
          <w:rPr>
            <w:rFonts w:eastAsia="Times New Roman"/>
            <w:sz w:val="19"/>
            <w:szCs w:val="19"/>
          </w:rPr>
          <w:delText>= (</w:delText>
        </w:r>
        <w:r w:rsidDel="002260E7">
          <w:rPr>
            <w:rFonts w:ascii="Arial" w:eastAsia="Arial" w:hAnsi="Arial" w:cs="Arial"/>
            <w:i/>
            <w:iCs/>
            <w:sz w:val="19"/>
            <w:szCs w:val="19"/>
          </w:rPr>
          <w:delText>T</w:delText>
        </w:r>
        <w:r w:rsidDel="002260E7">
          <w:rPr>
            <w:rFonts w:ascii="Arial" w:eastAsia="Arial" w:hAnsi="Arial" w:cs="Arial"/>
            <w:sz w:val="26"/>
            <w:szCs w:val="26"/>
            <w:vertAlign w:val="subscript"/>
          </w:rPr>
          <w:delText>1</w:delText>
        </w:r>
        <w:r w:rsidDel="002260E7">
          <w:rPr>
            <w:rFonts w:eastAsia="Times New Roman"/>
            <w:i/>
            <w:iCs/>
            <w:sz w:val="19"/>
            <w:szCs w:val="19"/>
          </w:rPr>
          <w:delText>; : : :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T</w:delText>
        </w:r>
        <w:r w:rsidDel="002260E7">
          <w:rPr>
            <w:rFonts w:ascii="Arial" w:eastAsia="Arial" w:hAnsi="Arial" w:cs="Arial"/>
            <w:i/>
            <w:iCs/>
            <w:sz w:val="26"/>
            <w:szCs w:val="26"/>
            <w:vertAlign w:val="subscript"/>
          </w:rPr>
          <w:delText>n</w:delText>
        </w:r>
        <w:r w:rsidDel="002260E7">
          <w:rPr>
            <w:rFonts w:eastAsia="Times New Roman"/>
            <w:sz w:val="19"/>
            <w:szCs w:val="19"/>
          </w:rPr>
          <w:delText>)</w:delText>
        </w:r>
        <w:r w:rsidDel="002260E7">
          <w:rPr>
            <w:rFonts w:ascii="Arial" w:eastAsia="Arial" w:hAnsi="Arial" w:cs="Arial"/>
            <w:sz w:val="19"/>
            <w:szCs w:val="19"/>
          </w:rPr>
          <w:delText xml:space="preserve"> из </w:delText>
        </w:r>
        <w:r w:rsidDel="002260E7">
          <w:rPr>
            <w:rFonts w:ascii="Arial" w:eastAsia="Arial" w:hAnsi="Arial" w:cs="Arial"/>
            <w:b/>
            <w:bCs/>
            <w:sz w:val="19"/>
            <w:szCs w:val="19"/>
          </w:rPr>
          <w:delText>R</w:delText>
        </w:r>
        <w:r w:rsidDel="002260E7">
          <w:rPr>
            <w:rFonts w:ascii="Arial" w:eastAsia="Arial" w:hAnsi="Arial" w:cs="Arial"/>
            <w:sz w:val="19"/>
            <w:szCs w:val="19"/>
          </w:rPr>
          <w:delText xml:space="preserve"> в </w:delText>
        </w:r>
        <w:r w:rsidDel="002260E7">
          <w:rPr>
            <w:rFonts w:ascii="Arial" w:eastAsia="Arial" w:hAnsi="Arial" w:cs="Arial"/>
            <w:b/>
            <w:bCs/>
            <w:sz w:val="19"/>
            <w:szCs w:val="19"/>
          </w:rPr>
          <w:delText>R</w:delText>
        </w:r>
        <w:r w:rsidDel="002260E7">
          <w:rPr>
            <w:rFonts w:ascii="Arial" w:eastAsia="Arial" w:hAnsi="Arial" w:cs="Arial"/>
            <w:sz w:val="19"/>
            <w:szCs w:val="19"/>
          </w:rPr>
          <w:delText xml:space="preserve"> на-</w:delText>
        </w:r>
      </w:del>
    </w:p>
    <w:p w:rsidR="00A33515" w:rsidDel="002260E7" w:rsidRDefault="00A33515">
      <w:pPr>
        <w:spacing w:line="4" w:lineRule="exact"/>
        <w:rPr>
          <w:del w:id="7719" w:author="Admin" w:date="2019-02-19T02:10:00Z"/>
          <w:sz w:val="20"/>
          <w:szCs w:val="20"/>
        </w:rPr>
      </w:pPr>
    </w:p>
    <w:p w:rsidR="00A33515" w:rsidDel="002260E7" w:rsidRDefault="001A4D22">
      <w:pPr>
        <w:rPr>
          <w:del w:id="7720" w:author="Admin" w:date="2019-02-19T02:10:00Z"/>
          <w:sz w:val="20"/>
          <w:szCs w:val="20"/>
        </w:rPr>
      </w:pPr>
      <w:del w:id="7721" w:author="Admin" w:date="2019-02-19T02:10:00Z">
        <w:r w:rsidDel="002260E7">
          <w:rPr>
            <w:rFonts w:ascii="Arial" w:eastAsia="Arial" w:hAnsi="Arial" w:cs="Arial"/>
            <w:sz w:val="19"/>
            <w:szCs w:val="19"/>
          </w:rPr>
          <w:delText xml:space="preserve">зывается </w:delText>
        </w:r>
        <w:r w:rsidDel="002260E7">
          <w:rPr>
            <w:rFonts w:ascii="Arial" w:eastAsia="Arial" w:hAnsi="Arial" w:cs="Arial"/>
            <w:i/>
            <w:iCs/>
            <w:sz w:val="19"/>
            <w:szCs w:val="19"/>
          </w:rPr>
          <w:delText>тригонометрической системой</w:delText>
        </w:r>
        <w:r w:rsidDel="002260E7">
          <w:rPr>
            <w:rFonts w:ascii="Arial" w:eastAsia="Arial" w:hAnsi="Arial" w:cs="Arial"/>
            <w:sz w:val="19"/>
            <w:szCs w:val="19"/>
          </w:rPr>
          <w:delText xml:space="preserve"> порядка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если </w:delText>
        </w:r>
        <w:r w:rsidDel="002260E7">
          <w:rPr>
            <w:rFonts w:ascii="Arial" w:eastAsia="Arial" w:hAnsi="Arial" w:cs="Arial"/>
            <w:i/>
            <w:iCs/>
            <w:sz w:val="19"/>
            <w:szCs w:val="19"/>
          </w:rPr>
          <w:delText>T</w:delText>
        </w:r>
        <w:r w:rsidDel="002260E7">
          <w:rPr>
            <w:rFonts w:eastAsia="Times New Roman"/>
            <w:i/>
            <w:iCs/>
            <w:sz w:val="26"/>
            <w:szCs w:val="26"/>
            <w:vertAlign w:val="superscript"/>
          </w:rPr>
          <w:delText>′</w:delText>
        </w:r>
        <w:r w:rsidDel="002260E7">
          <w:rPr>
            <w:rFonts w:ascii="Arial" w:eastAsia="Arial" w:hAnsi="Arial" w:cs="Arial"/>
            <w:i/>
            <w:iCs/>
            <w:sz w:val="26"/>
            <w:szCs w:val="26"/>
            <w:vertAlign w:val="subscript"/>
          </w:rPr>
          <w:delText>i</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T</w:delText>
        </w:r>
        <w:r w:rsidDel="002260E7">
          <w:rPr>
            <w:rFonts w:ascii="Arial" w:eastAsia="Arial" w:hAnsi="Arial" w:cs="Arial"/>
            <w:i/>
            <w:iCs/>
            <w:sz w:val="26"/>
            <w:szCs w:val="26"/>
            <w:vertAlign w:val="subscript"/>
          </w:rPr>
          <w:delText>i</w:delText>
        </w:r>
        <w:r w:rsidDel="002260E7">
          <w:rPr>
            <w:rFonts w:eastAsia="Times New Roman"/>
            <w:sz w:val="26"/>
            <w:szCs w:val="26"/>
            <w:vertAlign w:val="subscript"/>
          </w:rPr>
          <w:delText>+</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для</w:delText>
        </w:r>
      </w:del>
    </w:p>
    <w:tbl>
      <w:tblPr>
        <w:tblW w:w="0" w:type="auto"/>
        <w:tblLayout w:type="fixed"/>
        <w:tblCellMar>
          <w:left w:w="0" w:type="dxa"/>
          <w:right w:w="0" w:type="dxa"/>
        </w:tblCellMar>
        <w:tblLook w:val="04A0" w:firstRow="1" w:lastRow="0" w:firstColumn="1" w:lastColumn="0" w:noHBand="0" w:noVBand="1"/>
      </w:tblPr>
      <w:tblGrid>
        <w:gridCol w:w="140"/>
        <w:gridCol w:w="200"/>
        <w:gridCol w:w="800"/>
        <w:gridCol w:w="520"/>
        <w:gridCol w:w="100"/>
        <w:gridCol w:w="360"/>
        <w:gridCol w:w="620"/>
        <w:gridCol w:w="180"/>
        <w:gridCol w:w="60"/>
        <w:gridCol w:w="20"/>
      </w:tblGrid>
      <w:tr w:rsidR="00A33515" w:rsidDel="002260E7">
        <w:trPr>
          <w:trHeight w:val="169"/>
          <w:del w:id="7722" w:author="Admin" w:date="2019-02-19T02:10:00Z"/>
        </w:trPr>
        <w:tc>
          <w:tcPr>
            <w:tcW w:w="140" w:type="dxa"/>
            <w:vAlign w:val="bottom"/>
          </w:tcPr>
          <w:p w:rsidR="00A33515" w:rsidDel="002260E7" w:rsidRDefault="001A4D22">
            <w:pPr>
              <w:spacing w:line="169" w:lineRule="exact"/>
              <w:jc w:val="right"/>
              <w:rPr>
                <w:del w:id="7723" w:author="Admin" w:date="2019-02-19T02:10:00Z"/>
                <w:sz w:val="20"/>
                <w:szCs w:val="20"/>
              </w:rPr>
            </w:pPr>
            <w:del w:id="7724" w:author="Admin" w:date="2019-02-19T02:10:00Z">
              <w:r w:rsidDel="002260E7">
                <w:rPr>
                  <w:rFonts w:ascii="Arial" w:eastAsia="Arial" w:hAnsi="Arial" w:cs="Arial"/>
                  <w:w w:val="75"/>
                  <w:sz w:val="19"/>
                  <w:szCs w:val="19"/>
                </w:rPr>
                <w:delText>1</w:delText>
              </w:r>
            </w:del>
          </w:p>
        </w:tc>
        <w:tc>
          <w:tcPr>
            <w:tcW w:w="200" w:type="dxa"/>
            <w:vMerge w:val="restart"/>
            <w:vAlign w:val="bottom"/>
          </w:tcPr>
          <w:p w:rsidR="00A33515" w:rsidDel="002260E7" w:rsidRDefault="00A33515">
            <w:pPr>
              <w:rPr>
                <w:del w:id="7725" w:author="Admin" w:date="2019-02-19T02:10:00Z"/>
                <w:sz w:val="14"/>
                <w:szCs w:val="14"/>
              </w:rPr>
            </w:pPr>
          </w:p>
        </w:tc>
        <w:tc>
          <w:tcPr>
            <w:tcW w:w="800" w:type="dxa"/>
            <w:vAlign w:val="bottom"/>
          </w:tcPr>
          <w:p w:rsidR="00A33515" w:rsidDel="002260E7" w:rsidRDefault="001A4D22">
            <w:pPr>
              <w:spacing w:line="169" w:lineRule="exact"/>
              <w:ind w:left="40"/>
              <w:rPr>
                <w:del w:id="7726" w:author="Admin" w:date="2019-02-19T02:10:00Z"/>
                <w:sz w:val="20"/>
                <w:szCs w:val="20"/>
              </w:rPr>
            </w:pPr>
            <w:del w:id="7727" w:author="Admin" w:date="2019-02-19T02:10:00Z">
              <w:r w:rsidDel="002260E7">
                <w:rPr>
                  <w:rFonts w:ascii="Arial" w:eastAsia="Arial" w:hAnsi="Arial" w:cs="Arial"/>
                  <w:i/>
                  <w:iCs/>
                  <w:sz w:val="15"/>
                  <w:szCs w:val="15"/>
                </w:rPr>
                <w:delText xml:space="preserve">i </w:delText>
              </w:r>
              <w:r w:rsidDel="002260E7">
                <w:rPr>
                  <w:rFonts w:eastAsia="Times New Roman"/>
                  <w:i/>
                  <w:iCs/>
                  <w:sz w:val="15"/>
                  <w:szCs w:val="15"/>
                </w:rPr>
                <w:delText>&lt;</w:delText>
              </w:r>
              <w:r w:rsidDel="002260E7">
                <w:rPr>
                  <w:rFonts w:ascii="Arial" w:eastAsia="Arial" w:hAnsi="Arial" w:cs="Arial"/>
                  <w:i/>
                  <w:iCs/>
                  <w:sz w:val="15"/>
                  <w:szCs w:val="15"/>
                </w:rPr>
                <w:delText xml:space="preserve"> n</w:delText>
              </w:r>
              <w:r w:rsidDel="002260E7">
                <w:rPr>
                  <w:rFonts w:ascii="Arial" w:eastAsia="Arial" w:hAnsi="Arial" w:cs="Arial"/>
                  <w:sz w:val="15"/>
                  <w:szCs w:val="15"/>
                </w:rPr>
                <w:delText>,</w:delText>
              </w:r>
              <w:r w:rsidDel="002260E7">
                <w:rPr>
                  <w:rFonts w:ascii="Arial" w:eastAsia="Arial" w:hAnsi="Arial" w:cs="Arial"/>
                  <w:i/>
                  <w:iCs/>
                  <w:sz w:val="15"/>
                  <w:szCs w:val="15"/>
                </w:rPr>
                <w:delText xml:space="preserve"> T</w:delText>
              </w:r>
              <w:r w:rsidDel="002260E7">
                <w:rPr>
                  <w:rFonts w:eastAsia="Times New Roman"/>
                  <w:i/>
                  <w:iCs/>
                  <w:sz w:val="19"/>
                  <w:szCs w:val="19"/>
                  <w:vertAlign w:val="superscript"/>
                </w:rPr>
                <w:delText>′</w:delText>
              </w:r>
            </w:del>
          </w:p>
        </w:tc>
        <w:tc>
          <w:tcPr>
            <w:tcW w:w="520" w:type="dxa"/>
            <w:vAlign w:val="bottom"/>
          </w:tcPr>
          <w:p w:rsidR="00A33515" w:rsidDel="002260E7" w:rsidRDefault="001A4D22">
            <w:pPr>
              <w:spacing w:line="169" w:lineRule="exact"/>
              <w:ind w:left="40"/>
              <w:rPr>
                <w:del w:id="7728" w:author="Admin" w:date="2019-02-19T02:10:00Z"/>
                <w:sz w:val="20"/>
                <w:szCs w:val="20"/>
              </w:rPr>
            </w:pPr>
            <w:del w:id="7729" w:author="Admin" w:date="2019-02-19T02:10:00Z">
              <w:r w:rsidDel="002260E7">
                <w:rPr>
                  <w:rFonts w:eastAsia="Times New Roman"/>
                  <w:sz w:val="19"/>
                  <w:szCs w:val="19"/>
                </w:rPr>
                <w:delText xml:space="preserve">=  </w:delText>
              </w:r>
              <w:r w:rsidDel="002260E7">
                <w:rPr>
                  <w:rFonts w:ascii="Arial" w:eastAsia="Arial" w:hAnsi="Arial" w:cs="Arial"/>
                  <w:i/>
                  <w:iCs/>
                  <w:sz w:val="19"/>
                  <w:szCs w:val="19"/>
                </w:rPr>
                <w:delText>T</w:delText>
              </w:r>
            </w:del>
          </w:p>
        </w:tc>
        <w:tc>
          <w:tcPr>
            <w:tcW w:w="100" w:type="dxa"/>
            <w:vMerge w:val="restart"/>
            <w:vAlign w:val="bottom"/>
          </w:tcPr>
          <w:p w:rsidR="00A33515" w:rsidDel="002260E7" w:rsidRDefault="001A4D22">
            <w:pPr>
              <w:jc w:val="right"/>
              <w:rPr>
                <w:del w:id="7730" w:author="Admin" w:date="2019-02-19T02:10:00Z"/>
                <w:sz w:val="20"/>
                <w:szCs w:val="20"/>
              </w:rPr>
            </w:pPr>
            <w:del w:id="7731" w:author="Admin" w:date="2019-02-19T02:10:00Z">
              <w:r w:rsidDel="002260E7">
                <w:rPr>
                  <w:rFonts w:ascii="Arial" w:eastAsia="Arial" w:hAnsi="Arial" w:cs="Arial"/>
                  <w:w w:val="76"/>
                  <w:sz w:val="14"/>
                  <w:szCs w:val="14"/>
                </w:rPr>
                <w:delText>1</w:delText>
              </w:r>
            </w:del>
          </w:p>
        </w:tc>
        <w:tc>
          <w:tcPr>
            <w:tcW w:w="360" w:type="dxa"/>
            <w:vAlign w:val="bottom"/>
          </w:tcPr>
          <w:p w:rsidR="00A33515" w:rsidDel="002260E7" w:rsidRDefault="001A4D22">
            <w:pPr>
              <w:spacing w:line="169" w:lineRule="exact"/>
              <w:ind w:left="40"/>
              <w:rPr>
                <w:del w:id="7732" w:author="Admin" w:date="2019-02-19T02:10:00Z"/>
                <w:sz w:val="20"/>
                <w:szCs w:val="20"/>
              </w:rPr>
            </w:pPr>
            <w:del w:id="7733" w:author="Admin" w:date="2019-02-19T02:10:00Z">
              <w:r w:rsidDel="002260E7">
                <w:rPr>
                  <w:rFonts w:ascii="Arial" w:eastAsia="Arial" w:hAnsi="Arial" w:cs="Arial"/>
                  <w:sz w:val="19"/>
                  <w:szCs w:val="19"/>
                </w:rPr>
                <w:delText xml:space="preserve">и </w:delText>
              </w:r>
              <w:r w:rsidDel="002260E7">
                <w:rPr>
                  <w:rFonts w:ascii="Arial" w:eastAsia="Arial" w:hAnsi="Arial" w:cs="Arial"/>
                  <w:i/>
                  <w:iCs/>
                  <w:sz w:val="19"/>
                  <w:szCs w:val="19"/>
                </w:rPr>
                <w:delText>T</w:delText>
              </w:r>
            </w:del>
          </w:p>
        </w:tc>
        <w:tc>
          <w:tcPr>
            <w:tcW w:w="620" w:type="dxa"/>
            <w:vAlign w:val="bottom"/>
          </w:tcPr>
          <w:p w:rsidR="00A33515" w:rsidDel="002260E7" w:rsidRDefault="001A4D22">
            <w:pPr>
              <w:spacing w:line="169" w:lineRule="exact"/>
              <w:jc w:val="right"/>
              <w:rPr>
                <w:del w:id="7734" w:author="Admin" w:date="2019-02-19T02:10:00Z"/>
                <w:sz w:val="20"/>
                <w:szCs w:val="20"/>
              </w:rPr>
            </w:pPr>
            <w:del w:id="7735" w:author="Admin" w:date="2019-02-19T02:10:00Z">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sz w:val="19"/>
                  <w:szCs w:val="19"/>
                </w:rPr>
                <w:delText>) =</w:delText>
              </w:r>
            </w:del>
          </w:p>
        </w:tc>
        <w:tc>
          <w:tcPr>
            <w:tcW w:w="180" w:type="dxa"/>
            <w:vMerge w:val="restart"/>
            <w:vAlign w:val="bottom"/>
          </w:tcPr>
          <w:p w:rsidR="00A33515" w:rsidDel="002260E7" w:rsidRDefault="001A4D22">
            <w:pPr>
              <w:rPr>
                <w:del w:id="7736" w:author="Admin" w:date="2019-02-19T02:10:00Z"/>
                <w:sz w:val="20"/>
                <w:szCs w:val="20"/>
              </w:rPr>
            </w:pPr>
            <w:del w:id="7737" w:author="Admin" w:date="2019-02-19T02:10:00Z">
              <w:r w:rsidDel="002260E7">
                <w:rPr>
                  <w:rFonts w:ascii="Arial" w:eastAsia="Arial" w:hAnsi="Arial" w:cs="Arial"/>
                  <w:i/>
                  <w:iCs/>
                  <w:sz w:val="14"/>
                  <w:szCs w:val="14"/>
                </w:rPr>
                <w:delText>i</w:delText>
              </w:r>
              <w:r w:rsidDel="002260E7">
                <w:rPr>
                  <w:rFonts w:eastAsia="Times New Roman"/>
                  <w:i/>
                  <w:iCs/>
                  <w:sz w:val="14"/>
                  <w:szCs w:val="14"/>
                </w:rPr>
                <w:delText>;</w:delText>
              </w:r>
              <w:r w:rsidDel="002260E7">
                <w:rPr>
                  <w:rFonts w:ascii="Arial" w:eastAsia="Arial" w:hAnsi="Arial" w:cs="Arial"/>
                  <w:i/>
                  <w:iCs/>
                  <w:sz w:val="14"/>
                  <w:szCs w:val="14"/>
                </w:rPr>
                <w:delText>n</w:delText>
              </w:r>
            </w:del>
          </w:p>
        </w:tc>
        <w:tc>
          <w:tcPr>
            <w:tcW w:w="60" w:type="dxa"/>
            <w:vAlign w:val="bottom"/>
          </w:tcPr>
          <w:p w:rsidR="00A33515" w:rsidDel="002260E7" w:rsidRDefault="001A4D22">
            <w:pPr>
              <w:spacing w:line="169" w:lineRule="exact"/>
              <w:jc w:val="right"/>
              <w:rPr>
                <w:del w:id="7738" w:author="Admin" w:date="2019-02-19T02:10:00Z"/>
                <w:sz w:val="20"/>
                <w:szCs w:val="20"/>
              </w:rPr>
            </w:pPr>
            <w:del w:id="7739" w:author="Admin" w:date="2019-02-19T02:10:00Z">
              <w:r w:rsidDel="002260E7">
                <w:rPr>
                  <w:rFonts w:ascii="Arial" w:eastAsia="Arial" w:hAnsi="Arial" w:cs="Arial"/>
                  <w:w w:val="74"/>
                  <w:sz w:val="19"/>
                  <w:szCs w:val="19"/>
                </w:rPr>
                <w:delText>.</w:delText>
              </w:r>
            </w:del>
          </w:p>
        </w:tc>
        <w:tc>
          <w:tcPr>
            <w:tcW w:w="0" w:type="dxa"/>
            <w:vAlign w:val="bottom"/>
          </w:tcPr>
          <w:p w:rsidR="00A33515" w:rsidDel="002260E7" w:rsidRDefault="00A33515">
            <w:pPr>
              <w:rPr>
                <w:del w:id="7740" w:author="Admin" w:date="2019-02-19T02:10:00Z"/>
                <w:sz w:val="1"/>
                <w:szCs w:val="1"/>
              </w:rPr>
            </w:pPr>
          </w:p>
        </w:tc>
      </w:tr>
      <w:tr w:rsidR="00A33515" w:rsidDel="002260E7">
        <w:trPr>
          <w:trHeight w:val="190"/>
          <w:del w:id="7741" w:author="Admin" w:date="2019-02-19T02:10:00Z"/>
        </w:trPr>
        <w:tc>
          <w:tcPr>
            <w:tcW w:w="140" w:type="dxa"/>
            <w:vAlign w:val="bottom"/>
          </w:tcPr>
          <w:p w:rsidR="00A33515" w:rsidDel="002260E7" w:rsidRDefault="00A33515">
            <w:pPr>
              <w:rPr>
                <w:del w:id="7742" w:author="Admin" w:date="2019-02-19T02:10:00Z"/>
                <w:sz w:val="16"/>
                <w:szCs w:val="16"/>
              </w:rPr>
            </w:pPr>
          </w:p>
        </w:tc>
        <w:tc>
          <w:tcPr>
            <w:tcW w:w="200" w:type="dxa"/>
            <w:vMerge/>
            <w:vAlign w:val="bottom"/>
          </w:tcPr>
          <w:p w:rsidR="00A33515" w:rsidDel="002260E7" w:rsidRDefault="00A33515">
            <w:pPr>
              <w:rPr>
                <w:del w:id="7743" w:author="Admin" w:date="2019-02-19T02:10:00Z"/>
                <w:sz w:val="16"/>
                <w:szCs w:val="16"/>
              </w:rPr>
            </w:pPr>
          </w:p>
        </w:tc>
        <w:tc>
          <w:tcPr>
            <w:tcW w:w="800" w:type="dxa"/>
            <w:vAlign w:val="bottom"/>
          </w:tcPr>
          <w:p w:rsidR="00A33515" w:rsidDel="002260E7" w:rsidRDefault="001A4D22">
            <w:pPr>
              <w:ind w:left="680"/>
              <w:rPr>
                <w:del w:id="7744" w:author="Admin" w:date="2019-02-19T02:10:00Z"/>
                <w:sz w:val="20"/>
                <w:szCs w:val="20"/>
              </w:rPr>
            </w:pPr>
            <w:del w:id="7745" w:author="Admin" w:date="2019-02-19T02:10:00Z">
              <w:r w:rsidDel="002260E7">
                <w:rPr>
                  <w:rFonts w:ascii="Arial" w:eastAsia="Arial" w:hAnsi="Arial" w:cs="Arial"/>
                  <w:i/>
                  <w:iCs/>
                  <w:sz w:val="14"/>
                  <w:szCs w:val="14"/>
                </w:rPr>
                <w:delText>n</w:delText>
              </w:r>
            </w:del>
          </w:p>
        </w:tc>
        <w:tc>
          <w:tcPr>
            <w:tcW w:w="520" w:type="dxa"/>
            <w:vAlign w:val="bottom"/>
          </w:tcPr>
          <w:p w:rsidR="00A33515" w:rsidDel="002260E7" w:rsidRDefault="00A33515">
            <w:pPr>
              <w:rPr>
                <w:del w:id="7746" w:author="Admin" w:date="2019-02-19T02:10:00Z"/>
                <w:sz w:val="16"/>
                <w:szCs w:val="16"/>
              </w:rPr>
            </w:pPr>
          </w:p>
        </w:tc>
        <w:tc>
          <w:tcPr>
            <w:tcW w:w="100" w:type="dxa"/>
            <w:vMerge/>
            <w:vAlign w:val="bottom"/>
          </w:tcPr>
          <w:p w:rsidR="00A33515" w:rsidDel="002260E7" w:rsidRDefault="00A33515">
            <w:pPr>
              <w:rPr>
                <w:del w:id="7747" w:author="Admin" w:date="2019-02-19T02:10:00Z"/>
                <w:sz w:val="16"/>
                <w:szCs w:val="16"/>
              </w:rPr>
            </w:pPr>
          </w:p>
        </w:tc>
        <w:tc>
          <w:tcPr>
            <w:tcW w:w="360" w:type="dxa"/>
            <w:vAlign w:val="bottom"/>
          </w:tcPr>
          <w:p w:rsidR="00A33515" w:rsidDel="002260E7" w:rsidRDefault="001A4D22">
            <w:pPr>
              <w:ind w:left="320"/>
              <w:rPr>
                <w:del w:id="7748" w:author="Admin" w:date="2019-02-19T02:10:00Z"/>
                <w:sz w:val="20"/>
                <w:szCs w:val="20"/>
              </w:rPr>
            </w:pPr>
            <w:del w:id="7749" w:author="Admin" w:date="2019-02-19T02:10:00Z">
              <w:r w:rsidDel="002260E7">
                <w:rPr>
                  <w:rFonts w:ascii="Arial" w:eastAsia="Arial" w:hAnsi="Arial" w:cs="Arial"/>
                  <w:i/>
                  <w:iCs/>
                  <w:w w:val="73"/>
                  <w:sz w:val="12"/>
                  <w:szCs w:val="12"/>
                </w:rPr>
                <w:delText>i</w:delText>
              </w:r>
            </w:del>
          </w:p>
        </w:tc>
        <w:tc>
          <w:tcPr>
            <w:tcW w:w="620" w:type="dxa"/>
            <w:vAlign w:val="bottom"/>
          </w:tcPr>
          <w:p w:rsidR="00A33515" w:rsidDel="002260E7" w:rsidRDefault="00A33515">
            <w:pPr>
              <w:rPr>
                <w:del w:id="7750" w:author="Admin" w:date="2019-02-19T02:10:00Z"/>
                <w:sz w:val="16"/>
                <w:szCs w:val="16"/>
              </w:rPr>
            </w:pPr>
          </w:p>
        </w:tc>
        <w:tc>
          <w:tcPr>
            <w:tcW w:w="180" w:type="dxa"/>
            <w:vMerge/>
            <w:vAlign w:val="bottom"/>
          </w:tcPr>
          <w:p w:rsidR="00A33515" w:rsidDel="002260E7" w:rsidRDefault="00A33515">
            <w:pPr>
              <w:rPr>
                <w:del w:id="7751" w:author="Admin" w:date="2019-02-19T02:10:00Z"/>
                <w:sz w:val="16"/>
                <w:szCs w:val="16"/>
              </w:rPr>
            </w:pPr>
          </w:p>
        </w:tc>
        <w:tc>
          <w:tcPr>
            <w:tcW w:w="60" w:type="dxa"/>
            <w:vAlign w:val="bottom"/>
          </w:tcPr>
          <w:p w:rsidR="00A33515" w:rsidDel="002260E7" w:rsidRDefault="00A33515">
            <w:pPr>
              <w:rPr>
                <w:del w:id="7752" w:author="Admin" w:date="2019-02-19T02:10:00Z"/>
                <w:sz w:val="16"/>
                <w:szCs w:val="16"/>
              </w:rPr>
            </w:pPr>
          </w:p>
        </w:tc>
        <w:tc>
          <w:tcPr>
            <w:tcW w:w="0" w:type="dxa"/>
            <w:vAlign w:val="bottom"/>
          </w:tcPr>
          <w:p w:rsidR="00A33515" w:rsidDel="002260E7" w:rsidRDefault="00A33515">
            <w:pPr>
              <w:rPr>
                <w:del w:id="7753" w:author="Admin" w:date="2019-02-19T02:10:00Z"/>
                <w:sz w:val="1"/>
                <w:szCs w:val="1"/>
              </w:rPr>
            </w:pPr>
          </w:p>
        </w:tc>
      </w:tr>
    </w:tbl>
    <w:p w:rsidR="00A33515" w:rsidDel="002260E7" w:rsidRDefault="00A33515">
      <w:pPr>
        <w:spacing w:line="78" w:lineRule="exact"/>
        <w:rPr>
          <w:del w:id="7754" w:author="Admin" w:date="2019-02-19T02:10:00Z"/>
          <w:sz w:val="20"/>
          <w:szCs w:val="20"/>
        </w:rPr>
      </w:pPr>
    </w:p>
    <w:p w:rsidR="00A33515" w:rsidDel="002260E7" w:rsidRDefault="001A4D22">
      <w:pPr>
        <w:numPr>
          <w:ilvl w:val="0"/>
          <w:numId w:val="671"/>
        </w:numPr>
        <w:tabs>
          <w:tab w:val="left" w:pos="500"/>
        </w:tabs>
        <w:spacing w:line="287" w:lineRule="auto"/>
        <w:ind w:left="500" w:hanging="273"/>
        <w:jc w:val="both"/>
        <w:rPr>
          <w:del w:id="7755" w:author="Admin" w:date="2019-02-19T02:10:00Z"/>
          <w:rFonts w:ascii="Arial" w:eastAsia="Arial" w:hAnsi="Arial" w:cs="Arial"/>
          <w:b/>
          <w:bCs/>
          <w:sz w:val="20"/>
          <w:szCs w:val="20"/>
        </w:rPr>
        <w:pPrChange w:id="7756" w:author="Admin" w:date="2019-02-19T00:19:00Z">
          <w:pPr>
            <w:numPr>
              <w:numId w:val="674"/>
            </w:numPr>
            <w:tabs>
              <w:tab w:val="left" w:pos="500"/>
            </w:tabs>
            <w:spacing w:line="287" w:lineRule="auto"/>
            <w:ind w:left="500" w:hanging="273"/>
            <w:jc w:val="both"/>
          </w:pPr>
        </w:pPrChange>
      </w:pPr>
      <w:del w:id="7757" w:author="Admin" w:date="2019-02-19T02:10:00Z">
        <w:r w:rsidDel="002260E7">
          <w:rPr>
            <w:rFonts w:ascii="Arial" w:eastAsia="Arial" w:hAnsi="Arial" w:cs="Arial"/>
            <w:sz w:val="20"/>
            <w:szCs w:val="20"/>
          </w:rPr>
          <w:delText xml:space="preserve">Докажите, что пары </w:delText>
        </w:r>
        <w:r w:rsidDel="002260E7">
          <w:rPr>
            <w:rFonts w:eastAsia="Times New Roman"/>
            <w:sz w:val="20"/>
            <w:szCs w:val="20"/>
          </w:rPr>
          <w:delText>(sh(</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ch(</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sz w:val="20"/>
            <w:szCs w:val="20"/>
          </w:rPr>
          <w:delText xml:space="preserve"> и </w:delText>
        </w:r>
        <w:r w:rsidDel="002260E7">
          <w:rPr>
            <w:rFonts w:eastAsia="Times New Roman"/>
            <w:sz w:val="20"/>
            <w:szCs w:val="20"/>
          </w:rPr>
          <w:delText>(sin(</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cos(</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sz w:val="20"/>
            <w:szCs w:val="20"/>
          </w:rPr>
          <w:delText xml:space="preserve"> задают, соответст-венно, единственные возможные гиперболические и тригономет-рические системы порядка 2. В явном виде опишите гиперболиче-ские и тригонометрические системы порядка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A33515">
      <w:pPr>
        <w:rPr>
          <w:del w:id="7758"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91" w:lineRule="exact"/>
        <w:rPr>
          <w:del w:id="7759" w:author="Admin" w:date="2019-02-19T02:10:00Z"/>
          <w:sz w:val="20"/>
          <w:szCs w:val="20"/>
        </w:rPr>
      </w:pPr>
    </w:p>
    <w:p w:rsidR="00A33515" w:rsidDel="002260E7" w:rsidRDefault="001A4D22">
      <w:pPr>
        <w:ind w:right="-19"/>
        <w:jc w:val="center"/>
        <w:rPr>
          <w:del w:id="7760" w:author="Admin" w:date="2019-02-19T02:10:00Z"/>
          <w:sz w:val="20"/>
          <w:szCs w:val="20"/>
        </w:rPr>
      </w:pPr>
      <w:del w:id="7761"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289</w:delText>
        </w:r>
        <w:r w:rsidDel="002260E7">
          <w:rPr>
            <w:rFonts w:ascii="Arial" w:eastAsia="Arial" w:hAnsi="Arial" w:cs="Arial"/>
            <w:sz w:val="20"/>
            <w:szCs w:val="20"/>
          </w:rPr>
          <w:delText xml:space="preserve"> −</w:delText>
        </w:r>
      </w:del>
    </w:p>
    <w:p w:rsidR="00A33515" w:rsidDel="002260E7" w:rsidRDefault="00A33515">
      <w:pPr>
        <w:rPr>
          <w:del w:id="7762"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1593"/>
        <w:rPr>
          <w:del w:id="7763" w:author="Admin" w:date="2019-02-19T02:10:00Z"/>
          <w:sz w:val="20"/>
          <w:szCs w:val="20"/>
        </w:rPr>
      </w:pPr>
      <w:bookmarkStart w:id="7764" w:name="page300"/>
      <w:bookmarkEnd w:id="7764"/>
      <w:del w:id="7765" w:author="Admin" w:date="2019-02-19T02:10:00Z">
        <w:r w:rsidDel="002260E7">
          <w:rPr>
            <w:rFonts w:ascii="Arial" w:eastAsia="Arial" w:hAnsi="Arial" w:cs="Arial"/>
            <w:sz w:val="18"/>
            <w:szCs w:val="18"/>
          </w:rPr>
          <w:lastRenderedPageBreak/>
          <w:delText>Турнир юных математиков 2018 года</w:delText>
        </w:r>
      </w:del>
    </w:p>
    <w:p w:rsidR="00A33515" w:rsidDel="002260E7" w:rsidRDefault="00A33515">
      <w:pPr>
        <w:spacing w:line="184" w:lineRule="exact"/>
        <w:rPr>
          <w:del w:id="7766" w:author="Admin" w:date="2019-02-19T02:10:00Z"/>
          <w:sz w:val="20"/>
          <w:szCs w:val="20"/>
        </w:rPr>
      </w:pPr>
    </w:p>
    <w:p w:rsidR="00A33515" w:rsidDel="002260E7" w:rsidRDefault="001A4D22">
      <w:pPr>
        <w:numPr>
          <w:ilvl w:val="0"/>
          <w:numId w:val="672"/>
        </w:numPr>
        <w:tabs>
          <w:tab w:val="left" w:pos="273"/>
        </w:tabs>
        <w:spacing w:line="243" w:lineRule="auto"/>
        <w:ind w:left="273" w:hanging="273"/>
        <w:jc w:val="both"/>
        <w:rPr>
          <w:del w:id="7767" w:author="Admin" w:date="2019-02-19T02:10:00Z"/>
          <w:rFonts w:ascii="Arial" w:eastAsia="Arial" w:hAnsi="Arial" w:cs="Arial"/>
          <w:b/>
          <w:bCs/>
          <w:sz w:val="20"/>
          <w:szCs w:val="20"/>
        </w:rPr>
        <w:pPrChange w:id="7768" w:author="Admin" w:date="2019-02-19T00:19:00Z">
          <w:pPr>
            <w:numPr>
              <w:numId w:val="675"/>
            </w:numPr>
            <w:tabs>
              <w:tab w:val="left" w:pos="273"/>
            </w:tabs>
            <w:spacing w:line="243" w:lineRule="auto"/>
            <w:ind w:left="273" w:hanging="273"/>
            <w:jc w:val="both"/>
          </w:pPr>
        </w:pPrChange>
      </w:pPr>
      <w:del w:id="7769" w:author="Admin" w:date="2019-02-19T02:10:00Z">
        <w:r w:rsidDel="002260E7">
          <w:rPr>
            <w:rFonts w:ascii="Arial" w:eastAsia="Arial" w:hAnsi="Arial" w:cs="Arial"/>
            <w:sz w:val="20"/>
            <w:szCs w:val="20"/>
          </w:rPr>
          <w:delText xml:space="preserve">Докажите, что для гиперболических и тригонометрических систем порядка 2 выполнены формулы Эйлера: </w:delText>
        </w:r>
        <w:r w:rsidDel="002260E7">
          <w:rPr>
            <w:rFonts w:ascii="Arial" w:eastAsia="Arial" w:hAnsi="Arial" w:cs="Arial"/>
            <w:i/>
            <w:iCs/>
            <w:sz w:val="20"/>
            <w:szCs w:val="20"/>
          </w:rPr>
          <w:delText>H</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H</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e</w:delText>
        </w:r>
        <w:r w:rsidDel="002260E7">
          <w:rPr>
            <w:rFonts w:ascii="Arial" w:eastAsia="Arial" w:hAnsi="Arial" w:cs="Arial"/>
            <w:i/>
            <w:iCs/>
            <w:sz w:val="27"/>
            <w:szCs w:val="27"/>
            <w:vertAlign w:val="superscript"/>
          </w:rPr>
          <w:delText>t</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iT</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i/>
            <w:iCs/>
            <w:sz w:val="20"/>
            <w:szCs w:val="20"/>
          </w:rPr>
          <w:delText xml:space="preserve"> e</w:delText>
        </w:r>
        <w:r w:rsidDel="002260E7">
          <w:rPr>
            <w:rFonts w:ascii="Arial" w:eastAsia="Arial" w:hAnsi="Arial" w:cs="Arial"/>
            <w:i/>
            <w:iCs/>
            <w:sz w:val="27"/>
            <w:szCs w:val="27"/>
            <w:vertAlign w:val="superscript"/>
          </w:rPr>
          <w:delText>it</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Обобщите их на произвольные системы</w:delText>
        </w:r>
        <w:r w:rsidDel="002260E7">
          <w:rPr>
            <w:rFonts w:ascii="Arial" w:eastAsia="Arial" w:hAnsi="Arial" w:cs="Arial"/>
            <w:i/>
            <w:iCs/>
            <w:sz w:val="20"/>
            <w:szCs w:val="20"/>
          </w:rPr>
          <w:delText xml:space="preserve"> </w:delText>
        </w:r>
        <w:r w:rsidDel="002260E7">
          <w:rPr>
            <w:rFonts w:ascii="Arial" w:eastAsia="Arial" w:hAnsi="Arial" w:cs="Arial"/>
            <w:b/>
            <w:bCs/>
            <w:sz w:val="20"/>
            <w:szCs w:val="20"/>
          </w:rPr>
          <w:delText>H</w:delText>
        </w:r>
        <w:r w:rsidDel="002260E7">
          <w:rPr>
            <w:rFonts w:ascii="Arial" w:eastAsia="Arial" w:hAnsi="Arial" w:cs="Arial"/>
            <w:i/>
            <w:iCs/>
            <w:sz w:val="27"/>
            <w:szCs w:val="27"/>
            <w:vertAlign w:val="subscript"/>
          </w:rPr>
          <w:delText>n</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b/>
            <w:bCs/>
            <w:sz w:val="20"/>
            <w:szCs w:val="20"/>
          </w:rPr>
          <w:delText>T</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w:delText>
        </w:r>
      </w:del>
    </w:p>
    <w:p w:rsidR="00A33515" w:rsidDel="002260E7" w:rsidRDefault="00A33515">
      <w:pPr>
        <w:spacing w:line="35" w:lineRule="exact"/>
        <w:rPr>
          <w:del w:id="7770" w:author="Admin" w:date="2019-02-19T02:10:00Z"/>
          <w:rFonts w:ascii="Arial" w:eastAsia="Arial" w:hAnsi="Arial" w:cs="Arial"/>
          <w:b/>
          <w:bCs/>
          <w:sz w:val="20"/>
          <w:szCs w:val="20"/>
        </w:rPr>
      </w:pPr>
    </w:p>
    <w:p w:rsidR="00A33515" w:rsidDel="002260E7" w:rsidRDefault="001A4D22">
      <w:pPr>
        <w:numPr>
          <w:ilvl w:val="0"/>
          <w:numId w:val="672"/>
        </w:numPr>
        <w:tabs>
          <w:tab w:val="left" w:pos="273"/>
        </w:tabs>
        <w:spacing w:line="241" w:lineRule="auto"/>
        <w:ind w:left="273" w:hanging="273"/>
        <w:jc w:val="both"/>
        <w:rPr>
          <w:del w:id="7771" w:author="Admin" w:date="2019-02-19T02:10:00Z"/>
          <w:rFonts w:ascii="Arial" w:eastAsia="Arial" w:hAnsi="Arial" w:cs="Arial"/>
          <w:b/>
          <w:bCs/>
          <w:sz w:val="20"/>
          <w:szCs w:val="20"/>
        </w:rPr>
        <w:pPrChange w:id="7772" w:author="Admin" w:date="2019-02-19T00:19:00Z">
          <w:pPr>
            <w:numPr>
              <w:numId w:val="675"/>
            </w:numPr>
            <w:tabs>
              <w:tab w:val="left" w:pos="273"/>
            </w:tabs>
            <w:spacing w:line="241" w:lineRule="auto"/>
            <w:ind w:left="273" w:hanging="273"/>
            <w:jc w:val="both"/>
          </w:pPr>
        </w:pPrChange>
      </w:pPr>
      <w:del w:id="7773" w:author="Admin" w:date="2019-02-19T02:10:00Z">
        <w:r w:rsidDel="002260E7">
          <w:rPr>
            <w:rFonts w:ascii="Arial" w:eastAsia="Arial" w:hAnsi="Arial" w:cs="Arial"/>
            <w:sz w:val="20"/>
            <w:szCs w:val="20"/>
          </w:rPr>
          <w:delText xml:space="preserve">При всех 1 </w:delText>
        </w:r>
        <w:r w:rsidDel="002260E7">
          <w:rPr>
            <w:rFonts w:ascii="Arial" w:eastAsia="Arial" w:hAnsi="Arial" w:cs="Arial"/>
            <w:i/>
            <w:iCs/>
            <w:sz w:val="20"/>
            <w:szCs w:val="20"/>
          </w:rPr>
          <w:delText>i n</w:delText>
        </w:r>
        <w:r w:rsidDel="002260E7">
          <w:rPr>
            <w:rFonts w:ascii="Arial" w:eastAsia="Arial" w:hAnsi="Arial" w:cs="Arial"/>
            <w:sz w:val="20"/>
            <w:szCs w:val="20"/>
          </w:rPr>
          <w:delText xml:space="preserve"> выразите </w:delText>
        </w:r>
        <w:r w:rsidDel="002260E7">
          <w:rPr>
            <w:rFonts w:ascii="Arial" w:eastAsia="Arial" w:hAnsi="Arial" w:cs="Arial"/>
            <w:i/>
            <w:iCs/>
            <w:sz w:val="20"/>
            <w:szCs w:val="20"/>
          </w:rPr>
          <w:delText>H</w:delText>
        </w:r>
        <w:r w:rsidDel="002260E7">
          <w:rPr>
            <w:rFonts w:ascii="Arial" w:eastAsia="Arial" w:hAnsi="Arial" w:cs="Arial"/>
            <w:i/>
            <w:iCs/>
            <w:sz w:val="27"/>
            <w:szCs w:val="27"/>
            <w:vertAlign w:val="subscript"/>
          </w:rPr>
          <w:delText>i</w:delText>
        </w:r>
        <w:r w:rsidDel="002260E7">
          <w:rPr>
            <w:rFonts w:eastAsia="Times New Roman"/>
            <w:sz w:val="20"/>
            <w:szCs w:val="20"/>
          </w:rPr>
          <w:delText>(</w:delText>
        </w:r>
        <w:r w:rsidDel="002260E7">
          <w:rPr>
            <w:rFonts w:ascii="Arial" w:eastAsia="Arial" w:hAnsi="Arial" w:cs="Arial"/>
            <w:i/>
            <w:iCs/>
            <w:sz w:val="20"/>
            <w:szCs w:val="20"/>
          </w:rPr>
          <w:delText>s</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sz w:val="20"/>
            <w:szCs w:val="20"/>
          </w:rPr>
          <w:delText xml:space="preserve"> через </w:delText>
        </w:r>
        <w:r w:rsidDel="002260E7">
          <w:rPr>
            <w:rFonts w:ascii="Arial" w:eastAsia="Arial" w:hAnsi="Arial" w:cs="Arial"/>
            <w:i/>
            <w:iCs/>
            <w:sz w:val="20"/>
            <w:szCs w:val="20"/>
          </w:rPr>
          <w:delText>H</w:delText>
        </w:r>
        <w:r w:rsidDel="002260E7">
          <w:rPr>
            <w:rFonts w:ascii="Arial" w:eastAsia="Arial" w:hAnsi="Arial" w:cs="Arial"/>
            <w:i/>
            <w:iCs/>
            <w:sz w:val="27"/>
            <w:szCs w:val="27"/>
            <w:vertAlign w:val="subscript"/>
          </w:rPr>
          <w:delText>j</w:delText>
        </w:r>
        <w:r w:rsidDel="002260E7">
          <w:rPr>
            <w:rFonts w:eastAsia="Times New Roman"/>
            <w:sz w:val="20"/>
            <w:szCs w:val="20"/>
          </w:rPr>
          <w:delText>(</w:delText>
        </w:r>
        <w:r w:rsidDel="002260E7">
          <w:rPr>
            <w:rFonts w:ascii="Arial" w:eastAsia="Arial" w:hAnsi="Arial" w:cs="Arial"/>
            <w:i/>
            <w:iCs/>
            <w:sz w:val="20"/>
            <w:szCs w:val="20"/>
          </w:rPr>
          <w:delText>s</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H</w:delText>
        </w:r>
        <w:r w:rsidDel="002260E7">
          <w:rPr>
            <w:rFonts w:ascii="Arial" w:eastAsia="Arial" w:hAnsi="Arial" w:cs="Arial"/>
            <w:i/>
            <w:iCs/>
            <w:sz w:val="27"/>
            <w:szCs w:val="27"/>
            <w:vertAlign w:val="subscript"/>
          </w:rPr>
          <w:delText>k</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T</w:delText>
        </w:r>
        <w:r w:rsidDel="002260E7">
          <w:rPr>
            <w:rFonts w:ascii="Arial" w:eastAsia="Arial" w:hAnsi="Arial" w:cs="Arial"/>
            <w:i/>
            <w:iCs/>
            <w:sz w:val="27"/>
            <w:szCs w:val="27"/>
            <w:vertAlign w:val="subscript"/>
          </w:rPr>
          <w:delText>i</w:delText>
        </w:r>
        <w:r w:rsidDel="002260E7">
          <w:rPr>
            <w:rFonts w:eastAsia="Times New Roman"/>
            <w:sz w:val="20"/>
            <w:szCs w:val="20"/>
          </w:rPr>
          <w:delText>(</w:delText>
        </w:r>
        <w:r w:rsidDel="002260E7">
          <w:rPr>
            <w:rFonts w:ascii="Arial" w:eastAsia="Arial" w:hAnsi="Arial" w:cs="Arial"/>
            <w:i/>
            <w:iCs/>
            <w:sz w:val="20"/>
            <w:szCs w:val="20"/>
          </w:rPr>
          <w:delText>s</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sz w:val="20"/>
            <w:szCs w:val="20"/>
          </w:rPr>
          <w:delText xml:space="preserve"> через </w:delText>
        </w:r>
        <w:r w:rsidDel="002260E7">
          <w:rPr>
            <w:rFonts w:ascii="Arial" w:eastAsia="Arial" w:hAnsi="Arial" w:cs="Arial"/>
            <w:i/>
            <w:iCs/>
            <w:sz w:val="20"/>
            <w:szCs w:val="20"/>
          </w:rPr>
          <w:delText>T</w:delText>
        </w:r>
        <w:r w:rsidDel="002260E7">
          <w:rPr>
            <w:rFonts w:ascii="Arial" w:eastAsia="Arial" w:hAnsi="Arial" w:cs="Arial"/>
            <w:i/>
            <w:iCs/>
            <w:sz w:val="27"/>
            <w:szCs w:val="27"/>
            <w:vertAlign w:val="subscript"/>
          </w:rPr>
          <w:delText>j</w:delText>
        </w:r>
        <w:r w:rsidDel="002260E7">
          <w:rPr>
            <w:rFonts w:eastAsia="Times New Roman"/>
            <w:sz w:val="20"/>
            <w:szCs w:val="20"/>
          </w:rPr>
          <w:delText>(</w:delText>
        </w:r>
        <w:r w:rsidDel="002260E7">
          <w:rPr>
            <w:rFonts w:ascii="Arial" w:eastAsia="Arial" w:hAnsi="Arial" w:cs="Arial"/>
            <w:i/>
            <w:iCs/>
            <w:sz w:val="20"/>
            <w:szCs w:val="20"/>
          </w:rPr>
          <w:delText>s</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i/>
            <w:iCs/>
            <w:sz w:val="20"/>
            <w:szCs w:val="20"/>
          </w:rPr>
          <w:delText xml:space="preserve"> T</w:delText>
        </w:r>
        <w:r w:rsidDel="002260E7">
          <w:rPr>
            <w:rFonts w:ascii="Arial" w:eastAsia="Arial" w:hAnsi="Arial" w:cs="Arial"/>
            <w:i/>
            <w:iCs/>
            <w:sz w:val="27"/>
            <w:szCs w:val="27"/>
            <w:vertAlign w:val="subscript"/>
          </w:rPr>
          <w:delText>k</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Кроме того,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исследуйте функции из наборов</w:delText>
        </w:r>
        <w:r w:rsidDel="002260E7">
          <w:rPr>
            <w:rFonts w:ascii="Arial" w:eastAsia="Arial" w:hAnsi="Arial" w:cs="Arial"/>
            <w:i/>
            <w:iCs/>
            <w:sz w:val="20"/>
            <w:szCs w:val="20"/>
          </w:rPr>
          <w:delText xml:space="preserve"> </w:delText>
        </w:r>
        <w:r w:rsidDel="002260E7">
          <w:rPr>
            <w:rFonts w:ascii="Arial" w:eastAsia="Arial" w:hAnsi="Arial" w:cs="Arial"/>
            <w:b/>
            <w:bCs/>
            <w:sz w:val="20"/>
            <w:szCs w:val="20"/>
          </w:rPr>
          <w:delText>H</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w:delText>
        </w:r>
        <w:r w:rsidDel="002260E7">
          <w:rPr>
            <w:rFonts w:ascii="Arial" w:eastAsia="Arial" w:hAnsi="Arial" w:cs="Arial"/>
            <w:b/>
            <w:bCs/>
            <w:sz w:val="20"/>
            <w:szCs w:val="20"/>
          </w:rPr>
          <w:delText>T</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четность и нечетность.</w:delText>
        </w:r>
      </w:del>
    </w:p>
    <w:p w:rsidR="00A33515" w:rsidDel="002260E7" w:rsidRDefault="00A33515">
      <w:pPr>
        <w:spacing w:line="76" w:lineRule="exact"/>
        <w:rPr>
          <w:del w:id="7774" w:author="Admin" w:date="2019-02-19T02:10:00Z"/>
          <w:sz w:val="20"/>
          <w:szCs w:val="20"/>
        </w:rPr>
      </w:pPr>
    </w:p>
    <w:p w:rsidR="00A33515" w:rsidDel="002260E7" w:rsidRDefault="001A4D22">
      <w:pPr>
        <w:spacing w:line="248" w:lineRule="auto"/>
        <w:ind w:left="273"/>
        <w:jc w:val="both"/>
        <w:rPr>
          <w:del w:id="7775" w:author="Admin" w:date="2019-02-19T02:10:00Z"/>
          <w:sz w:val="20"/>
          <w:szCs w:val="20"/>
        </w:rPr>
      </w:pPr>
      <w:del w:id="7776" w:author="Admin" w:date="2019-02-19T02:10:00Z">
        <w:r w:rsidDel="002260E7">
          <w:rPr>
            <w:rFonts w:ascii="Arial" w:eastAsia="Arial" w:hAnsi="Arial" w:cs="Arial"/>
            <w:sz w:val="20"/>
            <w:szCs w:val="20"/>
          </w:rPr>
          <w:delText xml:space="preserve">Пусть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b/>
            <w:bCs/>
            <w:sz w:val="20"/>
            <w:szCs w:val="20"/>
          </w:rPr>
          <w:delText>R</w:delText>
        </w:r>
        <w:r w:rsidDel="002260E7">
          <w:rPr>
            <w:rFonts w:eastAsia="Times New Roman"/>
            <w:sz w:val="27"/>
            <w:szCs w:val="27"/>
            <w:vertAlign w:val="subscript"/>
          </w:rPr>
          <w:delText>+</w:delText>
        </w:r>
        <w:r w:rsidDel="002260E7">
          <w:rPr>
            <w:rFonts w:ascii="Arial" w:eastAsia="Arial" w:hAnsi="Arial" w:cs="Arial"/>
            <w:sz w:val="20"/>
            <w:szCs w:val="20"/>
          </w:rPr>
          <w:delText xml:space="preserve">. Изучите предыдущие пункты для модифицирован-ных систем </w:delText>
        </w:r>
        <w:r w:rsidDel="002260E7">
          <w:rPr>
            <w:rFonts w:ascii="Arial" w:eastAsia="Arial" w:hAnsi="Arial" w:cs="Arial"/>
            <w:b/>
            <w:bCs/>
            <w:sz w:val="20"/>
            <w:szCs w:val="20"/>
          </w:rPr>
          <w:delText>H</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и </w:delText>
        </w:r>
        <w:r w:rsidDel="002260E7">
          <w:rPr>
            <w:rFonts w:ascii="Arial" w:eastAsia="Arial" w:hAnsi="Arial" w:cs="Arial"/>
            <w:b/>
            <w:bCs/>
            <w:sz w:val="20"/>
            <w:szCs w:val="20"/>
          </w:rPr>
          <w:delText>T</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 в определении которых фигурируют равенства </w:delText>
        </w:r>
        <w:r w:rsidDel="002260E7">
          <w:rPr>
            <w:rFonts w:ascii="Arial" w:eastAsia="Arial" w:hAnsi="Arial" w:cs="Arial"/>
            <w:i/>
            <w:iCs/>
            <w:sz w:val="20"/>
            <w:szCs w:val="20"/>
          </w:rPr>
          <w:delText>H</w:delText>
        </w:r>
        <w:r w:rsidDel="002260E7">
          <w:rPr>
            <w:rFonts w:eastAsia="Times New Roman"/>
            <w:i/>
            <w:iCs/>
            <w:sz w:val="27"/>
            <w:szCs w:val="27"/>
            <w:vertAlign w:val="superscript"/>
          </w:rPr>
          <w:delText>′</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i/>
            <w:iCs/>
            <w:sz w:val="20"/>
            <w:szCs w:val="20"/>
          </w:rPr>
          <w:delText xml:space="preserve"> H</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T</w:delText>
        </w:r>
        <w:r w:rsidDel="002260E7">
          <w:rPr>
            <w:rFonts w:eastAsia="Times New Roman"/>
            <w:i/>
            <w:iCs/>
            <w:sz w:val="27"/>
            <w:szCs w:val="27"/>
            <w:vertAlign w:val="superscript"/>
          </w:rPr>
          <w:delText>′</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i/>
            <w:iCs/>
            <w:sz w:val="20"/>
            <w:szCs w:val="20"/>
          </w:rPr>
          <w:delText xml:space="preserve"> T</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соответственно.</w:delText>
        </w:r>
      </w:del>
    </w:p>
    <w:p w:rsidR="00A33515" w:rsidDel="002260E7" w:rsidRDefault="00A33515">
      <w:pPr>
        <w:spacing w:line="16" w:lineRule="exact"/>
        <w:rPr>
          <w:del w:id="7777" w:author="Admin" w:date="2019-02-19T02:10:00Z"/>
          <w:sz w:val="20"/>
          <w:szCs w:val="20"/>
        </w:rPr>
      </w:pPr>
    </w:p>
    <w:p w:rsidR="00A33515" w:rsidDel="002260E7" w:rsidRDefault="001A4D22">
      <w:pPr>
        <w:numPr>
          <w:ilvl w:val="0"/>
          <w:numId w:val="673"/>
        </w:numPr>
        <w:tabs>
          <w:tab w:val="left" w:pos="273"/>
        </w:tabs>
        <w:ind w:left="273" w:hanging="273"/>
        <w:rPr>
          <w:del w:id="7778" w:author="Admin" w:date="2019-02-19T02:10:00Z"/>
          <w:rFonts w:ascii="Arial" w:eastAsia="Arial" w:hAnsi="Arial" w:cs="Arial"/>
          <w:b/>
          <w:bCs/>
          <w:sz w:val="20"/>
          <w:szCs w:val="20"/>
        </w:rPr>
        <w:pPrChange w:id="7779" w:author="Admin" w:date="2019-02-19T00:19:00Z">
          <w:pPr>
            <w:numPr>
              <w:numId w:val="676"/>
            </w:numPr>
            <w:tabs>
              <w:tab w:val="left" w:pos="273"/>
            </w:tabs>
            <w:ind w:left="273" w:hanging="273"/>
          </w:pPr>
        </w:pPrChange>
      </w:pPr>
      <w:del w:id="7780" w:author="Admin" w:date="2019-02-19T02:10:00Z">
        <w:r w:rsidDel="002260E7">
          <w:rPr>
            <w:rFonts w:ascii="Arial" w:eastAsia="Arial" w:hAnsi="Arial" w:cs="Arial"/>
            <w:sz w:val="20"/>
            <w:szCs w:val="20"/>
          </w:rPr>
          <w:delText>Докажите, что для гиперболических и тригонометрических систем</w:delText>
        </w:r>
      </w:del>
    </w:p>
    <w:p w:rsidR="00A33515" w:rsidDel="002260E7" w:rsidRDefault="00A33515">
      <w:pPr>
        <w:spacing w:line="23" w:lineRule="exact"/>
        <w:rPr>
          <w:del w:id="7781" w:author="Admin" w:date="2019-02-19T02:10:00Z"/>
          <w:sz w:val="20"/>
          <w:szCs w:val="20"/>
        </w:rPr>
      </w:pPr>
    </w:p>
    <w:p w:rsidR="00A33515" w:rsidDel="002260E7" w:rsidRDefault="001A4D22">
      <w:pPr>
        <w:spacing w:line="230" w:lineRule="auto"/>
        <w:ind w:left="273"/>
        <w:jc w:val="both"/>
        <w:rPr>
          <w:del w:id="7782" w:author="Admin" w:date="2019-02-19T02:10:00Z"/>
          <w:sz w:val="20"/>
          <w:szCs w:val="20"/>
        </w:rPr>
      </w:pPr>
      <w:del w:id="7783" w:author="Admin" w:date="2019-02-19T02:10:00Z">
        <w:r w:rsidDel="002260E7">
          <w:rPr>
            <w:rFonts w:ascii="Arial" w:eastAsia="Arial" w:hAnsi="Arial" w:cs="Arial"/>
            <w:sz w:val="20"/>
            <w:szCs w:val="20"/>
          </w:rPr>
          <w:delText xml:space="preserve">порядка 2 выполнены соотношения </w:delText>
        </w:r>
        <w:r w:rsidDel="002260E7">
          <w:rPr>
            <w:rFonts w:ascii="Arial" w:eastAsia="Arial" w:hAnsi="Arial" w:cs="Arial"/>
            <w:i/>
            <w:iCs/>
            <w:sz w:val="20"/>
            <w:szCs w:val="20"/>
          </w:rPr>
          <w:delText>H</w:delText>
        </w:r>
        <w:r w:rsidDel="002260E7">
          <w:rPr>
            <w:rFonts w:ascii="Arial" w:eastAsia="Arial" w:hAnsi="Arial" w:cs="Arial"/>
            <w:sz w:val="27"/>
            <w:szCs w:val="27"/>
            <w:vertAlign w:val="superscript"/>
          </w:rPr>
          <w:delText>2</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H</w:delText>
        </w:r>
        <w:r w:rsidDel="002260E7">
          <w:rPr>
            <w:rFonts w:ascii="Arial" w:eastAsia="Arial" w:hAnsi="Arial" w:cs="Arial"/>
            <w:sz w:val="27"/>
            <w:szCs w:val="27"/>
            <w:vertAlign w:val="superscript"/>
          </w:rPr>
          <w:delText>2</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sz w:val="20"/>
            <w:szCs w:val="20"/>
          </w:rPr>
          <w:delText xml:space="preserve"> 1 и </w:delText>
        </w:r>
        <w:r w:rsidDel="002260E7">
          <w:rPr>
            <w:rFonts w:ascii="Arial" w:eastAsia="Arial" w:hAnsi="Arial" w:cs="Arial"/>
            <w:i/>
            <w:iCs/>
            <w:sz w:val="20"/>
            <w:szCs w:val="20"/>
          </w:rPr>
          <w:delText>T</w:delText>
        </w:r>
        <w:r w:rsidDel="002260E7">
          <w:rPr>
            <w:rFonts w:ascii="Arial" w:eastAsia="Arial" w:hAnsi="Arial" w:cs="Arial"/>
            <w:sz w:val="27"/>
            <w:szCs w:val="27"/>
            <w:vertAlign w:val="superscript"/>
          </w:rPr>
          <w:delText>2</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ascii="Arial" w:eastAsia="Arial" w:hAnsi="Arial" w:cs="Arial"/>
            <w:sz w:val="27"/>
            <w:szCs w:val="27"/>
            <w:vertAlign w:val="superscript"/>
          </w:rPr>
          <w:delText>2</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Иными словами, образы при отображениях </w:delText>
        </w:r>
        <w:r w:rsidDel="002260E7">
          <w:rPr>
            <w:rFonts w:ascii="Arial" w:eastAsia="Arial" w:hAnsi="Arial" w:cs="Arial"/>
            <w:i/>
            <w:iCs/>
            <w:sz w:val="20"/>
            <w:szCs w:val="20"/>
          </w:rPr>
          <w:delText>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t</w:delText>
        </w:r>
        <w:r w:rsidDel="002260E7">
          <w:rPr>
            <w:rFonts w:ascii="Arial" w:eastAsia="Arial" w:hAnsi="Arial" w:cs="Arial"/>
            <w:sz w:val="20"/>
            <w:szCs w:val="20"/>
          </w:rPr>
          <w:delText xml:space="preserve"> </w:delText>
        </w:r>
        <w:r w:rsidDel="002260E7">
          <w:rPr>
            <w:rFonts w:eastAsia="Times New Roman"/>
            <w:i/>
            <w:iCs/>
            <w:sz w:val="20"/>
            <w:szCs w:val="20"/>
          </w:rPr>
          <w:delText>7!</w:delText>
        </w:r>
        <w:r w:rsidDel="002260E7">
          <w:rPr>
            <w:rFonts w:eastAsia="Times New Roman"/>
            <w:sz w:val="20"/>
            <w:szCs w:val="20"/>
          </w:rPr>
          <w:delText>(</w:delText>
        </w:r>
        <w:r w:rsidDel="002260E7">
          <w:rPr>
            <w:rFonts w:ascii="Arial" w:eastAsia="Arial" w:hAnsi="Arial" w:cs="Arial"/>
            <w:i/>
            <w:iCs/>
            <w:sz w:val="20"/>
            <w:szCs w:val="20"/>
          </w:rPr>
          <w:delText>H</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H</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t </w:delText>
        </w:r>
        <w:r w:rsidDel="002260E7">
          <w:rPr>
            <w:rFonts w:eastAsia="Times New Roman"/>
            <w:i/>
            <w:iCs/>
            <w:sz w:val="20"/>
            <w:szCs w:val="20"/>
          </w:rPr>
          <w:delText>7!</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i/>
            <w:iCs/>
            <w:sz w:val="20"/>
            <w:szCs w:val="20"/>
          </w:rPr>
          <w:delText xml:space="preserve"> T</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из</w:delText>
        </w:r>
        <w:r w:rsidDel="002260E7">
          <w:rPr>
            <w:rFonts w:ascii="Arial" w:eastAsia="Arial" w:hAnsi="Arial" w:cs="Arial"/>
            <w:i/>
            <w:iCs/>
            <w:sz w:val="20"/>
            <w:szCs w:val="20"/>
          </w:rPr>
          <w:delText xml:space="preserve"> </w:delText>
        </w:r>
        <w:r w:rsidDel="002260E7">
          <w:rPr>
            <w:rFonts w:ascii="Arial" w:eastAsia="Arial" w:hAnsi="Arial" w:cs="Arial"/>
            <w:b/>
            <w:bCs/>
            <w:sz w:val="20"/>
            <w:szCs w:val="20"/>
          </w:rPr>
          <w:delText>R</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в</w:delText>
        </w:r>
        <w:r w:rsidDel="002260E7">
          <w:rPr>
            <w:rFonts w:ascii="Arial" w:eastAsia="Arial" w:hAnsi="Arial" w:cs="Arial"/>
            <w:i/>
            <w:iCs/>
            <w:sz w:val="20"/>
            <w:szCs w:val="20"/>
          </w:rPr>
          <w:delText xml:space="preserve"> </w:delText>
        </w:r>
        <w:r w:rsidDel="002260E7">
          <w:rPr>
            <w:rFonts w:ascii="Arial" w:eastAsia="Arial" w:hAnsi="Arial" w:cs="Arial"/>
            <w:b/>
            <w:bCs/>
            <w:sz w:val="20"/>
            <w:szCs w:val="20"/>
          </w:rPr>
          <w:delText>R</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могут быть заданы алгебраическими</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уравнениями. Выясните, можно ли задать образы при отображени-ях</w:delText>
        </w:r>
      </w:del>
    </w:p>
    <w:p w:rsidR="00A33515" w:rsidDel="002260E7" w:rsidRDefault="00A33515">
      <w:pPr>
        <w:spacing w:line="173" w:lineRule="exact"/>
        <w:rPr>
          <w:del w:id="7784" w:author="Admin" w:date="2019-02-19T02:10:00Z"/>
          <w:sz w:val="20"/>
          <w:szCs w:val="20"/>
        </w:rPr>
      </w:pPr>
    </w:p>
    <w:p w:rsidR="00A33515" w:rsidRPr="001A4D22" w:rsidDel="002260E7" w:rsidRDefault="001A4D22">
      <w:pPr>
        <w:ind w:left="2273"/>
        <w:rPr>
          <w:del w:id="7785" w:author="Admin" w:date="2019-02-19T02:10:00Z"/>
          <w:sz w:val="20"/>
          <w:szCs w:val="20"/>
          <w:lang w:val="en-US"/>
          <w:rPrChange w:id="7786" w:author="Admin" w:date="2019-02-18T23:54:00Z">
            <w:rPr>
              <w:del w:id="7787" w:author="Admin" w:date="2019-02-19T02:10:00Z"/>
              <w:sz w:val="20"/>
              <w:szCs w:val="20"/>
            </w:rPr>
          </w:rPrChange>
        </w:rPr>
      </w:pPr>
      <w:del w:id="7788" w:author="Admin" w:date="2019-02-19T02:10:00Z">
        <w:r w:rsidRPr="005872AA" w:rsidDel="002260E7">
          <w:rPr>
            <w:rFonts w:ascii="Arial" w:eastAsia="Arial" w:hAnsi="Arial" w:cs="Arial"/>
            <w:i/>
            <w:iCs/>
            <w:sz w:val="20"/>
            <w:szCs w:val="20"/>
            <w:lang w:val="en-US"/>
            <w:rPrChange w:id="7789" w:author="Admin" w:date="2019-02-19T00:21:00Z">
              <w:rPr>
                <w:rFonts w:ascii="Arial" w:eastAsia="Arial" w:hAnsi="Arial" w:cs="Arial"/>
                <w:i/>
                <w:iCs/>
                <w:sz w:val="20"/>
                <w:szCs w:val="20"/>
              </w:rPr>
            </w:rPrChange>
          </w:rPr>
          <w:delText>L</w:delText>
        </w:r>
        <w:r w:rsidRPr="005872AA" w:rsidDel="002260E7">
          <w:rPr>
            <w:rFonts w:ascii="Arial" w:eastAsia="Arial" w:hAnsi="Arial" w:cs="Arial"/>
            <w:i/>
            <w:iCs/>
            <w:sz w:val="27"/>
            <w:szCs w:val="27"/>
            <w:vertAlign w:val="subscript"/>
            <w:lang w:val="en-US"/>
            <w:rPrChange w:id="7790" w:author="Admin" w:date="2019-02-19T00:21:00Z">
              <w:rPr>
                <w:rFonts w:ascii="Arial" w:eastAsia="Arial" w:hAnsi="Arial" w:cs="Arial"/>
                <w:i/>
                <w:iCs/>
                <w:sz w:val="27"/>
                <w:szCs w:val="27"/>
                <w:vertAlign w:val="subscript"/>
              </w:rPr>
            </w:rPrChange>
          </w:rPr>
          <w:delText>n</w:delText>
        </w:r>
        <w:r w:rsidRPr="005872AA" w:rsidDel="002260E7">
          <w:rPr>
            <w:rFonts w:ascii="Arial" w:eastAsia="Arial" w:hAnsi="Arial" w:cs="Arial"/>
            <w:i/>
            <w:iCs/>
            <w:sz w:val="20"/>
            <w:szCs w:val="20"/>
            <w:lang w:val="en-US"/>
            <w:rPrChange w:id="7791" w:author="Admin" w:date="2019-02-19T00:21:00Z">
              <w:rPr>
                <w:rFonts w:ascii="Arial" w:eastAsia="Arial" w:hAnsi="Arial" w:cs="Arial"/>
                <w:i/>
                <w:iCs/>
                <w:sz w:val="20"/>
                <w:szCs w:val="20"/>
              </w:rPr>
            </w:rPrChange>
          </w:rPr>
          <w:delText xml:space="preserve"> </w:delText>
        </w:r>
        <w:r w:rsidRPr="005872AA" w:rsidDel="002260E7">
          <w:rPr>
            <w:rFonts w:eastAsia="Times New Roman"/>
            <w:sz w:val="20"/>
            <w:szCs w:val="20"/>
            <w:lang w:val="en-US"/>
            <w:rPrChange w:id="7792" w:author="Admin" w:date="2019-02-19T00:21:00Z">
              <w:rPr>
                <w:rFonts w:eastAsia="Times New Roman"/>
                <w:sz w:val="20"/>
                <w:szCs w:val="20"/>
              </w:rPr>
            </w:rPrChange>
          </w:rPr>
          <w:delText>:</w:delText>
        </w:r>
        <w:r w:rsidRPr="005872AA" w:rsidDel="002260E7">
          <w:rPr>
            <w:rFonts w:ascii="Arial" w:eastAsia="Arial" w:hAnsi="Arial" w:cs="Arial"/>
            <w:i/>
            <w:iCs/>
            <w:sz w:val="20"/>
            <w:szCs w:val="20"/>
            <w:lang w:val="en-US"/>
            <w:rPrChange w:id="7793" w:author="Admin" w:date="2019-02-19T00:21:00Z">
              <w:rPr>
                <w:rFonts w:ascii="Arial" w:eastAsia="Arial" w:hAnsi="Arial" w:cs="Arial"/>
                <w:i/>
                <w:iCs/>
                <w:sz w:val="20"/>
                <w:szCs w:val="20"/>
              </w:rPr>
            </w:rPrChange>
          </w:rPr>
          <w:delText xml:space="preserve"> t </w:delText>
        </w:r>
        <w:r w:rsidRPr="005872AA" w:rsidDel="002260E7">
          <w:rPr>
            <w:rFonts w:eastAsia="Times New Roman"/>
            <w:i/>
            <w:iCs/>
            <w:sz w:val="20"/>
            <w:szCs w:val="20"/>
            <w:lang w:val="en-US"/>
            <w:rPrChange w:id="7794" w:author="Admin" w:date="2019-02-19T00:21:00Z">
              <w:rPr>
                <w:rFonts w:eastAsia="Times New Roman"/>
                <w:i/>
                <w:iCs/>
                <w:sz w:val="20"/>
                <w:szCs w:val="20"/>
              </w:rPr>
            </w:rPrChange>
          </w:rPr>
          <w:delText>7!</w:delText>
        </w:r>
        <w:r w:rsidRPr="005872AA" w:rsidDel="002260E7">
          <w:rPr>
            <w:rFonts w:ascii="Arial" w:eastAsia="Arial" w:hAnsi="Arial" w:cs="Arial"/>
            <w:i/>
            <w:iCs/>
            <w:sz w:val="20"/>
            <w:szCs w:val="20"/>
            <w:lang w:val="en-US"/>
            <w:rPrChange w:id="7795" w:author="Admin" w:date="2019-02-19T00:21: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7796"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7797" w:author="Admin" w:date="2019-02-18T23:54:00Z">
              <w:rPr>
                <w:rFonts w:ascii="Arial" w:eastAsia="Arial" w:hAnsi="Arial" w:cs="Arial"/>
                <w:i/>
                <w:iCs/>
                <w:sz w:val="20"/>
                <w:szCs w:val="20"/>
              </w:rPr>
            </w:rPrChange>
          </w:rPr>
          <w:delText>H</w:delText>
        </w:r>
        <w:r w:rsidRPr="001A4D22" w:rsidDel="002260E7">
          <w:rPr>
            <w:rFonts w:ascii="Arial" w:eastAsia="Arial" w:hAnsi="Arial" w:cs="Arial"/>
            <w:sz w:val="27"/>
            <w:szCs w:val="27"/>
            <w:vertAlign w:val="subscript"/>
            <w:lang w:val="en-US"/>
            <w:rPrChange w:id="7798" w:author="Admin" w:date="2019-02-18T23:54:00Z">
              <w:rPr>
                <w:rFonts w:ascii="Arial" w:eastAsia="Arial" w:hAnsi="Arial" w:cs="Arial"/>
                <w:sz w:val="27"/>
                <w:szCs w:val="27"/>
                <w:vertAlign w:val="subscript"/>
              </w:rPr>
            </w:rPrChange>
          </w:rPr>
          <w:delText>1</w:delText>
        </w:r>
        <w:r w:rsidRPr="001A4D22" w:rsidDel="002260E7">
          <w:rPr>
            <w:rFonts w:eastAsia="Times New Roman"/>
            <w:sz w:val="20"/>
            <w:szCs w:val="20"/>
            <w:lang w:val="en-US"/>
            <w:rPrChange w:id="7799"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7800" w:author="Admin" w:date="2019-02-18T23:54:00Z">
              <w:rPr>
                <w:rFonts w:ascii="Arial" w:eastAsia="Arial" w:hAnsi="Arial" w:cs="Arial"/>
                <w:i/>
                <w:iCs/>
                <w:sz w:val="20"/>
                <w:szCs w:val="20"/>
              </w:rPr>
            </w:rPrChange>
          </w:rPr>
          <w:delText>t</w:delText>
        </w:r>
        <w:r w:rsidRPr="001A4D22" w:rsidDel="002260E7">
          <w:rPr>
            <w:rFonts w:eastAsia="Times New Roman"/>
            <w:sz w:val="20"/>
            <w:szCs w:val="20"/>
            <w:lang w:val="en-US"/>
            <w:rPrChange w:id="7801" w:author="Admin" w:date="2019-02-18T23:54:00Z">
              <w:rPr>
                <w:rFonts w:eastAsia="Times New Roman"/>
                <w:sz w:val="20"/>
                <w:szCs w:val="20"/>
              </w:rPr>
            </w:rPrChange>
          </w:rPr>
          <w:delText>)</w:delText>
        </w:r>
        <w:r w:rsidRPr="001A4D22" w:rsidDel="002260E7">
          <w:rPr>
            <w:rFonts w:eastAsia="Times New Roman"/>
            <w:i/>
            <w:iCs/>
            <w:sz w:val="20"/>
            <w:szCs w:val="20"/>
            <w:lang w:val="en-US"/>
            <w:rPrChange w:id="7802" w:author="Admin" w:date="2019-02-18T23:54:00Z">
              <w:rPr>
                <w:rFonts w:eastAsia="Times New Roman"/>
                <w:i/>
                <w:iCs/>
                <w:sz w:val="20"/>
                <w:szCs w:val="20"/>
              </w:rPr>
            </w:rPrChange>
          </w:rPr>
          <w:delText>; : : : ;</w:delText>
        </w:r>
        <w:r w:rsidRPr="001A4D22" w:rsidDel="002260E7">
          <w:rPr>
            <w:rFonts w:ascii="Arial" w:eastAsia="Arial" w:hAnsi="Arial" w:cs="Arial"/>
            <w:i/>
            <w:iCs/>
            <w:sz w:val="20"/>
            <w:szCs w:val="20"/>
            <w:lang w:val="en-US"/>
            <w:rPrChange w:id="7803" w:author="Admin" w:date="2019-02-18T23:54:00Z">
              <w:rPr>
                <w:rFonts w:ascii="Arial" w:eastAsia="Arial" w:hAnsi="Arial" w:cs="Arial"/>
                <w:i/>
                <w:iCs/>
                <w:sz w:val="20"/>
                <w:szCs w:val="20"/>
              </w:rPr>
            </w:rPrChange>
          </w:rPr>
          <w:delText xml:space="preserve"> H</w:delText>
        </w:r>
        <w:r w:rsidRPr="001A4D22" w:rsidDel="002260E7">
          <w:rPr>
            <w:rFonts w:ascii="Arial" w:eastAsia="Arial" w:hAnsi="Arial" w:cs="Arial"/>
            <w:i/>
            <w:iCs/>
            <w:sz w:val="27"/>
            <w:szCs w:val="27"/>
            <w:vertAlign w:val="subscript"/>
            <w:lang w:val="en-US"/>
            <w:rPrChange w:id="7804" w:author="Admin" w:date="2019-02-18T23:54:00Z">
              <w:rPr>
                <w:rFonts w:ascii="Arial" w:eastAsia="Arial" w:hAnsi="Arial" w:cs="Arial"/>
                <w:i/>
                <w:iCs/>
                <w:sz w:val="27"/>
                <w:szCs w:val="27"/>
                <w:vertAlign w:val="subscript"/>
              </w:rPr>
            </w:rPrChange>
          </w:rPr>
          <w:delText>n</w:delText>
        </w:r>
        <w:r w:rsidRPr="001A4D22" w:rsidDel="002260E7">
          <w:rPr>
            <w:rFonts w:eastAsia="Times New Roman"/>
            <w:sz w:val="20"/>
            <w:szCs w:val="20"/>
            <w:lang w:val="en-US"/>
            <w:rPrChange w:id="7805"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7806" w:author="Admin" w:date="2019-02-18T23:54:00Z">
              <w:rPr>
                <w:rFonts w:ascii="Arial" w:eastAsia="Arial" w:hAnsi="Arial" w:cs="Arial"/>
                <w:i/>
                <w:iCs/>
                <w:sz w:val="20"/>
                <w:szCs w:val="20"/>
              </w:rPr>
            </w:rPrChange>
          </w:rPr>
          <w:delText>t</w:delText>
        </w:r>
        <w:r w:rsidRPr="001A4D22" w:rsidDel="002260E7">
          <w:rPr>
            <w:rFonts w:eastAsia="Times New Roman"/>
            <w:sz w:val="20"/>
            <w:szCs w:val="20"/>
            <w:lang w:val="en-US"/>
            <w:rPrChange w:id="7807" w:author="Admin" w:date="2019-02-18T23:54:00Z">
              <w:rPr>
                <w:rFonts w:eastAsia="Times New Roman"/>
                <w:sz w:val="20"/>
                <w:szCs w:val="20"/>
              </w:rPr>
            </w:rPrChange>
          </w:rPr>
          <w:delText>))</w:delText>
        </w:r>
      </w:del>
    </w:p>
    <w:p w:rsidR="00A33515" w:rsidRPr="001A4D22" w:rsidDel="002260E7" w:rsidRDefault="00A33515">
      <w:pPr>
        <w:spacing w:line="134" w:lineRule="exact"/>
        <w:rPr>
          <w:del w:id="7808" w:author="Admin" w:date="2019-02-19T02:10:00Z"/>
          <w:sz w:val="20"/>
          <w:szCs w:val="20"/>
          <w:lang w:val="en-US"/>
          <w:rPrChange w:id="7809" w:author="Admin" w:date="2019-02-18T23:54:00Z">
            <w:rPr>
              <w:del w:id="7810" w:author="Admin" w:date="2019-02-19T02:10:00Z"/>
              <w:sz w:val="20"/>
              <w:szCs w:val="20"/>
            </w:rPr>
          </w:rPrChange>
        </w:rPr>
      </w:pPr>
    </w:p>
    <w:p w:rsidR="00A33515" w:rsidRPr="005872AA" w:rsidDel="002260E7" w:rsidRDefault="001A4D22">
      <w:pPr>
        <w:ind w:left="2193"/>
        <w:rPr>
          <w:del w:id="7811" w:author="Admin" w:date="2019-02-19T02:10:00Z"/>
          <w:sz w:val="20"/>
          <w:szCs w:val="20"/>
        </w:rPr>
      </w:pPr>
      <w:del w:id="7812" w:author="Admin" w:date="2019-02-19T02:10:00Z">
        <w:r w:rsidRPr="001A4D22" w:rsidDel="002260E7">
          <w:rPr>
            <w:rFonts w:ascii="Arial" w:eastAsia="Arial" w:hAnsi="Arial" w:cs="Arial"/>
            <w:i/>
            <w:iCs/>
            <w:sz w:val="20"/>
            <w:szCs w:val="20"/>
            <w:lang w:val="en-US"/>
            <w:rPrChange w:id="7813" w:author="Admin" w:date="2019-02-18T23:54:00Z">
              <w:rPr>
                <w:rFonts w:ascii="Arial" w:eastAsia="Arial" w:hAnsi="Arial" w:cs="Arial"/>
                <w:i/>
                <w:iCs/>
                <w:sz w:val="20"/>
                <w:szCs w:val="20"/>
              </w:rPr>
            </w:rPrChange>
          </w:rPr>
          <w:delText>M</w:delText>
        </w:r>
        <w:r w:rsidRPr="001A4D22" w:rsidDel="002260E7">
          <w:rPr>
            <w:rFonts w:ascii="Arial" w:eastAsia="Arial" w:hAnsi="Arial" w:cs="Arial"/>
            <w:i/>
            <w:iCs/>
            <w:sz w:val="27"/>
            <w:szCs w:val="27"/>
            <w:vertAlign w:val="subscript"/>
            <w:lang w:val="en-US"/>
            <w:rPrChange w:id="7814" w:author="Admin" w:date="2019-02-18T23:54: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7815" w:author="Admin" w:date="2019-02-18T23:54: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7816"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7817" w:author="Admin" w:date="2019-02-18T23:54:00Z">
              <w:rPr>
                <w:rFonts w:ascii="Arial" w:eastAsia="Arial" w:hAnsi="Arial" w:cs="Arial"/>
                <w:i/>
                <w:iCs/>
                <w:sz w:val="20"/>
                <w:szCs w:val="20"/>
              </w:rPr>
            </w:rPrChange>
          </w:rPr>
          <w:delText xml:space="preserve"> t </w:delText>
        </w:r>
        <w:r w:rsidRPr="001A4D22" w:rsidDel="002260E7">
          <w:rPr>
            <w:rFonts w:eastAsia="Times New Roman"/>
            <w:i/>
            <w:iCs/>
            <w:sz w:val="20"/>
            <w:szCs w:val="20"/>
            <w:lang w:val="en-US"/>
            <w:rPrChange w:id="7818" w:author="Admin" w:date="2019-02-18T23:54:00Z">
              <w:rPr>
                <w:rFonts w:eastAsia="Times New Roman"/>
                <w:i/>
                <w:iCs/>
                <w:sz w:val="20"/>
                <w:szCs w:val="20"/>
              </w:rPr>
            </w:rPrChange>
          </w:rPr>
          <w:delText>7!</w:delText>
        </w:r>
        <w:r w:rsidRPr="001A4D22" w:rsidDel="002260E7">
          <w:rPr>
            <w:rFonts w:ascii="Arial" w:eastAsia="Arial" w:hAnsi="Arial" w:cs="Arial"/>
            <w:i/>
            <w:iCs/>
            <w:sz w:val="20"/>
            <w:szCs w:val="20"/>
            <w:lang w:val="en-US"/>
            <w:rPrChange w:id="7819" w:author="Admin" w:date="2019-02-18T23:54:00Z">
              <w:rPr>
                <w:rFonts w:ascii="Arial" w:eastAsia="Arial" w:hAnsi="Arial" w:cs="Arial"/>
                <w:i/>
                <w:iCs/>
                <w:sz w:val="20"/>
                <w:szCs w:val="20"/>
              </w:rPr>
            </w:rPrChange>
          </w:rPr>
          <w:delText xml:space="preserve"> </w:delText>
        </w:r>
        <w:r w:rsidRPr="005872AA" w:rsidDel="002260E7">
          <w:rPr>
            <w:rFonts w:eastAsia="Times New Roman"/>
            <w:sz w:val="20"/>
            <w:szCs w:val="20"/>
          </w:rPr>
          <w:delText>(</w:delText>
        </w:r>
        <w:r w:rsidRPr="001A4D22" w:rsidDel="002260E7">
          <w:rPr>
            <w:rFonts w:ascii="Arial" w:eastAsia="Arial" w:hAnsi="Arial" w:cs="Arial"/>
            <w:i/>
            <w:iCs/>
            <w:sz w:val="20"/>
            <w:szCs w:val="20"/>
            <w:lang w:val="en-US"/>
            <w:rPrChange w:id="7820" w:author="Admin" w:date="2019-02-18T23:54:00Z">
              <w:rPr>
                <w:rFonts w:ascii="Arial" w:eastAsia="Arial" w:hAnsi="Arial" w:cs="Arial"/>
                <w:i/>
                <w:iCs/>
                <w:sz w:val="20"/>
                <w:szCs w:val="20"/>
              </w:rPr>
            </w:rPrChange>
          </w:rPr>
          <w:delText>T</w:delText>
        </w:r>
        <w:r w:rsidRPr="005872AA" w:rsidDel="002260E7">
          <w:rPr>
            <w:rFonts w:ascii="Arial" w:eastAsia="Arial" w:hAnsi="Arial" w:cs="Arial"/>
            <w:sz w:val="27"/>
            <w:szCs w:val="27"/>
            <w:vertAlign w:val="subscript"/>
          </w:rPr>
          <w:delText>1</w:delText>
        </w:r>
        <w:r w:rsidRPr="005872AA" w:rsidDel="002260E7">
          <w:rPr>
            <w:rFonts w:eastAsia="Times New Roman"/>
            <w:sz w:val="20"/>
            <w:szCs w:val="20"/>
          </w:rPr>
          <w:delText>(</w:delText>
        </w:r>
        <w:r w:rsidRPr="001A4D22" w:rsidDel="002260E7">
          <w:rPr>
            <w:rFonts w:ascii="Arial" w:eastAsia="Arial" w:hAnsi="Arial" w:cs="Arial"/>
            <w:i/>
            <w:iCs/>
            <w:sz w:val="20"/>
            <w:szCs w:val="20"/>
            <w:lang w:val="en-US"/>
            <w:rPrChange w:id="7821" w:author="Admin" w:date="2019-02-18T23:54:00Z">
              <w:rPr>
                <w:rFonts w:ascii="Arial" w:eastAsia="Arial" w:hAnsi="Arial" w:cs="Arial"/>
                <w:i/>
                <w:iCs/>
                <w:sz w:val="20"/>
                <w:szCs w:val="20"/>
              </w:rPr>
            </w:rPrChange>
          </w:rPr>
          <w:delText>t</w:delText>
        </w:r>
        <w:r w:rsidRPr="005872AA" w:rsidDel="002260E7">
          <w:rPr>
            <w:rFonts w:eastAsia="Times New Roman"/>
            <w:sz w:val="20"/>
            <w:szCs w:val="20"/>
          </w:rPr>
          <w:delText>)</w:delText>
        </w:r>
        <w:r w:rsidRPr="005872AA" w:rsidDel="002260E7">
          <w:rPr>
            <w:rFonts w:eastAsia="Times New Roman"/>
            <w:i/>
            <w:iCs/>
            <w:sz w:val="20"/>
            <w:szCs w:val="20"/>
          </w:rPr>
          <w:delText>; : : : ;</w:delText>
        </w:r>
        <w:r w:rsidRPr="005E7024" w:rsidDel="002260E7">
          <w:rPr>
            <w:rFonts w:ascii="Arial" w:eastAsia="Arial" w:hAnsi="Arial" w:cs="Arial"/>
            <w:i/>
            <w:iCs/>
            <w:sz w:val="20"/>
            <w:szCs w:val="20"/>
          </w:rPr>
          <w:delText xml:space="preserve"> </w:delText>
        </w:r>
        <w:r w:rsidRPr="001A4D22" w:rsidDel="002260E7">
          <w:rPr>
            <w:rFonts w:ascii="Arial" w:eastAsia="Arial" w:hAnsi="Arial" w:cs="Arial"/>
            <w:i/>
            <w:iCs/>
            <w:sz w:val="20"/>
            <w:szCs w:val="20"/>
            <w:lang w:val="en-US"/>
            <w:rPrChange w:id="7822" w:author="Admin" w:date="2019-02-18T23:54:00Z">
              <w:rPr>
                <w:rFonts w:ascii="Arial" w:eastAsia="Arial" w:hAnsi="Arial" w:cs="Arial"/>
                <w:i/>
                <w:iCs/>
                <w:sz w:val="20"/>
                <w:szCs w:val="20"/>
              </w:rPr>
            </w:rPrChange>
          </w:rPr>
          <w:delText>T</w:delText>
        </w:r>
        <w:r w:rsidRPr="001A4D22" w:rsidDel="002260E7">
          <w:rPr>
            <w:rFonts w:ascii="Arial" w:eastAsia="Arial" w:hAnsi="Arial" w:cs="Arial"/>
            <w:i/>
            <w:iCs/>
            <w:sz w:val="27"/>
            <w:szCs w:val="27"/>
            <w:vertAlign w:val="subscript"/>
            <w:lang w:val="en-US"/>
            <w:rPrChange w:id="7823" w:author="Admin" w:date="2019-02-18T23:54:00Z">
              <w:rPr>
                <w:rFonts w:ascii="Arial" w:eastAsia="Arial" w:hAnsi="Arial" w:cs="Arial"/>
                <w:i/>
                <w:iCs/>
                <w:sz w:val="27"/>
                <w:szCs w:val="27"/>
                <w:vertAlign w:val="subscript"/>
              </w:rPr>
            </w:rPrChange>
          </w:rPr>
          <w:delText>n</w:delText>
        </w:r>
        <w:r w:rsidRPr="005872AA" w:rsidDel="002260E7">
          <w:rPr>
            <w:rFonts w:eastAsia="Times New Roman"/>
            <w:sz w:val="20"/>
            <w:szCs w:val="20"/>
          </w:rPr>
          <w:delText>(</w:delText>
        </w:r>
        <w:r w:rsidRPr="001A4D22" w:rsidDel="002260E7">
          <w:rPr>
            <w:rFonts w:ascii="Arial" w:eastAsia="Arial" w:hAnsi="Arial" w:cs="Arial"/>
            <w:i/>
            <w:iCs/>
            <w:sz w:val="20"/>
            <w:szCs w:val="20"/>
            <w:lang w:val="en-US"/>
            <w:rPrChange w:id="7824" w:author="Admin" w:date="2019-02-18T23:54:00Z">
              <w:rPr>
                <w:rFonts w:ascii="Arial" w:eastAsia="Arial" w:hAnsi="Arial" w:cs="Arial"/>
                <w:i/>
                <w:iCs/>
                <w:sz w:val="20"/>
                <w:szCs w:val="20"/>
              </w:rPr>
            </w:rPrChange>
          </w:rPr>
          <w:delText>t</w:delText>
        </w:r>
        <w:r w:rsidRPr="005872AA" w:rsidDel="002260E7">
          <w:rPr>
            <w:rFonts w:eastAsia="Times New Roman"/>
            <w:sz w:val="20"/>
            <w:szCs w:val="20"/>
          </w:rPr>
          <w:delText>))</w:delText>
        </w:r>
      </w:del>
    </w:p>
    <w:p w:rsidR="00A33515" w:rsidRPr="005E7024" w:rsidDel="002260E7" w:rsidRDefault="00A33515">
      <w:pPr>
        <w:spacing w:line="105" w:lineRule="exact"/>
        <w:rPr>
          <w:del w:id="7825" w:author="Admin" w:date="2019-02-19T02:10:00Z"/>
          <w:sz w:val="20"/>
          <w:szCs w:val="20"/>
        </w:rPr>
      </w:pPr>
    </w:p>
    <w:p w:rsidR="00A33515" w:rsidDel="002260E7" w:rsidRDefault="001A4D22">
      <w:pPr>
        <w:ind w:left="273"/>
        <w:rPr>
          <w:del w:id="7826" w:author="Admin" w:date="2019-02-19T02:10:00Z"/>
          <w:sz w:val="20"/>
          <w:szCs w:val="20"/>
        </w:rPr>
      </w:pPr>
      <w:del w:id="7827" w:author="Admin" w:date="2019-02-19T02:10:00Z">
        <w:r w:rsidDel="002260E7">
          <w:rPr>
            <w:rFonts w:ascii="Arial" w:eastAsia="Arial" w:hAnsi="Arial" w:cs="Arial"/>
            <w:sz w:val="19"/>
            <w:szCs w:val="19"/>
          </w:rPr>
          <w:delText xml:space="preserve">из </w:delText>
        </w:r>
        <w:r w:rsidDel="002260E7">
          <w:rPr>
            <w:rFonts w:ascii="Arial" w:eastAsia="Arial" w:hAnsi="Arial" w:cs="Arial"/>
            <w:b/>
            <w:bCs/>
            <w:sz w:val="19"/>
            <w:szCs w:val="19"/>
          </w:rPr>
          <w:delText>R</w:delText>
        </w:r>
        <w:r w:rsidDel="002260E7">
          <w:rPr>
            <w:rFonts w:ascii="Arial" w:eastAsia="Arial" w:hAnsi="Arial" w:cs="Arial"/>
            <w:sz w:val="19"/>
            <w:szCs w:val="19"/>
          </w:rPr>
          <w:delText xml:space="preserve"> в </w:delText>
        </w:r>
        <w:r w:rsidDel="002260E7">
          <w:rPr>
            <w:rFonts w:ascii="Arial" w:eastAsia="Arial" w:hAnsi="Arial" w:cs="Arial"/>
            <w:b/>
            <w:bCs/>
            <w:sz w:val="19"/>
            <w:szCs w:val="19"/>
          </w:rPr>
          <w:delText>R</w:delText>
        </w:r>
        <w:r w:rsidDel="002260E7">
          <w:rPr>
            <w:rFonts w:ascii="Arial" w:eastAsia="Arial" w:hAnsi="Arial" w:cs="Arial"/>
            <w:i/>
            <w:iCs/>
            <w:sz w:val="26"/>
            <w:szCs w:val="26"/>
            <w:vertAlign w:val="superscript"/>
          </w:rPr>
          <w:delText>n</w:delText>
        </w:r>
        <w:r w:rsidDel="002260E7">
          <w:rPr>
            <w:rFonts w:ascii="Arial" w:eastAsia="Arial" w:hAnsi="Arial" w:cs="Arial"/>
            <w:sz w:val="19"/>
            <w:szCs w:val="19"/>
          </w:rPr>
          <w:delText xml:space="preserve"> алгебраическими уравнениями. В частности, найдите од-</w:delText>
        </w:r>
      </w:del>
    </w:p>
    <w:tbl>
      <w:tblPr>
        <w:tblW w:w="0" w:type="auto"/>
        <w:tblInd w:w="273" w:type="dxa"/>
        <w:tblLayout w:type="fixed"/>
        <w:tblCellMar>
          <w:left w:w="0" w:type="dxa"/>
          <w:right w:w="0" w:type="dxa"/>
        </w:tblCellMar>
        <w:tblLook w:val="04A0" w:firstRow="1" w:lastRow="0" w:firstColumn="1" w:lastColumn="0" w:noHBand="0" w:noVBand="1"/>
      </w:tblPr>
      <w:tblGrid>
        <w:gridCol w:w="5920"/>
        <w:gridCol w:w="360"/>
      </w:tblGrid>
      <w:tr w:rsidR="00A33515" w:rsidDel="002260E7">
        <w:trPr>
          <w:trHeight w:val="266"/>
          <w:del w:id="7828" w:author="Admin" w:date="2019-02-19T02:10:00Z"/>
        </w:trPr>
        <w:tc>
          <w:tcPr>
            <w:tcW w:w="5920" w:type="dxa"/>
            <w:vAlign w:val="bottom"/>
          </w:tcPr>
          <w:p w:rsidR="00A33515" w:rsidDel="002260E7" w:rsidRDefault="001A4D22">
            <w:pPr>
              <w:spacing w:line="266" w:lineRule="exact"/>
              <w:rPr>
                <w:del w:id="7829" w:author="Admin" w:date="2019-02-19T02:10:00Z"/>
                <w:sz w:val="20"/>
                <w:szCs w:val="20"/>
              </w:rPr>
            </w:pPr>
            <w:del w:id="7830" w:author="Admin" w:date="2019-02-19T02:10:00Z">
              <w:r w:rsidDel="002260E7">
                <w:rPr>
                  <w:rFonts w:ascii="Arial" w:eastAsia="Arial" w:hAnsi="Arial" w:cs="Arial"/>
                  <w:sz w:val="20"/>
                  <w:szCs w:val="20"/>
                </w:rPr>
                <w:delText xml:space="preserve">нородные многочлены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степени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такие, что для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del>
          </w:p>
        </w:tc>
        <w:tc>
          <w:tcPr>
            <w:tcW w:w="360" w:type="dxa"/>
            <w:vAlign w:val="bottom"/>
          </w:tcPr>
          <w:p w:rsidR="00A33515" w:rsidDel="002260E7" w:rsidRDefault="001A4D22">
            <w:pPr>
              <w:jc w:val="right"/>
              <w:rPr>
                <w:del w:id="7831" w:author="Admin" w:date="2019-02-19T02:10:00Z"/>
                <w:sz w:val="20"/>
                <w:szCs w:val="20"/>
              </w:rPr>
            </w:pPr>
            <w:del w:id="7832" w:author="Admin" w:date="2019-02-19T02:10:00Z">
              <w:r w:rsidDel="002260E7">
                <w:rPr>
                  <w:rFonts w:ascii="Arial" w:eastAsia="Arial" w:hAnsi="Arial" w:cs="Arial"/>
                  <w:sz w:val="20"/>
                  <w:szCs w:val="20"/>
                </w:rPr>
                <w:delText>1 и</w:delText>
              </w:r>
            </w:del>
          </w:p>
        </w:tc>
      </w:tr>
      <w:tr w:rsidR="00A33515" w:rsidDel="002260E7">
        <w:trPr>
          <w:trHeight w:val="334"/>
          <w:del w:id="7833" w:author="Admin" w:date="2019-02-19T02:10:00Z"/>
        </w:trPr>
        <w:tc>
          <w:tcPr>
            <w:tcW w:w="5920" w:type="dxa"/>
            <w:vAlign w:val="bottom"/>
          </w:tcPr>
          <w:p w:rsidR="00A33515" w:rsidDel="002260E7" w:rsidRDefault="001A4D22">
            <w:pPr>
              <w:rPr>
                <w:del w:id="7834" w:author="Admin" w:date="2019-02-19T02:10:00Z"/>
                <w:sz w:val="20"/>
                <w:szCs w:val="20"/>
              </w:rPr>
            </w:pPr>
            <w:del w:id="7835" w:author="Admin" w:date="2019-02-19T02:10:00Z">
              <w:r w:rsidDel="002260E7">
                <w:rPr>
                  <w:rFonts w:ascii="Arial" w:eastAsia="Arial" w:hAnsi="Arial" w:cs="Arial"/>
                  <w:i/>
                  <w:iCs/>
                  <w:sz w:val="20"/>
                  <w:szCs w:val="20"/>
                </w:rPr>
                <w:delText>g</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q</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выполнено</w:delText>
              </w:r>
            </w:del>
          </w:p>
        </w:tc>
        <w:tc>
          <w:tcPr>
            <w:tcW w:w="360" w:type="dxa"/>
            <w:vAlign w:val="bottom"/>
          </w:tcPr>
          <w:p w:rsidR="00A33515" w:rsidDel="002260E7" w:rsidRDefault="00A33515">
            <w:pPr>
              <w:rPr>
                <w:del w:id="7836" w:author="Admin" w:date="2019-02-19T02:10:00Z"/>
                <w:sz w:val="24"/>
                <w:szCs w:val="24"/>
              </w:rPr>
            </w:pPr>
          </w:p>
        </w:tc>
      </w:tr>
      <w:tr w:rsidR="00A33515" w:rsidDel="002260E7">
        <w:trPr>
          <w:trHeight w:val="423"/>
          <w:del w:id="7837" w:author="Admin" w:date="2019-02-19T02:10:00Z"/>
        </w:trPr>
        <w:tc>
          <w:tcPr>
            <w:tcW w:w="5920" w:type="dxa"/>
            <w:vAlign w:val="bottom"/>
          </w:tcPr>
          <w:p w:rsidR="00A33515" w:rsidDel="002260E7" w:rsidRDefault="001A4D22">
            <w:pPr>
              <w:ind w:left="2100"/>
              <w:rPr>
                <w:del w:id="7838" w:author="Admin" w:date="2019-02-19T02:10:00Z"/>
                <w:sz w:val="20"/>
                <w:szCs w:val="20"/>
              </w:rPr>
            </w:pPr>
            <w:del w:id="7839" w:author="Admin" w:date="2019-02-19T02:10:00Z">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H</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eastAsia="Times New Roman"/>
                  <w:i/>
                  <w:iCs/>
                  <w:sz w:val="20"/>
                  <w:szCs w:val="20"/>
                </w:rPr>
                <w:delText>; : : : ;</w:delText>
              </w:r>
              <w:r w:rsidDel="002260E7">
                <w:rPr>
                  <w:rFonts w:ascii="Arial" w:eastAsia="Arial" w:hAnsi="Arial" w:cs="Arial"/>
                  <w:i/>
                  <w:iCs/>
                  <w:sz w:val="20"/>
                  <w:szCs w:val="20"/>
                </w:rPr>
                <w:delText xml:space="preserve"> H</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del>
          </w:p>
        </w:tc>
        <w:tc>
          <w:tcPr>
            <w:tcW w:w="360" w:type="dxa"/>
            <w:vAlign w:val="bottom"/>
          </w:tcPr>
          <w:p w:rsidR="00A33515" w:rsidDel="002260E7" w:rsidRDefault="00A33515">
            <w:pPr>
              <w:rPr>
                <w:del w:id="7840" w:author="Admin" w:date="2019-02-19T02:10:00Z"/>
                <w:sz w:val="24"/>
                <w:szCs w:val="24"/>
              </w:rPr>
            </w:pPr>
          </w:p>
        </w:tc>
      </w:tr>
      <w:tr w:rsidR="00A33515" w:rsidDel="002260E7">
        <w:trPr>
          <w:trHeight w:val="336"/>
          <w:del w:id="7841" w:author="Admin" w:date="2019-02-19T02:10:00Z"/>
        </w:trPr>
        <w:tc>
          <w:tcPr>
            <w:tcW w:w="5920" w:type="dxa"/>
            <w:vAlign w:val="bottom"/>
          </w:tcPr>
          <w:p w:rsidR="00A33515" w:rsidDel="002260E7" w:rsidRDefault="001A4D22">
            <w:pPr>
              <w:ind w:left="2100"/>
              <w:rPr>
                <w:del w:id="7842" w:author="Admin" w:date="2019-02-19T02:10:00Z"/>
                <w:sz w:val="20"/>
                <w:szCs w:val="20"/>
              </w:rPr>
            </w:pPr>
            <w:del w:id="7843" w:author="Admin" w:date="2019-02-19T02:10:00Z">
              <w:r w:rsidDel="002260E7">
                <w:rPr>
                  <w:rFonts w:ascii="Arial" w:eastAsia="Arial" w:hAnsi="Arial" w:cs="Arial"/>
                  <w:i/>
                  <w:iCs/>
                  <w:sz w:val="20"/>
                  <w:szCs w:val="20"/>
                </w:rPr>
                <w:delText>g</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eastAsia="Times New Roman"/>
                  <w:i/>
                  <w:iCs/>
                  <w:sz w:val="20"/>
                  <w:szCs w:val="20"/>
                </w:rPr>
                <w:delText>; : : : ;</w:delText>
              </w:r>
              <w:r w:rsidDel="002260E7">
                <w:rPr>
                  <w:rFonts w:ascii="Arial" w:eastAsia="Arial" w:hAnsi="Arial" w:cs="Arial"/>
                  <w:i/>
                  <w:iCs/>
                  <w:sz w:val="20"/>
                  <w:szCs w:val="20"/>
                </w:rPr>
                <w:delText xml:space="preserve"> T</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0</w:delText>
              </w:r>
            </w:del>
          </w:p>
        </w:tc>
        <w:tc>
          <w:tcPr>
            <w:tcW w:w="360" w:type="dxa"/>
            <w:vAlign w:val="bottom"/>
          </w:tcPr>
          <w:p w:rsidR="00A33515" w:rsidDel="002260E7" w:rsidRDefault="00A33515">
            <w:pPr>
              <w:rPr>
                <w:del w:id="7844" w:author="Admin" w:date="2019-02-19T02:10:00Z"/>
                <w:sz w:val="24"/>
                <w:szCs w:val="24"/>
              </w:rPr>
            </w:pPr>
          </w:p>
        </w:tc>
      </w:tr>
      <w:tr w:rsidR="00A33515" w:rsidDel="002260E7">
        <w:trPr>
          <w:trHeight w:val="563"/>
          <w:del w:id="7845" w:author="Admin" w:date="2019-02-19T02:10:00Z"/>
        </w:trPr>
        <w:tc>
          <w:tcPr>
            <w:tcW w:w="5920" w:type="dxa"/>
            <w:vAlign w:val="bottom"/>
          </w:tcPr>
          <w:p w:rsidR="00A33515" w:rsidDel="002260E7" w:rsidRDefault="001A4D22">
            <w:pPr>
              <w:rPr>
                <w:del w:id="7846" w:author="Admin" w:date="2019-02-19T02:10:00Z"/>
                <w:sz w:val="20"/>
                <w:szCs w:val="20"/>
              </w:rPr>
            </w:pPr>
            <w:del w:id="7847" w:author="Admin" w:date="2019-02-19T02:10:00Z">
              <w:r w:rsidDel="002260E7">
                <w:rPr>
                  <w:rFonts w:ascii="Arial" w:eastAsia="Arial" w:hAnsi="Arial" w:cs="Arial"/>
                  <w:sz w:val="20"/>
                  <w:szCs w:val="20"/>
                </w:rPr>
                <w:delText xml:space="preserve">при любом </w:delText>
              </w:r>
              <w:r w:rsidDel="002260E7">
                <w:rPr>
                  <w:rFonts w:ascii="Arial" w:eastAsia="Arial" w:hAnsi="Arial" w:cs="Arial"/>
                  <w:i/>
                  <w:iCs/>
                  <w:sz w:val="20"/>
                  <w:szCs w:val="20"/>
                </w:rPr>
                <w:delText>t</w:delText>
              </w:r>
              <w:r w:rsidDel="002260E7">
                <w:rPr>
                  <w:rFonts w:ascii="Arial" w:eastAsia="Arial" w:hAnsi="Arial" w:cs="Arial"/>
                  <w:sz w:val="20"/>
                  <w:szCs w:val="20"/>
                </w:rPr>
                <w:delText xml:space="preserve">. Например,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1 и </w:delText>
              </w:r>
              <w:r w:rsidDel="002260E7">
                <w:rPr>
                  <w:rFonts w:ascii="Arial" w:eastAsia="Arial" w:hAnsi="Arial" w:cs="Arial"/>
                  <w:i/>
                  <w:iCs/>
                  <w:sz w:val="20"/>
                  <w:szCs w:val="20"/>
                </w:rPr>
                <w:delText>g</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del>
          </w:p>
        </w:tc>
        <w:tc>
          <w:tcPr>
            <w:tcW w:w="360" w:type="dxa"/>
            <w:vAlign w:val="bottom"/>
          </w:tcPr>
          <w:p w:rsidR="00A33515" w:rsidDel="002260E7" w:rsidRDefault="001A4D22">
            <w:pPr>
              <w:jc w:val="right"/>
              <w:rPr>
                <w:del w:id="7848" w:author="Admin" w:date="2019-02-19T02:10:00Z"/>
                <w:sz w:val="20"/>
                <w:szCs w:val="20"/>
              </w:rPr>
            </w:pPr>
            <w:del w:id="7849" w:author="Admin" w:date="2019-02-19T02:10:00Z">
              <w:r w:rsidDel="002260E7">
                <w:rPr>
                  <w:rFonts w:ascii="Arial" w:eastAsia="Arial" w:hAnsi="Arial" w:cs="Arial"/>
                  <w:sz w:val="20"/>
                  <w:szCs w:val="20"/>
                </w:rPr>
                <w:delText>1.</w:delText>
              </w:r>
            </w:del>
          </w:p>
        </w:tc>
      </w:tr>
      <w:tr w:rsidR="00A33515" w:rsidDel="002260E7">
        <w:trPr>
          <w:trHeight w:val="389"/>
          <w:del w:id="7850" w:author="Admin" w:date="2019-02-19T02:10:00Z"/>
        </w:trPr>
        <w:tc>
          <w:tcPr>
            <w:tcW w:w="5920" w:type="dxa"/>
            <w:vAlign w:val="bottom"/>
          </w:tcPr>
          <w:p w:rsidR="00A33515" w:rsidDel="002260E7" w:rsidRDefault="001A4D22">
            <w:pPr>
              <w:rPr>
                <w:del w:id="7851" w:author="Admin" w:date="2019-02-19T02:10:00Z"/>
                <w:sz w:val="20"/>
                <w:szCs w:val="20"/>
              </w:rPr>
            </w:pPr>
            <w:del w:id="7852" w:author="Admin" w:date="2019-02-19T02:10:00Z">
              <w:r w:rsidDel="002260E7">
                <w:rPr>
                  <w:rFonts w:ascii="Arial" w:eastAsia="Arial" w:hAnsi="Arial" w:cs="Arial"/>
                  <w:w w:val="99"/>
                  <w:sz w:val="20"/>
                  <w:szCs w:val="20"/>
                </w:rPr>
                <w:delText xml:space="preserve">Верно ли, что многочлены </w:delText>
              </w:r>
              <w:r w:rsidDel="002260E7">
                <w:rPr>
                  <w:rFonts w:ascii="Arial" w:eastAsia="Arial" w:hAnsi="Arial" w:cs="Arial"/>
                  <w:i/>
                  <w:iCs/>
                  <w:w w:val="99"/>
                  <w:sz w:val="20"/>
                  <w:szCs w:val="20"/>
                </w:rPr>
                <w:delText>f</w:delText>
              </w:r>
              <w:r w:rsidDel="002260E7">
                <w:rPr>
                  <w:rFonts w:ascii="Arial" w:eastAsia="Arial" w:hAnsi="Arial" w:cs="Arial"/>
                  <w:i/>
                  <w:iCs/>
                  <w:w w:val="99"/>
                  <w:sz w:val="27"/>
                  <w:szCs w:val="27"/>
                  <w:vertAlign w:val="subscript"/>
                </w:rPr>
                <w:delText>n</w:delText>
              </w:r>
              <w:r w:rsidDel="002260E7">
                <w:rPr>
                  <w:rFonts w:eastAsia="Times New Roman"/>
                  <w:i/>
                  <w:iCs/>
                  <w:w w:val="99"/>
                  <w:sz w:val="20"/>
                  <w:szCs w:val="20"/>
                </w:rPr>
                <w:delText>;</w:delText>
              </w:r>
              <w:r w:rsidDel="002260E7">
                <w:rPr>
                  <w:rFonts w:ascii="Arial" w:eastAsia="Arial" w:hAnsi="Arial" w:cs="Arial"/>
                  <w:w w:val="99"/>
                  <w:sz w:val="20"/>
                  <w:szCs w:val="20"/>
                </w:rPr>
                <w:delText xml:space="preserve"> </w:delText>
              </w:r>
              <w:r w:rsidDel="002260E7">
                <w:rPr>
                  <w:rFonts w:ascii="Arial" w:eastAsia="Arial" w:hAnsi="Arial" w:cs="Arial"/>
                  <w:i/>
                  <w:iCs/>
                  <w:w w:val="99"/>
                  <w:sz w:val="20"/>
                  <w:szCs w:val="20"/>
                </w:rPr>
                <w:delText>g</w:delText>
              </w:r>
              <w:r w:rsidDel="002260E7">
                <w:rPr>
                  <w:rFonts w:ascii="Arial" w:eastAsia="Arial" w:hAnsi="Arial" w:cs="Arial"/>
                  <w:i/>
                  <w:iCs/>
                  <w:w w:val="99"/>
                  <w:sz w:val="27"/>
                  <w:szCs w:val="27"/>
                  <w:vertAlign w:val="subscript"/>
                </w:rPr>
                <w:delText>n</w:delText>
              </w:r>
              <w:r w:rsidDel="002260E7">
                <w:rPr>
                  <w:rFonts w:ascii="Arial" w:eastAsia="Arial" w:hAnsi="Arial" w:cs="Arial"/>
                  <w:w w:val="99"/>
                  <w:sz w:val="20"/>
                  <w:szCs w:val="20"/>
                </w:rPr>
                <w:delText xml:space="preserve"> </w:delText>
              </w:r>
              <w:r w:rsidDel="002260E7">
                <w:rPr>
                  <w:rFonts w:eastAsia="Times New Roman"/>
                  <w:i/>
                  <w:iCs/>
                  <w:w w:val="99"/>
                  <w:sz w:val="20"/>
                  <w:szCs w:val="20"/>
                </w:rPr>
                <w:delText>2</w:delText>
              </w:r>
              <w:r w:rsidDel="002260E7">
                <w:rPr>
                  <w:rFonts w:ascii="Arial" w:eastAsia="Arial" w:hAnsi="Arial" w:cs="Arial"/>
                  <w:w w:val="99"/>
                  <w:sz w:val="20"/>
                  <w:szCs w:val="20"/>
                </w:rPr>
                <w:delText xml:space="preserve"> </w:delText>
              </w:r>
              <w:r w:rsidDel="002260E7">
                <w:rPr>
                  <w:rFonts w:ascii="Arial" w:eastAsia="Arial" w:hAnsi="Arial" w:cs="Arial"/>
                  <w:b/>
                  <w:bCs/>
                  <w:w w:val="99"/>
                  <w:sz w:val="20"/>
                  <w:szCs w:val="20"/>
                </w:rPr>
                <w:delText>Q</w:delText>
              </w:r>
              <w:r w:rsidDel="002260E7">
                <w:rPr>
                  <w:rFonts w:eastAsia="Times New Roman"/>
                  <w:w w:val="99"/>
                  <w:sz w:val="20"/>
                  <w:szCs w:val="20"/>
                </w:rPr>
                <w:delText>[</w:delText>
              </w:r>
              <w:r w:rsidDel="002260E7">
                <w:rPr>
                  <w:rFonts w:ascii="Arial" w:eastAsia="Arial" w:hAnsi="Arial" w:cs="Arial"/>
                  <w:i/>
                  <w:iCs/>
                  <w:w w:val="99"/>
                  <w:sz w:val="20"/>
                  <w:szCs w:val="20"/>
                </w:rPr>
                <w:delText>x</w:delText>
              </w:r>
              <w:r w:rsidDel="002260E7">
                <w:rPr>
                  <w:rFonts w:ascii="Arial" w:eastAsia="Arial" w:hAnsi="Arial" w:cs="Arial"/>
                  <w:w w:val="99"/>
                  <w:sz w:val="27"/>
                  <w:szCs w:val="27"/>
                  <w:vertAlign w:val="subscript"/>
                </w:rPr>
                <w:delText>1</w:delText>
              </w:r>
              <w:r w:rsidDel="002260E7">
                <w:rPr>
                  <w:rFonts w:eastAsia="Times New Roman"/>
                  <w:i/>
                  <w:iCs/>
                  <w:w w:val="99"/>
                  <w:sz w:val="20"/>
                  <w:szCs w:val="20"/>
                </w:rPr>
                <w:delText>; : : : ;</w:delText>
              </w:r>
              <w:r w:rsidDel="002260E7">
                <w:rPr>
                  <w:rFonts w:ascii="Arial" w:eastAsia="Arial" w:hAnsi="Arial" w:cs="Arial"/>
                  <w:w w:val="99"/>
                  <w:sz w:val="20"/>
                  <w:szCs w:val="20"/>
                </w:rPr>
                <w:delText xml:space="preserve"> </w:delText>
              </w:r>
              <w:r w:rsidDel="002260E7">
                <w:rPr>
                  <w:rFonts w:ascii="Arial" w:eastAsia="Arial" w:hAnsi="Arial" w:cs="Arial"/>
                  <w:i/>
                  <w:iCs/>
                  <w:w w:val="99"/>
                  <w:sz w:val="20"/>
                  <w:szCs w:val="20"/>
                </w:rPr>
                <w:delText>x</w:delText>
              </w:r>
              <w:r w:rsidDel="002260E7">
                <w:rPr>
                  <w:rFonts w:ascii="Arial" w:eastAsia="Arial" w:hAnsi="Arial" w:cs="Arial"/>
                  <w:i/>
                  <w:iCs/>
                  <w:w w:val="99"/>
                  <w:sz w:val="27"/>
                  <w:szCs w:val="27"/>
                  <w:vertAlign w:val="subscript"/>
                </w:rPr>
                <w:delText>n</w:delText>
              </w:r>
              <w:r w:rsidDel="002260E7">
                <w:rPr>
                  <w:rFonts w:eastAsia="Times New Roman"/>
                  <w:w w:val="99"/>
                  <w:sz w:val="20"/>
                  <w:szCs w:val="20"/>
                </w:rPr>
                <w:delText>]</w:delText>
              </w:r>
              <w:r w:rsidDel="002260E7">
                <w:rPr>
                  <w:rFonts w:ascii="Arial" w:eastAsia="Arial" w:hAnsi="Arial" w:cs="Arial"/>
                  <w:w w:val="99"/>
                  <w:sz w:val="20"/>
                  <w:szCs w:val="20"/>
                </w:rPr>
                <w:delText xml:space="preserve"> неприводимы?</w:delText>
              </w:r>
            </w:del>
          </w:p>
        </w:tc>
        <w:tc>
          <w:tcPr>
            <w:tcW w:w="360" w:type="dxa"/>
            <w:vAlign w:val="bottom"/>
          </w:tcPr>
          <w:p w:rsidR="00A33515" w:rsidDel="002260E7" w:rsidRDefault="00A33515">
            <w:pPr>
              <w:rPr>
                <w:del w:id="7853" w:author="Admin" w:date="2019-02-19T02:10:00Z"/>
                <w:sz w:val="24"/>
                <w:szCs w:val="24"/>
              </w:rPr>
            </w:pPr>
          </w:p>
        </w:tc>
      </w:tr>
    </w:tbl>
    <w:p w:rsidR="00A33515" w:rsidDel="002260E7" w:rsidRDefault="001A4D22">
      <w:pPr>
        <w:numPr>
          <w:ilvl w:val="0"/>
          <w:numId w:val="674"/>
        </w:numPr>
        <w:tabs>
          <w:tab w:val="left" w:pos="273"/>
        </w:tabs>
        <w:ind w:left="273" w:hanging="273"/>
        <w:rPr>
          <w:del w:id="7854" w:author="Admin" w:date="2019-02-19T02:10:00Z"/>
          <w:rFonts w:ascii="Arial" w:eastAsia="Arial" w:hAnsi="Arial" w:cs="Arial"/>
          <w:b/>
          <w:bCs/>
          <w:sz w:val="20"/>
          <w:szCs w:val="20"/>
        </w:rPr>
        <w:pPrChange w:id="7855" w:author="Admin" w:date="2019-02-19T00:19:00Z">
          <w:pPr>
            <w:numPr>
              <w:numId w:val="677"/>
            </w:numPr>
            <w:tabs>
              <w:tab w:val="left" w:pos="273"/>
            </w:tabs>
            <w:ind w:left="273" w:hanging="273"/>
          </w:pPr>
        </w:pPrChange>
      </w:pPr>
      <w:del w:id="7856" w:author="Admin" w:date="2019-02-19T02:10:00Z">
        <w:r w:rsidDel="002260E7">
          <w:rPr>
            <w:rFonts w:ascii="Arial" w:eastAsia="Arial" w:hAnsi="Arial" w:cs="Arial"/>
            <w:sz w:val="20"/>
            <w:szCs w:val="20"/>
          </w:rPr>
          <w:delText xml:space="preserve">Опишите все перестановки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S</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для которых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eastAsia="Times New Roman"/>
            <w:sz w:val="27"/>
            <w:szCs w:val="27"/>
            <w:vertAlign w:val="subscript"/>
          </w:rPr>
          <w:delText>)</w:delText>
        </w:r>
        <w:r w:rsidDel="002260E7">
          <w:rPr>
            <w:rFonts w:eastAsia="Times New Roman"/>
            <w:i/>
            <w:iCs/>
            <w:sz w:val="20"/>
            <w:szCs w:val="20"/>
          </w:rPr>
          <w:delText>; : :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7"/>
            <w:szCs w:val="27"/>
            <w:vertAlign w:val="subscript"/>
          </w:rPr>
          <w:delText>(</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eastAsia="Times New Roman"/>
            <w:sz w:val="20"/>
            <w:szCs w:val="20"/>
          </w:rPr>
          <w:delText>) =</w:delText>
        </w:r>
      </w:del>
    </w:p>
    <w:p w:rsidR="00A33515" w:rsidDel="002260E7" w:rsidRDefault="00A33515">
      <w:pPr>
        <w:spacing w:line="39" w:lineRule="exact"/>
        <w:rPr>
          <w:del w:id="7857" w:author="Admin" w:date="2019-02-19T02:10:00Z"/>
          <w:rFonts w:ascii="Arial" w:eastAsia="Arial" w:hAnsi="Arial" w:cs="Arial"/>
          <w:b/>
          <w:bCs/>
          <w:sz w:val="20"/>
          <w:szCs w:val="20"/>
        </w:rPr>
      </w:pPr>
    </w:p>
    <w:p w:rsidR="00A33515" w:rsidDel="002260E7" w:rsidRDefault="001A4D22">
      <w:pPr>
        <w:spacing w:line="183" w:lineRule="auto"/>
        <w:ind w:left="273"/>
        <w:rPr>
          <w:del w:id="7858" w:author="Admin" w:date="2019-02-19T02:10:00Z"/>
          <w:rFonts w:ascii="Arial" w:eastAsia="Arial" w:hAnsi="Arial" w:cs="Arial"/>
          <w:b/>
          <w:bCs/>
          <w:sz w:val="20"/>
          <w:szCs w:val="20"/>
        </w:rPr>
      </w:pPr>
      <w:del w:id="7859" w:author="Admin" w:date="2019-02-19T02:10:00Z">
        <w:r w:rsidDel="002260E7">
          <w:rPr>
            <w:rFonts w:ascii="Arial" w:eastAsia="Arial" w:hAnsi="Arial" w:cs="Arial"/>
            <w:i/>
            <w:iCs/>
            <w:sz w:val="19"/>
            <w:szCs w:val="19"/>
          </w:rPr>
          <w:delText>p</w:delText>
        </w:r>
        <w:r w:rsidDel="002260E7">
          <w:rPr>
            <w:rFonts w:ascii="Arial" w:eastAsia="Arial" w:hAnsi="Arial" w:cs="Arial"/>
            <w:i/>
            <w:iCs/>
            <w:sz w:val="25"/>
            <w:szCs w:val="25"/>
            <w:vertAlign w:val="subscript"/>
          </w:rPr>
          <w:delText>n</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ascii="Arial" w:eastAsia="Arial" w:hAnsi="Arial" w:cs="Arial"/>
            <w:sz w:val="25"/>
            <w:szCs w:val="25"/>
            <w:vertAlign w:val="subscript"/>
          </w:rPr>
          <w:delText>1</w:delText>
        </w:r>
        <w:r w:rsidDel="002260E7">
          <w:rPr>
            <w:rFonts w:eastAsia="Times New Roman"/>
            <w:i/>
            <w:iCs/>
            <w:sz w:val="19"/>
            <w:szCs w:val="19"/>
          </w:rPr>
          <w:delText>; : : : ;</w:delText>
        </w:r>
        <w:r w:rsidDel="002260E7">
          <w:rPr>
            <w:rFonts w:ascii="Arial" w:eastAsia="Arial" w:hAnsi="Arial" w:cs="Arial"/>
            <w:i/>
            <w:iCs/>
            <w:sz w:val="19"/>
            <w:szCs w:val="19"/>
          </w:rPr>
          <w:delText xml:space="preserve"> x</w:delText>
        </w:r>
        <w:r w:rsidDel="002260E7">
          <w:rPr>
            <w:rFonts w:ascii="Arial" w:eastAsia="Arial" w:hAnsi="Arial" w:cs="Arial"/>
            <w:i/>
            <w:iCs/>
            <w:sz w:val="25"/>
            <w:szCs w:val="25"/>
            <w:vertAlign w:val="subscript"/>
          </w:rPr>
          <w:delText>n</w:delText>
        </w:r>
        <w:r w:rsidDel="002260E7">
          <w:rPr>
            <w:rFonts w:eastAsia="Times New Roman"/>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при всех</w:delText>
        </w:r>
        <w:r w:rsidDel="002260E7">
          <w:rPr>
            <w:rFonts w:ascii="Arial" w:eastAsia="Arial" w:hAnsi="Arial" w:cs="Arial"/>
            <w:i/>
            <w:iCs/>
            <w:sz w:val="19"/>
            <w:szCs w:val="19"/>
          </w:rPr>
          <w:delText xml:space="preserve"> x</w:delText>
        </w:r>
        <w:r w:rsidDel="002260E7">
          <w:rPr>
            <w:rFonts w:ascii="Arial" w:eastAsia="Arial" w:hAnsi="Arial" w:cs="Arial"/>
            <w:sz w:val="25"/>
            <w:szCs w:val="25"/>
            <w:vertAlign w:val="subscript"/>
          </w:rPr>
          <w:delText>1</w:delText>
        </w:r>
        <w:r w:rsidDel="002260E7">
          <w:rPr>
            <w:rFonts w:eastAsia="Times New Roman"/>
            <w:i/>
            <w:iCs/>
            <w:sz w:val="19"/>
            <w:szCs w:val="19"/>
          </w:rPr>
          <w:delText>; : : : ;</w:delText>
        </w:r>
        <w:r w:rsidDel="002260E7">
          <w:rPr>
            <w:rFonts w:ascii="Arial" w:eastAsia="Arial" w:hAnsi="Arial" w:cs="Arial"/>
            <w:i/>
            <w:iCs/>
            <w:sz w:val="19"/>
            <w:szCs w:val="19"/>
          </w:rPr>
          <w:delText xml:space="preserve"> x</w:delText>
        </w:r>
        <w:r w:rsidDel="002260E7">
          <w:rPr>
            <w:rFonts w:ascii="Arial" w:eastAsia="Arial" w:hAnsi="Arial" w:cs="Arial"/>
            <w:i/>
            <w:iCs/>
            <w:sz w:val="25"/>
            <w:szCs w:val="25"/>
            <w:vertAlign w:val="subscript"/>
          </w:rPr>
          <w:delText>n</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Аналогичный вопрос для</w:delText>
        </w:r>
        <w:r w:rsidDel="002260E7">
          <w:rPr>
            <w:rFonts w:ascii="Arial" w:eastAsia="Arial" w:hAnsi="Arial" w:cs="Arial"/>
            <w:i/>
            <w:iCs/>
            <w:sz w:val="19"/>
            <w:szCs w:val="19"/>
          </w:rPr>
          <w:delText xml:space="preserve"> q</w:delText>
        </w:r>
        <w:r w:rsidDel="002260E7">
          <w:rPr>
            <w:rFonts w:ascii="Arial" w:eastAsia="Arial" w:hAnsi="Arial" w:cs="Arial"/>
            <w:i/>
            <w:iCs/>
            <w:sz w:val="25"/>
            <w:szCs w:val="25"/>
            <w:vertAlign w:val="subscript"/>
          </w:rPr>
          <w:delText>n</w:delText>
        </w:r>
        <w:r w:rsidDel="002260E7">
          <w:rPr>
            <w:rFonts w:ascii="Arial" w:eastAsia="Arial" w:hAnsi="Arial" w:cs="Arial"/>
            <w:sz w:val="19"/>
            <w:szCs w:val="19"/>
          </w:rPr>
          <w:delText>.</w:delText>
        </w:r>
      </w:del>
    </w:p>
    <w:p w:rsidR="00A33515" w:rsidDel="002260E7" w:rsidRDefault="00A33515">
      <w:pPr>
        <w:spacing w:line="92" w:lineRule="exact"/>
        <w:rPr>
          <w:del w:id="7860" w:author="Admin" w:date="2019-02-19T02:10:00Z"/>
          <w:rFonts w:ascii="Arial" w:eastAsia="Arial" w:hAnsi="Arial" w:cs="Arial"/>
          <w:b/>
          <w:bCs/>
          <w:sz w:val="20"/>
          <w:szCs w:val="20"/>
        </w:rPr>
      </w:pPr>
    </w:p>
    <w:p w:rsidR="00A33515" w:rsidDel="002260E7" w:rsidRDefault="001A4D22">
      <w:pPr>
        <w:numPr>
          <w:ilvl w:val="0"/>
          <w:numId w:val="674"/>
        </w:numPr>
        <w:tabs>
          <w:tab w:val="left" w:pos="273"/>
        </w:tabs>
        <w:spacing w:line="292" w:lineRule="auto"/>
        <w:ind w:left="273" w:hanging="273"/>
        <w:rPr>
          <w:del w:id="7861" w:author="Admin" w:date="2019-02-19T02:10:00Z"/>
          <w:rFonts w:ascii="Arial" w:eastAsia="Arial" w:hAnsi="Arial" w:cs="Arial"/>
          <w:b/>
          <w:bCs/>
          <w:sz w:val="20"/>
          <w:szCs w:val="20"/>
        </w:rPr>
        <w:pPrChange w:id="7862" w:author="Admin" w:date="2019-02-19T00:19:00Z">
          <w:pPr>
            <w:numPr>
              <w:numId w:val="677"/>
            </w:numPr>
            <w:tabs>
              <w:tab w:val="left" w:pos="273"/>
            </w:tabs>
            <w:spacing w:line="292" w:lineRule="auto"/>
            <w:ind w:left="273" w:hanging="273"/>
          </w:pPr>
        </w:pPrChange>
      </w:pPr>
      <w:del w:id="7863" w:author="Admin" w:date="2019-02-19T02:10:00Z">
        <w:r w:rsidDel="002260E7">
          <w:rPr>
            <w:rFonts w:ascii="Arial" w:eastAsia="Arial" w:hAnsi="Arial" w:cs="Arial"/>
            <w:sz w:val="20"/>
            <w:szCs w:val="20"/>
          </w:rPr>
          <w:delText xml:space="preserve">Опишите все точки образов </w:delText>
        </w:r>
        <w:r w:rsidDel="002260E7">
          <w:rPr>
            <w:rFonts w:ascii="Arial" w:eastAsia="Arial" w:hAnsi="Arial" w:cs="Arial"/>
            <w:i/>
            <w:iCs/>
            <w:sz w:val="20"/>
            <w:szCs w:val="20"/>
          </w:rPr>
          <w:delText>L</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M</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в </w:delText>
        </w:r>
        <w:r w:rsidDel="002260E7">
          <w:rPr>
            <w:rFonts w:ascii="Arial" w:eastAsia="Arial" w:hAnsi="Arial" w:cs="Arial"/>
            <w:b/>
            <w:bCs/>
            <w:sz w:val="20"/>
            <w:szCs w:val="20"/>
          </w:rPr>
          <w:delText>R</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 xml:space="preserve"> с целыми координатами. Опишите все точки с рациональными координатами.</w:delText>
        </w:r>
      </w:del>
    </w:p>
    <w:p w:rsidR="00A33515" w:rsidDel="002260E7" w:rsidRDefault="00A33515">
      <w:pPr>
        <w:spacing w:line="26" w:lineRule="exact"/>
        <w:rPr>
          <w:del w:id="7864" w:author="Admin" w:date="2019-02-19T02:10:00Z"/>
          <w:rFonts w:ascii="Arial" w:eastAsia="Arial" w:hAnsi="Arial" w:cs="Arial"/>
          <w:b/>
          <w:bCs/>
          <w:sz w:val="20"/>
          <w:szCs w:val="20"/>
        </w:rPr>
      </w:pPr>
    </w:p>
    <w:p w:rsidR="00A33515" w:rsidDel="002260E7" w:rsidRDefault="001A4D22">
      <w:pPr>
        <w:spacing w:line="249" w:lineRule="auto"/>
        <w:ind w:left="273"/>
        <w:jc w:val="both"/>
        <w:rPr>
          <w:del w:id="7865" w:author="Admin" w:date="2019-02-19T02:10:00Z"/>
          <w:rFonts w:ascii="Arial" w:eastAsia="Arial" w:hAnsi="Arial" w:cs="Arial"/>
          <w:b/>
          <w:bCs/>
          <w:sz w:val="20"/>
          <w:szCs w:val="20"/>
        </w:rPr>
      </w:pPr>
      <w:del w:id="7866" w:author="Admin" w:date="2019-02-19T02:10:00Z">
        <w:r w:rsidDel="002260E7">
          <w:rPr>
            <w:rFonts w:ascii="Arial" w:eastAsia="Arial" w:hAnsi="Arial" w:cs="Arial"/>
            <w:sz w:val="20"/>
            <w:szCs w:val="20"/>
          </w:rPr>
          <w:delText xml:space="preserve">Придумайте, как по двум целым / рациональным точкам из обра-зов </w:delText>
        </w:r>
        <w:r w:rsidDel="002260E7">
          <w:rPr>
            <w:rFonts w:ascii="Arial" w:eastAsia="Arial" w:hAnsi="Arial" w:cs="Arial"/>
            <w:i/>
            <w:iCs/>
            <w:sz w:val="20"/>
            <w:szCs w:val="20"/>
          </w:rPr>
          <w:delText>L</w:delText>
        </w:r>
        <w:r w:rsidDel="002260E7">
          <w:rPr>
            <w:rFonts w:ascii="Arial" w:eastAsia="Arial" w:hAnsi="Arial" w:cs="Arial"/>
            <w:i/>
            <w:iCs/>
            <w:sz w:val="27"/>
            <w:szCs w:val="27"/>
            <w:vertAlign w:val="subscript"/>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получить новую целую / рациональную точку на </w:delText>
        </w:r>
        <w:r w:rsidDel="002260E7">
          <w:rPr>
            <w:rFonts w:ascii="Arial" w:eastAsia="Arial" w:hAnsi="Arial" w:cs="Arial"/>
            <w:i/>
            <w:iCs/>
            <w:sz w:val="20"/>
            <w:szCs w:val="20"/>
          </w:rPr>
          <w:delText>L</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M</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соответственно. Изучите получающееся «сложение точек».</w:delText>
        </w:r>
      </w:del>
    </w:p>
    <w:p w:rsidR="00A33515" w:rsidDel="002260E7" w:rsidRDefault="00A33515">
      <w:pPr>
        <w:rPr>
          <w:del w:id="7867" w:author="Admin" w:date="2019-02-19T02:10:00Z"/>
        </w:rPr>
        <w:sectPr w:rsidR="00A33515" w:rsidDel="002260E7">
          <w:pgSz w:w="8220" w:h="12472"/>
          <w:pgMar w:top="639" w:right="720" w:bottom="0" w:left="947" w:header="0" w:footer="0" w:gutter="0"/>
          <w:cols w:space="720" w:equalWidth="0">
            <w:col w:w="6553"/>
          </w:cols>
        </w:sectPr>
      </w:pPr>
    </w:p>
    <w:p w:rsidR="00A33515" w:rsidDel="002260E7" w:rsidRDefault="00A33515">
      <w:pPr>
        <w:spacing w:line="200" w:lineRule="exact"/>
        <w:rPr>
          <w:del w:id="7868" w:author="Admin" w:date="2019-02-19T02:10:00Z"/>
          <w:sz w:val="20"/>
          <w:szCs w:val="20"/>
        </w:rPr>
      </w:pPr>
    </w:p>
    <w:p w:rsidR="00A33515" w:rsidDel="002260E7" w:rsidRDefault="00A33515">
      <w:pPr>
        <w:spacing w:line="375" w:lineRule="exact"/>
        <w:rPr>
          <w:del w:id="7869" w:author="Admin" w:date="2019-02-19T02:10:00Z"/>
          <w:sz w:val="20"/>
          <w:szCs w:val="20"/>
        </w:rPr>
      </w:pPr>
    </w:p>
    <w:p w:rsidR="00A33515" w:rsidDel="002260E7" w:rsidRDefault="001A4D22">
      <w:pPr>
        <w:ind w:right="207"/>
        <w:jc w:val="center"/>
        <w:rPr>
          <w:del w:id="7870" w:author="Admin" w:date="2019-02-19T02:10:00Z"/>
          <w:sz w:val="20"/>
          <w:szCs w:val="20"/>
        </w:rPr>
      </w:pPr>
      <w:del w:id="7871"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290</w:delText>
        </w:r>
        <w:r w:rsidDel="002260E7">
          <w:rPr>
            <w:rFonts w:ascii="Arial" w:eastAsia="Arial" w:hAnsi="Arial" w:cs="Arial"/>
            <w:sz w:val="20"/>
            <w:szCs w:val="20"/>
          </w:rPr>
          <w:delText xml:space="preserve"> −</w:delText>
        </w:r>
      </w:del>
    </w:p>
    <w:p w:rsidR="00A33515" w:rsidDel="002260E7" w:rsidRDefault="00A33515">
      <w:pPr>
        <w:rPr>
          <w:del w:id="7872" w:author="Admin" w:date="2019-02-19T02:10:00Z"/>
        </w:rPr>
        <w:sectPr w:rsidR="00A33515" w:rsidDel="002260E7">
          <w:type w:val="continuous"/>
          <w:pgSz w:w="8220" w:h="12472"/>
          <w:pgMar w:top="639" w:right="720" w:bottom="0" w:left="947" w:header="0" w:footer="0" w:gutter="0"/>
          <w:cols w:space="720" w:equalWidth="0">
            <w:col w:w="6553"/>
          </w:cols>
        </w:sectPr>
      </w:pPr>
    </w:p>
    <w:p w:rsidR="00A33515" w:rsidDel="002260E7" w:rsidRDefault="001A4D22">
      <w:pPr>
        <w:ind w:left="1140"/>
        <w:rPr>
          <w:del w:id="7873" w:author="Admin" w:date="2019-02-19T02:10:00Z"/>
          <w:sz w:val="20"/>
          <w:szCs w:val="20"/>
        </w:rPr>
      </w:pPr>
      <w:bookmarkStart w:id="7874" w:name="page301"/>
      <w:bookmarkEnd w:id="7874"/>
      <w:del w:id="7875"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24" w:lineRule="exact"/>
        <w:rPr>
          <w:del w:id="7876" w:author="Admin" w:date="2019-02-19T02:10:00Z"/>
          <w:sz w:val="20"/>
          <w:szCs w:val="20"/>
        </w:rPr>
      </w:pPr>
    </w:p>
    <w:p w:rsidR="00A33515" w:rsidDel="002260E7" w:rsidRDefault="001A4D22">
      <w:pPr>
        <w:rPr>
          <w:del w:id="7877" w:author="Admin" w:date="2019-02-19T02:10:00Z"/>
          <w:sz w:val="20"/>
          <w:szCs w:val="20"/>
        </w:rPr>
      </w:pPr>
      <w:del w:id="7878" w:author="Admin" w:date="2019-02-19T02:10:00Z">
        <w:r w:rsidDel="002260E7">
          <w:rPr>
            <w:rFonts w:ascii="Arial" w:eastAsia="Arial" w:hAnsi="Arial" w:cs="Arial"/>
            <w:b/>
            <w:bCs/>
            <w:sz w:val="26"/>
            <w:szCs w:val="26"/>
          </w:rPr>
          <w:delText>Задача 4. Многоугольники</w:delText>
        </w:r>
      </w:del>
    </w:p>
    <w:p w:rsidR="00A33515" w:rsidDel="002260E7" w:rsidRDefault="00A33515">
      <w:pPr>
        <w:spacing w:line="108" w:lineRule="exact"/>
        <w:rPr>
          <w:del w:id="7879" w:author="Admin" w:date="2019-02-19T02:10:00Z"/>
          <w:sz w:val="20"/>
          <w:szCs w:val="20"/>
        </w:rPr>
      </w:pPr>
    </w:p>
    <w:p w:rsidR="00A33515" w:rsidDel="002260E7" w:rsidRDefault="001A4D22">
      <w:pPr>
        <w:numPr>
          <w:ilvl w:val="0"/>
          <w:numId w:val="675"/>
        </w:numPr>
        <w:tabs>
          <w:tab w:val="left" w:pos="500"/>
        </w:tabs>
        <w:spacing w:line="233" w:lineRule="auto"/>
        <w:ind w:left="500" w:hanging="273"/>
        <w:rPr>
          <w:del w:id="7880" w:author="Admin" w:date="2019-02-19T02:10:00Z"/>
          <w:rFonts w:ascii="Arial" w:eastAsia="Arial" w:hAnsi="Arial" w:cs="Arial"/>
          <w:b/>
          <w:bCs/>
          <w:sz w:val="20"/>
          <w:szCs w:val="20"/>
        </w:rPr>
        <w:pPrChange w:id="7881" w:author="Admin" w:date="2019-02-19T00:19:00Z">
          <w:pPr>
            <w:numPr>
              <w:numId w:val="678"/>
            </w:numPr>
            <w:tabs>
              <w:tab w:val="left" w:pos="500"/>
            </w:tabs>
            <w:spacing w:line="233" w:lineRule="auto"/>
            <w:ind w:left="500" w:hanging="273"/>
          </w:pPr>
        </w:pPrChange>
      </w:pPr>
      <w:del w:id="7882"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 два выпуклых многоугольника, множества вершин которых совпадают. Покажите, что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равен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w:delText>
        </w:r>
      </w:del>
    </w:p>
    <w:p w:rsidR="00A33515" w:rsidDel="002260E7" w:rsidRDefault="00A33515">
      <w:pPr>
        <w:spacing w:line="92" w:lineRule="exact"/>
        <w:rPr>
          <w:del w:id="7883" w:author="Admin" w:date="2019-02-19T02:10:00Z"/>
          <w:rFonts w:ascii="Arial" w:eastAsia="Arial" w:hAnsi="Arial" w:cs="Arial"/>
          <w:b/>
          <w:bCs/>
          <w:sz w:val="20"/>
          <w:szCs w:val="20"/>
        </w:rPr>
      </w:pPr>
    </w:p>
    <w:p w:rsidR="00A33515" w:rsidDel="002260E7" w:rsidRDefault="001A4D22">
      <w:pPr>
        <w:numPr>
          <w:ilvl w:val="0"/>
          <w:numId w:val="675"/>
        </w:numPr>
        <w:tabs>
          <w:tab w:val="left" w:pos="500"/>
        </w:tabs>
        <w:spacing w:line="321" w:lineRule="auto"/>
        <w:ind w:left="500" w:hanging="273"/>
        <w:jc w:val="both"/>
        <w:rPr>
          <w:del w:id="7884" w:author="Admin" w:date="2019-02-19T02:10:00Z"/>
          <w:rFonts w:ascii="Arial" w:eastAsia="Arial" w:hAnsi="Arial" w:cs="Arial"/>
          <w:b/>
          <w:bCs/>
          <w:sz w:val="19"/>
          <w:szCs w:val="19"/>
        </w:rPr>
        <w:pPrChange w:id="7885" w:author="Admin" w:date="2019-02-19T00:19:00Z">
          <w:pPr>
            <w:numPr>
              <w:numId w:val="678"/>
            </w:numPr>
            <w:tabs>
              <w:tab w:val="left" w:pos="500"/>
            </w:tabs>
            <w:spacing w:line="321" w:lineRule="auto"/>
            <w:ind w:left="500" w:hanging="273"/>
            <w:jc w:val="both"/>
          </w:pPr>
        </w:pPrChange>
      </w:pPr>
      <w:del w:id="7886" w:author="Admin" w:date="2019-02-19T02:10:00Z">
        <w:r w:rsidDel="002260E7">
          <w:rPr>
            <w:rFonts w:ascii="Arial" w:eastAsia="Arial" w:hAnsi="Arial" w:cs="Arial"/>
            <w:sz w:val="19"/>
            <w:szCs w:val="19"/>
          </w:rPr>
          <w:delText xml:space="preserve">Пусть </w:delText>
        </w:r>
        <w:r w:rsidDel="002260E7">
          <w:rPr>
            <w:rFonts w:ascii="Arial" w:eastAsia="Arial" w:hAnsi="Arial" w:cs="Arial"/>
            <w:i/>
            <w:iCs/>
            <w:sz w:val="19"/>
            <w:szCs w:val="19"/>
          </w:rPr>
          <w:delText>F</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F</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 не обязательно выпуклы, но удовлетворяют условию про вершины. Выясните, что можно сказать про их расположение.</w:delText>
        </w:r>
      </w:del>
    </w:p>
    <w:p w:rsidR="00A33515" w:rsidDel="002260E7" w:rsidRDefault="00A33515">
      <w:pPr>
        <w:spacing w:line="2" w:lineRule="exact"/>
        <w:rPr>
          <w:del w:id="7887" w:author="Admin" w:date="2019-02-19T02:10:00Z"/>
          <w:rFonts w:ascii="Arial" w:eastAsia="Arial" w:hAnsi="Arial" w:cs="Arial"/>
          <w:b/>
          <w:bCs/>
          <w:sz w:val="19"/>
          <w:szCs w:val="19"/>
        </w:rPr>
      </w:pPr>
    </w:p>
    <w:p w:rsidR="00A33515" w:rsidDel="002260E7" w:rsidRDefault="001A4D22">
      <w:pPr>
        <w:numPr>
          <w:ilvl w:val="0"/>
          <w:numId w:val="675"/>
        </w:numPr>
        <w:tabs>
          <w:tab w:val="left" w:pos="500"/>
        </w:tabs>
        <w:spacing w:line="233" w:lineRule="auto"/>
        <w:ind w:left="500" w:hanging="273"/>
        <w:rPr>
          <w:del w:id="7888" w:author="Admin" w:date="2019-02-19T02:10:00Z"/>
          <w:rFonts w:ascii="Arial" w:eastAsia="Arial" w:hAnsi="Arial" w:cs="Arial"/>
          <w:b/>
          <w:bCs/>
          <w:sz w:val="20"/>
          <w:szCs w:val="20"/>
        </w:rPr>
        <w:pPrChange w:id="7889" w:author="Admin" w:date="2019-02-19T00:19:00Z">
          <w:pPr>
            <w:numPr>
              <w:numId w:val="678"/>
            </w:numPr>
            <w:tabs>
              <w:tab w:val="left" w:pos="500"/>
            </w:tabs>
            <w:spacing w:line="233" w:lineRule="auto"/>
            <w:ind w:left="500" w:hanging="273"/>
          </w:pPr>
        </w:pPrChange>
      </w:pPr>
      <w:del w:id="7890"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выпуклы, а середины сторон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лежат в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Как связаны площади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w:delText>
        </w:r>
      </w:del>
    </w:p>
    <w:p w:rsidR="00A33515" w:rsidDel="002260E7" w:rsidRDefault="00A33515">
      <w:pPr>
        <w:spacing w:line="92" w:lineRule="exact"/>
        <w:rPr>
          <w:del w:id="7891" w:author="Admin" w:date="2019-02-19T02:10:00Z"/>
          <w:rFonts w:ascii="Arial" w:eastAsia="Arial" w:hAnsi="Arial" w:cs="Arial"/>
          <w:b/>
          <w:bCs/>
          <w:sz w:val="20"/>
          <w:szCs w:val="20"/>
        </w:rPr>
      </w:pPr>
    </w:p>
    <w:p w:rsidR="00A33515" w:rsidDel="002260E7" w:rsidRDefault="001A4D22">
      <w:pPr>
        <w:numPr>
          <w:ilvl w:val="0"/>
          <w:numId w:val="675"/>
        </w:numPr>
        <w:tabs>
          <w:tab w:val="left" w:pos="500"/>
        </w:tabs>
        <w:spacing w:line="245" w:lineRule="auto"/>
        <w:ind w:left="500" w:hanging="273"/>
        <w:rPr>
          <w:del w:id="7892" w:author="Admin" w:date="2019-02-19T02:10:00Z"/>
          <w:rFonts w:ascii="Arial" w:eastAsia="Arial" w:hAnsi="Arial" w:cs="Arial"/>
          <w:b/>
          <w:bCs/>
          <w:sz w:val="19"/>
          <w:szCs w:val="19"/>
        </w:rPr>
        <w:pPrChange w:id="7893" w:author="Admin" w:date="2019-02-19T00:19:00Z">
          <w:pPr>
            <w:numPr>
              <w:numId w:val="678"/>
            </w:numPr>
            <w:tabs>
              <w:tab w:val="left" w:pos="500"/>
            </w:tabs>
            <w:spacing w:line="245" w:lineRule="auto"/>
            <w:ind w:left="500" w:hanging="273"/>
          </w:pPr>
        </w:pPrChange>
      </w:pPr>
      <w:del w:id="7894" w:author="Admin" w:date="2019-02-19T02:10:00Z">
        <w:r w:rsidDel="002260E7">
          <w:rPr>
            <w:rFonts w:ascii="Arial" w:eastAsia="Arial" w:hAnsi="Arial" w:cs="Arial"/>
            <w:sz w:val="19"/>
            <w:szCs w:val="19"/>
          </w:rPr>
          <w:delText xml:space="preserve">Пусть </w:delText>
        </w:r>
        <w:r w:rsidDel="002260E7">
          <w:rPr>
            <w:rFonts w:ascii="Arial" w:eastAsia="Arial" w:hAnsi="Arial" w:cs="Arial"/>
            <w:i/>
            <w:iCs/>
            <w:sz w:val="19"/>
            <w:szCs w:val="19"/>
          </w:rPr>
          <w:delText>F</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F</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 выпуклы, а середины сторон </w:delText>
        </w:r>
        <w:r w:rsidDel="002260E7">
          <w:rPr>
            <w:rFonts w:ascii="Arial" w:eastAsia="Arial" w:hAnsi="Arial" w:cs="Arial"/>
            <w:i/>
            <w:iCs/>
            <w:sz w:val="19"/>
            <w:szCs w:val="19"/>
          </w:rPr>
          <w:delText>F</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лежат в </w:delText>
        </w:r>
        <w:r w:rsidDel="002260E7">
          <w:rPr>
            <w:rFonts w:ascii="Arial" w:eastAsia="Arial" w:hAnsi="Arial" w:cs="Arial"/>
            <w:i/>
            <w:iCs/>
            <w:sz w:val="19"/>
            <w:szCs w:val="19"/>
          </w:rPr>
          <w:delText>F</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 и середины сторон </w:delText>
        </w:r>
        <w:r w:rsidDel="002260E7">
          <w:rPr>
            <w:rFonts w:ascii="Arial" w:eastAsia="Arial" w:hAnsi="Arial" w:cs="Arial"/>
            <w:i/>
            <w:iCs/>
            <w:sz w:val="19"/>
            <w:szCs w:val="19"/>
          </w:rPr>
          <w:delText>F</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 лежат в </w:delText>
        </w:r>
        <w:r w:rsidDel="002260E7">
          <w:rPr>
            <w:rFonts w:ascii="Arial" w:eastAsia="Arial" w:hAnsi="Arial" w:cs="Arial"/>
            <w:i/>
            <w:iCs/>
            <w:sz w:val="19"/>
            <w:szCs w:val="19"/>
          </w:rPr>
          <w:delText>F</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Верно ли, что такие многоугольники равны?</w:delText>
        </w:r>
      </w:del>
    </w:p>
    <w:p w:rsidR="00A33515" w:rsidDel="002260E7" w:rsidRDefault="00A33515">
      <w:pPr>
        <w:spacing w:line="155" w:lineRule="exact"/>
        <w:rPr>
          <w:del w:id="7895" w:author="Admin" w:date="2019-02-19T02:10:00Z"/>
          <w:rFonts w:ascii="Arial" w:eastAsia="Arial" w:hAnsi="Arial" w:cs="Arial"/>
          <w:b/>
          <w:bCs/>
          <w:sz w:val="19"/>
          <w:szCs w:val="19"/>
        </w:rPr>
      </w:pPr>
    </w:p>
    <w:p w:rsidR="00A33515" w:rsidDel="002260E7" w:rsidRDefault="001A4D22">
      <w:pPr>
        <w:numPr>
          <w:ilvl w:val="0"/>
          <w:numId w:val="675"/>
        </w:numPr>
        <w:tabs>
          <w:tab w:val="left" w:pos="500"/>
        </w:tabs>
        <w:spacing w:line="236" w:lineRule="auto"/>
        <w:ind w:left="500" w:hanging="273"/>
        <w:jc w:val="both"/>
        <w:rPr>
          <w:del w:id="7896" w:author="Admin" w:date="2019-02-19T02:10:00Z"/>
          <w:rFonts w:ascii="Arial" w:eastAsia="Arial" w:hAnsi="Arial" w:cs="Arial"/>
          <w:b/>
          <w:bCs/>
          <w:sz w:val="20"/>
          <w:szCs w:val="20"/>
        </w:rPr>
        <w:pPrChange w:id="7897" w:author="Admin" w:date="2019-02-19T00:19:00Z">
          <w:pPr>
            <w:numPr>
              <w:numId w:val="678"/>
            </w:numPr>
            <w:tabs>
              <w:tab w:val="left" w:pos="500"/>
            </w:tabs>
            <w:spacing w:line="236" w:lineRule="auto"/>
            <w:ind w:left="500" w:hanging="273"/>
            <w:jc w:val="both"/>
          </w:pPr>
        </w:pPrChange>
      </w:pPr>
      <w:del w:id="7898" w:author="Admin" w:date="2019-02-19T02:10:00Z">
        <w:r w:rsidDel="002260E7">
          <w:rPr>
            <w:rFonts w:ascii="Arial" w:eastAsia="Arial" w:hAnsi="Arial" w:cs="Arial"/>
            <w:sz w:val="20"/>
            <w:szCs w:val="20"/>
          </w:rPr>
          <w:delText xml:space="preserve">Зафиксируем 0 1. Точка на стороне многоугольника называ-ется его –серединой, если она делит эту сторону в отношении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sz w:val="20"/>
            <w:szCs w:val="20"/>
          </w:rPr>
          <w:delText xml:space="preserve"> )</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Известно,</w:delText>
        </w:r>
        <w:r w:rsidDel="002260E7">
          <w:rPr>
            <w:rFonts w:eastAsia="Times New Roman"/>
            <w:sz w:val="20"/>
            <w:szCs w:val="20"/>
          </w:rPr>
          <w:delText xml:space="preserve"> </w:delText>
        </w:r>
        <w:r w:rsidDel="002260E7">
          <w:rPr>
            <w:rFonts w:ascii="Arial" w:eastAsia="Arial" w:hAnsi="Arial" w:cs="Arial"/>
            <w:sz w:val="20"/>
            <w:szCs w:val="20"/>
          </w:rPr>
          <w:delText>что для каждой стороны</w:delText>
        </w:r>
        <w:r w:rsidDel="002260E7">
          <w:rPr>
            <w:rFonts w:eastAsia="Times New Roman"/>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1</w:delText>
        </w:r>
        <w:r w:rsidDel="002260E7">
          <w:rPr>
            <w:rFonts w:eastAsia="Times New Roman"/>
            <w:sz w:val="20"/>
            <w:szCs w:val="20"/>
          </w:rPr>
          <w:delText xml:space="preserve"> </w:delText>
        </w:r>
        <w:r w:rsidDel="002260E7">
          <w:rPr>
            <w:rFonts w:ascii="Arial" w:eastAsia="Arial" w:hAnsi="Arial" w:cs="Arial"/>
            <w:sz w:val="20"/>
            <w:szCs w:val="20"/>
          </w:rPr>
          <w:delText>какая-то</w:delText>
        </w:r>
        <w:r w:rsidDel="002260E7">
          <w:rPr>
            <w:rFonts w:eastAsia="Times New Roman"/>
            <w:sz w:val="20"/>
            <w:szCs w:val="20"/>
          </w:rPr>
          <w:delText xml:space="preserve"> </w:delText>
        </w:r>
        <w:r w:rsidDel="002260E7">
          <w:rPr>
            <w:rFonts w:ascii="Arial" w:eastAsia="Arial" w:hAnsi="Arial" w:cs="Arial"/>
            <w:sz w:val="20"/>
            <w:szCs w:val="20"/>
          </w:rPr>
          <w:delText>–середина</w:delText>
        </w:r>
        <w:r w:rsidDel="002260E7">
          <w:rPr>
            <w:rFonts w:eastAsia="Times New Roman"/>
            <w:sz w:val="20"/>
            <w:szCs w:val="20"/>
          </w:rPr>
          <w:delText xml:space="preserve"> </w:delText>
        </w:r>
        <w:r w:rsidDel="002260E7">
          <w:rPr>
            <w:rFonts w:ascii="Arial" w:eastAsia="Arial" w:hAnsi="Arial" w:cs="Arial"/>
            <w:sz w:val="20"/>
            <w:szCs w:val="20"/>
          </w:rPr>
          <w:delText xml:space="preserve">лежит в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Что можно сказать про площади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w:delText>
        </w:r>
      </w:del>
    </w:p>
    <w:p w:rsidR="00A33515" w:rsidDel="002260E7" w:rsidRDefault="00A33515">
      <w:pPr>
        <w:spacing w:line="165" w:lineRule="exact"/>
        <w:rPr>
          <w:del w:id="7899" w:author="Admin" w:date="2019-02-19T02:10:00Z"/>
          <w:rFonts w:ascii="Arial" w:eastAsia="Arial" w:hAnsi="Arial" w:cs="Arial"/>
          <w:b/>
          <w:bCs/>
          <w:sz w:val="20"/>
          <w:szCs w:val="20"/>
        </w:rPr>
      </w:pPr>
    </w:p>
    <w:p w:rsidR="00A33515" w:rsidDel="002260E7" w:rsidRDefault="001A4D22">
      <w:pPr>
        <w:numPr>
          <w:ilvl w:val="0"/>
          <w:numId w:val="675"/>
        </w:numPr>
        <w:tabs>
          <w:tab w:val="left" w:pos="500"/>
        </w:tabs>
        <w:spacing w:line="303" w:lineRule="auto"/>
        <w:ind w:left="500" w:hanging="273"/>
        <w:rPr>
          <w:del w:id="7900" w:author="Admin" w:date="2019-02-19T02:10:00Z"/>
          <w:rFonts w:ascii="Arial" w:eastAsia="Arial" w:hAnsi="Arial" w:cs="Arial"/>
          <w:b/>
          <w:bCs/>
          <w:sz w:val="20"/>
          <w:szCs w:val="20"/>
        </w:rPr>
        <w:pPrChange w:id="7901" w:author="Admin" w:date="2019-02-19T00:19:00Z">
          <w:pPr>
            <w:numPr>
              <w:numId w:val="678"/>
            </w:numPr>
            <w:tabs>
              <w:tab w:val="left" w:pos="500"/>
            </w:tabs>
            <w:spacing w:line="303" w:lineRule="auto"/>
            <w:ind w:left="500" w:hanging="273"/>
          </w:pPr>
        </w:pPrChange>
      </w:pPr>
      <w:del w:id="7902" w:author="Admin" w:date="2019-02-19T02:10:00Z">
        <w:r w:rsidDel="002260E7">
          <w:rPr>
            <w:rFonts w:ascii="Arial" w:eastAsia="Arial" w:hAnsi="Arial" w:cs="Arial"/>
            <w:sz w:val="20"/>
            <w:szCs w:val="20"/>
          </w:rPr>
          <w:delText>Исследуйте предыдущие вопросы в случае, когда один из много-угольников не обязательно выпуклый.</w:delText>
        </w:r>
      </w:del>
    </w:p>
    <w:p w:rsidR="00A33515" w:rsidDel="002260E7" w:rsidRDefault="00A33515">
      <w:pPr>
        <w:spacing w:line="241" w:lineRule="exact"/>
        <w:rPr>
          <w:del w:id="7903" w:author="Admin" w:date="2019-02-19T02:10:00Z"/>
          <w:sz w:val="20"/>
          <w:szCs w:val="20"/>
        </w:rPr>
      </w:pPr>
    </w:p>
    <w:p w:rsidR="00A33515" w:rsidDel="002260E7" w:rsidRDefault="001A4D22">
      <w:pPr>
        <w:rPr>
          <w:del w:id="7904" w:author="Admin" w:date="2019-02-19T02:10:00Z"/>
          <w:sz w:val="20"/>
          <w:szCs w:val="20"/>
        </w:rPr>
      </w:pPr>
      <w:del w:id="7905" w:author="Admin" w:date="2019-02-19T02:10:00Z">
        <w:r w:rsidDel="002260E7">
          <w:rPr>
            <w:rFonts w:ascii="Arial" w:eastAsia="Arial" w:hAnsi="Arial" w:cs="Arial"/>
            <w:b/>
            <w:bCs/>
            <w:sz w:val="26"/>
            <w:szCs w:val="26"/>
          </w:rPr>
          <w:delText>Задача 5. Конечные вычисления</w:delText>
        </w:r>
      </w:del>
    </w:p>
    <w:p w:rsidR="00A33515" w:rsidDel="002260E7" w:rsidRDefault="00A33515">
      <w:pPr>
        <w:spacing w:line="178" w:lineRule="exact"/>
        <w:rPr>
          <w:del w:id="7906" w:author="Admin" w:date="2019-02-19T02:10:00Z"/>
          <w:sz w:val="20"/>
          <w:szCs w:val="20"/>
        </w:rPr>
      </w:pPr>
    </w:p>
    <w:p w:rsidR="00A33515" w:rsidDel="002260E7" w:rsidRDefault="001A4D22">
      <w:pPr>
        <w:spacing w:line="279" w:lineRule="auto"/>
        <w:ind w:firstLine="199"/>
        <w:jc w:val="both"/>
        <w:rPr>
          <w:del w:id="7907" w:author="Admin" w:date="2019-02-19T02:10:00Z"/>
          <w:sz w:val="20"/>
          <w:szCs w:val="20"/>
        </w:rPr>
      </w:pPr>
      <w:del w:id="7908" w:author="Admin" w:date="2019-02-19T02:10:00Z">
        <w:r w:rsidDel="002260E7">
          <w:rPr>
            <w:rFonts w:ascii="Arial" w:eastAsia="Arial" w:hAnsi="Arial" w:cs="Arial"/>
            <w:sz w:val="20"/>
            <w:szCs w:val="20"/>
          </w:rPr>
          <w:delText>Основная идея этой задачи — исследование дискретных аналогов диф-ференцирования и интегрирования. Интерес представляют явные срав-нения непрерывных и дискретных конструкций между собой.</w:delText>
        </w:r>
      </w:del>
    </w:p>
    <w:p w:rsidR="00A33515" w:rsidDel="002260E7" w:rsidRDefault="00A33515">
      <w:pPr>
        <w:spacing w:line="1" w:lineRule="exact"/>
        <w:rPr>
          <w:del w:id="7909" w:author="Admin" w:date="2019-02-19T02:10:00Z"/>
          <w:sz w:val="20"/>
          <w:szCs w:val="20"/>
        </w:rPr>
      </w:pPr>
    </w:p>
    <w:p w:rsidR="00A33515" w:rsidDel="002260E7" w:rsidRDefault="001A4D22">
      <w:pPr>
        <w:spacing w:line="276" w:lineRule="auto"/>
        <w:ind w:firstLine="199"/>
        <w:jc w:val="both"/>
        <w:rPr>
          <w:del w:id="7910" w:author="Admin" w:date="2019-02-19T02:10:00Z"/>
          <w:sz w:val="20"/>
          <w:szCs w:val="20"/>
        </w:rPr>
      </w:pPr>
      <w:del w:id="7911" w:author="Admin" w:date="2019-02-19T02:10:00Z">
        <w:r w:rsidDel="002260E7">
          <w:rPr>
            <w:rFonts w:ascii="Arial" w:eastAsia="Arial" w:hAnsi="Arial" w:cs="Arial"/>
            <w:sz w:val="19"/>
            <w:szCs w:val="19"/>
          </w:rPr>
          <w:delText xml:space="preserve">Обозначим через </w:delText>
        </w:r>
        <w:r w:rsidDel="002260E7">
          <w:rPr>
            <w:rFonts w:ascii="Arial" w:eastAsia="Arial" w:hAnsi="Arial" w:cs="Arial"/>
            <w:b/>
            <w:bCs/>
            <w:sz w:val="19"/>
            <w:szCs w:val="19"/>
          </w:rPr>
          <w:delText>Seq</w:delText>
        </w:r>
        <w:r w:rsidDel="002260E7">
          <w:rPr>
            <w:rFonts w:ascii="Arial" w:eastAsia="Arial" w:hAnsi="Arial" w:cs="Arial"/>
            <w:sz w:val="19"/>
            <w:szCs w:val="19"/>
          </w:rPr>
          <w:delText xml:space="preserve"> множество всех вещественных числовых после-довательностей. Сами последовательности будем обозначать символами </w:delText>
        </w:r>
        <w:r w:rsidDel="002260E7">
          <w:rPr>
            <w:rFonts w:ascii="Arial" w:eastAsia="Arial" w:hAnsi="Arial" w:cs="Arial"/>
            <w:i/>
            <w:iCs/>
            <w:sz w:val="19"/>
            <w:szCs w:val="19"/>
          </w:rPr>
          <w:delText>x</w:delText>
        </w:r>
        <w:r w:rsidDel="002260E7">
          <w:rPr>
            <w:rFonts w:ascii="Arial" w:eastAsia="Arial" w:hAnsi="Arial" w:cs="Arial"/>
            <w:i/>
            <w:iCs/>
            <w:sz w:val="26"/>
            <w:szCs w:val="26"/>
            <w:vertAlign w:val="subscript"/>
          </w:rPr>
          <w:delText>n</w:delText>
        </w:r>
        <w:r w:rsidDel="002260E7">
          <w:rPr>
            <w:rFonts w:ascii="Arial" w:eastAsia="Arial" w:hAnsi="Arial" w:cs="Arial"/>
            <w:i/>
            <w:iCs/>
            <w:sz w:val="19"/>
            <w:szCs w:val="19"/>
          </w:rPr>
          <w:delText xml:space="preserve"> </w:delText>
        </w:r>
        <w:r w:rsidDel="002260E7">
          <w:rPr>
            <w:rFonts w:eastAsia="Times New Roman"/>
            <w:i/>
            <w:iCs/>
            <w:sz w:val="19"/>
            <w:szCs w:val="19"/>
          </w:rPr>
          <w:delText>2</w:delText>
        </w:r>
        <w:r w:rsidDel="002260E7">
          <w:rPr>
            <w:rFonts w:ascii="Arial" w:eastAsia="Arial" w:hAnsi="Arial" w:cs="Arial"/>
            <w:i/>
            <w:iCs/>
            <w:sz w:val="19"/>
            <w:szCs w:val="19"/>
          </w:rPr>
          <w:delText xml:space="preserve"> </w:delText>
        </w:r>
        <w:r w:rsidDel="002260E7">
          <w:rPr>
            <w:rFonts w:ascii="Arial" w:eastAsia="Arial" w:hAnsi="Arial" w:cs="Arial"/>
            <w:b/>
            <w:bCs/>
            <w:sz w:val="19"/>
            <w:szCs w:val="19"/>
          </w:rPr>
          <w:delText>Seq</w:delText>
        </w:r>
        <w:r w:rsidDel="002260E7">
          <w:rPr>
            <w:rFonts w:eastAsia="Times New Roman"/>
            <w:i/>
            <w:iCs/>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а их соответствующие элементы</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(значения)</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под номером</w:delText>
        </w:r>
        <w:r w:rsidDel="002260E7">
          <w:rPr>
            <w:rFonts w:ascii="Arial" w:eastAsia="Arial" w:hAnsi="Arial" w:cs="Arial"/>
            <w:i/>
            <w:iCs/>
            <w:sz w:val="19"/>
            <w:szCs w:val="19"/>
          </w:rPr>
          <w:delText xml:space="preserve"> k </w:delText>
        </w:r>
        <w:r w:rsidDel="002260E7">
          <w:rPr>
            <w:rFonts w:ascii="Arial" w:eastAsia="Arial" w:hAnsi="Arial" w:cs="Arial"/>
            <w:sz w:val="19"/>
            <w:szCs w:val="19"/>
          </w:rPr>
          <w:delText>че-</w:delText>
        </w:r>
      </w:del>
    </w:p>
    <w:tbl>
      <w:tblPr>
        <w:tblW w:w="0" w:type="auto"/>
        <w:tblLayout w:type="fixed"/>
        <w:tblCellMar>
          <w:left w:w="0" w:type="dxa"/>
          <w:right w:w="0" w:type="dxa"/>
        </w:tblCellMar>
        <w:tblLook w:val="04A0" w:firstRow="1" w:lastRow="0" w:firstColumn="1" w:lastColumn="0" w:noHBand="0" w:noVBand="1"/>
      </w:tblPr>
      <w:tblGrid>
        <w:gridCol w:w="2400"/>
        <w:gridCol w:w="1020"/>
        <w:gridCol w:w="880"/>
        <w:gridCol w:w="2280"/>
      </w:tblGrid>
      <w:tr w:rsidR="00A33515" w:rsidDel="002260E7">
        <w:trPr>
          <w:trHeight w:val="186"/>
          <w:del w:id="7912" w:author="Admin" w:date="2019-02-19T02:10:00Z"/>
        </w:trPr>
        <w:tc>
          <w:tcPr>
            <w:tcW w:w="4300" w:type="dxa"/>
            <w:gridSpan w:val="3"/>
            <w:vAlign w:val="bottom"/>
          </w:tcPr>
          <w:p w:rsidR="00A33515" w:rsidDel="002260E7" w:rsidRDefault="001A4D22">
            <w:pPr>
              <w:spacing w:line="187" w:lineRule="exact"/>
              <w:rPr>
                <w:del w:id="7913" w:author="Admin" w:date="2019-02-19T02:10:00Z"/>
                <w:sz w:val="20"/>
                <w:szCs w:val="20"/>
              </w:rPr>
            </w:pPr>
            <w:del w:id="7914" w:author="Admin" w:date="2019-02-19T02:10:00Z">
              <w:r w:rsidDel="002260E7">
                <w:rPr>
                  <w:rFonts w:ascii="Arial" w:eastAsia="Arial" w:hAnsi="Arial" w:cs="Arial"/>
                  <w:sz w:val="16"/>
                  <w:szCs w:val="16"/>
                </w:rPr>
                <w:delText xml:space="preserve">рез </w:delText>
              </w:r>
              <w:r w:rsidDel="002260E7">
                <w:rPr>
                  <w:rFonts w:ascii="Arial" w:eastAsia="Arial" w:hAnsi="Arial" w:cs="Arial"/>
                  <w:i/>
                  <w:iCs/>
                  <w:sz w:val="16"/>
                  <w:szCs w:val="16"/>
                </w:rPr>
                <w:delText>x</w:delText>
              </w:r>
              <w:r w:rsidDel="002260E7">
                <w:rPr>
                  <w:rFonts w:ascii="Arial" w:eastAsia="Arial" w:hAnsi="Arial" w:cs="Arial"/>
                  <w:i/>
                  <w:iCs/>
                  <w:sz w:val="21"/>
                  <w:szCs w:val="21"/>
                  <w:vertAlign w:val="subscript"/>
                </w:rPr>
                <w:delText>n</w:delText>
              </w:r>
              <w:r w:rsidDel="002260E7">
                <w:rPr>
                  <w:rFonts w:eastAsia="Times New Roman"/>
                  <w:sz w:val="16"/>
                  <w:szCs w:val="16"/>
                </w:rPr>
                <w:delText>[</w:delText>
              </w:r>
              <w:r w:rsidDel="002260E7">
                <w:rPr>
                  <w:rFonts w:ascii="Arial" w:eastAsia="Arial" w:hAnsi="Arial" w:cs="Arial"/>
                  <w:i/>
                  <w:iCs/>
                  <w:sz w:val="16"/>
                  <w:szCs w:val="16"/>
                </w:rPr>
                <w:delText>k</w:delText>
              </w:r>
              <w:r w:rsidDel="002260E7">
                <w:rPr>
                  <w:rFonts w:eastAsia="Times New Roman"/>
                  <w:sz w:val="16"/>
                  <w:szCs w:val="16"/>
                </w:rPr>
                <w:delText>]</w:delText>
              </w:r>
              <w:r w:rsidDel="002260E7">
                <w:rPr>
                  <w:rFonts w:ascii="Arial" w:eastAsia="Arial" w:hAnsi="Arial" w:cs="Arial"/>
                  <w:sz w:val="16"/>
                  <w:szCs w:val="16"/>
                </w:rPr>
                <w:delText xml:space="preserve"> (начиная с 0). Таким образом, </w:delText>
              </w:r>
              <w:r w:rsidDel="002260E7">
                <w:rPr>
                  <w:rFonts w:ascii="Arial" w:eastAsia="Arial" w:hAnsi="Arial" w:cs="Arial"/>
                  <w:i/>
                  <w:iCs/>
                  <w:sz w:val="16"/>
                  <w:szCs w:val="16"/>
                </w:rPr>
                <w:delText>x</w:delText>
              </w:r>
              <w:r w:rsidDel="002260E7">
                <w:rPr>
                  <w:rFonts w:ascii="Arial" w:eastAsia="Arial" w:hAnsi="Arial" w:cs="Arial"/>
                  <w:i/>
                  <w:iCs/>
                  <w:sz w:val="21"/>
                  <w:szCs w:val="21"/>
                  <w:vertAlign w:val="subscript"/>
                </w:rPr>
                <w:delText>n</w:delText>
              </w:r>
              <w:r w:rsidDel="002260E7">
                <w:rPr>
                  <w:rFonts w:ascii="Arial" w:eastAsia="Arial" w:hAnsi="Arial" w:cs="Arial"/>
                  <w:sz w:val="16"/>
                  <w:szCs w:val="16"/>
                </w:rPr>
                <w:delText xml:space="preserve"> </w:delText>
              </w:r>
              <w:r w:rsidDel="002260E7">
                <w:rPr>
                  <w:rFonts w:eastAsia="Times New Roman"/>
                  <w:sz w:val="16"/>
                  <w:szCs w:val="16"/>
                </w:rPr>
                <w:delText>=</w:delText>
              </w:r>
              <w:r w:rsidDel="002260E7">
                <w:rPr>
                  <w:rFonts w:ascii="Arial" w:eastAsia="Arial" w:hAnsi="Arial" w:cs="Arial"/>
                  <w:sz w:val="16"/>
                  <w:szCs w:val="16"/>
                </w:rPr>
                <w:delText xml:space="preserve"> </w:delText>
              </w:r>
              <w:r w:rsidDel="002260E7">
                <w:rPr>
                  <w:rFonts w:ascii="Arial" w:eastAsia="Arial" w:hAnsi="Arial" w:cs="Arial"/>
                  <w:i/>
                  <w:iCs/>
                  <w:sz w:val="16"/>
                  <w:szCs w:val="16"/>
                </w:rPr>
                <w:delText>y</w:delText>
              </w:r>
              <w:r w:rsidDel="002260E7">
                <w:rPr>
                  <w:rFonts w:ascii="Arial" w:eastAsia="Arial" w:hAnsi="Arial" w:cs="Arial"/>
                  <w:i/>
                  <w:iCs/>
                  <w:sz w:val="21"/>
                  <w:szCs w:val="21"/>
                  <w:vertAlign w:val="subscript"/>
                </w:rPr>
                <w:delText>n</w:delText>
              </w:r>
            </w:del>
          </w:p>
        </w:tc>
        <w:tc>
          <w:tcPr>
            <w:tcW w:w="2280" w:type="dxa"/>
            <w:vAlign w:val="bottom"/>
          </w:tcPr>
          <w:p w:rsidR="00A33515" w:rsidDel="002260E7" w:rsidRDefault="001A4D22">
            <w:pPr>
              <w:spacing w:line="186" w:lineRule="exact"/>
              <w:ind w:left="60"/>
              <w:rPr>
                <w:del w:id="7915" w:author="Admin" w:date="2019-02-19T02:10:00Z"/>
                <w:sz w:val="20"/>
                <w:szCs w:val="20"/>
              </w:rPr>
            </w:pPr>
            <w:del w:id="7916" w:author="Admin" w:date="2019-02-19T02:10:00Z">
              <w:r w:rsidDel="002260E7">
                <w:rPr>
                  <w:rFonts w:eastAsia="Times New Roman"/>
                  <w:i/>
                  <w:iCs/>
                  <w:sz w:val="16"/>
                  <w:szCs w:val="16"/>
                </w:rPr>
                <w:delText xml:space="preserve">() </w:delText>
              </w:r>
              <w:r w:rsidDel="002260E7">
                <w:rPr>
                  <w:rFonts w:ascii="Arial" w:eastAsia="Arial" w:hAnsi="Arial" w:cs="Arial"/>
                  <w:i/>
                  <w:iCs/>
                  <w:sz w:val="16"/>
                  <w:szCs w:val="16"/>
                </w:rPr>
                <w:delText>x</w:delText>
              </w:r>
              <w:r w:rsidDel="002260E7">
                <w:rPr>
                  <w:rFonts w:ascii="Arial" w:eastAsia="Arial" w:hAnsi="Arial" w:cs="Arial"/>
                  <w:i/>
                  <w:iCs/>
                  <w:sz w:val="21"/>
                  <w:szCs w:val="21"/>
                  <w:vertAlign w:val="subscript"/>
                </w:rPr>
                <w:delText>n</w:delText>
              </w:r>
              <w:r w:rsidDel="002260E7">
                <w:rPr>
                  <w:rFonts w:eastAsia="Times New Roman"/>
                  <w:sz w:val="16"/>
                  <w:szCs w:val="16"/>
                </w:rPr>
                <w:delText>[</w:delText>
              </w:r>
              <w:r w:rsidDel="002260E7">
                <w:rPr>
                  <w:rFonts w:ascii="Arial" w:eastAsia="Arial" w:hAnsi="Arial" w:cs="Arial"/>
                  <w:i/>
                  <w:iCs/>
                  <w:sz w:val="16"/>
                  <w:szCs w:val="16"/>
                </w:rPr>
                <w:delText>k</w:delText>
              </w:r>
              <w:r w:rsidDel="002260E7">
                <w:rPr>
                  <w:rFonts w:eastAsia="Times New Roman"/>
                  <w:sz w:val="16"/>
                  <w:szCs w:val="16"/>
                </w:rPr>
                <w:delText>] =</w:delText>
              </w:r>
              <w:r w:rsidDel="002260E7">
                <w:rPr>
                  <w:rFonts w:eastAsia="Times New Roman"/>
                  <w:i/>
                  <w:iCs/>
                  <w:sz w:val="16"/>
                  <w:szCs w:val="16"/>
                </w:rPr>
                <w:delText xml:space="preserve"> </w:delText>
              </w:r>
              <w:r w:rsidDel="002260E7">
                <w:rPr>
                  <w:rFonts w:ascii="Arial" w:eastAsia="Arial" w:hAnsi="Arial" w:cs="Arial"/>
                  <w:i/>
                  <w:iCs/>
                  <w:sz w:val="16"/>
                  <w:szCs w:val="16"/>
                </w:rPr>
                <w:delText>y</w:delText>
              </w:r>
              <w:r w:rsidDel="002260E7">
                <w:rPr>
                  <w:rFonts w:ascii="Arial" w:eastAsia="Arial" w:hAnsi="Arial" w:cs="Arial"/>
                  <w:i/>
                  <w:iCs/>
                  <w:sz w:val="21"/>
                  <w:szCs w:val="21"/>
                  <w:vertAlign w:val="subscript"/>
                </w:rPr>
                <w:delText>n</w:delText>
              </w:r>
              <w:r w:rsidDel="002260E7">
                <w:rPr>
                  <w:rFonts w:eastAsia="Times New Roman"/>
                  <w:sz w:val="16"/>
                  <w:szCs w:val="16"/>
                </w:rPr>
                <w:delText>[</w:delText>
              </w:r>
              <w:r w:rsidDel="002260E7">
                <w:rPr>
                  <w:rFonts w:ascii="Arial" w:eastAsia="Arial" w:hAnsi="Arial" w:cs="Arial"/>
                  <w:i/>
                  <w:iCs/>
                  <w:sz w:val="16"/>
                  <w:szCs w:val="16"/>
                </w:rPr>
                <w:delText>k</w:delText>
              </w:r>
              <w:r w:rsidDel="002260E7">
                <w:rPr>
                  <w:rFonts w:eastAsia="Times New Roman"/>
                  <w:sz w:val="16"/>
                  <w:szCs w:val="16"/>
                </w:rPr>
                <w:delText>]</w:delText>
              </w:r>
              <w:r w:rsidDel="002260E7">
                <w:rPr>
                  <w:rFonts w:eastAsia="Times New Roman"/>
                  <w:i/>
                  <w:iCs/>
                  <w:sz w:val="16"/>
                  <w:szCs w:val="16"/>
                </w:rPr>
                <w:delText>; 8</w:delText>
              </w:r>
              <w:r w:rsidDel="002260E7">
                <w:rPr>
                  <w:rFonts w:ascii="Arial" w:eastAsia="Arial" w:hAnsi="Arial" w:cs="Arial"/>
                  <w:i/>
                  <w:iCs/>
                  <w:sz w:val="16"/>
                  <w:szCs w:val="16"/>
                </w:rPr>
                <w:delText>k</w:delText>
              </w:r>
              <w:r w:rsidDel="002260E7">
                <w:rPr>
                  <w:rFonts w:eastAsia="Times New Roman"/>
                  <w:i/>
                  <w:iCs/>
                  <w:sz w:val="16"/>
                  <w:szCs w:val="16"/>
                </w:rPr>
                <w:delText xml:space="preserve">   </w:delText>
              </w:r>
              <w:r w:rsidDel="002260E7">
                <w:rPr>
                  <w:rFonts w:ascii="Arial" w:eastAsia="Arial" w:hAnsi="Arial" w:cs="Arial"/>
                  <w:sz w:val="16"/>
                  <w:szCs w:val="16"/>
                </w:rPr>
                <w:delText>0.</w:delText>
              </w:r>
            </w:del>
          </w:p>
        </w:tc>
      </w:tr>
      <w:tr w:rsidR="00A33515" w:rsidDel="002260E7">
        <w:trPr>
          <w:trHeight w:val="529"/>
          <w:del w:id="7917" w:author="Admin" w:date="2019-02-19T02:10:00Z"/>
        </w:trPr>
        <w:tc>
          <w:tcPr>
            <w:tcW w:w="2400" w:type="dxa"/>
            <w:vAlign w:val="bottom"/>
          </w:tcPr>
          <w:p w:rsidR="00A33515" w:rsidDel="002260E7" w:rsidRDefault="001A4D22">
            <w:pPr>
              <w:ind w:left="200"/>
              <w:rPr>
                <w:del w:id="7918" w:author="Admin" w:date="2019-02-19T02:10:00Z"/>
                <w:sz w:val="20"/>
                <w:szCs w:val="20"/>
              </w:rPr>
            </w:pPr>
            <w:del w:id="7919" w:author="Admin" w:date="2019-02-19T02:10:00Z">
              <w:r w:rsidDel="002260E7">
                <w:rPr>
                  <w:rFonts w:ascii="Arial" w:eastAsia="Arial" w:hAnsi="Arial" w:cs="Arial"/>
                  <w:sz w:val="20"/>
                  <w:szCs w:val="20"/>
                </w:rPr>
                <w:delText xml:space="preserve">Определим функции  </w:delText>
              </w:r>
              <w:r w:rsidDel="002260E7">
                <w:rPr>
                  <w:rFonts w:eastAsia="Times New Roman"/>
                  <w:i/>
                  <w:iCs/>
                  <w:sz w:val="20"/>
                  <w:szCs w:val="20"/>
                </w:rPr>
                <w:delText>;</w:delText>
              </w:r>
            </w:del>
          </w:p>
        </w:tc>
        <w:tc>
          <w:tcPr>
            <w:tcW w:w="4180" w:type="dxa"/>
            <w:gridSpan w:val="3"/>
            <w:vAlign w:val="bottom"/>
          </w:tcPr>
          <w:p w:rsidR="00A33515" w:rsidDel="002260E7" w:rsidRDefault="001A4D22">
            <w:pPr>
              <w:ind w:left="20"/>
              <w:rPr>
                <w:del w:id="7920" w:author="Admin" w:date="2019-02-19T02:10:00Z"/>
                <w:sz w:val="20"/>
                <w:szCs w:val="20"/>
              </w:rPr>
            </w:pPr>
            <w:del w:id="7921" w:author="Admin" w:date="2019-02-19T02:10:00Z">
              <w:r w:rsidDel="002260E7">
                <w:rPr>
                  <w:rFonts w:eastAsia="Times New Roman"/>
                  <w:sz w:val="39"/>
                  <w:szCs w:val="39"/>
                  <w:vertAlign w:val="superscript"/>
                </w:rPr>
                <w:delText>∫</w:delText>
              </w:r>
              <w:r w:rsidDel="002260E7">
                <w:rPr>
                  <w:rFonts w:ascii="Arial" w:eastAsia="Arial" w:hAnsi="Arial" w:cs="Arial"/>
                  <w:sz w:val="20"/>
                  <w:szCs w:val="20"/>
                </w:rPr>
                <w:delText xml:space="preserve"> из </w:delText>
              </w:r>
              <w:r w:rsidDel="002260E7">
                <w:rPr>
                  <w:rFonts w:ascii="Arial" w:eastAsia="Arial" w:hAnsi="Arial" w:cs="Arial"/>
                  <w:b/>
                  <w:bCs/>
                  <w:sz w:val="20"/>
                  <w:szCs w:val="20"/>
                </w:rPr>
                <w:delText>Seq</w:delText>
              </w:r>
              <w:r w:rsidDel="002260E7">
                <w:rPr>
                  <w:rFonts w:ascii="Arial" w:eastAsia="Arial" w:hAnsi="Arial" w:cs="Arial"/>
                  <w:sz w:val="20"/>
                  <w:szCs w:val="20"/>
                </w:rPr>
                <w:delText xml:space="preserve"> в </w:delText>
              </w:r>
              <w:r w:rsidDel="002260E7">
                <w:rPr>
                  <w:rFonts w:ascii="Arial" w:eastAsia="Arial" w:hAnsi="Arial" w:cs="Arial"/>
                  <w:b/>
                  <w:bCs/>
                  <w:sz w:val="20"/>
                  <w:szCs w:val="20"/>
                </w:rPr>
                <w:delText>Seq</w:delText>
              </w:r>
              <w:r w:rsidDel="002260E7">
                <w:rPr>
                  <w:rFonts w:ascii="Arial" w:eastAsia="Arial" w:hAnsi="Arial" w:cs="Arial"/>
                  <w:sz w:val="20"/>
                  <w:szCs w:val="20"/>
                </w:rPr>
                <w:delText xml:space="preserve"> по правилам</w:delText>
              </w:r>
            </w:del>
          </w:p>
        </w:tc>
      </w:tr>
      <w:tr w:rsidR="00A33515" w:rsidDel="002260E7">
        <w:trPr>
          <w:trHeight w:val="299"/>
          <w:del w:id="7922" w:author="Admin" w:date="2019-02-19T02:10:00Z"/>
        </w:trPr>
        <w:tc>
          <w:tcPr>
            <w:tcW w:w="2400" w:type="dxa"/>
            <w:vAlign w:val="bottom"/>
          </w:tcPr>
          <w:p w:rsidR="00A33515" w:rsidDel="002260E7" w:rsidRDefault="00A33515">
            <w:pPr>
              <w:rPr>
                <w:del w:id="7923" w:author="Admin" w:date="2019-02-19T02:10:00Z"/>
                <w:sz w:val="24"/>
                <w:szCs w:val="24"/>
              </w:rPr>
            </w:pPr>
          </w:p>
        </w:tc>
        <w:tc>
          <w:tcPr>
            <w:tcW w:w="1900" w:type="dxa"/>
            <w:gridSpan w:val="2"/>
            <w:vAlign w:val="bottom"/>
          </w:tcPr>
          <w:p w:rsidR="00A33515" w:rsidDel="002260E7" w:rsidRDefault="001A4D22">
            <w:pPr>
              <w:spacing w:line="298" w:lineRule="exact"/>
              <w:ind w:left="60"/>
              <w:rPr>
                <w:del w:id="7924" w:author="Admin" w:date="2019-02-19T02:10:00Z"/>
                <w:sz w:val="20"/>
                <w:szCs w:val="20"/>
              </w:rPr>
            </w:pPr>
            <w:del w:id="7925" w:author="Admin" w:date="2019-02-19T02:10:00Z">
              <w:r w:rsidDel="002260E7">
                <w:rPr>
                  <w:rFonts w:eastAsia="Times New Roman"/>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sz w:val="20"/>
                  <w:szCs w:val="20"/>
                </w:rPr>
                <w:delText xml:space="preserve">] :=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sz w:val="20"/>
                  <w:szCs w:val="20"/>
                </w:rPr>
                <w:delText xml:space="preserve"> + </w:delText>
              </w:r>
              <w:r w:rsidDel="002260E7">
                <w:rPr>
                  <w:rFonts w:ascii="Arial" w:eastAsia="Arial" w:hAnsi="Arial" w:cs="Arial"/>
                  <w:sz w:val="20"/>
                  <w:szCs w:val="20"/>
                </w:rPr>
                <w:delText>1</w:delText>
              </w:r>
              <w:r w:rsidDel="002260E7">
                <w:rPr>
                  <w:rFonts w:eastAsia="Times New Roman"/>
                  <w:sz w:val="20"/>
                  <w:szCs w:val="20"/>
                </w:rPr>
                <w:delText>]</w:delText>
              </w:r>
            </w:del>
          </w:p>
        </w:tc>
        <w:tc>
          <w:tcPr>
            <w:tcW w:w="2280" w:type="dxa"/>
            <w:vAlign w:val="bottom"/>
          </w:tcPr>
          <w:p w:rsidR="00A33515" w:rsidDel="002260E7" w:rsidRDefault="001A4D22">
            <w:pPr>
              <w:spacing w:line="298" w:lineRule="exact"/>
              <w:ind w:left="120"/>
              <w:rPr>
                <w:del w:id="7926" w:author="Admin" w:date="2019-02-19T02:10:00Z"/>
                <w:sz w:val="20"/>
                <w:szCs w:val="20"/>
              </w:rPr>
            </w:pPr>
            <w:del w:id="7927" w:author="Admin" w:date="2019-02-19T02:10:00Z">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sz w:val="20"/>
                  <w:szCs w:val="20"/>
                </w:rPr>
                <w:delText>]</w:delText>
              </w:r>
            </w:del>
          </w:p>
        </w:tc>
      </w:tr>
      <w:tr w:rsidR="00A33515" w:rsidDel="002260E7">
        <w:trPr>
          <w:trHeight w:val="78"/>
          <w:del w:id="7928" w:author="Admin" w:date="2019-02-19T02:10:00Z"/>
        </w:trPr>
        <w:tc>
          <w:tcPr>
            <w:tcW w:w="3420" w:type="dxa"/>
            <w:gridSpan w:val="2"/>
            <w:vAlign w:val="bottom"/>
          </w:tcPr>
          <w:p w:rsidR="00A33515" w:rsidDel="002260E7" w:rsidRDefault="001A4D22">
            <w:pPr>
              <w:spacing w:line="78" w:lineRule="exact"/>
              <w:ind w:left="1960"/>
              <w:rPr>
                <w:del w:id="7929" w:author="Admin" w:date="2019-02-19T02:10:00Z"/>
                <w:sz w:val="20"/>
                <w:szCs w:val="20"/>
              </w:rPr>
            </w:pPr>
            <w:del w:id="7930" w:author="Admin" w:date="2019-02-19T02:10:00Z">
              <w:r w:rsidDel="002260E7">
                <w:rPr>
                  <w:rFonts w:eastAsia="Times New Roman"/>
                  <w:sz w:val="9"/>
                  <w:szCs w:val="9"/>
                  <w:vertAlign w:val="superscript"/>
                </w:rPr>
                <w:delText>(∫</w:delText>
              </w:r>
              <w:r w:rsidDel="002260E7">
                <w:rPr>
                  <w:rFonts w:ascii="Arial" w:eastAsia="Arial" w:hAnsi="Arial" w:cs="Arial"/>
                  <w:i/>
                  <w:iCs/>
                  <w:sz w:val="5"/>
                  <w:szCs w:val="5"/>
                </w:rPr>
                <w:delText xml:space="preserve"> x</w:delText>
              </w:r>
              <w:r w:rsidDel="002260E7">
                <w:rPr>
                  <w:rFonts w:ascii="Arial" w:eastAsia="Arial" w:hAnsi="Arial" w:cs="Arial"/>
                  <w:i/>
                  <w:iCs/>
                  <w:sz w:val="6"/>
                  <w:szCs w:val="6"/>
                  <w:vertAlign w:val="subscript"/>
                </w:rPr>
                <w:delText>n</w:delText>
              </w:r>
              <w:r w:rsidDel="002260E7">
                <w:rPr>
                  <w:rFonts w:ascii="Arial" w:eastAsia="Arial" w:hAnsi="Arial" w:cs="Arial"/>
                  <w:i/>
                  <w:iCs/>
                  <w:sz w:val="5"/>
                  <w:szCs w:val="5"/>
                </w:rPr>
                <w:delText>dn</w:delText>
              </w:r>
              <w:r w:rsidDel="002260E7">
                <w:rPr>
                  <w:rFonts w:eastAsia="Times New Roman"/>
                  <w:sz w:val="9"/>
                  <w:szCs w:val="9"/>
                  <w:vertAlign w:val="superscript"/>
                </w:rPr>
                <w:delText>)</w:delText>
              </w:r>
              <w:r w:rsidDel="002260E7">
                <w:rPr>
                  <w:rFonts w:ascii="Arial" w:eastAsia="Arial" w:hAnsi="Arial" w:cs="Arial"/>
                  <w:i/>
                  <w:iCs/>
                  <w:sz w:val="5"/>
                  <w:szCs w:val="5"/>
                </w:rPr>
                <w:delText xml:space="preserve"> </w:delText>
              </w:r>
              <w:r w:rsidDel="002260E7">
                <w:rPr>
                  <w:rFonts w:eastAsia="Times New Roman"/>
                  <w:sz w:val="5"/>
                  <w:szCs w:val="5"/>
                </w:rPr>
                <w:delText>[</w:delText>
              </w:r>
              <w:r w:rsidDel="002260E7">
                <w:rPr>
                  <w:rFonts w:ascii="Arial" w:eastAsia="Arial" w:hAnsi="Arial" w:cs="Arial"/>
                  <w:i/>
                  <w:iCs/>
                  <w:sz w:val="5"/>
                  <w:szCs w:val="5"/>
                </w:rPr>
                <w:delText>k</w:delText>
              </w:r>
              <w:r w:rsidDel="002260E7">
                <w:rPr>
                  <w:rFonts w:eastAsia="Times New Roman"/>
                  <w:sz w:val="5"/>
                  <w:szCs w:val="5"/>
                </w:rPr>
                <w:delText>] :=</w:delText>
              </w:r>
            </w:del>
          </w:p>
        </w:tc>
        <w:tc>
          <w:tcPr>
            <w:tcW w:w="880" w:type="dxa"/>
            <w:vAlign w:val="bottom"/>
          </w:tcPr>
          <w:p w:rsidR="00A33515" w:rsidDel="002260E7" w:rsidRDefault="001A4D22">
            <w:pPr>
              <w:spacing w:line="78" w:lineRule="exact"/>
              <w:ind w:left="60"/>
              <w:rPr>
                <w:del w:id="7931" w:author="Admin" w:date="2019-02-19T02:10:00Z"/>
                <w:sz w:val="20"/>
                <w:szCs w:val="20"/>
              </w:rPr>
            </w:pPr>
            <w:del w:id="7932" w:author="Admin" w:date="2019-02-19T02:10:00Z">
              <w:r w:rsidDel="002260E7">
                <w:rPr>
                  <w:rFonts w:ascii="Arial" w:eastAsia="Arial" w:hAnsi="Arial" w:cs="Arial"/>
                  <w:i/>
                  <w:iCs/>
                  <w:sz w:val="9"/>
                  <w:szCs w:val="9"/>
                  <w:vertAlign w:val="subscript"/>
                </w:rPr>
                <w:delText>i</w:delText>
              </w:r>
              <w:r w:rsidDel="002260E7">
                <w:rPr>
                  <w:rFonts w:eastAsia="Times New Roman"/>
                  <w:sz w:val="9"/>
                  <w:szCs w:val="9"/>
                  <w:vertAlign w:val="subscript"/>
                </w:rPr>
                <w:delText>=</w:delText>
              </w:r>
              <w:r w:rsidDel="002260E7">
                <w:rPr>
                  <w:rFonts w:ascii="Arial" w:eastAsia="Arial" w:hAnsi="Arial" w:cs="Arial"/>
                  <w:sz w:val="9"/>
                  <w:szCs w:val="9"/>
                  <w:vertAlign w:val="subscript"/>
                </w:rPr>
                <w:delText>0</w:delText>
              </w:r>
              <w:r w:rsidDel="002260E7">
                <w:rPr>
                  <w:rFonts w:ascii="Arial" w:eastAsia="Arial" w:hAnsi="Arial" w:cs="Arial"/>
                  <w:i/>
                  <w:iCs/>
                  <w:sz w:val="8"/>
                  <w:szCs w:val="8"/>
                </w:rPr>
                <w:delText xml:space="preserve"> xn</w:delText>
              </w:r>
              <w:r w:rsidDel="002260E7">
                <w:rPr>
                  <w:rFonts w:eastAsia="Times New Roman"/>
                  <w:sz w:val="9"/>
                  <w:szCs w:val="9"/>
                  <w:vertAlign w:val="superscript"/>
                </w:rPr>
                <w:delText>[</w:delText>
              </w:r>
              <w:r w:rsidDel="002260E7">
                <w:rPr>
                  <w:rFonts w:ascii="Arial" w:eastAsia="Arial" w:hAnsi="Arial" w:cs="Arial"/>
                  <w:i/>
                  <w:iCs/>
                  <w:sz w:val="8"/>
                  <w:szCs w:val="8"/>
                </w:rPr>
                <w:delText>i</w:delText>
              </w:r>
              <w:r w:rsidDel="002260E7">
                <w:rPr>
                  <w:rFonts w:eastAsia="Times New Roman"/>
                  <w:sz w:val="9"/>
                  <w:szCs w:val="9"/>
                  <w:vertAlign w:val="superscript"/>
                </w:rPr>
                <w:delText>]</w:delText>
              </w:r>
              <w:r w:rsidDel="002260E7">
                <w:rPr>
                  <w:rFonts w:eastAsia="Times New Roman"/>
                  <w:i/>
                  <w:iCs/>
                  <w:sz w:val="9"/>
                  <w:szCs w:val="9"/>
                  <w:vertAlign w:val="superscript"/>
                </w:rPr>
                <w:delText>:</w:delText>
              </w:r>
            </w:del>
          </w:p>
        </w:tc>
        <w:tc>
          <w:tcPr>
            <w:tcW w:w="2280" w:type="dxa"/>
            <w:vAlign w:val="bottom"/>
          </w:tcPr>
          <w:p w:rsidR="00A33515" w:rsidDel="002260E7" w:rsidRDefault="00A33515">
            <w:pPr>
              <w:rPr>
                <w:del w:id="7933" w:author="Admin" w:date="2019-02-19T02:10:00Z"/>
                <w:sz w:val="6"/>
                <w:szCs w:val="6"/>
              </w:rPr>
            </w:pPr>
          </w:p>
        </w:tc>
      </w:tr>
      <w:tr w:rsidR="00A33515" w:rsidDel="002260E7">
        <w:trPr>
          <w:trHeight w:val="107"/>
          <w:del w:id="7934" w:author="Admin" w:date="2019-02-19T02:10:00Z"/>
        </w:trPr>
        <w:tc>
          <w:tcPr>
            <w:tcW w:w="2400" w:type="dxa"/>
            <w:vAlign w:val="bottom"/>
          </w:tcPr>
          <w:p w:rsidR="00A33515" w:rsidDel="002260E7" w:rsidRDefault="00A33515">
            <w:pPr>
              <w:rPr>
                <w:del w:id="7935" w:author="Admin" w:date="2019-02-19T02:10:00Z"/>
                <w:sz w:val="9"/>
                <w:szCs w:val="9"/>
              </w:rPr>
            </w:pPr>
          </w:p>
        </w:tc>
        <w:tc>
          <w:tcPr>
            <w:tcW w:w="1020" w:type="dxa"/>
            <w:vAlign w:val="bottom"/>
          </w:tcPr>
          <w:p w:rsidR="00A33515" w:rsidDel="002260E7" w:rsidRDefault="00A33515">
            <w:pPr>
              <w:rPr>
                <w:del w:id="7936" w:author="Admin" w:date="2019-02-19T02:10:00Z"/>
                <w:sz w:val="9"/>
                <w:szCs w:val="9"/>
              </w:rPr>
            </w:pPr>
          </w:p>
        </w:tc>
        <w:tc>
          <w:tcPr>
            <w:tcW w:w="880" w:type="dxa"/>
            <w:vAlign w:val="bottom"/>
          </w:tcPr>
          <w:p w:rsidR="00A33515" w:rsidDel="002260E7" w:rsidRDefault="001A4D22">
            <w:pPr>
              <w:spacing w:line="107" w:lineRule="exact"/>
              <w:ind w:left="40"/>
              <w:rPr>
                <w:del w:id="7937" w:author="Admin" w:date="2019-02-19T02:10:00Z"/>
                <w:sz w:val="20"/>
                <w:szCs w:val="20"/>
              </w:rPr>
            </w:pPr>
            <w:del w:id="7938" w:author="Admin" w:date="2019-02-19T02:10:00Z">
              <w:r w:rsidDel="002260E7">
                <w:rPr>
                  <w:rFonts w:ascii="Arial" w:eastAsia="Arial" w:hAnsi="Arial" w:cs="Arial"/>
                  <w:i/>
                  <w:iCs/>
                  <w:sz w:val="12"/>
                  <w:szCs w:val="12"/>
                </w:rPr>
                <w:delText xml:space="preserve">k  </w:delText>
              </w:r>
              <w:r w:rsidDel="002260E7">
                <w:rPr>
                  <w:rFonts w:ascii="Arial" w:eastAsia="Arial" w:hAnsi="Arial" w:cs="Arial"/>
                  <w:sz w:val="12"/>
                  <w:szCs w:val="12"/>
                </w:rPr>
                <w:delText>1</w:delText>
              </w:r>
            </w:del>
          </w:p>
        </w:tc>
        <w:tc>
          <w:tcPr>
            <w:tcW w:w="2280" w:type="dxa"/>
            <w:vAlign w:val="bottom"/>
          </w:tcPr>
          <w:p w:rsidR="00A33515" w:rsidDel="002260E7" w:rsidRDefault="00A33515">
            <w:pPr>
              <w:rPr>
                <w:del w:id="7939" w:author="Admin" w:date="2019-02-19T02:10:00Z"/>
                <w:sz w:val="9"/>
                <w:szCs w:val="9"/>
              </w:rPr>
            </w:pPr>
          </w:p>
        </w:tc>
      </w:tr>
      <w:tr w:rsidR="00A33515" w:rsidDel="002260E7">
        <w:trPr>
          <w:trHeight w:val="742"/>
          <w:del w:id="7940" w:author="Admin" w:date="2019-02-19T02:10:00Z"/>
        </w:trPr>
        <w:tc>
          <w:tcPr>
            <w:tcW w:w="2400" w:type="dxa"/>
            <w:vAlign w:val="bottom"/>
          </w:tcPr>
          <w:p w:rsidR="00A33515" w:rsidDel="002260E7" w:rsidRDefault="00A33515">
            <w:pPr>
              <w:rPr>
                <w:del w:id="7941" w:author="Admin" w:date="2019-02-19T02:10:00Z"/>
                <w:sz w:val="24"/>
                <w:szCs w:val="24"/>
              </w:rPr>
            </w:pPr>
          </w:p>
        </w:tc>
        <w:tc>
          <w:tcPr>
            <w:tcW w:w="1020" w:type="dxa"/>
            <w:vAlign w:val="bottom"/>
          </w:tcPr>
          <w:p w:rsidR="00A33515" w:rsidDel="002260E7" w:rsidRDefault="00A33515">
            <w:pPr>
              <w:rPr>
                <w:del w:id="7942" w:author="Admin" w:date="2019-02-19T02:10:00Z"/>
                <w:sz w:val="24"/>
                <w:szCs w:val="24"/>
              </w:rPr>
            </w:pPr>
          </w:p>
        </w:tc>
        <w:tc>
          <w:tcPr>
            <w:tcW w:w="880" w:type="dxa"/>
            <w:vAlign w:val="bottom"/>
          </w:tcPr>
          <w:p w:rsidR="00A33515" w:rsidDel="002260E7" w:rsidRDefault="001A4D22">
            <w:pPr>
              <w:ind w:left="40"/>
              <w:rPr>
                <w:del w:id="7943" w:author="Admin" w:date="2019-02-19T02:10:00Z"/>
                <w:sz w:val="20"/>
                <w:szCs w:val="20"/>
              </w:rPr>
            </w:pPr>
            <w:del w:id="7944" w:author="Admin" w:date="2019-02-19T02:10:00Z">
              <w:r w:rsidDel="002260E7">
                <w:rPr>
                  <w:rFonts w:eastAsia="Times New Roman"/>
                  <w:sz w:val="20"/>
                  <w:szCs w:val="20"/>
                </w:rPr>
                <w:delText>∑</w:delText>
              </w:r>
            </w:del>
          </w:p>
        </w:tc>
        <w:tc>
          <w:tcPr>
            <w:tcW w:w="2280" w:type="dxa"/>
            <w:vAlign w:val="bottom"/>
          </w:tcPr>
          <w:p w:rsidR="00A33515" w:rsidDel="002260E7" w:rsidRDefault="00A33515">
            <w:pPr>
              <w:rPr>
                <w:del w:id="7945" w:author="Admin" w:date="2019-02-19T02:10:00Z"/>
                <w:sz w:val="24"/>
                <w:szCs w:val="24"/>
              </w:rPr>
            </w:pPr>
          </w:p>
        </w:tc>
      </w:tr>
    </w:tbl>
    <w:p w:rsidR="00A33515" w:rsidDel="002260E7" w:rsidRDefault="001A4D22">
      <w:pPr>
        <w:spacing w:line="194" w:lineRule="auto"/>
        <w:rPr>
          <w:del w:id="7946" w:author="Admin" w:date="2019-02-19T02:10:00Z"/>
          <w:sz w:val="20"/>
          <w:szCs w:val="20"/>
        </w:rPr>
      </w:pPr>
      <w:del w:id="7947" w:author="Admin" w:date="2019-02-19T02:10:00Z">
        <w:r w:rsidDel="002260E7">
          <w:rPr>
            <w:rFonts w:ascii="Arial" w:eastAsia="Arial" w:hAnsi="Arial" w:cs="Arial"/>
            <w:sz w:val="12"/>
            <w:szCs w:val="12"/>
          </w:rPr>
          <w:delText>Они называются разностным оператором и оператором суммирования,</w:delText>
        </w:r>
      </w:del>
    </w:p>
    <w:p w:rsidR="00A33515" w:rsidDel="002260E7" w:rsidRDefault="001A4D22">
      <w:pPr>
        <w:spacing w:line="186" w:lineRule="auto"/>
        <w:ind w:left="2520"/>
        <w:rPr>
          <w:del w:id="7948" w:author="Admin" w:date="2019-02-19T02:10:00Z"/>
          <w:sz w:val="20"/>
          <w:szCs w:val="20"/>
        </w:rPr>
      </w:pPr>
      <w:del w:id="7949" w:author="Admin" w:date="2019-02-19T02:10:00Z">
        <w:r w:rsidDel="002260E7">
          <w:rPr>
            <w:rFonts w:eastAsia="Times New Roman"/>
            <w:sz w:val="18"/>
            <w:szCs w:val="18"/>
          </w:rPr>
          <w:delText>∫</w:delText>
        </w:r>
      </w:del>
    </w:p>
    <w:p w:rsidR="00A33515" w:rsidDel="002260E7" w:rsidRDefault="00A33515">
      <w:pPr>
        <w:spacing w:line="1" w:lineRule="exact"/>
        <w:rPr>
          <w:del w:id="7950" w:author="Admin" w:date="2019-02-19T02:10:00Z"/>
          <w:sz w:val="20"/>
          <w:szCs w:val="20"/>
        </w:rPr>
      </w:pPr>
    </w:p>
    <w:p w:rsidR="00A33515" w:rsidDel="002260E7" w:rsidRDefault="001A4D22">
      <w:pPr>
        <w:spacing w:line="208" w:lineRule="auto"/>
        <w:jc w:val="both"/>
        <w:rPr>
          <w:del w:id="7951" w:author="Admin" w:date="2019-02-19T02:10:00Z"/>
          <w:sz w:val="20"/>
          <w:szCs w:val="20"/>
        </w:rPr>
      </w:pPr>
      <w:del w:id="7952" w:author="Admin" w:date="2019-02-19T02:10:00Z">
        <w:r w:rsidDel="002260E7">
          <w:rPr>
            <w:rFonts w:ascii="Arial" w:eastAsia="Arial" w:hAnsi="Arial" w:cs="Arial"/>
            <w:sz w:val="20"/>
            <w:szCs w:val="20"/>
          </w:rPr>
          <w:delText xml:space="preserve">а последовательности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dn</w:delText>
        </w:r>
        <w:r w:rsidDel="002260E7">
          <w:rPr>
            <w:rFonts w:ascii="Arial" w:eastAsia="Arial" w:hAnsi="Arial" w:cs="Arial"/>
            <w:sz w:val="20"/>
            <w:szCs w:val="20"/>
          </w:rPr>
          <w:delText xml:space="preserve"> — производной и интегралом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соот-ветственно. Если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то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называется первообразной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Если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 некоторый оператор (т.е. функция из </w:delText>
        </w:r>
        <w:r w:rsidDel="002260E7">
          <w:rPr>
            <w:rFonts w:ascii="Arial" w:eastAsia="Arial" w:hAnsi="Arial" w:cs="Arial"/>
            <w:b/>
            <w:bCs/>
            <w:sz w:val="20"/>
            <w:szCs w:val="20"/>
          </w:rPr>
          <w:delText>Seq</w:delText>
        </w:r>
        <w:r w:rsidDel="002260E7">
          <w:rPr>
            <w:rFonts w:ascii="Arial" w:eastAsia="Arial" w:hAnsi="Arial" w:cs="Arial"/>
            <w:sz w:val="20"/>
            <w:szCs w:val="20"/>
          </w:rPr>
          <w:delText xml:space="preserve"> в </w:delText>
        </w:r>
        <w:r w:rsidDel="002260E7">
          <w:rPr>
            <w:rFonts w:ascii="Arial" w:eastAsia="Arial" w:hAnsi="Arial" w:cs="Arial"/>
            <w:b/>
            <w:bCs/>
            <w:sz w:val="20"/>
            <w:szCs w:val="20"/>
          </w:rPr>
          <w:delText>Seq</w:delText>
        </w:r>
        <w:r w:rsidDel="002260E7">
          <w:rPr>
            <w:rFonts w:ascii="Arial" w:eastAsia="Arial" w:hAnsi="Arial" w:cs="Arial"/>
            <w:sz w:val="20"/>
            <w:szCs w:val="20"/>
          </w:rPr>
          <w:delText xml:space="preserve">), то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 xml:space="preserve"> — это новый опе-ратор, являющийся композицией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с собой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раз.</w:delText>
        </w:r>
      </w:del>
    </w:p>
    <w:p w:rsidR="00A33515" w:rsidDel="002260E7" w:rsidRDefault="00A33515">
      <w:pPr>
        <w:spacing w:line="164" w:lineRule="exact"/>
        <w:rPr>
          <w:del w:id="7953" w:author="Admin" w:date="2019-02-19T02:10:00Z"/>
          <w:sz w:val="20"/>
          <w:szCs w:val="20"/>
        </w:rPr>
      </w:pPr>
    </w:p>
    <w:p w:rsidR="00A33515" w:rsidDel="002260E7" w:rsidRDefault="001A4D22">
      <w:pPr>
        <w:jc w:val="center"/>
        <w:rPr>
          <w:del w:id="7954" w:author="Admin" w:date="2019-02-19T02:10:00Z"/>
          <w:sz w:val="20"/>
          <w:szCs w:val="20"/>
        </w:rPr>
      </w:pPr>
      <w:del w:id="7955"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291</w:delText>
        </w:r>
        <w:r w:rsidDel="002260E7">
          <w:rPr>
            <w:rFonts w:ascii="Arial" w:eastAsia="Arial" w:hAnsi="Arial" w:cs="Arial"/>
            <w:sz w:val="20"/>
            <w:szCs w:val="20"/>
          </w:rPr>
          <w:delText xml:space="preserve"> −</w:delText>
        </w:r>
      </w:del>
    </w:p>
    <w:p w:rsidR="00A33515" w:rsidDel="002260E7" w:rsidRDefault="00A33515">
      <w:pPr>
        <w:rPr>
          <w:del w:id="795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7957" w:author="Admin" w:date="2019-02-19T02:10:00Z"/>
          <w:sz w:val="20"/>
          <w:szCs w:val="20"/>
        </w:rPr>
      </w:pPr>
      <w:bookmarkStart w:id="7958" w:name="page302"/>
      <w:bookmarkEnd w:id="7958"/>
      <w:del w:id="7959" w:author="Admin" w:date="2019-02-19T02:10:00Z">
        <w:r w:rsidDel="002260E7">
          <w:rPr>
            <w:rFonts w:ascii="Arial" w:eastAsia="Arial" w:hAnsi="Arial" w:cs="Arial"/>
            <w:sz w:val="18"/>
            <w:szCs w:val="18"/>
          </w:rPr>
          <w:lastRenderedPageBreak/>
          <w:delText>Турнир юных математиков 2018 года</w:delText>
        </w:r>
      </w:del>
    </w:p>
    <w:p w:rsidR="00A33515" w:rsidDel="002260E7" w:rsidRDefault="00A33515">
      <w:pPr>
        <w:spacing w:line="184" w:lineRule="exact"/>
        <w:rPr>
          <w:del w:id="7960" w:author="Admin" w:date="2019-02-19T02:10:00Z"/>
          <w:sz w:val="20"/>
          <w:szCs w:val="20"/>
        </w:rPr>
      </w:pPr>
    </w:p>
    <w:p w:rsidR="00A33515" w:rsidDel="002260E7" w:rsidRDefault="001A4D22">
      <w:pPr>
        <w:numPr>
          <w:ilvl w:val="0"/>
          <w:numId w:val="676"/>
        </w:numPr>
        <w:tabs>
          <w:tab w:val="left" w:pos="500"/>
        </w:tabs>
        <w:spacing w:line="236" w:lineRule="auto"/>
        <w:ind w:left="500" w:hanging="273"/>
        <w:jc w:val="both"/>
        <w:rPr>
          <w:del w:id="7961" w:author="Admin" w:date="2019-02-19T02:10:00Z"/>
          <w:rFonts w:ascii="Arial" w:eastAsia="Arial" w:hAnsi="Arial" w:cs="Arial"/>
          <w:b/>
          <w:bCs/>
          <w:sz w:val="20"/>
          <w:szCs w:val="20"/>
        </w:rPr>
        <w:pPrChange w:id="7962" w:author="Admin" w:date="2019-02-19T00:19:00Z">
          <w:pPr>
            <w:numPr>
              <w:numId w:val="679"/>
            </w:numPr>
            <w:tabs>
              <w:tab w:val="left" w:pos="500"/>
            </w:tabs>
            <w:spacing w:line="236" w:lineRule="auto"/>
            <w:ind w:left="500" w:hanging="273"/>
            <w:jc w:val="both"/>
          </w:pPr>
        </w:pPrChange>
      </w:pPr>
      <w:del w:id="7963" w:author="Admin" w:date="2019-02-19T02:10:00Z">
        <w:r w:rsidDel="002260E7">
          <w:rPr>
            <w:rFonts w:ascii="Arial" w:eastAsia="Arial" w:hAnsi="Arial" w:cs="Arial"/>
            <w:sz w:val="20"/>
            <w:szCs w:val="20"/>
          </w:rPr>
          <w:delText xml:space="preserve">Опишите связи между производной, интегралом, первообразной и сдвигом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где под сдвигом понимается </w:delText>
        </w:r>
        <w:r w:rsidDel="002260E7">
          <w:rPr>
            <w:rFonts w:eastAsia="Times New Roman"/>
            <w:sz w:val="20"/>
            <w:szCs w:val="20"/>
          </w:rPr>
          <w:delText>(</w:delText>
        </w:r>
        <w:r w:rsidDel="002260E7">
          <w:rPr>
            <w:rFonts w:ascii="Arial" w:eastAsia="Arial" w:hAnsi="Arial" w:cs="Arial"/>
            <w:b/>
            <w:bCs/>
            <w:sz w:val="20"/>
            <w:szCs w:val="20"/>
          </w:rPr>
          <w:delText>E</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Кроме</w:delText>
        </w:r>
      </w:del>
    </w:p>
    <w:p w:rsidR="00A33515" w:rsidDel="002260E7" w:rsidRDefault="00A33515">
      <w:pPr>
        <w:spacing w:line="2" w:lineRule="exact"/>
        <w:rPr>
          <w:del w:id="7964" w:author="Admin" w:date="2019-02-19T02:10:00Z"/>
          <w:sz w:val="20"/>
          <w:szCs w:val="20"/>
        </w:rPr>
      </w:pPr>
    </w:p>
    <w:p w:rsidR="00A33515" w:rsidDel="002260E7" w:rsidRDefault="001A4D22">
      <w:pPr>
        <w:tabs>
          <w:tab w:val="left" w:pos="3820"/>
        </w:tabs>
        <w:ind w:left="500"/>
        <w:rPr>
          <w:del w:id="7965" w:author="Admin" w:date="2019-02-19T02:10:00Z"/>
          <w:sz w:val="20"/>
          <w:szCs w:val="20"/>
        </w:rPr>
      </w:pPr>
      <w:del w:id="7966" w:author="Admin" w:date="2019-02-19T02:10:00Z">
        <w:r w:rsidDel="002260E7">
          <w:rPr>
            <w:rFonts w:ascii="Arial" w:eastAsia="Arial" w:hAnsi="Arial" w:cs="Arial"/>
            <w:sz w:val="20"/>
            <w:szCs w:val="20"/>
          </w:rPr>
          <w:delText>того, найдите явную формулу для</w:delText>
        </w:r>
        <w:r w:rsidDel="002260E7">
          <w:rPr>
            <w:sz w:val="20"/>
            <w:szCs w:val="20"/>
          </w:rPr>
          <w:tab/>
        </w:r>
        <w:r w:rsidDel="002260E7">
          <w:rPr>
            <w:rFonts w:ascii="Arial" w:eastAsia="Arial" w:hAnsi="Arial" w:cs="Arial"/>
            <w:i/>
            <w:iCs/>
            <w:sz w:val="24"/>
            <w:szCs w:val="24"/>
            <w:vertAlign w:val="superscript"/>
          </w:rPr>
          <w:delText>m</w:delText>
        </w:r>
        <w:r w:rsidDel="002260E7">
          <w:rPr>
            <w:rFonts w:ascii="Arial" w:eastAsia="Arial" w:hAnsi="Arial" w:cs="Arial"/>
            <w:i/>
            <w:iCs/>
            <w:sz w:val="16"/>
            <w:szCs w:val="16"/>
          </w:rPr>
          <w:delText>x</w:delText>
        </w:r>
        <w:r w:rsidDel="002260E7">
          <w:rPr>
            <w:rFonts w:ascii="Arial" w:eastAsia="Arial" w:hAnsi="Arial" w:cs="Arial"/>
            <w:i/>
            <w:iCs/>
            <w:sz w:val="24"/>
            <w:szCs w:val="24"/>
            <w:vertAlign w:val="subscript"/>
          </w:rPr>
          <w:delText>n</w:delText>
        </w:r>
        <w:r w:rsidDel="002260E7">
          <w:rPr>
            <w:rFonts w:ascii="Arial" w:eastAsia="Arial" w:hAnsi="Arial" w:cs="Arial"/>
            <w:sz w:val="16"/>
            <w:szCs w:val="16"/>
          </w:rPr>
          <w:delText>.</w:delText>
        </w:r>
      </w:del>
    </w:p>
    <w:p w:rsidR="00A33515" w:rsidDel="002260E7" w:rsidRDefault="00A33515">
      <w:pPr>
        <w:spacing w:line="194" w:lineRule="exact"/>
        <w:rPr>
          <w:del w:id="7967" w:author="Admin" w:date="2019-02-19T02:10:00Z"/>
          <w:sz w:val="20"/>
          <w:szCs w:val="20"/>
        </w:rPr>
      </w:pPr>
    </w:p>
    <w:p w:rsidR="00A33515" w:rsidDel="002260E7" w:rsidRDefault="001A4D22">
      <w:pPr>
        <w:ind w:firstLine="199"/>
        <w:jc w:val="both"/>
        <w:rPr>
          <w:del w:id="7968" w:author="Admin" w:date="2019-02-19T02:10:00Z"/>
          <w:sz w:val="20"/>
          <w:szCs w:val="20"/>
        </w:rPr>
      </w:pPr>
      <w:del w:id="7969" w:author="Admin" w:date="2019-02-19T02:10:00Z">
        <w:r w:rsidDel="002260E7">
          <w:rPr>
            <w:rFonts w:ascii="Arial" w:eastAsia="Arial" w:hAnsi="Arial" w:cs="Arial"/>
            <w:sz w:val="19"/>
            <w:szCs w:val="19"/>
          </w:rPr>
          <w:delText xml:space="preserve">Константы </w:delText>
        </w:r>
        <w:r w:rsidDel="002260E7">
          <w:rPr>
            <w:rFonts w:ascii="Arial" w:eastAsia="Arial" w:hAnsi="Arial" w:cs="Arial"/>
            <w:i/>
            <w:iCs/>
            <w:sz w:val="19"/>
            <w:szCs w:val="19"/>
          </w:rPr>
          <w:delText>c</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ascii="Arial" w:eastAsia="Arial" w:hAnsi="Arial" w:cs="Arial"/>
            <w:b/>
            <w:bCs/>
            <w:sz w:val="19"/>
            <w:szCs w:val="19"/>
          </w:rPr>
          <w:delText>R</w:delText>
        </w:r>
        <w:r w:rsidDel="002260E7">
          <w:rPr>
            <w:rFonts w:ascii="Arial" w:eastAsia="Arial" w:hAnsi="Arial" w:cs="Arial"/>
            <w:sz w:val="19"/>
            <w:szCs w:val="19"/>
          </w:rPr>
          <w:delText xml:space="preserve"> задают постоянные и показательные последователь-ности c</w:delText>
        </w:r>
        <w:r w:rsidDel="002260E7">
          <w:rPr>
            <w:rFonts w:eastAsia="Times New Roman"/>
            <w:i/>
            <w:iCs/>
            <w:sz w:val="19"/>
            <w:szCs w:val="19"/>
          </w:rPr>
          <w:delText>;</w:delText>
        </w:r>
        <w:r w:rsidDel="002260E7">
          <w:rPr>
            <w:rFonts w:ascii="Arial" w:eastAsia="Arial" w:hAnsi="Arial" w:cs="Arial"/>
            <w:sz w:val="19"/>
            <w:szCs w:val="19"/>
          </w:rPr>
          <w:delText xml:space="preserve"> c</w:delText>
        </w:r>
        <w:r w:rsidDel="002260E7">
          <w:rPr>
            <w:rFonts w:ascii="Arial" w:eastAsia="Arial" w:hAnsi="Arial" w:cs="Arial"/>
            <w:i/>
            <w:iCs/>
            <w:sz w:val="26"/>
            <w:szCs w:val="26"/>
            <w:vertAlign w:val="superscript"/>
          </w:rPr>
          <w:delText>n</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ascii="Arial" w:eastAsia="Arial" w:hAnsi="Arial" w:cs="Arial"/>
            <w:b/>
            <w:bCs/>
            <w:sz w:val="19"/>
            <w:szCs w:val="19"/>
          </w:rPr>
          <w:delText>Seq</w:delText>
        </w:r>
        <w:r w:rsidDel="002260E7">
          <w:rPr>
            <w:rFonts w:ascii="Arial" w:eastAsia="Arial" w:hAnsi="Arial" w:cs="Arial"/>
            <w:sz w:val="19"/>
            <w:szCs w:val="19"/>
          </w:rPr>
          <w:delText xml:space="preserve"> по формулам c</w:delText>
        </w:r>
        <w:r w:rsidDel="002260E7">
          <w:rPr>
            <w:rFonts w:eastAsia="Times New Roman"/>
            <w:sz w:val="19"/>
            <w:szCs w:val="19"/>
          </w:rPr>
          <w:delText>[</w:delText>
        </w:r>
        <w:r w:rsidDel="002260E7">
          <w:rPr>
            <w:rFonts w:ascii="Arial" w:eastAsia="Arial" w:hAnsi="Arial" w:cs="Arial"/>
            <w:i/>
            <w:iCs/>
            <w:sz w:val="19"/>
            <w:szCs w:val="19"/>
          </w:rPr>
          <w:delText>k</w:delText>
        </w:r>
        <w:r w:rsidDel="002260E7">
          <w:rPr>
            <w:rFonts w:eastAsia="Times New Roman"/>
            <w:sz w:val="19"/>
            <w:szCs w:val="19"/>
          </w:rPr>
          <w:delText>]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c</w:delText>
        </w:r>
        <w:r w:rsidDel="002260E7">
          <w:rPr>
            <w:rFonts w:ascii="Arial" w:eastAsia="Arial" w:hAnsi="Arial" w:cs="Arial"/>
            <w:sz w:val="19"/>
            <w:szCs w:val="19"/>
          </w:rPr>
          <w:delText xml:space="preserve"> и c</w:delText>
        </w:r>
        <w:r w:rsidDel="002260E7">
          <w:rPr>
            <w:rFonts w:ascii="Arial" w:eastAsia="Arial" w:hAnsi="Arial" w:cs="Arial"/>
            <w:i/>
            <w:iCs/>
            <w:sz w:val="26"/>
            <w:szCs w:val="26"/>
            <w:vertAlign w:val="superscript"/>
          </w:rPr>
          <w:delText>n</w:delText>
        </w:r>
        <w:r w:rsidDel="002260E7">
          <w:rPr>
            <w:rFonts w:eastAsia="Times New Roman"/>
            <w:sz w:val="19"/>
            <w:szCs w:val="19"/>
          </w:rPr>
          <w:delText>[</w:delText>
        </w:r>
        <w:r w:rsidDel="002260E7">
          <w:rPr>
            <w:rFonts w:ascii="Arial" w:eastAsia="Arial" w:hAnsi="Arial" w:cs="Arial"/>
            <w:i/>
            <w:iCs/>
            <w:sz w:val="19"/>
            <w:szCs w:val="19"/>
          </w:rPr>
          <w:delText>k</w:delText>
        </w:r>
        <w:r w:rsidDel="002260E7">
          <w:rPr>
            <w:rFonts w:eastAsia="Times New Roman"/>
            <w:sz w:val="19"/>
            <w:szCs w:val="19"/>
          </w:rPr>
          <w:delText>]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c</w:delText>
        </w:r>
        <w:r w:rsidDel="002260E7">
          <w:rPr>
            <w:rFonts w:ascii="Arial" w:eastAsia="Arial" w:hAnsi="Arial" w:cs="Arial"/>
            <w:i/>
            <w:iCs/>
            <w:sz w:val="26"/>
            <w:szCs w:val="26"/>
            <w:vertAlign w:val="superscript"/>
          </w:rPr>
          <w:delText>k</w:delText>
        </w:r>
        <w:r w:rsidDel="002260E7">
          <w:rPr>
            <w:rFonts w:ascii="Arial" w:eastAsia="Arial" w:hAnsi="Arial" w:cs="Arial"/>
            <w:sz w:val="19"/>
            <w:szCs w:val="19"/>
          </w:rPr>
          <w:delText xml:space="preserve">. Кроме того, опреде-лим для </w:delText>
        </w:r>
        <w:r w:rsidDel="002260E7">
          <w:rPr>
            <w:rFonts w:ascii="Arial" w:eastAsia="Arial" w:hAnsi="Arial" w:cs="Arial"/>
            <w:i/>
            <w:iCs/>
            <w:sz w:val="19"/>
            <w:szCs w:val="19"/>
          </w:rPr>
          <w:delText>m</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0</w:delText>
        </w:r>
        <w:r w:rsidDel="002260E7">
          <w:rPr>
            <w:rFonts w:eastAsia="Times New Roman"/>
            <w:i/>
            <w:iCs/>
            <w:sz w:val="19"/>
            <w:szCs w:val="19"/>
          </w:rPr>
          <w:delText>;</w:delText>
        </w:r>
        <w:r w:rsidDel="002260E7">
          <w:rPr>
            <w:rFonts w:ascii="Arial" w:eastAsia="Arial" w:hAnsi="Arial" w:cs="Arial"/>
            <w:sz w:val="19"/>
            <w:szCs w:val="19"/>
          </w:rPr>
          <w:delText xml:space="preserve"> 1</w:delText>
        </w:r>
        <w:r w:rsidDel="002260E7">
          <w:rPr>
            <w:rFonts w:eastAsia="Times New Roman"/>
            <w:i/>
            <w:iCs/>
            <w:sz w:val="19"/>
            <w:szCs w:val="19"/>
          </w:rPr>
          <w:delText>;</w:delText>
        </w:r>
        <w:r w:rsidDel="002260E7">
          <w:rPr>
            <w:rFonts w:ascii="Arial" w:eastAsia="Arial" w:hAnsi="Arial" w:cs="Arial"/>
            <w:sz w:val="19"/>
            <w:szCs w:val="19"/>
          </w:rPr>
          <w:delText xml:space="preserve"> 2</w:delText>
        </w:r>
        <w:r w:rsidDel="002260E7">
          <w:rPr>
            <w:rFonts w:eastAsia="Times New Roman"/>
            <w:i/>
            <w:iCs/>
            <w:sz w:val="19"/>
            <w:szCs w:val="19"/>
          </w:rPr>
          <w:delText>; : : :</w:delText>
        </w:r>
        <w:r w:rsidDel="002260E7">
          <w:rPr>
            <w:rFonts w:ascii="Arial" w:eastAsia="Arial" w:hAnsi="Arial" w:cs="Arial"/>
            <w:sz w:val="19"/>
            <w:szCs w:val="19"/>
          </w:rPr>
          <w:delText xml:space="preserve"> последовательности </w:delText>
        </w:r>
        <w:r w:rsidDel="002260E7">
          <w:rPr>
            <w:rFonts w:ascii="Arial" w:eastAsia="Arial" w:hAnsi="Arial" w:cs="Arial"/>
            <w:i/>
            <w:iCs/>
            <w:sz w:val="19"/>
            <w:szCs w:val="19"/>
          </w:rPr>
          <w:delText>n</w:delText>
        </w:r>
        <w:r w:rsidDel="002260E7">
          <w:rPr>
            <w:rFonts w:ascii="Arial" w:eastAsia="Arial" w:hAnsi="Arial" w:cs="Arial"/>
            <w:i/>
            <w:iCs/>
            <w:sz w:val="26"/>
            <w:szCs w:val="26"/>
            <w:vertAlign w:val="superscript"/>
          </w:rPr>
          <w:delText>m</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n</w:delText>
        </w:r>
        <w:r w:rsidDel="002260E7">
          <w:rPr>
            <w:rFonts w:ascii="Arial" w:eastAsia="Arial" w:hAnsi="Arial" w:cs="Arial"/>
            <w:i/>
            <w:iCs/>
            <w:sz w:val="26"/>
            <w:szCs w:val="26"/>
            <w:u w:val="single"/>
            <w:vertAlign w:val="superscript"/>
          </w:rPr>
          <w:delText>m</w:delText>
        </w:r>
        <w:r w:rsidDel="002260E7">
          <w:rPr>
            <w:rFonts w:ascii="Arial" w:eastAsia="Arial" w:hAnsi="Arial" w:cs="Arial"/>
            <w:sz w:val="19"/>
            <w:szCs w:val="19"/>
          </w:rPr>
          <w:delText xml:space="preserve"> степеней и падающих степеней по формулам </w:delText>
        </w:r>
        <w:r w:rsidDel="002260E7">
          <w:rPr>
            <w:rFonts w:ascii="Arial" w:eastAsia="Arial" w:hAnsi="Arial" w:cs="Arial"/>
            <w:i/>
            <w:iCs/>
            <w:sz w:val="19"/>
            <w:szCs w:val="19"/>
          </w:rPr>
          <w:delText>n</w:delText>
        </w:r>
        <w:r w:rsidDel="002260E7">
          <w:rPr>
            <w:rFonts w:ascii="Arial" w:eastAsia="Arial" w:hAnsi="Arial" w:cs="Arial"/>
            <w:i/>
            <w:iCs/>
            <w:sz w:val="26"/>
            <w:szCs w:val="26"/>
            <w:vertAlign w:val="superscript"/>
          </w:rPr>
          <w:delText>m</w:delText>
        </w:r>
        <w:r w:rsidDel="002260E7">
          <w:rPr>
            <w:rFonts w:eastAsia="Times New Roman"/>
            <w:sz w:val="19"/>
            <w:szCs w:val="19"/>
          </w:rPr>
          <w:delText>[</w:delText>
        </w:r>
        <w:r w:rsidDel="002260E7">
          <w:rPr>
            <w:rFonts w:ascii="Arial" w:eastAsia="Arial" w:hAnsi="Arial" w:cs="Arial"/>
            <w:i/>
            <w:iCs/>
            <w:sz w:val="19"/>
            <w:szCs w:val="19"/>
          </w:rPr>
          <w:delText>k</w:delText>
        </w:r>
        <w:r w:rsidDel="002260E7">
          <w:rPr>
            <w:rFonts w:eastAsia="Times New Roman"/>
            <w:sz w:val="19"/>
            <w:szCs w:val="19"/>
          </w:rPr>
          <w:delText>]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k</w:delText>
        </w:r>
        <w:r w:rsidDel="002260E7">
          <w:rPr>
            <w:rFonts w:ascii="Arial" w:eastAsia="Arial" w:hAnsi="Arial" w:cs="Arial"/>
            <w:i/>
            <w:iCs/>
            <w:sz w:val="26"/>
            <w:szCs w:val="26"/>
            <w:vertAlign w:val="superscript"/>
          </w:rPr>
          <w:delText>m</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n</w:delText>
        </w:r>
        <w:r w:rsidDel="002260E7">
          <w:rPr>
            <w:rFonts w:ascii="Arial" w:eastAsia="Arial" w:hAnsi="Arial" w:cs="Arial"/>
            <w:i/>
            <w:iCs/>
            <w:sz w:val="26"/>
            <w:szCs w:val="26"/>
            <w:u w:val="single"/>
            <w:vertAlign w:val="superscript"/>
          </w:rPr>
          <w:delText>m</w:delText>
        </w:r>
        <w:r w:rsidDel="002260E7">
          <w:rPr>
            <w:rFonts w:eastAsia="Times New Roman"/>
            <w:sz w:val="19"/>
            <w:szCs w:val="19"/>
          </w:rPr>
          <w:delText>[</w:delText>
        </w:r>
        <w:r w:rsidDel="002260E7">
          <w:rPr>
            <w:rFonts w:ascii="Arial" w:eastAsia="Arial" w:hAnsi="Arial" w:cs="Arial"/>
            <w:i/>
            <w:iCs/>
            <w:sz w:val="19"/>
            <w:szCs w:val="19"/>
          </w:rPr>
          <w:delText>k</w:delText>
        </w:r>
        <w:r w:rsidDel="002260E7">
          <w:rPr>
            <w:rFonts w:eastAsia="Times New Roman"/>
            <w:sz w:val="19"/>
            <w:szCs w:val="19"/>
          </w:rPr>
          <w:delText>]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k</w:delText>
        </w:r>
        <w:r w:rsidDel="002260E7">
          <w:rPr>
            <w:rFonts w:eastAsia="Times New Roman"/>
            <w:sz w:val="19"/>
            <w:szCs w:val="19"/>
          </w:rPr>
          <w:delText>(</w:delText>
        </w:r>
        <w:r w:rsidDel="002260E7">
          <w:rPr>
            <w:rFonts w:ascii="Arial" w:eastAsia="Arial" w:hAnsi="Arial" w:cs="Arial"/>
            <w:i/>
            <w:iCs/>
            <w:sz w:val="19"/>
            <w:szCs w:val="19"/>
          </w:rPr>
          <w:delText>k</w:delText>
        </w:r>
        <w:r w:rsidDel="002260E7">
          <w:rPr>
            <w:rFonts w:ascii="Arial" w:eastAsia="Arial" w:hAnsi="Arial" w:cs="Arial"/>
            <w:sz w:val="19"/>
            <w:szCs w:val="19"/>
          </w:rPr>
          <w:delText xml:space="preserve"> 1</w:delText>
        </w:r>
        <w:r w:rsidDel="002260E7">
          <w:rPr>
            <w:rFonts w:eastAsia="Times New Roman"/>
            <w:sz w:val="19"/>
            <w:szCs w:val="19"/>
          </w:rPr>
          <w:delText>)(</w:delText>
        </w:r>
        <w:r w:rsidDel="002260E7">
          <w:rPr>
            <w:rFonts w:ascii="Arial" w:eastAsia="Arial" w:hAnsi="Arial" w:cs="Arial"/>
            <w:i/>
            <w:iCs/>
            <w:sz w:val="19"/>
            <w:szCs w:val="19"/>
          </w:rPr>
          <w:delText>k</w:delText>
        </w:r>
        <w:r w:rsidDel="002260E7">
          <w:rPr>
            <w:rFonts w:ascii="Arial" w:eastAsia="Arial" w:hAnsi="Arial" w:cs="Arial"/>
            <w:sz w:val="19"/>
            <w:szCs w:val="19"/>
          </w:rPr>
          <w:delText xml:space="preserve"> 2</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eastAsia="Times New Roman"/>
            <w:i/>
            <w:iCs/>
            <w:sz w:val="19"/>
            <w:szCs w:val="19"/>
          </w:rPr>
          <w:delText>: : :</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k</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m</w:delText>
        </w:r>
      </w:del>
    </w:p>
    <w:p w:rsidR="00A33515" w:rsidDel="002260E7" w:rsidRDefault="001A4D22">
      <w:pPr>
        <w:spacing w:line="216" w:lineRule="auto"/>
        <w:rPr>
          <w:del w:id="7970" w:author="Admin" w:date="2019-02-19T02:10:00Z"/>
          <w:sz w:val="20"/>
          <w:szCs w:val="20"/>
        </w:rPr>
      </w:pPr>
      <w:del w:id="7971" w:author="Admin" w:date="2019-02-19T02:10:00Z">
        <w:r w:rsidDel="002260E7">
          <w:rPr>
            <w:rFonts w:ascii="Arial" w:eastAsia="Arial" w:hAnsi="Arial" w:cs="Arial"/>
            <w:sz w:val="20"/>
            <w:szCs w:val="20"/>
          </w:rPr>
          <w:delText>1</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Набор всех последовательностей из </w:delText>
        </w:r>
        <w:r w:rsidDel="002260E7">
          <w:rPr>
            <w:rFonts w:ascii="Arial" w:eastAsia="Arial" w:hAnsi="Arial" w:cs="Arial"/>
            <w:b/>
            <w:bCs/>
            <w:sz w:val="20"/>
            <w:szCs w:val="20"/>
          </w:rPr>
          <w:delText>Seq</w:delText>
        </w:r>
        <w:r w:rsidDel="002260E7">
          <w:rPr>
            <w:rFonts w:ascii="Arial" w:eastAsia="Arial" w:hAnsi="Arial" w:cs="Arial"/>
            <w:sz w:val="20"/>
            <w:szCs w:val="20"/>
          </w:rPr>
          <w:delText>, которые могут быть выра-</w:delText>
        </w:r>
      </w:del>
    </w:p>
    <w:p w:rsidR="00A33515" w:rsidDel="002260E7" w:rsidRDefault="00A33515">
      <w:pPr>
        <w:spacing w:line="3" w:lineRule="exact"/>
        <w:rPr>
          <w:del w:id="7972" w:author="Admin" w:date="2019-02-19T02:10:00Z"/>
          <w:sz w:val="20"/>
          <w:szCs w:val="20"/>
        </w:rPr>
      </w:pPr>
    </w:p>
    <w:p w:rsidR="00A33515" w:rsidDel="002260E7" w:rsidRDefault="001A4D22">
      <w:pPr>
        <w:spacing w:line="218" w:lineRule="auto"/>
        <w:jc w:val="both"/>
        <w:rPr>
          <w:del w:id="7973" w:author="Admin" w:date="2019-02-19T02:10:00Z"/>
          <w:sz w:val="20"/>
          <w:szCs w:val="20"/>
        </w:rPr>
      </w:pPr>
      <w:del w:id="7974" w:author="Admin" w:date="2019-02-19T02:10:00Z">
        <w:r w:rsidDel="002260E7">
          <w:rPr>
            <w:rFonts w:ascii="Arial" w:eastAsia="Arial" w:hAnsi="Arial" w:cs="Arial"/>
            <w:sz w:val="20"/>
            <w:szCs w:val="20"/>
          </w:rPr>
          <w:delText>жены как линейные комбинации последовательностей 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7"/>
            <w:szCs w:val="27"/>
            <w:vertAlign w:val="superscript"/>
          </w:rPr>
          <w:delText>2</w:delText>
        </w:r>
        <w:r w:rsidDel="002260E7">
          <w:rPr>
            <w:rFonts w:eastAsia="Times New Roman"/>
            <w:i/>
            <w:iCs/>
            <w:sz w:val="20"/>
            <w:szCs w:val="20"/>
          </w:rPr>
          <w:delText>; : :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i/>
            <w:iCs/>
            <w:sz w:val="27"/>
            <w:szCs w:val="27"/>
            <w:vertAlign w:val="superscript"/>
          </w:rPr>
          <w:delText>m</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perscript"/>
          </w:rPr>
          <w:delText>1</w:delText>
        </w:r>
        <w:r w:rsidDel="002260E7">
          <w:rPr>
            <w:rFonts w:ascii="Arial" w:eastAsia="Arial" w:hAnsi="Arial" w:cs="Arial"/>
            <w:sz w:val="20"/>
            <w:szCs w:val="20"/>
          </w:rPr>
          <w:delText xml:space="preserve">, обозначим через </w:delText>
        </w:r>
        <w:r w:rsidDel="002260E7">
          <w:rPr>
            <w:rFonts w:ascii="Arial" w:eastAsia="Arial" w:hAnsi="Arial" w:cs="Arial"/>
            <w:b/>
            <w:bCs/>
            <w:i/>
            <w:iCs/>
            <w:sz w:val="20"/>
            <w:szCs w:val="20"/>
          </w:rPr>
          <w:delText>P</w:delText>
        </w:r>
        <w:r w:rsidDel="002260E7">
          <w:rPr>
            <w:rFonts w:ascii="Arial" w:eastAsia="Arial" w:hAnsi="Arial" w:cs="Arial"/>
            <w:i/>
            <w:iCs/>
            <w:sz w:val="27"/>
            <w:szCs w:val="27"/>
            <w:vertAlign w:val="subscript"/>
          </w:rPr>
          <w:delText>m</w:delText>
        </w:r>
        <w:r w:rsidDel="002260E7">
          <w:rPr>
            <w:rFonts w:ascii="Arial" w:eastAsia="Arial" w:hAnsi="Arial" w:cs="Arial"/>
            <w:sz w:val="20"/>
            <w:szCs w:val="20"/>
          </w:rPr>
          <w:delText xml:space="preserve">. Аналогично, через </w:delText>
        </w:r>
        <w:r w:rsidDel="002260E7">
          <w:rPr>
            <w:rFonts w:ascii="Arial" w:eastAsia="Arial" w:hAnsi="Arial" w:cs="Arial"/>
            <w:b/>
            <w:bCs/>
            <w:i/>
            <w:iCs/>
            <w:sz w:val="20"/>
            <w:szCs w:val="20"/>
          </w:rPr>
          <w:delText>FP</w:delText>
        </w:r>
        <w:r w:rsidDel="002260E7">
          <w:rPr>
            <w:rFonts w:ascii="Arial" w:eastAsia="Arial" w:hAnsi="Arial" w:cs="Arial"/>
            <w:i/>
            <w:iCs/>
            <w:sz w:val="27"/>
            <w:szCs w:val="27"/>
            <w:vertAlign w:val="subscript"/>
          </w:rPr>
          <w:delText>m</w:delText>
        </w:r>
        <w:r w:rsidDel="002260E7">
          <w:rPr>
            <w:rFonts w:ascii="Arial" w:eastAsia="Arial" w:hAnsi="Arial" w:cs="Arial"/>
            <w:sz w:val="20"/>
            <w:szCs w:val="20"/>
          </w:rPr>
          <w:delText xml:space="preserve"> обозначим последователь-ности, являющиеся линейными комбинациями падающих степеней 1,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7"/>
            <w:szCs w:val="27"/>
            <w:u w:val="single"/>
            <w:vertAlign w:val="superscript"/>
          </w:rPr>
          <w:delText>2</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n</w:delText>
        </w:r>
        <w:r w:rsidDel="002260E7">
          <w:rPr>
            <w:rFonts w:ascii="Arial" w:eastAsia="Arial" w:hAnsi="Arial" w:cs="Arial"/>
            <w:i/>
            <w:iCs/>
            <w:sz w:val="27"/>
            <w:szCs w:val="27"/>
            <w:u w:val="single"/>
            <w:vertAlign w:val="superscript"/>
          </w:rPr>
          <w:delText>m</w:delText>
        </w:r>
        <w:r w:rsidDel="002260E7">
          <w:rPr>
            <w:rFonts w:ascii="Arial" w:eastAsia="Arial" w:hAnsi="Arial" w:cs="Arial"/>
            <w:i/>
            <w:iCs/>
            <w:sz w:val="20"/>
            <w:szCs w:val="20"/>
          </w:rPr>
          <w:delText xml:space="preserve"> </w:delText>
        </w:r>
        <w:r w:rsidDel="002260E7">
          <w:rPr>
            <w:rFonts w:ascii="Arial" w:eastAsia="Arial" w:hAnsi="Arial" w:cs="Arial"/>
            <w:sz w:val="27"/>
            <w:szCs w:val="27"/>
            <w:u w:val="single"/>
            <w:vertAlign w:val="superscript"/>
          </w:rPr>
          <w:delText>1</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Последовательности из</w:delText>
        </w:r>
        <w:r w:rsidDel="002260E7">
          <w:rPr>
            <w:rFonts w:ascii="Arial" w:eastAsia="Arial" w:hAnsi="Arial" w:cs="Arial"/>
            <w:i/>
            <w:iCs/>
            <w:sz w:val="20"/>
            <w:szCs w:val="20"/>
          </w:rPr>
          <w:delText xml:space="preserve"> </w:delText>
        </w:r>
        <w:r w:rsidDel="002260E7">
          <w:rPr>
            <w:rFonts w:ascii="Arial" w:eastAsia="Arial" w:hAnsi="Arial" w:cs="Arial"/>
            <w:b/>
            <w:bCs/>
            <w:i/>
            <w:iCs/>
            <w:sz w:val="20"/>
            <w:szCs w:val="20"/>
          </w:rPr>
          <w:delText>P</w:delText>
        </w:r>
        <w:r w:rsidDel="002260E7">
          <w:rPr>
            <w:rFonts w:ascii="Arial" w:eastAsia="Arial" w:hAnsi="Arial" w:cs="Arial"/>
            <w:i/>
            <w:iCs/>
            <w:sz w:val="27"/>
            <w:szCs w:val="27"/>
            <w:vertAlign w:val="subscript"/>
          </w:rPr>
          <w:delText>m</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или</w:delText>
        </w:r>
        <w:r w:rsidDel="002260E7">
          <w:rPr>
            <w:rFonts w:ascii="Arial" w:eastAsia="Arial" w:hAnsi="Arial" w:cs="Arial"/>
            <w:i/>
            <w:iCs/>
            <w:sz w:val="20"/>
            <w:szCs w:val="20"/>
          </w:rPr>
          <w:delText xml:space="preserve"> </w:delText>
        </w:r>
        <w:r w:rsidDel="002260E7">
          <w:rPr>
            <w:rFonts w:ascii="Arial" w:eastAsia="Arial" w:hAnsi="Arial" w:cs="Arial"/>
            <w:b/>
            <w:bCs/>
            <w:i/>
            <w:iCs/>
            <w:sz w:val="20"/>
            <w:szCs w:val="20"/>
          </w:rPr>
          <w:delText>FP</w:delText>
        </w:r>
        <w:r w:rsidDel="002260E7">
          <w:rPr>
            <w:rFonts w:ascii="Arial" w:eastAsia="Arial" w:hAnsi="Arial" w:cs="Arial"/>
            <w:i/>
            <w:iCs/>
            <w:sz w:val="27"/>
            <w:szCs w:val="27"/>
            <w:vertAlign w:val="subscript"/>
          </w:rPr>
          <w:delText>m</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будем называть полино-миальными.</w:delText>
        </w:r>
      </w:del>
    </w:p>
    <w:p w:rsidR="00A33515" w:rsidDel="002260E7" w:rsidRDefault="00A33515">
      <w:pPr>
        <w:spacing w:line="105" w:lineRule="exact"/>
        <w:rPr>
          <w:del w:id="7975" w:author="Admin" w:date="2019-02-19T02:10:00Z"/>
          <w:sz w:val="20"/>
          <w:szCs w:val="20"/>
        </w:rPr>
      </w:pPr>
    </w:p>
    <w:p w:rsidR="00A33515" w:rsidDel="002260E7" w:rsidRDefault="001A4D22">
      <w:pPr>
        <w:numPr>
          <w:ilvl w:val="0"/>
          <w:numId w:val="677"/>
        </w:numPr>
        <w:tabs>
          <w:tab w:val="left" w:pos="500"/>
        </w:tabs>
        <w:ind w:left="500" w:hanging="273"/>
        <w:rPr>
          <w:del w:id="7976" w:author="Admin" w:date="2019-02-19T02:10:00Z"/>
          <w:rFonts w:ascii="Arial" w:eastAsia="Arial" w:hAnsi="Arial" w:cs="Arial"/>
          <w:b/>
          <w:bCs/>
          <w:sz w:val="19"/>
          <w:szCs w:val="19"/>
        </w:rPr>
        <w:pPrChange w:id="7977" w:author="Admin" w:date="2019-02-19T00:19:00Z">
          <w:pPr>
            <w:numPr>
              <w:numId w:val="680"/>
            </w:numPr>
            <w:tabs>
              <w:tab w:val="left" w:pos="500"/>
            </w:tabs>
            <w:ind w:left="500" w:hanging="273"/>
          </w:pPr>
        </w:pPrChange>
      </w:pPr>
      <w:del w:id="7978" w:author="Admin" w:date="2019-02-19T02:10:00Z">
        <w:r w:rsidDel="002260E7">
          <w:rPr>
            <w:rFonts w:ascii="Arial" w:eastAsia="Arial" w:hAnsi="Arial" w:cs="Arial"/>
            <w:sz w:val="19"/>
            <w:szCs w:val="19"/>
          </w:rPr>
          <w:delText xml:space="preserve">Выясните, как связаны между собой </w:delText>
        </w:r>
        <w:r w:rsidDel="002260E7">
          <w:rPr>
            <w:rFonts w:ascii="Arial" w:eastAsia="Arial" w:hAnsi="Arial" w:cs="Arial"/>
            <w:b/>
            <w:bCs/>
            <w:i/>
            <w:iCs/>
            <w:sz w:val="19"/>
            <w:szCs w:val="19"/>
          </w:rPr>
          <w:delText>P</w:delText>
        </w:r>
        <w:r w:rsidDel="002260E7">
          <w:rPr>
            <w:rFonts w:ascii="Arial" w:eastAsia="Arial" w:hAnsi="Arial" w:cs="Arial"/>
            <w:i/>
            <w:iCs/>
            <w:sz w:val="26"/>
            <w:szCs w:val="26"/>
            <w:vertAlign w:val="subscript"/>
          </w:rPr>
          <w:delText>m</w:delText>
        </w:r>
        <w:r w:rsidDel="002260E7">
          <w:rPr>
            <w:rFonts w:ascii="Arial" w:eastAsia="Arial" w:hAnsi="Arial" w:cs="Arial"/>
            <w:sz w:val="19"/>
            <w:szCs w:val="19"/>
          </w:rPr>
          <w:delText xml:space="preserve"> и </w:delText>
        </w:r>
        <w:r w:rsidDel="002260E7">
          <w:rPr>
            <w:rFonts w:ascii="Arial" w:eastAsia="Arial" w:hAnsi="Arial" w:cs="Arial"/>
            <w:b/>
            <w:bCs/>
            <w:i/>
            <w:iCs/>
            <w:sz w:val="19"/>
            <w:szCs w:val="19"/>
          </w:rPr>
          <w:delText>FP</w:delText>
        </w:r>
        <w:r w:rsidDel="002260E7">
          <w:rPr>
            <w:rFonts w:ascii="Arial" w:eastAsia="Arial" w:hAnsi="Arial" w:cs="Arial"/>
            <w:i/>
            <w:iCs/>
            <w:sz w:val="26"/>
            <w:szCs w:val="26"/>
            <w:vertAlign w:val="subscript"/>
          </w:rPr>
          <w:delText>m</w:delText>
        </w:r>
        <w:r w:rsidDel="002260E7">
          <w:rPr>
            <w:rFonts w:ascii="Arial" w:eastAsia="Arial" w:hAnsi="Arial" w:cs="Arial"/>
            <w:sz w:val="19"/>
            <w:szCs w:val="19"/>
          </w:rPr>
          <w:delText xml:space="preserve"> и предложите какие–</w:delText>
        </w:r>
      </w:del>
    </w:p>
    <w:p w:rsidR="00A33515" w:rsidDel="002260E7" w:rsidRDefault="00A33515">
      <w:pPr>
        <w:spacing w:line="38" w:lineRule="exact"/>
        <w:rPr>
          <w:del w:id="7979" w:author="Admin" w:date="2019-02-19T02:10:00Z"/>
          <w:sz w:val="20"/>
          <w:szCs w:val="20"/>
        </w:rPr>
      </w:pPr>
    </w:p>
    <w:p w:rsidR="00A33515" w:rsidDel="002260E7" w:rsidRDefault="001A4D22">
      <w:pPr>
        <w:ind w:left="500"/>
        <w:rPr>
          <w:del w:id="7980" w:author="Admin" w:date="2019-02-19T02:10:00Z"/>
          <w:sz w:val="20"/>
          <w:szCs w:val="20"/>
        </w:rPr>
      </w:pPr>
      <w:del w:id="7981" w:author="Admin" w:date="2019-02-19T02:10:00Z">
        <w:r w:rsidDel="002260E7">
          <w:rPr>
            <w:rFonts w:ascii="Arial" w:eastAsia="Arial" w:hAnsi="Arial" w:cs="Arial"/>
            <w:sz w:val="19"/>
            <w:szCs w:val="19"/>
          </w:rPr>
          <w:delText>нибудь интересные эквивалентные описания последовательностей</w:delText>
        </w:r>
      </w:del>
    </w:p>
    <w:p w:rsidR="00A33515" w:rsidDel="002260E7" w:rsidRDefault="001A4D22">
      <w:pPr>
        <w:tabs>
          <w:tab w:val="left" w:pos="4560"/>
        </w:tabs>
        <w:spacing w:line="191" w:lineRule="auto"/>
        <w:ind w:left="500"/>
        <w:rPr>
          <w:del w:id="7982" w:author="Admin" w:date="2019-02-19T02:10:00Z"/>
          <w:sz w:val="20"/>
          <w:szCs w:val="20"/>
        </w:rPr>
      </w:pPr>
      <w:del w:id="7983" w:author="Admin" w:date="2019-02-19T02:10:00Z">
        <w:r w:rsidDel="002260E7">
          <w:rPr>
            <w:rFonts w:ascii="Arial" w:eastAsia="Arial" w:hAnsi="Arial" w:cs="Arial"/>
            <w:sz w:val="20"/>
            <w:szCs w:val="20"/>
          </w:rPr>
          <w:delText xml:space="preserve">из этих множеств. Точнее, сравните </w:delText>
        </w:r>
        <w:r w:rsidDel="002260E7">
          <w:rPr>
            <w:rFonts w:ascii="Arial" w:eastAsia="Arial" w:hAnsi="Arial" w:cs="Arial"/>
            <w:b/>
            <w:bCs/>
            <w:i/>
            <w:iCs/>
            <w:sz w:val="20"/>
            <w:szCs w:val="20"/>
          </w:rPr>
          <w:delText>P</w:delText>
        </w:r>
        <w:r w:rsidDel="002260E7">
          <w:rPr>
            <w:rFonts w:ascii="Arial" w:eastAsia="Arial" w:hAnsi="Arial" w:cs="Arial"/>
            <w:i/>
            <w:iCs/>
            <w:sz w:val="13"/>
            <w:szCs w:val="13"/>
          </w:rPr>
          <w:delText>i</w:delText>
        </w:r>
        <w:r w:rsidDel="002260E7">
          <w:rPr>
            <w:rFonts w:ascii="Arial" w:eastAsia="Arial" w:hAnsi="Arial" w:cs="Arial"/>
            <w:sz w:val="20"/>
            <w:szCs w:val="20"/>
          </w:rPr>
          <w:delText xml:space="preserve"> и</w:delText>
        </w:r>
        <w:r w:rsidDel="002260E7">
          <w:rPr>
            <w:sz w:val="20"/>
            <w:szCs w:val="20"/>
          </w:rPr>
          <w:tab/>
        </w:r>
        <w:r w:rsidDel="002260E7">
          <w:rPr>
            <w:rFonts w:ascii="Arial" w:eastAsia="Arial" w:hAnsi="Arial" w:cs="Arial"/>
            <w:i/>
            <w:iCs/>
            <w:vertAlign w:val="superscript"/>
          </w:rPr>
          <w:delText>j</w:delText>
        </w:r>
        <w:r w:rsidDel="002260E7">
          <w:rPr>
            <w:rFonts w:ascii="Arial" w:eastAsia="Arial" w:hAnsi="Arial" w:cs="Arial"/>
            <w:sz w:val="16"/>
            <w:szCs w:val="16"/>
          </w:rPr>
          <w:delText>.</w:delText>
        </w:r>
        <w:r w:rsidDel="002260E7">
          <w:rPr>
            <w:rFonts w:ascii="Arial" w:eastAsia="Arial" w:hAnsi="Arial" w:cs="Arial"/>
            <w:i/>
            <w:iCs/>
          </w:rPr>
          <w:delText xml:space="preserve"> </w:delText>
        </w:r>
        <w:r w:rsidDel="002260E7">
          <w:rPr>
            <w:rFonts w:ascii="Arial" w:eastAsia="Arial" w:hAnsi="Arial" w:cs="Arial"/>
            <w:sz w:val="16"/>
            <w:szCs w:val="16"/>
          </w:rPr>
          <w:delText>А как связаны между</w:delText>
        </w:r>
      </w:del>
    </w:p>
    <w:p w:rsidR="00A33515" w:rsidDel="002260E7" w:rsidRDefault="001A4D22">
      <w:pPr>
        <w:spacing w:line="187" w:lineRule="auto"/>
        <w:ind w:left="1080"/>
        <w:rPr>
          <w:del w:id="7984" w:author="Admin" w:date="2019-02-19T02:10:00Z"/>
          <w:sz w:val="20"/>
          <w:szCs w:val="20"/>
        </w:rPr>
      </w:pPr>
      <w:del w:id="7985" w:author="Admin" w:date="2019-02-19T02:10:00Z">
        <w:r w:rsidDel="002260E7">
          <w:rPr>
            <w:rFonts w:eastAsia="Times New Roman"/>
            <w:sz w:val="18"/>
            <w:szCs w:val="18"/>
          </w:rPr>
          <w:delText>∫</w:delText>
        </w:r>
      </w:del>
    </w:p>
    <w:p w:rsidR="00A33515" w:rsidDel="002260E7" w:rsidRDefault="001A4D22">
      <w:pPr>
        <w:tabs>
          <w:tab w:val="left" w:pos="1240"/>
        </w:tabs>
        <w:spacing w:line="193" w:lineRule="auto"/>
        <w:ind w:left="500"/>
        <w:rPr>
          <w:del w:id="7986" w:author="Admin" w:date="2019-02-19T02:10:00Z"/>
          <w:sz w:val="20"/>
          <w:szCs w:val="20"/>
        </w:rPr>
      </w:pPr>
      <w:del w:id="7987" w:author="Admin" w:date="2019-02-19T02:10:00Z">
        <w:r w:rsidDel="002260E7">
          <w:rPr>
            <w:rFonts w:ascii="Arial" w:eastAsia="Arial" w:hAnsi="Arial" w:cs="Arial"/>
            <w:sz w:val="20"/>
            <w:szCs w:val="20"/>
          </w:rPr>
          <w:delText>собой</w:delText>
        </w:r>
        <w:r w:rsidDel="002260E7">
          <w:rPr>
            <w:sz w:val="20"/>
            <w:szCs w:val="20"/>
          </w:rPr>
          <w:tab/>
        </w:r>
        <w:r w:rsidDel="002260E7">
          <w:rPr>
            <w:rFonts w:ascii="Arial" w:eastAsia="Arial" w:hAnsi="Arial" w:cs="Arial"/>
            <w:i/>
            <w:iCs/>
            <w:sz w:val="18"/>
            <w:szCs w:val="18"/>
          </w:rPr>
          <w:delText>x</w:delText>
        </w:r>
        <w:r w:rsidDel="002260E7">
          <w:rPr>
            <w:rFonts w:ascii="Arial" w:eastAsia="Arial" w:hAnsi="Arial" w:cs="Arial"/>
            <w:i/>
            <w:iCs/>
            <w:sz w:val="24"/>
            <w:szCs w:val="24"/>
            <w:vertAlign w:val="subscript"/>
          </w:rPr>
          <w:delText>n</w:delText>
        </w:r>
        <w:r w:rsidDel="002260E7">
          <w:rPr>
            <w:rFonts w:ascii="Arial" w:eastAsia="Arial" w:hAnsi="Arial" w:cs="Arial"/>
            <w:i/>
            <w:iCs/>
            <w:sz w:val="18"/>
            <w:szCs w:val="18"/>
          </w:rPr>
          <w:delText xml:space="preserve">dn </w:delText>
        </w:r>
        <w:r w:rsidDel="002260E7">
          <w:rPr>
            <w:rFonts w:ascii="Arial" w:eastAsia="Arial" w:hAnsi="Arial" w:cs="Arial"/>
            <w:sz w:val="18"/>
            <w:szCs w:val="18"/>
          </w:rPr>
          <w:delText>и</w:delText>
        </w:r>
        <w:r w:rsidDel="002260E7">
          <w:rPr>
            <w:rFonts w:ascii="Arial" w:eastAsia="Arial" w:hAnsi="Arial" w:cs="Arial"/>
            <w:i/>
            <w:iCs/>
            <w:sz w:val="18"/>
            <w:szCs w:val="18"/>
          </w:rPr>
          <w:delText xml:space="preserve"> </w:delText>
        </w:r>
        <w:r w:rsidDel="002260E7">
          <w:rPr>
            <w:rFonts w:ascii="Arial" w:eastAsia="Arial" w:hAnsi="Arial" w:cs="Arial"/>
            <w:b/>
            <w:bCs/>
            <w:i/>
            <w:iCs/>
            <w:sz w:val="18"/>
            <w:szCs w:val="18"/>
          </w:rPr>
          <w:delText>P</w:delText>
        </w:r>
        <w:r w:rsidDel="002260E7">
          <w:rPr>
            <w:rFonts w:ascii="Arial" w:eastAsia="Arial" w:hAnsi="Arial" w:cs="Arial"/>
            <w:i/>
            <w:iCs/>
            <w:sz w:val="24"/>
            <w:szCs w:val="24"/>
            <w:vertAlign w:val="subscript"/>
          </w:rPr>
          <w:delText>i</w:delText>
        </w:r>
        <w:r w:rsidDel="002260E7">
          <w:rPr>
            <w:rFonts w:ascii="Arial" w:eastAsia="Arial" w:hAnsi="Arial" w:cs="Arial"/>
            <w:sz w:val="18"/>
            <w:szCs w:val="18"/>
          </w:rPr>
          <w:delText>?</w:delText>
        </w:r>
      </w:del>
    </w:p>
    <w:p w:rsidR="00A33515" w:rsidDel="002260E7" w:rsidRDefault="00A33515">
      <w:pPr>
        <w:spacing w:line="160" w:lineRule="exact"/>
        <w:rPr>
          <w:del w:id="7988" w:author="Admin" w:date="2019-02-19T02:10:00Z"/>
          <w:sz w:val="20"/>
          <w:szCs w:val="20"/>
        </w:rPr>
      </w:pPr>
    </w:p>
    <w:p w:rsidR="00A33515" w:rsidDel="002260E7" w:rsidRDefault="001A4D22">
      <w:pPr>
        <w:numPr>
          <w:ilvl w:val="0"/>
          <w:numId w:val="678"/>
        </w:numPr>
        <w:tabs>
          <w:tab w:val="left" w:pos="500"/>
        </w:tabs>
        <w:ind w:left="500" w:hanging="273"/>
        <w:rPr>
          <w:del w:id="7989" w:author="Admin" w:date="2019-02-19T02:10:00Z"/>
          <w:rFonts w:ascii="Arial" w:eastAsia="Arial" w:hAnsi="Arial" w:cs="Arial"/>
          <w:b/>
          <w:bCs/>
          <w:sz w:val="20"/>
          <w:szCs w:val="20"/>
        </w:rPr>
        <w:pPrChange w:id="7990" w:author="Admin" w:date="2019-02-19T00:19:00Z">
          <w:pPr>
            <w:numPr>
              <w:numId w:val="681"/>
            </w:numPr>
            <w:tabs>
              <w:tab w:val="left" w:pos="500"/>
            </w:tabs>
            <w:ind w:left="500" w:hanging="273"/>
          </w:pPr>
        </w:pPrChange>
      </w:pPr>
      <w:del w:id="7991" w:author="Admin" w:date="2019-02-19T02:10:00Z">
        <w:r w:rsidDel="002260E7">
          <w:rPr>
            <w:rFonts w:ascii="Arial" w:eastAsia="Arial" w:hAnsi="Arial" w:cs="Arial"/>
            <w:sz w:val="20"/>
            <w:szCs w:val="20"/>
          </w:rPr>
          <w:delText>Найдите дискретные аналоги формул Ньютона–Лейбница и инте-</w:delText>
        </w:r>
      </w:del>
    </w:p>
    <w:p w:rsidR="00A33515" w:rsidDel="002260E7" w:rsidRDefault="00A33515">
      <w:pPr>
        <w:spacing w:line="23" w:lineRule="exact"/>
        <w:rPr>
          <w:del w:id="7992" w:author="Admin" w:date="2019-02-19T02:10:00Z"/>
          <w:rFonts w:ascii="Arial" w:eastAsia="Arial" w:hAnsi="Arial" w:cs="Arial"/>
          <w:b/>
          <w:bCs/>
          <w:sz w:val="20"/>
          <w:szCs w:val="20"/>
        </w:rPr>
      </w:pPr>
    </w:p>
    <w:p w:rsidR="00A33515" w:rsidDel="002260E7" w:rsidRDefault="001A4D22">
      <w:pPr>
        <w:numPr>
          <w:ilvl w:val="2"/>
          <w:numId w:val="678"/>
        </w:numPr>
        <w:tabs>
          <w:tab w:val="left" w:pos="6140"/>
        </w:tabs>
        <w:spacing w:line="180" w:lineRule="auto"/>
        <w:ind w:left="6140" w:hanging="660"/>
        <w:rPr>
          <w:del w:id="7993" w:author="Admin" w:date="2019-02-19T02:10:00Z"/>
          <w:rFonts w:eastAsia="Times New Roman"/>
          <w:sz w:val="34"/>
          <w:szCs w:val="34"/>
          <w:vertAlign w:val="superscript"/>
        </w:rPr>
        <w:pPrChange w:id="7994" w:author="Admin" w:date="2019-02-19T00:19:00Z">
          <w:pPr>
            <w:numPr>
              <w:ilvl w:val="2"/>
              <w:numId w:val="681"/>
            </w:numPr>
            <w:tabs>
              <w:tab w:val="left" w:pos="6140"/>
            </w:tabs>
            <w:spacing w:line="180" w:lineRule="auto"/>
            <w:ind w:left="6140" w:hanging="660"/>
          </w:pPr>
        </w:pPrChange>
      </w:pPr>
      <w:del w:id="7995" w:author="Admin" w:date="2019-02-19T02:10:00Z">
        <w:r w:rsidDel="002260E7">
          <w:rPr>
            <w:rFonts w:eastAsia="Times New Roman"/>
            <w:sz w:val="33"/>
            <w:szCs w:val="33"/>
            <w:vertAlign w:val="superscript"/>
          </w:rPr>
          <w:delText>∫</w:delText>
        </w:r>
        <w:r w:rsidDel="002260E7">
          <w:rPr>
            <w:rFonts w:ascii="Arial" w:eastAsia="Arial" w:hAnsi="Arial" w:cs="Arial"/>
            <w:sz w:val="13"/>
            <w:szCs w:val="13"/>
          </w:rPr>
          <w:delText xml:space="preserve"> 2</w:delText>
        </w:r>
        <w:r w:rsidDel="002260E7">
          <w:rPr>
            <w:rFonts w:ascii="Arial" w:eastAsia="Arial" w:hAnsi="Arial" w:cs="Arial"/>
            <w:i/>
            <w:iCs/>
            <w:sz w:val="33"/>
            <w:szCs w:val="33"/>
            <w:vertAlign w:val="subscript"/>
          </w:rPr>
          <w:delText>dn</w:delText>
        </w:r>
        <w:r w:rsidDel="002260E7">
          <w:rPr>
            <w:rFonts w:eastAsia="Times New Roman"/>
            <w:i/>
            <w:iCs/>
            <w:sz w:val="33"/>
            <w:szCs w:val="33"/>
            <w:vertAlign w:val="subscript"/>
          </w:rPr>
          <w:delText>;</w:delText>
        </w:r>
      </w:del>
    </w:p>
    <w:p w:rsidR="00A33515" w:rsidDel="002260E7" w:rsidRDefault="00A33515">
      <w:pPr>
        <w:spacing w:line="1" w:lineRule="exact"/>
        <w:rPr>
          <w:del w:id="7996" w:author="Admin" w:date="2019-02-19T02:10:00Z"/>
          <w:rFonts w:eastAsia="Times New Roman"/>
          <w:sz w:val="34"/>
          <w:szCs w:val="34"/>
          <w:vertAlign w:val="superscript"/>
        </w:rPr>
      </w:pPr>
    </w:p>
    <w:p w:rsidR="00A33515" w:rsidDel="002260E7" w:rsidRDefault="001A4D22">
      <w:pPr>
        <w:numPr>
          <w:ilvl w:val="1"/>
          <w:numId w:val="678"/>
        </w:numPr>
        <w:tabs>
          <w:tab w:val="left" w:pos="500"/>
        </w:tabs>
        <w:ind w:left="500" w:hanging="2"/>
        <w:rPr>
          <w:del w:id="7997" w:author="Admin" w:date="2019-02-19T02:10:00Z"/>
          <w:rFonts w:eastAsia="Times New Roman"/>
          <w:sz w:val="1"/>
          <w:szCs w:val="1"/>
        </w:rPr>
        <w:pPrChange w:id="7998" w:author="Admin" w:date="2019-02-19T00:19:00Z">
          <w:pPr>
            <w:numPr>
              <w:ilvl w:val="1"/>
              <w:numId w:val="681"/>
            </w:numPr>
            <w:tabs>
              <w:tab w:val="left" w:pos="500"/>
            </w:tabs>
            <w:ind w:left="500" w:hanging="2"/>
          </w:pPr>
        </w:pPrChange>
      </w:pPr>
      <w:del w:id="7999" w:author="Admin" w:date="2019-02-19T02:10:00Z">
        <w:r w:rsidDel="002260E7">
          <w:rPr>
            <w:rFonts w:eastAsia="Times New Roman"/>
            <w:sz w:val="1"/>
            <w:szCs w:val="1"/>
            <w:vertAlign w:val="subscript"/>
          </w:rPr>
          <w:delText>(</w:delText>
        </w:r>
        <w:r w:rsidDel="002260E7">
          <w:rPr>
            <w:rFonts w:ascii="Arial" w:eastAsia="Arial" w:hAnsi="Arial" w:cs="Arial"/>
            <w:sz w:val="1"/>
            <w:szCs w:val="1"/>
            <w:vertAlign w:val="subscript"/>
          </w:rPr>
          <w:delText>3</w:delText>
        </w:r>
        <w:r w:rsidDel="002260E7">
          <w:rPr>
            <w:rFonts w:eastAsia="Times New Roman"/>
            <w:sz w:val="1"/>
            <w:szCs w:val="1"/>
            <w:vertAlign w:val="subscript"/>
          </w:rPr>
          <w:delText>)</w:delText>
        </w:r>
        <w:r w:rsidDel="002260E7">
          <w:rPr>
            <w:rFonts w:ascii="Arial" w:eastAsia="Arial" w:hAnsi="Arial" w:cs="Arial"/>
            <w:i/>
            <w:iCs/>
            <w:sz w:val="1"/>
            <w:szCs w:val="1"/>
            <w:vertAlign w:val="subscript"/>
          </w:rPr>
          <w:delText>dn</w:delText>
        </w:r>
        <w:r w:rsidDel="002260E7">
          <w:rPr>
            <w:rFonts w:ascii="Arial" w:eastAsia="Arial" w:hAnsi="Arial" w:cs="Arial"/>
            <w:sz w:val="1"/>
            <w:szCs w:val="1"/>
            <w:vertAlign w:val="subscript"/>
          </w:rPr>
          <w:delText>,</w:delText>
        </w:r>
        <w:r w:rsidDel="002260E7">
          <w:rPr>
            <w:rFonts w:eastAsia="Times New Roman"/>
            <w:sz w:val="1"/>
            <w:szCs w:val="1"/>
          </w:rPr>
          <w:delText xml:space="preserve"> ∫ </w:delText>
        </w:r>
        <w:r w:rsidDel="002260E7">
          <w:rPr>
            <w:rFonts w:ascii="Arial" w:eastAsia="Arial" w:hAnsi="Arial" w:cs="Arial"/>
            <w:i/>
            <w:iCs/>
            <w:sz w:val="1"/>
            <w:szCs w:val="1"/>
            <w:vertAlign w:val="subscript"/>
          </w:rPr>
          <w:delText>ndn</w:delText>
        </w:r>
        <w:r w:rsidDel="002260E7">
          <w:rPr>
            <w:rFonts w:ascii="Arial" w:eastAsia="Arial" w:hAnsi="Arial" w:cs="Arial"/>
            <w:sz w:val="1"/>
            <w:szCs w:val="1"/>
            <w:vertAlign w:val="subscript"/>
          </w:rPr>
          <w:delText>,</w:delText>
        </w:r>
        <w:r w:rsidDel="002260E7">
          <w:rPr>
            <w:rFonts w:eastAsia="Times New Roman"/>
            <w:sz w:val="1"/>
            <w:szCs w:val="1"/>
          </w:rPr>
          <w:delText xml:space="preserve"> ∫ </w:delText>
        </w:r>
        <w:r w:rsidDel="002260E7">
          <w:rPr>
            <w:rFonts w:ascii="Arial" w:eastAsia="Arial" w:hAnsi="Arial" w:cs="Arial"/>
            <w:i/>
            <w:iCs/>
            <w:sz w:val="1"/>
            <w:szCs w:val="1"/>
            <w:vertAlign w:val="subscript"/>
          </w:rPr>
          <w:delText>n</w:delText>
        </w:r>
        <w:r w:rsidDel="002260E7">
          <w:rPr>
            <w:rFonts w:eastAsia="Times New Roman"/>
            <w:sz w:val="1"/>
            <w:szCs w:val="1"/>
          </w:rPr>
          <w:delText xml:space="preserve"> </w:delText>
        </w:r>
        <w:r w:rsidDel="002260E7">
          <w:rPr>
            <w:rFonts w:ascii="Arial" w:eastAsia="Arial" w:hAnsi="Arial" w:cs="Arial"/>
            <w:i/>
            <w:iCs/>
            <w:sz w:val="1"/>
            <w:szCs w:val="1"/>
            <w:vertAlign w:val="subscript"/>
          </w:rPr>
          <w:delText>n</w:delText>
        </w:r>
        <w:r w:rsidDel="002260E7">
          <w:rPr>
            <w:rFonts w:eastAsia="Times New Roman"/>
            <w:sz w:val="1"/>
            <w:szCs w:val="1"/>
          </w:rPr>
          <w:delText xml:space="preserve">  </w:delText>
        </w:r>
        <w:r w:rsidDel="002260E7">
          <w:rPr>
            <w:rFonts w:ascii="Arial" w:eastAsia="Arial" w:hAnsi="Arial" w:cs="Arial"/>
            <w:sz w:val="1"/>
            <w:szCs w:val="1"/>
            <w:vertAlign w:val="subscript"/>
          </w:rPr>
          <w:delText>1</w:delText>
        </w:r>
        <w:r w:rsidDel="002260E7">
          <w:rPr>
            <w:rFonts w:ascii="Arial" w:eastAsia="Arial" w:hAnsi="Arial" w:cs="Arial"/>
            <w:i/>
            <w:iCs/>
            <w:sz w:val="1"/>
            <w:szCs w:val="1"/>
            <w:vertAlign w:val="subscript"/>
          </w:rPr>
          <w:delText>dn</w:delText>
        </w:r>
        <w:r w:rsidDel="002260E7">
          <w:rPr>
            <w:rFonts w:ascii="Arial" w:eastAsia="Arial" w:hAnsi="Arial" w:cs="Arial"/>
            <w:sz w:val="1"/>
            <w:szCs w:val="1"/>
            <w:vertAlign w:val="subscript"/>
          </w:rPr>
          <w:delText>,</w:delText>
        </w:r>
        <w:r w:rsidDel="002260E7">
          <w:rPr>
            <w:rFonts w:eastAsia="Times New Roman"/>
            <w:sz w:val="1"/>
            <w:szCs w:val="1"/>
          </w:rPr>
          <w:delText xml:space="preserve"> ∫ </w:delText>
        </w:r>
        <w:r w:rsidDel="002260E7">
          <w:rPr>
            <w:rFonts w:ascii="Arial" w:eastAsia="Arial" w:hAnsi="Arial" w:cs="Arial"/>
            <w:i/>
            <w:iCs/>
            <w:sz w:val="1"/>
            <w:szCs w:val="1"/>
            <w:vertAlign w:val="subscript"/>
          </w:rPr>
          <w:delText>n</w:delText>
        </w:r>
        <w:r w:rsidDel="002260E7">
          <w:rPr>
            <w:rFonts w:ascii="Arial" w:eastAsia="Arial" w:hAnsi="Arial" w:cs="Arial"/>
            <w:sz w:val="1"/>
            <w:szCs w:val="1"/>
            <w:vertAlign w:val="subscript"/>
          </w:rPr>
          <w:delText>22</w:delText>
        </w:r>
        <w:r w:rsidDel="002260E7">
          <w:rPr>
            <w:rFonts w:ascii="Arial" w:eastAsia="Arial" w:hAnsi="Arial" w:cs="Arial"/>
            <w:i/>
            <w:iCs/>
            <w:sz w:val="1"/>
            <w:szCs w:val="1"/>
            <w:vertAlign w:val="subscript"/>
          </w:rPr>
          <w:delText>n</w:delText>
        </w:r>
        <w:r w:rsidDel="002260E7">
          <w:rPr>
            <w:rFonts w:eastAsia="Times New Roman"/>
            <w:sz w:val="1"/>
            <w:szCs w:val="1"/>
          </w:rPr>
          <w:delText xml:space="preserve">  </w:delText>
        </w:r>
        <w:r w:rsidDel="002260E7">
          <w:rPr>
            <w:rFonts w:ascii="Arial" w:eastAsia="Arial" w:hAnsi="Arial" w:cs="Arial"/>
            <w:sz w:val="1"/>
            <w:szCs w:val="1"/>
            <w:vertAlign w:val="subscript"/>
          </w:rPr>
          <w:delText>1</w:delText>
        </w:r>
        <w:r w:rsidDel="002260E7">
          <w:rPr>
            <w:rFonts w:ascii="Arial" w:eastAsia="Arial" w:hAnsi="Arial" w:cs="Arial"/>
            <w:i/>
            <w:iCs/>
            <w:sz w:val="1"/>
            <w:szCs w:val="1"/>
            <w:vertAlign w:val="subscript"/>
          </w:rPr>
          <w:delText>dn</w:delText>
        </w:r>
        <w:r w:rsidDel="002260E7">
          <w:rPr>
            <w:rFonts w:ascii="Arial" w:eastAsia="Arial" w:hAnsi="Arial" w:cs="Arial"/>
            <w:sz w:val="1"/>
            <w:szCs w:val="1"/>
            <w:vertAlign w:val="subscript"/>
          </w:rPr>
          <w:delText>,</w:delText>
        </w:r>
        <w:r w:rsidDel="002260E7">
          <w:rPr>
            <w:rFonts w:eastAsia="Times New Roman"/>
            <w:sz w:val="1"/>
            <w:szCs w:val="1"/>
          </w:rPr>
          <w:delText xml:space="preserve"> ∫ </w:delText>
        </w:r>
        <w:r w:rsidDel="002260E7">
          <w:rPr>
            <w:rFonts w:ascii="Arial" w:eastAsia="Arial" w:hAnsi="Arial" w:cs="Arial"/>
            <w:b/>
            <w:bCs/>
            <w:i/>
            <w:iCs/>
            <w:sz w:val="1"/>
            <w:szCs w:val="1"/>
            <w:vertAlign w:val="subscript"/>
          </w:rPr>
          <w:delText>F</w:delText>
        </w:r>
        <w:r w:rsidDel="002260E7">
          <w:rPr>
            <w:rFonts w:eastAsia="Times New Roman"/>
            <w:sz w:val="1"/>
            <w:szCs w:val="1"/>
            <w:vertAlign w:val="subscript"/>
          </w:rPr>
          <w:delText>(</w:delText>
        </w:r>
        <w:r w:rsidDel="002260E7">
          <w:rPr>
            <w:rFonts w:ascii="Arial" w:eastAsia="Arial" w:hAnsi="Arial" w:cs="Arial"/>
            <w:i/>
            <w:iCs/>
            <w:sz w:val="1"/>
            <w:szCs w:val="1"/>
            <w:vertAlign w:val="subscript"/>
          </w:rPr>
          <w:delText>nm</w:delText>
        </w:r>
        <w:r w:rsidDel="002260E7">
          <w:rPr>
            <w:rFonts w:eastAsia="Times New Roman"/>
            <w:sz w:val="1"/>
            <w:szCs w:val="1"/>
            <w:vertAlign w:val="subscript"/>
          </w:rPr>
          <w:delText>)</w:delText>
        </w:r>
        <w:r w:rsidDel="002260E7">
          <w:rPr>
            <w:rFonts w:ascii="Arial" w:eastAsia="Arial" w:hAnsi="Arial" w:cs="Arial"/>
            <w:i/>
            <w:iCs/>
            <w:sz w:val="1"/>
            <w:szCs w:val="1"/>
            <w:vertAlign w:val="subscript"/>
          </w:rPr>
          <w:delText>dn</w:delText>
        </w:r>
        <w:r w:rsidDel="002260E7">
          <w:rPr>
            <w:rFonts w:ascii="Arial" w:eastAsia="Arial" w:hAnsi="Arial" w:cs="Arial"/>
            <w:sz w:val="1"/>
            <w:szCs w:val="1"/>
            <w:vertAlign w:val="subscript"/>
          </w:rPr>
          <w:delText>.</w:delText>
        </w:r>
        <w:r w:rsidDel="002260E7">
          <w:rPr>
            <w:rFonts w:eastAsia="Times New Roman"/>
            <w:sz w:val="1"/>
            <w:szCs w:val="1"/>
          </w:rPr>
          <w:delText xml:space="preserve"> </w:delText>
        </w:r>
        <w:r w:rsidDel="002260E7">
          <w:rPr>
            <w:rFonts w:ascii="Arial" w:eastAsia="Arial" w:hAnsi="Arial" w:cs="Arial"/>
            <w:sz w:val="1"/>
            <w:szCs w:val="1"/>
            <w:vertAlign w:val="subscript"/>
          </w:rPr>
          <w:delText>Существует ли ком-</w:delText>
        </w:r>
        <w:r w:rsidDel="002260E7">
          <w:rPr>
            <w:rFonts w:ascii="Arial" w:eastAsia="Arial" w:hAnsi="Arial" w:cs="Arial"/>
            <w:sz w:val="1"/>
            <w:szCs w:val="1"/>
            <w:vertAlign w:val="superscript"/>
          </w:rPr>
          <w:delText>грированияпочастям.Затемнайдитевявномвиде</w:delText>
        </w:r>
        <w:r w:rsidDel="002260E7">
          <w:rPr>
            <w:rFonts w:ascii="Arial" w:eastAsia="Arial" w:hAnsi="Arial" w:cs="Arial"/>
            <w:i/>
            <w:iCs/>
            <w:sz w:val="1"/>
            <w:szCs w:val="1"/>
            <w:vertAlign w:val="superscript"/>
          </w:rPr>
          <w:delText>ndn</w:delText>
        </w:r>
        <w:r w:rsidDel="002260E7">
          <w:rPr>
            <w:rFonts w:ascii="Arial" w:eastAsia="Arial" w:hAnsi="Arial" w:cs="Arial"/>
            <w:sz w:val="1"/>
            <w:szCs w:val="1"/>
            <w:vertAlign w:val="superscript"/>
          </w:rPr>
          <w:delText>,</w:delText>
        </w:r>
        <w:r w:rsidDel="002260E7">
          <w:rPr>
            <w:rFonts w:ascii="Arial" w:eastAsia="Arial" w:hAnsi="Arial" w:cs="Arial"/>
            <w:i/>
            <w:iCs/>
            <w:sz w:val="1"/>
            <w:szCs w:val="1"/>
            <w:vertAlign w:val="superscript"/>
          </w:rPr>
          <w:delText>n</w:delText>
        </w:r>
        <w:r w:rsidDel="002260E7">
          <w:rPr>
            <w:rFonts w:ascii="Arial" w:eastAsia="Arial" w:hAnsi="Arial" w:cs="Arial"/>
            <w:b/>
            <w:bCs/>
            <w:i/>
            <w:iCs/>
            <w:sz w:val="1"/>
            <w:szCs w:val="1"/>
            <w:vertAlign w:val="subscript"/>
          </w:rPr>
          <w:delText>F</w:delText>
        </w:r>
        <w:r w:rsidDel="002260E7">
          <w:rPr>
            <w:rFonts w:ascii="Arial" w:eastAsia="Arial" w:hAnsi="Arial" w:cs="Arial"/>
            <w:i/>
            <w:iCs/>
            <w:sz w:val="1"/>
            <w:szCs w:val="1"/>
            <w:vertAlign w:val="subscript"/>
          </w:rPr>
          <w:delText>n</w:delText>
        </w:r>
      </w:del>
    </w:p>
    <w:p w:rsidR="00A33515" w:rsidDel="002260E7" w:rsidRDefault="00A33515">
      <w:pPr>
        <w:spacing w:line="290" w:lineRule="exact"/>
        <w:rPr>
          <w:del w:id="8000" w:author="Admin" w:date="2019-02-19T02:10:00Z"/>
          <w:sz w:val="20"/>
          <w:szCs w:val="20"/>
        </w:rPr>
      </w:pPr>
    </w:p>
    <w:p w:rsidR="00A33515" w:rsidDel="002260E7" w:rsidRDefault="001A4D22">
      <w:pPr>
        <w:spacing w:line="271" w:lineRule="auto"/>
        <w:ind w:left="500"/>
        <w:jc w:val="both"/>
        <w:rPr>
          <w:del w:id="8001" w:author="Admin" w:date="2019-02-19T02:10:00Z"/>
          <w:sz w:val="20"/>
          <w:szCs w:val="20"/>
        </w:rPr>
      </w:pPr>
      <w:del w:id="8002" w:author="Admin" w:date="2019-02-19T02:10:00Z">
        <w:r w:rsidDel="002260E7">
          <w:rPr>
            <w:rFonts w:ascii="Arial" w:eastAsia="Arial" w:hAnsi="Arial" w:cs="Arial"/>
            <w:sz w:val="20"/>
            <w:szCs w:val="20"/>
          </w:rPr>
          <w:delText>бинаторное / геометрическое решение? Предложите свои собствен-ные числовые последовательности и опишите их производные и интегралы. Например, рассмотрите известные числовые последо-вательности такие, как числа Фибоначчи.</w:delText>
        </w:r>
      </w:del>
    </w:p>
    <w:p w:rsidR="00A33515" w:rsidDel="002260E7" w:rsidRDefault="00A33515">
      <w:pPr>
        <w:spacing w:line="81" w:lineRule="exact"/>
        <w:rPr>
          <w:del w:id="8003" w:author="Admin" w:date="2019-02-19T02:10:00Z"/>
          <w:sz w:val="20"/>
          <w:szCs w:val="20"/>
        </w:rPr>
      </w:pPr>
    </w:p>
    <w:p w:rsidR="00A33515" w:rsidDel="002260E7" w:rsidRDefault="001A4D22">
      <w:pPr>
        <w:spacing w:line="220" w:lineRule="auto"/>
        <w:ind w:left="500" w:hanging="270"/>
        <w:jc w:val="both"/>
        <w:rPr>
          <w:del w:id="8004" w:author="Admin" w:date="2019-02-19T02:10:00Z"/>
          <w:sz w:val="20"/>
          <w:szCs w:val="20"/>
        </w:rPr>
      </w:pPr>
      <w:del w:id="8005" w:author="Admin" w:date="2019-02-19T02:10:00Z">
        <w:r w:rsidDel="002260E7">
          <w:rPr>
            <w:rFonts w:ascii="Arial" w:eastAsia="Arial" w:hAnsi="Arial" w:cs="Arial"/>
            <w:b/>
            <w:bCs/>
            <w:sz w:val="20"/>
            <w:szCs w:val="20"/>
          </w:rPr>
          <w:delText xml:space="preserve">4. </w:delText>
        </w:r>
        <w:r w:rsidDel="002260E7">
          <w:rPr>
            <w:rFonts w:ascii="Arial" w:eastAsia="Arial" w:hAnsi="Arial" w:cs="Arial"/>
            <w:sz w:val="20"/>
            <w:szCs w:val="20"/>
          </w:rPr>
          <w:delText>Рассмотрим последовательность</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S</w:delText>
        </w:r>
        <w:r w:rsidDel="002260E7">
          <w:rPr>
            <w:rFonts w:eastAsia="Times New Roman"/>
            <w:sz w:val="27"/>
            <w:szCs w:val="27"/>
            <w:vertAlign w:val="superscript"/>
          </w:rPr>
          <w:delText>(</w:delText>
        </w:r>
        <w:r w:rsidDel="002260E7">
          <w:rPr>
            <w:rFonts w:ascii="Arial" w:eastAsia="Arial" w:hAnsi="Arial" w:cs="Arial"/>
            <w:i/>
            <w:iCs/>
            <w:sz w:val="27"/>
            <w:szCs w:val="27"/>
            <w:vertAlign w:val="subscript"/>
          </w:rPr>
          <w:delText>n</w:delText>
        </w:r>
        <w:r w:rsidDel="002260E7">
          <w:rPr>
            <w:rFonts w:ascii="Arial" w:eastAsia="Arial" w:hAnsi="Arial" w:cs="Arial"/>
            <w:i/>
            <w:iCs/>
            <w:sz w:val="27"/>
            <w:szCs w:val="27"/>
            <w:vertAlign w:val="superscript"/>
          </w:rPr>
          <w:delText>m</w:delText>
        </w:r>
        <w:r w:rsidDel="002260E7">
          <w:rPr>
            <w:rFonts w:eastAsia="Times New Roman"/>
            <w:sz w:val="27"/>
            <w:szCs w:val="27"/>
            <w:vertAlign w:val="superscript"/>
          </w:rPr>
          <w:delText>)</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которая определяется фор-мулой </w:delText>
        </w:r>
        <w:r w:rsidDel="002260E7">
          <w:rPr>
            <w:rFonts w:ascii="Arial" w:eastAsia="Arial" w:hAnsi="Arial" w:cs="Arial"/>
            <w:i/>
            <w:iCs/>
            <w:sz w:val="20"/>
            <w:szCs w:val="20"/>
          </w:rPr>
          <w:delText>S</w:delText>
        </w:r>
        <w:r w:rsidDel="002260E7">
          <w:rPr>
            <w:rFonts w:eastAsia="Times New Roman"/>
            <w:sz w:val="27"/>
            <w:szCs w:val="27"/>
            <w:vertAlign w:val="superscript"/>
          </w:rPr>
          <w:delText>(</w:delText>
        </w:r>
        <w:r w:rsidDel="002260E7">
          <w:rPr>
            <w:rFonts w:ascii="Arial" w:eastAsia="Arial" w:hAnsi="Arial" w:cs="Arial"/>
            <w:i/>
            <w:iCs/>
            <w:sz w:val="27"/>
            <w:szCs w:val="27"/>
            <w:vertAlign w:val="subscript"/>
          </w:rPr>
          <w:delText>n</w:delText>
        </w:r>
        <w:r w:rsidDel="002260E7">
          <w:rPr>
            <w:rFonts w:ascii="Arial" w:eastAsia="Arial" w:hAnsi="Arial" w:cs="Arial"/>
            <w:i/>
            <w:iCs/>
            <w:sz w:val="27"/>
            <w:szCs w:val="27"/>
            <w:vertAlign w:val="superscript"/>
          </w:rPr>
          <w:delText>m</w:delText>
        </w:r>
        <w:r w:rsidDel="002260E7">
          <w:rPr>
            <w:rFonts w:eastAsia="Times New Roman"/>
            <w:sz w:val="27"/>
            <w:szCs w:val="27"/>
            <w:vertAlign w:val="superscript"/>
          </w:rPr>
          <w:delText>)</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39"/>
            <w:szCs w:val="39"/>
            <w:vertAlign w:val="superscript"/>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i/>
            <w:iCs/>
            <w:sz w:val="27"/>
            <w:szCs w:val="27"/>
            <w:vertAlign w:val="superscript"/>
          </w:rPr>
          <w:delText>m</w:delText>
        </w:r>
        <w:r w:rsidDel="002260E7">
          <w:rPr>
            <w:rFonts w:ascii="Arial" w:eastAsia="Arial" w:hAnsi="Arial" w:cs="Arial"/>
            <w:i/>
            <w:iCs/>
            <w:sz w:val="20"/>
            <w:szCs w:val="20"/>
          </w:rPr>
          <w:delText>dn</w:delText>
        </w:r>
        <w:r w:rsidDel="002260E7">
          <w:rPr>
            <w:rFonts w:ascii="Arial" w:eastAsia="Arial" w:hAnsi="Arial" w:cs="Arial"/>
            <w:sz w:val="20"/>
            <w:szCs w:val="20"/>
          </w:rPr>
          <w:delText xml:space="preserve">. Покажите, что </w:delText>
        </w:r>
        <w:r w:rsidDel="002260E7">
          <w:rPr>
            <w:rFonts w:ascii="Arial" w:eastAsia="Arial" w:hAnsi="Arial" w:cs="Arial"/>
            <w:i/>
            <w:iCs/>
            <w:sz w:val="20"/>
            <w:szCs w:val="20"/>
          </w:rPr>
          <w:delText>S</w:delText>
        </w:r>
        <w:r w:rsidDel="002260E7">
          <w:rPr>
            <w:rFonts w:eastAsia="Times New Roman"/>
            <w:sz w:val="27"/>
            <w:szCs w:val="27"/>
            <w:vertAlign w:val="superscript"/>
          </w:rPr>
          <w:delText>(</w:delText>
        </w:r>
        <w:r w:rsidDel="002260E7">
          <w:rPr>
            <w:rFonts w:ascii="Arial" w:eastAsia="Arial" w:hAnsi="Arial" w:cs="Arial"/>
            <w:i/>
            <w:iCs/>
            <w:sz w:val="27"/>
            <w:szCs w:val="27"/>
            <w:vertAlign w:val="subscript"/>
          </w:rPr>
          <w:delText>n</w:delText>
        </w:r>
        <w:r w:rsidDel="002260E7">
          <w:rPr>
            <w:rFonts w:ascii="Arial" w:eastAsia="Arial" w:hAnsi="Arial" w:cs="Arial"/>
            <w:i/>
            <w:iCs/>
            <w:sz w:val="27"/>
            <w:szCs w:val="27"/>
            <w:vertAlign w:val="superscript"/>
          </w:rPr>
          <w:delText>m</w:delText>
        </w:r>
        <w:r w:rsidDel="002260E7">
          <w:rPr>
            <w:rFonts w:eastAsia="Times New Roman"/>
            <w:sz w:val="27"/>
            <w:szCs w:val="27"/>
            <w:vertAlign w:val="superscript"/>
          </w:rPr>
          <w:delText>)</w:delText>
        </w:r>
        <w:r w:rsidDel="002260E7">
          <w:rPr>
            <w:rFonts w:ascii="Arial" w:eastAsia="Arial" w:hAnsi="Arial" w:cs="Arial"/>
            <w:sz w:val="20"/>
            <w:szCs w:val="20"/>
          </w:rPr>
          <w:delText xml:space="preserve"> является полиномиальной последовательностью и в явном виде выразите её через последова-тельности степеней или падающих степеней.</w:delText>
        </w:r>
      </w:del>
    </w:p>
    <w:p w:rsidR="00A33515" w:rsidDel="002260E7" w:rsidRDefault="00A33515">
      <w:pPr>
        <w:spacing w:line="106" w:lineRule="exact"/>
        <w:rPr>
          <w:del w:id="8006" w:author="Admin" w:date="2019-02-19T02:10:00Z"/>
          <w:sz w:val="20"/>
          <w:szCs w:val="20"/>
        </w:rPr>
      </w:pPr>
    </w:p>
    <w:p w:rsidR="00A33515" w:rsidDel="002260E7" w:rsidRDefault="001A4D22">
      <w:pPr>
        <w:spacing w:line="247" w:lineRule="auto"/>
        <w:ind w:left="500" w:hanging="270"/>
        <w:jc w:val="both"/>
        <w:rPr>
          <w:del w:id="8007" w:author="Admin" w:date="2019-02-19T02:10:00Z"/>
          <w:sz w:val="20"/>
          <w:szCs w:val="20"/>
        </w:rPr>
      </w:pPr>
      <w:del w:id="8008" w:author="Admin" w:date="2019-02-19T02:10:00Z">
        <w:r w:rsidDel="002260E7">
          <w:rPr>
            <w:rFonts w:ascii="Arial" w:eastAsia="Arial" w:hAnsi="Arial" w:cs="Arial"/>
            <w:b/>
            <w:bCs/>
            <w:sz w:val="20"/>
            <w:szCs w:val="20"/>
          </w:rPr>
          <w:delText xml:space="preserve">5. </w:delText>
        </w:r>
        <w:r w:rsidDel="002260E7">
          <w:rPr>
            <w:rFonts w:ascii="Arial" w:eastAsia="Arial" w:hAnsi="Arial" w:cs="Arial"/>
            <w:sz w:val="20"/>
            <w:szCs w:val="20"/>
          </w:rPr>
          <w:delText>Для каждой последовательности</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b/>
            <w:bCs/>
            <w:sz w:val="20"/>
            <w:szCs w:val="20"/>
          </w:rPr>
          <w:delText xml:space="preserve"> </w:delText>
        </w:r>
        <w:r w:rsidDel="002260E7">
          <w:rPr>
            <w:rFonts w:eastAsia="Times New Roman"/>
            <w:i/>
            <w:iCs/>
            <w:sz w:val="20"/>
            <w:szCs w:val="20"/>
          </w:rPr>
          <w:delText>2</w:delText>
        </w:r>
        <w:r w:rsidDel="002260E7">
          <w:rPr>
            <w:rFonts w:ascii="Arial" w:eastAsia="Arial" w:hAnsi="Arial" w:cs="Arial"/>
            <w:b/>
            <w:bCs/>
            <w:sz w:val="20"/>
            <w:szCs w:val="20"/>
          </w:rPr>
          <w:delText xml:space="preserve"> Seq </w:delText>
        </w:r>
        <w:r w:rsidDel="002260E7">
          <w:rPr>
            <w:rFonts w:ascii="Arial" w:eastAsia="Arial" w:hAnsi="Arial" w:cs="Arial"/>
            <w:sz w:val="20"/>
            <w:szCs w:val="20"/>
          </w:rPr>
          <w:delText xml:space="preserve">определим её последова-тельность Тейлора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по правилу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sz w:val="20"/>
            <w:szCs w:val="20"/>
          </w:rPr>
          <w:delText>] := (</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perscript"/>
          </w:rPr>
          <w:delText>k</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sz w:val="20"/>
            <w:szCs w:val="20"/>
          </w:rPr>
          <w:delText>]</w:delText>
        </w:r>
        <w:r w:rsidDel="002260E7">
          <w:rPr>
            <w:rFonts w:ascii="Arial" w:eastAsia="Arial" w:hAnsi="Arial" w:cs="Arial"/>
            <w:sz w:val="20"/>
            <w:szCs w:val="20"/>
          </w:rPr>
          <w:delText xml:space="preserve">. Найдите по-следовательности Тейлора ваших любимых последовательностей. Например, последовательностей падающих степеней. Кроме того, докажите, что функция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i/>
            <w:iCs/>
            <w:sz w:val="20"/>
            <w:szCs w:val="20"/>
          </w:rPr>
          <w:delText>7!</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обратима и в явном виде найдите её обратную.</w:delText>
        </w:r>
      </w:del>
    </w:p>
    <w:p w:rsidR="00A33515" w:rsidDel="002260E7" w:rsidRDefault="00A33515">
      <w:pPr>
        <w:spacing w:line="66" w:lineRule="exact"/>
        <w:rPr>
          <w:del w:id="8009" w:author="Admin" w:date="2019-02-19T02:10:00Z"/>
          <w:sz w:val="20"/>
          <w:szCs w:val="20"/>
        </w:rPr>
      </w:pPr>
    </w:p>
    <w:p w:rsidR="00A33515" w:rsidDel="002260E7" w:rsidRDefault="001A4D22">
      <w:pPr>
        <w:ind w:left="500"/>
        <w:rPr>
          <w:del w:id="8010" w:author="Admin" w:date="2019-02-19T02:10:00Z"/>
          <w:sz w:val="20"/>
          <w:szCs w:val="20"/>
        </w:rPr>
      </w:pPr>
      <w:del w:id="8011" w:author="Admin" w:date="2019-02-19T02:10:00Z">
        <w:r w:rsidDel="002260E7">
          <w:rPr>
            <w:rFonts w:ascii="Arial" w:eastAsia="Arial" w:hAnsi="Arial" w:cs="Arial"/>
            <w:sz w:val="20"/>
            <w:szCs w:val="20"/>
          </w:rPr>
          <w:delText xml:space="preserve">Обозначим через </w:delText>
        </w:r>
        <w:r w:rsidDel="002260E7">
          <w:rPr>
            <w:rFonts w:ascii="Arial" w:eastAsia="Arial" w:hAnsi="Arial" w:cs="Arial"/>
            <w:b/>
            <w:bCs/>
            <w:i/>
            <w:iCs/>
            <w:sz w:val="20"/>
            <w:szCs w:val="20"/>
          </w:rPr>
          <w:delText>P</w:delText>
        </w:r>
        <w:r w:rsidDel="002260E7">
          <w:rPr>
            <w:rFonts w:eastAsia="Times New Roman"/>
            <w:i/>
            <w:iCs/>
            <w:sz w:val="27"/>
            <w:szCs w:val="27"/>
            <w:vertAlign w:val="subscript"/>
          </w:rPr>
          <w:delText>1</w:delText>
        </w:r>
        <w:r w:rsidDel="002260E7">
          <w:rPr>
            <w:rFonts w:ascii="Arial" w:eastAsia="Arial" w:hAnsi="Arial" w:cs="Arial"/>
            <w:sz w:val="20"/>
            <w:szCs w:val="20"/>
          </w:rPr>
          <w:delText xml:space="preserve"> множество всех формальных бесконечных</w:delText>
        </w:r>
      </w:del>
    </w:p>
    <w:p w:rsidR="00A33515" w:rsidDel="002260E7" w:rsidRDefault="00A33515">
      <w:pPr>
        <w:rPr>
          <w:del w:id="8012"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8013" w:author="Admin" w:date="2019-02-19T02:10:00Z"/>
          <w:sz w:val="20"/>
          <w:szCs w:val="20"/>
        </w:rPr>
      </w:pPr>
    </w:p>
    <w:p w:rsidR="00A33515" w:rsidDel="002260E7" w:rsidRDefault="00A33515">
      <w:pPr>
        <w:spacing w:line="249" w:lineRule="exact"/>
        <w:rPr>
          <w:del w:id="8014" w:author="Admin" w:date="2019-02-19T02:10:00Z"/>
          <w:sz w:val="20"/>
          <w:szCs w:val="20"/>
        </w:rPr>
      </w:pPr>
    </w:p>
    <w:p w:rsidR="00A33515" w:rsidDel="002260E7" w:rsidRDefault="001A4D22">
      <w:pPr>
        <w:ind w:right="-19"/>
        <w:jc w:val="center"/>
        <w:rPr>
          <w:del w:id="8015" w:author="Admin" w:date="2019-02-19T02:10:00Z"/>
          <w:sz w:val="20"/>
          <w:szCs w:val="20"/>
        </w:rPr>
      </w:pPr>
      <w:del w:id="801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292</w:delText>
        </w:r>
        <w:r w:rsidDel="002260E7">
          <w:rPr>
            <w:rFonts w:ascii="Arial" w:eastAsia="Arial" w:hAnsi="Arial" w:cs="Arial"/>
            <w:sz w:val="20"/>
            <w:szCs w:val="20"/>
          </w:rPr>
          <w:delText xml:space="preserve"> −</w:delText>
        </w:r>
      </w:del>
    </w:p>
    <w:p w:rsidR="00A33515" w:rsidDel="002260E7" w:rsidRDefault="00A33515">
      <w:pPr>
        <w:rPr>
          <w:del w:id="8017"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1140"/>
        <w:rPr>
          <w:del w:id="8018" w:author="Admin" w:date="2019-02-19T02:10:00Z"/>
          <w:sz w:val="20"/>
          <w:szCs w:val="20"/>
        </w:rPr>
      </w:pPr>
      <w:bookmarkStart w:id="8019" w:name="page303"/>
      <w:bookmarkEnd w:id="8019"/>
      <w:del w:id="8020"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8021" w:author="Admin" w:date="2019-02-19T02:10:00Z"/>
          <w:sz w:val="20"/>
          <w:szCs w:val="20"/>
        </w:rPr>
      </w:pPr>
    </w:p>
    <w:p w:rsidR="00A33515" w:rsidDel="002260E7" w:rsidRDefault="001A4D22">
      <w:pPr>
        <w:ind w:left="500"/>
        <w:rPr>
          <w:del w:id="8022" w:author="Admin" w:date="2019-02-19T02:10:00Z"/>
          <w:sz w:val="20"/>
          <w:szCs w:val="20"/>
        </w:rPr>
      </w:pPr>
      <w:del w:id="8023" w:author="Admin" w:date="2019-02-19T02:10:00Z">
        <w:r w:rsidDel="002260E7">
          <w:rPr>
            <w:rFonts w:ascii="Arial" w:eastAsia="Arial" w:hAnsi="Arial" w:cs="Arial"/>
            <w:sz w:val="20"/>
            <w:szCs w:val="20"/>
          </w:rPr>
          <w:delText>комбинаций вида</w:delText>
        </w:r>
      </w:del>
    </w:p>
    <w:p w:rsidR="00A33515" w:rsidDel="002260E7" w:rsidRDefault="00A33515">
      <w:pPr>
        <w:spacing w:line="191" w:lineRule="exact"/>
        <w:rPr>
          <w:del w:id="8024" w:author="Admin" w:date="2019-02-19T02:10:00Z"/>
          <w:sz w:val="20"/>
          <w:szCs w:val="20"/>
        </w:rPr>
      </w:pPr>
    </w:p>
    <w:p w:rsidR="00A33515" w:rsidDel="002260E7" w:rsidRDefault="001A4D22">
      <w:pPr>
        <w:tabs>
          <w:tab w:val="left" w:pos="180"/>
        </w:tabs>
        <w:ind w:right="-499"/>
        <w:jc w:val="center"/>
        <w:rPr>
          <w:del w:id="8025" w:author="Admin" w:date="2019-02-19T02:10:00Z"/>
          <w:sz w:val="20"/>
          <w:szCs w:val="20"/>
        </w:rPr>
      </w:pPr>
      <w:del w:id="8026" w:author="Admin" w:date="2019-02-19T02:10:00Z">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sz w:val="20"/>
            <w:szCs w:val="20"/>
          </w:rPr>
          <w:tab/>
        </w:r>
        <w:r w:rsidDel="002260E7">
          <w:rPr>
            <w:rFonts w:ascii="Arial" w:eastAsia="Arial" w:hAnsi="Arial" w:cs="Arial"/>
            <w:sz w:val="26"/>
            <w:szCs w:val="26"/>
            <w:vertAlign w:val="subscript"/>
          </w:rPr>
          <w:delText xml:space="preserve">0 </w:delText>
        </w:r>
        <w:r w:rsidDel="002260E7">
          <w:rPr>
            <w:rFonts w:eastAsia="Times New Roman"/>
            <w:sz w:val="18"/>
            <w:szCs w:val="18"/>
          </w:rPr>
          <w:delText>+</w:delText>
        </w:r>
        <w:r w:rsidDel="002260E7">
          <w:rPr>
            <w:rFonts w:ascii="Arial" w:eastAsia="Arial" w:hAnsi="Arial" w:cs="Arial"/>
            <w:sz w:val="26"/>
            <w:szCs w:val="26"/>
          </w:rPr>
          <w:delText xml:space="preserve">  </w:delText>
        </w:r>
        <w:r w:rsidDel="002260E7">
          <w:rPr>
            <w:rFonts w:ascii="Arial" w:eastAsia="Arial" w:hAnsi="Arial" w:cs="Arial"/>
            <w:sz w:val="26"/>
            <w:szCs w:val="26"/>
            <w:vertAlign w:val="subscript"/>
          </w:rPr>
          <w:delText>1</w:delText>
        </w:r>
        <w:r w:rsidDel="002260E7">
          <w:rPr>
            <w:rFonts w:ascii="Arial" w:eastAsia="Arial" w:hAnsi="Arial" w:cs="Arial"/>
            <w:i/>
            <w:iCs/>
            <w:sz w:val="18"/>
            <w:szCs w:val="18"/>
          </w:rPr>
          <w:delText>n</w:delText>
        </w:r>
        <w:r w:rsidDel="002260E7">
          <w:rPr>
            <w:rFonts w:ascii="Arial" w:eastAsia="Arial" w:hAnsi="Arial" w:cs="Arial"/>
            <w:sz w:val="26"/>
            <w:szCs w:val="26"/>
            <w:u w:val="single"/>
            <w:vertAlign w:val="superscript"/>
          </w:rPr>
          <w:delText>1</w:delText>
        </w:r>
        <w:r w:rsidDel="002260E7">
          <w:rPr>
            <w:rFonts w:ascii="Arial" w:eastAsia="Arial" w:hAnsi="Arial" w:cs="Arial"/>
            <w:sz w:val="26"/>
            <w:szCs w:val="26"/>
          </w:rPr>
          <w:delText xml:space="preserve"> </w:delText>
        </w:r>
        <w:r w:rsidDel="002260E7">
          <w:rPr>
            <w:rFonts w:eastAsia="Times New Roman"/>
            <w:sz w:val="18"/>
            <w:szCs w:val="18"/>
          </w:rPr>
          <w:delText>+</w:delText>
        </w:r>
        <w:r w:rsidDel="002260E7">
          <w:rPr>
            <w:rFonts w:ascii="Arial" w:eastAsia="Arial" w:hAnsi="Arial" w:cs="Arial"/>
            <w:sz w:val="26"/>
            <w:szCs w:val="26"/>
          </w:rPr>
          <w:delText xml:space="preserve">  </w:delText>
        </w:r>
        <w:r w:rsidDel="002260E7">
          <w:rPr>
            <w:rFonts w:ascii="Arial" w:eastAsia="Arial" w:hAnsi="Arial" w:cs="Arial"/>
            <w:sz w:val="26"/>
            <w:szCs w:val="26"/>
            <w:vertAlign w:val="subscript"/>
          </w:rPr>
          <w:delText>2</w:delText>
        </w:r>
        <w:r w:rsidDel="002260E7">
          <w:rPr>
            <w:rFonts w:ascii="Arial" w:eastAsia="Arial" w:hAnsi="Arial" w:cs="Arial"/>
            <w:i/>
            <w:iCs/>
            <w:sz w:val="18"/>
            <w:szCs w:val="18"/>
          </w:rPr>
          <w:delText>n</w:delText>
        </w:r>
        <w:r w:rsidDel="002260E7">
          <w:rPr>
            <w:rFonts w:ascii="Arial" w:eastAsia="Arial" w:hAnsi="Arial" w:cs="Arial"/>
            <w:sz w:val="26"/>
            <w:szCs w:val="26"/>
            <w:u w:val="single"/>
            <w:vertAlign w:val="superscript"/>
          </w:rPr>
          <w:delText>2</w:delText>
        </w:r>
        <w:r w:rsidDel="002260E7">
          <w:rPr>
            <w:rFonts w:ascii="Arial" w:eastAsia="Arial" w:hAnsi="Arial" w:cs="Arial"/>
            <w:sz w:val="26"/>
            <w:szCs w:val="26"/>
          </w:rPr>
          <w:delText xml:space="preserve"> </w:delText>
        </w:r>
        <w:r w:rsidDel="002260E7">
          <w:rPr>
            <w:rFonts w:eastAsia="Times New Roman"/>
            <w:sz w:val="18"/>
            <w:szCs w:val="18"/>
          </w:rPr>
          <w:delText>+</w:delText>
        </w:r>
        <w:r w:rsidDel="002260E7">
          <w:rPr>
            <w:rFonts w:ascii="Arial" w:eastAsia="Arial" w:hAnsi="Arial" w:cs="Arial"/>
            <w:sz w:val="26"/>
            <w:szCs w:val="26"/>
          </w:rPr>
          <w:delText xml:space="preserve"> </w:delText>
        </w:r>
        <w:r w:rsidDel="002260E7">
          <w:rPr>
            <w:rFonts w:eastAsia="Times New Roman"/>
            <w:i/>
            <w:iCs/>
            <w:sz w:val="18"/>
            <w:szCs w:val="18"/>
          </w:rPr>
          <w:delText>: : : ;</w:delText>
        </w:r>
      </w:del>
    </w:p>
    <w:p w:rsidR="00A33515" w:rsidDel="002260E7" w:rsidRDefault="00A33515">
      <w:pPr>
        <w:spacing w:line="188" w:lineRule="exact"/>
        <w:rPr>
          <w:del w:id="8027" w:author="Admin" w:date="2019-02-19T02:10:00Z"/>
          <w:sz w:val="20"/>
          <w:szCs w:val="20"/>
        </w:rPr>
      </w:pPr>
    </w:p>
    <w:p w:rsidR="00A33515" w:rsidDel="002260E7" w:rsidRDefault="001A4D22">
      <w:pPr>
        <w:spacing w:line="222" w:lineRule="auto"/>
        <w:ind w:left="500"/>
        <w:jc w:val="both"/>
        <w:rPr>
          <w:del w:id="8028" w:author="Admin" w:date="2019-02-19T02:10:00Z"/>
          <w:sz w:val="20"/>
          <w:szCs w:val="20"/>
        </w:rPr>
      </w:pPr>
      <w:del w:id="8029" w:author="Admin" w:date="2019-02-19T02:10:00Z">
        <w:r w:rsidDel="002260E7">
          <w:rPr>
            <w:rFonts w:ascii="Arial" w:eastAsia="Arial" w:hAnsi="Arial" w:cs="Arial"/>
            <w:sz w:val="20"/>
            <w:szCs w:val="20"/>
          </w:rPr>
          <w:delText xml:space="preserve">где </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b/>
            <w:bCs/>
            <w:sz w:val="20"/>
            <w:szCs w:val="20"/>
          </w:rPr>
          <w:delText>R</w:delText>
        </w:r>
        <w:r w:rsidDel="002260E7">
          <w:rPr>
            <w:rFonts w:ascii="Arial" w:eastAsia="Arial" w:hAnsi="Arial" w:cs="Arial"/>
            <w:sz w:val="20"/>
            <w:szCs w:val="20"/>
          </w:rPr>
          <w:delText xml:space="preserve">. Каждая такая комбинация, в действительности, опреде-ляет числовую последовательность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b/>
            <w:bCs/>
            <w:sz w:val="20"/>
            <w:szCs w:val="20"/>
          </w:rPr>
          <w:delText>Seq</w:delText>
        </w:r>
        <w:r w:rsidDel="002260E7">
          <w:rPr>
            <w:rFonts w:ascii="Arial" w:eastAsia="Arial" w:hAnsi="Arial" w:cs="Arial"/>
            <w:sz w:val="20"/>
            <w:szCs w:val="20"/>
          </w:rPr>
          <w:delText xml:space="preserve">, потому что при каж-дом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сумма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sz w:val="20"/>
            <w:szCs w:val="20"/>
          </w:rPr>
          <w:delText>]</w:delText>
        </w:r>
        <w:r w:rsidDel="002260E7">
          <w:rPr>
            <w:rFonts w:ascii="Arial" w:eastAsia="Arial" w:hAnsi="Arial" w:cs="Arial"/>
            <w:sz w:val="20"/>
            <w:szCs w:val="20"/>
          </w:rPr>
          <w:delText xml:space="preserve"> будет конечна.</w:delText>
        </w:r>
      </w:del>
    </w:p>
    <w:p w:rsidR="00A33515" w:rsidDel="002260E7" w:rsidRDefault="00A33515">
      <w:pPr>
        <w:spacing w:line="15" w:lineRule="exact"/>
        <w:rPr>
          <w:del w:id="8030" w:author="Admin" w:date="2019-02-19T02:10:00Z"/>
          <w:sz w:val="20"/>
          <w:szCs w:val="20"/>
        </w:rPr>
      </w:pPr>
    </w:p>
    <w:p w:rsidR="00A33515" w:rsidDel="002260E7" w:rsidRDefault="001A4D22">
      <w:pPr>
        <w:spacing w:line="249" w:lineRule="auto"/>
        <w:ind w:left="500"/>
        <w:jc w:val="both"/>
        <w:rPr>
          <w:del w:id="8031" w:author="Admin" w:date="2019-02-19T02:10:00Z"/>
          <w:sz w:val="20"/>
          <w:szCs w:val="20"/>
        </w:rPr>
      </w:pPr>
      <w:del w:id="8032" w:author="Admin" w:date="2019-02-19T02:10:00Z">
        <w:r w:rsidDel="002260E7">
          <w:rPr>
            <w:rFonts w:ascii="Arial" w:eastAsia="Arial" w:hAnsi="Arial" w:cs="Arial"/>
            <w:sz w:val="20"/>
            <w:szCs w:val="20"/>
          </w:rPr>
          <w:delText xml:space="preserve">Например, </w:delText>
        </w:r>
        <w:r w:rsidDel="002260E7">
          <w:rPr>
            <w:rFonts w:ascii="Arial" w:eastAsia="Arial" w:hAnsi="Arial" w:cs="Arial"/>
            <w:b/>
            <w:bCs/>
            <w:i/>
            <w:iCs/>
            <w:sz w:val="20"/>
            <w:szCs w:val="20"/>
          </w:rPr>
          <w:delText>P</w:delText>
        </w:r>
        <w:r w:rsidDel="002260E7">
          <w:rPr>
            <w:rFonts w:ascii="Arial" w:eastAsia="Arial" w:hAnsi="Arial" w:cs="Arial"/>
            <w:i/>
            <w:iCs/>
            <w:sz w:val="27"/>
            <w:szCs w:val="27"/>
            <w:vertAlign w:val="subscript"/>
          </w:rPr>
          <w:delText>m</w:delText>
        </w:r>
        <w:r w:rsidDel="002260E7">
          <w:rPr>
            <w:rFonts w:ascii="Arial" w:eastAsia="Arial" w:hAnsi="Arial" w:cs="Arial"/>
            <w:sz w:val="20"/>
            <w:szCs w:val="20"/>
          </w:rPr>
          <w:delText xml:space="preserve"> </w:delText>
        </w:r>
        <w:r w:rsidDel="002260E7">
          <w:rPr>
            <w:rFonts w:ascii="Arial" w:eastAsia="Arial" w:hAnsi="Arial" w:cs="Arial"/>
            <w:b/>
            <w:bCs/>
            <w:i/>
            <w:iCs/>
            <w:sz w:val="20"/>
            <w:szCs w:val="20"/>
          </w:rPr>
          <w:delText>P</w:delText>
        </w:r>
        <w:r w:rsidDel="002260E7">
          <w:rPr>
            <w:rFonts w:eastAsia="Times New Roman"/>
            <w:i/>
            <w:iCs/>
            <w:sz w:val="27"/>
            <w:szCs w:val="27"/>
            <w:vertAlign w:val="subscript"/>
          </w:rPr>
          <w:delText>1</w:delText>
        </w:r>
        <w:r w:rsidDel="002260E7">
          <w:rPr>
            <w:rFonts w:ascii="Arial" w:eastAsia="Arial" w:hAnsi="Arial" w:cs="Arial"/>
            <w:sz w:val="20"/>
            <w:szCs w:val="20"/>
          </w:rPr>
          <w:delText xml:space="preserve"> при всех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1. Докажите, что каждая после-довательность в </w:delText>
        </w:r>
        <w:r w:rsidDel="002260E7">
          <w:rPr>
            <w:rFonts w:ascii="Arial" w:eastAsia="Arial" w:hAnsi="Arial" w:cs="Arial"/>
            <w:b/>
            <w:bCs/>
            <w:sz w:val="20"/>
            <w:szCs w:val="20"/>
          </w:rPr>
          <w:delText>Seq</w:delText>
        </w:r>
        <w:r w:rsidDel="002260E7">
          <w:rPr>
            <w:rFonts w:ascii="Arial" w:eastAsia="Arial" w:hAnsi="Arial" w:cs="Arial"/>
            <w:sz w:val="20"/>
            <w:szCs w:val="20"/>
          </w:rPr>
          <w:delText xml:space="preserve"> может быть представлена в таком виде и явно найдите соответствующие коэффициенты </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w:delText>
        </w:r>
      </w:del>
    </w:p>
    <w:p w:rsidR="00A33515" w:rsidDel="002260E7" w:rsidRDefault="00A33515">
      <w:pPr>
        <w:spacing w:line="148" w:lineRule="exact"/>
        <w:rPr>
          <w:del w:id="8033" w:author="Admin" w:date="2019-02-19T02:10:00Z"/>
          <w:sz w:val="20"/>
          <w:szCs w:val="20"/>
        </w:rPr>
      </w:pPr>
    </w:p>
    <w:p w:rsidR="00A33515" w:rsidDel="002260E7" w:rsidRDefault="001A4D22">
      <w:pPr>
        <w:numPr>
          <w:ilvl w:val="0"/>
          <w:numId w:val="679"/>
        </w:numPr>
        <w:tabs>
          <w:tab w:val="left" w:pos="500"/>
        </w:tabs>
        <w:spacing w:line="279" w:lineRule="auto"/>
        <w:ind w:left="500" w:hanging="273"/>
        <w:jc w:val="both"/>
        <w:rPr>
          <w:del w:id="8034" w:author="Admin" w:date="2019-02-19T02:10:00Z"/>
          <w:rFonts w:ascii="Arial" w:eastAsia="Arial" w:hAnsi="Arial" w:cs="Arial"/>
          <w:b/>
          <w:bCs/>
          <w:sz w:val="20"/>
          <w:szCs w:val="20"/>
        </w:rPr>
        <w:pPrChange w:id="8035" w:author="Admin" w:date="2019-02-19T00:19:00Z">
          <w:pPr>
            <w:numPr>
              <w:numId w:val="682"/>
            </w:numPr>
            <w:tabs>
              <w:tab w:val="left" w:pos="500"/>
            </w:tabs>
            <w:spacing w:line="279" w:lineRule="auto"/>
            <w:ind w:left="500" w:hanging="273"/>
            <w:jc w:val="both"/>
          </w:pPr>
        </w:pPrChange>
      </w:pPr>
      <w:del w:id="8036" w:author="Admin" w:date="2019-02-19T02:10:00Z">
        <w:r w:rsidDel="002260E7">
          <w:rPr>
            <w:rFonts w:ascii="Arial" w:eastAsia="Arial" w:hAnsi="Arial" w:cs="Arial"/>
            <w:sz w:val="20"/>
            <w:szCs w:val="20"/>
          </w:rPr>
          <w:delText>Придумайте свои обобщения полученных результатов. Например, изучите периодические или рекуррентные последовательности, их</w:delText>
        </w:r>
      </w:del>
    </w:p>
    <w:p w:rsidR="00A33515" w:rsidDel="002260E7" w:rsidRDefault="00A33515">
      <w:pPr>
        <w:spacing w:line="1" w:lineRule="exact"/>
        <w:rPr>
          <w:del w:id="8037" w:author="Admin" w:date="2019-02-19T02:10:00Z"/>
          <w:sz w:val="20"/>
          <w:szCs w:val="20"/>
        </w:rPr>
      </w:pPr>
    </w:p>
    <w:p w:rsidR="00A33515" w:rsidDel="002260E7" w:rsidRDefault="001A4D22">
      <w:pPr>
        <w:spacing w:line="239" w:lineRule="auto"/>
        <w:ind w:left="500"/>
        <w:jc w:val="both"/>
        <w:rPr>
          <w:del w:id="8038" w:author="Admin" w:date="2019-02-19T02:10:00Z"/>
          <w:sz w:val="20"/>
          <w:szCs w:val="20"/>
        </w:rPr>
      </w:pPr>
      <w:del w:id="8039" w:author="Admin" w:date="2019-02-19T02:10:00Z">
        <w:r w:rsidDel="002260E7">
          <w:rPr>
            <w:rFonts w:ascii="Arial" w:eastAsia="Arial" w:hAnsi="Arial" w:cs="Arial"/>
            <w:sz w:val="19"/>
            <w:szCs w:val="19"/>
          </w:rPr>
          <w:delText xml:space="preserve">производные, интегралы и связанные с ними тождества — рассмот-рите функцию </w:delText>
        </w:r>
        <w:r w:rsidDel="002260E7">
          <w:rPr>
            <w:rFonts w:ascii="Arial" w:eastAsia="Arial" w:hAnsi="Arial" w:cs="Arial"/>
            <w:i/>
            <w:iCs/>
            <w:sz w:val="26"/>
            <w:szCs w:val="26"/>
            <w:vertAlign w:val="subscript"/>
          </w:rPr>
          <w:delText>T</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ascii="Arial" w:eastAsia="Arial" w:hAnsi="Arial" w:cs="Arial"/>
            <w:i/>
            <w:iCs/>
            <w:sz w:val="26"/>
            <w:szCs w:val="26"/>
            <w:vertAlign w:val="subscript"/>
          </w:rPr>
          <w:delText>n</w:delText>
        </w:r>
        <w:r w:rsidDel="002260E7">
          <w:rPr>
            <w:rFonts w:eastAsia="Times New Roman"/>
            <w:sz w:val="19"/>
            <w:szCs w:val="19"/>
          </w:rPr>
          <w:delText>)[</w:delText>
        </w:r>
        <w:r w:rsidDel="002260E7">
          <w:rPr>
            <w:rFonts w:ascii="Arial" w:eastAsia="Arial" w:hAnsi="Arial" w:cs="Arial"/>
            <w:i/>
            <w:iCs/>
            <w:sz w:val="19"/>
            <w:szCs w:val="19"/>
          </w:rPr>
          <w:delText>k</w:delText>
        </w:r>
        <w:r w:rsidDel="002260E7">
          <w:rPr>
            <w:rFonts w:eastAsia="Times New Roman"/>
            <w:sz w:val="19"/>
            <w:szCs w:val="19"/>
          </w:rPr>
          <w:delText>]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x</w:delText>
        </w:r>
        <w:r w:rsidDel="002260E7">
          <w:rPr>
            <w:rFonts w:ascii="Arial" w:eastAsia="Arial" w:hAnsi="Arial" w:cs="Arial"/>
            <w:i/>
            <w:iCs/>
            <w:sz w:val="26"/>
            <w:szCs w:val="26"/>
            <w:vertAlign w:val="subscript"/>
          </w:rPr>
          <w:delText>n</w:delText>
        </w:r>
        <w:r w:rsidDel="002260E7">
          <w:rPr>
            <w:rFonts w:eastAsia="Times New Roman"/>
            <w:sz w:val="19"/>
            <w:szCs w:val="19"/>
          </w:rPr>
          <w:delText>[</w:delText>
        </w:r>
        <w:r w:rsidDel="002260E7">
          <w:rPr>
            <w:rFonts w:ascii="Arial" w:eastAsia="Arial" w:hAnsi="Arial" w:cs="Arial"/>
            <w:i/>
            <w:iCs/>
            <w:sz w:val="19"/>
            <w:szCs w:val="19"/>
          </w:rPr>
          <w:delText>k</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T</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x</w:delText>
        </w:r>
        <w:r w:rsidDel="002260E7">
          <w:rPr>
            <w:rFonts w:ascii="Arial" w:eastAsia="Arial" w:hAnsi="Arial" w:cs="Arial"/>
            <w:i/>
            <w:iCs/>
            <w:sz w:val="26"/>
            <w:szCs w:val="26"/>
            <w:vertAlign w:val="subscript"/>
          </w:rPr>
          <w:delText>n</w:delText>
        </w:r>
        <w:r w:rsidDel="002260E7">
          <w:rPr>
            <w:rFonts w:eastAsia="Times New Roman"/>
            <w:sz w:val="19"/>
            <w:szCs w:val="19"/>
          </w:rPr>
          <w:delText>[</w:delText>
        </w:r>
        <w:r w:rsidDel="002260E7">
          <w:rPr>
            <w:rFonts w:ascii="Arial" w:eastAsia="Arial" w:hAnsi="Arial" w:cs="Arial"/>
            <w:i/>
            <w:iCs/>
            <w:sz w:val="19"/>
            <w:szCs w:val="19"/>
          </w:rPr>
          <w:delText>k</w:delText>
        </w:r>
        <w:r w:rsidDel="002260E7">
          <w:rPr>
            <w:rFonts w:eastAsia="Times New Roman"/>
            <w:sz w:val="19"/>
            <w:szCs w:val="19"/>
          </w:rPr>
          <w:delText>]</w:delText>
        </w:r>
        <w:r w:rsidDel="002260E7">
          <w:rPr>
            <w:rFonts w:ascii="Arial" w:eastAsia="Arial" w:hAnsi="Arial" w:cs="Arial"/>
            <w:sz w:val="19"/>
            <w:szCs w:val="19"/>
          </w:rPr>
          <w:delText>, придумайте аналог бино-миальной теоремы для падающих степеней, изучите «дифферен-</w:delText>
        </w:r>
      </w:del>
    </w:p>
    <w:p w:rsidR="00A33515" w:rsidDel="002260E7" w:rsidRDefault="001A4D22">
      <w:pPr>
        <w:tabs>
          <w:tab w:val="left" w:pos="3740"/>
          <w:tab w:val="left" w:pos="3920"/>
        </w:tabs>
        <w:spacing w:line="180" w:lineRule="auto"/>
        <w:ind w:left="500"/>
        <w:rPr>
          <w:del w:id="8040" w:author="Admin" w:date="2019-02-19T02:10:00Z"/>
          <w:sz w:val="20"/>
          <w:szCs w:val="20"/>
        </w:rPr>
      </w:pPr>
      <w:del w:id="8041" w:author="Admin" w:date="2019-02-19T02:10:00Z">
        <w:r w:rsidDel="002260E7">
          <w:rPr>
            <w:rFonts w:ascii="Arial" w:eastAsia="Arial" w:hAnsi="Arial" w:cs="Arial"/>
            <w:sz w:val="15"/>
            <w:szCs w:val="15"/>
          </w:rPr>
          <w:delText xml:space="preserve">циальные уравнения» вида </w:delText>
        </w:r>
        <w:r w:rsidDel="002260E7">
          <w:rPr>
            <w:rFonts w:eastAsia="Times New Roman"/>
            <w:sz w:val="25"/>
            <w:szCs w:val="25"/>
            <w:vertAlign w:val="superscript"/>
          </w:rPr>
          <w:delText>∑</w:delText>
        </w:r>
        <w:r w:rsidDel="002260E7">
          <w:rPr>
            <w:rFonts w:ascii="Arial" w:eastAsia="Arial" w:hAnsi="Arial" w:cs="Arial"/>
            <w:i/>
            <w:iCs/>
            <w:sz w:val="19"/>
            <w:szCs w:val="19"/>
            <w:vertAlign w:val="superscript"/>
          </w:rPr>
          <w:delText>m</w:delText>
        </w:r>
        <w:r w:rsidDel="002260E7">
          <w:rPr>
            <w:sz w:val="20"/>
            <w:szCs w:val="20"/>
          </w:rPr>
          <w:tab/>
        </w:r>
        <w:r w:rsidDel="002260E7">
          <w:rPr>
            <w:rFonts w:ascii="Arial" w:eastAsia="Arial" w:hAnsi="Arial" w:cs="Arial"/>
            <w:i/>
            <w:iCs/>
            <w:sz w:val="6"/>
            <w:szCs w:val="6"/>
          </w:rPr>
          <w:delText>i</w:delText>
        </w:r>
        <w:r w:rsidDel="002260E7">
          <w:rPr>
            <w:sz w:val="20"/>
            <w:szCs w:val="20"/>
          </w:rPr>
          <w:tab/>
        </w:r>
        <w:r w:rsidDel="002260E7">
          <w:rPr>
            <w:rFonts w:ascii="Arial" w:eastAsia="Arial" w:hAnsi="Arial" w:cs="Arial"/>
            <w:i/>
            <w:iCs/>
            <w:sz w:val="21"/>
            <w:szCs w:val="21"/>
            <w:vertAlign w:val="superscript"/>
          </w:rPr>
          <w:delText>i</w:delText>
        </w:r>
        <w:r w:rsidDel="002260E7">
          <w:rPr>
            <w:rFonts w:eastAsia="Times New Roman"/>
            <w:sz w:val="15"/>
            <w:szCs w:val="15"/>
          </w:rPr>
          <w:delText>(</w:delText>
        </w:r>
        <w:r w:rsidDel="002260E7">
          <w:rPr>
            <w:rFonts w:ascii="Arial" w:eastAsia="Arial" w:hAnsi="Arial" w:cs="Arial"/>
            <w:i/>
            <w:iCs/>
            <w:sz w:val="15"/>
            <w:szCs w:val="15"/>
          </w:rPr>
          <w:delText>x</w:delText>
        </w:r>
        <w:r w:rsidDel="002260E7">
          <w:rPr>
            <w:rFonts w:ascii="Arial" w:eastAsia="Arial" w:hAnsi="Arial" w:cs="Arial"/>
            <w:i/>
            <w:iCs/>
            <w:sz w:val="11"/>
            <w:szCs w:val="11"/>
          </w:rPr>
          <w:delText>n</w:delText>
        </w:r>
        <w:r w:rsidDel="002260E7">
          <w:rPr>
            <w:rFonts w:eastAsia="Times New Roman"/>
            <w:sz w:val="15"/>
            <w:szCs w:val="15"/>
          </w:rPr>
          <w:delText>) =</w:delText>
        </w:r>
        <w:r w:rsidDel="002260E7">
          <w:rPr>
            <w:rFonts w:ascii="Arial" w:eastAsia="Arial" w:hAnsi="Arial" w:cs="Arial"/>
            <w:i/>
            <w:iCs/>
            <w:sz w:val="21"/>
            <w:szCs w:val="21"/>
          </w:rPr>
          <w:delText xml:space="preserve"> </w:delText>
        </w:r>
        <w:r w:rsidDel="002260E7">
          <w:rPr>
            <w:rFonts w:ascii="Arial" w:eastAsia="Arial" w:hAnsi="Arial" w:cs="Arial"/>
            <w:sz w:val="15"/>
            <w:szCs w:val="15"/>
          </w:rPr>
          <w:delText>0,</w:delText>
        </w:r>
        <w:r w:rsidDel="002260E7">
          <w:rPr>
            <w:rFonts w:ascii="Arial" w:eastAsia="Arial" w:hAnsi="Arial" w:cs="Arial"/>
            <w:i/>
            <w:iCs/>
            <w:sz w:val="21"/>
            <w:szCs w:val="21"/>
          </w:rPr>
          <w:delText xml:space="preserve"> </w:delText>
        </w:r>
        <w:r w:rsidDel="002260E7">
          <w:rPr>
            <w:rFonts w:ascii="Arial" w:eastAsia="Arial" w:hAnsi="Arial" w:cs="Arial"/>
            <w:sz w:val="15"/>
            <w:szCs w:val="15"/>
          </w:rPr>
          <w:delText>исследуйте частные</w:delText>
        </w:r>
      </w:del>
    </w:p>
    <w:p w:rsidR="00A33515" w:rsidDel="002260E7" w:rsidRDefault="001A4D22">
      <w:pPr>
        <w:spacing w:line="214" w:lineRule="auto"/>
        <w:ind w:right="-179"/>
        <w:jc w:val="center"/>
        <w:rPr>
          <w:del w:id="8042" w:author="Admin" w:date="2019-02-19T02:10:00Z"/>
          <w:sz w:val="20"/>
          <w:szCs w:val="20"/>
        </w:rPr>
      </w:pPr>
      <w:del w:id="8043" w:author="Admin" w:date="2019-02-19T02:10:00Z">
        <w:r w:rsidDel="002260E7">
          <w:rPr>
            <w:rFonts w:ascii="Arial" w:eastAsia="Arial" w:hAnsi="Arial" w:cs="Arial"/>
            <w:i/>
            <w:iCs/>
            <w:sz w:val="14"/>
            <w:szCs w:val="14"/>
          </w:rPr>
          <w:delText>i</w:delText>
        </w:r>
        <w:r w:rsidDel="002260E7">
          <w:rPr>
            <w:rFonts w:eastAsia="Times New Roman"/>
            <w:sz w:val="14"/>
            <w:szCs w:val="14"/>
          </w:rPr>
          <w:delText>=</w:delText>
        </w:r>
        <w:r w:rsidDel="002260E7">
          <w:rPr>
            <w:rFonts w:ascii="Arial" w:eastAsia="Arial" w:hAnsi="Arial" w:cs="Arial"/>
            <w:sz w:val="14"/>
            <w:szCs w:val="14"/>
          </w:rPr>
          <w:delText>1</w:delText>
        </w:r>
      </w:del>
    </w:p>
    <w:p w:rsidR="00A33515" w:rsidDel="002260E7" w:rsidRDefault="001A4D22">
      <w:pPr>
        <w:spacing w:line="187" w:lineRule="auto"/>
        <w:ind w:left="500"/>
        <w:rPr>
          <w:del w:id="8044" w:author="Admin" w:date="2019-02-19T02:10:00Z"/>
          <w:sz w:val="20"/>
          <w:szCs w:val="20"/>
        </w:rPr>
      </w:pPr>
      <w:del w:id="8045" w:author="Admin" w:date="2019-02-19T02:10:00Z">
        <w:r w:rsidDel="002260E7">
          <w:rPr>
            <w:rFonts w:ascii="Arial" w:eastAsia="Arial" w:hAnsi="Arial" w:cs="Arial"/>
            <w:sz w:val="14"/>
            <w:szCs w:val="14"/>
          </w:rPr>
          <w:delText xml:space="preserve">производные последовательностей от двух индексов </w:delText>
        </w:r>
        <w:r w:rsidDel="002260E7">
          <w:rPr>
            <w:rFonts w:ascii="Arial" w:eastAsia="Arial" w:hAnsi="Arial" w:cs="Arial"/>
            <w:i/>
            <w:iCs/>
            <w:sz w:val="14"/>
            <w:szCs w:val="14"/>
          </w:rPr>
          <w:delText>x</w:delText>
        </w:r>
        <w:r w:rsidDel="002260E7">
          <w:rPr>
            <w:rFonts w:ascii="Arial" w:eastAsia="Arial" w:hAnsi="Arial" w:cs="Arial"/>
            <w:i/>
            <w:iCs/>
            <w:sz w:val="10"/>
            <w:szCs w:val="10"/>
          </w:rPr>
          <w:delText>n</w:delText>
        </w:r>
        <w:r w:rsidDel="002260E7">
          <w:rPr>
            <w:rFonts w:eastAsia="Times New Roman"/>
            <w:i/>
            <w:iCs/>
            <w:sz w:val="10"/>
            <w:szCs w:val="10"/>
          </w:rPr>
          <w:delText>;</w:delText>
        </w:r>
        <w:r w:rsidDel="002260E7">
          <w:rPr>
            <w:rFonts w:ascii="Arial" w:eastAsia="Arial" w:hAnsi="Arial" w:cs="Arial"/>
            <w:i/>
            <w:iCs/>
            <w:sz w:val="10"/>
            <w:szCs w:val="10"/>
          </w:rPr>
          <w:delText>m</w:delText>
        </w:r>
        <w:r w:rsidDel="002260E7">
          <w:rPr>
            <w:rFonts w:ascii="Arial" w:eastAsia="Arial" w:hAnsi="Arial" w:cs="Arial"/>
            <w:sz w:val="14"/>
            <w:szCs w:val="14"/>
          </w:rPr>
          <w:delText xml:space="preserve"> и кратные</w:delText>
        </w:r>
      </w:del>
    </w:p>
    <w:p w:rsidR="00A33515" w:rsidDel="002260E7" w:rsidRDefault="001A4D22">
      <w:pPr>
        <w:spacing w:line="187" w:lineRule="auto"/>
        <w:ind w:left="1560"/>
        <w:rPr>
          <w:del w:id="8046" w:author="Admin" w:date="2019-02-19T02:10:00Z"/>
          <w:sz w:val="20"/>
          <w:szCs w:val="20"/>
        </w:rPr>
      </w:pPr>
      <w:del w:id="8047" w:author="Admin" w:date="2019-02-19T02:10:00Z">
        <w:r w:rsidDel="002260E7">
          <w:rPr>
            <w:rFonts w:eastAsia="Times New Roman"/>
            <w:sz w:val="18"/>
            <w:szCs w:val="18"/>
          </w:rPr>
          <w:delText>∫ ∫</w:delText>
        </w:r>
      </w:del>
    </w:p>
    <w:p w:rsidR="00A33515" w:rsidDel="002260E7" w:rsidRDefault="001A4D22">
      <w:pPr>
        <w:spacing w:line="210" w:lineRule="auto"/>
        <w:ind w:left="500"/>
        <w:jc w:val="both"/>
        <w:rPr>
          <w:del w:id="8048" w:author="Admin" w:date="2019-02-19T02:10:00Z"/>
          <w:sz w:val="20"/>
          <w:szCs w:val="20"/>
        </w:rPr>
      </w:pPr>
      <w:del w:id="8049" w:author="Admin" w:date="2019-02-19T02:10:00Z">
        <w:r w:rsidDel="002260E7">
          <w:rPr>
            <w:rFonts w:ascii="Arial" w:eastAsia="Arial" w:hAnsi="Arial" w:cs="Arial"/>
            <w:sz w:val="20"/>
            <w:szCs w:val="20"/>
          </w:rPr>
          <w:delText xml:space="preserve">интегралы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m</w:delText>
        </w:r>
        <w:r w:rsidDel="002260E7">
          <w:rPr>
            <w:rFonts w:ascii="Arial" w:eastAsia="Arial" w:hAnsi="Arial" w:cs="Arial"/>
            <w:i/>
            <w:iCs/>
            <w:sz w:val="20"/>
            <w:szCs w:val="20"/>
          </w:rPr>
          <w:delText>dn dm</w:delText>
        </w:r>
        <w:r w:rsidDel="002260E7">
          <w:rPr>
            <w:rFonts w:ascii="Arial" w:eastAsia="Arial" w:hAnsi="Arial" w:cs="Arial"/>
            <w:sz w:val="20"/>
            <w:szCs w:val="20"/>
          </w:rPr>
          <w:delText xml:space="preserve"> или привлеките иные методы дискретной математики для изучения разных классов последовательностей.</w:delText>
        </w:r>
      </w:del>
    </w:p>
    <w:p w:rsidR="00A33515" w:rsidDel="002260E7" w:rsidRDefault="00A33515">
      <w:pPr>
        <w:spacing w:line="302" w:lineRule="exact"/>
        <w:rPr>
          <w:del w:id="8050" w:author="Admin" w:date="2019-02-19T02:10:00Z"/>
          <w:sz w:val="20"/>
          <w:szCs w:val="20"/>
        </w:rPr>
      </w:pPr>
    </w:p>
    <w:p w:rsidR="00A33515" w:rsidDel="002260E7" w:rsidRDefault="001A4D22">
      <w:pPr>
        <w:rPr>
          <w:del w:id="8051" w:author="Admin" w:date="2019-02-19T02:10:00Z"/>
          <w:sz w:val="20"/>
          <w:szCs w:val="20"/>
        </w:rPr>
      </w:pPr>
      <w:del w:id="8052" w:author="Admin" w:date="2019-02-19T02:10:00Z">
        <w:r w:rsidDel="002260E7">
          <w:rPr>
            <w:rFonts w:ascii="Arial" w:eastAsia="Arial" w:hAnsi="Arial" w:cs="Arial"/>
            <w:b/>
            <w:bCs/>
            <w:sz w:val="26"/>
            <w:szCs w:val="26"/>
          </w:rPr>
          <w:delText>Задача 6. Геометрия и алгебра слов</w:delText>
        </w:r>
      </w:del>
    </w:p>
    <w:p w:rsidR="00A33515" w:rsidDel="002260E7" w:rsidRDefault="00A33515">
      <w:pPr>
        <w:spacing w:line="108" w:lineRule="exact"/>
        <w:rPr>
          <w:del w:id="8053" w:author="Admin" w:date="2019-02-19T02:10:00Z"/>
          <w:sz w:val="20"/>
          <w:szCs w:val="20"/>
        </w:rPr>
      </w:pPr>
    </w:p>
    <w:p w:rsidR="00A33515" w:rsidDel="002260E7" w:rsidRDefault="001A4D22">
      <w:pPr>
        <w:spacing w:line="262" w:lineRule="auto"/>
        <w:ind w:firstLine="199"/>
        <w:jc w:val="both"/>
        <w:rPr>
          <w:del w:id="8054" w:author="Admin" w:date="2019-02-19T02:10:00Z"/>
          <w:sz w:val="20"/>
          <w:szCs w:val="20"/>
        </w:rPr>
      </w:pPr>
      <w:del w:id="8055" w:author="Admin" w:date="2019-02-19T02:10:00Z">
        <w:r w:rsidDel="002260E7">
          <w:rPr>
            <w:rFonts w:ascii="Arial" w:eastAsia="Arial" w:hAnsi="Arial" w:cs="Arial"/>
            <w:sz w:val="19"/>
            <w:szCs w:val="19"/>
          </w:rPr>
          <w:delText xml:space="preserve">Рассмотрим некоторое конечное множество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eastAsia="Times New Roman"/>
            <w:i/>
            <w:iCs/>
            <w:sz w:val="19"/>
            <w:szCs w:val="19"/>
          </w:rPr>
          <w:delText>f</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1</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2</w:delText>
        </w:r>
        <w:r w:rsidDel="002260E7">
          <w:rPr>
            <w:rFonts w:eastAsia="Times New Roman"/>
            <w:i/>
            <w:iCs/>
            <w:sz w:val="19"/>
            <w:szCs w:val="19"/>
          </w:rPr>
          <w:delText>; : : :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m</w:delText>
        </w:r>
        <w:r w:rsidDel="002260E7">
          <w:rPr>
            <w:rFonts w:eastAsia="Times New Roman"/>
            <w:i/>
            <w:iCs/>
            <w:sz w:val="19"/>
            <w:szCs w:val="19"/>
          </w:rPr>
          <w:delText>g</w:delText>
        </w:r>
        <w:r w:rsidDel="002260E7">
          <w:rPr>
            <w:rFonts w:ascii="Arial" w:eastAsia="Arial" w:hAnsi="Arial" w:cs="Arial"/>
            <w:sz w:val="19"/>
            <w:szCs w:val="19"/>
          </w:rPr>
          <w:delText xml:space="preserve">, кото-рое будем называть алфавитом. Для каждого элемента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введём до-полнительно символ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w:delText>
        </w:r>
        <w:r w:rsidDel="002260E7">
          <w:rPr>
            <w:rFonts w:ascii="Arial" w:eastAsia="Arial" w:hAnsi="Arial" w:cs="Arial"/>
            <w:sz w:val="26"/>
            <w:szCs w:val="26"/>
            <w:vertAlign w:val="superscript"/>
          </w:rPr>
          <w:delText>1</w:delText>
        </w:r>
        <w:r w:rsidDel="002260E7">
          <w:rPr>
            <w:rFonts w:ascii="Arial" w:eastAsia="Arial" w:hAnsi="Arial" w:cs="Arial"/>
            <w:sz w:val="19"/>
            <w:szCs w:val="19"/>
          </w:rPr>
          <w:delText>. Множество всх таких символов обозначим за</w:delText>
        </w:r>
      </w:del>
    </w:p>
    <w:p w:rsidR="00A33515" w:rsidDel="002260E7" w:rsidRDefault="00A33515">
      <w:pPr>
        <w:spacing w:line="1" w:lineRule="exact"/>
        <w:rPr>
          <w:del w:id="8056" w:author="Admin" w:date="2019-02-19T02:10:00Z"/>
          <w:sz w:val="20"/>
          <w:szCs w:val="20"/>
        </w:rPr>
      </w:pPr>
    </w:p>
    <w:p w:rsidR="00A33515" w:rsidDel="002260E7" w:rsidRDefault="001A4D22">
      <w:pPr>
        <w:numPr>
          <w:ilvl w:val="0"/>
          <w:numId w:val="680"/>
        </w:numPr>
        <w:tabs>
          <w:tab w:val="left" w:pos="259"/>
        </w:tabs>
        <w:spacing w:line="222" w:lineRule="auto"/>
        <w:rPr>
          <w:del w:id="8057" w:author="Admin" w:date="2019-02-19T02:10:00Z"/>
          <w:rFonts w:ascii="Arial" w:eastAsia="Arial" w:hAnsi="Arial" w:cs="Arial"/>
          <w:i/>
          <w:iCs/>
          <w:sz w:val="20"/>
          <w:szCs w:val="20"/>
        </w:rPr>
        <w:pPrChange w:id="8058" w:author="Admin" w:date="2019-02-19T00:19:00Z">
          <w:pPr>
            <w:numPr>
              <w:numId w:val="683"/>
            </w:numPr>
            <w:tabs>
              <w:tab w:val="left" w:pos="259"/>
            </w:tabs>
            <w:spacing w:line="222" w:lineRule="auto"/>
          </w:pPr>
        </w:pPrChange>
      </w:pPr>
      <w:del w:id="8059" w:author="Admin" w:date="2019-02-19T02:10:00Z">
        <w:r w:rsidDel="002260E7">
          <w:rPr>
            <w:rFonts w:ascii="Arial" w:eastAsia="Arial" w:hAnsi="Arial" w:cs="Arial"/>
            <w:sz w:val="27"/>
            <w:szCs w:val="27"/>
            <w:vertAlign w:val="superscript"/>
          </w:rPr>
          <w:delText>1</w:delText>
        </w:r>
        <w:r w:rsidDel="002260E7">
          <w:rPr>
            <w:rFonts w:ascii="Arial" w:eastAsia="Arial" w:hAnsi="Arial" w:cs="Arial"/>
            <w:sz w:val="20"/>
            <w:szCs w:val="20"/>
          </w:rPr>
          <w:delText xml:space="preserve">. Теперь определим расширенный алфавит Ҩ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perscript"/>
          </w:rPr>
          <w:delText>1</w:delText>
        </w:r>
        <w:r w:rsidDel="002260E7">
          <w:rPr>
            <w:rFonts w:ascii="Arial" w:eastAsia="Arial" w:hAnsi="Arial" w:cs="Arial"/>
            <w:sz w:val="20"/>
            <w:szCs w:val="20"/>
          </w:rPr>
          <w:delText>. Тем самым можно рассмотреть набор</w:delText>
        </w:r>
      </w:del>
    </w:p>
    <w:p w:rsidR="00A33515" w:rsidDel="002260E7" w:rsidRDefault="00A33515">
      <w:pPr>
        <w:spacing w:line="169" w:lineRule="exact"/>
        <w:rPr>
          <w:del w:id="8060" w:author="Admin" w:date="2019-02-19T02:10:00Z"/>
          <w:sz w:val="20"/>
          <w:szCs w:val="20"/>
        </w:rPr>
      </w:pPr>
    </w:p>
    <w:p w:rsidR="00A33515" w:rsidRPr="001A4D22" w:rsidDel="002260E7" w:rsidRDefault="001A4D22">
      <w:pPr>
        <w:jc w:val="center"/>
        <w:rPr>
          <w:del w:id="8061" w:author="Admin" w:date="2019-02-19T02:10:00Z"/>
          <w:sz w:val="20"/>
          <w:szCs w:val="20"/>
          <w:lang w:val="en-US"/>
          <w:rPrChange w:id="8062" w:author="Admin" w:date="2019-02-18T23:54:00Z">
            <w:rPr>
              <w:del w:id="8063" w:author="Admin" w:date="2019-02-19T02:10:00Z"/>
              <w:sz w:val="20"/>
              <w:szCs w:val="20"/>
            </w:rPr>
          </w:rPrChange>
        </w:rPr>
      </w:pPr>
      <w:del w:id="8064" w:author="Admin" w:date="2019-02-19T02:10:00Z">
        <w:r w:rsidDel="002260E7">
          <w:rPr>
            <w:rFonts w:ascii="Arial" w:eastAsia="Arial" w:hAnsi="Arial" w:cs="Arial"/>
            <w:sz w:val="20"/>
            <w:szCs w:val="20"/>
          </w:rPr>
          <w:delText>Ҩ</w:delText>
        </w:r>
        <w:r w:rsidRPr="001A4D22" w:rsidDel="002260E7">
          <w:rPr>
            <w:rFonts w:ascii="Arial" w:eastAsia="Arial" w:hAnsi="Arial" w:cs="Arial"/>
            <w:sz w:val="20"/>
            <w:szCs w:val="20"/>
            <w:lang w:val="en-US"/>
            <w:rPrChange w:id="8065" w:author="Admin" w:date="2019-02-18T23:54:00Z">
              <w:rPr>
                <w:rFonts w:ascii="Arial" w:eastAsia="Arial" w:hAnsi="Arial" w:cs="Arial"/>
                <w:sz w:val="20"/>
                <w:szCs w:val="20"/>
              </w:rPr>
            </w:rPrChange>
          </w:rPr>
          <w:delText xml:space="preserve">  </w:delText>
        </w:r>
        <w:r w:rsidRPr="001A4D22" w:rsidDel="002260E7">
          <w:rPr>
            <w:rFonts w:eastAsia="Times New Roman"/>
            <w:sz w:val="20"/>
            <w:szCs w:val="20"/>
            <w:lang w:val="en-US"/>
            <w:rPrChange w:id="8066" w:author="Admin" w:date="2019-02-18T23:54:00Z">
              <w:rPr>
                <w:rFonts w:eastAsia="Times New Roman"/>
                <w:sz w:val="20"/>
                <w:szCs w:val="20"/>
              </w:rPr>
            </w:rPrChange>
          </w:rPr>
          <w:delText>=</w:delText>
        </w:r>
        <w:r w:rsidRPr="001A4D22" w:rsidDel="002260E7">
          <w:rPr>
            <w:rFonts w:ascii="Arial" w:eastAsia="Arial" w:hAnsi="Arial" w:cs="Arial"/>
            <w:sz w:val="20"/>
            <w:szCs w:val="20"/>
            <w:lang w:val="en-US"/>
            <w:rPrChange w:id="8067" w:author="Admin" w:date="2019-02-18T23:54:00Z">
              <w:rPr>
                <w:rFonts w:ascii="Arial" w:eastAsia="Arial" w:hAnsi="Arial" w:cs="Arial"/>
                <w:sz w:val="20"/>
                <w:szCs w:val="20"/>
              </w:rPr>
            </w:rPrChange>
          </w:rPr>
          <w:delText xml:space="preserve"> </w:delText>
        </w:r>
        <w:r w:rsidRPr="001A4D22" w:rsidDel="002260E7">
          <w:rPr>
            <w:rFonts w:eastAsia="Times New Roman"/>
            <w:i/>
            <w:iCs/>
            <w:sz w:val="20"/>
            <w:szCs w:val="20"/>
            <w:lang w:val="en-US"/>
            <w:rPrChange w:id="8068" w:author="Admin" w:date="2019-02-18T23:54:00Z">
              <w:rPr>
                <w:rFonts w:eastAsia="Times New Roman"/>
                <w:i/>
                <w:iCs/>
                <w:sz w:val="20"/>
                <w:szCs w:val="20"/>
              </w:rPr>
            </w:rPrChange>
          </w:rPr>
          <w:delText>f";</w:delText>
        </w:r>
        <w:r w:rsidRPr="001A4D22" w:rsidDel="002260E7">
          <w:rPr>
            <w:rFonts w:ascii="Arial" w:eastAsia="Arial" w:hAnsi="Arial" w:cs="Arial"/>
            <w:sz w:val="20"/>
            <w:szCs w:val="20"/>
            <w:lang w:val="en-US"/>
            <w:rPrChange w:id="8069"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070"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071" w:author="Admin" w:date="2019-02-18T23:54:00Z">
              <w:rPr>
                <w:rFonts w:ascii="Arial" w:eastAsia="Arial" w:hAnsi="Arial" w:cs="Arial"/>
                <w:sz w:val="27"/>
                <w:szCs w:val="27"/>
                <w:vertAlign w:val="subscript"/>
              </w:rPr>
            </w:rPrChange>
          </w:rPr>
          <w:delText>1</w:delText>
        </w:r>
        <w:r w:rsidRPr="001A4D22" w:rsidDel="002260E7">
          <w:rPr>
            <w:rFonts w:eastAsia="Times New Roman"/>
            <w:i/>
            <w:iCs/>
            <w:sz w:val="20"/>
            <w:szCs w:val="20"/>
            <w:lang w:val="en-US"/>
            <w:rPrChange w:id="8072" w:author="Admin" w:date="2019-02-18T23:54:00Z">
              <w:rPr>
                <w:rFonts w:eastAsia="Times New Roman"/>
                <w:i/>
                <w:iCs/>
                <w:sz w:val="20"/>
                <w:szCs w:val="20"/>
              </w:rPr>
            </w:rPrChange>
          </w:rPr>
          <w:delText>;</w:delText>
        </w:r>
        <w:r w:rsidRPr="001A4D22" w:rsidDel="002260E7">
          <w:rPr>
            <w:rFonts w:ascii="Arial" w:eastAsia="Arial" w:hAnsi="Arial" w:cs="Arial"/>
            <w:sz w:val="20"/>
            <w:szCs w:val="20"/>
            <w:lang w:val="en-US"/>
            <w:rPrChange w:id="8073"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074"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075" w:author="Admin" w:date="2019-02-18T23:54:00Z">
              <w:rPr>
                <w:rFonts w:ascii="Arial" w:eastAsia="Arial" w:hAnsi="Arial" w:cs="Arial"/>
                <w:sz w:val="27"/>
                <w:szCs w:val="27"/>
                <w:vertAlign w:val="subscript"/>
              </w:rPr>
            </w:rPrChange>
          </w:rPr>
          <w:delText>2</w:delText>
        </w:r>
        <w:r w:rsidRPr="001A4D22" w:rsidDel="002260E7">
          <w:rPr>
            <w:rFonts w:eastAsia="Times New Roman"/>
            <w:i/>
            <w:iCs/>
            <w:sz w:val="20"/>
            <w:szCs w:val="20"/>
            <w:lang w:val="en-US"/>
            <w:rPrChange w:id="8076" w:author="Admin" w:date="2019-02-18T23:54:00Z">
              <w:rPr>
                <w:rFonts w:eastAsia="Times New Roman"/>
                <w:i/>
                <w:iCs/>
                <w:sz w:val="20"/>
                <w:szCs w:val="20"/>
              </w:rPr>
            </w:rPrChange>
          </w:rPr>
          <w:delText>; : : : ;</w:delText>
        </w:r>
        <w:r w:rsidRPr="001A4D22" w:rsidDel="002260E7">
          <w:rPr>
            <w:rFonts w:ascii="Arial" w:eastAsia="Arial" w:hAnsi="Arial" w:cs="Arial"/>
            <w:sz w:val="20"/>
            <w:szCs w:val="20"/>
            <w:lang w:val="en-US"/>
            <w:rPrChange w:id="8077"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078"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079" w:author="Admin" w:date="2019-02-18T23:54:00Z">
              <w:rPr>
                <w:rFonts w:ascii="Arial" w:eastAsia="Arial" w:hAnsi="Arial" w:cs="Arial"/>
                <w:sz w:val="27"/>
                <w:szCs w:val="27"/>
                <w:vertAlign w:val="subscript"/>
              </w:rPr>
            </w:rPrChange>
          </w:rPr>
          <w:delText>1</w:delText>
        </w:r>
        <w:r w:rsidRPr="001A4D22" w:rsidDel="002260E7">
          <w:rPr>
            <w:rFonts w:ascii="Arial" w:eastAsia="Arial" w:hAnsi="Arial" w:cs="Arial"/>
            <w:sz w:val="20"/>
            <w:szCs w:val="20"/>
            <w:lang w:val="en-US"/>
            <w:rPrChange w:id="8080" w:author="Admin" w:date="2019-02-18T23:54:00Z">
              <w:rPr>
                <w:rFonts w:ascii="Arial" w:eastAsia="Arial" w:hAnsi="Arial" w:cs="Arial"/>
                <w:sz w:val="20"/>
                <w:szCs w:val="20"/>
              </w:rPr>
            </w:rPrChange>
          </w:rPr>
          <w:delText xml:space="preserve"> </w:delText>
        </w:r>
        <w:r w:rsidRPr="001A4D22" w:rsidDel="002260E7">
          <w:rPr>
            <w:rFonts w:ascii="Arial" w:eastAsia="Arial" w:hAnsi="Arial" w:cs="Arial"/>
            <w:sz w:val="27"/>
            <w:szCs w:val="27"/>
            <w:vertAlign w:val="superscript"/>
            <w:lang w:val="en-US"/>
            <w:rPrChange w:id="8081" w:author="Admin" w:date="2019-02-18T23:54:00Z">
              <w:rPr>
                <w:rFonts w:ascii="Arial" w:eastAsia="Arial" w:hAnsi="Arial" w:cs="Arial"/>
                <w:sz w:val="27"/>
                <w:szCs w:val="27"/>
                <w:vertAlign w:val="superscript"/>
              </w:rPr>
            </w:rPrChange>
          </w:rPr>
          <w:delText>1</w:delText>
        </w:r>
        <w:r w:rsidRPr="001A4D22" w:rsidDel="002260E7">
          <w:rPr>
            <w:rFonts w:eastAsia="Times New Roman"/>
            <w:i/>
            <w:iCs/>
            <w:sz w:val="20"/>
            <w:szCs w:val="20"/>
            <w:lang w:val="en-US"/>
            <w:rPrChange w:id="8082" w:author="Admin" w:date="2019-02-18T23:54:00Z">
              <w:rPr>
                <w:rFonts w:eastAsia="Times New Roman"/>
                <w:i/>
                <w:iCs/>
                <w:sz w:val="20"/>
                <w:szCs w:val="20"/>
              </w:rPr>
            </w:rPrChange>
          </w:rPr>
          <w:delText>;</w:delText>
        </w:r>
        <w:r w:rsidRPr="001A4D22" w:rsidDel="002260E7">
          <w:rPr>
            <w:rFonts w:ascii="Arial" w:eastAsia="Arial" w:hAnsi="Arial" w:cs="Arial"/>
            <w:sz w:val="20"/>
            <w:szCs w:val="20"/>
            <w:lang w:val="en-US"/>
            <w:rPrChange w:id="8083"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084"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085" w:author="Admin" w:date="2019-02-18T23:54:00Z">
              <w:rPr>
                <w:rFonts w:ascii="Arial" w:eastAsia="Arial" w:hAnsi="Arial" w:cs="Arial"/>
                <w:sz w:val="27"/>
                <w:szCs w:val="27"/>
                <w:vertAlign w:val="subscript"/>
              </w:rPr>
            </w:rPrChange>
          </w:rPr>
          <w:delText>2</w:delText>
        </w:r>
        <w:r w:rsidRPr="001A4D22" w:rsidDel="002260E7">
          <w:rPr>
            <w:rFonts w:ascii="Arial" w:eastAsia="Arial" w:hAnsi="Arial" w:cs="Arial"/>
            <w:sz w:val="20"/>
            <w:szCs w:val="20"/>
            <w:lang w:val="en-US"/>
            <w:rPrChange w:id="8086" w:author="Admin" w:date="2019-02-18T23:54:00Z">
              <w:rPr>
                <w:rFonts w:ascii="Arial" w:eastAsia="Arial" w:hAnsi="Arial" w:cs="Arial"/>
                <w:sz w:val="20"/>
                <w:szCs w:val="20"/>
              </w:rPr>
            </w:rPrChange>
          </w:rPr>
          <w:delText xml:space="preserve"> </w:delText>
        </w:r>
        <w:r w:rsidRPr="001A4D22" w:rsidDel="002260E7">
          <w:rPr>
            <w:rFonts w:ascii="Arial" w:eastAsia="Arial" w:hAnsi="Arial" w:cs="Arial"/>
            <w:sz w:val="27"/>
            <w:szCs w:val="27"/>
            <w:vertAlign w:val="superscript"/>
            <w:lang w:val="en-US"/>
            <w:rPrChange w:id="8087" w:author="Admin" w:date="2019-02-18T23:54:00Z">
              <w:rPr>
                <w:rFonts w:ascii="Arial" w:eastAsia="Arial" w:hAnsi="Arial" w:cs="Arial"/>
                <w:sz w:val="27"/>
                <w:szCs w:val="27"/>
                <w:vertAlign w:val="superscript"/>
              </w:rPr>
            </w:rPrChange>
          </w:rPr>
          <w:delText>1</w:delText>
        </w:r>
        <w:r w:rsidRPr="001A4D22" w:rsidDel="002260E7">
          <w:rPr>
            <w:rFonts w:eastAsia="Times New Roman"/>
            <w:i/>
            <w:iCs/>
            <w:sz w:val="20"/>
            <w:szCs w:val="20"/>
            <w:lang w:val="en-US"/>
            <w:rPrChange w:id="8088" w:author="Admin" w:date="2019-02-18T23:54:00Z">
              <w:rPr>
                <w:rFonts w:eastAsia="Times New Roman"/>
                <w:i/>
                <w:iCs/>
                <w:sz w:val="20"/>
                <w:szCs w:val="20"/>
              </w:rPr>
            </w:rPrChange>
          </w:rPr>
          <w:delText>; : : : ;</w:delText>
        </w:r>
        <w:r w:rsidRPr="001A4D22" w:rsidDel="002260E7">
          <w:rPr>
            <w:rFonts w:ascii="Arial" w:eastAsia="Arial" w:hAnsi="Arial" w:cs="Arial"/>
            <w:sz w:val="20"/>
            <w:szCs w:val="20"/>
            <w:lang w:val="en-US"/>
            <w:rPrChange w:id="8089"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090"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091" w:author="Admin" w:date="2019-02-18T23:54:00Z">
              <w:rPr>
                <w:rFonts w:ascii="Arial" w:eastAsia="Arial" w:hAnsi="Arial" w:cs="Arial"/>
                <w:sz w:val="27"/>
                <w:szCs w:val="27"/>
                <w:vertAlign w:val="subscript"/>
              </w:rPr>
            </w:rPrChange>
          </w:rPr>
          <w:delText>1</w:delText>
        </w:r>
        <w:r w:rsidRPr="001A4D22" w:rsidDel="002260E7">
          <w:rPr>
            <w:rFonts w:ascii="Arial" w:eastAsia="Arial" w:hAnsi="Arial" w:cs="Arial"/>
            <w:i/>
            <w:iCs/>
            <w:sz w:val="20"/>
            <w:szCs w:val="20"/>
            <w:lang w:val="en-US"/>
            <w:rPrChange w:id="8092"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093" w:author="Admin" w:date="2019-02-18T23:54:00Z">
              <w:rPr>
                <w:rFonts w:ascii="Arial" w:eastAsia="Arial" w:hAnsi="Arial" w:cs="Arial"/>
                <w:sz w:val="27"/>
                <w:szCs w:val="27"/>
                <w:vertAlign w:val="subscript"/>
              </w:rPr>
            </w:rPrChange>
          </w:rPr>
          <w:delText>1</w:delText>
        </w:r>
        <w:r w:rsidRPr="001A4D22" w:rsidDel="002260E7">
          <w:rPr>
            <w:rFonts w:eastAsia="Times New Roman"/>
            <w:i/>
            <w:iCs/>
            <w:sz w:val="20"/>
            <w:szCs w:val="20"/>
            <w:lang w:val="en-US"/>
            <w:rPrChange w:id="8094" w:author="Admin" w:date="2019-02-18T23:54:00Z">
              <w:rPr>
                <w:rFonts w:eastAsia="Times New Roman"/>
                <w:i/>
                <w:iCs/>
                <w:sz w:val="20"/>
                <w:szCs w:val="20"/>
              </w:rPr>
            </w:rPrChange>
          </w:rPr>
          <w:delText>;</w:delText>
        </w:r>
        <w:r w:rsidRPr="001A4D22" w:rsidDel="002260E7">
          <w:rPr>
            <w:rFonts w:ascii="Arial" w:eastAsia="Arial" w:hAnsi="Arial" w:cs="Arial"/>
            <w:sz w:val="20"/>
            <w:szCs w:val="20"/>
            <w:lang w:val="en-US"/>
            <w:rPrChange w:id="8095"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096"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097" w:author="Admin" w:date="2019-02-18T23:54:00Z">
              <w:rPr>
                <w:rFonts w:ascii="Arial" w:eastAsia="Arial" w:hAnsi="Arial" w:cs="Arial"/>
                <w:sz w:val="27"/>
                <w:szCs w:val="27"/>
                <w:vertAlign w:val="subscript"/>
              </w:rPr>
            </w:rPrChange>
          </w:rPr>
          <w:delText>1</w:delText>
        </w:r>
        <w:r w:rsidRPr="001A4D22" w:rsidDel="002260E7">
          <w:rPr>
            <w:rFonts w:ascii="Arial" w:eastAsia="Arial" w:hAnsi="Arial" w:cs="Arial"/>
            <w:i/>
            <w:iCs/>
            <w:sz w:val="20"/>
            <w:szCs w:val="20"/>
            <w:lang w:val="en-US"/>
            <w:rPrChange w:id="8098"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099" w:author="Admin" w:date="2019-02-18T23:54:00Z">
              <w:rPr>
                <w:rFonts w:ascii="Arial" w:eastAsia="Arial" w:hAnsi="Arial" w:cs="Arial"/>
                <w:sz w:val="27"/>
                <w:szCs w:val="27"/>
                <w:vertAlign w:val="subscript"/>
              </w:rPr>
            </w:rPrChange>
          </w:rPr>
          <w:delText>2</w:delText>
        </w:r>
        <w:r w:rsidRPr="001A4D22" w:rsidDel="002260E7">
          <w:rPr>
            <w:rFonts w:eastAsia="Times New Roman"/>
            <w:i/>
            <w:iCs/>
            <w:sz w:val="20"/>
            <w:szCs w:val="20"/>
            <w:lang w:val="en-US"/>
            <w:rPrChange w:id="8100" w:author="Admin" w:date="2019-02-18T23:54:00Z">
              <w:rPr>
                <w:rFonts w:eastAsia="Times New Roman"/>
                <w:i/>
                <w:iCs/>
                <w:sz w:val="20"/>
                <w:szCs w:val="20"/>
              </w:rPr>
            </w:rPrChange>
          </w:rPr>
          <w:delText>; : : : ;</w:delText>
        </w:r>
        <w:r w:rsidRPr="001A4D22" w:rsidDel="002260E7">
          <w:rPr>
            <w:rFonts w:ascii="Arial" w:eastAsia="Arial" w:hAnsi="Arial" w:cs="Arial"/>
            <w:sz w:val="20"/>
            <w:szCs w:val="20"/>
            <w:lang w:val="en-US"/>
            <w:rPrChange w:id="8101"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102"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103" w:author="Admin" w:date="2019-02-18T23:54:00Z">
              <w:rPr>
                <w:rFonts w:ascii="Arial" w:eastAsia="Arial" w:hAnsi="Arial" w:cs="Arial"/>
                <w:sz w:val="27"/>
                <w:szCs w:val="27"/>
                <w:vertAlign w:val="subscript"/>
              </w:rPr>
            </w:rPrChange>
          </w:rPr>
          <w:delText>1</w:delText>
        </w:r>
        <w:r w:rsidRPr="001A4D22" w:rsidDel="002260E7">
          <w:rPr>
            <w:rFonts w:ascii="Arial" w:eastAsia="Arial" w:hAnsi="Arial" w:cs="Arial"/>
            <w:i/>
            <w:iCs/>
            <w:sz w:val="20"/>
            <w:szCs w:val="20"/>
            <w:lang w:val="en-US"/>
            <w:rPrChange w:id="8104"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105" w:author="Admin" w:date="2019-02-18T23:54:00Z">
              <w:rPr>
                <w:rFonts w:ascii="Arial" w:eastAsia="Arial" w:hAnsi="Arial" w:cs="Arial"/>
                <w:sz w:val="27"/>
                <w:szCs w:val="27"/>
                <w:vertAlign w:val="subscript"/>
              </w:rPr>
            </w:rPrChange>
          </w:rPr>
          <w:delText>1</w:delText>
        </w:r>
        <w:r w:rsidRPr="001A4D22" w:rsidDel="002260E7">
          <w:rPr>
            <w:rFonts w:ascii="Arial" w:eastAsia="Arial" w:hAnsi="Arial" w:cs="Arial"/>
            <w:sz w:val="20"/>
            <w:szCs w:val="20"/>
            <w:lang w:val="en-US"/>
            <w:rPrChange w:id="8106" w:author="Admin" w:date="2019-02-18T23:54:00Z">
              <w:rPr>
                <w:rFonts w:ascii="Arial" w:eastAsia="Arial" w:hAnsi="Arial" w:cs="Arial"/>
                <w:sz w:val="20"/>
                <w:szCs w:val="20"/>
              </w:rPr>
            </w:rPrChange>
          </w:rPr>
          <w:delText xml:space="preserve"> </w:delText>
        </w:r>
        <w:r w:rsidRPr="001A4D22" w:rsidDel="002260E7">
          <w:rPr>
            <w:rFonts w:ascii="Arial" w:eastAsia="Arial" w:hAnsi="Arial" w:cs="Arial"/>
            <w:sz w:val="27"/>
            <w:szCs w:val="27"/>
            <w:vertAlign w:val="superscript"/>
            <w:lang w:val="en-US"/>
            <w:rPrChange w:id="8107" w:author="Admin" w:date="2019-02-18T23:54:00Z">
              <w:rPr>
                <w:rFonts w:ascii="Arial" w:eastAsia="Arial" w:hAnsi="Arial" w:cs="Arial"/>
                <w:sz w:val="27"/>
                <w:szCs w:val="27"/>
                <w:vertAlign w:val="superscript"/>
              </w:rPr>
            </w:rPrChange>
          </w:rPr>
          <w:delText>1</w:delText>
        </w:r>
        <w:r w:rsidRPr="001A4D22" w:rsidDel="002260E7">
          <w:rPr>
            <w:rFonts w:eastAsia="Times New Roman"/>
            <w:i/>
            <w:iCs/>
            <w:sz w:val="20"/>
            <w:szCs w:val="20"/>
            <w:lang w:val="en-US"/>
            <w:rPrChange w:id="8108" w:author="Admin" w:date="2019-02-18T23:54:00Z">
              <w:rPr>
                <w:rFonts w:eastAsia="Times New Roman"/>
                <w:i/>
                <w:iCs/>
                <w:sz w:val="20"/>
                <w:szCs w:val="20"/>
              </w:rPr>
            </w:rPrChange>
          </w:rPr>
          <w:delText>;</w:delText>
        </w:r>
        <w:r w:rsidRPr="001A4D22" w:rsidDel="002260E7">
          <w:rPr>
            <w:rFonts w:ascii="Arial" w:eastAsia="Arial" w:hAnsi="Arial" w:cs="Arial"/>
            <w:sz w:val="20"/>
            <w:szCs w:val="20"/>
            <w:lang w:val="en-US"/>
            <w:rPrChange w:id="8109"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110"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111" w:author="Admin" w:date="2019-02-18T23:54:00Z">
              <w:rPr>
                <w:rFonts w:ascii="Arial" w:eastAsia="Arial" w:hAnsi="Arial" w:cs="Arial"/>
                <w:sz w:val="27"/>
                <w:szCs w:val="27"/>
                <w:vertAlign w:val="subscript"/>
              </w:rPr>
            </w:rPrChange>
          </w:rPr>
          <w:delText>1</w:delText>
        </w:r>
        <w:r w:rsidRPr="001A4D22" w:rsidDel="002260E7">
          <w:rPr>
            <w:rFonts w:ascii="Arial" w:eastAsia="Arial" w:hAnsi="Arial" w:cs="Arial"/>
            <w:i/>
            <w:iCs/>
            <w:sz w:val="20"/>
            <w:szCs w:val="20"/>
            <w:lang w:val="en-US"/>
            <w:rPrChange w:id="8112"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bscript"/>
            <w:lang w:val="en-US"/>
            <w:rPrChange w:id="8113" w:author="Admin" w:date="2019-02-18T23:54:00Z">
              <w:rPr>
                <w:rFonts w:ascii="Arial" w:eastAsia="Arial" w:hAnsi="Arial" w:cs="Arial"/>
                <w:sz w:val="27"/>
                <w:szCs w:val="27"/>
                <w:vertAlign w:val="subscript"/>
              </w:rPr>
            </w:rPrChange>
          </w:rPr>
          <w:delText>2</w:delText>
        </w:r>
        <w:r w:rsidRPr="001A4D22" w:rsidDel="002260E7">
          <w:rPr>
            <w:rFonts w:ascii="Arial" w:eastAsia="Arial" w:hAnsi="Arial" w:cs="Arial"/>
            <w:sz w:val="20"/>
            <w:szCs w:val="20"/>
            <w:lang w:val="en-US"/>
            <w:rPrChange w:id="8114" w:author="Admin" w:date="2019-02-18T23:54:00Z">
              <w:rPr>
                <w:rFonts w:ascii="Arial" w:eastAsia="Arial" w:hAnsi="Arial" w:cs="Arial"/>
                <w:sz w:val="20"/>
                <w:szCs w:val="20"/>
              </w:rPr>
            </w:rPrChange>
          </w:rPr>
          <w:delText xml:space="preserve"> </w:delText>
        </w:r>
        <w:r w:rsidRPr="001A4D22" w:rsidDel="002260E7">
          <w:rPr>
            <w:rFonts w:ascii="Arial" w:eastAsia="Arial" w:hAnsi="Arial" w:cs="Arial"/>
            <w:sz w:val="27"/>
            <w:szCs w:val="27"/>
            <w:vertAlign w:val="superscript"/>
            <w:lang w:val="en-US"/>
            <w:rPrChange w:id="8115" w:author="Admin" w:date="2019-02-18T23:54:00Z">
              <w:rPr>
                <w:rFonts w:ascii="Arial" w:eastAsia="Arial" w:hAnsi="Arial" w:cs="Arial"/>
                <w:sz w:val="27"/>
                <w:szCs w:val="27"/>
                <w:vertAlign w:val="superscript"/>
              </w:rPr>
            </w:rPrChange>
          </w:rPr>
          <w:delText>1</w:delText>
        </w:r>
        <w:r w:rsidRPr="001A4D22" w:rsidDel="002260E7">
          <w:rPr>
            <w:rFonts w:eastAsia="Times New Roman"/>
            <w:i/>
            <w:iCs/>
            <w:sz w:val="20"/>
            <w:szCs w:val="20"/>
            <w:lang w:val="en-US"/>
            <w:rPrChange w:id="8116" w:author="Admin" w:date="2019-02-18T23:54:00Z">
              <w:rPr>
                <w:rFonts w:eastAsia="Times New Roman"/>
                <w:i/>
                <w:iCs/>
                <w:sz w:val="20"/>
                <w:szCs w:val="20"/>
              </w:rPr>
            </w:rPrChange>
          </w:rPr>
          <w:delText>; : : :g</w:delText>
        </w:r>
      </w:del>
    </w:p>
    <w:p w:rsidR="00A33515" w:rsidRPr="001A4D22" w:rsidDel="002260E7" w:rsidRDefault="00A33515">
      <w:pPr>
        <w:spacing w:line="251" w:lineRule="exact"/>
        <w:rPr>
          <w:del w:id="8117" w:author="Admin" w:date="2019-02-19T02:10:00Z"/>
          <w:sz w:val="20"/>
          <w:szCs w:val="20"/>
          <w:lang w:val="en-US"/>
          <w:rPrChange w:id="8118" w:author="Admin" w:date="2019-02-18T23:54:00Z">
            <w:rPr>
              <w:del w:id="8119" w:author="Admin" w:date="2019-02-19T02:10:00Z"/>
              <w:sz w:val="20"/>
              <w:szCs w:val="20"/>
            </w:rPr>
          </w:rPrChange>
        </w:rPr>
      </w:pPr>
    </w:p>
    <w:p w:rsidR="00A33515" w:rsidDel="002260E7" w:rsidRDefault="001A4D22">
      <w:pPr>
        <w:spacing w:line="258" w:lineRule="auto"/>
        <w:jc w:val="both"/>
        <w:rPr>
          <w:del w:id="8120" w:author="Admin" w:date="2019-02-19T02:10:00Z"/>
          <w:sz w:val="20"/>
          <w:szCs w:val="20"/>
        </w:rPr>
      </w:pPr>
      <w:del w:id="8121" w:author="Admin" w:date="2019-02-19T02:10:00Z">
        <w:r w:rsidDel="002260E7">
          <w:rPr>
            <w:rFonts w:ascii="Arial" w:eastAsia="Arial" w:hAnsi="Arial" w:cs="Arial"/>
            <w:sz w:val="20"/>
            <w:szCs w:val="20"/>
          </w:rPr>
          <w:delText xml:space="preserve">всех слов, которые можно получить из букв алфавита Ҩ, где </w:delText>
        </w:r>
        <w:r w:rsidDel="002260E7">
          <w:rPr>
            <w:rFonts w:eastAsia="Times New Roman"/>
            <w:i/>
            <w:iCs/>
            <w:sz w:val="20"/>
            <w:szCs w:val="20"/>
          </w:rPr>
          <w:delText>"</w:delText>
        </w:r>
        <w:r w:rsidDel="002260E7">
          <w:rPr>
            <w:rFonts w:ascii="Arial" w:eastAsia="Arial" w:hAnsi="Arial" w:cs="Arial"/>
            <w:sz w:val="20"/>
            <w:szCs w:val="20"/>
          </w:rPr>
          <w:delText xml:space="preserve"> — пустое слово длины ноль. На этом наборе определена операция приписывания слов, которую можно рассматривать как функцию Ҩ Ҩ </w:delText>
        </w:r>
        <w:r w:rsidDel="002260E7">
          <w:rPr>
            <w:rFonts w:eastAsia="Times New Roman"/>
            <w:i/>
            <w:iCs/>
            <w:sz w:val="20"/>
            <w:szCs w:val="20"/>
          </w:rPr>
          <w:delText>!</w:delText>
        </w:r>
        <w:r w:rsidDel="002260E7">
          <w:rPr>
            <w:rFonts w:ascii="Arial" w:eastAsia="Arial" w:hAnsi="Arial" w:cs="Arial"/>
            <w:sz w:val="20"/>
            <w:szCs w:val="20"/>
          </w:rPr>
          <w:delText xml:space="preserve"> Ҩ . На-пример, </w:delText>
        </w:r>
        <w:r w:rsidDel="002260E7">
          <w:rPr>
            <w:rFonts w:ascii="Arial" w:eastAsia="Arial" w:hAnsi="Arial" w:cs="Arial"/>
            <w:i/>
            <w:iCs/>
            <w:sz w:val="20"/>
            <w:szCs w:val="20"/>
          </w:rPr>
          <w:delText>abaa ba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abaaba</w:delText>
        </w:r>
        <w:r w:rsidDel="002260E7">
          <w:rPr>
            <w:rFonts w:ascii="Arial" w:eastAsia="Arial" w:hAnsi="Arial" w:cs="Arial"/>
            <w:sz w:val="20"/>
            <w:szCs w:val="20"/>
          </w:rPr>
          <w:delText xml:space="preserve">. Коротко будем записывать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раз).</w:delText>
        </w:r>
      </w:del>
    </w:p>
    <w:p w:rsidR="00A33515" w:rsidDel="002260E7" w:rsidRDefault="001A4D22">
      <w:pPr>
        <w:spacing w:line="246" w:lineRule="auto"/>
        <w:ind w:firstLine="199"/>
        <w:jc w:val="both"/>
        <w:rPr>
          <w:del w:id="8122" w:author="Admin" w:date="2019-02-19T02:10:00Z"/>
          <w:sz w:val="20"/>
          <w:szCs w:val="20"/>
        </w:rPr>
      </w:pPr>
      <w:del w:id="8123" w:author="Admin" w:date="2019-02-19T02:10:00Z">
        <w:r w:rsidDel="002260E7">
          <w:rPr>
            <w:rFonts w:ascii="Arial" w:eastAsia="Arial" w:hAnsi="Arial" w:cs="Arial"/>
            <w:sz w:val="19"/>
            <w:szCs w:val="19"/>
          </w:rPr>
          <w:delText xml:space="preserve">Зафиксируем некоторый набор изометрий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eastAsia="Times New Roman"/>
            <w:i/>
            <w:iCs/>
            <w:sz w:val="19"/>
            <w:szCs w:val="19"/>
          </w:rPr>
          <w:delText>f</w:delText>
        </w:r>
        <w:r w:rsidDel="002260E7">
          <w:rPr>
            <w:rFonts w:ascii="Arial" w:eastAsia="Arial" w:hAnsi="Arial" w:cs="Arial"/>
            <w:i/>
            <w:iCs/>
            <w:sz w:val="19"/>
            <w:szCs w:val="19"/>
          </w:rPr>
          <w:delText>x</w:delText>
        </w:r>
        <w:r w:rsidDel="002260E7">
          <w:rPr>
            <w:rFonts w:ascii="Arial" w:eastAsia="Arial" w:hAnsi="Arial" w:cs="Arial"/>
            <w:sz w:val="26"/>
            <w:szCs w:val="26"/>
            <w:vertAlign w:val="subscript"/>
          </w:rPr>
          <w:delText>1</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x</w:delText>
        </w:r>
        <w:r w:rsidDel="002260E7">
          <w:rPr>
            <w:rFonts w:ascii="Arial" w:eastAsia="Arial" w:hAnsi="Arial" w:cs="Arial"/>
            <w:sz w:val="26"/>
            <w:szCs w:val="26"/>
            <w:vertAlign w:val="subscript"/>
          </w:rPr>
          <w:delText>2</w:delText>
        </w:r>
        <w:r w:rsidDel="002260E7">
          <w:rPr>
            <w:rFonts w:eastAsia="Times New Roman"/>
            <w:i/>
            <w:iCs/>
            <w:sz w:val="19"/>
            <w:szCs w:val="19"/>
          </w:rPr>
          <w:delText>; : : :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x</w:delText>
        </w:r>
        <w:r w:rsidDel="002260E7">
          <w:rPr>
            <w:rFonts w:ascii="Arial" w:eastAsia="Arial" w:hAnsi="Arial" w:cs="Arial"/>
            <w:i/>
            <w:iCs/>
            <w:sz w:val="26"/>
            <w:szCs w:val="26"/>
            <w:vertAlign w:val="subscript"/>
          </w:rPr>
          <w:delText>m</w:delText>
        </w:r>
        <w:r w:rsidDel="002260E7">
          <w:rPr>
            <w:rFonts w:eastAsia="Times New Roman"/>
            <w:i/>
            <w:iCs/>
            <w:sz w:val="19"/>
            <w:szCs w:val="19"/>
          </w:rPr>
          <w:delText>g</w:delText>
        </w:r>
        <w:r w:rsidDel="002260E7">
          <w:rPr>
            <w:rFonts w:ascii="Arial" w:eastAsia="Arial" w:hAnsi="Arial" w:cs="Arial"/>
            <w:sz w:val="19"/>
            <w:szCs w:val="19"/>
          </w:rPr>
          <w:delText xml:space="preserve"> (все </w:delText>
        </w:r>
        <w:r w:rsidDel="002260E7">
          <w:rPr>
            <w:rFonts w:ascii="Arial" w:eastAsia="Arial" w:hAnsi="Arial" w:cs="Arial"/>
            <w:i/>
            <w:iCs/>
            <w:sz w:val="19"/>
            <w:szCs w:val="19"/>
          </w:rPr>
          <w:delText>x</w:delText>
        </w:r>
        <w:r w:rsidDel="002260E7">
          <w:rPr>
            <w:rFonts w:ascii="Arial" w:eastAsia="Arial" w:hAnsi="Arial" w:cs="Arial"/>
            <w:i/>
            <w:iCs/>
            <w:sz w:val="26"/>
            <w:szCs w:val="26"/>
            <w:vertAlign w:val="subscript"/>
          </w:rPr>
          <w:delText>i</w:delText>
        </w:r>
        <w:r w:rsidDel="002260E7">
          <w:rPr>
            <w:rFonts w:ascii="Arial" w:eastAsia="Arial" w:hAnsi="Arial" w:cs="Arial"/>
            <w:sz w:val="19"/>
            <w:szCs w:val="19"/>
          </w:rPr>
          <w:delText xml:space="preserve"> — элементы Isom</w:delText>
        </w:r>
        <w:r w:rsidDel="002260E7">
          <w:rPr>
            <w:rFonts w:eastAsia="Times New Roman"/>
            <w:sz w:val="19"/>
            <w:szCs w:val="19"/>
          </w:rPr>
          <w:delText>(</w:delText>
        </w:r>
        <w:r w:rsidDel="002260E7">
          <w:rPr>
            <w:rFonts w:ascii="Arial" w:eastAsia="Arial" w:hAnsi="Arial" w:cs="Arial"/>
            <w:b/>
            <w:bCs/>
            <w:sz w:val="19"/>
            <w:szCs w:val="19"/>
          </w:rPr>
          <w:delText>R</w:delText>
        </w:r>
        <w:r w:rsidDel="002260E7">
          <w:rPr>
            <w:rFonts w:ascii="Arial" w:eastAsia="Arial" w:hAnsi="Arial" w:cs="Arial"/>
            <w:i/>
            <w:iCs/>
            <w:sz w:val="26"/>
            <w:szCs w:val="26"/>
            <w:vertAlign w:val="superscript"/>
          </w:rPr>
          <w:delText>n</w:delText>
        </w:r>
        <w:r w:rsidDel="002260E7">
          <w:rPr>
            <w:rFonts w:eastAsia="Times New Roman"/>
            <w:sz w:val="19"/>
            <w:szCs w:val="19"/>
          </w:rPr>
          <w:delText>)</w:delText>
        </w:r>
        <w:r w:rsidDel="002260E7">
          <w:rPr>
            <w:rFonts w:ascii="Arial" w:eastAsia="Arial" w:hAnsi="Arial" w:cs="Arial"/>
            <w:sz w:val="19"/>
            <w:szCs w:val="19"/>
          </w:rPr>
          <w:delText xml:space="preserve">) пространства </w:delText>
        </w:r>
        <w:r w:rsidDel="002260E7">
          <w:rPr>
            <w:rFonts w:ascii="Arial" w:eastAsia="Arial" w:hAnsi="Arial" w:cs="Arial"/>
            <w:b/>
            <w:bCs/>
            <w:sz w:val="19"/>
            <w:szCs w:val="19"/>
          </w:rPr>
          <w:delText>R</w:delText>
        </w:r>
        <w:r w:rsidDel="002260E7">
          <w:rPr>
            <w:rFonts w:ascii="Arial" w:eastAsia="Arial" w:hAnsi="Arial" w:cs="Arial"/>
            <w:i/>
            <w:iCs/>
            <w:sz w:val="26"/>
            <w:szCs w:val="26"/>
            <w:vertAlign w:val="superscript"/>
          </w:rPr>
          <w:delText>n</w:delText>
        </w:r>
        <w:r w:rsidDel="002260E7">
          <w:rPr>
            <w:rFonts w:ascii="Arial" w:eastAsia="Arial" w:hAnsi="Arial" w:cs="Arial"/>
            <w:sz w:val="19"/>
            <w:szCs w:val="19"/>
          </w:rPr>
          <w:delText xml:space="preserve">. Мы можем компонировать данные изометрии между собой: </w:delText>
        </w:r>
        <w:r w:rsidDel="002260E7">
          <w:rPr>
            <w:rFonts w:ascii="Arial" w:eastAsia="Arial" w:hAnsi="Arial" w:cs="Arial"/>
            <w:i/>
            <w:iCs/>
            <w:sz w:val="19"/>
            <w:szCs w:val="19"/>
          </w:rPr>
          <w:delText>xy</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y</w:delText>
        </w:r>
        <w:r w:rsidDel="002260E7">
          <w:rPr>
            <w:rFonts w:ascii="Arial" w:eastAsia="Arial" w:hAnsi="Arial" w:cs="Arial"/>
            <w:sz w:val="19"/>
            <w:szCs w:val="19"/>
          </w:rPr>
          <w:delText xml:space="preserve">. Для каждой изометрии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по– определению есть обратное отображение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ascii="Arial" w:eastAsia="Arial" w:hAnsi="Arial" w:cs="Arial"/>
            <w:sz w:val="26"/>
            <w:szCs w:val="26"/>
            <w:vertAlign w:val="superscript"/>
          </w:rPr>
          <w:delText>1</w:delText>
        </w:r>
        <w:r w:rsidDel="002260E7">
          <w:rPr>
            <w:rFonts w:ascii="Arial" w:eastAsia="Arial" w:hAnsi="Arial" w:cs="Arial"/>
            <w:sz w:val="19"/>
            <w:szCs w:val="19"/>
          </w:rPr>
          <w:delText>, которое тоже будет изо-</w:delText>
        </w:r>
      </w:del>
    </w:p>
    <w:p w:rsidR="00A33515" w:rsidDel="002260E7" w:rsidRDefault="00A33515">
      <w:pPr>
        <w:rPr>
          <w:del w:id="8124"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38" w:lineRule="exact"/>
        <w:rPr>
          <w:del w:id="8125" w:author="Admin" w:date="2019-02-19T02:10:00Z"/>
          <w:sz w:val="20"/>
          <w:szCs w:val="20"/>
        </w:rPr>
      </w:pPr>
    </w:p>
    <w:p w:rsidR="00A33515" w:rsidDel="002260E7" w:rsidRDefault="001A4D22">
      <w:pPr>
        <w:ind w:right="-19"/>
        <w:jc w:val="center"/>
        <w:rPr>
          <w:del w:id="8126" w:author="Admin" w:date="2019-02-19T02:10:00Z"/>
          <w:sz w:val="20"/>
          <w:szCs w:val="20"/>
        </w:rPr>
      </w:pPr>
      <w:del w:id="8127"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293</w:delText>
        </w:r>
        <w:r w:rsidDel="002260E7">
          <w:rPr>
            <w:rFonts w:ascii="Arial" w:eastAsia="Arial" w:hAnsi="Arial" w:cs="Arial"/>
            <w:sz w:val="20"/>
            <w:szCs w:val="20"/>
          </w:rPr>
          <w:delText xml:space="preserve"> −</w:delText>
        </w:r>
      </w:del>
    </w:p>
    <w:p w:rsidR="00A33515" w:rsidDel="002260E7" w:rsidRDefault="00A33515">
      <w:pPr>
        <w:rPr>
          <w:del w:id="8128"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8129" w:author="Admin" w:date="2019-02-19T02:10:00Z"/>
          <w:sz w:val="20"/>
          <w:szCs w:val="20"/>
        </w:rPr>
      </w:pPr>
      <w:bookmarkStart w:id="8130" w:name="page304"/>
      <w:bookmarkEnd w:id="8130"/>
      <w:del w:id="8131" w:author="Admin" w:date="2019-02-19T02:10:00Z">
        <w:r w:rsidDel="002260E7">
          <w:rPr>
            <w:rFonts w:ascii="Arial" w:eastAsia="Arial" w:hAnsi="Arial" w:cs="Arial"/>
            <w:sz w:val="18"/>
            <w:szCs w:val="18"/>
          </w:rPr>
          <w:lastRenderedPageBreak/>
          <w:delText>Турнир юных математиков 2018 года</w:delText>
        </w:r>
      </w:del>
    </w:p>
    <w:p w:rsidR="00A33515" w:rsidDel="002260E7" w:rsidRDefault="00A33515">
      <w:pPr>
        <w:spacing w:line="115" w:lineRule="exact"/>
        <w:rPr>
          <w:del w:id="8132" w:author="Admin" w:date="2019-02-19T02:10:00Z"/>
          <w:sz w:val="20"/>
          <w:szCs w:val="20"/>
        </w:rPr>
      </w:pPr>
    </w:p>
    <w:p w:rsidR="00A33515" w:rsidDel="002260E7" w:rsidRDefault="001A4D22">
      <w:pPr>
        <w:tabs>
          <w:tab w:val="left" w:pos="4620"/>
        </w:tabs>
        <w:rPr>
          <w:del w:id="8133" w:author="Admin" w:date="2019-02-19T02:10:00Z"/>
          <w:sz w:val="20"/>
          <w:szCs w:val="20"/>
        </w:rPr>
      </w:pPr>
      <w:del w:id="8134" w:author="Admin" w:date="2019-02-19T02:10:00Z">
        <w:r w:rsidDel="002260E7">
          <w:rPr>
            <w:rFonts w:ascii="Arial" w:eastAsia="Arial" w:hAnsi="Arial" w:cs="Arial"/>
            <w:sz w:val="20"/>
            <w:szCs w:val="20"/>
          </w:rPr>
          <w:delText xml:space="preserve">метрией. Теперь определена функция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Ҩ </w:delText>
        </w:r>
        <w:r w:rsidDel="002260E7">
          <w:rPr>
            <w:rFonts w:eastAsia="Times New Roman"/>
            <w:i/>
            <w:iCs/>
            <w:sz w:val="20"/>
            <w:szCs w:val="20"/>
          </w:rPr>
          <w:delText>!</w:delText>
        </w:r>
        <w:r w:rsidDel="002260E7">
          <w:rPr>
            <w:sz w:val="20"/>
            <w:szCs w:val="20"/>
          </w:rPr>
          <w:tab/>
        </w:r>
        <w:r w:rsidDel="002260E7">
          <w:rPr>
            <w:rFonts w:ascii="Arial" w:eastAsia="Arial" w:hAnsi="Arial" w:cs="Arial"/>
            <w:sz w:val="20"/>
            <w:szCs w:val="20"/>
          </w:rPr>
          <w:delText>Isom</w:delText>
        </w:r>
        <w:r w:rsidDel="002260E7">
          <w:rPr>
            <w:rFonts w:eastAsia="Times New Roman"/>
            <w:sz w:val="20"/>
            <w:szCs w:val="20"/>
          </w:rPr>
          <w:delText>(</w:delText>
        </w:r>
        <w:r w:rsidDel="002260E7">
          <w:rPr>
            <w:rFonts w:ascii="Arial" w:eastAsia="Arial" w:hAnsi="Arial" w:cs="Arial"/>
            <w:b/>
            <w:bCs/>
            <w:sz w:val="20"/>
            <w:szCs w:val="20"/>
          </w:rPr>
          <w:delText>R</w:delText>
        </w:r>
        <w:r w:rsidDel="002260E7">
          <w:rPr>
            <w:rFonts w:ascii="Arial" w:eastAsia="Arial" w:hAnsi="Arial" w:cs="Arial"/>
            <w:i/>
            <w:iCs/>
            <w:sz w:val="27"/>
            <w:szCs w:val="27"/>
            <w:vertAlign w:val="superscript"/>
          </w:rPr>
          <w:delText>n</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которая дей-</w:delText>
        </w:r>
      </w:del>
    </w:p>
    <w:p w:rsidR="00A33515" w:rsidDel="002260E7" w:rsidRDefault="00A33515">
      <w:pPr>
        <w:spacing w:line="73" w:lineRule="exact"/>
        <w:rPr>
          <w:del w:id="8135" w:author="Admin" w:date="2019-02-19T02:10:00Z"/>
          <w:sz w:val="20"/>
          <w:szCs w:val="20"/>
        </w:rPr>
      </w:pPr>
    </w:p>
    <w:p w:rsidR="00A33515" w:rsidDel="002260E7" w:rsidRDefault="001A4D22">
      <w:pPr>
        <w:spacing w:line="211" w:lineRule="auto"/>
        <w:jc w:val="both"/>
        <w:rPr>
          <w:del w:id="8136" w:author="Admin" w:date="2019-02-19T02:10:00Z"/>
          <w:sz w:val="20"/>
          <w:szCs w:val="20"/>
        </w:rPr>
      </w:pPr>
      <w:del w:id="8137" w:author="Admin" w:date="2019-02-19T02:10:00Z">
        <w:r w:rsidDel="002260E7">
          <w:rPr>
            <w:rFonts w:ascii="Arial" w:eastAsia="Arial" w:hAnsi="Arial" w:cs="Arial"/>
            <w:sz w:val="20"/>
            <w:szCs w:val="20"/>
          </w:rPr>
          <w:delText xml:space="preserve">ствует следующим образом: буквам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сопоставляются изометрии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бук-вам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perscript"/>
          </w:rPr>
          <w:delText>1</w:delText>
        </w:r>
        <w:r w:rsidDel="002260E7">
          <w:rPr>
            <w:rFonts w:ascii="Arial" w:eastAsia="Arial" w:hAnsi="Arial" w:cs="Arial"/>
            <w:sz w:val="20"/>
            <w:szCs w:val="20"/>
          </w:rPr>
          <w:delText xml:space="preserve"> сопоставляются изометрии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per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пустому слову </w:delText>
        </w:r>
        <w:r w:rsidDel="002260E7">
          <w:rPr>
            <w:rFonts w:eastAsia="Times New Roman"/>
            <w:i/>
            <w:iCs/>
            <w:sz w:val="20"/>
            <w:szCs w:val="20"/>
          </w:rPr>
          <w:delText>"</w:delText>
        </w:r>
        <w:r w:rsidDel="002260E7">
          <w:rPr>
            <w:rFonts w:ascii="Arial" w:eastAsia="Arial" w:hAnsi="Arial" w:cs="Arial"/>
            <w:sz w:val="20"/>
            <w:szCs w:val="20"/>
          </w:rPr>
          <w:delText xml:space="preserve"> сопоставляется тождественное отображение id, а образ длинного слова вычисляется по рекуррентному правилу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X</w:delText>
        </w:r>
        <w:r w:rsidDel="002260E7">
          <w:rPr>
            <w:rFonts w:eastAsia="Times New Roman"/>
            <w:sz w:val="20"/>
            <w:szCs w:val="20"/>
          </w:rPr>
          <w:delText>(</w:delText>
        </w:r>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2</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X</w:delText>
        </w:r>
        <w:r w:rsidDel="002260E7">
          <w:rPr>
            <w:rFonts w:eastAsia="Times New Roman"/>
            <w:sz w:val="20"/>
            <w:szCs w:val="20"/>
          </w:rPr>
          <w:delText>(</w:delText>
        </w:r>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X</w:delText>
        </w:r>
        <w:r w:rsidDel="002260E7">
          <w:rPr>
            <w:rFonts w:eastAsia="Times New Roman"/>
            <w:sz w:val="20"/>
            <w:szCs w:val="20"/>
          </w:rPr>
          <w:delText>(</w:delText>
        </w:r>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1A4D22">
      <w:pPr>
        <w:spacing w:line="20" w:lineRule="exact"/>
        <w:rPr>
          <w:del w:id="8138" w:author="Admin" w:date="2019-02-19T02:10:00Z"/>
          <w:sz w:val="20"/>
          <w:szCs w:val="20"/>
        </w:rPr>
      </w:pPr>
      <w:del w:id="8139" w:author="Admin" w:date="2019-02-19T02:10:00Z">
        <w:r w:rsidDel="002260E7">
          <w:rPr>
            <w:noProof/>
            <w:sz w:val="20"/>
            <w:szCs w:val="20"/>
          </w:rPr>
          <mc:AlternateContent>
            <mc:Choice Requires="wps">
              <w:drawing>
                <wp:anchor distT="0" distB="0" distL="114300" distR="114300" simplePos="0" relativeHeight="251879424" behindDoc="1" locked="0" layoutInCell="0" allowOverlap="1" wp14:anchorId="4CE52050" wp14:editId="0D157794">
                  <wp:simplePos x="0" y="0"/>
                  <wp:positionH relativeFrom="column">
                    <wp:posOffset>241935</wp:posOffset>
                  </wp:positionH>
                  <wp:positionV relativeFrom="paragraph">
                    <wp:posOffset>672465</wp:posOffset>
                  </wp:positionV>
                  <wp:extent cx="3821430" cy="0"/>
                  <wp:effectExtent l="0" t="0" r="0" b="0"/>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214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17" o:spid="_x0000_s1026" style="position:absolute;z-index:-251437056;visibility:visible;mso-wrap-style:square;mso-wrap-distance-left:9pt;mso-wrap-distance-top:0;mso-wrap-distance-right:9pt;mso-wrap-distance-bottom:0;mso-position-horizontal:absolute;mso-position-horizontal-relative:text;mso-position-vertical:absolute;mso-position-vertical-relative:text" from="19.05pt,52.95pt" to="319.9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80448" behindDoc="1" locked="0" layoutInCell="0" allowOverlap="1" wp14:anchorId="0E4A2C44" wp14:editId="4E90D7F0">
                  <wp:simplePos x="0" y="0"/>
                  <wp:positionH relativeFrom="column">
                    <wp:posOffset>244475</wp:posOffset>
                  </wp:positionH>
                  <wp:positionV relativeFrom="paragraph">
                    <wp:posOffset>669925</wp:posOffset>
                  </wp:positionV>
                  <wp:extent cx="0" cy="3137535"/>
                  <wp:effectExtent l="0" t="0" r="0" b="0"/>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3753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18" o:spid="_x0000_s1026" style="position:absolute;z-index:-251436032;visibility:visible;mso-wrap-style:square;mso-wrap-distance-left:9pt;mso-wrap-distance-top:0;mso-wrap-distance-right:9pt;mso-wrap-distance-bottom:0;mso-position-horizontal:absolute;mso-position-horizontal-relative:text;mso-position-vertical:absolute;mso-position-vertical-relative:text" from="19.25pt,52.75pt" to="19.25pt,2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81472" behindDoc="1" locked="0" layoutInCell="0" allowOverlap="1" wp14:anchorId="41270705" wp14:editId="11451633">
                  <wp:simplePos x="0" y="0"/>
                  <wp:positionH relativeFrom="column">
                    <wp:posOffset>4060825</wp:posOffset>
                  </wp:positionH>
                  <wp:positionV relativeFrom="paragraph">
                    <wp:posOffset>669925</wp:posOffset>
                  </wp:positionV>
                  <wp:extent cx="0" cy="3137535"/>
                  <wp:effectExtent l="0" t="0" r="0" b="0"/>
                  <wp:wrapNone/>
                  <wp:docPr id="519" name="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3753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19" o:spid="_x0000_s1026" style="position:absolute;z-index:-251435008;visibility:visible;mso-wrap-style:square;mso-wrap-distance-left:9pt;mso-wrap-distance-top:0;mso-wrap-distance-right:9pt;mso-wrap-distance-bottom:0;mso-position-horizontal:absolute;mso-position-horizontal-relative:text;mso-position-vertical:absolute;mso-position-vertical-relative:text" from="319.75pt,52.75pt" to="319.75pt,2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" o:allowincell="f" filled="t" strokeweight=".14039mm">
                  <v:stroke joinstyle="miter"/>
                  <o:lock v:ext="edit" shapetype="f"/>
                </v:line>
              </w:pict>
            </mc:Fallback>
          </mc:AlternateContent>
        </w:r>
      </w:del>
    </w:p>
    <w:p w:rsidR="00A33515" w:rsidDel="002260E7" w:rsidRDefault="00A33515">
      <w:pPr>
        <w:spacing w:line="200" w:lineRule="exact"/>
        <w:rPr>
          <w:del w:id="8140" w:author="Admin" w:date="2019-02-19T02:10:00Z"/>
          <w:sz w:val="20"/>
          <w:szCs w:val="20"/>
        </w:rPr>
      </w:pPr>
    </w:p>
    <w:p w:rsidR="00A33515" w:rsidDel="002260E7" w:rsidRDefault="00A33515">
      <w:pPr>
        <w:spacing w:line="200" w:lineRule="exact"/>
        <w:rPr>
          <w:del w:id="8141" w:author="Admin" w:date="2019-02-19T02:10:00Z"/>
          <w:sz w:val="20"/>
          <w:szCs w:val="20"/>
        </w:rPr>
      </w:pPr>
    </w:p>
    <w:p w:rsidR="00A33515" w:rsidDel="002260E7" w:rsidRDefault="00A33515">
      <w:pPr>
        <w:spacing w:line="200" w:lineRule="exact"/>
        <w:rPr>
          <w:del w:id="8142" w:author="Admin" w:date="2019-02-19T02:10:00Z"/>
          <w:sz w:val="20"/>
          <w:szCs w:val="20"/>
        </w:rPr>
      </w:pPr>
    </w:p>
    <w:p w:rsidR="00A33515" w:rsidDel="002260E7" w:rsidRDefault="00A33515">
      <w:pPr>
        <w:spacing w:line="200" w:lineRule="exact"/>
        <w:rPr>
          <w:del w:id="8143" w:author="Admin" w:date="2019-02-19T02:10:00Z"/>
          <w:sz w:val="20"/>
          <w:szCs w:val="20"/>
        </w:rPr>
      </w:pPr>
    </w:p>
    <w:p w:rsidR="00A33515" w:rsidDel="002260E7" w:rsidRDefault="00A33515">
      <w:pPr>
        <w:spacing w:line="303" w:lineRule="exact"/>
        <w:rPr>
          <w:del w:id="8144" w:author="Admin" w:date="2019-02-19T02:10:00Z"/>
          <w:sz w:val="20"/>
          <w:szCs w:val="20"/>
        </w:rPr>
      </w:pPr>
    </w:p>
    <w:p w:rsidR="00A33515" w:rsidDel="002260E7" w:rsidRDefault="001A4D22">
      <w:pPr>
        <w:spacing w:line="268" w:lineRule="auto"/>
        <w:ind w:left="500" w:right="500"/>
        <w:jc w:val="both"/>
        <w:rPr>
          <w:del w:id="8145" w:author="Admin" w:date="2019-02-19T02:10:00Z"/>
          <w:sz w:val="20"/>
          <w:szCs w:val="20"/>
        </w:rPr>
      </w:pPr>
      <w:del w:id="8146" w:author="Admin" w:date="2019-02-19T02:10:00Z">
        <w:r w:rsidDel="002260E7">
          <w:rPr>
            <w:rFonts w:ascii="Arial" w:eastAsia="Arial" w:hAnsi="Arial" w:cs="Arial"/>
            <w:sz w:val="19"/>
            <w:szCs w:val="19"/>
          </w:rPr>
          <w:delText xml:space="preserve">На геометрическом уровне некоторые получающиеся слова будут совпадать. Например, если </w:delText>
        </w:r>
        <w:r w:rsidDel="002260E7">
          <w:rPr>
            <w:rFonts w:ascii="Arial" w:eastAsia="Arial" w:hAnsi="Arial" w:cs="Arial"/>
            <w:i/>
            <w:iCs/>
            <w:sz w:val="19"/>
            <w:szCs w:val="19"/>
          </w:rPr>
          <w:delText>x</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y</w:delText>
        </w:r>
        <w:r w:rsidDel="002260E7">
          <w:rPr>
            <w:rFonts w:ascii="Arial" w:eastAsia="Arial" w:hAnsi="Arial" w:cs="Arial"/>
            <w:sz w:val="19"/>
            <w:szCs w:val="19"/>
          </w:rPr>
          <w:delText xml:space="preserve"> — это переносы на век-торы </w:delText>
        </w:r>
        <w:r w:rsidDel="002260E7">
          <w:rPr>
            <w:rFonts w:eastAsia="Times New Roman"/>
            <w:sz w:val="19"/>
            <w:szCs w:val="19"/>
          </w:rPr>
          <w:delText>(</w:delText>
        </w:r>
        <w:r w:rsidDel="002260E7">
          <w:rPr>
            <w:rFonts w:ascii="Arial" w:eastAsia="Arial" w:hAnsi="Arial" w:cs="Arial"/>
            <w:sz w:val="19"/>
            <w:szCs w:val="19"/>
          </w:rPr>
          <w:delText>1</w:delText>
        </w:r>
        <w:r w:rsidDel="002260E7">
          <w:rPr>
            <w:rFonts w:eastAsia="Times New Roman"/>
            <w:i/>
            <w:iCs/>
            <w:sz w:val="19"/>
            <w:szCs w:val="19"/>
          </w:rPr>
          <w:delText>;</w:delText>
        </w:r>
        <w:r w:rsidDel="002260E7">
          <w:rPr>
            <w:rFonts w:ascii="Arial" w:eastAsia="Arial" w:hAnsi="Arial" w:cs="Arial"/>
            <w:sz w:val="19"/>
            <w:szCs w:val="19"/>
          </w:rPr>
          <w:delText xml:space="preserve"> 0</w:delText>
        </w:r>
        <w:r w:rsidDel="002260E7">
          <w:rPr>
            <w:rFonts w:eastAsia="Times New Roman"/>
            <w:sz w:val="19"/>
            <w:szCs w:val="19"/>
          </w:rPr>
          <w:delText>)</w:delText>
        </w:r>
        <w:r w:rsidDel="002260E7">
          <w:rPr>
            <w:rFonts w:ascii="Arial" w:eastAsia="Arial" w:hAnsi="Arial" w:cs="Arial"/>
            <w:sz w:val="19"/>
            <w:szCs w:val="19"/>
          </w:rPr>
          <w:delText xml:space="preserve"> и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 xml:space="preserve"> 1</w:delText>
        </w:r>
        <w:r w:rsidDel="002260E7">
          <w:rPr>
            <w:rFonts w:eastAsia="Times New Roman"/>
            <w:sz w:val="19"/>
            <w:szCs w:val="19"/>
          </w:rPr>
          <w:delText>)</w:delText>
        </w:r>
        <w:r w:rsidDel="002260E7">
          <w:rPr>
            <w:rFonts w:ascii="Arial" w:eastAsia="Arial" w:hAnsi="Arial" w:cs="Arial"/>
            <w:sz w:val="19"/>
            <w:szCs w:val="19"/>
          </w:rPr>
          <w:delText xml:space="preserve"> в </w:delText>
        </w:r>
        <w:r w:rsidDel="002260E7">
          <w:rPr>
            <w:rFonts w:ascii="Arial" w:eastAsia="Arial" w:hAnsi="Arial" w:cs="Arial"/>
            <w:b/>
            <w:bCs/>
            <w:sz w:val="19"/>
            <w:szCs w:val="19"/>
          </w:rPr>
          <w:delText>R</w:delText>
        </w:r>
        <w:r w:rsidDel="002260E7">
          <w:rPr>
            <w:rFonts w:ascii="Arial" w:eastAsia="Arial" w:hAnsi="Arial" w:cs="Arial"/>
            <w:sz w:val="26"/>
            <w:szCs w:val="26"/>
            <w:vertAlign w:val="superscript"/>
          </w:rPr>
          <w:delText>2</w:delText>
        </w:r>
        <w:r w:rsidDel="002260E7">
          <w:rPr>
            <w:rFonts w:ascii="Arial" w:eastAsia="Arial" w:hAnsi="Arial" w:cs="Arial"/>
            <w:sz w:val="19"/>
            <w:szCs w:val="19"/>
          </w:rPr>
          <w:delText xml:space="preserve">, то изометрии </w:delText>
        </w:r>
        <w:r w:rsidDel="002260E7">
          <w:rPr>
            <w:rFonts w:ascii="Arial" w:eastAsia="Arial" w:hAnsi="Arial" w:cs="Arial"/>
            <w:i/>
            <w:iCs/>
            <w:sz w:val="19"/>
            <w:szCs w:val="19"/>
          </w:rPr>
          <w:delText>xy</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yx</w:delText>
        </w:r>
        <w:r w:rsidDel="002260E7">
          <w:rPr>
            <w:rFonts w:ascii="Arial" w:eastAsia="Arial" w:hAnsi="Arial" w:cs="Arial"/>
            <w:sz w:val="19"/>
            <w:szCs w:val="19"/>
          </w:rPr>
          <w:delText xml:space="preserve"> равны. Кроме то-го, если </w:delText>
        </w:r>
        <w:r w:rsidDel="002260E7">
          <w:rPr>
            <w:rFonts w:ascii="Arial" w:eastAsia="Arial" w:hAnsi="Arial" w:cs="Arial"/>
            <w:i/>
            <w:iCs/>
            <w:sz w:val="19"/>
            <w:szCs w:val="19"/>
          </w:rPr>
          <w:delText>z</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w</w:delText>
        </w:r>
        <w:r w:rsidDel="002260E7">
          <w:rPr>
            <w:rFonts w:ascii="Arial" w:eastAsia="Arial" w:hAnsi="Arial" w:cs="Arial"/>
            <w:sz w:val="19"/>
            <w:szCs w:val="19"/>
          </w:rPr>
          <w:delText xml:space="preserve"> — это отражение относительно начала координат</w:delText>
        </w:r>
      </w:del>
    </w:p>
    <w:p w:rsidR="00A33515" w:rsidDel="002260E7" w:rsidRDefault="00A33515">
      <w:pPr>
        <w:spacing w:line="4" w:lineRule="exact"/>
        <w:rPr>
          <w:del w:id="8147" w:author="Admin" w:date="2019-02-19T02:10:00Z"/>
          <w:sz w:val="20"/>
          <w:szCs w:val="20"/>
        </w:rPr>
      </w:pPr>
    </w:p>
    <w:p w:rsidR="00A33515" w:rsidDel="002260E7" w:rsidRDefault="001A4D22">
      <w:pPr>
        <w:numPr>
          <w:ilvl w:val="0"/>
          <w:numId w:val="681"/>
        </w:numPr>
        <w:tabs>
          <w:tab w:val="left" w:pos="694"/>
        </w:tabs>
        <w:spacing w:line="254" w:lineRule="auto"/>
        <w:ind w:left="500" w:right="500" w:firstLine="9"/>
        <w:jc w:val="both"/>
        <w:rPr>
          <w:del w:id="8148" w:author="Admin" w:date="2019-02-19T02:10:00Z"/>
          <w:rFonts w:ascii="Arial" w:eastAsia="Arial" w:hAnsi="Arial" w:cs="Arial"/>
          <w:sz w:val="20"/>
          <w:szCs w:val="20"/>
        </w:rPr>
        <w:pPrChange w:id="8149" w:author="Admin" w:date="2019-02-19T00:19:00Z">
          <w:pPr>
            <w:numPr>
              <w:numId w:val="684"/>
            </w:numPr>
            <w:tabs>
              <w:tab w:val="left" w:pos="694"/>
            </w:tabs>
            <w:spacing w:line="254" w:lineRule="auto"/>
            <w:ind w:left="500" w:right="500" w:firstLine="9"/>
            <w:jc w:val="both"/>
          </w:pPr>
        </w:pPrChange>
      </w:pPr>
      <w:del w:id="8150" w:author="Admin" w:date="2019-02-19T02:10:00Z">
        <w:r w:rsidDel="002260E7">
          <w:rPr>
            <w:rFonts w:ascii="Arial" w:eastAsia="Arial" w:hAnsi="Arial" w:cs="Arial"/>
            <w:sz w:val="20"/>
            <w:szCs w:val="20"/>
          </w:rPr>
          <w:delText>поворот против часовой стрелки на π</w:delText>
        </w:r>
        <w:r w:rsidDel="002260E7">
          <w:rPr>
            <w:rFonts w:eastAsia="Times New Roman"/>
            <w:i/>
            <w:iCs/>
            <w:sz w:val="20"/>
            <w:szCs w:val="20"/>
          </w:rPr>
          <w:delText>=</w:delText>
        </w:r>
        <w:r w:rsidDel="002260E7">
          <w:rPr>
            <w:rFonts w:ascii="Arial" w:eastAsia="Arial" w:hAnsi="Arial" w:cs="Arial"/>
            <w:sz w:val="20"/>
            <w:szCs w:val="20"/>
          </w:rPr>
          <w:delText xml:space="preserve">2 относительно ну-ля, то </w:delText>
        </w:r>
        <w:r w:rsidDel="002260E7">
          <w:rPr>
            <w:rFonts w:ascii="Arial" w:eastAsia="Arial" w:hAnsi="Arial" w:cs="Arial"/>
            <w:i/>
            <w:iCs/>
            <w:sz w:val="20"/>
            <w:szCs w:val="20"/>
          </w:rPr>
          <w:delText>zx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xz</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z</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w</w:delText>
        </w:r>
        <w:r w:rsidDel="002260E7">
          <w:rPr>
            <w:rFonts w:ascii="Arial" w:eastAsia="Arial" w:hAnsi="Arial" w:cs="Arial"/>
            <w:sz w:val="27"/>
            <w:szCs w:val="27"/>
            <w:vertAlign w:val="superscript"/>
          </w:rPr>
          <w:delText>4</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id и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perscript"/>
          </w:rPr>
          <w:delText>1</w:delText>
        </w:r>
        <w:r w:rsidDel="002260E7">
          <w:rPr>
            <w:rFonts w:ascii="Arial" w:eastAsia="Arial" w:hAnsi="Arial" w:cs="Arial"/>
            <w:i/>
            <w:iCs/>
            <w:sz w:val="20"/>
            <w:szCs w:val="20"/>
          </w:rPr>
          <w:delText>wx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id. Таким образом, некоторые слова в получающемся языке должны интерпре-тироваться как совпадающие. Будем говорить, что два слова </w:delText>
        </w:r>
        <w:r w:rsidDel="002260E7">
          <w:rPr>
            <w:rFonts w:ascii="Arial" w:eastAsia="Arial" w:hAnsi="Arial" w:cs="Arial"/>
            <w:i/>
            <w:iCs/>
            <w:sz w:val="20"/>
            <w:szCs w:val="20"/>
          </w:rPr>
          <w:delText>u</w:delText>
        </w:r>
        <w:r w:rsidDel="002260E7">
          <w:rPr>
            <w:rFonts w:eastAsia="Times New Roman"/>
            <w:i/>
            <w:iCs/>
            <w:sz w:val="20"/>
            <w:szCs w:val="20"/>
          </w:rPr>
          <w:delText>;</w:delText>
        </w:r>
        <w:r w:rsidDel="002260E7">
          <w:rPr>
            <w:rFonts w:ascii="Arial" w:eastAsia="Arial" w:hAnsi="Arial" w:cs="Arial"/>
            <w:i/>
            <w:iCs/>
            <w:sz w:val="20"/>
            <w:szCs w:val="20"/>
          </w:rPr>
          <w:delText xml:space="preserve"> v </w:delText>
        </w:r>
        <w:r w:rsidDel="002260E7">
          <w:rPr>
            <w:rFonts w:eastAsia="Times New Roman"/>
            <w:i/>
            <w:iCs/>
            <w:sz w:val="20"/>
            <w:szCs w:val="20"/>
          </w:rPr>
          <w:delText>2</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Ҩ являются</w:delText>
        </w:r>
        <w:r w:rsidDel="002260E7">
          <w:rPr>
            <w:rFonts w:ascii="Arial" w:eastAsia="Arial" w:hAnsi="Arial" w:cs="Arial"/>
            <w:i/>
            <w:iCs/>
            <w:sz w:val="20"/>
            <w:szCs w:val="20"/>
          </w:rPr>
          <w:delText xml:space="preserve"> X</w:delText>
        </w:r>
        <w:r w:rsidDel="002260E7">
          <w:rPr>
            <w:rFonts w:ascii="Arial" w:eastAsia="Arial" w:hAnsi="Arial" w:cs="Arial"/>
            <w:sz w:val="20"/>
            <w:szCs w:val="20"/>
          </w:rPr>
          <w:delText>–эквивалентными,</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если</w:delText>
        </w:r>
        <w:r w:rsidDel="002260E7">
          <w:rPr>
            <w:rFonts w:ascii="Arial" w:eastAsia="Arial" w:hAnsi="Arial" w:cs="Arial"/>
            <w:i/>
            <w:iCs/>
            <w:sz w:val="20"/>
            <w:szCs w:val="20"/>
          </w:rPr>
          <w:delText xml:space="preserve"> f</w:delText>
        </w:r>
        <w:r w:rsidDel="002260E7">
          <w:rPr>
            <w:rFonts w:ascii="Arial" w:eastAsia="Arial" w:hAnsi="Arial" w:cs="Arial"/>
            <w:i/>
            <w:iCs/>
            <w:sz w:val="27"/>
            <w:szCs w:val="27"/>
            <w:vertAlign w:val="subscript"/>
          </w:rPr>
          <w:delText>X</w:delText>
        </w:r>
        <w:r w:rsidDel="002260E7">
          <w:rPr>
            <w:rFonts w:eastAsia="Times New Roman"/>
            <w:sz w:val="20"/>
            <w:szCs w:val="20"/>
          </w:rPr>
          <w:delText>(</w:delText>
        </w:r>
        <w:r w:rsidDel="002260E7">
          <w:rPr>
            <w:rFonts w:ascii="Arial" w:eastAsia="Arial" w:hAnsi="Arial" w:cs="Arial"/>
            <w:i/>
            <w:iCs/>
            <w:sz w:val="20"/>
            <w:szCs w:val="20"/>
          </w:rPr>
          <w:delText>u</w:delText>
        </w:r>
        <w:r w:rsidDel="002260E7">
          <w:rPr>
            <w:rFonts w:eastAsia="Times New Roman"/>
            <w:sz w:val="20"/>
            <w:szCs w:val="20"/>
          </w:rPr>
          <w:delText>) =</w:delText>
        </w:r>
        <w:r w:rsidDel="002260E7">
          <w:rPr>
            <w:rFonts w:ascii="Arial" w:eastAsia="Arial" w:hAnsi="Arial" w:cs="Arial"/>
            <w:i/>
            <w:iCs/>
            <w:sz w:val="20"/>
            <w:szCs w:val="20"/>
          </w:rPr>
          <w:delText xml:space="preserve"> f</w:delText>
        </w:r>
        <w:r w:rsidDel="002260E7">
          <w:rPr>
            <w:rFonts w:ascii="Arial" w:eastAsia="Arial" w:hAnsi="Arial" w:cs="Arial"/>
            <w:i/>
            <w:iCs/>
            <w:sz w:val="27"/>
            <w:szCs w:val="27"/>
            <w:vertAlign w:val="subscript"/>
          </w:rPr>
          <w:delText>X</w:delText>
        </w:r>
        <w:r w:rsidDel="002260E7">
          <w:rPr>
            <w:rFonts w:eastAsia="Times New Roman"/>
            <w:sz w:val="20"/>
            <w:szCs w:val="20"/>
          </w:rPr>
          <w:delText>(</w:delText>
        </w:r>
        <w:r w:rsidDel="002260E7">
          <w:rPr>
            <w:rFonts w:ascii="Arial" w:eastAsia="Arial" w:hAnsi="Arial" w:cs="Arial"/>
            <w:i/>
            <w:iCs/>
            <w:sz w:val="20"/>
            <w:szCs w:val="20"/>
          </w:rPr>
          <w:delText>v</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Че-рез </w:delText>
        </w:r>
        <w:r w:rsidDel="002260E7">
          <w:rPr>
            <w:rFonts w:ascii="Arial" w:eastAsia="Arial" w:hAnsi="Arial" w:cs="Arial"/>
            <w:i/>
            <w:iCs/>
            <w:sz w:val="20"/>
            <w:szCs w:val="20"/>
          </w:rPr>
          <w:delText>W</w:delText>
        </w:r>
        <w:r w:rsidDel="002260E7">
          <w:rPr>
            <w:rFonts w:ascii="Arial" w:eastAsia="Arial" w:hAnsi="Arial" w:cs="Arial"/>
            <w:i/>
            <w:iCs/>
            <w:sz w:val="27"/>
            <w:szCs w:val="27"/>
            <w:vertAlign w:val="subscript"/>
          </w:rPr>
          <w:delText>X</w:delText>
        </w:r>
        <w:r w:rsidDel="002260E7">
          <w:rPr>
            <w:rFonts w:ascii="Arial" w:eastAsia="Arial" w:hAnsi="Arial" w:cs="Arial"/>
            <w:sz w:val="20"/>
            <w:szCs w:val="20"/>
          </w:rPr>
          <w:delText xml:space="preserve"> обозначается фактормножество множества Ҩ по по-лучающемуся отношению эквивалентности (такое множество однозначно задаётся каким–нибудь полным набором из по-парно неэквивалентных слов, то есть таким набором, что лю-бое слово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Ҩ эквивалентно слову из него, но никакие два разных слова из в наборе друг другу не эквивалентны).</w:delText>
        </w:r>
      </w:del>
    </w:p>
    <w:p w:rsidR="00A33515" w:rsidDel="002260E7" w:rsidRDefault="00A33515">
      <w:pPr>
        <w:spacing w:line="170" w:lineRule="exact"/>
        <w:rPr>
          <w:del w:id="8151" w:author="Admin" w:date="2019-02-19T02:10:00Z"/>
          <w:rFonts w:ascii="Arial" w:eastAsia="Arial" w:hAnsi="Arial" w:cs="Arial"/>
          <w:sz w:val="20"/>
          <w:szCs w:val="20"/>
        </w:rPr>
      </w:pPr>
    </w:p>
    <w:p w:rsidR="00A33515" w:rsidDel="002260E7" w:rsidRDefault="001A4D22">
      <w:pPr>
        <w:numPr>
          <w:ilvl w:val="1"/>
          <w:numId w:val="681"/>
        </w:numPr>
        <w:tabs>
          <w:tab w:val="left" w:pos="1000"/>
        </w:tabs>
        <w:spacing w:line="303" w:lineRule="auto"/>
        <w:ind w:left="1000" w:right="500" w:hanging="265"/>
        <w:rPr>
          <w:del w:id="8152" w:author="Admin" w:date="2019-02-19T02:10:00Z"/>
          <w:rFonts w:ascii="Arial" w:eastAsia="Arial" w:hAnsi="Arial" w:cs="Arial"/>
          <w:b/>
          <w:bCs/>
          <w:sz w:val="20"/>
          <w:szCs w:val="20"/>
        </w:rPr>
        <w:pPrChange w:id="8153" w:author="Admin" w:date="2019-02-19T00:19:00Z">
          <w:pPr>
            <w:numPr>
              <w:ilvl w:val="1"/>
              <w:numId w:val="684"/>
            </w:numPr>
            <w:tabs>
              <w:tab w:val="left" w:pos="1000"/>
            </w:tabs>
            <w:spacing w:line="303" w:lineRule="auto"/>
            <w:ind w:left="1000" w:right="500" w:hanging="265"/>
          </w:pPr>
        </w:pPrChange>
      </w:pPr>
      <w:del w:id="8154" w:author="Admin" w:date="2019-02-19T02:10:00Z">
        <w:r w:rsidDel="002260E7">
          <w:rPr>
            <w:rFonts w:ascii="Arial" w:eastAsia="Arial" w:hAnsi="Arial" w:cs="Arial"/>
            <w:sz w:val="20"/>
            <w:szCs w:val="20"/>
          </w:rPr>
          <w:delText xml:space="preserve">Докажите, что </w:delText>
        </w:r>
        <w:r w:rsidDel="002260E7">
          <w:rPr>
            <w:rFonts w:ascii="Arial" w:eastAsia="Arial" w:hAnsi="Arial" w:cs="Arial"/>
            <w:i/>
            <w:iCs/>
            <w:sz w:val="20"/>
            <w:szCs w:val="20"/>
          </w:rPr>
          <w:delText>X</w:delText>
        </w:r>
        <w:r w:rsidDel="002260E7">
          <w:rPr>
            <w:rFonts w:ascii="Arial" w:eastAsia="Arial" w:hAnsi="Arial" w:cs="Arial"/>
            <w:sz w:val="20"/>
            <w:szCs w:val="20"/>
          </w:rPr>
          <w:delText>–эквивалентность является отношени-ем эквивалентности на Ҩ .</w:delText>
        </w:r>
      </w:del>
    </w:p>
    <w:p w:rsidR="00A33515" w:rsidDel="002260E7" w:rsidRDefault="001A4D22">
      <w:pPr>
        <w:spacing w:line="20" w:lineRule="exact"/>
        <w:rPr>
          <w:del w:id="8155" w:author="Admin" w:date="2019-02-19T02:10:00Z"/>
          <w:sz w:val="20"/>
          <w:szCs w:val="20"/>
        </w:rPr>
      </w:pPr>
      <w:del w:id="8156" w:author="Admin" w:date="2019-02-19T02:10:00Z">
        <w:r w:rsidDel="002260E7">
          <w:rPr>
            <w:noProof/>
            <w:sz w:val="20"/>
            <w:szCs w:val="20"/>
          </w:rPr>
          <mc:AlternateContent>
            <mc:Choice Requires="wps">
              <w:drawing>
                <wp:anchor distT="0" distB="0" distL="114300" distR="114300" simplePos="0" relativeHeight="251882496" behindDoc="1" locked="0" layoutInCell="0" allowOverlap="1" wp14:anchorId="49F0E6DE" wp14:editId="39D5A67E">
                  <wp:simplePos x="0" y="0"/>
                  <wp:positionH relativeFrom="column">
                    <wp:posOffset>241935</wp:posOffset>
                  </wp:positionH>
                  <wp:positionV relativeFrom="paragraph">
                    <wp:posOffset>71755</wp:posOffset>
                  </wp:positionV>
                  <wp:extent cx="3821430" cy="0"/>
                  <wp:effectExtent l="0" t="0" r="0" b="0"/>
                  <wp:wrapNone/>
                  <wp:docPr id="520" name="Shap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214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0" o:spid="_x0000_s1026" style="position:absolute;z-index:-251433984;visibility:visible;mso-wrap-style:square;mso-wrap-distance-left:9pt;mso-wrap-distance-top:0;mso-wrap-distance-right:9pt;mso-wrap-distance-bottom:0;mso-position-horizontal:absolute;mso-position-horizontal-relative:text;mso-position-vertical:absolute;mso-position-vertical-relative:text" from="19.05pt,5.65pt" to="319.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" o:allowincell="f" filled="t" strokeweight=".14039mm">
                  <v:stroke joinstyle="miter"/>
                  <o:lock v:ext="edit" shapetype="f"/>
                </v:line>
              </w:pict>
            </mc:Fallback>
          </mc:AlternateContent>
        </w:r>
      </w:del>
    </w:p>
    <w:p w:rsidR="00A33515" w:rsidDel="002260E7" w:rsidRDefault="00A33515">
      <w:pPr>
        <w:rPr>
          <w:del w:id="8157"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8158" w:author="Admin" w:date="2019-02-19T02:10:00Z"/>
          <w:sz w:val="20"/>
          <w:szCs w:val="20"/>
        </w:rPr>
      </w:pPr>
    </w:p>
    <w:p w:rsidR="00A33515" w:rsidDel="002260E7" w:rsidRDefault="00A33515">
      <w:pPr>
        <w:spacing w:line="200" w:lineRule="exact"/>
        <w:rPr>
          <w:del w:id="8159" w:author="Admin" w:date="2019-02-19T02:10:00Z"/>
          <w:sz w:val="20"/>
          <w:szCs w:val="20"/>
        </w:rPr>
      </w:pPr>
    </w:p>
    <w:p w:rsidR="00A33515" w:rsidDel="002260E7" w:rsidRDefault="00A33515">
      <w:pPr>
        <w:spacing w:line="200" w:lineRule="exact"/>
        <w:rPr>
          <w:del w:id="8160" w:author="Admin" w:date="2019-02-19T02:10:00Z"/>
          <w:sz w:val="20"/>
          <w:szCs w:val="20"/>
        </w:rPr>
      </w:pPr>
    </w:p>
    <w:p w:rsidR="00A33515" w:rsidDel="002260E7" w:rsidRDefault="00A33515">
      <w:pPr>
        <w:spacing w:line="200" w:lineRule="exact"/>
        <w:rPr>
          <w:del w:id="8161" w:author="Admin" w:date="2019-02-19T02:10:00Z"/>
          <w:sz w:val="20"/>
          <w:szCs w:val="20"/>
        </w:rPr>
      </w:pPr>
    </w:p>
    <w:p w:rsidR="00A33515" w:rsidDel="002260E7" w:rsidRDefault="00A33515">
      <w:pPr>
        <w:spacing w:line="200" w:lineRule="exact"/>
        <w:rPr>
          <w:del w:id="8162" w:author="Admin" w:date="2019-02-19T02:10:00Z"/>
          <w:sz w:val="20"/>
          <w:szCs w:val="20"/>
        </w:rPr>
      </w:pPr>
    </w:p>
    <w:p w:rsidR="00A33515" w:rsidDel="002260E7" w:rsidRDefault="00A33515">
      <w:pPr>
        <w:spacing w:line="200" w:lineRule="exact"/>
        <w:rPr>
          <w:del w:id="8163" w:author="Admin" w:date="2019-02-19T02:10:00Z"/>
          <w:sz w:val="20"/>
          <w:szCs w:val="20"/>
        </w:rPr>
      </w:pPr>
    </w:p>
    <w:p w:rsidR="00A33515" w:rsidDel="002260E7" w:rsidRDefault="00A33515">
      <w:pPr>
        <w:spacing w:line="200" w:lineRule="exact"/>
        <w:rPr>
          <w:del w:id="8164" w:author="Admin" w:date="2019-02-19T02:10:00Z"/>
          <w:sz w:val="20"/>
          <w:szCs w:val="20"/>
        </w:rPr>
      </w:pPr>
    </w:p>
    <w:p w:rsidR="00A33515" w:rsidDel="002260E7" w:rsidRDefault="00A33515">
      <w:pPr>
        <w:spacing w:line="200" w:lineRule="exact"/>
        <w:rPr>
          <w:del w:id="8165" w:author="Admin" w:date="2019-02-19T02:10:00Z"/>
          <w:sz w:val="20"/>
          <w:szCs w:val="20"/>
        </w:rPr>
      </w:pPr>
    </w:p>
    <w:p w:rsidR="00A33515" w:rsidDel="002260E7" w:rsidRDefault="00A33515">
      <w:pPr>
        <w:spacing w:line="200" w:lineRule="exact"/>
        <w:rPr>
          <w:del w:id="8166" w:author="Admin" w:date="2019-02-19T02:10:00Z"/>
          <w:sz w:val="20"/>
          <w:szCs w:val="20"/>
        </w:rPr>
      </w:pPr>
    </w:p>
    <w:p w:rsidR="00A33515" w:rsidDel="002260E7" w:rsidRDefault="00A33515">
      <w:pPr>
        <w:spacing w:line="200" w:lineRule="exact"/>
        <w:rPr>
          <w:del w:id="8167" w:author="Admin" w:date="2019-02-19T02:10:00Z"/>
          <w:sz w:val="20"/>
          <w:szCs w:val="20"/>
        </w:rPr>
      </w:pPr>
    </w:p>
    <w:p w:rsidR="00A33515" w:rsidDel="002260E7" w:rsidRDefault="00A33515">
      <w:pPr>
        <w:spacing w:line="200" w:lineRule="exact"/>
        <w:rPr>
          <w:del w:id="8168" w:author="Admin" w:date="2019-02-19T02:10:00Z"/>
          <w:sz w:val="20"/>
          <w:szCs w:val="20"/>
        </w:rPr>
      </w:pPr>
    </w:p>
    <w:p w:rsidR="00A33515" w:rsidDel="002260E7" w:rsidRDefault="00A33515">
      <w:pPr>
        <w:spacing w:line="200" w:lineRule="exact"/>
        <w:rPr>
          <w:del w:id="8169" w:author="Admin" w:date="2019-02-19T02:10:00Z"/>
          <w:sz w:val="20"/>
          <w:szCs w:val="20"/>
        </w:rPr>
      </w:pPr>
    </w:p>
    <w:p w:rsidR="00A33515" w:rsidDel="002260E7" w:rsidRDefault="00A33515">
      <w:pPr>
        <w:spacing w:line="200" w:lineRule="exact"/>
        <w:rPr>
          <w:del w:id="8170" w:author="Admin" w:date="2019-02-19T02:10:00Z"/>
          <w:sz w:val="20"/>
          <w:szCs w:val="20"/>
        </w:rPr>
      </w:pPr>
    </w:p>
    <w:p w:rsidR="00A33515" w:rsidDel="002260E7" w:rsidRDefault="00A33515">
      <w:pPr>
        <w:spacing w:line="200" w:lineRule="exact"/>
        <w:rPr>
          <w:del w:id="8171" w:author="Admin" w:date="2019-02-19T02:10:00Z"/>
          <w:sz w:val="20"/>
          <w:szCs w:val="20"/>
        </w:rPr>
      </w:pPr>
    </w:p>
    <w:p w:rsidR="00A33515" w:rsidDel="002260E7" w:rsidRDefault="00A33515">
      <w:pPr>
        <w:spacing w:line="200" w:lineRule="exact"/>
        <w:rPr>
          <w:del w:id="8172" w:author="Admin" w:date="2019-02-19T02:10:00Z"/>
          <w:sz w:val="20"/>
          <w:szCs w:val="20"/>
        </w:rPr>
      </w:pPr>
    </w:p>
    <w:p w:rsidR="00A33515" w:rsidDel="002260E7" w:rsidRDefault="00A33515">
      <w:pPr>
        <w:spacing w:line="200" w:lineRule="exact"/>
        <w:rPr>
          <w:del w:id="8173" w:author="Admin" w:date="2019-02-19T02:10:00Z"/>
          <w:sz w:val="20"/>
          <w:szCs w:val="20"/>
        </w:rPr>
      </w:pPr>
    </w:p>
    <w:p w:rsidR="00A33515" w:rsidDel="002260E7" w:rsidRDefault="00A33515">
      <w:pPr>
        <w:spacing w:line="347" w:lineRule="exact"/>
        <w:rPr>
          <w:del w:id="8174" w:author="Admin" w:date="2019-02-19T02:10:00Z"/>
          <w:sz w:val="20"/>
          <w:szCs w:val="20"/>
        </w:rPr>
      </w:pPr>
    </w:p>
    <w:p w:rsidR="00A33515" w:rsidDel="002260E7" w:rsidRDefault="001A4D22">
      <w:pPr>
        <w:ind w:right="-19"/>
        <w:jc w:val="center"/>
        <w:rPr>
          <w:del w:id="8175" w:author="Admin" w:date="2019-02-19T02:10:00Z"/>
          <w:sz w:val="20"/>
          <w:szCs w:val="20"/>
        </w:rPr>
      </w:pPr>
      <w:del w:id="817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294</w:delText>
        </w:r>
        <w:r w:rsidDel="002260E7">
          <w:rPr>
            <w:rFonts w:ascii="Arial" w:eastAsia="Arial" w:hAnsi="Arial" w:cs="Arial"/>
            <w:sz w:val="20"/>
            <w:szCs w:val="20"/>
          </w:rPr>
          <w:delText xml:space="preserve"> −</w:delText>
        </w:r>
      </w:del>
    </w:p>
    <w:p w:rsidR="00A33515" w:rsidDel="002260E7" w:rsidRDefault="00A33515">
      <w:pPr>
        <w:rPr>
          <w:del w:id="8177"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8178" w:author="Admin" w:date="2019-02-19T02:10:00Z"/>
          <w:sz w:val="20"/>
          <w:szCs w:val="20"/>
        </w:rPr>
      </w:pPr>
      <w:bookmarkStart w:id="8179" w:name="page305"/>
      <w:bookmarkEnd w:id="8179"/>
      <w:del w:id="8180"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1A4D22">
      <w:pPr>
        <w:spacing w:line="20" w:lineRule="exact"/>
        <w:rPr>
          <w:del w:id="8181" w:author="Admin" w:date="2019-02-19T02:10:00Z"/>
          <w:sz w:val="20"/>
          <w:szCs w:val="20"/>
        </w:rPr>
      </w:pPr>
      <w:del w:id="8182" w:author="Admin" w:date="2019-02-19T02:10:00Z">
        <w:r w:rsidDel="002260E7">
          <w:rPr>
            <w:noProof/>
            <w:sz w:val="20"/>
            <w:szCs w:val="20"/>
          </w:rPr>
          <mc:AlternateContent>
            <mc:Choice Requires="wps">
              <w:drawing>
                <wp:anchor distT="0" distB="0" distL="114300" distR="114300" simplePos="0" relativeHeight="251883520" behindDoc="1" locked="0" layoutInCell="0" allowOverlap="1" wp14:anchorId="78D0A194" wp14:editId="76D3B23C">
                  <wp:simplePos x="0" y="0"/>
                  <wp:positionH relativeFrom="column">
                    <wp:posOffset>241935</wp:posOffset>
                  </wp:positionH>
                  <wp:positionV relativeFrom="paragraph">
                    <wp:posOffset>119380</wp:posOffset>
                  </wp:positionV>
                  <wp:extent cx="3821430" cy="0"/>
                  <wp:effectExtent l="0" t="0" r="0" b="0"/>
                  <wp:wrapNone/>
                  <wp:docPr id="521" name="Shap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214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1" o:spid="_x0000_s1026" style="position:absolute;z-index:-251432960;visibility:visible;mso-wrap-style:square;mso-wrap-distance-left:9pt;mso-wrap-distance-top:0;mso-wrap-distance-right:9pt;mso-wrap-distance-bottom:0;mso-position-horizontal:absolute;mso-position-horizontal-relative:text;mso-position-vertical:absolute;mso-position-vertical-relative:text" from="19.05pt,9.4pt" to="319.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84544" behindDoc="1" locked="0" layoutInCell="0" allowOverlap="1" wp14:anchorId="16F50111" wp14:editId="503695FB">
                  <wp:simplePos x="0" y="0"/>
                  <wp:positionH relativeFrom="column">
                    <wp:posOffset>244475</wp:posOffset>
                  </wp:positionH>
                  <wp:positionV relativeFrom="paragraph">
                    <wp:posOffset>116840</wp:posOffset>
                  </wp:positionV>
                  <wp:extent cx="0" cy="2929890"/>
                  <wp:effectExtent l="0" t="0" r="0" b="0"/>
                  <wp:wrapNone/>
                  <wp:docPr id="522" name="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989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2" o:spid="_x0000_s1026" style="position:absolute;z-index:-251431936;visibility:visible;mso-wrap-style:square;mso-wrap-distance-left:9pt;mso-wrap-distance-top:0;mso-wrap-distance-right:9pt;mso-wrap-distance-bottom:0;mso-position-horizontal:absolute;mso-position-horizontal-relative:text;mso-position-vertical:absolute;mso-position-vertical-relative:text" from="19.25pt,9.2pt" to="19.25pt,2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85568" behindDoc="1" locked="0" layoutInCell="0" allowOverlap="1" wp14:anchorId="6F7B06B9" wp14:editId="5DBDE0D0">
                  <wp:simplePos x="0" y="0"/>
                  <wp:positionH relativeFrom="column">
                    <wp:posOffset>4060825</wp:posOffset>
                  </wp:positionH>
                  <wp:positionV relativeFrom="paragraph">
                    <wp:posOffset>116840</wp:posOffset>
                  </wp:positionV>
                  <wp:extent cx="0" cy="2929890"/>
                  <wp:effectExtent l="0" t="0" r="0" b="0"/>
                  <wp:wrapNone/>
                  <wp:docPr id="523" name="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2989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3" o:spid="_x0000_s1026" style="position:absolute;z-index:-251430912;visibility:visible;mso-wrap-style:square;mso-wrap-distance-left:9pt;mso-wrap-distance-top:0;mso-wrap-distance-right:9pt;mso-wrap-distance-bottom:0;mso-position-horizontal:absolute;mso-position-horizontal-relative:text;mso-position-vertical:absolute;mso-position-vertical-relative:text" from="319.75pt,9.2pt" to="319.75pt,2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" o:allowincell="f" filled="t" strokeweight=".14039mm">
                  <v:stroke joinstyle="miter"/>
                  <o:lock v:ext="edit" shapetype="f"/>
                </v:line>
              </w:pict>
            </mc:Fallback>
          </mc:AlternateContent>
        </w:r>
      </w:del>
    </w:p>
    <w:p w:rsidR="00A33515" w:rsidDel="002260E7" w:rsidRDefault="00A33515">
      <w:pPr>
        <w:spacing w:line="250" w:lineRule="exact"/>
        <w:rPr>
          <w:del w:id="8183" w:author="Admin" w:date="2019-02-19T02:10:00Z"/>
          <w:sz w:val="20"/>
          <w:szCs w:val="20"/>
        </w:rPr>
      </w:pPr>
    </w:p>
    <w:p w:rsidR="00A33515" w:rsidDel="002260E7" w:rsidRDefault="001A4D22">
      <w:pPr>
        <w:spacing w:line="279" w:lineRule="auto"/>
        <w:ind w:left="500" w:right="500"/>
        <w:jc w:val="both"/>
        <w:rPr>
          <w:del w:id="8184" w:author="Admin" w:date="2019-02-19T02:10:00Z"/>
          <w:sz w:val="20"/>
          <w:szCs w:val="20"/>
        </w:rPr>
      </w:pPr>
      <w:del w:id="8185" w:author="Admin" w:date="2019-02-19T02:10:00Z">
        <w:r w:rsidDel="002260E7">
          <w:rPr>
            <w:rFonts w:ascii="Arial" w:eastAsia="Arial" w:hAnsi="Arial" w:cs="Arial"/>
            <w:sz w:val="19"/>
            <w:szCs w:val="19"/>
          </w:rPr>
          <w:delText xml:space="preserve">Через </w:delText>
        </w:r>
        <w:r w:rsidDel="002260E7">
          <w:rPr>
            <w:rFonts w:ascii="Arial" w:eastAsia="Arial" w:hAnsi="Arial" w:cs="Arial"/>
            <w:i/>
            <w:iCs/>
            <w:sz w:val="19"/>
            <w:szCs w:val="19"/>
          </w:rPr>
          <w:delText>R</w:delText>
        </w:r>
        <w:r w:rsidDel="002260E7">
          <w:rPr>
            <w:rFonts w:ascii="Arial" w:eastAsia="Arial" w:hAnsi="Arial" w:cs="Arial"/>
            <w:sz w:val="19"/>
            <w:szCs w:val="19"/>
          </w:rPr>
          <w:delText xml:space="preserve"> Ҩ будем обозначать какой-то фиксированный на-бор слов, а слова из </w:delText>
        </w:r>
        <w:r w:rsidDel="002260E7">
          <w:rPr>
            <w:rFonts w:ascii="Arial" w:eastAsia="Arial" w:hAnsi="Arial" w:cs="Arial"/>
            <w:i/>
            <w:iCs/>
            <w:sz w:val="19"/>
            <w:szCs w:val="19"/>
          </w:rPr>
          <w:delText>R</w:delText>
        </w:r>
        <w:r w:rsidDel="002260E7">
          <w:rPr>
            <w:rFonts w:ascii="Arial" w:eastAsia="Arial" w:hAnsi="Arial" w:cs="Arial"/>
            <w:sz w:val="19"/>
            <w:szCs w:val="19"/>
          </w:rPr>
          <w:delText xml:space="preserve"> будем называть </w:delText>
        </w:r>
        <w:r w:rsidDel="002260E7">
          <w:rPr>
            <w:rFonts w:ascii="Arial" w:eastAsia="Arial" w:hAnsi="Arial" w:cs="Arial"/>
            <w:i/>
            <w:iCs/>
            <w:sz w:val="19"/>
            <w:szCs w:val="19"/>
          </w:rPr>
          <w:delText>пустыми</w:delText>
        </w:r>
        <w:r w:rsidDel="002260E7">
          <w:rPr>
            <w:rFonts w:ascii="Arial" w:eastAsia="Arial" w:hAnsi="Arial" w:cs="Arial"/>
            <w:sz w:val="19"/>
            <w:szCs w:val="19"/>
          </w:rPr>
          <w:delText xml:space="preserve"> (на геометри-ческом уровне пустые слова будут отвечать тождественным изометриям). Будем говорить, что два слова </w:delText>
        </w:r>
        <w:r w:rsidDel="002260E7">
          <w:rPr>
            <w:rFonts w:ascii="Arial" w:eastAsia="Arial" w:hAnsi="Arial" w:cs="Arial"/>
            <w:i/>
            <w:iCs/>
            <w:sz w:val="19"/>
            <w:szCs w:val="19"/>
          </w:rPr>
          <w:delText>w</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u</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Ҩ явля-ются </w:delText>
        </w:r>
        <w:r w:rsidDel="002260E7">
          <w:rPr>
            <w:rFonts w:ascii="Arial" w:eastAsia="Arial" w:hAnsi="Arial" w:cs="Arial"/>
            <w:i/>
            <w:iCs/>
            <w:sz w:val="19"/>
            <w:szCs w:val="19"/>
          </w:rPr>
          <w:delText>R</w:delText>
        </w:r>
        <w:r w:rsidDel="002260E7">
          <w:rPr>
            <w:rFonts w:ascii="Arial" w:eastAsia="Arial" w:hAnsi="Arial" w:cs="Arial"/>
            <w:sz w:val="19"/>
            <w:szCs w:val="19"/>
          </w:rPr>
          <w:delText xml:space="preserve">–эквивалентными и писать </w:delText>
        </w:r>
        <w:r w:rsidDel="002260E7">
          <w:rPr>
            <w:rFonts w:ascii="Arial" w:eastAsia="Arial" w:hAnsi="Arial" w:cs="Arial"/>
            <w:i/>
            <w:iCs/>
            <w:sz w:val="19"/>
            <w:szCs w:val="19"/>
          </w:rPr>
          <w:delText>u v</w:delText>
        </w:r>
        <w:r w:rsidDel="002260E7">
          <w:rPr>
            <w:rFonts w:ascii="Arial" w:eastAsia="Arial" w:hAnsi="Arial" w:cs="Arial"/>
            <w:sz w:val="19"/>
            <w:szCs w:val="19"/>
          </w:rPr>
          <w:delText xml:space="preserve">, если </w:delText>
        </w:r>
        <w:r w:rsidDel="002260E7">
          <w:rPr>
            <w:rFonts w:ascii="Arial" w:eastAsia="Arial" w:hAnsi="Arial" w:cs="Arial"/>
            <w:i/>
            <w:iCs/>
            <w:sz w:val="19"/>
            <w:szCs w:val="19"/>
          </w:rPr>
          <w:delText>u</w:delText>
        </w:r>
        <w:r w:rsidDel="002260E7">
          <w:rPr>
            <w:rFonts w:ascii="Arial" w:eastAsia="Arial" w:hAnsi="Arial" w:cs="Arial"/>
            <w:sz w:val="19"/>
            <w:szCs w:val="19"/>
          </w:rPr>
          <w:delText xml:space="preserve"> можно полу-чить из </w:delText>
        </w:r>
        <w:r w:rsidDel="002260E7">
          <w:rPr>
            <w:rFonts w:ascii="Arial" w:eastAsia="Arial" w:hAnsi="Arial" w:cs="Arial"/>
            <w:i/>
            <w:iCs/>
            <w:sz w:val="19"/>
            <w:szCs w:val="19"/>
          </w:rPr>
          <w:delText>w</w:delText>
        </w:r>
        <w:r w:rsidDel="002260E7">
          <w:rPr>
            <w:rFonts w:ascii="Arial" w:eastAsia="Arial" w:hAnsi="Arial" w:cs="Arial"/>
            <w:sz w:val="19"/>
            <w:szCs w:val="19"/>
          </w:rPr>
          <w:delText xml:space="preserve"> с помощью многократного применения следующей операции: между любыми двумя буквами слова </w:delText>
        </w:r>
        <w:r w:rsidDel="002260E7">
          <w:rPr>
            <w:rFonts w:ascii="Arial" w:eastAsia="Arial" w:hAnsi="Arial" w:cs="Arial"/>
            <w:i/>
            <w:iCs/>
            <w:sz w:val="19"/>
            <w:szCs w:val="19"/>
          </w:rPr>
          <w:delText>w</w:delText>
        </w:r>
        <w:r w:rsidDel="002260E7">
          <w:rPr>
            <w:rFonts w:ascii="Arial" w:eastAsia="Arial" w:hAnsi="Arial" w:cs="Arial"/>
            <w:sz w:val="19"/>
            <w:szCs w:val="19"/>
          </w:rPr>
          <w:delText xml:space="preserve"> (или с краю) можно вставить (приписать) любое слово из </w:delText>
        </w:r>
        <w:r w:rsidDel="002260E7">
          <w:rPr>
            <w:rFonts w:ascii="Arial" w:eastAsia="Arial" w:hAnsi="Arial" w:cs="Arial"/>
            <w:i/>
            <w:iCs/>
            <w:sz w:val="19"/>
            <w:szCs w:val="19"/>
          </w:rPr>
          <w:delText>R</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R</w:delText>
        </w:r>
        <w:r w:rsidDel="002260E7">
          <w:rPr>
            <w:rFonts w:ascii="Arial" w:eastAsia="Arial" w:hAnsi="Arial" w:cs="Arial"/>
            <w:sz w:val="19"/>
            <w:szCs w:val="19"/>
          </w:rPr>
          <w:delText xml:space="preserve"> </w:delText>
        </w:r>
        <w:r w:rsidDel="002260E7">
          <w:rPr>
            <w:rFonts w:eastAsia="Times New Roman"/>
            <w:i/>
            <w:iCs/>
            <w:sz w:val="19"/>
            <w:szCs w:val="19"/>
          </w:rPr>
          <w:delText>[ f"g [</w:delText>
        </w:r>
        <w:r w:rsidDel="002260E7">
          <w:rPr>
            <w:rFonts w:ascii="Arial" w:eastAsia="Arial" w:hAnsi="Arial" w:cs="Arial"/>
            <w:sz w:val="19"/>
            <w:szCs w:val="19"/>
          </w:rPr>
          <w:delText xml:space="preserve"> </w:delText>
        </w:r>
        <w:r w:rsidDel="002260E7">
          <w:rPr>
            <w:rFonts w:eastAsia="Times New Roman"/>
            <w:i/>
            <w:iCs/>
            <w:sz w:val="19"/>
            <w:szCs w:val="19"/>
          </w:rPr>
          <w:delText>f</w:delText>
        </w:r>
        <w:r w:rsidDel="002260E7">
          <w:rPr>
            <w:rFonts w:ascii="Arial" w:eastAsia="Arial" w:hAnsi="Arial" w:cs="Arial"/>
            <w:i/>
            <w:iCs/>
            <w:sz w:val="19"/>
            <w:szCs w:val="19"/>
          </w:rPr>
          <w:delText>aa</w:delText>
        </w:r>
        <w:r w:rsidDel="002260E7">
          <w:rPr>
            <w:rFonts w:eastAsia="Times New Roman"/>
            <w:i/>
            <w:iCs/>
            <w:sz w:val="19"/>
            <w:szCs w:val="19"/>
          </w:rPr>
          <w:delText xml:space="preserve"> </w:delText>
        </w:r>
        <w:r w:rsidDel="002260E7">
          <w:rPr>
            <w:rFonts w:ascii="Arial" w:eastAsia="Arial" w:hAnsi="Arial" w:cs="Arial"/>
            <w:sz w:val="26"/>
            <w:szCs w:val="26"/>
            <w:vertAlign w:val="superscript"/>
          </w:rPr>
          <w:delText>1</w:delText>
        </w:r>
        <w:r w:rsidDel="002260E7">
          <w:rPr>
            <w:rFonts w:eastAsia="Times New Roman"/>
            <w:i/>
            <w:iCs/>
            <w:sz w:val="19"/>
            <w:szCs w:val="19"/>
          </w:rPr>
          <w:delText xml:space="preserve"> j </w:delText>
        </w:r>
        <w:r w:rsidDel="002260E7">
          <w:rPr>
            <w:rFonts w:ascii="Arial" w:eastAsia="Arial" w:hAnsi="Arial" w:cs="Arial"/>
            <w:i/>
            <w:iCs/>
            <w:sz w:val="19"/>
            <w:szCs w:val="19"/>
          </w:rPr>
          <w:delText>a</w:delText>
        </w:r>
        <w:r w:rsidDel="002260E7">
          <w:rPr>
            <w:rFonts w:eastAsia="Times New Roman"/>
            <w:i/>
            <w:iCs/>
            <w:sz w:val="19"/>
            <w:szCs w:val="19"/>
          </w:rPr>
          <w:delText xml:space="preserve"> 2 </w:delText>
        </w:r>
        <w:r w:rsidDel="002260E7">
          <w:rPr>
            <w:rFonts w:ascii="Arial" w:eastAsia="Arial" w:hAnsi="Arial" w:cs="Arial"/>
            <w:i/>
            <w:iCs/>
            <w:sz w:val="19"/>
            <w:szCs w:val="19"/>
          </w:rPr>
          <w:delText>A</w:delText>
        </w:r>
        <w:r w:rsidDel="002260E7">
          <w:rPr>
            <w:rFonts w:eastAsia="Times New Roman"/>
            <w:i/>
            <w:iCs/>
            <w:sz w:val="19"/>
            <w:szCs w:val="19"/>
          </w:rPr>
          <w:delText>g [ f</w:delText>
        </w:r>
        <w:r w:rsidDel="002260E7">
          <w:rPr>
            <w:rFonts w:ascii="Arial" w:eastAsia="Arial" w:hAnsi="Arial" w:cs="Arial"/>
            <w:i/>
            <w:iCs/>
            <w:sz w:val="19"/>
            <w:szCs w:val="19"/>
          </w:rPr>
          <w:delText>a</w:delText>
        </w:r>
        <w:r w:rsidDel="002260E7">
          <w:rPr>
            <w:rFonts w:eastAsia="Times New Roman"/>
            <w:i/>
            <w:iCs/>
            <w:sz w:val="19"/>
            <w:szCs w:val="19"/>
          </w:rPr>
          <w:delText xml:space="preserve"> </w:delText>
        </w:r>
        <w:r w:rsidDel="002260E7">
          <w:rPr>
            <w:rFonts w:ascii="Arial" w:eastAsia="Arial" w:hAnsi="Arial" w:cs="Arial"/>
            <w:sz w:val="26"/>
            <w:szCs w:val="26"/>
            <w:vertAlign w:val="superscript"/>
          </w:rPr>
          <w:delText>1</w:delText>
        </w:r>
        <w:r w:rsidDel="002260E7">
          <w:rPr>
            <w:rFonts w:ascii="Arial" w:eastAsia="Arial" w:hAnsi="Arial" w:cs="Arial"/>
            <w:i/>
            <w:iCs/>
            <w:sz w:val="19"/>
            <w:szCs w:val="19"/>
          </w:rPr>
          <w:delText>a</w:delText>
        </w:r>
        <w:r w:rsidDel="002260E7">
          <w:rPr>
            <w:rFonts w:eastAsia="Times New Roman"/>
            <w:i/>
            <w:iCs/>
            <w:sz w:val="19"/>
            <w:szCs w:val="19"/>
          </w:rPr>
          <w:delText xml:space="preserve"> j </w:delText>
        </w:r>
        <w:r w:rsidDel="002260E7">
          <w:rPr>
            <w:rFonts w:ascii="Arial" w:eastAsia="Arial" w:hAnsi="Arial" w:cs="Arial"/>
            <w:i/>
            <w:iCs/>
            <w:sz w:val="19"/>
            <w:szCs w:val="19"/>
          </w:rPr>
          <w:delText>a</w:delText>
        </w:r>
        <w:r w:rsidDel="002260E7">
          <w:rPr>
            <w:rFonts w:eastAsia="Times New Roman"/>
            <w:i/>
            <w:iCs/>
            <w:sz w:val="19"/>
            <w:szCs w:val="19"/>
          </w:rPr>
          <w:delText xml:space="preserve"> 2 </w:delText>
        </w:r>
        <w:r w:rsidDel="002260E7">
          <w:rPr>
            <w:rFonts w:ascii="Arial" w:eastAsia="Arial" w:hAnsi="Arial" w:cs="Arial"/>
            <w:i/>
            <w:iCs/>
            <w:sz w:val="19"/>
            <w:szCs w:val="19"/>
          </w:rPr>
          <w:delText>A</w:delText>
        </w:r>
        <w:r w:rsidDel="002260E7">
          <w:rPr>
            <w:rFonts w:eastAsia="Times New Roman"/>
            <w:i/>
            <w:iCs/>
            <w:sz w:val="19"/>
            <w:szCs w:val="19"/>
          </w:rPr>
          <w:delText>g</w:delText>
        </w:r>
        <w:r w:rsidDel="002260E7">
          <w:rPr>
            <w:rFonts w:ascii="Arial" w:eastAsia="Arial" w:hAnsi="Arial" w:cs="Arial"/>
            <w:sz w:val="19"/>
            <w:szCs w:val="19"/>
          </w:rPr>
          <w:delText>,</w:delText>
        </w:r>
        <w:r w:rsidDel="002260E7">
          <w:rPr>
            <w:rFonts w:eastAsia="Times New Roman"/>
            <w:i/>
            <w:iCs/>
            <w:sz w:val="19"/>
            <w:szCs w:val="19"/>
          </w:rPr>
          <w:delText xml:space="preserve"> </w:delText>
        </w:r>
        <w:r w:rsidDel="002260E7">
          <w:rPr>
            <w:rFonts w:ascii="Arial" w:eastAsia="Arial" w:hAnsi="Arial" w:cs="Arial"/>
            <w:sz w:val="19"/>
            <w:szCs w:val="19"/>
          </w:rPr>
          <w:delText>а также из слова</w:delText>
        </w:r>
        <w:r w:rsidDel="002260E7">
          <w:rPr>
            <w:rFonts w:eastAsia="Times New Roman"/>
            <w:i/>
            <w:iCs/>
            <w:sz w:val="19"/>
            <w:szCs w:val="19"/>
          </w:rPr>
          <w:delText xml:space="preserve"> </w:delText>
        </w:r>
        <w:r w:rsidDel="002260E7">
          <w:rPr>
            <w:rFonts w:ascii="Arial" w:eastAsia="Arial" w:hAnsi="Arial" w:cs="Arial"/>
            <w:i/>
            <w:iCs/>
            <w:sz w:val="19"/>
            <w:szCs w:val="19"/>
          </w:rPr>
          <w:delText>w</w:delText>
        </w:r>
        <w:r w:rsidDel="002260E7">
          <w:rPr>
            <w:rFonts w:eastAsia="Times New Roman"/>
            <w:i/>
            <w:iCs/>
            <w:sz w:val="19"/>
            <w:szCs w:val="19"/>
          </w:rPr>
          <w:delText xml:space="preserve"> </w:delText>
        </w:r>
        <w:r w:rsidDel="002260E7">
          <w:rPr>
            <w:rFonts w:ascii="Arial" w:eastAsia="Arial" w:hAnsi="Arial" w:cs="Arial"/>
            <w:sz w:val="19"/>
            <w:szCs w:val="19"/>
          </w:rPr>
          <w:delText>можно</w:delText>
        </w:r>
        <w:r w:rsidDel="002260E7">
          <w:rPr>
            <w:rFonts w:eastAsia="Times New Roman"/>
            <w:i/>
            <w:iCs/>
            <w:sz w:val="19"/>
            <w:szCs w:val="19"/>
          </w:rPr>
          <w:delText xml:space="preserve"> </w:delText>
        </w:r>
        <w:r w:rsidDel="002260E7">
          <w:rPr>
            <w:rFonts w:ascii="Arial" w:eastAsia="Arial" w:hAnsi="Arial" w:cs="Arial"/>
            <w:sz w:val="19"/>
            <w:szCs w:val="19"/>
          </w:rPr>
          <w:delText xml:space="preserve">вычеркнуть отрезок (часть), равный одному из слов в </w:delText>
        </w:r>
        <w:r w:rsidDel="002260E7">
          <w:rPr>
            <w:rFonts w:ascii="Arial" w:eastAsia="Arial" w:hAnsi="Arial" w:cs="Arial"/>
            <w:i/>
            <w:iCs/>
            <w:sz w:val="19"/>
            <w:szCs w:val="19"/>
          </w:rPr>
          <w:delText>R</w:delText>
        </w:r>
        <w:r w:rsidDel="002260E7">
          <w:rPr>
            <w:rFonts w:ascii="Arial" w:eastAsia="Arial" w:hAnsi="Arial" w:cs="Arial"/>
            <w:sz w:val="19"/>
            <w:szCs w:val="19"/>
          </w:rPr>
          <w:delText xml:space="preserve">. Счи-тается, что если вычеркнуть из слова само слово, то останет-ся слово длины ноль, т.е. </w:delText>
        </w:r>
        <w:r w:rsidDel="002260E7">
          <w:rPr>
            <w:rFonts w:eastAsia="Times New Roman"/>
            <w:i/>
            <w:iCs/>
            <w:sz w:val="19"/>
            <w:szCs w:val="19"/>
          </w:rPr>
          <w:delText>"</w:delText>
        </w:r>
        <w:r w:rsidDel="002260E7">
          <w:rPr>
            <w:rFonts w:ascii="Arial" w:eastAsia="Arial" w:hAnsi="Arial" w:cs="Arial"/>
            <w:sz w:val="19"/>
            <w:szCs w:val="19"/>
          </w:rPr>
          <w:delText xml:space="preserve">. Через Ҩ </w:delText>
        </w:r>
        <w:r w:rsidDel="002260E7">
          <w:rPr>
            <w:rFonts w:eastAsia="Times New Roman"/>
            <w:i/>
            <w:iCs/>
            <w:sz w:val="19"/>
            <w:szCs w:val="19"/>
          </w:rPr>
          <w:delText>j</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R</w:delText>
        </w:r>
        <w:r w:rsidDel="002260E7">
          <w:rPr>
            <w:rFonts w:ascii="Arial" w:eastAsia="Arial" w:hAnsi="Arial" w:cs="Arial"/>
            <w:sz w:val="19"/>
            <w:szCs w:val="19"/>
          </w:rPr>
          <w:delText xml:space="preserve"> обозначается фак-тормножество Ҩ по такому отношению эквивалентности.</w:delText>
        </w:r>
      </w:del>
    </w:p>
    <w:p w:rsidR="00A33515" w:rsidDel="002260E7" w:rsidRDefault="001A4D22">
      <w:pPr>
        <w:spacing w:line="20" w:lineRule="exact"/>
        <w:rPr>
          <w:del w:id="8186" w:author="Admin" w:date="2019-02-19T02:10:00Z"/>
          <w:sz w:val="20"/>
          <w:szCs w:val="20"/>
        </w:rPr>
      </w:pPr>
      <w:del w:id="8187" w:author="Admin" w:date="2019-02-19T02:10:00Z">
        <w:r w:rsidDel="002260E7">
          <w:rPr>
            <w:noProof/>
            <w:sz w:val="20"/>
            <w:szCs w:val="20"/>
          </w:rPr>
          <mc:AlternateContent>
            <mc:Choice Requires="wps">
              <w:drawing>
                <wp:anchor distT="0" distB="0" distL="114300" distR="114300" simplePos="0" relativeHeight="251886592" behindDoc="1" locked="0" layoutInCell="0" allowOverlap="1" wp14:anchorId="0B1474E4" wp14:editId="2AD5023B">
                  <wp:simplePos x="0" y="0"/>
                  <wp:positionH relativeFrom="column">
                    <wp:posOffset>3074035</wp:posOffset>
                  </wp:positionH>
                  <wp:positionV relativeFrom="paragraph">
                    <wp:posOffset>-1008380</wp:posOffset>
                  </wp:positionV>
                  <wp:extent cx="79375" cy="0"/>
                  <wp:effectExtent l="0" t="0" r="0" b="0"/>
                  <wp:wrapNone/>
                  <wp:docPr id="524" name="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3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4" o:spid="_x0000_s1026" style="position:absolute;z-index:-251429888;visibility:visible;mso-wrap-style:square;mso-wrap-distance-left:9pt;mso-wrap-distance-top:0;mso-wrap-distance-right:9pt;mso-wrap-distance-bottom:0;mso-position-horizontal:absolute;mso-position-horizontal-relative:text;mso-position-vertical:absolute;mso-position-vertical-relative:text" from="242.05pt,-79.4pt" to="248.3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87616" behindDoc="1" locked="0" layoutInCell="0" allowOverlap="1" wp14:anchorId="09B2883B" wp14:editId="2120E6EC">
                  <wp:simplePos x="0" y="0"/>
                  <wp:positionH relativeFrom="column">
                    <wp:posOffset>3555365</wp:posOffset>
                  </wp:positionH>
                  <wp:positionV relativeFrom="paragraph">
                    <wp:posOffset>-668020</wp:posOffset>
                  </wp:positionV>
                  <wp:extent cx="79375" cy="0"/>
                  <wp:effectExtent l="0" t="0" r="0" b="0"/>
                  <wp:wrapNone/>
                  <wp:docPr id="525" name="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3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5" o:spid="_x0000_s1026" style="position:absolute;z-index:-251428864;visibility:visible;mso-wrap-style:square;mso-wrap-distance-left:9pt;mso-wrap-distance-top:0;mso-wrap-distance-right:9pt;mso-wrap-distance-bottom:0;mso-position-horizontal:absolute;mso-position-horizontal-relative:text;mso-position-vertical:absolute;mso-position-vertical-relative:text" from="279.95pt,-52.6pt" to="286.2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" o:allowincell="f" filled="t" strokeweight=".14039mm">
                  <v:stroke joinstyle="miter"/>
                  <o:lock v:ext="edit" shapetype="f"/>
                </v:line>
              </w:pict>
            </mc:Fallback>
          </mc:AlternateContent>
        </w:r>
      </w:del>
    </w:p>
    <w:p w:rsidR="00A33515" w:rsidDel="002260E7" w:rsidRDefault="00A33515">
      <w:pPr>
        <w:spacing w:line="60" w:lineRule="exact"/>
        <w:rPr>
          <w:del w:id="8188" w:author="Admin" w:date="2019-02-19T02:10:00Z"/>
          <w:sz w:val="20"/>
          <w:szCs w:val="20"/>
        </w:rPr>
      </w:pPr>
    </w:p>
    <w:p w:rsidR="00A33515" w:rsidDel="002260E7" w:rsidRDefault="001A4D22">
      <w:pPr>
        <w:numPr>
          <w:ilvl w:val="1"/>
          <w:numId w:val="682"/>
        </w:numPr>
        <w:tabs>
          <w:tab w:val="left" w:pos="1000"/>
        </w:tabs>
        <w:spacing w:line="292" w:lineRule="auto"/>
        <w:ind w:left="1000" w:right="500" w:hanging="265"/>
        <w:jc w:val="both"/>
        <w:rPr>
          <w:del w:id="8189" w:author="Admin" w:date="2019-02-19T02:10:00Z"/>
          <w:rFonts w:ascii="Arial" w:eastAsia="Arial" w:hAnsi="Arial" w:cs="Arial"/>
          <w:b/>
          <w:bCs/>
          <w:sz w:val="20"/>
          <w:szCs w:val="20"/>
        </w:rPr>
        <w:pPrChange w:id="8190" w:author="Admin" w:date="2019-02-19T00:19:00Z">
          <w:pPr>
            <w:numPr>
              <w:ilvl w:val="1"/>
              <w:numId w:val="685"/>
            </w:numPr>
            <w:tabs>
              <w:tab w:val="left" w:pos="1000"/>
            </w:tabs>
            <w:spacing w:line="292" w:lineRule="auto"/>
            <w:ind w:left="1000" w:right="500" w:hanging="265"/>
            <w:jc w:val="both"/>
          </w:pPr>
        </w:pPrChange>
      </w:pPr>
      <w:del w:id="8191" w:author="Admin" w:date="2019-02-19T02:10:00Z">
        <w:r w:rsidDel="002260E7">
          <w:rPr>
            <w:rFonts w:ascii="Arial" w:eastAsia="Arial" w:hAnsi="Arial" w:cs="Arial"/>
            <w:sz w:val="20"/>
            <w:szCs w:val="20"/>
          </w:rPr>
          <w:delText xml:space="preserve">Докажите, что </w:delText>
        </w:r>
        <w:r w:rsidDel="002260E7">
          <w:rPr>
            <w:rFonts w:ascii="Arial" w:eastAsia="Arial" w:hAnsi="Arial" w:cs="Arial"/>
            <w:i/>
            <w:iCs/>
            <w:sz w:val="20"/>
            <w:szCs w:val="20"/>
          </w:rPr>
          <w:delText>R</w:delText>
        </w:r>
        <w:r w:rsidDel="002260E7">
          <w:rPr>
            <w:rFonts w:ascii="Arial" w:eastAsia="Arial" w:hAnsi="Arial" w:cs="Arial"/>
            <w:sz w:val="20"/>
            <w:szCs w:val="20"/>
          </w:rPr>
          <w:delText xml:space="preserve">–эквивалентность является отношени-ем эквивалентности на Ҩ и проверьте, что если </w:delText>
        </w:r>
        <w:r w:rsidDel="002260E7">
          <w:rPr>
            <w:rFonts w:ascii="Arial" w:eastAsia="Arial" w:hAnsi="Arial" w:cs="Arial"/>
            <w:i/>
            <w:iCs/>
            <w:sz w:val="20"/>
            <w:szCs w:val="20"/>
          </w:rPr>
          <w:delText>u</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w</w:delText>
        </w:r>
        <w:r w:rsidDel="002260E7">
          <w:rPr>
            <w:rFonts w:eastAsia="Times New Roman"/>
            <w:i/>
            <w:iCs/>
            <w:sz w:val="20"/>
            <w:szCs w:val="20"/>
          </w:rPr>
          <w:delText>;</w:delText>
        </w:r>
        <w:r w:rsidDel="002260E7">
          <w:rPr>
            <w:rFonts w:ascii="Arial" w:eastAsia="Arial" w:hAnsi="Arial" w:cs="Arial"/>
            <w:i/>
            <w:iCs/>
            <w:sz w:val="20"/>
            <w:szCs w:val="20"/>
          </w:rPr>
          <w:delText xml:space="preserve"> w</w:delText>
        </w:r>
        <w:r w:rsidDel="002260E7">
          <w:rPr>
            <w:rFonts w:eastAsia="Times New Roman"/>
            <w:i/>
            <w:iCs/>
            <w:sz w:val="27"/>
            <w:szCs w:val="27"/>
            <w:vertAlign w:val="superscript"/>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2</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Ҩ и</w:delText>
        </w:r>
        <w:r w:rsidDel="002260E7">
          <w:rPr>
            <w:rFonts w:ascii="Arial" w:eastAsia="Arial" w:hAnsi="Arial" w:cs="Arial"/>
            <w:i/>
            <w:iCs/>
            <w:sz w:val="20"/>
            <w:szCs w:val="20"/>
          </w:rPr>
          <w:delText xml:space="preserve"> w w</w:delText>
        </w:r>
        <w:r w:rsidDel="002260E7">
          <w:rPr>
            <w:rFonts w:eastAsia="Times New Roman"/>
            <w:i/>
            <w:iCs/>
            <w:sz w:val="27"/>
            <w:szCs w:val="27"/>
            <w:vertAlign w:val="superscript"/>
          </w:rPr>
          <w:delText>′</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то</w:delText>
        </w:r>
        <w:r w:rsidDel="002260E7">
          <w:rPr>
            <w:rFonts w:ascii="Arial" w:eastAsia="Arial" w:hAnsi="Arial" w:cs="Arial"/>
            <w:i/>
            <w:iCs/>
            <w:sz w:val="20"/>
            <w:szCs w:val="20"/>
          </w:rPr>
          <w:delText xml:space="preserve"> uwv uw</w:delText>
        </w:r>
        <w:r w:rsidDel="002260E7">
          <w:rPr>
            <w:rFonts w:eastAsia="Times New Roman"/>
            <w:i/>
            <w:iCs/>
            <w:sz w:val="27"/>
            <w:szCs w:val="27"/>
            <w:vertAlign w:val="superscript"/>
          </w:rPr>
          <w:delText>′</w:delText>
        </w:r>
        <w:r w:rsidDel="002260E7">
          <w:rPr>
            <w:rFonts w:ascii="Arial" w:eastAsia="Arial" w:hAnsi="Arial" w:cs="Arial"/>
            <w:i/>
            <w:iCs/>
            <w:sz w:val="20"/>
            <w:szCs w:val="20"/>
          </w:rPr>
          <w:delText>v</w:delText>
        </w:r>
        <w:r w:rsidDel="002260E7">
          <w:rPr>
            <w:rFonts w:ascii="Arial" w:eastAsia="Arial" w:hAnsi="Arial" w:cs="Arial"/>
            <w:sz w:val="20"/>
            <w:szCs w:val="20"/>
          </w:rPr>
          <w:delText>.</w:delText>
        </w:r>
      </w:del>
    </w:p>
    <w:p w:rsidR="00A33515" w:rsidDel="002260E7" w:rsidRDefault="00A33515">
      <w:pPr>
        <w:spacing w:line="186" w:lineRule="exact"/>
        <w:rPr>
          <w:del w:id="8192" w:author="Admin" w:date="2019-02-19T02:10:00Z"/>
          <w:rFonts w:ascii="Arial" w:eastAsia="Arial" w:hAnsi="Arial" w:cs="Arial"/>
          <w:b/>
          <w:bCs/>
          <w:sz w:val="20"/>
          <w:szCs w:val="20"/>
        </w:rPr>
      </w:pPr>
    </w:p>
    <w:p w:rsidR="00A33515" w:rsidDel="002260E7" w:rsidRDefault="001A4D22">
      <w:pPr>
        <w:numPr>
          <w:ilvl w:val="0"/>
          <w:numId w:val="682"/>
        </w:numPr>
        <w:tabs>
          <w:tab w:val="left" w:pos="383"/>
        </w:tabs>
        <w:spacing w:line="303" w:lineRule="auto"/>
        <w:ind w:firstLine="199"/>
        <w:rPr>
          <w:del w:id="8193" w:author="Admin" w:date="2019-02-19T02:10:00Z"/>
          <w:rFonts w:ascii="Arial" w:eastAsia="Arial" w:hAnsi="Arial" w:cs="Arial"/>
          <w:sz w:val="20"/>
          <w:szCs w:val="20"/>
        </w:rPr>
        <w:pPrChange w:id="8194" w:author="Admin" w:date="2019-02-19T00:19:00Z">
          <w:pPr>
            <w:numPr>
              <w:numId w:val="685"/>
            </w:numPr>
            <w:tabs>
              <w:tab w:val="left" w:pos="383"/>
            </w:tabs>
            <w:spacing w:line="303" w:lineRule="auto"/>
            <w:ind w:firstLine="199"/>
          </w:pPr>
        </w:pPrChange>
      </w:pPr>
      <w:del w:id="8195" w:author="Admin" w:date="2019-02-19T02:10:00Z">
        <w:r w:rsidDel="002260E7">
          <w:rPr>
            <w:rFonts w:ascii="Arial" w:eastAsia="Arial" w:hAnsi="Arial" w:cs="Arial"/>
            <w:sz w:val="20"/>
            <w:szCs w:val="20"/>
          </w:rPr>
          <w:delText>этой задаче предлагается изучить алгебраические аспекты изомет-рий, в основном возникающих как движения (чаще, отражения) из</w:delText>
        </w:r>
      </w:del>
    </w:p>
    <w:p w:rsidR="00A33515" w:rsidDel="002260E7" w:rsidRDefault="001A4D22">
      <w:pPr>
        <w:spacing w:line="20" w:lineRule="exact"/>
        <w:rPr>
          <w:del w:id="8196" w:author="Admin" w:date="2019-02-19T02:10:00Z"/>
          <w:sz w:val="20"/>
          <w:szCs w:val="20"/>
        </w:rPr>
      </w:pPr>
      <w:del w:id="8197" w:author="Admin" w:date="2019-02-19T02:10:00Z">
        <w:r w:rsidDel="002260E7">
          <w:rPr>
            <w:noProof/>
            <w:sz w:val="20"/>
            <w:szCs w:val="20"/>
          </w:rPr>
          <mc:AlternateContent>
            <mc:Choice Requires="wps">
              <w:drawing>
                <wp:anchor distT="0" distB="0" distL="114300" distR="114300" simplePos="0" relativeHeight="251888640" behindDoc="1" locked="0" layoutInCell="0" allowOverlap="1" wp14:anchorId="1EBF00C8" wp14:editId="208DB640">
                  <wp:simplePos x="0" y="0"/>
                  <wp:positionH relativeFrom="column">
                    <wp:posOffset>241935</wp:posOffset>
                  </wp:positionH>
                  <wp:positionV relativeFrom="paragraph">
                    <wp:posOffset>-480060</wp:posOffset>
                  </wp:positionV>
                  <wp:extent cx="3821430" cy="0"/>
                  <wp:effectExtent l="0" t="0" r="0" b="0"/>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214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26" o:spid="_x0000_s1026" style="position:absolute;z-index:-251427840;visibility:visible;mso-wrap-style:square;mso-wrap-distance-left:9pt;mso-wrap-distance-top:0;mso-wrap-distance-right:9pt;mso-wrap-distance-bottom:0;mso-position-horizontal:absolute;mso-position-horizontal-relative:text;mso-position-vertical:absolute;mso-position-vertical-relative:text" from="19.05pt,-37.8pt" to="319.9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" o:allowincell="f" filled="t" strokeweight=".14039mm">
                  <v:stroke joinstyle="miter"/>
                  <o:lock v:ext="edit" shapetype="f"/>
                </v:line>
              </w:pict>
            </mc:Fallback>
          </mc:AlternateContent>
        </w:r>
      </w:del>
    </w:p>
    <w:p w:rsidR="00A33515" w:rsidDel="002260E7" w:rsidRDefault="00A33515">
      <w:pPr>
        <w:spacing w:line="128" w:lineRule="exact"/>
        <w:rPr>
          <w:del w:id="8198" w:author="Admin" w:date="2019-02-19T02:10:00Z"/>
          <w:sz w:val="20"/>
          <w:szCs w:val="20"/>
        </w:rPr>
      </w:pPr>
    </w:p>
    <w:p w:rsidR="00A33515" w:rsidRPr="001A4D22" w:rsidDel="002260E7" w:rsidRDefault="001A4D22">
      <w:pPr>
        <w:tabs>
          <w:tab w:val="left" w:pos="4880"/>
        </w:tabs>
        <w:ind w:left="1720"/>
        <w:rPr>
          <w:del w:id="8199" w:author="Admin" w:date="2019-02-19T02:10:00Z"/>
          <w:sz w:val="20"/>
          <w:szCs w:val="20"/>
          <w:lang w:val="en-US"/>
          <w:rPrChange w:id="8200" w:author="Admin" w:date="2019-02-18T23:54:00Z">
            <w:rPr>
              <w:del w:id="8201" w:author="Admin" w:date="2019-02-19T02:10:00Z"/>
              <w:sz w:val="20"/>
              <w:szCs w:val="20"/>
            </w:rPr>
          </w:rPrChange>
        </w:rPr>
      </w:pPr>
      <w:del w:id="8202" w:author="Admin" w:date="2019-02-19T02:10:00Z">
        <w:r w:rsidRPr="001A4D22" w:rsidDel="002260E7">
          <w:rPr>
            <w:rFonts w:ascii="Arial" w:eastAsia="Arial" w:hAnsi="Arial" w:cs="Arial"/>
            <w:i/>
            <w:iCs/>
            <w:sz w:val="20"/>
            <w:szCs w:val="20"/>
            <w:lang w:val="en-US"/>
            <w:rPrChange w:id="8203" w:author="Admin" w:date="2019-02-18T23:54:00Z">
              <w:rPr>
                <w:rFonts w:ascii="Arial" w:eastAsia="Arial" w:hAnsi="Arial" w:cs="Arial"/>
                <w:i/>
                <w:iCs/>
                <w:sz w:val="20"/>
                <w:szCs w:val="20"/>
              </w:rPr>
            </w:rPrChange>
          </w:rPr>
          <w:delText>Fix</w:delText>
        </w:r>
        <w:r w:rsidRPr="001A4D22" w:rsidDel="002260E7">
          <w:rPr>
            <w:rFonts w:eastAsia="Times New Roman"/>
            <w:sz w:val="20"/>
            <w:szCs w:val="20"/>
            <w:lang w:val="en-US"/>
            <w:rPrChange w:id="8204" w:author="Admin" w:date="2019-02-18T23:54:00Z">
              <w:rPr>
                <w:rFonts w:eastAsia="Times New Roman"/>
                <w:sz w:val="20"/>
                <w:szCs w:val="20"/>
              </w:rPr>
            </w:rPrChange>
          </w:rPr>
          <w:delText>(  ) :=</w:delText>
        </w:r>
        <w:r w:rsidRPr="001A4D22" w:rsidDel="002260E7">
          <w:rPr>
            <w:rFonts w:ascii="Arial" w:eastAsia="Arial" w:hAnsi="Arial" w:cs="Arial"/>
            <w:i/>
            <w:iCs/>
            <w:sz w:val="20"/>
            <w:szCs w:val="20"/>
            <w:lang w:val="en-US"/>
            <w:rPrChange w:id="8205" w:author="Admin" w:date="2019-02-18T23:54:00Z">
              <w:rPr>
                <w:rFonts w:ascii="Arial" w:eastAsia="Arial" w:hAnsi="Arial" w:cs="Arial"/>
                <w:i/>
                <w:iCs/>
                <w:sz w:val="20"/>
                <w:szCs w:val="20"/>
              </w:rPr>
            </w:rPrChange>
          </w:rPr>
          <w:delText xml:space="preserve"> </w:delText>
        </w:r>
        <w:r w:rsidRPr="001A4D22" w:rsidDel="002260E7">
          <w:rPr>
            <w:rFonts w:eastAsia="Times New Roman"/>
            <w:i/>
            <w:iCs/>
            <w:sz w:val="20"/>
            <w:szCs w:val="20"/>
            <w:lang w:val="en-US"/>
            <w:rPrChange w:id="8206" w:author="Admin" w:date="2019-02-18T23:54:00Z">
              <w:rPr>
                <w:rFonts w:eastAsia="Times New Roman"/>
                <w:i/>
                <w:iCs/>
                <w:sz w:val="20"/>
                <w:szCs w:val="20"/>
              </w:rPr>
            </w:rPrChange>
          </w:rPr>
          <w:delText>f</w:delText>
        </w:r>
        <w:r w:rsidDel="002260E7">
          <w:rPr>
            <w:rFonts w:eastAsia="Times New Roman"/>
            <w:i/>
            <w:iCs/>
            <w:sz w:val="20"/>
            <w:szCs w:val="20"/>
          </w:rPr>
          <w:delText>φ</w:delText>
        </w:r>
        <w:r w:rsidRPr="001A4D22" w:rsidDel="002260E7">
          <w:rPr>
            <w:rFonts w:ascii="Arial" w:eastAsia="Arial" w:hAnsi="Arial" w:cs="Arial"/>
            <w:i/>
            <w:iCs/>
            <w:sz w:val="20"/>
            <w:szCs w:val="20"/>
            <w:lang w:val="en-US"/>
            <w:rPrChange w:id="8207" w:author="Admin" w:date="2019-02-18T23:54:00Z">
              <w:rPr>
                <w:rFonts w:ascii="Arial" w:eastAsia="Arial" w:hAnsi="Arial" w:cs="Arial"/>
                <w:i/>
                <w:iCs/>
                <w:sz w:val="20"/>
                <w:szCs w:val="20"/>
              </w:rPr>
            </w:rPrChange>
          </w:rPr>
          <w:delText xml:space="preserve"> </w:delText>
        </w:r>
        <w:r w:rsidRPr="001A4D22" w:rsidDel="002260E7">
          <w:rPr>
            <w:rFonts w:eastAsia="Times New Roman"/>
            <w:i/>
            <w:iCs/>
            <w:sz w:val="20"/>
            <w:szCs w:val="20"/>
            <w:lang w:val="en-US"/>
            <w:rPrChange w:id="8208" w:author="Admin" w:date="2019-02-18T23:54:00Z">
              <w:rPr>
                <w:rFonts w:eastAsia="Times New Roman"/>
                <w:i/>
                <w:iCs/>
                <w:sz w:val="20"/>
                <w:szCs w:val="20"/>
              </w:rPr>
            </w:rPrChange>
          </w:rPr>
          <w:delText>2</w:delText>
        </w:r>
        <w:r w:rsidRPr="001A4D22" w:rsidDel="002260E7">
          <w:rPr>
            <w:rFonts w:ascii="Arial" w:eastAsia="Arial" w:hAnsi="Arial" w:cs="Arial"/>
            <w:i/>
            <w:iCs/>
            <w:sz w:val="20"/>
            <w:szCs w:val="20"/>
            <w:lang w:val="en-US"/>
            <w:rPrChange w:id="8209" w:author="Admin" w:date="2019-02-18T23:54:00Z">
              <w:rPr>
                <w:rFonts w:ascii="Arial" w:eastAsia="Arial" w:hAnsi="Arial" w:cs="Arial"/>
                <w:i/>
                <w:iCs/>
                <w:sz w:val="20"/>
                <w:szCs w:val="20"/>
              </w:rPr>
            </w:rPrChange>
          </w:rPr>
          <w:delText xml:space="preserve"> </w:delText>
        </w:r>
        <w:r w:rsidRPr="001A4D22" w:rsidDel="002260E7">
          <w:rPr>
            <w:rFonts w:ascii="Arial" w:eastAsia="Arial" w:hAnsi="Arial" w:cs="Arial"/>
            <w:sz w:val="20"/>
            <w:szCs w:val="20"/>
            <w:lang w:val="en-US"/>
            <w:rPrChange w:id="8210" w:author="Admin" w:date="2019-02-18T23:54:00Z">
              <w:rPr>
                <w:rFonts w:ascii="Arial" w:eastAsia="Arial" w:hAnsi="Arial" w:cs="Arial"/>
                <w:sz w:val="20"/>
                <w:szCs w:val="20"/>
              </w:rPr>
            </w:rPrChange>
          </w:rPr>
          <w:delText>Isom</w:delText>
        </w:r>
        <w:r w:rsidRPr="001A4D22" w:rsidDel="002260E7">
          <w:rPr>
            <w:rFonts w:eastAsia="Times New Roman"/>
            <w:sz w:val="20"/>
            <w:szCs w:val="20"/>
            <w:lang w:val="en-US"/>
            <w:rPrChange w:id="8211" w:author="Admin" w:date="2019-02-18T23:54:00Z">
              <w:rPr>
                <w:rFonts w:eastAsia="Times New Roman"/>
                <w:sz w:val="20"/>
                <w:szCs w:val="20"/>
              </w:rPr>
            </w:rPrChange>
          </w:rPr>
          <w:delText>(</w:delText>
        </w:r>
        <w:r w:rsidRPr="001A4D22" w:rsidDel="002260E7">
          <w:rPr>
            <w:rFonts w:ascii="Arial" w:eastAsia="Arial" w:hAnsi="Arial" w:cs="Arial"/>
            <w:b/>
            <w:bCs/>
            <w:sz w:val="20"/>
            <w:szCs w:val="20"/>
            <w:lang w:val="en-US"/>
            <w:rPrChange w:id="8212" w:author="Admin" w:date="2019-02-18T23:54:00Z">
              <w:rPr>
                <w:rFonts w:ascii="Arial" w:eastAsia="Arial" w:hAnsi="Arial" w:cs="Arial"/>
                <w:b/>
                <w:bCs/>
                <w:sz w:val="20"/>
                <w:szCs w:val="20"/>
              </w:rPr>
            </w:rPrChange>
          </w:rPr>
          <w:delText>R</w:delText>
        </w:r>
        <w:r w:rsidRPr="001A4D22" w:rsidDel="002260E7">
          <w:rPr>
            <w:rFonts w:ascii="Arial" w:eastAsia="Arial" w:hAnsi="Arial" w:cs="Arial"/>
            <w:i/>
            <w:iCs/>
            <w:sz w:val="27"/>
            <w:szCs w:val="27"/>
            <w:vertAlign w:val="superscript"/>
            <w:lang w:val="en-US"/>
            <w:rPrChange w:id="8213" w:author="Admin" w:date="2019-02-18T23:54:00Z">
              <w:rPr>
                <w:rFonts w:ascii="Arial" w:eastAsia="Arial" w:hAnsi="Arial" w:cs="Arial"/>
                <w:i/>
                <w:iCs/>
                <w:sz w:val="27"/>
                <w:szCs w:val="27"/>
                <w:vertAlign w:val="superscript"/>
              </w:rPr>
            </w:rPrChange>
          </w:rPr>
          <w:delText>n</w:delText>
        </w:r>
        <w:r w:rsidRPr="001A4D22" w:rsidDel="002260E7">
          <w:rPr>
            <w:rFonts w:eastAsia="Times New Roman"/>
            <w:sz w:val="20"/>
            <w:szCs w:val="20"/>
            <w:lang w:val="en-US"/>
            <w:rPrChange w:id="8214"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8215" w:author="Admin" w:date="2019-02-18T23:54:00Z">
              <w:rPr>
                <w:rFonts w:ascii="Arial" w:eastAsia="Arial" w:hAnsi="Arial" w:cs="Arial"/>
                <w:i/>
                <w:iCs/>
                <w:sz w:val="20"/>
                <w:szCs w:val="20"/>
              </w:rPr>
            </w:rPrChange>
          </w:rPr>
          <w:delText xml:space="preserve"> </w:delText>
        </w:r>
        <w:r w:rsidRPr="001A4D22" w:rsidDel="002260E7">
          <w:rPr>
            <w:rFonts w:eastAsia="Times New Roman"/>
            <w:i/>
            <w:iCs/>
            <w:sz w:val="20"/>
            <w:szCs w:val="20"/>
            <w:lang w:val="en-US"/>
            <w:rPrChange w:id="8216" w:author="Admin" w:date="2019-02-18T23:54:00Z">
              <w:rPr>
                <w:rFonts w:eastAsia="Times New Roman"/>
                <w:i/>
                <w:iCs/>
                <w:sz w:val="20"/>
                <w:szCs w:val="20"/>
              </w:rPr>
            </w:rPrChange>
          </w:rPr>
          <w:delText>j</w:delText>
        </w:r>
        <w:r w:rsidRPr="001A4D22" w:rsidDel="002260E7">
          <w:rPr>
            <w:rFonts w:ascii="Arial" w:eastAsia="Arial" w:hAnsi="Arial" w:cs="Arial"/>
            <w:i/>
            <w:iCs/>
            <w:sz w:val="20"/>
            <w:szCs w:val="20"/>
            <w:lang w:val="en-US"/>
            <w:rPrChange w:id="8217" w:author="Admin" w:date="2019-02-18T23:54:00Z">
              <w:rPr>
                <w:rFonts w:ascii="Arial" w:eastAsia="Arial" w:hAnsi="Arial" w:cs="Arial"/>
                <w:i/>
                <w:iCs/>
                <w:sz w:val="20"/>
                <w:szCs w:val="20"/>
              </w:rPr>
            </w:rPrChange>
          </w:rPr>
          <w:delText xml:space="preserve"> </w:delText>
        </w:r>
        <w:r w:rsidDel="002260E7">
          <w:rPr>
            <w:rFonts w:eastAsia="Times New Roman"/>
            <w:i/>
            <w:iCs/>
            <w:sz w:val="20"/>
            <w:szCs w:val="20"/>
          </w:rPr>
          <w:delText>φ</w:delText>
        </w:r>
        <w:r w:rsidRPr="001A4D22" w:rsidDel="002260E7">
          <w:rPr>
            <w:rFonts w:eastAsia="Times New Roman"/>
            <w:sz w:val="20"/>
            <w:szCs w:val="20"/>
            <w:lang w:val="en-US"/>
            <w:rPrChange w:id="8218" w:author="Admin" w:date="2019-02-18T23:54:00Z">
              <w:rPr>
                <w:rFonts w:eastAsia="Times New Roman"/>
                <w:sz w:val="20"/>
                <w:szCs w:val="20"/>
              </w:rPr>
            </w:rPrChange>
          </w:rPr>
          <w:delText>(  ) =</w:delText>
        </w:r>
        <w:r w:rsidRPr="001A4D22" w:rsidDel="002260E7">
          <w:rPr>
            <w:sz w:val="20"/>
            <w:szCs w:val="20"/>
            <w:lang w:val="en-US"/>
            <w:rPrChange w:id="8219" w:author="Admin" w:date="2019-02-18T23:54:00Z">
              <w:rPr>
                <w:sz w:val="20"/>
                <w:szCs w:val="20"/>
              </w:rPr>
            </w:rPrChange>
          </w:rPr>
          <w:tab/>
        </w:r>
        <w:r w:rsidRPr="001A4D22" w:rsidDel="002260E7">
          <w:rPr>
            <w:rFonts w:eastAsia="Times New Roman"/>
            <w:i/>
            <w:iCs/>
            <w:sz w:val="19"/>
            <w:szCs w:val="19"/>
            <w:lang w:val="en-US"/>
            <w:rPrChange w:id="8220" w:author="Admin" w:date="2019-02-18T23:54:00Z">
              <w:rPr>
                <w:rFonts w:eastAsia="Times New Roman"/>
                <w:i/>
                <w:iCs/>
                <w:sz w:val="19"/>
                <w:szCs w:val="19"/>
              </w:rPr>
            </w:rPrChange>
          </w:rPr>
          <w:delText>g;</w:delText>
        </w:r>
      </w:del>
    </w:p>
    <w:p w:rsidR="00A33515" w:rsidRPr="001A4D22" w:rsidDel="002260E7" w:rsidRDefault="00A33515">
      <w:pPr>
        <w:spacing w:line="180" w:lineRule="exact"/>
        <w:rPr>
          <w:del w:id="8221" w:author="Admin" w:date="2019-02-19T02:10:00Z"/>
          <w:sz w:val="20"/>
          <w:szCs w:val="20"/>
          <w:lang w:val="en-US"/>
          <w:rPrChange w:id="8222" w:author="Admin" w:date="2019-02-18T23:54:00Z">
            <w:rPr>
              <w:del w:id="8223" w:author="Admin" w:date="2019-02-19T02:10:00Z"/>
              <w:sz w:val="20"/>
              <w:szCs w:val="20"/>
            </w:rPr>
          </w:rPrChange>
        </w:rPr>
      </w:pPr>
    </w:p>
    <w:p w:rsidR="00A33515" w:rsidDel="002260E7" w:rsidRDefault="001A4D22">
      <w:pPr>
        <w:tabs>
          <w:tab w:val="left" w:pos="4580"/>
        </w:tabs>
        <w:rPr>
          <w:del w:id="8224" w:author="Admin" w:date="2019-02-19T02:10:00Z"/>
          <w:sz w:val="20"/>
          <w:szCs w:val="20"/>
        </w:rPr>
      </w:pPr>
      <w:del w:id="8225" w:author="Admin" w:date="2019-02-19T02:10:00Z">
        <w:r w:rsidDel="002260E7">
          <w:rPr>
            <w:rFonts w:ascii="Arial" w:eastAsia="Arial" w:hAnsi="Arial" w:cs="Arial"/>
            <w:sz w:val="20"/>
            <w:szCs w:val="20"/>
          </w:rPr>
          <w:delText>сохраняющие данную геометрическую фигуру</w:delText>
        </w:r>
        <w:r w:rsidDel="002260E7">
          <w:rPr>
            <w:sz w:val="20"/>
            <w:szCs w:val="20"/>
          </w:rPr>
          <w:tab/>
        </w:r>
        <w:r w:rsidDel="002260E7">
          <w:rPr>
            <w:rFonts w:ascii="Arial" w:eastAsia="Arial" w:hAnsi="Arial" w:cs="Arial"/>
            <w:sz w:val="19"/>
            <w:szCs w:val="19"/>
          </w:rPr>
          <w:delText xml:space="preserve">в </w:delText>
        </w:r>
        <w:r w:rsidDel="002260E7">
          <w:rPr>
            <w:rFonts w:ascii="Arial" w:eastAsia="Arial" w:hAnsi="Arial" w:cs="Arial"/>
            <w:b/>
            <w:bCs/>
            <w:sz w:val="19"/>
            <w:szCs w:val="19"/>
          </w:rPr>
          <w:delText>R</w:delText>
        </w:r>
        <w:r w:rsidDel="002260E7">
          <w:rPr>
            <w:rFonts w:ascii="Arial" w:eastAsia="Arial" w:hAnsi="Arial" w:cs="Arial"/>
            <w:i/>
            <w:iCs/>
            <w:sz w:val="25"/>
            <w:szCs w:val="25"/>
            <w:vertAlign w:val="superscript"/>
          </w:rPr>
          <w:delText>n</w:delText>
        </w:r>
        <w:r w:rsidDel="002260E7">
          <w:rPr>
            <w:rFonts w:ascii="Arial" w:eastAsia="Arial" w:hAnsi="Arial" w:cs="Arial"/>
            <w:sz w:val="19"/>
            <w:szCs w:val="19"/>
          </w:rPr>
          <w:delText>.</w:delText>
        </w:r>
      </w:del>
    </w:p>
    <w:p w:rsidR="00A33515" w:rsidDel="002260E7" w:rsidRDefault="00A33515">
      <w:pPr>
        <w:spacing w:line="157" w:lineRule="exact"/>
        <w:rPr>
          <w:del w:id="8226" w:author="Admin" w:date="2019-02-19T02:10:00Z"/>
          <w:sz w:val="20"/>
          <w:szCs w:val="20"/>
        </w:rPr>
      </w:pPr>
    </w:p>
    <w:p w:rsidR="00A33515" w:rsidDel="002260E7" w:rsidRDefault="001A4D22">
      <w:pPr>
        <w:numPr>
          <w:ilvl w:val="0"/>
          <w:numId w:val="683"/>
        </w:numPr>
        <w:tabs>
          <w:tab w:val="left" w:pos="500"/>
        </w:tabs>
        <w:spacing w:line="236" w:lineRule="auto"/>
        <w:ind w:left="500" w:hanging="273"/>
        <w:rPr>
          <w:del w:id="8227" w:author="Admin" w:date="2019-02-19T02:10:00Z"/>
          <w:rFonts w:ascii="Arial" w:eastAsia="Arial" w:hAnsi="Arial" w:cs="Arial"/>
          <w:b/>
          <w:bCs/>
          <w:sz w:val="20"/>
          <w:szCs w:val="20"/>
        </w:rPr>
        <w:pPrChange w:id="8228" w:author="Admin" w:date="2019-02-19T00:19:00Z">
          <w:pPr>
            <w:numPr>
              <w:numId w:val="686"/>
            </w:numPr>
            <w:tabs>
              <w:tab w:val="left" w:pos="500"/>
            </w:tabs>
            <w:spacing w:line="236" w:lineRule="auto"/>
            <w:ind w:left="500" w:hanging="273"/>
          </w:pPr>
        </w:pPrChange>
      </w:pPr>
      <w:del w:id="8229" w:author="Admin" w:date="2019-02-19T02:10:00Z">
        <w:r w:rsidDel="002260E7">
          <w:rPr>
            <w:rFonts w:ascii="Arial" w:eastAsia="Arial" w:hAnsi="Arial" w:cs="Arial"/>
            <w:sz w:val="20"/>
            <w:szCs w:val="20"/>
          </w:rPr>
          <w:delText>Пусть</w:delText>
        </w:r>
        <w:r w:rsidRPr="001A4D22" w:rsidDel="002260E7">
          <w:rPr>
            <w:rFonts w:ascii="Arial" w:eastAsia="Arial" w:hAnsi="Arial" w:cs="Arial"/>
            <w:sz w:val="20"/>
            <w:szCs w:val="20"/>
            <w:lang w:val="en-US"/>
            <w:rPrChange w:id="8230"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231" w:author="Admin" w:date="2019-02-18T23:54:00Z">
              <w:rPr>
                <w:rFonts w:ascii="Arial" w:eastAsia="Arial" w:hAnsi="Arial" w:cs="Arial"/>
                <w:i/>
                <w:iCs/>
                <w:sz w:val="20"/>
                <w:szCs w:val="20"/>
              </w:rPr>
            </w:rPrChange>
          </w:rPr>
          <w:delText>A</w:delText>
        </w:r>
        <w:r w:rsidRPr="001A4D22" w:rsidDel="002260E7">
          <w:rPr>
            <w:rFonts w:ascii="Arial" w:eastAsia="Arial" w:hAnsi="Arial" w:cs="Arial"/>
            <w:sz w:val="20"/>
            <w:szCs w:val="20"/>
            <w:lang w:val="en-US"/>
            <w:rPrChange w:id="8232" w:author="Admin" w:date="2019-02-18T23:54:00Z">
              <w:rPr>
                <w:rFonts w:ascii="Arial" w:eastAsia="Arial" w:hAnsi="Arial" w:cs="Arial"/>
                <w:sz w:val="20"/>
                <w:szCs w:val="20"/>
              </w:rPr>
            </w:rPrChange>
          </w:rPr>
          <w:delText xml:space="preserve"> </w:delText>
        </w:r>
        <w:r w:rsidRPr="001A4D22" w:rsidDel="002260E7">
          <w:rPr>
            <w:rFonts w:eastAsia="Times New Roman"/>
            <w:sz w:val="20"/>
            <w:szCs w:val="20"/>
            <w:lang w:val="en-US"/>
            <w:rPrChange w:id="8233" w:author="Admin" w:date="2019-02-18T23:54:00Z">
              <w:rPr>
                <w:rFonts w:eastAsia="Times New Roman"/>
                <w:sz w:val="20"/>
                <w:szCs w:val="20"/>
              </w:rPr>
            </w:rPrChange>
          </w:rPr>
          <w:delText>=</w:delText>
        </w:r>
        <w:r w:rsidRPr="001A4D22" w:rsidDel="002260E7">
          <w:rPr>
            <w:rFonts w:ascii="Arial" w:eastAsia="Arial" w:hAnsi="Arial" w:cs="Arial"/>
            <w:sz w:val="20"/>
            <w:szCs w:val="20"/>
            <w:lang w:val="en-US"/>
            <w:rPrChange w:id="8234" w:author="Admin" w:date="2019-02-18T23:54:00Z">
              <w:rPr>
                <w:rFonts w:ascii="Arial" w:eastAsia="Arial" w:hAnsi="Arial" w:cs="Arial"/>
                <w:sz w:val="20"/>
                <w:szCs w:val="20"/>
              </w:rPr>
            </w:rPrChange>
          </w:rPr>
          <w:delText xml:space="preserve"> </w:delText>
        </w:r>
        <w:r w:rsidRPr="001A4D22" w:rsidDel="002260E7">
          <w:rPr>
            <w:rFonts w:eastAsia="Times New Roman"/>
            <w:i/>
            <w:iCs/>
            <w:sz w:val="20"/>
            <w:szCs w:val="20"/>
            <w:lang w:val="en-US"/>
            <w:rPrChange w:id="8235" w:author="Admin" w:date="2019-02-18T23:54:00Z">
              <w:rPr>
                <w:rFonts w:eastAsia="Times New Roman"/>
                <w:i/>
                <w:iCs/>
                <w:sz w:val="20"/>
                <w:szCs w:val="20"/>
              </w:rPr>
            </w:rPrChange>
          </w:rPr>
          <w:delText>f</w:delText>
        </w:r>
        <w:r w:rsidRPr="001A4D22" w:rsidDel="002260E7">
          <w:rPr>
            <w:rFonts w:ascii="Arial" w:eastAsia="Arial" w:hAnsi="Arial" w:cs="Arial"/>
            <w:i/>
            <w:iCs/>
            <w:sz w:val="20"/>
            <w:szCs w:val="20"/>
            <w:lang w:val="en-US"/>
            <w:rPrChange w:id="8236" w:author="Admin" w:date="2019-02-18T23:54:00Z">
              <w:rPr>
                <w:rFonts w:ascii="Arial" w:eastAsia="Arial" w:hAnsi="Arial" w:cs="Arial"/>
                <w:i/>
                <w:iCs/>
                <w:sz w:val="20"/>
                <w:szCs w:val="20"/>
              </w:rPr>
            </w:rPrChange>
          </w:rPr>
          <w:delText>a</w:delText>
        </w:r>
        <w:r w:rsidRPr="001A4D22" w:rsidDel="002260E7">
          <w:rPr>
            <w:rFonts w:eastAsia="Times New Roman"/>
            <w:i/>
            <w:iCs/>
            <w:sz w:val="20"/>
            <w:szCs w:val="20"/>
            <w:lang w:val="en-US"/>
            <w:rPrChange w:id="8237" w:author="Admin" w:date="2019-02-18T23:54:00Z">
              <w:rPr>
                <w:rFonts w:eastAsia="Times New Roman"/>
                <w:i/>
                <w:iCs/>
                <w:sz w:val="20"/>
                <w:szCs w:val="20"/>
              </w:rPr>
            </w:rPrChange>
          </w:rPr>
          <w:delText>;</w:delText>
        </w:r>
        <w:r w:rsidRPr="001A4D22" w:rsidDel="002260E7">
          <w:rPr>
            <w:rFonts w:ascii="Arial" w:eastAsia="Arial" w:hAnsi="Arial" w:cs="Arial"/>
            <w:sz w:val="20"/>
            <w:szCs w:val="20"/>
            <w:lang w:val="en-US"/>
            <w:rPrChange w:id="8238"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239" w:author="Admin" w:date="2019-02-18T23:54:00Z">
              <w:rPr>
                <w:rFonts w:ascii="Arial" w:eastAsia="Arial" w:hAnsi="Arial" w:cs="Arial"/>
                <w:i/>
                <w:iCs/>
                <w:sz w:val="20"/>
                <w:szCs w:val="20"/>
              </w:rPr>
            </w:rPrChange>
          </w:rPr>
          <w:delText>b</w:delText>
        </w:r>
        <w:r w:rsidRPr="001A4D22" w:rsidDel="002260E7">
          <w:rPr>
            <w:rFonts w:eastAsia="Times New Roman"/>
            <w:i/>
            <w:iCs/>
            <w:sz w:val="20"/>
            <w:szCs w:val="20"/>
            <w:lang w:val="en-US"/>
            <w:rPrChange w:id="8240" w:author="Admin" w:date="2019-02-18T23:54:00Z">
              <w:rPr>
                <w:rFonts w:eastAsia="Times New Roman"/>
                <w:i/>
                <w:iCs/>
                <w:sz w:val="20"/>
                <w:szCs w:val="20"/>
              </w:rPr>
            </w:rPrChange>
          </w:rPr>
          <w:delText>g</w:delText>
        </w:r>
        <w:r w:rsidRPr="001A4D22" w:rsidDel="002260E7">
          <w:rPr>
            <w:rFonts w:ascii="Arial" w:eastAsia="Arial" w:hAnsi="Arial" w:cs="Arial"/>
            <w:sz w:val="20"/>
            <w:szCs w:val="20"/>
            <w:lang w:val="en-US"/>
            <w:rPrChange w:id="8241" w:author="Admin" w:date="2019-02-18T23:54:00Z">
              <w:rPr>
                <w:rFonts w:ascii="Arial" w:eastAsia="Arial" w:hAnsi="Arial" w:cs="Arial"/>
                <w:sz w:val="20"/>
                <w:szCs w:val="20"/>
              </w:rPr>
            </w:rPrChange>
          </w:rPr>
          <w:delText xml:space="preserve"> </w:delText>
        </w:r>
        <w:r w:rsidDel="002260E7">
          <w:rPr>
            <w:rFonts w:ascii="Arial" w:eastAsia="Arial" w:hAnsi="Arial" w:cs="Arial"/>
            <w:sz w:val="20"/>
            <w:szCs w:val="20"/>
          </w:rPr>
          <w:delText>и</w:delText>
        </w:r>
        <w:r w:rsidRPr="001A4D22" w:rsidDel="002260E7">
          <w:rPr>
            <w:rFonts w:ascii="Arial" w:eastAsia="Arial" w:hAnsi="Arial" w:cs="Arial"/>
            <w:sz w:val="20"/>
            <w:szCs w:val="20"/>
            <w:lang w:val="en-US"/>
            <w:rPrChange w:id="8242"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243" w:author="Admin" w:date="2019-02-18T23:54:00Z">
              <w:rPr>
                <w:rFonts w:ascii="Arial" w:eastAsia="Arial" w:hAnsi="Arial" w:cs="Arial"/>
                <w:i/>
                <w:iCs/>
                <w:sz w:val="20"/>
                <w:szCs w:val="20"/>
              </w:rPr>
            </w:rPrChange>
          </w:rPr>
          <w:delText>R</w:delText>
        </w:r>
        <w:r w:rsidRPr="001A4D22" w:rsidDel="002260E7">
          <w:rPr>
            <w:rFonts w:ascii="Arial" w:eastAsia="Arial" w:hAnsi="Arial" w:cs="Arial"/>
            <w:sz w:val="20"/>
            <w:szCs w:val="20"/>
            <w:lang w:val="en-US"/>
            <w:rPrChange w:id="8244" w:author="Admin" w:date="2019-02-18T23:54:00Z">
              <w:rPr>
                <w:rFonts w:ascii="Arial" w:eastAsia="Arial" w:hAnsi="Arial" w:cs="Arial"/>
                <w:sz w:val="20"/>
                <w:szCs w:val="20"/>
              </w:rPr>
            </w:rPrChange>
          </w:rPr>
          <w:delText xml:space="preserve"> </w:delText>
        </w:r>
        <w:r w:rsidRPr="001A4D22" w:rsidDel="002260E7">
          <w:rPr>
            <w:rFonts w:eastAsia="Times New Roman"/>
            <w:sz w:val="20"/>
            <w:szCs w:val="20"/>
            <w:lang w:val="en-US"/>
            <w:rPrChange w:id="8245" w:author="Admin" w:date="2019-02-18T23:54:00Z">
              <w:rPr>
                <w:rFonts w:eastAsia="Times New Roman"/>
                <w:sz w:val="20"/>
                <w:szCs w:val="20"/>
              </w:rPr>
            </w:rPrChange>
          </w:rPr>
          <w:delText>=</w:delText>
        </w:r>
        <w:r w:rsidRPr="001A4D22" w:rsidDel="002260E7">
          <w:rPr>
            <w:rFonts w:ascii="Arial" w:eastAsia="Arial" w:hAnsi="Arial" w:cs="Arial"/>
            <w:sz w:val="20"/>
            <w:szCs w:val="20"/>
            <w:lang w:val="en-US"/>
            <w:rPrChange w:id="8246" w:author="Admin" w:date="2019-02-18T23:54:00Z">
              <w:rPr>
                <w:rFonts w:ascii="Arial" w:eastAsia="Arial" w:hAnsi="Arial" w:cs="Arial"/>
                <w:sz w:val="20"/>
                <w:szCs w:val="20"/>
              </w:rPr>
            </w:rPrChange>
          </w:rPr>
          <w:delText xml:space="preserve"> </w:delText>
        </w:r>
        <w:r w:rsidRPr="001A4D22" w:rsidDel="002260E7">
          <w:rPr>
            <w:rFonts w:eastAsia="Times New Roman"/>
            <w:i/>
            <w:iCs/>
            <w:sz w:val="20"/>
            <w:szCs w:val="20"/>
            <w:lang w:val="en-US"/>
            <w:rPrChange w:id="8247" w:author="Admin" w:date="2019-02-18T23:54:00Z">
              <w:rPr>
                <w:rFonts w:eastAsia="Times New Roman"/>
                <w:i/>
                <w:iCs/>
                <w:sz w:val="20"/>
                <w:szCs w:val="20"/>
              </w:rPr>
            </w:rPrChange>
          </w:rPr>
          <w:delText>f</w:delText>
        </w:r>
        <w:r w:rsidRPr="001A4D22" w:rsidDel="002260E7">
          <w:rPr>
            <w:rFonts w:ascii="Arial" w:eastAsia="Arial" w:hAnsi="Arial" w:cs="Arial"/>
            <w:i/>
            <w:iCs/>
            <w:sz w:val="20"/>
            <w:szCs w:val="20"/>
            <w:lang w:val="en-US"/>
            <w:rPrChange w:id="8248" w:author="Admin" w:date="2019-02-18T23:54:00Z">
              <w:rPr>
                <w:rFonts w:ascii="Arial" w:eastAsia="Arial" w:hAnsi="Arial" w:cs="Arial"/>
                <w:i/>
                <w:iCs/>
                <w:sz w:val="20"/>
                <w:szCs w:val="20"/>
              </w:rPr>
            </w:rPrChange>
          </w:rPr>
          <w:delText>a</w:delText>
        </w:r>
        <w:r w:rsidRPr="001A4D22" w:rsidDel="002260E7">
          <w:rPr>
            <w:rFonts w:ascii="Arial" w:eastAsia="Arial" w:hAnsi="Arial" w:cs="Arial"/>
            <w:sz w:val="27"/>
            <w:szCs w:val="27"/>
            <w:vertAlign w:val="superscript"/>
            <w:lang w:val="en-US"/>
            <w:rPrChange w:id="8249" w:author="Admin" w:date="2019-02-18T23:54:00Z">
              <w:rPr>
                <w:rFonts w:ascii="Arial" w:eastAsia="Arial" w:hAnsi="Arial" w:cs="Arial"/>
                <w:sz w:val="27"/>
                <w:szCs w:val="27"/>
                <w:vertAlign w:val="superscript"/>
              </w:rPr>
            </w:rPrChange>
          </w:rPr>
          <w:delText>2</w:delText>
        </w:r>
        <w:r w:rsidRPr="001A4D22" w:rsidDel="002260E7">
          <w:rPr>
            <w:rFonts w:eastAsia="Times New Roman"/>
            <w:i/>
            <w:iCs/>
            <w:sz w:val="20"/>
            <w:szCs w:val="20"/>
            <w:lang w:val="en-US"/>
            <w:rPrChange w:id="8250" w:author="Admin" w:date="2019-02-18T23:54:00Z">
              <w:rPr>
                <w:rFonts w:eastAsia="Times New Roman"/>
                <w:i/>
                <w:iCs/>
                <w:sz w:val="20"/>
                <w:szCs w:val="20"/>
              </w:rPr>
            </w:rPrChange>
          </w:rPr>
          <w:delText>;</w:delText>
        </w:r>
        <w:r w:rsidRPr="001A4D22" w:rsidDel="002260E7">
          <w:rPr>
            <w:rFonts w:ascii="Arial" w:eastAsia="Arial" w:hAnsi="Arial" w:cs="Arial"/>
            <w:sz w:val="20"/>
            <w:szCs w:val="20"/>
            <w:lang w:val="en-US"/>
            <w:rPrChange w:id="8251"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252" w:author="Admin" w:date="2019-02-18T23:54:00Z">
              <w:rPr>
                <w:rFonts w:ascii="Arial" w:eastAsia="Arial" w:hAnsi="Arial" w:cs="Arial"/>
                <w:i/>
                <w:iCs/>
                <w:sz w:val="20"/>
                <w:szCs w:val="20"/>
              </w:rPr>
            </w:rPrChange>
          </w:rPr>
          <w:delText>b</w:delText>
        </w:r>
        <w:r w:rsidRPr="001A4D22" w:rsidDel="002260E7">
          <w:rPr>
            <w:rFonts w:ascii="Arial" w:eastAsia="Arial" w:hAnsi="Arial" w:cs="Arial"/>
            <w:sz w:val="27"/>
            <w:szCs w:val="27"/>
            <w:vertAlign w:val="superscript"/>
            <w:lang w:val="en-US"/>
            <w:rPrChange w:id="8253" w:author="Admin" w:date="2019-02-18T23:54:00Z">
              <w:rPr>
                <w:rFonts w:ascii="Arial" w:eastAsia="Arial" w:hAnsi="Arial" w:cs="Arial"/>
                <w:sz w:val="27"/>
                <w:szCs w:val="27"/>
                <w:vertAlign w:val="superscript"/>
              </w:rPr>
            </w:rPrChange>
          </w:rPr>
          <w:delText>2</w:delText>
        </w:r>
        <w:r w:rsidRPr="001A4D22" w:rsidDel="002260E7">
          <w:rPr>
            <w:rFonts w:eastAsia="Times New Roman"/>
            <w:i/>
            <w:iCs/>
            <w:sz w:val="20"/>
            <w:szCs w:val="20"/>
            <w:lang w:val="en-US"/>
            <w:rPrChange w:id="8254" w:author="Admin" w:date="2019-02-18T23:54:00Z">
              <w:rPr>
                <w:rFonts w:eastAsia="Times New Roman"/>
                <w:i/>
                <w:iCs/>
                <w:sz w:val="20"/>
                <w:szCs w:val="20"/>
              </w:rPr>
            </w:rPrChange>
          </w:rPr>
          <w:delText>;</w:delText>
        </w:r>
        <w:r w:rsidRPr="001A4D22" w:rsidDel="002260E7">
          <w:rPr>
            <w:rFonts w:ascii="Arial" w:eastAsia="Arial" w:hAnsi="Arial" w:cs="Arial"/>
            <w:sz w:val="20"/>
            <w:szCs w:val="20"/>
            <w:lang w:val="en-US"/>
            <w:rPrChange w:id="8255"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256" w:author="Admin" w:date="2019-02-18T23:54:00Z">
              <w:rPr>
                <w:rFonts w:ascii="Arial" w:eastAsia="Arial" w:hAnsi="Arial" w:cs="Arial"/>
                <w:i/>
                <w:iCs/>
                <w:sz w:val="20"/>
                <w:szCs w:val="20"/>
              </w:rPr>
            </w:rPrChange>
          </w:rPr>
          <w:delText>abab</w:delText>
        </w:r>
        <w:r w:rsidRPr="001A4D22" w:rsidDel="002260E7">
          <w:rPr>
            <w:rFonts w:eastAsia="Times New Roman"/>
            <w:i/>
            <w:iCs/>
            <w:sz w:val="20"/>
            <w:szCs w:val="20"/>
            <w:lang w:val="en-US"/>
            <w:rPrChange w:id="8257" w:author="Admin" w:date="2019-02-18T23:54:00Z">
              <w:rPr>
                <w:rFonts w:eastAsia="Times New Roman"/>
                <w:i/>
                <w:iCs/>
                <w:sz w:val="20"/>
                <w:szCs w:val="20"/>
              </w:rPr>
            </w:rPrChange>
          </w:rPr>
          <w:delText>g</w:delText>
        </w:r>
        <w:r w:rsidRPr="001A4D22" w:rsidDel="002260E7">
          <w:rPr>
            <w:rFonts w:ascii="Arial" w:eastAsia="Arial" w:hAnsi="Arial" w:cs="Arial"/>
            <w:sz w:val="20"/>
            <w:szCs w:val="20"/>
            <w:lang w:val="en-US"/>
            <w:rPrChange w:id="8258" w:author="Admin" w:date="2019-02-18T23:54:00Z">
              <w:rPr>
                <w:rFonts w:ascii="Arial" w:eastAsia="Arial" w:hAnsi="Arial" w:cs="Arial"/>
                <w:sz w:val="20"/>
                <w:szCs w:val="20"/>
              </w:rPr>
            </w:rPrChange>
          </w:rPr>
          <w:delText xml:space="preserve">. </w:delText>
        </w:r>
        <w:r w:rsidDel="002260E7">
          <w:rPr>
            <w:rFonts w:ascii="Arial" w:eastAsia="Arial" w:hAnsi="Arial" w:cs="Arial"/>
            <w:sz w:val="20"/>
            <w:szCs w:val="20"/>
          </w:rPr>
          <w:delText xml:space="preserve">Тогда, например, </w:delText>
        </w:r>
        <w:r w:rsidDel="002260E7">
          <w:rPr>
            <w:rFonts w:ascii="Arial" w:eastAsia="Arial" w:hAnsi="Arial" w:cs="Arial"/>
            <w:i/>
            <w:iCs/>
            <w:sz w:val="20"/>
            <w:szCs w:val="20"/>
          </w:rPr>
          <w:delText>bab aabab</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 xml:space="preserve">a abb </w:delText>
        </w:r>
        <w:r w:rsidDel="002260E7">
          <w:rPr>
            <w:rFonts w:eastAsia="Times New Roman"/>
            <w:i/>
            <w:iCs/>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i/>
            <w:iCs/>
            <w:sz w:val="20"/>
            <w:szCs w:val="20"/>
          </w:rPr>
          <w:delText>b</w:delText>
        </w:r>
        <w:r w:rsidDel="002260E7">
          <w:rPr>
            <w:rFonts w:eastAsia="Times New Roman"/>
            <w:i/>
            <w:iCs/>
            <w:sz w:val="20"/>
            <w:szCs w:val="20"/>
          </w:rPr>
          <w:delText>"</w:delText>
        </w:r>
        <w:r w:rsidDel="002260E7">
          <w:rPr>
            <w:rFonts w:ascii="Arial" w:eastAsia="Arial" w:hAnsi="Arial" w:cs="Arial"/>
            <w:i/>
            <w:iCs/>
            <w:sz w:val="20"/>
            <w:szCs w:val="20"/>
          </w:rPr>
          <w:delText>b</w:delText>
        </w:r>
        <w:r w:rsidDel="002260E7">
          <w:rPr>
            <w:rFonts w:eastAsia="Times New Roman"/>
            <w:i/>
            <w:iCs/>
            <w:sz w:val="20"/>
            <w:szCs w:val="20"/>
          </w:rPr>
          <w:delText>":</w:delText>
        </w:r>
      </w:del>
    </w:p>
    <w:p w:rsidR="00A33515" w:rsidDel="002260E7" w:rsidRDefault="00A33515">
      <w:pPr>
        <w:spacing w:line="137" w:lineRule="exact"/>
        <w:rPr>
          <w:del w:id="8259" w:author="Admin" w:date="2019-02-19T02:10:00Z"/>
          <w:rFonts w:ascii="Arial" w:eastAsia="Arial" w:hAnsi="Arial" w:cs="Arial"/>
          <w:b/>
          <w:bCs/>
          <w:sz w:val="20"/>
          <w:szCs w:val="20"/>
        </w:rPr>
      </w:pPr>
    </w:p>
    <w:p w:rsidR="00A33515" w:rsidDel="002260E7" w:rsidRDefault="001A4D22">
      <w:pPr>
        <w:numPr>
          <w:ilvl w:val="1"/>
          <w:numId w:val="683"/>
        </w:numPr>
        <w:tabs>
          <w:tab w:val="left" w:pos="940"/>
        </w:tabs>
        <w:spacing w:line="320" w:lineRule="auto"/>
        <w:ind w:left="940" w:hanging="272"/>
        <w:rPr>
          <w:del w:id="8260" w:author="Admin" w:date="2019-02-19T02:10:00Z"/>
          <w:rFonts w:ascii="Arial" w:eastAsia="Arial" w:hAnsi="Arial" w:cs="Arial"/>
          <w:sz w:val="20"/>
          <w:szCs w:val="20"/>
        </w:rPr>
        <w:pPrChange w:id="8261" w:author="Admin" w:date="2019-02-19T00:19:00Z">
          <w:pPr>
            <w:numPr>
              <w:ilvl w:val="1"/>
              <w:numId w:val="686"/>
            </w:numPr>
            <w:tabs>
              <w:tab w:val="left" w:pos="940"/>
            </w:tabs>
            <w:spacing w:line="320" w:lineRule="auto"/>
            <w:ind w:left="940" w:hanging="272"/>
          </w:pPr>
        </w:pPrChange>
      </w:pPr>
      <w:del w:id="8262" w:author="Admin" w:date="2019-02-19T02:10:00Z">
        <w:r w:rsidDel="002260E7">
          <w:rPr>
            <w:rFonts w:ascii="Arial" w:eastAsia="Arial" w:hAnsi="Arial" w:cs="Arial"/>
            <w:sz w:val="20"/>
            <w:szCs w:val="20"/>
          </w:rPr>
          <w:delText xml:space="preserve">Докажите, что любое слово из Ҩ , в действительности, </w:delText>
        </w:r>
        <w:r w:rsidDel="002260E7">
          <w:rPr>
            <w:rFonts w:ascii="Arial" w:eastAsia="Arial" w:hAnsi="Arial" w:cs="Arial"/>
            <w:i/>
            <w:iCs/>
            <w:sz w:val="20"/>
            <w:szCs w:val="20"/>
          </w:rPr>
          <w:delText>R</w:delText>
        </w:r>
        <w:r w:rsidDel="002260E7">
          <w:rPr>
            <w:rFonts w:ascii="Arial" w:eastAsia="Arial" w:hAnsi="Arial" w:cs="Arial"/>
            <w:sz w:val="20"/>
            <w:szCs w:val="20"/>
          </w:rPr>
          <w:delText xml:space="preserve">–экви-валентно одному из слов из </w:delText>
        </w:r>
        <w:r w:rsidDel="002260E7">
          <w:rPr>
            <w:rFonts w:eastAsia="Times New Roman"/>
            <w:i/>
            <w:iCs/>
            <w:sz w:val="20"/>
            <w:szCs w:val="20"/>
          </w:rPr>
          <w:delText>f";</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ab</w:delText>
        </w:r>
        <w:r w:rsidDel="002260E7">
          <w:rPr>
            <w:rFonts w:eastAsia="Times New Roman"/>
            <w:i/>
            <w:iCs/>
            <w:sz w:val="20"/>
            <w:szCs w:val="20"/>
          </w:rPr>
          <w:delText>g</w:delText>
        </w:r>
        <w:r w:rsidDel="002260E7">
          <w:rPr>
            <w:rFonts w:ascii="Arial" w:eastAsia="Arial" w:hAnsi="Arial" w:cs="Arial"/>
            <w:sz w:val="20"/>
            <w:szCs w:val="20"/>
          </w:rPr>
          <w:delText>.</w:delText>
        </w:r>
      </w:del>
    </w:p>
    <w:p w:rsidR="00A33515" w:rsidDel="002260E7" w:rsidRDefault="001A4D22">
      <w:pPr>
        <w:numPr>
          <w:ilvl w:val="1"/>
          <w:numId w:val="683"/>
        </w:numPr>
        <w:tabs>
          <w:tab w:val="left" w:pos="940"/>
        </w:tabs>
        <w:spacing w:line="225" w:lineRule="auto"/>
        <w:ind w:left="940" w:hanging="280"/>
        <w:jc w:val="both"/>
        <w:rPr>
          <w:del w:id="8263" w:author="Admin" w:date="2019-02-19T02:10:00Z"/>
          <w:rFonts w:ascii="Arial" w:eastAsia="Arial" w:hAnsi="Arial" w:cs="Arial"/>
          <w:sz w:val="20"/>
          <w:szCs w:val="20"/>
        </w:rPr>
        <w:pPrChange w:id="8264" w:author="Admin" w:date="2019-02-19T00:19:00Z">
          <w:pPr>
            <w:numPr>
              <w:ilvl w:val="1"/>
              <w:numId w:val="686"/>
            </w:numPr>
            <w:tabs>
              <w:tab w:val="left" w:pos="940"/>
            </w:tabs>
            <w:spacing w:line="225" w:lineRule="auto"/>
            <w:ind w:left="940" w:hanging="280"/>
            <w:jc w:val="both"/>
          </w:pPr>
        </w:pPrChange>
      </w:pPr>
      <w:del w:id="8265" w:author="Admin" w:date="2019-02-19T02:10:00Z">
        <w:r w:rsidDel="002260E7">
          <w:rPr>
            <w:rFonts w:ascii="Arial" w:eastAsia="Arial" w:hAnsi="Arial" w:cs="Arial"/>
            <w:sz w:val="20"/>
            <w:szCs w:val="20"/>
          </w:rPr>
          <w:delText xml:space="preserve">Найдите пару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f</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i/>
            <w:iCs/>
            <w:sz w:val="20"/>
            <w:szCs w:val="20"/>
          </w:rPr>
          <w:delText>g;</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X</w:delText>
        </w:r>
        <w:r w:rsidDel="002260E7">
          <w:rPr>
            <w:rFonts w:eastAsia="Times New Roman"/>
            <w:sz w:val="20"/>
            <w:szCs w:val="20"/>
          </w:rPr>
          <w:delText>)</w:delText>
        </w:r>
        <w:r w:rsidDel="002260E7">
          <w:rPr>
            <w:rFonts w:ascii="Arial" w:eastAsia="Arial" w:hAnsi="Arial" w:cs="Arial"/>
            <w:sz w:val="20"/>
            <w:szCs w:val="20"/>
          </w:rPr>
          <w:delText xml:space="preserve"> из двух изометрий </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id и функ-ции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Ҩ </w:delText>
        </w:r>
        <w:r w:rsidDel="002260E7">
          <w:rPr>
            <w:rFonts w:eastAsia="Times New Roman"/>
            <w:i/>
            <w:iCs/>
            <w:sz w:val="20"/>
            <w:szCs w:val="20"/>
          </w:rPr>
          <w:delText>!</w:delText>
        </w:r>
        <w:r w:rsidDel="002260E7">
          <w:rPr>
            <w:rFonts w:ascii="Arial" w:eastAsia="Arial" w:hAnsi="Arial" w:cs="Arial"/>
            <w:sz w:val="20"/>
            <w:szCs w:val="20"/>
          </w:rPr>
          <w:delText xml:space="preserve"> Isom</w:delText>
        </w:r>
        <w:r w:rsidDel="002260E7">
          <w:rPr>
            <w:rFonts w:eastAsia="Times New Roman"/>
            <w:sz w:val="20"/>
            <w:szCs w:val="20"/>
          </w:rPr>
          <w:delText>(</w:delText>
        </w:r>
        <w:r w:rsidDel="002260E7">
          <w:rPr>
            <w:rFonts w:ascii="Arial" w:eastAsia="Arial" w:hAnsi="Arial" w:cs="Arial"/>
            <w:b/>
            <w:bCs/>
            <w:sz w:val="20"/>
            <w:szCs w:val="20"/>
          </w:rPr>
          <w:delText>R</w:delText>
        </w:r>
        <w:r w:rsidDel="002260E7">
          <w:rPr>
            <w:rFonts w:ascii="Arial" w:eastAsia="Arial" w:hAnsi="Arial" w:cs="Arial"/>
            <w:i/>
            <w:iCs/>
            <w:sz w:val="27"/>
            <w:szCs w:val="27"/>
            <w:vertAlign w:val="superscript"/>
          </w:rPr>
          <w:delText>n</w:delText>
        </w:r>
        <w:r w:rsidDel="002260E7">
          <w:rPr>
            <w:rFonts w:eastAsia="Times New Roman"/>
            <w:sz w:val="20"/>
            <w:szCs w:val="20"/>
          </w:rPr>
          <w:delText>)</w:delText>
        </w:r>
        <w:r w:rsidDel="002260E7">
          <w:rPr>
            <w:rFonts w:ascii="Arial" w:eastAsia="Arial" w:hAnsi="Arial" w:cs="Arial"/>
            <w:sz w:val="20"/>
            <w:szCs w:val="20"/>
          </w:rPr>
          <w:delText xml:space="preserve">, для которой отношения </w:delText>
        </w:r>
        <w:r w:rsidDel="002260E7">
          <w:rPr>
            <w:rFonts w:ascii="Arial" w:eastAsia="Arial" w:hAnsi="Arial" w:cs="Arial"/>
            <w:i/>
            <w:iCs/>
            <w:sz w:val="20"/>
            <w:szCs w:val="20"/>
          </w:rPr>
          <w:delText>R</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–экви-валентности совпадают. Можно ли выбрать </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Fix</w:delText>
        </w:r>
        <w:r w:rsidDel="002260E7">
          <w:rPr>
            <w:rFonts w:eastAsia="Times New Roman"/>
            <w:sz w:val="20"/>
            <w:szCs w:val="20"/>
          </w:rPr>
          <w:delText>( )</w:delText>
        </w:r>
        <w:r w:rsidDel="002260E7">
          <w:rPr>
            <w:rFonts w:ascii="Arial" w:eastAsia="Arial" w:hAnsi="Arial" w:cs="Arial"/>
            <w:sz w:val="20"/>
            <w:szCs w:val="20"/>
          </w:rPr>
          <w:delText xml:space="preserve"> для подходящей фигуры и в какой наименьшей размерности?</w:delText>
        </w:r>
      </w:del>
    </w:p>
    <w:p w:rsidR="00A33515" w:rsidDel="002260E7" w:rsidRDefault="00A33515">
      <w:pPr>
        <w:spacing w:line="94" w:lineRule="exact"/>
        <w:rPr>
          <w:del w:id="8266" w:author="Admin" w:date="2019-02-19T02:10:00Z"/>
          <w:rFonts w:ascii="Arial" w:eastAsia="Arial" w:hAnsi="Arial" w:cs="Arial"/>
          <w:sz w:val="20"/>
          <w:szCs w:val="20"/>
        </w:rPr>
      </w:pPr>
    </w:p>
    <w:p w:rsidR="00A33515" w:rsidDel="002260E7" w:rsidRDefault="001A4D22">
      <w:pPr>
        <w:numPr>
          <w:ilvl w:val="1"/>
          <w:numId w:val="683"/>
        </w:numPr>
        <w:tabs>
          <w:tab w:val="left" w:pos="940"/>
        </w:tabs>
        <w:ind w:left="940" w:hanging="264"/>
        <w:rPr>
          <w:del w:id="8267" w:author="Admin" w:date="2019-02-19T02:10:00Z"/>
          <w:rFonts w:ascii="Arial" w:eastAsia="Arial" w:hAnsi="Arial" w:cs="Arial"/>
          <w:sz w:val="19"/>
          <w:szCs w:val="19"/>
        </w:rPr>
        <w:pPrChange w:id="8268" w:author="Admin" w:date="2019-02-19T00:19:00Z">
          <w:pPr>
            <w:numPr>
              <w:ilvl w:val="1"/>
              <w:numId w:val="686"/>
            </w:numPr>
            <w:tabs>
              <w:tab w:val="left" w:pos="940"/>
            </w:tabs>
            <w:ind w:left="940" w:hanging="264"/>
          </w:pPr>
        </w:pPrChange>
      </w:pPr>
      <w:del w:id="8269" w:author="Admin" w:date="2019-02-19T02:10:00Z">
        <w:r w:rsidDel="002260E7">
          <w:rPr>
            <w:rFonts w:ascii="Arial" w:eastAsia="Arial" w:hAnsi="Arial" w:cs="Arial"/>
            <w:sz w:val="19"/>
            <w:szCs w:val="19"/>
          </w:rPr>
          <w:delText xml:space="preserve">Докажите, что слова </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a</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ab</w:delText>
        </w:r>
        <w:r w:rsidDel="002260E7">
          <w:rPr>
            <w:rFonts w:ascii="Arial" w:eastAsia="Arial" w:hAnsi="Arial" w:cs="Arial"/>
            <w:sz w:val="19"/>
            <w:szCs w:val="19"/>
          </w:rPr>
          <w:delText xml:space="preserve"> все попарно </w:delText>
        </w:r>
        <w:r w:rsidDel="002260E7">
          <w:rPr>
            <w:rFonts w:ascii="Arial" w:eastAsia="Arial" w:hAnsi="Arial" w:cs="Arial"/>
            <w:i/>
            <w:iCs/>
            <w:sz w:val="19"/>
            <w:szCs w:val="19"/>
          </w:rPr>
          <w:delText>R</w:delText>
        </w:r>
        <w:r w:rsidDel="002260E7">
          <w:rPr>
            <w:rFonts w:ascii="Arial" w:eastAsia="Arial" w:hAnsi="Arial" w:cs="Arial"/>
            <w:sz w:val="19"/>
            <w:szCs w:val="19"/>
          </w:rPr>
          <w:delText>–неэквивалентны.</w:delText>
        </w:r>
      </w:del>
    </w:p>
    <w:p w:rsidR="00A33515" w:rsidDel="002260E7" w:rsidRDefault="00A33515">
      <w:pPr>
        <w:spacing w:line="207" w:lineRule="exact"/>
        <w:rPr>
          <w:del w:id="8270" w:author="Admin" w:date="2019-02-19T02:10:00Z"/>
          <w:rFonts w:ascii="Arial" w:eastAsia="Arial" w:hAnsi="Arial" w:cs="Arial"/>
          <w:sz w:val="19"/>
          <w:szCs w:val="19"/>
        </w:rPr>
      </w:pPr>
    </w:p>
    <w:p w:rsidR="00A33515" w:rsidDel="002260E7" w:rsidRDefault="001A4D22">
      <w:pPr>
        <w:numPr>
          <w:ilvl w:val="0"/>
          <w:numId w:val="683"/>
        </w:numPr>
        <w:tabs>
          <w:tab w:val="left" w:pos="500"/>
        </w:tabs>
        <w:spacing w:line="290" w:lineRule="auto"/>
        <w:ind w:left="500" w:hanging="273"/>
        <w:jc w:val="both"/>
        <w:rPr>
          <w:del w:id="8271" w:author="Admin" w:date="2019-02-19T02:10:00Z"/>
          <w:rFonts w:ascii="Arial" w:eastAsia="Arial" w:hAnsi="Arial" w:cs="Arial"/>
          <w:b/>
          <w:bCs/>
          <w:sz w:val="20"/>
          <w:szCs w:val="20"/>
        </w:rPr>
        <w:pPrChange w:id="8272" w:author="Admin" w:date="2019-02-19T00:19:00Z">
          <w:pPr>
            <w:numPr>
              <w:numId w:val="686"/>
            </w:numPr>
            <w:tabs>
              <w:tab w:val="left" w:pos="500"/>
            </w:tabs>
            <w:spacing w:line="290" w:lineRule="auto"/>
            <w:ind w:left="500" w:hanging="273"/>
            <w:jc w:val="both"/>
          </w:pPr>
        </w:pPrChange>
      </w:pPr>
      <w:del w:id="8273"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f</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i/>
            <w:iCs/>
            <w:sz w:val="20"/>
            <w:szCs w:val="20"/>
          </w:rPr>
          <w:delText>g</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 это нетривиальный перенос на вектор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sz w:val="20"/>
            <w:szCs w:val="20"/>
          </w:rPr>
          <w:delText xml:space="preserve">) </w:delText>
        </w:r>
        <w:r w:rsidDel="002260E7">
          <w:rPr>
            <w:rFonts w:ascii="Arial" w:eastAsia="Arial" w:hAnsi="Arial" w:cs="Arial"/>
            <w:sz w:val="20"/>
            <w:szCs w:val="20"/>
          </w:rPr>
          <w:delText>и нетривиальная скользящая симметрия в перпендикулярном</w:delText>
        </w:r>
        <w:r w:rsidDel="002260E7">
          <w:rPr>
            <w:rFonts w:eastAsia="Times New Roman"/>
            <w:sz w:val="20"/>
            <w:szCs w:val="20"/>
          </w:rPr>
          <w:delText xml:space="preserve"> </w:delText>
        </w:r>
        <w:r w:rsidDel="002260E7">
          <w:rPr>
            <w:rFonts w:ascii="Arial" w:eastAsia="Arial" w:hAnsi="Arial" w:cs="Arial"/>
            <w:sz w:val="20"/>
            <w:szCs w:val="20"/>
          </w:rPr>
          <w:delText>направлении соответственно.</w:delText>
        </w:r>
      </w:del>
    </w:p>
    <w:p w:rsidR="00A33515" w:rsidDel="002260E7" w:rsidRDefault="00A33515">
      <w:pPr>
        <w:spacing w:line="33" w:lineRule="exact"/>
        <w:rPr>
          <w:del w:id="8274" w:author="Admin" w:date="2019-02-19T02:10:00Z"/>
          <w:rFonts w:ascii="Arial" w:eastAsia="Arial" w:hAnsi="Arial" w:cs="Arial"/>
          <w:b/>
          <w:bCs/>
          <w:sz w:val="20"/>
          <w:szCs w:val="20"/>
        </w:rPr>
      </w:pPr>
    </w:p>
    <w:p w:rsidR="00A33515" w:rsidDel="002260E7" w:rsidRDefault="001A4D22">
      <w:pPr>
        <w:numPr>
          <w:ilvl w:val="1"/>
          <w:numId w:val="683"/>
        </w:numPr>
        <w:tabs>
          <w:tab w:val="left" w:pos="940"/>
        </w:tabs>
        <w:ind w:left="940" w:hanging="272"/>
        <w:rPr>
          <w:del w:id="8275" w:author="Admin" w:date="2019-02-19T02:10:00Z"/>
          <w:rFonts w:ascii="Arial" w:eastAsia="Arial" w:hAnsi="Arial" w:cs="Arial"/>
          <w:sz w:val="20"/>
          <w:szCs w:val="20"/>
        </w:rPr>
        <w:pPrChange w:id="8276" w:author="Admin" w:date="2019-02-19T00:19:00Z">
          <w:pPr>
            <w:numPr>
              <w:ilvl w:val="1"/>
              <w:numId w:val="686"/>
            </w:numPr>
            <w:tabs>
              <w:tab w:val="left" w:pos="940"/>
            </w:tabs>
            <w:ind w:left="940" w:hanging="272"/>
          </w:pPr>
        </w:pPrChange>
      </w:pPr>
      <w:del w:id="8277" w:author="Admin" w:date="2019-02-19T02:10:00Z">
        <w:r w:rsidDel="002260E7">
          <w:rPr>
            <w:rFonts w:ascii="Arial" w:eastAsia="Arial" w:hAnsi="Arial" w:cs="Arial"/>
            <w:sz w:val="20"/>
            <w:szCs w:val="20"/>
          </w:rPr>
          <w:delText xml:space="preserve">Докажите, что </w:delText>
        </w:r>
        <w:r w:rsidDel="002260E7">
          <w:rPr>
            <w:rFonts w:ascii="Arial" w:eastAsia="Arial" w:hAnsi="Arial" w:cs="Arial"/>
            <w:i/>
            <w:iCs/>
            <w:sz w:val="20"/>
            <w:szCs w:val="20"/>
          </w:rPr>
          <w:delText>xyx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то есть </w:delText>
        </w:r>
        <w:r w:rsidDel="002260E7">
          <w:rPr>
            <w:rFonts w:ascii="Arial" w:eastAsia="Arial" w:hAnsi="Arial" w:cs="Arial"/>
            <w:i/>
            <w:iCs/>
            <w:sz w:val="20"/>
            <w:szCs w:val="20"/>
          </w:rPr>
          <w:delText>xyxy</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per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id.</w:delText>
        </w:r>
      </w:del>
    </w:p>
    <w:p w:rsidR="00A33515" w:rsidDel="002260E7" w:rsidRDefault="00A33515">
      <w:pPr>
        <w:rPr>
          <w:del w:id="8278"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309" w:lineRule="exact"/>
        <w:rPr>
          <w:del w:id="8279" w:author="Admin" w:date="2019-02-19T02:10:00Z"/>
          <w:sz w:val="20"/>
          <w:szCs w:val="20"/>
        </w:rPr>
      </w:pPr>
    </w:p>
    <w:p w:rsidR="00A33515" w:rsidDel="002260E7" w:rsidRDefault="001A4D22">
      <w:pPr>
        <w:ind w:right="-19"/>
        <w:jc w:val="center"/>
        <w:rPr>
          <w:del w:id="8280" w:author="Admin" w:date="2019-02-19T02:10:00Z"/>
          <w:sz w:val="20"/>
          <w:szCs w:val="20"/>
        </w:rPr>
      </w:pPr>
      <w:del w:id="8281"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295</w:delText>
        </w:r>
        <w:r w:rsidDel="002260E7">
          <w:rPr>
            <w:rFonts w:ascii="Arial" w:eastAsia="Arial" w:hAnsi="Arial" w:cs="Arial"/>
            <w:sz w:val="20"/>
            <w:szCs w:val="20"/>
          </w:rPr>
          <w:delText xml:space="preserve"> −</w:delText>
        </w:r>
      </w:del>
    </w:p>
    <w:p w:rsidR="00A33515" w:rsidDel="002260E7" w:rsidRDefault="00A33515">
      <w:pPr>
        <w:rPr>
          <w:del w:id="8282"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1593"/>
        <w:rPr>
          <w:del w:id="8283" w:author="Admin" w:date="2019-02-19T02:10:00Z"/>
          <w:sz w:val="20"/>
          <w:szCs w:val="20"/>
        </w:rPr>
      </w:pPr>
      <w:bookmarkStart w:id="8284" w:name="page306"/>
      <w:bookmarkEnd w:id="8284"/>
      <w:del w:id="8285" w:author="Admin" w:date="2019-02-19T02:10:00Z">
        <w:r w:rsidDel="002260E7">
          <w:rPr>
            <w:rFonts w:ascii="Arial" w:eastAsia="Arial" w:hAnsi="Arial" w:cs="Arial"/>
            <w:sz w:val="18"/>
            <w:szCs w:val="18"/>
          </w:rPr>
          <w:lastRenderedPageBreak/>
          <w:delText>Турнир юных математиков 2018 года</w:delText>
        </w:r>
      </w:del>
    </w:p>
    <w:p w:rsidR="00A33515" w:rsidDel="002260E7" w:rsidRDefault="00A33515">
      <w:pPr>
        <w:spacing w:line="115" w:lineRule="exact"/>
        <w:rPr>
          <w:del w:id="8286" w:author="Admin" w:date="2019-02-19T02:10:00Z"/>
          <w:sz w:val="20"/>
          <w:szCs w:val="20"/>
        </w:rPr>
      </w:pPr>
    </w:p>
    <w:p w:rsidR="00A33515" w:rsidDel="002260E7" w:rsidRDefault="001A4D22">
      <w:pPr>
        <w:numPr>
          <w:ilvl w:val="2"/>
          <w:numId w:val="684"/>
        </w:numPr>
        <w:tabs>
          <w:tab w:val="left" w:pos="713"/>
        </w:tabs>
        <w:spacing w:line="295" w:lineRule="auto"/>
        <w:ind w:left="713" w:hanging="280"/>
        <w:jc w:val="both"/>
        <w:rPr>
          <w:del w:id="8287" w:author="Admin" w:date="2019-02-19T02:10:00Z"/>
          <w:rFonts w:ascii="Arial" w:eastAsia="Arial" w:hAnsi="Arial" w:cs="Arial"/>
          <w:sz w:val="19"/>
          <w:szCs w:val="19"/>
        </w:rPr>
        <w:pPrChange w:id="8288" w:author="Admin" w:date="2019-02-19T00:19:00Z">
          <w:pPr>
            <w:numPr>
              <w:ilvl w:val="2"/>
              <w:numId w:val="687"/>
            </w:numPr>
            <w:tabs>
              <w:tab w:val="left" w:pos="713"/>
            </w:tabs>
            <w:spacing w:line="295" w:lineRule="auto"/>
            <w:ind w:left="713" w:hanging="280"/>
            <w:jc w:val="both"/>
          </w:pPr>
        </w:pPrChange>
      </w:pPr>
      <w:del w:id="8289" w:author="Admin" w:date="2019-02-19T02:10:00Z">
        <w:r w:rsidDel="002260E7">
          <w:rPr>
            <w:rFonts w:ascii="Arial" w:eastAsia="Arial" w:hAnsi="Arial" w:cs="Arial"/>
            <w:sz w:val="19"/>
            <w:szCs w:val="19"/>
          </w:rPr>
          <w:delText>Пусть</w:delText>
        </w:r>
        <w:r w:rsidRPr="001A4D22" w:rsidDel="002260E7">
          <w:rPr>
            <w:rFonts w:ascii="Arial" w:eastAsia="Arial" w:hAnsi="Arial" w:cs="Arial"/>
            <w:sz w:val="19"/>
            <w:szCs w:val="19"/>
            <w:lang w:val="en-US"/>
            <w:rPrChange w:id="8290" w:author="Admin" w:date="2019-02-18T23:54:00Z">
              <w:rPr>
                <w:rFonts w:ascii="Arial" w:eastAsia="Arial" w:hAnsi="Arial" w:cs="Arial"/>
                <w:sz w:val="19"/>
                <w:szCs w:val="19"/>
              </w:rPr>
            </w:rPrChange>
          </w:rPr>
          <w:delText xml:space="preserve"> </w:delText>
        </w:r>
        <w:r w:rsidRPr="001A4D22" w:rsidDel="002260E7">
          <w:rPr>
            <w:rFonts w:ascii="Arial" w:eastAsia="Arial" w:hAnsi="Arial" w:cs="Arial"/>
            <w:i/>
            <w:iCs/>
            <w:sz w:val="19"/>
            <w:szCs w:val="19"/>
            <w:lang w:val="en-US"/>
            <w:rPrChange w:id="8291" w:author="Admin" w:date="2019-02-18T23:54:00Z">
              <w:rPr>
                <w:rFonts w:ascii="Arial" w:eastAsia="Arial" w:hAnsi="Arial" w:cs="Arial"/>
                <w:i/>
                <w:iCs/>
                <w:sz w:val="19"/>
                <w:szCs w:val="19"/>
              </w:rPr>
            </w:rPrChange>
          </w:rPr>
          <w:delText>A</w:delText>
        </w:r>
        <w:r w:rsidRPr="001A4D22" w:rsidDel="002260E7">
          <w:rPr>
            <w:rFonts w:ascii="Arial" w:eastAsia="Arial" w:hAnsi="Arial" w:cs="Arial"/>
            <w:sz w:val="19"/>
            <w:szCs w:val="19"/>
            <w:lang w:val="en-US"/>
            <w:rPrChange w:id="8292" w:author="Admin" w:date="2019-02-18T23:54:00Z">
              <w:rPr>
                <w:rFonts w:ascii="Arial" w:eastAsia="Arial" w:hAnsi="Arial" w:cs="Arial"/>
                <w:sz w:val="19"/>
                <w:szCs w:val="19"/>
              </w:rPr>
            </w:rPrChange>
          </w:rPr>
          <w:delText xml:space="preserve"> </w:delText>
        </w:r>
        <w:r w:rsidRPr="001A4D22" w:rsidDel="002260E7">
          <w:rPr>
            <w:rFonts w:eastAsia="Times New Roman"/>
            <w:sz w:val="19"/>
            <w:szCs w:val="19"/>
            <w:lang w:val="en-US"/>
            <w:rPrChange w:id="8293" w:author="Admin" w:date="2019-02-18T23:54:00Z">
              <w:rPr>
                <w:rFonts w:eastAsia="Times New Roman"/>
                <w:sz w:val="19"/>
                <w:szCs w:val="19"/>
              </w:rPr>
            </w:rPrChange>
          </w:rPr>
          <w:delText>=</w:delText>
        </w:r>
        <w:r w:rsidRPr="001A4D22" w:rsidDel="002260E7">
          <w:rPr>
            <w:rFonts w:ascii="Arial" w:eastAsia="Arial" w:hAnsi="Arial" w:cs="Arial"/>
            <w:sz w:val="19"/>
            <w:szCs w:val="19"/>
            <w:lang w:val="en-US"/>
            <w:rPrChange w:id="8294" w:author="Admin" w:date="2019-02-18T23:54:00Z">
              <w:rPr>
                <w:rFonts w:ascii="Arial" w:eastAsia="Arial" w:hAnsi="Arial" w:cs="Arial"/>
                <w:sz w:val="19"/>
                <w:szCs w:val="19"/>
              </w:rPr>
            </w:rPrChange>
          </w:rPr>
          <w:delText xml:space="preserve"> </w:delText>
        </w:r>
        <w:r w:rsidRPr="001A4D22" w:rsidDel="002260E7">
          <w:rPr>
            <w:rFonts w:eastAsia="Times New Roman"/>
            <w:i/>
            <w:iCs/>
            <w:sz w:val="19"/>
            <w:szCs w:val="19"/>
            <w:lang w:val="en-US"/>
            <w:rPrChange w:id="8295" w:author="Admin" w:date="2019-02-18T23:54:00Z">
              <w:rPr>
                <w:rFonts w:eastAsia="Times New Roman"/>
                <w:i/>
                <w:iCs/>
                <w:sz w:val="19"/>
                <w:szCs w:val="19"/>
              </w:rPr>
            </w:rPrChange>
          </w:rPr>
          <w:delText>f</w:delText>
        </w:r>
        <w:r w:rsidRPr="001A4D22" w:rsidDel="002260E7">
          <w:rPr>
            <w:rFonts w:ascii="Arial" w:eastAsia="Arial" w:hAnsi="Arial" w:cs="Arial"/>
            <w:i/>
            <w:iCs/>
            <w:sz w:val="19"/>
            <w:szCs w:val="19"/>
            <w:lang w:val="en-US"/>
            <w:rPrChange w:id="8296" w:author="Admin" w:date="2019-02-18T23:54:00Z">
              <w:rPr>
                <w:rFonts w:ascii="Arial" w:eastAsia="Arial" w:hAnsi="Arial" w:cs="Arial"/>
                <w:i/>
                <w:iCs/>
                <w:sz w:val="19"/>
                <w:szCs w:val="19"/>
              </w:rPr>
            </w:rPrChange>
          </w:rPr>
          <w:delText>a</w:delText>
        </w:r>
        <w:r w:rsidRPr="001A4D22" w:rsidDel="002260E7">
          <w:rPr>
            <w:rFonts w:eastAsia="Times New Roman"/>
            <w:i/>
            <w:iCs/>
            <w:sz w:val="19"/>
            <w:szCs w:val="19"/>
            <w:lang w:val="en-US"/>
            <w:rPrChange w:id="8297" w:author="Admin" w:date="2019-02-18T23:54:00Z">
              <w:rPr>
                <w:rFonts w:eastAsia="Times New Roman"/>
                <w:i/>
                <w:iCs/>
                <w:sz w:val="19"/>
                <w:szCs w:val="19"/>
              </w:rPr>
            </w:rPrChange>
          </w:rPr>
          <w:delText>;</w:delText>
        </w:r>
        <w:r w:rsidRPr="001A4D22" w:rsidDel="002260E7">
          <w:rPr>
            <w:rFonts w:ascii="Arial" w:eastAsia="Arial" w:hAnsi="Arial" w:cs="Arial"/>
            <w:sz w:val="19"/>
            <w:szCs w:val="19"/>
            <w:lang w:val="en-US"/>
            <w:rPrChange w:id="8298" w:author="Admin" w:date="2019-02-18T23:54:00Z">
              <w:rPr>
                <w:rFonts w:ascii="Arial" w:eastAsia="Arial" w:hAnsi="Arial" w:cs="Arial"/>
                <w:sz w:val="19"/>
                <w:szCs w:val="19"/>
              </w:rPr>
            </w:rPrChange>
          </w:rPr>
          <w:delText xml:space="preserve"> </w:delText>
        </w:r>
        <w:r w:rsidRPr="001A4D22" w:rsidDel="002260E7">
          <w:rPr>
            <w:rFonts w:ascii="Arial" w:eastAsia="Arial" w:hAnsi="Arial" w:cs="Arial"/>
            <w:i/>
            <w:iCs/>
            <w:sz w:val="19"/>
            <w:szCs w:val="19"/>
            <w:lang w:val="en-US"/>
            <w:rPrChange w:id="8299" w:author="Admin" w:date="2019-02-18T23:54:00Z">
              <w:rPr>
                <w:rFonts w:ascii="Arial" w:eastAsia="Arial" w:hAnsi="Arial" w:cs="Arial"/>
                <w:i/>
                <w:iCs/>
                <w:sz w:val="19"/>
                <w:szCs w:val="19"/>
              </w:rPr>
            </w:rPrChange>
          </w:rPr>
          <w:delText>b</w:delText>
        </w:r>
        <w:r w:rsidRPr="001A4D22" w:rsidDel="002260E7">
          <w:rPr>
            <w:rFonts w:eastAsia="Times New Roman"/>
            <w:i/>
            <w:iCs/>
            <w:sz w:val="19"/>
            <w:szCs w:val="19"/>
            <w:lang w:val="en-US"/>
            <w:rPrChange w:id="8300" w:author="Admin" w:date="2019-02-18T23:54:00Z">
              <w:rPr>
                <w:rFonts w:eastAsia="Times New Roman"/>
                <w:i/>
                <w:iCs/>
                <w:sz w:val="19"/>
                <w:szCs w:val="19"/>
              </w:rPr>
            </w:rPrChange>
          </w:rPr>
          <w:delText>g</w:delText>
        </w:r>
        <w:r w:rsidRPr="001A4D22" w:rsidDel="002260E7">
          <w:rPr>
            <w:rFonts w:ascii="Arial" w:eastAsia="Arial" w:hAnsi="Arial" w:cs="Arial"/>
            <w:sz w:val="19"/>
            <w:szCs w:val="19"/>
            <w:lang w:val="en-US"/>
            <w:rPrChange w:id="8301" w:author="Admin" w:date="2019-02-18T23:54:00Z">
              <w:rPr>
                <w:rFonts w:ascii="Arial" w:eastAsia="Arial" w:hAnsi="Arial" w:cs="Arial"/>
                <w:sz w:val="19"/>
                <w:szCs w:val="19"/>
              </w:rPr>
            </w:rPrChange>
          </w:rPr>
          <w:delText xml:space="preserve"> </w:delText>
        </w:r>
        <w:r w:rsidDel="002260E7">
          <w:rPr>
            <w:rFonts w:ascii="Arial" w:eastAsia="Arial" w:hAnsi="Arial" w:cs="Arial"/>
            <w:sz w:val="19"/>
            <w:szCs w:val="19"/>
          </w:rPr>
          <w:delText>и</w:delText>
        </w:r>
        <w:r w:rsidRPr="001A4D22" w:rsidDel="002260E7">
          <w:rPr>
            <w:rFonts w:ascii="Arial" w:eastAsia="Arial" w:hAnsi="Arial" w:cs="Arial"/>
            <w:sz w:val="19"/>
            <w:szCs w:val="19"/>
            <w:lang w:val="en-US"/>
            <w:rPrChange w:id="8302" w:author="Admin" w:date="2019-02-18T23:54:00Z">
              <w:rPr>
                <w:rFonts w:ascii="Arial" w:eastAsia="Arial" w:hAnsi="Arial" w:cs="Arial"/>
                <w:sz w:val="19"/>
                <w:szCs w:val="19"/>
              </w:rPr>
            </w:rPrChange>
          </w:rPr>
          <w:delText xml:space="preserve"> </w:delText>
        </w:r>
        <w:r w:rsidRPr="001A4D22" w:rsidDel="002260E7">
          <w:rPr>
            <w:rFonts w:ascii="Arial" w:eastAsia="Arial" w:hAnsi="Arial" w:cs="Arial"/>
            <w:i/>
            <w:iCs/>
            <w:sz w:val="19"/>
            <w:szCs w:val="19"/>
            <w:lang w:val="en-US"/>
            <w:rPrChange w:id="8303" w:author="Admin" w:date="2019-02-18T23:54:00Z">
              <w:rPr>
                <w:rFonts w:ascii="Arial" w:eastAsia="Arial" w:hAnsi="Arial" w:cs="Arial"/>
                <w:i/>
                <w:iCs/>
                <w:sz w:val="19"/>
                <w:szCs w:val="19"/>
              </w:rPr>
            </w:rPrChange>
          </w:rPr>
          <w:delText>R</w:delText>
        </w:r>
        <w:r w:rsidRPr="001A4D22" w:rsidDel="002260E7">
          <w:rPr>
            <w:rFonts w:ascii="Arial" w:eastAsia="Arial" w:hAnsi="Arial" w:cs="Arial"/>
            <w:sz w:val="19"/>
            <w:szCs w:val="19"/>
            <w:lang w:val="en-US"/>
            <w:rPrChange w:id="8304" w:author="Admin" w:date="2019-02-18T23:54:00Z">
              <w:rPr>
                <w:rFonts w:ascii="Arial" w:eastAsia="Arial" w:hAnsi="Arial" w:cs="Arial"/>
                <w:sz w:val="19"/>
                <w:szCs w:val="19"/>
              </w:rPr>
            </w:rPrChange>
          </w:rPr>
          <w:delText xml:space="preserve"> </w:delText>
        </w:r>
        <w:r w:rsidRPr="001A4D22" w:rsidDel="002260E7">
          <w:rPr>
            <w:rFonts w:eastAsia="Times New Roman"/>
            <w:sz w:val="19"/>
            <w:szCs w:val="19"/>
            <w:lang w:val="en-US"/>
            <w:rPrChange w:id="8305" w:author="Admin" w:date="2019-02-18T23:54:00Z">
              <w:rPr>
                <w:rFonts w:eastAsia="Times New Roman"/>
                <w:sz w:val="19"/>
                <w:szCs w:val="19"/>
              </w:rPr>
            </w:rPrChange>
          </w:rPr>
          <w:delText>=</w:delText>
        </w:r>
        <w:r w:rsidRPr="001A4D22" w:rsidDel="002260E7">
          <w:rPr>
            <w:rFonts w:ascii="Arial" w:eastAsia="Arial" w:hAnsi="Arial" w:cs="Arial"/>
            <w:sz w:val="19"/>
            <w:szCs w:val="19"/>
            <w:lang w:val="en-US"/>
            <w:rPrChange w:id="8306" w:author="Admin" w:date="2019-02-18T23:54:00Z">
              <w:rPr>
                <w:rFonts w:ascii="Arial" w:eastAsia="Arial" w:hAnsi="Arial" w:cs="Arial"/>
                <w:sz w:val="19"/>
                <w:szCs w:val="19"/>
              </w:rPr>
            </w:rPrChange>
          </w:rPr>
          <w:delText xml:space="preserve"> </w:delText>
        </w:r>
        <w:r w:rsidRPr="001A4D22" w:rsidDel="002260E7">
          <w:rPr>
            <w:rFonts w:eastAsia="Times New Roman"/>
            <w:i/>
            <w:iCs/>
            <w:sz w:val="19"/>
            <w:szCs w:val="19"/>
            <w:lang w:val="en-US"/>
            <w:rPrChange w:id="8307" w:author="Admin" w:date="2019-02-18T23:54:00Z">
              <w:rPr>
                <w:rFonts w:eastAsia="Times New Roman"/>
                <w:i/>
                <w:iCs/>
                <w:sz w:val="19"/>
                <w:szCs w:val="19"/>
              </w:rPr>
            </w:rPrChange>
          </w:rPr>
          <w:delText>f</w:delText>
        </w:r>
        <w:r w:rsidRPr="001A4D22" w:rsidDel="002260E7">
          <w:rPr>
            <w:rFonts w:ascii="Arial" w:eastAsia="Arial" w:hAnsi="Arial" w:cs="Arial"/>
            <w:i/>
            <w:iCs/>
            <w:sz w:val="19"/>
            <w:szCs w:val="19"/>
            <w:lang w:val="en-US"/>
            <w:rPrChange w:id="8308" w:author="Admin" w:date="2019-02-18T23:54:00Z">
              <w:rPr>
                <w:rFonts w:ascii="Arial" w:eastAsia="Arial" w:hAnsi="Arial" w:cs="Arial"/>
                <w:i/>
                <w:iCs/>
                <w:sz w:val="19"/>
                <w:szCs w:val="19"/>
              </w:rPr>
            </w:rPrChange>
          </w:rPr>
          <w:delText>abab</w:delText>
        </w:r>
        <w:r w:rsidRPr="001A4D22" w:rsidDel="002260E7">
          <w:rPr>
            <w:rFonts w:ascii="Arial" w:eastAsia="Arial" w:hAnsi="Arial" w:cs="Arial"/>
            <w:sz w:val="19"/>
            <w:szCs w:val="19"/>
            <w:lang w:val="en-US"/>
            <w:rPrChange w:id="8309" w:author="Admin" w:date="2019-02-18T23:54:00Z">
              <w:rPr>
                <w:rFonts w:ascii="Arial" w:eastAsia="Arial" w:hAnsi="Arial" w:cs="Arial"/>
                <w:sz w:val="19"/>
                <w:szCs w:val="19"/>
              </w:rPr>
            </w:rPrChange>
          </w:rPr>
          <w:delText xml:space="preserve"> </w:delText>
        </w:r>
        <w:r w:rsidRPr="001A4D22" w:rsidDel="002260E7">
          <w:rPr>
            <w:rFonts w:ascii="Arial" w:eastAsia="Arial" w:hAnsi="Arial" w:cs="Arial"/>
            <w:sz w:val="26"/>
            <w:szCs w:val="26"/>
            <w:vertAlign w:val="superscript"/>
            <w:lang w:val="en-US"/>
            <w:rPrChange w:id="8310" w:author="Admin" w:date="2019-02-18T23:54:00Z">
              <w:rPr>
                <w:rFonts w:ascii="Arial" w:eastAsia="Arial" w:hAnsi="Arial" w:cs="Arial"/>
                <w:sz w:val="26"/>
                <w:szCs w:val="26"/>
                <w:vertAlign w:val="superscript"/>
              </w:rPr>
            </w:rPrChange>
          </w:rPr>
          <w:delText>1</w:delText>
        </w:r>
        <w:r w:rsidRPr="001A4D22" w:rsidDel="002260E7">
          <w:rPr>
            <w:rFonts w:eastAsia="Times New Roman"/>
            <w:i/>
            <w:iCs/>
            <w:sz w:val="19"/>
            <w:szCs w:val="19"/>
            <w:lang w:val="en-US"/>
            <w:rPrChange w:id="8311" w:author="Admin" w:date="2019-02-18T23:54:00Z">
              <w:rPr>
                <w:rFonts w:eastAsia="Times New Roman"/>
                <w:i/>
                <w:iCs/>
                <w:sz w:val="19"/>
                <w:szCs w:val="19"/>
              </w:rPr>
            </w:rPrChange>
          </w:rPr>
          <w:delText>g</w:delText>
        </w:r>
        <w:r w:rsidRPr="001A4D22" w:rsidDel="002260E7">
          <w:rPr>
            <w:rFonts w:ascii="Arial" w:eastAsia="Arial" w:hAnsi="Arial" w:cs="Arial"/>
            <w:sz w:val="19"/>
            <w:szCs w:val="19"/>
            <w:lang w:val="en-US"/>
            <w:rPrChange w:id="8312" w:author="Admin" w:date="2019-02-18T23:54:00Z">
              <w:rPr>
                <w:rFonts w:ascii="Arial" w:eastAsia="Arial" w:hAnsi="Arial" w:cs="Arial"/>
                <w:sz w:val="19"/>
                <w:szCs w:val="19"/>
              </w:rPr>
            </w:rPrChange>
          </w:rPr>
          <w:delText xml:space="preserve"> </w:delText>
        </w:r>
        <w:r w:rsidDel="002260E7">
          <w:rPr>
            <w:rFonts w:ascii="Arial" w:eastAsia="Arial" w:hAnsi="Arial" w:cs="Arial"/>
            <w:sz w:val="19"/>
            <w:szCs w:val="19"/>
          </w:rPr>
          <w:delText>Ҩ</w:delText>
        </w:r>
        <w:r w:rsidRPr="001A4D22" w:rsidDel="002260E7">
          <w:rPr>
            <w:rFonts w:ascii="Arial" w:eastAsia="Arial" w:hAnsi="Arial" w:cs="Arial"/>
            <w:sz w:val="19"/>
            <w:szCs w:val="19"/>
            <w:lang w:val="en-US"/>
            <w:rPrChange w:id="8313" w:author="Admin" w:date="2019-02-18T23:54:00Z">
              <w:rPr>
                <w:rFonts w:ascii="Arial" w:eastAsia="Arial" w:hAnsi="Arial" w:cs="Arial"/>
                <w:sz w:val="19"/>
                <w:szCs w:val="19"/>
              </w:rPr>
            </w:rPrChange>
          </w:rPr>
          <w:delText xml:space="preserve"> . </w:delText>
        </w:r>
        <w:r w:rsidDel="002260E7">
          <w:rPr>
            <w:rFonts w:ascii="Arial" w:eastAsia="Arial" w:hAnsi="Arial" w:cs="Arial"/>
            <w:sz w:val="19"/>
            <w:szCs w:val="19"/>
          </w:rPr>
          <w:delText xml:space="preserve">Определена функция </w:delText>
        </w:r>
        <w:r w:rsidDel="002260E7">
          <w:rPr>
            <w:rFonts w:ascii="Arial" w:eastAsia="Arial" w:hAnsi="Arial" w:cs="Arial"/>
            <w:i/>
            <w:iCs/>
            <w:sz w:val="19"/>
            <w:szCs w:val="19"/>
          </w:rPr>
          <w:delText>f</w:delText>
        </w:r>
        <w:r w:rsidDel="002260E7">
          <w:rPr>
            <w:rFonts w:ascii="Arial" w:eastAsia="Arial" w:hAnsi="Arial" w:cs="Arial"/>
            <w:i/>
            <w:iCs/>
            <w:sz w:val="26"/>
            <w:szCs w:val="26"/>
            <w:vertAlign w:val="subscript"/>
          </w:rPr>
          <w:delText>X</w:delText>
        </w:r>
        <w:r w:rsidDel="002260E7">
          <w:rPr>
            <w:rFonts w:ascii="Arial" w:eastAsia="Arial" w:hAnsi="Arial" w:cs="Arial"/>
            <w:sz w:val="19"/>
            <w:szCs w:val="19"/>
          </w:rPr>
          <w:delText xml:space="preserve">, переводящая </w:delText>
        </w:r>
        <w:r w:rsidDel="002260E7">
          <w:rPr>
            <w:rFonts w:ascii="Arial" w:eastAsia="Arial" w:hAnsi="Arial" w:cs="Arial"/>
            <w:i/>
            <w:iCs/>
            <w:sz w:val="19"/>
            <w:szCs w:val="19"/>
          </w:rPr>
          <w:delText>a</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ascii="Arial" w:eastAsia="Arial" w:hAnsi="Arial" w:cs="Arial"/>
            <w:sz w:val="19"/>
            <w:szCs w:val="19"/>
          </w:rPr>
          <w:delText xml:space="preserve"> в </w:delText>
        </w:r>
        <w:r w:rsidDel="002260E7">
          <w:rPr>
            <w:rFonts w:ascii="Arial" w:eastAsia="Arial" w:hAnsi="Arial" w:cs="Arial"/>
            <w:i/>
            <w:iCs/>
            <w:sz w:val="19"/>
            <w:szCs w:val="19"/>
          </w:rPr>
          <w:delText>x</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y</w:delText>
        </w:r>
        <w:r w:rsidDel="002260E7">
          <w:rPr>
            <w:rFonts w:ascii="Arial" w:eastAsia="Arial" w:hAnsi="Arial" w:cs="Arial"/>
            <w:sz w:val="19"/>
            <w:szCs w:val="19"/>
          </w:rPr>
          <w:delText xml:space="preserve"> и продолжающаяся на все слова алфа-вита Ҩ по установленным в условии правилам. Докажите, что отношения </w:delText>
        </w:r>
        <w:r w:rsidDel="002260E7">
          <w:rPr>
            <w:rFonts w:ascii="Arial" w:eastAsia="Arial" w:hAnsi="Arial" w:cs="Arial"/>
            <w:i/>
            <w:iCs/>
            <w:sz w:val="19"/>
            <w:szCs w:val="19"/>
          </w:rPr>
          <w:delText>R</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X</w:delText>
        </w:r>
        <w:r w:rsidDel="002260E7">
          <w:rPr>
            <w:rFonts w:ascii="Arial" w:eastAsia="Arial" w:hAnsi="Arial" w:cs="Arial"/>
            <w:sz w:val="19"/>
            <w:szCs w:val="19"/>
          </w:rPr>
          <w:delText>–эквивалентности совпадают.</w:delText>
        </w:r>
      </w:del>
    </w:p>
    <w:p w:rsidR="00A33515" w:rsidDel="002260E7" w:rsidRDefault="00A33515">
      <w:pPr>
        <w:spacing w:line="59" w:lineRule="exact"/>
        <w:rPr>
          <w:del w:id="8314" w:author="Admin" w:date="2019-02-19T02:10:00Z"/>
          <w:rFonts w:ascii="Arial" w:eastAsia="Arial" w:hAnsi="Arial" w:cs="Arial"/>
          <w:sz w:val="19"/>
          <w:szCs w:val="19"/>
        </w:rPr>
      </w:pPr>
    </w:p>
    <w:p w:rsidR="00A33515" w:rsidDel="002260E7" w:rsidRDefault="001A4D22">
      <w:pPr>
        <w:numPr>
          <w:ilvl w:val="0"/>
          <w:numId w:val="685"/>
        </w:numPr>
        <w:tabs>
          <w:tab w:val="left" w:pos="273"/>
        </w:tabs>
        <w:spacing w:line="234" w:lineRule="auto"/>
        <w:ind w:left="273" w:hanging="273"/>
        <w:jc w:val="both"/>
        <w:rPr>
          <w:del w:id="8315" w:author="Admin" w:date="2019-02-19T02:10:00Z"/>
          <w:rFonts w:ascii="Arial" w:eastAsia="Arial" w:hAnsi="Arial" w:cs="Arial"/>
          <w:b/>
          <w:bCs/>
          <w:sz w:val="20"/>
          <w:szCs w:val="20"/>
        </w:rPr>
        <w:pPrChange w:id="8316" w:author="Admin" w:date="2019-02-19T00:19:00Z">
          <w:pPr>
            <w:numPr>
              <w:numId w:val="688"/>
            </w:numPr>
            <w:tabs>
              <w:tab w:val="left" w:pos="273"/>
            </w:tabs>
            <w:spacing w:line="234" w:lineRule="auto"/>
            <w:ind w:left="273" w:hanging="273"/>
            <w:jc w:val="both"/>
          </w:pPr>
        </w:pPrChange>
      </w:pPr>
      <w:del w:id="8317" w:author="Admin" w:date="2019-02-19T02:10:00Z">
        <w:r w:rsidDel="002260E7">
          <w:rPr>
            <w:rFonts w:ascii="Arial" w:eastAsia="Arial" w:hAnsi="Arial" w:cs="Arial"/>
            <w:sz w:val="20"/>
            <w:szCs w:val="20"/>
          </w:rPr>
          <w:delText xml:space="preserve">Рассмотрим квадратную табличку из </w:delText>
        </w:r>
        <w:r w:rsidDel="002260E7">
          <w:rPr>
            <w:rFonts w:ascii="Arial" w:eastAsia="Arial" w:hAnsi="Arial" w:cs="Arial"/>
            <w:i/>
            <w:iCs/>
            <w:sz w:val="20"/>
            <w:szCs w:val="20"/>
          </w:rPr>
          <w:delText>m m</w:delText>
        </w:r>
        <w:r w:rsidDel="002260E7">
          <w:rPr>
            <w:rFonts w:ascii="Arial" w:eastAsia="Arial" w:hAnsi="Arial" w:cs="Arial"/>
            <w:sz w:val="20"/>
            <w:szCs w:val="20"/>
          </w:rPr>
          <w:delText xml:space="preserve"> натуральных чисел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j</w:delText>
        </w:r>
        <w:r w:rsidDel="002260E7">
          <w:rPr>
            <w:rFonts w:ascii="Arial" w:eastAsia="Arial" w:hAnsi="Arial" w:cs="Arial"/>
            <w:sz w:val="20"/>
            <w:szCs w:val="20"/>
          </w:rPr>
          <w:delText xml:space="preserve"> 2, среди которых может встретиться символ </w:delText>
        </w:r>
        <w:r w:rsidDel="002260E7">
          <w:rPr>
            <w:rFonts w:eastAsia="Times New Roman"/>
            <w:i/>
            <w:iCs/>
            <w:sz w:val="20"/>
            <w:szCs w:val="20"/>
          </w:rPr>
          <w:delText>1</w:delText>
        </w:r>
        <w:r w:rsidDel="002260E7">
          <w:rPr>
            <w:rFonts w:ascii="Arial" w:eastAsia="Arial" w:hAnsi="Arial" w:cs="Arial"/>
            <w:sz w:val="20"/>
            <w:szCs w:val="20"/>
          </w:rPr>
          <w:delText xml:space="preserve">. Построим по ней граф </w:delText>
        </w:r>
        <w:r w:rsidDel="002260E7">
          <w:rPr>
            <w:rFonts w:eastAsia="Times New Roman"/>
            <w:sz w:val="20"/>
            <w:szCs w:val="20"/>
          </w:rPr>
          <w:delText>= (</w:delText>
        </w:r>
        <w:r w:rsidDel="002260E7">
          <w:rPr>
            <w:rFonts w:ascii="Arial" w:eastAsia="Arial" w:hAnsi="Arial" w:cs="Arial"/>
            <w:i/>
            <w:iCs/>
            <w:sz w:val="20"/>
            <w:szCs w:val="20"/>
          </w:rPr>
          <w:delText>V</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E</w:delText>
        </w:r>
        <w:r w:rsidDel="002260E7">
          <w:rPr>
            <w:rFonts w:eastAsia="Times New Roman"/>
            <w:sz w:val="20"/>
            <w:szCs w:val="20"/>
          </w:rPr>
          <w:delText>)</w:delText>
        </w:r>
        <w:r w:rsidDel="002260E7">
          <w:rPr>
            <w:rFonts w:ascii="Arial" w:eastAsia="Arial" w:hAnsi="Arial" w:cs="Arial"/>
            <w:sz w:val="20"/>
            <w:szCs w:val="20"/>
          </w:rPr>
          <w:delText xml:space="preserve">, в котором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f</w:delText>
        </w:r>
        <w:r w:rsidDel="002260E7">
          <w:rPr>
            <w:rFonts w:ascii="Arial" w:eastAsia="Arial" w:hAnsi="Arial" w:cs="Arial"/>
            <w:i/>
            <w:iCs/>
            <w:sz w:val="20"/>
            <w:szCs w:val="20"/>
          </w:rPr>
          <w:delText>r</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r</w:delText>
        </w:r>
        <w:r w:rsidDel="002260E7">
          <w:rPr>
            <w:rFonts w:ascii="Arial" w:eastAsia="Arial" w:hAnsi="Arial" w:cs="Arial"/>
            <w:sz w:val="27"/>
            <w:szCs w:val="27"/>
            <w:vertAlign w:val="subscript"/>
          </w:rPr>
          <w:delText>2</w:delText>
        </w:r>
        <w:r w:rsidDel="002260E7">
          <w:rPr>
            <w:rFonts w:eastAsia="Times New Roman"/>
            <w:i/>
            <w:iCs/>
            <w:sz w:val="20"/>
            <w:szCs w:val="20"/>
          </w:rPr>
          <w:delText>; : :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r</w:delText>
        </w:r>
        <w:r w:rsidDel="002260E7">
          <w:rPr>
            <w:rFonts w:ascii="Arial" w:eastAsia="Arial" w:hAnsi="Arial" w:cs="Arial"/>
            <w:i/>
            <w:iCs/>
            <w:sz w:val="27"/>
            <w:szCs w:val="27"/>
            <w:vertAlign w:val="subscript"/>
          </w:rPr>
          <w:delText>m</w:delText>
        </w:r>
        <w:r w:rsidDel="002260E7">
          <w:rPr>
            <w:rFonts w:eastAsia="Times New Roman"/>
            <w:i/>
            <w:iCs/>
            <w:sz w:val="20"/>
            <w:szCs w:val="20"/>
          </w:rPr>
          <w:delText>g</w:delText>
        </w:r>
        <w:r w:rsidDel="002260E7">
          <w:rPr>
            <w:rFonts w:ascii="Arial" w:eastAsia="Arial" w:hAnsi="Arial" w:cs="Arial"/>
            <w:sz w:val="20"/>
            <w:szCs w:val="20"/>
          </w:rPr>
          <w:delText xml:space="preserve">, а вершины </w:delText>
        </w:r>
        <w:r w:rsidDel="002260E7">
          <w:rPr>
            <w:rFonts w:ascii="Arial" w:eastAsia="Arial" w:hAnsi="Arial" w:cs="Arial"/>
            <w:i/>
            <w:iCs/>
            <w:sz w:val="20"/>
            <w:szCs w:val="20"/>
          </w:rPr>
          <w:delText>r</w:delText>
        </w:r>
        <w:r w:rsidDel="002260E7">
          <w:rPr>
            <w:rFonts w:ascii="Arial" w:eastAsia="Arial" w:hAnsi="Arial" w:cs="Arial"/>
            <w:i/>
            <w:iCs/>
            <w:sz w:val="27"/>
            <w:szCs w:val="27"/>
            <w:vertAlign w:val="subscript"/>
          </w:rPr>
          <w:delText>i</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r</w:delText>
        </w:r>
        <w:r w:rsidDel="002260E7">
          <w:rPr>
            <w:rFonts w:ascii="Arial" w:eastAsia="Arial" w:hAnsi="Arial" w:cs="Arial"/>
            <w:i/>
            <w:iCs/>
            <w:sz w:val="27"/>
            <w:szCs w:val="27"/>
            <w:vertAlign w:val="subscript"/>
          </w:rPr>
          <w:delText>j</w:delText>
        </w:r>
        <w:r w:rsidDel="002260E7">
          <w:rPr>
            <w:rFonts w:ascii="Arial" w:eastAsia="Arial" w:hAnsi="Arial" w:cs="Arial"/>
            <w:sz w:val="20"/>
            <w:szCs w:val="20"/>
          </w:rPr>
          <w:delText xml:space="preserve"> соеди-нены ребром в том и только в том случае, когда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j</w:delText>
        </w:r>
        <w:r w:rsidDel="002260E7">
          <w:rPr>
            <w:rFonts w:ascii="Arial" w:eastAsia="Arial" w:hAnsi="Arial" w:cs="Arial"/>
            <w:sz w:val="20"/>
            <w:szCs w:val="20"/>
          </w:rPr>
          <w:delText xml:space="preserve"> 3 (включая </w:delText>
        </w:r>
        <w:r w:rsidDel="002260E7">
          <w:rPr>
            <w:rFonts w:eastAsia="Times New Roman"/>
            <w:i/>
            <w:iCs/>
            <w:sz w:val="20"/>
            <w:szCs w:val="20"/>
          </w:rPr>
          <w:delText>1</w:delText>
        </w:r>
        <w:r w:rsidDel="002260E7">
          <w:rPr>
            <w:rFonts w:ascii="Arial" w:eastAsia="Arial" w:hAnsi="Arial" w:cs="Arial"/>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В вершинах графа изображаются числа</w:delText>
        </w:r>
        <w:r w:rsidDel="002260E7">
          <w:rPr>
            <w:rFonts w:eastAsia="Times New Roman"/>
            <w:i/>
            <w:i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а число</w:delText>
        </w:r>
        <w:r w:rsidDel="002260E7">
          <w:rPr>
            <w:rFonts w:eastAsia="Times New Roman"/>
            <w:i/>
            <w:i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j</w:delText>
        </w:r>
        <w:r w:rsidDel="002260E7">
          <w:rPr>
            <w:rFonts w:eastAsia="Times New Roman"/>
            <w:i/>
            <w:iCs/>
            <w:sz w:val="20"/>
            <w:szCs w:val="20"/>
          </w:rPr>
          <w:delText xml:space="preserve"> </w:delText>
        </w:r>
        <w:r w:rsidDel="002260E7">
          <w:rPr>
            <w:rFonts w:ascii="Arial" w:eastAsia="Arial" w:hAnsi="Arial" w:cs="Arial"/>
            <w:sz w:val="20"/>
            <w:szCs w:val="20"/>
          </w:rPr>
          <w:delText xml:space="preserve">рисует-ся на ребре </w:delText>
        </w:r>
        <w:r w:rsidDel="002260E7">
          <w:rPr>
            <w:rFonts w:eastAsia="Times New Roman"/>
            <w:sz w:val="20"/>
            <w:szCs w:val="20"/>
          </w:rPr>
          <w:delText>(</w:delText>
        </w:r>
        <w:r w:rsidDel="002260E7">
          <w:rPr>
            <w:rFonts w:ascii="Arial" w:eastAsia="Arial" w:hAnsi="Arial" w:cs="Arial"/>
            <w:i/>
            <w:iCs/>
            <w:sz w:val="20"/>
            <w:szCs w:val="20"/>
          </w:rPr>
          <w:delText>r</w:delText>
        </w:r>
        <w:r w:rsidDel="002260E7">
          <w:rPr>
            <w:rFonts w:ascii="Arial" w:eastAsia="Arial" w:hAnsi="Arial" w:cs="Arial"/>
            <w:i/>
            <w:iCs/>
            <w:sz w:val="27"/>
            <w:szCs w:val="27"/>
            <w:vertAlign w:val="subscript"/>
          </w:rPr>
          <w:delText>i</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r</w:delText>
        </w:r>
        <w:r w:rsidDel="002260E7">
          <w:rPr>
            <w:rFonts w:ascii="Arial" w:eastAsia="Arial" w:hAnsi="Arial" w:cs="Arial"/>
            <w:i/>
            <w:iCs/>
            <w:sz w:val="27"/>
            <w:szCs w:val="27"/>
            <w:vertAlign w:val="subscript"/>
          </w:rPr>
          <w:delText>j</w:delText>
        </w:r>
        <w:r w:rsidDel="002260E7">
          <w:rPr>
            <w:rFonts w:eastAsia="Times New Roman"/>
            <w:sz w:val="20"/>
            <w:szCs w:val="20"/>
          </w:rPr>
          <w:delText>)</w:delText>
        </w:r>
        <w:r w:rsidDel="002260E7">
          <w:rPr>
            <w:rFonts w:ascii="Arial" w:eastAsia="Arial" w:hAnsi="Arial" w:cs="Arial"/>
            <w:sz w:val="20"/>
            <w:szCs w:val="20"/>
          </w:rPr>
          <w:delText xml:space="preserve"> в том и только в том случае, когда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j</w:delText>
        </w:r>
        <w:r w:rsidDel="002260E7">
          <w:rPr>
            <w:rFonts w:ascii="Arial" w:eastAsia="Arial" w:hAnsi="Arial" w:cs="Arial"/>
            <w:sz w:val="20"/>
            <w:szCs w:val="20"/>
          </w:rPr>
          <w:delText xml:space="preserve"> 4 (включая </w:delText>
        </w:r>
        <w:r w:rsidDel="002260E7">
          <w:rPr>
            <w:rFonts w:eastAsia="Times New Roman"/>
            <w:i/>
            <w:iCs/>
            <w:sz w:val="20"/>
            <w:szCs w:val="20"/>
          </w:rPr>
          <w:delText>1</w:delText>
        </w:r>
        <w:r w:rsidDel="002260E7">
          <w:rPr>
            <w:rFonts w:ascii="Arial" w:eastAsia="Arial" w:hAnsi="Arial" w:cs="Arial"/>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 xml:space="preserve">Этими условиями исходная таблица восстанавливается по гра-фу однозначно. Пусть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а </w:delText>
        </w:r>
        <w:r w:rsidDel="002260E7">
          <w:rPr>
            <w:rFonts w:ascii="Arial" w:eastAsia="Arial" w:hAnsi="Arial" w:cs="Arial"/>
            <w:i/>
            <w:iCs/>
            <w:sz w:val="20"/>
            <w:szCs w:val="20"/>
          </w:rPr>
          <w:delText>R</w:delText>
        </w:r>
        <w:r w:rsidDel="002260E7">
          <w:rPr>
            <w:rFonts w:ascii="Arial" w:eastAsia="Arial" w:hAnsi="Arial" w:cs="Arial"/>
            <w:sz w:val="20"/>
            <w:szCs w:val="20"/>
          </w:rPr>
          <w:delText xml:space="preserve"> Ҩ всех слов вида </w:delText>
        </w:r>
        <w:r w:rsidDel="002260E7">
          <w:rPr>
            <w:rFonts w:eastAsia="Times New Roman"/>
            <w:sz w:val="20"/>
            <w:szCs w:val="20"/>
          </w:rPr>
          <w:delText>(</w:delText>
        </w:r>
        <w:r w:rsidDel="002260E7">
          <w:rPr>
            <w:rFonts w:ascii="Arial" w:eastAsia="Arial" w:hAnsi="Arial" w:cs="Arial"/>
            <w:i/>
            <w:iCs/>
            <w:sz w:val="20"/>
            <w:szCs w:val="20"/>
          </w:rPr>
          <w:delText>r</w:delText>
        </w:r>
        <w:r w:rsidDel="002260E7">
          <w:rPr>
            <w:rFonts w:ascii="Arial" w:eastAsia="Arial" w:hAnsi="Arial" w:cs="Arial"/>
            <w:i/>
            <w:iCs/>
            <w:sz w:val="27"/>
            <w:szCs w:val="27"/>
            <w:vertAlign w:val="subscript"/>
          </w:rPr>
          <w:delText>i</w:delText>
        </w:r>
        <w:r w:rsidDel="002260E7">
          <w:rPr>
            <w:rFonts w:ascii="Arial" w:eastAsia="Arial" w:hAnsi="Arial" w:cs="Arial"/>
            <w:i/>
            <w:iCs/>
            <w:sz w:val="20"/>
            <w:szCs w:val="20"/>
          </w:rPr>
          <w:delText>r</w:delText>
        </w:r>
        <w:r w:rsidDel="002260E7">
          <w:rPr>
            <w:rFonts w:ascii="Arial" w:eastAsia="Arial" w:hAnsi="Arial" w:cs="Arial"/>
            <w:i/>
            <w:iCs/>
            <w:sz w:val="27"/>
            <w:szCs w:val="27"/>
            <w:vertAlign w:val="subscript"/>
          </w:rPr>
          <w:delText>j</w:delText>
        </w:r>
        <w:r w:rsidDel="002260E7">
          <w:rPr>
            <w:rFonts w:eastAsia="Times New Roman"/>
            <w:sz w:val="20"/>
            <w:szCs w:val="20"/>
          </w:rPr>
          <w:delText>)</w:delText>
        </w:r>
        <w:r w:rsidDel="002260E7">
          <w:rPr>
            <w:rFonts w:ascii="Arial" w:eastAsia="Arial" w:hAnsi="Arial" w:cs="Arial"/>
            <w:i/>
            <w:iCs/>
            <w:sz w:val="27"/>
            <w:szCs w:val="27"/>
            <w:vertAlign w:val="superscript"/>
          </w:rPr>
          <w:delText>d</w:delText>
        </w:r>
        <w:r w:rsidDel="002260E7">
          <w:rPr>
            <w:rFonts w:ascii="Arial" w:eastAsia="Arial" w:hAnsi="Arial" w:cs="Arial"/>
            <w:i/>
            <w:iCs/>
            <w:sz w:val="9"/>
            <w:szCs w:val="9"/>
          </w:rPr>
          <w:delText>i</w:delText>
        </w:r>
        <w:r w:rsidDel="002260E7">
          <w:rPr>
            <w:rFonts w:eastAsia="Times New Roman"/>
            <w:i/>
            <w:iCs/>
            <w:sz w:val="9"/>
            <w:szCs w:val="9"/>
          </w:rPr>
          <w:delText>;</w:delText>
        </w:r>
        <w:r w:rsidDel="002260E7">
          <w:rPr>
            <w:rFonts w:ascii="Arial" w:eastAsia="Arial" w:hAnsi="Arial" w:cs="Arial"/>
            <w:i/>
            <w:iCs/>
            <w:sz w:val="9"/>
            <w:szCs w:val="9"/>
          </w:rPr>
          <w:delText>j</w:delText>
        </w:r>
        <w:r w:rsidDel="002260E7">
          <w:rPr>
            <w:rFonts w:ascii="Arial" w:eastAsia="Arial" w:hAnsi="Arial" w:cs="Arial"/>
            <w:sz w:val="20"/>
            <w:szCs w:val="20"/>
          </w:rPr>
          <w:delText xml:space="preserve"> , где </w:delText>
        </w:r>
        <w:r w:rsidDel="002260E7">
          <w:rPr>
            <w:rFonts w:ascii="Arial" w:eastAsia="Arial" w:hAnsi="Arial" w:cs="Arial"/>
            <w:i/>
            <w:iCs/>
            <w:sz w:val="20"/>
            <w:szCs w:val="20"/>
          </w:rPr>
          <w:delText xml:space="preserve">i </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i/>
            <w:iCs/>
            <w:sz w:val="20"/>
            <w:szCs w:val="20"/>
          </w:rPr>
          <w:delText xml:space="preserve"> j</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 всех слов вида</w:delText>
        </w:r>
        <w:r w:rsidDel="002260E7">
          <w:rPr>
            <w:rFonts w:ascii="Arial" w:eastAsia="Arial" w:hAnsi="Arial" w:cs="Arial"/>
            <w:i/>
            <w:iCs/>
            <w:sz w:val="20"/>
            <w:szCs w:val="20"/>
          </w:rPr>
          <w:delText xml:space="preserve"> r</w:delText>
        </w:r>
        <w:r w:rsidDel="002260E7">
          <w:rPr>
            <w:rFonts w:ascii="Arial" w:eastAsia="Arial" w:hAnsi="Arial" w:cs="Arial"/>
            <w:i/>
            <w:iCs/>
            <w:sz w:val="27"/>
            <w:szCs w:val="27"/>
            <w:vertAlign w:val="superscript"/>
          </w:rPr>
          <w:delText>d</w:delText>
        </w:r>
        <w:r w:rsidDel="002260E7">
          <w:rPr>
            <w:rFonts w:ascii="Arial" w:eastAsia="Arial" w:hAnsi="Arial" w:cs="Arial"/>
            <w:i/>
            <w:iCs/>
            <w:sz w:val="27"/>
            <w:szCs w:val="27"/>
            <w:vertAlign w:val="subscript"/>
          </w:rPr>
          <w:delText>i</w:delText>
        </w:r>
        <w:r w:rsidDel="002260E7">
          <w:rPr>
            <w:rFonts w:ascii="Arial" w:eastAsia="Arial" w:hAnsi="Arial" w:cs="Arial"/>
            <w:i/>
            <w:iCs/>
            <w:sz w:val="20"/>
            <w:szCs w:val="20"/>
            <w:vertAlign w:val="superscript"/>
          </w:rPr>
          <w:delText>i</w:delText>
        </w:r>
        <w:r w:rsidDel="002260E7">
          <w:rPr>
            <w:rFonts w:eastAsia="Times New Roman"/>
            <w:i/>
            <w:iCs/>
            <w:sz w:val="20"/>
            <w:szCs w:val="20"/>
            <w:vertAlign w:val="superscript"/>
          </w:rPr>
          <w:delText>;</w:delText>
        </w:r>
        <w:r w:rsidDel="002260E7">
          <w:rPr>
            <w:rFonts w:ascii="Arial" w:eastAsia="Arial" w:hAnsi="Arial" w:cs="Arial"/>
            <w:i/>
            <w:iCs/>
            <w:sz w:val="20"/>
            <w:szCs w:val="20"/>
            <w:vertAlign w:val="superscript"/>
          </w:rPr>
          <w:delText>i</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Если</w:delText>
        </w:r>
        <w:r w:rsidDel="002260E7">
          <w:rPr>
            <w:rFonts w:ascii="Arial" w:eastAsia="Arial" w:hAnsi="Arial" w:cs="Arial"/>
            <w:i/>
            <w:iCs/>
            <w:sz w:val="20"/>
            <w:szCs w:val="20"/>
          </w:rPr>
          <w:delText xml:space="preserve"> d</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j</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1</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то соответствующее слово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не входит в </w:delText>
        </w:r>
        <w:r w:rsidDel="002260E7">
          <w:rPr>
            <w:rFonts w:ascii="Arial" w:eastAsia="Arial" w:hAnsi="Arial" w:cs="Arial"/>
            <w:i/>
            <w:iCs/>
            <w:sz w:val="20"/>
            <w:szCs w:val="20"/>
          </w:rPr>
          <w:delText>R</w:delText>
        </w:r>
        <w:r w:rsidDel="002260E7">
          <w:rPr>
            <w:rFonts w:ascii="Arial" w:eastAsia="Arial" w:hAnsi="Arial" w:cs="Arial"/>
            <w:sz w:val="20"/>
            <w:szCs w:val="20"/>
          </w:rPr>
          <w:delText xml:space="preserve">. Будем обозначать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Ҩ </w:delText>
        </w:r>
        <w:r w:rsidDel="002260E7">
          <w:rPr>
            <w:rFonts w:eastAsia="Times New Roman"/>
            <w:i/>
            <w:iCs/>
            <w:sz w:val="20"/>
            <w:szCs w:val="20"/>
          </w:rPr>
          <w:delText>j</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R</w:delText>
        </w:r>
        <w:r w:rsidDel="002260E7">
          <w:rPr>
            <w:rFonts w:ascii="Arial" w:eastAsia="Arial" w:hAnsi="Arial" w:cs="Arial"/>
            <w:sz w:val="20"/>
            <w:szCs w:val="20"/>
          </w:rPr>
          <w:delText xml:space="preserve"> . Решения дальней-ших вопросов интересны даже при малых </w:delText>
        </w:r>
        <w:r w:rsidDel="002260E7">
          <w:rPr>
            <w:rFonts w:ascii="Arial" w:eastAsia="Arial" w:hAnsi="Arial" w:cs="Arial"/>
            <w:i/>
            <w:iCs/>
            <w:sz w:val="20"/>
            <w:szCs w:val="20"/>
          </w:rPr>
          <w:delText>m</w:delText>
        </w:r>
        <w:r w:rsidDel="002260E7">
          <w:rPr>
            <w:rFonts w:ascii="Arial" w:eastAsia="Arial" w:hAnsi="Arial" w:cs="Arial"/>
            <w:sz w:val="20"/>
            <w:szCs w:val="20"/>
          </w:rPr>
          <w:delText>.</w:delText>
        </w:r>
      </w:del>
    </w:p>
    <w:p w:rsidR="00A33515" w:rsidDel="002260E7" w:rsidRDefault="00A33515">
      <w:pPr>
        <w:spacing w:line="28" w:lineRule="exact"/>
        <w:rPr>
          <w:del w:id="8318" w:author="Admin" w:date="2019-02-19T02:10:00Z"/>
          <w:rFonts w:ascii="Arial" w:eastAsia="Arial" w:hAnsi="Arial" w:cs="Arial"/>
          <w:b/>
          <w:bCs/>
          <w:sz w:val="20"/>
          <w:szCs w:val="20"/>
        </w:rPr>
      </w:pPr>
    </w:p>
    <w:p w:rsidR="00A33515" w:rsidDel="002260E7" w:rsidRDefault="001A4D22">
      <w:pPr>
        <w:numPr>
          <w:ilvl w:val="2"/>
          <w:numId w:val="685"/>
        </w:numPr>
        <w:tabs>
          <w:tab w:val="left" w:pos="713"/>
        </w:tabs>
        <w:spacing w:line="232" w:lineRule="auto"/>
        <w:ind w:left="713" w:hanging="272"/>
        <w:jc w:val="both"/>
        <w:rPr>
          <w:del w:id="8319" w:author="Admin" w:date="2019-02-19T02:10:00Z"/>
          <w:rFonts w:ascii="Arial" w:eastAsia="Arial" w:hAnsi="Arial" w:cs="Arial"/>
          <w:sz w:val="20"/>
          <w:szCs w:val="20"/>
        </w:rPr>
        <w:pPrChange w:id="8320" w:author="Admin" w:date="2019-02-19T00:19:00Z">
          <w:pPr>
            <w:numPr>
              <w:ilvl w:val="2"/>
              <w:numId w:val="688"/>
            </w:numPr>
            <w:tabs>
              <w:tab w:val="left" w:pos="713"/>
            </w:tabs>
            <w:spacing w:line="232" w:lineRule="auto"/>
            <w:ind w:left="713" w:hanging="272"/>
            <w:jc w:val="both"/>
          </w:pPr>
        </w:pPrChange>
      </w:pPr>
      <w:del w:id="8321" w:author="Admin" w:date="2019-02-19T02:10:00Z">
        <w:r w:rsidDel="002260E7">
          <w:rPr>
            <w:rFonts w:ascii="Arial" w:eastAsia="Arial" w:hAnsi="Arial" w:cs="Arial"/>
            <w:sz w:val="20"/>
            <w:szCs w:val="20"/>
          </w:rPr>
          <w:delText xml:space="preserve">Опишите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для графа с одной вершиной с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1</w:delText>
        </w:r>
        <w:r w:rsidDel="002260E7">
          <w:rPr>
            <w:rFonts w:eastAsia="Times New Roman"/>
            <w:i/>
            <w:iCs/>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2. Найдите такую изометрию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для которой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perscript"/>
          </w:rPr>
          <w:delText>k</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id при 1 </w:delText>
        </w:r>
        <w:r w:rsidDel="002260E7">
          <w:rPr>
            <w:rFonts w:ascii="Arial" w:eastAsia="Arial" w:hAnsi="Arial" w:cs="Arial"/>
            <w:i/>
            <w:iCs/>
            <w:sz w:val="20"/>
            <w:szCs w:val="20"/>
          </w:rPr>
          <w:delText xml:space="preserve">k </w:delText>
        </w:r>
        <w:r w:rsidDel="002260E7">
          <w:rPr>
            <w:rFonts w:eastAsia="Times New Roman"/>
            <w:i/>
            <w:iCs/>
            <w:sz w:val="20"/>
            <w:szCs w:val="20"/>
          </w:rPr>
          <w:delText>&lt;</w:delText>
        </w:r>
        <w:r w:rsidDel="002260E7">
          <w:rPr>
            <w:rFonts w:ascii="Arial" w:eastAsia="Arial" w:hAnsi="Arial" w:cs="Arial"/>
            <w:i/>
            <w:iCs/>
            <w:sz w:val="20"/>
            <w:szCs w:val="20"/>
          </w:rPr>
          <w:delText xml:space="preserve"> n </w:delText>
        </w:r>
        <w:r w:rsidDel="002260E7">
          <w:rPr>
            <w:rFonts w:ascii="Arial" w:eastAsia="Arial" w:hAnsi="Arial" w:cs="Arial"/>
            <w:sz w:val="20"/>
            <w:szCs w:val="20"/>
          </w:rPr>
          <w:delText>но</w:delText>
        </w:r>
        <w:r w:rsidDel="002260E7">
          <w:rPr>
            <w:rFonts w:ascii="Arial" w:eastAsia="Arial" w:hAnsi="Arial" w:cs="Arial"/>
            <w:i/>
            <w:iCs/>
            <w:sz w:val="20"/>
            <w:szCs w:val="20"/>
          </w:rPr>
          <w:delText xml:space="preserve"> a</w:delText>
        </w:r>
        <w:r w:rsidDel="002260E7">
          <w:rPr>
            <w:rFonts w:ascii="Arial" w:eastAsia="Arial" w:hAnsi="Arial" w:cs="Arial"/>
            <w:i/>
            <w:iCs/>
            <w:sz w:val="27"/>
            <w:szCs w:val="27"/>
            <w:vertAlign w:val="superscript"/>
          </w:rPr>
          <w:delText>n</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id.</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В частности,</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найдите пару</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i/>
            <w:iCs/>
            <w:sz w:val="20"/>
            <w:szCs w:val="20"/>
          </w:rPr>
          <w:delText xml:space="preserve"> f</w:delText>
        </w:r>
        <w:r w:rsidDel="002260E7">
          <w:rPr>
            <w:rFonts w:ascii="Arial" w:eastAsia="Arial" w:hAnsi="Arial" w:cs="Arial"/>
            <w:i/>
            <w:iCs/>
            <w:sz w:val="27"/>
            <w:szCs w:val="27"/>
            <w:vertAlign w:val="subscript"/>
          </w:rPr>
          <w:delText>X</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для которой</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отношения </w:delText>
        </w:r>
        <w:r w:rsidDel="002260E7">
          <w:rPr>
            <w:rFonts w:ascii="Arial" w:eastAsia="Arial" w:hAnsi="Arial" w:cs="Arial"/>
            <w:i/>
            <w:iCs/>
            <w:sz w:val="20"/>
            <w:szCs w:val="20"/>
          </w:rPr>
          <w:delText>R</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X</w:delText>
        </w:r>
        <w:r w:rsidDel="002260E7">
          <w:rPr>
            <w:rFonts w:ascii="Arial" w:eastAsia="Arial" w:hAnsi="Arial" w:cs="Arial"/>
            <w:sz w:val="20"/>
            <w:szCs w:val="20"/>
          </w:rPr>
          <w:delText>–эквивалентности совпадают.</w:delText>
        </w:r>
      </w:del>
    </w:p>
    <w:p w:rsidR="00A33515" w:rsidDel="002260E7" w:rsidRDefault="00A33515">
      <w:pPr>
        <w:spacing w:line="78" w:lineRule="exact"/>
        <w:rPr>
          <w:del w:id="8322" w:author="Admin" w:date="2019-02-19T02:10:00Z"/>
          <w:rFonts w:ascii="Arial" w:eastAsia="Arial" w:hAnsi="Arial" w:cs="Arial"/>
          <w:sz w:val="20"/>
          <w:szCs w:val="20"/>
        </w:rPr>
      </w:pPr>
    </w:p>
    <w:p w:rsidR="00A33515" w:rsidDel="002260E7" w:rsidRDefault="001A4D22">
      <w:pPr>
        <w:numPr>
          <w:ilvl w:val="2"/>
          <w:numId w:val="685"/>
        </w:numPr>
        <w:tabs>
          <w:tab w:val="left" w:pos="713"/>
        </w:tabs>
        <w:spacing w:line="257" w:lineRule="auto"/>
        <w:ind w:left="713" w:hanging="280"/>
        <w:jc w:val="both"/>
        <w:rPr>
          <w:del w:id="8323" w:author="Admin" w:date="2019-02-19T02:10:00Z"/>
          <w:rFonts w:ascii="Arial" w:eastAsia="Arial" w:hAnsi="Arial" w:cs="Arial"/>
          <w:sz w:val="20"/>
          <w:szCs w:val="20"/>
        </w:rPr>
        <w:pPrChange w:id="8324" w:author="Admin" w:date="2019-02-19T00:19:00Z">
          <w:pPr>
            <w:numPr>
              <w:ilvl w:val="2"/>
              <w:numId w:val="688"/>
            </w:numPr>
            <w:tabs>
              <w:tab w:val="left" w:pos="713"/>
            </w:tabs>
            <w:spacing w:line="257" w:lineRule="auto"/>
            <w:ind w:left="713" w:hanging="280"/>
            <w:jc w:val="both"/>
          </w:pPr>
        </w:pPrChange>
      </w:pPr>
      <w:del w:id="8325" w:author="Admin" w:date="2019-02-19T02:10:00Z">
        <w:r w:rsidDel="002260E7">
          <w:rPr>
            <w:rFonts w:ascii="Arial" w:eastAsia="Arial" w:hAnsi="Arial" w:cs="Arial"/>
            <w:sz w:val="20"/>
            <w:szCs w:val="20"/>
          </w:rPr>
          <w:delText xml:space="preserve">Опишите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для графа с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изолированными вершинами, где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i</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 найдите пару</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i/>
            <w:iCs/>
            <w:sz w:val="20"/>
            <w:szCs w:val="20"/>
          </w:rPr>
          <w:delText xml:space="preserve"> f</w:delText>
        </w:r>
        <w:r w:rsidDel="002260E7">
          <w:rPr>
            <w:rFonts w:ascii="Arial" w:eastAsia="Arial" w:hAnsi="Arial" w:cs="Arial"/>
            <w:i/>
            <w:iCs/>
            <w:sz w:val="27"/>
            <w:szCs w:val="27"/>
            <w:vertAlign w:val="subscript"/>
          </w:rPr>
          <w:delText>X</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для которой отношения</w:delText>
        </w:r>
        <w:r w:rsidDel="002260E7">
          <w:rPr>
            <w:rFonts w:ascii="Arial" w:eastAsia="Arial" w:hAnsi="Arial" w:cs="Arial"/>
            <w:i/>
            <w:iCs/>
            <w:sz w:val="20"/>
            <w:szCs w:val="20"/>
          </w:rPr>
          <w:delText xml:space="preserve"> R</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X</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эквивалентности совпадают. А что, вообще, происходит с ал-фавитом при взятии дюзъюнктного объединения графов?</w:delText>
        </w:r>
      </w:del>
    </w:p>
    <w:p w:rsidR="00A33515" w:rsidDel="002260E7" w:rsidRDefault="00A33515">
      <w:pPr>
        <w:spacing w:line="78" w:lineRule="exact"/>
        <w:rPr>
          <w:del w:id="8326" w:author="Admin" w:date="2019-02-19T02:10:00Z"/>
          <w:rFonts w:ascii="Arial" w:eastAsia="Arial" w:hAnsi="Arial" w:cs="Arial"/>
          <w:sz w:val="20"/>
          <w:szCs w:val="20"/>
        </w:rPr>
      </w:pPr>
    </w:p>
    <w:p w:rsidR="00A33515" w:rsidDel="002260E7" w:rsidRDefault="001A4D22">
      <w:pPr>
        <w:numPr>
          <w:ilvl w:val="2"/>
          <w:numId w:val="685"/>
        </w:numPr>
        <w:tabs>
          <w:tab w:val="left" w:pos="713"/>
        </w:tabs>
        <w:spacing w:line="248" w:lineRule="auto"/>
        <w:ind w:left="713" w:hanging="264"/>
        <w:jc w:val="both"/>
        <w:rPr>
          <w:del w:id="8327" w:author="Admin" w:date="2019-02-19T02:10:00Z"/>
          <w:rFonts w:ascii="Arial" w:eastAsia="Arial" w:hAnsi="Arial" w:cs="Arial"/>
          <w:sz w:val="20"/>
          <w:szCs w:val="20"/>
        </w:rPr>
        <w:pPrChange w:id="8328" w:author="Admin" w:date="2019-02-19T00:19:00Z">
          <w:pPr>
            <w:numPr>
              <w:ilvl w:val="2"/>
              <w:numId w:val="688"/>
            </w:numPr>
            <w:tabs>
              <w:tab w:val="left" w:pos="713"/>
            </w:tabs>
            <w:spacing w:line="248" w:lineRule="auto"/>
            <w:ind w:left="713" w:hanging="264"/>
            <w:jc w:val="both"/>
          </w:pPr>
        </w:pPrChange>
      </w:pPr>
      <w:del w:id="8329" w:author="Admin" w:date="2019-02-19T02:10:00Z">
        <w:r w:rsidDel="002260E7">
          <w:rPr>
            <w:rFonts w:ascii="Arial" w:eastAsia="Arial" w:hAnsi="Arial" w:cs="Arial"/>
            <w:sz w:val="20"/>
            <w:szCs w:val="20"/>
          </w:rPr>
          <w:delText xml:space="preserve">Опишите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для графа ниже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2 или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1</w:delText>
        </w:r>
        <w:r w:rsidDel="002260E7">
          <w:rPr>
            <w:rFonts w:ascii="Arial" w:eastAsia="Arial" w:hAnsi="Arial" w:cs="Arial"/>
            <w:sz w:val="20"/>
            <w:szCs w:val="20"/>
          </w:rPr>
          <w:delText xml:space="preserve">) и найдите пару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X</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для которой отношения</w:delText>
        </w:r>
        <w:r w:rsidDel="002260E7">
          <w:rPr>
            <w:rFonts w:eastAsia="Times New Roman"/>
            <w:sz w:val="20"/>
            <w:szCs w:val="20"/>
          </w:rPr>
          <w:delText xml:space="preserve"> </w:delText>
        </w:r>
        <w:r w:rsidDel="002260E7">
          <w:rPr>
            <w:rFonts w:ascii="Arial" w:eastAsia="Arial" w:hAnsi="Arial" w:cs="Arial"/>
            <w:i/>
            <w:iCs/>
            <w:sz w:val="20"/>
            <w:szCs w:val="20"/>
          </w:rPr>
          <w:delText>R</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и</w:delText>
        </w:r>
        <w:r w:rsidDel="002260E7">
          <w:rPr>
            <w:rFonts w:eastAsia="Times New Roman"/>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–эквивалентности совпа-дают.</w:delText>
        </w:r>
      </w:del>
    </w:p>
    <w:p w:rsidR="00A33515" w:rsidDel="002260E7" w:rsidRDefault="00A33515">
      <w:pPr>
        <w:spacing w:line="18" w:lineRule="exact"/>
        <w:rPr>
          <w:del w:id="8330" w:author="Admin" w:date="2019-02-19T02:10:00Z"/>
          <w:sz w:val="20"/>
          <w:szCs w:val="20"/>
        </w:rPr>
      </w:pPr>
    </w:p>
    <w:p w:rsidR="00A33515" w:rsidDel="002260E7" w:rsidRDefault="001A4D22">
      <w:pPr>
        <w:ind w:right="-712"/>
        <w:jc w:val="center"/>
        <w:rPr>
          <w:del w:id="8331" w:author="Admin" w:date="2019-02-19T02:10:00Z"/>
          <w:sz w:val="20"/>
          <w:szCs w:val="20"/>
        </w:rPr>
      </w:pPr>
      <w:del w:id="8332" w:author="Admin" w:date="2019-02-19T02:10:00Z">
        <w:r w:rsidDel="002260E7">
          <w:rPr>
            <w:rFonts w:ascii="Arial" w:eastAsia="Arial" w:hAnsi="Arial" w:cs="Arial"/>
            <w:sz w:val="20"/>
            <w:szCs w:val="20"/>
          </w:rPr>
          <w:delText>n</w:delText>
        </w:r>
      </w:del>
    </w:p>
    <w:p w:rsidR="00A33515" w:rsidDel="002260E7" w:rsidRDefault="001A4D22">
      <w:pPr>
        <w:spacing w:line="20" w:lineRule="exact"/>
        <w:rPr>
          <w:del w:id="8333" w:author="Admin" w:date="2019-02-19T02:10:00Z"/>
          <w:sz w:val="20"/>
          <w:szCs w:val="20"/>
        </w:rPr>
      </w:pPr>
      <w:del w:id="8334" w:author="Admin" w:date="2019-02-19T02:10:00Z">
        <w:r w:rsidDel="002260E7">
          <w:rPr>
            <w:noProof/>
            <w:sz w:val="20"/>
            <w:szCs w:val="20"/>
          </w:rPr>
          <w:drawing>
            <wp:anchor distT="0" distB="0" distL="114300" distR="114300" simplePos="0" relativeHeight="251889664" behindDoc="1" locked="0" layoutInCell="0" allowOverlap="1" wp14:anchorId="7A5EAFF9" wp14:editId="1D91E41D">
              <wp:simplePos x="0" y="0"/>
              <wp:positionH relativeFrom="column">
                <wp:posOffset>1423670</wp:posOffset>
              </wp:positionH>
              <wp:positionV relativeFrom="paragraph">
                <wp:posOffset>-86360</wp:posOffset>
              </wp:positionV>
              <wp:extent cx="1764665" cy="324485"/>
              <wp:effectExtent l="0" t="0" r="0" b="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32">
                        <a:extLst/>
                      </a:blip>
                      <a:srcRect/>
                      <a:stretch>
                        <a:fillRect/>
                      </a:stretch>
                    </pic:blipFill>
                    <pic:spPr bwMode="auto">
                      <a:xfrm>
                        <a:off x="0" y="0"/>
                        <a:ext cx="1764665" cy="324485"/>
                      </a:xfrm>
                      <a:prstGeom prst="rect">
                        <a:avLst/>
                      </a:prstGeom>
                      <a:noFill/>
                    </pic:spPr>
                  </pic:pic>
                </a:graphicData>
              </a:graphic>
            </wp:anchor>
          </w:drawing>
        </w:r>
      </w:del>
    </w:p>
    <w:p w:rsidR="00A33515" w:rsidDel="002260E7" w:rsidRDefault="001A4D22">
      <w:pPr>
        <w:tabs>
          <w:tab w:val="left" w:pos="4673"/>
        </w:tabs>
        <w:spacing w:line="215" w:lineRule="auto"/>
        <w:ind w:left="2413"/>
        <w:rPr>
          <w:del w:id="8335" w:author="Admin" w:date="2019-02-19T02:10:00Z"/>
          <w:sz w:val="20"/>
          <w:szCs w:val="20"/>
        </w:rPr>
      </w:pPr>
      <w:del w:id="8336" w:author="Admin" w:date="2019-02-19T02:10:00Z">
        <w:r w:rsidDel="002260E7">
          <w:rPr>
            <w:rFonts w:ascii="Arial" w:eastAsia="Arial" w:hAnsi="Arial" w:cs="Arial"/>
            <w:b/>
            <w:bCs/>
            <w:sz w:val="29"/>
            <w:szCs w:val="29"/>
          </w:rPr>
          <w:delText>2</w:delText>
        </w:r>
        <w:r w:rsidDel="002260E7">
          <w:rPr>
            <w:sz w:val="20"/>
            <w:szCs w:val="20"/>
          </w:rPr>
          <w:tab/>
        </w:r>
        <w:r w:rsidDel="002260E7">
          <w:rPr>
            <w:rFonts w:ascii="Arial" w:eastAsia="Arial" w:hAnsi="Arial" w:cs="Arial"/>
            <w:b/>
            <w:bCs/>
            <w:sz w:val="29"/>
            <w:szCs w:val="29"/>
          </w:rPr>
          <w:delText>2</w:delText>
        </w:r>
      </w:del>
    </w:p>
    <w:p w:rsidR="00A33515" w:rsidDel="002260E7" w:rsidRDefault="00A33515">
      <w:pPr>
        <w:spacing w:line="239" w:lineRule="exact"/>
        <w:rPr>
          <w:del w:id="8337" w:author="Admin" w:date="2019-02-19T02:10:00Z"/>
          <w:sz w:val="20"/>
          <w:szCs w:val="20"/>
        </w:rPr>
      </w:pPr>
    </w:p>
    <w:p w:rsidR="00A33515" w:rsidDel="002260E7" w:rsidRDefault="001A4D22">
      <w:pPr>
        <w:numPr>
          <w:ilvl w:val="0"/>
          <w:numId w:val="686"/>
        </w:numPr>
        <w:tabs>
          <w:tab w:val="left" w:pos="713"/>
        </w:tabs>
        <w:ind w:left="713" w:hanging="282"/>
        <w:rPr>
          <w:del w:id="8338" w:author="Admin" w:date="2019-02-19T02:10:00Z"/>
          <w:rFonts w:ascii="Arial" w:eastAsia="Arial" w:hAnsi="Arial" w:cs="Arial"/>
          <w:sz w:val="20"/>
          <w:szCs w:val="20"/>
        </w:rPr>
        <w:pPrChange w:id="8339" w:author="Admin" w:date="2019-02-19T00:19:00Z">
          <w:pPr>
            <w:numPr>
              <w:numId w:val="689"/>
            </w:numPr>
            <w:tabs>
              <w:tab w:val="left" w:pos="713"/>
            </w:tabs>
            <w:ind w:left="713" w:hanging="282"/>
          </w:pPr>
        </w:pPrChange>
      </w:pPr>
      <w:del w:id="8340" w:author="Admin" w:date="2019-02-19T02:10:00Z">
        <w:r w:rsidDel="002260E7">
          <w:rPr>
            <w:rFonts w:ascii="Arial" w:eastAsia="Arial" w:hAnsi="Arial" w:cs="Arial"/>
            <w:sz w:val="20"/>
            <w:szCs w:val="20"/>
          </w:rPr>
          <w:delText>Решите аналогичную задачу для графа</w:delText>
        </w:r>
      </w:del>
    </w:p>
    <w:p w:rsidR="00A33515" w:rsidDel="002260E7" w:rsidRDefault="001A4D22">
      <w:pPr>
        <w:spacing w:line="20" w:lineRule="exact"/>
        <w:rPr>
          <w:del w:id="8341" w:author="Admin" w:date="2019-02-19T02:10:00Z"/>
          <w:sz w:val="20"/>
          <w:szCs w:val="20"/>
        </w:rPr>
      </w:pPr>
      <w:del w:id="8342" w:author="Admin" w:date="2019-02-19T02:10:00Z">
        <w:r w:rsidDel="002260E7">
          <w:rPr>
            <w:noProof/>
            <w:sz w:val="20"/>
            <w:szCs w:val="20"/>
          </w:rPr>
          <w:drawing>
            <wp:anchor distT="0" distB="0" distL="114300" distR="114300" simplePos="0" relativeHeight="251890688" behindDoc="1" locked="0" layoutInCell="0" allowOverlap="1" wp14:anchorId="291706A5" wp14:editId="7366B0D8">
              <wp:simplePos x="0" y="0"/>
              <wp:positionH relativeFrom="column">
                <wp:posOffset>703580</wp:posOffset>
              </wp:positionH>
              <wp:positionV relativeFrom="paragraph">
                <wp:posOffset>55880</wp:posOffset>
              </wp:positionV>
              <wp:extent cx="3204210" cy="324485"/>
              <wp:effectExtent l="0" t="0" r="0" b="0"/>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33">
                        <a:extLst/>
                      </a:blip>
                      <a:srcRect/>
                      <a:stretch>
                        <a:fillRect/>
                      </a:stretch>
                    </pic:blipFill>
                    <pic:spPr bwMode="auto">
                      <a:xfrm>
                        <a:off x="0" y="0"/>
                        <a:ext cx="3204210" cy="324485"/>
                      </a:xfrm>
                      <a:prstGeom prst="rect">
                        <a:avLst/>
                      </a:prstGeom>
                      <a:noFill/>
                    </pic:spPr>
                  </pic:pic>
                </a:graphicData>
              </a:graphic>
            </wp:anchor>
          </w:drawing>
        </w:r>
      </w:del>
    </w:p>
    <w:p w:rsidR="00A33515" w:rsidDel="002260E7" w:rsidRDefault="00A33515">
      <w:pPr>
        <w:spacing w:line="137" w:lineRule="exact"/>
        <w:rPr>
          <w:del w:id="8343" w:author="Admin" w:date="2019-02-19T02:10:00Z"/>
          <w:sz w:val="20"/>
          <w:szCs w:val="20"/>
        </w:rPr>
      </w:pPr>
    </w:p>
    <w:p w:rsidR="00A33515" w:rsidDel="002260E7" w:rsidRDefault="001A4D22">
      <w:pPr>
        <w:tabs>
          <w:tab w:val="left" w:pos="3533"/>
          <w:tab w:val="left" w:pos="5793"/>
        </w:tabs>
        <w:ind w:left="1273"/>
        <w:rPr>
          <w:del w:id="8344" w:author="Admin" w:date="2019-02-19T02:10:00Z"/>
          <w:sz w:val="20"/>
          <w:szCs w:val="20"/>
        </w:rPr>
      </w:pPr>
      <w:del w:id="8345" w:author="Admin" w:date="2019-02-19T02:10:00Z">
        <w:r w:rsidDel="002260E7">
          <w:rPr>
            <w:rFonts w:ascii="Arial" w:eastAsia="Arial" w:hAnsi="Arial" w:cs="Arial"/>
            <w:b/>
            <w:bCs/>
            <w:sz w:val="29"/>
            <w:szCs w:val="29"/>
          </w:rPr>
          <w:delText>2</w:delText>
        </w:r>
        <w:r w:rsidDel="002260E7">
          <w:rPr>
            <w:sz w:val="20"/>
            <w:szCs w:val="20"/>
          </w:rPr>
          <w:tab/>
        </w:r>
        <w:r w:rsidDel="002260E7">
          <w:rPr>
            <w:rFonts w:ascii="Arial" w:eastAsia="Arial" w:hAnsi="Arial" w:cs="Arial"/>
            <w:b/>
            <w:bCs/>
            <w:sz w:val="29"/>
            <w:szCs w:val="29"/>
          </w:rPr>
          <w:delText>2</w:delText>
        </w:r>
        <w:r w:rsidDel="002260E7">
          <w:rPr>
            <w:sz w:val="20"/>
            <w:szCs w:val="20"/>
          </w:rPr>
          <w:tab/>
        </w:r>
        <w:r w:rsidDel="002260E7">
          <w:rPr>
            <w:rFonts w:ascii="Arial" w:eastAsia="Arial" w:hAnsi="Arial" w:cs="Arial"/>
            <w:b/>
            <w:bCs/>
            <w:sz w:val="28"/>
            <w:szCs w:val="28"/>
          </w:rPr>
          <w:delText>2</w:delText>
        </w:r>
      </w:del>
    </w:p>
    <w:p w:rsidR="00A33515" w:rsidDel="002260E7" w:rsidRDefault="00A33515">
      <w:pPr>
        <w:spacing w:line="233" w:lineRule="exact"/>
        <w:rPr>
          <w:del w:id="8346" w:author="Admin" w:date="2019-02-19T02:10:00Z"/>
          <w:sz w:val="20"/>
          <w:szCs w:val="20"/>
        </w:rPr>
      </w:pPr>
    </w:p>
    <w:p w:rsidR="00A33515" w:rsidDel="002260E7" w:rsidRDefault="001A4D22">
      <w:pPr>
        <w:numPr>
          <w:ilvl w:val="0"/>
          <w:numId w:val="687"/>
        </w:numPr>
        <w:tabs>
          <w:tab w:val="left" w:pos="713"/>
        </w:tabs>
        <w:spacing w:line="303" w:lineRule="auto"/>
        <w:ind w:left="713" w:hanging="272"/>
        <w:rPr>
          <w:del w:id="8347" w:author="Admin" w:date="2019-02-19T02:10:00Z"/>
          <w:rFonts w:ascii="Arial" w:eastAsia="Arial" w:hAnsi="Arial" w:cs="Arial"/>
          <w:sz w:val="20"/>
          <w:szCs w:val="20"/>
        </w:rPr>
        <w:pPrChange w:id="8348" w:author="Admin" w:date="2019-02-19T00:19:00Z">
          <w:pPr>
            <w:numPr>
              <w:numId w:val="690"/>
            </w:numPr>
            <w:tabs>
              <w:tab w:val="left" w:pos="713"/>
            </w:tabs>
            <w:spacing w:line="303" w:lineRule="auto"/>
            <w:ind w:left="713" w:hanging="272"/>
          </w:pPr>
        </w:pPrChange>
      </w:pPr>
      <w:del w:id="8349" w:author="Admin" w:date="2019-02-19T02:10:00Z">
        <w:r w:rsidDel="002260E7">
          <w:rPr>
            <w:rFonts w:ascii="Arial" w:eastAsia="Arial" w:hAnsi="Arial" w:cs="Arial"/>
            <w:sz w:val="20"/>
            <w:szCs w:val="20"/>
          </w:rPr>
          <w:delText xml:space="preserve">Более общо, решите аналогичную задачу для графа из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вер-шин, являющегося простой ломаной.</w:delText>
        </w:r>
      </w:del>
    </w:p>
    <w:p w:rsidR="00A33515" w:rsidDel="002260E7" w:rsidRDefault="001A4D22">
      <w:pPr>
        <w:spacing w:line="20" w:lineRule="exact"/>
        <w:rPr>
          <w:del w:id="8350" w:author="Admin" w:date="2019-02-19T02:10:00Z"/>
          <w:sz w:val="20"/>
          <w:szCs w:val="20"/>
        </w:rPr>
      </w:pPr>
      <w:del w:id="8351" w:author="Admin" w:date="2019-02-19T02:10:00Z">
        <w:r w:rsidDel="002260E7">
          <w:rPr>
            <w:noProof/>
            <w:sz w:val="20"/>
            <w:szCs w:val="20"/>
          </w:rPr>
          <w:drawing>
            <wp:anchor distT="0" distB="0" distL="114300" distR="114300" simplePos="0" relativeHeight="251891712" behindDoc="1" locked="0" layoutInCell="0" allowOverlap="1" wp14:anchorId="4CBB956A" wp14:editId="535FDE8B">
              <wp:simplePos x="0" y="0"/>
              <wp:positionH relativeFrom="column">
                <wp:posOffset>1063625</wp:posOffset>
              </wp:positionH>
              <wp:positionV relativeFrom="paragraph">
                <wp:posOffset>1270</wp:posOffset>
              </wp:positionV>
              <wp:extent cx="2484755" cy="324485"/>
              <wp:effectExtent l="0" t="0" r="0" b="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34">
                        <a:extLst/>
                      </a:blip>
                      <a:srcRect/>
                      <a:stretch>
                        <a:fillRect/>
                      </a:stretch>
                    </pic:blipFill>
                    <pic:spPr bwMode="auto">
                      <a:xfrm>
                        <a:off x="0" y="0"/>
                        <a:ext cx="2484755" cy="324485"/>
                      </a:xfrm>
                      <a:prstGeom prst="rect">
                        <a:avLst/>
                      </a:prstGeom>
                      <a:noFill/>
                    </pic:spPr>
                  </pic:pic>
                </a:graphicData>
              </a:graphic>
            </wp:anchor>
          </w:drawing>
        </w:r>
      </w:del>
    </w:p>
    <w:p w:rsidR="00A33515" w:rsidDel="002260E7" w:rsidRDefault="00A33515">
      <w:pPr>
        <w:spacing w:line="51" w:lineRule="exact"/>
        <w:rPr>
          <w:del w:id="8352" w:author="Admin" w:date="2019-02-19T02:10:00Z"/>
          <w:sz w:val="20"/>
          <w:szCs w:val="20"/>
        </w:rPr>
      </w:pPr>
    </w:p>
    <w:p w:rsidR="00A33515" w:rsidDel="002260E7" w:rsidRDefault="001A4D22">
      <w:pPr>
        <w:tabs>
          <w:tab w:val="left" w:pos="2973"/>
          <w:tab w:val="left" w:pos="4093"/>
          <w:tab w:val="left" w:pos="5233"/>
        </w:tabs>
        <w:ind w:left="1853"/>
        <w:rPr>
          <w:del w:id="8353" w:author="Admin" w:date="2019-02-19T02:10:00Z"/>
          <w:sz w:val="20"/>
          <w:szCs w:val="20"/>
        </w:rPr>
      </w:pPr>
      <w:del w:id="8354" w:author="Admin" w:date="2019-02-19T02:10:00Z">
        <w:r w:rsidDel="002260E7">
          <w:rPr>
            <w:rFonts w:ascii="Arial" w:eastAsia="Arial" w:hAnsi="Arial" w:cs="Arial"/>
            <w:b/>
            <w:bCs/>
            <w:sz w:val="29"/>
            <w:szCs w:val="29"/>
          </w:rPr>
          <w:delText>2</w:delText>
        </w:r>
        <w:r w:rsidDel="002260E7">
          <w:rPr>
            <w:sz w:val="20"/>
            <w:szCs w:val="20"/>
          </w:rPr>
          <w:tab/>
        </w:r>
        <w:r w:rsidDel="002260E7">
          <w:rPr>
            <w:rFonts w:ascii="Arial" w:eastAsia="Arial" w:hAnsi="Arial" w:cs="Arial"/>
            <w:b/>
            <w:bCs/>
            <w:sz w:val="29"/>
            <w:szCs w:val="29"/>
          </w:rPr>
          <w:delText>2</w:delText>
        </w:r>
        <w:r w:rsidDel="002260E7">
          <w:rPr>
            <w:sz w:val="20"/>
            <w:szCs w:val="20"/>
          </w:rPr>
          <w:tab/>
        </w:r>
        <w:r w:rsidDel="002260E7">
          <w:rPr>
            <w:rFonts w:ascii="Arial" w:eastAsia="Arial" w:hAnsi="Arial" w:cs="Arial"/>
            <w:b/>
            <w:bCs/>
            <w:sz w:val="29"/>
            <w:szCs w:val="29"/>
          </w:rPr>
          <w:delText>2</w:delText>
        </w:r>
        <w:r w:rsidDel="002260E7">
          <w:rPr>
            <w:sz w:val="20"/>
            <w:szCs w:val="20"/>
          </w:rPr>
          <w:tab/>
        </w:r>
        <w:r w:rsidDel="002260E7">
          <w:rPr>
            <w:rFonts w:ascii="Arial" w:eastAsia="Arial" w:hAnsi="Arial" w:cs="Arial"/>
            <w:b/>
            <w:bCs/>
            <w:sz w:val="28"/>
            <w:szCs w:val="28"/>
          </w:rPr>
          <w:delText>2</w:delText>
        </w:r>
      </w:del>
    </w:p>
    <w:p w:rsidR="00A33515" w:rsidDel="002260E7" w:rsidRDefault="00A33515">
      <w:pPr>
        <w:rPr>
          <w:del w:id="8355" w:author="Admin" w:date="2019-02-19T02:10:00Z"/>
        </w:rPr>
        <w:sectPr w:rsidR="00A33515" w:rsidDel="002260E7">
          <w:pgSz w:w="8220" w:h="12472"/>
          <w:pgMar w:top="639" w:right="720" w:bottom="0" w:left="947" w:header="0" w:footer="0" w:gutter="0"/>
          <w:cols w:space="720" w:equalWidth="0">
            <w:col w:w="6553"/>
          </w:cols>
        </w:sectPr>
      </w:pPr>
    </w:p>
    <w:p w:rsidR="00A33515" w:rsidDel="002260E7" w:rsidRDefault="00A33515">
      <w:pPr>
        <w:spacing w:line="200" w:lineRule="exact"/>
        <w:rPr>
          <w:del w:id="8356" w:author="Admin" w:date="2019-02-19T02:10:00Z"/>
          <w:sz w:val="20"/>
          <w:szCs w:val="20"/>
        </w:rPr>
      </w:pPr>
    </w:p>
    <w:p w:rsidR="00A33515" w:rsidDel="002260E7" w:rsidRDefault="00A33515">
      <w:pPr>
        <w:spacing w:line="200" w:lineRule="exact"/>
        <w:rPr>
          <w:del w:id="8357" w:author="Admin" w:date="2019-02-19T02:10:00Z"/>
          <w:sz w:val="20"/>
          <w:szCs w:val="20"/>
        </w:rPr>
      </w:pPr>
    </w:p>
    <w:p w:rsidR="00A33515" w:rsidDel="002260E7" w:rsidRDefault="00A33515">
      <w:pPr>
        <w:spacing w:line="267" w:lineRule="exact"/>
        <w:rPr>
          <w:del w:id="8358" w:author="Admin" w:date="2019-02-19T02:10:00Z"/>
          <w:sz w:val="20"/>
          <w:szCs w:val="20"/>
        </w:rPr>
      </w:pPr>
    </w:p>
    <w:p w:rsidR="00A33515" w:rsidDel="002260E7" w:rsidRDefault="001A4D22">
      <w:pPr>
        <w:ind w:right="207"/>
        <w:jc w:val="center"/>
        <w:rPr>
          <w:del w:id="8359" w:author="Admin" w:date="2019-02-19T02:10:00Z"/>
          <w:sz w:val="20"/>
          <w:szCs w:val="20"/>
        </w:rPr>
      </w:pPr>
      <w:del w:id="8360"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296</w:delText>
        </w:r>
        <w:r w:rsidDel="002260E7">
          <w:rPr>
            <w:rFonts w:ascii="Arial" w:eastAsia="Arial" w:hAnsi="Arial" w:cs="Arial"/>
            <w:sz w:val="20"/>
            <w:szCs w:val="20"/>
          </w:rPr>
          <w:delText xml:space="preserve"> −</w:delText>
        </w:r>
      </w:del>
    </w:p>
    <w:p w:rsidR="00A33515" w:rsidDel="002260E7" w:rsidRDefault="00A33515">
      <w:pPr>
        <w:rPr>
          <w:del w:id="8361" w:author="Admin" w:date="2019-02-19T02:10:00Z"/>
        </w:rPr>
        <w:sectPr w:rsidR="00A33515" w:rsidDel="002260E7">
          <w:type w:val="continuous"/>
          <w:pgSz w:w="8220" w:h="12472"/>
          <w:pgMar w:top="639" w:right="720" w:bottom="0" w:left="947" w:header="0" w:footer="0" w:gutter="0"/>
          <w:cols w:space="720" w:equalWidth="0">
            <w:col w:w="6553"/>
          </w:cols>
        </w:sectPr>
      </w:pPr>
    </w:p>
    <w:p w:rsidR="00A33515" w:rsidDel="002260E7" w:rsidRDefault="001A4D22">
      <w:pPr>
        <w:jc w:val="center"/>
        <w:rPr>
          <w:del w:id="8362" w:author="Admin" w:date="2019-02-19T02:10:00Z"/>
          <w:sz w:val="20"/>
          <w:szCs w:val="20"/>
        </w:rPr>
      </w:pPr>
      <w:bookmarkStart w:id="8363" w:name="page307"/>
      <w:bookmarkEnd w:id="8363"/>
      <w:del w:id="8364"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55" w:lineRule="exact"/>
        <w:rPr>
          <w:del w:id="8365" w:author="Admin" w:date="2019-02-19T02:10:00Z"/>
          <w:sz w:val="20"/>
          <w:szCs w:val="20"/>
        </w:rPr>
      </w:pPr>
    </w:p>
    <w:p w:rsidR="00A33515" w:rsidDel="002260E7" w:rsidRDefault="001A4D22">
      <w:pPr>
        <w:numPr>
          <w:ilvl w:val="0"/>
          <w:numId w:val="688"/>
        </w:numPr>
        <w:tabs>
          <w:tab w:val="left" w:pos="500"/>
        </w:tabs>
        <w:ind w:left="500" w:hanging="273"/>
        <w:rPr>
          <w:del w:id="8366" w:author="Admin" w:date="2019-02-19T02:10:00Z"/>
          <w:rFonts w:ascii="Arial" w:eastAsia="Arial" w:hAnsi="Arial" w:cs="Arial"/>
          <w:b/>
          <w:bCs/>
          <w:sz w:val="20"/>
          <w:szCs w:val="20"/>
        </w:rPr>
        <w:pPrChange w:id="8367" w:author="Admin" w:date="2019-02-19T00:19:00Z">
          <w:pPr>
            <w:numPr>
              <w:numId w:val="691"/>
            </w:numPr>
            <w:tabs>
              <w:tab w:val="left" w:pos="500"/>
            </w:tabs>
            <w:ind w:left="500" w:hanging="273"/>
          </w:pPr>
        </w:pPrChange>
      </w:pPr>
      <w:del w:id="8368" w:author="Admin" w:date="2019-02-19T02:10:00Z">
        <w:r w:rsidDel="002260E7">
          <w:rPr>
            <w:rFonts w:ascii="Arial" w:eastAsia="Arial" w:hAnsi="Arial" w:cs="Arial"/>
            <w:sz w:val="20"/>
            <w:szCs w:val="20"/>
          </w:rPr>
          <w:delText xml:space="preserve">По графу  построим квадратичную форму на </w:delText>
        </w:r>
        <w:r w:rsidDel="002260E7">
          <w:rPr>
            <w:rFonts w:ascii="Arial" w:eastAsia="Arial" w:hAnsi="Arial" w:cs="Arial"/>
            <w:b/>
            <w:bCs/>
            <w:sz w:val="20"/>
            <w:szCs w:val="20"/>
          </w:rPr>
          <w:delText>R</w:delText>
        </w:r>
        <w:r w:rsidDel="002260E7">
          <w:rPr>
            <w:rFonts w:ascii="Arial" w:eastAsia="Arial" w:hAnsi="Arial" w:cs="Arial"/>
            <w:i/>
            <w:iCs/>
            <w:sz w:val="27"/>
            <w:szCs w:val="27"/>
            <w:vertAlign w:val="superscript"/>
          </w:rPr>
          <w:delText>m</w:delText>
        </w:r>
      </w:del>
    </w:p>
    <w:p w:rsidR="00A33515" w:rsidDel="002260E7" w:rsidRDefault="00A33515">
      <w:pPr>
        <w:spacing w:line="126" w:lineRule="exact"/>
        <w:rPr>
          <w:del w:id="8369" w:author="Admin" w:date="2019-02-19T02:10:00Z"/>
          <w:sz w:val="20"/>
          <w:szCs w:val="20"/>
        </w:rPr>
      </w:pPr>
    </w:p>
    <w:tbl>
      <w:tblPr>
        <w:tblW w:w="0" w:type="auto"/>
        <w:tblInd w:w="2120" w:type="dxa"/>
        <w:tblLayout w:type="fixed"/>
        <w:tblCellMar>
          <w:left w:w="0" w:type="dxa"/>
          <w:right w:w="0" w:type="dxa"/>
        </w:tblCellMar>
        <w:tblLook w:val="04A0" w:firstRow="1" w:lastRow="0" w:firstColumn="1" w:lastColumn="0" w:noHBand="0" w:noVBand="1"/>
      </w:tblPr>
      <w:tblGrid>
        <w:gridCol w:w="2120"/>
        <w:gridCol w:w="920"/>
        <w:gridCol w:w="20"/>
      </w:tblGrid>
      <w:tr w:rsidR="00A33515" w:rsidDel="002260E7">
        <w:trPr>
          <w:trHeight w:val="170"/>
          <w:del w:id="8370" w:author="Admin" w:date="2019-02-19T02:10:00Z"/>
        </w:trPr>
        <w:tc>
          <w:tcPr>
            <w:tcW w:w="2120" w:type="dxa"/>
            <w:vAlign w:val="bottom"/>
          </w:tcPr>
          <w:p w:rsidR="00A33515" w:rsidDel="002260E7" w:rsidRDefault="001A4D22">
            <w:pPr>
              <w:ind w:left="1093"/>
              <w:jc w:val="center"/>
              <w:rPr>
                <w:del w:id="8371" w:author="Admin" w:date="2019-02-19T02:10:00Z"/>
                <w:sz w:val="20"/>
                <w:szCs w:val="20"/>
              </w:rPr>
            </w:pPr>
            <w:del w:id="8372" w:author="Admin" w:date="2019-02-19T02:10:00Z">
              <w:r w:rsidDel="002260E7">
                <w:rPr>
                  <w:rFonts w:ascii="Arial" w:eastAsia="Arial" w:hAnsi="Arial" w:cs="Arial"/>
                  <w:i/>
                  <w:iCs/>
                  <w:sz w:val="14"/>
                  <w:szCs w:val="14"/>
                </w:rPr>
                <w:delText>m</w:delText>
              </w:r>
            </w:del>
          </w:p>
        </w:tc>
        <w:tc>
          <w:tcPr>
            <w:tcW w:w="920" w:type="dxa"/>
            <w:vMerge w:val="restart"/>
            <w:vAlign w:val="bottom"/>
          </w:tcPr>
          <w:p w:rsidR="00A33515" w:rsidDel="002260E7" w:rsidRDefault="001A4D22">
            <w:pPr>
              <w:ind w:right="150"/>
              <w:jc w:val="center"/>
              <w:rPr>
                <w:del w:id="8373" w:author="Admin" w:date="2019-02-19T02:10:00Z"/>
                <w:sz w:val="20"/>
                <w:szCs w:val="20"/>
              </w:rPr>
            </w:pPr>
            <w:del w:id="8374" w:author="Admin" w:date="2019-02-19T02:10:00Z">
              <w:r w:rsidDel="002260E7">
                <w:rPr>
                  <w:rFonts w:eastAsia="Times New Roman"/>
                  <w:sz w:val="20"/>
                  <w:szCs w:val="20"/>
                </w:rPr>
                <w:delText>∑</w:delText>
              </w:r>
            </w:del>
          </w:p>
        </w:tc>
        <w:tc>
          <w:tcPr>
            <w:tcW w:w="0" w:type="dxa"/>
            <w:vAlign w:val="bottom"/>
          </w:tcPr>
          <w:p w:rsidR="00A33515" w:rsidDel="002260E7" w:rsidRDefault="00A33515">
            <w:pPr>
              <w:rPr>
                <w:del w:id="8375" w:author="Admin" w:date="2019-02-19T02:10:00Z"/>
                <w:sz w:val="1"/>
                <w:szCs w:val="1"/>
              </w:rPr>
            </w:pPr>
          </w:p>
        </w:tc>
      </w:tr>
      <w:tr w:rsidR="00A33515" w:rsidDel="002260E7">
        <w:trPr>
          <w:trHeight w:val="60"/>
          <w:del w:id="8376" w:author="Admin" w:date="2019-02-19T02:10:00Z"/>
        </w:trPr>
        <w:tc>
          <w:tcPr>
            <w:tcW w:w="2120" w:type="dxa"/>
            <w:vAlign w:val="bottom"/>
          </w:tcPr>
          <w:p w:rsidR="00A33515" w:rsidDel="002260E7" w:rsidRDefault="001A4D22">
            <w:pPr>
              <w:spacing w:line="60" w:lineRule="exact"/>
              <w:ind w:left="1093"/>
              <w:jc w:val="center"/>
              <w:rPr>
                <w:del w:id="8377" w:author="Admin" w:date="2019-02-19T02:10:00Z"/>
                <w:sz w:val="20"/>
                <w:szCs w:val="20"/>
              </w:rPr>
            </w:pPr>
            <w:del w:id="8378" w:author="Admin" w:date="2019-02-19T02:10:00Z">
              <w:r w:rsidDel="002260E7">
                <w:rPr>
                  <w:rFonts w:eastAsia="Times New Roman"/>
                  <w:sz w:val="6"/>
                  <w:szCs w:val="6"/>
                </w:rPr>
                <w:delText>∑</w:delText>
              </w:r>
            </w:del>
          </w:p>
        </w:tc>
        <w:tc>
          <w:tcPr>
            <w:tcW w:w="920" w:type="dxa"/>
            <w:vMerge/>
            <w:vAlign w:val="bottom"/>
          </w:tcPr>
          <w:p w:rsidR="00A33515" w:rsidDel="002260E7" w:rsidRDefault="00A33515">
            <w:pPr>
              <w:rPr>
                <w:del w:id="8379" w:author="Admin" w:date="2019-02-19T02:10:00Z"/>
                <w:sz w:val="5"/>
                <w:szCs w:val="5"/>
              </w:rPr>
            </w:pPr>
          </w:p>
        </w:tc>
        <w:tc>
          <w:tcPr>
            <w:tcW w:w="0" w:type="dxa"/>
            <w:vAlign w:val="bottom"/>
          </w:tcPr>
          <w:p w:rsidR="00A33515" w:rsidDel="002260E7" w:rsidRDefault="00A33515">
            <w:pPr>
              <w:rPr>
                <w:del w:id="8380" w:author="Admin" w:date="2019-02-19T02:10:00Z"/>
                <w:sz w:val="1"/>
                <w:szCs w:val="1"/>
              </w:rPr>
            </w:pPr>
          </w:p>
        </w:tc>
      </w:tr>
      <w:tr w:rsidR="00A33515" w:rsidDel="002260E7">
        <w:trPr>
          <w:trHeight w:val="294"/>
          <w:del w:id="8381" w:author="Admin" w:date="2019-02-19T02:10:00Z"/>
        </w:trPr>
        <w:tc>
          <w:tcPr>
            <w:tcW w:w="2120" w:type="dxa"/>
            <w:vAlign w:val="bottom"/>
          </w:tcPr>
          <w:p w:rsidR="00A33515" w:rsidDel="002260E7" w:rsidRDefault="001A4D22">
            <w:pPr>
              <w:spacing w:line="294" w:lineRule="exact"/>
              <w:rPr>
                <w:del w:id="8382" w:author="Admin" w:date="2019-02-19T02:10:00Z"/>
                <w:sz w:val="20"/>
                <w:szCs w:val="20"/>
              </w:rPr>
            </w:pPr>
            <w:del w:id="8383" w:author="Admin" w:date="2019-02-19T02:10:00Z">
              <w:r w:rsidDel="002260E7">
                <w:rPr>
                  <w:rFonts w:ascii="Arial" w:eastAsia="Arial" w:hAnsi="Arial" w:cs="Arial"/>
                  <w:i/>
                  <w:iCs/>
                  <w:sz w:val="20"/>
                  <w:szCs w:val="20"/>
                </w:rPr>
                <w:delText xml:space="preserve">Q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eastAsia="Times New Roman"/>
                  <w:i/>
                  <w:iCs/>
                  <w:sz w:val="20"/>
                  <w:szCs w:val="20"/>
                </w:rPr>
                <w:delText>; : : : ;</w:delText>
              </w:r>
              <w:r w:rsidDel="002260E7">
                <w:rPr>
                  <w:rFonts w:ascii="Arial" w:eastAsia="Arial" w:hAnsi="Arial" w:cs="Arial"/>
                  <w:i/>
                  <w:iCs/>
                  <w:sz w:val="20"/>
                  <w:szCs w:val="20"/>
                </w:rPr>
                <w:delText xml:space="preserve"> x</w:delText>
              </w:r>
              <w:r w:rsidDel="002260E7">
                <w:rPr>
                  <w:rFonts w:ascii="Arial" w:eastAsia="Arial" w:hAnsi="Arial" w:cs="Arial"/>
                  <w:i/>
                  <w:iCs/>
                  <w:sz w:val="27"/>
                  <w:szCs w:val="27"/>
                  <w:vertAlign w:val="subscript"/>
                </w:rPr>
                <w:delText>m</w:delText>
              </w:r>
              <w:r w:rsidDel="002260E7">
                <w:rPr>
                  <w:rFonts w:eastAsia="Times New Roman"/>
                  <w:sz w:val="20"/>
                  <w:szCs w:val="20"/>
                </w:rPr>
                <w:delText>) =</w:delText>
              </w:r>
              <w:r w:rsidDel="002260E7">
                <w:rPr>
                  <w:rFonts w:ascii="Arial" w:eastAsia="Arial" w:hAnsi="Arial" w:cs="Arial"/>
                  <w:i/>
                  <w:iCs/>
                  <w:sz w:val="20"/>
                  <w:szCs w:val="20"/>
                </w:rPr>
                <w:delText xml:space="preserve">    x</w:delText>
              </w:r>
              <w:r w:rsidDel="002260E7">
                <w:rPr>
                  <w:rFonts w:ascii="Arial" w:eastAsia="Arial" w:hAnsi="Arial" w:cs="Arial"/>
                  <w:i/>
                  <w:iCs/>
                  <w:sz w:val="27"/>
                  <w:szCs w:val="27"/>
                  <w:vertAlign w:val="subscript"/>
                </w:rPr>
                <w:delText>i</w:delText>
              </w:r>
              <w:r w:rsidDel="002260E7">
                <w:rPr>
                  <w:rFonts w:ascii="Arial" w:eastAsia="Arial" w:hAnsi="Arial" w:cs="Arial"/>
                  <w:sz w:val="27"/>
                  <w:szCs w:val="27"/>
                  <w:vertAlign w:val="superscript"/>
                </w:rPr>
                <w:delText>2</w:delText>
              </w:r>
            </w:del>
          </w:p>
        </w:tc>
        <w:tc>
          <w:tcPr>
            <w:tcW w:w="920" w:type="dxa"/>
            <w:vAlign w:val="bottom"/>
          </w:tcPr>
          <w:p w:rsidR="00A33515" w:rsidDel="002260E7" w:rsidRDefault="001A4D22">
            <w:pPr>
              <w:spacing w:line="294" w:lineRule="exact"/>
              <w:ind w:left="580"/>
              <w:rPr>
                <w:del w:id="8384" w:author="Admin" w:date="2019-02-19T02:10:00Z"/>
                <w:sz w:val="20"/>
                <w:szCs w:val="20"/>
              </w:rPr>
            </w:pPr>
            <w:del w:id="8385" w:author="Admin" w:date="2019-02-19T02:10:00Z">
              <w:r w:rsidDel="002260E7">
                <w:rPr>
                  <w:rFonts w:ascii="Arial" w:eastAsia="Arial" w:hAnsi="Arial" w:cs="Arial"/>
                  <w:i/>
                  <w:iCs/>
                  <w:w w:val="92"/>
                  <w:sz w:val="20"/>
                  <w:szCs w:val="20"/>
                </w:rPr>
                <w:delText>x</w:delText>
              </w:r>
              <w:r w:rsidDel="002260E7">
                <w:rPr>
                  <w:rFonts w:ascii="Arial" w:eastAsia="Arial" w:hAnsi="Arial" w:cs="Arial"/>
                  <w:i/>
                  <w:iCs/>
                  <w:w w:val="92"/>
                  <w:sz w:val="27"/>
                  <w:szCs w:val="27"/>
                  <w:vertAlign w:val="subscript"/>
                </w:rPr>
                <w:delText>i</w:delText>
              </w:r>
              <w:r w:rsidDel="002260E7">
                <w:rPr>
                  <w:rFonts w:ascii="Arial" w:eastAsia="Arial" w:hAnsi="Arial" w:cs="Arial"/>
                  <w:i/>
                  <w:iCs/>
                  <w:w w:val="92"/>
                  <w:sz w:val="20"/>
                  <w:szCs w:val="20"/>
                </w:rPr>
                <w:delText>x</w:delText>
              </w:r>
              <w:r w:rsidDel="002260E7">
                <w:rPr>
                  <w:rFonts w:ascii="Arial" w:eastAsia="Arial" w:hAnsi="Arial" w:cs="Arial"/>
                  <w:i/>
                  <w:iCs/>
                  <w:w w:val="92"/>
                  <w:sz w:val="27"/>
                  <w:szCs w:val="27"/>
                  <w:vertAlign w:val="subscript"/>
                </w:rPr>
                <w:delText>j</w:delText>
              </w:r>
              <w:r w:rsidDel="002260E7">
                <w:rPr>
                  <w:rFonts w:eastAsia="Times New Roman"/>
                  <w:i/>
                  <w:iCs/>
                  <w:w w:val="92"/>
                  <w:sz w:val="20"/>
                  <w:szCs w:val="20"/>
                </w:rPr>
                <w:delText>:</w:delText>
              </w:r>
            </w:del>
          </w:p>
        </w:tc>
        <w:tc>
          <w:tcPr>
            <w:tcW w:w="0" w:type="dxa"/>
            <w:vAlign w:val="bottom"/>
          </w:tcPr>
          <w:p w:rsidR="00A33515" w:rsidDel="002260E7" w:rsidRDefault="00A33515">
            <w:pPr>
              <w:rPr>
                <w:del w:id="8386" w:author="Admin" w:date="2019-02-19T02:10:00Z"/>
                <w:sz w:val="1"/>
                <w:szCs w:val="1"/>
              </w:rPr>
            </w:pPr>
          </w:p>
        </w:tc>
      </w:tr>
      <w:tr w:rsidR="00A33515" w:rsidDel="002260E7">
        <w:trPr>
          <w:trHeight w:val="274"/>
          <w:del w:id="8387" w:author="Admin" w:date="2019-02-19T02:10:00Z"/>
        </w:trPr>
        <w:tc>
          <w:tcPr>
            <w:tcW w:w="2120" w:type="dxa"/>
            <w:vAlign w:val="bottom"/>
          </w:tcPr>
          <w:p w:rsidR="00A33515" w:rsidDel="002260E7" w:rsidRDefault="001A4D22">
            <w:pPr>
              <w:ind w:left="1093"/>
              <w:jc w:val="center"/>
              <w:rPr>
                <w:del w:id="8388" w:author="Admin" w:date="2019-02-19T02:10:00Z"/>
                <w:sz w:val="20"/>
                <w:szCs w:val="20"/>
              </w:rPr>
            </w:pPr>
            <w:del w:id="8389" w:author="Admin" w:date="2019-02-19T02:10:00Z">
              <w:r w:rsidDel="002260E7">
                <w:rPr>
                  <w:rFonts w:ascii="Arial" w:eastAsia="Arial" w:hAnsi="Arial" w:cs="Arial"/>
                  <w:i/>
                  <w:iCs/>
                  <w:sz w:val="14"/>
                  <w:szCs w:val="14"/>
                </w:rPr>
                <w:delText>i</w:delText>
              </w:r>
              <w:r w:rsidDel="002260E7">
                <w:rPr>
                  <w:rFonts w:eastAsia="Times New Roman"/>
                  <w:sz w:val="14"/>
                  <w:szCs w:val="14"/>
                </w:rPr>
                <w:delText>=</w:delText>
              </w:r>
              <w:r w:rsidDel="002260E7">
                <w:rPr>
                  <w:rFonts w:ascii="Arial" w:eastAsia="Arial" w:hAnsi="Arial" w:cs="Arial"/>
                  <w:sz w:val="14"/>
                  <w:szCs w:val="14"/>
                </w:rPr>
                <w:delText>1</w:delText>
              </w:r>
            </w:del>
          </w:p>
        </w:tc>
        <w:tc>
          <w:tcPr>
            <w:tcW w:w="920" w:type="dxa"/>
            <w:vAlign w:val="bottom"/>
          </w:tcPr>
          <w:p w:rsidR="00A33515" w:rsidDel="002260E7" w:rsidRDefault="001A4D22">
            <w:pPr>
              <w:ind w:right="150"/>
              <w:jc w:val="center"/>
              <w:rPr>
                <w:del w:id="8390" w:author="Admin" w:date="2019-02-19T02:10:00Z"/>
                <w:sz w:val="20"/>
                <w:szCs w:val="20"/>
              </w:rPr>
            </w:pPr>
            <w:del w:id="8391" w:author="Admin" w:date="2019-02-19T02:10:00Z">
              <w:r w:rsidDel="002260E7">
                <w:rPr>
                  <w:rFonts w:eastAsia="Times New Roman"/>
                  <w:sz w:val="14"/>
                  <w:szCs w:val="14"/>
                </w:rPr>
                <w:delText>(</w:delText>
              </w:r>
              <w:r w:rsidDel="002260E7">
                <w:rPr>
                  <w:rFonts w:ascii="Arial" w:eastAsia="Arial" w:hAnsi="Arial" w:cs="Arial"/>
                  <w:i/>
                  <w:iCs/>
                  <w:sz w:val="14"/>
                  <w:szCs w:val="14"/>
                </w:rPr>
                <w:delText>i</w:delText>
              </w:r>
              <w:r w:rsidDel="002260E7">
                <w:rPr>
                  <w:rFonts w:eastAsia="Times New Roman"/>
                  <w:i/>
                  <w:iCs/>
                  <w:sz w:val="14"/>
                  <w:szCs w:val="14"/>
                </w:rPr>
                <w:delText>;</w:delText>
              </w:r>
              <w:r w:rsidDel="002260E7">
                <w:rPr>
                  <w:rFonts w:ascii="Arial" w:eastAsia="Arial" w:hAnsi="Arial" w:cs="Arial"/>
                  <w:i/>
                  <w:iCs/>
                  <w:sz w:val="14"/>
                  <w:szCs w:val="14"/>
                </w:rPr>
                <w:delText>j</w:delText>
              </w:r>
              <w:r w:rsidDel="002260E7">
                <w:rPr>
                  <w:rFonts w:eastAsia="Times New Roman"/>
                  <w:sz w:val="14"/>
                  <w:szCs w:val="14"/>
                </w:rPr>
                <w:delText>)</w:delText>
              </w:r>
              <w:r w:rsidDel="002260E7">
                <w:rPr>
                  <w:rFonts w:eastAsia="Times New Roman"/>
                  <w:i/>
                  <w:iCs/>
                  <w:sz w:val="14"/>
                  <w:szCs w:val="14"/>
                </w:rPr>
                <w:delText>2</w:delText>
              </w:r>
              <w:r w:rsidDel="002260E7">
                <w:rPr>
                  <w:rFonts w:ascii="Arial" w:eastAsia="Arial" w:hAnsi="Arial" w:cs="Arial"/>
                  <w:i/>
                  <w:iCs/>
                  <w:sz w:val="14"/>
                  <w:szCs w:val="14"/>
                </w:rPr>
                <w:delText>E</w:delText>
              </w:r>
            </w:del>
          </w:p>
        </w:tc>
        <w:tc>
          <w:tcPr>
            <w:tcW w:w="0" w:type="dxa"/>
            <w:vAlign w:val="bottom"/>
          </w:tcPr>
          <w:p w:rsidR="00A33515" w:rsidDel="002260E7" w:rsidRDefault="00A33515">
            <w:pPr>
              <w:rPr>
                <w:del w:id="8392" w:author="Admin" w:date="2019-02-19T02:10:00Z"/>
                <w:sz w:val="1"/>
                <w:szCs w:val="1"/>
              </w:rPr>
            </w:pPr>
          </w:p>
        </w:tc>
      </w:tr>
    </w:tbl>
    <w:p w:rsidR="00A33515" w:rsidDel="002260E7" w:rsidRDefault="00A33515">
      <w:pPr>
        <w:spacing w:line="116" w:lineRule="exact"/>
        <w:rPr>
          <w:del w:id="8393" w:author="Admin" w:date="2019-02-19T02:10:00Z"/>
          <w:sz w:val="20"/>
          <w:szCs w:val="20"/>
        </w:rPr>
      </w:pPr>
    </w:p>
    <w:p w:rsidR="00A33515" w:rsidDel="002260E7" w:rsidRDefault="001A4D22">
      <w:pPr>
        <w:spacing w:line="287" w:lineRule="auto"/>
        <w:ind w:left="500"/>
        <w:jc w:val="both"/>
        <w:rPr>
          <w:del w:id="8394" w:author="Admin" w:date="2019-02-19T02:10:00Z"/>
          <w:sz w:val="20"/>
          <w:szCs w:val="20"/>
        </w:rPr>
      </w:pPr>
      <w:del w:id="8395" w:author="Admin" w:date="2019-02-19T02:10:00Z">
        <w:r w:rsidDel="002260E7">
          <w:rPr>
            <w:rFonts w:ascii="Arial" w:eastAsia="Arial" w:hAnsi="Arial" w:cs="Arial"/>
            <w:sz w:val="20"/>
            <w:szCs w:val="20"/>
          </w:rPr>
          <w:delText xml:space="preserve">Найдите соответствующие квадратичные формы для графов пре-дыдущих пунктов и исследуйте их на положительную определён-ность. Докажите, что если квадратичная форма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является поло-жительно определённой, то граф</w:delText>
        </w:r>
      </w:del>
    </w:p>
    <w:p w:rsidR="00A33515" w:rsidDel="002260E7" w:rsidRDefault="00A33515">
      <w:pPr>
        <w:spacing w:line="51" w:lineRule="exact"/>
        <w:rPr>
          <w:del w:id="8396" w:author="Admin" w:date="2019-02-19T02:10:00Z"/>
          <w:sz w:val="20"/>
          <w:szCs w:val="20"/>
        </w:rPr>
      </w:pPr>
    </w:p>
    <w:p w:rsidR="00A33515" w:rsidDel="002260E7" w:rsidRDefault="001A4D22">
      <w:pPr>
        <w:numPr>
          <w:ilvl w:val="0"/>
          <w:numId w:val="689"/>
        </w:numPr>
        <w:tabs>
          <w:tab w:val="left" w:pos="940"/>
        </w:tabs>
        <w:ind w:left="940" w:hanging="272"/>
        <w:rPr>
          <w:del w:id="8397" w:author="Admin" w:date="2019-02-19T02:10:00Z"/>
          <w:rFonts w:ascii="Arial" w:eastAsia="Arial" w:hAnsi="Arial" w:cs="Arial"/>
          <w:sz w:val="20"/>
          <w:szCs w:val="20"/>
        </w:rPr>
        <w:pPrChange w:id="8398" w:author="Admin" w:date="2019-02-19T00:19:00Z">
          <w:pPr>
            <w:numPr>
              <w:numId w:val="692"/>
            </w:numPr>
            <w:tabs>
              <w:tab w:val="left" w:pos="940"/>
            </w:tabs>
            <w:ind w:left="940" w:hanging="272"/>
          </w:pPr>
        </w:pPrChange>
      </w:pPr>
      <w:del w:id="8399" w:author="Admin" w:date="2019-02-19T02:10:00Z">
        <w:r w:rsidDel="002260E7">
          <w:rPr>
            <w:rFonts w:ascii="Arial" w:eastAsia="Arial" w:hAnsi="Arial" w:cs="Arial"/>
            <w:sz w:val="20"/>
            <w:szCs w:val="20"/>
          </w:rPr>
          <w:delText>не содержит циклов</w:delText>
        </w:r>
      </w:del>
    </w:p>
    <w:p w:rsidR="00A33515" w:rsidDel="002260E7" w:rsidRDefault="00A33515">
      <w:pPr>
        <w:spacing w:line="117" w:lineRule="exact"/>
        <w:rPr>
          <w:del w:id="8400" w:author="Admin" w:date="2019-02-19T02:10:00Z"/>
          <w:rFonts w:ascii="Arial" w:eastAsia="Arial" w:hAnsi="Arial" w:cs="Arial"/>
          <w:sz w:val="20"/>
          <w:szCs w:val="20"/>
        </w:rPr>
      </w:pPr>
    </w:p>
    <w:p w:rsidR="00A33515" w:rsidDel="002260E7" w:rsidRDefault="001A4D22">
      <w:pPr>
        <w:numPr>
          <w:ilvl w:val="0"/>
          <w:numId w:val="689"/>
        </w:numPr>
        <w:tabs>
          <w:tab w:val="left" w:pos="940"/>
        </w:tabs>
        <w:ind w:left="940" w:hanging="280"/>
        <w:rPr>
          <w:del w:id="8401" w:author="Admin" w:date="2019-02-19T02:10:00Z"/>
          <w:rFonts w:ascii="Arial" w:eastAsia="Arial" w:hAnsi="Arial" w:cs="Arial"/>
          <w:sz w:val="20"/>
          <w:szCs w:val="20"/>
        </w:rPr>
        <w:pPrChange w:id="8402" w:author="Admin" w:date="2019-02-19T00:19:00Z">
          <w:pPr>
            <w:numPr>
              <w:numId w:val="692"/>
            </w:numPr>
            <w:tabs>
              <w:tab w:val="left" w:pos="940"/>
            </w:tabs>
            <w:ind w:left="940" w:hanging="280"/>
          </w:pPr>
        </w:pPrChange>
      </w:pPr>
      <w:del w:id="8403" w:author="Admin" w:date="2019-02-19T02:10:00Z">
        <w:r w:rsidDel="002260E7">
          <w:rPr>
            <w:rFonts w:ascii="Arial" w:eastAsia="Arial" w:hAnsi="Arial" w:cs="Arial"/>
            <w:sz w:val="20"/>
            <w:szCs w:val="20"/>
          </w:rPr>
          <w:delText>не содержит вершин степени 4 и больше</w:delText>
        </w:r>
      </w:del>
    </w:p>
    <w:p w:rsidR="00A33515" w:rsidDel="002260E7" w:rsidRDefault="00A33515">
      <w:pPr>
        <w:spacing w:line="117" w:lineRule="exact"/>
        <w:rPr>
          <w:del w:id="8404" w:author="Admin" w:date="2019-02-19T02:10:00Z"/>
          <w:rFonts w:ascii="Arial" w:eastAsia="Arial" w:hAnsi="Arial" w:cs="Arial"/>
          <w:sz w:val="20"/>
          <w:szCs w:val="20"/>
        </w:rPr>
      </w:pPr>
    </w:p>
    <w:p w:rsidR="00A33515" w:rsidDel="002260E7" w:rsidRDefault="001A4D22">
      <w:pPr>
        <w:numPr>
          <w:ilvl w:val="0"/>
          <w:numId w:val="689"/>
        </w:numPr>
        <w:tabs>
          <w:tab w:val="left" w:pos="940"/>
        </w:tabs>
        <w:ind w:left="940" w:hanging="264"/>
        <w:rPr>
          <w:del w:id="8405" w:author="Admin" w:date="2019-02-19T02:10:00Z"/>
          <w:rFonts w:ascii="Arial" w:eastAsia="Arial" w:hAnsi="Arial" w:cs="Arial"/>
          <w:sz w:val="20"/>
          <w:szCs w:val="20"/>
        </w:rPr>
        <w:pPrChange w:id="8406" w:author="Admin" w:date="2019-02-19T00:19:00Z">
          <w:pPr>
            <w:numPr>
              <w:numId w:val="692"/>
            </w:numPr>
            <w:tabs>
              <w:tab w:val="left" w:pos="940"/>
            </w:tabs>
            <w:ind w:left="940" w:hanging="264"/>
          </w:pPr>
        </w:pPrChange>
      </w:pPr>
      <w:del w:id="8407" w:author="Admin" w:date="2019-02-19T02:10:00Z">
        <w:r w:rsidDel="002260E7">
          <w:rPr>
            <w:rFonts w:ascii="Arial" w:eastAsia="Arial" w:hAnsi="Arial" w:cs="Arial"/>
            <w:sz w:val="20"/>
            <w:szCs w:val="20"/>
          </w:rPr>
          <w:delText>содержит не более одной вершины степени 3</w:delText>
        </w:r>
      </w:del>
    </w:p>
    <w:p w:rsidR="00A33515" w:rsidDel="002260E7" w:rsidRDefault="00A33515">
      <w:pPr>
        <w:spacing w:line="118" w:lineRule="exact"/>
        <w:rPr>
          <w:del w:id="8408" w:author="Admin" w:date="2019-02-19T02:10:00Z"/>
          <w:sz w:val="20"/>
          <w:szCs w:val="20"/>
        </w:rPr>
      </w:pPr>
    </w:p>
    <w:p w:rsidR="00A33515" w:rsidDel="002260E7" w:rsidRDefault="001A4D22">
      <w:pPr>
        <w:spacing w:line="303" w:lineRule="auto"/>
        <w:ind w:left="500"/>
        <w:rPr>
          <w:del w:id="8409" w:author="Admin" w:date="2019-02-19T02:10:00Z"/>
          <w:sz w:val="20"/>
          <w:szCs w:val="20"/>
        </w:rPr>
      </w:pPr>
      <w:del w:id="8410" w:author="Admin" w:date="2019-02-19T02:10:00Z">
        <w:r w:rsidDel="002260E7">
          <w:rPr>
            <w:rFonts w:ascii="Arial" w:eastAsia="Arial" w:hAnsi="Arial" w:cs="Arial"/>
            <w:sz w:val="20"/>
            <w:szCs w:val="20"/>
          </w:rPr>
          <w:delText>Что ещё можно сказать про граф , если соответствуюшая форма положительно определена?</w:delText>
        </w:r>
      </w:del>
    </w:p>
    <w:p w:rsidR="00A33515" w:rsidDel="002260E7" w:rsidRDefault="00A33515">
      <w:pPr>
        <w:spacing w:line="45" w:lineRule="exact"/>
        <w:rPr>
          <w:del w:id="8411" w:author="Admin" w:date="2019-02-19T02:10:00Z"/>
          <w:sz w:val="20"/>
          <w:szCs w:val="20"/>
        </w:rPr>
      </w:pPr>
    </w:p>
    <w:p w:rsidR="00A33515" w:rsidDel="002260E7" w:rsidRDefault="001A4D22">
      <w:pPr>
        <w:numPr>
          <w:ilvl w:val="0"/>
          <w:numId w:val="690"/>
        </w:numPr>
        <w:tabs>
          <w:tab w:val="left" w:pos="500"/>
        </w:tabs>
        <w:spacing w:line="292" w:lineRule="auto"/>
        <w:ind w:left="500" w:hanging="273"/>
        <w:rPr>
          <w:del w:id="8412" w:author="Admin" w:date="2019-02-19T02:10:00Z"/>
          <w:rFonts w:ascii="Arial" w:eastAsia="Arial" w:hAnsi="Arial" w:cs="Arial"/>
          <w:b/>
          <w:bCs/>
          <w:sz w:val="20"/>
          <w:szCs w:val="20"/>
        </w:rPr>
        <w:pPrChange w:id="8413" w:author="Admin" w:date="2019-02-19T00:19:00Z">
          <w:pPr>
            <w:numPr>
              <w:numId w:val="693"/>
            </w:numPr>
            <w:tabs>
              <w:tab w:val="left" w:pos="500"/>
            </w:tabs>
            <w:spacing w:line="292" w:lineRule="auto"/>
            <w:ind w:left="500" w:hanging="273"/>
          </w:pPr>
        </w:pPrChange>
      </w:pPr>
      <w:del w:id="8414" w:author="Admin" w:date="2019-02-19T02:10:00Z">
        <w:r w:rsidDel="002260E7">
          <w:rPr>
            <w:rFonts w:ascii="Arial" w:eastAsia="Arial" w:hAnsi="Arial" w:cs="Arial"/>
            <w:sz w:val="20"/>
            <w:szCs w:val="20"/>
          </w:rPr>
          <w:delText xml:space="preserve">Рассмотрите граф ниже и найдите пару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X</w:delText>
        </w:r>
        <w:r w:rsidDel="002260E7">
          <w:rPr>
            <w:rFonts w:eastAsia="Times New Roman"/>
            <w:sz w:val="20"/>
            <w:szCs w:val="20"/>
          </w:rPr>
          <w:delText>)</w:delText>
        </w:r>
        <w:r w:rsidDel="002260E7">
          <w:rPr>
            <w:rFonts w:ascii="Arial" w:eastAsia="Arial" w:hAnsi="Arial" w:cs="Arial"/>
            <w:sz w:val="20"/>
            <w:szCs w:val="20"/>
          </w:rPr>
          <w:delText xml:space="preserve">, для которой отноше-ния </w:delText>
        </w:r>
        <w:r w:rsidDel="002260E7">
          <w:rPr>
            <w:rFonts w:ascii="Arial" w:eastAsia="Arial" w:hAnsi="Arial" w:cs="Arial"/>
            <w:i/>
            <w:iCs/>
            <w:sz w:val="20"/>
            <w:szCs w:val="20"/>
          </w:rPr>
          <w:delText>R</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X</w:delText>
        </w:r>
        <w:r w:rsidDel="002260E7">
          <w:rPr>
            <w:rFonts w:ascii="Arial" w:eastAsia="Arial" w:hAnsi="Arial" w:cs="Arial"/>
            <w:sz w:val="20"/>
            <w:szCs w:val="20"/>
          </w:rPr>
          <w:delText>–эквивалентности совпадают.</w:delText>
        </w:r>
      </w:del>
    </w:p>
    <w:p w:rsidR="00A33515" w:rsidDel="002260E7" w:rsidRDefault="00A33515">
      <w:pPr>
        <w:spacing w:line="17" w:lineRule="exact"/>
        <w:rPr>
          <w:del w:id="8415" w:author="Admin" w:date="2019-02-19T02:10:00Z"/>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660"/>
        <w:gridCol w:w="1100"/>
        <w:gridCol w:w="1720"/>
        <w:gridCol w:w="1200"/>
        <w:gridCol w:w="20"/>
      </w:tblGrid>
      <w:tr w:rsidR="00A33515" w:rsidDel="002260E7">
        <w:trPr>
          <w:trHeight w:val="253"/>
          <w:del w:id="8416" w:author="Admin" w:date="2019-02-19T02:10:00Z"/>
        </w:trPr>
        <w:tc>
          <w:tcPr>
            <w:tcW w:w="660" w:type="dxa"/>
            <w:vMerge w:val="restart"/>
            <w:vAlign w:val="bottom"/>
          </w:tcPr>
          <w:p w:rsidR="00A33515" w:rsidDel="002260E7" w:rsidRDefault="001A4D22">
            <w:pPr>
              <w:ind w:right="357"/>
              <w:jc w:val="right"/>
              <w:rPr>
                <w:del w:id="8417" w:author="Admin" w:date="2019-02-19T02:10:00Z"/>
                <w:sz w:val="20"/>
                <w:szCs w:val="20"/>
              </w:rPr>
            </w:pPr>
            <w:del w:id="8418" w:author="Admin" w:date="2019-02-19T02:10:00Z">
              <w:r w:rsidDel="002260E7">
                <w:rPr>
                  <w:rFonts w:ascii="Arial" w:eastAsia="Arial" w:hAnsi="Arial" w:cs="Arial"/>
                  <w:b/>
                  <w:bCs/>
                  <w:w w:val="86"/>
                  <w:sz w:val="29"/>
                  <w:szCs w:val="29"/>
                </w:rPr>
                <w:delText>2</w:delText>
              </w:r>
            </w:del>
          </w:p>
        </w:tc>
        <w:tc>
          <w:tcPr>
            <w:tcW w:w="1100" w:type="dxa"/>
            <w:vAlign w:val="bottom"/>
          </w:tcPr>
          <w:p w:rsidR="00A33515" w:rsidDel="002260E7" w:rsidRDefault="001A4D22">
            <w:pPr>
              <w:ind w:right="400"/>
              <w:jc w:val="right"/>
              <w:rPr>
                <w:del w:id="8419" w:author="Admin" w:date="2019-02-19T02:10:00Z"/>
                <w:sz w:val="20"/>
                <w:szCs w:val="20"/>
              </w:rPr>
            </w:pPr>
            <w:del w:id="8420" w:author="Admin" w:date="2019-02-19T02:10:00Z">
              <w:r w:rsidDel="002260E7">
                <w:rPr>
                  <w:rFonts w:ascii="Arial" w:eastAsia="Arial" w:hAnsi="Arial" w:cs="Arial"/>
                  <w:sz w:val="20"/>
                  <w:szCs w:val="20"/>
                </w:rPr>
                <w:delText>4</w:delText>
              </w:r>
            </w:del>
          </w:p>
        </w:tc>
        <w:tc>
          <w:tcPr>
            <w:tcW w:w="1720" w:type="dxa"/>
            <w:vMerge w:val="restart"/>
            <w:vAlign w:val="bottom"/>
          </w:tcPr>
          <w:p w:rsidR="00A33515" w:rsidDel="002260E7" w:rsidRDefault="001A4D22">
            <w:pPr>
              <w:ind w:right="917"/>
              <w:jc w:val="right"/>
              <w:rPr>
                <w:del w:id="8421" w:author="Admin" w:date="2019-02-19T02:10:00Z"/>
                <w:sz w:val="20"/>
                <w:szCs w:val="20"/>
              </w:rPr>
            </w:pPr>
            <w:del w:id="8422" w:author="Admin" w:date="2019-02-19T02:10:00Z">
              <w:r w:rsidDel="002260E7">
                <w:rPr>
                  <w:rFonts w:ascii="Arial" w:eastAsia="Arial" w:hAnsi="Arial" w:cs="Arial"/>
                  <w:b/>
                  <w:bCs/>
                  <w:sz w:val="29"/>
                  <w:szCs w:val="29"/>
                </w:rPr>
                <w:delText>2</w:delText>
              </w:r>
            </w:del>
          </w:p>
        </w:tc>
        <w:tc>
          <w:tcPr>
            <w:tcW w:w="1200" w:type="dxa"/>
            <w:vMerge w:val="restart"/>
            <w:vAlign w:val="bottom"/>
          </w:tcPr>
          <w:p w:rsidR="00A33515" w:rsidDel="002260E7" w:rsidRDefault="001A4D22">
            <w:pPr>
              <w:jc w:val="right"/>
              <w:rPr>
                <w:del w:id="8423" w:author="Admin" w:date="2019-02-19T02:10:00Z"/>
                <w:sz w:val="20"/>
                <w:szCs w:val="20"/>
              </w:rPr>
            </w:pPr>
            <w:del w:id="8424" w:author="Admin" w:date="2019-02-19T02:10:00Z">
              <w:r w:rsidDel="002260E7">
                <w:rPr>
                  <w:rFonts w:ascii="Arial" w:eastAsia="Arial" w:hAnsi="Arial" w:cs="Arial"/>
                  <w:b/>
                  <w:bCs/>
                  <w:sz w:val="29"/>
                  <w:szCs w:val="29"/>
                </w:rPr>
                <w:delText>2</w:delText>
              </w:r>
            </w:del>
          </w:p>
        </w:tc>
        <w:tc>
          <w:tcPr>
            <w:tcW w:w="0" w:type="dxa"/>
            <w:vAlign w:val="bottom"/>
          </w:tcPr>
          <w:p w:rsidR="00A33515" w:rsidDel="002260E7" w:rsidRDefault="00A33515">
            <w:pPr>
              <w:rPr>
                <w:del w:id="8425" w:author="Admin" w:date="2019-02-19T02:10:00Z"/>
                <w:sz w:val="1"/>
                <w:szCs w:val="1"/>
              </w:rPr>
            </w:pPr>
          </w:p>
        </w:tc>
      </w:tr>
      <w:tr w:rsidR="00A33515" w:rsidDel="002260E7">
        <w:trPr>
          <w:trHeight w:val="201"/>
          <w:del w:id="8426" w:author="Admin" w:date="2019-02-19T02:10:00Z"/>
        </w:trPr>
        <w:tc>
          <w:tcPr>
            <w:tcW w:w="660" w:type="dxa"/>
            <w:vMerge/>
            <w:vAlign w:val="bottom"/>
          </w:tcPr>
          <w:p w:rsidR="00A33515" w:rsidDel="002260E7" w:rsidRDefault="00A33515">
            <w:pPr>
              <w:rPr>
                <w:del w:id="8427" w:author="Admin" w:date="2019-02-19T02:10:00Z"/>
                <w:sz w:val="17"/>
                <w:szCs w:val="17"/>
              </w:rPr>
            </w:pPr>
          </w:p>
        </w:tc>
        <w:tc>
          <w:tcPr>
            <w:tcW w:w="1100" w:type="dxa"/>
            <w:vAlign w:val="bottom"/>
          </w:tcPr>
          <w:p w:rsidR="00A33515" w:rsidDel="002260E7" w:rsidRDefault="00A33515">
            <w:pPr>
              <w:rPr>
                <w:del w:id="8428" w:author="Admin" w:date="2019-02-19T02:10:00Z"/>
                <w:sz w:val="17"/>
                <w:szCs w:val="17"/>
              </w:rPr>
            </w:pPr>
          </w:p>
        </w:tc>
        <w:tc>
          <w:tcPr>
            <w:tcW w:w="1720" w:type="dxa"/>
            <w:vMerge/>
            <w:vAlign w:val="bottom"/>
          </w:tcPr>
          <w:p w:rsidR="00A33515" w:rsidDel="002260E7" w:rsidRDefault="00A33515">
            <w:pPr>
              <w:rPr>
                <w:del w:id="8429" w:author="Admin" w:date="2019-02-19T02:10:00Z"/>
                <w:sz w:val="17"/>
                <w:szCs w:val="17"/>
              </w:rPr>
            </w:pPr>
          </w:p>
        </w:tc>
        <w:tc>
          <w:tcPr>
            <w:tcW w:w="1200" w:type="dxa"/>
            <w:vMerge/>
            <w:vAlign w:val="bottom"/>
          </w:tcPr>
          <w:p w:rsidR="00A33515" w:rsidDel="002260E7" w:rsidRDefault="00A33515">
            <w:pPr>
              <w:rPr>
                <w:del w:id="8430" w:author="Admin" w:date="2019-02-19T02:10:00Z"/>
                <w:sz w:val="17"/>
                <w:szCs w:val="17"/>
              </w:rPr>
            </w:pPr>
          </w:p>
        </w:tc>
        <w:tc>
          <w:tcPr>
            <w:tcW w:w="0" w:type="dxa"/>
            <w:vAlign w:val="bottom"/>
          </w:tcPr>
          <w:p w:rsidR="00A33515" w:rsidDel="002260E7" w:rsidRDefault="00A33515">
            <w:pPr>
              <w:rPr>
                <w:del w:id="8431" w:author="Admin" w:date="2019-02-19T02:10:00Z"/>
                <w:sz w:val="1"/>
                <w:szCs w:val="1"/>
              </w:rPr>
            </w:pPr>
          </w:p>
        </w:tc>
      </w:tr>
    </w:tbl>
    <w:p w:rsidR="00A33515" w:rsidDel="002260E7" w:rsidRDefault="001A4D22">
      <w:pPr>
        <w:spacing w:line="20" w:lineRule="exact"/>
        <w:rPr>
          <w:del w:id="8432" w:author="Admin" w:date="2019-02-19T02:10:00Z"/>
          <w:sz w:val="20"/>
          <w:szCs w:val="20"/>
        </w:rPr>
      </w:pPr>
      <w:del w:id="8433" w:author="Admin" w:date="2019-02-19T02:10:00Z">
        <w:r w:rsidDel="002260E7">
          <w:rPr>
            <w:noProof/>
            <w:sz w:val="20"/>
            <w:szCs w:val="20"/>
          </w:rPr>
          <w:drawing>
            <wp:anchor distT="0" distB="0" distL="114300" distR="114300" simplePos="0" relativeHeight="251892736" behindDoc="1" locked="0" layoutInCell="0" allowOverlap="1" wp14:anchorId="1847E416" wp14:editId="1905CCE0">
              <wp:simplePos x="0" y="0"/>
              <wp:positionH relativeFrom="column">
                <wp:posOffset>708660</wp:posOffset>
              </wp:positionH>
              <wp:positionV relativeFrom="paragraph">
                <wp:posOffset>-276225</wp:posOffset>
              </wp:positionV>
              <wp:extent cx="3204210" cy="324485"/>
              <wp:effectExtent l="0" t="0" r="0" b="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33">
                        <a:extLst/>
                      </a:blip>
                      <a:srcRect/>
                      <a:stretch>
                        <a:fillRect/>
                      </a:stretch>
                    </pic:blipFill>
                    <pic:spPr bwMode="auto">
                      <a:xfrm>
                        <a:off x="0" y="0"/>
                        <a:ext cx="3204210" cy="324485"/>
                      </a:xfrm>
                      <a:prstGeom prst="rect">
                        <a:avLst/>
                      </a:prstGeom>
                      <a:noFill/>
                    </pic:spPr>
                  </pic:pic>
                </a:graphicData>
              </a:graphic>
            </wp:anchor>
          </w:drawing>
        </w:r>
      </w:del>
    </w:p>
    <w:p w:rsidR="00A33515" w:rsidDel="002260E7" w:rsidRDefault="00A33515">
      <w:pPr>
        <w:spacing w:line="179" w:lineRule="exact"/>
        <w:rPr>
          <w:del w:id="8434" w:author="Admin" w:date="2019-02-19T02:10:00Z"/>
          <w:sz w:val="20"/>
          <w:szCs w:val="20"/>
        </w:rPr>
      </w:pPr>
    </w:p>
    <w:p w:rsidR="00A33515" w:rsidDel="002260E7" w:rsidRDefault="001A4D22">
      <w:pPr>
        <w:spacing w:line="237" w:lineRule="auto"/>
        <w:ind w:left="500"/>
        <w:rPr>
          <w:del w:id="8435" w:author="Admin" w:date="2019-02-19T02:10:00Z"/>
          <w:sz w:val="20"/>
          <w:szCs w:val="20"/>
        </w:rPr>
      </w:pPr>
      <w:del w:id="8436" w:author="Admin" w:date="2019-02-19T02:10:00Z">
        <w:r w:rsidDel="002260E7">
          <w:rPr>
            <w:rFonts w:ascii="Arial" w:eastAsia="Arial" w:hAnsi="Arial" w:cs="Arial"/>
            <w:sz w:val="20"/>
            <w:szCs w:val="20"/>
          </w:rPr>
          <w:delText xml:space="preserve">Исследуйте ситуацию, при которой такой граф состоит из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вершин и продолжается вправо ребрами с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i</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3,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2.</w:delText>
        </w:r>
      </w:del>
    </w:p>
    <w:p w:rsidR="00A33515" w:rsidDel="002260E7" w:rsidRDefault="00A33515">
      <w:pPr>
        <w:spacing w:line="287" w:lineRule="exact"/>
        <w:rPr>
          <w:del w:id="8437" w:author="Admin" w:date="2019-02-19T02:10:00Z"/>
          <w:sz w:val="20"/>
          <w:szCs w:val="20"/>
        </w:rPr>
      </w:pPr>
    </w:p>
    <w:p w:rsidR="00A33515" w:rsidDel="002260E7" w:rsidRDefault="001A4D22">
      <w:pPr>
        <w:rPr>
          <w:del w:id="8438" w:author="Admin" w:date="2019-02-19T02:10:00Z"/>
          <w:sz w:val="20"/>
          <w:szCs w:val="20"/>
        </w:rPr>
      </w:pPr>
      <w:del w:id="8439" w:author="Admin" w:date="2019-02-19T02:10:00Z">
        <w:r w:rsidDel="002260E7">
          <w:rPr>
            <w:rFonts w:ascii="Arial" w:eastAsia="Arial" w:hAnsi="Arial" w:cs="Arial"/>
            <w:b/>
            <w:bCs/>
            <w:sz w:val="26"/>
            <w:szCs w:val="26"/>
          </w:rPr>
          <w:delText>Задача 7. Факториалы Бхаргавы</w:delText>
        </w:r>
      </w:del>
    </w:p>
    <w:p w:rsidR="00A33515" w:rsidDel="002260E7" w:rsidRDefault="00A33515">
      <w:pPr>
        <w:spacing w:line="178" w:lineRule="exact"/>
        <w:rPr>
          <w:del w:id="8440" w:author="Admin" w:date="2019-02-19T02:10:00Z"/>
          <w:sz w:val="20"/>
          <w:szCs w:val="20"/>
        </w:rPr>
      </w:pPr>
    </w:p>
    <w:p w:rsidR="00A33515" w:rsidDel="002260E7" w:rsidRDefault="001A4D22">
      <w:pPr>
        <w:numPr>
          <w:ilvl w:val="0"/>
          <w:numId w:val="691"/>
        </w:numPr>
        <w:tabs>
          <w:tab w:val="left" w:pos="375"/>
        </w:tabs>
        <w:spacing w:line="276" w:lineRule="auto"/>
        <w:ind w:firstLine="199"/>
        <w:jc w:val="both"/>
        <w:rPr>
          <w:del w:id="8441" w:author="Admin" w:date="2019-02-19T02:10:00Z"/>
          <w:rFonts w:ascii="Arial" w:eastAsia="Arial" w:hAnsi="Arial" w:cs="Arial"/>
          <w:sz w:val="19"/>
          <w:szCs w:val="19"/>
        </w:rPr>
        <w:pPrChange w:id="8442" w:author="Admin" w:date="2019-02-19T00:19:00Z">
          <w:pPr>
            <w:numPr>
              <w:numId w:val="694"/>
            </w:numPr>
            <w:tabs>
              <w:tab w:val="left" w:pos="375"/>
            </w:tabs>
            <w:spacing w:line="276" w:lineRule="auto"/>
            <w:ind w:firstLine="199"/>
            <w:jc w:val="both"/>
          </w:pPr>
        </w:pPrChange>
      </w:pPr>
      <w:del w:id="8443" w:author="Admin" w:date="2019-02-19T02:10:00Z">
        <w:r w:rsidDel="002260E7">
          <w:rPr>
            <w:rFonts w:ascii="Arial" w:eastAsia="Arial" w:hAnsi="Arial" w:cs="Arial"/>
            <w:sz w:val="19"/>
            <w:szCs w:val="19"/>
          </w:rPr>
          <w:delText xml:space="preserve">2000 году лауреат Филдсовской премии Манжул Бхаргава нашёл об-общение целочисленного факториала, в котором для каждого подмно-жества </w:delText>
        </w:r>
        <w:r w:rsidDel="002260E7">
          <w:rPr>
            <w:rFonts w:ascii="Arial" w:eastAsia="Arial" w:hAnsi="Arial" w:cs="Arial"/>
            <w:i/>
            <w:iCs/>
            <w:sz w:val="19"/>
            <w:szCs w:val="19"/>
          </w:rPr>
          <w:delText>S</w:delText>
        </w:r>
        <w:r w:rsidDel="002260E7">
          <w:rPr>
            <w:rFonts w:ascii="Arial" w:eastAsia="Arial" w:hAnsi="Arial" w:cs="Arial"/>
            <w:sz w:val="19"/>
            <w:szCs w:val="19"/>
          </w:rPr>
          <w:delText xml:space="preserve"> </w:delText>
        </w:r>
        <w:r w:rsidDel="002260E7">
          <w:rPr>
            <w:rFonts w:ascii="Arial" w:eastAsia="Arial" w:hAnsi="Arial" w:cs="Arial"/>
            <w:b/>
            <w:bCs/>
            <w:sz w:val="19"/>
            <w:szCs w:val="19"/>
          </w:rPr>
          <w:delText>Z</w:delText>
        </w:r>
        <w:r w:rsidDel="002260E7">
          <w:rPr>
            <w:rFonts w:ascii="Arial" w:eastAsia="Arial" w:hAnsi="Arial" w:cs="Arial"/>
            <w:sz w:val="19"/>
            <w:szCs w:val="19"/>
          </w:rPr>
          <w:delText xml:space="preserve"> определяется </w:delText>
        </w:r>
        <w:r w:rsidDel="002260E7">
          <w:rPr>
            <w:rFonts w:ascii="Arial" w:eastAsia="Arial" w:hAnsi="Arial" w:cs="Arial"/>
            <w:i/>
            <w:iCs/>
            <w:sz w:val="19"/>
            <w:szCs w:val="19"/>
          </w:rPr>
          <w:delText>n</w:delText>
        </w:r>
        <w:r w:rsidDel="002260E7">
          <w:rPr>
            <w:rFonts w:eastAsia="Times New Roman"/>
            <w:sz w:val="19"/>
            <w:szCs w:val="19"/>
          </w:rPr>
          <w:delText>!</w:delText>
        </w:r>
        <w:r w:rsidDel="002260E7">
          <w:rPr>
            <w:rFonts w:ascii="Arial" w:eastAsia="Arial" w:hAnsi="Arial" w:cs="Arial"/>
            <w:i/>
            <w:iCs/>
            <w:sz w:val="26"/>
            <w:szCs w:val="26"/>
            <w:vertAlign w:val="subscript"/>
          </w:rPr>
          <w:delText>S</w:delText>
        </w:r>
        <w:r w:rsidDel="002260E7">
          <w:rPr>
            <w:rFonts w:ascii="Arial" w:eastAsia="Arial" w:hAnsi="Arial" w:cs="Arial"/>
            <w:sz w:val="19"/>
            <w:szCs w:val="19"/>
          </w:rPr>
          <w:delText xml:space="preserve">, причём, </w:delText>
        </w:r>
        <w:r w:rsidDel="002260E7">
          <w:rPr>
            <w:rFonts w:ascii="Arial" w:eastAsia="Arial" w:hAnsi="Arial" w:cs="Arial"/>
            <w:i/>
            <w:iCs/>
            <w:sz w:val="19"/>
            <w:szCs w:val="19"/>
          </w:rPr>
          <w:delText>n</w:delText>
        </w:r>
        <w:r w:rsidDel="002260E7">
          <w:rPr>
            <w:rFonts w:eastAsia="Times New Roman"/>
            <w:sz w:val="19"/>
            <w:szCs w:val="19"/>
          </w:rPr>
          <w:delText>!</w:delText>
        </w:r>
        <w:r w:rsidDel="002260E7">
          <w:rPr>
            <w:rFonts w:ascii="Arial" w:eastAsia="Arial" w:hAnsi="Arial" w:cs="Arial"/>
            <w:b/>
            <w:bCs/>
            <w:sz w:val="26"/>
            <w:szCs w:val="26"/>
            <w:vertAlign w:val="subscript"/>
          </w:rPr>
          <w:delText>Z</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eastAsia="Times New Roman"/>
            <w:sz w:val="19"/>
            <w:szCs w:val="19"/>
          </w:rPr>
          <w:delText>!</w:delText>
        </w:r>
        <w:r w:rsidDel="002260E7">
          <w:rPr>
            <w:rFonts w:ascii="Arial" w:eastAsia="Arial" w:hAnsi="Arial" w:cs="Arial"/>
            <w:sz w:val="19"/>
            <w:szCs w:val="19"/>
          </w:rPr>
          <w:delText>. Оказалось, что его кон-струкция естественным образом обобщает наиболее интересные свой-ства обычного факториала. Ссылка</w:delText>
        </w:r>
        <w:r w:rsidRPr="001A4D22" w:rsidDel="002260E7">
          <w:rPr>
            <w:rFonts w:ascii="Arial" w:eastAsia="Arial" w:hAnsi="Arial" w:cs="Arial"/>
            <w:sz w:val="19"/>
            <w:szCs w:val="19"/>
            <w:lang w:val="en-US"/>
            <w:rPrChange w:id="8444" w:author="Admin" w:date="2019-02-18T23:54:00Z">
              <w:rPr>
                <w:rFonts w:ascii="Arial" w:eastAsia="Arial" w:hAnsi="Arial" w:cs="Arial"/>
                <w:sz w:val="19"/>
                <w:szCs w:val="19"/>
              </w:rPr>
            </w:rPrChange>
          </w:rPr>
          <w:delText xml:space="preserve"> </w:delText>
        </w:r>
        <w:r w:rsidDel="002260E7">
          <w:rPr>
            <w:rFonts w:ascii="Arial" w:eastAsia="Arial" w:hAnsi="Arial" w:cs="Arial"/>
            <w:sz w:val="19"/>
            <w:szCs w:val="19"/>
          </w:rPr>
          <w:delText>на</w:delText>
        </w:r>
        <w:r w:rsidRPr="001A4D22" w:rsidDel="002260E7">
          <w:rPr>
            <w:rFonts w:ascii="Arial" w:eastAsia="Arial" w:hAnsi="Arial" w:cs="Arial"/>
            <w:sz w:val="19"/>
            <w:szCs w:val="19"/>
            <w:lang w:val="en-US"/>
            <w:rPrChange w:id="8445" w:author="Admin" w:date="2019-02-18T23:54:00Z">
              <w:rPr>
                <w:rFonts w:ascii="Arial" w:eastAsia="Arial" w:hAnsi="Arial" w:cs="Arial"/>
                <w:sz w:val="19"/>
                <w:szCs w:val="19"/>
              </w:rPr>
            </w:rPrChange>
          </w:rPr>
          <w:delText xml:space="preserve"> </w:delText>
        </w:r>
        <w:r w:rsidDel="002260E7">
          <w:rPr>
            <w:rFonts w:ascii="Arial" w:eastAsia="Arial" w:hAnsi="Arial" w:cs="Arial"/>
            <w:sz w:val="19"/>
            <w:szCs w:val="19"/>
          </w:rPr>
          <w:delText>статью</w:delText>
        </w:r>
        <w:r w:rsidRPr="001A4D22" w:rsidDel="002260E7">
          <w:rPr>
            <w:rFonts w:ascii="Arial" w:eastAsia="Arial" w:hAnsi="Arial" w:cs="Arial"/>
            <w:sz w:val="19"/>
            <w:szCs w:val="19"/>
            <w:lang w:val="en-US"/>
            <w:rPrChange w:id="8446" w:author="Admin" w:date="2019-02-18T23:54:00Z">
              <w:rPr>
                <w:rFonts w:ascii="Arial" w:eastAsia="Arial" w:hAnsi="Arial" w:cs="Arial"/>
                <w:sz w:val="19"/>
                <w:szCs w:val="19"/>
              </w:rPr>
            </w:rPrChange>
          </w:rPr>
          <w:delText xml:space="preserve">: </w:delText>
        </w:r>
        <w:r w:rsidDel="002260E7">
          <w:fldChar w:fldCharType="begin"/>
        </w:r>
        <w:r w:rsidRPr="001A4D22" w:rsidDel="002260E7">
          <w:rPr>
            <w:lang w:val="en-US"/>
            <w:rPrChange w:id="8447" w:author="Admin" w:date="2019-02-18T23:54:00Z">
              <w:rPr/>
            </w:rPrChange>
          </w:rPr>
          <w:delInstrText xml:space="preserve"> HYPERLINK "https://goo.gl/zF3p5N" \h </w:delInstrText>
        </w:r>
        <w:r w:rsidDel="002260E7">
          <w:fldChar w:fldCharType="separate"/>
        </w:r>
        <w:r w:rsidRPr="001A4D22" w:rsidDel="002260E7">
          <w:rPr>
            <w:rFonts w:ascii="Arial" w:eastAsia="Arial" w:hAnsi="Arial" w:cs="Arial"/>
            <w:i/>
            <w:iCs/>
            <w:sz w:val="19"/>
            <w:szCs w:val="19"/>
            <w:lang w:val="en-US"/>
            <w:rPrChange w:id="8448" w:author="Admin" w:date="2019-02-18T23:54:00Z">
              <w:rPr>
                <w:rFonts w:ascii="Arial" w:eastAsia="Arial" w:hAnsi="Arial" w:cs="Arial"/>
                <w:i/>
                <w:iCs/>
                <w:sz w:val="19"/>
                <w:szCs w:val="19"/>
              </w:rPr>
            </w:rPrChange>
          </w:rPr>
          <w:delText>goo</w:delText>
        </w:r>
        <w:r w:rsidRPr="001A4D22" w:rsidDel="002260E7">
          <w:rPr>
            <w:rFonts w:eastAsia="Times New Roman"/>
            <w:i/>
            <w:iCs/>
            <w:sz w:val="19"/>
            <w:szCs w:val="19"/>
            <w:lang w:val="en-US"/>
            <w:rPrChange w:id="8449" w:author="Admin" w:date="2019-02-18T23:54:00Z">
              <w:rPr>
                <w:rFonts w:eastAsia="Times New Roman"/>
                <w:i/>
                <w:iCs/>
                <w:sz w:val="19"/>
                <w:szCs w:val="19"/>
              </w:rPr>
            </w:rPrChange>
          </w:rPr>
          <w:delText>:</w:delText>
        </w:r>
        <w:r w:rsidRPr="001A4D22" w:rsidDel="002260E7">
          <w:rPr>
            <w:rFonts w:ascii="Arial" w:eastAsia="Arial" w:hAnsi="Arial" w:cs="Arial"/>
            <w:i/>
            <w:iCs/>
            <w:sz w:val="19"/>
            <w:szCs w:val="19"/>
            <w:lang w:val="en-US"/>
            <w:rPrChange w:id="8450" w:author="Admin" w:date="2019-02-18T23:54:00Z">
              <w:rPr>
                <w:rFonts w:ascii="Arial" w:eastAsia="Arial" w:hAnsi="Arial" w:cs="Arial"/>
                <w:i/>
                <w:iCs/>
                <w:sz w:val="19"/>
                <w:szCs w:val="19"/>
              </w:rPr>
            </w:rPrChange>
          </w:rPr>
          <w:delText>gl</w:delText>
        </w:r>
        <w:r w:rsidRPr="001A4D22" w:rsidDel="002260E7">
          <w:rPr>
            <w:rFonts w:eastAsia="Times New Roman"/>
            <w:i/>
            <w:iCs/>
            <w:sz w:val="19"/>
            <w:szCs w:val="19"/>
            <w:lang w:val="en-US"/>
            <w:rPrChange w:id="8451" w:author="Admin" w:date="2019-02-18T23:54:00Z">
              <w:rPr>
                <w:rFonts w:eastAsia="Times New Roman"/>
                <w:i/>
                <w:iCs/>
                <w:sz w:val="19"/>
                <w:szCs w:val="19"/>
              </w:rPr>
            </w:rPrChange>
          </w:rPr>
          <w:delText>=</w:delText>
        </w:r>
        <w:r w:rsidRPr="001A4D22" w:rsidDel="002260E7">
          <w:rPr>
            <w:rFonts w:ascii="Arial" w:eastAsia="Arial" w:hAnsi="Arial" w:cs="Arial"/>
            <w:i/>
            <w:iCs/>
            <w:sz w:val="19"/>
            <w:szCs w:val="19"/>
            <w:lang w:val="en-US"/>
            <w:rPrChange w:id="8452" w:author="Admin" w:date="2019-02-18T23:54:00Z">
              <w:rPr>
                <w:rFonts w:ascii="Arial" w:eastAsia="Arial" w:hAnsi="Arial" w:cs="Arial"/>
                <w:i/>
                <w:iCs/>
                <w:sz w:val="19"/>
                <w:szCs w:val="19"/>
              </w:rPr>
            </w:rPrChange>
          </w:rPr>
          <w:delText>zF</w:delText>
        </w:r>
        <w:r w:rsidRPr="001A4D22" w:rsidDel="002260E7">
          <w:rPr>
            <w:rFonts w:ascii="Arial" w:eastAsia="Arial" w:hAnsi="Arial" w:cs="Arial"/>
            <w:sz w:val="19"/>
            <w:szCs w:val="19"/>
            <w:lang w:val="en-US"/>
            <w:rPrChange w:id="8453" w:author="Admin" w:date="2019-02-18T23:54:00Z">
              <w:rPr>
                <w:rFonts w:ascii="Arial" w:eastAsia="Arial" w:hAnsi="Arial" w:cs="Arial"/>
                <w:sz w:val="19"/>
                <w:szCs w:val="19"/>
              </w:rPr>
            </w:rPrChange>
          </w:rPr>
          <w:delText>3</w:delText>
        </w:r>
        <w:r w:rsidRPr="001A4D22" w:rsidDel="002260E7">
          <w:rPr>
            <w:rFonts w:ascii="Arial" w:eastAsia="Arial" w:hAnsi="Arial" w:cs="Arial"/>
            <w:i/>
            <w:iCs/>
            <w:sz w:val="19"/>
            <w:szCs w:val="19"/>
            <w:lang w:val="en-US"/>
            <w:rPrChange w:id="8454" w:author="Admin" w:date="2019-02-18T23:54:00Z">
              <w:rPr>
                <w:rFonts w:ascii="Arial" w:eastAsia="Arial" w:hAnsi="Arial" w:cs="Arial"/>
                <w:i/>
                <w:iCs/>
                <w:sz w:val="19"/>
                <w:szCs w:val="19"/>
              </w:rPr>
            </w:rPrChange>
          </w:rPr>
          <w:delText>p</w:delText>
        </w:r>
        <w:r w:rsidRPr="001A4D22" w:rsidDel="002260E7">
          <w:rPr>
            <w:rFonts w:ascii="Arial" w:eastAsia="Arial" w:hAnsi="Arial" w:cs="Arial"/>
            <w:sz w:val="19"/>
            <w:szCs w:val="19"/>
            <w:lang w:val="en-US"/>
            <w:rPrChange w:id="8455" w:author="Admin" w:date="2019-02-18T23:54:00Z">
              <w:rPr>
                <w:rFonts w:ascii="Arial" w:eastAsia="Arial" w:hAnsi="Arial" w:cs="Arial"/>
                <w:sz w:val="19"/>
                <w:szCs w:val="19"/>
              </w:rPr>
            </w:rPrChange>
          </w:rPr>
          <w:delText>5</w:delText>
        </w:r>
        <w:r w:rsidRPr="001A4D22" w:rsidDel="002260E7">
          <w:rPr>
            <w:rFonts w:ascii="Arial" w:eastAsia="Arial" w:hAnsi="Arial" w:cs="Arial"/>
            <w:i/>
            <w:iCs/>
            <w:sz w:val="19"/>
            <w:szCs w:val="19"/>
            <w:lang w:val="en-US"/>
            <w:rPrChange w:id="8456" w:author="Admin" w:date="2019-02-18T23:54:00Z">
              <w:rPr>
                <w:rFonts w:ascii="Arial" w:eastAsia="Arial" w:hAnsi="Arial" w:cs="Arial"/>
                <w:i/>
                <w:iCs/>
                <w:sz w:val="19"/>
                <w:szCs w:val="19"/>
              </w:rPr>
            </w:rPrChange>
          </w:rPr>
          <w:delText>N</w:delText>
        </w:r>
        <w:r w:rsidRPr="001A4D22" w:rsidDel="002260E7">
          <w:rPr>
            <w:rFonts w:ascii="Arial" w:eastAsia="Arial" w:hAnsi="Arial" w:cs="Arial"/>
            <w:sz w:val="19"/>
            <w:szCs w:val="19"/>
            <w:lang w:val="en-US"/>
            <w:rPrChange w:id="8457" w:author="Admin" w:date="2019-02-18T23:54:00Z">
              <w:rPr>
                <w:rFonts w:ascii="Arial" w:eastAsia="Arial" w:hAnsi="Arial" w:cs="Arial"/>
                <w:sz w:val="19"/>
                <w:szCs w:val="19"/>
              </w:rPr>
            </w:rPrChange>
          </w:rPr>
          <w:delText xml:space="preserve"> </w:delText>
        </w:r>
        <w:r w:rsidDel="002260E7">
          <w:rPr>
            <w:rFonts w:ascii="Arial" w:eastAsia="Arial" w:hAnsi="Arial" w:cs="Arial"/>
            <w:sz w:val="19"/>
            <w:szCs w:val="19"/>
          </w:rPr>
          <w:fldChar w:fldCharType="end"/>
        </w:r>
        <w:r w:rsidRPr="001A4D22" w:rsidDel="002260E7">
          <w:rPr>
            <w:rFonts w:ascii="Arial" w:eastAsia="Arial" w:hAnsi="Arial" w:cs="Arial"/>
            <w:sz w:val="19"/>
            <w:szCs w:val="19"/>
            <w:lang w:val="en-US"/>
            <w:rPrChange w:id="8458" w:author="Admin" w:date="2019-02-18T23:54:00Z">
              <w:rPr>
                <w:rFonts w:ascii="Arial" w:eastAsia="Arial" w:hAnsi="Arial" w:cs="Arial"/>
                <w:sz w:val="19"/>
                <w:szCs w:val="19"/>
              </w:rPr>
            </w:rPrChange>
          </w:rPr>
          <w:delText xml:space="preserve">(The Factor-ial Function and Generalizations, Manjul Bhargava). </w:delText>
        </w:r>
        <w:r w:rsidDel="002260E7">
          <w:rPr>
            <w:rFonts w:ascii="Arial" w:eastAsia="Arial" w:hAnsi="Arial" w:cs="Arial"/>
            <w:sz w:val="19"/>
            <w:szCs w:val="19"/>
          </w:rPr>
          <w:delText>В этой задаче предла-</w:delText>
        </w:r>
      </w:del>
    </w:p>
    <w:p w:rsidR="00A33515" w:rsidDel="002260E7" w:rsidRDefault="00A33515">
      <w:pPr>
        <w:spacing w:line="5" w:lineRule="exact"/>
        <w:rPr>
          <w:del w:id="8459" w:author="Admin" w:date="2019-02-19T02:10:00Z"/>
          <w:rFonts w:ascii="Arial" w:eastAsia="Arial" w:hAnsi="Arial" w:cs="Arial"/>
          <w:sz w:val="19"/>
          <w:szCs w:val="19"/>
        </w:rPr>
      </w:pPr>
    </w:p>
    <w:p w:rsidR="00A33515" w:rsidDel="002260E7" w:rsidRDefault="001A4D22">
      <w:pPr>
        <w:spacing w:line="303" w:lineRule="auto"/>
        <w:rPr>
          <w:del w:id="8460" w:author="Admin" w:date="2019-02-19T02:10:00Z"/>
          <w:rFonts w:ascii="Arial" w:eastAsia="Arial" w:hAnsi="Arial" w:cs="Arial"/>
          <w:sz w:val="19"/>
          <w:szCs w:val="19"/>
        </w:rPr>
      </w:pPr>
      <w:del w:id="8461" w:author="Admin" w:date="2019-02-19T02:10:00Z">
        <w:r w:rsidDel="002260E7">
          <w:rPr>
            <w:rFonts w:ascii="Arial" w:eastAsia="Arial" w:hAnsi="Arial" w:cs="Arial"/>
            <w:sz w:val="20"/>
            <w:szCs w:val="20"/>
          </w:rPr>
          <w:delText>гается продолжить исследование Бхаргавы в конкретном направлении. Одной из основ этого продолжения служит следующее утверждение.</w:delText>
        </w:r>
      </w:del>
    </w:p>
    <w:p w:rsidR="00A33515" w:rsidDel="002260E7" w:rsidRDefault="00A33515">
      <w:pPr>
        <w:spacing w:line="154" w:lineRule="exact"/>
        <w:rPr>
          <w:del w:id="8462" w:author="Admin" w:date="2019-02-19T02:10:00Z"/>
          <w:rFonts w:ascii="Arial" w:eastAsia="Arial" w:hAnsi="Arial" w:cs="Arial"/>
          <w:sz w:val="19"/>
          <w:szCs w:val="19"/>
        </w:rPr>
      </w:pPr>
    </w:p>
    <w:p w:rsidR="00A33515" w:rsidDel="002260E7" w:rsidRDefault="001A4D22">
      <w:pPr>
        <w:numPr>
          <w:ilvl w:val="1"/>
          <w:numId w:val="691"/>
        </w:numPr>
        <w:tabs>
          <w:tab w:val="left" w:pos="500"/>
        </w:tabs>
        <w:spacing w:line="291" w:lineRule="auto"/>
        <w:ind w:left="500" w:hanging="273"/>
        <w:jc w:val="both"/>
        <w:rPr>
          <w:del w:id="8463" w:author="Admin" w:date="2019-02-19T02:10:00Z"/>
          <w:rFonts w:ascii="Arial" w:eastAsia="Arial" w:hAnsi="Arial" w:cs="Arial"/>
          <w:b/>
          <w:bCs/>
          <w:sz w:val="20"/>
          <w:szCs w:val="20"/>
        </w:rPr>
        <w:pPrChange w:id="8464" w:author="Admin" w:date="2019-02-19T00:19:00Z">
          <w:pPr>
            <w:numPr>
              <w:ilvl w:val="1"/>
              <w:numId w:val="694"/>
            </w:numPr>
            <w:tabs>
              <w:tab w:val="left" w:pos="500"/>
            </w:tabs>
            <w:spacing w:line="291" w:lineRule="auto"/>
            <w:ind w:left="500" w:hanging="273"/>
            <w:jc w:val="both"/>
          </w:pPr>
        </w:pPrChange>
      </w:pPr>
      <w:del w:id="8465" w:author="Admin" w:date="2019-02-19T02:10:00Z">
        <w:r w:rsidDel="002260E7">
          <w:rPr>
            <w:rFonts w:ascii="Arial" w:eastAsia="Arial" w:hAnsi="Arial" w:cs="Arial"/>
            <w:sz w:val="20"/>
            <w:szCs w:val="20"/>
          </w:rPr>
          <w:delText>Докажите, что любое положительное рациональное число может быть представлено в виде частного произведений факториалов (не обязательно различных) простых чисел. Например,</w:delText>
        </w:r>
      </w:del>
    </w:p>
    <w:p w:rsidR="00A33515" w:rsidDel="002260E7" w:rsidRDefault="00A33515">
      <w:pPr>
        <w:spacing w:line="134" w:lineRule="exact"/>
        <w:rPr>
          <w:del w:id="8466" w:author="Admin" w:date="2019-02-19T02:10:00Z"/>
          <w:sz w:val="20"/>
          <w:szCs w:val="20"/>
        </w:rPr>
      </w:pPr>
    </w:p>
    <w:tbl>
      <w:tblPr>
        <w:tblW w:w="0" w:type="auto"/>
        <w:tblInd w:w="2960" w:type="dxa"/>
        <w:tblLayout w:type="fixed"/>
        <w:tblCellMar>
          <w:left w:w="0" w:type="dxa"/>
          <w:right w:w="0" w:type="dxa"/>
        </w:tblCellMar>
        <w:tblLook w:val="04A0" w:firstRow="1" w:lastRow="0" w:firstColumn="1" w:lastColumn="0" w:noHBand="0" w:noVBand="1"/>
      </w:tblPr>
      <w:tblGrid>
        <w:gridCol w:w="220"/>
        <w:gridCol w:w="300"/>
        <w:gridCol w:w="120"/>
        <w:gridCol w:w="660"/>
        <w:gridCol w:w="80"/>
        <w:gridCol w:w="20"/>
      </w:tblGrid>
      <w:tr w:rsidR="00A33515" w:rsidDel="002260E7">
        <w:trPr>
          <w:trHeight w:val="280"/>
          <w:del w:id="8467" w:author="Admin" w:date="2019-02-19T02:10:00Z"/>
        </w:trPr>
        <w:tc>
          <w:tcPr>
            <w:tcW w:w="220" w:type="dxa"/>
            <w:tcBorders>
              <w:bottom w:val="single" w:sz="8" w:space="0" w:color="auto"/>
            </w:tcBorders>
            <w:vAlign w:val="bottom"/>
          </w:tcPr>
          <w:p w:rsidR="00A33515" w:rsidDel="002260E7" w:rsidRDefault="001A4D22">
            <w:pPr>
              <w:jc w:val="right"/>
              <w:rPr>
                <w:del w:id="8468" w:author="Admin" w:date="2019-02-19T02:10:00Z"/>
                <w:sz w:val="20"/>
                <w:szCs w:val="20"/>
              </w:rPr>
            </w:pPr>
            <w:del w:id="8469" w:author="Admin" w:date="2019-02-19T02:10:00Z">
              <w:r w:rsidDel="002260E7">
                <w:rPr>
                  <w:rFonts w:ascii="Arial" w:eastAsia="Arial" w:hAnsi="Arial" w:cs="Arial"/>
                  <w:w w:val="89"/>
                  <w:sz w:val="20"/>
                  <w:szCs w:val="20"/>
                </w:rPr>
                <w:delText>10</w:delText>
              </w:r>
            </w:del>
          </w:p>
        </w:tc>
        <w:tc>
          <w:tcPr>
            <w:tcW w:w="300" w:type="dxa"/>
            <w:vMerge w:val="restart"/>
            <w:vAlign w:val="bottom"/>
          </w:tcPr>
          <w:p w:rsidR="00A33515" w:rsidDel="002260E7" w:rsidRDefault="001A4D22">
            <w:pPr>
              <w:jc w:val="right"/>
              <w:rPr>
                <w:del w:id="8470" w:author="Admin" w:date="2019-02-19T02:10:00Z"/>
                <w:sz w:val="20"/>
                <w:szCs w:val="20"/>
              </w:rPr>
            </w:pPr>
            <w:del w:id="8471" w:author="Admin" w:date="2019-02-19T02:10:00Z">
              <w:r w:rsidDel="002260E7">
                <w:rPr>
                  <w:rFonts w:eastAsia="Times New Roman"/>
                  <w:sz w:val="20"/>
                  <w:szCs w:val="20"/>
                </w:rPr>
                <w:delText>=</w:delText>
              </w:r>
            </w:del>
          </w:p>
        </w:tc>
        <w:tc>
          <w:tcPr>
            <w:tcW w:w="120" w:type="dxa"/>
            <w:vAlign w:val="bottom"/>
          </w:tcPr>
          <w:p w:rsidR="00A33515" w:rsidDel="002260E7" w:rsidRDefault="00A33515">
            <w:pPr>
              <w:rPr>
                <w:del w:id="8472" w:author="Admin" w:date="2019-02-19T02:10:00Z"/>
                <w:sz w:val="24"/>
                <w:szCs w:val="24"/>
              </w:rPr>
            </w:pPr>
          </w:p>
        </w:tc>
        <w:tc>
          <w:tcPr>
            <w:tcW w:w="660" w:type="dxa"/>
            <w:vAlign w:val="bottom"/>
          </w:tcPr>
          <w:p w:rsidR="00A33515" w:rsidDel="002260E7" w:rsidRDefault="001A4D22">
            <w:pPr>
              <w:ind w:right="40"/>
              <w:jc w:val="center"/>
              <w:rPr>
                <w:del w:id="8473" w:author="Admin" w:date="2019-02-19T02:10:00Z"/>
                <w:sz w:val="20"/>
                <w:szCs w:val="20"/>
              </w:rPr>
            </w:pPr>
            <w:del w:id="8474" w:author="Admin" w:date="2019-02-19T02:10:00Z">
              <w:r w:rsidDel="002260E7">
                <w:rPr>
                  <w:rFonts w:ascii="Arial" w:eastAsia="Arial" w:hAnsi="Arial" w:cs="Arial"/>
                  <w:sz w:val="20"/>
                  <w:szCs w:val="20"/>
                </w:rPr>
                <w:delText>2</w:delText>
              </w:r>
              <w:r w:rsidDel="002260E7">
                <w:rPr>
                  <w:rFonts w:eastAsia="Times New Roman"/>
                  <w:sz w:val="20"/>
                  <w:szCs w:val="20"/>
                </w:rPr>
                <w:delText>!</w:delText>
              </w:r>
              <w:r w:rsidDel="002260E7">
                <w:rPr>
                  <w:rFonts w:ascii="Arial" w:eastAsia="Arial" w:hAnsi="Arial" w:cs="Arial"/>
                  <w:sz w:val="20"/>
                  <w:szCs w:val="20"/>
                </w:rPr>
                <w:delText xml:space="preserve">  5</w:delText>
              </w:r>
              <w:r w:rsidDel="002260E7">
                <w:rPr>
                  <w:rFonts w:eastAsia="Times New Roman"/>
                  <w:sz w:val="20"/>
                  <w:szCs w:val="20"/>
                </w:rPr>
                <w:delText>!</w:delText>
              </w:r>
            </w:del>
          </w:p>
        </w:tc>
        <w:tc>
          <w:tcPr>
            <w:tcW w:w="80" w:type="dxa"/>
            <w:vMerge w:val="restart"/>
            <w:vAlign w:val="bottom"/>
          </w:tcPr>
          <w:p w:rsidR="00A33515" w:rsidDel="002260E7" w:rsidRDefault="001A4D22">
            <w:pPr>
              <w:jc w:val="right"/>
              <w:rPr>
                <w:del w:id="8475" w:author="Admin" w:date="2019-02-19T02:10:00Z"/>
                <w:sz w:val="20"/>
                <w:szCs w:val="20"/>
              </w:rPr>
            </w:pPr>
            <w:del w:id="8476"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8477" w:author="Admin" w:date="2019-02-19T02:10:00Z"/>
                <w:sz w:val="1"/>
                <w:szCs w:val="1"/>
              </w:rPr>
            </w:pPr>
          </w:p>
        </w:tc>
      </w:tr>
      <w:tr w:rsidR="00A33515" w:rsidDel="002260E7">
        <w:trPr>
          <w:trHeight w:val="82"/>
          <w:del w:id="8478" w:author="Admin" w:date="2019-02-19T02:10:00Z"/>
        </w:trPr>
        <w:tc>
          <w:tcPr>
            <w:tcW w:w="220" w:type="dxa"/>
            <w:vMerge w:val="restart"/>
            <w:vAlign w:val="bottom"/>
          </w:tcPr>
          <w:p w:rsidR="00A33515" w:rsidDel="002260E7" w:rsidRDefault="001A4D22">
            <w:pPr>
              <w:jc w:val="right"/>
              <w:rPr>
                <w:del w:id="8479" w:author="Admin" w:date="2019-02-19T02:10:00Z"/>
                <w:sz w:val="20"/>
                <w:szCs w:val="20"/>
              </w:rPr>
            </w:pPr>
            <w:del w:id="8480" w:author="Admin" w:date="2019-02-19T02:10:00Z">
              <w:r w:rsidDel="002260E7">
                <w:rPr>
                  <w:rFonts w:ascii="Arial" w:eastAsia="Arial" w:hAnsi="Arial" w:cs="Arial"/>
                  <w:sz w:val="20"/>
                  <w:szCs w:val="20"/>
                </w:rPr>
                <w:delText>9</w:delText>
              </w:r>
            </w:del>
          </w:p>
        </w:tc>
        <w:tc>
          <w:tcPr>
            <w:tcW w:w="300" w:type="dxa"/>
            <w:vMerge/>
            <w:vAlign w:val="bottom"/>
          </w:tcPr>
          <w:p w:rsidR="00A33515" w:rsidDel="002260E7" w:rsidRDefault="00A33515">
            <w:pPr>
              <w:rPr>
                <w:del w:id="8481" w:author="Admin" w:date="2019-02-19T02:10:00Z"/>
                <w:sz w:val="7"/>
                <w:szCs w:val="7"/>
              </w:rPr>
            </w:pPr>
          </w:p>
        </w:tc>
        <w:tc>
          <w:tcPr>
            <w:tcW w:w="780" w:type="dxa"/>
            <w:gridSpan w:val="2"/>
            <w:vMerge w:val="restart"/>
            <w:vAlign w:val="bottom"/>
          </w:tcPr>
          <w:p w:rsidR="00A33515" w:rsidDel="002260E7" w:rsidRDefault="001A4D22">
            <w:pPr>
              <w:jc w:val="center"/>
              <w:rPr>
                <w:del w:id="8482" w:author="Admin" w:date="2019-02-19T02:10:00Z"/>
                <w:sz w:val="20"/>
                <w:szCs w:val="20"/>
              </w:rPr>
            </w:pPr>
            <w:del w:id="8483" w:author="Admin" w:date="2019-02-19T02:10:00Z">
              <w:r w:rsidDel="002260E7">
                <w:rPr>
                  <w:rFonts w:ascii="Arial" w:eastAsia="Arial" w:hAnsi="Arial" w:cs="Arial"/>
                  <w:sz w:val="20"/>
                  <w:szCs w:val="20"/>
                </w:rPr>
                <w:delText>3</w:delText>
              </w:r>
              <w:r w:rsidDel="002260E7">
                <w:rPr>
                  <w:rFonts w:eastAsia="Times New Roman"/>
                  <w:sz w:val="20"/>
                  <w:szCs w:val="20"/>
                </w:rPr>
                <w:delText>!</w:delText>
              </w:r>
              <w:r w:rsidDel="002260E7">
                <w:rPr>
                  <w:rFonts w:ascii="Arial" w:eastAsia="Arial" w:hAnsi="Arial" w:cs="Arial"/>
                  <w:sz w:val="20"/>
                  <w:szCs w:val="20"/>
                </w:rPr>
                <w:delText xml:space="preserve">  3</w:delText>
              </w:r>
              <w:r w:rsidDel="002260E7">
                <w:rPr>
                  <w:rFonts w:eastAsia="Times New Roman"/>
                  <w:sz w:val="20"/>
                  <w:szCs w:val="20"/>
                </w:rPr>
                <w:delText>!</w:delText>
              </w:r>
              <w:r w:rsidDel="002260E7">
                <w:rPr>
                  <w:rFonts w:ascii="Arial" w:eastAsia="Arial" w:hAnsi="Arial" w:cs="Arial"/>
                  <w:sz w:val="20"/>
                  <w:szCs w:val="20"/>
                </w:rPr>
                <w:delText xml:space="preserve">  3</w:delText>
              </w:r>
              <w:r w:rsidDel="002260E7">
                <w:rPr>
                  <w:rFonts w:eastAsia="Times New Roman"/>
                  <w:sz w:val="20"/>
                  <w:szCs w:val="20"/>
                </w:rPr>
                <w:delText>!</w:delText>
              </w:r>
            </w:del>
          </w:p>
        </w:tc>
        <w:tc>
          <w:tcPr>
            <w:tcW w:w="80" w:type="dxa"/>
            <w:vMerge/>
            <w:vAlign w:val="bottom"/>
          </w:tcPr>
          <w:p w:rsidR="00A33515" w:rsidDel="002260E7" w:rsidRDefault="00A33515">
            <w:pPr>
              <w:rPr>
                <w:del w:id="8484" w:author="Admin" w:date="2019-02-19T02:10:00Z"/>
                <w:sz w:val="7"/>
                <w:szCs w:val="7"/>
              </w:rPr>
            </w:pPr>
          </w:p>
        </w:tc>
        <w:tc>
          <w:tcPr>
            <w:tcW w:w="0" w:type="dxa"/>
            <w:vAlign w:val="bottom"/>
          </w:tcPr>
          <w:p w:rsidR="00A33515" w:rsidDel="002260E7" w:rsidRDefault="00A33515">
            <w:pPr>
              <w:rPr>
                <w:del w:id="8485" w:author="Admin" w:date="2019-02-19T02:10:00Z"/>
                <w:sz w:val="1"/>
                <w:szCs w:val="1"/>
              </w:rPr>
            </w:pPr>
          </w:p>
        </w:tc>
      </w:tr>
      <w:tr w:rsidR="00A33515" w:rsidDel="002260E7">
        <w:trPr>
          <w:trHeight w:val="279"/>
          <w:del w:id="8486" w:author="Admin" w:date="2019-02-19T02:10:00Z"/>
        </w:trPr>
        <w:tc>
          <w:tcPr>
            <w:tcW w:w="220" w:type="dxa"/>
            <w:vMerge/>
            <w:vAlign w:val="bottom"/>
          </w:tcPr>
          <w:p w:rsidR="00A33515" w:rsidDel="002260E7" w:rsidRDefault="00A33515">
            <w:pPr>
              <w:rPr>
                <w:del w:id="8487" w:author="Admin" w:date="2019-02-19T02:10:00Z"/>
                <w:sz w:val="24"/>
                <w:szCs w:val="24"/>
              </w:rPr>
            </w:pPr>
          </w:p>
        </w:tc>
        <w:tc>
          <w:tcPr>
            <w:tcW w:w="300" w:type="dxa"/>
            <w:vAlign w:val="bottom"/>
          </w:tcPr>
          <w:p w:rsidR="00A33515" w:rsidDel="002260E7" w:rsidRDefault="00A33515">
            <w:pPr>
              <w:rPr>
                <w:del w:id="8488" w:author="Admin" w:date="2019-02-19T02:10:00Z"/>
                <w:sz w:val="24"/>
                <w:szCs w:val="24"/>
              </w:rPr>
            </w:pPr>
          </w:p>
        </w:tc>
        <w:tc>
          <w:tcPr>
            <w:tcW w:w="780" w:type="dxa"/>
            <w:gridSpan w:val="2"/>
            <w:vMerge/>
            <w:vAlign w:val="bottom"/>
          </w:tcPr>
          <w:p w:rsidR="00A33515" w:rsidDel="002260E7" w:rsidRDefault="00A33515">
            <w:pPr>
              <w:rPr>
                <w:del w:id="8489" w:author="Admin" w:date="2019-02-19T02:10:00Z"/>
                <w:sz w:val="24"/>
                <w:szCs w:val="24"/>
              </w:rPr>
            </w:pPr>
          </w:p>
        </w:tc>
        <w:tc>
          <w:tcPr>
            <w:tcW w:w="80" w:type="dxa"/>
            <w:vAlign w:val="bottom"/>
          </w:tcPr>
          <w:p w:rsidR="00A33515" w:rsidDel="002260E7" w:rsidRDefault="00A33515">
            <w:pPr>
              <w:rPr>
                <w:del w:id="8490" w:author="Admin" w:date="2019-02-19T02:10:00Z"/>
                <w:sz w:val="24"/>
                <w:szCs w:val="24"/>
              </w:rPr>
            </w:pPr>
          </w:p>
        </w:tc>
        <w:tc>
          <w:tcPr>
            <w:tcW w:w="0" w:type="dxa"/>
            <w:vAlign w:val="bottom"/>
          </w:tcPr>
          <w:p w:rsidR="00A33515" w:rsidDel="002260E7" w:rsidRDefault="00A33515">
            <w:pPr>
              <w:rPr>
                <w:del w:id="8491" w:author="Admin" w:date="2019-02-19T02:10:00Z"/>
                <w:sz w:val="1"/>
                <w:szCs w:val="1"/>
              </w:rPr>
            </w:pPr>
          </w:p>
        </w:tc>
      </w:tr>
      <w:tr w:rsidR="00A33515" w:rsidDel="002260E7">
        <w:trPr>
          <w:trHeight w:val="274"/>
          <w:del w:id="8492" w:author="Admin" w:date="2019-02-19T02:10:00Z"/>
        </w:trPr>
        <w:tc>
          <w:tcPr>
            <w:tcW w:w="220" w:type="dxa"/>
            <w:vAlign w:val="bottom"/>
          </w:tcPr>
          <w:p w:rsidR="00A33515" w:rsidDel="002260E7" w:rsidRDefault="001A4D22">
            <w:pPr>
              <w:ind w:left="20"/>
              <w:rPr>
                <w:del w:id="8493" w:author="Admin" w:date="2019-02-19T02:10:00Z"/>
                <w:sz w:val="20"/>
                <w:szCs w:val="20"/>
              </w:rPr>
            </w:pPr>
            <w:del w:id="8494" w:author="Admin" w:date="2019-02-19T02:10:00Z">
              <w:r w:rsidDel="002260E7">
                <w:rPr>
                  <w:rFonts w:ascii="Arial" w:eastAsia="Arial" w:hAnsi="Arial" w:cs="Arial"/>
                  <w:sz w:val="20"/>
                  <w:szCs w:val="20"/>
                </w:rPr>
                <w:delText>−</w:delText>
              </w:r>
            </w:del>
          </w:p>
        </w:tc>
        <w:tc>
          <w:tcPr>
            <w:tcW w:w="420" w:type="dxa"/>
            <w:gridSpan w:val="2"/>
            <w:vAlign w:val="bottom"/>
          </w:tcPr>
          <w:p w:rsidR="00A33515" w:rsidDel="002260E7" w:rsidRDefault="001A4D22">
            <w:pPr>
              <w:jc w:val="right"/>
              <w:rPr>
                <w:del w:id="8495" w:author="Admin" w:date="2019-02-19T02:10:00Z"/>
                <w:sz w:val="20"/>
                <w:szCs w:val="20"/>
              </w:rPr>
            </w:pPr>
            <w:del w:id="8496" w:author="Admin" w:date="2019-02-19T02:10:00Z">
              <w:r w:rsidDel="002260E7">
                <w:rPr>
                  <w:rFonts w:ascii="Arial" w:eastAsia="Arial" w:hAnsi="Arial" w:cs="Arial"/>
                  <w:b/>
                  <w:bCs/>
                  <w:sz w:val="20"/>
                  <w:szCs w:val="20"/>
                </w:rPr>
                <w:delText>297</w:delText>
              </w:r>
            </w:del>
          </w:p>
        </w:tc>
        <w:tc>
          <w:tcPr>
            <w:tcW w:w="660" w:type="dxa"/>
            <w:vAlign w:val="bottom"/>
          </w:tcPr>
          <w:p w:rsidR="00A33515" w:rsidDel="002260E7" w:rsidRDefault="001A4D22">
            <w:pPr>
              <w:ind w:left="100"/>
              <w:rPr>
                <w:del w:id="8497" w:author="Admin" w:date="2019-02-19T02:10:00Z"/>
                <w:sz w:val="20"/>
                <w:szCs w:val="20"/>
              </w:rPr>
            </w:pPr>
            <w:del w:id="8498" w:author="Admin" w:date="2019-02-19T02:10:00Z">
              <w:r w:rsidDel="002260E7">
                <w:rPr>
                  <w:rFonts w:ascii="Arial" w:eastAsia="Arial" w:hAnsi="Arial" w:cs="Arial"/>
                  <w:sz w:val="20"/>
                  <w:szCs w:val="20"/>
                </w:rPr>
                <w:delText>−</w:delText>
              </w:r>
            </w:del>
          </w:p>
        </w:tc>
        <w:tc>
          <w:tcPr>
            <w:tcW w:w="80" w:type="dxa"/>
            <w:vAlign w:val="bottom"/>
          </w:tcPr>
          <w:p w:rsidR="00A33515" w:rsidDel="002260E7" w:rsidRDefault="00A33515">
            <w:pPr>
              <w:rPr>
                <w:del w:id="8499" w:author="Admin" w:date="2019-02-19T02:10:00Z"/>
                <w:sz w:val="23"/>
                <w:szCs w:val="23"/>
              </w:rPr>
            </w:pPr>
          </w:p>
        </w:tc>
        <w:tc>
          <w:tcPr>
            <w:tcW w:w="0" w:type="dxa"/>
            <w:vAlign w:val="bottom"/>
          </w:tcPr>
          <w:p w:rsidR="00A33515" w:rsidDel="002260E7" w:rsidRDefault="00A33515">
            <w:pPr>
              <w:rPr>
                <w:del w:id="8500" w:author="Admin" w:date="2019-02-19T02:10:00Z"/>
                <w:sz w:val="1"/>
                <w:szCs w:val="1"/>
              </w:rPr>
            </w:pPr>
          </w:p>
        </w:tc>
      </w:tr>
    </w:tbl>
    <w:p w:rsidR="00A33515" w:rsidDel="002260E7" w:rsidRDefault="001A4D22">
      <w:pPr>
        <w:spacing w:line="20" w:lineRule="exact"/>
        <w:rPr>
          <w:del w:id="8501" w:author="Admin" w:date="2019-02-19T02:10:00Z"/>
          <w:sz w:val="20"/>
          <w:szCs w:val="20"/>
        </w:rPr>
      </w:pPr>
      <w:del w:id="8502" w:author="Admin" w:date="2019-02-19T02:10:00Z">
        <w:r w:rsidDel="002260E7">
          <w:rPr>
            <w:noProof/>
            <w:sz w:val="20"/>
            <w:szCs w:val="20"/>
          </w:rPr>
          <mc:AlternateContent>
            <mc:Choice Requires="wps">
              <w:drawing>
                <wp:anchor distT="0" distB="0" distL="114300" distR="114300" simplePos="0" relativeHeight="251893760" behindDoc="1" locked="0" layoutInCell="0" allowOverlap="1" wp14:anchorId="730B154E" wp14:editId="0B3D446E">
                  <wp:simplePos x="0" y="0"/>
                  <wp:positionH relativeFrom="column">
                    <wp:posOffset>2214880</wp:posOffset>
                  </wp:positionH>
                  <wp:positionV relativeFrom="paragraph">
                    <wp:posOffset>-412750</wp:posOffset>
                  </wp:positionV>
                  <wp:extent cx="490220" cy="0"/>
                  <wp:effectExtent l="0" t="0" r="0" b="0"/>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02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1" o:spid="_x0000_s1026" style="position:absolute;z-index:-251422720;visibility:visible;mso-wrap-style:square;mso-wrap-distance-left:9pt;mso-wrap-distance-top:0;mso-wrap-distance-right:9pt;mso-wrap-distance-bottom:0;mso-position-horizontal:absolute;mso-position-horizontal-relative:text;mso-position-vertical:absolute;mso-position-vertical-relative:text" from="174.4pt,-32.5pt" to="21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m0GuQEAAII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" o:allowincell="f" filled="t" strokeweight=".14039mm">
                  <v:stroke joinstyle="miter"/>
                  <o:lock v:ext="edit" shapetype="f"/>
                </v:line>
              </w:pict>
            </mc:Fallback>
          </mc:AlternateContent>
        </w:r>
      </w:del>
    </w:p>
    <w:p w:rsidR="00A33515" w:rsidDel="002260E7" w:rsidRDefault="00A33515">
      <w:pPr>
        <w:rPr>
          <w:del w:id="8503"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8504" w:author="Admin" w:date="2019-02-19T02:10:00Z"/>
          <w:sz w:val="20"/>
          <w:szCs w:val="20"/>
        </w:rPr>
      </w:pPr>
      <w:bookmarkStart w:id="8505" w:name="page308"/>
      <w:bookmarkEnd w:id="8505"/>
      <w:del w:id="8506" w:author="Admin" w:date="2019-02-19T02:10:00Z">
        <w:r w:rsidDel="002260E7">
          <w:rPr>
            <w:rFonts w:ascii="Arial" w:eastAsia="Arial" w:hAnsi="Arial" w:cs="Arial"/>
            <w:sz w:val="18"/>
            <w:szCs w:val="18"/>
          </w:rPr>
          <w:lastRenderedPageBreak/>
          <w:delText>Турнир юных математиков 2018 года</w:delText>
        </w:r>
      </w:del>
    </w:p>
    <w:p w:rsidR="00A33515" w:rsidDel="002260E7" w:rsidRDefault="00A33515">
      <w:pPr>
        <w:spacing w:line="184" w:lineRule="exact"/>
        <w:rPr>
          <w:del w:id="8507" w:author="Admin" w:date="2019-02-19T02:10:00Z"/>
          <w:sz w:val="20"/>
          <w:szCs w:val="20"/>
        </w:rPr>
      </w:pPr>
    </w:p>
    <w:p w:rsidR="00A33515" w:rsidDel="002260E7" w:rsidRDefault="001A4D22">
      <w:pPr>
        <w:tabs>
          <w:tab w:val="left" w:pos="6640"/>
        </w:tabs>
        <w:ind w:left="200"/>
        <w:rPr>
          <w:del w:id="8508" w:author="Admin" w:date="2019-02-19T02:10:00Z"/>
          <w:sz w:val="20"/>
          <w:szCs w:val="20"/>
        </w:rPr>
      </w:pPr>
      <w:del w:id="8509" w:author="Admin" w:date="2019-02-19T02:10:00Z">
        <w:r w:rsidDel="002260E7">
          <w:rPr>
            <w:rFonts w:ascii="Arial" w:eastAsia="Arial" w:hAnsi="Arial" w:cs="Arial"/>
            <w:sz w:val="20"/>
            <w:szCs w:val="20"/>
          </w:rPr>
          <w:delText xml:space="preserve">Напомним конструкцию Бхаргавы. Зафиксируем подмножество </w:delText>
        </w:r>
        <w:r w:rsidDel="002260E7">
          <w:rPr>
            <w:rFonts w:ascii="Arial" w:eastAsia="Arial" w:hAnsi="Arial" w:cs="Arial"/>
            <w:i/>
            <w:iCs/>
            <w:sz w:val="20"/>
            <w:szCs w:val="20"/>
          </w:rPr>
          <w:delText>S</w:delText>
        </w:r>
        <w:r w:rsidDel="002260E7">
          <w:rPr>
            <w:sz w:val="20"/>
            <w:szCs w:val="20"/>
          </w:rPr>
          <w:tab/>
        </w:r>
        <w:r w:rsidDel="002260E7">
          <w:rPr>
            <w:rFonts w:ascii="Arial" w:eastAsia="Arial" w:hAnsi="Arial" w:cs="Arial"/>
            <w:b/>
            <w:bCs/>
            <w:sz w:val="19"/>
            <w:szCs w:val="19"/>
          </w:rPr>
          <w:delText>Z</w:delText>
        </w:r>
      </w:del>
    </w:p>
    <w:p w:rsidR="00A33515" w:rsidDel="002260E7" w:rsidRDefault="00A33515">
      <w:pPr>
        <w:spacing w:line="84" w:lineRule="exact"/>
        <w:rPr>
          <w:del w:id="8510" w:author="Admin" w:date="2019-02-19T02:10:00Z"/>
          <w:sz w:val="20"/>
          <w:szCs w:val="20"/>
        </w:rPr>
      </w:pPr>
    </w:p>
    <w:p w:rsidR="00A33515" w:rsidDel="002260E7" w:rsidRDefault="001A4D22">
      <w:pPr>
        <w:numPr>
          <w:ilvl w:val="0"/>
          <w:numId w:val="692"/>
        </w:numPr>
        <w:tabs>
          <w:tab w:val="left" w:pos="164"/>
        </w:tabs>
        <w:spacing w:line="214" w:lineRule="auto"/>
        <w:jc w:val="both"/>
        <w:rPr>
          <w:del w:id="8511" w:author="Admin" w:date="2019-02-19T02:10:00Z"/>
          <w:rFonts w:ascii="Arial" w:eastAsia="Arial" w:hAnsi="Arial" w:cs="Arial"/>
          <w:sz w:val="19"/>
          <w:szCs w:val="19"/>
        </w:rPr>
        <w:pPrChange w:id="8512" w:author="Admin" w:date="2019-02-19T00:19:00Z">
          <w:pPr>
            <w:numPr>
              <w:numId w:val="695"/>
            </w:numPr>
            <w:tabs>
              <w:tab w:val="left" w:pos="164"/>
            </w:tabs>
            <w:spacing w:line="214" w:lineRule="auto"/>
            <w:jc w:val="both"/>
          </w:pPr>
        </w:pPrChange>
      </w:pPr>
      <w:del w:id="8513" w:author="Admin" w:date="2019-02-19T02:10:00Z">
        <w:r w:rsidDel="002260E7">
          <w:rPr>
            <w:rFonts w:ascii="Arial" w:eastAsia="Arial" w:hAnsi="Arial" w:cs="Arial"/>
            <w:sz w:val="19"/>
            <w:szCs w:val="19"/>
          </w:rPr>
          <w:delText xml:space="preserve">простое число </w:delText>
        </w:r>
        <w:r w:rsidDel="002260E7">
          <w:rPr>
            <w:rFonts w:ascii="Arial" w:eastAsia="Arial" w:hAnsi="Arial" w:cs="Arial"/>
            <w:i/>
            <w:iCs/>
            <w:sz w:val="19"/>
            <w:szCs w:val="19"/>
          </w:rPr>
          <w:delText>p</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ascii="Arial" w:eastAsia="Arial" w:hAnsi="Arial" w:cs="Arial"/>
            <w:b/>
            <w:bCs/>
            <w:sz w:val="19"/>
            <w:szCs w:val="19"/>
          </w:rPr>
          <w:delText>P</w:delText>
        </w:r>
        <w:r w:rsidDel="002260E7">
          <w:rPr>
            <w:rFonts w:ascii="Arial" w:eastAsia="Arial" w:hAnsi="Arial" w:cs="Arial"/>
            <w:sz w:val="19"/>
            <w:szCs w:val="19"/>
          </w:rPr>
          <w:delText xml:space="preserve">. Построим последовательность </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0</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1</w:delText>
        </w:r>
        <w:r w:rsidDel="002260E7">
          <w:rPr>
            <w:rFonts w:eastAsia="Times New Roman"/>
            <w:i/>
            <w:iCs/>
            <w:sz w:val="19"/>
            <w:szCs w:val="19"/>
          </w:rPr>
          <w:delText>; : : :</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S</w:delText>
        </w:r>
        <w:r w:rsidDel="002260E7">
          <w:rPr>
            <w:rFonts w:ascii="Arial" w:eastAsia="Arial" w:hAnsi="Arial" w:cs="Arial"/>
            <w:sz w:val="19"/>
            <w:szCs w:val="19"/>
          </w:rPr>
          <w:delText xml:space="preserve"> следу-ющим образом: выберем произвольное </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0</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S</w:delText>
        </w:r>
        <w:r w:rsidDel="002260E7">
          <w:rPr>
            <w:rFonts w:ascii="Arial" w:eastAsia="Arial" w:hAnsi="Arial" w:cs="Arial"/>
            <w:sz w:val="19"/>
            <w:szCs w:val="19"/>
          </w:rPr>
          <w:delText xml:space="preserve">; выберем элемент </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S</w:delText>
        </w:r>
      </w:del>
    </w:p>
    <w:p w:rsidR="00A33515" w:rsidDel="002260E7" w:rsidRDefault="00A33515">
      <w:pPr>
        <w:spacing w:line="2" w:lineRule="exact"/>
        <w:rPr>
          <w:del w:id="8514" w:author="Admin" w:date="2019-02-19T02:10:00Z"/>
          <w:sz w:val="20"/>
          <w:szCs w:val="20"/>
        </w:rPr>
      </w:pPr>
    </w:p>
    <w:p w:rsidR="00A33515" w:rsidDel="002260E7" w:rsidRDefault="001A4D22">
      <w:pPr>
        <w:spacing w:line="225" w:lineRule="auto"/>
        <w:jc w:val="both"/>
        <w:rPr>
          <w:del w:id="8515" w:author="Admin" w:date="2019-02-19T02:10:00Z"/>
          <w:sz w:val="20"/>
          <w:szCs w:val="20"/>
        </w:rPr>
      </w:pPr>
      <w:del w:id="8516" w:author="Admin" w:date="2019-02-19T02:10:00Z">
        <w:r w:rsidDel="002260E7">
          <w:rPr>
            <w:rFonts w:ascii="Arial" w:eastAsia="Arial" w:hAnsi="Arial" w:cs="Arial"/>
            <w:sz w:val="20"/>
            <w:szCs w:val="20"/>
          </w:rPr>
          <w:delText xml:space="preserve">так, чтобы разность </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0</w:delText>
        </w:r>
        <w:r w:rsidDel="002260E7">
          <w:rPr>
            <w:rFonts w:ascii="Arial" w:eastAsia="Arial" w:hAnsi="Arial" w:cs="Arial"/>
            <w:sz w:val="20"/>
            <w:szCs w:val="20"/>
          </w:rPr>
          <w:delText xml:space="preserve"> делилась на наименьшую возможную степень числа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выберем элемент </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так, чтобы разность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0</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sz w:val="20"/>
            <w:szCs w:val="20"/>
          </w:rPr>
          <w:delText xml:space="preserve"> де-лилась на наименьшую возможную степень числа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и так далее. На шаге </w:delText>
        </w:r>
        <w:r w:rsidDel="002260E7">
          <w:rPr>
            <w:rFonts w:ascii="Arial" w:eastAsia="Arial" w:hAnsi="Arial" w:cs="Arial"/>
            <w:i/>
            <w:iCs/>
            <w:sz w:val="20"/>
            <w:szCs w:val="20"/>
          </w:rPr>
          <w:delText xml:space="preserve">k </w:delText>
        </w:r>
        <w:r w:rsidDel="002260E7">
          <w:rPr>
            <w:rFonts w:ascii="Arial" w:eastAsia="Arial" w:hAnsi="Arial" w:cs="Arial"/>
            <w:sz w:val="20"/>
            <w:szCs w:val="20"/>
          </w:rPr>
          <w:delText>выберем</w:delText>
        </w:r>
        <w:r w:rsidDel="002260E7">
          <w:rPr>
            <w:rFonts w:ascii="Arial" w:eastAsia="Arial" w:hAnsi="Arial" w:cs="Arial"/>
            <w:i/>
            <w:iCs/>
            <w:sz w:val="20"/>
            <w:szCs w:val="20"/>
          </w:rPr>
          <w:delText xml:space="preserve"> a</w:delText>
        </w:r>
        <w:r w:rsidDel="002260E7">
          <w:rPr>
            <w:rFonts w:ascii="Arial" w:eastAsia="Arial" w:hAnsi="Arial" w:cs="Arial"/>
            <w:i/>
            <w:iCs/>
            <w:sz w:val="27"/>
            <w:szCs w:val="27"/>
            <w:vertAlign w:val="subscript"/>
          </w:rPr>
          <w:delText>k</w:delText>
        </w:r>
        <w:r w:rsidDel="002260E7">
          <w:rPr>
            <w:rFonts w:ascii="Arial" w:eastAsia="Arial" w:hAnsi="Arial" w:cs="Arial"/>
            <w:i/>
            <w:iCs/>
            <w:sz w:val="20"/>
            <w:szCs w:val="20"/>
          </w:rPr>
          <w:delText xml:space="preserve"> </w:delText>
        </w:r>
        <w:r w:rsidDel="002260E7">
          <w:rPr>
            <w:rFonts w:eastAsia="Times New Roman"/>
            <w:i/>
            <w:iCs/>
            <w:sz w:val="20"/>
            <w:szCs w:val="20"/>
          </w:rPr>
          <w:delText>2</w:delText>
        </w:r>
        <w:r w:rsidDel="002260E7">
          <w:rPr>
            <w:rFonts w:ascii="Arial" w:eastAsia="Arial" w:hAnsi="Arial" w:cs="Arial"/>
            <w:i/>
            <w:iCs/>
            <w:sz w:val="20"/>
            <w:szCs w:val="20"/>
          </w:rPr>
          <w:delText xml:space="preserve"> S </w:delText>
        </w:r>
        <w:r w:rsidDel="002260E7">
          <w:rPr>
            <w:rFonts w:ascii="Arial" w:eastAsia="Arial" w:hAnsi="Arial" w:cs="Arial"/>
            <w:sz w:val="20"/>
            <w:szCs w:val="20"/>
          </w:rPr>
          <w:delText>так,</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чтобы разность</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k</w:delText>
        </w:r>
        <w:r w:rsidDel="002260E7">
          <w:rPr>
            <w:rFonts w:ascii="Arial" w:eastAsia="Arial" w:hAnsi="Arial" w:cs="Arial"/>
            <w:i/>
            <w:iCs/>
            <w:sz w:val="20"/>
            <w:szCs w:val="20"/>
          </w:rPr>
          <w:delText xml:space="preserve"> a</w:delText>
        </w:r>
        <w:r w:rsidDel="002260E7">
          <w:rPr>
            <w:rFonts w:ascii="Arial" w:eastAsia="Arial" w:hAnsi="Arial" w:cs="Arial"/>
            <w:sz w:val="27"/>
            <w:szCs w:val="27"/>
            <w:vertAlign w:val="subscript"/>
          </w:rPr>
          <w:delText>0</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 : :</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k</w:delText>
        </w:r>
        <w:r w:rsidDel="002260E7">
          <w:rPr>
            <w:rFonts w:ascii="Arial" w:eastAsia="Arial" w:hAnsi="Arial" w:cs="Arial"/>
            <w:i/>
            <w:iCs/>
            <w:sz w:val="20"/>
            <w:szCs w:val="20"/>
          </w:rPr>
          <w:delText xml:space="preserve"> a</w:delText>
        </w:r>
        <w:r w:rsidDel="002260E7">
          <w:rPr>
            <w:rFonts w:ascii="Arial" w:eastAsia="Arial" w:hAnsi="Arial" w:cs="Arial"/>
            <w:i/>
            <w:iCs/>
            <w:sz w:val="27"/>
            <w:szCs w:val="27"/>
            <w:vertAlign w:val="subscript"/>
          </w:rPr>
          <w:delText>k</w:delText>
        </w:r>
        <w:r w:rsidDel="002260E7">
          <w:rPr>
            <w:rFonts w:ascii="Arial" w:eastAsia="Arial" w:hAnsi="Arial" w:cs="Arial"/>
            <w:i/>
            <w:iCs/>
            <w:sz w:val="20"/>
            <w:szCs w:val="20"/>
          </w:rPr>
          <w:delText xml:space="preserve"> </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дели-лась на наименьшую возможную степень числа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Вместе с построенной последовательностью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мы получаем также монотонно возрастающую последовательность соответствующих степеней </w:delText>
        </w:r>
        <w:r w:rsidDel="002260E7">
          <w:rPr>
            <w:rFonts w:ascii="Arial" w:eastAsia="Arial" w:hAnsi="Arial" w:cs="Arial"/>
            <w:i/>
            <w:iCs/>
            <w:sz w:val="20"/>
            <w:szCs w:val="20"/>
          </w:rPr>
          <w:delText>p</w:delText>
        </w:r>
      </w:del>
    </w:p>
    <w:p w:rsidR="00A33515" w:rsidDel="002260E7" w:rsidRDefault="00A33515">
      <w:pPr>
        <w:spacing w:line="282" w:lineRule="exact"/>
        <w:rPr>
          <w:del w:id="8517" w:author="Admin" w:date="2019-02-19T02:10:00Z"/>
          <w:sz w:val="20"/>
          <w:szCs w:val="20"/>
        </w:rPr>
      </w:pPr>
    </w:p>
    <w:p w:rsidR="00A33515" w:rsidRPr="001A4D22" w:rsidDel="002260E7" w:rsidRDefault="001A4D22">
      <w:pPr>
        <w:tabs>
          <w:tab w:val="left" w:pos="120"/>
        </w:tabs>
        <w:jc w:val="center"/>
        <w:rPr>
          <w:del w:id="8518" w:author="Admin" w:date="2019-02-19T02:10:00Z"/>
          <w:sz w:val="20"/>
          <w:szCs w:val="20"/>
          <w:lang w:val="en-US"/>
          <w:rPrChange w:id="8519" w:author="Admin" w:date="2019-02-18T23:54:00Z">
            <w:rPr>
              <w:del w:id="8520" w:author="Admin" w:date="2019-02-19T02:10:00Z"/>
              <w:sz w:val="20"/>
              <w:szCs w:val="20"/>
            </w:rPr>
          </w:rPrChange>
        </w:rPr>
      </w:pPr>
      <w:del w:id="8521" w:author="Admin" w:date="2019-02-19T02:10:00Z">
        <w:r w:rsidRPr="001A4D22" w:rsidDel="002260E7">
          <w:rPr>
            <w:rFonts w:ascii="Arial" w:eastAsia="Arial" w:hAnsi="Arial" w:cs="Arial"/>
            <w:i/>
            <w:iCs/>
            <w:sz w:val="27"/>
            <w:szCs w:val="27"/>
            <w:vertAlign w:val="subscript"/>
            <w:lang w:val="en-US"/>
            <w:rPrChange w:id="8522" w:author="Admin" w:date="2019-02-18T23:54:00Z">
              <w:rPr>
                <w:rFonts w:ascii="Arial" w:eastAsia="Arial" w:hAnsi="Arial" w:cs="Arial"/>
                <w:i/>
                <w:iCs/>
                <w:sz w:val="27"/>
                <w:szCs w:val="27"/>
                <w:vertAlign w:val="subscript"/>
              </w:rPr>
            </w:rPrChange>
          </w:rPr>
          <w:delText>k</w:delText>
        </w:r>
        <w:r w:rsidRPr="001A4D22" w:rsidDel="002260E7">
          <w:rPr>
            <w:rFonts w:eastAsia="Times New Roman"/>
            <w:sz w:val="39"/>
            <w:szCs w:val="39"/>
            <w:vertAlign w:val="subscript"/>
            <w:lang w:val="en-US"/>
            <w:rPrChange w:id="8523" w:author="Admin" w:date="2019-02-18T23:54:00Z">
              <w:rPr>
                <w:rFonts w:eastAsia="Times New Roman"/>
                <w:sz w:val="39"/>
                <w:szCs w:val="39"/>
                <w:vertAlign w:val="subscript"/>
              </w:rPr>
            </w:rPrChange>
          </w:rPr>
          <w:delText>(</w:delText>
        </w:r>
        <w:r w:rsidRPr="001A4D22" w:rsidDel="002260E7">
          <w:rPr>
            <w:rFonts w:ascii="Arial" w:eastAsia="Arial" w:hAnsi="Arial" w:cs="Arial"/>
            <w:i/>
            <w:iCs/>
            <w:sz w:val="39"/>
            <w:szCs w:val="39"/>
            <w:vertAlign w:val="subscript"/>
            <w:lang w:val="en-US"/>
            <w:rPrChange w:id="8524" w:author="Admin" w:date="2019-02-18T23:54:00Z">
              <w:rPr>
                <w:rFonts w:ascii="Arial" w:eastAsia="Arial" w:hAnsi="Arial" w:cs="Arial"/>
                <w:i/>
                <w:iCs/>
                <w:sz w:val="39"/>
                <w:szCs w:val="39"/>
                <w:vertAlign w:val="subscript"/>
              </w:rPr>
            </w:rPrChange>
          </w:rPr>
          <w:delText>S</w:delText>
        </w:r>
        <w:r w:rsidRPr="001A4D22" w:rsidDel="002260E7">
          <w:rPr>
            <w:rFonts w:eastAsia="Times New Roman"/>
            <w:i/>
            <w:iCs/>
            <w:sz w:val="39"/>
            <w:szCs w:val="39"/>
            <w:vertAlign w:val="subscript"/>
            <w:lang w:val="en-US"/>
            <w:rPrChange w:id="8525" w:author="Admin" w:date="2019-02-18T23:54:00Z">
              <w:rPr>
                <w:rFonts w:eastAsia="Times New Roman"/>
                <w:i/>
                <w:iCs/>
                <w:sz w:val="39"/>
                <w:szCs w:val="39"/>
                <w:vertAlign w:val="subscript"/>
              </w:rPr>
            </w:rPrChange>
          </w:rPr>
          <w:delText>;</w:delText>
        </w:r>
        <w:r w:rsidRPr="001A4D22" w:rsidDel="002260E7">
          <w:rPr>
            <w:rFonts w:ascii="Arial" w:eastAsia="Arial" w:hAnsi="Arial" w:cs="Arial"/>
            <w:i/>
            <w:iCs/>
            <w:sz w:val="10"/>
            <w:szCs w:val="10"/>
            <w:lang w:val="en-US"/>
            <w:rPrChange w:id="8526" w:author="Admin" w:date="2019-02-18T23:54:00Z">
              <w:rPr>
                <w:rFonts w:ascii="Arial" w:eastAsia="Arial" w:hAnsi="Arial" w:cs="Arial"/>
                <w:i/>
                <w:iCs/>
                <w:sz w:val="10"/>
                <w:szCs w:val="10"/>
              </w:rPr>
            </w:rPrChange>
          </w:rPr>
          <w:delText xml:space="preserve"> </w:delText>
        </w:r>
        <w:r w:rsidRPr="001A4D22" w:rsidDel="002260E7">
          <w:rPr>
            <w:rFonts w:ascii="Arial" w:eastAsia="Arial" w:hAnsi="Arial" w:cs="Arial"/>
            <w:i/>
            <w:iCs/>
            <w:sz w:val="39"/>
            <w:szCs w:val="39"/>
            <w:vertAlign w:val="subscript"/>
            <w:lang w:val="en-US"/>
            <w:rPrChange w:id="8527" w:author="Admin" w:date="2019-02-18T23:54:00Z">
              <w:rPr>
                <w:rFonts w:ascii="Arial" w:eastAsia="Arial" w:hAnsi="Arial" w:cs="Arial"/>
                <w:i/>
                <w:iCs/>
                <w:sz w:val="39"/>
                <w:szCs w:val="39"/>
                <w:vertAlign w:val="subscript"/>
              </w:rPr>
            </w:rPrChange>
          </w:rPr>
          <w:delText>p</w:delText>
        </w:r>
        <w:r w:rsidRPr="001A4D22" w:rsidDel="002260E7">
          <w:rPr>
            <w:rFonts w:eastAsia="Times New Roman"/>
            <w:sz w:val="39"/>
            <w:szCs w:val="39"/>
            <w:vertAlign w:val="subscript"/>
            <w:lang w:val="en-US"/>
            <w:rPrChange w:id="8528" w:author="Admin" w:date="2019-02-18T23:54:00Z">
              <w:rPr>
                <w:rFonts w:eastAsia="Times New Roman"/>
                <w:sz w:val="39"/>
                <w:szCs w:val="39"/>
                <w:vertAlign w:val="subscript"/>
              </w:rPr>
            </w:rPrChange>
          </w:rPr>
          <w:delText>) :=</w:delText>
        </w:r>
        <w:r w:rsidRPr="001A4D22" w:rsidDel="002260E7">
          <w:rPr>
            <w:rFonts w:ascii="Arial" w:eastAsia="Arial" w:hAnsi="Arial" w:cs="Arial"/>
            <w:i/>
            <w:iCs/>
            <w:sz w:val="10"/>
            <w:szCs w:val="10"/>
            <w:lang w:val="en-US"/>
            <w:rPrChange w:id="8529" w:author="Admin" w:date="2019-02-18T23:54:00Z">
              <w:rPr>
                <w:rFonts w:ascii="Arial" w:eastAsia="Arial" w:hAnsi="Arial" w:cs="Arial"/>
                <w:i/>
                <w:iCs/>
                <w:sz w:val="10"/>
                <w:szCs w:val="10"/>
              </w:rPr>
            </w:rPrChange>
          </w:rPr>
          <w:delText xml:space="preserve"> </w:delText>
        </w:r>
        <w:r w:rsidRPr="001A4D22" w:rsidDel="002260E7">
          <w:rPr>
            <w:rFonts w:ascii="Arial" w:eastAsia="Arial" w:hAnsi="Arial" w:cs="Arial"/>
            <w:i/>
            <w:iCs/>
            <w:sz w:val="39"/>
            <w:szCs w:val="39"/>
            <w:vertAlign w:val="subscript"/>
            <w:lang w:val="en-US"/>
            <w:rPrChange w:id="8530" w:author="Admin" w:date="2019-02-18T23:54:00Z">
              <w:rPr>
                <w:rFonts w:ascii="Arial" w:eastAsia="Arial" w:hAnsi="Arial" w:cs="Arial"/>
                <w:i/>
                <w:iCs/>
                <w:sz w:val="39"/>
                <w:szCs w:val="39"/>
                <w:vertAlign w:val="subscript"/>
              </w:rPr>
            </w:rPrChange>
          </w:rPr>
          <w:delText>p</w:delText>
        </w:r>
        <w:r w:rsidRPr="001A4D22" w:rsidDel="002260E7">
          <w:rPr>
            <w:rFonts w:ascii="Arial" w:eastAsia="Arial" w:hAnsi="Arial" w:cs="Arial"/>
            <w:sz w:val="27"/>
            <w:szCs w:val="27"/>
            <w:vertAlign w:val="superscript"/>
            <w:lang w:val="en-US"/>
            <w:rPrChange w:id="8531" w:author="Admin" w:date="2019-02-18T23:54:00Z">
              <w:rPr>
                <w:rFonts w:ascii="Arial" w:eastAsia="Arial" w:hAnsi="Arial" w:cs="Arial"/>
                <w:sz w:val="27"/>
                <w:szCs w:val="27"/>
                <w:vertAlign w:val="superscript"/>
              </w:rPr>
            </w:rPrChange>
          </w:rPr>
          <w:delText>ord</w:delText>
        </w:r>
        <w:r w:rsidRPr="001A4D22" w:rsidDel="002260E7">
          <w:rPr>
            <w:rFonts w:ascii="Arial" w:eastAsia="Arial" w:hAnsi="Arial" w:cs="Arial"/>
            <w:i/>
            <w:iCs/>
            <w:sz w:val="10"/>
            <w:szCs w:val="10"/>
            <w:lang w:val="en-US"/>
            <w:rPrChange w:id="8532" w:author="Admin" w:date="2019-02-18T23:54:00Z">
              <w:rPr>
                <w:rFonts w:ascii="Arial" w:eastAsia="Arial" w:hAnsi="Arial" w:cs="Arial"/>
                <w:i/>
                <w:iCs/>
                <w:sz w:val="10"/>
                <w:szCs w:val="10"/>
              </w:rPr>
            </w:rPrChange>
          </w:rPr>
          <w:delText>p</w:delText>
        </w:r>
        <w:r w:rsidRPr="001A4D22" w:rsidDel="002260E7">
          <w:rPr>
            <w:rFonts w:eastAsia="Times New Roman"/>
            <w:sz w:val="19"/>
            <w:szCs w:val="19"/>
            <w:lang w:val="en-US"/>
            <w:rPrChange w:id="8533" w:author="Admin" w:date="2019-02-18T23:54:00Z">
              <w:rPr>
                <w:rFonts w:eastAsia="Times New Roman"/>
                <w:sz w:val="19"/>
                <w:szCs w:val="19"/>
              </w:rPr>
            </w:rPrChange>
          </w:rPr>
          <w:delText>(</w:delText>
        </w:r>
        <w:r w:rsidDel="002260E7">
          <w:rPr>
            <w:rFonts w:ascii="Arial" w:eastAsia="Arial" w:hAnsi="Arial" w:cs="Arial"/>
            <w:sz w:val="27"/>
            <w:szCs w:val="27"/>
            <w:vertAlign w:val="superscript"/>
          </w:rPr>
          <w:delText>П</w:delText>
        </w:r>
        <w:r w:rsidRPr="001A4D22" w:rsidDel="002260E7">
          <w:rPr>
            <w:rFonts w:ascii="Arial" w:eastAsia="Arial" w:hAnsi="Arial" w:cs="Arial"/>
            <w:i/>
            <w:iCs/>
            <w:sz w:val="19"/>
            <w:szCs w:val="19"/>
            <w:vertAlign w:val="superscript"/>
            <w:lang w:val="en-US"/>
            <w:rPrChange w:id="8534" w:author="Admin" w:date="2019-02-18T23:54:00Z">
              <w:rPr>
                <w:rFonts w:ascii="Arial" w:eastAsia="Arial" w:hAnsi="Arial" w:cs="Arial"/>
                <w:i/>
                <w:iCs/>
                <w:sz w:val="19"/>
                <w:szCs w:val="19"/>
                <w:vertAlign w:val="superscript"/>
              </w:rPr>
            </w:rPrChange>
          </w:rPr>
          <w:delText>k</w:delText>
        </w:r>
        <w:r w:rsidRPr="001A4D22" w:rsidDel="002260E7">
          <w:rPr>
            <w:rFonts w:ascii="Arial" w:eastAsia="Arial" w:hAnsi="Arial" w:cs="Arial"/>
            <w:i/>
            <w:iCs/>
            <w:sz w:val="19"/>
            <w:szCs w:val="19"/>
            <w:vertAlign w:val="subscript"/>
            <w:lang w:val="en-US"/>
            <w:rPrChange w:id="8535" w:author="Admin" w:date="2019-02-18T23:54:00Z">
              <w:rPr>
                <w:rFonts w:ascii="Arial" w:eastAsia="Arial" w:hAnsi="Arial" w:cs="Arial"/>
                <w:i/>
                <w:iCs/>
                <w:sz w:val="19"/>
                <w:szCs w:val="19"/>
                <w:vertAlign w:val="subscript"/>
              </w:rPr>
            </w:rPrChange>
          </w:rPr>
          <w:delText>i</w:delText>
        </w:r>
        <w:r w:rsidRPr="001A4D22" w:rsidDel="002260E7">
          <w:rPr>
            <w:rFonts w:eastAsia="Times New Roman"/>
            <w:sz w:val="19"/>
            <w:szCs w:val="19"/>
            <w:vertAlign w:val="subscript"/>
            <w:lang w:val="en-US"/>
            <w:rPrChange w:id="8536" w:author="Admin" w:date="2019-02-18T23:54:00Z">
              <w:rPr>
                <w:rFonts w:eastAsia="Times New Roman"/>
                <w:sz w:val="19"/>
                <w:szCs w:val="19"/>
                <w:vertAlign w:val="subscript"/>
              </w:rPr>
            </w:rPrChange>
          </w:rPr>
          <w:delText>=</w:delText>
        </w:r>
        <w:r w:rsidRPr="001A4D22" w:rsidDel="002260E7">
          <w:rPr>
            <w:rFonts w:ascii="Arial" w:eastAsia="Arial" w:hAnsi="Arial" w:cs="Arial"/>
            <w:sz w:val="19"/>
            <w:szCs w:val="19"/>
            <w:vertAlign w:val="subscript"/>
            <w:lang w:val="en-US"/>
            <w:rPrChange w:id="8537" w:author="Admin" w:date="2019-02-18T23:54:00Z">
              <w:rPr>
                <w:rFonts w:ascii="Arial" w:eastAsia="Arial" w:hAnsi="Arial" w:cs="Arial"/>
                <w:sz w:val="19"/>
                <w:szCs w:val="19"/>
                <w:vertAlign w:val="subscript"/>
              </w:rPr>
            </w:rPrChange>
          </w:rPr>
          <w:delText>0</w:delText>
        </w:r>
        <w:r w:rsidRPr="001A4D22" w:rsidDel="002260E7">
          <w:rPr>
            <w:rFonts w:ascii="Arial" w:eastAsia="Arial" w:hAnsi="Arial" w:cs="Arial"/>
            <w:sz w:val="19"/>
            <w:szCs w:val="19"/>
            <w:vertAlign w:val="superscript"/>
            <w:lang w:val="en-US"/>
            <w:rPrChange w:id="8538" w:author="Admin" w:date="2019-02-18T23:54:00Z">
              <w:rPr>
                <w:rFonts w:ascii="Arial" w:eastAsia="Arial" w:hAnsi="Arial" w:cs="Arial"/>
                <w:sz w:val="19"/>
                <w:szCs w:val="19"/>
                <w:vertAlign w:val="superscript"/>
              </w:rPr>
            </w:rPrChange>
          </w:rPr>
          <w:delText>1</w:delText>
        </w:r>
        <w:r w:rsidRPr="001A4D22" w:rsidDel="002260E7">
          <w:rPr>
            <w:rFonts w:eastAsia="Times New Roman"/>
            <w:sz w:val="27"/>
            <w:szCs w:val="27"/>
            <w:vertAlign w:val="superscript"/>
            <w:lang w:val="en-US"/>
            <w:rPrChange w:id="8539" w:author="Admin" w:date="2019-02-18T23:54:00Z">
              <w:rPr>
                <w:rFonts w:eastAsia="Times New Roman"/>
                <w:sz w:val="27"/>
                <w:szCs w:val="27"/>
                <w:vertAlign w:val="superscript"/>
              </w:rPr>
            </w:rPrChange>
          </w:rPr>
          <w:delText>(</w:delText>
        </w:r>
        <w:r w:rsidRPr="001A4D22" w:rsidDel="002260E7">
          <w:rPr>
            <w:rFonts w:ascii="Arial" w:eastAsia="Arial" w:hAnsi="Arial" w:cs="Arial"/>
            <w:i/>
            <w:iCs/>
            <w:sz w:val="27"/>
            <w:szCs w:val="27"/>
            <w:vertAlign w:val="superscript"/>
            <w:lang w:val="en-US"/>
            <w:rPrChange w:id="8540" w:author="Admin" w:date="2019-02-18T23:54:00Z">
              <w:rPr>
                <w:rFonts w:ascii="Arial" w:eastAsia="Arial" w:hAnsi="Arial" w:cs="Arial"/>
                <w:i/>
                <w:iCs/>
                <w:sz w:val="27"/>
                <w:szCs w:val="27"/>
                <w:vertAlign w:val="superscript"/>
              </w:rPr>
            </w:rPrChange>
          </w:rPr>
          <w:delText>a</w:delText>
        </w:r>
        <w:r w:rsidRPr="001A4D22" w:rsidDel="002260E7">
          <w:rPr>
            <w:rFonts w:ascii="Arial" w:eastAsia="Arial" w:hAnsi="Arial" w:cs="Arial"/>
            <w:i/>
            <w:iCs/>
            <w:sz w:val="10"/>
            <w:szCs w:val="10"/>
            <w:lang w:val="en-US"/>
            <w:rPrChange w:id="8541" w:author="Admin" w:date="2019-02-18T23:54:00Z">
              <w:rPr>
                <w:rFonts w:ascii="Arial" w:eastAsia="Arial" w:hAnsi="Arial" w:cs="Arial"/>
                <w:i/>
                <w:iCs/>
                <w:sz w:val="10"/>
                <w:szCs w:val="10"/>
              </w:rPr>
            </w:rPrChange>
          </w:rPr>
          <w:delText>k</w:delText>
        </w:r>
        <w:r w:rsidRPr="001A4D22" w:rsidDel="002260E7">
          <w:rPr>
            <w:sz w:val="20"/>
            <w:szCs w:val="20"/>
            <w:lang w:val="en-US"/>
            <w:rPrChange w:id="8542" w:author="Admin" w:date="2019-02-18T23:54:00Z">
              <w:rPr>
                <w:sz w:val="20"/>
                <w:szCs w:val="20"/>
              </w:rPr>
            </w:rPrChange>
          </w:rPr>
          <w:tab/>
        </w:r>
        <w:r w:rsidRPr="001A4D22" w:rsidDel="002260E7">
          <w:rPr>
            <w:rFonts w:ascii="Arial" w:eastAsia="Arial" w:hAnsi="Arial" w:cs="Arial"/>
            <w:i/>
            <w:iCs/>
            <w:sz w:val="26"/>
            <w:szCs w:val="26"/>
            <w:vertAlign w:val="superscript"/>
            <w:lang w:val="en-US"/>
            <w:rPrChange w:id="8543" w:author="Admin" w:date="2019-02-18T23:54:00Z">
              <w:rPr>
                <w:rFonts w:ascii="Arial" w:eastAsia="Arial" w:hAnsi="Arial" w:cs="Arial"/>
                <w:i/>
                <w:iCs/>
                <w:sz w:val="26"/>
                <w:szCs w:val="26"/>
                <w:vertAlign w:val="superscript"/>
              </w:rPr>
            </w:rPrChange>
          </w:rPr>
          <w:delText>a</w:delText>
        </w:r>
        <w:r w:rsidRPr="001A4D22" w:rsidDel="002260E7">
          <w:rPr>
            <w:rFonts w:ascii="Arial" w:eastAsia="Arial" w:hAnsi="Arial" w:cs="Arial"/>
            <w:i/>
            <w:iCs/>
            <w:sz w:val="9"/>
            <w:szCs w:val="9"/>
            <w:lang w:val="en-US"/>
            <w:rPrChange w:id="8544" w:author="Admin" w:date="2019-02-18T23:54:00Z">
              <w:rPr>
                <w:rFonts w:ascii="Arial" w:eastAsia="Arial" w:hAnsi="Arial" w:cs="Arial"/>
                <w:i/>
                <w:iCs/>
                <w:sz w:val="9"/>
                <w:szCs w:val="9"/>
              </w:rPr>
            </w:rPrChange>
          </w:rPr>
          <w:delText>i</w:delText>
        </w:r>
        <w:r w:rsidRPr="001A4D22" w:rsidDel="002260E7">
          <w:rPr>
            <w:rFonts w:eastAsia="Times New Roman"/>
            <w:sz w:val="26"/>
            <w:szCs w:val="26"/>
            <w:vertAlign w:val="superscript"/>
            <w:lang w:val="en-US"/>
            <w:rPrChange w:id="8545" w:author="Admin" w:date="2019-02-18T23:54:00Z">
              <w:rPr>
                <w:rFonts w:eastAsia="Times New Roman"/>
                <w:sz w:val="26"/>
                <w:szCs w:val="26"/>
                <w:vertAlign w:val="superscript"/>
              </w:rPr>
            </w:rPrChange>
          </w:rPr>
          <w:delText>)</w:delText>
        </w:r>
        <w:r w:rsidRPr="001A4D22" w:rsidDel="002260E7">
          <w:rPr>
            <w:rFonts w:eastAsia="Times New Roman"/>
            <w:sz w:val="18"/>
            <w:szCs w:val="18"/>
            <w:lang w:val="en-US"/>
            <w:rPrChange w:id="8546" w:author="Admin" w:date="2019-02-18T23:54:00Z">
              <w:rPr>
                <w:rFonts w:eastAsia="Times New Roman"/>
                <w:sz w:val="18"/>
                <w:szCs w:val="18"/>
              </w:rPr>
            </w:rPrChange>
          </w:rPr>
          <w:delText>)</w:delText>
        </w:r>
        <w:r w:rsidRPr="001A4D22" w:rsidDel="002260E7">
          <w:rPr>
            <w:rFonts w:eastAsia="Times New Roman"/>
            <w:i/>
            <w:iCs/>
            <w:sz w:val="36"/>
            <w:szCs w:val="36"/>
            <w:vertAlign w:val="subscript"/>
            <w:lang w:val="en-US"/>
            <w:rPrChange w:id="8547" w:author="Admin" w:date="2019-02-18T23:54:00Z">
              <w:rPr>
                <w:rFonts w:eastAsia="Times New Roman"/>
                <w:i/>
                <w:iCs/>
                <w:sz w:val="36"/>
                <w:szCs w:val="36"/>
                <w:vertAlign w:val="subscript"/>
              </w:rPr>
            </w:rPrChange>
          </w:rPr>
          <w:delText>;</w:delText>
        </w:r>
      </w:del>
    </w:p>
    <w:p w:rsidR="00A33515" w:rsidRPr="001A4D22" w:rsidDel="002260E7" w:rsidRDefault="00A33515">
      <w:pPr>
        <w:spacing w:line="197" w:lineRule="exact"/>
        <w:rPr>
          <w:del w:id="8548" w:author="Admin" w:date="2019-02-19T02:10:00Z"/>
          <w:sz w:val="20"/>
          <w:szCs w:val="20"/>
          <w:lang w:val="en-US"/>
          <w:rPrChange w:id="8549" w:author="Admin" w:date="2019-02-18T23:54:00Z">
            <w:rPr>
              <w:del w:id="8550" w:author="Admin" w:date="2019-02-19T02:10:00Z"/>
              <w:sz w:val="20"/>
              <w:szCs w:val="20"/>
            </w:rPr>
          </w:rPrChange>
        </w:rPr>
      </w:pPr>
    </w:p>
    <w:p w:rsidR="00A33515" w:rsidDel="002260E7" w:rsidRDefault="001A4D22">
      <w:pPr>
        <w:spacing w:line="293" w:lineRule="auto"/>
        <w:jc w:val="both"/>
        <w:rPr>
          <w:del w:id="8551" w:author="Admin" w:date="2019-02-19T02:10:00Z"/>
          <w:sz w:val="20"/>
          <w:szCs w:val="20"/>
        </w:rPr>
      </w:pPr>
      <w:del w:id="8552" w:author="Admin" w:date="2019-02-19T02:10:00Z">
        <w:r w:rsidDel="002260E7">
          <w:rPr>
            <w:rFonts w:ascii="Arial" w:eastAsia="Arial" w:hAnsi="Arial" w:cs="Arial"/>
            <w:sz w:val="20"/>
            <w:szCs w:val="20"/>
          </w:rPr>
          <w:delText xml:space="preserve">где </w:delText>
        </w:r>
        <w:r w:rsidDel="002260E7">
          <w:rPr>
            <w:rFonts w:ascii="Arial" w:eastAsia="Arial" w:hAnsi="Arial" w:cs="Arial"/>
            <w:sz w:val="27"/>
            <w:szCs w:val="27"/>
            <w:vertAlign w:val="subscript"/>
          </w:rPr>
          <w:delText>0</w:delText>
        </w:r>
        <w:r w:rsidDel="002260E7">
          <w:rPr>
            <w:rFonts w:eastAsia="Times New Roman"/>
            <w:sz w:val="20"/>
            <w:szCs w:val="20"/>
          </w:rPr>
          <w:delText>(</w:delText>
        </w:r>
        <w:r w:rsidDel="002260E7">
          <w:rPr>
            <w:rFonts w:ascii="Arial" w:eastAsia="Arial" w:hAnsi="Arial" w:cs="Arial"/>
            <w:i/>
            <w:iCs/>
            <w:sz w:val="20"/>
            <w:szCs w:val="20"/>
          </w:rPr>
          <w:delText>S</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eastAsia="Times New Roman"/>
            <w:sz w:val="20"/>
            <w:szCs w:val="20"/>
          </w:rPr>
          <w:delText>) =</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Теперь обобщённый факториал на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для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0 определя-ется по формуле</w:delText>
        </w:r>
      </w:del>
    </w:p>
    <w:p w:rsidR="00A33515" w:rsidDel="002260E7" w:rsidRDefault="001A4D22">
      <w:pPr>
        <w:spacing w:line="224" w:lineRule="auto"/>
        <w:ind w:left="3180"/>
        <w:rPr>
          <w:del w:id="8553" w:author="Admin" w:date="2019-02-19T02:10:00Z"/>
          <w:sz w:val="20"/>
          <w:szCs w:val="20"/>
        </w:rPr>
      </w:pPr>
      <w:del w:id="8554" w:author="Admin" w:date="2019-02-19T02:10:00Z">
        <w:r w:rsidDel="002260E7">
          <w:rPr>
            <w:rFonts w:eastAsia="Times New Roman"/>
            <w:sz w:val="20"/>
            <w:szCs w:val="20"/>
          </w:rPr>
          <w:delText>∏</w:delText>
        </w:r>
      </w:del>
    </w:p>
    <w:p w:rsidR="00A33515" w:rsidDel="002260E7" w:rsidRDefault="001A4D22">
      <w:pPr>
        <w:tabs>
          <w:tab w:val="left" w:pos="3560"/>
        </w:tabs>
        <w:spacing w:line="196" w:lineRule="auto"/>
        <w:ind w:left="2620"/>
        <w:rPr>
          <w:del w:id="8555" w:author="Admin" w:date="2019-02-19T02:10:00Z"/>
          <w:sz w:val="20"/>
          <w:szCs w:val="20"/>
        </w:rPr>
      </w:pPr>
      <w:del w:id="8556" w:author="Admin" w:date="2019-02-19T02:10:00Z">
        <w:r w:rsidDel="002260E7">
          <w:rPr>
            <w:rFonts w:ascii="Arial" w:eastAsia="Arial" w:hAnsi="Arial" w:cs="Arial"/>
            <w:i/>
            <w:iCs/>
            <w:sz w:val="19"/>
            <w:szCs w:val="19"/>
          </w:rPr>
          <w:delText>k</w:delText>
        </w:r>
        <w:r w:rsidDel="002260E7">
          <w:rPr>
            <w:rFonts w:eastAsia="Times New Roman"/>
            <w:sz w:val="19"/>
            <w:szCs w:val="19"/>
          </w:rPr>
          <w:delText>!</w:delText>
        </w:r>
        <w:r w:rsidDel="002260E7">
          <w:rPr>
            <w:rFonts w:ascii="Arial" w:eastAsia="Arial" w:hAnsi="Arial" w:cs="Arial"/>
            <w:i/>
            <w:iCs/>
            <w:sz w:val="25"/>
            <w:szCs w:val="25"/>
            <w:vertAlign w:val="subscript"/>
          </w:rPr>
          <w:delText>S</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sz w:val="20"/>
            <w:szCs w:val="20"/>
          </w:rPr>
          <w:tab/>
        </w:r>
        <w:r w:rsidDel="002260E7">
          <w:rPr>
            <w:rFonts w:ascii="Arial" w:eastAsia="Arial" w:hAnsi="Arial" w:cs="Arial"/>
            <w:i/>
            <w:iCs/>
            <w:sz w:val="24"/>
            <w:szCs w:val="24"/>
            <w:vertAlign w:val="subscript"/>
          </w:rPr>
          <w:delText>k</w:delText>
        </w:r>
        <w:r w:rsidDel="002260E7">
          <w:rPr>
            <w:rFonts w:eastAsia="Times New Roman"/>
            <w:sz w:val="16"/>
            <w:szCs w:val="16"/>
          </w:rPr>
          <w:delText>(</w:delText>
        </w:r>
        <w:r w:rsidDel="002260E7">
          <w:rPr>
            <w:rFonts w:ascii="Arial" w:eastAsia="Arial" w:hAnsi="Arial" w:cs="Arial"/>
            <w:i/>
            <w:iCs/>
            <w:sz w:val="16"/>
            <w:szCs w:val="16"/>
          </w:rPr>
          <w:delText>S</w:delText>
        </w:r>
        <w:r w:rsidDel="002260E7">
          <w:rPr>
            <w:rFonts w:eastAsia="Times New Roman"/>
            <w:i/>
            <w:iCs/>
            <w:sz w:val="16"/>
            <w:szCs w:val="16"/>
          </w:rPr>
          <w:delText>;</w:delText>
        </w:r>
        <w:r w:rsidDel="002260E7">
          <w:rPr>
            <w:rFonts w:ascii="Arial" w:eastAsia="Arial" w:hAnsi="Arial" w:cs="Arial"/>
            <w:i/>
            <w:iCs/>
            <w:sz w:val="24"/>
            <w:szCs w:val="24"/>
          </w:rPr>
          <w:delText xml:space="preserve"> </w:delText>
        </w:r>
        <w:r w:rsidDel="002260E7">
          <w:rPr>
            <w:rFonts w:ascii="Arial" w:eastAsia="Arial" w:hAnsi="Arial" w:cs="Arial"/>
            <w:i/>
            <w:iCs/>
            <w:sz w:val="16"/>
            <w:szCs w:val="16"/>
          </w:rPr>
          <w:delText>p</w:delText>
        </w:r>
        <w:r w:rsidDel="002260E7">
          <w:rPr>
            <w:rFonts w:eastAsia="Times New Roman"/>
            <w:sz w:val="16"/>
            <w:szCs w:val="16"/>
          </w:rPr>
          <w:delText>)</w:delText>
        </w:r>
        <w:r w:rsidDel="002260E7">
          <w:rPr>
            <w:rFonts w:eastAsia="Times New Roman"/>
            <w:i/>
            <w:iCs/>
            <w:sz w:val="16"/>
            <w:szCs w:val="16"/>
          </w:rPr>
          <w:delText>:</w:delText>
        </w:r>
      </w:del>
    </w:p>
    <w:p w:rsidR="00A33515" w:rsidDel="002260E7" w:rsidRDefault="00A33515">
      <w:pPr>
        <w:spacing w:line="31" w:lineRule="exact"/>
        <w:rPr>
          <w:del w:id="8557" w:author="Admin" w:date="2019-02-19T02:10:00Z"/>
          <w:sz w:val="20"/>
          <w:szCs w:val="20"/>
        </w:rPr>
      </w:pPr>
    </w:p>
    <w:p w:rsidR="00A33515" w:rsidDel="002260E7" w:rsidRDefault="001A4D22">
      <w:pPr>
        <w:ind w:right="160"/>
        <w:jc w:val="center"/>
        <w:rPr>
          <w:del w:id="8558" w:author="Admin" w:date="2019-02-19T02:10:00Z"/>
          <w:sz w:val="20"/>
          <w:szCs w:val="20"/>
        </w:rPr>
      </w:pPr>
      <w:del w:id="8559" w:author="Admin" w:date="2019-02-19T02:10:00Z">
        <w:r w:rsidDel="002260E7">
          <w:rPr>
            <w:rFonts w:ascii="Arial" w:eastAsia="Arial" w:hAnsi="Arial" w:cs="Arial"/>
            <w:i/>
            <w:iCs/>
            <w:sz w:val="14"/>
            <w:szCs w:val="14"/>
          </w:rPr>
          <w:delText>p</w:delText>
        </w:r>
        <w:r w:rsidDel="002260E7">
          <w:rPr>
            <w:rFonts w:eastAsia="Times New Roman"/>
            <w:i/>
            <w:iCs/>
            <w:sz w:val="14"/>
            <w:szCs w:val="14"/>
          </w:rPr>
          <w:delText>2</w:delText>
        </w:r>
        <w:r w:rsidDel="002260E7">
          <w:rPr>
            <w:rFonts w:ascii="Arial" w:eastAsia="Arial" w:hAnsi="Arial" w:cs="Arial"/>
            <w:b/>
            <w:bCs/>
            <w:sz w:val="14"/>
            <w:szCs w:val="14"/>
          </w:rPr>
          <w:delText>P</w:delText>
        </w:r>
      </w:del>
    </w:p>
    <w:p w:rsidR="00A33515" w:rsidDel="002260E7" w:rsidRDefault="00A33515">
      <w:pPr>
        <w:spacing w:line="158" w:lineRule="exact"/>
        <w:rPr>
          <w:del w:id="8560" w:author="Admin" w:date="2019-02-19T02:10:00Z"/>
          <w:sz w:val="20"/>
          <w:szCs w:val="20"/>
        </w:rPr>
      </w:pPr>
    </w:p>
    <w:p w:rsidR="00A33515" w:rsidDel="002260E7" w:rsidRDefault="001A4D22">
      <w:pPr>
        <w:numPr>
          <w:ilvl w:val="0"/>
          <w:numId w:val="693"/>
        </w:numPr>
        <w:tabs>
          <w:tab w:val="left" w:pos="500"/>
        </w:tabs>
        <w:ind w:left="500" w:hanging="273"/>
        <w:jc w:val="both"/>
        <w:rPr>
          <w:del w:id="8561" w:author="Admin" w:date="2019-02-19T02:10:00Z"/>
          <w:rFonts w:ascii="Arial" w:eastAsia="Arial" w:hAnsi="Arial" w:cs="Arial"/>
          <w:b/>
          <w:bCs/>
          <w:sz w:val="20"/>
          <w:szCs w:val="20"/>
        </w:rPr>
        <w:pPrChange w:id="8562" w:author="Admin" w:date="2019-02-19T00:19:00Z">
          <w:pPr>
            <w:numPr>
              <w:numId w:val="696"/>
            </w:numPr>
            <w:tabs>
              <w:tab w:val="left" w:pos="500"/>
            </w:tabs>
            <w:ind w:left="500" w:hanging="273"/>
            <w:jc w:val="both"/>
          </w:pPr>
        </w:pPrChange>
      </w:pPr>
      <w:del w:id="8563" w:author="Admin" w:date="2019-02-19T02:10:00Z">
        <w:r w:rsidDel="002260E7">
          <w:rPr>
            <w:rFonts w:ascii="Arial" w:eastAsia="Arial" w:hAnsi="Arial" w:cs="Arial"/>
            <w:sz w:val="20"/>
            <w:szCs w:val="20"/>
          </w:rPr>
          <w:delText xml:space="preserve">Проверьте, что последовательность </w:delText>
        </w:r>
        <w:r w:rsidDel="002260E7">
          <w:rPr>
            <w:rFonts w:ascii="Arial" w:eastAsia="Arial" w:hAnsi="Arial" w:cs="Arial"/>
            <w:i/>
            <w:iCs/>
            <w:sz w:val="27"/>
            <w:szCs w:val="27"/>
            <w:vertAlign w:val="subscript"/>
          </w:rPr>
          <w:delText>k</w:delText>
        </w:r>
        <w:r w:rsidDel="002260E7">
          <w:rPr>
            <w:rFonts w:eastAsia="Times New Roman"/>
            <w:sz w:val="20"/>
            <w:szCs w:val="20"/>
          </w:rPr>
          <w:delText>(</w:delText>
        </w:r>
        <w:r w:rsidDel="002260E7">
          <w:rPr>
            <w:rFonts w:ascii="Arial" w:eastAsia="Arial" w:hAnsi="Arial" w:cs="Arial"/>
            <w:i/>
            <w:iCs/>
            <w:sz w:val="20"/>
            <w:szCs w:val="20"/>
          </w:rPr>
          <w:delText>S</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eastAsia="Times New Roman"/>
            <w:sz w:val="20"/>
            <w:szCs w:val="20"/>
          </w:rPr>
          <w:delText>)</w:delText>
        </w:r>
        <w:r w:rsidDel="002260E7">
          <w:rPr>
            <w:rFonts w:ascii="Arial" w:eastAsia="Arial" w:hAnsi="Arial" w:cs="Arial"/>
            <w:sz w:val="20"/>
            <w:szCs w:val="20"/>
          </w:rPr>
          <w:delText xml:space="preserve"> не зависит от выбора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 xml:space="preserve">. Кроме того, докажите, что для каждого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w:delText>
        </w:r>
        <w:r w:rsidDel="002260E7">
          <w:rPr>
            <w:rFonts w:ascii="Arial" w:eastAsia="Arial" w:hAnsi="Arial" w:cs="Arial"/>
            <w:b/>
            <w:bCs/>
            <w:sz w:val="20"/>
            <w:szCs w:val="20"/>
          </w:rPr>
          <w:delText>Z</w:delText>
        </w:r>
        <w:r w:rsidDel="002260E7">
          <w:rPr>
            <w:rFonts w:ascii="Arial" w:eastAsia="Arial" w:hAnsi="Arial" w:cs="Arial"/>
            <w:sz w:val="20"/>
            <w:szCs w:val="20"/>
          </w:rPr>
          <w:delText xml:space="preserve"> в произведении выше лишь конечное число множителей не равно единице.</w:delText>
        </w:r>
      </w:del>
    </w:p>
    <w:p w:rsidR="00A33515" w:rsidDel="002260E7" w:rsidRDefault="00A33515">
      <w:pPr>
        <w:spacing w:line="104" w:lineRule="exact"/>
        <w:rPr>
          <w:del w:id="8564" w:author="Admin" w:date="2019-02-19T02:10:00Z"/>
          <w:rFonts w:ascii="Arial" w:eastAsia="Arial" w:hAnsi="Arial" w:cs="Arial"/>
          <w:b/>
          <w:bCs/>
          <w:sz w:val="20"/>
          <w:szCs w:val="20"/>
        </w:rPr>
      </w:pPr>
    </w:p>
    <w:p w:rsidR="00A33515" w:rsidRPr="001A4D22" w:rsidDel="002260E7" w:rsidRDefault="001A4D22">
      <w:pPr>
        <w:numPr>
          <w:ilvl w:val="0"/>
          <w:numId w:val="693"/>
        </w:numPr>
        <w:tabs>
          <w:tab w:val="left" w:pos="500"/>
        </w:tabs>
        <w:ind w:left="500" w:hanging="273"/>
        <w:rPr>
          <w:del w:id="8565" w:author="Admin" w:date="2019-02-19T02:10:00Z"/>
          <w:rFonts w:ascii="Arial" w:eastAsia="Arial" w:hAnsi="Arial" w:cs="Arial"/>
          <w:b/>
          <w:bCs/>
          <w:sz w:val="20"/>
          <w:szCs w:val="20"/>
          <w:lang w:val="en-US"/>
          <w:rPrChange w:id="8566" w:author="Admin" w:date="2019-02-18T23:54:00Z">
            <w:rPr>
              <w:del w:id="8567" w:author="Admin" w:date="2019-02-19T02:10:00Z"/>
              <w:rFonts w:ascii="Arial" w:eastAsia="Arial" w:hAnsi="Arial" w:cs="Arial"/>
              <w:b/>
              <w:bCs/>
              <w:sz w:val="20"/>
              <w:szCs w:val="20"/>
            </w:rPr>
          </w:rPrChange>
        </w:rPr>
        <w:pPrChange w:id="8568" w:author="Admin" w:date="2019-02-19T00:19:00Z">
          <w:pPr>
            <w:numPr>
              <w:numId w:val="696"/>
            </w:numPr>
            <w:tabs>
              <w:tab w:val="left" w:pos="500"/>
            </w:tabs>
            <w:ind w:left="500" w:hanging="273"/>
          </w:pPr>
        </w:pPrChange>
      </w:pPr>
      <w:del w:id="8569" w:author="Admin" w:date="2019-02-19T02:10:00Z">
        <w:r w:rsidDel="002260E7">
          <w:rPr>
            <w:rFonts w:ascii="Arial" w:eastAsia="Arial" w:hAnsi="Arial" w:cs="Arial"/>
            <w:sz w:val="20"/>
            <w:szCs w:val="20"/>
          </w:rPr>
          <w:delText>Пусть</w:delText>
        </w:r>
        <w:r w:rsidRPr="001A4D22" w:rsidDel="002260E7">
          <w:rPr>
            <w:rFonts w:ascii="Arial" w:eastAsia="Arial" w:hAnsi="Arial" w:cs="Arial"/>
            <w:sz w:val="20"/>
            <w:szCs w:val="20"/>
            <w:lang w:val="en-US"/>
            <w:rPrChange w:id="8570"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571" w:author="Admin" w:date="2019-02-18T23:54:00Z">
              <w:rPr>
                <w:rFonts w:ascii="Arial" w:eastAsia="Arial" w:hAnsi="Arial" w:cs="Arial"/>
                <w:i/>
                <w:iCs/>
                <w:sz w:val="20"/>
                <w:szCs w:val="20"/>
              </w:rPr>
            </w:rPrChange>
          </w:rPr>
          <w:delText>S</w:delText>
        </w:r>
        <w:r w:rsidRPr="001A4D22" w:rsidDel="002260E7">
          <w:rPr>
            <w:rFonts w:ascii="Arial" w:eastAsia="Arial" w:hAnsi="Arial" w:cs="Arial"/>
            <w:sz w:val="20"/>
            <w:szCs w:val="20"/>
            <w:lang w:val="en-US"/>
            <w:rPrChange w:id="8572" w:author="Admin" w:date="2019-02-18T23:54:00Z">
              <w:rPr>
                <w:rFonts w:ascii="Arial" w:eastAsia="Arial" w:hAnsi="Arial" w:cs="Arial"/>
                <w:sz w:val="20"/>
                <w:szCs w:val="20"/>
              </w:rPr>
            </w:rPrChange>
          </w:rPr>
          <w:delText xml:space="preserve"> </w:delText>
        </w:r>
        <w:r w:rsidRPr="001A4D22" w:rsidDel="002260E7">
          <w:rPr>
            <w:rFonts w:eastAsia="Times New Roman"/>
            <w:sz w:val="20"/>
            <w:szCs w:val="20"/>
            <w:lang w:val="en-US"/>
            <w:rPrChange w:id="8573" w:author="Admin" w:date="2019-02-18T23:54:00Z">
              <w:rPr>
                <w:rFonts w:eastAsia="Times New Roman"/>
                <w:sz w:val="20"/>
                <w:szCs w:val="20"/>
              </w:rPr>
            </w:rPrChange>
          </w:rPr>
          <w:delText>=</w:delText>
        </w:r>
        <w:r w:rsidRPr="001A4D22" w:rsidDel="002260E7">
          <w:rPr>
            <w:rFonts w:ascii="Arial" w:eastAsia="Arial" w:hAnsi="Arial" w:cs="Arial"/>
            <w:sz w:val="20"/>
            <w:szCs w:val="20"/>
            <w:lang w:val="en-US"/>
            <w:rPrChange w:id="8574"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575" w:author="Admin" w:date="2019-02-18T23:54:00Z">
              <w:rPr>
                <w:rFonts w:ascii="Arial" w:eastAsia="Arial" w:hAnsi="Arial" w:cs="Arial"/>
                <w:i/>
                <w:iCs/>
                <w:sz w:val="20"/>
                <w:szCs w:val="20"/>
              </w:rPr>
            </w:rPrChange>
          </w:rPr>
          <w:delText>a</w:delText>
        </w:r>
        <w:r w:rsidRPr="001A4D22" w:rsidDel="002260E7">
          <w:rPr>
            <w:rFonts w:ascii="Arial" w:eastAsia="Arial" w:hAnsi="Arial" w:cs="Arial"/>
            <w:b/>
            <w:bCs/>
            <w:sz w:val="20"/>
            <w:szCs w:val="20"/>
            <w:lang w:val="en-US"/>
            <w:rPrChange w:id="8576" w:author="Admin" w:date="2019-02-18T23:54:00Z">
              <w:rPr>
                <w:rFonts w:ascii="Arial" w:eastAsia="Arial" w:hAnsi="Arial" w:cs="Arial"/>
                <w:b/>
                <w:bCs/>
                <w:sz w:val="20"/>
                <w:szCs w:val="20"/>
              </w:rPr>
            </w:rPrChange>
          </w:rPr>
          <w:delText>Z</w:delText>
        </w:r>
        <w:r w:rsidRPr="001A4D22" w:rsidDel="002260E7">
          <w:rPr>
            <w:rFonts w:ascii="Arial" w:eastAsia="Arial" w:hAnsi="Arial" w:cs="Arial"/>
            <w:sz w:val="20"/>
            <w:szCs w:val="20"/>
            <w:lang w:val="en-US"/>
            <w:rPrChange w:id="8577" w:author="Admin" w:date="2019-02-18T23:54:00Z">
              <w:rPr>
                <w:rFonts w:ascii="Arial" w:eastAsia="Arial" w:hAnsi="Arial" w:cs="Arial"/>
                <w:sz w:val="20"/>
                <w:szCs w:val="20"/>
              </w:rPr>
            </w:rPrChange>
          </w:rPr>
          <w:delText xml:space="preserve"> </w:delText>
        </w:r>
        <w:r w:rsidRPr="001A4D22" w:rsidDel="002260E7">
          <w:rPr>
            <w:rFonts w:eastAsia="Times New Roman"/>
            <w:sz w:val="20"/>
            <w:szCs w:val="20"/>
            <w:lang w:val="en-US"/>
            <w:rPrChange w:id="8578" w:author="Admin" w:date="2019-02-18T23:54:00Z">
              <w:rPr>
                <w:rFonts w:eastAsia="Times New Roman"/>
                <w:sz w:val="20"/>
                <w:szCs w:val="20"/>
              </w:rPr>
            </w:rPrChange>
          </w:rPr>
          <w:delText>+</w:delText>
        </w:r>
        <w:r w:rsidRPr="001A4D22" w:rsidDel="002260E7">
          <w:rPr>
            <w:rFonts w:ascii="Arial" w:eastAsia="Arial" w:hAnsi="Arial" w:cs="Arial"/>
            <w:sz w:val="20"/>
            <w:szCs w:val="20"/>
            <w:lang w:val="en-US"/>
            <w:rPrChange w:id="8579"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580" w:author="Admin" w:date="2019-02-18T23:54:00Z">
              <w:rPr>
                <w:rFonts w:ascii="Arial" w:eastAsia="Arial" w:hAnsi="Arial" w:cs="Arial"/>
                <w:i/>
                <w:iCs/>
                <w:sz w:val="20"/>
                <w:szCs w:val="20"/>
              </w:rPr>
            </w:rPrChange>
          </w:rPr>
          <w:delText>b</w:delText>
        </w:r>
        <w:r w:rsidRPr="001A4D22" w:rsidDel="002260E7">
          <w:rPr>
            <w:rFonts w:ascii="Arial" w:eastAsia="Arial" w:hAnsi="Arial" w:cs="Arial"/>
            <w:sz w:val="20"/>
            <w:szCs w:val="20"/>
            <w:lang w:val="en-US"/>
            <w:rPrChange w:id="8581" w:author="Admin" w:date="2019-02-18T23:54:00Z">
              <w:rPr>
                <w:rFonts w:ascii="Arial" w:eastAsia="Arial" w:hAnsi="Arial" w:cs="Arial"/>
                <w:sz w:val="20"/>
                <w:szCs w:val="20"/>
              </w:rPr>
            </w:rPrChange>
          </w:rPr>
          <w:delText xml:space="preserve"> </w:delText>
        </w:r>
        <w:r w:rsidRPr="001A4D22" w:rsidDel="002260E7">
          <w:rPr>
            <w:rFonts w:eastAsia="Times New Roman"/>
            <w:sz w:val="20"/>
            <w:szCs w:val="20"/>
            <w:lang w:val="en-US"/>
            <w:rPrChange w:id="8582" w:author="Admin" w:date="2019-02-18T23:54:00Z">
              <w:rPr>
                <w:rFonts w:eastAsia="Times New Roman"/>
                <w:sz w:val="20"/>
                <w:szCs w:val="20"/>
              </w:rPr>
            </w:rPrChange>
          </w:rPr>
          <w:delText>:=</w:delText>
        </w:r>
        <w:r w:rsidRPr="001A4D22" w:rsidDel="002260E7">
          <w:rPr>
            <w:rFonts w:ascii="Arial" w:eastAsia="Arial" w:hAnsi="Arial" w:cs="Arial"/>
            <w:sz w:val="20"/>
            <w:szCs w:val="20"/>
            <w:lang w:val="en-US"/>
            <w:rPrChange w:id="8583" w:author="Admin" w:date="2019-02-18T23:54:00Z">
              <w:rPr>
                <w:rFonts w:ascii="Arial" w:eastAsia="Arial" w:hAnsi="Arial" w:cs="Arial"/>
                <w:sz w:val="20"/>
                <w:szCs w:val="20"/>
              </w:rPr>
            </w:rPrChange>
          </w:rPr>
          <w:delText xml:space="preserve"> </w:delText>
        </w:r>
        <w:r w:rsidRPr="001A4D22" w:rsidDel="002260E7">
          <w:rPr>
            <w:rFonts w:eastAsia="Times New Roman"/>
            <w:i/>
            <w:iCs/>
            <w:sz w:val="20"/>
            <w:szCs w:val="20"/>
            <w:lang w:val="en-US"/>
            <w:rPrChange w:id="8584" w:author="Admin" w:date="2019-02-18T23:54:00Z">
              <w:rPr>
                <w:rFonts w:eastAsia="Times New Roman"/>
                <w:i/>
                <w:iCs/>
                <w:sz w:val="20"/>
                <w:szCs w:val="20"/>
              </w:rPr>
            </w:rPrChange>
          </w:rPr>
          <w:delText>f</w:delText>
        </w:r>
        <w:r w:rsidRPr="001A4D22" w:rsidDel="002260E7">
          <w:rPr>
            <w:rFonts w:ascii="Arial" w:eastAsia="Arial" w:hAnsi="Arial" w:cs="Arial"/>
            <w:i/>
            <w:iCs/>
            <w:sz w:val="20"/>
            <w:szCs w:val="20"/>
            <w:lang w:val="en-US"/>
            <w:rPrChange w:id="8585" w:author="Admin" w:date="2019-02-18T23:54:00Z">
              <w:rPr>
                <w:rFonts w:ascii="Arial" w:eastAsia="Arial" w:hAnsi="Arial" w:cs="Arial"/>
                <w:i/>
                <w:iCs/>
                <w:sz w:val="20"/>
                <w:szCs w:val="20"/>
              </w:rPr>
            </w:rPrChange>
          </w:rPr>
          <w:delText>an</w:delText>
        </w:r>
        <w:r w:rsidRPr="001A4D22" w:rsidDel="002260E7">
          <w:rPr>
            <w:rFonts w:ascii="Arial" w:eastAsia="Arial" w:hAnsi="Arial" w:cs="Arial"/>
            <w:sz w:val="20"/>
            <w:szCs w:val="20"/>
            <w:lang w:val="en-US"/>
            <w:rPrChange w:id="8586" w:author="Admin" w:date="2019-02-18T23:54:00Z">
              <w:rPr>
                <w:rFonts w:ascii="Arial" w:eastAsia="Arial" w:hAnsi="Arial" w:cs="Arial"/>
                <w:sz w:val="20"/>
                <w:szCs w:val="20"/>
              </w:rPr>
            </w:rPrChange>
          </w:rPr>
          <w:delText xml:space="preserve"> </w:delText>
        </w:r>
        <w:r w:rsidRPr="001A4D22" w:rsidDel="002260E7">
          <w:rPr>
            <w:rFonts w:eastAsia="Times New Roman"/>
            <w:sz w:val="20"/>
            <w:szCs w:val="20"/>
            <w:lang w:val="en-US"/>
            <w:rPrChange w:id="8587" w:author="Admin" w:date="2019-02-18T23:54:00Z">
              <w:rPr>
                <w:rFonts w:eastAsia="Times New Roman"/>
                <w:sz w:val="20"/>
                <w:szCs w:val="20"/>
              </w:rPr>
            </w:rPrChange>
          </w:rPr>
          <w:delText>+</w:delText>
        </w:r>
        <w:r w:rsidRPr="001A4D22" w:rsidDel="002260E7">
          <w:rPr>
            <w:rFonts w:ascii="Arial" w:eastAsia="Arial" w:hAnsi="Arial" w:cs="Arial"/>
            <w:sz w:val="20"/>
            <w:szCs w:val="20"/>
            <w:lang w:val="en-US"/>
            <w:rPrChange w:id="8588"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589" w:author="Admin" w:date="2019-02-18T23:54:00Z">
              <w:rPr>
                <w:rFonts w:ascii="Arial" w:eastAsia="Arial" w:hAnsi="Arial" w:cs="Arial"/>
                <w:i/>
                <w:iCs/>
                <w:sz w:val="20"/>
                <w:szCs w:val="20"/>
              </w:rPr>
            </w:rPrChange>
          </w:rPr>
          <w:delText>b</w:delText>
        </w:r>
        <w:r w:rsidRPr="001A4D22" w:rsidDel="002260E7">
          <w:rPr>
            <w:rFonts w:ascii="Arial" w:eastAsia="Arial" w:hAnsi="Arial" w:cs="Arial"/>
            <w:sz w:val="20"/>
            <w:szCs w:val="20"/>
            <w:lang w:val="en-US"/>
            <w:rPrChange w:id="8590" w:author="Admin" w:date="2019-02-18T23:54:00Z">
              <w:rPr>
                <w:rFonts w:ascii="Arial" w:eastAsia="Arial" w:hAnsi="Arial" w:cs="Arial"/>
                <w:sz w:val="20"/>
                <w:szCs w:val="20"/>
              </w:rPr>
            </w:rPrChange>
          </w:rPr>
          <w:delText xml:space="preserve"> </w:delText>
        </w:r>
        <w:r w:rsidRPr="001A4D22" w:rsidDel="002260E7">
          <w:rPr>
            <w:rFonts w:eastAsia="Times New Roman"/>
            <w:i/>
            <w:iCs/>
            <w:sz w:val="20"/>
            <w:szCs w:val="20"/>
            <w:lang w:val="en-US"/>
            <w:rPrChange w:id="8591" w:author="Admin" w:date="2019-02-18T23:54:00Z">
              <w:rPr>
                <w:rFonts w:eastAsia="Times New Roman"/>
                <w:i/>
                <w:iCs/>
                <w:sz w:val="20"/>
                <w:szCs w:val="20"/>
              </w:rPr>
            </w:rPrChange>
          </w:rPr>
          <w:delText>j</w:delText>
        </w:r>
        <w:r w:rsidRPr="001A4D22" w:rsidDel="002260E7">
          <w:rPr>
            <w:rFonts w:ascii="Arial" w:eastAsia="Arial" w:hAnsi="Arial" w:cs="Arial"/>
            <w:sz w:val="20"/>
            <w:szCs w:val="20"/>
            <w:lang w:val="en-US"/>
            <w:rPrChange w:id="8592"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593" w:author="Admin" w:date="2019-02-18T23:54:00Z">
              <w:rPr>
                <w:rFonts w:ascii="Arial" w:eastAsia="Arial" w:hAnsi="Arial" w:cs="Arial"/>
                <w:i/>
                <w:iCs/>
                <w:sz w:val="20"/>
                <w:szCs w:val="20"/>
              </w:rPr>
            </w:rPrChange>
          </w:rPr>
          <w:delText>n</w:delText>
        </w:r>
        <w:r w:rsidRPr="001A4D22" w:rsidDel="002260E7">
          <w:rPr>
            <w:rFonts w:ascii="Arial" w:eastAsia="Arial" w:hAnsi="Arial" w:cs="Arial"/>
            <w:sz w:val="20"/>
            <w:szCs w:val="20"/>
            <w:lang w:val="en-US"/>
            <w:rPrChange w:id="8594" w:author="Admin" w:date="2019-02-18T23:54:00Z">
              <w:rPr>
                <w:rFonts w:ascii="Arial" w:eastAsia="Arial" w:hAnsi="Arial" w:cs="Arial"/>
                <w:sz w:val="20"/>
                <w:szCs w:val="20"/>
              </w:rPr>
            </w:rPrChange>
          </w:rPr>
          <w:delText xml:space="preserve"> </w:delText>
        </w:r>
        <w:r w:rsidRPr="001A4D22" w:rsidDel="002260E7">
          <w:rPr>
            <w:rFonts w:eastAsia="Times New Roman"/>
            <w:i/>
            <w:iCs/>
            <w:sz w:val="20"/>
            <w:szCs w:val="20"/>
            <w:lang w:val="en-US"/>
            <w:rPrChange w:id="8595" w:author="Admin" w:date="2019-02-18T23:54:00Z">
              <w:rPr>
                <w:rFonts w:eastAsia="Times New Roman"/>
                <w:i/>
                <w:iCs/>
                <w:sz w:val="20"/>
                <w:szCs w:val="20"/>
              </w:rPr>
            </w:rPrChange>
          </w:rPr>
          <w:delText>2</w:delText>
        </w:r>
        <w:r w:rsidRPr="001A4D22" w:rsidDel="002260E7">
          <w:rPr>
            <w:rFonts w:ascii="Arial" w:eastAsia="Arial" w:hAnsi="Arial" w:cs="Arial"/>
            <w:sz w:val="20"/>
            <w:szCs w:val="20"/>
            <w:lang w:val="en-US"/>
            <w:rPrChange w:id="8596" w:author="Admin" w:date="2019-02-18T23:54:00Z">
              <w:rPr>
                <w:rFonts w:ascii="Arial" w:eastAsia="Arial" w:hAnsi="Arial" w:cs="Arial"/>
                <w:sz w:val="20"/>
                <w:szCs w:val="20"/>
              </w:rPr>
            </w:rPrChange>
          </w:rPr>
          <w:delText xml:space="preserve"> </w:delText>
        </w:r>
        <w:r w:rsidRPr="001A4D22" w:rsidDel="002260E7">
          <w:rPr>
            <w:rFonts w:ascii="Arial" w:eastAsia="Arial" w:hAnsi="Arial" w:cs="Arial"/>
            <w:b/>
            <w:bCs/>
            <w:sz w:val="20"/>
            <w:szCs w:val="20"/>
            <w:lang w:val="en-US"/>
            <w:rPrChange w:id="8597" w:author="Admin" w:date="2019-02-18T23:54:00Z">
              <w:rPr>
                <w:rFonts w:ascii="Arial" w:eastAsia="Arial" w:hAnsi="Arial" w:cs="Arial"/>
                <w:b/>
                <w:bCs/>
                <w:sz w:val="20"/>
                <w:szCs w:val="20"/>
              </w:rPr>
            </w:rPrChange>
          </w:rPr>
          <w:delText>Z</w:delText>
        </w:r>
        <w:r w:rsidRPr="001A4D22" w:rsidDel="002260E7">
          <w:rPr>
            <w:rFonts w:eastAsia="Times New Roman"/>
            <w:i/>
            <w:iCs/>
            <w:sz w:val="20"/>
            <w:szCs w:val="20"/>
            <w:lang w:val="en-US"/>
            <w:rPrChange w:id="8598" w:author="Admin" w:date="2019-02-18T23:54:00Z">
              <w:rPr>
                <w:rFonts w:eastAsia="Times New Roman"/>
                <w:i/>
                <w:iCs/>
                <w:sz w:val="20"/>
                <w:szCs w:val="20"/>
              </w:rPr>
            </w:rPrChange>
          </w:rPr>
          <w:delText>g</w:delText>
        </w:r>
        <w:r w:rsidRPr="001A4D22" w:rsidDel="002260E7">
          <w:rPr>
            <w:rFonts w:ascii="Arial" w:eastAsia="Arial" w:hAnsi="Arial" w:cs="Arial"/>
            <w:sz w:val="20"/>
            <w:szCs w:val="20"/>
            <w:lang w:val="en-US"/>
            <w:rPrChange w:id="8599" w:author="Admin" w:date="2019-02-18T23:54:00Z">
              <w:rPr>
                <w:rFonts w:ascii="Arial" w:eastAsia="Arial" w:hAnsi="Arial" w:cs="Arial"/>
                <w:sz w:val="20"/>
                <w:szCs w:val="20"/>
              </w:rPr>
            </w:rPrChange>
          </w:rPr>
          <w:delText xml:space="preserve"> </w:delText>
        </w:r>
        <w:r w:rsidDel="002260E7">
          <w:rPr>
            <w:rFonts w:ascii="Arial" w:eastAsia="Arial" w:hAnsi="Arial" w:cs="Arial"/>
            <w:sz w:val="20"/>
            <w:szCs w:val="20"/>
          </w:rPr>
          <w:delText>или</w:delText>
        </w:r>
        <w:r w:rsidRPr="001A4D22" w:rsidDel="002260E7">
          <w:rPr>
            <w:rFonts w:ascii="Arial" w:eastAsia="Arial" w:hAnsi="Arial" w:cs="Arial"/>
            <w:sz w:val="20"/>
            <w:szCs w:val="20"/>
            <w:lang w:val="en-US"/>
            <w:rPrChange w:id="8600"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601" w:author="Admin" w:date="2019-02-18T23:54:00Z">
              <w:rPr>
                <w:rFonts w:ascii="Arial" w:eastAsia="Arial" w:hAnsi="Arial" w:cs="Arial"/>
                <w:i/>
                <w:iCs/>
                <w:sz w:val="20"/>
                <w:szCs w:val="20"/>
              </w:rPr>
            </w:rPrChange>
          </w:rPr>
          <w:delText>S</w:delText>
        </w:r>
        <w:r w:rsidRPr="001A4D22" w:rsidDel="002260E7">
          <w:rPr>
            <w:rFonts w:ascii="Arial" w:eastAsia="Arial" w:hAnsi="Arial" w:cs="Arial"/>
            <w:sz w:val="20"/>
            <w:szCs w:val="20"/>
            <w:lang w:val="en-US"/>
            <w:rPrChange w:id="8602" w:author="Admin" w:date="2019-02-18T23:54:00Z">
              <w:rPr>
                <w:rFonts w:ascii="Arial" w:eastAsia="Arial" w:hAnsi="Arial" w:cs="Arial"/>
                <w:sz w:val="20"/>
                <w:szCs w:val="20"/>
              </w:rPr>
            </w:rPrChange>
          </w:rPr>
          <w:delText xml:space="preserve"> </w:delText>
        </w:r>
        <w:r w:rsidRPr="001A4D22" w:rsidDel="002260E7">
          <w:rPr>
            <w:rFonts w:eastAsia="Times New Roman"/>
            <w:sz w:val="20"/>
            <w:szCs w:val="20"/>
            <w:lang w:val="en-US"/>
            <w:rPrChange w:id="8603" w:author="Admin" w:date="2019-02-18T23:54:00Z">
              <w:rPr>
                <w:rFonts w:eastAsia="Times New Roman"/>
                <w:sz w:val="20"/>
                <w:szCs w:val="20"/>
              </w:rPr>
            </w:rPrChange>
          </w:rPr>
          <w:delText>=</w:delText>
        </w:r>
        <w:r w:rsidRPr="001A4D22" w:rsidDel="002260E7">
          <w:rPr>
            <w:rFonts w:ascii="Arial" w:eastAsia="Arial" w:hAnsi="Arial" w:cs="Arial"/>
            <w:sz w:val="20"/>
            <w:szCs w:val="20"/>
            <w:lang w:val="en-US"/>
            <w:rPrChange w:id="8604" w:author="Admin" w:date="2019-02-18T23:54:00Z">
              <w:rPr>
                <w:rFonts w:ascii="Arial" w:eastAsia="Arial" w:hAnsi="Arial" w:cs="Arial"/>
                <w:sz w:val="20"/>
                <w:szCs w:val="20"/>
              </w:rPr>
            </w:rPrChange>
          </w:rPr>
          <w:delText xml:space="preserve"> </w:delText>
        </w:r>
        <w:r w:rsidRPr="001A4D22" w:rsidDel="002260E7">
          <w:rPr>
            <w:rFonts w:eastAsia="Times New Roman"/>
            <w:i/>
            <w:iCs/>
            <w:sz w:val="20"/>
            <w:szCs w:val="20"/>
            <w:lang w:val="en-US"/>
            <w:rPrChange w:id="8605" w:author="Admin" w:date="2019-02-18T23:54:00Z">
              <w:rPr>
                <w:rFonts w:eastAsia="Times New Roman"/>
                <w:i/>
                <w:iCs/>
                <w:sz w:val="20"/>
                <w:szCs w:val="20"/>
              </w:rPr>
            </w:rPrChange>
          </w:rPr>
          <w:delText>f</w:delText>
        </w:r>
        <w:r w:rsidRPr="001A4D22" w:rsidDel="002260E7">
          <w:rPr>
            <w:rFonts w:ascii="Arial" w:eastAsia="Arial" w:hAnsi="Arial" w:cs="Arial"/>
            <w:i/>
            <w:iCs/>
            <w:sz w:val="20"/>
            <w:szCs w:val="20"/>
            <w:lang w:val="en-US"/>
            <w:rPrChange w:id="8606" w:author="Admin" w:date="2019-02-18T23:54:00Z">
              <w:rPr>
                <w:rFonts w:ascii="Arial" w:eastAsia="Arial" w:hAnsi="Arial" w:cs="Arial"/>
                <w:i/>
                <w:iCs/>
                <w:sz w:val="20"/>
                <w:szCs w:val="20"/>
              </w:rPr>
            </w:rPrChange>
          </w:rPr>
          <w:delText>q</w:delText>
        </w:r>
        <w:r w:rsidRPr="001A4D22" w:rsidDel="002260E7">
          <w:rPr>
            <w:rFonts w:ascii="Arial" w:eastAsia="Arial" w:hAnsi="Arial" w:cs="Arial"/>
            <w:i/>
            <w:iCs/>
            <w:sz w:val="27"/>
            <w:szCs w:val="27"/>
            <w:vertAlign w:val="superscript"/>
            <w:lang w:val="en-US"/>
            <w:rPrChange w:id="8607" w:author="Admin" w:date="2019-02-18T23:54:00Z">
              <w:rPr>
                <w:rFonts w:ascii="Arial" w:eastAsia="Arial" w:hAnsi="Arial" w:cs="Arial"/>
                <w:i/>
                <w:iCs/>
                <w:sz w:val="27"/>
                <w:szCs w:val="27"/>
                <w:vertAlign w:val="superscript"/>
              </w:rPr>
            </w:rPrChange>
          </w:rPr>
          <w:delText>k</w:delText>
        </w:r>
        <w:r w:rsidRPr="001A4D22" w:rsidDel="002260E7">
          <w:rPr>
            <w:rFonts w:ascii="Arial" w:eastAsia="Arial" w:hAnsi="Arial" w:cs="Arial"/>
            <w:sz w:val="20"/>
            <w:szCs w:val="20"/>
            <w:lang w:val="en-US"/>
            <w:rPrChange w:id="8608" w:author="Admin" w:date="2019-02-18T23:54:00Z">
              <w:rPr>
                <w:rFonts w:ascii="Arial" w:eastAsia="Arial" w:hAnsi="Arial" w:cs="Arial"/>
                <w:sz w:val="20"/>
                <w:szCs w:val="20"/>
              </w:rPr>
            </w:rPrChange>
          </w:rPr>
          <w:delText xml:space="preserve"> </w:delText>
        </w:r>
        <w:r w:rsidRPr="001A4D22" w:rsidDel="002260E7">
          <w:rPr>
            <w:rFonts w:eastAsia="Times New Roman"/>
            <w:i/>
            <w:iCs/>
            <w:sz w:val="20"/>
            <w:szCs w:val="20"/>
            <w:lang w:val="en-US"/>
            <w:rPrChange w:id="8609" w:author="Admin" w:date="2019-02-18T23:54:00Z">
              <w:rPr>
                <w:rFonts w:eastAsia="Times New Roman"/>
                <w:i/>
                <w:iCs/>
                <w:sz w:val="20"/>
                <w:szCs w:val="20"/>
              </w:rPr>
            </w:rPrChange>
          </w:rPr>
          <w:delText>j</w:delText>
        </w:r>
        <w:r w:rsidRPr="001A4D22" w:rsidDel="002260E7">
          <w:rPr>
            <w:rFonts w:ascii="Arial" w:eastAsia="Arial" w:hAnsi="Arial" w:cs="Arial"/>
            <w:sz w:val="20"/>
            <w:szCs w:val="20"/>
            <w:lang w:val="en-US"/>
            <w:rPrChange w:id="8610" w:author="Admin" w:date="2019-02-18T23:54: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8611" w:author="Admin" w:date="2019-02-18T23:54:00Z">
              <w:rPr>
                <w:rFonts w:ascii="Arial" w:eastAsia="Arial" w:hAnsi="Arial" w:cs="Arial"/>
                <w:i/>
                <w:iCs/>
                <w:sz w:val="20"/>
                <w:szCs w:val="20"/>
              </w:rPr>
            </w:rPrChange>
          </w:rPr>
          <w:delText>k</w:delText>
        </w:r>
        <w:r w:rsidRPr="001A4D22" w:rsidDel="002260E7">
          <w:rPr>
            <w:rFonts w:ascii="Arial" w:eastAsia="Arial" w:hAnsi="Arial" w:cs="Arial"/>
            <w:sz w:val="20"/>
            <w:szCs w:val="20"/>
            <w:lang w:val="en-US"/>
            <w:rPrChange w:id="8612" w:author="Admin" w:date="2019-02-18T23:54:00Z">
              <w:rPr>
                <w:rFonts w:ascii="Arial" w:eastAsia="Arial" w:hAnsi="Arial" w:cs="Arial"/>
                <w:sz w:val="20"/>
                <w:szCs w:val="20"/>
              </w:rPr>
            </w:rPrChange>
          </w:rPr>
          <w:delText xml:space="preserve"> </w:delText>
        </w:r>
        <w:r w:rsidRPr="001A4D22" w:rsidDel="002260E7">
          <w:rPr>
            <w:rFonts w:eastAsia="Times New Roman"/>
            <w:i/>
            <w:iCs/>
            <w:sz w:val="20"/>
            <w:szCs w:val="20"/>
            <w:lang w:val="en-US"/>
            <w:rPrChange w:id="8613" w:author="Admin" w:date="2019-02-18T23:54:00Z">
              <w:rPr>
                <w:rFonts w:eastAsia="Times New Roman"/>
                <w:i/>
                <w:iCs/>
                <w:sz w:val="20"/>
                <w:szCs w:val="20"/>
              </w:rPr>
            </w:rPrChange>
          </w:rPr>
          <w:delText>2</w:delText>
        </w:r>
        <w:r w:rsidRPr="001A4D22" w:rsidDel="002260E7">
          <w:rPr>
            <w:rFonts w:ascii="Arial" w:eastAsia="Arial" w:hAnsi="Arial" w:cs="Arial"/>
            <w:sz w:val="20"/>
            <w:szCs w:val="20"/>
            <w:lang w:val="en-US"/>
            <w:rPrChange w:id="8614" w:author="Admin" w:date="2019-02-18T23:54:00Z">
              <w:rPr>
                <w:rFonts w:ascii="Arial" w:eastAsia="Arial" w:hAnsi="Arial" w:cs="Arial"/>
                <w:sz w:val="20"/>
                <w:szCs w:val="20"/>
              </w:rPr>
            </w:rPrChange>
          </w:rPr>
          <w:delText xml:space="preserve"> </w:delText>
        </w:r>
        <w:r w:rsidRPr="001A4D22" w:rsidDel="002260E7">
          <w:rPr>
            <w:rFonts w:ascii="Arial" w:eastAsia="Arial" w:hAnsi="Arial" w:cs="Arial"/>
            <w:b/>
            <w:bCs/>
            <w:sz w:val="20"/>
            <w:szCs w:val="20"/>
            <w:lang w:val="en-US"/>
            <w:rPrChange w:id="8615" w:author="Admin" w:date="2019-02-18T23:54:00Z">
              <w:rPr>
                <w:rFonts w:ascii="Arial" w:eastAsia="Arial" w:hAnsi="Arial" w:cs="Arial"/>
                <w:b/>
                <w:bCs/>
                <w:sz w:val="20"/>
                <w:szCs w:val="20"/>
              </w:rPr>
            </w:rPrChange>
          </w:rPr>
          <w:delText>Z</w:delText>
        </w:r>
        <w:r w:rsidRPr="001A4D22" w:rsidDel="002260E7">
          <w:rPr>
            <w:rFonts w:ascii="Arial" w:eastAsia="Arial" w:hAnsi="Arial" w:cs="Arial"/>
            <w:sz w:val="20"/>
            <w:szCs w:val="20"/>
            <w:lang w:val="en-US"/>
            <w:rPrChange w:id="8616" w:author="Admin" w:date="2019-02-18T23:54:00Z">
              <w:rPr>
                <w:rFonts w:ascii="Arial" w:eastAsia="Arial" w:hAnsi="Arial" w:cs="Arial"/>
                <w:sz w:val="20"/>
                <w:szCs w:val="20"/>
              </w:rPr>
            </w:rPrChange>
          </w:rPr>
          <w:delText xml:space="preserve"> </w:delText>
        </w:r>
        <w:r w:rsidRPr="001A4D22" w:rsidDel="002260E7">
          <w:rPr>
            <w:rFonts w:ascii="Arial" w:eastAsia="Arial" w:hAnsi="Arial" w:cs="Arial"/>
            <w:sz w:val="27"/>
            <w:szCs w:val="27"/>
            <w:vertAlign w:val="subscript"/>
            <w:lang w:val="en-US"/>
            <w:rPrChange w:id="8617" w:author="Admin" w:date="2019-02-18T23:54:00Z">
              <w:rPr>
                <w:rFonts w:ascii="Arial" w:eastAsia="Arial" w:hAnsi="Arial" w:cs="Arial"/>
                <w:sz w:val="27"/>
                <w:szCs w:val="27"/>
                <w:vertAlign w:val="subscript"/>
              </w:rPr>
            </w:rPrChange>
          </w:rPr>
          <w:delText>0</w:delText>
        </w:r>
        <w:r w:rsidRPr="001A4D22" w:rsidDel="002260E7">
          <w:rPr>
            <w:rFonts w:eastAsia="Times New Roman"/>
            <w:i/>
            <w:iCs/>
            <w:sz w:val="20"/>
            <w:szCs w:val="20"/>
            <w:lang w:val="en-US"/>
            <w:rPrChange w:id="8618" w:author="Admin" w:date="2019-02-18T23:54:00Z">
              <w:rPr>
                <w:rFonts w:eastAsia="Times New Roman"/>
                <w:i/>
                <w:iCs/>
                <w:sz w:val="20"/>
                <w:szCs w:val="20"/>
              </w:rPr>
            </w:rPrChange>
          </w:rPr>
          <w:delText>g</w:delText>
        </w:r>
        <w:r w:rsidRPr="001A4D22" w:rsidDel="002260E7">
          <w:rPr>
            <w:rFonts w:ascii="Arial" w:eastAsia="Arial" w:hAnsi="Arial" w:cs="Arial"/>
            <w:sz w:val="20"/>
            <w:szCs w:val="20"/>
            <w:lang w:val="en-US"/>
            <w:rPrChange w:id="8619" w:author="Admin" w:date="2019-02-18T23:54:00Z">
              <w:rPr>
                <w:rFonts w:ascii="Arial" w:eastAsia="Arial" w:hAnsi="Arial" w:cs="Arial"/>
                <w:sz w:val="20"/>
                <w:szCs w:val="20"/>
              </w:rPr>
            </w:rPrChange>
          </w:rPr>
          <w:delText>.</w:delText>
        </w:r>
      </w:del>
    </w:p>
    <w:p w:rsidR="00A33515" w:rsidRPr="001A4D22" w:rsidDel="002260E7" w:rsidRDefault="00A33515">
      <w:pPr>
        <w:spacing w:line="149" w:lineRule="exact"/>
        <w:rPr>
          <w:del w:id="8620" w:author="Admin" w:date="2019-02-19T02:10:00Z"/>
          <w:rFonts w:ascii="Arial" w:eastAsia="Arial" w:hAnsi="Arial" w:cs="Arial"/>
          <w:b/>
          <w:bCs/>
          <w:sz w:val="20"/>
          <w:szCs w:val="20"/>
          <w:lang w:val="en-US"/>
          <w:rPrChange w:id="8621" w:author="Admin" w:date="2019-02-18T23:54:00Z">
            <w:rPr>
              <w:del w:id="8622" w:author="Admin" w:date="2019-02-19T02:10:00Z"/>
              <w:rFonts w:ascii="Arial" w:eastAsia="Arial" w:hAnsi="Arial" w:cs="Arial"/>
              <w:b/>
              <w:bCs/>
              <w:sz w:val="20"/>
              <w:szCs w:val="20"/>
            </w:rPr>
          </w:rPrChange>
        </w:rPr>
      </w:pPr>
    </w:p>
    <w:p w:rsidR="00A33515" w:rsidDel="002260E7" w:rsidRDefault="001A4D22">
      <w:pPr>
        <w:numPr>
          <w:ilvl w:val="1"/>
          <w:numId w:val="693"/>
        </w:numPr>
        <w:tabs>
          <w:tab w:val="left" w:pos="940"/>
        </w:tabs>
        <w:spacing w:line="220" w:lineRule="auto"/>
        <w:ind w:left="940" w:hanging="272"/>
        <w:rPr>
          <w:del w:id="8623" w:author="Admin" w:date="2019-02-19T02:10:00Z"/>
          <w:rFonts w:ascii="Arial" w:eastAsia="Arial" w:hAnsi="Arial" w:cs="Arial"/>
          <w:sz w:val="20"/>
          <w:szCs w:val="20"/>
        </w:rPr>
        <w:pPrChange w:id="8624" w:author="Admin" w:date="2019-02-19T00:19:00Z">
          <w:pPr>
            <w:numPr>
              <w:ilvl w:val="1"/>
              <w:numId w:val="696"/>
            </w:numPr>
            <w:tabs>
              <w:tab w:val="left" w:pos="940"/>
            </w:tabs>
            <w:spacing w:line="220" w:lineRule="auto"/>
            <w:ind w:left="940" w:hanging="272"/>
          </w:pPr>
        </w:pPrChange>
      </w:pPr>
      <w:del w:id="8625" w:author="Admin" w:date="2019-02-19T02:10:00Z">
        <w:r w:rsidDel="002260E7">
          <w:rPr>
            <w:rFonts w:ascii="Arial" w:eastAsia="Arial" w:hAnsi="Arial" w:cs="Arial"/>
            <w:sz w:val="20"/>
            <w:szCs w:val="20"/>
          </w:rPr>
          <w:delText>Какие значения может принимать отношение факториалов</w:delText>
        </w:r>
      </w:del>
    </w:p>
    <w:p w:rsidR="00A33515" w:rsidDel="002260E7" w:rsidRDefault="00A33515">
      <w:pPr>
        <w:spacing w:line="170" w:lineRule="exact"/>
        <w:rPr>
          <w:del w:id="8626" w:author="Admin" w:date="2019-02-19T02:10:00Z"/>
          <w:sz w:val="20"/>
          <w:szCs w:val="20"/>
        </w:rPr>
      </w:pPr>
    </w:p>
    <w:p w:rsidR="00A33515" w:rsidDel="002260E7" w:rsidRDefault="001A4D22">
      <w:pPr>
        <w:ind w:left="3540"/>
        <w:rPr>
          <w:del w:id="8627" w:author="Admin" w:date="2019-02-19T02:10:00Z"/>
          <w:sz w:val="20"/>
          <w:szCs w:val="20"/>
        </w:rPr>
      </w:pPr>
      <w:del w:id="8628" w:author="Admin" w:date="2019-02-19T02:10:00Z">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i/>
            <w:iCs/>
            <w:sz w:val="27"/>
            <w:szCs w:val="27"/>
            <w:vertAlign w:val="subscript"/>
          </w:rPr>
          <w:delText>S</w:delText>
        </w:r>
        <w:r w:rsidDel="002260E7">
          <w:rPr>
            <w:rFonts w:eastAsia="Times New Roman"/>
            <w:i/>
            <w:iCs/>
            <w:sz w:val="20"/>
            <w:szCs w:val="20"/>
          </w:rPr>
          <w:delText>=</w:delText>
        </w:r>
        <w:r w:rsidDel="002260E7">
          <w:rPr>
            <w:rFonts w:ascii="Arial" w:eastAsia="Arial" w:hAnsi="Arial" w:cs="Arial"/>
            <w:i/>
            <w:iCs/>
            <w:sz w:val="20"/>
            <w:szCs w:val="20"/>
          </w:rPr>
          <w:delText>m</w:delText>
        </w:r>
        <w:r w:rsidDel="002260E7">
          <w:rPr>
            <w:rFonts w:eastAsia="Times New Roman"/>
            <w:sz w:val="20"/>
            <w:szCs w:val="20"/>
          </w:rPr>
          <w:delText>!</w:delText>
        </w:r>
        <w:r w:rsidDel="002260E7">
          <w:rPr>
            <w:rFonts w:ascii="Arial" w:eastAsia="Arial" w:hAnsi="Arial" w:cs="Arial"/>
            <w:i/>
            <w:iCs/>
            <w:sz w:val="27"/>
            <w:szCs w:val="27"/>
            <w:vertAlign w:val="subscript"/>
          </w:rPr>
          <w:delText>S</w:delText>
        </w:r>
      </w:del>
    </w:p>
    <w:p w:rsidR="00A33515" w:rsidDel="002260E7" w:rsidRDefault="00A33515">
      <w:pPr>
        <w:spacing w:line="249" w:lineRule="exact"/>
        <w:rPr>
          <w:del w:id="8629" w:author="Admin" w:date="2019-02-19T02:10:00Z"/>
          <w:sz w:val="20"/>
          <w:szCs w:val="20"/>
        </w:rPr>
      </w:pPr>
    </w:p>
    <w:p w:rsidR="00A33515" w:rsidDel="002260E7" w:rsidRDefault="001A4D22">
      <w:pPr>
        <w:ind w:left="940"/>
        <w:rPr>
          <w:del w:id="8630" w:author="Admin" w:date="2019-02-19T02:10:00Z"/>
          <w:sz w:val="20"/>
          <w:szCs w:val="20"/>
        </w:rPr>
      </w:pPr>
      <w:del w:id="8631" w:author="Admin" w:date="2019-02-19T02:10:00Z">
        <w:r w:rsidDel="002260E7">
          <w:rPr>
            <w:rFonts w:ascii="Arial" w:eastAsia="Arial" w:hAnsi="Arial" w:cs="Arial"/>
            <w:sz w:val="20"/>
            <w:szCs w:val="20"/>
          </w:rPr>
          <w:delText xml:space="preserve">в зависимости от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0"/>
            <w:szCs w:val="20"/>
          </w:rPr>
          <w:delText>?</w:delText>
        </w:r>
      </w:del>
    </w:p>
    <w:p w:rsidR="00A33515" w:rsidDel="002260E7" w:rsidRDefault="00A33515">
      <w:pPr>
        <w:spacing w:line="116" w:lineRule="exact"/>
        <w:rPr>
          <w:del w:id="8632" w:author="Admin" w:date="2019-02-19T02:10:00Z"/>
          <w:sz w:val="20"/>
          <w:szCs w:val="20"/>
        </w:rPr>
      </w:pPr>
    </w:p>
    <w:p w:rsidR="00A33515" w:rsidDel="002260E7" w:rsidRDefault="001A4D22">
      <w:pPr>
        <w:numPr>
          <w:ilvl w:val="0"/>
          <w:numId w:val="694"/>
        </w:numPr>
        <w:tabs>
          <w:tab w:val="left" w:pos="940"/>
        </w:tabs>
        <w:spacing w:line="303" w:lineRule="auto"/>
        <w:ind w:left="940" w:hanging="280"/>
        <w:rPr>
          <w:del w:id="8633" w:author="Admin" w:date="2019-02-19T02:10:00Z"/>
          <w:rFonts w:ascii="Arial" w:eastAsia="Arial" w:hAnsi="Arial" w:cs="Arial"/>
          <w:sz w:val="20"/>
          <w:szCs w:val="20"/>
        </w:rPr>
        <w:pPrChange w:id="8634" w:author="Admin" w:date="2019-02-19T00:19:00Z">
          <w:pPr>
            <w:numPr>
              <w:numId w:val="697"/>
            </w:numPr>
            <w:tabs>
              <w:tab w:val="left" w:pos="940"/>
            </w:tabs>
            <w:spacing w:line="303" w:lineRule="auto"/>
            <w:ind w:left="940" w:hanging="280"/>
          </w:pPr>
        </w:pPrChange>
      </w:pPr>
      <w:del w:id="8635" w:author="Admin" w:date="2019-02-19T02:10:00Z">
        <w:r w:rsidDel="002260E7">
          <w:rPr>
            <w:rFonts w:ascii="Arial" w:eastAsia="Arial" w:hAnsi="Arial" w:cs="Arial"/>
            <w:sz w:val="20"/>
            <w:szCs w:val="20"/>
          </w:rPr>
          <w:delText xml:space="preserve">Ответьте на предыдущий вопрос, если числа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пред-полагаются простыми.</w:delText>
        </w:r>
      </w:del>
    </w:p>
    <w:p w:rsidR="00A33515" w:rsidDel="002260E7" w:rsidRDefault="00A33515">
      <w:pPr>
        <w:spacing w:line="33" w:lineRule="exact"/>
        <w:rPr>
          <w:del w:id="8636" w:author="Admin" w:date="2019-02-19T02:10:00Z"/>
          <w:rFonts w:ascii="Arial" w:eastAsia="Arial" w:hAnsi="Arial" w:cs="Arial"/>
          <w:sz w:val="20"/>
          <w:szCs w:val="20"/>
        </w:rPr>
      </w:pPr>
    </w:p>
    <w:p w:rsidR="00A33515" w:rsidDel="002260E7" w:rsidRDefault="001A4D22">
      <w:pPr>
        <w:numPr>
          <w:ilvl w:val="0"/>
          <w:numId w:val="694"/>
        </w:numPr>
        <w:tabs>
          <w:tab w:val="left" w:pos="940"/>
        </w:tabs>
        <w:spacing w:line="303" w:lineRule="auto"/>
        <w:ind w:left="940" w:hanging="264"/>
        <w:rPr>
          <w:del w:id="8637" w:author="Admin" w:date="2019-02-19T02:10:00Z"/>
          <w:rFonts w:ascii="Arial" w:eastAsia="Arial" w:hAnsi="Arial" w:cs="Arial"/>
          <w:sz w:val="20"/>
          <w:szCs w:val="20"/>
        </w:rPr>
        <w:pPrChange w:id="8638" w:author="Admin" w:date="2019-02-19T00:19:00Z">
          <w:pPr>
            <w:numPr>
              <w:numId w:val="697"/>
            </w:numPr>
            <w:tabs>
              <w:tab w:val="left" w:pos="940"/>
            </w:tabs>
            <w:spacing w:line="303" w:lineRule="auto"/>
            <w:ind w:left="940" w:hanging="264"/>
          </w:pPr>
        </w:pPrChange>
      </w:pPr>
      <w:del w:id="8639" w:author="Admin" w:date="2019-02-19T02:10:00Z">
        <w:r w:rsidDel="002260E7">
          <w:rPr>
            <w:rFonts w:ascii="Arial" w:eastAsia="Arial" w:hAnsi="Arial" w:cs="Arial"/>
            <w:sz w:val="20"/>
            <w:szCs w:val="20"/>
          </w:rPr>
          <w:delText>Опишите возможные значения, которые может принимать би-номиальный коэффициент Бхаргавы</w:delText>
        </w:r>
      </w:del>
    </w:p>
    <w:p w:rsidR="00A33515" w:rsidDel="002260E7" w:rsidRDefault="00A33515">
      <w:pPr>
        <w:spacing w:line="24" w:lineRule="exact"/>
        <w:rPr>
          <w:del w:id="8640" w:author="Admin" w:date="2019-02-19T02:10:00Z"/>
          <w:sz w:val="20"/>
          <w:szCs w:val="20"/>
        </w:rPr>
      </w:pPr>
    </w:p>
    <w:tbl>
      <w:tblPr>
        <w:tblW w:w="0" w:type="auto"/>
        <w:tblInd w:w="2920" w:type="dxa"/>
        <w:tblLayout w:type="fixed"/>
        <w:tblCellMar>
          <w:left w:w="0" w:type="dxa"/>
          <w:right w:w="0" w:type="dxa"/>
        </w:tblCellMar>
        <w:tblLook w:val="04A0" w:firstRow="1" w:lastRow="0" w:firstColumn="1" w:lastColumn="0" w:noHBand="0" w:noVBand="1"/>
      </w:tblPr>
      <w:tblGrid>
        <w:gridCol w:w="140"/>
        <w:gridCol w:w="120"/>
        <w:gridCol w:w="240"/>
        <w:gridCol w:w="320"/>
        <w:gridCol w:w="540"/>
        <w:gridCol w:w="440"/>
        <w:gridCol w:w="80"/>
        <w:gridCol w:w="20"/>
      </w:tblGrid>
      <w:tr w:rsidR="00A33515" w:rsidDel="002260E7">
        <w:trPr>
          <w:trHeight w:val="354"/>
          <w:del w:id="8641" w:author="Admin" w:date="2019-02-19T02:10:00Z"/>
        </w:trPr>
        <w:tc>
          <w:tcPr>
            <w:tcW w:w="140" w:type="dxa"/>
            <w:vMerge w:val="restart"/>
            <w:vAlign w:val="bottom"/>
          </w:tcPr>
          <w:p w:rsidR="00A33515" w:rsidDel="002260E7" w:rsidRDefault="001A4D22">
            <w:pPr>
              <w:jc w:val="right"/>
              <w:rPr>
                <w:del w:id="8642" w:author="Admin" w:date="2019-02-19T02:10:00Z"/>
                <w:sz w:val="20"/>
                <w:szCs w:val="20"/>
              </w:rPr>
            </w:pPr>
            <w:del w:id="8643" w:author="Admin" w:date="2019-02-19T02:10:00Z">
              <w:r w:rsidDel="002260E7">
                <w:rPr>
                  <w:rFonts w:eastAsia="Times New Roman"/>
                  <w:sz w:val="20"/>
                  <w:szCs w:val="20"/>
                </w:rPr>
                <w:delText>(</w:delText>
              </w:r>
            </w:del>
          </w:p>
        </w:tc>
        <w:tc>
          <w:tcPr>
            <w:tcW w:w="120" w:type="dxa"/>
            <w:vAlign w:val="bottom"/>
          </w:tcPr>
          <w:p w:rsidR="00A33515" w:rsidDel="002260E7" w:rsidRDefault="001A4D22">
            <w:pPr>
              <w:rPr>
                <w:del w:id="8644" w:author="Admin" w:date="2019-02-19T02:10:00Z"/>
                <w:sz w:val="20"/>
                <w:szCs w:val="20"/>
              </w:rPr>
            </w:pPr>
            <w:del w:id="8645" w:author="Admin" w:date="2019-02-19T02:10:00Z">
              <w:r w:rsidDel="002260E7">
                <w:rPr>
                  <w:rFonts w:ascii="Arial" w:eastAsia="Arial" w:hAnsi="Arial" w:cs="Arial"/>
                  <w:i/>
                  <w:iCs/>
                  <w:w w:val="89"/>
                  <w:sz w:val="20"/>
                  <w:szCs w:val="20"/>
                </w:rPr>
                <w:delText>n</w:delText>
              </w:r>
            </w:del>
          </w:p>
        </w:tc>
        <w:tc>
          <w:tcPr>
            <w:tcW w:w="240" w:type="dxa"/>
            <w:vMerge w:val="restart"/>
            <w:vAlign w:val="bottom"/>
          </w:tcPr>
          <w:p w:rsidR="00A33515" w:rsidDel="002260E7" w:rsidRDefault="001A4D22">
            <w:pPr>
              <w:rPr>
                <w:del w:id="8646" w:author="Admin" w:date="2019-02-19T02:10:00Z"/>
                <w:sz w:val="20"/>
                <w:szCs w:val="20"/>
              </w:rPr>
            </w:pPr>
            <w:del w:id="8647" w:author="Admin" w:date="2019-02-19T02:10:00Z">
              <w:r w:rsidDel="002260E7">
                <w:rPr>
                  <w:rFonts w:eastAsia="Times New Roman"/>
                  <w:sz w:val="20"/>
                  <w:szCs w:val="20"/>
                </w:rPr>
                <w:delText>)</w:delText>
              </w:r>
              <w:r w:rsidDel="002260E7">
                <w:rPr>
                  <w:rFonts w:ascii="Arial" w:eastAsia="Arial" w:hAnsi="Arial" w:cs="Arial"/>
                  <w:i/>
                  <w:iCs/>
                  <w:sz w:val="27"/>
                  <w:szCs w:val="27"/>
                  <w:vertAlign w:val="subscript"/>
                </w:rPr>
                <w:delText>S</w:delText>
              </w:r>
            </w:del>
          </w:p>
        </w:tc>
        <w:tc>
          <w:tcPr>
            <w:tcW w:w="320" w:type="dxa"/>
            <w:vMerge w:val="restart"/>
            <w:vAlign w:val="bottom"/>
          </w:tcPr>
          <w:p w:rsidR="00A33515" w:rsidDel="002260E7" w:rsidRDefault="001A4D22">
            <w:pPr>
              <w:jc w:val="right"/>
              <w:rPr>
                <w:del w:id="8648" w:author="Admin" w:date="2019-02-19T02:10:00Z"/>
                <w:sz w:val="20"/>
                <w:szCs w:val="20"/>
              </w:rPr>
            </w:pPr>
            <w:del w:id="8649" w:author="Admin" w:date="2019-02-19T02:10:00Z">
              <w:r w:rsidDel="002260E7">
                <w:rPr>
                  <w:rFonts w:eastAsia="Times New Roman"/>
                  <w:sz w:val="20"/>
                  <w:szCs w:val="20"/>
                </w:rPr>
                <w:delText>:=</w:delText>
              </w:r>
            </w:del>
          </w:p>
        </w:tc>
        <w:tc>
          <w:tcPr>
            <w:tcW w:w="540" w:type="dxa"/>
            <w:vAlign w:val="bottom"/>
          </w:tcPr>
          <w:p w:rsidR="00A33515" w:rsidDel="002260E7" w:rsidRDefault="001A4D22">
            <w:pPr>
              <w:ind w:left="380"/>
              <w:rPr>
                <w:del w:id="8650" w:author="Admin" w:date="2019-02-19T02:10:00Z"/>
                <w:sz w:val="20"/>
                <w:szCs w:val="20"/>
              </w:rPr>
            </w:pPr>
            <w:del w:id="8651" w:author="Admin" w:date="2019-02-19T02:10:00Z">
              <w:r w:rsidDel="002260E7">
                <w:rPr>
                  <w:rFonts w:ascii="Arial" w:eastAsia="Arial" w:hAnsi="Arial" w:cs="Arial"/>
                  <w:i/>
                  <w:iCs/>
                  <w:w w:val="78"/>
                  <w:sz w:val="20"/>
                  <w:szCs w:val="20"/>
                </w:rPr>
                <w:delText>n</w:delText>
              </w:r>
              <w:r w:rsidDel="002260E7">
                <w:rPr>
                  <w:rFonts w:eastAsia="Times New Roman"/>
                  <w:w w:val="78"/>
                  <w:sz w:val="20"/>
                  <w:szCs w:val="20"/>
                </w:rPr>
                <w:delText>!</w:delText>
              </w:r>
            </w:del>
          </w:p>
        </w:tc>
        <w:tc>
          <w:tcPr>
            <w:tcW w:w="440" w:type="dxa"/>
            <w:vMerge w:val="restart"/>
            <w:vAlign w:val="bottom"/>
          </w:tcPr>
          <w:p w:rsidR="00A33515" w:rsidDel="002260E7" w:rsidRDefault="001A4D22">
            <w:pPr>
              <w:rPr>
                <w:del w:id="8652" w:author="Admin" w:date="2019-02-19T02:10:00Z"/>
                <w:sz w:val="20"/>
                <w:szCs w:val="20"/>
              </w:rPr>
            </w:pPr>
            <w:del w:id="8653" w:author="Admin" w:date="2019-02-19T02:10:00Z">
              <w:r w:rsidDel="002260E7">
                <w:rPr>
                  <w:rFonts w:ascii="Arial" w:eastAsia="Arial" w:hAnsi="Arial" w:cs="Arial"/>
                  <w:i/>
                  <w:iCs/>
                  <w:sz w:val="14"/>
                  <w:szCs w:val="14"/>
                </w:rPr>
                <w:delText>S</w:delText>
              </w:r>
            </w:del>
          </w:p>
        </w:tc>
        <w:tc>
          <w:tcPr>
            <w:tcW w:w="80" w:type="dxa"/>
            <w:vMerge w:val="restart"/>
            <w:vAlign w:val="bottom"/>
          </w:tcPr>
          <w:p w:rsidR="00A33515" w:rsidDel="002260E7" w:rsidRDefault="001A4D22">
            <w:pPr>
              <w:jc w:val="right"/>
              <w:rPr>
                <w:del w:id="8654" w:author="Admin" w:date="2019-02-19T02:10:00Z"/>
                <w:sz w:val="20"/>
                <w:szCs w:val="20"/>
              </w:rPr>
            </w:pPr>
            <w:del w:id="8655"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8656" w:author="Admin" w:date="2019-02-19T02:10:00Z"/>
                <w:sz w:val="1"/>
                <w:szCs w:val="1"/>
              </w:rPr>
            </w:pPr>
          </w:p>
        </w:tc>
      </w:tr>
      <w:tr w:rsidR="00A33515" w:rsidDel="002260E7">
        <w:trPr>
          <w:trHeight w:val="27"/>
          <w:del w:id="8657" w:author="Admin" w:date="2019-02-19T02:10:00Z"/>
        </w:trPr>
        <w:tc>
          <w:tcPr>
            <w:tcW w:w="140" w:type="dxa"/>
            <w:vMerge/>
            <w:vAlign w:val="bottom"/>
          </w:tcPr>
          <w:p w:rsidR="00A33515" w:rsidDel="002260E7" w:rsidRDefault="00A33515">
            <w:pPr>
              <w:rPr>
                <w:del w:id="8658" w:author="Admin" w:date="2019-02-19T02:10:00Z"/>
                <w:sz w:val="2"/>
                <w:szCs w:val="2"/>
              </w:rPr>
            </w:pPr>
          </w:p>
        </w:tc>
        <w:tc>
          <w:tcPr>
            <w:tcW w:w="120" w:type="dxa"/>
            <w:vMerge w:val="restart"/>
            <w:vAlign w:val="bottom"/>
          </w:tcPr>
          <w:p w:rsidR="00A33515" w:rsidDel="002260E7" w:rsidRDefault="001A4D22">
            <w:pPr>
              <w:rPr>
                <w:del w:id="8659" w:author="Admin" w:date="2019-02-19T02:10:00Z"/>
                <w:sz w:val="20"/>
                <w:szCs w:val="20"/>
              </w:rPr>
            </w:pPr>
            <w:del w:id="8660" w:author="Admin" w:date="2019-02-19T02:10:00Z">
              <w:r w:rsidDel="002260E7">
                <w:rPr>
                  <w:rFonts w:ascii="Arial" w:eastAsia="Arial" w:hAnsi="Arial" w:cs="Arial"/>
                  <w:i/>
                  <w:iCs/>
                  <w:w w:val="99"/>
                  <w:sz w:val="20"/>
                  <w:szCs w:val="20"/>
                </w:rPr>
                <w:delText>k</w:delText>
              </w:r>
            </w:del>
          </w:p>
        </w:tc>
        <w:tc>
          <w:tcPr>
            <w:tcW w:w="240" w:type="dxa"/>
            <w:vMerge/>
            <w:vAlign w:val="bottom"/>
          </w:tcPr>
          <w:p w:rsidR="00A33515" w:rsidDel="002260E7" w:rsidRDefault="00A33515">
            <w:pPr>
              <w:rPr>
                <w:del w:id="8661" w:author="Admin" w:date="2019-02-19T02:10:00Z"/>
                <w:sz w:val="2"/>
                <w:szCs w:val="2"/>
              </w:rPr>
            </w:pPr>
          </w:p>
        </w:tc>
        <w:tc>
          <w:tcPr>
            <w:tcW w:w="320" w:type="dxa"/>
            <w:vMerge/>
            <w:vAlign w:val="bottom"/>
          </w:tcPr>
          <w:p w:rsidR="00A33515" w:rsidDel="002260E7" w:rsidRDefault="00A33515">
            <w:pPr>
              <w:rPr>
                <w:del w:id="8662" w:author="Admin" w:date="2019-02-19T02:10:00Z"/>
                <w:sz w:val="2"/>
                <w:szCs w:val="2"/>
              </w:rPr>
            </w:pPr>
          </w:p>
        </w:tc>
        <w:tc>
          <w:tcPr>
            <w:tcW w:w="540" w:type="dxa"/>
            <w:tcBorders>
              <w:bottom w:val="single" w:sz="8" w:space="0" w:color="auto"/>
            </w:tcBorders>
            <w:vAlign w:val="bottom"/>
          </w:tcPr>
          <w:p w:rsidR="00A33515" w:rsidDel="002260E7" w:rsidRDefault="00A33515">
            <w:pPr>
              <w:rPr>
                <w:del w:id="8663" w:author="Admin" w:date="2019-02-19T02:10:00Z"/>
                <w:sz w:val="2"/>
                <w:szCs w:val="2"/>
              </w:rPr>
            </w:pPr>
          </w:p>
        </w:tc>
        <w:tc>
          <w:tcPr>
            <w:tcW w:w="440" w:type="dxa"/>
            <w:vMerge/>
            <w:tcBorders>
              <w:bottom w:val="single" w:sz="8" w:space="0" w:color="auto"/>
            </w:tcBorders>
            <w:vAlign w:val="bottom"/>
          </w:tcPr>
          <w:p w:rsidR="00A33515" w:rsidDel="002260E7" w:rsidRDefault="00A33515">
            <w:pPr>
              <w:rPr>
                <w:del w:id="8664" w:author="Admin" w:date="2019-02-19T02:10:00Z"/>
                <w:sz w:val="2"/>
                <w:szCs w:val="2"/>
              </w:rPr>
            </w:pPr>
          </w:p>
        </w:tc>
        <w:tc>
          <w:tcPr>
            <w:tcW w:w="80" w:type="dxa"/>
            <w:vMerge/>
            <w:vAlign w:val="bottom"/>
          </w:tcPr>
          <w:p w:rsidR="00A33515" w:rsidDel="002260E7" w:rsidRDefault="00A33515">
            <w:pPr>
              <w:rPr>
                <w:del w:id="8665" w:author="Admin" w:date="2019-02-19T02:10:00Z"/>
                <w:sz w:val="2"/>
                <w:szCs w:val="2"/>
              </w:rPr>
            </w:pPr>
          </w:p>
        </w:tc>
        <w:tc>
          <w:tcPr>
            <w:tcW w:w="0" w:type="dxa"/>
            <w:vAlign w:val="bottom"/>
          </w:tcPr>
          <w:p w:rsidR="00A33515" w:rsidDel="002260E7" w:rsidRDefault="00A33515">
            <w:pPr>
              <w:rPr>
                <w:del w:id="8666" w:author="Admin" w:date="2019-02-19T02:10:00Z"/>
                <w:sz w:val="1"/>
                <w:szCs w:val="1"/>
              </w:rPr>
            </w:pPr>
          </w:p>
        </w:tc>
      </w:tr>
      <w:tr w:rsidR="00A33515" w:rsidDel="002260E7">
        <w:trPr>
          <w:trHeight w:val="341"/>
          <w:del w:id="8667" w:author="Admin" w:date="2019-02-19T02:10:00Z"/>
        </w:trPr>
        <w:tc>
          <w:tcPr>
            <w:tcW w:w="140" w:type="dxa"/>
            <w:vMerge/>
            <w:vAlign w:val="bottom"/>
          </w:tcPr>
          <w:p w:rsidR="00A33515" w:rsidDel="002260E7" w:rsidRDefault="00A33515">
            <w:pPr>
              <w:rPr>
                <w:del w:id="8668" w:author="Admin" w:date="2019-02-19T02:10:00Z"/>
                <w:sz w:val="24"/>
                <w:szCs w:val="24"/>
              </w:rPr>
            </w:pPr>
          </w:p>
        </w:tc>
        <w:tc>
          <w:tcPr>
            <w:tcW w:w="120" w:type="dxa"/>
            <w:vMerge/>
            <w:vAlign w:val="bottom"/>
          </w:tcPr>
          <w:p w:rsidR="00A33515" w:rsidDel="002260E7" w:rsidRDefault="00A33515">
            <w:pPr>
              <w:rPr>
                <w:del w:id="8669" w:author="Admin" w:date="2019-02-19T02:10:00Z"/>
                <w:sz w:val="24"/>
                <w:szCs w:val="24"/>
              </w:rPr>
            </w:pPr>
          </w:p>
        </w:tc>
        <w:tc>
          <w:tcPr>
            <w:tcW w:w="240" w:type="dxa"/>
            <w:vMerge/>
            <w:vAlign w:val="bottom"/>
          </w:tcPr>
          <w:p w:rsidR="00A33515" w:rsidDel="002260E7" w:rsidRDefault="00A33515">
            <w:pPr>
              <w:rPr>
                <w:del w:id="8670" w:author="Admin" w:date="2019-02-19T02:10:00Z"/>
                <w:sz w:val="24"/>
                <w:szCs w:val="24"/>
              </w:rPr>
            </w:pPr>
          </w:p>
        </w:tc>
        <w:tc>
          <w:tcPr>
            <w:tcW w:w="320" w:type="dxa"/>
            <w:vMerge/>
            <w:vAlign w:val="bottom"/>
          </w:tcPr>
          <w:p w:rsidR="00A33515" w:rsidDel="002260E7" w:rsidRDefault="00A33515">
            <w:pPr>
              <w:rPr>
                <w:del w:id="8671" w:author="Admin" w:date="2019-02-19T02:10:00Z"/>
                <w:sz w:val="24"/>
                <w:szCs w:val="24"/>
              </w:rPr>
            </w:pPr>
          </w:p>
        </w:tc>
        <w:tc>
          <w:tcPr>
            <w:tcW w:w="540" w:type="dxa"/>
            <w:vAlign w:val="bottom"/>
          </w:tcPr>
          <w:p w:rsidR="00A33515" w:rsidDel="002260E7" w:rsidRDefault="001A4D22">
            <w:pPr>
              <w:rPr>
                <w:del w:id="8672" w:author="Admin" w:date="2019-02-19T02:10:00Z"/>
                <w:sz w:val="20"/>
                <w:szCs w:val="20"/>
              </w:rPr>
            </w:pPr>
            <w:del w:id="8673" w:author="Admin" w:date="2019-02-19T02:10:00Z">
              <w:r w:rsidDel="002260E7">
                <w:rPr>
                  <w:rFonts w:ascii="Arial" w:eastAsia="Arial" w:hAnsi="Arial" w:cs="Arial"/>
                  <w:i/>
                  <w:iCs/>
                  <w:sz w:val="20"/>
                  <w:szCs w:val="20"/>
                </w:rPr>
                <w:delText>k</w:delText>
              </w:r>
              <w:r w:rsidDel="002260E7">
                <w:rPr>
                  <w:rFonts w:eastAsia="Times New Roman"/>
                  <w:sz w:val="20"/>
                  <w:szCs w:val="20"/>
                </w:rPr>
                <w:delText>!</w:delText>
              </w:r>
              <w:r w:rsidDel="002260E7">
                <w:rPr>
                  <w:rFonts w:ascii="Arial" w:eastAsia="Arial" w:hAnsi="Arial" w:cs="Arial"/>
                  <w:i/>
                  <w:iCs/>
                  <w:sz w:val="27"/>
                  <w:szCs w:val="27"/>
                  <w:vertAlign w:val="subscript"/>
                </w:rPr>
                <w:delText>S</w:delText>
              </w:r>
              <w:r w:rsidDel="002260E7">
                <w:rPr>
                  <w:rFonts w:eastAsia="Times New Roman"/>
                  <w:sz w:val="20"/>
                  <w:szCs w:val="20"/>
                </w:rPr>
                <w:delText>(</w:delText>
              </w:r>
              <w:r w:rsidDel="002260E7">
                <w:rPr>
                  <w:rFonts w:ascii="Arial" w:eastAsia="Arial" w:hAnsi="Arial" w:cs="Arial"/>
                  <w:i/>
                  <w:iCs/>
                  <w:sz w:val="20"/>
                  <w:szCs w:val="20"/>
                </w:rPr>
                <w:delText>n</w:delText>
              </w:r>
            </w:del>
          </w:p>
        </w:tc>
        <w:tc>
          <w:tcPr>
            <w:tcW w:w="440" w:type="dxa"/>
            <w:vAlign w:val="bottom"/>
          </w:tcPr>
          <w:p w:rsidR="00A33515" w:rsidDel="002260E7" w:rsidRDefault="001A4D22">
            <w:pPr>
              <w:ind w:left="140"/>
              <w:rPr>
                <w:del w:id="8674" w:author="Admin" w:date="2019-02-19T02:10:00Z"/>
                <w:sz w:val="20"/>
                <w:szCs w:val="20"/>
              </w:rPr>
            </w:pPr>
            <w:del w:id="8675" w:author="Admin" w:date="2019-02-19T02:10:00Z">
              <w:r w:rsidDel="002260E7">
                <w:rPr>
                  <w:rFonts w:ascii="Arial" w:eastAsia="Arial" w:hAnsi="Arial" w:cs="Arial"/>
                  <w:i/>
                  <w:iCs/>
                  <w:w w:val="79"/>
                  <w:sz w:val="20"/>
                  <w:szCs w:val="20"/>
                </w:rPr>
                <w:delText>k</w:delText>
              </w:r>
              <w:r w:rsidDel="002260E7">
                <w:rPr>
                  <w:rFonts w:eastAsia="Times New Roman"/>
                  <w:w w:val="79"/>
                  <w:sz w:val="20"/>
                  <w:szCs w:val="20"/>
                </w:rPr>
                <w:delText>)!</w:delText>
              </w:r>
              <w:r w:rsidDel="002260E7">
                <w:rPr>
                  <w:rFonts w:ascii="Arial" w:eastAsia="Arial" w:hAnsi="Arial" w:cs="Arial"/>
                  <w:i/>
                  <w:iCs/>
                  <w:w w:val="79"/>
                  <w:sz w:val="27"/>
                  <w:szCs w:val="27"/>
                  <w:vertAlign w:val="subscript"/>
                </w:rPr>
                <w:delText>S</w:delText>
              </w:r>
            </w:del>
          </w:p>
        </w:tc>
        <w:tc>
          <w:tcPr>
            <w:tcW w:w="80" w:type="dxa"/>
            <w:vMerge/>
            <w:vAlign w:val="bottom"/>
          </w:tcPr>
          <w:p w:rsidR="00A33515" w:rsidDel="002260E7" w:rsidRDefault="00A33515">
            <w:pPr>
              <w:rPr>
                <w:del w:id="8676" w:author="Admin" w:date="2019-02-19T02:10:00Z"/>
                <w:sz w:val="24"/>
                <w:szCs w:val="24"/>
              </w:rPr>
            </w:pPr>
          </w:p>
        </w:tc>
        <w:tc>
          <w:tcPr>
            <w:tcW w:w="0" w:type="dxa"/>
            <w:vAlign w:val="bottom"/>
          </w:tcPr>
          <w:p w:rsidR="00A33515" w:rsidDel="002260E7" w:rsidRDefault="00A33515">
            <w:pPr>
              <w:rPr>
                <w:del w:id="8677" w:author="Admin" w:date="2019-02-19T02:10:00Z"/>
                <w:sz w:val="1"/>
                <w:szCs w:val="1"/>
              </w:rPr>
            </w:pPr>
          </w:p>
        </w:tc>
      </w:tr>
    </w:tbl>
    <w:p w:rsidR="00A33515" w:rsidDel="002260E7" w:rsidRDefault="00A33515">
      <w:pPr>
        <w:spacing w:line="167" w:lineRule="exact"/>
        <w:rPr>
          <w:del w:id="8678" w:author="Admin" w:date="2019-02-19T02:10:00Z"/>
          <w:sz w:val="20"/>
          <w:szCs w:val="20"/>
        </w:rPr>
      </w:pPr>
    </w:p>
    <w:p w:rsidR="00A33515" w:rsidDel="002260E7" w:rsidRDefault="001A4D22">
      <w:pPr>
        <w:numPr>
          <w:ilvl w:val="0"/>
          <w:numId w:val="695"/>
        </w:numPr>
        <w:tabs>
          <w:tab w:val="left" w:pos="940"/>
        </w:tabs>
        <w:spacing w:line="303" w:lineRule="auto"/>
        <w:ind w:left="940" w:hanging="282"/>
        <w:rPr>
          <w:del w:id="8679" w:author="Admin" w:date="2019-02-19T02:10:00Z"/>
          <w:rFonts w:ascii="Arial" w:eastAsia="Arial" w:hAnsi="Arial" w:cs="Arial"/>
          <w:sz w:val="20"/>
          <w:szCs w:val="20"/>
        </w:rPr>
        <w:pPrChange w:id="8680" w:author="Admin" w:date="2019-02-19T00:19:00Z">
          <w:pPr>
            <w:numPr>
              <w:numId w:val="698"/>
            </w:numPr>
            <w:tabs>
              <w:tab w:val="left" w:pos="940"/>
            </w:tabs>
            <w:spacing w:line="303" w:lineRule="auto"/>
            <w:ind w:left="940" w:hanging="282"/>
          </w:pPr>
        </w:pPrChange>
      </w:pPr>
      <w:del w:id="8681" w:author="Admin" w:date="2019-02-19T02:10:00Z">
        <w:r w:rsidDel="002260E7">
          <w:rPr>
            <w:rFonts w:ascii="Arial" w:eastAsia="Arial" w:hAnsi="Arial" w:cs="Arial"/>
            <w:sz w:val="20"/>
            <w:szCs w:val="20"/>
          </w:rPr>
          <w:delText xml:space="preserve">Ответьте на предыдущий вопрос, если числа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предпола-гаются простыми.</w:delText>
        </w:r>
      </w:del>
    </w:p>
    <w:p w:rsidR="00A33515" w:rsidDel="002260E7" w:rsidRDefault="00A33515">
      <w:pPr>
        <w:rPr>
          <w:del w:id="8682"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308" w:lineRule="exact"/>
        <w:rPr>
          <w:del w:id="8683" w:author="Admin" w:date="2019-02-19T02:10:00Z"/>
          <w:sz w:val="20"/>
          <w:szCs w:val="20"/>
        </w:rPr>
      </w:pPr>
    </w:p>
    <w:p w:rsidR="00A33515" w:rsidDel="002260E7" w:rsidRDefault="001A4D22">
      <w:pPr>
        <w:ind w:right="-19"/>
        <w:jc w:val="center"/>
        <w:rPr>
          <w:del w:id="8684" w:author="Admin" w:date="2019-02-19T02:10:00Z"/>
          <w:sz w:val="20"/>
          <w:szCs w:val="20"/>
        </w:rPr>
      </w:pPr>
      <w:del w:id="8685"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298</w:delText>
        </w:r>
        <w:r w:rsidDel="002260E7">
          <w:rPr>
            <w:rFonts w:ascii="Arial" w:eastAsia="Arial" w:hAnsi="Arial" w:cs="Arial"/>
            <w:sz w:val="20"/>
            <w:szCs w:val="20"/>
          </w:rPr>
          <w:delText xml:space="preserve"> −</w:delText>
        </w:r>
      </w:del>
    </w:p>
    <w:p w:rsidR="00A33515" w:rsidDel="002260E7" w:rsidRDefault="00A33515">
      <w:pPr>
        <w:rPr>
          <w:del w:id="8686"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8687" w:author="Admin" w:date="2019-02-19T02:10:00Z"/>
          <w:sz w:val="20"/>
          <w:szCs w:val="20"/>
        </w:rPr>
      </w:pPr>
      <w:bookmarkStart w:id="8688" w:name="page309"/>
      <w:bookmarkEnd w:id="8688"/>
      <w:del w:id="8689"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8690" w:author="Admin" w:date="2019-02-19T02:10:00Z"/>
          <w:sz w:val="20"/>
          <w:szCs w:val="20"/>
        </w:rPr>
      </w:pPr>
    </w:p>
    <w:p w:rsidR="00A33515" w:rsidDel="002260E7" w:rsidRDefault="001A4D22">
      <w:pPr>
        <w:numPr>
          <w:ilvl w:val="0"/>
          <w:numId w:val="696"/>
        </w:numPr>
        <w:tabs>
          <w:tab w:val="left" w:pos="500"/>
        </w:tabs>
        <w:ind w:left="500" w:hanging="273"/>
        <w:rPr>
          <w:del w:id="8691" w:author="Admin" w:date="2019-02-19T02:10:00Z"/>
          <w:rFonts w:ascii="Arial" w:eastAsia="Arial" w:hAnsi="Arial" w:cs="Arial"/>
          <w:b/>
          <w:bCs/>
          <w:sz w:val="20"/>
          <w:szCs w:val="20"/>
        </w:rPr>
        <w:pPrChange w:id="8692" w:author="Admin" w:date="2019-02-19T00:19:00Z">
          <w:pPr>
            <w:numPr>
              <w:numId w:val="699"/>
            </w:numPr>
            <w:tabs>
              <w:tab w:val="left" w:pos="500"/>
            </w:tabs>
            <w:ind w:left="500" w:hanging="273"/>
          </w:pPr>
        </w:pPrChange>
      </w:pPr>
      <w:del w:id="8693" w:author="Admin" w:date="2019-02-19T02:10:00Z">
        <w:r w:rsidDel="002260E7">
          <w:rPr>
            <w:rFonts w:ascii="Arial" w:eastAsia="Arial" w:hAnsi="Arial" w:cs="Arial"/>
            <w:sz w:val="20"/>
            <w:szCs w:val="20"/>
          </w:rPr>
          <w:delText xml:space="preserve">Ответьте на вопросы предыдущего пункта для произвольного </w:delText>
        </w:r>
        <w:r w:rsidDel="002260E7">
          <w:rPr>
            <w:rFonts w:ascii="Arial" w:eastAsia="Arial" w:hAnsi="Arial" w:cs="Arial"/>
            <w:i/>
            <w:iCs/>
            <w:sz w:val="20"/>
            <w:szCs w:val="20"/>
          </w:rPr>
          <w:delText>S</w:delText>
        </w:r>
        <w:r w:rsidDel="002260E7">
          <w:rPr>
            <w:rFonts w:eastAsia="Times New Roman"/>
            <w:i/>
            <w:iCs/>
            <w:sz w:val="20"/>
            <w:szCs w:val="20"/>
          </w:rPr>
          <w:delText>:</w:delText>
        </w:r>
      </w:del>
    </w:p>
    <w:p w:rsidR="00A33515" w:rsidDel="002260E7" w:rsidRDefault="00A33515">
      <w:pPr>
        <w:spacing w:line="170" w:lineRule="exact"/>
        <w:rPr>
          <w:del w:id="8694" w:author="Admin" w:date="2019-02-19T02:10:00Z"/>
          <w:rFonts w:ascii="Arial" w:eastAsia="Arial" w:hAnsi="Arial" w:cs="Arial"/>
          <w:b/>
          <w:bCs/>
          <w:sz w:val="20"/>
          <w:szCs w:val="20"/>
        </w:rPr>
      </w:pPr>
    </w:p>
    <w:p w:rsidR="00A33515" w:rsidDel="002260E7" w:rsidRDefault="001A4D22">
      <w:pPr>
        <w:numPr>
          <w:ilvl w:val="0"/>
          <w:numId w:val="696"/>
        </w:numPr>
        <w:tabs>
          <w:tab w:val="left" w:pos="500"/>
        </w:tabs>
        <w:spacing w:line="303" w:lineRule="auto"/>
        <w:ind w:left="500" w:hanging="273"/>
        <w:rPr>
          <w:del w:id="8695" w:author="Admin" w:date="2019-02-19T02:10:00Z"/>
          <w:rFonts w:ascii="Arial" w:eastAsia="Arial" w:hAnsi="Arial" w:cs="Arial"/>
          <w:b/>
          <w:bCs/>
          <w:sz w:val="20"/>
          <w:szCs w:val="20"/>
        </w:rPr>
        <w:pPrChange w:id="8696" w:author="Admin" w:date="2019-02-19T00:19:00Z">
          <w:pPr>
            <w:numPr>
              <w:numId w:val="699"/>
            </w:numPr>
            <w:tabs>
              <w:tab w:val="left" w:pos="500"/>
            </w:tabs>
            <w:spacing w:line="303" w:lineRule="auto"/>
            <w:ind w:left="500" w:hanging="273"/>
          </w:pPr>
        </w:pPrChange>
      </w:pPr>
      <w:del w:id="8697" w:author="Admin" w:date="2019-02-19T02:10:00Z">
        <w:r w:rsidDel="002260E7">
          <w:rPr>
            <w:rFonts w:ascii="Arial" w:eastAsia="Arial" w:hAnsi="Arial" w:cs="Arial"/>
            <w:sz w:val="20"/>
            <w:szCs w:val="20"/>
          </w:rPr>
          <w:delText>Исследуйте вопросы п. 3 (а,б) и 4, описав возможные отношения произведений факториалов Бхаргавы.</w:delText>
        </w:r>
      </w:del>
    </w:p>
    <w:p w:rsidR="00A33515" w:rsidDel="002260E7" w:rsidRDefault="00A33515">
      <w:pPr>
        <w:spacing w:line="228" w:lineRule="exact"/>
        <w:rPr>
          <w:del w:id="8698" w:author="Admin" w:date="2019-02-19T02:10:00Z"/>
          <w:sz w:val="20"/>
          <w:szCs w:val="20"/>
        </w:rPr>
      </w:pPr>
    </w:p>
    <w:p w:rsidR="00A33515" w:rsidDel="002260E7" w:rsidRDefault="001A4D22">
      <w:pPr>
        <w:rPr>
          <w:del w:id="8699" w:author="Admin" w:date="2019-02-19T02:10:00Z"/>
          <w:sz w:val="20"/>
          <w:szCs w:val="20"/>
        </w:rPr>
      </w:pPr>
      <w:del w:id="8700" w:author="Admin" w:date="2019-02-19T02:10:00Z">
        <w:r w:rsidDel="002260E7">
          <w:rPr>
            <w:rFonts w:ascii="Arial" w:eastAsia="Arial" w:hAnsi="Arial" w:cs="Arial"/>
            <w:b/>
            <w:bCs/>
            <w:sz w:val="26"/>
            <w:szCs w:val="26"/>
          </w:rPr>
          <w:delText>Задача 8. О приближении кривых</w:delText>
        </w:r>
      </w:del>
    </w:p>
    <w:p w:rsidR="00A33515" w:rsidDel="002260E7" w:rsidRDefault="00A33515">
      <w:pPr>
        <w:spacing w:line="178" w:lineRule="exact"/>
        <w:rPr>
          <w:del w:id="8701" w:author="Admin" w:date="2019-02-19T02:10:00Z"/>
          <w:sz w:val="20"/>
          <w:szCs w:val="20"/>
        </w:rPr>
      </w:pPr>
    </w:p>
    <w:p w:rsidR="00A33515" w:rsidDel="002260E7" w:rsidRDefault="001A4D22">
      <w:pPr>
        <w:spacing w:line="234" w:lineRule="auto"/>
        <w:jc w:val="both"/>
        <w:rPr>
          <w:del w:id="8702" w:author="Admin" w:date="2019-02-19T02:10:00Z"/>
          <w:sz w:val="20"/>
          <w:szCs w:val="20"/>
        </w:rPr>
      </w:pPr>
      <w:del w:id="8703" w:author="Admin" w:date="2019-02-19T02:10:00Z">
        <w:r w:rsidDel="002260E7">
          <w:rPr>
            <w:rFonts w:ascii="Arial" w:eastAsia="Arial" w:hAnsi="Arial" w:cs="Arial"/>
            <w:sz w:val="20"/>
            <w:szCs w:val="20"/>
          </w:rPr>
          <w:delText xml:space="preserve">Кривой на плоскости называется инъективное непрерывное отображе-ние </w:delText>
        </w:r>
        <w:r w:rsidDel="002260E7">
          <w:rPr>
            <w:rFonts w:eastAsia="Times New Roman"/>
            <w:sz w:val="20"/>
            <w:szCs w:val="20"/>
          </w:rPr>
          <w:delText>: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Нас будут интересовать кривые из класса </w:delText>
        </w:r>
        <w:r w:rsidDel="002260E7">
          <w:rPr>
            <w:rFonts w:eastAsia="Times New Roman"/>
            <w:sz w:val="20"/>
            <w:szCs w:val="20"/>
          </w:rPr>
          <w:delText>C</w:delText>
        </w:r>
        <w:r w:rsidDel="002260E7">
          <w:rPr>
            <w:rFonts w:eastAsia="Times New Roman"/>
            <w:i/>
            <w:iCs/>
            <w:sz w:val="27"/>
            <w:szCs w:val="27"/>
            <w:vertAlign w:val="superscript"/>
          </w:rPr>
          <w:delText>1</w:delText>
        </w:r>
        <w:r w:rsidDel="002260E7">
          <w:rPr>
            <w:rFonts w:ascii="Arial" w:eastAsia="Arial" w:hAnsi="Arial" w:cs="Arial"/>
            <w:sz w:val="20"/>
            <w:szCs w:val="20"/>
          </w:rPr>
          <w:delText xml:space="preserve"> — те, для которых каждая из компонент отображения </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 (</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sz w:val="20"/>
            <w:szCs w:val="20"/>
          </w:rPr>
          <w:delText xml:space="preserve"> непре-рывно дифференцируется бесконечное число раз.</w:delText>
        </w:r>
      </w:del>
    </w:p>
    <w:p w:rsidR="00A33515" w:rsidDel="002260E7" w:rsidRDefault="00A33515">
      <w:pPr>
        <w:spacing w:line="97" w:lineRule="exact"/>
        <w:rPr>
          <w:del w:id="8704" w:author="Admin" w:date="2019-02-19T02:10:00Z"/>
          <w:sz w:val="20"/>
          <w:szCs w:val="20"/>
        </w:rPr>
      </w:pPr>
    </w:p>
    <w:p w:rsidR="00A33515" w:rsidDel="002260E7" w:rsidRDefault="001A4D22">
      <w:pPr>
        <w:jc w:val="both"/>
        <w:rPr>
          <w:del w:id="8705" w:author="Admin" w:date="2019-02-19T02:10:00Z"/>
          <w:sz w:val="20"/>
          <w:szCs w:val="20"/>
        </w:rPr>
      </w:pPr>
      <w:del w:id="8706" w:author="Admin" w:date="2019-02-19T02:10:00Z">
        <w:r w:rsidDel="002260E7">
          <w:rPr>
            <w:rFonts w:ascii="Arial" w:eastAsia="Arial" w:hAnsi="Arial" w:cs="Arial"/>
            <w:sz w:val="20"/>
            <w:szCs w:val="20"/>
          </w:rPr>
          <w:delText xml:space="preserve">Пусть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Кривую будем называть </w:delText>
        </w:r>
        <w:r w:rsidDel="002260E7">
          <w:rPr>
            <w:rFonts w:eastAsia="Times New Roman"/>
            <w:i/>
            <w:iCs/>
            <w:sz w:val="20"/>
            <w:szCs w:val="20"/>
          </w:rPr>
          <w:delText>"</w:delText>
        </w:r>
        <w:r w:rsidDel="002260E7">
          <w:rPr>
            <w:rFonts w:ascii="Arial" w:eastAsia="Arial" w:hAnsi="Arial" w:cs="Arial"/>
            <w:i/>
            <w:iCs/>
            <w:sz w:val="20"/>
            <w:szCs w:val="20"/>
          </w:rPr>
          <w:delText>–близкой</w:delText>
        </w:r>
        <w:r w:rsidDel="002260E7">
          <w:rPr>
            <w:rFonts w:ascii="Arial" w:eastAsia="Arial" w:hAnsi="Arial" w:cs="Arial"/>
            <w:sz w:val="20"/>
            <w:szCs w:val="20"/>
          </w:rPr>
          <w:delText xml:space="preserve"> к кривой , если</w:delText>
        </w:r>
      </w:del>
    </w:p>
    <w:p w:rsidR="00A33515" w:rsidDel="002260E7" w:rsidRDefault="00A33515">
      <w:pPr>
        <w:rPr>
          <w:del w:id="8707"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8708" w:author="Admin" w:date="2019-02-19T02:10:00Z"/>
          <w:sz w:val="20"/>
          <w:szCs w:val="20"/>
        </w:rPr>
      </w:pPr>
    </w:p>
    <w:p w:rsidR="00A33515" w:rsidDel="002260E7" w:rsidRDefault="00A33515">
      <w:pPr>
        <w:spacing w:line="200" w:lineRule="exact"/>
        <w:rPr>
          <w:del w:id="8709" w:author="Admin" w:date="2019-02-19T02:10:00Z"/>
          <w:sz w:val="20"/>
          <w:szCs w:val="20"/>
        </w:rPr>
      </w:pPr>
    </w:p>
    <w:p w:rsidR="00A33515" w:rsidDel="002260E7" w:rsidRDefault="00A33515">
      <w:pPr>
        <w:spacing w:line="219" w:lineRule="exact"/>
        <w:rPr>
          <w:del w:id="8710" w:author="Admin" w:date="2019-02-19T02:10:00Z"/>
          <w:sz w:val="20"/>
          <w:szCs w:val="20"/>
        </w:rPr>
      </w:pPr>
    </w:p>
    <w:p w:rsidR="00A33515" w:rsidRPr="001A4D22" w:rsidDel="002260E7" w:rsidRDefault="001A4D22">
      <w:pPr>
        <w:ind w:left="360"/>
        <w:rPr>
          <w:del w:id="8711" w:author="Admin" w:date="2019-02-19T02:10:00Z"/>
          <w:sz w:val="20"/>
          <w:szCs w:val="20"/>
          <w:lang w:val="en-US"/>
          <w:rPrChange w:id="8712" w:author="Admin" w:date="2019-02-18T23:54:00Z">
            <w:rPr>
              <w:del w:id="8713" w:author="Admin" w:date="2019-02-19T02:10:00Z"/>
              <w:sz w:val="20"/>
              <w:szCs w:val="20"/>
            </w:rPr>
          </w:rPrChange>
        </w:rPr>
      </w:pPr>
      <w:del w:id="8714" w:author="Admin" w:date="2019-02-19T02:10:00Z">
        <w:r w:rsidRPr="001A4D22" w:rsidDel="002260E7">
          <w:rPr>
            <w:rFonts w:eastAsia="Times New Roman"/>
            <w:sz w:val="20"/>
            <w:szCs w:val="20"/>
            <w:lang w:val="en-US"/>
            <w:rPrChange w:id="8715"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8716" w:author="Admin" w:date="2019-02-18T23:54:00Z">
              <w:rPr>
                <w:rFonts w:ascii="Arial" w:eastAsia="Arial" w:hAnsi="Arial" w:cs="Arial"/>
                <w:i/>
                <w:iCs/>
                <w:sz w:val="20"/>
                <w:szCs w:val="20"/>
              </w:rPr>
            </w:rPrChange>
          </w:rPr>
          <w:delText>a</w:delText>
        </w:r>
        <w:r w:rsidRPr="001A4D22" w:rsidDel="002260E7">
          <w:rPr>
            <w:rFonts w:eastAsia="Times New Roman"/>
            <w:sz w:val="20"/>
            <w:szCs w:val="20"/>
            <w:lang w:val="en-US"/>
            <w:rPrChange w:id="8717" w:author="Admin" w:date="2019-02-18T23:54:00Z">
              <w:rPr>
                <w:rFonts w:eastAsia="Times New Roman"/>
                <w:sz w:val="20"/>
                <w:szCs w:val="20"/>
              </w:rPr>
            </w:rPrChange>
          </w:rPr>
          <w:delText>) =</w:delText>
        </w:r>
      </w:del>
    </w:p>
    <w:p w:rsidR="00A33515" w:rsidRPr="001A4D22" w:rsidDel="002260E7" w:rsidRDefault="001A4D22">
      <w:pPr>
        <w:spacing w:line="20" w:lineRule="exact"/>
        <w:rPr>
          <w:del w:id="8718" w:author="Admin" w:date="2019-02-19T02:10:00Z"/>
          <w:sz w:val="20"/>
          <w:szCs w:val="20"/>
          <w:lang w:val="en-US"/>
          <w:rPrChange w:id="8719" w:author="Admin" w:date="2019-02-18T23:54:00Z">
            <w:rPr>
              <w:del w:id="8720" w:author="Admin" w:date="2019-02-19T02:10:00Z"/>
              <w:sz w:val="20"/>
              <w:szCs w:val="20"/>
            </w:rPr>
          </w:rPrChange>
        </w:rPr>
      </w:pPr>
      <w:del w:id="8721" w:author="Admin" w:date="2019-02-19T02:10:00Z">
        <w:r w:rsidRPr="001A4D22" w:rsidDel="002260E7">
          <w:rPr>
            <w:sz w:val="20"/>
            <w:szCs w:val="20"/>
            <w:lang w:val="en-US"/>
            <w:rPrChange w:id="8722" w:author="Admin" w:date="2019-02-18T23:54:00Z">
              <w:rPr>
                <w:sz w:val="20"/>
                <w:szCs w:val="20"/>
              </w:rPr>
            </w:rPrChange>
          </w:rPr>
          <w:br w:type="column"/>
        </w:r>
      </w:del>
    </w:p>
    <w:p w:rsidR="00A33515" w:rsidRPr="001A4D22" w:rsidDel="002260E7" w:rsidRDefault="00A33515">
      <w:pPr>
        <w:spacing w:line="200" w:lineRule="exact"/>
        <w:rPr>
          <w:del w:id="8723" w:author="Admin" w:date="2019-02-19T02:10:00Z"/>
          <w:sz w:val="20"/>
          <w:szCs w:val="20"/>
          <w:lang w:val="en-US"/>
          <w:rPrChange w:id="8724" w:author="Admin" w:date="2019-02-18T23:54:00Z">
            <w:rPr>
              <w:del w:id="8725" w:author="Admin" w:date="2019-02-19T02:10:00Z"/>
              <w:sz w:val="20"/>
              <w:szCs w:val="20"/>
            </w:rPr>
          </w:rPrChange>
        </w:rPr>
      </w:pPr>
    </w:p>
    <w:p w:rsidR="00A33515" w:rsidRPr="001A4D22" w:rsidDel="002260E7" w:rsidRDefault="00A33515">
      <w:pPr>
        <w:spacing w:line="399" w:lineRule="exact"/>
        <w:rPr>
          <w:del w:id="8726" w:author="Admin" w:date="2019-02-19T02:10:00Z"/>
          <w:sz w:val="20"/>
          <w:szCs w:val="20"/>
          <w:lang w:val="en-US"/>
          <w:rPrChange w:id="8727" w:author="Admin" w:date="2019-02-18T23:54:00Z">
            <w:rPr>
              <w:del w:id="8728" w:author="Admin" w:date="2019-02-19T02:10:00Z"/>
              <w:sz w:val="20"/>
              <w:szCs w:val="20"/>
            </w:rPr>
          </w:rPrChange>
        </w:rPr>
      </w:pPr>
    </w:p>
    <w:p w:rsidR="00A33515" w:rsidRPr="001A4D22" w:rsidDel="002260E7" w:rsidRDefault="001A4D22">
      <w:pPr>
        <w:rPr>
          <w:del w:id="8729" w:author="Admin" w:date="2019-02-19T02:10:00Z"/>
          <w:sz w:val="20"/>
          <w:szCs w:val="20"/>
          <w:lang w:val="en-US"/>
          <w:rPrChange w:id="8730" w:author="Admin" w:date="2019-02-18T23:54:00Z">
            <w:rPr>
              <w:del w:id="8731" w:author="Admin" w:date="2019-02-19T02:10:00Z"/>
              <w:sz w:val="20"/>
              <w:szCs w:val="20"/>
            </w:rPr>
          </w:rPrChange>
        </w:rPr>
      </w:pPr>
      <w:del w:id="8732" w:author="Admin" w:date="2019-02-19T02:10:00Z">
        <w:r w:rsidRPr="001A4D22" w:rsidDel="002260E7">
          <w:rPr>
            <w:rFonts w:eastAsia="Times New Roman"/>
            <w:sz w:val="20"/>
            <w:szCs w:val="20"/>
            <w:lang w:val="en-US"/>
            <w:rPrChange w:id="8733"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8734" w:author="Admin" w:date="2019-02-18T23:54:00Z">
              <w:rPr>
                <w:rFonts w:ascii="Arial" w:eastAsia="Arial" w:hAnsi="Arial" w:cs="Arial"/>
                <w:i/>
                <w:iCs/>
                <w:sz w:val="20"/>
                <w:szCs w:val="20"/>
              </w:rPr>
            </w:rPrChange>
          </w:rPr>
          <w:delText>a</w:delText>
        </w:r>
        <w:r w:rsidRPr="001A4D22" w:rsidDel="002260E7">
          <w:rPr>
            <w:rFonts w:eastAsia="Times New Roman"/>
            <w:sz w:val="20"/>
            <w:szCs w:val="20"/>
            <w:lang w:val="en-US"/>
            <w:rPrChange w:id="8735" w:author="Admin" w:date="2019-02-18T23:54:00Z">
              <w:rPr>
                <w:rFonts w:eastAsia="Times New Roman"/>
                <w:sz w:val="20"/>
                <w:szCs w:val="20"/>
              </w:rPr>
            </w:rPrChange>
          </w:rPr>
          <w:delText>)</w:delText>
        </w:r>
        <w:r w:rsidRPr="001A4D22" w:rsidDel="002260E7">
          <w:rPr>
            <w:rFonts w:eastAsia="Times New Roman"/>
            <w:i/>
            <w:iCs/>
            <w:sz w:val="20"/>
            <w:szCs w:val="20"/>
            <w:lang w:val="en-US"/>
            <w:rPrChange w:id="8736" w:author="Admin" w:date="2019-02-18T23:54:00Z">
              <w:rPr>
                <w:rFonts w:eastAsia="Times New Roman"/>
                <w:i/>
                <w:iCs/>
                <w:sz w:val="20"/>
                <w:szCs w:val="20"/>
              </w:rPr>
            </w:rPrChange>
          </w:rPr>
          <w:delText>;</w:delText>
        </w:r>
      </w:del>
    </w:p>
    <w:p w:rsidR="00A33515" w:rsidRPr="001A4D22" w:rsidDel="002260E7" w:rsidRDefault="001A4D22">
      <w:pPr>
        <w:spacing w:line="20" w:lineRule="exact"/>
        <w:rPr>
          <w:del w:id="8737" w:author="Admin" w:date="2019-02-19T02:10:00Z"/>
          <w:sz w:val="20"/>
          <w:szCs w:val="20"/>
          <w:lang w:val="en-US"/>
          <w:rPrChange w:id="8738" w:author="Admin" w:date="2019-02-18T23:54:00Z">
            <w:rPr>
              <w:del w:id="8739" w:author="Admin" w:date="2019-02-19T02:10:00Z"/>
              <w:sz w:val="20"/>
              <w:szCs w:val="20"/>
            </w:rPr>
          </w:rPrChange>
        </w:rPr>
      </w:pPr>
      <w:del w:id="8740" w:author="Admin" w:date="2019-02-19T02:10:00Z">
        <w:r w:rsidRPr="001A4D22" w:rsidDel="002260E7">
          <w:rPr>
            <w:sz w:val="20"/>
            <w:szCs w:val="20"/>
            <w:lang w:val="en-US"/>
            <w:rPrChange w:id="8741" w:author="Admin" w:date="2019-02-18T23:54:00Z">
              <w:rPr>
                <w:sz w:val="20"/>
                <w:szCs w:val="20"/>
              </w:rPr>
            </w:rPrChange>
          </w:rPr>
          <w:br w:type="column"/>
        </w:r>
      </w:del>
    </w:p>
    <w:p w:rsidR="00A33515" w:rsidRPr="001A4D22" w:rsidDel="002260E7" w:rsidRDefault="00A33515">
      <w:pPr>
        <w:spacing w:line="200" w:lineRule="exact"/>
        <w:rPr>
          <w:del w:id="8742" w:author="Admin" w:date="2019-02-19T02:10:00Z"/>
          <w:sz w:val="20"/>
          <w:szCs w:val="20"/>
          <w:lang w:val="en-US"/>
          <w:rPrChange w:id="8743" w:author="Admin" w:date="2019-02-18T23:54:00Z">
            <w:rPr>
              <w:del w:id="8744" w:author="Admin" w:date="2019-02-19T02:10:00Z"/>
              <w:sz w:val="20"/>
              <w:szCs w:val="20"/>
            </w:rPr>
          </w:rPrChange>
        </w:rPr>
      </w:pPr>
    </w:p>
    <w:p w:rsidR="00A33515" w:rsidRPr="001A4D22" w:rsidDel="002260E7" w:rsidRDefault="00A33515">
      <w:pPr>
        <w:spacing w:line="399" w:lineRule="exact"/>
        <w:rPr>
          <w:del w:id="8745" w:author="Admin" w:date="2019-02-19T02:10:00Z"/>
          <w:sz w:val="20"/>
          <w:szCs w:val="20"/>
          <w:lang w:val="en-US"/>
          <w:rPrChange w:id="8746" w:author="Admin" w:date="2019-02-18T23:54:00Z">
            <w:rPr>
              <w:del w:id="8747" w:author="Admin" w:date="2019-02-19T02:10:00Z"/>
              <w:sz w:val="20"/>
              <w:szCs w:val="20"/>
            </w:rPr>
          </w:rPrChange>
        </w:rPr>
      </w:pPr>
    </w:p>
    <w:p w:rsidR="00A33515" w:rsidRPr="001A4D22" w:rsidDel="002260E7" w:rsidRDefault="001A4D22">
      <w:pPr>
        <w:rPr>
          <w:del w:id="8748" w:author="Admin" w:date="2019-02-19T02:10:00Z"/>
          <w:sz w:val="20"/>
          <w:szCs w:val="20"/>
          <w:lang w:val="en-US"/>
          <w:rPrChange w:id="8749" w:author="Admin" w:date="2019-02-18T23:54:00Z">
            <w:rPr>
              <w:del w:id="8750" w:author="Admin" w:date="2019-02-19T02:10:00Z"/>
              <w:sz w:val="20"/>
              <w:szCs w:val="20"/>
            </w:rPr>
          </w:rPrChange>
        </w:rPr>
      </w:pPr>
      <w:del w:id="8751" w:author="Admin" w:date="2019-02-19T02:10:00Z">
        <w:r w:rsidRPr="001A4D22" w:rsidDel="002260E7">
          <w:rPr>
            <w:rFonts w:eastAsia="Times New Roman"/>
            <w:sz w:val="20"/>
            <w:szCs w:val="20"/>
            <w:lang w:val="en-US"/>
            <w:rPrChange w:id="8752"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8753" w:author="Admin" w:date="2019-02-18T23:54:00Z">
              <w:rPr>
                <w:rFonts w:ascii="Arial" w:eastAsia="Arial" w:hAnsi="Arial" w:cs="Arial"/>
                <w:i/>
                <w:iCs/>
                <w:sz w:val="20"/>
                <w:szCs w:val="20"/>
              </w:rPr>
            </w:rPrChange>
          </w:rPr>
          <w:delText>b</w:delText>
        </w:r>
        <w:r w:rsidRPr="001A4D22" w:rsidDel="002260E7">
          <w:rPr>
            <w:rFonts w:eastAsia="Times New Roman"/>
            <w:sz w:val="20"/>
            <w:szCs w:val="20"/>
            <w:lang w:val="en-US"/>
            <w:rPrChange w:id="8754" w:author="Admin" w:date="2019-02-18T23:54:00Z">
              <w:rPr>
                <w:rFonts w:eastAsia="Times New Roman"/>
                <w:sz w:val="20"/>
                <w:szCs w:val="20"/>
              </w:rPr>
            </w:rPrChange>
          </w:rPr>
          <w:delText>) =</w:delText>
        </w:r>
      </w:del>
    </w:p>
    <w:p w:rsidR="00A33515" w:rsidRPr="001A4D22" w:rsidDel="002260E7" w:rsidRDefault="001A4D22">
      <w:pPr>
        <w:spacing w:line="20" w:lineRule="exact"/>
        <w:rPr>
          <w:del w:id="8755" w:author="Admin" w:date="2019-02-19T02:10:00Z"/>
          <w:sz w:val="20"/>
          <w:szCs w:val="20"/>
          <w:lang w:val="en-US"/>
          <w:rPrChange w:id="8756" w:author="Admin" w:date="2019-02-18T23:54:00Z">
            <w:rPr>
              <w:del w:id="8757" w:author="Admin" w:date="2019-02-19T02:10:00Z"/>
              <w:sz w:val="20"/>
              <w:szCs w:val="20"/>
            </w:rPr>
          </w:rPrChange>
        </w:rPr>
      </w:pPr>
      <w:del w:id="8758" w:author="Admin" w:date="2019-02-19T02:10:00Z">
        <w:r w:rsidRPr="001A4D22" w:rsidDel="002260E7">
          <w:rPr>
            <w:sz w:val="20"/>
            <w:szCs w:val="20"/>
            <w:lang w:val="en-US"/>
            <w:rPrChange w:id="8759" w:author="Admin" w:date="2019-02-18T23:54:00Z">
              <w:rPr>
                <w:sz w:val="20"/>
                <w:szCs w:val="20"/>
              </w:rPr>
            </w:rPrChange>
          </w:rPr>
          <w:br w:type="column"/>
        </w:r>
      </w:del>
    </w:p>
    <w:p w:rsidR="00A33515" w:rsidRPr="001A4D22" w:rsidDel="002260E7" w:rsidRDefault="00A33515">
      <w:pPr>
        <w:spacing w:line="200" w:lineRule="exact"/>
        <w:rPr>
          <w:del w:id="8760" w:author="Admin" w:date="2019-02-19T02:10:00Z"/>
          <w:sz w:val="20"/>
          <w:szCs w:val="20"/>
          <w:lang w:val="en-US"/>
          <w:rPrChange w:id="8761" w:author="Admin" w:date="2019-02-18T23:54:00Z">
            <w:rPr>
              <w:del w:id="8762" w:author="Admin" w:date="2019-02-19T02:10:00Z"/>
              <w:sz w:val="20"/>
              <w:szCs w:val="20"/>
            </w:rPr>
          </w:rPrChange>
        </w:rPr>
      </w:pPr>
    </w:p>
    <w:p w:rsidR="00A33515" w:rsidRPr="001A4D22" w:rsidDel="002260E7" w:rsidRDefault="00A33515">
      <w:pPr>
        <w:spacing w:line="399" w:lineRule="exact"/>
        <w:rPr>
          <w:del w:id="8763" w:author="Admin" w:date="2019-02-19T02:10:00Z"/>
          <w:sz w:val="20"/>
          <w:szCs w:val="20"/>
          <w:lang w:val="en-US"/>
          <w:rPrChange w:id="8764" w:author="Admin" w:date="2019-02-18T23:54:00Z">
            <w:rPr>
              <w:del w:id="8765" w:author="Admin" w:date="2019-02-19T02:10:00Z"/>
              <w:sz w:val="20"/>
              <w:szCs w:val="20"/>
            </w:rPr>
          </w:rPrChange>
        </w:rPr>
      </w:pPr>
    </w:p>
    <w:p w:rsidR="00A33515" w:rsidRPr="001A4D22" w:rsidDel="002260E7" w:rsidRDefault="001A4D22">
      <w:pPr>
        <w:rPr>
          <w:del w:id="8766" w:author="Admin" w:date="2019-02-19T02:10:00Z"/>
          <w:sz w:val="20"/>
          <w:szCs w:val="20"/>
          <w:lang w:val="en-US"/>
          <w:rPrChange w:id="8767" w:author="Admin" w:date="2019-02-18T23:54:00Z">
            <w:rPr>
              <w:del w:id="8768" w:author="Admin" w:date="2019-02-19T02:10:00Z"/>
              <w:sz w:val="20"/>
              <w:szCs w:val="20"/>
            </w:rPr>
          </w:rPrChange>
        </w:rPr>
      </w:pPr>
      <w:del w:id="8769" w:author="Admin" w:date="2019-02-19T02:10:00Z">
        <w:r w:rsidRPr="001A4D22" w:rsidDel="002260E7">
          <w:rPr>
            <w:rFonts w:eastAsia="Times New Roman"/>
            <w:sz w:val="20"/>
            <w:szCs w:val="20"/>
            <w:lang w:val="en-US"/>
            <w:rPrChange w:id="8770"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8771" w:author="Admin" w:date="2019-02-18T23:54:00Z">
              <w:rPr>
                <w:rFonts w:ascii="Arial" w:eastAsia="Arial" w:hAnsi="Arial" w:cs="Arial"/>
                <w:i/>
                <w:iCs/>
                <w:sz w:val="20"/>
                <w:szCs w:val="20"/>
              </w:rPr>
            </w:rPrChange>
          </w:rPr>
          <w:delText>b</w:delText>
        </w:r>
        <w:r w:rsidRPr="001A4D22" w:rsidDel="002260E7">
          <w:rPr>
            <w:rFonts w:eastAsia="Times New Roman"/>
            <w:sz w:val="20"/>
            <w:szCs w:val="20"/>
            <w:lang w:val="en-US"/>
            <w:rPrChange w:id="8772" w:author="Admin" w:date="2019-02-18T23:54:00Z">
              <w:rPr>
                <w:rFonts w:eastAsia="Times New Roman"/>
                <w:sz w:val="20"/>
                <w:szCs w:val="20"/>
              </w:rPr>
            </w:rPrChange>
          </w:rPr>
          <w:delText>)</w:delText>
        </w:r>
        <w:r w:rsidRPr="001A4D22" w:rsidDel="002260E7">
          <w:rPr>
            <w:rFonts w:eastAsia="Times New Roman"/>
            <w:i/>
            <w:iCs/>
            <w:sz w:val="20"/>
            <w:szCs w:val="20"/>
            <w:lang w:val="en-US"/>
            <w:rPrChange w:id="8773" w:author="Admin" w:date="2019-02-18T23:54:00Z">
              <w:rPr>
                <w:rFonts w:eastAsia="Times New Roman"/>
                <w:i/>
                <w:iCs/>
                <w:sz w:val="20"/>
                <w:szCs w:val="20"/>
              </w:rPr>
            </w:rPrChange>
          </w:rPr>
          <w:delText>;</w:delText>
        </w:r>
        <w:r w:rsidRPr="001A4D22" w:rsidDel="002260E7">
          <w:rPr>
            <w:rFonts w:eastAsia="Times New Roman"/>
            <w:sz w:val="20"/>
            <w:szCs w:val="20"/>
            <w:lang w:val="en-US"/>
            <w:rPrChange w:id="8774" w:author="Admin" w:date="2019-02-18T23:54:00Z">
              <w:rPr>
                <w:rFonts w:eastAsia="Times New Roman"/>
                <w:sz w:val="20"/>
                <w:szCs w:val="20"/>
              </w:rPr>
            </w:rPrChange>
          </w:rPr>
          <w:delText xml:space="preserve"> </w:delText>
        </w:r>
        <w:r w:rsidRPr="001A4D22" w:rsidDel="002260E7">
          <w:rPr>
            <w:rFonts w:eastAsia="Times New Roman"/>
            <w:i/>
            <w:iCs/>
            <w:sz w:val="20"/>
            <w:szCs w:val="20"/>
            <w:lang w:val="en-US"/>
            <w:rPrChange w:id="8775" w:author="Admin" w:date="2019-02-18T23:54:00Z">
              <w:rPr>
                <w:rFonts w:eastAsia="Times New Roman"/>
                <w:i/>
                <w:iCs/>
                <w:sz w:val="20"/>
                <w:szCs w:val="20"/>
              </w:rPr>
            </w:rPrChange>
          </w:rPr>
          <w:delText>8</w:delText>
        </w:r>
        <w:r w:rsidRPr="001A4D22" w:rsidDel="002260E7">
          <w:rPr>
            <w:rFonts w:eastAsia="Times New Roman"/>
            <w:sz w:val="20"/>
            <w:szCs w:val="20"/>
            <w:lang w:val="en-US"/>
            <w:rPrChange w:id="8776"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8777" w:author="Admin" w:date="2019-02-18T23:54:00Z">
              <w:rPr>
                <w:rFonts w:ascii="Arial" w:eastAsia="Arial" w:hAnsi="Arial" w:cs="Arial"/>
                <w:i/>
                <w:iCs/>
                <w:sz w:val="20"/>
                <w:szCs w:val="20"/>
              </w:rPr>
            </w:rPrChange>
          </w:rPr>
          <w:delText>t</w:delText>
        </w:r>
        <w:r w:rsidRPr="001A4D22" w:rsidDel="002260E7">
          <w:rPr>
            <w:rFonts w:eastAsia="Times New Roman"/>
            <w:sz w:val="20"/>
            <w:szCs w:val="20"/>
            <w:lang w:val="en-US"/>
            <w:rPrChange w:id="8778" w:author="Admin" w:date="2019-02-18T23:54:00Z">
              <w:rPr>
                <w:rFonts w:eastAsia="Times New Roman"/>
                <w:sz w:val="20"/>
                <w:szCs w:val="20"/>
              </w:rPr>
            </w:rPrChange>
          </w:rPr>
          <w:delText xml:space="preserve"> </w:delText>
        </w:r>
        <w:r w:rsidRPr="001A4D22" w:rsidDel="002260E7">
          <w:rPr>
            <w:rFonts w:eastAsia="Times New Roman"/>
            <w:i/>
            <w:iCs/>
            <w:sz w:val="20"/>
            <w:szCs w:val="20"/>
            <w:lang w:val="en-US"/>
            <w:rPrChange w:id="8779" w:author="Admin" w:date="2019-02-18T23:54:00Z">
              <w:rPr>
                <w:rFonts w:eastAsia="Times New Roman"/>
                <w:i/>
                <w:iCs/>
                <w:sz w:val="20"/>
                <w:szCs w:val="20"/>
              </w:rPr>
            </w:rPrChange>
          </w:rPr>
          <w:delText>2</w:delText>
        </w:r>
        <w:r w:rsidRPr="001A4D22" w:rsidDel="002260E7">
          <w:rPr>
            <w:rFonts w:eastAsia="Times New Roman"/>
            <w:sz w:val="20"/>
            <w:szCs w:val="20"/>
            <w:lang w:val="en-US"/>
            <w:rPrChange w:id="8780"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8781" w:author="Admin" w:date="2019-02-18T23:54:00Z">
              <w:rPr>
                <w:rFonts w:ascii="Arial" w:eastAsia="Arial" w:hAnsi="Arial" w:cs="Arial"/>
                <w:i/>
                <w:iCs/>
                <w:sz w:val="20"/>
                <w:szCs w:val="20"/>
              </w:rPr>
            </w:rPrChange>
          </w:rPr>
          <w:delText>a</w:delText>
        </w:r>
        <w:r w:rsidRPr="001A4D22" w:rsidDel="002260E7">
          <w:rPr>
            <w:rFonts w:eastAsia="Times New Roman"/>
            <w:i/>
            <w:iCs/>
            <w:sz w:val="20"/>
            <w:szCs w:val="20"/>
            <w:lang w:val="en-US"/>
            <w:rPrChange w:id="8782" w:author="Admin" w:date="2019-02-18T23:54:00Z">
              <w:rPr>
                <w:rFonts w:eastAsia="Times New Roman"/>
                <w:i/>
                <w:iCs/>
                <w:sz w:val="20"/>
                <w:szCs w:val="20"/>
              </w:rPr>
            </w:rPrChange>
          </w:rPr>
          <w:delText>;</w:delText>
        </w:r>
        <w:r w:rsidRPr="001A4D22" w:rsidDel="002260E7">
          <w:rPr>
            <w:rFonts w:eastAsia="Times New Roman"/>
            <w:sz w:val="20"/>
            <w:szCs w:val="20"/>
            <w:lang w:val="en-US"/>
            <w:rPrChange w:id="8783"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8784" w:author="Admin" w:date="2019-02-18T23:54:00Z">
              <w:rPr>
                <w:rFonts w:ascii="Arial" w:eastAsia="Arial" w:hAnsi="Arial" w:cs="Arial"/>
                <w:i/>
                <w:iCs/>
                <w:sz w:val="20"/>
                <w:szCs w:val="20"/>
              </w:rPr>
            </w:rPrChange>
          </w:rPr>
          <w:delText>b</w:delText>
        </w:r>
        <w:r w:rsidRPr="001A4D22" w:rsidDel="002260E7">
          <w:rPr>
            <w:rFonts w:eastAsia="Times New Roman"/>
            <w:sz w:val="20"/>
            <w:szCs w:val="20"/>
            <w:lang w:val="en-US"/>
            <w:rPrChange w:id="8785" w:author="Admin" w:date="2019-02-18T23:54:00Z">
              <w:rPr>
                <w:rFonts w:eastAsia="Times New Roman"/>
                <w:sz w:val="20"/>
                <w:szCs w:val="20"/>
              </w:rPr>
            </w:rPrChange>
          </w:rPr>
          <w:delText xml:space="preserve">] </w:delText>
        </w:r>
        <w:r w:rsidRPr="001A4D22" w:rsidDel="002260E7">
          <w:rPr>
            <w:rFonts w:eastAsia="Times New Roman"/>
            <w:i/>
            <w:iCs/>
            <w:sz w:val="20"/>
            <w:szCs w:val="20"/>
            <w:lang w:val="en-US"/>
            <w:rPrChange w:id="8786" w:author="Admin" w:date="2019-02-18T23:54:00Z">
              <w:rPr>
                <w:rFonts w:eastAsia="Times New Roman"/>
                <w:i/>
                <w:iCs/>
                <w:sz w:val="20"/>
                <w:szCs w:val="20"/>
              </w:rPr>
            </w:rPrChange>
          </w:rPr>
          <w:delText>9</w:delText>
        </w:r>
        <w:r w:rsidRPr="001A4D22" w:rsidDel="002260E7">
          <w:rPr>
            <w:rFonts w:eastAsia="Times New Roman"/>
            <w:sz w:val="20"/>
            <w:szCs w:val="20"/>
            <w:lang w:val="en-US"/>
            <w:rPrChange w:id="8787"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8788" w:author="Admin" w:date="2019-02-18T23:54:00Z">
              <w:rPr>
                <w:rFonts w:ascii="Arial" w:eastAsia="Arial" w:hAnsi="Arial" w:cs="Arial"/>
                <w:i/>
                <w:iCs/>
                <w:sz w:val="20"/>
                <w:szCs w:val="20"/>
              </w:rPr>
            </w:rPrChange>
          </w:rPr>
          <w:delText>s</w:delText>
        </w:r>
        <w:r w:rsidRPr="001A4D22" w:rsidDel="002260E7">
          <w:rPr>
            <w:rFonts w:eastAsia="Times New Roman"/>
            <w:sz w:val="20"/>
            <w:szCs w:val="20"/>
            <w:lang w:val="en-US"/>
            <w:rPrChange w:id="8789" w:author="Admin" w:date="2019-02-18T23:54:00Z">
              <w:rPr>
                <w:rFonts w:eastAsia="Times New Roman"/>
                <w:sz w:val="20"/>
                <w:szCs w:val="20"/>
              </w:rPr>
            </w:rPrChange>
          </w:rPr>
          <w:delText xml:space="preserve"> </w:delText>
        </w:r>
        <w:r w:rsidRPr="001A4D22" w:rsidDel="002260E7">
          <w:rPr>
            <w:rFonts w:eastAsia="Times New Roman"/>
            <w:i/>
            <w:iCs/>
            <w:sz w:val="20"/>
            <w:szCs w:val="20"/>
            <w:lang w:val="en-US"/>
            <w:rPrChange w:id="8790" w:author="Admin" w:date="2019-02-18T23:54:00Z">
              <w:rPr>
                <w:rFonts w:eastAsia="Times New Roman"/>
                <w:i/>
                <w:iCs/>
                <w:sz w:val="20"/>
                <w:szCs w:val="20"/>
              </w:rPr>
            </w:rPrChange>
          </w:rPr>
          <w:delText>2</w:delText>
        </w:r>
        <w:r w:rsidRPr="001A4D22" w:rsidDel="002260E7">
          <w:rPr>
            <w:rFonts w:eastAsia="Times New Roman"/>
            <w:sz w:val="20"/>
            <w:szCs w:val="20"/>
            <w:lang w:val="en-US"/>
            <w:rPrChange w:id="8791"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8792" w:author="Admin" w:date="2019-02-18T23:54:00Z">
              <w:rPr>
                <w:rFonts w:ascii="Arial" w:eastAsia="Arial" w:hAnsi="Arial" w:cs="Arial"/>
                <w:i/>
                <w:iCs/>
                <w:sz w:val="20"/>
                <w:szCs w:val="20"/>
              </w:rPr>
            </w:rPrChange>
          </w:rPr>
          <w:delText>a</w:delText>
        </w:r>
        <w:r w:rsidRPr="001A4D22" w:rsidDel="002260E7">
          <w:rPr>
            <w:rFonts w:eastAsia="Times New Roman"/>
            <w:i/>
            <w:iCs/>
            <w:sz w:val="20"/>
            <w:szCs w:val="20"/>
            <w:lang w:val="en-US"/>
            <w:rPrChange w:id="8793" w:author="Admin" w:date="2019-02-18T23:54:00Z">
              <w:rPr>
                <w:rFonts w:eastAsia="Times New Roman"/>
                <w:i/>
                <w:iCs/>
                <w:sz w:val="20"/>
                <w:szCs w:val="20"/>
              </w:rPr>
            </w:rPrChange>
          </w:rPr>
          <w:delText>;</w:delText>
        </w:r>
        <w:r w:rsidRPr="001A4D22" w:rsidDel="002260E7">
          <w:rPr>
            <w:rFonts w:eastAsia="Times New Roman"/>
            <w:sz w:val="20"/>
            <w:szCs w:val="20"/>
            <w:lang w:val="en-US"/>
            <w:rPrChange w:id="8794"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8795" w:author="Admin" w:date="2019-02-18T23:54:00Z">
              <w:rPr>
                <w:rFonts w:ascii="Arial" w:eastAsia="Arial" w:hAnsi="Arial" w:cs="Arial"/>
                <w:i/>
                <w:iCs/>
                <w:sz w:val="20"/>
                <w:szCs w:val="20"/>
              </w:rPr>
            </w:rPrChange>
          </w:rPr>
          <w:delText>b</w:delText>
        </w:r>
        <w:r w:rsidRPr="001A4D22" w:rsidDel="002260E7">
          <w:rPr>
            <w:rFonts w:eastAsia="Times New Roman"/>
            <w:sz w:val="20"/>
            <w:szCs w:val="20"/>
            <w:lang w:val="en-US"/>
            <w:rPrChange w:id="8796" w:author="Admin" w:date="2019-02-18T23:54:00Z">
              <w:rPr>
                <w:rFonts w:eastAsia="Times New Roman"/>
                <w:sz w:val="20"/>
                <w:szCs w:val="20"/>
              </w:rPr>
            </w:rPrChange>
          </w:rPr>
          <w:delText>] : dist ( (</w:delText>
        </w:r>
        <w:r w:rsidRPr="001A4D22" w:rsidDel="002260E7">
          <w:rPr>
            <w:rFonts w:ascii="Arial" w:eastAsia="Arial" w:hAnsi="Arial" w:cs="Arial"/>
            <w:i/>
            <w:iCs/>
            <w:sz w:val="20"/>
            <w:szCs w:val="20"/>
            <w:lang w:val="en-US"/>
            <w:rPrChange w:id="8797" w:author="Admin" w:date="2019-02-18T23:54:00Z">
              <w:rPr>
                <w:rFonts w:ascii="Arial" w:eastAsia="Arial" w:hAnsi="Arial" w:cs="Arial"/>
                <w:i/>
                <w:iCs/>
                <w:sz w:val="20"/>
                <w:szCs w:val="20"/>
              </w:rPr>
            </w:rPrChange>
          </w:rPr>
          <w:delText>t</w:delText>
        </w:r>
        <w:r w:rsidRPr="001A4D22" w:rsidDel="002260E7">
          <w:rPr>
            <w:rFonts w:eastAsia="Times New Roman"/>
            <w:sz w:val="20"/>
            <w:szCs w:val="20"/>
            <w:lang w:val="en-US"/>
            <w:rPrChange w:id="8798" w:author="Admin" w:date="2019-02-18T23:54:00Z">
              <w:rPr>
                <w:rFonts w:eastAsia="Times New Roman"/>
                <w:sz w:val="20"/>
                <w:szCs w:val="20"/>
              </w:rPr>
            </w:rPrChange>
          </w:rPr>
          <w:delText>)</w:delText>
        </w:r>
        <w:r w:rsidRPr="001A4D22" w:rsidDel="002260E7">
          <w:rPr>
            <w:rFonts w:eastAsia="Times New Roman"/>
            <w:i/>
            <w:iCs/>
            <w:sz w:val="20"/>
            <w:szCs w:val="20"/>
            <w:lang w:val="en-US"/>
            <w:rPrChange w:id="8799" w:author="Admin" w:date="2019-02-18T23:54:00Z">
              <w:rPr>
                <w:rFonts w:eastAsia="Times New Roman"/>
                <w:i/>
                <w:iCs/>
                <w:sz w:val="20"/>
                <w:szCs w:val="20"/>
              </w:rPr>
            </w:rPrChange>
          </w:rPr>
          <w:delText>;</w:delText>
        </w:r>
        <w:r w:rsidRPr="001A4D22" w:rsidDel="002260E7">
          <w:rPr>
            <w:rFonts w:eastAsia="Times New Roman"/>
            <w:sz w:val="20"/>
            <w:szCs w:val="20"/>
            <w:lang w:val="en-US"/>
            <w:rPrChange w:id="8800" w:author="Admin" w:date="2019-02-18T23:54: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8801" w:author="Admin" w:date="2019-02-18T23:54:00Z">
              <w:rPr>
                <w:rFonts w:ascii="Arial" w:eastAsia="Arial" w:hAnsi="Arial" w:cs="Arial"/>
                <w:i/>
                <w:iCs/>
                <w:sz w:val="20"/>
                <w:szCs w:val="20"/>
              </w:rPr>
            </w:rPrChange>
          </w:rPr>
          <w:delText>s</w:delText>
        </w:r>
        <w:r w:rsidRPr="001A4D22" w:rsidDel="002260E7">
          <w:rPr>
            <w:rFonts w:eastAsia="Times New Roman"/>
            <w:sz w:val="20"/>
            <w:szCs w:val="20"/>
            <w:lang w:val="en-US"/>
            <w:rPrChange w:id="8802" w:author="Admin" w:date="2019-02-18T23:54:00Z">
              <w:rPr>
                <w:rFonts w:eastAsia="Times New Roman"/>
                <w:sz w:val="20"/>
                <w:szCs w:val="20"/>
              </w:rPr>
            </w:rPrChange>
          </w:rPr>
          <w:delText xml:space="preserve">)) </w:delText>
        </w:r>
        <w:r w:rsidRPr="001A4D22" w:rsidDel="002260E7">
          <w:rPr>
            <w:rFonts w:eastAsia="Times New Roman"/>
            <w:i/>
            <w:iCs/>
            <w:sz w:val="20"/>
            <w:szCs w:val="20"/>
            <w:lang w:val="en-US"/>
            <w:rPrChange w:id="8803" w:author="Admin" w:date="2019-02-18T23:54:00Z">
              <w:rPr>
                <w:rFonts w:eastAsia="Times New Roman"/>
                <w:i/>
                <w:iCs/>
                <w:sz w:val="20"/>
                <w:szCs w:val="20"/>
              </w:rPr>
            </w:rPrChange>
          </w:rPr>
          <w:delText>&lt; ":</w:delText>
        </w:r>
      </w:del>
    </w:p>
    <w:p w:rsidR="00A33515" w:rsidRPr="001A4D22" w:rsidDel="002260E7" w:rsidRDefault="00A33515">
      <w:pPr>
        <w:spacing w:line="200" w:lineRule="exact"/>
        <w:rPr>
          <w:del w:id="8804" w:author="Admin" w:date="2019-02-19T02:10:00Z"/>
          <w:sz w:val="20"/>
          <w:szCs w:val="20"/>
          <w:lang w:val="en-US"/>
          <w:rPrChange w:id="8805" w:author="Admin" w:date="2019-02-18T23:54:00Z">
            <w:rPr>
              <w:del w:id="8806" w:author="Admin" w:date="2019-02-19T02:10:00Z"/>
              <w:sz w:val="20"/>
              <w:szCs w:val="20"/>
            </w:rPr>
          </w:rPrChange>
        </w:rPr>
      </w:pPr>
    </w:p>
    <w:p w:rsidR="00A33515" w:rsidRPr="001A4D22" w:rsidDel="002260E7" w:rsidRDefault="00A33515">
      <w:pPr>
        <w:rPr>
          <w:del w:id="8807" w:author="Admin" w:date="2019-02-19T02:10:00Z"/>
          <w:lang w:val="en-US"/>
          <w:rPrChange w:id="8808" w:author="Admin" w:date="2019-02-18T23:54:00Z">
            <w:rPr>
              <w:del w:id="8809" w:author="Admin" w:date="2019-02-19T02:10:00Z"/>
            </w:rPr>
          </w:rPrChange>
        </w:rPr>
        <w:sectPr w:rsidR="00A33515" w:rsidRPr="001A4D22" w:rsidDel="002260E7">
          <w:type w:val="continuous"/>
          <w:pgSz w:w="8220" w:h="12472"/>
          <w:pgMar w:top="639" w:right="720" w:bottom="0" w:left="720" w:header="0" w:footer="0" w:gutter="0"/>
          <w:cols w:num="4" w:space="720" w:equalWidth="0">
            <w:col w:w="920" w:space="180"/>
            <w:col w:w="320" w:space="120"/>
            <w:col w:w="580" w:space="160"/>
            <w:col w:w="4500"/>
          </w:cols>
        </w:sectPr>
      </w:pPr>
    </w:p>
    <w:p w:rsidR="00A33515" w:rsidRPr="001A4D22" w:rsidDel="002260E7" w:rsidRDefault="00A33515">
      <w:pPr>
        <w:spacing w:line="190" w:lineRule="exact"/>
        <w:rPr>
          <w:del w:id="8810" w:author="Admin" w:date="2019-02-19T02:10:00Z"/>
          <w:sz w:val="20"/>
          <w:szCs w:val="20"/>
          <w:lang w:val="en-US"/>
          <w:rPrChange w:id="8811" w:author="Admin" w:date="2019-02-18T23:54:00Z">
            <w:rPr>
              <w:del w:id="8812" w:author="Admin" w:date="2019-02-19T02:10:00Z"/>
              <w:sz w:val="20"/>
              <w:szCs w:val="20"/>
            </w:rPr>
          </w:rPrChange>
        </w:rPr>
      </w:pPr>
    </w:p>
    <w:p w:rsidR="00A33515" w:rsidDel="002260E7" w:rsidRDefault="001A4D22">
      <w:pPr>
        <w:rPr>
          <w:del w:id="8813" w:author="Admin" w:date="2019-02-19T02:10:00Z"/>
          <w:sz w:val="20"/>
          <w:szCs w:val="20"/>
        </w:rPr>
      </w:pPr>
      <w:del w:id="8814" w:author="Admin" w:date="2019-02-19T02:10:00Z">
        <w:r w:rsidDel="002260E7">
          <w:rPr>
            <w:rFonts w:ascii="Arial" w:eastAsia="Arial" w:hAnsi="Arial" w:cs="Arial"/>
            <w:sz w:val="20"/>
            <w:szCs w:val="20"/>
          </w:rPr>
          <w:delText>Кривую</w:delText>
        </w:r>
      </w:del>
    </w:p>
    <w:p w:rsidR="00A33515" w:rsidDel="002260E7" w:rsidRDefault="001A4D22">
      <w:pPr>
        <w:spacing w:line="20" w:lineRule="exact"/>
        <w:rPr>
          <w:del w:id="8815" w:author="Admin" w:date="2019-02-19T02:10:00Z"/>
          <w:sz w:val="20"/>
          <w:szCs w:val="20"/>
        </w:rPr>
      </w:pPr>
      <w:del w:id="8816" w:author="Admin" w:date="2019-02-19T02:10:00Z">
        <w:r w:rsidDel="002260E7">
          <w:rPr>
            <w:sz w:val="20"/>
            <w:szCs w:val="20"/>
          </w:rPr>
          <w:br w:type="column"/>
        </w:r>
      </w:del>
    </w:p>
    <w:p w:rsidR="00A33515" w:rsidDel="002260E7" w:rsidRDefault="00A33515">
      <w:pPr>
        <w:spacing w:line="170" w:lineRule="exact"/>
        <w:rPr>
          <w:del w:id="8817" w:author="Admin" w:date="2019-02-19T02:10:00Z"/>
          <w:sz w:val="20"/>
          <w:szCs w:val="20"/>
        </w:rPr>
      </w:pPr>
    </w:p>
    <w:p w:rsidR="00A33515" w:rsidDel="002260E7" w:rsidRDefault="001A4D22">
      <w:pPr>
        <w:ind w:left="20"/>
        <w:rPr>
          <w:del w:id="8818" w:author="Admin" w:date="2019-02-19T02:10:00Z"/>
          <w:sz w:val="20"/>
          <w:szCs w:val="20"/>
        </w:rPr>
      </w:pPr>
      <w:del w:id="8819" w:author="Admin" w:date="2019-02-19T02:10:00Z">
        <w:r w:rsidDel="002260E7">
          <w:rPr>
            <w:rFonts w:ascii="Arial" w:eastAsia="Arial" w:hAnsi="Arial" w:cs="Arial"/>
            <w:sz w:val="20"/>
            <w:szCs w:val="20"/>
          </w:rPr>
          <w:delText xml:space="preserve">будем называть </w:delText>
        </w:r>
        <w:r w:rsidDel="002260E7">
          <w:rPr>
            <w:rFonts w:eastAsia="Times New Roman"/>
            <w:i/>
            <w:iCs/>
            <w:sz w:val="20"/>
            <w:szCs w:val="20"/>
          </w:rPr>
          <w:delText>"</w:delText>
        </w:r>
        <w:r w:rsidDel="002260E7">
          <w:rPr>
            <w:rFonts w:ascii="Arial" w:eastAsia="Arial" w:hAnsi="Arial" w:cs="Arial"/>
            <w:i/>
            <w:iCs/>
            <w:sz w:val="20"/>
            <w:szCs w:val="20"/>
          </w:rPr>
          <w:delText>–приближением</w:delText>
        </w:r>
        <w:r w:rsidDel="002260E7">
          <w:rPr>
            <w:rFonts w:ascii="Arial" w:eastAsia="Arial" w:hAnsi="Arial" w:cs="Arial"/>
            <w:sz w:val="20"/>
            <w:szCs w:val="20"/>
          </w:rPr>
          <w:delText xml:space="preserve">  , если</w:delText>
        </w:r>
      </w:del>
    </w:p>
    <w:p w:rsidR="00A33515" w:rsidDel="002260E7" w:rsidRDefault="00A33515">
      <w:pPr>
        <w:spacing w:line="210" w:lineRule="exact"/>
        <w:rPr>
          <w:del w:id="8820" w:author="Admin" w:date="2019-02-19T02:10:00Z"/>
          <w:sz w:val="20"/>
          <w:szCs w:val="20"/>
        </w:rPr>
      </w:pPr>
    </w:p>
    <w:p w:rsidR="00A33515" w:rsidDel="002260E7" w:rsidRDefault="001A4D22">
      <w:pPr>
        <w:tabs>
          <w:tab w:val="left" w:pos="720"/>
          <w:tab w:val="left" w:pos="1260"/>
          <w:tab w:val="left" w:pos="1900"/>
        </w:tabs>
        <w:rPr>
          <w:del w:id="8821" w:author="Admin" w:date="2019-02-19T02:10:00Z"/>
          <w:sz w:val="20"/>
          <w:szCs w:val="20"/>
        </w:rPr>
      </w:pPr>
      <w:del w:id="8822" w:author="Admin" w:date="2019-02-19T02:10:00Z">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 =</w:delText>
        </w:r>
        <w:r w:rsidDel="002260E7">
          <w:rPr>
            <w:rFonts w:eastAsia="Times New Roman"/>
            <w:sz w:val="20"/>
            <w:szCs w:val="20"/>
          </w:rPr>
          <w:tab/>
          <w:delText>(</w:delText>
        </w:r>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eastAsia="Times New Roman"/>
            <w:i/>
            <w:iCs/>
            <w:sz w:val="20"/>
            <w:szCs w:val="20"/>
          </w:rPr>
          <w:delText>;</w:delText>
        </w:r>
        <w:r w:rsidDel="002260E7">
          <w:rPr>
            <w:rFonts w:eastAsia="Times New Roman"/>
            <w:sz w:val="20"/>
            <w:szCs w:val="20"/>
          </w:rPr>
          <w:tab/>
          <w:delText>(</w:delText>
        </w:r>
        <w:r w:rsidDel="002260E7">
          <w:rPr>
            <w:rFonts w:ascii="Arial" w:eastAsia="Arial" w:hAnsi="Arial" w:cs="Arial"/>
            <w:i/>
            <w:iCs/>
            <w:sz w:val="20"/>
            <w:szCs w:val="20"/>
          </w:rPr>
          <w:delText>b</w:delText>
        </w:r>
        <w:r w:rsidDel="002260E7">
          <w:rPr>
            <w:rFonts w:eastAsia="Times New Roman"/>
            <w:sz w:val="20"/>
            <w:szCs w:val="20"/>
          </w:rPr>
          <w:delText>) =</w:delText>
        </w:r>
        <w:r w:rsidDel="002260E7">
          <w:rPr>
            <w:rFonts w:eastAsia="Times New Roman"/>
            <w:sz w:val="20"/>
            <w:szCs w:val="20"/>
          </w:rPr>
          <w:tab/>
          <w:delText>(</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eastAsia="Times New Roman"/>
            <w:i/>
            <w:iCs/>
            <w:sz w:val="20"/>
            <w:szCs w:val="20"/>
          </w:rPr>
          <w:delText>8</w:delText>
        </w:r>
        <w:r w:rsidDel="002260E7">
          <w:rPr>
            <w:rFonts w:eastAsia="Times New Roman"/>
            <w:sz w:val="20"/>
            <w:szCs w:val="20"/>
          </w:rPr>
          <w:delText xml:space="preserve"> </w:delText>
        </w:r>
        <w:r w:rsidDel="002260E7">
          <w:rPr>
            <w:rFonts w:ascii="Arial" w:eastAsia="Arial" w:hAnsi="Arial" w:cs="Arial"/>
            <w:i/>
            <w:iCs/>
            <w:sz w:val="20"/>
            <w:szCs w:val="20"/>
          </w:rPr>
          <w:delText>t</w:delText>
        </w:r>
        <w:r w:rsidDel="002260E7">
          <w:rPr>
            <w:rFonts w:eastAsia="Times New Roman"/>
            <w:sz w:val="20"/>
            <w:szCs w:val="20"/>
          </w:rPr>
          <w:delText xml:space="preserve"> </w:delText>
        </w:r>
        <w:r w:rsidDel="002260E7">
          <w:rPr>
            <w:rFonts w:eastAsia="Times New Roman"/>
            <w:i/>
            <w:iCs/>
            <w:sz w:val="20"/>
            <w:szCs w:val="20"/>
          </w:rPr>
          <w:delText>2</w:delText>
        </w:r>
        <w:r w:rsidDel="002260E7">
          <w:rPr>
            <w:rFonts w:eastAsia="Times New Roman"/>
            <w:sz w:val="20"/>
            <w:szCs w:val="20"/>
          </w:rPr>
          <w:delText xml:space="preserve">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 dist ( (</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t</w:delText>
        </w:r>
        <w:r w:rsidDel="002260E7">
          <w:rPr>
            <w:rFonts w:eastAsia="Times New Roman"/>
            <w:sz w:val="20"/>
            <w:szCs w:val="20"/>
          </w:rPr>
          <w:delText xml:space="preserve">)) </w:delText>
        </w:r>
        <w:r w:rsidDel="002260E7">
          <w:rPr>
            <w:rFonts w:eastAsia="Times New Roman"/>
            <w:i/>
            <w:iCs/>
            <w:sz w:val="20"/>
            <w:szCs w:val="20"/>
          </w:rPr>
          <w:delText>&lt; ":</w:delText>
        </w:r>
      </w:del>
    </w:p>
    <w:p w:rsidR="00A33515" w:rsidDel="002260E7" w:rsidRDefault="00A33515">
      <w:pPr>
        <w:spacing w:line="200" w:lineRule="exact"/>
        <w:rPr>
          <w:del w:id="8823" w:author="Admin" w:date="2019-02-19T02:10:00Z"/>
          <w:sz w:val="20"/>
          <w:szCs w:val="20"/>
        </w:rPr>
      </w:pPr>
    </w:p>
    <w:p w:rsidR="00A33515" w:rsidDel="002260E7" w:rsidRDefault="00A33515">
      <w:pPr>
        <w:rPr>
          <w:del w:id="8824" w:author="Admin" w:date="2019-02-19T02:10:00Z"/>
        </w:rPr>
        <w:sectPr w:rsidR="00A33515" w:rsidDel="002260E7">
          <w:type w:val="continuous"/>
          <w:pgSz w:w="8220" w:h="12472"/>
          <w:pgMar w:top="639" w:right="720" w:bottom="0" w:left="720" w:header="0" w:footer="0" w:gutter="0"/>
          <w:cols w:num="2" w:space="720" w:equalWidth="0">
            <w:col w:w="860" w:space="40"/>
            <w:col w:w="5880"/>
          </w:cols>
        </w:sectPr>
      </w:pPr>
    </w:p>
    <w:p w:rsidR="00A33515" w:rsidDel="002260E7" w:rsidRDefault="00A33515">
      <w:pPr>
        <w:spacing w:line="74" w:lineRule="exact"/>
        <w:rPr>
          <w:del w:id="8825" w:author="Admin" w:date="2019-02-19T02:10:00Z"/>
          <w:sz w:val="20"/>
          <w:szCs w:val="20"/>
        </w:rPr>
      </w:pPr>
    </w:p>
    <w:p w:rsidR="00A33515" w:rsidDel="002260E7" w:rsidRDefault="001A4D22">
      <w:pPr>
        <w:spacing w:line="335" w:lineRule="auto"/>
        <w:jc w:val="center"/>
        <w:rPr>
          <w:del w:id="8826" w:author="Admin" w:date="2019-02-19T02:10:00Z"/>
          <w:sz w:val="20"/>
          <w:szCs w:val="20"/>
        </w:rPr>
      </w:pPr>
      <w:del w:id="8827" w:author="Admin" w:date="2019-02-19T02:10:00Z">
        <w:r w:rsidDel="002260E7">
          <w:rPr>
            <w:rFonts w:ascii="Arial" w:eastAsia="Arial" w:hAnsi="Arial" w:cs="Arial"/>
            <w:sz w:val="20"/>
            <w:szCs w:val="20"/>
          </w:rPr>
          <w:delText xml:space="preserve">Пусть  </w:delText>
        </w:r>
        <w:r w:rsidDel="002260E7">
          <w:rPr>
            <w:rFonts w:eastAsia="Times New Roman"/>
            <w:sz w:val="20"/>
            <w:szCs w:val="20"/>
          </w:rPr>
          <w:delText>: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 регулярная кривая. Её </w:delText>
        </w:r>
        <w:r w:rsidDel="002260E7">
          <w:rPr>
            <w:rFonts w:eastAsia="Times New Roman"/>
            <w:i/>
            <w:iCs/>
            <w:sz w:val="20"/>
            <w:szCs w:val="20"/>
          </w:rPr>
          <w:delText>"</w:delText>
        </w:r>
        <w:r w:rsidDel="002260E7">
          <w:rPr>
            <w:rFonts w:ascii="Arial" w:eastAsia="Arial" w:hAnsi="Arial" w:cs="Arial"/>
            <w:sz w:val="20"/>
            <w:szCs w:val="20"/>
          </w:rPr>
          <w:delText xml:space="preserve">–длиной называется число </w:delText>
        </w:r>
        <w:r w:rsidDel="002260E7">
          <w:rPr>
            <w:rFonts w:ascii="Arial" w:eastAsia="Arial" w:hAnsi="Arial" w:cs="Arial"/>
            <w:i/>
            <w:iCs/>
            <w:sz w:val="20"/>
            <w:szCs w:val="20"/>
          </w:rPr>
          <w:delText>L</w:delText>
        </w:r>
        <w:r w:rsidDel="002260E7">
          <w:rPr>
            <w:rFonts w:eastAsia="Times New Roman"/>
            <w:i/>
            <w:iCs/>
            <w:sz w:val="27"/>
            <w:szCs w:val="27"/>
            <w:vertAlign w:val="subscript"/>
          </w:rPr>
          <w:delText>"</w:delText>
        </w:r>
        <w:r w:rsidDel="002260E7">
          <w:rPr>
            <w:rFonts w:eastAsia="Times New Roman"/>
            <w:sz w:val="20"/>
            <w:szCs w:val="20"/>
          </w:rPr>
          <w:delText>( ) = inf</w:delText>
        </w:r>
        <w:r w:rsidDel="002260E7">
          <w:rPr>
            <w:rFonts w:ascii="Arial" w:eastAsia="Arial" w:hAnsi="Arial" w:cs="Arial"/>
            <w:i/>
            <w:iCs/>
            <w:sz w:val="20"/>
            <w:szCs w:val="20"/>
          </w:rPr>
          <w:delText xml:space="preserve"> </w:delText>
        </w:r>
        <w:r w:rsidDel="002260E7">
          <w:rPr>
            <w:rFonts w:eastAsia="Times New Roman"/>
            <w:i/>
            <w:iCs/>
            <w:sz w:val="20"/>
            <w:szCs w:val="20"/>
          </w:rPr>
          <w:delText>f</w:delText>
        </w:r>
        <w:r w:rsidDel="002260E7">
          <w:rPr>
            <w:rFonts w:ascii="Arial" w:eastAsia="Arial" w:hAnsi="Arial" w:cs="Arial"/>
            <w:i/>
            <w:iCs/>
            <w:sz w:val="20"/>
            <w:szCs w:val="20"/>
          </w:rPr>
          <w:delText>L</w:delText>
        </w:r>
        <w:r w:rsidDel="002260E7">
          <w:rPr>
            <w:rFonts w:eastAsia="Times New Roman"/>
            <w:sz w:val="20"/>
            <w:szCs w:val="20"/>
          </w:rPr>
          <w:delText>( )</w:delText>
        </w:r>
        <w:r w:rsidDel="002260E7">
          <w:rPr>
            <w:rFonts w:ascii="Arial" w:eastAsia="Arial" w:hAnsi="Arial" w:cs="Arial"/>
            <w:i/>
            <w:iCs/>
            <w:sz w:val="20"/>
            <w:szCs w:val="20"/>
          </w:rPr>
          <w:delText xml:space="preserve"> </w:delText>
        </w:r>
        <w:r w:rsidDel="002260E7">
          <w:rPr>
            <w:rFonts w:eastAsia="Times New Roman"/>
            <w:i/>
            <w:iCs/>
            <w:sz w:val="20"/>
            <w:szCs w:val="20"/>
          </w:rPr>
          <w:delText>j</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–приближение</w:delText>
        </w:r>
        <w:r w:rsidDel="002260E7">
          <w:rPr>
            <w:rFonts w:ascii="Arial" w:eastAsia="Arial" w:hAnsi="Arial" w:cs="Arial"/>
            <w:i/>
            <w:iCs/>
            <w:sz w:val="20"/>
            <w:szCs w:val="20"/>
          </w:rPr>
          <w:delText xml:space="preserve">  </w:delText>
        </w:r>
        <w:r w:rsidDel="002260E7">
          <w:rPr>
            <w:rFonts w:eastAsia="Times New Roman"/>
            <w:i/>
            <w:iCs/>
            <w:sz w:val="20"/>
            <w:szCs w:val="20"/>
          </w:rPr>
          <w:delText>g</w:delText>
        </w:r>
        <w:r w:rsidDel="002260E7">
          <w:rPr>
            <w:rFonts w:ascii="Arial" w:eastAsia="Arial" w:hAnsi="Arial" w:cs="Arial"/>
            <w:i/>
            <w:iCs/>
            <w:sz w:val="20"/>
            <w:szCs w:val="20"/>
          </w:rPr>
          <w:delText xml:space="preserve"> </w:delText>
        </w:r>
        <w:r w:rsidDel="002260E7">
          <w:rPr>
            <w:rFonts w:eastAsia="Times New Roman"/>
            <w:i/>
            <w:iCs/>
            <w:sz w:val="20"/>
            <w:szCs w:val="20"/>
          </w:rPr>
          <w:delText>:</w:delText>
        </w:r>
      </w:del>
    </w:p>
    <w:p w:rsidR="00A33515" w:rsidDel="002260E7" w:rsidRDefault="00A33515">
      <w:pPr>
        <w:spacing w:line="1" w:lineRule="exact"/>
        <w:rPr>
          <w:del w:id="8828" w:author="Admin" w:date="2019-02-19T02:10:00Z"/>
          <w:sz w:val="20"/>
          <w:szCs w:val="20"/>
        </w:rPr>
      </w:pPr>
    </w:p>
    <w:p w:rsidR="00A33515" w:rsidDel="002260E7" w:rsidRDefault="001A4D22">
      <w:pPr>
        <w:numPr>
          <w:ilvl w:val="0"/>
          <w:numId w:val="697"/>
        </w:numPr>
        <w:tabs>
          <w:tab w:val="left" w:pos="500"/>
        </w:tabs>
        <w:spacing w:line="279" w:lineRule="auto"/>
        <w:ind w:left="500" w:hanging="273"/>
        <w:jc w:val="both"/>
        <w:rPr>
          <w:del w:id="8829" w:author="Admin" w:date="2019-02-19T02:10:00Z"/>
          <w:rFonts w:ascii="Arial" w:eastAsia="Arial" w:hAnsi="Arial" w:cs="Arial"/>
          <w:b/>
          <w:bCs/>
          <w:sz w:val="20"/>
          <w:szCs w:val="20"/>
        </w:rPr>
        <w:pPrChange w:id="8830" w:author="Admin" w:date="2019-02-19T00:19:00Z">
          <w:pPr>
            <w:numPr>
              <w:numId w:val="700"/>
            </w:numPr>
            <w:tabs>
              <w:tab w:val="left" w:pos="500"/>
            </w:tabs>
            <w:spacing w:line="279" w:lineRule="auto"/>
            <w:ind w:left="500" w:hanging="273"/>
            <w:jc w:val="both"/>
          </w:pPr>
        </w:pPrChange>
      </w:pPr>
      <w:del w:id="8831" w:author="Admin" w:date="2019-02-19T02:10:00Z">
        <w:r w:rsidDel="002260E7">
          <w:rPr>
            <w:rFonts w:ascii="Arial" w:eastAsia="Arial" w:hAnsi="Arial" w:cs="Arial"/>
            <w:sz w:val="20"/>
            <w:szCs w:val="20"/>
          </w:rPr>
          <w:delText>Докажите, что у регулярных кривых любой длины бывают сколь угодно длинные регулярные приближения. Иными словами, для</w:delText>
        </w:r>
      </w:del>
    </w:p>
    <w:p w:rsidR="00A33515" w:rsidDel="002260E7" w:rsidRDefault="00A33515">
      <w:pPr>
        <w:spacing w:line="1" w:lineRule="exact"/>
        <w:rPr>
          <w:del w:id="8832" w:author="Admin" w:date="2019-02-19T02:10:00Z"/>
          <w:sz w:val="20"/>
          <w:szCs w:val="20"/>
        </w:rPr>
      </w:pPr>
    </w:p>
    <w:p w:rsidR="00A33515" w:rsidDel="002260E7" w:rsidRDefault="001A4D22">
      <w:pPr>
        <w:spacing w:line="249" w:lineRule="auto"/>
        <w:ind w:left="500"/>
        <w:jc w:val="both"/>
        <w:rPr>
          <w:del w:id="8833" w:author="Admin" w:date="2019-02-19T02:10:00Z"/>
          <w:sz w:val="20"/>
          <w:szCs w:val="20"/>
        </w:rPr>
      </w:pPr>
      <w:del w:id="8834" w:author="Admin" w:date="2019-02-19T02:10:00Z">
        <w:r w:rsidDel="002260E7">
          <w:rPr>
            <w:rFonts w:ascii="Arial" w:eastAsia="Arial" w:hAnsi="Arial" w:cs="Arial"/>
            <w:sz w:val="20"/>
            <w:szCs w:val="20"/>
          </w:rPr>
          <w:delText xml:space="preserve">любого числа </w:delText>
        </w:r>
        <w:r w:rsidDel="002260E7">
          <w:rPr>
            <w:rFonts w:eastAsia="Times New Roman"/>
            <w:sz w:val="20"/>
            <w:szCs w:val="20"/>
          </w:rPr>
          <w:delText>D</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0 и для любой регулярной кривой существу-ет регулярная кривая </w:delText>
        </w:r>
        <w:r w:rsidDel="002260E7">
          <w:rPr>
            <w:rFonts w:eastAsia="Times New Roman"/>
            <w:sz w:val="20"/>
            <w:szCs w:val="20"/>
          </w:rPr>
          <w:delText>: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с длиной </w:delText>
        </w:r>
        <w:r w:rsidDel="002260E7">
          <w:rPr>
            <w:rFonts w:ascii="Arial" w:eastAsia="Arial" w:hAnsi="Arial" w:cs="Arial"/>
            <w:i/>
            <w:iCs/>
            <w:sz w:val="20"/>
            <w:szCs w:val="20"/>
          </w:rPr>
          <w:delText>L</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w:delText>
        </w:r>
        <w:r w:rsidDel="002260E7">
          <w:rPr>
            <w:rFonts w:eastAsia="Times New Roman"/>
            <w:sz w:val="20"/>
            <w:szCs w:val="20"/>
          </w:rPr>
          <w:delText>D</w:delText>
        </w:r>
        <w:r w:rsidDel="002260E7">
          <w:rPr>
            <w:rFonts w:ascii="Arial" w:eastAsia="Arial" w:hAnsi="Arial" w:cs="Arial"/>
            <w:sz w:val="20"/>
            <w:szCs w:val="20"/>
          </w:rPr>
          <w:delText xml:space="preserve">, являющаяся её </w:delText>
        </w:r>
        <w:r w:rsidDel="002260E7">
          <w:rPr>
            <w:rFonts w:eastAsia="Times New Roman"/>
            <w:i/>
            <w:iCs/>
            <w:sz w:val="20"/>
            <w:szCs w:val="20"/>
          </w:rPr>
          <w:delText>"</w:delText>
        </w:r>
        <w:r w:rsidDel="002260E7">
          <w:rPr>
            <w:rFonts w:ascii="Arial" w:eastAsia="Arial" w:hAnsi="Arial" w:cs="Arial"/>
            <w:sz w:val="20"/>
            <w:szCs w:val="20"/>
          </w:rPr>
          <w:delText>–приближением.</w:delText>
        </w:r>
      </w:del>
    </w:p>
    <w:p w:rsidR="00A33515" w:rsidDel="002260E7" w:rsidRDefault="00A33515">
      <w:pPr>
        <w:spacing w:line="136" w:lineRule="exact"/>
        <w:rPr>
          <w:del w:id="8835" w:author="Admin" w:date="2019-02-19T02:10:00Z"/>
          <w:sz w:val="20"/>
          <w:szCs w:val="20"/>
        </w:rPr>
      </w:pPr>
    </w:p>
    <w:p w:rsidR="00A33515" w:rsidDel="002260E7" w:rsidRDefault="001A4D22">
      <w:pPr>
        <w:ind w:left="500" w:hanging="270"/>
        <w:jc w:val="both"/>
        <w:rPr>
          <w:del w:id="8836" w:author="Admin" w:date="2019-02-19T02:10:00Z"/>
          <w:sz w:val="20"/>
          <w:szCs w:val="20"/>
        </w:rPr>
      </w:pPr>
      <w:del w:id="8837" w:author="Admin" w:date="2019-02-19T02:10:00Z">
        <w:r w:rsidDel="002260E7">
          <w:rPr>
            <w:rFonts w:ascii="Arial" w:eastAsia="Arial" w:hAnsi="Arial" w:cs="Arial"/>
            <w:b/>
            <w:bCs/>
            <w:sz w:val="20"/>
            <w:szCs w:val="20"/>
          </w:rPr>
          <w:delText xml:space="preserve">2. </w:delText>
        </w:r>
        <w:r w:rsidDel="002260E7">
          <w:rPr>
            <w:rFonts w:ascii="Arial" w:eastAsia="Arial" w:hAnsi="Arial" w:cs="Arial"/>
            <w:sz w:val="20"/>
            <w:szCs w:val="20"/>
          </w:rPr>
          <w:delText>Докажите,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для любой регулярной кривой</w:delText>
        </w:r>
        <w:r w:rsidDel="002260E7">
          <w:rPr>
            <w:sz w:val="20"/>
            <w:szCs w:val="20"/>
          </w:rPr>
          <w:delText xml:space="preserve"> </w:delText>
        </w:r>
        <w:r w:rsidDel="002260E7">
          <w:rPr>
            <w:rFonts w:ascii="Arial" w:eastAsia="Arial" w:hAnsi="Arial" w:cs="Arial"/>
            <w:sz w:val="20"/>
            <w:szCs w:val="20"/>
          </w:rPr>
          <w:delText xml:space="preserve">существует констан-та </w:delText>
        </w:r>
        <w:r w:rsidDel="002260E7">
          <w:rPr>
            <w:rFonts w:eastAsia="Times New Roman"/>
            <w:i/>
            <w:iCs/>
            <w:sz w:val="20"/>
            <w:szCs w:val="20"/>
          </w:rPr>
          <w:delText>"</w:delText>
        </w:r>
        <w:r w:rsidDel="002260E7">
          <w:rPr>
            <w:rFonts w:ascii="Arial" w:eastAsia="Arial" w:hAnsi="Arial" w:cs="Arial"/>
            <w:sz w:val="27"/>
            <w:szCs w:val="27"/>
            <w:vertAlign w:val="subscript"/>
          </w:rPr>
          <w:delText>0</w:delText>
        </w:r>
        <w:r w:rsidDel="002260E7">
          <w:rPr>
            <w:rFonts w:ascii="Arial" w:eastAsia="Arial" w:hAnsi="Arial" w:cs="Arial"/>
            <w:sz w:val="20"/>
            <w:szCs w:val="20"/>
          </w:rPr>
          <w:delText xml:space="preserve"> такая, что при </w:delText>
        </w:r>
        <w:r w:rsidDel="002260E7">
          <w:rPr>
            <w:rFonts w:eastAsia="Times New Roman"/>
            <w:i/>
            <w:iCs/>
            <w:sz w:val="20"/>
            <w:szCs w:val="20"/>
          </w:rPr>
          <w:delText>" &lt; "</w:delText>
        </w:r>
        <w:r w:rsidDel="002260E7">
          <w:rPr>
            <w:rFonts w:ascii="Arial" w:eastAsia="Arial" w:hAnsi="Arial" w:cs="Arial"/>
            <w:sz w:val="27"/>
            <w:szCs w:val="27"/>
            <w:vertAlign w:val="subscript"/>
          </w:rPr>
          <w:delText>0</w:delText>
        </w:r>
        <w:r w:rsidDel="002260E7">
          <w:rPr>
            <w:rFonts w:ascii="Arial" w:eastAsia="Arial" w:hAnsi="Arial" w:cs="Arial"/>
            <w:sz w:val="20"/>
            <w:szCs w:val="20"/>
          </w:rPr>
          <w:delText xml:space="preserve"> инфимум из определения </w:delText>
        </w:r>
        <w:r w:rsidDel="002260E7">
          <w:rPr>
            <w:rFonts w:eastAsia="Times New Roman"/>
            <w:i/>
            <w:iCs/>
            <w:sz w:val="20"/>
            <w:szCs w:val="20"/>
          </w:rPr>
          <w:delText>"</w:delText>
        </w:r>
        <w:r w:rsidDel="002260E7">
          <w:rPr>
            <w:rFonts w:ascii="Arial" w:eastAsia="Arial" w:hAnsi="Arial" w:cs="Arial"/>
            <w:sz w:val="20"/>
            <w:szCs w:val="20"/>
          </w:rPr>
          <w:delText xml:space="preserve">–длины сов-падает с инфимумами длин (а) кривых, </w:delText>
        </w:r>
        <w:r w:rsidDel="002260E7">
          <w:rPr>
            <w:rFonts w:eastAsia="Times New Roman"/>
            <w:i/>
            <w:iCs/>
            <w:sz w:val="20"/>
            <w:szCs w:val="20"/>
          </w:rPr>
          <w:delText>"</w:delText>
        </w:r>
        <w:r w:rsidDel="002260E7">
          <w:rPr>
            <w:rFonts w:ascii="Arial" w:eastAsia="Arial" w:hAnsi="Arial" w:cs="Arial"/>
            <w:sz w:val="20"/>
            <w:szCs w:val="20"/>
          </w:rPr>
          <w:delText xml:space="preserve">–близких к ; (б) ломаных, </w:delText>
        </w:r>
        <w:r w:rsidDel="002260E7">
          <w:rPr>
            <w:rFonts w:eastAsia="Times New Roman"/>
            <w:i/>
            <w:iCs/>
            <w:sz w:val="20"/>
            <w:szCs w:val="20"/>
          </w:rPr>
          <w:delText>"</w:delText>
        </w:r>
        <w:r w:rsidDel="002260E7">
          <w:rPr>
            <w:rFonts w:ascii="Arial" w:eastAsia="Arial" w:hAnsi="Arial" w:cs="Arial"/>
            <w:sz w:val="20"/>
            <w:szCs w:val="20"/>
          </w:rPr>
          <w:delText>–близких к</w:delText>
        </w:r>
        <w:r w:rsidDel="002260E7">
          <w:rPr>
            <w:rFonts w:eastAsia="Times New Roman"/>
            <w:i/>
            <w:iCs/>
            <w:sz w:val="20"/>
            <w:szCs w:val="20"/>
          </w:rPr>
          <w:delText xml:space="preserve"> </w:delText>
        </w:r>
        <w:r w:rsidDel="002260E7">
          <w:rPr>
            <w:rFonts w:ascii="Arial" w:eastAsia="Arial" w:hAnsi="Arial" w:cs="Arial"/>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Укажите,</w:delText>
        </w:r>
        <w:r w:rsidDel="002260E7">
          <w:rPr>
            <w:rFonts w:eastAsia="Times New Roman"/>
            <w:i/>
            <w:iCs/>
            <w:sz w:val="20"/>
            <w:szCs w:val="20"/>
          </w:rPr>
          <w:delText xml:space="preserve"> </w:delText>
        </w:r>
        <w:r w:rsidDel="002260E7">
          <w:rPr>
            <w:rFonts w:ascii="Arial" w:eastAsia="Arial" w:hAnsi="Arial" w:cs="Arial"/>
            <w:sz w:val="20"/>
            <w:szCs w:val="20"/>
          </w:rPr>
          <w:delText>как найти</w:delText>
        </w:r>
        <w:r w:rsidDel="002260E7">
          <w:rPr>
            <w:rFonts w:eastAsia="Times New Roman"/>
            <w:i/>
            <w:iCs/>
            <w:sz w:val="20"/>
            <w:szCs w:val="20"/>
          </w:rPr>
          <w:delText xml:space="preserve"> "</w:delText>
        </w:r>
        <w:r w:rsidDel="002260E7">
          <w:rPr>
            <w:rFonts w:ascii="Arial" w:eastAsia="Arial" w:hAnsi="Arial" w:cs="Arial"/>
            <w:sz w:val="27"/>
            <w:szCs w:val="27"/>
            <w:vertAlign w:val="subscript"/>
          </w:rPr>
          <w:delText>0</w:delText>
        </w:r>
        <w:r w:rsidDel="002260E7">
          <w:rPr>
            <w:rFonts w:ascii="Arial" w:eastAsia="Arial" w:hAnsi="Arial" w:cs="Arial"/>
            <w:sz w:val="20"/>
            <w:szCs w:val="20"/>
          </w:rPr>
          <w:delText>.</w:delText>
        </w:r>
      </w:del>
    </w:p>
    <w:p w:rsidR="00A33515" w:rsidDel="002260E7" w:rsidRDefault="00A33515">
      <w:pPr>
        <w:spacing w:line="351" w:lineRule="exact"/>
        <w:rPr>
          <w:del w:id="8838" w:author="Admin" w:date="2019-02-19T02:10:00Z"/>
          <w:sz w:val="20"/>
          <w:szCs w:val="20"/>
        </w:rPr>
      </w:pPr>
    </w:p>
    <w:p w:rsidR="00A33515" w:rsidDel="002260E7" w:rsidRDefault="001A4D22">
      <w:pPr>
        <w:numPr>
          <w:ilvl w:val="0"/>
          <w:numId w:val="698"/>
        </w:numPr>
        <w:tabs>
          <w:tab w:val="left" w:pos="500"/>
        </w:tabs>
        <w:spacing w:line="225" w:lineRule="auto"/>
        <w:ind w:left="500" w:hanging="273"/>
        <w:jc w:val="both"/>
        <w:rPr>
          <w:del w:id="8839" w:author="Admin" w:date="2019-02-19T02:10:00Z"/>
          <w:rFonts w:ascii="Arial" w:eastAsia="Arial" w:hAnsi="Arial" w:cs="Arial"/>
          <w:b/>
          <w:bCs/>
          <w:sz w:val="20"/>
          <w:szCs w:val="20"/>
        </w:rPr>
        <w:pPrChange w:id="8840" w:author="Admin" w:date="2019-02-19T00:19:00Z">
          <w:pPr>
            <w:numPr>
              <w:numId w:val="701"/>
            </w:numPr>
            <w:tabs>
              <w:tab w:val="left" w:pos="500"/>
            </w:tabs>
            <w:spacing w:line="225" w:lineRule="auto"/>
            <w:ind w:left="500" w:hanging="273"/>
            <w:jc w:val="both"/>
          </w:pPr>
        </w:pPrChange>
      </w:pPr>
      <w:del w:id="8841" w:author="Admin" w:date="2019-02-19T02:10:00Z">
        <w:r w:rsidDel="002260E7">
          <w:rPr>
            <w:rFonts w:ascii="Arial" w:eastAsia="Arial" w:hAnsi="Arial" w:cs="Arial"/>
            <w:sz w:val="20"/>
            <w:szCs w:val="20"/>
          </w:rPr>
          <w:delText xml:space="preserve">Пусть — регулярная кривая, про которую известно, что её кривиз-на ограничена сверху числом </w:delText>
        </w:r>
        <w:r w:rsidDel="002260E7">
          <w:rPr>
            <w:rFonts w:ascii="Arial" w:eastAsia="Arial" w:hAnsi="Arial" w:cs="Arial"/>
            <w:sz w:val="27"/>
            <w:szCs w:val="27"/>
            <w:u w:val="single"/>
            <w:vertAlign w:val="superscript"/>
          </w:rPr>
          <w:delText>1</w:delText>
        </w:r>
        <w:r w:rsidDel="002260E7">
          <w:rPr>
            <w:rFonts w:ascii="Arial" w:eastAsia="Arial" w:hAnsi="Arial" w:cs="Arial"/>
            <w:i/>
            <w:iCs/>
            <w:sz w:val="27"/>
            <w:szCs w:val="27"/>
            <w:vertAlign w:val="subscript"/>
          </w:rPr>
          <w:delText>r</w:delText>
        </w:r>
        <w:r w:rsidDel="002260E7">
          <w:rPr>
            <w:rFonts w:ascii="Arial" w:eastAsia="Arial" w:hAnsi="Arial" w:cs="Arial"/>
            <w:sz w:val="20"/>
            <w:szCs w:val="20"/>
          </w:rPr>
          <w:delText xml:space="preserve"> . При </w:delText>
        </w:r>
        <w:r w:rsidDel="002260E7">
          <w:rPr>
            <w:rFonts w:eastAsia="Times New Roman"/>
            <w:i/>
            <w:iCs/>
            <w:sz w:val="20"/>
            <w:szCs w:val="20"/>
          </w:rPr>
          <w:delText>" &lt;</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bscript"/>
          </w:rPr>
          <w:delText>2</w:delText>
        </w:r>
        <w:r w:rsidDel="002260E7">
          <w:rPr>
            <w:rFonts w:ascii="Arial" w:eastAsia="Arial" w:hAnsi="Arial" w:cs="Arial"/>
            <w:i/>
            <w:iCs/>
            <w:sz w:val="27"/>
            <w:szCs w:val="27"/>
            <w:vertAlign w:val="superscript"/>
          </w:rPr>
          <w:delText>r</w:delText>
        </w:r>
        <w:r w:rsidDel="002260E7">
          <w:rPr>
            <w:rFonts w:ascii="Arial" w:eastAsia="Arial" w:hAnsi="Arial" w:cs="Arial"/>
            <w:sz w:val="20"/>
            <w:szCs w:val="20"/>
          </w:rPr>
          <w:delText xml:space="preserve"> дайте как можно более точную нижнюю оценку на </w:delText>
        </w:r>
        <w:r w:rsidDel="002260E7">
          <w:rPr>
            <w:rFonts w:ascii="Arial" w:eastAsia="Arial" w:hAnsi="Arial" w:cs="Arial"/>
            <w:i/>
            <w:iCs/>
            <w:sz w:val="20"/>
            <w:szCs w:val="20"/>
          </w:rPr>
          <w:delText>L</w:delText>
        </w:r>
        <w:r w:rsidDel="002260E7">
          <w:rPr>
            <w:rFonts w:eastAsia="Times New Roman"/>
            <w:i/>
            <w:iCs/>
            <w:sz w:val="27"/>
            <w:szCs w:val="27"/>
            <w:vertAlign w:val="subscript"/>
          </w:rPr>
          <w:delText>"</w:delText>
        </w:r>
        <w:r w:rsidDel="002260E7">
          <w:rPr>
            <w:rFonts w:eastAsia="Times New Roman"/>
            <w:sz w:val="20"/>
            <w:szCs w:val="20"/>
          </w:rPr>
          <w:delText>( )</w:delText>
        </w:r>
        <w:r w:rsidDel="002260E7">
          <w:rPr>
            <w:rFonts w:ascii="Arial" w:eastAsia="Arial" w:hAnsi="Arial" w:cs="Arial"/>
            <w:sz w:val="20"/>
            <w:szCs w:val="20"/>
          </w:rPr>
          <w:delText xml:space="preserve"> (и проверьте, достигается ли она).</w:delText>
        </w:r>
      </w:del>
    </w:p>
    <w:p w:rsidR="00A33515" w:rsidDel="002260E7" w:rsidRDefault="001A4D22">
      <w:pPr>
        <w:spacing w:line="20" w:lineRule="exact"/>
        <w:rPr>
          <w:del w:id="8842" w:author="Admin" w:date="2019-02-19T02:10:00Z"/>
          <w:sz w:val="20"/>
          <w:szCs w:val="20"/>
        </w:rPr>
      </w:pPr>
      <w:del w:id="8843" w:author="Admin" w:date="2019-02-19T02:10:00Z">
        <w:r w:rsidDel="002260E7">
          <w:rPr>
            <w:noProof/>
            <w:sz w:val="20"/>
            <w:szCs w:val="20"/>
          </w:rPr>
          <mc:AlternateContent>
            <mc:Choice Requires="wps">
              <w:drawing>
                <wp:anchor distT="0" distB="0" distL="114300" distR="114300" simplePos="0" relativeHeight="251894784" behindDoc="1" locked="0" layoutInCell="0" allowOverlap="1" wp14:anchorId="3FC11BAB" wp14:editId="6E4F583E">
                  <wp:simplePos x="0" y="0"/>
                  <wp:positionH relativeFrom="column">
                    <wp:posOffset>2821305</wp:posOffset>
                  </wp:positionH>
                  <wp:positionV relativeFrom="paragraph">
                    <wp:posOffset>-241935</wp:posOffset>
                  </wp:positionV>
                  <wp:extent cx="47625" cy="0"/>
                  <wp:effectExtent l="0" t="0" r="0" b="0"/>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2" o:spid="_x0000_s1026" style="position:absolute;z-index:-251421696;visibility:visible;mso-wrap-style:square;mso-wrap-distance-left:9pt;mso-wrap-distance-top:0;mso-wrap-distance-right:9pt;mso-wrap-distance-bottom:0;mso-position-horizontal:absolute;mso-position-horizontal-relative:text;mso-position-vertical:absolute;mso-position-vertical-relative:text" from="222.15pt,-19.05pt" to="225.9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" o:allowincell="f" filled="t" strokeweight=".14039mm">
                  <v:stroke joinstyle="miter"/>
                  <o:lock v:ext="edit" shapetype="f"/>
                </v:line>
              </w:pict>
            </mc:Fallback>
          </mc:AlternateContent>
        </w:r>
      </w:del>
    </w:p>
    <w:p w:rsidR="00A33515" w:rsidDel="002260E7" w:rsidRDefault="00A33515">
      <w:pPr>
        <w:spacing w:line="31" w:lineRule="exact"/>
        <w:rPr>
          <w:del w:id="8844" w:author="Admin" w:date="2019-02-19T02:10:00Z"/>
          <w:sz w:val="20"/>
          <w:szCs w:val="20"/>
        </w:rPr>
      </w:pPr>
    </w:p>
    <w:p w:rsidR="00A33515" w:rsidDel="002260E7" w:rsidRDefault="001A4D22">
      <w:pPr>
        <w:tabs>
          <w:tab w:val="left" w:pos="2900"/>
        </w:tabs>
        <w:ind w:left="220"/>
        <w:rPr>
          <w:del w:id="8845" w:author="Admin" w:date="2019-02-19T02:10:00Z"/>
          <w:sz w:val="20"/>
          <w:szCs w:val="20"/>
        </w:rPr>
      </w:pPr>
      <w:del w:id="8846" w:author="Admin" w:date="2019-02-19T02:10:00Z">
        <w:r w:rsidDel="002260E7">
          <w:rPr>
            <w:rFonts w:ascii="Arial" w:eastAsia="Arial" w:hAnsi="Arial" w:cs="Arial"/>
            <w:b/>
            <w:bCs/>
            <w:sz w:val="20"/>
            <w:szCs w:val="20"/>
          </w:rPr>
          <w:delText xml:space="preserve">4. </w:delText>
        </w:r>
        <w:r w:rsidDel="002260E7">
          <w:rPr>
            <w:rFonts w:ascii="Arial" w:eastAsia="Arial" w:hAnsi="Arial" w:cs="Arial"/>
            <w:sz w:val="20"/>
            <w:szCs w:val="20"/>
          </w:rPr>
          <w:delText>Для регулярной кривой</w:delText>
        </w:r>
        <w:r w:rsidDel="002260E7">
          <w:rPr>
            <w:sz w:val="20"/>
            <w:szCs w:val="20"/>
          </w:rPr>
          <w:tab/>
        </w:r>
        <w:r w:rsidDel="002260E7">
          <w:rPr>
            <w:rFonts w:ascii="Arial" w:eastAsia="Arial" w:hAnsi="Arial" w:cs="Arial"/>
            <w:sz w:val="20"/>
            <w:szCs w:val="20"/>
          </w:rPr>
          <w:delText xml:space="preserve">докажите, что </w:delText>
        </w:r>
        <w:r w:rsidDel="002260E7">
          <w:rPr>
            <w:rFonts w:eastAsia="Times New Roman"/>
            <w:sz w:val="20"/>
            <w:szCs w:val="20"/>
          </w:rPr>
          <w:delText>lim</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L</w:delText>
        </w:r>
        <w:r w:rsidDel="002260E7">
          <w:rPr>
            <w:rFonts w:eastAsia="Times New Roman"/>
            <w:i/>
            <w:iCs/>
            <w:sz w:val="27"/>
            <w:szCs w:val="27"/>
            <w:vertAlign w:val="subscript"/>
          </w:rPr>
          <w:delText>"</w:delText>
        </w:r>
        <w:r w:rsidDel="002260E7">
          <w:rPr>
            <w:rFonts w:eastAsia="Times New Roman"/>
            <w:sz w:val="20"/>
            <w:szCs w:val="20"/>
          </w:rPr>
          <w:delText>(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L</w:delText>
        </w:r>
        <w:r w:rsidDel="002260E7">
          <w:rPr>
            <w:rFonts w:eastAsia="Times New Roman"/>
            <w:sz w:val="20"/>
            <w:szCs w:val="20"/>
          </w:rPr>
          <w:delText>( )</w:delText>
        </w:r>
        <w:r w:rsidDel="002260E7">
          <w:rPr>
            <w:rFonts w:ascii="Arial" w:eastAsia="Arial" w:hAnsi="Arial" w:cs="Arial"/>
            <w:sz w:val="20"/>
            <w:szCs w:val="20"/>
          </w:rPr>
          <w:delText>. Докажите</w:delText>
        </w:r>
      </w:del>
    </w:p>
    <w:p w:rsidR="00A33515" w:rsidDel="002260E7" w:rsidRDefault="001A4D22">
      <w:pPr>
        <w:spacing w:line="203" w:lineRule="auto"/>
        <w:ind w:left="4280"/>
        <w:rPr>
          <w:del w:id="8847" w:author="Admin" w:date="2019-02-19T02:10:00Z"/>
          <w:sz w:val="20"/>
          <w:szCs w:val="20"/>
        </w:rPr>
      </w:pPr>
      <w:del w:id="8848" w:author="Admin" w:date="2019-02-19T02:10:00Z">
        <w:r w:rsidDel="002260E7">
          <w:rPr>
            <w:rFonts w:eastAsia="Times New Roman"/>
            <w:i/>
            <w:iCs/>
            <w:sz w:val="14"/>
            <w:szCs w:val="14"/>
          </w:rPr>
          <w:delText>"!</w:delText>
        </w:r>
        <w:r w:rsidDel="002260E7">
          <w:rPr>
            <w:rFonts w:ascii="Arial" w:eastAsia="Arial" w:hAnsi="Arial" w:cs="Arial"/>
            <w:sz w:val="14"/>
            <w:szCs w:val="14"/>
          </w:rPr>
          <w:delText>0</w:delText>
        </w:r>
      </w:del>
    </w:p>
    <w:p w:rsidR="00A33515" w:rsidDel="002260E7" w:rsidRDefault="001A4D22">
      <w:pPr>
        <w:spacing w:line="255" w:lineRule="auto"/>
        <w:ind w:left="500"/>
        <w:rPr>
          <w:del w:id="8849" w:author="Admin" w:date="2019-02-19T02:10:00Z"/>
          <w:sz w:val="20"/>
          <w:szCs w:val="20"/>
        </w:rPr>
      </w:pPr>
      <w:del w:id="8850" w:author="Admin" w:date="2019-02-19T02:10:00Z">
        <w:r w:rsidDel="002260E7">
          <w:rPr>
            <w:rFonts w:ascii="Arial" w:eastAsia="Arial" w:hAnsi="Arial" w:cs="Arial"/>
            <w:sz w:val="20"/>
            <w:szCs w:val="20"/>
          </w:rPr>
          <w:delText>то же самое для произвольной непрерывной кривой конечной дли-ны.</w:delText>
        </w:r>
      </w:del>
    </w:p>
    <w:p w:rsidR="00A33515" w:rsidDel="002260E7" w:rsidRDefault="00A33515">
      <w:pPr>
        <w:spacing w:line="93" w:lineRule="exact"/>
        <w:rPr>
          <w:del w:id="8851" w:author="Admin" w:date="2019-02-19T02:10:00Z"/>
          <w:sz w:val="20"/>
          <w:szCs w:val="20"/>
        </w:rPr>
      </w:pPr>
    </w:p>
    <w:p w:rsidR="00A33515" w:rsidDel="002260E7" w:rsidRDefault="001A4D22">
      <w:pPr>
        <w:jc w:val="center"/>
        <w:rPr>
          <w:del w:id="8852" w:author="Admin" w:date="2019-02-19T02:10:00Z"/>
          <w:sz w:val="20"/>
          <w:szCs w:val="20"/>
        </w:rPr>
      </w:pPr>
      <w:del w:id="8853"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299</w:delText>
        </w:r>
        <w:r w:rsidDel="002260E7">
          <w:rPr>
            <w:rFonts w:ascii="Arial" w:eastAsia="Arial" w:hAnsi="Arial" w:cs="Arial"/>
            <w:sz w:val="20"/>
            <w:szCs w:val="20"/>
          </w:rPr>
          <w:delText xml:space="preserve"> −</w:delText>
        </w:r>
      </w:del>
    </w:p>
    <w:p w:rsidR="00A33515" w:rsidDel="002260E7" w:rsidRDefault="00A33515">
      <w:pPr>
        <w:rPr>
          <w:del w:id="8854"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8855" w:author="Admin" w:date="2019-02-19T02:10:00Z"/>
          <w:sz w:val="20"/>
          <w:szCs w:val="20"/>
        </w:rPr>
      </w:pPr>
      <w:bookmarkStart w:id="8856" w:name="page310"/>
      <w:bookmarkEnd w:id="8856"/>
      <w:del w:id="8857" w:author="Admin" w:date="2019-02-19T02:10:00Z">
        <w:r w:rsidDel="002260E7">
          <w:rPr>
            <w:rFonts w:ascii="Arial" w:eastAsia="Arial" w:hAnsi="Arial" w:cs="Arial"/>
            <w:sz w:val="18"/>
            <w:szCs w:val="18"/>
          </w:rPr>
          <w:lastRenderedPageBreak/>
          <w:delText>Турнир юных математиков 2018 года</w:delText>
        </w:r>
      </w:del>
    </w:p>
    <w:p w:rsidR="00A33515" w:rsidDel="002260E7" w:rsidRDefault="00A33515">
      <w:pPr>
        <w:spacing w:line="115" w:lineRule="exact"/>
        <w:rPr>
          <w:del w:id="8858" w:author="Admin" w:date="2019-02-19T02:10:00Z"/>
          <w:sz w:val="20"/>
          <w:szCs w:val="20"/>
        </w:rPr>
      </w:pPr>
    </w:p>
    <w:p w:rsidR="00A33515" w:rsidDel="002260E7" w:rsidRDefault="001A4D22">
      <w:pPr>
        <w:jc w:val="both"/>
        <w:rPr>
          <w:del w:id="8859" w:author="Admin" w:date="2019-02-19T02:10:00Z"/>
          <w:sz w:val="20"/>
          <w:szCs w:val="20"/>
        </w:rPr>
      </w:pPr>
      <w:del w:id="8860" w:author="Admin" w:date="2019-02-19T02:10:00Z">
        <w:r w:rsidDel="002260E7">
          <w:rPr>
            <w:rFonts w:ascii="Arial" w:eastAsia="Arial" w:hAnsi="Arial" w:cs="Arial"/>
            <w:sz w:val="20"/>
            <w:szCs w:val="20"/>
          </w:rPr>
          <w:delText xml:space="preserve">Перейдём от кривых к ломаным на плоскости. Пусть </w:delText>
        </w:r>
        <w:r w:rsidDel="002260E7">
          <w:rPr>
            <w:rFonts w:eastAsia="Times New Roman"/>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 множество несамопересекающихся ломаных с вершинами в точках множества </w:delText>
        </w:r>
        <w:r w:rsidDel="002260E7">
          <w:rPr>
            <w:rFonts w:ascii="Arial" w:eastAsia="Arial" w:hAnsi="Arial" w:cs="Arial"/>
            <w:i/>
            <w:iCs/>
            <w:sz w:val="27"/>
            <w:szCs w:val="27"/>
            <w:vertAlign w:val="subscript"/>
          </w:rPr>
          <w:delText>n</w:delText>
        </w:r>
        <w:r w:rsidDel="002260E7">
          <w:rPr>
            <w:rFonts w:ascii="Arial" w:eastAsia="Arial" w:hAnsi="Arial" w:cs="Arial"/>
            <w:sz w:val="27"/>
            <w:szCs w:val="27"/>
            <w:u w:val="single"/>
            <w:vertAlign w:val="superscript"/>
          </w:rPr>
          <w:delText>1</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n</w:delText>
        </w:r>
        <w:r w:rsidDel="002260E7">
          <w:rPr>
            <w:rFonts w:ascii="Arial" w:eastAsia="Arial" w:hAnsi="Arial" w:cs="Arial"/>
            <w:sz w:val="27"/>
            <w:szCs w:val="27"/>
            <w:u w:val="single"/>
            <w:vertAlign w:val="superscript"/>
          </w:rPr>
          <w:delText>1</w:delText>
        </w:r>
        <w:r w:rsidDel="002260E7">
          <w:rPr>
            <w:rFonts w:eastAsia="Times New Roman"/>
            <w:sz w:val="20"/>
            <w:szCs w:val="20"/>
          </w:rPr>
          <w:delText xml:space="preserve"> Z </w:delText>
        </w:r>
        <w:r w:rsidDel="002260E7">
          <w:rPr>
            <w:rFonts w:ascii="Arial" w:eastAsia="Arial" w:hAnsi="Arial" w:cs="Arial"/>
            <w:sz w:val="20"/>
            <w:szCs w:val="20"/>
          </w:rPr>
          <w:delText>и рёбрами длины</w:delText>
        </w:r>
        <w:r w:rsidDel="002260E7">
          <w:rPr>
            <w:rFonts w:eastAsia="Times New Roman"/>
            <w:sz w:val="20"/>
            <w:szCs w:val="20"/>
          </w:rPr>
          <w:delText xml:space="preserve"> </w:delText>
        </w:r>
        <w:r w:rsidDel="002260E7">
          <w:rPr>
            <w:rFonts w:ascii="Arial" w:eastAsia="Arial" w:hAnsi="Arial" w:cs="Arial"/>
            <w:i/>
            <w:iCs/>
            <w:sz w:val="27"/>
            <w:szCs w:val="27"/>
            <w:vertAlign w:val="subscript"/>
          </w:rPr>
          <w:delText>n</w:delText>
        </w:r>
        <w:r w:rsidDel="002260E7">
          <w:rPr>
            <w:rFonts w:ascii="Arial" w:eastAsia="Arial" w:hAnsi="Arial" w:cs="Arial"/>
            <w:sz w:val="27"/>
            <w:szCs w:val="27"/>
            <w:u w:val="single"/>
            <w:vertAlign w:val="superscript"/>
          </w:rPr>
          <w:delText>1</w:delText>
        </w:r>
        <w:r w:rsidDel="002260E7">
          <w:rPr>
            <w:rFonts w:eastAsia="Times New Roman"/>
            <w:sz w:val="20"/>
            <w:szCs w:val="20"/>
          </w:rPr>
          <w:delText xml:space="preserve"> </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Несложно перенести определение</w:delText>
        </w:r>
        <w:r w:rsidDel="002260E7">
          <w:rPr>
            <w:rFonts w:eastAsia="Times New Roman"/>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–близости на</w:delText>
        </w:r>
        <w:r w:rsidDel="002260E7">
          <w:rPr>
            <w:rFonts w:eastAsia="Times New Roman"/>
            <w:sz w:val="20"/>
            <w:szCs w:val="20"/>
          </w:rPr>
          <w:delText xml:space="preserve"> </w:delText>
        </w:r>
        <w:r w:rsidDel="002260E7">
          <w:rPr>
            <w:rFonts w:ascii="Arial" w:eastAsia="Arial" w:hAnsi="Arial" w:cs="Arial"/>
            <w:sz w:val="20"/>
            <w:szCs w:val="20"/>
          </w:rPr>
          <w:delText xml:space="preserve">случай ломаных — расстояние </w:delText>
        </w:r>
        <w:r w:rsidDel="002260E7">
          <w:rPr>
            <w:rFonts w:eastAsia="Times New Roman"/>
            <w:sz w:val="20"/>
            <w:szCs w:val="20"/>
          </w:rPr>
          <w:delText>dist</w:delText>
        </w:r>
        <w:r w:rsidDel="002260E7">
          <w:rPr>
            <w:rFonts w:ascii="Arial" w:eastAsia="Arial" w:hAnsi="Arial" w:cs="Arial"/>
            <w:sz w:val="20"/>
            <w:szCs w:val="20"/>
          </w:rPr>
          <w:delText xml:space="preserve"> между двумя точками на плоскости нам теперь будет удобнее определить как</w:delText>
        </w:r>
      </w:del>
    </w:p>
    <w:p w:rsidR="00A33515" w:rsidDel="002260E7" w:rsidRDefault="00A33515">
      <w:pPr>
        <w:spacing w:line="208" w:lineRule="exact"/>
        <w:rPr>
          <w:del w:id="8861" w:author="Admin" w:date="2019-02-19T02:10:00Z"/>
          <w:sz w:val="20"/>
          <w:szCs w:val="20"/>
        </w:rPr>
      </w:pPr>
    </w:p>
    <w:p w:rsidR="00A33515" w:rsidDel="002260E7" w:rsidRDefault="001A4D22">
      <w:pPr>
        <w:numPr>
          <w:ilvl w:val="0"/>
          <w:numId w:val="699"/>
        </w:numPr>
        <w:tabs>
          <w:tab w:val="left" w:pos="1600"/>
        </w:tabs>
        <w:ind w:left="1600" w:hanging="1070"/>
        <w:rPr>
          <w:del w:id="8862" w:author="Admin" w:date="2019-02-19T02:10:00Z"/>
          <w:rFonts w:eastAsia="Times New Roman"/>
          <w:sz w:val="20"/>
          <w:szCs w:val="20"/>
        </w:rPr>
        <w:pPrChange w:id="8863" w:author="Admin" w:date="2019-02-19T00:19:00Z">
          <w:pPr>
            <w:numPr>
              <w:numId w:val="702"/>
            </w:numPr>
            <w:tabs>
              <w:tab w:val="left" w:pos="1600"/>
            </w:tabs>
            <w:ind w:left="1600" w:hanging="1070"/>
          </w:pPr>
        </w:pPrChange>
      </w:pPr>
      <w:del w:id="8864" w:author="Admin" w:date="2019-02-19T02:10:00Z">
        <w:r w:rsidDel="002260E7">
          <w:rPr>
            <w:rFonts w:eastAsia="Times New Roman"/>
            <w:sz w:val="20"/>
            <w:szCs w:val="20"/>
          </w:rPr>
          <w:delText>)</w:delText>
        </w:r>
      </w:del>
    </w:p>
    <w:p w:rsidR="002260E7" w:rsidDel="002260E7" w:rsidRDefault="002260E7">
      <w:pPr>
        <w:rPr>
          <w:del w:id="8865" w:author="Admin" w:date="2019-02-19T02:10:00Z"/>
          <w:sz w:val="20"/>
          <w:szCs w:val="20"/>
        </w:rPr>
      </w:pPr>
      <w:del w:id="8866" w:author="Admin" w:date="2019-02-19T02:10:00Z">
        <w:r w:rsidDel="002260E7">
          <w:rPr>
            <w:rFonts w:eastAsia="Times New Roman"/>
            <w:sz w:val="20"/>
            <w:szCs w:val="20"/>
          </w:rPr>
          <w:delText>dist</w:delText>
        </w:r>
        <w:r w:rsidDel="002260E7">
          <w:rPr>
            <w:rFonts w:eastAsia="Times New Roman"/>
            <w:sz w:val="20"/>
            <w:szCs w:val="20"/>
          </w:rPr>
          <w:tab/>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z</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eastAsia="Times New Roman"/>
            <w:sz w:val="20"/>
            <w:szCs w:val="20"/>
          </w:rPr>
          <w:tab/>
          <w:delText>= max</w:delText>
        </w:r>
        <w:r w:rsidDel="002260E7">
          <w:rPr>
            <w:rFonts w:eastAsia="Times New Roman"/>
            <w:i/>
            <w:iCs/>
            <w:sz w:val="20"/>
            <w:szCs w:val="20"/>
          </w:rPr>
          <w:delText>fj</w:delText>
        </w:r>
        <w:r w:rsidDel="002260E7">
          <w:rPr>
            <w:rFonts w:ascii="Arial" w:eastAsia="Arial" w:hAnsi="Arial" w:cs="Arial"/>
            <w:i/>
            <w:iCs/>
            <w:sz w:val="20"/>
            <w:szCs w:val="20"/>
          </w:rPr>
          <w:delText>x</w:delText>
        </w:r>
        <w:r w:rsidDel="002260E7">
          <w:rPr>
            <w:sz w:val="20"/>
            <w:szCs w:val="20"/>
          </w:rPr>
          <w:tab/>
        </w:r>
        <w:r w:rsidDel="002260E7">
          <w:rPr>
            <w:rFonts w:ascii="Arial" w:eastAsia="Arial" w:hAnsi="Arial" w:cs="Arial"/>
            <w:i/>
            <w:iCs/>
            <w:sz w:val="20"/>
            <w:szCs w:val="20"/>
          </w:rPr>
          <w:delText>z</w:delText>
        </w:r>
        <w:r w:rsidDel="002260E7">
          <w:rPr>
            <w:rFonts w:eastAsia="Times New Roman"/>
            <w:i/>
            <w:iCs/>
            <w:sz w:val="20"/>
            <w:szCs w:val="20"/>
          </w:rPr>
          <w:delText>j;</w:delText>
        </w:r>
        <w:r w:rsidDel="002260E7">
          <w:rPr>
            <w:rFonts w:ascii="Arial" w:eastAsia="Arial" w:hAnsi="Arial" w:cs="Arial"/>
            <w:i/>
            <w:iCs/>
            <w:sz w:val="20"/>
            <w:szCs w:val="20"/>
          </w:rPr>
          <w:delText xml:space="preserve"> </w:delText>
        </w:r>
        <w:r w:rsidDel="002260E7">
          <w:rPr>
            <w:rFonts w:eastAsia="Times New Roman"/>
            <w:i/>
            <w:iCs/>
            <w:sz w:val="20"/>
            <w:szCs w:val="20"/>
          </w:rPr>
          <w:delText>j</w:delText>
        </w:r>
        <w:r w:rsidDel="002260E7">
          <w:rPr>
            <w:rFonts w:ascii="Arial" w:eastAsia="Arial" w:hAnsi="Arial" w:cs="Arial"/>
            <w:i/>
            <w:iCs/>
            <w:sz w:val="20"/>
            <w:szCs w:val="20"/>
          </w:rPr>
          <w:delText>t</w:delText>
        </w:r>
        <w:r w:rsidDel="002260E7">
          <w:rPr>
            <w:rFonts w:ascii="Arial" w:eastAsia="Arial" w:hAnsi="Arial" w:cs="Arial"/>
            <w:i/>
            <w:iCs/>
            <w:sz w:val="20"/>
            <w:szCs w:val="20"/>
          </w:rPr>
          <w:tab/>
          <w:delText>y</w:delText>
        </w:r>
        <w:r w:rsidDel="002260E7">
          <w:rPr>
            <w:rFonts w:eastAsia="Times New Roman"/>
            <w:i/>
            <w:iCs/>
            <w:sz w:val="20"/>
            <w:szCs w:val="20"/>
          </w:rPr>
          <w:delText>jg</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(проверьте,</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 это метрика).</w:delText>
        </w:r>
      </w:del>
    </w:p>
    <w:p w:rsidR="00A33515" w:rsidDel="002260E7" w:rsidRDefault="00A33515">
      <w:pPr>
        <w:spacing w:line="362" w:lineRule="exact"/>
        <w:rPr>
          <w:del w:id="8867" w:author="Admin" w:date="2019-02-19T02:10:00Z"/>
          <w:sz w:val="20"/>
          <w:szCs w:val="20"/>
        </w:rPr>
      </w:pPr>
    </w:p>
    <w:p w:rsidR="00A33515" w:rsidDel="002260E7" w:rsidRDefault="001A4D22">
      <w:pPr>
        <w:tabs>
          <w:tab w:val="left" w:pos="2460"/>
          <w:tab w:val="left" w:pos="4580"/>
          <w:tab w:val="left" w:pos="6000"/>
        </w:tabs>
        <w:rPr>
          <w:del w:id="8868" w:author="Admin" w:date="2019-02-19T02:10:00Z"/>
          <w:sz w:val="20"/>
          <w:szCs w:val="20"/>
        </w:rPr>
      </w:pPr>
      <w:del w:id="8869" w:author="Admin" w:date="2019-02-19T02:10:00Z">
        <w:r w:rsidDel="002260E7">
          <w:rPr>
            <w:rFonts w:ascii="Arial" w:eastAsia="Arial" w:hAnsi="Arial" w:cs="Arial"/>
            <w:sz w:val="20"/>
            <w:szCs w:val="20"/>
          </w:rPr>
          <w:delText>Дана регулярная кривая</w:delText>
        </w:r>
        <w:r w:rsidDel="002260E7">
          <w:rPr>
            <w:sz w:val="20"/>
            <w:szCs w:val="20"/>
          </w:rPr>
          <w:tab/>
        </w:r>
        <w:r w:rsidDel="002260E7">
          <w:rPr>
            <w:rFonts w:eastAsia="Times New Roman"/>
            <w:sz w:val="20"/>
            <w:szCs w:val="20"/>
          </w:rPr>
          <w:delText>: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 xml:space="preserve">] </w:delText>
        </w:r>
        <w:r w:rsidDel="002260E7">
          <w:rPr>
            <w:rFonts w:eastAsia="Times New Roman"/>
            <w:i/>
            <w:iCs/>
            <w:sz w:val="20"/>
            <w:szCs w:val="20"/>
          </w:rPr>
          <w:delText>!</w:delText>
        </w:r>
        <w:r w:rsidDel="002260E7">
          <w:rPr>
            <w:rFonts w:eastAsia="Times New Roman"/>
            <w:sz w:val="20"/>
            <w:szCs w:val="20"/>
          </w:rPr>
          <w:delText xml:space="preserve"> R</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причем</w:delText>
        </w:r>
        <w:r w:rsidDel="002260E7">
          <w:rPr>
            <w:rFonts w:eastAsia="Times New Roman"/>
            <w:sz w:val="20"/>
            <w:szCs w:val="20"/>
          </w:rPr>
          <w:tab/>
          <w:delText>(</w:delText>
        </w:r>
        <w:r w:rsidDel="002260E7">
          <w:rPr>
            <w:rFonts w:ascii="Arial" w:eastAsia="Arial" w:hAnsi="Arial" w:cs="Arial"/>
            <w:sz w:val="20"/>
            <w:szCs w:val="20"/>
          </w:rPr>
          <w:delText>0</w:delText>
        </w:r>
        <w:r w:rsidDel="002260E7">
          <w:rPr>
            <w:rFonts w:eastAsia="Times New Roman"/>
            <w:sz w:val="20"/>
            <w:szCs w:val="20"/>
          </w:rPr>
          <w:delText>)</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 xml:space="preserve">) </w:delText>
        </w:r>
        <w:r w:rsidDel="002260E7">
          <w:rPr>
            <w:rFonts w:eastAsia="Times New Roman"/>
            <w:i/>
            <w:iCs/>
            <w:sz w:val="20"/>
            <w:szCs w:val="20"/>
          </w:rPr>
          <w:delText>2</w:delText>
        </w:r>
        <w:r w:rsidDel="002260E7">
          <w:rPr>
            <w:rFonts w:eastAsia="Times New Roman"/>
            <w:sz w:val="20"/>
            <w:szCs w:val="20"/>
          </w:rPr>
          <w:delText xml:space="preserve"> Z</w:delText>
        </w:r>
        <w:r w:rsidDel="002260E7">
          <w:rPr>
            <w:sz w:val="20"/>
            <w:szCs w:val="20"/>
          </w:rPr>
          <w:tab/>
        </w:r>
        <w:r w:rsidDel="002260E7">
          <w:rPr>
            <w:rFonts w:eastAsia="Times New Roman"/>
            <w:sz w:val="20"/>
            <w:szCs w:val="20"/>
          </w:rPr>
          <w:delText>Z</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Ее</w:delText>
        </w:r>
        <w:r w:rsidDel="002260E7">
          <w:rPr>
            <w:rFonts w:eastAsia="Times New Roman"/>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1A4D22">
      <w:pPr>
        <w:spacing w:line="180" w:lineRule="auto"/>
        <w:rPr>
          <w:del w:id="8870" w:author="Admin" w:date="2019-02-19T02:10:00Z"/>
          <w:sz w:val="20"/>
          <w:szCs w:val="20"/>
        </w:rPr>
      </w:pPr>
      <w:del w:id="8871" w:author="Admin" w:date="2019-02-19T02:10:00Z">
        <w:r w:rsidDel="002260E7">
          <w:rPr>
            <w:rFonts w:ascii="Arial" w:eastAsia="Arial" w:hAnsi="Arial" w:cs="Arial"/>
            <w:sz w:val="20"/>
            <w:szCs w:val="20"/>
          </w:rPr>
          <w:delText xml:space="preserve">пикселизацией (обозначим через  </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будем называть кратчайшую лома-</w:delText>
        </w:r>
      </w:del>
    </w:p>
    <w:p w:rsidR="00A33515" w:rsidDel="002260E7" w:rsidRDefault="001A4D22">
      <w:pPr>
        <w:spacing w:line="207" w:lineRule="auto"/>
        <w:rPr>
          <w:del w:id="8872" w:author="Admin" w:date="2019-02-19T02:10:00Z"/>
          <w:sz w:val="20"/>
          <w:szCs w:val="20"/>
        </w:rPr>
      </w:pPr>
      <w:del w:id="8873" w:author="Admin" w:date="2019-02-19T02:10:00Z">
        <w:r w:rsidDel="002260E7">
          <w:rPr>
            <w:rFonts w:ascii="Arial" w:eastAsia="Arial" w:hAnsi="Arial" w:cs="Arial"/>
            <w:sz w:val="20"/>
            <w:szCs w:val="20"/>
          </w:rPr>
          <w:delText xml:space="preserve">ную из </w:delText>
        </w:r>
        <w:r w:rsidDel="002260E7">
          <w:rPr>
            <w:rFonts w:eastAsia="Times New Roman"/>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которая 1</w:delText>
        </w:r>
        <w:r w:rsidDel="002260E7">
          <w:rPr>
            <w:rFonts w:eastAsia="Times New Roman"/>
            <w:i/>
            <w:iCs/>
            <w:sz w:val="20"/>
            <w:szCs w:val="20"/>
          </w:rPr>
          <w:delText>=</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–близка к  . Обозначим </w:delText>
        </w:r>
        <w:r w:rsidDel="002260E7">
          <w:rPr>
            <w:rFonts w:eastAsia="Times New Roman"/>
            <w:sz w:val="20"/>
            <w:szCs w:val="20"/>
          </w:rPr>
          <w:delText>P</w:delText>
        </w:r>
        <w:r w:rsidDel="002260E7">
          <w:rPr>
            <w:rFonts w:ascii="Arial" w:eastAsia="Arial" w:hAnsi="Arial" w:cs="Arial"/>
            <w:i/>
            <w:iCs/>
            <w:sz w:val="27"/>
            <w:szCs w:val="27"/>
            <w:vertAlign w:val="subscript"/>
          </w:rPr>
          <w:delText>n</w:delText>
        </w:r>
        <w:r w:rsidDel="002260E7">
          <w:rPr>
            <w:rFonts w:eastAsia="Times New Roman"/>
            <w:sz w:val="20"/>
            <w:szCs w:val="20"/>
          </w:rPr>
          <w:delText>(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L</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32" w:lineRule="exact"/>
        <w:rPr>
          <w:del w:id="8874" w:author="Admin" w:date="2019-02-19T02:10:00Z"/>
          <w:sz w:val="20"/>
          <w:szCs w:val="20"/>
        </w:rPr>
      </w:pPr>
    </w:p>
    <w:p w:rsidR="00A33515" w:rsidDel="002260E7" w:rsidRDefault="001A4D22">
      <w:pPr>
        <w:numPr>
          <w:ilvl w:val="0"/>
          <w:numId w:val="700"/>
        </w:numPr>
        <w:tabs>
          <w:tab w:val="left" w:pos="500"/>
        </w:tabs>
        <w:spacing w:line="243" w:lineRule="auto"/>
        <w:ind w:left="500" w:hanging="273"/>
        <w:jc w:val="both"/>
        <w:rPr>
          <w:del w:id="8875" w:author="Admin" w:date="2019-02-19T02:10:00Z"/>
          <w:rFonts w:ascii="Arial" w:eastAsia="Arial" w:hAnsi="Arial" w:cs="Arial"/>
          <w:b/>
          <w:bCs/>
          <w:sz w:val="20"/>
          <w:szCs w:val="20"/>
        </w:rPr>
        <w:pPrChange w:id="8876" w:author="Admin" w:date="2019-02-19T00:19:00Z">
          <w:pPr>
            <w:numPr>
              <w:numId w:val="703"/>
            </w:numPr>
            <w:tabs>
              <w:tab w:val="left" w:pos="500"/>
            </w:tabs>
            <w:spacing w:line="243" w:lineRule="auto"/>
            <w:ind w:left="500" w:hanging="273"/>
            <w:jc w:val="both"/>
          </w:pPr>
        </w:pPrChange>
      </w:pPr>
      <w:del w:id="8877" w:author="Admin" w:date="2019-02-19T02:10:00Z">
        <w:r w:rsidDel="002260E7">
          <w:rPr>
            <w:rFonts w:ascii="Arial" w:eastAsia="Arial" w:hAnsi="Arial" w:cs="Arial"/>
            <w:sz w:val="20"/>
            <w:szCs w:val="20"/>
          </w:rPr>
          <w:delText xml:space="preserve">Для данной ломаной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C</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и чисел </w:delText>
        </w:r>
        <w:r w:rsidDel="002260E7">
          <w:rPr>
            <w:rFonts w:ascii="Arial" w:eastAsia="Arial" w:hAnsi="Arial" w:cs="Arial"/>
            <w:i/>
            <w:iCs/>
            <w:sz w:val="20"/>
            <w:szCs w:val="20"/>
          </w:rPr>
          <w:delText>n</w:delText>
        </w:r>
        <w:r w:rsidDel="002260E7">
          <w:rPr>
            <w:rFonts w:eastAsia="Times New Roman"/>
            <w:i/>
            <w:iCs/>
            <w:sz w:val="20"/>
            <w:szCs w:val="20"/>
          </w:rPr>
          <w:delText>; "</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 xml:space="preserve"> как можно более точно оцените длину самой короткой и самой длинной ломаных из </w:delText>
        </w:r>
        <w:r w:rsidDel="002260E7">
          <w:rPr>
            <w:rFonts w:eastAsia="Times New Roman"/>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близких к (и проверьте, достигаются ли ваши оценки).</w:delText>
        </w:r>
      </w:del>
    </w:p>
    <w:p w:rsidR="00A33515" w:rsidDel="002260E7" w:rsidRDefault="00A33515">
      <w:pPr>
        <w:spacing w:line="102" w:lineRule="exact"/>
        <w:rPr>
          <w:del w:id="8878" w:author="Admin" w:date="2019-02-19T02:10:00Z"/>
          <w:sz w:val="20"/>
          <w:szCs w:val="20"/>
        </w:rPr>
      </w:pPr>
    </w:p>
    <w:p w:rsidR="00A33515" w:rsidDel="002260E7" w:rsidRDefault="001A4D22">
      <w:pPr>
        <w:tabs>
          <w:tab w:val="left" w:pos="4380"/>
        </w:tabs>
        <w:ind w:left="220"/>
        <w:rPr>
          <w:del w:id="8879" w:author="Admin" w:date="2019-02-19T02:10:00Z"/>
          <w:sz w:val="20"/>
          <w:szCs w:val="20"/>
        </w:rPr>
      </w:pPr>
      <w:del w:id="8880" w:author="Admin" w:date="2019-02-19T02:10:00Z">
        <w:r w:rsidDel="002260E7">
          <w:rPr>
            <w:rFonts w:ascii="Arial" w:eastAsia="Arial" w:hAnsi="Arial" w:cs="Arial"/>
            <w:b/>
            <w:bCs/>
            <w:sz w:val="20"/>
            <w:szCs w:val="20"/>
          </w:rPr>
          <w:delText xml:space="preserve">6. </w:delText>
        </w:r>
        <w:r w:rsidDel="002260E7">
          <w:rPr>
            <w:rFonts w:ascii="Arial" w:eastAsia="Arial" w:hAnsi="Arial" w:cs="Arial"/>
            <w:sz w:val="20"/>
            <w:szCs w:val="20"/>
          </w:rPr>
          <w:delText>Для произвольной регулярной кривой</w:delText>
        </w:r>
        <w:r w:rsidDel="002260E7">
          <w:rPr>
            <w:sz w:val="20"/>
            <w:szCs w:val="20"/>
          </w:rPr>
          <w:tab/>
        </w:r>
        <w:r w:rsidDel="002260E7">
          <w:rPr>
            <w:rFonts w:ascii="Arial" w:eastAsia="Arial" w:hAnsi="Arial" w:cs="Arial"/>
            <w:sz w:val="20"/>
            <w:szCs w:val="20"/>
          </w:rPr>
          <w:delText xml:space="preserve">оцените </w:delText>
        </w:r>
        <w:r w:rsidDel="002260E7">
          <w:rPr>
            <w:rFonts w:eastAsia="Times New Roman"/>
            <w:sz w:val="20"/>
            <w:szCs w:val="20"/>
          </w:rPr>
          <w:delText>P</w:delText>
        </w:r>
        <w:r w:rsidDel="002260E7">
          <w:rPr>
            <w:rFonts w:ascii="Arial" w:eastAsia="Arial" w:hAnsi="Arial" w:cs="Arial"/>
            <w:i/>
            <w:iCs/>
            <w:sz w:val="27"/>
            <w:szCs w:val="27"/>
            <w:vertAlign w:val="subscript"/>
          </w:rPr>
          <w:delText>n</w:delText>
        </w:r>
        <w:r w:rsidDel="002260E7">
          <w:rPr>
            <w:rFonts w:eastAsia="Times New Roman"/>
            <w:sz w:val="20"/>
            <w:szCs w:val="20"/>
          </w:rPr>
          <w:delText>( )</w:delText>
        </w:r>
        <w:r w:rsidDel="002260E7">
          <w:rPr>
            <w:rFonts w:ascii="Arial" w:eastAsia="Arial" w:hAnsi="Arial" w:cs="Arial"/>
            <w:sz w:val="20"/>
            <w:szCs w:val="20"/>
          </w:rPr>
          <w:delText xml:space="preserve"> и найдите</w:delText>
        </w:r>
      </w:del>
    </w:p>
    <w:p w:rsidR="00A33515" w:rsidDel="002260E7" w:rsidRDefault="001A4D22">
      <w:pPr>
        <w:spacing w:line="183" w:lineRule="auto"/>
        <w:ind w:left="560"/>
        <w:rPr>
          <w:del w:id="8881" w:author="Admin" w:date="2019-02-19T02:10:00Z"/>
          <w:sz w:val="20"/>
          <w:szCs w:val="20"/>
        </w:rPr>
      </w:pPr>
      <w:del w:id="8882" w:author="Admin" w:date="2019-02-19T02:10:00Z">
        <w:r w:rsidDel="002260E7">
          <w:rPr>
            <w:rFonts w:eastAsia="Times New Roman"/>
            <w:sz w:val="20"/>
            <w:szCs w:val="20"/>
          </w:rPr>
          <w:delText>lim P</w:delText>
        </w:r>
        <w:r w:rsidDel="002260E7">
          <w:rPr>
            <w:rFonts w:ascii="Arial" w:eastAsia="Arial" w:hAnsi="Arial" w:cs="Arial"/>
            <w:i/>
            <w:iCs/>
            <w:sz w:val="27"/>
            <w:szCs w:val="27"/>
            <w:vertAlign w:val="subscript"/>
          </w:rPr>
          <w:delText>n</w:delText>
        </w:r>
        <w:r w:rsidDel="002260E7">
          <w:rPr>
            <w:rFonts w:eastAsia="Times New Roman"/>
            <w:sz w:val="20"/>
            <w:szCs w:val="20"/>
          </w:rPr>
          <w:delText>( )</w:delText>
        </w:r>
        <w:r w:rsidDel="002260E7">
          <w:rPr>
            <w:rFonts w:ascii="Arial" w:eastAsia="Arial" w:hAnsi="Arial" w:cs="Arial"/>
            <w:sz w:val="20"/>
            <w:szCs w:val="20"/>
          </w:rPr>
          <w:delText>.</w:delText>
        </w:r>
      </w:del>
    </w:p>
    <w:p w:rsidR="00A33515" w:rsidDel="002260E7" w:rsidRDefault="001A4D22">
      <w:pPr>
        <w:ind w:left="500"/>
        <w:rPr>
          <w:del w:id="8883" w:author="Admin" w:date="2019-02-19T02:10:00Z"/>
          <w:sz w:val="20"/>
          <w:szCs w:val="20"/>
        </w:rPr>
      </w:pPr>
      <w:del w:id="8884" w:author="Admin" w:date="2019-02-19T02:10:00Z">
        <w:r w:rsidDel="002260E7">
          <w:rPr>
            <w:rFonts w:ascii="Arial" w:eastAsia="Arial" w:hAnsi="Arial" w:cs="Arial"/>
            <w:i/>
            <w:iCs/>
            <w:sz w:val="14"/>
            <w:szCs w:val="14"/>
          </w:rPr>
          <w:delText>n</w:delText>
        </w:r>
        <w:r w:rsidDel="002260E7">
          <w:rPr>
            <w:rFonts w:eastAsia="Times New Roman"/>
            <w:i/>
            <w:iCs/>
            <w:sz w:val="14"/>
            <w:szCs w:val="14"/>
          </w:rPr>
          <w:delText>!1</w:delText>
        </w:r>
      </w:del>
    </w:p>
    <w:p w:rsidR="00A33515" w:rsidDel="002260E7" w:rsidRDefault="00A33515">
      <w:pPr>
        <w:spacing w:line="98" w:lineRule="exact"/>
        <w:rPr>
          <w:del w:id="8885" w:author="Admin" w:date="2019-02-19T02:10:00Z"/>
          <w:sz w:val="20"/>
          <w:szCs w:val="20"/>
        </w:rPr>
      </w:pPr>
    </w:p>
    <w:p w:rsidR="00A33515" w:rsidDel="002260E7" w:rsidRDefault="001A4D22">
      <w:pPr>
        <w:numPr>
          <w:ilvl w:val="0"/>
          <w:numId w:val="701"/>
        </w:numPr>
        <w:tabs>
          <w:tab w:val="left" w:pos="500"/>
        </w:tabs>
        <w:spacing w:line="291" w:lineRule="auto"/>
        <w:ind w:left="500" w:hanging="262"/>
        <w:jc w:val="both"/>
        <w:rPr>
          <w:del w:id="8886" w:author="Admin" w:date="2019-02-19T02:10:00Z"/>
          <w:rFonts w:ascii="Arial" w:eastAsia="Arial" w:hAnsi="Arial" w:cs="Arial"/>
          <w:b/>
          <w:bCs/>
          <w:sz w:val="20"/>
          <w:szCs w:val="20"/>
        </w:rPr>
        <w:pPrChange w:id="8887" w:author="Admin" w:date="2019-02-19T00:19:00Z">
          <w:pPr>
            <w:numPr>
              <w:numId w:val="704"/>
            </w:numPr>
            <w:tabs>
              <w:tab w:val="left" w:pos="500"/>
            </w:tabs>
            <w:spacing w:line="291" w:lineRule="auto"/>
            <w:ind w:left="500" w:hanging="262"/>
            <w:jc w:val="both"/>
          </w:pPr>
        </w:pPrChange>
      </w:pPr>
      <w:del w:id="8888" w:author="Admin" w:date="2019-02-19T02:10:00Z">
        <w:r w:rsidDel="002260E7">
          <w:rPr>
            <w:rFonts w:ascii="Arial" w:eastAsia="Arial" w:hAnsi="Arial" w:cs="Arial"/>
            <w:sz w:val="20"/>
            <w:szCs w:val="20"/>
          </w:rPr>
          <w:delText>Предложите и исследуйте свои обобщения данной задачи: напри-мер, можно рассмотреть другие метрики и другие сетки допусти-мых вершин на плоскости.</w:delText>
        </w:r>
      </w:del>
    </w:p>
    <w:p w:rsidR="00A33515" w:rsidDel="002260E7" w:rsidRDefault="00A33515">
      <w:pPr>
        <w:spacing w:line="253" w:lineRule="exact"/>
        <w:rPr>
          <w:del w:id="8889" w:author="Admin" w:date="2019-02-19T02:10:00Z"/>
          <w:sz w:val="20"/>
          <w:szCs w:val="20"/>
        </w:rPr>
      </w:pPr>
    </w:p>
    <w:p w:rsidR="00A33515" w:rsidDel="002260E7" w:rsidRDefault="001A4D22">
      <w:pPr>
        <w:rPr>
          <w:del w:id="8890" w:author="Admin" w:date="2019-02-19T02:10:00Z"/>
          <w:sz w:val="20"/>
          <w:szCs w:val="20"/>
        </w:rPr>
      </w:pPr>
      <w:del w:id="8891" w:author="Admin" w:date="2019-02-19T02:10:00Z">
        <w:r w:rsidDel="002260E7">
          <w:rPr>
            <w:rFonts w:ascii="Arial" w:eastAsia="Arial" w:hAnsi="Arial" w:cs="Arial"/>
            <w:b/>
            <w:bCs/>
            <w:sz w:val="26"/>
            <w:szCs w:val="26"/>
          </w:rPr>
          <w:delText>Задача 9. Экстремальные тетраэдры</w:delText>
        </w:r>
      </w:del>
    </w:p>
    <w:p w:rsidR="00A33515" w:rsidDel="002260E7" w:rsidRDefault="00A33515">
      <w:pPr>
        <w:spacing w:line="178" w:lineRule="exact"/>
        <w:rPr>
          <w:del w:id="8892" w:author="Admin" w:date="2019-02-19T02:10:00Z"/>
          <w:sz w:val="20"/>
          <w:szCs w:val="20"/>
        </w:rPr>
      </w:pPr>
    </w:p>
    <w:p w:rsidR="00A33515" w:rsidDel="002260E7" w:rsidRDefault="001A4D22">
      <w:pPr>
        <w:rPr>
          <w:del w:id="8893" w:author="Admin" w:date="2019-02-19T02:10:00Z"/>
          <w:sz w:val="20"/>
          <w:szCs w:val="20"/>
        </w:rPr>
      </w:pPr>
      <w:del w:id="8894" w:author="Admin" w:date="2019-02-19T02:10:00Z">
        <w:r w:rsidDel="002260E7">
          <w:rPr>
            <w:rFonts w:ascii="Arial" w:eastAsia="Arial" w:hAnsi="Arial" w:cs="Arial"/>
            <w:sz w:val="20"/>
            <w:szCs w:val="20"/>
          </w:rPr>
          <w:delText>Задачи на плоскости.</w:delText>
        </w:r>
      </w:del>
    </w:p>
    <w:p w:rsidR="00A33515" w:rsidDel="002260E7" w:rsidRDefault="00A33515">
      <w:pPr>
        <w:spacing w:line="197" w:lineRule="exact"/>
        <w:rPr>
          <w:del w:id="8895" w:author="Admin" w:date="2019-02-19T02:10:00Z"/>
          <w:sz w:val="20"/>
          <w:szCs w:val="20"/>
        </w:rPr>
      </w:pPr>
    </w:p>
    <w:p w:rsidR="00A33515" w:rsidDel="002260E7" w:rsidRDefault="001A4D22">
      <w:pPr>
        <w:numPr>
          <w:ilvl w:val="0"/>
          <w:numId w:val="702"/>
        </w:numPr>
        <w:tabs>
          <w:tab w:val="left" w:pos="500"/>
        </w:tabs>
        <w:spacing w:line="303" w:lineRule="auto"/>
        <w:ind w:left="500" w:hanging="273"/>
        <w:rPr>
          <w:del w:id="8896" w:author="Admin" w:date="2019-02-19T02:10:00Z"/>
          <w:rFonts w:ascii="Arial" w:eastAsia="Arial" w:hAnsi="Arial" w:cs="Arial"/>
          <w:b/>
          <w:bCs/>
          <w:sz w:val="20"/>
          <w:szCs w:val="20"/>
        </w:rPr>
        <w:pPrChange w:id="8897" w:author="Admin" w:date="2019-02-19T00:19:00Z">
          <w:pPr>
            <w:numPr>
              <w:numId w:val="705"/>
            </w:numPr>
            <w:tabs>
              <w:tab w:val="left" w:pos="500"/>
            </w:tabs>
            <w:spacing w:line="303" w:lineRule="auto"/>
            <w:ind w:left="500" w:hanging="273"/>
          </w:pPr>
        </w:pPrChange>
      </w:pPr>
      <w:del w:id="8898" w:author="Admin" w:date="2019-02-19T02:10:00Z">
        <w:r w:rsidDel="002260E7">
          <w:rPr>
            <w:rFonts w:ascii="Arial" w:eastAsia="Arial" w:hAnsi="Arial" w:cs="Arial"/>
            <w:sz w:val="20"/>
            <w:szCs w:val="20"/>
          </w:rPr>
          <w:delText>Среди всех треугольников, вписанных в единичную окружность, найдите треугольник с</w:delText>
        </w:r>
      </w:del>
    </w:p>
    <w:p w:rsidR="00A33515" w:rsidDel="002260E7" w:rsidRDefault="00A33515">
      <w:pPr>
        <w:spacing w:line="34" w:lineRule="exact"/>
        <w:rPr>
          <w:del w:id="8899" w:author="Admin" w:date="2019-02-19T02:10:00Z"/>
          <w:rFonts w:ascii="Arial" w:eastAsia="Arial" w:hAnsi="Arial" w:cs="Arial"/>
          <w:b/>
          <w:bCs/>
          <w:sz w:val="20"/>
          <w:szCs w:val="20"/>
        </w:rPr>
      </w:pPr>
    </w:p>
    <w:p w:rsidR="00A33515" w:rsidDel="002260E7" w:rsidRDefault="001A4D22">
      <w:pPr>
        <w:numPr>
          <w:ilvl w:val="1"/>
          <w:numId w:val="702"/>
        </w:numPr>
        <w:tabs>
          <w:tab w:val="left" w:pos="940"/>
        </w:tabs>
        <w:ind w:left="940" w:hanging="272"/>
        <w:rPr>
          <w:del w:id="8900" w:author="Admin" w:date="2019-02-19T02:10:00Z"/>
          <w:rFonts w:ascii="Arial" w:eastAsia="Arial" w:hAnsi="Arial" w:cs="Arial"/>
          <w:sz w:val="20"/>
          <w:szCs w:val="20"/>
        </w:rPr>
        <w:pPrChange w:id="8901" w:author="Admin" w:date="2019-02-19T00:19:00Z">
          <w:pPr>
            <w:numPr>
              <w:ilvl w:val="1"/>
              <w:numId w:val="705"/>
            </w:numPr>
            <w:tabs>
              <w:tab w:val="left" w:pos="940"/>
            </w:tabs>
            <w:ind w:left="940" w:hanging="272"/>
          </w:pPr>
        </w:pPrChange>
      </w:pPr>
      <w:del w:id="8902" w:author="Admin" w:date="2019-02-19T02:10:00Z">
        <w:r w:rsidDel="002260E7">
          <w:rPr>
            <w:rFonts w:ascii="Arial" w:eastAsia="Arial" w:hAnsi="Arial" w:cs="Arial"/>
            <w:sz w:val="20"/>
            <w:szCs w:val="20"/>
          </w:rPr>
          <w:delText>максимальным периметром,</w:delText>
        </w:r>
      </w:del>
    </w:p>
    <w:p w:rsidR="00A33515" w:rsidDel="002260E7" w:rsidRDefault="00A33515">
      <w:pPr>
        <w:spacing w:line="117" w:lineRule="exact"/>
        <w:rPr>
          <w:del w:id="8903" w:author="Admin" w:date="2019-02-19T02:10:00Z"/>
          <w:rFonts w:ascii="Arial" w:eastAsia="Arial" w:hAnsi="Arial" w:cs="Arial"/>
          <w:sz w:val="20"/>
          <w:szCs w:val="20"/>
        </w:rPr>
      </w:pPr>
    </w:p>
    <w:p w:rsidR="00A33515" w:rsidDel="002260E7" w:rsidRDefault="001A4D22">
      <w:pPr>
        <w:numPr>
          <w:ilvl w:val="1"/>
          <w:numId w:val="702"/>
        </w:numPr>
        <w:tabs>
          <w:tab w:val="left" w:pos="940"/>
        </w:tabs>
        <w:ind w:left="940" w:hanging="280"/>
        <w:rPr>
          <w:del w:id="8904" w:author="Admin" w:date="2019-02-19T02:10:00Z"/>
          <w:rFonts w:ascii="Arial" w:eastAsia="Arial" w:hAnsi="Arial" w:cs="Arial"/>
          <w:sz w:val="20"/>
          <w:szCs w:val="20"/>
        </w:rPr>
        <w:pPrChange w:id="8905" w:author="Admin" w:date="2019-02-19T00:19:00Z">
          <w:pPr>
            <w:numPr>
              <w:ilvl w:val="1"/>
              <w:numId w:val="705"/>
            </w:numPr>
            <w:tabs>
              <w:tab w:val="left" w:pos="940"/>
            </w:tabs>
            <w:ind w:left="940" w:hanging="280"/>
          </w:pPr>
        </w:pPrChange>
      </w:pPr>
      <w:del w:id="8906" w:author="Admin" w:date="2019-02-19T02:10:00Z">
        <w:r w:rsidDel="002260E7">
          <w:rPr>
            <w:rFonts w:ascii="Arial" w:eastAsia="Arial" w:hAnsi="Arial" w:cs="Arial"/>
            <w:sz w:val="20"/>
            <w:szCs w:val="20"/>
          </w:rPr>
          <w:delText>максимальной площадью,</w:delText>
        </w:r>
      </w:del>
    </w:p>
    <w:p w:rsidR="00A33515" w:rsidDel="002260E7" w:rsidRDefault="00A33515">
      <w:pPr>
        <w:spacing w:line="117" w:lineRule="exact"/>
        <w:rPr>
          <w:del w:id="8907" w:author="Admin" w:date="2019-02-19T02:10:00Z"/>
          <w:rFonts w:ascii="Arial" w:eastAsia="Arial" w:hAnsi="Arial" w:cs="Arial"/>
          <w:sz w:val="20"/>
          <w:szCs w:val="20"/>
        </w:rPr>
      </w:pPr>
    </w:p>
    <w:p w:rsidR="00A33515" w:rsidDel="002260E7" w:rsidRDefault="001A4D22">
      <w:pPr>
        <w:numPr>
          <w:ilvl w:val="1"/>
          <w:numId w:val="702"/>
        </w:numPr>
        <w:tabs>
          <w:tab w:val="left" w:pos="940"/>
        </w:tabs>
        <w:ind w:left="940" w:hanging="264"/>
        <w:rPr>
          <w:del w:id="8908" w:author="Admin" w:date="2019-02-19T02:10:00Z"/>
          <w:rFonts w:ascii="Arial" w:eastAsia="Arial" w:hAnsi="Arial" w:cs="Arial"/>
          <w:sz w:val="20"/>
          <w:szCs w:val="20"/>
        </w:rPr>
        <w:pPrChange w:id="8909" w:author="Admin" w:date="2019-02-19T00:19:00Z">
          <w:pPr>
            <w:numPr>
              <w:ilvl w:val="1"/>
              <w:numId w:val="705"/>
            </w:numPr>
            <w:tabs>
              <w:tab w:val="left" w:pos="940"/>
            </w:tabs>
            <w:ind w:left="940" w:hanging="264"/>
          </w:pPr>
        </w:pPrChange>
      </w:pPr>
      <w:del w:id="8910" w:author="Admin" w:date="2019-02-19T02:10:00Z">
        <w:r w:rsidDel="002260E7">
          <w:rPr>
            <w:rFonts w:ascii="Arial" w:eastAsia="Arial" w:hAnsi="Arial" w:cs="Arial"/>
            <w:sz w:val="20"/>
            <w:szCs w:val="20"/>
          </w:rPr>
          <w:delText>максимальным радиусом вписанной окружности.</w:delText>
        </w:r>
      </w:del>
    </w:p>
    <w:p w:rsidR="00A33515" w:rsidDel="002260E7" w:rsidRDefault="00A33515">
      <w:pPr>
        <w:spacing w:line="197" w:lineRule="exact"/>
        <w:rPr>
          <w:del w:id="8911" w:author="Admin" w:date="2019-02-19T02:10:00Z"/>
          <w:rFonts w:ascii="Arial" w:eastAsia="Arial" w:hAnsi="Arial" w:cs="Arial"/>
          <w:sz w:val="20"/>
          <w:szCs w:val="20"/>
        </w:rPr>
      </w:pPr>
    </w:p>
    <w:p w:rsidR="00A33515" w:rsidDel="002260E7" w:rsidRDefault="001A4D22">
      <w:pPr>
        <w:numPr>
          <w:ilvl w:val="0"/>
          <w:numId w:val="702"/>
        </w:numPr>
        <w:tabs>
          <w:tab w:val="left" w:pos="500"/>
        </w:tabs>
        <w:spacing w:line="293" w:lineRule="auto"/>
        <w:ind w:left="500" w:hanging="273"/>
        <w:jc w:val="both"/>
        <w:rPr>
          <w:del w:id="8912" w:author="Admin" w:date="2019-02-19T02:10:00Z"/>
          <w:rFonts w:ascii="Arial" w:eastAsia="Arial" w:hAnsi="Arial" w:cs="Arial"/>
          <w:b/>
          <w:bCs/>
          <w:sz w:val="19"/>
          <w:szCs w:val="19"/>
        </w:rPr>
        <w:pPrChange w:id="8913" w:author="Admin" w:date="2019-02-19T00:19:00Z">
          <w:pPr>
            <w:numPr>
              <w:numId w:val="705"/>
            </w:numPr>
            <w:tabs>
              <w:tab w:val="left" w:pos="500"/>
            </w:tabs>
            <w:spacing w:line="293" w:lineRule="auto"/>
            <w:ind w:left="500" w:hanging="273"/>
            <w:jc w:val="both"/>
          </w:pPr>
        </w:pPrChange>
      </w:pPr>
      <w:del w:id="8914" w:author="Admin" w:date="2019-02-19T02:10:00Z">
        <w:r w:rsidDel="002260E7">
          <w:rPr>
            <w:rFonts w:ascii="Arial" w:eastAsia="Arial" w:hAnsi="Arial" w:cs="Arial"/>
            <w:sz w:val="19"/>
            <w:szCs w:val="19"/>
          </w:rPr>
          <w:delText xml:space="preserve">Шириной треугольника в направлении , где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 xml:space="preserve"> π</w:delText>
        </w:r>
        <w:r w:rsidDel="002260E7">
          <w:rPr>
            <w:rFonts w:eastAsia="Times New Roman"/>
            <w:sz w:val="19"/>
            <w:szCs w:val="19"/>
          </w:rPr>
          <w:delText>]</w:delText>
        </w:r>
        <w:r w:rsidDel="002260E7">
          <w:rPr>
            <w:rFonts w:ascii="Arial" w:eastAsia="Arial" w:hAnsi="Arial" w:cs="Arial"/>
            <w:sz w:val="19"/>
            <w:szCs w:val="19"/>
          </w:rPr>
          <w:delText xml:space="preserve">, называется величина </w:delText>
        </w:r>
        <w:r w:rsidDel="002260E7">
          <w:rPr>
            <w:rFonts w:ascii="Arial" w:eastAsia="Arial" w:hAnsi="Arial" w:cs="Arial"/>
            <w:i/>
            <w:iCs/>
            <w:sz w:val="19"/>
            <w:szCs w:val="19"/>
          </w:rPr>
          <w:delText>w</w:delText>
        </w:r>
        <w:r w:rsidDel="002260E7">
          <w:rPr>
            <w:rFonts w:eastAsia="Times New Roman"/>
            <w:sz w:val="19"/>
            <w:szCs w:val="19"/>
          </w:rPr>
          <w:delText>( )</w:delText>
        </w:r>
        <w:r w:rsidDel="002260E7">
          <w:rPr>
            <w:rFonts w:ascii="Arial" w:eastAsia="Arial" w:hAnsi="Arial" w:cs="Arial"/>
            <w:sz w:val="19"/>
            <w:szCs w:val="19"/>
          </w:rPr>
          <w:delText>, равная длине проекции треугольника на прямую, образующую с осью абсцисс угол . Средней шириной треугольника</w:delText>
        </w:r>
      </w:del>
    </w:p>
    <w:tbl>
      <w:tblPr>
        <w:tblW w:w="0" w:type="auto"/>
        <w:tblInd w:w="500" w:type="dxa"/>
        <w:tblLayout w:type="fixed"/>
        <w:tblCellMar>
          <w:left w:w="0" w:type="dxa"/>
          <w:right w:w="0" w:type="dxa"/>
        </w:tblCellMar>
        <w:tblLook w:val="04A0" w:firstRow="1" w:lastRow="0" w:firstColumn="1" w:lastColumn="0" w:noHBand="0" w:noVBand="1"/>
      </w:tblPr>
      <w:tblGrid>
        <w:gridCol w:w="2520"/>
        <w:gridCol w:w="120"/>
        <w:gridCol w:w="180"/>
        <w:gridCol w:w="80"/>
        <w:gridCol w:w="880"/>
        <w:gridCol w:w="20"/>
      </w:tblGrid>
      <w:tr w:rsidR="00A33515" w:rsidDel="002260E7">
        <w:trPr>
          <w:trHeight w:val="201"/>
          <w:del w:id="8915" w:author="Admin" w:date="2019-02-19T02:10:00Z"/>
        </w:trPr>
        <w:tc>
          <w:tcPr>
            <w:tcW w:w="2640" w:type="dxa"/>
            <w:gridSpan w:val="2"/>
            <w:vAlign w:val="bottom"/>
          </w:tcPr>
          <w:p w:rsidR="00A33515" w:rsidDel="002260E7" w:rsidRDefault="001A4D22">
            <w:pPr>
              <w:spacing w:line="201" w:lineRule="exact"/>
              <w:ind w:right="540"/>
              <w:jc w:val="right"/>
              <w:rPr>
                <w:del w:id="8916" w:author="Admin" w:date="2019-02-19T02:10:00Z"/>
                <w:sz w:val="20"/>
                <w:szCs w:val="20"/>
              </w:rPr>
            </w:pPr>
            <w:del w:id="8917" w:author="Admin" w:date="2019-02-19T02:10:00Z">
              <w:r w:rsidDel="002260E7">
                <w:rPr>
                  <w:rFonts w:ascii="Arial" w:eastAsia="Arial" w:hAnsi="Arial" w:cs="Arial"/>
                  <w:w w:val="97"/>
                  <w:sz w:val="20"/>
                  <w:szCs w:val="20"/>
                </w:rPr>
                <w:delText>называется величина</w:delText>
              </w:r>
            </w:del>
          </w:p>
        </w:tc>
        <w:tc>
          <w:tcPr>
            <w:tcW w:w="180" w:type="dxa"/>
            <w:vMerge w:val="restart"/>
            <w:vAlign w:val="bottom"/>
          </w:tcPr>
          <w:p w:rsidR="00A33515" w:rsidDel="002260E7" w:rsidRDefault="001A4D22">
            <w:pPr>
              <w:ind w:left="60"/>
              <w:rPr>
                <w:del w:id="8918" w:author="Admin" w:date="2019-02-19T02:10:00Z"/>
                <w:sz w:val="20"/>
                <w:szCs w:val="20"/>
              </w:rPr>
            </w:pPr>
            <w:del w:id="8919" w:author="Admin" w:date="2019-02-19T02:10:00Z">
              <w:r w:rsidDel="002260E7">
                <w:rPr>
                  <w:rFonts w:eastAsia="Times New Roman"/>
                  <w:sz w:val="20"/>
                  <w:szCs w:val="20"/>
                </w:rPr>
                <w:delText>∫</w:delText>
              </w:r>
            </w:del>
          </w:p>
        </w:tc>
        <w:tc>
          <w:tcPr>
            <w:tcW w:w="80" w:type="dxa"/>
            <w:vAlign w:val="bottom"/>
          </w:tcPr>
          <w:p w:rsidR="00A33515" w:rsidDel="002260E7" w:rsidRDefault="00A33515">
            <w:pPr>
              <w:rPr>
                <w:del w:id="8920" w:author="Admin" w:date="2019-02-19T02:10:00Z"/>
                <w:sz w:val="17"/>
                <w:szCs w:val="17"/>
              </w:rPr>
            </w:pPr>
          </w:p>
        </w:tc>
        <w:tc>
          <w:tcPr>
            <w:tcW w:w="880" w:type="dxa"/>
            <w:vMerge w:val="restart"/>
            <w:vAlign w:val="bottom"/>
          </w:tcPr>
          <w:p w:rsidR="00A33515" w:rsidDel="002260E7" w:rsidRDefault="001A4D22">
            <w:pPr>
              <w:rPr>
                <w:del w:id="8921" w:author="Admin" w:date="2019-02-19T02:10:00Z"/>
                <w:sz w:val="20"/>
                <w:szCs w:val="20"/>
              </w:rPr>
            </w:pPr>
            <w:del w:id="8922" w:author="Admin" w:date="2019-02-19T02:10:00Z">
              <w:r w:rsidDel="002260E7">
                <w:rPr>
                  <w:rFonts w:ascii="Arial" w:eastAsia="Arial" w:hAnsi="Arial" w:cs="Arial"/>
                  <w:sz w:val="14"/>
                  <w:szCs w:val="14"/>
                </w:rPr>
                <w:delText>π</w:delText>
              </w:r>
            </w:del>
          </w:p>
        </w:tc>
        <w:tc>
          <w:tcPr>
            <w:tcW w:w="0" w:type="dxa"/>
            <w:vAlign w:val="bottom"/>
          </w:tcPr>
          <w:p w:rsidR="00A33515" w:rsidDel="002260E7" w:rsidRDefault="00A33515">
            <w:pPr>
              <w:rPr>
                <w:del w:id="8923" w:author="Admin" w:date="2019-02-19T02:10:00Z"/>
                <w:sz w:val="1"/>
                <w:szCs w:val="1"/>
              </w:rPr>
            </w:pPr>
          </w:p>
        </w:tc>
      </w:tr>
      <w:tr w:rsidR="00A33515" w:rsidDel="002260E7">
        <w:trPr>
          <w:trHeight w:val="119"/>
          <w:del w:id="8924" w:author="Admin" w:date="2019-02-19T02:10:00Z"/>
        </w:trPr>
        <w:tc>
          <w:tcPr>
            <w:tcW w:w="2640" w:type="dxa"/>
            <w:gridSpan w:val="2"/>
            <w:vMerge w:val="restart"/>
            <w:vAlign w:val="bottom"/>
          </w:tcPr>
          <w:p w:rsidR="00A33515" w:rsidDel="002260E7" w:rsidRDefault="001A4D22">
            <w:pPr>
              <w:jc w:val="right"/>
              <w:rPr>
                <w:del w:id="8925" w:author="Admin" w:date="2019-02-19T02:10:00Z"/>
                <w:sz w:val="20"/>
                <w:szCs w:val="20"/>
              </w:rPr>
            </w:pPr>
            <w:del w:id="8926" w:author="Admin" w:date="2019-02-19T02:10:00Z">
              <w:r w:rsidDel="002260E7">
                <w:rPr>
                  <w:rFonts w:ascii="Arial" w:eastAsia="Arial" w:hAnsi="Arial" w:cs="Arial"/>
                  <w:sz w:val="20"/>
                  <w:szCs w:val="20"/>
                </w:rPr>
                <w:delText>1</w:delText>
              </w:r>
            </w:del>
          </w:p>
        </w:tc>
        <w:tc>
          <w:tcPr>
            <w:tcW w:w="180" w:type="dxa"/>
            <w:vMerge/>
            <w:vAlign w:val="bottom"/>
          </w:tcPr>
          <w:p w:rsidR="00A33515" w:rsidDel="002260E7" w:rsidRDefault="00A33515">
            <w:pPr>
              <w:rPr>
                <w:del w:id="8927" w:author="Admin" w:date="2019-02-19T02:10:00Z"/>
                <w:sz w:val="10"/>
                <w:szCs w:val="10"/>
              </w:rPr>
            </w:pPr>
          </w:p>
        </w:tc>
        <w:tc>
          <w:tcPr>
            <w:tcW w:w="80" w:type="dxa"/>
            <w:vAlign w:val="bottom"/>
          </w:tcPr>
          <w:p w:rsidR="00A33515" w:rsidDel="002260E7" w:rsidRDefault="00A33515">
            <w:pPr>
              <w:rPr>
                <w:del w:id="8928" w:author="Admin" w:date="2019-02-19T02:10:00Z"/>
                <w:sz w:val="10"/>
                <w:szCs w:val="10"/>
              </w:rPr>
            </w:pPr>
          </w:p>
        </w:tc>
        <w:tc>
          <w:tcPr>
            <w:tcW w:w="880" w:type="dxa"/>
            <w:vMerge/>
            <w:vAlign w:val="bottom"/>
          </w:tcPr>
          <w:p w:rsidR="00A33515" w:rsidDel="002260E7" w:rsidRDefault="00A33515">
            <w:pPr>
              <w:rPr>
                <w:del w:id="8929" w:author="Admin" w:date="2019-02-19T02:10:00Z"/>
                <w:sz w:val="10"/>
                <w:szCs w:val="10"/>
              </w:rPr>
            </w:pPr>
          </w:p>
        </w:tc>
        <w:tc>
          <w:tcPr>
            <w:tcW w:w="0" w:type="dxa"/>
            <w:vAlign w:val="bottom"/>
          </w:tcPr>
          <w:p w:rsidR="00A33515" w:rsidDel="002260E7" w:rsidRDefault="00A33515">
            <w:pPr>
              <w:rPr>
                <w:del w:id="8930" w:author="Admin" w:date="2019-02-19T02:10:00Z"/>
                <w:sz w:val="1"/>
                <w:szCs w:val="1"/>
              </w:rPr>
            </w:pPr>
          </w:p>
        </w:tc>
      </w:tr>
      <w:tr w:rsidR="00A33515" w:rsidDel="002260E7">
        <w:trPr>
          <w:trHeight w:val="140"/>
          <w:del w:id="8931" w:author="Admin" w:date="2019-02-19T02:10:00Z"/>
        </w:trPr>
        <w:tc>
          <w:tcPr>
            <w:tcW w:w="2640" w:type="dxa"/>
            <w:gridSpan w:val="2"/>
            <w:vMerge/>
            <w:vAlign w:val="bottom"/>
          </w:tcPr>
          <w:p w:rsidR="00A33515" w:rsidDel="002260E7" w:rsidRDefault="00A33515">
            <w:pPr>
              <w:rPr>
                <w:del w:id="8932" w:author="Admin" w:date="2019-02-19T02:10:00Z"/>
                <w:sz w:val="12"/>
                <w:szCs w:val="12"/>
              </w:rPr>
            </w:pPr>
          </w:p>
        </w:tc>
        <w:tc>
          <w:tcPr>
            <w:tcW w:w="180" w:type="dxa"/>
            <w:vMerge/>
            <w:vAlign w:val="bottom"/>
          </w:tcPr>
          <w:p w:rsidR="00A33515" w:rsidDel="002260E7" w:rsidRDefault="00A33515">
            <w:pPr>
              <w:rPr>
                <w:del w:id="8933" w:author="Admin" w:date="2019-02-19T02:10:00Z"/>
                <w:sz w:val="12"/>
                <w:szCs w:val="12"/>
              </w:rPr>
            </w:pPr>
          </w:p>
        </w:tc>
        <w:tc>
          <w:tcPr>
            <w:tcW w:w="80" w:type="dxa"/>
            <w:vAlign w:val="bottom"/>
          </w:tcPr>
          <w:p w:rsidR="00A33515" w:rsidDel="002260E7" w:rsidRDefault="00A33515">
            <w:pPr>
              <w:rPr>
                <w:del w:id="8934" w:author="Admin" w:date="2019-02-19T02:10:00Z"/>
                <w:sz w:val="12"/>
                <w:szCs w:val="12"/>
              </w:rPr>
            </w:pPr>
          </w:p>
        </w:tc>
        <w:tc>
          <w:tcPr>
            <w:tcW w:w="880" w:type="dxa"/>
            <w:vMerge w:val="restart"/>
            <w:vAlign w:val="bottom"/>
          </w:tcPr>
          <w:p w:rsidR="00A33515" w:rsidDel="002260E7" w:rsidRDefault="001A4D22">
            <w:pPr>
              <w:ind w:left="140"/>
              <w:rPr>
                <w:del w:id="8935" w:author="Admin" w:date="2019-02-19T02:10:00Z"/>
                <w:sz w:val="20"/>
                <w:szCs w:val="20"/>
              </w:rPr>
            </w:pPr>
            <w:del w:id="8936" w:author="Admin" w:date="2019-02-19T02:10:00Z">
              <w:r w:rsidDel="002260E7">
                <w:rPr>
                  <w:rFonts w:ascii="Arial" w:eastAsia="Arial" w:hAnsi="Arial" w:cs="Arial"/>
                  <w:i/>
                  <w:iCs/>
                  <w:sz w:val="20"/>
                  <w:szCs w:val="20"/>
                </w:rPr>
                <w:delText>w</w:delText>
              </w:r>
              <w:r w:rsidDel="002260E7">
                <w:rPr>
                  <w:rFonts w:eastAsia="Times New Roman"/>
                  <w:sz w:val="20"/>
                  <w:szCs w:val="20"/>
                </w:rPr>
                <w:delText>(  )</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d</w:delText>
              </w:r>
              <w:r w:rsidDel="002260E7">
                <w:rPr>
                  <w:rFonts w:ascii="Arial" w:eastAsia="Arial" w:hAnsi="Arial" w:cs="Arial"/>
                  <w:i/>
                  <w:iCs/>
                  <w:sz w:val="20"/>
                  <w:szCs w:val="20"/>
                </w:rPr>
                <w:delText xml:space="preserve"> </w:delText>
              </w:r>
              <w:r w:rsidDel="002260E7">
                <w:rPr>
                  <w:rFonts w:eastAsia="Times New Roman"/>
                  <w:i/>
                  <w:iCs/>
                  <w:sz w:val="20"/>
                  <w:szCs w:val="20"/>
                </w:rPr>
                <w:delText>:</w:delText>
              </w:r>
            </w:del>
          </w:p>
        </w:tc>
        <w:tc>
          <w:tcPr>
            <w:tcW w:w="0" w:type="dxa"/>
            <w:vAlign w:val="bottom"/>
          </w:tcPr>
          <w:p w:rsidR="00A33515" w:rsidDel="002260E7" w:rsidRDefault="00A33515">
            <w:pPr>
              <w:rPr>
                <w:del w:id="8937" w:author="Admin" w:date="2019-02-19T02:10:00Z"/>
                <w:sz w:val="1"/>
                <w:szCs w:val="1"/>
              </w:rPr>
            </w:pPr>
          </w:p>
        </w:tc>
      </w:tr>
      <w:tr w:rsidR="00A33515" w:rsidDel="002260E7">
        <w:trPr>
          <w:trHeight w:val="356"/>
          <w:del w:id="8938" w:author="Admin" w:date="2019-02-19T02:10:00Z"/>
        </w:trPr>
        <w:tc>
          <w:tcPr>
            <w:tcW w:w="2520" w:type="dxa"/>
            <w:vAlign w:val="bottom"/>
          </w:tcPr>
          <w:p w:rsidR="00A33515" w:rsidDel="002260E7" w:rsidRDefault="00A33515">
            <w:pPr>
              <w:rPr>
                <w:del w:id="8939" w:author="Admin" w:date="2019-02-19T02:10:00Z"/>
                <w:sz w:val="24"/>
                <w:szCs w:val="24"/>
              </w:rPr>
            </w:pPr>
          </w:p>
        </w:tc>
        <w:tc>
          <w:tcPr>
            <w:tcW w:w="120" w:type="dxa"/>
            <w:tcBorders>
              <w:top w:val="single" w:sz="8" w:space="0" w:color="auto"/>
            </w:tcBorders>
            <w:vAlign w:val="bottom"/>
          </w:tcPr>
          <w:p w:rsidR="00A33515" w:rsidDel="002260E7" w:rsidRDefault="001A4D22">
            <w:pPr>
              <w:jc w:val="right"/>
              <w:rPr>
                <w:del w:id="8940" w:author="Admin" w:date="2019-02-19T02:10:00Z"/>
                <w:sz w:val="20"/>
                <w:szCs w:val="20"/>
              </w:rPr>
            </w:pPr>
            <w:del w:id="8941" w:author="Admin" w:date="2019-02-19T02:10:00Z">
              <w:r w:rsidDel="002260E7">
                <w:rPr>
                  <w:rFonts w:ascii="Arial" w:eastAsia="Arial" w:hAnsi="Arial" w:cs="Arial"/>
                  <w:w w:val="72"/>
                  <w:sz w:val="20"/>
                  <w:szCs w:val="20"/>
                </w:rPr>
                <w:delText>π</w:delText>
              </w:r>
            </w:del>
          </w:p>
        </w:tc>
        <w:tc>
          <w:tcPr>
            <w:tcW w:w="180" w:type="dxa"/>
            <w:vMerge/>
            <w:vAlign w:val="bottom"/>
          </w:tcPr>
          <w:p w:rsidR="00A33515" w:rsidDel="002260E7" w:rsidRDefault="00A33515">
            <w:pPr>
              <w:rPr>
                <w:del w:id="8942" w:author="Admin" w:date="2019-02-19T02:10:00Z"/>
                <w:sz w:val="24"/>
                <w:szCs w:val="24"/>
              </w:rPr>
            </w:pPr>
          </w:p>
        </w:tc>
        <w:tc>
          <w:tcPr>
            <w:tcW w:w="80" w:type="dxa"/>
            <w:vAlign w:val="bottom"/>
          </w:tcPr>
          <w:p w:rsidR="00A33515" w:rsidDel="002260E7" w:rsidRDefault="001A4D22">
            <w:pPr>
              <w:jc w:val="right"/>
              <w:rPr>
                <w:del w:id="8943" w:author="Admin" w:date="2019-02-19T02:10:00Z"/>
                <w:sz w:val="20"/>
                <w:szCs w:val="20"/>
              </w:rPr>
            </w:pPr>
            <w:del w:id="8944" w:author="Admin" w:date="2019-02-19T02:10:00Z">
              <w:r w:rsidDel="002260E7">
                <w:rPr>
                  <w:rFonts w:ascii="Arial" w:eastAsia="Arial" w:hAnsi="Arial" w:cs="Arial"/>
                  <w:w w:val="71"/>
                  <w:sz w:val="10"/>
                  <w:szCs w:val="10"/>
                </w:rPr>
                <w:delText>0</w:delText>
              </w:r>
            </w:del>
          </w:p>
        </w:tc>
        <w:tc>
          <w:tcPr>
            <w:tcW w:w="880" w:type="dxa"/>
            <w:vMerge/>
            <w:vAlign w:val="bottom"/>
          </w:tcPr>
          <w:p w:rsidR="00A33515" w:rsidDel="002260E7" w:rsidRDefault="00A33515">
            <w:pPr>
              <w:rPr>
                <w:del w:id="8945" w:author="Admin" w:date="2019-02-19T02:10:00Z"/>
                <w:sz w:val="24"/>
                <w:szCs w:val="24"/>
              </w:rPr>
            </w:pPr>
          </w:p>
        </w:tc>
        <w:tc>
          <w:tcPr>
            <w:tcW w:w="0" w:type="dxa"/>
            <w:vAlign w:val="bottom"/>
          </w:tcPr>
          <w:p w:rsidR="00A33515" w:rsidDel="002260E7" w:rsidRDefault="00A33515">
            <w:pPr>
              <w:rPr>
                <w:del w:id="8946" w:author="Admin" w:date="2019-02-19T02:10:00Z"/>
                <w:sz w:val="1"/>
                <w:szCs w:val="1"/>
              </w:rPr>
            </w:pPr>
          </w:p>
        </w:tc>
      </w:tr>
    </w:tbl>
    <w:p w:rsidR="00A33515" w:rsidDel="002260E7" w:rsidRDefault="00A33515">
      <w:pPr>
        <w:spacing w:line="200" w:lineRule="exact"/>
        <w:rPr>
          <w:del w:id="8947" w:author="Admin" w:date="2019-02-19T02:10:00Z"/>
          <w:sz w:val="20"/>
          <w:szCs w:val="20"/>
        </w:rPr>
      </w:pPr>
    </w:p>
    <w:p w:rsidR="00A33515" w:rsidDel="002260E7" w:rsidRDefault="00A33515">
      <w:pPr>
        <w:rPr>
          <w:del w:id="8948"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119" w:lineRule="exact"/>
        <w:rPr>
          <w:del w:id="8949" w:author="Admin" w:date="2019-02-19T02:10:00Z"/>
          <w:sz w:val="20"/>
          <w:szCs w:val="20"/>
        </w:rPr>
      </w:pPr>
    </w:p>
    <w:p w:rsidR="00A33515" w:rsidDel="002260E7" w:rsidRDefault="001A4D22">
      <w:pPr>
        <w:ind w:right="-19"/>
        <w:jc w:val="center"/>
        <w:rPr>
          <w:del w:id="8950" w:author="Admin" w:date="2019-02-19T02:10:00Z"/>
          <w:sz w:val="20"/>
          <w:szCs w:val="20"/>
        </w:rPr>
      </w:pPr>
      <w:del w:id="8951"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300</w:delText>
        </w:r>
        <w:r w:rsidDel="002260E7">
          <w:rPr>
            <w:rFonts w:ascii="Arial" w:eastAsia="Arial" w:hAnsi="Arial" w:cs="Arial"/>
            <w:sz w:val="20"/>
            <w:szCs w:val="20"/>
          </w:rPr>
          <w:delText xml:space="preserve"> −</w:delText>
        </w:r>
      </w:del>
    </w:p>
    <w:p w:rsidR="00A33515" w:rsidDel="002260E7" w:rsidRDefault="00A33515">
      <w:pPr>
        <w:rPr>
          <w:del w:id="8952"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8953" w:author="Admin" w:date="2019-02-19T02:10:00Z"/>
          <w:sz w:val="20"/>
          <w:szCs w:val="20"/>
        </w:rPr>
      </w:pPr>
      <w:bookmarkStart w:id="8954" w:name="page311"/>
      <w:bookmarkEnd w:id="8954"/>
      <w:del w:id="8955"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8956" w:author="Admin" w:date="2019-02-19T02:10:00Z"/>
          <w:sz w:val="20"/>
          <w:szCs w:val="20"/>
        </w:rPr>
      </w:pPr>
    </w:p>
    <w:p w:rsidR="00A33515" w:rsidDel="002260E7" w:rsidRDefault="001A4D22">
      <w:pPr>
        <w:numPr>
          <w:ilvl w:val="0"/>
          <w:numId w:val="703"/>
        </w:numPr>
        <w:tabs>
          <w:tab w:val="left" w:pos="940"/>
        </w:tabs>
        <w:spacing w:line="303" w:lineRule="auto"/>
        <w:ind w:left="940" w:hanging="272"/>
        <w:rPr>
          <w:del w:id="8957" w:author="Admin" w:date="2019-02-19T02:10:00Z"/>
          <w:rFonts w:ascii="Arial" w:eastAsia="Arial" w:hAnsi="Arial" w:cs="Arial"/>
          <w:sz w:val="20"/>
          <w:szCs w:val="20"/>
        </w:rPr>
        <w:pPrChange w:id="8958" w:author="Admin" w:date="2019-02-19T00:19:00Z">
          <w:pPr>
            <w:numPr>
              <w:numId w:val="706"/>
            </w:numPr>
            <w:tabs>
              <w:tab w:val="left" w:pos="940"/>
            </w:tabs>
            <w:spacing w:line="303" w:lineRule="auto"/>
            <w:ind w:left="940" w:hanging="272"/>
          </w:pPr>
        </w:pPrChange>
      </w:pPr>
      <w:del w:id="8959" w:author="Admin" w:date="2019-02-19T02:10:00Z">
        <w:r w:rsidDel="002260E7">
          <w:rPr>
            <w:rFonts w:ascii="Arial" w:eastAsia="Arial" w:hAnsi="Arial" w:cs="Arial"/>
            <w:sz w:val="20"/>
            <w:szCs w:val="20"/>
          </w:rPr>
          <w:delText>Придумайте, как по периметру треугольника найти его сред-нюю ширину.</w:delText>
        </w:r>
      </w:del>
    </w:p>
    <w:p w:rsidR="00A33515" w:rsidDel="002260E7" w:rsidRDefault="00A33515">
      <w:pPr>
        <w:spacing w:line="34" w:lineRule="exact"/>
        <w:rPr>
          <w:del w:id="8960" w:author="Admin" w:date="2019-02-19T02:10:00Z"/>
          <w:rFonts w:ascii="Arial" w:eastAsia="Arial" w:hAnsi="Arial" w:cs="Arial"/>
          <w:sz w:val="20"/>
          <w:szCs w:val="20"/>
        </w:rPr>
      </w:pPr>
    </w:p>
    <w:p w:rsidR="00A33515" w:rsidDel="002260E7" w:rsidRDefault="001A4D22">
      <w:pPr>
        <w:numPr>
          <w:ilvl w:val="0"/>
          <w:numId w:val="703"/>
        </w:numPr>
        <w:tabs>
          <w:tab w:val="left" w:pos="940"/>
        </w:tabs>
        <w:spacing w:line="291" w:lineRule="auto"/>
        <w:ind w:left="940" w:hanging="280"/>
        <w:jc w:val="both"/>
        <w:rPr>
          <w:del w:id="8961" w:author="Admin" w:date="2019-02-19T02:10:00Z"/>
          <w:rFonts w:ascii="Arial" w:eastAsia="Arial" w:hAnsi="Arial" w:cs="Arial"/>
          <w:sz w:val="20"/>
          <w:szCs w:val="20"/>
        </w:rPr>
        <w:pPrChange w:id="8962" w:author="Admin" w:date="2019-02-19T00:19:00Z">
          <w:pPr>
            <w:numPr>
              <w:numId w:val="706"/>
            </w:numPr>
            <w:tabs>
              <w:tab w:val="left" w:pos="940"/>
            </w:tabs>
            <w:spacing w:line="291" w:lineRule="auto"/>
            <w:ind w:left="940" w:hanging="280"/>
            <w:jc w:val="both"/>
          </w:pPr>
        </w:pPrChange>
      </w:pPr>
      <w:del w:id="8963" w:author="Admin" w:date="2019-02-19T02:10:00Z">
        <w:r w:rsidDel="002260E7">
          <w:rPr>
            <w:rFonts w:ascii="Arial" w:eastAsia="Arial" w:hAnsi="Arial" w:cs="Arial"/>
            <w:sz w:val="20"/>
            <w:szCs w:val="20"/>
          </w:rPr>
          <w:delText>Среди всех треугольников, вписанных в единичную окруж-ность, найдите треугольник с максимальной средней шири-ной.</w:delText>
        </w:r>
      </w:del>
    </w:p>
    <w:p w:rsidR="00A33515" w:rsidDel="002260E7" w:rsidRDefault="00A33515">
      <w:pPr>
        <w:spacing w:line="94" w:lineRule="exact"/>
        <w:rPr>
          <w:del w:id="8964" w:author="Admin" w:date="2019-02-19T02:10:00Z"/>
          <w:sz w:val="20"/>
          <w:szCs w:val="20"/>
        </w:rPr>
      </w:pPr>
    </w:p>
    <w:p w:rsidR="00A33515" w:rsidDel="002260E7" w:rsidRDefault="001A4D22">
      <w:pPr>
        <w:rPr>
          <w:del w:id="8965" w:author="Admin" w:date="2019-02-19T02:10:00Z"/>
          <w:sz w:val="20"/>
          <w:szCs w:val="20"/>
        </w:rPr>
      </w:pPr>
      <w:del w:id="8966" w:author="Admin" w:date="2019-02-19T02:10:00Z">
        <w:r w:rsidDel="002260E7">
          <w:rPr>
            <w:rFonts w:ascii="Arial" w:eastAsia="Arial" w:hAnsi="Arial" w:cs="Arial"/>
            <w:sz w:val="20"/>
            <w:szCs w:val="20"/>
          </w:rPr>
          <w:delText xml:space="preserve">Задачи в </w:delText>
        </w:r>
        <w:r w:rsidDel="002260E7">
          <w:rPr>
            <w:rFonts w:ascii="Arial" w:eastAsia="Arial" w:hAnsi="Arial" w:cs="Arial"/>
            <w:b/>
            <w:bCs/>
            <w:sz w:val="20"/>
            <w:szCs w:val="20"/>
          </w:rPr>
          <w:delText>R</w:delText>
        </w:r>
        <w:r w:rsidDel="002260E7">
          <w:rPr>
            <w:rFonts w:ascii="Arial" w:eastAsia="Arial" w:hAnsi="Arial" w:cs="Arial"/>
            <w:sz w:val="27"/>
            <w:szCs w:val="27"/>
            <w:vertAlign w:val="superscript"/>
          </w:rPr>
          <w:delText>3</w:delText>
        </w:r>
        <w:r w:rsidDel="002260E7">
          <w:rPr>
            <w:rFonts w:ascii="Arial" w:eastAsia="Arial" w:hAnsi="Arial" w:cs="Arial"/>
            <w:sz w:val="20"/>
            <w:szCs w:val="20"/>
          </w:rPr>
          <w:delText>.</w:delText>
        </w:r>
      </w:del>
    </w:p>
    <w:p w:rsidR="00A33515" w:rsidDel="002260E7" w:rsidRDefault="00A33515">
      <w:pPr>
        <w:spacing w:line="148" w:lineRule="exact"/>
        <w:rPr>
          <w:del w:id="8967" w:author="Admin" w:date="2019-02-19T02:10:00Z"/>
          <w:sz w:val="20"/>
          <w:szCs w:val="20"/>
        </w:rPr>
      </w:pPr>
    </w:p>
    <w:p w:rsidR="00A33515" w:rsidDel="002260E7" w:rsidRDefault="001A4D22">
      <w:pPr>
        <w:numPr>
          <w:ilvl w:val="0"/>
          <w:numId w:val="704"/>
        </w:numPr>
        <w:tabs>
          <w:tab w:val="left" w:pos="671"/>
        </w:tabs>
        <w:spacing w:line="303" w:lineRule="auto"/>
        <w:ind w:left="940" w:hanging="713"/>
        <w:rPr>
          <w:del w:id="8968" w:author="Admin" w:date="2019-02-19T02:10:00Z"/>
          <w:rFonts w:ascii="Arial" w:eastAsia="Arial" w:hAnsi="Arial" w:cs="Arial"/>
          <w:b/>
          <w:bCs/>
          <w:sz w:val="20"/>
          <w:szCs w:val="20"/>
        </w:rPr>
        <w:pPrChange w:id="8969" w:author="Admin" w:date="2019-02-19T00:19:00Z">
          <w:pPr>
            <w:numPr>
              <w:numId w:val="707"/>
            </w:numPr>
            <w:tabs>
              <w:tab w:val="left" w:pos="671"/>
            </w:tabs>
            <w:spacing w:line="303" w:lineRule="auto"/>
            <w:ind w:left="940" w:hanging="713"/>
          </w:pPr>
        </w:pPrChange>
      </w:pPr>
      <w:del w:id="8970" w:author="Admin" w:date="2019-02-19T02:10:00Z">
        <w:r w:rsidDel="002260E7">
          <w:rPr>
            <w:rFonts w:ascii="Arial" w:eastAsia="Arial" w:hAnsi="Arial" w:cs="Arial"/>
            <w:sz w:val="20"/>
            <w:szCs w:val="20"/>
          </w:rPr>
          <w:delText>a) Среди всех тетраэдров, вписанных в единичную сферу, найди-те тетраэдр с максимальным объемом.</w:delText>
        </w:r>
      </w:del>
    </w:p>
    <w:p w:rsidR="00A33515" w:rsidDel="002260E7" w:rsidRDefault="00A33515">
      <w:pPr>
        <w:spacing w:line="34" w:lineRule="exact"/>
        <w:rPr>
          <w:del w:id="8971" w:author="Admin" w:date="2019-02-19T02:10:00Z"/>
          <w:rFonts w:ascii="Arial" w:eastAsia="Arial" w:hAnsi="Arial" w:cs="Arial"/>
          <w:b/>
          <w:bCs/>
          <w:sz w:val="20"/>
          <w:szCs w:val="20"/>
        </w:rPr>
      </w:pPr>
    </w:p>
    <w:p w:rsidR="00A33515" w:rsidDel="002260E7" w:rsidRDefault="001A4D22">
      <w:pPr>
        <w:numPr>
          <w:ilvl w:val="1"/>
          <w:numId w:val="704"/>
        </w:numPr>
        <w:tabs>
          <w:tab w:val="left" w:pos="940"/>
        </w:tabs>
        <w:spacing w:line="230" w:lineRule="auto"/>
        <w:ind w:left="940" w:hanging="280"/>
        <w:jc w:val="both"/>
        <w:rPr>
          <w:del w:id="8972" w:author="Admin" w:date="2019-02-19T02:10:00Z"/>
          <w:rFonts w:ascii="Arial" w:eastAsia="Arial" w:hAnsi="Arial" w:cs="Arial"/>
          <w:sz w:val="20"/>
          <w:szCs w:val="20"/>
        </w:rPr>
        <w:pPrChange w:id="8973" w:author="Admin" w:date="2019-02-19T00:19:00Z">
          <w:pPr>
            <w:numPr>
              <w:ilvl w:val="1"/>
              <w:numId w:val="707"/>
            </w:numPr>
            <w:tabs>
              <w:tab w:val="left" w:pos="940"/>
            </w:tabs>
            <w:spacing w:line="230" w:lineRule="auto"/>
            <w:ind w:left="940" w:hanging="280"/>
            <w:jc w:val="both"/>
          </w:pPr>
        </w:pPrChange>
      </w:pPr>
      <w:del w:id="8974" w:author="Admin" w:date="2019-02-19T02:10:00Z">
        <w:r w:rsidDel="002260E7">
          <w:rPr>
            <w:rFonts w:ascii="Arial" w:eastAsia="Arial" w:hAnsi="Arial" w:cs="Arial"/>
            <w:sz w:val="20"/>
            <w:szCs w:val="20"/>
          </w:rPr>
          <w:delText xml:space="preserve">Докажите следующее обобщенное тождество параллелограм-ма: если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eastAsia="Times New Roman"/>
            <w:i/>
            <w:iCs/>
            <w:sz w:val="20"/>
            <w:szCs w:val="20"/>
          </w:rPr>
          <w:delText>; : :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 векторы в </w:delText>
        </w:r>
        <w:r w:rsidDel="002260E7">
          <w:rPr>
            <w:rFonts w:eastAsia="Times New Roman"/>
            <w:sz w:val="20"/>
            <w:szCs w:val="20"/>
          </w:rPr>
          <w:delText>R</w:delText>
        </w:r>
        <w:r w:rsidDel="002260E7">
          <w:rPr>
            <w:rFonts w:ascii="Arial" w:eastAsia="Arial" w:hAnsi="Arial" w:cs="Arial"/>
            <w:sz w:val="27"/>
            <w:szCs w:val="27"/>
            <w:vertAlign w:val="superscript"/>
          </w:rPr>
          <w:delText>3</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 натуральное число, то</w:delText>
        </w:r>
      </w:del>
    </w:p>
    <w:tbl>
      <w:tblPr>
        <w:tblW w:w="0" w:type="auto"/>
        <w:tblInd w:w="1940" w:type="dxa"/>
        <w:tblLayout w:type="fixed"/>
        <w:tblCellMar>
          <w:left w:w="0" w:type="dxa"/>
          <w:right w:w="0" w:type="dxa"/>
        </w:tblCellMar>
        <w:tblLook w:val="04A0" w:firstRow="1" w:lastRow="0" w:firstColumn="1" w:lastColumn="0" w:noHBand="0" w:noVBand="1"/>
      </w:tblPr>
      <w:tblGrid>
        <w:gridCol w:w="1040"/>
        <w:gridCol w:w="1160"/>
        <w:gridCol w:w="1640"/>
        <w:gridCol w:w="20"/>
      </w:tblGrid>
      <w:tr w:rsidR="00A33515" w:rsidDel="002260E7">
        <w:trPr>
          <w:trHeight w:val="138"/>
          <w:del w:id="8975" w:author="Admin" w:date="2019-02-19T02:10:00Z"/>
        </w:trPr>
        <w:tc>
          <w:tcPr>
            <w:tcW w:w="1040" w:type="dxa"/>
            <w:vMerge w:val="restart"/>
            <w:vAlign w:val="bottom"/>
          </w:tcPr>
          <w:p w:rsidR="00A33515" w:rsidDel="002260E7" w:rsidRDefault="001A4D22">
            <w:pPr>
              <w:spacing w:line="311" w:lineRule="exact"/>
              <w:ind w:left="640"/>
              <w:rPr>
                <w:del w:id="8976" w:author="Admin" w:date="2019-02-19T02:10:00Z"/>
                <w:sz w:val="20"/>
                <w:szCs w:val="20"/>
              </w:rPr>
            </w:pPr>
            <w:del w:id="8977" w:author="Admin" w:date="2019-02-19T02:10:00Z">
              <w:r w:rsidDel="002260E7">
                <w:rPr>
                  <w:rFonts w:ascii="Arial Unicode MS" w:eastAsia="Arial Unicode MS" w:hAnsi="Arial Unicode MS" w:cs="Arial Unicode MS"/>
                  <w:i/>
                  <w:iCs/>
                  <w:sz w:val="20"/>
                  <w:szCs w:val="20"/>
                </w:rPr>
                <w:delText>∥</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del>
          </w:p>
        </w:tc>
        <w:tc>
          <w:tcPr>
            <w:tcW w:w="1160" w:type="dxa"/>
            <w:vAlign w:val="bottom"/>
          </w:tcPr>
          <w:p w:rsidR="00A33515" w:rsidDel="002260E7" w:rsidRDefault="001A4D22">
            <w:pPr>
              <w:spacing w:line="138" w:lineRule="exact"/>
              <w:ind w:left="769"/>
              <w:jc w:val="center"/>
              <w:rPr>
                <w:del w:id="8978" w:author="Admin" w:date="2019-02-19T02:10:00Z"/>
                <w:sz w:val="20"/>
                <w:szCs w:val="20"/>
              </w:rPr>
            </w:pPr>
            <w:del w:id="8979" w:author="Admin" w:date="2019-02-19T02:10:00Z">
              <w:r w:rsidDel="002260E7">
                <w:rPr>
                  <w:rFonts w:ascii="Arial" w:eastAsia="Arial" w:hAnsi="Arial" w:cs="Arial"/>
                  <w:i/>
                  <w:iCs/>
                  <w:sz w:val="14"/>
                  <w:szCs w:val="14"/>
                </w:rPr>
                <w:delText>n</w:delText>
              </w:r>
            </w:del>
          </w:p>
        </w:tc>
        <w:tc>
          <w:tcPr>
            <w:tcW w:w="1640" w:type="dxa"/>
            <w:vAlign w:val="bottom"/>
          </w:tcPr>
          <w:p w:rsidR="00A33515" w:rsidDel="002260E7" w:rsidRDefault="001A4D22">
            <w:pPr>
              <w:spacing w:line="138" w:lineRule="exact"/>
              <w:ind w:left="169"/>
              <w:jc w:val="center"/>
              <w:rPr>
                <w:del w:id="8980" w:author="Admin" w:date="2019-02-19T02:10:00Z"/>
                <w:sz w:val="20"/>
                <w:szCs w:val="20"/>
              </w:rPr>
            </w:pPr>
            <w:del w:id="8981" w:author="Admin" w:date="2019-02-19T02:10:00Z">
              <w:r w:rsidDel="002260E7">
                <w:rPr>
                  <w:rFonts w:ascii="Arial" w:eastAsia="Arial" w:hAnsi="Arial" w:cs="Arial"/>
                  <w:i/>
                  <w:iCs/>
                  <w:sz w:val="14"/>
                  <w:szCs w:val="14"/>
                </w:rPr>
                <w:delText>n</w:delText>
              </w:r>
            </w:del>
          </w:p>
        </w:tc>
        <w:tc>
          <w:tcPr>
            <w:tcW w:w="0" w:type="dxa"/>
            <w:vAlign w:val="bottom"/>
          </w:tcPr>
          <w:p w:rsidR="00A33515" w:rsidDel="002260E7" w:rsidRDefault="00A33515">
            <w:pPr>
              <w:rPr>
                <w:del w:id="8982" w:author="Admin" w:date="2019-02-19T02:10:00Z"/>
                <w:sz w:val="1"/>
                <w:szCs w:val="1"/>
              </w:rPr>
            </w:pPr>
          </w:p>
        </w:tc>
      </w:tr>
      <w:tr w:rsidR="00A33515" w:rsidDel="002260E7">
        <w:trPr>
          <w:trHeight w:val="255"/>
          <w:del w:id="8983" w:author="Admin" w:date="2019-02-19T02:10:00Z"/>
        </w:trPr>
        <w:tc>
          <w:tcPr>
            <w:tcW w:w="1040" w:type="dxa"/>
            <w:vMerge/>
            <w:vAlign w:val="bottom"/>
          </w:tcPr>
          <w:p w:rsidR="00A33515" w:rsidDel="002260E7" w:rsidRDefault="00A33515">
            <w:pPr>
              <w:rPr>
                <w:del w:id="8984" w:author="Admin" w:date="2019-02-19T02:10:00Z"/>
              </w:rPr>
            </w:pPr>
          </w:p>
        </w:tc>
        <w:tc>
          <w:tcPr>
            <w:tcW w:w="1160" w:type="dxa"/>
            <w:vAlign w:val="bottom"/>
          </w:tcPr>
          <w:p w:rsidR="00A33515" w:rsidDel="002260E7" w:rsidRDefault="001A4D22">
            <w:pPr>
              <w:spacing w:line="254" w:lineRule="exact"/>
              <w:ind w:left="120"/>
              <w:rPr>
                <w:del w:id="8985" w:author="Admin" w:date="2019-02-19T02:10:00Z"/>
                <w:sz w:val="20"/>
                <w:szCs w:val="20"/>
              </w:rPr>
            </w:pPr>
            <w:del w:id="8986" w:author="Admin" w:date="2019-02-19T02:10:00Z">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j</w:delText>
              </w:r>
              <w:r w:rsidDel="002260E7">
                <w:rPr>
                  <w:rFonts w:ascii="Arial Unicode MS" w:eastAsia="Arial Unicode MS" w:hAnsi="Arial Unicode MS" w:cs="Arial Unicode MS"/>
                  <w:i/>
                  <w:iCs/>
                  <w:sz w:val="20"/>
                  <w:szCs w:val="20"/>
                </w:rPr>
                <w:delText>∥</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Unicode MS" w:eastAsia="Arial Unicode MS" w:hAnsi="Arial Unicode MS" w:cs="Arial Unicode MS"/>
                  <w:i/>
                  <w:iCs/>
                  <w:sz w:val="20"/>
                  <w:szCs w:val="20"/>
                </w:rPr>
                <w:delText>∥</w:delText>
              </w:r>
            </w:del>
          </w:p>
        </w:tc>
        <w:tc>
          <w:tcPr>
            <w:tcW w:w="1640" w:type="dxa"/>
            <w:vAlign w:val="bottom"/>
          </w:tcPr>
          <w:p w:rsidR="00A33515" w:rsidDel="002260E7" w:rsidRDefault="001A4D22">
            <w:pPr>
              <w:spacing w:line="254" w:lineRule="exact"/>
              <w:ind w:left="20"/>
              <w:rPr>
                <w:del w:id="8987" w:author="Admin" w:date="2019-02-19T02:10:00Z"/>
                <w:sz w:val="20"/>
                <w:szCs w:val="20"/>
              </w:rPr>
            </w:pPr>
            <w:del w:id="8988" w:author="Admin" w:date="2019-02-19T02:10:00Z">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Unicode MS" w:eastAsia="Arial Unicode MS" w:hAnsi="Arial Unicode MS" w:cs="Arial Unicode MS"/>
                  <w:i/>
                  <w:iCs/>
                  <w:sz w:val="20"/>
                  <w:szCs w:val="20"/>
                </w:rPr>
                <w:delText>∥</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n   </w:delText>
              </w:r>
              <w:r w:rsidDel="002260E7">
                <w:rPr>
                  <w:rFonts w:ascii="Arial Unicode MS" w:eastAsia="Arial Unicode MS" w:hAnsi="Arial Unicode MS" w:cs="Arial Unicode MS"/>
                  <w:i/>
                  <w:iCs/>
                  <w:sz w:val="20"/>
                  <w:szCs w:val="20"/>
                </w:rPr>
                <w:delText>∥</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Unicode MS" w:eastAsia="Arial Unicode MS" w:hAnsi="Arial Unicode MS" w:cs="Arial Unicode MS"/>
                  <w:i/>
                  <w:iCs/>
                  <w:sz w:val="20"/>
                  <w:szCs w:val="20"/>
                </w:rPr>
                <w:delText>∥</w:delText>
              </w:r>
              <w:r w:rsidDel="002260E7">
                <w:rPr>
                  <w:rFonts w:ascii="Arial" w:eastAsia="Arial" w:hAnsi="Arial" w:cs="Arial"/>
                  <w:sz w:val="27"/>
                  <w:szCs w:val="27"/>
                  <w:vertAlign w:val="superscript"/>
                </w:rPr>
                <w:delText>2</w:delText>
              </w:r>
              <w:r w:rsidDel="002260E7">
                <w:rPr>
                  <w:rFonts w:eastAsia="Times New Roman"/>
                  <w:i/>
                  <w:iCs/>
                  <w:sz w:val="20"/>
                  <w:szCs w:val="20"/>
                </w:rPr>
                <w:delText>:</w:delText>
              </w:r>
            </w:del>
          </w:p>
        </w:tc>
        <w:tc>
          <w:tcPr>
            <w:tcW w:w="0" w:type="dxa"/>
            <w:vAlign w:val="bottom"/>
          </w:tcPr>
          <w:p w:rsidR="00A33515" w:rsidDel="002260E7" w:rsidRDefault="00A33515">
            <w:pPr>
              <w:rPr>
                <w:del w:id="8989" w:author="Admin" w:date="2019-02-19T02:10:00Z"/>
                <w:sz w:val="1"/>
                <w:szCs w:val="1"/>
              </w:rPr>
            </w:pPr>
          </w:p>
        </w:tc>
      </w:tr>
      <w:tr w:rsidR="00A33515" w:rsidDel="002260E7">
        <w:trPr>
          <w:trHeight w:val="115"/>
          <w:del w:id="8990" w:author="Admin" w:date="2019-02-19T02:10:00Z"/>
        </w:trPr>
        <w:tc>
          <w:tcPr>
            <w:tcW w:w="1040" w:type="dxa"/>
            <w:vAlign w:val="bottom"/>
          </w:tcPr>
          <w:p w:rsidR="00A33515" w:rsidDel="002260E7" w:rsidRDefault="001A4D22">
            <w:pPr>
              <w:spacing w:line="115" w:lineRule="exact"/>
              <w:ind w:right="369"/>
              <w:jc w:val="center"/>
              <w:rPr>
                <w:del w:id="8991" w:author="Admin" w:date="2019-02-19T02:10:00Z"/>
                <w:sz w:val="20"/>
                <w:szCs w:val="20"/>
              </w:rPr>
            </w:pPr>
            <w:del w:id="8992" w:author="Admin" w:date="2019-02-19T02:10:00Z">
              <w:r w:rsidDel="002260E7">
                <w:rPr>
                  <w:rFonts w:ascii="Arial" w:eastAsia="Arial" w:hAnsi="Arial" w:cs="Arial"/>
                  <w:sz w:val="9"/>
                  <w:szCs w:val="9"/>
                </w:rPr>
                <w:delText xml:space="preserve">1 </w:delText>
              </w:r>
              <w:r w:rsidDel="002260E7">
                <w:rPr>
                  <w:rFonts w:eastAsia="Times New Roman"/>
                  <w:sz w:val="13"/>
                  <w:szCs w:val="13"/>
                  <w:vertAlign w:val="superscript"/>
                </w:rPr>
                <w:delText>∑</w:delText>
              </w:r>
              <w:r w:rsidDel="002260E7">
                <w:rPr>
                  <w:rFonts w:ascii="Arial" w:eastAsia="Arial" w:hAnsi="Arial" w:cs="Arial"/>
                  <w:i/>
                  <w:iCs/>
                  <w:sz w:val="9"/>
                  <w:szCs w:val="9"/>
                </w:rPr>
                <w:delText>ij n</w:delText>
              </w:r>
            </w:del>
          </w:p>
        </w:tc>
        <w:tc>
          <w:tcPr>
            <w:tcW w:w="1160" w:type="dxa"/>
            <w:vAlign w:val="bottom"/>
          </w:tcPr>
          <w:p w:rsidR="00A33515" w:rsidDel="002260E7" w:rsidRDefault="001A4D22">
            <w:pPr>
              <w:spacing w:line="115" w:lineRule="exact"/>
              <w:ind w:left="769"/>
              <w:jc w:val="center"/>
              <w:rPr>
                <w:del w:id="8993" w:author="Admin" w:date="2019-02-19T02:10:00Z"/>
                <w:sz w:val="20"/>
                <w:szCs w:val="20"/>
              </w:rPr>
            </w:pPr>
            <w:del w:id="8994" w:author="Admin" w:date="2019-02-19T02:10:00Z">
              <w:r w:rsidDel="002260E7">
                <w:rPr>
                  <w:rFonts w:eastAsia="Times New Roman"/>
                  <w:sz w:val="13"/>
                  <w:szCs w:val="13"/>
                  <w:vertAlign w:val="superscript"/>
                </w:rPr>
                <w:delText>∑</w:delText>
              </w:r>
              <w:r w:rsidDel="002260E7">
                <w:rPr>
                  <w:rFonts w:ascii="Arial" w:eastAsia="Arial" w:hAnsi="Arial" w:cs="Arial"/>
                  <w:i/>
                  <w:iCs/>
                  <w:sz w:val="9"/>
                  <w:szCs w:val="9"/>
                </w:rPr>
                <w:delText>i</w:delText>
              </w:r>
              <w:r w:rsidDel="002260E7">
                <w:rPr>
                  <w:rFonts w:ascii="Arial" w:eastAsia="Arial" w:hAnsi="Arial" w:cs="Arial"/>
                  <w:sz w:val="9"/>
                  <w:szCs w:val="9"/>
                </w:rPr>
                <w:delText>1</w:delText>
              </w:r>
            </w:del>
          </w:p>
        </w:tc>
        <w:tc>
          <w:tcPr>
            <w:tcW w:w="1640" w:type="dxa"/>
            <w:vAlign w:val="bottom"/>
          </w:tcPr>
          <w:p w:rsidR="00A33515" w:rsidDel="002260E7" w:rsidRDefault="001A4D22">
            <w:pPr>
              <w:spacing w:line="115" w:lineRule="exact"/>
              <w:ind w:left="169"/>
              <w:jc w:val="center"/>
              <w:rPr>
                <w:del w:id="8995" w:author="Admin" w:date="2019-02-19T02:10:00Z"/>
                <w:sz w:val="20"/>
                <w:szCs w:val="20"/>
              </w:rPr>
            </w:pPr>
            <w:del w:id="8996" w:author="Admin" w:date="2019-02-19T02:10:00Z">
              <w:r w:rsidDel="002260E7">
                <w:rPr>
                  <w:rFonts w:eastAsia="Times New Roman"/>
                  <w:sz w:val="13"/>
                  <w:szCs w:val="13"/>
                  <w:vertAlign w:val="superscript"/>
                </w:rPr>
                <w:delText>∑</w:delText>
              </w:r>
              <w:r w:rsidDel="002260E7">
                <w:rPr>
                  <w:rFonts w:ascii="Arial" w:eastAsia="Arial" w:hAnsi="Arial" w:cs="Arial"/>
                  <w:i/>
                  <w:iCs/>
                  <w:sz w:val="9"/>
                  <w:szCs w:val="9"/>
                </w:rPr>
                <w:delText>i</w:delText>
              </w:r>
              <w:r w:rsidDel="002260E7">
                <w:rPr>
                  <w:rFonts w:ascii="Arial" w:eastAsia="Arial" w:hAnsi="Arial" w:cs="Arial"/>
                  <w:sz w:val="9"/>
                  <w:szCs w:val="9"/>
                </w:rPr>
                <w:delText>1</w:delText>
              </w:r>
            </w:del>
          </w:p>
        </w:tc>
        <w:tc>
          <w:tcPr>
            <w:tcW w:w="0" w:type="dxa"/>
            <w:vAlign w:val="bottom"/>
          </w:tcPr>
          <w:p w:rsidR="00A33515" w:rsidDel="002260E7" w:rsidRDefault="00A33515">
            <w:pPr>
              <w:rPr>
                <w:del w:id="8997" w:author="Admin" w:date="2019-02-19T02:10:00Z"/>
                <w:sz w:val="1"/>
                <w:szCs w:val="1"/>
              </w:rPr>
            </w:pPr>
          </w:p>
        </w:tc>
      </w:tr>
      <w:tr w:rsidR="00A33515" w:rsidDel="002260E7">
        <w:trPr>
          <w:trHeight w:val="137"/>
          <w:del w:id="8998" w:author="Admin" w:date="2019-02-19T02:10:00Z"/>
        </w:trPr>
        <w:tc>
          <w:tcPr>
            <w:tcW w:w="1040" w:type="dxa"/>
            <w:vAlign w:val="bottom"/>
          </w:tcPr>
          <w:p w:rsidR="00A33515" w:rsidDel="002260E7" w:rsidRDefault="001A4D22">
            <w:pPr>
              <w:spacing w:line="137" w:lineRule="exact"/>
              <w:ind w:right="609"/>
              <w:jc w:val="right"/>
              <w:rPr>
                <w:del w:id="8999" w:author="Admin" w:date="2019-02-19T02:10:00Z"/>
                <w:sz w:val="20"/>
                <w:szCs w:val="20"/>
              </w:rPr>
            </w:pPr>
            <w:del w:id="9000" w:author="Admin" w:date="2019-02-19T02:10:00Z">
              <w:r w:rsidDel="002260E7">
                <w:rPr>
                  <w:rFonts w:eastAsia="Times New Roman"/>
                  <w:i/>
                  <w:iCs/>
                  <w:sz w:val="14"/>
                  <w:szCs w:val="14"/>
                </w:rPr>
                <w:delText>&lt;</w:delText>
              </w:r>
            </w:del>
          </w:p>
        </w:tc>
        <w:tc>
          <w:tcPr>
            <w:tcW w:w="1160" w:type="dxa"/>
            <w:vAlign w:val="bottom"/>
          </w:tcPr>
          <w:p w:rsidR="00A33515" w:rsidDel="002260E7" w:rsidRDefault="001A4D22">
            <w:pPr>
              <w:spacing w:line="137" w:lineRule="exact"/>
              <w:ind w:left="729"/>
              <w:jc w:val="center"/>
              <w:rPr>
                <w:del w:id="9001" w:author="Admin" w:date="2019-02-19T02:10:00Z"/>
                <w:sz w:val="20"/>
                <w:szCs w:val="20"/>
              </w:rPr>
            </w:pPr>
            <w:del w:id="9002" w:author="Admin" w:date="2019-02-19T02:10:00Z">
              <w:r w:rsidDel="002260E7">
                <w:rPr>
                  <w:rFonts w:eastAsia="Times New Roman"/>
                  <w:sz w:val="14"/>
                  <w:szCs w:val="14"/>
                </w:rPr>
                <w:delText>=</w:delText>
              </w:r>
            </w:del>
          </w:p>
        </w:tc>
        <w:tc>
          <w:tcPr>
            <w:tcW w:w="1640" w:type="dxa"/>
            <w:vAlign w:val="bottom"/>
          </w:tcPr>
          <w:p w:rsidR="00A33515" w:rsidDel="002260E7" w:rsidRDefault="001A4D22">
            <w:pPr>
              <w:spacing w:line="137" w:lineRule="exact"/>
              <w:ind w:left="129"/>
              <w:jc w:val="center"/>
              <w:rPr>
                <w:del w:id="9003" w:author="Admin" w:date="2019-02-19T02:10:00Z"/>
                <w:sz w:val="20"/>
                <w:szCs w:val="20"/>
              </w:rPr>
            </w:pPr>
            <w:del w:id="9004" w:author="Admin" w:date="2019-02-19T02:10:00Z">
              <w:r w:rsidDel="002260E7">
                <w:rPr>
                  <w:rFonts w:eastAsia="Times New Roman"/>
                  <w:sz w:val="14"/>
                  <w:szCs w:val="14"/>
                </w:rPr>
                <w:delText>=</w:delText>
              </w:r>
            </w:del>
          </w:p>
        </w:tc>
        <w:tc>
          <w:tcPr>
            <w:tcW w:w="0" w:type="dxa"/>
            <w:vAlign w:val="bottom"/>
          </w:tcPr>
          <w:p w:rsidR="00A33515" w:rsidDel="002260E7" w:rsidRDefault="00A33515">
            <w:pPr>
              <w:rPr>
                <w:del w:id="9005" w:author="Admin" w:date="2019-02-19T02:10:00Z"/>
                <w:sz w:val="1"/>
                <w:szCs w:val="1"/>
              </w:rPr>
            </w:pPr>
          </w:p>
        </w:tc>
      </w:tr>
    </w:tbl>
    <w:p w:rsidR="00A33515" w:rsidDel="002260E7" w:rsidRDefault="00A33515">
      <w:pPr>
        <w:spacing w:line="193" w:lineRule="exact"/>
        <w:rPr>
          <w:del w:id="9006" w:author="Admin" w:date="2019-02-19T02:10:00Z"/>
          <w:sz w:val="20"/>
          <w:szCs w:val="20"/>
        </w:rPr>
      </w:pPr>
    </w:p>
    <w:p w:rsidR="00A33515" w:rsidDel="002260E7" w:rsidRDefault="001A4D22">
      <w:pPr>
        <w:numPr>
          <w:ilvl w:val="1"/>
          <w:numId w:val="705"/>
        </w:numPr>
        <w:tabs>
          <w:tab w:val="left" w:pos="940"/>
        </w:tabs>
        <w:spacing w:line="303" w:lineRule="auto"/>
        <w:ind w:left="940" w:hanging="264"/>
        <w:rPr>
          <w:del w:id="9007" w:author="Admin" w:date="2019-02-19T02:10:00Z"/>
          <w:rFonts w:ascii="Arial" w:eastAsia="Arial" w:hAnsi="Arial" w:cs="Arial"/>
          <w:sz w:val="20"/>
          <w:szCs w:val="20"/>
        </w:rPr>
        <w:pPrChange w:id="9008" w:author="Admin" w:date="2019-02-19T00:19:00Z">
          <w:pPr>
            <w:numPr>
              <w:ilvl w:val="1"/>
              <w:numId w:val="708"/>
            </w:numPr>
            <w:tabs>
              <w:tab w:val="left" w:pos="940"/>
            </w:tabs>
            <w:spacing w:line="303" w:lineRule="auto"/>
            <w:ind w:left="940" w:hanging="264"/>
          </w:pPr>
        </w:pPrChange>
      </w:pPr>
      <w:del w:id="9009" w:author="Admin" w:date="2019-02-19T02:10:00Z">
        <w:r w:rsidDel="002260E7">
          <w:rPr>
            <w:rFonts w:ascii="Arial" w:eastAsia="Arial" w:hAnsi="Arial" w:cs="Arial"/>
            <w:sz w:val="20"/>
            <w:szCs w:val="20"/>
          </w:rPr>
          <w:delText>Среди всех тетраэдров, вписанных в единичную сферу, найди-те тетраэдр с максимальной суммой длин ребер.</w:delText>
        </w:r>
      </w:del>
    </w:p>
    <w:p w:rsidR="00A33515" w:rsidDel="002260E7" w:rsidRDefault="00A33515">
      <w:pPr>
        <w:spacing w:line="22" w:lineRule="exact"/>
        <w:rPr>
          <w:del w:id="9010" w:author="Admin" w:date="2019-02-19T02:10:00Z"/>
          <w:rFonts w:ascii="Arial" w:eastAsia="Arial" w:hAnsi="Arial" w:cs="Arial"/>
          <w:sz w:val="20"/>
          <w:szCs w:val="20"/>
        </w:rPr>
      </w:pPr>
    </w:p>
    <w:p w:rsidR="00A33515" w:rsidDel="002260E7" w:rsidRDefault="001A4D22">
      <w:pPr>
        <w:numPr>
          <w:ilvl w:val="1"/>
          <w:numId w:val="705"/>
        </w:numPr>
        <w:tabs>
          <w:tab w:val="left" w:pos="940"/>
        </w:tabs>
        <w:spacing w:line="261" w:lineRule="auto"/>
        <w:ind w:left="940" w:hanging="282"/>
        <w:jc w:val="both"/>
        <w:rPr>
          <w:del w:id="9011" w:author="Admin" w:date="2019-02-19T02:10:00Z"/>
          <w:rFonts w:ascii="Arial" w:eastAsia="Arial" w:hAnsi="Arial" w:cs="Arial"/>
          <w:sz w:val="20"/>
          <w:szCs w:val="20"/>
        </w:rPr>
        <w:pPrChange w:id="9012" w:author="Admin" w:date="2019-02-19T00:19:00Z">
          <w:pPr>
            <w:numPr>
              <w:ilvl w:val="1"/>
              <w:numId w:val="708"/>
            </w:numPr>
            <w:tabs>
              <w:tab w:val="left" w:pos="940"/>
            </w:tabs>
            <w:spacing w:line="261" w:lineRule="auto"/>
            <w:ind w:left="940" w:hanging="282"/>
            <w:jc w:val="both"/>
          </w:pPr>
        </w:pPrChange>
      </w:pPr>
      <w:del w:id="9013" w:author="Admin" w:date="2019-02-19T02:10:00Z">
        <w:r w:rsidDel="002260E7">
          <w:rPr>
            <w:rFonts w:ascii="Arial" w:eastAsia="Arial" w:hAnsi="Arial" w:cs="Arial"/>
            <w:sz w:val="20"/>
            <w:szCs w:val="20"/>
          </w:rPr>
          <w:delText xml:space="preserve">Пусть дан тетраэдр в </w:delText>
        </w:r>
        <w:r w:rsidDel="002260E7">
          <w:rPr>
            <w:rFonts w:eastAsia="Times New Roman"/>
            <w:sz w:val="20"/>
            <w:szCs w:val="20"/>
          </w:rPr>
          <w:delText>R</w:delText>
        </w:r>
        <w:r w:rsidDel="002260E7">
          <w:rPr>
            <w:rFonts w:ascii="Arial" w:eastAsia="Arial" w:hAnsi="Arial" w:cs="Arial"/>
            <w:sz w:val="27"/>
            <w:szCs w:val="27"/>
            <w:vertAlign w:val="superscript"/>
          </w:rPr>
          <w:delText>3</w:delText>
        </w:r>
        <w:r w:rsidDel="002260E7">
          <w:rPr>
            <w:rFonts w:ascii="Arial" w:eastAsia="Arial" w:hAnsi="Arial" w:cs="Arial"/>
            <w:sz w:val="20"/>
            <w:szCs w:val="20"/>
          </w:rPr>
          <w:delText>. Известно, что любое его ребро орто-гонально плоскости, проходящей через середину этого ребра и оставшиеся две вершины тетраэдра. Докажете, что тетраэдр правильный.</w:delText>
        </w:r>
      </w:del>
    </w:p>
    <w:p w:rsidR="00A33515" w:rsidDel="002260E7" w:rsidRDefault="00A33515">
      <w:pPr>
        <w:spacing w:line="75" w:lineRule="exact"/>
        <w:rPr>
          <w:del w:id="9014" w:author="Admin" w:date="2019-02-19T02:10:00Z"/>
          <w:rFonts w:ascii="Arial" w:eastAsia="Arial" w:hAnsi="Arial" w:cs="Arial"/>
          <w:sz w:val="20"/>
          <w:szCs w:val="20"/>
        </w:rPr>
      </w:pPr>
    </w:p>
    <w:p w:rsidR="00A33515" w:rsidDel="002260E7" w:rsidRDefault="001A4D22">
      <w:pPr>
        <w:numPr>
          <w:ilvl w:val="1"/>
          <w:numId w:val="705"/>
        </w:numPr>
        <w:tabs>
          <w:tab w:val="left" w:pos="940"/>
        </w:tabs>
        <w:spacing w:line="291" w:lineRule="auto"/>
        <w:ind w:left="940" w:hanging="272"/>
        <w:jc w:val="both"/>
        <w:rPr>
          <w:del w:id="9015" w:author="Admin" w:date="2019-02-19T02:10:00Z"/>
          <w:rFonts w:ascii="Arial" w:eastAsia="Arial" w:hAnsi="Arial" w:cs="Arial"/>
          <w:sz w:val="20"/>
          <w:szCs w:val="20"/>
        </w:rPr>
        <w:pPrChange w:id="9016" w:author="Admin" w:date="2019-02-19T00:19:00Z">
          <w:pPr>
            <w:numPr>
              <w:ilvl w:val="1"/>
              <w:numId w:val="708"/>
            </w:numPr>
            <w:tabs>
              <w:tab w:val="left" w:pos="940"/>
            </w:tabs>
            <w:spacing w:line="291" w:lineRule="auto"/>
            <w:ind w:left="940" w:hanging="272"/>
            <w:jc w:val="both"/>
          </w:pPr>
        </w:pPrChange>
      </w:pPr>
      <w:del w:id="9017" w:author="Admin" w:date="2019-02-19T02:10:00Z">
        <w:r w:rsidDel="002260E7">
          <w:rPr>
            <w:rFonts w:ascii="Arial" w:eastAsia="Arial" w:hAnsi="Arial" w:cs="Arial"/>
            <w:sz w:val="20"/>
            <w:szCs w:val="20"/>
          </w:rPr>
          <w:delText>Среди всех тетраэдров, вписанных в единичную сферу, найди-те тетраэдр с максимальной площадью поверхности (суммой площадей граней).</w:delText>
        </w:r>
      </w:del>
    </w:p>
    <w:p w:rsidR="00A33515" w:rsidDel="002260E7" w:rsidRDefault="00A33515">
      <w:pPr>
        <w:spacing w:line="46" w:lineRule="exact"/>
        <w:rPr>
          <w:del w:id="9018" w:author="Admin" w:date="2019-02-19T02:10:00Z"/>
          <w:rFonts w:ascii="Arial" w:eastAsia="Arial" w:hAnsi="Arial" w:cs="Arial"/>
          <w:sz w:val="20"/>
          <w:szCs w:val="20"/>
        </w:rPr>
      </w:pPr>
    </w:p>
    <w:p w:rsidR="00A33515" w:rsidDel="002260E7" w:rsidRDefault="001A4D22">
      <w:pPr>
        <w:numPr>
          <w:ilvl w:val="1"/>
          <w:numId w:val="705"/>
        </w:numPr>
        <w:tabs>
          <w:tab w:val="left" w:pos="940"/>
        </w:tabs>
        <w:spacing w:line="332" w:lineRule="auto"/>
        <w:ind w:left="940" w:hanging="256"/>
        <w:rPr>
          <w:del w:id="9019" w:author="Admin" w:date="2019-02-19T02:10:00Z"/>
          <w:rFonts w:ascii="Arial" w:eastAsia="Arial" w:hAnsi="Arial" w:cs="Arial"/>
          <w:sz w:val="19"/>
          <w:szCs w:val="19"/>
        </w:rPr>
        <w:pPrChange w:id="9020" w:author="Admin" w:date="2019-02-19T00:19:00Z">
          <w:pPr>
            <w:numPr>
              <w:ilvl w:val="1"/>
              <w:numId w:val="708"/>
            </w:numPr>
            <w:tabs>
              <w:tab w:val="left" w:pos="940"/>
            </w:tabs>
            <w:spacing w:line="332" w:lineRule="auto"/>
            <w:ind w:left="940" w:hanging="256"/>
          </w:pPr>
        </w:pPrChange>
      </w:pPr>
      <w:del w:id="9021" w:author="Admin" w:date="2019-02-19T02:10:00Z">
        <w:r w:rsidDel="002260E7">
          <w:rPr>
            <w:rFonts w:ascii="Arial" w:eastAsia="Arial" w:hAnsi="Arial" w:cs="Arial"/>
            <w:sz w:val="19"/>
            <w:szCs w:val="19"/>
          </w:rPr>
          <w:delText>Среди всех тетраэдров, вписанных в единичную сферу, найди-те тетраэдр с максимальным радиусом вписанной сферы.</w:delText>
        </w:r>
      </w:del>
    </w:p>
    <w:p w:rsidR="00A33515" w:rsidDel="002260E7" w:rsidRDefault="00A33515">
      <w:pPr>
        <w:spacing w:line="90" w:lineRule="exact"/>
        <w:rPr>
          <w:del w:id="9022" w:author="Admin" w:date="2019-02-19T02:10:00Z"/>
          <w:rFonts w:ascii="Arial" w:eastAsia="Arial" w:hAnsi="Arial" w:cs="Arial"/>
          <w:sz w:val="19"/>
          <w:szCs w:val="19"/>
        </w:rPr>
      </w:pPr>
    </w:p>
    <w:p w:rsidR="00A33515" w:rsidDel="002260E7" w:rsidRDefault="001A4D22">
      <w:pPr>
        <w:numPr>
          <w:ilvl w:val="0"/>
          <w:numId w:val="706"/>
        </w:numPr>
        <w:tabs>
          <w:tab w:val="left" w:pos="500"/>
        </w:tabs>
        <w:spacing w:line="303" w:lineRule="auto"/>
        <w:ind w:left="500" w:hanging="273"/>
        <w:rPr>
          <w:del w:id="9023" w:author="Admin" w:date="2019-02-19T02:10:00Z"/>
          <w:rFonts w:ascii="Arial" w:eastAsia="Arial" w:hAnsi="Arial" w:cs="Arial"/>
          <w:b/>
          <w:bCs/>
          <w:sz w:val="20"/>
          <w:szCs w:val="20"/>
        </w:rPr>
        <w:pPrChange w:id="9024" w:author="Admin" w:date="2019-02-19T00:19:00Z">
          <w:pPr>
            <w:numPr>
              <w:numId w:val="709"/>
            </w:numPr>
            <w:tabs>
              <w:tab w:val="left" w:pos="500"/>
            </w:tabs>
            <w:spacing w:line="303" w:lineRule="auto"/>
            <w:ind w:left="500" w:hanging="273"/>
          </w:pPr>
        </w:pPrChange>
      </w:pPr>
      <w:del w:id="9025" w:author="Admin" w:date="2019-02-19T02:10:00Z">
        <w:r w:rsidDel="002260E7">
          <w:rPr>
            <w:rFonts w:ascii="Arial" w:eastAsia="Arial" w:hAnsi="Arial" w:cs="Arial"/>
            <w:sz w:val="20"/>
            <w:szCs w:val="20"/>
          </w:rPr>
          <w:delText xml:space="preserve">Пусть тетраэр </w:delText>
        </w:r>
        <w:r w:rsidDel="002260E7">
          <w:rPr>
            <w:rFonts w:ascii="Arial" w:eastAsia="Arial" w:hAnsi="Arial" w:cs="Arial"/>
            <w:i/>
            <w:iCs/>
            <w:sz w:val="20"/>
            <w:szCs w:val="20"/>
          </w:rPr>
          <w:delText>ABCD</w:delText>
        </w:r>
        <w:r w:rsidDel="002260E7">
          <w:rPr>
            <w:rFonts w:ascii="Arial" w:eastAsia="Arial" w:hAnsi="Arial" w:cs="Arial"/>
            <w:sz w:val="20"/>
            <w:szCs w:val="20"/>
          </w:rPr>
          <w:delText xml:space="preserve"> вписан в единичную сферу с центром </w:delText>
        </w:r>
        <w:r w:rsidDel="002260E7">
          <w:rPr>
            <w:rFonts w:ascii="Arial" w:eastAsia="Arial" w:hAnsi="Arial" w:cs="Arial"/>
            <w:i/>
            <w:iCs/>
            <w:sz w:val="20"/>
            <w:szCs w:val="20"/>
          </w:rPr>
          <w:delText>O</w:delText>
        </w:r>
        <w:r w:rsidDel="002260E7">
          <w:rPr>
            <w:rFonts w:ascii="Arial" w:eastAsia="Arial" w:hAnsi="Arial" w:cs="Arial"/>
            <w:sz w:val="20"/>
            <w:szCs w:val="20"/>
          </w:rPr>
          <w:delText>. Сум-мой углов обзора тетраэдра называется величина</w:delText>
        </w:r>
      </w:del>
    </w:p>
    <w:p w:rsidR="00A33515" w:rsidDel="002260E7" w:rsidRDefault="00A33515">
      <w:pPr>
        <w:spacing w:line="178" w:lineRule="exact"/>
        <w:rPr>
          <w:del w:id="9026" w:author="Admin" w:date="2019-02-19T02:10:00Z"/>
          <w:sz w:val="20"/>
          <w:szCs w:val="20"/>
        </w:rPr>
      </w:pPr>
    </w:p>
    <w:p w:rsidR="00A33515" w:rsidRPr="001A4D22" w:rsidDel="002260E7" w:rsidRDefault="001A4D22">
      <w:pPr>
        <w:ind w:left="1360"/>
        <w:rPr>
          <w:del w:id="9027" w:author="Admin" w:date="2019-02-19T02:10:00Z"/>
          <w:sz w:val="20"/>
          <w:szCs w:val="20"/>
          <w:lang w:val="en-US"/>
          <w:rPrChange w:id="9028" w:author="Admin" w:date="2019-02-18T23:54:00Z">
            <w:rPr>
              <w:del w:id="9029" w:author="Admin" w:date="2019-02-19T02:10:00Z"/>
              <w:sz w:val="20"/>
              <w:szCs w:val="20"/>
            </w:rPr>
          </w:rPrChange>
        </w:rPr>
      </w:pPr>
      <w:del w:id="9030" w:author="Admin" w:date="2019-02-19T02:10:00Z">
        <w:r w:rsidRPr="001A4D22" w:rsidDel="002260E7">
          <w:rPr>
            <w:rFonts w:eastAsia="Times New Roman"/>
            <w:sz w:val="20"/>
            <w:szCs w:val="20"/>
            <w:lang w:val="en-US"/>
            <w:rPrChange w:id="9031"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032" w:author="Admin" w:date="2019-02-18T23:54:00Z">
              <w:rPr>
                <w:rFonts w:ascii="Arial" w:eastAsia="Arial" w:hAnsi="Arial" w:cs="Arial"/>
                <w:i/>
                <w:iCs/>
                <w:sz w:val="20"/>
                <w:szCs w:val="20"/>
              </w:rPr>
            </w:rPrChange>
          </w:rPr>
          <w:delText>AOB</w:delText>
        </w:r>
        <w:r w:rsidRPr="001A4D22" w:rsidDel="002260E7">
          <w:rPr>
            <w:rFonts w:eastAsia="Times New Roman"/>
            <w:sz w:val="20"/>
            <w:szCs w:val="20"/>
            <w:lang w:val="en-US"/>
            <w:rPrChange w:id="9033"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9034" w:author="Admin" w:date="2019-02-18T23:54:00Z">
              <w:rPr>
                <w:rFonts w:ascii="Arial" w:eastAsia="Arial" w:hAnsi="Arial" w:cs="Arial"/>
                <w:i/>
                <w:iCs/>
                <w:sz w:val="20"/>
                <w:szCs w:val="20"/>
              </w:rPr>
            </w:rPrChange>
          </w:rPr>
          <w:delText>AOC</w:delText>
        </w:r>
        <w:r w:rsidRPr="001A4D22" w:rsidDel="002260E7">
          <w:rPr>
            <w:rFonts w:eastAsia="Times New Roman"/>
            <w:sz w:val="20"/>
            <w:szCs w:val="20"/>
            <w:lang w:val="en-US"/>
            <w:rPrChange w:id="9035"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9036" w:author="Admin" w:date="2019-02-18T23:54:00Z">
              <w:rPr>
                <w:rFonts w:ascii="Arial" w:eastAsia="Arial" w:hAnsi="Arial" w:cs="Arial"/>
                <w:i/>
                <w:iCs/>
                <w:sz w:val="20"/>
                <w:szCs w:val="20"/>
              </w:rPr>
            </w:rPrChange>
          </w:rPr>
          <w:delText>AOD</w:delText>
        </w:r>
        <w:r w:rsidRPr="001A4D22" w:rsidDel="002260E7">
          <w:rPr>
            <w:rFonts w:eastAsia="Times New Roman"/>
            <w:sz w:val="20"/>
            <w:szCs w:val="20"/>
            <w:lang w:val="en-US"/>
            <w:rPrChange w:id="9037"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9038" w:author="Admin" w:date="2019-02-18T23:54:00Z">
              <w:rPr>
                <w:rFonts w:ascii="Arial" w:eastAsia="Arial" w:hAnsi="Arial" w:cs="Arial"/>
                <w:i/>
                <w:iCs/>
                <w:sz w:val="20"/>
                <w:szCs w:val="20"/>
              </w:rPr>
            </w:rPrChange>
          </w:rPr>
          <w:delText>BOC</w:delText>
        </w:r>
        <w:r w:rsidRPr="001A4D22" w:rsidDel="002260E7">
          <w:rPr>
            <w:rFonts w:eastAsia="Times New Roman"/>
            <w:sz w:val="20"/>
            <w:szCs w:val="20"/>
            <w:lang w:val="en-US"/>
            <w:rPrChange w:id="9039"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9040" w:author="Admin" w:date="2019-02-18T23:54:00Z">
              <w:rPr>
                <w:rFonts w:ascii="Arial" w:eastAsia="Arial" w:hAnsi="Arial" w:cs="Arial"/>
                <w:i/>
                <w:iCs/>
                <w:sz w:val="20"/>
                <w:szCs w:val="20"/>
              </w:rPr>
            </w:rPrChange>
          </w:rPr>
          <w:delText>BOD</w:delText>
        </w:r>
        <w:r w:rsidRPr="001A4D22" w:rsidDel="002260E7">
          <w:rPr>
            <w:rFonts w:eastAsia="Times New Roman"/>
            <w:sz w:val="20"/>
            <w:szCs w:val="20"/>
            <w:lang w:val="en-US"/>
            <w:rPrChange w:id="9041" w:author="Admin" w:date="2019-02-18T23:54: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9042" w:author="Admin" w:date="2019-02-18T23:54:00Z">
              <w:rPr>
                <w:rFonts w:ascii="Arial" w:eastAsia="Arial" w:hAnsi="Arial" w:cs="Arial"/>
                <w:i/>
                <w:iCs/>
                <w:sz w:val="20"/>
                <w:szCs w:val="20"/>
              </w:rPr>
            </w:rPrChange>
          </w:rPr>
          <w:delText>COD</w:delText>
        </w:r>
        <w:r w:rsidRPr="001A4D22" w:rsidDel="002260E7">
          <w:rPr>
            <w:rFonts w:eastAsia="Times New Roman"/>
            <w:i/>
            <w:iCs/>
            <w:sz w:val="20"/>
            <w:szCs w:val="20"/>
            <w:lang w:val="en-US"/>
            <w:rPrChange w:id="9043" w:author="Admin" w:date="2019-02-18T23:54:00Z">
              <w:rPr>
                <w:rFonts w:eastAsia="Times New Roman"/>
                <w:i/>
                <w:iCs/>
                <w:sz w:val="20"/>
                <w:szCs w:val="20"/>
              </w:rPr>
            </w:rPrChange>
          </w:rPr>
          <w:delText>:</w:delText>
        </w:r>
      </w:del>
    </w:p>
    <w:p w:rsidR="00A33515" w:rsidRPr="001A4D22" w:rsidDel="002260E7" w:rsidRDefault="00A33515">
      <w:pPr>
        <w:spacing w:line="261" w:lineRule="exact"/>
        <w:rPr>
          <w:del w:id="9044" w:author="Admin" w:date="2019-02-19T02:10:00Z"/>
          <w:sz w:val="20"/>
          <w:szCs w:val="20"/>
          <w:lang w:val="en-US"/>
          <w:rPrChange w:id="9045" w:author="Admin" w:date="2019-02-18T23:54:00Z">
            <w:rPr>
              <w:del w:id="9046" w:author="Admin" w:date="2019-02-19T02:10:00Z"/>
              <w:sz w:val="20"/>
              <w:szCs w:val="20"/>
            </w:rPr>
          </w:rPrChange>
        </w:rPr>
      </w:pPr>
    </w:p>
    <w:p w:rsidR="00A33515" w:rsidDel="002260E7" w:rsidRDefault="001A4D22">
      <w:pPr>
        <w:spacing w:line="303" w:lineRule="auto"/>
        <w:ind w:left="500"/>
        <w:rPr>
          <w:del w:id="9047" w:author="Admin" w:date="2019-02-19T02:10:00Z"/>
          <w:sz w:val="20"/>
          <w:szCs w:val="20"/>
        </w:rPr>
      </w:pPr>
      <w:del w:id="9048" w:author="Admin" w:date="2019-02-19T02:10:00Z">
        <w:r w:rsidDel="002260E7">
          <w:rPr>
            <w:rFonts w:ascii="Arial" w:eastAsia="Arial" w:hAnsi="Arial" w:cs="Arial"/>
            <w:sz w:val="20"/>
            <w:szCs w:val="20"/>
          </w:rPr>
          <w:delText>Среди всех тетраэдров, вписанных в единичную сферу, найдите тетраэдр с максимальной суммой углов обзора.</w:delText>
        </w:r>
      </w:del>
    </w:p>
    <w:p w:rsidR="00A33515" w:rsidDel="002260E7" w:rsidRDefault="00A33515">
      <w:pPr>
        <w:spacing w:line="114" w:lineRule="exact"/>
        <w:rPr>
          <w:del w:id="9049" w:author="Admin" w:date="2019-02-19T02:10:00Z"/>
          <w:sz w:val="20"/>
          <w:szCs w:val="20"/>
        </w:rPr>
      </w:pPr>
    </w:p>
    <w:p w:rsidR="00A33515" w:rsidDel="002260E7" w:rsidRDefault="001A4D22">
      <w:pPr>
        <w:numPr>
          <w:ilvl w:val="0"/>
          <w:numId w:val="707"/>
        </w:numPr>
        <w:tabs>
          <w:tab w:val="left" w:pos="671"/>
        </w:tabs>
        <w:spacing w:line="279" w:lineRule="auto"/>
        <w:ind w:left="940" w:hanging="713"/>
        <w:rPr>
          <w:del w:id="9050" w:author="Admin" w:date="2019-02-19T02:10:00Z"/>
          <w:rFonts w:ascii="Arial" w:eastAsia="Arial" w:hAnsi="Arial" w:cs="Arial"/>
          <w:b/>
          <w:bCs/>
          <w:sz w:val="20"/>
          <w:szCs w:val="20"/>
        </w:rPr>
        <w:pPrChange w:id="9051" w:author="Admin" w:date="2019-02-19T00:19:00Z">
          <w:pPr>
            <w:numPr>
              <w:numId w:val="710"/>
            </w:numPr>
            <w:tabs>
              <w:tab w:val="left" w:pos="671"/>
            </w:tabs>
            <w:spacing w:line="279" w:lineRule="auto"/>
            <w:ind w:left="940" w:hanging="713"/>
          </w:pPr>
        </w:pPrChange>
      </w:pPr>
      <w:del w:id="9052" w:author="Admin" w:date="2019-02-19T02:10:00Z">
        <w:r w:rsidDel="002260E7">
          <w:rPr>
            <w:rFonts w:ascii="Arial" w:eastAsia="Arial" w:hAnsi="Arial" w:cs="Arial"/>
            <w:sz w:val="20"/>
            <w:szCs w:val="20"/>
          </w:rPr>
          <w:delText xml:space="preserve">a) Используя сферические координаты в трёхмерном простран-стве, обобщите понятие средней ширины треугольника на слу-чай </w:delText>
        </w:r>
        <w:r w:rsidDel="002260E7">
          <w:rPr>
            <w:rFonts w:eastAsia="Times New Roman"/>
            <w:sz w:val="20"/>
            <w:szCs w:val="20"/>
          </w:rPr>
          <w:delText>R</w:delText>
        </w:r>
        <w:r w:rsidDel="002260E7">
          <w:rPr>
            <w:rFonts w:ascii="Arial" w:eastAsia="Arial" w:hAnsi="Arial" w:cs="Arial"/>
            <w:sz w:val="27"/>
            <w:szCs w:val="27"/>
            <w:vertAlign w:val="superscript"/>
          </w:rPr>
          <w:delText>3</w:delText>
        </w:r>
        <w:r w:rsidDel="002260E7">
          <w:rPr>
            <w:rFonts w:ascii="Arial" w:eastAsia="Arial" w:hAnsi="Arial" w:cs="Arial"/>
            <w:sz w:val="20"/>
            <w:szCs w:val="20"/>
          </w:rPr>
          <w:delText xml:space="preserve"> (для тетраэдра).</w:delText>
        </w:r>
      </w:del>
    </w:p>
    <w:p w:rsidR="00A33515" w:rsidDel="002260E7" w:rsidRDefault="00A33515">
      <w:pPr>
        <w:rPr>
          <w:del w:id="9053"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380" w:lineRule="exact"/>
        <w:rPr>
          <w:del w:id="9054" w:author="Admin" w:date="2019-02-19T02:10:00Z"/>
          <w:sz w:val="20"/>
          <w:szCs w:val="20"/>
        </w:rPr>
      </w:pPr>
    </w:p>
    <w:p w:rsidR="00A33515" w:rsidDel="002260E7" w:rsidRDefault="001A4D22">
      <w:pPr>
        <w:ind w:right="-19"/>
        <w:jc w:val="center"/>
        <w:rPr>
          <w:del w:id="9055" w:author="Admin" w:date="2019-02-19T02:10:00Z"/>
          <w:sz w:val="20"/>
          <w:szCs w:val="20"/>
        </w:rPr>
      </w:pPr>
      <w:del w:id="905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301</w:delText>
        </w:r>
        <w:r w:rsidDel="002260E7">
          <w:rPr>
            <w:rFonts w:ascii="Arial" w:eastAsia="Arial" w:hAnsi="Arial" w:cs="Arial"/>
            <w:sz w:val="20"/>
            <w:szCs w:val="20"/>
          </w:rPr>
          <w:delText xml:space="preserve"> −</w:delText>
        </w:r>
      </w:del>
    </w:p>
    <w:p w:rsidR="00A33515" w:rsidDel="002260E7" w:rsidRDefault="00A33515">
      <w:pPr>
        <w:rPr>
          <w:del w:id="9057"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9058" w:author="Admin" w:date="2019-02-19T02:10:00Z"/>
          <w:sz w:val="20"/>
          <w:szCs w:val="20"/>
        </w:rPr>
      </w:pPr>
      <w:bookmarkStart w:id="9059" w:name="page312"/>
      <w:bookmarkEnd w:id="9059"/>
      <w:del w:id="9060" w:author="Admin" w:date="2019-02-19T02:10:00Z">
        <w:r w:rsidDel="002260E7">
          <w:rPr>
            <w:rFonts w:ascii="Arial" w:eastAsia="Arial" w:hAnsi="Arial" w:cs="Arial"/>
            <w:sz w:val="18"/>
            <w:szCs w:val="18"/>
          </w:rPr>
          <w:lastRenderedPageBreak/>
          <w:delText>Турнир юных математиков 2018 года</w:delText>
        </w:r>
      </w:del>
    </w:p>
    <w:p w:rsidR="00A33515" w:rsidDel="002260E7" w:rsidRDefault="00A33515">
      <w:pPr>
        <w:spacing w:line="184" w:lineRule="exact"/>
        <w:rPr>
          <w:del w:id="9061" w:author="Admin" w:date="2019-02-19T02:10:00Z"/>
          <w:sz w:val="20"/>
          <w:szCs w:val="20"/>
        </w:rPr>
      </w:pPr>
    </w:p>
    <w:p w:rsidR="00A33515" w:rsidDel="002260E7" w:rsidRDefault="001A4D22">
      <w:pPr>
        <w:numPr>
          <w:ilvl w:val="1"/>
          <w:numId w:val="708"/>
        </w:numPr>
        <w:tabs>
          <w:tab w:val="left" w:pos="940"/>
        </w:tabs>
        <w:spacing w:line="291" w:lineRule="auto"/>
        <w:ind w:left="940" w:hanging="280"/>
        <w:jc w:val="both"/>
        <w:rPr>
          <w:del w:id="9062" w:author="Admin" w:date="2019-02-19T02:10:00Z"/>
          <w:rFonts w:ascii="Arial" w:eastAsia="Arial" w:hAnsi="Arial" w:cs="Arial"/>
          <w:sz w:val="20"/>
          <w:szCs w:val="20"/>
        </w:rPr>
        <w:pPrChange w:id="9063" w:author="Admin" w:date="2019-02-19T00:19:00Z">
          <w:pPr>
            <w:numPr>
              <w:ilvl w:val="1"/>
              <w:numId w:val="711"/>
            </w:numPr>
            <w:tabs>
              <w:tab w:val="left" w:pos="940"/>
            </w:tabs>
            <w:spacing w:line="291" w:lineRule="auto"/>
            <w:ind w:left="940" w:hanging="280"/>
            <w:jc w:val="both"/>
          </w:pPr>
        </w:pPrChange>
      </w:pPr>
      <w:del w:id="9064" w:author="Admin" w:date="2019-02-19T02:10:00Z">
        <w:r w:rsidDel="002260E7">
          <w:rPr>
            <w:rFonts w:ascii="Arial" w:eastAsia="Arial" w:hAnsi="Arial" w:cs="Arial"/>
            <w:sz w:val="20"/>
            <w:szCs w:val="20"/>
          </w:rPr>
          <w:delText>Среди всех тетраэдров, вписанных в единичную окружность, попробуйте найти тетраэдр с максимальной средней шири-ной.</w:delText>
        </w:r>
      </w:del>
    </w:p>
    <w:p w:rsidR="00A33515" w:rsidDel="002260E7" w:rsidRDefault="00A33515">
      <w:pPr>
        <w:spacing w:line="104" w:lineRule="exact"/>
        <w:rPr>
          <w:del w:id="9065" w:author="Admin" w:date="2019-02-19T02:10:00Z"/>
          <w:rFonts w:ascii="Arial" w:eastAsia="Arial" w:hAnsi="Arial" w:cs="Arial"/>
          <w:sz w:val="20"/>
          <w:szCs w:val="20"/>
        </w:rPr>
      </w:pPr>
    </w:p>
    <w:p w:rsidR="00A33515" w:rsidDel="002260E7" w:rsidRDefault="001A4D22">
      <w:pPr>
        <w:numPr>
          <w:ilvl w:val="0"/>
          <w:numId w:val="709"/>
        </w:numPr>
        <w:tabs>
          <w:tab w:val="left" w:pos="500"/>
        </w:tabs>
        <w:spacing w:line="252" w:lineRule="auto"/>
        <w:ind w:left="500" w:hanging="273"/>
        <w:jc w:val="both"/>
        <w:rPr>
          <w:del w:id="9066" w:author="Admin" w:date="2019-02-19T02:10:00Z"/>
          <w:rFonts w:ascii="Arial" w:eastAsia="Arial" w:hAnsi="Arial" w:cs="Arial"/>
          <w:b/>
          <w:bCs/>
          <w:sz w:val="20"/>
          <w:szCs w:val="20"/>
        </w:rPr>
        <w:pPrChange w:id="9067" w:author="Admin" w:date="2019-02-19T00:19:00Z">
          <w:pPr>
            <w:numPr>
              <w:numId w:val="712"/>
            </w:numPr>
            <w:tabs>
              <w:tab w:val="left" w:pos="500"/>
            </w:tabs>
            <w:spacing w:line="252" w:lineRule="auto"/>
            <w:ind w:left="500" w:hanging="273"/>
            <w:jc w:val="both"/>
          </w:pPr>
        </w:pPrChange>
      </w:pPr>
      <w:del w:id="9068" w:author="Admin" w:date="2019-02-19T02:10:00Z">
        <w:r w:rsidDel="002260E7">
          <w:rPr>
            <w:rFonts w:ascii="Arial" w:eastAsia="Arial" w:hAnsi="Arial" w:cs="Arial"/>
            <w:sz w:val="20"/>
            <w:szCs w:val="20"/>
          </w:rPr>
          <w:delText xml:space="preserve">Многомерным обобщением треугольника и тетраэдра в </w:delText>
        </w:r>
        <w:r w:rsidDel="002260E7">
          <w:rPr>
            <w:rFonts w:eastAsia="Times New Roman"/>
            <w:sz w:val="20"/>
            <w:szCs w:val="20"/>
          </w:rPr>
          <w:delText>R</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 xml:space="preserve"> является симплекс — многогранник, у которого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вершина. Попытайтесь пункты 3</w:delText>
        </w:r>
        <w:r w:rsidDel="002260E7">
          <w:rPr>
            <w:rFonts w:eastAsia="Times New Roman"/>
            <w:sz w:val="20"/>
            <w:szCs w:val="20"/>
          </w:rPr>
          <w:delText>)</w:delText>
        </w:r>
        <w:r w:rsidDel="002260E7">
          <w:rPr>
            <w:rFonts w:ascii="Arial" w:eastAsia="Arial" w:hAnsi="Arial" w:cs="Arial"/>
            <w:sz w:val="20"/>
            <w:szCs w:val="20"/>
          </w:rPr>
          <w:delText xml:space="preserve"> – 5</w:delText>
        </w:r>
        <w:r w:rsidDel="002260E7">
          <w:rPr>
            <w:rFonts w:eastAsia="Times New Roman"/>
            <w:sz w:val="20"/>
            <w:szCs w:val="20"/>
          </w:rPr>
          <w:delText>)</w:delText>
        </w:r>
        <w:r w:rsidDel="002260E7">
          <w:rPr>
            <w:rFonts w:ascii="Arial" w:eastAsia="Arial" w:hAnsi="Arial" w:cs="Arial"/>
            <w:sz w:val="20"/>
            <w:szCs w:val="20"/>
          </w:rPr>
          <w:delText xml:space="preserve"> обобщить на многомерный случай.</w:delText>
        </w:r>
      </w:del>
    </w:p>
    <w:p w:rsidR="00A33515" w:rsidDel="002260E7" w:rsidRDefault="00A33515">
      <w:pPr>
        <w:spacing w:line="283" w:lineRule="exact"/>
        <w:rPr>
          <w:del w:id="9069" w:author="Admin" w:date="2019-02-19T02:10:00Z"/>
          <w:sz w:val="20"/>
          <w:szCs w:val="20"/>
        </w:rPr>
      </w:pPr>
    </w:p>
    <w:p w:rsidR="00A33515" w:rsidDel="002260E7" w:rsidRDefault="001A4D22">
      <w:pPr>
        <w:rPr>
          <w:del w:id="9070" w:author="Admin" w:date="2019-02-19T02:10:00Z"/>
          <w:sz w:val="20"/>
          <w:szCs w:val="20"/>
        </w:rPr>
      </w:pPr>
      <w:del w:id="9071" w:author="Admin" w:date="2019-02-19T02:10:00Z">
        <w:r w:rsidDel="002260E7">
          <w:rPr>
            <w:rFonts w:ascii="Arial" w:eastAsia="Arial" w:hAnsi="Arial" w:cs="Arial"/>
            <w:b/>
            <w:bCs/>
            <w:sz w:val="26"/>
            <w:szCs w:val="26"/>
          </w:rPr>
          <w:delText>Задача 10. Динамические системы</w:delText>
        </w:r>
      </w:del>
    </w:p>
    <w:p w:rsidR="00A33515" w:rsidDel="002260E7" w:rsidRDefault="00A33515">
      <w:pPr>
        <w:spacing w:line="178" w:lineRule="exact"/>
        <w:rPr>
          <w:del w:id="9072" w:author="Admin" w:date="2019-02-19T02:10:00Z"/>
          <w:sz w:val="20"/>
          <w:szCs w:val="20"/>
        </w:rPr>
      </w:pPr>
    </w:p>
    <w:p w:rsidR="00A33515" w:rsidDel="002260E7" w:rsidRDefault="001A4D22">
      <w:pPr>
        <w:spacing w:line="293" w:lineRule="auto"/>
        <w:ind w:firstLine="199"/>
        <w:jc w:val="both"/>
        <w:rPr>
          <w:del w:id="9073" w:author="Admin" w:date="2019-02-19T02:10:00Z"/>
          <w:sz w:val="20"/>
          <w:szCs w:val="20"/>
        </w:rPr>
      </w:pPr>
      <w:del w:id="9074" w:author="Admin" w:date="2019-02-19T02:10:00Z">
        <w:r w:rsidDel="002260E7">
          <w:rPr>
            <w:rFonts w:ascii="Arial" w:eastAsia="Arial" w:hAnsi="Arial" w:cs="Arial"/>
            <w:sz w:val="19"/>
            <w:szCs w:val="19"/>
          </w:rPr>
          <w:delText xml:space="preserve">Зафиксируем натуральное число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и рассмотрим множество </w:delText>
        </w:r>
        <w:r w:rsidDel="002260E7">
          <w:rPr>
            <w:rFonts w:ascii="Arial" w:eastAsia="Arial" w:hAnsi="Arial" w:cs="Arial"/>
            <w:b/>
            <w:bCs/>
            <w:sz w:val="19"/>
            <w:szCs w:val="19"/>
          </w:rPr>
          <w:delText>Z</w:delText>
        </w:r>
        <w:r w:rsidDel="002260E7">
          <w:rPr>
            <w:rFonts w:eastAsia="Times New Roman"/>
            <w:i/>
            <w:iCs/>
            <w:sz w:val="19"/>
            <w:szCs w:val="19"/>
          </w:rPr>
          <w:delText>=</w:delText>
        </w:r>
        <w:r w:rsidDel="002260E7">
          <w:rPr>
            <w:rFonts w:ascii="Arial" w:eastAsia="Arial" w:hAnsi="Arial" w:cs="Arial"/>
            <w:i/>
            <w:iCs/>
            <w:sz w:val="19"/>
            <w:szCs w:val="19"/>
          </w:rPr>
          <w:delText>n</w:delText>
        </w:r>
        <w:r w:rsidDel="002260E7">
          <w:rPr>
            <w:rFonts w:ascii="Arial" w:eastAsia="Arial" w:hAnsi="Arial" w:cs="Arial"/>
            <w:b/>
            <w:bCs/>
            <w:sz w:val="19"/>
            <w:szCs w:val="19"/>
          </w:rPr>
          <w:delText>Z</w:delText>
        </w:r>
        <w:r w:rsidDel="002260E7">
          <w:rPr>
            <w:rFonts w:ascii="Arial" w:eastAsia="Arial" w:hAnsi="Arial" w:cs="Arial"/>
            <w:sz w:val="19"/>
            <w:szCs w:val="19"/>
          </w:rPr>
          <w:delText xml:space="preserve"> воз-можных остатков при делении на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В этой задаче предлагается изучить некоторые разбиения </w:delText>
        </w:r>
        <w:r w:rsidDel="002260E7">
          <w:rPr>
            <w:rFonts w:ascii="Arial" w:eastAsia="Arial" w:hAnsi="Arial" w:cs="Arial"/>
            <w:b/>
            <w:bCs/>
            <w:sz w:val="19"/>
            <w:szCs w:val="19"/>
          </w:rPr>
          <w:delText>Z</w:delText>
        </w:r>
        <w:r w:rsidDel="002260E7">
          <w:rPr>
            <w:rFonts w:eastAsia="Times New Roman"/>
            <w:i/>
            <w:iCs/>
            <w:sz w:val="19"/>
            <w:szCs w:val="19"/>
          </w:rPr>
          <w:delText>=</w:delText>
        </w:r>
        <w:r w:rsidDel="002260E7">
          <w:rPr>
            <w:rFonts w:ascii="Arial" w:eastAsia="Arial" w:hAnsi="Arial" w:cs="Arial"/>
            <w:i/>
            <w:iCs/>
            <w:sz w:val="19"/>
            <w:szCs w:val="19"/>
          </w:rPr>
          <w:delText>n</w:delText>
        </w:r>
        <w:r w:rsidDel="002260E7">
          <w:rPr>
            <w:rFonts w:ascii="Arial" w:eastAsia="Arial" w:hAnsi="Arial" w:cs="Arial"/>
            <w:b/>
            <w:bCs/>
            <w:sz w:val="19"/>
            <w:szCs w:val="19"/>
          </w:rPr>
          <w:delText>Z</w:delText>
        </w:r>
        <w:r w:rsidDel="002260E7">
          <w:rPr>
            <w:rFonts w:ascii="Arial" w:eastAsia="Arial" w:hAnsi="Arial" w:cs="Arial"/>
            <w:sz w:val="19"/>
            <w:szCs w:val="19"/>
          </w:rPr>
          <w:delText xml:space="preserve"> на подмножества (классы эквивалентности)</w:delText>
        </w:r>
      </w:del>
    </w:p>
    <w:p w:rsidR="00A33515" w:rsidDel="002260E7" w:rsidRDefault="00A33515">
      <w:pPr>
        <w:spacing w:line="1" w:lineRule="exact"/>
        <w:rPr>
          <w:del w:id="9075" w:author="Admin" w:date="2019-02-19T02:10:00Z"/>
          <w:sz w:val="20"/>
          <w:szCs w:val="20"/>
        </w:rPr>
      </w:pPr>
    </w:p>
    <w:p w:rsidR="00A33515" w:rsidDel="002260E7" w:rsidRDefault="001A4D22">
      <w:pPr>
        <w:numPr>
          <w:ilvl w:val="0"/>
          <w:numId w:val="710"/>
        </w:numPr>
        <w:tabs>
          <w:tab w:val="left" w:pos="174"/>
        </w:tabs>
        <w:spacing w:line="279" w:lineRule="auto"/>
        <w:jc w:val="both"/>
        <w:rPr>
          <w:del w:id="9076" w:author="Admin" w:date="2019-02-19T02:10:00Z"/>
          <w:rFonts w:ascii="Arial" w:eastAsia="Arial" w:hAnsi="Arial" w:cs="Arial"/>
          <w:sz w:val="20"/>
          <w:szCs w:val="20"/>
        </w:rPr>
        <w:pPrChange w:id="9077" w:author="Admin" w:date="2019-02-19T00:19:00Z">
          <w:pPr>
            <w:numPr>
              <w:numId w:val="713"/>
            </w:numPr>
            <w:tabs>
              <w:tab w:val="left" w:pos="174"/>
            </w:tabs>
            <w:spacing w:line="279" w:lineRule="auto"/>
            <w:jc w:val="both"/>
          </w:pPr>
        </w:pPrChange>
      </w:pPr>
      <w:del w:id="9078" w:author="Admin" w:date="2019-02-19T02:10:00Z">
        <w:r w:rsidDel="002260E7">
          <w:rPr>
            <w:rFonts w:ascii="Arial" w:eastAsia="Arial" w:hAnsi="Arial" w:cs="Arial"/>
            <w:sz w:val="20"/>
            <w:szCs w:val="20"/>
          </w:rPr>
          <w:delText xml:space="preserve">исследовать динамику этих разбиений при малых изменениях задаю-щих их параметров. Изменения при этом будут контролироваться неко-торой функцией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b/>
            <w:bCs/>
            <w:sz w:val="20"/>
            <w:szCs w:val="20"/>
          </w:rPr>
          <w:delText>Z</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b/>
            <w:bCs/>
            <w:sz w:val="20"/>
            <w:szCs w:val="20"/>
          </w:rPr>
          <w:delText>Z</w:delText>
        </w:r>
        <w:r w:rsidDel="002260E7">
          <w:rPr>
            <w:rFonts w:ascii="Arial" w:eastAsia="Arial" w:hAnsi="Arial" w:cs="Arial"/>
            <w:sz w:val="20"/>
            <w:szCs w:val="20"/>
          </w:rPr>
          <w:delText xml:space="preserve">. Каждое разбиение </w:delText>
        </w:r>
        <w:r w:rsidDel="002260E7">
          <w:rPr>
            <w:rFonts w:ascii="Arial" w:eastAsia="Arial" w:hAnsi="Arial" w:cs="Arial"/>
            <w:b/>
            <w:bCs/>
            <w:sz w:val="20"/>
            <w:szCs w:val="20"/>
          </w:rPr>
          <w:delText>Z</w:delText>
        </w:r>
        <w:r w:rsidDel="002260E7">
          <w:rPr>
            <w:rFonts w:eastAsia="Times New Roman"/>
            <w:i/>
            <w:iCs/>
            <w:sz w:val="20"/>
            <w:szCs w:val="20"/>
          </w:rPr>
          <w:delText>=</w:delText>
        </w:r>
        <w:r w:rsidDel="002260E7">
          <w:rPr>
            <w:rFonts w:ascii="Arial" w:eastAsia="Arial" w:hAnsi="Arial" w:cs="Arial"/>
            <w:i/>
            <w:iCs/>
            <w:sz w:val="20"/>
            <w:szCs w:val="20"/>
          </w:rPr>
          <w:delText>n</w:delText>
        </w:r>
        <w:r w:rsidDel="002260E7">
          <w:rPr>
            <w:rFonts w:ascii="Arial" w:eastAsia="Arial" w:hAnsi="Arial" w:cs="Arial"/>
            <w:b/>
            <w:bCs/>
            <w:sz w:val="20"/>
            <w:szCs w:val="20"/>
          </w:rPr>
          <w:delText>Z</w:delText>
        </w:r>
        <w:r w:rsidDel="002260E7">
          <w:rPr>
            <w:rFonts w:ascii="Arial" w:eastAsia="Arial" w:hAnsi="Arial" w:cs="Arial"/>
            <w:sz w:val="20"/>
            <w:szCs w:val="20"/>
          </w:rPr>
          <w:delText xml:space="preserve"> задаёт представление числа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в виде суммы неотрицательных слагаемых, а следовательно, за-даёт диаграмму Юнга соответствующего порядка. Интерес вызывает как количество строчек в этой диаграмме, так и их длина.</w:delText>
        </w:r>
      </w:del>
    </w:p>
    <w:p w:rsidR="00A33515" w:rsidDel="002260E7" w:rsidRDefault="00A33515">
      <w:pPr>
        <w:spacing w:line="1" w:lineRule="exact"/>
        <w:rPr>
          <w:del w:id="9079" w:author="Admin" w:date="2019-02-19T02:10:00Z"/>
          <w:rFonts w:ascii="Arial" w:eastAsia="Arial" w:hAnsi="Arial" w:cs="Arial"/>
          <w:sz w:val="20"/>
          <w:szCs w:val="20"/>
        </w:rPr>
      </w:pPr>
    </w:p>
    <w:p w:rsidR="00A33515" w:rsidDel="002260E7" w:rsidRDefault="001A4D22">
      <w:pPr>
        <w:spacing w:line="293" w:lineRule="auto"/>
        <w:ind w:firstLine="199"/>
        <w:jc w:val="both"/>
        <w:rPr>
          <w:del w:id="9080" w:author="Admin" w:date="2019-02-19T02:10:00Z"/>
          <w:rFonts w:ascii="Arial" w:eastAsia="Arial" w:hAnsi="Arial" w:cs="Arial"/>
          <w:sz w:val="20"/>
          <w:szCs w:val="20"/>
        </w:rPr>
      </w:pPr>
      <w:del w:id="9081" w:author="Admin" w:date="2019-02-19T02:10:00Z">
        <w:r w:rsidDel="002260E7">
          <w:rPr>
            <w:rFonts w:ascii="Arial" w:eastAsia="Arial" w:hAnsi="Arial" w:cs="Arial"/>
            <w:sz w:val="19"/>
            <w:szCs w:val="19"/>
          </w:rPr>
          <w:delText xml:space="preserve">Рассмотрим наименьшее отношение эквивалентности на </w:delText>
        </w:r>
        <w:r w:rsidDel="002260E7">
          <w:rPr>
            <w:rFonts w:ascii="Arial" w:eastAsia="Arial" w:hAnsi="Arial" w:cs="Arial"/>
            <w:b/>
            <w:bCs/>
            <w:sz w:val="19"/>
            <w:szCs w:val="19"/>
          </w:rPr>
          <w:delText>Z</w:delText>
        </w:r>
        <w:r w:rsidDel="002260E7">
          <w:rPr>
            <w:rFonts w:eastAsia="Times New Roman"/>
            <w:i/>
            <w:iCs/>
            <w:sz w:val="19"/>
            <w:szCs w:val="19"/>
          </w:rPr>
          <w:delText>=</w:delText>
        </w:r>
        <w:r w:rsidDel="002260E7">
          <w:rPr>
            <w:rFonts w:ascii="Arial" w:eastAsia="Arial" w:hAnsi="Arial" w:cs="Arial"/>
            <w:i/>
            <w:iCs/>
            <w:sz w:val="19"/>
            <w:szCs w:val="19"/>
          </w:rPr>
          <w:delText>n</w:delText>
        </w:r>
        <w:r w:rsidDel="002260E7">
          <w:rPr>
            <w:rFonts w:ascii="Arial" w:eastAsia="Arial" w:hAnsi="Arial" w:cs="Arial"/>
            <w:b/>
            <w:bCs/>
            <w:sz w:val="19"/>
            <w:szCs w:val="19"/>
          </w:rPr>
          <w:delText>Z</w:delText>
        </w:r>
        <w:r w:rsidDel="002260E7">
          <w:rPr>
            <w:rFonts w:eastAsia="Times New Roman"/>
            <w:i/>
            <w:iCs/>
            <w:sz w:val="19"/>
            <w:szCs w:val="19"/>
          </w:rPr>
          <w:delText>;</w:delText>
        </w:r>
        <w:r w:rsidDel="002260E7">
          <w:rPr>
            <w:rFonts w:ascii="Arial" w:eastAsia="Arial" w:hAnsi="Arial" w:cs="Arial"/>
            <w:sz w:val="19"/>
            <w:szCs w:val="19"/>
          </w:rPr>
          <w:delText xml:space="preserve"> при котором каждый остаток </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eastAsia="Times New Roman"/>
            <w:sz w:val="19"/>
            <w:szCs w:val="19"/>
          </w:rPr>
          <w:delText>]</w:delText>
        </w:r>
        <w:r w:rsidDel="002260E7">
          <w:rPr>
            <w:rFonts w:ascii="Arial" w:eastAsia="Arial" w:hAnsi="Arial" w:cs="Arial"/>
            <w:sz w:val="19"/>
            <w:szCs w:val="19"/>
          </w:rPr>
          <w:delText xml:space="preserve"> эквивалентен остатку </w:delText>
        </w:r>
        <w:r w:rsidDel="002260E7">
          <w:rPr>
            <w:rFonts w:eastAsia="Times New Roman"/>
            <w:sz w:val="19"/>
            <w:szCs w:val="19"/>
          </w:rPr>
          <w:delText>[</w:delText>
        </w:r>
        <w:r w:rsidDel="002260E7">
          <w:rPr>
            <w:rFonts w:ascii="Arial" w:eastAsia="Arial" w:hAnsi="Arial" w:cs="Arial"/>
            <w:i/>
            <w:iCs/>
            <w:sz w:val="19"/>
            <w:szCs w:val="19"/>
          </w:rPr>
          <w:delText>f</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eastAsia="Times New Roman"/>
            <w:sz w:val="19"/>
            <w:szCs w:val="19"/>
          </w:rPr>
          <w:delText>)]</w:delText>
        </w:r>
        <w:r w:rsidDel="002260E7">
          <w:rPr>
            <w:rFonts w:ascii="Arial" w:eastAsia="Arial" w:hAnsi="Arial" w:cs="Arial"/>
            <w:sz w:val="19"/>
            <w:szCs w:val="19"/>
          </w:rPr>
          <w:delText xml:space="preserve">. В зависимости от </w:delText>
        </w:r>
        <w:r w:rsidDel="002260E7">
          <w:rPr>
            <w:rFonts w:ascii="Arial" w:eastAsia="Arial" w:hAnsi="Arial" w:cs="Arial"/>
            <w:i/>
            <w:iCs/>
            <w:sz w:val="19"/>
            <w:szCs w:val="19"/>
          </w:rPr>
          <w:delText>f</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найдите число всех классов, на которые полученное отношение делит </w:delText>
        </w:r>
        <w:r w:rsidDel="002260E7">
          <w:rPr>
            <w:rFonts w:ascii="Arial" w:eastAsia="Arial" w:hAnsi="Arial" w:cs="Arial"/>
            <w:b/>
            <w:bCs/>
            <w:sz w:val="19"/>
            <w:szCs w:val="19"/>
          </w:rPr>
          <w:delText>Z</w:delText>
        </w:r>
        <w:r w:rsidDel="002260E7">
          <w:rPr>
            <w:rFonts w:eastAsia="Times New Roman"/>
            <w:i/>
            <w:iCs/>
            <w:sz w:val="19"/>
            <w:szCs w:val="19"/>
          </w:rPr>
          <w:delText>=</w:delText>
        </w:r>
        <w:r w:rsidDel="002260E7">
          <w:rPr>
            <w:rFonts w:ascii="Arial" w:eastAsia="Arial" w:hAnsi="Arial" w:cs="Arial"/>
            <w:i/>
            <w:iCs/>
            <w:sz w:val="19"/>
            <w:szCs w:val="19"/>
          </w:rPr>
          <w:delText>n</w:delText>
        </w:r>
        <w:r w:rsidDel="002260E7">
          <w:rPr>
            <w:rFonts w:ascii="Arial" w:eastAsia="Arial" w:hAnsi="Arial" w:cs="Arial"/>
            <w:b/>
            <w:bCs/>
            <w:sz w:val="19"/>
            <w:szCs w:val="19"/>
          </w:rPr>
          <w:delText>Z</w:delText>
        </w:r>
        <w:r w:rsidDel="002260E7">
          <w:rPr>
            <w:rFonts w:ascii="Arial" w:eastAsia="Arial" w:hAnsi="Arial" w:cs="Arial"/>
            <w:sz w:val="19"/>
            <w:szCs w:val="19"/>
          </w:rPr>
          <w:delText xml:space="preserve">. Например, при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7 функция </w:delText>
        </w:r>
        <w:r w:rsidDel="002260E7">
          <w:rPr>
            <w:rFonts w:ascii="Arial" w:eastAsia="Arial" w:hAnsi="Arial" w:cs="Arial"/>
            <w:i/>
            <w:iCs/>
            <w:sz w:val="19"/>
            <w:szCs w:val="19"/>
          </w:rPr>
          <w:delText>f</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eastAsia="Times New Roman"/>
            <w:sz w:val="19"/>
            <w:szCs w:val="19"/>
          </w:rPr>
          <w:delText>) =</w:delText>
        </w:r>
        <w:r w:rsidDel="002260E7">
          <w:rPr>
            <w:rFonts w:ascii="Arial" w:eastAsia="Arial" w:hAnsi="Arial" w:cs="Arial"/>
            <w:sz w:val="19"/>
            <w:szCs w:val="19"/>
          </w:rPr>
          <w:delText xml:space="preserve"> 4</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1 задаёт разбиение</w:delText>
        </w:r>
      </w:del>
    </w:p>
    <w:p w:rsidR="00A33515" w:rsidDel="002260E7" w:rsidRDefault="00A33515">
      <w:pPr>
        <w:spacing w:line="1" w:lineRule="exact"/>
        <w:rPr>
          <w:del w:id="9082" w:author="Admin" w:date="2019-02-19T02:10:00Z"/>
          <w:rFonts w:ascii="Arial" w:eastAsia="Arial" w:hAnsi="Arial" w:cs="Arial"/>
          <w:sz w:val="20"/>
          <w:szCs w:val="20"/>
        </w:rPr>
      </w:pPr>
    </w:p>
    <w:p w:rsidR="00A33515" w:rsidDel="002260E7" w:rsidRDefault="001A4D22">
      <w:pPr>
        <w:rPr>
          <w:del w:id="9083" w:author="Admin" w:date="2019-02-19T02:10:00Z"/>
          <w:rFonts w:ascii="Arial" w:eastAsia="Arial" w:hAnsi="Arial" w:cs="Arial"/>
          <w:sz w:val="20"/>
          <w:szCs w:val="20"/>
        </w:rPr>
      </w:pPr>
      <w:del w:id="9084" w:author="Admin" w:date="2019-02-19T02:10:00Z">
        <w:r w:rsidDel="002260E7">
          <w:rPr>
            <w:rFonts w:ascii="Arial" w:eastAsia="Arial" w:hAnsi="Arial" w:cs="Arial"/>
            <w:b/>
            <w:bCs/>
            <w:sz w:val="20"/>
            <w:szCs w:val="20"/>
          </w:rPr>
          <w:delText>Z</w:delText>
        </w:r>
        <w:r w:rsidDel="002260E7">
          <w:rPr>
            <w:rFonts w:eastAsia="Times New Roman"/>
            <w:i/>
            <w:iCs/>
            <w:sz w:val="20"/>
            <w:szCs w:val="20"/>
          </w:rPr>
          <w:delText>=</w:delText>
        </w:r>
        <w:r w:rsidDel="002260E7">
          <w:rPr>
            <w:rFonts w:ascii="Arial" w:eastAsia="Arial" w:hAnsi="Arial" w:cs="Arial"/>
            <w:sz w:val="20"/>
            <w:szCs w:val="20"/>
          </w:rPr>
          <w:delText>7</w:delText>
        </w:r>
        <w:r w:rsidDel="002260E7">
          <w:rPr>
            <w:rFonts w:ascii="Arial" w:eastAsia="Arial" w:hAnsi="Arial" w:cs="Arial"/>
            <w:b/>
            <w:bCs/>
            <w:sz w:val="20"/>
            <w:szCs w:val="20"/>
          </w:rPr>
          <w:delText xml:space="preserve">Z </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eastAsia="Times New Roman"/>
            <w:i/>
            <w:iCs/>
            <w:sz w:val="20"/>
            <w:szCs w:val="20"/>
          </w:rPr>
          <w:delText>f</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5</w:delText>
        </w:r>
        <w:r w:rsidDel="002260E7">
          <w:rPr>
            <w:rFonts w:eastAsia="Times New Roman"/>
            <w:sz w:val="20"/>
            <w:szCs w:val="20"/>
          </w:rPr>
          <w:delText>]</w:delText>
        </w:r>
        <w:r w:rsidDel="002260E7">
          <w:rPr>
            <w:rFonts w:eastAsia="Times New Roman"/>
            <w:i/>
            <w:iCs/>
            <w:sz w:val="20"/>
            <w:szCs w:val="20"/>
          </w:rPr>
          <w:delText>g [ f</w:delText>
        </w:r>
        <w:r w:rsidDel="002260E7">
          <w:rPr>
            <w:rFonts w:eastAsia="Times New Roman"/>
            <w:sz w:val="20"/>
            <w:szCs w:val="20"/>
          </w:rPr>
          <w:delText>[</w:delText>
        </w:r>
        <w:r w:rsidDel="002260E7">
          <w:rPr>
            <w:rFonts w:ascii="Arial" w:eastAsia="Arial" w:hAnsi="Arial" w:cs="Arial"/>
            <w:sz w:val="20"/>
            <w:szCs w:val="20"/>
          </w:rPr>
          <w:delText>2</w:delText>
        </w:r>
        <w:r w:rsidDel="002260E7">
          <w:rPr>
            <w:rFonts w:eastAsia="Times New Roman"/>
            <w:sz w:val="20"/>
            <w:szCs w:val="20"/>
          </w:rPr>
          <w:delText>]</w:delText>
        </w:r>
        <w:r w:rsidDel="002260E7">
          <w:rPr>
            <w:rFonts w:eastAsia="Times New Roman"/>
            <w:i/>
            <w:iCs/>
            <w:sz w:val="20"/>
            <w:szCs w:val="20"/>
          </w:rPr>
          <w:delText>g [ f</w:delText>
        </w:r>
        <w:r w:rsidDel="002260E7">
          <w:rPr>
            <w:rFonts w:eastAsia="Times New Roman"/>
            <w:sz w:val="20"/>
            <w:szCs w:val="20"/>
          </w:rPr>
          <w:delText>[</w:delText>
        </w:r>
        <w:r w:rsidDel="002260E7">
          <w:rPr>
            <w:rFonts w:ascii="Arial" w:eastAsia="Arial" w:hAnsi="Arial" w:cs="Arial"/>
            <w:sz w:val="20"/>
            <w:szCs w:val="20"/>
          </w:rPr>
          <w:delText>3</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6</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4</w:delText>
        </w:r>
        <w:r w:rsidDel="002260E7">
          <w:rPr>
            <w:rFonts w:eastAsia="Times New Roman"/>
            <w:sz w:val="20"/>
            <w:szCs w:val="20"/>
          </w:rPr>
          <w:delText>]</w:delText>
        </w:r>
        <w:r w:rsidDel="002260E7">
          <w:rPr>
            <w:rFonts w:eastAsia="Times New Roman"/>
            <w:i/>
            <w:iCs/>
            <w:sz w:val="20"/>
            <w:szCs w:val="20"/>
          </w:rPr>
          <w:delText>g</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и диаграмму</w:delText>
        </w:r>
      </w:del>
    </w:p>
    <w:p w:rsidR="00A33515" w:rsidDel="002260E7" w:rsidRDefault="001A4D22">
      <w:pPr>
        <w:spacing w:line="20" w:lineRule="exact"/>
        <w:rPr>
          <w:del w:id="9085" w:author="Admin" w:date="2019-02-19T02:10:00Z"/>
          <w:sz w:val="20"/>
          <w:szCs w:val="20"/>
        </w:rPr>
      </w:pPr>
      <w:del w:id="9086" w:author="Admin" w:date="2019-02-19T02:10:00Z">
        <w:r w:rsidDel="002260E7">
          <w:rPr>
            <w:noProof/>
            <w:sz w:val="20"/>
            <w:szCs w:val="20"/>
          </w:rPr>
          <mc:AlternateContent>
            <mc:Choice Requires="wps">
              <w:drawing>
                <wp:anchor distT="0" distB="0" distL="114300" distR="114300" simplePos="0" relativeHeight="251895808" behindDoc="1" locked="0" layoutInCell="0" allowOverlap="1" wp14:anchorId="44498A3D" wp14:editId="54490F84">
                  <wp:simplePos x="0" y="0"/>
                  <wp:positionH relativeFrom="column">
                    <wp:posOffset>1860550</wp:posOffset>
                  </wp:positionH>
                  <wp:positionV relativeFrom="paragraph">
                    <wp:posOffset>111125</wp:posOffset>
                  </wp:positionV>
                  <wp:extent cx="0" cy="589280"/>
                  <wp:effectExtent l="0" t="0" r="0" b="0"/>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8928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3" o:spid="_x0000_s1026" style="position:absolute;z-index:-251420672;visibility:visible;mso-wrap-style:square;mso-wrap-distance-left:9pt;mso-wrap-distance-top:0;mso-wrap-distance-right:9pt;mso-wrap-distance-bottom:0;mso-position-horizontal:absolute;mso-position-horizontal-relative:text;mso-position-vertical:absolute;mso-position-vertical-relative:text" from="146.5pt,8.75pt" to="146.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96832" behindDoc="1" locked="0" layoutInCell="0" allowOverlap="1" wp14:anchorId="1B5BACEE" wp14:editId="2705EEFE">
                  <wp:simplePos x="0" y="0"/>
                  <wp:positionH relativeFrom="column">
                    <wp:posOffset>2054860</wp:posOffset>
                  </wp:positionH>
                  <wp:positionV relativeFrom="paragraph">
                    <wp:posOffset>111125</wp:posOffset>
                  </wp:positionV>
                  <wp:extent cx="0" cy="589280"/>
                  <wp:effectExtent l="0" t="0" r="0" b="0"/>
                  <wp:wrapNone/>
                  <wp:docPr id="534" name="Shap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8928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4" o:spid="_x0000_s1026" style="position:absolute;z-index:-251419648;visibility:visible;mso-wrap-style:square;mso-wrap-distance-left:9pt;mso-wrap-distance-top:0;mso-wrap-distance-right:9pt;mso-wrap-distance-bottom:0;mso-position-horizontal:absolute;mso-position-horizontal-relative:text;mso-position-vertical:absolute;mso-position-vertical-relative:text" from="161.8pt,8.75pt" to="16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97856" behindDoc="1" locked="0" layoutInCell="0" allowOverlap="1" wp14:anchorId="20AD1597" wp14:editId="2B220644">
                  <wp:simplePos x="0" y="0"/>
                  <wp:positionH relativeFrom="column">
                    <wp:posOffset>1858010</wp:posOffset>
                  </wp:positionH>
                  <wp:positionV relativeFrom="paragraph">
                    <wp:posOffset>113665</wp:posOffset>
                  </wp:positionV>
                  <wp:extent cx="589280" cy="0"/>
                  <wp:effectExtent l="0" t="0" r="0" b="0"/>
                  <wp:wrapNone/>
                  <wp:docPr id="535" name="Shap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92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5" o:spid="_x0000_s1026" style="position:absolute;z-index:-251418624;visibility:visible;mso-wrap-style:square;mso-wrap-distance-left:9pt;mso-wrap-distance-top:0;mso-wrap-distance-right:9pt;mso-wrap-distance-bottom:0;mso-position-horizontal:absolute;mso-position-horizontal-relative:text;mso-position-vertical:absolute;mso-position-vertical-relative:text" from="146.3pt,8.95pt" to="192.7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98880" behindDoc="1" locked="0" layoutInCell="0" allowOverlap="1" wp14:anchorId="533268E7" wp14:editId="4FEF3C16">
                  <wp:simplePos x="0" y="0"/>
                  <wp:positionH relativeFrom="column">
                    <wp:posOffset>1858010</wp:posOffset>
                  </wp:positionH>
                  <wp:positionV relativeFrom="paragraph">
                    <wp:posOffset>308610</wp:posOffset>
                  </wp:positionV>
                  <wp:extent cx="589280" cy="0"/>
                  <wp:effectExtent l="0" t="0" r="0" b="0"/>
                  <wp:wrapNone/>
                  <wp:docPr id="536" name="Shap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92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6" o:spid="_x0000_s1026" style="position:absolute;z-index:-251417600;visibility:visible;mso-wrap-style:square;mso-wrap-distance-left:9pt;mso-wrap-distance-top:0;mso-wrap-distance-right:9pt;mso-wrap-distance-bottom:0;mso-position-horizontal:absolute;mso-position-horizontal-relative:text;mso-position-vertical:absolute;mso-position-vertical-relative:text" from="146.3pt,24.3pt" to="192.7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899904" behindDoc="1" locked="0" layoutInCell="0" allowOverlap="1" wp14:anchorId="7B03918C" wp14:editId="52F3B074">
                  <wp:simplePos x="0" y="0"/>
                  <wp:positionH relativeFrom="column">
                    <wp:posOffset>2249805</wp:posOffset>
                  </wp:positionH>
                  <wp:positionV relativeFrom="paragraph">
                    <wp:posOffset>111125</wp:posOffset>
                  </wp:positionV>
                  <wp:extent cx="0" cy="394335"/>
                  <wp:effectExtent l="0" t="0" r="0" b="0"/>
                  <wp:wrapNone/>
                  <wp:docPr id="537" name="Shap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433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7" o:spid="_x0000_s1026" style="position:absolute;z-index:-251416576;visibility:visible;mso-wrap-style:square;mso-wrap-distance-left:9pt;mso-wrap-distance-top:0;mso-wrap-distance-right:9pt;mso-wrap-distance-bottom:0;mso-position-horizontal:absolute;mso-position-horizontal-relative:text;mso-position-vertical:absolute;mso-position-vertical-relative:text" from="177.15pt,8.75pt" to="177.1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00928" behindDoc="1" locked="0" layoutInCell="0" allowOverlap="1" wp14:anchorId="4CF88510" wp14:editId="75158483">
                  <wp:simplePos x="0" y="0"/>
                  <wp:positionH relativeFrom="column">
                    <wp:posOffset>2444750</wp:posOffset>
                  </wp:positionH>
                  <wp:positionV relativeFrom="paragraph">
                    <wp:posOffset>111125</wp:posOffset>
                  </wp:positionV>
                  <wp:extent cx="0" cy="394335"/>
                  <wp:effectExtent l="0" t="0" r="0" b="0"/>
                  <wp:wrapNone/>
                  <wp:docPr id="538" name="Shap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433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8" o:spid="_x0000_s1026" style="position:absolute;z-index:-251415552;visibility:visible;mso-wrap-style:square;mso-wrap-distance-left:9pt;mso-wrap-distance-top:0;mso-wrap-distance-right:9pt;mso-wrap-distance-bottom:0;mso-position-horizontal:absolute;mso-position-horizontal-relative:text;mso-position-vertical:absolute;mso-position-vertical-relative:text" from="192.5pt,8.75pt" to="192.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01952" behindDoc="1" locked="0" layoutInCell="0" allowOverlap="1" wp14:anchorId="169868B6" wp14:editId="6FF5C603">
                  <wp:simplePos x="0" y="0"/>
                  <wp:positionH relativeFrom="column">
                    <wp:posOffset>1858010</wp:posOffset>
                  </wp:positionH>
                  <wp:positionV relativeFrom="paragraph">
                    <wp:posOffset>502920</wp:posOffset>
                  </wp:positionV>
                  <wp:extent cx="589280" cy="0"/>
                  <wp:effectExtent l="0" t="0" r="0" b="0"/>
                  <wp:wrapNone/>
                  <wp:docPr id="539" name="Shap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92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9" o:spid="_x0000_s1026" style="position:absolute;z-index:-251414528;visibility:visible;mso-wrap-style:square;mso-wrap-distance-left:9pt;mso-wrap-distance-top:0;mso-wrap-distance-right:9pt;mso-wrap-distance-bottom:0;mso-position-horizontal:absolute;mso-position-horizontal-relative:text;mso-position-vertical:absolute;mso-position-vertical-relative:text" from="146.3pt,39.6pt" to="192.7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02976" behindDoc="1" locked="0" layoutInCell="0" allowOverlap="1" wp14:anchorId="00592CD9" wp14:editId="781A1F66">
                  <wp:simplePos x="0" y="0"/>
                  <wp:positionH relativeFrom="column">
                    <wp:posOffset>1858010</wp:posOffset>
                  </wp:positionH>
                  <wp:positionV relativeFrom="paragraph">
                    <wp:posOffset>697865</wp:posOffset>
                  </wp:positionV>
                  <wp:extent cx="199390" cy="0"/>
                  <wp:effectExtent l="0" t="0" r="0" b="0"/>
                  <wp:wrapNone/>
                  <wp:docPr id="540" name="Shap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9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40" o:spid="_x0000_s1026" style="position:absolute;z-index:-251413504;visibility:visible;mso-wrap-style:square;mso-wrap-distance-left:9pt;mso-wrap-distance-top:0;mso-wrap-distance-right:9pt;mso-wrap-distance-bottom:0;mso-position-horizontal:absolute;mso-position-horizontal-relative:text;mso-position-vertical:absolute;mso-position-vertical-relative:text" from="146.3pt,54.95pt" to="162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" o:allowincell="f" filled="t" strokeweight=".14039mm">
                  <v:stroke joinstyle="miter"/>
                  <o:lock v:ext="edit" shapetype="f"/>
                </v:line>
              </w:pict>
            </mc:Fallback>
          </mc:AlternateContent>
        </w:r>
      </w:del>
    </w:p>
    <w:p w:rsidR="00A33515" w:rsidDel="002260E7" w:rsidRDefault="00A33515">
      <w:pPr>
        <w:spacing w:line="200" w:lineRule="exact"/>
        <w:rPr>
          <w:del w:id="9087" w:author="Admin" w:date="2019-02-19T02:10:00Z"/>
          <w:sz w:val="20"/>
          <w:szCs w:val="20"/>
        </w:rPr>
      </w:pPr>
    </w:p>
    <w:p w:rsidR="00A33515" w:rsidDel="002260E7" w:rsidRDefault="00A33515">
      <w:pPr>
        <w:spacing w:line="200" w:lineRule="exact"/>
        <w:rPr>
          <w:del w:id="9088" w:author="Admin" w:date="2019-02-19T02:10:00Z"/>
          <w:sz w:val="20"/>
          <w:szCs w:val="20"/>
        </w:rPr>
      </w:pPr>
    </w:p>
    <w:p w:rsidR="00A33515" w:rsidDel="002260E7" w:rsidRDefault="00A33515">
      <w:pPr>
        <w:spacing w:line="200" w:lineRule="exact"/>
        <w:rPr>
          <w:del w:id="9089" w:author="Admin" w:date="2019-02-19T02:10:00Z"/>
          <w:sz w:val="20"/>
          <w:szCs w:val="20"/>
        </w:rPr>
      </w:pPr>
    </w:p>
    <w:p w:rsidR="00A33515" w:rsidDel="002260E7" w:rsidRDefault="00A33515">
      <w:pPr>
        <w:spacing w:line="200" w:lineRule="exact"/>
        <w:rPr>
          <w:del w:id="9090" w:author="Admin" w:date="2019-02-19T02:10:00Z"/>
          <w:sz w:val="20"/>
          <w:szCs w:val="20"/>
        </w:rPr>
      </w:pPr>
    </w:p>
    <w:p w:rsidR="00A33515" w:rsidDel="002260E7" w:rsidRDefault="00A33515">
      <w:pPr>
        <w:spacing w:line="393" w:lineRule="exact"/>
        <w:rPr>
          <w:del w:id="9091" w:author="Admin" w:date="2019-02-19T02:10:00Z"/>
          <w:sz w:val="20"/>
          <w:szCs w:val="20"/>
        </w:rPr>
      </w:pPr>
    </w:p>
    <w:p w:rsidR="00A33515" w:rsidDel="002260E7" w:rsidRDefault="001A4D22">
      <w:pPr>
        <w:spacing w:line="285" w:lineRule="auto"/>
        <w:jc w:val="both"/>
        <w:rPr>
          <w:del w:id="9092" w:author="Admin" w:date="2019-02-19T02:10:00Z"/>
          <w:sz w:val="20"/>
          <w:szCs w:val="20"/>
        </w:rPr>
      </w:pPr>
      <w:del w:id="9093" w:author="Admin" w:date="2019-02-19T02:10:00Z">
        <w:r w:rsidDel="002260E7">
          <w:rPr>
            <w:rFonts w:ascii="Arial" w:eastAsia="Arial" w:hAnsi="Arial" w:cs="Arial"/>
            <w:sz w:val="20"/>
            <w:szCs w:val="20"/>
          </w:rPr>
          <w:delText xml:space="preserve">Интерес в представляют как гипотезы и наблюдения, связанные с ди-намикой ответов, так и строгие доказательства. Какая трансформация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вносит большее изменение: умножение на два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7!</w:delText>
        </w:r>
        <w:r w:rsidDel="002260E7">
          <w:rPr>
            <w:rFonts w:ascii="Arial" w:eastAsia="Arial" w:hAnsi="Arial" w:cs="Arial"/>
            <w:sz w:val="20"/>
            <w:szCs w:val="20"/>
          </w:rPr>
          <w:delText>2</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или прибав-ление единицы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7!</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 +</w:delText>
        </w:r>
        <w:r w:rsidDel="002260E7">
          <w:rPr>
            <w:rFonts w:ascii="Arial" w:eastAsia="Arial" w:hAnsi="Arial" w:cs="Arial"/>
            <w:sz w:val="20"/>
            <w:szCs w:val="20"/>
          </w:rPr>
          <w:delText xml:space="preserve"> 1? Предлагается проводить исследование в следующем порядке:</w:delText>
        </w:r>
      </w:del>
    </w:p>
    <w:p w:rsidR="00A33515" w:rsidDel="002260E7" w:rsidRDefault="00A33515">
      <w:pPr>
        <w:spacing w:line="39" w:lineRule="exact"/>
        <w:rPr>
          <w:del w:id="9094" w:author="Admin" w:date="2019-02-19T02:10:00Z"/>
          <w:sz w:val="20"/>
          <w:szCs w:val="20"/>
        </w:rPr>
      </w:pPr>
    </w:p>
    <w:p w:rsidR="00A33515" w:rsidDel="002260E7" w:rsidRDefault="001A4D22">
      <w:pPr>
        <w:numPr>
          <w:ilvl w:val="0"/>
          <w:numId w:val="711"/>
        </w:numPr>
        <w:tabs>
          <w:tab w:val="left" w:pos="500"/>
        </w:tabs>
        <w:spacing w:line="266" w:lineRule="auto"/>
        <w:ind w:left="500" w:hanging="273"/>
        <w:rPr>
          <w:del w:id="9095" w:author="Admin" w:date="2019-02-19T02:10:00Z"/>
          <w:rFonts w:ascii="Arial" w:eastAsia="Arial" w:hAnsi="Arial" w:cs="Arial"/>
          <w:b/>
          <w:bCs/>
          <w:sz w:val="20"/>
          <w:szCs w:val="20"/>
        </w:rPr>
        <w:pPrChange w:id="9096" w:author="Admin" w:date="2019-02-19T00:19:00Z">
          <w:pPr>
            <w:numPr>
              <w:numId w:val="714"/>
            </w:numPr>
            <w:tabs>
              <w:tab w:val="left" w:pos="500"/>
            </w:tabs>
            <w:spacing w:line="266" w:lineRule="auto"/>
            <w:ind w:left="500" w:hanging="273"/>
          </w:pPr>
        </w:pPrChange>
      </w:pPr>
      <w:del w:id="9097" w:author="Admin" w:date="2019-02-19T02:10:00Z">
        <w:r w:rsidDel="002260E7">
          <w:rPr>
            <w:rFonts w:ascii="Arial" w:eastAsia="Arial" w:hAnsi="Arial" w:cs="Arial"/>
            <w:sz w:val="20"/>
            <w:szCs w:val="20"/>
          </w:rPr>
          <w:delText xml:space="preserve">Изучите случаи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a</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ax</w:delText>
        </w:r>
        <w:r w:rsidDel="002260E7">
          <w:rPr>
            <w:rFonts w:ascii="Arial" w:eastAsia="Arial" w:hAnsi="Arial" w:cs="Arial"/>
            <w:sz w:val="20"/>
            <w:szCs w:val="20"/>
          </w:rPr>
          <w:delText xml:space="preserve">, где a — фиксированное целое число, и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 =</w:delText>
        </w:r>
        <w:r w:rsidDel="002260E7">
          <w:rPr>
            <w:rFonts w:ascii="Arial" w:eastAsia="Arial" w:hAnsi="Arial" w:cs="Arial"/>
            <w:i/>
            <w:iCs/>
            <w:sz w:val="20"/>
            <w:szCs w:val="20"/>
          </w:rPr>
          <w:delText xml:space="preserve"> x</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w:delText>
        </w:r>
      </w:del>
    </w:p>
    <w:p w:rsidR="00A33515" w:rsidDel="002260E7" w:rsidRDefault="00A33515">
      <w:pPr>
        <w:spacing w:line="1" w:lineRule="exact"/>
        <w:rPr>
          <w:del w:id="9098" w:author="Admin" w:date="2019-02-19T02:10:00Z"/>
          <w:rFonts w:ascii="Arial" w:eastAsia="Arial" w:hAnsi="Arial" w:cs="Arial"/>
          <w:b/>
          <w:bCs/>
          <w:sz w:val="20"/>
          <w:szCs w:val="20"/>
        </w:rPr>
      </w:pPr>
    </w:p>
    <w:p w:rsidR="00A33515" w:rsidDel="002260E7" w:rsidRDefault="001A4D22">
      <w:pPr>
        <w:numPr>
          <w:ilvl w:val="0"/>
          <w:numId w:val="711"/>
        </w:numPr>
        <w:tabs>
          <w:tab w:val="left" w:pos="500"/>
        </w:tabs>
        <w:spacing w:line="276" w:lineRule="auto"/>
        <w:ind w:left="500" w:hanging="273"/>
        <w:jc w:val="both"/>
        <w:rPr>
          <w:del w:id="9099" w:author="Admin" w:date="2019-02-19T02:10:00Z"/>
          <w:rFonts w:ascii="Arial" w:eastAsia="Arial" w:hAnsi="Arial" w:cs="Arial"/>
          <w:b/>
          <w:bCs/>
          <w:sz w:val="20"/>
          <w:szCs w:val="20"/>
        </w:rPr>
        <w:pPrChange w:id="9100" w:author="Admin" w:date="2019-02-19T00:19:00Z">
          <w:pPr>
            <w:numPr>
              <w:numId w:val="714"/>
            </w:numPr>
            <w:tabs>
              <w:tab w:val="left" w:pos="500"/>
            </w:tabs>
            <w:spacing w:line="276" w:lineRule="auto"/>
            <w:ind w:left="500" w:hanging="273"/>
            <w:jc w:val="both"/>
          </w:pPr>
        </w:pPrChange>
      </w:pPr>
      <w:del w:id="9101" w:author="Admin" w:date="2019-02-19T02:10:00Z">
        <w:r w:rsidDel="002260E7">
          <w:rPr>
            <w:rFonts w:ascii="Arial" w:eastAsia="Arial" w:hAnsi="Arial" w:cs="Arial"/>
            <w:sz w:val="20"/>
            <w:szCs w:val="20"/>
          </w:rPr>
          <w:delText xml:space="preserve">Изучите случай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a</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b</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начиная с совсем малых целых b. Опробуйте оба подхода: фиксируйте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и меняйте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или фикси-руйте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 меняйте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а затем изучите форму получающихся диа-грамм.</w:delText>
        </w:r>
      </w:del>
    </w:p>
    <w:p w:rsidR="00A33515" w:rsidDel="002260E7" w:rsidRDefault="00A33515">
      <w:pPr>
        <w:spacing w:line="72" w:lineRule="exact"/>
        <w:rPr>
          <w:del w:id="9102" w:author="Admin" w:date="2019-02-19T02:10:00Z"/>
          <w:rFonts w:ascii="Arial" w:eastAsia="Arial" w:hAnsi="Arial" w:cs="Arial"/>
          <w:b/>
          <w:bCs/>
          <w:sz w:val="20"/>
          <w:szCs w:val="20"/>
        </w:rPr>
      </w:pPr>
    </w:p>
    <w:p w:rsidR="00A33515" w:rsidDel="002260E7" w:rsidRDefault="001A4D22">
      <w:pPr>
        <w:numPr>
          <w:ilvl w:val="1"/>
          <w:numId w:val="711"/>
        </w:numPr>
        <w:tabs>
          <w:tab w:val="left" w:pos="3220"/>
        </w:tabs>
        <w:ind w:left="3220" w:hanging="250"/>
        <w:rPr>
          <w:del w:id="9103" w:author="Admin" w:date="2019-02-19T02:10:00Z"/>
          <w:rFonts w:ascii="Arial" w:eastAsia="Arial" w:hAnsi="Arial" w:cs="Arial"/>
          <w:sz w:val="20"/>
          <w:szCs w:val="20"/>
        </w:rPr>
        <w:pPrChange w:id="9104" w:author="Admin" w:date="2019-02-19T00:19:00Z">
          <w:pPr>
            <w:numPr>
              <w:ilvl w:val="1"/>
              <w:numId w:val="714"/>
            </w:numPr>
            <w:tabs>
              <w:tab w:val="left" w:pos="3220"/>
            </w:tabs>
            <w:ind w:left="3220" w:hanging="250"/>
          </w:pPr>
        </w:pPrChange>
      </w:pPr>
      <w:del w:id="9105" w:author="Admin" w:date="2019-02-19T02:10:00Z">
        <w:r w:rsidDel="002260E7">
          <w:rPr>
            <w:rFonts w:ascii="Arial" w:eastAsia="Arial" w:hAnsi="Arial" w:cs="Arial"/>
            <w:b/>
            <w:bCs/>
            <w:sz w:val="20"/>
            <w:szCs w:val="20"/>
          </w:rPr>
          <w:delText xml:space="preserve">302 </w:delText>
        </w:r>
        <w:r w:rsidDel="002260E7">
          <w:rPr>
            <w:rFonts w:ascii="Arial" w:eastAsia="Arial" w:hAnsi="Arial" w:cs="Arial"/>
            <w:sz w:val="20"/>
            <w:szCs w:val="20"/>
          </w:rPr>
          <w:delText>−</w:delText>
        </w:r>
      </w:del>
    </w:p>
    <w:p w:rsidR="00A33515" w:rsidDel="002260E7" w:rsidRDefault="00A33515">
      <w:pPr>
        <w:rPr>
          <w:del w:id="910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9107" w:author="Admin" w:date="2019-02-19T02:10:00Z"/>
          <w:sz w:val="20"/>
          <w:szCs w:val="20"/>
        </w:rPr>
      </w:pPr>
      <w:bookmarkStart w:id="9108" w:name="page313"/>
      <w:bookmarkEnd w:id="9108"/>
      <w:del w:id="9109"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9110" w:author="Admin" w:date="2019-02-19T02:10:00Z"/>
          <w:sz w:val="20"/>
          <w:szCs w:val="20"/>
        </w:rPr>
      </w:pPr>
    </w:p>
    <w:p w:rsidR="00A33515" w:rsidDel="002260E7" w:rsidRDefault="001A4D22">
      <w:pPr>
        <w:numPr>
          <w:ilvl w:val="0"/>
          <w:numId w:val="712"/>
        </w:numPr>
        <w:tabs>
          <w:tab w:val="left" w:pos="940"/>
        </w:tabs>
        <w:ind w:left="940" w:hanging="272"/>
        <w:rPr>
          <w:del w:id="9111" w:author="Admin" w:date="2019-02-19T02:10:00Z"/>
          <w:rFonts w:ascii="Arial" w:eastAsia="Arial" w:hAnsi="Arial" w:cs="Arial"/>
          <w:sz w:val="20"/>
          <w:szCs w:val="20"/>
        </w:rPr>
        <w:pPrChange w:id="9112" w:author="Admin" w:date="2019-02-19T00:19:00Z">
          <w:pPr>
            <w:numPr>
              <w:numId w:val="715"/>
            </w:numPr>
            <w:tabs>
              <w:tab w:val="left" w:pos="940"/>
            </w:tabs>
            <w:ind w:left="940" w:hanging="272"/>
          </w:pPr>
        </w:pPrChange>
      </w:pPr>
      <w:del w:id="9113" w:author="Admin" w:date="2019-02-19T02:10:00Z">
        <w:r w:rsidDel="002260E7">
          <w:rPr>
            <w:rFonts w:ascii="Arial" w:eastAsia="Arial" w:hAnsi="Arial" w:cs="Arial"/>
            <w:sz w:val="20"/>
            <w:szCs w:val="20"/>
          </w:rPr>
          <w:delText xml:space="preserve">Траекторией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называется последовательность</w:delText>
        </w:r>
      </w:del>
    </w:p>
    <w:p w:rsidR="00A33515" w:rsidDel="002260E7" w:rsidRDefault="00A33515">
      <w:pPr>
        <w:spacing w:line="198" w:lineRule="exact"/>
        <w:rPr>
          <w:del w:id="9114" w:author="Admin" w:date="2019-02-19T02:10:00Z"/>
          <w:sz w:val="20"/>
          <w:szCs w:val="20"/>
        </w:rPr>
      </w:pPr>
    </w:p>
    <w:p w:rsidR="00A33515" w:rsidRPr="001A4D22" w:rsidDel="002260E7" w:rsidRDefault="001A4D22">
      <w:pPr>
        <w:ind w:left="2780"/>
        <w:rPr>
          <w:del w:id="9115" w:author="Admin" w:date="2019-02-19T02:10:00Z"/>
          <w:sz w:val="20"/>
          <w:szCs w:val="20"/>
          <w:lang w:val="en-US"/>
          <w:rPrChange w:id="9116" w:author="Admin" w:date="2019-02-18T23:54:00Z">
            <w:rPr>
              <w:del w:id="9117" w:author="Admin" w:date="2019-02-19T02:10:00Z"/>
              <w:sz w:val="20"/>
              <w:szCs w:val="20"/>
            </w:rPr>
          </w:rPrChange>
        </w:rPr>
      </w:pPr>
      <w:del w:id="9118" w:author="Admin" w:date="2019-02-19T02:10:00Z">
        <w:r w:rsidRPr="001A4D22" w:rsidDel="002260E7">
          <w:rPr>
            <w:rFonts w:ascii="Arial" w:eastAsia="Arial" w:hAnsi="Arial" w:cs="Arial"/>
            <w:i/>
            <w:iCs/>
            <w:sz w:val="20"/>
            <w:szCs w:val="20"/>
            <w:lang w:val="en-US"/>
            <w:rPrChange w:id="9119" w:author="Admin" w:date="2019-02-18T23:54:00Z">
              <w:rPr>
                <w:rFonts w:ascii="Arial" w:eastAsia="Arial" w:hAnsi="Arial" w:cs="Arial"/>
                <w:i/>
                <w:iCs/>
                <w:sz w:val="20"/>
                <w:szCs w:val="20"/>
              </w:rPr>
            </w:rPrChange>
          </w:rPr>
          <w:delText>x</w:delText>
        </w:r>
        <w:r w:rsidRPr="001A4D22" w:rsidDel="002260E7">
          <w:rPr>
            <w:rFonts w:eastAsia="Times New Roman"/>
            <w:i/>
            <w:iCs/>
            <w:sz w:val="20"/>
            <w:szCs w:val="20"/>
            <w:lang w:val="en-US"/>
            <w:rPrChange w:id="9120" w:author="Admin" w:date="2019-02-18T23:54:00Z">
              <w:rPr>
                <w:rFonts w:eastAsia="Times New Roman"/>
                <w:i/>
                <w:iCs/>
                <w:sz w:val="20"/>
                <w:szCs w:val="20"/>
              </w:rPr>
            </w:rPrChange>
          </w:rPr>
          <w:delText>;</w:delText>
        </w:r>
        <w:r w:rsidRPr="001A4D22" w:rsidDel="002260E7">
          <w:rPr>
            <w:rFonts w:ascii="Arial" w:eastAsia="Arial" w:hAnsi="Arial" w:cs="Arial"/>
            <w:i/>
            <w:iCs/>
            <w:sz w:val="20"/>
            <w:szCs w:val="20"/>
            <w:lang w:val="en-US"/>
            <w:rPrChange w:id="9121" w:author="Admin" w:date="2019-02-18T23:54:00Z">
              <w:rPr>
                <w:rFonts w:ascii="Arial" w:eastAsia="Arial" w:hAnsi="Arial" w:cs="Arial"/>
                <w:i/>
                <w:iCs/>
                <w:sz w:val="20"/>
                <w:szCs w:val="20"/>
              </w:rPr>
            </w:rPrChange>
          </w:rPr>
          <w:delText xml:space="preserve"> f</w:delText>
        </w:r>
        <w:r w:rsidRPr="001A4D22" w:rsidDel="002260E7">
          <w:rPr>
            <w:rFonts w:ascii="Arial" w:eastAsia="Arial" w:hAnsi="Arial" w:cs="Arial"/>
            <w:i/>
            <w:iCs/>
            <w:sz w:val="27"/>
            <w:szCs w:val="27"/>
            <w:vertAlign w:val="subscript"/>
            <w:lang w:val="en-US"/>
            <w:rPrChange w:id="9122" w:author="Admin" w:date="2019-02-18T23:54:00Z">
              <w:rPr>
                <w:rFonts w:ascii="Arial" w:eastAsia="Arial" w:hAnsi="Arial" w:cs="Arial"/>
                <w:i/>
                <w:iCs/>
                <w:sz w:val="27"/>
                <w:szCs w:val="27"/>
                <w:vertAlign w:val="subscript"/>
              </w:rPr>
            </w:rPrChange>
          </w:rPr>
          <w:delText>a</w:delText>
        </w:r>
        <w:r w:rsidRPr="001A4D22" w:rsidDel="002260E7">
          <w:rPr>
            <w:rFonts w:eastAsia="Times New Roman"/>
            <w:i/>
            <w:iCs/>
            <w:sz w:val="27"/>
            <w:szCs w:val="27"/>
            <w:vertAlign w:val="subscript"/>
            <w:lang w:val="en-US"/>
            <w:rPrChange w:id="9123" w:author="Admin" w:date="2019-02-18T23:54:00Z">
              <w:rPr>
                <w:rFonts w:eastAsia="Times New Roman"/>
                <w:i/>
                <w:iCs/>
                <w:sz w:val="27"/>
                <w:szCs w:val="27"/>
                <w:vertAlign w:val="subscript"/>
              </w:rPr>
            </w:rPrChange>
          </w:rPr>
          <w:delText>;</w:delText>
        </w:r>
        <w:r w:rsidRPr="001A4D22" w:rsidDel="002260E7">
          <w:rPr>
            <w:rFonts w:ascii="Arial" w:eastAsia="Arial" w:hAnsi="Arial" w:cs="Arial"/>
            <w:i/>
            <w:iCs/>
            <w:sz w:val="27"/>
            <w:szCs w:val="27"/>
            <w:vertAlign w:val="subscript"/>
            <w:lang w:val="en-US"/>
            <w:rPrChange w:id="9124" w:author="Admin" w:date="2019-02-18T23:54:00Z">
              <w:rPr>
                <w:rFonts w:ascii="Arial" w:eastAsia="Arial" w:hAnsi="Arial" w:cs="Arial"/>
                <w:i/>
                <w:iCs/>
                <w:sz w:val="27"/>
                <w:szCs w:val="27"/>
                <w:vertAlign w:val="subscript"/>
              </w:rPr>
            </w:rPrChange>
          </w:rPr>
          <w:delText>b</w:delText>
        </w:r>
        <w:r w:rsidRPr="001A4D22" w:rsidDel="002260E7">
          <w:rPr>
            <w:rFonts w:eastAsia="Times New Roman"/>
            <w:sz w:val="20"/>
            <w:szCs w:val="20"/>
            <w:lang w:val="en-US"/>
            <w:rPrChange w:id="9125"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126" w:author="Admin" w:date="2019-02-18T23:54:00Z">
              <w:rPr>
                <w:rFonts w:ascii="Arial" w:eastAsia="Arial" w:hAnsi="Arial" w:cs="Arial"/>
                <w:i/>
                <w:iCs/>
                <w:sz w:val="20"/>
                <w:szCs w:val="20"/>
              </w:rPr>
            </w:rPrChange>
          </w:rPr>
          <w:delText>x</w:delText>
        </w:r>
        <w:r w:rsidRPr="001A4D22" w:rsidDel="002260E7">
          <w:rPr>
            <w:rFonts w:eastAsia="Times New Roman"/>
            <w:sz w:val="20"/>
            <w:szCs w:val="20"/>
            <w:lang w:val="en-US"/>
            <w:rPrChange w:id="9127" w:author="Admin" w:date="2019-02-18T23:54:00Z">
              <w:rPr>
                <w:rFonts w:eastAsia="Times New Roman"/>
                <w:sz w:val="20"/>
                <w:szCs w:val="20"/>
              </w:rPr>
            </w:rPrChange>
          </w:rPr>
          <w:delText>)</w:delText>
        </w:r>
        <w:r w:rsidRPr="001A4D22" w:rsidDel="002260E7">
          <w:rPr>
            <w:rFonts w:eastAsia="Times New Roman"/>
            <w:i/>
            <w:iCs/>
            <w:sz w:val="20"/>
            <w:szCs w:val="20"/>
            <w:lang w:val="en-US"/>
            <w:rPrChange w:id="9128" w:author="Admin" w:date="2019-02-18T23:54:00Z">
              <w:rPr>
                <w:rFonts w:eastAsia="Times New Roman"/>
                <w:i/>
                <w:iCs/>
                <w:sz w:val="20"/>
                <w:szCs w:val="20"/>
              </w:rPr>
            </w:rPrChange>
          </w:rPr>
          <w:delText>;</w:delText>
        </w:r>
        <w:r w:rsidRPr="001A4D22" w:rsidDel="002260E7">
          <w:rPr>
            <w:rFonts w:ascii="Arial" w:eastAsia="Arial" w:hAnsi="Arial" w:cs="Arial"/>
            <w:i/>
            <w:iCs/>
            <w:sz w:val="20"/>
            <w:szCs w:val="20"/>
            <w:lang w:val="en-US"/>
            <w:rPrChange w:id="9129" w:author="Admin" w:date="2019-02-18T23:54:00Z">
              <w:rPr>
                <w:rFonts w:ascii="Arial" w:eastAsia="Arial" w:hAnsi="Arial" w:cs="Arial"/>
                <w:i/>
                <w:iCs/>
                <w:sz w:val="20"/>
                <w:szCs w:val="20"/>
              </w:rPr>
            </w:rPrChange>
          </w:rPr>
          <w:delText xml:space="preserve"> f</w:delText>
        </w:r>
        <w:r w:rsidRPr="001A4D22" w:rsidDel="002260E7">
          <w:rPr>
            <w:rFonts w:ascii="Arial" w:eastAsia="Arial" w:hAnsi="Arial" w:cs="Arial"/>
            <w:i/>
            <w:iCs/>
            <w:sz w:val="27"/>
            <w:szCs w:val="27"/>
            <w:vertAlign w:val="subscript"/>
            <w:lang w:val="en-US"/>
            <w:rPrChange w:id="9130" w:author="Admin" w:date="2019-02-18T23:54:00Z">
              <w:rPr>
                <w:rFonts w:ascii="Arial" w:eastAsia="Arial" w:hAnsi="Arial" w:cs="Arial"/>
                <w:i/>
                <w:iCs/>
                <w:sz w:val="27"/>
                <w:szCs w:val="27"/>
                <w:vertAlign w:val="subscript"/>
              </w:rPr>
            </w:rPrChange>
          </w:rPr>
          <w:delText>a</w:delText>
        </w:r>
        <w:r w:rsidRPr="001A4D22" w:rsidDel="002260E7">
          <w:rPr>
            <w:rFonts w:eastAsia="Times New Roman"/>
            <w:i/>
            <w:iCs/>
            <w:sz w:val="27"/>
            <w:szCs w:val="27"/>
            <w:vertAlign w:val="subscript"/>
            <w:lang w:val="en-US"/>
            <w:rPrChange w:id="9131" w:author="Admin" w:date="2019-02-18T23:54:00Z">
              <w:rPr>
                <w:rFonts w:eastAsia="Times New Roman"/>
                <w:i/>
                <w:iCs/>
                <w:sz w:val="27"/>
                <w:szCs w:val="27"/>
                <w:vertAlign w:val="subscript"/>
              </w:rPr>
            </w:rPrChange>
          </w:rPr>
          <w:delText>;</w:delText>
        </w:r>
        <w:r w:rsidRPr="001A4D22" w:rsidDel="002260E7">
          <w:rPr>
            <w:rFonts w:ascii="Arial" w:eastAsia="Arial" w:hAnsi="Arial" w:cs="Arial"/>
            <w:i/>
            <w:iCs/>
            <w:sz w:val="27"/>
            <w:szCs w:val="27"/>
            <w:vertAlign w:val="subscript"/>
            <w:lang w:val="en-US"/>
            <w:rPrChange w:id="9132" w:author="Admin" w:date="2019-02-18T23:54:00Z">
              <w:rPr>
                <w:rFonts w:ascii="Arial" w:eastAsia="Arial" w:hAnsi="Arial" w:cs="Arial"/>
                <w:i/>
                <w:iCs/>
                <w:sz w:val="27"/>
                <w:szCs w:val="27"/>
                <w:vertAlign w:val="subscript"/>
              </w:rPr>
            </w:rPrChange>
          </w:rPr>
          <w:delText>b</w:delText>
        </w:r>
        <w:r w:rsidRPr="001A4D22" w:rsidDel="002260E7">
          <w:rPr>
            <w:rFonts w:eastAsia="Times New Roman"/>
            <w:sz w:val="20"/>
            <w:szCs w:val="20"/>
            <w:lang w:val="en-US"/>
            <w:rPrChange w:id="9133"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134" w:author="Admin" w:date="2019-02-18T23:54:00Z">
              <w:rPr>
                <w:rFonts w:ascii="Arial" w:eastAsia="Arial" w:hAnsi="Arial" w:cs="Arial"/>
                <w:i/>
                <w:iCs/>
                <w:sz w:val="20"/>
                <w:szCs w:val="20"/>
              </w:rPr>
            </w:rPrChange>
          </w:rPr>
          <w:delText>f</w:delText>
        </w:r>
        <w:r w:rsidRPr="001A4D22" w:rsidDel="002260E7">
          <w:rPr>
            <w:rFonts w:ascii="Arial" w:eastAsia="Arial" w:hAnsi="Arial" w:cs="Arial"/>
            <w:i/>
            <w:iCs/>
            <w:sz w:val="27"/>
            <w:szCs w:val="27"/>
            <w:vertAlign w:val="subscript"/>
            <w:lang w:val="en-US"/>
            <w:rPrChange w:id="9135" w:author="Admin" w:date="2019-02-18T23:54:00Z">
              <w:rPr>
                <w:rFonts w:ascii="Arial" w:eastAsia="Arial" w:hAnsi="Arial" w:cs="Arial"/>
                <w:i/>
                <w:iCs/>
                <w:sz w:val="27"/>
                <w:szCs w:val="27"/>
                <w:vertAlign w:val="subscript"/>
              </w:rPr>
            </w:rPrChange>
          </w:rPr>
          <w:delText>a</w:delText>
        </w:r>
        <w:r w:rsidRPr="001A4D22" w:rsidDel="002260E7">
          <w:rPr>
            <w:rFonts w:eastAsia="Times New Roman"/>
            <w:i/>
            <w:iCs/>
            <w:sz w:val="27"/>
            <w:szCs w:val="27"/>
            <w:vertAlign w:val="subscript"/>
            <w:lang w:val="en-US"/>
            <w:rPrChange w:id="9136" w:author="Admin" w:date="2019-02-18T23:54:00Z">
              <w:rPr>
                <w:rFonts w:eastAsia="Times New Roman"/>
                <w:i/>
                <w:iCs/>
                <w:sz w:val="27"/>
                <w:szCs w:val="27"/>
                <w:vertAlign w:val="subscript"/>
              </w:rPr>
            </w:rPrChange>
          </w:rPr>
          <w:delText>;</w:delText>
        </w:r>
        <w:r w:rsidRPr="001A4D22" w:rsidDel="002260E7">
          <w:rPr>
            <w:rFonts w:ascii="Arial" w:eastAsia="Arial" w:hAnsi="Arial" w:cs="Arial"/>
            <w:i/>
            <w:iCs/>
            <w:sz w:val="27"/>
            <w:szCs w:val="27"/>
            <w:vertAlign w:val="subscript"/>
            <w:lang w:val="en-US"/>
            <w:rPrChange w:id="9137" w:author="Admin" w:date="2019-02-18T23:54:00Z">
              <w:rPr>
                <w:rFonts w:ascii="Arial" w:eastAsia="Arial" w:hAnsi="Arial" w:cs="Arial"/>
                <w:i/>
                <w:iCs/>
                <w:sz w:val="27"/>
                <w:szCs w:val="27"/>
                <w:vertAlign w:val="subscript"/>
              </w:rPr>
            </w:rPrChange>
          </w:rPr>
          <w:delText>b</w:delText>
        </w:r>
        <w:r w:rsidRPr="001A4D22" w:rsidDel="002260E7">
          <w:rPr>
            <w:rFonts w:eastAsia="Times New Roman"/>
            <w:sz w:val="20"/>
            <w:szCs w:val="20"/>
            <w:lang w:val="en-US"/>
            <w:rPrChange w:id="9138"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139" w:author="Admin" w:date="2019-02-18T23:54:00Z">
              <w:rPr>
                <w:rFonts w:ascii="Arial" w:eastAsia="Arial" w:hAnsi="Arial" w:cs="Arial"/>
                <w:i/>
                <w:iCs/>
                <w:sz w:val="20"/>
                <w:szCs w:val="20"/>
              </w:rPr>
            </w:rPrChange>
          </w:rPr>
          <w:delText>x</w:delText>
        </w:r>
        <w:r w:rsidRPr="001A4D22" w:rsidDel="002260E7">
          <w:rPr>
            <w:rFonts w:eastAsia="Times New Roman"/>
            <w:sz w:val="20"/>
            <w:szCs w:val="20"/>
            <w:lang w:val="en-US"/>
            <w:rPrChange w:id="9140" w:author="Admin" w:date="2019-02-18T23:54:00Z">
              <w:rPr>
                <w:rFonts w:eastAsia="Times New Roman"/>
                <w:sz w:val="20"/>
                <w:szCs w:val="20"/>
              </w:rPr>
            </w:rPrChange>
          </w:rPr>
          <w:delText>))</w:delText>
        </w:r>
        <w:r w:rsidRPr="001A4D22" w:rsidDel="002260E7">
          <w:rPr>
            <w:rFonts w:eastAsia="Times New Roman"/>
            <w:i/>
            <w:iCs/>
            <w:sz w:val="20"/>
            <w:szCs w:val="20"/>
            <w:lang w:val="en-US"/>
            <w:rPrChange w:id="9141" w:author="Admin" w:date="2019-02-18T23:54:00Z">
              <w:rPr>
                <w:rFonts w:eastAsia="Times New Roman"/>
                <w:i/>
                <w:iCs/>
                <w:sz w:val="20"/>
                <w:szCs w:val="20"/>
              </w:rPr>
            </w:rPrChange>
          </w:rPr>
          <w:delText>; : : :</w:delText>
        </w:r>
      </w:del>
    </w:p>
    <w:p w:rsidR="00A33515" w:rsidRPr="001A4D22" w:rsidDel="002260E7" w:rsidRDefault="00A33515">
      <w:pPr>
        <w:spacing w:line="242" w:lineRule="exact"/>
        <w:rPr>
          <w:del w:id="9142" w:author="Admin" w:date="2019-02-19T02:10:00Z"/>
          <w:sz w:val="20"/>
          <w:szCs w:val="20"/>
          <w:lang w:val="en-US"/>
          <w:rPrChange w:id="9143" w:author="Admin" w:date="2019-02-18T23:54:00Z">
            <w:rPr>
              <w:del w:id="9144" w:author="Admin" w:date="2019-02-19T02:10:00Z"/>
              <w:sz w:val="20"/>
              <w:szCs w:val="20"/>
            </w:rPr>
          </w:rPrChange>
        </w:rPr>
      </w:pPr>
    </w:p>
    <w:p w:rsidR="00A33515" w:rsidDel="002260E7" w:rsidRDefault="001A4D22">
      <w:pPr>
        <w:spacing w:line="303" w:lineRule="auto"/>
        <w:ind w:left="940"/>
        <w:rPr>
          <w:del w:id="9145" w:author="Admin" w:date="2019-02-19T02:10:00Z"/>
          <w:sz w:val="20"/>
          <w:szCs w:val="20"/>
        </w:rPr>
      </w:pPr>
      <w:del w:id="9146" w:author="Admin" w:date="2019-02-19T02:10:00Z">
        <w:r w:rsidDel="002260E7">
          <w:rPr>
            <w:rFonts w:ascii="Arial" w:eastAsia="Arial" w:hAnsi="Arial" w:cs="Arial"/>
            <w:sz w:val="20"/>
            <w:szCs w:val="20"/>
          </w:rPr>
          <w:delText xml:space="preserve">В предположении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1, опишите остатки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трактории которых образуют цикл.</w:delText>
        </w:r>
      </w:del>
    </w:p>
    <w:p w:rsidR="00A33515" w:rsidDel="002260E7" w:rsidRDefault="00A33515">
      <w:pPr>
        <w:spacing w:line="33" w:lineRule="exact"/>
        <w:rPr>
          <w:del w:id="9147" w:author="Admin" w:date="2019-02-19T02:10:00Z"/>
          <w:sz w:val="20"/>
          <w:szCs w:val="20"/>
        </w:rPr>
      </w:pPr>
    </w:p>
    <w:p w:rsidR="00A33515" w:rsidDel="002260E7" w:rsidRDefault="001A4D22">
      <w:pPr>
        <w:numPr>
          <w:ilvl w:val="1"/>
          <w:numId w:val="713"/>
        </w:numPr>
        <w:tabs>
          <w:tab w:val="left" w:pos="940"/>
        </w:tabs>
        <w:ind w:left="940" w:hanging="280"/>
        <w:rPr>
          <w:del w:id="9148" w:author="Admin" w:date="2019-02-19T02:10:00Z"/>
          <w:rFonts w:ascii="Arial" w:eastAsia="Arial" w:hAnsi="Arial" w:cs="Arial"/>
          <w:sz w:val="20"/>
          <w:szCs w:val="20"/>
        </w:rPr>
        <w:pPrChange w:id="9149" w:author="Admin" w:date="2019-02-19T00:19:00Z">
          <w:pPr>
            <w:numPr>
              <w:ilvl w:val="1"/>
              <w:numId w:val="716"/>
            </w:numPr>
            <w:tabs>
              <w:tab w:val="left" w:pos="940"/>
            </w:tabs>
            <w:ind w:left="940" w:hanging="280"/>
          </w:pPr>
        </w:pPrChange>
      </w:pPr>
      <w:del w:id="9150" w:author="Admin" w:date="2019-02-19T02:10:00Z">
        <w:r w:rsidDel="002260E7">
          <w:rPr>
            <w:rFonts w:ascii="Arial" w:eastAsia="Arial" w:hAnsi="Arial" w:cs="Arial"/>
            <w:sz w:val="20"/>
            <w:szCs w:val="20"/>
          </w:rPr>
          <w:delText xml:space="preserve">Постарайтесь описать траекторию остатка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16" w:lineRule="exact"/>
        <w:rPr>
          <w:del w:id="9151" w:author="Admin" w:date="2019-02-19T02:10:00Z"/>
          <w:rFonts w:ascii="Arial" w:eastAsia="Arial" w:hAnsi="Arial" w:cs="Arial"/>
          <w:sz w:val="20"/>
          <w:szCs w:val="20"/>
        </w:rPr>
      </w:pPr>
    </w:p>
    <w:p w:rsidR="00A33515" w:rsidDel="002260E7" w:rsidRDefault="001A4D22">
      <w:pPr>
        <w:numPr>
          <w:ilvl w:val="1"/>
          <w:numId w:val="713"/>
        </w:numPr>
        <w:tabs>
          <w:tab w:val="left" w:pos="940"/>
        </w:tabs>
        <w:spacing w:line="291" w:lineRule="auto"/>
        <w:ind w:left="940" w:hanging="264"/>
        <w:jc w:val="both"/>
        <w:rPr>
          <w:del w:id="9152" w:author="Admin" w:date="2019-02-19T02:10:00Z"/>
          <w:rFonts w:ascii="Arial" w:eastAsia="Arial" w:hAnsi="Arial" w:cs="Arial"/>
          <w:sz w:val="20"/>
          <w:szCs w:val="20"/>
        </w:rPr>
        <w:pPrChange w:id="9153" w:author="Admin" w:date="2019-02-19T00:19:00Z">
          <w:pPr>
            <w:numPr>
              <w:ilvl w:val="1"/>
              <w:numId w:val="716"/>
            </w:numPr>
            <w:tabs>
              <w:tab w:val="left" w:pos="940"/>
            </w:tabs>
            <w:spacing w:line="291" w:lineRule="auto"/>
            <w:ind w:left="940" w:hanging="264"/>
            <w:jc w:val="both"/>
          </w:pPr>
        </w:pPrChange>
      </w:pPr>
      <w:del w:id="9154" w:author="Admin" w:date="2019-02-19T02:10:00Z">
        <w:r w:rsidDel="002260E7">
          <w:rPr>
            <w:rFonts w:ascii="Arial" w:eastAsia="Arial" w:hAnsi="Arial" w:cs="Arial"/>
            <w:sz w:val="20"/>
            <w:szCs w:val="20"/>
          </w:rPr>
          <w:delText xml:space="preserve">Постарайтесь найти те характеристики получающихся диа-грамм Юнга, которые поддаются вычислению в зависимости от </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w:delText>
        </w:r>
      </w:del>
    </w:p>
    <w:p w:rsidR="00A33515" w:rsidDel="002260E7" w:rsidRDefault="00A33515">
      <w:pPr>
        <w:spacing w:line="45" w:lineRule="exact"/>
        <w:rPr>
          <w:del w:id="9155" w:author="Admin" w:date="2019-02-19T02:10:00Z"/>
          <w:rFonts w:ascii="Arial" w:eastAsia="Arial" w:hAnsi="Arial" w:cs="Arial"/>
          <w:sz w:val="20"/>
          <w:szCs w:val="20"/>
        </w:rPr>
      </w:pPr>
    </w:p>
    <w:p w:rsidR="00A33515" w:rsidDel="002260E7" w:rsidRDefault="001A4D22">
      <w:pPr>
        <w:numPr>
          <w:ilvl w:val="1"/>
          <w:numId w:val="713"/>
        </w:numPr>
        <w:tabs>
          <w:tab w:val="left" w:pos="940"/>
        </w:tabs>
        <w:spacing w:line="291" w:lineRule="auto"/>
        <w:ind w:left="940" w:hanging="282"/>
        <w:jc w:val="both"/>
        <w:rPr>
          <w:del w:id="9156" w:author="Admin" w:date="2019-02-19T02:10:00Z"/>
          <w:rFonts w:ascii="Arial" w:eastAsia="Arial" w:hAnsi="Arial" w:cs="Arial"/>
          <w:sz w:val="20"/>
          <w:szCs w:val="20"/>
        </w:rPr>
        <w:pPrChange w:id="9157" w:author="Admin" w:date="2019-02-19T00:19:00Z">
          <w:pPr>
            <w:numPr>
              <w:ilvl w:val="1"/>
              <w:numId w:val="716"/>
            </w:numPr>
            <w:tabs>
              <w:tab w:val="left" w:pos="940"/>
            </w:tabs>
            <w:spacing w:line="291" w:lineRule="auto"/>
            <w:ind w:left="940" w:hanging="282"/>
            <w:jc w:val="both"/>
          </w:pPr>
        </w:pPrChange>
      </w:pPr>
      <w:del w:id="9158" w:author="Admin" w:date="2019-02-19T02:10:00Z">
        <w:r w:rsidDel="002260E7">
          <w:rPr>
            <w:rFonts w:ascii="Arial" w:eastAsia="Arial" w:hAnsi="Arial" w:cs="Arial"/>
            <w:sz w:val="20"/>
            <w:szCs w:val="20"/>
          </w:rPr>
          <w:delText xml:space="preserve">Фиксируйте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и опишите чезаровские средние (по </w:delText>
        </w:r>
        <w:r w:rsidDel="002260E7">
          <w:rPr>
            <w:rFonts w:ascii="Arial" w:eastAsia="Arial" w:hAnsi="Arial" w:cs="Arial"/>
            <w:i/>
            <w:iCs/>
            <w:sz w:val="20"/>
            <w:szCs w:val="20"/>
          </w:rPr>
          <w:delText>n</w:delText>
        </w:r>
        <w:r w:rsidDel="002260E7">
          <w:rPr>
            <w:rFonts w:ascii="Arial" w:eastAsia="Arial" w:hAnsi="Arial" w:cs="Arial"/>
            <w:sz w:val="20"/>
            <w:szCs w:val="20"/>
          </w:rPr>
          <w:delText>) мощ-ностей получающихся классов эквивалентности. Затем попро-буйте брать средние по другой переменной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или </w:delText>
        </w:r>
        <w:r w:rsidDel="002260E7">
          <w:rPr>
            <w:rFonts w:ascii="Arial" w:eastAsia="Arial" w:hAnsi="Arial" w:cs="Arial"/>
            <w:i/>
            <w:iCs/>
            <w:sz w:val="20"/>
            <w:szCs w:val="20"/>
          </w:rPr>
          <w:delText>b</w:delText>
        </w:r>
        <w:r w:rsidDel="002260E7">
          <w:rPr>
            <w:rFonts w:ascii="Arial" w:eastAsia="Arial" w:hAnsi="Arial" w:cs="Arial"/>
            <w:sz w:val="20"/>
            <w:szCs w:val="20"/>
          </w:rPr>
          <w:delText>).</w:delText>
        </w:r>
      </w:del>
    </w:p>
    <w:p w:rsidR="00A33515" w:rsidDel="002260E7" w:rsidRDefault="00A33515">
      <w:pPr>
        <w:spacing w:line="55" w:lineRule="exact"/>
        <w:rPr>
          <w:del w:id="9159" w:author="Admin" w:date="2019-02-19T02:10:00Z"/>
          <w:rFonts w:ascii="Arial" w:eastAsia="Arial" w:hAnsi="Arial" w:cs="Arial"/>
          <w:sz w:val="20"/>
          <w:szCs w:val="20"/>
        </w:rPr>
      </w:pPr>
    </w:p>
    <w:p w:rsidR="00A33515" w:rsidDel="002260E7" w:rsidRDefault="001A4D22">
      <w:pPr>
        <w:numPr>
          <w:ilvl w:val="0"/>
          <w:numId w:val="714"/>
        </w:numPr>
        <w:tabs>
          <w:tab w:val="left" w:pos="500"/>
        </w:tabs>
        <w:ind w:left="500" w:hanging="273"/>
        <w:rPr>
          <w:del w:id="9160" w:author="Admin" w:date="2019-02-19T02:10:00Z"/>
          <w:rFonts w:ascii="Arial" w:eastAsia="Arial" w:hAnsi="Arial" w:cs="Arial"/>
          <w:b/>
          <w:bCs/>
          <w:sz w:val="20"/>
          <w:szCs w:val="20"/>
        </w:rPr>
        <w:pPrChange w:id="9161" w:author="Admin" w:date="2019-02-19T00:19:00Z">
          <w:pPr>
            <w:numPr>
              <w:numId w:val="717"/>
            </w:numPr>
            <w:tabs>
              <w:tab w:val="left" w:pos="500"/>
            </w:tabs>
            <w:ind w:left="500" w:hanging="273"/>
          </w:pPr>
        </w:pPrChange>
      </w:pPr>
      <w:del w:id="9162" w:author="Admin" w:date="2019-02-19T02:10:00Z">
        <w:r w:rsidDel="002260E7">
          <w:rPr>
            <w:rFonts w:ascii="Arial" w:eastAsia="Arial" w:hAnsi="Arial" w:cs="Arial"/>
            <w:sz w:val="20"/>
            <w:szCs w:val="20"/>
          </w:rPr>
          <w:delText xml:space="preserve">Изучите случаи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m</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perscript"/>
          </w:rPr>
          <w:delText>m</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w:delText>
        </w:r>
      </w:del>
    </w:p>
    <w:p w:rsidR="00A33515" w:rsidDel="002260E7" w:rsidRDefault="00A33515">
      <w:pPr>
        <w:spacing w:line="185" w:lineRule="exact"/>
        <w:rPr>
          <w:del w:id="9163" w:author="Admin" w:date="2019-02-19T02:10:00Z"/>
          <w:rFonts w:ascii="Arial" w:eastAsia="Arial" w:hAnsi="Arial" w:cs="Arial"/>
          <w:b/>
          <w:bCs/>
          <w:sz w:val="20"/>
          <w:szCs w:val="20"/>
        </w:rPr>
      </w:pPr>
    </w:p>
    <w:p w:rsidR="00A33515" w:rsidDel="002260E7" w:rsidRDefault="001A4D22">
      <w:pPr>
        <w:numPr>
          <w:ilvl w:val="0"/>
          <w:numId w:val="714"/>
        </w:numPr>
        <w:tabs>
          <w:tab w:val="left" w:pos="500"/>
        </w:tabs>
        <w:spacing w:line="285" w:lineRule="auto"/>
        <w:ind w:left="500" w:hanging="273"/>
        <w:jc w:val="both"/>
        <w:rPr>
          <w:del w:id="9164" w:author="Admin" w:date="2019-02-19T02:10:00Z"/>
          <w:rFonts w:ascii="Arial" w:eastAsia="Arial" w:hAnsi="Arial" w:cs="Arial"/>
          <w:b/>
          <w:bCs/>
          <w:sz w:val="20"/>
          <w:szCs w:val="20"/>
        </w:rPr>
        <w:pPrChange w:id="9165" w:author="Admin" w:date="2019-02-19T00:19:00Z">
          <w:pPr>
            <w:numPr>
              <w:numId w:val="717"/>
            </w:numPr>
            <w:tabs>
              <w:tab w:val="left" w:pos="500"/>
            </w:tabs>
            <w:spacing w:line="285" w:lineRule="auto"/>
            <w:ind w:left="500" w:hanging="273"/>
            <w:jc w:val="both"/>
          </w:pPr>
        </w:pPrChange>
      </w:pPr>
      <w:del w:id="9166" w:author="Admin" w:date="2019-02-19T02:10:00Z">
        <w:r w:rsidDel="002260E7">
          <w:rPr>
            <w:rFonts w:ascii="Arial" w:eastAsia="Arial" w:hAnsi="Arial" w:cs="Arial"/>
            <w:sz w:val="20"/>
            <w:szCs w:val="20"/>
          </w:rPr>
          <w:delText xml:space="preserve">Выясните, для каких полиномиальных функций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искомые числа классов эквивалентности и их размеров поддаются явному вычис-лению, и проведите соответствующее исследование. Например, вы-ясните, какие замены функции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i/>
            <w:iCs/>
            <w:sz w:val="20"/>
            <w:szCs w:val="20"/>
          </w:rPr>
          <w:delText>7!</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приводят к незначительным изменениям ответов.</w:delText>
        </w:r>
      </w:del>
    </w:p>
    <w:p w:rsidR="00A33515" w:rsidDel="002260E7" w:rsidRDefault="00A33515">
      <w:pPr>
        <w:spacing w:line="200" w:lineRule="exact"/>
        <w:rPr>
          <w:del w:id="9167" w:author="Admin" w:date="2019-02-19T02:10:00Z"/>
          <w:sz w:val="20"/>
          <w:szCs w:val="20"/>
        </w:rPr>
      </w:pPr>
    </w:p>
    <w:p w:rsidR="00A33515" w:rsidDel="002260E7" w:rsidRDefault="00A33515">
      <w:pPr>
        <w:spacing w:line="200" w:lineRule="exact"/>
        <w:rPr>
          <w:del w:id="9168" w:author="Admin" w:date="2019-02-19T02:10:00Z"/>
          <w:sz w:val="20"/>
          <w:szCs w:val="20"/>
        </w:rPr>
      </w:pPr>
    </w:p>
    <w:p w:rsidR="00A33515" w:rsidDel="002260E7" w:rsidRDefault="00A33515">
      <w:pPr>
        <w:spacing w:line="257" w:lineRule="exact"/>
        <w:rPr>
          <w:del w:id="9169" w:author="Admin" w:date="2019-02-19T02:10:00Z"/>
          <w:sz w:val="20"/>
          <w:szCs w:val="20"/>
        </w:rPr>
      </w:pPr>
    </w:p>
    <w:p w:rsidR="00A33515" w:rsidDel="002260E7" w:rsidRDefault="001A4D22">
      <w:pPr>
        <w:rPr>
          <w:del w:id="9170" w:author="Admin" w:date="2019-02-19T02:10:00Z"/>
          <w:sz w:val="20"/>
          <w:szCs w:val="20"/>
        </w:rPr>
      </w:pPr>
      <w:del w:id="9171" w:author="Admin" w:date="2019-02-19T02:10:00Z">
        <w:r w:rsidDel="002260E7">
          <w:rPr>
            <w:rFonts w:ascii="Arial" w:eastAsia="Arial" w:hAnsi="Arial" w:cs="Arial"/>
            <w:b/>
            <w:bCs/>
            <w:sz w:val="26"/>
            <w:szCs w:val="26"/>
          </w:rPr>
          <w:delText>Задача 11. ПОЗ–коды</w:delText>
        </w:r>
      </w:del>
    </w:p>
    <w:p w:rsidR="00A33515" w:rsidDel="002260E7" w:rsidRDefault="00A33515">
      <w:pPr>
        <w:spacing w:line="182" w:lineRule="exact"/>
        <w:rPr>
          <w:del w:id="9172" w:author="Admin" w:date="2019-02-19T02:10:00Z"/>
          <w:sz w:val="20"/>
          <w:szCs w:val="20"/>
        </w:rPr>
      </w:pPr>
    </w:p>
    <w:p w:rsidR="00A33515" w:rsidDel="002260E7" w:rsidRDefault="001A4D22">
      <w:pPr>
        <w:ind w:left="3180"/>
        <w:rPr>
          <w:del w:id="9173" w:author="Admin" w:date="2019-02-19T02:10:00Z"/>
          <w:sz w:val="20"/>
          <w:szCs w:val="20"/>
        </w:rPr>
      </w:pPr>
      <w:del w:id="9174" w:author="Admin" w:date="2019-02-19T02:10:00Z">
        <w:r w:rsidDel="002260E7">
          <w:rPr>
            <w:rFonts w:ascii="Arial" w:eastAsia="Arial" w:hAnsi="Arial" w:cs="Arial"/>
            <w:i/>
            <w:iCs/>
            <w:sz w:val="18"/>
            <w:szCs w:val="18"/>
          </w:rPr>
          <w:delText>Сотрите мне память (Н.В. Гоголь. Вий)</w:delText>
        </w:r>
      </w:del>
    </w:p>
    <w:p w:rsidR="00A33515" w:rsidDel="002260E7" w:rsidRDefault="00A33515">
      <w:pPr>
        <w:spacing w:line="61" w:lineRule="exact"/>
        <w:rPr>
          <w:del w:id="9175" w:author="Admin" w:date="2019-02-19T02:10:00Z"/>
          <w:sz w:val="20"/>
          <w:szCs w:val="20"/>
        </w:rPr>
      </w:pPr>
    </w:p>
    <w:p w:rsidR="00A33515" w:rsidDel="002260E7" w:rsidRDefault="001A4D22">
      <w:pPr>
        <w:ind w:left="2180"/>
        <w:rPr>
          <w:del w:id="9176" w:author="Admin" w:date="2019-02-19T02:10:00Z"/>
          <w:sz w:val="20"/>
          <w:szCs w:val="20"/>
        </w:rPr>
      </w:pPr>
      <w:del w:id="9177" w:author="Admin" w:date="2019-02-19T02:10:00Z">
        <w:r w:rsidDel="002260E7">
          <w:rPr>
            <w:rFonts w:ascii="Arial" w:eastAsia="Arial" w:hAnsi="Arial" w:cs="Arial"/>
            <w:i/>
            <w:iCs/>
            <w:sz w:val="18"/>
            <w:szCs w:val="18"/>
          </w:rPr>
          <w:delText>Стереть нельзя исправить (крылатое выражение)</w:delText>
        </w:r>
      </w:del>
    </w:p>
    <w:p w:rsidR="00A33515" w:rsidDel="002260E7" w:rsidRDefault="00A33515">
      <w:pPr>
        <w:spacing w:line="176" w:lineRule="exact"/>
        <w:rPr>
          <w:del w:id="9178" w:author="Admin" w:date="2019-02-19T02:10:00Z"/>
          <w:sz w:val="20"/>
          <w:szCs w:val="20"/>
        </w:rPr>
      </w:pPr>
    </w:p>
    <w:p w:rsidR="00A33515" w:rsidDel="002260E7" w:rsidRDefault="001A4D22">
      <w:pPr>
        <w:spacing w:line="294" w:lineRule="auto"/>
        <w:ind w:firstLine="199"/>
        <w:rPr>
          <w:del w:id="9179" w:author="Admin" w:date="2019-02-19T02:10:00Z"/>
          <w:sz w:val="20"/>
          <w:szCs w:val="20"/>
        </w:rPr>
      </w:pPr>
      <w:del w:id="9180" w:author="Admin" w:date="2019-02-19T02:10:00Z">
        <w:r w:rsidDel="002260E7">
          <w:rPr>
            <w:rFonts w:ascii="Arial" w:eastAsia="Arial" w:hAnsi="Arial" w:cs="Arial"/>
            <w:sz w:val="19"/>
            <w:szCs w:val="19"/>
          </w:rPr>
          <w:delText>Возможно, вам знакома перфокарта — картонка, в которой можно про-бивать отверстия. С помощью перфокарты удобно хранить информацию</w:delText>
        </w:r>
      </w:del>
    </w:p>
    <w:p w:rsidR="00A33515" w:rsidDel="002260E7" w:rsidRDefault="001A4D22">
      <w:pPr>
        <w:numPr>
          <w:ilvl w:val="0"/>
          <w:numId w:val="715"/>
        </w:numPr>
        <w:tabs>
          <w:tab w:val="left" w:pos="183"/>
        </w:tabs>
        <w:spacing w:line="294" w:lineRule="auto"/>
        <w:jc w:val="both"/>
        <w:rPr>
          <w:del w:id="9181" w:author="Admin" w:date="2019-02-19T02:10:00Z"/>
          <w:rFonts w:ascii="Arial" w:eastAsia="Arial" w:hAnsi="Arial" w:cs="Arial"/>
          <w:sz w:val="19"/>
          <w:szCs w:val="19"/>
        </w:rPr>
        <w:pPrChange w:id="9182" w:author="Admin" w:date="2019-02-19T00:19:00Z">
          <w:pPr>
            <w:numPr>
              <w:numId w:val="718"/>
            </w:numPr>
            <w:tabs>
              <w:tab w:val="left" w:pos="183"/>
            </w:tabs>
            <w:spacing w:line="294" w:lineRule="auto"/>
            <w:jc w:val="both"/>
          </w:pPr>
        </w:pPrChange>
      </w:pPr>
      <w:del w:id="9183" w:author="Admin" w:date="2019-02-19T02:10:00Z">
        <w:r w:rsidDel="002260E7">
          <w:rPr>
            <w:rFonts w:ascii="Arial" w:eastAsia="Arial" w:hAnsi="Arial" w:cs="Arial"/>
            <w:sz w:val="19"/>
            <w:szCs w:val="19"/>
          </w:rPr>
          <w:delText xml:space="preserve">машиночитаемом виде: есть отверстие — 1, нет — 0. У перфокарты есть важное свойство: любой 0 легко меняется на 1, но обратная замена крайне затруднена. Память с таким свойством называют </w:delText>
        </w:r>
        <w:r w:rsidDel="002260E7">
          <w:rPr>
            <w:rFonts w:ascii="Arial" w:eastAsia="Arial" w:hAnsi="Arial" w:cs="Arial"/>
            <w:i/>
            <w:iCs/>
            <w:sz w:val="19"/>
            <w:szCs w:val="19"/>
          </w:rPr>
          <w:delText>памятью с од-</w:delText>
        </w:r>
      </w:del>
    </w:p>
    <w:p w:rsidR="00A33515" w:rsidDel="002260E7" w:rsidRDefault="001A4D22">
      <w:pPr>
        <w:rPr>
          <w:del w:id="9184" w:author="Admin" w:date="2019-02-19T02:10:00Z"/>
          <w:rFonts w:ascii="Arial" w:eastAsia="Arial" w:hAnsi="Arial" w:cs="Arial"/>
          <w:sz w:val="19"/>
          <w:szCs w:val="19"/>
        </w:rPr>
      </w:pPr>
      <w:del w:id="9185" w:author="Admin" w:date="2019-02-19T02:10:00Z">
        <w:r w:rsidDel="002260E7">
          <w:rPr>
            <w:rFonts w:ascii="Arial" w:eastAsia="Arial" w:hAnsi="Arial" w:cs="Arial"/>
            <w:i/>
            <w:iCs/>
            <w:sz w:val="19"/>
            <w:szCs w:val="19"/>
          </w:rPr>
          <w:delText>нократной записью (ПОЗ)</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или по-английски</w:delText>
        </w:r>
        <w:r w:rsidDel="002260E7">
          <w:rPr>
            <w:rFonts w:ascii="Arial" w:eastAsia="Arial" w:hAnsi="Arial" w:cs="Arial"/>
            <w:i/>
            <w:iCs/>
            <w:sz w:val="19"/>
            <w:szCs w:val="19"/>
          </w:rPr>
          <w:delText xml:space="preserve"> Write-Once Memory (WOM)</w:delText>
        </w:r>
        <w:r w:rsidDel="002260E7">
          <w:rPr>
            <w:rFonts w:ascii="Arial" w:eastAsia="Arial" w:hAnsi="Arial" w:cs="Arial"/>
            <w:sz w:val="19"/>
            <w:szCs w:val="19"/>
          </w:rPr>
          <w:delText>.</w:delText>
        </w:r>
      </w:del>
    </w:p>
    <w:p w:rsidR="00A33515" w:rsidDel="002260E7" w:rsidRDefault="00A33515">
      <w:pPr>
        <w:spacing w:line="49" w:lineRule="exact"/>
        <w:rPr>
          <w:del w:id="9186" w:author="Admin" w:date="2019-02-19T02:10:00Z"/>
          <w:rFonts w:ascii="Arial" w:eastAsia="Arial" w:hAnsi="Arial" w:cs="Arial"/>
          <w:sz w:val="19"/>
          <w:szCs w:val="19"/>
        </w:rPr>
      </w:pPr>
    </w:p>
    <w:p w:rsidR="00A33515" w:rsidDel="002260E7" w:rsidRDefault="001A4D22">
      <w:pPr>
        <w:rPr>
          <w:del w:id="9187" w:author="Admin" w:date="2019-02-19T02:10:00Z"/>
          <w:rFonts w:ascii="Arial" w:eastAsia="Arial" w:hAnsi="Arial" w:cs="Arial"/>
          <w:sz w:val="19"/>
          <w:szCs w:val="19"/>
        </w:rPr>
      </w:pPr>
      <w:del w:id="9188" w:author="Admin" w:date="2019-02-19T02:10:00Z">
        <w:r w:rsidDel="002260E7">
          <w:rPr>
            <w:rFonts w:ascii="Arial" w:eastAsia="Arial" w:hAnsi="Arial" w:cs="Arial"/>
            <w:sz w:val="20"/>
            <w:szCs w:val="20"/>
          </w:rPr>
          <w:delText xml:space="preserve">Один бит такой памяти называется </w:delText>
        </w:r>
        <w:r w:rsidDel="002260E7">
          <w:rPr>
            <w:rFonts w:ascii="Arial" w:eastAsia="Arial" w:hAnsi="Arial" w:cs="Arial"/>
            <w:i/>
            <w:iCs/>
            <w:sz w:val="20"/>
            <w:szCs w:val="20"/>
          </w:rPr>
          <w:delText>витом</w:delText>
        </w:r>
        <w:r w:rsidDel="002260E7">
          <w:rPr>
            <w:rFonts w:ascii="Arial" w:eastAsia="Arial" w:hAnsi="Arial" w:cs="Arial"/>
            <w:sz w:val="20"/>
            <w:szCs w:val="20"/>
          </w:rPr>
          <w:delText>.</w:delText>
        </w:r>
      </w:del>
    </w:p>
    <w:p w:rsidR="00A33515" w:rsidDel="002260E7" w:rsidRDefault="00A33515">
      <w:pPr>
        <w:spacing w:line="37" w:lineRule="exact"/>
        <w:rPr>
          <w:del w:id="9189" w:author="Admin" w:date="2019-02-19T02:10:00Z"/>
          <w:rFonts w:ascii="Arial" w:eastAsia="Arial" w:hAnsi="Arial" w:cs="Arial"/>
          <w:sz w:val="19"/>
          <w:szCs w:val="19"/>
        </w:rPr>
      </w:pPr>
    </w:p>
    <w:p w:rsidR="00A33515" w:rsidDel="002260E7" w:rsidRDefault="001A4D22">
      <w:pPr>
        <w:spacing w:line="285" w:lineRule="auto"/>
        <w:ind w:firstLine="199"/>
        <w:jc w:val="both"/>
        <w:rPr>
          <w:del w:id="9190" w:author="Admin" w:date="2019-02-19T02:10:00Z"/>
          <w:rFonts w:ascii="Arial" w:eastAsia="Arial" w:hAnsi="Arial" w:cs="Arial"/>
          <w:sz w:val="19"/>
          <w:szCs w:val="19"/>
        </w:rPr>
      </w:pPr>
      <w:del w:id="9191" w:author="Admin" w:date="2019-02-19T02:10:00Z">
        <w:r w:rsidDel="002260E7">
          <w:rPr>
            <w:rFonts w:ascii="Arial" w:eastAsia="Arial" w:hAnsi="Arial" w:cs="Arial"/>
            <w:sz w:val="20"/>
            <w:szCs w:val="20"/>
          </w:rPr>
          <w:delText>Ограничение казалось бы не позволяет такую память перезаписывать несколько раз, но в 1982 году Р.Ривест и А.Шамир в статье «How to Reuse a “Write-Once” Memory» предложили кодировку, позволяющую ценой не-которого увеличения объёма носителя предоставить возможность пере-записи информации.</w:delText>
        </w:r>
      </w:del>
    </w:p>
    <w:p w:rsidR="00A33515" w:rsidDel="002260E7" w:rsidRDefault="00A33515">
      <w:pPr>
        <w:spacing w:line="147" w:lineRule="exact"/>
        <w:rPr>
          <w:del w:id="9192" w:author="Admin" w:date="2019-02-19T02:10:00Z"/>
          <w:rFonts w:ascii="Arial" w:eastAsia="Arial" w:hAnsi="Arial" w:cs="Arial"/>
          <w:sz w:val="19"/>
          <w:szCs w:val="19"/>
        </w:rPr>
      </w:pPr>
    </w:p>
    <w:p w:rsidR="00A33515" w:rsidDel="002260E7" w:rsidRDefault="001A4D22">
      <w:pPr>
        <w:numPr>
          <w:ilvl w:val="1"/>
          <w:numId w:val="715"/>
        </w:numPr>
        <w:tabs>
          <w:tab w:val="left" w:pos="3220"/>
        </w:tabs>
        <w:ind w:left="3220" w:hanging="250"/>
        <w:rPr>
          <w:del w:id="9193" w:author="Admin" w:date="2019-02-19T02:10:00Z"/>
          <w:rFonts w:ascii="Arial" w:eastAsia="Arial" w:hAnsi="Arial" w:cs="Arial"/>
          <w:sz w:val="20"/>
          <w:szCs w:val="20"/>
        </w:rPr>
        <w:pPrChange w:id="9194" w:author="Admin" w:date="2019-02-19T00:19:00Z">
          <w:pPr>
            <w:numPr>
              <w:ilvl w:val="1"/>
              <w:numId w:val="718"/>
            </w:numPr>
            <w:tabs>
              <w:tab w:val="left" w:pos="3220"/>
            </w:tabs>
            <w:ind w:left="3220" w:hanging="250"/>
          </w:pPr>
        </w:pPrChange>
      </w:pPr>
      <w:del w:id="9195" w:author="Admin" w:date="2019-02-19T02:10:00Z">
        <w:r w:rsidDel="002260E7">
          <w:rPr>
            <w:rFonts w:ascii="Arial" w:eastAsia="Arial" w:hAnsi="Arial" w:cs="Arial"/>
            <w:b/>
            <w:bCs/>
            <w:sz w:val="20"/>
            <w:szCs w:val="20"/>
          </w:rPr>
          <w:delText xml:space="preserve">303 </w:delText>
        </w:r>
        <w:r w:rsidDel="002260E7">
          <w:rPr>
            <w:rFonts w:ascii="Arial" w:eastAsia="Arial" w:hAnsi="Arial" w:cs="Arial"/>
            <w:sz w:val="20"/>
            <w:szCs w:val="20"/>
          </w:rPr>
          <w:delText>−</w:delText>
        </w:r>
      </w:del>
    </w:p>
    <w:p w:rsidR="00A33515" w:rsidDel="002260E7" w:rsidRDefault="00A33515">
      <w:pPr>
        <w:rPr>
          <w:del w:id="919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9197" w:author="Admin" w:date="2019-02-19T02:10:00Z"/>
          <w:sz w:val="20"/>
          <w:szCs w:val="20"/>
        </w:rPr>
      </w:pPr>
      <w:bookmarkStart w:id="9198" w:name="page314"/>
      <w:bookmarkEnd w:id="9198"/>
      <w:del w:id="9199" w:author="Admin" w:date="2019-02-19T02:10:00Z">
        <w:r w:rsidDel="002260E7">
          <w:rPr>
            <w:rFonts w:ascii="Arial" w:eastAsia="Arial" w:hAnsi="Arial" w:cs="Arial"/>
            <w:sz w:val="18"/>
            <w:szCs w:val="18"/>
          </w:rPr>
          <w:lastRenderedPageBreak/>
          <w:delText>Турнир юных математиков 2018 года</w:delText>
        </w:r>
      </w:del>
    </w:p>
    <w:p w:rsidR="00A33515" w:rsidDel="002260E7" w:rsidRDefault="00A33515">
      <w:pPr>
        <w:spacing w:line="184" w:lineRule="exact"/>
        <w:rPr>
          <w:del w:id="9200" w:author="Admin" w:date="2019-02-19T02:10:00Z"/>
          <w:sz w:val="20"/>
          <w:szCs w:val="20"/>
        </w:rPr>
      </w:pPr>
    </w:p>
    <w:p w:rsidR="00A33515" w:rsidDel="002260E7" w:rsidRDefault="001A4D22">
      <w:pPr>
        <w:spacing w:line="291" w:lineRule="auto"/>
        <w:ind w:firstLine="199"/>
        <w:jc w:val="both"/>
        <w:rPr>
          <w:del w:id="9201" w:author="Admin" w:date="2019-02-19T02:10:00Z"/>
          <w:sz w:val="20"/>
          <w:szCs w:val="20"/>
        </w:rPr>
      </w:pPr>
      <w:del w:id="9202" w:author="Admin" w:date="2019-02-19T02:10:00Z">
        <w:r w:rsidDel="002260E7">
          <w:rPr>
            <w:rFonts w:ascii="Arial" w:eastAsia="Arial" w:hAnsi="Arial" w:cs="Arial"/>
            <w:sz w:val="20"/>
            <w:szCs w:val="20"/>
          </w:rPr>
          <w:delText>Например, с помощью трёх витов оказывается возможно записать некоторое двухбитовое число, а потом однократно заменить его на дру-гое:</w:delText>
        </w:r>
      </w:del>
    </w:p>
    <w:p w:rsidR="00A33515" w:rsidDel="002260E7" w:rsidRDefault="00A33515">
      <w:pPr>
        <w:spacing w:line="132" w:lineRule="exact"/>
        <w:rPr>
          <w:del w:id="9203" w:author="Admin" w:date="2019-02-19T02:10:00Z"/>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620"/>
        <w:gridCol w:w="2840"/>
        <w:gridCol w:w="2800"/>
      </w:tblGrid>
      <w:tr w:rsidR="00A33515" w:rsidDel="002260E7">
        <w:trPr>
          <w:trHeight w:val="249"/>
          <w:del w:id="9204" w:author="Admin" w:date="2019-02-19T02:10:00Z"/>
        </w:trPr>
        <w:tc>
          <w:tcPr>
            <w:tcW w:w="620" w:type="dxa"/>
            <w:vAlign w:val="bottom"/>
          </w:tcPr>
          <w:p w:rsidR="00A33515" w:rsidDel="002260E7" w:rsidRDefault="001A4D22">
            <w:pPr>
              <w:ind w:right="20"/>
              <w:jc w:val="center"/>
              <w:rPr>
                <w:del w:id="9205" w:author="Admin" w:date="2019-02-19T02:10:00Z"/>
                <w:sz w:val="20"/>
                <w:szCs w:val="20"/>
              </w:rPr>
            </w:pPr>
            <w:del w:id="9206" w:author="Admin" w:date="2019-02-19T02:10:00Z">
              <w:r w:rsidDel="002260E7">
                <w:rPr>
                  <w:rFonts w:ascii="Arial" w:eastAsia="Arial" w:hAnsi="Arial" w:cs="Arial"/>
                  <w:i/>
                  <w:iCs/>
                  <w:w w:val="92"/>
                  <w:sz w:val="20"/>
                  <w:szCs w:val="20"/>
                </w:rPr>
                <w:delText>число</w:delText>
              </w:r>
            </w:del>
          </w:p>
        </w:tc>
        <w:tc>
          <w:tcPr>
            <w:tcW w:w="2840" w:type="dxa"/>
            <w:vAlign w:val="bottom"/>
          </w:tcPr>
          <w:p w:rsidR="00A33515" w:rsidDel="002260E7" w:rsidRDefault="001A4D22">
            <w:pPr>
              <w:jc w:val="center"/>
              <w:rPr>
                <w:del w:id="9207" w:author="Admin" w:date="2019-02-19T02:10:00Z"/>
                <w:sz w:val="20"/>
                <w:szCs w:val="20"/>
              </w:rPr>
            </w:pPr>
            <w:del w:id="9208" w:author="Admin" w:date="2019-02-19T02:10:00Z">
              <w:r w:rsidDel="002260E7">
                <w:rPr>
                  <w:rFonts w:ascii="Arial" w:eastAsia="Arial" w:hAnsi="Arial" w:cs="Arial"/>
                  <w:i/>
                  <w:iCs/>
                  <w:w w:val="93"/>
                  <w:sz w:val="20"/>
                  <w:szCs w:val="20"/>
                </w:rPr>
                <w:delText>кодировка для первой записи</w:delText>
              </w:r>
            </w:del>
          </w:p>
        </w:tc>
        <w:tc>
          <w:tcPr>
            <w:tcW w:w="2800" w:type="dxa"/>
            <w:vAlign w:val="bottom"/>
          </w:tcPr>
          <w:p w:rsidR="00A33515" w:rsidDel="002260E7" w:rsidRDefault="001A4D22">
            <w:pPr>
              <w:ind w:left="60"/>
              <w:jc w:val="center"/>
              <w:rPr>
                <w:del w:id="9209" w:author="Admin" w:date="2019-02-19T02:10:00Z"/>
                <w:sz w:val="20"/>
                <w:szCs w:val="20"/>
              </w:rPr>
            </w:pPr>
            <w:del w:id="9210" w:author="Admin" w:date="2019-02-19T02:10:00Z">
              <w:r w:rsidDel="002260E7">
                <w:rPr>
                  <w:rFonts w:ascii="Arial" w:eastAsia="Arial" w:hAnsi="Arial" w:cs="Arial"/>
                  <w:i/>
                  <w:iCs/>
                  <w:w w:val="93"/>
                  <w:sz w:val="20"/>
                  <w:szCs w:val="20"/>
                </w:rPr>
                <w:delText>кодировка для второй записи</w:delText>
              </w:r>
            </w:del>
          </w:p>
        </w:tc>
      </w:tr>
      <w:tr w:rsidR="00A33515" w:rsidDel="002260E7">
        <w:trPr>
          <w:trHeight w:val="328"/>
          <w:del w:id="9211" w:author="Admin" w:date="2019-02-19T02:10:00Z"/>
        </w:trPr>
        <w:tc>
          <w:tcPr>
            <w:tcW w:w="620" w:type="dxa"/>
            <w:vAlign w:val="bottom"/>
          </w:tcPr>
          <w:p w:rsidR="00A33515" w:rsidDel="002260E7" w:rsidRDefault="001A4D22">
            <w:pPr>
              <w:ind w:right="20"/>
              <w:jc w:val="center"/>
              <w:rPr>
                <w:del w:id="9212" w:author="Admin" w:date="2019-02-19T02:10:00Z"/>
                <w:sz w:val="20"/>
                <w:szCs w:val="20"/>
              </w:rPr>
            </w:pPr>
            <w:del w:id="9213" w:author="Admin" w:date="2019-02-19T02:10:00Z">
              <w:r w:rsidDel="002260E7">
                <w:rPr>
                  <w:rFonts w:ascii="Arial" w:eastAsia="Arial" w:hAnsi="Arial" w:cs="Arial"/>
                  <w:w w:val="98"/>
                  <w:sz w:val="20"/>
                  <w:szCs w:val="20"/>
                </w:rPr>
                <w:delText>00</w:delText>
              </w:r>
            </w:del>
          </w:p>
        </w:tc>
        <w:tc>
          <w:tcPr>
            <w:tcW w:w="2840" w:type="dxa"/>
            <w:vAlign w:val="bottom"/>
          </w:tcPr>
          <w:p w:rsidR="00A33515" w:rsidDel="002260E7" w:rsidRDefault="001A4D22">
            <w:pPr>
              <w:jc w:val="center"/>
              <w:rPr>
                <w:del w:id="9214" w:author="Admin" w:date="2019-02-19T02:10:00Z"/>
                <w:sz w:val="20"/>
                <w:szCs w:val="20"/>
              </w:rPr>
            </w:pPr>
            <w:del w:id="9215" w:author="Admin" w:date="2019-02-19T02:10:00Z">
              <w:r w:rsidDel="002260E7">
                <w:rPr>
                  <w:rFonts w:ascii="Arial" w:eastAsia="Arial" w:hAnsi="Arial" w:cs="Arial"/>
                  <w:w w:val="95"/>
                  <w:sz w:val="20"/>
                  <w:szCs w:val="20"/>
                </w:rPr>
                <w:delText>000</w:delText>
              </w:r>
            </w:del>
          </w:p>
        </w:tc>
        <w:tc>
          <w:tcPr>
            <w:tcW w:w="2800" w:type="dxa"/>
            <w:vAlign w:val="bottom"/>
          </w:tcPr>
          <w:p w:rsidR="00A33515" w:rsidDel="002260E7" w:rsidRDefault="001A4D22">
            <w:pPr>
              <w:ind w:left="60"/>
              <w:jc w:val="center"/>
              <w:rPr>
                <w:del w:id="9216" w:author="Admin" w:date="2019-02-19T02:10:00Z"/>
                <w:sz w:val="20"/>
                <w:szCs w:val="20"/>
              </w:rPr>
            </w:pPr>
            <w:del w:id="9217" w:author="Admin" w:date="2019-02-19T02:10:00Z">
              <w:r w:rsidDel="002260E7">
                <w:rPr>
                  <w:rFonts w:ascii="Arial" w:eastAsia="Arial" w:hAnsi="Arial" w:cs="Arial"/>
                  <w:w w:val="95"/>
                  <w:sz w:val="20"/>
                  <w:szCs w:val="20"/>
                </w:rPr>
                <w:delText>111</w:delText>
              </w:r>
            </w:del>
          </w:p>
        </w:tc>
      </w:tr>
      <w:tr w:rsidR="00A33515" w:rsidDel="002260E7">
        <w:trPr>
          <w:trHeight w:val="328"/>
          <w:del w:id="9218" w:author="Admin" w:date="2019-02-19T02:10:00Z"/>
        </w:trPr>
        <w:tc>
          <w:tcPr>
            <w:tcW w:w="620" w:type="dxa"/>
            <w:vAlign w:val="bottom"/>
          </w:tcPr>
          <w:p w:rsidR="00A33515" w:rsidDel="002260E7" w:rsidRDefault="001A4D22">
            <w:pPr>
              <w:ind w:right="20"/>
              <w:jc w:val="center"/>
              <w:rPr>
                <w:del w:id="9219" w:author="Admin" w:date="2019-02-19T02:10:00Z"/>
                <w:sz w:val="20"/>
                <w:szCs w:val="20"/>
              </w:rPr>
            </w:pPr>
            <w:del w:id="9220" w:author="Admin" w:date="2019-02-19T02:10:00Z">
              <w:r w:rsidDel="002260E7">
                <w:rPr>
                  <w:rFonts w:ascii="Arial" w:eastAsia="Arial" w:hAnsi="Arial" w:cs="Arial"/>
                  <w:w w:val="98"/>
                  <w:sz w:val="20"/>
                  <w:szCs w:val="20"/>
                </w:rPr>
                <w:delText>01</w:delText>
              </w:r>
            </w:del>
          </w:p>
        </w:tc>
        <w:tc>
          <w:tcPr>
            <w:tcW w:w="2840" w:type="dxa"/>
            <w:vAlign w:val="bottom"/>
          </w:tcPr>
          <w:p w:rsidR="00A33515" w:rsidDel="002260E7" w:rsidRDefault="001A4D22">
            <w:pPr>
              <w:jc w:val="center"/>
              <w:rPr>
                <w:del w:id="9221" w:author="Admin" w:date="2019-02-19T02:10:00Z"/>
                <w:sz w:val="20"/>
                <w:szCs w:val="20"/>
              </w:rPr>
            </w:pPr>
            <w:del w:id="9222" w:author="Admin" w:date="2019-02-19T02:10:00Z">
              <w:r w:rsidDel="002260E7">
                <w:rPr>
                  <w:rFonts w:ascii="Arial" w:eastAsia="Arial" w:hAnsi="Arial" w:cs="Arial"/>
                  <w:w w:val="95"/>
                  <w:sz w:val="20"/>
                  <w:szCs w:val="20"/>
                </w:rPr>
                <w:delText>100</w:delText>
              </w:r>
            </w:del>
          </w:p>
        </w:tc>
        <w:tc>
          <w:tcPr>
            <w:tcW w:w="2800" w:type="dxa"/>
            <w:vAlign w:val="bottom"/>
          </w:tcPr>
          <w:p w:rsidR="00A33515" w:rsidDel="002260E7" w:rsidRDefault="001A4D22">
            <w:pPr>
              <w:ind w:left="60"/>
              <w:jc w:val="center"/>
              <w:rPr>
                <w:del w:id="9223" w:author="Admin" w:date="2019-02-19T02:10:00Z"/>
                <w:sz w:val="20"/>
                <w:szCs w:val="20"/>
              </w:rPr>
            </w:pPr>
            <w:del w:id="9224" w:author="Admin" w:date="2019-02-19T02:10:00Z">
              <w:r w:rsidDel="002260E7">
                <w:rPr>
                  <w:rFonts w:ascii="Arial" w:eastAsia="Arial" w:hAnsi="Arial" w:cs="Arial"/>
                  <w:w w:val="95"/>
                  <w:sz w:val="20"/>
                  <w:szCs w:val="20"/>
                </w:rPr>
                <w:delText>011</w:delText>
              </w:r>
            </w:del>
          </w:p>
        </w:tc>
      </w:tr>
      <w:tr w:rsidR="00A33515" w:rsidDel="002260E7">
        <w:trPr>
          <w:trHeight w:val="328"/>
          <w:del w:id="9225" w:author="Admin" w:date="2019-02-19T02:10:00Z"/>
        </w:trPr>
        <w:tc>
          <w:tcPr>
            <w:tcW w:w="620" w:type="dxa"/>
            <w:vAlign w:val="bottom"/>
          </w:tcPr>
          <w:p w:rsidR="00A33515" w:rsidDel="002260E7" w:rsidRDefault="001A4D22">
            <w:pPr>
              <w:ind w:right="20"/>
              <w:jc w:val="center"/>
              <w:rPr>
                <w:del w:id="9226" w:author="Admin" w:date="2019-02-19T02:10:00Z"/>
                <w:sz w:val="20"/>
                <w:szCs w:val="20"/>
              </w:rPr>
            </w:pPr>
            <w:del w:id="9227" w:author="Admin" w:date="2019-02-19T02:10:00Z">
              <w:r w:rsidDel="002260E7">
                <w:rPr>
                  <w:rFonts w:ascii="Arial" w:eastAsia="Arial" w:hAnsi="Arial" w:cs="Arial"/>
                  <w:w w:val="98"/>
                  <w:sz w:val="20"/>
                  <w:szCs w:val="20"/>
                </w:rPr>
                <w:delText>10</w:delText>
              </w:r>
            </w:del>
          </w:p>
        </w:tc>
        <w:tc>
          <w:tcPr>
            <w:tcW w:w="2840" w:type="dxa"/>
            <w:vAlign w:val="bottom"/>
          </w:tcPr>
          <w:p w:rsidR="00A33515" w:rsidDel="002260E7" w:rsidRDefault="001A4D22">
            <w:pPr>
              <w:jc w:val="center"/>
              <w:rPr>
                <w:del w:id="9228" w:author="Admin" w:date="2019-02-19T02:10:00Z"/>
                <w:sz w:val="20"/>
                <w:szCs w:val="20"/>
              </w:rPr>
            </w:pPr>
            <w:del w:id="9229" w:author="Admin" w:date="2019-02-19T02:10:00Z">
              <w:r w:rsidDel="002260E7">
                <w:rPr>
                  <w:rFonts w:ascii="Arial" w:eastAsia="Arial" w:hAnsi="Arial" w:cs="Arial"/>
                  <w:w w:val="95"/>
                  <w:sz w:val="20"/>
                  <w:szCs w:val="20"/>
                </w:rPr>
                <w:delText>010</w:delText>
              </w:r>
            </w:del>
          </w:p>
        </w:tc>
        <w:tc>
          <w:tcPr>
            <w:tcW w:w="2800" w:type="dxa"/>
            <w:vAlign w:val="bottom"/>
          </w:tcPr>
          <w:p w:rsidR="00A33515" w:rsidDel="002260E7" w:rsidRDefault="001A4D22">
            <w:pPr>
              <w:ind w:left="60"/>
              <w:jc w:val="center"/>
              <w:rPr>
                <w:del w:id="9230" w:author="Admin" w:date="2019-02-19T02:10:00Z"/>
                <w:sz w:val="20"/>
                <w:szCs w:val="20"/>
              </w:rPr>
            </w:pPr>
            <w:del w:id="9231" w:author="Admin" w:date="2019-02-19T02:10:00Z">
              <w:r w:rsidDel="002260E7">
                <w:rPr>
                  <w:rFonts w:ascii="Arial" w:eastAsia="Arial" w:hAnsi="Arial" w:cs="Arial"/>
                  <w:w w:val="95"/>
                  <w:sz w:val="20"/>
                  <w:szCs w:val="20"/>
                </w:rPr>
                <w:delText>101</w:delText>
              </w:r>
            </w:del>
          </w:p>
        </w:tc>
      </w:tr>
      <w:tr w:rsidR="00A33515" w:rsidDel="002260E7">
        <w:trPr>
          <w:trHeight w:val="328"/>
          <w:del w:id="9232" w:author="Admin" w:date="2019-02-19T02:10:00Z"/>
        </w:trPr>
        <w:tc>
          <w:tcPr>
            <w:tcW w:w="620" w:type="dxa"/>
            <w:vAlign w:val="bottom"/>
          </w:tcPr>
          <w:p w:rsidR="00A33515" w:rsidDel="002260E7" w:rsidRDefault="001A4D22">
            <w:pPr>
              <w:ind w:right="20"/>
              <w:jc w:val="center"/>
              <w:rPr>
                <w:del w:id="9233" w:author="Admin" w:date="2019-02-19T02:10:00Z"/>
                <w:sz w:val="20"/>
                <w:szCs w:val="20"/>
              </w:rPr>
            </w:pPr>
            <w:del w:id="9234" w:author="Admin" w:date="2019-02-19T02:10:00Z">
              <w:r w:rsidDel="002260E7">
                <w:rPr>
                  <w:rFonts w:ascii="Arial" w:eastAsia="Arial" w:hAnsi="Arial" w:cs="Arial"/>
                  <w:w w:val="98"/>
                  <w:sz w:val="20"/>
                  <w:szCs w:val="20"/>
                </w:rPr>
                <w:delText>11</w:delText>
              </w:r>
            </w:del>
          </w:p>
        </w:tc>
        <w:tc>
          <w:tcPr>
            <w:tcW w:w="2840" w:type="dxa"/>
            <w:vAlign w:val="bottom"/>
          </w:tcPr>
          <w:p w:rsidR="00A33515" w:rsidDel="002260E7" w:rsidRDefault="001A4D22">
            <w:pPr>
              <w:jc w:val="center"/>
              <w:rPr>
                <w:del w:id="9235" w:author="Admin" w:date="2019-02-19T02:10:00Z"/>
                <w:sz w:val="20"/>
                <w:szCs w:val="20"/>
              </w:rPr>
            </w:pPr>
            <w:del w:id="9236" w:author="Admin" w:date="2019-02-19T02:10:00Z">
              <w:r w:rsidDel="002260E7">
                <w:rPr>
                  <w:rFonts w:ascii="Arial" w:eastAsia="Arial" w:hAnsi="Arial" w:cs="Arial"/>
                  <w:w w:val="95"/>
                  <w:sz w:val="20"/>
                  <w:szCs w:val="20"/>
                </w:rPr>
                <w:delText>001</w:delText>
              </w:r>
            </w:del>
          </w:p>
        </w:tc>
        <w:tc>
          <w:tcPr>
            <w:tcW w:w="2800" w:type="dxa"/>
            <w:vAlign w:val="bottom"/>
          </w:tcPr>
          <w:p w:rsidR="00A33515" w:rsidDel="002260E7" w:rsidRDefault="001A4D22">
            <w:pPr>
              <w:ind w:left="60"/>
              <w:jc w:val="center"/>
              <w:rPr>
                <w:del w:id="9237" w:author="Admin" w:date="2019-02-19T02:10:00Z"/>
                <w:sz w:val="20"/>
                <w:szCs w:val="20"/>
              </w:rPr>
            </w:pPr>
            <w:del w:id="9238" w:author="Admin" w:date="2019-02-19T02:10:00Z">
              <w:r w:rsidDel="002260E7">
                <w:rPr>
                  <w:rFonts w:ascii="Arial" w:eastAsia="Arial" w:hAnsi="Arial" w:cs="Arial"/>
                  <w:w w:val="95"/>
                  <w:sz w:val="20"/>
                  <w:szCs w:val="20"/>
                </w:rPr>
                <w:delText>110</w:delText>
              </w:r>
            </w:del>
          </w:p>
        </w:tc>
      </w:tr>
    </w:tbl>
    <w:p w:rsidR="00A33515" w:rsidDel="002260E7" w:rsidRDefault="00A33515">
      <w:pPr>
        <w:spacing w:line="148" w:lineRule="exact"/>
        <w:rPr>
          <w:del w:id="9239" w:author="Admin" w:date="2019-02-19T02:10:00Z"/>
          <w:sz w:val="20"/>
          <w:szCs w:val="20"/>
        </w:rPr>
      </w:pPr>
    </w:p>
    <w:p w:rsidR="00A33515" w:rsidDel="002260E7" w:rsidRDefault="001A4D22">
      <w:pPr>
        <w:spacing w:line="279" w:lineRule="auto"/>
        <w:rPr>
          <w:del w:id="9240" w:author="Admin" w:date="2019-02-19T02:10:00Z"/>
          <w:sz w:val="20"/>
          <w:szCs w:val="20"/>
        </w:rPr>
      </w:pPr>
      <w:del w:id="9241" w:author="Admin" w:date="2019-02-19T02:10:00Z">
        <w:r w:rsidDel="002260E7">
          <w:rPr>
            <w:rFonts w:ascii="Arial" w:eastAsia="Arial" w:hAnsi="Arial" w:cs="Arial"/>
            <w:sz w:val="20"/>
            <w:szCs w:val="20"/>
          </w:rPr>
          <w:delText>Допустим, можно сперва записать 10, используя код 010, а потом запи-сать число 01 на его место, заменив третий вит на 1 и получив код 011.</w:delText>
        </w:r>
      </w:del>
    </w:p>
    <w:p w:rsidR="00A33515" w:rsidDel="002260E7" w:rsidRDefault="00A33515">
      <w:pPr>
        <w:spacing w:line="1" w:lineRule="exact"/>
        <w:rPr>
          <w:del w:id="9242" w:author="Admin" w:date="2019-02-19T02:10:00Z"/>
          <w:sz w:val="20"/>
          <w:szCs w:val="20"/>
        </w:rPr>
      </w:pPr>
    </w:p>
    <w:p w:rsidR="00A33515" w:rsidDel="002260E7" w:rsidRDefault="001A4D22">
      <w:pPr>
        <w:ind w:left="200"/>
        <w:rPr>
          <w:del w:id="9243" w:author="Admin" w:date="2019-02-19T02:10:00Z"/>
          <w:sz w:val="20"/>
          <w:szCs w:val="20"/>
        </w:rPr>
      </w:pPr>
      <w:del w:id="9244" w:author="Admin" w:date="2019-02-19T02:10:00Z">
        <w:r w:rsidDel="002260E7">
          <w:rPr>
            <w:rFonts w:ascii="Arial" w:eastAsia="Arial" w:hAnsi="Arial" w:cs="Arial"/>
            <w:sz w:val="19"/>
            <w:szCs w:val="19"/>
          </w:rPr>
          <w:delText>Недавно эта область исследований получила второе дыхание в связи</w:delText>
        </w:r>
      </w:del>
    </w:p>
    <w:p w:rsidR="00A33515" w:rsidDel="002260E7" w:rsidRDefault="00A33515">
      <w:pPr>
        <w:spacing w:line="49" w:lineRule="exact"/>
        <w:rPr>
          <w:del w:id="9245" w:author="Admin" w:date="2019-02-19T02:10:00Z"/>
          <w:sz w:val="20"/>
          <w:szCs w:val="20"/>
        </w:rPr>
      </w:pPr>
    </w:p>
    <w:p w:rsidR="00A33515" w:rsidDel="002260E7" w:rsidRDefault="001A4D22">
      <w:pPr>
        <w:numPr>
          <w:ilvl w:val="0"/>
          <w:numId w:val="716"/>
        </w:numPr>
        <w:tabs>
          <w:tab w:val="left" w:pos="151"/>
        </w:tabs>
        <w:spacing w:line="332" w:lineRule="auto"/>
        <w:jc w:val="both"/>
        <w:rPr>
          <w:del w:id="9246" w:author="Admin" w:date="2019-02-19T02:10:00Z"/>
          <w:rFonts w:ascii="Arial" w:eastAsia="Arial" w:hAnsi="Arial" w:cs="Arial"/>
          <w:sz w:val="19"/>
          <w:szCs w:val="19"/>
        </w:rPr>
        <w:pPrChange w:id="9247" w:author="Admin" w:date="2019-02-19T00:19:00Z">
          <w:pPr>
            <w:numPr>
              <w:numId w:val="719"/>
            </w:numPr>
            <w:tabs>
              <w:tab w:val="left" w:pos="151"/>
            </w:tabs>
            <w:spacing w:line="332" w:lineRule="auto"/>
            <w:jc w:val="both"/>
          </w:pPr>
        </w:pPrChange>
      </w:pPr>
      <w:del w:id="9248" w:author="Admin" w:date="2019-02-19T02:10:00Z">
        <w:r w:rsidDel="002260E7">
          <w:rPr>
            <w:rFonts w:ascii="Arial" w:eastAsia="Arial" w:hAnsi="Arial" w:cs="Arial"/>
            <w:sz w:val="19"/>
            <w:szCs w:val="19"/>
          </w:rPr>
          <w:delText>распространением флэш-памяти (обладающей очень похожими свой-ствами). Ниже мы предлагаем вам задачи, связанные с данной областью:</w:delText>
        </w:r>
      </w:del>
    </w:p>
    <w:p w:rsidR="00A33515" w:rsidDel="002260E7" w:rsidRDefault="00A33515">
      <w:pPr>
        <w:spacing w:line="130" w:lineRule="exact"/>
        <w:rPr>
          <w:del w:id="9249" w:author="Admin" w:date="2019-02-19T02:10:00Z"/>
          <w:rFonts w:ascii="Arial" w:eastAsia="Arial" w:hAnsi="Arial" w:cs="Arial"/>
          <w:sz w:val="19"/>
          <w:szCs w:val="19"/>
        </w:rPr>
      </w:pPr>
    </w:p>
    <w:p w:rsidR="00A33515" w:rsidDel="002260E7" w:rsidRDefault="001A4D22">
      <w:pPr>
        <w:numPr>
          <w:ilvl w:val="1"/>
          <w:numId w:val="716"/>
        </w:numPr>
        <w:tabs>
          <w:tab w:val="left" w:pos="500"/>
        </w:tabs>
        <w:spacing w:line="299" w:lineRule="auto"/>
        <w:ind w:left="500" w:hanging="273"/>
        <w:jc w:val="both"/>
        <w:rPr>
          <w:del w:id="9250" w:author="Admin" w:date="2019-02-19T02:10:00Z"/>
          <w:rFonts w:ascii="Arial" w:eastAsia="Arial" w:hAnsi="Arial" w:cs="Arial"/>
          <w:b/>
          <w:bCs/>
          <w:sz w:val="19"/>
          <w:szCs w:val="19"/>
        </w:rPr>
        <w:pPrChange w:id="9251" w:author="Admin" w:date="2019-02-19T00:19:00Z">
          <w:pPr>
            <w:numPr>
              <w:ilvl w:val="1"/>
              <w:numId w:val="719"/>
            </w:numPr>
            <w:tabs>
              <w:tab w:val="left" w:pos="500"/>
            </w:tabs>
            <w:spacing w:line="299" w:lineRule="auto"/>
            <w:ind w:left="500" w:hanging="273"/>
            <w:jc w:val="both"/>
          </w:pPr>
        </w:pPrChange>
      </w:pPr>
      <w:del w:id="9252" w:author="Admin" w:date="2019-02-19T02:10:00Z">
        <w:r w:rsidDel="002260E7">
          <w:rPr>
            <w:rFonts w:ascii="Arial" w:eastAsia="Arial" w:hAnsi="Arial" w:cs="Arial"/>
            <w:sz w:val="19"/>
            <w:szCs w:val="19"/>
          </w:rPr>
          <w:delText xml:space="preserve">Представим себе проездной билет, стоимость которого (целое чис-ло от 0 до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1) запоминается с помощью </w:delText>
        </w:r>
        <w:r w:rsidDel="002260E7">
          <w:rPr>
            <w:rFonts w:ascii="Arial" w:eastAsia="Arial" w:hAnsi="Arial" w:cs="Arial"/>
            <w:i/>
            <w:iCs/>
            <w:sz w:val="19"/>
            <w:szCs w:val="19"/>
          </w:rPr>
          <w:delText>k</w:delText>
        </w:r>
        <w:r w:rsidDel="002260E7">
          <w:rPr>
            <w:rFonts w:ascii="Arial" w:eastAsia="Arial" w:hAnsi="Arial" w:cs="Arial"/>
            <w:sz w:val="19"/>
            <w:szCs w:val="19"/>
          </w:rPr>
          <w:delText xml:space="preserve"> витов — скажем, компо-стируется при покупке. Предложите кодировку, позволяющую ис-ключить увеличивающее стоимость изменение витов (докомпости-рование билета) после покупки. Приведите по возможности точные верхние и нижние оценки на число </w:delText>
        </w:r>
        <w:r w:rsidDel="002260E7">
          <w:rPr>
            <w:rFonts w:ascii="Arial" w:eastAsia="Arial" w:hAnsi="Arial" w:cs="Arial"/>
            <w:i/>
            <w:iCs/>
            <w:sz w:val="19"/>
            <w:szCs w:val="19"/>
          </w:rPr>
          <w:delText>k</w:delText>
        </w:r>
        <w:r w:rsidDel="002260E7">
          <w:rPr>
            <w:rFonts w:ascii="Arial" w:eastAsia="Arial" w:hAnsi="Arial" w:cs="Arial"/>
            <w:sz w:val="19"/>
            <w:szCs w:val="19"/>
          </w:rPr>
          <w:delText xml:space="preserve"> для вашей кодировки. Также предложите теоретические верхние и нижние оценки на количе-ство витов в кодировках с такими свойствами.</w:delText>
        </w:r>
      </w:del>
    </w:p>
    <w:p w:rsidR="00A33515" w:rsidDel="002260E7" w:rsidRDefault="00A33515">
      <w:pPr>
        <w:spacing w:line="124" w:lineRule="exact"/>
        <w:rPr>
          <w:del w:id="9253" w:author="Admin" w:date="2019-02-19T02:10:00Z"/>
          <w:rFonts w:ascii="Arial" w:eastAsia="Arial" w:hAnsi="Arial" w:cs="Arial"/>
          <w:b/>
          <w:bCs/>
          <w:sz w:val="19"/>
          <w:szCs w:val="19"/>
        </w:rPr>
      </w:pPr>
    </w:p>
    <w:p w:rsidR="00A33515" w:rsidDel="002260E7" w:rsidRDefault="001A4D22">
      <w:pPr>
        <w:numPr>
          <w:ilvl w:val="1"/>
          <w:numId w:val="716"/>
        </w:numPr>
        <w:tabs>
          <w:tab w:val="left" w:pos="500"/>
        </w:tabs>
        <w:spacing w:line="284" w:lineRule="auto"/>
        <w:ind w:left="500" w:hanging="273"/>
        <w:jc w:val="both"/>
        <w:rPr>
          <w:del w:id="9254" w:author="Admin" w:date="2019-02-19T02:10:00Z"/>
          <w:rFonts w:ascii="Arial" w:eastAsia="Arial" w:hAnsi="Arial" w:cs="Arial"/>
          <w:b/>
          <w:bCs/>
          <w:sz w:val="20"/>
          <w:szCs w:val="20"/>
        </w:rPr>
        <w:pPrChange w:id="9255" w:author="Admin" w:date="2019-02-19T00:19:00Z">
          <w:pPr>
            <w:numPr>
              <w:ilvl w:val="1"/>
              <w:numId w:val="719"/>
            </w:numPr>
            <w:tabs>
              <w:tab w:val="left" w:pos="500"/>
            </w:tabs>
            <w:spacing w:line="284" w:lineRule="auto"/>
            <w:ind w:left="500" w:hanging="273"/>
            <w:jc w:val="both"/>
          </w:pPr>
        </w:pPrChange>
      </w:pPr>
      <w:del w:id="9256" w:author="Admin" w:date="2019-02-19T02:10:00Z">
        <w:r w:rsidDel="002260E7">
          <w:rPr>
            <w:rFonts w:ascii="Arial" w:eastAsia="Arial" w:hAnsi="Arial" w:cs="Arial"/>
            <w:sz w:val="20"/>
            <w:szCs w:val="20"/>
          </w:rPr>
          <w:delText>В условиях п.1 предложите кодировку, исключающую любое изме-нение стоимости после покупки. Иными словами, кодировку, в ко-торой любые дополнительные изменения витов делают код любого числа некорректным (не соответствующим никакому числу). Также приведите оценки для предложенной кодировки и теоретические оценки.</w:delText>
        </w:r>
      </w:del>
    </w:p>
    <w:p w:rsidR="00A33515" w:rsidDel="002260E7" w:rsidRDefault="00A33515">
      <w:pPr>
        <w:spacing w:line="133" w:lineRule="exact"/>
        <w:rPr>
          <w:del w:id="9257" w:author="Admin" w:date="2019-02-19T02:10:00Z"/>
          <w:rFonts w:ascii="Arial" w:eastAsia="Arial" w:hAnsi="Arial" w:cs="Arial"/>
          <w:b/>
          <w:bCs/>
          <w:sz w:val="20"/>
          <w:szCs w:val="20"/>
        </w:rPr>
      </w:pPr>
    </w:p>
    <w:p w:rsidR="00A33515" w:rsidDel="002260E7" w:rsidRDefault="001A4D22">
      <w:pPr>
        <w:numPr>
          <w:ilvl w:val="1"/>
          <w:numId w:val="716"/>
        </w:numPr>
        <w:tabs>
          <w:tab w:val="left" w:pos="500"/>
        </w:tabs>
        <w:spacing w:line="299" w:lineRule="auto"/>
        <w:ind w:left="500" w:hanging="273"/>
        <w:jc w:val="both"/>
        <w:rPr>
          <w:del w:id="9258" w:author="Admin" w:date="2019-02-19T02:10:00Z"/>
          <w:rFonts w:ascii="Arial" w:eastAsia="Arial" w:hAnsi="Arial" w:cs="Arial"/>
          <w:b/>
          <w:bCs/>
          <w:sz w:val="19"/>
          <w:szCs w:val="19"/>
        </w:rPr>
        <w:pPrChange w:id="9259" w:author="Admin" w:date="2019-02-19T00:19:00Z">
          <w:pPr>
            <w:numPr>
              <w:ilvl w:val="1"/>
              <w:numId w:val="719"/>
            </w:numPr>
            <w:tabs>
              <w:tab w:val="left" w:pos="500"/>
            </w:tabs>
            <w:spacing w:line="299" w:lineRule="auto"/>
            <w:ind w:left="500" w:hanging="273"/>
            <w:jc w:val="both"/>
          </w:pPr>
        </w:pPrChange>
      </w:pPr>
      <w:del w:id="9260" w:author="Admin" w:date="2019-02-19T02:10:00Z">
        <w:r w:rsidDel="002260E7">
          <w:rPr>
            <w:rFonts w:ascii="Arial" w:eastAsia="Arial" w:hAnsi="Arial" w:cs="Arial"/>
            <w:sz w:val="19"/>
            <w:szCs w:val="19"/>
          </w:rPr>
          <w:delText>Представим себе проездной билет, в котором используется ПОЗ для хранения числа поездок. После каждой поездки число уменьшает-ся на 1, пока не достигнет нуля. Предложите кодировку, позволя-ющую хранить эту информацию по возможности максимально эф-фективно по памяти. Дайте как теоретические, так и достигаемые вашей кодировкой верхние и нижние оценки необходимого коли-чества витов. Убедитесь, что предложенный вами код не позволяет увеличить количество поездок в процессе перезаписи значений.</w:delText>
        </w:r>
      </w:del>
    </w:p>
    <w:p w:rsidR="00A33515" w:rsidDel="002260E7" w:rsidRDefault="00A33515">
      <w:pPr>
        <w:rPr>
          <w:del w:id="9261"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301" w:lineRule="exact"/>
        <w:rPr>
          <w:del w:id="9262" w:author="Admin" w:date="2019-02-19T02:10:00Z"/>
          <w:sz w:val="20"/>
          <w:szCs w:val="20"/>
        </w:rPr>
      </w:pPr>
    </w:p>
    <w:p w:rsidR="00A33515" w:rsidDel="002260E7" w:rsidRDefault="001A4D22">
      <w:pPr>
        <w:ind w:right="-19"/>
        <w:jc w:val="center"/>
        <w:rPr>
          <w:del w:id="9263" w:author="Admin" w:date="2019-02-19T02:10:00Z"/>
          <w:sz w:val="20"/>
          <w:szCs w:val="20"/>
        </w:rPr>
      </w:pPr>
      <w:del w:id="9264"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304</w:delText>
        </w:r>
        <w:r w:rsidDel="002260E7">
          <w:rPr>
            <w:rFonts w:ascii="Arial" w:eastAsia="Arial" w:hAnsi="Arial" w:cs="Arial"/>
            <w:sz w:val="20"/>
            <w:szCs w:val="20"/>
          </w:rPr>
          <w:delText xml:space="preserve"> −</w:delText>
        </w:r>
      </w:del>
    </w:p>
    <w:p w:rsidR="00A33515" w:rsidDel="002260E7" w:rsidRDefault="00A33515">
      <w:pPr>
        <w:rPr>
          <w:del w:id="9265"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9266" w:author="Admin" w:date="2019-02-19T02:10:00Z"/>
          <w:sz w:val="20"/>
          <w:szCs w:val="20"/>
        </w:rPr>
      </w:pPr>
      <w:bookmarkStart w:id="9267" w:name="page315"/>
      <w:bookmarkEnd w:id="9267"/>
      <w:del w:id="9268"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9269" w:author="Admin" w:date="2019-02-19T02:10:00Z"/>
          <w:sz w:val="20"/>
          <w:szCs w:val="20"/>
        </w:rPr>
      </w:pPr>
    </w:p>
    <w:p w:rsidR="00A33515" w:rsidDel="002260E7" w:rsidRDefault="001A4D22">
      <w:pPr>
        <w:numPr>
          <w:ilvl w:val="0"/>
          <w:numId w:val="717"/>
        </w:numPr>
        <w:tabs>
          <w:tab w:val="left" w:pos="500"/>
        </w:tabs>
        <w:spacing w:line="285" w:lineRule="auto"/>
        <w:ind w:left="500" w:hanging="273"/>
        <w:jc w:val="both"/>
        <w:rPr>
          <w:del w:id="9270" w:author="Admin" w:date="2019-02-19T02:10:00Z"/>
          <w:rFonts w:ascii="Arial" w:eastAsia="Arial" w:hAnsi="Arial" w:cs="Arial"/>
          <w:b/>
          <w:bCs/>
          <w:sz w:val="20"/>
          <w:szCs w:val="20"/>
        </w:rPr>
        <w:pPrChange w:id="9271" w:author="Admin" w:date="2019-02-19T00:19:00Z">
          <w:pPr>
            <w:numPr>
              <w:numId w:val="720"/>
            </w:numPr>
            <w:tabs>
              <w:tab w:val="left" w:pos="500"/>
            </w:tabs>
            <w:spacing w:line="285" w:lineRule="auto"/>
            <w:ind w:left="500" w:hanging="273"/>
            <w:jc w:val="both"/>
          </w:pPr>
        </w:pPrChange>
      </w:pPr>
      <w:del w:id="9272" w:author="Admin" w:date="2019-02-19T02:10:00Z">
        <w:r w:rsidDel="002260E7">
          <w:rPr>
            <w:rFonts w:ascii="Arial" w:eastAsia="Arial" w:hAnsi="Arial" w:cs="Arial"/>
            <w:sz w:val="20"/>
            <w:szCs w:val="20"/>
          </w:rPr>
          <w:delText>Пусть в ПОЗ хранится не число поездок, а оплаченная стоимость в рублях, при этом при поездке со счёта снимается либо 40, либо 45 рублей (в зависимости, например, от вида транспорта). Возможно ли с учётом этого ограничения сделать кодировку более эффектив-ной по памяти и улучшить оценки из п.3?</w:delText>
        </w:r>
      </w:del>
    </w:p>
    <w:p w:rsidR="00A33515" w:rsidDel="002260E7" w:rsidRDefault="00A33515">
      <w:pPr>
        <w:spacing w:line="132" w:lineRule="exact"/>
        <w:rPr>
          <w:del w:id="9273" w:author="Admin" w:date="2019-02-19T02:10:00Z"/>
          <w:rFonts w:ascii="Arial" w:eastAsia="Arial" w:hAnsi="Arial" w:cs="Arial"/>
          <w:b/>
          <w:bCs/>
          <w:sz w:val="20"/>
          <w:szCs w:val="20"/>
        </w:rPr>
      </w:pPr>
    </w:p>
    <w:p w:rsidR="00A33515" w:rsidDel="002260E7" w:rsidRDefault="001A4D22">
      <w:pPr>
        <w:numPr>
          <w:ilvl w:val="0"/>
          <w:numId w:val="717"/>
        </w:numPr>
        <w:tabs>
          <w:tab w:val="left" w:pos="500"/>
        </w:tabs>
        <w:spacing w:line="303" w:lineRule="auto"/>
        <w:ind w:left="500" w:hanging="273"/>
        <w:rPr>
          <w:del w:id="9274" w:author="Admin" w:date="2019-02-19T02:10:00Z"/>
          <w:rFonts w:ascii="Arial" w:eastAsia="Arial" w:hAnsi="Arial" w:cs="Arial"/>
          <w:b/>
          <w:bCs/>
          <w:sz w:val="20"/>
          <w:szCs w:val="20"/>
        </w:rPr>
        <w:pPrChange w:id="9275" w:author="Admin" w:date="2019-02-19T00:19:00Z">
          <w:pPr>
            <w:numPr>
              <w:numId w:val="720"/>
            </w:numPr>
            <w:tabs>
              <w:tab w:val="left" w:pos="500"/>
            </w:tabs>
            <w:spacing w:line="303" w:lineRule="auto"/>
            <w:ind w:left="500" w:hanging="273"/>
          </w:pPr>
        </w:pPrChange>
      </w:pPr>
      <w:del w:id="9276" w:author="Admin" w:date="2019-02-19T02:10:00Z">
        <w:r w:rsidDel="002260E7">
          <w:rPr>
            <w:rFonts w:ascii="Arial" w:eastAsia="Arial" w:hAnsi="Arial" w:cs="Arial"/>
            <w:sz w:val="20"/>
            <w:szCs w:val="20"/>
          </w:rPr>
          <w:delText>Обобщите результат из п.4 на случай произвольного набора стои-мостей поездки.</w:delText>
        </w:r>
      </w:del>
    </w:p>
    <w:p w:rsidR="00A33515" w:rsidDel="002260E7" w:rsidRDefault="00A33515">
      <w:pPr>
        <w:spacing w:line="114" w:lineRule="exact"/>
        <w:rPr>
          <w:del w:id="9277" w:author="Admin" w:date="2019-02-19T02:10:00Z"/>
          <w:rFonts w:ascii="Arial" w:eastAsia="Arial" w:hAnsi="Arial" w:cs="Arial"/>
          <w:b/>
          <w:bCs/>
          <w:sz w:val="20"/>
          <w:szCs w:val="20"/>
        </w:rPr>
      </w:pPr>
    </w:p>
    <w:p w:rsidR="00A33515" w:rsidDel="002260E7" w:rsidRDefault="001A4D22">
      <w:pPr>
        <w:numPr>
          <w:ilvl w:val="0"/>
          <w:numId w:val="717"/>
        </w:numPr>
        <w:tabs>
          <w:tab w:val="left" w:pos="500"/>
        </w:tabs>
        <w:spacing w:line="283" w:lineRule="auto"/>
        <w:ind w:left="500" w:hanging="273"/>
        <w:jc w:val="both"/>
        <w:rPr>
          <w:del w:id="9278" w:author="Admin" w:date="2019-02-19T02:10:00Z"/>
          <w:rFonts w:ascii="Arial" w:eastAsia="Arial" w:hAnsi="Arial" w:cs="Arial"/>
          <w:b/>
          <w:bCs/>
          <w:sz w:val="19"/>
          <w:szCs w:val="19"/>
        </w:rPr>
        <w:pPrChange w:id="9279" w:author="Admin" w:date="2019-02-19T00:19:00Z">
          <w:pPr>
            <w:numPr>
              <w:numId w:val="720"/>
            </w:numPr>
            <w:tabs>
              <w:tab w:val="left" w:pos="500"/>
            </w:tabs>
            <w:spacing w:line="283" w:lineRule="auto"/>
            <w:ind w:left="500" w:hanging="273"/>
            <w:jc w:val="both"/>
          </w:pPr>
        </w:pPrChange>
      </w:pPr>
      <w:del w:id="9280" w:author="Admin" w:date="2019-02-19T02:10:00Z">
        <w:r w:rsidDel="002260E7">
          <w:rPr>
            <w:rFonts w:ascii="Arial" w:eastAsia="Arial" w:hAnsi="Arial" w:cs="Arial"/>
            <w:sz w:val="19"/>
            <w:szCs w:val="19"/>
          </w:rPr>
          <w:delText>Рассмотрим ситуацию, когда мы записываем события на длинную ленту. Скажем, речь может идти о показаниях скорости — увеличи-лась ли она на 1 от предыдущего наблюдения, уменьшилась ли на 1 или осталась прежней. Сравнительно легко иметь дело с ситуа-циями, когда каждое следующее событие имеет ровно 2</w:delText>
        </w:r>
        <w:r w:rsidDel="002260E7">
          <w:rPr>
            <w:rFonts w:ascii="Arial" w:eastAsia="Arial" w:hAnsi="Arial" w:cs="Arial"/>
            <w:i/>
            <w:iCs/>
            <w:sz w:val="26"/>
            <w:szCs w:val="26"/>
            <w:vertAlign w:val="superscript"/>
          </w:rPr>
          <w:delText>k</w:delText>
        </w:r>
        <w:r w:rsidDel="002260E7">
          <w:rPr>
            <w:rFonts w:ascii="Arial" w:eastAsia="Arial" w:hAnsi="Arial" w:cs="Arial"/>
            <w:sz w:val="19"/>
            <w:szCs w:val="19"/>
          </w:rPr>
          <w:delText xml:space="preserve"> значений</w:delText>
        </w:r>
      </w:del>
    </w:p>
    <w:p w:rsidR="00A33515" w:rsidDel="002260E7" w:rsidRDefault="00A33515">
      <w:pPr>
        <w:spacing w:line="1" w:lineRule="exact"/>
        <w:rPr>
          <w:del w:id="9281" w:author="Admin" w:date="2019-02-19T02:10:00Z"/>
          <w:rFonts w:ascii="Arial" w:eastAsia="Arial" w:hAnsi="Arial" w:cs="Arial"/>
          <w:b/>
          <w:bCs/>
          <w:sz w:val="19"/>
          <w:szCs w:val="19"/>
        </w:rPr>
      </w:pPr>
    </w:p>
    <w:p w:rsidR="00A33515" w:rsidDel="002260E7" w:rsidRDefault="001A4D22">
      <w:pPr>
        <w:spacing w:line="274" w:lineRule="auto"/>
        <w:ind w:left="500"/>
        <w:jc w:val="both"/>
        <w:rPr>
          <w:del w:id="9282" w:author="Admin" w:date="2019-02-19T02:10:00Z"/>
          <w:rFonts w:ascii="Arial" w:eastAsia="Arial" w:hAnsi="Arial" w:cs="Arial"/>
          <w:b/>
          <w:bCs/>
          <w:sz w:val="19"/>
          <w:szCs w:val="19"/>
        </w:rPr>
      </w:pPr>
      <w:del w:id="9283" w:author="Admin" w:date="2019-02-19T02:10:00Z">
        <w:r w:rsidDel="002260E7">
          <w:rPr>
            <w:rFonts w:ascii="Arial" w:eastAsia="Arial" w:hAnsi="Arial" w:cs="Arial"/>
            <w:sz w:val="20"/>
            <w:szCs w:val="20"/>
          </w:rPr>
          <w:delText xml:space="preserve">— тогда мы про каждое событие будем дописывать к ленте ровно </w:delText>
        </w:r>
        <w:r w:rsidDel="002260E7">
          <w:rPr>
            <w:rFonts w:ascii="Arial" w:eastAsia="Arial" w:hAnsi="Arial" w:cs="Arial"/>
            <w:i/>
            <w:iCs/>
            <w:sz w:val="20"/>
            <w:szCs w:val="20"/>
          </w:rPr>
          <w:delText xml:space="preserve">k </w:delText>
        </w:r>
        <w:r w:rsidDel="002260E7">
          <w:rPr>
            <w:rFonts w:ascii="Arial" w:eastAsia="Arial" w:hAnsi="Arial" w:cs="Arial"/>
            <w:sz w:val="20"/>
            <w:szCs w:val="20"/>
          </w:rPr>
          <w:delText>витов и сразу переходить к следующему.</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Однако,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можете ли вы</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предложить более эффективную по памяти кодировку в той ситуа-ции, когда количество вариантов, например, равно 3? Естественно, вы можете, помимо добавления новых витов, исправлять какие-то из предыдущих.</w:delText>
        </w:r>
      </w:del>
    </w:p>
    <w:p w:rsidR="00A33515" w:rsidDel="002260E7" w:rsidRDefault="00A33515">
      <w:pPr>
        <w:spacing w:line="144" w:lineRule="exact"/>
        <w:rPr>
          <w:del w:id="9284" w:author="Admin" w:date="2019-02-19T02:10:00Z"/>
          <w:rFonts w:ascii="Arial" w:eastAsia="Arial" w:hAnsi="Arial" w:cs="Arial"/>
          <w:b/>
          <w:bCs/>
          <w:sz w:val="19"/>
          <w:szCs w:val="19"/>
        </w:rPr>
      </w:pPr>
    </w:p>
    <w:p w:rsidR="00A33515" w:rsidDel="002260E7" w:rsidRDefault="001A4D22">
      <w:pPr>
        <w:numPr>
          <w:ilvl w:val="0"/>
          <w:numId w:val="717"/>
        </w:numPr>
        <w:tabs>
          <w:tab w:val="left" w:pos="500"/>
        </w:tabs>
        <w:spacing w:line="303" w:lineRule="auto"/>
        <w:ind w:left="500" w:hanging="262"/>
        <w:rPr>
          <w:del w:id="9285" w:author="Admin" w:date="2019-02-19T02:10:00Z"/>
          <w:rFonts w:ascii="Arial" w:eastAsia="Arial" w:hAnsi="Arial" w:cs="Arial"/>
          <w:b/>
          <w:bCs/>
          <w:sz w:val="20"/>
          <w:szCs w:val="20"/>
        </w:rPr>
        <w:pPrChange w:id="9286" w:author="Admin" w:date="2019-02-19T00:19:00Z">
          <w:pPr>
            <w:numPr>
              <w:numId w:val="720"/>
            </w:numPr>
            <w:tabs>
              <w:tab w:val="left" w:pos="500"/>
            </w:tabs>
            <w:spacing w:line="303" w:lineRule="auto"/>
            <w:ind w:left="500" w:hanging="262"/>
          </w:pPr>
        </w:pPrChange>
      </w:pPr>
      <w:del w:id="9287" w:author="Admin" w:date="2019-02-19T02:10:00Z">
        <w:r w:rsidDel="002260E7">
          <w:rPr>
            <w:rFonts w:ascii="Arial" w:eastAsia="Arial" w:hAnsi="Arial" w:cs="Arial"/>
            <w:sz w:val="20"/>
            <w:szCs w:val="20"/>
          </w:rPr>
          <w:delText>Рассмотрите п.6 для произвольного количества вариантов значе-ний, добавляемых на каждом шаге.</w:delText>
        </w:r>
      </w:del>
    </w:p>
    <w:p w:rsidR="00A33515" w:rsidDel="002260E7" w:rsidRDefault="00A33515">
      <w:pPr>
        <w:spacing w:line="114" w:lineRule="exact"/>
        <w:rPr>
          <w:del w:id="9288" w:author="Admin" w:date="2019-02-19T02:10:00Z"/>
          <w:rFonts w:ascii="Arial" w:eastAsia="Arial" w:hAnsi="Arial" w:cs="Arial"/>
          <w:b/>
          <w:bCs/>
          <w:sz w:val="20"/>
          <w:szCs w:val="20"/>
        </w:rPr>
      </w:pPr>
    </w:p>
    <w:p w:rsidR="00A33515" w:rsidDel="002260E7" w:rsidRDefault="001A4D22">
      <w:pPr>
        <w:numPr>
          <w:ilvl w:val="0"/>
          <w:numId w:val="717"/>
        </w:numPr>
        <w:tabs>
          <w:tab w:val="left" w:pos="500"/>
        </w:tabs>
        <w:spacing w:line="287" w:lineRule="auto"/>
        <w:ind w:left="500" w:hanging="273"/>
        <w:jc w:val="both"/>
        <w:rPr>
          <w:del w:id="9289" w:author="Admin" w:date="2019-02-19T02:10:00Z"/>
          <w:rFonts w:ascii="Arial" w:eastAsia="Arial" w:hAnsi="Arial" w:cs="Arial"/>
          <w:b/>
          <w:bCs/>
          <w:sz w:val="20"/>
          <w:szCs w:val="20"/>
        </w:rPr>
        <w:pPrChange w:id="9290" w:author="Admin" w:date="2019-02-19T00:19:00Z">
          <w:pPr>
            <w:numPr>
              <w:numId w:val="720"/>
            </w:numPr>
            <w:tabs>
              <w:tab w:val="left" w:pos="500"/>
            </w:tabs>
            <w:spacing w:line="287" w:lineRule="auto"/>
            <w:ind w:left="500" w:hanging="273"/>
            <w:jc w:val="both"/>
          </w:pPr>
        </w:pPrChange>
      </w:pPr>
      <w:del w:id="9291" w:author="Admin" w:date="2019-02-19T02:10:00Z">
        <w:r w:rsidDel="002260E7">
          <w:rPr>
            <w:rFonts w:ascii="Arial" w:eastAsia="Arial" w:hAnsi="Arial" w:cs="Arial"/>
            <w:sz w:val="20"/>
            <w:szCs w:val="20"/>
          </w:rPr>
          <w:delText>Предложите какие-нибудь свои аналогичные задачи и кодировки, подходящие для их решения. Этот пункт также подходит для изло-жения кодировок, придуманных вами в процессе решения задачи, но не подошедших под условия.</w:delText>
        </w:r>
      </w:del>
    </w:p>
    <w:p w:rsidR="00A33515" w:rsidDel="002260E7" w:rsidRDefault="00A33515">
      <w:pPr>
        <w:spacing w:line="200" w:lineRule="exact"/>
        <w:rPr>
          <w:del w:id="9292" w:author="Admin" w:date="2019-02-19T02:10:00Z"/>
          <w:sz w:val="20"/>
          <w:szCs w:val="20"/>
        </w:rPr>
      </w:pPr>
    </w:p>
    <w:p w:rsidR="00A33515" w:rsidDel="002260E7" w:rsidRDefault="00A33515">
      <w:pPr>
        <w:spacing w:line="292" w:lineRule="exact"/>
        <w:rPr>
          <w:del w:id="9293" w:author="Admin" w:date="2019-02-19T02:10:00Z"/>
          <w:sz w:val="20"/>
          <w:szCs w:val="20"/>
        </w:rPr>
      </w:pPr>
    </w:p>
    <w:p w:rsidR="00A33515" w:rsidDel="002260E7" w:rsidRDefault="001A4D22">
      <w:pPr>
        <w:rPr>
          <w:del w:id="9294" w:author="Admin" w:date="2019-02-19T02:10:00Z"/>
          <w:sz w:val="20"/>
          <w:szCs w:val="20"/>
        </w:rPr>
      </w:pPr>
      <w:del w:id="9295" w:author="Admin" w:date="2019-02-19T02:10:00Z">
        <w:r w:rsidDel="002260E7">
          <w:rPr>
            <w:rFonts w:ascii="Arial" w:eastAsia="Arial" w:hAnsi="Arial" w:cs="Arial"/>
            <w:b/>
            <w:bCs/>
            <w:sz w:val="36"/>
            <w:szCs w:val="36"/>
          </w:rPr>
          <w:delText>Задачи 2017 года</w:delText>
        </w:r>
      </w:del>
    </w:p>
    <w:p w:rsidR="00A33515" w:rsidDel="002260E7" w:rsidRDefault="00A33515">
      <w:pPr>
        <w:spacing w:line="206" w:lineRule="exact"/>
        <w:rPr>
          <w:del w:id="9296" w:author="Admin" w:date="2019-02-19T02:10:00Z"/>
          <w:sz w:val="20"/>
          <w:szCs w:val="20"/>
        </w:rPr>
      </w:pPr>
    </w:p>
    <w:p w:rsidR="00A33515" w:rsidDel="002260E7" w:rsidRDefault="001A4D22">
      <w:pPr>
        <w:rPr>
          <w:del w:id="9297" w:author="Admin" w:date="2019-02-19T02:10:00Z"/>
          <w:sz w:val="20"/>
          <w:szCs w:val="20"/>
        </w:rPr>
      </w:pPr>
      <w:del w:id="9298" w:author="Admin" w:date="2019-02-19T02:10:00Z">
        <w:r w:rsidDel="002260E7">
          <w:rPr>
            <w:rFonts w:ascii="Arial" w:eastAsia="Arial" w:hAnsi="Arial" w:cs="Arial"/>
            <w:b/>
            <w:bCs/>
            <w:sz w:val="26"/>
            <w:szCs w:val="26"/>
          </w:rPr>
          <w:delText>Задача 1. Уйдём на Север</w:delText>
        </w:r>
      </w:del>
    </w:p>
    <w:p w:rsidR="00A33515" w:rsidDel="002260E7" w:rsidRDefault="00A33515">
      <w:pPr>
        <w:spacing w:line="178" w:lineRule="exact"/>
        <w:rPr>
          <w:del w:id="9299" w:author="Admin" w:date="2019-02-19T02:10:00Z"/>
          <w:sz w:val="20"/>
          <w:szCs w:val="20"/>
        </w:rPr>
      </w:pPr>
    </w:p>
    <w:p w:rsidR="00A33515" w:rsidDel="002260E7" w:rsidRDefault="001A4D22">
      <w:pPr>
        <w:spacing w:line="287" w:lineRule="auto"/>
        <w:ind w:firstLine="199"/>
        <w:jc w:val="both"/>
        <w:rPr>
          <w:del w:id="9300" w:author="Admin" w:date="2019-02-19T02:10:00Z"/>
          <w:sz w:val="20"/>
          <w:szCs w:val="20"/>
        </w:rPr>
      </w:pPr>
      <w:del w:id="9301" w:author="Admin" w:date="2019-02-19T02:10:00Z">
        <w:r w:rsidDel="002260E7">
          <w:rPr>
            <w:rFonts w:ascii="Arial" w:eastAsia="Arial" w:hAnsi="Arial" w:cs="Arial"/>
            <w:sz w:val="20"/>
            <w:szCs w:val="20"/>
          </w:rPr>
          <w:delText>Снежная Королева возвращается обратно на Север и собирает чемо-даны. За то время, что она провела вне дома, она накопила множество льдинок самой разной формы и хочет их все взять с собой. Помогите Снежной Королеве быстрее собрать вещи.</w:delText>
        </w:r>
      </w:del>
    </w:p>
    <w:p w:rsidR="00A33515" w:rsidDel="002260E7" w:rsidRDefault="00A33515">
      <w:pPr>
        <w:spacing w:line="170" w:lineRule="exact"/>
        <w:rPr>
          <w:del w:id="9302" w:author="Admin" w:date="2019-02-19T02:10:00Z"/>
          <w:sz w:val="20"/>
          <w:szCs w:val="20"/>
        </w:rPr>
      </w:pPr>
    </w:p>
    <w:p w:rsidR="00A33515" w:rsidDel="002260E7" w:rsidRDefault="001A4D22">
      <w:pPr>
        <w:numPr>
          <w:ilvl w:val="0"/>
          <w:numId w:val="718"/>
        </w:numPr>
        <w:tabs>
          <w:tab w:val="left" w:pos="500"/>
        </w:tabs>
        <w:spacing w:line="303" w:lineRule="auto"/>
        <w:ind w:left="500" w:hanging="273"/>
        <w:jc w:val="both"/>
        <w:rPr>
          <w:del w:id="9303" w:author="Admin" w:date="2019-02-19T02:10:00Z"/>
          <w:rFonts w:ascii="Arial" w:eastAsia="Arial" w:hAnsi="Arial" w:cs="Arial"/>
          <w:b/>
          <w:bCs/>
          <w:sz w:val="20"/>
          <w:szCs w:val="20"/>
        </w:rPr>
        <w:pPrChange w:id="9304" w:author="Admin" w:date="2019-02-19T00:19:00Z">
          <w:pPr>
            <w:numPr>
              <w:numId w:val="721"/>
            </w:numPr>
            <w:tabs>
              <w:tab w:val="left" w:pos="500"/>
            </w:tabs>
            <w:spacing w:line="303" w:lineRule="auto"/>
            <w:ind w:left="500" w:hanging="273"/>
            <w:jc w:val="both"/>
          </w:pPr>
        </w:pPrChange>
      </w:pPr>
      <w:del w:id="9305" w:author="Admin" w:date="2019-02-19T02:10:00Z">
        <w:r w:rsidDel="002260E7">
          <w:rPr>
            <w:rFonts w:ascii="Arial" w:eastAsia="Arial" w:hAnsi="Arial" w:cs="Arial"/>
            <w:sz w:val="20"/>
            <w:szCs w:val="20"/>
          </w:rPr>
          <w:delText>У Снежной Королевы есть стеллаж с плоскими квадратными чемо-данами и множество льдинок треугольной формы, которыми она</w:delText>
        </w:r>
      </w:del>
    </w:p>
    <w:p w:rsidR="00A33515" w:rsidDel="002260E7" w:rsidRDefault="00A33515">
      <w:pPr>
        <w:rPr>
          <w:del w:id="930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27" w:lineRule="exact"/>
        <w:rPr>
          <w:del w:id="9307" w:author="Admin" w:date="2019-02-19T02:10:00Z"/>
          <w:sz w:val="20"/>
          <w:szCs w:val="20"/>
        </w:rPr>
      </w:pPr>
    </w:p>
    <w:p w:rsidR="00A33515" w:rsidDel="002260E7" w:rsidRDefault="001A4D22">
      <w:pPr>
        <w:ind w:right="-19"/>
        <w:jc w:val="center"/>
        <w:rPr>
          <w:del w:id="9308" w:author="Admin" w:date="2019-02-19T02:10:00Z"/>
          <w:sz w:val="20"/>
          <w:szCs w:val="20"/>
        </w:rPr>
      </w:pPr>
      <w:del w:id="9309"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305</w:delText>
        </w:r>
        <w:r w:rsidDel="002260E7">
          <w:rPr>
            <w:rFonts w:ascii="Arial" w:eastAsia="Arial" w:hAnsi="Arial" w:cs="Arial"/>
            <w:sz w:val="20"/>
            <w:szCs w:val="20"/>
          </w:rPr>
          <w:delText xml:space="preserve"> −</w:delText>
        </w:r>
      </w:del>
    </w:p>
    <w:p w:rsidR="00A33515" w:rsidDel="002260E7" w:rsidRDefault="00A33515">
      <w:pPr>
        <w:rPr>
          <w:del w:id="9310"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9311" w:author="Admin" w:date="2019-02-19T02:10:00Z"/>
          <w:sz w:val="20"/>
          <w:szCs w:val="20"/>
        </w:rPr>
      </w:pPr>
      <w:bookmarkStart w:id="9312" w:name="page316"/>
      <w:bookmarkEnd w:id="9312"/>
      <w:del w:id="9313" w:author="Admin" w:date="2019-02-19T02:10:00Z">
        <w:r w:rsidDel="002260E7">
          <w:rPr>
            <w:rFonts w:ascii="Arial" w:eastAsia="Arial" w:hAnsi="Arial" w:cs="Arial"/>
            <w:sz w:val="18"/>
            <w:szCs w:val="18"/>
          </w:rPr>
          <w:lastRenderedPageBreak/>
          <w:delText>Турнир юных математиков 2017 года</w:delText>
        </w:r>
      </w:del>
    </w:p>
    <w:p w:rsidR="00A33515" w:rsidDel="002260E7" w:rsidRDefault="00A33515">
      <w:pPr>
        <w:spacing w:line="384" w:lineRule="exact"/>
        <w:rPr>
          <w:del w:id="9314" w:author="Admin" w:date="2019-02-19T02:10:00Z"/>
          <w:sz w:val="20"/>
          <w:szCs w:val="20"/>
        </w:rPr>
      </w:pPr>
    </w:p>
    <w:p w:rsidR="00A33515" w:rsidDel="002260E7" w:rsidRDefault="001A4D22">
      <w:pPr>
        <w:spacing w:line="284" w:lineRule="auto"/>
        <w:ind w:left="500"/>
        <w:jc w:val="both"/>
        <w:rPr>
          <w:del w:id="9315" w:author="Admin" w:date="2019-02-19T02:10:00Z"/>
          <w:sz w:val="20"/>
          <w:szCs w:val="20"/>
        </w:rPr>
      </w:pPr>
      <w:del w:id="9316" w:author="Admin" w:date="2019-02-19T02:10:00Z">
        <w:r w:rsidDel="002260E7">
          <w:rPr>
            <w:rFonts w:ascii="Arial" w:eastAsia="Arial" w:hAnsi="Arial" w:cs="Arial"/>
            <w:sz w:val="20"/>
            <w:szCs w:val="20"/>
          </w:rPr>
          <w:delText xml:space="preserve">дорожит. Какова наименьшая сторона плоского квадратного чемо-дана, в которую поместятся одновременно две плоские льдинки в форме равнобедренных прямоугольных треугольников с длинами катетов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sz w:val="20"/>
            <w:szCs w:val="20"/>
          </w:rPr>
          <w:delText>, соответственно? А две льдинки в форме равносто-ронних треугольников? В плоские чемоданы льдинки укладывают-ся только в один слой.</w:delText>
        </w:r>
      </w:del>
    </w:p>
    <w:p w:rsidR="00A33515" w:rsidDel="002260E7" w:rsidRDefault="001A4D22">
      <w:pPr>
        <w:spacing w:line="20" w:lineRule="exact"/>
        <w:rPr>
          <w:del w:id="9317" w:author="Admin" w:date="2019-02-19T02:10:00Z"/>
          <w:sz w:val="20"/>
          <w:szCs w:val="20"/>
        </w:rPr>
      </w:pPr>
      <w:del w:id="9318" w:author="Admin" w:date="2019-02-19T02:10:00Z">
        <w:r w:rsidDel="002260E7">
          <w:rPr>
            <w:noProof/>
            <w:sz w:val="20"/>
            <w:szCs w:val="20"/>
          </w:rPr>
          <w:drawing>
            <wp:anchor distT="0" distB="0" distL="114300" distR="114300" simplePos="0" relativeHeight="251904000" behindDoc="1" locked="0" layoutInCell="0" allowOverlap="1" wp14:anchorId="2042F22F" wp14:editId="4351AB66">
              <wp:simplePos x="0" y="0"/>
              <wp:positionH relativeFrom="column">
                <wp:posOffset>1890395</wp:posOffset>
              </wp:positionH>
              <wp:positionV relativeFrom="paragraph">
                <wp:posOffset>85090</wp:posOffset>
              </wp:positionV>
              <wp:extent cx="524510" cy="524510"/>
              <wp:effectExtent l="0" t="0" r="0" b="0"/>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35">
                        <a:extLst/>
                      </a:blip>
                      <a:srcRect/>
                      <a:stretch>
                        <a:fillRect/>
                      </a:stretch>
                    </pic:blipFill>
                    <pic:spPr bwMode="auto">
                      <a:xfrm>
                        <a:off x="0" y="0"/>
                        <a:ext cx="524510" cy="524510"/>
                      </a:xfrm>
                      <a:prstGeom prst="rect">
                        <a:avLst/>
                      </a:prstGeom>
                      <a:noFill/>
                    </pic:spPr>
                  </pic:pic>
                </a:graphicData>
              </a:graphic>
            </wp:anchor>
          </w:drawing>
        </w:r>
      </w:del>
    </w:p>
    <w:p w:rsidR="00A33515" w:rsidDel="002260E7" w:rsidRDefault="00A33515">
      <w:pPr>
        <w:spacing w:line="200" w:lineRule="exact"/>
        <w:rPr>
          <w:del w:id="9319" w:author="Admin" w:date="2019-02-19T02:10:00Z"/>
          <w:sz w:val="20"/>
          <w:szCs w:val="20"/>
        </w:rPr>
      </w:pPr>
    </w:p>
    <w:p w:rsidR="00A33515" w:rsidDel="002260E7" w:rsidRDefault="00A33515">
      <w:pPr>
        <w:spacing w:line="200" w:lineRule="exact"/>
        <w:rPr>
          <w:del w:id="9320" w:author="Admin" w:date="2019-02-19T02:10:00Z"/>
          <w:sz w:val="20"/>
          <w:szCs w:val="20"/>
        </w:rPr>
      </w:pPr>
    </w:p>
    <w:p w:rsidR="00A33515" w:rsidDel="002260E7" w:rsidRDefault="00A33515">
      <w:pPr>
        <w:spacing w:line="200" w:lineRule="exact"/>
        <w:rPr>
          <w:del w:id="9321" w:author="Admin" w:date="2019-02-19T02:10:00Z"/>
          <w:sz w:val="20"/>
          <w:szCs w:val="20"/>
        </w:rPr>
      </w:pPr>
    </w:p>
    <w:p w:rsidR="00A33515" w:rsidDel="002260E7" w:rsidRDefault="00A33515">
      <w:pPr>
        <w:spacing w:line="200" w:lineRule="exact"/>
        <w:rPr>
          <w:del w:id="9322" w:author="Admin" w:date="2019-02-19T02:10:00Z"/>
          <w:sz w:val="20"/>
          <w:szCs w:val="20"/>
        </w:rPr>
      </w:pPr>
    </w:p>
    <w:p w:rsidR="00A33515" w:rsidDel="002260E7" w:rsidRDefault="00A33515">
      <w:pPr>
        <w:spacing w:line="200" w:lineRule="exact"/>
        <w:rPr>
          <w:del w:id="9323" w:author="Admin" w:date="2019-02-19T02:10:00Z"/>
          <w:sz w:val="20"/>
          <w:szCs w:val="20"/>
        </w:rPr>
      </w:pPr>
    </w:p>
    <w:p w:rsidR="00A33515" w:rsidDel="002260E7" w:rsidRDefault="00A33515">
      <w:pPr>
        <w:spacing w:line="294" w:lineRule="exact"/>
        <w:rPr>
          <w:del w:id="9324" w:author="Admin" w:date="2019-02-19T02:10:00Z"/>
          <w:sz w:val="20"/>
          <w:szCs w:val="20"/>
        </w:rPr>
      </w:pPr>
    </w:p>
    <w:p w:rsidR="00A33515" w:rsidDel="002260E7" w:rsidRDefault="001A4D22">
      <w:pPr>
        <w:spacing w:line="273" w:lineRule="auto"/>
        <w:ind w:left="660" w:hanging="656"/>
        <w:rPr>
          <w:del w:id="9325" w:author="Admin" w:date="2019-02-19T02:10:00Z"/>
          <w:sz w:val="20"/>
          <w:szCs w:val="20"/>
        </w:rPr>
      </w:pPr>
      <w:del w:id="9326" w:author="Admin" w:date="2019-02-19T02:10:00Z">
        <w:r w:rsidDel="002260E7">
          <w:rPr>
            <w:rFonts w:ascii="Arial" w:eastAsia="Arial" w:hAnsi="Arial" w:cs="Arial"/>
            <w:sz w:val="20"/>
            <w:szCs w:val="20"/>
          </w:rPr>
          <w:delText>Рис. 1: Две треугольные льдинки в не самом подходящем плоском квад-ратном чемодане</w:delText>
        </w:r>
      </w:del>
    </w:p>
    <w:p w:rsidR="00A33515" w:rsidDel="002260E7" w:rsidRDefault="00A33515">
      <w:pPr>
        <w:spacing w:line="368" w:lineRule="exact"/>
        <w:rPr>
          <w:del w:id="9327" w:author="Admin" w:date="2019-02-19T02:10:00Z"/>
          <w:sz w:val="20"/>
          <w:szCs w:val="20"/>
        </w:rPr>
      </w:pPr>
    </w:p>
    <w:p w:rsidR="00A33515" w:rsidDel="002260E7" w:rsidRDefault="001A4D22">
      <w:pPr>
        <w:numPr>
          <w:ilvl w:val="0"/>
          <w:numId w:val="719"/>
        </w:numPr>
        <w:tabs>
          <w:tab w:val="left" w:pos="500"/>
        </w:tabs>
        <w:spacing w:line="291" w:lineRule="auto"/>
        <w:ind w:left="500" w:hanging="273"/>
        <w:jc w:val="both"/>
        <w:rPr>
          <w:del w:id="9328" w:author="Admin" w:date="2019-02-19T02:10:00Z"/>
          <w:rFonts w:ascii="Arial" w:eastAsia="Arial" w:hAnsi="Arial" w:cs="Arial"/>
          <w:b/>
          <w:bCs/>
          <w:sz w:val="20"/>
          <w:szCs w:val="20"/>
        </w:rPr>
        <w:pPrChange w:id="9329" w:author="Admin" w:date="2019-02-19T00:19:00Z">
          <w:pPr>
            <w:numPr>
              <w:numId w:val="722"/>
            </w:numPr>
            <w:tabs>
              <w:tab w:val="left" w:pos="500"/>
            </w:tabs>
            <w:spacing w:line="291" w:lineRule="auto"/>
            <w:ind w:left="500" w:hanging="273"/>
            <w:jc w:val="both"/>
          </w:pPr>
        </w:pPrChange>
      </w:pPr>
      <w:del w:id="9330" w:author="Admin" w:date="2019-02-19T02:10:00Z">
        <w:r w:rsidDel="002260E7">
          <w:rPr>
            <w:rFonts w:ascii="Arial" w:eastAsia="Arial" w:hAnsi="Arial" w:cs="Arial"/>
            <w:sz w:val="20"/>
            <w:szCs w:val="20"/>
          </w:rPr>
          <w:delText xml:space="preserve">Настала очередь прозрачных картин изо льда. В какой плоский че-модан квадратной формы поместятся две ледяные квадратные кар-тины со сторонами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sz w:val="20"/>
            <w:szCs w:val="20"/>
          </w:rPr>
          <w:delText>, соответственно?</w:delText>
        </w:r>
      </w:del>
    </w:p>
    <w:p w:rsidR="00A33515" w:rsidDel="002260E7" w:rsidRDefault="00A33515">
      <w:pPr>
        <w:spacing w:line="98" w:lineRule="exact"/>
        <w:rPr>
          <w:del w:id="9331" w:author="Admin" w:date="2019-02-19T02:10:00Z"/>
          <w:rFonts w:ascii="Arial" w:eastAsia="Arial" w:hAnsi="Arial" w:cs="Arial"/>
          <w:b/>
          <w:bCs/>
          <w:sz w:val="20"/>
          <w:szCs w:val="20"/>
        </w:rPr>
      </w:pPr>
    </w:p>
    <w:p w:rsidR="00A33515" w:rsidDel="002260E7" w:rsidRDefault="001A4D22">
      <w:pPr>
        <w:numPr>
          <w:ilvl w:val="0"/>
          <w:numId w:val="719"/>
        </w:numPr>
        <w:tabs>
          <w:tab w:val="left" w:pos="500"/>
        </w:tabs>
        <w:spacing w:line="284" w:lineRule="auto"/>
        <w:ind w:left="500" w:hanging="273"/>
        <w:jc w:val="both"/>
        <w:rPr>
          <w:del w:id="9332" w:author="Admin" w:date="2019-02-19T02:10:00Z"/>
          <w:rFonts w:ascii="Arial" w:eastAsia="Arial" w:hAnsi="Arial" w:cs="Arial"/>
          <w:b/>
          <w:bCs/>
          <w:sz w:val="20"/>
          <w:szCs w:val="20"/>
        </w:rPr>
        <w:pPrChange w:id="9333" w:author="Admin" w:date="2019-02-19T00:19:00Z">
          <w:pPr>
            <w:numPr>
              <w:numId w:val="722"/>
            </w:numPr>
            <w:tabs>
              <w:tab w:val="left" w:pos="500"/>
            </w:tabs>
            <w:spacing w:line="284" w:lineRule="auto"/>
            <w:ind w:left="500" w:hanging="273"/>
            <w:jc w:val="both"/>
          </w:pPr>
        </w:pPrChange>
      </w:pPr>
      <w:del w:id="9334" w:author="Admin" w:date="2019-02-19T02:10:00Z">
        <w:r w:rsidDel="002260E7">
          <w:rPr>
            <w:rFonts w:ascii="Arial" w:eastAsia="Arial" w:hAnsi="Arial" w:cs="Arial"/>
            <w:sz w:val="20"/>
            <w:szCs w:val="20"/>
          </w:rPr>
          <w:delText>Стеллаж с квадратными чемоданами опустел. Но в ящике комода обнаружились чемоданы самых разных форм. Первыми на глаза попалась стопка с несчётным числом плоских прямоугольных че-моданов. Как выглядят прямоугольные чемоданы c наименьшей площадm., в которые можно поместить льдинки уже рассмотрен-ных форм?</w:delText>
        </w:r>
      </w:del>
    </w:p>
    <w:p w:rsidR="00A33515" w:rsidDel="002260E7" w:rsidRDefault="00A33515">
      <w:pPr>
        <w:spacing w:line="105" w:lineRule="exact"/>
        <w:rPr>
          <w:del w:id="9335" w:author="Admin" w:date="2019-02-19T02:10:00Z"/>
          <w:rFonts w:ascii="Arial" w:eastAsia="Arial" w:hAnsi="Arial" w:cs="Arial"/>
          <w:b/>
          <w:bCs/>
          <w:sz w:val="20"/>
          <w:szCs w:val="20"/>
        </w:rPr>
      </w:pPr>
    </w:p>
    <w:p w:rsidR="00A33515" w:rsidDel="002260E7" w:rsidRDefault="001A4D22">
      <w:pPr>
        <w:numPr>
          <w:ilvl w:val="0"/>
          <w:numId w:val="719"/>
        </w:numPr>
        <w:tabs>
          <w:tab w:val="left" w:pos="500"/>
        </w:tabs>
        <w:spacing w:line="287" w:lineRule="auto"/>
        <w:ind w:left="500" w:hanging="273"/>
        <w:jc w:val="both"/>
        <w:rPr>
          <w:del w:id="9336" w:author="Admin" w:date="2019-02-19T02:10:00Z"/>
          <w:rFonts w:ascii="Arial" w:eastAsia="Arial" w:hAnsi="Arial" w:cs="Arial"/>
          <w:b/>
          <w:bCs/>
          <w:sz w:val="20"/>
          <w:szCs w:val="20"/>
        </w:rPr>
        <w:pPrChange w:id="9337" w:author="Admin" w:date="2019-02-19T00:19:00Z">
          <w:pPr>
            <w:numPr>
              <w:numId w:val="722"/>
            </w:numPr>
            <w:tabs>
              <w:tab w:val="left" w:pos="500"/>
            </w:tabs>
            <w:spacing w:line="287" w:lineRule="auto"/>
            <w:ind w:left="500" w:hanging="273"/>
            <w:jc w:val="both"/>
          </w:pPr>
        </w:pPrChange>
      </w:pPr>
      <w:del w:id="9338" w:author="Admin" w:date="2019-02-19T02:10:00Z">
        <w:r w:rsidDel="002260E7">
          <w:rPr>
            <w:rFonts w:ascii="Arial" w:eastAsia="Arial" w:hAnsi="Arial" w:cs="Arial"/>
            <w:sz w:val="20"/>
            <w:szCs w:val="20"/>
          </w:rPr>
          <w:delText>Для ускорения сборов удобнее класть более двух льдинок в чемо-дан. В какой прямоугольный чемодан лучше всего убрать 3 одина-ковые равносторонние льдинки? А 4? Что будет в случае льдинок — прямоугольных треугольников?</w:delText>
        </w:r>
      </w:del>
    </w:p>
    <w:p w:rsidR="00A33515" w:rsidDel="002260E7" w:rsidRDefault="00A33515">
      <w:pPr>
        <w:spacing w:line="102" w:lineRule="exact"/>
        <w:rPr>
          <w:del w:id="9339" w:author="Admin" w:date="2019-02-19T02:10:00Z"/>
          <w:rFonts w:ascii="Arial" w:eastAsia="Arial" w:hAnsi="Arial" w:cs="Arial"/>
          <w:b/>
          <w:bCs/>
          <w:sz w:val="20"/>
          <w:szCs w:val="20"/>
        </w:rPr>
      </w:pPr>
    </w:p>
    <w:p w:rsidR="00A33515" w:rsidDel="002260E7" w:rsidRDefault="001A4D22">
      <w:pPr>
        <w:numPr>
          <w:ilvl w:val="0"/>
          <w:numId w:val="719"/>
        </w:numPr>
        <w:tabs>
          <w:tab w:val="left" w:pos="500"/>
        </w:tabs>
        <w:spacing w:line="291" w:lineRule="auto"/>
        <w:ind w:left="500" w:hanging="273"/>
        <w:jc w:val="both"/>
        <w:rPr>
          <w:del w:id="9340" w:author="Admin" w:date="2019-02-19T02:10:00Z"/>
          <w:rFonts w:ascii="Arial" w:eastAsia="Arial" w:hAnsi="Arial" w:cs="Arial"/>
          <w:b/>
          <w:bCs/>
          <w:sz w:val="20"/>
          <w:szCs w:val="20"/>
        </w:rPr>
        <w:pPrChange w:id="9341" w:author="Admin" w:date="2019-02-19T00:19:00Z">
          <w:pPr>
            <w:numPr>
              <w:numId w:val="722"/>
            </w:numPr>
            <w:tabs>
              <w:tab w:val="left" w:pos="500"/>
            </w:tabs>
            <w:spacing w:line="291" w:lineRule="auto"/>
            <w:ind w:left="500" w:hanging="273"/>
            <w:jc w:val="both"/>
          </w:pPr>
        </w:pPrChange>
      </w:pPr>
      <w:del w:id="9342" w:author="Admin" w:date="2019-02-19T02:10:00Z">
        <w:r w:rsidDel="002260E7">
          <w:rPr>
            <w:rFonts w:ascii="Arial" w:eastAsia="Arial" w:hAnsi="Arial" w:cs="Arial"/>
            <w:sz w:val="20"/>
            <w:szCs w:val="20"/>
          </w:rPr>
          <w:delText>Кубические чемоданы отлично подходят для упаковки объёмных льдинок-тетраэдров. Решите задачу для различных пар таких льди-нок.</w:delText>
        </w:r>
      </w:del>
    </w:p>
    <w:p w:rsidR="00A33515" w:rsidDel="002260E7" w:rsidRDefault="00A33515">
      <w:pPr>
        <w:spacing w:line="98" w:lineRule="exact"/>
        <w:rPr>
          <w:del w:id="9343" w:author="Admin" w:date="2019-02-19T02:10:00Z"/>
          <w:rFonts w:ascii="Arial" w:eastAsia="Arial" w:hAnsi="Arial" w:cs="Arial"/>
          <w:b/>
          <w:bCs/>
          <w:sz w:val="20"/>
          <w:szCs w:val="20"/>
        </w:rPr>
      </w:pPr>
    </w:p>
    <w:p w:rsidR="00A33515" w:rsidDel="002260E7" w:rsidRDefault="001A4D22">
      <w:pPr>
        <w:numPr>
          <w:ilvl w:val="0"/>
          <w:numId w:val="719"/>
        </w:numPr>
        <w:tabs>
          <w:tab w:val="left" w:pos="500"/>
        </w:tabs>
        <w:spacing w:line="303" w:lineRule="auto"/>
        <w:ind w:left="500" w:hanging="273"/>
        <w:rPr>
          <w:del w:id="9344" w:author="Admin" w:date="2019-02-19T02:10:00Z"/>
          <w:rFonts w:ascii="Arial" w:eastAsia="Arial" w:hAnsi="Arial" w:cs="Arial"/>
          <w:b/>
          <w:bCs/>
          <w:sz w:val="20"/>
          <w:szCs w:val="20"/>
        </w:rPr>
        <w:pPrChange w:id="9345" w:author="Admin" w:date="2019-02-19T00:19:00Z">
          <w:pPr>
            <w:numPr>
              <w:numId w:val="722"/>
            </w:numPr>
            <w:tabs>
              <w:tab w:val="left" w:pos="500"/>
            </w:tabs>
            <w:spacing w:line="303" w:lineRule="auto"/>
            <w:ind w:left="500" w:hanging="273"/>
          </w:pPr>
        </w:pPrChange>
      </w:pPr>
      <w:del w:id="9346" w:author="Admin" w:date="2019-02-19T02:10:00Z">
        <w:r w:rsidDel="002260E7">
          <w:rPr>
            <w:rFonts w:ascii="Arial" w:eastAsia="Arial" w:hAnsi="Arial" w:cs="Arial"/>
            <w:sz w:val="20"/>
            <w:szCs w:val="20"/>
          </w:rPr>
          <w:delText>Рассмотрите льдинки и чемоданы других форм. Например, круглые льдинки-тарелки и треугольные чемоданы.</w:delText>
        </w:r>
      </w:del>
    </w:p>
    <w:p w:rsidR="00A33515" w:rsidDel="002260E7" w:rsidRDefault="00A33515">
      <w:pPr>
        <w:spacing w:line="227" w:lineRule="exact"/>
        <w:rPr>
          <w:del w:id="9347" w:author="Admin" w:date="2019-02-19T02:10:00Z"/>
          <w:sz w:val="20"/>
          <w:szCs w:val="20"/>
        </w:rPr>
      </w:pPr>
    </w:p>
    <w:p w:rsidR="00A33515" w:rsidDel="002260E7" w:rsidRDefault="001A4D22">
      <w:pPr>
        <w:rPr>
          <w:del w:id="9348" w:author="Admin" w:date="2019-02-19T02:10:00Z"/>
          <w:sz w:val="20"/>
          <w:szCs w:val="20"/>
        </w:rPr>
      </w:pPr>
      <w:del w:id="9349" w:author="Admin" w:date="2019-02-19T02:10:00Z">
        <w:r w:rsidDel="002260E7">
          <w:rPr>
            <w:rFonts w:ascii="Arial" w:eastAsia="Arial" w:hAnsi="Arial" w:cs="Arial"/>
            <w:b/>
            <w:bCs/>
            <w:sz w:val="26"/>
            <w:szCs w:val="26"/>
          </w:rPr>
          <w:delText>Задача 2. Вас снимают</w:delText>
        </w:r>
      </w:del>
    </w:p>
    <w:p w:rsidR="00A33515" w:rsidDel="002260E7" w:rsidRDefault="00A33515">
      <w:pPr>
        <w:spacing w:line="178" w:lineRule="exact"/>
        <w:rPr>
          <w:del w:id="9350" w:author="Admin" w:date="2019-02-19T02:10:00Z"/>
          <w:sz w:val="20"/>
          <w:szCs w:val="20"/>
        </w:rPr>
      </w:pPr>
    </w:p>
    <w:p w:rsidR="00A33515" w:rsidDel="002260E7" w:rsidRDefault="001A4D22">
      <w:pPr>
        <w:spacing w:line="301" w:lineRule="auto"/>
        <w:ind w:firstLine="199"/>
        <w:rPr>
          <w:del w:id="9351" w:author="Admin" w:date="2019-02-19T02:10:00Z"/>
          <w:sz w:val="20"/>
          <w:szCs w:val="20"/>
        </w:rPr>
      </w:pPr>
      <w:del w:id="9352"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0"/>
            <w:szCs w:val="20"/>
          </w:rPr>
          <w:delText xml:space="preserve"> является объединением непересекающихся отрезков на прямой. Обозначим за </w:delText>
        </w:r>
        <w:r w:rsidDel="002260E7">
          <w:rPr>
            <w:rFonts w:ascii="Arial" w:eastAsia="Arial" w:hAnsi="Arial" w:cs="Arial"/>
            <w:i/>
            <w:iCs/>
            <w:sz w:val="20"/>
            <w:szCs w:val="20"/>
          </w:rPr>
          <w:delText>L</w:delText>
        </w:r>
        <w:r w:rsidDel="002260E7">
          <w:rPr>
            <w:rFonts w:eastAsia="Times New Roman"/>
            <w:sz w:val="20"/>
            <w:szCs w:val="20"/>
          </w:rPr>
          <w:delText>(</w:delText>
        </w:r>
        <w:r w:rsidDel="002260E7">
          <w:rPr>
            <w:rFonts w:ascii="Arial" w:eastAsia="Arial" w:hAnsi="Arial" w:cs="Arial"/>
            <w:i/>
            <w:iCs/>
            <w:sz w:val="20"/>
            <w:szCs w:val="20"/>
          </w:rPr>
          <w:delText>I</w:delText>
        </w:r>
        <w:r w:rsidDel="002260E7">
          <w:rPr>
            <w:rFonts w:eastAsia="Times New Roman"/>
            <w:sz w:val="20"/>
            <w:szCs w:val="20"/>
          </w:rPr>
          <w:delText>)</w:delText>
        </w:r>
        <w:r w:rsidDel="002260E7">
          <w:rPr>
            <w:rFonts w:ascii="Arial" w:eastAsia="Arial" w:hAnsi="Arial" w:cs="Arial"/>
            <w:sz w:val="20"/>
            <w:szCs w:val="20"/>
          </w:rPr>
          <w:delText xml:space="preserve"> длину множества </w:delText>
        </w:r>
        <w:r w:rsidDel="002260E7">
          <w:rPr>
            <w:rFonts w:ascii="Arial" w:eastAsia="Arial" w:hAnsi="Arial" w:cs="Arial"/>
            <w:i/>
            <w:iCs/>
            <w:sz w:val="20"/>
            <w:szCs w:val="20"/>
          </w:rPr>
          <w:delText>I</w:delText>
        </w:r>
        <w:r w:rsidDel="002260E7">
          <w:rPr>
            <w:rFonts w:ascii="Arial" w:eastAsia="Arial" w:hAnsi="Arial" w:cs="Arial"/>
            <w:sz w:val="20"/>
            <w:szCs w:val="20"/>
          </w:rPr>
          <w:delText>, то есть сумму длин соот-</w:delText>
        </w:r>
      </w:del>
    </w:p>
    <w:p w:rsidR="00A33515" w:rsidDel="002260E7" w:rsidRDefault="00A33515">
      <w:pPr>
        <w:spacing w:line="49" w:lineRule="exact"/>
        <w:rPr>
          <w:del w:id="9353" w:author="Admin" w:date="2019-02-19T02:10:00Z"/>
          <w:sz w:val="20"/>
          <w:szCs w:val="20"/>
        </w:rPr>
      </w:pPr>
    </w:p>
    <w:p w:rsidR="00A33515" w:rsidDel="002260E7" w:rsidRDefault="001A4D22">
      <w:pPr>
        <w:jc w:val="center"/>
        <w:rPr>
          <w:del w:id="9354" w:author="Admin" w:date="2019-02-19T02:10:00Z"/>
          <w:sz w:val="20"/>
          <w:szCs w:val="20"/>
        </w:rPr>
      </w:pPr>
      <w:del w:id="9355"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306</w:delText>
        </w:r>
        <w:r w:rsidDel="002260E7">
          <w:rPr>
            <w:rFonts w:ascii="Arial" w:eastAsia="Arial" w:hAnsi="Arial" w:cs="Arial"/>
            <w:sz w:val="20"/>
            <w:szCs w:val="20"/>
          </w:rPr>
          <w:delText xml:space="preserve"> −</w:delText>
        </w:r>
      </w:del>
    </w:p>
    <w:p w:rsidR="00A33515" w:rsidDel="002260E7" w:rsidRDefault="00A33515">
      <w:pPr>
        <w:rPr>
          <w:del w:id="935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9357" w:author="Admin" w:date="2019-02-19T02:10:00Z"/>
          <w:sz w:val="20"/>
          <w:szCs w:val="20"/>
        </w:rPr>
      </w:pPr>
      <w:bookmarkStart w:id="9358" w:name="page317"/>
      <w:bookmarkEnd w:id="9358"/>
      <w:del w:id="9359"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9360" w:author="Admin" w:date="2019-02-19T02:10:00Z"/>
          <w:sz w:val="20"/>
          <w:szCs w:val="20"/>
        </w:rPr>
      </w:pPr>
    </w:p>
    <w:p w:rsidR="00A33515" w:rsidDel="002260E7" w:rsidRDefault="001A4D22">
      <w:pPr>
        <w:spacing w:line="285" w:lineRule="auto"/>
        <w:jc w:val="both"/>
        <w:rPr>
          <w:del w:id="9361" w:author="Admin" w:date="2019-02-19T02:10:00Z"/>
          <w:sz w:val="20"/>
          <w:szCs w:val="20"/>
        </w:rPr>
      </w:pPr>
      <w:del w:id="9362" w:author="Admin" w:date="2019-02-19T02:10:00Z">
        <w:r w:rsidDel="002260E7">
          <w:rPr>
            <w:rFonts w:ascii="Arial" w:eastAsia="Arial" w:hAnsi="Arial" w:cs="Arial"/>
            <w:sz w:val="19"/>
            <w:szCs w:val="19"/>
          </w:rPr>
          <w:delText xml:space="preserve">ветствующих отрезков. Подмножество плоскости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будем называть фи-гурой, если оно ограничено, замкнуто и его пересечение с любой прямой есть объединение конечного числа отрезков. В частности, любой мно-гоугольник является фигурой. Зафиксируем некоторую декартову систе-му координат на плоскости. Для фигуры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определим её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-снимок, как функцию </w:delText>
        </w:r>
        <w:r w:rsidDel="002260E7">
          <w:rPr>
            <w:rFonts w:ascii="Arial" w:eastAsia="Arial" w:hAnsi="Arial" w:cs="Arial"/>
            <w:i/>
            <w:iCs/>
            <w:sz w:val="19"/>
            <w:szCs w:val="19"/>
          </w:rPr>
          <w:delText>f</w:delText>
        </w:r>
        <w:r w:rsidDel="002260E7">
          <w:rPr>
            <w:rFonts w:ascii="Arial" w:eastAsia="Arial" w:hAnsi="Arial" w:cs="Arial"/>
            <w:i/>
            <w:iCs/>
            <w:sz w:val="26"/>
            <w:szCs w:val="26"/>
            <w:vertAlign w:val="subscript"/>
          </w:rPr>
          <w:delText>x</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eastAsia="Times New Roman"/>
            <w:sz w:val="19"/>
            <w:szCs w:val="19"/>
          </w:rPr>
          <w:delText>R</w:delText>
        </w:r>
        <w:r w:rsidDel="002260E7">
          <w:rPr>
            <w:rFonts w:ascii="Arial" w:eastAsia="Arial" w:hAnsi="Arial" w:cs="Arial"/>
            <w:sz w:val="19"/>
            <w:szCs w:val="19"/>
          </w:rPr>
          <w:delText xml:space="preserve"> </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eastAsia="Times New Roman"/>
            <w:sz w:val="19"/>
            <w:szCs w:val="19"/>
          </w:rPr>
          <w:delText>R</w:delText>
        </w:r>
        <w:r w:rsidDel="002260E7">
          <w:rPr>
            <w:rFonts w:ascii="Arial" w:eastAsia="Arial" w:hAnsi="Arial" w:cs="Arial"/>
            <w:sz w:val="19"/>
            <w:szCs w:val="19"/>
          </w:rPr>
          <w:delText xml:space="preserve">, которая по точке </w:delText>
        </w:r>
        <w:r w:rsidDel="002260E7">
          <w:rPr>
            <w:rFonts w:ascii="Arial" w:eastAsia="Arial" w:hAnsi="Arial" w:cs="Arial"/>
            <w:i/>
            <w:iCs/>
            <w:sz w:val="19"/>
            <w:szCs w:val="19"/>
          </w:rPr>
          <w:delText>t</w:delText>
        </w:r>
        <w:r w:rsidDel="002260E7">
          <w:rPr>
            <w:rFonts w:ascii="Arial" w:eastAsia="Arial" w:hAnsi="Arial" w:cs="Arial"/>
            <w:sz w:val="19"/>
            <w:szCs w:val="19"/>
          </w:rPr>
          <w:delText xml:space="preserve"> на прямой </w:delText>
        </w:r>
        <w:r w:rsidDel="002260E7">
          <w:rPr>
            <w:rFonts w:ascii="Arial" w:eastAsia="Arial" w:hAnsi="Arial" w:cs="Arial"/>
            <w:i/>
            <w:iCs/>
            <w:sz w:val="19"/>
            <w:szCs w:val="19"/>
          </w:rPr>
          <w:delText>OX</w:delText>
        </w:r>
        <w:r w:rsidDel="002260E7">
          <w:rPr>
            <w:rFonts w:ascii="Arial" w:eastAsia="Arial" w:hAnsi="Arial" w:cs="Arial"/>
            <w:sz w:val="19"/>
            <w:szCs w:val="19"/>
          </w:rPr>
          <w:delText xml:space="preserve"> вычисляет длину пересечения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с прямой, проходящей через </w:delText>
        </w:r>
        <w:r w:rsidDel="002260E7">
          <w:rPr>
            <w:rFonts w:ascii="Arial" w:eastAsia="Arial" w:hAnsi="Arial" w:cs="Arial"/>
            <w:i/>
            <w:iCs/>
            <w:sz w:val="19"/>
            <w:szCs w:val="19"/>
          </w:rPr>
          <w:delText>t</w:delText>
        </w:r>
        <w:r w:rsidDel="002260E7">
          <w:rPr>
            <w:rFonts w:ascii="Arial" w:eastAsia="Arial" w:hAnsi="Arial" w:cs="Arial"/>
            <w:sz w:val="19"/>
            <w:szCs w:val="19"/>
          </w:rPr>
          <w:delText xml:space="preserve"> и перпендикулярной </w:delText>
        </w:r>
        <w:r w:rsidDel="002260E7">
          <w:rPr>
            <w:rFonts w:ascii="Arial" w:eastAsia="Arial" w:hAnsi="Arial" w:cs="Arial"/>
            <w:i/>
            <w:iCs/>
            <w:sz w:val="19"/>
            <w:szCs w:val="19"/>
          </w:rPr>
          <w:delText>OX</w:delText>
        </w:r>
      </w:del>
    </w:p>
    <w:p w:rsidR="00A33515" w:rsidDel="002260E7" w:rsidRDefault="00A33515">
      <w:pPr>
        <w:spacing w:line="117" w:lineRule="exact"/>
        <w:rPr>
          <w:del w:id="9363" w:author="Admin" w:date="2019-02-19T02:10:00Z"/>
          <w:sz w:val="20"/>
          <w:szCs w:val="20"/>
        </w:rPr>
      </w:pPr>
    </w:p>
    <w:p w:rsidR="00A33515" w:rsidRPr="001A4D22" w:rsidDel="002260E7" w:rsidRDefault="001A4D22">
      <w:pPr>
        <w:jc w:val="center"/>
        <w:rPr>
          <w:del w:id="9364" w:author="Admin" w:date="2019-02-19T02:10:00Z"/>
          <w:sz w:val="20"/>
          <w:szCs w:val="20"/>
          <w:lang w:val="en-US"/>
          <w:rPrChange w:id="9365" w:author="Admin" w:date="2019-02-18T23:54:00Z">
            <w:rPr>
              <w:del w:id="9366" w:author="Admin" w:date="2019-02-19T02:10:00Z"/>
              <w:sz w:val="20"/>
              <w:szCs w:val="20"/>
            </w:rPr>
          </w:rPrChange>
        </w:rPr>
      </w:pPr>
      <w:del w:id="9367" w:author="Admin" w:date="2019-02-19T02:10:00Z">
        <w:r w:rsidRPr="001A4D22" w:rsidDel="002260E7">
          <w:rPr>
            <w:rFonts w:ascii="Arial" w:eastAsia="Arial" w:hAnsi="Arial" w:cs="Arial"/>
            <w:i/>
            <w:iCs/>
            <w:sz w:val="20"/>
            <w:szCs w:val="20"/>
            <w:lang w:val="en-US"/>
            <w:rPrChange w:id="9368" w:author="Admin" w:date="2019-02-18T23:54:00Z">
              <w:rPr>
                <w:rFonts w:ascii="Arial" w:eastAsia="Arial" w:hAnsi="Arial" w:cs="Arial"/>
                <w:i/>
                <w:iCs/>
                <w:sz w:val="20"/>
                <w:szCs w:val="20"/>
              </w:rPr>
            </w:rPrChange>
          </w:rPr>
          <w:delText>f</w:delText>
        </w:r>
        <w:r w:rsidRPr="001A4D22" w:rsidDel="002260E7">
          <w:rPr>
            <w:rFonts w:ascii="Arial" w:eastAsia="Arial" w:hAnsi="Arial" w:cs="Arial"/>
            <w:i/>
            <w:iCs/>
            <w:sz w:val="27"/>
            <w:szCs w:val="27"/>
            <w:vertAlign w:val="subscript"/>
            <w:lang w:val="en-US"/>
            <w:rPrChange w:id="9369" w:author="Admin" w:date="2019-02-18T23:54:00Z">
              <w:rPr>
                <w:rFonts w:ascii="Arial" w:eastAsia="Arial" w:hAnsi="Arial" w:cs="Arial"/>
                <w:i/>
                <w:iCs/>
                <w:sz w:val="27"/>
                <w:szCs w:val="27"/>
                <w:vertAlign w:val="subscript"/>
              </w:rPr>
            </w:rPrChange>
          </w:rPr>
          <w:delText>x</w:delText>
        </w:r>
        <w:r w:rsidRPr="001A4D22" w:rsidDel="002260E7">
          <w:rPr>
            <w:rFonts w:eastAsia="Times New Roman"/>
            <w:sz w:val="20"/>
            <w:szCs w:val="20"/>
            <w:lang w:val="en-US"/>
            <w:rPrChange w:id="9370"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371" w:author="Admin" w:date="2019-02-18T23:54:00Z">
              <w:rPr>
                <w:rFonts w:ascii="Arial" w:eastAsia="Arial" w:hAnsi="Arial" w:cs="Arial"/>
                <w:i/>
                <w:iCs/>
                <w:sz w:val="20"/>
                <w:szCs w:val="20"/>
              </w:rPr>
            </w:rPrChange>
          </w:rPr>
          <w:delText>t</w:delText>
        </w:r>
        <w:r w:rsidRPr="001A4D22" w:rsidDel="002260E7">
          <w:rPr>
            <w:rFonts w:eastAsia="Times New Roman"/>
            <w:sz w:val="20"/>
            <w:szCs w:val="20"/>
            <w:lang w:val="en-US"/>
            <w:rPrChange w:id="9372" w:author="Admin" w:date="2019-02-18T23:54:00Z">
              <w:rPr>
                <w:rFonts w:eastAsia="Times New Roman"/>
                <w:sz w:val="20"/>
                <w:szCs w:val="20"/>
              </w:rPr>
            </w:rPrChange>
          </w:rPr>
          <w:delText>) =</w:delText>
        </w:r>
        <w:r w:rsidRPr="001A4D22" w:rsidDel="002260E7">
          <w:rPr>
            <w:rFonts w:ascii="Arial" w:eastAsia="Arial" w:hAnsi="Arial" w:cs="Arial"/>
            <w:i/>
            <w:iCs/>
            <w:sz w:val="20"/>
            <w:szCs w:val="20"/>
            <w:lang w:val="en-US"/>
            <w:rPrChange w:id="9373" w:author="Admin" w:date="2019-02-18T23:54:00Z">
              <w:rPr>
                <w:rFonts w:ascii="Arial" w:eastAsia="Arial" w:hAnsi="Arial" w:cs="Arial"/>
                <w:i/>
                <w:iCs/>
                <w:sz w:val="20"/>
                <w:szCs w:val="20"/>
              </w:rPr>
            </w:rPrChange>
          </w:rPr>
          <w:delText xml:space="preserve"> L</w:delText>
        </w:r>
        <w:r w:rsidRPr="001A4D22" w:rsidDel="002260E7">
          <w:rPr>
            <w:rFonts w:eastAsia="Times New Roman"/>
            <w:sz w:val="20"/>
            <w:szCs w:val="20"/>
            <w:lang w:val="en-US"/>
            <w:rPrChange w:id="9374"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375" w:author="Admin" w:date="2019-02-18T23:54:00Z">
              <w:rPr>
                <w:rFonts w:ascii="Arial" w:eastAsia="Arial" w:hAnsi="Arial" w:cs="Arial"/>
                <w:i/>
                <w:iCs/>
                <w:sz w:val="20"/>
                <w:szCs w:val="20"/>
              </w:rPr>
            </w:rPrChange>
          </w:rPr>
          <w:delText xml:space="preserve">A </w:delText>
        </w:r>
        <w:r w:rsidRPr="001A4D22" w:rsidDel="002260E7">
          <w:rPr>
            <w:rFonts w:eastAsia="Times New Roman"/>
            <w:i/>
            <w:iCs/>
            <w:sz w:val="20"/>
            <w:szCs w:val="20"/>
            <w:lang w:val="en-US"/>
            <w:rPrChange w:id="9376" w:author="Admin" w:date="2019-02-18T23:54:00Z">
              <w:rPr>
                <w:rFonts w:eastAsia="Times New Roman"/>
                <w:i/>
                <w:iCs/>
                <w:sz w:val="20"/>
                <w:szCs w:val="20"/>
              </w:rPr>
            </w:rPrChange>
          </w:rPr>
          <w:delText>\ f</w:delText>
        </w:r>
        <w:r w:rsidRPr="001A4D22" w:rsidDel="002260E7">
          <w:rPr>
            <w:rFonts w:eastAsia="Times New Roman"/>
            <w:sz w:val="20"/>
            <w:szCs w:val="20"/>
            <w:lang w:val="en-US"/>
            <w:rPrChange w:id="9377"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378" w:author="Admin" w:date="2019-02-18T23:54:00Z">
              <w:rPr>
                <w:rFonts w:ascii="Arial" w:eastAsia="Arial" w:hAnsi="Arial" w:cs="Arial"/>
                <w:i/>
                <w:iCs/>
                <w:sz w:val="20"/>
                <w:szCs w:val="20"/>
              </w:rPr>
            </w:rPrChange>
          </w:rPr>
          <w:delText>t</w:delText>
        </w:r>
        <w:r w:rsidRPr="001A4D22" w:rsidDel="002260E7">
          <w:rPr>
            <w:rFonts w:eastAsia="Times New Roman"/>
            <w:i/>
            <w:iCs/>
            <w:sz w:val="20"/>
            <w:szCs w:val="20"/>
            <w:lang w:val="en-US"/>
            <w:rPrChange w:id="9379" w:author="Admin" w:date="2019-02-18T23:54:00Z">
              <w:rPr>
                <w:rFonts w:eastAsia="Times New Roman"/>
                <w:i/>
                <w:iCs/>
                <w:sz w:val="20"/>
                <w:szCs w:val="20"/>
              </w:rPr>
            </w:rPrChange>
          </w:rPr>
          <w:delText>;</w:delText>
        </w:r>
        <w:r w:rsidRPr="001A4D22" w:rsidDel="002260E7">
          <w:rPr>
            <w:rFonts w:ascii="Arial" w:eastAsia="Arial" w:hAnsi="Arial" w:cs="Arial"/>
            <w:i/>
            <w:iCs/>
            <w:sz w:val="20"/>
            <w:szCs w:val="20"/>
            <w:lang w:val="en-US"/>
            <w:rPrChange w:id="9380" w:author="Admin" w:date="2019-02-18T23:54:00Z">
              <w:rPr>
                <w:rFonts w:ascii="Arial" w:eastAsia="Arial" w:hAnsi="Arial" w:cs="Arial"/>
                <w:i/>
                <w:iCs/>
                <w:sz w:val="20"/>
                <w:szCs w:val="20"/>
              </w:rPr>
            </w:rPrChange>
          </w:rPr>
          <w:delText xml:space="preserve"> y</w:delText>
        </w:r>
        <w:r w:rsidRPr="001A4D22" w:rsidDel="002260E7">
          <w:rPr>
            <w:rFonts w:eastAsia="Times New Roman"/>
            <w:sz w:val="20"/>
            <w:szCs w:val="20"/>
            <w:lang w:val="en-US"/>
            <w:rPrChange w:id="9381"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382" w:author="Admin" w:date="2019-02-18T23:54:00Z">
              <w:rPr>
                <w:rFonts w:ascii="Arial" w:eastAsia="Arial" w:hAnsi="Arial" w:cs="Arial"/>
                <w:i/>
                <w:iCs/>
                <w:sz w:val="20"/>
                <w:szCs w:val="20"/>
              </w:rPr>
            </w:rPrChange>
          </w:rPr>
          <w:delText xml:space="preserve"> </w:delText>
        </w:r>
        <w:r w:rsidRPr="001A4D22" w:rsidDel="002260E7">
          <w:rPr>
            <w:rFonts w:eastAsia="Times New Roman"/>
            <w:i/>
            <w:iCs/>
            <w:sz w:val="20"/>
            <w:szCs w:val="20"/>
            <w:lang w:val="en-US"/>
            <w:rPrChange w:id="9383" w:author="Admin" w:date="2019-02-18T23:54:00Z">
              <w:rPr>
                <w:rFonts w:eastAsia="Times New Roman"/>
                <w:i/>
                <w:iCs/>
                <w:sz w:val="20"/>
                <w:szCs w:val="20"/>
              </w:rPr>
            </w:rPrChange>
          </w:rPr>
          <w:delText>2</w:delText>
        </w:r>
        <w:r w:rsidRPr="001A4D22" w:rsidDel="002260E7">
          <w:rPr>
            <w:rFonts w:ascii="Arial" w:eastAsia="Arial" w:hAnsi="Arial" w:cs="Arial"/>
            <w:i/>
            <w:iCs/>
            <w:sz w:val="20"/>
            <w:szCs w:val="20"/>
            <w:lang w:val="en-US"/>
            <w:rPrChange w:id="9384" w:author="Admin" w:date="2019-02-18T23:54: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9385" w:author="Admin" w:date="2019-02-18T23:54:00Z">
              <w:rPr>
                <w:rFonts w:eastAsia="Times New Roman"/>
                <w:sz w:val="20"/>
                <w:szCs w:val="20"/>
              </w:rPr>
            </w:rPrChange>
          </w:rPr>
          <w:delText>R</w:delText>
        </w:r>
        <w:r w:rsidRPr="001A4D22" w:rsidDel="002260E7">
          <w:rPr>
            <w:rFonts w:ascii="Arial" w:eastAsia="Arial" w:hAnsi="Arial" w:cs="Arial"/>
            <w:sz w:val="27"/>
            <w:szCs w:val="27"/>
            <w:vertAlign w:val="superscript"/>
            <w:lang w:val="en-US"/>
            <w:rPrChange w:id="9386" w:author="Admin" w:date="2019-02-18T23:54:00Z">
              <w:rPr>
                <w:rFonts w:ascii="Arial" w:eastAsia="Arial" w:hAnsi="Arial" w:cs="Arial"/>
                <w:sz w:val="27"/>
                <w:szCs w:val="27"/>
                <w:vertAlign w:val="superscript"/>
              </w:rPr>
            </w:rPrChange>
          </w:rPr>
          <w:delText>2</w:delText>
        </w:r>
        <w:r w:rsidRPr="001A4D22" w:rsidDel="002260E7">
          <w:rPr>
            <w:rFonts w:ascii="Arial" w:eastAsia="Arial" w:hAnsi="Arial" w:cs="Arial"/>
            <w:i/>
            <w:iCs/>
            <w:sz w:val="20"/>
            <w:szCs w:val="20"/>
            <w:lang w:val="en-US"/>
            <w:rPrChange w:id="9387" w:author="Admin" w:date="2019-02-18T23:54:00Z">
              <w:rPr>
                <w:rFonts w:ascii="Arial" w:eastAsia="Arial" w:hAnsi="Arial" w:cs="Arial"/>
                <w:i/>
                <w:iCs/>
                <w:sz w:val="20"/>
                <w:szCs w:val="20"/>
              </w:rPr>
            </w:rPrChange>
          </w:rPr>
          <w:delText xml:space="preserve"> </w:delText>
        </w:r>
        <w:r w:rsidRPr="001A4D22" w:rsidDel="002260E7">
          <w:rPr>
            <w:rFonts w:eastAsia="Times New Roman"/>
            <w:i/>
            <w:iCs/>
            <w:sz w:val="20"/>
            <w:szCs w:val="20"/>
            <w:lang w:val="en-US"/>
            <w:rPrChange w:id="9388" w:author="Admin" w:date="2019-02-18T23:54:00Z">
              <w:rPr>
                <w:rFonts w:eastAsia="Times New Roman"/>
                <w:i/>
                <w:iCs/>
                <w:sz w:val="20"/>
                <w:szCs w:val="20"/>
              </w:rPr>
            </w:rPrChange>
          </w:rPr>
          <w:delText>j</w:delText>
        </w:r>
        <w:r w:rsidRPr="001A4D22" w:rsidDel="002260E7">
          <w:rPr>
            <w:rFonts w:ascii="Arial" w:eastAsia="Arial" w:hAnsi="Arial" w:cs="Arial"/>
            <w:i/>
            <w:iCs/>
            <w:sz w:val="20"/>
            <w:szCs w:val="20"/>
            <w:lang w:val="en-US"/>
            <w:rPrChange w:id="9389" w:author="Admin" w:date="2019-02-18T23:54:00Z">
              <w:rPr>
                <w:rFonts w:ascii="Arial" w:eastAsia="Arial" w:hAnsi="Arial" w:cs="Arial"/>
                <w:i/>
                <w:iCs/>
                <w:sz w:val="20"/>
                <w:szCs w:val="20"/>
              </w:rPr>
            </w:rPrChange>
          </w:rPr>
          <w:delText xml:space="preserve"> y </w:delText>
        </w:r>
        <w:r w:rsidDel="002260E7">
          <w:rPr>
            <w:rFonts w:ascii="Arial" w:eastAsia="Arial" w:hAnsi="Arial" w:cs="Arial"/>
            <w:sz w:val="20"/>
            <w:szCs w:val="20"/>
          </w:rPr>
          <w:delText>любое</w:delText>
        </w:r>
        <w:r w:rsidRPr="001A4D22" w:rsidDel="002260E7">
          <w:rPr>
            <w:rFonts w:eastAsia="Times New Roman"/>
            <w:i/>
            <w:iCs/>
            <w:sz w:val="20"/>
            <w:szCs w:val="20"/>
            <w:lang w:val="en-US"/>
            <w:rPrChange w:id="9390" w:author="Admin" w:date="2019-02-18T23:54:00Z">
              <w:rPr>
                <w:rFonts w:eastAsia="Times New Roman"/>
                <w:i/>
                <w:iCs/>
                <w:sz w:val="20"/>
                <w:szCs w:val="20"/>
              </w:rPr>
            </w:rPrChange>
          </w:rPr>
          <w:delText>g</w:delText>
        </w:r>
        <w:r w:rsidRPr="001A4D22" w:rsidDel="002260E7">
          <w:rPr>
            <w:rFonts w:eastAsia="Times New Roman"/>
            <w:sz w:val="20"/>
            <w:szCs w:val="20"/>
            <w:lang w:val="en-US"/>
            <w:rPrChange w:id="9391" w:author="Admin" w:date="2019-02-18T23:54:00Z">
              <w:rPr>
                <w:rFonts w:eastAsia="Times New Roman"/>
                <w:sz w:val="20"/>
                <w:szCs w:val="20"/>
              </w:rPr>
            </w:rPrChange>
          </w:rPr>
          <w:delText>)</w:delText>
        </w:r>
        <w:r w:rsidRPr="001A4D22" w:rsidDel="002260E7">
          <w:rPr>
            <w:rFonts w:eastAsia="Times New Roman"/>
            <w:i/>
            <w:iCs/>
            <w:sz w:val="20"/>
            <w:szCs w:val="20"/>
            <w:lang w:val="en-US"/>
            <w:rPrChange w:id="9392" w:author="Admin" w:date="2019-02-18T23:54:00Z">
              <w:rPr>
                <w:rFonts w:eastAsia="Times New Roman"/>
                <w:i/>
                <w:iCs/>
                <w:sz w:val="20"/>
                <w:szCs w:val="20"/>
              </w:rPr>
            </w:rPrChange>
          </w:rPr>
          <w:delText>:</w:delText>
        </w:r>
      </w:del>
    </w:p>
    <w:p w:rsidR="00A33515" w:rsidRPr="001A4D22" w:rsidDel="002260E7" w:rsidRDefault="00A33515">
      <w:pPr>
        <w:spacing w:line="250" w:lineRule="exact"/>
        <w:rPr>
          <w:del w:id="9393" w:author="Admin" w:date="2019-02-19T02:10:00Z"/>
          <w:sz w:val="20"/>
          <w:szCs w:val="20"/>
          <w:lang w:val="en-US"/>
          <w:rPrChange w:id="9394" w:author="Admin" w:date="2019-02-18T23:54:00Z">
            <w:rPr>
              <w:del w:id="9395" w:author="Admin" w:date="2019-02-19T02:10:00Z"/>
              <w:sz w:val="20"/>
              <w:szCs w:val="20"/>
            </w:rPr>
          </w:rPrChange>
        </w:rPr>
      </w:pPr>
    </w:p>
    <w:p w:rsidR="00A33515" w:rsidDel="002260E7" w:rsidRDefault="001A4D22">
      <w:pPr>
        <w:ind w:left="200"/>
        <w:rPr>
          <w:del w:id="9396" w:author="Admin" w:date="2019-02-19T02:10:00Z"/>
          <w:sz w:val="20"/>
          <w:szCs w:val="20"/>
        </w:rPr>
      </w:pPr>
      <w:del w:id="9397" w:author="Admin" w:date="2019-02-19T02:10:00Z">
        <w:r w:rsidDel="002260E7">
          <w:rPr>
            <w:rFonts w:ascii="Arial" w:eastAsia="Arial" w:hAnsi="Arial" w:cs="Arial"/>
            <w:sz w:val="20"/>
            <w:szCs w:val="20"/>
          </w:rPr>
          <w:delText xml:space="preserve">Аналогично определим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-снимок фигуры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как</w:delText>
        </w:r>
      </w:del>
    </w:p>
    <w:p w:rsidR="00A33515" w:rsidDel="002260E7" w:rsidRDefault="00A33515">
      <w:pPr>
        <w:spacing w:line="237" w:lineRule="exact"/>
        <w:rPr>
          <w:del w:id="9398" w:author="Admin" w:date="2019-02-19T02:10:00Z"/>
          <w:sz w:val="20"/>
          <w:szCs w:val="20"/>
        </w:rPr>
      </w:pPr>
    </w:p>
    <w:p w:rsidR="00A33515" w:rsidRPr="001A4D22" w:rsidDel="002260E7" w:rsidRDefault="001A4D22">
      <w:pPr>
        <w:jc w:val="center"/>
        <w:rPr>
          <w:del w:id="9399" w:author="Admin" w:date="2019-02-19T02:10:00Z"/>
          <w:sz w:val="20"/>
          <w:szCs w:val="20"/>
          <w:lang w:val="en-US"/>
          <w:rPrChange w:id="9400" w:author="Admin" w:date="2019-02-18T23:54:00Z">
            <w:rPr>
              <w:del w:id="9401" w:author="Admin" w:date="2019-02-19T02:10:00Z"/>
              <w:sz w:val="20"/>
              <w:szCs w:val="20"/>
            </w:rPr>
          </w:rPrChange>
        </w:rPr>
      </w:pPr>
      <w:del w:id="9402" w:author="Admin" w:date="2019-02-19T02:10:00Z">
        <w:r w:rsidRPr="001A4D22" w:rsidDel="002260E7">
          <w:rPr>
            <w:rFonts w:ascii="Arial" w:eastAsia="Arial" w:hAnsi="Arial" w:cs="Arial"/>
            <w:i/>
            <w:iCs/>
            <w:sz w:val="20"/>
            <w:szCs w:val="20"/>
            <w:lang w:val="en-US"/>
            <w:rPrChange w:id="9403" w:author="Admin" w:date="2019-02-18T23:54:00Z">
              <w:rPr>
                <w:rFonts w:ascii="Arial" w:eastAsia="Arial" w:hAnsi="Arial" w:cs="Arial"/>
                <w:i/>
                <w:iCs/>
                <w:sz w:val="20"/>
                <w:szCs w:val="20"/>
              </w:rPr>
            </w:rPrChange>
          </w:rPr>
          <w:delText>f</w:delText>
        </w:r>
        <w:r w:rsidRPr="001A4D22" w:rsidDel="002260E7">
          <w:rPr>
            <w:rFonts w:ascii="Arial" w:eastAsia="Arial" w:hAnsi="Arial" w:cs="Arial"/>
            <w:i/>
            <w:iCs/>
            <w:sz w:val="27"/>
            <w:szCs w:val="27"/>
            <w:vertAlign w:val="subscript"/>
            <w:lang w:val="en-US"/>
            <w:rPrChange w:id="9404" w:author="Admin" w:date="2019-02-18T23:54:00Z">
              <w:rPr>
                <w:rFonts w:ascii="Arial" w:eastAsia="Arial" w:hAnsi="Arial" w:cs="Arial"/>
                <w:i/>
                <w:iCs/>
                <w:sz w:val="27"/>
                <w:szCs w:val="27"/>
                <w:vertAlign w:val="subscript"/>
              </w:rPr>
            </w:rPrChange>
          </w:rPr>
          <w:delText>y</w:delText>
        </w:r>
        <w:r w:rsidRPr="001A4D22" w:rsidDel="002260E7">
          <w:rPr>
            <w:rFonts w:eastAsia="Times New Roman"/>
            <w:sz w:val="20"/>
            <w:szCs w:val="20"/>
            <w:lang w:val="en-US"/>
            <w:rPrChange w:id="9405"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406" w:author="Admin" w:date="2019-02-18T23:54:00Z">
              <w:rPr>
                <w:rFonts w:ascii="Arial" w:eastAsia="Arial" w:hAnsi="Arial" w:cs="Arial"/>
                <w:i/>
                <w:iCs/>
                <w:sz w:val="20"/>
                <w:szCs w:val="20"/>
              </w:rPr>
            </w:rPrChange>
          </w:rPr>
          <w:delText>t</w:delText>
        </w:r>
        <w:r w:rsidRPr="001A4D22" w:rsidDel="002260E7">
          <w:rPr>
            <w:rFonts w:eastAsia="Times New Roman"/>
            <w:sz w:val="20"/>
            <w:szCs w:val="20"/>
            <w:lang w:val="en-US"/>
            <w:rPrChange w:id="9407" w:author="Admin" w:date="2019-02-18T23:54:00Z">
              <w:rPr>
                <w:rFonts w:eastAsia="Times New Roman"/>
                <w:sz w:val="20"/>
                <w:szCs w:val="20"/>
              </w:rPr>
            </w:rPrChange>
          </w:rPr>
          <w:delText>) =</w:delText>
        </w:r>
        <w:r w:rsidRPr="001A4D22" w:rsidDel="002260E7">
          <w:rPr>
            <w:rFonts w:ascii="Arial" w:eastAsia="Arial" w:hAnsi="Arial" w:cs="Arial"/>
            <w:i/>
            <w:iCs/>
            <w:sz w:val="20"/>
            <w:szCs w:val="20"/>
            <w:lang w:val="en-US"/>
            <w:rPrChange w:id="9408" w:author="Admin" w:date="2019-02-18T23:54:00Z">
              <w:rPr>
                <w:rFonts w:ascii="Arial" w:eastAsia="Arial" w:hAnsi="Arial" w:cs="Arial"/>
                <w:i/>
                <w:iCs/>
                <w:sz w:val="20"/>
                <w:szCs w:val="20"/>
              </w:rPr>
            </w:rPrChange>
          </w:rPr>
          <w:delText xml:space="preserve"> L</w:delText>
        </w:r>
        <w:r w:rsidRPr="001A4D22" w:rsidDel="002260E7">
          <w:rPr>
            <w:rFonts w:eastAsia="Times New Roman"/>
            <w:sz w:val="20"/>
            <w:szCs w:val="20"/>
            <w:lang w:val="en-US"/>
            <w:rPrChange w:id="9409"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410" w:author="Admin" w:date="2019-02-18T23:54:00Z">
              <w:rPr>
                <w:rFonts w:ascii="Arial" w:eastAsia="Arial" w:hAnsi="Arial" w:cs="Arial"/>
                <w:i/>
                <w:iCs/>
                <w:sz w:val="20"/>
                <w:szCs w:val="20"/>
              </w:rPr>
            </w:rPrChange>
          </w:rPr>
          <w:delText xml:space="preserve">A </w:delText>
        </w:r>
        <w:r w:rsidRPr="001A4D22" w:rsidDel="002260E7">
          <w:rPr>
            <w:rFonts w:eastAsia="Times New Roman"/>
            <w:i/>
            <w:iCs/>
            <w:sz w:val="20"/>
            <w:szCs w:val="20"/>
            <w:lang w:val="en-US"/>
            <w:rPrChange w:id="9411" w:author="Admin" w:date="2019-02-18T23:54:00Z">
              <w:rPr>
                <w:rFonts w:eastAsia="Times New Roman"/>
                <w:i/>
                <w:iCs/>
                <w:sz w:val="20"/>
                <w:szCs w:val="20"/>
              </w:rPr>
            </w:rPrChange>
          </w:rPr>
          <w:delText>\ f</w:delText>
        </w:r>
        <w:r w:rsidRPr="001A4D22" w:rsidDel="002260E7">
          <w:rPr>
            <w:rFonts w:eastAsia="Times New Roman"/>
            <w:sz w:val="20"/>
            <w:szCs w:val="20"/>
            <w:lang w:val="en-US"/>
            <w:rPrChange w:id="9412"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413" w:author="Admin" w:date="2019-02-18T23:54:00Z">
              <w:rPr>
                <w:rFonts w:ascii="Arial" w:eastAsia="Arial" w:hAnsi="Arial" w:cs="Arial"/>
                <w:i/>
                <w:iCs/>
                <w:sz w:val="20"/>
                <w:szCs w:val="20"/>
              </w:rPr>
            </w:rPrChange>
          </w:rPr>
          <w:delText>x</w:delText>
        </w:r>
        <w:r w:rsidRPr="001A4D22" w:rsidDel="002260E7">
          <w:rPr>
            <w:rFonts w:eastAsia="Times New Roman"/>
            <w:i/>
            <w:iCs/>
            <w:sz w:val="20"/>
            <w:szCs w:val="20"/>
            <w:lang w:val="en-US"/>
            <w:rPrChange w:id="9414" w:author="Admin" w:date="2019-02-18T23:54:00Z">
              <w:rPr>
                <w:rFonts w:eastAsia="Times New Roman"/>
                <w:i/>
                <w:iCs/>
                <w:sz w:val="20"/>
                <w:szCs w:val="20"/>
              </w:rPr>
            </w:rPrChange>
          </w:rPr>
          <w:delText>;</w:delText>
        </w:r>
        <w:r w:rsidRPr="001A4D22" w:rsidDel="002260E7">
          <w:rPr>
            <w:rFonts w:ascii="Arial" w:eastAsia="Arial" w:hAnsi="Arial" w:cs="Arial"/>
            <w:i/>
            <w:iCs/>
            <w:sz w:val="20"/>
            <w:szCs w:val="20"/>
            <w:lang w:val="en-US"/>
            <w:rPrChange w:id="9415" w:author="Admin" w:date="2019-02-18T23:54:00Z">
              <w:rPr>
                <w:rFonts w:ascii="Arial" w:eastAsia="Arial" w:hAnsi="Arial" w:cs="Arial"/>
                <w:i/>
                <w:iCs/>
                <w:sz w:val="20"/>
                <w:szCs w:val="20"/>
              </w:rPr>
            </w:rPrChange>
          </w:rPr>
          <w:delText xml:space="preserve"> t</w:delText>
        </w:r>
        <w:r w:rsidRPr="001A4D22" w:rsidDel="002260E7">
          <w:rPr>
            <w:rFonts w:eastAsia="Times New Roman"/>
            <w:sz w:val="20"/>
            <w:szCs w:val="20"/>
            <w:lang w:val="en-US"/>
            <w:rPrChange w:id="9416" w:author="Admin" w:date="2019-02-18T23:54:00Z">
              <w:rPr>
                <w:rFonts w:eastAsia="Times New Roman"/>
                <w:sz w:val="20"/>
                <w:szCs w:val="20"/>
              </w:rPr>
            </w:rPrChange>
          </w:rPr>
          <w:delText>)</w:delText>
        </w:r>
        <w:r w:rsidRPr="001A4D22" w:rsidDel="002260E7">
          <w:rPr>
            <w:rFonts w:ascii="Arial" w:eastAsia="Arial" w:hAnsi="Arial" w:cs="Arial"/>
            <w:i/>
            <w:iCs/>
            <w:sz w:val="20"/>
            <w:szCs w:val="20"/>
            <w:lang w:val="en-US"/>
            <w:rPrChange w:id="9417" w:author="Admin" w:date="2019-02-18T23:54:00Z">
              <w:rPr>
                <w:rFonts w:ascii="Arial" w:eastAsia="Arial" w:hAnsi="Arial" w:cs="Arial"/>
                <w:i/>
                <w:iCs/>
                <w:sz w:val="20"/>
                <w:szCs w:val="20"/>
              </w:rPr>
            </w:rPrChange>
          </w:rPr>
          <w:delText xml:space="preserve"> </w:delText>
        </w:r>
        <w:r w:rsidRPr="001A4D22" w:rsidDel="002260E7">
          <w:rPr>
            <w:rFonts w:eastAsia="Times New Roman"/>
            <w:i/>
            <w:iCs/>
            <w:sz w:val="20"/>
            <w:szCs w:val="20"/>
            <w:lang w:val="en-US"/>
            <w:rPrChange w:id="9418" w:author="Admin" w:date="2019-02-18T23:54:00Z">
              <w:rPr>
                <w:rFonts w:eastAsia="Times New Roman"/>
                <w:i/>
                <w:iCs/>
                <w:sz w:val="20"/>
                <w:szCs w:val="20"/>
              </w:rPr>
            </w:rPrChange>
          </w:rPr>
          <w:delText>2</w:delText>
        </w:r>
        <w:r w:rsidRPr="001A4D22" w:rsidDel="002260E7">
          <w:rPr>
            <w:rFonts w:ascii="Arial" w:eastAsia="Arial" w:hAnsi="Arial" w:cs="Arial"/>
            <w:i/>
            <w:iCs/>
            <w:sz w:val="20"/>
            <w:szCs w:val="20"/>
            <w:lang w:val="en-US"/>
            <w:rPrChange w:id="9419" w:author="Admin" w:date="2019-02-18T23:54: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9420" w:author="Admin" w:date="2019-02-18T23:54:00Z">
              <w:rPr>
                <w:rFonts w:eastAsia="Times New Roman"/>
                <w:sz w:val="20"/>
                <w:szCs w:val="20"/>
              </w:rPr>
            </w:rPrChange>
          </w:rPr>
          <w:delText>R</w:delText>
        </w:r>
        <w:r w:rsidRPr="001A4D22" w:rsidDel="002260E7">
          <w:rPr>
            <w:rFonts w:ascii="Arial" w:eastAsia="Arial" w:hAnsi="Arial" w:cs="Arial"/>
            <w:sz w:val="27"/>
            <w:szCs w:val="27"/>
            <w:vertAlign w:val="superscript"/>
            <w:lang w:val="en-US"/>
            <w:rPrChange w:id="9421" w:author="Admin" w:date="2019-02-18T23:54:00Z">
              <w:rPr>
                <w:rFonts w:ascii="Arial" w:eastAsia="Arial" w:hAnsi="Arial" w:cs="Arial"/>
                <w:sz w:val="27"/>
                <w:szCs w:val="27"/>
                <w:vertAlign w:val="superscript"/>
              </w:rPr>
            </w:rPrChange>
          </w:rPr>
          <w:delText>2</w:delText>
        </w:r>
        <w:r w:rsidRPr="001A4D22" w:rsidDel="002260E7">
          <w:rPr>
            <w:rFonts w:ascii="Arial" w:eastAsia="Arial" w:hAnsi="Arial" w:cs="Arial"/>
            <w:i/>
            <w:iCs/>
            <w:sz w:val="20"/>
            <w:szCs w:val="20"/>
            <w:lang w:val="en-US"/>
            <w:rPrChange w:id="9422" w:author="Admin" w:date="2019-02-18T23:54:00Z">
              <w:rPr>
                <w:rFonts w:ascii="Arial" w:eastAsia="Arial" w:hAnsi="Arial" w:cs="Arial"/>
                <w:i/>
                <w:iCs/>
                <w:sz w:val="20"/>
                <w:szCs w:val="20"/>
              </w:rPr>
            </w:rPrChange>
          </w:rPr>
          <w:delText xml:space="preserve"> </w:delText>
        </w:r>
        <w:r w:rsidRPr="001A4D22" w:rsidDel="002260E7">
          <w:rPr>
            <w:rFonts w:eastAsia="Times New Roman"/>
            <w:i/>
            <w:iCs/>
            <w:sz w:val="20"/>
            <w:szCs w:val="20"/>
            <w:lang w:val="en-US"/>
            <w:rPrChange w:id="9423" w:author="Admin" w:date="2019-02-18T23:54:00Z">
              <w:rPr>
                <w:rFonts w:eastAsia="Times New Roman"/>
                <w:i/>
                <w:iCs/>
                <w:sz w:val="20"/>
                <w:szCs w:val="20"/>
              </w:rPr>
            </w:rPrChange>
          </w:rPr>
          <w:delText>j</w:delText>
        </w:r>
        <w:r w:rsidRPr="001A4D22" w:rsidDel="002260E7">
          <w:rPr>
            <w:rFonts w:ascii="Arial" w:eastAsia="Arial" w:hAnsi="Arial" w:cs="Arial"/>
            <w:i/>
            <w:iCs/>
            <w:sz w:val="20"/>
            <w:szCs w:val="20"/>
            <w:lang w:val="en-US"/>
            <w:rPrChange w:id="9424" w:author="Admin" w:date="2019-02-18T23:54:00Z">
              <w:rPr>
                <w:rFonts w:ascii="Arial" w:eastAsia="Arial" w:hAnsi="Arial" w:cs="Arial"/>
                <w:i/>
                <w:iCs/>
                <w:sz w:val="20"/>
                <w:szCs w:val="20"/>
              </w:rPr>
            </w:rPrChange>
          </w:rPr>
          <w:delText xml:space="preserve"> x </w:delText>
        </w:r>
        <w:r w:rsidDel="002260E7">
          <w:rPr>
            <w:rFonts w:ascii="Arial" w:eastAsia="Arial" w:hAnsi="Arial" w:cs="Arial"/>
            <w:sz w:val="20"/>
            <w:szCs w:val="20"/>
          </w:rPr>
          <w:delText>любое</w:delText>
        </w:r>
        <w:r w:rsidRPr="001A4D22" w:rsidDel="002260E7">
          <w:rPr>
            <w:rFonts w:eastAsia="Times New Roman"/>
            <w:i/>
            <w:iCs/>
            <w:sz w:val="20"/>
            <w:szCs w:val="20"/>
            <w:lang w:val="en-US"/>
            <w:rPrChange w:id="9425" w:author="Admin" w:date="2019-02-18T23:54:00Z">
              <w:rPr>
                <w:rFonts w:eastAsia="Times New Roman"/>
                <w:i/>
                <w:iCs/>
                <w:sz w:val="20"/>
                <w:szCs w:val="20"/>
              </w:rPr>
            </w:rPrChange>
          </w:rPr>
          <w:delText>g</w:delText>
        </w:r>
        <w:r w:rsidRPr="001A4D22" w:rsidDel="002260E7">
          <w:rPr>
            <w:rFonts w:eastAsia="Times New Roman"/>
            <w:sz w:val="20"/>
            <w:szCs w:val="20"/>
            <w:lang w:val="en-US"/>
            <w:rPrChange w:id="9426" w:author="Admin" w:date="2019-02-18T23:54:00Z">
              <w:rPr>
                <w:rFonts w:eastAsia="Times New Roman"/>
                <w:sz w:val="20"/>
                <w:szCs w:val="20"/>
              </w:rPr>
            </w:rPrChange>
          </w:rPr>
          <w:delText>)</w:delText>
        </w:r>
        <w:r w:rsidRPr="001A4D22" w:rsidDel="002260E7">
          <w:rPr>
            <w:rFonts w:eastAsia="Times New Roman"/>
            <w:i/>
            <w:iCs/>
            <w:sz w:val="20"/>
            <w:szCs w:val="20"/>
            <w:lang w:val="en-US"/>
            <w:rPrChange w:id="9427" w:author="Admin" w:date="2019-02-18T23:54:00Z">
              <w:rPr>
                <w:rFonts w:eastAsia="Times New Roman"/>
                <w:i/>
                <w:iCs/>
                <w:sz w:val="20"/>
                <w:szCs w:val="20"/>
              </w:rPr>
            </w:rPrChange>
          </w:rPr>
          <w:delText>:</w:delText>
        </w:r>
      </w:del>
    </w:p>
    <w:p w:rsidR="00A33515" w:rsidRPr="001A4D22" w:rsidDel="002260E7" w:rsidRDefault="00A33515">
      <w:pPr>
        <w:spacing w:line="226" w:lineRule="exact"/>
        <w:rPr>
          <w:del w:id="9428" w:author="Admin" w:date="2019-02-19T02:10:00Z"/>
          <w:sz w:val="20"/>
          <w:szCs w:val="20"/>
          <w:lang w:val="en-US"/>
          <w:rPrChange w:id="9429" w:author="Admin" w:date="2019-02-18T23:54:00Z">
            <w:rPr>
              <w:del w:id="9430" w:author="Admin" w:date="2019-02-19T02:10:00Z"/>
              <w:sz w:val="20"/>
              <w:szCs w:val="20"/>
            </w:rPr>
          </w:rPrChange>
        </w:rPr>
      </w:pPr>
    </w:p>
    <w:p w:rsidR="00A33515" w:rsidDel="002260E7" w:rsidRDefault="001A4D22">
      <w:pPr>
        <w:numPr>
          <w:ilvl w:val="0"/>
          <w:numId w:val="720"/>
        </w:numPr>
        <w:tabs>
          <w:tab w:val="left" w:pos="500"/>
        </w:tabs>
        <w:ind w:left="500" w:hanging="273"/>
        <w:rPr>
          <w:del w:id="9431" w:author="Admin" w:date="2019-02-19T02:10:00Z"/>
          <w:rFonts w:ascii="Arial" w:eastAsia="Arial" w:hAnsi="Arial" w:cs="Arial"/>
          <w:b/>
          <w:bCs/>
          <w:sz w:val="20"/>
          <w:szCs w:val="20"/>
        </w:rPr>
        <w:pPrChange w:id="9432" w:author="Admin" w:date="2019-02-19T00:19:00Z">
          <w:pPr>
            <w:numPr>
              <w:numId w:val="723"/>
            </w:numPr>
            <w:tabs>
              <w:tab w:val="left" w:pos="500"/>
            </w:tabs>
            <w:ind w:left="500" w:hanging="273"/>
          </w:pPr>
        </w:pPrChange>
      </w:pPr>
      <w:del w:id="9433" w:author="Admin" w:date="2019-02-19T02:10:00Z">
        <w:r w:rsidDel="002260E7">
          <w:rPr>
            <w:rFonts w:ascii="Arial" w:eastAsia="Arial" w:hAnsi="Arial" w:cs="Arial"/>
            <w:sz w:val="20"/>
            <w:szCs w:val="20"/>
          </w:rPr>
          <w:delText xml:space="preserve">Какая фигура обладает следующими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y</w:delText>
        </w:r>
        <w:r w:rsidDel="002260E7">
          <w:rPr>
            <w:rFonts w:ascii="Arial" w:eastAsia="Arial" w:hAnsi="Arial" w:cs="Arial"/>
            <w:sz w:val="20"/>
            <w:szCs w:val="20"/>
          </w:rPr>
          <w:delText>-снимками:</w:delText>
        </w:r>
      </w:del>
    </w:p>
    <w:p w:rsidR="00A33515" w:rsidDel="002260E7" w:rsidRDefault="00A33515">
      <w:pPr>
        <w:spacing w:line="169" w:lineRule="exact"/>
        <w:rPr>
          <w:del w:id="9434" w:author="Admin" w:date="2019-02-19T02:10:00Z"/>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400"/>
        <w:gridCol w:w="340"/>
        <w:gridCol w:w="460"/>
        <w:gridCol w:w="240"/>
        <w:gridCol w:w="140"/>
        <w:gridCol w:w="20"/>
        <w:gridCol w:w="140"/>
        <w:gridCol w:w="300"/>
        <w:gridCol w:w="140"/>
        <w:gridCol w:w="180"/>
        <w:gridCol w:w="240"/>
        <w:gridCol w:w="200"/>
        <w:gridCol w:w="120"/>
        <w:gridCol w:w="220"/>
        <w:gridCol w:w="200"/>
        <w:gridCol w:w="180"/>
        <w:gridCol w:w="20"/>
      </w:tblGrid>
      <w:tr w:rsidR="00A33515" w:rsidDel="002260E7">
        <w:trPr>
          <w:trHeight w:val="230"/>
          <w:del w:id="9435" w:author="Admin" w:date="2019-02-19T02:10:00Z"/>
        </w:trPr>
        <w:tc>
          <w:tcPr>
            <w:tcW w:w="400" w:type="dxa"/>
            <w:vAlign w:val="bottom"/>
          </w:tcPr>
          <w:p w:rsidR="00A33515" w:rsidDel="002260E7" w:rsidRDefault="00A33515">
            <w:pPr>
              <w:rPr>
                <w:del w:id="9436" w:author="Admin" w:date="2019-02-19T02:10:00Z"/>
                <w:sz w:val="19"/>
                <w:szCs w:val="19"/>
              </w:rPr>
            </w:pPr>
          </w:p>
        </w:tc>
        <w:tc>
          <w:tcPr>
            <w:tcW w:w="340" w:type="dxa"/>
            <w:vAlign w:val="bottom"/>
          </w:tcPr>
          <w:p w:rsidR="00A33515" w:rsidDel="002260E7" w:rsidRDefault="00A33515">
            <w:pPr>
              <w:rPr>
                <w:del w:id="9437" w:author="Admin" w:date="2019-02-19T02:10:00Z"/>
                <w:sz w:val="19"/>
                <w:szCs w:val="19"/>
              </w:rPr>
            </w:pPr>
          </w:p>
        </w:tc>
        <w:tc>
          <w:tcPr>
            <w:tcW w:w="460" w:type="dxa"/>
            <w:vAlign w:val="bottom"/>
          </w:tcPr>
          <w:p w:rsidR="00A33515" w:rsidDel="002260E7" w:rsidRDefault="00A33515">
            <w:pPr>
              <w:rPr>
                <w:del w:id="9438" w:author="Admin" w:date="2019-02-19T02:10:00Z"/>
                <w:sz w:val="19"/>
                <w:szCs w:val="19"/>
              </w:rPr>
            </w:pPr>
          </w:p>
        </w:tc>
        <w:tc>
          <w:tcPr>
            <w:tcW w:w="240" w:type="dxa"/>
            <w:vAlign w:val="bottom"/>
          </w:tcPr>
          <w:p w:rsidR="00A33515" w:rsidDel="002260E7" w:rsidRDefault="001A4D22">
            <w:pPr>
              <w:ind w:left="40"/>
              <w:rPr>
                <w:del w:id="9439" w:author="Admin" w:date="2019-02-19T02:10:00Z"/>
                <w:sz w:val="20"/>
                <w:szCs w:val="20"/>
              </w:rPr>
            </w:pPr>
            <w:del w:id="9440" w:author="Admin" w:date="2019-02-19T02:10:00Z">
              <w:r w:rsidDel="002260E7">
                <w:rPr>
                  <w:rFonts w:eastAsia="Times New Roman"/>
                  <w:sz w:val="20"/>
                  <w:szCs w:val="20"/>
                </w:rPr>
                <w:delText>&gt;</w:delText>
              </w:r>
            </w:del>
          </w:p>
        </w:tc>
        <w:tc>
          <w:tcPr>
            <w:tcW w:w="140" w:type="dxa"/>
            <w:vAlign w:val="bottom"/>
          </w:tcPr>
          <w:p w:rsidR="00A33515" w:rsidDel="002260E7" w:rsidRDefault="001A4D22">
            <w:pPr>
              <w:rPr>
                <w:del w:id="9441" w:author="Admin" w:date="2019-02-19T02:10:00Z"/>
                <w:sz w:val="20"/>
                <w:szCs w:val="20"/>
              </w:rPr>
            </w:pPr>
            <w:del w:id="9442" w:author="Admin" w:date="2019-02-19T02:10:00Z">
              <w:r w:rsidDel="002260E7">
                <w:rPr>
                  <w:rFonts w:ascii="Arial" w:eastAsia="Arial" w:hAnsi="Arial" w:cs="Arial"/>
                  <w:w w:val="76"/>
                  <w:sz w:val="14"/>
                  <w:szCs w:val="14"/>
                </w:rPr>
                <w:delText>12</w:delText>
              </w:r>
            </w:del>
          </w:p>
        </w:tc>
        <w:tc>
          <w:tcPr>
            <w:tcW w:w="20" w:type="dxa"/>
            <w:vAlign w:val="bottom"/>
          </w:tcPr>
          <w:p w:rsidR="00A33515" w:rsidDel="002260E7" w:rsidRDefault="00A33515">
            <w:pPr>
              <w:rPr>
                <w:del w:id="9443" w:author="Admin" w:date="2019-02-19T02:10:00Z"/>
                <w:sz w:val="19"/>
                <w:szCs w:val="19"/>
              </w:rPr>
            </w:pPr>
          </w:p>
        </w:tc>
        <w:tc>
          <w:tcPr>
            <w:tcW w:w="140" w:type="dxa"/>
            <w:vAlign w:val="bottom"/>
          </w:tcPr>
          <w:p w:rsidR="00A33515" w:rsidDel="002260E7" w:rsidRDefault="00A33515">
            <w:pPr>
              <w:rPr>
                <w:del w:id="9444" w:author="Admin" w:date="2019-02-19T02:10:00Z"/>
                <w:sz w:val="19"/>
                <w:szCs w:val="19"/>
              </w:rPr>
            </w:pPr>
          </w:p>
        </w:tc>
        <w:tc>
          <w:tcPr>
            <w:tcW w:w="300" w:type="dxa"/>
            <w:vAlign w:val="bottom"/>
          </w:tcPr>
          <w:p w:rsidR="00A33515" w:rsidDel="002260E7" w:rsidRDefault="00A33515">
            <w:pPr>
              <w:rPr>
                <w:del w:id="9445" w:author="Admin" w:date="2019-02-19T02:10:00Z"/>
                <w:sz w:val="19"/>
                <w:szCs w:val="19"/>
              </w:rPr>
            </w:pPr>
          </w:p>
        </w:tc>
        <w:tc>
          <w:tcPr>
            <w:tcW w:w="140" w:type="dxa"/>
            <w:vAlign w:val="bottom"/>
          </w:tcPr>
          <w:p w:rsidR="00A33515" w:rsidDel="002260E7" w:rsidRDefault="00A33515">
            <w:pPr>
              <w:rPr>
                <w:del w:id="9446" w:author="Admin" w:date="2019-02-19T02:10:00Z"/>
                <w:sz w:val="19"/>
                <w:szCs w:val="19"/>
              </w:rPr>
            </w:pPr>
          </w:p>
        </w:tc>
        <w:tc>
          <w:tcPr>
            <w:tcW w:w="180" w:type="dxa"/>
            <w:vAlign w:val="bottom"/>
          </w:tcPr>
          <w:p w:rsidR="00A33515" w:rsidDel="002260E7" w:rsidRDefault="00A33515">
            <w:pPr>
              <w:rPr>
                <w:del w:id="9447" w:author="Admin" w:date="2019-02-19T02:10:00Z"/>
                <w:sz w:val="19"/>
                <w:szCs w:val="19"/>
              </w:rPr>
            </w:pPr>
          </w:p>
        </w:tc>
        <w:tc>
          <w:tcPr>
            <w:tcW w:w="560" w:type="dxa"/>
            <w:gridSpan w:val="3"/>
            <w:vMerge w:val="restart"/>
            <w:vAlign w:val="bottom"/>
          </w:tcPr>
          <w:p w:rsidR="00A33515" w:rsidDel="002260E7" w:rsidRDefault="001A4D22">
            <w:pPr>
              <w:ind w:left="100"/>
              <w:rPr>
                <w:del w:id="9448" w:author="Admin" w:date="2019-02-19T02:10:00Z"/>
                <w:sz w:val="20"/>
                <w:szCs w:val="20"/>
              </w:rPr>
            </w:pPr>
            <w:del w:id="9449" w:author="Admin" w:date="2019-02-19T02:10:00Z">
              <w:r w:rsidDel="002260E7">
                <w:rPr>
                  <w:rFonts w:ascii="Arial" w:eastAsia="Arial" w:hAnsi="Arial" w:cs="Arial"/>
                  <w:i/>
                  <w:iCs/>
                  <w:sz w:val="20"/>
                  <w:szCs w:val="20"/>
                </w:rPr>
                <w:delText xml:space="preserve">t   </w:delText>
              </w:r>
              <w:r w:rsidDel="002260E7">
                <w:rPr>
                  <w:rFonts w:ascii="Arial" w:eastAsia="Arial" w:hAnsi="Arial" w:cs="Arial"/>
                  <w:sz w:val="20"/>
                  <w:szCs w:val="20"/>
                </w:rPr>
                <w:delText>0</w:delText>
              </w:r>
            </w:del>
          </w:p>
        </w:tc>
        <w:tc>
          <w:tcPr>
            <w:tcW w:w="220" w:type="dxa"/>
            <w:vAlign w:val="bottom"/>
          </w:tcPr>
          <w:p w:rsidR="00A33515" w:rsidDel="002260E7" w:rsidRDefault="00A33515">
            <w:pPr>
              <w:rPr>
                <w:del w:id="9450" w:author="Admin" w:date="2019-02-19T02:10:00Z"/>
                <w:sz w:val="19"/>
                <w:szCs w:val="19"/>
              </w:rPr>
            </w:pPr>
          </w:p>
        </w:tc>
        <w:tc>
          <w:tcPr>
            <w:tcW w:w="200" w:type="dxa"/>
            <w:vAlign w:val="bottom"/>
          </w:tcPr>
          <w:p w:rsidR="00A33515" w:rsidDel="002260E7" w:rsidRDefault="00A33515">
            <w:pPr>
              <w:rPr>
                <w:del w:id="9451" w:author="Admin" w:date="2019-02-19T02:10:00Z"/>
                <w:sz w:val="19"/>
                <w:szCs w:val="19"/>
              </w:rPr>
            </w:pPr>
          </w:p>
        </w:tc>
        <w:tc>
          <w:tcPr>
            <w:tcW w:w="180" w:type="dxa"/>
            <w:vAlign w:val="bottom"/>
          </w:tcPr>
          <w:p w:rsidR="00A33515" w:rsidDel="002260E7" w:rsidRDefault="00A33515">
            <w:pPr>
              <w:rPr>
                <w:del w:id="9452" w:author="Admin" w:date="2019-02-19T02:10:00Z"/>
                <w:sz w:val="19"/>
                <w:szCs w:val="19"/>
              </w:rPr>
            </w:pPr>
          </w:p>
        </w:tc>
        <w:tc>
          <w:tcPr>
            <w:tcW w:w="0" w:type="dxa"/>
            <w:vAlign w:val="bottom"/>
          </w:tcPr>
          <w:p w:rsidR="00A33515" w:rsidDel="002260E7" w:rsidRDefault="00A33515">
            <w:pPr>
              <w:rPr>
                <w:del w:id="9453" w:author="Admin" w:date="2019-02-19T02:10:00Z"/>
                <w:sz w:val="1"/>
                <w:szCs w:val="1"/>
              </w:rPr>
            </w:pPr>
          </w:p>
        </w:tc>
      </w:tr>
      <w:tr w:rsidR="00A33515" w:rsidDel="002260E7">
        <w:trPr>
          <w:trHeight w:val="153"/>
          <w:del w:id="9454" w:author="Admin" w:date="2019-02-19T02:10:00Z"/>
        </w:trPr>
        <w:tc>
          <w:tcPr>
            <w:tcW w:w="400" w:type="dxa"/>
            <w:vAlign w:val="bottom"/>
          </w:tcPr>
          <w:p w:rsidR="00A33515" w:rsidDel="002260E7" w:rsidRDefault="00A33515">
            <w:pPr>
              <w:rPr>
                <w:del w:id="9455" w:author="Admin" w:date="2019-02-19T02:10:00Z"/>
                <w:sz w:val="13"/>
                <w:szCs w:val="13"/>
              </w:rPr>
            </w:pPr>
          </w:p>
        </w:tc>
        <w:tc>
          <w:tcPr>
            <w:tcW w:w="340" w:type="dxa"/>
            <w:vAlign w:val="bottom"/>
          </w:tcPr>
          <w:p w:rsidR="00A33515" w:rsidDel="002260E7" w:rsidRDefault="00A33515">
            <w:pPr>
              <w:rPr>
                <w:del w:id="9456" w:author="Admin" w:date="2019-02-19T02:10:00Z"/>
                <w:sz w:val="13"/>
                <w:szCs w:val="13"/>
              </w:rPr>
            </w:pPr>
          </w:p>
        </w:tc>
        <w:tc>
          <w:tcPr>
            <w:tcW w:w="460" w:type="dxa"/>
            <w:vAlign w:val="bottom"/>
          </w:tcPr>
          <w:p w:rsidR="00A33515" w:rsidDel="002260E7" w:rsidRDefault="00A33515">
            <w:pPr>
              <w:rPr>
                <w:del w:id="9457" w:author="Admin" w:date="2019-02-19T02:10:00Z"/>
                <w:sz w:val="13"/>
                <w:szCs w:val="13"/>
              </w:rPr>
            </w:pPr>
          </w:p>
        </w:tc>
        <w:tc>
          <w:tcPr>
            <w:tcW w:w="380" w:type="dxa"/>
            <w:gridSpan w:val="2"/>
            <w:vAlign w:val="bottom"/>
          </w:tcPr>
          <w:p w:rsidR="00A33515" w:rsidDel="002260E7" w:rsidRDefault="001A4D22">
            <w:pPr>
              <w:spacing w:line="153" w:lineRule="exact"/>
              <w:ind w:left="40"/>
              <w:rPr>
                <w:del w:id="9458" w:author="Admin" w:date="2019-02-19T02:10:00Z"/>
                <w:sz w:val="20"/>
                <w:szCs w:val="20"/>
              </w:rPr>
            </w:pPr>
            <w:del w:id="9459" w:author="Admin" w:date="2019-02-19T02:10:00Z">
              <w:r w:rsidDel="002260E7">
                <w:rPr>
                  <w:rFonts w:eastAsia="Times New Roman"/>
                  <w:sz w:val="17"/>
                  <w:szCs w:val="17"/>
                  <w:vertAlign w:val="superscript"/>
                </w:rPr>
                <w:delText>8</w:delText>
              </w:r>
              <w:r w:rsidDel="002260E7">
                <w:rPr>
                  <w:rFonts w:ascii="Arial" w:eastAsia="Arial" w:hAnsi="Arial" w:cs="Arial"/>
                  <w:sz w:val="12"/>
                  <w:szCs w:val="12"/>
                </w:rPr>
                <w:delText>0</w:delText>
              </w:r>
              <w:r w:rsidDel="002260E7">
                <w:rPr>
                  <w:rFonts w:eastAsia="Times New Roman"/>
                  <w:i/>
                  <w:iCs/>
                  <w:sz w:val="12"/>
                  <w:szCs w:val="12"/>
                </w:rPr>
                <w:delText>;</w:delText>
              </w:r>
            </w:del>
          </w:p>
        </w:tc>
        <w:tc>
          <w:tcPr>
            <w:tcW w:w="20" w:type="dxa"/>
            <w:vAlign w:val="bottom"/>
          </w:tcPr>
          <w:p w:rsidR="00A33515" w:rsidDel="002260E7" w:rsidRDefault="00A33515">
            <w:pPr>
              <w:rPr>
                <w:del w:id="9460" w:author="Admin" w:date="2019-02-19T02:10:00Z"/>
                <w:sz w:val="13"/>
                <w:szCs w:val="13"/>
              </w:rPr>
            </w:pPr>
          </w:p>
        </w:tc>
        <w:tc>
          <w:tcPr>
            <w:tcW w:w="140" w:type="dxa"/>
            <w:vAlign w:val="bottom"/>
          </w:tcPr>
          <w:p w:rsidR="00A33515" w:rsidDel="002260E7" w:rsidRDefault="00A33515">
            <w:pPr>
              <w:rPr>
                <w:del w:id="9461" w:author="Admin" w:date="2019-02-19T02:10:00Z"/>
                <w:sz w:val="13"/>
                <w:szCs w:val="13"/>
              </w:rPr>
            </w:pPr>
          </w:p>
        </w:tc>
        <w:tc>
          <w:tcPr>
            <w:tcW w:w="300" w:type="dxa"/>
            <w:vAlign w:val="bottom"/>
          </w:tcPr>
          <w:p w:rsidR="00A33515" w:rsidDel="002260E7" w:rsidRDefault="00A33515">
            <w:pPr>
              <w:rPr>
                <w:del w:id="9462" w:author="Admin" w:date="2019-02-19T02:10:00Z"/>
                <w:sz w:val="13"/>
                <w:szCs w:val="13"/>
              </w:rPr>
            </w:pPr>
          </w:p>
        </w:tc>
        <w:tc>
          <w:tcPr>
            <w:tcW w:w="140" w:type="dxa"/>
            <w:vAlign w:val="bottom"/>
          </w:tcPr>
          <w:p w:rsidR="00A33515" w:rsidDel="002260E7" w:rsidRDefault="00A33515">
            <w:pPr>
              <w:rPr>
                <w:del w:id="9463" w:author="Admin" w:date="2019-02-19T02:10:00Z"/>
                <w:sz w:val="13"/>
                <w:szCs w:val="13"/>
              </w:rPr>
            </w:pPr>
          </w:p>
        </w:tc>
        <w:tc>
          <w:tcPr>
            <w:tcW w:w="180" w:type="dxa"/>
            <w:vAlign w:val="bottom"/>
          </w:tcPr>
          <w:p w:rsidR="00A33515" w:rsidDel="002260E7" w:rsidRDefault="00A33515">
            <w:pPr>
              <w:rPr>
                <w:del w:id="9464" w:author="Admin" w:date="2019-02-19T02:10:00Z"/>
                <w:sz w:val="13"/>
                <w:szCs w:val="13"/>
              </w:rPr>
            </w:pPr>
          </w:p>
        </w:tc>
        <w:tc>
          <w:tcPr>
            <w:tcW w:w="560" w:type="dxa"/>
            <w:gridSpan w:val="3"/>
            <w:vMerge/>
            <w:vAlign w:val="bottom"/>
          </w:tcPr>
          <w:p w:rsidR="00A33515" w:rsidDel="002260E7" w:rsidRDefault="00A33515">
            <w:pPr>
              <w:rPr>
                <w:del w:id="9465" w:author="Admin" w:date="2019-02-19T02:10:00Z"/>
                <w:sz w:val="13"/>
                <w:szCs w:val="13"/>
              </w:rPr>
            </w:pPr>
          </w:p>
        </w:tc>
        <w:tc>
          <w:tcPr>
            <w:tcW w:w="220" w:type="dxa"/>
            <w:vMerge w:val="restart"/>
            <w:vAlign w:val="bottom"/>
          </w:tcPr>
          <w:p w:rsidR="00A33515" w:rsidDel="002260E7" w:rsidRDefault="00A33515">
            <w:pPr>
              <w:rPr>
                <w:del w:id="9466" w:author="Admin" w:date="2019-02-19T02:10:00Z"/>
                <w:sz w:val="13"/>
                <w:szCs w:val="13"/>
              </w:rPr>
            </w:pPr>
          </w:p>
        </w:tc>
        <w:tc>
          <w:tcPr>
            <w:tcW w:w="200" w:type="dxa"/>
            <w:vAlign w:val="bottom"/>
          </w:tcPr>
          <w:p w:rsidR="00A33515" w:rsidDel="002260E7" w:rsidRDefault="00A33515">
            <w:pPr>
              <w:rPr>
                <w:del w:id="9467" w:author="Admin" w:date="2019-02-19T02:10:00Z"/>
                <w:sz w:val="13"/>
                <w:szCs w:val="13"/>
              </w:rPr>
            </w:pPr>
          </w:p>
        </w:tc>
        <w:tc>
          <w:tcPr>
            <w:tcW w:w="180" w:type="dxa"/>
            <w:vAlign w:val="bottom"/>
          </w:tcPr>
          <w:p w:rsidR="00A33515" w:rsidDel="002260E7" w:rsidRDefault="00A33515">
            <w:pPr>
              <w:rPr>
                <w:del w:id="9468" w:author="Admin" w:date="2019-02-19T02:10:00Z"/>
                <w:sz w:val="13"/>
                <w:szCs w:val="13"/>
              </w:rPr>
            </w:pPr>
          </w:p>
        </w:tc>
        <w:tc>
          <w:tcPr>
            <w:tcW w:w="0" w:type="dxa"/>
            <w:vAlign w:val="bottom"/>
          </w:tcPr>
          <w:p w:rsidR="00A33515" w:rsidDel="002260E7" w:rsidRDefault="00A33515">
            <w:pPr>
              <w:rPr>
                <w:del w:id="9469" w:author="Admin" w:date="2019-02-19T02:10:00Z"/>
                <w:sz w:val="1"/>
                <w:szCs w:val="1"/>
              </w:rPr>
            </w:pPr>
          </w:p>
        </w:tc>
      </w:tr>
      <w:tr w:rsidR="00A33515" w:rsidDel="002260E7">
        <w:trPr>
          <w:trHeight w:val="44"/>
          <w:del w:id="9470" w:author="Admin" w:date="2019-02-19T02:10:00Z"/>
        </w:trPr>
        <w:tc>
          <w:tcPr>
            <w:tcW w:w="400" w:type="dxa"/>
            <w:vAlign w:val="bottom"/>
          </w:tcPr>
          <w:p w:rsidR="00A33515" w:rsidDel="002260E7" w:rsidRDefault="00A33515">
            <w:pPr>
              <w:rPr>
                <w:del w:id="9471" w:author="Admin" w:date="2019-02-19T02:10:00Z"/>
                <w:sz w:val="3"/>
                <w:szCs w:val="3"/>
              </w:rPr>
            </w:pPr>
          </w:p>
        </w:tc>
        <w:tc>
          <w:tcPr>
            <w:tcW w:w="340" w:type="dxa"/>
            <w:vAlign w:val="bottom"/>
          </w:tcPr>
          <w:p w:rsidR="00A33515" w:rsidDel="002260E7" w:rsidRDefault="00A33515">
            <w:pPr>
              <w:rPr>
                <w:del w:id="9472" w:author="Admin" w:date="2019-02-19T02:10:00Z"/>
                <w:sz w:val="3"/>
                <w:szCs w:val="3"/>
              </w:rPr>
            </w:pPr>
          </w:p>
        </w:tc>
        <w:tc>
          <w:tcPr>
            <w:tcW w:w="460" w:type="dxa"/>
            <w:vAlign w:val="bottom"/>
          </w:tcPr>
          <w:p w:rsidR="00A33515" w:rsidDel="002260E7" w:rsidRDefault="00A33515">
            <w:pPr>
              <w:rPr>
                <w:del w:id="9473" w:author="Admin" w:date="2019-02-19T02:10:00Z"/>
                <w:sz w:val="3"/>
                <w:szCs w:val="3"/>
              </w:rPr>
            </w:pPr>
          </w:p>
        </w:tc>
        <w:tc>
          <w:tcPr>
            <w:tcW w:w="240" w:type="dxa"/>
            <w:vAlign w:val="bottom"/>
          </w:tcPr>
          <w:p w:rsidR="00A33515" w:rsidDel="002260E7" w:rsidRDefault="001A4D22">
            <w:pPr>
              <w:spacing w:line="45" w:lineRule="exact"/>
              <w:ind w:left="40"/>
              <w:rPr>
                <w:del w:id="9474" w:author="Admin" w:date="2019-02-19T02:10:00Z"/>
                <w:sz w:val="20"/>
                <w:szCs w:val="20"/>
              </w:rPr>
            </w:pPr>
            <w:del w:id="9475" w:author="Admin" w:date="2019-02-19T02:10:00Z">
              <w:r w:rsidDel="002260E7">
                <w:rPr>
                  <w:rFonts w:eastAsia="Times New Roman"/>
                  <w:sz w:val="4"/>
                  <w:szCs w:val="4"/>
                </w:rPr>
                <w:delText>&gt;</w:delText>
              </w:r>
            </w:del>
          </w:p>
        </w:tc>
        <w:tc>
          <w:tcPr>
            <w:tcW w:w="140" w:type="dxa"/>
            <w:vAlign w:val="bottom"/>
          </w:tcPr>
          <w:p w:rsidR="00A33515" w:rsidDel="002260E7" w:rsidRDefault="00A33515">
            <w:pPr>
              <w:rPr>
                <w:del w:id="9476" w:author="Admin" w:date="2019-02-19T02:10:00Z"/>
                <w:sz w:val="3"/>
                <w:szCs w:val="3"/>
              </w:rPr>
            </w:pPr>
          </w:p>
        </w:tc>
        <w:tc>
          <w:tcPr>
            <w:tcW w:w="20" w:type="dxa"/>
            <w:vAlign w:val="bottom"/>
          </w:tcPr>
          <w:p w:rsidR="00A33515" w:rsidDel="002260E7" w:rsidRDefault="00A33515">
            <w:pPr>
              <w:rPr>
                <w:del w:id="9477" w:author="Admin" w:date="2019-02-19T02:10:00Z"/>
                <w:sz w:val="3"/>
                <w:szCs w:val="3"/>
              </w:rPr>
            </w:pPr>
          </w:p>
        </w:tc>
        <w:tc>
          <w:tcPr>
            <w:tcW w:w="140" w:type="dxa"/>
            <w:vAlign w:val="bottom"/>
          </w:tcPr>
          <w:p w:rsidR="00A33515" w:rsidDel="002260E7" w:rsidRDefault="00A33515">
            <w:pPr>
              <w:rPr>
                <w:del w:id="9478" w:author="Admin" w:date="2019-02-19T02:10:00Z"/>
                <w:sz w:val="3"/>
                <w:szCs w:val="3"/>
              </w:rPr>
            </w:pPr>
          </w:p>
        </w:tc>
        <w:tc>
          <w:tcPr>
            <w:tcW w:w="300" w:type="dxa"/>
            <w:vAlign w:val="bottom"/>
          </w:tcPr>
          <w:p w:rsidR="00A33515" w:rsidDel="002260E7" w:rsidRDefault="00A33515">
            <w:pPr>
              <w:rPr>
                <w:del w:id="9479" w:author="Admin" w:date="2019-02-19T02:10:00Z"/>
                <w:sz w:val="3"/>
                <w:szCs w:val="3"/>
              </w:rPr>
            </w:pPr>
          </w:p>
        </w:tc>
        <w:tc>
          <w:tcPr>
            <w:tcW w:w="140" w:type="dxa"/>
            <w:vAlign w:val="bottom"/>
          </w:tcPr>
          <w:p w:rsidR="00A33515" w:rsidDel="002260E7" w:rsidRDefault="00A33515">
            <w:pPr>
              <w:rPr>
                <w:del w:id="9480" w:author="Admin" w:date="2019-02-19T02:10:00Z"/>
                <w:sz w:val="3"/>
                <w:szCs w:val="3"/>
              </w:rPr>
            </w:pPr>
          </w:p>
        </w:tc>
        <w:tc>
          <w:tcPr>
            <w:tcW w:w="180" w:type="dxa"/>
            <w:vAlign w:val="bottom"/>
          </w:tcPr>
          <w:p w:rsidR="00A33515" w:rsidDel="002260E7" w:rsidRDefault="00A33515">
            <w:pPr>
              <w:rPr>
                <w:del w:id="9481" w:author="Admin" w:date="2019-02-19T02:10:00Z"/>
                <w:sz w:val="3"/>
                <w:szCs w:val="3"/>
              </w:rPr>
            </w:pPr>
          </w:p>
        </w:tc>
        <w:tc>
          <w:tcPr>
            <w:tcW w:w="240" w:type="dxa"/>
            <w:vAlign w:val="bottom"/>
          </w:tcPr>
          <w:p w:rsidR="00A33515" w:rsidDel="002260E7" w:rsidRDefault="00A33515">
            <w:pPr>
              <w:rPr>
                <w:del w:id="9482" w:author="Admin" w:date="2019-02-19T02:10:00Z"/>
                <w:sz w:val="3"/>
                <w:szCs w:val="3"/>
              </w:rPr>
            </w:pPr>
          </w:p>
        </w:tc>
        <w:tc>
          <w:tcPr>
            <w:tcW w:w="200" w:type="dxa"/>
            <w:vAlign w:val="bottom"/>
          </w:tcPr>
          <w:p w:rsidR="00A33515" w:rsidDel="002260E7" w:rsidRDefault="00A33515">
            <w:pPr>
              <w:rPr>
                <w:del w:id="9483" w:author="Admin" w:date="2019-02-19T02:10:00Z"/>
                <w:sz w:val="3"/>
                <w:szCs w:val="3"/>
              </w:rPr>
            </w:pPr>
          </w:p>
        </w:tc>
        <w:tc>
          <w:tcPr>
            <w:tcW w:w="120" w:type="dxa"/>
            <w:vAlign w:val="bottom"/>
          </w:tcPr>
          <w:p w:rsidR="00A33515" w:rsidDel="002260E7" w:rsidRDefault="00A33515">
            <w:pPr>
              <w:rPr>
                <w:del w:id="9484" w:author="Admin" w:date="2019-02-19T02:10:00Z"/>
                <w:sz w:val="3"/>
                <w:szCs w:val="3"/>
              </w:rPr>
            </w:pPr>
          </w:p>
        </w:tc>
        <w:tc>
          <w:tcPr>
            <w:tcW w:w="220" w:type="dxa"/>
            <w:vMerge/>
            <w:vAlign w:val="bottom"/>
          </w:tcPr>
          <w:p w:rsidR="00A33515" w:rsidDel="002260E7" w:rsidRDefault="00A33515">
            <w:pPr>
              <w:rPr>
                <w:del w:id="9485" w:author="Admin" w:date="2019-02-19T02:10:00Z"/>
                <w:sz w:val="3"/>
                <w:szCs w:val="3"/>
              </w:rPr>
            </w:pPr>
          </w:p>
        </w:tc>
        <w:tc>
          <w:tcPr>
            <w:tcW w:w="200" w:type="dxa"/>
            <w:vAlign w:val="bottom"/>
          </w:tcPr>
          <w:p w:rsidR="00A33515" w:rsidDel="002260E7" w:rsidRDefault="00A33515">
            <w:pPr>
              <w:rPr>
                <w:del w:id="9486" w:author="Admin" w:date="2019-02-19T02:10:00Z"/>
                <w:sz w:val="3"/>
                <w:szCs w:val="3"/>
              </w:rPr>
            </w:pPr>
          </w:p>
        </w:tc>
        <w:tc>
          <w:tcPr>
            <w:tcW w:w="180" w:type="dxa"/>
            <w:vAlign w:val="bottom"/>
          </w:tcPr>
          <w:p w:rsidR="00A33515" w:rsidDel="002260E7" w:rsidRDefault="00A33515">
            <w:pPr>
              <w:rPr>
                <w:del w:id="9487" w:author="Admin" w:date="2019-02-19T02:10:00Z"/>
                <w:sz w:val="3"/>
                <w:szCs w:val="3"/>
              </w:rPr>
            </w:pPr>
          </w:p>
        </w:tc>
        <w:tc>
          <w:tcPr>
            <w:tcW w:w="0" w:type="dxa"/>
            <w:vAlign w:val="bottom"/>
          </w:tcPr>
          <w:p w:rsidR="00A33515" w:rsidDel="002260E7" w:rsidRDefault="00A33515">
            <w:pPr>
              <w:rPr>
                <w:del w:id="9488" w:author="Admin" w:date="2019-02-19T02:10:00Z"/>
                <w:sz w:val="1"/>
                <w:szCs w:val="1"/>
              </w:rPr>
            </w:pPr>
          </w:p>
        </w:tc>
      </w:tr>
      <w:tr w:rsidR="00A33515" w:rsidDel="002260E7">
        <w:trPr>
          <w:trHeight w:val="44"/>
          <w:del w:id="9489" w:author="Admin" w:date="2019-02-19T02:10:00Z"/>
        </w:trPr>
        <w:tc>
          <w:tcPr>
            <w:tcW w:w="400" w:type="dxa"/>
            <w:vAlign w:val="bottom"/>
          </w:tcPr>
          <w:p w:rsidR="00A33515" w:rsidDel="002260E7" w:rsidRDefault="00A33515">
            <w:pPr>
              <w:rPr>
                <w:del w:id="9490" w:author="Admin" w:date="2019-02-19T02:10:00Z"/>
                <w:sz w:val="3"/>
                <w:szCs w:val="3"/>
              </w:rPr>
            </w:pPr>
          </w:p>
        </w:tc>
        <w:tc>
          <w:tcPr>
            <w:tcW w:w="340" w:type="dxa"/>
            <w:vAlign w:val="bottom"/>
          </w:tcPr>
          <w:p w:rsidR="00A33515" w:rsidDel="002260E7" w:rsidRDefault="00A33515">
            <w:pPr>
              <w:rPr>
                <w:del w:id="9491" w:author="Admin" w:date="2019-02-19T02:10:00Z"/>
                <w:sz w:val="3"/>
                <w:szCs w:val="3"/>
              </w:rPr>
            </w:pPr>
          </w:p>
        </w:tc>
        <w:tc>
          <w:tcPr>
            <w:tcW w:w="460" w:type="dxa"/>
            <w:vAlign w:val="bottom"/>
          </w:tcPr>
          <w:p w:rsidR="00A33515" w:rsidDel="002260E7" w:rsidRDefault="00A33515">
            <w:pPr>
              <w:rPr>
                <w:del w:id="9492" w:author="Admin" w:date="2019-02-19T02:10:00Z"/>
                <w:sz w:val="3"/>
                <w:szCs w:val="3"/>
              </w:rPr>
            </w:pPr>
          </w:p>
        </w:tc>
        <w:tc>
          <w:tcPr>
            <w:tcW w:w="240" w:type="dxa"/>
            <w:vAlign w:val="bottom"/>
          </w:tcPr>
          <w:p w:rsidR="00A33515" w:rsidDel="002260E7" w:rsidRDefault="001A4D22">
            <w:pPr>
              <w:spacing w:line="45" w:lineRule="exact"/>
              <w:ind w:left="40"/>
              <w:rPr>
                <w:del w:id="9493" w:author="Admin" w:date="2019-02-19T02:10:00Z"/>
                <w:sz w:val="20"/>
                <w:szCs w:val="20"/>
              </w:rPr>
            </w:pPr>
            <w:del w:id="9494" w:author="Admin" w:date="2019-02-19T02:10:00Z">
              <w:r w:rsidDel="002260E7">
                <w:rPr>
                  <w:rFonts w:eastAsia="Times New Roman"/>
                  <w:sz w:val="4"/>
                  <w:szCs w:val="4"/>
                </w:rPr>
                <w:delText>&gt;</w:delText>
              </w:r>
            </w:del>
          </w:p>
        </w:tc>
        <w:tc>
          <w:tcPr>
            <w:tcW w:w="140" w:type="dxa"/>
            <w:vAlign w:val="bottom"/>
          </w:tcPr>
          <w:p w:rsidR="00A33515" w:rsidDel="002260E7" w:rsidRDefault="00A33515">
            <w:pPr>
              <w:rPr>
                <w:del w:id="9495" w:author="Admin" w:date="2019-02-19T02:10:00Z"/>
                <w:sz w:val="3"/>
                <w:szCs w:val="3"/>
              </w:rPr>
            </w:pPr>
          </w:p>
        </w:tc>
        <w:tc>
          <w:tcPr>
            <w:tcW w:w="20" w:type="dxa"/>
            <w:vAlign w:val="bottom"/>
          </w:tcPr>
          <w:p w:rsidR="00A33515" w:rsidDel="002260E7" w:rsidRDefault="00A33515">
            <w:pPr>
              <w:rPr>
                <w:del w:id="9496" w:author="Admin" w:date="2019-02-19T02:10:00Z"/>
                <w:sz w:val="3"/>
                <w:szCs w:val="3"/>
              </w:rPr>
            </w:pPr>
          </w:p>
        </w:tc>
        <w:tc>
          <w:tcPr>
            <w:tcW w:w="140" w:type="dxa"/>
            <w:vAlign w:val="bottom"/>
          </w:tcPr>
          <w:p w:rsidR="00A33515" w:rsidDel="002260E7" w:rsidRDefault="00A33515">
            <w:pPr>
              <w:rPr>
                <w:del w:id="9497" w:author="Admin" w:date="2019-02-19T02:10:00Z"/>
                <w:sz w:val="3"/>
                <w:szCs w:val="3"/>
              </w:rPr>
            </w:pPr>
          </w:p>
        </w:tc>
        <w:tc>
          <w:tcPr>
            <w:tcW w:w="300" w:type="dxa"/>
            <w:vAlign w:val="bottom"/>
          </w:tcPr>
          <w:p w:rsidR="00A33515" w:rsidDel="002260E7" w:rsidRDefault="00A33515">
            <w:pPr>
              <w:rPr>
                <w:del w:id="9498" w:author="Admin" w:date="2019-02-19T02:10:00Z"/>
                <w:sz w:val="3"/>
                <w:szCs w:val="3"/>
              </w:rPr>
            </w:pPr>
          </w:p>
        </w:tc>
        <w:tc>
          <w:tcPr>
            <w:tcW w:w="140" w:type="dxa"/>
            <w:vAlign w:val="bottom"/>
          </w:tcPr>
          <w:p w:rsidR="00A33515" w:rsidDel="002260E7" w:rsidRDefault="00A33515">
            <w:pPr>
              <w:rPr>
                <w:del w:id="9499" w:author="Admin" w:date="2019-02-19T02:10:00Z"/>
                <w:sz w:val="3"/>
                <w:szCs w:val="3"/>
              </w:rPr>
            </w:pPr>
          </w:p>
        </w:tc>
        <w:tc>
          <w:tcPr>
            <w:tcW w:w="180" w:type="dxa"/>
            <w:vAlign w:val="bottom"/>
          </w:tcPr>
          <w:p w:rsidR="00A33515" w:rsidDel="002260E7" w:rsidRDefault="00A33515">
            <w:pPr>
              <w:rPr>
                <w:del w:id="9500" w:author="Admin" w:date="2019-02-19T02:10:00Z"/>
                <w:sz w:val="3"/>
                <w:szCs w:val="3"/>
              </w:rPr>
            </w:pPr>
          </w:p>
        </w:tc>
        <w:tc>
          <w:tcPr>
            <w:tcW w:w="240" w:type="dxa"/>
            <w:vAlign w:val="bottom"/>
          </w:tcPr>
          <w:p w:rsidR="00A33515" w:rsidDel="002260E7" w:rsidRDefault="00A33515">
            <w:pPr>
              <w:rPr>
                <w:del w:id="9501" w:author="Admin" w:date="2019-02-19T02:10:00Z"/>
                <w:sz w:val="3"/>
                <w:szCs w:val="3"/>
              </w:rPr>
            </w:pPr>
          </w:p>
        </w:tc>
        <w:tc>
          <w:tcPr>
            <w:tcW w:w="200" w:type="dxa"/>
            <w:vAlign w:val="bottom"/>
          </w:tcPr>
          <w:p w:rsidR="00A33515" w:rsidDel="002260E7" w:rsidRDefault="00A33515">
            <w:pPr>
              <w:rPr>
                <w:del w:id="9502" w:author="Admin" w:date="2019-02-19T02:10:00Z"/>
                <w:sz w:val="3"/>
                <w:szCs w:val="3"/>
              </w:rPr>
            </w:pPr>
          </w:p>
        </w:tc>
        <w:tc>
          <w:tcPr>
            <w:tcW w:w="120" w:type="dxa"/>
            <w:vAlign w:val="bottom"/>
          </w:tcPr>
          <w:p w:rsidR="00A33515" w:rsidDel="002260E7" w:rsidRDefault="00A33515">
            <w:pPr>
              <w:rPr>
                <w:del w:id="9503" w:author="Admin" w:date="2019-02-19T02:10:00Z"/>
                <w:sz w:val="3"/>
                <w:szCs w:val="3"/>
              </w:rPr>
            </w:pPr>
          </w:p>
        </w:tc>
        <w:tc>
          <w:tcPr>
            <w:tcW w:w="220" w:type="dxa"/>
            <w:vAlign w:val="bottom"/>
          </w:tcPr>
          <w:p w:rsidR="00A33515" w:rsidDel="002260E7" w:rsidRDefault="00A33515">
            <w:pPr>
              <w:rPr>
                <w:del w:id="9504" w:author="Admin" w:date="2019-02-19T02:10:00Z"/>
                <w:sz w:val="3"/>
                <w:szCs w:val="3"/>
              </w:rPr>
            </w:pPr>
          </w:p>
        </w:tc>
        <w:tc>
          <w:tcPr>
            <w:tcW w:w="200" w:type="dxa"/>
            <w:vAlign w:val="bottom"/>
          </w:tcPr>
          <w:p w:rsidR="00A33515" w:rsidDel="002260E7" w:rsidRDefault="00A33515">
            <w:pPr>
              <w:rPr>
                <w:del w:id="9505" w:author="Admin" w:date="2019-02-19T02:10:00Z"/>
                <w:sz w:val="3"/>
                <w:szCs w:val="3"/>
              </w:rPr>
            </w:pPr>
          </w:p>
        </w:tc>
        <w:tc>
          <w:tcPr>
            <w:tcW w:w="180" w:type="dxa"/>
            <w:vAlign w:val="bottom"/>
          </w:tcPr>
          <w:p w:rsidR="00A33515" w:rsidDel="002260E7" w:rsidRDefault="00A33515">
            <w:pPr>
              <w:rPr>
                <w:del w:id="9506" w:author="Admin" w:date="2019-02-19T02:10:00Z"/>
                <w:sz w:val="3"/>
                <w:szCs w:val="3"/>
              </w:rPr>
            </w:pPr>
          </w:p>
        </w:tc>
        <w:tc>
          <w:tcPr>
            <w:tcW w:w="0" w:type="dxa"/>
            <w:vAlign w:val="bottom"/>
          </w:tcPr>
          <w:p w:rsidR="00A33515" w:rsidDel="002260E7" w:rsidRDefault="00A33515">
            <w:pPr>
              <w:rPr>
                <w:del w:id="9507" w:author="Admin" w:date="2019-02-19T02:10:00Z"/>
                <w:sz w:val="1"/>
                <w:szCs w:val="1"/>
              </w:rPr>
            </w:pPr>
          </w:p>
        </w:tc>
      </w:tr>
      <w:tr w:rsidR="00A33515" w:rsidDel="002260E7">
        <w:trPr>
          <w:trHeight w:val="85"/>
          <w:del w:id="9508" w:author="Admin" w:date="2019-02-19T02:10:00Z"/>
        </w:trPr>
        <w:tc>
          <w:tcPr>
            <w:tcW w:w="400" w:type="dxa"/>
            <w:vAlign w:val="bottom"/>
          </w:tcPr>
          <w:p w:rsidR="00A33515" w:rsidDel="002260E7" w:rsidRDefault="00A33515">
            <w:pPr>
              <w:rPr>
                <w:del w:id="9509" w:author="Admin" w:date="2019-02-19T02:10:00Z"/>
                <w:sz w:val="7"/>
                <w:szCs w:val="7"/>
              </w:rPr>
            </w:pPr>
          </w:p>
        </w:tc>
        <w:tc>
          <w:tcPr>
            <w:tcW w:w="340" w:type="dxa"/>
            <w:vAlign w:val="bottom"/>
          </w:tcPr>
          <w:p w:rsidR="00A33515" w:rsidDel="002260E7" w:rsidRDefault="00A33515">
            <w:pPr>
              <w:rPr>
                <w:del w:id="9510" w:author="Admin" w:date="2019-02-19T02:10:00Z"/>
                <w:sz w:val="7"/>
                <w:szCs w:val="7"/>
              </w:rPr>
            </w:pPr>
          </w:p>
        </w:tc>
        <w:tc>
          <w:tcPr>
            <w:tcW w:w="460" w:type="dxa"/>
            <w:vAlign w:val="bottom"/>
          </w:tcPr>
          <w:p w:rsidR="00A33515" w:rsidDel="002260E7" w:rsidRDefault="00A33515">
            <w:pPr>
              <w:rPr>
                <w:del w:id="9511" w:author="Admin" w:date="2019-02-19T02:10:00Z"/>
                <w:sz w:val="7"/>
                <w:szCs w:val="7"/>
              </w:rPr>
            </w:pPr>
          </w:p>
        </w:tc>
        <w:tc>
          <w:tcPr>
            <w:tcW w:w="240" w:type="dxa"/>
            <w:vAlign w:val="bottom"/>
          </w:tcPr>
          <w:p w:rsidR="00A33515" w:rsidDel="002260E7" w:rsidRDefault="001A4D22">
            <w:pPr>
              <w:spacing w:line="85" w:lineRule="exact"/>
              <w:ind w:left="40"/>
              <w:rPr>
                <w:del w:id="9512" w:author="Admin" w:date="2019-02-19T02:10:00Z"/>
                <w:sz w:val="20"/>
                <w:szCs w:val="20"/>
              </w:rPr>
            </w:pPr>
            <w:del w:id="9513" w:author="Admin" w:date="2019-02-19T02:10:00Z">
              <w:r w:rsidDel="002260E7">
                <w:rPr>
                  <w:rFonts w:eastAsia="Times New Roman"/>
                  <w:sz w:val="9"/>
                  <w:szCs w:val="9"/>
                </w:rPr>
                <w:delText>&gt;</w:delText>
              </w:r>
            </w:del>
          </w:p>
        </w:tc>
        <w:tc>
          <w:tcPr>
            <w:tcW w:w="140" w:type="dxa"/>
            <w:vMerge w:val="restart"/>
            <w:vAlign w:val="bottom"/>
          </w:tcPr>
          <w:p w:rsidR="00A33515" w:rsidDel="002260E7" w:rsidRDefault="001A4D22">
            <w:pPr>
              <w:spacing w:line="119" w:lineRule="exact"/>
              <w:rPr>
                <w:del w:id="9514" w:author="Admin" w:date="2019-02-19T02:10:00Z"/>
                <w:sz w:val="20"/>
                <w:szCs w:val="20"/>
              </w:rPr>
            </w:pPr>
            <w:del w:id="9515" w:author="Admin" w:date="2019-02-19T02:10:00Z">
              <w:r w:rsidDel="002260E7">
                <w:rPr>
                  <w:rFonts w:ascii="Arial" w:eastAsia="Arial" w:hAnsi="Arial" w:cs="Arial"/>
                  <w:w w:val="82"/>
                  <w:sz w:val="13"/>
                  <w:szCs w:val="13"/>
                </w:rPr>
                <w:delText>12</w:delText>
              </w:r>
            </w:del>
          </w:p>
        </w:tc>
        <w:tc>
          <w:tcPr>
            <w:tcW w:w="20" w:type="dxa"/>
            <w:vAlign w:val="bottom"/>
          </w:tcPr>
          <w:p w:rsidR="00A33515" w:rsidDel="002260E7" w:rsidRDefault="00A33515">
            <w:pPr>
              <w:rPr>
                <w:del w:id="9516" w:author="Admin" w:date="2019-02-19T02:10:00Z"/>
                <w:sz w:val="7"/>
                <w:szCs w:val="7"/>
              </w:rPr>
            </w:pPr>
          </w:p>
        </w:tc>
        <w:tc>
          <w:tcPr>
            <w:tcW w:w="140" w:type="dxa"/>
            <w:vAlign w:val="bottom"/>
          </w:tcPr>
          <w:p w:rsidR="00A33515" w:rsidDel="002260E7" w:rsidRDefault="00A33515">
            <w:pPr>
              <w:rPr>
                <w:del w:id="9517" w:author="Admin" w:date="2019-02-19T02:10:00Z"/>
                <w:sz w:val="7"/>
                <w:szCs w:val="7"/>
              </w:rPr>
            </w:pPr>
          </w:p>
        </w:tc>
        <w:tc>
          <w:tcPr>
            <w:tcW w:w="300" w:type="dxa"/>
            <w:vAlign w:val="bottom"/>
          </w:tcPr>
          <w:p w:rsidR="00A33515" w:rsidDel="002260E7" w:rsidRDefault="00A33515">
            <w:pPr>
              <w:rPr>
                <w:del w:id="9518" w:author="Admin" w:date="2019-02-19T02:10:00Z"/>
                <w:sz w:val="7"/>
                <w:szCs w:val="7"/>
              </w:rPr>
            </w:pPr>
          </w:p>
        </w:tc>
        <w:tc>
          <w:tcPr>
            <w:tcW w:w="140" w:type="dxa"/>
            <w:vAlign w:val="bottom"/>
          </w:tcPr>
          <w:p w:rsidR="00A33515" w:rsidDel="002260E7" w:rsidRDefault="00A33515">
            <w:pPr>
              <w:rPr>
                <w:del w:id="9519" w:author="Admin" w:date="2019-02-19T02:10:00Z"/>
                <w:sz w:val="7"/>
                <w:szCs w:val="7"/>
              </w:rPr>
            </w:pPr>
          </w:p>
        </w:tc>
        <w:tc>
          <w:tcPr>
            <w:tcW w:w="180" w:type="dxa"/>
            <w:vAlign w:val="bottom"/>
          </w:tcPr>
          <w:p w:rsidR="00A33515" w:rsidDel="002260E7" w:rsidRDefault="00A33515">
            <w:pPr>
              <w:rPr>
                <w:del w:id="9520" w:author="Admin" w:date="2019-02-19T02:10:00Z"/>
                <w:sz w:val="7"/>
                <w:szCs w:val="7"/>
              </w:rPr>
            </w:pPr>
          </w:p>
        </w:tc>
        <w:tc>
          <w:tcPr>
            <w:tcW w:w="240" w:type="dxa"/>
            <w:vAlign w:val="bottom"/>
          </w:tcPr>
          <w:p w:rsidR="00A33515" w:rsidDel="002260E7" w:rsidRDefault="00A33515">
            <w:pPr>
              <w:rPr>
                <w:del w:id="9521" w:author="Admin" w:date="2019-02-19T02:10:00Z"/>
                <w:sz w:val="7"/>
                <w:szCs w:val="7"/>
              </w:rPr>
            </w:pPr>
          </w:p>
        </w:tc>
        <w:tc>
          <w:tcPr>
            <w:tcW w:w="200" w:type="dxa"/>
            <w:vAlign w:val="bottom"/>
          </w:tcPr>
          <w:p w:rsidR="00A33515" w:rsidDel="002260E7" w:rsidRDefault="00A33515">
            <w:pPr>
              <w:rPr>
                <w:del w:id="9522" w:author="Admin" w:date="2019-02-19T02:10:00Z"/>
                <w:sz w:val="7"/>
                <w:szCs w:val="7"/>
              </w:rPr>
            </w:pPr>
          </w:p>
        </w:tc>
        <w:tc>
          <w:tcPr>
            <w:tcW w:w="120" w:type="dxa"/>
            <w:vAlign w:val="bottom"/>
          </w:tcPr>
          <w:p w:rsidR="00A33515" w:rsidDel="002260E7" w:rsidRDefault="00A33515">
            <w:pPr>
              <w:rPr>
                <w:del w:id="9523" w:author="Admin" w:date="2019-02-19T02:10:00Z"/>
                <w:sz w:val="7"/>
                <w:szCs w:val="7"/>
              </w:rPr>
            </w:pPr>
          </w:p>
        </w:tc>
        <w:tc>
          <w:tcPr>
            <w:tcW w:w="220" w:type="dxa"/>
            <w:vAlign w:val="bottom"/>
          </w:tcPr>
          <w:p w:rsidR="00A33515" w:rsidDel="002260E7" w:rsidRDefault="00A33515">
            <w:pPr>
              <w:rPr>
                <w:del w:id="9524" w:author="Admin" w:date="2019-02-19T02:10:00Z"/>
                <w:sz w:val="7"/>
                <w:szCs w:val="7"/>
              </w:rPr>
            </w:pPr>
          </w:p>
        </w:tc>
        <w:tc>
          <w:tcPr>
            <w:tcW w:w="200" w:type="dxa"/>
            <w:vAlign w:val="bottom"/>
          </w:tcPr>
          <w:p w:rsidR="00A33515" w:rsidDel="002260E7" w:rsidRDefault="00A33515">
            <w:pPr>
              <w:rPr>
                <w:del w:id="9525" w:author="Admin" w:date="2019-02-19T02:10:00Z"/>
                <w:sz w:val="7"/>
                <w:szCs w:val="7"/>
              </w:rPr>
            </w:pPr>
          </w:p>
        </w:tc>
        <w:tc>
          <w:tcPr>
            <w:tcW w:w="180" w:type="dxa"/>
            <w:vAlign w:val="bottom"/>
          </w:tcPr>
          <w:p w:rsidR="00A33515" w:rsidDel="002260E7" w:rsidRDefault="00A33515">
            <w:pPr>
              <w:rPr>
                <w:del w:id="9526" w:author="Admin" w:date="2019-02-19T02:10:00Z"/>
                <w:sz w:val="7"/>
                <w:szCs w:val="7"/>
              </w:rPr>
            </w:pPr>
          </w:p>
        </w:tc>
        <w:tc>
          <w:tcPr>
            <w:tcW w:w="0" w:type="dxa"/>
            <w:vAlign w:val="bottom"/>
          </w:tcPr>
          <w:p w:rsidR="00A33515" w:rsidDel="002260E7" w:rsidRDefault="00A33515">
            <w:pPr>
              <w:rPr>
                <w:del w:id="9527" w:author="Admin" w:date="2019-02-19T02:10:00Z"/>
                <w:sz w:val="1"/>
                <w:szCs w:val="1"/>
              </w:rPr>
            </w:pPr>
          </w:p>
        </w:tc>
      </w:tr>
      <w:tr w:rsidR="00A33515" w:rsidDel="002260E7">
        <w:trPr>
          <w:trHeight w:val="34"/>
          <w:del w:id="9528" w:author="Admin" w:date="2019-02-19T02:10:00Z"/>
        </w:trPr>
        <w:tc>
          <w:tcPr>
            <w:tcW w:w="400" w:type="dxa"/>
            <w:vAlign w:val="bottom"/>
          </w:tcPr>
          <w:p w:rsidR="00A33515" w:rsidDel="002260E7" w:rsidRDefault="00A33515">
            <w:pPr>
              <w:rPr>
                <w:del w:id="9529" w:author="Admin" w:date="2019-02-19T02:10:00Z"/>
                <w:sz w:val="2"/>
                <w:szCs w:val="2"/>
              </w:rPr>
            </w:pPr>
          </w:p>
        </w:tc>
        <w:tc>
          <w:tcPr>
            <w:tcW w:w="340" w:type="dxa"/>
            <w:vAlign w:val="bottom"/>
          </w:tcPr>
          <w:p w:rsidR="00A33515" w:rsidDel="002260E7" w:rsidRDefault="00A33515">
            <w:pPr>
              <w:rPr>
                <w:del w:id="9530" w:author="Admin" w:date="2019-02-19T02:10:00Z"/>
                <w:sz w:val="2"/>
                <w:szCs w:val="2"/>
              </w:rPr>
            </w:pPr>
          </w:p>
        </w:tc>
        <w:tc>
          <w:tcPr>
            <w:tcW w:w="460" w:type="dxa"/>
            <w:vAlign w:val="bottom"/>
          </w:tcPr>
          <w:p w:rsidR="00A33515" w:rsidDel="002260E7" w:rsidRDefault="00A33515">
            <w:pPr>
              <w:rPr>
                <w:del w:id="9531" w:author="Admin" w:date="2019-02-19T02:10:00Z"/>
                <w:sz w:val="2"/>
                <w:szCs w:val="2"/>
              </w:rPr>
            </w:pPr>
          </w:p>
        </w:tc>
        <w:tc>
          <w:tcPr>
            <w:tcW w:w="240" w:type="dxa"/>
            <w:vAlign w:val="bottom"/>
          </w:tcPr>
          <w:p w:rsidR="00A33515" w:rsidDel="002260E7" w:rsidRDefault="001A4D22">
            <w:pPr>
              <w:ind w:left="40"/>
              <w:rPr>
                <w:del w:id="9532" w:author="Admin" w:date="2019-02-19T02:10:00Z"/>
                <w:sz w:val="20"/>
                <w:szCs w:val="20"/>
              </w:rPr>
            </w:pPr>
            <w:del w:id="9533" w:author="Admin" w:date="2019-02-19T02:10:00Z">
              <w:r w:rsidDel="002260E7">
                <w:rPr>
                  <w:rFonts w:eastAsia="Times New Roman"/>
                  <w:sz w:val="3"/>
                  <w:szCs w:val="3"/>
                </w:rPr>
                <w:delText>&gt;</w:delText>
              </w:r>
            </w:del>
          </w:p>
        </w:tc>
        <w:tc>
          <w:tcPr>
            <w:tcW w:w="140" w:type="dxa"/>
            <w:vMerge/>
            <w:vAlign w:val="bottom"/>
          </w:tcPr>
          <w:p w:rsidR="00A33515" w:rsidDel="002260E7" w:rsidRDefault="00A33515">
            <w:pPr>
              <w:rPr>
                <w:del w:id="9534" w:author="Admin" w:date="2019-02-19T02:10:00Z"/>
                <w:sz w:val="2"/>
                <w:szCs w:val="2"/>
              </w:rPr>
            </w:pPr>
          </w:p>
        </w:tc>
        <w:tc>
          <w:tcPr>
            <w:tcW w:w="20" w:type="dxa"/>
            <w:vAlign w:val="bottom"/>
          </w:tcPr>
          <w:p w:rsidR="00A33515" w:rsidDel="002260E7" w:rsidRDefault="00A33515">
            <w:pPr>
              <w:rPr>
                <w:del w:id="9535" w:author="Admin" w:date="2019-02-19T02:10:00Z"/>
                <w:sz w:val="2"/>
                <w:szCs w:val="2"/>
              </w:rPr>
            </w:pPr>
          </w:p>
        </w:tc>
        <w:tc>
          <w:tcPr>
            <w:tcW w:w="140" w:type="dxa"/>
            <w:vAlign w:val="bottom"/>
          </w:tcPr>
          <w:p w:rsidR="00A33515" w:rsidDel="002260E7" w:rsidRDefault="00A33515">
            <w:pPr>
              <w:rPr>
                <w:del w:id="9536" w:author="Admin" w:date="2019-02-19T02:10:00Z"/>
                <w:sz w:val="2"/>
                <w:szCs w:val="2"/>
              </w:rPr>
            </w:pPr>
          </w:p>
        </w:tc>
        <w:tc>
          <w:tcPr>
            <w:tcW w:w="300" w:type="dxa"/>
            <w:vAlign w:val="bottom"/>
          </w:tcPr>
          <w:p w:rsidR="00A33515" w:rsidDel="002260E7" w:rsidRDefault="00A33515">
            <w:pPr>
              <w:rPr>
                <w:del w:id="9537" w:author="Admin" w:date="2019-02-19T02:10:00Z"/>
                <w:sz w:val="2"/>
                <w:szCs w:val="2"/>
              </w:rPr>
            </w:pPr>
          </w:p>
        </w:tc>
        <w:tc>
          <w:tcPr>
            <w:tcW w:w="140" w:type="dxa"/>
            <w:vAlign w:val="bottom"/>
          </w:tcPr>
          <w:p w:rsidR="00A33515" w:rsidDel="002260E7" w:rsidRDefault="00A33515">
            <w:pPr>
              <w:rPr>
                <w:del w:id="9538" w:author="Admin" w:date="2019-02-19T02:10:00Z"/>
                <w:sz w:val="2"/>
                <w:szCs w:val="2"/>
              </w:rPr>
            </w:pPr>
          </w:p>
        </w:tc>
        <w:tc>
          <w:tcPr>
            <w:tcW w:w="180" w:type="dxa"/>
            <w:vAlign w:val="bottom"/>
          </w:tcPr>
          <w:p w:rsidR="00A33515" w:rsidDel="002260E7" w:rsidRDefault="00A33515">
            <w:pPr>
              <w:rPr>
                <w:del w:id="9539" w:author="Admin" w:date="2019-02-19T02:10:00Z"/>
                <w:sz w:val="2"/>
                <w:szCs w:val="2"/>
              </w:rPr>
            </w:pPr>
          </w:p>
        </w:tc>
        <w:tc>
          <w:tcPr>
            <w:tcW w:w="240" w:type="dxa"/>
            <w:vMerge w:val="restart"/>
            <w:vAlign w:val="bottom"/>
          </w:tcPr>
          <w:p w:rsidR="00A33515" w:rsidDel="002260E7" w:rsidRDefault="001A4D22">
            <w:pPr>
              <w:spacing w:line="60" w:lineRule="exact"/>
              <w:ind w:left="100"/>
              <w:rPr>
                <w:del w:id="9540" w:author="Admin" w:date="2019-02-19T02:10:00Z"/>
                <w:sz w:val="20"/>
                <w:szCs w:val="20"/>
              </w:rPr>
            </w:pPr>
            <w:del w:id="9541" w:author="Admin" w:date="2019-02-19T02:10:00Z">
              <w:r w:rsidDel="002260E7">
                <w:rPr>
                  <w:rFonts w:ascii="Arial" w:eastAsia="Arial" w:hAnsi="Arial" w:cs="Arial"/>
                  <w:sz w:val="6"/>
                  <w:szCs w:val="6"/>
                </w:rPr>
                <w:delText>0</w:delText>
              </w:r>
            </w:del>
          </w:p>
        </w:tc>
        <w:tc>
          <w:tcPr>
            <w:tcW w:w="200" w:type="dxa"/>
            <w:vAlign w:val="bottom"/>
          </w:tcPr>
          <w:p w:rsidR="00A33515" w:rsidDel="002260E7" w:rsidRDefault="00A33515">
            <w:pPr>
              <w:rPr>
                <w:del w:id="9542" w:author="Admin" w:date="2019-02-19T02:10:00Z"/>
                <w:sz w:val="2"/>
                <w:szCs w:val="2"/>
              </w:rPr>
            </w:pPr>
          </w:p>
        </w:tc>
        <w:tc>
          <w:tcPr>
            <w:tcW w:w="120" w:type="dxa"/>
            <w:vMerge w:val="restart"/>
            <w:vAlign w:val="bottom"/>
          </w:tcPr>
          <w:p w:rsidR="00A33515" w:rsidDel="002260E7" w:rsidRDefault="001A4D22">
            <w:pPr>
              <w:spacing w:line="60" w:lineRule="exact"/>
              <w:ind w:left="40"/>
              <w:rPr>
                <w:del w:id="9543" w:author="Admin" w:date="2019-02-19T02:10:00Z"/>
                <w:sz w:val="20"/>
                <w:szCs w:val="20"/>
              </w:rPr>
            </w:pPr>
            <w:del w:id="9544" w:author="Admin" w:date="2019-02-19T02:10:00Z">
              <w:r w:rsidDel="002260E7">
                <w:rPr>
                  <w:rFonts w:ascii="Arial" w:eastAsia="Arial" w:hAnsi="Arial" w:cs="Arial"/>
                  <w:i/>
                  <w:iCs/>
                  <w:sz w:val="6"/>
                  <w:szCs w:val="6"/>
                </w:rPr>
                <w:delText>t</w:delText>
              </w:r>
            </w:del>
          </w:p>
        </w:tc>
        <w:tc>
          <w:tcPr>
            <w:tcW w:w="220" w:type="dxa"/>
            <w:vAlign w:val="bottom"/>
          </w:tcPr>
          <w:p w:rsidR="00A33515" w:rsidDel="002260E7" w:rsidRDefault="00A33515">
            <w:pPr>
              <w:rPr>
                <w:del w:id="9545" w:author="Admin" w:date="2019-02-19T02:10:00Z"/>
                <w:sz w:val="2"/>
                <w:szCs w:val="2"/>
              </w:rPr>
            </w:pPr>
          </w:p>
        </w:tc>
        <w:tc>
          <w:tcPr>
            <w:tcW w:w="200" w:type="dxa"/>
            <w:vMerge w:val="restart"/>
            <w:vAlign w:val="bottom"/>
          </w:tcPr>
          <w:p w:rsidR="00A33515" w:rsidDel="002260E7" w:rsidRDefault="001A4D22">
            <w:pPr>
              <w:spacing w:line="60" w:lineRule="exact"/>
              <w:ind w:right="38"/>
              <w:jc w:val="right"/>
              <w:rPr>
                <w:del w:id="9546" w:author="Admin" w:date="2019-02-19T02:10:00Z"/>
                <w:sz w:val="20"/>
                <w:szCs w:val="20"/>
              </w:rPr>
            </w:pPr>
            <w:del w:id="9547" w:author="Admin" w:date="2019-02-19T02:10:00Z">
              <w:r w:rsidDel="002260E7">
                <w:rPr>
                  <w:rFonts w:ascii="Arial" w:eastAsia="Arial" w:hAnsi="Arial" w:cs="Arial"/>
                  <w:sz w:val="6"/>
                  <w:szCs w:val="6"/>
                </w:rPr>
                <w:delText>3</w:delText>
              </w:r>
            </w:del>
          </w:p>
        </w:tc>
        <w:tc>
          <w:tcPr>
            <w:tcW w:w="180" w:type="dxa"/>
            <w:vAlign w:val="bottom"/>
          </w:tcPr>
          <w:p w:rsidR="00A33515" w:rsidDel="002260E7" w:rsidRDefault="00A33515">
            <w:pPr>
              <w:rPr>
                <w:del w:id="9548" w:author="Admin" w:date="2019-02-19T02:10:00Z"/>
                <w:sz w:val="2"/>
                <w:szCs w:val="2"/>
              </w:rPr>
            </w:pPr>
          </w:p>
        </w:tc>
        <w:tc>
          <w:tcPr>
            <w:tcW w:w="0" w:type="dxa"/>
            <w:vAlign w:val="bottom"/>
          </w:tcPr>
          <w:p w:rsidR="00A33515" w:rsidDel="002260E7" w:rsidRDefault="00A33515">
            <w:pPr>
              <w:spacing w:line="20" w:lineRule="exact"/>
              <w:rPr>
                <w:del w:id="9549" w:author="Admin" w:date="2019-02-19T02:10:00Z"/>
                <w:sz w:val="1"/>
                <w:szCs w:val="1"/>
              </w:rPr>
            </w:pPr>
          </w:p>
        </w:tc>
      </w:tr>
      <w:tr w:rsidR="00A33515" w:rsidDel="002260E7">
        <w:trPr>
          <w:trHeight w:val="26"/>
          <w:del w:id="9550" w:author="Admin" w:date="2019-02-19T02:10:00Z"/>
        </w:trPr>
        <w:tc>
          <w:tcPr>
            <w:tcW w:w="400" w:type="dxa"/>
            <w:vAlign w:val="bottom"/>
          </w:tcPr>
          <w:p w:rsidR="00A33515" w:rsidDel="002260E7" w:rsidRDefault="00A33515">
            <w:pPr>
              <w:rPr>
                <w:del w:id="9551" w:author="Admin" w:date="2019-02-19T02:10:00Z"/>
                <w:sz w:val="2"/>
                <w:szCs w:val="2"/>
              </w:rPr>
            </w:pPr>
          </w:p>
        </w:tc>
        <w:tc>
          <w:tcPr>
            <w:tcW w:w="340" w:type="dxa"/>
            <w:vAlign w:val="bottom"/>
          </w:tcPr>
          <w:p w:rsidR="00A33515" w:rsidDel="002260E7" w:rsidRDefault="00A33515">
            <w:pPr>
              <w:rPr>
                <w:del w:id="9552" w:author="Admin" w:date="2019-02-19T02:10:00Z"/>
                <w:sz w:val="2"/>
                <w:szCs w:val="2"/>
              </w:rPr>
            </w:pPr>
          </w:p>
        </w:tc>
        <w:tc>
          <w:tcPr>
            <w:tcW w:w="460" w:type="dxa"/>
            <w:vAlign w:val="bottom"/>
          </w:tcPr>
          <w:p w:rsidR="00A33515" w:rsidDel="002260E7" w:rsidRDefault="00A33515">
            <w:pPr>
              <w:rPr>
                <w:del w:id="9553" w:author="Admin" w:date="2019-02-19T02:10:00Z"/>
                <w:sz w:val="2"/>
                <w:szCs w:val="2"/>
              </w:rPr>
            </w:pPr>
          </w:p>
        </w:tc>
        <w:tc>
          <w:tcPr>
            <w:tcW w:w="240" w:type="dxa"/>
            <w:vAlign w:val="bottom"/>
          </w:tcPr>
          <w:p w:rsidR="00A33515" w:rsidDel="002260E7" w:rsidRDefault="001A4D22">
            <w:pPr>
              <w:spacing w:line="26" w:lineRule="exact"/>
              <w:ind w:left="40"/>
              <w:rPr>
                <w:del w:id="9554" w:author="Admin" w:date="2019-02-19T02:10:00Z"/>
                <w:sz w:val="20"/>
                <w:szCs w:val="20"/>
              </w:rPr>
            </w:pPr>
            <w:del w:id="9555" w:author="Admin" w:date="2019-02-19T02:10:00Z">
              <w:r w:rsidDel="002260E7">
                <w:rPr>
                  <w:rFonts w:eastAsia="Times New Roman"/>
                  <w:sz w:val="3"/>
                  <w:szCs w:val="3"/>
                </w:rPr>
                <w:delText>&gt;</w:delText>
              </w:r>
            </w:del>
          </w:p>
        </w:tc>
        <w:tc>
          <w:tcPr>
            <w:tcW w:w="920" w:type="dxa"/>
            <w:gridSpan w:val="6"/>
            <w:vAlign w:val="bottom"/>
          </w:tcPr>
          <w:p w:rsidR="00A33515" w:rsidDel="002260E7" w:rsidRDefault="001A4D22">
            <w:pPr>
              <w:ind w:left="20"/>
              <w:rPr>
                <w:del w:id="9556" w:author="Admin" w:date="2019-02-19T02:10:00Z"/>
                <w:sz w:val="20"/>
                <w:szCs w:val="20"/>
              </w:rPr>
            </w:pPr>
            <w:del w:id="9557" w:author="Admin" w:date="2019-02-19T02:10:00Z">
              <w:r w:rsidDel="002260E7">
                <w:rPr>
                  <w:rFonts w:ascii="Arial" w:eastAsia="Arial" w:hAnsi="Arial" w:cs="Arial"/>
                  <w:sz w:val="1"/>
                  <w:szCs w:val="1"/>
                </w:rPr>
                <w:delText>7</w:delText>
              </w:r>
              <w:r w:rsidDel="002260E7">
                <w:rPr>
                  <w:rFonts w:ascii="Arial" w:eastAsia="Arial" w:hAnsi="Arial" w:cs="Arial"/>
                  <w:i/>
                  <w:iCs/>
                  <w:sz w:val="1"/>
                  <w:szCs w:val="1"/>
                </w:rPr>
                <w:delText>t</w:delText>
              </w:r>
              <w:r w:rsidDel="002260E7">
                <w:rPr>
                  <w:rFonts w:ascii="Arial" w:eastAsia="Arial" w:hAnsi="Arial" w:cs="Arial"/>
                  <w:sz w:val="1"/>
                  <w:szCs w:val="1"/>
                </w:rPr>
                <w:delText xml:space="preserve"> </w:delText>
              </w:r>
              <w:r w:rsidDel="002260E7">
                <w:rPr>
                  <w:rFonts w:eastAsia="Times New Roman"/>
                  <w:i/>
                  <w:iCs/>
                  <w:sz w:val="2"/>
                  <w:szCs w:val="2"/>
                  <w:vertAlign w:val="subscript"/>
                </w:rPr>
                <w:delText>;</w:delText>
              </w:r>
            </w:del>
          </w:p>
        </w:tc>
        <w:tc>
          <w:tcPr>
            <w:tcW w:w="240" w:type="dxa"/>
            <w:vMerge/>
            <w:vAlign w:val="bottom"/>
          </w:tcPr>
          <w:p w:rsidR="00A33515" w:rsidDel="002260E7" w:rsidRDefault="00A33515">
            <w:pPr>
              <w:rPr>
                <w:del w:id="9558" w:author="Admin" w:date="2019-02-19T02:10:00Z"/>
                <w:sz w:val="2"/>
                <w:szCs w:val="2"/>
              </w:rPr>
            </w:pPr>
          </w:p>
        </w:tc>
        <w:tc>
          <w:tcPr>
            <w:tcW w:w="200" w:type="dxa"/>
            <w:vAlign w:val="bottom"/>
          </w:tcPr>
          <w:p w:rsidR="00A33515" w:rsidDel="002260E7" w:rsidRDefault="00A33515">
            <w:pPr>
              <w:rPr>
                <w:del w:id="9559" w:author="Admin" w:date="2019-02-19T02:10:00Z"/>
                <w:sz w:val="2"/>
                <w:szCs w:val="2"/>
              </w:rPr>
            </w:pPr>
          </w:p>
        </w:tc>
        <w:tc>
          <w:tcPr>
            <w:tcW w:w="120" w:type="dxa"/>
            <w:vMerge/>
            <w:vAlign w:val="bottom"/>
          </w:tcPr>
          <w:p w:rsidR="00A33515" w:rsidDel="002260E7" w:rsidRDefault="00A33515">
            <w:pPr>
              <w:rPr>
                <w:del w:id="9560" w:author="Admin" w:date="2019-02-19T02:10:00Z"/>
                <w:sz w:val="2"/>
                <w:szCs w:val="2"/>
              </w:rPr>
            </w:pPr>
          </w:p>
        </w:tc>
        <w:tc>
          <w:tcPr>
            <w:tcW w:w="220" w:type="dxa"/>
            <w:vAlign w:val="bottom"/>
          </w:tcPr>
          <w:p w:rsidR="00A33515" w:rsidDel="002260E7" w:rsidRDefault="00A33515">
            <w:pPr>
              <w:rPr>
                <w:del w:id="9561" w:author="Admin" w:date="2019-02-19T02:10:00Z"/>
                <w:sz w:val="2"/>
                <w:szCs w:val="2"/>
              </w:rPr>
            </w:pPr>
          </w:p>
        </w:tc>
        <w:tc>
          <w:tcPr>
            <w:tcW w:w="200" w:type="dxa"/>
            <w:vMerge/>
            <w:vAlign w:val="bottom"/>
          </w:tcPr>
          <w:p w:rsidR="00A33515" w:rsidDel="002260E7" w:rsidRDefault="00A33515">
            <w:pPr>
              <w:rPr>
                <w:del w:id="9562" w:author="Admin" w:date="2019-02-19T02:10:00Z"/>
                <w:sz w:val="2"/>
                <w:szCs w:val="2"/>
              </w:rPr>
            </w:pPr>
          </w:p>
        </w:tc>
        <w:tc>
          <w:tcPr>
            <w:tcW w:w="180" w:type="dxa"/>
            <w:vAlign w:val="bottom"/>
          </w:tcPr>
          <w:p w:rsidR="00A33515" w:rsidDel="002260E7" w:rsidRDefault="00A33515">
            <w:pPr>
              <w:rPr>
                <w:del w:id="9563" w:author="Admin" w:date="2019-02-19T02:10:00Z"/>
                <w:sz w:val="2"/>
                <w:szCs w:val="2"/>
              </w:rPr>
            </w:pPr>
          </w:p>
        </w:tc>
        <w:tc>
          <w:tcPr>
            <w:tcW w:w="0" w:type="dxa"/>
            <w:vAlign w:val="bottom"/>
          </w:tcPr>
          <w:p w:rsidR="00A33515" w:rsidDel="002260E7" w:rsidRDefault="00A33515">
            <w:pPr>
              <w:spacing w:line="20" w:lineRule="exact"/>
              <w:rPr>
                <w:del w:id="9564" w:author="Admin" w:date="2019-02-19T02:10:00Z"/>
                <w:sz w:val="1"/>
                <w:szCs w:val="1"/>
              </w:rPr>
            </w:pPr>
          </w:p>
        </w:tc>
      </w:tr>
      <w:tr w:rsidR="00A33515" w:rsidDel="002260E7">
        <w:trPr>
          <w:trHeight w:val="106"/>
          <w:del w:id="9565" w:author="Admin" w:date="2019-02-19T02:10:00Z"/>
        </w:trPr>
        <w:tc>
          <w:tcPr>
            <w:tcW w:w="400" w:type="dxa"/>
            <w:vAlign w:val="bottom"/>
          </w:tcPr>
          <w:p w:rsidR="00A33515" w:rsidDel="002260E7" w:rsidRDefault="00A33515">
            <w:pPr>
              <w:rPr>
                <w:del w:id="9566" w:author="Admin" w:date="2019-02-19T02:10:00Z"/>
                <w:sz w:val="9"/>
                <w:szCs w:val="9"/>
              </w:rPr>
            </w:pPr>
          </w:p>
        </w:tc>
        <w:tc>
          <w:tcPr>
            <w:tcW w:w="340" w:type="dxa"/>
            <w:vAlign w:val="bottom"/>
          </w:tcPr>
          <w:p w:rsidR="00A33515" w:rsidDel="002260E7" w:rsidRDefault="00A33515">
            <w:pPr>
              <w:rPr>
                <w:del w:id="9567" w:author="Admin" w:date="2019-02-19T02:10:00Z"/>
                <w:sz w:val="9"/>
                <w:szCs w:val="9"/>
              </w:rPr>
            </w:pPr>
          </w:p>
        </w:tc>
        <w:tc>
          <w:tcPr>
            <w:tcW w:w="460" w:type="dxa"/>
            <w:vAlign w:val="bottom"/>
          </w:tcPr>
          <w:p w:rsidR="00A33515" w:rsidDel="002260E7" w:rsidRDefault="00A33515">
            <w:pPr>
              <w:rPr>
                <w:del w:id="9568" w:author="Admin" w:date="2019-02-19T02:10:00Z"/>
                <w:sz w:val="9"/>
                <w:szCs w:val="9"/>
              </w:rPr>
            </w:pPr>
          </w:p>
        </w:tc>
        <w:tc>
          <w:tcPr>
            <w:tcW w:w="240" w:type="dxa"/>
            <w:vMerge w:val="restart"/>
            <w:vAlign w:val="bottom"/>
          </w:tcPr>
          <w:p w:rsidR="00A33515" w:rsidDel="002260E7" w:rsidRDefault="001A4D22">
            <w:pPr>
              <w:spacing w:line="154" w:lineRule="exact"/>
              <w:ind w:left="40"/>
              <w:rPr>
                <w:del w:id="9569" w:author="Admin" w:date="2019-02-19T02:10:00Z"/>
                <w:sz w:val="20"/>
                <w:szCs w:val="20"/>
              </w:rPr>
            </w:pPr>
            <w:del w:id="9570" w:author="Admin" w:date="2019-02-19T02:10:00Z">
              <w:r w:rsidDel="002260E7">
                <w:rPr>
                  <w:rFonts w:eastAsia="Times New Roman"/>
                  <w:sz w:val="17"/>
                  <w:szCs w:val="17"/>
                </w:rPr>
                <w:delText>&gt;</w:delText>
              </w:r>
            </w:del>
          </w:p>
        </w:tc>
        <w:tc>
          <w:tcPr>
            <w:tcW w:w="140" w:type="dxa"/>
            <w:tcBorders>
              <w:bottom w:val="single" w:sz="8" w:space="0" w:color="auto"/>
            </w:tcBorders>
            <w:vAlign w:val="bottom"/>
          </w:tcPr>
          <w:p w:rsidR="00A33515" w:rsidDel="002260E7" w:rsidRDefault="00A33515">
            <w:pPr>
              <w:rPr>
                <w:del w:id="9571" w:author="Admin" w:date="2019-02-19T02:10:00Z"/>
                <w:sz w:val="9"/>
                <w:szCs w:val="9"/>
              </w:rPr>
            </w:pPr>
          </w:p>
        </w:tc>
        <w:tc>
          <w:tcPr>
            <w:tcW w:w="20" w:type="dxa"/>
            <w:vAlign w:val="bottom"/>
          </w:tcPr>
          <w:p w:rsidR="00A33515" w:rsidDel="002260E7" w:rsidRDefault="00A33515">
            <w:pPr>
              <w:rPr>
                <w:del w:id="9572" w:author="Admin" w:date="2019-02-19T02:10:00Z"/>
                <w:sz w:val="9"/>
                <w:szCs w:val="9"/>
              </w:rPr>
            </w:pPr>
          </w:p>
        </w:tc>
        <w:tc>
          <w:tcPr>
            <w:tcW w:w="140" w:type="dxa"/>
            <w:vAlign w:val="bottom"/>
          </w:tcPr>
          <w:p w:rsidR="00A33515" w:rsidDel="002260E7" w:rsidRDefault="00A33515">
            <w:pPr>
              <w:rPr>
                <w:del w:id="9573" w:author="Admin" w:date="2019-02-19T02:10:00Z"/>
                <w:sz w:val="9"/>
                <w:szCs w:val="9"/>
              </w:rPr>
            </w:pPr>
          </w:p>
        </w:tc>
        <w:tc>
          <w:tcPr>
            <w:tcW w:w="300" w:type="dxa"/>
            <w:vAlign w:val="bottom"/>
          </w:tcPr>
          <w:p w:rsidR="00A33515" w:rsidDel="002260E7" w:rsidRDefault="00A33515">
            <w:pPr>
              <w:rPr>
                <w:del w:id="9574" w:author="Admin" w:date="2019-02-19T02:10:00Z"/>
                <w:sz w:val="9"/>
                <w:szCs w:val="9"/>
              </w:rPr>
            </w:pPr>
          </w:p>
        </w:tc>
        <w:tc>
          <w:tcPr>
            <w:tcW w:w="140" w:type="dxa"/>
            <w:vAlign w:val="bottom"/>
          </w:tcPr>
          <w:p w:rsidR="00A33515" w:rsidDel="002260E7" w:rsidRDefault="00A33515">
            <w:pPr>
              <w:rPr>
                <w:del w:id="9575" w:author="Admin" w:date="2019-02-19T02:10:00Z"/>
                <w:sz w:val="9"/>
                <w:szCs w:val="9"/>
              </w:rPr>
            </w:pPr>
          </w:p>
        </w:tc>
        <w:tc>
          <w:tcPr>
            <w:tcW w:w="180" w:type="dxa"/>
            <w:vAlign w:val="bottom"/>
          </w:tcPr>
          <w:p w:rsidR="00A33515" w:rsidDel="002260E7" w:rsidRDefault="00A33515">
            <w:pPr>
              <w:rPr>
                <w:del w:id="9576" w:author="Admin" w:date="2019-02-19T02:10:00Z"/>
                <w:sz w:val="9"/>
                <w:szCs w:val="9"/>
              </w:rPr>
            </w:pPr>
          </w:p>
        </w:tc>
        <w:tc>
          <w:tcPr>
            <w:tcW w:w="240" w:type="dxa"/>
            <w:vAlign w:val="bottom"/>
          </w:tcPr>
          <w:p w:rsidR="00A33515" w:rsidDel="002260E7" w:rsidRDefault="00A33515">
            <w:pPr>
              <w:rPr>
                <w:del w:id="9577" w:author="Admin" w:date="2019-02-19T02:10:00Z"/>
                <w:sz w:val="9"/>
                <w:szCs w:val="9"/>
              </w:rPr>
            </w:pPr>
          </w:p>
        </w:tc>
        <w:tc>
          <w:tcPr>
            <w:tcW w:w="200" w:type="dxa"/>
            <w:vMerge w:val="restart"/>
            <w:vAlign w:val="bottom"/>
          </w:tcPr>
          <w:p w:rsidR="00A33515" w:rsidDel="002260E7" w:rsidRDefault="00A33515">
            <w:pPr>
              <w:rPr>
                <w:del w:id="9578" w:author="Admin" w:date="2019-02-19T02:10:00Z"/>
                <w:sz w:val="9"/>
                <w:szCs w:val="9"/>
              </w:rPr>
            </w:pPr>
          </w:p>
        </w:tc>
        <w:tc>
          <w:tcPr>
            <w:tcW w:w="120" w:type="dxa"/>
            <w:vAlign w:val="bottom"/>
          </w:tcPr>
          <w:p w:rsidR="00A33515" w:rsidDel="002260E7" w:rsidRDefault="00A33515">
            <w:pPr>
              <w:rPr>
                <w:del w:id="9579" w:author="Admin" w:date="2019-02-19T02:10:00Z"/>
                <w:sz w:val="9"/>
                <w:szCs w:val="9"/>
              </w:rPr>
            </w:pPr>
          </w:p>
        </w:tc>
        <w:tc>
          <w:tcPr>
            <w:tcW w:w="220" w:type="dxa"/>
            <w:vMerge w:val="restart"/>
            <w:vAlign w:val="bottom"/>
          </w:tcPr>
          <w:p w:rsidR="00A33515" w:rsidDel="002260E7" w:rsidRDefault="00A33515">
            <w:pPr>
              <w:rPr>
                <w:del w:id="9580" w:author="Admin" w:date="2019-02-19T02:10:00Z"/>
                <w:sz w:val="9"/>
                <w:szCs w:val="9"/>
              </w:rPr>
            </w:pPr>
          </w:p>
        </w:tc>
        <w:tc>
          <w:tcPr>
            <w:tcW w:w="200" w:type="dxa"/>
            <w:vAlign w:val="bottom"/>
          </w:tcPr>
          <w:p w:rsidR="00A33515" w:rsidDel="002260E7" w:rsidRDefault="00A33515">
            <w:pPr>
              <w:rPr>
                <w:del w:id="9581" w:author="Admin" w:date="2019-02-19T02:10:00Z"/>
                <w:sz w:val="9"/>
                <w:szCs w:val="9"/>
              </w:rPr>
            </w:pPr>
          </w:p>
        </w:tc>
        <w:tc>
          <w:tcPr>
            <w:tcW w:w="180" w:type="dxa"/>
            <w:vAlign w:val="bottom"/>
          </w:tcPr>
          <w:p w:rsidR="00A33515" w:rsidDel="002260E7" w:rsidRDefault="00A33515">
            <w:pPr>
              <w:rPr>
                <w:del w:id="9582" w:author="Admin" w:date="2019-02-19T02:10:00Z"/>
                <w:sz w:val="9"/>
                <w:szCs w:val="9"/>
              </w:rPr>
            </w:pPr>
          </w:p>
        </w:tc>
        <w:tc>
          <w:tcPr>
            <w:tcW w:w="0" w:type="dxa"/>
            <w:vAlign w:val="bottom"/>
          </w:tcPr>
          <w:p w:rsidR="00A33515" w:rsidDel="002260E7" w:rsidRDefault="00A33515">
            <w:pPr>
              <w:rPr>
                <w:del w:id="9583" w:author="Admin" w:date="2019-02-19T02:10:00Z"/>
                <w:sz w:val="1"/>
                <w:szCs w:val="1"/>
              </w:rPr>
            </w:pPr>
          </w:p>
        </w:tc>
      </w:tr>
      <w:tr w:rsidR="00A33515" w:rsidDel="002260E7">
        <w:trPr>
          <w:trHeight w:val="28"/>
          <w:del w:id="9584" w:author="Admin" w:date="2019-02-19T02:10:00Z"/>
        </w:trPr>
        <w:tc>
          <w:tcPr>
            <w:tcW w:w="400" w:type="dxa"/>
            <w:vAlign w:val="bottom"/>
          </w:tcPr>
          <w:p w:rsidR="00A33515" w:rsidDel="002260E7" w:rsidRDefault="00A33515">
            <w:pPr>
              <w:rPr>
                <w:del w:id="9585" w:author="Admin" w:date="2019-02-19T02:10:00Z"/>
                <w:sz w:val="2"/>
                <w:szCs w:val="2"/>
              </w:rPr>
            </w:pPr>
          </w:p>
        </w:tc>
        <w:tc>
          <w:tcPr>
            <w:tcW w:w="340" w:type="dxa"/>
            <w:vAlign w:val="bottom"/>
          </w:tcPr>
          <w:p w:rsidR="00A33515" w:rsidDel="002260E7" w:rsidRDefault="00A33515">
            <w:pPr>
              <w:rPr>
                <w:del w:id="9586" w:author="Admin" w:date="2019-02-19T02:10:00Z"/>
                <w:sz w:val="2"/>
                <w:szCs w:val="2"/>
              </w:rPr>
            </w:pPr>
          </w:p>
        </w:tc>
        <w:tc>
          <w:tcPr>
            <w:tcW w:w="460" w:type="dxa"/>
            <w:vAlign w:val="bottom"/>
          </w:tcPr>
          <w:p w:rsidR="00A33515" w:rsidDel="002260E7" w:rsidRDefault="00A33515">
            <w:pPr>
              <w:rPr>
                <w:del w:id="9587" w:author="Admin" w:date="2019-02-19T02:10:00Z"/>
                <w:sz w:val="2"/>
                <w:szCs w:val="2"/>
              </w:rPr>
            </w:pPr>
          </w:p>
        </w:tc>
        <w:tc>
          <w:tcPr>
            <w:tcW w:w="240" w:type="dxa"/>
            <w:vMerge/>
            <w:vAlign w:val="bottom"/>
          </w:tcPr>
          <w:p w:rsidR="00A33515" w:rsidDel="002260E7" w:rsidRDefault="00A33515">
            <w:pPr>
              <w:rPr>
                <w:del w:id="9588" w:author="Admin" w:date="2019-02-19T02:10:00Z"/>
                <w:sz w:val="2"/>
                <w:szCs w:val="2"/>
              </w:rPr>
            </w:pPr>
          </w:p>
        </w:tc>
        <w:tc>
          <w:tcPr>
            <w:tcW w:w="140" w:type="dxa"/>
            <w:vAlign w:val="bottom"/>
          </w:tcPr>
          <w:p w:rsidR="00A33515" w:rsidDel="002260E7" w:rsidRDefault="00A33515">
            <w:pPr>
              <w:rPr>
                <w:del w:id="9589" w:author="Admin" w:date="2019-02-19T02:10:00Z"/>
                <w:sz w:val="2"/>
                <w:szCs w:val="2"/>
              </w:rPr>
            </w:pPr>
          </w:p>
        </w:tc>
        <w:tc>
          <w:tcPr>
            <w:tcW w:w="20" w:type="dxa"/>
            <w:vAlign w:val="bottom"/>
          </w:tcPr>
          <w:p w:rsidR="00A33515" w:rsidDel="002260E7" w:rsidRDefault="00A33515">
            <w:pPr>
              <w:rPr>
                <w:del w:id="9590" w:author="Admin" w:date="2019-02-19T02:10:00Z"/>
                <w:sz w:val="2"/>
                <w:szCs w:val="2"/>
              </w:rPr>
            </w:pPr>
          </w:p>
        </w:tc>
        <w:tc>
          <w:tcPr>
            <w:tcW w:w="140" w:type="dxa"/>
            <w:vAlign w:val="bottom"/>
          </w:tcPr>
          <w:p w:rsidR="00A33515" w:rsidDel="002260E7" w:rsidRDefault="00A33515">
            <w:pPr>
              <w:rPr>
                <w:del w:id="9591" w:author="Admin" w:date="2019-02-19T02:10:00Z"/>
                <w:sz w:val="2"/>
                <w:szCs w:val="2"/>
              </w:rPr>
            </w:pPr>
          </w:p>
        </w:tc>
        <w:tc>
          <w:tcPr>
            <w:tcW w:w="300" w:type="dxa"/>
            <w:vAlign w:val="bottom"/>
          </w:tcPr>
          <w:p w:rsidR="00A33515" w:rsidDel="002260E7" w:rsidRDefault="00A33515">
            <w:pPr>
              <w:rPr>
                <w:del w:id="9592" w:author="Admin" w:date="2019-02-19T02:10:00Z"/>
                <w:sz w:val="2"/>
                <w:szCs w:val="2"/>
              </w:rPr>
            </w:pPr>
          </w:p>
        </w:tc>
        <w:tc>
          <w:tcPr>
            <w:tcW w:w="140" w:type="dxa"/>
            <w:vAlign w:val="bottom"/>
          </w:tcPr>
          <w:p w:rsidR="00A33515" w:rsidDel="002260E7" w:rsidRDefault="00A33515">
            <w:pPr>
              <w:rPr>
                <w:del w:id="9593" w:author="Admin" w:date="2019-02-19T02:10:00Z"/>
                <w:sz w:val="2"/>
                <w:szCs w:val="2"/>
              </w:rPr>
            </w:pPr>
          </w:p>
        </w:tc>
        <w:tc>
          <w:tcPr>
            <w:tcW w:w="180" w:type="dxa"/>
            <w:vAlign w:val="bottom"/>
          </w:tcPr>
          <w:p w:rsidR="00A33515" w:rsidDel="002260E7" w:rsidRDefault="00A33515">
            <w:pPr>
              <w:rPr>
                <w:del w:id="9594" w:author="Admin" w:date="2019-02-19T02:10:00Z"/>
                <w:sz w:val="2"/>
                <w:szCs w:val="2"/>
              </w:rPr>
            </w:pPr>
          </w:p>
        </w:tc>
        <w:tc>
          <w:tcPr>
            <w:tcW w:w="240" w:type="dxa"/>
            <w:vAlign w:val="bottom"/>
          </w:tcPr>
          <w:p w:rsidR="00A33515" w:rsidDel="002260E7" w:rsidRDefault="00A33515">
            <w:pPr>
              <w:rPr>
                <w:del w:id="9595" w:author="Admin" w:date="2019-02-19T02:10:00Z"/>
                <w:sz w:val="2"/>
                <w:szCs w:val="2"/>
              </w:rPr>
            </w:pPr>
          </w:p>
        </w:tc>
        <w:tc>
          <w:tcPr>
            <w:tcW w:w="200" w:type="dxa"/>
            <w:vMerge/>
            <w:vAlign w:val="bottom"/>
          </w:tcPr>
          <w:p w:rsidR="00A33515" w:rsidDel="002260E7" w:rsidRDefault="00A33515">
            <w:pPr>
              <w:rPr>
                <w:del w:id="9596" w:author="Admin" w:date="2019-02-19T02:10:00Z"/>
                <w:sz w:val="2"/>
                <w:szCs w:val="2"/>
              </w:rPr>
            </w:pPr>
          </w:p>
        </w:tc>
        <w:tc>
          <w:tcPr>
            <w:tcW w:w="120" w:type="dxa"/>
            <w:vAlign w:val="bottom"/>
          </w:tcPr>
          <w:p w:rsidR="00A33515" w:rsidDel="002260E7" w:rsidRDefault="00A33515">
            <w:pPr>
              <w:rPr>
                <w:del w:id="9597" w:author="Admin" w:date="2019-02-19T02:10:00Z"/>
                <w:sz w:val="2"/>
                <w:szCs w:val="2"/>
              </w:rPr>
            </w:pPr>
          </w:p>
        </w:tc>
        <w:tc>
          <w:tcPr>
            <w:tcW w:w="220" w:type="dxa"/>
            <w:vMerge/>
            <w:vAlign w:val="bottom"/>
          </w:tcPr>
          <w:p w:rsidR="00A33515" w:rsidDel="002260E7" w:rsidRDefault="00A33515">
            <w:pPr>
              <w:rPr>
                <w:del w:id="9598" w:author="Admin" w:date="2019-02-19T02:10:00Z"/>
                <w:sz w:val="2"/>
                <w:szCs w:val="2"/>
              </w:rPr>
            </w:pPr>
          </w:p>
        </w:tc>
        <w:tc>
          <w:tcPr>
            <w:tcW w:w="200" w:type="dxa"/>
            <w:vAlign w:val="bottom"/>
          </w:tcPr>
          <w:p w:rsidR="00A33515" w:rsidDel="002260E7" w:rsidRDefault="00A33515">
            <w:pPr>
              <w:rPr>
                <w:del w:id="9599" w:author="Admin" w:date="2019-02-19T02:10:00Z"/>
                <w:sz w:val="2"/>
                <w:szCs w:val="2"/>
              </w:rPr>
            </w:pPr>
          </w:p>
        </w:tc>
        <w:tc>
          <w:tcPr>
            <w:tcW w:w="180" w:type="dxa"/>
            <w:vAlign w:val="bottom"/>
          </w:tcPr>
          <w:p w:rsidR="00A33515" w:rsidDel="002260E7" w:rsidRDefault="00A33515">
            <w:pPr>
              <w:rPr>
                <w:del w:id="9600" w:author="Admin" w:date="2019-02-19T02:10:00Z"/>
                <w:sz w:val="2"/>
                <w:szCs w:val="2"/>
              </w:rPr>
            </w:pPr>
          </w:p>
        </w:tc>
        <w:tc>
          <w:tcPr>
            <w:tcW w:w="0" w:type="dxa"/>
            <w:vAlign w:val="bottom"/>
          </w:tcPr>
          <w:p w:rsidR="00A33515" w:rsidDel="002260E7" w:rsidRDefault="00A33515">
            <w:pPr>
              <w:spacing w:line="20" w:lineRule="exact"/>
              <w:rPr>
                <w:del w:id="9601" w:author="Admin" w:date="2019-02-19T02:10:00Z"/>
                <w:sz w:val="1"/>
                <w:szCs w:val="1"/>
              </w:rPr>
            </w:pPr>
          </w:p>
        </w:tc>
      </w:tr>
      <w:tr w:rsidR="00A33515" w:rsidDel="002260E7">
        <w:trPr>
          <w:trHeight w:val="60"/>
          <w:del w:id="9602" w:author="Admin" w:date="2019-02-19T02:10:00Z"/>
        </w:trPr>
        <w:tc>
          <w:tcPr>
            <w:tcW w:w="400" w:type="dxa"/>
            <w:vAlign w:val="bottom"/>
          </w:tcPr>
          <w:p w:rsidR="00A33515" w:rsidDel="002260E7" w:rsidRDefault="00A33515">
            <w:pPr>
              <w:rPr>
                <w:del w:id="9603" w:author="Admin" w:date="2019-02-19T02:10:00Z"/>
                <w:sz w:val="5"/>
                <w:szCs w:val="5"/>
              </w:rPr>
            </w:pPr>
          </w:p>
        </w:tc>
        <w:tc>
          <w:tcPr>
            <w:tcW w:w="340" w:type="dxa"/>
            <w:vAlign w:val="bottom"/>
          </w:tcPr>
          <w:p w:rsidR="00A33515" w:rsidDel="002260E7" w:rsidRDefault="00A33515">
            <w:pPr>
              <w:rPr>
                <w:del w:id="9604" w:author="Admin" w:date="2019-02-19T02:10:00Z"/>
                <w:sz w:val="5"/>
                <w:szCs w:val="5"/>
              </w:rPr>
            </w:pPr>
          </w:p>
        </w:tc>
        <w:tc>
          <w:tcPr>
            <w:tcW w:w="460" w:type="dxa"/>
            <w:vAlign w:val="bottom"/>
          </w:tcPr>
          <w:p w:rsidR="00A33515" w:rsidDel="002260E7" w:rsidRDefault="00A33515">
            <w:pPr>
              <w:rPr>
                <w:del w:id="9605" w:author="Admin" w:date="2019-02-19T02:10:00Z"/>
                <w:sz w:val="5"/>
                <w:szCs w:val="5"/>
              </w:rPr>
            </w:pPr>
          </w:p>
        </w:tc>
        <w:tc>
          <w:tcPr>
            <w:tcW w:w="240" w:type="dxa"/>
            <w:vAlign w:val="bottom"/>
          </w:tcPr>
          <w:p w:rsidR="00A33515" w:rsidDel="002260E7" w:rsidRDefault="001A4D22">
            <w:pPr>
              <w:spacing w:line="60" w:lineRule="exact"/>
              <w:ind w:left="40"/>
              <w:rPr>
                <w:del w:id="9606" w:author="Admin" w:date="2019-02-19T02:10:00Z"/>
                <w:sz w:val="20"/>
                <w:szCs w:val="20"/>
              </w:rPr>
            </w:pPr>
            <w:del w:id="9607" w:author="Admin" w:date="2019-02-19T02:10:00Z">
              <w:r w:rsidDel="002260E7">
                <w:rPr>
                  <w:rFonts w:eastAsia="Times New Roman"/>
                  <w:sz w:val="6"/>
                  <w:szCs w:val="6"/>
                </w:rPr>
                <w:delText>&gt;</w:delText>
              </w:r>
            </w:del>
          </w:p>
        </w:tc>
        <w:tc>
          <w:tcPr>
            <w:tcW w:w="140" w:type="dxa"/>
            <w:vAlign w:val="bottom"/>
          </w:tcPr>
          <w:p w:rsidR="00A33515" w:rsidDel="002260E7" w:rsidRDefault="00A33515">
            <w:pPr>
              <w:rPr>
                <w:del w:id="9608" w:author="Admin" w:date="2019-02-19T02:10:00Z"/>
                <w:sz w:val="5"/>
                <w:szCs w:val="5"/>
              </w:rPr>
            </w:pPr>
          </w:p>
        </w:tc>
        <w:tc>
          <w:tcPr>
            <w:tcW w:w="20" w:type="dxa"/>
            <w:vAlign w:val="bottom"/>
          </w:tcPr>
          <w:p w:rsidR="00A33515" w:rsidDel="002260E7" w:rsidRDefault="00A33515">
            <w:pPr>
              <w:rPr>
                <w:del w:id="9609" w:author="Admin" w:date="2019-02-19T02:10:00Z"/>
                <w:sz w:val="5"/>
                <w:szCs w:val="5"/>
              </w:rPr>
            </w:pPr>
          </w:p>
        </w:tc>
        <w:tc>
          <w:tcPr>
            <w:tcW w:w="140" w:type="dxa"/>
            <w:vAlign w:val="bottom"/>
          </w:tcPr>
          <w:p w:rsidR="00A33515" w:rsidDel="002260E7" w:rsidRDefault="00A33515">
            <w:pPr>
              <w:rPr>
                <w:del w:id="9610" w:author="Admin" w:date="2019-02-19T02:10:00Z"/>
                <w:sz w:val="5"/>
                <w:szCs w:val="5"/>
              </w:rPr>
            </w:pPr>
          </w:p>
        </w:tc>
        <w:tc>
          <w:tcPr>
            <w:tcW w:w="300" w:type="dxa"/>
            <w:vAlign w:val="bottom"/>
          </w:tcPr>
          <w:p w:rsidR="00A33515" w:rsidDel="002260E7" w:rsidRDefault="00A33515">
            <w:pPr>
              <w:rPr>
                <w:del w:id="9611" w:author="Admin" w:date="2019-02-19T02:10:00Z"/>
                <w:sz w:val="5"/>
                <w:szCs w:val="5"/>
              </w:rPr>
            </w:pPr>
          </w:p>
        </w:tc>
        <w:tc>
          <w:tcPr>
            <w:tcW w:w="140" w:type="dxa"/>
            <w:vAlign w:val="bottom"/>
          </w:tcPr>
          <w:p w:rsidR="00A33515" w:rsidDel="002260E7" w:rsidRDefault="00A33515">
            <w:pPr>
              <w:rPr>
                <w:del w:id="9612" w:author="Admin" w:date="2019-02-19T02:10:00Z"/>
                <w:sz w:val="5"/>
                <w:szCs w:val="5"/>
              </w:rPr>
            </w:pPr>
          </w:p>
        </w:tc>
        <w:tc>
          <w:tcPr>
            <w:tcW w:w="180" w:type="dxa"/>
            <w:vAlign w:val="bottom"/>
          </w:tcPr>
          <w:p w:rsidR="00A33515" w:rsidDel="002260E7" w:rsidRDefault="00A33515">
            <w:pPr>
              <w:rPr>
                <w:del w:id="9613" w:author="Admin" w:date="2019-02-19T02:10:00Z"/>
                <w:sz w:val="5"/>
                <w:szCs w:val="5"/>
              </w:rPr>
            </w:pPr>
          </w:p>
        </w:tc>
        <w:tc>
          <w:tcPr>
            <w:tcW w:w="240" w:type="dxa"/>
            <w:vAlign w:val="bottom"/>
          </w:tcPr>
          <w:p w:rsidR="00A33515" w:rsidDel="002260E7" w:rsidRDefault="00A33515">
            <w:pPr>
              <w:rPr>
                <w:del w:id="9614" w:author="Admin" w:date="2019-02-19T02:10:00Z"/>
                <w:sz w:val="5"/>
                <w:szCs w:val="5"/>
              </w:rPr>
            </w:pPr>
          </w:p>
        </w:tc>
        <w:tc>
          <w:tcPr>
            <w:tcW w:w="200" w:type="dxa"/>
            <w:vMerge/>
            <w:vAlign w:val="bottom"/>
          </w:tcPr>
          <w:p w:rsidR="00A33515" w:rsidDel="002260E7" w:rsidRDefault="00A33515">
            <w:pPr>
              <w:rPr>
                <w:del w:id="9615" w:author="Admin" w:date="2019-02-19T02:10:00Z"/>
                <w:sz w:val="5"/>
                <w:szCs w:val="5"/>
              </w:rPr>
            </w:pPr>
          </w:p>
        </w:tc>
        <w:tc>
          <w:tcPr>
            <w:tcW w:w="120" w:type="dxa"/>
            <w:vAlign w:val="bottom"/>
          </w:tcPr>
          <w:p w:rsidR="00A33515" w:rsidDel="002260E7" w:rsidRDefault="00A33515">
            <w:pPr>
              <w:rPr>
                <w:del w:id="9616" w:author="Admin" w:date="2019-02-19T02:10:00Z"/>
                <w:sz w:val="5"/>
                <w:szCs w:val="5"/>
              </w:rPr>
            </w:pPr>
          </w:p>
        </w:tc>
        <w:tc>
          <w:tcPr>
            <w:tcW w:w="220" w:type="dxa"/>
            <w:vMerge/>
            <w:vAlign w:val="bottom"/>
          </w:tcPr>
          <w:p w:rsidR="00A33515" w:rsidDel="002260E7" w:rsidRDefault="00A33515">
            <w:pPr>
              <w:rPr>
                <w:del w:id="9617" w:author="Admin" w:date="2019-02-19T02:10:00Z"/>
                <w:sz w:val="5"/>
                <w:szCs w:val="5"/>
              </w:rPr>
            </w:pPr>
          </w:p>
        </w:tc>
        <w:tc>
          <w:tcPr>
            <w:tcW w:w="200" w:type="dxa"/>
            <w:vAlign w:val="bottom"/>
          </w:tcPr>
          <w:p w:rsidR="00A33515" w:rsidDel="002260E7" w:rsidRDefault="00A33515">
            <w:pPr>
              <w:rPr>
                <w:del w:id="9618" w:author="Admin" w:date="2019-02-19T02:10:00Z"/>
                <w:sz w:val="5"/>
                <w:szCs w:val="5"/>
              </w:rPr>
            </w:pPr>
          </w:p>
        </w:tc>
        <w:tc>
          <w:tcPr>
            <w:tcW w:w="180" w:type="dxa"/>
            <w:vAlign w:val="bottom"/>
          </w:tcPr>
          <w:p w:rsidR="00A33515" w:rsidDel="002260E7" w:rsidRDefault="00A33515">
            <w:pPr>
              <w:rPr>
                <w:del w:id="9619" w:author="Admin" w:date="2019-02-19T02:10:00Z"/>
                <w:sz w:val="5"/>
                <w:szCs w:val="5"/>
              </w:rPr>
            </w:pPr>
          </w:p>
        </w:tc>
        <w:tc>
          <w:tcPr>
            <w:tcW w:w="0" w:type="dxa"/>
            <w:vAlign w:val="bottom"/>
          </w:tcPr>
          <w:p w:rsidR="00A33515" w:rsidDel="002260E7" w:rsidRDefault="00A33515">
            <w:pPr>
              <w:rPr>
                <w:del w:id="9620" w:author="Admin" w:date="2019-02-19T02:10:00Z"/>
                <w:sz w:val="1"/>
                <w:szCs w:val="1"/>
              </w:rPr>
            </w:pPr>
          </w:p>
        </w:tc>
      </w:tr>
      <w:tr w:rsidR="00A33515" w:rsidDel="002260E7">
        <w:trPr>
          <w:trHeight w:val="60"/>
          <w:del w:id="9621" w:author="Admin" w:date="2019-02-19T02:10:00Z"/>
        </w:trPr>
        <w:tc>
          <w:tcPr>
            <w:tcW w:w="400" w:type="dxa"/>
            <w:vAlign w:val="bottom"/>
          </w:tcPr>
          <w:p w:rsidR="00A33515" w:rsidDel="002260E7" w:rsidRDefault="00A33515">
            <w:pPr>
              <w:rPr>
                <w:del w:id="9622" w:author="Admin" w:date="2019-02-19T02:10:00Z"/>
                <w:sz w:val="5"/>
                <w:szCs w:val="5"/>
              </w:rPr>
            </w:pPr>
          </w:p>
        </w:tc>
        <w:tc>
          <w:tcPr>
            <w:tcW w:w="340" w:type="dxa"/>
            <w:vAlign w:val="bottom"/>
          </w:tcPr>
          <w:p w:rsidR="00A33515" w:rsidDel="002260E7" w:rsidRDefault="00A33515">
            <w:pPr>
              <w:rPr>
                <w:del w:id="9623" w:author="Admin" w:date="2019-02-19T02:10:00Z"/>
                <w:sz w:val="5"/>
                <w:szCs w:val="5"/>
              </w:rPr>
            </w:pPr>
          </w:p>
        </w:tc>
        <w:tc>
          <w:tcPr>
            <w:tcW w:w="460" w:type="dxa"/>
            <w:vAlign w:val="bottom"/>
          </w:tcPr>
          <w:p w:rsidR="00A33515" w:rsidDel="002260E7" w:rsidRDefault="00A33515">
            <w:pPr>
              <w:rPr>
                <w:del w:id="9624" w:author="Admin" w:date="2019-02-19T02:10:00Z"/>
                <w:sz w:val="5"/>
                <w:szCs w:val="5"/>
              </w:rPr>
            </w:pPr>
          </w:p>
        </w:tc>
        <w:tc>
          <w:tcPr>
            <w:tcW w:w="240" w:type="dxa"/>
            <w:vAlign w:val="bottom"/>
          </w:tcPr>
          <w:p w:rsidR="00A33515" w:rsidDel="002260E7" w:rsidRDefault="001A4D22">
            <w:pPr>
              <w:spacing w:line="60" w:lineRule="exact"/>
              <w:ind w:left="40"/>
              <w:rPr>
                <w:del w:id="9625" w:author="Admin" w:date="2019-02-19T02:10:00Z"/>
                <w:sz w:val="20"/>
                <w:szCs w:val="20"/>
              </w:rPr>
            </w:pPr>
            <w:del w:id="9626" w:author="Admin" w:date="2019-02-19T02:10:00Z">
              <w:r w:rsidDel="002260E7">
                <w:rPr>
                  <w:rFonts w:eastAsia="Times New Roman"/>
                  <w:sz w:val="6"/>
                  <w:szCs w:val="6"/>
                </w:rPr>
                <w:delText>&lt;</w:delText>
              </w:r>
            </w:del>
          </w:p>
        </w:tc>
        <w:tc>
          <w:tcPr>
            <w:tcW w:w="140" w:type="dxa"/>
            <w:vAlign w:val="bottom"/>
          </w:tcPr>
          <w:p w:rsidR="00A33515" w:rsidDel="002260E7" w:rsidRDefault="00A33515">
            <w:pPr>
              <w:rPr>
                <w:del w:id="9627" w:author="Admin" w:date="2019-02-19T02:10:00Z"/>
                <w:sz w:val="5"/>
                <w:szCs w:val="5"/>
              </w:rPr>
            </w:pPr>
          </w:p>
        </w:tc>
        <w:tc>
          <w:tcPr>
            <w:tcW w:w="20" w:type="dxa"/>
            <w:vAlign w:val="bottom"/>
          </w:tcPr>
          <w:p w:rsidR="00A33515" w:rsidDel="002260E7" w:rsidRDefault="00A33515">
            <w:pPr>
              <w:rPr>
                <w:del w:id="9628" w:author="Admin" w:date="2019-02-19T02:10:00Z"/>
                <w:sz w:val="5"/>
                <w:szCs w:val="5"/>
              </w:rPr>
            </w:pPr>
          </w:p>
        </w:tc>
        <w:tc>
          <w:tcPr>
            <w:tcW w:w="140" w:type="dxa"/>
            <w:vAlign w:val="bottom"/>
          </w:tcPr>
          <w:p w:rsidR="00A33515" w:rsidDel="002260E7" w:rsidRDefault="00A33515">
            <w:pPr>
              <w:rPr>
                <w:del w:id="9629" w:author="Admin" w:date="2019-02-19T02:10:00Z"/>
                <w:sz w:val="5"/>
                <w:szCs w:val="5"/>
              </w:rPr>
            </w:pPr>
          </w:p>
        </w:tc>
        <w:tc>
          <w:tcPr>
            <w:tcW w:w="300" w:type="dxa"/>
            <w:vAlign w:val="bottom"/>
          </w:tcPr>
          <w:p w:rsidR="00A33515" w:rsidDel="002260E7" w:rsidRDefault="00A33515">
            <w:pPr>
              <w:rPr>
                <w:del w:id="9630" w:author="Admin" w:date="2019-02-19T02:10:00Z"/>
                <w:sz w:val="5"/>
                <w:szCs w:val="5"/>
              </w:rPr>
            </w:pPr>
          </w:p>
        </w:tc>
        <w:tc>
          <w:tcPr>
            <w:tcW w:w="140" w:type="dxa"/>
            <w:vAlign w:val="bottom"/>
          </w:tcPr>
          <w:p w:rsidR="00A33515" w:rsidDel="002260E7" w:rsidRDefault="00A33515">
            <w:pPr>
              <w:rPr>
                <w:del w:id="9631" w:author="Admin" w:date="2019-02-19T02:10:00Z"/>
                <w:sz w:val="5"/>
                <w:szCs w:val="5"/>
              </w:rPr>
            </w:pPr>
          </w:p>
        </w:tc>
        <w:tc>
          <w:tcPr>
            <w:tcW w:w="180" w:type="dxa"/>
            <w:vAlign w:val="bottom"/>
          </w:tcPr>
          <w:p w:rsidR="00A33515" w:rsidDel="002260E7" w:rsidRDefault="00A33515">
            <w:pPr>
              <w:rPr>
                <w:del w:id="9632" w:author="Admin" w:date="2019-02-19T02:10:00Z"/>
                <w:sz w:val="5"/>
                <w:szCs w:val="5"/>
              </w:rPr>
            </w:pPr>
          </w:p>
        </w:tc>
        <w:tc>
          <w:tcPr>
            <w:tcW w:w="240" w:type="dxa"/>
            <w:vAlign w:val="bottom"/>
          </w:tcPr>
          <w:p w:rsidR="00A33515" w:rsidDel="002260E7" w:rsidRDefault="00A33515">
            <w:pPr>
              <w:rPr>
                <w:del w:id="9633" w:author="Admin" w:date="2019-02-19T02:10:00Z"/>
                <w:sz w:val="5"/>
                <w:szCs w:val="5"/>
              </w:rPr>
            </w:pPr>
          </w:p>
        </w:tc>
        <w:tc>
          <w:tcPr>
            <w:tcW w:w="200" w:type="dxa"/>
            <w:vAlign w:val="bottom"/>
          </w:tcPr>
          <w:p w:rsidR="00A33515" w:rsidDel="002260E7" w:rsidRDefault="00A33515">
            <w:pPr>
              <w:rPr>
                <w:del w:id="9634" w:author="Admin" w:date="2019-02-19T02:10:00Z"/>
                <w:sz w:val="5"/>
                <w:szCs w:val="5"/>
              </w:rPr>
            </w:pPr>
          </w:p>
        </w:tc>
        <w:tc>
          <w:tcPr>
            <w:tcW w:w="120" w:type="dxa"/>
            <w:vAlign w:val="bottom"/>
          </w:tcPr>
          <w:p w:rsidR="00A33515" w:rsidDel="002260E7" w:rsidRDefault="00A33515">
            <w:pPr>
              <w:rPr>
                <w:del w:id="9635" w:author="Admin" w:date="2019-02-19T02:10:00Z"/>
                <w:sz w:val="5"/>
                <w:szCs w:val="5"/>
              </w:rPr>
            </w:pPr>
          </w:p>
        </w:tc>
        <w:tc>
          <w:tcPr>
            <w:tcW w:w="220" w:type="dxa"/>
            <w:vAlign w:val="bottom"/>
          </w:tcPr>
          <w:p w:rsidR="00A33515" w:rsidDel="002260E7" w:rsidRDefault="00A33515">
            <w:pPr>
              <w:rPr>
                <w:del w:id="9636" w:author="Admin" w:date="2019-02-19T02:10:00Z"/>
                <w:sz w:val="5"/>
                <w:szCs w:val="5"/>
              </w:rPr>
            </w:pPr>
          </w:p>
        </w:tc>
        <w:tc>
          <w:tcPr>
            <w:tcW w:w="200" w:type="dxa"/>
            <w:vAlign w:val="bottom"/>
          </w:tcPr>
          <w:p w:rsidR="00A33515" w:rsidDel="002260E7" w:rsidRDefault="00A33515">
            <w:pPr>
              <w:rPr>
                <w:del w:id="9637" w:author="Admin" w:date="2019-02-19T02:10:00Z"/>
                <w:sz w:val="5"/>
                <w:szCs w:val="5"/>
              </w:rPr>
            </w:pPr>
          </w:p>
        </w:tc>
        <w:tc>
          <w:tcPr>
            <w:tcW w:w="180" w:type="dxa"/>
            <w:vAlign w:val="bottom"/>
          </w:tcPr>
          <w:p w:rsidR="00A33515" w:rsidDel="002260E7" w:rsidRDefault="00A33515">
            <w:pPr>
              <w:rPr>
                <w:del w:id="9638" w:author="Admin" w:date="2019-02-19T02:10:00Z"/>
                <w:sz w:val="5"/>
                <w:szCs w:val="5"/>
              </w:rPr>
            </w:pPr>
          </w:p>
        </w:tc>
        <w:tc>
          <w:tcPr>
            <w:tcW w:w="0" w:type="dxa"/>
            <w:vAlign w:val="bottom"/>
          </w:tcPr>
          <w:p w:rsidR="00A33515" w:rsidDel="002260E7" w:rsidRDefault="00A33515">
            <w:pPr>
              <w:rPr>
                <w:del w:id="9639" w:author="Admin" w:date="2019-02-19T02:10:00Z"/>
                <w:sz w:val="1"/>
                <w:szCs w:val="1"/>
              </w:rPr>
            </w:pPr>
          </w:p>
        </w:tc>
      </w:tr>
      <w:tr w:rsidR="00A33515" w:rsidDel="002260E7">
        <w:trPr>
          <w:trHeight w:val="226"/>
          <w:del w:id="9640" w:author="Admin" w:date="2019-02-19T02:10:00Z"/>
        </w:trPr>
        <w:tc>
          <w:tcPr>
            <w:tcW w:w="740" w:type="dxa"/>
            <w:gridSpan w:val="2"/>
            <w:vAlign w:val="bottom"/>
          </w:tcPr>
          <w:p w:rsidR="00A33515" w:rsidDel="002260E7" w:rsidRDefault="001A4D22">
            <w:pPr>
              <w:spacing w:line="226" w:lineRule="exact"/>
              <w:rPr>
                <w:del w:id="9641" w:author="Admin" w:date="2019-02-19T02:10:00Z"/>
                <w:sz w:val="20"/>
                <w:szCs w:val="20"/>
              </w:rPr>
            </w:pPr>
            <w:del w:id="9642" w:author="Admin" w:date="2019-02-19T02:10:00Z">
              <w:r w:rsidDel="002260E7">
                <w:rPr>
                  <w:rFonts w:ascii="Arial" w:eastAsia="Arial" w:hAnsi="Arial" w:cs="Arial"/>
                  <w:i/>
                  <w:iCs/>
                  <w:sz w:val="20"/>
                  <w:szCs w:val="20"/>
                </w:rPr>
                <w:delText xml:space="preserve">f </w:delText>
              </w:r>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i/>
                  <w:iCs/>
                  <w:sz w:val="20"/>
                  <w:szCs w:val="20"/>
                </w:rPr>
                <w:delText xml:space="preserve"> f</w:delText>
              </w:r>
            </w:del>
          </w:p>
        </w:tc>
        <w:tc>
          <w:tcPr>
            <w:tcW w:w="460" w:type="dxa"/>
            <w:vAlign w:val="bottom"/>
          </w:tcPr>
          <w:p w:rsidR="00A33515" w:rsidDel="002260E7" w:rsidRDefault="001A4D22">
            <w:pPr>
              <w:spacing w:line="226" w:lineRule="exact"/>
              <w:rPr>
                <w:del w:id="9643" w:author="Admin" w:date="2019-02-19T02:10:00Z"/>
                <w:sz w:val="20"/>
                <w:szCs w:val="20"/>
              </w:rPr>
            </w:pPr>
            <w:del w:id="9644" w:author="Admin" w:date="2019-02-19T02:10:00Z">
              <w:r w:rsidDel="002260E7">
                <w:rPr>
                  <w:rFonts w:eastAsia="Times New Roman"/>
                  <w:sz w:val="20"/>
                  <w:szCs w:val="20"/>
                </w:rPr>
                <w:delText>(</w:delText>
              </w:r>
              <w:r w:rsidDel="002260E7">
                <w:rPr>
                  <w:rFonts w:ascii="Arial" w:eastAsia="Arial" w:hAnsi="Arial" w:cs="Arial"/>
                  <w:i/>
                  <w:iCs/>
                  <w:sz w:val="20"/>
                  <w:szCs w:val="20"/>
                </w:rPr>
                <w:delText>t</w:delText>
              </w:r>
              <w:r w:rsidDel="002260E7">
                <w:rPr>
                  <w:rFonts w:eastAsia="Times New Roman"/>
                  <w:sz w:val="20"/>
                  <w:szCs w:val="20"/>
                </w:rPr>
                <w:delText>) =</w:delText>
              </w:r>
            </w:del>
          </w:p>
        </w:tc>
        <w:tc>
          <w:tcPr>
            <w:tcW w:w="240" w:type="dxa"/>
            <w:vAlign w:val="bottom"/>
          </w:tcPr>
          <w:p w:rsidR="00A33515" w:rsidDel="002260E7" w:rsidRDefault="001A4D22">
            <w:pPr>
              <w:spacing w:line="226" w:lineRule="exact"/>
              <w:ind w:left="40"/>
              <w:rPr>
                <w:del w:id="9645" w:author="Admin" w:date="2019-02-19T02:10:00Z"/>
                <w:sz w:val="20"/>
                <w:szCs w:val="20"/>
              </w:rPr>
            </w:pPr>
            <w:del w:id="9646" w:author="Admin" w:date="2019-02-19T02:10:00Z">
              <w:r w:rsidDel="002260E7">
                <w:rPr>
                  <w:rFonts w:eastAsia="Times New Roman"/>
                  <w:sz w:val="20"/>
                  <w:szCs w:val="20"/>
                </w:rPr>
                <w:delText>&gt;</w:delText>
              </w:r>
            </w:del>
          </w:p>
        </w:tc>
        <w:tc>
          <w:tcPr>
            <w:tcW w:w="140" w:type="dxa"/>
            <w:tcBorders>
              <w:bottom w:val="single" w:sz="8" w:space="0" w:color="auto"/>
            </w:tcBorders>
            <w:vAlign w:val="bottom"/>
          </w:tcPr>
          <w:p w:rsidR="00A33515" w:rsidDel="002260E7" w:rsidRDefault="001A4D22">
            <w:pPr>
              <w:rPr>
                <w:del w:id="9647" w:author="Admin" w:date="2019-02-19T02:10:00Z"/>
                <w:sz w:val="20"/>
                <w:szCs w:val="20"/>
              </w:rPr>
            </w:pPr>
            <w:del w:id="9648" w:author="Admin" w:date="2019-02-19T02:10:00Z">
              <w:r w:rsidDel="002260E7">
                <w:rPr>
                  <w:rFonts w:ascii="Arial" w:eastAsia="Arial" w:hAnsi="Arial" w:cs="Arial"/>
                  <w:w w:val="76"/>
                  <w:sz w:val="14"/>
                  <w:szCs w:val="14"/>
                </w:rPr>
                <w:delText>21</w:delText>
              </w:r>
            </w:del>
          </w:p>
        </w:tc>
        <w:tc>
          <w:tcPr>
            <w:tcW w:w="20" w:type="dxa"/>
            <w:vAlign w:val="bottom"/>
          </w:tcPr>
          <w:p w:rsidR="00A33515" w:rsidDel="002260E7" w:rsidRDefault="00A33515">
            <w:pPr>
              <w:rPr>
                <w:del w:id="9649" w:author="Admin" w:date="2019-02-19T02:10:00Z"/>
                <w:sz w:val="19"/>
                <w:szCs w:val="19"/>
              </w:rPr>
            </w:pPr>
          </w:p>
        </w:tc>
        <w:tc>
          <w:tcPr>
            <w:tcW w:w="140" w:type="dxa"/>
            <w:vAlign w:val="bottom"/>
          </w:tcPr>
          <w:p w:rsidR="00A33515" w:rsidDel="002260E7" w:rsidRDefault="00A33515">
            <w:pPr>
              <w:rPr>
                <w:del w:id="9650" w:author="Admin" w:date="2019-02-19T02:10:00Z"/>
                <w:sz w:val="19"/>
                <w:szCs w:val="19"/>
              </w:rPr>
            </w:pPr>
          </w:p>
        </w:tc>
        <w:tc>
          <w:tcPr>
            <w:tcW w:w="300" w:type="dxa"/>
            <w:vAlign w:val="bottom"/>
          </w:tcPr>
          <w:p w:rsidR="00A33515" w:rsidDel="002260E7" w:rsidRDefault="00A33515">
            <w:pPr>
              <w:rPr>
                <w:del w:id="9651" w:author="Admin" w:date="2019-02-19T02:10:00Z"/>
                <w:sz w:val="19"/>
                <w:szCs w:val="19"/>
              </w:rPr>
            </w:pPr>
          </w:p>
        </w:tc>
        <w:tc>
          <w:tcPr>
            <w:tcW w:w="140" w:type="dxa"/>
            <w:vAlign w:val="bottom"/>
          </w:tcPr>
          <w:p w:rsidR="00A33515" w:rsidDel="002260E7" w:rsidRDefault="00A33515">
            <w:pPr>
              <w:rPr>
                <w:del w:id="9652" w:author="Admin" w:date="2019-02-19T02:10:00Z"/>
                <w:sz w:val="19"/>
                <w:szCs w:val="19"/>
              </w:rPr>
            </w:pPr>
          </w:p>
        </w:tc>
        <w:tc>
          <w:tcPr>
            <w:tcW w:w="180" w:type="dxa"/>
            <w:vAlign w:val="bottom"/>
          </w:tcPr>
          <w:p w:rsidR="00A33515" w:rsidDel="002260E7" w:rsidRDefault="00A33515">
            <w:pPr>
              <w:rPr>
                <w:del w:id="9653" w:author="Admin" w:date="2019-02-19T02:10:00Z"/>
                <w:sz w:val="19"/>
                <w:szCs w:val="19"/>
              </w:rPr>
            </w:pPr>
          </w:p>
        </w:tc>
        <w:tc>
          <w:tcPr>
            <w:tcW w:w="240" w:type="dxa"/>
            <w:vAlign w:val="bottom"/>
          </w:tcPr>
          <w:p w:rsidR="00A33515" w:rsidDel="002260E7" w:rsidRDefault="00A33515">
            <w:pPr>
              <w:rPr>
                <w:del w:id="9654" w:author="Admin" w:date="2019-02-19T02:10:00Z"/>
                <w:sz w:val="19"/>
                <w:szCs w:val="19"/>
              </w:rPr>
            </w:pPr>
          </w:p>
        </w:tc>
        <w:tc>
          <w:tcPr>
            <w:tcW w:w="200" w:type="dxa"/>
            <w:vAlign w:val="bottom"/>
          </w:tcPr>
          <w:p w:rsidR="00A33515" w:rsidDel="002260E7" w:rsidRDefault="00A33515">
            <w:pPr>
              <w:rPr>
                <w:del w:id="9655" w:author="Admin" w:date="2019-02-19T02:10:00Z"/>
                <w:sz w:val="19"/>
                <w:szCs w:val="19"/>
              </w:rPr>
            </w:pPr>
          </w:p>
        </w:tc>
        <w:tc>
          <w:tcPr>
            <w:tcW w:w="120" w:type="dxa"/>
            <w:vAlign w:val="bottom"/>
          </w:tcPr>
          <w:p w:rsidR="00A33515" w:rsidDel="002260E7" w:rsidRDefault="00A33515">
            <w:pPr>
              <w:rPr>
                <w:del w:id="9656" w:author="Admin" w:date="2019-02-19T02:10:00Z"/>
                <w:sz w:val="19"/>
                <w:szCs w:val="19"/>
              </w:rPr>
            </w:pPr>
          </w:p>
        </w:tc>
        <w:tc>
          <w:tcPr>
            <w:tcW w:w="220" w:type="dxa"/>
            <w:vAlign w:val="bottom"/>
          </w:tcPr>
          <w:p w:rsidR="00A33515" w:rsidDel="002260E7" w:rsidRDefault="00A33515">
            <w:pPr>
              <w:rPr>
                <w:del w:id="9657" w:author="Admin" w:date="2019-02-19T02:10:00Z"/>
                <w:sz w:val="19"/>
                <w:szCs w:val="19"/>
              </w:rPr>
            </w:pPr>
          </w:p>
        </w:tc>
        <w:tc>
          <w:tcPr>
            <w:tcW w:w="200" w:type="dxa"/>
            <w:vAlign w:val="bottom"/>
          </w:tcPr>
          <w:p w:rsidR="00A33515" w:rsidDel="002260E7" w:rsidRDefault="00A33515">
            <w:pPr>
              <w:rPr>
                <w:del w:id="9658" w:author="Admin" w:date="2019-02-19T02:10:00Z"/>
                <w:sz w:val="19"/>
                <w:szCs w:val="19"/>
              </w:rPr>
            </w:pPr>
          </w:p>
        </w:tc>
        <w:tc>
          <w:tcPr>
            <w:tcW w:w="180" w:type="dxa"/>
            <w:vAlign w:val="bottom"/>
          </w:tcPr>
          <w:p w:rsidR="00A33515" w:rsidDel="002260E7" w:rsidRDefault="001A4D22">
            <w:pPr>
              <w:spacing w:line="226" w:lineRule="exact"/>
              <w:jc w:val="right"/>
              <w:rPr>
                <w:del w:id="9659" w:author="Admin" w:date="2019-02-19T02:10:00Z"/>
                <w:sz w:val="20"/>
                <w:szCs w:val="20"/>
              </w:rPr>
            </w:pPr>
            <w:del w:id="9660" w:author="Admin" w:date="2019-02-19T02:10:00Z">
              <w:r w:rsidDel="002260E7">
                <w:rPr>
                  <w:rFonts w:eastAsia="Times New Roman"/>
                  <w:sz w:val="20"/>
                  <w:szCs w:val="20"/>
                </w:rPr>
                <w:delText>?</w:delText>
              </w:r>
            </w:del>
          </w:p>
        </w:tc>
        <w:tc>
          <w:tcPr>
            <w:tcW w:w="0" w:type="dxa"/>
            <w:vAlign w:val="bottom"/>
          </w:tcPr>
          <w:p w:rsidR="00A33515" w:rsidDel="002260E7" w:rsidRDefault="00A33515">
            <w:pPr>
              <w:rPr>
                <w:del w:id="9661" w:author="Admin" w:date="2019-02-19T02:10:00Z"/>
                <w:sz w:val="1"/>
                <w:szCs w:val="1"/>
              </w:rPr>
            </w:pPr>
          </w:p>
        </w:tc>
      </w:tr>
      <w:tr w:rsidR="00A33515" w:rsidDel="002260E7">
        <w:trPr>
          <w:trHeight w:val="34"/>
          <w:del w:id="9662" w:author="Admin" w:date="2019-02-19T02:10:00Z"/>
        </w:trPr>
        <w:tc>
          <w:tcPr>
            <w:tcW w:w="400" w:type="dxa"/>
            <w:vAlign w:val="bottom"/>
          </w:tcPr>
          <w:p w:rsidR="00A33515" w:rsidDel="002260E7" w:rsidRDefault="001A4D22">
            <w:pPr>
              <w:ind w:left="60"/>
              <w:rPr>
                <w:del w:id="9663" w:author="Admin" w:date="2019-02-19T02:10:00Z"/>
                <w:sz w:val="20"/>
                <w:szCs w:val="20"/>
              </w:rPr>
            </w:pPr>
            <w:del w:id="9664" w:author="Admin" w:date="2019-02-19T02:10:00Z">
              <w:r w:rsidDel="002260E7">
                <w:rPr>
                  <w:rFonts w:ascii="Arial" w:eastAsia="Arial" w:hAnsi="Arial" w:cs="Arial"/>
                  <w:i/>
                  <w:iCs/>
                  <w:sz w:val="3"/>
                  <w:szCs w:val="3"/>
                </w:rPr>
                <w:delText>x</w:delText>
              </w:r>
            </w:del>
          </w:p>
        </w:tc>
        <w:tc>
          <w:tcPr>
            <w:tcW w:w="340" w:type="dxa"/>
            <w:vAlign w:val="bottom"/>
          </w:tcPr>
          <w:p w:rsidR="00A33515" w:rsidDel="002260E7" w:rsidRDefault="001A4D22">
            <w:pPr>
              <w:ind w:left="280"/>
              <w:rPr>
                <w:del w:id="9665" w:author="Admin" w:date="2019-02-19T02:10:00Z"/>
                <w:sz w:val="20"/>
                <w:szCs w:val="20"/>
              </w:rPr>
            </w:pPr>
            <w:del w:id="9666" w:author="Admin" w:date="2019-02-19T02:10:00Z">
              <w:r w:rsidDel="002260E7">
                <w:rPr>
                  <w:rFonts w:ascii="Arial" w:eastAsia="Arial" w:hAnsi="Arial" w:cs="Arial"/>
                  <w:i/>
                  <w:iCs/>
                  <w:sz w:val="3"/>
                  <w:szCs w:val="3"/>
                </w:rPr>
                <w:delText>y</w:delText>
              </w:r>
            </w:del>
          </w:p>
        </w:tc>
        <w:tc>
          <w:tcPr>
            <w:tcW w:w="460" w:type="dxa"/>
            <w:vAlign w:val="bottom"/>
          </w:tcPr>
          <w:p w:rsidR="00A33515" w:rsidDel="002260E7" w:rsidRDefault="00A33515">
            <w:pPr>
              <w:rPr>
                <w:del w:id="9667" w:author="Admin" w:date="2019-02-19T02:10:00Z"/>
                <w:sz w:val="2"/>
                <w:szCs w:val="2"/>
              </w:rPr>
            </w:pPr>
          </w:p>
        </w:tc>
        <w:tc>
          <w:tcPr>
            <w:tcW w:w="240" w:type="dxa"/>
            <w:vAlign w:val="bottom"/>
          </w:tcPr>
          <w:p w:rsidR="00A33515" w:rsidDel="002260E7" w:rsidRDefault="001A4D22">
            <w:pPr>
              <w:ind w:left="40"/>
              <w:rPr>
                <w:del w:id="9668" w:author="Admin" w:date="2019-02-19T02:10:00Z"/>
                <w:sz w:val="20"/>
                <w:szCs w:val="20"/>
              </w:rPr>
            </w:pPr>
            <w:del w:id="9669" w:author="Admin" w:date="2019-02-19T02:10:00Z">
              <w:r w:rsidDel="002260E7">
                <w:rPr>
                  <w:rFonts w:eastAsia="Times New Roman"/>
                  <w:sz w:val="3"/>
                  <w:szCs w:val="3"/>
                </w:rPr>
                <w:delText>&gt;</w:delText>
              </w:r>
            </w:del>
          </w:p>
        </w:tc>
        <w:tc>
          <w:tcPr>
            <w:tcW w:w="140" w:type="dxa"/>
            <w:vAlign w:val="bottom"/>
          </w:tcPr>
          <w:p w:rsidR="00A33515" w:rsidDel="002260E7" w:rsidRDefault="00A33515">
            <w:pPr>
              <w:rPr>
                <w:del w:id="9670" w:author="Admin" w:date="2019-02-19T02:10:00Z"/>
                <w:sz w:val="2"/>
                <w:szCs w:val="2"/>
              </w:rPr>
            </w:pPr>
          </w:p>
        </w:tc>
        <w:tc>
          <w:tcPr>
            <w:tcW w:w="160" w:type="dxa"/>
            <w:gridSpan w:val="2"/>
            <w:vAlign w:val="bottom"/>
          </w:tcPr>
          <w:p w:rsidR="00A33515" w:rsidDel="002260E7" w:rsidRDefault="001A4D22">
            <w:pPr>
              <w:ind w:left="40"/>
              <w:rPr>
                <w:del w:id="9671" w:author="Admin" w:date="2019-02-19T02:10:00Z"/>
                <w:sz w:val="20"/>
                <w:szCs w:val="20"/>
              </w:rPr>
            </w:pPr>
            <w:del w:id="9672" w:author="Admin" w:date="2019-02-19T02:10:00Z">
              <w:r w:rsidDel="002260E7">
                <w:rPr>
                  <w:rFonts w:eastAsia="Times New Roman"/>
                  <w:i/>
                  <w:iCs/>
                  <w:sz w:val="3"/>
                  <w:szCs w:val="3"/>
                </w:rPr>
                <w:delText>;</w:delText>
              </w:r>
            </w:del>
          </w:p>
        </w:tc>
        <w:tc>
          <w:tcPr>
            <w:tcW w:w="300" w:type="dxa"/>
            <w:vAlign w:val="bottom"/>
          </w:tcPr>
          <w:p w:rsidR="00A33515" w:rsidDel="002260E7" w:rsidRDefault="00A33515">
            <w:pPr>
              <w:rPr>
                <w:del w:id="9673" w:author="Admin" w:date="2019-02-19T02:10:00Z"/>
                <w:sz w:val="2"/>
                <w:szCs w:val="2"/>
              </w:rPr>
            </w:pPr>
          </w:p>
        </w:tc>
        <w:tc>
          <w:tcPr>
            <w:tcW w:w="140" w:type="dxa"/>
            <w:vAlign w:val="bottom"/>
          </w:tcPr>
          <w:p w:rsidR="00A33515" w:rsidDel="002260E7" w:rsidRDefault="00A33515">
            <w:pPr>
              <w:rPr>
                <w:del w:id="9674" w:author="Admin" w:date="2019-02-19T02:10:00Z"/>
                <w:sz w:val="2"/>
                <w:szCs w:val="2"/>
              </w:rPr>
            </w:pPr>
          </w:p>
        </w:tc>
        <w:tc>
          <w:tcPr>
            <w:tcW w:w="180" w:type="dxa"/>
            <w:vAlign w:val="bottom"/>
          </w:tcPr>
          <w:p w:rsidR="00A33515" w:rsidDel="002260E7" w:rsidRDefault="00A33515">
            <w:pPr>
              <w:rPr>
                <w:del w:id="9675" w:author="Admin" w:date="2019-02-19T02:10:00Z"/>
                <w:sz w:val="2"/>
                <w:szCs w:val="2"/>
              </w:rPr>
            </w:pPr>
          </w:p>
        </w:tc>
        <w:tc>
          <w:tcPr>
            <w:tcW w:w="240" w:type="dxa"/>
            <w:vAlign w:val="bottom"/>
          </w:tcPr>
          <w:p w:rsidR="00A33515" w:rsidDel="002260E7" w:rsidRDefault="001A4D22">
            <w:pPr>
              <w:ind w:left="100"/>
              <w:rPr>
                <w:del w:id="9676" w:author="Admin" w:date="2019-02-19T02:10:00Z"/>
                <w:sz w:val="20"/>
                <w:szCs w:val="20"/>
              </w:rPr>
            </w:pPr>
            <w:del w:id="9677" w:author="Admin" w:date="2019-02-19T02:10:00Z">
              <w:r w:rsidDel="002260E7">
                <w:rPr>
                  <w:rFonts w:ascii="Arial" w:eastAsia="Arial" w:hAnsi="Arial" w:cs="Arial"/>
                  <w:sz w:val="3"/>
                  <w:szCs w:val="3"/>
                </w:rPr>
                <w:delText>3</w:delText>
              </w:r>
            </w:del>
          </w:p>
        </w:tc>
        <w:tc>
          <w:tcPr>
            <w:tcW w:w="200" w:type="dxa"/>
            <w:vAlign w:val="bottom"/>
          </w:tcPr>
          <w:p w:rsidR="00A33515" w:rsidDel="002260E7" w:rsidRDefault="00A33515">
            <w:pPr>
              <w:rPr>
                <w:del w:id="9678" w:author="Admin" w:date="2019-02-19T02:10:00Z"/>
                <w:sz w:val="2"/>
                <w:szCs w:val="2"/>
              </w:rPr>
            </w:pPr>
          </w:p>
        </w:tc>
        <w:tc>
          <w:tcPr>
            <w:tcW w:w="120" w:type="dxa"/>
            <w:vAlign w:val="bottom"/>
          </w:tcPr>
          <w:p w:rsidR="00A33515" w:rsidDel="002260E7" w:rsidRDefault="001A4D22">
            <w:pPr>
              <w:ind w:left="40"/>
              <w:rPr>
                <w:del w:id="9679" w:author="Admin" w:date="2019-02-19T02:10:00Z"/>
                <w:sz w:val="20"/>
                <w:szCs w:val="20"/>
              </w:rPr>
            </w:pPr>
            <w:del w:id="9680" w:author="Admin" w:date="2019-02-19T02:10:00Z">
              <w:r w:rsidDel="002260E7">
                <w:rPr>
                  <w:rFonts w:ascii="Arial" w:eastAsia="Arial" w:hAnsi="Arial" w:cs="Arial"/>
                  <w:i/>
                  <w:iCs/>
                  <w:sz w:val="3"/>
                  <w:szCs w:val="3"/>
                </w:rPr>
                <w:delText>t</w:delText>
              </w:r>
            </w:del>
          </w:p>
        </w:tc>
        <w:tc>
          <w:tcPr>
            <w:tcW w:w="220" w:type="dxa"/>
            <w:vAlign w:val="bottom"/>
          </w:tcPr>
          <w:p w:rsidR="00A33515" w:rsidDel="002260E7" w:rsidRDefault="00A33515">
            <w:pPr>
              <w:rPr>
                <w:del w:id="9681" w:author="Admin" w:date="2019-02-19T02:10:00Z"/>
                <w:sz w:val="2"/>
                <w:szCs w:val="2"/>
              </w:rPr>
            </w:pPr>
          </w:p>
        </w:tc>
        <w:tc>
          <w:tcPr>
            <w:tcW w:w="200" w:type="dxa"/>
            <w:vAlign w:val="bottom"/>
          </w:tcPr>
          <w:p w:rsidR="00A33515" w:rsidDel="002260E7" w:rsidRDefault="001A4D22">
            <w:pPr>
              <w:ind w:right="38"/>
              <w:jc w:val="right"/>
              <w:rPr>
                <w:del w:id="9682" w:author="Admin" w:date="2019-02-19T02:10:00Z"/>
                <w:sz w:val="20"/>
                <w:szCs w:val="20"/>
              </w:rPr>
            </w:pPr>
            <w:del w:id="9683" w:author="Admin" w:date="2019-02-19T02:10:00Z">
              <w:r w:rsidDel="002260E7">
                <w:rPr>
                  <w:rFonts w:ascii="Arial" w:eastAsia="Arial" w:hAnsi="Arial" w:cs="Arial"/>
                  <w:sz w:val="3"/>
                  <w:szCs w:val="3"/>
                </w:rPr>
                <w:delText>4</w:delText>
              </w:r>
            </w:del>
          </w:p>
        </w:tc>
        <w:tc>
          <w:tcPr>
            <w:tcW w:w="180" w:type="dxa"/>
            <w:vAlign w:val="bottom"/>
          </w:tcPr>
          <w:p w:rsidR="00A33515" w:rsidDel="002260E7" w:rsidRDefault="00A33515">
            <w:pPr>
              <w:rPr>
                <w:del w:id="9684" w:author="Admin" w:date="2019-02-19T02:10:00Z"/>
                <w:sz w:val="2"/>
                <w:szCs w:val="2"/>
              </w:rPr>
            </w:pPr>
          </w:p>
        </w:tc>
        <w:tc>
          <w:tcPr>
            <w:tcW w:w="0" w:type="dxa"/>
            <w:vAlign w:val="bottom"/>
          </w:tcPr>
          <w:p w:rsidR="00A33515" w:rsidDel="002260E7" w:rsidRDefault="00A33515">
            <w:pPr>
              <w:spacing w:line="20" w:lineRule="exact"/>
              <w:rPr>
                <w:del w:id="9685" w:author="Admin" w:date="2019-02-19T02:10:00Z"/>
                <w:sz w:val="1"/>
                <w:szCs w:val="1"/>
              </w:rPr>
            </w:pPr>
          </w:p>
        </w:tc>
      </w:tr>
      <w:tr w:rsidR="00A33515" w:rsidDel="002260E7">
        <w:trPr>
          <w:trHeight w:val="139"/>
          <w:del w:id="9686" w:author="Admin" w:date="2019-02-19T02:10:00Z"/>
        </w:trPr>
        <w:tc>
          <w:tcPr>
            <w:tcW w:w="400" w:type="dxa"/>
            <w:vAlign w:val="bottom"/>
          </w:tcPr>
          <w:p w:rsidR="00A33515" w:rsidDel="002260E7" w:rsidRDefault="00A33515">
            <w:pPr>
              <w:rPr>
                <w:del w:id="9687" w:author="Admin" w:date="2019-02-19T02:10:00Z"/>
                <w:sz w:val="12"/>
                <w:szCs w:val="12"/>
              </w:rPr>
            </w:pPr>
          </w:p>
        </w:tc>
        <w:tc>
          <w:tcPr>
            <w:tcW w:w="340" w:type="dxa"/>
            <w:vAlign w:val="bottom"/>
          </w:tcPr>
          <w:p w:rsidR="00A33515" w:rsidDel="002260E7" w:rsidRDefault="00A33515">
            <w:pPr>
              <w:rPr>
                <w:del w:id="9688" w:author="Admin" w:date="2019-02-19T02:10:00Z"/>
                <w:sz w:val="12"/>
                <w:szCs w:val="12"/>
              </w:rPr>
            </w:pPr>
          </w:p>
        </w:tc>
        <w:tc>
          <w:tcPr>
            <w:tcW w:w="460" w:type="dxa"/>
            <w:vAlign w:val="bottom"/>
          </w:tcPr>
          <w:p w:rsidR="00A33515" w:rsidDel="002260E7" w:rsidRDefault="00A33515">
            <w:pPr>
              <w:rPr>
                <w:del w:id="9689" w:author="Admin" w:date="2019-02-19T02:10:00Z"/>
                <w:sz w:val="12"/>
                <w:szCs w:val="12"/>
              </w:rPr>
            </w:pPr>
          </w:p>
        </w:tc>
        <w:tc>
          <w:tcPr>
            <w:tcW w:w="240" w:type="dxa"/>
            <w:vAlign w:val="bottom"/>
          </w:tcPr>
          <w:p w:rsidR="00A33515" w:rsidDel="002260E7" w:rsidRDefault="001A4D22">
            <w:pPr>
              <w:spacing w:line="139" w:lineRule="exact"/>
              <w:ind w:left="40"/>
              <w:rPr>
                <w:del w:id="9690" w:author="Admin" w:date="2019-02-19T02:10:00Z"/>
                <w:sz w:val="20"/>
                <w:szCs w:val="20"/>
              </w:rPr>
            </w:pPr>
            <w:del w:id="9691" w:author="Admin" w:date="2019-02-19T02:10:00Z">
              <w:r w:rsidDel="002260E7">
                <w:rPr>
                  <w:rFonts w:eastAsia="Times New Roman"/>
                  <w:sz w:val="15"/>
                  <w:szCs w:val="15"/>
                </w:rPr>
                <w:delText>&gt;</w:delText>
              </w:r>
            </w:del>
          </w:p>
        </w:tc>
        <w:tc>
          <w:tcPr>
            <w:tcW w:w="140" w:type="dxa"/>
            <w:vAlign w:val="bottom"/>
          </w:tcPr>
          <w:p w:rsidR="00A33515" w:rsidDel="002260E7" w:rsidRDefault="00A33515">
            <w:pPr>
              <w:rPr>
                <w:del w:id="9692" w:author="Admin" w:date="2019-02-19T02:10:00Z"/>
                <w:sz w:val="12"/>
                <w:szCs w:val="12"/>
              </w:rPr>
            </w:pPr>
          </w:p>
        </w:tc>
        <w:tc>
          <w:tcPr>
            <w:tcW w:w="20" w:type="dxa"/>
            <w:vAlign w:val="bottom"/>
          </w:tcPr>
          <w:p w:rsidR="00A33515" w:rsidDel="002260E7" w:rsidRDefault="00A33515">
            <w:pPr>
              <w:rPr>
                <w:del w:id="9693" w:author="Admin" w:date="2019-02-19T02:10:00Z"/>
                <w:sz w:val="12"/>
                <w:szCs w:val="12"/>
              </w:rPr>
            </w:pPr>
          </w:p>
        </w:tc>
        <w:tc>
          <w:tcPr>
            <w:tcW w:w="140" w:type="dxa"/>
            <w:vAlign w:val="bottom"/>
          </w:tcPr>
          <w:p w:rsidR="00A33515" w:rsidDel="002260E7" w:rsidRDefault="00A33515">
            <w:pPr>
              <w:rPr>
                <w:del w:id="9694" w:author="Admin" w:date="2019-02-19T02:10:00Z"/>
                <w:sz w:val="12"/>
                <w:szCs w:val="12"/>
              </w:rPr>
            </w:pPr>
          </w:p>
        </w:tc>
        <w:tc>
          <w:tcPr>
            <w:tcW w:w="300" w:type="dxa"/>
            <w:vAlign w:val="bottom"/>
          </w:tcPr>
          <w:p w:rsidR="00A33515" w:rsidDel="002260E7" w:rsidRDefault="00A33515">
            <w:pPr>
              <w:rPr>
                <w:del w:id="9695" w:author="Admin" w:date="2019-02-19T02:10:00Z"/>
                <w:sz w:val="12"/>
                <w:szCs w:val="12"/>
              </w:rPr>
            </w:pPr>
          </w:p>
        </w:tc>
        <w:tc>
          <w:tcPr>
            <w:tcW w:w="140" w:type="dxa"/>
            <w:vAlign w:val="bottom"/>
          </w:tcPr>
          <w:p w:rsidR="00A33515" w:rsidDel="002260E7" w:rsidRDefault="00A33515">
            <w:pPr>
              <w:rPr>
                <w:del w:id="9696" w:author="Admin" w:date="2019-02-19T02:10:00Z"/>
                <w:sz w:val="12"/>
                <w:szCs w:val="12"/>
              </w:rPr>
            </w:pPr>
          </w:p>
        </w:tc>
        <w:tc>
          <w:tcPr>
            <w:tcW w:w="180" w:type="dxa"/>
            <w:vAlign w:val="bottom"/>
          </w:tcPr>
          <w:p w:rsidR="00A33515" w:rsidDel="002260E7" w:rsidRDefault="00A33515">
            <w:pPr>
              <w:rPr>
                <w:del w:id="9697" w:author="Admin" w:date="2019-02-19T02:10:00Z"/>
                <w:sz w:val="12"/>
                <w:szCs w:val="12"/>
              </w:rPr>
            </w:pPr>
          </w:p>
        </w:tc>
        <w:tc>
          <w:tcPr>
            <w:tcW w:w="240" w:type="dxa"/>
            <w:vAlign w:val="bottom"/>
          </w:tcPr>
          <w:p w:rsidR="00A33515" w:rsidDel="002260E7" w:rsidRDefault="00A33515">
            <w:pPr>
              <w:rPr>
                <w:del w:id="9698" w:author="Admin" w:date="2019-02-19T02:10:00Z"/>
                <w:sz w:val="12"/>
                <w:szCs w:val="12"/>
              </w:rPr>
            </w:pPr>
          </w:p>
        </w:tc>
        <w:tc>
          <w:tcPr>
            <w:tcW w:w="200" w:type="dxa"/>
            <w:vAlign w:val="bottom"/>
          </w:tcPr>
          <w:p w:rsidR="00A33515" w:rsidDel="002260E7" w:rsidRDefault="00A33515">
            <w:pPr>
              <w:rPr>
                <w:del w:id="9699" w:author="Admin" w:date="2019-02-19T02:10:00Z"/>
                <w:sz w:val="12"/>
                <w:szCs w:val="12"/>
              </w:rPr>
            </w:pPr>
          </w:p>
        </w:tc>
        <w:tc>
          <w:tcPr>
            <w:tcW w:w="120" w:type="dxa"/>
            <w:vAlign w:val="bottom"/>
          </w:tcPr>
          <w:p w:rsidR="00A33515" w:rsidDel="002260E7" w:rsidRDefault="00A33515">
            <w:pPr>
              <w:rPr>
                <w:del w:id="9700" w:author="Admin" w:date="2019-02-19T02:10:00Z"/>
                <w:sz w:val="12"/>
                <w:szCs w:val="12"/>
              </w:rPr>
            </w:pPr>
          </w:p>
        </w:tc>
        <w:tc>
          <w:tcPr>
            <w:tcW w:w="220" w:type="dxa"/>
            <w:vAlign w:val="bottom"/>
          </w:tcPr>
          <w:p w:rsidR="00A33515" w:rsidDel="002260E7" w:rsidRDefault="00A33515">
            <w:pPr>
              <w:rPr>
                <w:del w:id="9701" w:author="Admin" w:date="2019-02-19T02:10:00Z"/>
                <w:sz w:val="12"/>
                <w:szCs w:val="12"/>
              </w:rPr>
            </w:pPr>
          </w:p>
        </w:tc>
        <w:tc>
          <w:tcPr>
            <w:tcW w:w="200" w:type="dxa"/>
            <w:vAlign w:val="bottom"/>
          </w:tcPr>
          <w:p w:rsidR="00A33515" w:rsidDel="002260E7" w:rsidRDefault="00A33515">
            <w:pPr>
              <w:rPr>
                <w:del w:id="9702" w:author="Admin" w:date="2019-02-19T02:10:00Z"/>
                <w:sz w:val="12"/>
                <w:szCs w:val="12"/>
              </w:rPr>
            </w:pPr>
          </w:p>
        </w:tc>
        <w:tc>
          <w:tcPr>
            <w:tcW w:w="180" w:type="dxa"/>
            <w:vAlign w:val="bottom"/>
          </w:tcPr>
          <w:p w:rsidR="00A33515" w:rsidDel="002260E7" w:rsidRDefault="00A33515">
            <w:pPr>
              <w:rPr>
                <w:del w:id="9703" w:author="Admin" w:date="2019-02-19T02:10:00Z"/>
                <w:sz w:val="12"/>
                <w:szCs w:val="12"/>
              </w:rPr>
            </w:pPr>
          </w:p>
        </w:tc>
        <w:tc>
          <w:tcPr>
            <w:tcW w:w="0" w:type="dxa"/>
            <w:vAlign w:val="bottom"/>
          </w:tcPr>
          <w:p w:rsidR="00A33515" w:rsidDel="002260E7" w:rsidRDefault="00A33515">
            <w:pPr>
              <w:rPr>
                <w:del w:id="9704" w:author="Admin" w:date="2019-02-19T02:10:00Z"/>
                <w:sz w:val="1"/>
                <w:szCs w:val="1"/>
              </w:rPr>
            </w:pPr>
          </w:p>
        </w:tc>
      </w:tr>
      <w:tr w:rsidR="00A33515" w:rsidDel="002260E7">
        <w:trPr>
          <w:trHeight w:val="60"/>
          <w:del w:id="9705" w:author="Admin" w:date="2019-02-19T02:10:00Z"/>
        </w:trPr>
        <w:tc>
          <w:tcPr>
            <w:tcW w:w="400" w:type="dxa"/>
            <w:vAlign w:val="bottom"/>
          </w:tcPr>
          <w:p w:rsidR="00A33515" w:rsidDel="002260E7" w:rsidRDefault="00A33515">
            <w:pPr>
              <w:rPr>
                <w:del w:id="9706" w:author="Admin" w:date="2019-02-19T02:10:00Z"/>
                <w:sz w:val="5"/>
                <w:szCs w:val="5"/>
              </w:rPr>
            </w:pPr>
          </w:p>
        </w:tc>
        <w:tc>
          <w:tcPr>
            <w:tcW w:w="340" w:type="dxa"/>
            <w:vAlign w:val="bottom"/>
          </w:tcPr>
          <w:p w:rsidR="00A33515" w:rsidDel="002260E7" w:rsidRDefault="00A33515">
            <w:pPr>
              <w:rPr>
                <w:del w:id="9707" w:author="Admin" w:date="2019-02-19T02:10:00Z"/>
                <w:sz w:val="5"/>
                <w:szCs w:val="5"/>
              </w:rPr>
            </w:pPr>
          </w:p>
        </w:tc>
        <w:tc>
          <w:tcPr>
            <w:tcW w:w="460" w:type="dxa"/>
            <w:vAlign w:val="bottom"/>
          </w:tcPr>
          <w:p w:rsidR="00A33515" w:rsidDel="002260E7" w:rsidRDefault="00A33515">
            <w:pPr>
              <w:rPr>
                <w:del w:id="9708" w:author="Admin" w:date="2019-02-19T02:10:00Z"/>
                <w:sz w:val="5"/>
                <w:szCs w:val="5"/>
              </w:rPr>
            </w:pPr>
          </w:p>
        </w:tc>
        <w:tc>
          <w:tcPr>
            <w:tcW w:w="240" w:type="dxa"/>
            <w:vAlign w:val="bottom"/>
          </w:tcPr>
          <w:p w:rsidR="00A33515" w:rsidDel="002260E7" w:rsidRDefault="001A4D22">
            <w:pPr>
              <w:spacing w:line="60" w:lineRule="exact"/>
              <w:ind w:left="40"/>
              <w:rPr>
                <w:del w:id="9709" w:author="Admin" w:date="2019-02-19T02:10:00Z"/>
                <w:sz w:val="20"/>
                <w:szCs w:val="20"/>
              </w:rPr>
            </w:pPr>
            <w:del w:id="9710" w:author="Admin" w:date="2019-02-19T02:10:00Z">
              <w:r w:rsidDel="002260E7">
                <w:rPr>
                  <w:rFonts w:eastAsia="Times New Roman"/>
                  <w:sz w:val="6"/>
                  <w:szCs w:val="6"/>
                </w:rPr>
                <w:delText>&gt;</w:delText>
              </w:r>
            </w:del>
          </w:p>
        </w:tc>
        <w:tc>
          <w:tcPr>
            <w:tcW w:w="140" w:type="dxa"/>
            <w:vAlign w:val="bottom"/>
          </w:tcPr>
          <w:p w:rsidR="00A33515" w:rsidDel="002260E7" w:rsidRDefault="00A33515">
            <w:pPr>
              <w:rPr>
                <w:del w:id="9711" w:author="Admin" w:date="2019-02-19T02:10:00Z"/>
                <w:sz w:val="5"/>
                <w:szCs w:val="5"/>
              </w:rPr>
            </w:pPr>
          </w:p>
        </w:tc>
        <w:tc>
          <w:tcPr>
            <w:tcW w:w="20" w:type="dxa"/>
            <w:vAlign w:val="bottom"/>
          </w:tcPr>
          <w:p w:rsidR="00A33515" w:rsidDel="002260E7" w:rsidRDefault="00A33515">
            <w:pPr>
              <w:rPr>
                <w:del w:id="9712" w:author="Admin" w:date="2019-02-19T02:10:00Z"/>
                <w:sz w:val="5"/>
                <w:szCs w:val="5"/>
              </w:rPr>
            </w:pPr>
          </w:p>
        </w:tc>
        <w:tc>
          <w:tcPr>
            <w:tcW w:w="140" w:type="dxa"/>
            <w:vAlign w:val="bottom"/>
          </w:tcPr>
          <w:p w:rsidR="00A33515" w:rsidDel="002260E7" w:rsidRDefault="00A33515">
            <w:pPr>
              <w:rPr>
                <w:del w:id="9713" w:author="Admin" w:date="2019-02-19T02:10:00Z"/>
                <w:sz w:val="5"/>
                <w:szCs w:val="5"/>
              </w:rPr>
            </w:pPr>
          </w:p>
        </w:tc>
        <w:tc>
          <w:tcPr>
            <w:tcW w:w="300" w:type="dxa"/>
            <w:vAlign w:val="bottom"/>
          </w:tcPr>
          <w:p w:rsidR="00A33515" w:rsidDel="002260E7" w:rsidRDefault="00A33515">
            <w:pPr>
              <w:rPr>
                <w:del w:id="9714" w:author="Admin" w:date="2019-02-19T02:10:00Z"/>
                <w:sz w:val="5"/>
                <w:szCs w:val="5"/>
              </w:rPr>
            </w:pPr>
          </w:p>
        </w:tc>
        <w:tc>
          <w:tcPr>
            <w:tcW w:w="140" w:type="dxa"/>
            <w:vAlign w:val="bottom"/>
          </w:tcPr>
          <w:p w:rsidR="00A33515" w:rsidDel="002260E7" w:rsidRDefault="00A33515">
            <w:pPr>
              <w:rPr>
                <w:del w:id="9715" w:author="Admin" w:date="2019-02-19T02:10:00Z"/>
                <w:sz w:val="5"/>
                <w:szCs w:val="5"/>
              </w:rPr>
            </w:pPr>
          </w:p>
        </w:tc>
        <w:tc>
          <w:tcPr>
            <w:tcW w:w="180" w:type="dxa"/>
            <w:vAlign w:val="bottom"/>
          </w:tcPr>
          <w:p w:rsidR="00A33515" w:rsidDel="002260E7" w:rsidRDefault="00A33515">
            <w:pPr>
              <w:rPr>
                <w:del w:id="9716" w:author="Admin" w:date="2019-02-19T02:10:00Z"/>
                <w:sz w:val="5"/>
                <w:szCs w:val="5"/>
              </w:rPr>
            </w:pPr>
          </w:p>
        </w:tc>
        <w:tc>
          <w:tcPr>
            <w:tcW w:w="240" w:type="dxa"/>
            <w:vAlign w:val="bottom"/>
          </w:tcPr>
          <w:p w:rsidR="00A33515" w:rsidDel="002260E7" w:rsidRDefault="00A33515">
            <w:pPr>
              <w:rPr>
                <w:del w:id="9717" w:author="Admin" w:date="2019-02-19T02:10:00Z"/>
                <w:sz w:val="5"/>
                <w:szCs w:val="5"/>
              </w:rPr>
            </w:pPr>
          </w:p>
        </w:tc>
        <w:tc>
          <w:tcPr>
            <w:tcW w:w="200" w:type="dxa"/>
            <w:vAlign w:val="bottom"/>
          </w:tcPr>
          <w:p w:rsidR="00A33515" w:rsidDel="002260E7" w:rsidRDefault="00A33515">
            <w:pPr>
              <w:rPr>
                <w:del w:id="9718" w:author="Admin" w:date="2019-02-19T02:10:00Z"/>
                <w:sz w:val="5"/>
                <w:szCs w:val="5"/>
              </w:rPr>
            </w:pPr>
          </w:p>
        </w:tc>
        <w:tc>
          <w:tcPr>
            <w:tcW w:w="120" w:type="dxa"/>
            <w:vAlign w:val="bottom"/>
          </w:tcPr>
          <w:p w:rsidR="00A33515" w:rsidDel="002260E7" w:rsidRDefault="00A33515">
            <w:pPr>
              <w:rPr>
                <w:del w:id="9719" w:author="Admin" w:date="2019-02-19T02:10:00Z"/>
                <w:sz w:val="5"/>
                <w:szCs w:val="5"/>
              </w:rPr>
            </w:pPr>
          </w:p>
        </w:tc>
        <w:tc>
          <w:tcPr>
            <w:tcW w:w="220" w:type="dxa"/>
            <w:vAlign w:val="bottom"/>
          </w:tcPr>
          <w:p w:rsidR="00A33515" w:rsidDel="002260E7" w:rsidRDefault="00A33515">
            <w:pPr>
              <w:rPr>
                <w:del w:id="9720" w:author="Admin" w:date="2019-02-19T02:10:00Z"/>
                <w:sz w:val="5"/>
                <w:szCs w:val="5"/>
              </w:rPr>
            </w:pPr>
          </w:p>
        </w:tc>
        <w:tc>
          <w:tcPr>
            <w:tcW w:w="200" w:type="dxa"/>
            <w:vAlign w:val="bottom"/>
          </w:tcPr>
          <w:p w:rsidR="00A33515" w:rsidDel="002260E7" w:rsidRDefault="00A33515">
            <w:pPr>
              <w:rPr>
                <w:del w:id="9721" w:author="Admin" w:date="2019-02-19T02:10:00Z"/>
                <w:sz w:val="5"/>
                <w:szCs w:val="5"/>
              </w:rPr>
            </w:pPr>
          </w:p>
        </w:tc>
        <w:tc>
          <w:tcPr>
            <w:tcW w:w="180" w:type="dxa"/>
            <w:vAlign w:val="bottom"/>
          </w:tcPr>
          <w:p w:rsidR="00A33515" w:rsidDel="002260E7" w:rsidRDefault="00A33515">
            <w:pPr>
              <w:rPr>
                <w:del w:id="9722" w:author="Admin" w:date="2019-02-19T02:10:00Z"/>
                <w:sz w:val="5"/>
                <w:szCs w:val="5"/>
              </w:rPr>
            </w:pPr>
          </w:p>
        </w:tc>
        <w:tc>
          <w:tcPr>
            <w:tcW w:w="0" w:type="dxa"/>
            <w:vAlign w:val="bottom"/>
          </w:tcPr>
          <w:p w:rsidR="00A33515" w:rsidDel="002260E7" w:rsidRDefault="00A33515">
            <w:pPr>
              <w:rPr>
                <w:del w:id="9723" w:author="Admin" w:date="2019-02-19T02:10:00Z"/>
                <w:sz w:val="1"/>
                <w:szCs w:val="1"/>
              </w:rPr>
            </w:pPr>
          </w:p>
        </w:tc>
      </w:tr>
      <w:tr w:rsidR="00A33515" w:rsidDel="002260E7">
        <w:trPr>
          <w:trHeight w:val="120"/>
          <w:del w:id="9724" w:author="Admin" w:date="2019-02-19T02:10:00Z"/>
        </w:trPr>
        <w:tc>
          <w:tcPr>
            <w:tcW w:w="400" w:type="dxa"/>
            <w:vAlign w:val="bottom"/>
          </w:tcPr>
          <w:p w:rsidR="00A33515" w:rsidDel="002260E7" w:rsidRDefault="00A33515">
            <w:pPr>
              <w:rPr>
                <w:del w:id="9725" w:author="Admin" w:date="2019-02-19T02:10:00Z"/>
                <w:sz w:val="10"/>
                <w:szCs w:val="10"/>
              </w:rPr>
            </w:pPr>
          </w:p>
        </w:tc>
        <w:tc>
          <w:tcPr>
            <w:tcW w:w="340" w:type="dxa"/>
            <w:vAlign w:val="bottom"/>
          </w:tcPr>
          <w:p w:rsidR="00A33515" w:rsidDel="002260E7" w:rsidRDefault="00A33515">
            <w:pPr>
              <w:rPr>
                <w:del w:id="9726" w:author="Admin" w:date="2019-02-19T02:10:00Z"/>
                <w:sz w:val="10"/>
                <w:szCs w:val="10"/>
              </w:rPr>
            </w:pPr>
          </w:p>
        </w:tc>
        <w:tc>
          <w:tcPr>
            <w:tcW w:w="460" w:type="dxa"/>
            <w:vAlign w:val="bottom"/>
          </w:tcPr>
          <w:p w:rsidR="00A33515" w:rsidDel="002260E7" w:rsidRDefault="00A33515">
            <w:pPr>
              <w:rPr>
                <w:del w:id="9727" w:author="Admin" w:date="2019-02-19T02:10:00Z"/>
                <w:sz w:val="10"/>
                <w:szCs w:val="10"/>
              </w:rPr>
            </w:pPr>
          </w:p>
        </w:tc>
        <w:tc>
          <w:tcPr>
            <w:tcW w:w="240" w:type="dxa"/>
            <w:vAlign w:val="bottom"/>
          </w:tcPr>
          <w:p w:rsidR="00A33515" w:rsidDel="002260E7" w:rsidRDefault="001A4D22">
            <w:pPr>
              <w:spacing w:line="120" w:lineRule="exact"/>
              <w:ind w:left="40"/>
              <w:rPr>
                <w:del w:id="9728" w:author="Admin" w:date="2019-02-19T02:10:00Z"/>
                <w:sz w:val="20"/>
                <w:szCs w:val="20"/>
              </w:rPr>
            </w:pPr>
            <w:del w:id="9729" w:author="Admin" w:date="2019-02-19T02:10:00Z">
              <w:r w:rsidDel="002260E7">
                <w:rPr>
                  <w:rFonts w:eastAsia="Times New Roman"/>
                  <w:sz w:val="13"/>
                  <w:szCs w:val="13"/>
                </w:rPr>
                <w:delText>&gt;</w:delText>
              </w:r>
            </w:del>
          </w:p>
        </w:tc>
        <w:tc>
          <w:tcPr>
            <w:tcW w:w="140" w:type="dxa"/>
            <w:vAlign w:val="bottom"/>
          </w:tcPr>
          <w:p w:rsidR="00A33515" w:rsidDel="002260E7" w:rsidRDefault="00A33515">
            <w:pPr>
              <w:rPr>
                <w:del w:id="9730" w:author="Admin" w:date="2019-02-19T02:10:00Z"/>
                <w:sz w:val="10"/>
                <w:szCs w:val="10"/>
              </w:rPr>
            </w:pPr>
          </w:p>
        </w:tc>
        <w:tc>
          <w:tcPr>
            <w:tcW w:w="20" w:type="dxa"/>
            <w:vAlign w:val="bottom"/>
          </w:tcPr>
          <w:p w:rsidR="00A33515" w:rsidDel="002260E7" w:rsidRDefault="00A33515">
            <w:pPr>
              <w:rPr>
                <w:del w:id="9731" w:author="Admin" w:date="2019-02-19T02:10:00Z"/>
                <w:sz w:val="10"/>
                <w:szCs w:val="10"/>
              </w:rPr>
            </w:pPr>
          </w:p>
        </w:tc>
        <w:tc>
          <w:tcPr>
            <w:tcW w:w="140" w:type="dxa"/>
            <w:vMerge w:val="restart"/>
            <w:vAlign w:val="bottom"/>
          </w:tcPr>
          <w:p w:rsidR="00A33515" w:rsidDel="002260E7" w:rsidRDefault="001A4D22">
            <w:pPr>
              <w:spacing w:line="121" w:lineRule="exact"/>
              <w:rPr>
                <w:del w:id="9732" w:author="Admin" w:date="2019-02-19T02:10:00Z"/>
                <w:sz w:val="20"/>
                <w:szCs w:val="20"/>
              </w:rPr>
            </w:pPr>
            <w:del w:id="9733" w:author="Admin" w:date="2019-02-19T02:10:00Z">
              <w:r w:rsidDel="002260E7">
                <w:rPr>
                  <w:rFonts w:ascii="Arial" w:eastAsia="Arial" w:hAnsi="Arial" w:cs="Arial"/>
                  <w:sz w:val="13"/>
                  <w:szCs w:val="13"/>
                </w:rPr>
                <w:delText>7</w:delText>
              </w:r>
              <w:r w:rsidDel="002260E7">
                <w:rPr>
                  <w:rFonts w:ascii="Arial" w:eastAsia="Arial" w:hAnsi="Arial" w:cs="Arial"/>
                  <w:i/>
                  <w:iCs/>
                  <w:sz w:val="13"/>
                  <w:szCs w:val="13"/>
                </w:rPr>
                <w:delText>t</w:delText>
              </w:r>
            </w:del>
          </w:p>
        </w:tc>
        <w:tc>
          <w:tcPr>
            <w:tcW w:w="300" w:type="dxa"/>
            <w:vAlign w:val="bottom"/>
          </w:tcPr>
          <w:p w:rsidR="00A33515" w:rsidDel="002260E7" w:rsidRDefault="00A33515">
            <w:pPr>
              <w:rPr>
                <w:del w:id="9734" w:author="Admin" w:date="2019-02-19T02:10:00Z"/>
                <w:sz w:val="10"/>
                <w:szCs w:val="10"/>
              </w:rPr>
            </w:pPr>
          </w:p>
        </w:tc>
        <w:tc>
          <w:tcPr>
            <w:tcW w:w="140" w:type="dxa"/>
            <w:vMerge w:val="restart"/>
            <w:vAlign w:val="bottom"/>
          </w:tcPr>
          <w:p w:rsidR="00A33515" w:rsidDel="002260E7" w:rsidRDefault="001A4D22">
            <w:pPr>
              <w:spacing w:line="121" w:lineRule="exact"/>
              <w:jc w:val="right"/>
              <w:rPr>
                <w:del w:id="9735" w:author="Admin" w:date="2019-02-19T02:10:00Z"/>
                <w:sz w:val="20"/>
                <w:szCs w:val="20"/>
              </w:rPr>
            </w:pPr>
            <w:del w:id="9736" w:author="Admin" w:date="2019-02-19T02:10:00Z">
              <w:r w:rsidDel="002260E7">
                <w:rPr>
                  <w:rFonts w:ascii="Arial" w:eastAsia="Arial" w:hAnsi="Arial" w:cs="Arial"/>
                  <w:w w:val="82"/>
                  <w:sz w:val="13"/>
                  <w:szCs w:val="13"/>
                </w:rPr>
                <w:delText>49</w:delText>
              </w:r>
            </w:del>
          </w:p>
        </w:tc>
        <w:tc>
          <w:tcPr>
            <w:tcW w:w="180" w:type="dxa"/>
            <w:vAlign w:val="bottom"/>
          </w:tcPr>
          <w:p w:rsidR="00A33515" w:rsidDel="002260E7" w:rsidRDefault="00A33515">
            <w:pPr>
              <w:rPr>
                <w:del w:id="9737" w:author="Admin" w:date="2019-02-19T02:10:00Z"/>
                <w:sz w:val="10"/>
                <w:szCs w:val="10"/>
              </w:rPr>
            </w:pPr>
          </w:p>
        </w:tc>
        <w:tc>
          <w:tcPr>
            <w:tcW w:w="240" w:type="dxa"/>
            <w:vAlign w:val="bottom"/>
          </w:tcPr>
          <w:p w:rsidR="00A33515" w:rsidDel="002260E7" w:rsidRDefault="00A33515">
            <w:pPr>
              <w:rPr>
                <w:del w:id="9738" w:author="Admin" w:date="2019-02-19T02:10:00Z"/>
                <w:sz w:val="10"/>
                <w:szCs w:val="10"/>
              </w:rPr>
            </w:pPr>
          </w:p>
        </w:tc>
        <w:tc>
          <w:tcPr>
            <w:tcW w:w="200" w:type="dxa"/>
            <w:vAlign w:val="bottom"/>
          </w:tcPr>
          <w:p w:rsidR="00A33515" w:rsidDel="002260E7" w:rsidRDefault="00A33515">
            <w:pPr>
              <w:rPr>
                <w:del w:id="9739" w:author="Admin" w:date="2019-02-19T02:10:00Z"/>
                <w:sz w:val="10"/>
                <w:szCs w:val="10"/>
              </w:rPr>
            </w:pPr>
          </w:p>
        </w:tc>
        <w:tc>
          <w:tcPr>
            <w:tcW w:w="120" w:type="dxa"/>
            <w:vAlign w:val="bottom"/>
          </w:tcPr>
          <w:p w:rsidR="00A33515" w:rsidDel="002260E7" w:rsidRDefault="00A33515">
            <w:pPr>
              <w:rPr>
                <w:del w:id="9740" w:author="Admin" w:date="2019-02-19T02:10:00Z"/>
                <w:sz w:val="10"/>
                <w:szCs w:val="10"/>
              </w:rPr>
            </w:pPr>
          </w:p>
        </w:tc>
        <w:tc>
          <w:tcPr>
            <w:tcW w:w="220" w:type="dxa"/>
            <w:vAlign w:val="bottom"/>
          </w:tcPr>
          <w:p w:rsidR="00A33515" w:rsidDel="002260E7" w:rsidRDefault="00A33515">
            <w:pPr>
              <w:rPr>
                <w:del w:id="9741" w:author="Admin" w:date="2019-02-19T02:10:00Z"/>
                <w:sz w:val="10"/>
                <w:szCs w:val="10"/>
              </w:rPr>
            </w:pPr>
          </w:p>
        </w:tc>
        <w:tc>
          <w:tcPr>
            <w:tcW w:w="200" w:type="dxa"/>
            <w:vAlign w:val="bottom"/>
          </w:tcPr>
          <w:p w:rsidR="00A33515" w:rsidDel="002260E7" w:rsidRDefault="00A33515">
            <w:pPr>
              <w:rPr>
                <w:del w:id="9742" w:author="Admin" w:date="2019-02-19T02:10:00Z"/>
                <w:sz w:val="10"/>
                <w:szCs w:val="10"/>
              </w:rPr>
            </w:pPr>
          </w:p>
        </w:tc>
        <w:tc>
          <w:tcPr>
            <w:tcW w:w="180" w:type="dxa"/>
            <w:vAlign w:val="bottom"/>
          </w:tcPr>
          <w:p w:rsidR="00A33515" w:rsidDel="002260E7" w:rsidRDefault="00A33515">
            <w:pPr>
              <w:rPr>
                <w:del w:id="9743" w:author="Admin" w:date="2019-02-19T02:10:00Z"/>
                <w:sz w:val="10"/>
                <w:szCs w:val="10"/>
              </w:rPr>
            </w:pPr>
          </w:p>
        </w:tc>
        <w:tc>
          <w:tcPr>
            <w:tcW w:w="0" w:type="dxa"/>
            <w:vAlign w:val="bottom"/>
          </w:tcPr>
          <w:p w:rsidR="00A33515" w:rsidDel="002260E7" w:rsidRDefault="00A33515">
            <w:pPr>
              <w:rPr>
                <w:del w:id="9744" w:author="Admin" w:date="2019-02-19T02:10:00Z"/>
                <w:sz w:val="1"/>
                <w:szCs w:val="1"/>
              </w:rPr>
            </w:pPr>
          </w:p>
        </w:tc>
      </w:tr>
      <w:tr w:rsidR="00A33515" w:rsidDel="002260E7">
        <w:trPr>
          <w:trHeight w:val="21"/>
          <w:del w:id="9745" w:author="Admin" w:date="2019-02-19T02:10:00Z"/>
        </w:trPr>
        <w:tc>
          <w:tcPr>
            <w:tcW w:w="400" w:type="dxa"/>
            <w:vAlign w:val="bottom"/>
          </w:tcPr>
          <w:p w:rsidR="00A33515" w:rsidDel="002260E7" w:rsidRDefault="00A33515">
            <w:pPr>
              <w:spacing w:line="20" w:lineRule="exact"/>
              <w:rPr>
                <w:del w:id="9746" w:author="Admin" w:date="2019-02-19T02:10:00Z"/>
                <w:sz w:val="1"/>
                <w:szCs w:val="1"/>
              </w:rPr>
            </w:pPr>
          </w:p>
        </w:tc>
        <w:tc>
          <w:tcPr>
            <w:tcW w:w="340" w:type="dxa"/>
            <w:vAlign w:val="bottom"/>
          </w:tcPr>
          <w:p w:rsidR="00A33515" w:rsidDel="002260E7" w:rsidRDefault="00A33515">
            <w:pPr>
              <w:spacing w:line="20" w:lineRule="exact"/>
              <w:rPr>
                <w:del w:id="9747" w:author="Admin" w:date="2019-02-19T02:10:00Z"/>
                <w:sz w:val="1"/>
                <w:szCs w:val="1"/>
              </w:rPr>
            </w:pPr>
          </w:p>
        </w:tc>
        <w:tc>
          <w:tcPr>
            <w:tcW w:w="460" w:type="dxa"/>
            <w:vAlign w:val="bottom"/>
          </w:tcPr>
          <w:p w:rsidR="00A33515" w:rsidDel="002260E7" w:rsidRDefault="00A33515">
            <w:pPr>
              <w:spacing w:line="20" w:lineRule="exact"/>
              <w:rPr>
                <w:del w:id="9748" w:author="Admin" w:date="2019-02-19T02:10:00Z"/>
                <w:sz w:val="1"/>
                <w:szCs w:val="1"/>
              </w:rPr>
            </w:pPr>
          </w:p>
        </w:tc>
        <w:tc>
          <w:tcPr>
            <w:tcW w:w="240" w:type="dxa"/>
            <w:vMerge w:val="restart"/>
            <w:vAlign w:val="bottom"/>
          </w:tcPr>
          <w:p w:rsidR="00A33515" w:rsidDel="002260E7" w:rsidRDefault="001A4D22">
            <w:pPr>
              <w:spacing w:line="30" w:lineRule="exact"/>
              <w:ind w:left="40"/>
              <w:rPr>
                <w:del w:id="9749" w:author="Admin" w:date="2019-02-19T02:10:00Z"/>
                <w:sz w:val="20"/>
                <w:szCs w:val="20"/>
              </w:rPr>
            </w:pPr>
            <w:del w:id="9750" w:author="Admin" w:date="2019-02-19T02:10:00Z">
              <w:r w:rsidDel="002260E7">
                <w:rPr>
                  <w:rFonts w:eastAsia="Times New Roman"/>
                  <w:sz w:val="3"/>
                  <w:szCs w:val="3"/>
                </w:rPr>
                <w:delText>&gt;</w:delText>
              </w:r>
            </w:del>
          </w:p>
        </w:tc>
        <w:tc>
          <w:tcPr>
            <w:tcW w:w="140" w:type="dxa"/>
            <w:vAlign w:val="bottom"/>
          </w:tcPr>
          <w:p w:rsidR="00A33515" w:rsidDel="002260E7" w:rsidRDefault="00A33515">
            <w:pPr>
              <w:spacing w:line="20" w:lineRule="exact"/>
              <w:rPr>
                <w:del w:id="9751" w:author="Admin" w:date="2019-02-19T02:10:00Z"/>
                <w:sz w:val="1"/>
                <w:szCs w:val="1"/>
              </w:rPr>
            </w:pPr>
          </w:p>
        </w:tc>
        <w:tc>
          <w:tcPr>
            <w:tcW w:w="20" w:type="dxa"/>
            <w:vAlign w:val="bottom"/>
          </w:tcPr>
          <w:p w:rsidR="00A33515" w:rsidDel="002260E7" w:rsidRDefault="00A33515">
            <w:pPr>
              <w:spacing w:line="20" w:lineRule="exact"/>
              <w:rPr>
                <w:del w:id="9752" w:author="Admin" w:date="2019-02-19T02:10:00Z"/>
                <w:sz w:val="1"/>
                <w:szCs w:val="1"/>
              </w:rPr>
            </w:pPr>
          </w:p>
        </w:tc>
        <w:tc>
          <w:tcPr>
            <w:tcW w:w="140" w:type="dxa"/>
            <w:vMerge/>
            <w:vAlign w:val="bottom"/>
          </w:tcPr>
          <w:p w:rsidR="00A33515" w:rsidDel="002260E7" w:rsidRDefault="00A33515">
            <w:pPr>
              <w:spacing w:line="20" w:lineRule="exact"/>
              <w:rPr>
                <w:del w:id="9753" w:author="Admin" w:date="2019-02-19T02:10:00Z"/>
                <w:sz w:val="1"/>
                <w:szCs w:val="1"/>
              </w:rPr>
            </w:pPr>
          </w:p>
        </w:tc>
        <w:tc>
          <w:tcPr>
            <w:tcW w:w="300" w:type="dxa"/>
            <w:vMerge w:val="restart"/>
            <w:vAlign w:val="bottom"/>
          </w:tcPr>
          <w:p w:rsidR="00A33515" w:rsidDel="002260E7" w:rsidRDefault="001A4D22">
            <w:pPr>
              <w:spacing w:line="30" w:lineRule="exact"/>
              <w:ind w:right="63"/>
              <w:jc w:val="right"/>
              <w:rPr>
                <w:del w:id="9754" w:author="Admin" w:date="2019-02-19T02:10:00Z"/>
                <w:sz w:val="20"/>
                <w:szCs w:val="20"/>
              </w:rPr>
            </w:pPr>
            <w:del w:id="9755" w:author="Admin" w:date="2019-02-19T02:10:00Z">
              <w:r w:rsidDel="002260E7">
                <w:rPr>
                  <w:rFonts w:eastAsia="Times New Roman"/>
                  <w:sz w:val="3"/>
                  <w:szCs w:val="3"/>
                </w:rPr>
                <w:delText>+</w:delText>
              </w:r>
            </w:del>
          </w:p>
        </w:tc>
        <w:tc>
          <w:tcPr>
            <w:tcW w:w="140" w:type="dxa"/>
            <w:vMerge/>
            <w:vAlign w:val="bottom"/>
          </w:tcPr>
          <w:p w:rsidR="00A33515" w:rsidDel="002260E7" w:rsidRDefault="00A33515">
            <w:pPr>
              <w:spacing w:line="20" w:lineRule="exact"/>
              <w:rPr>
                <w:del w:id="9756" w:author="Admin" w:date="2019-02-19T02:10:00Z"/>
                <w:sz w:val="1"/>
                <w:szCs w:val="1"/>
              </w:rPr>
            </w:pPr>
          </w:p>
        </w:tc>
        <w:tc>
          <w:tcPr>
            <w:tcW w:w="180" w:type="dxa"/>
            <w:vMerge w:val="restart"/>
            <w:vAlign w:val="bottom"/>
          </w:tcPr>
          <w:p w:rsidR="00A33515" w:rsidDel="002260E7" w:rsidRDefault="001A4D22">
            <w:pPr>
              <w:spacing w:line="30" w:lineRule="exact"/>
              <w:ind w:right="83"/>
              <w:jc w:val="right"/>
              <w:rPr>
                <w:del w:id="9757" w:author="Admin" w:date="2019-02-19T02:10:00Z"/>
                <w:sz w:val="20"/>
                <w:szCs w:val="20"/>
              </w:rPr>
            </w:pPr>
            <w:del w:id="9758" w:author="Admin" w:date="2019-02-19T02:10:00Z">
              <w:r w:rsidDel="002260E7">
                <w:rPr>
                  <w:rFonts w:eastAsia="Times New Roman"/>
                  <w:i/>
                  <w:iCs/>
                  <w:sz w:val="3"/>
                  <w:szCs w:val="3"/>
                </w:rPr>
                <w:delText>;</w:delText>
              </w:r>
            </w:del>
          </w:p>
        </w:tc>
        <w:tc>
          <w:tcPr>
            <w:tcW w:w="980" w:type="dxa"/>
            <w:gridSpan w:val="5"/>
            <w:vMerge w:val="restart"/>
            <w:vAlign w:val="bottom"/>
          </w:tcPr>
          <w:p w:rsidR="00A33515" w:rsidDel="002260E7" w:rsidRDefault="001A4D22">
            <w:pPr>
              <w:spacing w:line="30" w:lineRule="exact"/>
              <w:ind w:left="100"/>
              <w:rPr>
                <w:del w:id="9759" w:author="Admin" w:date="2019-02-19T02:10:00Z"/>
                <w:sz w:val="20"/>
                <w:szCs w:val="20"/>
              </w:rPr>
            </w:pPr>
            <w:del w:id="9760" w:author="Admin" w:date="2019-02-19T02:10:00Z">
              <w:r w:rsidDel="002260E7">
                <w:rPr>
                  <w:rFonts w:ascii="Arial" w:eastAsia="Arial" w:hAnsi="Arial" w:cs="Arial"/>
                  <w:sz w:val="3"/>
                  <w:szCs w:val="3"/>
                </w:rPr>
                <w:delText xml:space="preserve">4   </w:delText>
              </w:r>
              <w:r w:rsidDel="002260E7">
                <w:rPr>
                  <w:rFonts w:ascii="Arial" w:eastAsia="Arial" w:hAnsi="Arial" w:cs="Arial"/>
                  <w:i/>
                  <w:iCs/>
                  <w:sz w:val="3"/>
                  <w:szCs w:val="3"/>
                </w:rPr>
                <w:delText>t</w:delText>
              </w:r>
              <w:r w:rsidDel="002260E7">
                <w:rPr>
                  <w:rFonts w:ascii="Arial" w:eastAsia="Arial" w:hAnsi="Arial" w:cs="Arial"/>
                  <w:sz w:val="3"/>
                  <w:szCs w:val="3"/>
                </w:rPr>
                <w:delText xml:space="preserve">   8</w:delText>
              </w:r>
            </w:del>
          </w:p>
        </w:tc>
        <w:tc>
          <w:tcPr>
            <w:tcW w:w="180" w:type="dxa"/>
            <w:vAlign w:val="bottom"/>
          </w:tcPr>
          <w:p w:rsidR="00A33515" w:rsidDel="002260E7" w:rsidRDefault="00A33515">
            <w:pPr>
              <w:spacing w:line="20" w:lineRule="exact"/>
              <w:rPr>
                <w:del w:id="9761" w:author="Admin" w:date="2019-02-19T02:10:00Z"/>
                <w:sz w:val="1"/>
                <w:szCs w:val="1"/>
              </w:rPr>
            </w:pPr>
          </w:p>
        </w:tc>
        <w:tc>
          <w:tcPr>
            <w:tcW w:w="0" w:type="dxa"/>
            <w:vAlign w:val="bottom"/>
          </w:tcPr>
          <w:p w:rsidR="00A33515" w:rsidDel="002260E7" w:rsidRDefault="00A33515">
            <w:pPr>
              <w:spacing w:line="20" w:lineRule="exact"/>
              <w:rPr>
                <w:del w:id="9762" w:author="Admin" w:date="2019-02-19T02:10:00Z"/>
                <w:sz w:val="1"/>
                <w:szCs w:val="1"/>
              </w:rPr>
            </w:pPr>
          </w:p>
        </w:tc>
      </w:tr>
      <w:tr w:rsidR="00A33515" w:rsidDel="002260E7">
        <w:trPr>
          <w:trHeight w:val="9"/>
          <w:del w:id="9763" w:author="Admin" w:date="2019-02-19T02:10:00Z"/>
        </w:trPr>
        <w:tc>
          <w:tcPr>
            <w:tcW w:w="400" w:type="dxa"/>
            <w:vAlign w:val="bottom"/>
          </w:tcPr>
          <w:p w:rsidR="00A33515" w:rsidDel="002260E7" w:rsidRDefault="00A33515">
            <w:pPr>
              <w:spacing w:line="20" w:lineRule="exact"/>
              <w:rPr>
                <w:del w:id="9764" w:author="Admin" w:date="2019-02-19T02:10:00Z"/>
                <w:sz w:val="1"/>
                <w:szCs w:val="1"/>
              </w:rPr>
            </w:pPr>
          </w:p>
        </w:tc>
        <w:tc>
          <w:tcPr>
            <w:tcW w:w="340" w:type="dxa"/>
            <w:vAlign w:val="bottom"/>
          </w:tcPr>
          <w:p w:rsidR="00A33515" w:rsidDel="002260E7" w:rsidRDefault="00A33515">
            <w:pPr>
              <w:spacing w:line="20" w:lineRule="exact"/>
              <w:rPr>
                <w:del w:id="9765" w:author="Admin" w:date="2019-02-19T02:10:00Z"/>
                <w:sz w:val="1"/>
                <w:szCs w:val="1"/>
              </w:rPr>
            </w:pPr>
          </w:p>
        </w:tc>
        <w:tc>
          <w:tcPr>
            <w:tcW w:w="460" w:type="dxa"/>
            <w:vAlign w:val="bottom"/>
          </w:tcPr>
          <w:p w:rsidR="00A33515" w:rsidDel="002260E7" w:rsidRDefault="00A33515">
            <w:pPr>
              <w:spacing w:line="20" w:lineRule="exact"/>
              <w:rPr>
                <w:del w:id="9766" w:author="Admin" w:date="2019-02-19T02:10:00Z"/>
                <w:sz w:val="1"/>
                <w:szCs w:val="1"/>
              </w:rPr>
            </w:pPr>
          </w:p>
        </w:tc>
        <w:tc>
          <w:tcPr>
            <w:tcW w:w="240" w:type="dxa"/>
            <w:vMerge/>
            <w:vAlign w:val="bottom"/>
          </w:tcPr>
          <w:p w:rsidR="00A33515" w:rsidDel="002260E7" w:rsidRDefault="00A33515">
            <w:pPr>
              <w:spacing w:line="20" w:lineRule="exact"/>
              <w:rPr>
                <w:del w:id="9767" w:author="Admin" w:date="2019-02-19T02:10:00Z"/>
                <w:sz w:val="1"/>
                <w:szCs w:val="1"/>
              </w:rPr>
            </w:pPr>
          </w:p>
        </w:tc>
        <w:tc>
          <w:tcPr>
            <w:tcW w:w="140" w:type="dxa"/>
            <w:vAlign w:val="bottom"/>
          </w:tcPr>
          <w:p w:rsidR="00A33515" w:rsidDel="002260E7" w:rsidRDefault="00A33515">
            <w:pPr>
              <w:spacing w:line="20" w:lineRule="exact"/>
              <w:rPr>
                <w:del w:id="9768" w:author="Admin" w:date="2019-02-19T02:10:00Z"/>
                <w:sz w:val="1"/>
                <w:szCs w:val="1"/>
              </w:rPr>
            </w:pPr>
          </w:p>
        </w:tc>
        <w:tc>
          <w:tcPr>
            <w:tcW w:w="20" w:type="dxa"/>
            <w:vAlign w:val="bottom"/>
          </w:tcPr>
          <w:p w:rsidR="00A33515" w:rsidDel="002260E7" w:rsidRDefault="00A33515">
            <w:pPr>
              <w:spacing w:line="20" w:lineRule="exact"/>
              <w:rPr>
                <w:del w:id="9769" w:author="Admin" w:date="2019-02-19T02:10:00Z"/>
                <w:sz w:val="1"/>
                <w:szCs w:val="1"/>
              </w:rPr>
            </w:pPr>
          </w:p>
        </w:tc>
        <w:tc>
          <w:tcPr>
            <w:tcW w:w="140" w:type="dxa"/>
            <w:shd w:val="clear" w:color="auto" w:fill="000000"/>
            <w:vAlign w:val="bottom"/>
          </w:tcPr>
          <w:p w:rsidR="00A33515" w:rsidDel="002260E7" w:rsidRDefault="001A4D22">
            <w:pPr>
              <w:spacing w:line="9" w:lineRule="exact"/>
              <w:rPr>
                <w:del w:id="9770" w:author="Admin" w:date="2019-02-19T02:10:00Z"/>
                <w:sz w:val="20"/>
                <w:szCs w:val="20"/>
              </w:rPr>
            </w:pPr>
            <w:del w:id="9771" w:author="Admin" w:date="2019-02-19T02:10:00Z">
              <w:r w:rsidDel="002260E7">
                <w:rPr>
                  <w:rFonts w:ascii="Arial" w:eastAsia="Arial" w:hAnsi="Arial" w:cs="Arial"/>
                  <w:sz w:val="1"/>
                  <w:szCs w:val="1"/>
                </w:rPr>
                <w:delText>12</w:delText>
              </w:r>
            </w:del>
          </w:p>
        </w:tc>
        <w:tc>
          <w:tcPr>
            <w:tcW w:w="300" w:type="dxa"/>
            <w:vMerge/>
            <w:vAlign w:val="bottom"/>
          </w:tcPr>
          <w:p w:rsidR="00A33515" w:rsidDel="002260E7" w:rsidRDefault="00A33515">
            <w:pPr>
              <w:spacing w:line="20" w:lineRule="exact"/>
              <w:rPr>
                <w:del w:id="9772" w:author="Admin" w:date="2019-02-19T02:10:00Z"/>
                <w:sz w:val="1"/>
                <w:szCs w:val="1"/>
              </w:rPr>
            </w:pPr>
          </w:p>
        </w:tc>
        <w:tc>
          <w:tcPr>
            <w:tcW w:w="140" w:type="dxa"/>
            <w:shd w:val="clear" w:color="auto" w:fill="000000"/>
            <w:vAlign w:val="bottom"/>
          </w:tcPr>
          <w:p w:rsidR="00A33515" w:rsidDel="002260E7" w:rsidRDefault="001A4D22">
            <w:pPr>
              <w:spacing w:line="9" w:lineRule="exact"/>
              <w:jc w:val="right"/>
              <w:rPr>
                <w:del w:id="9773" w:author="Admin" w:date="2019-02-19T02:10:00Z"/>
                <w:sz w:val="20"/>
                <w:szCs w:val="20"/>
              </w:rPr>
            </w:pPr>
            <w:del w:id="9774" w:author="Admin" w:date="2019-02-19T02:10:00Z">
              <w:r w:rsidDel="002260E7">
                <w:rPr>
                  <w:rFonts w:ascii="Arial" w:eastAsia="Arial" w:hAnsi="Arial" w:cs="Arial"/>
                  <w:sz w:val="1"/>
                  <w:szCs w:val="1"/>
                </w:rPr>
                <w:delText>12</w:delText>
              </w:r>
            </w:del>
          </w:p>
        </w:tc>
        <w:tc>
          <w:tcPr>
            <w:tcW w:w="180" w:type="dxa"/>
            <w:vMerge/>
            <w:vAlign w:val="bottom"/>
          </w:tcPr>
          <w:p w:rsidR="00A33515" w:rsidDel="002260E7" w:rsidRDefault="00A33515">
            <w:pPr>
              <w:spacing w:line="20" w:lineRule="exact"/>
              <w:rPr>
                <w:del w:id="9775" w:author="Admin" w:date="2019-02-19T02:10:00Z"/>
                <w:sz w:val="1"/>
                <w:szCs w:val="1"/>
              </w:rPr>
            </w:pPr>
          </w:p>
        </w:tc>
        <w:tc>
          <w:tcPr>
            <w:tcW w:w="980" w:type="dxa"/>
            <w:gridSpan w:val="5"/>
            <w:vMerge/>
            <w:vAlign w:val="bottom"/>
          </w:tcPr>
          <w:p w:rsidR="00A33515" w:rsidDel="002260E7" w:rsidRDefault="00A33515">
            <w:pPr>
              <w:spacing w:line="20" w:lineRule="exact"/>
              <w:rPr>
                <w:del w:id="9776" w:author="Admin" w:date="2019-02-19T02:10:00Z"/>
                <w:sz w:val="1"/>
                <w:szCs w:val="1"/>
              </w:rPr>
            </w:pPr>
          </w:p>
        </w:tc>
        <w:tc>
          <w:tcPr>
            <w:tcW w:w="180" w:type="dxa"/>
            <w:vAlign w:val="bottom"/>
          </w:tcPr>
          <w:p w:rsidR="00A33515" w:rsidDel="002260E7" w:rsidRDefault="00A33515">
            <w:pPr>
              <w:spacing w:line="20" w:lineRule="exact"/>
              <w:rPr>
                <w:del w:id="9777" w:author="Admin" w:date="2019-02-19T02:10:00Z"/>
                <w:sz w:val="1"/>
                <w:szCs w:val="1"/>
              </w:rPr>
            </w:pPr>
          </w:p>
        </w:tc>
        <w:tc>
          <w:tcPr>
            <w:tcW w:w="0" w:type="dxa"/>
            <w:vAlign w:val="bottom"/>
          </w:tcPr>
          <w:p w:rsidR="00A33515" w:rsidDel="002260E7" w:rsidRDefault="00A33515">
            <w:pPr>
              <w:spacing w:line="20" w:lineRule="exact"/>
              <w:rPr>
                <w:del w:id="9778" w:author="Admin" w:date="2019-02-19T02:10:00Z"/>
                <w:sz w:val="1"/>
                <w:szCs w:val="1"/>
              </w:rPr>
            </w:pPr>
          </w:p>
        </w:tc>
      </w:tr>
      <w:tr w:rsidR="00A33515" w:rsidDel="002260E7">
        <w:trPr>
          <w:trHeight w:val="30"/>
          <w:del w:id="9779" w:author="Admin" w:date="2019-02-19T02:10:00Z"/>
        </w:trPr>
        <w:tc>
          <w:tcPr>
            <w:tcW w:w="400" w:type="dxa"/>
            <w:vAlign w:val="bottom"/>
          </w:tcPr>
          <w:p w:rsidR="00A33515" w:rsidDel="002260E7" w:rsidRDefault="00A33515">
            <w:pPr>
              <w:rPr>
                <w:del w:id="9780" w:author="Admin" w:date="2019-02-19T02:10:00Z"/>
                <w:sz w:val="2"/>
                <w:szCs w:val="2"/>
              </w:rPr>
            </w:pPr>
          </w:p>
        </w:tc>
        <w:tc>
          <w:tcPr>
            <w:tcW w:w="340" w:type="dxa"/>
            <w:vAlign w:val="bottom"/>
          </w:tcPr>
          <w:p w:rsidR="00A33515" w:rsidDel="002260E7" w:rsidRDefault="00A33515">
            <w:pPr>
              <w:rPr>
                <w:del w:id="9781" w:author="Admin" w:date="2019-02-19T02:10:00Z"/>
                <w:sz w:val="2"/>
                <w:szCs w:val="2"/>
              </w:rPr>
            </w:pPr>
          </w:p>
        </w:tc>
        <w:tc>
          <w:tcPr>
            <w:tcW w:w="460" w:type="dxa"/>
            <w:vAlign w:val="bottom"/>
          </w:tcPr>
          <w:p w:rsidR="00A33515" w:rsidDel="002260E7" w:rsidRDefault="00A33515">
            <w:pPr>
              <w:rPr>
                <w:del w:id="9782" w:author="Admin" w:date="2019-02-19T02:10:00Z"/>
                <w:sz w:val="2"/>
                <w:szCs w:val="2"/>
              </w:rPr>
            </w:pPr>
          </w:p>
        </w:tc>
        <w:tc>
          <w:tcPr>
            <w:tcW w:w="240" w:type="dxa"/>
            <w:vAlign w:val="bottom"/>
          </w:tcPr>
          <w:p w:rsidR="00A33515" w:rsidDel="002260E7" w:rsidRDefault="001A4D22">
            <w:pPr>
              <w:spacing w:line="30" w:lineRule="exact"/>
              <w:ind w:left="40"/>
              <w:rPr>
                <w:del w:id="9783" w:author="Admin" w:date="2019-02-19T02:10:00Z"/>
                <w:sz w:val="20"/>
                <w:szCs w:val="20"/>
              </w:rPr>
            </w:pPr>
            <w:del w:id="9784" w:author="Admin" w:date="2019-02-19T02:10:00Z">
              <w:r w:rsidDel="002260E7">
                <w:rPr>
                  <w:rFonts w:eastAsia="Times New Roman"/>
                  <w:sz w:val="3"/>
                  <w:szCs w:val="3"/>
                </w:rPr>
                <w:delText>&gt;</w:delText>
              </w:r>
            </w:del>
          </w:p>
        </w:tc>
        <w:tc>
          <w:tcPr>
            <w:tcW w:w="140" w:type="dxa"/>
            <w:vAlign w:val="bottom"/>
          </w:tcPr>
          <w:p w:rsidR="00A33515" w:rsidDel="002260E7" w:rsidRDefault="00A33515">
            <w:pPr>
              <w:rPr>
                <w:del w:id="9785" w:author="Admin" w:date="2019-02-19T02:10:00Z"/>
                <w:sz w:val="2"/>
                <w:szCs w:val="2"/>
              </w:rPr>
            </w:pPr>
          </w:p>
        </w:tc>
        <w:tc>
          <w:tcPr>
            <w:tcW w:w="20" w:type="dxa"/>
            <w:vAlign w:val="bottom"/>
          </w:tcPr>
          <w:p w:rsidR="00A33515" w:rsidDel="002260E7" w:rsidRDefault="00A33515">
            <w:pPr>
              <w:rPr>
                <w:del w:id="9786" w:author="Admin" w:date="2019-02-19T02:10:00Z"/>
                <w:sz w:val="2"/>
                <w:szCs w:val="2"/>
              </w:rPr>
            </w:pPr>
          </w:p>
        </w:tc>
        <w:tc>
          <w:tcPr>
            <w:tcW w:w="140" w:type="dxa"/>
            <w:vAlign w:val="bottom"/>
          </w:tcPr>
          <w:p w:rsidR="00A33515" w:rsidDel="002260E7" w:rsidRDefault="00A33515">
            <w:pPr>
              <w:rPr>
                <w:del w:id="9787" w:author="Admin" w:date="2019-02-19T02:10:00Z"/>
                <w:sz w:val="2"/>
                <w:szCs w:val="2"/>
              </w:rPr>
            </w:pPr>
          </w:p>
        </w:tc>
        <w:tc>
          <w:tcPr>
            <w:tcW w:w="300" w:type="dxa"/>
            <w:vAlign w:val="bottom"/>
          </w:tcPr>
          <w:p w:rsidR="00A33515" w:rsidDel="002260E7" w:rsidRDefault="00A33515">
            <w:pPr>
              <w:rPr>
                <w:del w:id="9788" w:author="Admin" w:date="2019-02-19T02:10:00Z"/>
                <w:sz w:val="2"/>
                <w:szCs w:val="2"/>
              </w:rPr>
            </w:pPr>
          </w:p>
        </w:tc>
        <w:tc>
          <w:tcPr>
            <w:tcW w:w="140" w:type="dxa"/>
            <w:vAlign w:val="bottom"/>
          </w:tcPr>
          <w:p w:rsidR="00A33515" w:rsidDel="002260E7" w:rsidRDefault="00A33515">
            <w:pPr>
              <w:rPr>
                <w:del w:id="9789" w:author="Admin" w:date="2019-02-19T02:10:00Z"/>
                <w:sz w:val="2"/>
                <w:szCs w:val="2"/>
              </w:rPr>
            </w:pPr>
          </w:p>
        </w:tc>
        <w:tc>
          <w:tcPr>
            <w:tcW w:w="180" w:type="dxa"/>
            <w:vAlign w:val="bottom"/>
          </w:tcPr>
          <w:p w:rsidR="00A33515" w:rsidDel="002260E7" w:rsidRDefault="00A33515">
            <w:pPr>
              <w:rPr>
                <w:del w:id="9790" w:author="Admin" w:date="2019-02-19T02:10:00Z"/>
                <w:sz w:val="2"/>
                <w:szCs w:val="2"/>
              </w:rPr>
            </w:pPr>
          </w:p>
        </w:tc>
        <w:tc>
          <w:tcPr>
            <w:tcW w:w="240" w:type="dxa"/>
            <w:vAlign w:val="bottom"/>
          </w:tcPr>
          <w:p w:rsidR="00A33515" w:rsidDel="002260E7" w:rsidRDefault="00A33515">
            <w:pPr>
              <w:rPr>
                <w:del w:id="9791" w:author="Admin" w:date="2019-02-19T02:10:00Z"/>
                <w:sz w:val="2"/>
                <w:szCs w:val="2"/>
              </w:rPr>
            </w:pPr>
          </w:p>
        </w:tc>
        <w:tc>
          <w:tcPr>
            <w:tcW w:w="200" w:type="dxa"/>
            <w:vMerge w:val="restart"/>
            <w:vAlign w:val="bottom"/>
          </w:tcPr>
          <w:p w:rsidR="00A33515" w:rsidDel="002260E7" w:rsidRDefault="00A33515">
            <w:pPr>
              <w:rPr>
                <w:del w:id="9792" w:author="Admin" w:date="2019-02-19T02:10:00Z"/>
                <w:sz w:val="2"/>
                <w:szCs w:val="2"/>
              </w:rPr>
            </w:pPr>
          </w:p>
        </w:tc>
        <w:tc>
          <w:tcPr>
            <w:tcW w:w="120" w:type="dxa"/>
            <w:vAlign w:val="bottom"/>
          </w:tcPr>
          <w:p w:rsidR="00A33515" w:rsidDel="002260E7" w:rsidRDefault="00A33515">
            <w:pPr>
              <w:rPr>
                <w:del w:id="9793" w:author="Admin" w:date="2019-02-19T02:10:00Z"/>
                <w:sz w:val="2"/>
                <w:szCs w:val="2"/>
              </w:rPr>
            </w:pPr>
          </w:p>
        </w:tc>
        <w:tc>
          <w:tcPr>
            <w:tcW w:w="220" w:type="dxa"/>
            <w:vAlign w:val="bottom"/>
          </w:tcPr>
          <w:p w:rsidR="00A33515" w:rsidDel="002260E7" w:rsidRDefault="00A33515">
            <w:pPr>
              <w:rPr>
                <w:del w:id="9794" w:author="Admin" w:date="2019-02-19T02:10:00Z"/>
                <w:sz w:val="2"/>
                <w:szCs w:val="2"/>
              </w:rPr>
            </w:pPr>
          </w:p>
        </w:tc>
        <w:tc>
          <w:tcPr>
            <w:tcW w:w="200" w:type="dxa"/>
            <w:vAlign w:val="bottom"/>
          </w:tcPr>
          <w:p w:rsidR="00A33515" w:rsidDel="002260E7" w:rsidRDefault="00A33515">
            <w:pPr>
              <w:rPr>
                <w:del w:id="9795" w:author="Admin" w:date="2019-02-19T02:10:00Z"/>
                <w:sz w:val="2"/>
                <w:szCs w:val="2"/>
              </w:rPr>
            </w:pPr>
          </w:p>
        </w:tc>
        <w:tc>
          <w:tcPr>
            <w:tcW w:w="180" w:type="dxa"/>
            <w:vAlign w:val="bottom"/>
          </w:tcPr>
          <w:p w:rsidR="00A33515" w:rsidDel="002260E7" w:rsidRDefault="00A33515">
            <w:pPr>
              <w:rPr>
                <w:del w:id="9796" w:author="Admin" w:date="2019-02-19T02:10:00Z"/>
                <w:sz w:val="2"/>
                <w:szCs w:val="2"/>
              </w:rPr>
            </w:pPr>
          </w:p>
        </w:tc>
        <w:tc>
          <w:tcPr>
            <w:tcW w:w="0" w:type="dxa"/>
            <w:vAlign w:val="bottom"/>
          </w:tcPr>
          <w:p w:rsidR="00A33515" w:rsidDel="002260E7" w:rsidRDefault="00A33515">
            <w:pPr>
              <w:spacing w:line="20" w:lineRule="exact"/>
              <w:rPr>
                <w:del w:id="9797" w:author="Admin" w:date="2019-02-19T02:10:00Z"/>
                <w:sz w:val="1"/>
                <w:szCs w:val="1"/>
              </w:rPr>
            </w:pPr>
          </w:p>
        </w:tc>
      </w:tr>
      <w:tr w:rsidR="00A33515" w:rsidDel="002260E7">
        <w:trPr>
          <w:trHeight w:val="60"/>
          <w:del w:id="9798" w:author="Admin" w:date="2019-02-19T02:10:00Z"/>
        </w:trPr>
        <w:tc>
          <w:tcPr>
            <w:tcW w:w="400" w:type="dxa"/>
            <w:vAlign w:val="bottom"/>
          </w:tcPr>
          <w:p w:rsidR="00A33515" w:rsidDel="002260E7" w:rsidRDefault="00A33515">
            <w:pPr>
              <w:rPr>
                <w:del w:id="9799" w:author="Admin" w:date="2019-02-19T02:10:00Z"/>
                <w:sz w:val="5"/>
                <w:szCs w:val="5"/>
              </w:rPr>
            </w:pPr>
          </w:p>
        </w:tc>
        <w:tc>
          <w:tcPr>
            <w:tcW w:w="340" w:type="dxa"/>
            <w:vAlign w:val="bottom"/>
          </w:tcPr>
          <w:p w:rsidR="00A33515" w:rsidDel="002260E7" w:rsidRDefault="00A33515">
            <w:pPr>
              <w:rPr>
                <w:del w:id="9800" w:author="Admin" w:date="2019-02-19T02:10:00Z"/>
                <w:sz w:val="5"/>
                <w:szCs w:val="5"/>
              </w:rPr>
            </w:pPr>
          </w:p>
        </w:tc>
        <w:tc>
          <w:tcPr>
            <w:tcW w:w="460" w:type="dxa"/>
            <w:vAlign w:val="bottom"/>
          </w:tcPr>
          <w:p w:rsidR="00A33515" w:rsidDel="002260E7" w:rsidRDefault="00A33515">
            <w:pPr>
              <w:rPr>
                <w:del w:id="9801" w:author="Admin" w:date="2019-02-19T02:10:00Z"/>
                <w:sz w:val="5"/>
                <w:szCs w:val="5"/>
              </w:rPr>
            </w:pPr>
          </w:p>
        </w:tc>
        <w:tc>
          <w:tcPr>
            <w:tcW w:w="240" w:type="dxa"/>
            <w:vAlign w:val="bottom"/>
          </w:tcPr>
          <w:p w:rsidR="00A33515" w:rsidDel="002260E7" w:rsidRDefault="001A4D22">
            <w:pPr>
              <w:spacing w:line="60" w:lineRule="exact"/>
              <w:ind w:left="40"/>
              <w:rPr>
                <w:del w:id="9802" w:author="Admin" w:date="2019-02-19T02:10:00Z"/>
                <w:sz w:val="20"/>
                <w:szCs w:val="20"/>
              </w:rPr>
            </w:pPr>
            <w:del w:id="9803" w:author="Admin" w:date="2019-02-19T02:10:00Z">
              <w:r w:rsidDel="002260E7">
                <w:rPr>
                  <w:rFonts w:eastAsia="Times New Roman"/>
                  <w:sz w:val="6"/>
                  <w:szCs w:val="6"/>
                </w:rPr>
                <w:delText>&gt;</w:delText>
              </w:r>
            </w:del>
          </w:p>
        </w:tc>
        <w:tc>
          <w:tcPr>
            <w:tcW w:w="140" w:type="dxa"/>
            <w:vAlign w:val="bottom"/>
          </w:tcPr>
          <w:p w:rsidR="00A33515" w:rsidDel="002260E7" w:rsidRDefault="00A33515">
            <w:pPr>
              <w:rPr>
                <w:del w:id="9804" w:author="Admin" w:date="2019-02-19T02:10:00Z"/>
                <w:sz w:val="5"/>
                <w:szCs w:val="5"/>
              </w:rPr>
            </w:pPr>
          </w:p>
        </w:tc>
        <w:tc>
          <w:tcPr>
            <w:tcW w:w="20" w:type="dxa"/>
            <w:vAlign w:val="bottom"/>
          </w:tcPr>
          <w:p w:rsidR="00A33515" w:rsidDel="002260E7" w:rsidRDefault="00A33515">
            <w:pPr>
              <w:rPr>
                <w:del w:id="9805" w:author="Admin" w:date="2019-02-19T02:10:00Z"/>
                <w:sz w:val="5"/>
                <w:szCs w:val="5"/>
              </w:rPr>
            </w:pPr>
          </w:p>
        </w:tc>
        <w:tc>
          <w:tcPr>
            <w:tcW w:w="140" w:type="dxa"/>
            <w:vAlign w:val="bottom"/>
          </w:tcPr>
          <w:p w:rsidR="00A33515" w:rsidDel="002260E7" w:rsidRDefault="00A33515">
            <w:pPr>
              <w:rPr>
                <w:del w:id="9806" w:author="Admin" w:date="2019-02-19T02:10:00Z"/>
                <w:sz w:val="5"/>
                <w:szCs w:val="5"/>
              </w:rPr>
            </w:pPr>
          </w:p>
        </w:tc>
        <w:tc>
          <w:tcPr>
            <w:tcW w:w="300" w:type="dxa"/>
            <w:vAlign w:val="bottom"/>
          </w:tcPr>
          <w:p w:rsidR="00A33515" w:rsidDel="002260E7" w:rsidRDefault="00A33515">
            <w:pPr>
              <w:rPr>
                <w:del w:id="9807" w:author="Admin" w:date="2019-02-19T02:10:00Z"/>
                <w:sz w:val="5"/>
                <w:szCs w:val="5"/>
              </w:rPr>
            </w:pPr>
          </w:p>
        </w:tc>
        <w:tc>
          <w:tcPr>
            <w:tcW w:w="140" w:type="dxa"/>
            <w:vAlign w:val="bottom"/>
          </w:tcPr>
          <w:p w:rsidR="00A33515" w:rsidDel="002260E7" w:rsidRDefault="00A33515">
            <w:pPr>
              <w:rPr>
                <w:del w:id="9808" w:author="Admin" w:date="2019-02-19T02:10:00Z"/>
                <w:sz w:val="5"/>
                <w:szCs w:val="5"/>
              </w:rPr>
            </w:pPr>
          </w:p>
        </w:tc>
        <w:tc>
          <w:tcPr>
            <w:tcW w:w="180" w:type="dxa"/>
            <w:vAlign w:val="bottom"/>
          </w:tcPr>
          <w:p w:rsidR="00A33515" w:rsidDel="002260E7" w:rsidRDefault="00A33515">
            <w:pPr>
              <w:rPr>
                <w:del w:id="9809" w:author="Admin" w:date="2019-02-19T02:10:00Z"/>
                <w:sz w:val="5"/>
                <w:szCs w:val="5"/>
              </w:rPr>
            </w:pPr>
          </w:p>
        </w:tc>
        <w:tc>
          <w:tcPr>
            <w:tcW w:w="240" w:type="dxa"/>
            <w:vAlign w:val="bottom"/>
          </w:tcPr>
          <w:p w:rsidR="00A33515" w:rsidDel="002260E7" w:rsidRDefault="00A33515">
            <w:pPr>
              <w:rPr>
                <w:del w:id="9810" w:author="Admin" w:date="2019-02-19T02:10:00Z"/>
                <w:sz w:val="5"/>
                <w:szCs w:val="5"/>
              </w:rPr>
            </w:pPr>
          </w:p>
        </w:tc>
        <w:tc>
          <w:tcPr>
            <w:tcW w:w="200" w:type="dxa"/>
            <w:vMerge/>
            <w:vAlign w:val="bottom"/>
          </w:tcPr>
          <w:p w:rsidR="00A33515" w:rsidDel="002260E7" w:rsidRDefault="00A33515">
            <w:pPr>
              <w:rPr>
                <w:del w:id="9811" w:author="Admin" w:date="2019-02-19T02:10:00Z"/>
                <w:sz w:val="5"/>
                <w:szCs w:val="5"/>
              </w:rPr>
            </w:pPr>
          </w:p>
        </w:tc>
        <w:tc>
          <w:tcPr>
            <w:tcW w:w="120" w:type="dxa"/>
            <w:vAlign w:val="bottom"/>
          </w:tcPr>
          <w:p w:rsidR="00A33515" w:rsidDel="002260E7" w:rsidRDefault="00A33515">
            <w:pPr>
              <w:rPr>
                <w:del w:id="9812" w:author="Admin" w:date="2019-02-19T02:10:00Z"/>
                <w:sz w:val="5"/>
                <w:szCs w:val="5"/>
              </w:rPr>
            </w:pPr>
          </w:p>
        </w:tc>
        <w:tc>
          <w:tcPr>
            <w:tcW w:w="220" w:type="dxa"/>
            <w:vAlign w:val="bottom"/>
          </w:tcPr>
          <w:p w:rsidR="00A33515" w:rsidDel="002260E7" w:rsidRDefault="00A33515">
            <w:pPr>
              <w:rPr>
                <w:del w:id="9813" w:author="Admin" w:date="2019-02-19T02:10:00Z"/>
                <w:sz w:val="5"/>
                <w:szCs w:val="5"/>
              </w:rPr>
            </w:pPr>
          </w:p>
        </w:tc>
        <w:tc>
          <w:tcPr>
            <w:tcW w:w="200" w:type="dxa"/>
            <w:vAlign w:val="bottom"/>
          </w:tcPr>
          <w:p w:rsidR="00A33515" w:rsidDel="002260E7" w:rsidRDefault="00A33515">
            <w:pPr>
              <w:rPr>
                <w:del w:id="9814" w:author="Admin" w:date="2019-02-19T02:10:00Z"/>
                <w:sz w:val="5"/>
                <w:szCs w:val="5"/>
              </w:rPr>
            </w:pPr>
          </w:p>
        </w:tc>
        <w:tc>
          <w:tcPr>
            <w:tcW w:w="180" w:type="dxa"/>
            <w:vAlign w:val="bottom"/>
          </w:tcPr>
          <w:p w:rsidR="00A33515" w:rsidDel="002260E7" w:rsidRDefault="00A33515">
            <w:pPr>
              <w:rPr>
                <w:del w:id="9815" w:author="Admin" w:date="2019-02-19T02:10:00Z"/>
                <w:sz w:val="5"/>
                <w:szCs w:val="5"/>
              </w:rPr>
            </w:pPr>
          </w:p>
        </w:tc>
        <w:tc>
          <w:tcPr>
            <w:tcW w:w="0" w:type="dxa"/>
            <w:vAlign w:val="bottom"/>
          </w:tcPr>
          <w:p w:rsidR="00A33515" w:rsidDel="002260E7" w:rsidRDefault="00A33515">
            <w:pPr>
              <w:rPr>
                <w:del w:id="9816" w:author="Admin" w:date="2019-02-19T02:10:00Z"/>
                <w:sz w:val="1"/>
                <w:szCs w:val="1"/>
              </w:rPr>
            </w:pPr>
          </w:p>
        </w:tc>
      </w:tr>
      <w:tr w:rsidR="00A33515" w:rsidDel="002260E7">
        <w:trPr>
          <w:trHeight w:val="60"/>
          <w:del w:id="9817" w:author="Admin" w:date="2019-02-19T02:10:00Z"/>
        </w:trPr>
        <w:tc>
          <w:tcPr>
            <w:tcW w:w="400" w:type="dxa"/>
            <w:vAlign w:val="bottom"/>
          </w:tcPr>
          <w:p w:rsidR="00A33515" w:rsidDel="002260E7" w:rsidRDefault="00A33515">
            <w:pPr>
              <w:rPr>
                <w:del w:id="9818" w:author="Admin" w:date="2019-02-19T02:10:00Z"/>
                <w:sz w:val="5"/>
                <w:szCs w:val="5"/>
              </w:rPr>
            </w:pPr>
          </w:p>
        </w:tc>
        <w:tc>
          <w:tcPr>
            <w:tcW w:w="340" w:type="dxa"/>
            <w:vAlign w:val="bottom"/>
          </w:tcPr>
          <w:p w:rsidR="00A33515" w:rsidDel="002260E7" w:rsidRDefault="00A33515">
            <w:pPr>
              <w:rPr>
                <w:del w:id="9819" w:author="Admin" w:date="2019-02-19T02:10:00Z"/>
                <w:sz w:val="5"/>
                <w:szCs w:val="5"/>
              </w:rPr>
            </w:pPr>
          </w:p>
        </w:tc>
        <w:tc>
          <w:tcPr>
            <w:tcW w:w="460" w:type="dxa"/>
            <w:vAlign w:val="bottom"/>
          </w:tcPr>
          <w:p w:rsidR="00A33515" w:rsidDel="002260E7" w:rsidRDefault="00A33515">
            <w:pPr>
              <w:rPr>
                <w:del w:id="9820" w:author="Admin" w:date="2019-02-19T02:10:00Z"/>
                <w:sz w:val="5"/>
                <w:szCs w:val="5"/>
              </w:rPr>
            </w:pPr>
          </w:p>
        </w:tc>
        <w:tc>
          <w:tcPr>
            <w:tcW w:w="240" w:type="dxa"/>
            <w:vAlign w:val="bottom"/>
          </w:tcPr>
          <w:p w:rsidR="00A33515" w:rsidDel="002260E7" w:rsidRDefault="001A4D22">
            <w:pPr>
              <w:spacing w:line="60" w:lineRule="exact"/>
              <w:ind w:left="40"/>
              <w:rPr>
                <w:del w:id="9821" w:author="Admin" w:date="2019-02-19T02:10:00Z"/>
                <w:sz w:val="20"/>
                <w:szCs w:val="20"/>
              </w:rPr>
            </w:pPr>
            <w:del w:id="9822" w:author="Admin" w:date="2019-02-19T02:10:00Z">
              <w:r w:rsidDel="002260E7">
                <w:rPr>
                  <w:rFonts w:eastAsia="Times New Roman"/>
                  <w:sz w:val="6"/>
                  <w:szCs w:val="6"/>
                </w:rPr>
                <w:delText>&gt;</w:delText>
              </w:r>
            </w:del>
          </w:p>
        </w:tc>
        <w:tc>
          <w:tcPr>
            <w:tcW w:w="140" w:type="dxa"/>
            <w:vAlign w:val="bottom"/>
          </w:tcPr>
          <w:p w:rsidR="00A33515" w:rsidDel="002260E7" w:rsidRDefault="00A33515">
            <w:pPr>
              <w:rPr>
                <w:del w:id="9823" w:author="Admin" w:date="2019-02-19T02:10:00Z"/>
                <w:sz w:val="5"/>
                <w:szCs w:val="5"/>
              </w:rPr>
            </w:pPr>
          </w:p>
        </w:tc>
        <w:tc>
          <w:tcPr>
            <w:tcW w:w="20" w:type="dxa"/>
            <w:vAlign w:val="bottom"/>
          </w:tcPr>
          <w:p w:rsidR="00A33515" w:rsidDel="002260E7" w:rsidRDefault="00A33515">
            <w:pPr>
              <w:rPr>
                <w:del w:id="9824" w:author="Admin" w:date="2019-02-19T02:10:00Z"/>
                <w:sz w:val="5"/>
                <w:szCs w:val="5"/>
              </w:rPr>
            </w:pPr>
          </w:p>
        </w:tc>
        <w:tc>
          <w:tcPr>
            <w:tcW w:w="140" w:type="dxa"/>
            <w:vAlign w:val="bottom"/>
          </w:tcPr>
          <w:p w:rsidR="00A33515" w:rsidDel="002260E7" w:rsidRDefault="00A33515">
            <w:pPr>
              <w:rPr>
                <w:del w:id="9825" w:author="Admin" w:date="2019-02-19T02:10:00Z"/>
                <w:sz w:val="5"/>
                <w:szCs w:val="5"/>
              </w:rPr>
            </w:pPr>
          </w:p>
        </w:tc>
        <w:tc>
          <w:tcPr>
            <w:tcW w:w="300" w:type="dxa"/>
            <w:vAlign w:val="bottom"/>
          </w:tcPr>
          <w:p w:rsidR="00A33515" w:rsidDel="002260E7" w:rsidRDefault="00A33515">
            <w:pPr>
              <w:rPr>
                <w:del w:id="9826" w:author="Admin" w:date="2019-02-19T02:10:00Z"/>
                <w:sz w:val="5"/>
                <w:szCs w:val="5"/>
              </w:rPr>
            </w:pPr>
          </w:p>
        </w:tc>
        <w:tc>
          <w:tcPr>
            <w:tcW w:w="140" w:type="dxa"/>
            <w:vAlign w:val="bottom"/>
          </w:tcPr>
          <w:p w:rsidR="00A33515" w:rsidDel="002260E7" w:rsidRDefault="00A33515">
            <w:pPr>
              <w:rPr>
                <w:del w:id="9827" w:author="Admin" w:date="2019-02-19T02:10:00Z"/>
                <w:sz w:val="5"/>
                <w:szCs w:val="5"/>
              </w:rPr>
            </w:pPr>
          </w:p>
        </w:tc>
        <w:tc>
          <w:tcPr>
            <w:tcW w:w="180" w:type="dxa"/>
            <w:vAlign w:val="bottom"/>
          </w:tcPr>
          <w:p w:rsidR="00A33515" w:rsidDel="002260E7" w:rsidRDefault="00A33515">
            <w:pPr>
              <w:rPr>
                <w:del w:id="9828" w:author="Admin" w:date="2019-02-19T02:10:00Z"/>
                <w:sz w:val="5"/>
                <w:szCs w:val="5"/>
              </w:rPr>
            </w:pPr>
          </w:p>
        </w:tc>
        <w:tc>
          <w:tcPr>
            <w:tcW w:w="240" w:type="dxa"/>
            <w:vAlign w:val="bottom"/>
          </w:tcPr>
          <w:p w:rsidR="00A33515" w:rsidDel="002260E7" w:rsidRDefault="00A33515">
            <w:pPr>
              <w:rPr>
                <w:del w:id="9829" w:author="Admin" w:date="2019-02-19T02:10:00Z"/>
                <w:sz w:val="5"/>
                <w:szCs w:val="5"/>
              </w:rPr>
            </w:pPr>
          </w:p>
        </w:tc>
        <w:tc>
          <w:tcPr>
            <w:tcW w:w="200" w:type="dxa"/>
            <w:vAlign w:val="bottom"/>
          </w:tcPr>
          <w:p w:rsidR="00A33515" w:rsidDel="002260E7" w:rsidRDefault="00A33515">
            <w:pPr>
              <w:rPr>
                <w:del w:id="9830" w:author="Admin" w:date="2019-02-19T02:10:00Z"/>
                <w:sz w:val="5"/>
                <w:szCs w:val="5"/>
              </w:rPr>
            </w:pPr>
          </w:p>
        </w:tc>
        <w:tc>
          <w:tcPr>
            <w:tcW w:w="120" w:type="dxa"/>
            <w:vAlign w:val="bottom"/>
          </w:tcPr>
          <w:p w:rsidR="00A33515" w:rsidDel="002260E7" w:rsidRDefault="00A33515">
            <w:pPr>
              <w:rPr>
                <w:del w:id="9831" w:author="Admin" w:date="2019-02-19T02:10:00Z"/>
                <w:sz w:val="5"/>
                <w:szCs w:val="5"/>
              </w:rPr>
            </w:pPr>
          </w:p>
        </w:tc>
        <w:tc>
          <w:tcPr>
            <w:tcW w:w="220" w:type="dxa"/>
            <w:vAlign w:val="bottom"/>
          </w:tcPr>
          <w:p w:rsidR="00A33515" w:rsidDel="002260E7" w:rsidRDefault="00A33515">
            <w:pPr>
              <w:rPr>
                <w:del w:id="9832" w:author="Admin" w:date="2019-02-19T02:10:00Z"/>
                <w:sz w:val="5"/>
                <w:szCs w:val="5"/>
              </w:rPr>
            </w:pPr>
          </w:p>
        </w:tc>
        <w:tc>
          <w:tcPr>
            <w:tcW w:w="200" w:type="dxa"/>
            <w:vAlign w:val="bottom"/>
          </w:tcPr>
          <w:p w:rsidR="00A33515" w:rsidDel="002260E7" w:rsidRDefault="00A33515">
            <w:pPr>
              <w:rPr>
                <w:del w:id="9833" w:author="Admin" w:date="2019-02-19T02:10:00Z"/>
                <w:sz w:val="5"/>
                <w:szCs w:val="5"/>
              </w:rPr>
            </w:pPr>
          </w:p>
        </w:tc>
        <w:tc>
          <w:tcPr>
            <w:tcW w:w="180" w:type="dxa"/>
            <w:vAlign w:val="bottom"/>
          </w:tcPr>
          <w:p w:rsidR="00A33515" w:rsidDel="002260E7" w:rsidRDefault="00A33515">
            <w:pPr>
              <w:rPr>
                <w:del w:id="9834" w:author="Admin" w:date="2019-02-19T02:10:00Z"/>
                <w:sz w:val="5"/>
                <w:szCs w:val="5"/>
              </w:rPr>
            </w:pPr>
          </w:p>
        </w:tc>
        <w:tc>
          <w:tcPr>
            <w:tcW w:w="0" w:type="dxa"/>
            <w:vAlign w:val="bottom"/>
          </w:tcPr>
          <w:p w:rsidR="00A33515" w:rsidDel="002260E7" w:rsidRDefault="00A33515">
            <w:pPr>
              <w:rPr>
                <w:del w:id="9835" w:author="Admin" w:date="2019-02-19T02:10:00Z"/>
                <w:sz w:val="1"/>
                <w:szCs w:val="1"/>
              </w:rPr>
            </w:pPr>
          </w:p>
        </w:tc>
      </w:tr>
      <w:tr w:rsidR="00A33515" w:rsidDel="002260E7">
        <w:trPr>
          <w:trHeight w:val="60"/>
          <w:del w:id="9836" w:author="Admin" w:date="2019-02-19T02:10:00Z"/>
        </w:trPr>
        <w:tc>
          <w:tcPr>
            <w:tcW w:w="400" w:type="dxa"/>
            <w:vAlign w:val="bottom"/>
          </w:tcPr>
          <w:p w:rsidR="00A33515" w:rsidDel="002260E7" w:rsidRDefault="00A33515">
            <w:pPr>
              <w:rPr>
                <w:del w:id="9837" w:author="Admin" w:date="2019-02-19T02:10:00Z"/>
                <w:sz w:val="5"/>
                <w:szCs w:val="5"/>
              </w:rPr>
            </w:pPr>
          </w:p>
        </w:tc>
        <w:tc>
          <w:tcPr>
            <w:tcW w:w="340" w:type="dxa"/>
            <w:vAlign w:val="bottom"/>
          </w:tcPr>
          <w:p w:rsidR="00A33515" w:rsidDel="002260E7" w:rsidRDefault="00A33515">
            <w:pPr>
              <w:rPr>
                <w:del w:id="9838" w:author="Admin" w:date="2019-02-19T02:10:00Z"/>
                <w:sz w:val="5"/>
                <w:szCs w:val="5"/>
              </w:rPr>
            </w:pPr>
          </w:p>
        </w:tc>
        <w:tc>
          <w:tcPr>
            <w:tcW w:w="460" w:type="dxa"/>
            <w:vAlign w:val="bottom"/>
          </w:tcPr>
          <w:p w:rsidR="00A33515" w:rsidDel="002260E7" w:rsidRDefault="00A33515">
            <w:pPr>
              <w:rPr>
                <w:del w:id="9839" w:author="Admin" w:date="2019-02-19T02:10:00Z"/>
                <w:sz w:val="5"/>
                <w:szCs w:val="5"/>
              </w:rPr>
            </w:pPr>
          </w:p>
        </w:tc>
        <w:tc>
          <w:tcPr>
            <w:tcW w:w="240" w:type="dxa"/>
            <w:vAlign w:val="bottom"/>
          </w:tcPr>
          <w:p w:rsidR="00A33515" w:rsidDel="002260E7" w:rsidRDefault="001A4D22">
            <w:pPr>
              <w:spacing w:line="60" w:lineRule="exact"/>
              <w:ind w:left="40"/>
              <w:rPr>
                <w:del w:id="9840" w:author="Admin" w:date="2019-02-19T02:10:00Z"/>
                <w:sz w:val="20"/>
                <w:szCs w:val="20"/>
              </w:rPr>
            </w:pPr>
            <w:del w:id="9841" w:author="Admin" w:date="2019-02-19T02:10:00Z">
              <w:r w:rsidDel="002260E7">
                <w:rPr>
                  <w:rFonts w:eastAsia="Times New Roman"/>
                  <w:sz w:val="6"/>
                  <w:szCs w:val="6"/>
                </w:rPr>
                <w:delText>&gt;</w:delText>
              </w:r>
            </w:del>
          </w:p>
        </w:tc>
        <w:tc>
          <w:tcPr>
            <w:tcW w:w="140" w:type="dxa"/>
            <w:vAlign w:val="bottom"/>
          </w:tcPr>
          <w:p w:rsidR="00A33515" w:rsidDel="002260E7" w:rsidRDefault="00A33515">
            <w:pPr>
              <w:rPr>
                <w:del w:id="9842" w:author="Admin" w:date="2019-02-19T02:10:00Z"/>
                <w:sz w:val="5"/>
                <w:szCs w:val="5"/>
              </w:rPr>
            </w:pPr>
          </w:p>
        </w:tc>
        <w:tc>
          <w:tcPr>
            <w:tcW w:w="20" w:type="dxa"/>
            <w:vAlign w:val="bottom"/>
          </w:tcPr>
          <w:p w:rsidR="00A33515" w:rsidDel="002260E7" w:rsidRDefault="00A33515">
            <w:pPr>
              <w:rPr>
                <w:del w:id="9843" w:author="Admin" w:date="2019-02-19T02:10:00Z"/>
                <w:sz w:val="5"/>
                <w:szCs w:val="5"/>
              </w:rPr>
            </w:pPr>
          </w:p>
        </w:tc>
        <w:tc>
          <w:tcPr>
            <w:tcW w:w="140" w:type="dxa"/>
            <w:vAlign w:val="bottom"/>
          </w:tcPr>
          <w:p w:rsidR="00A33515" w:rsidDel="002260E7" w:rsidRDefault="00A33515">
            <w:pPr>
              <w:rPr>
                <w:del w:id="9844" w:author="Admin" w:date="2019-02-19T02:10:00Z"/>
                <w:sz w:val="5"/>
                <w:szCs w:val="5"/>
              </w:rPr>
            </w:pPr>
          </w:p>
        </w:tc>
        <w:tc>
          <w:tcPr>
            <w:tcW w:w="300" w:type="dxa"/>
            <w:vAlign w:val="bottom"/>
          </w:tcPr>
          <w:p w:rsidR="00A33515" w:rsidDel="002260E7" w:rsidRDefault="00A33515">
            <w:pPr>
              <w:rPr>
                <w:del w:id="9845" w:author="Admin" w:date="2019-02-19T02:10:00Z"/>
                <w:sz w:val="5"/>
                <w:szCs w:val="5"/>
              </w:rPr>
            </w:pPr>
          </w:p>
        </w:tc>
        <w:tc>
          <w:tcPr>
            <w:tcW w:w="140" w:type="dxa"/>
            <w:vAlign w:val="bottom"/>
          </w:tcPr>
          <w:p w:rsidR="00A33515" w:rsidDel="002260E7" w:rsidRDefault="00A33515">
            <w:pPr>
              <w:rPr>
                <w:del w:id="9846" w:author="Admin" w:date="2019-02-19T02:10:00Z"/>
                <w:sz w:val="5"/>
                <w:szCs w:val="5"/>
              </w:rPr>
            </w:pPr>
          </w:p>
        </w:tc>
        <w:tc>
          <w:tcPr>
            <w:tcW w:w="180" w:type="dxa"/>
            <w:vAlign w:val="bottom"/>
          </w:tcPr>
          <w:p w:rsidR="00A33515" w:rsidDel="002260E7" w:rsidRDefault="00A33515">
            <w:pPr>
              <w:rPr>
                <w:del w:id="9847" w:author="Admin" w:date="2019-02-19T02:10:00Z"/>
                <w:sz w:val="5"/>
                <w:szCs w:val="5"/>
              </w:rPr>
            </w:pPr>
          </w:p>
        </w:tc>
        <w:tc>
          <w:tcPr>
            <w:tcW w:w="240" w:type="dxa"/>
            <w:vAlign w:val="bottom"/>
          </w:tcPr>
          <w:p w:rsidR="00A33515" w:rsidDel="002260E7" w:rsidRDefault="00A33515">
            <w:pPr>
              <w:rPr>
                <w:del w:id="9848" w:author="Admin" w:date="2019-02-19T02:10:00Z"/>
                <w:sz w:val="5"/>
                <w:szCs w:val="5"/>
              </w:rPr>
            </w:pPr>
          </w:p>
        </w:tc>
        <w:tc>
          <w:tcPr>
            <w:tcW w:w="200" w:type="dxa"/>
            <w:vAlign w:val="bottom"/>
          </w:tcPr>
          <w:p w:rsidR="00A33515" w:rsidDel="002260E7" w:rsidRDefault="00A33515">
            <w:pPr>
              <w:rPr>
                <w:del w:id="9849" w:author="Admin" w:date="2019-02-19T02:10:00Z"/>
                <w:sz w:val="5"/>
                <w:szCs w:val="5"/>
              </w:rPr>
            </w:pPr>
          </w:p>
        </w:tc>
        <w:tc>
          <w:tcPr>
            <w:tcW w:w="120" w:type="dxa"/>
            <w:vAlign w:val="bottom"/>
          </w:tcPr>
          <w:p w:rsidR="00A33515" w:rsidDel="002260E7" w:rsidRDefault="00A33515">
            <w:pPr>
              <w:rPr>
                <w:del w:id="9850" w:author="Admin" w:date="2019-02-19T02:10:00Z"/>
                <w:sz w:val="5"/>
                <w:szCs w:val="5"/>
              </w:rPr>
            </w:pPr>
          </w:p>
        </w:tc>
        <w:tc>
          <w:tcPr>
            <w:tcW w:w="220" w:type="dxa"/>
            <w:vAlign w:val="bottom"/>
          </w:tcPr>
          <w:p w:rsidR="00A33515" w:rsidDel="002260E7" w:rsidRDefault="00A33515">
            <w:pPr>
              <w:rPr>
                <w:del w:id="9851" w:author="Admin" w:date="2019-02-19T02:10:00Z"/>
                <w:sz w:val="5"/>
                <w:szCs w:val="5"/>
              </w:rPr>
            </w:pPr>
          </w:p>
        </w:tc>
        <w:tc>
          <w:tcPr>
            <w:tcW w:w="200" w:type="dxa"/>
            <w:vAlign w:val="bottom"/>
          </w:tcPr>
          <w:p w:rsidR="00A33515" w:rsidDel="002260E7" w:rsidRDefault="00A33515">
            <w:pPr>
              <w:rPr>
                <w:del w:id="9852" w:author="Admin" w:date="2019-02-19T02:10:00Z"/>
                <w:sz w:val="5"/>
                <w:szCs w:val="5"/>
              </w:rPr>
            </w:pPr>
          </w:p>
        </w:tc>
        <w:tc>
          <w:tcPr>
            <w:tcW w:w="180" w:type="dxa"/>
            <w:vAlign w:val="bottom"/>
          </w:tcPr>
          <w:p w:rsidR="00A33515" w:rsidDel="002260E7" w:rsidRDefault="00A33515">
            <w:pPr>
              <w:rPr>
                <w:del w:id="9853" w:author="Admin" w:date="2019-02-19T02:10:00Z"/>
                <w:sz w:val="5"/>
                <w:szCs w:val="5"/>
              </w:rPr>
            </w:pPr>
          </w:p>
        </w:tc>
        <w:tc>
          <w:tcPr>
            <w:tcW w:w="0" w:type="dxa"/>
            <w:vAlign w:val="bottom"/>
          </w:tcPr>
          <w:p w:rsidR="00A33515" w:rsidDel="002260E7" w:rsidRDefault="00A33515">
            <w:pPr>
              <w:rPr>
                <w:del w:id="9854" w:author="Admin" w:date="2019-02-19T02:10:00Z"/>
                <w:sz w:val="1"/>
                <w:szCs w:val="1"/>
              </w:rPr>
            </w:pPr>
          </w:p>
        </w:tc>
      </w:tr>
      <w:tr w:rsidR="00A33515" w:rsidDel="002260E7">
        <w:trPr>
          <w:trHeight w:val="60"/>
          <w:del w:id="9855" w:author="Admin" w:date="2019-02-19T02:10:00Z"/>
        </w:trPr>
        <w:tc>
          <w:tcPr>
            <w:tcW w:w="400" w:type="dxa"/>
            <w:vAlign w:val="bottom"/>
          </w:tcPr>
          <w:p w:rsidR="00A33515" w:rsidDel="002260E7" w:rsidRDefault="00A33515">
            <w:pPr>
              <w:rPr>
                <w:del w:id="9856" w:author="Admin" w:date="2019-02-19T02:10:00Z"/>
                <w:sz w:val="5"/>
                <w:szCs w:val="5"/>
              </w:rPr>
            </w:pPr>
          </w:p>
        </w:tc>
        <w:tc>
          <w:tcPr>
            <w:tcW w:w="340" w:type="dxa"/>
            <w:vAlign w:val="bottom"/>
          </w:tcPr>
          <w:p w:rsidR="00A33515" w:rsidDel="002260E7" w:rsidRDefault="00A33515">
            <w:pPr>
              <w:rPr>
                <w:del w:id="9857" w:author="Admin" w:date="2019-02-19T02:10:00Z"/>
                <w:sz w:val="5"/>
                <w:szCs w:val="5"/>
              </w:rPr>
            </w:pPr>
          </w:p>
        </w:tc>
        <w:tc>
          <w:tcPr>
            <w:tcW w:w="460" w:type="dxa"/>
            <w:vAlign w:val="bottom"/>
          </w:tcPr>
          <w:p w:rsidR="00A33515" w:rsidDel="002260E7" w:rsidRDefault="00A33515">
            <w:pPr>
              <w:rPr>
                <w:del w:id="9858" w:author="Admin" w:date="2019-02-19T02:10:00Z"/>
                <w:sz w:val="5"/>
                <w:szCs w:val="5"/>
              </w:rPr>
            </w:pPr>
          </w:p>
        </w:tc>
        <w:tc>
          <w:tcPr>
            <w:tcW w:w="240" w:type="dxa"/>
            <w:vAlign w:val="bottom"/>
          </w:tcPr>
          <w:p w:rsidR="00A33515" w:rsidDel="002260E7" w:rsidRDefault="001A4D22">
            <w:pPr>
              <w:spacing w:line="60" w:lineRule="exact"/>
              <w:ind w:left="40"/>
              <w:rPr>
                <w:del w:id="9859" w:author="Admin" w:date="2019-02-19T02:10:00Z"/>
                <w:sz w:val="20"/>
                <w:szCs w:val="20"/>
              </w:rPr>
            </w:pPr>
            <w:del w:id="9860" w:author="Admin" w:date="2019-02-19T02:10:00Z">
              <w:r w:rsidDel="002260E7">
                <w:rPr>
                  <w:rFonts w:eastAsia="Times New Roman"/>
                  <w:sz w:val="6"/>
                  <w:szCs w:val="6"/>
                </w:rPr>
                <w:delText>&gt;</w:delText>
              </w:r>
            </w:del>
          </w:p>
        </w:tc>
        <w:tc>
          <w:tcPr>
            <w:tcW w:w="140" w:type="dxa"/>
            <w:vAlign w:val="bottom"/>
          </w:tcPr>
          <w:p w:rsidR="00A33515" w:rsidDel="002260E7" w:rsidRDefault="00A33515">
            <w:pPr>
              <w:rPr>
                <w:del w:id="9861" w:author="Admin" w:date="2019-02-19T02:10:00Z"/>
                <w:sz w:val="5"/>
                <w:szCs w:val="5"/>
              </w:rPr>
            </w:pPr>
          </w:p>
        </w:tc>
        <w:tc>
          <w:tcPr>
            <w:tcW w:w="20" w:type="dxa"/>
            <w:vAlign w:val="bottom"/>
          </w:tcPr>
          <w:p w:rsidR="00A33515" w:rsidDel="002260E7" w:rsidRDefault="00A33515">
            <w:pPr>
              <w:rPr>
                <w:del w:id="9862" w:author="Admin" w:date="2019-02-19T02:10:00Z"/>
                <w:sz w:val="5"/>
                <w:szCs w:val="5"/>
              </w:rPr>
            </w:pPr>
          </w:p>
        </w:tc>
        <w:tc>
          <w:tcPr>
            <w:tcW w:w="140" w:type="dxa"/>
            <w:vAlign w:val="bottom"/>
          </w:tcPr>
          <w:p w:rsidR="00A33515" w:rsidDel="002260E7" w:rsidRDefault="00A33515">
            <w:pPr>
              <w:rPr>
                <w:del w:id="9863" w:author="Admin" w:date="2019-02-19T02:10:00Z"/>
                <w:sz w:val="5"/>
                <w:szCs w:val="5"/>
              </w:rPr>
            </w:pPr>
          </w:p>
        </w:tc>
        <w:tc>
          <w:tcPr>
            <w:tcW w:w="300" w:type="dxa"/>
            <w:vAlign w:val="bottom"/>
          </w:tcPr>
          <w:p w:rsidR="00A33515" w:rsidDel="002260E7" w:rsidRDefault="00A33515">
            <w:pPr>
              <w:rPr>
                <w:del w:id="9864" w:author="Admin" w:date="2019-02-19T02:10:00Z"/>
                <w:sz w:val="5"/>
                <w:szCs w:val="5"/>
              </w:rPr>
            </w:pPr>
          </w:p>
        </w:tc>
        <w:tc>
          <w:tcPr>
            <w:tcW w:w="140" w:type="dxa"/>
            <w:vAlign w:val="bottom"/>
          </w:tcPr>
          <w:p w:rsidR="00A33515" w:rsidDel="002260E7" w:rsidRDefault="00A33515">
            <w:pPr>
              <w:rPr>
                <w:del w:id="9865" w:author="Admin" w:date="2019-02-19T02:10:00Z"/>
                <w:sz w:val="5"/>
                <w:szCs w:val="5"/>
              </w:rPr>
            </w:pPr>
          </w:p>
        </w:tc>
        <w:tc>
          <w:tcPr>
            <w:tcW w:w="180" w:type="dxa"/>
            <w:vAlign w:val="bottom"/>
          </w:tcPr>
          <w:p w:rsidR="00A33515" w:rsidDel="002260E7" w:rsidRDefault="00A33515">
            <w:pPr>
              <w:rPr>
                <w:del w:id="9866" w:author="Admin" w:date="2019-02-19T02:10:00Z"/>
                <w:sz w:val="5"/>
                <w:szCs w:val="5"/>
              </w:rPr>
            </w:pPr>
          </w:p>
        </w:tc>
        <w:tc>
          <w:tcPr>
            <w:tcW w:w="240" w:type="dxa"/>
            <w:vAlign w:val="bottom"/>
          </w:tcPr>
          <w:p w:rsidR="00A33515" w:rsidDel="002260E7" w:rsidRDefault="00A33515">
            <w:pPr>
              <w:rPr>
                <w:del w:id="9867" w:author="Admin" w:date="2019-02-19T02:10:00Z"/>
                <w:sz w:val="5"/>
                <w:szCs w:val="5"/>
              </w:rPr>
            </w:pPr>
          </w:p>
        </w:tc>
        <w:tc>
          <w:tcPr>
            <w:tcW w:w="200" w:type="dxa"/>
            <w:vAlign w:val="bottom"/>
          </w:tcPr>
          <w:p w:rsidR="00A33515" w:rsidDel="002260E7" w:rsidRDefault="00A33515">
            <w:pPr>
              <w:rPr>
                <w:del w:id="9868" w:author="Admin" w:date="2019-02-19T02:10:00Z"/>
                <w:sz w:val="5"/>
                <w:szCs w:val="5"/>
              </w:rPr>
            </w:pPr>
          </w:p>
        </w:tc>
        <w:tc>
          <w:tcPr>
            <w:tcW w:w="120" w:type="dxa"/>
            <w:vAlign w:val="bottom"/>
          </w:tcPr>
          <w:p w:rsidR="00A33515" w:rsidDel="002260E7" w:rsidRDefault="00A33515">
            <w:pPr>
              <w:rPr>
                <w:del w:id="9869" w:author="Admin" w:date="2019-02-19T02:10:00Z"/>
                <w:sz w:val="5"/>
                <w:szCs w:val="5"/>
              </w:rPr>
            </w:pPr>
          </w:p>
        </w:tc>
        <w:tc>
          <w:tcPr>
            <w:tcW w:w="220" w:type="dxa"/>
            <w:vAlign w:val="bottom"/>
          </w:tcPr>
          <w:p w:rsidR="00A33515" w:rsidDel="002260E7" w:rsidRDefault="00A33515">
            <w:pPr>
              <w:rPr>
                <w:del w:id="9870" w:author="Admin" w:date="2019-02-19T02:10:00Z"/>
                <w:sz w:val="5"/>
                <w:szCs w:val="5"/>
              </w:rPr>
            </w:pPr>
          </w:p>
        </w:tc>
        <w:tc>
          <w:tcPr>
            <w:tcW w:w="200" w:type="dxa"/>
            <w:vAlign w:val="bottom"/>
          </w:tcPr>
          <w:p w:rsidR="00A33515" w:rsidDel="002260E7" w:rsidRDefault="00A33515">
            <w:pPr>
              <w:rPr>
                <w:del w:id="9871" w:author="Admin" w:date="2019-02-19T02:10:00Z"/>
                <w:sz w:val="5"/>
                <w:szCs w:val="5"/>
              </w:rPr>
            </w:pPr>
          </w:p>
        </w:tc>
        <w:tc>
          <w:tcPr>
            <w:tcW w:w="180" w:type="dxa"/>
            <w:vAlign w:val="bottom"/>
          </w:tcPr>
          <w:p w:rsidR="00A33515" w:rsidDel="002260E7" w:rsidRDefault="00A33515">
            <w:pPr>
              <w:rPr>
                <w:del w:id="9872" w:author="Admin" w:date="2019-02-19T02:10:00Z"/>
                <w:sz w:val="5"/>
                <w:szCs w:val="5"/>
              </w:rPr>
            </w:pPr>
          </w:p>
        </w:tc>
        <w:tc>
          <w:tcPr>
            <w:tcW w:w="0" w:type="dxa"/>
            <w:vAlign w:val="bottom"/>
          </w:tcPr>
          <w:p w:rsidR="00A33515" w:rsidDel="002260E7" w:rsidRDefault="00A33515">
            <w:pPr>
              <w:rPr>
                <w:del w:id="9873" w:author="Admin" w:date="2019-02-19T02:10:00Z"/>
                <w:sz w:val="1"/>
                <w:szCs w:val="1"/>
              </w:rPr>
            </w:pPr>
          </w:p>
        </w:tc>
      </w:tr>
      <w:tr w:rsidR="00A33515" w:rsidDel="002260E7">
        <w:trPr>
          <w:trHeight w:val="60"/>
          <w:del w:id="9874" w:author="Admin" w:date="2019-02-19T02:10:00Z"/>
        </w:trPr>
        <w:tc>
          <w:tcPr>
            <w:tcW w:w="400" w:type="dxa"/>
            <w:vAlign w:val="bottom"/>
          </w:tcPr>
          <w:p w:rsidR="00A33515" w:rsidDel="002260E7" w:rsidRDefault="00A33515">
            <w:pPr>
              <w:rPr>
                <w:del w:id="9875" w:author="Admin" w:date="2019-02-19T02:10:00Z"/>
                <w:sz w:val="5"/>
                <w:szCs w:val="5"/>
              </w:rPr>
            </w:pPr>
          </w:p>
        </w:tc>
        <w:tc>
          <w:tcPr>
            <w:tcW w:w="340" w:type="dxa"/>
            <w:vAlign w:val="bottom"/>
          </w:tcPr>
          <w:p w:rsidR="00A33515" w:rsidDel="002260E7" w:rsidRDefault="00A33515">
            <w:pPr>
              <w:rPr>
                <w:del w:id="9876" w:author="Admin" w:date="2019-02-19T02:10:00Z"/>
                <w:sz w:val="5"/>
                <w:szCs w:val="5"/>
              </w:rPr>
            </w:pPr>
          </w:p>
        </w:tc>
        <w:tc>
          <w:tcPr>
            <w:tcW w:w="460" w:type="dxa"/>
            <w:vAlign w:val="bottom"/>
          </w:tcPr>
          <w:p w:rsidR="00A33515" w:rsidDel="002260E7" w:rsidRDefault="00A33515">
            <w:pPr>
              <w:rPr>
                <w:del w:id="9877" w:author="Admin" w:date="2019-02-19T02:10:00Z"/>
                <w:sz w:val="5"/>
                <w:szCs w:val="5"/>
              </w:rPr>
            </w:pPr>
          </w:p>
        </w:tc>
        <w:tc>
          <w:tcPr>
            <w:tcW w:w="240" w:type="dxa"/>
            <w:vAlign w:val="bottom"/>
          </w:tcPr>
          <w:p w:rsidR="00A33515" w:rsidDel="002260E7" w:rsidRDefault="001A4D22">
            <w:pPr>
              <w:spacing w:line="60" w:lineRule="exact"/>
              <w:ind w:left="40"/>
              <w:rPr>
                <w:del w:id="9878" w:author="Admin" w:date="2019-02-19T02:10:00Z"/>
                <w:sz w:val="20"/>
                <w:szCs w:val="20"/>
              </w:rPr>
            </w:pPr>
            <w:del w:id="9879" w:author="Admin" w:date="2019-02-19T02:10:00Z">
              <w:r w:rsidDel="002260E7">
                <w:rPr>
                  <w:rFonts w:eastAsia="Times New Roman"/>
                  <w:sz w:val="6"/>
                  <w:szCs w:val="6"/>
                </w:rPr>
                <w:delText>:</w:delText>
              </w:r>
            </w:del>
          </w:p>
        </w:tc>
        <w:tc>
          <w:tcPr>
            <w:tcW w:w="140" w:type="dxa"/>
            <w:vAlign w:val="bottom"/>
          </w:tcPr>
          <w:p w:rsidR="00A33515" w:rsidDel="002260E7" w:rsidRDefault="00A33515">
            <w:pPr>
              <w:rPr>
                <w:del w:id="9880" w:author="Admin" w:date="2019-02-19T02:10:00Z"/>
                <w:sz w:val="5"/>
                <w:szCs w:val="5"/>
              </w:rPr>
            </w:pPr>
          </w:p>
        </w:tc>
        <w:tc>
          <w:tcPr>
            <w:tcW w:w="20" w:type="dxa"/>
            <w:vAlign w:val="bottom"/>
          </w:tcPr>
          <w:p w:rsidR="00A33515" w:rsidDel="002260E7" w:rsidRDefault="00A33515">
            <w:pPr>
              <w:rPr>
                <w:del w:id="9881" w:author="Admin" w:date="2019-02-19T02:10:00Z"/>
                <w:sz w:val="5"/>
                <w:szCs w:val="5"/>
              </w:rPr>
            </w:pPr>
          </w:p>
        </w:tc>
        <w:tc>
          <w:tcPr>
            <w:tcW w:w="140" w:type="dxa"/>
            <w:vAlign w:val="bottom"/>
          </w:tcPr>
          <w:p w:rsidR="00A33515" w:rsidDel="002260E7" w:rsidRDefault="00A33515">
            <w:pPr>
              <w:rPr>
                <w:del w:id="9882" w:author="Admin" w:date="2019-02-19T02:10:00Z"/>
                <w:sz w:val="5"/>
                <w:szCs w:val="5"/>
              </w:rPr>
            </w:pPr>
          </w:p>
        </w:tc>
        <w:tc>
          <w:tcPr>
            <w:tcW w:w="300" w:type="dxa"/>
            <w:vAlign w:val="bottom"/>
          </w:tcPr>
          <w:p w:rsidR="00A33515" w:rsidDel="002260E7" w:rsidRDefault="00A33515">
            <w:pPr>
              <w:rPr>
                <w:del w:id="9883" w:author="Admin" w:date="2019-02-19T02:10:00Z"/>
                <w:sz w:val="5"/>
                <w:szCs w:val="5"/>
              </w:rPr>
            </w:pPr>
          </w:p>
        </w:tc>
        <w:tc>
          <w:tcPr>
            <w:tcW w:w="140" w:type="dxa"/>
            <w:vAlign w:val="bottom"/>
          </w:tcPr>
          <w:p w:rsidR="00A33515" w:rsidDel="002260E7" w:rsidRDefault="00A33515">
            <w:pPr>
              <w:rPr>
                <w:del w:id="9884" w:author="Admin" w:date="2019-02-19T02:10:00Z"/>
                <w:sz w:val="5"/>
                <w:szCs w:val="5"/>
              </w:rPr>
            </w:pPr>
          </w:p>
        </w:tc>
        <w:tc>
          <w:tcPr>
            <w:tcW w:w="180" w:type="dxa"/>
            <w:vAlign w:val="bottom"/>
          </w:tcPr>
          <w:p w:rsidR="00A33515" w:rsidDel="002260E7" w:rsidRDefault="00A33515">
            <w:pPr>
              <w:rPr>
                <w:del w:id="9885" w:author="Admin" w:date="2019-02-19T02:10:00Z"/>
                <w:sz w:val="5"/>
                <w:szCs w:val="5"/>
              </w:rPr>
            </w:pPr>
          </w:p>
        </w:tc>
        <w:tc>
          <w:tcPr>
            <w:tcW w:w="240" w:type="dxa"/>
            <w:vMerge w:val="restart"/>
            <w:vAlign w:val="bottom"/>
          </w:tcPr>
          <w:p w:rsidR="00A33515" w:rsidDel="002260E7" w:rsidRDefault="001A4D22">
            <w:pPr>
              <w:ind w:left="100"/>
              <w:rPr>
                <w:del w:id="9886" w:author="Admin" w:date="2019-02-19T02:10:00Z"/>
                <w:sz w:val="20"/>
                <w:szCs w:val="20"/>
              </w:rPr>
            </w:pPr>
            <w:del w:id="9887" w:author="Admin" w:date="2019-02-19T02:10:00Z">
              <w:r w:rsidDel="002260E7">
                <w:rPr>
                  <w:rFonts w:ascii="Arial" w:eastAsia="Arial" w:hAnsi="Arial" w:cs="Arial"/>
                  <w:sz w:val="20"/>
                  <w:szCs w:val="20"/>
                </w:rPr>
                <w:delText>8</w:delText>
              </w:r>
            </w:del>
          </w:p>
        </w:tc>
        <w:tc>
          <w:tcPr>
            <w:tcW w:w="200" w:type="dxa"/>
            <w:vAlign w:val="bottom"/>
          </w:tcPr>
          <w:p w:rsidR="00A33515" w:rsidDel="002260E7" w:rsidRDefault="00A33515">
            <w:pPr>
              <w:rPr>
                <w:del w:id="9888" w:author="Admin" w:date="2019-02-19T02:10:00Z"/>
                <w:sz w:val="5"/>
                <w:szCs w:val="5"/>
              </w:rPr>
            </w:pPr>
          </w:p>
        </w:tc>
        <w:tc>
          <w:tcPr>
            <w:tcW w:w="120" w:type="dxa"/>
            <w:vMerge w:val="restart"/>
            <w:vAlign w:val="bottom"/>
          </w:tcPr>
          <w:p w:rsidR="00A33515" w:rsidDel="002260E7" w:rsidRDefault="001A4D22">
            <w:pPr>
              <w:ind w:left="40"/>
              <w:rPr>
                <w:del w:id="9889" w:author="Admin" w:date="2019-02-19T02:10:00Z"/>
                <w:sz w:val="20"/>
                <w:szCs w:val="20"/>
              </w:rPr>
            </w:pPr>
            <w:del w:id="9890" w:author="Admin" w:date="2019-02-19T02:10:00Z">
              <w:r w:rsidDel="002260E7">
                <w:rPr>
                  <w:rFonts w:ascii="Arial" w:eastAsia="Arial" w:hAnsi="Arial" w:cs="Arial"/>
                  <w:i/>
                  <w:iCs/>
                  <w:sz w:val="20"/>
                  <w:szCs w:val="20"/>
                </w:rPr>
                <w:delText>t</w:delText>
              </w:r>
            </w:del>
          </w:p>
        </w:tc>
        <w:tc>
          <w:tcPr>
            <w:tcW w:w="220" w:type="dxa"/>
            <w:vAlign w:val="bottom"/>
          </w:tcPr>
          <w:p w:rsidR="00A33515" w:rsidDel="002260E7" w:rsidRDefault="00A33515">
            <w:pPr>
              <w:rPr>
                <w:del w:id="9891" w:author="Admin" w:date="2019-02-19T02:10:00Z"/>
                <w:sz w:val="5"/>
                <w:szCs w:val="5"/>
              </w:rPr>
            </w:pPr>
          </w:p>
        </w:tc>
        <w:tc>
          <w:tcPr>
            <w:tcW w:w="200" w:type="dxa"/>
            <w:vAlign w:val="bottom"/>
          </w:tcPr>
          <w:p w:rsidR="00A33515" w:rsidDel="002260E7" w:rsidRDefault="00A33515">
            <w:pPr>
              <w:rPr>
                <w:del w:id="9892" w:author="Admin" w:date="2019-02-19T02:10:00Z"/>
                <w:sz w:val="5"/>
                <w:szCs w:val="5"/>
              </w:rPr>
            </w:pPr>
          </w:p>
        </w:tc>
        <w:tc>
          <w:tcPr>
            <w:tcW w:w="180" w:type="dxa"/>
            <w:vAlign w:val="bottom"/>
          </w:tcPr>
          <w:p w:rsidR="00A33515" w:rsidDel="002260E7" w:rsidRDefault="00A33515">
            <w:pPr>
              <w:rPr>
                <w:del w:id="9893" w:author="Admin" w:date="2019-02-19T02:10:00Z"/>
                <w:sz w:val="5"/>
                <w:szCs w:val="5"/>
              </w:rPr>
            </w:pPr>
          </w:p>
        </w:tc>
        <w:tc>
          <w:tcPr>
            <w:tcW w:w="0" w:type="dxa"/>
            <w:vAlign w:val="bottom"/>
          </w:tcPr>
          <w:p w:rsidR="00A33515" w:rsidDel="002260E7" w:rsidRDefault="00A33515">
            <w:pPr>
              <w:rPr>
                <w:del w:id="9894" w:author="Admin" w:date="2019-02-19T02:10:00Z"/>
                <w:sz w:val="1"/>
                <w:szCs w:val="1"/>
              </w:rPr>
            </w:pPr>
          </w:p>
        </w:tc>
      </w:tr>
      <w:tr w:rsidR="00A33515" w:rsidDel="002260E7">
        <w:trPr>
          <w:trHeight w:val="527"/>
          <w:del w:id="9895" w:author="Admin" w:date="2019-02-19T02:10:00Z"/>
        </w:trPr>
        <w:tc>
          <w:tcPr>
            <w:tcW w:w="400" w:type="dxa"/>
            <w:vAlign w:val="bottom"/>
          </w:tcPr>
          <w:p w:rsidR="00A33515" w:rsidDel="002260E7" w:rsidRDefault="00A33515">
            <w:pPr>
              <w:rPr>
                <w:del w:id="9896" w:author="Admin" w:date="2019-02-19T02:10:00Z"/>
                <w:sz w:val="24"/>
                <w:szCs w:val="24"/>
              </w:rPr>
            </w:pPr>
          </w:p>
        </w:tc>
        <w:tc>
          <w:tcPr>
            <w:tcW w:w="340" w:type="dxa"/>
            <w:vAlign w:val="bottom"/>
          </w:tcPr>
          <w:p w:rsidR="00A33515" w:rsidDel="002260E7" w:rsidRDefault="00A33515">
            <w:pPr>
              <w:rPr>
                <w:del w:id="9897" w:author="Admin" w:date="2019-02-19T02:10:00Z"/>
                <w:sz w:val="24"/>
                <w:szCs w:val="24"/>
              </w:rPr>
            </w:pPr>
          </w:p>
        </w:tc>
        <w:tc>
          <w:tcPr>
            <w:tcW w:w="460" w:type="dxa"/>
            <w:vAlign w:val="bottom"/>
          </w:tcPr>
          <w:p w:rsidR="00A33515" w:rsidDel="002260E7" w:rsidRDefault="00A33515">
            <w:pPr>
              <w:rPr>
                <w:del w:id="9898" w:author="Admin" w:date="2019-02-19T02:10:00Z"/>
                <w:sz w:val="24"/>
                <w:szCs w:val="24"/>
              </w:rPr>
            </w:pPr>
          </w:p>
        </w:tc>
        <w:tc>
          <w:tcPr>
            <w:tcW w:w="380" w:type="dxa"/>
            <w:gridSpan w:val="2"/>
            <w:vAlign w:val="bottom"/>
          </w:tcPr>
          <w:p w:rsidR="00A33515" w:rsidDel="002260E7" w:rsidRDefault="001A4D22">
            <w:pPr>
              <w:ind w:left="40"/>
              <w:rPr>
                <w:del w:id="9899" w:author="Admin" w:date="2019-02-19T02:10:00Z"/>
                <w:sz w:val="20"/>
                <w:szCs w:val="20"/>
              </w:rPr>
            </w:pPr>
            <w:del w:id="9900" w:author="Admin" w:date="2019-02-19T02:10:00Z">
              <w:r w:rsidDel="002260E7">
                <w:rPr>
                  <w:rFonts w:eastAsia="Times New Roman"/>
                  <w:w w:val="98"/>
                  <w:sz w:val="39"/>
                  <w:szCs w:val="39"/>
                  <w:vertAlign w:val="superscript"/>
                </w:rPr>
                <w:delText>&gt;</w:delText>
              </w:r>
              <w:r w:rsidDel="002260E7">
                <w:rPr>
                  <w:rFonts w:ascii="Arial" w:eastAsia="Arial" w:hAnsi="Arial" w:cs="Arial"/>
                  <w:w w:val="98"/>
                  <w:sz w:val="20"/>
                  <w:szCs w:val="20"/>
                </w:rPr>
                <w:delText>0</w:delText>
              </w:r>
              <w:r w:rsidDel="002260E7">
                <w:rPr>
                  <w:rFonts w:eastAsia="Times New Roman"/>
                  <w:i/>
                  <w:iCs/>
                  <w:w w:val="98"/>
                  <w:sz w:val="20"/>
                  <w:szCs w:val="20"/>
                </w:rPr>
                <w:delText>;</w:delText>
              </w:r>
            </w:del>
          </w:p>
        </w:tc>
        <w:tc>
          <w:tcPr>
            <w:tcW w:w="20" w:type="dxa"/>
            <w:vAlign w:val="bottom"/>
          </w:tcPr>
          <w:p w:rsidR="00A33515" w:rsidDel="002260E7" w:rsidRDefault="00A33515">
            <w:pPr>
              <w:rPr>
                <w:del w:id="9901" w:author="Admin" w:date="2019-02-19T02:10:00Z"/>
                <w:sz w:val="24"/>
                <w:szCs w:val="24"/>
              </w:rPr>
            </w:pPr>
          </w:p>
        </w:tc>
        <w:tc>
          <w:tcPr>
            <w:tcW w:w="140" w:type="dxa"/>
            <w:vAlign w:val="bottom"/>
          </w:tcPr>
          <w:p w:rsidR="00A33515" w:rsidDel="002260E7" w:rsidRDefault="00A33515">
            <w:pPr>
              <w:rPr>
                <w:del w:id="9902" w:author="Admin" w:date="2019-02-19T02:10:00Z"/>
                <w:sz w:val="24"/>
                <w:szCs w:val="24"/>
              </w:rPr>
            </w:pPr>
          </w:p>
        </w:tc>
        <w:tc>
          <w:tcPr>
            <w:tcW w:w="300" w:type="dxa"/>
            <w:vAlign w:val="bottom"/>
          </w:tcPr>
          <w:p w:rsidR="00A33515" w:rsidDel="002260E7" w:rsidRDefault="00A33515">
            <w:pPr>
              <w:rPr>
                <w:del w:id="9903" w:author="Admin" w:date="2019-02-19T02:10:00Z"/>
                <w:sz w:val="24"/>
                <w:szCs w:val="24"/>
              </w:rPr>
            </w:pPr>
          </w:p>
        </w:tc>
        <w:tc>
          <w:tcPr>
            <w:tcW w:w="140" w:type="dxa"/>
            <w:vAlign w:val="bottom"/>
          </w:tcPr>
          <w:p w:rsidR="00A33515" w:rsidDel="002260E7" w:rsidRDefault="00A33515">
            <w:pPr>
              <w:rPr>
                <w:del w:id="9904" w:author="Admin" w:date="2019-02-19T02:10:00Z"/>
                <w:sz w:val="24"/>
                <w:szCs w:val="24"/>
              </w:rPr>
            </w:pPr>
          </w:p>
        </w:tc>
        <w:tc>
          <w:tcPr>
            <w:tcW w:w="180" w:type="dxa"/>
            <w:vAlign w:val="bottom"/>
          </w:tcPr>
          <w:p w:rsidR="00A33515" w:rsidDel="002260E7" w:rsidRDefault="00A33515">
            <w:pPr>
              <w:rPr>
                <w:del w:id="9905" w:author="Admin" w:date="2019-02-19T02:10:00Z"/>
                <w:sz w:val="24"/>
                <w:szCs w:val="24"/>
              </w:rPr>
            </w:pPr>
          </w:p>
        </w:tc>
        <w:tc>
          <w:tcPr>
            <w:tcW w:w="240" w:type="dxa"/>
            <w:vMerge/>
            <w:vAlign w:val="bottom"/>
          </w:tcPr>
          <w:p w:rsidR="00A33515" w:rsidDel="002260E7" w:rsidRDefault="00A33515">
            <w:pPr>
              <w:rPr>
                <w:del w:id="9906" w:author="Admin" w:date="2019-02-19T02:10:00Z"/>
                <w:sz w:val="24"/>
                <w:szCs w:val="24"/>
              </w:rPr>
            </w:pPr>
          </w:p>
        </w:tc>
        <w:tc>
          <w:tcPr>
            <w:tcW w:w="200" w:type="dxa"/>
            <w:vAlign w:val="bottom"/>
          </w:tcPr>
          <w:p w:rsidR="00A33515" w:rsidDel="002260E7" w:rsidRDefault="00A33515">
            <w:pPr>
              <w:rPr>
                <w:del w:id="9907" w:author="Admin" w:date="2019-02-19T02:10:00Z"/>
                <w:sz w:val="24"/>
                <w:szCs w:val="24"/>
              </w:rPr>
            </w:pPr>
          </w:p>
        </w:tc>
        <w:tc>
          <w:tcPr>
            <w:tcW w:w="120" w:type="dxa"/>
            <w:vMerge/>
            <w:vAlign w:val="bottom"/>
          </w:tcPr>
          <w:p w:rsidR="00A33515" w:rsidDel="002260E7" w:rsidRDefault="00A33515">
            <w:pPr>
              <w:rPr>
                <w:del w:id="9908" w:author="Admin" w:date="2019-02-19T02:10:00Z"/>
                <w:sz w:val="24"/>
                <w:szCs w:val="24"/>
              </w:rPr>
            </w:pPr>
          </w:p>
        </w:tc>
        <w:tc>
          <w:tcPr>
            <w:tcW w:w="220" w:type="dxa"/>
            <w:vAlign w:val="bottom"/>
          </w:tcPr>
          <w:p w:rsidR="00A33515" w:rsidDel="002260E7" w:rsidRDefault="00A33515">
            <w:pPr>
              <w:rPr>
                <w:del w:id="9909" w:author="Admin" w:date="2019-02-19T02:10:00Z"/>
                <w:sz w:val="24"/>
                <w:szCs w:val="24"/>
              </w:rPr>
            </w:pPr>
          </w:p>
        </w:tc>
        <w:tc>
          <w:tcPr>
            <w:tcW w:w="200" w:type="dxa"/>
            <w:vAlign w:val="bottom"/>
          </w:tcPr>
          <w:p w:rsidR="00A33515" w:rsidDel="002260E7" w:rsidRDefault="00A33515">
            <w:pPr>
              <w:rPr>
                <w:del w:id="9910" w:author="Admin" w:date="2019-02-19T02:10:00Z"/>
                <w:sz w:val="24"/>
                <w:szCs w:val="24"/>
              </w:rPr>
            </w:pPr>
          </w:p>
        </w:tc>
        <w:tc>
          <w:tcPr>
            <w:tcW w:w="180" w:type="dxa"/>
            <w:vAlign w:val="bottom"/>
          </w:tcPr>
          <w:p w:rsidR="00A33515" w:rsidDel="002260E7" w:rsidRDefault="00A33515">
            <w:pPr>
              <w:rPr>
                <w:del w:id="9911" w:author="Admin" w:date="2019-02-19T02:10:00Z"/>
                <w:sz w:val="24"/>
                <w:szCs w:val="24"/>
              </w:rPr>
            </w:pPr>
          </w:p>
        </w:tc>
        <w:tc>
          <w:tcPr>
            <w:tcW w:w="0" w:type="dxa"/>
            <w:vAlign w:val="bottom"/>
          </w:tcPr>
          <w:p w:rsidR="00A33515" w:rsidDel="002260E7" w:rsidRDefault="00A33515">
            <w:pPr>
              <w:rPr>
                <w:del w:id="9912" w:author="Admin" w:date="2019-02-19T02:10:00Z"/>
                <w:sz w:val="1"/>
                <w:szCs w:val="1"/>
              </w:rPr>
            </w:pPr>
          </w:p>
        </w:tc>
      </w:tr>
    </w:tbl>
    <w:p w:rsidR="00A33515" w:rsidDel="002260E7" w:rsidRDefault="001A4D22">
      <w:pPr>
        <w:numPr>
          <w:ilvl w:val="0"/>
          <w:numId w:val="721"/>
        </w:numPr>
        <w:tabs>
          <w:tab w:val="left" w:pos="500"/>
        </w:tabs>
        <w:spacing w:line="255" w:lineRule="auto"/>
        <w:ind w:left="500" w:hanging="273"/>
        <w:rPr>
          <w:del w:id="9913" w:author="Admin" w:date="2019-02-19T02:10:00Z"/>
          <w:rFonts w:ascii="Arial" w:eastAsia="Arial" w:hAnsi="Arial" w:cs="Arial"/>
          <w:b/>
          <w:bCs/>
          <w:sz w:val="20"/>
          <w:szCs w:val="20"/>
        </w:rPr>
        <w:pPrChange w:id="9914" w:author="Admin" w:date="2019-02-19T00:19:00Z">
          <w:pPr>
            <w:numPr>
              <w:numId w:val="724"/>
            </w:numPr>
            <w:tabs>
              <w:tab w:val="left" w:pos="500"/>
            </w:tabs>
            <w:spacing w:line="255" w:lineRule="auto"/>
            <w:ind w:left="500" w:hanging="273"/>
          </w:pPr>
        </w:pPrChange>
      </w:pPr>
      <w:del w:id="9915" w:author="Admin" w:date="2019-02-19T02:10:00Z">
        <w:r w:rsidDel="002260E7">
          <w:rPr>
            <w:rFonts w:ascii="Arial" w:eastAsia="Arial" w:hAnsi="Arial" w:cs="Arial"/>
            <w:sz w:val="20"/>
            <w:szCs w:val="20"/>
          </w:rPr>
          <w:delText xml:space="preserve">Найдите способ восстановить фигуру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а также варианты её распо-ложения по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y</w:delText>
        </w:r>
        <w:r w:rsidDel="002260E7">
          <w:rPr>
            <w:rFonts w:ascii="Arial" w:eastAsia="Arial" w:hAnsi="Arial" w:cs="Arial"/>
            <w:sz w:val="20"/>
            <w:szCs w:val="20"/>
          </w:rPr>
          <w:delText>-снимкам, если известно, что</w:delText>
        </w:r>
      </w:del>
    </w:p>
    <w:p w:rsidR="00A33515" w:rsidDel="002260E7" w:rsidRDefault="001A4D22">
      <w:pPr>
        <w:spacing w:line="279" w:lineRule="auto"/>
        <w:ind w:left="500" w:right="3060"/>
        <w:rPr>
          <w:del w:id="9916" w:author="Admin" w:date="2019-02-19T02:10:00Z"/>
          <w:rFonts w:ascii="Arial" w:eastAsia="Arial" w:hAnsi="Arial" w:cs="Arial"/>
          <w:b/>
          <w:bCs/>
          <w:sz w:val="20"/>
          <w:szCs w:val="20"/>
        </w:rPr>
      </w:pPr>
      <w:del w:id="9917" w:author="Admin" w:date="2019-02-19T02:10:00Z">
        <w:r w:rsidDel="002260E7">
          <w:rPr>
            <w:rFonts w:ascii="Arial" w:eastAsia="Arial" w:hAnsi="Arial" w:cs="Arial"/>
            <w:sz w:val="20"/>
            <w:szCs w:val="20"/>
          </w:rPr>
          <w:delText xml:space="preserve">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 некоторый прямоугольник; б)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 некоторый треугольник;</w:delText>
        </w:r>
      </w:del>
    </w:p>
    <w:p w:rsidR="00A33515" w:rsidDel="002260E7" w:rsidRDefault="001A4D22">
      <w:pPr>
        <w:ind w:left="500"/>
        <w:rPr>
          <w:del w:id="9918" w:author="Admin" w:date="2019-02-19T02:10:00Z"/>
          <w:rFonts w:ascii="Arial" w:eastAsia="Arial" w:hAnsi="Arial" w:cs="Arial"/>
          <w:b/>
          <w:bCs/>
          <w:sz w:val="20"/>
          <w:szCs w:val="20"/>
        </w:rPr>
      </w:pPr>
      <w:del w:id="9919" w:author="Admin" w:date="2019-02-19T02:10:00Z">
        <w:r w:rsidDel="002260E7">
          <w:rPr>
            <w:rFonts w:ascii="Arial" w:eastAsia="Arial" w:hAnsi="Arial" w:cs="Arial"/>
            <w:sz w:val="20"/>
            <w:szCs w:val="20"/>
          </w:rPr>
          <w:delText xml:space="preserve">в)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 некоторый четырёхугольник.</w:delText>
        </w:r>
      </w:del>
    </w:p>
    <w:p w:rsidR="00A33515" w:rsidDel="002260E7" w:rsidRDefault="00A33515">
      <w:pPr>
        <w:spacing w:line="37" w:lineRule="exact"/>
        <w:rPr>
          <w:del w:id="9920" w:author="Admin" w:date="2019-02-19T02:10:00Z"/>
          <w:rFonts w:ascii="Arial" w:eastAsia="Arial" w:hAnsi="Arial" w:cs="Arial"/>
          <w:b/>
          <w:bCs/>
          <w:sz w:val="20"/>
          <w:szCs w:val="20"/>
        </w:rPr>
      </w:pPr>
    </w:p>
    <w:p w:rsidR="00A33515" w:rsidDel="002260E7" w:rsidRDefault="001A4D22">
      <w:pPr>
        <w:ind w:left="500"/>
        <w:rPr>
          <w:del w:id="9921" w:author="Admin" w:date="2019-02-19T02:10:00Z"/>
          <w:rFonts w:ascii="Arial" w:eastAsia="Arial" w:hAnsi="Arial" w:cs="Arial"/>
          <w:b/>
          <w:bCs/>
          <w:sz w:val="20"/>
          <w:szCs w:val="20"/>
        </w:rPr>
      </w:pPr>
      <w:del w:id="9922" w:author="Admin" w:date="2019-02-19T02:10:00Z">
        <w:r w:rsidDel="002260E7">
          <w:rPr>
            <w:rFonts w:ascii="Arial" w:eastAsia="Arial" w:hAnsi="Arial" w:cs="Arial"/>
            <w:sz w:val="20"/>
            <w:szCs w:val="20"/>
          </w:rPr>
          <w:delText>Можно ли обойтись только одним снимком?</w:delText>
        </w:r>
      </w:del>
    </w:p>
    <w:p w:rsidR="00A33515" w:rsidDel="002260E7" w:rsidRDefault="00A33515">
      <w:pPr>
        <w:spacing w:line="197" w:lineRule="exact"/>
        <w:rPr>
          <w:del w:id="9923" w:author="Admin" w:date="2019-02-19T02:10:00Z"/>
          <w:rFonts w:ascii="Arial" w:eastAsia="Arial" w:hAnsi="Arial" w:cs="Arial"/>
          <w:b/>
          <w:bCs/>
          <w:sz w:val="20"/>
          <w:szCs w:val="20"/>
        </w:rPr>
      </w:pPr>
    </w:p>
    <w:p w:rsidR="00A33515" w:rsidDel="002260E7" w:rsidRDefault="001A4D22">
      <w:pPr>
        <w:numPr>
          <w:ilvl w:val="0"/>
          <w:numId w:val="721"/>
        </w:numPr>
        <w:tabs>
          <w:tab w:val="left" w:pos="500"/>
        </w:tabs>
        <w:spacing w:line="303" w:lineRule="auto"/>
        <w:ind w:left="500" w:hanging="273"/>
        <w:rPr>
          <w:del w:id="9924" w:author="Admin" w:date="2019-02-19T02:10:00Z"/>
          <w:rFonts w:ascii="Arial" w:eastAsia="Arial" w:hAnsi="Arial" w:cs="Arial"/>
          <w:b/>
          <w:bCs/>
          <w:sz w:val="20"/>
          <w:szCs w:val="20"/>
        </w:rPr>
        <w:pPrChange w:id="9925" w:author="Admin" w:date="2019-02-19T00:19:00Z">
          <w:pPr>
            <w:numPr>
              <w:numId w:val="724"/>
            </w:numPr>
            <w:tabs>
              <w:tab w:val="left" w:pos="500"/>
            </w:tabs>
            <w:spacing w:line="303" w:lineRule="auto"/>
            <w:ind w:left="500" w:hanging="273"/>
          </w:pPr>
        </w:pPrChange>
      </w:pPr>
      <w:del w:id="9926" w:author="Admin" w:date="2019-02-19T02:10:00Z">
        <w:r w:rsidDel="002260E7">
          <w:rPr>
            <w:rFonts w:ascii="Arial" w:eastAsia="Arial" w:hAnsi="Arial" w:cs="Arial"/>
            <w:sz w:val="20"/>
            <w:szCs w:val="20"/>
          </w:rPr>
          <w:delText xml:space="preserve">Приведите пример двух неравных фигур на плоскости, имеющих одинаковые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y</w:delText>
        </w:r>
        <w:r w:rsidDel="002260E7">
          <w:rPr>
            <w:rFonts w:ascii="Arial" w:eastAsia="Arial" w:hAnsi="Arial" w:cs="Arial"/>
            <w:sz w:val="20"/>
            <w:szCs w:val="20"/>
          </w:rPr>
          <w:delText>-снимки.</w:delText>
        </w:r>
      </w:del>
    </w:p>
    <w:p w:rsidR="00A33515" w:rsidDel="002260E7" w:rsidRDefault="00A33515">
      <w:pPr>
        <w:spacing w:line="114" w:lineRule="exact"/>
        <w:rPr>
          <w:del w:id="9927" w:author="Admin" w:date="2019-02-19T02:10:00Z"/>
          <w:rFonts w:ascii="Arial" w:eastAsia="Arial" w:hAnsi="Arial" w:cs="Arial"/>
          <w:b/>
          <w:bCs/>
          <w:sz w:val="20"/>
          <w:szCs w:val="20"/>
        </w:rPr>
      </w:pPr>
    </w:p>
    <w:p w:rsidR="00A33515" w:rsidDel="002260E7" w:rsidRDefault="001A4D22">
      <w:pPr>
        <w:numPr>
          <w:ilvl w:val="0"/>
          <w:numId w:val="721"/>
        </w:numPr>
        <w:tabs>
          <w:tab w:val="left" w:pos="500"/>
        </w:tabs>
        <w:spacing w:line="279" w:lineRule="auto"/>
        <w:ind w:left="500" w:hanging="273"/>
        <w:rPr>
          <w:del w:id="9928" w:author="Admin" w:date="2019-02-19T02:10:00Z"/>
          <w:rFonts w:ascii="Arial" w:eastAsia="Arial" w:hAnsi="Arial" w:cs="Arial"/>
          <w:b/>
          <w:bCs/>
          <w:sz w:val="20"/>
          <w:szCs w:val="20"/>
        </w:rPr>
        <w:pPrChange w:id="9929" w:author="Admin" w:date="2019-02-19T00:19:00Z">
          <w:pPr>
            <w:numPr>
              <w:numId w:val="724"/>
            </w:numPr>
            <w:tabs>
              <w:tab w:val="left" w:pos="500"/>
            </w:tabs>
            <w:spacing w:line="279" w:lineRule="auto"/>
            <w:ind w:left="500" w:hanging="273"/>
          </w:pPr>
        </w:pPrChange>
      </w:pPr>
      <w:del w:id="9930"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некоторая фигура. Можно ли восстановить и, если можно, то как, по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y</w:delText>
        </w:r>
        <w:r w:rsidDel="002260E7">
          <w:rPr>
            <w:rFonts w:ascii="Arial" w:eastAsia="Arial" w:hAnsi="Arial" w:cs="Arial"/>
            <w:sz w:val="20"/>
            <w:szCs w:val="20"/>
          </w:rPr>
          <w:delText>-снимкам следующую информацию:</w:delText>
        </w:r>
      </w:del>
    </w:p>
    <w:p w:rsidR="00A33515" w:rsidDel="002260E7" w:rsidRDefault="001A4D22">
      <w:pPr>
        <w:ind w:left="500"/>
        <w:rPr>
          <w:del w:id="9931" w:author="Admin" w:date="2019-02-19T02:10:00Z"/>
          <w:rFonts w:ascii="Arial" w:eastAsia="Arial" w:hAnsi="Arial" w:cs="Arial"/>
          <w:b/>
          <w:bCs/>
          <w:sz w:val="20"/>
          <w:szCs w:val="20"/>
        </w:rPr>
      </w:pPr>
      <w:del w:id="9932" w:author="Admin" w:date="2019-02-19T02:10:00Z">
        <w:r w:rsidDel="002260E7">
          <w:rPr>
            <w:rFonts w:ascii="Arial" w:eastAsia="Arial" w:hAnsi="Arial" w:cs="Arial"/>
            <w:sz w:val="20"/>
            <w:szCs w:val="20"/>
          </w:rPr>
          <w:delText xml:space="preserve">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имеет площадь </w:delText>
        </w:r>
        <w:r w:rsidDel="002260E7">
          <w:rPr>
            <w:rFonts w:ascii="Arial" w:eastAsia="Arial" w:hAnsi="Arial" w:cs="Arial"/>
            <w:i/>
            <w:iCs/>
            <w:sz w:val="20"/>
            <w:szCs w:val="20"/>
          </w:rPr>
          <w:delText>S</w:delText>
        </w:r>
        <w:r w:rsidDel="002260E7">
          <w:rPr>
            <w:rFonts w:ascii="Arial" w:eastAsia="Arial" w:hAnsi="Arial" w:cs="Arial"/>
            <w:sz w:val="20"/>
            <w:szCs w:val="20"/>
          </w:rPr>
          <w:delText>;</w:delText>
        </w:r>
      </w:del>
    </w:p>
    <w:p w:rsidR="00A33515" w:rsidDel="002260E7" w:rsidRDefault="00A33515">
      <w:pPr>
        <w:spacing w:line="37" w:lineRule="exact"/>
        <w:rPr>
          <w:del w:id="9933" w:author="Admin" w:date="2019-02-19T02:10:00Z"/>
          <w:rFonts w:ascii="Arial" w:eastAsia="Arial" w:hAnsi="Arial" w:cs="Arial"/>
          <w:b/>
          <w:bCs/>
          <w:sz w:val="20"/>
          <w:szCs w:val="20"/>
        </w:rPr>
      </w:pPr>
    </w:p>
    <w:p w:rsidR="00A33515" w:rsidDel="002260E7" w:rsidRDefault="001A4D22">
      <w:pPr>
        <w:ind w:left="500"/>
        <w:rPr>
          <w:del w:id="9934" w:author="Admin" w:date="2019-02-19T02:10:00Z"/>
          <w:rFonts w:ascii="Arial" w:eastAsia="Arial" w:hAnsi="Arial" w:cs="Arial"/>
          <w:b/>
          <w:bCs/>
          <w:sz w:val="20"/>
          <w:szCs w:val="20"/>
        </w:rPr>
      </w:pPr>
      <w:del w:id="9935" w:author="Admin" w:date="2019-02-19T02:10:00Z">
        <w:r w:rsidDel="002260E7">
          <w:rPr>
            <w:rFonts w:ascii="Arial" w:eastAsia="Arial" w:hAnsi="Arial" w:cs="Arial"/>
            <w:sz w:val="20"/>
            <w:szCs w:val="20"/>
          </w:rPr>
          <w:delText xml:space="preserve">б)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является невыпуклой фигурой;</w:delText>
        </w:r>
      </w:del>
    </w:p>
    <w:p w:rsidR="00A33515" w:rsidDel="002260E7" w:rsidRDefault="00A33515">
      <w:pPr>
        <w:spacing w:line="37" w:lineRule="exact"/>
        <w:rPr>
          <w:del w:id="9936" w:author="Admin" w:date="2019-02-19T02:10:00Z"/>
          <w:rFonts w:ascii="Arial" w:eastAsia="Arial" w:hAnsi="Arial" w:cs="Arial"/>
          <w:b/>
          <w:bCs/>
          <w:sz w:val="20"/>
          <w:szCs w:val="20"/>
        </w:rPr>
      </w:pPr>
    </w:p>
    <w:p w:rsidR="00A33515" w:rsidDel="002260E7" w:rsidRDefault="001A4D22">
      <w:pPr>
        <w:spacing w:line="237" w:lineRule="auto"/>
        <w:ind w:left="500" w:right="1820"/>
        <w:rPr>
          <w:del w:id="9937" w:author="Admin" w:date="2019-02-19T02:10:00Z"/>
          <w:rFonts w:ascii="Arial" w:eastAsia="Arial" w:hAnsi="Arial" w:cs="Arial"/>
          <w:b/>
          <w:bCs/>
          <w:sz w:val="20"/>
          <w:szCs w:val="20"/>
        </w:rPr>
      </w:pPr>
      <w:del w:id="9938" w:author="Admin" w:date="2019-02-19T02:10:00Z">
        <w:r w:rsidDel="002260E7">
          <w:rPr>
            <w:rFonts w:ascii="Arial" w:eastAsia="Arial" w:hAnsi="Arial" w:cs="Arial"/>
            <w:sz w:val="20"/>
            <w:szCs w:val="20"/>
          </w:rPr>
          <w:delText xml:space="preserve">в)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является многоугольником с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вершинами; г)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содержит фиксированную точку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0</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7"/>
            <w:szCs w:val="27"/>
            <w:vertAlign w:val="subscript"/>
          </w:rPr>
          <w:delText>0</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 w:lineRule="exact"/>
        <w:rPr>
          <w:del w:id="9939" w:author="Admin" w:date="2019-02-19T02:10:00Z"/>
          <w:rFonts w:ascii="Arial" w:eastAsia="Arial" w:hAnsi="Arial" w:cs="Arial"/>
          <w:b/>
          <w:bCs/>
          <w:sz w:val="20"/>
          <w:szCs w:val="20"/>
        </w:rPr>
      </w:pPr>
    </w:p>
    <w:p w:rsidR="00A33515" w:rsidDel="002260E7" w:rsidRDefault="001A4D22">
      <w:pPr>
        <w:ind w:left="500"/>
        <w:rPr>
          <w:del w:id="9940" w:author="Admin" w:date="2019-02-19T02:10:00Z"/>
          <w:rFonts w:ascii="Arial" w:eastAsia="Arial" w:hAnsi="Arial" w:cs="Arial"/>
          <w:b/>
          <w:bCs/>
          <w:sz w:val="20"/>
          <w:szCs w:val="20"/>
        </w:rPr>
      </w:pPr>
      <w:del w:id="9941" w:author="Admin" w:date="2019-02-19T02:10:00Z">
        <w:r w:rsidDel="002260E7">
          <w:rPr>
            <w:rFonts w:ascii="Arial" w:eastAsia="Arial" w:hAnsi="Arial" w:cs="Arial"/>
            <w:sz w:val="19"/>
            <w:szCs w:val="19"/>
          </w:rPr>
          <w:delText>Можно ли добиться ответов на эти вопросы, если заранее известна</w:delText>
        </w:r>
      </w:del>
    </w:p>
    <w:p w:rsidR="00A33515" w:rsidDel="002260E7" w:rsidRDefault="00A33515">
      <w:pPr>
        <w:spacing w:line="157" w:lineRule="exact"/>
        <w:rPr>
          <w:del w:id="9942" w:author="Admin" w:date="2019-02-19T02:10:00Z"/>
          <w:rFonts w:ascii="Arial" w:eastAsia="Arial" w:hAnsi="Arial" w:cs="Arial"/>
          <w:b/>
          <w:bCs/>
          <w:sz w:val="20"/>
          <w:szCs w:val="20"/>
        </w:rPr>
      </w:pPr>
    </w:p>
    <w:p w:rsidR="00A33515" w:rsidDel="002260E7" w:rsidRDefault="001A4D22">
      <w:pPr>
        <w:numPr>
          <w:ilvl w:val="1"/>
          <w:numId w:val="721"/>
        </w:numPr>
        <w:tabs>
          <w:tab w:val="left" w:pos="3220"/>
        </w:tabs>
        <w:ind w:left="3220" w:hanging="250"/>
        <w:rPr>
          <w:del w:id="9943" w:author="Admin" w:date="2019-02-19T02:10:00Z"/>
          <w:rFonts w:ascii="Arial" w:eastAsia="Arial" w:hAnsi="Arial" w:cs="Arial"/>
          <w:sz w:val="20"/>
          <w:szCs w:val="20"/>
        </w:rPr>
        <w:pPrChange w:id="9944" w:author="Admin" w:date="2019-02-19T00:19:00Z">
          <w:pPr>
            <w:numPr>
              <w:ilvl w:val="1"/>
              <w:numId w:val="724"/>
            </w:numPr>
            <w:tabs>
              <w:tab w:val="left" w:pos="3220"/>
            </w:tabs>
            <w:ind w:left="3220" w:hanging="250"/>
          </w:pPr>
        </w:pPrChange>
      </w:pPr>
      <w:del w:id="9945" w:author="Admin" w:date="2019-02-19T02:10:00Z">
        <w:r w:rsidDel="002260E7">
          <w:rPr>
            <w:rFonts w:ascii="Arial" w:eastAsia="Arial" w:hAnsi="Arial" w:cs="Arial"/>
            <w:b/>
            <w:bCs/>
            <w:sz w:val="20"/>
            <w:szCs w:val="20"/>
          </w:rPr>
          <w:delText xml:space="preserve">307 </w:delText>
        </w:r>
        <w:r w:rsidDel="002260E7">
          <w:rPr>
            <w:rFonts w:ascii="Arial" w:eastAsia="Arial" w:hAnsi="Arial" w:cs="Arial"/>
            <w:sz w:val="20"/>
            <w:szCs w:val="20"/>
          </w:rPr>
          <w:delText>−</w:delText>
        </w:r>
      </w:del>
    </w:p>
    <w:p w:rsidR="00A33515" w:rsidDel="002260E7" w:rsidRDefault="00A33515">
      <w:pPr>
        <w:rPr>
          <w:del w:id="994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9947" w:author="Admin" w:date="2019-02-19T02:10:00Z"/>
          <w:sz w:val="20"/>
          <w:szCs w:val="20"/>
        </w:rPr>
      </w:pPr>
      <w:bookmarkStart w:id="9948" w:name="page318"/>
      <w:bookmarkEnd w:id="9948"/>
      <w:del w:id="9949" w:author="Admin" w:date="2019-02-19T02:10:00Z">
        <w:r w:rsidDel="002260E7">
          <w:rPr>
            <w:rFonts w:ascii="Arial" w:eastAsia="Arial" w:hAnsi="Arial" w:cs="Arial"/>
            <w:sz w:val="18"/>
            <w:szCs w:val="18"/>
          </w:rPr>
          <w:lastRenderedPageBreak/>
          <w:delText>Турнир юных математиков 2017 года</w:delText>
        </w:r>
      </w:del>
    </w:p>
    <w:p w:rsidR="00A33515" w:rsidDel="002260E7" w:rsidRDefault="00A33515">
      <w:pPr>
        <w:spacing w:line="184" w:lineRule="exact"/>
        <w:rPr>
          <w:del w:id="9950" w:author="Admin" w:date="2019-02-19T02:10:00Z"/>
          <w:sz w:val="20"/>
          <w:szCs w:val="20"/>
        </w:rPr>
      </w:pPr>
    </w:p>
    <w:p w:rsidR="00A33515" w:rsidDel="002260E7" w:rsidRDefault="001A4D22">
      <w:pPr>
        <w:spacing w:line="303" w:lineRule="auto"/>
        <w:ind w:left="500"/>
        <w:rPr>
          <w:del w:id="9951" w:author="Admin" w:date="2019-02-19T02:10:00Z"/>
          <w:sz w:val="20"/>
          <w:szCs w:val="20"/>
        </w:rPr>
      </w:pPr>
      <w:del w:id="9952" w:author="Admin" w:date="2019-02-19T02:10:00Z">
        <w:r w:rsidDel="002260E7">
          <w:rPr>
            <w:rFonts w:ascii="Arial" w:eastAsia="Arial" w:hAnsi="Arial" w:cs="Arial"/>
            <w:sz w:val="20"/>
            <w:szCs w:val="20"/>
          </w:rPr>
          <w:delText xml:space="preserve">дополнительная информация про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Например, если известно, что </w:delText>
        </w:r>
        <w:r w:rsidDel="002260E7">
          <w:rPr>
            <w:rFonts w:ascii="Arial" w:eastAsia="Arial" w:hAnsi="Arial" w:cs="Arial"/>
            <w:i/>
            <w:iCs/>
            <w:sz w:val="20"/>
            <w:szCs w:val="20"/>
          </w:rPr>
          <w:delText xml:space="preserve">A </w:delText>
        </w:r>
        <w:r w:rsidDel="002260E7">
          <w:rPr>
            <w:rFonts w:ascii="Arial" w:eastAsia="Arial" w:hAnsi="Arial" w:cs="Arial"/>
            <w:sz w:val="20"/>
            <w:szCs w:val="20"/>
          </w:rPr>
          <w:delText>выпуклая и центрально-симметричная фигура?</w:delText>
        </w:r>
      </w:del>
    </w:p>
    <w:p w:rsidR="00A33515" w:rsidDel="002260E7" w:rsidRDefault="00A33515">
      <w:pPr>
        <w:spacing w:line="114" w:lineRule="exact"/>
        <w:rPr>
          <w:del w:id="9953" w:author="Admin" w:date="2019-02-19T02:10:00Z"/>
          <w:sz w:val="20"/>
          <w:szCs w:val="20"/>
        </w:rPr>
      </w:pPr>
    </w:p>
    <w:p w:rsidR="00A33515" w:rsidDel="002260E7" w:rsidRDefault="001A4D22">
      <w:pPr>
        <w:numPr>
          <w:ilvl w:val="0"/>
          <w:numId w:val="722"/>
        </w:numPr>
        <w:tabs>
          <w:tab w:val="left" w:pos="500"/>
        </w:tabs>
        <w:spacing w:line="269" w:lineRule="auto"/>
        <w:ind w:left="500" w:hanging="273"/>
        <w:jc w:val="both"/>
        <w:rPr>
          <w:del w:id="9954" w:author="Admin" w:date="2019-02-19T02:10:00Z"/>
          <w:rFonts w:ascii="Arial" w:eastAsia="Arial" w:hAnsi="Arial" w:cs="Arial"/>
          <w:b/>
          <w:bCs/>
          <w:sz w:val="20"/>
          <w:szCs w:val="20"/>
        </w:rPr>
        <w:pPrChange w:id="9955" w:author="Admin" w:date="2019-02-19T00:19:00Z">
          <w:pPr>
            <w:numPr>
              <w:numId w:val="725"/>
            </w:numPr>
            <w:tabs>
              <w:tab w:val="left" w:pos="500"/>
            </w:tabs>
            <w:spacing w:line="269" w:lineRule="auto"/>
            <w:ind w:left="500" w:hanging="273"/>
            <w:jc w:val="both"/>
          </w:pPr>
        </w:pPrChange>
      </w:pPr>
      <w:del w:id="9956" w:author="Admin" w:date="2019-02-19T02:10:00Z">
        <w:r w:rsidDel="002260E7">
          <w:rPr>
            <w:rFonts w:ascii="Arial" w:eastAsia="Arial" w:hAnsi="Arial" w:cs="Arial"/>
            <w:sz w:val="20"/>
            <w:szCs w:val="20"/>
          </w:rPr>
          <w:delText xml:space="preserve">Повернём исходную систему координат относительно начала от-счёта на угол против часовой стрелки.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-снимок в новой систе-ме координат назовём -снимком. Так например, 0-снимок это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-снимок, </w:delText>
        </w:r>
        <w:r w:rsidDel="002260E7">
          <w:rPr>
            <w:rFonts w:ascii="Arial" w:eastAsia="Arial" w:hAnsi="Arial" w:cs="Arial"/>
            <w:sz w:val="27"/>
            <w:szCs w:val="27"/>
            <w:u w:val="single"/>
            <w:vertAlign w:val="superscript"/>
          </w:rPr>
          <w:delText>π</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-снимок это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-снимок. Исследуйте предыдущие пункты, если вместо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y</w:delText>
        </w:r>
        <w:r w:rsidDel="002260E7">
          <w:rPr>
            <w:rFonts w:ascii="Arial" w:eastAsia="Arial" w:hAnsi="Arial" w:cs="Arial"/>
            <w:sz w:val="20"/>
            <w:szCs w:val="20"/>
          </w:rPr>
          <w:delText>- снимков даны - и -снимки, для некоторых неравных углов и ? Можно ли узнать дополнительную информа-цию (например, восстановить любую фигуру), если даны три раз-ных снимка?</w:delText>
        </w:r>
      </w:del>
    </w:p>
    <w:p w:rsidR="00A33515" w:rsidDel="002260E7" w:rsidRDefault="00A33515">
      <w:pPr>
        <w:spacing w:line="276" w:lineRule="exact"/>
        <w:rPr>
          <w:del w:id="9957" w:author="Admin" w:date="2019-02-19T02:10:00Z"/>
          <w:sz w:val="20"/>
          <w:szCs w:val="20"/>
        </w:rPr>
      </w:pPr>
    </w:p>
    <w:p w:rsidR="00A33515" w:rsidDel="002260E7" w:rsidRDefault="001A4D22">
      <w:pPr>
        <w:rPr>
          <w:del w:id="9958" w:author="Admin" w:date="2019-02-19T02:10:00Z"/>
          <w:sz w:val="20"/>
          <w:szCs w:val="20"/>
        </w:rPr>
      </w:pPr>
      <w:del w:id="9959" w:author="Admin" w:date="2019-02-19T02:10:00Z">
        <w:r w:rsidDel="002260E7">
          <w:rPr>
            <w:rFonts w:ascii="Arial" w:eastAsia="Arial" w:hAnsi="Arial" w:cs="Arial"/>
            <w:b/>
            <w:bCs/>
            <w:sz w:val="26"/>
            <w:szCs w:val="26"/>
          </w:rPr>
          <w:delText>Задача 3. Целые структуры</w:delText>
        </w:r>
      </w:del>
    </w:p>
    <w:p w:rsidR="00A33515" w:rsidDel="002260E7" w:rsidRDefault="00A33515">
      <w:pPr>
        <w:spacing w:line="178" w:lineRule="exact"/>
        <w:rPr>
          <w:del w:id="9960" w:author="Admin" w:date="2019-02-19T02:10:00Z"/>
          <w:sz w:val="20"/>
          <w:szCs w:val="20"/>
        </w:rPr>
      </w:pPr>
    </w:p>
    <w:p w:rsidR="00A33515" w:rsidDel="002260E7" w:rsidRDefault="001A4D22">
      <w:pPr>
        <w:numPr>
          <w:ilvl w:val="0"/>
          <w:numId w:val="723"/>
        </w:numPr>
        <w:tabs>
          <w:tab w:val="left" w:pos="500"/>
        </w:tabs>
        <w:ind w:left="500" w:hanging="273"/>
        <w:rPr>
          <w:del w:id="9961" w:author="Admin" w:date="2019-02-19T02:10:00Z"/>
          <w:rFonts w:ascii="Arial" w:eastAsia="Arial" w:hAnsi="Arial" w:cs="Arial"/>
          <w:b/>
          <w:bCs/>
          <w:sz w:val="19"/>
          <w:szCs w:val="19"/>
        </w:rPr>
        <w:pPrChange w:id="9962" w:author="Admin" w:date="2019-02-19T00:19:00Z">
          <w:pPr>
            <w:numPr>
              <w:numId w:val="726"/>
            </w:numPr>
            <w:tabs>
              <w:tab w:val="left" w:pos="500"/>
            </w:tabs>
            <w:ind w:left="500" w:hanging="273"/>
          </w:pPr>
        </w:pPrChange>
      </w:pPr>
      <w:del w:id="9963" w:author="Admin" w:date="2019-02-19T02:10:00Z">
        <w:r w:rsidDel="002260E7">
          <w:rPr>
            <w:rFonts w:ascii="Arial" w:eastAsia="Arial" w:hAnsi="Arial" w:cs="Arial"/>
            <w:sz w:val="19"/>
            <w:szCs w:val="19"/>
          </w:rPr>
          <w:delText xml:space="preserve">Пусть даны два целых числа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b</w:delText>
        </w:r>
        <w:r w:rsidDel="002260E7">
          <w:rPr>
            <w:rFonts w:ascii="Arial" w:eastAsia="Arial" w:hAnsi="Arial" w:cs="Arial"/>
            <w:sz w:val="19"/>
            <w:szCs w:val="19"/>
          </w:rPr>
          <w:delText xml:space="preserve">. Множеством, подчинённым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b</w:delText>
        </w:r>
      </w:del>
    </w:p>
    <w:p w:rsidR="00A33515" w:rsidDel="002260E7" w:rsidRDefault="00A33515">
      <w:pPr>
        <w:spacing w:line="49" w:lineRule="exact"/>
        <w:rPr>
          <w:del w:id="9964" w:author="Admin" w:date="2019-02-19T02:10:00Z"/>
          <w:sz w:val="20"/>
          <w:szCs w:val="20"/>
        </w:rPr>
      </w:pPr>
    </w:p>
    <w:p w:rsidR="00A33515" w:rsidDel="002260E7" w:rsidRDefault="001A4D22">
      <w:pPr>
        <w:ind w:left="500"/>
        <w:rPr>
          <w:del w:id="9965" w:author="Admin" w:date="2019-02-19T02:10:00Z"/>
          <w:sz w:val="20"/>
          <w:szCs w:val="20"/>
        </w:rPr>
      </w:pPr>
      <w:del w:id="9966" w:author="Admin" w:date="2019-02-19T02:10:00Z">
        <w:r w:rsidDel="002260E7">
          <w:rPr>
            <w:rFonts w:ascii="Arial" w:eastAsia="Arial" w:hAnsi="Arial" w:cs="Arial"/>
            <w:sz w:val="20"/>
            <w:szCs w:val="20"/>
          </w:rPr>
          <w:delText xml:space="preserve">назовём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подмножество в </w:delText>
        </w:r>
        <w:r w:rsidDel="002260E7">
          <w:rPr>
            <w:rFonts w:eastAsia="Times New Roman"/>
            <w:sz w:val="20"/>
            <w:szCs w:val="20"/>
          </w:rPr>
          <w:delText>Z</w:delText>
        </w:r>
        <w:r w:rsidDel="002260E7">
          <w:rPr>
            <w:rFonts w:ascii="Arial" w:eastAsia="Arial" w:hAnsi="Arial" w:cs="Arial"/>
            <w:sz w:val="20"/>
            <w:szCs w:val="20"/>
          </w:rPr>
          <w:delText>, удовлетворяющее свойствам:</w:delText>
        </w:r>
      </w:del>
    </w:p>
    <w:p w:rsidR="00A33515" w:rsidDel="002260E7" w:rsidRDefault="00A33515">
      <w:pPr>
        <w:spacing w:line="51" w:lineRule="exact"/>
        <w:rPr>
          <w:del w:id="9967" w:author="Admin" w:date="2019-02-19T02:10:00Z"/>
          <w:sz w:val="20"/>
          <w:szCs w:val="20"/>
        </w:rPr>
      </w:pPr>
    </w:p>
    <w:p w:rsidR="00A33515" w:rsidDel="002260E7" w:rsidRDefault="001A4D22">
      <w:pPr>
        <w:ind w:left="500"/>
        <w:rPr>
          <w:del w:id="9968" w:author="Admin" w:date="2019-02-19T02:10:00Z"/>
          <w:sz w:val="20"/>
          <w:szCs w:val="20"/>
        </w:rPr>
      </w:pPr>
      <w:del w:id="9969" w:author="Admin" w:date="2019-02-19T02:10:00Z">
        <w:r w:rsidDel="002260E7">
          <w:rPr>
            <w:rFonts w:ascii="Arial" w:eastAsia="Arial" w:hAnsi="Arial" w:cs="Arial"/>
            <w:sz w:val="20"/>
            <w:szCs w:val="20"/>
          </w:rPr>
          <w:delText xml:space="preserve">а)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S</w:delText>
        </w:r>
        <w:r w:rsidDel="002260E7">
          <w:rPr>
            <w:rFonts w:ascii="Arial" w:eastAsia="Arial" w:hAnsi="Arial" w:cs="Arial"/>
            <w:sz w:val="20"/>
            <w:szCs w:val="20"/>
          </w:rPr>
          <w:delText>;</w:delText>
        </w:r>
      </w:del>
    </w:p>
    <w:p w:rsidR="00A33515" w:rsidDel="002260E7" w:rsidRDefault="00A33515">
      <w:pPr>
        <w:spacing w:line="58" w:lineRule="exact"/>
        <w:rPr>
          <w:del w:id="9970" w:author="Admin" w:date="2019-02-19T02:10:00Z"/>
          <w:sz w:val="20"/>
          <w:szCs w:val="20"/>
        </w:rPr>
      </w:pPr>
    </w:p>
    <w:p w:rsidR="00A33515" w:rsidDel="002260E7" w:rsidRDefault="001A4D22">
      <w:pPr>
        <w:tabs>
          <w:tab w:val="left" w:pos="3060"/>
        </w:tabs>
        <w:ind w:left="500"/>
        <w:rPr>
          <w:del w:id="9971" w:author="Admin" w:date="2019-02-19T02:10:00Z"/>
          <w:sz w:val="20"/>
          <w:szCs w:val="20"/>
        </w:rPr>
      </w:pPr>
      <w:del w:id="9972" w:author="Admin" w:date="2019-02-19T02:10:00Z">
        <w:r w:rsidDel="002260E7">
          <w:rPr>
            <w:rFonts w:ascii="Arial" w:eastAsia="Arial" w:hAnsi="Arial" w:cs="Arial"/>
            <w:sz w:val="20"/>
            <w:szCs w:val="20"/>
          </w:rPr>
          <w:delText xml:space="preserve">б) Для любого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число</w:delText>
        </w:r>
        <w:r w:rsidDel="002260E7">
          <w:rPr>
            <w:sz w:val="20"/>
            <w:szCs w:val="20"/>
          </w:rPr>
          <w:tab/>
        </w:r>
        <w:r w:rsidDel="002260E7">
          <w:rPr>
            <w:rFonts w:ascii="Arial" w:eastAsia="Arial" w:hAnsi="Arial" w:cs="Arial"/>
            <w:i/>
            <w:iCs/>
            <w:sz w:val="19"/>
            <w:szCs w:val="19"/>
          </w:rPr>
          <w:delText xml:space="preserve">x </w:delText>
        </w:r>
        <w:r w:rsidDel="002260E7">
          <w:rPr>
            <w:rFonts w:ascii="Arial" w:eastAsia="Arial" w:hAnsi="Arial" w:cs="Arial"/>
            <w:sz w:val="19"/>
            <w:szCs w:val="19"/>
          </w:rPr>
          <w:delText>лежит в</w:delText>
        </w:r>
        <w:r w:rsidDel="002260E7">
          <w:rPr>
            <w:rFonts w:ascii="Arial" w:eastAsia="Arial" w:hAnsi="Arial" w:cs="Arial"/>
            <w:i/>
            <w:iCs/>
            <w:sz w:val="19"/>
            <w:szCs w:val="19"/>
          </w:rPr>
          <w:delText xml:space="preserve"> S</w:delText>
        </w:r>
        <w:r w:rsidDel="002260E7">
          <w:rPr>
            <w:rFonts w:ascii="Arial" w:eastAsia="Arial" w:hAnsi="Arial" w:cs="Arial"/>
            <w:sz w:val="19"/>
            <w:szCs w:val="19"/>
          </w:rPr>
          <w:delText>;</w:delText>
        </w:r>
      </w:del>
    </w:p>
    <w:p w:rsidR="00A33515" w:rsidDel="002260E7" w:rsidRDefault="00A33515">
      <w:pPr>
        <w:spacing w:line="14" w:lineRule="exact"/>
        <w:rPr>
          <w:del w:id="9973" w:author="Admin" w:date="2019-02-19T02:10:00Z"/>
          <w:sz w:val="20"/>
          <w:szCs w:val="20"/>
        </w:rPr>
      </w:pPr>
    </w:p>
    <w:p w:rsidR="00A33515" w:rsidDel="002260E7" w:rsidRDefault="001A4D22">
      <w:pPr>
        <w:ind w:left="500"/>
        <w:rPr>
          <w:del w:id="9974" w:author="Admin" w:date="2019-02-19T02:10:00Z"/>
          <w:sz w:val="20"/>
          <w:szCs w:val="20"/>
        </w:rPr>
      </w:pPr>
      <w:del w:id="9975" w:author="Admin" w:date="2019-02-19T02:10:00Z">
        <w:r w:rsidDel="002260E7">
          <w:rPr>
            <w:rFonts w:ascii="Arial" w:eastAsia="Arial" w:hAnsi="Arial" w:cs="Arial"/>
            <w:sz w:val="20"/>
            <w:szCs w:val="20"/>
          </w:rPr>
          <w:delText xml:space="preserve">в) Для всех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из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число </w:delText>
        </w:r>
        <w:r w:rsidDel="002260E7">
          <w:rPr>
            <w:rFonts w:ascii="Arial" w:eastAsia="Arial" w:hAnsi="Arial" w:cs="Arial"/>
            <w:i/>
            <w:iCs/>
            <w:sz w:val="20"/>
            <w:szCs w:val="20"/>
          </w:rPr>
          <w:delText>ax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by</w:delText>
        </w:r>
        <w:r w:rsidDel="002260E7">
          <w:rPr>
            <w:rFonts w:ascii="Arial" w:eastAsia="Arial" w:hAnsi="Arial" w:cs="Arial"/>
            <w:sz w:val="20"/>
            <w:szCs w:val="20"/>
          </w:rPr>
          <w:delText xml:space="preserve"> также лежит в </w:delText>
        </w:r>
        <w:r w:rsidDel="002260E7">
          <w:rPr>
            <w:rFonts w:ascii="Arial" w:eastAsia="Arial" w:hAnsi="Arial" w:cs="Arial"/>
            <w:i/>
            <w:iCs/>
            <w:sz w:val="20"/>
            <w:szCs w:val="20"/>
          </w:rPr>
          <w:delText>S</w:delText>
        </w:r>
        <w:r w:rsidDel="002260E7">
          <w:rPr>
            <w:rFonts w:ascii="Arial" w:eastAsia="Arial" w:hAnsi="Arial" w:cs="Arial"/>
            <w:sz w:val="20"/>
            <w:szCs w:val="20"/>
          </w:rPr>
          <w:delText>.</w:delText>
        </w:r>
      </w:del>
    </w:p>
    <w:p w:rsidR="00A33515" w:rsidDel="002260E7" w:rsidRDefault="00A33515">
      <w:pPr>
        <w:spacing w:line="14" w:lineRule="exact"/>
        <w:rPr>
          <w:del w:id="9976" w:author="Admin" w:date="2019-02-19T02:10:00Z"/>
          <w:sz w:val="20"/>
          <w:szCs w:val="20"/>
        </w:rPr>
      </w:pPr>
    </w:p>
    <w:p w:rsidR="00A33515" w:rsidDel="002260E7" w:rsidRDefault="001A4D22">
      <w:pPr>
        <w:spacing w:line="303" w:lineRule="auto"/>
        <w:ind w:left="500"/>
        <w:rPr>
          <w:del w:id="9977" w:author="Admin" w:date="2019-02-19T02:10:00Z"/>
          <w:sz w:val="20"/>
          <w:szCs w:val="20"/>
        </w:rPr>
      </w:pPr>
      <w:del w:id="9978"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 а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3. Покажите, что любое подчинённое 2 и 3 мно-жество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обязательно содержит 1.</w:delText>
        </w:r>
      </w:del>
    </w:p>
    <w:p w:rsidR="00A33515" w:rsidDel="002260E7" w:rsidRDefault="00A33515">
      <w:pPr>
        <w:spacing w:line="113" w:lineRule="exact"/>
        <w:rPr>
          <w:del w:id="9979" w:author="Admin" w:date="2019-02-19T02:10:00Z"/>
          <w:sz w:val="20"/>
          <w:szCs w:val="20"/>
        </w:rPr>
      </w:pPr>
    </w:p>
    <w:p w:rsidR="00A33515" w:rsidDel="002260E7" w:rsidRDefault="001A4D22">
      <w:pPr>
        <w:numPr>
          <w:ilvl w:val="0"/>
          <w:numId w:val="724"/>
        </w:numPr>
        <w:tabs>
          <w:tab w:val="left" w:pos="500"/>
        </w:tabs>
        <w:spacing w:line="301" w:lineRule="auto"/>
        <w:ind w:left="500" w:hanging="273"/>
        <w:rPr>
          <w:del w:id="9980" w:author="Admin" w:date="2019-02-19T02:10:00Z"/>
          <w:rFonts w:ascii="Arial" w:eastAsia="Arial" w:hAnsi="Arial" w:cs="Arial"/>
          <w:b/>
          <w:bCs/>
          <w:sz w:val="20"/>
          <w:szCs w:val="20"/>
        </w:rPr>
        <w:pPrChange w:id="9981" w:author="Admin" w:date="2019-02-19T00:19:00Z">
          <w:pPr>
            <w:numPr>
              <w:numId w:val="727"/>
            </w:numPr>
            <w:tabs>
              <w:tab w:val="left" w:pos="500"/>
            </w:tabs>
            <w:spacing w:line="301" w:lineRule="auto"/>
            <w:ind w:left="500" w:hanging="273"/>
          </w:pPr>
        </w:pPrChange>
      </w:pPr>
      <w:del w:id="9982" w:author="Admin" w:date="2019-02-19T02:10:00Z">
        <w:r w:rsidDel="002260E7">
          <w:rPr>
            <w:rFonts w:ascii="Arial" w:eastAsia="Arial" w:hAnsi="Arial" w:cs="Arial"/>
            <w:sz w:val="20"/>
            <w:szCs w:val="20"/>
          </w:rPr>
          <w:delText xml:space="preserve">Опишите наименьшее множество </w:delText>
        </w:r>
        <w:r w:rsidDel="002260E7">
          <w:rPr>
            <w:rFonts w:ascii="Arial" w:eastAsia="Arial" w:hAnsi="Arial" w:cs="Arial"/>
            <w:i/>
            <w:iCs/>
            <w:sz w:val="20"/>
            <w:szCs w:val="20"/>
          </w:rPr>
          <w:delText>S</w:delText>
        </w:r>
        <w:r w:rsidDel="002260E7">
          <w:rPr>
            <w:rFonts w:ascii="Arial" w:eastAsia="Arial" w:hAnsi="Arial" w:cs="Arial"/>
            <w:sz w:val="20"/>
            <w:szCs w:val="20"/>
          </w:rPr>
          <w:delText xml:space="preserve">, подчинённое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если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 xml:space="preserve">b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 будет,</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если</w:delText>
        </w:r>
        <w:r w:rsidDel="002260E7">
          <w:rPr>
            <w:rFonts w:ascii="Arial" w:eastAsia="Arial" w:hAnsi="Arial" w:cs="Arial"/>
            <w:i/>
            <w:iCs/>
            <w:sz w:val="20"/>
            <w:szCs w:val="20"/>
          </w:rPr>
          <w:delText xml:space="preserve"> a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ascii="Arial" w:eastAsia="Arial" w:hAnsi="Arial" w:cs="Arial"/>
            <w:i/>
            <w:iCs/>
            <w:sz w:val="20"/>
            <w:szCs w:val="20"/>
          </w:rPr>
          <w:delText xml:space="preserve"> b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3?</w:delText>
        </w:r>
      </w:del>
    </w:p>
    <w:p w:rsidR="00A33515" w:rsidDel="002260E7" w:rsidRDefault="00A33515">
      <w:pPr>
        <w:spacing w:line="115" w:lineRule="exact"/>
        <w:rPr>
          <w:del w:id="9983" w:author="Admin" w:date="2019-02-19T02:10:00Z"/>
          <w:rFonts w:ascii="Arial" w:eastAsia="Arial" w:hAnsi="Arial" w:cs="Arial"/>
          <w:b/>
          <w:bCs/>
          <w:sz w:val="20"/>
          <w:szCs w:val="20"/>
        </w:rPr>
      </w:pPr>
    </w:p>
    <w:p w:rsidR="00A33515" w:rsidDel="002260E7" w:rsidRDefault="001A4D22">
      <w:pPr>
        <w:numPr>
          <w:ilvl w:val="0"/>
          <w:numId w:val="724"/>
        </w:numPr>
        <w:tabs>
          <w:tab w:val="left" w:pos="500"/>
        </w:tabs>
        <w:ind w:left="500" w:hanging="273"/>
        <w:rPr>
          <w:del w:id="9984" w:author="Admin" w:date="2019-02-19T02:10:00Z"/>
          <w:rFonts w:ascii="Arial" w:eastAsia="Arial" w:hAnsi="Arial" w:cs="Arial"/>
          <w:b/>
          <w:bCs/>
          <w:sz w:val="20"/>
          <w:szCs w:val="20"/>
        </w:rPr>
        <w:pPrChange w:id="9985" w:author="Admin" w:date="2019-02-19T00:19:00Z">
          <w:pPr>
            <w:numPr>
              <w:numId w:val="727"/>
            </w:numPr>
            <w:tabs>
              <w:tab w:val="left" w:pos="500"/>
            </w:tabs>
            <w:ind w:left="500" w:hanging="273"/>
          </w:pPr>
        </w:pPrChange>
      </w:pPr>
      <w:del w:id="9986" w:author="Admin" w:date="2019-02-19T02:10:00Z">
        <w:r w:rsidDel="002260E7">
          <w:rPr>
            <w:rFonts w:ascii="Arial" w:eastAsia="Arial" w:hAnsi="Arial" w:cs="Arial"/>
            <w:sz w:val="20"/>
            <w:szCs w:val="20"/>
          </w:rPr>
          <w:delText xml:space="preserve">Рассмотрите аналогичную задачу для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4,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5.</w:delText>
        </w:r>
      </w:del>
    </w:p>
    <w:p w:rsidR="00A33515" w:rsidDel="002260E7" w:rsidRDefault="00A33515">
      <w:pPr>
        <w:spacing w:line="196" w:lineRule="exact"/>
        <w:rPr>
          <w:del w:id="9987" w:author="Admin" w:date="2019-02-19T02:10:00Z"/>
          <w:rFonts w:ascii="Arial" w:eastAsia="Arial" w:hAnsi="Arial" w:cs="Arial"/>
          <w:b/>
          <w:bCs/>
          <w:sz w:val="20"/>
          <w:szCs w:val="20"/>
        </w:rPr>
      </w:pPr>
    </w:p>
    <w:p w:rsidR="00A33515" w:rsidDel="002260E7" w:rsidRDefault="001A4D22">
      <w:pPr>
        <w:numPr>
          <w:ilvl w:val="0"/>
          <w:numId w:val="724"/>
        </w:numPr>
        <w:tabs>
          <w:tab w:val="left" w:pos="500"/>
        </w:tabs>
        <w:spacing w:line="330" w:lineRule="auto"/>
        <w:ind w:left="500" w:hanging="273"/>
        <w:jc w:val="both"/>
        <w:rPr>
          <w:del w:id="9988" w:author="Admin" w:date="2019-02-19T02:10:00Z"/>
          <w:rFonts w:ascii="Arial" w:eastAsia="Arial" w:hAnsi="Arial" w:cs="Arial"/>
          <w:b/>
          <w:bCs/>
          <w:sz w:val="19"/>
          <w:szCs w:val="19"/>
        </w:rPr>
        <w:pPrChange w:id="9989" w:author="Admin" w:date="2019-02-19T00:19:00Z">
          <w:pPr>
            <w:numPr>
              <w:numId w:val="727"/>
            </w:numPr>
            <w:tabs>
              <w:tab w:val="left" w:pos="500"/>
            </w:tabs>
            <w:spacing w:line="330" w:lineRule="auto"/>
            <w:ind w:left="500" w:hanging="273"/>
            <w:jc w:val="both"/>
          </w:pPr>
        </w:pPrChange>
      </w:pPr>
      <w:del w:id="9990" w:author="Admin" w:date="2019-02-19T02:10:00Z">
        <w:r w:rsidDel="002260E7">
          <w:rPr>
            <w:rFonts w:ascii="Arial" w:eastAsia="Arial" w:hAnsi="Arial" w:cs="Arial"/>
            <w:sz w:val="19"/>
            <w:szCs w:val="19"/>
          </w:rPr>
          <w:delText xml:space="preserve">При каком условии на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b</w:delText>
        </w:r>
        <w:r w:rsidDel="002260E7">
          <w:rPr>
            <w:rFonts w:ascii="Arial" w:eastAsia="Arial" w:hAnsi="Arial" w:cs="Arial"/>
            <w:sz w:val="19"/>
            <w:szCs w:val="19"/>
          </w:rPr>
          <w:delText xml:space="preserve"> в любом </w:delText>
        </w:r>
        <w:r w:rsidDel="002260E7">
          <w:rPr>
            <w:rFonts w:ascii="Arial" w:eastAsia="Arial" w:hAnsi="Arial" w:cs="Arial"/>
            <w:i/>
            <w:iCs/>
            <w:sz w:val="19"/>
            <w:szCs w:val="19"/>
          </w:rPr>
          <w:delText>a</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ascii="Arial" w:eastAsia="Arial" w:hAnsi="Arial" w:cs="Arial"/>
            <w:sz w:val="19"/>
            <w:szCs w:val="19"/>
          </w:rPr>
          <w:delText xml:space="preserve">-подчинённом множестве </w:delText>
        </w:r>
        <w:r w:rsidDel="002260E7">
          <w:rPr>
            <w:rFonts w:ascii="Arial" w:eastAsia="Arial" w:hAnsi="Arial" w:cs="Arial"/>
            <w:i/>
            <w:iCs/>
            <w:sz w:val="19"/>
            <w:szCs w:val="19"/>
          </w:rPr>
          <w:delText>S</w:delText>
        </w:r>
        <w:r w:rsidDel="002260E7">
          <w:rPr>
            <w:rFonts w:ascii="Arial" w:eastAsia="Arial" w:hAnsi="Arial" w:cs="Arial"/>
            <w:sz w:val="19"/>
            <w:szCs w:val="19"/>
          </w:rPr>
          <w:delText xml:space="preserve"> найдётся число, имеющее остаток </w:delText>
        </w:r>
        <w:r w:rsidDel="002260E7">
          <w:rPr>
            <w:rFonts w:ascii="Arial" w:eastAsia="Arial" w:hAnsi="Arial" w:cs="Arial"/>
            <w:i/>
            <w:iCs/>
            <w:sz w:val="19"/>
            <w:szCs w:val="19"/>
          </w:rPr>
          <w:delText>k</w:delText>
        </w:r>
        <w:r w:rsidDel="002260E7">
          <w:rPr>
            <w:rFonts w:ascii="Arial" w:eastAsia="Arial" w:hAnsi="Arial" w:cs="Arial"/>
            <w:sz w:val="19"/>
            <w:szCs w:val="19"/>
          </w:rPr>
          <w:delText xml:space="preserve"> по модулю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для всех 0 </w:delText>
        </w:r>
        <w:r w:rsidDel="002260E7">
          <w:rPr>
            <w:rFonts w:ascii="Arial" w:eastAsia="Arial" w:hAnsi="Arial" w:cs="Arial"/>
            <w:i/>
            <w:iCs/>
            <w:sz w:val="19"/>
            <w:szCs w:val="19"/>
          </w:rPr>
          <w:delText>k</w:delText>
        </w:r>
        <w:r w:rsidDel="002260E7">
          <w:rPr>
            <w:rFonts w:ascii="Arial" w:eastAsia="Arial" w:hAnsi="Arial" w:cs="Arial"/>
            <w:sz w:val="19"/>
            <w:szCs w:val="19"/>
          </w:rPr>
          <w:delText xml:space="preserve"> </w:delText>
        </w:r>
        <w:r w:rsidDel="002260E7">
          <w:rPr>
            <w:rFonts w:eastAsia="Times New Roman"/>
            <w:i/>
            <w:iCs/>
            <w:sz w:val="19"/>
            <w:szCs w:val="19"/>
          </w:rPr>
          <w:delText>&lt;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ascii="Arial" w:eastAsia="Arial" w:hAnsi="Arial" w:cs="Arial"/>
            <w:sz w:val="19"/>
            <w:szCs w:val="19"/>
          </w:rPr>
          <w:delText>.</w:delText>
        </w:r>
      </w:del>
    </w:p>
    <w:p w:rsidR="00A33515" w:rsidDel="002260E7" w:rsidRDefault="00A33515">
      <w:pPr>
        <w:spacing w:line="91" w:lineRule="exact"/>
        <w:rPr>
          <w:del w:id="9991" w:author="Admin" w:date="2019-02-19T02:10:00Z"/>
          <w:rFonts w:ascii="Arial" w:eastAsia="Arial" w:hAnsi="Arial" w:cs="Arial"/>
          <w:b/>
          <w:bCs/>
          <w:sz w:val="19"/>
          <w:szCs w:val="19"/>
        </w:rPr>
      </w:pPr>
    </w:p>
    <w:p w:rsidR="00A33515" w:rsidDel="002260E7" w:rsidRDefault="001A4D22">
      <w:pPr>
        <w:numPr>
          <w:ilvl w:val="0"/>
          <w:numId w:val="724"/>
        </w:numPr>
        <w:tabs>
          <w:tab w:val="left" w:pos="500"/>
        </w:tabs>
        <w:spacing w:line="303" w:lineRule="auto"/>
        <w:ind w:left="500" w:hanging="273"/>
        <w:rPr>
          <w:del w:id="9992" w:author="Admin" w:date="2019-02-19T02:10:00Z"/>
          <w:rFonts w:ascii="Arial" w:eastAsia="Arial" w:hAnsi="Arial" w:cs="Arial"/>
          <w:b/>
          <w:bCs/>
          <w:sz w:val="20"/>
          <w:szCs w:val="20"/>
        </w:rPr>
        <w:pPrChange w:id="9993" w:author="Admin" w:date="2019-02-19T00:19:00Z">
          <w:pPr>
            <w:numPr>
              <w:numId w:val="727"/>
            </w:numPr>
            <w:tabs>
              <w:tab w:val="left" w:pos="500"/>
            </w:tabs>
            <w:spacing w:line="303" w:lineRule="auto"/>
            <w:ind w:left="500" w:hanging="273"/>
          </w:pPr>
        </w:pPrChange>
      </w:pPr>
      <w:del w:id="9994"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взаимно просты. Покажите, что любое подчинённое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 xml:space="preserve">b </w:delText>
        </w:r>
        <w:r w:rsidDel="002260E7">
          <w:rPr>
            <w:rFonts w:ascii="Arial" w:eastAsia="Arial" w:hAnsi="Arial" w:cs="Arial"/>
            <w:sz w:val="20"/>
            <w:szCs w:val="20"/>
          </w:rPr>
          <w:delText>множество содержит</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del>
    </w:p>
    <w:p w:rsidR="00A33515" w:rsidDel="002260E7" w:rsidRDefault="00A33515">
      <w:pPr>
        <w:spacing w:line="114" w:lineRule="exact"/>
        <w:rPr>
          <w:del w:id="9995" w:author="Admin" w:date="2019-02-19T02:10:00Z"/>
          <w:rFonts w:ascii="Arial" w:eastAsia="Arial" w:hAnsi="Arial" w:cs="Arial"/>
          <w:b/>
          <w:bCs/>
          <w:sz w:val="20"/>
          <w:szCs w:val="20"/>
        </w:rPr>
      </w:pPr>
    </w:p>
    <w:p w:rsidR="00A33515" w:rsidDel="002260E7" w:rsidRDefault="001A4D22">
      <w:pPr>
        <w:numPr>
          <w:ilvl w:val="0"/>
          <w:numId w:val="724"/>
        </w:numPr>
        <w:tabs>
          <w:tab w:val="left" w:pos="500"/>
        </w:tabs>
        <w:spacing w:line="252" w:lineRule="auto"/>
        <w:ind w:left="500" w:hanging="273"/>
        <w:rPr>
          <w:del w:id="9996" w:author="Admin" w:date="2019-02-19T02:10:00Z"/>
          <w:rFonts w:ascii="Arial" w:eastAsia="Arial" w:hAnsi="Arial" w:cs="Arial"/>
          <w:b/>
          <w:bCs/>
          <w:sz w:val="20"/>
          <w:szCs w:val="20"/>
        </w:rPr>
        <w:pPrChange w:id="9997" w:author="Admin" w:date="2019-02-19T00:19:00Z">
          <w:pPr>
            <w:numPr>
              <w:numId w:val="727"/>
            </w:numPr>
            <w:tabs>
              <w:tab w:val="left" w:pos="500"/>
            </w:tabs>
            <w:spacing w:line="252" w:lineRule="auto"/>
            <w:ind w:left="500" w:hanging="273"/>
          </w:pPr>
        </w:pPrChange>
      </w:pPr>
      <w:del w:id="9998" w:author="Admin" w:date="2019-02-19T02:10:00Z">
        <w:r w:rsidDel="002260E7">
          <w:rPr>
            <w:rFonts w:ascii="Arial" w:eastAsia="Arial" w:hAnsi="Arial" w:cs="Arial"/>
            <w:sz w:val="20"/>
            <w:szCs w:val="20"/>
          </w:rPr>
          <w:delText xml:space="preserve">Натуральной плотностью множества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назовём предел отно-шения</w:delText>
        </w:r>
      </w:del>
    </w:p>
    <w:p w:rsidR="00A33515" w:rsidDel="002260E7" w:rsidRDefault="00A33515">
      <w:pPr>
        <w:spacing w:line="2" w:lineRule="exact"/>
        <w:rPr>
          <w:del w:id="9999" w:author="Admin" w:date="2019-02-19T02:10:00Z"/>
          <w:sz w:val="20"/>
          <w:szCs w:val="20"/>
        </w:rPr>
      </w:pPr>
    </w:p>
    <w:tbl>
      <w:tblPr>
        <w:tblW w:w="0" w:type="auto"/>
        <w:tblInd w:w="2300" w:type="dxa"/>
        <w:tblLayout w:type="fixed"/>
        <w:tblCellMar>
          <w:left w:w="0" w:type="dxa"/>
          <w:right w:w="0" w:type="dxa"/>
        </w:tblCellMar>
        <w:tblLook w:val="04A0" w:firstRow="1" w:lastRow="0" w:firstColumn="1" w:lastColumn="0" w:noHBand="0" w:noVBand="1"/>
      </w:tblPr>
      <w:tblGrid>
        <w:gridCol w:w="600"/>
        <w:gridCol w:w="800"/>
        <w:gridCol w:w="1200"/>
        <w:gridCol w:w="80"/>
        <w:gridCol w:w="20"/>
      </w:tblGrid>
      <w:tr w:rsidR="00A33515" w:rsidDel="002260E7">
        <w:trPr>
          <w:trHeight w:val="242"/>
          <w:del w:id="10000" w:author="Admin" w:date="2019-02-19T02:10:00Z"/>
        </w:trPr>
        <w:tc>
          <w:tcPr>
            <w:tcW w:w="600" w:type="dxa"/>
            <w:vMerge w:val="restart"/>
            <w:vAlign w:val="bottom"/>
          </w:tcPr>
          <w:p w:rsidR="00A33515" w:rsidDel="002260E7" w:rsidRDefault="001A4D22">
            <w:pPr>
              <w:jc w:val="center"/>
              <w:rPr>
                <w:del w:id="10001" w:author="Admin" w:date="2019-02-19T02:10:00Z"/>
                <w:sz w:val="20"/>
                <w:szCs w:val="20"/>
              </w:rPr>
            </w:pPr>
            <w:del w:id="10002" w:author="Admin" w:date="2019-02-19T02:10:00Z">
              <w:r w:rsidDel="002260E7">
                <w:rPr>
                  <w:rFonts w:eastAsia="Times New Roman"/>
                  <w:sz w:val="20"/>
                  <w:szCs w:val="20"/>
                </w:rPr>
                <w:delText>lim</w:delText>
              </w:r>
            </w:del>
          </w:p>
        </w:tc>
        <w:tc>
          <w:tcPr>
            <w:tcW w:w="800" w:type="dxa"/>
            <w:vAlign w:val="bottom"/>
          </w:tcPr>
          <w:p w:rsidR="00A33515" w:rsidDel="002260E7" w:rsidRDefault="001A4D22">
            <w:pPr>
              <w:rPr>
                <w:del w:id="10003" w:author="Admin" w:date="2019-02-19T02:10:00Z"/>
                <w:sz w:val="20"/>
                <w:szCs w:val="20"/>
              </w:rPr>
            </w:pPr>
            <w:del w:id="10004" w:author="Admin" w:date="2019-02-19T02:10:00Z">
              <w:r w:rsidDel="002260E7">
                <w:rPr>
                  <w:rFonts w:eastAsia="Times New Roman"/>
                  <w:i/>
                  <w:iCs/>
                  <w:sz w:val="20"/>
                  <w:szCs w:val="20"/>
                </w:rPr>
                <w:delText>jf</w:delText>
              </w:r>
              <w:r w:rsidDel="002260E7">
                <w:rPr>
                  <w:rFonts w:ascii="Arial" w:eastAsia="Arial" w:hAnsi="Arial" w:cs="Arial"/>
                  <w:i/>
                  <w:iCs/>
                  <w:sz w:val="20"/>
                  <w:szCs w:val="20"/>
                </w:rPr>
                <w:delText>x</w:delText>
              </w:r>
              <w:r w:rsidDel="002260E7">
                <w:rPr>
                  <w:rFonts w:eastAsia="Times New Roman"/>
                  <w:i/>
                  <w:iCs/>
                  <w:sz w:val="20"/>
                  <w:szCs w:val="20"/>
                </w:rPr>
                <w:delText xml:space="preserve"> 2 </w:delText>
              </w:r>
              <w:r w:rsidDel="002260E7">
                <w:rPr>
                  <w:rFonts w:ascii="Arial" w:eastAsia="Arial" w:hAnsi="Arial" w:cs="Arial"/>
                  <w:i/>
                  <w:iCs/>
                  <w:sz w:val="20"/>
                  <w:szCs w:val="20"/>
                </w:rPr>
                <w:delText>A</w:delText>
              </w:r>
              <w:r w:rsidDel="002260E7">
                <w:rPr>
                  <w:rFonts w:eastAsia="Times New Roman"/>
                  <w:i/>
                  <w:iCs/>
                  <w:sz w:val="20"/>
                  <w:szCs w:val="20"/>
                </w:rPr>
                <w:delText xml:space="preserve"> j</w:delText>
              </w:r>
            </w:del>
          </w:p>
        </w:tc>
        <w:tc>
          <w:tcPr>
            <w:tcW w:w="1200" w:type="dxa"/>
            <w:vAlign w:val="bottom"/>
          </w:tcPr>
          <w:p w:rsidR="00A33515" w:rsidDel="002260E7" w:rsidRDefault="001A4D22">
            <w:pPr>
              <w:ind w:left="200"/>
              <w:rPr>
                <w:del w:id="10005" w:author="Admin" w:date="2019-02-19T02:10:00Z"/>
                <w:sz w:val="20"/>
                <w:szCs w:val="20"/>
              </w:rPr>
            </w:pPr>
            <w:del w:id="10006" w:author="Admin" w:date="2019-02-19T02:10:00Z">
              <w:r w:rsidDel="002260E7">
                <w:rPr>
                  <w:rFonts w:ascii="Arial" w:eastAsia="Arial" w:hAnsi="Arial" w:cs="Arial"/>
                  <w:i/>
                  <w:iCs/>
                  <w:sz w:val="20"/>
                  <w:szCs w:val="20"/>
                </w:rPr>
                <w:delText>n   x   n</w:delText>
              </w:r>
              <w:r w:rsidDel="002260E7">
                <w:rPr>
                  <w:rFonts w:eastAsia="Times New Roman"/>
                  <w:i/>
                  <w:iCs/>
                  <w:sz w:val="20"/>
                  <w:szCs w:val="20"/>
                </w:rPr>
                <w:delText>gj</w:delText>
              </w:r>
            </w:del>
          </w:p>
        </w:tc>
        <w:tc>
          <w:tcPr>
            <w:tcW w:w="80" w:type="dxa"/>
            <w:vMerge w:val="restart"/>
            <w:vAlign w:val="bottom"/>
          </w:tcPr>
          <w:p w:rsidR="00A33515" w:rsidDel="002260E7" w:rsidRDefault="001A4D22">
            <w:pPr>
              <w:jc w:val="right"/>
              <w:rPr>
                <w:del w:id="10007" w:author="Admin" w:date="2019-02-19T02:10:00Z"/>
                <w:sz w:val="20"/>
                <w:szCs w:val="20"/>
              </w:rPr>
            </w:pPr>
            <w:del w:id="10008"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10009" w:author="Admin" w:date="2019-02-19T02:10:00Z"/>
                <w:sz w:val="1"/>
                <w:szCs w:val="1"/>
              </w:rPr>
            </w:pPr>
          </w:p>
        </w:tc>
      </w:tr>
      <w:tr w:rsidR="00A33515" w:rsidDel="002260E7">
        <w:trPr>
          <w:trHeight w:val="46"/>
          <w:del w:id="10010" w:author="Admin" w:date="2019-02-19T02:10:00Z"/>
        </w:trPr>
        <w:tc>
          <w:tcPr>
            <w:tcW w:w="600" w:type="dxa"/>
            <w:vMerge/>
            <w:vAlign w:val="bottom"/>
          </w:tcPr>
          <w:p w:rsidR="00A33515" w:rsidDel="002260E7" w:rsidRDefault="00A33515">
            <w:pPr>
              <w:rPr>
                <w:del w:id="10011" w:author="Admin" w:date="2019-02-19T02:10:00Z"/>
                <w:sz w:val="3"/>
                <w:szCs w:val="3"/>
              </w:rPr>
            </w:pPr>
          </w:p>
        </w:tc>
        <w:tc>
          <w:tcPr>
            <w:tcW w:w="800" w:type="dxa"/>
            <w:vAlign w:val="bottom"/>
          </w:tcPr>
          <w:p w:rsidR="00A33515" w:rsidDel="002260E7" w:rsidRDefault="00A33515">
            <w:pPr>
              <w:rPr>
                <w:del w:id="10012" w:author="Admin" w:date="2019-02-19T02:10:00Z"/>
                <w:sz w:val="3"/>
                <w:szCs w:val="3"/>
              </w:rPr>
            </w:pPr>
          </w:p>
        </w:tc>
        <w:tc>
          <w:tcPr>
            <w:tcW w:w="1200" w:type="dxa"/>
            <w:vMerge w:val="restart"/>
            <w:vAlign w:val="bottom"/>
          </w:tcPr>
          <w:p w:rsidR="00A33515" w:rsidDel="002260E7" w:rsidRDefault="001A4D22">
            <w:pPr>
              <w:ind w:left="100"/>
              <w:rPr>
                <w:del w:id="10013" w:author="Admin" w:date="2019-02-19T02:10:00Z"/>
                <w:sz w:val="20"/>
                <w:szCs w:val="20"/>
              </w:rPr>
            </w:pPr>
            <w:del w:id="10014" w:author="Admin" w:date="2019-02-19T02:10:00Z">
              <w:r w:rsidDel="002260E7">
                <w:rPr>
                  <w:rFonts w:ascii="Arial" w:eastAsia="Arial" w:hAnsi="Arial" w:cs="Arial"/>
                  <w:sz w:val="20"/>
                  <w:szCs w:val="20"/>
                </w:rPr>
                <w:delText>2</w:delText>
              </w:r>
              <w:r w:rsidDel="002260E7">
                <w:rPr>
                  <w:rFonts w:ascii="Arial" w:eastAsia="Arial" w:hAnsi="Arial" w:cs="Arial"/>
                  <w:i/>
                  <w:iCs/>
                  <w:sz w:val="20"/>
                  <w:szCs w:val="20"/>
                </w:rPr>
                <w:delText>n</w:delText>
              </w:r>
            </w:del>
          </w:p>
        </w:tc>
        <w:tc>
          <w:tcPr>
            <w:tcW w:w="80" w:type="dxa"/>
            <w:vMerge/>
            <w:vAlign w:val="bottom"/>
          </w:tcPr>
          <w:p w:rsidR="00A33515" w:rsidDel="002260E7" w:rsidRDefault="00A33515">
            <w:pPr>
              <w:rPr>
                <w:del w:id="10015" w:author="Admin" w:date="2019-02-19T02:10:00Z"/>
                <w:sz w:val="3"/>
                <w:szCs w:val="3"/>
              </w:rPr>
            </w:pPr>
          </w:p>
        </w:tc>
        <w:tc>
          <w:tcPr>
            <w:tcW w:w="0" w:type="dxa"/>
            <w:vAlign w:val="bottom"/>
          </w:tcPr>
          <w:p w:rsidR="00A33515" w:rsidDel="002260E7" w:rsidRDefault="00A33515">
            <w:pPr>
              <w:rPr>
                <w:del w:id="10016" w:author="Admin" w:date="2019-02-19T02:10:00Z"/>
                <w:sz w:val="1"/>
                <w:szCs w:val="1"/>
              </w:rPr>
            </w:pPr>
          </w:p>
        </w:tc>
      </w:tr>
      <w:tr w:rsidR="00A33515" w:rsidDel="002260E7">
        <w:trPr>
          <w:trHeight w:val="270"/>
          <w:del w:id="10017" w:author="Admin" w:date="2019-02-19T02:10:00Z"/>
        </w:trPr>
        <w:tc>
          <w:tcPr>
            <w:tcW w:w="1400" w:type="dxa"/>
            <w:gridSpan w:val="2"/>
            <w:vAlign w:val="bottom"/>
          </w:tcPr>
          <w:p w:rsidR="00A33515" w:rsidDel="002260E7" w:rsidRDefault="001A4D22">
            <w:pPr>
              <w:ind w:right="760"/>
              <w:jc w:val="center"/>
              <w:rPr>
                <w:del w:id="10018" w:author="Admin" w:date="2019-02-19T02:10:00Z"/>
                <w:sz w:val="20"/>
                <w:szCs w:val="20"/>
              </w:rPr>
            </w:pPr>
            <w:del w:id="10019" w:author="Admin" w:date="2019-02-19T02:10:00Z">
              <w:r w:rsidDel="002260E7">
                <w:rPr>
                  <w:rFonts w:ascii="Arial" w:eastAsia="Arial" w:hAnsi="Arial" w:cs="Arial"/>
                  <w:i/>
                  <w:iCs/>
                  <w:sz w:val="14"/>
                  <w:szCs w:val="14"/>
                </w:rPr>
                <w:delText>n</w:delText>
              </w:r>
              <w:r w:rsidDel="002260E7">
                <w:rPr>
                  <w:rFonts w:eastAsia="Times New Roman"/>
                  <w:i/>
                  <w:iCs/>
                  <w:sz w:val="14"/>
                  <w:szCs w:val="14"/>
                </w:rPr>
                <w:delText>!</w:delText>
              </w:r>
              <w:r w:rsidDel="002260E7">
                <w:rPr>
                  <w:rFonts w:ascii="Arial" w:eastAsia="Arial" w:hAnsi="Arial" w:cs="Arial"/>
                  <w:sz w:val="14"/>
                  <w:szCs w:val="14"/>
                </w:rPr>
                <w:delText>inf</w:delText>
              </w:r>
              <w:r w:rsidDel="002260E7">
                <w:rPr>
                  <w:rFonts w:ascii="Arial" w:eastAsia="Arial" w:hAnsi="Arial" w:cs="Arial"/>
                  <w:i/>
                  <w:iCs/>
                  <w:sz w:val="14"/>
                  <w:szCs w:val="14"/>
                </w:rPr>
                <w:delText xml:space="preserve"> ty</w:delText>
              </w:r>
            </w:del>
          </w:p>
        </w:tc>
        <w:tc>
          <w:tcPr>
            <w:tcW w:w="1200" w:type="dxa"/>
            <w:vMerge/>
            <w:vAlign w:val="bottom"/>
          </w:tcPr>
          <w:p w:rsidR="00A33515" w:rsidDel="002260E7" w:rsidRDefault="00A33515">
            <w:pPr>
              <w:rPr>
                <w:del w:id="10020" w:author="Admin" w:date="2019-02-19T02:10:00Z"/>
                <w:sz w:val="23"/>
                <w:szCs w:val="23"/>
              </w:rPr>
            </w:pPr>
          </w:p>
        </w:tc>
        <w:tc>
          <w:tcPr>
            <w:tcW w:w="80" w:type="dxa"/>
            <w:vAlign w:val="bottom"/>
          </w:tcPr>
          <w:p w:rsidR="00A33515" w:rsidDel="002260E7" w:rsidRDefault="00A33515">
            <w:pPr>
              <w:rPr>
                <w:del w:id="10021" w:author="Admin" w:date="2019-02-19T02:10:00Z"/>
                <w:sz w:val="23"/>
                <w:szCs w:val="23"/>
              </w:rPr>
            </w:pPr>
          </w:p>
        </w:tc>
        <w:tc>
          <w:tcPr>
            <w:tcW w:w="0" w:type="dxa"/>
            <w:vAlign w:val="bottom"/>
          </w:tcPr>
          <w:p w:rsidR="00A33515" w:rsidDel="002260E7" w:rsidRDefault="00A33515">
            <w:pPr>
              <w:rPr>
                <w:del w:id="10022" w:author="Admin" w:date="2019-02-19T02:10:00Z"/>
                <w:sz w:val="1"/>
                <w:szCs w:val="1"/>
              </w:rPr>
            </w:pPr>
          </w:p>
        </w:tc>
      </w:tr>
    </w:tbl>
    <w:p w:rsidR="00A33515" w:rsidDel="002260E7" w:rsidRDefault="001A4D22">
      <w:pPr>
        <w:spacing w:line="20" w:lineRule="exact"/>
        <w:rPr>
          <w:del w:id="10023" w:author="Admin" w:date="2019-02-19T02:10:00Z"/>
          <w:sz w:val="20"/>
          <w:szCs w:val="20"/>
        </w:rPr>
      </w:pPr>
      <w:del w:id="10024" w:author="Admin" w:date="2019-02-19T02:10:00Z">
        <w:r w:rsidDel="002260E7">
          <w:rPr>
            <w:noProof/>
            <w:sz w:val="20"/>
            <w:szCs w:val="20"/>
          </w:rPr>
          <mc:AlternateContent>
            <mc:Choice Requires="wps">
              <w:drawing>
                <wp:anchor distT="0" distB="0" distL="114300" distR="114300" simplePos="0" relativeHeight="251905024" behindDoc="1" locked="0" layoutInCell="0" allowOverlap="1" wp14:anchorId="338F0B9B" wp14:editId="11BD1240">
                  <wp:simplePos x="0" y="0"/>
                  <wp:positionH relativeFrom="column">
                    <wp:posOffset>1845310</wp:posOffset>
                  </wp:positionH>
                  <wp:positionV relativeFrom="paragraph">
                    <wp:posOffset>-202565</wp:posOffset>
                  </wp:positionV>
                  <wp:extent cx="1261110" cy="0"/>
                  <wp:effectExtent l="0" t="0" r="0" b="0"/>
                  <wp:wrapNone/>
                  <wp:docPr id="542" name="Shap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11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42" o:spid="_x0000_s1026" style="position:absolute;z-index:-251411456;visibility:visible;mso-wrap-style:square;mso-wrap-distance-left:9pt;mso-wrap-distance-top:0;mso-wrap-distance-right:9pt;mso-wrap-distance-bottom:0;mso-position-horizontal:absolute;mso-position-horizontal-relative:text;mso-position-vertical:absolute;mso-position-vertical-relative:text" from="145.3pt,-15.95pt" to="244.6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" o:allowincell="f" filled="t" strokeweight=".14039mm">
                  <v:stroke joinstyle="miter"/>
                  <o:lock v:ext="edit" shapetype="f"/>
                </v:line>
              </w:pict>
            </mc:Fallback>
          </mc:AlternateContent>
        </w:r>
      </w:del>
    </w:p>
    <w:p w:rsidR="00A33515" w:rsidDel="002260E7" w:rsidRDefault="001A4D22">
      <w:pPr>
        <w:spacing w:line="291" w:lineRule="auto"/>
        <w:ind w:left="500"/>
        <w:jc w:val="both"/>
        <w:rPr>
          <w:del w:id="10025" w:author="Admin" w:date="2019-02-19T02:10:00Z"/>
          <w:sz w:val="20"/>
          <w:szCs w:val="20"/>
        </w:rPr>
      </w:pPr>
      <w:del w:id="10026" w:author="Admin" w:date="2019-02-19T02:10:00Z">
        <w:r w:rsidDel="002260E7">
          <w:rPr>
            <w:rFonts w:ascii="Arial" w:eastAsia="Arial" w:hAnsi="Arial" w:cs="Arial"/>
            <w:sz w:val="20"/>
            <w:szCs w:val="20"/>
          </w:rPr>
          <w:delText xml:space="preserve">если этот предел существует. Верно ли, что для не взаимно простых </w:delText>
        </w:r>
        <w:r w:rsidDel="002260E7">
          <w:rPr>
            <w:rFonts w:ascii="Arial" w:eastAsia="Arial" w:hAnsi="Arial" w:cs="Arial"/>
            <w:i/>
            <w:iCs/>
            <w:sz w:val="20"/>
            <w:szCs w:val="20"/>
          </w:rPr>
          <w:delText xml:space="preserve">a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b </w:delText>
        </w:r>
        <w:r w:rsidDel="002260E7">
          <w:rPr>
            <w:rFonts w:ascii="Arial" w:eastAsia="Arial" w:hAnsi="Arial" w:cs="Arial"/>
            <w:sz w:val="20"/>
            <w:szCs w:val="20"/>
          </w:rPr>
          <w:delText>размер наименьшего подчинённого</w:delText>
        </w:r>
        <w:r w:rsidDel="002260E7">
          <w:rPr>
            <w:rFonts w:ascii="Arial" w:eastAsia="Arial" w:hAnsi="Arial" w:cs="Arial"/>
            <w:i/>
            <w:iCs/>
            <w:sz w:val="20"/>
            <w:szCs w:val="20"/>
          </w:rPr>
          <w:delText xml:space="preserve"> a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b </w:delText>
        </w:r>
        <w:r w:rsidDel="002260E7">
          <w:rPr>
            <w:rFonts w:ascii="Arial" w:eastAsia="Arial" w:hAnsi="Arial" w:cs="Arial"/>
            <w:sz w:val="20"/>
            <w:szCs w:val="20"/>
          </w:rPr>
          <w:delText>множества имеет на-туральную плотность 0?</w:delText>
        </w:r>
      </w:del>
    </w:p>
    <w:p w:rsidR="00A33515" w:rsidDel="002260E7" w:rsidRDefault="00A33515">
      <w:pPr>
        <w:rPr>
          <w:del w:id="10027"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0028" w:author="Admin" w:date="2019-02-19T02:10:00Z"/>
          <w:sz w:val="20"/>
          <w:szCs w:val="20"/>
        </w:rPr>
      </w:pPr>
    </w:p>
    <w:p w:rsidR="00A33515" w:rsidDel="002260E7" w:rsidRDefault="00A33515">
      <w:pPr>
        <w:spacing w:line="200" w:lineRule="exact"/>
        <w:rPr>
          <w:del w:id="10029" w:author="Admin" w:date="2019-02-19T02:10:00Z"/>
          <w:sz w:val="20"/>
          <w:szCs w:val="20"/>
        </w:rPr>
      </w:pPr>
    </w:p>
    <w:p w:rsidR="00A33515" w:rsidDel="002260E7" w:rsidRDefault="00A33515">
      <w:pPr>
        <w:spacing w:line="322" w:lineRule="exact"/>
        <w:rPr>
          <w:del w:id="10030" w:author="Admin" w:date="2019-02-19T02:10:00Z"/>
          <w:sz w:val="20"/>
          <w:szCs w:val="20"/>
        </w:rPr>
      </w:pPr>
    </w:p>
    <w:p w:rsidR="00A33515" w:rsidDel="002260E7" w:rsidRDefault="001A4D22">
      <w:pPr>
        <w:ind w:right="-19"/>
        <w:jc w:val="center"/>
        <w:rPr>
          <w:del w:id="10031" w:author="Admin" w:date="2019-02-19T02:10:00Z"/>
          <w:sz w:val="20"/>
          <w:szCs w:val="20"/>
        </w:rPr>
      </w:pPr>
      <w:del w:id="10032"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308</w:delText>
        </w:r>
        <w:r w:rsidDel="002260E7">
          <w:rPr>
            <w:rFonts w:ascii="Arial" w:eastAsia="Arial" w:hAnsi="Arial" w:cs="Arial"/>
            <w:sz w:val="20"/>
            <w:szCs w:val="20"/>
          </w:rPr>
          <w:delText xml:space="preserve"> −</w:delText>
        </w:r>
      </w:del>
    </w:p>
    <w:p w:rsidR="00A33515" w:rsidDel="002260E7" w:rsidRDefault="00A33515">
      <w:pPr>
        <w:rPr>
          <w:del w:id="10033"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0034" w:author="Admin" w:date="2019-02-19T02:10:00Z"/>
          <w:sz w:val="20"/>
          <w:szCs w:val="20"/>
        </w:rPr>
      </w:pPr>
      <w:bookmarkStart w:id="10035" w:name="page319"/>
      <w:bookmarkEnd w:id="10035"/>
      <w:del w:id="10036"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324" w:lineRule="exact"/>
        <w:rPr>
          <w:del w:id="10037" w:author="Admin" w:date="2019-02-19T02:10:00Z"/>
          <w:sz w:val="20"/>
          <w:szCs w:val="20"/>
        </w:rPr>
      </w:pPr>
    </w:p>
    <w:p w:rsidR="00A33515" w:rsidDel="002260E7" w:rsidRDefault="001A4D22">
      <w:pPr>
        <w:rPr>
          <w:del w:id="10038" w:author="Admin" w:date="2019-02-19T02:10:00Z"/>
          <w:sz w:val="20"/>
          <w:szCs w:val="20"/>
        </w:rPr>
      </w:pPr>
      <w:del w:id="10039" w:author="Admin" w:date="2019-02-19T02:10:00Z">
        <w:r w:rsidDel="002260E7">
          <w:rPr>
            <w:rFonts w:ascii="Arial" w:eastAsia="Arial" w:hAnsi="Arial" w:cs="Arial"/>
            <w:b/>
            <w:bCs/>
            <w:sz w:val="26"/>
            <w:szCs w:val="26"/>
          </w:rPr>
          <w:delText>Задача 4. Задача №4 Буйство красок</w:delText>
        </w:r>
      </w:del>
    </w:p>
    <w:p w:rsidR="00A33515" w:rsidDel="002260E7" w:rsidRDefault="00A33515">
      <w:pPr>
        <w:spacing w:line="178" w:lineRule="exact"/>
        <w:rPr>
          <w:del w:id="10040" w:author="Admin" w:date="2019-02-19T02:10:00Z"/>
          <w:sz w:val="20"/>
          <w:szCs w:val="20"/>
        </w:rPr>
      </w:pPr>
    </w:p>
    <w:p w:rsidR="00A33515" w:rsidDel="002260E7" w:rsidRDefault="001A4D22">
      <w:pPr>
        <w:spacing w:line="291" w:lineRule="auto"/>
        <w:ind w:firstLine="199"/>
        <w:jc w:val="both"/>
        <w:rPr>
          <w:del w:id="10041" w:author="Admin" w:date="2019-02-19T02:10:00Z"/>
          <w:sz w:val="20"/>
          <w:szCs w:val="20"/>
        </w:rPr>
      </w:pPr>
      <w:del w:id="10042" w:author="Admin" w:date="2019-02-19T02:10:00Z">
        <w:r w:rsidDel="002260E7">
          <w:rPr>
            <w:rFonts w:ascii="Arial" w:eastAsia="Arial" w:hAnsi="Arial" w:cs="Arial"/>
            <w:sz w:val="20"/>
            <w:szCs w:val="20"/>
          </w:rPr>
          <w:delText xml:space="preserve">Известный художник Петров имеет следующую манеру письма: квад-ратный холст </w:delText>
        </w:r>
        <w:r w:rsidDel="002260E7">
          <w:rPr>
            <w:rFonts w:ascii="Arial" w:eastAsia="Arial" w:hAnsi="Arial" w:cs="Arial"/>
            <w:i/>
            <w:iCs/>
            <w:sz w:val="20"/>
            <w:szCs w:val="20"/>
          </w:rPr>
          <w:delText>n n</w:delText>
        </w:r>
        <w:r w:rsidDel="002260E7">
          <w:rPr>
            <w:rFonts w:ascii="Arial" w:eastAsia="Arial" w:hAnsi="Arial" w:cs="Arial"/>
            <w:sz w:val="20"/>
            <w:szCs w:val="20"/>
          </w:rPr>
          <w:delText xml:space="preserve"> он разбивает на квадратики 1 1, после чего каждый квадратик закрашивает в один из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цветов, имеющихся в наличии. Так как на картине не указан верх и низ, то искусствоведы и сам Петров счи-тают две картины, отличающиеся поворотом на 90</w:delText>
        </w:r>
        <w:r w:rsidDel="002260E7">
          <w:rPr>
            <w:rFonts w:eastAsia="Times New Roman"/>
            <w:i/>
            <w:iCs/>
            <w:sz w:val="27"/>
            <w:szCs w:val="27"/>
            <w:vertAlign w:val="superscript"/>
          </w:rPr>
          <w:delText>◦</w:delText>
        </w:r>
        <w:r w:rsidDel="002260E7">
          <w:rPr>
            <w:rFonts w:ascii="Arial" w:eastAsia="Arial" w:hAnsi="Arial" w:cs="Arial"/>
            <w:sz w:val="20"/>
            <w:szCs w:val="20"/>
          </w:rPr>
          <w:delText>, одинаковыми.</w:delText>
        </w:r>
      </w:del>
    </w:p>
    <w:p w:rsidR="00A33515" w:rsidDel="002260E7" w:rsidRDefault="00A33515">
      <w:pPr>
        <w:spacing w:line="5" w:lineRule="exact"/>
        <w:rPr>
          <w:del w:id="10043" w:author="Admin" w:date="2019-02-19T02:10:00Z"/>
          <w:sz w:val="20"/>
          <w:szCs w:val="20"/>
        </w:rPr>
      </w:pPr>
    </w:p>
    <w:p w:rsidR="00A33515" w:rsidDel="002260E7" w:rsidRDefault="001A4D22">
      <w:pPr>
        <w:numPr>
          <w:ilvl w:val="0"/>
          <w:numId w:val="725"/>
        </w:numPr>
        <w:tabs>
          <w:tab w:val="left" w:pos="500"/>
        </w:tabs>
        <w:spacing w:line="284" w:lineRule="auto"/>
        <w:ind w:left="500" w:hanging="273"/>
        <w:jc w:val="both"/>
        <w:rPr>
          <w:del w:id="10044" w:author="Admin" w:date="2019-02-19T02:10:00Z"/>
          <w:rFonts w:ascii="Arial" w:eastAsia="Arial" w:hAnsi="Arial" w:cs="Arial"/>
          <w:b/>
          <w:bCs/>
          <w:sz w:val="20"/>
          <w:szCs w:val="20"/>
        </w:rPr>
        <w:pPrChange w:id="10045" w:author="Admin" w:date="2019-02-19T00:19:00Z">
          <w:pPr>
            <w:numPr>
              <w:numId w:val="728"/>
            </w:numPr>
            <w:tabs>
              <w:tab w:val="left" w:pos="500"/>
            </w:tabs>
            <w:spacing w:line="284" w:lineRule="auto"/>
            <w:ind w:left="500" w:hanging="273"/>
            <w:jc w:val="both"/>
          </w:pPr>
        </w:pPrChange>
      </w:pPr>
      <w:del w:id="10046" w:author="Admin" w:date="2019-02-19T02:10:00Z">
        <w:r w:rsidDel="002260E7">
          <w:rPr>
            <w:rFonts w:ascii="Arial" w:eastAsia="Arial" w:hAnsi="Arial" w:cs="Arial"/>
            <w:sz w:val="20"/>
            <w:szCs w:val="20"/>
          </w:rPr>
          <w:delText>В детстве Петров писал на холсте 2 2. Известно, что за это время он написал более 100, но менее 200 различных картин, при этом с холстов 2 2 на большие он перешёл после того, как написал карти-ны размера 2 2 всеми доступными ему способами. Сколько красок было у Петрова в детстве? Сколько в точности картин 2 2 он на-писал?</w:delText>
        </w:r>
      </w:del>
    </w:p>
    <w:p w:rsidR="00A33515" w:rsidDel="002260E7" w:rsidRDefault="001A4D22">
      <w:pPr>
        <w:spacing w:line="20" w:lineRule="exact"/>
        <w:rPr>
          <w:del w:id="10047" w:author="Admin" w:date="2019-02-19T02:10:00Z"/>
          <w:sz w:val="20"/>
          <w:szCs w:val="20"/>
        </w:rPr>
      </w:pPr>
      <w:del w:id="10048" w:author="Admin" w:date="2019-02-19T02:10:00Z">
        <w:r w:rsidDel="002260E7">
          <w:rPr>
            <w:noProof/>
            <w:sz w:val="20"/>
            <w:szCs w:val="20"/>
          </w:rPr>
          <w:drawing>
            <wp:anchor distT="0" distB="0" distL="114300" distR="114300" simplePos="0" relativeHeight="251906048" behindDoc="1" locked="0" layoutInCell="0" allowOverlap="1" wp14:anchorId="0479A058" wp14:editId="4908FD26">
              <wp:simplePos x="0" y="0"/>
              <wp:positionH relativeFrom="column">
                <wp:posOffset>1386840</wp:posOffset>
              </wp:positionH>
              <wp:positionV relativeFrom="paragraph">
                <wp:posOffset>86360</wp:posOffset>
              </wp:positionV>
              <wp:extent cx="524510" cy="524510"/>
              <wp:effectExtent l="0" t="0" r="0" b="0"/>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36">
                        <a:extLst/>
                      </a:blip>
                      <a:srcRect/>
                      <a:stretch>
                        <a:fillRect/>
                      </a:stretch>
                    </pic:blipFill>
                    <pic:spPr bwMode="auto">
                      <a:xfrm>
                        <a:off x="0" y="0"/>
                        <a:ext cx="524510" cy="524510"/>
                      </a:xfrm>
                      <a:prstGeom prst="rect">
                        <a:avLst/>
                      </a:prstGeom>
                      <a:noFill/>
                    </pic:spPr>
                  </pic:pic>
                </a:graphicData>
              </a:graphic>
            </wp:anchor>
          </w:drawing>
        </w:r>
        <w:r w:rsidDel="002260E7">
          <w:rPr>
            <w:noProof/>
            <w:sz w:val="20"/>
            <w:szCs w:val="20"/>
          </w:rPr>
          <w:drawing>
            <wp:anchor distT="0" distB="0" distL="114300" distR="114300" simplePos="0" relativeHeight="251907072" behindDoc="1" locked="0" layoutInCell="0" allowOverlap="1" wp14:anchorId="7266AC90" wp14:editId="67F70BDE">
              <wp:simplePos x="0" y="0"/>
              <wp:positionH relativeFrom="column">
                <wp:posOffset>2394585</wp:posOffset>
              </wp:positionH>
              <wp:positionV relativeFrom="paragraph">
                <wp:posOffset>86360</wp:posOffset>
              </wp:positionV>
              <wp:extent cx="524510" cy="524510"/>
              <wp:effectExtent l="0" t="0" r="0" b="0"/>
              <wp:wrapNone/>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37">
                        <a:extLst/>
                      </a:blip>
                      <a:srcRect/>
                      <a:stretch>
                        <a:fillRect/>
                      </a:stretch>
                    </pic:blipFill>
                    <pic:spPr bwMode="auto">
                      <a:xfrm>
                        <a:off x="0" y="0"/>
                        <a:ext cx="524510" cy="524510"/>
                      </a:xfrm>
                      <a:prstGeom prst="rect">
                        <a:avLst/>
                      </a:prstGeom>
                      <a:noFill/>
                    </pic:spPr>
                  </pic:pic>
                </a:graphicData>
              </a:graphic>
            </wp:anchor>
          </w:drawing>
        </w:r>
      </w:del>
    </w:p>
    <w:p w:rsidR="00A33515" w:rsidDel="002260E7" w:rsidRDefault="00A33515">
      <w:pPr>
        <w:spacing w:line="200" w:lineRule="exact"/>
        <w:rPr>
          <w:del w:id="10049" w:author="Admin" w:date="2019-02-19T02:10:00Z"/>
          <w:sz w:val="20"/>
          <w:szCs w:val="20"/>
        </w:rPr>
      </w:pPr>
    </w:p>
    <w:p w:rsidR="00A33515" w:rsidDel="002260E7" w:rsidRDefault="00A33515">
      <w:pPr>
        <w:spacing w:line="200" w:lineRule="exact"/>
        <w:rPr>
          <w:del w:id="10050" w:author="Admin" w:date="2019-02-19T02:10:00Z"/>
          <w:sz w:val="20"/>
          <w:szCs w:val="20"/>
        </w:rPr>
      </w:pPr>
    </w:p>
    <w:p w:rsidR="00A33515" w:rsidDel="002260E7" w:rsidRDefault="00A33515">
      <w:pPr>
        <w:spacing w:line="200" w:lineRule="exact"/>
        <w:rPr>
          <w:del w:id="10051" w:author="Admin" w:date="2019-02-19T02:10:00Z"/>
          <w:sz w:val="20"/>
          <w:szCs w:val="20"/>
        </w:rPr>
      </w:pPr>
    </w:p>
    <w:p w:rsidR="00A33515" w:rsidDel="002260E7" w:rsidRDefault="00A33515">
      <w:pPr>
        <w:spacing w:line="200" w:lineRule="exact"/>
        <w:rPr>
          <w:del w:id="10052" w:author="Admin" w:date="2019-02-19T02:10:00Z"/>
          <w:sz w:val="20"/>
          <w:szCs w:val="20"/>
        </w:rPr>
      </w:pPr>
    </w:p>
    <w:p w:rsidR="00A33515" w:rsidDel="002260E7" w:rsidRDefault="00A33515">
      <w:pPr>
        <w:spacing w:line="200" w:lineRule="exact"/>
        <w:rPr>
          <w:del w:id="10053" w:author="Admin" w:date="2019-02-19T02:10:00Z"/>
          <w:sz w:val="20"/>
          <w:szCs w:val="20"/>
        </w:rPr>
      </w:pPr>
    </w:p>
    <w:p w:rsidR="00A33515" w:rsidDel="002260E7" w:rsidRDefault="00A33515">
      <w:pPr>
        <w:spacing w:line="296" w:lineRule="exact"/>
        <w:rPr>
          <w:del w:id="10054" w:author="Admin" w:date="2019-02-19T02:10:00Z"/>
          <w:sz w:val="20"/>
          <w:szCs w:val="20"/>
        </w:rPr>
      </w:pPr>
    </w:p>
    <w:p w:rsidR="00A33515" w:rsidDel="002260E7" w:rsidRDefault="001A4D22">
      <w:pPr>
        <w:tabs>
          <w:tab w:val="left" w:pos="5240"/>
        </w:tabs>
        <w:rPr>
          <w:del w:id="10055" w:author="Admin" w:date="2019-02-19T02:10:00Z"/>
          <w:sz w:val="20"/>
          <w:szCs w:val="20"/>
        </w:rPr>
      </w:pPr>
      <w:del w:id="10056" w:author="Admin" w:date="2019-02-19T02:10:00Z">
        <w:r w:rsidDel="002260E7">
          <w:rPr>
            <w:rFonts w:ascii="Arial" w:eastAsia="Arial" w:hAnsi="Arial" w:cs="Arial"/>
            <w:sz w:val="20"/>
            <w:szCs w:val="20"/>
          </w:rPr>
          <w:delText>Рис. 2: Две неразличимые детские картины Петрова 2</w:delText>
        </w:r>
        <w:r w:rsidDel="002260E7">
          <w:rPr>
            <w:sz w:val="20"/>
            <w:szCs w:val="20"/>
          </w:rPr>
          <w:tab/>
        </w:r>
        <w:r w:rsidDel="002260E7">
          <w:rPr>
            <w:rFonts w:ascii="Arial" w:eastAsia="Arial" w:hAnsi="Arial" w:cs="Arial"/>
            <w:sz w:val="19"/>
            <w:szCs w:val="19"/>
          </w:rPr>
          <w:delText>2 на двух цветах</w:delText>
        </w:r>
      </w:del>
    </w:p>
    <w:p w:rsidR="00A33515" w:rsidDel="002260E7" w:rsidRDefault="00A33515">
      <w:pPr>
        <w:spacing w:line="200" w:lineRule="exact"/>
        <w:rPr>
          <w:del w:id="10057" w:author="Admin" w:date="2019-02-19T02:10:00Z"/>
          <w:sz w:val="20"/>
          <w:szCs w:val="20"/>
        </w:rPr>
      </w:pPr>
    </w:p>
    <w:p w:rsidR="00A33515" w:rsidDel="002260E7" w:rsidRDefault="00A33515">
      <w:pPr>
        <w:spacing w:line="225" w:lineRule="exact"/>
        <w:rPr>
          <w:del w:id="10058" w:author="Admin" w:date="2019-02-19T02:10:00Z"/>
          <w:sz w:val="20"/>
          <w:szCs w:val="20"/>
        </w:rPr>
      </w:pPr>
    </w:p>
    <w:p w:rsidR="00A33515" w:rsidDel="002260E7" w:rsidRDefault="001A4D22">
      <w:pPr>
        <w:numPr>
          <w:ilvl w:val="0"/>
          <w:numId w:val="726"/>
        </w:numPr>
        <w:tabs>
          <w:tab w:val="left" w:pos="500"/>
        </w:tabs>
        <w:spacing w:line="285" w:lineRule="auto"/>
        <w:ind w:left="500" w:hanging="273"/>
        <w:jc w:val="both"/>
        <w:rPr>
          <w:del w:id="10059" w:author="Admin" w:date="2019-02-19T02:10:00Z"/>
          <w:rFonts w:ascii="Arial" w:eastAsia="Arial" w:hAnsi="Arial" w:cs="Arial"/>
          <w:b/>
          <w:bCs/>
          <w:sz w:val="20"/>
          <w:szCs w:val="20"/>
        </w:rPr>
        <w:pPrChange w:id="10060" w:author="Admin" w:date="2019-02-19T00:19:00Z">
          <w:pPr>
            <w:numPr>
              <w:numId w:val="729"/>
            </w:numPr>
            <w:tabs>
              <w:tab w:val="left" w:pos="500"/>
            </w:tabs>
            <w:spacing w:line="285" w:lineRule="auto"/>
            <w:ind w:left="500" w:hanging="273"/>
            <w:jc w:val="both"/>
          </w:pPr>
        </w:pPrChange>
      </w:pPr>
      <w:del w:id="10061" w:author="Admin" w:date="2019-02-19T02:10:00Z">
        <w:r w:rsidDel="002260E7">
          <w:rPr>
            <w:rFonts w:ascii="Arial" w:eastAsia="Arial" w:hAnsi="Arial" w:cs="Arial"/>
            <w:sz w:val="20"/>
            <w:szCs w:val="20"/>
          </w:rPr>
          <w:delText xml:space="preserve">Обретя популярность, Петров переключился на масштабные про-екты с холстами </w:delText>
        </w:r>
        <w:r w:rsidDel="002260E7">
          <w:rPr>
            <w:rFonts w:ascii="Arial" w:eastAsia="Arial" w:hAnsi="Arial" w:cs="Arial"/>
            <w:i/>
            <w:iCs/>
            <w:sz w:val="20"/>
            <w:szCs w:val="20"/>
          </w:rPr>
          <w:delText>n n</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3 и числом красок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Найдите асимптоти-ку или формулу для числа различных картин, которые мог написать Петров на полотнах 3 3, 4 4, при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inf </w:delText>
        </w:r>
        <w:r w:rsidDel="002260E7">
          <w:rPr>
            <w:rFonts w:ascii="Arial" w:eastAsia="Arial" w:hAnsi="Arial" w:cs="Arial"/>
            <w:i/>
            <w:iCs/>
            <w:sz w:val="20"/>
            <w:szCs w:val="20"/>
          </w:rPr>
          <w:delText>ty</w:delText>
        </w:r>
        <w:r w:rsidDel="002260E7">
          <w:rPr>
            <w:rFonts w:ascii="Arial" w:eastAsia="Arial" w:hAnsi="Arial" w:cs="Arial"/>
            <w:sz w:val="20"/>
            <w:szCs w:val="20"/>
          </w:rPr>
          <w:delText xml:space="preserve">. Оцените число воз-можных картин Петрова при других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или дайте точную формулу.</w:delText>
        </w:r>
      </w:del>
    </w:p>
    <w:p w:rsidR="00A33515" w:rsidDel="002260E7" w:rsidRDefault="00A33515">
      <w:pPr>
        <w:spacing w:line="131" w:lineRule="exact"/>
        <w:rPr>
          <w:del w:id="10062" w:author="Admin" w:date="2019-02-19T02:10:00Z"/>
          <w:rFonts w:ascii="Arial" w:eastAsia="Arial" w:hAnsi="Arial" w:cs="Arial"/>
          <w:b/>
          <w:bCs/>
          <w:sz w:val="20"/>
          <w:szCs w:val="20"/>
        </w:rPr>
      </w:pPr>
    </w:p>
    <w:p w:rsidR="00A33515" w:rsidDel="002260E7" w:rsidRDefault="001A4D22">
      <w:pPr>
        <w:numPr>
          <w:ilvl w:val="0"/>
          <w:numId w:val="726"/>
        </w:numPr>
        <w:tabs>
          <w:tab w:val="left" w:pos="500"/>
        </w:tabs>
        <w:spacing w:line="279" w:lineRule="auto"/>
        <w:ind w:left="500" w:hanging="273"/>
        <w:jc w:val="both"/>
        <w:rPr>
          <w:del w:id="10063" w:author="Admin" w:date="2019-02-19T02:10:00Z"/>
          <w:rFonts w:ascii="Arial" w:eastAsia="Arial" w:hAnsi="Arial" w:cs="Arial"/>
          <w:b/>
          <w:bCs/>
          <w:sz w:val="20"/>
          <w:szCs w:val="20"/>
        </w:rPr>
        <w:pPrChange w:id="10064" w:author="Admin" w:date="2019-02-19T00:19:00Z">
          <w:pPr>
            <w:numPr>
              <w:numId w:val="729"/>
            </w:numPr>
            <w:tabs>
              <w:tab w:val="left" w:pos="500"/>
            </w:tabs>
            <w:spacing w:line="279" w:lineRule="auto"/>
            <w:ind w:left="500" w:hanging="273"/>
            <w:jc w:val="both"/>
          </w:pPr>
        </w:pPrChange>
      </w:pPr>
      <w:del w:id="10065" w:author="Admin" w:date="2019-02-19T02:10:00Z">
        <w:r w:rsidDel="002260E7">
          <w:rPr>
            <w:rFonts w:ascii="Arial" w:eastAsia="Arial" w:hAnsi="Arial" w:cs="Arial"/>
            <w:sz w:val="20"/>
            <w:szCs w:val="20"/>
          </w:rPr>
          <w:delText xml:space="preserve">Для систематизации картин Петрова искусствоведы предложили несколько классификаций, основанных на том, что две картины Петрова не стоит различать, если они отличаются цепочкой опре-делённых преобразований. Найдите конкретные значения, оцени-те при больших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или дайте точную формулу числа работ Пет-рова по классификациям, основанным на преобразованиях:</w:delText>
        </w:r>
      </w:del>
    </w:p>
    <w:p w:rsidR="00A33515" w:rsidDel="002260E7" w:rsidRDefault="00A33515">
      <w:pPr>
        <w:spacing w:line="2" w:lineRule="exact"/>
        <w:rPr>
          <w:del w:id="10066" w:author="Admin" w:date="2019-02-19T02:10:00Z"/>
          <w:rFonts w:ascii="Arial" w:eastAsia="Arial" w:hAnsi="Arial" w:cs="Arial"/>
          <w:b/>
          <w:bCs/>
          <w:sz w:val="20"/>
          <w:szCs w:val="20"/>
        </w:rPr>
      </w:pPr>
    </w:p>
    <w:p w:rsidR="00A33515" w:rsidDel="002260E7" w:rsidRDefault="001A4D22">
      <w:pPr>
        <w:spacing w:line="247" w:lineRule="auto"/>
        <w:ind w:left="500"/>
        <w:rPr>
          <w:del w:id="10067" w:author="Admin" w:date="2019-02-19T02:10:00Z"/>
          <w:rFonts w:ascii="Arial" w:eastAsia="Arial" w:hAnsi="Arial" w:cs="Arial"/>
          <w:b/>
          <w:bCs/>
          <w:sz w:val="20"/>
          <w:szCs w:val="20"/>
        </w:rPr>
      </w:pPr>
      <w:del w:id="10068" w:author="Admin" w:date="2019-02-19T02:10:00Z">
        <w:r w:rsidDel="002260E7">
          <w:rPr>
            <w:rFonts w:ascii="Arial" w:eastAsia="Arial" w:hAnsi="Arial" w:cs="Arial"/>
            <w:sz w:val="20"/>
            <w:szCs w:val="20"/>
          </w:rPr>
          <w:delText>а) Поворот на 90</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и отражения относительно осей симметрии квад-рата; б) Преобразования из пункта а) и преобразование, сдвигающее все</w:delText>
        </w:r>
      </w:del>
    </w:p>
    <w:p w:rsidR="00A33515" w:rsidDel="002260E7" w:rsidRDefault="00A33515">
      <w:pPr>
        <w:spacing w:line="9" w:lineRule="exact"/>
        <w:rPr>
          <w:del w:id="10069" w:author="Admin" w:date="2019-02-19T02:10:00Z"/>
          <w:rFonts w:ascii="Arial" w:eastAsia="Arial" w:hAnsi="Arial" w:cs="Arial"/>
          <w:b/>
          <w:bCs/>
          <w:sz w:val="20"/>
          <w:szCs w:val="20"/>
        </w:rPr>
      </w:pPr>
    </w:p>
    <w:p w:rsidR="00A33515" w:rsidDel="002260E7" w:rsidRDefault="001A4D22">
      <w:pPr>
        <w:spacing w:line="279" w:lineRule="auto"/>
        <w:ind w:left="500"/>
        <w:rPr>
          <w:del w:id="10070" w:author="Admin" w:date="2019-02-19T02:10:00Z"/>
          <w:rFonts w:ascii="Arial" w:eastAsia="Arial" w:hAnsi="Arial" w:cs="Arial"/>
          <w:b/>
          <w:bCs/>
          <w:sz w:val="20"/>
          <w:szCs w:val="20"/>
        </w:rPr>
      </w:pPr>
      <w:del w:id="10071" w:author="Admin" w:date="2019-02-19T02:10:00Z">
        <w:r w:rsidDel="002260E7">
          <w:rPr>
            <w:rFonts w:ascii="Arial" w:eastAsia="Arial" w:hAnsi="Arial" w:cs="Arial"/>
            <w:sz w:val="20"/>
            <w:szCs w:val="20"/>
          </w:rPr>
          <w:delText>строчки квадрата, кроме первой, на 1 вниз, а нижнюю строчку ста-вящее наверх.</w:delText>
        </w:r>
      </w:del>
    </w:p>
    <w:p w:rsidR="00A33515" w:rsidDel="002260E7" w:rsidRDefault="001A4D22">
      <w:pPr>
        <w:ind w:left="500"/>
        <w:rPr>
          <w:del w:id="10072" w:author="Admin" w:date="2019-02-19T02:10:00Z"/>
          <w:rFonts w:ascii="Arial" w:eastAsia="Arial" w:hAnsi="Arial" w:cs="Arial"/>
          <w:b/>
          <w:bCs/>
          <w:sz w:val="20"/>
          <w:szCs w:val="20"/>
        </w:rPr>
      </w:pPr>
      <w:del w:id="10073" w:author="Admin" w:date="2019-02-19T02:10:00Z">
        <w:r w:rsidDel="002260E7">
          <w:rPr>
            <w:rFonts w:ascii="Arial" w:eastAsia="Arial" w:hAnsi="Arial" w:cs="Arial"/>
            <w:sz w:val="19"/>
            <w:szCs w:val="19"/>
          </w:rPr>
          <w:delText>в) Преобразования из пункта а) и преобразования, меняющие цвета</w:delText>
        </w:r>
      </w:del>
    </w:p>
    <w:p w:rsidR="00A33515" w:rsidDel="002260E7" w:rsidRDefault="00A33515">
      <w:pPr>
        <w:rPr>
          <w:del w:id="10074"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380" w:lineRule="exact"/>
        <w:rPr>
          <w:del w:id="10075" w:author="Admin" w:date="2019-02-19T02:10:00Z"/>
          <w:sz w:val="20"/>
          <w:szCs w:val="20"/>
        </w:rPr>
      </w:pPr>
    </w:p>
    <w:p w:rsidR="00A33515" w:rsidDel="002260E7" w:rsidRDefault="001A4D22">
      <w:pPr>
        <w:ind w:right="-19"/>
        <w:jc w:val="center"/>
        <w:rPr>
          <w:del w:id="10076" w:author="Admin" w:date="2019-02-19T02:10:00Z"/>
          <w:sz w:val="20"/>
          <w:szCs w:val="20"/>
        </w:rPr>
      </w:pPr>
      <w:del w:id="10077"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309</w:delText>
        </w:r>
        <w:r w:rsidDel="002260E7">
          <w:rPr>
            <w:rFonts w:ascii="Arial" w:eastAsia="Arial" w:hAnsi="Arial" w:cs="Arial"/>
            <w:sz w:val="20"/>
            <w:szCs w:val="20"/>
          </w:rPr>
          <w:delText xml:space="preserve"> −</w:delText>
        </w:r>
      </w:del>
    </w:p>
    <w:p w:rsidR="00A33515" w:rsidDel="002260E7" w:rsidRDefault="00A33515">
      <w:pPr>
        <w:rPr>
          <w:del w:id="10078"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0079" w:author="Admin" w:date="2019-02-19T02:10:00Z"/>
          <w:sz w:val="20"/>
          <w:szCs w:val="20"/>
        </w:rPr>
      </w:pPr>
      <w:bookmarkStart w:id="10080" w:name="page320"/>
      <w:bookmarkEnd w:id="10080"/>
      <w:del w:id="10081" w:author="Admin" w:date="2019-02-19T02:10:00Z">
        <w:r w:rsidDel="002260E7">
          <w:rPr>
            <w:rFonts w:ascii="Arial" w:eastAsia="Arial" w:hAnsi="Arial" w:cs="Arial"/>
            <w:sz w:val="18"/>
            <w:szCs w:val="18"/>
          </w:rPr>
          <w:lastRenderedPageBreak/>
          <w:delText>Турнир юных математиков 2017 года</w:delText>
        </w:r>
      </w:del>
    </w:p>
    <w:p w:rsidR="00A33515" w:rsidDel="002260E7" w:rsidRDefault="00A33515">
      <w:pPr>
        <w:spacing w:line="384" w:lineRule="exact"/>
        <w:rPr>
          <w:del w:id="10082" w:author="Admin" w:date="2019-02-19T02:10:00Z"/>
          <w:sz w:val="20"/>
          <w:szCs w:val="20"/>
        </w:rPr>
      </w:pPr>
    </w:p>
    <w:p w:rsidR="00A33515" w:rsidDel="002260E7" w:rsidRDefault="001A4D22">
      <w:pPr>
        <w:spacing w:line="279" w:lineRule="auto"/>
        <w:ind w:left="500"/>
        <w:jc w:val="both"/>
        <w:rPr>
          <w:del w:id="10083" w:author="Admin" w:date="2019-02-19T02:10:00Z"/>
          <w:sz w:val="20"/>
          <w:szCs w:val="20"/>
        </w:rPr>
      </w:pPr>
      <w:del w:id="10084" w:author="Admin" w:date="2019-02-19T02:10:00Z">
        <w:r w:rsidDel="002260E7">
          <w:rPr>
            <w:rFonts w:ascii="Arial" w:eastAsia="Arial" w:hAnsi="Arial" w:cs="Arial"/>
            <w:sz w:val="20"/>
            <w:szCs w:val="20"/>
          </w:rPr>
          <w:delText xml:space="preserve">на картине: цвет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на цвет </w:delText>
        </w:r>
        <w:r w:rsidDel="002260E7">
          <w:rPr>
            <w:rFonts w:ascii="Arial" w:eastAsia="Arial" w:hAnsi="Arial" w:cs="Arial"/>
            <w:i/>
            <w:iCs/>
            <w:sz w:val="20"/>
            <w:szCs w:val="20"/>
          </w:rPr>
          <w:delText>j</w:delText>
        </w:r>
        <w:r w:rsidDel="002260E7">
          <w:rPr>
            <w:rFonts w:ascii="Arial" w:eastAsia="Arial" w:hAnsi="Arial" w:cs="Arial"/>
            <w:sz w:val="20"/>
            <w:szCs w:val="20"/>
          </w:rPr>
          <w:delText xml:space="preserve">, цвет </w:delText>
        </w:r>
        <w:r w:rsidDel="002260E7">
          <w:rPr>
            <w:rFonts w:ascii="Arial" w:eastAsia="Arial" w:hAnsi="Arial" w:cs="Arial"/>
            <w:i/>
            <w:iCs/>
            <w:sz w:val="20"/>
            <w:szCs w:val="20"/>
          </w:rPr>
          <w:delText>j</w:delText>
        </w:r>
        <w:r w:rsidDel="002260E7">
          <w:rPr>
            <w:rFonts w:ascii="Arial" w:eastAsia="Arial" w:hAnsi="Arial" w:cs="Arial"/>
            <w:sz w:val="20"/>
            <w:szCs w:val="20"/>
          </w:rPr>
          <w:delText xml:space="preserve"> на цвет </w:delText>
        </w:r>
        <w:r w:rsidDel="002260E7">
          <w:rPr>
            <w:rFonts w:ascii="Arial" w:eastAsia="Arial" w:hAnsi="Arial" w:cs="Arial"/>
            <w:i/>
            <w:iCs/>
            <w:sz w:val="20"/>
            <w:szCs w:val="20"/>
          </w:rPr>
          <w:delText>i</w:delText>
        </w:r>
        <w:r w:rsidDel="002260E7">
          <w:rPr>
            <w:rFonts w:ascii="Arial" w:eastAsia="Arial" w:hAnsi="Arial" w:cs="Arial"/>
            <w:sz w:val="20"/>
            <w:szCs w:val="20"/>
          </w:rPr>
          <w:delText>, и не меняющее осталь-ные цвета. Назовём такие преобразования элементарными пере-крашиваниями.</w:delText>
        </w:r>
      </w:del>
    </w:p>
    <w:p w:rsidR="00A33515" w:rsidDel="002260E7" w:rsidRDefault="00A33515">
      <w:pPr>
        <w:spacing w:line="1" w:lineRule="exact"/>
        <w:rPr>
          <w:del w:id="10085" w:author="Admin" w:date="2019-02-19T02:10:00Z"/>
          <w:sz w:val="20"/>
          <w:szCs w:val="20"/>
        </w:rPr>
      </w:pPr>
    </w:p>
    <w:p w:rsidR="00A33515" w:rsidDel="002260E7" w:rsidRDefault="001A4D22">
      <w:pPr>
        <w:spacing w:line="303" w:lineRule="auto"/>
        <w:ind w:left="500"/>
        <w:jc w:val="both"/>
        <w:rPr>
          <w:del w:id="10086" w:author="Admin" w:date="2019-02-19T02:10:00Z"/>
          <w:sz w:val="20"/>
          <w:szCs w:val="20"/>
        </w:rPr>
      </w:pPr>
      <w:del w:id="10087" w:author="Admin" w:date="2019-02-19T02:10:00Z">
        <w:r w:rsidDel="002260E7">
          <w:rPr>
            <w:rFonts w:ascii="Arial" w:eastAsia="Arial" w:hAnsi="Arial" w:cs="Arial"/>
            <w:sz w:val="20"/>
            <w:szCs w:val="20"/>
          </w:rPr>
          <w:delText>г) Преобразования из пункта а) и преобразования, позволяющие в одном из столбцов сдвинуть все квадратики на 1 по циклу.</w:delText>
        </w:r>
      </w:del>
    </w:p>
    <w:p w:rsidR="00A33515" w:rsidDel="002260E7" w:rsidRDefault="001A4D22">
      <w:pPr>
        <w:spacing w:line="20" w:lineRule="exact"/>
        <w:rPr>
          <w:del w:id="10088" w:author="Admin" w:date="2019-02-19T02:10:00Z"/>
          <w:sz w:val="20"/>
          <w:szCs w:val="20"/>
        </w:rPr>
      </w:pPr>
      <w:del w:id="10089" w:author="Admin" w:date="2019-02-19T02:10:00Z">
        <w:r w:rsidDel="002260E7">
          <w:rPr>
            <w:noProof/>
            <w:sz w:val="20"/>
            <w:szCs w:val="20"/>
          </w:rPr>
          <w:drawing>
            <wp:anchor distT="0" distB="0" distL="114300" distR="114300" simplePos="0" relativeHeight="251908096" behindDoc="1" locked="0" layoutInCell="0" allowOverlap="1" wp14:anchorId="2E6A32D7" wp14:editId="3B2D3EF1">
              <wp:simplePos x="0" y="0"/>
              <wp:positionH relativeFrom="column">
                <wp:posOffset>1134745</wp:posOffset>
              </wp:positionH>
              <wp:positionV relativeFrom="paragraph">
                <wp:posOffset>241935</wp:posOffset>
              </wp:positionV>
              <wp:extent cx="2036445" cy="775970"/>
              <wp:effectExtent l="0" t="0" r="0" b="0"/>
              <wp:wrapNone/>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38">
                        <a:extLst/>
                      </a:blip>
                      <a:srcRect/>
                      <a:stretch>
                        <a:fillRect/>
                      </a:stretch>
                    </pic:blipFill>
                    <pic:spPr bwMode="auto">
                      <a:xfrm>
                        <a:off x="0" y="0"/>
                        <a:ext cx="2036445" cy="775970"/>
                      </a:xfrm>
                      <a:prstGeom prst="rect">
                        <a:avLst/>
                      </a:prstGeom>
                      <a:noFill/>
                    </pic:spPr>
                  </pic:pic>
                </a:graphicData>
              </a:graphic>
            </wp:anchor>
          </w:drawing>
        </w:r>
      </w:del>
    </w:p>
    <w:p w:rsidR="00A33515" w:rsidDel="002260E7" w:rsidRDefault="00A33515">
      <w:pPr>
        <w:spacing w:line="200" w:lineRule="exact"/>
        <w:rPr>
          <w:del w:id="10090" w:author="Admin" w:date="2019-02-19T02:10:00Z"/>
          <w:sz w:val="20"/>
          <w:szCs w:val="20"/>
        </w:rPr>
      </w:pPr>
    </w:p>
    <w:p w:rsidR="00A33515" w:rsidDel="002260E7" w:rsidRDefault="00A33515">
      <w:pPr>
        <w:spacing w:line="200" w:lineRule="exact"/>
        <w:rPr>
          <w:del w:id="10091" w:author="Admin" w:date="2019-02-19T02:10:00Z"/>
          <w:sz w:val="20"/>
          <w:szCs w:val="20"/>
        </w:rPr>
      </w:pPr>
    </w:p>
    <w:p w:rsidR="00A33515" w:rsidDel="002260E7" w:rsidRDefault="00A33515">
      <w:pPr>
        <w:spacing w:line="200" w:lineRule="exact"/>
        <w:rPr>
          <w:del w:id="10092" w:author="Admin" w:date="2019-02-19T02:10:00Z"/>
          <w:sz w:val="20"/>
          <w:szCs w:val="20"/>
        </w:rPr>
      </w:pPr>
    </w:p>
    <w:p w:rsidR="00A33515" w:rsidDel="002260E7" w:rsidRDefault="00A33515">
      <w:pPr>
        <w:spacing w:line="200" w:lineRule="exact"/>
        <w:rPr>
          <w:del w:id="10093" w:author="Admin" w:date="2019-02-19T02:10:00Z"/>
          <w:sz w:val="20"/>
          <w:szCs w:val="20"/>
        </w:rPr>
      </w:pPr>
    </w:p>
    <w:p w:rsidR="00A33515" w:rsidDel="002260E7" w:rsidRDefault="00A33515">
      <w:pPr>
        <w:spacing w:line="200" w:lineRule="exact"/>
        <w:rPr>
          <w:del w:id="10094" w:author="Admin" w:date="2019-02-19T02:10:00Z"/>
          <w:sz w:val="20"/>
          <w:szCs w:val="20"/>
        </w:rPr>
      </w:pPr>
    </w:p>
    <w:p w:rsidR="00A33515" w:rsidDel="002260E7" w:rsidRDefault="00A33515">
      <w:pPr>
        <w:spacing w:line="200" w:lineRule="exact"/>
        <w:rPr>
          <w:del w:id="10095" w:author="Admin" w:date="2019-02-19T02:10:00Z"/>
          <w:sz w:val="20"/>
          <w:szCs w:val="20"/>
        </w:rPr>
      </w:pPr>
    </w:p>
    <w:p w:rsidR="00A33515" w:rsidDel="002260E7" w:rsidRDefault="00A33515">
      <w:pPr>
        <w:spacing w:line="200" w:lineRule="exact"/>
        <w:rPr>
          <w:del w:id="10096" w:author="Admin" w:date="2019-02-19T02:10:00Z"/>
          <w:sz w:val="20"/>
          <w:szCs w:val="20"/>
        </w:rPr>
      </w:pPr>
    </w:p>
    <w:p w:rsidR="00A33515" w:rsidDel="002260E7" w:rsidRDefault="00A33515">
      <w:pPr>
        <w:spacing w:line="200" w:lineRule="exact"/>
        <w:rPr>
          <w:del w:id="10097" w:author="Admin" w:date="2019-02-19T02:10:00Z"/>
          <w:sz w:val="20"/>
          <w:szCs w:val="20"/>
        </w:rPr>
      </w:pPr>
    </w:p>
    <w:p w:rsidR="00A33515" w:rsidDel="002260E7" w:rsidRDefault="00A33515">
      <w:pPr>
        <w:spacing w:line="338" w:lineRule="exact"/>
        <w:rPr>
          <w:del w:id="10098" w:author="Admin" w:date="2019-02-19T02:10:00Z"/>
          <w:sz w:val="20"/>
          <w:szCs w:val="20"/>
        </w:rPr>
      </w:pPr>
    </w:p>
    <w:p w:rsidR="00A33515" w:rsidDel="002260E7" w:rsidRDefault="001A4D22">
      <w:pPr>
        <w:jc w:val="center"/>
        <w:rPr>
          <w:del w:id="10099" w:author="Admin" w:date="2019-02-19T02:10:00Z"/>
          <w:sz w:val="20"/>
          <w:szCs w:val="20"/>
        </w:rPr>
      </w:pPr>
      <w:del w:id="10100" w:author="Admin" w:date="2019-02-19T02:10:00Z">
        <w:r w:rsidDel="002260E7">
          <w:rPr>
            <w:rFonts w:ascii="Arial" w:eastAsia="Arial" w:hAnsi="Arial" w:cs="Arial"/>
            <w:sz w:val="20"/>
            <w:szCs w:val="20"/>
          </w:rPr>
          <w:delText>Рис. 3: Картины, отличающиеся заменой двух цветов</w:delText>
        </w:r>
      </w:del>
    </w:p>
    <w:p w:rsidR="00A33515" w:rsidDel="002260E7" w:rsidRDefault="00A33515">
      <w:pPr>
        <w:spacing w:line="200" w:lineRule="exact"/>
        <w:rPr>
          <w:del w:id="10101" w:author="Admin" w:date="2019-02-19T02:10:00Z"/>
          <w:sz w:val="20"/>
          <w:szCs w:val="20"/>
        </w:rPr>
      </w:pPr>
    </w:p>
    <w:p w:rsidR="00A33515" w:rsidDel="002260E7" w:rsidRDefault="00A33515">
      <w:pPr>
        <w:spacing w:line="308" w:lineRule="exact"/>
        <w:rPr>
          <w:del w:id="10102" w:author="Admin" w:date="2019-02-19T02:10:00Z"/>
          <w:sz w:val="20"/>
          <w:szCs w:val="20"/>
        </w:rPr>
      </w:pPr>
    </w:p>
    <w:p w:rsidR="00A33515" w:rsidDel="002260E7" w:rsidRDefault="001A4D22">
      <w:pPr>
        <w:numPr>
          <w:ilvl w:val="0"/>
          <w:numId w:val="727"/>
        </w:numPr>
        <w:tabs>
          <w:tab w:val="left" w:pos="500"/>
        </w:tabs>
        <w:spacing w:line="279" w:lineRule="auto"/>
        <w:ind w:left="500" w:hanging="273"/>
        <w:jc w:val="both"/>
        <w:rPr>
          <w:del w:id="10103" w:author="Admin" w:date="2019-02-19T02:10:00Z"/>
          <w:rFonts w:ascii="Arial" w:eastAsia="Arial" w:hAnsi="Arial" w:cs="Arial"/>
          <w:b/>
          <w:bCs/>
          <w:sz w:val="20"/>
          <w:szCs w:val="20"/>
        </w:rPr>
        <w:pPrChange w:id="10104" w:author="Admin" w:date="2019-02-19T00:19:00Z">
          <w:pPr>
            <w:numPr>
              <w:numId w:val="730"/>
            </w:numPr>
            <w:tabs>
              <w:tab w:val="left" w:pos="500"/>
            </w:tabs>
            <w:spacing w:line="279" w:lineRule="auto"/>
            <w:ind w:left="500" w:hanging="273"/>
            <w:jc w:val="both"/>
          </w:pPr>
        </w:pPrChange>
      </w:pPr>
      <w:del w:id="10105" w:author="Admin" w:date="2019-02-19T02:10:00Z">
        <w:r w:rsidDel="002260E7">
          <w:rPr>
            <w:rFonts w:ascii="Arial" w:eastAsia="Arial" w:hAnsi="Arial" w:cs="Arial"/>
            <w:sz w:val="20"/>
            <w:szCs w:val="20"/>
          </w:rPr>
          <w:delText xml:space="preserve">Художник Иванов решил превзойти Петрова и стал разбивать рав-носторонний треугольник со стороной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на треугольники со сто-роной 1 и раскрашивать их в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цветов. Исследуйте аналогичный предыдущим пунктам вопрос. В частности, рассмотрите классифи-кации, разрешающие преобразования:</w:delText>
        </w:r>
      </w:del>
    </w:p>
    <w:p w:rsidR="00A33515" w:rsidDel="002260E7" w:rsidRDefault="00A33515">
      <w:pPr>
        <w:spacing w:line="2" w:lineRule="exact"/>
        <w:rPr>
          <w:del w:id="10106" w:author="Admin" w:date="2019-02-19T02:10:00Z"/>
          <w:rFonts w:ascii="Arial" w:eastAsia="Arial" w:hAnsi="Arial" w:cs="Arial"/>
          <w:b/>
          <w:bCs/>
          <w:sz w:val="20"/>
          <w:szCs w:val="20"/>
        </w:rPr>
      </w:pPr>
    </w:p>
    <w:p w:rsidR="00A33515" w:rsidDel="002260E7" w:rsidRDefault="001A4D22">
      <w:pPr>
        <w:ind w:left="500"/>
        <w:rPr>
          <w:del w:id="10107" w:author="Admin" w:date="2019-02-19T02:10:00Z"/>
          <w:rFonts w:ascii="Arial" w:eastAsia="Arial" w:hAnsi="Arial" w:cs="Arial"/>
          <w:b/>
          <w:bCs/>
          <w:sz w:val="20"/>
          <w:szCs w:val="20"/>
        </w:rPr>
      </w:pPr>
      <w:del w:id="10108" w:author="Admin" w:date="2019-02-19T02:10:00Z">
        <w:r w:rsidDel="002260E7">
          <w:rPr>
            <w:rFonts w:ascii="Arial" w:eastAsia="Arial" w:hAnsi="Arial" w:cs="Arial"/>
            <w:sz w:val="20"/>
            <w:szCs w:val="20"/>
          </w:rPr>
          <w:delText>а) Поворот на 120</w:delText>
        </w:r>
        <w:r w:rsidDel="002260E7">
          <w:rPr>
            <w:rFonts w:eastAsia="Times New Roman"/>
            <w:i/>
            <w:iCs/>
            <w:sz w:val="27"/>
            <w:szCs w:val="27"/>
            <w:vertAlign w:val="superscript"/>
          </w:rPr>
          <w:delText>◦</w:delText>
        </w:r>
        <w:r w:rsidDel="002260E7">
          <w:rPr>
            <w:rFonts w:ascii="Arial" w:eastAsia="Arial" w:hAnsi="Arial" w:cs="Arial"/>
            <w:sz w:val="20"/>
            <w:szCs w:val="20"/>
          </w:rPr>
          <w:delText>;</w:delText>
        </w:r>
      </w:del>
    </w:p>
    <w:p w:rsidR="00A33515" w:rsidDel="002260E7" w:rsidRDefault="00A33515">
      <w:pPr>
        <w:spacing w:line="2" w:lineRule="exact"/>
        <w:rPr>
          <w:del w:id="10109" w:author="Admin" w:date="2019-02-19T02:10:00Z"/>
          <w:rFonts w:ascii="Arial" w:eastAsia="Arial" w:hAnsi="Arial" w:cs="Arial"/>
          <w:b/>
          <w:bCs/>
          <w:sz w:val="20"/>
          <w:szCs w:val="20"/>
        </w:rPr>
      </w:pPr>
    </w:p>
    <w:p w:rsidR="00A33515" w:rsidDel="002260E7" w:rsidRDefault="001A4D22">
      <w:pPr>
        <w:spacing w:line="231" w:lineRule="auto"/>
        <w:ind w:left="500"/>
        <w:rPr>
          <w:del w:id="10110" w:author="Admin" w:date="2019-02-19T02:10:00Z"/>
          <w:rFonts w:ascii="Arial" w:eastAsia="Arial" w:hAnsi="Arial" w:cs="Arial"/>
          <w:b/>
          <w:bCs/>
          <w:sz w:val="20"/>
          <w:szCs w:val="20"/>
        </w:rPr>
      </w:pPr>
      <w:del w:id="10111" w:author="Admin" w:date="2019-02-19T02:10:00Z">
        <w:r w:rsidDel="002260E7">
          <w:rPr>
            <w:rFonts w:ascii="Arial" w:eastAsia="Arial" w:hAnsi="Arial" w:cs="Arial"/>
            <w:sz w:val="20"/>
            <w:szCs w:val="20"/>
          </w:rPr>
          <w:delText>б) Поворот на 120</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и отражения относительно осей симметрии тре-угольника; в) Преобразования из пункта б) и элементарные перекрашивания;</w:delText>
        </w:r>
      </w:del>
    </w:p>
    <w:p w:rsidR="00A33515" w:rsidDel="002260E7" w:rsidRDefault="00A33515">
      <w:pPr>
        <w:spacing w:line="14" w:lineRule="exact"/>
        <w:rPr>
          <w:del w:id="10112" w:author="Admin" w:date="2019-02-19T02:10:00Z"/>
          <w:rFonts w:ascii="Arial" w:eastAsia="Arial" w:hAnsi="Arial" w:cs="Arial"/>
          <w:b/>
          <w:bCs/>
          <w:sz w:val="20"/>
          <w:szCs w:val="20"/>
        </w:rPr>
      </w:pPr>
    </w:p>
    <w:p w:rsidR="00A33515" w:rsidDel="002260E7" w:rsidRDefault="001A4D22">
      <w:pPr>
        <w:spacing w:line="332" w:lineRule="auto"/>
        <w:ind w:left="500"/>
        <w:jc w:val="both"/>
        <w:rPr>
          <w:del w:id="10113" w:author="Admin" w:date="2019-02-19T02:10:00Z"/>
          <w:rFonts w:ascii="Arial" w:eastAsia="Arial" w:hAnsi="Arial" w:cs="Arial"/>
          <w:b/>
          <w:bCs/>
          <w:sz w:val="20"/>
          <w:szCs w:val="20"/>
        </w:rPr>
      </w:pPr>
      <w:del w:id="10114" w:author="Admin" w:date="2019-02-19T02:10:00Z">
        <w:r w:rsidDel="002260E7">
          <w:rPr>
            <w:rFonts w:ascii="Arial" w:eastAsia="Arial" w:hAnsi="Arial" w:cs="Arial"/>
            <w:sz w:val="19"/>
            <w:szCs w:val="19"/>
          </w:rPr>
          <w:delText>г) Преобразования из пункта а) и преобразование, сдвигающее по циклу цвета в одном горизонтальном ряду большого треугольника.</w:delText>
        </w:r>
      </w:del>
    </w:p>
    <w:p w:rsidR="00A33515" w:rsidDel="002260E7" w:rsidRDefault="00A33515">
      <w:pPr>
        <w:spacing w:line="90" w:lineRule="exact"/>
        <w:rPr>
          <w:del w:id="10115" w:author="Admin" w:date="2019-02-19T02:10:00Z"/>
          <w:rFonts w:ascii="Arial" w:eastAsia="Arial" w:hAnsi="Arial" w:cs="Arial"/>
          <w:b/>
          <w:bCs/>
          <w:sz w:val="20"/>
          <w:szCs w:val="20"/>
        </w:rPr>
      </w:pPr>
    </w:p>
    <w:p w:rsidR="00A33515" w:rsidDel="002260E7" w:rsidRDefault="001A4D22">
      <w:pPr>
        <w:numPr>
          <w:ilvl w:val="0"/>
          <w:numId w:val="727"/>
        </w:numPr>
        <w:tabs>
          <w:tab w:val="left" w:pos="500"/>
        </w:tabs>
        <w:spacing w:line="303" w:lineRule="auto"/>
        <w:ind w:left="500" w:hanging="273"/>
        <w:rPr>
          <w:del w:id="10116" w:author="Admin" w:date="2019-02-19T02:10:00Z"/>
          <w:rFonts w:ascii="Arial" w:eastAsia="Arial" w:hAnsi="Arial" w:cs="Arial"/>
          <w:b/>
          <w:bCs/>
          <w:sz w:val="20"/>
          <w:szCs w:val="20"/>
        </w:rPr>
        <w:pPrChange w:id="10117" w:author="Admin" w:date="2019-02-19T00:19:00Z">
          <w:pPr>
            <w:numPr>
              <w:numId w:val="730"/>
            </w:numPr>
            <w:tabs>
              <w:tab w:val="left" w:pos="500"/>
            </w:tabs>
            <w:spacing w:line="303" w:lineRule="auto"/>
            <w:ind w:left="500" w:hanging="273"/>
          </w:pPr>
        </w:pPrChange>
      </w:pPr>
      <w:del w:id="10118" w:author="Admin" w:date="2019-02-19T02:10:00Z">
        <w:r w:rsidDel="002260E7">
          <w:rPr>
            <w:rFonts w:ascii="Arial" w:eastAsia="Arial" w:hAnsi="Arial" w:cs="Arial"/>
            <w:sz w:val="20"/>
            <w:szCs w:val="20"/>
          </w:rPr>
          <w:delText>Рассмотрите другие, в том числе трёхмерные, разбиения и их рас-краски. Придумайте другие классификации.</w:delText>
        </w:r>
      </w:del>
    </w:p>
    <w:p w:rsidR="00A33515" w:rsidDel="002260E7" w:rsidRDefault="00A33515">
      <w:pPr>
        <w:spacing w:line="241" w:lineRule="exact"/>
        <w:rPr>
          <w:del w:id="10119" w:author="Admin" w:date="2019-02-19T02:10:00Z"/>
          <w:sz w:val="20"/>
          <w:szCs w:val="20"/>
        </w:rPr>
      </w:pPr>
    </w:p>
    <w:p w:rsidR="00A33515" w:rsidDel="002260E7" w:rsidRDefault="001A4D22">
      <w:pPr>
        <w:rPr>
          <w:del w:id="10120" w:author="Admin" w:date="2019-02-19T02:10:00Z"/>
          <w:sz w:val="20"/>
          <w:szCs w:val="20"/>
        </w:rPr>
      </w:pPr>
      <w:del w:id="10121" w:author="Admin" w:date="2019-02-19T02:10:00Z">
        <w:r w:rsidDel="002260E7">
          <w:rPr>
            <w:rFonts w:ascii="Arial" w:eastAsia="Arial" w:hAnsi="Arial" w:cs="Arial"/>
            <w:b/>
            <w:bCs/>
            <w:sz w:val="26"/>
            <w:szCs w:val="26"/>
          </w:rPr>
          <w:delText>Задача 5. Дискретная непрерывность</w:delText>
        </w:r>
      </w:del>
    </w:p>
    <w:p w:rsidR="00A33515" w:rsidDel="002260E7" w:rsidRDefault="00A33515">
      <w:pPr>
        <w:spacing w:line="178" w:lineRule="exact"/>
        <w:rPr>
          <w:del w:id="10122" w:author="Admin" w:date="2019-02-19T02:10:00Z"/>
          <w:sz w:val="20"/>
          <w:szCs w:val="20"/>
        </w:rPr>
      </w:pPr>
    </w:p>
    <w:p w:rsidR="00A33515" w:rsidDel="002260E7" w:rsidRDefault="001A4D22">
      <w:pPr>
        <w:spacing w:line="330" w:lineRule="auto"/>
        <w:ind w:firstLine="199"/>
        <w:jc w:val="both"/>
        <w:rPr>
          <w:del w:id="10123" w:author="Admin" w:date="2019-02-19T02:10:00Z"/>
          <w:sz w:val="20"/>
          <w:szCs w:val="20"/>
        </w:rPr>
      </w:pPr>
      <w:del w:id="10124" w:author="Admin" w:date="2019-02-19T02:10:00Z">
        <w:r w:rsidDel="002260E7">
          <w:rPr>
            <w:rFonts w:ascii="Arial" w:eastAsia="Arial" w:hAnsi="Arial" w:cs="Arial"/>
            <w:sz w:val="20"/>
            <w:szCs w:val="20"/>
          </w:rPr>
          <w:delText xml:space="preserve">Будем говорить, что два целых числа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соседние, если </w:delText>
        </w:r>
        <w:r w:rsidDel="002260E7">
          <w:rPr>
            <w:rFonts w:eastAsia="Times New Roman"/>
            <w:i/>
            <w:iCs/>
            <w:sz w:val="20"/>
            <w:szCs w:val="20"/>
          </w:rPr>
          <w:delText>j</w:delText>
        </w:r>
        <w:r w:rsidDel="002260E7">
          <w:rPr>
            <w:rFonts w:ascii="Arial" w:eastAsia="Arial" w:hAnsi="Arial" w:cs="Arial"/>
            <w:i/>
            <w:iCs/>
            <w:sz w:val="20"/>
            <w:szCs w:val="20"/>
          </w:rPr>
          <w:delText>a b</w:delText>
        </w:r>
        <w:r w:rsidDel="002260E7">
          <w:rPr>
            <w:rFonts w:eastAsia="Times New Roman"/>
            <w:i/>
            <w:iCs/>
            <w:sz w:val="20"/>
            <w:szCs w:val="20"/>
          </w:rPr>
          <w:delText>j</w:delText>
        </w:r>
        <w:r w:rsidDel="002260E7">
          <w:rPr>
            <w:rFonts w:ascii="Arial" w:eastAsia="Arial" w:hAnsi="Arial" w:cs="Arial"/>
            <w:sz w:val="20"/>
            <w:szCs w:val="20"/>
          </w:rPr>
          <w:delText xml:space="preserve"> 1. Пусть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 некоторое подмножество внутри целых чисел. Отображение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 xml:space="preserve">I </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eastAsia="Times New Roman"/>
            <w:sz w:val="20"/>
            <w:szCs w:val="20"/>
          </w:rPr>
          <w:delText>Z</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назовём дискретно непрерывным,</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если для любых двух соседних</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чисел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их образы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тоже соседние.</w:delText>
        </w:r>
      </w:del>
    </w:p>
    <w:p w:rsidR="00A33515" w:rsidDel="002260E7" w:rsidRDefault="00A33515">
      <w:pPr>
        <w:spacing w:line="2" w:lineRule="exact"/>
        <w:rPr>
          <w:del w:id="10125" w:author="Admin" w:date="2019-02-19T02:10:00Z"/>
          <w:sz w:val="20"/>
          <w:szCs w:val="20"/>
        </w:rPr>
      </w:pPr>
    </w:p>
    <w:p w:rsidR="00A33515" w:rsidDel="002260E7" w:rsidRDefault="001A4D22">
      <w:pPr>
        <w:numPr>
          <w:ilvl w:val="0"/>
          <w:numId w:val="728"/>
        </w:numPr>
        <w:tabs>
          <w:tab w:val="left" w:pos="500"/>
        </w:tabs>
        <w:spacing w:line="419" w:lineRule="auto"/>
        <w:ind w:left="500" w:hanging="273"/>
        <w:jc w:val="both"/>
        <w:rPr>
          <w:del w:id="10126" w:author="Admin" w:date="2019-02-19T02:10:00Z"/>
          <w:rFonts w:ascii="Arial" w:eastAsia="Arial" w:hAnsi="Arial" w:cs="Arial"/>
          <w:b/>
          <w:bCs/>
          <w:sz w:val="20"/>
          <w:szCs w:val="20"/>
        </w:rPr>
        <w:pPrChange w:id="10127" w:author="Admin" w:date="2019-02-19T00:19:00Z">
          <w:pPr>
            <w:numPr>
              <w:numId w:val="731"/>
            </w:numPr>
            <w:tabs>
              <w:tab w:val="left" w:pos="500"/>
            </w:tabs>
            <w:spacing w:line="419" w:lineRule="auto"/>
            <w:ind w:left="500" w:hanging="273"/>
            <w:jc w:val="both"/>
          </w:pPr>
        </w:pPrChange>
      </w:pPr>
      <w:del w:id="10128"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i/>
            <w:iCs/>
            <w:sz w:val="20"/>
            <w:szCs w:val="20"/>
          </w:rPr>
          <w:delText>&lt;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 два целых числа. Целочисленным отрезком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бу-дем называть подмножество целых чисел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eastAsia="Times New Roman"/>
            <w:i/>
            <w:iCs/>
            <w:sz w:val="20"/>
            <w:szCs w:val="20"/>
          </w:rPr>
          <w:delText>f</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eastAsia="Times New Roman"/>
            <w:i/>
            <w:iCs/>
            <w:sz w:val="20"/>
            <w:szCs w:val="20"/>
          </w:rPr>
          <w:delText>j</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 x b</w:delText>
        </w:r>
        <w:r w:rsidDel="002260E7">
          <w:rPr>
            <w:rFonts w:eastAsia="Times New Roman"/>
            <w:i/>
            <w:iCs/>
            <w:sz w:val="20"/>
            <w:szCs w:val="20"/>
          </w:rPr>
          <w:delText>g</w:delText>
        </w:r>
        <w:r w:rsidDel="002260E7">
          <w:rPr>
            <w:rFonts w:ascii="Arial" w:eastAsia="Arial" w:hAnsi="Arial" w:cs="Arial"/>
            <w:sz w:val="20"/>
            <w:szCs w:val="20"/>
          </w:rPr>
          <w:delText>.</w:delText>
        </w:r>
      </w:del>
    </w:p>
    <w:p w:rsidR="00A33515" w:rsidDel="002260E7" w:rsidRDefault="00A33515">
      <w:pPr>
        <w:rPr>
          <w:del w:id="10129"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1" w:lineRule="exact"/>
        <w:rPr>
          <w:del w:id="10130" w:author="Admin" w:date="2019-02-19T02:10:00Z"/>
          <w:sz w:val="20"/>
          <w:szCs w:val="20"/>
        </w:rPr>
      </w:pPr>
    </w:p>
    <w:p w:rsidR="00A33515" w:rsidDel="002260E7" w:rsidRDefault="001A4D22">
      <w:pPr>
        <w:ind w:right="-19"/>
        <w:jc w:val="center"/>
        <w:rPr>
          <w:del w:id="10131" w:author="Admin" w:date="2019-02-19T02:10:00Z"/>
          <w:sz w:val="20"/>
          <w:szCs w:val="20"/>
        </w:rPr>
      </w:pPr>
      <w:del w:id="10132"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310</w:delText>
        </w:r>
        <w:r w:rsidDel="002260E7">
          <w:rPr>
            <w:rFonts w:ascii="Arial" w:eastAsia="Arial" w:hAnsi="Arial" w:cs="Arial"/>
            <w:sz w:val="20"/>
            <w:szCs w:val="20"/>
          </w:rPr>
          <w:delText xml:space="preserve"> −</w:delText>
        </w:r>
      </w:del>
    </w:p>
    <w:p w:rsidR="00A33515" w:rsidDel="002260E7" w:rsidRDefault="00A33515">
      <w:pPr>
        <w:rPr>
          <w:del w:id="10133"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A33515">
      <w:pPr>
        <w:spacing w:line="52" w:lineRule="exact"/>
        <w:rPr>
          <w:del w:id="10134" w:author="Admin" w:date="2019-02-19T02:10:00Z"/>
          <w:sz w:val="20"/>
          <w:szCs w:val="20"/>
        </w:rPr>
      </w:pPr>
      <w:bookmarkStart w:id="10135" w:name="page321"/>
      <w:bookmarkEnd w:id="10135"/>
    </w:p>
    <w:p w:rsidR="00A33515" w:rsidDel="002260E7" w:rsidRDefault="001A4D22">
      <w:pPr>
        <w:jc w:val="center"/>
        <w:rPr>
          <w:del w:id="10136" w:author="Admin" w:date="2019-02-19T02:10:00Z"/>
          <w:sz w:val="20"/>
          <w:szCs w:val="20"/>
        </w:rPr>
      </w:pPr>
      <w:del w:id="10137" w:author="Admin" w:date="2019-02-19T02:10:00Z">
        <w:r w:rsidDel="002260E7">
          <w:rPr>
            <w:rFonts w:ascii="Arial" w:eastAsia="Arial" w:hAnsi="Arial" w:cs="Arial"/>
            <w:sz w:val="18"/>
            <w:szCs w:val="18"/>
          </w:rPr>
          <w:delText>Сборник задач олимпиады «Математика НОН-СТОП»</w:delText>
        </w:r>
      </w:del>
    </w:p>
    <w:p w:rsidR="00A33515" w:rsidDel="002260E7" w:rsidRDefault="00A33515">
      <w:pPr>
        <w:spacing w:line="384" w:lineRule="exact"/>
        <w:rPr>
          <w:del w:id="10138" w:author="Admin" w:date="2019-02-19T02:10:00Z"/>
          <w:sz w:val="20"/>
          <w:szCs w:val="20"/>
        </w:rPr>
      </w:pPr>
    </w:p>
    <w:p w:rsidR="00A33515" w:rsidDel="002260E7" w:rsidRDefault="001A4D22">
      <w:pPr>
        <w:spacing w:line="290" w:lineRule="auto"/>
        <w:ind w:left="500"/>
        <w:jc w:val="both"/>
        <w:rPr>
          <w:del w:id="10139" w:author="Admin" w:date="2019-02-19T02:10:00Z"/>
          <w:sz w:val="20"/>
          <w:szCs w:val="20"/>
        </w:rPr>
      </w:pPr>
      <w:del w:id="10140" w:author="Admin" w:date="2019-02-19T02:10:00Z">
        <w:r w:rsidDel="002260E7">
          <w:rPr>
            <w:rFonts w:ascii="Arial" w:eastAsia="Arial" w:hAnsi="Arial" w:cs="Arial"/>
            <w:sz w:val="20"/>
            <w:szCs w:val="20"/>
          </w:rPr>
          <w:delText xml:space="preserve">Пусть дано дискретно-непрерывное отображение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Пока-жите, что для любого целого числа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существует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такое, что </w:delText>
        </w:r>
        <w:r w:rsidDel="002260E7">
          <w:rPr>
            <w:rFonts w:ascii="Arial" w:eastAsia="Arial" w:hAnsi="Arial" w:cs="Arial"/>
            <w:i/>
            <w:iCs/>
            <w:sz w:val="20"/>
            <w:szCs w:val="20"/>
          </w:rPr>
          <w:delText>a c b</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c</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w:delText>
        </w:r>
      </w:del>
    </w:p>
    <w:p w:rsidR="00A33515" w:rsidDel="002260E7" w:rsidRDefault="00A33515">
      <w:pPr>
        <w:spacing w:line="102" w:lineRule="exact"/>
        <w:rPr>
          <w:del w:id="10141" w:author="Admin" w:date="2019-02-19T02:10:00Z"/>
          <w:sz w:val="20"/>
          <w:szCs w:val="20"/>
        </w:rPr>
      </w:pPr>
    </w:p>
    <w:p w:rsidR="00A33515" w:rsidDel="002260E7" w:rsidRDefault="001A4D22">
      <w:pPr>
        <w:numPr>
          <w:ilvl w:val="0"/>
          <w:numId w:val="729"/>
        </w:numPr>
        <w:tabs>
          <w:tab w:val="left" w:pos="497"/>
        </w:tabs>
        <w:spacing w:line="315" w:lineRule="auto"/>
        <w:ind w:left="600" w:hanging="373"/>
        <w:rPr>
          <w:del w:id="10142" w:author="Admin" w:date="2019-02-19T02:10:00Z"/>
          <w:rFonts w:ascii="Arial" w:eastAsia="Arial" w:hAnsi="Arial" w:cs="Arial"/>
          <w:b/>
          <w:bCs/>
          <w:sz w:val="20"/>
          <w:szCs w:val="20"/>
        </w:rPr>
        <w:pPrChange w:id="10143" w:author="Admin" w:date="2019-02-19T00:19:00Z">
          <w:pPr>
            <w:numPr>
              <w:numId w:val="732"/>
            </w:numPr>
            <w:tabs>
              <w:tab w:val="left" w:pos="497"/>
            </w:tabs>
            <w:spacing w:line="315" w:lineRule="auto"/>
            <w:ind w:left="600" w:hanging="373"/>
          </w:pPr>
        </w:pPrChange>
      </w:pPr>
      <w:del w:id="10144"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 xml:space="preserve"> — некоторое натуральное число. Рассмотрим функцию </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 : Z</w:delText>
        </w:r>
        <w:r w:rsidDel="002260E7">
          <w:rPr>
            <w:rFonts w:ascii="Arial" w:eastAsia="Arial" w:hAnsi="Arial" w:cs="Arial"/>
            <w:i/>
            <w:iCs/>
            <w:sz w:val="27"/>
            <w:szCs w:val="27"/>
            <w:vertAlign w:val="superscript"/>
          </w:rPr>
          <w:delText>n</w:delText>
        </w:r>
        <w:r w:rsidDel="002260E7">
          <w:rPr>
            <w:rFonts w:eastAsia="Times New Roman"/>
            <w:sz w:val="20"/>
            <w:szCs w:val="20"/>
          </w:rPr>
          <w:delText xml:space="preserve"> Z</w:delText>
        </w:r>
        <w:r w:rsidDel="002260E7">
          <w:rPr>
            <w:rFonts w:ascii="Arial" w:eastAsia="Arial" w:hAnsi="Arial" w:cs="Arial"/>
            <w:i/>
            <w:iCs/>
            <w:sz w:val="27"/>
            <w:szCs w:val="27"/>
            <w:vertAlign w:val="superscript"/>
          </w:rPr>
          <w:delText>n</w:delText>
        </w:r>
        <w:r w:rsidDel="002260E7">
          <w:rPr>
            <w:rFonts w:eastAsia="Times New Roman"/>
            <w:sz w:val="20"/>
            <w:szCs w:val="20"/>
          </w:rPr>
          <w:delText xml:space="preserve"> </w:delText>
        </w:r>
        <w:r w:rsidDel="002260E7">
          <w:rPr>
            <w:rFonts w:eastAsia="Times New Roman"/>
            <w:i/>
            <w:iCs/>
            <w:sz w:val="20"/>
            <w:szCs w:val="20"/>
          </w:rPr>
          <w:delText>!</w:delText>
        </w:r>
        <w:r w:rsidDel="002260E7">
          <w:rPr>
            <w:rFonts w:eastAsia="Times New Roman"/>
            <w:sz w:val="20"/>
            <w:szCs w:val="20"/>
          </w:rPr>
          <w:delText xml:space="preserve"> R</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заданную по правилу</w:delText>
        </w:r>
      </w:del>
    </w:p>
    <w:tbl>
      <w:tblPr>
        <w:tblW w:w="0" w:type="auto"/>
        <w:tblInd w:w="1020" w:type="dxa"/>
        <w:tblLayout w:type="fixed"/>
        <w:tblCellMar>
          <w:left w:w="0" w:type="dxa"/>
          <w:right w:w="0" w:type="dxa"/>
        </w:tblCellMar>
        <w:tblLook w:val="04A0" w:firstRow="1" w:lastRow="0" w:firstColumn="1" w:lastColumn="0" w:noHBand="0" w:noVBand="1"/>
      </w:tblPr>
      <w:tblGrid>
        <w:gridCol w:w="860"/>
        <w:gridCol w:w="660"/>
        <w:gridCol w:w="3720"/>
        <w:gridCol w:w="20"/>
      </w:tblGrid>
      <w:tr w:rsidR="00A33515" w:rsidDel="002260E7">
        <w:trPr>
          <w:trHeight w:val="139"/>
          <w:del w:id="10145" w:author="Admin" w:date="2019-02-19T02:10:00Z"/>
        </w:trPr>
        <w:tc>
          <w:tcPr>
            <w:tcW w:w="860" w:type="dxa"/>
            <w:vAlign w:val="bottom"/>
          </w:tcPr>
          <w:p w:rsidR="00A33515" w:rsidDel="002260E7" w:rsidRDefault="00A33515">
            <w:pPr>
              <w:rPr>
                <w:del w:id="10146" w:author="Admin" w:date="2019-02-19T02:10:00Z"/>
                <w:sz w:val="12"/>
                <w:szCs w:val="12"/>
              </w:rPr>
            </w:pPr>
          </w:p>
        </w:tc>
        <w:tc>
          <w:tcPr>
            <w:tcW w:w="660" w:type="dxa"/>
            <w:vAlign w:val="bottom"/>
          </w:tcPr>
          <w:p w:rsidR="00A33515" w:rsidDel="002260E7" w:rsidRDefault="001A4D22">
            <w:pPr>
              <w:spacing w:line="139" w:lineRule="exact"/>
              <w:ind w:right="270"/>
              <w:jc w:val="center"/>
              <w:rPr>
                <w:del w:id="10147" w:author="Admin" w:date="2019-02-19T02:10:00Z"/>
                <w:sz w:val="20"/>
                <w:szCs w:val="20"/>
              </w:rPr>
            </w:pPr>
            <w:del w:id="10148" w:author="Admin" w:date="2019-02-19T02:10:00Z">
              <w:r w:rsidDel="002260E7">
                <w:rPr>
                  <w:rFonts w:ascii="Arial" w:eastAsia="Arial" w:hAnsi="Arial" w:cs="Arial"/>
                  <w:i/>
                  <w:iCs/>
                  <w:sz w:val="14"/>
                  <w:szCs w:val="14"/>
                </w:rPr>
                <w:delText>n</w:delText>
              </w:r>
            </w:del>
          </w:p>
        </w:tc>
        <w:tc>
          <w:tcPr>
            <w:tcW w:w="3720" w:type="dxa"/>
            <w:vAlign w:val="bottom"/>
          </w:tcPr>
          <w:p w:rsidR="00A33515" w:rsidDel="002260E7" w:rsidRDefault="00A33515">
            <w:pPr>
              <w:rPr>
                <w:del w:id="10149" w:author="Admin" w:date="2019-02-19T02:10:00Z"/>
                <w:sz w:val="12"/>
                <w:szCs w:val="12"/>
              </w:rPr>
            </w:pPr>
          </w:p>
        </w:tc>
        <w:tc>
          <w:tcPr>
            <w:tcW w:w="0" w:type="dxa"/>
            <w:vAlign w:val="bottom"/>
          </w:tcPr>
          <w:p w:rsidR="00A33515" w:rsidDel="002260E7" w:rsidRDefault="00A33515">
            <w:pPr>
              <w:rPr>
                <w:del w:id="10150" w:author="Admin" w:date="2019-02-19T02:10:00Z"/>
                <w:sz w:val="1"/>
                <w:szCs w:val="1"/>
              </w:rPr>
            </w:pPr>
          </w:p>
        </w:tc>
      </w:tr>
      <w:tr w:rsidR="00A33515" w:rsidDel="002260E7">
        <w:trPr>
          <w:trHeight w:val="96"/>
          <w:del w:id="10151" w:author="Admin" w:date="2019-02-19T02:10:00Z"/>
        </w:trPr>
        <w:tc>
          <w:tcPr>
            <w:tcW w:w="860" w:type="dxa"/>
            <w:vMerge w:val="restart"/>
            <w:vAlign w:val="bottom"/>
          </w:tcPr>
          <w:p w:rsidR="00A33515" w:rsidDel="002260E7" w:rsidRDefault="001A4D22">
            <w:pPr>
              <w:rPr>
                <w:del w:id="10152" w:author="Admin" w:date="2019-02-19T02:10:00Z"/>
                <w:sz w:val="20"/>
                <w:szCs w:val="20"/>
              </w:rPr>
            </w:pPr>
            <w:del w:id="10153" w:author="Admin" w:date="2019-02-19T02:10:00Z">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 =</w:delText>
              </w:r>
            </w:del>
          </w:p>
        </w:tc>
        <w:tc>
          <w:tcPr>
            <w:tcW w:w="660" w:type="dxa"/>
            <w:vAlign w:val="bottom"/>
          </w:tcPr>
          <w:p w:rsidR="00A33515" w:rsidDel="002260E7" w:rsidRDefault="001A4D22">
            <w:pPr>
              <w:spacing w:line="96" w:lineRule="exact"/>
              <w:ind w:right="270"/>
              <w:jc w:val="center"/>
              <w:rPr>
                <w:del w:id="10154" w:author="Admin" w:date="2019-02-19T02:10:00Z"/>
                <w:sz w:val="20"/>
                <w:szCs w:val="20"/>
              </w:rPr>
            </w:pPr>
            <w:del w:id="10155" w:author="Admin" w:date="2019-02-19T02:10:00Z">
              <w:r w:rsidDel="002260E7">
                <w:rPr>
                  <w:rFonts w:eastAsia="Times New Roman"/>
                  <w:sz w:val="11"/>
                  <w:szCs w:val="11"/>
                  <w:vertAlign w:val="superscript"/>
                </w:rPr>
                <w:delText>∑</w:delText>
              </w:r>
              <w:r w:rsidDel="002260E7">
                <w:rPr>
                  <w:rFonts w:ascii="Arial" w:eastAsia="Arial" w:hAnsi="Arial" w:cs="Arial"/>
                  <w:i/>
                  <w:iCs/>
                  <w:sz w:val="9"/>
                  <w:szCs w:val="9"/>
                </w:rPr>
                <w:delText>i</w:delText>
              </w:r>
              <w:r w:rsidDel="002260E7">
                <w:rPr>
                  <w:rFonts w:ascii="Arial" w:eastAsia="Arial" w:hAnsi="Arial" w:cs="Arial"/>
                  <w:sz w:val="9"/>
                  <w:szCs w:val="9"/>
                </w:rPr>
                <w:delText>1</w:delText>
              </w:r>
            </w:del>
          </w:p>
        </w:tc>
        <w:tc>
          <w:tcPr>
            <w:tcW w:w="3720" w:type="dxa"/>
            <w:vMerge w:val="restart"/>
            <w:vAlign w:val="bottom"/>
          </w:tcPr>
          <w:p w:rsidR="00A33515" w:rsidDel="002260E7" w:rsidRDefault="001A4D22">
            <w:pPr>
              <w:ind w:left="120"/>
              <w:rPr>
                <w:del w:id="10156" w:author="Admin" w:date="2019-02-19T02:10:00Z"/>
                <w:sz w:val="20"/>
                <w:szCs w:val="20"/>
              </w:rPr>
            </w:pPr>
            <w:del w:id="10157" w:author="Admin" w:date="2019-02-19T02:10:00Z">
              <w:r w:rsidDel="002260E7">
                <w:rPr>
                  <w:rFonts w:ascii="Arial" w:eastAsia="Arial" w:hAnsi="Arial" w:cs="Arial"/>
                  <w:i/>
                  <w:iCs/>
                  <w:w w:val="92"/>
                  <w:sz w:val="20"/>
                  <w:szCs w:val="20"/>
                </w:rPr>
                <w:delText>y</w:delText>
              </w:r>
              <w:r w:rsidDel="002260E7">
                <w:rPr>
                  <w:rFonts w:ascii="Arial" w:eastAsia="Arial" w:hAnsi="Arial" w:cs="Arial"/>
                  <w:i/>
                  <w:iCs/>
                  <w:w w:val="92"/>
                  <w:sz w:val="27"/>
                  <w:szCs w:val="27"/>
                  <w:vertAlign w:val="subscript"/>
                </w:rPr>
                <w:delText>i</w:delText>
              </w:r>
              <w:r w:rsidDel="002260E7">
                <w:rPr>
                  <w:rFonts w:eastAsia="Times New Roman"/>
                  <w:i/>
                  <w:iCs/>
                  <w:w w:val="92"/>
                  <w:sz w:val="20"/>
                  <w:szCs w:val="20"/>
                </w:rPr>
                <w:delText>j;</w:delText>
              </w:r>
              <w:r w:rsidDel="002260E7">
                <w:rPr>
                  <w:rFonts w:ascii="Arial" w:eastAsia="Arial" w:hAnsi="Arial" w:cs="Arial"/>
                  <w:i/>
                  <w:iCs/>
                  <w:w w:val="92"/>
                  <w:sz w:val="20"/>
                  <w:szCs w:val="20"/>
                </w:rPr>
                <w:delText xml:space="preserve"> </w:delText>
              </w:r>
              <w:r w:rsidDel="002260E7">
                <w:rPr>
                  <w:rFonts w:ascii="Arial" w:eastAsia="Arial" w:hAnsi="Arial" w:cs="Arial"/>
                  <w:w w:val="92"/>
                  <w:sz w:val="20"/>
                  <w:szCs w:val="20"/>
                </w:rPr>
                <w:delText>где</w:delText>
              </w:r>
              <w:r w:rsidDel="002260E7">
                <w:rPr>
                  <w:rFonts w:ascii="Arial" w:eastAsia="Arial" w:hAnsi="Arial" w:cs="Arial"/>
                  <w:i/>
                  <w:iCs/>
                  <w:w w:val="92"/>
                  <w:sz w:val="20"/>
                  <w:szCs w:val="20"/>
                </w:rPr>
                <w:delText xml:space="preserve"> x </w:delText>
              </w:r>
              <w:r w:rsidDel="002260E7">
                <w:rPr>
                  <w:rFonts w:eastAsia="Times New Roman"/>
                  <w:w w:val="92"/>
                  <w:sz w:val="20"/>
                  <w:szCs w:val="20"/>
                </w:rPr>
                <w:delText>= (</w:delText>
              </w:r>
              <w:r w:rsidDel="002260E7">
                <w:rPr>
                  <w:rFonts w:ascii="Arial" w:eastAsia="Arial" w:hAnsi="Arial" w:cs="Arial"/>
                  <w:i/>
                  <w:iCs/>
                  <w:w w:val="92"/>
                  <w:sz w:val="20"/>
                  <w:szCs w:val="20"/>
                </w:rPr>
                <w:delText>x</w:delText>
              </w:r>
              <w:r w:rsidDel="002260E7">
                <w:rPr>
                  <w:rFonts w:ascii="Arial" w:eastAsia="Arial" w:hAnsi="Arial" w:cs="Arial"/>
                  <w:w w:val="92"/>
                  <w:sz w:val="27"/>
                  <w:szCs w:val="27"/>
                  <w:vertAlign w:val="subscript"/>
                </w:rPr>
                <w:delText>1</w:delText>
              </w:r>
              <w:r w:rsidDel="002260E7">
                <w:rPr>
                  <w:rFonts w:eastAsia="Times New Roman"/>
                  <w:i/>
                  <w:iCs/>
                  <w:w w:val="92"/>
                  <w:sz w:val="20"/>
                  <w:szCs w:val="20"/>
                </w:rPr>
                <w:delText>; : : : ;</w:delText>
              </w:r>
              <w:r w:rsidDel="002260E7">
                <w:rPr>
                  <w:rFonts w:ascii="Arial" w:eastAsia="Arial" w:hAnsi="Arial" w:cs="Arial"/>
                  <w:i/>
                  <w:iCs/>
                  <w:w w:val="92"/>
                  <w:sz w:val="20"/>
                  <w:szCs w:val="20"/>
                </w:rPr>
                <w:delText xml:space="preserve"> x</w:delText>
              </w:r>
              <w:r w:rsidDel="002260E7">
                <w:rPr>
                  <w:rFonts w:ascii="Arial" w:eastAsia="Arial" w:hAnsi="Arial" w:cs="Arial"/>
                  <w:i/>
                  <w:iCs/>
                  <w:w w:val="92"/>
                  <w:sz w:val="27"/>
                  <w:szCs w:val="27"/>
                  <w:vertAlign w:val="subscript"/>
                </w:rPr>
                <w:delText>n</w:delText>
              </w:r>
              <w:r w:rsidDel="002260E7">
                <w:rPr>
                  <w:rFonts w:eastAsia="Times New Roman"/>
                  <w:w w:val="92"/>
                  <w:sz w:val="20"/>
                  <w:szCs w:val="20"/>
                </w:rPr>
                <w:delText>)</w:delText>
              </w:r>
              <w:r w:rsidDel="002260E7">
                <w:rPr>
                  <w:rFonts w:ascii="Arial" w:eastAsia="Arial" w:hAnsi="Arial" w:cs="Arial"/>
                  <w:w w:val="92"/>
                  <w:sz w:val="20"/>
                  <w:szCs w:val="20"/>
                </w:rPr>
                <w:delText>,</w:delText>
              </w:r>
              <w:r w:rsidDel="002260E7">
                <w:rPr>
                  <w:rFonts w:ascii="Arial" w:eastAsia="Arial" w:hAnsi="Arial" w:cs="Arial"/>
                  <w:i/>
                  <w:iCs/>
                  <w:w w:val="92"/>
                  <w:sz w:val="20"/>
                  <w:szCs w:val="20"/>
                </w:rPr>
                <w:delText xml:space="preserve"> </w:delText>
              </w:r>
              <w:r w:rsidDel="002260E7">
                <w:rPr>
                  <w:rFonts w:ascii="Arial" w:eastAsia="Arial" w:hAnsi="Arial" w:cs="Arial"/>
                  <w:w w:val="92"/>
                  <w:sz w:val="20"/>
                  <w:szCs w:val="20"/>
                </w:rPr>
                <w:delText>а</w:delText>
              </w:r>
              <w:r w:rsidDel="002260E7">
                <w:rPr>
                  <w:rFonts w:ascii="Arial" w:eastAsia="Arial" w:hAnsi="Arial" w:cs="Arial"/>
                  <w:i/>
                  <w:iCs/>
                  <w:w w:val="92"/>
                  <w:sz w:val="20"/>
                  <w:szCs w:val="20"/>
                </w:rPr>
                <w:delText xml:space="preserve"> y </w:delText>
              </w:r>
              <w:r w:rsidDel="002260E7">
                <w:rPr>
                  <w:rFonts w:eastAsia="Times New Roman"/>
                  <w:w w:val="92"/>
                  <w:sz w:val="20"/>
                  <w:szCs w:val="20"/>
                </w:rPr>
                <w:delText>= (</w:delText>
              </w:r>
              <w:r w:rsidDel="002260E7">
                <w:rPr>
                  <w:rFonts w:ascii="Arial" w:eastAsia="Arial" w:hAnsi="Arial" w:cs="Arial"/>
                  <w:i/>
                  <w:iCs/>
                  <w:w w:val="92"/>
                  <w:sz w:val="20"/>
                  <w:szCs w:val="20"/>
                </w:rPr>
                <w:delText>y</w:delText>
              </w:r>
              <w:r w:rsidDel="002260E7">
                <w:rPr>
                  <w:rFonts w:ascii="Arial" w:eastAsia="Arial" w:hAnsi="Arial" w:cs="Arial"/>
                  <w:w w:val="92"/>
                  <w:sz w:val="27"/>
                  <w:szCs w:val="27"/>
                  <w:vertAlign w:val="subscript"/>
                </w:rPr>
                <w:delText>1</w:delText>
              </w:r>
              <w:r w:rsidDel="002260E7">
                <w:rPr>
                  <w:rFonts w:eastAsia="Times New Roman"/>
                  <w:i/>
                  <w:iCs/>
                  <w:w w:val="92"/>
                  <w:sz w:val="20"/>
                  <w:szCs w:val="20"/>
                </w:rPr>
                <w:delText>; : : : ;</w:delText>
              </w:r>
              <w:r w:rsidDel="002260E7">
                <w:rPr>
                  <w:rFonts w:ascii="Arial" w:eastAsia="Arial" w:hAnsi="Arial" w:cs="Arial"/>
                  <w:i/>
                  <w:iCs/>
                  <w:w w:val="92"/>
                  <w:sz w:val="20"/>
                  <w:szCs w:val="20"/>
                </w:rPr>
                <w:delText xml:space="preserve"> y</w:delText>
              </w:r>
              <w:r w:rsidDel="002260E7">
                <w:rPr>
                  <w:rFonts w:ascii="Arial" w:eastAsia="Arial" w:hAnsi="Arial" w:cs="Arial"/>
                  <w:i/>
                  <w:iCs/>
                  <w:w w:val="92"/>
                  <w:sz w:val="27"/>
                  <w:szCs w:val="27"/>
                  <w:vertAlign w:val="subscript"/>
                </w:rPr>
                <w:delText>n</w:delText>
              </w:r>
              <w:r w:rsidDel="002260E7">
                <w:rPr>
                  <w:rFonts w:eastAsia="Times New Roman"/>
                  <w:w w:val="92"/>
                  <w:sz w:val="20"/>
                  <w:szCs w:val="20"/>
                </w:rPr>
                <w:delText>)</w:delText>
              </w:r>
              <w:r w:rsidDel="002260E7">
                <w:rPr>
                  <w:rFonts w:ascii="Arial" w:eastAsia="Arial" w:hAnsi="Arial" w:cs="Arial"/>
                  <w:w w:val="92"/>
                  <w:sz w:val="20"/>
                  <w:szCs w:val="20"/>
                </w:rPr>
                <w:delText>.</w:delText>
              </w:r>
            </w:del>
          </w:p>
        </w:tc>
        <w:tc>
          <w:tcPr>
            <w:tcW w:w="0" w:type="dxa"/>
            <w:vAlign w:val="bottom"/>
          </w:tcPr>
          <w:p w:rsidR="00A33515" w:rsidDel="002260E7" w:rsidRDefault="00A33515">
            <w:pPr>
              <w:rPr>
                <w:del w:id="10158" w:author="Admin" w:date="2019-02-19T02:10:00Z"/>
                <w:sz w:val="1"/>
                <w:szCs w:val="1"/>
              </w:rPr>
            </w:pPr>
          </w:p>
        </w:tc>
      </w:tr>
      <w:tr w:rsidR="00A33515" w:rsidDel="002260E7">
        <w:trPr>
          <w:trHeight w:val="295"/>
          <w:del w:id="10159" w:author="Admin" w:date="2019-02-19T02:10:00Z"/>
        </w:trPr>
        <w:tc>
          <w:tcPr>
            <w:tcW w:w="860" w:type="dxa"/>
            <w:vMerge/>
            <w:vAlign w:val="bottom"/>
          </w:tcPr>
          <w:p w:rsidR="00A33515" w:rsidDel="002260E7" w:rsidRDefault="00A33515">
            <w:pPr>
              <w:rPr>
                <w:del w:id="10160" w:author="Admin" w:date="2019-02-19T02:10:00Z"/>
                <w:sz w:val="24"/>
                <w:szCs w:val="24"/>
              </w:rPr>
            </w:pPr>
          </w:p>
        </w:tc>
        <w:tc>
          <w:tcPr>
            <w:tcW w:w="660" w:type="dxa"/>
            <w:vAlign w:val="bottom"/>
          </w:tcPr>
          <w:p w:rsidR="00A33515" w:rsidDel="002260E7" w:rsidRDefault="001A4D22">
            <w:pPr>
              <w:spacing w:line="295" w:lineRule="exact"/>
              <w:ind w:left="340"/>
              <w:rPr>
                <w:del w:id="10161" w:author="Admin" w:date="2019-02-19T02:10:00Z"/>
                <w:sz w:val="20"/>
                <w:szCs w:val="20"/>
              </w:rPr>
            </w:pPr>
            <w:del w:id="10162" w:author="Admin" w:date="2019-02-19T02:10:00Z">
              <w:r w:rsidDel="002260E7">
                <w:rPr>
                  <w:rFonts w:eastAsia="Times New Roman"/>
                  <w:i/>
                  <w:iCs/>
                  <w:sz w:val="20"/>
                  <w:szCs w:val="20"/>
                </w:rPr>
                <w:delText>j</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del>
          </w:p>
        </w:tc>
        <w:tc>
          <w:tcPr>
            <w:tcW w:w="3720" w:type="dxa"/>
            <w:vMerge/>
            <w:vAlign w:val="bottom"/>
          </w:tcPr>
          <w:p w:rsidR="00A33515" w:rsidDel="002260E7" w:rsidRDefault="00A33515">
            <w:pPr>
              <w:rPr>
                <w:del w:id="10163" w:author="Admin" w:date="2019-02-19T02:10:00Z"/>
                <w:sz w:val="24"/>
                <w:szCs w:val="24"/>
              </w:rPr>
            </w:pPr>
          </w:p>
        </w:tc>
        <w:tc>
          <w:tcPr>
            <w:tcW w:w="0" w:type="dxa"/>
            <w:vAlign w:val="bottom"/>
          </w:tcPr>
          <w:p w:rsidR="00A33515" w:rsidDel="002260E7" w:rsidRDefault="00A33515">
            <w:pPr>
              <w:rPr>
                <w:del w:id="10164" w:author="Admin" w:date="2019-02-19T02:10:00Z"/>
                <w:sz w:val="1"/>
                <w:szCs w:val="1"/>
              </w:rPr>
            </w:pPr>
          </w:p>
        </w:tc>
      </w:tr>
      <w:tr w:rsidR="00A33515" w:rsidDel="002260E7">
        <w:trPr>
          <w:trHeight w:val="137"/>
          <w:del w:id="10165" w:author="Admin" w:date="2019-02-19T02:10:00Z"/>
        </w:trPr>
        <w:tc>
          <w:tcPr>
            <w:tcW w:w="860" w:type="dxa"/>
            <w:vAlign w:val="bottom"/>
          </w:tcPr>
          <w:p w:rsidR="00A33515" w:rsidDel="002260E7" w:rsidRDefault="00A33515">
            <w:pPr>
              <w:rPr>
                <w:del w:id="10166" w:author="Admin" w:date="2019-02-19T02:10:00Z"/>
                <w:sz w:val="11"/>
                <w:szCs w:val="11"/>
              </w:rPr>
            </w:pPr>
          </w:p>
        </w:tc>
        <w:tc>
          <w:tcPr>
            <w:tcW w:w="660" w:type="dxa"/>
            <w:vAlign w:val="bottom"/>
          </w:tcPr>
          <w:p w:rsidR="00A33515" w:rsidDel="002260E7" w:rsidRDefault="001A4D22">
            <w:pPr>
              <w:spacing w:line="137" w:lineRule="exact"/>
              <w:ind w:right="310"/>
              <w:jc w:val="center"/>
              <w:rPr>
                <w:del w:id="10167" w:author="Admin" w:date="2019-02-19T02:10:00Z"/>
                <w:sz w:val="20"/>
                <w:szCs w:val="20"/>
              </w:rPr>
            </w:pPr>
            <w:del w:id="10168" w:author="Admin" w:date="2019-02-19T02:10:00Z">
              <w:r w:rsidDel="002260E7">
                <w:rPr>
                  <w:rFonts w:eastAsia="Times New Roman"/>
                  <w:sz w:val="14"/>
                  <w:szCs w:val="14"/>
                </w:rPr>
                <w:delText>=</w:delText>
              </w:r>
            </w:del>
          </w:p>
        </w:tc>
        <w:tc>
          <w:tcPr>
            <w:tcW w:w="3720" w:type="dxa"/>
            <w:vAlign w:val="bottom"/>
          </w:tcPr>
          <w:p w:rsidR="00A33515" w:rsidDel="002260E7" w:rsidRDefault="00A33515">
            <w:pPr>
              <w:rPr>
                <w:del w:id="10169" w:author="Admin" w:date="2019-02-19T02:10:00Z"/>
                <w:sz w:val="11"/>
                <w:szCs w:val="11"/>
              </w:rPr>
            </w:pPr>
          </w:p>
        </w:tc>
        <w:tc>
          <w:tcPr>
            <w:tcW w:w="0" w:type="dxa"/>
            <w:vAlign w:val="bottom"/>
          </w:tcPr>
          <w:p w:rsidR="00A33515" w:rsidDel="002260E7" w:rsidRDefault="00A33515">
            <w:pPr>
              <w:rPr>
                <w:del w:id="10170" w:author="Admin" w:date="2019-02-19T02:10:00Z"/>
                <w:sz w:val="1"/>
                <w:szCs w:val="1"/>
              </w:rPr>
            </w:pPr>
          </w:p>
        </w:tc>
      </w:tr>
    </w:tbl>
    <w:p w:rsidR="00A33515" w:rsidDel="002260E7" w:rsidRDefault="00A33515">
      <w:pPr>
        <w:spacing w:line="177" w:lineRule="exact"/>
        <w:rPr>
          <w:del w:id="10171" w:author="Admin" w:date="2019-02-19T02:10:00Z"/>
          <w:sz w:val="20"/>
          <w:szCs w:val="20"/>
        </w:rPr>
      </w:pPr>
    </w:p>
    <w:p w:rsidR="00A33515" w:rsidDel="002260E7" w:rsidRDefault="001A4D22">
      <w:pPr>
        <w:ind w:left="500"/>
        <w:jc w:val="both"/>
        <w:rPr>
          <w:del w:id="10172" w:author="Admin" w:date="2019-02-19T02:10:00Z"/>
          <w:sz w:val="20"/>
          <w:szCs w:val="20"/>
        </w:rPr>
      </w:pPr>
      <w:del w:id="10173" w:author="Admin" w:date="2019-02-19T02:10:00Z">
        <w:r w:rsidDel="002260E7">
          <w:rPr>
            <w:rFonts w:ascii="Arial" w:eastAsia="Arial" w:hAnsi="Arial" w:cs="Arial"/>
            <w:sz w:val="20"/>
            <w:szCs w:val="20"/>
          </w:rPr>
          <w:delText xml:space="preserve">Будем говорить, что точки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 xml:space="preserve"> соседние, если </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1. Пусть </w:delText>
        </w:r>
        <w:r w:rsidDel="002260E7">
          <w:rPr>
            <w:rFonts w:ascii="Arial" w:eastAsia="Arial" w:hAnsi="Arial" w:cs="Arial"/>
            <w:i/>
            <w:iCs/>
            <w:sz w:val="20"/>
            <w:szCs w:val="20"/>
          </w:rPr>
          <w:delText xml:space="preserve">A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подмножество в</w:delText>
        </w:r>
        <w:r w:rsidDel="002260E7">
          <w:rPr>
            <w:rFonts w:ascii="Arial" w:eastAsia="Arial" w:hAnsi="Arial" w:cs="Arial"/>
            <w:i/>
            <w:iCs/>
            <w:sz w:val="20"/>
            <w:szCs w:val="20"/>
          </w:rPr>
          <w:delText xml:space="preserve"> </w:delText>
        </w:r>
        <w:r w:rsidDel="002260E7">
          <w:rPr>
            <w:rFonts w:eastAsia="Times New Roman"/>
            <w:sz w:val="20"/>
            <w:szCs w:val="20"/>
          </w:rPr>
          <w:delText>Z</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а</w:delText>
        </w:r>
        <w:r w:rsidDel="002260E7">
          <w:rPr>
            <w:rFonts w:ascii="Arial" w:eastAsia="Arial" w:hAnsi="Arial" w:cs="Arial"/>
            <w:i/>
            <w:iCs/>
            <w:sz w:val="20"/>
            <w:szCs w:val="20"/>
          </w:rPr>
          <w:delText xml:space="preserve"> k </w:delText>
        </w:r>
        <w:r w:rsidDel="002260E7">
          <w:rPr>
            <w:rFonts w:eastAsia="Times New Roman"/>
            <w:i/>
            <w:iCs/>
            <w:sz w:val="20"/>
            <w:szCs w:val="20"/>
          </w:rPr>
          <w:delText>2</w:delText>
        </w:r>
        <w:r w:rsidDel="002260E7">
          <w:rPr>
            <w:rFonts w:ascii="Arial" w:eastAsia="Arial" w:hAnsi="Arial" w:cs="Arial"/>
            <w:i/>
            <w:iCs/>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Отображение</w:delText>
        </w:r>
        <w:r w:rsidDel="002260E7">
          <w:rPr>
            <w:rFonts w:ascii="Arial" w:eastAsia="Arial" w:hAnsi="Arial" w:cs="Arial"/>
            <w:i/>
            <w:iCs/>
            <w:sz w:val="20"/>
            <w:szCs w:val="20"/>
          </w:rPr>
          <w:delText xml:space="preserve"> f </w:delText>
        </w:r>
        <w:r w:rsidDel="002260E7">
          <w:rPr>
            <w:rFonts w:eastAsia="Times New Roman"/>
            <w:sz w:val="20"/>
            <w:szCs w:val="20"/>
          </w:rPr>
          <w:delText>:</w:delText>
        </w:r>
        <w:r w:rsidDel="002260E7">
          <w:rPr>
            <w:rFonts w:ascii="Arial" w:eastAsia="Arial" w:hAnsi="Arial" w:cs="Arial"/>
            <w:i/>
            <w:iCs/>
            <w:sz w:val="20"/>
            <w:szCs w:val="20"/>
          </w:rPr>
          <w:delText xml:space="preserve"> A </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eastAsia="Times New Roman"/>
            <w:sz w:val="20"/>
            <w:szCs w:val="20"/>
          </w:rPr>
          <w:delText>Z</w:delText>
        </w:r>
        <w:r w:rsidDel="002260E7">
          <w:rPr>
            <w:rFonts w:ascii="Arial" w:eastAsia="Arial" w:hAnsi="Arial" w:cs="Arial"/>
            <w:i/>
            <w:iCs/>
            <w:sz w:val="27"/>
            <w:szCs w:val="27"/>
            <w:vertAlign w:val="superscript"/>
          </w:rPr>
          <w:delText>k</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назовём</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дискретно-непрерывным, если для любых соседних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их об-разы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xml:space="preserve"> соседние в </w:delText>
        </w:r>
        <w:r w:rsidDel="002260E7">
          <w:rPr>
            <w:rFonts w:eastAsia="Times New Roman"/>
            <w:sz w:val="20"/>
            <w:szCs w:val="20"/>
          </w:rPr>
          <w:delText>Z</w:delText>
        </w:r>
        <w:r w:rsidDel="002260E7">
          <w:rPr>
            <w:rFonts w:ascii="Arial" w:eastAsia="Arial" w:hAnsi="Arial" w:cs="Arial"/>
            <w:i/>
            <w:iCs/>
            <w:sz w:val="27"/>
            <w:szCs w:val="27"/>
            <w:vertAlign w:val="superscript"/>
          </w:rPr>
          <w:delText>k</w:delText>
        </w:r>
        <w:r w:rsidDel="002260E7">
          <w:rPr>
            <w:rFonts w:ascii="Arial" w:eastAsia="Arial" w:hAnsi="Arial" w:cs="Arial"/>
            <w:sz w:val="20"/>
            <w:szCs w:val="20"/>
          </w:rPr>
          <w:delText xml:space="preserve">. Для каждого натурального числа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определим множества</w:delText>
        </w:r>
      </w:del>
    </w:p>
    <w:p w:rsidR="00A33515" w:rsidDel="002260E7" w:rsidRDefault="00A33515">
      <w:pPr>
        <w:spacing w:line="174" w:lineRule="exact"/>
        <w:rPr>
          <w:del w:id="10174" w:author="Admin" w:date="2019-02-19T02:10:00Z"/>
          <w:sz w:val="20"/>
          <w:szCs w:val="20"/>
        </w:rPr>
      </w:pPr>
    </w:p>
    <w:p w:rsidR="002260E7" w:rsidDel="002260E7" w:rsidRDefault="002260E7">
      <w:pPr>
        <w:rPr>
          <w:del w:id="10175" w:author="Admin" w:date="2019-02-19T02:10:00Z"/>
          <w:sz w:val="20"/>
          <w:szCs w:val="20"/>
        </w:rPr>
      </w:pPr>
      <w:del w:id="10176" w:author="Admin" w:date="2019-02-19T02:10:00Z">
        <w:r w:rsidDel="002260E7">
          <w:rPr>
            <w:rFonts w:ascii="Arial" w:eastAsia="Arial" w:hAnsi="Arial" w:cs="Arial"/>
            <w:i/>
            <w:iCs/>
            <w:sz w:val="20"/>
            <w:szCs w:val="20"/>
          </w:rPr>
          <w:delText>D</w:delText>
        </w:r>
        <w:r w:rsidDel="002260E7">
          <w:rPr>
            <w:rFonts w:ascii="Arial" w:eastAsia="Arial" w:hAnsi="Arial" w:cs="Arial"/>
            <w:i/>
            <w:iCs/>
            <w:sz w:val="27"/>
            <w:szCs w:val="27"/>
            <w:vertAlign w:val="superscript"/>
          </w:rPr>
          <w:delText>n</w:delText>
        </w:r>
        <w:r w:rsidDel="002260E7">
          <w:rPr>
            <w:rFonts w:ascii="Arial" w:eastAsia="Arial" w:hAnsi="Arial" w:cs="Arial"/>
            <w:i/>
            <w:iCs/>
            <w:sz w:val="27"/>
            <w:szCs w:val="27"/>
            <w:vertAlign w:val="subscript"/>
          </w:rPr>
          <w:delText>m</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f</w:delText>
        </w:r>
        <w:r w:rsidDel="002260E7">
          <w:rPr>
            <w:rFonts w:ascii="Arial" w:eastAsia="Arial" w:hAnsi="Arial" w:cs="Arial"/>
            <w:i/>
            <w:iCs/>
            <w:sz w:val="20"/>
            <w:szCs w:val="20"/>
          </w:rPr>
          <w:delText xml:space="preserve">x </w:delText>
        </w:r>
        <w:r w:rsidDel="002260E7">
          <w:rPr>
            <w:rFonts w:eastAsia="Times New Roman"/>
            <w:i/>
            <w:iCs/>
            <w:sz w:val="20"/>
            <w:szCs w:val="20"/>
          </w:rPr>
          <w:delText>2</w:delText>
        </w:r>
        <w:r w:rsidDel="002260E7">
          <w:rPr>
            <w:rFonts w:ascii="Arial" w:eastAsia="Arial" w:hAnsi="Arial" w:cs="Arial"/>
            <w:i/>
            <w:iCs/>
            <w:sz w:val="20"/>
            <w:szCs w:val="20"/>
          </w:rPr>
          <w:delText xml:space="preserve"> </w:delText>
        </w:r>
        <w:r w:rsidDel="002260E7">
          <w:rPr>
            <w:rFonts w:eastAsia="Times New Roman"/>
            <w:sz w:val="20"/>
            <w:szCs w:val="20"/>
          </w:rPr>
          <w:delText>Z</w:delText>
        </w:r>
        <w:r w:rsidDel="002260E7">
          <w:rPr>
            <w:rFonts w:ascii="Arial" w:eastAsia="Arial" w:hAnsi="Arial" w:cs="Arial"/>
            <w:i/>
            <w:iCs/>
            <w:sz w:val="27"/>
            <w:szCs w:val="27"/>
            <w:vertAlign w:val="superscript"/>
          </w:rPr>
          <w:delText>n</w:delText>
        </w:r>
        <w:r w:rsidDel="002260E7">
          <w:rPr>
            <w:rFonts w:ascii="Arial" w:eastAsia="Arial" w:hAnsi="Arial" w:cs="Arial"/>
            <w:i/>
            <w:iCs/>
            <w:sz w:val="20"/>
            <w:szCs w:val="20"/>
          </w:rPr>
          <w:delText xml:space="preserve"> </w:delText>
        </w:r>
        <w:r w:rsidDel="002260E7">
          <w:rPr>
            <w:rFonts w:eastAsia="Times New Roman"/>
            <w:i/>
            <w:iCs/>
            <w:sz w:val="20"/>
            <w:szCs w:val="20"/>
          </w:rPr>
          <w:delText>j j</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eastAsia="Times New Roman"/>
            <w:i/>
            <w:iCs/>
            <w:sz w:val="20"/>
            <w:szCs w:val="20"/>
          </w:rPr>
          <w:delText>j</w:delText>
        </w:r>
        <w:r w:rsidDel="002260E7">
          <w:rPr>
            <w:rFonts w:ascii="Arial" w:eastAsia="Arial" w:hAnsi="Arial" w:cs="Arial"/>
            <w:i/>
            <w:iCs/>
            <w:sz w:val="20"/>
            <w:szCs w:val="20"/>
          </w:rPr>
          <w:tab/>
          <w:delText>m</w:delText>
        </w:r>
        <w:r w:rsidDel="002260E7">
          <w:rPr>
            <w:rFonts w:eastAsia="Times New Roman"/>
            <w:i/>
            <w:iCs/>
            <w:sz w:val="20"/>
            <w:szCs w:val="20"/>
          </w:rPr>
          <w:delText>g</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S</w:delText>
        </w:r>
        <w:r w:rsidDel="002260E7">
          <w:rPr>
            <w:rFonts w:ascii="Arial" w:eastAsia="Arial" w:hAnsi="Arial" w:cs="Arial"/>
            <w:i/>
            <w:iCs/>
            <w:sz w:val="27"/>
            <w:szCs w:val="27"/>
            <w:vertAlign w:val="superscript"/>
          </w:rPr>
          <w:delText>n</w:delText>
        </w:r>
        <w:r w:rsidDel="002260E7">
          <w:rPr>
            <w:rFonts w:ascii="Arial" w:eastAsia="Arial" w:hAnsi="Arial" w:cs="Arial"/>
            <w:i/>
            <w:iCs/>
            <w:sz w:val="27"/>
            <w:szCs w:val="27"/>
            <w:vertAlign w:val="subscript"/>
          </w:rPr>
          <w:delText>m</w:delText>
        </w:r>
        <w:r w:rsidDel="002260E7">
          <w:rPr>
            <w:rFonts w:ascii="Arial" w:eastAsia="Arial" w:hAnsi="Arial" w:cs="Arial"/>
            <w:i/>
            <w:iCs/>
            <w:sz w:val="20"/>
            <w:szCs w:val="20"/>
          </w:rPr>
          <w:delText xml:space="preserve"> </w:delText>
        </w:r>
        <w:r w:rsidDel="002260E7">
          <w:rPr>
            <w:rFonts w:ascii="Arial" w:eastAsia="Arial" w:hAnsi="Arial" w:cs="Arial"/>
            <w:sz w:val="27"/>
            <w:szCs w:val="27"/>
            <w:vertAlign w:val="superscript"/>
          </w:rPr>
          <w:delText>1</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f</w:delText>
        </w:r>
        <w:r w:rsidDel="002260E7">
          <w:rPr>
            <w:rFonts w:ascii="Arial" w:eastAsia="Arial" w:hAnsi="Arial" w:cs="Arial"/>
            <w:i/>
            <w:iCs/>
            <w:sz w:val="20"/>
            <w:szCs w:val="20"/>
          </w:rPr>
          <w:delText xml:space="preserve">x </w:delText>
        </w:r>
        <w:r w:rsidDel="002260E7">
          <w:rPr>
            <w:rFonts w:eastAsia="Times New Roman"/>
            <w:i/>
            <w:iCs/>
            <w:sz w:val="20"/>
            <w:szCs w:val="20"/>
          </w:rPr>
          <w:delText>2</w:delText>
        </w:r>
        <w:r w:rsidDel="002260E7">
          <w:rPr>
            <w:rFonts w:ascii="Arial" w:eastAsia="Arial" w:hAnsi="Arial" w:cs="Arial"/>
            <w:i/>
            <w:iCs/>
            <w:sz w:val="20"/>
            <w:szCs w:val="20"/>
          </w:rPr>
          <w:delText xml:space="preserve"> D</w:delText>
        </w:r>
        <w:r w:rsidDel="002260E7">
          <w:rPr>
            <w:rFonts w:ascii="Arial" w:eastAsia="Arial" w:hAnsi="Arial" w:cs="Arial"/>
            <w:i/>
            <w:iCs/>
            <w:sz w:val="27"/>
            <w:szCs w:val="27"/>
            <w:vertAlign w:val="superscript"/>
          </w:rPr>
          <w:delText>n</w:delText>
        </w:r>
        <w:r w:rsidDel="002260E7">
          <w:rPr>
            <w:rFonts w:ascii="Arial" w:eastAsia="Arial" w:hAnsi="Arial" w:cs="Arial"/>
            <w:i/>
            <w:iCs/>
            <w:sz w:val="27"/>
            <w:szCs w:val="27"/>
            <w:vertAlign w:val="subscript"/>
          </w:rPr>
          <w:delText>m</w:delText>
        </w:r>
        <w:r w:rsidDel="002260E7">
          <w:rPr>
            <w:rFonts w:ascii="Arial" w:eastAsia="Arial" w:hAnsi="Arial" w:cs="Arial"/>
            <w:i/>
            <w:iCs/>
            <w:sz w:val="20"/>
            <w:szCs w:val="20"/>
          </w:rPr>
          <w:delText xml:space="preserve"> </w:delText>
        </w:r>
        <w:r w:rsidDel="002260E7">
          <w:rPr>
            <w:rFonts w:eastAsia="Times New Roman"/>
            <w:i/>
            <w:iCs/>
            <w:sz w:val="20"/>
            <w:szCs w:val="20"/>
          </w:rPr>
          <w:delText>j 9</w:delText>
        </w:r>
        <w:r w:rsidDel="002260E7">
          <w:rPr>
            <w:rFonts w:ascii="Arial" w:eastAsia="Arial" w:hAnsi="Arial" w:cs="Arial"/>
            <w:i/>
            <w:iCs/>
            <w:sz w:val="20"/>
            <w:szCs w:val="20"/>
          </w:rPr>
          <w:delText>i</w:delText>
        </w:r>
        <w:r w:rsidDel="002260E7">
          <w:rPr>
            <w:rFonts w:ascii="Arial" w:eastAsia="Arial" w:hAnsi="Arial" w:cs="Arial"/>
            <w:i/>
            <w:iCs/>
            <w:sz w:val="20"/>
            <w:szCs w:val="20"/>
          </w:rPr>
          <w:tab/>
          <w:delText xml:space="preserve">n </w:delText>
        </w:r>
        <w:r w:rsidDel="002260E7">
          <w:rPr>
            <w:rFonts w:eastAsia="Times New Roman"/>
            <w:i/>
            <w:iCs/>
            <w:sz w:val="20"/>
            <w:szCs w:val="20"/>
          </w:rPr>
          <w:delText>j</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eastAsia="Times New Roman"/>
            <w:i/>
            <w:iCs/>
            <w:sz w:val="20"/>
            <w:szCs w:val="20"/>
          </w:rPr>
          <w:delText>j</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r</w:delText>
        </w:r>
        <w:r w:rsidDel="002260E7">
          <w:rPr>
            <w:rFonts w:eastAsia="Times New Roman"/>
            <w:i/>
            <w:iCs/>
            <w:sz w:val="20"/>
            <w:szCs w:val="20"/>
          </w:rPr>
          <w:delText>g:</w:delText>
        </w:r>
      </w:del>
    </w:p>
    <w:p w:rsidR="00A33515" w:rsidDel="002260E7" w:rsidRDefault="00A33515">
      <w:pPr>
        <w:spacing w:line="264" w:lineRule="exact"/>
        <w:rPr>
          <w:del w:id="10177" w:author="Admin" w:date="2019-02-19T02:10:00Z"/>
          <w:sz w:val="20"/>
          <w:szCs w:val="20"/>
        </w:rPr>
      </w:pPr>
    </w:p>
    <w:p w:rsidR="00A33515" w:rsidDel="002260E7" w:rsidRDefault="001A4D22">
      <w:pPr>
        <w:spacing w:line="237" w:lineRule="auto"/>
        <w:ind w:left="500"/>
        <w:jc w:val="both"/>
        <w:rPr>
          <w:del w:id="10178" w:author="Admin" w:date="2019-02-19T02:10:00Z"/>
          <w:sz w:val="20"/>
          <w:szCs w:val="20"/>
        </w:rPr>
      </w:pPr>
      <w:del w:id="10179" w:author="Admin" w:date="2019-02-19T02:10:00Z">
        <w:r w:rsidDel="002260E7">
          <w:rPr>
            <w:rFonts w:ascii="Arial" w:eastAsia="Arial" w:hAnsi="Arial" w:cs="Arial"/>
            <w:sz w:val="19"/>
            <w:szCs w:val="19"/>
          </w:rPr>
          <w:delText xml:space="preserve">Пусть дискретно-непрерывное отображение </w:delText>
        </w:r>
        <w:r w:rsidDel="002260E7">
          <w:rPr>
            <w:rFonts w:ascii="Arial" w:eastAsia="Arial" w:hAnsi="Arial" w:cs="Arial"/>
            <w:i/>
            <w:iCs/>
            <w:sz w:val="19"/>
            <w:szCs w:val="19"/>
          </w:rPr>
          <w:delText>f</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S</w:delText>
        </w:r>
        <w:r w:rsidDel="002260E7">
          <w:rPr>
            <w:rFonts w:ascii="Arial" w:eastAsia="Arial" w:hAnsi="Arial" w:cs="Arial"/>
            <w:sz w:val="26"/>
            <w:szCs w:val="26"/>
            <w:vertAlign w:val="superscript"/>
          </w:rPr>
          <w:delText>1</w:delText>
        </w:r>
        <w:r w:rsidDel="002260E7">
          <w:rPr>
            <w:rFonts w:ascii="Arial" w:eastAsia="Arial" w:hAnsi="Arial" w:cs="Arial"/>
            <w:i/>
            <w:iCs/>
            <w:sz w:val="26"/>
            <w:szCs w:val="26"/>
            <w:vertAlign w:val="subscript"/>
          </w:rPr>
          <w:delText>m</w:delText>
        </w:r>
        <w:r w:rsidDel="002260E7">
          <w:rPr>
            <w:rFonts w:ascii="Arial" w:eastAsia="Arial" w:hAnsi="Arial" w:cs="Arial"/>
            <w:sz w:val="19"/>
            <w:szCs w:val="19"/>
          </w:rPr>
          <w:delText xml:space="preserve"> </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eastAsia="Times New Roman"/>
            <w:sz w:val="19"/>
            <w:szCs w:val="19"/>
          </w:rPr>
          <w:delText>Z</w:delText>
        </w:r>
        <w:r w:rsidDel="002260E7">
          <w:rPr>
            <w:rFonts w:ascii="Arial" w:eastAsia="Arial" w:hAnsi="Arial" w:cs="Arial"/>
            <w:sz w:val="26"/>
            <w:szCs w:val="26"/>
            <w:vertAlign w:val="superscript"/>
          </w:rPr>
          <w:delText>2</w:delText>
        </w:r>
        <w:r w:rsidDel="002260E7">
          <w:rPr>
            <w:rFonts w:ascii="Arial" w:eastAsia="Arial" w:hAnsi="Arial" w:cs="Arial"/>
            <w:sz w:val="19"/>
            <w:szCs w:val="19"/>
          </w:rPr>
          <w:delText xml:space="preserve">, а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eastAsia="Times New Roman"/>
            <w:sz w:val="19"/>
            <w:szCs w:val="19"/>
          </w:rPr>
          <w:delText>Z</w:delText>
        </w:r>
        <w:r w:rsidDel="002260E7">
          <w:rPr>
            <w:rFonts w:ascii="Arial" w:eastAsia="Arial" w:hAnsi="Arial" w:cs="Arial"/>
            <w:sz w:val="26"/>
            <w:szCs w:val="26"/>
            <w:vertAlign w:val="superscript"/>
          </w:rPr>
          <w:delText>2</w:delText>
        </w:r>
        <w:r w:rsidDel="002260E7">
          <w:rPr>
            <w:rFonts w:ascii="Arial" w:eastAsia="Arial" w:hAnsi="Arial" w:cs="Arial"/>
            <w:sz w:val="19"/>
            <w:szCs w:val="19"/>
          </w:rPr>
          <w:delText xml:space="preserve"> не лежит в </w:delText>
        </w:r>
        <w:r w:rsidDel="002260E7">
          <w:rPr>
            <w:rFonts w:ascii="Arial" w:eastAsia="Arial" w:hAnsi="Arial" w:cs="Arial"/>
            <w:i/>
            <w:iCs/>
            <w:sz w:val="19"/>
            <w:szCs w:val="19"/>
          </w:rPr>
          <w:delText>f</w:delText>
        </w:r>
        <w:r w:rsidDel="002260E7">
          <w:rPr>
            <w:rFonts w:eastAsia="Times New Roman"/>
            <w:sz w:val="19"/>
            <w:szCs w:val="19"/>
          </w:rPr>
          <w:delText>(</w:delText>
        </w:r>
        <w:r w:rsidDel="002260E7">
          <w:rPr>
            <w:rFonts w:ascii="Arial" w:eastAsia="Arial" w:hAnsi="Arial" w:cs="Arial"/>
            <w:i/>
            <w:iCs/>
            <w:sz w:val="19"/>
            <w:szCs w:val="19"/>
          </w:rPr>
          <w:delText>S</w:delText>
        </w:r>
        <w:r w:rsidDel="002260E7">
          <w:rPr>
            <w:rFonts w:ascii="Arial" w:eastAsia="Arial" w:hAnsi="Arial" w:cs="Arial"/>
            <w:sz w:val="26"/>
            <w:szCs w:val="26"/>
            <w:vertAlign w:val="superscript"/>
          </w:rPr>
          <w:delText>1</w:delText>
        </w:r>
        <w:r w:rsidDel="002260E7">
          <w:rPr>
            <w:rFonts w:ascii="Arial" w:eastAsia="Arial" w:hAnsi="Arial" w:cs="Arial"/>
            <w:i/>
            <w:iCs/>
            <w:sz w:val="26"/>
            <w:szCs w:val="26"/>
            <w:vertAlign w:val="subscript"/>
          </w:rPr>
          <w:delText>m</w:delText>
        </w:r>
        <w:r w:rsidDel="002260E7">
          <w:rPr>
            <w:rFonts w:eastAsia="Times New Roman"/>
            <w:sz w:val="19"/>
            <w:szCs w:val="19"/>
          </w:rPr>
          <w:delText>)</w:delText>
        </w:r>
        <w:r w:rsidDel="002260E7">
          <w:rPr>
            <w:rFonts w:ascii="Arial" w:eastAsia="Arial" w:hAnsi="Arial" w:cs="Arial"/>
            <w:sz w:val="19"/>
            <w:szCs w:val="19"/>
          </w:rPr>
          <w:delText xml:space="preserve">. Для любого луча </w:delText>
        </w:r>
        <w:r w:rsidDel="002260E7">
          <w:rPr>
            <w:rFonts w:ascii="Arial" w:eastAsia="Arial" w:hAnsi="Arial" w:cs="Arial"/>
            <w:i/>
            <w:iCs/>
            <w:sz w:val="19"/>
            <w:szCs w:val="19"/>
          </w:rPr>
          <w:delText>l</w:delText>
        </w:r>
        <w:r w:rsidDel="002260E7">
          <w:rPr>
            <w:rFonts w:ascii="Arial" w:eastAsia="Arial" w:hAnsi="Arial" w:cs="Arial"/>
            <w:sz w:val="19"/>
            <w:szCs w:val="19"/>
          </w:rPr>
          <w:delText xml:space="preserve">, исходящего из точки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и не содер-жащего точек </w:delText>
        </w:r>
        <w:r w:rsidDel="002260E7">
          <w:rPr>
            <w:rFonts w:ascii="Arial" w:eastAsia="Arial" w:hAnsi="Arial" w:cs="Arial"/>
            <w:i/>
            <w:iCs/>
            <w:sz w:val="19"/>
            <w:szCs w:val="19"/>
          </w:rPr>
          <w:delText>f</w:delText>
        </w:r>
        <w:r w:rsidDel="002260E7">
          <w:rPr>
            <w:rFonts w:eastAsia="Times New Roman"/>
            <w:sz w:val="19"/>
            <w:szCs w:val="19"/>
          </w:rPr>
          <w:delText>(</w:delText>
        </w:r>
        <w:r w:rsidDel="002260E7">
          <w:rPr>
            <w:rFonts w:ascii="Arial" w:eastAsia="Arial" w:hAnsi="Arial" w:cs="Arial"/>
            <w:i/>
            <w:iCs/>
            <w:sz w:val="19"/>
            <w:szCs w:val="19"/>
          </w:rPr>
          <w:delText>S</w:delText>
        </w:r>
        <w:r w:rsidDel="002260E7">
          <w:rPr>
            <w:rFonts w:ascii="Arial" w:eastAsia="Arial" w:hAnsi="Arial" w:cs="Arial"/>
            <w:sz w:val="26"/>
            <w:szCs w:val="26"/>
            <w:vertAlign w:val="superscript"/>
          </w:rPr>
          <w:delText>1</w:delText>
        </w:r>
        <w:r w:rsidDel="002260E7">
          <w:rPr>
            <w:rFonts w:ascii="Arial" w:eastAsia="Arial" w:hAnsi="Arial" w:cs="Arial"/>
            <w:i/>
            <w:iCs/>
            <w:sz w:val="26"/>
            <w:szCs w:val="26"/>
            <w:vertAlign w:val="subscript"/>
          </w:rPr>
          <w:delText>m</w:delText>
        </w:r>
        <w:r w:rsidDel="002260E7">
          <w:rPr>
            <w:rFonts w:eastAsia="Times New Roman"/>
            <w:sz w:val="19"/>
            <w:szCs w:val="19"/>
          </w:rPr>
          <w:delText>)</w:delText>
        </w:r>
        <w:r w:rsidDel="002260E7">
          <w:rPr>
            <w:rFonts w:ascii="Arial" w:eastAsia="Arial" w:hAnsi="Arial" w:cs="Arial"/>
            <w:sz w:val="19"/>
            <w:szCs w:val="19"/>
          </w:rPr>
          <w:delText xml:space="preserve">, можно определить число </w:delText>
        </w:r>
        <w:r w:rsidDel="002260E7">
          <w:rPr>
            <w:rFonts w:ascii="Arial" w:eastAsia="Arial" w:hAnsi="Arial" w:cs="Arial"/>
            <w:i/>
            <w:iCs/>
            <w:sz w:val="19"/>
            <w:szCs w:val="19"/>
          </w:rPr>
          <w:delText>i</w:delText>
        </w:r>
        <w:r w:rsidDel="002260E7">
          <w:rPr>
            <w:rFonts w:ascii="Arial" w:eastAsia="Arial" w:hAnsi="Arial" w:cs="Arial"/>
            <w:i/>
            <w:iCs/>
            <w:sz w:val="26"/>
            <w:szCs w:val="26"/>
            <w:vertAlign w:val="subscript"/>
          </w:rPr>
          <w:delText>l</w:delText>
        </w:r>
        <w:r w:rsidDel="002260E7">
          <w:rPr>
            <w:rFonts w:eastAsia="Times New Roman"/>
            <w:i/>
            <w:iCs/>
            <w:sz w:val="26"/>
            <w:szCs w:val="26"/>
            <w:vertAlign w:val="subscript"/>
          </w:rPr>
          <w:delText>;</w:delText>
        </w:r>
        <w:r w:rsidDel="002260E7">
          <w:rPr>
            <w:rFonts w:ascii="Arial" w:eastAsia="Arial" w:hAnsi="Arial" w:cs="Arial"/>
            <w:i/>
            <w:iCs/>
            <w:sz w:val="26"/>
            <w:szCs w:val="26"/>
            <w:vertAlign w:val="subscript"/>
          </w:rPr>
          <w:delText>f</w:delText>
        </w:r>
        <w:r w:rsidDel="002260E7">
          <w:rPr>
            <w:rFonts w:ascii="Arial" w:eastAsia="Arial" w:hAnsi="Arial" w:cs="Arial"/>
            <w:sz w:val="19"/>
            <w:szCs w:val="19"/>
          </w:rPr>
          <w:delText xml:space="preserve"> его пересечений с ломаной, построенной по </w:delText>
        </w:r>
        <w:r w:rsidDel="002260E7">
          <w:rPr>
            <w:rFonts w:ascii="Arial" w:eastAsia="Arial" w:hAnsi="Arial" w:cs="Arial"/>
            <w:i/>
            <w:iCs/>
            <w:sz w:val="19"/>
            <w:szCs w:val="19"/>
          </w:rPr>
          <w:delText>f</w:delText>
        </w:r>
        <w:r w:rsidDel="002260E7">
          <w:rPr>
            <w:rFonts w:ascii="Arial" w:eastAsia="Arial" w:hAnsi="Arial" w:cs="Arial"/>
            <w:sz w:val="19"/>
            <w:szCs w:val="19"/>
          </w:rPr>
          <w:delText>. Сделаем это следующим образом:</w:delText>
        </w:r>
      </w:del>
    </w:p>
    <w:p w:rsidR="00A33515" w:rsidDel="002260E7" w:rsidRDefault="00A33515">
      <w:pPr>
        <w:spacing w:line="200" w:lineRule="exact"/>
        <w:rPr>
          <w:del w:id="10180" w:author="Admin" w:date="2019-02-19T02:10:00Z"/>
          <w:sz w:val="20"/>
          <w:szCs w:val="20"/>
        </w:rPr>
      </w:pPr>
    </w:p>
    <w:p w:rsidR="00A33515" w:rsidDel="002260E7" w:rsidRDefault="00A33515">
      <w:pPr>
        <w:spacing w:line="271" w:lineRule="exact"/>
        <w:rPr>
          <w:del w:id="10181" w:author="Admin" w:date="2019-02-19T02:10:00Z"/>
          <w:sz w:val="20"/>
          <w:szCs w:val="20"/>
        </w:rPr>
      </w:pPr>
    </w:p>
    <w:tbl>
      <w:tblPr>
        <w:tblW w:w="0" w:type="auto"/>
        <w:tblInd w:w="1100" w:type="dxa"/>
        <w:tblLayout w:type="fixed"/>
        <w:tblCellMar>
          <w:left w:w="0" w:type="dxa"/>
          <w:right w:w="0" w:type="dxa"/>
        </w:tblCellMar>
        <w:tblLook w:val="04A0" w:firstRow="1" w:lastRow="0" w:firstColumn="1" w:lastColumn="0" w:noHBand="0" w:noVBand="1"/>
      </w:tblPr>
      <w:tblGrid>
        <w:gridCol w:w="420"/>
        <w:gridCol w:w="100"/>
        <w:gridCol w:w="4440"/>
        <w:gridCol w:w="80"/>
        <w:gridCol w:w="40"/>
        <w:gridCol w:w="20"/>
      </w:tblGrid>
      <w:tr w:rsidR="00A33515" w:rsidRPr="005872AA" w:rsidDel="002260E7">
        <w:trPr>
          <w:trHeight w:val="253"/>
          <w:del w:id="10182" w:author="Admin" w:date="2019-02-19T02:10:00Z"/>
        </w:trPr>
        <w:tc>
          <w:tcPr>
            <w:tcW w:w="420" w:type="dxa"/>
            <w:vMerge w:val="restart"/>
            <w:vAlign w:val="bottom"/>
          </w:tcPr>
          <w:p w:rsidR="00A33515" w:rsidDel="002260E7" w:rsidRDefault="001A4D22">
            <w:pPr>
              <w:rPr>
                <w:del w:id="10183" w:author="Admin" w:date="2019-02-19T02:10:00Z"/>
                <w:sz w:val="20"/>
                <w:szCs w:val="20"/>
              </w:rPr>
            </w:pPr>
            <w:del w:id="10184" w:author="Admin" w:date="2019-02-19T02:10:00Z">
              <w:r w:rsidDel="002260E7">
                <w:rPr>
                  <w:rFonts w:ascii="Arial" w:eastAsia="Arial" w:hAnsi="Arial" w:cs="Arial"/>
                  <w:i/>
                  <w:iCs/>
                  <w:sz w:val="39"/>
                  <w:szCs w:val="39"/>
                  <w:vertAlign w:val="superscript"/>
                </w:rPr>
                <w:delText>i</w:delText>
              </w:r>
              <w:r w:rsidDel="002260E7">
                <w:rPr>
                  <w:rFonts w:ascii="Arial" w:eastAsia="Arial" w:hAnsi="Arial" w:cs="Arial"/>
                  <w:i/>
                  <w:iCs/>
                  <w:sz w:val="14"/>
                  <w:szCs w:val="14"/>
                </w:rPr>
                <w:delText>l</w:delText>
              </w:r>
              <w:r w:rsidDel="002260E7">
                <w:rPr>
                  <w:rFonts w:eastAsia="Times New Roman"/>
                  <w:i/>
                  <w:iCs/>
                  <w:sz w:val="14"/>
                  <w:szCs w:val="14"/>
                </w:rPr>
                <w:delText>;</w:delText>
              </w:r>
              <w:r w:rsidDel="002260E7">
                <w:rPr>
                  <w:rFonts w:ascii="Arial" w:eastAsia="Arial" w:hAnsi="Arial" w:cs="Arial"/>
                  <w:i/>
                  <w:iCs/>
                  <w:sz w:val="14"/>
                  <w:szCs w:val="14"/>
                </w:rPr>
                <w:delText xml:space="preserve">f </w:delText>
              </w:r>
              <w:r w:rsidDel="002260E7">
                <w:rPr>
                  <w:rFonts w:eastAsia="Times New Roman"/>
                  <w:sz w:val="39"/>
                  <w:szCs w:val="39"/>
                  <w:vertAlign w:val="superscript"/>
                </w:rPr>
                <w:delText>=</w:delText>
              </w:r>
            </w:del>
          </w:p>
        </w:tc>
        <w:tc>
          <w:tcPr>
            <w:tcW w:w="100" w:type="dxa"/>
            <w:vAlign w:val="bottom"/>
          </w:tcPr>
          <w:p w:rsidR="00A33515" w:rsidDel="002260E7" w:rsidRDefault="001A4D22">
            <w:pPr>
              <w:rPr>
                <w:del w:id="10185" w:author="Admin" w:date="2019-02-19T02:10:00Z"/>
                <w:sz w:val="20"/>
                <w:szCs w:val="20"/>
              </w:rPr>
            </w:pPr>
            <w:del w:id="10186" w:author="Admin" w:date="2019-02-19T02:10:00Z">
              <w:r w:rsidDel="002260E7">
                <w:rPr>
                  <w:rFonts w:ascii="Arial" w:eastAsia="Arial" w:hAnsi="Arial" w:cs="Arial"/>
                  <w:w w:val="71"/>
                  <w:sz w:val="20"/>
                  <w:szCs w:val="20"/>
                </w:rPr>
                <w:delText>1</w:delText>
              </w:r>
            </w:del>
          </w:p>
        </w:tc>
        <w:tc>
          <w:tcPr>
            <w:tcW w:w="4440" w:type="dxa"/>
            <w:vMerge w:val="restart"/>
            <w:vAlign w:val="bottom"/>
          </w:tcPr>
          <w:p w:rsidR="00A33515" w:rsidRPr="001A4D22" w:rsidDel="002260E7" w:rsidRDefault="001A4D22">
            <w:pPr>
              <w:ind w:left="80"/>
              <w:rPr>
                <w:del w:id="10187" w:author="Admin" w:date="2019-02-19T02:10:00Z"/>
                <w:sz w:val="20"/>
                <w:szCs w:val="20"/>
                <w:lang w:val="en-US"/>
                <w:rPrChange w:id="10188" w:author="Admin" w:date="2019-02-18T23:55:00Z">
                  <w:rPr>
                    <w:del w:id="10189" w:author="Admin" w:date="2019-02-19T02:10:00Z"/>
                    <w:sz w:val="20"/>
                    <w:szCs w:val="20"/>
                  </w:rPr>
                </w:rPrChange>
              </w:rPr>
            </w:pPr>
            <w:del w:id="10190" w:author="Admin" w:date="2019-02-19T02:10:00Z">
              <w:r w:rsidRPr="001A4D22" w:rsidDel="002260E7">
                <w:rPr>
                  <w:rFonts w:eastAsia="Times New Roman"/>
                  <w:i/>
                  <w:iCs/>
                  <w:sz w:val="20"/>
                  <w:szCs w:val="20"/>
                  <w:lang w:val="en-US"/>
                  <w:rPrChange w:id="10191" w:author="Admin" w:date="2019-02-18T23:55:00Z">
                    <w:rPr>
                      <w:rFonts w:eastAsia="Times New Roman"/>
                      <w:i/>
                      <w:iCs/>
                      <w:sz w:val="20"/>
                      <w:szCs w:val="20"/>
                    </w:rPr>
                  </w:rPrChange>
                </w:rPr>
                <w:delText>f</w:delText>
              </w:r>
              <w:r w:rsidRPr="001A4D22" w:rsidDel="002260E7">
                <w:rPr>
                  <w:rFonts w:eastAsia="Times New Roman"/>
                  <w:sz w:val="20"/>
                  <w:szCs w:val="20"/>
                  <w:lang w:val="en-US"/>
                  <w:rPrChange w:id="10192"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193" w:author="Admin" w:date="2019-02-18T23:55:00Z">
                    <w:rPr>
                      <w:rFonts w:ascii="Arial" w:eastAsia="Arial" w:hAnsi="Arial" w:cs="Arial"/>
                      <w:i/>
                      <w:iCs/>
                      <w:sz w:val="20"/>
                      <w:szCs w:val="20"/>
                    </w:rPr>
                  </w:rPrChange>
                </w:rPr>
                <w:delText>a</w:delText>
              </w:r>
              <w:r w:rsidRPr="001A4D22" w:rsidDel="002260E7">
                <w:rPr>
                  <w:rFonts w:eastAsia="Times New Roman"/>
                  <w:i/>
                  <w:iCs/>
                  <w:sz w:val="20"/>
                  <w:szCs w:val="20"/>
                  <w:lang w:val="en-US"/>
                  <w:rPrChange w:id="10194" w:author="Admin" w:date="2019-02-18T23:55:00Z">
                    <w:rPr>
                      <w:rFonts w:eastAsia="Times New Roman"/>
                      <w:i/>
                      <w:iCs/>
                      <w:sz w:val="20"/>
                      <w:szCs w:val="20"/>
                    </w:rPr>
                  </w:rPrChange>
                </w:rPr>
                <w:delText xml:space="preserve">; </w:delText>
              </w:r>
              <w:r w:rsidRPr="001A4D22" w:rsidDel="002260E7">
                <w:rPr>
                  <w:rFonts w:ascii="Arial" w:eastAsia="Arial" w:hAnsi="Arial" w:cs="Arial"/>
                  <w:i/>
                  <w:iCs/>
                  <w:sz w:val="20"/>
                  <w:szCs w:val="20"/>
                  <w:lang w:val="en-US"/>
                  <w:rPrChange w:id="10195" w:author="Admin" w:date="2019-02-18T23:55:00Z">
                    <w:rPr>
                      <w:rFonts w:ascii="Arial" w:eastAsia="Arial" w:hAnsi="Arial" w:cs="Arial"/>
                      <w:i/>
                      <w:iCs/>
                      <w:sz w:val="20"/>
                      <w:szCs w:val="20"/>
                    </w:rPr>
                  </w:rPrChange>
                </w:rPr>
                <w:delText>b</w:delText>
              </w:r>
              <w:r w:rsidRPr="001A4D22" w:rsidDel="002260E7">
                <w:rPr>
                  <w:rFonts w:eastAsia="Times New Roman"/>
                  <w:sz w:val="20"/>
                  <w:szCs w:val="20"/>
                  <w:lang w:val="en-US"/>
                  <w:rPrChange w:id="10196" w:author="Admin" w:date="2019-02-18T23:55:00Z">
                    <w:rPr>
                      <w:rFonts w:eastAsia="Times New Roman"/>
                      <w:sz w:val="20"/>
                      <w:szCs w:val="20"/>
                    </w:rPr>
                  </w:rPrChange>
                </w:rPr>
                <w:delText>)</w:delText>
              </w:r>
              <w:r w:rsidRPr="001A4D22" w:rsidDel="002260E7">
                <w:rPr>
                  <w:rFonts w:eastAsia="Times New Roman"/>
                  <w:i/>
                  <w:iCs/>
                  <w:sz w:val="20"/>
                  <w:szCs w:val="20"/>
                  <w:lang w:val="en-US"/>
                  <w:rPrChange w:id="10197" w:author="Admin" w:date="2019-02-18T23:55:00Z">
                    <w:rPr>
                      <w:rFonts w:eastAsia="Times New Roman"/>
                      <w:i/>
                      <w:iCs/>
                      <w:sz w:val="20"/>
                      <w:szCs w:val="20"/>
                    </w:rPr>
                  </w:rPrChange>
                </w:rPr>
                <w:delText xml:space="preserve"> j </w:delText>
              </w:r>
              <w:r w:rsidRPr="001A4D22" w:rsidDel="002260E7">
                <w:rPr>
                  <w:rFonts w:ascii="Arial" w:eastAsia="Arial" w:hAnsi="Arial" w:cs="Arial"/>
                  <w:i/>
                  <w:iCs/>
                  <w:sz w:val="20"/>
                  <w:szCs w:val="20"/>
                  <w:lang w:val="en-US"/>
                  <w:rPrChange w:id="10198" w:author="Admin" w:date="2019-02-18T23:55:00Z">
                    <w:rPr>
                      <w:rFonts w:ascii="Arial" w:eastAsia="Arial" w:hAnsi="Arial" w:cs="Arial"/>
                      <w:i/>
                      <w:iCs/>
                      <w:sz w:val="20"/>
                      <w:szCs w:val="20"/>
                    </w:rPr>
                  </w:rPrChange>
                </w:rPr>
                <w:delText>a</w:delText>
              </w:r>
              <w:r w:rsidRPr="001A4D22" w:rsidDel="002260E7">
                <w:rPr>
                  <w:rFonts w:eastAsia="Times New Roman"/>
                  <w:i/>
                  <w:iCs/>
                  <w:sz w:val="20"/>
                  <w:szCs w:val="20"/>
                  <w:lang w:val="en-US"/>
                  <w:rPrChange w:id="10199" w:author="Admin" w:date="2019-02-18T23:55:00Z">
                    <w:rPr>
                      <w:rFonts w:eastAsia="Times New Roman"/>
                      <w:i/>
                      <w:iCs/>
                      <w:sz w:val="20"/>
                      <w:szCs w:val="20"/>
                    </w:rPr>
                  </w:rPrChange>
                </w:rPr>
                <w:delText xml:space="preserve">; </w:delText>
              </w:r>
              <w:r w:rsidRPr="001A4D22" w:rsidDel="002260E7">
                <w:rPr>
                  <w:rFonts w:ascii="Arial" w:eastAsia="Arial" w:hAnsi="Arial" w:cs="Arial"/>
                  <w:i/>
                  <w:iCs/>
                  <w:sz w:val="20"/>
                  <w:szCs w:val="20"/>
                  <w:lang w:val="en-US"/>
                  <w:rPrChange w:id="10200" w:author="Admin" w:date="2019-02-18T23:55:00Z">
                    <w:rPr>
                      <w:rFonts w:ascii="Arial" w:eastAsia="Arial" w:hAnsi="Arial" w:cs="Arial"/>
                      <w:i/>
                      <w:iCs/>
                      <w:sz w:val="20"/>
                      <w:szCs w:val="20"/>
                    </w:rPr>
                  </w:rPrChange>
                </w:rPr>
                <w:delText>b</w:delText>
              </w:r>
              <w:r w:rsidRPr="001A4D22" w:rsidDel="002260E7">
                <w:rPr>
                  <w:rFonts w:eastAsia="Times New Roman"/>
                  <w:i/>
                  <w:iCs/>
                  <w:sz w:val="20"/>
                  <w:szCs w:val="20"/>
                  <w:lang w:val="en-US"/>
                  <w:rPrChange w:id="10201" w:author="Admin" w:date="2019-02-18T23:55:00Z">
                    <w:rPr>
                      <w:rFonts w:eastAsia="Times New Roman"/>
                      <w:i/>
                      <w:iCs/>
                      <w:sz w:val="20"/>
                      <w:szCs w:val="20"/>
                    </w:rPr>
                  </w:rPrChange>
                </w:rPr>
                <w:delText xml:space="preserve"> 2 </w:delText>
              </w:r>
              <w:r w:rsidRPr="001A4D22" w:rsidDel="002260E7">
                <w:rPr>
                  <w:rFonts w:ascii="Arial" w:eastAsia="Arial" w:hAnsi="Arial" w:cs="Arial"/>
                  <w:i/>
                  <w:iCs/>
                  <w:sz w:val="20"/>
                  <w:szCs w:val="20"/>
                  <w:lang w:val="en-US"/>
                  <w:rPrChange w:id="10202" w:author="Admin" w:date="2019-02-18T23:55:00Z">
                    <w:rPr>
                      <w:rFonts w:ascii="Arial" w:eastAsia="Arial" w:hAnsi="Arial" w:cs="Arial"/>
                      <w:i/>
                      <w:iCs/>
                      <w:sz w:val="20"/>
                      <w:szCs w:val="20"/>
                    </w:rPr>
                  </w:rPrChange>
                </w:rPr>
                <w:delText>S</w:delText>
              </w:r>
              <w:r w:rsidRPr="001A4D22" w:rsidDel="002260E7">
                <w:rPr>
                  <w:rFonts w:ascii="Arial" w:eastAsia="Arial" w:hAnsi="Arial" w:cs="Arial"/>
                  <w:i/>
                  <w:iCs/>
                  <w:sz w:val="27"/>
                  <w:szCs w:val="27"/>
                  <w:vertAlign w:val="subscript"/>
                  <w:lang w:val="en-US"/>
                  <w:rPrChange w:id="10203" w:author="Admin" w:date="2019-02-18T23:55:00Z">
                    <w:rPr>
                      <w:rFonts w:ascii="Arial" w:eastAsia="Arial" w:hAnsi="Arial" w:cs="Arial"/>
                      <w:i/>
                      <w:iCs/>
                      <w:sz w:val="27"/>
                      <w:szCs w:val="27"/>
                      <w:vertAlign w:val="subscript"/>
                    </w:rPr>
                  </w:rPrChange>
                </w:rPr>
                <w:delText>m</w:delText>
              </w:r>
              <w:r w:rsidRPr="001A4D22" w:rsidDel="002260E7">
                <w:rPr>
                  <w:rFonts w:ascii="Arial" w:eastAsia="Arial" w:hAnsi="Arial" w:cs="Arial"/>
                  <w:sz w:val="27"/>
                  <w:szCs w:val="27"/>
                  <w:vertAlign w:val="superscript"/>
                  <w:lang w:val="en-US"/>
                  <w:rPrChange w:id="10204" w:author="Admin" w:date="2019-02-18T23:55:00Z">
                    <w:rPr>
                      <w:rFonts w:ascii="Arial" w:eastAsia="Arial" w:hAnsi="Arial" w:cs="Arial"/>
                      <w:sz w:val="27"/>
                      <w:szCs w:val="27"/>
                      <w:vertAlign w:val="superscript"/>
                    </w:rPr>
                  </w:rPrChange>
                </w:rPr>
                <w:delText>1</w:delText>
              </w:r>
              <w:r w:rsidRPr="001A4D22" w:rsidDel="002260E7">
                <w:rPr>
                  <w:rFonts w:eastAsia="Times New Roman"/>
                  <w:i/>
                  <w:iCs/>
                  <w:sz w:val="20"/>
                  <w:szCs w:val="20"/>
                  <w:lang w:val="en-US"/>
                  <w:rPrChange w:id="10205" w:author="Admin" w:date="2019-02-18T23:55:00Z">
                    <w:rPr>
                      <w:rFonts w:eastAsia="Times New Roman"/>
                      <w:i/>
                      <w:iCs/>
                      <w:sz w:val="20"/>
                      <w:szCs w:val="20"/>
                    </w:rPr>
                  </w:rPrChange>
                </w:rPr>
                <w:delText xml:space="preserve">;  </w:delText>
              </w:r>
              <w:r w:rsidRPr="001A4D22" w:rsidDel="002260E7">
                <w:rPr>
                  <w:rFonts w:ascii="Arial" w:eastAsia="Arial" w:hAnsi="Arial" w:cs="Arial"/>
                  <w:sz w:val="27"/>
                  <w:szCs w:val="27"/>
                  <w:vertAlign w:val="subscript"/>
                  <w:lang w:val="en-US"/>
                  <w:rPrChange w:id="10206" w:author="Admin" w:date="2019-02-18T23:55:00Z">
                    <w:rPr>
                      <w:rFonts w:ascii="Arial" w:eastAsia="Arial" w:hAnsi="Arial" w:cs="Arial"/>
                      <w:sz w:val="27"/>
                      <w:szCs w:val="27"/>
                      <w:vertAlign w:val="subscript"/>
                    </w:rPr>
                  </w:rPrChange>
                </w:rPr>
                <w:delText>1</w:delText>
              </w:r>
              <w:r w:rsidRPr="001A4D22" w:rsidDel="002260E7">
                <w:rPr>
                  <w:rFonts w:eastAsia="Times New Roman"/>
                  <w:sz w:val="20"/>
                  <w:szCs w:val="20"/>
                  <w:lang w:val="en-US"/>
                  <w:rPrChange w:id="10207"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208" w:author="Admin" w:date="2019-02-18T23:55:00Z">
                    <w:rPr>
                      <w:rFonts w:ascii="Arial" w:eastAsia="Arial" w:hAnsi="Arial" w:cs="Arial"/>
                      <w:i/>
                      <w:iCs/>
                      <w:sz w:val="20"/>
                      <w:szCs w:val="20"/>
                    </w:rPr>
                  </w:rPrChange>
                </w:rPr>
                <w:delText>a</w:delText>
              </w:r>
              <w:r w:rsidRPr="001A4D22" w:rsidDel="002260E7">
                <w:rPr>
                  <w:rFonts w:eastAsia="Times New Roman"/>
                  <w:i/>
                  <w:iCs/>
                  <w:sz w:val="20"/>
                  <w:szCs w:val="20"/>
                  <w:lang w:val="en-US"/>
                  <w:rPrChange w:id="10209" w:author="Admin" w:date="2019-02-18T23:55:00Z">
                    <w:rPr>
                      <w:rFonts w:eastAsia="Times New Roman"/>
                      <w:i/>
                      <w:iCs/>
                      <w:sz w:val="20"/>
                      <w:szCs w:val="20"/>
                    </w:rPr>
                  </w:rPrChange>
                </w:rPr>
                <w:delText xml:space="preserve">; </w:delText>
              </w:r>
              <w:r w:rsidRPr="001A4D22" w:rsidDel="002260E7">
                <w:rPr>
                  <w:rFonts w:ascii="Arial" w:eastAsia="Arial" w:hAnsi="Arial" w:cs="Arial"/>
                  <w:i/>
                  <w:iCs/>
                  <w:sz w:val="20"/>
                  <w:szCs w:val="20"/>
                  <w:lang w:val="en-US"/>
                  <w:rPrChange w:id="10210" w:author="Admin" w:date="2019-02-18T23:55:00Z">
                    <w:rPr>
                      <w:rFonts w:ascii="Arial" w:eastAsia="Arial" w:hAnsi="Arial" w:cs="Arial"/>
                      <w:i/>
                      <w:iCs/>
                      <w:sz w:val="20"/>
                      <w:szCs w:val="20"/>
                    </w:rPr>
                  </w:rPrChange>
                </w:rPr>
                <w:delText>b</w:delText>
              </w:r>
              <w:r w:rsidRPr="001A4D22" w:rsidDel="002260E7">
                <w:rPr>
                  <w:rFonts w:eastAsia="Times New Roman"/>
                  <w:sz w:val="20"/>
                  <w:szCs w:val="20"/>
                  <w:lang w:val="en-US"/>
                  <w:rPrChange w:id="10211" w:author="Admin" w:date="2019-02-18T23:55:00Z">
                    <w:rPr>
                      <w:rFonts w:eastAsia="Times New Roman"/>
                      <w:sz w:val="20"/>
                      <w:szCs w:val="20"/>
                    </w:rPr>
                  </w:rPrChange>
                </w:rPr>
                <w:delText>) =</w:delText>
              </w:r>
              <w:r w:rsidRPr="001A4D22" w:rsidDel="002260E7">
                <w:rPr>
                  <w:rFonts w:eastAsia="Times New Roman"/>
                  <w:i/>
                  <w:iCs/>
                  <w:sz w:val="20"/>
                  <w:szCs w:val="20"/>
                  <w:lang w:val="en-US"/>
                  <w:rPrChange w:id="10212" w:author="Admin" w:date="2019-02-18T23:55:00Z">
                    <w:rPr>
                      <w:rFonts w:eastAsia="Times New Roman"/>
                      <w:i/>
                      <w:iCs/>
                      <w:sz w:val="20"/>
                      <w:szCs w:val="20"/>
                    </w:rPr>
                  </w:rPrChange>
                </w:rPr>
                <w:delText xml:space="preserve"> </w:delText>
              </w:r>
              <w:r w:rsidRPr="001A4D22" w:rsidDel="002260E7">
                <w:rPr>
                  <w:rFonts w:ascii="Arial" w:eastAsia="Arial" w:hAnsi="Arial" w:cs="Arial"/>
                  <w:sz w:val="20"/>
                  <w:szCs w:val="20"/>
                  <w:lang w:val="en-US"/>
                  <w:rPrChange w:id="10213" w:author="Admin" w:date="2019-02-18T23:55:00Z">
                    <w:rPr>
                      <w:rFonts w:ascii="Arial" w:eastAsia="Arial" w:hAnsi="Arial" w:cs="Arial"/>
                      <w:sz w:val="20"/>
                      <w:szCs w:val="20"/>
                    </w:rPr>
                  </w:rPrChange>
                </w:rPr>
                <w:delText>1</w:delText>
              </w:r>
            </w:del>
          </w:p>
        </w:tc>
        <w:tc>
          <w:tcPr>
            <w:tcW w:w="80" w:type="dxa"/>
            <w:vAlign w:val="bottom"/>
          </w:tcPr>
          <w:p w:rsidR="00A33515" w:rsidRPr="001A4D22" w:rsidDel="002260E7" w:rsidRDefault="00A33515">
            <w:pPr>
              <w:rPr>
                <w:del w:id="10214" w:author="Admin" w:date="2019-02-19T02:10:00Z"/>
                <w:lang w:val="en-US"/>
                <w:rPrChange w:id="10215" w:author="Admin" w:date="2019-02-18T23:55:00Z">
                  <w:rPr>
                    <w:del w:id="10216" w:author="Admin" w:date="2019-02-19T02:10:00Z"/>
                  </w:rPr>
                </w:rPrChange>
              </w:rPr>
            </w:pPr>
          </w:p>
        </w:tc>
        <w:tc>
          <w:tcPr>
            <w:tcW w:w="40" w:type="dxa"/>
            <w:vAlign w:val="bottom"/>
          </w:tcPr>
          <w:p w:rsidR="00A33515" w:rsidRPr="001A4D22" w:rsidDel="002260E7" w:rsidRDefault="00A33515">
            <w:pPr>
              <w:rPr>
                <w:del w:id="10217" w:author="Admin" w:date="2019-02-19T02:10:00Z"/>
                <w:lang w:val="en-US"/>
                <w:rPrChange w:id="10218" w:author="Admin" w:date="2019-02-18T23:55:00Z">
                  <w:rPr>
                    <w:del w:id="10219" w:author="Admin" w:date="2019-02-19T02:10:00Z"/>
                  </w:rPr>
                </w:rPrChange>
              </w:rPr>
            </w:pPr>
          </w:p>
        </w:tc>
        <w:tc>
          <w:tcPr>
            <w:tcW w:w="0" w:type="dxa"/>
            <w:vAlign w:val="bottom"/>
          </w:tcPr>
          <w:p w:rsidR="00A33515" w:rsidRPr="001A4D22" w:rsidDel="002260E7" w:rsidRDefault="00A33515">
            <w:pPr>
              <w:rPr>
                <w:del w:id="10220" w:author="Admin" w:date="2019-02-19T02:10:00Z"/>
                <w:sz w:val="1"/>
                <w:szCs w:val="1"/>
                <w:lang w:val="en-US"/>
                <w:rPrChange w:id="10221" w:author="Admin" w:date="2019-02-18T23:55:00Z">
                  <w:rPr>
                    <w:del w:id="10222" w:author="Admin" w:date="2019-02-19T02:10:00Z"/>
                    <w:sz w:val="1"/>
                    <w:szCs w:val="1"/>
                  </w:rPr>
                </w:rPrChange>
              </w:rPr>
            </w:pPr>
          </w:p>
        </w:tc>
      </w:tr>
      <w:tr w:rsidR="00A33515" w:rsidRPr="005872AA" w:rsidDel="002260E7">
        <w:trPr>
          <w:trHeight w:val="27"/>
          <w:del w:id="10223" w:author="Admin" w:date="2019-02-19T02:10:00Z"/>
        </w:trPr>
        <w:tc>
          <w:tcPr>
            <w:tcW w:w="420" w:type="dxa"/>
            <w:vMerge/>
            <w:vAlign w:val="bottom"/>
          </w:tcPr>
          <w:p w:rsidR="00A33515" w:rsidRPr="001A4D22" w:rsidDel="002260E7" w:rsidRDefault="00A33515">
            <w:pPr>
              <w:rPr>
                <w:del w:id="10224" w:author="Admin" w:date="2019-02-19T02:10:00Z"/>
                <w:sz w:val="2"/>
                <w:szCs w:val="2"/>
                <w:lang w:val="en-US"/>
                <w:rPrChange w:id="10225" w:author="Admin" w:date="2019-02-18T23:55:00Z">
                  <w:rPr>
                    <w:del w:id="10226" w:author="Admin" w:date="2019-02-19T02:10:00Z"/>
                    <w:sz w:val="2"/>
                    <w:szCs w:val="2"/>
                  </w:rPr>
                </w:rPrChange>
              </w:rPr>
            </w:pPr>
          </w:p>
        </w:tc>
        <w:tc>
          <w:tcPr>
            <w:tcW w:w="100" w:type="dxa"/>
            <w:tcBorders>
              <w:bottom w:val="single" w:sz="8" w:space="0" w:color="auto"/>
            </w:tcBorders>
            <w:vAlign w:val="bottom"/>
          </w:tcPr>
          <w:p w:rsidR="00A33515" w:rsidRPr="001A4D22" w:rsidDel="002260E7" w:rsidRDefault="00A33515">
            <w:pPr>
              <w:rPr>
                <w:del w:id="10227" w:author="Admin" w:date="2019-02-19T02:10:00Z"/>
                <w:sz w:val="2"/>
                <w:szCs w:val="2"/>
                <w:lang w:val="en-US"/>
                <w:rPrChange w:id="10228" w:author="Admin" w:date="2019-02-18T23:55:00Z">
                  <w:rPr>
                    <w:del w:id="10229" w:author="Admin" w:date="2019-02-19T02:10:00Z"/>
                    <w:sz w:val="2"/>
                    <w:szCs w:val="2"/>
                  </w:rPr>
                </w:rPrChange>
              </w:rPr>
            </w:pPr>
          </w:p>
        </w:tc>
        <w:tc>
          <w:tcPr>
            <w:tcW w:w="4440" w:type="dxa"/>
            <w:vMerge/>
            <w:vAlign w:val="bottom"/>
          </w:tcPr>
          <w:p w:rsidR="00A33515" w:rsidRPr="001A4D22" w:rsidDel="002260E7" w:rsidRDefault="00A33515">
            <w:pPr>
              <w:rPr>
                <w:del w:id="10230" w:author="Admin" w:date="2019-02-19T02:10:00Z"/>
                <w:sz w:val="2"/>
                <w:szCs w:val="2"/>
                <w:lang w:val="en-US"/>
                <w:rPrChange w:id="10231" w:author="Admin" w:date="2019-02-18T23:55:00Z">
                  <w:rPr>
                    <w:del w:id="10232" w:author="Admin" w:date="2019-02-19T02:10:00Z"/>
                    <w:sz w:val="2"/>
                    <w:szCs w:val="2"/>
                  </w:rPr>
                </w:rPrChange>
              </w:rPr>
            </w:pPr>
          </w:p>
        </w:tc>
        <w:tc>
          <w:tcPr>
            <w:tcW w:w="80" w:type="dxa"/>
            <w:vAlign w:val="bottom"/>
          </w:tcPr>
          <w:p w:rsidR="00A33515" w:rsidRPr="001A4D22" w:rsidDel="002260E7" w:rsidRDefault="00A33515">
            <w:pPr>
              <w:rPr>
                <w:del w:id="10233" w:author="Admin" w:date="2019-02-19T02:10:00Z"/>
                <w:sz w:val="2"/>
                <w:szCs w:val="2"/>
                <w:lang w:val="en-US"/>
                <w:rPrChange w:id="10234" w:author="Admin" w:date="2019-02-18T23:55:00Z">
                  <w:rPr>
                    <w:del w:id="10235" w:author="Admin" w:date="2019-02-19T02:10:00Z"/>
                    <w:sz w:val="2"/>
                    <w:szCs w:val="2"/>
                  </w:rPr>
                </w:rPrChange>
              </w:rPr>
            </w:pPr>
          </w:p>
        </w:tc>
        <w:tc>
          <w:tcPr>
            <w:tcW w:w="40" w:type="dxa"/>
            <w:vAlign w:val="bottom"/>
          </w:tcPr>
          <w:p w:rsidR="00A33515" w:rsidRPr="001A4D22" w:rsidDel="002260E7" w:rsidRDefault="00A33515">
            <w:pPr>
              <w:rPr>
                <w:del w:id="10236" w:author="Admin" w:date="2019-02-19T02:10:00Z"/>
                <w:sz w:val="2"/>
                <w:szCs w:val="2"/>
                <w:lang w:val="en-US"/>
                <w:rPrChange w:id="10237" w:author="Admin" w:date="2019-02-18T23:55:00Z">
                  <w:rPr>
                    <w:del w:id="10238" w:author="Admin" w:date="2019-02-19T02:10:00Z"/>
                    <w:sz w:val="2"/>
                    <w:szCs w:val="2"/>
                  </w:rPr>
                </w:rPrChange>
              </w:rPr>
            </w:pPr>
          </w:p>
        </w:tc>
        <w:tc>
          <w:tcPr>
            <w:tcW w:w="0" w:type="dxa"/>
            <w:vAlign w:val="bottom"/>
          </w:tcPr>
          <w:p w:rsidR="00A33515" w:rsidRPr="001A4D22" w:rsidDel="002260E7" w:rsidRDefault="00A33515">
            <w:pPr>
              <w:rPr>
                <w:del w:id="10239" w:author="Admin" w:date="2019-02-19T02:10:00Z"/>
                <w:sz w:val="1"/>
                <w:szCs w:val="1"/>
                <w:lang w:val="en-US"/>
                <w:rPrChange w:id="10240" w:author="Admin" w:date="2019-02-18T23:55:00Z">
                  <w:rPr>
                    <w:del w:id="10241" w:author="Admin" w:date="2019-02-19T02:10:00Z"/>
                    <w:sz w:val="1"/>
                    <w:szCs w:val="1"/>
                  </w:rPr>
                </w:rPrChange>
              </w:rPr>
            </w:pPr>
          </w:p>
        </w:tc>
      </w:tr>
      <w:tr w:rsidR="00A33515" w:rsidDel="002260E7">
        <w:trPr>
          <w:trHeight w:val="234"/>
          <w:del w:id="10242" w:author="Admin" w:date="2019-02-19T02:10:00Z"/>
        </w:trPr>
        <w:tc>
          <w:tcPr>
            <w:tcW w:w="420" w:type="dxa"/>
            <w:vMerge/>
            <w:vAlign w:val="bottom"/>
          </w:tcPr>
          <w:p w:rsidR="00A33515" w:rsidRPr="001A4D22" w:rsidDel="002260E7" w:rsidRDefault="00A33515">
            <w:pPr>
              <w:rPr>
                <w:del w:id="10243" w:author="Admin" w:date="2019-02-19T02:10:00Z"/>
                <w:sz w:val="20"/>
                <w:szCs w:val="20"/>
                <w:lang w:val="en-US"/>
                <w:rPrChange w:id="10244" w:author="Admin" w:date="2019-02-18T23:55:00Z">
                  <w:rPr>
                    <w:del w:id="10245" w:author="Admin" w:date="2019-02-19T02:10:00Z"/>
                    <w:sz w:val="20"/>
                    <w:szCs w:val="20"/>
                  </w:rPr>
                </w:rPrChange>
              </w:rPr>
            </w:pPr>
          </w:p>
        </w:tc>
        <w:tc>
          <w:tcPr>
            <w:tcW w:w="100" w:type="dxa"/>
            <w:vAlign w:val="bottom"/>
          </w:tcPr>
          <w:p w:rsidR="00A33515" w:rsidDel="002260E7" w:rsidRDefault="001A4D22">
            <w:pPr>
              <w:rPr>
                <w:del w:id="10246" w:author="Admin" w:date="2019-02-19T02:10:00Z"/>
                <w:sz w:val="20"/>
                <w:szCs w:val="20"/>
              </w:rPr>
            </w:pPr>
            <w:del w:id="10247" w:author="Admin" w:date="2019-02-19T02:10:00Z">
              <w:r w:rsidDel="002260E7">
                <w:rPr>
                  <w:rFonts w:ascii="Arial" w:eastAsia="Arial" w:hAnsi="Arial" w:cs="Arial"/>
                  <w:w w:val="71"/>
                  <w:sz w:val="20"/>
                  <w:szCs w:val="20"/>
                </w:rPr>
                <w:delText>2</w:delText>
              </w:r>
            </w:del>
          </w:p>
        </w:tc>
        <w:tc>
          <w:tcPr>
            <w:tcW w:w="4440" w:type="dxa"/>
            <w:vMerge/>
            <w:vAlign w:val="bottom"/>
          </w:tcPr>
          <w:p w:rsidR="00A33515" w:rsidDel="002260E7" w:rsidRDefault="00A33515">
            <w:pPr>
              <w:rPr>
                <w:del w:id="10248" w:author="Admin" w:date="2019-02-19T02:10:00Z"/>
                <w:sz w:val="20"/>
                <w:szCs w:val="20"/>
              </w:rPr>
            </w:pPr>
          </w:p>
        </w:tc>
        <w:tc>
          <w:tcPr>
            <w:tcW w:w="80" w:type="dxa"/>
            <w:vMerge w:val="restart"/>
            <w:vAlign w:val="bottom"/>
          </w:tcPr>
          <w:p w:rsidR="00A33515" w:rsidDel="002260E7" w:rsidRDefault="00A33515">
            <w:pPr>
              <w:rPr>
                <w:del w:id="10249" w:author="Admin" w:date="2019-02-19T02:10:00Z"/>
                <w:sz w:val="20"/>
                <w:szCs w:val="20"/>
              </w:rPr>
            </w:pPr>
          </w:p>
        </w:tc>
        <w:tc>
          <w:tcPr>
            <w:tcW w:w="40" w:type="dxa"/>
            <w:vAlign w:val="bottom"/>
          </w:tcPr>
          <w:p w:rsidR="00A33515" w:rsidDel="002260E7" w:rsidRDefault="00A33515">
            <w:pPr>
              <w:rPr>
                <w:del w:id="10250" w:author="Admin" w:date="2019-02-19T02:10:00Z"/>
                <w:sz w:val="20"/>
                <w:szCs w:val="20"/>
              </w:rPr>
            </w:pPr>
          </w:p>
        </w:tc>
        <w:tc>
          <w:tcPr>
            <w:tcW w:w="0" w:type="dxa"/>
            <w:vAlign w:val="bottom"/>
          </w:tcPr>
          <w:p w:rsidR="00A33515" w:rsidDel="002260E7" w:rsidRDefault="00A33515">
            <w:pPr>
              <w:rPr>
                <w:del w:id="10251" w:author="Admin" w:date="2019-02-19T02:10:00Z"/>
                <w:sz w:val="1"/>
                <w:szCs w:val="1"/>
              </w:rPr>
            </w:pPr>
          </w:p>
        </w:tc>
      </w:tr>
      <w:tr w:rsidR="00A33515" w:rsidDel="002260E7">
        <w:trPr>
          <w:del w:id="10252" w:author="Admin" w:date="2019-02-19T02:10:00Z"/>
        </w:trPr>
        <w:tc>
          <w:tcPr>
            <w:tcW w:w="420" w:type="dxa"/>
            <w:vAlign w:val="bottom"/>
          </w:tcPr>
          <w:p w:rsidR="00A33515" w:rsidDel="002260E7" w:rsidRDefault="00A33515">
            <w:pPr>
              <w:spacing w:line="20" w:lineRule="exact"/>
              <w:rPr>
                <w:del w:id="10253" w:author="Admin" w:date="2019-02-19T02:10:00Z"/>
                <w:sz w:val="1"/>
                <w:szCs w:val="1"/>
              </w:rPr>
            </w:pPr>
          </w:p>
        </w:tc>
        <w:tc>
          <w:tcPr>
            <w:tcW w:w="100" w:type="dxa"/>
            <w:vAlign w:val="bottom"/>
          </w:tcPr>
          <w:p w:rsidR="00A33515" w:rsidDel="002260E7" w:rsidRDefault="00A33515">
            <w:pPr>
              <w:spacing w:line="20" w:lineRule="exact"/>
              <w:rPr>
                <w:del w:id="10254" w:author="Admin" w:date="2019-02-19T02:10:00Z"/>
                <w:sz w:val="1"/>
                <w:szCs w:val="1"/>
              </w:rPr>
            </w:pPr>
          </w:p>
        </w:tc>
        <w:tc>
          <w:tcPr>
            <w:tcW w:w="4440" w:type="dxa"/>
            <w:vAlign w:val="bottom"/>
          </w:tcPr>
          <w:p w:rsidR="00A33515" w:rsidDel="002260E7" w:rsidRDefault="001A4D22">
            <w:pPr>
              <w:spacing w:line="1" w:lineRule="exact"/>
              <w:ind w:left="4340"/>
              <w:rPr>
                <w:del w:id="10255" w:author="Admin" w:date="2019-02-19T02:10:00Z"/>
                <w:sz w:val="20"/>
                <w:szCs w:val="20"/>
              </w:rPr>
            </w:pPr>
            <w:del w:id="10256" w:author="Admin" w:date="2019-02-19T02:10:00Z">
              <w:r w:rsidDel="002260E7">
                <w:rPr>
                  <w:rFonts w:eastAsia="Times New Roman"/>
                  <w:i/>
                  <w:iCs/>
                  <w:sz w:val="1"/>
                  <w:szCs w:val="1"/>
                </w:rPr>
                <w:delText>g</w:delText>
              </w:r>
            </w:del>
          </w:p>
        </w:tc>
        <w:tc>
          <w:tcPr>
            <w:tcW w:w="80" w:type="dxa"/>
            <w:vMerge/>
            <w:vAlign w:val="bottom"/>
          </w:tcPr>
          <w:p w:rsidR="00A33515" w:rsidDel="002260E7" w:rsidRDefault="00A33515">
            <w:pPr>
              <w:spacing w:line="20" w:lineRule="exact"/>
              <w:rPr>
                <w:del w:id="10257" w:author="Admin" w:date="2019-02-19T02:10:00Z"/>
                <w:sz w:val="1"/>
                <w:szCs w:val="1"/>
              </w:rPr>
            </w:pPr>
          </w:p>
        </w:tc>
        <w:tc>
          <w:tcPr>
            <w:tcW w:w="40" w:type="dxa"/>
            <w:vAlign w:val="bottom"/>
          </w:tcPr>
          <w:p w:rsidR="00A33515" w:rsidDel="002260E7" w:rsidRDefault="00A33515">
            <w:pPr>
              <w:spacing w:line="20" w:lineRule="exact"/>
              <w:rPr>
                <w:del w:id="10258" w:author="Admin" w:date="2019-02-19T02:10:00Z"/>
                <w:sz w:val="1"/>
                <w:szCs w:val="1"/>
              </w:rPr>
            </w:pPr>
          </w:p>
        </w:tc>
        <w:tc>
          <w:tcPr>
            <w:tcW w:w="0" w:type="dxa"/>
            <w:vAlign w:val="bottom"/>
          </w:tcPr>
          <w:p w:rsidR="00A33515" w:rsidDel="002260E7" w:rsidRDefault="00A33515">
            <w:pPr>
              <w:spacing w:line="20" w:lineRule="exact"/>
              <w:rPr>
                <w:del w:id="10259" w:author="Admin" w:date="2019-02-19T02:10:00Z"/>
                <w:sz w:val="1"/>
                <w:szCs w:val="1"/>
              </w:rPr>
            </w:pPr>
          </w:p>
        </w:tc>
      </w:tr>
      <w:tr w:rsidR="00A33515" w:rsidDel="002260E7">
        <w:trPr>
          <w:trHeight w:val="204"/>
          <w:del w:id="10260" w:author="Admin" w:date="2019-02-19T02:10:00Z"/>
        </w:trPr>
        <w:tc>
          <w:tcPr>
            <w:tcW w:w="420" w:type="dxa"/>
            <w:vAlign w:val="bottom"/>
          </w:tcPr>
          <w:p w:rsidR="00A33515" w:rsidDel="002260E7" w:rsidRDefault="00A33515">
            <w:pPr>
              <w:rPr>
                <w:del w:id="10261" w:author="Admin" w:date="2019-02-19T02:10:00Z"/>
                <w:sz w:val="17"/>
                <w:szCs w:val="17"/>
              </w:rPr>
            </w:pPr>
          </w:p>
        </w:tc>
        <w:tc>
          <w:tcPr>
            <w:tcW w:w="4540" w:type="dxa"/>
            <w:gridSpan w:val="2"/>
            <w:vMerge w:val="restart"/>
            <w:vAlign w:val="bottom"/>
          </w:tcPr>
          <w:p w:rsidR="00A33515" w:rsidDel="002260E7" w:rsidRDefault="001A4D22">
            <w:pPr>
              <w:ind w:left="20"/>
              <w:rPr>
                <w:del w:id="10262" w:author="Admin" w:date="2019-02-19T02:10:00Z"/>
                <w:sz w:val="20"/>
                <w:szCs w:val="20"/>
              </w:rPr>
            </w:pPr>
            <w:del w:id="10263" w:author="Admin" w:date="2019-02-19T02:10:00Z">
              <w:r w:rsidDel="002260E7">
                <w:rPr>
                  <w:rFonts w:ascii="Arial" w:eastAsia="Arial" w:hAnsi="Arial" w:cs="Arial"/>
                  <w:sz w:val="20"/>
                  <w:szCs w:val="20"/>
                </w:rPr>
                <w:delText xml:space="preserve">и </w:delText>
              </w:r>
              <w:r w:rsidDel="002260E7">
                <w:rPr>
                  <w:rFonts w:ascii="Arial" w:eastAsia="Arial" w:hAnsi="Arial" w:cs="Arial"/>
                  <w:i/>
                  <w:iCs/>
                  <w:sz w:val="20"/>
                  <w:szCs w:val="20"/>
                </w:rPr>
                <w:delText>l</w:delText>
              </w:r>
              <w:r w:rsidDel="002260E7">
                <w:rPr>
                  <w:rFonts w:ascii="Arial" w:eastAsia="Arial" w:hAnsi="Arial" w:cs="Arial"/>
                  <w:sz w:val="20"/>
                  <w:szCs w:val="20"/>
                </w:rPr>
                <w:delText xml:space="preserve"> пересекает отрезок, соединяющий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b</w:delText>
              </w:r>
              <w:r w:rsidDel="002260E7">
                <w:rPr>
                  <w:rFonts w:eastAsia="Times New Roman"/>
                  <w:sz w:val="20"/>
                  <w:szCs w:val="20"/>
                </w:rPr>
                <w:delText>)</w:delText>
              </w:r>
            </w:del>
          </w:p>
        </w:tc>
        <w:tc>
          <w:tcPr>
            <w:tcW w:w="80" w:type="dxa"/>
            <w:vAlign w:val="bottom"/>
          </w:tcPr>
          <w:p w:rsidR="00A33515" w:rsidDel="002260E7" w:rsidRDefault="00A33515">
            <w:pPr>
              <w:rPr>
                <w:del w:id="10264" w:author="Admin" w:date="2019-02-19T02:10:00Z"/>
                <w:sz w:val="17"/>
                <w:szCs w:val="17"/>
              </w:rPr>
            </w:pPr>
          </w:p>
        </w:tc>
        <w:tc>
          <w:tcPr>
            <w:tcW w:w="40" w:type="dxa"/>
            <w:vMerge w:val="restart"/>
            <w:vAlign w:val="bottom"/>
          </w:tcPr>
          <w:p w:rsidR="00A33515" w:rsidDel="002260E7" w:rsidRDefault="001A4D22">
            <w:pPr>
              <w:jc w:val="right"/>
              <w:rPr>
                <w:del w:id="10265" w:author="Admin" w:date="2019-02-19T02:10:00Z"/>
                <w:sz w:val="20"/>
                <w:szCs w:val="20"/>
              </w:rPr>
            </w:pPr>
            <w:del w:id="10266" w:author="Admin" w:date="2019-02-19T02:10:00Z">
              <w:r w:rsidDel="002260E7">
                <w:rPr>
                  <w:rFonts w:eastAsia="Times New Roman"/>
                  <w:i/>
                  <w:iCs/>
                  <w:w w:val="73"/>
                  <w:sz w:val="8"/>
                  <w:szCs w:val="8"/>
                </w:rPr>
                <w:delText>:</w:delText>
              </w:r>
            </w:del>
          </w:p>
        </w:tc>
        <w:tc>
          <w:tcPr>
            <w:tcW w:w="0" w:type="dxa"/>
            <w:vAlign w:val="bottom"/>
          </w:tcPr>
          <w:p w:rsidR="00A33515" w:rsidDel="002260E7" w:rsidRDefault="00A33515">
            <w:pPr>
              <w:rPr>
                <w:del w:id="10267" w:author="Admin" w:date="2019-02-19T02:10:00Z"/>
                <w:sz w:val="1"/>
                <w:szCs w:val="1"/>
              </w:rPr>
            </w:pPr>
          </w:p>
        </w:tc>
      </w:tr>
      <w:tr w:rsidR="00A33515" w:rsidDel="002260E7">
        <w:trPr>
          <w:trHeight w:val="373"/>
          <w:del w:id="10268" w:author="Admin" w:date="2019-02-19T02:10:00Z"/>
        </w:trPr>
        <w:tc>
          <w:tcPr>
            <w:tcW w:w="420" w:type="dxa"/>
            <w:vAlign w:val="bottom"/>
          </w:tcPr>
          <w:p w:rsidR="00A33515" w:rsidDel="002260E7" w:rsidRDefault="00A33515">
            <w:pPr>
              <w:rPr>
                <w:del w:id="10269" w:author="Admin" w:date="2019-02-19T02:10:00Z"/>
                <w:sz w:val="24"/>
                <w:szCs w:val="24"/>
              </w:rPr>
            </w:pPr>
          </w:p>
        </w:tc>
        <w:tc>
          <w:tcPr>
            <w:tcW w:w="4540" w:type="dxa"/>
            <w:gridSpan w:val="2"/>
            <w:vMerge/>
            <w:vAlign w:val="bottom"/>
          </w:tcPr>
          <w:p w:rsidR="00A33515" w:rsidDel="002260E7" w:rsidRDefault="00A33515">
            <w:pPr>
              <w:rPr>
                <w:del w:id="10270" w:author="Admin" w:date="2019-02-19T02:10:00Z"/>
                <w:sz w:val="24"/>
                <w:szCs w:val="24"/>
              </w:rPr>
            </w:pPr>
          </w:p>
        </w:tc>
        <w:tc>
          <w:tcPr>
            <w:tcW w:w="80" w:type="dxa"/>
            <w:vAlign w:val="bottom"/>
          </w:tcPr>
          <w:p w:rsidR="00A33515" w:rsidDel="002260E7" w:rsidRDefault="00A33515">
            <w:pPr>
              <w:rPr>
                <w:del w:id="10271" w:author="Admin" w:date="2019-02-19T02:10:00Z"/>
                <w:sz w:val="24"/>
                <w:szCs w:val="24"/>
              </w:rPr>
            </w:pPr>
          </w:p>
        </w:tc>
        <w:tc>
          <w:tcPr>
            <w:tcW w:w="40" w:type="dxa"/>
            <w:vMerge/>
            <w:vAlign w:val="bottom"/>
          </w:tcPr>
          <w:p w:rsidR="00A33515" w:rsidDel="002260E7" w:rsidRDefault="00A33515">
            <w:pPr>
              <w:rPr>
                <w:del w:id="10272" w:author="Admin" w:date="2019-02-19T02:10:00Z"/>
                <w:sz w:val="24"/>
                <w:szCs w:val="24"/>
              </w:rPr>
            </w:pPr>
          </w:p>
        </w:tc>
        <w:tc>
          <w:tcPr>
            <w:tcW w:w="0" w:type="dxa"/>
            <w:vAlign w:val="bottom"/>
          </w:tcPr>
          <w:p w:rsidR="00A33515" w:rsidDel="002260E7" w:rsidRDefault="00A33515">
            <w:pPr>
              <w:rPr>
                <w:del w:id="10273" w:author="Admin" w:date="2019-02-19T02:10:00Z"/>
                <w:sz w:val="1"/>
                <w:szCs w:val="1"/>
              </w:rPr>
            </w:pPr>
          </w:p>
        </w:tc>
      </w:tr>
    </w:tbl>
    <w:p w:rsidR="00A33515" w:rsidDel="002260E7" w:rsidRDefault="001A4D22">
      <w:pPr>
        <w:spacing w:line="231" w:lineRule="auto"/>
        <w:ind w:left="500"/>
        <w:jc w:val="both"/>
        <w:rPr>
          <w:del w:id="10274" w:author="Admin" w:date="2019-02-19T02:10:00Z"/>
          <w:sz w:val="20"/>
          <w:szCs w:val="20"/>
        </w:rPr>
      </w:pPr>
      <w:del w:id="10275" w:author="Admin" w:date="2019-02-19T02:10:00Z">
        <w:r w:rsidDel="002260E7">
          <w:rPr>
            <w:rFonts w:ascii="Arial" w:eastAsia="Arial" w:hAnsi="Arial" w:cs="Arial"/>
            <w:sz w:val="20"/>
            <w:szCs w:val="20"/>
          </w:rPr>
          <w:delText xml:space="preserve">Число </w:delText>
        </w:r>
        <w:r w:rsidDel="002260E7">
          <w:rPr>
            <w:rFonts w:ascii="Arial" w:eastAsia="Arial" w:hAnsi="Arial" w:cs="Arial"/>
            <w:sz w:val="27"/>
            <w:szCs w:val="27"/>
            <w:u w:val="single"/>
            <w:vertAlign w:val="superscript"/>
          </w:rPr>
          <w:delText>1</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появляется из-за того, что одно и тоже пересечение соот-ветствует и паре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и паре </w:delText>
        </w:r>
        <w:r w:rsidDel="002260E7">
          <w:rPr>
            <w:rFonts w:eastAsia="Times New Roman"/>
            <w:sz w:val="20"/>
            <w:szCs w:val="20"/>
          </w:rPr>
          <w:delText>(</w:delText>
        </w:r>
        <w:r w:rsidDel="002260E7">
          <w:rPr>
            <w:rFonts w:ascii="Arial" w:eastAsia="Arial" w:hAnsi="Arial" w:cs="Arial"/>
            <w:i/>
            <w:iCs/>
            <w:sz w:val="20"/>
            <w:szCs w:val="20"/>
          </w:rPr>
          <w:delText>b</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ascii="Arial" w:eastAsia="Arial" w:hAnsi="Arial" w:cs="Arial"/>
            <w:sz w:val="20"/>
            <w:szCs w:val="20"/>
          </w:rPr>
          <w:delText xml:space="preserve">. Покажите, что чётность </w:delText>
        </w:r>
        <w:r w:rsidDel="002260E7">
          <w:rPr>
            <w:rFonts w:ascii="Arial" w:eastAsia="Arial" w:hAnsi="Arial" w:cs="Arial"/>
            <w:i/>
            <w:iCs/>
            <w:sz w:val="20"/>
            <w:szCs w:val="20"/>
          </w:rPr>
          <w:delText>i</w:delText>
        </w:r>
        <w:r w:rsidDel="002260E7">
          <w:rPr>
            <w:rFonts w:ascii="Arial" w:eastAsia="Arial" w:hAnsi="Arial" w:cs="Arial"/>
            <w:i/>
            <w:iCs/>
            <w:sz w:val="27"/>
            <w:szCs w:val="27"/>
            <w:vertAlign w:val="subscript"/>
          </w:rPr>
          <w:delText>l</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f</w:delText>
        </w:r>
        <w:r w:rsidDel="002260E7">
          <w:rPr>
            <w:rFonts w:ascii="Arial" w:eastAsia="Arial" w:hAnsi="Arial" w:cs="Arial"/>
            <w:sz w:val="20"/>
            <w:szCs w:val="20"/>
          </w:rPr>
          <w:delText xml:space="preserve"> не за-висит от выбора </w:delText>
        </w:r>
        <w:r w:rsidDel="002260E7">
          <w:rPr>
            <w:rFonts w:ascii="Arial" w:eastAsia="Arial" w:hAnsi="Arial" w:cs="Arial"/>
            <w:i/>
            <w:iCs/>
            <w:sz w:val="20"/>
            <w:szCs w:val="20"/>
          </w:rPr>
          <w:delText>l</w:delText>
        </w:r>
        <w:r w:rsidDel="002260E7">
          <w:rPr>
            <w:rFonts w:ascii="Arial" w:eastAsia="Arial" w:hAnsi="Arial" w:cs="Arial"/>
            <w:sz w:val="20"/>
            <w:szCs w:val="20"/>
          </w:rPr>
          <w:delText xml:space="preserve"> и, следовательно, является характеристикой точ-ки </w:delText>
        </w:r>
        <w:r w:rsidDel="002260E7">
          <w:rPr>
            <w:rFonts w:ascii="Arial" w:eastAsia="Arial" w:hAnsi="Arial" w:cs="Arial"/>
            <w:i/>
            <w:iCs/>
            <w:sz w:val="20"/>
            <w:szCs w:val="20"/>
          </w:rPr>
          <w:delText>x</w:delText>
        </w:r>
        <w:r w:rsidDel="002260E7">
          <w:rPr>
            <w:rFonts w:ascii="Arial" w:eastAsia="Arial" w:hAnsi="Arial" w:cs="Arial"/>
            <w:sz w:val="20"/>
            <w:szCs w:val="20"/>
          </w:rPr>
          <w:delText>.</w:delText>
        </w:r>
      </w:del>
    </w:p>
    <w:p w:rsidR="00A33515" w:rsidDel="002260E7" w:rsidRDefault="001A4D22">
      <w:pPr>
        <w:spacing w:line="20" w:lineRule="exact"/>
        <w:rPr>
          <w:del w:id="10276" w:author="Admin" w:date="2019-02-19T02:10:00Z"/>
          <w:sz w:val="20"/>
          <w:szCs w:val="20"/>
        </w:rPr>
      </w:pPr>
      <w:del w:id="10277" w:author="Admin" w:date="2019-02-19T02:10:00Z">
        <w:r w:rsidDel="002260E7">
          <w:rPr>
            <w:noProof/>
            <w:sz w:val="20"/>
            <w:szCs w:val="20"/>
          </w:rPr>
          <w:drawing>
            <wp:anchor distT="0" distB="0" distL="114300" distR="114300" simplePos="0" relativeHeight="251909120" behindDoc="1" locked="0" layoutInCell="0" allowOverlap="1" wp14:anchorId="2F4EC469" wp14:editId="7BD1CB2E">
              <wp:simplePos x="0" y="0"/>
              <wp:positionH relativeFrom="column">
                <wp:posOffset>1374140</wp:posOffset>
              </wp:positionH>
              <wp:positionV relativeFrom="paragraph">
                <wp:posOffset>95885</wp:posOffset>
              </wp:positionV>
              <wp:extent cx="1557655" cy="801370"/>
              <wp:effectExtent l="0" t="0" r="0" b="0"/>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9">
                        <a:extLst/>
                      </a:blip>
                      <a:srcRect/>
                      <a:stretch>
                        <a:fillRect/>
                      </a:stretch>
                    </pic:blipFill>
                    <pic:spPr bwMode="auto">
                      <a:xfrm>
                        <a:off x="0" y="0"/>
                        <a:ext cx="1557655" cy="801370"/>
                      </a:xfrm>
                      <a:prstGeom prst="rect">
                        <a:avLst/>
                      </a:prstGeom>
                      <a:noFill/>
                    </pic:spPr>
                  </pic:pic>
                </a:graphicData>
              </a:graphic>
            </wp:anchor>
          </w:drawing>
        </w:r>
      </w:del>
    </w:p>
    <w:p w:rsidR="00A33515" w:rsidDel="002260E7" w:rsidRDefault="00A33515">
      <w:pPr>
        <w:spacing w:line="155" w:lineRule="exact"/>
        <w:rPr>
          <w:del w:id="10278" w:author="Admin" w:date="2019-02-19T02:10:00Z"/>
          <w:sz w:val="20"/>
          <w:szCs w:val="20"/>
        </w:rPr>
      </w:pPr>
    </w:p>
    <w:p w:rsidR="00A33515" w:rsidDel="002260E7" w:rsidRDefault="001A4D22">
      <w:pPr>
        <w:ind w:left="4060"/>
        <w:rPr>
          <w:del w:id="10279" w:author="Admin" w:date="2019-02-19T02:10:00Z"/>
          <w:sz w:val="20"/>
          <w:szCs w:val="20"/>
        </w:rPr>
      </w:pPr>
      <w:del w:id="10280" w:author="Admin" w:date="2019-02-19T02:10:00Z">
        <w:r w:rsidDel="002260E7">
          <w:rPr>
            <w:rFonts w:ascii="Arial" w:eastAsia="Arial" w:hAnsi="Arial" w:cs="Arial"/>
            <w:i/>
            <w:iCs/>
            <w:sz w:val="20"/>
            <w:szCs w:val="20"/>
          </w:rPr>
          <w:delText>l</w:delText>
        </w:r>
        <w:r w:rsidDel="002260E7">
          <w:rPr>
            <w:rFonts w:ascii="Arial" w:eastAsia="Arial" w:hAnsi="Arial" w:cs="Arial"/>
            <w:sz w:val="27"/>
            <w:szCs w:val="27"/>
            <w:vertAlign w:val="subscript"/>
          </w:rPr>
          <w:delText>2</w:delText>
        </w:r>
      </w:del>
    </w:p>
    <w:p w:rsidR="00A33515" w:rsidDel="002260E7" w:rsidRDefault="001A4D22">
      <w:pPr>
        <w:spacing w:line="20" w:lineRule="exact"/>
        <w:rPr>
          <w:del w:id="10281" w:author="Admin" w:date="2019-02-19T02:10:00Z"/>
          <w:sz w:val="20"/>
          <w:szCs w:val="20"/>
        </w:rPr>
      </w:pPr>
      <w:del w:id="10282" w:author="Admin" w:date="2019-02-19T02:10:00Z">
        <w:r w:rsidDel="002260E7">
          <w:rPr>
            <w:noProof/>
            <w:sz w:val="20"/>
            <w:szCs w:val="20"/>
          </w:rPr>
          <w:drawing>
            <wp:anchor distT="0" distB="0" distL="114300" distR="114300" simplePos="0" relativeHeight="251910144" behindDoc="1" locked="0" layoutInCell="0" allowOverlap="1" wp14:anchorId="61DA7810" wp14:editId="153CF7B9">
              <wp:simplePos x="0" y="0"/>
              <wp:positionH relativeFrom="column">
                <wp:posOffset>2886075</wp:posOffset>
              </wp:positionH>
              <wp:positionV relativeFrom="paragraph">
                <wp:posOffset>40005</wp:posOffset>
              </wp:positionV>
              <wp:extent cx="45720" cy="45720"/>
              <wp:effectExtent l="0" t="0" r="0" b="0"/>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40">
                        <a:extLst/>
                      </a:blip>
                      <a:srcRect/>
                      <a:stretch>
                        <a:fillRect/>
                      </a:stretch>
                    </pic:blipFill>
                    <pic:spPr bwMode="auto">
                      <a:xfrm>
                        <a:off x="0" y="0"/>
                        <a:ext cx="45720" cy="45720"/>
                      </a:xfrm>
                      <a:prstGeom prst="rect">
                        <a:avLst/>
                      </a:prstGeom>
                      <a:noFill/>
                    </pic:spPr>
                  </pic:pic>
                </a:graphicData>
              </a:graphic>
            </wp:anchor>
          </w:drawing>
        </w:r>
      </w:del>
    </w:p>
    <w:p w:rsidR="00A33515" w:rsidDel="002260E7" w:rsidRDefault="00A33515">
      <w:pPr>
        <w:spacing w:line="227" w:lineRule="exact"/>
        <w:rPr>
          <w:del w:id="10283" w:author="Admin" w:date="2019-02-19T02:10:00Z"/>
          <w:sz w:val="20"/>
          <w:szCs w:val="20"/>
        </w:rPr>
      </w:pPr>
    </w:p>
    <w:tbl>
      <w:tblPr>
        <w:tblW w:w="0" w:type="auto"/>
        <w:tblInd w:w="2320" w:type="dxa"/>
        <w:tblLayout w:type="fixed"/>
        <w:tblCellMar>
          <w:left w:w="0" w:type="dxa"/>
          <w:right w:w="0" w:type="dxa"/>
        </w:tblCellMar>
        <w:tblLook w:val="04A0" w:firstRow="1" w:lastRow="0" w:firstColumn="1" w:lastColumn="0" w:noHBand="0" w:noVBand="1"/>
      </w:tblPr>
      <w:tblGrid>
        <w:gridCol w:w="840"/>
        <w:gridCol w:w="780"/>
      </w:tblGrid>
      <w:tr w:rsidR="00A33515" w:rsidDel="002260E7">
        <w:trPr>
          <w:trHeight w:val="352"/>
          <w:del w:id="10284" w:author="Admin" w:date="2019-02-19T02:10:00Z"/>
        </w:trPr>
        <w:tc>
          <w:tcPr>
            <w:tcW w:w="840" w:type="dxa"/>
            <w:vAlign w:val="bottom"/>
          </w:tcPr>
          <w:p w:rsidR="00A33515" w:rsidDel="002260E7" w:rsidRDefault="001A4D22">
            <w:pPr>
              <w:rPr>
                <w:del w:id="10285" w:author="Admin" w:date="2019-02-19T02:10:00Z"/>
                <w:sz w:val="20"/>
                <w:szCs w:val="20"/>
              </w:rPr>
            </w:pPr>
            <w:del w:id="10286" w:author="Admin" w:date="2019-02-19T02:10:00Z">
              <w:r w:rsidDel="002260E7">
                <w:rPr>
                  <w:rFonts w:ascii="Arial" w:eastAsia="Arial" w:hAnsi="Arial" w:cs="Arial"/>
                  <w:i/>
                  <w:iCs/>
                  <w:sz w:val="20"/>
                  <w:szCs w:val="20"/>
                </w:rPr>
                <w:delText>l</w:delText>
              </w:r>
              <w:r w:rsidDel="002260E7">
                <w:rPr>
                  <w:rFonts w:ascii="Arial" w:eastAsia="Arial" w:hAnsi="Arial" w:cs="Arial"/>
                  <w:sz w:val="27"/>
                  <w:szCs w:val="27"/>
                  <w:vertAlign w:val="subscript"/>
                </w:rPr>
                <w:delText>1</w:delText>
              </w:r>
            </w:del>
          </w:p>
        </w:tc>
        <w:tc>
          <w:tcPr>
            <w:tcW w:w="780" w:type="dxa"/>
            <w:vAlign w:val="bottom"/>
          </w:tcPr>
          <w:p w:rsidR="00A33515" w:rsidDel="002260E7" w:rsidRDefault="001A4D22">
            <w:pPr>
              <w:ind w:left="700"/>
              <w:rPr>
                <w:del w:id="10287" w:author="Admin" w:date="2019-02-19T02:10:00Z"/>
                <w:sz w:val="20"/>
                <w:szCs w:val="20"/>
              </w:rPr>
            </w:pPr>
            <w:del w:id="10288" w:author="Admin" w:date="2019-02-19T02:10:00Z">
              <w:r w:rsidDel="002260E7">
                <w:rPr>
                  <w:rFonts w:ascii="Arial" w:eastAsia="Arial" w:hAnsi="Arial" w:cs="Arial"/>
                  <w:i/>
                  <w:iCs/>
                  <w:w w:val="70"/>
                  <w:sz w:val="17"/>
                  <w:szCs w:val="17"/>
                </w:rPr>
                <w:delText>x</w:delText>
              </w:r>
            </w:del>
          </w:p>
        </w:tc>
      </w:tr>
    </w:tbl>
    <w:p w:rsidR="00A33515" w:rsidDel="002260E7" w:rsidRDefault="001A4D22">
      <w:pPr>
        <w:spacing w:line="20" w:lineRule="exact"/>
        <w:rPr>
          <w:del w:id="10289" w:author="Admin" w:date="2019-02-19T02:10:00Z"/>
          <w:sz w:val="20"/>
          <w:szCs w:val="20"/>
        </w:rPr>
      </w:pPr>
      <w:del w:id="10290" w:author="Admin" w:date="2019-02-19T02:10:00Z">
        <w:r w:rsidDel="002260E7">
          <w:rPr>
            <w:noProof/>
            <w:sz w:val="20"/>
            <w:szCs w:val="20"/>
          </w:rPr>
          <w:drawing>
            <wp:anchor distT="0" distB="0" distL="114300" distR="114300" simplePos="0" relativeHeight="251911168" behindDoc="1" locked="0" layoutInCell="0" allowOverlap="1" wp14:anchorId="5690A092" wp14:editId="056CD6FC">
              <wp:simplePos x="0" y="0"/>
              <wp:positionH relativeFrom="column">
                <wp:posOffset>2886075</wp:posOffset>
              </wp:positionH>
              <wp:positionV relativeFrom="paragraph">
                <wp:posOffset>163195</wp:posOffset>
              </wp:positionV>
              <wp:extent cx="45720" cy="45720"/>
              <wp:effectExtent l="0" t="0" r="0" b="0"/>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40">
                        <a:extLst/>
                      </a:blip>
                      <a:srcRect/>
                      <a:stretch>
                        <a:fillRect/>
                      </a:stretch>
                    </pic:blipFill>
                    <pic:spPr bwMode="auto">
                      <a:xfrm>
                        <a:off x="0" y="0"/>
                        <a:ext cx="45720" cy="45720"/>
                      </a:xfrm>
                      <a:prstGeom prst="rect">
                        <a:avLst/>
                      </a:prstGeom>
                      <a:noFill/>
                    </pic:spPr>
                  </pic:pic>
                </a:graphicData>
              </a:graphic>
            </wp:anchor>
          </w:drawing>
        </w:r>
        <w:r w:rsidDel="002260E7">
          <w:rPr>
            <w:noProof/>
            <w:sz w:val="20"/>
            <w:szCs w:val="20"/>
          </w:rPr>
          <w:drawing>
            <wp:anchor distT="0" distB="0" distL="114300" distR="114300" simplePos="0" relativeHeight="251912192" behindDoc="1" locked="0" layoutInCell="0" allowOverlap="1" wp14:anchorId="42760238" wp14:editId="443FFF73">
              <wp:simplePos x="0" y="0"/>
              <wp:positionH relativeFrom="column">
                <wp:posOffset>2886075</wp:posOffset>
              </wp:positionH>
              <wp:positionV relativeFrom="paragraph">
                <wp:posOffset>-88265</wp:posOffset>
              </wp:positionV>
              <wp:extent cx="45720" cy="45720"/>
              <wp:effectExtent l="0" t="0" r="0" b="0"/>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40">
                        <a:extLst/>
                      </a:blip>
                      <a:srcRect/>
                      <a:stretch>
                        <a:fillRect/>
                      </a:stretch>
                    </pic:blipFill>
                    <pic:spPr bwMode="auto">
                      <a:xfrm>
                        <a:off x="0" y="0"/>
                        <a:ext cx="45720" cy="45720"/>
                      </a:xfrm>
                      <a:prstGeom prst="rect">
                        <a:avLst/>
                      </a:prstGeom>
                      <a:noFill/>
                    </pic:spPr>
                  </pic:pic>
                </a:graphicData>
              </a:graphic>
            </wp:anchor>
          </w:drawing>
        </w:r>
      </w:del>
    </w:p>
    <w:p w:rsidR="00A33515" w:rsidDel="002260E7" w:rsidRDefault="00A33515">
      <w:pPr>
        <w:spacing w:line="200" w:lineRule="exact"/>
        <w:rPr>
          <w:del w:id="10291" w:author="Admin" w:date="2019-02-19T02:10:00Z"/>
          <w:sz w:val="20"/>
          <w:szCs w:val="20"/>
        </w:rPr>
      </w:pPr>
    </w:p>
    <w:p w:rsidR="00A33515" w:rsidDel="002260E7" w:rsidRDefault="00A33515">
      <w:pPr>
        <w:spacing w:line="400" w:lineRule="exact"/>
        <w:rPr>
          <w:del w:id="10292" w:author="Admin" w:date="2019-02-19T02:10:00Z"/>
          <w:sz w:val="20"/>
          <w:szCs w:val="20"/>
        </w:rPr>
      </w:pPr>
    </w:p>
    <w:p w:rsidR="00A33515" w:rsidDel="002260E7" w:rsidRDefault="001A4D22">
      <w:pPr>
        <w:spacing w:line="455" w:lineRule="auto"/>
        <w:jc w:val="center"/>
        <w:rPr>
          <w:del w:id="10293" w:author="Admin" w:date="2019-02-19T02:10:00Z"/>
          <w:sz w:val="20"/>
          <w:szCs w:val="20"/>
        </w:rPr>
      </w:pPr>
      <w:del w:id="10294" w:author="Admin" w:date="2019-02-19T02:10:00Z">
        <w:r w:rsidDel="002260E7">
          <w:rPr>
            <w:rFonts w:ascii="Arial" w:eastAsia="Arial" w:hAnsi="Arial" w:cs="Arial"/>
            <w:sz w:val="20"/>
            <w:szCs w:val="20"/>
          </w:rPr>
          <w:delText xml:space="preserve">Рис. 4: Ломаная и два луча, исходящие из одной точки, с </w:delText>
        </w:r>
        <w:r w:rsidDel="002260E7">
          <w:rPr>
            <w:rFonts w:ascii="Arial" w:eastAsia="Arial" w:hAnsi="Arial" w:cs="Arial"/>
            <w:i/>
            <w:iCs/>
            <w:sz w:val="20"/>
            <w:szCs w:val="20"/>
          </w:rPr>
          <w:delText>i</w:delText>
        </w:r>
        <w:r w:rsidDel="002260E7">
          <w:rPr>
            <w:rFonts w:ascii="Arial" w:eastAsia="Arial" w:hAnsi="Arial" w:cs="Arial"/>
            <w:i/>
            <w:iCs/>
            <w:sz w:val="27"/>
            <w:szCs w:val="27"/>
            <w:vertAlign w:val="subscript"/>
          </w:rPr>
          <w:delText>l</w:delText>
        </w:r>
        <w:r w:rsidDel="002260E7">
          <w:rPr>
            <w:rFonts w:ascii="Arial" w:eastAsia="Arial" w:hAnsi="Arial" w:cs="Arial"/>
            <w:sz w:val="20"/>
            <w:szCs w:val="20"/>
            <w:vertAlign w:val="subscript"/>
          </w:rPr>
          <w:delText>1</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3 и </w:delText>
        </w:r>
        <w:r w:rsidDel="002260E7">
          <w:rPr>
            <w:rFonts w:ascii="Arial" w:eastAsia="Arial" w:hAnsi="Arial" w:cs="Arial"/>
            <w:i/>
            <w:iCs/>
            <w:sz w:val="20"/>
            <w:szCs w:val="20"/>
          </w:rPr>
          <w:delText>i</w:delText>
        </w:r>
        <w:r w:rsidDel="002260E7">
          <w:rPr>
            <w:rFonts w:ascii="Arial" w:eastAsia="Arial" w:hAnsi="Arial" w:cs="Arial"/>
            <w:i/>
            <w:iCs/>
            <w:sz w:val="27"/>
            <w:szCs w:val="27"/>
            <w:vertAlign w:val="subscript"/>
          </w:rPr>
          <w:delText>l</w:delText>
        </w:r>
        <w:r w:rsidDel="002260E7">
          <w:rPr>
            <w:rFonts w:ascii="Arial" w:eastAsia="Arial" w:hAnsi="Arial" w:cs="Arial"/>
            <w:sz w:val="20"/>
            <w:szCs w:val="20"/>
            <w:vertAlign w:val="subscript"/>
          </w:rPr>
          <w:delText>2</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  </w:delText>
        </w:r>
        <w:r w:rsidDel="002260E7">
          <w:rPr>
            <w:rFonts w:ascii="Arial" w:eastAsia="Arial" w:hAnsi="Arial" w:cs="Arial"/>
            <w:b/>
            <w:bCs/>
            <w:sz w:val="20"/>
            <w:szCs w:val="20"/>
          </w:rPr>
          <w:delText>311</w:delText>
        </w:r>
        <w:r w:rsidDel="002260E7">
          <w:rPr>
            <w:rFonts w:ascii="Arial" w:eastAsia="Arial" w:hAnsi="Arial" w:cs="Arial"/>
            <w:sz w:val="20"/>
            <w:szCs w:val="20"/>
          </w:rPr>
          <w:delText xml:space="preserve"> −</w:delText>
        </w:r>
      </w:del>
    </w:p>
    <w:p w:rsidR="00A33515" w:rsidDel="002260E7" w:rsidRDefault="00A33515">
      <w:pPr>
        <w:rPr>
          <w:del w:id="10295" w:author="Admin" w:date="2019-02-19T02:10:00Z"/>
        </w:rPr>
        <w:sectPr w:rsidR="00A33515" w:rsidDel="002260E7">
          <w:pgSz w:w="8220" w:h="12524"/>
          <w:pgMar w:top="639" w:right="720" w:bottom="0" w:left="720" w:header="0" w:footer="0" w:gutter="0"/>
          <w:cols w:space="720" w:equalWidth="0">
            <w:col w:w="6780"/>
          </w:cols>
        </w:sectPr>
      </w:pPr>
    </w:p>
    <w:p w:rsidR="00A33515" w:rsidDel="002260E7" w:rsidRDefault="001A4D22">
      <w:pPr>
        <w:ind w:left="1593"/>
        <w:rPr>
          <w:del w:id="10296" w:author="Admin" w:date="2019-02-19T02:10:00Z"/>
          <w:sz w:val="20"/>
          <w:szCs w:val="20"/>
        </w:rPr>
      </w:pPr>
      <w:bookmarkStart w:id="10297" w:name="page322"/>
      <w:bookmarkEnd w:id="10297"/>
      <w:del w:id="10298" w:author="Admin" w:date="2019-02-19T02:10:00Z">
        <w:r w:rsidDel="002260E7">
          <w:rPr>
            <w:rFonts w:ascii="Arial" w:eastAsia="Arial" w:hAnsi="Arial" w:cs="Arial"/>
            <w:sz w:val="18"/>
            <w:szCs w:val="18"/>
          </w:rPr>
          <w:lastRenderedPageBreak/>
          <w:delText>Турнир юных математиков 2017 года</w:delText>
        </w:r>
      </w:del>
    </w:p>
    <w:p w:rsidR="00A33515" w:rsidDel="002260E7" w:rsidRDefault="00A33515">
      <w:pPr>
        <w:spacing w:line="135" w:lineRule="exact"/>
        <w:rPr>
          <w:del w:id="10299" w:author="Admin" w:date="2019-02-19T02:10:00Z"/>
          <w:sz w:val="20"/>
          <w:szCs w:val="20"/>
        </w:rPr>
      </w:pPr>
    </w:p>
    <w:p w:rsidR="00A33515" w:rsidDel="002260E7" w:rsidRDefault="001A4D22">
      <w:pPr>
        <w:numPr>
          <w:ilvl w:val="0"/>
          <w:numId w:val="730"/>
        </w:numPr>
        <w:tabs>
          <w:tab w:val="left" w:pos="273"/>
        </w:tabs>
        <w:spacing w:line="233" w:lineRule="auto"/>
        <w:ind w:left="273" w:hanging="273"/>
        <w:jc w:val="both"/>
        <w:rPr>
          <w:del w:id="10300" w:author="Admin" w:date="2019-02-19T02:10:00Z"/>
          <w:rFonts w:ascii="Arial" w:eastAsia="Arial" w:hAnsi="Arial" w:cs="Arial"/>
          <w:b/>
          <w:bCs/>
          <w:sz w:val="20"/>
          <w:szCs w:val="20"/>
        </w:rPr>
        <w:pPrChange w:id="10301" w:author="Admin" w:date="2019-02-19T00:19:00Z">
          <w:pPr>
            <w:numPr>
              <w:numId w:val="733"/>
            </w:numPr>
            <w:tabs>
              <w:tab w:val="left" w:pos="273"/>
            </w:tabs>
            <w:spacing w:line="233" w:lineRule="auto"/>
            <w:ind w:left="273" w:hanging="273"/>
            <w:jc w:val="both"/>
          </w:pPr>
        </w:pPrChange>
      </w:pPr>
      <w:del w:id="10302" w:author="Admin" w:date="2019-02-19T02:10:00Z">
        <w:r w:rsidDel="002260E7">
          <w:rPr>
            <w:rFonts w:ascii="Arial" w:eastAsia="Arial" w:hAnsi="Arial" w:cs="Arial"/>
            <w:sz w:val="20"/>
            <w:szCs w:val="20"/>
          </w:rPr>
          <w:delText xml:space="preserve">Точку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не лежащую в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S</w:delText>
        </w:r>
        <w:r w:rsidDel="002260E7">
          <w:rPr>
            <w:rFonts w:ascii="Arial" w:eastAsia="Arial" w:hAnsi="Arial" w:cs="Arial"/>
            <w:sz w:val="27"/>
            <w:szCs w:val="27"/>
            <w:vertAlign w:val="superscript"/>
          </w:rPr>
          <w:delText>1</w:delText>
        </w:r>
        <w:r w:rsidDel="002260E7">
          <w:rPr>
            <w:rFonts w:ascii="Arial" w:eastAsia="Arial" w:hAnsi="Arial" w:cs="Arial"/>
            <w:i/>
            <w:iCs/>
            <w:sz w:val="27"/>
            <w:szCs w:val="27"/>
            <w:vertAlign w:val="subscript"/>
          </w:rPr>
          <w:delText>m</w:delText>
        </w:r>
        <w:r w:rsidDel="002260E7">
          <w:rPr>
            <w:rFonts w:eastAsia="Times New Roman"/>
            <w:sz w:val="20"/>
            <w:szCs w:val="20"/>
          </w:rPr>
          <w:delText>)</w:delText>
        </w:r>
        <w:r w:rsidDel="002260E7">
          <w:rPr>
            <w:rFonts w:ascii="Arial" w:eastAsia="Arial" w:hAnsi="Arial" w:cs="Arial"/>
            <w:sz w:val="20"/>
            <w:szCs w:val="20"/>
          </w:rPr>
          <w:delText xml:space="preserve">, назовём внутренней по отно-шению к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если </w:delText>
        </w:r>
        <w:r w:rsidDel="002260E7">
          <w:rPr>
            <w:rFonts w:ascii="Arial" w:eastAsia="Arial" w:hAnsi="Arial" w:cs="Arial"/>
            <w:i/>
            <w:iCs/>
            <w:sz w:val="20"/>
            <w:szCs w:val="20"/>
          </w:rPr>
          <w:delText>i</w:delText>
        </w:r>
        <w:r w:rsidDel="002260E7">
          <w:rPr>
            <w:rFonts w:ascii="Arial" w:eastAsia="Arial" w:hAnsi="Arial" w:cs="Arial"/>
            <w:i/>
            <w:iCs/>
            <w:sz w:val="27"/>
            <w:szCs w:val="27"/>
            <w:vertAlign w:val="subscript"/>
          </w:rPr>
          <w:delText>l</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f</w:delText>
        </w:r>
        <w:r w:rsidDel="002260E7">
          <w:rPr>
            <w:rFonts w:ascii="Arial" w:eastAsia="Arial" w:hAnsi="Arial" w:cs="Arial"/>
            <w:sz w:val="20"/>
            <w:szCs w:val="20"/>
          </w:rPr>
          <w:delText xml:space="preserve"> нечётно, и внешней, если </w:delText>
        </w:r>
        <w:r w:rsidDel="002260E7">
          <w:rPr>
            <w:rFonts w:ascii="Arial" w:eastAsia="Arial" w:hAnsi="Arial" w:cs="Arial"/>
            <w:i/>
            <w:iCs/>
            <w:sz w:val="20"/>
            <w:szCs w:val="20"/>
          </w:rPr>
          <w:delText>i</w:delText>
        </w:r>
        <w:r w:rsidDel="002260E7">
          <w:rPr>
            <w:rFonts w:ascii="Arial" w:eastAsia="Arial" w:hAnsi="Arial" w:cs="Arial"/>
            <w:i/>
            <w:iCs/>
            <w:sz w:val="27"/>
            <w:szCs w:val="27"/>
            <w:vertAlign w:val="subscript"/>
          </w:rPr>
          <w:delText>l</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f</w:delText>
        </w:r>
        <w:r w:rsidDel="002260E7">
          <w:rPr>
            <w:rFonts w:ascii="Arial" w:eastAsia="Arial" w:hAnsi="Arial" w:cs="Arial"/>
            <w:sz w:val="20"/>
            <w:szCs w:val="20"/>
          </w:rPr>
          <w:delText xml:space="preserve"> чётно. Пусть дано дискретно-непрерывное отображение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perscript"/>
          </w:rPr>
          <w:delText>2</w:delText>
        </w:r>
        <w:r w:rsidDel="002260E7">
          <w:rPr>
            <w:rFonts w:ascii="Arial" w:eastAsia="Arial" w:hAnsi="Arial" w:cs="Arial"/>
            <w:i/>
            <w:iCs/>
            <w:sz w:val="27"/>
            <w:szCs w:val="27"/>
            <w:vertAlign w:val="subscript"/>
          </w:rPr>
          <w:delText>m</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Положим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g</w:delText>
        </w:r>
        <w:r w:rsidDel="002260E7">
          <w:rPr>
            <w:rFonts w:eastAsia="Times New Roman"/>
            <w:i/>
            <w:iCs/>
            <w:sz w:val="20"/>
            <w:szCs w:val="20"/>
          </w:rPr>
          <w:delText>j</w:delText>
        </w:r>
        <w:r w:rsidDel="002260E7">
          <w:rPr>
            <w:rFonts w:ascii="Arial" w:eastAsia="Arial" w:hAnsi="Arial" w:cs="Arial"/>
            <w:i/>
            <w:iCs/>
            <w:sz w:val="27"/>
            <w:szCs w:val="27"/>
            <w:vertAlign w:val="subscript"/>
          </w:rPr>
          <w:delText>S</w:delText>
        </w:r>
        <w:r w:rsidDel="002260E7">
          <w:rPr>
            <w:rFonts w:ascii="Arial" w:eastAsia="Arial" w:hAnsi="Arial" w:cs="Arial"/>
            <w:sz w:val="9"/>
            <w:szCs w:val="9"/>
          </w:rPr>
          <w:delText>1</w:delText>
        </w:r>
        <w:r w:rsidDel="002260E7">
          <w:rPr>
            <w:rFonts w:ascii="Arial" w:eastAsia="Arial" w:hAnsi="Arial" w:cs="Arial"/>
            <w:i/>
            <w:iCs/>
            <w:sz w:val="20"/>
            <w:szCs w:val="20"/>
            <w:vertAlign w:val="subscript"/>
          </w:rPr>
          <w:delText>m</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сужение отображения</w:delText>
        </w:r>
        <w:r w:rsidDel="002260E7">
          <w:rPr>
            <w:rFonts w:ascii="Arial" w:eastAsia="Arial" w:hAnsi="Arial" w:cs="Arial"/>
            <w:i/>
            <w:iCs/>
            <w:sz w:val="20"/>
            <w:szCs w:val="20"/>
          </w:rPr>
          <w:delText xml:space="preserve"> g</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Покажите,</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 для любой</w:delText>
        </w:r>
        <w:r w:rsidDel="002260E7">
          <w:rPr>
            <w:rFonts w:ascii="Arial" w:eastAsia="Arial" w:hAnsi="Arial" w:cs="Arial"/>
            <w:i/>
            <w:iCs/>
            <w:sz w:val="20"/>
            <w:szCs w:val="20"/>
          </w:rPr>
          <w:delText xml:space="preserve"> f</w:delText>
        </w:r>
        <w:r w:rsidDel="002260E7">
          <w:rPr>
            <w:rFonts w:ascii="Arial" w:eastAsia="Arial" w:hAnsi="Arial" w:cs="Arial"/>
            <w:sz w:val="20"/>
            <w:szCs w:val="20"/>
          </w:rPr>
          <w:delText xml:space="preserve">-внутрен-ней точки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существует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perscript"/>
          </w:rPr>
          <w:delText>2</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 xml:space="preserve">, что </w:delText>
        </w:r>
        <w:r w:rsidDel="002260E7">
          <w:rPr>
            <w:rFonts w:ascii="Arial" w:eastAsia="Arial" w:hAnsi="Arial" w:cs="Arial"/>
            <w:i/>
            <w:iCs/>
            <w:sz w:val="20"/>
            <w:szCs w:val="20"/>
          </w:rPr>
          <w:delText>g</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w:delText>
        </w:r>
      </w:del>
    </w:p>
    <w:p w:rsidR="00A33515" w:rsidDel="002260E7" w:rsidRDefault="00A33515">
      <w:pPr>
        <w:spacing w:line="26" w:lineRule="exact"/>
        <w:rPr>
          <w:del w:id="10303" w:author="Admin" w:date="2019-02-19T02:10:00Z"/>
          <w:rFonts w:ascii="Arial" w:eastAsia="Arial" w:hAnsi="Arial" w:cs="Arial"/>
          <w:b/>
          <w:bCs/>
          <w:sz w:val="20"/>
          <w:szCs w:val="20"/>
        </w:rPr>
      </w:pPr>
    </w:p>
    <w:p w:rsidR="00A33515" w:rsidDel="002260E7" w:rsidRDefault="001A4D22">
      <w:pPr>
        <w:numPr>
          <w:ilvl w:val="0"/>
          <w:numId w:val="730"/>
        </w:numPr>
        <w:tabs>
          <w:tab w:val="left" w:pos="273"/>
        </w:tabs>
        <w:spacing w:line="235" w:lineRule="auto"/>
        <w:ind w:left="273" w:hanging="273"/>
        <w:rPr>
          <w:del w:id="10304" w:author="Admin" w:date="2019-02-19T02:10:00Z"/>
          <w:rFonts w:ascii="Arial" w:eastAsia="Arial" w:hAnsi="Arial" w:cs="Arial"/>
          <w:b/>
          <w:bCs/>
          <w:sz w:val="20"/>
          <w:szCs w:val="20"/>
        </w:rPr>
        <w:pPrChange w:id="10305" w:author="Admin" w:date="2019-02-19T00:19:00Z">
          <w:pPr>
            <w:numPr>
              <w:numId w:val="733"/>
            </w:numPr>
            <w:tabs>
              <w:tab w:val="left" w:pos="273"/>
            </w:tabs>
            <w:spacing w:line="235" w:lineRule="auto"/>
            <w:ind w:left="273" w:hanging="273"/>
          </w:pPr>
        </w:pPrChange>
      </w:pPr>
      <w:del w:id="10306" w:author="Admin" w:date="2019-02-19T02:10:00Z">
        <w:r w:rsidDel="002260E7">
          <w:rPr>
            <w:rFonts w:ascii="Arial" w:eastAsia="Arial" w:hAnsi="Arial" w:cs="Arial"/>
            <w:sz w:val="20"/>
            <w:szCs w:val="20"/>
          </w:rPr>
          <w:delText xml:space="preserve">Определим метрические пространства </w:delText>
        </w:r>
        <w:r w:rsidDel="002260E7">
          <w:rPr>
            <w:rFonts w:eastAsia="Times New Roman"/>
            <w:sz w:val="20"/>
            <w:szCs w:val="20"/>
          </w:rPr>
          <w:delText>Z</w:delText>
        </w:r>
        <w:r w:rsidDel="002260E7">
          <w:rPr>
            <w:rFonts w:ascii="Arial" w:eastAsia="Arial" w:hAnsi="Arial" w:cs="Arial"/>
            <w:i/>
            <w:iCs/>
            <w:sz w:val="27"/>
            <w:szCs w:val="27"/>
            <w:vertAlign w:val="superscript"/>
          </w:rPr>
          <w:delText>n</w:delText>
        </w:r>
        <w:r w:rsidDel="002260E7">
          <w:rPr>
            <w:rFonts w:eastAsia="Times New Roman"/>
            <w:i/>
            <w:iCs/>
            <w:sz w:val="27"/>
            <w:szCs w:val="27"/>
            <w:vertAlign w:val="superscript"/>
          </w:rPr>
          <w:delText>;</w:delText>
        </w:r>
        <w:r w:rsidDel="002260E7">
          <w:rPr>
            <w:rFonts w:ascii="Arial" w:eastAsia="Arial" w:hAnsi="Arial" w:cs="Arial"/>
            <w:i/>
            <w:iCs/>
            <w:sz w:val="27"/>
            <w:szCs w:val="27"/>
            <w:vertAlign w:val="superscript"/>
          </w:rPr>
          <w:delText>p</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1</w:delText>
        </w:r>
        <w:r w:rsidDel="002260E7">
          <w:rPr>
            <w:rFonts w:ascii="Arial" w:eastAsia="Arial" w:hAnsi="Arial" w:cs="Arial"/>
            <w:sz w:val="20"/>
            <w:szCs w:val="20"/>
          </w:rPr>
          <w:delText xml:space="preserve">, или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1 — вещественное число, следующим образом:</w:delText>
        </w:r>
      </w:del>
    </w:p>
    <w:p w:rsidR="00A33515" w:rsidDel="002260E7" w:rsidRDefault="00A33515">
      <w:pPr>
        <w:spacing w:line="200" w:lineRule="exact"/>
        <w:rPr>
          <w:del w:id="10307" w:author="Admin" w:date="2019-02-19T02:10:00Z"/>
          <w:sz w:val="20"/>
          <w:szCs w:val="20"/>
        </w:rPr>
      </w:pPr>
    </w:p>
    <w:p w:rsidR="00A33515" w:rsidDel="002260E7" w:rsidRDefault="00A33515">
      <w:pPr>
        <w:spacing w:line="272" w:lineRule="exact"/>
        <w:rPr>
          <w:del w:id="10308" w:author="Admin" w:date="2019-02-19T02:10:00Z"/>
          <w:sz w:val="20"/>
          <w:szCs w:val="20"/>
        </w:rPr>
      </w:pPr>
    </w:p>
    <w:tbl>
      <w:tblPr>
        <w:tblW w:w="0" w:type="auto"/>
        <w:tblInd w:w="1553" w:type="dxa"/>
        <w:tblLayout w:type="fixed"/>
        <w:tblCellMar>
          <w:left w:w="0" w:type="dxa"/>
          <w:right w:w="0" w:type="dxa"/>
        </w:tblCellMar>
        <w:tblLook w:val="04A0" w:firstRow="1" w:lastRow="0" w:firstColumn="1" w:lastColumn="0" w:noHBand="0" w:noVBand="1"/>
      </w:tblPr>
      <w:tblGrid>
        <w:gridCol w:w="440"/>
        <w:gridCol w:w="220"/>
        <w:gridCol w:w="800"/>
        <w:gridCol w:w="760"/>
        <w:gridCol w:w="120"/>
        <w:gridCol w:w="360"/>
        <w:gridCol w:w="100"/>
        <w:gridCol w:w="80"/>
        <w:gridCol w:w="120"/>
        <w:gridCol w:w="200"/>
        <w:gridCol w:w="520"/>
        <w:gridCol w:w="20"/>
      </w:tblGrid>
      <w:tr w:rsidR="00A33515" w:rsidDel="002260E7">
        <w:trPr>
          <w:trHeight w:val="138"/>
          <w:del w:id="10309" w:author="Admin" w:date="2019-02-19T02:10:00Z"/>
        </w:trPr>
        <w:tc>
          <w:tcPr>
            <w:tcW w:w="440" w:type="dxa"/>
            <w:vMerge w:val="restart"/>
            <w:vAlign w:val="bottom"/>
          </w:tcPr>
          <w:p w:rsidR="00A33515" w:rsidDel="002260E7" w:rsidRDefault="001A4D22">
            <w:pPr>
              <w:ind w:left="120"/>
              <w:rPr>
                <w:del w:id="10310" w:author="Admin" w:date="2019-02-19T02:10:00Z"/>
                <w:sz w:val="20"/>
                <w:szCs w:val="20"/>
              </w:rPr>
            </w:pPr>
            <w:del w:id="10311" w:author="Admin" w:date="2019-02-19T02:10:00Z">
              <w:r w:rsidDel="002260E7">
                <w:rPr>
                  <w:rFonts w:ascii="Arial" w:eastAsia="Arial" w:hAnsi="Arial" w:cs="Arial"/>
                  <w:i/>
                  <w:iCs/>
                  <w:sz w:val="14"/>
                  <w:szCs w:val="14"/>
                </w:rPr>
                <w:delText>n</w:delText>
              </w:r>
              <w:r w:rsidDel="002260E7">
                <w:rPr>
                  <w:rFonts w:eastAsia="Times New Roman"/>
                  <w:i/>
                  <w:iCs/>
                  <w:sz w:val="14"/>
                  <w:szCs w:val="14"/>
                </w:rPr>
                <w:delText>;1</w:delText>
              </w:r>
            </w:del>
          </w:p>
        </w:tc>
        <w:tc>
          <w:tcPr>
            <w:tcW w:w="220" w:type="dxa"/>
            <w:vAlign w:val="bottom"/>
          </w:tcPr>
          <w:p w:rsidR="00A33515" w:rsidDel="002260E7" w:rsidRDefault="00A33515">
            <w:pPr>
              <w:rPr>
                <w:del w:id="10312" w:author="Admin" w:date="2019-02-19T02:10:00Z"/>
                <w:sz w:val="11"/>
                <w:szCs w:val="11"/>
              </w:rPr>
            </w:pPr>
          </w:p>
        </w:tc>
        <w:tc>
          <w:tcPr>
            <w:tcW w:w="800" w:type="dxa"/>
            <w:vMerge w:val="restart"/>
            <w:vAlign w:val="bottom"/>
          </w:tcPr>
          <w:p w:rsidR="00A33515" w:rsidDel="002260E7" w:rsidRDefault="001A4D22">
            <w:pPr>
              <w:ind w:left="240"/>
              <w:rPr>
                <w:del w:id="10313" w:author="Admin" w:date="2019-02-19T02:10:00Z"/>
                <w:sz w:val="20"/>
                <w:szCs w:val="20"/>
              </w:rPr>
            </w:pPr>
            <w:del w:id="10314" w:author="Admin" w:date="2019-02-19T02:10:00Z">
              <w:r w:rsidDel="002260E7">
                <w:rPr>
                  <w:rFonts w:ascii="Arial" w:eastAsia="Arial" w:hAnsi="Arial" w:cs="Arial"/>
                  <w:i/>
                  <w:iCs/>
                  <w:w w:val="96"/>
                  <w:sz w:val="27"/>
                  <w:szCs w:val="27"/>
                  <w:vertAlign w:val="superscript"/>
                </w:rPr>
                <w:delText>n</w:delText>
              </w:r>
              <w:r w:rsidDel="002260E7">
                <w:rPr>
                  <w:rFonts w:eastAsia="Times New Roman"/>
                  <w:i/>
                  <w:iCs/>
                  <w:w w:val="96"/>
                  <w:sz w:val="20"/>
                  <w:szCs w:val="20"/>
                </w:rPr>
                <w:delText xml:space="preserve">; </w:delText>
              </w:r>
              <w:r w:rsidDel="002260E7">
                <w:rPr>
                  <w:rFonts w:eastAsia="Times New Roman"/>
                  <w:w w:val="96"/>
                  <w:sz w:val="20"/>
                  <w:szCs w:val="20"/>
                </w:rPr>
                <w:delText>max</w:delText>
              </w:r>
            </w:del>
          </w:p>
        </w:tc>
        <w:tc>
          <w:tcPr>
            <w:tcW w:w="760" w:type="dxa"/>
            <w:vAlign w:val="bottom"/>
          </w:tcPr>
          <w:p w:rsidR="00A33515" w:rsidDel="002260E7" w:rsidRDefault="00A33515">
            <w:pPr>
              <w:rPr>
                <w:del w:id="10315" w:author="Admin" w:date="2019-02-19T02:10:00Z"/>
                <w:sz w:val="11"/>
                <w:szCs w:val="11"/>
              </w:rPr>
            </w:pPr>
          </w:p>
        </w:tc>
        <w:tc>
          <w:tcPr>
            <w:tcW w:w="120" w:type="dxa"/>
            <w:vAlign w:val="bottom"/>
          </w:tcPr>
          <w:p w:rsidR="00A33515" w:rsidDel="002260E7" w:rsidRDefault="00A33515">
            <w:pPr>
              <w:rPr>
                <w:del w:id="10316" w:author="Admin" w:date="2019-02-19T02:10:00Z"/>
                <w:sz w:val="11"/>
                <w:szCs w:val="11"/>
              </w:rPr>
            </w:pPr>
          </w:p>
        </w:tc>
        <w:tc>
          <w:tcPr>
            <w:tcW w:w="360" w:type="dxa"/>
            <w:vAlign w:val="bottom"/>
          </w:tcPr>
          <w:p w:rsidR="00A33515" w:rsidDel="002260E7" w:rsidRDefault="00A33515">
            <w:pPr>
              <w:rPr>
                <w:del w:id="10317" w:author="Admin" w:date="2019-02-19T02:10:00Z"/>
                <w:sz w:val="11"/>
                <w:szCs w:val="11"/>
              </w:rPr>
            </w:pPr>
          </w:p>
        </w:tc>
        <w:tc>
          <w:tcPr>
            <w:tcW w:w="100" w:type="dxa"/>
            <w:tcBorders>
              <w:bottom w:val="single" w:sz="8" w:space="0" w:color="auto"/>
            </w:tcBorders>
            <w:vAlign w:val="bottom"/>
          </w:tcPr>
          <w:p w:rsidR="00A33515" w:rsidDel="002260E7" w:rsidRDefault="00A33515">
            <w:pPr>
              <w:rPr>
                <w:del w:id="10318" w:author="Admin" w:date="2019-02-19T02:10:00Z"/>
                <w:sz w:val="11"/>
                <w:szCs w:val="11"/>
              </w:rPr>
            </w:pPr>
          </w:p>
        </w:tc>
        <w:tc>
          <w:tcPr>
            <w:tcW w:w="80" w:type="dxa"/>
            <w:tcBorders>
              <w:bottom w:val="single" w:sz="8" w:space="0" w:color="auto"/>
            </w:tcBorders>
            <w:vAlign w:val="bottom"/>
          </w:tcPr>
          <w:p w:rsidR="00A33515" w:rsidDel="002260E7" w:rsidRDefault="00A33515">
            <w:pPr>
              <w:rPr>
                <w:del w:id="10319" w:author="Admin" w:date="2019-02-19T02:10:00Z"/>
                <w:sz w:val="11"/>
                <w:szCs w:val="11"/>
              </w:rPr>
            </w:pPr>
          </w:p>
        </w:tc>
        <w:tc>
          <w:tcPr>
            <w:tcW w:w="120" w:type="dxa"/>
            <w:tcBorders>
              <w:bottom w:val="single" w:sz="8" w:space="0" w:color="auto"/>
            </w:tcBorders>
            <w:vAlign w:val="bottom"/>
          </w:tcPr>
          <w:p w:rsidR="00A33515" w:rsidDel="002260E7" w:rsidRDefault="00A33515">
            <w:pPr>
              <w:rPr>
                <w:del w:id="10320" w:author="Admin" w:date="2019-02-19T02:10:00Z"/>
                <w:sz w:val="11"/>
                <w:szCs w:val="11"/>
              </w:rPr>
            </w:pPr>
          </w:p>
        </w:tc>
        <w:tc>
          <w:tcPr>
            <w:tcW w:w="200" w:type="dxa"/>
            <w:vAlign w:val="bottom"/>
          </w:tcPr>
          <w:p w:rsidR="00A33515" w:rsidDel="002260E7" w:rsidRDefault="00A33515">
            <w:pPr>
              <w:rPr>
                <w:del w:id="10321" w:author="Admin" w:date="2019-02-19T02:10:00Z"/>
                <w:sz w:val="11"/>
                <w:szCs w:val="11"/>
              </w:rPr>
            </w:pPr>
          </w:p>
        </w:tc>
        <w:tc>
          <w:tcPr>
            <w:tcW w:w="520" w:type="dxa"/>
            <w:vMerge w:val="restart"/>
            <w:vAlign w:val="bottom"/>
          </w:tcPr>
          <w:p w:rsidR="00A33515" w:rsidDel="002260E7" w:rsidRDefault="001A4D22">
            <w:pPr>
              <w:ind w:left="20"/>
              <w:rPr>
                <w:del w:id="10322" w:author="Admin" w:date="2019-02-19T02:10:00Z"/>
                <w:sz w:val="20"/>
                <w:szCs w:val="20"/>
              </w:rPr>
            </w:pPr>
            <w:del w:id="10323" w:author="Admin" w:date="2019-02-19T02:10:00Z">
              <w:r w:rsidDel="002260E7">
                <w:rPr>
                  <w:rFonts w:ascii="Arial" w:eastAsia="Arial" w:hAnsi="Arial" w:cs="Arial"/>
                  <w:sz w:val="20"/>
                  <w:szCs w:val="20"/>
                </w:rPr>
                <w:delText>,</w:delText>
              </w:r>
            </w:del>
          </w:p>
        </w:tc>
        <w:tc>
          <w:tcPr>
            <w:tcW w:w="0" w:type="dxa"/>
            <w:vAlign w:val="bottom"/>
          </w:tcPr>
          <w:p w:rsidR="00A33515" w:rsidDel="002260E7" w:rsidRDefault="00A33515">
            <w:pPr>
              <w:rPr>
                <w:del w:id="10324" w:author="Admin" w:date="2019-02-19T02:10:00Z"/>
                <w:sz w:val="1"/>
                <w:szCs w:val="1"/>
              </w:rPr>
            </w:pPr>
          </w:p>
        </w:tc>
      </w:tr>
      <w:tr w:rsidR="00A33515" w:rsidDel="002260E7">
        <w:trPr>
          <w:trHeight w:val="154"/>
          <w:del w:id="10325" w:author="Admin" w:date="2019-02-19T02:10:00Z"/>
        </w:trPr>
        <w:tc>
          <w:tcPr>
            <w:tcW w:w="440" w:type="dxa"/>
            <w:vMerge/>
            <w:vAlign w:val="bottom"/>
          </w:tcPr>
          <w:p w:rsidR="00A33515" w:rsidDel="002260E7" w:rsidRDefault="00A33515">
            <w:pPr>
              <w:rPr>
                <w:del w:id="10326" w:author="Admin" w:date="2019-02-19T02:10:00Z"/>
                <w:sz w:val="13"/>
                <w:szCs w:val="13"/>
              </w:rPr>
            </w:pPr>
          </w:p>
        </w:tc>
        <w:tc>
          <w:tcPr>
            <w:tcW w:w="220" w:type="dxa"/>
            <w:vAlign w:val="bottom"/>
          </w:tcPr>
          <w:p w:rsidR="00A33515" w:rsidDel="002260E7" w:rsidRDefault="001A4D22">
            <w:pPr>
              <w:spacing w:line="154" w:lineRule="exact"/>
              <w:jc w:val="right"/>
              <w:rPr>
                <w:del w:id="10327" w:author="Admin" w:date="2019-02-19T02:10:00Z"/>
                <w:sz w:val="20"/>
                <w:szCs w:val="20"/>
              </w:rPr>
            </w:pPr>
            <w:del w:id="10328" w:author="Admin" w:date="2019-02-19T02:10:00Z">
              <w:r w:rsidDel="002260E7">
                <w:rPr>
                  <w:rFonts w:eastAsia="Times New Roman"/>
                  <w:sz w:val="17"/>
                  <w:szCs w:val="17"/>
                </w:rPr>
                <w:delText>=</w:delText>
              </w:r>
            </w:del>
          </w:p>
        </w:tc>
        <w:tc>
          <w:tcPr>
            <w:tcW w:w="800" w:type="dxa"/>
            <w:vMerge/>
            <w:vAlign w:val="bottom"/>
          </w:tcPr>
          <w:p w:rsidR="00A33515" w:rsidDel="002260E7" w:rsidRDefault="00A33515">
            <w:pPr>
              <w:rPr>
                <w:del w:id="10329" w:author="Admin" w:date="2019-02-19T02:10:00Z"/>
                <w:sz w:val="13"/>
                <w:szCs w:val="13"/>
              </w:rPr>
            </w:pPr>
          </w:p>
        </w:tc>
        <w:tc>
          <w:tcPr>
            <w:tcW w:w="760" w:type="dxa"/>
            <w:vMerge w:val="restart"/>
            <w:vAlign w:val="bottom"/>
          </w:tcPr>
          <w:p w:rsidR="00A33515" w:rsidDel="002260E7" w:rsidRDefault="001A4D22">
            <w:pPr>
              <w:spacing w:line="186" w:lineRule="exact"/>
              <w:rPr>
                <w:del w:id="10330" w:author="Admin" w:date="2019-02-19T02:10:00Z"/>
                <w:sz w:val="20"/>
                <w:szCs w:val="20"/>
              </w:rPr>
            </w:pPr>
            <w:del w:id="10331" w:author="Admin" w:date="2019-02-19T02:10:00Z">
              <w:r w:rsidDel="002260E7">
                <w:rPr>
                  <w:rFonts w:eastAsia="Times New Roman"/>
                  <w:i/>
                  <w:iCs/>
                  <w:sz w:val="16"/>
                  <w:szCs w:val="16"/>
                </w:rPr>
                <w:delText>fj</w:delText>
              </w:r>
              <w:r w:rsidDel="002260E7">
                <w:rPr>
                  <w:rFonts w:ascii="Arial" w:eastAsia="Arial" w:hAnsi="Arial" w:cs="Arial"/>
                  <w:i/>
                  <w:iCs/>
                  <w:sz w:val="16"/>
                  <w:szCs w:val="16"/>
                </w:rPr>
                <w:delText>x</w:delText>
              </w:r>
              <w:r w:rsidDel="002260E7">
                <w:rPr>
                  <w:rFonts w:ascii="Arial" w:eastAsia="Arial" w:hAnsi="Arial" w:cs="Arial"/>
                  <w:i/>
                  <w:iCs/>
                  <w:sz w:val="21"/>
                  <w:szCs w:val="21"/>
                  <w:vertAlign w:val="subscript"/>
                </w:rPr>
                <w:delText>i</w:delText>
              </w:r>
              <w:r w:rsidDel="002260E7">
                <w:rPr>
                  <w:rFonts w:eastAsia="Times New Roman"/>
                  <w:i/>
                  <w:iCs/>
                  <w:sz w:val="16"/>
                  <w:szCs w:val="16"/>
                </w:rPr>
                <w:delText xml:space="preserve">    </w:delText>
              </w:r>
              <w:r w:rsidDel="002260E7">
                <w:rPr>
                  <w:rFonts w:ascii="Arial" w:eastAsia="Arial" w:hAnsi="Arial" w:cs="Arial"/>
                  <w:i/>
                  <w:iCs/>
                  <w:sz w:val="16"/>
                  <w:szCs w:val="16"/>
                </w:rPr>
                <w:delText>y</w:delText>
              </w:r>
              <w:r w:rsidDel="002260E7">
                <w:rPr>
                  <w:rFonts w:ascii="Arial" w:eastAsia="Arial" w:hAnsi="Arial" w:cs="Arial"/>
                  <w:i/>
                  <w:iCs/>
                  <w:sz w:val="21"/>
                  <w:szCs w:val="21"/>
                  <w:vertAlign w:val="subscript"/>
                </w:rPr>
                <w:delText>i</w:delText>
              </w:r>
              <w:r w:rsidDel="002260E7">
                <w:rPr>
                  <w:rFonts w:eastAsia="Times New Roman"/>
                  <w:i/>
                  <w:iCs/>
                  <w:sz w:val="16"/>
                  <w:szCs w:val="16"/>
                </w:rPr>
                <w:delText>j</w:delText>
              </w:r>
            </w:del>
          </w:p>
        </w:tc>
        <w:tc>
          <w:tcPr>
            <w:tcW w:w="120" w:type="dxa"/>
            <w:vAlign w:val="bottom"/>
          </w:tcPr>
          <w:p w:rsidR="00A33515" w:rsidDel="002260E7" w:rsidRDefault="001A4D22">
            <w:pPr>
              <w:spacing w:line="154" w:lineRule="exact"/>
              <w:jc w:val="right"/>
              <w:rPr>
                <w:del w:id="10332" w:author="Admin" w:date="2019-02-19T02:10:00Z"/>
                <w:sz w:val="20"/>
                <w:szCs w:val="20"/>
              </w:rPr>
            </w:pPr>
            <w:del w:id="10333" w:author="Admin" w:date="2019-02-19T02:10:00Z">
              <w:r w:rsidDel="002260E7">
                <w:rPr>
                  <w:rFonts w:eastAsia="Times New Roman"/>
                  <w:sz w:val="17"/>
                  <w:szCs w:val="17"/>
                </w:rPr>
                <w:delText>:</w:delText>
              </w:r>
            </w:del>
          </w:p>
        </w:tc>
        <w:tc>
          <w:tcPr>
            <w:tcW w:w="460" w:type="dxa"/>
            <w:gridSpan w:val="2"/>
            <w:vMerge w:val="restart"/>
            <w:vAlign w:val="bottom"/>
          </w:tcPr>
          <w:p w:rsidR="00A33515" w:rsidDel="002260E7" w:rsidRDefault="001A4D22">
            <w:pPr>
              <w:spacing w:line="187" w:lineRule="exact"/>
              <w:ind w:left="60"/>
              <w:rPr>
                <w:del w:id="10334" w:author="Admin" w:date="2019-02-19T02:10:00Z"/>
                <w:sz w:val="20"/>
                <w:szCs w:val="20"/>
              </w:rPr>
            </w:pPr>
            <w:del w:id="10335" w:author="Admin" w:date="2019-02-19T02:10:00Z">
              <w:r w:rsidDel="002260E7">
                <w:rPr>
                  <w:rFonts w:ascii="Arial" w:eastAsia="Arial" w:hAnsi="Arial" w:cs="Arial"/>
                  <w:i/>
                  <w:iCs/>
                  <w:sz w:val="20"/>
                  <w:szCs w:val="20"/>
                </w:rPr>
                <w:delText xml:space="preserve">i </w:delText>
              </w:r>
              <w:r w:rsidDel="002260E7">
                <w:rPr>
                  <w:rFonts w:eastAsia="Times New Roman"/>
                  <w:i/>
                  <w:iCs/>
                  <w:sz w:val="20"/>
                  <w:szCs w:val="20"/>
                </w:rPr>
                <w:delText>2</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del>
          </w:p>
        </w:tc>
        <w:tc>
          <w:tcPr>
            <w:tcW w:w="80" w:type="dxa"/>
            <w:vAlign w:val="bottom"/>
          </w:tcPr>
          <w:p w:rsidR="00A33515" w:rsidDel="002260E7" w:rsidRDefault="001A4D22">
            <w:pPr>
              <w:spacing w:line="154" w:lineRule="exact"/>
              <w:jc w:val="right"/>
              <w:rPr>
                <w:del w:id="10336" w:author="Admin" w:date="2019-02-19T02:10:00Z"/>
                <w:sz w:val="20"/>
                <w:szCs w:val="20"/>
              </w:rPr>
            </w:pPr>
            <w:del w:id="10337" w:author="Admin" w:date="2019-02-19T02:10:00Z">
              <w:r w:rsidDel="002260E7">
                <w:rPr>
                  <w:rFonts w:eastAsia="Times New Roman"/>
                  <w:i/>
                  <w:iCs/>
                  <w:w w:val="79"/>
                  <w:sz w:val="15"/>
                  <w:szCs w:val="15"/>
                </w:rPr>
                <w:delText>;</w:delText>
              </w:r>
            </w:del>
          </w:p>
        </w:tc>
        <w:tc>
          <w:tcPr>
            <w:tcW w:w="320" w:type="dxa"/>
            <w:gridSpan w:val="2"/>
            <w:vMerge w:val="restart"/>
            <w:vAlign w:val="bottom"/>
          </w:tcPr>
          <w:p w:rsidR="00A33515" w:rsidDel="002260E7" w:rsidRDefault="001A4D22">
            <w:pPr>
              <w:spacing w:line="187" w:lineRule="exact"/>
              <w:ind w:left="20"/>
              <w:rPr>
                <w:del w:id="10338" w:author="Admin" w:date="2019-02-19T02:10:00Z"/>
                <w:sz w:val="20"/>
                <w:szCs w:val="20"/>
              </w:rPr>
            </w:pPr>
            <w:del w:id="10339" w:author="Admin" w:date="2019-02-19T02:10:00Z">
              <w:r w:rsidDel="002260E7">
                <w:rPr>
                  <w:rFonts w:ascii="Arial" w:eastAsia="Arial" w:hAnsi="Arial" w:cs="Arial"/>
                  <w:i/>
                  <w:iCs/>
                  <w:sz w:val="20"/>
                  <w:szCs w:val="20"/>
                </w:rPr>
                <w:delText>n</w:delText>
              </w:r>
              <w:r w:rsidDel="002260E7">
                <w:rPr>
                  <w:rFonts w:eastAsia="Times New Roman"/>
                  <w:i/>
                  <w:iCs/>
                  <w:sz w:val="20"/>
                  <w:szCs w:val="20"/>
                </w:rPr>
                <w:delText>g</w:delText>
              </w:r>
            </w:del>
          </w:p>
        </w:tc>
        <w:tc>
          <w:tcPr>
            <w:tcW w:w="520" w:type="dxa"/>
            <w:vMerge/>
            <w:vAlign w:val="bottom"/>
          </w:tcPr>
          <w:p w:rsidR="00A33515" w:rsidDel="002260E7" w:rsidRDefault="00A33515">
            <w:pPr>
              <w:rPr>
                <w:del w:id="10340" w:author="Admin" w:date="2019-02-19T02:10:00Z"/>
                <w:sz w:val="13"/>
                <w:szCs w:val="13"/>
              </w:rPr>
            </w:pPr>
          </w:p>
        </w:tc>
        <w:tc>
          <w:tcPr>
            <w:tcW w:w="0" w:type="dxa"/>
            <w:vAlign w:val="bottom"/>
          </w:tcPr>
          <w:p w:rsidR="00A33515" w:rsidDel="002260E7" w:rsidRDefault="00A33515">
            <w:pPr>
              <w:rPr>
                <w:del w:id="10341" w:author="Admin" w:date="2019-02-19T02:10:00Z"/>
                <w:sz w:val="1"/>
                <w:szCs w:val="1"/>
              </w:rPr>
            </w:pPr>
          </w:p>
        </w:tc>
      </w:tr>
      <w:tr w:rsidR="00A33515" w:rsidDel="002260E7">
        <w:trPr>
          <w:trHeight w:val="33"/>
          <w:del w:id="10342" w:author="Admin" w:date="2019-02-19T02:10:00Z"/>
        </w:trPr>
        <w:tc>
          <w:tcPr>
            <w:tcW w:w="440" w:type="dxa"/>
            <w:vAlign w:val="bottom"/>
          </w:tcPr>
          <w:p w:rsidR="00A33515" w:rsidDel="002260E7" w:rsidRDefault="001A4D22">
            <w:pPr>
              <w:spacing w:line="33" w:lineRule="exact"/>
              <w:rPr>
                <w:del w:id="10343" w:author="Admin" w:date="2019-02-19T02:10:00Z"/>
                <w:sz w:val="20"/>
                <w:szCs w:val="20"/>
              </w:rPr>
            </w:pPr>
            <w:del w:id="10344" w:author="Admin" w:date="2019-02-19T02:10:00Z">
              <w:r w:rsidDel="002260E7">
                <w:rPr>
                  <w:rFonts w:eastAsia="Times New Roman"/>
                  <w:sz w:val="3"/>
                  <w:szCs w:val="3"/>
                </w:rPr>
                <w:delText>Z</w:delText>
              </w:r>
            </w:del>
          </w:p>
        </w:tc>
        <w:tc>
          <w:tcPr>
            <w:tcW w:w="220" w:type="dxa"/>
            <w:vAlign w:val="bottom"/>
          </w:tcPr>
          <w:p w:rsidR="00A33515" w:rsidDel="002260E7" w:rsidRDefault="00A33515">
            <w:pPr>
              <w:rPr>
                <w:del w:id="10345" w:author="Admin" w:date="2019-02-19T02:10:00Z"/>
                <w:sz w:val="2"/>
                <w:szCs w:val="2"/>
              </w:rPr>
            </w:pPr>
          </w:p>
        </w:tc>
        <w:tc>
          <w:tcPr>
            <w:tcW w:w="800" w:type="dxa"/>
            <w:vAlign w:val="bottom"/>
          </w:tcPr>
          <w:p w:rsidR="00A33515" w:rsidDel="002260E7" w:rsidRDefault="001A4D22">
            <w:pPr>
              <w:spacing w:line="33" w:lineRule="exact"/>
              <w:ind w:left="120"/>
              <w:rPr>
                <w:del w:id="10346" w:author="Admin" w:date="2019-02-19T02:10:00Z"/>
                <w:sz w:val="20"/>
                <w:szCs w:val="20"/>
              </w:rPr>
            </w:pPr>
            <w:del w:id="10347" w:author="Admin" w:date="2019-02-19T02:10:00Z">
              <w:r w:rsidDel="002260E7">
                <w:rPr>
                  <w:rFonts w:eastAsia="Times New Roman"/>
                  <w:sz w:val="3"/>
                  <w:szCs w:val="3"/>
                </w:rPr>
                <w:delText>Z</w:delText>
              </w:r>
            </w:del>
          </w:p>
        </w:tc>
        <w:tc>
          <w:tcPr>
            <w:tcW w:w="760" w:type="dxa"/>
            <w:vMerge/>
            <w:vAlign w:val="bottom"/>
          </w:tcPr>
          <w:p w:rsidR="00A33515" w:rsidDel="002260E7" w:rsidRDefault="00A33515">
            <w:pPr>
              <w:rPr>
                <w:del w:id="10348" w:author="Admin" w:date="2019-02-19T02:10:00Z"/>
                <w:sz w:val="2"/>
                <w:szCs w:val="2"/>
              </w:rPr>
            </w:pPr>
          </w:p>
        </w:tc>
        <w:tc>
          <w:tcPr>
            <w:tcW w:w="120" w:type="dxa"/>
            <w:vAlign w:val="bottom"/>
          </w:tcPr>
          <w:p w:rsidR="00A33515" w:rsidDel="002260E7" w:rsidRDefault="00A33515">
            <w:pPr>
              <w:rPr>
                <w:del w:id="10349" w:author="Admin" w:date="2019-02-19T02:10:00Z"/>
                <w:sz w:val="2"/>
                <w:szCs w:val="2"/>
              </w:rPr>
            </w:pPr>
          </w:p>
        </w:tc>
        <w:tc>
          <w:tcPr>
            <w:tcW w:w="460" w:type="dxa"/>
            <w:gridSpan w:val="2"/>
            <w:vMerge/>
            <w:vAlign w:val="bottom"/>
          </w:tcPr>
          <w:p w:rsidR="00A33515" w:rsidDel="002260E7" w:rsidRDefault="00A33515">
            <w:pPr>
              <w:rPr>
                <w:del w:id="10350" w:author="Admin" w:date="2019-02-19T02:10:00Z"/>
                <w:sz w:val="2"/>
                <w:szCs w:val="2"/>
              </w:rPr>
            </w:pPr>
          </w:p>
        </w:tc>
        <w:tc>
          <w:tcPr>
            <w:tcW w:w="80" w:type="dxa"/>
            <w:vAlign w:val="bottom"/>
          </w:tcPr>
          <w:p w:rsidR="00A33515" w:rsidDel="002260E7" w:rsidRDefault="00A33515">
            <w:pPr>
              <w:rPr>
                <w:del w:id="10351" w:author="Admin" w:date="2019-02-19T02:10:00Z"/>
                <w:sz w:val="2"/>
                <w:szCs w:val="2"/>
              </w:rPr>
            </w:pPr>
          </w:p>
        </w:tc>
        <w:tc>
          <w:tcPr>
            <w:tcW w:w="320" w:type="dxa"/>
            <w:gridSpan w:val="2"/>
            <w:vMerge/>
            <w:vAlign w:val="bottom"/>
          </w:tcPr>
          <w:p w:rsidR="00A33515" w:rsidDel="002260E7" w:rsidRDefault="00A33515">
            <w:pPr>
              <w:rPr>
                <w:del w:id="10352" w:author="Admin" w:date="2019-02-19T02:10:00Z"/>
                <w:sz w:val="2"/>
                <w:szCs w:val="2"/>
              </w:rPr>
            </w:pPr>
          </w:p>
        </w:tc>
        <w:tc>
          <w:tcPr>
            <w:tcW w:w="520" w:type="dxa"/>
            <w:vAlign w:val="bottom"/>
          </w:tcPr>
          <w:p w:rsidR="00A33515" w:rsidDel="002260E7" w:rsidRDefault="001A4D22">
            <w:pPr>
              <w:spacing w:line="33" w:lineRule="exact"/>
              <w:ind w:left="20"/>
              <w:rPr>
                <w:del w:id="10353" w:author="Admin" w:date="2019-02-19T02:10:00Z"/>
                <w:sz w:val="20"/>
                <w:szCs w:val="20"/>
              </w:rPr>
            </w:pPr>
            <w:del w:id="10354" w:author="Admin" w:date="2019-02-19T02:10:00Z">
              <w:r w:rsidDel="002260E7">
                <w:rPr>
                  <w:rFonts w:ascii="Arial" w:eastAsia="Arial" w:hAnsi="Arial" w:cs="Arial"/>
                  <w:sz w:val="3"/>
                  <w:szCs w:val="3"/>
                </w:rPr>
                <w:delText>,</w:delText>
              </w:r>
            </w:del>
          </w:p>
        </w:tc>
        <w:tc>
          <w:tcPr>
            <w:tcW w:w="0" w:type="dxa"/>
            <w:vAlign w:val="bottom"/>
          </w:tcPr>
          <w:p w:rsidR="00A33515" w:rsidDel="002260E7" w:rsidRDefault="00A33515">
            <w:pPr>
              <w:spacing w:line="20" w:lineRule="exact"/>
              <w:rPr>
                <w:del w:id="10355" w:author="Admin" w:date="2019-02-19T02:10:00Z"/>
                <w:sz w:val="1"/>
                <w:szCs w:val="1"/>
              </w:rPr>
            </w:pPr>
          </w:p>
        </w:tc>
      </w:tr>
      <w:tr w:rsidR="00A33515" w:rsidDel="002260E7">
        <w:trPr>
          <w:trHeight w:val="656"/>
          <w:del w:id="10356" w:author="Admin" w:date="2019-02-19T02:10:00Z"/>
        </w:trPr>
        <w:tc>
          <w:tcPr>
            <w:tcW w:w="660" w:type="dxa"/>
            <w:gridSpan w:val="2"/>
            <w:vAlign w:val="bottom"/>
          </w:tcPr>
          <w:p w:rsidR="00A33515" w:rsidDel="002260E7" w:rsidRDefault="001A4D22">
            <w:pPr>
              <w:rPr>
                <w:del w:id="10357" w:author="Admin" w:date="2019-02-19T02:10:00Z"/>
                <w:sz w:val="20"/>
                <w:szCs w:val="20"/>
              </w:rPr>
            </w:pPr>
            <w:del w:id="10358" w:author="Admin" w:date="2019-02-19T02:10:00Z">
              <w:r w:rsidDel="002260E7">
                <w:rPr>
                  <w:rFonts w:ascii="Arial" w:eastAsia="Arial" w:hAnsi="Arial" w:cs="Arial"/>
                  <w:w w:val="96"/>
                  <w:sz w:val="20"/>
                  <w:szCs w:val="20"/>
                </w:rPr>
                <w:delText xml:space="preserve">а при </w:delText>
              </w:r>
              <w:r w:rsidDel="002260E7">
                <w:rPr>
                  <w:rFonts w:ascii="Arial" w:eastAsia="Arial" w:hAnsi="Arial" w:cs="Arial"/>
                  <w:i/>
                  <w:iCs/>
                  <w:w w:val="96"/>
                  <w:sz w:val="20"/>
                  <w:szCs w:val="20"/>
                </w:rPr>
                <w:delText>p</w:delText>
              </w:r>
            </w:del>
          </w:p>
        </w:tc>
        <w:tc>
          <w:tcPr>
            <w:tcW w:w="2540" w:type="dxa"/>
            <w:gridSpan w:val="8"/>
            <w:vAlign w:val="bottom"/>
          </w:tcPr>
          <w:p w:rsidR="00A33515" w:rsidDel="002260E7" w:rsidRDefault="001A4D22">
            <w:pPr>
              <w:ind w:left="20"/>
              <w:rPr>
                <w:del w:id="10359" w:author="Admin" w:date="2019-02-19T02:10:00Z"/>
                <w:sz w:val="20"/>
                <w:szCs w:val="20"/>
              </w:rPr>
            </w:pPr>
            <w:del w:id="10360" w:author="Admin" w:date="2019-02-19T02:10:00Z">
              <w:r w:rsidDel="002260E7">
                <w:rPr>
                  <w:rFonts w:eastAsia="Times New Roman"/>
                  <w:w w:val="79"/>
                  <w:sz w:val="39"/>
                  <w:szCs w:val="39"/>
                  <w:vertAlign w:val="superscript"/>
                </w:rPr>
                <w:delText>(</w:delText>
              </w:r>
              <w:r w:rsidDel="002260E7">
                <w:rPr>
                  <w:rFonts w:ascii="Arial" w:eastAsia="Arial" w:hAnsi="Arial" w:cs="Arial"/>
                  <w:w w:val="79"/>
                  <w:sz w:val="39"/>
                  <w:szCs w:val="39"/>
                  <w:vertAlign w:val="subscript"/>
                </w:rPr>
                <w:delText>—</w:delText>
              </w:r>
              <w:r w:rsidDel="002260E7">
                <w:rPr>
                  <w:rFonts w:ascii="Arial" w:eastAsia="Arial" w:hAnsi="Arial" w:cs="Arial"/>
                  <w:i/>
                  <w:iCs/>
                  <w:w w:val="79"/>
                  <w:sz w:val="14"/>
                  <w:szCs w:val="14"/>
                </w:rPr>
                <w:delText xml:space="preserve"> </w:delText>
              </w:r>
              <w:r w:rsidDel="002260E7">
                <w:rPr>
                  <w:rFonts w:ascii="Arial" w:eastAsia="Arial" w:hAnsi="Arial" w:cs="Arial"/>
                  <w:w w:val="79"/>
                  <w:sz w:val="39"/>
                  <w:szCs w:val="39"/>
                  <w:vertAlign w:val="subscript"/>
                </w:rPr>
                <w:delText>вещественном</w:delText>
              </w:r>
              <w:r w:rsidDel="002260E7">
                <w:rPr>
                  <w:rFonts w:ascii="Arial" w:eastAsia="Arial" w:hAnsi="Arial" w:cs="Arial"/>
                  <w:i/>
                  <w:iCs/>
                  <w:w w:val="79"/>
                  <w:sz w:val="14"/>
                  <w:szCs w:val="14"/>
                </w:rPr>
                <w:delText xml:space="preserve"> </w:delText>
              </w:r>
              <w:r w:rsidDel="002260E7">
                <w:rPr>
                  <w:rFonts w:eastAsia="Times New Roman"/>
                  <w:w w:val="79"/>
                  <w:sz w:val="39"/>
                  <w:szCs w:val="39"/>
                  <w:vertAlign w:val="subscript"/>
                </w:rPr>
                <w:delText>Z</w:delText>
              </w:r>
              <w:r w:rsidDel="002260E7">
                <w:rPr>
                  <w:rFonts w:ascii="Arial" w:eastAsia="Arial" w:hAnsi="Arial" w:cs="Arial"/>
                  <w:i/>
                  <w:iCs/>
                  <w:w w:val="79"/>
                  <w:sz w:val="14"/>
                  <w:szCs w:val="14"/>
                </w:rPr>
                <w:delText>n</w:delText>
              </w:r>
              <w:r w:rsidDel="002260E7">
                <w:rPr>
                  <w:rFonts w:eastAsia="Times New Roman"/>
                  <w:i/>
                  <w:iCs/>
                  <w:w w:val="79"/>
                  <w:sz w:val="14"/>
                  <w:szCs w:val="14"/>
                </w:rPr>
                <w:delText>;</w:delText>
              </w:r>
              <w:r w:rsidDel="002260E7">
                <w:rPr>
                  <w:rFonts w:ascii="Arial" w:eastAsia="Arial" w:hAnsi="Arial" w:cs="Arial"/>
                  <w:i/>
                  <w:iCs/>
                  <w:w w:val="79"/>
                  <w:sz w:val="14"/>
                  <w:szCs w:val="14"/>
                </w:rPr>
                <w:delText xml:space="preserve">p </w:delText>
              </w:r>
              <w:r w:rsidDel="002260E7">
                <w:rPr>
                  <w:rFonts w:eastAsia="Times New Roman"/>
                  <w:w w:val="79"/>
                  <w:sz w:val="39"/>
                  <w:szCs w:val="39"/>
                  <w:vertAlign w:val="subscript"/>
                </w:rPr>
                <w:delText>= (Z</w:delText>
              </w:r>
              <w:r w:rsidDel="002260E7">
                <w:rPr>
                  <w:rFonts w:eastAsia="Times New Roman"/>
                  <w:w w:val="79"/>
                  <w:sz w:val="39"/>
                  <w:szCs w:val="39"/>
                  <w:vertAlign w:val="superscript"/>
                </w:rPr>
                <w:delText>)</w:delText>
              </w:r>
            </w:del>
          </w:p>
        </w:tc>
        <w:tc>
          <w:tcPr>
            <w:tcW w:w="520" w:type="dxa"/>
            <w:vAlign w:val="bottom"/>
          </w:tcPr>
          <w:p w:rsidR="00A33515" w:rsidDel="002260E7" w:rsidRDefault="001A4D22">
            <w:pPr>
              <w:rPr>
                <w:del w:id="10361" w:author="Admin" w:date="2019-02-19T02:10:00Z"/>
                <w:sz w:val="20"/>
                <w:szCs w:val="20"/>
              </w:rPr>
            </w:pPr>
            <w:del w:id="10362" w:author="Admin" w:date="2019-02-19T02:10:00Z">
              <w:r w:rsidDel="002260E7">
                <w:rPr>
                  <w:rFonts w:ascii="Arial" w:eastAsia="Arial" w:hAnsi="Arial" w:cs="Arial"/>
                  <w:i/>
                  <w:iCs/>
                  <w:w w:val="90"/>
                  <w:sz w:val="27"/>
                  <w:szCs w:val="27"/>
                  <w:vertAlign w:val="superscript"/>
                </w:rPr>
                <w:delText>n</w:delText>
              </w:r>
              <w:r w:rsidDel="002260E7">
                <w:rPr>
                  <w:rFonts w:eastAsia="Times New Roman"/>
                  <w:i/>
                  <w:iCs/>
                  <w:w w:val="90"/>
                  <w:sz w:val="20"/>
                  <w:szCs w:val="20"/>
                </w:rPr>
                <w:delText xml:space="preserve">;  </w:delText>
              </w:r>
              <w:r w:rsidDel="002260E7">
                <w:rPr>
                  <w:rFonts w:ascii="Arial" w:eastAsia="Arial" w:hAnsi="Arial" w:cs="Arial"/>
                  <w:i/>
                  <w:iCs/>
                  <w:w w:val="90"/>
                  <w:sz w:val="27"/>
                  <w:szCs w:val="27"/>
                  <w:vertAlign w:val="subscript"/>
                </w:rPr>
                <w:delText>p</w:delText>
              </w:r>
              <w:r w:rsidDel="002260E7">
                <w:rPr>
                  <w:rFonts w:eastAsia="Times New Roman"/>
                  <w:w w:val="90"/>
                  <w:sz w:val="20"/>
                  <w:szCs w:val="20"/>
                </w:rPr>
                <w:delText>)</w:delText>
              </w:r>
              <w:r w:rsidDel="002260E7">
                <w:rPr>
                  <w:rFonts w:eastAsia="Times New Roman"/>
                  <w:i/>
                  <w:iCs/>
                  <w:w w:val="90"/>
                  <w:sz w:val="20"/>
                  <w:szCs w:val="20"/>
                </w:rPr>
                <w:delText xml:space="preserve"> ;</w:delText>
              </w:r>
            </w:del>
          </w:p>
        </w:tc>
        <w:tc>
          <w:tcPr>
            <w:tcW w:w="0" w:type="dxa"/>
            <w:vAlign w:val="bottom"/>
          </w:tcPr>
          <w:p w:rsidR="00A33515" w:rsidDel="002260E7" w:rsidRDefault="00A33515">
            <w:pPr>
              <w:rPr>
                <w:del w:id="10363" w:author="Admin" w:date="2019-02-19T02:10:00Z"/>
                <w:sz w:val="1"/>
                <w:szCs w:val="1"/>
              </w:rPr>
            </w:pPr>
          </w:p>
        </w:tc>
      </w:tr>
    </w:tbl>
    <w:p w:rsidR="00A33515" w:rsidDel="002260E7" w:rsidRDefault="00A33515">
      <w:pPr>
        <w:spacing w:line="1" w:lineRule="exact"/>
        <w:rPr>
          <w:del w:id="10364" w:author="Admin" w:date="2019-02-19T02:10:00Z"/>
          <w:sz w:val="20"/>
          <w:szCs w:val="20"/>
        </w:rPr>
      </w:pPr>
    </w:p>
    <w:tbl>
      <w:tblPr>
        <w:tblW w:w="0" w:type="auto"/>
        <w:tblInd w:w="273" w:type="dxa"/>
        <w:tblLayout w:type="fixed"/>
        <w:tblCellMar>
          <w:left w:w="0" w:type="dxa"/>
          <w:right w:w="0" w:type="dxa"/>
        </w:tblCellMar>
        <w:tblLook w:val="04A0" w:firstRow="1" w:lastRow="0" w:firstColumn="1" w:lastColumn="0" w:noHBand="0" w:noVBand="1"/>
      </w:tblPr>
      <w:tblGrid>
        <w:gridCol w:w="940"/>
        <w:gridCol w:w="100"/>
        <w:gridCol w:w="340"/>
        <w:gridCol w:w="4900"/>
        <w:gridCol w:w="20"/>
      </w:tblGrid>
      <w:tr w:rsidR="00A33515" w:rsidDel="002260E7">
        <w:trPr>
          <w:trHeight w:val="276"/>
          <w:del w:id="10365" w:author="Admin" w:date="2019-02-19T02:10:00Z"/>
        </w:trPr>
        <w:tc>
          <w:tcPr>
            <w:tcW w:w="1380" w:type="dxa"/>
            <w:gridSpan w:val="3"/>
            <w:vAlign w:val="bottom"/>
          </w:tcPr>
          <w:p w:rsidR="00A33515" w:rsidDel="002260E7" w:rsidRDefault="001A4D22">
            <w:pPr>
              <w:spacing w:line="276" w:lineRule="exact"/>
              <w:rPr>
                <w:del w:id="10366" w:author="Admin" w:date="2019-02-19T02:10:00Z"/>
                <w:sz w:val="20"/>
                <w:szCs w:val="20"/>
              </w:rPr>
            </w:pPr>
            <w:del w:id="10367" w:author="Admin" w:date="2019-02-19T02:10:00Z">
              <w:r w:rsidDel="002260E7">
                <w:rPr>
                  <w:rFonts w:ascii="Arial" w:eastAsia="Arial" w:hAnsi="Arial" w:cs="Arial"/>
                  <w:sz w:val="20"/>
                  <w:szCs w:val="20"/>
                </w:rPr>
                <w:delText xml:space="preserve">где  </w:delText>
              </w:r>
              <w:r w:rsidDel="002260E7">
                <w:rPr>
                  <w:rFonts w:ascii="Arial" w:eastAsia="Arial" w:hAnsi="Arial" w:cs="Arial"/>
                  <w:i/>
                  <w:iCs/>
                  <w:sz w:val="27"/>
                  <w:szCs w:val="27"/>
                  <w:vertAlign w:val="subscript"/>
                </w:rPr>
                <w:delText>p</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 = (</w:delText>
              </w:r>
            </w:del>
          </w:p>
        </w:tc>
        <w:tc>
          <w:tcPr>
            <w:tcW w:w="4900" w:type="dxa"/>
            <w:vAlign w:val="bottom"/>
          </w:tcPr>
          <w:p w:rsidR="00A33515" w:rsidDel="002260E7" w:rsidRDefault="001A4D22">
            <w:pPr>
              <w:spacing w:line="276" w:lineRule="exact"/>
              <w:jc w:val="right"/>
              <w:rPr>
                <w:del w:id="10368" w:author="Admin" w:date="2019-02-19T02:10:00Z"/>
                <w:sz w:val="20"/>
                <w:szCs w:val="20"/>
              </w:rPr>
            </w:pPr>
            <w:del w:id="10369" w:author="Admin" w:date="2019-02-19T02:10:00Z">
              <w:r w:rsidDel="002260E7">
                <w:rPr>
                  <w:rFonts w:ascii="Arial" w:eastAsia="Arial" w:hAnsi="Arial" w:cs="Arial"/>
                  <w:sz w:val="27"/>
                  <w:szCs w:val="27"/>
                  <w:vertAlign w:val="subscript"/>
                </w:rPr>
                <w:delText>1</w:delText>
              </w:r>
              <w:r w:rsidDel="002260E7">
                <w:rPr>
                  <w:rFonts w:eastAsia="Times New Roman"/>
                  <w:i/>
                  <w:iCs/>
                  <w:sz w:val="20"/>
                  <w:szCs w:val="20"/>
                </w:rPr>
                <w:delText xml:space="preserve">  </w:delText>
              </w:r>
              <w:r w:rsidDel="002260E7">
                <w:rPr>
                  <w:rFonts w:ascii="Arial" w:eastAsia="Arial" w:hAnsi="Arial" w:cs="Arial"/>
                  <w:i/>
                  <w:iCs/>
                  <w:sz w:val="27"/>
                  <w:szCs w:val="27"/>
                  <w:vertAlign w:val="subscript"/>
                </w:rPr>
                <w:delText>i  n</w:delText>
              </w:r>
              <w:r w:rsidDel="002260E7">
                <w:rPr>
                  <w:rFonts w:eastAsia="Times New Roman"/>
                  <w:i/>
                  <w:iCs/>
                  <w:sz w:val="20"/>
                  <w:szCs w:val="20"/>
                </w:rPr>
                <w:delText xml:space="preserve"> j</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eastAsia="Times New Roman"/>
                  <w:i/>
                  <w:iCs/>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i/>
                  <w:iCs/>
                  <w:sz w:val="27"/>
                  <w:szCs w:val="27"/>
                  <w:vertAlign w:val="subscript"/>
                </w:rPr>
                <w:delText>i</w:delText>
              </w:r>
              <w:r w:rsidDel="002260E7">
                <w:rPr>
                  <w:rFonts w:eastAsia="Times New Roman"/>
                  <w:i/>
                  <w:iCs/>
                  <w:sz w:val="20"/>
                  <w:szCs w:val="20"/>
                </w:rPr>
                <w:delText>j</w:delText>
              </w:r>
              <w:r w:rsidDel="002260E7">
                <w:rPr>
                  <w:rFonts w:ascii="Arial" w:eastAsia="Arial" w:hAnsi="Arial" w:cs="Arial"/>
                  <w:i/>
                  <w:iCs/>
                  <w:sz w:val="27"/>
                  <w:szCs w:val="27"/>
                  <w:vertAlign w:val="superscript"/>
                </w:rPr>
                <w:delText>p</w:delText>
              </w:r>
              <w:r w:rsidDel="002260E7">
                <w:rPr>
                  <w:rFonts w:eastAsia="Times New Roman"/>
                  <w:sz w:val="20"/>
                  <w:szCs w:val="20"/>
                </w:rPr>
                <w:delText>)</w:delText>
              </w:r>
              <w:r w:rsidDel="002260E7">
                <w:rPr>
                  <w:rFonts w:ascii="Arial" w:eastAsia="Arial" w:hAnsi="Arial" w:cs="Arial"/>
                  <w:sz w:val="27"/>
                  <w:szCs w:val="27"/>
                  <w:vertAlign w:val="superscript"/>
                </w:rPr>
                <w:delText>1</w:delText>
              </w:r>
              <w:r w:rsidDel="002260E7">
                <w:rPr>
                  <w:rFonts w:eastAsia="Times New Roman"/>
                  <w:i/>
                  <w:iCs/>
                  <w:sz w:val="27"/>
                  <w:szCs w:val="27"/>
                  <w:vertAlign w:val="superscript"/>
                </w:rPr>
                <w:delText>=</w:delText>
              </w:r>
              <w:r w:rsidDel="002260E7">
                <w:rPr>
                  <w:rFonts w:ascii="Arial" w:eastAsia="Arial" w:hAnsi="Arial" w:cs="Arial"/>
                  <w:i/>
                  <w:iCs/>
                  <w:sz w:val="27"/>
                  <w:szCs w:val="27"/>
                  <w:vertAlign w:val="superscript"/>
                </w:rPr>
                <w:delText>p</w:delText>
              </w:r>
              <w:r w:rsidDel="002260E7">
                <w:rPr>
                  <w:rFonts w:ascii="Arial" w:eastAsia="Arial" w:hAnsi="Arial" w:cs="Arial"/>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Заметим,</w:delText>
              </w:r>
              <w:r w:rsidDel="002260E7">
                <w:rPr>
                  <w:rFonts w:eastAsia="Times New Roman"/>
                  <w:i/>
                  <w:iCs/>
                  <w:sz w:val="20"/>
                  <w:szCs w:val="20"/>
                </w:rPr>
                <w:delText xml:space="preserve"> </w:delText>
              </w:r>
              <w:r w:rsidDel="002260E7">
                <w:rPr>
                  <w:rFonts w:ascii="Arial" w:eastAsia="Arial" w:hAnsi="Arial" w:cs="Arial"/>
                  <w:sz w:val="20"/>
                  <w:szCs w:val="20"/>
                </w:rPr>
                <w:delText>что если</w:delText>
              </w:r>
              <w:r w:rsidDel="002260E7">
                <w:rPr>
                  <w:rFonts w:eastAsia="Times New Roman"/>
                  <w:i/>
                  <w:iCs/>
                  <w:sz w:val="20"/>
                  <w:szCs w:val="20"/>
                </w:rPr>
                <w:delText xml:space="preserve"> </w:delText>
              </w:r>
              <w:r w:rsidDel="002260E7">
                <w:rPr>
                  <w:rFonts w:ascii="Arial" w:eastAsia="Arial" w:hAnsi="Arial" w:cs="Arial"/>
                  <w:i/>
                  <w:iCs/>
                  <w:sz w:val="20"/>
                  <w:szCs w:val="20"/>
                </w:rPr>
                <w:delText>n</w:delText>
              </w:r>
              <w:r w:rsidDel="002260E7">
                <w:rPr>
                  <w:rFonts w:eastAsia="Times New Roman"/>
                  <w:i/>
                  <w:iCs/>
                  <w:sz w:val="20"/>
                  <w:szCs w:val="20"/>
                </w:rPr>
                <w:delText xml:space="preserve"> </w:delText>
              </w:r>
              <w:r w:rsidDel="002260E7">
                <w:rPr>
                  <w:rFonts w:eastAsia="Times New Roman"/>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1,</w:delText>
              </w:r>
              <w:r w:rsidDel="002260E7">
                <w:rPr>
                  <w:rFonts w:eastAsia="Times New Roman"/>
                  <w:i/>
                  <w:iCs/>
                  <w:sz w:val="20"/>
                  <w:szCs w:val="20"/>
                </w:rPr>
                <w:delText xml:space="preserve"> </w:delText>
              </w:r>
              <w:r w:rsidDel="002260E7">
                <w:rPr>
                  <w:rFonts w:ascii="Arial" w:eastAsia="Arial" w:hAnsi="Arial" w:cs="Arial"/>
                  <w:sz w:val="20"/>
                  <w:szCs w:val="20"/>
                </w:rPr>
                <w:delText>то все</w:delText>
              </w:r>
            </w:del>
          </w:p>
        </w:tc>
        <w:tc>
          <w:tcPr>
            <w:tcW w:w="0" w:type="dxa"/>
            <w:vAlign w:val="bottom"/>
          </w:tcPr>
          <w:p w:rsidR="00A33515" w:rsidDel="002260E7" w:rsidRDefault="00A33515">
            <w:pPr>
              <w:rPr>
                <w:del w:id="10370" w:author="Admin" w:date="2019-02-19T02:10:00Z"/>
                <w:sz w:val="1"/>
                <w:szCs w:val="1"/>
              </w:rPr>
            </w:pPr>
          </w:p>
        </w:tc>
      </w:tr>
      <w:tr w:rsidR="00A33515" w:rsidDel="002260E7">
        <w:trPr>
          <w:trHeight w:val="199"/>
          <w:del w:id="10371" w:author="Admin" w:date="2019-02-19T02:10:00Z"/>
        </w:trPr>
        <w:tc>
          <w:tcPr>
            <w:tcW w:w="940" w:type="dxa"/>
            <w:vAlign w:val="bottom"/>
          </w:tcPr>
          <w:p w:rsidR="00A33515" w:rsidDel="002260E7" w:rsidRDefault="001A4D22">
            <w:pPr>
              <w:spacing w:line="200" w:lineRule="exact"/>
              <w:rPr>
                <w:del w:id="10372" w:author="Admin" w:date="2019-02-19T02:10:00Z"/>
                <w:sz w:val="20"/>
                <w:szCs w:val="20"/>
              </w:rPr>
            </w:pPr>
            <w:del w:id="10373" w:author="Admin" w:date="2019-02-19T02:10:00Z">
              <w:r w:rsidDel="002260E7">
                <w:rPr>
                  <w:rFonts w:ascii="Arial" w:eastAsia="Arial" w:hAnsi="Arial" w:cs="Arial"/>
                  <w:sz w:val="20"/>
                  <w:szCs w:val="20"/>
                </w:rPr>
                <w:delText>метрики</w:delText>
              </w:r>
            </w:del>
          </w:p>
        </w:tc>
        <w:tc>
          <w:tcPr>
            <w:tcW w:w="100" w:type="dxa"/>
            <w:vMerge w:val="restart"/>
            <w:vAlign w:val="bottom"/>
          </w:tcPr>
          <w:p w:rsidR="00A33515" w:rsidDel="002260E7" w:rsidRDefault="001A4D22">
            <w:pPr>
              <w:rPr>
                <w:del w:id="10374" w:author="Admin" w:date="2019-02-19T02:10:00Z"/>
                <w:sz w:val="20"/>
                <w:szCs w:val="20"/>
              </w:rPr>
            </w:pPr>
            <w:del w:id="10375" w:author="Admin" w:date="2019-02-19T02:10:00Z">
              <w:r w:rsidDel="002260E7">
                <w:rPr>
                  <w:rFonts w:ascii="Arial" w:eastAsia="Arial" w:hAnsi="Arial" w:cs="Arial"/>
                  <w:i/>
                  <w:iCs/>
                  <w:sz w:val="14"/>
                  <w:szCs w:val="14"/>
                </w:rPr>
                <w:delText>p</w:delText>
              </w:r>
            </w:del>
          </w:p>
        </w:tc>
        <w:tc>
          <w:tcPr>
            <w:tcW w:w="5240" w:type="dxa"/>
            <w:gridSpan w:val="2"/>
            <w:vAlign w:val="bottom"/>
          </w:tcPr>
          <w:p w:rsidR="00A33515" w:rsidDel="002260E7" w:rsidRDefault="001A4D22">
            <w:pPr>
              <w:spacing w:line="200" w:lineRule="exact"/>
              <w:jc w:val="right"/>
              <w:rPr>
                <w:del w:id="10376" w:author="Admin" w:date="2019-02-19T02:10:00Z"/>
                <w:sz w:val="20"/>
                <w:szCs w:val="20"/>
              </w:rPr>
            </w:pPr>
            <w:del w:id="10377" w:author="Admin" w:date="2019-02-19T02:10:00Z">
              <w:r w:rsidDel="002260E7">
                <w:rPr>
                  <w:rFonts w:ascii="Arial" w:eastAsia="Arial" w:hAnsi="Arial" w:cs="Arial"/>
                  <w:sz w:val="20"/>
                  <w:szCs w:val="20"/>
                </w:rPr>
                <w:delText xml:space="preserve">совпадают, поэтому при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индекс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можно опустить.</w:delText>
              </w:r>
            </w:del>
          </w:p>
        </w:tc>
        <w:tc>
          <w:tcPr>
            <w:tcW w:w="0" w:type="dxa"/>
            <w:vAlign w:val="bottom"/>
          </w:tcPr>
          <w:p w:rsidR="00A33515" w:rsidDel="002260E7" w:rsidRDefault="00A33515">
            <w:pPr>
              <w:rPr>
                <w:del w:id="10378" w:author="Admin" w:date="2019-02-19T02:10:00Z"/>
                <w:sz w:val="1"/>
                <w:szCs w:val="1"/>
              </w:rPr>
            </w:pPr>
          </w:p>
        </w:tc>
      </w:tr>
      <w:tr w:rsidR="00A33515" w:rsidDel="002260E7">
        <w:trPr>
          <w:trHeight w:val="114"/>
          <w:del w:id="10379" w:author="Admin" w:date="2019-02-19T02:10:00Z"/>
        </w:trPr>
        <w:tc>
          <w:tcPr>
            <w:tcW w:w="940" w:type="dxa"/>
            <w:vAlign w:val="bottom"/>
          </w:tcPr>
          <w:p w:rsidR="00A33515" w:rsidDel="002260E7" w:rsidRDefault="00A33515">
            <w:pPr>
              <w:rPr>
                <w:del w:id="10380" w:author="Admin" w:date="2019-02-19T02:10:00Z"/>
                <w:sz w:val="9"/>
                <w:szCs w:val="9"/>
              </w:rPr>
            </w:pPr>
          </w:p>
        </w:tc>
        <w:tc>
          <w:tcPr>
            <w:tcW w:w="100" w:type="dxa"/>
            <w:vMerge/>
            <w:vAlign w:val="bottom"/>
          </w:tcPr>
          <w:p w:rsidR="00A33515" w:rsidDel="002260E7" w:rsidRDefault="00A33515">
            <w:pPr>
              <w:rPr>
                <w:del w:id="10381" w:author="Admin" w:date="2019-02-19T02:10:00Z"/>
                <w:sz w:val="9"/>
                <w:szCs w:val="9"/>
              </w:rPr>
            </w:pPr>
          </w:p>
        </w:tc>
        <w:tc>
          <w:tcPr>
            <w:tcW w:w="340" w:type="dxa"/>
            <w:vAlign w:val="bottom"/>
          </w:tcPr>
          <w:p w:rsidR="00A33515" w:rsidDel="002260E7" w:rsidRDefault="00A33515">
            <w:pPr>
              <w:rPr>
                <w:del w:id="10382" w:author="Admin" w:date="2019-02-19T02:10:00Z"/>
                <w:sz w:val="9"/>
                <w:szCs w:val="9"/>
              </w:rPr>
            </w:pPr>
          </w:p>
        </w:tc>
        <w:tc>
          <w:tcPr>
            <w:tcW w:w="4900" w:type="dxa"/>
            <w:vAlign w:val="bottom"/>
          </w:tcPr>
          <w:p w:rsidR="00A33515" w:rsidDel="002260E7" w:rsidRDefault="001A4D22">
            <w:pPr>
              <w:spacing w:line="114" w:lineRule="exact"/>
              <w:ind w:right="4597"/>
              <w:jc w:val="right"/>
              <w:rPr>
                <w:del w:id="10383" w:author="Admin" w:date="2019-02-19T02:10:00Z"/>
                <w:sz w:val="20"/>
                <w:szCs w:val="20"/>
              </w:rPr>
            </w:pPr>
            <w:del w:id="10384" w:author="Admin" w:date="2019-02-19T02:10:00Z">
              <w:r w:rsidDel="002260E7">
                <w:rPr>
                  <w:rFonts w:eastAsia="Times New Roman"/>
                  <w:sz w:val="13"/>
                  <w:szCs w:val="13"/>
                </w:rPr>
                <w:delText>∑</w:delText>
              </w:r>
            </w:del>
          </w:p>
        </w:tc>
        <w:tc>
          <w:tcPr>
            <w:tcW w:w="0" w:type="dxa"/>
            <w:vAlign w:val="bottom"/>
          </w:tcPr>
          <w:p w:rsidR="00A33515" w:rsidDel="002260E7" w:rsidRDefault="00A33515">
            <w:pPr>
              <w:rPr>
                <w:del w:id="10385" w:author="Admin" w:date="2019-02-19T02:10:00Z"/>
                <w:sz w:val="1"/>
                <w:szCs w:val="1"/>
              </w:rPr>
            </w:pPr>
          </w:p>
        </w:tc>
      </w:tr>
    </w:tbl>
    <w:p w:rsidR="00A33515" w:rsidDel="002260E7" w:rsidRDefault="001A4D22">
      <w:pPr>
        <w:spacing w:line="255" w:lineRule="auto"/>
        <w:ind w:left="273"/>
        <w:jc w:val="both"/>
        <w:rPr>
          <w:del w:id="10386" w:author="Admin" w:date="2019-02-19T02:10:00Z"/>
          <w:sz w:val="20"/>
          <w:szCs w:val="20"/>
        </w:rPr>
      </w:pPr>
      <w:del w:id="10387" w:author="Admin" w:date="2019-02-19T02:10:00Z">
        <w:r w:rsidDel="002260E7">
          <w:rPr>
            <w:rFonts w:ascii="Arial" w:eastAsia="Arial" w:hAnsi="Arial" w:cs="Arial"/>
            <w:sz w:val="20"/>
            <w:szCs w:val="20"/>
          </w:rPr>
          <w:delText>Естественным образом, расстояние ограничивается и на подмно-жества указанных метрических пространств.</w:delText>
        </w:r>
      </w:del>
    </w:p>
    <w:p w:rsidR="00A33515" w:rsidDel="002260E7" w:rsidRDefault="00A33515">
      <w:pPr>
        <w:spacing w:line="67" w:lineRule="exact"/>
        <w:rPr>
          <w:del w:id="10388" w:author="Admin" w:date="2019-02-19T02:10:00Z"/>
          <w:sz w:val="20"/>
          <w:szCs w:val="20"/>
        </w:rPr>
      </w:pPr>
    </w:p>
    <w:p w:rsidR="00A33515" w:rsidDel="002260E7" w:rsidRDefault="001A4D22">
      <w:pPr>
        <w:spacing w:line="236" w:lineRule="auto"/>
        <w:ind w:left="713" w:hanging="437"/>
        <w:jc w:val="both"/>
        <w:rPr>
          <w:del w:id="10389" w:author="Admin" w:date="2019-02-19T02:10:00Z"/>
          <w:sz w:val="20"/>
          <w:szCs w:val="20"/>
        </w:rPr>
      </w:pPr>
      <w:del w:id="10390"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1-липшицевы отображения из</w:delText>
        </w:r>
        <w:r w:rsidDel="002260E7">
          <w:rPr>
            <w:rFonts w:ascii="Arial" w:eastAsia="Arial" w:hAnsi="Arial" w:cs="Arial"/>
            <w:b/>
            <w:bCs/>
            <w:sz w:val="20"/>
            <w:szCs w:val="20"/>
          </w:rPr>
          <w:delText xml:space="preserve"> </w:delText>
        </w:r>
        <w:r w:rsidDel="002260E7">
          <w:rPr>
            <w:rFonts w:eastAsia="Times New Roman"/>
            <w:sz w:val="20"/>
            <w:szCs w:val="20"/>
          </w:rPr>
          <w:delText>Z</w:delText>
        </w:r>
        <w:r w:rsidDel="002260E7">
          <w:rPr>
            <w:rFonts w:ascii="Arial" w:eastAsia="Arial" w:hAnsi="Arial" w:cs="Arial"/>
            <w:i/>
            <w:iCs/>
            <w:sz w:val="27"/>
            <w:szCs w:val="27"/>
            <w:vertAlign w:val="superscript"/>
          </w:rPr>
          <w:delText>n</w:delText>
        </w:r>
        <w:r w:rsidDel="002260E7">
          <w:rPr>
            <w:rFonts w:eastAsia="Times New Roman"/>
            <w:i/>
            <w:iCs/>
            <w:sz w:val="27"/>
            <w:szCs w:val="27"/>
            <w:vertAlign w:val="superscript"/>
          </w:rPr>
          <w:delText>;</w:delText>
        </w:r>
        <w:r w:rsidDel="002260E7">
          <w:rPr>
            <w:rFonts w:ascii="Arial" w:eastAsia="Arial" w:hAnsi="Arial" w:cs="Arial"/>
            <w:sz w:val="27"/>
            <w:szCs w:val="27"/>
            <w:vertAlign w:val="superscript"/>
          </w:rPr>
          <w:delText>1</w:delText>
        </w:r>
        <w:r w:rsidDel="002260E7">
          <w:rPr>
            <w:rFonts w:ascii="Arial" w:eastAsia="Arial" w:hAnsi="Arial" w:cs="Arial"/>
            <w:b/>
            <w:bCs/>
            <w:sz w:val="20"/>
            <w:szCs w:val="20"/>
          </w:rPr>
          <w:delText xml:space="preserve"> </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eastAsia="Times New Roman"/>
            <w:sz w:val="20"/>
            <w:szCs w:val="20"/>
          </w:rPr>
          <w:delText>Z</w:delText>
        </w:r>
        <w:r w:rsidDel="002260E7">
          <w:rPr>
            <w:rFonts w:ascii="Arial" w:eastAsia="Arial" w:hAnsi="Arial" w:cs="Arial"/>
            <w:i/>
            <w:iCs/>
            <w:sz w:val="27"/>
            <w:szCs w:val="27"/>
            <w:vertAlign w:val="superscript"/>
          </w:rPr>
          <w:delText>k</w:delText>
        </w:r>
        <w:r w:rsidDel="002260E7">
          <w:rPr>
            <w:rFonts w:eastAsia="Times New Roman"/>
            <w:i/>
            <w:iCs/>
            <w:sz w:val="27"/>
            <w:szCs w:val="27"/>
            <w:vertAlign w:val="superscript"/>
          </w:rPr>
          <w:delText>;</w:delText>
        </w:r>
        <w:r w:rsidDel="002260E7">
          <w:rPr>
            <w:rFonts w:ascii="Arial" w:eastAsia="Arial" w:hAnsi="Arial" w:cs="Arial"/>
            <w:sz w:val="27"/>
            <w:szCs w:val="27"/>
            <w:vertAlign w:val="superscript"/>
          </w:rPr>
          <w:delText>1</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явля-ются дискретно-непрерывными и наоборот.</w:delText>
        </w:r>
      </w:del>
    </w:p>
    <w:p w:rsidR="00A33515" w:rsidDel="002260E7" w:rsidRDefault="00A33515">
      <w:pPr>
        <w:spacing w:line="23" w:lineRule="exact"/>
        <w:rPr>
          <w:del w:id="10391" w:author="Admin" w:date="2019-02-19T02:10:00Z"/>
          <w:sz w:val="20"/>
          <w:szCs w:val="20"/>
        </w:rPr>
      </w:pPr>
    </w:p>
    <w:p w:rsidR="00A33515" w:rsidDel="002260E7" w:rsidRDefault="001A4D22">
      <w:pPr>
        <w:spacing w:line="224" w:lineRule="auto"/>
        <w:ind w:left="713" w:hanging="437"/>
        <w:jc w:val="both"/>
        <w:rPr>
          <w:del w:id="10392" w:author="Admin" w:date="2019-02-19T02:10:00Z"/>
          <w:sz w:val="20"/>
          <w:szCs w:val="20"/>
        </w:rPr>
      </w:pPr>
      <w:del w:id="10393"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Опишите все пары чисел</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L</w:delText>
        </w:r>
        <w:r w:rsidDel="002260E7">
          <w:rPr>
            <w:rFonts w:ascii="Arial" w:eastAsia="Arial" w:hAnsi="Arial" w:cs="Arial"/>
            <w:sz w:val="27"/>
            <w:szCs w:val="27"/>
            <w:vertAlign w:val="subscript"/>
          </w:rPr>
          <w:delText>1</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такие что отображение</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eastAsia="Times New Roman"/>
            <w:sz w:val="20"/>
            <w:szCs w:val="20"/>
          </w:rPr>
          <w:delText>Z</w:delText>
        </w:r>
        <w:r w:rsidDel="002260E7">
          <w:rPr>
            <w:rFonts w:ascii="Arial" w:eastAsia="Arial" w:hAnsi="Arial" w:cs="Arial"/>
            <w:sz w:val="27"/>
            <w:szCs w:val="27"/>
            <w:vertAlign w:val="superscript"/>
          </w:rPr>
          <w:delText>2</w:delText>
        </w:r>
        <w:r w:rsidDel="002260E7">
          <w:rPr>
            <w:rFonts w:eastAsia="Times New Roman"/>
            <w:i/>
            <w:iCs/>
            <w:sz w:val="27"/>
            <w:szCs w:val="27"/>
            <w:vertAlign w:val="superscript"/>
          </w:rPr>
          <w:delText>;</w:delText>
        </w:r>
        <w:r w:rsidDel="002260E7">
          <w:rPr>
            <w:rFonts w:ascii="Arial" w:eastAsia="Arial" w:hAnsi="Arial" w:cs="Arial"/>
            <w:i/>
            <w:iCs/>
            <w:sz w:val="27"/>
            <w:szCs w:val="27"/>
            <w:vertAlign w:val="superscript"/>
          </w:rPr>
          <w:delText>p</w:delText>
        </w:r>
        <w:r w:rsidDel="002260E7">
          <w:rPr>
            <w:rFonts w:ascii="Arial" w:eastAsia="Arial" w:hAnsi="Arial" w:cs="Arial"/>
            <w:b/>
            <w:bCs/>
            <w:sz w:val="20"/>
            <w:szCs w:val="20"/>
          </w:rPr>
          <w:delText xml:space="preserve"> </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eastAsia="Times New Roman"/>
            <w:sz w:val="20"/>
            <w:szCs w:val="20"/>
          </w:rPr>
          <w:delText>Z</w:delText>
        </w:r>
        <w:r w:rsidDel="002260E7">
          <w:rPr>
            <w:rFonts w:ascii="Arial" w:eastAsia="Arial" w:hAnsi="Arial" w:cs="Arial"/>
            <w:sz w:val="27"/>
            <w:szCs w:val="27"/>
            <w:vertAlign w:val="superscript"/>
          </w:rPr>
          <w:delText>2</w:delText>
        </w:r>
        <w:r w:rsidDel="002260E7">
          <w:rPr>
            <w:rFonts w:eastAsia="Times New Roman"/>
            <w:i/>
            <w:iCs/>
            <w:sz w:val="27"/>
            <w:szCs w:val="27"/>
            <w:vertAlign w:val="superscript"/>
          </w:rPr>
          <w:delText>;</w:delText>
        </w:r>
        <w:r w:rsidDel="002260E7">
          <w:rPr>
            <w:rFonts w:ascii="Arial" w:eastAsia="Arial" w:hAnsi="Arial" w:cs="Arial"/>
            <w:i/>
            <w:iCs/>
            <w:sz w:val="27"/>
            <w:szCs w:val="27"/>
            <w:vertAlign w:val="superscript"/>
          </w:rPr>
          <w:delText>p</w:delText>
        </w:r>
        <w:r w:rsidDel="002260E7">
          <w:rPr>
            <w:rFonts w:eastAsia="Times New Roman"/>
            <w:sz w:val="20"/>
            <w:szCs w:val="20"/>
          </w:rPr>
          <w:delText xml:space="preserve"> </w:delText>
        </w:r>
        <w:r w:rsidDel="002260E7">
          <w:rPr>
            <w:rFonts w:ascii="Arial" w:eastAsia="Arial" w:hAnsi="Arial" w:cs="Arial"/>
            <w:sz w:val="20"/>
            <w:szCs w:val="20"/>
          </w:rPr>
          <w:delText>липшицево с константой</w:delText>
        </w:r>
        <w:r w:rsidDel="002260E7">
          <w:rPr>
            <w:rFonts w:eastAsia="Times New Roman"/>
            <w:sz w:val="20"/>
            <w:szCs w:val="20"/>
          </w:rPr>
          <w:delText xml:space="preserve"> </w:delText>
        </w:r>
        <w:r w:rsidDel="002260E7">
          <w:rPr>
            <w:rFonts w:ascii="Arial" w:eastAsia="Arial" w:hAnsi="Arial" w:cs="Arial"/>
            <w:i/>
            <w:iCs/>
            <w:sz w:val="20"/>
            <w:szCs w:val="20"/>
          </w:rPr>
          <w:delText>L</w:delText>
        </w:r>
        <w:r w:rsidDel="002260E7">
          <w:rPr>
            <w:rFonts w:ascii="Arial" w:eastAsia="Arial" w:hAnsi="Arial" w:cs="Arial"/>
            <w:sz w:val="27"/>
            <w:szCs w:val="27"/>
            <w:vertAlign w:val="subscript"/>
          </w:rPr>
          <w:delText>1</w:delText>
        </w:r>
        <w:r w:rsidDel="002260E7">
          <w:rPr>
            <w:rFonts w:eastAsia="Times New Roman"/>
            <w:sz w:val="20"/>
            <w:szCs w:val="20"/>
          </w:rPr>
          <w:delText xml:space="preserve"> </w:delText>
        </w:r>
        <w:r w:rsidDel="002260E7">
          <w:rPr>
            <w:rFonts w:ascii="Arial" w:eastAsia="Arial" w:hAnsi="Arial" w:cs="Arial"/>
            <w:sz w:val="20"/>
            <w:szCs w:val="20"/>
          </w:rPr>
          <w:delText>тогда и только тогда,</w:delText>
        </w:r>
        <w:r w:rsidDel="002260E7">
          <w:rPr>
            <w:rFonts w:eastAsia="Times New Roman"/>
            <w:sz w:val="20"/>
            <w:szCs w:val="20"/>
          </w:rPr>
          <w:delText xml:space="preserve"> </w:delText>
        </w:r>
        <w:r w:rsidDel="002260E7">
          <w:rPr>
            <w:rFonts w:ascii="Arial" w:eastAsia="Arial" w:hAnsi="Arial" w:cs="Arial"/>
            <w:sz w:val="20"/>
            <w:szCs w:val="20"/>
          </w:rPr>
          <w:delText>когда оно</w:delText>
        </w:r>
        <w:r w:rsidDel="002260E7">
          <w:rPr>
            <w:rFonts w:eastAsia="Times New Roman"/>
            <w:sz w:val="20"/>
            <w:szCs w:val="20"/>
          </w:rPr>
          <w:delText xml:space="preserve"> </w:delText>
        </w:r>
        <w:r w:rsidDel="002260E7">
          <w:rPr>
            <w:rFonts w:ascii="Arial" w:eastAsia="Arial" w:hAnsi="Arial" w:cs="Arial"/>
            <w:i/>
            <w:iCs/>
            <w:sz w:val="20"/>
            <w:szCs w:val="20"/>
          </w:rPr>
          <w:delText>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-липшицево.</w:delText>
        </w:r>
      </w:del>
    </w:p>
    <w:p w:rsidR="00A33515" w:rsidDel="002260E7" w:rsidRDefault="00A33515">
      <w:pPr>
        <w:spacing w:line="80" w:lineRule="exact"/>
        <w:rPr>
          <w:del w:id="10394" w:author="Admin" w:date="2019-02-19T02:10:00Z"/>
          <w:sz w:val="20"/>
          <w:szCs w:val="20"/>
        </w:rPr>
      </w:pPr>
    </w:p>
    <w:p w:rsidR="00A33515" w:rsidDel="002260E7" w:rsidRDefault="001A4D22">
      <w:pPr>
        <w:spacing w:line="249" w:lineRule="auto"/>
        <w:ind w:left="713" w:hanging="437"/>
        <w:jc w:val="both"/>
        <w:rPr>
          <w:del w:id="10395" w:author="Admin" w:date="2019-02-19T02:10:00Z"/>
          <w:sz w:val="20"/>
          <w:szCs w:val="20"/>
        </w:rPr>
      </w:pPr>
      <w:del w:id="10396"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Исследуйте взаимосвязь между условиями липшицевости для</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отображений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в метриках </w:delText>
        </w:r>
        <w:r w:rsidDel="002260E7">
          <w:rPr>
            <w:rFonts w:ascii="Arial" w:eastAsia="Arial" w:hAnsi="Arial" w:cs="Arial"/>
            <w:i/>
            <w:iCs/>
            <w:sz w:val="27"/>
            <w:szCs w:val="27"/>
            <w:vertAlign w:val="subscript"/>
          </w:rPr>
          <w:delText>p</w:delText>
        </w:r>
        <w:r w:rsidDel="002260E7">
          <w:rPr>
            <w:rFonts w:ascii="Arial" w:eastAsia="Arial" w:hAnsi="Arial" w:cs="Arial"/>
            <w:sz w:val="20"/>
            <w:szCs w:val="20"/>
          </w:rPr>
          <w:delText xml:space="preserve"> и </w:delText>
        </w:r>
        <w:r w:rsidDel="002260E7">
          <w:rPr>
            <w:rFonts w:ascii="Arial" w:eastAsia="Arial" w:hAnsi="Arial" w:cs="Arial"/>
            <w:i/>
            <w:iCs/>
            <w:sz w:val="27"/>
            <w:szCs w:val="27"/>
            <w:vertAlign w:val="subscript"/>
          </w:rPr>
          <w:delText>q</w:delText>
        </w:r>
        <w:r w:rsidDel="002260E7">
          <w:rPr>
            <w:rFonts w:ascii="Arial" w:eastAsia="Arial" w:hAnsi="Arial" w:cs="Arial"/>
            <w:sz w:val="20"/>
            <w:szCs w:val="20"/>
          </w:rPr>
          <w:delText xml:space="preserve"> с различными кон-стантами </w:delText>
        </w:r>
        <w:r w:rsidDel="002260E7">
          <w:rPr>
            <w:rFonts w:ascii="Arial" w:eastAsia="Arial" w:hAnsi="Arial" w:cs="Arial"/>
            <w:i/>
            <w:iCs/>
            <w:sz w:val="20"/>
            <w:szCs w:val="20"/>
          </w:rPr>
          <w:delText>L</w:delText>
        </w:r>
        <w:r w:rsidDel="002260E7">
          <w:rPr>
            <w:rFonts w:ascii="Arial" w:eastAsia="Arial" w:hAnsi="Arial" w:cs="Arial"/>
            <w:sz w:val="20"/>
            <w:szCs w:val="20"/>
          </w:rPr>
          <w:delText>.</w:delText>
        </w:r>
      </w:del>
    </w:p>
    <w:p w:rsidR="00A33515" w:rsidDel="002260E7" w:rsidRDefault="00A33515">
      <w:pPr>
        <w:spacing w:line="160" w:lineRule="exact"/>
        <w:rPr>
          <w:del w:id="10397" w:author="Admin" w:date="2019-02-19T02:10:00Z"/>
          <w:sz w:val="20"/>
          <w:szCs w:val="20"/>
        </w:rPr>
      </w:pPr>
    </w:p>
    <w:p w:rsidR="00A33515" w:rsidDel="002260E7" w:rsidRDefault="001A4D22">
      <w:pPr>
        <w:numPr>
          <w:ilvl w:val="0"/>
          <w:numId w:val="731"/>
        </w:numPr>
        <w:tabs>
          <w:tab w:val="left" w:pos="273"/>
        </w:tabs>
        <w:spacing w:line="302" w:lineRule="auto"/>
        <w:ind w:left="273" w:hanging="273"/>
        <w:jc w:val="both"/>
        <w:rPr>
          <w:del w:id="10398" w:author="Admin" w:date="2019-02-19T02:10:00Z"/>
          <w:rFonts w:ascii="Arial" w:eastAsia="Arial" w:hAnsi="Arial" w:cs="Arial"/>
          <w:b/>
          <w:bCs/>
          <w:sz w:val="20"/>
          <w:szCs w:val="20"/>
        </w:rPr>
        <w:pPrChange w:id="10399" w:author="Admin" w:date="2019-02-19T00:19:00Z">
          <w:pPr>
            <w:numPr>
              <w:numId w:val="734"/>
            </w:numPr>
            <w:tabs>
              <w:tab w:val="left" w:pos="273"/>
            </w:tabs>
            <w:spacing w:line="302" w:lineRule="auto"/>
            <w:ind w:left="273" w:hanging="273"/>
            <w:jc w:val="both"/>
          </w:pPr>
        </w:pPrChange>
      </w:pPr>
      <w:del w:id="10400"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L</w:delText>
        </w:r>
        <w:r w:rsidDel="002260E7">
          <w:rPr>
            <w:rFonts w:ascii="Arial" w:eastAsia="Arial" w:hAnsi="Arial" w:cs="Arial"/>
            <w:sz w:val="20"/>
            <w:szCs w:val="20"/>
          </w:rPr>
          <w:delText xml:space="preserve"> — натуральное число. Покажите, что для любого </w:delText>
        </w:r>
        <w:r w:rsidDel="002260E7">
          <w:rPr>
            <w:rFonts w:ascii="Arial" w:eastAsia="Arial" w:hAnsi="Arial" w:cs="Arial"/>
            <w:i/>
            <w:iCs/>
            <w:sz w:val="20"/>
            <w:szCs w:val="20"/>
          </w:rPr>
          <w:delText>L</w:delText>
        </w:r>
        <w:r w:rsidDel="002260E7">
          <w:rPr>
            <w:rFonts w:ascii="Arial" w:eastAsia="Arial" w:hAnsi="Arial" w:cs="Arial"/>
            <w:sz w:val="20"/>
            <w:szCs w:val="20"/>
          </w:rPr>
          <w:delText xml:space="preserve">-липши-цевого отображения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и любого целочисленного отрезка</w:delText>
        </w:r>
      </w:del>
    </w:p>
    <w:p w:rsidR="00A33515" w:rsidDel="002260E7" w:rsidRDefault="00A33515">
      <w:pPr>
        <w:spacing w:line="1" w:lineRule="exact"/>
        <w:rPr>
          <w:del w:id="10401" w:author="Admin" w:date="2019-02-19T02:10:00Z"/>
          <w:rFonts w:ascii="Arial" w:eastAsia="Arial" w:hAnsi="Arial" w:cs="Arial"/>
          <w:b/>
          <w:bCs/>
          <w:sz w:val="20"/>
          <w:szCs w:val="20"/>
        </w:rPr>
      </w:pPr>
    </w:p>
    <w:p w:rsidR="00A33515" w:rsidDel="002260E7" w:rsidRDefault="001A4D22">
      <w:pPr>
        <w:spacing w:line="215" w:lineRule="auto"/>
        <w:ind w:left="273"/>
        <w:rPr>
          <w:del w:id="10402" w:author="Admin" w:date="2019-02-19T02:10:00Z"/>
          <w:rFonts w:ascii="Arial" w:eastAsia="Arial" w:hAnsi="Arial" w:cs="Arial"/>
          <w:b/>
          <w:bCs/>
          <w:sz w:val="20"/>
          <w:szCs w:val="20"/>
        </w:rPr>
      </w:pPr>
      <w:del w:id="10403" w:author="Admin" w:date="2019-02-19T02:10:00Z">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del>
    </w:p>
    <w:tbl>
      <w:tblPr>
        <w:tblW w:w="0" w:type="auto"/>
        <w:tblInd w:w="2513" w:type="dxa"/>
        <w:tblLayout w:type="fixed"/>
        <w:tblCellMar>
          <w:left w:w="0" w:type="dxa"/>
          <w:right w:w="0" w:type="dxa"/>
        </w:tblCellMar>
        <w:tblLook w:val="04A0" w:firstRow="1" w:lastRow="0" w:firstColumn="1" w:lastColumn="0" w:noHBand="0" w:noVBand="1"/>
      </w:tblPr>
      <w:tblGrid>
        <w:gridCol w:w="1320"/>
        <w:gridCol w:w="320"/>
        <w:gridCol w:w="100"/>
        <w:gridCol w:w="80"/>
        <w:gridCol w:w="20"/>
      </w:tblGrid>
      <w:tr w:rsidR="00A33515" w:rsidDel="002260E7">
        <w:trPr>
          <w:trHeight w:val="247"/>
          <w:del w:id="10404" w:author="Admin" w:date="2019-02-19T02:10:00Z"/>
        </w:trPr>
        <w:tc>
          <w:tcPr>
            <w:tcW w:w="1320" w:type="dxa"/>
            <w:vAlign w:val="bottom"/>
          </w:tcPr>
          <w:p w:rsidR="00A33515" w:rsidDel="002260E7" w:rsidRDefault="001A4D22">
            <w:pPr>
              <w:jc w:val="center"/>
              <w:rPr>
                <w:del w:id="10405" w:author="Admin" w:date="2019-02-19T02:10:00Z"/>
                <w:sz w:val="20"/>
                <w:szCs w:val="20"/>
              </w:rPr>
            </w:pPr>
            <w:del w:id="10406" w:author="Admin" w:date="2019-02-19T02:10:00Z">
              <w:r w:rsidDel="002260E7">
                <w:rPr>
                  <w:rFonts w:eastAsia="Times New Roman"/>
                  <w:i/>
                  <w:iCs/>
                  <w:w w:val="93"/>
                  <w:sz w:val="20"/>
                  <w:szCs w:val="20"/>
                </w:rPr>
                <w:delText>j</w:delText>
              </w:r>
              <w:r w:rsidDel="002260E7">
                <w:rPr>
                  <w:rFonts w:ascii="Arial" w:eastAsia="Arial" w:hAnsi="Arial" w:cs="Arial"/>
                  <w:i/>
                  <w:iCs/>
                  <w:w w:val="93"/>
                  <w:sz w:val="20"/>
                  <w:szCs w:val="20"/>
                </w:rPr>
                <w:delText>f</w:delText>
              </w:r>
              <w:r w:rsidDel="002260E7">
                <w:rPr>
                  <w:rFonts w:eastAsia="Times New Roman"/>
                  <w:w w:val="93"/>
                  <w:sz w:val="20"/>
                  <w:szCs w:val="20"/>
                </w:rPr>
                <w:delText>([</w:delText>
              </w:r>
              <w:r w:rsidDel="002260E7">
                <w:rPr>
                  <w:rFonts w:ascii="Arial" w:eastAsia="Arial" w:hAnsi="Arial" w:cs="Arial"/>
                  <w:i/>
                  <w:iCs/>
                  <w:w w:val="93"/>
                  <w:sz w:val="20"/>
                  <w:szCs w:val="20"/>
                </w:rPr>
                <w:delText>a</w:delText>
              </w:r>
              <w:r w:rsidDel="002260E7">
                <w:rPr>
                  <w:rFonts w:eastAsia="Times New Roman"/>
                  <w:i/>
                  <w:iCs/>
                  <w:w w:val="93"/>
                  <w:sz w:val="20"/>
                  <w:szCs w:val="20"/>
                </w:rPr>
                <w:delText xml:space="preserve">; </w:delText>
              </w:r>
              <w:r w:rsidDel="002260E7">
                <w:rPr>
                  <w:rFonts w:ascii="Arial" w:eastAsia="Arial" w:hAnsi="Arial" w:cs="Arial"/>
                  <w:i/>
                  <w:iCs/>
                  <w:w w:val="93"/>
                  <w:sz w:val="20"/>
                  <w:szCs w:val="20"/>
                </w:rPr>
                <w:delText>b</w:delText>
              </w:r>
              <w:r w:rsidDel="002260E7">
                <w:rPr>
                  <w:rFonts w:eastAsia="Times New Roman"/>
                  <w:w w:val="93"/>
                  <w:sz w:val="20"/>
                  <w:szCs w:val="20"/>
                </w:rPr>
                <w:delText>])</w:delText>
              </w:r>
              <w:r w:rsidDel="002260E7">
                <w:rPr>
                  <w:rFonts w:eastAsia="Times New Roman"/>
                  <w:i/>
                  <w:iCs/>
                  <w:w w:val="93"/>
                  <w:sz w:val="20"/>
                  <w:szCs w:val="20"/>
                </w:rPr>
                <w:delText>j</w:delText>
              </w:r>
            </w:del>
          </w:p>
        </w:tc>
        <w:tc>
          <w:tcPr>
            <w:tcW w:w="320" w:type="dxa"/>
            <w:vMerge w:val="restart"/>
            <w:vAlign w:val="bottom"/>
          </w:tcPr>
          <w:p w:rsidR="00A33515" w:rsidDel="002260E7" w:rsidRDefault="00A33515">
            <w:pPr>
              <w:rPr>
                <w:del w:id="10407" w:author="Admin" w:date="2019-02-19T02:10:00Z"/>
                <w:sz w:val="21"/>
                <w:szCs w:val="21"/>
              </w:rPr>
            </w:pPr>
          </w:p>
        </w:tc>
        <w:tc>
          <w:tcPr>
            <w:tcW w:w="100" w:type="dxa"/>
            <w:tcBorders>
              <w:bottom w:val="single" w:sz="8" w:space="0" w:color="auto"/>
            </w:tcBorders>
            <w:vAlign w:val="bottom"/>
          </w:tcPr>
          <w:p w:rsidR="00A33515" w:rsidDel="002260E7" w:rsidRDefault="001A4D22">
            <w:pPr>
              <w:spacing w:line="228" w:lineRule="exact"/>
              <w:rPr>
                <w:del w:id="10408" w:author="Admin" w:date="2019-02-19T02:10:00Z"/>
                <w:sz w:val="20"/>
                <w:szCs w:val="20"/>
              </w:rPr>
            </w:pPr>
            <w:del w:id="10409" w:author="Admin" w:date="2019-02-19T02:10:00Z">
              <w:r w:rsidDel="002260E7">
                <w:rPr>
                  <w:rFonts w:ascii="Arial" w:eastAsia="Arial" w:hAnsi="Arial" w:cs="Arial"/>
                  <w:w w:val="71"/>
                  <w:sz w:val="20"/>
                  <w:szCs w:val="20"/>
                </w:rPr>
                <w:delText>1</w:delText>
              </w:r>
            </w:del>
          </w:p>
        </w:tc>
        <w:tc>
          <w:tcPr>
            <w:tcW w:w="80" w:type="dxa"/>
            <w:vMerge w:val="restart"/>
            <w:vAlign w:val="bottom"/>
          </w:tcPr>
          <w:p w:rsidR="00A33515" w:rsidDel="002260E7" w:rsidRDefault="001A4D22">
            <w:pPr>
              <w:jc w:val="right"/>
              <w:rPr>
                <w:del w:id="10410" w:author="Admin" w:date="2019-02-19T02:10:00Z"/>
                <w:sz w:val="20"/>
                <w:szCs w:val="20"/>
              </w:rPr>
            </w:pPr>
            <w:del w:id="10411"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10412" w:author="Admin" w:date="2019-02-19T02:10:00Z"/>
                <w:sz w:val="1"/>
                <w:szCs w:val="1"/>
              </w:rPr>
            </w:pPr>
          </w:p>
        </w:tc>
      </w:tr>
      <w:tr w:rsidR="00A33515" w:rsidDel="002260E7">
        <w:trPr>
          <w:trHeight w:val="82"/>
          <w:del w:id="10413" w:author="Admin" w:date="2019-02-19T02:10:00Z"/>
        </w:trPr>
        <w:tc>
          <w:tcPr>
            <w:tcW w:w="1320" w:type="dxa"/>
            <w:vMerge w:val="restart"/>
            <w:vAlign w:val="bottom"/>
          </w:tcPr>
          <w:p w:rsidR="00A33515" w:rsidDel="002260E7" w:rsidRDefault="001A4D22">
            <w:pPr>
              <w:jc w:val="center"/>
              <w:rPr>
                <w:del w:id="10414" w:author="Admin" w:date="2019-02-19T02:10:00Z"/>
                <w:sz w:val="20"/>
                <w:szCs w:val="20"/>
              </w:rPr>
            </w:pPr>
            <w:del w:id="10415" w:author="Admin" w:date="2019-02-19T02:10:00Z">
              <w:r w:rsidDel="002260E7">
                <w:rPr>
                  <w:rFonts w:eastAsia="Times New Roman"/>
                  <w:i/>
                  <w:iCs/>
                  <w:w w:val="98"/>
                  <w:sz w:val="20"/>
                  <w:szCs w:val="20"/>
                </w:rPr>
                <w:delText xml:space="preserve">j </w:delText>
              </w:r>
              <w:r w:rsidDel="002260E7">
                <w:rPr>
                  <w:rFonts w:eastAsia="Times New Roman"/>
                  <w:w w:val="98"/>
                  <w:sz w:val="20"/>
                  <w:szCs w:val="20"/>
                </w:rPr>
                <w:delText>conv(</w:delText>
              </w:r>
              <w:r w:rsidDel="002260E7">
                <w:rPr>
                  <w:rFonts w:ascii="Arial" w:eastAsia="Arial" w:hAnsi="Arial" w:cs="Arial"/>
                  <w:i/>
                  <w:iCs/>
                  <w:w w:val="98"/>
                  <w:sz w:val="20"/>
                  <w:szCs w:val="20"/>
                </w:rPr>
                <w:delText>f</w:delText>
              </w:r>
              <w:r w:rsidDel="002260E7">
                <w:rPr>
                  <w:rFonts w:eastAsia="Times New Roman"/>
                  <w:w w:val="98"/>
                  <w:sz w:val="20"/>
                  <w:szCs w:val="20"/>
                </w:rPr>
                <w:delText>([</w:delText>
              </w:r>
              <w:r w:rsidDel="002260E7">
                <w:rPr>
                  <w:rFonts w:ascii="Arial" w:eastAsia="Arial" w:hAnsi="Arial" w:cs="Arial"/>
                  <w:i/>
                  <w:iCs/>
                  <w:w w:val="98"/>
                  <w:sz w:val="20"/>
                  <w:szCs w:val="20"/>
                </w:rPr>
                <w:delText>a</w:delText>
              </w:r>
              <w:r w:rsidDel="002260E7">
                <w:rPr>
                  <w:rFonts w:eastAsia="Times New Roman"/>
                  <w:i/>
                  <w:iCs/>
                  <w:w w:val="98"/>
                  <w:sz w:val="20"/>
                  <w:szCs w:val="20"/>
                </w:rPr>
                <w:delText xml:space="preserve">; </w:delText>
              </w:r>
              <w:r w:rsidDel="002260E7">
                <w:rPr>
                  <w:rFonts w:ascii="Arial" w:eastAsia="Arial" w:hAnsi="Arial" w:cs="Arial"/>
                  <w:i/>
                  <w:iCs/>
                  <w:w w:val="98"/>
                  <w:sz w:val="20"/>
                  <w:szCs w:val="20"/>
                </w:rPr>
                <w:delText>b</w:delText>
              </w:r>
              <w:r w:rsidDel="002260E7">
                <w:rPr>
                  <w:rFonts w:eastAsia="Times New Roman"/>
                  <w:w w:val="98"/>
                  <w:sz w:val="20"/>
                  <w:szCs w:val="20"/>
                </w:rPr>
                <w:delText>]))</w:delText>
              </w:r>
              <w:r w:rsidDel="002260E7">
                <w:rPr>
                  <w:rFonts w:eastAsia="Times New Roman"/>
                  <w:i/>
                  <w:iCs/>
                  <w:w w:val="98"/>
                  <w:sz w:val="20"/>
                  <w:szCs w:val="20"/>
                </w:rPr>
                <w:delText>j</w:delText>
              </w:r>
            </w:del>
          </w:p>
        </w:tc>
        <w:tc>
          <w:tcPr>
            <w:tcW w:w="320" w:type="dxa"/>
            <w:vMerge/>
            <w:vAlign w:val="bottom"/>
          </w:tcPr>
          <w:p w:rsidR="00A33515" w:rsidDel="002260E7" w:rsidRDefault="00A33515">
            <w:pPr>
              <w:rPr>
                <w:del w:id="10416" w:author="Admin" w:date="2019-02-19T02:10:00Z"/>
                <w:sz w:val="7"/>
                <w:szCs w:val="7"/>
              </w:rPr>
            </w:pPr>
          </w:p>
        </w:tc>
        <w:tc>
          <w:tcPr>
            <w:tcW w:w="100" w:type="dxa"/>
            <w:vMerge w:val="restart"/>
            <w:vAlign w:val="bottom"/>
          </w:tcPr>
          <w:p w:rsidR="00A33515" w:rsidDel="002260E7" w:rsidRDefault="001A4D22">
            <w:pPr>
              <w:rPr>
                <w:del w:id="10417" w:author="Admin" w:date="2019-02-19T02:10:00Z"/>
                <w:sz w:val="20"/>
                <w:szCs w:val="20"/>
              </w:rPr>
            </w:pPr>
            <w:del w:id="10418" w:author="Admin" w:date="2019-02-19T02:10:00Z">
              <w:r w:rsidDel="002260E7">
                <w:rPr>
                  <w:rFonts w:ascii="Arial" w:eastAsia="Arial" w:hAnsi="Arial" w:cs="Arial"/>
                  <w:i/>
                  <w:iCs/>
                  <w:w w:val="71"/>
                  <w:sz w:val="20"/>
                  <w:szCs w:val="20"/>
                </w:rPr>
                <w:delText>L</w:delText>
              </w:r>
            </w:del>
          </w:p>
        </w:tc>
        <w:tc>
          <w:tcPr>
            <w:tcW w:w="80" w:type="dxa"/>
            <w:vMerge/>
            <w:vAlign w:val="bottom"/>
          </w:tcPr>
          <w:p w:rsidR="00A33515" w:rsidDel="002260E7" w:rsidRDefault="00A33515">
            <w:pPr>
              <w:rPr>
                <w:del w:id="10419" w:author="Admin" w:date="2019-02-19T02:10:00Z"/>
                <w:sz w:val="7"/>
                <w:szCs w:val="7"/>
              </w:rPr>
            </w:pPr>
          </w:p>
        </w:tc>
        <w:tc>
          <w:tcPr>
            <w:tcW w:w="0" w:type="dxa"/>
            <w:vAlign w:val="bottom"/>
          </w:tcPr>
          <w:p w:rsidR="00A33515" w:rsidDel="002260E7" w:rsidRDefault="00A33515">
            <w:pPr>
              <w:rPr>
                <w:del w:id="10420" w:author="Admin" w:date="2019-02-19T02:10:00Z"/>
                <w:sz w:val="1"/>
                <w:szCs w:val="1"/>
              </w:rPr>
            </w:pPr>
          </w:p>
        </w:tc>
      </w:tr>
      <w:tr w:rsidR="00A33515" w:rsidDel="002260E7">
        <w:trPr>
          <w:trHeight w:val="279"/>
          <w:del w:id="10421" w:author="Admin" w:date="2019-02-19T02:10:00Z"/>
        </w:trPr>
        <w:tc>
          <w:tcPr>
            <w:tcW w:w="1320" w:type="dxa"/>
            <w:vMerge/>
            <w:vAlign w:val="bottom"/>
          </w:tcPr>
          <w:p w:rsidR="00A33515" w:rsidDel="002260E7" w:rsidRDefault="00A33515">
            <w:pPr>
              <w:rPr>
                <w:del w:id="10422" w:author="Admin" w:date="2019-02-19T02:10:00Z"/>
                <w:sz w:val="24"/>
                <w:szCs w:val="24"/>
              </w:rPr>
            </w:pPr>
          </w:p>
        </w:tc>
        <w:tc>
          <w:tcPr>
            <w:tcW w:w="320" w:type="dxa"/>
            <w:vMerge/>
            <w:vAlign w:val="bottom"/>
          </w:tcPr>
          <w:p w:rsidR="00A33515" w:rsidDel="002260E7" w:rsidRDefault="00A33515">
            <w:pPr>
              <w:rPr>
                <w:del w:id="10423" w:author="Admin" w:date="2019-02-19T02:10:00Z"/>
                <w:sz w:val="24"/>
                <w:szCs w:val="24"/>
              </w:rPr>
            </w:pPr>
          </w:p>
        </w:tc>
        <w:tc>
          <w:tcPr>
            <w:tcW w:w="100" w:type="dxa"/>
            <w:vMerge/>
            <w:vAlign w:val="bottom"/>
          </w:tcPr>
          <w:p w:rsidR="00A33515" w:rsidDel="002260E7" w:rsidRDefault="00A33515">
            <w:pPr>
              <w:rPr>
                <w:del w:id="10424" w:author="Admin" w:date="2019-02-19T02:10:00Z"/>
                <w:sz w:val="24"/>
                <w:szCs w:val="24"/>
              </w:rPr>
            </w:pPr>
          </w:p>
        </w:tc>
        <w:tc>
          <w:tcPr>
            <w:tcW w:w="80" w:type="dxa"/>
            <w:vAlign w:val="bottom"/>
          </w:tcPr>
          <w:p w:rsidR="00A33515" w:rsidDel="002260E7" w:rsidRDefault="00A33515">
            <w:pPr>
              <w:rPr>
                <w:del w:id="10425" w:author="Admin" w:date="2019-02-19T02:10:00Z"/>
                <w:sz w:val="24"/>
                <w:szCs w:val="24"/>
              </w:rPr>
            </w:pPr>
          </w:p>
        </w:tc>
        <w:tc>
          <w:tcPr>
            <w:tcW w:w="0" w:type="dxa"/>
            <w:vAlign w:val="bottom"/>
          </w:tcPr>
          <w:p w:rsidR="00A33515" w:rsidDel="002260E7" w:rsidRDefault="00A33515">
            <w:pPr>
              <w:rPr>
                <w:del w:id="10426" w:author="Admin" w:date="2019-02-19T02:10:00Z"/>
                <w:sz w:val="1"/>
                <w:szCs w:val="1"/>
              </w:rPr>
            </w:pPr>
          </w:p>
        </w:tc>
      </w:tr>
    </w:tbl>
    <w:p w:rsidR="00A33515" w:rsidDel="002260E7" w:rsidRDefault="001A4D22">
      <w:pPr>
        <w:spacing w:line="20" w:lineRule="exact"/>
        <w:rPr>
          <w:del w:id="10427" w:author="Admin" w:date="2019-02-19T02:10:00Z"/>
          <w:sz w:val="20"/>
          <w:szCs w:val="20"/>
        </w:rPr>
      </w:pPr>
      <w:del w:id="10428" w:author="Admin" w:date="2019-02-19T02:10:00Z">
        <w:r w:rsidDel="002260E7">
          <w:rPr>
            <w:noProof/>
            <w:sz w:val="20"/>
            <w:szCs w:val="20"/>
          </w:rPr>
          <mc:AlternateContent>
            <mc:Choice Requires="wps">
              <w:drawing>
                <wp:anchor distT="0" distB="0" distL="114300" distR="114300" simplePos="0" relativeHeight="251913216" behindDoc="1" locked="0" layoutInCell="0" allowOverlap="1" wp14:anchorId="277D585E" wp14:editId="0EB3C872">
                  <wp:simplePos x="0" y="0"/>
                  <wp:positionH relativeFrom="column">
                    <wp:posOffset>1594485</wp:posOffset>
                  </wp:positionH>
                  <wp:positionV relativeFrom="paragraph">
                    <wp:posOffset>-238760</wp:posOffset>
                  </wp:positionV>
                  <wp:extent cx="841375" cy="0"/>
                  <wp:effectExtent l="0" t="0" r="0" b="0"/>
                  <wp:wrapNone/>
                  <wp:docPr id="550" name="Shap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13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0" o:spid="_x0000_s1026" style="position:absolute;z-index:-251403264;visibility:visible;mso-wrap-style:square;mso-wrap-distance-left:9pt;mso-wrap-distance-top:0;mso-wrap-distance-right:9pt;mso-wrap-distance-bottom:0;mso-position-horizontal:absolute;mso-position-horizontal-relative:text;mso-position-vertical:absolute;mso-position-vertical-relative:text" from="125.55pt,-18.8pt" to="191.8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" o:allowincell="f" filled="t" strokeweight=".14039mm">
                  <v:stroke joinstyle="miter"/>
                  <o:lock v:ext="edit" shapetype="f"/>
                </v:line>
              </w:pict>
            </mc:Fallback>
          </mc:AlternateContent>
        </w:r>
      </w:del>
    </w:p>
    <w:p w:rsidR="00A33515" w:rsidDel="002260E7" w:rsidRDefault="001A4D22">
      <w:pPr>
        <w:spacing w:line="266" w:lineRule="auto"/>
        <w:ind w:left="273"/>
        <w:rPr>
          <w:del w:id="10429" w:author="Admin" w:date="2019-02-19T02:10:00Z"/>
          <w:sz w:val="20"/>
          <w:szCs w:val="20"/>
        </w:rPr>
      </w:pPr>
      <w:del w:id="10430" w:author="Admin" w:date="2019-02-19T02:10:00Z">
        <w:r w:rsidDel="002260E7">
          <w:rPr>
            <w:rFonts w:ascii="Arial" w:eastAsia="Arial" w:hAnsi="Arial" w:cs="Arial"/>
            <w:sz w:val="20"/>
            <w:szCs w:val="20"/>
          </w:rPr>
          <w:delText xml:space="preserve">где </w:delText>
        </w:r>
        <w:r w:rsidDel="002260E7">
          <w:rPr>
            <w:rFonts w:eastAsia="Times New Roman"/>
            <w:i/>
            <w:iCs/>
            <w:sz w:val="20"/>
            <w:szCs w:val="20"/>
          </w:rPr>
          <w:delText>j</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eastAsia="Times New Roman"/>
            <w:i/>
            <w:iCs/>
            <w:sz w:val="20"/>
            <w:szCs w:val="20"/>
          </w:rPr>
          <w:delText>j</w:delText>
        </w:r>
        <w:r w:rsidDel="002260E7">
          <w:rPr>
            <w:rFonts w:ascii="Arial" w:eastAsia="Arial" w:hAnsi="Arial" w:cs="Arial"/>
            <w:sz w:val="20"/>
            <w:szCs w:val="20"/>
          </w:rPr>
          <w:delText xml:space="preserve"> — это количество точек в образе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а </w:delText>
        </w:r>
        <w:r w:rsidDel="002260E7">
          <w:rPr>
            <w:rFonts w:eastAsia="Times New Roman"/>
            <w:sz w:val="20"/>
            <w:szCs w:val="20"/>
          </w:rPr>
          <w:delText>conv(</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 наименьший отрезок, содержащий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76" w:lineRule="exact"/>
        <w:rPr>
          <w:del w:id="10431" w:author="Admin" w:date="2019-02-19T02:10:00Z"/>
          <w:sz w:val="20"/>
          <w:szCs w:val="20"/>
        </w:rPr>
      </w:pPr>
    </w:p>
    <w:p w:rsidR="00A33515" w:rsidDel="002260E7" w:rsidRDefault="001A4D22">
      <w:pPr>
        <w:numPr>
          <w:ilvl w:val="0"/>
          <w:numId w:val="732"/>
        </w:numPr>
        <w:tabs>
          <w:tab w:val="left" w:pos="273"/>
        </w:tabs>
        <w:ind w:left="273" w:hanging="273"/>
        <w:rPr>
          <w:del w:id="10432" w:author="Admin" w:date="2019-02-19T02:10:00Z"/>
          <w:rFonts w:ascii="Arial" w:eastAsia="Arial" w:hAnsi="Arial" w:cs="Arial"/>
          <w:b/>
          <w:bCs/>
          <w:sz w:val="19"/>
          <w:szCs w:val="19"/>
        </w:rPr>
        <w:pPrChange w:id="10433" w:author="Admin" w:date="2019-02-19T00:19:00Z">
          <w:pPr>
            <w:numPr>
              <w:numId w:val="735"/>
            </w:numPr>
            <w:tabs>
              <w:tab w:val="left" w:pos="273"/>
            </w:tabs>
            <w:ind w:left="273" w:hanging="273"/>
          </w:pPr>
        </w:pPrChange>
      </w:pPr>
      <w:del w:id="10434" w:author="Admin" w:date="2019-02-19T02:10:00Z">
        <w:r w:rsidDel="002260E7">
          <w:rPr>
            <w:rFonts w:ascii="Arial" w:eastAsia="Arial" w:hAnsi="Arial" w:cs="Arial"/>
            <w:sz w:val="19"/>
            <w:szCs w:val="19"/>
          </w:rPr>
          <w:delText xml:space="preserve">Зададим расстояние на </w:delText>
        </w:r>
        <w:r w:rsidDel="002260E7">
          <w:rPr>
            <w:rFonts w:ascii="Arial" w:eastAsia="Arial" w:hAnsi="Arial" w:cs="Arial"/>
            <w:i/>
            <w:iCs/>
            <w:sz w:val="19"/>
            <w:szCs w:val="19"/>
          </w:rPr>
          <w:delText>D</w:delText>
        </w:r>
        <w:r w:rsidDel="002260E7">
          <w:rPr>
            <w:rFonts w:ascii="Arial" w:eastAsia="Arial" w:hAnsi="Arial" w:cs="Arial"/>
            <w:i/>
            <w:iCs/>
            <w:sz w:val="26"/>
            <w:szCs w:val="26"/>
            <w:vertAlign w:val="superscript"/>
          </w:rPr>
          <w:delText>n</w:delText>
        </w:r>
        <w:r w:rsidDel="002260E7">
          <w:rPr>
            <w:rFonts w:ascii="Arial" w:eastAsia="Arial" w:hAnsi="Arial" w:cs="Arial"/>
            <w:i/>
            <w:iCs/>
            <w:sz w:val="26"/>
            <w:szCs w:val="26"/>
            <w:vertAlign w:val="subscript"/>
          </w:rPr>
          <w:delText>m</w:delText>
        </w:r>
        <w:r w:rsidDel="002260E7">
          <w:rPr>
            <w:rFonts w:ascii="Arial" w:eastAsia="Arial" w:hAnsi="Arial" w:cs="Arial"/>
            <w:sz w:val="19"/>
            <w:szCs w:val="19"/>
          </w:rPr>
          <w:delText xml:space="preserve"> c помощью метрики  </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Сформулируйте</w:delText>
        </w:r>
      </w:del>
    </w:p>
    <w:p w:rsidR="00A33515" w:rsidDel="002260E7" w:rsidRDefault="00A33515">
      <w:pPr>
        <w:spacing w:line="85" w:lineRule="exact"/>
        <w:rPr>
          <w:del w:id="10435" w:author="Admin" w:date="2019-02-19T02:10:00Z"/>
          <w:rFonts w:ascii="Arial" w:eastAsia="Arial" w:hAnsi="Arial" w:cs="Arial"/>
          <w:b/>
          <w:bCs/>
          <w:sz w:val="19"/>
          <w:szCs w:val="19"/>
        </w:rPr>
      </w:pPr>
    </w:p>
    <w:p w:rsidR="00A33515" w:rsidDel="002260E7" w:rsidRDefault="001A4D22">
      <w:pPr>
        <w:numPr>
          <w:ilvl w:val="1"/>
          <w:numId w:val="732"/>
        </w:numPr>
        <w:tabs>
          <w:tab w:val="left" w:pos="462"/>
        </w:tabs>
        <w:spacing w:line="286" w:lineRule="auto"/>
        <w:ind w:left="273" w:hanging="2"/>
        <w:rPr>
          <w:del w:id="10436" w:author="Admin" w:date="2019-02-19T02:10:00Z"/>
          <w:rFonts w:ascii="Arial" w:eastAsia="Arial" w:hAnsi="Arial" w:cs="Arial"/>
          <w:sz w:val="20"/>
          <w:szCs w:val="20"/>
        </w:rPr>
        <w:pPrChange w:id="10437" w:author="Admin" w:date="2019-02-19T00:19:00Z">
          <w:pPr>
            <w:numPr>
              <w:ilvl w:val="1"/>
              <w:numId w:val="735"/>
            </w:numPr>
            <w:tabs>
              <w:tab w:val="left" w:pos="462"/>
            </w:tabs>
            <w:spacing w:line="286" w:lineRule="auto"/>
            <w:ind w:left="273" w:hanging="2"/>
          </w:pPr>
        </w:pPrChange>
      </w:pPr>
      <w:del w:id="10438" w:author="Admin" w:date="2019-02-19T02:10:00Z">
        <w:r w:rsidDel="002260E7">
          <w:rPr>
            <w:rFonts w:ascii="Arial" w:eastAsia="Arial" w:hAnsi="Arial" w:cs="Arial"/>
            <w:sz w:val="20"/>
            <w:szCs w:val="20"/>
          </w:rPr>
          <w:delText xml:space="preserve">докажите аналог пункта 6 задачи для </w:delText>
        </w:r>
        <w:r w:rsidDel="002260E7">
          <w:rPr>
            <w:rFonts w:ascii="Arial" w:eastAsia="Arial" w:hAnsi="Arial" w:cs="Arial"/>
            <w:i/>
            <w:iCs/>
            <w:sz w:val="20"/>
            <w:szCs w:val="20"/>
          </w:rPr>
          <w:delText>L</w:delText>
        </w:r>
        <w:r w:rsidDel="002260E7">
          <w:rPr>
            <w:rFonts w:ascii="Arial" w:eastAsia="Arial" w:hAnsi="Arial" w:cs="Arial"/>
            <w:sz w:val="20"/>
            <w:szCs w:val="20"/>
          </w:rPr>
          <w:delText xml:space="preserve">-липшицевых отображе-ний из </w:delText>
        </w:r>
        <w:r w:rsidDel="002260E7">
          <w:rPr>
            <w:rFonts w:ascii="Arial" w:eastAsia="Arial" w:hAnsi="Arial" w:cs="Arial"/>
            <w:i/>
            <w:iCs/>
            <w:sz w:val="20"/>
            <w:szCs w:val="20"/>
          </w:rPr>
          <w:delText>D</w:delText>
        </w:r>
        <w:r w:rsidDel="002260E7">
          <w:rPr>
            <w:rFonts w:ascii="Arial" w:eastAsia="Arial" w:hAnsi="Arial" w:cs="Arial"/>
            <w:sz w:val="27"/>
            <w:szCs w:val="27"/>
            <w:vertAlign w:val="superscript"/>
          </w:rPr>
          <w:delText>2</w:delText>
        </w:r>
        <w:r w:rsidDel="002260E7">
          <w:rPr>
            <w:rFonts w:ascii="Arial" w:eastAsia="Arial" w:hAnsi="Arial" w:cs="Arial"/>
            <w:i/>
            <w:iCs/>
            <w:sz w:val="27"/>
            <w:szCs w:val="27"/>
            <w:vertAlign w:val="subscript"/>
          </w:rPr>
          <w:delText>m</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7"/>
            <w:szCs w:val="27"/>
            <w:vertAlign w:val="superscript"/>
          </w:rPr>
          <w:delText>2</w:delText>
        </w:r>
        <w:r w:rsidDel="002260E7">
          <w:rPr>
            <w:rFonts w:eastAsia="Times New Roman"/>
            <w:i/>
            <w:iCs/>
            <w:sz w:val="27"/>
            <w:szCs w:val="27"/>
            <w:vertAlign w:val="superscript"/>
          </w:rPr>
          <w:delText>;</w:delText>
        </w:r>
        <w:r w:rsidDel="002260E7">
          <w:rPr>
            <w:rFonts w:ascii="Arial" w:eastAsia="Arial" w:hAnsi="Arial" w:cs="Arial"/>
            <w:i/>
            <w:iCs/>
            <w:sz w:val="27"/>
            <w:szCs w:val="27"/>
            <w:vertAlign w:val="superscript"/>
          </w:rPr>
          <w:delText>q</w:delText>
        </w:r>
        <w:r w:rsidDel="002260E7">
          <w:rPr>
            <w:rFonts w:ascii="Arial" w:eastAsia="Arial" w:hAnsi="Arial" w:cs="Arial"/>
            <w:sz w:val="20"/>
            <w:szCs w:val="20"/>
          </w:rPr>
          <w:delText>.</w:delText>
        </w:r>
      </w:del>
    </w:p>
    <w:p w:rsidR="00A33515" w:rsidDel="002260E7" w:rsidRDefault="001A4D22">
      <w:pPr>
        <w:numPr>
          <w:ilvl w:val="0"/>
          <w:numId w:val="732"/>
        </w:numPr>
        <w:tabs>
          <w:tab w:val="left" w:pos="273"/>
        </w:tabs>
        <w:spacing w:line="304" w:lineRule="auto"/>
        <w:ind w:left="273" w:hanging="262"/>
        <w:jc w:val="both"/>
        <w:rPr>
          <w:del w:id="10439" w:author="Admin" w:date="2019-02-19T02:10:00Z"/>
          <w:rFonts w:ascii="Arial" w:eastAsia="Arial" w:hAnsi="Arial" w:cs="Arial"/>
          <w:b/>
          <w:bCs/>
          <w:sz w:val="19"/>
          <w:szCs w:val="19"/>
        </w:rPr>
        <w:pPrChange w:id="10440" w:author="Admin" w:date="2019-02-19T00:19:00Z">
          <w:pPr>
            <w:numPr>
              <w:numId w:val="735"/>
            </w:numPr>
            <w:tabs>
              <w:tab w:val="left" w:pos="273"/>
            </w:tabs>
            <w:spacing w:line="304" w:lineRule="auto"/>
            <w:ind w:left="273" w:hanging="262"/>
            <w:jc w:val="both"/>
          </w:pPr>
        </w:pPrChange>
      </w:pPr>
      <w:del w:id="10441" w:author="Admin" w:date="2019-02-19T02:10:00Z">
        <w:r w:rsidDel="002260E7">
          <w:rPr>
            <w:rFonts w:ascii="Arial" w:eastAsia="Arial" w:hAnsi="Arial" w:cs="Arial"/>
            <w:sz w:val="19"/>
            <w:szCs w:val="19"/>
          </w:rPr>
          <w:delText xml:space="preserve">Обобщите все указанные теоремы на случай размерности больше 2. Опишите все </w:delText>
        </w:r>
        <w:r w:rsidDel="002260E7">
          <w:rPr>
            <w:rFonts w:ascii="Arial" w:eastAsia="Arial" w:hAnsi="Arial" w:cs="Arial"/>
            <w:i/>
            <w:iCs/>
            <w:sz w:val="19"/>
            <w:szCs w:val="19"/>
          </w:rPr>
          <w:delText>L</w:delText>
        </w:r>
        <w:r w:rsidDel="002260E7">
          <w:rPr>
            <w:rFonts w:ascii="Arial" w:eastAsia="Arial" w:hAnsi="Arial" w:cs="Arial"/>
            <w:sz w:val="19"/>
            <w:szCs w:val="19"/>
          </w:rPr>
          <w:delText xml:space="preserve">-липшицевы биекции из </w:delText>
        </w:r>
        <w:r w:rsidDel="002260E7">
          <w:rPr>
            <w:rFonts w:eastAsia="Times New Roman"/>
            <w:sz w:val="19"/>
            <w:szCs w:val="19"/>
          </w:rPr>
          <w:delText>Z</w:delText>
        </w:r>
        <w:r w:rsidDel="002260E7">
          <w:rPr>
            <w:rFonts w:ascii="Arial" w:eastAsia="Arial" w:hAnsi="Arial" w:cs="Arial"/>
            <w:i/>
            <w:iCs/>
            <w:sz w:val="26"/>
            <w:szCs w:val="26"/>
            <w:vertAlign w:val="superscript"/>
          </w:rPr>
          <w:delText>n</w:delText>
        </w:r>
        <w:r w:rsidDel="002260E7">
          <w:rPr>
            <w:rFonts w:eastAsia="Times New Roman"/>
            <w:i/>
            <w:iCs/>
            <w:sz w:val="26"/>
            <w:szCs w:val="26"/>
            <w:vertAlign w:val="superscript"/>
          </w:rPr>
          <w:delText>;</w:delText>
        </w:r>
        <w:r w:rsidDel="002260E7">
          <w:rPr>
            <w:rFonts w:ascii="Arial" w:eastAsia="Arial" w:hAnsi="Arial" w:cs="Arial"/>
            <w:i/>
            <w:iCs/>
            <w:sz w:val="26"/>
            <w:szCs w:val="26"/>
            <w:vertAlign w:val="superscript"/>
          </w:rPr>
          <w:delText>p</w:delText>
        </w:r>
        <w:r w:rsidDel="002260E7">
          <w:rPr>
            <w:rFonts w:ascii="Arial" w:eastAsia="Arial" w:hAnsi="Arial" w:cs="Arial"/>
            <w:sz w:val="19"/>
            <w:szCs w:val="19"/>
          </w:rPr>
          <w:delText xml:space="preserve"> </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eastAsia="Times New Roman"/>
            <w:sz w:val="19"/>
            <w:szCs w:val="19"/>
          </w:rPr>
          <w:delText>Z</w:delText>
        </w:r>
        <w:r w:rsidDel="002260E7">
          <w:rPr>
            <w:rFonts w:ascii="Arial" w:eastAsia="Arial" w:hAnsi="Arial" w:cs="Arial"/>
            <w:i/>
            <w:iCs/>
            <w:sz w:val="26"/>
            <w:szCs w:val="26"/>
            <w:vertAlign w:val="superscript"/>
          </w:rPr>
          <w:delText>n</w:delText>
        </w:r>
        <w:r w:rsidDel="002260E7">
          <w:rPr>
            <w:rFonts w:eastAsia="Times New Roman"/>
            <w:i/>
            <w:iCs/>
            <w:sz w:val="26"/>
            <w:szCs w:val="26"/>
            <w:vertAlign w:val="superscript"/>
          </w:rPr>
          <w:delText>;</w:delText>
        </w:r>
        <w:r w:rsidDel="002260E7">
          <w:rPr>
            <w:rFonts w:ascii="Arial" w:eastAsia="Arial" w:hAnsi="Arial" w:cs="Arial"/>
            <w:i/>
            <w:iCs/>
            <w:sz w:val="26"/>
            <w:szCs w:val="26"/>
            <w:vertAlign w:val="superscript"/>
          </w:rPr>
          <w:delText>q</w:delText>
        </w:r>
        <w:r w:rsidDel="002260E7">
          <w:rPr>
            <w:rFonts w:ascii="Arial" w:eastAsia="Arial" w:hAnsi="Arial" w:cs="Arial"/>
            <w:sz w:val="19"/>
            <w:szCs w:val="19"/>
          </w:rPr>
          <w:delText xml:space="preserve"> для маленьких</w:delText>
        </w:r>
      </w:del>
    </w:p>
    <w:p w:rsidR="00A33515" w:rsidDel="002260E7" w:rsidRDefault="001A4D22">
      <w:pPr>
        <w:numPr>
          <w:ilvl w:val="2"/>
          <w:numId w:val="732"/>
        </w:numPr>
        <w:tabs>
          <w:tab w:val="left" w:pos="2993"/>
        </w:tabs>
        <w:spacing w:line="233" w:lineRule="auto"/>
        <w:ind w:left="2993" w:hanging="250"/>
        <w:rPr>
          <w:del w:id="10442" w:author="Admin" w:date="2019-02-19T02:10:00Z"/>
          <w:rFonts w:ascii="Arial" w:eastAsia="Arial" w:hAnsi="Arial" w:cs="Arial"/>
          <w:sz w:val="20"/>
          <w:szCs w:val="20"/>
        </w:rPr>
        <w:pPrChange w:id="10443" w:author="Admin" w:date="2019-02-19T00:19:00Z">
          <w:pPr>
            <w:numPr>
              <w:ilvl w:val="2"/>
              <w:numId w:val="735"/>
            </w:numPr>
            <w:tabs>
              <w:tab w:val="left" w:pos="2993"/>
            </w:tabs>
            <w:spacing w:line="233" w:lineRule="auto"/>
            <w:ind w:left="2993" w:hanging="250"/>
          </w:pPr>
        </w:pPrChange>
      </w:pPr>
      <w:del w:id="10444" w:author="Admin" w:date="2019-02-19T02:10:00Z">
        <w:r w:rsidDel="002260E7">
          <w:rPr>
            <w:rFonts w:ascii="Arial" w:eastAsia="Arial" w:hAnsi="Arial" w:cs="Arial"/>
            <w:b/>
            <w:bCs/>
            <w:sz w:val="20"/>
            <w:szCs w:val="20"/>
          </w:rPr>
          <w:delText xml:space="preserve">312 </w:delText>
        </w:r>
        <w:r w:rsidDel="002260E7">
          <w:rPr>
            <w:rFonts w:ascii="Arial" w:eastAsia="Arial" w:hAnsi="Arial" w:cs="Arial"/>
            <w:sz w:val="20"/>
            <w:szCs w:val="20"/>
          </w:rPr>
          <w:delText>−</w:delText>
        </w:r>
      </w:del>
    </w:p>
    <w:p w:rsidR="00A33515" w:rsidDel="002260E7" w:rsidRDefault="00A33515">
      <w:pPr>
        <w:rPr>
          <w:del w:id="10445" w:author="Admin" w:date="2019-02-19T02:10:00Z"/>
        </w:rPr>
        <w:sectPr w:rsidR="00A33515" w:rsidDel="002260E7">
          <w:pgSz w:w="8220" w:h="12472"/>
          <w:pgMar w:top="639" w:right="720" w:bottom="0" w:left="947" w:header="0" w:footer="0" w:gutter="0"/>
          <w:cols w:space="720" w:equalWidth="0">
            <w:col w:w="6553"/>
          </w:cols>
        </w:sectPr>
      </w:pPr>
    </w:p>
    <w:p w:rsidR="00A33515" w:rsidDel="002260E7" w:rsidRDefault="001A4D22">
      <w:pPr>
        <w:jc w:val="center"/>
        <w:rPr>
          <w:del w:id="10446" w:author="Admin" w:date="2019-02-19T02:10:00Z"/>
          <w:sz w:val="20"/>
          <w:szCs w:val="20"/>
        </w:rPr>
      </w:pPr>
      <w:bookmarkStart w:id="10447" w:name="page323"/>
      <w:bookmarkEnd w:id="10447"/>
      <w:del w:id="10448"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0449" w:author="Admin" w:date="2019-02-19T02:10:00Z"/>
          <w:sz w:val="20"/>
          <w:szCs w:val="20"/>
        </w:rPr>
      </w:pPr>
    </w:p>
    <w:p w:rsidR="00A33515" w:rsidDel="002260E7" w:rsidRDefault="001A4D22">
      <w:pPr>
        <w:ind w:left="500"/>
        <w:rPr>
          <w:del w:id="10450" w:author="Admin" w:date="2019-02-19T02:10:00Z"/>
          <w:sz w:val="20"/>
          <w:szCs w:val="20"/>
        </w:rPr>
      </w:pPr>
      <w:del w:id="10451" w:author="Admin" w:date="2019-02-19T02:10:00Z">
        <w:r w:rsidDel="002260E7">
          <w:rPr>
            <w:rFonts w:ascii="Arial" w:eastAsia="Arial" w:hAnsi="Arial" w:cs="Arial"/>
            <w:i/>
            <w:iCs/>
            <w:sz w:val="20"/>
            <w:szCs w:val="20"/>
          </w:rPr>
          <w:delText>L</w:delText>
        </w:r>
        <w:r w:rsidDel="002260E7">
          <w:rPr>
            <w:rFonts w:ascii="Arial" w:eastAsia="Arial" w:hAnsi="Arial" w:cs="Arial"/>
            <w:sz w:val="20"/>
            <w:szCs w:val="20"/>
          </w:rPr>
          <w:delText>.</w:delText>
        </w:r>
      </w:del>
    </w:p>
    <w:p w:rsidR="00A33515" w:rsidDel="002260E7" w:rsidRDefault="00A33515">
      <w:pPr>
        <w:spacing w:line="324" w:lineRule="exact"/>
        <w:rPr>
          <w:del w:id="10452" w:author="Admin" w:date="2019-02-19T02:10:00Z"/>
          <w:sz w:val="20"/>
          <w:szCs w:val="20"/>
        </w:rPr>
      </w:pPr>
    </w:p>
    <w:p w:rsidR="00A33515" w:rsidDel="002260E7" w:rsidRDefault="001A4D22">
      <w:pPr>
        <w:rPr>
          <w:del w:id="10453" w:author="Admin" w:date="2019-02-19T02:10:00Z"/>
          <w:sz w:val="20"/>
          <w:szCs w:val="20"/>
        </w:rPr>
      </w:pPr>
      <w:del w:id="10454" w:author="Admin" w:date="2019-02-19T02:10:00Z">
        <w:r w:rsidDel="002260E7">
          <w:rPr>
            <w:rFonts w:ascii="Arial" w:eastAsia="Arial" w:hAnsi="Arial" w:cs="Arial"/>
            <w:b/>
            <w:bCs/>
            <w:sz w:val="26"/>
            <w:szCs w:val="26"/>
          </w:rPr>
          <w:delText>Задача 6. Гипергеометрическая прогрессия</w:delText>
        </w:r>
      </w:del>
    </w:p>
    <w:p w:rsidR="00A33515" w:rsidDel="002260E7" w:rsidRDefault="00A33515">
      <w:pPr>
        <w:spacing w:line="178" w:lineRule="exact"/>
        <w:rPr>
          <w:del w:id="10455" w:author="Admin" w:date="2019-02-19T02:10:00Z"/>
          <w:sz w:val="20"/>
          <w:szCs w:val="20"/>
        </w:rPr>
      </w:pPr>
    </w:p>
    <w:p w:rsidR="00A33515" w:rsidDel="002260E7" w:rsidRDefault="001A4D22">
      <w:pPr>
        <w:numPr>
          <w:ilvl w:val="0"/>
          <w:numId w:val="733"/>
        </w:numPr>
        <w:tabs>
          <w:tab w:val="left" w:pos="500"/>
        </w:tabs>
        <w:ind w:left="500" w:hanging="273"/>
        <w:rPr>
          <w:del w:id="10456" w:author="Admin" w:date="2019-02-19T02:10:00Z"/>
          <w:rFonts w:ascii="Arial" w:eastAsia="Arial" w:hAnsi="Arial" w:cs="Arial"/>
          <w:b/>
          <w:bCs/>
          <w:sz w:val="20"/>
          <w:szCs w:val="20"/>
        </w:rPr>
        <w:pPrChange w:id="10457" w:author="Admin" w:date="2019-02-19T00:19:00Z">
          <w:pPr>
            <w:numPr>
              <w:numId w:val="736"/>
            </w:numPr>
            <w:tabs>
              <w:tab w:val="left" w:pos="500"/>
            </w:tabs>
            <w:ind w:left="500" w:hanging="273"/>
          </w:pPr>
        </w:pPrChange>
      </w:pPr>
      <w:del w:id="10458" w:author="Admin" w:date="2019-02-19T02:10:00Z">
        <w:r w:rsidDel="002260E7">
          <w:rPr>
            <w:rFonts w:ascii="Arial" w:eastAsia="Arial" w:hAnsi="Arial" w:cs="Arial"/>
            <w:sz w:val="20"/>
            <w:szCs w:val="20"/>
          </w:rPr>
          <w:delText>Рассмотрим следующее рекуррентное соотношение:</w:delText>
        </w:r>
      </w:del>
    </w:p>
    <w:p w:rsidR="00A33515" w:rsidDel="002260E7" w:rsidRDefault="00A33515">
      <w:pPr>
        <w:spacing w:line="180" w:lineRule="exact"/>
        <w:rPr>
          <w:del w:id="10459" w:author="Admin" w:date="2019-02-19T02:10:00Z"/>
          <w:sz w:val="20"/>
          <w:szCs w:val="20"/>
        </w:rPr>
      </w:pPr>
    </w:p>
    <w:p w:rsidR="00A33515" w:rsidRPr="001A4D22" w:rsidDel="002260E7" w:rsidRDefault="001A4D22">
      <w:pPr>
        <w:tabs>
          <w:tab w:val="left" w:pos="160"/>
        </w:tabs>
        <w:ind w:right="-499"/>
        <w:jc w:val="center"/>
        <w:rPr>
          <w:del w:id="10460" w:author="Admin" w:date="2019-02-19T02:10:00Z"/>
          <w:sz w:val="20"/>
          <w:szCs w:val="20"/>
          <w:lang w:val="en-US"/>
          <w:rPrChange w:id="10461" w:author="Admin" w:date="2019-02-18T23:55:00Z">
            <w:rPr>
              <w:del w:id="10462" w:author="Admin" w:date="2019-02-19T02:10:00Z"/>
              <w:sz w:val="20"/>
              <w:szCs w:val="20"/>
            </w:rPr>
          </w:rPrChange>
        </w:rPr>
      </w:pPr>
      <w:del w:id="10463" w:author="Admin" w:date="2019-02-19T02:10:00Z">
        <w:r w:rsidRPr="001A4D22" w:rsidDel="002260E7">
          <w:rPr>
            <w:rFonts w:ascii="Arial" w:eastAsia="Arial" w:hAnsi="Arial" w:cs="Arial"/>
            <w:i/>
            <w:iCs/>
            <w:sz w:val="20"/>
            <w:szCs w:val="20"/>
            <w:lang w:val="en-US"/>
            <w:rPrChange w:id="10464" w:author="Admin" w:date="2019-02-18T23:55:00Z">
              <w:rPr>
                <w:rFonts w:ascii="Arial" w:eastAsia="Arial" w:hAnsi="Arial" w:cs="Arial"/>
                <w:i/>
                <w:iCs/>
                <w:sz w:val="20"/>
                <w:szCs w:val="20"/>
              </w:rPr>
            </w:rPrChange>
          </w:rPr>
          <w:delText>p</w:delText>
        </w:r>
        <w:r w:rsidRPr="001A4D22" w:rsidDel="002260E7">
          <w:rPr>
            <w:rFonts w:eastAsia="Times New Roman"/>
            <w:sz w:val="20"/>
            <w:szCs w:val="20"/>
            <w:lang w:val="en-US"/>
            <w:rPrChange w:id="10465"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466" w:author="Admin" w:date="2019-02-18T23:55:00Z">
              <w:rPr>
                <w:rFonts w:ascii="Arial" w:eastAsia="Arial" w:hAnsi="Arial" w:cs="Arial"/>
                <w:i/>
                <w:iCs/>
                <w:sz w:val="20"/>
                <w:szCs w:val="20"/>
              </w:rPr>
            </w:rPrChange>
          </w:rPr>
          <w:delText>n</w:delText>
        </w:r>
        <w:r w:rsidRPr="001A4D22" w:rsidDel="002260E7">
          <w:rPr>
            <w:rFonts w:eastAsia="Times New Roman"/>
            <w:sz w:val="20"/>
            <w:szCs w:val="20"/>
            <w:lang w:val="en-US"/>
            <w:rPrChange w:id="10467"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468"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0469" w:author="Admin" w:date="2019-02-18T23:55: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10470" w:author="Admin" w:date="2019-02-18T23:55: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10471"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472" w:author="Admin" w:date="2019-02-18T23:55:00Z">
              <w:rPr>
                <w:rFonts w:ascii="Arial" w:eastAsia="Arial" w:hAnsi="Arial" w:cs="Arial"/>
                <w:i/>
                <w:iCs/>
                <w:sz w:val="20"/>
                <w:szCs w:val="20"/>
              </w:rPr>
            </w:rPrChange>
          </w:rPr>
          <w:delText xml:space="preserve"> q</w:delText>
        </w:r>
        <w:r w:rsidRPr="001A4D22" w:rsidDel="002260E7">
          <w:rPr>
            <w:rFonts w:eastAsia="Times New Roman"/>
            <w:sz w:val="20"/>
            <w:szCs w:val="20"/>
            <w:lang w:val="en-US"/>
            <w:rPrChange w:id="10473"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474" w:author="Admin" w:date="2019-02-18T23:55:00Z">
              <w:rPr>
                <w:rFonts w:ascii="Arial" w:eastAsia="Arial" w:hAnsi="Arial" w:cs="Arial"/>
                <w:i/>
                <w:iCs/>
                <w:sz w:val="20"/>
                <w:szCs w:val="20"/>
              </w:rPr>
            </w:rPrChange>
          </w:rPr>
          <w:delText>n</w:delText>
        </w:r>
        <w:r w:rsidRPr="001A4D22" w:rsidDel="002260E7">
          <w:rPr>
            <w:rFonts w:eastAsia="Times New Roman"/>
            <w:sz w:val="20"/>
            <w:szCs w:val="20"/>
            <w:lang w:val="en-US"/>
            <w:rPrChange w:id="10475"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476"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0477" w:author="Admin" w:date="2019-02-18T23:55: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10478" w:author="Admin" w:date="2019-02-18T23:55:00Z">
              <w:rPr>
                <w:rFonts w:ascii="Arial" w:eastAsia="Arial" w:hAnsi="Arial" w:cs="Arial"/>
                <w:i/>
                <w:iCs/>
                <w:sz w:val="20"/>
                <w:szCs w:val="20"/>
              </w:rPr>
            </w:rPrChange>
          </w:rPr>
          <w:delText xml:space="preserve">  </w:delText>
        </w:r>
        <w:r w:rsidRPr="001A4D22" w:rsidDel="002260E7">
          <w:rPr>
            <w:rFonts w:ascii="Arial" w:eastAsia="Arial" w:hAnsi="Arial" w:cs="Arial"/>
            <w:sz w:val="27"/>
            <w:szCs w:val="27"/>
            <w:vertAlign w:val="subscript"/>
            <w:lang w:val="en-US"/>
            <w:rPrChange w:id="10479" w:author="Admin" w:date="2019-02-18T23:55:00Z">
              <w:rPr>
                <w:rFonts w:ascii="Arial" w:eastAsia="Arial" w:hAnsi="Arial" w:cs="Arial"/>
                <w:sz w:val="27"/>
                <w:szCs w:val="27"/>
                <w:vertAlign w:val="subscript"/>
              </w:rPr>
            </w:rPrChange>
          </w:rPr>
          <w:delText>1</w:delText>
        </w:r>
        <w:r w:rsidRPr="001A4D22" w:rsidDel="002260E7">
          <w:rPr>
            <w:rFonts w:eastAsia="Times New Roman"/>
            <w:i/>
            <w:iCs/>
            <w:sz w:val="20"/>
            <w:szCs w:val="20"/>
            <w:lang w:val="en-US"/>
            <w:rPrChange w:id="10480" w:author="Admin" w:date="2019-02-18T23:55:00Z">
              <w:rPr>
                <w:rFonts w:eastAsia="Times New Roman"/>
                <w:i/>
                <w:iCs/>
                <w:sz w:val="20"/>
                <w:szCs w:val="20"/>
              </w:rPr>
            </w:rPrChange>
          </w:rPr>
          <w:delText>;</w:delText>
        </w:r>
        <w:r w:rsidRPr="001A4D22" w:rsidDel="002260E7">
          <w:rPr>
            <w:rFonts w:ascii="Arial" w:eastAsia="Arial" w:hAnsi="Arial" w:cs="Arial"/>
            <w:i/>
            <w:iCs/>
            <w:sz w:val="20"/>
            <w:szCs w:val="20"/>
            <w:lang w:val="en-US"/>
            <w:rPrChange w:id="10481" w:author="Admin" w:date="2019-02-18T23:55:00Z">
              <w:rPr>
                <w:rFonts w:ascii="Arial" w:eastAsia="Arial" w:hAnsi="Arial" w:cs="Arial"/>
                <w:i/>
                <w:iCs/>
                <w:sz w:val="20"/>
                <w:szCs w:val="20"/>
              </w:rPr>
            </w:rPrChange>
          </w:rPr>
          <w:delText xml:space="preserve"> </w:delText>
        </w:r>
        <w:r w:rsidDel="002260E7">
          <w:rPr>
            <w:rFonts w:ascii="Arial" w:eastAsia="Arial" w:hAnsi="Arial" w:cs="Arial"/>
            <w:sz w:val="20"/>
            <w:szCs w:val="20"/>
          </w:rPr>
          <w:delText>для</w:delText>
        </w:r>
        <w:r w:rsidRPr="001A4D22" w:rsidDel="002260E7">
          <w:rPr>
            <w:rFonts w:ascii="Arial" w:eastAsia="Arial" w:hAnsi="Arial" w:cs="Arial"/>
            <w:i/>
            <w:iCs/>
            <w:sz w:val="20"/>
            <w:szCs w:val="20"/>
            <w:lang w:val="en-US"/>
            <w:rPrChange w:id="10482" w:author="Admin" w:date="2019-02-18T23:55:00Z">
              <w:rPr>
                <w:rFonts w:ascii="Arial" w:eastAsia="Arial" w:hAnsi="Arial" w:cs="Arial"/>
                <w:i/>
                <w:iCs/>
                <w:sz w:val="20"/>
                <w:szCs w:val="20"/>
              </w:rPr>
            </w:rPrChange>
          </w:rPr>
          <w:delText xml:space="preserve"> n </w:delText>
        </w:r>
        <w:r w:rsidRPr="001A4D22" w:rsidDel="002260E7">
          <w:rPr>
            <w:rFonts w:eastAsia="Times New Roman"/>
            <w:i/>
            <w:iCs/>
            <w:sz w:val="20"/>
            <w:szCs w:val="20"/>
            <w:lang w:val="en-US"/>
            <w:rPrChange w:id="10483" w:author="Admin" w:date="2019-02-18T23:55:00Z">
              <w:rPr>
                <w:rFonts w:eastAsia="Times New Roman"/>
                <w:i/>
                <w:iCs/>
                <w:sz w:val="20"/>
                <w:szCs w:val="20"/>
              </w:rPr>
            </w:rPrChange>
          </w:rPr>
          <w:delText>&gt;</w:delText>
        </w:r>
        <w:r w:rsidRPr="001A4D22" w:rsidDel="002260E7">
          <w:rPr>
            <w:rFonts w:ascii="Arial" w:eastAsia="Arial" w:hAnsi="Arial" w:cs="Arial"/>
            <w:i/>
            <w:iCs/>
            <w:sz w:val="20"/>
            <w:szCs w:val="20"/>
            <w:lang w:val="en-US"/>
            <w:rPrChange w:id="10484" w:author="Admin" w:date="2019-02-18T23:55:00Z">
              <w:rPr>
                <w:rFonts w:ascii="Arial" w:eastAsia="Arial" w:hAnsi="Arial" w:cs="Arial"/>
                <w:i/>
                <w:iCs/>
                <w:sz w:val="20"/>
                <w:szCs w:val="20"/>
              </w:rPr>
            </w:rPrChange>
          </w:rPr>
          <w:delText xml:space="preserve"> n</w:delText>
        </w:r>
        <w:r w:rsidRPr="001A4D22" w:rsidDel="002260E7">
          <w:rPr>
            <w:rFonts w:ascii="Arial" w:eastAsia="Arial" w:hAnsi="Arial" w:cs="Arial"/>
            <w:sz w:val="27"/>
            <w:szCs w:val="27"/>
            <w:vertAlign w:val="subscript"/>
            <w:lang w:val="en-US"/>
            <w:rPrChange w:id="10485" w:author="Admin" w:date="2019-02-18T23:55:00Z">
              <w:rPr>
                <w:rFonts w:ascii="Arial" w:eastAsia="Arial" w:hAnsi="Arial" w:cs="Arial"/>
                <w:sz w:val="27"/>
                <w:szCs w:val="27"/>
                <w:vertAlign w:val="subscript"/>
              </w:rPr>
            </w:rPrChange>
          </w:rPr>
          <w:delText>0</w:delText>
        </w:r>
        <w:r w:rsidRPr="001A4D22" w:rsidDel="002260E7">
          <w:rPr>
            <w:rFonts w:ascii="Arial" w:eastAsia="Arial" w:hAnsi="Arial" w:cs="Arial"/>
            <w:i/>
            <w:iCs/>
            <w:sz w:val="20"/>
            <w:szCs w:val="20"/>
            <w:lang w:val="en-US"/>
            <w:rPrChange w:id="10486" w:author="Admin" w:date="2019-02-18T23:55:00Z">
              <w:rPr>
                <w:rFonts w:ascii="Arial" w:eastAsia="Arial" w:hAnsi="Arial" w:cs="Arial"/>
                <w:i/>
                <w:iCs/>
                <w:sz w:val="20"/>
                <w:szCs w:val="20"/>
              </w:rPr>
            </w:rPrChange>
          </w:rPr>
          <w:delText xml:space="preserve"> </w:delText>
        </w:r>
        <w:r w:rsidDel="002260E7">
          <w:rPr>
            <w:rFonts w:ascii="Arial" w:eastAsia="Arial" w:hAnsi="Arial" w:cs="Arial"/>
            <w:sz w:val="20"/>
            <w:szCs w:val="20"/>
          </w:rPr>
          <w:delText>и</w:delText>
        </w:r>
        <w:r w:rsidRPr="001A4D22" w:rsidDel="002260E7">
          <w:rPr>
            <w:rFonts w:ascii="Arial" w:eastAsia="Arial" w:hAnsi="Arial" w:cs="Arial"/>
            <w:i/>
            <w:iCs/>
            <w:sz w:val="20"/>
            <w:szCs w:val="20"/>
            <w:lang w:val="en-US"/>
            <w:rPrChange w:id="10487" w:author="Admin" w:date="2019-02-18T23:55:00Z">
              <w:rPr>
                <w:rFonts w:ascii="Arial" w:eastAsia="Arial" w:hAnsi="Arial" w:cs="Arial"/>
                <w:i/>
                <w:iCs/>
                <w:sz w:val="20"/>
                <w:szCs w:val="20"/>
              </w:rPr>
            </w:rPrChange>
          </w:rPr>
          <w:delText xml:space="preserve"> a</w:delText>
        </w:r>
        <w:r w:rsidRPr="001A4D22" w:rsidDel="002260E7">
          <w:rPr>
            <w:rFonts w:ascii="Arial" w:eastAsia="Arial" w:hAnsi="Arial" w:cs="Arial"/>
            <w:i/>
            <w:iCs/>
            <w:sz w:val="27"/>
            <w:szCs w:val="27"/>
            <w:vertAlign w:val="subscript"/>
            <w:lang w:val="en-US"/>
            <w:rPrChange w:id="10488" w:author="Admin" w:date="2019-02-18T23:55:00Z">
              <w:rPr>
                <w:rFonts w:ascii="Arial" w:eastAsia="Arial" w:hAnsi="Arial" w:cs="Arial"/>
                <w:i/>
                <w:iCs/>
                <w:sz w:val="27"/>
                <w:szCs w:val="27"/>
                <w:vertAlign w:val="subscript"/>
              </w:rPr>
            </w:rPrChange>
          </w:rPr>
          <w:delText>n</w:delText>
        </w:r>
        <w:r w:rsidRPr="001A4D22" w:rsidDel="002260E7">
          <w:rPr>
            <w:rFonts w:ascii="Arial" w:eastAsia="Arial" w:hAnsi="Arial" w:cs="Arial"/>
            <w:sz w:val="20"/>
            <w:szCs w:val="20"/>
            <w:vertAlign w:val="subscript"/>
            <w:lang w:val="en-US"/>
            <w:rPrChange w:id="10489" w:author="Admin" w:date="2019-02-18T23:55:00Z">
              <w:rPr>
                <w:rFonts w:ascii="Arial" w:eastAsia="Arial" w:hAnsi="Arial" w:cs="Arial"/>
                <w:sz w:val="20"/>
                <w:szCs w:val="20"/>
                <w:vertAlign w:val="subscript"/>
              </w:rPr>
            </w:rPrChange>
          </w:rPr>
          <w:delText>0</w:delText>
        </w:r>
        <w:r w:rsidRPr="001A4D22" w:rsidDel="002260E7">
          <w:rPr>
            <w:rFonts w:ascii="Arial" w:eastAsia="Arial" w:hAnsi="Arial" w:cs="Arial"/>
            <w:i/>
            <w:iCs/>
            <w:sz w:val="20"/>
            <w:szCs w:val="20"/>
            <w:lang w:val="en-US"/>
            <w:rPrChange w:id="10490" w:author="Admin" w:date="2019-02-18T23:55: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10491" w:author="Admin" w:date="2019-02-18T23:55:00Z">
              <w:rPr>
                <w:rFonts w:eastAsia="Times New Roman"/>
                <w:sz w:val="20"/>
                <w:szCs w:val="20"/>
              </w:rPr>
            </w:rPrChange>
          </w:rPr>
          <w:delText>=</w:delText>
        </w:r>
        <w:r w:rsidRPr="001A4D22" w:rsidDel="002260E7">
          <w:rPr>
            <w:sz w:val="20"/>
            <w:szCs w:val="20"/>
            <w:lang w:val="en-US"/>
            <w:rPrChange w:id="10492" w:author="Admin" w:date="2019-02-18T23:55:00Z">
              <w:rPr>
                <w:sz w:val="20"/>
                <w:szCs w:val="20"/>
              </w:rPr>
            </w:rPrChange>
          </w:rPr>
          <w:tab/>
        </w:r>
        <w:r w:rsidRPr="001A4D22" w:rsidDel="002260E7">
          <w:rPr>
            <w:rFonts w:eastAsia="Times New Roman"/>
            <w:i/>
            <w:iCs/>
            <w:sz w:val="18"/>
            <w:szCs w:val="18"/>
            <w:lang w:val="en-US"/>
            <w:rPrChange w:id="10493" w:author="Admin" w:date="2019-02-18T23:55:00Z">
              <w:rPr>
                <w:rFonts w:eastAsia="Times New Roman"/>
                <w:i/>
                <w:iCs/>
                <w:sz w:val="18"/>
                <w:szCs w:val="18"/>
              </w:rPr>
            </w:rPrChange>
          </w:rPr>
          <w:delText>;</w:delText>
        </w:r>
      </w:del>
    </w:p>
    <w:p w:rsidR="00A33515" w:rsidRPr="001A4D22" w:rsidDel="002260E7" w:rsidRDefault="00A33515">
      <w:pPr>
        <w:spacing w:line="251" w:lineRule="exact"/>
        <w:rPr>
          <w:del w:id="10494" w:author="Admin" w:date="2019-02-19T02:10:00Z"/>
          <w:sz w:val="20"/>
          <w:szCs w:val="20"/>
          <w:lang w:val="en-US"/>
          <w:rPrChange w:id="10495" w:author="Admin" w:date="2019-02-18T23:55:00Z">
            <w:rPr>
              <w:del w:id="10496" w:author="Admin" w:date="2019-02-19T02:10:00Z"/>
              <w:sz w:val="20"/>
              <w:szCs w:val="20"/>
            </w:rPr>
          </w:rPrChange>
        </w:rPr>
      </w:pPr>
    </w:p>
    <w:p w:rsidR="00A33515" w:rsidDel="002260E7" w:rsidRDefault="001A4D22">
      <w:pPr>
        <w:spacing w:line="291" w:lineRule="auto"/>
        <w:ind w:left="500"/>
        <w:jc w:val="both"/>
        <w:rPr>
          <w:del w:id="10497" w:author="Admin" w:date="2019-02-19T02:10:00Z"/>
          <w:sz w:val="20"/>
          <w:szCs w:val="20"/>
        </w:rPr>
      </w:pPr>
      <w:del w:id="10498" w:author="Admin" w:date="2019-02-19T02:10:00Z">
        <w:r w:rsidDel="002260E7">
          <w:rPr>
            <w:rFonts w:ascii="Arial" w:eastAsia="Arial" w:hAnsi="Arial" w:cs="Arial"/>
            <w:sz w:val="20"/>
            <w:szCs w:val="20"/>
          </w:rPr>
          <w:delText xml:space="preserve">где — некоторое вещественное число, а </w:delText>
        </w:r>
        <w:r w:rsidDel="002260E7">
          <w:rPr>
            <w:rFonts w:ascii="Arial" w:eastAsia="Arial" w:hAnsi="Arial" w:cs="Arial"/>
            <w:i/>
            <w:iCs/>
            <w:sz w:val="20"/>
            <w:szCs w:val="20"/>
          </w:rPr>
          <w:delText>p</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q</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 некоторые многочлены с вещественными коэффициентами. Выведите явную формулу для его решения.</w:delText>
        </w:r>
      </w:del>
    </w:p>
    <w:p w:rsidR="00A33515" w:rsidDel="002260E7" w:rsidRDefault="00A33515">
      <w:pPr>
        <w:spacing w:line="125" w:lineRule="exact"/>
        <w:rPr>
          <w:del w:id="10499" w:author="Admin" w:date="2019-02-19T02:10:00Z"/>
          <w:sz w:val="20"/>
          <w:szCs w:val="20"/>
        </w:rPr>
      </w:pPr>
    </w:p>
    <w:p w:rsidR="00A33515" w:rsidDel="002260E7" w:rsidRDefault="001A4D22">
      <w:pPr>
        <w:spacing w:line="267" w:lineRule="auto"/>
        <w:ind w:left="500" w:hanging="270"/>
        <w:jc w:val="both"/>
        <w:rPr>
          <w:del w:id="10500" w:author="Admin" w:date="2019-02-19T02:10:00Z"/>
          <w:sz w:val="20"/>
          <w:szCs w:val="20"/>
        </w:rPr>
      </w:pPr>
      <w:del w:id="10501" w:author="Admin" w:date="2019-02-19T02:10:00Z">
        <w:r w:rsidDel="002260E7">
          <w:rPr>
            <w:rFonts w:ascii="Arial" w:eastAsia="Arial" w:hAnsi="Arial" w:cs="Arial"/>
            <w:b/>
            <w:bCs/>
            <w:sz w:val="19"/>
            <w:szCs w:val="19"/>
          </w:rPr>
          <w:delText xml:space="preserve">2. </w:delText>
        </w:r>
        <w:r w:rsidDel="002260E7">
          <w:rPr>
            <w:rFonts w:ascii="Arial" w:eastAsia="Arial" w:hAnsi="Arial" w:cs="Arial"/>
            <w:sz w:val="19"/>
            <w:szCs w:val="19"/>
          </w:rPr>
          <w:delText xml:space="preserve">Последовательность из предыдущего пункта назовём гипергеомет-рической прогрессией. Будем говорить, что многочлены </w:delText>
        </w:r>
        <w:r w:rsidDel="002260E7">
          <w:rPr>
            <w:rFonts w:ascii="Arial" w:eastAsia="Arial" w:hAnsi="Arial" w:cs="Arial"/>
            <w:i/>
            <w:iCs/>
            <w:sz w:val="19"/>
            <w:szCs w:val="19"/>
          </w:rPr>
          <w:delText>p</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q</w:delText>
        </w:r>
        <w:r w:rsidDel="002260E7">
          <w:rPr>
            <w:rFonts w:ascii="Arial" w:eastAsia="Arial" w:hAnsi="Arial" w:cs="Arial"/>
            <w:sz w:val="19"/>
            <w:szCs w:val="19"/>
          </w:rPr>
          <w:delText xml:space="preserve"> опре-деляют эту прогрессию. Являются или нет частными случаями ги-пергеометрической прогрессии: а) геометрическая прогрессия; б) арифметическая прогрессия; в) </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eastAsia="Times New Roman"/>
            <w:sz w:val="19"/>
            <w:szCs w:val="19"/>
          </w:rPr>
          <w:delText>!</w:delText>
        </w:r>
        <w:r w:rsidDel="002260E7">
          <w:rPr>
            <w:rFonts w:ascii="Arial" w:eastAsia="Arial" w:hAnsi="Arial" w:cs="Arial"/>
            <w:sz w:val="19"/>
            <w:szCs w:val="19"/>
          </w:rPr>
          <w:delText xml:space="preserve">; г) </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C</w:delText>
        </w:r>
        <w:r w:rsidDel="002260E7">
          <w:rPr>
            <w:rFonts w:ascii="Arial" w:eastAsia="Arial" w:hAnsi="Arial" w:cs="Arial"/>
            <w:i/>
            <w:iCs/>
            <w:sz w:val="26"/>
            <w:szCs w:val="26"/>
            <w:vertAlign w:val="superscript"/>
          </w:rPr>
          <w:delText>k</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для фиксирован-</w:delText>
        </w:r>
      </w:del>
    </w:p>
    <w:p w:rsidR="00A33515" w:rsidDel="002260E7" w:rsidRDefault="001A4D22">
      <w:pPr>
        <w:spacing w:line="184" w:lineRule="auto"/>
        <w:ind w:left="500"/>
        <w:rPr>
          <w:del w:id="10502" w:author="Admin" w:date="2019-02-19T02:10:00Z"/>
          <w:sz w:val="20"/>
          <w:szCs w:val="20"/>
        </w:rPr>
      </w:pPr>
      <w:del w:id="10503" w:author="Admin" w:date="2019-02-19T02:10:00Z">
        <w:r w:rsidDel="002260E7">
          <w:rPr>
            <w:rFonts w:ascii="Arial" w:eastAsia="Arial" w:hAnsi="Arial" w:cs="Arial"/>
            <w:sz w:val="17"/>
            <w:szCs w:val="17"/>
          </w:rPr>
          <w:delText xml:space="preserve">ного </w:delText>
        </w:r>
        <w:r w:rsidDel="002260E7">
          <w:rPr>
            <w:rFonts w:ascii="Arial" w:eastAsia="Arial" w:hAnsi="Arial" w:cs="Arial"/>
            <w:i/>
            <w:iCs/>
            <w:sz w:val="17"/>
            <w:szCs w:val="17"/>
          </w:rPr>
          <w:delText>k</w:delText>
        </w:r>
        <w:r w:rsidDel="002260E7">
          <w:rPr>
            <w:rFonts w:ascii="Arial" w:eastAsia="Arial" w:hAnsi="Arial" w:cs="Arial"/>
            <w:sz w:val="17"/>
            <w:szCs w:val="17"/>
          </w:rPr>
          <w:delText xml:space="preserve">; д) </w:delText>
        </w:r>
        <w:r w:rsidDel="002260E7">
          <w:rPr>
            <w:rFonts w:ascii="Arial" w:eastAsia="Arial" w:hAnsi="Arial" w:cs="Arial"/>
            <w:i/>
            <w:iCs/>
            <w:sz w:val="17"/>
            <w:szCs w:val="17"/>
          </w:rPr>
          <w:delText>a</w:delText>
        </w:r>
        <w:r w:rsidDel="002260E7">
          <w:rPr>
            <w:rFonts w:ascii="Arial" w:eastAsia="Arial" w:hAnsi="Arial" w:cs="Arial"/>
            <w:i/>
            <w:iCs/>
            <w:sz w:val="11"/>
            <w:szCs w:val="11"/>
          </w:rPr>
          <w:delText>n</w:delText>
        </w:r>
        <w:r w:rsidDel="002260E7">
          <w:rPr>
            <w:rFonts w:ascii="Arial" w:eastAsia="Arial" w:hAnsi="Arial" w:cs="Arial"/>
            <w:sz w:val="17"/>
            <w:szCs w:val="17"/>
          </w:rPr>
          <w:delText xml:space="preserve"> </w:delText>
        </w:r>
        <w:r w:rsidDel="002260E7">
          <w:rPr>
            <w:rFonts w:eastAsia="Times New Roman"/>
            <w:sz w:val="17"/>
            <w:szCs w:val="17"/>
          </w:rPr>
          <w:delText>=</w:delText>
        </w:r>
        <w:r w:rsidDel="002260E7">
          <w:rPr>
            <w:rFonts w:ascii="Arial" w:eastAsia="Arial" w:hAnsi="Arial" w:cs="Arial"/>
            <w:sz w:val="17"/>
            <w:szCs w:val="17"/>
          </w:rPr>
          <w:delText xml:space="preserve"> </w:delText>
        </w:r>
        <w:r w:rsidDel="002260E7">
          <w:rPr>
            <w:rFonts w:eastAsia="Times New Roman"/>
            <w:vertAlign w:val="superscript"/>
          </w:rPr>
          <w:delText>(</w:delText>
        </w:r>
        <w:r w:rsidDel="002260E7">
          <w:rPr>
            <w:rFonts w:ascii="Arial" w:eastAsia="Arial" w:hAnsi="Arial" w:cs="Arial"/>
            <w:sz w:val="17"/>
            <w:szCs w:val="17"/>
          </w:rPr>
          <w:delText xml:space="preserve">  </w:delText>
        </w:r>
        <w:r w:rsidDel="002260E7">
          <w:rPr>
            <w:rFonts w:ascii="Arial" w:eastAsia="Arial" w:hAnsi="Arial" w:cs="Arial"/>
            <w:vertAlign w:val="superscript"/>
          </w:rPr>
          <w:delText>1</w:delText>
        </w:r>
        <w:r w:rsidDel="002260E7">
          <w:rPr>
            <w:rFonts w:eastAsia="Times New Roman"/>
            <w:vertAlign w:val="superscript"/>
          </w:rPr>
          <w:delText>)</w:delText>
        </w:r>
        <w:r w:rsidDel="002260E7">
          <w:rPr>
            <w:rFonts w:ascii="Arial" w:eastAsia="Arial" w:hAnsi="Arial" w:cs="Arial"/>
            <w:i/>
            <w:iCs/>
            <w:sz w:val="17"/>
            <w:szCs w:val="17"/>
            <w:vertAlign w:val="superscript"/>
          </w:rPr>
          <w:delText>n</w:delText>
        </w:r>
        <w:r w:rsidDel="002260E7">
          <w:rPr>
            <w:rFonts w:eastAsia="Times New Roman"/>
            <w:vertAlign w:val="superscript"/>
          </w:rPr>
          <w:delText>+</w:delText>
        </w:r>
        <w:r w:rsidDel="002260E7">
          <w:rPr>
            <w:rFonts w:ascii="Arial" w:eastAsia="Arial" w:hAnsi="Arial" w:cs="Arial"/>
            <w:vertAlign w:val="superscript"/>
          </w:rPr>
          <w:delText>1</w:delText>
        </w:r>
        <w:r w:rsidDel="002260E7">
          <w:rPr>
            <w:rFonts w:ascii="Arial" w:eastAsia="Arial" w:hAnsi="Arial" w:cs="Arial"/>
            <w:sz w:val="17"/>
            <w:szCs w:val="17"/>
          </w:rPr>
          <w:delText xml:space="preserve"> ? Если да, то какие многочлены их задают?</w:delText>
        </w:r>
      </w:del>
    </w:p>
    <w:p w:rsidR="00A33515" w:rsidDel="002260E7" w:rsidRDefault="001A4D22">
      <w:pPr>
        <w:spacing w:line="20" w:lineRule="exact"/>
        <w:rPr>
          <w:del w:id="10504" w:author="Admin" w:date="2019-02-19T02:10:00Z"/>
          <w:sz w:val="20"/>
          <w:szCs w:val="20"/>
        </w:rPr>
      </w:pPr>
      <w:del w:id="10505" w:author="Admin" w:date="2019-02-19T02:10:00Z">
        <w:r w:rsidDel="002260E7">
          <w:rPr>
            <w:noProof/>
            <w:sz w:val="20"/>
            <w:szCs w:val="20"/>
          </w:rPr>
          <mc:AlternateContent>
            <mc:Choice Requires="wps">
              <w:drawing>
                <wp:anchor distT="0" distB="0" distL="114300" distR="114300" simplePos="0" relativeHeight="251914240" behindDoc="1" locked="0" layoutInCell="0" allowOverlap="1" wp14:anchorId="0BF3976E" wp14:editId="1B0505A5">
                  <wp:simplePos x="0" y="0"/>
                  <wp:positionH relativeFrom="column">
                    <wp:posOffset>1205865</wp:posOffset>
                  </wp:positionH>
                  <wp:positionV relativeFrom="paragraph">
                    <wp:posOffset>-6350</wp:posOffset>
                  </wp:positionV>
                  <wp:extent cx="371475" cy="0"/>
                  <wp:effectExtent l="0" t="0" r="0" b="0"/>
                  <wp:wrapNone/>
                  <wp:docPr id="551" name="Shap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14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1" o:spid="_x0000_s1026" style="position:absolute;z-index:-251402240;visibility:visible;mso-wrap-style:square;mso-wrap-distance-left:9pt;mso-wrap-distance-top:0;mso-wrap-distance-right:9pt;mso-wrap-distance-bottom:0;mso-position-horizontal:absolute;mso-position-horizontal-relative:text;mso-position-vertical:absolute;mso-position-vertical-relative:text" from="94.95pt,-.5pt" to="124.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" o:allowincell="f" filled="t" strokeweight=".14039mm">
                  <v:stroke joinstyle="miter"/>
                  <o:lock v:ext="edit" shapetype="f"/>
                </v:line>
              </w:pict>
            </mc:Fallback>
          </mc:AlternateContent>
        </w:r>
      </w:del>
    </w:p>
    <w:p w:rsidR="00A33515" w:rsidDel="002260E7" w:rsidRDefault="001A4D22">
      <w:pPr>
        <w:spacing w:line="213" w:lineRule="auto"/>
        <w:ind w:left="2160"/>
        <w:rPr>
          <w:del w:id="10506" w:author="Admin" w:date="2019-02-19T02:10:00Z"/>
          <w:sz w:val="20"/>
          <w:szCs w:val="20"/>
        </w:rPr>
      </w:pPr>
      <w:del w:id="10507" w:author="Admin" w:date="2019-02-19T02:10:00Z">
        <w:r w:rsidDel="002260E7">
          <w:rPr>
            <w:rFonts w:ascii="Arial" w:eastAsia="Arial" w:hAnsi="Arial" w:cs="Arial"/>
            <w:sz w:val="14"/>
            <w:szCs w:val="14"/>
          </w:rPr>
          <w:delText>2</w:delText>
        </w:r>
      </w:del>
    </w:p>
    <w:p w:rsidR="00A33515" w:rsidDel="002260E7" w:rsidRDefault="00A33515">
      <w:pPr>
        <w:spacing w:line="124" w:lineRule="exact"/>
        <w:rPr>
          <w:del w:id="10508" w:author="Admin" w:date="2019-02-19T02:10:00Z"/>
          <w:sz w:val="20"/>
          <w:szCs w:val="20"/>
        </w:rPr>
      </w:pPr>
    </w:p>
    <w:p w:rsidR="00A33515" w:rsidDel="002260E7" w:rsidRDefault="001A4D22">
      <w:pPr>
        <w:numPr>
          <w:ilvl w:val="0"/>
          <w:numId w:val="734"/>
        </w:numPr>
        <w:tabs>
          <w:tab w:val="left" w:pos="500"/>
        </w:tabs>
        <w:ind w:left="500" w:hanging="273"/>
        <w:rPr>
          <w:del w:id="10509" w:author="Admin" w:date="2019-02-19T02:10:00Z"/>
          <w:rFonts w:ascii="Arial" w:eastAsia="Arial" w:hAnsi="Arial" w:cs="Arial"/>
          <w:b/>
          <w:bCs/>
          <w:sz w:val="20"/>
          <w:szCs w:val="20"/>
        </w:rPr>
        <w:pPrChange w:id="10510" w:author="Admin" w:date="2019-02-19T00:19:00Z">
          <w:pPr>
            <w:numPr>
              <w:numId w:val="737"/>
            </w:numPr>
            <w:tabs>
              <w:tab w:val="left" w:pos="500"/>
            </w:tabs>
            <w:ind w:left="500" w:hanging="273"/>
          </w:pPr>
        </w:pPrChange>
      </w:pPr>
      <w:del w:id="10511" w:author="Admin" w:date="2019-02-19T02:10:00Z">
        <w:r w:rsidDel="002260E7">
          <w:rPr>
            <w:rFonts w:ascii="Arial" w:eastAsia="Arial" w:hAnsi="Arial" w:cs="Arial"/>
            <w:sz w:val="20"/>
            <w:szCs w:val="20"/>
          </w:rPr>
          <w:delText>Рассмотрим рекуррентное соотношение</w:delText>
        </w:r>
      </w:del>
    </w:p>
    <w:p w:rsidR="00A33515" w:rsidDel="002260E7" w:rsidRDefault="00A33515">
      <w:pPr>
        <w:spacing w:line="191" w:lineRule="exact"/>
        <w:rPr>
          <w:del w:id="10512" w:author="Admin" w:date="2019-02-19T02:10:00Z"/>
          <w:sz w:val="20"/>
          <w:szCs w:val="20"/>
        </w:rPr>
      </w:pPr>
    </w:p>
    <w:p w:rsidR="00A33515" w:rsidRPr="001A4D22" w:rsidDel="002260E7" w:rsidRDefault="001A4D22">
      <w:pPr>
        <w:ind w:right="-499"/>
        <w:jc w:val="center"/>
        <w:rPr>
          <w:del w:id="10513" w:author="Admin" w:date="2019-02-19T02:10:00Z"/>
          <w:sz w:val="20"/>
          <w:szCs w:val="20"/>
          <w:lang w:val="en-US"/>
          <w:rPrChange w:id="10514" w:author="Admin" w:date="2019-02-18T23:55:00Z">
            <w:rPr>
              <w:del w:id="10515" w:author="Admin" w:date="2019-02-19T02:10:00Z"/>
              <w:sz w:val="20"/>
              <w:szCs w:val="20"/>
            </w:rPr>
          </w:rPrChange>
        </w:rPr>
      </w:pPr>
      <w:del w:id="10516" w:author="Admin" w:date="2019-02-19T02:10:00Z">
        <w:r w:rsidRPr="001A4D22" w:rsidDel="002260E7">
          <w:rPr>
            <w:rFonts w:ascii="Arial" w:eastAsia="Arial" w:hAnsi="Arial" w:cs="Arial"/>
            <w:i/>
            <w:iCs/>
            <w:sz w:val="20"/>
            <w:szCs w:val="20"/>
            <w:lang w:val="en-US"/>
            <w:rPrChange w:id="10517" w:author="Admin" w:date="2019-02-18T23:55:00Z">
              <w:rPr>
                <w:rFonts w:ascii="Arial" w:eastAsia="Arial" w:hAnsi="Arial" w:cs="Arial"/>
                <w:i/>
                <w:iCs/>
                <w:sz w:val="20"/>
                <w:szCs w:val="20"/>
              </w:rPr>
            </w:rPrChange>
          </w:rPr>
          <w:delText>p</w:delText>
        </w:r>
        <w:r w:rsidRPr="001A4D22" w:rsidDel="002260E7">
          <w:rPr>
            <w:rFonts w:eastAsia="Times New Roman"/>
            <w:sz w:val="20"/>
            <w:szCs w:val="20"/>
            <w:lang w:val="en-US"/>
            <w:rPrChange w:id="10518"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19" w:author="Admin" w:date="2019-02-18T23:55:00Z">
              <w:rPr>
                <w:rFonts w:ascii="Arial" w:eastAsia="Arial" w:hAnsi="Arial" w:cs="Arial"/>
                <w:i/>
                <w:iCs/>
                <w:sz w:val="20"/>
                <w:szCs w:val="20"/>
              </w:rPr>
            </w:rPrChange>
          </w:rPr>
          <w:delText>n</w:delText>
        </w:r>
        <w:r w:rsidRPr="001A4D22" w:rsidDel="002260E7">
          <w:rPr>
            <w:rFonts w:eastAsia="Times New Roman"/>
            <w:sz w:val="20"/>
            <w:szCs w:val="20"/>
            <w:lang w:val="en-US"/>
            <w:rPrChange w:id="10520"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21"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0522" w:author="Admin" w:date="2019-02-18T23:55: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10523" w:author="Admin" w:date="2019-02-18T23:55: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10524"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25" w:author="Admin" w:date="2019-02-18T23:55:00Z">
              <w:rPr>
                <w:rFonts w:ascii="Arial" w:eastAsia="Arial" w:hAnsi="Arial" w:cs="Arial"/>
                <w:i/>
                <w:iCs/>
                <w:sz w:val="20"/>
                <w:szCs w:val="20"/>
              </w:rPr>
            </w:rPrChange>
          </w:rPr>
          <w:delText xml:space="preserve"> q</w:delText>
        </w:r>
        <w:r w:rsidRPr="001A4D22" w:rsidDel="002260E7">
          <w:rPr>
            <w:rFonts w:eastAsia="Times New Roman"/>
            <w:sz w:val="20"/>
            <w:szCs w:val="20"/>
            <w:lang w:val="en-US"/>
            <w:rPrChange w:id="10526"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27" w:author="Admin" w:date="2019-02-18T23:55:00Z">
              <w:rPr>
                <w:rFonts w:ascii="Arial" w:eastAsia="Arial" w:hAnsi="Arial" w:cs="Arial"/>
                <w:i/>
                <w:iCs/>
                <w:sz w:val="20"/>
                <w:szCs w:val="20"/>
              </w:rPr>
            </w:rPrChange>
          </w:rPr>
          <w:delText>n</w:delText>
        </w:r>
        <w:r w:rsidRPr="001A4D22" w:rsidDel="002260E7">
          <w:rPr>
            <w:rFonts w:eastAsia="Times New Roman"/>
            <w:sz w:val="20"/>
            <w:szCs w:val="20"/>
            <w:lang w:val="en-US"/>
            <w:rPrChange w:id="10528"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29"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0530" w:author="Admin" w:date="2019-02-18T23:55: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10531" w:author="Admin" w:date="2019-02-18T23:55:00Z">
              <w:rPr>
                <w:rFonts w:ascii="Arial" w:eastAsia="Arial" w:hAnsi="Arial" w:cs="Arial"/>
                <w:i/>
                <w:iCs/>
                <w:sz w:val="20"/>
                <w:szCs w:val="20"/>
              </w:rPr>
            </w:rPrChange>
          </w:rPr>
          <w:delText xml:space="preserve">  </w:delText>
        </w:r>
        <w:r w:rsidRPr="001A4D22" w:rsidDel="002260E7">
          <w:rPr>
            <w:rFonts w:ascii="Arial" w:eastAsia="Arial" w:hAnsi="Arial" w:cs="Arial"/>
            <w:sz w:val="27"/>
            <w:szCs w:val="27"/>
            <w:vertAlign w:val="subscript"/>
            <w:lang w:val="en-US"/>
            <w:rPrChange w:id="10532" w:author="Admin" w:date="2019-02-18T23:55:00Z">
              <w:rPr>
                <w:rFonts w:ascii="Arial" w:eastAsia="Arial" w:hAnsi="Arial" w:cs="Arial"/>
                <w:sz w:val="27"/>
                <w:szCs w:val="27"/>
                <w:vertAlign w:val="subscript"/>
              </w:rPr>
            </w:rPrChange>
          </w:rPr>
          <w:delText>1</w:delText>
        </w:r>
        <w:r w:rsidRPr="001A4D22" w:rsidDel="002260E7">
          <w:rPr>
            <w:rFonts w:ascii="Arial" w:eastAsia="Arial" w:hAnsi="Arial" w:cs="Arial"/>
            <w:i/>
            <w:iCs/>
            <w:sz w:val="20"/>
            <w:szCs w:val="20"/>
            <w:lang w:val="en-US"/>
            <w:rPrChange w:id="10533" w:author="Admin" w:date="2019-02-18T23:55: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10534"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35" w:author="Admin" w:date="2019-02-18T23:55:00Z">
              <w:rPr>
                <w:rFonts w:ascii="Arial" w:eastAsia="Arial" w:hAnsi="Arial" w:cs="Arial"/>
                <w:i/>
                <w:iCs/>
                <w:sz w:val="20"/>
                <w:szCs w:val="20"/>
              </w:rPr>
            </w:rPrChange>
          </w:rPr>
          <w:delText xml:space="preserve"> r</w:delText>
        </w:r>
        <w:r w:rsidRPr="001A4D22" w:rsidDel="002260E7">
          <w:rPr>
            <w:rFonts w:eastAsia="Times New Roman"/>
            <w:sz w:val="20"/>
            <w:szCs w:val="20"/>
            <w:lang w:val="en-US"/>
            <w:rPrChange w:id="10536"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37" w:author="Admin" w:date="2019-02-18T23:55:00Z">
              <w:rPr>
                <w:rFonts w:ascii="Arial" w:eastAsia="Arial" w:hAnsi="Arial" w:cs="Arial"/>
                <w:i/>
                <w:iCs/>
                <w:sz w:val="20"/>
                <w:szCs w:val="20"/>
              </w:rPr>
            </w:rPrChange>
          </w:rPr>
          <w:delText>n</w:delText>
        </w:r>
        <w:r w:rsidRPr="001A4D22" w:rsidDel="002260E7">
          <w:rPr>
            <w:rFonts w:eastAsia="Times New Roman"/>
            <w:sz w:val="20"/>
            <w:szCs w:val="20"/>
            <w:lang w:val="en-US"/>
            <w:rPrChange w:id="10538"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39"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0540" w:author="Admin" w:date="2019-02-18T23:55: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10541" w:author="Admin" w:date="2019-02-18T23:55:00Z">
              <w:rPr>
                <w:rFonts w:ascii="Arial" w:eastAsia="Arial" w:hAnsi="Arial" w:cs="Arial"/>
                <w:i/>
                <w:iCs/>
                <w:sz w:val="20"/>
                <w:szCs w:val="20"/>
              </w:rPr>
            </w:rPrChange>
          </w:rPr>
          <w:delText xml:space="preserve">  </w:delText>
        </w:r>
        <w:r w:rsidRPr="001A4D22" w:rsidDel="002260E7">
          <w:rPr>
            <w:rFonts w:ascii="Arial" w:eastAsia="Arial" w:hAnsi="Arial" w:cs="Arial"/>
            <w:sz w:val="27"/>
            <w:szCs w:val="27"/>
            <w:vertAlign w:val="subscript"/>
            <w:lang w:val="en-US"/>
            <w:rPrChange w:id="10542" w:author="Admin" w:date="2019-02-18T23:55:00Z">
              <w:rPr>
                <w:rFonts w:ascii="Arial" w:eastAsia="Arial" w:hAnsi="Arial" w:cs="Arial"/>
                <w:sz w:val="27"/>
                <w:szCs w:val="27"/>
                <w:vertAlign w:val="subscript"/>
              </w:rPr>
            </w:rPrChange>
          </w:rPr>
          <w:delText>2</w:delText>
        </w:r>
        <w:r w:rsidRPr="001A4D22" w:rsidDel="002260E7">
          <w:rPr>
            <w:rFonts w:eastAsia="Times New Roman"/>
            <w:i/>
            <w:iCs/>
            <w:sz w:val="20"/>
            <w:szCs w:val="20"/>
            <w:lang w:val="en-US"/>
            <w:rPrChange w:id="10543" w:author="Admin" w:date="2019-02-18T23:55:00Z">
              <w:rPr>
                <w:rFonts w:eastAsia="Times New Roman"/>
                <w:i/>
                <w:iCs/>
                <w:sz w:val="20"/>
                <w:szCs w:val="20"/>
              </w:rPr>
            </w:rPrChange>
          </w:rPr>
          <w:delText>;</w:delText>
        </w:r>
      </w:del>
    </w:p>
    <w:p w:rsidR="00A33515" w:rsidRPr="001A4D22" w:rsidDel="002260E7" w:rsidRDefault="00A33515">
      <w:pPr>
        <w:spacing w:line="251" w:lineRule="exact"/>
        <w:rPr>
          <w:del w:id="10544" w:author="Admin" w:date="2019-02-19T02:10:00Z"/>
          <w:sz w:val="20"/>
          <w:szCs w:val="20"/>
          <w:lang w:val="en-US"/>
          <w:rPrChange w:id="10545" w:author="Admin" w:date="2019-02-18T23:55:00Z">
            <w:rPr>
              <w:del w:id="10546" w:author="Admin" w:date="2019-02-19T02:10:00Z"/>
              <w:sz w:val="20"/>
              <w:szCs w:val="20"/>
            </w:rPr>
          </w:rPrChange>
        </w:rPr>
      </w:pPr>
    </w:p>
    <w:p w:rsidR="00A33515" w:rsidDel="002260E7" w:rsidRDefault="001A4D22">
      <w:pPr>
        <w:spacing w:line="291" w:lineRule="auto"/>
        <w:ind w:left="500"/>
        <w:jc w:val="both"/>
        <w:rPr>
          <w:del w:id="10547" w:author="Admin" w:date="2019-02-19T02:10:00Z"/>
          <w:sz w:val="20"/>
          <w:szCs w:val="20"/>
        </w:rPr>
      </w:pPr>
      <w:del w:id="10548" w:author="Admin" w:date="2019-02-19T02:10:00Z">
        <w:r w:rsidDel="002260E7">
          <w:rPr>
            <w:rFonts w:ascii="Arial" w:eastAsia="Arial" w:hAnsi="Arial" w:cs="Arial"/>
            <w:sz w:val="20"/>
            <w:szCs w:val="20"/>
          </w:rPr>
          <w:delText xml:space="preserve">где </w:delText>
        </w:r>
        <w:r w:rsidDel="002260E7">
          <w:rPr>
            <w:rFonts w:ascii="Arial" w:eastAsia="Arial" w:hAnsi="Arial" w:cs="Arial"/>
            <w:i/>
            <w:iCs/>
            <w:sz w:val="20"/>
            <w:szCs w:val="20"/>
          </w:rPr>
          <w:delText>p</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r</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 некоторые многочлены. При каких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r</w:delText>
        </w:r>
        <w:r w:rsidDel="002260E7">
          <w:rPr>
            <w:rFonts w:ascii="Arial" w:eastAsia="Arial" w:hAnsi="Arial" w:cs="Arial"/>
            <w:sz w:val="20"/>
            <w:szCs w:val="20"/>
          </w:rPr>
          <w:delText xml:space="preserve"> у такого рекуррентного соотношения нет решений в виде гипергео-метрической прогрессии?</w:delText>
        </w:r>
      </w:del>
    </w:p>
    <w:p w:rsidR="00A33515" w:rsidDel="002260E7" w:rsidRDefault="00A33515">
      <w:pPr>
        <w:spacing w:line="125" w:lineRule="exact"/>
        <w:rPr>
          <w:del w:id="10549" w:author="Admin" w:date="2019-02-19T02:10:00Z"/>
          <w:sz w:val="20"/>
          <w:szCs w:val="20"/>
        </w:rPr>
      </w:pPr>
    </w:p>
    <w:p w:rsidR="00A33515" w:rsidDel="002260E7" w:rsidRDefault="001A4D22">
      <w:pPr>
        <w:numPr>
          <w:ilvl w:val="0"/>
          <w:numId w:val="735"/>
        </w:numPr>
        <w:tabs>
          <w:tab w:val="left" w:pos="500"/>
        </w:tabs>
        <w:ind w:left="500" w:hanging="273"/>
        <w:rPr>
          <w:del w:id="10550" w:author="Admin" w:date="2019-02-19T02:10:00Z"/>
          <w:rFonts w:ascii="Arial" w:eastAsia="Arial" w:hAnsi="Arial" w:cs="Arial"/>
          <w:b/>
          <w:bCs/>
          <w:sz w:val="20"/>
          <w:szCs w:val="20"/>
        </w:rPr>
        <w:pPrChange w:id="10551" w:author="Admin" w:date="2019-02-19T00:19:00Z">
          <w:pPr>
            <w:numPr>
              <w:numId w:val="738"/>
            </w:numPr>
            <w:tabs>
              <w:tab w:val="left" w:pos="500"/>
            </w:tabs>
            <w:ind w:left="500" w:hanging="273"/>
          </w:pPr>
        </w:pPrChange>
      </w:pPr>
      <w:del w:id="10552" w:author="Admin" w:date="2019-02-19T02:10:00Z">
        <w:r w:rsidDel="002260E7">
          <w:rPr>
            <w:rFonts w:ascii="Arial" w:eastAsia="Arial" w:hAnsi="Arial" w:cs="Arial"/>
            <w:sz w:val="20"/>
            <w:szCs w:val="20"/>
          </w:rPr>
          <w:delText>Исследуйте предыдущий вопрос для соотношения</w:delText>
        </w:r>
      </w:del>
    </w:p>
    <w:p w:rsidR="00A33515" w:rsidDel="002260E7" w:rsidRDefault="00A33515">
      <w:pPr>
        <w:spacing w:line="191" w:lineRule="exact"/>
        <w:rPr>
          <w:del w:id="10553" w:author="Admin" w:date="2019-02-19T02:10:00Z"/>
          <w:sz w:val="20"/>
          <w:szCs w:val="20"/>
        </w:rPr>
      </w:pPr>
    </w:p>
    <w:p w:rsidR="00A33515" w:rsidRPr="001A4D22" w:rsidDel="002260E7" w:rsidRDefault="001A4D22">
      <w:pPr>
        <w:tabs>
          <w:tab w:val="left" w:pos="4600"/>
          <w:tab w:val="left" w:pos="5400"/>
        </w:tabs>
        <w:ind w:left="1240"/>
        <w:rPr>
          <w:del w:id="10554" w:author="Admin" w:date="2019-02-19T02:10:00Z"/>
          <w:sz w:val="20"/>
          <w:szCs w:val="20"/>
          <w:lang w:val="en-US"/>
          <w:rPrChange w:id="10555" w:author="Admin" w:date="2019-02-18T23:55:00Z">
            <w:rPr>
              <w:del w:id="10556" w:author="Admin" w:date="2019-02-19T02:10:00Z"/>
              <w:sz w:val="20"/>
              <w:szCs w:val="20"/>
            </w:rPr>
          </w:rPrChange>
        </w:rPr>
      </w:pPr>
      <w:del w:id="10557" w:author="Admin" w:date="2019-02-19T02:10:00Z">
        <w:r w:rsidRPr="001A4D22" w:rsidDel="002260E7">
          <w:rPr>
            <w:rFonts w:ascii="Arial" w:eastAsia="Arial" w:hAnsi="Arial" w:cs="Arial"/>
            <w:i/>
            <w:iCs/>
            <w:sz w:val="20"/>
            <w:szCs w:val="20"/>
            <w:lang w:val="en-US"/>
            <w:rPrChange w:id="10558" w:author="Admin" w:date="2019-02-18T23:55:00Z">
              <w:rPr>
                <w:rFonts w:ascii="Arial" w:eastAsia="Arial" w:hAnsi="Arial" w:cs="Arial"/>
                <w:i/>
                <w:iCs/>
                <w:sz w:val="20"/>
                <w:szCs w:val="20"/>
              </w:rPr>
            </w:rPrChange>
          </w:rPr>
          <w:delText>p</w:delText>
        </w:r>
        <w:r w:rsidRPr="001A4D22" w:rsidDel="002260E7">
          <w:rPr>
            <w:rFonts w:ascii="Arial" w:eastAsia="Arial" w:hAnsi="Arial" w:cs="Arial"/>
            <w:sz w:val="27"/>
            <w:szCs w:val="27"/>
            <w:vertAlign w:val="subscript"/>
            <w:lang w:val="en-US"/>
            <w:rPrChange w:id="10559" w:author="Admin" w:date="2019-02-18T23:55:00Z">
              <w:rPr>
                <w:rFonts w:ascii="Arial" w:eastAsia="Arial" w:hAnsi="Arial" w:cs="Arial"/>
                <w:sz w:val="27"/>
                <w:szCs w:val="27"/>
                <w:vertAlign w:val="subscript"/>
              </w:rPr>
            </w:rPrChange>
          </w:rPr>
          <w:delText>0</w:delText>
        </w:r>
        <w:r w:rsidRPr="001A4D22" w:rsidDel="002260E7">
          <w:rPr>
            <w:rFonts w:eastAsia="Times New Roman"/>
            <w:sz w:val="20"/>
            <w:szCs w:val="20"/>
            <w:lang w:val="en-US"/>
            <w:rPrChange w:id="10560"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61" w:author="Admin" w:date="2019-02-18T23:55:00Z">
              <w:rPr>
                <w:rFonts w:ascii="Arial" w:eastAsia="Arial" w:hAnsi="Arial" w:cs="Arial"/>
                <w:i/>
                <w:iCs/>
                <w:sz w:val="20"/>
                <w:szCs w:val="20"/>
              </w:rPr>
            </w:rPrChange>
          </w:rPr>
          <w:delText>n</w:delText>
        </w:r>
        <w:r w:rsidRPr="001A4D22" w:rsidDel="002260E7">
          <w:rPr>
            <w:rFonts w:eastAsia="Times New Roman"/>
            <w:sz w:val="20"/>
            <w:szCs w:val="20"/>
            <w:lang w:val="en-US"/>
            <w:rPrChange w:id="10562"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63"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0564" w:author="Admin" w:date="2019-02-18T23:55: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10565" w:author="Admin" w:date="2019-02-18T23:55: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10566"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67" w:author="Admin" w:date="2019-02-18T23:55:00Z">
              <w:rPr>
                <w:rFonts w:ascii="Arial" w:eastAsia="Arial" w:hAnsi="Arial" w:cs="Arial"/>
                <w:i/>
                <w:iCs/>
                <w:sz w:val="20"/>
                <w:szCs w:val="20"/>
              </w:rPr>
            </w:rPrChange>
          </w:rPr>
          <w:delText xml:space="preserve"> p</w:delText>
        </w:r>
        <w:r w:rsidRPr="001A4D22" w:rsidDel="002260E7">
          <w:rPr>
            <w:rFonts w:ascii="Arial" w:eastAsia="Arial" w:hAnsi="Arial" w:cs="Arial"/>
            <w:sz w:val="27"/>
            <w:szCs w:val="27"/>
            <w:vertAlign w:val="subscript"/>
            <w:lang w:val="en-US"/>
            <w:rPrChange w:id="10568" w:author="Admin" w:date="2019-02-18T23:55:00Z">
              <w:rPr>
                <w:rFonts w:ascii="Arial" w:eastAsia="Arial" w:hAnsi="Arial" w:cs="Arial"/>
                <w:sz w:val="27"/>
                <w:szCs w:val="27"/>
                <w:vertAlign w:val="subscript"/>
              </w:rPr>
            </w:rPrChange>
          </w:rPr>
          <w:delText>1</w:delText>
        </w:r>
        <w:r w:rsidRPr="001A4D22" w:rsidDel="002260E7">
          <w:rPr>
            <w:rFonts w:eastAsia="Times New Roman"/>
            <w:sz w:val="20"/>
            <w:szCs w:val="20"/>
            <w:lang w:val="en-US"/>
            <w:rPrChange w:id="10569"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70" w:author="Admin" w:date="2019-02-18T23:55:00Z">
              <w:rPr>
                <w:rFonts w:ascii="Arial" w:eastAsia="Arial" w:hAnsi="Arial" w:cs="Arial"/>
                <w:i/>
                <w:iCs/>
                <w:sz w:val="20"/>
                <w:szCs w:val="20"/>
              </w:rPr>
            </w:rPrChange>
          </w:rPr>
          <w:delText>n</w:delText>
        </w:r>
        <w:r w:rsidRPr="001A4D22" w:rsidDel="002260E7">
          <w:rPr>
            <w:rFonts w:eastAsia="Times New Roman"/>
            <w:sz w:val="20"/>
            <w:szCs w:val="20"/>
            <w:lang w:val="en-US"/>
            <w:rPrChange w:id="10571"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72"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0573" w:author="Admin" w:date="2019-02-18T23:55: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10574" w:author="Admin" w:date="2019-02-18T23:55:00Z">
              <w:rPr>
                <w:rFonts w:ascii="Arial" w:eastAsia="Arial" w:hAnsi="Arial" w:cs="Arial"/>
                <w:i/>
                <w:iCs/>
                <w:sz w:val="20"/>
                <w:szCs w:val="20"/>
              </w:rPr>
            </w:rPrChange>
          </w:rPr>
          <w:delText xml:space="preserve">  </w:delText>
        </w:r>
        <w:r w:rsidRPr="001A4D22" w:rsidDel="002260E7">
          <w:rPr>
            <w:rFonts w:ascii="Arial" w:eastAsia="Arial" w:hAnsi="Arial" w:cs="Arial"/>
            <w:sz w:val="27"/>
            <w:szCs w:val="27"/>
            <w:vertAlign w:val="subscript"/>
            <w:lang w:val="en-US"/>
            <w:rPrChange w:id="10575" w:author="Admin" w:date="2019-02-18T23:55:00Z">
              <w:rPr>
                <w:rFonts w:ascii="Arial" w:eastAsia="Arial" w:hAnsi="Arial" w:cs="Arial"/>
                <w:sz w:val="27"/>
                <w:szCs w:val="27"/>
                <w:vertAlign w:val="subscript"/>
              </w:rPr>
            </w:rPrChange>
          </w:rPr>
          <w:delText>1</w:delText>
        </w:r>
        <w:r w:rsidRPr="001A4D22" w:rsidDel="002260E7">
          <w:rPr>
            <w:rFonts w:ascii="Arial" w:eastAsia="Arial" w:hAnsi="Arial" w:cs="Arial"/>
            <w:i/>
            <w:iCs/>
            <w:sz w:val="20"/>
            <w:szCs w:val="20"/>
            <w:lang w:val="en-US"/>
            <w:rPrChange w:id="10576" w:author="Admin" w:date="2019-02-18T23:55: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10577"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78" w:author="Admin" w:date="2019-02-18T23:55:00Z">
              <w:rPr>
                <w:rFonts w:ascii="Arial" w:eastAsia="Arial" w:hAnsi="Arial" w:cs="Arial"/>
                <w:i/>
                <w:iCs/>
                <w:sz w:val="20"/>
                <w:szCs w:val="20"/>
              </w:rPr>
            </w:rPrChange>
          </w:rPr>
          <w:delText xml:space="preserve"> p</w:delText>
        </w:r>
        <w:r w:rsidRPr="001A4D22" w:rsidDel="002260E7">
          <w:rPr>
            <w:rFonts w:ascii="Arial" w:eastAsia="Arial" w:hAnsi="Arial" w:cs="Arial"/>
            <w:sz w:val="27"/>
            <w:szCs w:val="27"/>
            <w:vertAlign w:val="subscript"/>
            <w:lang w:val="en-US"/>
            <w:rPrChange w:id="10579" w:author="Admin" w:date="2019-02-18T23:55:00Z">
              <w:rPr>
                <w:rFonts w:ascii="Arial" w:eastAsia="Arial" w:hAnsi="Arial" w:cs="Arial"/>
                <w:sz w:val="27"/>
                <w:szCs w:val="27"/>
                <w:vertAlign w:val="subscript"/>
              </w:rPr>
            </w:rPrChange>
          </w:rPr>
          <w:delText>2</w:delText>
        </w:r>
        <w:r w:rsidRPr="001A4D22" w:rsidDel="002260E7">
          <w:rPr>
            <w:rFonts w:eastAsia="Times New Roman"/>
            <w:sz w:val="20"/>
            <w:szCs w:val="20"/>
            <w:lang w:val="en-US"/>
            <w:rPrChange w:id="10580"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81" w:author="Admin" w:date="2019-02-18T23:55:00Z">
              <w:rPr>
                <w:rFonts w:ascii="Arial" w:eastAsia="Arial" w:hAnsi="Arial" w:cs="Arial"/>
                <w:i/>
                <w:iCs/>
                <w:sz w:val="20"/>
                <w:szCs w:val="20"/>
              </w:rPr>
            </w:rPrChange>
          </w:rPr>
          <w:delText>n</w:delText>
        </w:r>
        <w:r w:rsidRPr="001A4D22" w:rsidDel="002260E7">
          <w:rPr>
            <w:rFonts w:eastAsia="Times New Roman"/>
            <w:sz w:val="20"/>
            <w:szCs w:val="20"/>
            <w:lang w:val="en-US"/>
            <w:rPrChange w:id="10582"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83"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0584" w:author="Admin" w:date="2019-02-18T23:55: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10585" w:author="Admin" w:date="2019-02-18T23:55:00Z">
              <w:rPr>
                <w:rFonts w:ascii="Arial" w:eastAsia="Arial" w:hAnsi="Arial" w:cs="Arial"/>
                <w:i/>
                <w:iCs/>
                <w:sz w:val="20"/>
                <w:szCs w:val="20"/>
              </w:rPr>
            </w:rPrChange>
          </w:rPr>
          <w:delText xml:space="preserve">  </w:delText>
        </w:r>
        <w:r w:rsidRPr="001A4D22" w:rsidDel="002260E7">
          <w:rPr>
            <w:rFonts w:ascii="Arial" w:eastAsia="Arial" w:hAnsi="Arial" w:cs="Arial"/>
            <w:sz w:val="27"/>
            <w:szCs w:val="27"/>
            <w:vertAlign w:val="subscript"/>
            <w:lang w:val="en-US"/>
            <w:rPrChange w:id="10586" w:author="Admin" w:date="2019-02-18T23:55:00Z">
              <w:rPr>
                <w:rFonts w:ascii="Arial" w:eastAsia="Arial" w:hAnsi="Arial" w:cs="Arial"/>
                <w:sz w:val="27"/>
                <w:szCs w:val="27"/>
                <w:vertAlign w:val="subscript"/>
              </w:rPr>
            </w:rPrChange>
          </w:rPr>
          <w:delText>2</w:delText>
        </w:r>
        <w:r w:rsidRPr="001A4D22" w:rsidDel="002260E7">
          <w:rPr>
            <w:rFonts w:ascii="Arial" w:eastAsia="Arial" w:hAnsi="Arial" w:cs="Arial"/>
            <w:i/>
            <w:iCs/>
            <w:sz w:val="20"/>
            <w:szCs w:val="20"/>
            <w:lang w:val="en-US"/>
            <w:rPrChange w:id="10587" w:author="Admin" w:date="2019-02-18T23:55: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10588" w:author="Admin" w:date="2019-02-18T23:55:00Z">
              <w:rPr>
                <w:rFonts w:eastAsia="Times New Roman"/>
                <w:sz w:val="20"/>
                <w:szCs w:val="20"/>
              </w:rPr>
            </w:rPrChange>
          </w:rPr>
          <w:delText>+</w:delText>
        </w:r>
        <w:r w:rsidRPr="001A4D22" w:rsidDel="002260E7">
          <w:rPr>
            <w:sz w:val="20"/>
            <w:szCs w:val="20"/>
            <w:lang w:val="en-US"/>
            <w:rPrChange w:id="10589" w:author="Admin" w:date="2019-02-18T23:55:00Z">
              <w:rPr>
                <w:sz w:val="20"/>
                <w:szCs w:val="20"/>
              </w:rPr>
            </w:rPrChange>
          </w:rPr>
          <w:tab/>
        </w:r>
        <w:r w:rsidRPr="001A4D22" w:rsidDel="002260E7">
          <w:rPr>
            <w:rFonts w:eastAsia="Times New Roman"/>
            <w:sz w:val="20"/>
            <w:szCs w:val="20"/>
            <w:lang w:val="en-US"/>
            <w:rPrChange w:id="10590"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0591" w:author="Admin" w:date="2019-02-18T23:55:00Z">
              <w:rPr>
                <w:rFonts w:ascii="Arial" w:eastAsia="Arial" w:hAnsi="Arial" w:cs="Arial"/>
                <w:i/>
                <w:iCs/>
                <w:sz w:val="20"/>
                <w:szCs w:val="20"/>
              </w:rPr>
            </w:rPrChange>
          </w:rPr>
          <w:delText>p</w:delText>
        </w:r>
        <w:r w:rsidRPr="001A4D22" w:rsidDel="002260E7">
          <w:rPr>
            <w:rFonts w:ascii="Arial" w:eastAsia="Arial" w:hAnsi="Arial" w:cs="Arial"/>
            <w:i/>
            <w:iCs/>
            <w:sz w:val="27"/>
            <w:szCs w:val="27"/>
            <w:vertAlign w:val="subscript"/>
            <w:lang w:val="en-US"/>
            <w:rPrChange w:id="10592" w:author="Admin" w:date="2019-02-18T23:55:00Z">
              <w:rPr>
                <w:rFonts w:ascii="Arial" w:eastAsia="Arial" w:hAnsi="Arial" w:cs="Arial"/>
                <w:i/>
                <w:iCs/>
                <w:sz w:val="27"/>
                <w:szCs w:val="27"/>
                <w:vertAlign w:val="subscript"/>
              </w:rPr>
            </w:rPrChange>
          </w:rPr>
          <w:delText>k</w:delText>
        </w:r>
        <w:r w:rsidRPr="001A4D22" w:rsidDel="002260E7">
          <w:rPr>
            <w:rFonts w:eastAsia="Times New Roman"/>
            <w:sz w:val="20"/>
            <w:szCs w:val="20"/>
            <w:lang w:val="en-US"/>
            <w:rPrChange w:id="10593"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594" w:author="Admin" w:date="2019-02-18T23:55:00Z">
              <w:rPr>
                <w:rFonts w:ascii="Arial" w:eastAsia="Arial" w:hAnsi="Arial" w:cs="Arial"/>
                <w:i/>
                <w:iCs/>
                <w:sz w:val="20"/>
                <w:szCs w:val="20"/>
              </w:rPr>
            </w:rPrChange>
          </w:rPr>
          <w:delText>n</w:delText>
        </w:r>
        <w:r w:rsidRPr="001A4D22" w:rsidDel="002260E7">
          <w:rPr>
            <w:sz w:val="20"/>
            <w:szCs w:val="20"/>
            <w:lang w:val="en-US"/>
            <w:rPrChange w:id="10595" w:author="Admin" w:date="2019-02-18T23:55:00Z">
              <w:rPr>
                <w:sz w:val="20"/>
                <w:szCs w:val="20"/>
              </w:rPr>
            </w:rPrChange>
          </w:rPr>
          <w:tab/>
        </w:r>
        <w:r w:rsidRPr="001A4D22" w:rsidDel="002260E7">
          <w:rPr>
            <w:rFonts w:ascii="Arial" w:eastAsia="Arial" w:hAnsi="Arial" w:cs="Arial"/>
            <w:i/>
            <w:iCs/>
            <w:sz w:val="19"/>
            <w:szCs w:val="19"/>
            <w:lang w:val="en-US"/>
            <w:rPrChange w:id="10596" w:author="Admin" w:date="2019-02-18T23:55:00Z">
              <w:rPr>
                <w:rFonts w:ascii="Arial" w:eastAsia="Arial" w:hAnsi="Arial" w:cs="Arial"/>
                <w:i/>
                <w:iCs/>
                <w:sz w:val="19"/>
                <w:szCs w:val="19"/>
              </w:rPr>
            </w:rPrChange>
          </w:rPr>
          <w:delText>k</w:delText>
        </w:r>
        <w:r w:rsidRPr="001A4D22" w:rsidDel="002260E7">
          <w:rPr>
            <w:rFonts w:eastAsia="Times New Roman"/>
            <w:sz w:val="19"/>
            <w:szCs w:val="19"/>
            <w:lang w:val="en-US"/>
            <w:rPrChange w:id="10597" w:author="Admin" w:date="2019-02-18T23:55:00Z">
              <w:rPr>
                <w:rFonts w:eastAsia="Times New Roman"/>
                <w:sz w:val="19"/>
                <w:szCs w:val="19"/>
              </w:rPr>
            </w:rPrChange>
          </w:rPr>
          <w:delText>)</w:delText>
        </w:r>
        <w:r w:rsidRPr="001A4D22" w:rsidDel="002260E7">
          <w:rPr>
            <w:rFonts w:ascii="Arial" w:eastAsia="Arial" w:hAnsi="Arial" w:cs="Arial"/>
            <w:i/>
            <w:iCs/>
            <w:sz w:val="19"/>
            <w:szCs w:val="19"/>
            <w:lang w:val="en-US"/>
            <w:rPrChange w:id="10598" w:author="Admin" w:date="2019-02-18T23:55:00Z">
              <w:rPr>
                <w:rFonts w:ascii="Arial" w:eastAsia="Arial" w:hAnsi="Arial" w:cs="Arial"/>
                <w:i/>
                <w:iCs/>
                <w:sz w:val="19"/>
                <w:szCs w:val="19"/>
              </w:rPr>
            </w:rPrChange>
          </w:rPr>
          <w:delText>a</w:delText>
        </w:r>
        <w:r w:rsidRPr="001A4D22" w:rsidDel="002260E7">
          <w:rPr>
            <w:rFonts w:ascii="Arial" w:eastAsia="Arial" w:hAnsi="Arial" w:cs="Arial"/>
            <w:i/>
            <w:iCs/>
            <w:sz w:val="26"/>
            <w:szCs w:val="26"/>
            <w:vertAlign w:val="subscript"/>
            <w:lang w:val="en-US"/>
            <w:rPrChange w:id="10599" w:author="Admin" w:date="2019-02-18T23:55:00Z">
              <w:rPr>
                <w:rFonts w:ascii="Arial" w:eastAsia="Arial" w:hAnsi="Arial" w:cs="Arial"/>
                <w:i/>
                <w:iCs/>
                <w:sz w:val="26"/>
                <w:szCs w:val="26"/>
                <w:vertAlign w:val="subscript"/>
              </w:rPr>
            </w:rPrChange>
          </w:rPr>
          <w:delText>n  k</w:delText>
        </w:r>
        <w:r w:rsidRPr="001A4D22" w:rsidDel="002260E7">
          <w:rPr>
            <w:rFonts w:eastAsia="Times New Roman"/>
            <w:i/>
            <w:iCs/>
            <w:sz w:val="19"/>
            <w:szCs w:val="19"/>
            <w:lang w:val="en-US"/>
            <w:rPrChange w:id="10600" w:author="Admin" w:date="2019-02-18T23:55:00Z">
              <w:rPr>
                <w:rFonts w:eastAsia="Times New Roman"/>
                <w:i/>
                <w:iCs/>
                <w:sz w:val="19"/>
                <w:szCs w:val="19"/>
              </w:rPr>
            </w:rPrChange>
          </w:rPr>
          <w:delText>;</w:delText>
        </w:r>
      </w:del>
    </w:p>
    <w:p w:rsidR="00A33515" w:rsidRPr="001A4D22" w:rsidDel="002260E7" w:rsidRDefault="00A33515">
      <w:pPr>
        <w:spacing w:line="184" w:lineRule="exact"/>
        <w:rPr>
          <w:del w:id="10601" w:author="Admin" w:date="2019-02-19T02:10:00Z"/>
          <w:sz w:val="20"/>
          <w:szCs w:val="20"/>
          <w:lang w:val="en-US"/>
          <w:rPrChange w:id="10602" w:author="Admin" w:date="2019-02-18T23:55:00Z">
            <w:rPr>
              <w:del w:id="10603" w:author="Admin" w:date="2019-02-19T02:10:00Z"/>
              <w:sz w:val="20"/>
              <w:szCs w:val="20"/>
            </w:rPr>
          </w:rPrChange>
        </w:rPr>
      </w:pPr>
    </w:p>
    <w:p w:rsidR="00A33515" w:rsidDel="002260E7" w:rsidRDefault="001A4D22">
      <w:pPr>
        <w:ind w:left="500"/>
        <w:rPr>
          <w:del w:id="10604" w:author="Admin" w:date="2019-02-19T02:10:00Z"/>
          <w:sz w:val="20"/>
          <w:szCs w:val="20"/>
        </w:rPr>
      </w:pPr>
      <w:del w:id="10605" w:author="Admin" w:date="2019-02-19T02:10:00Z">
        <w:r w:rsidDel="002260E7">
          <w:rPr>
            <w:rFonts w:ascii="Arial" w:eastAsia="Arial" w:hAnsi="Arial" w:cs="Arial"/>
            <w:sz w:val="20"/>
            <w:szCs w:val="20"/>
          </w:rPr>
          <w:delText xml:space="preserve">где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фиксировано,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i</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 некоторые многочлены.</w:delText>
        </w:r>
      </w:del>
    </w:p>
    <w:p w:rsidR="00A33515" w:rsidDel="002260E7" w:rsidRDefault="00A33515">
      <w:pPr>
        <w:spacing w:line="114" w:lineRule="exact"/>
        <w:rPr>
          <w:del w:id="10606" w:author="Admin" w:date="2019-02-19T02:10:00Z"/>
          <w:sz w:val="20"/>
          <w:szCs w:val="20"/>
        </w:rPr>
      </w:pPr>
    </w:p>
    <w:p w:rsidR="00A33515" w:rsidDel="002260E7" w:rsidRDefault="001A4D22">
      <w:pPr>
        <w:numPr>
          <w:ilvl w:val="0"/>
          <w:numId w:val="736"/>
        </w:numPr>
        <w:tabs>
          <w:tab w:val="left" w:pos="500"/>
        </w:tabs>
        <w:spacing w:line="224" w:lineRule="auto"/>
        <w:ind w:left="500" w:hanging="273"/>
        <w:jc w:val="both"/>
        <w:rPr>
          <w:del w:id="10607" w:author="Admin" w:date="2019-02-19T02:10:00Z"/>
          <w:rFonts w:ascii="Arial" w:eastAsia="Arial" w:hAnsi="Arial" w:cs="Arial"/>
          <w:b/>
          <w:bCs/>
          <w:sz w:val="20"/>
          <w:szCs w:val="20"/>
        </w:rPr>
        <w:pPrChange w:id="10608" w:author="Admin" w:date="2019-02-19T00:19:00Z">
          <w:pPr>
            <w:numPr>
              <w:numId w:val="739"/>
            </w:numPr>
            <w:tabs>
              <w:tab w:val="left" w:pos="500"/>
            </w:tabs>
            <w:spacing w:line="224" w:lineRule="auto"/>
            <w:ind w:left="500" w:hanging="273"/>
            <w:jc w:val="both"/>
          </w:pPr>
        </w:pPrChange>
      </w:pPr>
      <w:del w:id="10609" w:author="Admin" w:date="2019-02-19T02:10:00Z">
        <w:r w:rsidDel="002260E7">
          <w:rPr>
            <w:rFonts w:ascii="Arial" w:eastAsia="Arial" w:hAnsi="Arial" w:cs="Arial"/>
            <w:sz w:val="20"/>
            <w:szCs w:val="20"/>
          </w:rPr>
          <w:delText xml:space="preserve">Пусть даны две гипергеометрические прогрессии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При каких условиях на многочлены, задающие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существуют числа </w:delText>
        </w:r>
        <w:r w:rsidDel="002260E7">
          <w:rPr>
            <w:rFonts w:ascii="Arial" w:eastAsia="Arial" w:hAnsi="Arial" w:cs="Arial"/>
            <w:i/>
            <w:iCs/>
            <w:sz w:val="20"/>
            <w:szCs w:val="20"/>
          </w:rPr>
          <w:delText>r</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r</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что </w:delText>
        </w:r>
        <w:r w:rsidDel="002260E7">
          <w:rPr>
            <w:rFonts w:ascii="Arial" w:eastAsia="Arial" w:hAnsi="Arial" w:cs="Arial"/>
            <w:i/>
            <w:iCs/>
            <w:sz w:val="20"/>
            <w:szCs w:val="20"/>
          </w:rPr>
          <w:delText>r</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r</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0 для всех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A33515">
      <w:pPr>
        <w:spacing w:line="162" w:lineRule="exact"/>
        <w:rPr>
          <w:del w:id="10610" w:author="Admin" w:date="2019-02-19T02:10:00Z"/>
          <w:rFonts w:ascii="Arial" w:eastAsia="Arial" w:hAnsi="Arial" w:cs="Arial"/>
          <w:b/>
          <w:bCs/>
          <w:sz w:val="20"/>
          <w:szCs w:val="20"/>
        </w:rPr>
      </w:pPr>
    </w:p>
    <w:p w:rsidR="00A33515" w:rsidDel="002260E7" w:rsidRDefault="001A4D22">
      <w:pPr>
        <w:numPr>
          <w:ilvl w:val="0"/>
          <w:numId w:val="736"/>
        </w:numPr>
        <w:tabs>
          <w:tab w:val="left" w:pos="500"/>
        </w:tabs>
        <w:spacing w:line="303" w:lineRule="auto"/>
        <w:ind w:left="500" w:hanging="273"/>
        <w:rPr>
          <w:del w:id="10611" w:author="Admin" w:date="2019-02-19T02:10:00Z"/>
          <w:rFonts w:ascii="Arial" w:eastAsia="Arial" w:hAnsi="Arial" w:cs="Arial"/>
          <w:b/>
          <w:bCs/>
          <w:sz w:val="20"/>
          <w:szCs w:val="20"/>
        </w:rPr>
        <w:pPrChange w:id="10612" w:author="Admin" w:date="2019-02-19T00:19:00Z">
          <w:pPr>
            <w:numPr>
              <w:numId w:val="739"/>
            </w:numPr>
            <w:tabs>
              <w:tab w:val="left" w:pos="500"/>
            </w:tabs>
            <w:spacing w:line="303" w:lineRule="auto"/>
            <w:ind w:left="500" w:hanging="273"/>
          </w:pPr>
        </w:pPrChange>
      </w:pPr>
      <w:del w:id="10613" w:author="Admin" w:date="2019-02-19T02:10:00Z">
        <w:r w:rsidDel="002260E7">
          <w:rPr>
            <w:rFonts w:ascii="Arial" w:eastAsia="Arial" w:hAnsi="Arial" w:cs="Arial"/>
            <w:sz w:val="20"/>
            <w:szCs w:val="20"/>
          </w:rPr>
          <w:delText>Исследуйте предыдущий вопрос для большего числа гипергеомет-рических прогрессий.</w:delText>
        </w:r>
      </w:del>
    </w:p>
    <w:p w:rsidR="00A33515" w:rsidDel="002260E7" w:rsidRDefault="00A33515">
      <w:pPr>
        <w:spacing w:line="45" w:lineRule="exact"/>
        <w:rPr>
          <w:del w:id="10614" w:author="Admin" w:date="2019-02-19T02:10:00Z"/>
          <w:rFonts w:ascii="Arial" w:eastAsia="Arial" w:hAnsi="Arial" w:cs="Arial"/>
          <w:b/>
          <w:bCs/>
          <w:sz w:val="20"/>
          <w:szCs w:val="20"/>
        </w:rPr>
      </w:pPr>
    </w:p>
    <w:p w:rsidR="00A33515" w:rsidDel="002260E7" w:rsidRDefault="001A4D22">
      <w:pPr>
        <w:numPr>
          <w:ilvl w:val="0"/>
          <w:numId w:val="736"/>
        </w:numPr>
        <w:tabs>
          <w:tab w:val="left" w:pos="500"/>
        </w:tabs>
        <w:ind w:left="500" w:hanging="262"/>
        <w:rPr>
          <w:del w:id="10615" w:author="Admin" w:date="2019-02-19T02:10:00Z"/>
          <w:rFonts w:ascii="Arial" w:eastAsia="Arial" w:hAnsi="Arial" w:cs="Arial"/>
          <w:b/>
          <w:bCs/>
          <w:sz w:val="19"/>
          <w:szCs w:val="19"/>
        </w:rPr>
        <w:pPrChange w:id="10616" w:author="Admin" w:date="2019-02-19T00:19:00Z">
          <w:pPr>
            <w:numPr>
              <w:numId w:val="739"/>
            </w:numPr>
            <w:tabs>
              <w:tab w:val="left" w:pos="500"/>
            </w:tabs>
            <w:ind w:left="500" w:hanging="262"/>
          </w:pPr>
        </w:pPrChange>
      </w:pPr>
      <w:del w:id="10617" w:author="Admin" w:date="2019-02-19T02:10:00Z">
        <w:r w:rsidDel="002260E7">
          <w:rPr>
            <w:rFonts w:ascii="Arial" w:eastAsia="Arial" w:hAnsi="Arial" w:cs="Arial"/>
            <w:sz w:val="19"/>
            <w:szCs w:val="19"/>
          </w:rPr>
          <w:delText xml:space="preserve">Пусть </w:delText>
        </w:r>
        <w:r w:rsidDel="002260E7">
          <w:rPr>
            <w:rFonts w:ascii="Arial" w:eastAsia="Arial" w:hAnsi="Arial" w:cs="Arial"/>
            <w:i/>
            <w:iCs/>
            <w:sz w:val="19"/>
            <w:szCs w:val="19"/>
          </w:rPr>
          <w:delText>a</w:delText>
        </w:r>
        <w:r w:rsidDel="002260E7">
          <w:rPr>
            <w:rFonts w:ascii="Arial" w:eastAsia="Arial" w:hAnsi="Arial" w:cs="Arial"/>
            <w:i/>
            <w:iCs/>
            <w:sz w:val="25"/>
            <w:szCs w:val="25"/>
            <w:vertAlign w:val="subscript"/>
          </w:rPr>
          <w:delText>n</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b</w:delText>
        </w:r>
        <w:r w:rsidDel="002260E7">
          <w:rPr>
            <w:rFonts w:ascii="Arial" w:eastAsia="Arial" w:hAnsi="Arial" w:cs="Arial"/>
            <w:i/>
            <w:iCs/>
            <w:sz w:val="25"/>
            <w:szCs w:val="25"/>
            <w:vertAlign w:val="subscript"/>
          </w:rPr>
          <w:delText>n</w:delText>
        </w:r>
        <w:r w:rsidDel="002260E7">
          <w:rPr>
            <w:rFonts w:ascii="Arial" w:eastAsia="Arial" w:hAnsi="Arial" w:cs="Arial"/>
            <w:sz w:val="19"/>
            <w:szCs w:val="19"/>
          </w:rPr>
          <w:delText xml:space="preserve"> — две последовательности. Определим последователь-</w:delText>
        </w:r>
      </w:del>
    </w:p>
    <w:p w:rsidR="00A33515" w:rsidDel="002260E7" w:rsidRDefault="00A33515">
      <w:pPr>
        <w:rPr>
          <w:del w:id="10618"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0619" w:author="Admin" w:date="2019-02-19T02:10:00Z"/>
          <w:sz w:val="20"/>
          <w:szCs w:val="20"/>
        </w:rPr>
      </w:pPr>
    </w:p>
    <w:p w:rsidR="00A33515" w:rsidDel="002260E7" w:rsidRDefault="00A33515">
      <w:pPr>
        <w:spacing w:line="200" w:lineRule="exact"/>
        <w:rPr>
          <w:del w:id="10620" w:author="Admin" w:date="2019-02-19T02:10:00Z"/>
          <w:sz w:val="20"/>
          <w:szCs w:val="20"/>
        </w:rPr>
      </w:pPr>
    </w:p>
    <w:p w:rsidR="00A33515" w:rsidDel="002260E7" w:rsidRDefault="00A33515">
      <w:pPr>
        <w:spacing w:line="389" w:lineRule="exact"/>
        <w:rPr>
          <w:del w:id="10621" w:author="Admin" w:date="2019-02-19T02:10:00Z"/>
          <w:sz w:val="20"/>
          <w:szCs w:val="20"/>
        </w:rPr>
      </w:pPr>
    </w:p>
    <w:p w:rsidR="00A33515" w:rsidDel="002260E7" w:rsidRDefault="001A4D22">
      <w:pPr>
        <w:ind w:right="-19"/>
        <w:jc w:val="center"/>
        <w:rPr>
          <w:del w:id="10622" w:author="Admin" w:date="2019-02-19T02:10:00Z"/>
          <w:sz w:val="20"/>
          <w:szCs w:val="20"/>
        </w:rPr>
      </w:pPr>
      <w:del w:id="10623"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313</w:delText>
        </w:r>
        <w:r w:rsidDel="002260E7">
          <w:rPr>
            <w:rFonts w:ascii="Arial" w:eastAsia="Arial" w:hAnsi="Arial" w:cs="Arial"/>
            <w:sz w:val="20"/>
            <w:szCs w:val="20"/>
          </w:rPr>
          <w:delText xml:space="preserve"> −</w:delText>
        </w:r>
      </w:del>
    </w:p>
    <w:p w:rsidR="00A33515" w:rsidDel="002260E7" w:rsidRDefault="00A33515">
      <w:pPr>
        <w:rPr>
          <w:del w:id="10624"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1820"/>
        <w:rPr>
          <w:del w:id="10625" w:author="Admin" w:date="2019-02-19T02:10:00Z"/>
          <w:sz w:val="20"/>
          <w:szCs w:val="20"/>
        </w:rPr>
      </w:pPr>
      <w:bookmarkStart w:id="10626" w:name="page324"/>
      <w:bookmarkEnd w:id="10626"/>
      <w:del w:id="10627" w:author="Admin" w:date="2019-02-19T02:10:00Z">
        <w:r w:rsidDel="002260E7">
          <w:rPr>
            <w:rFonts w:ascii="Arial" w:eastAsia="Arial" w:hAnsi="Arial" w:cs="Arial"/>
            <w:sz w:val="18"/>
            <w:szCs w:val="18"/>
          </w:rPr>
          <w:lastRenderedPageBreak/>
          <w:delText>Турнир юных математиков 2017 года</w:delText>
        </w:r>
      </w:del>
    </w:p>
    <w:p w:rsidR="00A33515" w:rsidDel="002260E7" w:rsidRDefault="00A33515">
      <w:pPr>
        <w:spacing w:line="115" w:lineRule="exact"/>
        <w:rPr>
          <w:del w:id="10628" w:author="Admin" w:date="2019-02-19T02:10:00Z"/>
          <w:sz w:val="20"/>
          <w:szCs w:val="20"/>
        </w:rPr>
      </w:pPr>
    </w:p>
    <w:p w:rsidR="00A33515" w:rsidDel="002260E7" w:rsidRDefault="001A4D22">
      <w:pPr>
        <w:tabs>
          <w:tab w:val="left" w:pos="1340"/>
        </w:tabs>
        <w:ind w:left="500"/>
        <w:rPr>
          <w:del w:id="10629" w:author="Admin" w:date="2019-02-19T02:10:00Z"/>
          <w:sz w:val="20"/>
          <w:szCs w:val="20"/>
        </w:rPr>
      </w:pPr>
      <w:del w:id="10630" w:author="Admin" w:date="2019-02-19T02:10:00Z">
        <w:r w:rsidDel="002260E7">
          <w:rPr>
            <w:rFonts w:ascii="Arial" w:eastAsia="Arial" w:hAnsi="Arial" w:cs="Arial"/>
            <w:sz w:val="20"/>
            <w:szCs w:val="20"/>
          </w:rPr>
          <w:delText xml:space="preserve">ность </w:delText>
        </w:r>
        <w:r w:rsidDel="002260E7">
          <w:rPr>
            <w:rFonts w:ascii="Arial" w:eastAsia="Arial" w:hAnsi="Arial" w:cs="Arial"/>
            <w:i/>
            <w:iCs/>
            <w:sz w:val="20"/>
            <w:szCs w:val="20"/>
          </w:rPr>
          <w:delText>a</w:delText>
        </w:r>
        <w:r w:rsidDel="002260E7">
          <w:rPr>
            <w:sz w:val="20"/>
            <w:szCs w:val="20"/>
          </w:rPr>
          <w:tab/>
        </w:r>
        <w:r w:rsidDel="002260E7">
          <w:rPr>
            <w:rFonts w:ascii="Arial" w:eastAsia="Arial" w:hAnsi="Arial" w:cs="Arial"/>
            <w:i/>
            <w:iCs/>
            <w:sz w:val="19"/>
            <w:szCs w:val="19"/>
          </w:rPr>
          <w:delText>b</w:delText>
        </w:r>
        <w:r w:rsidDel="002260E7">
          <w:rPr>
            <w:rFonts w:ascii="Arial" w:eastAsia="Arial" w:hAnsi="Arial" w:cs="Arial"/>
            <w:i/>
            <w:iCs/>
            <w:sz w:val="26"/>
            <w:szCs w:val="26"/>
            <w:vertAlign w:val="subscript"/>
          </w:rPr>
          <w:delText>n</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равенством</w:delText>
        </w:r>
      </w:del>
    </w:p>
    <w:p w:rsidR="00A33515" w:rsidDel="002260E7" w:rsidRDefault="00A33515">
      <w:pPr>
        <w:spacing w:line="41" w:lineRule="exact"/>
        <w:rPr>
          <w:del w:id="10631" w:author="Admin" w:date="2019-02-19T02:10:00Z"/>
          <w:sz w:val="20"/>
          <w:szCs w:val="20"/>
        </w:rPr>
      </w:pPr>
    </w:p>
    <w:tbl>
      <w:tblPr>
        <w:tblW w:w="0" w:type="auto"/>
        <w:tblInd w:w="2740" w:type="dxa"/>
        <w:tblLayout w:type="fixed"/>
        <w:tblCellMar>
          <w:left w:w="0" w:type="dxa"/>
          <w:right w:w="0" w:type="dxa"/>
        </w:tblCellMar>
        <w:tblLook w:val="04A0" w:firstRow="1" w:lastRow="0" w:firstColumn="1" w:lastColumn="0" w:noHBand="0" w:noVBand="1"/>
      </w:tblPr>
      <w:tblGrid>
        <w:gridCol w:w="720"/>
        <w:gridCol w:w="1080"/>
        <w:gridCol w:w="20"/>
      </w:tblGrid>
      <w:tr w:rsidR="00A33515" w:rsidDel="002260E7">
        <w:trPr>
          <w:trHeight w:val="230"/>
          <w:del w:id="10632" w:author="Admin" w:date="2019-02-19T02:10:00Z"/>
        </w:trPr>
        <w:tc>
          <w:tcPr>
            <w:tcW w:w="720" w:type="dxa"/>
            <w:vMerge w:val="restart"/>
            <w:vAlign w:val="bottom"/>
          </w:tcPr>
          <w:p w:rsidR="00A33515" w:rsidDel="002260E7" w:rsidRDefault="001A4D22">
            <w:pPr>
              <w:rPr>
                <w:del w:id="10633" w:author="Admin" w:date="2019-02-19T02:10:00Z"/>
                <w:sz w:val="20"/>
                <w:szCs w:val="20"/>
              </w:rPr>
            </w:pPr>
            <w:del w:id="10634" w:author="Admin" w:date="2019-02-19T02:10:00Z">
              <w:r w:rsidDel="002260E7">
                <w:rPr>
                  <w:rFonts w:ascii="Arial" w:eastAsia="Arial" w:hAnsi="Arial" w:cs="Arial"/>
                  <w:i/>
                  <w:iCs/>
                  <w:sz w:val="20"/>
                  <w:szCs w:val="20"/>
                </w:rPr>
                <w:delText>a  b</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eastAsia="Times New Roman"/>
                  <w:sz w:val="20"/>
                  <w:szCs w:val="20"/>
                </w:rPr>
                <w:delText>=</w:delText>
              </w:r>
            </w:del>
          </w:p>
        </w:tc>
        <w:tc>
          <w:tcPr>
            <w:tcW w:w="1080" w:type="dxa"/>
            <w:vAlign w:val="bottom"/>
          </w:tcPr>
          <w:p w:rsidR="00A33515" w:rsidDel="002260E7" w:rsidRDefault="001A4D22">
            <w:pPr>
              <w:ind w:right="482"/>
              <w:jc w:val="center"/>
              <w:rPr>
                <w:del w:id="10635" w:author="Admin" w:date="2019-02-19T02:10:00Z"/>
                <w:sz w:val="20"/>
                <w:szCs w:val="20"/>
              </w:rPr>
            </w:pPr>
            <w:del w:id="10636" w:author="Admin" w:date="2019-02-19T02:10:00Z">
              <w:r w:rsidDel="002260E7">
                <w:rPr>
                  <w:rFonts w:eastAsia="Times New Roman"/>
                  <w:sz w:val="20"/>
                  <w:szCs w:val="20"/>
                </w:rPr>
                <w:delText>∑</w:delText>
              </w:r>
            </w:del>
          </w:p>
        </w:tc>
        <w:tc>
          <w:tcPr>
            <w:tcW w:w="0" w:type="dxa"/>
            <w:vAlign w:val="bottom"/>
          </w:tcPr>
          <w:p w:rsidR="00A33515" w:rsidDel="002260E7" w:rsidRDefault="00A33515">
            <w:pPr>
              <w:rPr>
                <w:del w:id="10637" w:author="Admin" w:date="2019-02-19T02:10:00Z"/>
                <w:sz w:val="1"/>
                <w:szCs w:val="1"/>
              </w:rPr>
            </w:pPr>
          </w:p>
        </w:tc>
      </w:tr>
      <w:tr w:rsidR="00A33515" w:rsidDel="002260E7">
        <w:trPr>
          <w:trHeight w:val="294"/>
          <w:del w:id="10638" w:author="Admin" w:date="2019-02-19T02:10:00Z"/>
        </w:trPr>
        <w:tc>
          <w:tcPr>
            <w:tcW w:w="720" w:type="dxa"/>
            <w:vMerge/>
            <w:vAlign w:val="bottom"/>
          </w:tcPr>
          <w:p w:rsidR="00A33515" w:rsidDel="002260E7" w:rsidRDefault="00A33515">
            <w:pPr>
              <w:rPr>
                <w:del w:id="10639" w:author="Admin" w:date="2019-02-19T02:10:00Z"/>
                <w:sz w:val="24"/>
                <w:szCs w:val="24"/>
              </w:rPr>
            </w:pPr>
          </w:p>
        </w:tc>
        <w:tc>
          <w:tcPr>
            <w:tcW w:w="1080" w:type="dxa"/>
            <w:vAlign w:val="bottom"/>
          </w:tcPr>
          <w:p w:rsidR="00A33515" w:rsidDel="002260E7" w:rsidRDefault="001A4D22">
            <w:pPr>
              <w:spacing w:line="295" w:lineRule="exact"/>
              <w:ind w:left="500"/>
              <w:rPr>
                <w:del w:id="10640" w:author="Admin" w:date="2019-02-19T02:10:00Z"/>
                <w:sz w:val="20"/>
                <w:szCs w:val="20"/>
              </w:rPr>
            </w:pPr>
            <w:del w:id="10641" w:author="Admin" w:date="2019-02-19T02:10:00Z">
              <w:r w:rsidDel="002260E7">
                <w:rPr>
                  <w:rFonts w:ascii="Arial" w:eastAsia="Arial" w:hAnsi="Arial" w:cs="Arial"/>
                  <w:i/>
                  <w:iCs/>
                  <w:sz w:val="34"/>
                  <w:szCs w:val="34"/>
                  <w:vertAlign w:val="superscript"/>
                </w:rPr>
                <w:delText>a</w:delText>
              </w:r>
              <w:r w:rsidDel="002260E7">
                <w:rPr>
                  <w:rFonts w:ascii="Arial" w:eastAsia="Arial" w:hAnsi="Arial" w:cs="Arial"/>
                  <w:i/>
                  <w:iCs/>
                  <w:sz w:val="13"/>
                  <w:szCs w:val="13"/>
                </w:rPr>
                <w:delText>i</w:delText>
              </w:r>
              <w:r w:rsidDel="002260E7">
                <w:rPr>
                  <w:rFonts w:ascii="Arial" w:eastAsia="Arial" w:hAnsi="Arial" w:cs="Arial"/>
                  <w:i/>
                  <w:iCs/>
                  <w:sz w:val="34"/>
                  <w:szCs w:val="34"/>
                  <w:vertAlign w:val="superscript"/>
                </w:rPr>
                <w:delText>b</w:delText>
              </w:r>
              <w:r w:rsidDel="002260E7">
                <w:rPr>
                  <w:rFonts w:ascii="Arial" w:eastAsia="Arial" w:hAnsi="Arial" w:cs="Arial"/>
                  <w:i/>
                  <w:iCs/>
                  <w:sz w:val="13"/>
                  <w:szCs w:val="13"/>
                </w:rPr>
                <w:delText>n  i</w:delText>
              </w:r>
              <w:r w:rsidDel="002260E7">
                <w:rPr>
                  <w:rFonts w:eastAsia="Times New Roman"/>
                  <w:i/>
                  <w:iCs/>
                  <w:sz w:val="34"/>
                  <w:szCs w:val="34"/>
                  <w:vertAlign w:val="superscript"/>
                </w:rPr>
                <w:delText>:</w:delText>
              </w:r>
            </w:del>
          </w:p>
        </w:tc>
        <w:tc>
          <w:tcPr>
            <w:tcW w:w="0" w:type="dxa"/>
            <w:vAlign w:val="bottom"/>
          </w:tcPr>
          <w:p w:rsidR="00A33515" w:rsidDel="002260E7" w:rsidRDefault="00A33515">
            <w:pPr>
              <w:rPr>
                <w:del w:id="10642" w:author="Admin" w:date="2019-02-19T02:10:00Z"/>
                <w:sz w:val="1"/>
                <w:szCs w:val="1"/>
              </w:rPr>
            </w:pPr>
          </w:p>
        </w:tc>
      </w:tr>
      <w:tr w:rsidR="00A33515" w:rsidDel="002260E7">
        <w:trPr>
          <w:trHeight w:val="271"/>
          <w:del w:id="10643" w:author="Admin" w:date="2019-02-19T02:10:00Z"/>
        </w:trPr>
        <w:tc>
          <w:tcPr>
            <w:tcW w:w="720" w:type="dxa"/>
            <w:vAlign w:val="bottom"/>
          </w:tcPr>
          <w:p w:rsidR="00A33515" w:rsidDel="002260E7" w:rsidRDefault="00A33515">
            <w:pPr>
              <w:rPr>
                <w:del w:id="10644" w:author="Admin" w:date="2019-02-19T02:10:00Z"/>
                <w:sz w:val="23"/>
                <w:szCs w:val="23"/>
              </w:rPr>
            </w:pPr>
          </w:p>
        </w:tc>
        <w:tc>
          <w:tcPr>
            <w:tcW w:w="1080" w:type="dxa"/>
            <w:vAlign w:val="bottom"/>
          </w:tcPr>
          <w:p w:rsidR="00A33515" w:rsidDel="002260E7" w:rsidRDefault="001A4D22">
            <w:pPr>
              <w:ind w:right="482"/>
              <w:jc w:val="center"/>
              <w:rPr>
                <w:del w:id="10645" w:author="Admin" w:date="2019-02-19T02:10:00Z"/>
                <w:sz w:val="20"/>
                <w:szCs w:val="20"/>
              </w:rPr>
            </w:pPr>
            <w:del w:id="10646" w:author="Admin" w:date="2019-02-19T02:10:00Z">
              <w:r w:rsidDel="002260E7">
                <w:rPr>
                  <w:rFonts w:ascii="Arial" w:eastAsia="Arial" w:hAnsi="Arial" w:cs="Arial"/>
                  <w:sz w:val="14"/>
                  <w:szCs w:val="14"/>
                </w:rPr>
                <w:delText xml:space="preserve">0  </w:delText>
              </w:r>
              <w:r w:rsidDel="002260E7">
                <w:rPr>
                  <w:rFonts w:ascii="Arial" w:eastAsia="Arial" w:hAnsi="Arial" w:cs="Arial"/>
                  <w:i/>
                  <w:iCs/>
                  <w:sz w:val="14"/>
                  <w:szCs w:val="14"/>
                </w:rPr>
                <w:delText>i  n</w:delText>
              </w:r>
            </w:del>
          </w:p>
        </w:tc>
        <w:tc>
          <w:tcPr>
            <w:tcW w:w="0" w:type="dxa"/>
            <w:vAlign w:val="bottom"/>
          </w:tcPr>
          <w:p w:rsidR="00A33515" w:rsidDel="002260E7" w:rsidRDefault="00A33515">
            <w:pPr>
              <w:rPr>
                <w:del w:id="10647" w:author="Admin" w:date="2019-02-19T02:10:00Z"/>
                <w:sz w:val="1"/>
                <w:szCs w:val="1"/>
              </w:rPr>
            </w:pPr>
          </w:p>
        </w:tc>
      </w:tr>
    </w:tbl>
    <w:p w:rsidR="00A33515" w:rsidDel="002260E7" w:rsidRDefault="00A33515">
      <w:pPr>
        <w:spacing w:line="38" w:lineRule="exact"/>
        <w:rPr>
          <w:del w:id="10648" w:author="Admin" w:date="2019-02-19T02:10:00Z"/>
          <w:sz w:val="20"/>
          <w:szCs w:val="20"/>
        </w:rPr>
      </w:pPr>
    </w:p>
    <w:p w:rsidR="00A33515" w:rsidDel="002260E7" w:rsidRDefault="001A4D22">
      <w:pPr>
        <w:ind w:left="500"/>
        <w:jc w:val="both"/>
        <w:rPr>
          <w:del w:id="10649" w:author="Admin" w:date="2019-02-19T02:10:00Z"/>
          <w:sz w:val="20"/>
          <w:szCs w:val="20"/>
        </w:rPr>
      </w:pPr>
      <w:del w:id="10650" w:author="Admin" w:date="2019-02-19T02:10:00Z">
        <w:r w:rsidDel="002260E7">
          <w:rPr>
            <w:rFonts w:ascii="Arial" w:eastAsia="Arial" w:hAnsi="Arial" w:cs="Arial"/>
            <w:sz w:val="20"/>
            <w:szCs w:val="20"/>
          </w:rPr>
          <w:delText xml:space="preserve">Предположим, что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 гипергеометрические прогрессии. Все-гда ли последовательность </w:delText>
        </w:r>
        <w:r w:rsidDel="002260E7">
          <w:rPr>
            <w:rFonts w:ascii="Arial" w:eastAsia="Arial" w:hAnsi="Arial" w:cs="Arial"/>
            <w:i/>
            <w:iCs/>
            <w:sz w:val="20"/>
            <w:szCs w:val="20"/>
          </w:rPr>
          <w:delText>a b</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есть конечная сумма гипергеомет-рических прогрессий? Если нет, то какие условия надо наложить на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b</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чтобы это было верно?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Начните со случая геометрических</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прогрессий.</w:delText>
        </w:r>
      </w:del>
    </w:p>
    <w:p w:rsidR="00A33515" w:rsidDel="002260E7" w:rsidRDefault="00A33515">
      <w:pPr>
        <w:spacing w:line="176" w:lineRule="exact"/>
        <w:rPr>
          <w:del w:id="10651" w:author="Admin" w:date="2019-02-19T02:10:00Z"/>
          <w:sz w:val="20"/>
          <w:szCs w:val="20"/>
        </w:rPr>
      </w:pPr>
    </w:p>
    <w:p w:rsidR="00A33515" w:rsidDel="002260E7" w:rsidRDefault="001A4D22">
      <w:pPr>
        <w:numPr>
          <w:ilvl w:val="0"/>
          <w:numId w:val="737"/>
        </w:numPr>
        <w:tabs>
          <w:tab w:val="left" w:pos="500"/>
        </w:tabs>
        <w:spacing w:line="303" w:lineRule="auto"/>
        <w:ind w:left="500" w:hanging="273"/>
        <w:rPr>
          <w:del w:id="10652" w:author="Admin" w:date="2019-02-19T02:10:00Z"/>
          <w:rFonts w:ascii="Arial" w:eastAsia="Arial" w:hAnsi="Arial" w:cs="Arial"/>
          <w:b/>
          <w:bCs/>
          <w:sz w:val="20"/>
          <w:szCs w:val="20"/>
        </w:rPr>
        <w:pPrChange w:id="10653" w:author="Admin" w:date="2019-02-19T00:19:00Z">
          <w:pPr>
            <w:numPr>
              <w:numId w:val="740"/>
            </w:numPr>
            <w:tabs>
              <w:tab w:val="left" w:pos="500"/>
            </w:tabs>
            <w:spacing w:line="303" w:lineRule="auto"/>
            <w:ind w:left="500" w:hanging="273"/>
          </w:pPr>
        </w:pPrChange>
      </w:pPr>
      <w:del w:id="10654" w:author="Admin" w:date="2019-02-19T02:10:00Z">
        <w:r w:rsidDel="002260E7">
          <w:rPr>
            <w:rFonts w:ascii="Arial" w:eastAsia="Arial" w:hAnsi="Arial" w:cs="Arial"/>
            <w:sz w:val="20"/>
            <w:szCs w:val="20"/>
          </w:rPr>
          <w:delText>Исследуйте существование решений в виде гипергеометрических функций для рекуррентного соотношения</w:delText>
        </w:r>
      </w:del>
    </w:p>
    <w:p w:rsidR="00A33515" w:rsidDel="002260E7" w:rsidRDefault="00A33515">
      <w:pPr>
        <w:spacing w:line="108" w:lineRule="exact"/>
        <w:rPr>
          <w:del w:id="10655" w:author="Admin" w:date="2019-02-19T02:10:00Z"/>
          <w:sz w:val="20"/>
          <w:szCs w:val="20"/>
        </w:rPr>
      </w:pPr>
    </w:p>
    <w:p w:rsidR="00A33515" w:rsidRPr="001A4D22" w:rsidDel="002260E7" w:rsidRDefault="001A4D22">
      <w:pPr>
        <w:tabs>
          <w:tab w:val="left" w:pos="3060"/>
          <w:tab w:val="left" w:pos="4000"/>
          <w:tab w:val="left" w:pos="5080"/>
          <w:tab w:val="left" w:pos="6100"/>
        </w:tabs>
        <w:ind w:left="580"/>
        <w:rPr>
          <w:del w:id="10656" w:author="Admin" w:date="2019-02-19T02:10:00Z"/>
          <w:sz w:val="20"/>
          <w:szCs w:val="20"/>
          <w:lang w:val="en-US"/>
          <w:rPrChange w:id="10657" w:author="Admin" w:date="2019-02-18T23:55:00Z">
            <w:rPr>
              <w:del w:id="10658" w:author="Admin" w:date="2019-02-19T02:10:00Z"/>
              <w:sz w:val="20"/>
              <w:szCs w:val="20"/>
            </w:rPr>
          </w:rPrChange>
        </w:rPr>
      </w:pPr>
      <w:del w:id="10659" w:author="Admin" w:date="2019-02-19T02:10:00Z">
        <w:r w:rsidRPr="001A4D22" w:rsidDel="002260E7">
          <w:rPr>
            <w:rFonts w:ascii="Arial" w:eastAsia="Arial" w:hAnsi="Arial" w:cs="Arial"/>
            <w:i/>
            <w:iCs/>
            <w:sz w:val="20"/>
            <w:szCs w:val="20"/>
            <w:lang w:val="en-US"/>
            <w:rPrChange w:id="10660" w:author="Admin" w:date="2019-02-18T23:55:00Z">
              <w:rPr>
                <w:rFonts w:ascii="Arial" w:eastAsia="Arial" w:hAnsi="Arial" w:cs="Arial"/>
                <w:i/>
                <w:iCs/>
                <w:sz w:val="20"/>
                <w:szCs w:val="20"/>
              </w:rPr>
            </w:rPrChange>
          </w:rPr>
          <w:delText>p</w:delText>
        </w:r>
        <w:r w:rsidRPr="001A4D22" w:rsidDel="002260E7">
          <w:rPr>
            <w:rFonts w:eastAsia="Times New Roman"/>
            <w:sz w:val="20"/>
            <w:szCs w:val="20"/>
            <w:lang w:val="en-US"/>
            <w:rPrChange w:id="10661" w:author="Admin" w:date="2019-02-18T23:55:00Z">
              <w:rPr>
                <w:rFonts w:eastAsia="Times New Roman"/>
                <w:sz w:val="20"/>
                <w:szCs w:val="20"/>
              </w:rPr>
            </w:rPrChange>
          </w:rPr>
          <w:delText>(</w:delText>
        </w:r>
        <w:r w:rsidRPr="001A4D22" w:rsidDel="002260E7">
          <w:rPr>
            <w:rFonts w:ascii="Arial" w:eastAsia="Arial" w:hAnsi="Arial" w:cs="Arial"/>
            <w:sz w:val="20"/>
            <w:szCs w:val="20"/>
            <w:lang w:val="en-US"/>
            <w:rPrChange w:id="10662" w:author="Admin" w:date="2019-02-18T23:55:00Z">
              <w:rPr>
                <w:rFonts w:ascii="Arial" w:eastAsia="Arial" w:hAnsi="Arial" w:cs="Arial"/>
                <w:sz w:val="20"/>
                <w:szCs w:val="20"/>
              </w:rPr>
            </w:rPrChange>
          </w:rPr>
          <w:delText>0</w:delText>
        </w:r>
        <w:r w:rsidRPr="001A4D22" w:rsidDel="002260E7">
          <w:rPr>
            <w:rFonts w:eastAsia="Times New Roman"/>
            <w:i/>
            <w:iCs/>
            <w:sz w:val="20"/>
            <w:szCs w:val="20"/>
            <w:lang w:val="en-US"/>
            <w:rPrChange w:id="10663" w:author="Admin" w:date="2019-02-18T23:55:00Z">
              <w:rPr>
                <w:rFonts w:eastAsia="Times New Roman"/>
                <w:i/>
                <w:iCs/>
                <w:sz w:val="20"/>
                <w:szCs w:val="20"/>
              </w:rPr>
            </w:rPrChange>
          </w:rPr>
          <w:delText>;</w:delText>
        </w:r>
        <w:r w:rsidRPr="001A4D22" w:rsidDel="002260E7">
          <w:rPr>
            <w:rFonts w:ascii="Arial" w:eastAsia="Arial" w:hAnsi="Arial" w:cs="Arial"/>
            <w:i/>
            <w:iCs/>
            <w:sz w:val="20"/>
            <w:szCs w:val="20"/>
            <w:lang w:val="en-US"/>
            <w:rPrChange w:id="10664" w:author="Admin" w:date="2019-02-18T23:55:00Z">
              <w:rPr>
                <w:rFonts w:ascii="Arial" w:eastAsia="Arial" w:hAnsi="Arial" w:cs="Arial"/>
                <w:i/>
                <w:iCs/>
                <w:sz w:val="20"/>
                <w:szCs w:val="20"/>
              </w:rPr>
            </w:rPrChange>
          </w:rPr>
          <w:delText xml:space="preserve"> n</w:delText>
        </w:r>
        <w:r w:rsidRPr="001A4D22" w:rsidDel="002260E7">
          <w:rPr>
            <w:rFonts w:eastAsia="Times New Roman"/>
            <w:sz w:val="20"/>
            <w:szCs w:val="20"/>
            <w:lang w:val="en-US"/>
            <w:rPrChange w:id="10665"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666"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0667" w:author="Admin" w:date="2019-02-18T23:55: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10668" w:author="Admin" w:date="2019-02-18T23:55: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10669"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670" w:author="Admin" w:date="2019-02-18T23:55:00Z">
              <w:rPr>
                <w:rFonts w:ascii="Arial" w:eastAsia="Arial" w:hAnsi="Arial" w:cs="Arial"/>
                <w:i/>
                <w:iCs/>
                <w:sz w:val="20"/>
                <w:szCs w:val="20"/>
              </w:rPr>
            </w:rPrChange>
          </w:rPr>
          <w:delText xml:space="preserve"> p</w:delText>
        </w:r>
        <w:r w:rsidRPr="001A4D22" w:rsidDel="002260E7">
          <w:rPr>
            <w:rFonts w:eastAsia="Times New Roman"/>
            <w:sz w:val="20"/>
            <w:szCs w:val="20"/>
            <w:lang w:val="en-US"/>
            <w:rPrChange w:id="10671" w:author="Admin" w:date="2019-02-18T23:55:00Z">
              <w:rPr>
                <w:rFonts w:eastAsia="Times New Roman"/>
                <w:sz w:val="20"/>
                <w:szCs w:val="20"/>
              </w:rPr>
            </w:rPrChange>
          </w:rPr>
          <w:delText>(</w:delText>
        </w:r>
        <w:r w:rsidRPr="001A4D22" w:rsidDel="002260E7">
          <w:rPr>
            <w:rFonts w:ascii="Arial" w:eastAsia="Arial" w:hAnsi="Arial" w:cs="Arial"/>
            <w:sz w:val="20"/>
            <w:szCs w:val="20"/>
            <w:lang w:val="en-US"/>
            <w:rPrChange w:id="10672" w:author="Admin" w:date="2019-02-18T23:55:00Z">
              <w:rPr>
                <w:rFonts w:ascii="Arial" w:eastAsia="Arial" w:hAnsi="Arial" w:cs="Arial"/>
                <w:sz w:val="20"/>
                <w:szCs w:val="20"/>
              </w:rPr>
            </w:rPrChange>
          </w:rPr>
          <w:delText>1</w:delText>
        </w:r>
        <w:r w:rsidRPr="001A4D22" w:rsidDel="002260E7">
          <w:rPr>
            <w:rFonts w:eastAsia="Times New Roman"/>
            <w:i/>
            <w:iCs/>
            <w:sz w:val="20"/>
            <w:szCs w:val="20"/>
            <w:lang w:val="en-US"/>
            <w:rPrChange w:id="10673" w:author="Admin" w:date="2019-02-18T23:55:00Z">
              <w:rPr>
                <w:rFonts w:eastAsia="Times New Roman"/>
                <w:i/>
                <w:iCs/>
                <w:sz w:val="20"/>
                <w:szCs w:val="20"/>
              </w:rPr>
            </w:rPrChange>
          </w:rPr>
          <w:delText>;</w:delText>
        </w:r>
        <w:r w:rsidRPr="001A4D22" w:rsidDel="002260E7">
          <w:rPr>
            <w:rFonts w:ascii="Arial" w:eastAsia="Arial" w:hAnsi="Arial" w:cs="Arial"/>
            <w:i/>
            <w:iCs/>
            <w:sz w:val="20"/>
            <w:szCs w:val="20"/>
            <w:lang w:val="en-US"/>
            <w:rPrChange w:id="10674" w:author="Admin" w:date="2019-02-18T23:55:00Z">
              <w:rPr>
                <w:rFonts w:ascii="Arial" w:eastAsia="Arial" w:hAnsi="Arial" w:cs="Arial"/>
                <w:i/>
                <w:iCs/>
                <w:sz w:val="20"/>
                <w:szCs w:val="20"/>
              </w:rPr>
            </w:rPrChange>
          </w:rPr>
          <w:delText xml:space="preserve"> n</w:delText>
        </w:r>
        <w:r w:rsidRPr="001A4D22" w:rsidDel="002260E7">
          <w:rPr>
            <w:rFonts w:eastAsia="Times New Roman"/>
            <w:sz w:val="20"/>
            <w:szCs w:val="20"/>
            <w:lang w:val="en-US"/>
            <w:rPrChange w:id="10675"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676"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0677" w:author="Admin" w:date="2019-02-18T23:55:00Z">
              <w:rPr>
                <w:rFonts w:ascii="Arial" w:eastAsia="Arial" w:hAnsi="Arial" w:cs="Arial"/>
                <w:i/>
                <w:iCs/>
                <w:sz w:val="27"/>
                <w:szCs w:val="27"/>
                <w:vertAlign w:val="subscript"/>
              </w:rPr>
            </w:rPrChange>
          </w:rPr>
          <w:delText>n</w:delText>
        </w:r>
        <w:r w:rsidRPr="001A4D22" w:rsidDel="002260E7">
          <w:rPr>
            <w:rFonts w:ascii="Arial" w:eastAsia="Arial" w:hAnsi="Arial" w:cs="Arial"/>
            <w:i/>
            <w:iCs/>
            <w:sz w:val="20"/>
            <w:szCs w:val="20"/>
            <w:lang w:val="en-US"/>
            <w:rPrChange w:id="10678" w:author="Admin" w:date="2019-02-18T23:55:00Z">
              <w:rPr>
                <w:rFonts w:ascii="Arial" w:eastAsia="Arial" w:hAnsi="Arial" w:cs="Arial"/>
                <w:i/>
                <w:iCs/>
                <w:sz w:val="20"/>
                <w:szCs w:val="20"/>
              </w:rPr>
            </w:rPrChange>
          </w:rPr>
          <w:delText xml:space="preserve">  </w:delText>
        </w:r>
        <w:r w:rsidRPr="001A4D22" w:rsidDel="002260E7">
          <w:rPr>
            <w:rFonts w:ascii="Arial" w:eastAsia="Arial" w:hAnsi="Arial" w:cs="Arial"/>
            <w:sz w:val="27"/>
            <w:szCs w:val="27"/>
            <w:vertAlign w:val="subscript"/>
            <w:lang w:val="en-US"/>
            <w:rPrChange w:id="10679" w:author="Admin" w:date="2019-02-18T23:55:00Z">
              <w:rPr>
                <w:rFonts w:ascii="Arial" w:eastAsia="Arial" w:hAnsi="Arial" w:cs="Arial"/>
                <w:sz w:val="27"/>
                <w:szCs w:val="27"/>
                <w:vertAlign w:val="subscript"/>
              </w:rPr>
            </w:rPrChange>
          </w:rPr>
          <w:delText>1</w:delText>
        </w:r>
        <w:r w:rsidRPr="001A4D22" w:rsidDel="002260E7">
          <w:rPr>
            <w:rFonts w:ascii="Arial" w:eastAsia="Arial" w:hAnsi="Arial" w:cs="Arial"/>
            <w:i/>
            <w:iCs/>
            <w:sz w:val="20"/>
            <w:szCs w:val="20"/>
            <w:lang w:val="en-US"/>
            <w:rPrChange w:id="10680" w:author="Admin" w:date="2019-02-18T23:55: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10681" w:author="Admin" w:date="2019-02-18T23:55:00Z">
              <w:rPr>
                <w:rFonts w:eastAsia="Times New Roman"/>
                <w:sz w:val="20"/>
                <w:szCs w:val="20"/>
              </w:rPr>
            </w:rPrChange>
          </w:rPr>
          <w:delText>+</w:delText>
        </w:r>
        <w:r w:rsidRPr="001A4D22" w:rsidDel="002260E7">
          <w:rPr>
            <w:sz w:val="20"/>
            <w:szCs w:val="20"/>
            <w:lang w:val="en-US"/>
            <w:rPrChange w:id="10682" w:author="Admin" w:date="2019-02-18T23:55:00Z">
              <w:rPr>
                <w:sz w:val="20"/>
                <w:szCs w:val="20"/>
              </w:rPr>
            </w:rPrChange>
          </w:rPr>
          <w:tab/>
        </w:r>
        <w:r w:rsidRPr="001A4D22" w:rsidDel="002260E7">
          <w:rPr>
            <w:rFonts w:eastAsia="Times New Roman"/>
            <w:sz w:val="20"/>
            <w:szCs w:val="20"/>
            <w:lang w:val="en-US"/>
            <w:rPrChange w:id="10683"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0684" w:author="Admin" w:date="2019-02-18T23:55:00Z">
              <w:rPr>
                <w:rFonts w:ascii="Arial" w:eastAsia="Arial" w:hAnsi="Arial" w:cs="Arial"/>
                <w:i/>
                <w:iCs/>
                <w:sz w:val="20"/>
                <w:szCs w:val="20"/>
              </w:rPr>
            </w:rPrChange>
          </w:rPr>
          <w:delText>p</w:delText>
        </w:r>
        <w:r w:rsidRPr="001A4D22" w:rsidDel="002260E7">
          <w:rPr>
            <w:rFonts w:eastAsia="Times New Roman"/>
            <w:sz w:val="20"/>
            <w:szCs w:val="20"/>
            <w:lang w:val="en-US"/>
            <w:rPrChange w:id="10685"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686" w:author="Admin" w:date="2019-02-18T23:55:00Z">
              <w:rPr>
                <w:rFonts w:ascii="Arial" w:eastAsia="Arial" w:hAnsi="Arial" w:cs="Arial"/>
                <w:i/>
                <w:iCs/>
                <w:sz w:val="20"/>
                <w:szCs w:val="20"/>
              </w:rPr>
            </w:rPrChange>
          </w:rPr>
          <w:delText>k</w:delText>
        </w:r>
        <w:r w:rsidRPr="001A4D22" w:rsidDel="002260E7">
          <w:rPr>
            <w:rFonts w:eastAsia="Times New Roman"/>
            <w:i/>
            <w:iCs/>
            <w:sz w:val="20"/>
            <w:szCs w:val="20"/>
            <w:lang w:val="en-US"/>
            <w:rPrChange w:id="10687" w:author="Admin" w:date="2019-02-18T23:55:00Z">
              <w:rPr>
                <w:rFonts w:eastAsia="Times New Roman"/>
                <w:i/>
                <w:iCs/>
                <w:sz w:val="20"/>
                <w:szCs w:val="20"/>
              </w:rPr>
            </w:rPrChange>
          </w:rPr>
          <w:delText>;</w:delText>
        </w:r>
        <w:r w:rsidRPr="001A4D22" w:rsidDel="002260E7">
          <w:rPr>
            <w:rFonts w:eastAsia="Times New Roman"/>
            <w:sz w:val="20"/>
            <w:szCs w:val="20"/>
            <w:lang w:val="en-US"/>
            <w:rPrChange w:id="10688"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0689" w:author="Admin" w:date="2019-02-18T23:55:00Z">
              <w:rPr>
                <w:rFonts w:ascii="Arial" w:eastAsia="Arial" w:hAnsi="Arial" w:cs="Arial"/>
                <w:i/>
                <w:iCs/>
                <w:sz w:val="20"/>
                <w:szCs w:val="20"/>
              </w:rPr>
            </w:rPrChange>
          </w:rPr>
          <w:delText>n</w:delText>
        </w:r>
        <w:r w:rsidRPr="001A4D22" w:rsidDel="002260E7">
          <w:rPr>
            <w:sz w:val="20"/>
            <w:szCs w:val="20"/>
            <w:lang w:val="en-US"/>
            <w:rPrChange w:id="10690" w:author="Admin" w:date="2019-02-18T23:55:00Z">
              <w:rPr>
                <w:sz w:val="20"/>
                <w:szCs w:val="20"/>
              </w:rPr>
            </w:rPrChange>
          </w:rPr>
          <w:tab/>
        </w:r>
        <w:r w:rsidRPr="001A4D22" w:rsidDel="002260E7">
          <w:rPr>
            <w:rFonts w:ascii="Arial" w:eastAsia="Arial" w:hAnsi="Arial" w:cs="Arial"/>
            <w:i/>
            <w:iCs/>
            <w:sz w:val="20"/>
            <w:szCs w:val="20"/>
            <w:lang w:val="en-US"/>
            <w:rPrChange w:id="10691" w:author="Admin" w:date="2019-02-18T23:55:00Z">
              <w:rPr>
                <w:rFonts w:ascii="Arial" w:eastAsia="Arial" w:hAnsi="Arial" w:cs="Arial"/>
                <w:i/>
                <w:iCs/>
                <w:sz w:val="20"/>
                <w:szCs w:val="20"/>
              </w:rPr>
            </w:rPrChange>
          </w:rPr>
          <w:delText>k</w:delText>
        </w:r>
        <w:r w:rsidRPr="001A4D22" w:rsidDel="002260E7">
          <w:rPr>
            <w:rFonts w:eastAsia="Times New Roman"/>
            <w:sz w:val="20"/>
            <w:szCs w:val="20"/>
            <w:lang w:val="en-US"/>
            <w:rPrChange w:id="10692"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693"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0694" w:author="Admin" w:date="2019-02-18T23:55:00Z">
              <w:rPr>
                <w:rFonts w:ascii="Arial" w:eastAsia="Arial" w:hAnsi="Arial" w:cs="Arial"/>
                <w:i/>
                <w:iCs/>
                <w:sz w:val="27"/>
                <w:szCs w:val="27"/>
                <w:vertAlign w:val="subscript"/>
              </w:rPr>
            </w:rPrChange>
          </w:rPr>
          <w:delText>n  k</w:delText>
        </w:r>
        <w:r w:rsidRPr="001A4D22" w:rsidDel="002260E7">
          <w:rPr>
            <w:rFonts w:ascii="Arial" w:eastAsia="Arial" w:hAnsi="Arial" w:cs="Arial"/>
            <w:i/>
            <w:iCs/>
            <w:sz w:val="20"/>
            <w:szCs w:val="20"/>
            <w:lang w:val="en-US"/>
            <w:rPrChange w:id="10695" w:author="Admin" w:date="2019-02-18T23:55: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10696" w:author="Admin" w:date="2019-02-18T23:55:00Z">
              <w:rPr>
                <w:rFonts w:eastAsia="Times New Roman"/>
                <w:sz w:val="20"/>
                <w:szCs w:val="20"/>
              </w:rPr>
            </w:rPrChange>
          </w:rPr>
          <w:delText>+</w:delText>
        </w:r>
        <w:r w:rsidRPr="001A4D22" w:rsidDel="002260E7">
          <w:rPr>
            <w:sz w:val="20"/>
            <w:szCs w:val="20"/>
            <w:lang w:val="en-US"/>
            <w:rPrChange w:id="10697" w:author="Admin" w:date="2019-02-18T23:55:00Z">
              <w:rPr>
                <w:sz w:val="20"/>
                <w:szCs w:val="20"/>
              </w:rPr>
            </w:rPrChange>
          </w:rPr>
          <w:tab/>
        </w:r>
        <w:r w:rsidRPr="001A4D22" w:rsidDel="002260E7">
          <w:rPr>
            <w:rFonts w:eastAsia="Times New Roman"/>
            <w:sz w:val="20"/>
            <w:szCs w:val="20"/>
            <w:lang w:val="en-US"/>
            <w:rPrChange w:id="10698"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0699" w:author="Admin" w:date="2019-02-18T23:55:00Z">
              <w:rPr>
                <w:rFonts w:ascii="Arial" w:eastAsia="Arial" w:hAnsi="Arial" w:cs="Arial"/>
                <w:i/>
                <w:iCs/>
                <w:sz w:val="20"/>
                <w:szCs w:val="20"/>
              </w:rPr>
            </w:rPrChange>
          </w:rPr>
          <w:delText>p</w:delText>
        </w:r>
        <w:r w:rsidRPr="001A4D22" w:rsidDel="002260E7">
          <w:rPr>
            <w:rFonts w:eastAsia="Times New Roman"/>
            <w:sz w:val="20"/>
            <w:szCs w:val="20"/>
            <w:lang w:val="en-US"/>
            <w:rPrChange w:id="10700"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0701" w:author="Admin" w:date="2019-02-18T23:55:00Z">
              <w:rPr>
                <w:rFonts w:ascii="Arial" w:eastAsia="Arial" w:hAnsi="Arial" w:cs="Arial"/>
                <w:i/>
                <w:iCs/>
                <w:sz w:val="20"/>
                <w:szCs w:val="20"/>
              </w:rPr>
            </w:rPrChange>
          </w:rPr>
          <w:delText>n</w:delText>
        </w:r>
        <w:r w:rsidRPr="001A4D22" w:rsidDel="002260E7">
          <w:rPr>
            <w:rFonts w:ascii="Arial" w:eastAsia="Arial" w:hAnsi="Arial" w:cs="Arial"/>
            <w:sz w:val="27"/>
            <w:szCs w:val="27"/>
            <w:vertAlign w:val="subscript"/>
            <w:lang w:val="en-US"/>
            <w:rPrChange w:id="10702" w:author="Admin" w:date="2019-02-18T23:55:00Z">
              <w:rPr>
                <w:rFonts w:ascii="Arial" w:eastAsia="Arial" w:hAnsi="Arial" w:cs="Arial"/>
                <w:sz w:val="27"/>
                <w:szCs w:val="27"/>
                <w:vertAlign w:val="subscript"/>
              </w:rPr>
            </w:rPrChange>
          </w:rPr>
          <w:delText>0</w:delText>
        </w:r>
        <w:r w:rsidRPr="001A4D22" w:rsidDel="002260E7">
          <w:rPr>
            <w:rFonts w:eastAsia="Times New Roman"/>
            <w:i/>
            <w:iCs/>
            <w:sz w:val="20"/>
            <w:szCs w:val="20"/>
            <w:lang w:val="en-US"/>
            <w:rPrChange w:id="10703" w:author="Admin" w:date="2019-02-18T23:55:00Z">
              <w:rPr>
                <w:rFonts w:eastAsia="Times New Roman"/>
                <w:i/>
                <w:iCs/>
                <w:sz w:val="20"/>
                <w:szCs w:val="20"/>
              </w:rPr>
            </w:rPrChange>
          </w:rPr>
          <w:delText>;</w:delText>
        </w:r>
        <w:r w:rsidRPr="001A4D22" w:rsidDel="002260E7">
          <w:rPr>
            <w:rFonts w:eastAsia="Times New Roman"/>
            <w:sz w:val="20"/>
            <w:szCs w:val="20"/>
            <w:lang w:val="en-US"/>
            <w:rPrChange w:id="10704"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0705" w:author="Admin" w:date="2019-02-18T23:55:00Z">
              <w:rPr>
                <w:rFonts w:ascii="Arial" w:eastAsia="Arial" w:hAnsi="Arial" w:cs="Arial"/>
                <w:i/>
                <w:iCs/>
                <w:sz w:val="20"/>
                <w:szCs w:val="20"/>
              </w:rPr>
            </w:rPrChange>
          </w:rPr>
          <w:delText>n</w:delText>
        </w:r>
        <w:r w:rsidRPr="001A4D22" w:rsidDel="002260E7">
          <w:rPr>
            <w:sz w:val="20"/>
            <w:szCs w:val="20"/>
            <w:lang w:val="en-US"/>
            <w:rPrChange w:id="10706" w:author="Admin" w:date="2019-02-18T23:55:00Z">
              <w:rPr>
                <w:sz w:val="20"/>
                <w:szCs w:val="20"/>
              </w:rPr>
            </w:rPrChange>
          </w:rPr>
          <w:tab/>
        </w:r>
        <w:r w:rsidRPr="001A4D22" w:rsidDel="002260E7">
          <w:rPr>
            <w:rFonts w:ascii="Arial" w:eastAsia="Arial" w:hAnsi="Arial" w:cs="Arial"/>
            <w:i/>
            <w:iCs/>
            <w:sz w:val="17"/>
            <w:szCs w:val="17"/>
            <w:lang w:val="en-US"/>
            <w:rPrChange w:id="10707" w:author="Admin" w:date="2019-02-18T23:55:00Z">
              <w:rPr>
                <w:rFonts w:ascii="Arial" w:eastAsia="Arial" w:hAnsi="Arial" w:cs="Arial"/>
                <w:i/>
                <w:iCs/>
                <w:sz w:val="17"/>
                <w:szCs w:val="17"/>
              </w:rPr>
            </w:rPrChange>
          </w:rPr>
          <w:delText>n</w:delText>
        </w:r>
        <w:r w:rsidRPr="001A4D22" w:rsidDel="002260E7">
          <w:rPr>
            <w:rFonts w:ascii="Arial" w:eastAsia="Arial" w:hAnsi="Arial" w:cs="Arial"/>
            <w:vertAlign w:val="subscript"/>
            <w:lang w:val="en-US"/>
            <w:rPrChange w:id="10708" w:author="Admin" w:date="2019-02-18T23:55:00Z">
              <w:rPr>
                <w:rFonts w:ascii="Arial" w:eastAsia="Arial" w:hAnsi="Arial" w:cs="Arial"/>
                <w:vertAlign w:val="subscript"/>
              </w:rPr>
            </w:rPrChange>
          </w:rPr>
          <w:delText>0</w:delText>
        </w:r>
        <w:r w:rsidRPr="001A4D22" w:rsidDel="002260E7">
          <w:rPr>
            <w:rFonts w:eastAsia="Times New Roman"/>
            <w:sz w:val="17"/>
            <w:szCs w:val="17"/>
            <w:lang w:val="en-US"/>
            <w:rPrChange w:id="10709" w:author="Admin" w:date="2019-02-18T23:55:00Z">
              <w:rPr>
                <w:rFonts w:eastAsia="Times New Roman"/>
                <w:sz w:val="17"/>
                <w:szCs w:val="17"/>
              </w:rPr>
            </w:rPrChange>
          </w:rPr>
          <w:delText>)</w:delText>
        </w:r>
        <w:r w:rsidRPr="001A4D22" w:rsidDel="002260E7">
          <w:rPr>
            <w:rFonts w:ascii="Arial" w:eastAsia="Arial" w:hAnsi="Arial" w:cs="Arial"/>
            <w:i/>
            <w:iCs/>
            <w:sz w:val="17"/>
            <w:szCs w:val="17"/>
            <w:lang w:val="en-US"/>
            <w:rPrChange w:id="10710" w:author="Admin" w:date="2019-02-18T23:55:00Z">
              <w:rPr>
                <w:rFonts w:ascii="Arial" w:eastAsia="Arial" w:hAnsi="Arial" w:cs="Arial"/>
                <w:i/>
                <w:iCs/>
                <w:sz w:val="17"/>
                <w:szCs w:val="17"/>
              </w:rPr>
            </w:rPrChange>
          </w:rPr>
          <w:delText>a</w:delText>
        </w:r>
        <w:r w:rsidRPr="001A4D22" w:rsidDel="002260E7">
          <w:rPr>
            <w:rFonts w:ascii="Arial" w:eastAsia="Arial" w:hAnsi="Arial" w:cs="Arial"/>
            <w:i/>
            <w:iCs/>
            <w:vertAlign w:val="subscript"/>
            <w:lang w:val="en-US"/>
            <w:rPrChange w:id="10711" w:author="Admin" w:date="2019-02-18T23:55:00Z">
              <w:rPr>
                <w:rFonts w:ascii="Arial" w:eastAsia="Arial" w:hAnsi="Arial" w:cs="Arial"/>
                <w:i/>
                <w:iCs/>
                <w:vertAlign w:val="subscript"/>
              </w:rPr>
            </w:rPrChange>
          </w:rPr>
          <w:delText>n</w:delText>
        </w:r>
        <w:r w:rsidRPr="001A4D22" w:rsidDel="002260E7">
          <w:rPr>
            <w:rFonts w:ascii="Arial" w:eastAsia="Arial" w:hAnsi="Arial" w:cs="Arial"/>
            <w:sz w:val="17"/>
            <w:szCs w:val="17"/>
            <w:vertAlign w:val="subscript"/>
            <w:lang w:val="en-US"/>
            <w:rPrChange w:id="10712" w:author="Admin" w:date="2019-02-18T23:55:00Z">
              <w:rPr>
                <w:rFonts w:ascii="Arial" w:eastAsia="Arial" w:hAnsi="Arial" w:cs="Arial"/>
                <w:sz w:val="17"/>
                <w:szCs w:val="17"/>
                <w:vertAlign w:val="subscript"/>
              </w:rPr>
            </w:rPrChange>
          </w:rPr>
          <w:delText>0</w:delText>
        </w:r>
        <w:r w:rsidRPr="001A4D22" w:rsidDel="002260E7">
          <w:rPr>
            <w:rFonts w:ascii="Arial" w:eastAsia="Arial" w:hAnsi="Arial" w:cs="Arial"/>
            <w:i/>
            <w:iCs/>
            <w:sz w:val="17"/>
            <w:szCs w:val="17"/>
            <w:lang w:val="en-US"/>
            <w:rPrChange w:id="10713" w:author="Admin" w:date="2019-02-18T23:55:00Z">
              <w:rPr>
                <w:rFonts w:ascii="Arial" w:eastAsia="Arial" w:hAnsi="Arial" w:cs="Arial"/>
                <w:i/>
                <w:iCs/>
                <w:sz w:val="17"/>
                <w:szCs w:val="17"/>
              </w:rPr>
            </w:rPrChange>
          </w:rPr>
          <w:delText xml:space="preserve"> </w:delText>
        </w:r>
        <w:r w:rsidRPr="001A4D22" w:rsidDel="002260E7">
          <w:rPr>
            <w:rFonts w:eastAsia="Times New Roman"/>
            <w:i/>
            <w:iCs/>
            <w:sz w:val="17"/>
            <w:szCs w:val="17"/>
            <w:lang w:val="en-US"/>
            <w:rPrChange w:id="10714" w:author="Admin" w:date="2019-02-18T23:55:00Z">
              <w:rPr>
                <w:rFonts w:eastAsia="Times New Roman"/>
                <w:i/>
                <w:iCs/>
                <w:sz w:val="17"/>
                <w:szCs w:val="17"/>
              </w:rPr>
            </w:rPrChange>
          </w:rPr>
          <w:delText>;</w:delText>
        </w:r>
      </w:del>
    </w:p>
    <w:p w:rsidR="00A33515" w:rsidRPr="001A4D22" w:rsidDel="002260E7" w:rsidRDefault="00A33515">
      <w:pPr>
        <w:spacing w:line="250" w:lineRule="exact"/>
        <w:rPr>
          <w:del w:id="10715" w:author="Admin" w:date="2019-02-19T02:10:00Z"/>
          <w:sz w:val="20"/>
          <w:szCs w:val="20"/>
          <w:lang w:val="en-US"/>
          <w:rPrChange w:id="10716" w:author="Admin" w:date="2019-02-18T23:55:00Z">
            <w:rPr>
              <w:del w:id="10717" w:author="Admin" w:date="2019-02-19T02:10:00Z"/>
              <w:sz w:val="20"/>
              <w:szCs w:val="20"/>
            </w:rPr>
          </w:rPrChange>
        </w:rPr>
      </w:pPr>
    </w:p>
    <w:p w:rsidR="00A33515" w:rsidDel="002260E7" w:rsidRDefault="001A4D22">
      <w:pPr>
        <w:ind w:left="500"/>
        <w:rPr>
          <w:del w:id="10718" w:author="Admin" w:date="2019-02-19T02:10:00Z"/>
          <w:sz w:val="20"/>
          <w:szCs w:val="20"/>
        </w:rPr>
      </w:pPr>
      <w:del w:id="10719" w:author="Admin" w:date="2019-02-19T02:10:00Z">
        <w:r w:rsidDel="002260E7">
          <w:rPr>
            <w:rFonts w:ascii="Arial" w:eastAsia="Arial" w:hAnsi="Arial" w:cs="Arial"/>
            <w:sz w:val="20"/>
            <w:szCs w:val="20"/>
          </w:rPr>
          <w:delText xml:space="preserve">где </w:delText>
        </w:r>
        <w:r w:rsidDel="002260E7">
          <w:rPr>
            <w:rFonts w:ascii="Arial" w:eastAsia="Arial" w:hAnsi="Arial" w:cs="Arial"/>
            <w:i/>
            <w:iCs/>
            <w:sz w:val="20"/>
            <w:szCs w:val="20"/>
          </w:rPr>
          <w:delText>p</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k</w:delText>
        </w:r>
        <w:r w:rsidDel="002260E7">
          <w:rPr>
            <w:rFonts w:eastAsia="Times New Roman"/>
            <w:sz w:val="20"/>
            <w:szCs w:val="20"/>
          </w:rPr>
          <w:delText>)</w:delText>
        </w:r>
        <w:r w:rsidDel="002260E7">
          <w:rPr>
            <w:rFonts w:ascii="Arial" w:eastAsia="Arial" w:hAnsi="Arial" w:cs="Arial"/>
            <w:sz w:val="20"/>
            <w:szCs w:val="20"/>
          </w:rPr>
          <w:delText xml:space="preserve"> — гипергеометрическая функция по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 по </w:delText>
        </w:r>
        <w:r w:rsidDel="002260E7">
          <w:rPr>
            <w:rFonts w:ascii="Arial" w:eastAsia="Arial" w:hAnsi="Arial" w:cs="Arial"/>
            <w:i/>
            <w:iCs/>
            <w:sz w:val="20"/>
            <w:szCs w:val="20"/>
          </w:rPr>
          <w:delText>k</w:delText>
        </w:r>
        <w:r w:rsidDel="002260E7">
          <w:rPr>
            <w:rFonts w:ascii="Arial" w:eastAsia="Arial" w:hAnsi="Arial" w:cs="Arial"/>
            <w:sz w:val="20"/>
            <w:szCs w:val="20"/>
          </w:rPr>
          <w:delText>.</w:delText>
        </w:r>
      </w:del>
    </w:p>
    <w:p w:rsidR="00A33515" w:rsidDel="002260E7" w:rsidRDefault="00A33515">
      <w:pPr>
        <w:spacing w:line="323" w:lineRule="exact"/>
        <w:rPr>
          <w:del w:id="10720" w:author="Admin" w:date="2019-02-19T02:10:00Z"/>
          <w:sz w:val="20"/>
          <w:szCs w:val="20"/>
        </w:rPr>
      </w:pPr>
    </w:p>
    <w:p w:rsidR="00A33515" w:rsidDel="002260E7" w:rsidRDefault="001A4D22">
      <w:pPr>
        <w:rPr>
          <w:del w:id="10721" w:author="Admin" w:date="2019-02-19T02:10:00Z"/>
          <w:sz w:val="20"/>
          <w:szCs w:val="20"/>
        </w:rPr>
      </w:pPr>
      <w:del w:id="10722" w:author="Admin" w:date="2019-02-19T02:10:00Z">
        <w:r w:rsidDel="002260E7">
          <w:rPr>
            <w:rFonts w:ascii="Arial" w:eastAsia="Arial" w:hAnsi="Arial" w:cs="Arial"/>
            <w:b/>
            <w:bCs/>
            <w:sz w:val="26"/>
            <w:szCs w:val="26"/>
          </w:rPr>
          <w:delText>Задача 7. Зависимые матрицы</w:delText>
        </w:r>
      </w:del>
    </w:p>
    <w:p w:rsidR="00A33515" w:rsidDel="002260E7" w:rsidRDefault="00A33515">
      <w:pPr>
        <w:spacing w:line="178" w:lineRule="exact"/>
        <w:rPr>
          <w:del w:id="10723" w:author="Admin" w:date="2019-02-19T02:10:00Z"/>
          <w:sz w:val="20"/>
          <w:szCs w:val="20"/>
        </w:rPr>
      </w:pPr>
    </w:p>
    <w:p w:rsidR="00A33515" w:rsidDel="002260E7" w:rsidRDefault="001A4D22">
      <w:pPr>
        <w:numPr>
          <w:ilvl w:val="0"/>
          <w:numId w:val="738"/>
        </w:numPr>
        <w:tabs>
          <w:tab w:val="left" w:pos="500"/>
        </w:tabs>
        <w:spacing w:line="278" w:lineRule="auto"/>
        <w:ind w:left="500" w:hanging="273"/>
        <w:jc w:val="both"/>
        <w:rPr>
          <w:del w:id="10724" w:author="Admin" w:date="2019-02-19T02:10:00Z"/>
          <w:rFonts w:ascii="Arial" w:eastAsia="Arial" w:hAnsi="Arial" w:cs="Arial"/>
          <w:b/>
          <w:bCs/>
          <w:sz w:val="20"/>
          <w:szCs w:val="20"/>
        </w:rPr>
        <w:pPrChange w:id="10725" w:author="Admin" w:date="2019-02-19T00:19:00Z">
          <w:pPr>
            <w:numPr>
              <w:numId w:val="741"/>
            </w:numPr>
            <w:tabs>
              <w:tab w:val="left" w:pos="500"/>
            </w:tabs>
            <w:spacing w:line="278" w:lineRule="auto"/>
            <w:ind w:left="500" w:hanging="273"/>
            <w:jc w:val="both"/>
          </w:pPr>
        </w:pPrChange>
      </w:pPr>
      <w:del w:id="10726"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матрицы 2 2 с коэффициентами из </w:delText>
        </w:r>
        <w:r w:rsidDel="002260E7">
          <w:rPr>
            <w:rFonts w:eastAsia="Times New Roman"/>
            <w:sz w:val="20"/>
            <w:szCs w:val="20"/>
          </w:rPr>
          <w:delText>R</w:delText>
        </w:r>
        <w:r w:rsidDel="002260E7">
          <w:rPr>
            <w:rFonts w:ascii="Arial" w:eastAsia="Arial" w:hAnsi="Arial" w:cs="Arial"/>
            <w:sz w:val="20"/>
            <w:szCs w:val="20"/>
          </w:rPr>
          <w:delText xml:space="preserve">. Линейным уравнением в матрицах относительно матрицы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назовём уравне-</w:delText>
        </w:r>
      </w:del>
    </w:p>
    <w:p w:rsidR="00A33515" w:rsidDel="002260E7" w:rsidRDefault="00A33515">
      <w:pPr>
        <w:spacing w:line="2" w:lineRule="exact"/>
        <w:rPr>
          <w:del w:id="10727" w:author="Admin" w:date="2019-02-19T02:10:00Z"/>
          <w:sz w:val="20"/>
          <w:szCs w:val="20"/>
        </w:rPr>
      </w:pPr>
    </w:p>
    <w:p w:rsidR="00A33515" w:rsidDel="002260E7" w:rsidRDefault="001A4D22">
      <w:pPr>
        <w:ind w:left="500"/>
        <w:rPr>
          <w:del w:id="10728" w:author="Admin" w:date="2019-02-19T02:10:00Z"/>
          <w:sz w:val="20"/>
          <w:szCs w:val="20"/>
        </w:rPr>
      </w:pPr>
      <w:del w:id="10729" w:author="Admin" w:date="2019-02-19T02:10:00Z">
        <w:r w:rsidDel="002260E7">
          <w:rPr>
            <w:rFonts w:ascii="Arial" w:eastAsia="Arial" w:hAnsi="Arial" w:cs="Arial"/>
            <w:sz w:val="20"/>
            <w:szCs w:val="20"/>
          </w:rPr>
          <w:delText>ние вида:</w:delText>
        </w:r>
      </w:del>
    </w:p>
    <w:p w:rsidR="00A33515" w:rsidDel="002260E7" w:rsidRDefault="00A33515">
      <w:pPr>
        <w:spacing w:line="42" w:lineRule="exact"/>
        <w:rPr>
          <w:del w:id="10730" w:author="Admin" w:date="2019-02-19T02:10:00Z"/>
          <w:sz w:val="20"/>
          <w:szCs w:val="20"/>
        </w:rPr>
      </w:pPr>
    </w:p>
    <w:p w:rsidR="00A33515" w:rsidDel="002260E7" w:rsidRDefault="001A4D22">
      <w:pPr>
        <w:ind w:left="3220"/>
        <w:rPr>
          <w:del w:id="10731" w:author="Admin" w:date="2019-02-19T02:10:00Z"/>
          <w:sz w:val="20"/>
          <w:szCs w:val="20"/>
        </w:rPr>
      </w:pPr>
      <w:del w:id="10732" w:author="Admin" w:date="2019-02-19T02:10:00Z">
        <w:r w:rsidDel="002260E7">
          <w:rPr>
            <w:rFonts w:ascii="Arial" w:eastAsia="Arial" w:hAnsi="Arial" w:cs="Arial"/>
            <w:i/>
            <w:iCs/>
            <w:sz w:val="20"/>
            <w:szCs w:val="20"/>
          </w:rPr>
          <w:delText xml:space="preserve">CXD </w:delText>
        </w:r>
        <w:r w:rsidDel="002260E7">
          <w:rPr>
            <w:rFonts w:eastAsia="Times New Roman"/>
            <w:sz w:val="20"/>
            <w:szCs w:val="20"/>
          </w:rPr>
          <w:delText>=</w:delText>
        </w:r>
        <w:r w:rsidDel="002260E7">
          <w:rPr>
            <w:rFonts w:ascii="Arial" w:eastAsia="Arial" w:hAnsi="Arial" w:cs="Arial"/>
            <w:i/>
            <w:iCs/>
            <w:sz w:val="20"/>
            <w:szCs w:val="20"/>
          </w:rPr>
          <w:delText xml:space="preserve"> B</w:delText>
        </w:r>
        <w:r w:rsidDel="002260E7">
          <w:rPr>
            <w:rFonts w:eastAsia="Times New Roman"/>
            <w:i/>
            <w:iCs/>
            <w:sz w:val="20"/>
            <w:szCs w:val="20"/>
          </w:rPr>
          <w:delText>:</w:delText>
        </w:r>
      </w:del>
    </w:p>
    <w:p w:rsidR="00A33515" w:rsidDel="002260E7" w:rsidRDefault="00A33515">
      <w:pPr>
        <w:spacing w:line="96" w:lineRule="exact"/>
        <w:rPr>
          <w:del w:id="10733" w:author="Admin" w:date="2019-02-19T02:10:00Z"/>
          <w:sz w:val="20"/>
          <w:szCs w:val="20"/>
        </w:rPr>
      </w:pPr>
    </w:p>
    <w:p w:rsidR="00A33515" w:rsidDel="002260E7" w:rsidRDefault="001A4D22">
      <w:pPr>
        <w:ind w:left="500"/>
        <w:rPr>
          <w:del w:id="10734" w:author="Admin" w:date="2019-02-19T02:10:00Z"/>
          <w:sz w:val="20"/>
          <w:szCs w:val="20"/>
        </w:rPr>
      </w:pPr>
      <w:del w:id="10735" w:author="Admin" w:date="2019-02-19T02:10:00Z">
        <w:r w:rsidDel="002260E7">
          <w:rPr>
            <w:rFonts w:ascii="Arial" w:eastAsia="Arial" w:hAnsi="Arial" w:cs="Arial"/>
            <w:sz w:val="20"/>
            <w:szCs w:val="20"/>
          </w:rPr>
          <w:delText xml:space="preserve">Матрица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2</w:delText>
        </w:r>
        <w:r w:rsidDel="002260E7">
          <w:rPr>
            <w:rFonts w:eastAsia="Times New Roman"/>
            <w:sz w:val="20"/>
            <w:szCs w:val="20"/>
          </w:rPr>
          <w:delText>(R)</w:delText>
        </w:r>
        <w:r w:rsidDel="002260E7">
          <w:rPr>
            <w:rFonts w:ascii="Arial" w:eastAsia="Arial" w:hAnsi="Arial" w:cs="Arial"/>
            <w:sz w:val="20"/>
            <w:szCs w:val="20"/>
          </w:rPr>
          <w:delText xml:space="preserve"> называется его решением, если</w:delText>
        </w:r>
      </w:del>
    </w:p>
    <w:p w:rsidR="00A33515" w:rsidDel="002260E7" w:rsidRDefault="00A33515">
      <w:pPr>
        <w:spacing w:line="255" w:lineRule="exact"/>
        <w:rPr>
          <w:del w:id="10736" w:author="Admin" w:date="2019-02-19T02:10:00Z"/>
          <w:sz w:val="20"/>
          <w:szCs w:val="20"/>
        </w:rPr>
      </w:pPr>
    </w:p>
    <w:p w:rsidR="00A33515" w:rsidDel="002260E7" w:rsidRDefault="001A4D22">
      <w:pPr>
        <w:ind w:left="3080"/>
        <w:rPr>
          <w:del w:id="10737" w:author="Admin" w:date="2019-02-19T02:10:00Z"/>
          <w:sz w:val="20"/>
          <w:szCs w:val="20"/>
        </w:rPr>
      </w:pPr>
      <w:del w:id="10738" w:author="Admin" w:date="2019-02-19T02:10:00Z">
        <w:r w:rsidDel="002260E7">
          <w:rPr>
            <w:rFonts w:ascii="Arial" w:eastAsia="Arial" w:hAnsi="Arial" w:cs="Arial"/>
            <w:i/>
            <w:iCs/>
            <w:sz w:val="20"/>
            <w:szCs w:val="20"/>
          </w:rPr>
          <w:delText xml:space="preserve">C  A  D </w:delText>
        </w:r>
        <w:r w:rsidDel="002260E7">
          <w:rPr>
            <w:rFonts w:eastAsia="Times New Roman"/>
            <w:sz w:val="20"/>
            <w:szCs w:val="20"/>
          </w:rPr>
          <w:delText>=</w:delText>
        </w:r>
        <w:r w:rsidDel="002260E7">
          <w:rPr>
            <w:rFonts w:ascii="Arial" w:eastAsia="Arial" w:hAnsi="Arial" w:cs="Arial"/>
            <w:i/>
            <w:iCs/>
            <w:sz w:val="20"/>
            <w:szCs w:val="20"/>
          </w:rPr>
          <w:delText xml:space="preserve"> B</w:delText>
        </w:r>
        <w:r w:rsidDel="002260E7">
          <w:rPr>
            <w:rFonts w:eastAsia="Times New Roman"/>
            <w:i/>
            <w:iCs/>
            <w:sz w:val="20"/>
            <w:szCs w:val="20"/>
          </w:rPr>
          <w:delText>;</w:delText>
        </w:r>
      </w:del>
    </w:p>
    <w:p w:rsidR="00A33515" w:rsidDel="002260E7" w:rsidRDefault="00A33515">
      <w:pPr>
        <w:spacing w:line="256" w:lineRule="exact"/>
        <w:rPr>
          <w:del w:id="10739" w:author="Admin" w:date="2019-02-19T02:10:00Z"/>
          <w:sz w:val="20"/>
          <w:szCs w:val="20"/>
        </w:rPr>
      </w:pPr>
    </w:p>
    <w:p w:rsidR="00A33515" w:rsidDel="002260E7" w:rsidRDefault="001A4D22">
      <w:pPr>
        <w:spacing w:line="277" w:lineRule="auto"/>
        <w:ind w:left="500"/>
        <w:rPr>
          <w:del w:id="10740" w:author="Admin" w:date="2019-02-19T02:10:00Z"/>
          <w:sz w:val="20"/>
          <w:szCs w:val="20"/>
        </w:rPr>
      </w:pPr>
      <w:del w:id="10741" w:author="Admin" w:date="2019-02-19T02:10:00Z">
        <w:r w:rsidDel="002260E7">
          <w:rPr>
            <w:rFonts w:ascii="Arial" w:eastAsia="Arial" w:hAnsi="Arial" w:cs="Arial"/>
            <w:sz w:val="20"/>
            <w:szCs w:val="20"/>
          </w:rPr>
          <w:delText>где обозначает произведение матриц. Обозначение произведения для краткости будем опускать. Решите уравнение:</w:delText>
        </w:r>
      </w:del>
    </w:p>
    <w:p w:rsidR="00A33515" w:rsidDel="002260E7" w:rsidRDefault="001A4D22">
      <w:pPr>
        <w:numPr>
          <w:ilvl w:val="0"/>
          <w:numId w:val="739"/>
        </w:numPr>
        <w:tabs>
          <w:tab w:val="left" w:pos="2800"/>
        </w:tabs>
        <w:spacing w:line="200" w:lineRule="auto"/>
        <w:ind w:left="2800" w:hanging="116"/>
        <w:rPr>
          <w:del w:id="10742" w:author="Admin" w:date="2019-02-19T02:10:00Z"/>
          <w:rFonts w:eastAsia="Times New Roman"/>
          <w:sz w:val="40"/>
          <w:szCs w:val="40"/>
          <w:vertAlign w:val="superscript"/>
        </w:rPr>
        <w:pPrChange w:id="10743" w:author="Admin" w:date="2019-02-19T00:19:00Z">
          <w:pPr>
            <w:numPr>
              <w:numId w:val="742"/>
            </w:numPr>
            <w:tabs>
              <w:tab w:val="left" w:pos="2800"/>
            </w:tabs>
            <w:spacing w:line="200" w:lineRule="auto"/>
            <w:ind w:left="2800" w:hanging="116"/>
          </w:pPr>
        </w:pPrChange>
      </w:pPr>
      <w:del w:id="10744" w:author="Admin" w:date="2019-02-19T02:10:00Z">
        <w:r w:rsidDel="002260E7">
          <w:rPr>
            <w:rFonts w:ascii="Arial" w:eastAsia="Arial" w:hAnsi="Arial" w:cs="Arial"/>
            <w:sz w:val="14"/>
            <w:szCs w:val="14"/>
          </w:rPr>
          <w:delText xml:space="preserve">1 2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w:delText>
        </w:r>
        <w:r w:rsidDel="002260E7">
          <w:rPr>
            <w:rFonts w:ascii="Arial" w:eastAsia="Arial" w:hAnsi="Arial" w:cs="Arial"/>
            <w:i/>
            <w:iCs/>
            <w:sz w:val="39"/>
            <w:szCs w:val="39"/>
            <w:vertAlign w:val="subscript"/>
          </w:rPr>
          <w:delText>X</w:delText>
        </w:r>
        <w:r w:rsidDel="002260E7">
          <w:rPr>
            <w:rFonts w:ascii="Arial" w:eastAsia="Arial" w:hAnsi="Arial" w:cs="Arial"/>
            <w:sz w:val="14"/>
            <w:szCs w:val="14"/>
          </w:rPr>
          <w:delText xml:space="preserve">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3 1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w:delText>
        </w:r>
        <w:r w:rsidDel="002260E7">
          <w:rPr>
            <w:rFonts w:eastAsia="Times New Roman"/>
            <w:sz w:val="39"/>
            <w:szCs w:val="39"/>
            <w:vertAlign w:val="subscript"/>
          </w:rPr>
          <w:delText>=</w:delText>
        </w:r>
        <w:r w:rsidDel="002260E7">
          <w:rPr>
            <w:rFonts w:ascii="Arial" w:eastAsia="Arial" w:hAnsi="Arial" w:cs="Arial"/>
            <w:sz w:val="14"/>
            <w:szCs w:val="14"/>
          </w:rPr>
          <w:delText xml:space="preserve">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5 1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w:delText>
        </w:r>
        <w:r w:rsidDel="002260E7">
          <w:rPr>
            <w:rFonts w:eastAsia="Times New Roman"/>
            <w:i/>
            <w:iCs/>
            <w:sz w:val="39"/>
            <w:szCs w:val="39"/>
            <w:vertAlign w:val="subscript"/>
          </w:rPr>
          <w:delText>:</w:delText>
        </w:r>
      </w:del>
    </w:p>
    <w:p w:rsidR="00A33515" w:rsidDel="002260E7" w:rsidRDefault="001A4D22">
      <w:pPr>
        <w:spacing w:line="224" w:lineRule="auto"/>
        <w:ind w:left="2800"/>
        <w:rPr>
          <w:del w:id="10745" w:author="Admin" w:date="2019-02-19T02:10:00Z"/>
          <w:rFonts w:eastAsia="Times New Roman"/>
          <w:sz w:val="40"/>
          <w:szCs w:val="40"/>
          <w:vertAlign w:val="superscript"/>
        </w:rPr>
      </w:pPr>
      <w:del w:id="10746" w:author="Admin" w:date="2019-02-19T02:10:00Z">
        <w:r w:rsidDel="002260E7">
          <w:rPr>
            <w:rFonts w:ascii="Arial" w:eastAsia="Arial" w:hAnsi="Arial" w:cs="Arial"/>
            <w:sz w:val="14"/>
            <w:szCs w:val="14"/>
          </w:rPr>
          <w:delText>0 11 05 2</w:delText>
        </w:r>
      </w:del>
    </w:p>
    <w:p w:rsidR="00A33515" w:rsidDel="002260E7" w:rsidRDefault="00A33515">
      <w:pPr>
        <w:spacing w:line="265" w:lineRule="exact"/>
        <w:rPr>
          <w:del w:id="10747" w:author="Admin" w:date="2019-02-19T02:10:00Z"/>
          <w:sz w:val="20"/>
          <w:szCs w:val="20"/>
        </w:rPr>
      </w:pPr>
    </w:p>
    <w:p w:rsidR="00A33515" w:rsidDel="002260E7" w:rsidRDefault="001A4D22">
      <w:pPr>
        <w:numPr>
          <w:ilvl w:val="0"/>
          <w:numId w:val="740"/>
        </w:numPr>
        <w:tabs>
          <w:tab w:val="left" w:pos="500"/>
        </w:tabs>
        <w:spacing w:line="290" w:lineRule="auto"/>
        <w:ind w:left="500" w:hanging="273"/>
        <w:jc w:val="both"/>
        <w:rPr>
          <w:del w:id="10748" w:author="Admin" w:date="2019-02-19T02:10:00Z"/>
          <w:rFonts w:ascii="Arial" w:eastAsia="Arial" w:hAnsi="Arial" w:cs="Arial"/>
          <w:b/>
          <w:bCs/>
          <w:sz w:val="20"/>
          <w:szCs w:val="20"/>
        </w:rPr>
        <w:pPrChange w:id="10749" w:author="Admin" w:date="2019-02-19T00:19:00Z">
          <w:pPr>
            <w:numPr>
              <w:numId w:val="743"/>
            </w:numPr>
            <w:tabs>
              <w:tab w:val="left" w:pos="500"/>
            </w:tabs>
            <w:spacing w:line="290" w:lineRule="auto"/>
            <w:ind w:left="500" w:hanging="273"/>
            <w:jc w:val="both"/>
          </w:pPr>
        </w:pPrChange>
      </w:pPr>
      <w:del w:id="10750" w:author="Admin" w:date="2019-02-19T02:10:00Z">
        <w:r w:rsidDel="002260E7">
          <w:rPr>
            <w:rFonts w:ascii="Arial" w:eastAsia="Arial" w:hAnsi="Arial" w:cs="Arial"/>
            <w:sz w:val="20"/>
            <w:szCs w:val="20"/>
          </w:rPr>
          <w:delText xml:space="preserve">Покажите, что уравнение </w:delText>
        </w:r>
        <w:r w:rsidDel="002260E7">
          <w:rPr>
            <w:rFonts w:ascii="Arial" w:eastAsia="Arial" w:hAnsi="Arial" w:cs="Arial"/>
            <w:i/>
            <w:iCs/>
            <w:sz w:val="20"/>
            <w:szCs w:val="20"/>
          </w:rPr>
          <w:delText>CXD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разрешимо тогда и только тогда, когда разрешимы уравнения </w:delText>
        </w:r>
        <w:r w:rsidDel="002260E7">
          <w:rPr>
            <w:rFonts w:ascii="Arial" w:eastAsia="Arial" w:hAnsi="Arial" w:cs="Arial"/>
            <w:i/>
            <w:iCs/>
            <w:sz w:val="20"/>
            <w:szCs w:val="20"/>
          </w:rPr>
          <w:delText>CX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XD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При каких условиях на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уравнение </w:delText>
        </w:r>
        <w:r w:rsidDel="002260E7">
          <w:rPr>
            <w:rFonts w:ascii="Arial" w:eastAsia="Arial" w:hAnsi="Arial" w:cs="Arial"/>
            <w:i/>
            <w:iCs/>
            <w:sz w:val="20"/>
            <w:szCs w:val="20"/>
          </w:rPr>
          <w:delText>CXD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разрешимо при любых </w:delText>
        </w:r>
        <w:r w:rsidDel="002260E7">
          <w:rPr>
            <w:rFonts w:ascii="Arial" w:eastAsia="Arial" w:hAnsi="Arial" w:cs="Arial"/>
            <w:i/>
            <w:iCs/>
            <w:sz w:val="20"/>
            <w:szCs w:val="20"/>
          </w:rPr>
          <w:delText>B</w:delText>
        </w:r>
        <w:r w:rsidDel="002260E7">
          <w:rPr>
            <w:rFonts w:ascii="Arial" w:eastAsia="Arial" w:hAnsi="Arial" w:cs="Arial"/>
            <w:sz w:val="20"/>
            <w:szCs w:val="20"/>
          </w:rPr>
          <w:delText>?</w:delText>
        </w:r>
      </w:del>
    </w:p>
    <w:p w:rsidR="00A33515" w:rsidDel="002260E7" w:rsidRDefault="00A33515">
      <w:pPr>
        <w:spacing w:line="125" w:lineRule="exact"/>
        <w:rPr>
          <w:del w:id="10751" w:author="Admin" w:date="2019-02-19T02:10:00Z"/>
          <w:rFonts w:ascii="Arial" w:eastAsia="Arial" w:hAnsi="Arial" w:cs="Arial"/>
          <w:b/>
          <w:bCs/>
          <w:sz w:val="20"/>
          <w:szCs w:val="20"/>
        </w:rPr>
      </w:pPr>
    </w:p>
    <w:p w:rsidR="00A33515" w:rsidDel="002260E7" w:rsidRDefault="001A4D22">
      <w:pPr>
        <w:numPr>
          <w:ilvl w:val="0"/>
          <w:numId w:val="740"/>
        </w:numPr>
        <w:tabs>
          <w:tab w:val="left" w:pos="500"/>
        </w:tabs>
        <w:spacing w:line="271" w:lineRule="auto"/>
        <w:ind w:left="500" w:hanging="273"/>
        <w:rPr>
          <w:del w:id="10752" w:author="Admin" w:date="2019-02-19T02:10:00Z"/>
          <w:rFonts w:ascii="Arial" w:eastAsia="Arial" w:hAnsi="Arial" w:cs="Arial"/>
          <w:b/>
          <w:bCs/>
          <w:sz w:val="20"/>
          <w:szCs w:val="20"/>
        </w:rPr>
        <w:pPrChange w:id="10753" w:author="Admin" w:date="2019-02-19T00:19:00Z">
          <w:pPr>
            <w:numPr>
              <w:numId w:val="743"/>
            </w:numPr>
            <w:tabs>
              <w:tab w:val="left" w:pos="500"/>
            </w:tabs>
            <w:spacing w:line="271" w:lineRule="auto"/>
            <w:ind w:left="500" w:hanging="273"/>
          </w:pPr>
        </w:pPrChange>
      </w:pPr>
      <w:del w:id="10754" w:author="Admin" w:date="2019-02-19T02:10:00Z">
        <w:r w:rsidDel="002260E7">
          <w:rPr>
            <w:rFonts w:ascii="Arial" w:eastAsia="Arial" w:hAnsi="Arial" w:cs="Arial"/>
            <w:sz w:val="20"/>
            <w:szCs w:val="20"/>
          </w:rPr>
          <w:delText>Естественным образом, можно определить обобщённые линейные уравнения:</w:delText>
        </w:r>
      </w:del>
    </w:p>
    <w:p w:rsidR="00A33515" w:rsidDel="002260E7" w:rsidRDefault="001A4D22">
      <w:pPr>
        <w:tabs>
          <w:tab w:val="left" w:pos="3960"/>
        </w:tabs>
        <w:spacing w:line="216" w:lineRule="auto"/>
        <w:ind w:left="2080"/>
        <w:rPr>
          <w:del w:id="10755" w:author="Admin" w:date="2019-02-19T02:10:00Z"/>
          <w:sz w:val="20"/>
          <w:szCs w:val="20"/>
        </w:rPr>
      </w:pPr>
      <w:del w:id="10756" w:author="Admin" w:date="2019-02-19T02:10:00Z">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XD</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C</w:delText>
        </w:r>
        <w:r w:rsidDel="002260E7">
          <w:rPr>
            <w:rFonts w:ascii="Arial" w:eastAsia="Arial" w:hAnsi="Arial" w:cs="Arial"/>
            <w:sz w:val="27"/>
            <w:szCs w:val="27"/>
            <w:vertAlign w:val="subscript"/>
          </w:rPr>
          <w:delText>2</w:delText>
        </w:r>
        <w:r w:rsidDel="002260E7">
          <w:rPr>
            <w:rFonts w:ascii="Arial" w:eastAsia="Arial" w:hAnsi="Arial" w:cs="Arial"/>
            <w:i/>
            <w:iCs/>
            <w:sz w:val="20"/>
            <w:szCs w:val="20"/>
          </w:rPr>
          <w:delText>XD</w:delText>
        </w:r>
        <w:r w:rsidDel="002260E7">
          <w:rPr>
            <w:rFonts w:ascii="Arial" w:eastAsia="Arial" w:hAnsi="Arial" w:cs="Arial"/>
            <w:sz w:val="27"/>
            <w:szCs w:val="27"/>
            <w:vertAlign w:val="sub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sz w:val="20"/>
            <w:szCs w:val="20"/>
          </w:rPr>
          <w:tab/>
        </w:r>
        <w:r w:rsidDel="002260E7">
          <w:rPr>
            <w:rFonts w:eastAsia="Times New Roman"/>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XD</w:delText>
        </w:r>
        <w:r w:rsidDel="002260E7">
          <w:rPr>
            <w:rFonts w:ascii="Arial" w:eastAsia="Arial" w:hAnsi="Arial" w:cs="Arial"/>
            <w:i/>
            <w:iCs/>
            <w:sz w:val="27"/>
            <w:szCs w:val="27"/>
            <w:vertAlign w:val="subscript"/>
          </w:rPr>
          <w:delText>n</w:delText>
        </w:r>
        <w:r w:rsidDel="002260E7">
          <w:rPr>
            <w:rFonts w:eastAsia="Times New Roman"/>
            <w:sz w:val="20"/>
            <w:szCs w:val="20"/>
          </w:rPr>
          <w:delText xml:space="preserve"> = </w:delText>
        </w:r>
        <w:r w:rsidDel="002260E7">
          <w:rPr>
            <w:rFonts w:ascii="Arial" w:eastAsia="Arial" w:hAnsi="Arial" w:cs="Arial"/>
            <w:i/>
            <w:iCs/>
            <w:sz w:val="20"/>
            <w:szCs w:val="20"/>
          </w:rPr>
          <w:delText>B</w:delText>
        </w:r>
        <w:r w:rsidDel="002260E7">
          <w:rPr>
            <w:rFonts w:eastAsia="Times New Roman"/>
            <w:i/>
            <w:iCs/>
            <w:sz w:val="20"/>
            <w:szCs w:val="20"/>
          </w:rPr>
          <w:delText>:</w:delText>
        </w:r>
      </w:del>
    </w:p>
    <w:p w:rsidR="00A33515" w:rsidDel="002260E7" w:rsidRDefault="00A33515">
      <w:pPr>
        <w:rPr>
          <w:del w:id="10757"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0758" w:author="Admin" w:date="2019-02-19T02:10:00Z"/>
          <w:sz w:val="20"/>
          <w:szCs w:val="20"/>
        </w:rPr>
      </w:pPr>
    </w:p>
    <w:p w:rsidR="00A33515" w:rsidDel="002260E7" w:rsidRDefault="00A33515">
      <w:pPr>
        <w:spacing w:line="327" w:lineRule="exact"/>
        <w:rPr>
          <w:del w:id="10759" w:author="Admin" w:date="2019-02-19T02:10:00Z"/>
          <w:sz w:val="20"/>
          <w:szCs w:val="20"/>
        </w:rPr>
      </w:pPr>
    </w:p>
    <w:p w:rsidR="00A33515" w:rsidDel="002260E7" w:rsidRDefault="001A4D22">
      <w:pPr>
        <w:ind w:right="-19"/>
        <w:jc w:val="center"/>
        <w:rPr>
          <w:del w:id="10760" w:author="Admin" w:date="2019-02-19T02:10:00Z"/>
          <w:sz w:val="20"/>
          <w:szCs w:val="20"/>
        </w:rPr>
      </w:pPr>
      <w:del w:id="10761"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314</w:delText>
        </w:r>
        <w:r w:rsidDel="002260E7">
          <w:rPr>
            <w:rFonts w:ascii="Arial" w:eastAsia="Arial" w:hAnsi="Arial" w:cs="Arial"/>
            <w:sz w:val="20"/>
            <w:szCs w:val="20"/>
          </w:rPr>
          <w:delText xml:space="preserve"> −</w:delText>
        </w:r>
      </w:del>
    </w:p>
    <w:p w:rsidR="00A33515" w:rsidDel="002260E7" w:rsidRDefault="00A33515">
      <w:pPr>
        <w:rPr>
          <w:del w:id="10762"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0763" w:author="Admin" w:date="2019-02-19T02:10:00Z"/>
          <w:sz w:val="20"/>
          <w:szCs w:val="20"/>
        </w:rPr>
      </w:pPr>
      <w:bookmarkStart w:id="10764" w:name="page325"/>
      <w:bookmarkEnd w:id="10764"/>
      <w:del w:id="10765"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0766" w:author="Admin" w:date="2019-02-19T02:10:00Z"/>
          <w:sz w:val="20"/>
          <w:szCs w:val="20"/>
        </w:rPr>
      </w:pPr>
    </w:p>
    <w:p w:rsidR="00A33515" w:rsidDel="002260E7" w:rsidRDefault="001A4D22">
      <w:pPr>
        <w:spacing w:line="277" w:lineRule="auto"/>
        <w:ind w:left="500"/>
        <w:rPr>
          <w:del w:id="10767" w:author="Admin" w:date="2019-02-19T02:10:00Z"/>
          <w:sz w:val="20"/>
          <w:szCs w:val="20"/>
        </w:rPr>
      </w:pPr>
      <w:del w:id="10768" w:author="Admin" w:date="2019-02-19T02:10:00Z">
        <w:r w:rsidDel="002260E7">
          <w:rPr>
            <w:rFonts w:ascii="Arial" w:eastAsia="Arial" w:hAnsi="Arial" w:cs="Arial"/>
            <w:sz w:val="20"/>
            <w:szCs w:val="20"/>
          </w:rPr>
          <w:delText xml:space="preserve">Исследуйте разрешимость таких уравнение для любых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и решите обобщённое линейное уравнение:</w:delText>
        </w:r>
      </w:del>
    </w:p>
    <w:p w:rsidR="00A33515" w:rsidDel="002260E7" w:rsidRDefault="001A4D22">
      <w:pPr>
        <w:numPr>
          <w:ilvl w:val="0"/>
          <w:numId w:val="741"/>
        </w:numPr>
        <w:tabs>
          <w:tab w:val="left" w:pos="2080"/>
        </w:tabs>
        <w:spacing w:line="200" w:lineRule="auto"/>
        <w:ind w:left="2080" w:hanging="133"/>
        <w:rPr>
          <w:del w:id="10769" w:author="Admin" w:date="2019-02-19T02:10:00Z"/>
          <w:rFonts w:eastAsia="Times New Roman"/>
          <w:sz w:val="40"/>
          <w:szCs w:val="40"/>
          <w:vertAlign w:val="superscript"/>
        </w:rPr>
        <w:pPrChange w:id="10770" w:author="Admin" w:date="2019-02-19T00:19:00Z">
          <w:pPr>
            <w:numPr>
              <w:numId w:val="744"/>
            </w:numPr>
            <w:tabs>
              <w:tab w:val="left" w:pos="2080"/>
            </w:tabs>
            <w:spacing w:line="200" w:lineRule="auto"/>
            <w:ind w:left="2080" w:hanging="133"/>
          </w:pPr>
        </w:pPrChange>
      </w:pPr>
      <w:del w:id="10771" w:author="Admin" w:date="2019-02-19T02:10:00Z">
        <w:r w:rsidDel="002260E7">
          <w:rPr>
            <w:rFonts w:ascii="Arial" w:eastAsia="Arial" w:hAnsi="Arial" w:cs="Arial"/>
            <w:sz w:val="14"/>
            <w:szCs w:val="14"/>
          </w:rPr>
          <w:delText xml:space="preserve">1 1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w:delText>
        </w:r>
        <w:r w:rsidDel="002260E7">
          <w:rPr>
            <w:rFonts w:ascii="Arial" w:eastAsia="Arial" w:hAnsi="Arial" w:cs="Arial"/>
            <w:i/>
            <w:iCs/>
            <w:sz w:val="39"/>
            <w:szCs w:val="39"/>
            <w:vertAlign w:val="subscript"/>
          </w:rPr>
          <w:delText>X</w:delText>
        </w:r>
        <w:r w:rsidDel="002260E7">
          <w:rPr>
            <w:rFonts w:ascii="Arial" w:eastAsia="Arial" w:hAnsi="Arial" w:cs="Arial"/>
            <w:sz w:val="14"/>
            <w:szCs w:val="14"/>
          </w:rPr>
          <w:delText xml:space="preserve">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2 1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w:delText>
        </w:r>
        <w:r w:rsidDel="002260E7">
          <w:rPr>
            <w:rFonts w:eastAsia="Times New Roman"/>
            <w:sz w:val="39"/>
            <w:szCs w:val="39"/>
            <w:vertAlign w:val="subscript"/>
          </w:rPr>
          <w:delText>+</w:delText>
        </w:r>
        <w:r w:rsidDel="002260E7">
          <w:rPr>
            <w:rFonts w:ascii="Arial" w:eastAsia="Arial" w:hAnsi="Arial" w:cs="Arial"/>
            <w:sz w:val="14"/>
            <w:szCs w:val="14"/>
          </w:rPr>
          <w:delText xml:space="preserve">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1   1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w:delText>
        </w:r>
        <w:r w:rsidDel="002260E7">
          <w:rPr>
            <w:rFonts w:ascii="Arial" w:eastAsia="Arial" w:hAnsi="Arial" w:cs="Arial"/>
            <w:i/>
            <w:iCs/>
            <w:sz w:val="39"/>
            <w:szCs w:val="39"/>
            <w:vertAlign w:val="subscript"/>
          </w:rPr>
          <w:delText>X</w:delText>
        </w:r>
        <w:r w:rsidDel="002260E7">
          <w:rPr>
            <w:rFonts w:ascii="Arial" w:eastAsia="Arial" w:hAnsi="Arial" w:cs="Arial"/>
            <w:sz w:val="14"/>
            <w:szCs w:val="14"/>
          </w:rPr>
          <w:delText xml:space="preserve">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1 1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w:delText>
        </w:r>
        <w:r w:rsidDel="002260E7">
          <w:rPr>
            <w:rFonts w:eastAsia="Times New Roman"/>
            <w:sz w:val="39"/>
            <w:szCs w:val="39"/>
            <w:vertAlign w:val="subscript"/>
          </w:rPr>
          <w:delText>=</w:delText>
        </w:r>
        <w:r w:rsidDel="002260E7">
          <w:rPr>
            <w:rFonts w:ascii="Arial" w:eastAsia="Arial" w:hAnsi="Arial" w:cs="Arial"/>
            <w:sz w:val="14"/>
            <w:szCs w:val="14"/>
          </w:rPr>
          <w:delText xml:space="preserve">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5 1 </w:delText>
        </w:r>
        <w:r w:rsidDel="002260E7">
          <w:rPr>
            <w:rFonts w:eastAsia="Times New Roman"/>
            <w:sz w:val="39"/>
            <w:szCs w:val="39"/>
            <w:vertAlign w:val="superscript"/>
          </w:rPr>
          <w:delText>)</w:delText>
        </w:r>
        <w:r w:rsidDel="002260E7">
          <w:rPr>
            <w:rFonts w:ascii="Arial" w:eastAsia="Arial" w:hAnsi="Arial" w:cs="Arial"/>
            <w:sz w:val="14"/>
            <w:szCs w:val="14"/>
          </w:rPr>
          <w:delText xml:space="preserve"> </w:delText>
        </w:r>
        <w:r w:rsidDel="002260E7">
          <w:rPr>
            <w:rFonts w:eastAsia="Times New Roman"/>
            <w:i/>
            <w:iCs/>
            <w:sz w:val="39"/>
            <w:szCs w:val="39"/>
            <w:vertAlign w:val="subscript"/>
          </w:rPr>
          <w:delText>:</w:delText>
        </w:r>
      </w:del>
    </w:p>
    <w:p w:rsidR="00A33515" w:rsidDel="002260E7" w:rsidRDefault="001A4D22">
      <w:pPr>
        <w:spacing w:line="223" w:lineRule="auto"/>
        <w:ind w:left="2080"/>
        <w:rPr>
          <w:del w:id="10772" w:author="Admin" w:date="2019-02-19T02:10:00Z"/>
          <w:rFonts w:eastAsia="Times New Roman"/>
          <w:sz w:val="40"/>
          <w:szCs w:val="40"/>
          <w:vertAlign w:val="superscript"/>
        </w:rPr>
      </w:pPr>
      <w:del w:id="10773" w:author="Admin" w:date="2019-02-19T02:10:00Z">
        <w:r w:rsidDel="002260E7">
          <w:rPr>
            <w:rFonts w:ascii="Arial" w:eastAsia="Arial" w:hAnsi="Arial" w:cs="Arial"/>
            <w:sz w:val="14"/>
            <w:szCs w:val="14"/>
          </w:rPr>
          <w:delText>1 21 00  10 15 2</w:delText>
        </w:r>
      </w:del>
    </w:p>
    <w:p w:rsidR="00A33515" w:rsidDel="002260E7" w:rsidRDefault="00A33515">
      <w:pPr>
        <w:spacing w:line="194" w:lineRule="exact"/>
        <w:rPr>
          <w:del w:id="10774" w:author="Admin" w:date="2019-02-19T02:10:00Z"/>
          <w:sz w:val="20"/>
          <w:szCs w:val="20"/>
        </w:rPr>
      </w:pPr>
    </w:p>
    <w:p w:rsidR="00A33515" w:rsidDel="002260E7" w:rsidRDefault="001A4D22">
      <w:pPr>
        <w:numPr>
          <w:ilvl w:val="0"/>
          <w:numId w:val="742"/>
        </w:numPr>
        <w:tabs>
          <w:tab w:val="left" w:pos="500"/>
        </w:tabs>
        <w:spacing w:line="262" w:lineRule="auto"/>
        <w:ind w:left="500" w:hanging="273"/>
        <w:jc w:val="both"/>
        <w:rPr>
          <w:del w:id="10775" w:author="Admin" w:date="2019-02-19T02:10:00Z"/>
          <w:rFonts w:ascii="Arial" w:eastAsia="Arial" w:hAnsi="Arial" w:cs="Arial"/>
          <w:b/>
          <w:bCs/>
          <w:sz w:val="20"/>
          <w:szCs w:val="20"/>
        </w:rPr>
        <w:pPrChange w:id="10776" w:author="Admin" w:date="2019-02-19T00:19:00Z">
          <w:pPr>
            <w:numPr>
              <w:numId w:val="745"/>
            </w:numPr>
            <w:tabs>
              <w:tab w:val="left" w:pos="500"/>
            </w:tabs>
            <w:spacing w:line="262" w:lineRule="auto"/>
            <w:ind w:left="500" w:hanging="273"/>
            <w:jc w:val="both"/>
          </w:pPr>
        </w:pPrChange>
      </w:pPr>
      <w:del w:id="10777" w:author="Admin" w:date="2019-02-19T02:10:00Z">
        <w:r w:rsidDel="002260E7">
          <w:rPr>
            <w:rFonts w:ascii="Arial" w:eastAsia="Arial" w:hAnsi="Arial" w:cs="Arial"/>
            <w:sz w:val="20"/>
            <w:szCs w:val="20"/>
          </w:rPr>
          <w:delText xml:space="preserve">Последовательность матриц вида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perscript"/>
          </w:rPr>
          <w:delText>n</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0</w:delText>
        </w:r>
        <w:r w:rsidDel="002260E7">
          <w:rPr>
            <w:rFonts w:ascii="Arial" w:eastAsia="Arial" w:hAnsi="Arial" w:cs="Arial"/>
            <w:sz w:val="20"/>
            <w:szCs w:val="20"/>
          </w:rPr>
          <w:delText xml:space="preserve"> назовём геометриче-ской прогрессией. Опишите все решения линейного рекуррентно-го соотношения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CA</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D</w:delText>
        </w:r>
        <w:r w:rsidDel="002260E7">
          <w:rPr>
            <w:rFonts w:ascii="Arial" w:eastAsia="Arial" w:hAnsi="Arial" w:cs="Arial"/>
            <w:sz w:val="20"/>
            <w:szCs w:val="20"/>
          </w:rPr>
          <w:delText>, являющиеся геометрическими про-грессиями. Можно ли любое решение такого рекуррентного соот-ношения представить в виде суммы геометрических прогрессий? В частности, ответьте на указанные вопросы для соотношения</w:delText>
        </w:r>
      </w:del>
    </w:p>
    <w:p w:rsidR="00A33515" w:rsidDel="002260E7" w:rsidRDefault="00A33515">
      <w:pPr>
        <w:spacing w:line="61" w:lineRule="exact"/>
        <w:rPr>
          <w:del w:id="10778" w:author="Admin" w:date="2019-02-19T02:10:00Z"/>
          <w:sz w:val="20"/>
          <w:szCs w:val="20"/>
        </w:rPr>
      </w:pPr>
    </w:p>
    <w:tbl>
      <w:tblPr>
        <w:tblW w:w="0" w:type="auto"/>
        <w:tblInd w:w="2660" w:type="dxa"/>
        <w:tblLayout w:type="fixed"/>
        <w:tblCellMar>
          <w:left w:w="0" w:type="dxa"/>
          <w:right w:w="0" w:type="dxa"/>
        </w:tblCellMar>
        <w:tblLook w:val="04A0" w:firstRow="1" w:lastRow="0" w:firstColumn="1" w:lastColumn="0" w:noHBand="0" w:noVBand="1"/>
      </w:tblPr>
      <w:tblGrid>
        <w:gridCol w:w="780"/>
        <w:gridCol w:w="240"/>
        <w:gridCol w:w="380"/>
        <w:gridCol w:w="120"/>
        <w:gridCol w:w="240"/>
        <w:gridCol w:w="200"/>
        <w:gridCol w:w="20"/>
      </w:tblGrid>
      <w:tr w:rsidR="00A33515" w:rsidDel="002260E7">
        <w:trPr>
          <w:trHeight w:val="290"/>
          <w:del w:id="10779" w:author="Admin" w:date="2019-02-19T02:10:00Z"/>
        </w:trPr>
        <w:tc>
          <w:tcPr>
            <w:tcW w:w="780" w:type="dxa"/>
            <w:vMerge w:val="restart"/>
            <w:vAlign w:val="bottom"/>
          </w:tcPr>
          <w:p w:rsidR="00A33515" w:rsidDel="002260E7" w:rsidRDefault="001A4D22">
            <w:pPr>
              <w:rPr>
                <w:del w:id="10780" w:author="Admin" w:date="2019-02-19T02:10:00Z"/>
                <w:sz w:val="20"/>
                <w:szCs w:val="20"/>
              </w:rPr>
            </w:pPr>
            <w:del w:id="10781" w:author="Admin" w:date="2019-02-19T02:10:00Z">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eastAsia="Times New Roman"/>
                  <w:sz w:val="39"/>
                  <w:szCs w:val="39"/>
                  <w:vertAlign w:val="superscript"/>
                </w:rPr>
                <w:delText>(</w:delText>
              </w:r>
            </w:del>
          </w:p>
        </w:tc>
        <w:tc>
          <w:tcPr>
            <w:tcW w:w="240" w:type="dxa"/>
            <w:vAlign w:val="bottom"/>
          </w:tcPr>
          <w:p w:rsidR="00A33515" w:rsidDel="002260E7" w:rsidRDefault="001A4D22">
            <w:pPr>
              <w:jc w:val="right"/>
              <w:rPr>
                <w:del w:id="10782" w:author="Admin" w:date="2019-02-19T02:10:00Z"/>
                <w:sz w:val="20"/>
                <w:szCs w:val="20"/>
              </w:rPr>
            </w:pPr>
            <w:del w:id="10783" w:author="Admin" w:date="2019-02-19T02:10:00Z">
              <w:r w:rsidDel="002260E7">
                <w:rPr>
                  <w:rFonts w:ascii="Arial" w:eastAsia="Arial" w:hAnsi="Arial" w:cs="Arial"/>
                  <w:sz w:val="14"/>
                  <w:szCs w:val="14"/>
                </w:rPr>
                <w:delText>1 2</w:delText>
              </w:r>
            </w:del>
          </w:p>
        </w:tc>
        <w:tc>
          <w:tcPr>
            <w:tcW w:w="380" w:type="dxa"/>
            <w:vMerge w:val="restart"/>
            <w:vAlign w:val="bottom"/>
          </w:tcPr>
          <w:p w:rsidR="00A33515" w:rsidDel="002260E7" w:rsidRDefault="001A4D22">
            <w:pPr>
              <w:ind w:left="20"/>
              <w:rPr>
                <w:del w:id="10784" w:author="Admin" w:date="2019-02-19T02:10:00Z"/>
                <w:sz w:val="20"/>
                <w:szCs w:val="20"/>
              </w:rPr>
            </w:pPr>
            <w:del w:id="10785" w:author="Admin" w:date="2019-02-19T02:10:00Z">
              <w:r w:rsidDel="002260E7">
                <w:rPr>
                  <w:rFonts w:eastAsia="Times New Roman"/>
                  <w:w w:val="90"/>
                  <w:sz w:val="39"/>
                  <w:szCs w:val="39"/>
                  <w:vertAlign w:val="superscript"/>
                </w:rPr>
                <w:delText>)</w:delText>
              </w:r>
              <w:r w:rsidDel="002260E7">
                <w:rPr>
                  <w:rFonts w:ascii="Arial" w:eastAsia="Arial" w:hAnsi="Arial" w:cs="Arial"/>
                  <w:i/>
                  <w:iCs/>
                  <w:w w:val="90"/>
                  <w:sz w:val="20"/>
                  <w:szCs w:val="20"/>
                </w:rPr>
                <w:delText xml:space="preserve"> A</w:delText>
              </w:r>
              <w:r w:rsidDel="002260E7">
                <w:rPr>
                  <w:rFonts w:ascii="Arial" w:eastAsia="Arial" w:hAnsi="Arial" w:cs="Arial"/>
                  <w:i/>
                  <w:iCs/>
                  <w:w w:val="90"/>
                  <w:sz w:val="27"/>
                  <w:szCs w:val="27"/>
                  <w:vertAlign w:val="subscript"/>
                </w:rPr>
                <w:delText>n</w:delText>
              </w:r>
            </w:del>
          </w:p>
        </w:tc>
        <w:tc>
          <w:tcPr>
            <w:tcW w:w="120" w:type="dxa"/>
            <w:vMerge w:val="restart"/>
            <w:vAlign w:val="bottom"/>
          </w:tcPr>
          <w:p w:rsidR="00A33515" w:rsidDel="002260E7" w:rsidRDefault="001A4D22">
            <w:pPr>
              <w:jc w:val="right"/>
              <w:rPr>
                <w:del w:id="10786" w:author="Admin" w:date="2019-02-19T02:10:00Z"/>
                <w:sz w:val="20"/>
                <w:szCs w:val="20"/>
              </w:rPr>
            </w:pPr>
            <w:del w:id="10787" w:author="Admin" w:date="2019-02-19T02:10:00Z">
              <w:r w:rsidDel="002260E7">
                <w:rPr>
                  <w:rFonts w:eastAsia="Times New Roman"/>
                  <w:sz w:val="20"/>
                  <w:szCs w:val="20"/>
                </w:rPr>
                <w:delText>(</w:delText>
              </w:r>
            </w:del>
          </w:p>
        </w:tc>
        <w:tc>
          <w:tcPr>
            <w:tcW w:w="240" w:type="dxa"/>
            <w:vAlign w:val="bottom"/>
          </w:tcPr>
          <w:p w:rsidR="00A33515" w:rsidDel="002260E7" w:rsidRDefault="001A4D22">
            <w:pPr>
              <w:jc w:val="right"/>
              <w:rPr>
                <w:del w:id="10788" w:author="Admin" w:date="2019-02-19T02:10:00Z"/>
                <w:sz w:val="20"/>
                <w:szCs w:val="20"/>
              </w:rPr>
            </w:pPr>
            <w:del w:id="10789" w:author="Admin" w:date="2019-02-19T02:10:00Z">
              <w:r w:rsidDel="002260E7">
                <w:rPr>
                  <w:rFonts w:ascii="Arial" w:eastAsia="Arial" w:hAnsi="Arial" w:cs="Arial"/>
                  <w:sz w:val="14"/>
                  <w:szCs w:val="14"/>
                </w:rPr>
                <w:delText>3 1</w:delText>
              </w:r>
            </w:del>
          </w:p>
        </w:tc>
        <w:tc>
          <w:tcPr>
            <w:tcW w:w="200" w:type="dxa"/>
            <w:vMerge w:val="restart"/>
            <w:vAlign w:val="bottom"/>
          </w:tcPr>
          <w:p w:rsidR="00A33515" w:rsidDel="002260E7" w:rsidRDefault="001A4D22">
            <w:pPr>
              <w:jc w:val="right"/>
              <w:rPr>
                <w:del w:id="10790" w:author="Admin" w:date="2019-02-19T02:10:00Z"/>
                <w:sz w:val="20"/>
                <w:szCs w:val="20"/>
              </w:rPr>
            </w:pPr>
            <w:del w:id="10791" w:author="Admin" w:date="2019-02-19T02:10:00Z">
              <w:r w:rsidDel="002260E7">
                <w:rPr>
                  <w:rFonts w:eastAsia="Times New Roman"/>
                  <w:w w:val="88"/>
                  <w:sz w:val="20"/>
                  <w:szCs w:val="20"/>
                </w:rPr>
                <w:delText xml:space="preserve">) </w:delText>
              </w:r>
              <w:r w:rsidDel="002260E7">
                <w:rPr>
                  <w:rFonts w:eastAsia="Times New Roman"/>
                  <w:i/>
                  <w:iCs/>
                  <w:w w:val="88"/>
                  <w:sz w:val="39"/>
                  <w:szCs w:val="39"/>
                  <w:vertAlign w:val="subscript"/>
                </w:rPr>
                <w:delText>:</w:delText>
              </w:r>
            </w:del>
          </w:p>
        </w:tc>
        <w:tc>
          <w:tcPr>
            <w:tcW w:w="0" w:type="dxa"/>
            <w:vAlign w:val="bottom"/>
          </w:tcPr>
          <w:p w:rsidR="00A33515" w:rsidDel="002260E7" w:rsidRDefault="00A33515">
            <w:pPr>
              <w:rPr>
                <w:del w:id="10792" w:author="Admin" w:date="2019-02-19T02:10:00Z"/>
                <w:sz w:val="1"/>
                <w:szCs w:val="1"/>
              </w:rPr>
            </w:pPr>
          </w:p>
        </w:tc>
      </w:tr>
      <w:tr w:rsidR="00A33515" w:rsidDel="002260E7">
        <w:trPr>
          <w:trHeight w:val="483"/>
          <w:del w:id="10793" w:author="Admin" w:date="2019-02-19T02:10:00Z"/>
        </w:trPr>
        <w:tc>
          <w:tcPr>
            <w:tcW w:w="780" w:type="dxa"/>
            <w:vMerge/>
            <w:vAlign w:val="bottom"/>
          </w:tcPr>
          <w:p w:rsidR="00A33515" w:rsidDel="002260E7" w:rsidRDefault="00A33515">
            <w:pPr>
              <w:rPr>
                <w:del w:id="10794" w:author="Admin" w:date="2019-02-19T02:10:00Z"/>
                <w:sz w:val="24"/>
                <w:szCs w:val="24"/>
              </w:rPr>
            </w:pPr>
          </w:p>
        </w:tc>
        <w:tc>
          <w:tcPr>
            <w:tcW w:w="240" w:type="dxa"/>
            <w:vAlign w:val="bottom"/>
          </w:tcPr>
          <w:p w:rsidR="00A33515" w:rsidDel="002260E7" w:rsidRDefault="001A4D22">
            <w:pPr>
              <w:jc w:val="right"/>
              <w:rPr>
                <w:del w:id="10795" w:author="Admin" w:date="2019-02-19T02:10:00Z"/>
                <w:sz w:val="20"/>
                <w:szCs w:val="20"/>
              </w:rPr>
            </w:pPr>
            <w:del w:id="10796" w:author="Admin" w:date="2019-02-19T02:10:00Z">
              <w:r w:rsidDel="002260E7">
                <w:rPr>
                  <w:rFonts w:ascii="Arial" w:eastAsia="Arial" w:hAnsi="Arial" w:cs="Arial"/>
                  <w:sz w:val="14"/>
                  <w:szCs w:val="14"/>
                </w:rPr>
                <w:delText>0 1</w:delText>
              </w:r>
            </w:del>
          </w:p>
        </w:tc>
        <w:tc>
          <w:tcPr>
            <w:tcW w:w="380" w:type="dxa"/>
            <w:vMerge/>
            <w:vAlign w:val="bottom"/>
          </w:tcPr>
          <w:p w:rsidR="00A33515" w:rsidDel="002260E7" w:rsidRDefault="00A33515">
            <w:pPr>
              <w:rPr>
                <w:del w:id="10797" w:author="Admin" w:date="2019-02-19T02:10:00Z"/>
                <w:sz w:val="24"/>
                <w:szCs w:val="24"/>
              </w:rPr>
            </w:pPr>
          </w:p>
        </w:tc>
        <w:tc>
          <w:tcPr>
            <w:tcW w:w="120" w:type="dxa"/>
            <w:vMerge/>
            <w:vAlign w:val="bottom"/>
          </w:tcPr>
          <w:p w:rsidR="00A33515" w:rsidDel="002260E7" w:rsidRDefault="00A33515">
            <w:pPr>
              <w:rPr>
                <w:del w:id="10798" w:author="Admin" w:date="2019-02-19T02:10:00Z"/>
                <w:sz w:val="24"/>
                <w:szCs w:val="24"/>
              </w:rPr>
            </w:pPr>
          </w:p>
        </w:tc>
        <w:tc>
          <w:tcPr>
            <w:tcW w:w="240" w:type="dxa"/>
            <w:vAlign w:val="bottom"/>
          </w:tcPr>
          <w:p w:rsidR="00A33515" w:rsidDel="002260E7" w:rsidRDefault="001A4D22">
            <w:pPr>
              <w:jc w:val="right"/>
              <w:rPr>
                <w:del w:id="10799" w:author="Admin" w:date="2019-02-19T02:10:00Z"/>
                <w:sz w:val="20"/>
                <w:szCs w:val="20"/>
              </w:rPr>
            </w:pPr>
            <w:del w:id="10800" w:author="Admin" w:date="2019-02-19T02:10:00Z">
              <w:r w:rsidDel="002260E7">
                <w:rPr>
                  <w:rFonts w:ascii="Arial" w:eastAsia="Arial" w:hAnsi="Arial" w:cs="Arial"/>
                  <w:sz w:val="14"/>
                  <w:szCs w:val="14"/>
                </w:rPr>
                <w:delText>1 0</w:delText>
              </w:r>
            </w:del>
          </w:p>
        </w:tc>
        <w:tc>
          <w:tcPr>
            <w:tcW w:w="200" w:type="dxa"/>
            <w:vMerge/>
            <w:vAlign w:val="bottom"/>
          </w:tcPr>
          <w:p w:rsidR="00A33515" w:rsidDel="002260E7" w:rsidRDefault="00A33515">
            <w:pPr>
              <w:rPr>
                <w:del w:id="10801" w:author="Admin" w:date="2019-02-19T02:10:00Z"/>
                <w:sz w:val="24"/>
                <w:szCs w:val="24"/>
              </w:rPr>
            </w:pPr>
          </w:p>
        </w:tc>
        <w:tc>
          <w:tcPr>
            <w:tcW w:w="0" w:type="dxa"/>
            <w:vAlign w:val="bottom"/>
          </w:tcPr>
          <w:p w:rsidR="00A33515" w:rsidDel="002260E7" w:rsidRDefault="00A33515">
            <w:pPr>
              <w:rPr>
                <w:del w:id="10802" w:author="Admin" w:date="2019-02-19T02:10:00Z"/>
                <w:sz w:val="1"/>
                <w:szCs w:val="1"/>
              </w:rPr>
            </w:pPr>
          </w:p>
        </w:tc>
      </w:tr>
    </w:tbl>
    <w:p w:rsidR="00A33515" w:rsidDel="002260E7" w:rsidRDefault="001A4D22">
      <w:pPr>
        <w:numPr>
          <w:ilvl w:val="0"/>
          <w:numId w:val="743"/>
        </w:numPr>
        <w:tabs>
          <w:tab w:val="left" w:pos="500"/>
        </w:tabs>
        <w:spacing w:line="216" w:lineRule="auto"/>
        <w:ind w:left="500" w:hanging="273"/>
        <w:rPr>
          <w:del w:id="10803" w:author="Admin" w:date="2019-02-19T02:10:00Z"/>
          <w:rFonts w:ascii="Arial" w:eastAsia="Arial" w:hAnsi="Arial" w:cs="Arial"/>
          <w:b/>
          <w:bCs/>
          <w:sz w:val="20"/>
          <w:szCs w:val="20"/>
        </w:rPr>
        <w:pPrChange w:id="10804" w:author="Admin" w:date="2019-02-19T00:19:00Z">
          <w:pPr>
            <w:numPr>
              <w:numId w:val="746"/>
            </w:numPr>
            <w:tabs>
              <w:tab w:val="left" w:pos="500"/>
            </w:tabs>
            <w:spacing w:line="216" w:lineRule="auto"/>
            <w:ind w:left="500" w:hanging="273"/>
          </w:pPr>
        </w:pPrChange>
      </w:pPr>
      <w:del w:id="10805" w:author="Admin" w:date="2019-02-19T02:10:00Z">
        <w:r w:rsidDel="002260E7">
          <w:rPr>
            <w:rFonts w:ascii="Arial" w:eastAsia="Arial" w:hAnsi="Arial" w:cs="Arial"/>
            <w:sz w:val="20"/>
            <w:szCs w:val="20"/>
          </w:rPr>
          <w:delText xml:space="preserve">Исследуйте аналогичный вопрос для рекуррентных соотношений вида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D</w:delText>
        </w:r>
        <w:r w:rsidDel="002260E7">
          <w:rPr>
            <w:rFonts w:ascii="Arial" w:eastAsia="Arial" w:hAnsi="Arial" w:cs="Arial"/>
            <w:sz w:val="20"/>
            <w:szCs w:val="20"/>
          </w:rPr>
          <w:delText>.</w:delText>
        </w:r>
      </w:del>
    </w:p>
    <w:p w:rsidR="00A33515" w:rsidDel="002260E7" w:rsidRDefault="00A33515">
      <w:pPr>
        <w:spacing w:line="91" w:lineRule="exact"/>
        <w:rPr>
          <w:del w:id="10806" w:author="Admin" w:date="2019-02-19T02:10:00Z"/>
          <w:rFonts w:ascii="Arial" w:eastAsia="Arial" w:hAnsi="Arial" w:cs="Arial"/>
          <w:b/>
          <w:bCs/>
          <w:sz w:val="20"/>
          <w:szCs w:val="20"/>
        </w:rPr>
      </w:pPr>
    </w:p>
    <w:p w:rsidR="00A33515" w:rsidDel="002260E7" w:rsidRDefault="001A4D22">
      <w:pPr>
        <w:numPr>
          <w:ilvl w:val="0"/>
          <w:numId w:val="743"/>
        </w:numPr>
        <w:tabs>
          <w:tab w:val="left" w:pos="500"/>
        </w:tabs>
        <w:spacing w:line="258" w:lineRule="auto"/>
        <w:ind w:left="500" w:hanging="273"/>
        <w:jc w:val="both"/>
        <w:rPr>
          <w:del w:id="10807" w:author="Admin" w:date="2019-02-19T02:10:00Z"/>
          <w:rFonts w:ascii="Arial" w:eastAsia="Arial" w:hAnsi="Arial" w:cs="Arial"/>
          <w:b/>
          <w:bCs/>
          <w:sz w:val="20"/>
          <w:szCs w:val="20"/>
        </w:rPr>
        <w:pPrChange w:id="10808" w:author="Admin" w:date="2019-02-19T00:19:00Z">
          <w:pPr>
            <w:numPr>
              <w:numId w:val="746"/>
            </w:numPr>
            <w:tabs>
              <w:tab w:val="left" w:pos="500"/>
            </w:tabs>
            <w:spacing w:line="258" w:lineRule="auto"/>
            <w:ind w:left="500" w:hanging="273"/>
            <w:jc w:val="both"/>
          </w:pPr>
        </w:pPrChange>
      </w:pPr>
      <w:del w:id="10809" w:author="Admin" w:date="2019-02-19T02:10:00Z">
        <w:r w:rsidDel="002260E7">
          <w:rPr>
            <w:rFonts w:ascii="Arial" w:eastAsia="Arial" w:hAnsi="Arial" w:cs="Arial"/>
            <w:sz w:val="20"/>
            <w:szCs w:val="20"/>
          </w:rPr>
          <w:delText xml:space="preserve">Рассмотрите рекуррентное соотношение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2</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Исследуйте существование у этого рекуррентного соотношения ре-шения в виде геометрической прогрессии. В частности, опишите все решения, являющиеся геометрическими прогрессиями для со-отношения</w:delText>
        </w:r>
      </w:del>
    </w:p>
    <w:p w:rsidR="00A33515" w:rsidDel="002260E7" w:rsidRDefault="00A33515">
      <w:pPr>
        <w:spacing w:line="66" w:lineRule="exact"/>
        <w:rPr>
          <w:del w:id="10810" w:author="Admin" w:date="2019-02-19T02:10:00Z"/>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780"/>
        <w:gridCol w:w="240"/>
        <w:gridCol w:w="380"/>
        <w:gridCol w:w="120"/>
        <w:gridCol w:w="240"/>
        <w:gridCol w:w="140"/>
        <w:gridCol w:w="320"/>
        <w:gridCol w:w="160"/>
        <w:gridCol w:w="200"/>
        <w:gridCol w:w="140"/>
        <w:gridCol w:w="360"/>
        <w:gridCol w:w="240"/>
        <w:gridCol w:w="200"/>
        <w:gridCol w:w="20"/>
      </w:tblGrid>
      <w:tr w:rsidR="00A33515" w:rsidDel="002260E7">
        <w:trPr>
          <w:trHeight w:val="291"/>
          <w:del w:id="10811" w:author="Admin" w:date="2019-02-19T02:10:00Z"/>
        </w:trPr>
        <w:tc>
          <w:tcPr>
            <w:tcW w:w="780" w:type="dxa"/>
            <w:vMerge w:val="restart"/>
            <w:vAlign w:val="bottom"/>
          </w:tcPr>
          <w:p w:rsidR="00A33515" w:rsidDel="002260E7" w:rsidRDefault="001A4D22">
            <w:pPr>
              <w:rPr>
                <w:del w:id="10812" w:author="Admin" w:date="2019-02-19T02:10:00Z"/>
                <w:sz w:val="20"/>
                <w:szCs w:val="20"/>
              </w:rPr>
            </w:pPr>
            <w:del w:id="10813" w:author="Admin" w:date="2019-02-19T02:10:00Z">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eastAsia="Times New Roman"/>
                  <w:sz w:val="39"/>
                  <w:szCs w:val="39"/>
                  <w:vertAlign w:val="superscript"/>
                </w:rPr>
                <w:delText>(</w:delText>
              </w:r>
            </w:del>
          </w:p>
        </w:tc>
        <w:tc>
          <w:tcPr>
            <w:tcW w:w="240" w:type="dxa"/>
            <w:vAlign w:val="bottom"/>
          </w:tcPr>
          <w:p w:rsidR="00A33515" w:rsidDel="002260E7" w:rsidRDefault="001A4D22">
            <w:pPr>
              <w:jc w:val="right"/>
              <w:rPr>
                <w:del w:id="10814" w:author="Admin" w:date="2019-02-19T02:10:00Z"/>
                <w:sz w:val="20"/>
                <w:szCs w:val="20"/>
              </w:rPr>
            </w:pPr>
            <w:del w:id="10815" w:author="Admin" w:date="2019-02-19T02:10:00Z">
              <w:r w:rsidDel="002260E7">
                <w:rPr>
                  <w:rFonts w:ascii="Arial" w:eastAsia="Arial" w:hAnsi="Arial" w:cs="Arial"/>
                  <w:sz w:val="14"/>
                  <w:szCs w:val="14"/>
                </w:rPr>
                <w:delText>1 1</w:delText>
              </w:r>
            </w:del>
          </w:p>
        </w:tc>
        <w:tc>
          <w:tcPr>
            <w:tcW w:w="380" w:type="dxa"/>
            <w:vMerge w:val="restart"/>
            <w:vAlign w:val="bottom"/>
          </w:tcPr>
          <w:p w:rsidR="00A33515" w:rsidDel="002260E7" w:rsidRDefault="001A4D22">
            <w:pPr>
              <w:ind w:left="20"/>
              <w:rPr>
                <w:del w:id="10816" w:author="Admin" w:date="2019-02-19T02:10:00Z"/>
                <w:sz w:val="20"/>
                <w:szCs w:val="20"/>
              </w:rPr>
            </w:pPr>
            <w:del w:id="10817" w:author="Admin" w:date="2019-02-19T02:10:00Z">
              <w:r w:rsidDel="002260E7">
                <w:rPr>
                  <w:rFonts w:eastAsia="Times New Roman"/>
                  <w:w w:val="90"/>
                  <w:sz w:val="39"/>
                  <w:szCs w:val="39"/>
                  <w:vertAlign w:val="superscript"/>
                </w:rPr>
                <w:delText>)</w:delText>
              </w:r>
              <w:r w:rsidDel="002260E7">
                <w:rPr>
                  <w:rFonts w:ascii="Arial" w:eastAsia="Arial" w:hAnsi="Arial" w:cs="Arial"/>
                  <w:i/>
                  <w:iCs/>
                  <w:w w:val="90"/>
                  <w:sz w:val="20"/>
                  <w:szCs w:val="20"/>
                </w:rPr>
                <w:delText xml:space="preserve"> A</w:delText>
              </w:r>
              <w:r w:rsidDel="002260E7">
                <w:rPr>
                  <w:rFonts w:ascii="Arial" w:eastAsia="Arial" w:hAnsi="Arial" w:cs="Arial"/>
                  <w:i/>
                  <w:iCs/>
                  <w:w w:val="90"/>
                  <w:sz w:val="27"/>
                  <w:szCs w:val="27"/>
                  <w:vertAlign w:val="subscript"/>
                </w:rPr>
                <w:delText>n</w:delText>
              </w:r>
            </w:del>
          </w:p>
        </w:tc>
        <w:tc>
          <w:tcPr>
            <w:tcW w:w="120" w:type="dxa"/>
            <w:vMerge w:val="restart"/>
            <w:vAlign w:val="bottom"/>
          </w:tcPr>
          <w:p w:rsidR="00A33515" w:rsidDel="002260E7" w:rsidRDefault="001A4D22">
            <w:pPr>
              <w:jc w:val="right"/>
              <w:rPr>
                <w:del w:id="10818" w:author="Admin" w:date="2019-02-19T02:10:00Z"/>
                <w:sz w:val="20"/>
                <w:szCs w:val="20"/>
              </w:rPr>
            </w:pPr>
            <w:del w:id="10819" w:author="Admin" w:date="2019-02-19T02:10:00Z">
              <w:r w:rsidDel="002260E7">
                <w:rPr>
                  <w:rFonts w:eastAsia="Times New Roman"/>
                  <w:sz w:val="20"/>
                  <w:szCs w:val="20"/>
                </w:rPr>
                <w:delText>(</w:delText>
              </w:r>
            </w:del>
          </w:p>
        </w:tc>
        <w:tc>
          <w:tcPr>
            <w:tcW w:w="240" w:type="dxa"/>
            <w:vAlign w:val="bottom"/>
          </w:tcPr>
          <w:p w:rsidR="00A33515" w:rsidDel="002260E7" w:rsidRDefault="001A4D22">
            <w:pPr>
              <w:jc w:val="right"/>
              <w:rPr>
                <w:del w:id="10820" w:author="Admin" w:date="2019-02-19T02:10:00Z"/>
                <w:sz w:val="20"/>
                <w:szCs w:val="20"/>
              </w:rPr>
            </w:pPr>
            <w:del w:id="10821" w:author="Admin" w:date="2019-02-19T02:10:00Z">
              <w:r w:rsidDel="002260E7">
                <w:rPr>
                  <w:rFonts w:ascii="Arial" w:eastAsia="Arial" w:hAnsi="Arial" w:cs="Arial"/>
                  <w:sz w:val="14"/>
                  <w:szCs w:val="14"/>
                </w:rPr>
                <w:delText>2 1</w:delText>
              </w:r>
            </w:del>
          </w:p>
        </w:tc>
        <w:tc>
          <w:tcPr>
            <w:tcW w:w="140" w:type="dxa"/>
            <w:vMerge w:val="restart"/>
            <w:vAlign w:val="bottom"/>
          </w:tcPr>
          <w:p w:rsidR="00A33515" w:rsidDel="002260E7" w:rsidRDefault="001A4D22">
            <w:pPr>
              <w:jc w:val="right"/>
              <w:rPr>
                <w:del w:id="10822" w:author="Admin" w:date="2019-02-19T02:10:00Z"/>
                <w:sz w:val="20"/>
                <w:szCs w:val="20"/>
              </w:rPr>
            </w:pPr>
            <w:del w:id="10823" w:author="Admin" w:date="2019-02-19T02:10:00Z">
              <w:r w:rsidDel="002260E7">
                <w:rPr>
                  <w:rFonts w:eastAsia="Times New Roman"/>
                  <w:sz w:val="20"/>
                  <w:szCs w:val="20"/>
                </w:rPr>
                <w:delText>)</w:delText>
              </w:r>
            </w:del>
          </w:p>
        </w:tc>
        <w:tc>
          <w:tcPr>
            <w:tcW w:w="320" w:type="dxa"/>
            <w:vMerge w:val="restart"/>
            <w:vAlign w:val="bottom"/>
          </w:tcPr>
          <w:p w:rsidR="00A33515" w:rsidDel="002260E7" w:rsidRDefault="001A4D22">
            <w:pPr>
              <w:jc w:val="right"/>
              <w:rPr>
                <w:del w:id="10824" w:author="Admin" w:date="2019-02-19T02:10:00Z"/>
                <w:sz w:val="20"/>
                <w:szCs w:val="20"/>
              </w:rPr>
            </w:pPr>
            <w:del w:id="10825" w:author="Admin" w:date="2019-02-19T02:10:00Z">
              <w:r w:rsidDel="002260E7">
                <w:rPr>
                  <w:rFonts w:eastAsia="Times New Roman"/>
                  <w:sz w:val="20"/>
                  <w:szCs w:val="20"/>
                </w:rPr>
                <w:delText xml:space="preserve">+ </w:delText>
              </w:r>
              <w:r w:rsidDel="002260E7">
                <w:rPr>
                  <w:rFonts w:eastAsia="Times New Roman"/>
                  <w:sz w:val="39"/>
                  <w:szCs w:val="39"/>
                  <w:vertAlign w:val="superscript"/>
                </w:rPr>
                <w:delText>(</w:delText>
              </w:r>
            </w:del>
          </w:p>
        </w:tc>
        <w:tc>
          <w:tcPr>
            <w:tcW w:w="160" w:type="dxa"/>
            <w:vAlign w:val="bottom"/>
          </w:tcPr>
          <w:p w:rsidR="00A33515" w:rsidDel="002260E7" w:rsidRDefault="001A4D22">
            <w:pPr>
              <w:jc w:val="right"/>
              <w:rPr>
                <w:del w:id="10826" w:author="Admin" w:date="2019-02-19T02:10:00Z"/>
                <w:sz w:val="20"/>
                <w:szCs w:val="20"/>
              </w:rPr>
            </w:pPr>
            <w:del w:id="10827" w:author="Admin" w:date="2019-02-19T02:10:00Z">
              <w:r w:rsidDel="002260E7">
                <w:rPr>
                  <w:rFonts w:ascii="Arial" w:eastAsia="Arial" w:hAnsi="Arial" w:cs="Arial"/>
                  <w:sz w:val="14"/>
                  <w:szCs w:val="14"/>
                </w:rPr>
                <w:delText>1</w:delText>
              </w:r>
            </w:del>
          </w:p>
        </w:tc>
        <w:tc>
          <w:tcPr>
            <w:tcW w:w="200" w:type="dxa"/>
            <w:vAlign w:val="bottom"/>
          </w:tcPr>
          <w:p w:rsidR="00A33515" w:rsidDel="002260E7" w:rsidRDefault="001A4D22">
            <w:pPr>
              <w:jc w:val="right"/>
              <w:rPr>
                <w:del w:id="10828" w:author="Admin" w:date="2019-02-19T02:10:00Z"/>
                <w:sz w:val="20"/>
                <w:szCs w:val="20"/>
              </w:rPr>
            </w:pPr>
            <w:del w:id="10829" w:author="Admin" w:date="2019-02-19T02:10:00Z">
              <w:r w:rsidDel="002260E7">
                <w:rPr>
                  <w:rFonts w:ascii="Arial" w:eastAsia="Arial" w:hAnsi="Arial" w:cs="Arial"/>
                  <w:sz w:val="14"/>
                  <w:szCs w:val="14"/>
                </w:rPr>
                <w:delText>1</w:delText>
              </w:r>
            </w:del>
          </w:p>
        </w:tc>
        <w:tc>
          <w:tcPr>
            <w:tcW w:w="140" w:type="dxa"/>
            <w:vMerge w:val="restart"/>
            <w:vAlign w:val="bottom"/>
          </w:tcPr>
          <w:p w:rsidR="00A33515" w:rsidDel="002260E7" w:rsidRDefault="001A4D22">
            <w:pPr>
              <w:jc w:val="right"/>
              <w:rPr>
                <w:del w:id="10830" w:author="Admin" w:date="2019-02-19T02:10:00Z"/>
                <w:sz w:val="20"/>
                <w:szCs w:val="20"/>
              </w:rPr>
            </w:pPr>
            <w:del w:id="10831" w:author="Admin" w:date="2019-02-19T02:10:00Z">
              <w:r w:rsidDel="002260E7">
                <w:rPr>
                  <w:rFonts w:eastAsia="Times New Roman"/>
                  <w:sz w:val="20"/>
                  <w:szCs w:val="20"/>
                </w:rPr>
                <w:delText>)</w:delText>
              </w:r>
            </w:del>
          </w:p>
        </w:tc>
        <w:tc>
          <w:tcPr>
            <w:tcW w:w="360" w:type="dxa"/>
            <w:vMerge w:val="restart"/>
            <w:vAlign w:val="bottom"/>
          </w:tcPr>
          <w:p w:rsidR="00A33515" w:rsidDel="002260E7" w:rsidRDefault="001A4D22">
            <w:pPr>
              <w:rPr>
                <w:del w:id="10832" w:author="Admin" w:date="2019-02-19T02:10:00Z"/>
                <w:sz w:val="20"/>
                <w:szCs w:val="20"/>
              </w:rPr>
            </w:pPr>
            <w:del w:id="10833" w:author="Admin" w:date="2019-02-19T02:10:00Z">
              <w:r w:rsidDel="002260E7">
                <w:rPr>
                  <w:rFonts w:ascii="Arial" w:eastAsia="Arial" w:hAnsi="Arial" w:cs="Arial"/>
                  <w:i/>
                  <w:iCs/>
                  <w:w w:val="90"/>
                  <w:sz w:val="20"/>
                  <w:szCs w:val="20"/>
                </w:rPr>
                <w:delText>A</w:delText>
              </w:r>
              <w:r w:rsidDel="002260E7">
                <w:rPr>
                  <w:rFonts w:ascii="Arial" w:eastAsia="Arial" w:hAnsi="Arial" w:cs="Arial"/>
                  <w:i/>
                  <w:iCs/>
                  <w:w w:val="90"/>
                  <w:sz w:val="27"/>
                  <w:szCs w:val="27"/>
                  <w:vertAlign w:val="subscript"/>
                </w:rPr>
                <w:delText>n</w:delText>
              </w:r>
              <w:r w:rsidDel="002260E7">
                <w:rPr>
                  <w:rFonts w:ascii="Arial" w:eastAsia="Arial" w:hAnsi="Arial" w:cs="Arial"/>
                  <w:i/>
                  <w:iCs/>
                  <w:w w:val="90"/>
                  <w:sz w:val="20"/>
                  <w:szCs w:val="20"/>
                </w:rPr>
                <w:delText xml:space="preserve"> </w:delText>
              </w:r>
              <w:r w:rsidDel="002260E7">
                <w:rPr>
                  <w:rFonts w:eastAsia="Times New Roman"/>
                  <w:w w:val="90"/>
                  <w:sz w:val="39"/>
                  <w:szCs w:val="39"/>
                  <w:vertAlign w:val="superscript"/>
                </w:rPr>
                <w:delText>(</w:delText>
              </w:r>
            </w:del>
          </w:p>
        </w:tc>
        <w:tc>
          <w:tcPr>
            <w:tcW w:w="240" w:type="dxa"/>
            <w:vAlign w:val="bottom"/>
          </w:tcPr>
          <w:p w:rsidR="00A33515" w:rsidDel="002260E7" w:rsidRDefault="001A4D22">
            <w:pPr>
              <w:jc w:val="right"/>
              <w:rPr>
                <w:del w:id="10834" w:author="Admin" w:date="2019-02-19T02:10:00Z"/>
                <w:sz w:val="20"/>
                <w:szCs w:val="20"/>
              </w:rPr>
            </w:pPr>
            <w:del w:id="10835" w:author="Admin" w:date="2019-02-19T02:10:00Z">
              <w:r w:rsidDel="002260E7">
                <w:rPr>
                  <w:rFonts w:ascii="Arial" w:eastAsia="Arial" w:hAnsi="Arial" w:cs="Arial"/>
                  <w:sz w:val="14"/>
                  <w:szCs w:val="14"/>
                </w:rPr>
                <w:delText>1 1</w:delText>
              </w:r>
            </w:del>
          </w:p>
        </w:tc>
        <w:tc>
          <w:tcPr>
            <w:tcW w:w="200" w:type="dxa"/>
            <w:vMerge w:val="restart"/>
            <w:vAlign w:val="bottom"/>
          </w:tcPr>
          <w:p w:rsidR="00A33515" w:rsidDel="002260E7" w:rsidRDefault="001A4D22">
            <w:pPr>
              <w:jc w:val="right"/>
              <w:rPr>
                <w:del w:id="10836" w:author="Admin" w:date="2019-02-19T02:10:00Z"/>
                <w:sz w:val="20"/>
                <w:szCs w:val="20"/>
              </w:rPr>
            </w:pPr>
            <w:del w:id="10837" w:author="Admin" w:date="2019-02-19T02:10:00Z">
              <w:r w:rsidDel="002260E7">
                <w:rPr>
                  <w:rFonts w:eastAsia="Times New Roman"/>
                  <w:w w:val="88"/>
                  <w:sz w:val="20"/>
                  <w:szCs w:val="20"/>
                </w:rPr>
                <w:delText xml:space="preserve">) </w:delText>
              </w:r>
              <w:r w:rsidDel="002260E7">
                <w:rPr>
                  <w:rFonts w:eastAsia="Times New Roman"/>
                  <w:i/>
                  <w:iCs/>
                  <w:w w:val="88"/>
                  <w:sz w:val="39"/>
                  <w:szCs w:val="39"/>
                  <w:vertAlign w:val="subscript"/>
                </w:rPr>
                <w:delText>:</w:delText>
              </w:r>
            </w:del>
          </w:p>
        </w:tc>
        <w:tc>
          <w:tcPr>
            <w:tcW w:w="0" w:type="dxa"/>
            <w:vAlign w:val="bottom"/>
          </w:tcPr>
          <w:p w:rsidR="00A33515" w:rsidDel="002260E7" w:rsidRDefault="00A33515">
            <w:pPr>
              <w:rPr>
                <w:del w:id="10838" w:author="Admin" w:date="2019-02-19T02:10:00Z"/>
                <w:sz w:val="1"/>
                <w:szCs w:val="1"/>
              </w:rPr>
            </w:pPr>
          </w:p>
        </w:tc>
      </w:tr>
      <w:tr w:rsidR="00A33515" w:rsidDel="002260E7">
        <w:trPr>
          <w:trHeight w:val="482"/>
          <w:del w:id="10839" w:author="Admin" w:date="2019-02-19T02:10:00Z"/>
        </w:trPr>
        <w:tc>
          <w:tcPr>
            <w:tcW w:w="780" w:type="dxa"/>
            <w:vMerge/>
            <w:vAlign w:val="bottom"/>
          </w:tcPr>
          <w:p w:rsidR="00A33515" w:rsidDel="002260E7" w:rsidRDefault="00A33515">
            <w:pPr>
              <w:rPr>
                <w:del w:id="10840" w:author="Admin" w:date="2019-02-19T02:10:00Z"/>
                <w:sz w:val="24"/>
                <w:szCs w:val="24"/>
              </w:rPr>
            </w:pPr>
          </w:p>
        </w:tc>
        <w:tc>
          <w:tcPr>
            <w:tcW w:w="240" w:type="dxa"/>
            <w:vAlign w:val="bottom"/>
          </w:tcPr>
          <w:p w:rsidR="00A33515" w:rsidDel="002260E7" w:rsidRDefault="001A4D22">
            <w:pPr>
              <w:jc w:val="right"/>
              <w:rPr>
                <w:del w:id="10841" w:author="Admin" w:date="2019-02-19T02:10:00Z"/>
                <w:sz w:val="20"/>
                <w:szCs w:val="20"/>
              </w:rPr>
            </w:pPr>
            <w:del w:id="10842" w:author="Admin" w:date="2019-02-19T02:10:00Z">
              <w:r w:rsidDel="002260E7">
                <w:rPr>
                  <w:rFonts w:ascii="Arial" w:eastAsia="Arial" w:hAnsi="Arial" w:cs="Arial"/>
                  <w:sz w:val="14"/>
                  <w:szCs w:val="14"/>
                </w:rPr>
                <w:delText>1 2</w:delText>
              </w:r>
            </w:del>
          </w:p>
        </w:tc>
        <w:tc>
          <w:tcPr>
            <w:tcW w:w="380" w:type="dxa"/>
            <w:vMerge/>
            <w:vAlign w:val="bottom"/>
          </w:tcPr>
          <w:p w:rsidR="00A33515" w:rsidDel="002260E7" w:rsidRDefault="00A33515">
            <w:pPr>
              <w:rPr>
                <w:del w:id="10843" w:author="Admin" w:date="2019-02-19T02:10:00Z"/>
                <w:sz w:val="24"/>
                <w:szCs w:val="24"/>
              </w:rPr>
            </w:pPr>
          </w:p>
        </w:tc>
        <w:tc>
          <w:tcPr>
            <w:tcW w:w="120" w:type="dxa"/>
            <w:vMerge/>
            <w:vAlign w:val="bottom"/>
          </w:tcPr>
          <w:p w:rsidR="00A33515" w:rsidDel="002260E7" w:rsidRDefault="00A33515">
            <w:pPr>
              <w:rPr>
                <w:del w:id="10844" w:author="Admin" w:date="2019-02-19T02:10:00Z"/>
                <w:sz w:val="24"/>
                <w:szCs w:val="24"/>
              </w:rPr>
            </w:pPr>
          </w:p>
        </w:tc>
        <w:tc>
          <w:tcPr>
            <w:tcW w:w="240" w:type="dxa"/>
            <w:vAlign w:val="bottom"/>
          </w:tcPr>
          <w:p w:rsidR="00A33515" w:rsidDel="002260E7" w:rsidRDefault="001A4D22">
            <w:pPr>
              <w:jc w:val="right"/>
              <w:rPr>
                <w:del w:id="10845" w:author="Admin" w:date="2019-02-19T02:10:00Z"/>
                <w:sz w:val="20"/>
                <w:szCs w:val="20"/>
              </w:rPr>
            </w:pPr>
            <w:del w:id="10846" w:author="Admin" w:date="2019-02-19T02:10:00Z">
              <w:r w:rsidDel="002260E7">
                <w:rPr>
                  <w:rFonts w:ascii="Arial" w:eastAsia="Arial" w:hAnsi="Arial" w:cs="Arial"/>
                  <w:sz w:val="14"/>
                  <w:szCs w:val="14"/>
                </w:rPr>
                <w:delText>1 0</w:delText>
              </w:r>
            </w:del>
          </w:p>
        </w:tc>
        <w:tc>
          <w:tcPr>
            <w:tcW w:w="140" w:type="dxa"/>
            <w:vMerge/>
            <w:vAlign w:val="bottom"/>
          </w:tcPr>
          <w:p w:rsidR="00A33515" w:rsidDel="002260E7" w:rsidRDefault="00A33515">
            <w:pPr>
              <w:rPr>
                <w:del w:id="10847" w:author="Admin" w:date="2019-02-19T02:10:00Z"/>
                <w:sz w:val="24"/>
                <w:szCs w:val="24"/>
              </w:rPr>
            </w:pPr>
          </w:p>
        </w:tc>
        <w:tc>
          <w:tcPr>
            <w:tcW w:w="320" w:type="dxa"/>
            <w:vMerge/>
            <w:vAlign w:val="bottom"/>
          </w:tcPr>
          <w:p w:rsidR="00A33515" w:rsidDel="002260E7" w:rsidRDefault="00A33515">
            <w:pPr>
              <w:rPr>
                <w:del w:id="10848" w:author="Admin" w:date="2019-02-19T02:10:00Z"/>
                <w:sz w:val="24"/>
                <w:szCs w:val="24"/>
              </w:rPr>
            </w:pPr>
          </w:p>
        </w:tc>
        <w:tc>
          <w:tcPr>
            <w:tcW w:w="160" w:type="dxa"/>
            <w:vAlign w:val="bottom"/>
          </w:tcPr>
          <w:p w:rsidR="00A33515" w:rsidDel="002260E7" w:rsidRDefault="001A4D22">
            <w:pPr>
              <w:jc w:val="right"/>
              <w:rPr>
                <w:del w:id="10849" w:author="Admin" w:date="2019-02-19T02:10:00Z"/>
                <w:sz w:val="20"/>
                <w:szCs w:val="20"/>
              </w:rPr>
            </w:pPr>
            <w:del w:id="10850" w:author="Admin" w:date="2019-02-19T02:10:00Z">
              <w:r w:rsidDel="002260E7">
                <w:rPr>
                  <w:rFonts w:ascii="Arial" w:eastAsia="Arial" w:hAnsi="Arial" w:cs="Arial"/>
                  <w:sz w:val="14"/>
                  <w:szCs w:val="14"/>
                </w:rPr>
                <w:delText>0</w:delText>
              </w:r>
            </w:del>
          </w:p>
        </w:tc>
        <w:tc>
          <w:tcPr>
            <w:tcW w:w="200" w:type="dxa"/>
            <w:vAlign w:val="bottom"/>
          </w:tcPr>
          <w:p w:rsidR="00A33515" w:rsidDel="002260E7" w:rsidRDefault="001A4D22">
            <w:pPr>
              <w:ind w:right="10"/>
              <w:jc w:val="right"/>
              <w:rPr>
                <w:del w:id="10851" w:author="Admin" w:date="2019-02-19T02:10:00Z"/>
                <w:sz w:val="20"/>
                <w:szCs w:val="20"/>
              </w:rPr>
            </w:pPr>
            <w:del w:id="10852" w:author="Admin" w:date="2019-02-19T02:10:00Z">
              <w:r w:rsidDel="002260E7">
                <w:rPr>
                  <w:rFonts w:ascii="Arial" w:eastAsia="Arial" w:hAnsi="Arial" w:cs="Arial"/>
                  <w:sz w:val="14"/>
                  <w:szCs w:val="14"/>
                </w:rPr>
                <w:delText>1</w:delText>
              </w:r>
            </w:del>
          </w:p>
        </w:tc>
        <w:tc>
          <w:tcPr>
            <w:tcW w:w="140" w:type="dxa"/>
            <w:vMerge/>
            <w:vAlign w:val="bottom"/>
          </w:tcPr>
          <w:p w:rsidR="00A33515" w:rsidDel="002260E7" w:rsidRDefault="00A33515">
            <w:pPr>
              <w:rPr>
                <w:del w:id="10853" w:author="Admin" w:date="2019-02-19T02:10:00Z"/>
                <w:sz w:val="24"/>
                <w:szCs w:val="24"/>
              </w:rPr>
            </w:pPr>
          </w:p>
        </w:tc>
        <w:tc>
          <w:tcPr>
            <w:tcW w:w="360" w:type="dxa"/>
            <w:vMerge/>
            <w:vAlign w:val="bottom"/>
          </w:tcPr>
          <w:p w:rsidR="00A33515" w:rsidDel="002260E7" w:rsidRDefault="00A33515">
            <w:pPr>
              <w:rPr>
                <w:del w:id="10854" w:author="Admin" w:date="2019-02-19T02:10:00Z"/>
                <w:sz w:val="24"/>
                <w:szCs w:val="24"/>
              </w:rPr>
            </w:pPr>
          </w:p>
        </w:tc>
        <w:tc>
          <w:tcPr>
            <w:tcW w:w="240" w:type="dxa"/>
            <w:vAlign w:val="bottom"/>
          </w:tcPr>
          <w:p w:rsidR="00A33515" w:rsidDel="002260E7" w:rsidRDefault="001A4D22">
            <w:pPr>
              <w:jc w:val="right"/>
              <w:rPr>
                <w:del w:id="10855" w:author="Admin" w:date="2019-02-19T02:10:00Z"/>
                <w:sz w:val="20"/>
                <w:szCs w:val="20"/>
              </w:rPr>
            </w:pPr>
            <w:del w:id="10856" w:author="Admin" w:date="2019-02-19T02:10:00Z">
              <w:r w:rsidDel="002260E7">
                <w:rPr>
                  <w:rFonts w:ascii="Arial" w:eastAsia="Arial" w:hAnsi="Arial" w:cs="Arial"/>
                  <w:sz w:val="14"/>
                  <w:szCs w:val="14"/>
                </w:rPr>
                <w:delText>0 1</w:delText>
              </w:r>
            </w:del>
          </w:p>
        </w:tc>
        <w:tc>
          <w:tcPr>
            <w:tcW w:w="200" w:type="dxa"/>
            <w:vMerge/>
            <w:vAlign w:val="bottom"/>
          </w:tcPr>
          <w:p w:rsidR="00A33515" w:rsidDel="002260E7" w:rsidRDefault="00A33515">
            <w:pPr>
              <w:rPr>
                <w:del w:id="10857" w:author="Admin" w:date="2019-02-19T02:10:00Z"/>
                <w:sz w:val="24"/>
                <w:szCs w:val="24"/>
              </w:rPr>
            </w:pPr>
          </w:p>
        </w:tc>
        <w:tc>
          <w:tcPr>
            <w:tcW w:w="0" w:type="dxa"/>
            <w:vAlign w:val="bottom"/>
          </w:tcPr>
          <w:p w:rsidR="00A33515" w:rsidDel="002260E7" w:rsidRDefault="00A33515">
            <w:pPr>
              <w:rPr>
                <w:del w:id="10858" w:author="Admin" w:date="2019-02-19T02:10:00Z"/>
                <w:sz w:val="1"/>
                <w:szCs w:val="1"/>
              </w:rPr>
            </w:pPr>
          </w:p>
        </w:tc>
      </w:tr>
    </w:tbl>
    <w:p w:rsidR="00A33515" w:rsidDel="002260E7" w:rsidRDefault="001A4D22">
      <w:pPr>
        <w:numPr>
          <w:ilvl w:val="0"/>
          <w:numId w:val="744"/>
        </w:numPr>
        <w:tabs>
          <w:tab w:val="left" w:pos="500"/>
        </w:tabs>
        <w:spacing w:line="255" w:lineRule="auto"/>
        <w:ind w:left="500" w:hanging="262"/>
        <w:rPr>
          <w:del w:id="10859" w:author="Admin" w:date="2019-02-19T02:10:00Z"/>
          <w:rFonts w:ascii="Arial" w:eastAsia="Arial" w:hAnsi="Arial" w:cs="Arial"/>
          <w:b/>
          <w:bCs/>
          <w:sz w:val="20"/>
          <w:szCs w:val="20"/>
        </w:rPr>
        <w:pPrChange w:id="10860" w:author="Admin" w:date="2019-02-19T00:19:00Z">
          <w:pPr>
            <w:numPr>
              <w:numId w:val="747"/>
            </w:numPr>
            <w:tabs>
              <w:tab w:val="left" w:pos="500"/>
            </w:tabs>
            <w:spacing w:line="255" w:lineRule="auto"/>
            <w:ind w:left="500" w:hanging="262"/>
          </w:pPr>
        </w:pPrChange>
      </w:pPr>
      <w:del w:id="10861" w:author="Admin" w:date="2019-02-19T02:10:00Z">
        <w:r w:rsidDel="002260E7">
          <w:rPr>
            <w:rFonts w:ascii="Arial" w:eastAsia="Arial" w:hAnsi="Arial" w:cs="Arial"/>
            <w:sz w:val="20"/>
            <w:szCs w:val="20"/>
          </w:rPr>
          <w:delText>Исследуйте выразимость в геометрических прогрессиях решений линейных рекуррентных соотношений вида</w:delText>
        </w:r>
      </w:del>
    </w:p>
    <w:p w:rsidR="00A33515" w:rsidDel="002260E7" w:rsidRDefault="00A33515">
      <w:pPr>
        <w:spacing w:line="228" w:lineRule="exact"/>
        <w:rPr>
          <w:del w:id="10862" w:author="Admin" w:date="2019-02-19T02:10:00Z"/>
          <w:sz w:val="20"/>
          <w:szCs w:val="20"/>
        </w:rPr>
      </w:pPr>
    </w:p>
    <w:p w:rsidR="00A33515" w:rsidDel="002260E7" w:rsidRDefault="001A4D22">
      <w:pPr>
        <w:ind w:right="-499"/>
        <w:jc w:val="center"/>
        <w:rPr>
          <w:del w:id="10863" w:author="Admin" w:date="2019-02-19T02:10:00Z"/>
          <w:sz w:val="20"/>
          <w:szCs w:val="20"/>
        </w:rPr>
      </w:pPr>
      <w:del w:id="10864" w:author="Admin" w:date="2019-02-19T02:10:00Z">
        <w:r w:rsidDel="002260E7">
          <w:rPr>
            <w:rFonts w:ascii="Arial" w:eastAsia="Arial" w:hAnsi="Arial" w:cs="Arial"/>
            <w:i/>
            <w:iCs/>
            <w:sz w:val="20"/>
            <w:szCs w:val="20"/>
          </w:rPr>
          <w:delText>A</w:delText>
        </w:r>
        <w:r w:rsidDel="002260E7">
          <w:rPr>
            <w:rFonts w:ascii="Arial" w:eastAsia="Arial" w:hAnsi="Arial" w:cs="Arial"/>
            <w:i/>
            <w:iCs/>
            <w:sz w:val="13"/>
            <w:szCs w:val="13"/>
          </w:rPr>
          <w:delText>n</w:delText>
        </w:r>
        <w:r w:rsidDel="002260E7">
          <w:rPr>
            <w:rFonts w:eastAsia="Times New Roman"/>
            <w:sz w:val="13"/>
            <w:szCs w:val="13"/>
          </w:rPr>
          <w:delText>+</w:delText>
        </w:r>
        <w:r w:rsidDel="002260E7">
          <w:rPr>
            <w:rFonts w:ascii="Arial" w:eastAsia="Arial" w:hAnsi="Arial" w:cs="Arial"/>
            <w:sz w:val="13"/>
            <w:szCs w:val="13"/>
          </w:rPr>
          <w:delText>1</w:delText>
        </w:r>
        <w:r w:rsidDel="002260E7">
          <w:rPr>
            <w:rFonts w:ascii="Arial" w:eastAsia="Arial" w:hAnsi="Arial" w:cs="Arial"/>
            <w:i/>
            <w:iCs/>
            <w:sz w:val="20"/>
            <w:szCs w:val="20"/>
          </w:rPr>
          <w:delText xml:space="preserve"> </w:delText>
        </w:r>
        <w:r w:rsidDel="002260E7">
          <w:rPr>
            <w:rFonts w:eastAsia="Times New Roman"/>
            <w:sz w:val="39"/>
            <w:szCs w:val="39"/>
            <w:vertAlign w:val="superscript"/>
          </w:rPr>
          <w:delText>=</w:delText>
        </w:r>
        <w:r w:rsidDel="002260E7">
          <w:rPr>
            <w:rFonts w:ascii="Arial" w:eastAsia="Arial" w:hAnsi="Arial" w:cs="Arial"/>
            <w:i/>
            <w:iCs/>
            <w:sz w:val="20"/>
            <w:szCs w:val="20"/>
          </w:rPr>
          <w:delText xml:space="preserve"> C</w:delText>
        </w:r>
        <w:r w:rsidDel="002260E7">
          <w:rPr>
            <w:rFonts w:ascii="Arial" w:eastAsia="Arial" w:hAnsi="Arial" w:cs="Arial"/>
            <w:sz w:val="13"/>
            <w:szCs w:val="13"/>
          </w:rPr>
          <w:delText>1</w:delText>
        </w:r>
        <w:r w:rsidDel="002260E7">
          <w:rPr>
            <w:rFonts w:ascii="Arial" w:eastAsia="Arial" w:hAnsi="Arial" w:cs="Arial"/>
            <w:i/>
            <w:iCs/>
            <w:sz w:val="20"/>
            <w:szCs w:val="20"/>
          </w:rPr>
          <w:delText>A</w:delText>
        </w:r>
        <w:r w:rsidDel="002260E7">
          <w:rPr>
            <w:rFonts w:ascii="Arial" w:eastAsia="Arial" w:hAnsi="Arial" w:cs="Arial"/>
            <w:i/>
            <w:iCs/>
            <w:sz w:val="13"/>
            <w:szCs w:val="13"/>
          </w:rPr>
          <w:delText>n</w:delText>
        </w:r>
        <w:r w:rsidDel="002260E7">
          <w:rPr>
            <w:rFonts w:ascii="Arial" w:eastAsia="Arial" w:hAnsi="Arial" w:cs="Arial"/>
            <w:i/>
            <w:iCs/>
            <w:sz w:val="20"/>
            <w:szCs w:val="20"/>
          </w:rPr>
          <w:delText>D</w:delText>
        </w:r>
        <w:r w:rsidDel="002260E7">
          <w:rPr>
            <w:rFonts w:ascii="Arial" w:eastAsia="Arial" w:hAnsi="Arial" w:cs="Arial"/>
            <w:sz w:val="13"/>
            <w:szCs w:val="13"/>
          </w:rPr>
          <w:delText>1</w:delText>
        </w:r>
        <w:r w:rsidDel="002260E7">
          <w:rPr>
            <w:rFonts w:ascii="Arial" w:eastAsia="Arial" w:hAnsi="Arial" w:cs="Arial"/>
            <w:i/>
            <w:iCs/>
            <w:sz w:val="20"/>
            <w:szCs w:val="20"/>
          </w:rPr>
          <w:delText xml:space="preserve"> </w:delText>
        </w:r>
        <w:r w:rsidDel="002260E7">
          <w:rPr>
            <w:rFonts w:eastAsia="Times New Roman"/>
            <w:sz w:val="39"/>
            <w:szCs w:val="39"/>
            <w:vertAlign w:val="superscript"/>
          </w:rPr>
          <w:delText>+</w:delText>
        </w:r>
        <w:r w:rsidDel="002260E7">
          <w:rPr>
            <w:rFonts w:ascii="Arial" w:eastAsia="Arial" w:hAnsi="Arial" w:cs="Arial"/>
            <w:i/>
            <w:iCs/>
            <w:sz w:val="20"/>
            <w:szCs w:val="20"/>
          </w:rPr>
          <w:delText xml:space="preserve"> C</w:delText>
        </w:r>
        <w:r w:rsidDel="002260E7">
          <w:rPr>
            <w:rFonts w:ascii="Arial" w:eastAsia="Arial" w:hAnsi="Arial" w:cs="Arial"/>
            <w:sz w:val="13"/>
            <w:szCs w:val="13"/>
          </w:rPr>
          <w:delText>2</w:delText>
        </w:r>
        <w:r w:rsidDel="002260E7">
          <w:rPr>
            <w:rFonts w:ascii="Arial" w:eastAsia="Arial" w:hAnsi="Arial" w:cs="Arial"/>
            <w:i/>
            <w:iCs/>
            <w:sz w:val="20"/>
            <w:szCs w:val="20"/>
          </w:rPr>
          <w:delText>A</w:delText>
        </w:r>
        <w:r w:rsidDel="002260E7">
          <w:rPr>
            <w:rFonts w:ascii="Arial" w:eastAsia="Arial" w:hAnsi="Arial" w:cs="Arial"/>
            <w:i/>
            <w:iCs/>
            <w:sz w:val="13"/>
            <w:szCs w:val="13"/>
          </w:rPr>
          <w:delText>n</w:delText>
        </w:r>
        <w:r w:rsidDel="002260E7">
          <w:rPr>
            <w:rFonts w:ascii="Arial" w:eastAsia="Arial" w:hAnsi="Arial" w:cs="Arial"/>
            <w:i/>
            <w:iCs/>
            <w:sz w:val="20"/>
            <w:szCs w:val="20"/>
          </w:rPr>
          <w:delText xml:space="preserve">  </w:delText>
        </w:r>
        <w:r w:rsidDel="002260E7">
          <w:rPr>
            <w:rFonts w:ascii="Arial" w:eastAsia="Arial" w:hAnsi="Arial" w:cs="Arial"/>
            <w:sz w:val="13"/>
            <w:szCs w:val="13"/>
          </w:rPr>
          <w:delText>1</w:delText>
        </w:r>
        <w:r w:rsidDel="002260E7">
          <w:rPr>
            <w:rFonts w:ascii="Arial" w:eastAsia="Arial" w:hAnsi="Arial" w:cs="Arial"/>
            <w:i/>
            <w:iCs/>
            <w:sz w:val="20"/>
            <w:szCs w:val="20"/>
          </w:rPr>
          <w:delText>D</w:delText>
        </w:r>
        <w:r w:rsidDel="002260E7">
          <w:rPr>
            <w:rFonts w:ascii="Arial" w:eastAsia="Arial" w:hAnsi="Arial" w:cs="Arial"/>
            <w:sz w:val="13"/>
            <w:szCs w:val="13"/>
          </w:rPr>
          <w:delText>2</w:delText>
        </w:r>
        <w:r w:rsidDel="002260E7">
          <w:rPr>
            <w:rFonts w:eastAsia="Times New Roman"/>
            <w:i/>
            <w:iCs/>
            <w:sz w:val="39"/>
            <w:szCs w:val="39"/>
            <w:vertAlign w:val="superscript"/>
          </w:rPr>
          <w:delText>;</w:delText>
        </w:r>
      </w:del>
    </w:p>
    <w:p w:rsidR="00A33515" w:rsidDel="002260E7" w:rsidRDefault="00A33515">
      <w:pPr>
        <w:spacing w:line="37" w:lineRule="exact"/>
        <w:rPr>
          <w:del w:id="10865" w:author="Admin" w:date="2019-02-19T02:10:00Z"/>
          <w:sz w:val="20"/>
          <w:szCs w:val="20"/>
        </w:rPr>
      </w:pPr>
    </w:p>
    <w:p w:rsidR="00A33515" w:rsidDel="002260E7" w:rsidRDefault="001A4D22">
      <w:pPr>
        <w:ind w:left="500"/>
        <w:rPr>
          <w:del w:id="10866" w:author="Admin" w:date="2019-02-19T02:10:00Z"/>
          <w:sz w:val="20"/>
          <w:szCs w:val="20"/>
        </w:rPr>
      </w:pPr>
      <w:del w:id="10867" w:author="Admin" w:date="2019-02-19T02:10:00Z">
        <w:r w:rsidDel="002260E7">
          <w:rPr>
            <w:rFonts w:ascii="Arial" w:eastAsia="Arial" w:hAnsi="Arial" w:cs="Arial"/>
            <w:sz w:val="20"/>
            <w:szCs w:val="20"/>
          </w:rPr>
          <w:delText>а также линейных рекуррентных соотношений большего порядка.</w:delText>
        </w:r>
      </w:del>
    </w:p>
    <w:p w:rsidR="00A33515" w:rsidDel="002260E7" w:rsidRDefault="00A33515">
      <w:pPr>
        <w:spacing w:line="324" w:lineRule="exact"/>
        <w:rPr>
          <w:del w:id="10868" w:author="Admin" w:date="2019-02-19T02:10:00Z"/>
          <w:sz w:val="20"/>
          <w:szCs w:val="20"/>
        </w:rPr>
      </w:pPr>
    </w:p>
    <w:p w:rsidR="00A33515" w:rsidDel="002260E7" w:rsidRDefault="001A4D22">
      <w:pPr>
        <w:rPr>
          <w:del w:id="10869" w:author="Admin" w:date="2019-02-19T02:10:00Z"/>
          <w:sz w:val="20"/>
          <w:szCs w:val="20"/>
        </w:rPr>
      </w:pPr>
      <w:del w:id="10870" w:author="Admin" w:date="2019-02-19T02:10:00Z">
        <w:r w:rsidDel="002260E7">
          <w:rPr>
            <w:rFonts w:ascii="Arial" w:eastAsia="Arial" w:hAnsi="Arial" w:cs="Arial"/>
            <w:b/>
            <w:bCs/>
            <w:sz w:val="26"/>
            <w:szCs w:val="26"/>
          </w:rPr>
          <w:delText>Задача 8. Можно ли разрезать?</w:delText>
        </w:r>
      </w:del>
    </w:p>
    <w:p w:rsidR="00A33515" w:rsidDel="002260E7" w:rsidRDefault="00A33515">
      <w:pPr>
        <w:spacing w:line="178" w:lineRule="exact"/>
        <w:rPr>
          <w:del w:id="10871" w:author="Admin" w:date="2019-02-19T02:10:00Z"/>
          <w:sz w:val="20"/>
          <w:szCs w:val="20"/>
        </w:rPr>
      </w:pPr>
    </w:p>
    <w:p w:rsidR="00A33515" w:rsidDel="002260E7" w:rsidRDefault="001A4D22">
      <w:pPr>
        <w:numPr>
          <w:ilvl w:val="0"/>
          <w:numId w:val="745"/>
        </w:numPr>
        <w:tabs>
          <w:tab w:val="left" w:pos="500"/>
        </w:tabs>
        <w:ind w:left="500" w:hanging="273"/>
        <w:rPr>
          <w:del w:id="10872" w:author="Admin" w:date="2019-02-19T02:10:00Z"/>
          <w:rFonts w:ascii="Arial" w:eastAsia="Arial" w:hAnsi="Arial" w:cs="Arial"/>
          <w:b/>
          <w:bCs/>
          <w:sz w:val="20"/>
          <w:szCs w:val="20"/>
        </w:rPr>
        <w:pPrChange w:id="10873" w:author="Admin" w:date="2019-02-19T00:19:00Z">
          <w:pPr>
            <w:numPr>
              <w:numId w:val="748"/>
            </w:numPr>
            <w:tabs>
              <w:tab w:val="left" w:pos="500"/>
            </w:tabs>
            <w:ind w:left="500" w:hanging="273"/>
          </w:pPr>
        </w:pPrChange>
      </w:pPr>
      <w:del w:id="10874" w:author="Admin" w:date="2019-02-19T02:10:00Z">
        <w:r w:rsidDel="002260E7">
          <w:rPr>
            <w:rFonts w:ascii="Arial" w:eastAsia="Arial" w:hAnsi="Arial" w:cs="Arial"/>
            <w:sz w:val="20"/>
            <w:szCs w:val="20"/>
          </w:rPr>
          <w:delText xml:space="preserve">Пусть </w:delText>
        </w:r>
        <w:r w:rsidDel="002260E7">
          <w:rPr>
            <w:rFonts w:eastAsia="Times New Roman"/>
            <w:i/>
            <w:iCs/>
            <w:sz w:val="20"/>
            <w:szCs w:val="20"/>
          </w:rPr>
          <w:delText>φ</w:delText>
        </w:r>
        <w:r w:rsidDel="002260E7">
          <w:rPr>
            <w:rFonts w:ascii="Arial" w:eastAsia="Arial" w:hAnsi="Arial" w:cs="Arial"/>
            <w:sz w:val="20"/>
            <w:szCs w:val="20"/>
          </w:rPr>
          <w:delText xml:space="preserve"> — некоторый угол. Покажите, что</w:delText>
        </w:r>
      </w:del>
    </w:p>
    <w:p w:rsidR="00A33515" w:rsidDel="002260E7" w:rsidRDefault="00A33515">
      <w:pPr>
        <w:spacing w:line="264" w:lineRule="exact"/>
        <w:rPr>
          <w:del w:id="10875" w:author="Admin" w:date="2019-02-19T02:10:00Z"/>
          <w:sz w:val="20"/>
          <w:szCs w:val="20"/>
        </w:rPr>
      </w:pPr>
    </w:p>
    <w:p w:rsidR="00A33515" w:rsidRPr="001A4D22" w:rsidDel="002260E7" w:rsidRDefault="001A4D22">
      <w:pPr>
        <w:ind w:left="2860"/>
        <w:rPr>
          <w:del w:id="10876" w:author="Admin" w:date="2019-02-19T02:10:00Z"/>
          <w:sz w:val="20"/>
          <w:szCs w:val="20"/>
          <w:lang w:val="en-US"/>
          <w:rPrChange w:id="10877" w:author="Admin" w:date="2019-02-18T23:55:00Z">
            <w:rPr>
              <w:del w:id="10878" w:author="Admin" w:date="2019-02-19T02:10:00Z"/>
              <w:sz w:val="20"/>
              <w:szCs w:val="20"/>
            </w:rPr>
          </w:rPrChange>
        </w:rPr>
      </w:pPr>
      <w:del w:id="10879" w:author="Admin" w:date="2019-02-19T02:10:00Z">
        <w:r w:rsidRPr="001A4D22" w:rsidDel="002260E7">
          <w:rPr>
            <w:rFonts w:eastAsia="Times New Roman"/>
            <w:sz w:val="20"/>
            <w:szCs w:val="20"/>
            <w:lang w:val="en-US"/>
            <w:rPrChange w:id="10880" w:author="Admin" w:date="2019-02-18T23:55:00Z">
              <w:rPr>
                <w:rFonts w:eastAsia="Times New Roman"/>
                <w:sz w:val="20"/>
                <w:szCs w:val="20"/>
              </w:rPr>
            </w:rPrChange>
          </w:rPr>
          <w:delText xml:space="preserve">cos </w:delText>
        </w:r>
        <w:r w:rsidRPr="001A4D22" w:rsidDel="002260E7">
          <w:rPr>
            <w:rFonts w:ascii="Arial" w:eastAsia="Arial" w:hAnsi="Arial" w:cs="Arial"/>
            <w:i/>
            <w:iCs/>
            <w:sz w:val="20"/>
            <w:szCs w:val="20"/>
            <w:lang w:val="en-US"/>
            <w:rPrChange w:id="10881" w:author="Admin" w:date="2019-02-18T23:55:00Z">
              <w:rPr>
                <w:rFonts w:ascii="Arial" w:eastAsia="Arial" w:hAnsi="Arial" w:cs="Arial"/>
                <w:i/>
                <w:iCs/>
                <w:sz w:val="20"/>
                <w:szCs w:val="20"/>
              </w:rPr>
            </w:rPrChange>
          </w:rPr>
          <w:delText>n</w:delText>
        </w:r>
        <w:r w:rsidDel="002260E7">
          <w:rPr>
            <w:rFonts w:eastAsia="Times New Roman"/>
            <w:i/>
            <w:iCs/>
            <w:sz w:val="20"/>
            <w:szCs w:val="20"/>
          </w:rPr>
          <w:delText>φ</w:delText>
        </w:r>
        <w:r w:rsidRPr="001A4D22" w:rsidDel="002260E7">
          <w:rPr>
            <w:rFonts w:eastAsia="Times New Roman"/>
            <w:sz w:val="20"/>
            <w:szCs w:val="20"/>
            <w:lang w:val="en-US"/>
            <w:rPrChange w:id="10882" w:author="Admin" w:date="2019-02-18T23:55:00Z">
              <w:rPr>
                <w:rFonts w:eastAsia="Times New Roman"/>
                <w:sz w:val="20"/>
                <w:szCs w:val="20"/>
              </w:rPr>
            </w:rPrChange>
          </w:rPr>
          <w:delText xml:space="preserve"> = </w:delText>
        </w:r>
        <w:r w:rsidRPr="001A4D22" w:rsidDel="002260E7">
          <w:rPr>
            <w:rFonts w:ascii="Arial" w:eastAsia="Arial" w:hAnsi="Arial" w:cs="Arial"/>
            <w:i/>
            <w:iCs/>
            <w:sz w:val="20"/>
            <w:szCs w:val="20"/>
            <w:lang w:val="en-US"/>
            <w:rPrChange w:id="10883" w:author="Admin" w:date="2019-02-18T23:55:00Z">
              <w:rPr>
                <w:rFonts w:ascii="Arial" w:eastAsia="Arial" w:hAnsi="Arial" w:cs="Arial"/>
                <w:i/>
                <w:iCs/>
                <w:sz w:val="20"/>
                <w:szCs w:val="20"/>
              </w:rPr>
            </w:rPrChange>
          </w:rPr>
          <w:delText>p</w:delText>
        </w:r>
        <w:r w:rsidRPr="001A4D22" w:rsidDel="002260E7">
          <w:rPr>
            <w:rFonts w:eastAsia="Times New Roman"/>
            <w:sz w:val="20"/>
            <w:szCs w:val="20"/>
            <w:lang w:val="en-US"/>
            <w:rPrChange w:id="10884" w:author="Admin" w:date="2019-02-18T23:55:00Z">
              <w:rPr>
                <w:rFonts w:eastAsia="Times New Roman"/>
                <w:sz w:val="20"/>
                <w:szCs w:val="20"/>
              </w:rPr>
            </w:rPrChange>
          </w:rPr>
          <w:delText xml:space="preserve">(cos </w:delText>
        </w:r>
        <w:r w:rsidDel="002260E7">
          <w:rPr>
            <w:rFonts w:eastAsia="Times New Roman"/>
            <w:i/>
            <w:iCs/>
            <w:sz w:val="20"/>
            <w:szCs w:val="20"/>
          </w:rPr>
          <w:delText>φ</w:delText>
        </w:r>
        <w:r w:rsidRPr="001A4D22" w:rsidDel="002260E7">
          <w:rPr>
            <w:rFonts w:eastAsia="Times New Roman"/>
            <w:sz w:val="20"/>
            <w:szCs w:val="20"/>
            <w:lang w:val="en-US"/>
            <w:rPrChange w:id="10885" w:author="Admin" w:date="2019-02-18T23:55:00Z">
              <w:rPr>
                <w:rFonts w:eastAsia="Times New Roman"/>
                <w:sz w:val="20"/>
                <w:szCs w:val="20"/>
              </w:rPr>
            </w:rPrChange>
          </w:rPr>
          <w:delText>)</w:delText>
        </w:r>
        <w:r w:rsidRPr="001A4D22" w:rsidDel="002260E7">
          <w:rPr>
            <w:rFonts w:eastAsia="Times New Roman"/>
            <w:i/>
            <w:iCs/>
            <w:sz w:val="20"/>
            <w:szCs w:val="20"/>
            <w:lang w:val="en-US"/>
            <w:rPrChange w:id="10886" w:author="Admin" w:date="2019-02-18T23:55:00Z">
              <w:rPr>
                <w:rFonts w:eastAsia="Times New Roman"/>
                <w:i/>
                <w:iCs/>
                <w:sz w:val="20"/>
                <w:szCs w:val="20"/>
              </w:rPr>
            </w:rPrChange>
          </w:rPr>
          <w:delText>;</w:delText>
        </w:r>
      </w:del>
    </w:p>
    <w:p w:rsidR="00A33515" w:rsidRPr="001A4D22" w:rsidDel="002260E7" w:rsidRDefault="00A33515">
      <w:pPr>
        <w:spacing w:line="256" w:lineRule="exact"/>
        <w:rPr>
          <w:del w:id="10887" w:author="Admin" w:date="2019-02-19T02:10:00Z"/>
          <w:sz w:val="20"/>
          <w:szCs w:val="20"/>
          <w:lang w:val="en-US"/>
          <w:rPrChange w:id="10888" w:author="Admin" w:date="2019-02-18T23:55:00Z">
            <w:rPr>
              <w:del w:id="10889" w:author="Admin" w:date="2019-02-19T02:10:00Z"/>
              <w:sz w:val="20"/>
              <w:szCs w:val="20"/>
            </w:rPr>
          </w:rPrChange>
        </w:rPr>
      </w:pPr>
    </w:p>
    <w:p w:rsidR="00A33515" w:rsidDel="002260E7" w:rsidRDefault="001A4D22">
      <w:pPr>
        <w:ind w:left="500"/>
        <w:rPr>
          <w:del w:id="10890" w:author="Admin" w:date="2019-02-19T02:10:00Z"/>
          <w:sz w:val="20"/>
          <w:szCs w:val="20"/>
        </w:rPr>
      </w:pPr>
      <w:del w:id="10891" w:author="Admin" w:date="2019-02-19T02:10:00Z">
        <w:r w:rsidDel="002260E7">
          <w:rPr>
            <w:rFonts w:ascii="Arial" w:eastAsia="Arial" w:hAnsi="Arial" w:cs="Arial"/>
            <w:sz w:val="20"/>
            <w:szCs w:val="20"/>
          </w:rPr>
          <w:delText xml:space="preserve">где </w:delText>
        </w:r>
        <w:r w:rsidDel="002260E7">
          <w:rPr>
            <w:rFonts w:ascii="Arial" w:eastAsia="Arial" w:hAnsi="Arial" w:cs="Arial"/>
            <w:i/>
            <w:iCs/>
            <w:sz w:val="20"/>
            <w:szCs w:val="20"/>
          </w:rPr>
          <w:delText>p</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 это многочлен степени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с целыми коэффициентами.</w:delText>
        </w:r>
      </w:del>
    </w:p>
    <w:p w:rsidR="00A33515" w:rsidDel="002260E7" w:rsidRDefault="00A33515">
      <w:pPr>
        <w:spacing w:line="196" w:lineRule="exact"/>
        <w:rPr>
          <w:del w:id="10892" w:author="Admin" w:date="2019-02-19T02:10:00Z"/>
          <w:sz w:val="20"/>
          <w:szCs w:val="20"/>
        </w:rPr>
      </w:pPr>
    </w:p>
    <w:p w:rsidR="00A33515" w:rsidDel="002260E7" w:rsidRDefault="001A4D22">
      <w:pPr>
        <w:numPr>
          <w:ilvl w:val="0"/>
          <w:numId w:val="746"/>
        </w:numPr>
        <w:tabs>
          <w:tab w:val="left" w:pos="500"/>
        </w:tabs>
        <w:ind w:left="500" w:hanging="273"/>
        <w:rPr>
          <w:del w:id="10893" w:author="Admin" w:date="2019-02-19T02:10:00Z"/>
          <w:rFonts w:ascii="Arial" w:eastAsia="Arial" w:hAnsi="Arial" w:cs="Arial"/>
          <w:b/>
          <w:bCs/>
          <w:sz w:val="20"/>
          <w:szCs w:val="20"/>
        </w:rPr>
        <w:pPrChange w:id="10894" w:author="Admin" w:date="2019-02-19T00:19:00Z">
          <w:pPr>
            <w:numPr>
              <w:numId w:val="749"/>
            </w:numPr>
            <w:tabs>
              <w:tab w:val="left" w:pos="500"/>
            </w:tabs>
            <w:ind w:left="500" w:hanging="273"/>
          </w:pPr>
        </w:pPrChange>
      </w:pPr>
      <w:del w:id="10895" w:author="Admin" w:date="2019-02-19T02:10:00Z">
        <w:r w:rsidDel="002260E7">
          <w:rPr>
            <w:rFonts w:ascii="Arial" w:eastAsia="Arial" w:hAnsi="Arial" w:cs="Arial"/>
            <w:sz w:val="20"/>
            <w:szCs w:val="20"/>
          </w:rPr>
          <w:delText>Покажите, что угол между гипотенузой и катетом в прямоугольном</w:delText>
        </w:r>
      </w:del>
    </w:p>
    <w:p w:rsidR="00A33515" w:rsidDel="002260E7" w:rsidRDefault="00A33515">
      <w:pPr>
        <w:spacing w:line="283" w:lineRule="exact"/>
        <w:rPr>
          <w:del w:id="10896" w:author="Admin" w:date="2019-02-19T02:10:00Z"/>
          <w:rFonts w:ascii="Arial" w:eastAsia="Arial" w:hAnsi="Arial" w:cs="Arial"/>
          <w:b/>
          <w:bCs/>
          <w:sz w:val="20"/>
          <w:szCs w:val="20"/>
        </w:rPr>
      </w:pPr>
    </w:p>
    <w:p w:rsidR="00A33515" w:rsidDel="002260E7" w:rsidRDefault="001A4D22">
      <w:pPr>
        <w:numPr>
          <w:ilvl w:val="1"/>
          <w:numId w:val="746"/>
        </w:numPr>
        <w:tabs>
          <w:tab w:val="left" w:pos="3220"/>
        </w:tabs>
        <w:ind w:left="3220" w:hanging="250"/>
        <w:rPr>
          <w:del w:id="10897" w:author="Admin" w:date="2019-02-19T02:10:00Z"/>
          <w:rFonts w:ascii="Arial" w:eastAsia="Arial" w:hAnsi="Arial" w:cs="Arial"/>
          <w:sz w:val="20"/>
          <w:szCs w:val="20"/>
        </w:rPr>
        <w:pPrChange w:id="10898" w:author="Admin" w:date="2019-02-19T00:19:00Z">
          <w:pPr>
            <w:numPr>
              <w:ilvl w:val="1"/>
              <w:numId w:val="749"/>
            </w:numPr>
            <w:tabs>
              <w:tab w:val="left" w:pos="3220"/>
            </w:tabs>
            <w:ind w:left="3220" w:hanging="250"/>
          </w:pPr>
        </w:pPrChange>
      </w:pPr>
      <w:del w:id="10899" w:author="Admin" w:date="2019-02-19T02:10:00Z">
        <w:r w:rsidDel="002260E7">
          <w:rPr>
            <w:rFonts w:ascii="Arial" w:eastAsia="Arial" w:hAnsi="Arial" w:cs="Arial"/>
            <w:b/>
            <w:bCs/>
            <w:sz w:val="20"/>
            <w:szCs w:val="20"/>
          </w:rPr>
          <w:delText xml:space="preserve">315 </w:delText>
        </w:r>
        <w:r w:rsidDel="002260E7">
          <w:rPr>
            <w:rFonts w:ascii="Arial" w:eastAsia="Arial" w:hAnsi="Arial" w:cs="Arial"/>
            <w:sz w:val="20"/>
            <w:szCs w:val="20"/>
          </w:rPr>
          <w:delText>−</w:delText>
        </w:r>
      </w:del>
    </w:p>
    <w:p w:rsidR="00A33515" w:rsidDel="002260E7" w:rsidRDefault="00A33515">
      <w:pPr>
        <w:rPr>
          <w:del w:id="10900"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0901" w:author="Admin" w:date="2019-02-19T02:10:00Z"/>
          <w:sz w:val="20"/>
          <w:szCs w:val="20"/>
        </w:rPr>
      </w:pPr>
      <w:bookmarkStart w:id="10902" w:name="page326"/>
      <w:bookmarkEnd w:id="10902"/>
      <w:del w:id="10903" w:author="Admin" w:date="2019-02-19T02:10:00Z">
        <w:r w:rsidDel="002260E7">
          <w:rPr>
            <w:rFonts w:ascii="Arial" w:eastAsia="Arial" w:hAnsi="Arial" w:cs="Arial"/>
            <w:sz w:val="18"/>
            <w:szCs w:val="18"/>
          </w:rPr>
          <w:lastRenderedPageBreak/>
          <w:delText>Турнир юных математиков 2017 года</w:delText>
        </w:r>
      </w:del>
    </w:p>
    <w:p w:rsidR="00A33515" w:rsidDel="002260E7" w:rsidRDefault="00A33515">
      <w:pPr>
        <w:spacing w:line="384" w:lineRule="exact"/>
        <w:rPr>
          <w:del w:id="10904" w:author="Admin" w:date="2019-02-19T02:10:00Z"/>
          <w:sz w:val="20"/>
          <w:szCs w:val="20"/>
        </w:rPr>
      </w:pPr>
    </w:p>
    <w:p w:rsidR="00A33515" w:rsidDel="002260E7" w:rsidRDefault="001A4D22">
      <w:pPr>
        <w:ind w:left="500"/>
        <w:rPr>
          <w:del w:id="10905" w:author="Admin" w:date="2019-02-19T02:10:00Z"/>
          <w:sz w:val="20"/>
          <w:szCs w:val="20"/>
        </w:rPr>
      </w:pPr>
      <w:del w:id="10906" w:author="Admin" w:date="2019-02-19T02:10:00Z">
        <w:r w:rsidDel="002260E7">
          <w:rPr>
            <w:rFonts w:ascii="Arial" w:eastAsia="Arial" w:hAnsi="Arial" w:cs="Arial"/>
            <w:sz w:val="20"/>
            <w:szCs w:val="20"/>
          </w:rPr>
          <w:delText>треугольнике со сторонами 3, 4, 5 не равен:</w:delText>
        </w:r>
      </w:del>
    </w:p>
    <w:p w:rsidR="00A33515" w:rsidDel="002260E7" w:rsidRDefault="00A33515">
      <w:pPr>
        <w:spacing w:line="23" w:lineRule="exact"/>
        <w:rPr>
          <w:del w:id="10907" w:author="Admin" w:date="2019-02-19T02:10:00Z"/>
          <w:sz w:val="20"/>
          <w:szCs w:val="20"/>
        </w:rPr>
      </w:pPr>
    </w:p>
    <w:p w:rsidR="00A33515" w:rsidDel="002260E7" w:rsidRDefault="001A4D22">
      <w:pPr>
        <w:ind w:left="500"/>
        <w:rPr>
          <w:del w:id="10908" w:author="Admin" w:date="2019-02-19T02:10:00Z"/>
          <w:sz w:val="20"/>
          <w:szCs w:val="20"/>
        </w:rPr>
      </w:pPr>
      <w:del w:id="10909" w:author="Admin" w:date="2019-02-19T02:10:00Z">
        <w:r w:rsidDel="002260E7">
          <w:rPr>
            <w:rFonts w:ascii="Arial" w:eastAsia="Arial" w:hAnsi="Arial" w:cs="Arial"/>
            <w:sz w:val="18"/>
            <w:szCs w:val="18"/>
          </w:rPr>
          <w:delText xml:space="preserve">а) </w:delText>
        </w:r>
        <w:r w:rsidDel="002260E7">
          <w:rPr>
            <w:rFonts w:ascii="Arial" w:eastAsia="Arial" w:hAnsi="Arial" w:cs="Arial"/>
            <w:i/>
            <w:iCs/>
            <w:sz w:val="24"/>
            <w:szCs w:val="24"/>
            <w:vertAlign w:val="superscript"/>
          </w:rPr>
          <w:delText>k</w:delText>
        </w:r>
        <w:r w:rsidDel="002260E7">
          <w:rPr>
            <w:rFonts w:ascii="Arial" w:eastAsia="Arial" w:hAnsi="Arial" w:cs="Arial"/>
            <w:sz w:val="24"/>
            <w:szCs w:val="24"/>
            <w:vertAlign w:val="subscript"/>
          </w:rPr>
          <w:delText>5</w:delText>
        </w:r>
        <w:r w:rsidDel="002260E7">
          <w:rPr>
            <w:rFonts w:ascii="Arial" w:eastAsia="Arial" w:hAnsi="Arial" w:cs="Arial"/>
            <w:sz w:val="24"/>
            <w:szCs w:val="24"/>
            <w:vertAlign w:val="superscript"/>
          </w:rPr>
          <w:delText>π</w:delText>
        </w:r>
        <w:r w:rsidDel="002260E7">
          <w:rPr>
            <w:rFonts w:ascii="Arial" w:eastAsia="Arial" w:hAnsi="Arial" w:cs="Arial"/>
            <w:sz w:val="18"/>
            <w:szCs w:val="18"/>
          </w:rPr>
          <w:delText xml:space="preserve"> , где </w:delText>
        </w:r>
        <w:r w:rsidDel="002260E7">
          <w:rPr>
            <w:rFonts w:ascii="Arial" w:eastAsia="Arial" w:hAnsi="Arial" w:cs="Arial"/>
            <w:i/>
            <w:iCs/>
            <w:sz w:val="18"/>
            <w:szCs w:val="18"/>
          </w:rPr>
          <w:delText>k</w:delText>
        </w:r>
        <w:r w:rsidDel="002260E7">
          <w:rPr>
            <w:rFonts w:ascii="Arial" w:eastAsia="Arial" w:hAnsi="Arial" w:cs="Arial"/>
            <w:sz w:val="18"/>
            <w:szCs w:val="18"/>
          </w:rPr>
          <w:delText xml:space="preserve"> — целое; б) </w:delText>
        </w:r>
        <w:r w:rsidDel="002260E7">
          <w:rPr>
            <w:rFonts w:ascii="Arial" w:eastAsia="Arial" w:hAnsi="Arial" w:cs="Arial"/>
            <w:i/>
            <w:iCs/>
            <w:sz w:val="24"/>
            <w:szCs w:val="24"/>
            <w:vertAlign w:val="superscript"/>
          </w:rPr>
          <w:delText>k</w:delText>
        </w:r>
        <w:r w:rsidDel="002260E7">
          <w:rPr>
            <w:rFonts w:ascii="Arial" w:eastAsia="Arial" w:hAnsi="Arial" w:cs="Arial"/>
            <w:i/>
            <w:iCs/>
            <w:sz w:val="24"/>
            <w:szCs w:val="24"/>
            <w:vertAlign w:val="subscript"/>
          </w:rPr>
          <w:delText>l</w:delText>
        </w:r>
        <w:r w:rsidDel="002260E7">
          <w:rPr>
            <w:rFonts w:ascii="Arial" w:eastAsia="Arial" w:hAnsi="Arial" w:cs="Arial"/>
            <w:sz w:val="24"/>
            <w:szCs w:val="24"/>
            <w:vertAlign w:val="superscript"/>
          </w:rPr>
          <w:delText>π</w:delText>
        </w:r>
        <w:r w:rsidDel="002260E7">
          <w:rPr>
            <w:rFonts w:ascii="Arial" w:eastAsia="Arial" w:hAnsi="Arial" w:cs="Arial"/>
            <w:sz w:val="18"/>
            <w:szCs w:val="18"/>
          </w:rPr>
          <w:delText xml:space="preserve"> , где </w:delText>
        </w:r>
        <w:r w:rsidDel="002260E7">
          <w:rPr>
            <w:rFonts w:ascii="Arial" w:eastAsia="Arial" w:hAnsi="Arial" w:cs="Arial"/>
            <w:i/>
            <w:iCs/>
            <w:sz w:val="18"/>
            <w:szCs w:val="18"/>
          </w:rPr>
          <w:delText>k</w:delText>
        </w:r>
        <w:r w:rsidDel="002260E7">
          <w:rPr>
            <w:rFonts w:ascii="Arial" w:eastAsia="Arial" w:hAnsi="Arial" w:cs="Arial"/>
            <w:sz w:val="18"/>
            <w:szCs w:val="18"/>
          </w:rPr>
          <w:delText xml:space="preserve"> и </w:delText>
        </w:r>
        <w:r w:rsidDel="002260E7">
          <w:rPr>
            <w:rFonts w:ascii="Arial" w:eastAsia="Arial" w:hAnsi="Arial" w:cs="Arial"/>
            <w:i/>
            <w:iCs/>
            <w:sz w:val="18"/>
            <w:szCs w:val="18"/>
          </w:rPr>
          <w:delText>l</w:delText>
        </w:r>
        <w:r w:rsidDel="002260E7">
          <w:rPr>
            <w:rFonts w:ascii="Arial" w:eastAsia="Arial" w:hAnsi="Arial" w:cs="Arial"/>
            <w:sz w:val="18"/>
            <w:szCs w:val="18"/>
          </w:rPr>
          <w:delText xml:space="preserve"> — целые неотрицательные числа.</w:delText>
        </w:r>
      </w:del>
    </w:p>
    <w:p w:rsidR="00A33515" w:rsidDel="002260E7" w:rsidRDefault="001A4D22">
      <w:pPr>
        <w:spacing w:line="20" w:lineRule="exact"/>
        <w:rPr>
          <w:del w:id="10910" w:author="Admin" w:date="2019-02-19T02:10:00Z"/>
          <w:sz w:val="20"/>
          <w:szCs w:val="20"/>
        </w:rPr>
      </w:pPr>
      <w:del w:id="10911" w:author="Admin" w:date="2019-02-19T02:10:00Z">
        <w:r w:rsidDel="002260E7">
          <w:rPr>
            <w:noProof/>
            <w:sz w:val="20"/>
            <w:szCs w:val="20"/>
          </w:rPr>
          <mc:AlternateContent>
            <mc:Choice Requires="wps">
              <w:drawing>
                <wp:anchor distT="0" distB="0" distL="114300" distR="114300" simplePos="0" relativeHeight="251915264" behindDoc="1" locked="0" layoutInCell="0" allowOverlap="1" wp14:anchorId="62954BA8" wp14:editId="14844653">
                  <wp:simplePos x="0" y="0"/>
                  <wp:positionH relativeFrom="column">
                    <wp:posOffset>467995</wp:posOffset>
                  </wp:positionH>
                  <wp:positionV relativeFrom="paragraph">
                    <wp:posOffset>-70485</wp:posOffset>
                  </wp:positionV>
                  <wp:extent cx="96520" cy="0"/>
                  <wp:effectExtent l="0" t="0" r="0" b="0"/>
                  <wp:wrapNone/>
                  <wp:docPr id="552" name="Shap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5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2" o:spid="_x0000_s1026" style="position:absolute;z-index:-251401216;visibility:visible;mso-wrap-style:square;mso-wrap-distance-left:9pt;mso-wrap-distance-top:0;mso-wrap-distance-right:9pt;mso-wrap-distance-bottom:0;mso-position-horizontal:absolute;mso-position-horizontal-relative:text;mso-position-vertical:absolute;mso-position-vertical-relative:text" from="36.85pt,-5.55pt" to="44.4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16288" behindDoc="1" locked="0" layoutInCell="0" allowOverlap="1" wp14:anchorId="2B4C874F" wp14:editId="31EFB22C">
                  <wp:simplePos x="0" y="0"/>
                  <wp:positionH relativeFrom="column">
                    <wp:posOffset>1659890</wp:posOffset>
                  </wp:positionH>
                  <wp:positionV relativeFrom="paragraph">
                    <wp:posOffset>-70485</wp:posOffset>
                  </wp:positionV>
                  <wp:extent cx="97155" cy="0"/>
                  <wp:effectExtent l="0" t="0" r="0" b="0"/>
                  <wp:wrapNone/>
                  <wp:docPr id="553" name="Shap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3" o:spid="_x0000_s1026" style="position:absolute;z-index:-251400192;visibility:visible;mso-wrap-style:square;mso-wrap-distance-left:9pt;mso-wrap-distance-top:0;mso-wrap-distance-right:9pt;mso-wrap-distance-bottom:0;mso-position-horizontal:absolute;mso-position-horizontal-relative:text;mso-position-vertical:absolute;mso-position-vertical-relative:text" from="130.7pt,-5.55pt" to="138.3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" o:allowincell="f" filled="t" strokeweight=".14039mm">
                  <v:stroke joinstyle="miter"/>
                  <o:lock v:ext="edit" shapetype="f"/>
                </v:line>
              </w:pict>
            </mc:Fallback>
          </mc:AlternateContent>
        </w:r>
      </w:del>
    </w:p>
    <w:p w:rsidR="00A33515" w:rsidDel="002260E7" w:rsidRDefault="00A33515">
      <w:pPr>
        <w:spacing w:line="146" w:lineRule="exact"/>
        <w:rPr>
          <w:del w:id="10912" w:author="Admin" w:date="2019-02-19T02:10:00Z"/>
          <w:sz w:val="20"/>
          <w:szCs w:val="20"/>
        </w:rPr>
      </w:pPr>
    </w:p>
    <w:p w:rsidR="00A33515" w:rsidDel="002260E7" w:rsidRDefault="001A4D22">
      <w:pPr>
        <w:numPr>
          <w:ilvl w:val="0"/>
          <w:numId w:val="747"/>
        </w:numPr>
        <w:tabs>
          <w:tab w:val="left" w:pos="500"/>
        </w:tabs>
        <w:spacing w:line="291" w:lineRule="auto"/>
        <w:ind w:left="500" w:hanging="273"/>
        <w:jc w:val="both"/>
        <w:rPr>
          <w:del w:id="10913" w:author="Admin" w:date="2019-02-19T02:10:00Z"/>
          <w:rFonts w:ascii="Arial" w:eastAsia="Arial" w:hAnsi="Arial" w:cs="Arial"/>
          <w:b/>
          <w:bCs/>
          <w:sz w:val="20"/>
          <w:szCs w:val="20"/>
        </w:rPr>
        <w:pPrChange w:id="10914" w:author="Admin" w:date="2019-02-19T00:19:00Z">
          <w:pPr>
            <w:numPr>
              <w:numId w:val="750"/>
            </w:numPr>
            <w:tabs>
              <w:tab w:val="left" w:pos="500"/>
            </w:tabs>
            <w:spacing w:line="291" w:lineRule="auto"/>
            <w:ind w:left="500" w:hanging="273"/>
            <w:jc w:val="both"/>
          </w:pPr>
        </w:pPrChange>
      </w:pPr>
      <w:del w:id="10915" w:author="Admin" w:date="2019-02-19T02:10:00Z">
        <w:r w:rsidDel="002260E7">
          <w:rPr>
            <w:rFonts w:ascii="Arial" w:eastAsia="Arial" w:hAnsi="Arial" w:cs="Arial"/>
            <w:sz w:val="20"/>
            <w:szCs w:val="20"/>
          </w:rPr>
          <w:delText>Можно ли так изобразить равносторонний треугольник на коорди-натной плоскости, чтобы координаты вершин являлись рациональ-ными числами?</w:delText>
        </w:r>
      </w:del>
    </w:p>
    <w:p w:rsidR="00A33515" w:rsidDel="002260E7" w:rsidRDefault="00A33515">
      <w:pPr>
        <w:spacing w:line="126" w:lineRule="exact"/>
        <w:rPr>
          <w:del w:id="10916" w:author="Admin" w:date="2019-02-19T02:10:00Z"/>
          <w:rFonts w:ascii="Arial" w:eastAsia="Arial" w:hAnsi="Arial" w:cs="Arial"/>
          <w:b/>
          <w:bCs/>
          <w:sz w:val="20"/>
          <w:szCs w:val="20"/>
        </w:rPr>
      </w:pPr>
    </w:p>
    <w:p w:rsidR="00A33515" w:rsidDel="002260E7" w:rsidRDefault="001A4D22">
      <w:pPr>
        <w:numPr>
          <w:ilvl w:val="0"/>
          <w:numId w:val="747"/>
        </w:numPr>
        <w:tabs>
          <w:tab w:val="left" w:pos="500"/>
        </w:tabs>
        <w:spacing w:line="249" w:lineRule="auto"/>
        <w:ind w:left="500" w:hanging="273"/>
        <w:jc w:val="both"/>
        <w:rPr>
          <w:del w:id="10917" w:author="Admin" w:date="2019-02-19T02:10:00Z"/>
          <w:rFonts w:ascii="Arial" w:eastAsia="Arial" w:hAnsi="Arial" w:cs="Arial"/>
          <w:b/>
          <w:bCs/>
          <w:sz w:val="20"/>
          <w:szCs w:val="20"/>
        </w:rPr>
        <w:pPrChange w:id="10918" w:author="Admin" w:date="2019-02-19T00:19:00Z">
          <w:pPr>
            <w:numPr>
              <w:numId w:val="750"/>
            </w:numPr>
            <w:tabs>
              <w:tab w:val="left" w:pos="500"/>
            </w:tabs>
            <w:spacing w:line="249" w:lineRule="auto"/>
            <w:ind w:left="500" w:hanging="273"/>
            <w:jc w:val="both"/>
          </w:pPr>
        </w:pPrChange>
      </w:pPr>
      <w:del w:id="10919" w:author="Admin" w:date="2019-02-19T02:10:00Z">
        <w:r w:rsidDel="002260E7">
          <w:rPr>
            <w:rFonts w:ascii="Arial" w:eastAsia="Arial" w:hAnsi="Arial" w:cs="Arial"/>
            <w:sz w:val="20"/>
            <w:szCs w:val="20"/>
          </w:rPr>
          <w:delText xml:space="preserve">Опишите все треугольники с рациональными координатами вер-шин и углами вида </w:delText>
        </w:r>
        <w:r w:rsidDel="002260E7">
          <w:rPr>
            <w:rFonts w:ascii="Arial" w:eastAsia="Arial" w:hAnsi="Arial" w:cs="Arial"/>
            <w:i/>
            <w:iCs/>
            <w:sz w:val="27"/>
            <w:szCs w:val="27"/>
            <w:vertAlign w:val="superscript"/>
          </w:rPr>
          <w:delText>k</w:delText>
        </w:r>
        <w:r w:rsidDel="002260E7">
          <w:rPr>
            <w:rFonts w:ascii="Arial" w:eastAsia="Arial" w:hAnsi="Arial" w:cs="Arial"/>
            <w:i/>
            <w:iCs/>
            <w:sz w:val="27"/>
            <w:szCs w:val="27"/>
            <w:vertAlign w:val="subscript"/>
          </w:rPr>
          <w:delText>l</w:delText>
        </w:r>
        <w:r w:rsidDel="002260E7">
          <w:rPr>
            <w:rFonts w:ascii="Arial" w:eastAsia="Arial" w:hAnsi="Arial" w:cs="Arial"/>
            <w:sz w:val="27"/>
            <w:szCs w:val="27"/>
            <w:vertAlign w:val="superscript"/>
          </w:rPr>
          <w:delText>π</w:delText>
        </w:r>
        <w:r w:rsidDel="002260E7">
          <w:rPr>
            <w:rFonts w:ascii="Arial" w:eastAsia="Arial" w:hAnsi="Arial" w:cs="Arial"/>
            <w:sz w:val="20"/>
            <w:szCs w:val="20"/>
          </w:rPr>
          <w:delText xml:space="preserve"> , где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l</w:delText>
        </w:r>
        <w:r w:rsidDel="002260E7">
          <w:rPr>
            <w:rFonts w:ascii="Arial" w:eastAsia="Arial" w:hAnsi="Arial" w:cs="Arial"/>
            <w:sz w:val="20"/>
            <w:szCs w:val="20"/>
          </w:rPr>
          <w:delText xml:space="preserve"> — целые неотрицательные числа. Такие углы в дальнейшем будем называть рациональными.</w:delText>
        </w:r>
      </w:del>
    </w:p>
    <w:p w:rsidR="00A33515" w:rsidDel="002260E7" w:rsidRDefault="00A33515">
      <w:pPr>
        <w:spacing w:line="163" w:lineRule="exact"/>
        <w:rPr>
          <w:del w:id="10920" w:author="Admin" w:date="2019-02-19T02:10:00Z"/>
          <w:rFonts w:ascii="Arial" w:eastAsia="Arial" w:hAnsi="Arial" w:cs="Arial"/>
          <w:b/>
          <w:bCs/>
          <w:sz w:val="20"/>
          <w:szCs w:val="20"/>
        </w:rPr>
      </w:pPr>
    </w:p>
    <w:p w:rsidR="00A33515" w:rsidDel="002260E7" w:rsidRDefault="001A4D22">
      <w:pPr>
        <w:numPr>
          <w:ilvl w:val="0"/>
          <w:numId w:val="747"/>
        </w:numPr>
        <w:tabs>
          <w:tab w:val="left" w:pos="500"/>
        </w:tabs>
        <w:spacing w:line="266" w:lineRule="exact"/>
        <w:ind w:left="500" w:hanging="273"/>
        <w:jc w:val="both"/>
        <w:rPr>
          <w:del w:id="10921" w:author="Admin" w:date="2019-02-19T02:10:00Z"/>
          <w:rFonts w:ascii="Arial" w:eastAsia="Arial" w:hAnsi="Arial" w:cs="Arial"/>
          <w:b/>
          <w:bCs/>
          <w:sz w:val="20"/>
          <w:szCs w:val="20"/>
        </w:rPr>
        <w:pPrChange w:id="10922" w:author="Admin" w:date="2019-02-19T00:19:00Z">
          <w:pPr>
            <w:numPr>
              <w:numId w:val="750"/>
            </w:numPr>
            <w:tabs>
              <w:tab w:val="left" w:pos="500"/>
            </w:tabs>
            <w:spacing w:line="266" w:lineRule="exact"/>
            <w:ind w:left="500" w:hanging="273"/>
            <w:jc w:val="both"/>
          </w:pPr>
        </w:pPrChange>
      </w:pPr>
      <w:del w:id="10923" w:author="Admin" w:date="2019-02-19T02:10:00Z">
        <w:r w:rsidDel="002260E7">
          <w:rPr>
            <w:rFonts w:ascii="Arial" w:eastAsia="Arial" w:hAnsi="Arial" w:cs="Arial"/>
            <w:sz w:val="20"/>
            <w:szCs w:val="20"/>
          </w:rPr>
          <w:delText xml:space="preserve">Разрезанием многоугольника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назовём такой набор многоуголь-ников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где 1 </w:delText>
        </w:r>
        <w:r w:rsidDel="002260E7">
          <w:rPr>
            <w:rFonts w:ascii="Arial" w:eastAsia="Arial" w:hAnsi="Arial" w:cs="Arial"/>
            <w:i/>
            <w:iCs/>
            <w:sz w:val="20"/>
            <w:szCs w:val="20"/>
          </w:rPr>
          <w:delText>i n</w:delText>
        </w:r>
        <w:r w:rsidDel="002260E7">
          <w:rPr>
            <w:rFonts w:ascii="Arial" w:eastAsia="Arial" w:hAnsi="Arial" w:cs="Arial"/>
            <w:sz w:val="20"/>
            <w:szCs w:val="20"/>
          </w:rPr>
          <w:delText xml:space="preserve"> внутри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что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Unicode MS" w:eastAsia="Arial Unicode MS" w:hAnsi="Arial Unicode MS" w:cs="Arial Unicode MS"/>
            <w:sz w:val="39"/>
            <w:szCs w:val="39"/>
            <w:vertAlign w:val="superscript"/>
          </w:rPr>
          <w:delTex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i n</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и при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j</w:delText>
        </w:r>
        <w:r w:rsidDel="002260E7">
          <w:rPr>
            <w:rFonts w:ascii="Arial" w:eastAsia="Arial" w:hAnsi="Arial" w:cs="Arial"/>
            <w:sz w:val="20"/>
            <w:szCs w:val="20"/>
          </w:rPr>
          <w:delText xml:space="preserve"> мно-гоугольники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j</w:delText>
        </w:r>
        <w:r w:rsidDel="002260E7">
          <w:rPr>
            <w:rFonts w:ascii="Arial" w:eastAsia="Arial" w:hAnsi="Arial" w:cs="Arial"/>
            <w:sz w:val="20"/>
            <w:szCs w:val="20"/>
          </w:rPr>
          <w:delText xml:space="preserve"> могут пересекаться лишь по точкам на границе. Пусть дан прямоугольник </w:delText>
        </w:r>
        <w:r w:rsidDel="002260E7">
          <w:rPr>
            <w:rFonts w:ascii="Arial" w:eastAsia="Arial" w:hAnsi="Arial" w:cs="Arial"/>
            <w:i/>
            <w:iCs/>
            <w:sz w:val="20"/>
            <w:szCs w:val="20"/>
          </w:rPr>
          <w:delText>ABCD</w:delText>
        </w:r>
        <w:r w:rsidDel="002260E7">
          <w:rPr>
            <w:rFonts w:ascii="Arial" w:eastAsia="Arial" w:hAnsi="Arial" w:cs="Arial"/>
            <w:sz w:val="20"/>
            <w:szCs w:val="20"/>
          </w:rPr>
          <w:delText xml:space="preserve"> со сторонами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Опишите все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sz w:val="20"/>
            <w:szCs w:val="20"/>
          </w:rPr>
          <w:delText>, при которых его можно разрезать на три треугольника с раци-ональными углами. Приведите примеры разрезаемых и неразреза-емых прямоугольников.</w:delText>
        </w:r>
      </w:del>
    </w:p>
    <w:p w:rsidR="00A33515" w:rsidDel="002260E7" w:rsidRDefault="00A33515">
      <w:pPr>
        <w:spacing w:line="175" w:lineRule="exact"/>
        <w:rPr>
          <w:del w:id="10924" w:author="Admin" w:date="2019-02-19T02:10:00Z"/>
          <w:rFonts w:ascii="Arial" w:eastAsia="Arial" w:hAnsi="Arial" w:cs="Arial"/>
          <w:b/>
          <w:bCs/>
          <w:sz w:val="20"/>
          <w:szCs w:val="20"/>
        </w:rPr>
      </w:pPr>
    </w:p>
    <w:p w:rsidR="00A33515" w:rsidDel="002260E7" w:rsidRDefault="001A4D22">
      <w:pPr>
        <w:numPr>
          <w:ilvl w:val="0"/>
          <w:numId w:val="747"/>
        </w:numPr>
        <w:tabs>
          <w:tab w:val="left" w:pos="500"/>
        </w:tabs>
        <w:spacing w:line="291" w:lineRule="auto"/>
        <w:ind w:left="500" w:hanging="273"/>
        <w:jc w:val="both"/>
        <w:rPr>
          <w:del w:id="10925" w:author="Admin" w:date="2019-02-19T02:10:00Z"/>
          <w:rFonts w:ascii="Arial" w:eastAsia="Arial" w:hAnsi="Arial" w:cs="Arial"/>
          <w:b/>
          <w:bCs/>
          <w:sz w:val="20"/>
          <w:szCs w:val="20"/>
        </w:rPr>
        <w:pPrChange w:id="10926" w:author="Admin" w:date="2019-02-19T00:19:00Z">
          <w:pPr>
            <w:numPr>
              <w:numId w:val="750"/>
            </w:numPr>
            <w:tabs>
              <w:tab w:val="left" w:pos="500"/>
            </w:tabs>
            <w:spacing w:line="291" w:lineRule="auto"/>
            <w:ind w:left="500" w:hanging="273"/>
            <w:jc w:val="both"/>
          </w:pPr>
        </w:pPrChange>
      </w:pPr>
      <w:del w:id="10927" w:author="Admin" w:date="2019-02-19T02:10:00Z">
        <w:r w:rsidDel="002260E7">
          <w:rPr>
            <w:rFonts w:ascii="Arial" w:eastAsia="Arial" w:hAnsi="Arial" w:cs="Arial"/>
            <w:sz w:val="20"/>
            <w:szCs w:val="20"/>
          </w:rPr>
          <w:delText>Найдите критерий, при котором многоугольник может быть разре-зан каким-либо образом на треугольники с рациональными угла-ми.</w:delText>
        </w:r>
      </w:del>
    </w:p>
    <w:p w:rsidR="00A33515" w:rsidDel="002260E7" w:rsidRDefault="00A33515">
      <w:pPr>
        <w:spacing w:line="126" w:lineRule="exact"/>
        <w:rPr>
          <w:del w:id="10928" w:author="Admin" w:date="2019-02-19T02:10:00Z"/>
          <w:rFonts w:ascii="Arial" w:eastAsia="Arial" w:hAnsi="Arial" w:cs="Arial"/>
          <w:b/>
          <w:bCs/>
          <w:sz w:val="20"/>
          <w:szCs w:val="20"/>
        </w:rPr>
      </w:pPr>
    </w:p>
    <w:p w:rsidR="00A33515" w:rsidDel="002260E7" w:rsidRDefault="001A4D22">
      <w:pPr>
        <w:numPr>
          <w:ilvl w:val="0"/>
          <w:numId w:val="747"/>
        </w:numPr>
        <w:tabs>
          <w:tab w:val="left" w:pos="500"/>
        </w:tabs>
        <w:spacing w:line="234" w:lineRule="auto"/>
        <w:ind w:left="500" w:hanging="262"/>
        <w:jc w:val="both"/>
        <w:rPr>
          <w:del w:id="10929" w:author="Admin" w:date="2019-02-19T02:10:00Z"/>
          <w:rFonts w:ascii="Arial" w:eastAsia="Arial" w:hAnsi="Arial" w:cs="Arial"/>
          <w:b/>
          <w:bCs/>
          <w:sz w:val="20"/>
          <w:szCs w:val="20"/>
        </w:rPr>
        <w:pPrChange w:id="10930" w:author="Admin" w:date="2019-02-19T00:19:00Z">
          <w:pPr>
            <w:numPr>
              <w:numId w:val="750"/>
            </w:numPr>
            <w:tabs>
              <w:tab w:val="left" w:pos="500"/>
            </w:tabs>
            <w:spacing w:line="234" w:lineRule="auto"/>
            <w:ind w:left="500" w:hanging="262"/>
            <w:jc w:val="both"/>
          </w:pPr>
        </w:pPrChange>
      </w:pPr>
      <w:del w:id="10931" w:author="Admin" w:date="2019-02-19T02:10:00Z">
        <w:r w:rsidDel="002260E7">
          <w:rPr>
            <w:rFonts w:ascii="Arial" w:eastAsia="Arial" w:hAnsi="Arial" w:cs="Arial"/>
            <w:sz w:val="20"/>
            <w:szCs w:val="20"/>
          </w:rPr>
          <w:delText xml:space="preserve">Два многоугольника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с рациональными углами, назовём раци-онально равносоставленными, если существует разрезание </w:delText>
        </w:r>
        <w:r w:rsidDel="002260E7">
          <w:rPr>
            <w:rFonts w:eastAsia="Times New Roman"/>
            <w:i/>
            <w:iCs/>
            <w:sz w:val="20"/>
            <w:szCs w:val="20"/>
          </w:rPr>
          <w:delText>f</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i</w:delText>
        </w:r>
        <w:r w:rsidDel="002260E7">
          <w:rPr>
            <w:rFonts w:eastAsia="Times New Roman"/>
            <w:i/>
            <w:iCs/>
            <w:sz w:val="20"/>
            <w:szCs w:val="20"/>
          </w:rPr>
          <w:delText>g</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2</w:delText>
        </w:r>
        <w:r w:rsidDel="002260E7">
          <w:rPr>
            <w:rFonts w:ascii="Arial" w:eastAsia="Arial" w:hAnsi="Arial" w:cs="Arial"/>
            <w:sz w:val="27"/>
            <w:szCs w:val="27"/>
            <w:vertAlign w:val="subscript"/>
          </w:rPr>
          <w:delText>1</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для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и разрезание </w:delText>
        </w:r>
        <w:r w:rsidDel="002260E7">
          <w:rPr>
            <w:rFonts w:eastAsia="Times New Roman"/>
            <w:i/>
            <w:iCs/>
            <w:sz w:val="20"/>
            <w:szCs w:val="20"/>
          </w:rPr>
          <w:delText>f</w:delText>
        </w:r>
        <w:r w:rsidDel="002260E7">
          <w:rPr>
            <w:rFonts w:ascii="Arial" w:eastAsia="Arial" w:hAnsi="Arial" w:cs="Arial"/>
            <w:i/>
            <w:iCs/>
            <w:sz w:val="20"/>
            <w:szCs w:val="20"/>
          </w:rPr>
          <w:delText>Q</w:delText>
        </w:r>
        <w:r w:rsidDel="002260E7">
          <w:rPr>
            <w:rFonts w:ascii="Arial" w:eastAsia="Arial" w:hAnsi="Arial" w:cs="Arial"/>
            <w:i/>
            <w:iCs/>
            <w:sz w:val="27"/>
            <w:szCs w:val="27"/>
            <w:vertAlign w:val="subscript"/>
          </w:rPr>
          <w:delText>i</w:delText>
        </w:r>
        <w:r w:rsidDel="002260E7">
          <w:rPr>
            <w:rFonts w:eastAsia="Times New Roman"/>
            <w:i/>
            <w:iCs/>
            <w:sz w:val="20"/>
            <w:szCs w:val="20"/>
          </w:rPr>
          <w:delText>g</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2</w:delText>
        </w:r>
        <w:r w:rsidDel="002260E7">
          <w:rPr>
            <w:rFonts w:ascii="Arial" w:eastAsia="Arial" w:hAnsi="Arial" w:cs="Arial"/>
            <w:sz w:val="27"/>
            <w:szCs w:val="27"/>
            <w:vertAlign w:val="subscript"/>
          </w:rPr>
          <w:delText>1</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для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такие что фигуры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Q</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равны и имеют рациональные углы для всех </w:delText>
        </w:r>
        <w:r w:rsidDel="002260E7">
          <w:rPr>
            <w:rFonts w:ascii="Arial" w:eastAsia="Arial" w:hAnsi="Arial" w:cs="Arial"/>
            <w:i/>
            <w:iCs/>
            <w:sz w:val="20"/>
            <w:szCs w:val="20"/>
          </w:rPr>
          <w:delText>i</w:delText>
        </w:r>
        <w:r w:rsidDel="002260E7">
          <w:rPr>
            <w:rFonts w:ascii="Arial" w:eastAsia="Arial" w:hAnsi="Arial" w:cs="Arial"/>
            <w:sz w:val="20"/>
            <w:szCs w:val="20"/>
          </w:rPr>
          <w:delText>. Например,</w:delText>
        </w:r>
      </w:del>
    </w:p>
    <w:p w:rsidR="00A33515" w:rsidDel="002260E7" w:rsidRDefault="001A4D22">
      <w:pPr>
        <w:spacing w:line="20" w:lineRule="exact"/>
        <w:rPr>
          <w:del w:id="10932" w:author="Admin" w:date="2019-02-19T02:10:00Z"/>
          <w:sz w:val="20"/>
          <w:szCs w:val="20"/>
        </w:rPr>
      </w:pPr>
      <w:del w:id="10933" w:author="Admin" w:date="2019-02-19T02:10:00Z">
        <w:r w:rsidDel="002260E7">
          <w:rPr>
            <w:noProof/>
            <w:sz w:val="20"/>
            <w:szCs w:val="20"/>
          </w:rPr>
          <mc:AlternateContent>
            <mc:Choice Requires="wps">
              <w:drawing>
                <wp:anchor distT="0" distB="0" distL="114300" distR="114300" simplePos="0" relativeHeight="251917312" behindDoc="1" locked="0" layoutInCell="0" allowOverlap="1" wp14:anchorId="0985AEDC" wp14:editId="6891F2EE">
                  <wp:simplePos x="0" y="0"/>
                  <wp:positionH relativeFrom="column">
                    <wp:posOffset>1541780</wp:posOffset>
                  </wp:positionH>
                  <wp:positionV relativeFrom="paragraph">
                    <wp:posOffset>-2919095</wp:posOffset>
                  </wp:positionV>
                  <wp:extent cx="97155" cy="0"/>
                  <wp:effectExtent l="0" t="0" r="0" b="0"/>
                  <wp:wrapNone/>
                  <wp:docPr id="554" name="Shap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4" o:spid="_x0000_s1026" style="position:absolute;z-index:-251399168;visibility:visible;mso-wrap-style:square;mso-wrap-distance-left:9pt;mso-wrap-distance-top:0;mso-wrap-distance-right:9pt;mso-wrap-distance-bottom:0;mso-position-horizontal:absolute;mso-position-horizontal-relative:text;mso-position-vertical:absolute;mso-position-vertical-relative:text" from="121.4pt,-229.85pt" to="129.05pt,-2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18336" behindDoc="1" locked="0" layoutInCell="0" allowOverlap="1" wp14:anchorId="193D9E61" wp14:editId="6BF1A20A">
                  <wp:simplePos x="0" y="0"/>
                  <wp:positionH relativeFrom="column">
                    <wp:posOffset>4172585</wp:posOffset>
                  </wp:positionH>
                  <wp:positionV relativeFrom="paragraph">
                    <wp:posOffset>-410210</wp:posOffset>
                  </wp:positionV>
                  <wp:extent cx="126365" cy="0"/>
                  <wp:effectExtent l="0" t="0" r="0" b="0"/>
                  <wp:wrapNone/>
                  <wp:docPr id="555" name="Shap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365" cy="4763"/>
                          </a:xfrm>
                          <a:prstGeom prst="line">
                            <a:avLst/>
                          </a:prstGeom>
                          <a:solidFill>
                            <a:srgbClr val="FFFFFF"/>
                          </a:solidFill>
                          <a:ln w="4305">
                            <a:solidFill>
                              <a:srgbClr val="000000"/>
                            </a:solidFill>
                            <a:miter lim="800000"/>
                            <a:headEnd/>
                            <a:tailEnd/>
                          </a:ln>
                        </wps:spPr>
                        <wps:bodyPr/>
                      </wps:wsp>
                    </a:graphicData>
                  </a:graphic>
                </wp:anchor>
              </w:drawing>
            </mc:Choice>
            <mc:Fallback>
              <w:pict>
                <v:line id="Shape 555" o:spid="_x0000_s1026" style="position:absolute;z-index:-251398144;visibility:visible;mso-wrap-style:square;mso-wrap-distance-left:9pt;mso-wrap-distance-top:0;mso-wrap-distance-right:9pt;mso-wrap-distance-bottom:0;mso-position-horizontal:absolute;mso-position-horizontal-relative:text;mso-position-vertical:absolute;mso-position-vertical-relative:text" from="328.55pt,-32.3pt" to="338.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" o:allowincell="f" filled="t" strokeweight=".119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19360" behindDoc="1" locked="0" layoutInCell="0" allowOverlap="1" wp14:anchorId="14BDB09F" wp14:editId="4C2D6F38">
                  <wp:simplePos x="0" y="0"/>
                  <wp:positionH relativeFrom="column">
                    <wp:posOffset>1804670</wp:posOffset>
                  </wp:positionH>
                  <wp:positionV relativeFrom="paragraph">
                    <wp:posOffset>-240030</wp:posOffset>
                  </wp:positionV>
                  <wp:extent cx="125730" cy="0"/>
                  <wp:effectExtent l="0" t="0" r="0" b="0"/>
                  <wp:wrapNone/>
                  <wp:docPr id="556" name="Shap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 cy="4763"/>
                          </a:xfrm>
                          <a:prstGeom prst="line">
                            <a:avLst/>
                          </a:prstGeom>
                          <a:solidFill>
                            <a:srgbClr val="FFFFFF"/>
                          </a:solidFill>
                          <a:ln w="4305">
                            <a:solidFill>
                              <a:srgbClr val="000000"/>
                            </a:solidFill>
                            <a:miter lim="800000"/>
                            <a:headEnd/>
                            <a:tailEnd/>
                          </a:ln>
                        </wps:spPr>
                        <wps:bodyPr/>
                      </wps:wsp>
                    </a:graphicData>
                  </a:graphic>
                </wp:anchor>
              </w:drawing>
            </mc:Choice>
            <mc:Fallback>
              <w:pict>
                <v:line id="Shape 556" o:spid="_x0000_s1026" style="position:absolute;z-index:-251397120;visibility:visible;mso-wrap-style:square;mso-wrap-distance-left:9pt;mso-wrap-distance-top:0;mso-wrap-distance-right:9pt;mso-wrap-distance-bottom:0;mso-position-horizontal:absolute;mso-position-horizontal-relative:text;mso-position-vertical:absolute;mso-position-vertical-relative:text" from="142.1pt,-18.9pt" to="152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" o:allowincell="f" filled="t" strokeweight=".1196mm">
                  <v:stroke joinstyle="miter"/>
                  <o:lock v:ext="edit" shapetype="f"/>
                </v:line>
              </w:pict>
            </mc:Fallback>
          </mc:AlternateContent>
        </w:r>
        <w:r w:rsidDel="002260E7">
          <w:rPr>
            <w:noProof/>
            <w:sz w:val="20"/>
            <w:szCs w:val="20"/>
          </w:rPr>
          <w:drawing>
            <wp:anchor distT="0" distB="0" distL="114300" distR="114300" simplePos="0" relativeHeight="251920384" behindDoc="1" locked="0" layoutInCell="0" allowOverlap="1" wp14:anchorId="46A3F278" wp14:editId="1A99B219">
              <wp:simplePos x="0" y="0"/>
              <wp:positionH relativeFrom="column">
                <wp:posOffset>1386840</wp:posOffset>
              </wp:positionH>
              <wp:positionV relativeFrom="paragraph">
                <wp:posOffset>138430</wp:posOffset>
              </wp:positionV>
              <wp:extent cx="1532255" cy="455930"/>
              <wp:effectExtent l="0" t="0" r="0" b="0"/>
              <wp:wrapNone/>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41">
                        <a:extLst/>
                      </a:blip>
                      <a:srcRect/>
                      <a:stretch>
                        <a:fillRect/>
                      </a:stretch>
                    </pic:blipFill>
                    <pic:spPr bwMode="auto">
                      <a:xfrm>
                        <a:off x="0" y="0"/>
                        <a:ext cx="1532255" cy="455930"/>
                      </a:xfrm>
                      <a:prstGeom prst="rect">
                        <a:avLst/>
                      </a:prstGeom>
                      <a:noFill/>
                    </pic:spPr>
                  </pic:pic>
                </a:graphicData>
              </a:graphic>
            </wp:anchor>
          </w:drawing>
        </w:r>
      </w:del>
    </w:p>
    <w:p w:rsidR="00A33515" w:rsidDel="002260E7" w:rsidRDefault="00A33515">
      <w:pPr>
        <w:spacing w:line="200" w:lineRule="exact"/>
        <w:rPr>
          <w:del w:id="10934" w:author="Admin" w:date="2019-02-19T02:10:00Z"/>
          <w:sz w:val="20"/>
          <w:szCs w:val="20"/>
        </w:rPr>
      </w:pPr>
    </w:p>
    <w:p w:rsidR="00A33515" w:rsidDel="002260E7" w:rsidRDefault="00A33515">
      <w:pPr>
        <w:spacing w:line="200" w:lineRule="exact"/>
        <w:rPr>
          <w:del w:id="10935" w:author="Admin" w:date="2019-02-19T02:10:00Z"/>
          <w:sz w:val="20"/>
          <w:szCs w:val="20"/>
        </w:rPr>
      </w:pPr>
    </w:p>
    <w:p w:rsidR="00A33515" w:rsidDel="002260E7" w:rsidRDefault="00A33515">
      <w:pPr>
        <w:spacing w:line="200" w:lineRule="exact"/>
        <w:rPr>
          <w:del w:id="10936" w:author="Admin" w:date="2019-02-19T02:10:00Z"/>
          <w:sz w:val="20"/>
          <w:szCs w:val="20"/>
        </w:rPr>
      </w:pPr>
    </w:p>
    <w:p w:rsidR="00A33515" w:rsidDel="002260E7" w:rsidRDefault="00A33515">
      <w:pPr>
        <w:spacing w:line="200" w:lineRule="exact"/>
        <w:rPr>
          <w:del w:id="10937" w:author="Admin" w:date="2019-02-19T02:10:00Z"/>
          <w:sz w:val="20"/>
          <w:szCs w:val="20"/>
        </w:rPr>
      </w:pPr>
    </w:p>
    <w:p w:rsidR="00A33515" w:rsidDel="002260E7" w:rsidRDefault="00A33515">
      <w:pPr>
        <w:spacing w:line="200" w:lineRule="exact"/>
        <w:rPr>
          <w:del w:id="10938" w:author="Admin" w:date="2019-02-19T02:10:00Z"/>
          <w:sz w:val="20"/>
          <w:szCs w:val="20"/>
        </w:rPr>
      </w:pPr>
    </w:p>
    <w:p w:rsidR="00A33515" w:rsidDel="002260E7" w:rsidRDefault="00A33515">
      <w:pPr>
        <w:spacing w:line="271" w:lineRule="exact"/>
        <w:rPr>
          <w:del w:id="10939" w:author="Admin" w:date="2019-02-19T02:10:00Z"/>
          <w:sz w:val="20"/>
          <w:szCs w:val="20"/>
        </w:rPr>
      </w:pPr>
    </w:p>
    <w:p w:rsidR="00A33515" w:rsidDel="002260E7" w:rsidRDefault="001A4D22">
      <w:pPr>
        <w:spacing w:line="274" w:lineRule="auto"/>
        <w:ind w:left="660" w:hanging="656"/>
        <w:rPr>
          <w:del w:id="10940" w:author="Admin" w:date="2019-02-19T02:10:00Z"/>
          <w:sz w:val="20"/>
          <w:szCs w:val="20"/>
        </w:rPr>
      </w:pPr>
      <w:del w:id="10941" w:author="Admin" w:date="2019-02-19T02:10:00Z">
        <w:r w:rsidDel="002260E7">
          <w:rPr>
            <w:rFonts w:ascii="Arial" w:eastAsia="Arial" w:hAnsi="Arial" w:cs="Arial"/>
            <w:sz w:val="20"/>
            <w:szCs w:val="20"/>
          </w:rPr>
          <w:delText>Рис. 5: Разрезание на попарно равные треугольники с рациональными углами.</w:delText>
        </w:r>
      </w:del>
    </w:p>
    <w:p w:rsidR="00A33515" w:rsidDel="002260E7" w:rsidRDefault="00A33515">
      <w:pPr>
        <w:spacing w:line="329" w:lineRule="exact"/>
        <w:rPr>
          <w:del w:id="10942" w:author="Admin" w:date="2019-02-19T02:10:00Z"/>
          <w:sz w:val="20"/>
          <w:szCs w:val="20"/>
        </w:rPr>
      </w:pPr>
    </w:p>
    <w:p w:rsidR="00A33515" w:rsidDel="002260E7" w:rsidRDefault="001A4D22">
      <w:pPr>
        <w:spacing w:line="287" w:lineRule="auto"/>
        <w:ind w:left="500"/>
        <w:jc w:val="both"/>
        <w:rPr>
          <w:del w:id="10943" w:author="Admin" w:date="2019-02-19T02:10:00Z"/>
          <w:sz w:val="20"/>
          <w:szCs w:val="20"/>
        </w:rPr>
      </w:pPr>
      <w:del w:id="10944" w:author="Admin" w:date="2019-02-19T02:10:00Z">
        <w:r w:rsidDel="002260E7">
          <w:rPr>
            <w:rFonts w:ascii="Arial" w:eastAsia="Arial" w:hAnsi="Arial" w:cs="Arial"/>
            <w:sz w:val="20"/>
            <w:szCs w:val="20"/>
          </w:rPr>
          <w:delText>Найдите необходимые и достаточные условия рациональной рав-носоставленности двух фигур. Приведите примеры рационально равносоставленных и не рационально равносоставленных много-угольников.</w:delText>
        </w:r>
      </w:del>
    </w:p>
    <w:p w:rsidR="00A33515" w:rsidDel="002260E7" w:rsidRDefault="00A33515">
      <w:pPr>
        <w:rPr>
          <w:del w:id="10945"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0946" w:author="Admin" w:date="2019-02-19T02:10:00Z"/>
          <w:sz w:val="20"/>
          <w:szCs w:val="20"/>
        </w:rPr>
      </w:pPr>
    </w:p>
    <w:p w:rsidR="00A33515" w:rsidDel="002260E7" w:rsidRDefault="00A33515">
      <w:pPr>
        <w:spacing w:line="200" w:lineRule="exact"/>
        <w:rPr>
          <w:del w:id="10947" w:author="Admin" w:date="2019-02-19T02:10:00Z"/>
          <w:sz w:val="20"/>
          <w:szCs w:val="20"/>
        </w:rPr>
      </w:pPr>
    </w:p>
    <w:p w:rsidR="00A33515" w:rsidDel="002260E7" w:rsidRDefault="00A33515">
      <w:pPr>
        <w:spacing w:line="244" w:lineRule="exact"/>
        <w:rPr>
          <w:del w:id="10948" w:author="Admin" w:date="2019-02-19T02:10:00Z"/>
          <w:sz w:val="20"/>
          <w:szCs w:val="20"/>
        </w:rPr>
      </w:pPr>
    </w:p>
    <w:p w:rsidR="00A33515" w:rsidDel="002260E7" w:rsidRDefault="001A4D22">
      <w:pPr>
        <w:ind w:right="-19"/>
        <w:jc w:val="center"/>
        <w:rPr>
          <w:del w:id="10949" w:author="Admin" w:date="2019-02-19T02:10:00Z"/>
          <w:sz w:val="20"/>
          <w:szCs w:val="20"/>
        </w:rPr>
      </w:pPr>
      <w:del w:id="10950"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316</w:delText>
        </w:r>
        <w:r w:rsidDel="002260E7">
          <w:rPr>
            <w:rFonts w:ascii="Arial" w:eastAsia="Arial" w:hAnsi="Arial" w:cs="Arial"/>
            <w:sz w:val="20"/>
            <w:szCs w:val="20"/>
          </w:rPr>
          <w:delText xml:space="preserve"> −</w:delText>
        </w:r>
      </w:del>
    </w:p>
    <w:p w:rsidR="00A33515" w:rsidDel="002260E7" w:rsidRDefault="00A33515">
      <w:pPr>
        <w:rPr>
          <w:del w:id="10951"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1140"/>
        <w:rPr>
          <w:del w:id="10952" w:author="Admin" w:date="2019-02-19T02:10:00Z"/>
          <w:sz w:val="20"/>
          <w:szCs w:val="20"/>
        </w:rPr>
      </w:pPr>
      <w:bookmarkStart w:id="10953" w:name="page327"/>
      <w:bookmarkEnd w:id="10953"/>
      <w:del w:id="10954"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24" w:lineRule="exact"/>
        <w:rPr>
          <w:del w:id="10955" w:author="Admin" w:date="2019-02-19T02:10:00Z"/>
          <w:sz w:val="20"/>
          <w:szCs w:val="20"/>
        </w:rPr>
      </w:pPr>
    </w:p>
    <w:p w:rsidR="00A33515" w:rsidDel="002260E7" w:rsidRDefault="001A4D22">
      <w:pPr>
        <w:rPr>
          <w:del w:id="10956" w:author="Admin" w:date="2019-02-19T02:10:00Z"/>
          <w:sz w:val="20"/>
          <w:szCs w:val="20"/>
        </w:rPr>
      </w:pPr>
      <w:del w:id="10957" w:author="Admin" w:date="2019-02-19T02:10:00Z">
        <w:r w:rsidDel="002260E7">
          <w:rPr>
            <w:rFonts w:ascii="Arial" w:eastAsia="Arial" w:hAnsi="Arial" w:cs="Arial"/>
            <w:b/>
            <w:bCs/>
            <w:sz w:val="26"/>
            <w:szCs w:val="26"/>
          </w:rPr>
          <w:delText>Задача 9. Порядки</w:delText>
        </w:r>
      </w:del>
    </w:p>
    <w:p w:rsidR="00A33515" w:rsidDel="002260E7" w:rsidRDefault="00A33515">
      <w:pPr>
        <w:spacing w:line="108" w:lineRule="exact"/>
        <w:rPr>
          <w:del w:id="10958" w:author="Admin" w:date="2019-02-19T02:10:00Z"/>
          <w:sz w:val="20"/>
          <w:szCs w:val="20"/>
        </w:rPr>
      </w:pPr>
    </w:p>
    <w:p w:rsidR="00A33515" w:rsidDel="002260E7" w:rsidRDefault="001A4D22">
      <w:pPr>
        <w:spacing w:line="236" w:lineRule="auto"/>
        <w:ind w:firstLine="199"/>
        <w:jc w:val="both"/>
        <w:rPr>
          <w:del w:id="10959" w:author="Admin" w:date="2019-02-19T02:10:00Z"/>
          <w:sz w:val="20"/>
          <w:szCs w:val="20"/>
        </w:rPr>
      </w:pPr>
      <w:del w:id="10960"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 два упорядоченных множества. Отображение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2</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называется монотонным,</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если для любых</w:delText>
        </w:r>
        <w:r w:rsidDel="002260E7">
          <w:rPr>
            <w:rFonts w:ascii="Arial" w:eastAsia="Arial" w:hAnsi="Arial" w:cs="Arial"/>
            <w:i/>
            <w:iCs/>
            <w:sz w:val="20"/>
            <w:szCs w:val="20"/>
          </w:rPr>
          <w:delText xml:space="preserve"> x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y </w:delText>
        </w:r>
        <w:r w:rsidDel="002260E7">
          <w:rPr>
            <w:rFonts w:ascii="Arial" w:eastAsia="Arial" w:hAnsi="Arial" w:cs="Arial"/>
            <w:sz w:val="20"/>
            <w:szCs w:val="20"/>
          </w:rPr>
          <w:delText>из</w:delText>
        </w:r>
        <w:r w:rsidDel="002260E7">
          <w:rPr>
            <w:rFonts w:ascii="Arial" w:eastAsia="Arial" w:hAnsi="Arial" w:cs="Arial"/>
            <w:i/>
            <w:iCs/>
            <w:sz w:val="20"/>
            <w:szCs w:val="20"/>
          </w:rPr>
          <w:delText xml:space="preserve"> M</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таких,</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w:delText>
        </w:r>
        <w:r w:rsidDel="002260E7">
          <w:rPr>
            <w:rFonts w:ascii="Arial" w:eastAsia="Arial" w:hAnsi="Arial" w:cs="Arial"/>
            <w:i/>
            <w:iCs/>
            <w:sz w:val="20"/>
            <w:szCs w:val="20"/>
          </w:rPr>
          <w:delText xml:space="preserve"> x y</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выполнено,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w:delText>
        </w:r>
        <w:r w:rsidDel="002260E7">
          <w:rPr>
            <w:rFonts w:ascii="Arial" w:eastAsia="Arial" w:hAnsi="Arial" w:cs="Arial"/>
            <w:i/>
            <w:iCs/>
            <w:sz w:val="20"/>
            <w:szCs w:val="20"/>
          </w:rPr>
          <w:delText xml:space="preserve"> 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i/>
            <w:iCs/>
            <w:sz w:val="20"/>
            <w:szCs w:val="20"/>
          </w:rPr>
          <w:delText xml:space="preserve"> f</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относительно порядка на</w:delText>
        </w:r>
        <w:r w:rsidDel="002260E7">
          <w:rPr>
            <w:rFonts w:ascii="Arial" w:eastAsia="Arial" w:hAnsi="Arial" w:cs="Arial"/>
            <w:i/>
            <w:iCs/>
            <w:sz w:val="20"/>
            <w:szCs w:val="20"/>
          </w:rPr>
          <w:delText xml:space="preserve"> M</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Монотонное</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отображение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называется изоморфизмом, если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биективно и обратное отображение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per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также монотонно.</w:delText>
        </w:r>
      </w:del>
    </w:p>
    <w:p w:rsidR="00A33515" w:rsidDel="002260E7" w:rsidRDefault="00A33515">
      <w:pPr>
        <w:spacing w:line="42" w:lineRule="exact"/>
        <w:rPr>
          <w:del w:id="10961" w:author="Admin" w:date="2019-02-19T02:10:00Z"/>
          <w:sz w:val="20"/>
          <w:szCs w:val="20"/>
        </w:rPr>
      </w:pPr>
    </w:p>
    <w:p w:rsidR="00A33515" w:rsidDel="002260E7" w:rsidRDefault="001A4D22">
      <w:pPr>
        <w:numPr>
          <w:ilvl w:val="0"/>
          <w:numId w:val="748"/>
        </w:numPr>
        <w:tabs>
          <w:tab w:val="left" w:pos="500"/>
        </w:tabs>
        <w:spacing w:line="270" w:lineRule="auto"/>
        <w:ind w:left="500" w:hanging="273"/>
        <w:jc w:val="both"/>
        <w:rPr>
          <w:del w:id="10962" w:author="Admin" w:date="2019-02-19T02:10:00Z"/>
          <w:rFonts w:ascii="Arial" w:eastAsia="Arial" w:hAnsi="Arial" w:cs="Arial"/>
          <w:b/>
          <w:bCs/>
          <w:sz w:val="20"/>
          <w:szCs w:val="20"/>
        </w:rPr>
        <w:pPrChange w:id="10963" w:author="Admin" w:date="2019-02-19T00:19:00Z">
          <w:pPr>
            <w:numPr>
              <w:numId w:val="751"/>
            </w:numPr>
            <w:tabs>
              <w:tab w:val="left" w:pos="500"/>
            </w:tabs>
            <w:spacing w:line="270" w:lineRule="auto"/>
            <w:ind w:left="500" w:hanging="273"/>
            <w:jc w:val="both"/>
          </w:pPr>
        </w:pPrChange>
      </w:pPr>
      <w:del w:id="10964"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 изоморфизм двух упорядоченных множеств. По-кажите, что для любого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множество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f</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w:delText>
        </w:r>
        <w:r w:rsidDel="002260E7">
          <w:rPr>
            <w:rFonts w:eastAsia="Times New Roman"/>
            <w:i/>
            <w:iCs/>
            <w:sz w:val="20"/>
            <w:szCs w:val="20"/>
          </w:rPr>
          <w:delText>j</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 x</w:delText>
        </w:r>
        <w:r w:rsidDel="002260E7">
          <w:rPr>
            <w:rFonts w:eastAsia="Times New Roman"/>
            <w:i/>
            <w:iCs/>
            <w:sz w:val="20"/>
            <w:szCs w:val="20"/>
          </w:rPr>
          <w:delText>g</w:delText>
        </w:r>
        <w:r w:rsidDel="002260E7">
          <w:rPr>
            <w:rFonts w:ascii="Arial" w:eastAsia="Arial" w:hAnsi="Arial" w:cs="Arial"/>
            <w:sz w:val="20"/>
            <w:szCs w:val="20"/>
          </w:rPr>
          <w:delText xml:space="preserve"> изоморфно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f</w:delText>
        </w:r>
        <w:r w:rsidDel="002260E7">
          <w:rPr>
            <w:rFonts w:eastAsia="Times New Roman"/>
            <w:sz w:val="27"/>
            <w:szCs w:val="27"/>
            <w:vertAlign w:val="subscript"/>
          </w:rPr>
          <w:delText>(</w:delText>
        </w:r>
        <w:r w:rsidDel="002260E7">
          <w:rPr>
            <w:rFonts w:ascii="Arial" w:eastAsia="Arial" w:hAnsi="Arial" w:cs="Arial"/>
            <w:i/>
            <w:iCs/>
            <w:sz w:val="27"/>
            <w:szCs w:val="27"/>
            <w:vertAlign w:val="subscript"/>
          </w:rPr>
          <w:delText>x</w:delText>
        </w:r>
        <w:r w:rsidDel="002260E7">
          <w:rPr>
            <w:rFonts w:eastAsia="Times New Roman"/>
            <w:sz w:val="27"/>
            <w:szCs w:val="27"/>
            <w:vertAlign w:val="subscript"/>
          </w:rPr>
          <w:delText>)</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f</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i/>
            <w:iCs/>
            <w:sz w:val="20"/>
            <w:szCs w:val="20"/>
          </w:rPr>
          <w:delText>j</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 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eastAsia="Times New Roman"/>
            <w:i/>
            <w:iCs/>
            <w:sz w:val="20"/>
            <w:szCs w:val="20"/>
          </w:rPr>
          <w:delText>g</w:delText>
        </w:r>
        <w:r w:rsidDel="002260E7">
          <w:rPr>
            <w:rFonts w:ascii="Arial" w:eastAsia="Arial" w:hAnsi="Arial" w:cs="Arial"/>
            <w:sz w:val="20"/>
            <w:szCs w:val="20"/>
          </w:rPr>
          <w:delText>.</w:delText>
        </w:r>
      </w:del>
    </w:p>
    <w:p w:rsidR="00A33515" w:rsidDel="002260E7" w:rsidRDefault="00A33515">
      <w:pPr>
        <w:spacing w:line="3" w:lineRule="exact"/>
        <w:rPr>
          <w:del w:id="10965" w:author="Admin" w:date="2019-02-19T02:10:00Z"/>
          <w:rFonts w:ascii="Arial" w:eastAsia="Arial" w:hAnsi="Arial" w:cs="Arial"/>
          <w:b/>
          <w:bCs/>
          <w:sz w:val="20"/>
          <w:szCs w:val="20"/>
        </w:rPr>
      </w:pPr>
    </w:p>
    <w:p w:rsidR="00A33515" w:rsidDel="002260E7" w:rsidRDefault="001A4D22">
      <w:pPr>
        <w:numPr>
          <w:ilvl w:val="0"/>
          <w:numId w:val="748"/>
        </w:numPr>
        <w:tabs>
          <w:tab w:val="left" w:pos="500"/>
        </w:tabs>
        <w:spacing w:line="291" w:lineRule="auto"/>
        <w:ind w:left="500" w:hanging="273"/>
        <w:jc w:val="both"/>
        <w:rPr>
          <w:del w:id="10966" w:author="Admin" w:date="2019-02-19T02:10:00Z"/>
          <w:rFonts w:ascii="Arial" w:eastAsia="Arial" w:hAnsi="Arial" w:cs="Arial"/>
          <w:b/>
          <w:bCs/>
          <w:sz w:val="20"/>
          <w:szCs w:val="20"/>
        </w:rPr>
        <w:pPrChange w:id="10967" w:author="Admin" w:date="2019-02-19T00:19:00Z">
          <w:pPr>
            <w:numPr>
              <w:numId w:val="751"/>
            </w:numPr>
            <w:tabs>
              <w:tab w:val="left" w:pos="500"/>
            </w:tabs>
            <w:spacing w:line="291" w:lineRule="auto"/>
            <w:ind w:left="500" w:hanging="273"/>
            <w:jc w:val="both"/>
          </w:pPr>
        </w:pPrChange>
      </w:pPr>
      <w:del w:id="10968" w:author="Admin" w:date="2019-02-19T02:10:00Z">
        <w:r w:rsidDel="002260E7">
          <w:rPr>
            <w:rFonts w:ascii="Arial" w:eastAsia="Arial" w:hAnsi="Arial" w:cs="Arial"/>
            <w:sz w:val="20"/>
            <w:szCs w:val="20"/>
          </w:rPr>
          <w:delText xml:space="preserve">Опишите все изоморфизмы из </w:delText>
        </w:r>
        <w:r w:rsidDel="002260E7">
          <w:rPr>
            <w:rFonts w:eastAsia="Times New Roman"/>
            <w:i/>
            <w:iCs/>
            <w:sz w:val="20"/>
            <w:szCs w:val="20"/>
          </w:rPr>
          <w:delText>P</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 P</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где </w:delText>
        </w:r>
        <w:r w:rsidDel="002260E7">
          <w:rPr>
            <w:rFonts w:eastAsia="Times New Roman"/>
            <w:i/>
            <w:iCs/>
            <w:sz w:val="20"/>
            <w:szCs w:val="20"/>
          </w:rPr>
          <w:delText>P</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 множе-ство всех подмножеств множества </w:delText>
        </w:r>
        <w:r w:rsidDel="002260E7">
          <w:rPr>
            <w:rFonts w:ascii="Arial" w:eastAsia="Arial" w:hAnsi="Arial" w:cs="Arial"/>
            <w:i/>
            <w:iCs/>
            <w:sz w:val="20"/>
            <w:szCs w:val="20"/>
          </w:rPr>
          <w:delText>X</w:delText>
        </w:r>
        <w:r w:rsidDel="002260E7">
          <w:rPr>
            <w:rFonts w:ascii="Arial" w:eastAsia="Arial" w:hAnsi="Arial" w:cs="Arial"/>
            <w:sz w:val="20"/>
            <w:szCs w:val="20"/>
          </w:rPr>
          <w:delText>, упорядоченных по отноше-нию включения .</w:delText>
        </w:r>
      </w:del>
    </w:p>
    <w:p w:rsidR="00A33515" w:rsidDel="002260E7" w:rsidRDefault="00A33515">
      <w:pPr>
        <w:spacing w:line="87" w:lineRule="exact"/>
        <w:rPr>
          <w:del w:id="10969" w:author="Admin" w:date="2019-02-19T02:10:00Z"/>
          <w:rFonts w:ascii="Arial" w:eastAsia="Arial" w:hAnsi="Arial" w:cs="Arial"/>
          <w:b/>
          <w:bCs/>
          <w:sz w:val="20"/>
          <w:szCs w:val="20"/>
        </w:rPr>
      </w:pPr>
    </w:p>
    <w:p w:rsidR="00A33515" w:rsidDel="002260E7" w:rsidRDefault="001A4D22">
      <w:pPr>
        <w:numPr>
          <w:ilvl w:val="0"/>
          <w:numId w:val="748"/>
        </w:numPr>
        <w:tabs>
          <w:tab w:val="left" w:pos="500"/>
        </w:tabs>
        <w:spacing w:line="220" w:lineRule="auto"/>
        <w:ind w:left="500" w:hanging="273"/>
        <w:rPr>
          <w:del w:id="10970" w:author="Admin" w:date="2019-02-19T02:10:00Z"/>
          <w:rFonts w:ascii="Arial" w:eastAsia="Arial" w:hAnsi="Arial" w:cs="Arial"/>
          <w:b/>
          <w:bCs/>
          <w:sz w:val="20"/>
          <w:szCs w:val="20"/>
        </w:rPr>
        <w:pPrChange w:id="10971" w:author="Admin" w:date="2019-02-19T00:19:00Z">
          <w:pPr>
            <w:numPr>
              <w:numId w:val="751"/>
            </w:numPr>
            <w:tabs>
              <w:tab w:val="left" w:pos="500"/>
            </w:tabs>
            <w:spacing w:line="220" w:lineRule="auto"/>
            <w:ind w:left="500" w:hanging="273"/>
          </w:pPr>
        </w:pPrChange>
      </w:pPr>
      <w:del w:id="10972"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 два упорядоченных множества. Тогда введём на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 xml:space="preserve"> M</w:delText>
        </w:r>
        <w:r w:rsidDel="002260E7">
          <w:rPr>
            <w:rFonts w:ascii="Arial" w:eastAsia="Arial" w:hAnsi="Arial" w:cs="Arial"/>
            <w:sz w:val="27"/>
            <w:szCs w:val="27"/>
            <w:vertAlign w:val="subscript"/>
          </w:rPr>
          <w:delText>2</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порядок следующим образом:</w:delText>
        </w:r>
      </w:del>
    </w:p>
    <w:p w:rsidR="00A33515" w:rsidDel="002260E7" w:rsidRDefault="00A33515">
      <w:pPr>
        <w:spacing w:line="157" w:lineRule="exact"/>
        <w:rPr>
          <w:del w:id="10973" w:author="Admin" w:date="2019-02-19T02:10:00Z"/>
          <w:sz w:val="20"/>
          <w:szCs w:val="20"/>
        </w:rPr>
      </w:pPr>
    </w:p>
    <w:p w:rsidR="002260E7" w:rsidDel="002260E7" w:rsidRDefault="002260E7">
      <w:pPr>
        <w:rPr>
          <w:del w:id="10974" w:author="Admin" w:date="2019-02-19T02:10:00Z"/>
          <w:sz w:val="20"/>
          <w:szCs w:val="20"/>
        </w:rPr>
      </w:pPr>
      <w:del w:id="10975" w:author="Admin" w:date="2019-02-19T02:10:00Z">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sz w:val="20"/>
            <w:szCs w:val="20"/>
          </w:rPr>
          <w:tab/>
        </w:r>
        <w:r w:rsidDel="002260E7">
          <w:rPr>
            <w:rFonts w:ascii="Arial" w:eastAsia="Arial" w:hAnsi="Arial" w:cs="Arial"/>
            <w:i/>
            <w:iCs/>
            <w:sz w:val="28"/>
            <w:szCs w:val="28"/>
            <w:vertAlign w:val="subscript"/>
          </w:rPr>
          <w:delText xml:space="preserve">nat </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ascii="Arial" w:eastAsia="Arial" w:hAnsi="Arial" w:cs="Arial"/>
            <w:sz w:val="28"/>
            <w:szCs w:val="28"/>
            <w:vertAlign w:val="subscript"/>
          </w:rPr>
          <w:delText>2</w:delText>
        </w:r>
        <w:r w:rsidDel="002260E7">
          <w:rPr>
            <w:rFonts w:eastAsia="Times New Roman"/>
            <w:i/>
            <w:iCs/>
            <w:sz w:val="19"/>
            <w:szCs w:val="19"/>
          </w:rPr>
          <w:delText>;</w:delText>
        </w:r>
        <w:r w:rsidDel="002260E7">
          <w:rPr>
            <w:rFonts w:ascii="Arial" w:eastAsia="Arial" w:hAnsi="Arial" w:cs="Arial"/>
            <w:i/>
            <w:iCs/>
            <w:sz w:val="28"/>
            <w:szCs w:val="28"/>
          </w:rPr>
          <w:delText xml:space="preserve"> </w:delText>
        </w:r>
        <w:r w:rsidDel="002260E7">
          <w:rPr>
            <w:rFonts w:ascii="Arial" w:eastAsia="Arial" w:hAnsi="Arial" w:cs="Arial"/>
            <w:i/>
            <w:iCs/>
            <w:sz w:val="19"/>
            <w:szCs w:val="19"/>
          </w:rPr>
          <w:delText>y</w:delText>
        </w:r>
        <w:r w:rsidDel="002260E7">
          <w:rPr>
            <w:rFonts w:ascii="Arial" w:eastAsia="Arial" w:hAnsi="Arial" w:cs="Arial"/>
            <w:sz w:val="28"/>
            <w:szCs w:val="28"/>
            <w:vertAlign w:val="subscript"/>
          </w:rPr>
          <w:delText>2</w:delText>
        </w:r>
        <w:r w:rsidDel="002260E7">
          <w:rPr>
            <w:rFonts w:eastAsia="Times New Roman"/>
            <w:sz w:val="19"/>
            <w:szCs w:val="19"/>
          </w:rPr>
          <w:delText>)</w:delText>
        </w:r>
        <w:r w:rsidDel="002260E7">
          <w:rPr>
            <w:rFonts w:ascii="Arial" w:eastAsia="Arial" w:hAnsi="Arial" w:cs="Arial"/>
            <w:i/>
            <w:iCs/>
            <w:sz w:val="28"/>
            <w:szCs w:val="28"/>
          </w:rPr>
          <w:delText xml:space="preserve"> </w:delText>
        </w:r>
        <w:r w:rsidDel="002260E7">
          <w:rPr>
            <w:rFonts w:ascii="Arial" w:eastAsia="Arial" w:hAnsi="Arial" w:cs="Arial"/>
            <w:sz w:val="19"/>
            <w:szCs w:val="19"/>
          </w:rPr>
          <w:delText>тогда и только тогда,</w:delText>
        </w:r>
        <w:r w:rsidDel="002260E7">
          <w:rPr>
            <w:rFonts w:ascii="Arial" w:eastAsia="Arial" w:hAnsi="Arial" w:cs="Arial"/>
            <w:i/>
            <w:iCs/>
            <w:sz w:val="28"/>
            <w:szCs w:val="28"/>
          </w:rPr>
          <w:delText xml:space="preserve"> </w:delText>
        </w:r>
        <w:r w:rsidDel="002260E7">
          <w:rPr>
            <w:rFonts w:ascii="Arial" w:eastAsia="Arial" w:hAnsi="Arial" w:cs="Arial"/>
            <w:sz w:val="19"/>
            <w:szCs w:val="19"/>
          </w:rPr>
          <w:delText>когда</w:delText>
        </w:r>
        <w:r w:rsidDel="002260E7">
          <w:rPr>
            <w:rFonts w:ascii="Arial" w:eastAsia="Arial" w:hAnsi="Arial" w:cs="Arial"/>
            <w:i/>
            <w:iCs/>
            <w:sz w:val="28"/>
            <w:szCs w:val="28"/>
          </w:rPr>
          <w:delText xml:space="preserve"> </w:delText>
        </w:r>
        <w:r w:rsidDel="002260E7">
          <w:rPr>
            <w:rFonts w:ascii="Arial" w:eastAsia="Arial" w:hAnsi="Arial" w:cs="Arial"/>
            <w:i/>
            <w:iCs/>
            <w:sz w:val="19"/>
            <w:szCs w:val="19"/>
          </w:rPr>
          <w:delText>x</w:delText>
        </w:r>
        <w:r w:rsidDel="002260E7">
          <w:rPr>
            <w:rFonts w:ascii="Arial" w:eastAsia="Arial" w:hAnsi="Arial" w:cs="Arial"/>
            <w:sz w:val="28"/>
            <w:szCs w:val="28"/>
            <w:vertAlign w:val="subscript"/>
          </w:rPr>
          <w:delText>1</w:delText>
        </w:r>
        <w:r w:rsidDel="002260E7">
          <w:rPr>
            <w:sz w:val="20"/>
            <w:szCs w:val="20"/>
          </w:rPr>
          <w:tab/>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2</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y</w:delText>
        </w:r>
        <w:r w:rsidDel="002260E7">
          <w:rPr>
            <w:rFonts w:ascii="Arial" w:eastAsia="Arial" w:hAnsi="Arial" w:cs="Arial"/>
            <w:sz w:val="27"/>
            <w:szCs w:val="27"/>
            <w:vertAlign w:val="subscript"/>
          </w:rPr>
          <w:delText>1</w:delText>
        </w:r>
        <w:r w:rsidDel="002260E7">
          <w:rPr>
            <w:sz w:val="20"/>
            <w:szCs w:val="20"/>
          </w:rPr>
          <w:tab/>
        </w:r>
        <w:r w:rsidDel="002260E7">
          <w:rPr>
            <w:rFonts w:ascii="Arial" w:eastAsia="Arial" w:hAnsi="Arial" w:cs="Arial"/>
            <w:i/>
            <w:iCs/>
            <w:sz w:val="16"/>
            <w:szCs w:val="16"/>
          </w:rPr>
          <w:delText>y</w:delText>
        </w:r>
        <w:r w:rsidDel="002260E7">
          <w:rPr>
            <w:rFonts w:ascii="Arial" w:eastAsia="Arial" w:hAnsi="Arial" w:cs="Arial"/>
            <w:sz w:val="21"/>
            <w:szCs w:val="21"/>
            <w:vertAlign w:val="subscript"/>
          </w:rPr>
          <w:delText>2</w:delText>
        </w:r>
        <w:r w:rsidDel="002260E7">
          <w:rPr>
            <w:rFonts w:eastAsia="Times New Roman"/>
            <w:i/>
            <w:iCs/>
            <w:sz w:val="16"/>
            <w:szCs w:val="16"/>
          </w:rPr>
          <w:delText>:</w:delText>
        </w:r>
      </w:del>
    </w:p>
    <w:p w:rsidR="00A33515" w:rsidDel="002260E7" w:rsidRDefault="00A33515">
      <w:pPr>
        <w:spacing w:line="169" w:lineRule="exact"/>
        <w:rPr>
          <w:del w:id="10976" w:author="Admin" w:date="2019-02-19T02:10:00Z"/>
          <w:sz w:val="20"/>
          <w:szCs w:val="20"/>
        </w:rPr>
      </w:pPr>
    </w:p>
    <w:p w:rsidR="00A33515" w:rsidDel="002260E7" w:rsidRDefault="001A4D22">
      <w:pPr>
        <w:spacing w:line="221" w:lineRule="auto"/>
        <w:ind w:left="500"/>
        <w:jc w:val="both"/>
        <w:rPr>
          <w:del w:id="10977" w:author="Admin" w:date="2019-02-19T02:10:00Z"/>
          <w:sz w:val="20"/>
          <w:szCs w:val="20"/>
        </w:rPr>
      </w:pPr>
      <w:del w:id="10978" w:author="Admin" w:date="2019-02-19T02:10:00Z">
        <w:r w:rsidDel="002260E7">
          <w:rPr>
            <w:rFonts w:ascii="Arial" w:eastAsia="Arial" w:hAnsi="Arial" w:cs="Arial"/>
            <w:sz w:val="20"/>
            <w:szCs w:val="20"/>
          </w:rPr>
          <w:delText xml:space="preserve">Обозначим получившееся упорядоченное множество как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nat</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Будем называть такой порядок естественным. Введём на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другой порядок:</w:delText>
        </w:r>
      </w:del>
    </w:p>
    <w:p w:rsidR="00A33515" w:rsidDel="002260E7" w:rsidRDefault="00A33515">
      <w:pPr>
        <w:spacing w:line="169" w:lineRule="exact"/>
        <w:rPr>
          <w:del w:id="10979" w:author="Admin" w:date="2019-02-19T02:10:00Z"/>
          <w:sz w:val="20"/>
          <w:szCs w:val="20"/>
        </w:rPr>
      </w:pPr>
    </w:p>
    <w:p w:rsidR="00A33515" w:rsidDel="002260E7" w:rsidRDefault="001A4D22">
      <w:pPr>
        <w:tabs>
          <w:tab w:val="left" w:pos="2880"/>
        </w:tabs>
        <w:ind w:left="2100"/>
        <w:rPr>
          <w:del w:id="10980" w:author="Admin" w:date="2019-02-19T02:10:00Z"/>
          <w:sz w:val="20"/>
          <w:szCs w:val="20"/>
        </w:rPr>
      </w:pPr>
      <w:del w:id="10981" w:author="Admin" w:date="2019-02-19T02:10:00Z">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sz w:val="20"/>
            <w:szCs w:val="20"/>
          </w:rPr>
          <w:tab/>
        </w:r>
        <w:r w:rsidDel="002260E7">
          <w:rPr>
            <w:rFonts w:ascii="Arial" w:eastAsia="Arial" w:hAnsi="Arial" w:cs="Arial"/>
            <w:i/>
            <w:iCs/>
            <w:sz w:val="28"/>
            <w:szCs w:val="28"/>
            <w:vertAlign w:val="subscript"/>
          </w:rPr>
          <w:delText xml:space="preserve">lex </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ascii="Arial" w:eastAsia="Arial" w:hAnsi="Arial" w:cs="Arial"/>
            <w:sz w:val="28"/>
            <w:szCs w:val="28"/>
            <w:vertAlign w:val="subscript"/>
          </w:rPr>
          <w:delText>2</w:delText>
        </w:r>
        <w:r w:rsidDel="002260E7">
          <w:rPr>
            <w:rFonts w:eastAsia="Times New Roman"/>
            <w:i/>
            <w:iCs/>
            <w:sz w:val="19"/>
            <w:szCs w:val="19"/>
          </w:rPr>
          <w:delText>;</w:delText>
        </w:r>
        <w:r w:rsidDel="002260E7">
          <w:rPr>
            <w:rFonts w:ascii="Arial" w:eastAsia="Arial" w:hAnsi="Arial" w:cs="Arial"/>
            <w:i/>
            <w:iCs/>
            <w:sz w:val="28"/>
            <w:szCs w:val="28"/>
          </w:rPr>
          <w:delText xml:space="preserve"> </w:delText>
        </w:r>
        <w:r w:rsidDel="002260E7">
          <w:rPr>
            <w:rFonts w:ascii="Arial" w:eastAsia="Arial" w:hAnsi="Arial" w:cs="Arial"/>
            <w:i/>
            <w:iCs/>
            <w:sz w:val="19"/>
            <w:szCs w:val="19"/>
          </w:rPr>
          <w:delText>y</w:delText>
        </w:r>
        <w:r w:rsidDel="002260E7">
          <w:rPr>
            <w:rFonts w:ascii="Arial" w:eastAsia="Arial" w:hAnsi="Arial" w:cs="Arial"/>
            <w:sz w:val="28"/>
            <w:szCs w:val="28"/>
            <w:vertAlign w:val="subscript"/>
          </w:rPr>
          <w:delText>2</w:delText>
        </w:r>
        <w:r w:rsidDel="002260E7">
          <w:rPr>
            <w:rFonts w:eastAsia="Times New Roman"/>
            <w:sz w:val="19"/>
            <w:szCs w:val="19"/>
          </w:rPr>
          <w:delText>)</w:delText>
        </w:r>
        <w:r w:rsidDel="002260E7">
          <w:rPr>
            <w:rFonts w:ascii="Arial" w:eastAsia="Arial" w:hAnsi="Arial" w:cs="Arial"/>
            <w:i/>
            <w:iCs/>
            <w:sz w:val="28"/>
            <w:szCs w:val="28"/>
          </w:rPr>
          <w:delText xml:space="preserve"> </w:delText>
        </w:r>
        <w:r w:rsidDel="002260E7">
          <w:rPr>
            <w:rFonts w:eastAsia="Times New Roman"/>
            <w:i/>
            <w:iCs/>
            <w:sz w:val="19"/>
            <w:szCs w:val="19"/>
          </w:rPr>
          <w:delText>()</w:delText>
        </w:r>
      </w:del>
    </w:p>
    <w:p w:rsidR="00A33515" w:rsidDel="002260E7" w:rsidRDefault="00A33515">
      <w:pPr>
        <w:spacing w:line="122" w:lineRule="exact"/>
        <w:rPr>
          <w:del w:id="10982" w:author="Admin" w:date="2019-02-19T02:10:00Z"/>
          <w:sz w:val="20"/>
          <w:szCs w:val="20"/>
        </w:rPr>
      </w:pPr>
    </w:p>
    <w:p w:rsidR="00A33515" w:rsidDel="002260E7" w:rsidRDefault="001A4D22">
      <w:pPr>
        <w:ind w:left="3260"/>
        <w:rPr>
          <w:del w:id="10983" w:author="Admin" w:date="2019-02-19T02:10:00Z"/>
          <w:sz w:val="20"/>
          <w:szCs w:val="20"/>
        </w:rPr>
      </w:pPr>
      <w:del w:id="10984" w:author="Admin" w:date="2019-02-19T02:10:00Z">
        <w:r w:rsidDel="002260E7">
          <w:rPr>
            <w:rFonts w:eastAsia="Times New Roman"/>
            <w:i/>
            <w:iCs/>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eastAsia="Times New Roman"/>
            <w:i/>
            <w:iCs/>
            <w:sz w:val="20"/>
            <w:szCs w:val="20"/>
          </w:rPr>
          <w:delText xml:space="preserve"> &lt;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2</w:delText>
        </w:r>
      </w:del>
    </w:p>
    <w:p w:rsidR="00A33515" w:rsidDel="002260E7" w:rsidRDefault="001A4D22">
      <w:pPr>
        <w:tabs>
          <w:tab w:val="left" w:pos="4980"/>
        </w:tabs>
        <w:spacing w:line="234" w:lineRule="auto"/>
        <w:ind w:left="3280"/>
        <w:rPr>
          <w:del w:id="10985" w:author="Admin" w:date="2019-02-19T02:10:00Z"/>
          <w:sz w:val="20"/>
          <w:szCs w:val="20"/>
        </w:rPr>
      </w:pPr>
      <w:del w:id="10986" w:author="Admin" w:date="2019-02-19T02:10:00Z">
        <w:r w:rsidDel="002260E7">
          <w:rPr>
            <w:rFonts w:ascii="Arial" w:eastAsia="Arial" w:hAnsi="Arial" w:cs="Arial"/>
            <w:sz w:val="20"/>
            <w:szCs w:val="20"/>
          </w:rPr>
          <w:delText xml:space="preserve">или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y</w:delText>
        </w:r>
        <w:r w:rsidDel="002260E7">
          <w:rPr>
            <w:rFonts w:ascii="Arial" w:eastAsia="Arial" w:hAnsi="Arial" w:cs="Arial"/>
            <w:sz w:val="27"/>
            <w:szCs w:val="27"/>
            <w:vertAlign w:val="subscript"/>
          </w:rPr>
          <w:delText>1</w:delText>
        </w:r>
        <w:r w:rsidDel="002260E7">
          <w:rPr>
            <w:sz w:val="20"/>
            <w:szCs w:val="20"/>
          </w:rPr>
          <w:tab/>
        </w:r>
        <w:r w:rsidDel="002260E7">
          <w:rPr>
            <w:rFonts w:ascii="Arial" w:eastAsia="Arial" w:hAnsi="Arial" w:cs="Arial"/>
            <w:i/>
            <w:iCs/>
            <w:sz w:val="16"/>
            <w:szCs w:val="16"/>
          </w:rPr>
          <w:delText>y</w:delText>
        </w:r>
        <w:r w:rsidDel="002260E7">
          <w:rPr>
            <w:rFonts w:ascii="Arial" w:eastAsia="Arial" w:hAnsi="Arial" w:cs="Arial"/>
            <w:sz w:val="21"/>
            <w:szCs w:val="21"/>
            <w:vertAlign w:val="subscript"/>
          </w:rPr>
          <w:delText>2</w:delText>
        </w:r>
      </w:del>
    </w:p>
    <w:p w:rsidR="00A33515" w:rsidDel="002260E7" w:rsidRDefault="00A33515">
      <w:pPr>
        <w:spacing w:line="200" w:lineRule="exact"/>
        <w:rPr>
          <w:del w:id="10987" w:author="Admin" w:date="2019-02-19T02:10:00Z"/>
          <w:sz w:val="20"/>
          <w:szCs w:val="20"/>
        </w:rPr>
      </w:pPr>
    </w:p>
    <w:p w:rsidR="00A33515" w:rsidDel="002260E7" w:rsidRDefault="00A33515">
      <w:pPr>
        <w:spacing w:line="283" w:lineRule="exact"/>
        <w:rPr>
          <w:del w:id="10988" w:author="Admin" w:date="2019-02-19T02:10:00Z"/>
          <w:sz w:val="20"/>
          <w:szCs w:val="20"/>
        </w:rPr>
      </w:pPr>
    </w:p>
    <w:p w:rsidR="00A33515" w:rsidDel="002260E7" w:rsidRDefault="001A4D22">
      <w:pPr>
        <w:tabs>
          <w:tab w:val="left" w:pos="5320"/>
        </w:tabs>
        <w:ind w:left="500"/>
        <w:rPr>
          <w:del w:id="10989" w:author="Admin" w:date="2019-02-19T02:10:00Z"/>
          <w:sz w:val="20"/>
          <w:szCs w:val="20"/>
        </w:rPr>
      </w:pPr>
      <w:del w:id="10990" w:author="Admin" w:date="2019-02-19T02:10:00Z">
        <w:r w:rsidDel="002260E7">
          <w:rPr>
            <w:rFonts w:ascii="Arial" w:eastAsia="Arial" w:hAnsi="Arial" w:cs="Arial"/>
            <w:sz w:val="20"/>
            <w:szCs w:val="20"/>
          </w:rPr>
          <w:delText xml:space="preserve">Обозначим это упорядоченное множество как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1</w:delText>
        </w:r>
        <w:r w:rsidDel="002260E7">
          <w:rPr>
            <w:sz w:val="20"/>
            <w:szCs w:val="20"/>
          </w:rPr>
          <w:tab/>
        </w:r>
        <w:r w:rsidDel="002260E7">
          <w:rPr>
            <w:rFonts w:ascii="Arial" w:eastAsia="Arial" w:hAnsi="Arial" w:cs="Arial"/>
            <w:i/>
            <w:iCs/>
            <w:sz w:val="24"/>
            <w:szCs w:val="24"/>
            <w:vertAlign w:val="subscript"/>
          </w:rPr>
          <w:delText xml:space="preserve">lex </w:delText>
        </w:r>
        <w:r w:rsidDel="002260E7">
          <w:rPr>
            <w:rFonts w:ascii="Arial" w:eastAsia="Arial" w:hAnsi="Arial" w:cs="Arial"/>
            <w:i/>
            <w:iCs/>
            <w:sz w:val="16"/>
            <w:szCs w:val="16"/>
          </w:rPr>
          <w:delText>M</w:delText>
        </w:r>
        <w:r w:rsidDel="002260E7">
          <w:rPr>
            <w:rFonts w:ascii="Arial" w:eastAsia="Arial" w:hAnsi="Arial" w:cs="Arial"/>
            <w:sz w:val="24"/>
            <w:szCs w:val="24"/>
            <w:vertAlign w:val="subscript"/>
          </w:rPr>
          <w:delText>2</w:delText>
        </w:r>
        <w:r w:rsidDel="002260E7">
          <w:rPr>
            <w:rFonts w:ascii="Arial" w:eastAsia="Arial" w:hAnsi="Arial" w:cs="Arial"/>
            <w:sz w:val="16"/>
            <w:szCs w:val="16"/>
          </w:rPr>
          <w:delText>.</w:delText>
        </w:r>
      </w:del>
    </w:p>
    <w:p w:rsidR="00A33515" w:rsidDel="002260E7" w:rsidRDefault="00A33515">
      <w:pPr>
        <w:spacing w:line="149" w:lineRule="exact"/>
        <w:rPr>
          <w:del w:id="10991" w:author="Admin" w:date="2019-02-19T02:10:00Z"/>
          <w:sz w:val="20"/>
          <w:szCs w:val="20"/>
        </w:rPr>
      </w:pPr>
    </w:p>
    <w:p w:rsidR="00A33515" w:rsidDel="002260E7" w:rsidRDefault="001A4D22">
      <w:pPr>
        <w:spacing w:line="225" w:lineRule="auto"/>
        <w:ind w:left="500"/>
        <w:jc w:val="both"/>
        <w:rPr>
          <w:del w:id="10992" w:author="Admin" w:date="2019-02-19T02:10:00Z"/>
          <w:sz w:val="20"/>
          <w:szCs w:val="20"/>
        </w:rPr>
      </w:pPr>
      <w:del w:id="10993" w:author="Admin" w:date="2019-02-19T02:10:00Z">
        <w:r w:rsidDel="002260E7">
          <w:rPr>
            <w:rFonts w:ascii="Arial" w:eastAsia="Arial" w:hAnsi="Arial" w:cs="Arial"/>
            <w:sz w:val="20"/>
            <w:szCs w:val="20"/>
          </w:rPr>
          <w:delText xml:space="preserve">Покажите, что следующие упорядоченные множества не изоморф-ны между собой: </w:delText>
        </w:r>
        <w:r w:rsidDel="002260E7">
          <w:rPr>
            <w:rFonts w:eastAsia="Times New Roman"/>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nat</w:delText>
        </w:r>
        <w:r w:rsidDel="002260E7">
          <w:rPr>
            <w:rFonts w:ascii="Arial" w:eastAsia="Arial" w:hAnsi="Arial" w:cs="Arial"/>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lex</w:delText>
        </w:r>
        <w:r w:rsidDel="002260E7">
          <w:rPr>
            <w:rFonts w:ascii="Arial" w:eastAsia="Arial" w:hAnsi="Arial" w:cs="Arial"/>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nat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lex</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eastAsia="Times New Roman"/>
            <w:sz w:val="20"/>
            <w:szCs w:val="20"/>
          </w:rPr>
          <w:delText>Q</w:delText>
        </w:r>
        <w:r w:rsidDel="002260E7">
          <w:rPr>
            <w:rFonts w:ascii="Arial" w:eastAsia="Arial" w:hAnsi="Arial" w:cs="Arial"/>
            <w:sz w:val="20"/>
            <w:szCs w:val="20"/>
          </w:rPr>
          <w:delText>.</w:delText>
        </w:r>
      </w:del>
    </w:p>
    <w:p w:rsidR="00A33515" w:rsidDel="002260E7" w:rsidRDefault="00A33515">
      <w:pPr>
        <w:spacing w:line="109" w:lineRule="exact"/>
        <w:rPr>
          <w:del w:id="10994" w:author="Admin" w:date="2019-02-19T02:10:00Z"/>
          <w:sz w:val="20"/>
          <w:szCs w:val="20"/>
        </w:rPr>
      </w:pPr>
    </w:p>
    <w:p w:rsidR="00A33515" w:rsidDel="002260E7" w:rsidRDefault="001A4D22">
      <w:pPr>
        <w:numPr>
          <w:ilvl w:val="0"/>
          <w:numId w:val="749"/>
        </w:numPr>
        <w:tabs>
          <w:tab w:val="left" w:pos="500"/>
        </w:tabs>
        <w:ind w:left="500" w:hanging="273"/>
        <w:rPr>
          <w:del w:id="10995" w:author="Admin" w:date="2019-02-19T02:10:00Z"/>
          <w:rFonts w:ascii="Arial" w:eastAsia="Arial" w:hAnsi="Arial" w:cs="Arial"/>
          <w:b/>
          <w:bCs/>
          <w:sz w:val="20"/>
          <w:szCs w:val="20"/>
        </w:rPr>
        <w:pPrChange w:id="10996" w:author="Admin" w:date="2019-02-19T00:19:00Z">
          <w:pPr>
            <w:numPr>
              <w:numId w:val="752"/>
            </w:numPr>
            <w:tabs>
              <w:tab w:val="left" w:pos="500"/>
            </w:tabs>
            <w:ind w:left="500" w:hanging="273"/>
          </w:pPr>
        </w:pPrChange>
      </w:pPr>
      <w:del w:id="10997" w:author="Admin" w:date="2019-02-19T02:10:00Z">
        <w:r w:rsidDel="002260E7">
          <w:rPr>
            <w:rFonts w:ascii="Arial" w:eastAsia="Arial" w:hAnsi="Arial" w:cs="Arial"/>
            <w:sz w:val="20"/>
            <w:szCs w:val="20"/>
          </w:rPr>
          <w:delText xml:space="preserve">Изоморфны или нет следующие множества: </w:delText>
        </w:r>
        <w:r w:rsidDel="002260E7">
          <w:rPr>
            <w:rFonts w:eastAsia="Times New Roman"/>
            <w:sz w:val="20"/>
            <w:szCs w:val="20"/>
          </w:rPr>
          <w:delText>Q</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0"/>
            <w:szCs w:val="20"/>
          </w:rPr>
          <w:delText xml:space="preserve">, </w:delText>
        </w:r>
        <w:r w:rsidDel="002260E7">
          <w:rPr>
            <w:rFonts w:eastAsia="Times New Roman"/>
            <w:sz w:val="20"/>
            <w:szCs w:val="20"/>
          </w:rPr>
          <w:delText>Q</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lex</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lex</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0"/>
            <w:szCs w:val="20"/>
          </w:rPr>
          <w:delText>,</w:delText>
        </w:r>
      </w:del>
    </w:p>
    <w:p w:rsidR="00A33515" w:rsidDel="002260E7" w:rsidRDefault="00A33515">
      <w:pPr>
        <w:spacing w:line="58" w:lineRule="exact"/>
        <w:rPr>
          <w:del w:id="10998" w:author="Admin" w:date="2019-02-19T02:10:00Z"/>
          <w:rFonts w:ascii="Arial" w:eastAsia="Arial" w:hAnsi="Arial" w:cs="Arial"/>
          <w:b/>
          <w:bCs/>
          <w:sz w:val="20"/>
          <w:szCs w:val="20"/>
        </w:rPr>
      </w:pPr>
    </w:p>
    <w:p w:rsidR="00A33515" w:rsidRPr="001A4D22" w:rsidDel="002260E7" w:rsidRDefault="001A4D22">
      <w:pPr>
        <w:spacing w:line="181" w:lineRule="auto"/>
        <w:ind w:left="500"/>
        <w:rPr>
          <w:del w:id="10999" w:author="Admin" w:date="2019-02-19T02:10:00Z"/>
          <w:rFonts w:ascii="Arial" w:eastAsia="Arial" w:hAnsi="Arial" w:cs="Arial"/>
          <w:b/>
          <w:bCs/>
          <w:sz w:val="20"/>
          <w:szCs w:val="20"/>
          <w:lang w:val="en-US"/>
          <w:rPrChange w:id="11000" w:author="Admin" w:date="2019-02-18T23:55:00Z">
            <w:rPr>
              <w:del w:id="11001" w:author="Admin" w:date="2019-02-19T02:10:00Z"/>
              <w:rFonts w:ascii="Arial" w:eastAsia="Arial" w:hAnsi="Arial" w:cs="Arial"/>
              <w:b/>
              <w:bCs/>
              <w:sz w:val="20"/>
              <w:szCs w:val="20"/>
            </w:rPr>
          </w:rPrChange>
        </w:rPr>
      </w:pPr>
      <w:del w:id="11002" w:author="Admin" w:date="2019-02-19T02:10:00Z">
        <w:r w:rsidRPr="001A4D22" w:rsidDel="002260E7">
          <w:rPr>
            <w:rFonts w:eastAsia="Times New Roman"/>
            <w:sz w:val="19"/>
            <w:szCs w:val="19"/>
            <w:lang w:val="en-US"/>
            <w:rPrChange w:id="11003" w:author="Admin" w:date="2019-02-18T23:55:00Z">
              <w:rPr>
                <w:rFonts w:eastAsia="Times New Roman"/>
                <w:sz w:val="19"/>
                <w:szCs w:val="19"/>
              </w:rPr>
            </w:rPrChange>
          </w:rPr>
          <w:delText xml:space="preserve">Q </w:delText>
        </w:r>
        <w:r w:rsidRPr="001A4D22" w:rsidDel="002260E7">
          <w:rPr>
            <w:rFonts w:ascii="Arial" w:eastAsia="Arial" w:hAnsi="Arial" w:cs="Arial"/>
            <w:i/>
            <w:iCs/>
            <w:sz w:val="25"/>
            <w:szCs w:val="25"/>
            <w:vertAlign w:val="subscript"/>
            <w:lang w:val="en-US"/>
            <w:rPrChange w:id="11004" w:author="Admin" w:date="2019-02-18T23:55:00Z">
              <w:rPr>
                <w:rFonts w:ascii="Arial" w:eastAsia="Arial" w:hAnsi="Arial" w:cs="Arial"/>
                <w:i/>
                <w:iCs/>
                <w:sz w:val="25"/>
                <w:szCs w:val="25"/>
                <w:vertAlign w:val="subscript"/>
              </w:rPr>
            </w:rPrChange>
          </w:rPr>
          <w:delText>lex</w:delText>
        </w:r>
        <w:r w:rsidRPr="001A4D22" w:rsidDel="002260E7">
          <w:rPr>
            <w:rFonts w:eastAsia="Times New Roman"/>
            <w:sz w:val="19"/>
            <w:szCs w:val="19"/>
            <w:lang w:val="en-US"/>
            <w:rPrChange w:id="11005" w:author="Admin" w:date="2019-02-18T23:55:00Z">
              <w:rPr>
                <w:rFonts w:eastAsia="Times New Roman"/>
                <w:sz w:val="19"/>
                <w:szCs w:val="19"/>
              </w:rPr>
            </w:rPrChange>
          </w:rPr>
          <w:delText xml:space="preserve"> R</w:delText>
        </w:r>
        <w:r w:rsidRPr="001A4D22" w:rsidDel="002260E7">
          <w:rPr>
            <w:rFonts w:ascii="Arial" w:eastAsia="Arial" w:hAnsi="Arial" w:cs="Arial"/>
            <w:sz w:val="19"/>
            <w:szCs w:val="19"/>
            <w:lang w:val="en-US"/>
            <w:rPrChange w:id="11006" w:author="Admin" w:date="2019-02-18T23:55:00Z">
              <w:rPr>
                <w:rFonts w:ascii="Arial" w:eastAsia="Arial" w:hAnsi="Arial" w:cs="Arial"/>
                <w:sz w:val="19"/>
                <w:szCs w:val="19"/>
              </w:rPr>
            </w:rPrChange>
          </w:rPr>
          <w:delText>,</w:delText>
        </w:r>
        <w:r w:rsidRPr="001A4D22" w:rsidDel="002260E7">
          <w:rPr>
            <w:rFonts w:eastAsia="Times New Roman"/>
            <w:sz w:val="19"/>
            <w:szCs w:val="19"/>
            <w:lang w:val="en-US"/>
            <w:rPrChange w:id="11007" w:author="Admin" w:date="2019-02-18T23:55:00Z">
              <w:rPr>
                <w:rFonts w:eastAsia="Times New Roman"/>
                <w:sz w:val="19"/>
                <w:szCs w:val="19"/>
              </w:rPr>
            </w:rPrChange>
          </w:rPr>
          <w:delText xml:space="preserve"> R </w:delText>
        </w:r>
        <w:r w:rsidRPr="001A4D22" w:rsidDel="002260E7">
          <w:rPr>
            <w:rFonts w:ascii="Arial" w:eastAsia="Arial" w:hAnsi="Arial" w:cs="Arial"/>
            <w:i/>
            <w:iCs/>
            <w:sz w:val="25"/>
            <w:szCs w:val="25"/>
            <w:vertAlign w:val="subscript"/>
            <w:lang w:val="en-US"/>
            <w:rPrChange w:id="11008" w:author="Admin" w:date="2019-02-18T23:55:00Z">
              <w:rPr>
                <w:rFonts w:ascii="Arial" w:eastAsia="Arial" w:hAnsi="Arial" w:cs="Arial"/>
                <w:i/>
                <w:iCs/>
                <w:sz w:val="25"/>
                <w:szCs w:val="25"/>
                <w:vertAlign w:val="subscript"/>
              </w:rPr>
            </w:rPrChange>
          </w:rPr>
          <w:delText>lex</w:delText>
        </w:r>
        <w:r w:rsidRPr="001A4D22" w:rsidDel="002260E7">
          <w:rPr>
            <w:rFonts w:eastAsia="Times New Roman"/>
            <w:sz w:val="19"/>
            <w:szCs w:val="19"/>
            <w:lang w:val="en-US"/>
            <w:rPrChange w:id="11009" w:author="Admin" w:date="2019-02-18T23:55:00Z">
              <w:rPr>
                <w:rFonts w:eastAsia="Times New Roman"/>
                <w:sz w:val="19"/>
                <w:szCs w:val="19"/>
              </w:rPr>
            </w:rPrChange>
          </w:rPr>
          <w:delText xml:space="preserve"> R </w:delText>
        </w:r>
        <w:r w:rsidRPr="001A4D22" w:rsidDel="002260E7">
          <w:rPr>
            <w:rFonts w:ascii="Arial" w:eastAsia="Arial" w:hAnsi="Arial" w:cs="Arial"/>
            <w:i/>
            <w:iCs/>
            <w:sz w:val="25"/>
            <w:szCs w:val="25"/>
            <w:vertAlign w:val="subscript"/>
            <w:lang w:val="en-US"/>
            <w:rPrChange w:id="11010" w:author="Admin" w:date="2019-02-18T23:55:00Z">
              <w:rPr>
                <w:rFonts w:ascii="Arial" w:eastAsia="Arial" w:hAnsi="Arial" w:cs="Arial"/>
                <w:i/>
                <w:iCs/>
                <w:sz w:val="25"/>
                <w:szCs w:val="25"/>
                <w:vertAlign w:val="subscript"/>
              </w:rPr>
            </w:rPrChange>
          </w:rPr>
          <w:delText>lex</w:delText>
        </w:r>
        <w:r w:rsidRPr="001A4D22" w:rsidDel="002260E7">
          <w:rPr>
            <w:rFonts w:eastAsia="Times New Roman"/>
            <w:sz w:val="19"/>
            <w:szCs w:val="19"/>
            <w:lang w:val="en-US"/>
            <w:rPrChange w:id="11011" w:author="Admin" w:date="2019-02-18T23:55:00Z">
              <w:rPr>
                <w:rFonts w:eastAsia="Times New Roman"/>
                <w:sz w:val="19"/>
                <w:szCs w:val="19"/>
              </w:rPr>
            </w:rPrChange>
          </w:rPr>
          <w:delText xml:space="preserve"> R</w:delText>
        </w:r>
        <w:r w:rsidRPr="001A4D22" w:rsidDel="002260E7">
          <w:rPr>
            <w:rFonts w:ascii="Arial" w:eastAsia="Arial" w:hAnsi="Arial" w:cs="Arial"/>
            <w:sz w:val="19"/>
            <w:szCs w:val="19"/>
            <w:lang w:val="en-US"/>
            <w:rPrChange w:id="11012" w:author="Admin" w:date="2019-02-18T23:55:00Z">
              <w:rPr>
                <w:rFonts w:ascii="Arial" w:eastAsia="Arial" w:hAnsi="Arial" w:cs="Arial"/>
                <w:sz w:val="19"/>
                <w:szCs w:val="19"/>
              </w:rPr>
            </w:rPrChange>
          </w:rPr>
          <w:delText>?</w:delText>
        </w:r>
      </w:del>
    </w:p>
    <w:p w:rsidR="00A33515" w:rsidRPr="001A4D22" w:rsidDel="002260E7" w:rsidRDefault="00A33515">
      <w:pPr>
        <w:spacing w:line="108" w:lineRule="exact"/>
        <w:rPr>
          <w:del w:id="11013" w:author="Admin" w:date="2019-02-19T02:10:00Z"/>
          <w:rFonts w:ascii="Arial" w:eastAsia="Arial" w:hAnsi="Arial" w:cs="Arial"/>
          <w:b/>
          <w:bCs/>
          <w:sz w:val="20"/>
          <w:szCs w:val="20"/>
          <w:lang w:val="en-US"/>
          <w:rPrChange w:id="11014" w:author="Admin" w:date="2019-02-18T23:55:00Z">
            <w:rPr>
              <w:del w:id="11015" w:author="Admin" w:date="2019-02-19T02:10:00Z"/>
              <w:rFonts w:ascii="Arial" w:eastAsia="Arial" w:hAnsi="Arial" w:cs="Arial"/>
              <w:b/>
              <w:bCs/>
              <w:sz w:val="20"/>
              <w:szCs w:val="20"/>
            </w:rPr>
          </w:rPrChange>
        </w:rPr>
      </w:pPr>
    </w:p>
    <w:p w:rsidR="00A33515" w:rsidDel="002260E7" w:rsidRDefault="001A4D22">
      <w:pPr>
        <w:numPr>
          <w:ilvl w:val="0"/>
          <w:numId w:val="749"/>
        </w:numPr>
        <w:tabs>
          <w:tab w:val="left" w:pos="500"/>
        </w:tabs>
        <w:ind w:left="500" w:hanging="273"/>
        <w:rPr>
          <w:del w:id="11016" w:author="Admin" w:date="2019-02-19T02:10:00Z"/>
          <w:rFonts w:ascii="Arial" w:eastAsia="Arial" w:hAnsi="Arial" w:cs="Arial"/>
          <w:b/>
          <w:bCs/>
          <w:sz w:val="20"/>
          <w:szCs w:val="20"/>
        </w:rPr>
        <w:pPrChange w:id="11017" w:author="Admin" w:date="2019-02-19T00:19:00Z">
          <w:pPr>
            <w:numPr>
              <w:numId w:val="752"/>
            </w:numPr>
            <w:tabs>
              <w:tab w:val="left" w:pos="500"/>
            </w:tabs>
            <w:ind w:left="500" w:hanging="273"/>
          </w:pPr>
        </w:pPrChange>
      </w:pPr>
      <w:del w:id="11018" w:author="Admin" w:date="2019-02-19T02:10:00Z">
        <w:r w:rsidDel="002260E7">
          <w:rPr>
            <w:rFonts w:ascii="Arial" w:eastAsia="Arial" w:hAnsi="Arial" w:cs="Arial"/>
            <w:sz w:val="20"/>
            <w:szCs w:val="20"/>
          </w:rPr>
          <w:delText xml:space="preserve">Какие из следующих множеств изоморфны: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lex</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nat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lex</w:delText>
        </w:r>
      </w:del>
    </w:p>
    <w:p w:rsidR="00A33515" w:rsidDel="002260E7" w:rsidRDefault="00A33515">
      <w:pPr>
        <w:spacing w:line="58" w:lineRule="exact"/>
        <w:rPr>
          <w:del w:id="11019" w:author="Admin" w:date="2019-02-19T02:10:00Z"/>
          <w:rFonts w:ascii="Arial" w:eastAsia="Arial" w:hAnsi="Arial" w:cs="Arial"/>
          <w:b/>
          <w:bCs/>
          <w:sz w:val="20"/>
          <w:szCs w:val="20"/>
        </w:rPr>
      </w:pPr>
    </w:p>
    <w:p w:rsidR="00A33515" w:rsidRPr="001A4D22" w:rsidDel="002260E7" w:rsidRDefault="001A4D22">
      <w:pPr>
        <w:spacing w:line="181" w:lineRule="auto"/>
        <w:ind w:left="500"/>
        <w:rPr>
          <w:del w:id="11020" w:author="Admin" w:date="2019-02-19T02:10:00Z"/>
          <w:rFonts w:ascii="Arial" w:eastAsia="Arial" w:hAnsi="Arial" w:cs="Arial"/>
          <w:b/>
          <w:bCs/>
          <w:sz w:val="20"/>
          <w:szCs w:val="20"/>
          <w:lang w:val="en-US"/>
          <w:rPrChange w:id="11021" w:author="Admin" w:date="2019-02-18T23:55:00Z">
            <w:rPr>
              <w:del w:id="11022" w:author="Admin" w:date="2019-02-19T02:10:00Z"/>
              <w:rFonts w:ascii="Arial" w:eastAsia="Arial" w:hAnsi="Arial" w:cs="Arial"/>
              <w:b/>
              <w:bCs/>
              <w:sz w:val="20"/>
              <w:szCs w:val="20"/>
            </w:rPr>
          </w:rPrChange>
        </w:rPr>
      </w:pPr>
      <w:del w:id="11023" w:author="Admin" w:date="2019-02-19T02:10:00Z">
        <w:r w:rsidRPr="001A4D22" w:rsidDel="002260E7">
          <w:rPr>
            <w:rFonts w:eastAsia="Times New Roman"/>
            <w:sz w:val="19"/>
            <w:szCs w:val="19"/>
            <w:lang w:val="en-US"/>
            <w:rPrChange w:id="11024" w:author="Admin" w:date="2019-02-18T23:55:00Z">
              <w:rPr>
                <w:rFonts w:eastAsia="Times New Roman"/>
                <w:sz w:val="19"/>
                <w:szCs w:val="19"/>
              </w:rPr>
            </w:rPrChange>
          </w:rPr>
          <w:delText xml:space="preserve">(Z </w:delText>
        </w:r>
        <w:r w:rsidRPr="001A4D22" w:rsidDel="002260E7">
          <w:rPr>
            <w:rFonts w:ascii="Arial" w:eastAsia="Arial" w:hAnsi="Arial" w:cs="Arial"/>
            <w:i/>
            <w:iCs/>
            <w:sz w:val="25"/>
            <w:szCs w:val="25"/>
            <w:vertAlign w:val="subscript"/>
            <w:lang w:val="en-US"/>
            <w:rPrChange w:id="11025" w:author="Admin" w:date="2019-02-18T23:55:00Z">
              <w:rPr>
                <w:rFonts w:ascii="Arial" w:eastAsia="Arial" w:hAnsi="Arial" w:cs="Arial"/>
                <w:i/>
                <w:iCs/>
                <w:sz w:val="25"/>
                <w:szCs w:val="25"/>
                <w:vertAlign w:val="subscript"/>
              </w:rPr>
            </w:rPrChange>
          </w:rPr>
          <w:delText>nat</w:delText>
        </w:r>
        <w:r w:rsidRPr="001A4D22" w:rsidDel="002260E7">
          <w:rPr>
            <w:rFonts w:eastAsia="Times New Roman"/>
            <w:sz w:val="19"/>
            <w:szCs w:val="19"/>
            <w:lang w:val="en-US"/>
            <w:rPrChange w:id="11026" w:author="Admin" w:date="2019-02-18T23:55:00Z">
              <w:rPr>
                <w:rFonts w:eastAsia="Times New Roman"/>
                <w:sz w:val="19"/>
                <w:szCs w:val="19"/>
              </w:rPr>
            </w:rPrChange>
          </w:rPr>
          <w:delText xml:space="preserve"> Z)</w:delText>
        </w:r>
        <w:r w:rsidRPr="001A4D22" w:rsidDel="002260E7">
          <w:rPr>
            <w:rFonts w:ascii="Arial" w:eastAsia="Arial" w:hAnsi="Arial" w:cs="Arial"/>
            <w:sz w:val="19"/>
            <w:szCs w:val="19"/>
            <w:lang w:val="en-US"/>
            <w:rPrChange w:id="11027" w:author="Admin" w:date="2019-02-18T23:55:00Z">
              <w:rPr>
                <w:rFonts w:ascii="Arial" w:eastAsia="Arial" w:hAnsi="Arial" w:cs="Arial"/>
                <w:sz w:val="19"/>
                <w:szCs w:val="19"/>
              </w:rPr>
            </w:rPrChange>
          </w:rPr>
          <w:delText>,</w:delText>
        </w:r>
        <w:r w:rsidRPr="001A4D22" w:rsidDel="002260E7">
          <w:rPr>
            <w:rFonts w:eastAsia="Times New Roman"/>
            <w:sz w:val="19"/>
            <w:szCs w:val="19"/>
            <w:lang w:val="en-US"/>
            <w:rPrChange w:id="11028" w:author="Admin" w:date="2019-02-18T23:55:00Z">
              <w:rPr>
                <w:rFonts w:eastAsia="Times New Roman"/>
                <w:sz w:val="19"/>
                <w:szCs w:val="19"/>
              </w:rPr>
            </w:rPrChange>
          </w:rPr>
          <w:delText xml:space="preserve"> (Z </w:delText>
        </w:r>
        <w:r w:rsidRPr="001A4D22" w:rsidDel="002260E7">
          <w:rPr>
            <w:rFonts w:ascii="Arial" w:eastAsia="Arial" w:hAnsi="Arial" w:cs="Arial"/>
            <w:i/>
            <w:iCs/>
            <w:sz w:val="25"/>
            <w:szCs w:val="25"/>
            <w:vertAlign w:val="subscript"/>
            <w:lang w:val="en-US"/>
            <w:rPrChange w:id="11029" w:author="Admin" w:date="2019-02-18T23:55:00Z">
              <w:rPr>
                <w:rFonts w:ascii="Arial" w:eastAsia="Arial" w:hAnsi="Arial" w:cs="Arial"/>
                <w:i/>
                <w:iCs/>
                <w:sz w:val="25"/>
                <w:szCs w:val="25"/>
                <w:vertAlign w:val="subscript"/>
              </w:rPr>
            </w:rPrChange>
          </w:rPr>
          <w:delText>lex</w:delText>
        </w:r>
        <w:r w:rsidRPr="001A4D22" w:rsidDel="002260E7">
          <w:rPr>
            <w:rFonts w:eastAsia="Times New Roman"/>
            <w:sz w:val="19"/>
            <w:szCs w:val="19"/>
            <w:lang w:val="en-US"/>
            <w:rPrChange w:id="11030" w:author="Admin" w:date="2019-02-18T23:55:00Z">
              <w:rPr>
                <w:rFonts w:eastAsia="Times New Roman"/>
                <w:sz w:val="19"/>
                <w:szCs w:val="19"/>
              </w:rPr>
            </w:rPrChange>
          </w:rPr>
          <w:delText xml:space="preserve"> N)  </w:delText>
        </w:r>
        <w:r w:rsidRPr="001A4D22" w:rsidDel="002260E7">
          <w:rPr>
            <w:rFonts w:ascii="Arial" w:eastAsia="Arial" w:hAnsi="Arial" w:cs="Arial"/>
            <w:i/>
            <w:iCs/>
            <w:sz w:val="25"/>
            <w:szCs w:val="25"/>
            <w:vertAlign w:val="subscript"/>
            <w:lang w:val="en-US"/>
            <w:rPrChange w:id="11031" w:author="Admin" w:date="2019-02-18T23:55:00Z">
              <w:rPr>
                <w:rFonts w:ascii="Arial" w:eastAsia="Arial" w:hAnsi="Arial" w:cs="Arial"/>
                <w:i/>
                <w:iCs/>
                <w:sz w:val="25"/>
                <w:szCs w:val="25"/>
                <w:vertAlign w:val="subscript"/>
              </w:rPr>
            </w:rPrChange>
          </w:rPr>
          <w:delText>nat</w:delText>
        </w:r>
        <w:r w:rsidRPr="001A4D22" w:rsidDel="002260E7">
          <w:rPr>
            <w:rFonts w:eastAsia="Times New Roman"/>
            <w:sz w:val="19"/>
            <w:szCs w:val="19"/>
            <w:lang w:val="en-US"/>
            <w:rPrChange w:id="11032" w:author="Admin" w:date="2019-02-18T23:55:00Z">
              <w:rPr>
                <w:rFonts w:eastAsia="Times New Roman"/>
                <w:sz w:val="19"/>
                <w:szCs w:val="19"/>
              </w:rPr>
            </w:rPrChange>
          </w:rPr>
          <w:delText xml:space="preserve"> Z</w:delText>
        </w:r>
        <w:r w:rsidRPr="001A4D22" w:rsidDel="002260E7">
          <w:rPr>
            <w:rFonts w:ascii="Arial" w:eastAsia="Arial" w:hAnsi="Arial" w:cs="Arial"/>
            <w:sz w:val="19"/>
            <w:szCs w:val="19"/>
            <w:lang w:val="en-US"/>
            <w:rPrChange w:id="11033" w:author="Admin" w:date="2019-02-18T23:55:00Z">
              <w:rPr>
                <w:rFonts w:ascii="Arial" w:eastAsia="Arial" w:hAnsi="Arial" w:cs="Arial"/>
                <w:sz w:val="19"/>
                <w:szCs w:val="19"/>
              </w:rPr>
            </w:rPrChange>
          </w:rPr>
          <w:delText>?</w:delText>
        </w:r>
      </w:del>
    </w:p>
    <w:p w:rsidR="00A33515" w:rsidRPr="001A4D22" w:rsidDel="002260E7" w:rsidRDefault="00A33515">
      <w:pPr>
        <w:spacing w:line="146" w:lineRule="exact"/>
        <w:rPr>
          <w:del w:id="11034" w:author="Admin" w:date="2019-02-19T02:10:00Z"/>
          <w:rFonts w:ascii="Arial" w:eastAsia="Arial" w:hAnsi="Arial" w:cs="Arial"/>
          <w:b/>
          <w:bCs/>
          <w:sz w:val="20"/>
          <w:szCs w:val="20"/>
          <w:lang w:val="en-US"/>
          <w:rPrChange w:id="11035" w:author="Admin" w:date="2019-02-18T23:55:00Z">
            <w:rPr>
              <w:del w:id="11036" w:author="Admin" w:date="2019-02-19T02:10:00Z"/>
              <w:rFonts w:ascii="Arial" w:eastAsia="Arial" w:hAnsi="Arial" w:cs="Arial"/>
              <w:b/>
              <w:bCs/>
              <w:sz w:val="20"/>
              <w:szCs w:val="20"/>
            </w:rPr>
          </w:rPrChange>
        </w:rPr>
      </w:pPr>
    </w:p>
    <w:p w:rsidR="00A33515" w:rsidDel="002260E7" w:rsidRDefault="001A4D22">
      <w:pPr>
        <w:numPr>
          <w:ilvl w:val="0"/>
          <w:numId w:val="749"/>
        </w:numPr>
        <w:tabs>
          <w:tab w:val="left" w:pos="500"/>
        </w:tabs>
        <w:spacing w:line="332" w:lineRule="auto"/>
        <w:ind w:left="500" w:hanging="273"/>
        <w:jc w:val="both"/>
        <w:rPr>
          <w:del w:id="11037" w:author="Admin" w:date="2019-02-19T02:10:00Z"/>
          <w:rFonts w:ascii="Arial" w:eastAsia="Arial" w:hAnsi="Arial" w:cs="Arial"/>
          <w:b/>
          <w:bCs/>
          <w:sz w:val="19"/>
          <w:szCs w:val="19"/>
        </w:rPr>
        <w:pPrChange w:id="11038" w:author="Admin" w:date="2019-02-19T00:19:00Z">
          <w:pPr>
            <w:numPr>
              <w:numId w:val="752"/>
            </w:numPr>
            <w:tabs>
              <w:tab w:val="left" w:pos="500"/>
            </w:tabs>
            <w:spacing w:line="332" w:lineRule="auto"/>
            <w:ind w:left="500" w:hanging="273"/>
            <w:jc w:val="both"/>
          </w:pPr>
        </w:pPrChange>
      </w:pPr>
      <w:del w:id="11039" w:author="Admin" w:date="2019-02-19T02:10:00Z">
        <w:r w:rsidDel="002260E7">
          <w:rPr>
            <w:rFonts w:ascii="Arial" w:eastAsia="Arial" w:hAnsi="Arial" w:cs="Arial"/>
            <w:sz w:val="19"/>
            <w:szCs w:val="19"/>
          </w:rPr>
          <w:delText>Рассмотрите предыдущий вопрос, когда сомножителей больше чем три, “скобки” можно расставлять произвольным образом и на про-</w:delText>
        </w:r>
      </w:del>
    </w:p>
    <w:p w:rsidR="00A33515" w:rsidDel="002260E7" w:rsidRDefault="00A33515">
      <w:pPr>
        <w:spacing w:line="133" w:lineRule="exact"/>
        <w:rPr>
          <w:del w:id="11040" w:author="Admin" w:date="2019-02-19T02:10:00Z"/>
          <w:rFonts w:ascii="Arial" w:eastAsia="Arial" w:hAnsi="Arial" w:cs="Arial"/>
          <w:b/>
          <w:bCs/>
          <w:sz w:val="19"/>
          <w:szCs w:val="19"/>
        </w:rPr>
      </w:pPr>
    </w:p>
    <w:p w:rsidR="00A33515" w:rsidDel="002260E7" w:rsidRDefault="001A4D22">
      <w:pPr>
        <w:numPr>
          <w:ilvl w:val="1"/>
          <w:numId w:val="749"/>
        </w:numPr>
        <w:tabs>
          <w:tab w:val="left" w:pos="3220"/>
        </w:tabs>
        <w:ind w:left="3220" w:hanging="250"/>
        <w:rPr>
          <w:del w:id="11041" w:author="Admin" w:date="2019-02-19T02:10:00Z"/>
          <w:rFonts w:ascii="Arial" w:eastAsia="Arial" w:hAnsi="Arial" w:cs="Arial"/>
          <w:sz w:val="20"/>
          <w:szCs w:val="20"/>
        </w:rPr>
        <w:pPrChange w:id="11042" w:author="Admin" w:date="2019-02-19T00:19:00Z">
          <w:pPr>
            <w:numPr>
              <w:ilvl w:val="1"/>
              <w:numId w:val="752"/>
            </w:numPr>
            <w:tabs>
              <w:tab w:val="left" w:pos="3220"/>
            </w:tabs>
            <w:ind w:left="3220" w:hanging="250"/>
          </w:pPr>
        </w:pPrChange>
      </w:pPr>
      <w:del w:id="11043" w:author="Admin" w:date="2019-02-19T02:10:00Z">
        <w:r w:rsidDel="002260E7">
          <w:rPr>
            <w:rFonts w:ascii="Arial" w:eastAsia="Arial" w:hAnsi="Arial" w:cs="Arial"/>
            <w:b/>
            <w:bCs/>
            <w:sz w:val="20"/>
            <w:szCs w:val="20"/>
          </w:rPr>
          <w:delText xml:space="preserve">317 </w:delText>
        </w:r>
        <w:r w:rsidDel="002260E7">
          <w:rPr>
            <w:rFonts w:ascii="Arial" w:eastAsia="Arial" w:hAnsi="Arial" w:cs="Arial"/>
            <w:sz w:val="20"/>
            <w:szCs w:val="20"/>
          </w:rPr>
          <w:delText>−</w:delText>
        </w:r>
      </w:del>
    </w:p>
    <w:p w:rsidR="00A33515" w:rsidDel="002260E7" w:rsidRDefault="00A33515">
      <w:pPr>
        <w:rPr>
          <w:del w:id="11044"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1045" w:author="Admin" w:date="2019-02-19T02:10:00Z"/>
          <w:sz w:val="20"/>
          <w:szCs w:val="20"/>
        </w:rPr>
      </w:pPr>
      <w:bookmarkStart w:id="11046" w:name="page328"/>
      <w:bookmarkEnd w:id="11046"/>
      <w:del w:id="11047" w:author="Admin" w:date="2019-02-19T02:10:00Z">
        <w:r w:rsidDel="002260E7">
          <w:rPr>
            <w:rFonts w:ascii="Arial" w:eastAsia="Arial" w:hAnsi="Arial" w:cs="Arial"/>
            <w:sz w:val="18"/>
            <w:szCs w:val="18"/>
          </w:rPr>
          <w:lastRenderedPageBreak/>
          <w:delText>Турнир юных математиков 2017 года</w:delText>
        </w:r>
      </w:del>
    </w:p>
    <w:p w:rsidR="00A33515" w:rsidDel="002260E7" w:rsidRDefault="00A33515">
      <w:pPr>
        <w:spacing w:line="184" w:lineRule="exact"/>
        <w:rPr>
          <w:del w:id="11048" w:author="Admin" w:date="2019-02-19T02:10:00Z"/>
          <w:sz w:val="20"/>
          <w:szCs w:val="20"/>
        </w:rPr>
      </w:pPr>
    </w:p>
    <w:p w:rsidR="00A33515" w:rsidDel="002260E7" w:rsidRDefault="001A4D22">
      <w:pPr>
        <w:spacing w:line="303" w:lineRule="auto"/>
        <w:ind w:left="500"/>
        <w:rPr>
          <w:del w:id="11049" w:author="Admin" w:date="2019-02-19T02:10:00Z"/>
          <w:sz w:val="20"/>
          <w:szCs w:val="20"/>
        </w:rPr>
      </w:pPr>
      <w:del w:id="11050" w:author="Admin" w:date="2019-02-19T02:10:00Z">
        <w:r w:rsidDel="002260E7">
          <w:rPr>
            <w:rFonts w:ascii="Arial" w:eastAsia="Arial" w:hAnsi="Arial" w:cs="Arial"/>
            <w:sz w:val="20"/>
            <w:szCs w:val="20"/>
          </w:rPr>
          <w:delText>изведениях можно ввести операцию одним из двух описанных вы-ше способов.</w:delText>
        </w:r>
      </w:del>
    </w:p>
    <w:p w:rsidR="00A33515" w:rsidDel="002260E7" w:rsidRDefault="00A33515">
      <w:pPr>
        <w:spacing w:line="114" w:lineRule="exact"/>
        <w:rPr>
          <w:del w:id="11051" w:author="Admin" w:date="2019-02-19T02:10:00Z"/>
          <w:sz w:val="20"/>
          <w:szCs w:val="20"/>
        </w:rPr>
      </w:pPr>
    </w:p>
    <w:p w:rsidR="00A33515" w:rsidDel="002260E7" w:rsidRDefault="001A4D22">
      <w:pPr>
        <w:numPr>
          <w:ilvl w:val="0"/>
          <w:numId w:val="750"/>
        </w:numPr>
        <w:tabs>
          <w:tab w:val="left" w:pos="500"/>
        </w:tabs>
        <w:spacing w:line="303" w:lineRule="auto"/>
        <w:ind w:left="500" w:hanging="262"/>
        <w:rPr>
          <w:del w:id="11052" w:author="Admin" w:date="2019-02-19T02:10:00Z"/>
          <w:rFonts w:ascii="Arial" w:eastAsia="Arial" w:hAnsi="Arial" w:cs="Arial"/>
          <w:b/>
          <w:bCs/>
          <w:sz w:val="20"/>
          <w:szCs w:val="20"/>
        </w:rPr>
        <w:pPrChange w:id="11053" w:author="Admin" w:date="2019-02-19T00:19:00Z">
          <w:pPr>
            <w:numPr>
              <w:numId w:val="753"/>
            </w:numPr>
            <w:tabs>
              <w:tab w:val="left" w:pos="500"/>
            </w:tabs>
            <w:spacing w:line="303" w:lineRule="auto"/>
            <w:ind w:left="500" w:hanging="262"/>
          </w:pPr>
        </w:pPrChange>
      </w:pPr>
      <w:del w:id="11054" w:author="Admin" w:date="2019-02-19T02:10:00Z">
        <w:r w:rsidDel="002260E7">
          <w:rPr>
            <w:rFonts w:ascii="Arial" w:eastAsia="Arial" w:hAnsi="Arial" w:cs="Arial"/>
            <w:sz w:val="20"/>
            <w:szCs w:val="20"/>
          </w:rPr>
          <w:delText>Опишите все изоморфизмы между найденными парами изоморф-ных упорядоченных множеств.</w:delText>
        </w:r>
      </w:del>
    </w:p>
    <w:p w:rsidR="00A33515" w:rsidDel="002260E7" w:rsidRDefault="00A33515">
      <w:pPr>
        <w:spacing w:line="241" w:lineRule="exact"/>
        <w:rPr>
          <w:del w:id="11055" w:author="Admin" w:date="2019-02-19T02:10:00Z"/>
          <w:sz w:val="20"/>
          <w:szCs w:val="20"/>
        </w:rPr>
      </w:pPr>
    </w:p>
    <w:p w:rsidR="00A33515" w:rsidDel="002260E7" w:rsidRDefault="001A4D22">
      <w:pPr>
        <w:rPr>
          <w:del w:id="11056" w:author="Admin" w:date="2019-02-19T02:10:00Z"/>
          <w:sz w:val="20"/>
          <w:szCs w:val="20"/>
        </w:rPr>
      </w:pPr>
      <w:del w:id="11057" w:author="Admin" w:date="2019-02-19T02:10:00Z">
        <w:r w:rsidDel="002260E7">
          <w:rPr>
            <w:rFonts w:ascii="Arial" w:eastAsia="Arial" w:hAnsi="Arial" w:cs="Arial"/>
            <w:b/>
            <w:bCs/>
            <w:sz w:val="26"/>
            <w:szCs w:val="26"/>
          </w:rPr>
          <w:delText>Задача 10. Лучше меньше, да лучше</w:delText>
        </w:r>
      </w:del>
    </w:p>
    <w:p w:rsidR="00A33515" w:rsidDel="002260E7" w:rsidRDefault="00A33515">
      <w:pPr>
        <w:spacing w:line="109" w:lineRule="exact"/>
        <w:rPr>
          <w:del w:id="11058" w:author="Admin" w:date="2019-02-19T02:10:00Z"/>
          <w:sz w:val="20"/>
          <w:szCs w:val="20"/>
        </w:rPr>
      </w:pPr>
    </w:p>
    <w:p w:rsidR="00A33515" w:rsidDel="002260E7" w:rsidRDefault="001A4D22">
      <w:pPr>
        <w:ind w:left="200"/>
        <w:rPr>
          <w:del w:id="11059" w:author="Admin" w:date="2019-02-19T02:10:00Z"/>
          <w:sz w:val="20"/>
          <w:szCs w:val="20"/>
        </w:rPr>
      </w:pPr>
      <w:del w:id="11060" w:author="Admin" w:date="2019-02-19T02:10:00Z">
        <w:r w:rsidDel="002260E7">
          <w:rPr>
            <w:rFonts w:ascii="Arial" w:eastAsia="Arial" w:hAnsi="Arial" w:cs="Arial"/>
            <w:sz w:val="19"/>
            <w:szCs w:val="19"/>
          </w:rPr>
          <w:delText xml:space="preserve">Пусть </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 некоторая последовательность вещественных чисел, такая,</w:delText>
        </w:r>
      </w:del>
    </w:p>
    <w:tbl>
      <w:tblPr>
        <w:tblW w:w="0" w:type="auto"/>
        <w:tblLayout w:type="fixed"/>
        <w:tblCellMar>
          <w:left w:w="0" w:type="dxa"/>
          <w:right w:w="0" w:type="dxa"/>
        </w:tblCellMar>
        <w:tblLook w:val="04A0" w:firstRow="1" w:lastRow="0" w:firstColumn="1" w:lastColumn="0" w:noHBand="0" w:noVBand="1"/>
      </w:tblPr>
      <w:tblGrid>
        <w:gridCol w:w="500"/>
        <w:gridCol w:w="480"/>
        <w:gridCol w:w="580"/>
        <w:gridCol w:w="100"/>
        <w:gridCol w:w="40"/>
        <w:gridCol w:w="60"/>
        <w:gridCol w:w="1880"/>
        <w:gridCol w:w="120"/>
        <w:gridCol w:w="160"/>
        <w:gridCol w:w="100"/>
        <w:gridCol w:w="200"/>
        <w:gridCol w:w="80"/>
        <w:gridCol w:w="20"/>
        <w:gridCol w:w="60"/>
        <w:gridCol w:w="220"/>
        <w:gridCol w:w="520"/>
        <w:gridCol w:w="1200"/>
        <w:gridCol w:w="380"/>
        <w:gridCol w:w="80"/>
        <w:gridCol w:w="20"/>
      </w:tblGrid>
      <w:tr w:rsidR="00A33515" w:rsidDel="002260E7">
        <w:trPr>
          <w:trHeight w:val="237"/>
          <w:del w:id="11061" w:author="Admin" w:date="2019-02-19T02:10:00Z"/>
        </w:trPr>
        <w:tc>
          <w:tcPr>
            <w:tcW w:w="980" w:type="dxa"/>
            <w:gridSpan w:val="2"/>
            <w:vAlign w:val="bottom"/>
          </w:tcPr>
          <w:p w:rsidR="00A33515" w:rsidDel="002260E7" w:rsidRDefault="001A4D22">
            <w:pPr>
              <w:rPr>
                <w:del w:id="11062" w:author="Admin" w:date="2019-02-19T02:10:00Z"/>
                <w:sz w:val="20"/>
                <w:szCs w:val="20"/>
              </w:rPr>
            </w:pPr>
            <w:del w:id="11063" w:author="Admin" w:date="2019-02-19T02:10:00Z">
              <w:r w:rsidDel="002260E7">
                <w:rPr>
                  <w:rFonts w:ascii="Arial" w:eastAsia="Arial" w:hAnsi="Arial" w:cs="Arial"/>
                  <w:sz w:val="20"/>
                  <w:szCs w:val="20"/>
                </w:rPr>
                <w:delText>что ряд</w:delText>
              </w:r>
            </w:del>
          </w:p>
        </w:tc>
        <w:tc>
          <w:tcPr>
            <w:tcW w:w="580" w:type="dxa"/>
            <w:vAlign w:val="bottom"/>
          </w:tcPr>
          <w:p w:rsidR="00A33515" w:rsidDel="002260E7" w:rsidRDefault="001A4D22">
            <w:pPr>
              <w:spacing w:line="237" w:lineRule="exact"/>
              <w:rPr>
                <w:del w:id="11064" w:author="Admin" w:date="2019-02-19T02:10:00Z"/>
                <w:sz w:val="20"/>
                <w:szCs w:val="20"/>
              </w:rPr>
            </w:pPr>
            <w:del w:id="11065" w:author="Admin" w:date="2019-02-19T02:10:00Z">
              <w:r w:rsidDel="002260E7">
                <w:rPr>
                  <w:rFonts w:ascii="Arial" w:eastAsia="Arial" w:hAnsi="Arial" w:cs="Arial"/>
                  <w:sz w:val="12"/>
                  <w:szCs w:val="12"/>
                </w:rPr>
                <w:delText xml:space="preserve">inf </w:delText>
              </w:r>
              <w:r w:rsidDel="002260E7">
                <w:rPr>
                  <w:rFonts w:ascii="Arial" w:eastAsia="Arial" w:hAnsi="Arial" w:cs="Arial"/>
                  <w:i/>
                  <w:iCs/>
                  <w:sz w:val="12"/>
                  <w:szCs w:val="12"/>
                </w:rPr>
                <w:delText>ty</w:delText>
              </w:r>
              <w:r w:rsidDel="002260E7">
                <w:rPr>
                  <w:rFonts w:ascii="Arial" w:eastAsia="Arial" w:hAnsi="Arial" w:cs="Arial"/>
                  <w:sz w:val="12"/>
                  <w:szCs w:val="12"/>
                </w:rPr>
                <w:delText xml:space="preserve">  </w:delText>
              </w:r>
              <w:r w:rsidDel="002260E7">
                <w:rPr>
                  <w:rFonts w:ascii="Arial" w:eastAsia="Arial" w:hAnsi="Arial" w:cs="Arial"/>
                  <w:i/>
                  <w:iCs/>
                  <w:sz w:val="27"/>
                  <w:szCs w:val="27"/>
                  <w:vertAlign w:val="subscript"/>
                </w:rPr>
                <w:delText>a</w:delText>
              </w:r>
              <w:r w:rsidDel="002260E7">
                <w:rPr>
                  <w:rFonts w:ascii="Arial" w:eastAsia="Arial" w:hAnsi="Arial" w:cs="Arial"/>
                  <w:i/>
                  <w:iCs/>
                  <w:sz w:val="20"/>
                  <w:szCs w:val="20"/>
                  <w:vertAlign w:val="subscript"/>
                </w:rPr>
                <w:delText>n</w:delText>
              </w:r>
            </w:del>
          </w:p>
        </w:tc>
        <w:tc>
          <w:tcPr>
            <w:tcW w:w="100" w:type="dxa"/>
            <w:vMerge w:val="restart"/>
            <w:vAlign w:val="bottom"/>
          </w:tcPr>
          <w:p w:rsidR="00A33515" w:rsidDel="002260E7" w:rsidRDefault="001A4D22">
            <w:pPr>
              <w:ind w:left="20"/>
              <w:rPr>
                <w:del w:id="11066" w:author="Admin" w:date="2019-02-19T02:10:00Z"/>
                <w:sz w:val="20"/>
                <w:szCs w:val="20"/>
              </w:rPr>
            </w:pPr>
            <w:del w:id="11067" w:author="Admin" w:date="2019-02-19T02:10:00Z">
              <w:r w:rsidDel="002260E7">
                <w:rPr>
                  <w:rFonts w:eastAsia="Times New Roman"/>
                  <w:i/>
                  <w:iCs/>
                  <w:sz w:val="20"/>
                  <w:szCs w:val="20"/>
                </w:rPr>
                <w:delText>j</w:delText>
              </w:r>
            </w:del>
          </w:p>
        </w:tc>
        <w:tc>
          <w:tcPr>
            <w:tcW w:w="2260" w:type="dxa"/>
            <w:gridSpan w:val="5"/>
            <w:vAlign w:val="bottom"/>
          </w:tcPr>
          <w:p w:rsidR="00A33515" w:rsidDel="002260E7" w:rsidRDefault="001A4D22">
            <w:pPr>
              <w:ind w:left="20"/>
              <w:rPr>
                <w:del w:id="11068" w:author="Admin" w:date="2019-02-19T02:10:00Z"/>
                <w:sz w:val="20"/>
                <w:szCs w:val="20"/>
              </w:rPr>
            </w:pPr>
            <w:del w:id="11069" w:author="Admin" w:date="2019-02-19T02:10:00Z">
              <w:r w:rsidDel="002260E7">
                <w:rPr>
                  <w:rFonts w:ascii="Arial" w:eastAsia="Arial" w:hAnsi="Arial" w:cs="Arial"/>
                  <w:w w:val="97"/>
                  <w:sz w:val="20"/>
                  <w:szCs w:val="20"/>
                </w:rPr>
                <w:delText xml:space="preserve">сходится. Определим </w:delText>
              </w:r>
              <w:r w:rsidDel="002260E7">
                <w:rPr>
                  <w:rFonts w:ascii="Arial" w:eastAsia="Arial" w:hAnsi="Arial" w:cs="Arial"/>
                  <w:i/>
                  <w:iCs/>
                  <w:w w:val="97"/>
                  <w:sz w:val="20"/>
                  <w:szCs w:val="20"/>
                </w:rPr>
                <w:delText>S</w:delText>
              </w:r>
              <w:r w:rsidDel="002260E7">
                <w:rPr>
                  <w:rFonts w:eastAsia="Times New Roman"/>
                  <w:w w:val="97"/>
                  <w:sz w:val="20"/>
                  <w:szCs w:val="20"/>
                </w:rPr>
                <w:delText>(</w:delText>
              </w:r>
            </w:del>
          </w:p>
        </w:tc>
        <w:tc>
          <w:tcPr>
            <w:tcW w:w="100" w:type="dxa"/>
            <w:vMerge w:val="restart"/>
            <w:vAlign w:val="bottom"/>
          </w:tcPr>
          <w:p w:rsidR="00A33515" w:rsidDel="002260E7" w:rsidRDefault="001A4D22">
            <w:pPr>
              <w:rPr>
                <w:del w:id="11070" w:author="Admin" w:date="2019-02-19T02:10:00Z"/>
                <w:sz w:val="20"/>
                <w:szCs w:val="20"/>
              </w:rPr>
            </w:pPr>
            <w:del w:id="11071" w:author="Admin" w:date="2019-02-19T02:10:00Z">
              <w:r w:rsidDel="002260E7">
                <w:rPr>
                  <w:rFonts w:eastAsia="Times New Roman"/>
                  <w:i/>
                  <w:iCs/>
                  <w:sz w:val="20"/>
                  <w:szCs w:val="20"/>
                </w:rPr>
                <w:delText>f</w:delText>
              </w:r>
            </w:del>
          </w:p>
        </w:tc>
        <w:tc>
          <w:tcPr>
            <w:tcW w:w="200" w:type="dxa"/>
            <w:vAlign w:val="bottom"/>
          </w:tcPr>
          <w:p w:rsidR="00A33515" w:rsidDel="002260E7" w:rsidRDefault="001A4D22">
            <w:pPr>
              <w:spacing w:line="237" w:lineRule="exact"/>
              <w:jc w:val="right"/>
              <w:rPr>
                <w:del w:id="11072" w:author="Admin" w:date="2019-02-19T02:10:00Z"/>
                <w:sz w:val="20"/>
                <w:szCs w:val="20"/>
              </w:rPr>
            </w:pPr>
            <w:del w:id="11073" w:author="Admin" w:date="2019-02-19T02:10:00Z">
              <w:r w:rsidDel="002260E7">
                <w:rPr>
                  <w:rFonts w:ascii="Arial" w:eastAsia="Arial" w:hAnsi="Arial" w:cs="Arial"/>
                  <w:i/>
                  <w:iCs/>
                  <w:w w:val="84"/>
                  <w:sz w:val="20"/>
                  <w:szCs w:val="20"/>
                </w:rPr>
                <w:delText>a</w:delText>
              </w:r>
              <w:r w:rsidDel="002260E7">
                <w:rPr>
                  <w:rFonts w:ascii="Arial" w:eastAsia="Arial" w:hAnsi="Arial" w:cs="Arial"/>
                  <w:i/>
                  <w:iCs/>
                  <w:w w:val="84"/>
                  <w:sz w:val="27"/>
                  <w:szCs w:val="27"/>
                  <w:vertAlign w:val="subscript"/>
                </w:rPr>
                <w:delText>n</w:delText>
              </w:r>
            </w:del>
          </w:p>
        </w:tc>
        <w:tc>
          <w:tcPr>
            <w:tcW w:w="100" w:type="dxa"/>
            <w:gridSpan w:val="2"/>
            <w:vMerge w:val="restart"/>
            <w:vAlign w:val="bottom"/>
          </w:tcPr>
          <w:p w:rsidR="00A33515" w:rsidDel="002260E7" w:rsidRDefault="001A4D22">
            <w:pPr>
              <w:rPr>
                <w:del w:id="11074" w:author="Admin" w:date="2019-02-19T02:10:00Z"/>
                <w:sz w:val="20"/>
                <w:szCs w:val="20"/>
              </w:rPr>
            </w:pPr>
            <w:del w:id="11075" w:author="Admin" w:date="2019-02-19T02:10:00Z">
              <w:r w:rsidDel="002260E7">
                <w:rPr>
                  <w:rFonts w:eastAsia="Times New Roman"/>
                  <w:i/>
                  <w:iCs/>
                  <w:w w:val="79"/>
                  <w:sz w:val="20"/>
                  <w:szCs w:val="20"/>
                </w:rPr>
                <w:delText>g</w:delText>
              </w:r>
            </w:del>
          </w:p>
        </w:tc>
        <w:tc>
          <w:tcPr>
            <w:tcW w:w="2460" w:type="dxa"/>
            <w:gridSpan w:val="6"/>
            <w:vAlign w:val="bottom"/>
          </w:tcPr>
          <w:p w:rsidR="00A33515" w:rsidDel="002260E7" w:rsidRDefault="001A4D22">
            <w:pPr>
              <w:jc w:val="right"/>
              <w:rPr>
                <w:del w:id="11076" w:author="Admin" w:date="2019-02-19T02:10:00Z"/>
                <w:sz w:val="20"/>
                <w:szCs w:val="20"/>
              </w:rPr>
            </w:pPr>
            <w:del w:id="11077" w:author="Admin" w:date="2019-02-19T02:10:00Z">
              <w:r w:rsidDel="002260E7">
                <w:rPr>
                  <w:rFonts w:eastAsia="Times New Roman"/>
                  <w:sz w:val="20"/>
                  <w:szCs w:val="20"/>
                </w:rPr>
                <w:delText xml:space="preserve">) </w:delText>
              </w:r>
              <w:r w:rsidDel="002260E7">
                <w:rPr>
                  <w:rFonts w:ascii="Arial" w:eastAsia="Arial" w:hAnsi="Arial" w:cs="Arial"/>
                  <w:sz w:val="20"/>
                  <w:szCs w:val="20"/>
                </w:rPr>
                <w:delText>как множество всех под-</w:delText>
              </w:r>
            </w:del>
          </w:p>
        </w:tc>
        <w:tc>
          <w:tcPr>
            <w:tcW w:w="0" w:type="dxa"/>
            <w:vAlign w:val="bottom"/>
          </w:tcPr>
          <w:p w:rsidR="00A33515" w:rsidDel="002260E7" w:rsidRDefault="00A33515">
            <w:pPr>
              <w:rPr>
                <w:del w:id="11078" w:author="Admin" w:date="2019-02-19T02:10:00Z"/>
                <w:sz w:val="1"/>
                <w:szCs w:val="1"/>
              </w:rPr>
            </w:pPr>
          </w:p>
        </w:tc>
      </w:tr>
      <w:tr w:rsidR="00A33515" w:rsidDel="002260E7">
        <w:trPr>
          <w:trHeight w:val="59"/>
          <w:del w:id="11079" w:author="Admin" w:date="2019-02-19T02:10:00Z"/>
        </w:trPr>
        <w:tc>
          <w:tcPr>
            <w:tcW w:w="500" w:type="dxa"/>
            <w:vAlign w:val="bottom"/>
          </w:tcPr>
          <w:p w:rsidR="00A33515" w:rsidDel="002260E7" w:rsidRDefault="00A33515">
            <w:pPr>
              <w:rPr>
                <w:del w:id="11080" w:author="Admin" w:date="2019-02-19T02:10:00Z"/>
                <w:sz w:val="5"/>
                <w:szCs w:val="5"/>
              </w:rPr>
            </w:pPr>
          </w:p>
        </w:tc>
        <w:tc>
          <w:tcPr>
            <w:tcW w:w="480" w:type="dxa"/>
            <w:vAlign w:val="bottom"/>
          </w:tcPr>
          <w:p w:rsidR="00A33515" w:rsidDel="002260E7" w:rsidRDefault="00A33515">
            <w:pPr>
              <w:rPr>
                <w:del w:id="11081" w:author="Admin" w:date="2019-02-19T02:10:00Z"/>
                <w:sz w:val="5"/>
                <w:szCs w:val="5"/>
              </w:rPr>
            </w:pPr>
          </w:p>
        </w:tc>
        <w:tc>
          <w:tcPr>
            <w:tcW w:w="580" w:type="dxa"/>
            <w:vAlign w:val="bottom"/>
          </w:tcPr>
          <w:p w:rsidR="00A33515" w:rsidDel="002260E7" w:rsidRDefault="001A4D22">
            <w:pPr>
              <w:spacing w:line="60" w:lineRule="exact"/>
              <w:rPr>
                <w:del w:id="11082" w:author="Admin" w:date="2019-02-19T02:10:00Z"/>
                <w:sz w:val="20"/>
                <w:szCs w:val="20"/>
              </w:rPr>
            </w:pPr>
            <w:del w:id="11083" w:author="Admin" w:date="2019-02-19T02:10:00Z">
              <w:r w:rsidDel="002260E7">
                <w:rPr>
                  <w:rFonts w:ascii="Arial" w:eastAsia="Arial" w:hAnsi="Arial" w:cs="Arial"/>
                  <w:i/>
                  <w:iCs/>
                  <w:sz w:val="2"/>
                  <w:szCs w:val="2"/>
                </w:rPr>
                <w:delText>n</w:delText>
              </w:r>
              <w:r w:rsidDel="002260E7">
                <w:rPr>
                  <w:rFonts w:eastAsia="Times New Roman"/>
                  <w:sz w:val="2"/>
                  <w:szCs w:val="2"/>
                </w:rPr>
                <w:delText>=</w:delText>
              </w:r>
              <w:r w:rsidDel="002260E7">
                <w:rPr>
                  <w:rFonts w:ascii="Arial" w:eastAsia="Arial" w:hAnsi="Arial" w:cs="Arial"/>
                  <w:sz w:val="2"/>
                  <w:szCs w:val="2"/>
                </w:rPr>
                <w:delText>1</w:delText>
              </w:r>
              <w:r w:rsidDel="002260E7">
                <w:rPr>
                  <w:rFonts w:ascii="Arial" w:eastAsia="Arial" w:hAnsi="Arial" w:cs="Arial"/>
                  <w:sz w:val="4"/>
                  <w:szCs w:val="4"/>
                  <w:vertAlign w:val="subscript"/>
                </w:rPr>
                <w:delText>inf</w:delText>
              </w:r>
              <w:r w:rsidDel="002260E7">
                <w:rPr>
                  <w:rFonts w:eastAsia="Times New Roman"/>
                  <w:i/>
                  <w:iCs/>
                  <w:sz w:val="6"/>
                  <w:szCs w:val="6"/>
                  <w:vertAlign w:val="superscript"/>
                </w:rPr>
                <w:delText>j</w:delText>
              </w:r>
              <w:r w:rsidDel="002260E7">
                <w:rPr>
                  <w:rFonts w:ascii="Arial" w:eastAsia="Arial" w:hAnsi="Arial" w:cs="Arial"/>
                  <w:i/>
                  <w:iCs/>
                  <w:sz w:val="4"/>
                  <w:szCs w:val="4"/>
                  <w:vertAlign w:val="subscript"/>
                </w:rPr>
                <w:delText>ty</w:delText>
              </w:r>
            </w:del>
          </w:p>
        </w:tc>
        <w:tc>
          <w:tcPr>
            <w:tcW w:w="100" w:type="dxa"/>
            <w:vMerge/>
            <w:vAlign w:val="bottom"/>
          </w:tcPr>
          <w:p w:rsidR="00A33515" w:rsidDel="002260E7" w:rsidRDefault="00A33515">
            <w:pPr>
              <w:rPr>
                <w:del w:id="11084" w:author="Admin" w:date="2019-02-19T02:10:00Z"/>
                <w:sz w:val="5"/>
                <w:szCs w:val="5"/>
              </w:rPr>
            </w:pPr>
          </w:p>
        </w:tc>
        <w:tc>
          <w:tcPr>
            <w:tcW w:w="40" w:type="dxa"/>
            <w:vAlign w:val="bottom"/>
          </w:tcPr>
          <w:p w:rsidR="00A33515" w:rsidDel="002260E7" w:rsidRDefault="00A33515">
            <w:pPr>
              <w:rPr>
                <w:del w:id="11085" w:author="Admin" w:date="2019-02-19T02:10:00Z"/>
                <w:sz w:val="5"/>
                <w:szCs w:val="5"/>
              </w:rPr>
            </w:pPr>
          </w:p>
        </w:tc>
        <w:tc>
          <w:tcPr>
            <w:tcW w:w="60" w:type="dxa"/>
            <w:vAlign w:val="bottom"/>
          </w:tcPr>
          <w:p w:rsidR="00A33515" w:rsidDel="002260E7" w:rsidRDefault="00A33515">
            <w:pPr>
              <w:rPr>
                <w:del w:id="11086" w:author="Admin" w:date="2019-02-19T02:10:00Z"/>
                <w:sz w:val="5"/>
                <w:szCs w:val="5"/>
              </w:rPr>
            </w:pPr>
          </w:p>
        </w:tc>
        <w:tc>
          <w:tcPr>
            <w:tcW w:w="1880" w:type="dxa"/>
            <w:vAlign w:val="bottom"/>
          </w:tcPr>
          <w:p w:rsidR="00A33515" w:rsidDel="002260E7" w:rsidRDefault="00A33515">
            <w:pPr>
              <w:rPr>
                <w:del w:id="11087" w:author="Admin" w:date="2019-02-19T02:10:00Z"/>
                <w:sz w:val="5"/>
                <w:szCs w:val="5"/>
              </w:rPr>
            </w:pPr>
          </w:p>
        </w:tc>
        <w:tc>
          <w:tcPr>
            <w:tcW w:w="120" w:type="dxa"/>
            <w:vAlign w:val="bottom"/>
          </w:tcPr>
          <w:p w:rsidR="00A33515" w:rsidDel="002260E7" w:rsidRDefault="00A33515">
            <w:pPr>
              <w:rPr>
                <w:del w:id="11088" w:author="Admin" w:date="2019-02-19T02:10:00Z"/>
                <w:sz w:val="5"/>
                <w:szCs w:val="5"/>
              </w:rPr>
            </w:pPr>
          </w:p>
        </w:tc>
        <w:tc>
          <w:tcPr>
            <w:tcW w:w="160" w:type="dxa"/>
            <w:vAlign w:val="bottom"/>
          </w:tcPr>
          <w:p w:rsidR="00A33515" w:rsidDel="002260E7" w:rsidRDefault="00A33515">
            <w:pPr>
              <w:rPr>
                <w:del w:id="11089" w:author="Admin" w:date="2019-02-19T02:10:00Z"/>
                <w:sz w:val="5"/>
                <w:szCs w:val="5"/>
              </w:rPr>
            </w:pPr>
          </w:p>
        </w:tc>
        <w:tc>
          <w:tcPr>
            <w:tcW w:w="100" w:type="dxa"/>
            <w:vMerge/>
            <w:vAlign w:val="bottom"/>
          </w:tcPr>
          <w:p w:rsidR="00A33515" w:rsidDel="002260E7" w:rsidRDefault="00A33515">
            <w:pPr>
              <w:rPr>
                <w:del w:id="11090" w:author="Admin" w:date="2019-02-19T02:10:00Z"/>
                <w:sz w:val="5"/>
                <w:szCs w:val="5"/>
              </w:rPr>
            </w:pPr>
          </w:p>
        </w:tc>
        <w:tc>
          <w:tcPr>
            <w:tcW w:w="200" w:type="dxa"/>
            <w:vAlign w:val="bottom"/>
          </w:tcPr>
          <w:p w:rsidR="00A33515" w:rsidDel="002260E7" w:rsidRDefault="00A33515">
            <w:pPr>
              <w:rPr>
                <w:del w:id="11091" w:author="Admin" w:date="2019-02-19T02:10:00Z"/>
                <w:sz w:val="5"/>
                <w:szCs w:val="5"/>
              </w:rPr>
            </w:pPr>
          </w:p>
        </w:tc>
        <w:tc>
          <w:tcPr>
            <w:tcW w:w="100" w:type="dxa"/>
            <w:gridSpan w:val="2"/>
            <w:vMerge/>
            <w:vAlign w:val="bottom"/>
          </w:tcPr>
          <w:p w:rsidR="00A33515" w:rsidDel="002260E7" w:rsidRDefault="00A33515">
            <w:pPr>
              <w:rPr>
                <w:del w:id="11092" w:author="Admin" w:date="2019-02-19T02:10:00Z"/>
                <w:sz w:val="5"/>
                <w:szCs w:val="5"/>
              </w:rPr>
            </w:pPr>
          </w:p>
        </w:tc>
        <w:tc>
          <w:tcPr>
            <w:tcW w:w="60" w:type="dxa"/>
            <w:vAlign w:val="bottom"/>
          </w:tcPr>
          <w:p w:rsidR="00A33515" w:rsidDel="002260E7" w:rsidRDefault="00A33515">
            <w:pPr>
              <w:rPr>
                <w:del w:id="11093" w:author="Admin" w:date="2019-02-19T02:10:00Z"/>
                <w:sz w:val="5"/>
                <w:szCs w:val="5"/>
              </w:rPr>
            </w:pPr>
          </w:p>
        </w:tc>
        <w:tc>
          <w:tcPr>
            <w:tcW w:w="220" w:type="dxa"/>
            <w:vAlign w:val="bottom"/>
          </w:tcPr>
          <w:p w:rsidR="00A33515" w:rsidDel="002260E7" w:rsidRDefault="00A33515">
            <w:pPr>
              <w:rPr>
                <w:del w:id="11094" w:author="Admin" w:date="2019-02-19T02:10:00Z"/>
                <w:sz w:val="5"/>
                <w:szCs w:val="5"/>
              </w:rPr>
            </w:pPr>
          </w:p>
        </w:tc>
        <w:tc>
          <w:tcPr>
            <w:tcW w:w="520" w:type="dxa"/>
            <w:vAlign w:val="bottom"/>
          </w:tcPr>
          <w:p w:rsidR="00A33515" w:rsidDel="002260E7" w:rsidRDefault="00A33515">
            <w:pPr>
              <w:rPr>
                <w:del w:id="11095" w:author="Admin" w:date="2019-02-19T02:10:00Z"/>
                <w:sz w:val="5"/>
                <w:szCs w:val="5"/>
              </w:rPr>
            </w:pPr>
          </w:p>
        </w:tc>
        <w:tc>
          <w:tcPr>
            <w:tcW w:w="1200" w:type="dxa"/>
            <w:vAlign w:val="bottom"/>
          </w:tcPr>
          <w:p w:rsidR="00A33515" w:rsidDel="002260E7" w:rsidRDefault="00A33515">
            <w:pPr>
              <w:rPr>
                <w:del w:id="11096" w:author="Admin" w:date="2019-02-19T02:10:00Z"/>
                <w:sz w:val="5"/>
                <w:szCs w:val="5"/>
              </w:rPr>
            </w:pPr>
          </w:p>
        </w:tc>
        <w:tc>
          <w:tcPr>
            <w:tcW w:w="380" w:type="dxa"/>
            <w:vAlign w:val="bottom"/>
          </w:tcPr>
          <w:p w:rsidR="00A33515" w:rsidDel="002260E7" w:rsidRDefault="00A33515">
            <w:pPr>
              <w:rPr>
                <w:del w:id="11097" w:author="Admin" w:date="2019-02-19T02:10:00Z"/>
                <w:sz w:val="5"/>
                <w:szCs w:val="5"/>
              </w:rPr>
            </w:pPr>
          </w:p>
        </w:tc>
        <w:tc>
          <w:tcPr>
            <w:tcW w:w="80" w:type="dxa"/>
            <w:vAlign w:val="bottom"/>
          </w:tcPr>
          <w:p w:rsidR="00A33515" w:rsidDel="002260E7" w:rsidRDefault="00A33515">
            <w:pPr>
              <w:rPr>
                <w:del w:id="11098" w:author="Admin" w:date="2019-02-19T02:10:00Z"/>
                <w:sz w:val="5"/>
                <w:szCs w:val="5"/>
              </w:rPr>
            </w:pPr>
          </w:p>
        </w:tc>
        <w:tc>
          <w:tcPr>
            <w:tcW w:w="0" w:type="dxa"/>
            <w:vAlign w:val="bottom"/>
          </w:tcPr>
          <w:p w:rsidR="00A33515" w:rsidDel="002260E7" w:rsidRDefault="00A33515">
            <w:pPr>
              <w:rPr>
                <w:del w:id="11099" w:author="Admin" w:date="2019-02-19T02:10:00Z"/>
                <w:sz w:val="1"/>
                <w:szCs w:val="1"/>
              </w:rPr>
            </w:pPr>
          </w:p>
        </w:tc>
      </w:tr>
      <w:tr w:rsidR="00A33515" w:rsidDel="002260E7">
        <w:trPr>
          <w:trHeight w:val="129"/>
          <w:del w:id="11100" w:author="Admin" w:date="2019-02-19T02:10:00Z"/>
        </w:trPr>
        <w:tc>
          <w:tcPr>
            <w:tcW w:w="500" w:type="dxa"/>
            <w:vMerge w:val="restart"/>
            <w:vAlign w:val="bottom"/>
          </w:tcPr>
          <w:p w:rsidR="00A33515" w:rsidDel="002260E7" w:rsidRDefault="001A4D22">
            <w:pPr>
              <w:rPr>
                <w:del w:id="11101" w:author="Admin" w:date="2019-02-19T02:10:00Z"/>
                <w:sz w:val="20"/>
                <w:szCs w:val="20"/>
              </w:rPr>
            </w:pPr>
            <w:del w:id="11102" w:author="Admin" w:date="2019-02-19T02:10:00Z">
              <w:r w:rsidDel="002260E7">
                <w:rPr>
                  <w:rFonts w:ascii="Arial" w:eastAsia="Arial" w:hAnsi="Arial" w:cs="Arial"/>
                  <w:sz w:val="20"/>
                  <w:szCs w:val="20"/>
                </w:rPr>
                <w:delText>сумм</w:delText>
              </w:r>
            </w:del>
          </w:p>
        </w:tc>
        <w:tc>
          <w:tcPr>
            <w:tcW w:w="480" w:type="dxa"/>
            <w:vMerge w:val="restart"/>
            <w:vAlign w:val="bottom"/>
          </w:tcPr>
          <w:p w:rsidR="00A33515" w:rsidDel="002260E7" w:rsidRDefault="001A4D22">
            <w:pPr>
              <w:spacing w:line="208" w:lineRule="exact"/>
              <w:jc w:val="right"/>
              <w:rPr>
                <w:del w:id="11103" w:author="Admin" w:date="2019-02-19T02:10:00Z"/>
                <w:sz w:val="20"/>
                <w:szCs w:val="20"/>
              </w:rPr>
            </w:pPr>
            <w:del w:id="11104" w:author="Admin" w:date="2019-02-19T02:10:00Z">
              <w:r w:rsidDel="002260E7">
                <w:rPr>
                  <w:rFonts w:ascii="Arial" w:eastAsia="Arial" w:hAnsi="Arial" w:cs="Arial"/>
                  <w:w w:val="98"/>
                  <w:sz w:val="20"/>
                  <w:szCs w:val="20"/>
                </w:rPr>
                <w:delText>ряда</w:delText>
              </w:r>
            </w:del>
          </w:p>
        </w:tc>
        <w:tc>
          <w:tcPr>
            <w:tcW w:w="580" w:type="dxa"/>
            <w:vAlign w:val="bottom"/>
          </w:tcPr>
          <w:p w:rsidR="00A33515" w:rsidDel="002260E7" w:rsidRDefault="001A4D22">
            <w:pPr>
              <w:spacing w:line="130" w:lineRule="exact"/>
              <w:ind w:left="40"/>
              <w:rPr>
                <w:del w:id="11105" w:author="Admin" w:date="2019-02-19T02:10:00Z"/>
                <w:sz w:val="20"/>
                <w:szCs w:val="20"/>
              </w:rPr>
            </w:pPr>
            <w:del w:id="11106" w:author="Admin" w:date="2019-02-19T02:10:00Z">
              <w:r w:rsidDel="002260E7">
                <w:rPr>
                  <w:rFonts w:eastAsia="Times New Roman"/>
                  <w:sz w:val="15"/>
                  <w:szCs w:val="15"/>
                </w:rPr>
                <w:delText>∑</w:delText>
              </w:r>
            </w:del>
          </w:p>
        </w:tc>
        <w:tc>
          <w:tcPr>
            <w:tcW w:w="200" w:type="dxa"/>
            <w:gridSpan w:val="3"/>
            <w:vMerge w:val="restart"/>
            <w:vAlign w:val="bottom"/>
          </w:tcPr>
          <w:p w:rsidR="00A33515" w:rsidDel="002260E7" w:rsidRDefault="001A4D22">
            <w:pPr>
              <w:spacing w:line="208" w:lineRule="exact"/>
              <w:ind w:left="20"/>
              <w:rPr>
                <w:del w:id="11107" w:author="Admin" w:date="2019-02-19T02:10:00Z"/>
                <w:sz w:val="20"/>
                <w:szCs w:val="20"/>
              </w:rPr>
            </w:pPr>
            <w:del w:id="11108" w:author="Admin" w:date="2019-02-19T02:10:00Z">
              <w:r w:rsidDel="002260E7">
                <w:rPr>
                  <w:rFonts w:ascii="Arial" w:eastAsia="Arial" w:hAnsi="Arial" w:cs="Arial"/>
                  <w:i/>
                  <w:iCs/>
                  <w:sz w:val="20"/>
                  <w:szCs w:val="20"/>
                </w:rPr>
                <w:delText>a</w:delText>
              </w:r>
            </w:del>
          </w:p>
        </w:tc>
        <w:tc>
          <w:tcPr>
            <w:tcW w:w="1880" w:type="dxa"/>
            <w:vMerge w:val="restart"/>
            <w:vAlign w:val="bottom"/>
          </w:tcPr>
          <w:p w:rsidR="00A33515" w:rsidDel="002260E7" w:rsidRDefault="001A4D22">
            <w:pPr>
              <w:spacing w:line="208" w:lineRule="exact"/>
              <w:ind w:right="761"/>
              <w:jc w:val="right"/>
              <w:rPr>
                <w:del w:id="11109" w:author="Admin" w:date="2019-02-19T02:10:00Z"/>
                <w:sz w:val="20"/>
                <w:szCs w:val="20"/>
              </w:rPr>
            </w:pPr>
            <w:del w:id="11110" w:author="Admin" w:date="2019-02-19T02:10:00Z">
              <w:r w:rsidDel="002260E7">
                <w:rPr>
                  <w:rFonts w:ascii="Arial" w:eastAsia="Arial" w:hAnsi="Arial" w:cs="Arial"/>
                  <w:w w:val="99"/>
                  <w:sz w:val="20"/>
                  <w:szCs w:val="20"/>
                </w:rPr>
                <w:delText>, а именно:</w:delText>
              </w:r>
            </w:del>
          </w:p>
        </w:tc>
        <w:tc>
          <w:tcPr>
            <w:tcW w:w="120" w:type="dxa"/>
            <w:vAlign w:val="bottom"/>
          </w:tcPr>
          <w:p w:rsidR="00A33515" w:rsidDel="002260E7" w:rsidRDefault="00A33515">
            <w:pPr>
              <w:rPr>
                <w:del w:id="11111" w:author="Admin" w:date="2019-02-19T02:10:00Z"/>
                <w:sz w:val="11"/>
                <w:szCs w:val="11"/>
              </w:rPr>
            </w:pPr>
          </w:p>
        </w:tc>
        <w:tc>
          <w:tcPr>
            <w:tcW w:w="160" w:type="dxa"/>
            <w:vAlign w:val="bottom"/>
          </w:tcPr>
          <w:p w:rsidR="00A33515" w:rsidDel="002260E7" w:rsidRDefault="00A33515">
            <w:pPr>
              <w:rPr>
                <w:del w:id="11112" w:author="Admin" w:date="2019-02-19T02:10:00Z"/>
                <w:sz w:val="11"/>
                <w:szCs w:val="11"/>
              </w:rPr>
            </w:pPr>
          </w:p>
        </w:tc>
        <w:tc>
          <w:tcPr>
            <w:tcW w:w="100" w:type="dxa"/>
            <w:vAlign w:val="bottom"/>
          </w:tcPr>
          <w:p w:rsidR="00A33515" w:rsidDel="002260E7" w:rsidRDefault="00A33515">
            <w:pPr>
              <w:rPr>
                <w:del w:id="11113" w:author="Admin" w:date="2019-02-19T02:10:00Z"/>
                <w:sz w:val="11"/>
                <w:szCs w:val="11"/>
              </w:rPr>
            </w:pPr>
          </w:p>
        </w:tc>
        <w:tc>
          <w:tcPr>
            <w:tcW w:w="200" w:type="dxa"/>
            <w:vAlign w:val="bottom"/>
          </w:tcPr>
          <w:p w:rsidR="00A33515" w:rsidDel="002260E7" w:rsidRDefault="00A33515">
            <w:pPr>
              <w:rPr>
                <w:del w:id="11114" w:author="Admin" w:date="2019-02-19T02:10:00Z"/>
                <w:sz w:val="11"/>
                <w:szCs w:val="11"/>
              </w:rPr>
            </w:pPr>
          </w:p>
        </w:tc>
        <w:tc>
          <w:tcPr>
            <w:tcW w:w="80" w:type="dxa"/>
            <w:vAlign w:val="bottom"/>
          </w:tcPr>
          <w:p w:rsidR="00A33515" w:rsidDel="002260E7" w:rsidRDefault="00A33515">
            <w:pPr>
              <w:rPr>
                <w:del w:id="11115" w:author="Admin" w:date="2019-02-19T02:10:00Z"/>
                <w:sz w:val="11"/>
                <w:szCs w:val="11"/>
              </w:rPr>
            </w:pPr>
          </w:p>
        </w:tc>
        <w:tc>
          <w:tcPr>
            <w:tcW w:w="20" w:type="dxa"/>
            <w:vAlign w:val="bottom"/>
          </w:tcPr>
          <w:p w:rsidR="00A33515" w:rsidDel="002260E7" w:rsidRDefault="00A33515">
            <w:pPr>
              <w:rPr>
                <w:del w:id="11116" w:author="Admin" w:date="2019-02-19T02:10:00Z"/>
                <w:sz w:val="11"/>
                <w:szCs w:val="11"/>
              </w:rPr>
            </w:pPr>
          </w:p>
        </w:tc>
        <w:tc>
          <w:tcPr>
            <w:tcW w:w="60" w:type="dxa"/>
            <w:vAlign w:val="bottom"/>
          </w:tcPr>
          <w:p w:rsidR="00A33515" w:rsidDel="002260E7" w:rsidRDefault="00A33515">
            <w:pPr>
              <w:rPr>
                <w:del w:id="11117" w:author="Admin" w:date="2019-02-19T02:10:00Z"/>
                <w:sz w:val="11"/>
                <w:szCs w:val="11"/>
              </w:rPr>
            </w:pPr>
          </w:p>
        </w:tc>
        <w:tc>
          <w:tcPr>
            <w:tcW w:w="220" w:type="dxa"/>
            <w:vAlign w:val="bottom"/>
          </w:tcPr>
          <w:p w:rsidR="00A33515" w:rsidDel="002260E7" w:rsidRDefault="00A33515">
            <w:pPr>
              <w:rPr>
                <w:del w:id="11118" w:author="Admin" w:date="2019-02-19T02:10:00Z"/>
                <w:sz w:val="11"/>
                <w:szCs w:val="11"/>
              </w:rPr>
            </w:pPr>
          </w:p>
        </w:tc>
        <w:tc>
          <w:tcPr>
            <w:tcW w:w="520" w:type="dxa"/>
            <w:vAlign w:val="bottom"/>
          </w:tcPr>
          <w:p w:rsidR="00A33515" w:rsidDel="002260E7" w:rsidRDefault="00A33515">
            <w:pPr>
              <w:rPr>
                <w:del w:id="11119" w:author="Admin" w:date="2019-02-19T02:10:00Z"/>
                <w:sz w:val="11"/>
                <w:szCs w:val="11"/>
              </w:rPr>
            </w:pPr>
          </w:p>
        </w:tc>
        <w:tc>
          <w:tcPr>
            <w:tcW w:w="1200" w:type="dxa"/>
            <w:vAlign w:val="bottom"/>
          </w:tcPr>
          <w:p w:rsidR="00A33515" w:rsidDel="002260E7" w:rsidRDefault="00A33515">
            <w:pPr>
              <w:rPr>
                <w:del w:id="11120" w:author="Admin" w:date="2019-02-19T02:10:00Z"/>
                <w:sz w:val="11"/>
                <w:szCs w:val="11"/>
              </w:rPr>
            </w:pPr>
          </w:p>
        </w:tc>
        <w:tc>
          <w:tcPr>
            <w:tcW w:w="380" w:type="dxa"/>
            <w:vAlign w:val="bottom"/>
          </w:tcPr>
          <w:p w:rsidR="00A33515" w:rsidDel="002260E7" w:rsidRDefault="00A33515">
            <w:pPr>
              <w:rPr>
                <w:del w:id="11121" w:author="Admin" w:date="2019-02-19T02:10:00Z"/>
                <w:sz w:val="11"/>
                <w:szCs w:val="11"/>
              </w:rPr>
            </w:pPr>
          </w:p>
        </w:tc>
        <w:tc>
          <w:tcPr>
            <w:tcW w:w="80" w:type="dxa"/>
            <w:vAlign w:val="bottom"/>
          </w:tcPr>
          <w:p w:rsidR="00A33515" w:rsidDel="002260E7" w:rsidRDefault="00A33515">
            <w:pPr>
              <w:rPr>
                <w:del w:id="11122" w:author="Admin" w:date="2019-02-19T02:10:00Z"/>
                <w:sz w:val="11"/>
                <w:szCs w:val="11"/>
              </w:rPr>
            </w:pPr>
          </w:p>
        </w:tc>
        <w:tc>
          <w:tcPr>
            <w:tcW w:w="0" w:type="dxa"/>
            <w:vAlign w:val="bottom"/>
          </w:tcPr>
          <w:p w:rsidR="00A33515" w:rsidDel="002260E7" w:rsidRDefault="00A33515">
            <w:pPr>
              <w:rPr>
                <w:del w:id="11123" w:author="Admin" w:date="2019-02-19T02:10:00Z"/>
                <w:sz w:val="1"/>
                <w:szCs w:val="1"/>
              </w:rPr>
            </w:pPr>
          </w:p>
        </w:tc>
      </w:tr>
      <w:tr w:rsidR="00A33515" w:rsidDel="002260E7">
        <w:trPr>
          <w:trHeight w:val="79"/>
          <w:del w:id="11124" w:author="Admin" w:date="2019-02-19T02:10:00Z"/>
        </w:trPr>
        <w:tc>
          <w:tcPr>
            <w:tcW w:w="500" w:type="dxa"/>
            <w:vMerge/>
            <w:vAlign w:val="bottom"/>
          </w:tcPr>
          <w:p w:rsidR="00A33515" w:rsidDel="002260E7" w:rsidRDefault="00A33515">
            <w:pPr>
              <w:rPr>
                <w:del w:id="11125" w:author="Admin" w:date="2019-02-19T02:10:00Z"/>
                <w:sz w:val="6"/>
                <w:szCs w:val="6"/>
              </w:rPr>
            </w:pPr>
          </w:p>
        </w:tc>
        <w:tc>
          <w:tcPr>
            <w:tcW w:w="480" w:type="dxa"/>
            <w:vMerge/>
            <w:vAlign w:val="bottom"/>
          </w:tcPr>
          <w:p w:rsidR="00A33515" w:rsidDel="002260E7" w:rsidRDefault="00A33515">
            <w:pPr>
              <w:rPr>
                <w:del w:id="11126" w:author="Admin" w:date="2019-02-19T02:10:00Z"/>
                <w:sz w:val="6"/>
                <w:szCs w:val="6"/>
              </w:rPr>
            </w:pPr>
          </w:p>
        </w:tc>
        <w:tc>
          <w:tcPr>
            <w:tcW w:w="580" w:type="dxa"/>
            <w:vMerge w:val="restart"/>
            <w:vAlign w:val="bottom"/>
          </w:tcPr>
          <w:p w:rsidR="00A33515" w:rsidDel="002260E7" w:rsidRDefault="001A4D22">
            <w:pPr>
              <w:ind w:left="240"/>
              <w:rPr>
                <w:del w:id="11127" w:author="Admin" w:date="2019-02-19T02:10:00Z"/>
                <w:sz w:val="20"/>
                <w:szCs w:val="20"/>
              </w:rPr>
            </w:pPr>
            <w:del w:id="11128" w:author="Admin" w:date="2019-02-19T02:10:00Z">
              <w:r w:rsidDel="002260E7">
                <w:rPr>
                  <w:rFonts w:ascii="Arial" w:eastAsia="Arial" w:hAnsi="Arial" w:cs="Arial"/>
                  <w:i/>
                  <w:iCs/>
                  <w:sz w:val="14"/>
                  <w:szCs w:val="14"/>
                </w:rPr>
                <w:delText>n</w:delText>
              </w:r>
              <w:r w:rsidDel="002260E7">
                <w:rPr>
                  <w:rFonts w:eastAsia="Times New Roman"/>
                  <w:sz w:val="14"/>
                  <w:szCs w:val="14"/>
                </w:rPr>
                <w:delText>=</w:delText>
              </w:r>
              <w:r w:rsidDel="002260E7">
                <w:rPr>
                  <w:rFonts w:ascii="Arial" w:eastAsia="Arial" w:hAnsi="Arial" w:cs="Arial"/>
                  <w:sz w:val="14"/>
                  <w:szCs w:val="14"/>
                </w:rPr>
                <w:delText>1</w:delText>
              </w:r>
            </w:del>
          </w:p>
        </w:tc>
        <w:tc>
          <w:tcPr>
            <w:tcW w:w="200" w:type="dxa"/>
            <w:gridSpan w:val="3"/>
            <w:vMerge/>
            <w:vAlign w:val="bottom"/>
          </w:tcPr>
          <w:p w:rsidR="00A33515" w:rsidDel="002260E7" w:rsidRDefault="00A33515">
            <w:pPr>
              <w:rPr>
                <w:del w:id="11129" w:author="Admin" w:date="2019-02-19T02:10:00Z"/>
                <w:sz w:val="6"/>
                <w:szCs w:val="6"/>
              </w:rPr>
            </w:pPr>
          </w:p>
        </w:tc>
        <w:tc>
          <w:tcPr>
            <w:tcW w:w="1880" w:type="dxa"/>
            <w:vMerge/>
            <w:vAlign w:val="bottom"/>
          </w:tcPr>
          <w:p w:rsidR="00A33515" w:rsidDel="002260E7" w:rsidRDefault="00A33515">
            <w:pPr>
              <w:rPr>
                <w:del w:id="11130" w:author="Admin" w:date="2019-02-19T02:10:00Z"/>
                <w:sz w:val="6"/>
                <w:szCs w:val="6"/>
              </w:rPr>
            </w:pPr>
          </w:p>
        </w:tc>
        <w:tc>
          <w:tcPr>
            <w:tcW w:w="120" w:type="dxa"/>
            <w:vAlign w:val="bottom"/>
          </w:tcPr>
          <w:p w:rsidR="00A33515" w:rsidDel="002260E7" w:rsidRDefault="00A33515">
            <w:pPr>
              <w:rPr>
                <w:del w:id="11131" w:author="Admin" w:date="2019-02-19T02:10:00Z"/>
                <w:sz w:val="6"/>
                <w:szCs w:val="6"/>
              </w:rPr>
            </w:pPr>
          </w:p>
        </w:tc>
        <w:tc>
          <w:tcPr>
            <w:tcW w:w="160" w:type="dxa"/>
            <w:vAlign w:val="bottom"/>
          </w:tcPr>
          <w:p w:rsidR="00A33515" w:rsidDel="002260E7" w:rsidRDefault="00A33515">
            <w:pPr>
              <w:rPr>
                <w:del w:id="11132" w:author="Admin" w:date="2019-02-19T02:10:00Z"/>
                <w:sz w:val="6"/>
                <w:szCs w:val="6"/>
              </w:rPr>
            </w:pPr>
          </w:p>
        </w:tc>
        <w:tc>
          <w:tcPr>
            <w:tcW w:w="100" w:type="dxa"/>
            <w:vAlign w:val="bottom"/>
          </w:tcPr>
          <w:p w:rsidR="00A33515" w:rsidDel="002260E7" w:rsidRDefault="00A33515">
            <w:pPr>
              <w:rPr>
                <w:del w:id="11133" w:author="Admin" w:date="2019-02-19T02:10:00Z"/>
                <w:sz w:val="6"/>
                <w:szCs w:val="6"/>
              </w:rPr>
            </w:pPr>
          </w:p>
        </w:tc>
        <w:tc>
          <w:tcPr>
            <w:tcW w:w="200" w:type="dxa"/>
            <w:vAlign w:val="bottom"/>
          </w:tcPr>
          <w:p w:rsidR="00A33515" w:rsidDel="002260E7" w:rsidRDefault="00A33515">
            <w:pPr>
              <w:rPr>
                <w:del w:id="11134" w:author="Admin" w:date="2019-02-19T02:10:00Z"/>
                <w:sz w:val="6"/>
                <w:szCs w:val="6"/>
              </w:rPr>
            </w:pPr>
          </w:p>
        </w:tc>
        <w:tc>
          <w:tcPr>
            <w:tcW w:w="80" w:type="dxa"/>
            <w:vAlign w:val="bottom"/>
          </w:tcPr>
          <w:p w:rsidR="00A33515" w:rsidDel="002260E7" w:rsidRDefault="00A33515">
            <w:pPr>
              <w:rPr>
                <w:del w:id="11135" w:author="Admin" w:date="2019-02-19T02:10:00Z"/>
                <w:sz w:val="6"/>
                <w:szCs w:val="6"/>
              </w:rPr>
            </w:pPr>
          </w:p>
        </w:tc>
        <w:tc>
          <w:tcPr>
            <w:tcW w:w="20" w:type="dxa"/>
            <w:vAlign w:val="bottom"/>
          </w:tcPr>
          <w:p w:rsidR="00A33515" w:rsidDel="002260E7" w:rsidRDefault="00A33515">
            <w:pPr>
              <w:rPr>
                <w:del w:id="11136" w:author="Admin" w:date="2019-02-19T02:10:00Z"/>
                <w:sz w:val="6"/>
                <w:szCs w:val="6"/>
              </w:rPr>
            </w:pPr>
          </w:p>
        </w:tc>
        <w:tc>
          <w:tcPr>
            <w:tcW w:w="60" w:type="dxa"/>
            <w:vAlign w:val="bottom"/>
          </w:tcPr>
          <w:p w:rsidR="00A33515" w:rsidDel="002260E7" w:rsidRDefault="00A33515">
            <w:pPr>
              <w:rPr>
                <w:del w:id="11137" w:author="Admin" w:date="2019-02-19T02:10:00Z"/>
                <w:sz w:val="6"/>
                <w:szCs w:val="6"/>
              </w:rPr>
            </w:pPr>
          </w:p>
        </w:tc>
        <w:tc>
          <w:tcPr>
            <w:tcW w:w="220" w:type="dxa"/>
            <w:vAlign w:val="bottom"/>
          </w:tcPr>
          <w:p w:rsidR="00A33515" w:rsidDel="002260E7" w:rsidRDefault="00A33515">
            <w:pPr>
              <w:rPr>
                <w:del w:id="11138" w:author="Admin" w:date="2019-02-19T02:10:00Z"/>
                <w:sz w:val="6"/>
                <w:szCs w:val="6"/>
              </w:rPr>
            </w:pPr>
          </w:p>
        </w:tc>
        <w:tc>
          <w:tcPr>
            <w:tcW w:w="520" w:type="dxa"/>
            <w:vAlign w:val="bottom"/>
          </w:tcPr>
          <w:p w:rsidR="00A33515" w:rsidDel="002260E7" w:rsidRDefault="00A33515">
            <w:pPr>
              <w:rPr>
                <w:del w:id="11139" w:author="Admin" w:date="2019-02-19T02:10:00Z"/>
                <w:sz w:val="6"/>
                <w:szCs w:val="6"/>
              </w:rPr>
            </w:pPr>
          </w:p>
        </w:tc>
        <w:tc>
          <w:tcPr>
            <w:tcW w:w="1200" w:type="dxa"/>
            <w:vAlign w:val="bottom"/>
          </w:tcPr>
          <w:p w:rsidR="00A33515" w:rsidDel="002260E7" w:rsidRDefault="00A33515">
            <w:pPr>
              <w:rPr>
                <w:del w:id="11140" w:author="Admin" w:date="2019-02-19T02:10:00Z"/>
                <w:sz w:val="6"/>
                <w:szCs w:val="6"/>
              </w:rPr>
            </w:pPr>
          </w:p>
        </w:tc>
        <w:tc>
          <w:tcPr>
            <w:tcW w:w="380" w:type="dxa"/>
            <w:vAlign w:val="bottom"/>
          </w:tcPr>
          <w:p w:rsidR="00A33515" w:rsidDel="002260E7" w:rsidRDefault="00A33515">
            <w:pPr>
              <w:rPr>
                <w:del w:id="11141" w:author="Admin" w:date="2019-02-19T02:10:00Z"/>
                <w:sz w:val="6"/>
                <w:szCs w:val="6"/>
              </w:rPr>
            </w:pPr>
          </w:p>
        </w:tc>
        <w:tc>
          <w:tcPr>
            <w:tcW w:w="80" w:type="dxa"/>
            <w:vAlign w:val="bottom"/>
          </w:tcPr>
          <w:p w:rsidR="00A33515" w:rsidDel="002260E7" w:rsidRDefault="00A33515">
            <w:pPr>
              <w:rPr>
                <w:del w:id="11142" w:author="Admin" w:date="2019-02-19T02:10:00Z"/>
                <w:sz w:val="6"/>
                <w:szCs w:val="6"/>
              </w:rPr>
            </w:pPr>
          </w:p>
        </w:tc>
        <w:tc>
          <w:tcPr>
            <w:tcW w:w="0" w:type="dxa"/>
            <w:vAlign w:val="bottom"/>
          </w:tcPr>
          <w:p w:rsidR="00A33515" w:rsidDel="002260E7" w:rsidRDefault="00A33515">
            <w:pPr>
              <w:rPr>
                <w:del w:id="11143" w:author="Admin" w:date="2019-02-19T02:10:00Z"/>
                <w:sz w:val="1"/>
                <w:szCs w:val="1"/>
              </w:rPr>
            </w:pPr>
          </w:p>
        </w:tc>
      </w:tr>
      <w:tr w:rsidR="00A33515" w:rsidDel="002260E7">
        <w:trPr>
          <w:trHeight w:val="342"/>
          <w:del w:id="11144" w:author="Admin" w:date="2019-02-19T02:10:00Z"/>
        </w:trPr>
        <w:tc>
          <w:tcPr>
            <w:tcW w:w="500" w:type="dxa"/>
            <w:vMerge/>
            <w:vAlign w:val="bottom"/>
          </w:tcPr>
          <w:p w:rsidR="00A33515" w:rsidDel="002260E7" w:rsidRDefault="00A33515">
            <w:pPr>
              <w:rPr>
                <w:del w:id="11145" w:author="Admin" w:date="2019-02-19T02:10:00Z"/>
                <w:sz w:val="24"/>
                <w:szCs w:val="24"/>
              </w:rPr>
            </w:pPr>
          </w:p>
        </w:tc>
        <w:tc>
          <w:tcPr>
            <w:tcW w:w="480" w:type="dxa"/>
            <w:vAlign w:val="bottom"/>
          </w:tcPr>
          <w:p w:rsidR="00A33515" w:rsidDel="002260E7" w:rsidRDefault="001A4D22">
            <w:pPr>
              <w:jc w:val="right"/>
              <w:rPr>
                <w:del w:id="11146" w:author="Admin" w:date="2019-02-19T02:10:00Z"/>
                <w:sz w:val="20"/>
                <w:szCs w:val="20"/>
              </w:rPr>
            </w:pPr>
            <w:del w:id="11147" w:author="Admin" w:date="2019-02-19T02:10:00Z">
              <w:r w:rsidDel="002260E7">
                <w:rPr>
                  <w:rFonts w:eastAsia="Times New Roman"/>
                  <w:sz w:val="20"/>
                  <w:szCs w:val="20"/>
                </w:rPr>
                <w:delText>∑</w:delText>
              </w:r>
            </w:del>
          </w:p>
        </w:tc>
        <w:tc>
          <w:tcPr>
            <w:tcW w:w="580" w:type="dxa"/>
            <w:vMerge/>
            <w:vAlign w:val="bottom"/>
          </w:tcPr>
          <w:p w:rsidR="00A33515" w:rsidDel="002260E7" w:rsidRDefault="00A33515">
            <w:pPr>
              <w:rPr>
                <w:del w:id="11148" w:author="Admin" w:date="2019-02-19T02:10:00Z"/>
                <w:sz w:val="24"/>
                <w:szCs w:val="24"/>
              </w:rPr>
            </w:pPr>
          </w:p>
        </w:tc>
        <w:tc>
          <w:tcPr>
            <w:tcW w:w="100" w:type="dxa"/>
            <w:vAlign w:val="bottom"/>
          </w:tcPr>
          <w:p w:rsidR="00A33515" w:rsidDel="002260E7" w:rsidRDefault="00A33515">
            <w:pPr>
              <w:rPr>
                <w:del w:id="11149" w:author="Admin" w:date="2019-02-19T02:10:00Z"/>
                <w:sz w:val="24"/>
                <w:szCs w:val="24"/>
              </w:rPr>
            </w:pPr>
          </w:p>
        </w:tc>
        <w:tc>
          <w:tcPr>
            <w:tcW w:w="100" w:type="dxa"/>
            <w:gridSpan w:val="2"/>
            <w:vAlign w:val="bottom"/>
          </w:tcPr>
          <w:p w:rsidR="00A33515" w:rsidDel="002260E7" w:rsidRDefault="001A4D22">
            <w:pPr>
              <w:ind w:left="20"/>
              <w:rPr>
                <w:del w:id="11150" w:author="Admin" w:date="2019-02-19T02:10:00Z"/>
                <w:sz w:val="20"/>
                <w:szCs w:val="20"/>
              </w:rPr>
            </w:pPr>
            <w:del w:id="11151" w:author="Admin" w:date="2019-02-19T02:10:00Z">
              <w:r w:rsidDel="002260E7">
                <w:rPr>
                  <w:rFonts w:ascii="Arial" w:eastAsia="Arial" w:hAnsi="Arial" w:cs="Arial"/>
                  <w:i/>
                  <w:iCs/>
                  <w:w w:val="76"/>
                  <w:sz w:val="14"/>
                  <w:szCs w:val="14"/>
                </w:rPr>
                <w:delText>n</w:delText>
              </w:r>
            </w:del>
          </w:p>
        </w:tc>
        <w:tc>
          <w:tcPr>
            <w:tcW w:w="1880" w:type="dxa"/>
            <w:vAlign w:val="bottom"/>
          </w:tcPr>
          <w:p w:rsidR="00A33515" w:rsidDel="002260E7" w:rsidRDefault="001A4D22">
            <w:pPr>
              <w:ind w:right="1041"/>
              <w:jc w:val="right"/>
              <w:rPr>
                <w:del w:id="11152" w:author="Admin" w:date="2019-02-19T02:10:00Z"/>
                <w:sz w:val="20"/>
                <w:szCs w:val="20"/>
              </w:rPr>
            </w:pPr>
            <w:del w:id="11153" w:author="Admin" w:date="2019-02-19T02:10:00Z">
              <w:r w:rsidDel="002260E7">
                <w:rPr>
                  <w:rFonts w:eastAsia="Times New Roman"/>
                  <w:sz w:val="20"/>
                  <w:szCs w:val="20"/>
                </w:rPr>
                <w:delText>{</w:delText>
              </w:r>
            </w:del>
          </w:p>
        </w:tc>
        <w:tc>
          <w:tcPr>
            <w:tcW w:w="120" w:type="dxa"/>
            <w:vAlign w:val="bottom"/>
          </w:tcPr>
          <w:p w:rsidR="00A33515" w:rsidDel="002260E7" w:rsidRDefault="00A33515">
            <w:pPr>
              <w:rPr>
                <w:del w:id="11154" w:author="Admin" w:date="2019-02-19T02:10:00Z"/>
                <w:sz w:val="24"/>
                <w:szCs w:val="24"/>
              </w:rPr>
            </w:pPr>
          </w:p>
        </w:tc>
        <w:tc>
          <w:tcPr>
            <w:tcW w:w="160" w:type="dxa"/>
            <w:vAlign w:val="bottom"/>
          </w:tcPr>
          <w:p w:rsidR="00A33515" w:rsidDel="002260E7" w:rsidRDefault="00A33515">
            <w:pPr>
              <w:rPr>
                <w:del w:id="11155" w:author="Admin" w:date="2019-02-19T02:10:00Z"/>
                <w:sz w:val="24"/>
                <w:szCs w:val="24"/>
              </w:rPr>
            </w:pPr>
          </w:p>
        </w:tc>
        <w:tc>
          <w:tcPr>
            <w:tcW w:w="100" w:type="dxa"/>
            <w:vAlign w:val="bottom"/>
          </w:tcPr>
          <w:p w:rsidR="00A33515" w:rsidDel="002260E7" w:rsidRDefault="00A33515">
            <w:pPr>
              <w:rPr>
                <w:del w:id="11156" w:author="Admin" w:date="2019-02-19T02:10:00Z"/>
                <w:sz w:val="24"/>
                <w:szCs w:val="24"/>
              </w:rPr>
            </w:pPr>
          </w:p>
        </w:tc>
        <w:tc>
          <w:tcPr>
            <w:tcW w:w="200" w:type="dxa"/>
            <w:vAlign w:val="bottom"/>
          </w:tcPr>
          <w:p w:rsidR="00A33515" w:rsidDel="002260E7" w:rsidRDefault="00A33515">
            <w:pPr>
              <w:rPr>
                <w:del w:id="11157" w:author="Admin" w:date="2019-02-19T02:10:00Z"/>
                <w:sz w:val="24"/>
                <w:szCs w:val="24"/>
              </w:rPr>
            </w:pPr>
          </w:p>
        </w:tc>
        <w:tc>
          <w:tcPr>
            <w:tcW w:w="80" w:type="dxa"/>
            <w:vAlign w:val="bottom"/>
          </w:tcPr>
          <w:p w:rsidR="00A33515" w:rsidDel="002260E7" w:rsidRDefault="00A33515">
            <w:pPr>
              <w:rPr>
                <w:del w:id="11158" w:author="Admin" w:date="2019-02-19T02:10:00Z"/>
                <w:sz w:val="24"/>
                <w:szCs w:val="24"/>
              </w:rPr>
            </w:pPr>
          </w:p>
        </w:tc>
        <w:tc>
          <w:tcPr>
            <w:tcW w:w="20" w:type="dxa"/>
            <w:vAlign w:val="bottom"/>
          </w:tcPr>
          <w:p w:rsidR="00A33515" w:rsidDel="002260E7" w:rsidRDefault="00A33515">
            <w:pPr>
              <w:rPr>
                <w:del w:id="11159" w:author="Admin" w:date="2019-02-19T02:10:00Z"/>
                <w:sz w:val="24"/>
                <w:szCs w:val="24"/>
              </w:rPr>
            </w:pPr>
          </w:p>
        </w:tc>
        <w:tc>
          <w:tcPr>
            <w:tcW w:w="60" w:type="dxa"/>
            <w:vAlign w:val="bottom"/>
          </w:tcPr>
          <w:p w:rsidR="00A33515" w:rsidDel="002260E7" w:rsidRDefault="00A33515">
            <w:pPr>
              <w:rPr>
                <w:del w:id="11160" w:author="Admin" w:date="2019-02-19T02:10:00Z"/>
                <w:sz w:val="24"/>
                <w:szCs w:val="24"/>
              </w:rPr>
            </w:pPr>
          </w:p>
        </w:tc>
        <w:tc>
          <w:tcPr>
            <w:tcW w:w="220" w:type="dxa"/>
            <w:vAlign w:val="bottom"/>
          </w:tcPr>
          <w:p w:rsidR="00A33515" w:rsidDel="002260E7" w:rsidRDefault="00A33515">
            <w:pPr>
              <w:rPr>
                <w:del w:id="11161" w:author="Admin" w:date="2019-02-19T02:10:00Z"/>
                <w:sz w:val="24"/>
                <w:szCs w:val="24"/>
              </w:rPr>
            </w:pPr>
          </w:p>
        </w:tc>
        <w:tc>
          <w:tcPr>
            <w:tcW w:w="520" w:type="dxa"/>
            <w:vAlign w:val="bottom"/>
          </w:tcPr>
          <w:p w:rsidR="00A33515" w:rsidDel="002260E7" w:rsidRDefault="001A4D22">
            <w:pPr>
              <w:ind w:right="95"/>
              <w:jc w:val="center"/>
              <w:rPr>
                <w:del w:id="11162" w:author="Admin" w:date="2019-02-19T02:10:00Z"/>
                <w:sz w:val="20"/>
                <w:szCs w:val="20"/>
              </w:rPr>
            </w:pPr>
            <w:del w:id="11163" w:author="Admin" w:date="2019-02-19T02:10:00Z">
              <w:r w:rsidDel="002260E7">
                <w:rPr>
                  <w:rFonts w:eastAsia="Times New Roman"/>
                  <w:sz w:val="20"/>
                  <w:szCs w:val="20"/>
                </w:rPr>
                <w:delText>∑</w:delText>
              </w:r>
            </w:del>
          </w:p>
        </w:tc>
        <w:tc>
          <w:tcPr>
            <w:tcW w:w="1200" w:type="dxa"/>
            <w:vAlign w:val="bottom"/>
          </w:tcPr>
          <w:p w:rsidR="00A33515" w:rsidDel="002260E7" w:rsidRDefault="001A4D22">
            <w:pPr>
              <w:ind w:right="980"/>
              <w:jc w:val="right"/>
              <w:rPr>
                <w:del w:id="11164" w:author="Admin" w:date="2019-02-19T02:10:00Z"/>
                <w:sz w:val="20"/>
                <w:szCs w:val="20"/>
              </w:rPr>
            </w:pPr>
            <w:del w:id="11165" w:author="Admin" w:date="2019-02-19T02:10:00Z">
              <w:r w:rsidDel="002260E7">
                <w:rPr>
                  <w:rFonts w:eastAsia="Times New Roman"/>
                  <w:sz w:val="20"/>
                  <w:szCs w:val="20"/>
                </w:rPr>
                <w:delText>}</w:delText>
              </w:r>
            </w:del>
          </w:p>
        </w:tc>
        <w:tc>
          <w:tcPr>
            <w:tcW w:w="380" w:type="dxa"/>
            <w:vAlign w:val="bottom"/>
          </w:tcPr>
          <w:p w:rsidR="00A33515" w:rsidDel="002260E7" w:rsidRDefault="00A33515">
            <w:pPr>
              <w:rPr>
                <w:del w:id="11166" w:author="Admin" w:date="2019-02-19T02:10:00Z"/>
                <w:sz w:val="24"/>
                <w:szCs w:val="24"/>
              </w:rPr>
            </w:pPr>
          </w:p>
        </w:tc>
        <w:tc>
          <w:tcPr>
            <w:tcW w:w="80" w:type="dxa"/>
            <w:vAlign w:val="bottom"/>
          </w:tcPr>
          <w:p w:rsidR="00A33515" w:rsidDel="002260E7" w:rsidRDefault="00A33515">
            <w:pPr>
              <w:rPr>
                <w:del w:id="11167" w:author="Admin" w:date="2019-02-19T02:10:00Z"/>
                <w:sz w:val="24"/>
                <w:szCs w:val="24"/>
              </w:rPr>
            </w:pPr>
          </w:p>
        </w:tc>
        <w:tc>
          <w:tcPr>
            <w:tcW w:w="0" w:type="dxa"/>
            <w:vAlign w:val="bottom"/>
          </w:tcPr>
          <w:p w:rsidR="00A33515" w:rsidDel="002260E7" w:rsidRDefault="00A33515">
            <w:pPr>
              <w:rPr>
                <w:del w:id="11168" w:author="Admin" w:date="2019-02-19T02:10:00Z"/>
                <w:sz w:val="1"/>
                <w:szCs w:val="1"/>
              </w:rPr>
            </w:pPr>
          </w:p>
        </w:tc>
      </w:tr>
      <w:tr w:rsidR="00A33515" w:rsidDel="002260E7">
        <w:trPr>
          <w:trHeight w:val="200"/>
          <w:del w:id="11169" w:author="Admin" w:date="2019-02-19T02:10:00Z"/>
        </w:trPr>
        <w:tc>
          <w:tcPr>
            <w:tcW w:w="500" w:type="dxa"/>
            <w:vAlign w:val="bottom"/>
          </w:tcPr>
          <w:p w:rsidR="00A33515" w:rsidDel="002260E7" w:rsidRDefault="00A33515">
            <w:pPr>
              <w:rPr>
                <w:del w:id="11170" w:author="Admin" w:date="2019-02-19T02:10:00Z"/>
                <w:sz w:val="17"/>
                <w:szCs w:val="17"/>
              </w:rPr>
            </w:pPr>
          </w:p>
        </w:tc>
        <w:tc>
          <w:tcPr>
            <w:tcW w:w="480" w:type="dxa"/>
            <w:vAlign w:val="bottom"/>
          </w:tcPr>
          <w:p w:rsidR="00A33515" w:rsidDel="002260E7" w:rsidRDefault="00A33515">
            <w:pPr>
              <w:rPr>
                <w:del w:id="11171" w:author="Admin" w:date="2019-02-19T02:10:00Z"/>
                <w:sz w:val="17"/>
                <w:szCs w:val="17"/>
              </w:rPr>
            </w:pPr>
          </w:p>
        </w:tc>
        <w:tc>
          <w:tcPr>
            <w:tcW w:w="3400" w:type="dxa"/>
            <w:gridSpan w:val="12"/>
            <w:vAlign w:val="bottom"/>
          </w:tcPr>
          <w:p w:rsidR="00A33515" w:rsidRPr="001A4D22" w:rsidDel="002260E7" w:rsidRDefault="001A4D22">
            <w:pPr>
              <w:spacing w:line="200" w:lineRule="exact"/>
              <w:jc w:val="right"/>
              <w:rPr>
                <w:del w:id="11172" w:author="Admin" w:date="2019-02-19T02:10:00Z"/>
                <w:sz w:val="20"/>
                <w:szCs w:val="20"/>
                <w:lang w:val="en-US"/>
                <w:rPrChange w:id="11173" w:author="Admin" w:date="2019-02-18T23:55:00Z">
                  <w:rPr>
                    <w:del w:id="11174" w:author="Admin" w:date="2019-02-19T02:10:00Z"/>
                    <w:sz w:val="20"/>
                    <w:szCs w:val="20"/>
                  </w:rPr>
                </w:rPrChange>
              </w:rPr>
            </w:pPr>
            <w:del w:id="11175" w:author="Admin" w:date="2019-02-19T02:10:00Z">
              <w:r w:rsidRPr="001A4D22" w:rsidDel="002260E7">
                <w:rPr>
                  <w:rFonts w:ascii="Arial" w:eastAsia="Arial" w:hAnsi="Arial" w:cs="Arial"/>
                  <w:i/>
                  <w:iCs/>
                  <w:sz w:val="17"/>
                  <w:szCs w:val="17"/>
                  <w:lang w:val="en-US"/>
                  <w:rPrChange w:id="11176" w:author="Admin" w:date="2019-02-18T23:55:00Z">
                    <w:rPr>
                      <w:rFonts w:ascii="Arial" w:eastAsia="Arial" w:hAnsi="Arial" w:cs="Arial"/>
                      <w:i/>
                      <w:iCs/>
                      <w:sz w:val="17"/>
                      <w:szCs w:val="17"/>
                    </w:rPr>
                  </w:rPrChange>
                </w:rPr>
                <w:delText>S</w:delText>
              </w:r>
              <w:r w:rsidRPr="001A4D22" w:rsidDel="002260E7">
                <w:rPr>
                  <w:rFonts w:eastAsia="Times New Roman"/>
                  <w:sz w:val="17"/>
                  <w:szCs w:val="17"/>
                  <w:lang w:val="en-US"/>
                  <w:rPrChange w:id="11177" w:author="Admin" w:date="2019-02-18T23:55:00Z">
                    <w:rPr>
                      <w:rFonts w:eastAsia="Times New Roman"/>
                      <w:sz w:val="17"/>
                      <w:szCs w:val="17"/>
                    </w:rPr>
                  </w:rPrChange>
                </w:rPr>
                <w:delText>(</w:delText>
              </w:r>
              <w:r w:rsidRPr="001A4D22" w:rsidDel="002260E7">
                <w:rPr>
                  <w:rFonts w:eastAsia="Times New Roman"/>
                  <w:i/>
                  <w:iCs/>
                  <w:sz w:val="17"/>
                  <w:szCs w:val="17"/>
                  <w:lang w:val="en-US"/>
                  <w:rPrChange w:id="11178" w:author="Admin" w:date="2019-02-18T23:55:00Z">
                    <w:rPr>
                      <w:rFonts w:eastAsia="Times New Roman"/>
                      <w:i/>
                      <w:iCs/>
                      <w:sz w:val="17"/>
                      <w:szCs w:val="17"/>
                    </w:rPr>
                  </w:rPrChange>
                </w:rPr>
                <w:delText>f</w:delText>
              </w:r>
              <w:r w:rsidRPr="001A4D22" w:rsidDel="002260E7">
                <w:rPr>
                  <w:rFonts w:ascii="Arial" w:eastAsia="Arial" w:hAnsi="Arial" w:cs="Arial"/>
                  <w:i/>
                  <w:iCs/>
                  <w:sz w:val="17"/>
                  <w:szCs w:val="17"/>
                  <w:lang w:val="en-US"/>
                  <w:rPrChange w:id="11179" w:author="Admin" w:date="2019-02-18T23:55:00Z">
                    <w:rPr>
                      <w:rFonts w:ascii="Arial" w:eastAsia="Arial" w:hAnsi="Arial" w:cs="Arial"/>
                      <w:i/>
                      <w:iCs/>
                      <w:sz w:val="17"/>
                      <w:szCs w:val="17"/>
                    </w:rPr>
                  </w:rPrChange>
                </w:rPr>
                <w:delText>a</w:delText>
              </w:r>
              <w:r w:rsidRPr="001A4D22" w:rsidDel="002260E7">
                <w:rPr>
                  <w:rFonts w:ascii="Arial" w:eastAsia="Arial" w:hAnsi="Arial" w:cs="Arial"/>
                  <w:i/>
                  <w:iCs/>
                  <w:sz w:val="23"/>
                  <w:szCs w:val="23"/>
                  <w:vertAlign w:val="subscript"/>
                  <w:lang w:val="en-US"/>
                  <w:rPrChange w:id="11180" w:author="Admin" w:date="2019-02-18T23:55:00Z">
                    <w:rPr>
                      <w:rFonts w:ascii="Arial" w:eastAsia="Arial" w:hAnsi="Arial" w:cs="Arial"/>
                      <w:i/>
                      <w:iCs/>
                      <w:sz w:val="23"/>
                      <w:szCs w:val="23"/>
                      <w:vertAlign w:val="subscript"/>
                    </w:rPr>
                  </w:rPrChange>
                </w:rPr>
                <w:delText>n</w:delText>
              </w:r>
              <w:r w:rsidRPr="001A4D22" w:rsidDel="002260E7">
                <w:rPr>
                  <w:rFonts w:eastAsia="Times New Roman"/>
                  <w:i/>
                  <w:iCs/>
                  <w:sz w:val="17"/>
                  <w:szCs w:val="17"/>
                  <w:lang w:val="en-US"/>
                  <w:rPrChange w:id="11181" w:author="Admin" w:date="2019-02-18T23:55:00Z">
                    <w:rPr>
                      <w:rFonts w:eastAsia="Times New Roman"/>
                      <w:i/>
                      <w:iCs/>
                      <w:sz w:val="17"/>
                      <w:szCs w:val="17"/>
                    </w:rPr>
                  </w:rPrChange>
                </w:rPr>
                <w:delText>g</w:delText>
              </w:r>
              <w:r w:rsidRPr="001A4D22" w:rsidDel="002260E7">
                <w:rPr>
                  <w:rFonts w:eastAsia="Times New Roman"/>
                  <w:sz w:val="17"/>
                  <w:szCs w:val="17"/>
                  <w:lang w:val="en-US"/>
                  <w:rPrChange w:id="11182" w:author="Admin" w:date="2019-02-18T23:55:00Z">
                    <w:rPr>
                      <w:rFonts w:eastAsia="Times New Roman"/>
                      <w:sz w:val="17"/>
                      <w:szCs w:val="17"/>
                    </w:rPr>
                  </w:rPrChange>
                </w:rPr>
                <w:delText>) =</w:delText>
              </w:r>
              <w:r w:rsidRPr="001A4D22" w:rsidDel="002260E7">
                <w:rPr>
                  <w:rFonts w:ascii="Arial" w:eastAsia="Arial" w:hAnsi="Arial" w:cs="Arial"/>
                  <w:i/>
                  <w:iCs/>
                  <w:sz w:val="17"/>
                  <w:szCs w:val="17"/>
                  <w:lang w:val="en-US"/>
                  <w:rPrChange w:id="11183" w:author="Admin" w:date="2019-02-18T23:55:00Z">
                    <w:rPr>
                      <w:rFonts w:ascii="Arial" w:eastAsia="Arial" w:hAnsi="Arial" w:cs="Arial"/>
                      <w:i/>
                      <w:iCs/>
                      <w:sz w:val="17"/>
                      <w:szCs w:val="17"/>
                    </w:rPr>
                  </w:rPrChange>
                </w:rPr>
                <w:delText xml:space="preserve">  x </w:delText>
              </w:r>
              <w:r w:rsidRPr="001A4D22" w:rsidDel="002260E7">
                <w:rPr>
                  <w:rFonts w:eastAsia="Times New Roman"/>
                  <w:i/>
                  <w:iCs/>
                  <w:sz w:val="17"/>
                  <w:szCs w:val="17"/>
                  <w:lang w:val="en-US"/>
                  <w:rPrChange w:id="11184" w:author="Admin" w:date="2019-02-18T23:55:00Z">
                    <w:rPr>
                      <w:rFonts w:eastAsia="Times New Roman"/>
                      <w:i/>
                      <w:iCs/>
                      <w:sz w:val="17"/>
                      <w:szCs w:val="17"/>
                    </w:rPr>
                  </w:rPrChange>
                </w:rPr>
                <w:delText>2</w:delText>
              </w:r>
              <w:r w:rsidRPr="001A4D22" w:rsidDel="002260E7">
                <w:rPr>
                  <w:rFonts w:ascii="Arial" w:eastAsia="Arial" w:hAnsi="Arial" w:cs="Arial"/>
                  <w:i/>
                  <w:iCs/>
                  <w:sz w:val="17"/>
                  <w:szCs w:val="17"/>
                  <w:lang w:val="en-US"/>
                  <w:rPrChange w:id="11185" w:author="Admin" w:date="2019-02-18T23:55:00Z">
                    <w:rPr>
                      <w:rFonts w:ascii="Arial" w:eastAsia="Arial" w:hAnsi="Arial" w:cs="Arial"/>
                      <w:i/>
                      <w:iCs/>
                      <w:sz w:val="17"/>
                      <w:szCs w:val="17"/>
                    </w:rPr>
                  </w:rPrChange>
                </w:rPr>
                <w:delText xml:space="preserve"> </w:delText>
              </w:r>
              <w:r w:rsidRPr="001A4D22" w:rsidDel="002260E7">
                <w:rPr>
                  <w:rFonts w:eastAsia="Times New Roman"/>
                  <w:sz w:val="17"/>
                  <w:szCs w:val="17"/>
                  <w:lang w:val="en-US"/>
                  <w:rPrChange w:id="11186" w:author="Admin" w:date="2019-02-18T23:55:00Z">
                    <w:rPr>
                      <w:rFonts w:eastAsia="Times New Roman"/>
                      <w:sz w:val="17"/>
                      <w:szCs w:val="17"/>
                    </w:rPr>
                  </w:rPrChange>
                </w:rPr>
                <w:delText>R</w:delText>
              </w:r>
              <w:r w:rsidRPr="001A4D22" w:rsidDel="002260E7">
                <w:rPr>
                  <w:rFonts w:eastAsia="Times New Roman"/>
                  <w:i/>
                  <w:iCs/>
                  <w:sz w:val="17"/>
                  <w:szCs w:val="17"/>
                  <w:lang w:val="en-US"/>
                  <w:rPrChange w:id="11187" w:author="Admin" w:date="2019-02-18T23:55:00Z">
                    <w:rPr>
                      <w:rFonts w:eastAsia="Times New Roman"/>
                      <w:i/>
                      <w:iCs/>
                      <w:sz w:val="17"/>
                      <w:szCs w:val="17"/>
                    </w:rPr>
                  </w:rPrChange>
                </w:rPr>
                <w:delText>j 9</w:delText>
              </w:r>
              <w:r w:rsidRPr="001A4D22" w:rsidDel="002260E7">
                <w:rPr>
                  <w:rFonts w:eastAsia="Times New Roman"/>
                  <w:sz w:val="20"/>
                  <w:szCs w:val="20"/>
                  <w:lang w:val="en-US"/>
                  <w:rPrChange w:id="11188" w:author="Admin" w:date="2019-02-18T23:55:00Z">
                    <w:rPr>
                      <w:rFonts w:eastAsia="Times New Roman"/>
                      <w:sz w:val="20"/>
                      <w:szCs w:val="20"/>
                    </w:rPr>
                  </w:rPrChange>
                </w:rPr>
                <w:delText>N</w:delText>
              </w:r>
              <w:r w:rsidRPr="001A4D22" w:rsidDel="002260E7">
                <w:rPr>
                  <w:rFonts w:eastAsia="Times New Roman"/>
                  <w:i/>
                  <w:iCs/>
                  <w:sz w:val="20"/>
                  <w:szCs w:val="20"/>
                  <w:lang w:val="en-US"/>
                  <w:rPrChange w:id="11189" w:author="Admin" w:date="2019-02-18T23:55:00Z">
                    <w:rPr>
                      <w:rFonts w:eastAsia="Times New Roman"/>
                      <w:i/>
                      <w:iCs/>
                      <w:sz w:val="20"/>
                      <w:szCs w:val="20"/>
                    </w:rPr>
                  </w:rPrChange>
                </w:rPr>
                <w:delText>;</w:delText>
              </w:r>
              <w:r w:rsidRPr="001A4D22" w:rsidDel="002260E7">
                <w:rPr>
                  <w:rFonts w:eastAsia="Times New Roman"/>
                  <w:sz w:val="20"/>
                  <w:szCs w:val="20"/>
                  <w:lang w:val="en-US"/>
                  <w:rPrChange w:id="11190" w:author="Admin" w:date="2019-02-18T23:55:00Z">
                    <w:rPr>
                      <w:rFonts w:eastAsia="Times New Roman"/>
                      <w:sz w:val="20"/>
                      <w:szCs w:val="20"/>
                    </w:rPr>
                  </w:rPrChange>
                </w:rPr>
                <w:delText xml:space="preserve"> </w:delText>
              </w:r>
              <w:r w:rsidDel="002260E7">
                <w:rPr>
                  <w:rFonts w:ascii="Arial" w:eastAsia="Arial" w:hAnsi="Arial" w:cs="Arial"/>
                  <w:sz w:val="20"/>
                  <w:szCs w:val="20"/>
                </w:rPr>
                <w:delText>что</w:delText>
              </w:r>
              <w:r w:rsidRPr="001A4D22" w:rsidDel="002260E7">
                <w:rPr>
                  <w:rFonts w:eastAsia="Times New Roman"/>
                  <w:sz w:val="20"/>
                  <w:szCs w:val="20"/>
                  <w:lang w:val="en-US"/>
                  <w:rPrChange w:id="11191"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1192" w:author="Admin" w:date="2019-02-18T23:55:00Z">
                    <w:rPr>
                      <w:rFonts w:ascii="Arial" w:eastAsia="Arial" w:hAnsi="Arial" w:cs="Arial"/>
                      <w:i/>
                      <w:iCs/>
                      <w:sz w:val="20"/>
                      <w:szCs w:val="20"/>
                    </w:rPr>
                  </w:rPrChange>
                </w:rPr>
                <w:delText>x</w:delText>
              </w:r>
            </w:del>
          </w:p>
        </w:tc>
        <w:tc>
          <w:tcPr>
            <w:tcW w:w="220" w:type="dxa"/>
            <w:vAlign w:val="bottom"/>
          </w:tcPr>
          <w:p w:rsidR="00A33515" w:rsidDel="002260E7" w:rsidRDefault="001A4D22">
            <w:pPr>
              <w:spacing w:line="198" w:lineRule="exact"/>
              <w:ind w:left="40"/>
              <w:rPr>
                <w:del w:id="11193" w:author="Admin" w:date="2019-02-19T02:10:00Z"/>
                <w:sz w:val="20"/>
                <w:szCs w:val="20"/>
              </w:rPr>
            </w:pPr>
            <w:del w:id="11194" w:author="Admin" w:date="2019-02-19T02:10:00Z">
              <w:r w:rsidDel="002260E7">
                <w:rPr>
                  <w:rFonts w:eastAsia="Times New Roman"/>
                  <w:sz w:val="20"/>
                  <w:szCs w:val="20"/>
                </w:rPr>
                <w:delText>=</w:delText>
              </w:r>
            </w:del>
          </w:p>
        </w:tc>
        <w:tc>
          <w:tcPr>
            <w:tcW w:w="520" w:type="dxa"/>
            <w:vAlign w:val="bottom"/>
          </w:tcPr>
          <w:p w:rsidR="00A33515" w:rsidDel="002260E7" w:rsidRDefault="001A4D22">
            <w:pPr>
              <w:spacing w:line="200" w:lineRule="exact"/>
              <w:ind w:left="340"/>
              <w:rPr>
                <w:del w:id="11195" w:author="Admin" w:date="2019-02-19T02:10:00Z"/>
                <w:sz w:val="20"/>
                <w:szCs w:val="20"/>
              </w:rPr>
            </w:pPr>
            <w:del w:id="11196" w:author="Admin" w:date="2019-02-19T02:10:00Z">
              <w:r w:rsidDel="002260E7">
                <w:rPr>
                  <w:rFonts w:ascii="Arial" w:eastAsia="Arial" w:hAnsi="Arial" w:cs="Arial"/>
                  <w:i/>
                  <w:iCs/>
                  <w:w w:val="93"/>
                  <w:sz w:val="17"/>
                  <w:szCs w:val="17"/>
                </w:rPr>
                <w:delText>a</w:delText>
              </w:r>
              <w:r w:rsidDel="002260E7">
                <w:rPr>
                  <w:rFonts w:ascii="Arial" w:eastAsia="Arial" w:hAnsi="Arial" w:cs="Arial"/>
                  <w:i/>
                  <w:iCs/>
                  <w:w w:val="93"/>
                  <w:sz w:val="23"/>
                  <w:szCs w:val="23"/>
                  <w:vertAlign w:val="subscript"/>
                </w:rPr>
                <w:delText>k</w:delText>
              </w:r>
            </w:del>
          </w:p>
        </w:tc>
        <w:tc>
          <w:tcPr>
            <w:tcW w:w="1200" w:type="dxa"/>
            <w:vAlign w:val="bottom"/>
          </w:tcPr>
          <w:p w:rsidR="00A33515" w:rsidDel="002260E7" w:rsidRDefault="001A4D22">
            <w:pPr>
              <w:spacing w:line="198" w:lineRule="exact"/>
              <w:ind w:right="920"/>
              <w:jc w:val="right"/>
              <w:rPr>
                <w:del w:id="11197" w:author="Admin" w:date="2019-02-19T02:10:00Z"/>
                <w:sz w:val="20"/>
                <w:szCs w:val="20"/>
              </w:rPr>
            </w:pPr>
            <w:del w:id="11198" w:author="Admin" w:date="2019-02-19T02:10:00Z">
              <w:r w:rsidDel="002260E7">
                <w:rPr>
                  <w:rFonts w:eastAsia="Times New Roman"/>
                  <w:i/>
                  <w:iCs/>
                  <w:sz w:val="20"/>
                  <w:szCs w:val="20"/>
                </w:rPr>
                <w:delText>:</w:delText>
              </w:r>
            </w:del>
          </w:p>
        </w:tc>
        <w:tc>
          <w:tcPr>
            <w:tcW w:w="380" w:type="dxa"/>
            <w:vAlign w:val="bottom"/>
          </w:tcPr>
          <w:p w:rsidR="00A33515" w:rsidDel="002260E7" w:rsidRDefault="00A33515">
            <w:pPr>
              <w:rPr>
                <w:del w:id="11199" w:author="Admin" w:date="2019-02-19T02:10:00Z"/>
                <w:sz w:val="17"/>
                <w:szCs w:val="17"/>
              </w:rPr>
            </w:pPr>
          </w:p>
        </w:tc>
        <w:tc>
          <w:tcPr>
            <w:tcW w:w="80" w:type="dxa"/>
            <w:vAlign w:val="bottom"/>
          </w:tcPr>
          <w:p w:rsidR="00A33515" w:rsidDel="002260E7" w:rsidRDefault="00A33515">
            <w:pPr>
              <w:rPr>
                <w:del w:id="11200" w:author="Admin" w:date="2019-02-19T02:10:00Z"/>
                <w:sz w:val="17"/>
                <w:szCs w:val="17"/>
              </w:rPr>
            </w:pPr>
          </w:p>
        </w:tc>
        <w:tc>
          <w:tcPr>
            <w:tcW w:w="0" w:type="dxa"/>
            <w:vAlign w:val="bottom"/>
          </w:tcPr>
          <w:p w:rsidR="00A33515" w:rsidDel="002260E7" w:rsidRDefault="00A33515">
            <w:pPr>
              <w:rPr>
                <w:del w:id="11201" w:author="Admin" w:date="2019-02-19T02:10:00Z"/>
                <w:sz w:val="1"/>
                <w:szCs w:val="1"/>
              </w:rPr>
            </w:pPr>
          </w:p>
        </w:tc>
      </w:tr>
      <w:tr w:rsidR="00A33515" w:rsidDel="002260E7">
        <w:trPr>
          <w:trHeight w:val="269"/>
          <w:del w:id="11202" w:author="Admin" w:date="2019-02-19T02:10:00Z"/>
        </w:trPr>
        <w:tc>
          <w:tcPr>
            <w:tcW w:w="500" w:type="dxa"/>
            <w:vAlign w:val="bottom"/>
          </w:tcPr>
          <w:p w:rsidR="00A33515" w:rsidDel="002260E7" w:rsidRDefault="00A33515">
            <w:pPr>
              <w:rPr>
                <w:del w:id="11203" w:author="Admin" w:date="2019-02-19T02:10:00Z"/>
                <w:sz w:val="23"/>
                <w:szCs w:val="23"/>
              </w:rPr>
            </w:pPr>
          </w:p>
        </w:tc>
        <w:tc>
          <w:tcPr>
            <w:tcW w:w="480" w:type="dxa"/>
            <w:vAlign w:val="bottom"/>
          </w:tcPr>
          <w:p w:rsidR="00A33515" w:rsidDel="002260E7" w:rsidRDefault="00A33515">
            <w:pPr>
              <w:rPr>
                <w:del w:id="11204" w:author="Admin" w:date="2019-02-19T02:10:00Z"/>
                <w:sz w:val="23"/>
                <w:szCs w:val="23"/>
              </w:rPr>
            </w:pPr>
          </w:p>
        </w:tc>
        <w:tc>
          <w:tcPr>
            <w:tcW w:w="580" w:type="dxa"/>
            <w:vAlign w:val="bottom"/>
          </w:tcPr>
          <w:p w:rsidR="00A33515" w:rsidDel="002260E7" w:rsidRDefault="00A33515">
            <w:pPr>
              <w:rPr>
                <w:del w:id="11205" w:author="Admin" w:date="2019-02-19T02:10:00Z"/>
                <w:sz w:val="23"/>
                <w:szCs w:val="23"/>
              </w:rPr>
            </w:pPr>
          </w:p>
        </w:tc>
        <w:tc>
          <w:tcPr>
            <w:tcW w:w="100" w:type="dxa"/>
            <w:vAlign w:val="bottom"/>
          </w:tcPr>
          <w:p w:rsidR="00A33515" w:rsidDel="002260E7" w:rsidRDefault="00A33515">
            <w:pPr>
              <w:rPr>
                <w:del w:id="11206" w:author="Admin" w:date="2019-02-19T02:10:00Z"/>
                <w:sz w:val="23"/>
                <w:szCs w:val="23"/>
              </w:rPr>
            </w:pPr>
          </w:p>
        </w:tc>
        <w:tc>
          <w:tcPr>
            <w:tcW w:w="40" w:type="dxa"/>
            <w:vAlign w:val="bottom"/>
          </w:tcPr>
          <w:p w:rsidR="00A33515" w:rsidDel="002260E7" w:rsidRDefault="00A33515">
            <w:pPr>
              <w:rPr>
                <w:del w:id="11207" w:author="Admin" w:date="2019-02-19T02:10:00Z"/>
                <w:sz w:val="23"/>
                <w:szCs w:val="23"/>
              </w:rPr>
            </w:pPr>
          </w:p>
        </w:tc>
        <w:tc>
          <w:tcPr>
            <w:tcW w:w="60" w:type="dxa"/>
            <w:vAlign w:val="bottom"/>
          </w:tcPr>
          <w:p w:rsidR="00A33515" w:rsidDel="002260E7" w:rsidRDefault="00A33515">
            <w:pPr>
              <w:rPr>
                <w:del w:id="11208" w:author="Admin" w:date="2019-02-19T02:10:00Z"/>
                <w:sz w:val="23"/>
                <w:szCs w:val="23"/>
              </w:rPr>
            </w:pPr>
          </w:p>
        </w:tc>
        <w:tc>
          <w:tcPr>
            <w:tcW w:w="1880" w:type="dxa"/>
            <w:vAlign w:val="bottom"/>
          </w:tcPr>
          <w:p w:rsidR="00A33515" w:rsidDel="002260E7" w:rsidRDefault="00A33515">
            <w:pPr>
              <w:rPr>
                <w:del w:id="11209" w:author="Admin" w:date="2019-02-19T02:10:00Z"/>
                <w:sz w:val="23"/>
                <w:szCs w:val="23"/>
              </w:rPr>
            </w:pPr>
          </w:p>
        </w:tc>
        <w:tc>
          <w:tcPr>
            <w:tcW w:w="120" w:type="dxa"/>
            <w:vAlign w:val="bottom"/>
          </w:tcPr>
          <w:p w:rsidR="00A33515" w:rsidDel="002260E7" w:rsidRDefault="00A33515">
            <w:pPr>
              <w:rPr>
                <w:del w:id="11210" w:author="Admin" w:date="2019-02-19T02:10:00Z"/>
                <w:sz w:val="23"/>
                <w:szCs w:val="23"/>
              </w:rPr>
            </w:pPr>
          </w:p>
        </w:tc>
        <w:tc>
          <w:tcPr>
            <w:tcW w:w="160" w:type="dxa"/>
            <w:vAlign w:val="bottom"/>
          </w:tcPr>
          <w:p w:rsidR="00A33515" w:rsidDel="002260E7" w:rsidRDefault="00A33515">
            <w:pPr>
              <w:rPr>
                <w:del w:id="11211" w:author="Admin" w:date="2019-02-19T02:10:00Z"/>
                <w:sz w:val="23"/>
                <w:szCs w:val="23"/>
              </w:rPr>
            </w:pPr>
          </w:p>
        </w:tc>
        <w:tc>
          <w:tcPr>
            <w:tcW w:w="100" w:type="dxa"/>
            <w:vAlign w:val="bottom"/>
          </w:tcPr>
          <w:p w:rsidR="00A33515" w:rsidDel="002260E7" w:rsidRDefault="00A33515">
            <w:pPr>
              <w:rPr>
                <w:del w:id="11212" w:author="Admin" w:date="2019-02-19T02:10:00Z"/>
                <w:sz w:val="23"/>
                <w:szCs w:val="23"/>
              </w:rPr>
            </w:pPr>
          </w:p>
        </w:tc>
        <w:tc>
          <w:tcPr>
            <w:tcW w:w="200" w:type="dxa"/>
            <w:vAlign w:val="bottom"/>
          </w:tcPr>
          <w:p w:rsidR="00A33515" w:rsidDel="002260E7" w:rsidRDefault="00A33515">
            <w:pPr>
              <w:rPr>
                <w:del w:id="11213" w:author="Admin" w:date="2019-02-19T02:10:00Z"/>
                <w:sz w:val="23"/>
                <w:szCs w:val="23"/>
              </w:rPr>
            </w:pPr>
          </w:p>
        </w:tc>
        <w:tc>
          <w:tcPr>
            <w:tcW w:w="80" w:type="dxa"/>
            <w:vAlign w:val="bottom"/>
          </w:tcPr>
          <w:p w:rsidR="00A33515" w:rsidDel="002260E7" w:rsidRDefault="00A33515">
            <w:pPr>
              <w:rPr>
                <w:del w:id="11214" w:author="Admin" w:date="2019-02-19T02:10:00Z"/>
                <w:sz w:val="23"/>
                <w:szCs w:val="23"/>
              </w:rPr>
            </w:pPr>
          </w:p>
        </w:tc>
        <w:tc>
          <w:tcPr>
            <w:tcW w:w="20" w:type="dxa"/>
            <w:vAlign w:val="bottom"/>
          </w:tcPr>
          <w:p w:rsidR="00A33515" w:rsidDel="002260E7" w:rsidRDefault="00A33515">
            <w:pPr>
              <w:rPr>
                <w:del w:id="11215" w:author="Admin" w:date="2019-02-19T02:10:00Z"/>
                <w:sz w:val="23"/>
                <w:szCs w:val="23"/>
              </w:rPr>
            </w:pPr>
          </w:p>
        </w:tc>
        <w:tc>
          <w:tcPr>
            <w:tcW w:w="60" w:type="dxa"/>
            <w:vAlign w:val="bottom"/>
          </w:tcPr>
          <w:p w:rsidR="00A33515" w:rsidDel="002260E7" w:rsidRDefault="00A33515">
            <w:pPr>
              <w:rPr>
                <w:del w:id="11216" w:author="Admin" w:date="2019-02-19T02:10:00Z"/>
                <w:sz w:val="23"/>
                <w:szCs w:val="23"/>
              </w:rPr>
            </w:pPr>
          </w:p>
        </w:tc>
        <w:tc>
          <w:tcPr>
            <w:tcW w:w="220" w:type="dxa"/>
            <w:vAlign w:val="bottom"/>
          </w:tcPr>
          <w:p w:rsidR="00A33515" w:rsidDel="002260E7" w:rsidRDefault="00A33515">
            <w:pPr>
              <w:rPr>
                <w:del w:id="11217" w:author="Admin" w:date="2019-02-19T02:10:00Z"/>
                <w:sz w:val="23"/>
                <w:szCs w:val="23"/>
              </w:rPr>
            </w:pPr>
          </w:p>
        </w:tc>
        <w:tc>
          <w:tcPr>
            <w:tcW w:w="520" w:type="dxa"/>
            <w:vAlign w:val="bottom"/>
          </w:tcPr>
          <w:p w:rsidR="00A33515" w:rsidDel="002260E7" w:rsidRDefault="001A4D22">
            <w:pPr>
              <w:ind w:right="115"/>
              <w:jc w:val="center"/>
              <w:rPr>
                <w:del w:id="11218" w:author="Admin" w:date="2019-02-19T02:10:00Z"/>
                <w:sz w:val="20"/>
                <w:szCs w:val="20"/>
              </w:rPr>
            </w:pPr>
            <w:del w:id="11219" w:author="Admin" w:date="2019-02-19T02:10:00Z">
              <w:r w:rsidDel="002260E7">
                <w:rPr>
                  <w:rFonts w:ascii="Arial" w:eastAsia="Arial" w:hAnsi="Arial" w:cs="Arial"/>
                  <w:i/>
                  <w:iCs/>
                  <w:sz w:val="14"/>
                  <w:szCs w:val="14"/>
                </w:rPr>
                <w:delText>k</w:delText>
              </w:r>
              <w:r w:rsidDel="002260E7">
                <w:rPr>
                  <w:rFonts w:eastAsia="Times New Roman"/>
                  <w:i/>
                  <w:iCs/>
                  <w:sz w:val="14"/>
                  <w:szCs w:val="14"/>
                </w:rPr>
                <w:delText>2</w:delText>
              </w:r>
            </w:del>
          </w:p>
        </w:tc>
        <w:tc>
          <w:tcPr>
            <w:tcW w:w="1200" w:type="dxa"/>
            <w:vAlign w:val="bottom"/>
          </w:tcPr>
          <w:p w:rsidR="00A33515" w:rsidDel="002260E7" w:rsidRDefault="00A33515">
            <w:pPr>
              <w:rPr>
                <w:del w:id="11220" w:author="Admin" w:date="2019-02-19T02:10:00Z"/>
                <w:sz w:val="23"/>
                <w:szCs w:val="23"/>
              </w:rPr>
            </w:pPr>
          </w:p>
        </w:tc>
        <w:tc>
          <w:tcPr>
            <w:tcW w:w="380" w:type="dxa"/>
            <w:vAlign w:val="bottom"/>
          </w:tcPr>
          <w:p w:rsidR="00A33515" w:rsidDel="002260E7" w:rsidRDefault="00A33515">
            <w:pPr>
              <w:rPr>
                <w:del w:id="11221" w:author="Admin" w:date="2019-02-19T02:10:00Z"/>
                <w:sz w:val="23"/>
                <w:szCs w:val="23"/>
              </w:rPr>
            </w:pPr>
          </w:p>
        </w:tc>
        <w:tc>
          <w:tcPr>
            <w:tcW w:w="80" w:type="dxa"/>
            <w:vAlign w:val="bottom"/>
          </w:tcPr>
          <w:p w:rsidR="00A33515" w:rsidDel="002260E7" w:rsidRDefault="00A33515">
            <w:pPr>
              <w:rPr>
                <w:del w:id="11222" w:author="Admin" w:date="2019-02-19T02:10:00Z"/>
                <w:sz w:val="23"/>
                <w:szCs w:val="23"/>
              </w:rPr>
            </w:pPr>
          </w:p>
        </w:tc>
        <w:tc>
          <w:tcPr>
            <w:tcW w:w="0" w:type="dxa"/>
            <w:vAlign w:val="bottom"/>
          </w:tcPr>
          <w:p w:rsidR="00A33515" w:rsidDel="002260E7" w:rsidRDefault="00A33515">
            <w:pPr>
              <w:rPr>
                <w:del w:id="11223" w:author="Admin" w:date="2019-02-19T02:10:00Z"/>
                <w:sz w:val="1"/>
                <w:szCs w:val="1"/>
              </w:rPr>
            </w:pPr>
          </w:p>
        </w:tc>
      </w:tr>
      <w:tr w:rsidR="00A33515" w:rsidDel="002260E7">
        <w:trPr>
          <w:trHeight w:val="265"/>
          <w:del w:id="11224" w:author="Admin" w:date="2019-02-19T02:10:00Z"/>
        </w:trPr>
        <w:tc>
          <w:tcPr>
            <w:tcW w:w="500" w:type="dxa"/>
            <w:vMerge w:val="restart"/>
            <w:vAlign w:val="bottom"/>
          </w:tcPr>
          <w:p w:rsidR="00A33515" w:rsidDel="002260E7" w:rsidRDefault="001A4D22">
            <w:pPr>
              <w:jc w:val="right"/>
              <w:rPr>
                <w:del w:id="11225" w:author="Admin" w:date="2019-02-19T02:10:00Z"/>
                <w:sz w:val="20"/>
                <w:szCs w:val="20"/>
              </w:rPr>
            </w:pPr>
            <w:del w:id="11226" w:author="Admin" w:date="2019-02-19T02:10:00Z">
              <w:r w:rsidDel="002260E7">
                <w:rPr>
                  <w:rFonts w:ascii="Arial" w:eastAsia="Arial" w:hAnsi="Arial" w:cs="Arial"/>
                  <w:b/>
                  <w:bCs/>
                  <w:sz w:val="20"/>
                  <w:szCs w:val="20"/>
                </w:rPr>
                <w:delText>1.</w:delText>
              </w:r>
            </w:del>
          </w:p>
        </w:tc>
        <w:tc>
          <w:tcPr>
            <w:tcW w:w="1060" w:type="dxa"/>
            <w:gridSpan w:val="2"/>
            <w:vMerge w:val="restart"/>
            <w:vAlign w:val="bottom"/>
          </w:tcPr>
          <w:p w:rsidR="00A33515" w:rsidDel="002260E7" w:rsidRDefault="001A4D22">
            <w:pPr>
              <w:rPr>
                <w:del w:id="11227" w:author="Admin" w:date="2019-02-19T02:10:00Z"/>
                <w:sz w:val="20"/>
                <w:szCs w:val="20"/>
              </w:rPr>
            </w:pPr>
            <w:del w:id="11228"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del>
          </w:p>
        </w:tc>
        <w:tc>
          <w:tcPr>
            <w:tcW w:w="140" w:type="dxa"/>
            <w:gridSpan w:val="2"/>
            <w:tcBorders>
              <w:bottom w:val="single" w:sz="8" w:space="0" w:color="auto"/>
            </w:tcBorders>
            <w:vAlign w:val="bottom"/>
          </w:tcPr>
          <w:p w:rsidR="00A33515" w:rsidDel="002260E7" w:rsidRDefault="001A4D22">
            <w:pPr>
              <w:ind w:left="40"/>
              <w:rPr>
                <w:del w:id="11229" w:author="Admin" w:date="2019-02-19T02:10:00Z"/>
                <w:sz w:val="20"/>
                <w:szCs w:val="20"/>
              </w:rPr>
            </w:pPr>
            <w:del w:id="11230" w:author="Admin" w:date="2019-02-19T02:10:00Z">
              <w:r w:rsidDel="002260E7">
                <w:rPr>
                  <w:rFonts w:ascii="Arial" w:eastAsia="Arial" w:hAnsi="Arial" w:cs="Arial"/>
                  <w:sz w:val="14"/>
                  <w:szCs w:val="14"/>
                </w:rPr>
                <w:delText>1</w:delText>
              </w:r>
            </w:del>
          </w:p>
        </w:tc>
        <w:tc>
          <w:tcPr>
            <w:tcW w:w="1940" w:type="dxa"/>
            <w:gridSpan w:val="2"/>
            <w:vMerge w:val="restart"/>
            <w:vAlign w:val="bottom"/>
          </w:tcPr>
          <w:p w:rsidR="00A33515" w:rsidDel="002260E7" w:rsidRDefault="001A4D22">
            <w:pPr>
              <w:ind w:right="181"/>
              <w:jc w:val="right"/>
              <w:rPr>
                <w:del w:id="11231" w:author="Admin" w:date="2019-02-19T02:10:00Z"/>
                <w:sz w:val="20"/>
                <w:szCs w:val="20"/>
              </w:rPr>
            </w:pPr>
            <w:del w:id="11232" w:author="Admin" w:date="2019-02-19T02:10:00Z">
              <w:r w:rsidDel="002260E7">
                <w:rPr>
                  <w:rFonts w:ascii="Arial" w:eastAsia="Arial" w:hAnsi="Arial" w:cs="Arial"/>
                  <w:sz w:val="20"/>
                  <w:szCs w:val="20"/>
                </w:rPr>
                <w:delText xml:space="preserve">. Найдите </w:delText>
              </w:r>
              <w:r w:rsidDel="002260E7">
                <w:rPr>
                  <w:rFonts w:ascii="Arial" w:eastAsia="Arial" w:hAnsi="Arial" w:cs="Arial"/>
                  <w:i/>
                  <w:iCs/>
                  <w:sz w:val="20"/>
                  <w:szCs w:val="20"/>
                </w:rPr>
                <w:delText>S</w:delText>
              </w:r>
              <w:r w:rsidDel="002260E7">
                <w:rPr>
                  <w:rFonts w:eastAsia="Times New Roman"/>
                  <w:sz w:val="20"/>
                  <w:szCs w:val="20"/>
                </w:rPr>
                <w:delText>(</w:delText>
              </w:r>
              <w:r w:rsidDel="002260E7">
                <w:rPr>
                  <w:rFonts w:eastAsia="Times New Roman"/>
                  <w:i/>
                  <w:iCs/>
                  <w:sz w:val="20"/>
                  <w:szCs w:val="20"/>
                </w:rPr>
                <w:delText>f</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eastAsia="Times New Roman"/>
                  <w:i/>
                  <w:iCs/>
                  <w:sz w:val="20"/>
                  <w:szCs w:val="20"/>
                </w:rPr>
                <w:delText>g</w:delText>
              </w:r>
              <w:r w:rsidDel="002260E7">
                <w:rPr>
                  <w:rFonts w:eastAsia="Times New Roman"/>
                  <w:sz w:val="20"/>
                  <w:szCs w:val="20"/>
                </w:rPr>
                <w:delText>)</w:delText>
              </w:r>
              <w:r w:rsidDel="002260E7">
                <w:rPr>
                  <w:rFonts w:ascii="Arial" w:eastAsia="Arial" w:hAnsi="Arial" w:cs="Arial"/>
                  <w:sz w:val="20"/>
                  <w:szCs w:val="20"/>
                </w:rPr>
                <w:delText>.</w:delText>
              </w:r>
            </w:del>
          </w:p>
        </w:tc>
        <w:tc>
          <w:tcPr>
            <w:tcW w:w="120" w:type="dxa"/>
            <w:vAlign w:val="bottom"/>
          </w:tcPr>
          <w:p w:rsidR="00A33515" w:rsidDel="002260E7" w:rsidRDefault="00A33515">
            <w:pPr>
              <w:rPr>
                <w:del w:id="11233" w:author="Admin" w:date="2019-02-19T02:10:00Z"/>
                <w:sz w:val="23"/>
                <w:szCs w:val="23"/>
              </w:rPr>
            </w:pPr>
          </w:p>
        </w:tc>
        <w:tc>
          <w:tcPr>
            <w:tcW w:w="160" w:type="dxa"/>
            <w:vAlign w:val="bottom"/>
          </w:tcPr>
          <w:p w:rsidR="00A33515" w:rsidDel="002260E7" w:rsidRDefault="00A33515">
            <w:pPr>
              <w:rPr>
                <w:del w:id="11234" w:author="Admin" w:date="2019-02-19T02:10:00Z"/>
                <w:sz w:val="23"/>
                <w:szCs w:val="23"/>
              </w:rPr>
            </w:pPr>
          </w:p>
        </w:tc>
        <w:tc>
          <w:tcPr>
            <w:tcW w:w="100" w:type="dxa"/>
            <w:vAlign w:val="bottom"/>
          </w:tcPr>
          <w:p w:rsidR="00A33515" w:rsidDel="002260E7" w:rsidRDefault="00A33515">
            <w:pPr>
              <w:rPr>
                <w:del w:id="11235" w:author="Admin" w:date="2019-02-19T02:10:00Z"/>
                <w:sz w:val="23"/>
                <w:szCs w:val="23"/>
              </w:rPr>
            </w:pPr>
          </w:p>
        </w:tc>
        <w:tc>
          <w:tcPr>
            <w:tcW w:w="200" w:type="dxa"/>
            <w:vAlign w:val="bottom"/>
          </w:tcPr>
          <w:p w:rsidR="00A33515" w:rsidDel="002260E7" w:rsidRDefault="00A33515">
            <w:pPr>
              <w:rPr>
                <w:del w:id="11236" w:author="Admin" w:date="2019-02-19T02:10:00Z"/>
                <w:sz w:val="23"/>
                <w:szCs w:val="23"/>
              </w:rPr>
            </w:pPr>
          </w:p>
        </w:tc>
        <w:tc>
          <w:tcPr>
            <w:tcW w:w="80" w:type="dxa"/>
            <w:vAlign w:val="bottom"/>
          </w:tcPr>
          <w:p w:rsidR="00A33515" w:rsidDel="002260E7" w:rsidRDefault="00A33515">
            <w:pPr>
              <w:rPr>
                <w:del w:id="11237" w:author="Admin" w:date="2019-02-19T02:10:00Z"/>
                <w:sz w:val="23"/>
                <w:szCs w:val="23"/>
              </w:rPr>
            </w:pPr>
          </w:p>
        </w:tc>
        <w:tc>
          <w:tcPr>
            <w:tcW w:w="20" w:type="dxa"/>
            <w:vAlign w:val="bottom"/>
          </w:tcPr>
          <w:p w:rsidR="00A33515" w:rsidDel="002260E7" w:rsidRDefault="00A33515">
            <w:pPr>
              <w:rPr>
                <w:del w:id="11238" w:author="Admin" w:date="2019-02-19T02:10:00Z"/>
                <w:sz w:val="23"/>
                <w:szCs w:val="23"/>
              </w:rPr>
            </w:pPr>
          </w:p>
        </w:tc>
        <w:tc>
          <w:tcPr>
            <w:tcW w:w="60" w:type="dxa"/>
            <w:vAlign w:val="bottom"/>
          </w:tcPr>
          <w:p w:rsidR="00A33515" w:rsidDel="002260E7" w:rsidRDefault="00A33515">
            <w:pPr>
              <w:rPr>
                <w:del w:id="11239" w:author="Admin" w:date="2019-02-19T02:10:00Z"/>
                <w:sz w:val="23"/>
                <w:szCs w:val="23"/>
              </w:rPr>
            </w:pPr>
          </w:p>
        </w:tc>
        <w:tc>
          <w:tcPr>
            <w:tcW w:w="220" w:type="dxa"/>
            <w:vAlign w:val="bottom"/>
          </w:tcPr>
          <w:p w:rsidR="00A33515" w:rsidDel="002260E7" w:rsidRDefault="00A33515">
            <w:pPr>
              <w:rPr>
                <w:del w:id="11240" w:author="Admin" w:date="2019-02-19T02:10:00Z"/>
                <w:sz w:val="23"/>
                <w:szCs w:val="23"/>
              </w:rPr>
            </w:pPr>
          </w:p>
        </w:tc>
        <w:tc>
          <w:tcPr>
            <w:tcW w:w="520" w:type="dxa"/>
            <w:vAlign w:val="bottom"/>
          </w:tcPr>
          <w:p w:rsidR="00A33515" w:rsidDel="002260E7" w:rsidRDefault="00A33515">
            <w:pPr>
              <w:rPr>
                <w:del w:id="11241" w:author="Admin" w:date="2019-02-19T02:10:00Z"/>
                <w:sz w:val="23"/>
                <w:szCs w:val="23"/>
              </w:rPr>
            </w:pPr>
          </w:p>
        </w:tc>
        <w:tc>
          <w:tcPr>
            <w:tcW w:w="1200" w:type="dxa"/>
            <w:vAlign w:val="bottom"/>
          </w:tcPr>
          <w:p w:rsidR="00A33515" w:rsidDel="002260E7" w:rsidRDefault="00A33515">
            <w:pPr>
              <w:rPr>
                <w:del w:id="11242" w:author="Admin" w:date="2019-02-19T02:10:00Z"/>
                <w:sz w:val="23"/>
                <w:szCs w:val="23"/>
              </w:rPr>
            </w:pPr>
          </w:p>
        </w:tc>
        <w:tc>
          <w:tcPr>
            <w:tcW w:w="380" w:type="dxa"/>
            <w:vAlign w:val="bottom"/>
          </w:tcPr>
          <w:p w:rsidR="00A33515" w:rsidDel="002260E7" w:rsidRDefault="00A33515">
            <w:pPr>
              <w:rPr>
                <w:del w:id="11243" w:author="Admin" w:date="2019-02-19T02:10:00Z"/>
                <w:sz w:val="23"/>
                <w:szCs w:val="23"/>
              </w:rPr>
            </w:pPr>
          </w:p>
        </w:tc>
        <w:tc>
          <w:tcPr>
            <w:tcW w:w="80" w:type="dxa"/>
            <w:vAlign w:val="bottom"/>
          </w:tcPr>
          <w:p w:rsidR="00A33515" w:rsidDel="002260E7" w:rsidRDefault="00A33515">
            <w:pPr>
              <w:rPr>
                <w:del w:id="11244" w:author="Admin" w:date="2019-02-19T02:10:00Z"/>
                <w:sz w:val="23"/>
                <w:szCs w:val="23"/>
              </w:rPr>
            </w:pPr>
          </w:p>
        </w:tc>
        <w:tc>
          <w:tcPr>
            <w:tcW w:w="0" w:type="dxa"/>
            <w:vAlign w:val="bottom"/>
          </w:tcPr>
          <w:p w:rsidR="00A33515" w:rsidDel="002260E7" w:rsidRDefault="00A33515">
            <w:pPr>
              <w:rPr>
                <w:del w:id="11245" w:author="Admin" w:date="2019-02-19T02:10:00Z"/>
                <w:sz w:val="1"/>
                <w:szCs w:val="1"/>
              </w:rPr>
            </w:pPr>
          </w:p>
        </w:tc>
      </w:tr>
      <w:tr w:rsidR="00A33515" w:rsidDel="002260E7">
        <w:trPr>
          <w:trHeight w:val="226"/>
          <w:del w:id="11246" w:author="Admin" w:date="2019-02-19T02:10:00Z"/>
        </w:trPr>
        <w:tc>
          <w:tcPr>
            <w:tcW w:w="500" w:type="dxa"/>
            <w:vMerge/>
            <w:vAlign w:val="bottom"/>
          </w:tcPr>
          <w:p w:rsidR="00A33515" w:rsidDel="002260E7" w:rsidRDefault="00A33515">
            <w:pPr>
              <w:rPr>
                <w:del w:id="11247" w:author="Admin" w:date="2019-02-19T02:10:00Z"/>
                <w:sz w:val="19"/>
                <w:szCs w:val="19"/>
              </w:rPr>
            </w:pPr>
          </w:p>
        </w:tc>
        <w:tc>
          <w:tcPr>
            <w:tcW w:w="1060" w:type="dxa"/>
            <w:gridSpan w:val="2"/>
            <w:vMerge/>
            <w:vAlign w:val="bottom"/>
          </w:tcPr>
          <w:p w:rsidR="00A33515" w:rsidDel="002260E7" w:rsidRDefault="00A33515">
            <w:pPr>
              <w:rPr>
                <w:del w:id="11248" w:author="Admin" w:date="2019-02-19T02:10:00Z"/>
                <w:sz w:val="19"/>
                <w:szCs w:val="19"/>
              </w:rPr>
            </w:pPr>
          </w:p>
        </w:tc>
        <w:tc>
          <w:tcPr>
            <w:tcW w:w="140" w:type="dxa"/>
            <w:gridSpan w:val="2"/>
            <w:vAlign w:val="bottom"/>
          </w:tcPr>
          <w:p w:rsidR="00A33515" w:rsidDel="002260E7" w:rsidRDefault="001A4D22">
            <w:pPr>
              <w:rPr>
                <w:del w:id="11249" w:author="Admin" w:date="2019-02-19T02:10:00Z"/>
                <w:sz w:val="20"/>
                <w:szCs w:val="20"/>
              </w:rPr>
            </w:pPr>
            <w:del w:id="11250" w:author="Admin" w:date="2019-02-19T02:10:00Z">
              <w:r w:rsidDel="002260E7">
                <w:rPr>
                  <w:rFonts w:ascii="Arial" w:eastAsia="Arial" w:hAnsi="Arial" w:cs="Arial"/>
                  <w:w w:val="80"/>
                  <w:sz w:val="14"/>
                  <w:szCs w:val="14"/>
                </w:rPr>
                <w:delText>2</w:delText>
              </w:r>
              <w:r w:rsidDel="002260E7">
                <w:rPr>
                  <w:rFonts w:ascii="Arial" w:eastAsia="Arial" w:hAnsi="Arial" w:cs="Arial"/>
                  <w:i/>
                  <w:iCs/>
                  <w:w w:val="80"/>
                  <w:sz w:val="19"/>
                  <w:szCs w:val="19"/>
                  <w:vertAlign w:val="superscript"/>
                </w:rPr>
                <w:delText>n</w:delText>
              </w:r>
            </w:del>
          </w:p>
        </w:tc>
        <w:tc>
          <w:tcPr>
            <w:tcW w:w="1940" w:type="dxa"/>
            <w:gridSpan w:val="2"/>
            <w:vMerge/>
            <w:vAlign w:val="bottom"/>
          </w:tcPr>
          <w:p w:rsidR="00A33515" w:rsidDel="002260E7" w:rsidRDefault="00A33515">
            <w:pPr>
              <w:rPr>
                <w:del w:id="11251" w:author="Admin" w:date="2019-02-19T02:10:00Z"/>
                <w:sz w:val="19"/>
                <w:szCs w:val="19"/>
              </w:rPr>
            </w:pPr>
          </w:p>
        </w:tc>
        <w:tc>
          <w:tcPr>
            <w:tcW w:w="120" w:type="dxa"/>
            <w:vAlign w:val="bottom"/>
          </w:tcPr>
          <w:p w:rsidR="00A33515" w:rsidDel="002260E7" w:rsidRDefault="00A33515">
            <w:pPr>
              <w:rPr>
                <w:del w:id="11252" w:author="Admin" w:date="2019-02-19T02:10:00Z"/>
                <w:sz w:val="19"/>
                <w:szCs w:val="19"/>
              </w:rPr>
            </w:pPr>
          </w:p>
        </w:tc>
        <w:tc>
          <w:tcPr>
            <w:tcW w:w="160" w:type="dxa"/>
            <w:vAlign w:val="bottom"/>
          </w:tcPr>
          <w:p w:rsidR="00A33515" w:rsidDel="002260E7" w:rsidRDefault="00A33515">
            <w:pPr>
              <w:rPr>
                <w:del w:id="11253" w:author="Admin" w:date="2019-02-19T02:10:00Z"/>
                <w:sz w:val="19"/>
                <w:szCs w:val="19"/>
              </w:rPr>
            </w:pPr>
          </w:p>
        </w:tc>
        <w:tc>
          <w:tcPr>
            <w:tcW w:w="100" w:type="dxa"/>
            <w:vAlign w:val="bottom"/>
          </w:tcPr>
          <w:p w:rsidR="00A33515" w:rsidDel="002260E7" w:rsidRDefault="00A33515">
            <w:pPr>
              <w:rPr>
                <w:del w:id="11254" w:author="Admin" w:date="2019-02-19T02:10:00Z"/>
                <w:sz w:val="19"/>
                <w:szCs w:val="19"/>
              </w:rPr>
            </w:pPr>
          </w:p>
        </w:tc>
        <w:tc>
          <w:tcPr>
            <w:tcW w:w="200" w:type="dxa"/>
            <w:vAlign w:val="bottom"/>
          </w:tcPr>
          <w:p w:rsidR="00A33515" w:rsidDel="002260E7" w:rsidRDefault="00A33515">
            <w:pPr>
              <w:rPr>
                <w:del w:id="11255" w:author="Admin" w:date="2019-02-19T02:10:00Z"/>
                <w:sz w:val="19"/>
                <w:szCs w:val="19"/>
              </w:rPr>
            </w:pPr>
          </w:p>
        </w:tc>
        <w:tc>
          <w:tcPr>
            <w:tcW w:w="80" w:type="dxa"/>
            <w:vAlign w:val="bottom"/>
          </w:tcPr>
          <w:p w:rsidR="00A33515" w:rsidDel="002260E7" w:rsidRDefault="00A33515">
            <w:pPr>
              <w:rPr>
                <w:del w:id="11256" w:author="Admin" w:date="2019-02-19T02:10:00Z"/>
                <w:sz w:val="19"/>
                <w:szCs w:val="19"/>
              </w:rPr>
            </w:pPr>
          </w:p>
        </w:tc>
        <w:tc>
          <w:tcPr>
            <w:tcW w:w="20" w:type="dxa"/>
            <w:vAlign w:val="bottom"/>
          </w:tcPr>
          <w:p w:rsidR="00A33515" w:rsidDel="002260E7" w:rsidRDefault="00A33515">
            <w:pPr>
              <w:rPr>
                <w:del w:id="11257" w:author="Admin" w:date="2019-02-19T02:10:00Z"/>
                <w:sz w:val="19"/>
                <w:szCs w:val="19"/>
              </w:rPr>
            </w:pPr>
          </w:p>
        </w:tc>
        <w:tc>
          <w:tcPr>
            <w:tcW w:w="60" w:type="dxa"/>
            <w:vAlign w:val="bottom"/>
          </w:tcPr>
          <w:p w:rsidR="00A33515" w:rsidDel="002260E7" w:rsidRDefault="00A33515">
            <w:pPr>
              <w:rPr>
                <w:del w:id="11258" w:author="Admin" w:date="2019-02-19T02:10:00Z"/>
                <w:sz w:val="19"/>
                <w:szCs w:val="19"/>
              </w:rPr>
            </w:pPr>
          </w:p>
        </w:tc>
        <w:tc>
          <w:tcPr>
            <w:tcW w:w="220" w:type="dxa"/>
            <w:vAlign w:val="bottom"/>
          </w:tcPr>
          <w:p w:rsidR="00A33515" w:rsidDel="002260E7" w:rsidRDefault="00A33515">
            <w:pPr>
              <w:rPr>
                <w:del w:id="11259" w:author="Admin" w:date="2019-02-19T02:10:00Z"/>
                <w:sz w:val="19"/>
                <w:szCs w:val="19"/>
              </w:rPr>
            </w:pPr>
          </w:p>
        </w:tc>
        <w:tc>
          <w:tcPr>
            <w:tcW w:w="520" w:type="dxa"/>
            <w:vAlign w:val="bottom"/>
          </w:tcPr>
          <w:p w:rsidR="00A33515" w:rsidDel="002260E7" w:rsidRDefault="00A33515">
            <w:pPr>
              <w:rPr>
                <w:del w:id="11260" w:author="Admin" w:date="2019-02-19T02:10:00Z"/>
                <w:sz w:val="19"/>
                <w:szCs w:val="19"/>
              </w:rPr>
            </w:pPr>
          </w:p>
        </w:tc>
        <w:tc>
          <w:tcPr>
            <w:tcW w:w="1200" w:type="dxa"/>
            <w:vAlign w:val="bottom"/>
          </w:tcPr>
          <w:p w:rsidR="00A33515" w:rsidDel="002260E7" w:rsidRDefault="00A33515">
            <w:pPr>
              <w:rPr>
                <w:del w:id="11261" w:author="Admin" w:date="2019-02-19T02:10:00Z"/>
                <w:sz w:val="19"/>
                <w:szCs w:val="19"/>
              </w:rPr>
            </w:pPr>
          </w:p>
        </w:tc>
        <w:tc>
          <w:tcPr>
            <w:tcW w:w="380" w:type="dxa"/>
            <w:vAlign w:val="bottom"/>
          </w:tcPr>
          <w:p w:rsidR="00A33515" w:rsidDel="002260E7" w:rsidRDefault="00A33515">
            <w:pPr>
              <w:rPr>
                <w:del w:id="11262" w:author="Admin" w:date="2019-02-19T02:10:00Z"/>
                <w:sz w:val="19"/>
                <w:szCs w:val="19"/>
              </w:rPr>
            </w:pPr>
          </w:p>
        </w:tc>
        <w:tc>
          <w:tcPr>
            <w:tcW w:w="80" w:type="dxa"/>
            <w:vAlign w:val="bottom"/>
          </w:tcPr>
          <w:p w:rsidR="00A33515" w:rsidDel="002260E7" w:rsidRDefault="00A33515">
            <w:pPr>
              <w:rPr>
                <w:del w:id="11263" w:author="Admin" w:date="2019-02-19T02:10:00Z"/>
                <w:sz w:val="19"/>
                <w:szCs w:val="19"/>
              </w:rPr>
            </w:pPr>
          </w:p>
        </w:tc>
        <w:tc>
          <w:tcPr>
            <w:tcW w:w="0" w:type="dxa"/>
            <w:vAlign w:val="bottom"/>
          </w:tcPr>
          <w:p w:rsidR="00A33515" w:rsidDel="002260E7" w:rsidRDefault="00A33515">
            <w:pPr>
              <w:rPr>
                <w:del w:id="11264" w:author="Admin" w:date="2019-02-19T02:10:00Z"/>
                <w:sz w:val="1"/>
                <w:szCs w:val="1"/>
              </w:rPr>
            </w:pPr>
          </w:p>
        </w:tc>
      </w:tr>
      <w:tr w:rsidR="00A33515" w:rsidDel="002260E7">
        <w:trPr>
          <w:trHeight w:val="304"/>
          <w:del w:id="11265" w:author="Admin" w:date="2019-02-19T02:10:00Z"/>
        </w:trPr>
        <w:tc>
          <w:tcPr>
            <w:tcW w:w="500" w:type="dxa"/>
            <w:vAlign w:val="bottom"/>
          </w:tcPr>
          <w:p w:rsidR="00A33515" w:rsidDel="002260E7" w:rsidRDefault="001A4D22">
            <w:pPr>
              <w:jc w:val="right"/>
              <w:rPr>
                <w:del w:id="11266" w:author="Admin" w:date="2019-02-19T02:10:00Z"/>
                <w:sz w:val="20"/>
                <w:szCs w:val="20"/>
              </w:rPr>
            </w:pPr>
            <w:del w:id="11267" w:author="Admin" w:date="2019-02-19T02:10:00Z">
              <w:r w:rsidDel="002260E7">
                <w:rPr>
                  <w:rFonts w:ascii="Arial" w:eastAsia="Arial" w:hAnsi="Arial" w:cs="Arial"/>
                  <w:b/>
                  <w:bCs/>
                  <w:sz w:val="20"/>
                  <w:szCs w:val="20"/>
                </w:rPr>
                <w:delText>2.</w:delText>
              </w:r>
            </w:del>
          </w:p>
        </w:tc>
        <w:tc>
          <w:tcPr>
            <w:tcW w:w="6280" w:type="dxa"/>
            <w:gridSpan w:val="18"/>
            <w:vAlign w:val="bottom"/>
          </w:tcPr>
          <w:p w:rsidR="00A33515" w:rsidDel="002260E7" w:rsidRDefault="001A4D22">
            <w:pPr>
              <w:rPr>
                <w:del w:id="11268" w:author="Admin" w:date="2019-02-19T02:10:00Z"/>
                <w:sz w:val="20"/>
                <w:szCs w:val="20"/>
              </w:rPr>
            </w:pPr>
            <w:del w:id="11269" w:author="Admin" w:date="2019-02-19T02:10:00Z">
              <w:r w:rsidDel="002260E7">
                <w:rPr>
                  <w:rFonts w:ascii="Arial" w:eastAsia="Arial" w:hAnsi="Arial" w:cs="Arial"/>
                  <w:sz w:val="20"/>
                  <w:szCs w:val="20"/>
                </w:rPr>
                <w:delText xml:space="preserve">Будем говорить, что множество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0"/>
                  <w:szCs w:val="20"/>
                </w:rPr>
                <w:delText xml:space="preserve"> имеет меру 0, если </w:delText>
              </w:r>
              <w:r w:rsidDel="002260E7">
                <w:rPr>
                  <w:rFonts w:eastAsia="Times New Roman"/>
                  <w:i/>
                  <w:iCs/>
                  <w:sz w:val="20"/>
                  <w:szCs w:val="20"/>
                </w:rPr>
                <w:delText>8" &gt;</w:delText>
              </w:r>
              <w:r w:rsidDel="002260E7">
                <w:rPr>
                  <w:rFonts w:ascii="Arial" w:eastAsia="Arial" w:hAnsi="Arial" w:cs="Arial"/>
                  <w:sz w:val="20"/>
                  <w:szCs w:val="20"/>
                </w:rPr>
                <w:delText xml:space="preserve"> 0</w:delText>
              </w:r>
            </w:del>
          </w:p>
        </w:tc>
        <w:tc>
          <w:tcPr>
            <w:tcW w:w="0" w:type="dxa"/>
            <w:vAlign w:val="bottom"/>
          </w:tcPr>
          <w:p w:rsidR="00A33515" w:rsidDel="002260E7" w:rsidRDefault="00A33515">
            <w:pPr>
              <w:rPr>
                <w:del w:id="11270" w:author="Admin" w:date="2019-02-19T02:10:00Z"/>
                <w:sz w:val="1"/>
                <w:szCs w:val="1"/>
              </w:rPr>
            </w:pPr>
          </w:p>
        </w:tc>
      </w:tr>
      <w:tr w:rsidR="00A33515" w:rsidDel="002260E7">
        <w:trPr>
          <w:trHeight w:val="268"/>
          <w:del w:id="11271" w:author="Admin" w:date="2019-02-19T02:10:00Z"/>
        </w:trPr>
        <w:tc>
          <w:tcPr>
            <w:tcW w:w="500" w:type="dxa"/>
            <w:vAlign w:val="bottom"/>
          </w:tcPr>
          <w:p w:rsidR="00A33515" w:rsidDel="002260E7" w:rsidRDefault="00A33515">
            <w:pPr>
              <w:rPr>
                <w:del w:id="11272" w:author="Admin" w:date="2019-02-19T02:10:00Z"/>
                <w:sz w:val="23"/>
                <w:szCs w:val="23"/>
              </w:rPr>
            </w:pPr>
          </w:p>
        </w:tc>
        <w:tc>
          <w:tcPr>
            <w:tcW w:w="6280" w:type="dxa"/>
            <w:gridSpan w:val="18"/>
            <w:vAlign w:val="bottom"/>
          </w:tcPr>
          <w:p w:rsidR="00A33515" w:rsidDel="002260E7" w:rsidRDefault="001A4D22">
            <w:pPr>
              <w:spacing w:line="268" w:lineRule="exact"/>
              <w:rPr>
                <w:del w:id="11273" w:author="Admin" w:date="2019-02-19T02:10:00Z"/>
                <w:sz w:val="20"/>
                <w:szCs w:val="20"/>
              </w:rPr>
            </w:pPr>
            <w:del w:id="11274" w:author="Admin" w:date="2019-02-19T02:10:00Z">
              <w:r w:rsidDel="002260E7">
                <w:rPr>
                  <w:rFonts w:ascii="Arial" w:eastAsia="Arial" w:hAnsi="Arial" w:cs="Arial"/>
                  <w:w w:val="99"/>
                  <w:sz w:val="20"/>
                  <w:szCs w:val="20"/>
                </w:rPr>
                <w:delText xml:space="preserve">существует не более чем счётный набор интервалов </w:delText>
              </w:r>
              <w:r w:rsidDel="002260E7">
                <w:rPr>
                  <w:rFonts w:eastAsia="Times New Roman"/>
                  <w:w w:val="99"/>
                  <w:sz w:val="20"/>
                  <w:szCs w:val="20"/>
                </w:rPr>
                <w:delText>(</w:delText>
              </w:r>
              <w:r w:rsidDel="002260E7">
                <w:rPr>
                  <w:rFonts w:ascii="Arial" w:eastAsia="Arial" w:hAnsi="Arial" w:cs="Arial"/>
                  <w:i/>
                  <w:iCs/>
                  <w:w w:val="99"/>
                  <w:sz w:val="20"/>
                  <w:szCs w:val="20"/>
                </w:rPr>
                <w:delText>x</w:delText>
              </w:r>
              <w:r w:rsidDel="002260E7">
                <w:rPr>
                  <w:rFonts w:ascii="Arial" w:eastAsia="Arial" w:hAnsi="Arial" w:cs="Arial"/>
                  <w:i/>
                  <w:iCs/>
                  <w:w w:val="99"/>
                  <w:sz w:val="27"/>
                  <w:szCs w:val="27"/>
                  <w:vertAlign w:val="subscript"/>
                </w:rPr>
                <w:delText>k</w:delText>
              </w:r>
              <w:r w:rsidDel="002260E7">
                <w:rPr>
                  <w:rFonts w:eastAsia="Times New Roman"/>
                  <w:i/>
                  <w:iCs/>
                  <w:w w:val="99"/>
                  <w:sz w:val="20"/>
                  <w:szCs w:val="20"/>
                </w:rPr>
                <w:delText>;</w:delText>
              </w:r>
              <w:r w:rsidDel="002260E7">
                <w:rPr>
                  <w:rFonts w:ascii="Arial" w:eastAsia="Arial" w:hAnsi="Arial" w:cs="Arial"/>
                  <w:w w:val="99"/>
                  <w:sz w:val="20"/>
                  <w:szCs w:val="20"/>
                </w:rPr>
                <w:delText xml:space="preserve"> </w:delText>
              </w:r>
              <w:r w:rsidDel="002260E7">
                <w:rPr>
                  <w:rFonts w:ascii="Arial" w:eastAsia="Arial" w:hAnsi="Arial" w:cs="Arial"/>
                  <w:i/>
                  <w:iCs/>
                  <w:w w:val="99"/>
                  <w:sz w:val="20"/>
                  <w:szCs w:val="20"/>
                </w:rPr>
                <w:delText>y</w:delText>
              </w:r>
              <w:r w:rsidDel="002260E7">
                <w:rPr>
                  <w:rFonts w:ascii="Arial" w:eastAsia="Arial" w:hAnsi="Arial" w:cs="Arial"/>
                  <w:i/>
                  <w:iCs/>
                  <w:w w:val="99"/>
                  <w:sz w:val="27"/>
                  <w:szCs w:val="27"/>
                  <w:vertAlign w:val="subscript"/>
                </w:rPr>
                <w:delText>k</w:delText>
              </w:r>
              <w:r w:rsidDel="002260E7">
                <w:rPr>
                  <w:rFonts w:eastAsia="Times New Roman"/>
                  <w:w w:val="99"/>
                  <w:sz w:val="20"/>
                  <w:szCs w:val="20"/>
                </w:rPr>
                <w:delText>)</w:delText>
              </w:r>
              <w:r w:rsidDel="002260E7">
                <w:rPr>
                  <w:rFonts w:ascii="Arial" w:eastAsia="Arial" w:hAnsi="Arial" w:cs="Arial"/>
                  <w:w w:val="99"/>
                  <w:sz w:val="20"/>
                  <w:szCs w:val="20"/>
                </w:rPr>
                <w:delText>, таких</w:delText>
              </w:r>
            </w:del>
          </w:p>
        </w:tc>
        <w:tc>
          <w:tcPr>
            <w:tcW w:w="0" w:type="dxa"/>
            <w:vAlign w:val="bottom"/>
          </w:tcPr>
          <w:p w:rsidR="00A33515" w:rsidDel="002260E7" w:rsidRDefault="00A33515">
            <w:pPr>
              <w:rPr>
                <w:del w:id="11275" w:author="Admin" w:date="2019-02-19T02:10:00Z"/>
                <w:sz w:val="1"/>
                <w:szCs w:val="1"/>
              </w:rPr>
            </w:pPr>
          </w:p>
        </w:tc>
      </w:tr>
      <w:tr w:rsidR="00A33515" w:rsidDel="002260E7">
        <w:trPr>
          <w:trHeight w:val="253"/>
          <w:del w:id="11276" w:author="Admin" w:date="2019-02-19T02:10:00Z"/>
        </w:trPr>
        <w:tc>
          <w:tcPr>
            <w:tcW w:w="500" w:type="dxa"/>
            <w:vAlign w:val="bottom"/>
          </w:tcPr>
          <w:p w:rsidR="00A33515" w:rsidDel="002260E7" w:rsidRDefault="00A33515">
            <w:pPr>
              <w:rPr>
                <w:del w:id="11277" w:author="Admin" w:date="2019-02-19T02:10:00Z"/>
              </w:rPr>
            </w:pPr>
          </w:p>
        </w:tc>
        <w:tc>
          <w:tcPr>
            <w:tcW w:w="480" w:type="dxa"/>
            <w:vAlign w:val="bottom"/>
          </w:tcPr>
          <w:p w:rsidR="00A33515" w:rsidDel="002260E7" w:rsidRDefault="001A4D22">
            <w:pPr>
              <w:rPr>
                <w:del w:id="11278" w:author="Admin" w:date="2019-02-19T02:10:00Z"/>
                <w:sz w:val="20"/>
                <w:szCs w:val="20"/>
              </w:rPr>
            </w:pPr>
            <w:del w:id="11279" w:author="Admin" w:date="2019-02-19T02:10:00Z">
              <w:r w:rsidDel="002260E7">
                <w:rPr>
                  <w:rFonts w:ascii="Arial" w:eastAsia="Arial" w:hAnsi="Arial" w:cs="Arial"/>
                  <w:sz w:val="20"/>
                  <w:szCs w:val="20"/>
                </w:rPr>
                <w:delText>что</w:delText>
              </w:r>
            </w:del>
          </w:p>
        </w:tc>
        <w:tc>
          <w:tcPr>
            <w:tcW w:w="580" w:type="dxa"/>
            <w:vAlign w:val="bottom"/>
          </w:tcPr>
          <w:p w:rsidR="00A33515" w:rsidDel="002260E7" w:rsidRDefault="00A33515">
            <w:pPr>
              <w:rPr>
                <w:del w:id="11280" w:author="Admin" w:date="2019-02-19T02:10:00Z"/>
              </w:rPr>
            </w:pPr>
          </w:p>
        </w:tc>
        <w:tc>
          <w:tcPr>
            <w:tcW w:w="100" w:type="dxa"/>
            <w:vAlign w:val="bottom"/>
          </w:tcPr>
          <w:p w:rsidR="00A33515" w:rsidDel="002260E7" w:rsidRDefault="00A33515">
            <w:pPr>
              <w:rPr>
                <w:del w:id="11281" w:author="Admin" w:date="2019-02-19T02:10:00Z"/>
              </w:rPr>
            </w:pPr>
          </w:p>
        </w:tc>
        <w:tc>
          <w:tcPr>
            <w:tcW w:w="40" w:type="dxa"/>
            <w:vAlign w:val="bottom"/>
          </w:tcPr>
          <w:p w:rsidR="00A33515" w:rsidDel="002260E7" w:rsidRDefault="00A33515">
            <w:pPr>
              <w:rPr>
                <w:del w:id="11282" w:author="Admin" w:date="2019-02-19T02:10:00Z"/>
              </w:rPr>
            </w:pPr>
          </w:p>
        </w:tc>
        <w:tc>
          <w:tcPr>
            <w:tcW w:w="60" w:type="dxa"/>
            <w:vAlign w:val="bottom"/>
          </w:tcPr>
          <w:p w:rsidR="00A33515" w:rsidDel="002260E7" w:rsidRDefault="00A33515">
            <w:pPr>
              <w:rPr>
                <w:del w:id="11283" w:author="Admin" w:date="2019-02-19T02:10:00Z"/>
              </w:rPr>
            </w:pPr>
          </w:p>
        </w:tc>
        <w:tc>
          <w:tcPr>
            <w:tcW w:w="1880" w:type="dxa"/>
            <w:vMerge w:val="restart"/>
            <w:vAlign w:val="bottom"/>
          </w:tcPr>
          <w:p w:rsidR="00A33515" w:rsidDel="002260E7" w:rsidRDefault="001A4D22">
            <w:pPr>
              <w:spacing w:line="268" w:lineRule="exact"/>
              <w:ind w:right="761"/>
              <w:jc w:val="right"/>
              <w:rPr>
                <w:del w:id="11284" w:author="Admin" w:date="2019-02-19T02:10:00Z"/>
                <w:sz w:val="20"/>
                <w:szCs w:val="20"/>
              </w:rPr>
            </w:pPr>
            <w:del w:id="11285" w:author="Admin" w:date="2019-02-19T02:10:00Z">
              <w:r w:rsidDel="002260E7">
                <w:rPr>
                  <w:rFonts w:ascii="Arial Unicode MS" w:eastAsia="Arial Unicode MS" w:hAnsi="Arial Unicode MS" w:cs="Arial Unicode MS"/>
                  <w:sz w:val="20"/>
                  <w:szCs w:val="20"/>
                </w:rPr>
                <w:delText>∪</w:delText>
              </w:r>
            </w:del>
          </w:p>
        </w:tc>
        <w:tc>
          <w:tcPr>
            <w:tcW w:w="280" w:type="dxa"/>
            <w:gridSpan w:val="2"/>
            <w:vMerge w:val="restart"/>
            <w:vAlign w:val="bottom"/>
          </w:tcPr>
          <w:p w:rsidR="00A33515" w:rsidDel="002260E7" w:rsidRDefault="001A4D22">
            <w:pPr>
              <w:jc w:val="center"/>
              <w:rPr>
                <w:del w:id="11286" w:author="Admin" w:date="2019-02-19T02:10:00Z"/>
                <w:sz w:val="20"/>
                <w:szCs w:val="20"/>
              </w:rPr>
            </w:pPr>
            <w:del w:id="11287" w:author="Admin" w:date="2019-02-19T02:10:00Z">
              <w:r w:rsidDel="002260E7">
                <w:rPr>
                  <w:rFonts w:eastAsia="Times New Roman"/>
                  <w:sz w:val="20"/>
                  <w:szCs w:val="20"/>
                </w:rPr>
                <w:delText>∑</w:delText>
              </w:r>
            </w:del>
          </w:p>
        </w:tc>
        <w:tc>
          <w:tcPr>
            <w:tcW w:w="100" w:type="dxa"/>
            <w:vAlign w:val="bottom"/>
          </w:tcPr>
          <w:p w:rsidR="00A33515" w:rsidDel="002260E7" w:rsidRDefault="00A33515">
            <w:pPr>
              <w:rPr>
                <w:del w:id="11288" w:author="Admin" w:date="2019-02-19T02:10:00Z"/>
              </w:rPr>
            </w:pPr>
          </w:p>
        </w:tc>
        <w:tc>
          <w:tcPr>
            <w:tcW w:w="200" w:type="dxa"/>
            <w:vAlign w:val="bottom"/>
          </w:tcPr>
          <w:p w:rsidR="00A33515" w:rsidDel="002260E7" w:rsidRDefault="00A33515">
            <w:pPr>
              <w:rPr>
                <w:del w:id="11289" w:author="Admin" w:date="2019-02-19T02:10:00Z"/>
              </w:rPr>
            </w:pPr>
          </w:p>
        </w:tc>
        <w:tc>
          <w:tcPr>
            <w:tcW w:w="80" w:type="dxa"/>
            <w:vAlign w:val="bottom"/>
          </w:tcPr>
          <w:p w:rsidR="00A33515" w:rsidDel="002260E7" w:rsidRDefault="00A33515">
            <w:pPr>
              <w:rPr>
                <w:del w:id="11290" w:author="Admin" w:date="2019-02-19T02:10:00Z"/>
              </w:rPr>
            </w:pPr>
          </w:p>
        </w:tc>
        <w:tc>
          <w:tcPr>
            <w:tcW w:w="20" w:type="dxa"/>
            <w:vAlign w:val="bottom"/>
          </w:tcPr>
          <w:p w:rsidR="00A33515" w:rsidDel="002260E7" w:rsidRDefault="00A33515">
            <w:pPr>
              <w:rPr>
                <w:del w:id="11291" w:author="Admin" w:date="2019-02-19T02:10:00Z"/>
              </w:rPr>
            </w:pPr>
          </w:p>
        </w:tc>
        <w:tc>
          <w:tcPr>
            <w:tcW w:w="60" w:type="dxa"/>
            <w:vAlign w:val="bottom"/>
          </w:tcPr>
          <w:p w:rsidR="00A33515" w:rsidDel="002260E7" w:rsidRDefault="00A33515">
            <w:pPr>
              <w:rPr>
                <w:del w:id="11292" w:author="Admin" w:date="2019-02-19T02:10:00Z"/>
              </w:rPr>
            </w:pPr>
          </w:p>
        </w:tc>
        <w:tc>
          <w:tcPr>
            <w:tcW w:w="220" w:type="dxa"/>
            <w:vAlign w:val="bottom"/>
          </w:tcPr>
          <w:p w:rsidR="00A33515" w:rsidDel="002260E7" w:rsidRDefault="00A33515">
            <w:pPr>
              <w:rPr>
                <w:del w:id="11293" w:author="Admin" w:date="2019-02-19T02:10:00Z"/>
              </w:rPr>
            </w:pPr>
          </w:p>
        </w:tc>
        <w:tc>
          <w:tcPr>
            <w:tcW w:w="520" w:type="dxa"/>
            <w:vAlign w:val="bottom"/>
          </w:tcPr>
          <w:p w:rsidR="00A33515" w:rsidDel="002260E7" w:rsidRDefault="00A33515">
            <w:pPr>
              <w:rPr>
                <w:del w:id="11294" w:author="Admin" w:date="2019-02-19T02:10:00Z"/>
              </w:rPr>
            </w:pPr>
          </w:p>
        </w:tc>
        <w:tc>
          <w:tcPr>
            <w:tcW w:w="1200" w:type="dxa"/>
            <w:vAlign w:val="bottom"/>
          </w:tcPr>
          <w:p w:rsidR="00A33515" w:rsidDel="002260E7" w:rsidRDefault="00A33515">
            <w:pPr>
              <w:rPr>
                <w:del w:id="11295" w:author="Admin" w:date="2019-02-19T02:10:00Z"/>
              </w:rPr>
            </w:pPr>
          </w:p>
        </w:tc>
        <w:tc>
          <w:tcPr>
            <w:tcW w:w="380" w:type="dxa"/>
            <w:vAlign w:val="bottom"/>
          </w:tcPr>
          <w:p w:rsidR="00A33515" w:rsidDel="002260E7" w:rsidRDefault="00A33515">
            <w:pPr>
              <w:rPr>
                <w:del w:id="11296" w:author="Admin" w:date="2019-02-19T02:10:00Z"/>
              </w:rPr>
            </w:pPr>
          </w:p>
        </w:tc>
        <w:tc>
          <w:tcPr>
            <w:tcW w:w="80" w:type="dxa"/>
            <w:vAlign w:val="bottom"/>
          </w:tcPr>
          <w:p w:rsidR="00A33515" w:rsidDel="002260E7" w:rsidRDefault="00A33515">
            <w:pPr>
              <w:rPr>
                <w:del w:id="11297" w:author="Admin" w:date="2019-02-19T02:10:00Z"/>
              </w:rPr>
            </w:pPr>
          </w:p>
        </w:tc>
        <w:tc>
          <w:tcPr>
            <w:tcW w:w="0" w:type="dxa"/>
            <w:vAlign w:val="bottom"/>
          </w:tcPr>
          <w:p w:rsidR="00A33515" w:rsidDel="002260E7" w:rsidRDefault="00A33515">
            <w:pPr>
              <w:rPr>
                <w:del w:id="11298" w:author="Admin" w:date="2019-02-19T02:10:00Z"/>
                <w:sz w:val="1"/>
                <w:szCs w:val="1"/>
              </w:rPr>
            </w:pPr>
          </w:p>
        </w:tc>
      </w:tr>
      <w:tr w:rsidR="00A33515" w:rsidDel="002260E7">
        <w:trPr>
          <w:trHeight w:val="64"/>
          <w:del w:id="11299" w:author="Admin" w:date="2019-02-19T02:10:00Z"/>
        </w:trPr>
        <w:tc>
          <w:tcPr>
            <w:tcW w:w="500" w:type="dxa"/>
            <w:vAlign w:val="bottom"/>
          </w:tcPr>
          <w:p w:rsidR="00A33515" w:rsidDel="002260E7" w:rsidRDefault="00A33515">
            <w:pPr>
              <w:rPr>
                <w:del w:id="11300" w:author="Admin" w:date="2019-02-19T02:10:00Z"/>
                <w:sz w:val="5"/>
                <w:szCs w:val="5"/>
              </w:rPr>
            </w:pPr>
          </w:p>
        </w:tc>
        <w:tc>
          <w:tcPr>
            <w:tcW w:w="480" w:type="dxa"/>
            <w:vAlign w:val="bottom"/>
          </w:tcPr>
          <w:p w:rsidR="00A33515" w:rsidDel="002260E7" w:rsidRDefault="00A33515">
            <w:pPr>
              <w:rPr>
                <w:del w:id="11301" w:author="Admin" w:date="2019-02-19T02:10:00Z"/>
                <w:sz w:val="5"/>
                <w:szCs w:val="5"/>
              </w:rPr>
            </w:pPr>
          </w:p>
        </w:tc>
        <w:tc>
          <w:tcPr>
            <w:tcW w:w="580" w:type="dxa"/>
            <w:vAlign w:val="bottom"/>
          </w:tcPr>
          <w:p w:rsidR="00A33515" w:rsidDel="002260E7" w:rsidRDefault="00A33515">
            <w:pPr>
              <w:rPr>
                <w:del w:id="11302" w:author="Admin" w:date="2019-02-19T02:10:00Z"/>
                <w:sz w:val="5"/>
                <w:szCs w:val="5"/>
              </w:rPr>
            </w:pPr>
          </w:p>
        </w:tc>
        <w:tc>
          <w:tcPr>
            <w:tcW w:w="100" w:type="dxa"/>
            <w:vAlign w:val="bottom"/>
          </w:tcPr>
          <w:p w:rsidR="00A33515" w:rsidDel="002260E7" w:rsidRDefault="00A33515">
            <w:pPr>
              <w:rPr>
                <w:del w:id="11303" w:author="Admin" w:date="2019-02-19T02:10:00Z"/>
                <w:sz w:val="5"/>
                <w:szCs w:val="5"/>
              </w:rPr>
            </w:pPr>
          </w:p>
        </w:tc>
        <w:tc>
          <w:tcPr>
            <w:tcW w:w="40" w:type="dxa"/>
            <w:vAlign w:val="bottom"/>
          </w:tcPr>
          <w:p w:rsidR="00A33515" w:rsidDel="002260E7" w:rsidRDefault="00A33515">
            <w:pPr>
              <w:rPr>
                <w:del w:id="11304" w:author="Admin" w:date="2019-02-19T02:10:00Z"/>
                <w:sz w:val="5"/>
                <w:szCs w:val="5"/>
              </w:rPr>
            </w:pPr>
          </w:p>
        </w:tc>
        <w:tc>
          <w:tcPr>
            <w:tcW w:w="60" w:type="dxa"/>
            <w:vAlign w:val="bottom"/>
          </w:tcPr>
          <w:p w:rsidR="00A33515" w:rsidDel="002260E7" w:rsidRDefault="00A33515">
            <w:pPr>
              <w:rPr>
                <w:del w:id="11305" w:author="Admin" w:date="2019-02-19T02:10:00Z"/>
                <w:sz w:val="5"/>
                <w:szCs w:val="5"/>
              </w:rPr>
            </w:pPr>
          </w:p>
        </w:tc>
        <w:tc>
          <w:tcPr>
            <w:tcW w:w="1880" w:type="dxa"/>
            <w:vMerge/>
            <w:vAlign w:val="bottom"/>
          </w:tcPr>
          <w:p w:rsidR="00A33515" w:rsidDel="002260E7" w:rsidRDefault="00A33515">
            <w:pPr>
              <w:rPr>
                <w:del w:id="11306" w:author="Admin" w:date="2019-02-19T02:10:00Z"/>
                <w:sz w:val="5"/>
                <w:szCs w:val="5"/>
              </w:rPr>
            </w:pPr>
          </w:p>
        </w:tc>
        <w:tc>
          <w:tcPr>
            <w:tcW w:w="280" w:type="dxa"/>
            <w:gridSpan w:val="2"/>
            <w:vMerge/>
            <w:vAlign w:val="bottom"/>
          </w:tcPr>
          <w:p w:rsidR="00A33515" w:rsidDel="002260E7" w:rsidRDefault="00A33515">
            <w:pPr>
              <w:rPr>
                <w:del w:id="11307" w:author="Admin" w:date="2019-02-19T02:10:00Z"/>
                <w:sz w:val="5"/>
                <w:szCs w:val="5"/>
              </w:rPr>
            </w:pPr>
          </w:p>
        </w:tc>
        <w:tc>
          <w:tcPr>
            <w:tcW w:w="300" w:type="dxa"/>
            <w:gridSpan w:val="2"/>
            <w:vMerge w:val="restart"/>
            <w:vAlign w:val="bottom"/>
          </w:tcPr>
          <w:p w:rsidR="00A33515" w:rsidDel="002260E7" w:rsidRDefault="001A4D22">
            <w:pPr>
              <w:spacing w:line="262" w:lineRule="exact"/>
              <w:jc w:val="right"/>
              <w:rPr>
                <w:del w:id="11308" w:author="Admin" w:date="2019-02-19T02:10:00Z"/>
                <w:sz w:val="20"/>
                <w:szCs w:val="20"/>
              </w:rPr>
            </w:pPr>
            <w:del w:id="11309" w:author="Admin" w:date="2019-02-19T02:10:00Z">
              <w:r w:rsidDel="002260E7">
                <w:rPr>
                  <w:rFonts w:eastAsia="Times New Roman"/>
                  <w:i/>
                  <w:iCs/>
                  <w:sz w:val="20"/>
                  <w:szCs w:val="20"/>
                </w:rPr>
                <w:delText>j</w:delText>
              </w:r>
              <w:r w:rsidDel="002260E7">
                <w:rPr>
                  <w:rFonts w:ascii="Arial" w:eastAsia="Arial" w:hAnsi="Arial" w:cs="Arial"/>
                  <w:i/>
                  <w:iCs/>
                  <w:sz w:val="20"/>
                  <w:szCs w:val="20"/>
                </w:rPr>
                <w:delText>y</w:delText>
              </w:r>
              <w:r w:rsidDel="002260E7">
                <w:rPr>
                  <w:rFonts w:ascii="Arial" w:eastAsia="Arial" w:hAnsi="Arial" w:cs="Arial"/>
                  <w:i/>
                  <w:iCs/>
                  <w:sz w:val="27"/>
                  <w:szCs w:val="27"/>
                  <w:vertAlign w:val="subscript"/>
                </w:rPr>
                <w:delText>k</w:delText>
              </w:r>
            </w:del>
          </w:p>
        </w:tc>
        <w:tc>
          <w:tcPr>
            <w:tcW w:w="80" w:type="dxa"/>
            <w:vAlign w:val="bottom"/>
          </w:tcPr>
          <w:p w:rsidR="00A33515" w:rsidDel="002260E7" w:rsidRDefault="00A33515">
            <w:pPr>
              <w:rPr>
                <w:del w:id="11310" w:author="Admin" w:date="2019-02-19T02:10:00Z"/>
                <w:sz w:val="5"/>
                <w:szCs w:val="5"/>
              </w:rPr>
            </w:pPr>
          </w:p>
        </w:tc>
        <w:tc>
          <w:tcPr>
            <w:tcW w:w="20" w:type="dxa"/>
            <w:vAlign w:val="bottom"/>
          </w:tcPr>
          <w:p w:rsidR="00A33515" w:rsidDel="002260E7" w:rsidRDefault="00A33515">
            <w:pPr>
              <w:rPr>
                <w:del w:id="11311" w:author="Admin" w:date="2019-02-19T02:10:00Z"/>
                <w:sz w:val="5"/>
                <w:szCs w:val="5"/>
              </w:rPr>
            </w:pPr>
          </w:p>
        </w:tc>
        <w:tc>
          <w:tcPr>
            <w:tcW w:w="60" w:type="dxa"/>
            <w:vAlign w:val="bottom"/>
          </w:tcPr>
          <w:p w:rsidR="00A33515" w:rsidDel="002260E7" w:rsidRDefault="00A33515">
            <w:pPr>
              <w:rPr>
                <w:del w:id="11312" w:author="Admin" w:date="2019-02-19T02:10:00Z"/>
                <w:sz w:val="5"/>
                <w:szCs w:val="5"/>
              </w:rPr>
            </w:pPr>
          </w:p>
        </w:tc>
        <w:tc>
          <w:tcPr>
            <w:tcW w:w="740" w:type="dxa"/>
            <w:gridSpan w:val="2"/>
            <w:vMerge w:val="restart"/>
            <w:vAlign w:val="bottom"/>
          </w:tcPr>
          <w:p w:rsidR="00A33515" w:rsidDel="002260E7" w:rsidRDefault="001A4D22">
            <w:pPr>
              <w:spacing w:line="262" w:lineRule="exact"/>
              <w:jc w:val="center"/>
              <w:rPr>
                <w:del w:id="11313" w:author="Admin" w:date="2019-02-19T02:10:00Z"/>
                <w:sz w:val="20"/>
                <w:szCs w:val="20"/>
              </w:rPr>
            </w:pPr>
            <w:del w:id="11314" w:author="Admin" w:date="2019-02-19T02:10:00Z">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k</w:delText>
              </w:r>
              <w:r w:rsidDel="002260E7">
                <w:rPr>
                  <w:rFonts w:eastAsia="Times New Roman"/>
                  <w:i/>
                  <w:iCs/>
                  <w:sz w:val="20"/>
                  <w:szCs w:val="20"/>
                </w:rPr>
                <w:delText>j</w:delText>
              </w:r>
              <w:r w:rsidDel="002260E7">
                <w:rPr>
                  <w:rFonts w:ascii="Arial" w:eastAsia="Arial" w:hAnsi="Arial" w:cs="Arial"/>
                  <w:i/>
                  <w:iCs/>
                  <w:sz w:val="20"/>
                  <w:szCs w:val="20"/>
                </w:rPr>
                <w:delText xml:space="preserve"> </w:delText>
              </w:r>
              <w:r w:rsidDel="002260E7">
                <w:rPr>
                  <w:rFonts w:eastAsia="Times New Roman"/>
                  <w:i/>
                  <w:iCs/>
                  <w:sz w:val="20"/>
                  <w:szCs w:val="20"/>
                </w:rPr>
                <w:delText>&lt; ":</w:delText>
              </w:r>
            </w:del>
          </w:p>
        </w:tc>
        <w:tc>
          <w:tcPr>
            <w:tcW w:w="1200" w:type="dxa"/>
            <w:vAlign w:val="bottom"/>
          </w:tcPr>
          <w:p w:rsidR="00A33515" w:rsidDel="002260E7" w:rsidRDefault="00A33515">
            <w:pPr>
              <w:rPr>
                <w:del w:id="11315" w:author="Admin" w:date="2019-02-19T02:10:00Z"/>
                <w:sz w:val="5"/>
                <w:szCs w:val="5"/>
              </w:rPr>
            </w:pPr>
          </w:p>
        </w:tc>
        <w:tc>
          <w:tcPr>
            <w:tcW w:w="380" w:type="dxa"/>
            <w:vAlign w:val="bottom"/>
          </w:tcPr>
          <w:p w:rsidR="00A33515" w:rsidDel="002260E7" w:rsidRDefault="00A33515">
            <w:pPr>
              <w:rPr>
                <w:del w:id="11316" w:author="Admin" w:date="2019-02-19T02:10:00Z"/>
                <w:sz w:val="5"/>
                <w:szCs w:val="5"/>
              </w:rPr>
            </w:pPr>
          </w:p>
        </w:tc>
        <w:tc>
          <w:tcPr>
            <w:tcW w:w="80" w:type="dxa"/>
            <w:vAlign w:val="bottom"/>
          </w:tcPr>
          <w:p w:rsidR="00A33515" w:rsidDel="002260E7" w:rsidRDefault="00A33515">
            <w:pPr>
              <w:rPr>
                <w:del w:id="11317" w:author="Admin" w:date="2019-02-19T02:10:00Z"/>
                <w:sz w:val="5"/>
                <w:szCs w:val="5"/>
              </w:rPr>
            </w:pPr>
          </w:p>
        </w:tc>
        <w:tc>
          <w:tcPr>
            <w:tcW w:w="0" w:type="dxa"/>
            <w:vAlign w:val="bottom"/>
          </w:tcPr>
          <w:p w:rsidR="00A33515" w:rsidDel="002260E7" w:rsidRDefault="00A33515">
            <w:pPr>
              <w:rPr>
                <w:del w:id="11318" w:author="Admin" w:date="2019-02-19T02:10:00Z"/>
                <w:sz w:val="1"/>
                <w:szCs w:val="1"/>
              </w:rPr>
            </w:pPr>
          </w:p>
        </w:tc>
      </w:tr>
      <w:tr w:rsidR="00A33515" w:rsidDel="002260E7">
        <w:trPr>
          <w:trHeight w:val="198"/>
          <w:del w:id="11319" w:author="Admin" w:date="2019-02-19T02:10:00Z"/>
        </w:trPr>
        <w:tc>
          <w:tcPr>
            <w:tcW w:w="500" w:type="dxa"/>
            <w:vAlign w:val="bottom"/>
          </w:tcPr>
          <w:p w:rsidR="00A33515" w:rsidDel="002260E7" w:rsidRDefault="00A33515">
            <w:pPr>
              <w:rPr>
                <w:del w:id="11320" w:author="Admin" w:date="2019-02-19T02:10:00Z"/>
                <w:sz w:val="17"/>
                <w:szCs w:val="17"/>
              </w:rPr>
            </w:pPr>
          </w:p>
        </w:tc>
        <w:tc>
          <w:tcPr>
            <w:tcW w:w="480" w:type="dxa"/>
            <w:vAlign w:val="bottom"/>
          </w:tcPr>
          <w:p w:rsidR="00A33515" w:rsidDel="002260E7" w:rsidRDefault="00A33515">
            <w:pPr>
              <w:rPr>
                <w:del w:id="11321" w:author="Admin" w:date="2019-02-19T02:10:00Z"/>
                <w:sz w:val="17"/>
                <w:szCs w:val="17"/>
              </w:rPr>
            </w:pPr>
          </w:p>
        </w:tc>
        <w:tc>
          <w:tcPr>
            <w:tcW w:w="580" w:type="dxa"/>
            <w:vAlign w:val="bottom"/>
          </w:tcPr>
          <w:p w:rsidR="00A33515" w:rsidDel="002260E7" w:rsidRDefault="00A33515">
            <w:pPr>
              <w:rPr>
                <w:del w:id="11322" w:author="Admin" w:date="2019-02-19T02:10:00Z"/>
                <w:sz w:val="17"/>
                <w:szCs w:val="17"/>
              </w:rPr>
            </w:pPr>
          </w:p>
        </w:tc>
        <w:tc>
          <w:tcPr>
            <w:tcW w:w="100" w:type="dxa"/>
            <w:vAlign w:val="bottom"/>
          </w:tcPr>
          <w:p w:rsidR="00A33515" w:rsidDel="002260E7" w:rsidRDefault="00A33515">
            <w:pPr>
              <w:rPr>
                <w:del w:id="11323" w:author="Admin" w:date="2019-02-19T02:10:00Z"/>
                <w:sz w:val="17"/>
                <w:szCs w:val="17"/>
              </w:rPr>
            </w:pPr>
          </w:p>
        </w:tc>
        <w:tc>
          <w:tcPr>
            <w:tcW w:w="40" w:type="dxa"/>
            <w:vAlign w:val="bottom"/>
          </w:tcPr>
          <w:p w:rsidR="00A33515" w:rsidDel="002260E7" w:rsidRDefault="00A33515">
            <w:pPr>
              <w:rPr>
                <w:del w:id="11324" w:author="Admin" w:date="2019-02-19T02:10:00Z"/>
                <w:sz w:val="17"/>
                <w:szCs w:val="17"/>
              </w:rPr>
            </w:pPr>
          </w:p>
        </w:tc>
        <w:tc>
          <w:tcPr>
            <w:tcW w:w="60" w:type="dxa"/>
            <w:vAlign w:val="bottom"/>
          </w:tcPr>
          <w:p w:rsidR="00A33515" w:rsidDel="002260E7" w:rsidRDefault="00A33515">
            <w:pPr>
              <w:rPr>
                <w:del w:id="11325" w:author="Admin" w:date="2019-02-19T02:10:00Z"/>
                <w:sz w:val="17"/>
                <w:szCs w:val="17"/>
              </w:rPr>
            </w:pPr>
          </w:p>
        </w:tc>
        <w:tc>
          <w:tcPr>
            <w:tcW w:w="1880" w:type="dxa"/>
            <w:vAlign w:val="bottom"/>
          </w:tcPr>
          <w:p w:rsidR="00A33515" w:rsidDel="002260E7" w:rsidRDefault="001A4D22">
            <w:pPr>
              <w:spacing w:line="198" w:lineRule="exact"/>
              <w:jc w:val="right"/>
              <w:rPr>
                <w:del w:id="11326" w:author="Admin" w:date="2019-02-19T02:10:00Z"/>
                <w:sz w:val="20"/>
                <w:szCs w:val="20"/>
              </w:rPr>
            </w:pPr>
            <w:del w:id="11327" w:author="Admin" w:date="2019-02-19T02:10:00Z">
              <w:r w:rsidDel="002260E7">
                <w:rPr>
                  <w:rFonts w:ascii="Arial" w:eastAsia="Arial" w:hAnsi="Arial" w:cs="Arial"/>
                  <w:i/>
                  <w:iCs/>
                  <w:sz w:val="20"/>
                  <w:szCs w:val="20"/>
                </w:rPr>
                <w:delText>A</w:delText>
              </w:r>
              <w:r w:rsidDel="002260E7">
                <w:rPr>
                  <w:rFonts w:eastAsia="Times New Roman"/>
                  <w:sz w:val="17"/>
                  <w:szCs w:val="17"/>
                </w:rPr>
                <w:delText>(</w:delText>
              </w:r>
              <w:r w:rsidDel="002260E7">
                <w:rPr>
                  <w:rFonts w:ascii="Arial" w:eastAsia="Arial" w:hAnsi="Arial" w:cs="Arial"/>
                  <w:i/>
                  <w:iCs/>
                  <w:sz w:val="17"/>
                  <w:szCs w:val="17"/>
                </w:rPr>
                <w:delText>x</w:delText>
              </w:r>
              <w:r w:rsidDel="002260E7">
                <w:rPr>
                  <w:rFonts w:ascii="Arial" w:eastAsia="Arial" w:hAnsi="Arial" w:cs="Arial"/>
                  <w:i/>
                  <w:iCs/>
                  <w:vertAlign w:val="subscript"/>
                </w:rPr>
                <w:delText>k</w:delText>
              </w:r>
              <w:r w:rsidDel="002260E7">
                <w:rPr>
                  <w:rFonts w:eastAsia="Times New Roman"/>
                  <w:i/>
                  <w:iCs/>
                  <w:sz w:val="17"/>
                  <w:szCs w:val="17"/>
                </w:rPr>
                <w:delText>;</w:delText>
              </w:r>
              <w:r w:rsidDel="002260E7">
                <w:rPr>
                  <w:rFonts w:eastAsia="Times New Roman"/>
                  <w:sz w:val="17"/>
                  <w:szCs w:val="17"/>
                </w:rPr>
                <w:delText xml:space="preserve"> </w:delText>
              </w:r>
              <w:r w:rsidDel="002260E7">
                <w:rPr>
                  <w:rFonts w:ascii="Arial" w:eastAsia="Arial" w:hAnsi="Arial" w:cs="Arial"/>
                  <w:i/>
                  <w:iCs/>
                  <w:sz w:val="17"/>
                  <w:szCs w:val="17"/>
                </w:rPr>
                <w:delText>y</w:delText>
              </w:r>
              <w:r w:rsidDel="002260E7">
                <w:rPr>
                  <w:rFonts w:ascii="Arial" w:eastAsia="Arial" w:hAnsi="Arial" w:cs="Arial"/>
                  <w:i/>
                  <w:iCs/>
                  <w:vertAlign w:val="subscript"/>
                </w:rPr>
                <w:delText>k</w:delText>
              </w:r>
              <w:r w:rsidDel="002260E7">
                <w:rPr>
                  <w:rFonts w:eastAsia="Times New Roman"/>
                  <w:sz w:val="17"/>
                  <w:szCs w:val="17"/>
                </w:rPr>
                <w:delText xml:space="preserve">) </w:delText>
              </w:r>
              <w:r w:rsidDel="002260E7">
                <w:rPr>
                  <w:rFonts w:ascii="Arial" w:eastAsia="Arial" w:hAnsi="Arial" w:cs="Arial"/>
                  <w:sz w:val="17"/>
                  <w:szCs w:val="17"/>
                </w:rPr>
                <w:delText>и</w:delText>
              </w:r>
            </w:del>
          </w:p>
        </w:tc>
        <w:tc>
          <w:tcPr>
            <w:tcW w:w="120" w:type="dxa"/>
            <w:vAlign w:val="bottom"/>
          </w:tcPr>
          <w:p w:rsidR="00A33515" w:rsidDel="002260E7" w:rsidRDefault="00A33515">
            <w:pPr>
              <w:rPr>
                <w:del w:id="11328" w:author="Admin" w:date="2019-02-19T02:10:00Z"/>
                <w:sz w:val="17"/>
                <w:szCs w:val="17"/>
              </w:rPr>
            </w:pPr>
          </w:p>
        </w:tc>
        <w:tc>
          <w:tcPr>
            <w:tcW w:w="160" w:type="dxa"/>
            <w:vAlign w:val="bottom"/>
          </w:tcPr>
          <w:p w:rsidR="00A33515" w:rsidDel="002260E7" w:rsidRDefault="00A33515">
            <w:pPr>
              <w:rPr>
                <w:del w:id="11329" w:author="Admin" w:date="2019-02-19T02:10:00Z"/>
                <w:sz w:val="17"/>
                <w:szCs w:val="17"/>
              </w:rPr>
            </w:pPr>
          </w:p>
        </w:tc>
        <w:tc>
          <w:tcPr>
            <w:tcW w:w="300" w:type="dxa"/>
            <w:gridSpan w:val="2"/>
            <w:vMerge/>
            <w:vAlign w:val="bottom"/>
          </w:tcPr>
          <w:p w:rsidR="00A33515" w:rsidDel="002260E7" w:rsidRDefault="00A33515">
            <w:pPr>
              <w:rPr>
                <w:del w:id="11330" w:author="Admin" w:date="2019-02-19T02:10:00Z"/>
                <w:sz w:val="17"/>
                <w:szCs w:val="17"/>
              </w:rPr>
            </w:pPr>
          </w:p>
        </w:tc>
        <w:tc>
          <w:tcPr>
            <w:tcW w:w="80" w:type="dxa"/>
            <w:vAlign w:val="bottom"/>
          </w:tcPr>
          <w:p w:rsidR="00A33515" w:rsidDel="002260E7" w:rsidRDefault="00A33515">
            <w:pPr>
              <w:rPr>
                <w:del w:id="11331" w:author="Admin" w:date="2019-02-19T02:10:00Z"/>
                <w:sz w:val="17"/>
                <w:szCs w:val="17"/>
              </w:rPr>
            </w:pPr>
          </w:p>
        </w:tc>
        <w:tc>
          <w:tcPr>
            <w:tcW w:w="20" w:type="dxa"/>
            <w:vAlign w:val="bottom"/>
          </w:tcPr>
          <w:p w:rsidR="00A33515" w:rsidDel="002260E7" w:rsidRDefault="00A33515">
            <w:pPr>
              <w:rPr>
                <w:del w:id="11332" w:author="Admin" w:date="2019-02-19T02:10:00Z"/>
                <w:sz w:val="17"/>
                <w:szCs w:val="17"/>
              </w:rPr>
            </w:pPr>
          </w:p>
        </w:tc>
        <w:tc>
          <w:tcPr>
            <w:tcW w:w="60" w:type="dxa"/>
            <w:vAlign w:val="bottom"/>
          </w:tcPr>
          <w:p w:rsidR="00A33515" w:rsidDel="002260E7" w:rsidRDefault="00A33515">
            <w:pPr>
              <w:rPr>
                <w:del w:id="11333" w:author="Admin" w:date="2019-02-19T02:10:00Z"/>
                <w:sz w:val="17"/>
                <w:szCs w:val="17"/>
              </w:rPr>
            </w:pPr>
          </w:p>
        </w:tc>
        <w:tc>
          <w:tcPr>
            <w:tcW w:w="740" w:type="dxa"/>
            <w:gridSpan w:val="2"/>
            <w:vMerge/>
            <w:vAlign w:val="bottom"/>
          </w:tcPr>
          <w:p w:rsidR="00A33515" w:rsidDel="002260E7" w:rsidRDefault="00A33515">
            <w:pPr>
              <w:rPr>
                <w:del w:id="11334" w:author="Admin" w:date="2019-02-19T02:10:00Z"/>
                <w:sz w:val="17"/>
                <w:szCs w:val="17"/>
              </w:rPr>
            </w:pPr>
          </w:p>
        </w:tc>
        <w:tc>
          <w:tcPr>
            <w:tcW w:w="1200" w:type="dxa"/>
            <w:vAlign w:val="bottom"/>
          </w:tcPr>
          <w:p w:rsidR="00A33515" w:rsidDel="002260E7" w:rsidRDefault="00A33515">
            <w:pPr>
              <w:rPr>
                <w:del w:id="11335" w:author="Admin" w:date="2019-02-19T02:10:00Z"/>
                <w:sz w:val="17"/>
                <w:szCs w:val="17"/>
              </w:rPr>
            </w:pPr>
          </w:p>
        </w:tc>
        <w:tc>
          <w:tcPr>
            <w:tcW w:w="380" w:type="dxa"/>
            <w:vAlign w:val="bottom"/>
          </w:tcPr>
          <w:p w:rsidR="00A33515" w:rsidDel="002260E7" w:rsidRDefault="00A33515">
            <w:pPr>
              <w:rPr>
                <w:del w:id="11336" w:author="Admin" w:date="2019-02-19T02:10:00Z"/>
                <w:sz w:val="17"/>
                <w:szCs w:val="17"/>
              </w:rPr>
            </w:pPr>
          </w:p>
        </w:tc>
        <w:tc>
          <w:tcPr>
            <w:tcW w:w="80" w:type="dxa"/>
            <w:vAlign w:val="bottom"/>
          </w:tcPr>
          <w:p w:rsidR="00A33515" w:rsidDel="002260E7" w:rsidRDefault="00A33515">
            <w:pPr>
              <w:rPr>
                <w:del w:id="11337" w:author="Admin" w:date="2019-02-19T02:10:00Z"/>
                <w:sz w:val="17"/>
                <w:szCs w:val="17"/>
              </w:rPr>
            </w:pPr>
          </w:p>
        </w:tc>
        <w:tc>
          <w:tcPr>
            <w:tcW w:w="0" w:type="dxa"/>
            <w:vAlign w:val="bottom"/>
          </w:tcPr>
          <w:p w:rsidR="00A33515" w:rsidDel="002260E7" w:rsidRDefault="00A33515">
            <w:pPr>
              <w:rPr>
                <w:del w:id="11338" w:author="Admin" w:date="2019-02-19T02:10:00Z"/>
                <w:sz w:val="1"/>
                <w:szCs w:val="1"/>
              </w:rPr>
            </w:pPr>
          </w:p>
        </w:tc>
      </w:tr>
      <w:tr w:rsidR="00A33515" w:rsidDel="002260E7">
        <w:trPr>
          <w:trHeight w:val="272"/>
          <w:del w:id="11339" w:author="Admin" w:date="2019-02-19T02:10:00Z"/>
        </w:trPr>
        <w:tc>
          <w:tcPr>
            <w:tcW w:w="500" w:type="dxa"/>
            <w:vAlign w:val="bottom"/>
          </w:tcPr>
          <w:p w:rsidR="00A33515" w:rsidDel="002260E7" w:rsidRDefault="00A33515">
            <w:pPr>
              <w:rPr>
                <w:del w:id="11340" w:author="Admin" w:date="2019-02-19T02:10:00Z"/>
                <w:sz w:val="23"/>
                <w:szCs w:val="23"/>
              </w:rPr>
            </w:pPr>
          </w:p>
        </w:tc>
        <w:tc>
          <w:tcPr>
            <w:tcW w:w="480" w:type="dxa"/>
            <w:vAlign w:val="bottom"/>
          </w:tcPr>
          <w:p w:rsidR="00A33515" w:rsidDel="002260E7" w:rsidRDefault="00A33515">
            <w:pPr>
              <w:rPr>
                <w:del w:id="11341" w:author="Admin" w:date="2019-02-19T02:10:00Z"/>
                <w:sz w:val="23"/>
                <w:szCs w:val="23"/>
              </w:rPr>
            </w:pPr>
          </w:p>
        </w:tc>
        <w:tc>
          <w:tcPr>
            <w:tcW w:w="580" w:type="dxa"/>
            <w:vAlign w:val="bottom"/>
          </w:tcPr>
          <w:p w:rsidR="00A33515" w:rsidDel="002260E7" w:rsidRDefault="00A33515">
            <w:pPr>
              <w:rPr>
                <w:del w:id="11342" w:author="Admin" w:date="2019-02-19T02:10:00Z"/>
                <w:sz w:val="23"/>
                <w:szCs w:val="23"/>
              </w:rPr>
            </w:pPr>
          </w:p>
        </w:tc>
        <w:tc>
          <w:tcPr>
            <w:tcW w:w="100" w:type="dxa"/>
            <w:vAlign w:val="bottom"/>
          </w:tcPr>
          <w:p w:rsidR="00A33515" w:rsidDel="002260E7" w:rsidRDefault="00A33515">
            <w:pPr>
              <w:rPr>
                <w:del w:id="11343" w:author="Admin" w:date="2019-02-19T02:10:00Z"/>
                <w:sz w:val="23"/>
                <w:szCs w:val="23"/>
              </w:rPr>
            </w:pPr>
          </w:p>
        </w:tc>
        <w:tc>
          <w:tcPr>
            <w:tcW w:w="40" w:type="dxa"/>
            <w:vAlign w:val="bottom"/>
          </w:tcPr>
          <w:p w:rsidR="00A33515" w:rsidDel="002260E7" w:rsidRDefault="00A33515">
            <w:pPr>
              <w:rPr>
                <w:del w:id="11344" w:author="Admin" w:date="2019-02-19T02:10:00Z"/>
                <w:sz w:val="23"/>
                <w:szCs w:val="23"/>
              </w:rPr>
            </w:pPr>
          </w:p>
        </w:tc>
        <w:tc>
          <w:tcPr>
            <w:tcW w:w="60" w:type="dxa"/>
            <w:vAlign w:val="bottom"/>
          </w:tcPr>
          <w:p w:rsidR="00A33515" w:rsidDel="002260E7" w:rsidRDefault="00A33515">
            <w:pPr>
              <w:rPr>
                <w:del w:id="11345" w:author="Admin" w:date="2019-02-19T02:10:00Z"/>
                <w:sz w:val="23"/>
                <w:szCs w:val="23"/>
              </w:rPr>
            </w:pPr>
          </w:p>
        </w:tc>
        <w:tc>
          <w:tcPr>
            <w:tcW w:w="1880" w:type="dxa"/>
            <w:vAlign w:val="bottom"/>
          </w:tcPr>
          <w:p w:rsidR="00A33515" w:rsidDel="002260E7" w:rsidRDefault="001A4D22">
            <w:pPr>
              <w:ind w:right="701"/>
              <w:jc w:val="right"/>
              <w:rPr>
                <w:del w:id="11346" w:author="Admin" w:date="2019-02-19T02:10:00Z"/>
                <w:sz w:val="20"/>
                <w:szCs w:val="20"/>
              </w:rPr>
            </w:pPr>
            <w:del w:id="11347" w:author="Admin" w:date="2019-02-19T02:10:00Z">
              <w:r w:rsidDel="002260E7">
                <w:rPr>
                  <w:rFonts w:ascii="Arial" w:eastAsia="Arial" w:hAnsi="Arial" w:cs="Arial"/>
                  <w:i/>
                  <w:iCs/>
                  <w:sz w:val="14"/>
                  <w:szCs w:val="14"/>
                </w:rPr>
                <w:delText>k</w:delText>
              </w:r>
              <w:r w:rsidDel="002260E7">
                <w:rPr>
                  <w:rFonts w:eastAsia="Times New Roman"/>
                  <w:i/>
                  <w:iCs/>
                  <w:sz w:val="14"/>
                  <w:szCs w:val="14"/>
                </w:rPr>
                <w:delText>2</w:delText>
              </w:r>
              <w:r w:rsidDel="002260E7">
                <w:rPr>
                  <w:rFonts w:eastAsia="Times New Roman"/>
                  <w:sz w:val="14"/>
                  <w:szCs w:val="14"/>
                </w:rPr>
                <w:delText>N</w:delText>
              </w:r>
            </w:del>
          </w:p>
        </w:tc>
        <w:tc>
          <w:tcPr>
            <w:tcW w:w="380" w:type="dxa"/>
            <w:gridSpan w:val="3"/>
            <w:vAlign w:val="bottom"/>
          </w:tcPr>
          <w:p w:rsidR="00A33515" w:rsidDel="002260E7" w:rsidRDefault="001A4D22">
            <w:pPr>
              <w:jc w:val="center"/>
              <w:rPr>
                <w:del w:id="11348" w:author="Admin" w:date="2019-02-19T02:10:00Z"/>
                <w:sz w:val="20"/>
                <w:szCs w:val="20"/>
              </w:rPr>
            </w:pPr>
            <w:del w:id="11349" w:author="Admin" w:date="2019-02-19T02:10:00Z">
              <w:r w:rsidDel="002260E7">
                <w:rPr>
                  <w:rFonts w:ascii="Arial" w:eastAsia="Arial" w:hAnsi="Arial" w:cs="Arial"/>
                  <w:i/>
                  <w:iCs/>
                  <w:sz w:val="14"/>
                  <w:szCs w:val="14"/>
                </w:rPr>
                <w:delText>k</w:delText>
              </w:r>
              <w:r w:rsidDel="002260E7">
                <w:rPr>
                  <w:rFonts w:eastAsia="Times New Roman"/>
                  <w:i/>
                  <w:iCs/>
                  <w:sz w:val="14"/>
                  <w:szCs w:val="14"/>
                </w:rPr>
                <w:delText>2</w:delText>
              </w:r>
              <w:r w:rsidDel="002260E7">
                <w:rPr>
                  <w:rFonts w:eastAsia="Times New Roman"/>
                  <w:sz w:val="14"/>
                  <w:szCs w:val="14"/>
                </w:rPr>
                <w:delText>N</w:delText>
              </w:r>
            </w:del>
          </w:p>
        </w:tc>
        <w:tc>
          <w:tcPr>
            <w:tcW w:w="200" w:type="dxa"/>
            <w:vAlign w:val="bottom"/>
          </w:tcPr>
          <w:p w:rsidR="00A33515" w:rsidDel="002260E7" w:rsidRDefault="00A33515">
            <w:pPr>
              <w:rPr>
                <w:del w:id="11350" w:author="Admin" w:date="2019-02-19T02:10:00Z"/>
                <w:sz w:val="23"/>
                <w:szCs w:val="23"/>
              </w:rPr>
            </w:pPr>
          </w:p>
        </w:tc>
        <w:tc>
          <w:tcPr>
            <w:tcW w:w="80" w:type="dxa"/>
            <w:vAlign w:val="bottom"/>
          </w:tcPr>
          <w:p w:rsidR="00A33515" w:rsidDel="002260E7" w:rsidRDefault="00A33515">
            <w:pPr>
              <w:rPr>
                <w:del w:id="11351" w:author="Admin" w:date="2019-02-19T02:10:00Z"/>
                <w:sz w:val="23"/>
                <w:szCs w:val="23"/>
              </w:rPr>
            </w:pPr>
          </w:p>
        </w:tc>
        <w:tc>
          <w:tcPr>
            <w:tcW w:w="20" w:type="dxa"/>
            <w:vAlign w:val="bottom"/>
          </w:tcPr>
          <w:p w:rsidR="00A33515" w:rsidDel="002260E7" w:rsidRDefault="00A33515">
            <w:pPr>
              <w:rPr>
                <w:del w:id="11352" w:author="Admin" w:date="2019-02-19T02:10:00Z"/>
                <w:sz w:val="23"/>
                <w:szCs w:val="23"/>
              </w:rPr>
            </w:pPr>
          </w:p>
        </w:tc>
        <w:tc>
          <w:tcPr>
            <w:tcW w:w="60" w:type="dxa"/>
            <w:vAlign w:val="bottom"/>
          </w:tcPr>
          <w:p w:rsidR="00A33515" w:rsidDel="002260E7" w:rsidRDefault="00A33515">
            <w:pPr>
              <w:rPr>
                <w:del w:id="11353" w:author="Admin" w:date="2019-02-19T02:10:00Z"/>
                <w:sz w:val="23"/>
                <w:szCs w:val="23"/>
              </w:rPr>
            </w:pPr>
          </w:p>
        </w:tc>
        <w:tc>
          <w:tcPr>
            <w:tcW w:w="220" w:type="dxa"/>
            <w:vAlign w:val="bottom"/>
          </w:tcPr>
          <w:p w:rsidR="00A33515" w:rsidDel="002260E7" w:rsidRDefault="00A33515">
            <w:pPr>
              <w:rPr>
                <w:del w:id="11354" w:author="Admin" w:date="2019-02-19T02:10:00Z"/>
                <w:sz w:val="23"/>
                <w:szCs w:val="23"/>
              </w:rPr>
            </w:pPr>
          </w:p>
        </w:tc>
        <w:tc>
          <w:tcPr>
            <w:tcW w:w="520" w:type="dxa"/>
            <w:vAlign w:val="bottom"/>
          </w:tcPr>
          <w:p w:rsidR="00A33515" w:rsidDel="002260E7" w:rsidRDefault="00A33515">
            <w:pPr>
              <w:rPr>
                <w:del w:id="11355" w:author="Admin" w:date="2019-02-19T02:10:00Z"/>
                <w:sz w:val="23"/>
                <w:szCs w:val="23"/>
              </w:rPr>
            </w:pPr>
          </w:p>
        </w:tc>
        <w:tc>
          <w:tcPr>
            <w:tcW w:w="1200" w:type="dxa"/>
            <w:vAlign w:val="bottom"/>
          </w:tcPr>
          <w:p w:rsidR="00A33515" w:rsidDel="002260E7" w:rsidRDefault="00A33515">
            <w:pPr>
              <w:rPr>
                <w:del w:id="11356" w:author="Admin" w:date="2019-02-19T02:10:00Z"/>
                <w:sz w:val="23"/>
                <w:szCs w:val="23"/>
              </w:rPr>
            </w:pPr>
          </w:p>
        </w:tc>
        <w:tc>
          <w:tcPr>
            <w:tcW w:w="380" w:type="dxa"/>
            <w:vAlign w:val="bottom"/>
          </w:tcPr>
          <w:p w:rsidR="00A33515" w:rsidDel="002260E7" w:rsidRDefault="00A33515">
            <w:pPr>
              <w:rPr>
                <w:del w:id="11357" w:author="Admin" w:date="2019-02-19T02:10:00Z"/>
                <w:sz w:val="23"/>
                <w:szCs w:val="23"/>
              </w:rPr>
            </w:pPr>
          </w:p>
        </w:tc>
        <w:tc>
          <w:tcPr>
            <w:tcW w:w="80" w:type="dxa"/>
            <w:vAlign w:val="bottom"/>
          </w:tcPr>
          <w:p w:rsidR="00A33515" w:rsidDel="002260E7" w:rsidRDefault="00A33515">
            <w:pPr>
              <w:rPr>
                <w:del w:id="11358" w:author="Admin" w:date="2019-02-19T02:10:00Z"/>
                <w:sz w:val="23"/>
                <w:szCs w:val="23"/>
              </w:rPr>
            </w:pPr>
          </w:p>
        </w:tc>
        <w:tc>
          <w:tcPr>
            <w:tcW w:w="0" w:type="dxa"/>
            <w:vAlign w:val="bottom"/>
          </w:tcPr>
          <w:p w:rsidR="00A33515" w:rsidDel="002260E7" w:rsidRDefault="00A33515">
            <w:pPr>
              <w:rPr>
                <w:del w:id="11359" w:author="Admin" w:date="2019-02-19T02:10:00Z"/>
                <w:sz w:val="1"/>
                <w:szCs w:val="1"/>
              </w:rPr>
            </w:pPr>
          </w:p>
        </w:tc>
      </w:tr>
      <w:tr w:rsidR="00A33515" w:rsidDel="002260E7">
        <w:trPr>
          <w:trHeight w:val="270"/>
          <w:del w:id="11360" w:author="Admin" w:date="2019-02-19T02:10:00Z"/>
        </w:trPr>
        <w:tc>
          <w:tcPr>
            <w:tcW w:w="500" w:type="dxa"/>
            <w:vAlign w:val="bottom"/>
          </w:tcPr>
          <w:p w:rsidR="00A33515" w:rsidDel="002260E7" w:rsidRDefault="00A33515">
            <w:pPr>
              <w:rPr>
                <w:del w:id="11361" w:author="Admin" w:date="2019-02-19T02:10:00Z"/>
                <w:sz w:val="23"/>
                <w:szCs w:val="23"/>
              </w:rPr>
            </w:pPr>
          </w:p>
        </w:tc>
        <w:tc>
          <w:tcPr>
            <w:tcW w:w="3260" w:type="dxa"/>
            <w:gridSpan w:val="7"/>
            <w:vMerge w:val="restart"/>
            <w:vAlign w:val="bottom"/>
          </w:tcPr>
          <w:p w:rsidR="00A33515" w:rsidDel="002260E7" w:rsidRDefault="001A4D22">
            <w:pPr>
              <w:rPr>
                <w:del w:id="11362" w:author="Admin" w:date="2019-02-19T02:10:00Z"/>
                <w:sz w:val="20"/>
                <w:szCs w:val="20"/>
              </w:rPr>
            </w:pPr>
            <w:del w:id="11363" w:author="Admin" w:date="2019-02-19T02:10:00Z">
              <w:r w:rsidDel="002260E7">
                <w:rPr>
                  <w:rFonts w:ascii="Arial" w:eastAsia="Arial" w:hAnsi="Arial" w:cs="Arial"/>
                  <w:w w:val="98"/>
                  <w:sz w:val="20"/>
                  <w:szCs w:val="20"/>
                </w:rPr>
                <w:delText xml:space="preserve">Рассмотрим последовательность </w:delText>
              </w:r>
              <w:r w:rsidDel="002260E7">
                <w:rPr>
                  <w:rFonts w:ascii="Arial" w:eastAsia="Arial" w:hAnsi="Arial" w:cs="Arial"/>
                  <w:i/>
                  <w:iCs/>
                  <w:w w:val="98"/>
                  <w:sz w:val="20"/>
                  <w:szCs w:val="20"/>
                </w:rPr>
                <w:delText>a</w:delText>
              </w:r>
            </w:del>
          </w:p>
        </w:tc>
        <w:tc>
          <w:tcPr>
            <w:tcW w:w="160" w:type="dxa"/>
            <w:vAlign w:val="bottom"/>
          </w:tcPr>
          <w:p w:rsidR="00A33515" w:rsidDel="002260E7" w:rsidRDefault="00A33515">
            <w:pPr>
              <w:rPr>
                <w:del w:id="11364" w:author="Admin" w:date="2019-02-19T02:10:00Z"/>
                <w:sz w:val="23"/>
                <w:szCs w:val="23"/>
              </w:rPr>
            </w:pPr>
          </w:p>
        </w:tc>
        <w:tc>
          <w:tcPr>
            <w:tcW w:w="300" w:type="dxa"/>
            <w:gridSpan w:val="2"/>
            <w:vMerge w:val="restart"/>
            <w:vAlign w:val="bottom"/>
          </w:tcPr>
          <w:p w:rsidR="00A33515" w:rsidDel="002260E7" w:rsidRDefault="001A4D22">
            <w:pPr>
              <w:ind w:left="20"/>
              <w:rPr>
                <w:del w:id="11365" w:author="Admin" w:date="2019-02-19T02:10:00Z"/>
                <w:sz w:val="20"/>
                <w:szCs w:val="20"/>
              </w:rPr>
            </w:pPr>
            <w:del w:id="11366" w:author="Admin" w:date="2019-02-19T02:10:00Z">
              <w:r w:rsidDel="002260E7">
                <w:rPr>
                  <w:rFonts w:eastAsia="Times New Roman"/>
                  <w:sz w:val="20"/>
                  <w:szCs w:val="20"/>
                </w:rPr>
                <w:delText>=</w:delText>
              </w:r>
            </w:del>
          </w:p>
        </w:tc>
        <w:tc>
          <w:tcPr>
            <w:tcW w:w="80" w:type="dxa"/>
            <w:vAlign w:val="bottom"/>
          </w:tcPr>
          <w:p w:rsidR="00A33515" w:rsidDel="002260E7" w:rsidRDefault="00A33515">
            <w:pPr>
              <w:rPr>
                <w:del w:id="11367" w:author="Admin" w:date="2019-02-19T02:10:00Z"/>
                <w:sz w:val="23"/>
                <w:szCs w:val="23"/>
              </w:rPr>
            </w:pPr>
          </w:p>
        </w:tc>
        <w:tc>
          <w:tcPr>
            <w:tcW w:w="80" w:type="dxa"/>
            <w:gridSpan w:val="2"/>
            <w:tcBorders>
              <w:bottom w:val="single" w:sz="8" w:space="0" w:color="auto"/>
            </w:tcBorders>
            <w:vAlign w:val="bottom"/>
          </w:tcPr>
          <w:p w:rsidR="00A33515" w:rsidDel="002260E7" w:rsidRDefault="001A4D22">
            <w:pPr>
              <w:jc w:val="right"/>
              <w:rPr>
                <w:del w:id="11368" w:author="Admin" w:date="2019-02-19T02:10:00Z"/>
                <w:sz w:val="20"/>
                <w:szCs w:val="20"/>
              </w:rPr>
            </w:pPr>
            <w:del w:id="11369" w:author="Admin" w:date="2019-02-19T02:10:00Z">
              <w:r w:rsidDel="002260E7">
                <w:rPr>
                  <w:rFonts w:ascii="Arial" w:eastAsia="Arial" w:hAnsi="Arial" w:cs="Arial"/>
                  <w:w w:val="76"/>
                  <w:sz w:val="14"/>
                  <w:szCs w:val="14"/>
                </w:rPr>
                <w:delText>2</w:delText>
              </w:r>
            </w:del>
          </w:p>
        </w:tc>
        <w:tc>
          <w:tcPr>
            <w:tcW w:w="220" w:type="dxa"/>
            <w:vAlign w:val="bottom"/>
          </w:tcPr>
          <w:p w:rsidR="00A33515" w:rsidDel="002260E7" w:rsidRDefault="001A4D22">
            <w:pPr>
              <w:ind w:left="100"/>
              <w:rPr>
                <w:del w:id="11370" w:author="Admin" w:date="2019-02-19T02:10:00Z"/>
                <w:sz w:val="20"/>
                <w:szCs w:val="20"/>
              </w:rPr>
            </w:pPr>
            <w:del w:id="11371" w:author="Admin" w:date="2019-02-19T02:10:00Z">
              <w:r w:rsidDel="002260E7">
                <w:rPr>
                  <w:rFonts w:ascii="Arial" w:eastAsia="Arial" w:hAnsi="Arial" w:cs="Arial"/>
                  <w:i/>
                  <w:iCs/>
                  <w:sz w:val="14"/>
                  <w:szCs w:val="14"/>
                </w:rPr>
                <w:delText>n</w:delText>
              </w:r>
            </w:del>
          </w:p>
        </w:tc>
        <w:tc>
          <w:tcPr>
            <w:tcW w:w="520" w:type="dxa"/>
            <w:vAlign w:val="bottom"/>
          </w:tcPr>
          <w:p w:rsidR="00A33515" w:rsidDel="002260E7" w:rsidRDefault="00A33515">
            <w:pPr>
              <w:rPr>
                <w:del w:id="11372" w:author="Admin" w:date="2019-02-19T02:10:00Z"/>
                <w:sz w:val="23"/>
                <w:szCs w:val="23"/>
              </w:rPr>
            </w:pPr>
          </w:p>
        </w:tc>
        <w:tc>
          <w:tcPr>
            <w:tcW w:w="1200" w:type="dxa"/>
            <w:vMerge w:val="restart"/>
            <w:vAlign w:val="bottom"/>
          </w:tcPr>
          <w:p w:rsidR="00A33515" w:rsidDel="002260E7" w:rsidRDefault="001A4D22">
            <w:pPr>
              <w:jc w:val="right"/>
              <w:rPr>
                <w:del w:id="11373" w:author="Admin" w:date="2019-02-19T02:10:00Z"/>
                <w:sz w:val="20"/>
                <w:szCs w:val="20"/>
              </w:rPr>
            </w:pPr>
            <w:del w:id="11374" w:author="Admin" w:date="2019-02-19T02:10:00Z">
              <w:r w:rsidDel="002260E7">
                <w:rPr>
                  <w:rFonts w:eastAsia="Times New Roman"/>
                  <w:sz w:val="20"/>
                  <w:szCs w:val="20"/>
                </w:rPr>
                <w:delText>(</w:delText>
              </w:r>
            </w:del>
          </w:p>
        </w:tc>
        <w:tc>
          <w:tcPr>
            <w:tcW w:w="380" w:type="dxa"/>
            <w:vMerge w:val="restart"/>
            <w:vAlign w:val="bottom"/>
          </w:tcPr>
          <w:p w:rsidR="00A33515" w:rsidDel="002260E7" w:rsidRDefault="001A4D22">
            <w:pPr>
              <w:rPr>
                <w:del w:id="11375" w:author="Admin" w:date="2019-02-19T02:10:00Z"/>
                <w:sz w:val="20"/>
                <w:szCs w:val="20"/>
              </w:rPr>
            </w:pPr>
            <w:del w:id="11376" w:author="Admin" w:date="2019-02-19T02:10:00Z">
              <w:r w:rsidDel="002260E7">
                <w:rPr>
                  <w:rFonts w:eastAsia="Times New Roman"/>
                  <w:i/>
                  <w:iCs/>
                  <w:w w:val="97"/>
                  <w:sz w:val="20"/>
                  <w:szCs w:val="20"/>
                </w:rPr>
                <w:delText>f</w:delText>
              </w:r>
              <w:r w:rsidDel="002260E7">
                <w:rPr>
                  <w:rFonts w:ascii="Arial" w:eastAsia="Arial" w:hAnsi="Arial" w:cs="Arial"/>
                  <w:i/>
                  <w:iCs/>
                  <w:w w:val="97"/>
                  <w:sz w:val="20"/>
                  <w:szCs w:val="20"/>
                </w:rPr>
                <w:delText>a</w:delText>
              </w:r>
              <w:r w:rsidDel="002260E7">
                <w:rPr>
                  <w:rFonts w:ascii="Arial" w:eastAsia="Arial" w:hAnsi="Arial" w:cs="Arial"/>
                  <w:i/>
                  <w:iCs/>
                  <w:w w:val="97"/>
                  <w:sz w:val="27"/>
                  <w:szCs w:val="27"/>
                  <w:vertAlign w:val="subscript"/>
                </w:rPr>
                <w:delText>n</w:delText>
              </w:r>
              <w:r w:rsidDel="002260E7">
                <w:rPr>
                  <w:rFonts w:eastAsia="Times New Roman"/>
                  <w:i/>
                  <w:iCs/>
                  <w:w w:val="97"/>
                  <w:sz w:val="20"/>
                  <w:szCs w:val="20"/>
                </w:rPr>
                <w:delText>g</w:delText>
              </w:r>
            </w:del>
          </w:p>
        </w:tc>
        <w:tc>
          <w:tcPr>
            <w:tcW w:w="80" w:type="dxa"/>
            <w:vMerge w:val="restart"/>
            <w:vAlign w:val="bottom"/>
          </w:tcPr>
          <w:p w:rsidR="00A33515" w:rsidDel="002260E7" w:rsidRDefault="001A4D22">
            <w:pPr>
              <w:jc w:val="right"/>
              <w:rPr>
                <w:del w:id="11377" w:author="Admin" w:date="2019-02-19T02:10:00Z"/>
                <w:sz w:val="20"/>
                <w:szCs w:val="20"/>
              </w:rPr>
            </w:pPr>
            <w:del w:id="11378" w:author="Admin" w:date="2019-02-19T02:10:00Z">
              <w:r w:rsidDel="002260E7">
                <w:rPr>
                  <w:rFonts w:eastAsia="Times New Roman"/>
                  <w:w w:val="89"/>
                  <w:sz w:val="20"/>
                  <w:szCs w:val="20"/>
                </w:rPr>
                <w:delText>)</w:delText>
              </w:r>
            </w:del>
          </w:p>
        </w:tc>
        <w:tc>
          <w:tcPr>
            <w:tcW w:w="0" w:type="dxa"/>
            <w:vAlign w:val="bottom"/>
          </w:tcPr>
          <w:p w:rsidR="00A33515" w:rsidDel="002260E7" w:rsidRDefault="00A33515">
            <w:pPr>
              <w:rPr>
                <w:del w:id="11379" w:author="Admin" w:date="2019-02-19T02:10:00Z"/>
                <w:sz w:val="1"/>
                <w:szCs w:val="1"/>
              </w:rPr>
            </w:pPr>
          </w:p>
        </w:tc>
      </w:tr>
      <w:tr w:rsidR="00A33515" w:rsidDel="002260E7">
        <w:trPr>
          <w:trHeight w:val="34"/>
          <w:del w:id="11380" w:author="Admin" w:date="2019-02-19T02:10:00Z"/>
        </w:trPr>
        <w:tc>
          <w:tcPr>
            <w:tcW w:w="500" w:type="dxa"/>
            <w:vAlign w:val="bottom"/>
          </w:tcPr>
          <w:p w:rsidR="00A33515" w:rsidDel="002260E7" w:rsidRDefault="00A33515">
            <w:pPr>
              <w:rPr>
                <w:del w:id="11381" w:author="Admin" w:date="2019-02-19T02:10:00Z"/>
                <w:sz w:val="2"/>
                <w:szCs w:val="2"/>
              </w:rPr>
            </w:pPr>
          </w:p>
        </w:tc>
        <w:tc>
          <w:tcPr>
            <w:tcW w:w="3260" w:type="dxa"/>
            <w:gridSpan w:val="7"/>
            <w:vMerge/>
            <w:vAlign w:val="bottom"/>
          </w:tcPr>
          <w:p w:rsidR="00A33515" w:rsidDel="002260E7" w:rsidRDefault="00A33515">
            <w:pPr>
              <w:rPr>
                <w:del w:id="11382" w:author="Admin" w:date="2019-02-19T02:10:00Z"/>
                <w:sz w:val="2"/>
                <w:szCs w:val="2"/>
              </w:rPr>
            </w:pPr>
          </w:p>
        </w:tc>
        <w:tc>
          <w:tcPr>
            <w:tcW w:w="160" w:type="dxa"/>
            <w:vAlign w:val="bottom"/>
          </w:tcPr>
          <w:p w:rsidR="00A33515" w:rsidDel="002260E7" w:rsidRDefault="00A33515">
            <w:pPr>
              <w:rPr>
                <w:del w:id="11383" w:author="Admin" w:date="2019-02-19T02:10:00Z"/>
                <w:sz w:val="2"/>
                <w:szCs w:val="2"/>
              </w:rPr>
            </w:pPr>
          </w:p>
        </w:tc>
        <w:tc>
          <w:tcPr>
            <w:tcW w:w="300" w:type="dxa"/>
            <w:gridSpan w:val="2"/>
            <w:vMerge/>
            <w:vAlign w:val="bottom"/>
          </w:tcPr>
          <w:p w:rsidR="00A33515" w:rsidDel="002260E7" w:rsidRDefault="00A33515">
            <w:pPr>
              <w:rPr>
                <w:del w:id="11384" w:author="Admin" w:date="2019-02-19T02:10:00Z"/>
                <w:sz w:val="2"/>
                <w:szCs w:val="2"/>
              </w:rPr>
            </w:pPr>
          </w:p>
        </w:tc>
        <w:tc>
          <w:tcPr>
            <w:tcW w:w="80" w:type="dxa"/>
            <w:vAlign w:val="bottom"/>
          </w:tcPr>
          <w:p w:rsidR="00A33515" w:rsidDel="002260E7" w:rsidRDefault="00A33515">
            <w:pPr>
              <w:rPr>
                <w:del w:id="11385" w:author="Admin" w:date="2019-02-19T02:10:00Z"/>
                <w:sz w:val="2"/>
                <w:szCs w:val="2"/>
              </w:rPr>
            </w:pPr>
          </w:p>
        </w:tc>
        <w:tc>
          <w:tcPr>
            <w:tcW w:w="20" w:type="dxa"/>
            <w:vAlign w:val="bottom"/>
          </w:tcPr>
          <w:p w:rsidR="00A33515" w:rsidDel="002260E7" w:rsidRDefault="00A33515">
            <w:pPr>
              <w:rPr>
                <w:del w:id="11386" w:author="Admin" w:date="2019-02-19T02:10:00Z"/>
                <w:sz w:val="2"/>
                <w:szCs w:val="2"/>
              </w:rPr>
            </w:pPr>
          </w:p>
        </w:tc>
        <w:tc>
          <w:tcPr>
            <w:tcW w:w="60" w:type="dxa"/>
            <w:vAlign w:val="bottom"/>
          </w:tcPr>
          <w:p w:rsidR="00A33515" w:rsidDel="002260E7" w:rsidRDefault="00A33515">
            <w:pPr>
              <w:rPr>
                <w:del w:id="11387" w:author="Admin" w:date="2019-02-19T02:10:00Z"/>
                <w:sz w:val="2"/>
                <w:szCs w:val="2"/>
              </w:rPr>
            </w:pPr>
          </w:p>
        </w:tc>
        <w:tc>
          <w:tcPr>
            <w:tcW w:w="220" w:type="dxa"/>
            <w:vAlign w:val="bottom"/>
          </w:tcPr>
          <w:p w:rsidR="00A33515" w:rsidDel="002260E7" w:rsidRDefault="00A33515">
            <w:pPr>
              <w:rPr>
                <w:del w:id="11388" w:author="Admin" w:date="2019-02-19T02:10:00Z"/>
                <w:sz w:val="2"/>
                <w:szCs w:val="2"/>
              </w:rPr>
            </w:pPr>
          </w:p>
        </w:tc>
        <w:tc>
          <w:tcPr>
            <w:tcW w:w="520" w:type="dxa"/>
            <w:vAlign w:val="bottom"/>
          </w:tcPr>
          <w:p w:rsidR="00A33515" w:rsidDel="002260E7" w:rsidRDefault="00A33515">
            <w:pPr>
              <w:rPr>
                <w:del w:id="11389" w:author="Admin" w:date="2019-02-19T02:10:00Z"/>
                <w:sz w:val="2"/>
                <w:szCs w:val="2"/>
              </w:rPr>
            </w:pPr>
          </w:p>
        </w:tc>
        <w:tc>
          <w:tcPr>
            <w:tcW w:w="1200" w:type="dxa"/>
            <w:vMerge/>
            <w:vAlign w:val="bottom"/>
          </w:tcPr>
          <w:p w:rsidR="00A33515" w:rsidDel="002260E7" w:rsidRDefault="00A33515">
            <w:pPr>
              <w:rPr>
                <w:del w:id="11390" w:author="Admin" w:date="2019-02-19T02:10:00Z"/>
                <w:sz w:val="2"/>
                <w:szCs w:val="2"/>
              </w:rPr>
            </w:pPr>
          </w:p>
        </w:tc>
        <w:tc>
          <w:tcPr>
            <w:tcW w:w="380" w:type="dxa"/>
            <w:vMerge/>
            <w:vAlign w:val="bottom"/>
          </w:tcPr>
          <w:p w:rsidR="00A33515" w:rsidDel="002260E7" w:rsidRDefault="00A33515">
            <w:pPr>
              <w:rPr>
                <w:del w:id="11391" w:author="Admin" w:date="2019-02-19T02:10:00Z"/>
                <w:sz w:val="2"/>
                <w:szCs w:val="2"/>
              </w:rPr>
            </w:pPr>
          </w:p>
        </w:tc>
        <w:tc>
          <w:tcPr>
            <w:tcW w:w="80" w:type="dxa"/>
            <w:vMerge/>
            <w:vAlign w:val="bottom"/>
          </w:tcPr>
          <w:p w:rsidR="00A33515" w:rsidDel="002260E7" w:rsidRDefault="00A33515">
            <w:pPr>
              <w:rPr>
                <w:del w:id="11392" w:author="Admin" w:date="2019-02-19T02:10:00Z"/>
                <w:sz w:val="2"/>
                <w:szCs w:val="2"/>
              </w:rPr>
            </w:pPr>
          </w:p>
        </w:tc>
        <w:tc>
          <w:tcPr>
            <w:tcW w:w="0" w:type="dxa"/>
            <w:vAlign w:val="bottom"/>
          </w:tcPr>
          <w:p w:rsidR="00A33515" w:rsidDel="002260E7" w:rsidRDefault="00A33515">
            <w:pPr>
              <w:spacing w:line="20" w:lineRule="exact"/>
              <w:rPr>
                <w:del w:id="11393" w:author="Admin" w:date="2019-02-19T02:10:00Z"/>
                <w:sz w:val="1"/>
                <w:szCs w:val="1"/>
              </w:rPr>
            </w:pPr>
          </w:p>
        </w:tc>
      </w:tr>
      <w:tr w:rsidR="00A33515" w:rsidDel="002260E7">
        <w:trPr>
          <w:trHeight w:val="509"/>
          <w:del w:id="11394" w:author="Admin" w:date="2019-02-19T02:10:00Z"/>
        </w:trPr>
        <w:tc>
          <w:tcPr>
            <w:tcW w:w="500" w:type="dxa"/>
            <w:vAlign w:val="bottom"/>
          </w:tcPr>
          <w:p w:rsidR="00A33515" w:rsidDel="002260E7" w:rsidRDefault="00A33515">
            <w:pPr>
              <w:rPr>
                <w:del w:id="11395" w:author="Admin" w:date="2019-02-19T02:10:00Z"/>
                <w:sz w:val="24"/>
                <w:szCs w:val="24"/>
              </w:rPr>
            </w:pPr>
          </w:p>
        </w:tc>
        <w:tc>
          <w:tcPr>
            <w:tcW w:w="3140" w:type="dxa"/>
            <w:gridSpan w:val="6"/>
            <w:vAlign w:val="bottom"/>
          </w:tcPr>
          <w:p w:rsidR="00A33515" w:rsidDel="002260E7" w:rsidRDefault="001A4D22">
            <w:pPr>
              <w:rPr>
                <w:del w:id="11396" w:author="Admin" w:date="2019-02-19T02:10:00Z"/>
                <w:sz w:val="20"/>
                <w:szCs w:val="20"/>
              </w:rPr>
            </w:pPr>
            <w:del w:id="11397" w:author="Admin" w:date="2019-02-19T02:10:00Z">
              <w:r w:rsidDel="002260E7">
                <w:rPr>
                  <w:rFonts w:ascii="Arial" w:eastAsia="Arial" w:hAnsi="Arial" w:cs="Arial"/>
                  <w:sz w:val="20"/>
                  <w:szCs w:val="20"/>
                </w:rPr>
                <w:delText>имеет меру 0.</w:delText>
              </w:r>
            </w:del>
          </w:p>
        </w:tc>
        <w:tc>
          <w:tcPr>
            <w:tcW w:w="120" w:type="dxa"/>
            <w:vAlign w:val="bottom"/>
          </w:tcPr>
          <w:p w:rsidR="00A33515" w:rsidDel="002260E7" w:rsidRDefault="00A33515">
            <w:pPr>
              <w:rPr>
                <w:del w:id="11398" w:author="Admin" w:date="2019-02-19T02:10:00Z"/>
                <w:sz w:val="24"/>
                <w:szCs w:val="24"/>
              </w:rPr>
            </w:pPr>
          </w:p>
        </w:tc>
        <w:tc>
          <w:tcPr>
            <w:tcW w:w="160" w:type="dxa"/>
            <w:vAlign w:val="bottom"/>
          </w:tcPr>
          <w:p w:rsidR="00A33515" w:rsidDel="002260E7" w:rsidRDefault="001A4D22">
            <w:pPr>
              <w:rPr>
                <w:del w:id="11399" w:author="Admin" w:date="2019-02-19T02:10:00Z"/>
                <w:sz w:val="20"/>
                <w:szCs w:val="20"/>
              </w:rPr>
            </w:pPr>
            <w:del w:id="11400" w:author="Admin" w:date="2019-02-19T02:10:00Z">
              <w:r w:rsidDel="002260E7">
                <w:rPr>
                  <w:rFonts w:ascii="Arial" w:eastAsia="Arial" w:hAnsi="Arial" w:cs="Arial"/>
                  <w:i/>
                  <w:iCs/>
                  <w:sz w:val="14"/>
                  <w:szCs w:val="14"/>
                </w:rPr>
                <w:delText>n</w:delText>
              </w:r>
            </w:del>
          </w:p>
        </w:tc>
        <w:tc>
          <w:tcPr>
            <w:tcW w:w="100" w:type="dxa"/>
            <w:vAlign w:val="bottom"/>
          </w:tcPr>
          <w:p w:rsidR="00A33515" w:rsidDel="002260E7" w:rsidRDefault="00A33515">
            <w:pPr>
              <w:rPr>
                <w:del w:id="11401" w:author="Admin" w:date="2019-02-19T02:10:00Z"/>
                <w:sz w:val="24"/>
                <w:szCs w:val="24"/>
              </w:rPr>
            </w:pPr>
          </w:p>
        </w:tc>
        <w:tc>
          <w:tcPr>
            <w:tcW w:w="280" w:type="dxa"/>
            <w:gridSpan w:val="2"/>
            <w:vAlign w:val="bottom"/>
          </w:tcPr>
          <w:p w:rsidR="00A33515" w:rsidDel="002260E7" w:rsidRDefault="001A4D22">
            <w:pPr>
              <w:jc w:val="right"/>
              <w:rPr>
                <w:del w:id="11402" w:author="Admin" w:date="2019-02-19T02:10:00Z"/>
                <w:sz w:val="20"/>
                <w:szCs w:val="20"/>
              </w:rPr>
            </w:pPr>
            <w:del w:id="11403" w:author="Admin" w:date="2019-02-19T02:10:00Z">
              <w:r w:rsidDel="002260E7">
                <w:rPr>
                  <w:rFonts w:eastAsia="Times New Roman"/>
                  <w:sz w:val="20"/>
                  <w:szCs w:val="20"/>
                </w:rPr>
                <w:delText>(</w:delText>
              </w:r>
            </w:del>
          </w:p>
        </w:tc>
        <w:tc>
          <w:tcPr>
            <w:tcW w:w="80" w:type="dxa"/>
            <w:gridSpan w:val="2"/>
            <w:vAlign w:val="bottom"/>
          </w:tcPr>
          <w:p w:rsidR="00A33515" w:rsidDel="002260E7" w:rsidRDefault="001A4D22">
            <w:pPr>
              <w:jc w:val="right"/>
              <w:rPr>
                <w:del w:id="11404" w:author="Admin" w:date="2019-02-19T02:10:00Z"/>
                <w:sz w:val="20"/>
                <w:szCs w:val="20"/>
              </w:rPr>
            </w:pPr>
            <w:del w:id="11405" w:author="Admin" w:date="2019-02-19T02:10:00Z">
              <w:r w:rsidDel="002260E7">
                <w:rPr>
                  <w:rFonts w:ascii="Arial" w:eastAsia="Arial" w:hAnsi="Arial" w:cs="Arial"/>
                  <w:w w:val="76"/>
                  <w:sz w:val="14"/>
                  <w:szCs w:val="14"/>
                </w:rPr>
                <w:delText>5</w:delText>
              </w:r>
            </w:del>
          </w:p>
        </w:tc>
        <w:tc>
          <w:tcPr>
            <w:tcW w:w="1940" w:type="dxa"/>
            <w:gridSpan w:val="3"/>
            <w:vAlign w:val="bottom"/>
          </w:tcPr>
          <w:p w:rsidR="00A33515" w:rsidDel="002260E7" w:rsidRDefault="001A4D22">
            <w:pPr>
              <w:ind w:left="20"/>
              <w:rPr>
                <w:del w:id="11406" w:author="Admin" w:date="2019-02-19T02:10:00Z"/>
                <w:sz w:val="20"/>
                <w:szCs w:val="20"/>
              </w:rPr>
            </w:pPr>
            <w:del w:id="11407" w:author="Admin" w:date="2019-02-19T02:10:00Z">
              <w:r w:rsidDel="002260E7">
                <w:rPr>
                  <w:rFonts w:eastAsia="Times New Roman"/>
                  <w:sz w:val="39"/>
                  <w:szCs w:val="39"/>
                  <w:vertAlign w:val="superscript"/>
                </w:rPr>
                <w:delText>)</w:delText>
              </w:r>
              <w:r w:rsidDel="002260E7">
                <w:rPr>
                  <w:rFonts w:ascii="Arial" w:eastAsia="Arial" w:hAnsi="Arial" w:cs="Arial"/>
                  <w:sz w:val="20"/>
                  <w:szCs w:val="20"/>
                </w:rPr>
                <w:delText xml:space="preserve"> . Покажите, что </w:delText>
              </w:r>
              <w:r w:rsidDel="002260E7">
                <w:rPr>
                  <w:rFonts w:ascii="Arial" w:eastAsia="Arial" w:hAnsi="Arial" w:cs="Arial"/>
                  <w:i/>
                  <w:iCs/>
                  <w:sz w:val="20"/>
                  <w:szCs w:val="20"/>
                </w:rPr>
                <w:delText>S</w:delText>
              </w:r>
            </w:del>
          </w:p>
        </w:tc>
        <w:tc>
          <w:tcPr>
            <w:tcW w:w="380" w:type="dxa"/>
            <w:vMerge/>
            <w:vAlign w:val="bottom"/>
          </w:tcPr>
          <w:p w:rsidR="00A33515" w:rsidDel="002260E7" w:rsidRDefault="00A33515">
            <w:pPr>
              <w:rPr>
                <w:del w:id="11408" w:author="Admin" w:date="2019-02-19T02:10:00Z"/>
                <w:sz w:val="24"/>
                <w:szCs w:val="24"/>
              </w:rPr>
            </w:pPr>
          </w:p>
        </w:tc>
        <w:tc>
          <w:tcPr>
            <w:tcW w:w="80" w:type="dxa"/>
            <w:vAlign w:val="bottom"/>
          </w:tcPr>
          <w:p w:rsidR="00A33515" w:rsidDel="002260E7" w:rsidRDefault="00A33515">
            <w:pPr>
              <w:rPr>
                <w:del w:id="11409" w:author="Admin" w:date="2019-02-19T02:10:00Z"/>
                <w:sz w:val="24"/>
                <w:szCs w:val="24"/>
              </w:rPr>
            </w:pPr>
          </w:p>
        </w:tc>
        <w:tc>
          <w:tcPr>
            <w:tcW w:w="0" w:type="dxa"/>
            <w:vAlign w:val="bottom"/>
          </w:tcPr>
          <w:p w:rsidR="00A33515" w:rsidDel="002260E7" w:rsidRDefault="00A33515">
            <w:pPr>
              <w:rPr>
                <w:del w:id="11410" w:author="Admin" w:date="2019-02-19T02:10:00Z"/>
                <w:sz w:val="1"/>
                <w:szCs w:val="1"/>
              </w:rPr>
            </w:pPr>
          </w:p>
        </w:tc>
      </w:tr>
    </w:tbl>
    <w:p w:rsidR="00A33515" w:rsidDel="002260E7" w:rsidRDefault="001A4D22">
      <w:pPr>
        <w:numPr>
          <w:ilvl w:val="0"/>
          <w:numId w:val="751"/>
        </w:numPr>
        <w:tabs>
          <w:tab w:val="left" w:pos="500"/>
        </w:tabs>
        <w:spacing w:line="225" w:lineRule="auto"/>
        <w:ind w:left="500" w:hanging="273"/>
        <w:rPr>
          <w:del w:id="11411" w:author="Admin" w:date="2019-02-19T02:10:00Z"/>
          <w:rFonts w:ascii="Arial" w:eastAsia="Arial" w:hAnsi="Arial" w:cs="Arial"/>
          <w:b/>
          <w:bCs/>
          <w:sz w:val="20"/>
          <w:szCs w:val="20"/>
        </w:rPr>
        <w:pPrChange w:id="11412" w:author="Admin" w:date="2019-02-19T00:19:00Z">
          <w:pPr>
            <w:numPr>
              <w:numId w:val="754"/>
            </w:numPr>
            <w:tabs>
              <w:tab w:val="left" w:pos="500"/>
            </w:tabs>
            <w:spacing w:line="225" w:lineRule="auto"/>
            <w:ind w:left="500" w:hanging="273"/>
          </w:pPr>
        </w:pPrChange>
      </w:pPr>
      <w:del w:id="11413" w:author="Admin" w:date="2019-02-19T02:10:00Z">
        <w:r w:rsidDel="002260E7">
          <w:rPr>
            <w:rFonts w:ascii="Arial" w:eastAsia="Arial" w:hAnsi="Arial" w:cs="Arial"/>
            <w:sz w:val="20"/>
            <w:szCs w:val="20"/>
          </w:rPr>
          <w:delText xml:space="preserve">Покажите, что </w:delText>
        </w:r>
        <w:r w:rsidDel="002260E7">
          <w:rPr>
            <w:rFonts w:ascii="Arial" w:eastAsia="Arial" w:hAnsi="Arial" w:cs="Arial"/>
            <w:i/>
            <w:iCs/>
            <w:sz w:val="20"/>
            <w:szCs w:val="20"/>
          </w:rPr>
          <w:delText>S</w:delText>
        </w:r>
        <w:r w:rsidDel="002260E7">
          <w:rPr>
            <w:rFonts w:eastAsia="Times New Roman"/>
            <w:sz w:val="20"/>
            <w:szCs w:val="20"/>
          </w:rPr>
          <w:delText>(</w:delText>
        </w:r>
        <w:r w:rsidDel="002260E7">
          <w:rPr>
            <w:rFonts w:eastAsia="Times New Roman"/>
            <w:i/>
            <w:iCs/>
            <w:sz w:val="20"/>
            <w:szCs w:val="20"/>
          </w:rPr>
          <w:delText>f</w:delText>
        </w:r>
        <w:r w:rsidDel="002260E7">
          <w:rPr>
            <w:rFonts w:ascii="Arial" w:eastAsia="Arial" w:hAnsi="Arial" w:cs="Arial"/>
            <w:i/>
            <w:iCs/>
            <w:sz w:val="27"/>
            <w:szCs w:val="27"/>
            <w:vertAlign w:val="subscript"/>
          </w:rPr>
          <w:delText>n</w:delText>
        </w:r>
        <w:r w:rsidDel="002260E7">
          <w:rPr>
            <w:rFonts w:ascii="Arial" w:eastAsia="Arial" w:hAnsi="Arial" w:cs="Arial"/>
            <w:sz w:val="27"/>
            <w:szCs w:val="27"/>
            <w:vertAlign w:val="superscript"/>
          </w:rPr>
          <w:delText>1</w:delText>
        </w:r>
        <w:r w:rsidDel="002260E7">
          <w:rPr>
            <w:rFonts w:ascii="Arial" w:eastAsia="Arial" w:hAnsi="Arial" w:cs="Arial"/>
            <w:sz w:val="20"/>
            <w:szCs w:val="20"/>
            <w:vertAlign w:val="subscript"/>
          </w:rPr>
          <w:delText>2</w:delText>
        </w:r>
        <w:r w:rsidDel="002260E7">
          <w:rPr>
            <w:rFonts w:ascii="Arial" w:eastAsia="Arial" w:hAnsi="Arial" w:cs="Arial"/>
            <w:sz w:val="20"/>
            <w:szCs w:val="20"/>
          </w:rPr>
          <w:delText xml:space="preserve"> </w:delText>
        </w:r>
        <w:r w:rsidDel="002260E7">
          <w:rPr>
            <w:rFonts w:eastAsia="Times New Roman"/>
            <w:i/>
            <w:iCs/>
            <w:sz w:val="20"/>
            <w:szCs w:val="20"/>
          </w:rPr>
          <w:delText>g</w:delText>
        </w:r>
        <w:r w:rsidDel="002260E7">
          <w:rPr>
            <w:rFonts w:eastAsia="Times New Roman"/>
            <w:sz w:val="20"/>
            <w:szCs w:val="20"/>
          </w:rPr>
          <w:delText>)</w:delText>
        </w:r>
        <w:r w:rsidDel="002260E7">
          <w:rPr>
            <w:rFonts w:ascii="Arial" w:eastAsia="Arial" w:hAnsi="Arial" w:cs="Arial"/>
            <w:sz w:val="20"/>
            <w:szCs w:val="20"/>
          </w:rPr>
          <w:delText xml:space="preserve"> содержит внутри себя некоторый отрезок не-нулевой длины.</w:delText>
        </w:r>
      </w:del>
    </w:p>
    <w:p w:rsidR="00A33515" w:rsidDel="002260E7" w:rsidRDefault="00A33515">
      <w:pPr>
        <w:spacing w:line="174" w:lineRule="exact"/>
        <w:rPr>
          <w:del w:id="11414" w:author="Admin" w:date="2019-02-19T02:10:00Z"/>
          <w:rFonts w:ascii="Arial" w:eastAsia="Arial" w:hAnsi="Arial" w:cs="Arial"/>
          <w:b/>
          <w:bCs/>
          <w:sz w:val="20"/>
          <w:szCs w:val="20"/>
        </w:rPr>
      </w:pPr>
    </w:p>
    <w:p w:rsidR="00A33515" w:rsidDel="002260E7" w:rsidRDefault="001A4D22">
      <w:pPr>
        <w:numPr>
          <w:ilvl w:val="0"/>
          <w:numId w:val="751"/>
        </w:numPr>
        <w:tabs>
          <w:tab w:val="left" w:pos="500"/>
        </w:tabs>
        <w:ind w:left="500" w:hanging="273"/>
        <w:rPr>
          <w:del w:id="11415" w:author="Admin" w:date="2019-02-19T02:10:00Z"/>
          <w:rFonts w:ascii="Arial" w:eastAsia="Arial" w:hAnsi="Arial" w:cs="Arial"/>
          <w:b/>
          <w:bCs/>
          <w:sz w:val="20"/>
          <w:szCs w:val="20"/>
        </w:rPr>
        <w:pPrChange w:id="11416" w:author="Admin" w:date="2019-02-19T00:19:00Z">
          <w:pPr>
            <w:numPr>
              <w:numId w:val="754"/>
            </w:numPr>
            <w:tabs>
              <w:tab w:val="left" w:pos="500"/>
            </w:tabs>
            <w:ind w:left="500" w:hanging="273"/>
          </w:pPr>
        </w:pPrChange>
      </w:pPr>
      <w:del w:id="11417" w:author="Admin" w:date="2019-02-19T02:10:00Z">
        <w:r w:rsidDel="002260E7">
          <w:rPr>
            <w:rFonts w:ascii="Arial" w:eastAsia="Arial" w:hAnsi="Arial" w:cs="Arial"/>
            <w:sz w:val="20"/>
            <w:szCs w:val="20"/>
          </w:rPr>
          <w:delText xml:space="preserve">Мерой замкнутого множества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на прямой назовём</w:delText>
        </w:r>
      </w:del>
    </w:p>
    <w:p w:rsidR="00A33515" w:rsidDel="002260E7" w:rsidRDefault="001A4D22">
      <w:pPr>
        <w:spacing w:line="20" w:lineRule="exact"/>
        <w:rPr>
          <w:del w:id="11418" w:author="Admin" w:date="2019-02-19T02:10:00Z"/>
          <w:sz w:val="20"/>
          <w:szCs w:val="20"/>
        </w:rPr>
      </w:pPr>
      <w:del w:id="11419" w:author="Admin" w:date="2019-02-19T02:10:00Z">
        <w:r w:rsidDel="002260E7">
          <w:rPr>
            <w:noProof/>
            <w:sz w:val="20"/>
            <w:szCs w:val="20"/>
          </w:rPr>
          <mc:AlternateContent>
            <mc:Choice Requires="wps">
              <w:drawing>
                <wp:anchor distT="0" distB="0" distL="114300" distR="114300" simplePos="0" relativeHeight="251921408" behindDoc="1" locked="0" layoutInCell="0" allowOverlap="1" wp14:anchorId="093B2353" wp14:editId="3CC6CFD7">
                  <wp:simplePos x="0" y="0"/>
                  <wp:positionH relativeFrom="column">
                    <wp:posOffset>1388745</wp:posOffset>
                  </wp:positionH>
                  <wp:positionV relativeFrom="paragraph">
                    <wp:posOffset>-492125</wp:posOffset>
                  </wp:positionV>
                  <wp:extent cx="88900" cy="0"/>
                  <wp:effectExtent l="0" t="0" r="0" b="0"/>
                  <wp:wrapNone/>
                  <wp:docPr id="558" name="Shap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8" o:spid="_x0000_s1026" style="position:absolute;z-index:-251395072;visibility:visible;mso-wrap-style:square;mso-wrap-distance-left:9pt;mso-wrap-distance-top:0;mso-wrap-distance-right:9pt;mso-wrap-distance-bottom:0;mso-position-horizontal:absolute;mso-position-horizontal-relative:text;mso-position-vertical:absolute;mso-position-vertical-relative:text" from="109.35pt,-38.75pt" to="116.3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" o:allowincell="f" filled="t" strokeweight=".14039mm">
                  <v:stroke joinstyle="miter"/>
                  <o:lock v:ext="edit" shapetype="f"/>
                </v:line>
              </w:pict>
            </mc:Fallback>
          </mc:AlternateContent>
        </w:r>
      </w:del>
    </w:p>
    <w:p w:rsidR="00A33515" w:rsidDel="002260E7" w:rsidRDefault="00A33515">
      <w:pPr>
        <w:spacing w:line="200" w:lineRule="exact"/>
        <w:rPr>
          <w:del w:id="11420" w:author="Admin" w:date="2019-02-19T02:10:00Z"/>
          <w:sz w:val="20"/>
          <w:szCs w:val="20"/>
        </w:rPr>
      </w:pPr>
    </w:p>
    <w:p w:rsidR="00A33515" w:rsidDel="002260E7" w:rsidRDefault="00A33515">
      <w:pPr>
        <w:spacing w:line="357" w:lineRule="exact"/>
        <w:rPr>
          <w:del w:id="11421" w:author="Admin" w:date="2019-02-19T02:10:00Z"/>
          <w:sz w:val="20"/>
          <w:szCs w:val="20"/>
        </w:rPr>
      </w:pPr>
    </w:p>
    <w:tbl>
      <w:tblPr>
        <w:tblW w:w="0" w:type="auto"/>
        <w:tblInd w:w="1060" w:type="dxa"/>
        <w:tblLayout w:type="fixed"/>
        <w:tblCellMar>
          <w:left w:w="0" w:type="dxa"/>
          <w:right w:w="0" w:type="dxa"/>
        </w:tblCellMar>
        <w:tblLook w:val="04A0" w:firstRow="1" w:lastRow="0" w:firstColumn="1" w:lastColumn="0" w:noHBand="0" w:noVBand="1"/>
      </w:tblPr>
      <w:tblGrid>
        <w:gridCol w:w="1180"/>
        <w:gridCol w:w="500"/>
        <w:gridCol w:w="800"/>
        <w:gridCol w:w="680"/>
        <w:gridCol w:w="520"/>
        <w:gridCol w:w="680"/>
        <w:gridCol w:w="400"/>
        <w:gridCol w:w="260"/>
        <w:gridCol w:w="140"/>
        <w:gridCol w:w="20"/>
      </w:tblGrid>
      <w:tr w:rsidR="00A33515" w:rsidDel="002260E7">
        <w:trPr>
          <w:trHeight w:val="231"/>
          <w:del w:id="11422" w:author="Admin" w:date="2019-02-19T02:10:00Z"/>
        </w:trPr>
        <w:tc>
          <w:tcPr>
            <w:tcW w:w="1180" w:type="dxa"/>
            <w:vAlign w:val="bottom"/>
          </w:tcPr>
          <w:p w:rsidR="00A33515" w:rsidDel="002260E7" w:rsidRDefault="001A4D22">
            <w:pPr>
              <w:rPr>
                <w:del w:id="11423" w:author="Admin" w:date="2019-02-19T02:10:00Z"/>
                <w:sz w:val="20"/>
                <w:szCs w:val="20"/>
              </w:rPr>
            </w:pPr>
            <w:del w:id="11424" w:author="Admin" w:date="2019-02-19T02:10:00Z">
              <w:r w:rsidDel="002260E7">
                <w:rPr>
                  <w:rFonts w:ascii="Arial" w:eastAsia="Arial" w:hAnsi="Arial" w:cs="Arial"/>
                  <w:sz w:val="20"/>
                  <w:szCs w:val="20"/>
                </w:rPr>
                <w:delText>µ</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 =</w:delText>
              </w:r>
              <w:r w:rsidDel="002260E7">
                <w:rPr>
                  <w:rFonts w:ascii="Arial" w:eastAsia="Arial" w:hAnsi="Arial" w:cs="Arial"/>
                  <w:sz w:val="20"/>
                  <w:szCs w:val="20"/>
                </w:rPr>
                <w:delText xml:space="preserve"> inf  </w:delText>
              </w:r>
              <w:r w:rsidDel="002260E7">
                <w:rPr>
                  <w:rFonts w:ascii="Arial" w:eastAsia="Arial" w:hAnsi="Arial" w:cs="Arial"/>
                  <w:i/>
                  <w:iCs/>
                  <w:sz w:val="20"/>
                  <w:szCs w:val="20"/>
                </w:rPr>
                <w:delText>t</w:delText>
              </w:r>
            </w:del>
          </w:p>
        </w:tc>
        <w:tc>
          <w:tcPr>
            <w:tcW w:w="500" w:type="dxa"/>
            <w:vMerge w:val="restart"/>
            <w:vAlign w:val="bottom"/>
          </w:tcPr>
          <w:p w:rsidR="00A33515" w:rsidDel="002260E7" w:rsidRDefault="001A4D22">
            <w:pPr>
              <w:rPr>
                <w:del w:id="11425" w:author="Admin" w:date="2019-02-19T02:10:00Z"/>
                <w:sz w:val="20"/>
                <w:szCs w:val="20"/>
              </w:rPr>
            </w:pPr>
            <w:del w:id="11426" w:author="Admin" w:date="2019-02-19T02:10:00Z">
              <w:r w:rsidDel="002260E7">
                <w:rPr>
                  <w:rFonts w:eastAsia="Times New Roman"/>
                  <w:i/>
                  <w:iCs/>
                  <w:sz w:val="20"/>
                  <w:szCs w:val="20"/>
                </w:rPr>
                <w:delText xml:space="preserve">2 </w:delText>
              </w:r>
              <w:r w:rsidDel="002260E7">
                <w:rPr>
                  <w:rFonts w:eastAsia="Times New Roman"/>
                  <w:sz w:val="20"/>
                  <w:szCs w:val="20"/>
                </w:rPr>
                <w:delText>R</w:delText>
              </w:r>
              <w:r w:rsidDel="002260E7">
                <w:rPr>
                  <w:rFonts w:eastAsia="Times New Roman"/>
                  <w:i/>
                  <w:iCs/>
                  <w:sz w:val="20"/>
                  <w:szCs w:val="20"/>
                </w:rPr>
                <w:delText xml:space="preserve"> j</w:delText>
              </w:r>
            </w:del>
          </w:p>
        </w:tc>
        <w:tc>
          <w:tcPr>
            <w:tcW w:w="3080" w:type="dxa"/>
            <w:gridSpan w:val="5"/>
            <w:vAlign w:val="bottom"/>
          </w:tcPr>
          <w:p w:rsidR="00A33515" w:rsidDel="002260E7" w:rsidRDefault="001A4D22">
            <w:pPr>
              <w:rPr>
                <w:del w:id="11427" w:author="Admin" w:date="2019-02-19T02:10:00Z"/>
                <w:sz w:val="20"/>
                <w:szCs w:val="20"/>
              </w:rPr>
            </w:pPr>
            <w:del w:id="11428" w:author="Admin" w:date="2019-02-19T02:10:00Z">
              <w:r w:rsidDel="002260E7">
                <w:rPr>
                  <w:rFonts w:ascii="Arial" w:eastAsia="Arial" w:hAnsi="Arial" w:cs="Arial"/>
                  <w:sz w:val="20"/>
                  <w:szCs w:val="20"/>
                </w:rPr>
                <w:delText xml:space="preserve">существует набор интервалов </w:delText>
              </w:r>
              <w:r w:rsidDel="002260E7">
                <w:rPr>
                  <w:rFonts w:eastAsia="Times New Roman"/>
                  <w:sz w:val="20"/>
                  <w:szCs w:val="20"/>
                </w:rPr>
                <w:delText>(</w:delText>
              </w:r>
              <w:r w:rsidDel="002260E7">
                <w:rPr>
                  <w:rFonts w:ascii="Arial" w:eastAsia="Arial" w:hAnsi="Arial" w:cs="Arial"/>
                  <w:i/>
                  <w:iCs/>
                  <w:sz w:val="20"/>
                  <w:szCs w:val="20"/>
                </w:rPr>
                <w:delText>x</w:delText>
              </w:r>
            </w:del>
          </w:p>
        </w:tc>
        <w:tc>
          <w:tcPr>
            <w:tcW w:w="260" w:type="dxa"/>
            <w:vAlign w:val="bottom"/>
          </w:tcPr>
          <w:p w:rsidR="00A33515" w:rsidDel="002260E7" w:rsidRDefault="001A4D22">
            <w:pPr>
              <w:rPr>
                <w:del w:id="11429" w:author="Admin" w:date="2019-02-19T02:10:00Z"/>
                <w:sz w:val="20"/>
                <w:szCs w:val="20"/>
              </w:rPr>
            </w:pPr>
            <w:del w:id="11430" w:author="Admin" w:date="2019-02-19T02:10:00Z">
              <w:r w:rsidDel="002260E7">
                <w:rPr>
                  <w:rFonts w:eastAsia="Times New Roman"/>
                  <w:i/>
                  <w:iCs/>
                  <w:sz w:val="20"/>
                  <w:szCs w:val="20"/>
                </w:rPr>
                <w:delText xml:space="preserve">; </w:delText>
              </w:r>
              <w:r w:rsidDel="002260E7">
                <w:rPr>
                  <w:rFonts w:ascii="Arial" w:eastAsia="Arial" w:hAnsi="Arial" w:cs="Arial"/>
                  <w:i/>
                  <w:iCs/>
                  <w:sz w:val="20"/>
                  <w:szCs w:val="20"/>
                </w:rPr>
                <w:delText>y</w:delText>
              </w:r>
            </w:del>
          </w:p>
        </w:tc>
        <w:tc>
          <w:tcPr>
            <w:tcW w:w="140" w:type="dxa"/>
            <w:vAlign w:val="bottom"/>
          </w:tcPr>
          <w:p w:rsidR="00A33515" w:rsidDel="002260E7" w:rsidRDefault="001A4D22">
            <w:pPr>
              <w:jc w:val="right"/>
              <w:rPr>
                <w:del w:id="11431" w:author="Admin" w:date="2019-02-19T02:10:00Z"/>
                <w:sz w:val="20"/>
                <w:szCs w:val="20"/>
              </w:rPr>
            </w:pPr>
            <w:del w:id="11432" w:author="Admin" w:date="2019-02-19T02:10:00Z">
              <w:r w:rsidDel="002260E7">
                <w:rPr>
                  <w:rFonts w:eastAsia="Times New Roman"/>
                  <w:w w:val="89"/>
                  <w:sz w:val="20"/>
                  <w:szCs w:val="20"/>
                </w:rPr>
                <w:delText>)</w:delText>
              </w:r>
              <w:r w:rsidDel="002260E7">
                <w:rPr>
                  <w:rFonts w:eastAsia="Times New Roman"/>
                  <w:i/>
                  <w:iCs/>
                  <w:w w:val="89"/>
                  <w:sz w:val="20"/>
                  <w:szCs w:val="20"/>
                </w:rPr>
                <w:delText>;</w:delText>
              </w:r>
            </w:del>
          </w:p>
        </w:tc>
        <w:tc>
          <w:tcPr>
            <w:tcW w:w="0" w:type="dxa"/>
            <w:vAlign w:val="bottom"/>
          </w:tcPr>
          <w:p w:rsidR="00A33515" w:rsidDel="002260E7" w:rsidRDefault="00A33515">
            <w:pPr>
              <w:rPr>
                <w:del w:id="11433" w:author="Admin" w:date="2019-02-19T02:10:00Z"/>
                <w:sz w:val="1"/>
                <w:szCs w:val="1"/>
              </w:rPr>
            </w:pPr>
          </w:p>
        </w:tc>
      </w:tr>
      <w:tr w:rsidR="00A33515" w:rsidDel="002260E7">
        <w:trPr>
          <w:trHeight w:val="26"/>
          <w:del w:id="11434" w:author="Admin" w:date="2019-02-19T02:10:00Z"/>
        </w:trPr>
        <w:tc>
          <w:tcPr>
            <w:tcW w:w="1180" w:type="dxa"/>
            <w:vAlign w:val="bottom"/>
          </w:tcPr>
          <w:p w:rsidR="00A33515" w:rsidDel="002260E7" w:rsidRDefault="001A4D22">
            <w:pPr>
              <w:spacing w:line="26" w:lineRule="exact"/>
              <w:ind w:left="660"/>
              <w:rPr>
                <w:del w:id="11435" w:author="Admin" w:date="2019-02-19T02:10:00Z"/>
                <w:sz w:val="20"/>
                <w:szCs w:val="20"/>
              </w:rPr>
            </w:pPr>
            <w:del w:id="11436" w:author="Admin" w:date="2019-02-19T02:10:00Z">
              <w:r w:rsidDel="002260E7">
                <w:rPr>
                  <w:rFonts w:ascii="Arial" w:eastAsia="Arial" w:hAnsi="Arial" w:cs="Arial"/>
                  <w:sz w:val="2"/>
                  <w:szCs w:val="2"/>
                </w:rPr>
                <w:delText>что</w:delText>
              </w:r>
              <w:r w:rsidDel="002260E7">
                <w:rPr>
                  <w:rFonts w:eastAsia="Times New Roman"/>
                  <w:sz w:val="3"/>
                  <w:szCs w:val="3"/>
                  <w:vertAlign w:val="superscript"/>
                </w:rPr>
                <w:delText>{</w:delText>
              </w:r>
              <w:r w:rsidDel="002260E7">
                <w:rPr>
                  <w:rFonts w:ascii="Arial" w:eastAsia="Arial" w:hAnsi="Arial" w:cs="Arial"/>
                  <w:i/>
                  <w:iCs/>
                  <w:sz w:val="2"/>
                  <w:szCs w:val="2"/>
                </w:rPr>
                <w:delText>A</w:delText>
              </w:r>
            </w:del>
          </w:p>
        </w:tc>
        <w:tc>
          <w:tcPr>
            <w:tcW w:w="500" w:type="dxa"/>
            <w:vMerge/>
            <w:vAlign w:val="bottom"/>
          </w:tcPr>
          <w:p w:rsidR="00A33515" w:rsidDel="002260E7" w:rsidRDefault="00A33515">
            <w:pPr>
              <w:rPr>
                <w:del w:id="11437" w:author="Admin" w:date="2019-02-19T02:10:00Z"/>
                <w:sz w:val="2"/>
                <w:szCs w:val="2"/>
              </w:rPr>
            </w:pPr>
          </w:p>
        </w:tc>
        <w:tc>
          <w:tcPr>
            <w:tcW w:w="800" w:type="dxa"/>
            <w:vAlign w:val="bottom"/>
          </w:tcPr>
          <w:p w:rsidR="00A33515" w:rsidDel="002260E7" w:rsidRDefault="001A4D22">
            <w:pPr>
              <w:spacing w:line="26" w:lineRule="exact"/>
              <w:ind w:left="40"/>
              <w:rPr>
                <w:del w:id="11438" w:author="Admin" w:date="2019-02-19T02:10:00Z"/>
                <w:sz w:val="20"/>
                <w:szCs w:val="20"/>
              </w:rPr>
            </w:pPr>
            <w:del w:id="11439" w:author="Admin" w:date="2019-02-19T02:10:00Z">
              <w:r w:rsidDel="002260E7">
                <w:rPr>
                  <w:rFonts w:eastAsia="Times New Roman"/>
                  <w:sz w:val="3"/>
                  <w:szCs w:val="3"/>
                </w:rPr>
                <w:delText>(</w:delText>
              </w:r>
              <w:r w:rsidDel="002260E7">
                <w:rPr>
                  <w:rFonts w:ascii="Arial" w:eastAsia="Arial" w:hAnsi="Arial" w:cs="Arial"/>
                  <w:i/>
                  <w:iCs/>
                  <w:sz w:val="3"/>
                  <w:szCs w:val="3"/>
                </w:rPr>
                <w:delText>x</w:delText>
              </w:r>
              <w:r w:rsidDel="002260E7">
                <w:rPr>
                  <w:rFonts w:eastAsia="Times New Roman"/>
                  <w:sz w:val="3"/>
                  <w:szCs w:val="3"/>
                </w:rPr>
                <w:delText xml:space="preserve"> </w:delText>
              </w:r>
              <w:r w:rsidDel="002260E7">
                <w:rPr>
                  <w:rFonts w:eastAsia="Times New Roman"/>
                  <w:i/>
                  <w:iCs/>
                  <w:sz w:val="3"/>
                  <w:szCs w:val="3"/>
                </w:rPr>
                <w:delText>;</w:delText>
              </w:r>
              <w:r w:rsidDel="002260E7">
                <w:rPr>
                  <w:rFonts w:eastAsia="Times New Roman"/>
                  <w:sz w:val="3"/>
                  <w:szCs w:val="3"/>
                </w:rPr>
                <w:delText xml:space="preserve"> </w:delText>
              </w:r>
              <w:r w:rsidDel="002260E7">
                <w:rPr>
                  <w:rFonts w:ascii="Arial" w:eastAsia="Arial" w:hAnsi="Arial" w:cs="Arial"/>
                  <w:i/>
                  <w:iCs/>
                  <w:sz w:val="3"/>
                  <w:szCs w:val="3"/>
                </w:rPr>
                <w:delText>y</w:delText>
              </w:r>
              <w:r w:rsidDel="002260E7">
                <w:rPr>
                  <w:rFonts w:eastAsia="Times New Roman"/>
                  <w:sz w:val="3"/>
                  <w:szCs w:val="3"/>
                </w:rPr>
                <w:delText xml:space="preserve"> ) </w:delText>
              </w:r>
              <w:r w:rsidDel="002260E7">
                <w:rPr>
                  <w:rFonts w:ascii="Arial" w:eastAsia="Arial" w:hAnsi="Arial" w:cs="Arial"/>
                  <w:sz w:val="3"/>
                  <w:szCs w:val="3"/>
                </w:rPr>
                <w:delText>и</w:delText>
              </w:r>
            </w:del>
          </w:p>
        </w:tc>
        <w:tc>
          <w:tcPr>
            <w:tcW w:w="680" w:type="dxa"/>
            <w:vAlign w:val="bottom"/>
          </w:tcPr>
          <w:p w:rsidR="00A33515" w:rsidDel="002260E7" w:rsidRDefault="001A4D22">
            <w:pPr>
              <w:spacing w:line="26" w:lineRule="exact"/>
              <w:ind w:left="149"/>
              <w:jc w:val="center"/>
              <w:rPr>
                <w:del w:id="11440" w:author="Admin" w:date="2019-02-19T02:10:00Z"/>
                <w:sz w:val="20"/>
                <w:szCs w:val="20"/>
              </w:rPr>
            </w:pPr>
            <w:del w:id="11441" w:author="Admin" w:date="2019-02-19T02:10:00Z">
              <w:r w:rsidDel="002260E7">
                <w:rPr>
                  <w:rFonts w:ascii="Arial" w:eastAsia="Arial" w:hAnsi="Arial" w:cs="Arial"/>
                  <w:i/>
                  <w:iCs/>
                  <w:sz w:val="3"/>
                  <w:szCs w:val="3"/>
                </w:rPr>
                <w:delText>y</w:delText>
              </w:r>
            </w:del>
          </w:p>
        </w:tc>
        <w:tc>
          <w:tcPr>
            <w:tcW w:w="1200" w:type="dxa"/>
            <w:gridSpan w:val="2"/>
            <w:vAlign w:val="bottom"/>
          </w:tcPr>
          <w:p w:rsidR="00A33515" w:rsidDel="002260E7" w:rsidRDefault="001A4D22">
            <w:pPr>
              <w:spacing w:line="26" w:lineRule="exact"/>
              <w:ind w:right="240"/>
              <w:jc w:val="right"/>
              <w:rPr>
                <w:del w:id="11442" w:author="Admin" w:date="2019-02-19T02:10:00Z"/>
                <w:sz w:val="20"/>
                <w:szCs w:val="20"/>
              </w:rPr>
            </w:pPr>
            <w:del w:id="11443" w:author="Admin" w:date="2019-02-19T02:10:00Z">
              <w:r w:rsidDel="002260E7">
                <w:rPr>
                  <w:rFonts w:ascii="Arial" w:eastAsia="Arial" w:hAnsi="Arial" w:cs="Arial"/>
                  <w:i/>
                  <w:iCs/>
                  <w:sz w:val="3"/>
                  <w:szCs w:val="3"/>
                </w:rPr>
                <w:delText xml:space="preserve">x  </w:delText>
              </w:r>
              <w:r w:rsidDel="002260E7">
                <w:rPr>
                  <w:rFonts w:eastAsia="Times New Roman"/>
                  <w:sz w:val="3"/>
                  <w:szCs w:val="3"/>
                </w:rPr>
                <w:delText>=</w:delText>
              </w:r>
              <w:r w:rsidDel="002260E7">
                <w:rPr>
                  <w:rFonts w:ascii="Arial" w:eastAsia="Arial" w:hAnsi="Arial" w:cs="Arial"/>
                  <w:i/>
                  <w:iCs/>
                  <w:sz w:val="3"/>
                  <w:szCs w:val="3"/>
                </w:rPr>
                <w:delText xml:space="preserve"> t </w:delText>
              </w:r>
              <w:r w:rsidDel="002260E7">
                <w:rPr>
                  <w:rFonts w:eastAsia="Times New Roman"/>
                  <w:i/>
                  <w:iCs/>
                  <w:sz w:val="3"/>
                  <w:szCs w:val="3"/>
                </w:rPr>
                <w:delText>:</w:delText>
              </w:r>
            </w:del>
          </w:p>
        </w:tc>
        <w:tc>
          <w:tcPr>
            <w:tcW w:w="400" w:type="dxa"/>
            <w:vAlign w:val="bottom"/>
          </w:tcPr>
          <w:p w:rsidR="00A33515" w:rsidDel="002260E7" w:rsidRDefault="001A4D22">
            <w:pPr>
              <w:spacing w:line="26" w:lineRule="exact"/>
              <w:ind w:left="320"/>
              <w:rPr>
                <w:del w:id="11444" w:author="Admin" w:date="2019-02-19T02:10:00Z"/>
                <w:sz w:val="20"/>
                <w:szCs w:val="20"/>
              </w:rPr>
            </w:pPr>
            <w:del w:id="11445" w:author="Admin" w:date="2019-02-19T02:10:00Z">
              <w:r w:rsidDel="002260E7">
                <w:rPr>
                  <w:rFonts w:ascii="Arial" w:eastAsia="Arial" w:hAnsi="Arial" w:cs="Arial"/>
                  <w:i/>
                  <w:iCs/>
                  <w:sz w:val="3"/>
                  <w:szCs w:val="3"/>
                </w:rPr>
                <w:delText>k</w:delText>
              </w:r>
            </w:del>
          </w:p>
        </w:tc>
        <w:tc>
          <w:tcPr>
            <w:tcW w:w="260" w:type="dxa"/>
            <w:vAlign w:val="bottom"/>
          </w:tcPr>
          <w:p w:rsidR="00A33515" w:rsidDel="002260E7" w:rsidRDefault="001A4D22">
            <w:pPr>
              <w:spacing w:line="26" w:lineRule="exact"/>
              <w:ind w:left="180"/>
              <w:rPr>
                <w:del w:id="11446" w:author="Admin" w:date="2019-02-19T02:10:00Z"/>
                <w:sz w:val="20"/>
                <w:szCs w:val="20"/>
              </w:rPr>
            </w:pPr>
            <w:del w:id="11447" w:author="Admin" w:date="2019-02-19T02:10:00Z">
              <w:r w:rsidDel="002260E7">
                <w:rPr>
                  <w:rFonts w:ascii="Arial" w:eastAsia="Arial" w:hAnsi="Arial" w:cs="Arial"/>
                  <w:i/>
                  <w:iCs/>
                  <w:sz w:val="3"/>
                  <w:szCs w:val="3"/>
                </w:rPr>
                <w:delText>k</w:delText>
              </w:r>
            </w:del>
          </w:p>
        </w:tc>
        <w:tc>
          <w:tcPr>
            <w:tcW w:w="140" w:type="dxa"/>
            <w:vAlign w:val="bottom"/>
          </w:tcPr>
          <w:p w:rsidR="00A33515" w:rsidDel="002260E7" w:rsidRDefault="00A33515">
            <w:pPr>
              <w:rPr>
                <w:del w:id="11448" w:author="Admin" w:date="2019-02-19T02:10:00Z"/>
                <w:sz w:val="2"/>
                <w:szCs w:val="2"/>
              </w:rPr>
            </w:pPr>
          </w:p>
        </w:tc>
        <w:tc>
          <w:tcPr>
            <w:tcW w:w="0" w:type="dxa"/>
            <w:vAlign w:val="bottom"/>
          </w:tcPr>
          <w:p w:rsidR="00A33515" w:rsidDel="002260E7" w:rsidRDefault="00A33515">
            <w:pPr>
              <w:spacing w:line="20" w:lineRule="exact"/>
              <w:rPr>
                <w:del w:id="11449" w:author="Admin" w:date="2019-02-19T02:10:00Z"/>
                <w:sz w:val="1"/>
                <w:szCs w:val="1"/>
              </w:rPr>
            </w:pPr>
          </w:p>
        </w:tc>
      </w:tr>
      <w:tr w:rsidR="00A33515" w:rsidDel="002260E7">
        <w:trPr>
          <w:trHeight w:val="189"/>
          <w:del w:id="11450" w:author="Admin" w:date="2019-02-19T02:10:00Z"/>
        </w:trPr>
        <w:tc>
          <w:tcPr>
            <w:tcW w:w="1180" w:type="dxa"/>
            <w:vAlign w:val="bottom"/>
          </w:tcPr>
          <w:p w:rsidR="00A33515" w:rsidDel="002260E7" w:rsidRDefault="00A33515">
            <w:pPr>
              <w:rPr>
                <w:del w:id="11451" w:author="Admin" w:date="2019-02-19T02:10:00Z"/>
                <w:sz w:val="16"/>
                <w:szCs w:val="16"/>
              </w:rPr>
            </w:pPr>
          </w:p>
        </w:tc>
        <w:tc>
          <w:tcPr>
            <w:tcW w:w="500" w:type="dxa"/>
            <w:vAlign w:val="bottom"/>
          </w:tcPr>
          <w:p w:rsidR="00A33515" w:rsidDel="002260E7" w:rsidRDefault="001A4D22">
            <w:pPr>
              <w:spacing w:line="189" w:lineRule="exact"/>
              <w:ind w:left="280"/>
              <w:rPr>
                <w:del w:id="11452" w:author="Admin" w:date="2019-02-19T02:10:00Z"/>
                <w:sz w:val="20"/>
                <w:szCs w:val="20"/>
              </w:rPr>
            </w:pPr>
            <w:del w:id="11453" w:author="Admin" w:date="2019-02-19T02:10:00Z">
              <w:r w:rsidDel="002260E7">
                <w:rPr>
                  <w:rFonts w:ascii="Arial Unicode MS" w:eastAsia="Arial Unicode MS" w:hAnsi="Arial Unicode MS" w:cs="Arial Unicode MS"/>
                  <w:sz w:val="18"/>
                  <w:szCs w:val="18"/>
                </w:rPr>
                <w:delText>∪</w:delText>
              </w:r>
            </w:del>
          </w:p>
        </w:tc>
        <w:tc>
          <w:tcPr>
            <w:tcW w:w="800" w:type="dxa"/>
            <w:vAlign w:val="bottom"/>
          </w:tcPr>
          <w:p w:rsidR="00A33515" w:rsidDel="002260E7" w:rsidRDefault="00A33515">
            <w:pPr>
              <w:rPr>
                <w:del w:id="11454" w:author="Admin" w:date="2019-02-19T02:10:00Z"/>
                <w:sz w:val="16"/>
                <w:szCs w:val="16"/>
              </w:rPr>
            </w:pPr>
          </w:p>
        </w:tc>
        <w:tc>
          <w:tcPr>
            <w:tcW w:w="680" w:type="dxa"/>
            <w:vAlign w:val="bottom"/>
          </w:tcPr>
          <w:p w:rsidR="00A33515" w:rsidDel="002260E7" w:rsidRDefault="001A4D22">
            <w:pPr>
              <w:spacing w:line="189" w:lineRule="exact"/>
              <w:ind w:left="20"/>
              <w:rPr>
                <w:del w:id="11455" w:author="Admin" w:date="2019-02-19T02:10:00Z"/>
                <w:sz w:val="20"/>
                <w:szCs w:val="20"/>
              </w:rPr>
            </w:pPr>
            <w:del w:id="11456" w:author="Admin" w:date="2019-02-19T02:10:00Z">
              <w:r w:rsidDel="002260E7">
                <w:rPr>
                  <w:rFonts w:eastAsia="Times New Roman"/>
                  <w:sz w:val="20"/>
                  <w:szCs w:val="20"/>
                </w:rPr>
                <w:delText>∑</w:delText>
              </w:r>
            </w:del>
          </w:p>
        </w:tc>
        <w:tc>
          <w:tcPr>
            <w:tcW w:w="520" w:type="dxa"/>
            <w:vMerge w:val="restart"/>
            <w:vAlign w:val="bottom"/>
          </w:tcPr>
          <w:p w:rsidR="00A33515" w:rsidDel="002260E7" w:rsidRDefault="001A4D22">
            <w:pPr>
              <w:ind w:left="220"/>
              <w:rPr>
                <w:del w:id="11457" w:author="Admin" w:date="2019-02-19T02:10:00Z"/>
                <w:sz w:val="20"/>
                <w:szCs w:val="20"/>
              </w:rPr>
            </w:pPr>
            <w:del w:id="11458" w:author="Admin" w:date="2019-02-19T02:10:00Z">
              <w:r w:rsidDel="002260E7">
                <w:rPr>
                  <w:rFonts w:ascii="Arial" w:eastAsia="Arial" w:hAnsi="Arial" w:cs="Arial"/>
                  <w:i/>
                  <w:iCs/>
                  <w:sz w:val="14"/>
                  <w:szCs w:val="14"/>
                </w:rPr>
                <w:delText>k</w:delText>
              </w:r>
              <w:r w:rsidDel="002260E7">
                <w:rPr>
                  <w:rFonts w:eastAsia="Times New Roman"/>
                  <w:i/>
                  <w:iCs/>
                  <w:sz w:val="39"/>
                  <w:szCs w:val="39"/>
                  <w:vertAlign w:val="superscript"/>
                </w:rPr>
                <w:delText>j</w:delText>
              </w:r>
            </w:del>
          </w:p>
        </w:tc>
        <w:tc>
          <w:tcPr>
            <w:tcW w:w="680" w:type="dxa"/>
            <w:vAlign w:val="bottom"/>
          </w:tcPr>
          <w:p w:rsidR="00A33515" w:rsidDel="002260E7" w:rsidRDefault="001A4D22">
            <w:pPr>
              <w:spacing w:line="189" w:lineRule="exact"/>
              <w:ind w:right="300"/>
              <w:jc w:val="right"/>
              <w:rPr>
                <w:del w:id="11459" w:author="Admin" w:date="2019-02-19T02:10:00Z"/>
                <w:sz w:val="20"/>
                <w:szCs w:val="20"/>
              </w:rPr>
            </w:pPr>
            <w:del w:id="11460" w:author="Admin" w:date="2019-02-19T02:10:00Z">
              <w:r w:rsidDel="002260E7">
                <w:rPr>
                  <w:rFonts w:eastAsia="Times New Roman"/>
                  <w:sz w:val="20"/>
                  <w:szCs w:val="20"/>
                </w:rPr>
                <w:delText>}</w:delText>
              </w:r>
            </w:del>
          </w:p>
        </w:tc>
        <w:tc>
          <w:tcPr>
            <w:tcW w:w="400" w:type="dxa"/>
            <w:vAlign w:val="bottom"/>
          </w:tcPr>
          <w:p w:rsidR="00A33515" w:rsidDel="002260E7" w:rsidRDefault="00A33515">
            <w:pPr>
              <w:rPr>
                <w:del w:id="11461" w:author="Admin" w:date="2019-02-19T02:10:00Z"/>
                <w:sz w:val="16"/>
                <w:szCs w:val="16"/>
              </w:rPr>
            </w:pPr>
          </w:p>
        </w:tc>
        <w:tc>
          <w:tcPr>
            <w:tcW w:w="260" w:type="dxa"/>
            <w:vAlign w:val="bottom"/>
          </w:tcPr>
          <w:p w:rsidR="00A33515" w:rsidDel="002260E7" w:rsidRDefault="00A33515">
            <w:pPr>
              <w:rPr>
                <w:del w:id="11462" w:author="Admin" w:date="2019-02-19T02:10:00Z"/>
                <w:sz w:val="16"/>
                <w:szCs w:val="16"/>
              </w:rPr>
            </w:pPr>
          </w:p>
        </w:tc>
        <w:tc>
          <w:tcPr>
            <w:tcW w:w="140" w:type="dxa"/>
            <w:vAlign w:val="bottom"/>
          </w:tcPr>
          <w:p w:rsidR="00A33515" w:rsidDel="002260E7" w:rsidRDefault="00A33515">
            <w:pPr>
              <w:rPr>
                <w:del w:id="11463" w:author="Admin" w:date="2019-02-19T02:10:00Z"/>
                <w:sz w:val="16"/>
                <w:szCs w:val="16"/>
              </w:rPr>
            </w:pPr>
          </w:p>
        </w:tc>
        <w:tc>
          <w:tcPr>
            <w:tcW w:w="0" w:type="dxa"/>
            <w:vAlign w:val="bottom"/>
          </w:tcPr>
          <w:p w:rsidR="00A33515" w:rsidDel="002260E7" w:rsidRDefault="00A33515">
            <w:pPr>
              <w:rPr>
                <w:del w:id="11464" w:author="Admin" w:date="2019-02-19T02:10:00Z"/>
                <w:sz w:val="1"/>
                <w:szCs w:val="1"/>
              </w:rPr>
            </w:pPr>
          </w:p>
        </w:tc>
      </w:tr>
      <w:tr w:rsidR="00A33515" w:rsidDel="002260E7">
        <w:trPr>
          <w:trHeight w:val="262"/>
          <w:del w:id="11465" w:author="Admin" w:date="2019-02-19T02:10:00Z"/>
        </w:trPr>
        <w:tc>
          <w:tcPr>
            <w:tcW w:w="1180" w:type="dxa"/>
            <w:vAlign w:val="bottom"/>
          </w:tcPr>
          <w:p w:rsidR="00A33515" w:rsidDel="002260E7" w:rsidRDefault="00A33515">
            <w:pPr>
              <w:rPr>
                <w:del w:id="11466" w:author="Admin" w:date="2019-02-19T02:10:00Z"/>
              </w:rPr>
            </w:pPr>
          </w:p>
        </w:tc>
        <w:tc>
          <w:tcPr>
            <w:tcW w:w="500" w:type="dxa"/>
            <w:vAlign w:val="bottom"/>
          </w:tcPr>
          <w:p w:rsidR="00A33515" w:rsidDel="002260E7" w:rsidRDefault="00A33515">
            <w:pPr>
              <w:rPr>
                <w:del w:id="11467" w:author="Admin" w:date="2019-02-19T02:10:00Z"/>
              </w:rPr>
            </w:pPr>
          </w:p>
        </w:tc>
        <w:tc>
          <w:tcPr>
            <w:tcW w:w="800" w:type="dxa"/>
            <w:vAlign w:val="bottom"/>
          </w:tcPr>
          <w:p w:rsidR="00A33515" w:rsidDel="002260E7" w:rsidRDefault="001A4D22">
            <w:pPr>
              <w:ind w:left="200"/>
              <w:rPr>
                <w:del w:id="11468" w:author="Admin" w:date="2019-02-19T02:10:00Z"/>
                <w:sz w:val="20"/>
                <w:szCs w:val="20"/>
              </w:rPr>
            </w:pPr>
            <w:del w:id="11469" w:author="Admin" w:date="2019-02-19T02:10:00Z">
              <w:r w:rsidDel="002260E7">
                <w:rPr>
                  <w:rFonts w:ascii="Arial" w:eastAsia="Arial" w:hAnsi="Arial" w:cs="Arial"/>
                  <w:i/>
                  <w:iCs/>
                  <w:sz w:val="14"/>
                  <w:szCs w:val="14"/>
                </w:rPr>
                <w:delText>k   k</w:delText>
              </w:r>
            </w:del>
          </w:p>
        </w:tc>
        <w:tc>
          <w:tcPr>
            <w:tcW w:w="680" w:type="dxa"/>
            <w:vAlign w:val="bottom"/>
          </w:tcPr>
          <w:p w:rsidR="00A33515" w:rsidDel="002260E7" w:rsidRDefault="001A4D22">
            <w:pPr>
              <w:spacing w:line="262" w:lineRule="exact"/>
              <w:ind w:left="149"/>
              <w:jc w:val="center"/>
              <w:rPr>
                <w:del w:id="11470" w:author="Admin" w:date="2019-02-19T02:10:00Z"/>
                <w:sz w:val="20"/>
                <w:szCs w:val="20"/>
              </w:rPr>
            </w:pPr>
            <w:del w:id="11471" w:author="Admin" w:date="2019-02-19T02:10:00Z">
              <w:r w:rsidDel="002260E7">
                <w:rPr>
                  <w:rFonts w:eastAsia="Times New Roman"/>
                  <w:i/>
                  <w:iCs/>
                  <w:sz w:val="20"/>
                  <w:szCs w:val="20"/>
                </w:rPr>
                <w:delText xml:space="preserve">j </w:delText>
              </w:r>
              <w:r w:rsidDel="002260E7">
                <w:rPr>
                  <w:rFonts w:ascii="Arial" w:eastAsia="Arial" w:hAnsi="Arial" w:cs="Arial"/>
                  <w:i/>
                  <w:iCs/>
                  <w:sz w:val="27"/>
                  <w:szCs w:val="27"/>
                  <w:vertAlign w:val="subscript"/>
                </w:rPr>
                <w:delText>k</w:delText>
              </w:r>
            </w:del>
          </w:p>
        </w:tc>
        <w:tc>
          <w:tcPr>
            <w:tcW w:w="520" w:type="dxa"/>
            <w:vMerge/>
            <w:vAlign w:val="bottom"/>
          </w:tcPr>
          <w:p w:rsidR="00A33515" w:rsidDel="002260E7" w:rsidRDefault="00A33515">
            <w:pPr>
              <w:rPr>
                <w:del w:id="11472" w:author="Admin" w:date="2019-02-19T02:10:00Z"/>
              </w:rPr>
            </w:pPr>
          </w:p>
        </w:tc>
        <w:tc>
          <w:tcPr>
            <w:tcW w:w="680" w:type="dxa"/>
            <w:vAlign w:val="bottom"/>
          </w:tcPr>
          <w:p w:rsidR="00A33515" w:rsidDel="002260E7" w:rsidRDefault="00A33515">
            <w:pPr>
              <w:rPr>
                <w:del w:id="11473" w:author="Admin" w:date="2019-02-19T02:10:00Z"/>
              </w:rPr>
            </w:pPr>
          </w:p>
        </w:tc>
        <w:tc>
          <w:tcPr>
            <w:tcW w:w="400" w:type="dxa"/>
            <w:vAlign w:val="bottom"/>
          </w:tcPr>
          <w:p w:rsidR="00A33515" w:rsidDel="002260E7" w:rsidRDefault="00A33515">
            <w:pPr>
              <w:rPr>
                <w:del w:id="11474" w:author="Admin" w:date="2019-02-19T02:10:00Z"/>
              </w:rPr>
            </w:pPr>
          </w:p>
        </w:tc>
        <w:tc>
          <w:tcPr>
            <w:tcW w:w="260" w:type="dxa"/>
            <w:vAlign w:val="bottom"/>
          </w:tcPr>
          <w:p w:rsidR="00A33515" w:rsidDel="002260E7" w:rsidRDefault="00A33515">
            <w:pPr>
              <w:rPr>
                <w:del w:id="11475" w:author="Admin" w:date="2019-02-19T02:10:00Z"/>
              </w:rPr>
            </w:pPr>
          </w:p>
        </w:tc>
        <w:tc>
          <w:tcPr>
            <w:tcW w:w="140" w:type="dxa"/>
            <w:vAlign w:val="bottom"/>
          </w:tcPr>
          <w:p w:rsidR="00A33515" w:rsidDel="002260E7" w:rsidRDefault="00A33515">
            <w:pPr>
              <w:rPr>
                <w:del w:id="11476" w:author="Admin" w:date="2019-02-19T02:10:00Z"/>
              </w:rPr>
            </w:pPr>
          </w:p>
        </w:tc>
        <w:tc>
          <w:tcPr>
            <w:tcW w:w="0" w:type="dxa"/>
            <w:vAlign w:val="bottom"/>
          </w:tcPr>
          <w:p w:rsidR="00A33515" w:rsidDel="002260E7" w:rsidRDefault="00A33515">
            <w:pPr>
              <w:rPr>
                <w:del w:id="11477" w:author="Admin" w:date="2019-02-19T02:10:00Z"/>
                <w:sz w:val="1"/>
                <w:szCs w:val="1"/>
              </w:rPr>
            </w:pPr>
          </w:p>
        </w:tc>
      </w:tr>
      <w:tr w:rsidR="00A33515" w:rsidDel="002260E7">
        <w:trPr>
          <w:trHeight w:val="272"/>
          <w:del w:id="11478" w:author="Admin" w:date="2019-02-19T02:10:00Z"/>
        </w:trPr>
        <w:tc>
          <w:tcPr>
            <w:tcW w:w="1180" w:type="dxa"/>
            <w:vAlign w:val="bottom"/>
          </w:tcPr>
          <w:p w:rsidR="00A33515" w:rsidDel="002260E7" w:rsidRDefault="00A33515">
            <w:pPr>
              <w:rPr>
                <w:del w:id="11479" w:author="Admin" w:date="2019-02-19T02:10:00Z"/>
                <w:sz w:val="23"/>
                <w:szCs w:val="23"/>
              </w:rPr>
            </w:pPr>
          </w:p>
        </w:tc>
        <w:tc>
          <w:tcPr>
            <w:tcW w:w="1300" w:type="dxa"/>
            <w:gridSpan w:val="2"/>
            <w:vAlign w:val="bottom"/>
          </w:tcPr>
          <w:p w:rsidR="00A33515" w:rsidDel="002260E7" w:rsidRDefault="001A4D22">
            <w:pPr>
              <w:ind w:left="260"/>
              <w:rPr>
                <w:del w:id="11480" w:author="Admin" w:date="2019-02-19T02:10:00Z"/>
                <w:sz w:val="20"/>
                <w:szCs w:val="20"/>
              </w:rPr>
            </w:pPr>
            <w:del w:id="11481" w:author="Admin" w:date="2019-02-19T02:10:00Z">
              <w:r w:rsidDel="002260E7">
                <w:rPr>
                  <w:rFonts w:ascii="Arial" w:eastAsia="Arial" w:hAnsi="Arial" w:cs="Arial"/>
                  <w:i/>
                  <w:iCs/>
                  <w:sz w:val="14"/>
                  <w:szCs w:val="14"/>
                </w:rPr>
                <w:delText>k</w:delText>
              </w:r>
              <w:r w:rsidDel="002260E7">
                <w:rPr>
                  <w:rFonts w:eastAsia="Times New Roman"/>
                  <w:i/>
                  <w:iCs/>
                  <w:sz w:val="14"/>
                  <w:szCs w:val="14"/>
                </w:rPr>
                <w:delText>2</w:delText>
              </w:r>
              <w:r w:rsidDel="002260E7">
                <w:rPr>
                  <w:rFonts w:eastAsia="Times New Roman"/>
                  <w:sz w:val="14"/>
                  <w:szCs w:val="14"/>
                </w:rPr>
                <w:delText>N</w:delText>
              </w:r>
            </w:del>
          </w:p>
        </w:tc>
        <w:tc>
          <w:tcPr>
            <w:tcW w:w="680" w:type="dxa"/>
            <w:vAlign w:val="bottom"/>
          </w:tcPr>
          <w:p w:rsidR="00A33515" w:rsidDel="002260E7" w:rsidRDefault="001A4D22">
            <w:pPr>
              <w:ind w:left="40"/>
              <w:rPr>
                <w:del w:id="11482" w:author="Admin" w:date="2019-02-19T02:10:00Z"/>
                <w:sz w:val="20"/>
                <w:szCs w:val="20"/>
              </w:rPr>
            </w:pPr>
            <w:del w:id="11483" w:author="Admin" w:date="2019-02-19T02:10:00Z">
              <w:r w:rsidDel="002260E7">
                <w:rPr>
                  <w:rFonts w:ascii="Arial" w:eastAsia="Arial" w:hAnsi="Arial" w:cs="Arial"/>
                  <w:i/>
                  <w:iCs/>
                  <w:sz w:val="14"/>
                  <w:szCs w:val="14"/>
                </w:rPr>
                <w:delText>k</w:delText>
              </w:r>
              <w:r w:rsidDel="002260E7">
                <w:rPr>
                  <w:rFonts w:eastAsia="Times New Roman"/>
                  <w:i/>
                  <w:iCs/>
                  <w:sz w:val="14"/>
                  <w:szCs w:val="14"/>
                </w:rPr>
                <w:delText>2</w:delText>
              </w:r>
              <w:r w:rsidDel="002260E7">
                <w:rPr>
                  <w:rFonts w:eastAsia="Times New Roman"/>
                  <w:sz w:val="14"/>
                  <w:szCs w:val="14"/>
                </w:rPr>
                <w:delText>N</w:delText>
              </w:r>
            </w:del>
          </w:p>
        </w:tc>
        <w:tc>
          <w:tcPr>
            <w:tcW w:w="520" w:type="dxa"/>
            <w:vAlign w:val="bottom"/>
          </w:tcPr>
          <w:p w:rsidR="00A33515" w:rsidDel="002260E7" w:rsidRDefault="00A33515">
            <w:pPr>
              <w:rPr>
                <w:del w:id="11484" w:author="Admin" w:date="2019-02-19T02:10:00Z"/>
                <w:sz w:val="23"/>
                <w:szCs w:val="23"/>
              </w:rPr>
            </w:pPr>
          </w:p>
        </w:tc>
        <w:tc>
          <w:tcPr>
            <w:tcW w:w="680" w:type="dxa"/>
            <w:vAlign w:val="bottom"/>
          </w:tcPr>
          <w:p w:rsidR="00A33515" w:rsidDel="002260E7" w:rsidRDefault="00A33515">
            <w:pPr>
              <w:rPr>
                <w:del w:id="11485" w:author="Admin" w:date="2019-02-19T02:10:00Z"/>
                <w:sz w:val="23"/>
                <w:szCs w:val="23"/>
              </w:rPr>
            </w:pPr>
          </w:p>
        </w:tc>
        <w:tc>
          <w:tcPr>
            <w:tcW w:w="400" w:type="dxa"/>
            <w:vAlign w:val="bottom"/>
          </w:tcPr>
          <w:p w:rsidR="00A33515" w:rsidDel="002260E7" w:rsidRDefault="00A33515">
            <w:pPr>
              <w:rPr>
                <w:del w:id="11486" w:author="Admin" w:date="2019-02-19T02:10:00Z"/>
                <w:sz w:val="23"/>
                <w:szCs w:val="23"/>
              </w:rPr>
            </w:pPr>
          </w:p>
        </w:tc>
        <w:tc>
          <w:tcPr>
            <w:tcW w:w="260" w:type="dxa"/>
            <w:vAlign w:val="bottom"/>
          </w:tcPr>
          <w:p w:rsidR="00A33515" w:rsidDel="002260E7" w:rsidRDefault="00A33515">
            <w:pPr>
              <w:rPr>
                <w:del w:id="11487" w:author="Admin" w:date="2019-02-19T02:10:00Z"/>
                <w:sz w:val="23"/>
                <w:szCs w:val="23"/>
              </w:rPr>
            </w:pPr>
          </w:p>
        </w:tc>
        <w:tc>
          <w:tcPr>
            <w:tcW w:w="140" w:type="dxa"/>
            <w:vAlign w:val="bottom"/>
          </w:tcPr>
          <w:p w:rsidR="00A33515" w:rsidDel="002260E7" w:rsidRDefault="00A33515">
            <w:pPr>
              <w:rPr>
                <w:del w:id="11488" w:author="Admin" w:date="2019-02-19T02:10:00Z"/>
                <w:sz w:val="23"/>
                <w:szCs w:val="23"/>
              </w:rPr>
            </w:pPr>
          </w:p>
        </w:tc>
        <w:tc>
          <w:tcPr>
            <w:tcW w:w="0" w:type="dxa"/>
            <w:vAlign w:val="bottom"/>
          </w:tcPr>
          <w:p w:rsidR="00A33515" w:rsidDel="002260E7" w:rsidRDefault="00A33515">
            <w:pPr>
              <w:rPr>
                <w:del w:id="11489" w:author="Admin" w:date="2019-02-19T02:10:00Z"/>
                <w:sz w:val="1"/>
                <w:szCs w:val="1"/>
              </w:rPr>
            </w:pPr>
          </w:p>
        </w:tc>
      </w:tr>
    </w:tbl>
    <w:p w:rsidR="00A33515" w:rsidDel="002260E7" w:rsidRDefault="00A33515">
      <w:pPr>
        <w:spacing w:line="102" w:lineRule="exact"/>
        <w:rPr>
          <w:del w:id="11490" w:author="Admin" w:date="2019-02-19T02:10:00Z"/>
          <w:sz w:val="20"/>
          <w:szCs w:val="20"/>
        </w:rPr>
      </w:pPr>
    </w:p>
    <w:p w:rsidR="00A33515" w:rsidDel="002260E7" w:rsidRDefault="001A4D22">
      <w:pPr>
        <w:spacing w:line="303" w:lineRule="auto"/>
        <w:ind w:left="500"/>
        <w:jc w:val="both"/>
        <w:rPr>
          <w:del w:id="11491" w:author="Admin" w:date="2019-02-19T02:10:00Z"/>
          <w:sz w:val="20"/>
          <w:szCs w:val="20"/>
        </w:rPr>
      </w:pPr>
      <w:del w:id="11492" w:author="Admin" w:date="2019-02-19T02:10:00Z">
        <w:r w:rsidDel="002260E7">
          <w:rPr>
            <w:rFonts w:ascii="Arial" w:eastAsia="Arial" w:hAnsi="Arial" w:cs="Arial"/>
            <w:sz w:val="19"/>
            <w:szCs w:val="19"/>
          </w:rPr>
          <w:delText xml:space="preserve">Приведите пример последовательности </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что </w:delText>
        </w:r>
        <w:r w:rsidDel="002260E7">
          <w:rPr>
            <w:rFonts w:ascii="Arial" w:eastAsia="Arial" w:hAnsi="Arial" w:cs="Arial"/>
            <w:i/>
            <w:iCs/>
            <w:sz w:val="19"/>
            <w:szCs w:val="19"/>
          </w:rPr>
          <w:delText>S</w:delText>
        </w:r>
        <w:r w:rsidDel="002260E7">
          <w:rPr>
            <w:rFonts w:eastAsia="Times New Roman"/>
            <w:sz w:val="19"/>
            <w:szCs w:val="19"/>
          </w:rPr>
          <w:delText>(</w:delText>
        </w:r>
        <w:r w:rsidDel="002260E7">
          <w:rPr>
            <w:rFonts w:eastAsia="Times New Roman"/>
            <w:i/>
            <w:iCs/>
            <w:sz w:val="19"/>
            <w:szCs w:val="19"/>
          </w:rPr>
          <w:delText>f</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eastAsia="Times New Roman"/>
            <w:i/>
            <w:iCs/>
            <w:sz w:val="19"/>
            <w:szCs w:val="19"/>
          </w:rPr>
          <w:delText>g</w:delText>
        </w:r>
        <w:r w:rsidDel="002260E7">
          <w:rPr>
            <w:rFonts w:eastAsia="Times New Roman"/>
            <w:sz w:val="19"/>
            <w:szCs w:val="19"/>
          </w:rPr>
          <w:delText>)</w:delText>
        </w:r>
        <w:r w:rsidDel="002260E7">
          <w:rPr>
            <w:rFonts w:ascii="Arial" w:eastAsia="Arial" w:hAnsi="Arial" w:cs="Arial"/>
            <w:sz w:val="19"/>
            <w:szCs w:val="19"/>
          </w:rPr>
          <w:delText xml:space="preserve"> не содержит отрезка, но является множеством ненулевой меры. Что можно ска-зать про меру </w:delText>
        </w:r>
        <w:r w:rsidDel="002260E7">
          <w:rPr>
            <w:rFonts w:ascii="Arial" w:eastAsia="Arial" w:hAnsi="Arial" w:cs="Arial"/>
            <w:i/>
            <w:iCs/>
            <w:sz w:val="19"/>
            <w:szCs w:val="19"/>
          </w:rPr>
          <w:delText>S</w:delText>
        </w:r>
        <w:r w:rsidDel="002260E7">
          <w:rPr>
            <w:rFonts w:eastAsia="Times New Roman"/>
            <w:sz w:val="19"/>
            <w:szCs w:val="19"/>
          </w:rPr>
          <w:delText>(</w:delText>
        </w:r>
        <w:r w:rsidDel="002260E7">
          <w:rPr>
            <w:rFonts w:eastAsia="Times New Roman"/>
            <w:i/>
            <w:iCs/>
            <w:sz w:val="19"/>
            <w:szCs w:val="19"/>
          </w:rPr>
          <w:delText>f</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eastAsia="Times New Roman"/>
            <w:i/>
            <w:iCs/>
            <w:sz w:val="19"/>
            <w:szCs w:val="19"/>
          </w:rPr>
          <w:delText>g</w:delText>
        </w:r>
        <w:r w:rsidDel="002260E7">
          <w:rPr>
            <w:rFonts w:eastAsia="Times New Roman"/>
            <w:sz w:val="19"/>
            <w:szCs w:val="19"/>
          </w:rPr>
          <w:delText>)</w:delText>
        </w:r>
        <w:r w:rsidDel="002260E7">
          <w:rPr>
            <w:rFonts w:ascii="Arial" w:eastAsia="Arial" w:hAnsi="Arial" w:cs="Arial"/>
            <w:sz w:val="19"/>
            <w:szCs w:val="19"/>
          </w:rPr>
          <w:delText xml:space="preserve">, где </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 геометрическая прогрессия?</w:delText>
        </w:r>
      </w:del>
    </w:p>
    <w:p w:rsidR="00A33515" w:rsidDel="002260E7" w:rsidRDefault="00A33515">
      <w:pPr>
        <w:spacing w:line="1" w:lineRule="exact"/>
        <w:rPr>
          <w:del w:id="11493" w:author="Admin" w:date="2019-02-19T02:10:00Z"/>
          <w:sz w:val="20"/>
          <w:szCs w:val="20"/>
        </w:rPr>
      </w:pPr>
    </w:p>
    <w:p w:rsidR="00A33515" w:rsidDel="002260E7" w:rsidRDefault="001A4D22">
      <w:pPr>
        <w:numPr>
          <w:ilvl w:val="0"/>
          <w:numId w:val="752"/>
        </w:numPr>
        <w:tabs>
          <w:tab w:val="left" w:pos="500"/>
        </w:tabs>
        <w:spacing w:line="268" w:lineRule="auto"/>
        <w:ind w:left="500" w:hanging="273"/>
        <w:jc w:val="both"/>
        <w:rPr>
          <w:del w:id="11494" w:author="Admin" w:date="2019-02-19T02:10:00Z"/>
          <w:rFonts w:ascii="Arial" w:eastAsia="Arial" w:hAnsi="Arial" w:cs="Arial"/>
          <w:b/>
          <w:bCs/>
          <w:sz w:val="19"/>
          <w:szCs w:val="19"/>
        </w:rPr>
        <w:pPrChange w:id="11495" w:author="Admin" w:date="2019-02-19T00:19:00Z">
          <w:pPr>
            <w:numPr>
              <w:numId w:val="755"/>
            </w:numPr>
            <w:tabs>
              <w:tab w:val="left" w:pos="500"/>
            </w:tabs>
            <w:spacing w:line="268" w:lineRule="auto"/>
            <w:ind w:left="500" w:hanging="273"/>
            <w:jc w:val="both"/>
          </w:pPr>
        </w:pPrChange>
      </w:pPr>
      <w:del w:id="11496" w:author="Admin" w:date="2019-02-19T02:10:00Z">
        <w:r w:rsidDel="002260E7">
          <w:rPr>
            <w:rFonts w:ascii="Arial" w:eastAsia="Arial" w:hAnsi="Arial" w:cs="Arial"/>
            <w:sz w:val="19"/>
            <w:szCs w:val="19"/>
          </w:rPr>
          <w:delText xml:space="preserve">Рассмотрим множество </w:delText>
        </w:r>
        <w:r w:rsidDel="002260E7">
          <w:rPr>
            <w:rFonts w:eastAsia="Times New Roman"/>
            <w:sz w:val="19"/>
            <w:szCs w:val="19"/>
          </w:rPr>
          <w:delText>C</w:delText>
        </w:r>
        <w:r w:rsidDel="002260E7">
          <w:rPr>
            <w:rFonts w:ascii="Arial" w:eastAsia="Arial" w:hAnsi="Arial" w:cs="Arial"/>
            <w:sz w:val="19"/>
            <w:szCs w:val="19"/>
          </w:rPr>
          <w:delText xml:space="preserve">всех комплексных чисел. Будем говорить, что последовательность комплексных чисел </w:delText>
        </w:r>
        <w:r w:rsidDel="002260E7">
          <w:rPr>
            <w:rFonts w:ascii="Arial" w:eastAsia="Arial" w:hAnsi="Arial" w:cs="Arial"/>
            <w:i/>
            <w:iCs/>
            <w:sz w:val="19"/>
            <w:szCs w:val="19"/>
          </w:rPr>
          <w:delText>x</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сходится к некото-рому числу </w:delText>
        </w:r>
        <w:r w:rsidDel="002260E7">
          <w:rPr>
            <w:rFonts w:ascii="Arial" w:eastAsia="Arial" w:hAnsi="Arial" w:cs="Arial"/>
            <w:i/>
            <w:iCs/>
            <w:sz w:val="19"/>
            <w:szCs w:val="19"/>
          </w:rPr>
          <w:delText>x</w:delText>
        </w:r>
        <w:r w:rsidDel="002260E7">
          <w:rPr>
            <w:rFonts w:ascii="Arial" w:eastAsia="Arial" w:hAnsi="Arial" w:cs="Arial"/>
            <w:sz w:val="19"/>
            <w:szCs w:val="19"/>
          </w:rPr>
          <w:delText>, если последовательности из вещественных и мнимых</w:delText>
        </w:r>
      </w:del>
    </w:p>
    <w:p w:rsidR="00A33515" w:rsidDel="002260E7" w:rsidRDefault="00A33515">
      <w:pPr>
        <w:spacing w:line="93" w:lineRule="exact"/>
        <w:rPr>
          <w:del w:id="11497" w:author="Admin" w:date="2019-02-19T02:10:00Z"/>
          <w:rFonts w:ascii="Arial" w:eastAsia="Arial" w:hAnsi="Arial" w:cs="Arial"/>
          <w:b/>
          <w:bCs/>
          <w:sz w:val="19"/>
          <w:szCs w:val="19"/>
        </w:rPr>
      </w:pPr>
    </w:p>
    <w:p w:rsidR="00A33515" w:rsidDel="002260E7" w:rsidRDefault="001A4D22">
      <w:pPr>
        <w:numPr>
          <w:ilvl w:val="1"/>
          <w:numId w:val="752"/>
        </w:numPr>
        <w:tabs>
          <w:tab w:val="left" w:pos="3220"/>
        </w:tabs>
        <w:ind w:left="3220" w:hanging="250"/>
        <w:rPr>
          <w:del w:id="11498" w:author="Admin" w:date="2019-02-19T02:10:00Z"/>
          <w:rFonts w:ascii="Arial" w:eastAsia="Arial" w:hAnsi="Arial" w:cs="Arial"/>
          <w:sz w:val="20"/>
          <w:szCs w:val="20"/>
        </w:rPr>
        <w:pPrChange w:id="11499" w:author="Admin" w:date="2019-02-19T00:19:00Z">
          <w:pPr>
            <w:numPr>
              <w:ilvl w:val="1"/>
              <w:numId w:val="755"/>
            </w:numPr>
            <w:tabs>
              <w:tab w:val="left" w:pos="3220"/>
            </w:tabs>
            <w:ind w:left="3220" w:hanging="250"/>
          </w:pPr>
        </w:pPrChange>
      </w:pPr>
      <w:del w:id="11500" w:author="Admin" w:date="2019-02-19T02:10:00Z">
        <w:r w:rsidDel="002260E7">
          <w:rPr>
            <w:rFonts w:ascii="Arial" w:eastAsia="Arial" w:hAnsi="Arial" w:cs="Arial"/>
            <w:b/>
            <w:bCs/>
            <w:sz w:val="20"/>
            <w:szCs w:val="20"/>
          </w:rPr>
          <w:delText xml:space="preserve">318 </w:delText>
        </w:r>
        <w:r w:rsidDel="002260E7">
          <w:rPr>
            <w:rFonts w:ascii="Arial" w:eastAsia="Arial" w:hAnsi="Arial" w:cs="Arial"/>
            <w:sz w:val="20"/>
            <w:szCs w:val="20"/>
          </w:rPr>
          <w:delText>−</w:delText>
        </w:r>
      </w:del>
    </w:p>
    <w:p w:rsidR="00A33515" w:rsidDel="002260E7" w:rsidRDefault="00A33515">
      <w:pPr>
        <w:rPr>
          <w:del w:id="11501"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1502" w:author="Admin" w:date="2019-02-19T02:10:00Z"/>
          <w:sz w:val="20"/>
          <w:szCs w:val="20"/>
        </w:rPr>
      </w:pPr>
      <w:bookmarkStart w:id="11503" w:name="page329"/>
      <w:bookmarkEnd w:id="11503"/>
      <w:del w:id="11504"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15" w:lineRule="exact"/>
        <w:rPr>
          <w:del w:id="11505" w:author="Admin" w:date="2019-02-19T02:10:00Z"/>
          <w:sz w:val="20"/>
          <w:szCs w:val="20"/>
        </w:rPr>
      </w:pPr>
    </w:p>
    <w:p w:rsidR="00A33515" w:rsidDel="002260E7" w:rsidRDefault="001A4D22">
      <w:pPr>
        <w:spacing w:line="290" w:lineRule="exact"/>
        <w:ind w:left="500"/>
        <w:jc w:val="both"/>
        <w:rPr>
          <w:del w:id="11506" w:author="Admin" w:date="2019-02-19T02:10:00Z"/>
          <w:sz w:val="20"/>
          <w:szCs w:val="20"/>
        </w:rPr>
      </w:pPr>
      <w:del w:id="11507" w:author="Admin" w:date="2019-02-19T02:10:00Z">
        <w:r w:rsidDel="002260E7">
          <w:rPr>
            <w:rFonts w:ascii="Arial" w:eastAsia="Arial" w:hAnsi="Arial" w:cs="Arial"/>
            <w:sz w:val="20"/>
            <w:szCs w:val="20"/>
          </w:rPr>
          <w:delText xml:space="preserve">частей </w:delText>
        </w:r>
        <w:r w:rsidDel="002260E7">
          <w:rPr>
            <w:rFonts w:ascii="Arial Unicode MS" w:eastAsia="Arial Unicode MS" w:hAnsi="Arial Unicode MS" w:cs="Arial Unicode MS"/>
            <w:i/>
            <w:iCs/>
            <w:sz w:val="20"/>
            <w:szCs w:val="20"/>
          </w:rPr>
          <w:delText>ℜ</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и </w:delText>
        </w:r>
        <w:r w:rsidDel="002260E7">
          <w:rPr>
            <w:rFonts w:ascii="Arial Unicode MS" w:eastAsia="Arial Unicode MS" w:hAnsi="Arial Unicode MS" w:cs="Arial Unicode MS"/>
            <w:i/>
            <w:iCs/>
            <w:sz w:val="20"/>
            <w:szCs w:val="20"/>
          </w:rPr>
          <w:delText>ℑ</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сходятся к </w:delText>
        </w:r>
        <w:r w:rsidDel="002260E7">
          <w:rPr>
            <w:rFonts w:ascii="Arial Unicode MS" w:eastAsia="Arial Unicode MS" w:hAnsi="Arial Unicode MS" w:cs="Arial Unicode MS"/>
            <w:i/>
            <w:iCs/>
            <w:sz w:val="20"/>
            <w:szCs w:val="20"/>
          </w:rPr>
          <w:delText>ℜ</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 </w:delText>
        </w:r>
        <w:r w:rsidDel="002260E7">
          <w:rPr>
            <w:rFonts w:ascii="Arial Unicode MS" w:eastAsia="Arial Unicode MS" w:hAnsi="Arial Unicode MS" w:cs="Arial Unicode MS"/>
            <w:i/>
            <w:iCs/>
            <w:sz w:val="20"/>
            <w:szCs w:val="20"/>
          </w:rPr>
          <w:delText>ℑ</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соответственно. Таким обра-зом, возникает возможность по последовательности комплексных чисел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определить</w:delText>
        </w:r>
      </w:del>
    </w:p>
    <w:p w:rsidR="00A33515" w:rsidDel="002260E7" w:rsidRDefault="00A33515">
      <w:pPr>
        <w:spacing w:line="57" w:lineRule="exact"/>
        <w:rPr>
          <w:del w:id="11508" w:author="Admin" w:date="2019-02-19T02:10:00Z"/>
          <w:sz w:val="20"/>
          <w:szCs w:val="20"/>
        </w:rPr>
      </w:pPr>
    </w:p>
    <w:p w:rsidR="00A33515" w:rsidRPr="001A4D22" w:rsidDel="002260E7" w:rsidRDefault="001A4D22">
      <w:pPr>
        <w:tabs>
          <w:tab w:val="left" w:pos="3860"/>
        </w:tabs>
        <w:ind w:left="1740"/>
        <w:rPr>
          <w:del w:id="11509" w:author="Admin" w:date="2019-02-19T02:10:00Z"/>
          <w:sz w:val="20"/>
          <w:szCs w:val="20"/>
          <w:lang w:val="en-US"/>
          <w:rPrChange w:id="11510" w:author="Admin" w:date="2019-02-18T23:55:00Z">
            <w:rPr>
              <w:del w:id="11511" w:author="Admin" w:date="2019-02-19T02:10:00Z"/>
              <w:sz w:val="20"/>
              <w:szCs w:val="20"/>
            </w:rPr>
          </w:rPrChange>
        </w:rPr>
      </w:pPr>
      <w:del w:id="11512" w:author="Admin" w:date="2019-02-19T02:10:00Z">
        <w:r w:rsidRPr="001A4D22" w:rsidDel="002260E7">
          <w:rPr>
            <w:rFonts w:ascii="Arial" w:eastAsia="Arial" w:hAnsi="Arial" w:cs="Arial"/>
            <w:i/>
            <w:iCs/>
            <w:sz w:val="20"/>
            <w:szCs w:val="20"/>
            <w:lang w:val="en-US"/>
            <w:rPrChange w:id="11513" w:author="Admin" w:date="2019-02-18T23:55:00Z">
              <w:rPr>
                <w:rFonts w:ascii="Arial" w:eastAsia="Arial" w:hAnsi="Arial" w:cs="Arial"/>
                <w:i/>
                <w:iCs/>
                <w:sz w:val="20"/>
                <w:szCs w:val="20"/>
              </w:rPr>
            </w:rPrChange>
          </w:rPr>
          <w:delText>S</w:delText>
        </w:r>
        <w:r w:rsidRPr="001A4D22" w:rsidDel="002260E7">
          <w:rPr>
            <w:rFonts w:eastAsia="Times New Roman"/>
            <w:sz w:val="20"/>
            <w:szCs w:val="20"/>
            <w:lang w:val="en-US"/>
            <w:rPrChange w:id="11514" w:author="Admin" w:date="2019-02-18T23:55:00Z">
              <w:rPr>
                <w:rFonts w:eastAsia="Times New Roman"/>
                <w:sz w:val="20"/>
                <w:szCs w:val="20"/>
              </w:rPr>
            </w:rPrChange>
          </w:rPr>
          <w:delText>(</w:delText>
        </w:r>
        <w:r w:rsidRPr="001A4D22" w:rsidDel="002260E7">
          <w:rPr>
            <w:rFonts w:eastAsia="Times New Roman"/>
            <w:i/>
            <w:iCs/>
            <w:sz w:val="20"/>
            <w:szCs w:val="20"/>
            <w:lang w:val="en-US"/>
            <w:rPrChange w:id="11515" w:author="Admin" w:date="2019-02-18T23:55:00Z">
              <w:rPr>
                <w:rFonts w:eastAsia="Times New Roman"/>
                <w:i/>
                <w:iCs/>
                <w:sz w:val="20"/>
                <w:szCs w:val="20"/>
              </w:rPr>
            </w:rPrChange>
          </w:rPr>
          <w:delText>f</w:delText>
        </w:r>
        <w:r w:rsidRPr="001A4D22" w:rsidDel="002260E7">
          <w:rPr>
            <w:rFonts w:ascii="Arial" w:eastAsia="Arial" w:hAnsi="Arial" w:cs="Arial"/>
            <w:i/>
            <w:iCs/>
            <w:sz w:val="20"/>
            <w:szCs w:val="20"/>
            <w:lang w:val="en-US"/>
            <w:rPrChange w:id="11516"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1517" w:author="Admin" w:date="2019-02-18T23:55:00Z">
              <w:rPr>
                <w:rFonts w:ascii="Arial" w:eastAsia="Arial" w:hAnsi="Arial" w:cs="Arial"/>
                <w:i/>
                <w:iCs/>
                <w:sz w:val="27"/>
                <w:szCs w:val="27"/>
                <w:vertAlign w:val="subscript"/>
              </w:rPr>
            </w:rPrChange>
          </w:rPr>
          <w:delText>n</w:delText>
        </w:r>
        <w:r w:rsidRPr="001A4D22" w:rsidDel="002260E7">
          <w:rPr>
            <w:rFonts w:eastAsia="Times New Roman"/>
            <w:i/>
            <w:iCs/>
            <w:sz w:val="20"/>
            <w:szCs w:val="20"/>
            <w:lang w:val="en-US"/>
            <w:rPrChange w:id="11518" w:author="Admin" w:date="2019-02-18T23:55:00Z">
              <w:rPr>
                <w:rFonts w:eastAsia="Times New Roman"/>
                <w:i/>
                <w:iCs/>
                <w:sz w:val="20"/>
                <w:szCs w:val="20"/>
              </w:rPr>
            </w:rPrChange>
          </w:rPr>
          <w:delText>g</w:delText>
        </w:r>
        <w:r w:rsidRPr="001A4D22" w:rsidDel="002260E7">
          <w:rPr>
            <w:rFonts w:eastAsia="Times New Roman"/>
            <w:sz w:val="20"/>
            <w:szCs w:val="20"/>
            <w:lang w:val="en-US"/>
            <w:rPrChange w:id="11519" w:author="Admin" w:date="2019-02-18T23:55:00Z">
              <w:rPr>
                <w:rFonts w:eastAsia="Times New Roman"/>
                <w:sz w:val="20"/>
                <w:szCs w:val="20"/>
              </w:rPr>
            </w:rPrChange>
          </w:rPr>
          <w:delText>) =</w:delText>
        </w:r>
        <w:r w:rsidRPr="001A4D22" w:rsidDel="002260E7">
          <w:rPr>
            <w:rFonts w:ascii="Arial" w:eastAsia="Arial" w:hAnsi="Arial" w:cs="Arial"/>
            <w:i/>
            <w:iCs/>
            <w:sz w:val="20"/>
            <w:szCs w:val="20"/>
            <w:lang w:val="en-US"/>
            <w:rPrChange w:id="11520" w:author="Admin" w:date="2019-02-18T23:55:00Z">
              <w:rPr>
                <w:rFonts w:ascii="Arial" w:eastAsia="Arial" w:hAnsi="Arial" w:cs="Arial"/>
                <w:i/>
                <w:iCs/>
                <w:sz w:val="20"/>
                <w:szCs w:val="20"/>
              </w:rPr>
            </w:rPrChange>
          </w:rPr>
          <w:delText xml:space="preserve"> </w:delText>
        </w:r>
        <w:r w:rsidRPr="001A4D22" w:rsidDel="002260E7">
          <w:rPr>
            <w:rFonts w:eastAsia="Times New Roman"/>
            <w:sz w:val="39"/>
            <w:szCs w:val="39"/>
            <w:vertAlign w:val="superscript"/>
            <w:lang w:val="en-US"/>
            <w:rPrChange w:id="11521" w:author="Admin" w:date="2019-02-18T23:55:00Z">
              <w:rPr>
                <w:rFonts w:eastAsia="Times New Roman"/>
                <w:sz w:val="39"/>
                <w:szCs w:val="39"/>
                <w:vertAlign w:val="superscript"/>
              </w:rPr>
            </w:rPrChange>
          </w:rPr>
          <w:delText>{</w:delText>
        </w:r>
        <w:r w:rsidRPr="001A4D22" w:rsidDel="002260E7">
          <w:rPr>
            <w:rFonts w:ascii="Arial" w:eastAsia="Arial" w:hAnsi="Arial" w:cs="Arial"/>
            <w:i/>
            <w:iCs/>
            <w:sz w:val="20"/>
            <w:szCs w:val="20"/>
            <w:lang w:val="en-US"/>
            <w:rPrChange w:id="11522" w:author="Admin" w:date="2019-02-18T23:55:00Z">
              <w:rPr>
                <w:rFonts w:ascii="Arial" w:eastAsia="Arial" w:hAnsi="Arial" w:cs="Arial"/>
                <w:i/>
                <w:iCs/>
                <w:sz w:val="20"/>
                <w:szCs w:val="20"/>
              </w:rPr>
            </w:rPrChange>
          </w:rPr>
          <w:delText xml:space="preserve">x </w:delText>
        </w:r>
        <w:r w:rsidRPr="001A4D22" w:rsidDel="002260E7">
          <w:rPr>
            <w:rFonts w:eastAsia="Times New Roman"/>
            <w:i/>
            <w:iCs/>
            <w:sz w:val="20"/>
            <w:szCs w:val="20"/>
            <w:lang w:val="en-US"/>
            <w:rPrChange w:id="11523" w:author="Admin" w:date="2019-02-18T23:55:00Z">
              <w:rPr>
                <w:rFonts w:eastAsia="Times New Roman"/>
                <w:i/>
                <w:iCs/>
                <w:sz w:val="20"/>
                <w:szCs w:val="20"/>
              </w:rPr>
            </w:rPrChange>
          </w:rPr>
          <w:delText>2</w:delText>
        </w:r>
        <w:r w:rsidRPr="001A4D22" w:rsidDel="002260E7">
          <w:rPr>
            <w:rFonts w:ascii="Arial" w:eastAsia="Arial" w:hAnsi="Arial" w:cs="Arial"/>
            <w:i/>
            <w:iCs/>
            <w:sz w:val="20"/>
            <w:szCs w:val="20"/>
            <w:lang w:val="en-US"/>
            <w:rPrChange w:id="11524" w:author="Admin" w:date="2019-02-18T23:55:00Z">
              <w:rPr>
                <w:rFonts w:ascii="Arial" w:eastAsia="Arial" w:hAnsi="Arial" w:cs="Arial"/>
                <w:i/>
                <w:iCs/>
                <w:sz w:val="20"/>
                <w:szCs w:val="20"/>
              </w:rPr>
            </w:rPrChange>
          </w:rPr>
          <w:delText xml:space="preserve"> </w:delText>
        </w:r>
        <w:r w:rsidRPr="001A4D22" w:rsidDel="002260E7">
          <w:rPr>
            <w:rFonts w:eastAsia="Times New Roman"/>
            <w:sz w:val="20"/>
            <w:szCs w:val="20"/>
            <w:lang w:val="en-US"/>
            <w:rPrChange w:id="11525" w:author="Admin" w:date="2019-02-18T23:55:00Z">
              <w:rPr>
                <w:rFonts w:eastAsia="Times New Roman"/>
                <w:sz w:val="20"/>
                <w:szCs w:val="20"/>
              </w:rPr>
            </w:rPrChange>
          </w:rPr>
          <w:delText>C</w:delText>
        </w:r>
        <w:r w:rsidRPr="001A4D22" w:rsidDel="002260E7">
          <w:rPr>
            <w:rFonts w:eastAsia="Times New Roman"/>
            <w:i/>
            <w:iCs/>
            <w:sz w:val="20"/>
            <w:szCs w:val="20"/>
            <w:lang w:val="en-US"/>
            <w:rPrChange w:id="11526" w:author="Admin" w:date="2019-02-18T23:55:00Z">
              <w:rPr>
                <w:rFonts w:eastAsia="Times New Roman"/>
                <w:i/>
                <w:iCs/>
                <w:sz w:val="20"/>
                <w:szCs w:val="20"/>
              </w:rPr>
            </w:rPrChange>
          </w:rPr>
          <w:delText>j 9</w:delText>
        </w:r>
        <w:r w:rsidRPr="001A4D22" w:rsidDel="002260E7">
          <w:rPr>
            <w:sz w:val="20"/>
            <w:szCs w:val="20"/>
            <w:lang w:val="en-US"/>
            <w:rPrChange w:id="11527" w:author="Admin" w:date="2019-02-18T23:55:00Z">
              <w:rPr>
                <w:sz w:val="20"/>
                <w:szCs w:val="20"/>
              </w:rPr>
            </w:rPrChange>
          </w:rPr>
          <w:tab/>
        </w:r>
        <w:r w:rsidRPr="001A4D22" w:rsidDel="002260E7">
          <w:rPr>
            <w:rFonts w:eastAsia="Times New Roman"/>
            <w:sz w:val="20"/>
            <w:szCs w:val="20"/>
            <w:lang w:val="en-US"/>
            <w:rPrChange w:id="11528" w:author="Admin" w:date="2019-02-18T23:55:00Z">
              <w:rPr>
                <w:rFonts w:eastAsia="Times New Roman"/>
                <w:sz w:val="20"/>
                <w:szCs w:val="20"/>
              </w:rPr>
            </w:rPrChange>
          </w:rPr>
          <w:delText>N</w:delText>
        </w:r>
        <w:r w:rsidRPr="001A4D22" w:rsidDel="002260E7">
          <w:rPr>
            <w:rFonts w:eastAsia="Times New Roman"/>
            <w:i/>
            <w:iCs/>
            <w:sz w:val="20"/>
            <w:szCs w:val="20"/>
            <w:lang w:val="en-US"/>
            <w:rPrChange w:id="11529" w:author="Admin" w:date="2019-02-18T23:55:00Z">
              <w:rPr>
                <w:rFonts w:eastAsia="Times New Roman"/>
                <w:i/>
                <w:iCs/>
                <w:sz w:val="20"/>
                <w:szCs w:val="20"/>
              </w:rPr>
            </w:rPrChange>
          </w:rPr>
          <w:delText>;</w:delText>
        </w:r>
        <w:r w:rsidRPr="001A4D22" w:rsidDel="002260E7">
          <w:rPr>
            <w:rFonts w:eastAsia="Times New Roman"/>
            <w:sz w:val="20"/>
            <w:szCs w:val="20"/>
            <w:lang w:val="en-US"/>
            <w:rPrChange w:id="11530" w:author="Admin" w:date="2019-02-18T23:55:00Z">
              <w:rPr>
                <w:rFonts w:eastAsia="Times New Roman"/>
                <w:sz w:val="20"/>
                <w:szCs w:val="20"/>
              </w:rPr>
            </w:rPrChange>
          </w:rPr>
          <w:delText xml:space="preserve"> </w:delText>
        </w:r>
        <w:r w:rsidDel="002260E7">
          <w:rPr>
            <w:rFonts w:ascii="Arial" w:eastAsia="Arial" w:hAnsi="Arial" w:cs="Arial"/>
            <w:sz w:val="20"/>
            <w:szCs w:val="20"/>
          </w:rPr>
          <w:delText>что</w:delText>
        </w:r>
        <w:r w:rsidRPr="001A4D22" w:rsidDel="002260E7">
          <w:rPr>
            <w:rFonts w:eastAsia="Times New Roman"/>
            <w:sz w:val="20"/>
            <w:szCs w:val="20"/>
            <w:lang w:val="en-US"/>
            <w:rPrChange w:id="11531"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1532" w:author="Admin" w:date="2019-02-18T23:55:00Z">
              <w:rPr>
                <w:rFonts w:ascii="Arial" w:eastAsia="Arial" w:hAnsi="Arial" w:cs="Arial"/>
                <w:i/>
                <w:iCs/>
                <w:sz w:val="20"/>
                <w:szCs w:val="20"/>
              </w:rPr>
            </w:rPrChange>
          </w:rPr>
          <w:delText>x</w:delText>
        </w:r>
        <w:r w:rsidRPr="001A4D22" w:rsidDel="002260E7">
          <w:rPr>
            <w:rFonts w:eastAsia="Times New Roman"/>
            <w:sz w:val="20"/>
            <w:szCs w:val="20"/>
            <w:lang w:val="en-US"/>
            <w:rPrChange w:id="11533" w:author="Admin" w:date="2019-02-18T23:55:00Z">
              <w:rPr>
                <w:rFonts w:eastAsia="Times New Roman"/>
                <w:sz w:val="20"/>
                <w:szCs w:val="20"/>
              </w:rPr>
            </w:rPrChange>
          </w:rPr>
          <w:delText xml:space="preserve"> = </w:delText>
        </w:r>
        <w:r w:rsidRPr="001A4D22" w:rsidDel="002260E7">
          <w:rPr>
            <w:rFonts w:eastAsia="Times New Roman"/>
            <w:sz w:val="39"/>
            <w:szCs w:val="39"/>
            <w:vertAlign w:val="superscript"/>
            <w:lang w:val="en-US"/>
            <w:rPrChange w:id="11534" w:author="Admin" w:date="2019-02-18T23:55:00Z">
              <w:rPr>
                <w:rFonts w:eastAsia="Times New Roman"/>
                <w:sz w:val="39"/>
                <w:szCs w:val="39"/>
                <w:vertAlign w:val="superscript"/>
              </w:rPr>
            </w:rPrChange>
          </w:rPr>
          <w:delText>∑</w:delText>
        </w:r>
        <w:r w:rsidRPr="001A4D22" w:rsidDel="002260E7">
          <w:rPr>
            <w:rFonts w:eastAsia="Times New Roman"/>
            <w:sz w:val="20"/>
            <w:szCs w:val="20"/>
            <w:lang w:val="en-US"/>
            <w:rPrChange w:id="11535"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1536" w:author="Admin" w:date="2019-02-18T23:55:00Z">
              <w:rPr>
                <w:rFonts w:ascii="Arial" w:eastAsia="Arial" w:hAnsi="Arial" w:cs="Arial"/>
                <w:i/>
                <w:iCs/>
                <w:sz w:val="20"/>
                <w:szCs w:val="20"/>
              </w:rPr>
            </w:rPrChange>
          </w:rPr>
          <w:delText>a</w:delText>
        </w:r>
        <w:r w:rsidRPr="001A4D22" w:rsidDel="002260E7">
          <w:rPr>
            <w:rFonts w:ascii="Arial" w:eastAsia="Arial" w:hAnsi="Arial" w:cs="Arial"/>
            <w:i/>
            <w:iCs/>
            <w:sz w:val="27"/>
            <w:szCs w:val="27"/>
            <w:vertAlign w:val="subscript"/>
            <w:lang w:val="en-US"/>
            <w:rPrChange w:id="11537" w:author="Admin" w:date="2019-02-18T23:55:00Z">
              <w:rPr>
                <w:rFonts w:ascii="Arial" w:eastAsia="Arial" w:hAnsi="Arial" w:cs="Arial"/>
                <w:i/>
                <w:iCs/>
                <w:sz w:val="27"/>
                <w:szCs w:val="27"/>
                <w:vertAlign w:val="subscript"/>
              </w:rPr>
            </w:rPrChange>
          </w:rPr>
          <w:delText>k</w:delText>
        </w:r>
        <w:r w:rsidRPr="001A4D22" w:rsidDel="002260E7">
          <w:rPr>
            <w:rFonts w:eastAsia="Times New Roman"/>
            <w:sz w:val="39"/>
            <w:szCs w:val="39"/>
            <w:vertAlign w:val="superscript"/>
            <w:lang w:val="en-US"/>
            <w:rPrChange w:id="11538" w:author="Admin" w:date="2019-02-18T23:55:00Z">
              <w:rPr>
                <w:rFonts w:eastAsia="Times New Roman"/>
                <w:sz w:val="39"/>
                <w:szCs w:val="39"/>
                <w:vertAlign w:val="superscript"/>
              </w:rPr>
            </w:rPrChange>
          </w:rPr>
          <w:delText>}</w:delText>
        </w:r>
        <w:r w:rsidRPr="001A4D22" w:rsidDel="002260E7">
          <w:rPr>
            <w:rFonts w:eastAsia="Times New Roman"/>
            <w:i/>
            <w:iCs/>
            <w:sz w:val="20"/>
            <w:szCs w:val="20"/>
            <w:lang w:val="en-US"/>
            <w:rPrChange w:id="11539" w:author="Admin" w:date="2019-02-18T23:55:00Z">
              <w:rPr>
                <w:rFonts w:eastAsia="Times New Roman"/>
                <w:i/>
                <w:iCs/>
                <w:sz w:val="20"/>
                <w:szCs w:val="20"/>
              </w:rPr>
            </w:rPrChange>
          </w:rPr>
          <w:delText>;</w:delText>
        </w:r>
      </w:del>
    </w:p>
    <w:p w:rsidR="00A33515" w:rsidDel="002260E7" w:rsidRDefault="001A4D22">
      <w:pPr>
        <w:ind w:left="4880"/>
        <w:rPr>
          <w:del w:id="11540" w:author="Admin" w:date="2019-02-19T02:10:00Z"/>
          <w:sz w:val="20"/>
          <w:szCs w:val="20"/>
        </w:rPr>
      </w:pPr>
      <w:del w:id="11541" w:author="Admin" w:date="2019-02-19T02:10:00Z">
        <w:r w:rsidDel="002260E7">
          <w:rPr>
            <w:rFonts w:ascii="Arial" w:eastAsia="Arial" w:hAnsi="Arial" w:cs="Arial"/>
            <w:i/>
            <w:iCs/>
            <w:sz w:val="14"/>
            <w:szCs w:val="14"/>
          </w:rPr>
          <w:delText>k</w:delText>
        </w:r>
        <w:r w:rsidDel="002260E7">
          <w:rPr>
            <w:rFonts w:eastAsia="Times New Roman"/>
            <w:i/>
            <w:iCs/>
            <w:sz w:val="14"/>
            <w:szCs w:val="14"/>
          </w:rPr>
          <w:delText>2</w:delText>
        </w:r>
      </w:del>
    </w:p>
    <w:p w:rsidR="00A33515" w:rsidDel="002260E7" w:rsidRDefault="00A33515">
      <w:pPr>
        <w:spacing w:line="161" w:lineRule="exact"/>
        <w:rPr>
          <w:del w:id="11542" w:author="Admin" w:date="2019-02-19T02:10:00Z"/>
          <w:sz w:val="20"/>
          <w:szCs w:val="20"/>
        </w:rPr>
      </w:pPr>
    </w:p>
    <w:p w:rsidR="00A33515" w:rsidDel="002260E7" w:rsidRDefault="001A4D22">
      <w:pPr>
        <w:spacing w:line="272" w:lineRule="auto"/>
        <w:ind w:left="1160" w:right="60"/>
        <w:jc w:val="center"/>
        <w:rPr>
          <w:del w:id="11543" w:author="Admin" w:date="2019-02-19T02:10:00Z"/>
          <w:sz w:val="20"/>
          <w:szCs w:val="20"/>
        </w:rPr>
      </w:pPr>
      <w:del w:id="11544" w:author="Admin" w:date="2019-02-19T02:10:00Z">
        <w:r w:rsidDel="002260E7">
          <w:rPr>
            <w:rFonts w:ascii="Arial" w:eastAsia="Arial" w:hAnsi="Arial" w:cs="Arial"/>
            <w:sz w:val="20"/>
            <w:szCs w:val="20"/>
          </w:rPr>
          <w:delText xml:space="preserve">где под суммой ряда подразумевается предел последовательности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eastAsia="Times New Roman"/>
            <w:sz w:val="39"/>
            <w:szCs w:val="39"/>
            <w:vertAlign w:val="superscript"/>
          </w:rPr>
          <w:delText>∑</w:delText>
        </w:r>
        <w:r w:rsidDel="002260E7">
          <w:rPr>
            <w:rFonts w:ascii="Arial" w:eastAsia="Arial" w:hAnsi="Arial" w:cs="Arial"/>
            <w:i/>
            <w:iCs/>
            <w:sz w:val="20"/>
            <w:szCs w:val="20"/>
          </w:rPr>
          <w:delText xml:space="preserve"> a</w:delText>
        </w:r>
        <w:r w:rsidDel="002260E7">
          <w:rPr>
            <w:rFonts w:ascii="Arial" w:eastAsia="Arial" w:hAnsi="Arial" w:cs="Arial"/>
            <w:i/>
            <w:iCs/>
            <w:sz w:val="27"/>
            <w:szCs w:val="27"/>
            <w:vertAlign w:val="subscript"/>
          </w:rPr>
          <w:delText>k</w:delText>
        </w:r>
        <w:r w:rsidDel="002260E7">
          <w:rPr>
            <w:rFonts w:eastAsia="Times New Roman"/>
            <w:i/>
            <w:iCs/>
            <w:sz w:val="20"/>
            <w:szCs w:val="20"/>
          </w:rPr>
          <w:delText>:</w:delText>
        </w:r>
      </w:del>
    </w:p>
    <w:p w:rsidR="00A33515" w:rsidRPr="001A4D22" w:rsidDel="002260E7" w:rsidRDefault="001A4D22">
      <w:pPr>
        <w:spacing w:line="201" w:lineRule="auto"/>
        <w:ind w:left="3580"/>
        <w:rPr>
          <w:del w:id="11545" w:author="Admin" w:date="2019-02-19T02:10:00Z"/>
          <w:sz w:val="20"/>
          <w:szCs w:val="20"/>
          <w:lang w:val="en-US"/>
          <w:rPrChange w:id="11546" w:author="Admin" w:date="2019-02-18T23:55:00Z">
            <w:rPr>
              <w:del w:id="11547" w:author="Admin" w:date="2019-02-19T02:10:00Z"/>
              <w:sz w:val="20"/>
              <w:szCs w:val="20"/>
            </w:rPr>
          </w:rPrChange>
        </w:rPr>
      </w:pPr>
      <w:del w:id="11548" w:author="Admin" w:date="2019-02-19T02:10:00Z">
        <w:r w:rsidRPr="001A4D22" w:rsidDel="002260E7">
          <w:rPr>
            <w:rFonts w:ascii="Arial" w:eastAsia="Arial" w:hAnsi="Arial" w:cs="Arial"/>
            <w:i/>
            <w:iCs/>
            <w:sz w:val="14"/>
            <w:szCs w:val="14"/>
            <w:lang w:val="en-US"/>
            <w:rPrChange w:id="11549" w:author="Admin" w:date="2019-02-18T23:55:00Z">
              <w:rPr>
                <w:rFonts w:ascii="Arial" w:eastAsia="Arial" w:hAnsi="Arial" w:cs="Arial"/>
                <w:i/>
                <w:iCs/>
                <w:sz w:val="14"/>
                <w:szCs w:val="14"/>
              </w:rPr>
            </w:rPrChange>
          </w:rPr>
          <w:delText>k</w:delText>
        </w:r>
        <w:r w:rsidRPr="001A4D22" w:rsidDel="002260E7">
          <w:rPr>
            <w:rFonts w:eastAsia="Times New Roman"/>
            <w:i/>
            <w:iCs/>
            <w:sz w:val="14"/>
            <w:szCs w:val="14"/>
            <w:lang w:val="en-US"/>
            <w:rPrChange w:id="11550" w:author="Admin" w:date="2019-02-18T23:55:00Z">
              <w:rPr>
                <w:rFonts w:eastAsia="Times New Roman"/>
                <w:i/>
                <w:iCs/>
                <w:sz w:val="14"/>
                <w:szCs w:val="14"/>
              </w:rPr>
            </w:rPrChange>
          </w:rPr>
          <w:delText>2</w:delText>
        </w:r>
      </w:del>
    </w:p>
    <w:p w:rsidR="00A33515" w:rsidRPr="001A4D22" w:rsidDel="002260E7" w:rsidRDefault="001A4D22">
      <w:pPr>
        <w:tabs>
          <w:tab w:val="left" w:pos="3760"/>
        </w:tabs>
        <w:spacing w:line="214" w:lineRule="auto"/>
        <w:ind w:left="3600"/>
        <w:rPr>
          <w:del w:id="11551" w:author="Admin" w:date="2019-02-19T02:10:00Z"/>
          <w:sz w:val="20"/>
          <w:szCs w:val="20"/>
          <w:lang w:val="en-US"/>
          <w:rPrChange w:id="11552" w:author="Admin" w:date="2019-02-18T23:55:00Z">
            <w:rPr>
              <w:del w:id="11553" w:author="Admin" w:date="2019-02-19T02:10:00Z"/>
              <w:sz w:val="20"/>
              <w:szCs w:val="20"/>
            </w:rPr>
          </w:rPrChange>
        </w:rPr>
      </w:pPr>
      <w:del w:id="11554" w:author="Admin" w:date="2019-02-19T02:10:00Z">
        <w:r w:rsidRPr="001A4D22" w:rsidDel="002260E7">
          <w:rPr>
            <w:rFonts w:ascii="Arial" w:eastAsia="Arial" w:hAnsi="Arial" w:cs="Arial"/>
            <w:i/>
            <w:iCs/>
            <w:sz w:val="14"/>
            <w:szCs w:val="14"/>
            <w:lang w:val="en-US"/>
            <w:rPrChange w:id="11555" w:author="Admin" w:date="2019-02-18T23:55:00Z">
              <w:rPr>
                <w:rFonts w:ascii="Arial" w:eastAsia="Arial" w:hAnsi="Arial" w:cs="Arial"/>
                <w:i/>
                <w:iCs/>
                <w:sz w:val="14"/>
                <w:szCs w:val="14"/>
              </w:rPr>
            </w:rPrChange>
          </w:rPr>
          <w:delText>k</w:delText>
        </w:r>
        <w:r w:rsidRPr="001A4D22" w:rsidDel="002260E7">
          <w:rPr>
            <w:rFonts w:ascii="Arial" w:eastAsia="Arial" w:hAnsi="Arial" w:cs="Arial"/>
            <w:i/>
            <w:iCs/>
            <w:sz w:val="14"/>
            <w:szCs w:val="14"/>
            <w:lang w:val="en-US"/>
            <w:rPrChange w:id="11556" w:author="Admin" w:date="2019-02-18T23:55:00Z">
              <w:rPr>
                <w:rFonts w:ascii="Arial" w:eastAsia="Arial" w:hAnsi="Arial" w:cs="Arial"/>
                <w:i/>
                <w:iCs/>
                <w:sz w:val="14"/>
                <w:szCs w:val="14"/>
              </w:rPr>
            </w:rPrChange>
          </w:rPr>
          <w:tab/>
          <w:delText>n</w:delText>
        </w:r>
      </w:del>
    </w:p>
    <w:p w:rsidR="00A33515" w:rsidRPr="001A4D22" w:rsidDel="002260E7" w:rsidRDefault="00A33515">
      <w:pPr>
        <w:spacing w:line="129" w:lineRule="exact"/>
        <w:rPr>
          <w:del w:id="11557" w:author="Admin" w:date="2019-02-19T02:10:00Z"/>
          <w:sz w:val="20"/>
          <w:szCs w:val="20"/>
          <w:lang w:val="en-US"/>
          <w:rPrChange w:id="11558" w:author="Admin" w:date="2019-02-18T23:55:00Z">
            <w:rPr>
              <w:del w:id="11559" w:author="Admin" w:date="2019-02-19T02:10:00Z"/>
              <w:sz w:val="20"/>
              <w:szCs w:val="20"/>
            </w:rPr>
          </w:rPrChange>
        </w:rPr>
      </w:pPr>
    </w:p>
    <w:p w:rsidR="00A33515" w:rsidDel="002260E7" w:rsidRDefault="001A4D22">
      <w:pPr>
        <w:spacing w:line="302" w:lineRule="auto"/>
        <w:ind w:left="500"/>
        <w:rPr>
          <w:del w:id="11560" w:author="Admin" w:date="2019-02-19T02:10:00Z"/>
          <w:sz w:val="20"/>
          <w:szCs w:val="20"/>
        </w:rPr>
      </w:pPr>
      <w:del w:id="11561" w:author="Admin" w:date="2019-02-19T02:10:00Z">
        <w:r w:rsidDel="002260E7">
          <w:rPr>
            <w:rFonts w:ascii="Arial" w:eastAsia="Arial" w:hAnsi="Arial" w:cs="Arial"/>
            <w:sz w:val="20"/>
            <w:szCs w:val="20"/>
          </w:rPr>
          <w:delText>Опишите</w:delText>
        </w:r>
        <w:r w:rsidRPr="001A4D22" w:rsidDel="002260E7">
          <w:rPr>
            <w:rFonts w:ascii="Arial" w:eastAsia="Arial" w:hAnsi="Arial" w:cs="Arial"/>
            <w:sz w:val="20"/>
            <w:szCs w:val="20"/>
            <w:lang w:val="en-US"/>
            <w:rPrChange w:id="11562" w:author="Admin" w:date="2019-02-18T23:55: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11563" w:author="Admin" w:date="2019-02-18T23:55:00Z">
              <w:rPr>
                <w:rFonts w:ascii="Arial" w:eastAsia="Arial" w:hAnsi="Arial" w:cs="Arial"/>
                <w:i/>
                <w:iCs/>
                <w:sz w:val="20"/>
                <w:szCs w:val="20"/>
              </w:rPr>
            </w:rPrChange>
          </w:rPr>
          <w:delText>S</w:delText>
        </w:r>
        <w:r w:rsidRPr="001A4D22" w:rsidDel="002260E7">
          <w:rPr>
            <w:rFonts w:eastAsia="Times New Roman"/>
            <w:sz w:val="20"/>
            <w:szCs w:val="20"/>
            <w:lang w:val="en-US"/>
            <w:rPrChange w:id="11564" w:author="Admin" w:date="2019-02-18T23:55:00Z">
              <w:rPr>
                <w:rFonts w:eastAsia="Times New Roman"/>
                <w:sz w:val="20"/>
                <w:szCs w:val="20"/>
              </w:rPr>
            </w:rPrChange>
          </w:rPr>
          <w:delText>(</w:delText>
        </w:r>
        <w:r w:rsidRPr="001A4D22" w:rsidDel="002260E7">
          <w:rPr>
            <w:rFonts w:eastAsia="Times New Roman"/>
            <w:i/>
            <w:iCs/>
            <w:sz w:val="20"/>
            <w:szCs w:val="20"/>
            <w:lang w:val="en-US"/>
            <w:rPrChange w:id="11565" w:author="Admin" w:date="2019-02-18T23:55:00Z">
              <w:rPr>
                <w:rFonts w:eastAsia="Times New Roman"/>
                <w:i/>
                <w:iCs/>
                <w:sz w:val="20"/>
                <w:szCs w:val="20"/>
              </w:rPr>
            </w:rPrChange>
          </w:rPr>
          <w:delText>f</w:delText>
        </w:r>
        <w:r w:rsidRPr="001A4D22" w:rsidDel="002260E7">
          <w:rPr>
            <w:rFonts w:eastAsia="Times New Roman"/>
            <w:sz w:val="39"/>
            <w:szCs w:val="39"/>
            <w:vertAlign w:val="superscript"/>
            <w:lang w:val="en-US"/>
            <w:rPrChange w:id="11566" w:author="Admin" w:date="2019-02-18T23:55:00Z">
              <w:rPr>
                <w:rFonts w:eastAsia="Times New Roman"/>
                <w:sz w:val="39"/>
                <w:szCs w:val="39"/>
                <w:vertAlign w:val="superscript"/>
              </w:rPr>
            </w:rPrChange>
          </w:rPr>
          <w:delText>(</w:delText>
        </w:r>
        <w:r w:rsidRPr="001A4D22" w:rsidDel="002260E7">
          <w:rPr>
            <w:rFonts w:ascii="Arial" w:eastAsia="Arial" w:hAnsi="Arial" w:cs="Arial"/>
            <w:sz w:val="27"/>
            <w:szCs w:val="27"/>
            <w:vertAlign w:val="subscript"/>
            <w:lang w:val="en-US"/>
            <w:rPrChange w:id="11567" w:author="Admin" w:date="2019-02-18T23:55:00Z">
              <w:rPr>
                <w:rFonts w:ascii="Arial" w:eastAsia="Arial" w:hAnsi="Arial" w:cs="Arial"/>
                <w:sz w:val="27"/>
                <w:szCs w:val="27"/>
                <w:vertAlign w:val="subscript"/>
              </w:rPr>
            </w:rPrChange>
          </w:rPr>
          <w:delText>2</w:delText>
        </w:r>
        <w:r w:rsidRPr="001A4D22" w:rsidDel="002260E7">
          <w:rPr>
            <w:rFonts w:ascii="Arial" w:eastAsia="Arial" w:hAnsi="Arial" w:cs="Arial"/>
            <w:sz w:val="27"/>
            <w:szCs w:val="27"/>
            <w:vertAlign w:val="superscript"/>
            <w:lang w:val="en-US"/>
            <w:rPrChange w:id="11568" w:author="Admin" w:date="2019-02-18T23:55:00Z">
              <w:rPr>
                <w:rFonts w:ascii="Arial" w:eastAsia="Arial" w:hAnsi="Arial" w:cs="Arial"/>
                <w:sz w:val="27"/>
                <w:szCs w:val="27"/>
                <w:vertAlign w:val="superscript"/>
              </w:rPr>
            </w:rPrChange>
          </w:rPr>
          <w:delText>1</w:delText>
        </w:r>
        <w:r w:rsidRPr="001A4D22" w:rsidDel="002260E7">
          <w:rPr>
            <w:rFonts w:ascii="Arial" w:eastAsia="Arial" w:hAnsi="Arial" w:cs="Arial"/>
            <w:i/>
            <w:iCs/>
            <w:sz w:val="27"/>
            <w:szCs w:val="27"/>
            <w:vertAlign w:val="subscript"/>
            <w:lang w:val="en-US"/>
            <w:rPrChange w:id="11569" w:author="Admin" w:date="2019-02-18T23:55:00Z">
              <w:rPr>
                <w:rFonts w:ascii="Arial" w:eastAsia="Arial" w:hAnsi="Arial" w:cs="Arial"/>
                <w:i/>
                <w:iCs/>
                <w:sz w:val="27"/>
                <w:szCs w:val="27"/>
                <w:vertAlign w:val="subscript"/>
              </w:rPr>
            </w:rPrChange>
          </w:rPr>
          <w:delText>i</w:delText>
        </w:r>
        <w:r w:rsidRPr="001A4D22" w:rsidDel="002260E7">
          <w:rPr>
            <w:rFonts w:ascii="Arial" w:eastAsia="Arial" w:hAnsi="Arial" w:cs="Arial"/>
            <w:sz w:val="20"/>
            <w:szCs w:val="20"/>
            <w:lang w:val="en-US"/>
            <w:rPrChange w:id="11570" w:author="Admin" w:date="2019-02-18T23:55:00Z">
              <w:rPr>
                <w:rFonts w:ascii="Arial" w:eastAsia="Arial" w:hAnsi="Arial" w:cs="Arial"/>
                <w:sz w:val="20"/>
                <w:szCs w:val="20"/>
              </w:rPr>
            </w:rPrChange>
          </w:rPr>
          <w:delText xml:space="preserve"> </w:delText>
        </w:r>
        <w:r w:rsidRPr="001A4D22" w:rsidDel="002260E7">
          <w:rPr>
            <w:rFonts w:eastAsia="Times New Roman"/>
            <w:sz w:val="39"/>
            <w:szCs w:val="39"/>
            <w:vertAlign w:val="superscript"/>
            <w:lang w:val="en-US"/>
            <w:rPrChange w:id="11571" w:author="Admin" w:date="2019-02-18T23:55:00Z">
              <w:rPr>
                <w:rFonts w:eastAsia="Times New Roman"/>
                <w:sz w:val="39"/>
                <w:szCs w:val="39"/>
                <w:vertAlign w:val="superscript"/>
              </w:rPr>
            </w:rPrChange>
          </w:rPr>
          <w:delText>)</w:delText>
        </w:r>
        <w:r w:rsidRPr="001A4D22" w:rsidDel="002260E7">
          <w:rPr>
            <w:rFonts w:ascii="Arial" w:eastAsia="Arial" w:hAnsi="Arial" w:cs="Arial"/>
            <w:i/>
            <w:iCs/>
            <w:sz w:val="27"/>
            <w:szCs w:val="27"/>
            <w:vertAlign w:val="superscript"/>
            <w:lang w:val="en-US"/>
            <w:rPrChange w:id="11572" w:author="Admin" w:date="2019-02-18T23:55:00Z">
              <w:rPr>
                <w:rFonts w:ascii="Arial" w:eastAsia="Arial" w:hAnsi="Arial" w:cs="Arial"/>
                <w:i/>
                <w:iCs/>
                <w:sz w:val="27"/>
                <w:szCs w:val="27"/>
                <w:vertAlign w:val="superscript"/>
              </w:rPr>
            </w:rPrChange>
          </w:rPr>
          <w:delText>n</w:delText>
        </w:r>
        <w:r w:rsidRPr="001A4D22" w:rsidDel="002260E7">
          <w:rPr>
            <w:rFonts w:ascii="Arial" w:eastAsia="Arial" w:hAnsi="Arial" w:cs="Arial"/>
            <w:sz w:val="20"/>
            <w:szCs w:val="20"/>
            <w:lang w:val="en-US"/>
            <w:rPrChange w:id="11573" w:author="Admin" w:date="2019-02-18T23:55:00Z">
              <w:rPr>
                <w:rFonts w:ascii="Arial" w:eastAsia="Arial" w:hAnsi="Arial" w:cs="Arial"/>
                <w:sz w:val="20"/>
                <w:szCs w:val="20"/>
              </w:rPr>
            </w:rPrChange>
          </w:rPr>
          <w:delText xml:space="preserve"> </w:delText>
        </w:r>
        <w:r w:rsidRPr="001A4D22" w:rsidDel="002260E7">
          <w:rPr>
            <w:rFonts w:eastAsia="Times New Roman"/>
            <w:i/>
            <w:iCs/>
            <w:sz w:val="20"/>
            <w:szCs w:val="20"/>
            <w:lang w:val="en-US"/>
            <w:rPrChange w:id="11574" w:author="Admin" w:date="2019-02-18T23:55:00Z">
              <w:rPr>
                <w:rFonts w:eastAsia="Times New Roman"/>
                <w:i/>
                <w:iCs/>
                <w:sz w:val="20"/>
                <w:szCs w:val="20"/>
              </w:rPr>
            </w:rPrChange>
          </w:rPr>
          <w:delText>g</w:delText>
        </w:r>
        <w:r w:rsidRPr="001A4D22" w:rsidDel="002260E7">
          <w:rPr>
            <w:rFonts w:eastAsia="Times New Roman"/>
            <w:sz w:val="20"/>
            <w:szCs w:val="20"/>
            <w:lang w:val="en-US"/>
            <w:rPrChange w:id="11575" w:author="Admin" w:date="2019-02-18T23:55:00Z">
              <w:rPr>
                <w:rFonts w:eastAsia="Times New Roman"/>
                <w:sz w:val="20"/>
                <w:szCs w:val="20"/>
              </w:rPr>
            </w:rPrChange>
          </w:rPr>
          <w:delText>)</w:delText>
        </w:r>
        <w:r w:rsidRPr="001A4D22" w:rsidDel="002260E7">
          <w:rPr>
            <w:rFonts w:ascii="Arial" w:eastAsia="Arial" w:hAnsi="Arial" w:cs="Arial"/>
            <w:sz w:val="20"/>
            <w:szCs w:val="20"/>
            <w:lang w:val="en-US"/>
            <w:rPrChange w:id="11576" w:author="Admin" w:date="2019-02-18T23:55:00Z">
              <w:rPr>
                <w:rFonts w:ascii="Arial" w:eastAsia="Arial" w:hAnsi="Arial" w:cs="Arial"/>
                <w:sz w:val="20"/>
                <w:szCs w:val="20"/>
              </w:rPr>
            </w:rPrChange>
          </w:rPr>
          <w:delText xml:space="preserve">. </w:delText>
        </w:r>
        <w:r w:rsidDel="002260E7">
          <w:rPr>
            <w:rFonts w:ascii="Arial" w:eastAsia="Arial" w:hAnsi="Arial" w:cs="Arial"/>
            <w:sz w:val="20"/>
            <w:szCs w:val="20"/>
          </w:rPr>
          <w:delText xml:space="preserve">Найдите последовательность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что </w:delText>
        </w:r>
        <w:r w:rsidDel="002260E7">
          <w:rPr>
            <w:rFonts w:ascii="Arial" w:eastAsia="Arial" w:hAnsi="Arial" w:cs="Arial"/>
            <w:i/>
            <w:iCs/>
            <w:sz w:val="20"/>
            <w:szCs w:val="20"/>
          </w:rPr>
          <w:delText>S</w:delText>
        </w:r>
        <w:r w:rsidDel="002260E7">
          <w:rPr>
            <w:rFonts w:eastAsia="Times New Roman"/>
            <w:sz w:val="20"/>
            <w:szCs w:val="20"/>
          </w:rPr>
          <w:delText>(</w:delText>
        </w:r>
        <w:r w:rsidDel="002260E7">
          <w:rPr>
            <w:rFonts w:eastAsia="Times New Roman"/>
            <w:i/>
            <w:iCs/>
            <w:sz w:val="20"/>
            <w:szCs w:val="20"/>
          </w:rPr>
          <w:delText>f</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eastAsia="Times New Roman"/>
            <w:i/>
            <w:iCs/>
            <w:sz w:val="20"/>
            <w:szCs w:val="20"/>
          </w:rPr>
          <w:delText>g</w:delText>
        </w:r>
        <w:r w:rsidDel="002260E7">
          <w:rPr>
            <w:rFonts w:eastAsia="Times New Roman"/>
            <w:sz w:val="20"/>
            <w:szCs w:val="20"/>
          </w:rPr>
          <w:delText>)</w:delText>
        </w:r>
        <w:r w:rsidDel="002260E7">
          <w:rPr>
            <w:rFonts w:ascii="Arial" w:eastAsia="Arial" w:hAnsi="Arial" w:cs="Arial"/>
            <w:sz w:val="20"/>
            <w:szCs w:val="20"/>
          </w:rPr>
          <w:delText xml:space="preserve"> — круг радиуса 1 на плоскости.</w:delText>
        </w:r>
      </w:del>
    </w:p>
    <w:p w:rsidR="00A33515" w:rsidDel="002260E7" w:rsidRDefault="001A4D22">
      <w:pPr>
        <w:spacing w:line="20" w:lineRule="exact"/>
        <w:rPr>
          <w:del w:id="11577" w:author="Admin" w:date="2019-02-19T02:10:00Z"/>
          <w:sz w:val="20"/>
          <w:szCs w:val="20"/>
        </w:rPr>
      </w:pPr>
      <w:del w:id="11578" w:author="Admin" w:date="2019-02-19T02:10:00Z">
        <w:r w:rsidDel="002260E7">
          <w:rPr>
            <w:noProof/>
            <w:sz w:val="20"/>
            <w:szCs w:val="20"/>
          </w:rPr>
          <mc:AlternateContent>
            <mc:Choice Requires="wps">
              <w:drawing>
                <wp:anchor distT="0" distB="0" distL="114300" distR="114300" simplePos="0" relativeHeight="251922432" behindDoc="1" locked="0" layoutInCell="0" allowOverlap="1" wp14:anchorId="41472782" wp14:editId="61C38ED3">
                  <wp:simplePos x="0" y="0"/>
                  <wp:positionH relativeFrom="column">
                    <wp:posOffset>1160145</wp:posOffset>
                  </wp:positionH>
                  <wp:positionV relativeFrom="paragraph">
                    <wp:posOffset>-374650</wp:posOffset>
                  </wp:positionV>
                  <wp:extent cx="71120" cy="0"/>
                  <wp:effectExtent l="0" t="0" r="0" b="0"/>
                  <wp:wrapNone/>
                  <wp:docPr id="559" name="Shap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1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9" o:spid="_x0000_s1026" style="position:absolute;z-index:-251394048;visibility:visible;mso-wrap-style:square;mso-wrap-distance-left:9pt;mso-wrap-distance-top:0;mso-wrap-distance-right:9pt;mso-wrap-distance-bottom:0;mso-position-horizontal:absolute;mso-position-horizontal-relative:text;mso-position-vertical:absolute;mso-position-vertical-relative:text" from="91.35pt,-29.5pt" to="96.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" o:allowincell="f" filled="t" strokeweight=".14039mm">
                  <v:stroke joinstyle="miter"/>
                  <o:lock v:ext="edit" shapetype="f"/>
                </v:line>
              </w:pict>
            </mc:Fallback>
          </mc:AlternateContent>
        </w:r>
      </w:del>
    </w:p>
    <w:p w:rsidR="00A33515" w:rsidDel="002260E7" w:rsidRDefault="001A4D22">
      <w:pPr>
        <w:numPr>
          <w:ilvl w:val="0"/>
          <w:numId w:val="753"/>
        </w:numPr>
        <w:tabs>
          <w:tab w:val="left" w:pos="500"/>
        </w:tabs>
        <w:spacing w:line="231" w:lineRule="auto"/>
        <w:ind w:left="500" w:hanging="273"/>
        <w:jc w:val="both"/>
        <w:rPr>
          <w:del w:id="11579" w:author="Admin" w:date="2019-02-19T02:10:00Z"/>
          <w:rFonts w:ascii="Arial" w:eastAsia="Arial" w:hAnsi="Arial" w:cs="Arial"/>
          <w:b/>
          <w:bCs/>
          <w:sz w:val="20"/>
          <w:szCs w:val="20"/>
        </w:rPr>
        <w:pPrChange w:id="11580" w:author="Admin" w:date="2019-02-19T00:19:00Z">
          <w:pPr>
            <w:numPr>
              <w:numId w:val="756"/>
            </w:numPr>
            <w:tabs>
              <w:tab w:val="left" w:pos="500"/>
            </w:tabs>
            <w:spacing w:line="231" w:lineRule="auto"/>
            <w:ind w:left="500" w:hanging="273"/>
            <w:jc w:val="both"/>
          </w:pPr>
        </w:pPrChange>
      </w:pPr>
      <w:del w:id="11581" w:author="Admin" w:date="2019-02-19T02:10:00Z">
        <w:r w:rsidDel="002260E7">
          <w:rPr>
            <w:rFonts w:ascii="Arial" w:eastAsia="Arial" w:hAnsi="Arial" w:cs="Arial"/>
            <w:sz w:val="20"/>
            <w:szCs w:val="20"/>
          </w:rPr>
          <w:delText xml:space="preserve">Дайте определение меры замкнутого множества на плоскости и по-стройте пример последовательности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что </w:delText>
        </w:r>
        <w:r w:rsidDel="002260E7">
          <w:rPr>
            <w:rFonts w:ascii="Arial" w:eastAsia="Arial" w:hAnsi="Arial" w:cs="Arial"/>
            <w:i/>
            <w:iCs/>
            <w:sz w:val="20"/>
            <w:szCs w:val="20"/>
          </w:rPr>
          <w:delText>S</w:delText>
        </w:r>
        <w:r w:rsidDel="002260E7">
          <w:rPr>
            <w:rFonts w:eastAsia="Times New Roman"/>
            <w:sz w:val="20"/>
            <w:szCs w:val="20"/>
          </w:rPr>
          <w:delText>(</w:delText>
        </w:r>
        <w:r w:rsidDel="002260E7">
          <w:rPr>
            <w:rFonts w:eastAsia="Times New Roman"/>
            <w:i/>
            <w:iCs/>
            <w:sz w:val="20"/>
            <w:szCs w:val="20"/>
          </w:rPr>
          <w:delText>f</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eastAsia="Times New Roman"/>
            <w:i/>
            <w:iCs/>
            <w:sz w:val="20"/>
            <w:szCs w:val="20"/>
          </w:rPr>
          <w:delText>g</w:delText>
        </w:r>
        <w:r w:rsidDel="002260E7">
          <w:rPr>
            <w:rFonts w:eastAsia="Times New Roman"/>
            <w:sz w:val="20"/>
            <w:szCs w:val="20"/>
          </w:rPr>
          <w:delText>)</w:delText>
        </w:r>
        <w:r w:rsidDel="002260E7">
          <w:rPr>
            <w:rFonts w:ascii="Arial" w:eastAsia="Arial" w:hAnsi="Arial" w:cs="Arial"/>
            <w:sz w:val="20"/>
            <w:szCs w:val="20"/>
          </w:rPr>
          <w:delText xml:space="preserve"> является мно-жеством ненулевой меры и не содержит ни одного круга.</w:delText>
        </w:r>
      </w:del>
    </w:p>
    <w:p w:rsidR="00A33515" w:rsidDel="002260E7" w:rsidRDefault="00A33515">
      <w:pPr>
        <w:spacing w:line="175" w:lineRule="exact"/>
        <w:rPr>
          <w:del w:id="11582" w:author="Admin" w:date="2019-02-19T02:10:00Z"/>
          <w:rFonts w:ascii="Arial" w:eastAsia="Arial" w:hAnsi="Arial" w:cs="Arial"/>
          <w:b/>
          <w:bCs/>
          <w:sz w:val="20"/>
          <w:szCs w:val="20"/>
        </w:rPr>
      </w:pPr>
    </w:p>
    <w:p w:rsidR="00A33515" w:rsidDel="002260E7" w:rsidRDefault="001A4D22">
      <w:pPr>
        <w:numPr>
          <w:ilvl w:val="0"/>
          <w:numId w:val="753"/>
        </w:numPr>
        <w:tabs>
          <w:tab w:val="left" w:pos="500"/>
        </w:tabs>
        <w:spacing w:line="289" w:lineRule="auto"/>
        <w:ind w:left="500" w:hanging="262"/>
        <w:jc w:val="both"/>
        <w:rPr>
          <w:del w:id="11583" w:author="Admin" w:date="2019-02-19T02:10:00Z"/>
          <w:rFonts w:ascii="Arial" w:eastAsia="Arial" w:hAnsi="Arial" w:cs="Arial"/>
          <w:b/>
          <w:bCs/>
          <w:sz w:val="19"/>
          <w:szCs w:val="19"/>
        </w:rPr>
        <w:pPrChange w:id="11584" w:author="Admin" w:date="2019-02-19T00:19:00Z">
          <w:pPr>
            <w:numPr>
              <w:numId w:val="756"/>
            </w:numPr>
            <w:tabs>
              <w:tab w:val="left" w:pos="500"/>
            </w:tabs>
            <w:spacing w:line="289" w:lineRule="auto"/>
            <w:ind w:left="500" w:hanging="262"/>
            <w:jc w:val="both"/>
          </w:pPr>
        </w:pPrChange>
      </w:pPr>
      <w:del w:id="11585" w:author="Admin" w:date="2019-02-19T02:10:00Z">
        <w:r w:rsidDel="002260E7">
          <w:rPr>
            <w:rFonts w:ascii="Arial" w:eastAsia="Arial" w:hAnsi="Arial" w:cs="Arial"/>
            <w:sz w:val="19"/>
            <w:szCs w:val="19"/>
          </w:rPr>
          <w:delText xml:space="preserve">Рассмотрите последовательности в </w:delText>
        </w:r>
        <w:r w:rsidDel="002260E7">
          <w:rPr>
            <w:rFonts w:eastAsia="Times New Roman"/>
            <w:sz w:val="19"/>
            <w:szCs w:val="19"/>
          </w:rPr>
          <w:delText>R</w:delText>
        </w:r>
        <w:r w:rsidDel="002260E7">
          <w:rPr>
            <w:rFonts w:ascii="Arial" w:eastAsia="Arial" w:hAnsi="Arial" w:cs="Arial"/>
            <w:sz w:val="19"/>
            <w:szCs w:val="19"/>
          </w:rPr>
          <w:delText xml:space="preserve"> и </w:delText>
        </w:r>
        <w:r w:rsidDel="002260E7">
          <w:rPr>
            <w:rFonts w:eastAsia="Times New Roman"/>
            <w:sz w:val="19"/>
            <w:szCs w:val="19"/>
          </w:rPr>
          <w:delText>C</w:delText>
        </w:r>
        <w:r w:rsidDel="002260E7">
          <w:rPr>
            <w:rFonts w:ascii="Arial" w:eastAsia="Arial" w:hAnsi="Arial" w:cs="Arial"/>
            <w:sz w:val="19"/>
            <w:szCs w:val="19"/>
          </w:rPr>
          <w:delText>, отличные от геометриче-ской прогрессии. Предложите способ узнать µ</w:delText>
        </w:r>
        <w:r w:rsidDel="002260E7">
          <w:rPr>
            <w:rFonts w:eastAsia="Times New Roman"/>
            <w:sz w:val="19"/>
            <w:szCs w:val="19"/>
          </w:rPr>
          <w:delText>(</w:delText>
        </w:r>
        <w:r w:rsidDel="002260E7">
          <w:rPr>
            <w:rFonts w:ascii="Arial" w:eastAsia="Arial" w:hAnsi="Arial" w:cs="Arial"/>
            <w:i/>
            <w:iCs/>
            <w:sz w:val="19"/>
            <w:szCs w:val="19"/>
          </w:rPr>
          <w:delText>S</w:delText>
        </w:r>
        <w:r w:rsidDel="002260E7">
          <w:rPr>
            <w:rFonts w:eastAsia="Times New Roman"/>
            <w:sz w:val="19"/>
            <w:szCs w:val="19"/>
          </w:rPr>
          <w:delText>(</w:delText>
        </w:r>
        <w:r w:rsidDel="002260E7">
          <w:rPr>
            <w:rFonts w:eastAsia="Times New Roman"/>
            <w:i/>
            <w:iCs/>
            <w:sz w:val="19"/>
            <w:szCs w:val="19"/>
          </w:rPr>
          <w:delText>f</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eastAsia="Times New Roman"/>
            <w:i/>
            <w:iCs/>
            <w:sz w:val="19"/>
            <w:szCs w:val="19"/>
          </w:rPr>
          <w:delText>g</w:delText>
        </w:r>
        <w:r w:rsidDel="002260E7">
          <w:rPr>
            <w:rFonts w:eastAsia="Times New Roman"/>
            <w:sz w:val="19"/>
            <w:szCs w:val="19"/>
          </w:rPr>
          <w:delText>))</w:delText>
        </w:r>
        <w:r w:rsidDel="002260E7">
          <w:rPr>
            <w:rFonts w:ascii="Arial" w:eastAsia="Arial" w:hAnsi="Arial" w:cs="Arial"/>
            <w:sz w:val="19"/>
            <w:szCs w:val="19"/>
          </w:rPr>
          <w:delText xml:space="preserve">. Насколько произвольным может быть множество вида </w:delText>
        </w:r>
        <w:r w:rsidDel="002260E7">
          <w:rPr>
            <w:rFonts w:ascii="Arial" w:eastAsia="Arial" w:hAnsi="Arial" w:cs="Arial"/>
            <w:i/>
            <w:iCs/>
            <w:sz w:val="19"/>
            <w:szCs w:val="19"/>
          </w:rPr>
          <w:delText>S</w:delText>
        </w:r>
        <w:r w:rsidDel="002260E7">
          <w:rPr>
            <w:rFonts w:eastAsia="Times New Roman"/>
            <w:sz w:val="19"/>
            <w:szCs w:val="19"/>
          </w:rPr>
          <w:delText>(</w:delText>
        </w:r>
        <w:r w:rsidDel="002260E7">
          <w:rPr>
            <w:rFonts w:eastAsia="Times New Roman"/>
            <w:i/>
            <w:iCs/>
            <w:sz w:val="19"/>
            <w:szCs w:val="19"/>
          </w:rPr>
          <w:delText>f</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eastAsia="Times New Roman"/>
            <w:i/>
            <w:iCs/>
            <w:sz w:val="19"/>
            <w:szCs w:val="19"/>
          </w:rPr>
          <w:delText>g</w:delText>
        </w:r>
        <w:r w:rsidDel="002260E7">
          <w:rPr>
            <w:rFonts w:eastAsia="Times New Roman"/>
            <w:sz w:val="19"/>
            <w:szCs w:val="19"/>
          </w:rPr>
          <w:delText>)</w:delText>
        </w:r>
        <w:r w:rsidDel="002260E7">
          <w:rPr>
            <w:rFonts w:ascii="Arial" w:eastAsia="Arial" w:hAnsi="Arial" w:cs="Arial"/>
            <w:sz w:val="19"/>
            <w:szCs w:val="19"/>
          </w:rPr>
          <w:delText>?</w:delText>
        </w:r>
      </w:del>
    </w:p>
    <w:p w:rsidR="00A33515" w:rsidDel="002260E7" w:rsidRDefault="00A33515">
      <w:pPr>
        <w:spacing w:line="300" w:lineRule="exact"/>
        <w:rPr>
          <w:del w:id="11586" w:author="Admin" w:date="2019-02-19T02:10:00Z"/>
          <w:sz w:val="20"/>
          <w:szCs w:val="20"/>
        </w:rPr>
      </w:pPr>
    </w:p>
    <w:p w:rsidR="00A33515" w:rsidDel="002260E7" w:rsidRDefault="001A4D22">
      <w:pPr>
        <w:rPr>
          <w:del w:id="11587" w:author="Admin" w:date="2019-02-19T02:10:00Z"/>
          <w:sz w:val="20"/>
          <w:szCs w:val="20"/>
        </w:rPr>
      </w:pPr>
      <w:del w:id="11588" w:author="Admin" w:date="2019-02-19T02:10:00Z">
        <w:r w:rsidDel="002260E7">
          <w:rPr>
            <w:rFonts w:ascii="Arial" w:eastAsia="Arial" w:hAnsi="Arial" w:cs="Arial"/>
            <w:b/>
            <w:bCs/>
            <w:sz w:val="36"/>
            <w:szCs w:val="36"/>
          </w:rPr>
          <w:delText>Задачи 2016 года</w:delText>
        </w:r>
      </w:del>
    </w:p>
    <w:p w:rsidR="00A33515" w:rsidDel="002260E7" w:rsidRDefault="00A33515">
      <w:pPr>
        <w:spacing w:line="206" w:lineRule="exact"/>
        <w:rPr>
          <w:del w:id="11589" w:author="Admin" w:date="2019-02-19T02:10:00Z"/>
          <w:sz w:val="20"/>
          <w:szCs w:val="20"/>
        </w:rPr>
      </w:pPr>
    </w:p>
    <w:p w:rsidR="00A33515" w:rsidDel="002260E7" w:rsidRDefault="001A4D22">
      <w:pPr>
        <w:rPr>
          <w:del w:id="11590" w:author="Admin" w:date="2019-02-19T02:10:00Z"/>
          <w:sz w:val="20"/>
          <w:szCs w:val="20"/>
        </w:rPr>
      </w:pPr>
      <w:del w:id="11591" w:author="Admin" w:date="2019-02-19T02:10:00Z">
        <w:r w:rsidDel="002260E7">
          <w:rPr>
            <w:rFonts w:ascii="Arial" w:eastAsia="Arial" w:hAnsi="Arial" w:cs="Arial"/>
            <w:b/>
            <w:bCs/>
            <w:sz w:val="26"/>
            <w:szCs w:val="26"/>
          </w:rPr>
          <w:delText>Задача 1. Геометрическая вероятность</w:delText>
        </w:r>
      </w:del>
    </w:p>
    <w:p w:rsidR="00A33515" w:rsidDel="002260E7" w:rsidRDefault="00A33515">
      <w:pPr>
        <w:spacing w:line="178" w:lineRule="exact"/>
        <w:rPr>
          <w:del w:id="11592" w:author="Admin" w:date="2019-02-19T02:10:00Z"/>
          <w:sz w:val="20"/>
          <w:szCs w:val="20"/>
        </w:rPr>
      </w:pPr>
    </w:p>
    <w:p w:rsidR="00A33515" w:rsidDel="002260E7" w:rsidRDefault="001A4D22">
      <w:pPr>
        <w:spacing w:line="303" w:lineRule="auto"/>
        <w:ind w:firstLine="199"/>
        <w:jc w:val="both"/>
        <w:rPr>
          <w:del w:id="11593" w:author="Admin" w:date="2019-02-19T02:10:00Z"/>
          <w:sz w:val="20"/>
          <w:szCs w:val="20"/>
        </w:rPr>
      </w:pPr>
      <w:del w:id="11594" w:author="Admin" w:date="2019-02-19T02:10:00Z">
        <w:r w:rsidDel="002260E7">
          <w:rPr>
            <w:rFonts w:ascii="Arial" w:eastAsia="Arial" w:hAnsi="Arial" w:cs="Arial"/>
            <w:sz w:val="19"/>
            <w:szCs w:val="19"/>
          </w:rPr>
          <w:delText>Пункты этой задачи связаны с расположениями различных случайно взятых геометрических фигур. Что в каждом конкретном случае следу-ет подразумевать под случайной фигурой того или иного вида, находит-ся во власти решающего задачу, хотя, безусловно, требует обоснований. Одно можно сказать наверняка: вероятность — это число от 0 до 1.</w:delText>
        </w:r>
      </w:del>
    </w:p>
    <w:p w:rsidR="00A33515" w:rsidDel="002260E7" w:rsidRDefault="00A33515">
      <w:pPr>
        <w:spacing w:line="119" w:lineRule="exact"/>
        <w:rPr>
          <w:del w:id="11595" w:author="Admin" w:date="2019-02-19T02:10:00Z"/>
          <w:sz w:val="20"/>
          <w:szCs w:val="20"/>
        </w:rPr>
      </w:pPr>
    </w:p>
    <w:p w:rsidR="00A33515" w:rsidDel="002260E7" w:rsidRDefault="001A4D22">
      <w:pPr>
        <w:numPr>
          <w:ilvl w:val="0"/>
          <w:numId w:val="754"/>
        </w:numPr>
        <w:tabs>
          <w:tab w:val="left" w:pos="500"/>
        </w:tabs>
        <w:spacing w:line="286" w:lineRule="auto"/>
        <w:ind w:left="500" w:hanging="273"/>
        <w:jc w:val="both"/>
        <w:rPr>
          <w:del w:id="11596" w:author="Admin" w:date="2019-02-19T02:10:00Z"/>
          <w:rFonts w:ascii="Arial" w:eastAsia="Arial" w:hAnsi="Arial" w:cs="Arial"/>
          <w:b/>
          <w:bCs/>
          <w:sz w:val="20"/>
          <w:szCs w:val="20"/>
        </w:rPr>
        <w:pPrChange w:id="11597" w:author="Admin" w:date="2019-02-19T00:19:00Z">
          <w:pPr>
            <w:numPr>
              <w:numId w:val="757"/>
            </w:numPr>
            <w:tabs>
              <w:tab w:val="left" w:pos="500"/>
            </w:tabs>
            <w:spacing w:line="286" w:lineRule="auto"/>
            <w:ind w:left="500" w:hanging="273"/>
            <w:jc w:val="both"/>
          </w:pPr>
        </w:pPrChange>
      </w:pPr>
      <w:del w:id="11598" w:author="Admin" w:date="2019-02-19T02:10:00Z">
        <w:r w:rsidDel="002260E7">
          <w:rPr>
            <w:rFonts w:ascii="Arial" w:eastAsia="Arial" w:hAnsi="Arial" w:cs="Arial"/>
            <w:sz w:val="20"/>
            <w:szCs w:val="20"/>
          </w:rPr>
          <w:delText xml:space="preserve">Пусть на плоскости задана квадратная решётка со стороной 1. Возь-мём число </w:delText>
        </w:r>
        <w:r w:rsidDel="002260E7">
          <w:rPr>
            <w:rFonts w:eastAsia="Times New Roman"/>
            <w:i/>
            <w:iCs/>
            <w:sz w:val="20"/>
            <w:szCs w:val="20"/>
          </w:rPr>
          <w:delText>" &gt;</w:delText>
        </w:r>
        <w:r w:rsidDel="002260E7">
          <w:rPr>
            <w:rFonts w:ascii="Arial" w:eastAsia="Arial" w:hAnsi="Arial" w:cs="Arial"/>
            <w:sz w:val="20"/>
            <w:szCs w:val="20"/>
          </w:rPr>
          <w:delText xml:space="preserve"> 0 и вокруг точек решётки построим круги радиуса </w:delText>
        </w:r>
        <w:r w:rsidDel="002260E7">
          <w:rPr>
            <w:rFonts w:eastAsia="Times New Roman"/>
            <w:i/>
            <w:iCs/>
            <w:sz w:val="20"/>
            <w:szCs w:val="20"/>
          </w:rPr>
          <w:delText>"</w:delText>
        </w:r>
        <w:r w:rsidDel="002260E7">
          <w:rPr>
            <w:rFonts w:ascii="Arial" w:eastAsia="Arial" w:hAnsi="Arial" w:cs="Arial"/>
            <w:sz w:val="20"/>
            <w:szCs w:val="20"/>
          </w:rPr>
          <w:delText>. Какова вероятность для случайной точки не попасть в объединение этих кругов?</w:delText>
        </w:r>
      </w:del>
    </w:p>
    <w:p w:rsidR="00A33515" w:rsidDel="002260E7" w:rsidRDefault="00A33515">
      <w:pPr>
        <w:spacing w:line="132" w:lineRule="exact"/>
        <w:rPr>
          <w:del w:id="11599" w:author="Admin" w:date="2019-02-19T02:10:00Z"/>
          <w:rFonts w:ascii="Arial" w:eastAsia="Arial" w:hAnsi="Arial" w:cs="Arial"/>
          <w:b/>
          <w:bCs/>
          <w:sz w:val="20"/>
          <w:szCs w:val="20"/>
        </w:rPr>
      </w:pPr>
    </w:p>
    <w:p w:rsidR="00A33515" w:rsidDel="002260E7" w:rsidRDefault="001A4D22">
      <w:pPr>
        <w:numPr>
          <w:ilvl w:val="0"/>
          <w:numId w:val="754"/>
        </w:numPr>
        <w:tabs>
          <w:tab w:val="left" w:pos="500"/>
        </w:tabs>
        <w:spacing w:line="313" w:lineRule="auto"/>
        <w:ind w:left="500" w:hanging="273"/>
        <w:jc w:val="both"/>
        <w:rPr>
          <w:del w:id="11600" w:author="Admin" w:date="2019-02-19T02:10:00Z"/>
          <w:rFonts w:ascii="Arial" w:eastAsia="Arial" w:hAnsi="Arial" w:cs="Arial"/>
          <w:b/>
          <w:bCs/>
          <w:sz w:val="19"/>
          <w:szCs w:val="19"/>
        </w:rPr>
        <w:pPrChange w:id="11601" w:author="Admin" w:date="2019-02-19T00:19:00Z">
          <w:pPr>
            <w:numPr>
              <w:numId w:val="757"/>
            </w:numPr>
            <w:tabs>
              <w:tab w:val="left" w:pos="500"/>
            </w:tabs>
            <w:spacing w:line="313" w:lineRule="auto"/>
            <w:ind w:left="500" w:hanging="273"/>
            <w:jc w:val="both"/>
          </w:pPr>
        </w:pPrChange>
      </w:pPr>
      <w:del w:id="11602" w:author="Admin" w:date="2019-02-19T02:10:00Z">
        <w:r w:rsidDel="002260E7">
          <w:rPr>
            <w:rFonts w:ascii="Arial" w:eastAsia="Arial" w:hAnsi="Arial" w:cs="Arial"/>
            <w:sz w:val="19"/>
            <w:szCs w:val="19"/>
          </w:rPr>
          <w:delText xml:space="preserve">На плоскость, расчерченную параллельными прямыми на расстоя-нии </w:delText>
        </w:r>
        <w:r w:rsidDel="002260E7">
          <w:rPr>
            <w:rFonts w:ascii="Arial" w:eastAsia="Arial" w:hAnsi="Arial" w:cs="Arial"/>
            <w:i/>
            <w:iCs/>
            <w:sz w:val="19"/>
            <w:szCs w:val="19"/>
          </w:rPr>
          <w:delText>h</w:delText>
        </w:r>
        <w:r w:rsidDel="002260E7">
          <w:rPr>
            <w:rFonts w:ascii="Arial" w:eastAsia="Arial" w:hAnsi="Arial" w:cs="Arial"/>
            <w:sz w:val="19"/>
            <w:szCs w:val="19"/>
          </w:rPr>
          <w:delText xml:space="preserve"> друг от друга падает случайный отрезок длины меньшей или равной </w:delText>
        </w:r>
        <w:r w:rsidDel="002260E7">
          <w:rPr>
            <w:rFonts w:ascii="Arial" w:eastAsia="Arial" w:hAnsi="Arial" w:cs="Arial"/>
            <w:i/>
            <w:iCs/>
            <w:sz w:val="19"/>
            <w:szCs w:val="19"/>
          </w:rPr>
          <w:delText>a</w:delText>
        </w:r>
        <w:r w:rsidDel="002260E7">
          <w:rPr>
            <w:rFonts w:ascii="Arial" w:eastAsia="Arial" w:hAnsi="Arial" w:cs="Arial"/>
            <w:sz w:val="19"/>
            <w:szCs w:val="19"/>
          </w:rPr>
          <w:delText>. Какова вероятность того, что этот отрезок пересечёт ка-</w:delText>
        </w:r>
      </w:del>
    </w:p>
    <w:p w:rsidR="00A33515" w:rsidDel="002260E7" w:rsidRDefault="00A33515">
      <w:pPr>
        <w:spacing w:line="213" w:lineRule="exact"/>
        <w:rPr>
          <w:del w:id="11603" w:author="Admin" w:date="2019-02-19T02:10:00Z"/>
          <w:rFonts w:ascii="Arial" w:eastAsia="Arial" w:hAnsi="Arial" w:cs="Arial"/>
          <w:b/>
          <w:bCs/>
          <w:sz w:val="19"/>
          <w:szCs w:val="19"/>
        </w:rPr>
      </w:pPr>
    </w:p>
    <w:p w:rsidR="00A33515" w:rsidDel="002260E7" w:rsidRDefault="001A4D22">
      <w:pPr>
        <w:numPr>
          <w:ilvl w:val="1"/>
          <w:numId w:val="754"/>
        </w:numPr>
        <w:tabs>
          <w:tab w:val="left" w:pos="3220"/>
        </w:tabs>
        <w:ind w:left="3220" w:hanging="250"/>
        <w:rPr>
          <w:del w:id="11604" w:author="Admin" w:date="2019-02-19T02:10:00Z"/>
          <w:rFonts w:ascii="Arial" w:eastAsia="Arial" w:hAnsi="Arial" w:cs="Arial"/>
          <w:sz w:val="20"/>
          <w:szCs w:val="20"/>
        </w:rPr>
        <w:pPrChange w:id="11605" w:author="Admin" w:date="2019-02-19T00:19:00Z">
          <w:pPr>
            <w:numPr>
              <w:ilvl w:val="1"/>
              <w:numId w:val="757"/>
            </w:numPr>
            <w:tabs>
              <w:tab w:val="left" w:pos="3220"/>
            </w:tabs>
            <w:ind w:left="3220" w:hanging="250"/>
          </w:pPr>
        </w:pPrChange>
      </w:pPr>
      <w:del w:id="11606" w:author="Admin" w:date="2019-02-19T02:10:00Z">
        <w:r w:rsidDel="002260E7">
          <w:rPr>
            <w:rFonts w:ascii="Arial" w:eastAsia="Arial" w:hAnsi="Arial" w:cs="Arial"/>
            <w:b/>
            <w:bCs/>
            <w:sz w:val="20"/>
            <w:szCs w:val="20"/>
          </w:rPr>
          <w:delText xml:space="preserve">319 </w:delText>
        </w:r>
        <w:r w:rsidDel="002260E7">
          <w:rPr>
            <w:rFonts w:ascii="Arial" w:eastAsia="Arial" w:hAnsi="Arial" w:cs="Arial"/>
            <w:sz w:val="20"/>
            <w:szCs w:val="20"/>
          </w:rPr>
          <w:delText>−</w:delText>
        </w:r>
      </w:del>
    </w:p>
    <w:p w:rsidR="00A33515" w:rsidDel="002260E7" w:rsidRDefault="00A33515">
      <w:pPr>
        <w:rPr>
          <w:del w:id="11607"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1608" w:author="Admin" w:date="2019-02-19T02:10:00Z"/>
          <w:sz w:val="20"/>
          <w:szCs w:val="20"/>
        </w:rPr>
      </w:pPr>
      <w:bookmarkStart w:id="11609" w:name="page330"/>
      <w:bookmarkEnd w:id="11609"/>
      <w:del w:id="11610" w:author="Admin" w:date="2019-02-19T02:10:00Z">
        <w:r w:rsidDel="002260E7">
          <w:rPr>
            <w:rFonts w:ascii="Arial" w:eastAsia="Arial" w:hAnsi="Arial" w:cs="Arial"/>
            <w:sz w:val="18"/>
            <w:szCs w:val="18"/>
          </w:rPr>
          <w:lastRenderedPageBreak/>
          <w:delText>Турнир юных математиков 2016 года</w:delText>
        </w:r>
      </w:del>
    </w:p>
    <w:p w:rsidR="00A33515" w:rsidDel="002260E7" w:rsidRDefault="00A33515">
      <w:pPr>
        <w:spacing w:line="184" w:lineRule="exact"/>
        <w:rPr>
          <w:del w:id="11611" w:author="Admin" w:date="2019-02-19T02:10:00Z"/>
          <w:sz w:val="20"/>
          <w:szCs w:val="20"/>
        </w:rPr>
      </w:pPr>
    </w:p>
    <w:p w:rsidR="00A33515" w:rsidDel="002260E7" w:rsidRDefault="001A4D22">
      <w:pPr>
        <w:spacing w:line="303" w:lineRule="auto"/>
        <w:ind w:left="500"/>
        <w:rPr>
          <w:del w:id="11612" w:author="Admin" w:date="2019-02-19T02:10:00Z"/>
          <w:sz w:val="20"/>
          <w:szCs w:val="20"/>
        </w:rPr>
      </w:pPr>
      <w:del w:id="11613" w:author="Admin" w:date="2019-02-19T02:10:00Z">
        <w:r w:rsidDel="002260E7">
          <w:rPr>
            <w:rFonts w:ascii="Arial" w:eastAsia="Arial" w:hAnsi="Arial" w:cs="Arial"/>
            <w:sz w:val="20"/>
            <w:szCs w:val="20"/>
          </w:rPr>
          <w:delText>кую-то прямую? А каково математическое ожидание числа точек пересечения?</w:delText>
        </w:r>
      </w:del>
    </w:p>
    <w:p w:rsidR="00A33515" w:rsidDel="002260E7" w:rsidRDefault="00A33515">
      <w:pPr>
        <w:spacing w:line="114" w:lineRule="exact"/>
        <w:rPr>
          <w:del w:id="11614" w:author="Admin" w:date="2019-02-19T02:10:00Z"/>
          <w:sz w:val="20"/>
          <w:szCs w:val="20"/>
        </w:rPr>
      </w:pPr>
    </w:p>
    <w:p w:rsidR="00A33515" w:rsidDel="002260E7" w:rsidRDefault="001A4D22">
      <w:pPr>
        <w:numPr>
          <w:ilvl w:val="0"/>
          <w:numId w:val="755"/>
        </w:numPr>
        <w:tabs>
          <w:tab w:val="left" w:pos="500"/>
        </w:tabs>
        <w:spacing w:line="287" w:lineRule="auto"/>
        <w:ind w:left="500" w:hanging="273"/>
        <w:jc w:val="both"/>
        <w:rPr>
          <w:del w:id="11615" w:author="Admin" w:date="2019-02-19T02:10:00Z"/>
          <w:rFonts w:ascii="Arial" w:eastAsia="Arial" w:hAnsi="Arial" w:cs="Arial"/>
          <w:b/>
          <w:bCs/>
          <w:sz w:val="20"/>
          <w:szCs w:val="20"/>
        </w:rPr>
        <w:pPrChange w:id="11616" w:author="Admin" w:date="2019-02-19T00:19:00Z">
          <w:pPr>
            <w:numPr>
              <w:numId w:val="758"/>
            </w:numPr>
            <w:tabs>
              <w:tab w:val="left" w:pos="500"/>
            </w:tabs>
            <w:spacing w:line="287" w:lineRule="auto"/>
            <w:ind w:left="500" w:hanging="273"/>
            <w:jc w:val="both"/>
          </w:pPr>
        </w:pPrChange>
      </w:pPr>
      <w:del w:id="11617" w:author="Admin" w:date="2019-02-19T02:10:00Z">
        <w:r w:rsidDel="002260E7">
          <w:rPr>
            <w:rFonts w:ascii="Arial" w:eastAsia="Arial" w:hAnsi="Arial" w:cs="Arial"/>
            <w:sz w:val="20"/>
            <w:szCs w:val="20"/>
          </w:rPr>
          <w:delText xml:space="preserve">Та же задача, но теперь вместо отрезка на плоскость попадает кре-стик — пара отрезков одинаковой фиксированной длины </w:delText>
        </w:r>
        <w:r w:rsidDel="002260E7">
          <w:rPr>
            <w:rFonts w:ascii="Arial" w:eastAsia="Arial" w:hAnsi="Arial" w:cs="Arial"/>
            <w:i/>
            <w:iCs/>
            <w:sz w:val="20"/>
            <w:szCs w:val="20"/>
          </w:rPr>
          <w:delText>a</w:delText>
        </w:r>
        <w:r w:rsidDel="002260E7">
          <w:rPr>
            <w:rFonts w:ascii="Arial" w:eastAsia="Arial" w:hAnsi="Arial" w:cs="Arial"/>
            <w:sz w:val="20"/>
            <w:szCs w:val="20"/>
          </w:rPr>
          <w:delText>, пересе-кающихся в своих центрах и перпендикулярных друг-другу. А что будет, если угол между отрезками не равен π</w:delText>
        </w:r>
        <w:r w:rsidDel="002260E7">
          <w:rPr>
            <w:rFonts w:eastAsia="Times New Roman"/>
            <w:i/>
            <w:iCs/>
            <w:sz w:val="20"/>
            <w:szCs w:val="20"/>
          </w:rPr>
          <w:delText>=</w:delText>
        </w:r>
        <w:r w:rsidDel="002260E7">
          <w:rPr>
            <w:rFonts w:ascii="Arial" w:eastAsia="Arial" w:hAnsi="Arial" w:cs="Arial"/>
            <w:sz w:val="20"/>
            <w:szCs w:val="20"/>
          </w:rPr>
          <w:delText>2?</w:delText>
        </w:r>
      </w:del>
    </w:p>
    <w:p w:rsidR="00A33515" w:rsidDel="002260E7" w:rsidRDefault="00A33515">
      <w:pPr>
        <w:spacing w:line="129" w:lineRule="exact"/>
        <w:rPr>
          <w:del w:id="11618" w:author="Admin" w:date="2019-02-19T02:10:00Z"/>
          <w:rFonts w:ascii="Arial" w:eastAsia="Arial" w:hAnsi="Arial" w:cs="Arial"/>
          <w:b/>
          <w:bCs/>
          <w:sz w:val="20"/>
          <w:szCs w:val="20"/>
        </w:rPr>
      </w:pPr>
    </w:p>
    <w:p w:rsidR="00A33515" w:rsidDel="002260E7" w:rsidRDefault="001A4D22">
      <w:pPr>
        <w:numPr>
          <w:ilvl w:val="0"/>
          <w:numId w:val="755"/>
        </w:numPr>
        <w:tabs>
          <w:tab w:val="left" w:pos="500"/>
        </w:tabs>
        <w:spacing w:line="291" w:lineRule="auto"/>
        <w:ind w:left="500" w:hanging="273"/>
        <w:jc w:val="both"/>
        <w:rPr>
          <w:del w:id="11619" w:author="Admin" w:date="2019-02-19T02:10:00Z"/>
          <w:rFonts w:ascii="Arial" w:eastAsia="Arial" w:hAnsi="Arial" w:cs="Arial"/>
          <w:b/>
          <w:bCs/>
          <w:sz w:val="20"/>
          <w:szCs w:val="20"/>
        </w:rPr>
        <w:pPrChange w:id="11620" w:author="Admin" w:date="2019-02-19T00:19:00Z">
          <w:pPr>
            <w:numPr>
              <w:numId w:val="758"/>
            </w:numPr>
            <w:tabs>
              <w:tab w:val="left" w:pos="500"/>
            </w:tabs>
            <w:spacing w:line="291" w:lineRule="auto"/>
            <w:ind w:left="500" w:hanging="273"/>
            <w:jc w:val="both"/>
          </w:pPr>
        </w:pPrChange>
      </w:pPr>
      <w:del w:id="11621" w:author="Admin" w:date="2019-02-19T02:10:00Z">
        <w:r w:rsidDel="002260E7">
          <w:rPr>
            <w:rFonts w:ascii="Arial" w:eastAsia="Arial" w:hAnsi="Arial" w:cs="Arial"/>
            <w:sz w:val="20"/>
            <w:szCs w:val="20"/>
          </w:rPr>
          <w:delText xml:space="preserve">Пусть дан некий круг радиуса </w:delText>
        </w:r>
        <w:r w:rsidDel="002260E7">
          <w:rPr>
            <w:rFonts w:ascii="Arial" w:eastAsia="Arial" w:hAnsi="Arial" w:cs="Arial"/>
            <w:i/>
            <w:iCs/>
            <w:sz w:val="20"/>
            <w:szCs w:val="20"/>
          </w:rPr>
          <w:delText>r</w:delText>
        </w:r>
        <w:r w:rsidDel="002260E7">
          <w:rPr>
            <w:rFonts w:ascii="Arial" w:eastAsia="Arial" w:hAnsi="Arial" w:cs="Arial"/>
            <w:sz w:val="20"/>
            <w:szCs w:val="20"/>
          </w:rPr>
          <w:delText xml:space="preserve">. Какова вероятность того, что конец отрезка длины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лежит за пределами круга, если это случайный от-резок, чья середина лежит в круге?</w:delText>
        </w:r>
      </w:del>
    </w:p>
    <w:p w:rsidR="00A33515" w:rsidDel="002260E7" w:rsidRDefault="00A33515">
      <w:pPr>
        <w:spacing w:line="126" w:lineRule="exact"/>
        <w:rPr>
          <w:del w:id="11622" w:author="Admin" w:date="2019-02-19T02:10:00Z"/>
          <w:rFonts w:ascii="Arial" w:eastAsia="Arial" w:hAnsi="Arial" w:cs="Arial"/>
          <w:b/>
          <w:bCs/>
          <w:sz w:val="20"/>
          <w:szCs w:val="20"/>
        </w:rPr>
      </w:pPr>
    </w:p>
    <w:p w:rsidR="00A33515" w:rsidDel="002260E7" w:rsidRDefault="001A4D22">
      <w:pPr>
        <w:numPr>
          <w:ilvl w:val="0"/>
          <w:numId w:val="755"/>
        </w:numPr>
        <w:tabs>
          <w:tab w:val="left" w:pos="500"/>
        </w:tabs>
        <w:spacing w:line="303" w:lineRule="auto"/>
        <w:ind w:left="500" w:hanging="273"/>
        <w:rPr>
          <w:del w:id="11623" w:author="Admin" w:date="2019-02-19T02:10:00Z"/>
          <w:rFonts w:ascii="Arial" w:eastAsia="Arial" w:hAnsi="Arial" w:cs="Arial"/>
          <w:b/>
          <w:bCs/>
          <w:sz w:val="20"/>
          <w:szCs w:val="20"/>
        </w:rPr>
        <w:pPrChange w:id="11624" w:author="Admin" w:date="2019-02-19T00:19:00Z">
          <w:pPr>
            <w:numPr>
              <w:numId w:val="758"/>
            </w:numPr>
            <w:tabs>
              <w:tab w:val="left" w:pos="500"/>
            </w:tabs>
            <w:spacing w:line="303" w:lineRule="auto"/>
            <w:ind w:left="500" w:hanging="273"/>
          </w:pPr>
        </w:pPrChange>
      </w:pPr>
      <w:del w:id="11625" w:author="Admin" w:date="2019-02-19T02:10:00Z">
        <w:r w:rsidDel="002260E7">
          <w:rPr>
            <w:rFonts w:ascii="Arial" w:eastAsia="Arial" w:hAnsi="Arial" w:cs="Arial"/>
            <w:sz w:val="20"/>
            <w:szCs w:val="20"/>
          </w:rPr>
          <w:delText>Пусть плоскость замощена одинаковыми параллелограммами. На плоскость кидают случайный параллелограмм, среди тех</w:delText>
        </w:r>
      </w:del>
    </w:p>
    <w:p w:rsidR="00A33515" w:rsidDel="002260E7" w:rsidRDefault="00A33515">
      <w:pPr>
        <w:spacing w:line="34" w:lineRule="exact"/>
        <w:rPr>
          <w:del w:id="11626" w:author="Admin" w:date="2019-02-19T02:10:00Z"/>
          <w:rFonts w:ascii="Arial" w:eastAsia="Arial" w:hAnsi="Arial" w:cs="Arial"/>
          <w:b/>
          <w:bCs/>
          <w:sz w:val="20"/>
          <w:szCs w:val="20"/>
        </w:rPr>
      </w:pPr>
    </w:p>
    <w:p w:rsidR="00A33515" w:rsidDel="002260E7" w:rsidRDefault="001A4D22">
      <w:pPr>
        <w:spacing w:line="362" w:lineRule="auto"/>
        <w:ind w:left="500" w:right="2200"/>
        <w:rPr>
          <w:del w:id="11627" w:author="Admin" w:date="2019-02-19T02:10:00Z"/>
          <w:rFonts w:ascii="Arial" w:eastAsia="Arial" w:hAnsi="Arial" w:cs="Arial"/>
          <w:b/>
          <w:bCs/>
          <w:sz w:val="20"/>
          <w:szCs w:val="20"/>
        </w:rPr>
      </w:pPr>
      <w:del w:id="11628"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у которых площадь меньше или равна</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S</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б) </w:delText>
        </w:r>
        <w:r w:rsidDel="002260E7">
          <w:rPr>
            <w:rFonts w:ascii="Arial" w:eastAsia="Arial" w:hAnsi="Arial" w:cs="Arial"/>
            <w:sz w:val="20"/>
            <w:szCs w:val="20"/>
          </w:rPr>
          <w:delText>у которых длина сторон меньше</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w:delText>
        </w:r>
      </w:del>
    </w:p>
    <w:p w:rsidR="00A33515" w:rsidDel="002260E7" w:rsidRDefault="00A33515">
      <w:pPr>
        <w:spacing w:line="1" w:lineRule="exact"/>
        <w:rPr>
          <w:del w:id="11629" w:author="Admin" w:date="2019-02-19T02:10:00Z"/>
          <w:rFonts w:ascii="Arial" w:eastAsia="Arial" w:hAnsi="Arial" w:cs="Arial"/>
          <w:b/>
          <w:bCs/>
          <w:sz w:val="20"/>
          <w:szCs w:val="20"/>
        </w:rPr>
      </w:pPr>
    </w:p>
    <w:p w:rsidR="00A33515" w:rsidDel="002260E7" w:rsidRDefault="001A4D22">
      <w:pPr>
        <w:ind w:left="500"/>
        <w:rPr>
          <w:del w:id="11630" w:author="Admin" w:date="2019-02-19T02:10:00Z"/>
          <w:rFonts w:ascii="Arial" w:eastAsia="Arial" w:hAnsi="Arial" w:cs="Arial"/>
          <w:b/>
          <w:bCs/>
          <w:sz w:val="20"/>
          <w:szCs w:val="20"/>
        </w:rPr>
      </w:pPr>
      <w:del w:id="11631"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у которых длины диагоналей меньше</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w:delText>
        </w:r>
      </w:del>
    </w:p>
    <w:p w:rsidR="00A33515" w:rsidDel="002260E7" w:rsidRDefault="00A33515">
      <w:pPr>
        <w:spacing w:line="117" w:lineRule="exact"/>
        <w:rPr>
          <w:del w:id="11632" w:author="Admin" w:date="2019-02-19T02:10:00Z"/>
          <w:rFonts w:ascii="Arial" w:eastAsia="Arial" w:hAnsi="Arial" w:cs="Arial"/>
          <w:b/>
          <w:bCs/>
          <w:sz w:val="20"/>
          <w:szCs w:val="20"/>
        </w:rPr>
      </w:pPr>
    </w:p>
    <w:p w:rsidR="00A33515" w:rsidDel="002260E7" w:rsidRDefault="001A4D22">
      <w:pPr>
        <w:spacing w:line="303" w:lineRule="auto"/>
        <w:ind w:left="500"/>
        <w:rPr>
          <w:del w:id="11633" w:author="Admin" w:date="2019-02-19T02:10:00Z"/>
          <w:rFonts w:ascii="Arial" w:eastAsia="Arial" w:hAnsi="Arial" w:cs="Arial"/>
          <w:b/>
          <w:bCs/>
          <w:sz w:val="20"/>
          <w:szCs w:val="20"/>
        </w:rPr>
      </w:pPr>
      <w:del w:id="11634" w:author="Admin" w:date="2019-02-19T02:10:00Z">
        <w:r w:rsidDel="002260E7">
          <w:rPr>
            <w:rFonts w:ascii="Arial" w:eastAsia="Arial" w:hAnsi="Arial" w:cs="Arial"/>
            <w:sz w:val="20"/>
            <w:szCs w:val="20"/>
          </w:rPr>
          <w:delText>Какова вероятность того, что вершина какого-то параллелограмма из замощения лежит в случайном параллелограмме?</w:delText>
        </w:r>
      </w:del>
    </w:p>
    <w:p w:rsidR="00A33515" w:rsidDel="002260E7" w:rsidRDefault="00A33515">
      <w:pPr>
        <w:spacing w:line="114" w:lineRule="exact"/>
        <w:rPr>
          <w:del w:id="11635" w:author="Admin" w:date="2019-02-19T02:10:00Z"/>
          <w:rFonts w:ascii="Arial" w:eastAsia="Arial" w:hAnsi="Arial" w:cs="Arial"/>
          <w:b/>
          <w:bCs/>
          <w:sz w:val="20"/>
          <w:szCs w:val="20"/>
        </w:rPr>
      </w:pPr>
    </w:p>
    <w:p w:rsidR="00A33515" w:rsidDel="002260E7" w:rsidRDefault="001A4D22">
      <w:pPr>
        <w:numPr>
          <w:ilvl w:val="0"/>
          <w:numId w:val="755"/>
        </w:numPr>
        <w:tabs>
          <w:tab w:val="left" w:pos="500"/>
        </w:tabs>
        <w:ind w:left="500" w:hanging="273"/>
        <w:rPr>
          <w:del w:id="11636" w:author="Admin" w:date="2019-02-19T02:10:00Z"/>
          <w:rFonts w:ascii="Arial" w:eastAsia="Arial" w:hAnsi="Arial" w:cs="Arial"/>
          <w:b/>
          <w:bCs/>
          <w:sz w:val="20"/>
          <w:szCs w:val="20"/>
        </w:rPr>
        <w:pPrChange w:id="11637" w:author="Admin" w:date="2019-02-19T00:19:00Z">
          <w:pPr>
            <w:numPr>
              <w:numId w:val="758"/>
            </w:numPr>
            <w:tabs>
              <w:tab w:val="left" w:pos="500"/>
            </w:tabs>
            <w:ind w:left="500" w:hanging="273"/>
          </w:pPr>
        </w:pPrChange>
      </w:pPr>
      <w:del w:id="11638" w:author="Admin" w:date="2019-02-19T02:10:00Z">
        <w:r w:rsidDel="002260E7">
          <w:rPr>
            <w:rFonts w:ascii="Arial" w:eastAsia="Arial" w:hAnsi="Arial" w:cs="Arial"/>
            <w:sz w:val="20"/>
            <w:szCs w:val="20"/>
          </w:rPr>
          <w:delText>А если рассмотреть случайный эллипс с такими условиями?</w:delText>
        </w:r>
      </w:del>
    </w:p>
    <w:p w:rsidR="00A33515" w:rsidDel="002260E7" w:rsidRDefault="00A33515">
      <w:pPr>
        <w:spacing w:line="197" w:lineRule="exact"/>
        <w:rPr>
          <w:del w:id="11639" w:author="Admin" w:date="2019-02-19T02:10:00Z"/>
          <w:rFonts w:ascii="Arial" w:eastAsia="Arial" w:hAnsi="Arial" w:cs="Arial"/>
          <w:b/>
          <w:bCs/>
          <w:sz w:val="20"/>
          <w:szCs w:val="20"/>
        </w:rPr>
      </w:pPr>
    </w:p>
    <w:p w:rsidR="00A33515" w:rsidDel="002260E7" w:rsidRDefault="001A4D22">
      <w:pPr>
        <w:numPr>
          <w:ilvl w:val="0"/>
          <w:numId w:val="755"/>
        </w:numPr>
        <w:tabs>
          <w:tab w:val="left" w:pos="500"/>
        </w:tabs>
        <w:spacing w:line="287" w:lineRule="auto"/>
        <w:ind w:left="500" w:hanging="262"/>
        <w:jc w:val="both"/>
        <w:rPr>
          <w:del w:id="11640" w:author="Admin" w:date="2019-02-19T02:10:00Z"/>
          <w:rFonts w:ascii="Arial" w:eastAsia="Arial" w:hAnsi="Arial" w:cs="Arial"/>
          <w:b/>
          <w:bCs/>
          <w:sz w:val="20"/>
          <w:szCs w:val="20"/>
        </w:rPr>
        <w:pPrChange w:id="11641" w:author="Admin" w:date="2019-02-19T00:19:00Z">
          <w:pPr>
            <w:numPr>
              <w:numId w:val="758"/>
            </w:numPr>
            <w:tabs>
              <w:tab w:val="left" w:pos="500"/>
            </w:tabs>
            <w:spacing w:line="287" w:lineRule="auto"/>
            <w:ind w:left="500" w:hanging="262"/>
            <w:jc w:val="both"/>
          </w:pPr>
        </w:pPrChange>
      </w:pPr>
      <w:del w:id="11642" w:author="Admin" w:date="2019-02-19T02:10:00Z">
        <w:r w:rsidDel="002260E7">
          <w:rPr>
            <w:rFonts w:ascii="Arial" w:eastAsia="Arial" w:hAnsi="Arial" w:cs="Arial"/>
            <w:sz w:val="20"/>
            <w:szCs w:val="20"/>
          </w:rPr>
          <w:delText xml:space="preserve">Рассмотрим случайный четырёхугольник с длинами сторон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Какова вероятность, что он будет содержать точку из решётки? Ка-кова вероятность, что он будет пересекаться с набором параллель-ных линий, расстояние между которыми равно </w:delText>
        </w:r>
        <w:r w:rsidDel="002260E7">
          <w:rPr>
            <w:rFonts w:ascii="Arial" w:eastAsia="Arial" w:hAnsi="Arial" w:cs="Arial"/>
            <w:i/>
            <w:iCs/>
            <w:sz w:val="20"/>
            <w:szCs w:val="20"/>
          </w:rPr>
          <w:delText>h</w:delText>
        </w:r>
        <w:r w:rsidDel="002260E7">
          <w:rPr>
            <w:rFonts w:ascii="Arial" w:eastAsia="Arial" w:hAnsi="Arial" w:cs="Arial"/>
            <w:sz w:val="20"/>
            <w:szCs w:val="20"/>
          </w:rPr>
          <w:delText>?</w:delText>
        </w:r>
      </w:del>
    </w:p>
    <w:p w:rsidR="00A33515" w:rsidDel="002260E7" w:rsidRDefault="00A33515">
      <w:pPr>
        <w:spacing w:line="129" w:lineRule="exact"/>
        <w:rPr>
          <w:del w:id="11643" w:author="Admin" w:date="2019-02-19T02:10:00Z"/>
          <w:rFonts w:ascii="Arial" w:eastAsia="Arial" w:hAnsi="Arial" w:cs="Arial"/>
          <w:b/>
          <w:bCs/>
          <w:sz w:val="20"/>
          <w:szCs w:val="20"/>
        </w:rPr>
      </w:pPr>
    </w:p>
    <w:p w:rsidR="00A33515" w:rsidDel="002260E7" w:rsidRDefault="001A4D22">
      <w:pPr>
        <w:numPr>
          <w:ilvl w:val="0"/>
          <w:numId w:val="755"/>
        </w:numPr>
        <w:tabs>
          <w:tab w:val="left" w:pos="500"/>
        </w:tabs>
        <w:spacing w:line="287" w:lineRule="auto"/>
        <w:ind w:left="500" w:hanging="273"/>
        <w:jc w:val="both"/>
        <w:rPr>
          <w:del w:id="11644" w:author="Admin" w:date="2019-02-19T02:10:00Z"/>
          <w:rFonts w:ascii="Arial" w:eastAsia="Arial" w:hAnsi="Arial" w:cs="Arial"/>
          <w:b/>
          <w:bCs/>
          <w:sz w:val="20"/>
          <w:szCs w:val="20"/>
        </w:rPr>
        <w:pPrChange w:id="11645" w:author="Admin" w:date="2019-02-19T00:19:00Z">
          <w:pPr>
            <w:numPr>
              <w:numId w:val="758"/>
            </w:numPr>
            <w:tabs>
              <w:tab w:val="left" w:pos="500"/>
            </w:tabs>
            <w:spacing w:line="287" w:lineRule="auto"/>
            <w:ind w:left="500" w:hanging="273"/>
            <w:jc w:val="both"/>
          </w:pPr>
        </w:pPrChange>
      </w:pPr>
      <w:del w:id="11646" w:author="Admin" w:date="2019-02-19T02:10:00Z">
        <w:r w:rsidDel="002260E7">
          <w:rPr>
            <w:rFonts w:ascii="Arial" w:eastAsia="Arial" w:hAnsi="Arial" w:cs="Arial"/>
            <w:sz w:val="20"/>
            <w:szCs w:val="20"/>
          </w:rPr>
          <w:delText xml:space="preserve">А что такое случайный </w:delText>
        </w:r>
        <w:r w:rsidDel="002260E7">
          <w:rPr>
            <w:rFonts w:ascii="Arial" w:eastAsia="Arial" w:hAnsi="Arial" w:cs="Arial"/>
            <w:i/>
            <w:iCs/>
            <w:sz w:val="20"/>
            <w:szCs w:val="20"/>
          </w:rPr>
          <w:delText>n</w:delText>
        </w:r>
        <w:r w:rsidDel="002260E7">
          <w:rPr>
            <w:rFonts w:ascii="Arial" w:eastAsia="Arial" w:hAnsi="Arial" w:cs="Arial"/>
            <w:sz w:val="20"/>
            <w:szCs w:val="20"/>
          </w:rPr>
          <w:delText>-угольник на плоскости c какими-то огра-ничениями? Какова вероятность для него содержать какую-то точ-ку из решётки или пересекаться с семейством параллельных пря-мых?</w:delText>
        </w:r>
      </w:del>
    </w:p>
    <w:p w:rsidR="00A33515" w:rsidDel="002260E7" w:rsidRDefault="00A33515">
      <w:pPr>
        <w:spacing w:line="257" w:lineRule="exact"/>
        <w:rPr>
          <w:del w:id="11647" w:author="Admin" w:date="2019-02-19T02:10:00Z"/>
          <w:sz w:val="20"/>
          <w:szCs w:val="20"/>
        </w:rPr>
      </w:pPr>
    </w:p>
    <w:p w:rsidR="00A33515" w:rsidDel="002260E7" w:rsidRDefault="001A4D22">
      <w:pPr>
        <w:rPr>
          <w:del w:id="11648" w:author="Admin" w:date="2019-02-19T02:10:00Z"/>
          <w:sz w:val="20"/>
          <w:szCs w:val="20"/>
        </w:rPr>
      </w:pPr>
      <w:del w:id="11649" w:author="Admin" w:date="2019-02-19T02:10:00Z">
        <w:r w:rsidDel="002260E7">
          <w:rPr>
            <w:rFonts w:ascii="Arial" w:eastAsia="Arial" w:hAnsi="Arial" w:cs="Arial"/>
            <w:b/>
            <w:bCs/>
            <w:sz w:val="26"/>
            <w:szCs w:val="26"/>
          </w:rPr>
          <w:delText>Задача 2. Гипернатуральные числа</w:delText>
        </w:r>
      </w:del>
    </w:p>
    <w:p w:rsidR="00A33515" w:rsidDel="002260E7" w:rsidRDefault="00A33515">
      <w:pPr>
        <w:spacing w:line="108" w:lineRule="exact"/>
        <w:rPr>
          <w:del w:id="11650" w:author="Admin" w:date="2019-02-19T02:10:00Z"/>
          <w:sz w:val="20"/>
          <w:szCs w:val="20"/>
        </w:rPr>
      </w:pPr>
    </w:p>
    <w:p w:rsidR="00A33515" w:rsidDel="002260E7" w:rsidRDefault="001A4D22">
      <w:pPr>
        <w:numPr>
          <w:ilvl w:val="0"/>
          <w:numId w:val="756"/>
        </w:numPr>
        <w:tabs>
          <w:tab w:val="left" w:pos="500"/>
        </w:tabs>
        <w:ind w:left="500" w:hanging="273"/>
        <w:rPr>
          <w:del w:id="11651" w:author="Admin" w:date="2019-02-19T02:10:00Z"/>
          <w:rFonts w:ascii="Arial" w:eastAsia="Arial" w:hAnsi="Arial" w:cs="Arial"/>
          <w:b/>
          <w:bCs/>
          <w:sz w:val="20"/>
          <w:szCs w:val="20"/>
        </w:rPr>
        <w:pPrChange w:id="11652" w:author="Admin" w:date="2019-02-19T00:19:00Z">
          <w:pPr>
            <w:numPr>
              <w:numId w:val="759"/>
            </w:numPr>
            <w:tabs>
              <w:tab w:val="left" w:pos="500"/>
            </w:tabs>
            <w:ind w:left="500" w:hanging="273"/>
          </w:pPr>
        </w:pPrChange>
      </w:pPr>
      <w:del w:id="11653" w:author="Admin" w:date="2019-02-19T02:10:00Z">
        <w:r w:rsidDel="002260E7">
          <w:rPr>
            <w:rFonts w:ascii="Arial" w:eastAsia="Arial" w:hAnsi="Arial" w:cs="Arial"/>
            <w:sz w:val="20"/>
            <w:szCs w:val="20"/>
          </w:rPr>
          <w:delText xml:space="preserve">Рассмотрим натуральные числа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1,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Покажите, что </w:delText>
        </w:r>
        <w:r w:rsidDel="002260E7">
          <w:rPr>
            <w:rFonts w:ascii="Arial" w:eastAsia="Arial" w:hAnsi="Arial" w:cs="Arial"/>
            <w:i/>
            <w:iCs/>
            <w:sz w:val="20"/>
            <w:szCs w:val="20"/>
          </w:rPr>
          <w:delText>n</w:delText>
        </w:r>
        <w:r w:rsidDel="002260E7">
          <w:rPr>
            <w:rFonts w:ascii="Arial" w:eastAsia="Arial" w:hAnsi="Arial" w:cs="Arial"/>
            <w:i/>
            <w:iCs/>
            <w:sz w:val="27"/>
            <w:szCs w:val="27"/>
            <w:vertAlign w:val="superscript"/>
          </w:rPr>
          <w:delText>m</w:delText>
        </w:r>
        <w:r w:rsidDel="002260E7">
          <w:rPr>
            <w:rFonts w:ascii="Arial" w:eastAsia="Arial" w:hAnsi="Arial" w:cs="Arial"/>
            <w:sz w:val="9"/>
            <w:szCs w:val="9"/>
          </w:rPr>
          <w:delText>1</w:delText>
        </w:r>
      </w:del>
    </w:p>
    <w:tbl>
      <w:tblPr>
        <w:tblW w:w="0" w:type="auto"/>
        <w:tblInd w:w="500" w:type="dxa"/>
        <w:tblLayout w:type="fixed"/>
        <w:tblCellMar>
          <w:left w:w="0" w:type="dxa"/>
          <w:right w:w="0" w:type="dxa"/>
        </w:tblCellMar>
        <w:tblLook w:val="04A0" w:firstRow="1" w:lastRow="0" w:firstColumn="1" w:lastColumn="0" w:noHBand="0" w:noVBand="1"/>
      </w:tblPr>
      <w:tblGrid>
        <w:gridCol w:w="400"/>
        <w:gridCol w:w="300"/>
        <w:gridCol w:w="3580"/>
        <w:gridCol w:w="20"/>
      </w:tblGrid>
      <w:tr w:rsidR="00A33515" w:rsidDel="002260E7">
        <w:trPr>
          <w:trHeight w:val="166"/>
          <w:del w:id="11654" w:author="Admin" w:date="2019-02-19T02:10:00Z"/>
        </w:trPr>
        <w:tc>
          <w:tcPr>
            <w:tcW w:w="400" w:type="dxa"/>
            <w:vAlign w:val="bottom"/>
          </w:tcPr>
          <w:p w:rsidR="00A33515" w:rsidDel="002260E7" w:rsidRDefault="001A4D22">
            <w:pPr>
              <w:spacing w:line="166" w:lineRule="exact"/>
              <w:jc w:val="center"/>
              <w:rPr>
                <w:del w:id="11655" w:author="Admin" w:date="2019-02-19T02:10:00Z"/>
                <w:sz w:val="20"/>
                <w:szCs w:val="20"/>
              </w:rPr>
            </w:pPr>
            <w:del w:id="11656" w:author="Admin" w:date="2019-02-19T02:10:00Z">
              <w:r w:rsidDel="002260E7">
                <w:rPr>
                  <w:rFonts w:ascii="Arial" w:eastAsia="Arial" w:hAnsi="Arial" w:cs="Arial"/>
                  <w:w w:val="74"/>
                  <w:sz w:val="19"/>
                  <w:szCs w:val="19"/>
                </w:rPr>
                <w:delText>.</w:delText>
              </w:r>
            </w:del>
          </w:p>
        </w:tc>
        <w:tc>
          <w:tcPr>
            <w:tcW w:w="300" w:type="dxa"/>
            <w:vMerge w:val="restart"/>
            <w:vAlign w:val="bottom"/>
          </w:tcPr>
          <w:p w:rsidR="00A33515" w:rsidDel="002260E7" w:rsidRDefault="001A4D22">
            <w:pPr>
              <w:spacing w:line="276" w:lineRule="exact"/>
              <w:rPr>
                <w:del w:id="11657" w:author="Admin" w:date="2019-02-19T02:10:00Z"/>
                <w:sz w:val="20"/>
                <w:szCs w:val="20"/>
              </w:rPr>
            </w:pPr>
            <w:del w:id="11658" w:author="Admin" w:date="2019-02-19T02:10:00Z">
              <w:r w:rsidDel="002260E7">
                <w:rPr>
                  <w:rFonts w:ascii="Arial" w:eastAsia="Arial" w:hAnsi="Arial" w:cs="Arial"/>
                  <w:i/>
                  <w:iCs/>
                  <w:sz w:val="27"/>
                  <w:szCs w:val="27"/>
                  <w:vertAlign w:val="superscript"/>
                </w:rPr>
                <w:delText>m</w:delText>
              </w:r>
              <w:r w:rsidDel="002260E7">
                <w:rPr>
                  <w:rFonts w:ascii="Arial" w:eastAsia="Arial" w:hAnsi="Arial" w:cs="Arial"/>
                  <w:sz w:val="10"/>
                  <w:szCs w:val="10"/>
                </w:rPr>
                <w:delText>2</w:delText>
              </w:r>
            </w:del>
          </w:p>
        </w:tc>
        <w:tc>
          <w:tcPr>
            <w:tcW w:w="3580" w:type="dxa"/>
            <w:vAlign w:val="bottom"/>
          </w:tcPr>
          <w:p w:rsidR="00A33515" w:rsidDel="002260E7" w:rsidRDefault="001A4D22">
            <w:pPr>
              <w:spacing w:line="166" w:lineRule="exact"/>
              <w:ind w:right="275"/>
              <w:jc w:val="right"/>
              <w:rPr>
                <w:del w:id="11659" w:author="Admin" w:date="2019-02-19T02:10:00Z"/>
                <w:sz w:val="20"/>
                <w:szCs w:val="20"/>
              </w:rPr>
            </w:pPr>
            <w:del w:id="11660" w:author="Admin" w:date="2019-02-19T02:10:00Z">
              <w:r w:rsidDel="002260E7">
                <w:rPr>
                  <w:rFonts w:ascii="Arial" w:eastAsia="Arial" w:hAnsi="Arial" w:cs="Arial"/>
                  <w:sz w:val="19"/>
                  <w:szCs w:val="19"/>
                </w:rPr>
                <w:delText>.</w:delText>
              </w:r>
            </w:del>
          </w:p>
        </w:tc>
        <w:tc>
          <w:tcPr>
            <w:tcW w:w="0" w:type="dxa"/>
            <w:vAlign w:val="bottom"/>
          </w:tcPr>
          <w:p w:rsidR="00A33515" w:rsidDel="002260E7" w:rsidRDefault="00A33515">
            <w:pPr>
              <w:rPr>
                <w:del w:id="11661" w:author="Admin" w:date="2019-02-19T02:10:00Z"/>
                <w:sz w:val="1"/>
                <w:szCs w:val="1"/>
              </w:rPr>
            </w:pPr>
          </w:p>
        </w:tc>
      </w:tr>
      <w:tr w:rsidR="00A33515" w:rsidDel="002260E7">
        <w:trPr>
          <w:trHeight w:val="110"/>
          <w:del w:id="11662" w:author="Admin" w:date="2019-02-19T02:10:00Z"/>
        </w:trPr>
        <w:tc>
          <w:tcPr>
            <w:tcW w:w="400" w:type="dxa"/>
            <w:vAlign w:val="bottom"/>
          </w:tcPr>
          <w:p w:rsidR="00A33515" w:rsidDel="002260E7" w:rsidRDefault="001A4D22">
            <w:pPr>
              <w:spacing w:line="110" w:lineRule="exact"/>
              <w:jc w:val="center"/>
              <w:rPr>
                <w:del w:id="11663" w:author="Admin" w:date="2019-02-19T02:10:00Z"/>
                <w:sz w:val="20"/>
                <w:szCs w:val="20"/>
              </w:rPr>
            </w:pPr>
            <w:del w:id="11664" w:author="Admin" w:date="2019-02-19T02:10:00Z">
              <w:r w:rsidDel="002260E7">
                <w:rPr>
                  <w:rFonts w:ascii="Arial" w:eastAsia="Arial" w:hAnsi="Arial" w:cs="Arial"/>
                  <w:sz w:val="12"/>
                  <w:szCs w:val="12"/>
                </w:rPr>
                <w:delText>.</w:delText>
              </w:r>
            </w:del>
          </w:p>
        </w:tc>
        <w:tc>
          <w:tcPr>
            <w:tcW w:w="300" w:type="dxa"/>
            <w:vMerge/>
            <w:vAlign w:val="bottom"/>
          </w:tcPr>
          <w:p w:rsidR="00A33515" w:rsidDel="002260E7" w:rsidRDefault="00A33515">
            <w:pPr>
              <w:rPr>
                <w:del w:id="11665" w:author="Admin" w:date="2019-02-19T02:10:00Z"/>
                <w:sz w:val="9"/>
                <w:szCs w:val="9"/>
              </w:rPr>
            </w:pPr>
          </w:p>
        </w:tc>
        <w:tc>
          <w:tcPr>
            <w:tcW w:w="3580" w:type="dxa"/>
            <w:vAlign w:val="bottom"/>
          </w:tcPr>
          <w:p w:rsidR="00A33515" w:rsidDel="002260E7" w:rsidRDefault="001A4D22">
            <w:pPr>
              <w:spacing w:line="110" w:lineRule="exact"/>
              <w:ind w:right="275"/>
              <w:jc w:val="right"/>
              <w:rPr>
                <w:del w:id="11666" w:author="Admin" w:date="2019-02-19T02:10:00Z"/>
                <w:sz w:val="20"/>
                <w:szCs w:val="20"/>
              </w:rPr>
            </w:pPr>
            <w:del w:id="11667" w:author="Admin" w:date="2019-02-19T02:10:00Z">
              <w:r w:rsidDel="002260E7">
                <w:rPr>
                  <w:rFonts w:ascii="Arial" w:eastAsia="Arial" w:hAnsi="Arial" w:cs="Arial"/>
                  <w:sz w:val="12"/>
                  <w:szCs w:val="12"/>
                </w:rPr>
                <w:delText>.</w:delText>
              </w:r>
            </w:del>
          </w:p>
        </w:tc>
        <w:tc>
          <w:tcPr>
            <w:tcW w:w="0" w:type="dxa"/>
            <w:vAlign w:val="bottom"/>
          </w:tcPr>
          <w:p w:rsidR="00A33515" w:rsidDel="002260E7" w:rsidRDefault="00A33515">
            <w:pPr>
              <w:rPr>
                <w:del w:id="11668" w:author="Admin" w:date="2019-02-19T02:10:00Z"/>
                <w:sz w:val="1"/>
                <w:szCs w:val="1"/>
              </w:rPr>
            </w:pPr>
          </w:p>
        </w:tc>
      </w:tr>
      <w:tr w:rsidR="00A33515" w:rsidDel="002260E7">
        <w:trPr>
          <w:trHeight w:val="323"/>
          <w:del w:id="11669" w:author="Admin" w:date="2019-02-19T02:10:00Z"/>
        </w:trPr>
        <w:tc>
          <w:tcPr>
            <w:tcW w:w="400" w:type="dxa"/>
            <w:vAlign w:val="bottom"/>
          </w:tcPr>
          <w:p w:rsidR="00A33515" w:rsidDel="002260E7" w:rsidRDefault="001A4D22">
            <w:pPr>
              <w:jc w:val="center"/>
              <w:rPr>
                <w:del w:id="11670" w:author="Admin" w:date="2019-02-19T02:10:00Z"/>
                <w:sz w:val="20"/>
                <w:szCs w:val="20"/>
              </w:rPr>
            </w:pPr>
            <w:del w:id="11671" w:author="Admin" w:date="2019-02-19T02:10:00Z">
              <w:r w:rsidDel="002260E7">
                <w:rPr>
                  <w:rFonts w:ascii="Arial" w:eastAsia="Arial" w:hAnsi="Arial" w:cs="Arial"/>
                  <w:sz w:val="20"/>
                  <w:szCs w:val="20"/>
                </w:rPr>
                <w:delText xml:space="preserve">1 . </w:delText>
              </w:r>
              <w:r w:rsidDel="002260E7">
                <w:rPr>
                  <w:rFonts w:ascii="Arial" w:eastAsia="Arial" w:hAnsi="Arial" w:cs="Arial"/>
                  <w:i/>
                  <w:iCs/>
                  <w:sz w:val="20"/>
                  <w:szCs w:val="20"/>
                </w:rPr>
                <w:delText>n</w:delText>
              </w:r>
            </w:del>
          </w:p>
        </w:tc>
        <w:tc>
          <w:tcPr>
            <w:tcW w:w="300" w:type="dxa"/>
            <w:vAlign w:val="bottom"/>
          </w:tcPr>
          <w:p w:rsidR="00A33515" w:rsidDel="002260E7" w:rsidRDefault="00A33515">
            <w:pPr>
              <w:rPr>
                <w:del w:id="11672" w:author="Admin" w:date="2019-02-19T02:10:00Z"/>
                <w:sz w:val="24"/>
                <w:szCs w:val="24"/>
              </w:rPr>
            </w:pPr>
          </w:p>
        </w:tc>
        <w:tc>
          <w:tcPr>
            <w:tcW w:w="3580" w:type="dxa"/>
            <w:vAlign w:val="bottom"/>
          </w:tcPr>
          <w:p w:rsidR="00A33515" w:rsidDel="002260E7" w:rsidRDefault="001A4D22">
            <w:pPr>
              <w:jc w:val="right"/>
              <w:rPr>
                <w:del w:id="11673" w:author="Admin" w:date="2019-02-19T02:10:00Z"/>
                <w:sz w:val="20"/>
                <w:szCs w:val="20"/>
              </w:rPr>
            </w:pPr>
            <w:del w:id="11674" w:author="Admin" w:date="2019-02-19T02:10:00Z">
              <w:r w:rsidDel="002260E7">
                <w:rPr>
                  <w:rFonts w:ascii="Arial" w:eastAsia="Arial" w:hAnsi="Arial" w:cs="Arial"/>
                  <w:sz w:val="20"/>
                  <w:szCs w:val="20"/>
                </w:rPr>
                <w:delText xml:space="preserve">1 тогда и только тогда, когда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 </w:delText>
              </w:r>
              <w:r w:rsidDel="002260E7">
                <w:rPr>
                  <w:rFonts w:ascii="Arial" w:eastAsia="Arial" w:hAnsi="Arial" w:cs="Arial"/>
                  <w:i/>
                  <w:iCs/>
                  <w:sz w:val="20"/>
                  <w:szCs w:val="20"/>
                </w:rPr>
                <w:delText>m</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w:delText>
              </w:r>
            </w:del>
          </w:p>
        </w:tc>
        <w:tc>
          <w:tcPr>
            <w:tcW w:w="0" w:type="dxa"/>
            <w:vAlign w:val="bottom"/>
          </w:tcPr>
          <w:p w:rsidR="00A33515" w:rsidDel="002260E7" w:rsidRDefault="00A33515">
            <w:pPr>
              <w:rPr>
                <w:del w:id="11675" w:author="Admin" w:date="2019-02-19T02:10:00Z"/>
                <w:sz w:val="1"/>
                <w:szCs w:val="1"/>
              </w:rPr>
            </w:pPr>
          </w:p>
        </w:tc>
      </w:tr>
    </w:tbl>
    <w:p w:rsidR="00A33515" w:rsidDel="002260E7" w:rsidRDefault="001A4D22">
      <w:pPr>
        <w:numPr>
          <w:ilvl w:val="0"/>
          <w:numId w:val="757"/>
        </w:numPr>
        <w:tabs>
          <w:tab w:val="left" w:pos="500"/>
        </w:tabs>
        <w:spacing w:line="215" w:lineRule="auto"/>
        <w:ind w:left="500" w:hanging="273"/>
        <w:rPr>
          <w:del w:id="11676" w:author="Admin" w:date="2019-02-19T02:10:00Z"/>
          <w:rFonts w:ascii="Arial" w:eastAsia="Arial" w:hAnsi="Arial" w:cs="Arial"/>
          <w:b/>
          <w:bCs/>
          <w:sz w:val="20"/>
          <w:szCs w:val="20"/>
        </w:rPr>
        <w:pPrChange w:id="11677" w:author="Admin" w:date="2019-02-19T00:19:00Z">
          <w:pPr>
            <w:numPr>
              <w:numId w:val="760"/>
            </w:numPr>
            <w:tabs>
              <w:tab w:val="left" w:pos="500"/>
            </w:tabs>
            <w:spacing w:line="215" w:lineRule="auto"/>
            <w:ind w:left="500" w:hanging="273"/>
          </w:pPr>
        </w:pPrChange>
      </w:pPr>
      <w:del w:id="11678" w:author="Admin" w:date="2019-02-19T02:10:00Z">
        <w:r w:rsidDel="002260E7">
          <w:rPr>
            <w:rFonts w:ascii="Arial" w:eastAsia="Arial" w:hAnsi="Arial" w:cs="Arial"/>
            <w:sz w:val="20"/>
            <w:szCs w:val="20"/>
          </w:rPr>
          <w:delText xml:space="preserve">Покажите, что для всех взаимнопростых чисел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существуют</w:delText>
        </w:r>
      </w:del>
    </w:p>
    <w:tbl>
      <w:tblPr>
        <w:tblW w:w="0" w:type="auto"/>
        <w:tblInd w:w="500" w:type="dxa"/>
        <w:tblLayout w:type="fixed"/>
        <w:tblCellMar>
          <w:left w:w="0" w:type="dxa"/>
          <w:right w:w="0" w:type="dxa"/>
        </w:tblCellMar>
        <w:tblLook w:val="04A0" w:firstRow="1" w:lastRow="0" w:firstColumn="1" w:lastColumn="0" w:noHBand="0" w:noVBand="1"/>
      </w:tblPr>
      <w:tblGrid>
        <w:gridCol w:w="2840"/>
        <w:gridCol w:w="160"/>
        <w:gridCol w:w="860"/>
        <w:gridCol w:w="200"/>
        <w:gridCol w:w="640"/>
        <w:gridCol w:w="20"/>
      </w:tblGrid>
      <w:tr w:rsidR="00A33515" w:rsidDel="002260E7">
        <w:trPr>
          <w:trHeight w:val="154"/>
          <w:del w:id="11679" w:author="Admin" w:date="2019-02-19T02:10:00Z"/>
        </w:trPr>
        <w:tc>
          <w:tcPr>
            <w:tcW w:w="2840" w:type="dxa"/>
            <w:vAlign w:val="bottom"/>
          </w:tcPr>
          <w:p w:rsidR="00A33515" w:rsidDel="002260E7" w:rsidRDefault="00A33515">
            <w:pPr>
              <w:rPr>
                <w:del w:id="11680" w:author="Admin" w:date="2019-02-19T02:10:00Z"/>
                <w:sz w:val="13"/>
                <w:szCs w:val="13"/>
              </w:rPr>
            </w:pPr>
          </w:p>
        </w:tc>
        <w:tc>
          <w:tcPr>
            <w:tcW w:w="160" w:type="dxa"/>
            <w:vMerge w:val="restart"/>
            <w:vAlign w:val="bottom"/>
          </w:tcPr>
          <w:p w:rsidR="00A33515" w:rsidDel="002260E7" w:rsidRDefault="001A4D22">
            <w:pPr>
              <w:rPr>
                <w:del w:id="11681" w:author="Admin" w:date="2019-02-19T02:10:00Z"/>
                <w:sz w:val="20"/>
                <w:szCs w:val="20"/>
              </w:rPr>
            </w:pPr>
            <w:del w:id="11682" w:author="Admin" w:date="2019-02-19T02:10:00Z">
              <w:r w:rsidDel="002260E7">
                <w:rPr>
                  <w:rFonts w:ascii="Arial" w:eastAsia="Arial" w:hAnsi="Arial" w:cs="Arial"/>
                  <w:i/>
                  <w:iCs/>
                  <w:sz w:val="14"/>
                  <w:szCs w:val="14"/>
                </w:rPr>
                <w:delText>l</w:delText>
              </w:r>
            </w:del>
          </w:p>
        </w:tc>
        <w:tc>
          <w:tcPr>
            <w:tcW w:w="860" w:type="dxa"/>
            <w:vAlign w:val="bottom"/>
          </w:tcPr>
          <w:p w:rsidR="00A33515" w:rsidDel="002260E7" w:rsidRDefault="001A4D22">
            <w:pPr>
              <w:spacing w:line="154" w:lineRule="exact"/>
              <w:ind w:right="423"/>
              <w:jc w:val="right"/>
              <w:rPr>
                <w:del w:id="11683" w:author="Admin" w:date="2019-02-19T02:10:00Z"/>
                <w:sz w:val="20"/>
                <w:szCs w:val="20"/>
              </w:rPr>
            </w:pPr>
            <w:del w:id="11684" w:author="Admin" w:date="2019-02-19T02:10:00Z">
              <w:r w:rsidDel="002260E7">
                <w:rPr>
                  <w:rFonts w:ascii="Arial" w:eastAsia="Arial" w:hAnsi="Arial" w:cs="Arial"/>
                  <w:sz w:val="17"/>
                  <w:szCs w:val="17"/>
                </w:rPr>
                <w:delText>.</w:delText>
              </w:r>
            </w:del>
          </w:p>
        </w:tc>
        <w:tc>
          <w:tcPr>
            <w:tcW w:w="200" w:type="dxa"/>
            <w:vMerge w:val="restart"/>
            <w:vAlign w:val="bottom"/>
          </w:tcPr>
          <w:p w:rsidR="00A33515" w:rsidDel="002260E7" w:rsidRDefault="001A4D22">
            <w:pPr>
              <w:rPr>
                <w:del w:id="11685" w:author="Admin" w:date="2019-02-19T02:10:00Z"/>
                <w:sz w:val="20"/>
                <w:szCs w:val="20"/>
              </w:rPr>
            </w:pPr>
            <w:del w:id="11686" w:author="Admin" w:date="2019-02-19T02:10:00Z">
              <w:r w:rsidDel="002260E7">
                <w:rPr>
                  <w:rFonts w:ascii="Arial" w:eastAsia="Arial" w:hAnsi="Arial" w:cs="Arial"/>
                  <w:i/>
                  <w:iCs/>
                  <w:sz w:val="14"/>
                  <w:szCs w:val="14"/>
                </w:rPr>
                <w:delText>k</w:delText>
              </w:r>
            </w:del>
          </w:p>
        </w:tc>
        <w:tc>
          <w:tcPr>
            <w:tcW w:w="640" w:type="dxa"/>
            <w:vAlign w:val="bottom"/>
          </w:tcPr>
          <w:p w:rsidR="00A33515" w:rsidDel="002260E7" w:rsidRDefault="001A4D22">
            <w:pPr>
              <w:spacing w:line="154" w:lineRule="exact"/>
              <w:ind w:right="203"/>
              <w:jc w:val="right"/>
              <w:rPr>
                <w:del w:id="11687" w:author="Admin" w:date="2019-02-19T02:10:00Z"/>
                <w:sz w:val="20"/>
                <w:szCs w:val="20"/>
              </w:rPr>
            </w:pPr>
            <w:del w:id="11688" w:author="Admin" w:date="2019-02-19T02:10:00Z">
              <w:r w:rsidDel="002260E7">
                <w:rPr>
                  <w:rFonts w:ascii="Arial" w:eastAsia="Arial" w:hAnsi="Arial" w:cs="Arial"/>
                  <w:sz w:val="17"/>
                  <w:szCs w:val="17"/>
                </w:rPr>
                <w:delText>.</w:delText>
              </w:r>
            </w:del>
          </w:p>
        </w:tc>
        <w:tc>
          <w:tcPr>
            <w:tcW w:w="0" w:type="dxa"/>
            <w:vAlign w:val="bottom"/>
          </w:tcPr>
          <w:p w:rsidR="00A33515" w:rsidDel="002260E7" w:rsidRDefault="00A33515">
            <w:pPr>
              <w:rPr>
                <w:del w:id="11689" w:author="Admin" w:date="2019-02-19T02:10:00Z"/>
                <w:sz w:val="1"/>
                <w:szCs w:val="1"/>
              </w:rPr>
            </w:pPr>
          </w:p>
        </w:tc>
      </w:tr>
      <w:tr w:rsidR="00A33515" w:rsidDel="002260E7">
        <w:trPr>
          <w:trHeight w:val="87"/>
          <w:del w:id="11690" w:author="Admin" w:date="2019-02-19T02:10:00Z"/>
        </w:trPr>
        <w:tc>
          <w:tcPr>
            <w:tcW w:w="2840" w:type="dxa"/>
            <w:vMerge w:val="restart"/>
            <w:vAlign w:val="bottom"/>
          </w:tcPr>
          <w:p w:rsidR="00A33515" w:rsidDel="002260E7" w:rsidRDefault="001A4D22">
            <w:pPr>
              <w:rPr>
                <w:del w:id="11691" w:author="Admin" w:date="2019-02-19T02:10:00Z"/>
                <w:sz w:val="20"/>
                <w:szCs w:val="20"/>
              </w:rPr>
            </w:pPr>
            <w:del w:id="11692" w:author="Admin" w:date="2019-02-19T02:10:00Z">
              <w:r w:rsidDel="002260E7">
                <w:rPr>
                  <w:rFonts w:ascii="Arial" w:eastAsia="Arial" w:hAnsi="Arial" w:cs="Arial"/>
                  <w:w w:val="98"/>
                  <w:sz w:val="20"/>
                  <w:szCs w:val="20"/>
                </w:rPr>
                <w:delText xml:space="preserve">такие натуральные </w:delText>
              </w:r>
              <w:r w:rsidDel="002260E7">
                <w:rPr>
                  <w:rFonts w:ascii="Arial" w:eastAsia="Arial" w:hAnsi="Arial" w:cs="Arial"/>
                  <w:i/>
                  <w:iCs/>
                  <w:w w:val="98"/>
                  <w:sz w:val="20"/>
                  <w:szCs w:val="20"/>
                </w:rPr>
                <w:delText>k</w:delText>
              </w:r>
              <w:r w:rsidDel="002260E7">
                <w:rPr>
                  <w:rFonts w:ascii="Arial" w:eastAsia="Arial" w:hAnsi="Arial" w:cs="Arial"/>
                  <w:w w:val="98"/>
                  <w:sz w:val="20"/>
                  <w:szCs w:val="20"/>
                </w:rPr>
                <w:delText xml:space="preserve"> и </w:delText>
              </w:r>
              <w:r w:rsidDel="002260E7">
                <w:rPr>
                  <w:rFonts w:ascii="Arial" w:eastAsia="Arial" w:hAnsi="Arial" w:cs="Arial"/>
                  <w:i/>
                  <w:iCs/>
                  <w:w w:val="98"/>
                  <w:sz w:val="20"/>
                  <w:szCs w:val="20"/>
                </w:rPr>
                <w:delText>l</w:delText>
              </w:r>
              <w:r w:rsidDel="002260E7">
                <w:rPr>
                  <w:rFonts w:ascii="Arial" w:eastAsia="Arial" w:hAnsi="Arial" w:cs="Arial"/>
                  <w:w w:val="98"/>
                  <w:sz w:val="20"/>
                  <w:szCs w:val="20"/>
                </w:rPr>
                <w:delText xml:space="preserve">, что </w:delText>
              </w:r>
              <w:r w:rsidDel="002260E7">
                <w:rPr>
                  <w:rFonts w:ascii="Arial" w:eastAsia="Arial" w:hAnsi="Arial" w:cs="Arial"/>
                  <w:i/>
                  <w:iCs/>
                  <w:w w:val="98"/>
                  <w:sz w:val="20"/>
                  <w:szCs w:val="20"/>
                </w:rPr>
                <w:delText>m</w:delText>
              </w:r>
            </w:del>
          </w:p>
        </w:tc>
        <w:tc>
          <w:tcPr>
            <w:tcW w:w="160" w:type="dxa"/>
            <w:vMerge/>
            <w:vAlign w:val="bottom"/>
          </w:tcPr>
          <w:p w:rsidR="00A33515" w:rsidDel="002260E7" w:rsidRDefault="00A33515">
            <w:pPr>
              <w:rPr>
                <w:del w:id="11693" w:author="Admin" w:date="2019-02-19T02:10:00Z"/>
                <w:sz w:val="7"/>
                <w:szCs w:val="7"/>
              </w:rPr>
            </w:pPr>
          </w:p>
        </w:tc>
        <w:tc>
          <w:tcPr>
            <w:tcW w:w="860" w:type="dxa"/>
            <w:vAlign w:val="bottom"/>
          </w:tcPr>
          <w:p w:rsidR="00A33515" w:rsidDel="002260E7" w:rsidRDefault="001A4D22">
            <w:pPr>
              <w:spacing w:line="87" w:lineRule="exact"/>
              <w:ind w:right="423"/>
              <w:jc w:val="right"/>
              <w:rPr>
                <w:del w:id="11694" w:author="Admin" w:date="2019-02-19T02:10:00Z"/>
                <w:sz w:val="20"/>
                <w:szCs w:val="20"/>
              </w:rPr>
            </w:pPr>
            <w:del w:id="11695" w:author="Admin" w:date="2019-02-19T02:10:00Z">
              <w:r w:rsidDel="002260E7">
                <w:rPr>
                  <w:rFonts w:ascii="Arial" w:eastAsia="Arial" w:hAnsi="Arial" w:cs="Arial"/>
                  <w:sz w:val="10"/>
                  <w:szCs w:val="10"/>
                </w:rPr>
                <w:delText>.</w:delText>
              </w:r>
            </w:del>
          </w:p>
        </w:tc>
        <w:tc>
          <w:tcPr>
            <w:tcW w:w="200" w:type="dxa"/>
            <w:vMerge/>
            <w:vAlign w:val="bottom"/>
          </w:tcPr>
          <w:p w:rsidR="00A33515" w:rsidDel="002260E7" w:rsidRDefault="00A33515">
            <w:pPr>
              <w:rPr>
                <w:del w:id="11696" w:author="Admin" w:date="2019-02-19T02:10:00Z"/>
                <w:sz w:val="7"/>
                <w:szCs w:val="7"/>
              </w:rPr>
            </w:pPr>
          </w:p>
        </w:tc>
        <w:tc>
          <w:tcPr>
            <w:tcW w:w="640" w:type="dxa"/>
            <w:vAlign w:val="bottom"/>
          </w:tcPr>
          <w:p w:rsidR="00A33515" w:rsidDel="002260E7" w:rsidRDefault="001A4D22">
            <w:pPr>
              <w:spacing w:line="87" w:lineRule="exact"/>
              <w:ind w:right="203"/>
              <w:jc w:val="right"/>
              <w:rPr>
                <w:del w:id="11697" w:author="Admin" w:date="2019-02-19T02:10:00Z"/>
                <w:sz w:val="20"/>
                <w:szCs w:val="20"/>
              </w:rPr>
            </w:pPr>
            <w:del w:id="11698" w:author="Admin" w:date="2019-02-19T02:10:00Z">
              <w:r w:rsidDel="002260E7">
                <w:rPr>
                  <w:rFonts w:ascii="Arial" w:eastAsia="Arial" w:hAnsi="Arial" w:cs="Arial"/>
                  <w:sz w:val="10"/>
                  <w:szCs w:val="10"/>
                </w:rPr>
                <w:delText>.</w:delText>
              </w:r>
            </w:del>
          </w:p>
        </w:tc>
        <w:tc>
          <w:tcPr>
            <w:tcW w:w="0" w:type="dxa"/>
            <w:vAlign w:val="bottom"/>
          </w:tcPr>
          <w:p w:rsidR="00A33515" w:rsidDel="002260E7" w:rsidRDefault="00A33515">
            <w:pPr>
              <w:rPr>
                <w:del w:id="11699" w:author="Admin" w:date="2019-02-19T02:10:00Z"/>
                <w:sz w:val="1"/>
                <w:szCs w:val="1"/>
              </w:rPr>
            </w:pPr>
          </w:p>
        </w:tc>
      </w:tr>
      <w:tr w:rsidR="00A33515" w:rsidDel="002260E7">
        <w:trPr>
          <w:trHeight w:val="253"/>
          <w:del w:id="11700" w:author="Admin" w:date="2019-02-19T02:10:00Z"/>
        </w:trPr>
        <w:tc>
          <w:tcPr>
            <w:tcW w:w="2840" w:type="dxa"/>
            <w:vMerge/>
            <w:vAlign w:val="bottom"/>
          </w:tcPr>
          <w:p w:rsidR="00A33515" w:rsidDel="002260E7" w:rsidRDefault="00A33515">
            <w:pPr>
              <w:rPr>
                <w:del w:id="11701" w:author="Admin" w:date="2019-02-19T02:10:00Z"/>
              </w:rPr>
            </w:pPr>
          </w:p>
        </w:tc>
        <w:tc>
          <w:tcPr>
            <w:tcW w:w="160" w:type="dxa"/>
            <w:vAlign w:val="bottom"/>
          </w:tcPr>
          <w:p w:rsidR="00A33515" w:rsidDel="002260E7" w:rsidRDefault="00A33515">
            <w:pPr>
              <w:rPr>
                <w:del w:id="11702" w:author="Admin" w:date="2019-02-19T02:10:00Z"/>
              </w:rPr>
            </w:pPr>
          </w:p>
        </w:tc>
        <w:tc>
          <w:tcPr>
            <w:tcW w:w="860" w:type="dxa"/>
            <w:vAlign w:val="bottom"/>
          </w:tcPr>
          <w:p w:rsidR="00A33515" w:rsidDel="002260E7" w:rsidRDefault="001A4D22">
            <w:pPr>
              <w:jc w:val="right"/>
              <w:rPr>
                <w:del w:id="11703" w:author="Admin" w:date="2019-02-19T02:10:00Z"/>
                <w:sz w:val="20"/>
                <w:szCs w:val="20"/>
              </w:rPr>
            </w:pPr>
            <w:del w:id="11704" w:author="Admin" w:date="2019-02-19T02:10:00Z">
              <w:r w:rsidDel="002260E7">
                <w:rPr>
                  <w:rFonts w:ascii="Arial" w:eastAsia="Arial" w:hAnsi="Arial" w:cs="Arial"/>
                  <w:sz w:val="20"/>
                  <w:szCs w:val="20"/>
                </w:rPr>
                <w:delText xml:space="preserve">1 .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n</w:delText>
              </w:r>
            </w:del>
          </w:p>
        </w:tc>
        <w:tc>
          <w:tcPr>
            <w:tcW w:w="200" w:type="dxa"/>
            <w:vAlign w:val="bottom"/>
          </w:tcPr>
          <w:p w:rsidR="00A33515" w:rsidDel="002260E7" w:rsidRDefault="00A33515">
            <w:pPr>
              <w:rPr>
                <w:del w:id="11705" w:author="Admin" w:date="2019-02-19T02:10:00Z"/>
              </w:rPr>
            </w:pPr>
          </w:p>
        </w:tc>
        <w:tc>
          <w:tcPr>
            <w:tcW w:w="640" w:type="dxa"/>
            <w:vAlign w:val="bottom"/>
          </w:tcPr>
          <w:p w:rsidR="00A33515" w:rsidDel="002260E7" w:rsidRDefault="001A4D22">
            <w:pPr>
              <w:jc w:val="right"/>
              <w:rPr>
                <w:del w:id="11706" w:author="Admin" w:date="2019-02-19T02:10:00Z"/>
                <w:sz w:val="20"/>
                <w:szCs w:val="20"/>
              </w:rPr>
            </w:pPr>
            <w:del w:id="11707" w:author="Admin" w:date="2019-02-19T02:10:00Z">
              <w:r w:rsidDel="002260E7">
                <w:rPr>
                  <w:rFonts w:ascii="Arial" w:eastAsia="Arial" w:hAnsi="Arial" w:cs="Arial"/>
                  <w:sz w:val="20"/>
                  <w:szCs w:val="20"/>
                </w:rPr>
                <w:delText xml:space="preserve">1 . </w:delText>
              </w:r>
              <w:r w:rsidDel="002260E7">
                <w:rPr>
                  <w:rFonts w:ascii="Arial" w:eastAsia="Arial" w:hAnsi="Arial" w:cs="Arial"/>
                  <w:i/>
                  <w:iCs/>
                  <w:sz w:val="20"/>
                  <w:szCs w:val="20"/>
                </w:rPr>
                <w:delText>m</w:delText>
              </w:r>
              <w:r w:rsidDel="002260E7">
                <w:rPr>
                  <w:rFonts w:ascii="Arial" w:eastAsia="Arial" w:hAnsi="Arial" w:cs="Arial"/>
                  <w:sz w:val="20"/>
                  <w:szCs w:val="20"/>
                </w:rPr>
                <w:delText>.</w:delText>
              </w:r>
            </w:del>
          </w:p>
        </w:tc>
        <w:tc>
          <w:tcPr>
            <w:tcW w:w="0" w:type="dxa"/>
            <w:vAlign w:val="bottom"/>
          </w:tcPr>
          <w:p w:rsidR="00A33515" w:rsidDel="002260E7" w:rsidRDefault="00A33515">
            <w:pPr>
              <w:rPr>
                <w:del w:id="11708" w:author="Admin" w:date="2019-02-19T02:10:00Z"/>
                <w:sz w:val="1"/>
                <w:szCs w:val="1"/>
              </w:rPr>
            </w:pPr>
          </w:p>
        </w:tc>
      </w:tr>
    </w:tbl>
    <w:p w:rsidR="00A33515" w:rsidDel="002260E7" w:rsidRDefault="00A33515">
      <w:pPr>
        <w:spacing w:line="200" w:lineRule="exact"/>
        <w:rPr>
          <w:del w:id="11709" w:author="Admin" w:date="2019-02-19T02:10:00Z"/>
          <w:sz w:val="20"/>
          <w:szCs w:val="20"/>
        </w:rPr>
      </w:pPr>
    </w:p>
    <w:p w:rsidR="00A33515" w:rsidDel="002260E7" w:rsidRDefault="00A33515">
      <w:pPr>
        <w:rPr>
          <w:del w:id="11710"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88" w:lineRule="exact"/>
        <w:rPr>
          <w:del w:id="11711" w:author="Admin" w:date="2019-02-19T02:10:00Z"/>
          <w:sz w:val="20"/>
          <w:szCs w:val="20"/>
        </w:rPr>
      </w:pPr>
    </w:p>
    <w:p w:rsidR="00A33515" w:rsidDel="002260E7" w:rsidRDefault="001A4D22">
      <w:pPr>
        <w:ind w:right="-19"/>
        <w:jc w:val="center"/>
        <w:rPr>
          <w:del w:id="11712" w:author="Admin" w:date="2019-02-19T02:10:00Z"/>
          <w:sz w:val="20"/>
          <w:szCs w:val="20"/>
        </w:rPr>
      </w:pPr>
      <w:del w:id="11713"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320</w:delText>
        </w:r>
        <w:r w:rsidDel="002260E7">
          <w:rPr>
            <w:rFonts w:ascii="Arial" w:eastAsia="Arial" w:hAnsi="Arial" w:cs="Arial"/>
            <w:sz w:val="20"/>
            <w:szCs w:val="20"/>
          </w:rPr>
          <w:delText xml:space="preserve"> −</w:delText>
        </w:r>
      </w:del>
    </w:p>
    <w:p w:rsidR="00A33515" w:rsidDel="002260E7" w:rsidRDefault="00A33515">
      <w:pPr>
        <w:rPr>
          <w:del w:id="11714"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920"/>
        <w:rPr>
          <w:del w:id="11715" w:author="Admin" w:date="2019-02-19T02:10:00Z"/>
          <w:sz w:val="20"/>
          <w:szCs w:val="20"/>
        </w:rPr>
      </w:pPr>
      <w:bookmarkStart w:id="11716" w:name="page331"/>
      <w:bookmarkEnd w:id="11716"/>
      <w:del w:id="11717"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1718" w:author="Admin" w:date="2019-02-19T02:10:00Z"/>
          <w:sz w:val="20"/>
          <w:szCs w:val="20"/>
        </w:rPr>
      </w:pPr>
    </w:p>
    <w:p w:rsidR="00A33515" w:rsidDel="002260E7" w:rsidRDefault="001A4D22">
      <w:pPr>
        <w:numPr>
          <w:ilvl w:val="0"/>
          <w:numId w:val="758"/>
        </w:numPr>
        <w:tabs>
          <w:tab w:val="left" w:pos="280"/>
        </w:tabs>
        <w:spacing w:line="264" w:lineRule="auto"/>
        <w:ind w:left="280" w:hanging="273"/>
        <w:jc w:val="both"/>
        <w:rPr>
          <w:del w:id="11719" w:author="Admin" w:date="2019-02-19T02:10:00Z"/>
          <w:rFonts w:ascii="Arial" w:eastAsia="Arial" w:hAnsi="Arial" w:cs="Arial"/>
          <w:b/>
          <w:bCs/>
          <w:sz w:val="20"/>
          <w:szCs w:val="20"/>
        </w:rPr>
        <w:pPrChange w:id="11720" w:author="Admin" w:date="2019-02-19T00:19:00Z">
          <w:pPr>
            <w:numPr>
              <w:numId w:val="761"/>
            </w:numPr>
            <w:tabs>
              <w:tab w:val="left" w:pos="280"/>
            </w:tabs>
            <w:spacing w:line="264" w:lineRule="auto"/>
            <w:ind w:left="280" w:hanging="273"/>
            <w:jc w:val="both"/>
          </w:pPr>
        </w:pPrChange>
      </w:pPr>
      <w:del w:id="11721" w:author="Admin" w:date="2019-02-19T02:10:00Z">
        <w:r w:rsidDel="002260E7">
          <w:rPr>
            <w:rFonts w:ascii="Arial" w:eastAsia="Arial" w:hAnsi="Arial" w:cs="Arial"/>
            <w:sz w:val="20"/>
            <w:szCs w:val="20"/>
          </w:rPr>
          <w:delText xml:space="preserve">Гипернатуральным числом назовём отображение из множества </w:delText>
        </w:r>
        <w:r w:rsidDel="002260E7">
          <w:rPr>
            <w:rFonts w:eastAsia="Times New Roman"/>
            <w:sz w:val="20"/>
            <w:szCs w:val="20"/>
          </w:rPr>
          <w:delText>P</w:delText>
        </w:r>
        <w:r w:rsidDel="002260E7">
          <w:rPr>
            <w:rFonts w:ascii="Arial" w:eastAsia="Arial" w:hAnsi="Arial" w:cs="Arial"/>
            <w:sz w:val="20"/>
            <w:szCs w:val="20"/>
          </w:rPr>
          <w:delText xml:space="preserve"> простых чисел в множество </w:delText>
        </w:r>
        <w:r w:rsidDel="002260E7">
          <w:rPr>
            <w:rFonts w:eastAsia="Times New Roman"/>
            <w:sz w:val="20"/>
            <w:szCs w:val="20"/>
          </w:rPr>
          <w:delText>N</w:delText>
        </w:r>
        <w:r w:rsidDel="002260E7">
          <w:rPr>
            <w:rFonts w:eastAsia="Times New Roman"/>
            <w:i/>
            <w:iCs/>
            <w:sz w:val="20"/>
            <w:szCs w:val="20"/>
          </w:rPr>
          <w:delText>[ f</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1g</w:delText>
        </w:r>
        <w:r w:rsidDel="002260E7">
          <w:rPr>
            <w:rFonts w:ascii="Arial" w:eastAsia="Arial" w:hAnsi="Arial" w:cs="Arial"/>
            <w:sz w:val="20"/>
            <w:szCs w:val="20"/>
          </w:rPr>
          <w:delText xml:space="preserve">. Естественным образом каж-дому натуральному числу можно сопоставить такое отображение, а именно, если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ascii="Arial" w:eastAsia="Arial" w:hAnsi="Arial" w:cs="Arial"/>
            <w:sz w:val="20"/>
            <w:szCs w:val="20"/>
            <w:vertAlign w:val="superscript"/>
          </w:rPr>
          <w:delText>1</w:delText>
        </w:r>
        <w:r w:rsidDel="002260E7">
          <w:rPr>
            <w:rFonts w:ascii="Arial" w:eastAsia="Arial" w:hAnsi="Arial" w:cs="Arial"/>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ascii="Arial" w:eastAsia="Arial" w:hAnsi="Arial" w:cs="Arial"/>
            <w:i/>
            <w:iCs/>
            <w:sz w:val="20"/>
            <w:szCs w:val="20"/>
            <w:vertAlign w:val="superscript"/>
          </w:rPr>
          <w:delText>n</w:delText>
        </w:r>
        <w:r w:rsidDel="002260E7">
          <w:rPr>
            <w:rFonts w:ascii="Arial" w:eastAsia="Arial" w:hAnsi="Arial" w:cs="Arial"/>
            <w:sz w:val="20"/>
            <w:szCs w:val="20"/>
          </w:rPr>
          <w:delText xml:space="preserve"> , где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 различные простые, то соответ-ствующее отображение задано формулой</w:delText>
        </w:r>
      </w:del>
    </w:p>
    <w:p w:rsidR="00A33515" w:rsidDel="002260E7" w:rsidRDefault="00A33515">
      <w:pPr>
        <w:spacing w:line="31" w:lineRule="exact"/>
        <w:rPr>
          <w:del w:id="11722" w:author="Admin" w:date="2019-02-19T02:10:00Z"/>
          <w:sz w:val="20"/>
          <w:szCs w:val="20"/>
        </w:rPr>
      </w:pPr>
    </w:p>
    <w:p w:rsidR="00A33515" w:rsidDel="002260E7" w:rsidRDefault="001A4D22">
      <w:pPr>
        <w:ind w:right="100"/>
        <w:jc w:val="center"/>
        <w:rPr>
          <w:del w:id="11723" w:author="Admin" w:date="2019-02-19T02:10:00Z"/>
          <w:sz w:val="20"/>
          <w:szCs w:val="20"/>
        </w:rPr>
      </w:pPr>
      <w:del w:id="11724" w:author="Admin" w:date="2019-02-19T02:10:00Z">
        <w:r w:rsidDel="002260E7">
          <w:rPr>
            <w:rFonts w:eastAsia="Times New Roman"/>
            <w:sz w:val="20"/>
            <w:szCs w:val="20"/>
          </w:rPr>
          <w:delText>8</w:delText>
        </w:r>
      </w:del>
    </w:p>
    <w:p w:rsidR="002260E7" w:rsidDel="002260E7" w:rsidRDefault="002260E7">
      <w:pPr>
        <w:rPr>
          <w:del w:id="11725" w:author="Admin" w:date="2019-02-19T02:10:00Z"/>
          <w:sz w:val="20"/>
          <w:szCs w:val="20"/>
        </w:rPr>
      </w:pPr>
      <w:del w:id="11726" w:author="Admin" w:date="2019-02-19T02:10:00Z">
        <w:r w:rsidDel="002260E7">
          <w:rPr>
            <w:rFonts w:ascii="Arial" w:eastAsia="Arial" w:hAnsi="Arial" w:cs="Arial"/>
            <w:i/>
            <w:iCs/>
            <w:sz w:val="39"/>
            <w:szCs w:val="39"/>
            <w:vertAlign w:val="subscript"/>
          </w:rPr>
          <w:delText>n</w:delText>
        </w:r>
        <w:r w:rsidDel="002260E7">
          <w:rPr>
            <w:rFonts w:eastAsia="Times New Roman"/>
            <w:sz w:val="39"/>
            <w:szCs w:val="39"/>
            <w:vertAlign w:val="subscript"/>
          </w:rPr>
          <w:delText>(</w:delText>
        </w:r>
        <w:r w:rsidDel="002260E7">
          <w:rPr>
            <w:rFonts w:ascii="Arial" w:eastAsia="Arial" w:hAnsi="Arial" w:cs="Arial"/>
            <w:i/>
            <w:iCs/>
            <w:sz w:val="39"/>
            <w:szCs w:val="39"/>
            <w:vertAlign w:val="subscript"/>
          </w:rPr>
          <w:delText>q</w:delText>
        </w:r>
        <w:r w:rsidDel="002260E7">
          <w:rPr>
            <w:rFonts w:eastAsia="Times New Roman"/>
            <w:sz w:val="39"/>
            <w:szCs w:val="39"/>
            <w:vertAlign w:val="subscript"/>
          </w:rPr>
          <w:delText>) =</w:delText>
        </w:r>
        <w:r w:rsidDel="002260E7">
          <w:rPr>
            <w:rFonts w:ascii="Arial" w:eastAsia="Arial" w:hAnsi="Arial" w:cs="Arial"/>
            <w:i/>
            <w:iCs/>
            <w:sz w:val="14"/>
            <w:szCs w:val="14"/>
          </w:rPr>
          <w:delText xml:space="preserve"> </w:delText>
        </w:r>
        <w:r w:rsidDel="002260E7">
          <w:rPr>
            <w:rFonts w:eastAsia="Times New Roman"/>
            <w:sz w:val="39"/>
            <w:szCs w:val="39"/>
            <w:vertAlign w:val="superscript"/>
          </w:rPr>
          <w:delText>&lt;</w:delText>
        </w:r>
        <w:r w:rsidDel="002260E7">
          <w:rPr>
            <w:sz w:val="20"/>
            <w:szCs w:val="20"/>
          </w:rPr>
          <w:tab/>
        </w:r>
        <w:r w:rsidDel="002260E7">
          <w:rPr>
            <w:rFonts w:ascii="Arial" w:eastAsia="Arial" w:hAnsi="Arial" w:cs="Arial"/>
            <w:i/>
            <w:iCs/>
            <w:sz w:val="13"/>
            <w:szCs w:val="13"/>
          </w:rPr>
          <w:delText>i</w:delText>
        </w:r>
        <w:r w:rsidDel="002260E7">
          <w:rPr>
            <w:rFonts w:eastAsia="Times New Roman"/>
            <w:i/>
            <w:iCs/>
            <w:sz w:val="34"/>
            <w:szCs w:val="34"/>
            <w:vertAlign w:val="superscript"/>
          </w:rPr>
          <w:delText>;</w:delText>
        </w:r>
        <w:r w:rsidDel="002260E7">
          <w:rPr>
            <w:sz w:val="20"/>
            <w:szCs w:val="20"/>
          </w:rPr>
          <w:tab/>
        </w:r>
        <w:r w:rsidDel="002260E7">
          <w:rPr>
            <w:rFonts w:ascii="Arial" w:eastAsia="Arial" w:hAnsi="Arial" w:cs="Arial"/>
            <w:i/>
            <w:iCs/>
            <w:sz w:val="32"/>
            <w:szCs w:val="32"/>
            <w:vertAlign w:val="superscript"/>
          </w:rPr>
          <w:delText xml:space="preserve">q </w:delText>
        </w:r>
        <w:r w:rsidDel="002260E7">
          <w:rPr>
            <w:rFonts w:eastAsia="Times New Roman"/>
            <w:sz w:val="31"/>
            <w:szCs w:val="31"/>
            <w:vertAlign w:val="superscript"/>
          </w:rPr>
          <w:delText>=</w:delText>
        </w:r>
        <w:r w:rsidDel="002260E7">
          <w:rPr>
            <w:rFonts w:ascii="Arial" w:eastAsia="Arial" w:hAnsi="Arial" w:cs="Arial"/>
            <w:i/>
            <w:iCs/>
            <w:sz w:val="32"/>
            <w:szCs w:val="32"/>
            <w:vertAlign w:val="superscript"/>
          </w:rPr>
          <w:delText xml:space="preserve"> p</w:delText>
        </w:r>
        <w:r w:rsidDel="002260E7">
          <w:rPr>
            <w:rFonts w:ascii="Arial" w:eastAsia="Arial" w:hAnsi="Arial" w:cs="Arial"/>
            <w:i/>
            <w:iCs/>
            <w:sz w:val="12"/>
            <w:szCs w:val="12"/>
          </w:rPr>
          <w:delText>i</w:delText>
        </w:r>
      </w:del>
    </w:p>
    <w:p w:rsidR="00A33515" w:rsidDel="002260E7" w:rsidRDefault="001A4D22">
      <w:pPr>
        <w:ind w:right="3240"/>
        <w:jc w:val="right"/>
        <w:rPr>
          <w:del w:id="11727" w:author="Admin" w:date="2019-02-19T02:10:00Z"/>
          <w:sz w:val="20"/>
          <w:szCs w:val="20"/>
        </w:rPr>
      </w:pPr>
      <w:del w:id="11728" w:author="Admin" w:date="2019-02-19T02:10:00Z">
        <w:r w:rsidDel="002260E7">
          <w:rPr>
            <w:rFonts w:eastAsia="Times New Roman"/>
            <w:sz w:val="40"/>
            <w:szCs w:val="40"/>
            <w:vertAlign w:val="superscript"/>
          </w:rPr>
          <w:delText>:</w:delText>
        </w:r>
      </w:del>
    </w:p>
    <w:p w:rsidR="00A33515" w:rsidDel="002260E7" w:rsidRDefault="00A33515">
      <w:pPr>
        <w:spacing w:line="125" w:lineRule="exact"/>
        <w:rPr>
          <w:del w:id="11729" w:author="Admin" w:date="2019-02-19T02:10:00Z"/>
          <w:sz w:val="20"/>
          <w:szCs w:val="20"/>
        </w:rPr>
      </w:pPr>
    </w:p>
    <w:p w:rsidR="00A33515" w:rsidDel="002260E7" w:rsidRDefault="001A4D22">
      <w:pPr>
        <w:spacing w:line="255" w:lineRule="auto"/>
        <w:ind w:left="280"/>
        <w:jc w:val="both"/>
        <w:rPr>
          <w:del w:id="11730" w:author="Admin" w:date="2019-02-19T02:10:00Z"/>
          <w:sz w:val="20"/>
          <w:szCs w:val="20"/>
        </w:rPr>
      </w:pPr>
      <w:del w:id="11731" w:author="Admin" w:date="2019-02-19T02:10:00Z">
        <w:r w:rsidDel="002260E7">
          <w:rPr>
            <w:rFonts w:ascii="Arial" w:eastAsia="Arial" w:hAnsi="Arial" w:cs="Arial"/>
            <w:sz w:val="20"/>
            <w:szCs w:val="20"/>
          </w:rPr>
          <w:delText>Также можно определить произведение, наименьшее общее крат-ное и наибольший общий делитель по следующим формулам:</w:delText>
        </w:r>
      </w:del>
    </w:p>
    <w:p w:rsidR="00A33515" w:rsidDel="002260E7" w:rsidRDefault="00A33515">
      <w:pPr>
        <w:spacing w:line="154" w:lineRule="exact"/>
        <w:rPr>
          <w:del w:id="11732" w:author="Admin" w:date="2019-02-19T02:10:00Z"/>
          <w:sz w:val="20"/>
          <w:szCs w:val="20"/>
        </w:rPr>
      </w:pPr>
    </w:p>
    <w:p w:rsidR="00A33515" w:rsidDel="002260E7" w:rsidRDefault="001A4D22">
      <w:pPr>
        <w:ind w:right="-279"/>
        <w:jc w:val="center"/>
        <w:rPr>
          <w:del w:id="11733" w:author="Admin" w:date="2019-02-19T02:10:00Z"/>
          <w:sz w:val="20"/>
          <w:szCs w:val="20"/>
        </w:rPr>
      </w:pPr>
      <w:del w:id="11734" w:author="Admin" w:date="2019-02-19T02:10:00Z">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 xml:space="preserve">  x</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q</w:delText>
        </w:r>
        <w:r w:rsidDel="002260E7">
          <w:rPr>
            <w:rFonts w:eastAsia="Times New Roman"/>
            <w:sz w:val="20"/>
            <w:szCs w:val="20"/>
          </w:rPr>
          <w:delText>) =</w:delText>
        </w:r>
        <w:r w:rsidDel="002260E7">
          <w:rPr>
            <w:rFonts w:ascii="Arial" w:eastAsia="Arial" w:hAnsi="Arial" w:cs="Arial"/>
            <w:i/>
            <w:iCs/>
            <w:sz w:val="20"/>
            <w:szCs w:val="20"/>
          </w:rPr>
          <w:delText xml:space="preserve"> x</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q</w:delText>
        </w:r>
        <w:r w:rsidDel="002260E7">
          <w:rPr>
            <w:rFonts w:eastAsia="Times New Roman"/>
            <w:sz w:val="20"/>
            <w:szCs w:val="20"/>
          </w:rPr>
          <w:delText>) +</w:delText>
        </w:r>
        <w:r w:rsidDel="002260E7">
          <w:rPr>
            <w:rFonts w:ascii="Arial" w:eastAsia="Arial" w:hAnsi="Arial" w:cs="Arial"/>
            <w:i/>
            <w:iCs/>
            <w:sz w:val="20"/>
            <w:szCs w:val="20"/>
          </w:rPr>
          <w:delText xml:space="preserve"> x</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q</w:delText>
        </w:r>
        <w:r w:rsidDel="002260E7">
          <w:rPr>
            <w:rFonts w:eastAsia="Times New Roman"/>
            <w:sz w:val="20"/>
            <w:szCs w:val="20"/>
          </w:rPr>
          <w:delText>)</w:delText>
        </w:r>
        <w:r w:rsidDel="002260E7">
          <w:rPr>
            <w:rFonts w:eastAsia="Times New Roman"/>
            <w:i/>
            <w:iCs/>
            <w:sz w:val="20"/>
            <w:szCs w:val="20"/>
          </w:rPr>
          <w:delText>;</w:delText>
        </w:r>
      </w:del>
    </w:p>
    <w:p w:rsidR="00A33515" w:rsidDel="002260E7" w:rsidRDefault="00A33515">
      <w:pPr>
        <w:spacing w:line="181" w:lineRule="exact"/>
        <w:rPr>
          <w:del w:id="11735" w:author="Admin" w:date="2019-02-19T02:10:00Z"/>
          <w:sz w:val="20"/>
          <w:szCs w:val="20"/>
        </w:rPr>
      </w:pPr>
    </w:p>
    <w:p w:rsidR="00A33515" w:rsidDel="002260E7" w:rsidRDefault="001A4D22">
      <w:pPr>
        <w:ind w:left="1860"/>
        <w:rPr>
          <w:del w:id="11736" w:author="Admin" w:date="2019-02-19T02:10:00Z"/>
          <w:sz w:val="20"/>
          <w:szCs w:val="20"/>
        </w:rPr>
      </w:pPr>
      <w:del w:id="11737" w:author="Admin" w:date="2019-02-19T02:10:00Z">
        <w:r w:rsidDel="002260E7">
          <w:rPr>
            <w:rFonts w:ascii="Arial" w:eastAsia="Arial" w:hAnsi="Arial" w:cs="Arial"/>
            <w:sz w:val="20"/>
            <w:szCs w:val="20"/>
          </w:rPr>
          <w:delText xml:space="preserve">НОК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q</w:delText>
        </w:r>
        <w:r w:rsidDel="002260E7">
          <w:rPr>
            <w:rFonts w:eastAsia="Times New Roman"/>
            <w:sz w:val="20"/>
            <w:szCs w:val="20"/>
          </w:rPr>
          <w:delText>) = max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q</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q</w:delText>
        </w:r>
        <w:r w:rsidDel="002260E7">
          <w:rPr>
            <w:rFonts w:eastAsia="Times New Roman"/>
            <w:sz w:val="20"/>
            <w:szCs w:val="20"/>
          </w:rPr>
          <w:delText>))</w:delText>
        </w:r>
        <w:r w:rsidDel="002260E7">
          <w:rPr>
            <w:rFonts w:eastAsia="Times New Roman"/>
            <w:i/>
            <w:iCs/>
            <w:sz w:val="20"/>
            <w:szCs w:val="20"/>
          </w:rPr>
          <w:delText>;</w:delText>
        </w:r>
      </w:del>
    </w:p>
    <w:p w:rsidR="00A33515" w:rsidDel="002260E7" w:rsidRDefault="00A33515">
      <w:pPr>
        <w:spacing w:line="91" w:lineRule="exact"/>
        <w:rPr>
          <w:del w:id="11738" w:author="Admin" w:date="2019-02-19T02:10:00Z"/>
          <w:sz w:val="20"/>
          <w:szCs w:val="20"/>
        </w:rPr>
      </w:pPr>
    </w:p>
    <w:p w:rsidR="00A33515" w:rsidRPr="001A4D22" w:rsidDel="002260E7" w:rsidRDefault="001A4D22">
      <w:pPr>
        <w:ind w:left="1880"/>
        <w:rPr>
          <w:del w:id="11739" w:author="Admin" w:date="2019-02-19T02:10:00Z"/>
          <w:sz w:val="20"/>
          <w:szCs w:val="20"/>
          <w:lang w:val="en-US"/>
          <w:rPrChange w:id="11740" w:author="Admin" w:date="2019-02-18T23:55:00Z">
            <w:rPr>
              <w:del w:id="11741" w:author="Admin" w:date="2019-02-19T02:10:00Z"/>
              <w:sz w:val="20"/>
              <w:szCs w:val="20"/>
            </w:rPr>
          </w:rPrChange>
        </w:rPr>
      </w:pPr>
      <w:del w:id="11742" w:author="Admin" w:date="2019-02-19T02:10:00Z">
        <w:r w:rsidDel="002260E7">
          <w:rPr>
            <w:rFonts w:ascii="Arial" w:eastAsia="Arial" w:hAnsi="Arial" w:cs="Arial"/>
            <w:sz w:val="20"/>
            <w:szCs w:val="20"/>
          </w:rPr>
          <w:delText>НОД</w:delText>
        </w:r>
        <w:r w:rsidRPr="001A4D22" w:rsidDel="002260E7">
          <w:rPr>
            <w:rFonts w:ascii="Arial" w:eastAsia="Arial" w:hAnsi="Arial" w:cs="Arial"/>
            <w:sz w:val="20"/>
            <w:szCs w:val="20"/>
            <w:lang w:val="en-US"/>
            <w:rPrChange w:id="11743" w:author="Admin" w:date="2019-02-18T23:55:00Z">
              <w:rPr>
                <w:rFonts w:ascii="Arial" w:eastAsia="Arial" w:hAnsi="Arial" w:cs="Arial"/>
                <w:sz w:val="20"/>
                <w:szCs w:val="20"/>
              </w:rPr>
            </w:rPrChange>
          </w:rPr>
          <w:delText xml:space="preserve"> </w:delText>
        </w:r>
        <w:r w:rsidRPr="001A4D22" w:rsidDel="002260E7">
          <w:rPr>
            <w:rFonts w:eastAsia="Times New Roman"/>
            <w:sz w:val="20"/>
            <w:szCs w:val="20"/>
            <w:lang w:val="en-US"/>
            <w:rPrChange w:id="11744"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1745" w:author="Admin" w:date="2019-02-18T23:55:00Z">
              <w:rPr>
                <w:rFonts w:ascii="Arial" w:eastAsia="Arial" w:hAnsi="Arial" w:cs="Arial"/>
                <w:i/>
                <w:iCs/>
                <w:sz w:val="20"/>
                <w:szCs w:val="20"/>
              </w:rPr>
            </w:rPrChange>
          </w:rPr>
          <w:delText>x</w:delText>
        </w:r>
        <w:r w:rsidRPr="001A4D22" w:rsidDel="002260E7">
          <w:rPr>
            <w:rFonts w:ascii="Arial" w:eastAsia="Arial" w:hAnsi="Arial" w:cs="Arial"/>
            <w:sz w:val="27"/>
            <w:szCs w:val="27"/>
            <w:vertAlign w:val="subscript"/>
            <w:lang w:val="en-US"/>
            <w:rPrChange w:id="11746" w:author="Admin" w:date="2019-02-18T23:55:00Z">
              <w:rPr>
                <w:rFonts w:ascii="Arial" w:eastAsia="Arial" w:hAnsi="Arial" w:cs="Arial"/>
                <w:sz w:val="27"/>
                <w:szCs w:val="27"/>
                <w:vertAlign w:val="subscript"/>
              </w:rPr>
            </w:rPrChange>
          </w:rPr>
          <w:delText>1</w:delText>
        </w:r>
        <w:r w:rsidRPr="001A4D22" w:rsidDel="002260E7">
          <w:rPr>
            <w:rFonts w:eastAsia="Times New Roman"/>
            <w:i/>
            <w:iCs/>
            <w:sz w:val="20"/>
            <w:szCs w:val="20"/>
            <w:lang w:val="en-US"/>
            <w:rPrChange w:id="11747" w:author="Admin" w:date="2019-02-18T23:55:00Z">
              <w:rPr>
                <w:rFonts w:eastAsia="Times New Roman"/>
                <w:i/>
                <w:iCs/>
                <w:sz w:val="20"/>
                <w:szCs w:val="20"/>
              </w:rPr>
            </w:rPrChange>
          </w:rPr>
          <w:delText>;</w:delText>
        </w:r>
        <w:r w:rsidRPr="001A4D22" w:rsidDel="002260E7">
          <w:rPr>
            <w:rFonts w:ascii="Arial" w:eastAsia="Arial" w:hAnsi="Arial" w:cs="Arial"/>
            <w:sz w:val="20"/>
            <w:szCs w:val="20"/>
            <w:lang w:val="en-US"/>
            <w:rPrChange w:id="11748" w:author="Admin" w:date="2019-02-18T23:55: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11749" w:author="Admin" w:date="2019-02-18T23:55:00Z">
              <w:rPr>
                <w:rFonts w:ascii="Arial" w:eastAsia="Arial" w:hAnsi="Arial" w:cs="Arial"/>
                <w:i/>
                <w:iCs/>
                <w:sz w:val="20"/>
                <w:szCs w:val="20"/>
              </w:rPr>
            </w:rPrChange>
          </w:rPr>
          <w:delText>x</w:delText>
        </w:r>
        <w:r w:rsidRPr="001A4D22" w:rsidDel="002260E7">
          <w:rPr>
            <w:rFonts w:ascii="Arial" w:eastAsia="Arial" w:hAnsi="Arial" w:cs="Arial"/>
            <w:sz w:val="27"/>
            <w:szCs w:val="27"/>
            <w:vertAlign w:val="subscript"/>
            <w:lang w:val="en-US"/>
            <w:rPrChange w:id="11750" w:author="Admin" w:date="2019-02-18T23:55:00Z">
              <w:rPr>
                <w:rFonts w:ascii="Arial" w:eastAsia="Arial" w:hAnsi="Arial" w:cs="Arial"/>
                <w:sz w:val="27"/>
                <w:szCs w:val="27"/>
                <w:vertAlign w:val="subscript"/>
              </w:rPr>
            </w:rPrChange>
          </w:rPr>
          <w:delText>2</w:delText>
        </w:r>
        <w:r w:rsidRPr="001A4D22" w:rsidDel="002260E7">
          <w:rPr>
            <w:rFonts w:eastAsia="Times New Roman"/>
            <w:sz w:val="20"/>
            <w:szCs w:val="20"/>
            <w:lang w:val="en-US"/>
            <w:rPrChange w:id="11751"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1752" w:author="Admin" w:date="2019-02-18T23:55:00Z">
              <w:rPr>
                <w:rFonts w:ascii="Arial" w:eastAsia="Arial" w:hAnsi="Arial" w:cs="Arial"/>
                <w:i/>
                <w:iCs/>
                <w:sz w:val="20"/>
                <w:szCs w:val="20"/>
              </w:rPr>
            </w:rPrChange>
          </w:rPr>
          <w:delText>q</w:delText>
        </w:r>
        <w:r w:rsidRPr="001A4D22" w:rsidDel="002260E7">
          <w:rPr>
            <w:rFonts w:eastAsia="Times New Roman"/>
            <w:sz w:val="20"/>
            <w:szCs w:val="20"/>
            <w:lang w:val="en-US"/>
            <w:rPrChange w:id="11753" w:author="Admin" w:date="2019-02-18T23:55:00Z">
              <w:rPr>
                <w:rFonts w:eastAsia="Times New Roman"/>
                <w:sz w:val="20"/>
                <w:szCs w:val="20"/>
              </w:rPr>
            </w:rPrChange>
          </w:rPr>
          <w:delText>) = min(</w:delText>
        </w:r>
        <w:r w:rsidRPr="001A4D22" w:rsidDel="002260E7">
          <w:rPr>
            <w:rFonts w:ascii="Arial" w:eastAsia="Arial" w:hAnsi="Arial" w:cs="Arial"/>
            <w:i/>
            <w:iCs/>
            <w:sz w:val="20"/>
            <w:szCs w:val="20"/>
            <w:lang w:val="en-US"/>
            <w:rPrChange w:id="11754" w:author="Admin" w:date="2019-02-18T23:55:00Z">
              <w:rPr>
                <w:rFonts w:ascii="Arial" w:eastAsia="Arial" w:hAnsi="Arial" w:cs="Arial"/>
                <w:i/>
                <w:iCs/>
                <w:sz w:val="20"/>
                <w:szCs w:val="20"/>
              </w:rPr>
            </w:rPrChange>
          </w:rPr>
          <w:delText>x</w:delText>
        </w:r>
        <w:r w:rsidRPr="001A4D22" w:rsidDel="002260E7">
          <w:rPr>
            <w:rFonts w:ascii="Arial" w:eastAsia="Arial" w:hAnsi="Arial" w:cs="Arial"/>
            <w:sz w:val="27"/>
            <w:szCs w:val="27"/>
            <w:vertAlign w:val="subscript"/>
            <w:lang w:val="en-US"/>
            <w:rPrChange w:id="11755" w:author="Admin" w:date="2019-02-18T23:55:00Z">
              <w:rPr>
                <w:rFonts w:ascii="Arial" w:eastAsia="Arial" w:hAnsi="Arial" w:cs="Arial"/>
                <w:sz w:val="27"/>
                <w:szCs w:val="27"/>
                <w:vertAlign w:val="subscript"/>
              </w:rPr>
            </w:rPrChange>
          </w:rPr>
          <w:delText>1</w:delText>
        </w:r>
        <w:r w:rsidRPr="001A4D22" w:rsidDel="002260E7">
          <w:rPr>
            <w:rFonts w:eastAsia="Times New Roman"/>
            <w:sz w:val="20"/>
            <w:szCs w:val="20"/>
            <w:lang w:val="en-US"/>
            <w:rPrChange w:id="11756"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1757" w:author="Admin" w:date="2019-02-18T23:55:00Z">
              <w:rPr>
                <w:rFonts w:ascii="Arial" w:eastAsia="Arial" w:hAnsi="Arial" w:cs="Arial"/>
                <w:i/>
                <w:iCs/>
                <w:sz w:val="20"/>
                <w:szCs w:val="20"/>
              </w:rPr>
            </w:rPrChange>
          </w:rPr>
          <w:delText>q</w:delText>
        </w:r>
        <w:r w:rsidRPr="001A4D22" w:rsidDel="002260E7">
          <w:rPr>
            <w:rFonts w:eastAsia="Times New Roman"/>
            <w:sz w:val="20"/>
            <w:szCs w:val="20"/>
            <w:lang w:val="en-US"/>
            <w:rPrChange w:id="11758" w:author="Admin" w:date="2019-02-18T23:55:00Z">
              <w:rPr>
                <w:rFonts w:eastAsia="Times New Roman"/>
                <w:sz w:val="20"/>
                <w:szCs w:val="20"/>
              </w:rPr>
            </w:rPrChange>
          </w:rPr>
          <w:delText>)</w:delText>
        </w:r>
        <w:r w:rsidRPr="001A4D22" w:rsidDel="002260E7">
          <w:rPr>
            <w:rFonts w:eastAsia="Times New Roman"/>
            <w:i/>
            <w:iCs/>
            <w:sz w:val="20"/>
            <w:szCs w:val="20"/>
            <w:lang w:val="en-US"/>
            <w:rPrChange w:id="11759" w:author="Admin" w:date="2019-02-18T23:55:00Z">
              <w:rPr>
                <w:rFonts w:eastAsia="Times New Roman"/>
                <w:i/>
                <w:iCs/>
                <w:sz w:val="20"/>
                <w:szCs w:val="20"/>
              </w:rPr>
            </w:rPrChange>
          </w:rPr>
          <w:delText>;</w:delText>
        </w:r>
        <w:r w:rsidRPr="001A4D22" w:rsidDel="002260E7">
          <w:rPr>
            <w:rFonts w:ascii="Arial" w:eastAsia="Arial" w:hAnsi="Arial" w:cs="Arial"/>
            <w:sz w:val="20"/>
            <w:szCs w:val="20"/>
            <w:lang w:val="en-US"/>
            <w:rPrChange w:id="11760" w:author="Admin" w:date="2019-02-18T23:55:00Z">
              <w:rPr>
                <w:rFonts w:ascii="Arial" w:eastAsia="Arial" w:hAnsi="Arial" w:cs="Arial"/>
                <w:sz w:val="20"/>
                <w:szCs w:val="20"/>
              </w:rPr>
            </w:rPrChange>
          </w:rPr>
          <w:delText xml:space="preserve"> </w:delText>
        </w:r>
        <w:r w:rsidRPr="001A4D22" w:rsidDel="002260E7">
          <w:rPr>
            <w:rFonts w:ascii="Arial" w:eastAsia="Arial" w:hAnsi="Arial" w:cs="Arial"/>
            <w:i/>
            <w:iCs/>
            <w:sz w:val="20"/>
            <w:szCs w:val="20"/>
            <w:lang w:val="en-US"/>
            <w:rPrChange w:id="11761" w:author="Admin" w:date="2019-02-18T23:55:00Z">
              <w:rPr>
                <w:rFonts w:ascii="Arial" w:eastAsia="Arial" w:hAnsi="Arial" w:cs="Arial"/>
                <w:i/>
                <w:iCs/>
                <w:sz w:val="20"/>
                <w:szCs w:val="20"/>
              </w:rPr>
            </w:rPrChange>
          </w:rPr>
          <w:delText>x</w:delText>
        </w:r>
        <w:r w:rsidRPr="001A4D22" w:rsidDel="002260E7">
          <w:rPr>
            <w:rFonts w:ascii="Arial" w:eastAsia="Arial" w:hAnsi="Arial" w:cs="Arial"/>
            <w:sz w:val="27"/>
            <w:szCs w:val="27"/>
            <w:vertAlign w:val="subscript"/>
            <w:lang w:val="en-US"/>
            <w:rPrChange w:id="11762" w:author="Admin" w:date="2019-02-18T23:55:00Z">
              <w:rPr>
                <w:rFonts w:ascii="Arial" w:eastAsia="Arial" w:hAnsi="Arial" w:cs="Arial"/>
                <w:sz w:val="27"/>
                <w:szCs w:val="27"/>
                <w:vertAlign w:val="subscript"/>
              </w:rPr>
            </w:rPrChange>
          </w:rPr>
          <w:delText>2</w:delText>
        </w:r>
        <w:r w:rsidRPr="001A4D22" w:rsidDel="002260E7">
          <w:rPr>
            <w:rFonts w:eastAsia="Times New Roman"/>
            <w:sz w:val="20"/>
            <w:szCs w:val="20"/>
            <w:lang w:val="en-US"/>
            <w:rPrChange w:id="11763"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1764" w:author="Admin" w:date="2019-02-18T23:55:00Z">
              <w:rPr>
                <w:rFonts w:ascii="Arial" w:eastAsia="Arial" w:hAnsi="Arial" w:cs="Arial"/>
                <w:i/>
                <w:iCs/>
                <w:sz w:val="20"/>
                <w:szCs w:val="20"/>
              </w:rPr>
            </w:rPrChange>
          </w:rPr>
          <w:delText>q</w:delText>
        </w:r>
        <w:r w:rsidRPr="001A4D22" w:rsidDel="002260E7">
          <w:rPr>
            <w:rFonts w:eastAsia="Times New Roman"/>
            <w:sz w:val="20"/>
            <w:szCs w:val="20"/>
            <w:lang w:val="en-US"/>
            <w:rPrChange w:id="11765" w:author="Admin" w:date="2019-02-18T23:55:00Z">
              <w:rPr>
                <w:rFonts w:eastAsia="Times New Roman"/>
                <w:sz w:val="20"/>
                <w:szCs w:val="20"/>
              </w:rPr>
            </w:rPrChange>
          </w:rPr>
          <w:delText>))</w:delText>
        </w:r>
        <w:r w:rsidRPr="001A4D22" w:rsidDel="002260E7">
          <w:rPr>
            <w:rFonts w:eastAsia="Times New Roman"/>
            <w:i/>
            <w:iCs/>
            <w:sz w:val="20"/>
            <w:szCs w:val="20"/>
            <w:lang w:val="en-US"/>
            <w:rPrChange w:id="11766" w:author="Admin" w:date="2019-02-18T23:55:00Z">
              <w:rPr>
                <w:rFonts w:eastAsia="Times New Roman"/>
                <w:i/>
                <w:iCs/>
                <w:sz w:val="20"/>
                <w:szCs w:val="20"/>
              </w:rPr>
            </w:rPrChange>
          </w:rPr>
          <w:delText>:</w:delText>
        </w:r>
      </w:del>
    </w:p>
    <w:p w:rsidR="00A33515" w:rsidRPr="001A4D22" w:rsidDel="002260E7" w:rsidRDefault="00A33515">
      <w:pPr>
        <w:spacing w:line="108" w:lineRule="exact"/>
        <w:rPr>
          <w:del w:id="11767" w:author="Admin" w:date="2019-02-19T02:10:00Z"/>
          <w:sz w:val="20"/>
          <w:szCs w:val="20"/>
          <w:lang w:val="en-US"/>
          <w:rPrChange w:id="11768" w:author="Admin" w:date="2019-02-18T23:55:00Z">
            <w:rPr>
              <w:del w:id="11769" w:author="Admin" w:date="2019-02-19T02:10:00Z"/>
              <w:sz w:val="20"/>
              <w:szCs w:val="20"/>
            </w:rPr>
          </w:rPrChange>
        </w:rPr>
      </w:pPr>
    </w:p>
    <w:p w:rsidR="00A33515" w:rsidDel="002260E7" w:rsidRDefault="001A4D22">
      <w:pPr>
        <w:spacing w:line="271" w:lineRule="auto"/>
        <w:ind w:left="280"/>
        <w:jc w:val="both"/>
        <w:rPr>
          <w:del w:id="11770" w:author="Admin" w:date="2019-02-19T02:10:00Z"/>
          <w:sz w:val="20"/>
          <w:szCs w:val="20"/>
        </w:rPr>
      </w:pPr>
      <w:del w:id="11771" w:author="Admin" w:date="2019-02-19T02:10:00Z">
        <w:r w:rsidDel="002260E7">
          <w:rPr>
            <w:rFonts w:ascii="Arial" w:eastAsia="Arial" w:hAnsi="Arial" w:cs="Arial"/>
            <w:sz w:val="19"/>
            <w:szCs w:val="19"/>
          </w:rPr>
          <w:delText xml:space="preserve">Будем говорить, что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ascii="Arial" w:eastAsia="Arial" w:hAnsi="Arial" w:cs="Arial"/>
            <w:sz w:val="37"/>
            <w:szCs w:val="37"/>
            <w:vertAlign w:val="superscript"/>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y</w:delText>
        </w:r>
        <w:r w:rsidDel="002260E7">
          <w:rPr>
            <w:rFonts w:ascii="Arial" w:eastAsia="Arial" w:hAnsi="Arial" w:cs="Arial"/>
            <w:sz w:val="19"/>
            <w:szCs w:val="19"/>
          </w:rPr>
          <w:delText xml:space="preserve">, если </w:delText>
        </w:r>
        <w:r w:rsidDel="002260E7">
          <w:rPr>
            <w:rFonts w:eastAsia="Times New Roman"/>
            <w:i/>
            <w:iCs/>
            <w:sz w:val="19"/>
            <w:szCs w:val="19"/>
          </w:rPr>
          <w:delText>8</w:delText>
        </w:r>
        <w:r w:rsidDel="002260E7">
          <w:rPr>
            <w:rFonts w:ascii="Arial" w:eastAsia="Arial" w:hAnsi="Arial" w:cs="Arial"/>
            <w:i/>
            <w:iCs/>
            <w:sz w:val="19"/>
            <w:szCs w:val="19"/>
          </w:rPr>
          <w:delText>q</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eastAsia="Times New Roman"/>
            <w:sz w:val="19"/>
            <w:szCs w:val="19"/>
          </w:rPr>
          <w:delText>P</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x</w:delText>
        </w:r>
        <w:r w:rsidDel="002260E7">
          <w:rPr>
            <w:rFonts w:eastAsia="Times New Roman"/>
            <w:sz w:val="19"/>
            <w:szCs w:val="19"/>
          </w:rPr>
          <w:delText>(</w:delText>
        </w:r>
        <w:r w:rsidDel="002260E7">
          <w:rPr>
            <w:rFonts w:ascii="Arial" w:eastAsia="Arial" w:hAnsi="Arial" w:cs="Arial"/>
            <w:i/>
            <w:iCs/>
            <w:sz w:val="19"/>
            <w:szCs w:val="19"/>
          </w:rPr>
          <w:delText>q</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y</w:delText>
        </w:r>
        <w:r w:rsidDel="002260E7">
          <w:rPr>
            <w:rFonts w:eastAsia="Times New Roman"/>
            <w:sz w:val="19"/>
            <w:szCs w:val="19"/>
          </w:rPr>
          <w:delText>(</w:delText>
        </w:r>
        <w:r w:rsidDel="002260E7">
          <w:rPr>
            <w:rFonts w:ascii="Arial" w:eastAsia="Arial" w:hAnsi="Arial" w:cs="Arial"/>
            <w:i/>
            <w:iCs/>
            <w:sz w:val="19"/>
            <w:szCs w:val="19"/>
          </w:rPr>
          <w:delText>q</w:delText>
        </w:r>
        <w:r w:rsidDel="002260E7">
          <w:rPr>
            <w:rFonts w:eastAsia="Times New Roman"/>
            <w:sz w:val="19"/>
            <w:szCs w:val="19"/>
          </w:rPr>
          <w:delText>)</w:delText>
        </w:r>
        <w:r w:rsidDel="002260E7">
          <w:rPr>
            <w:rFonts w:ascii="Arial" w:eastAsia="Arial" w:hAnsi="Arial" w:cs="Arial"/>
            <w:sz w:val="19"/>
            <w:szCs w:val="19"/>
          </w:rPr>
          <w:delText xml:space="preserve">. Рассмотрим неко-торое множество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гипернатуральных чисел. Определим наимень-шее общее кратное всех элементов из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по формуле НОК </w:delText>
        </w:r>
        <w:r w:rsidDel="002260E7">
          <w:rPr>
            <w:rFonts w:eastAsia="Times New Roman"/>
            <w:sz w:val="19"/>
            <w:szCs w:val="19"/>
          </w:rPr>
          <w:delText>(</w:delText>
        </w:r>
        <w:r w:rsidDel="002260E7">
          <w:rPr>
            <w:rFonts w:ascii="Arial" w:eastAsia="Arial" w:hAnsi="Arial" w:cs="Arial"/>
            <w:i/>
            <w:iCs/>
            <w:sz w:val="19"/>
            <w:szCs w:val="19"/>
          </w:rPr>
          <w:delText>A</w:delText>
        </w:r>
        <w:r w:rsidDel="002260E7">
          <w:rPr>
            <w:rFonts w:eastAsia="Times New Roman"/>
            <w:sz w:val="19"/>
            <w:szCs w:val="19"/>
          </w:rPr>
          <w:delText>)(</w:delText>
        </w:r>
        <w:r w:rsidDel="002260E7">
          <w:rPr>
            <w:rFonts w:ascii="Arial" w:eastAsia="Arial" w:hAnsi="Arial" w:cs="Arial"/>
            <w:i/>
            <w:iCs/>
            <w:sz w:val="19"/>
            <w:szCs w:val="19"/>
          </w:rPr>
          <w:delText>q</w:delText>
        </w:r>
        <w:r w:rsidDel="002260E7">
          <w:rPr>
            <w:rFonts w:eastAsia="Times New Roman"/>
            <w:sz w:val="19"/>
            <w:szCs w:val="19"/>
          </w:rPr>
          <w:delText>) =</w:delText>
        </w:r>
        <w:r w:rsidDel="002260E7">
          <w:rPr>
            <w:rFonts w:ascii="Arial" w:eastAsia="Arial" w:hAnsi="Arial" w:cs="Arial"/>
            <w:sz w:val="19"/>
            <w:szCs w:val="19"/>
          </w:rPr>
          <w:delText xml:space="preserve"> </w:delText>
        </w:r>
        <w:r w:rsidDel="002260E7">
          <w:rPr>
            <w:rFonts w:eastAsia="Times New Roman"/>
            <w:sz w:val="19"/>
            <w:szCs w:val="19"/>
          </w:rPr>
          <w:delText>sup</w:delText>
        </w:r>
        <w:r w:rsidDel="002260E7">
          <w:rPr>
            <w:rFonts w:eastAsia="Times New Roman"/>
            <w:i/>
            <w:iCs/>
            <w:sz w:val="19"/>
            <w:szCs w:val="19"/>
          </w:rPr>
          <w:delText>f</w:delText>
        </w:r>
        <w:r w:rsidDel="002260E7">
          <w:rPr>
            <w:rFonts w:ascii="Arial" w:eastAsia="Arial" w:hAnsi="Arial" w:cs="Arial"/>
            <w:i/>
            <w:iCs/>
            <w:sz w:val="19"/>
            <w:szCs w:val="19"/>
          </w:rPr>
          <w:delText>x</w:delText>
        </w:r>
        <w:r w:rsidDel="002260E7">
          <w:rPr>
            <w:rFonts w:eastAsia="Times New Roman"/>
            <w:sz w:val="19"/>
            <w:szCs w:val="19"/>
          </w:rPr>
          <w:delText>(</w:delText>
        </w:r>
        <w:r w:rsidDel="002260E7">
          <w:rPr>
            <w:rFonts w:ascii="Arial" w:eastAsia="Arial" w:hAnsi="Arial" w:cs="Arial"/>
            <w:i/>
            <w:iCs/>
            <w:sz w:val="19"/>
            <w:szCs w:val="19"/>
          </w:rPr>
          <w:delText>q</w:delText>
        </w:r>
        <w:r w:rsidDel="002260E7">
          <w:rPr>
            <w:rFonts w:eastAsia="Times New Roman"/>
            <w:sz w:val="19"/>
            <w:szCs w:val="19"/>
          </w:rPr>
          <w:delText>)</w:delText>
        </w:r>
        <w:r w:rsidDel="002260E7">
          <w:rPr>
            <w:rFonts w:eastAsia="Times New Roman"/>
            <w:i/>
            <w:iCs/>
            <w:sz w:val="19"/>
            <w:szCs w:val="19"/>
          </w:rPr>
          <w:delText>g</w:delText>
        </w:r>
        <w:r w:rsidDel="002260E7">
          <w:rPr>
            <w:rFonts w:ascii="Arial" w:eastAsia="Arial" w:hAnsi="Arial" w:cs="Arial"/>
            <w:sz w:val="19"/>
            <w:szCs w:val="19"/>
          </w:rPr>
          <w:delText>.</w:delText>
        </w:r>
        <w:r w:rsidDel="002260E7">
          <w:rPr>
            <w:rFonts w:eastAsia="Times New Roman"/>
            <w:sz w:val="19"/>
            <w:szCs w:val="19"/>
          </w:rPr>
          <w:delText xml:space="preserve"> </w:delText>
        </w:r>
        <w:r w:rsidDel="002260E7">
          <w:rPr>
            <w:rFonts w:ascii="Arial" w:eastAsia="Arial" w:hAnsi="Arial" w:cs="Arial"/>
            <w:sz w:val="19"/>
            <w:szCs w:val="19"/>
          </w:rPr>
          <w:delText>Теперь для гипернатурального числа</w:delText>
        </w:r>
        <w:r w:rsidDel="002260E7">
          <w:rPr>
            <w:rFonts w:eastAsia="Times New Roman"/>
            <w:sz w:val="19"/>
            <w:szCs w:val="19"/>
          </w:rPr>
          <w:delText xml:space="preserve"> </w:delText>
        </w:r>
        <w:r w:rsidDel="002260E7">
          <w:rPr>
            <w:rFonts w:ascii="Arial" w:eastAsia="Arial" w:hAnsi="Arial" w:cs="Arial"/>
            <w:i/>
            <w:iCs/>
            <w:sz w:val="19"/>
            <w:szCs w:val="19"/>
          </w:rPr>
          <w:delText>x</w:delText>
        </w:r>
        <w:r w:rsidDel="002260E7">
          <w:rPr>
            <w:rFonts w:eastAsia="Times New Roman"/>
            <w:sz w:val="19"/>
            <w:szCs w:val="19"/>
          </w:rPr>
          <w:delText xml:space="preserve"> </w:delText>
        </w:r>
        <w:r w:rsidDel="002260E7">
          <w:rPr>
            <w:rFonts w:ascii="Arial" w:eastAsia="Arial" w:hAnsi="Arial" w:cs="Arial"/>
            <w:sz w:val="19"/>
            <w:szCs w:val="19"/>
          </w:rPr>
          <w:delText>и натурального</w:delText>
        </w:r>
        <w:r w:rsidDel="002260E7">
          <w:rPr>
            <w:rFonts w:eastAsia="Times New Roman"/>
            <w:sz w:val="19"/>
            <w:szCs w:val="19"/>
          </w:rPr>
          <w:delText xml:space="preserve"> </w:delText>
        </w:r>
        <w:r w:rsidDel="002260E7">
          <w:rPr>
            <w:rFonts w:ascii="Arial" w:eastAsia="Arial" w:hAnsi="Arial" w:cs="Arial"/>
            <w:i/>
            <w:iCs/>
            <w:sz w:val="19"/>
            <w:szCs w:val="19"/>
          </w:rPr>
          <w:delText>n</w:delText>
        </w:r>
      </w:del>
    </w:p>
    <w:p w:rsidR="00A33515" w:rsidDel="002260E7" w:rsidRDefault="001A4D22">
      <w:pPr>
        <w:spacing w:line="190" w:lineRule="auto"/>
        <w:ind w:left="300"/>
        <w:rPr>
          <w:del w:id="11772" w:author="Admin" w:date="2019-02-19T02:10:00Z"/>
          <w:sz w:val="20"/>
          <w:szCs w:val="20"/>
        </w:rPr>
      </w:pPr>
      <w:del w:id="11773" w:author="Admin" w:date="2019-02-19T02:10:00Z">
        <w:r w:rsidDel="002260E7">
          <w:rPr>
            <w:rFonts w:ascii="Arial" w:eastAsia="Arial" w:hAnsi="Arial" w:cs="Arial"/>
            <w:i/>
            <w:iCs/>
            <w:sz w:val="12"/>
            <w:szCs w:val="12"/>
          </w:rPr>
          <w:delText>x</w:delText>
        </w:r>
        <w:r w:rsidDel="002260E7">
          <w:rPr>
            <w:rFonts w:eastAsia="Times New Roman"/>
            <w:i/>
            <w:iCs/>
            <w:sz w:val="12"/>
            <w:szCs w:val="12"/>
          </w:rPr>
          <w:delText>2</w:delText>
        </w:r>
        <w:r w:rsidDel="002260E7">
          <w:rPr>
            <w:rFonts w:ascii="Arial" w:eastAsia="Arial" w:hAnsi="Arial" w:cs="Arial"/>
            <w:i/>
            <w:iCs/>
            <w:sz w:val="12"/>
            <w:szCs w:val="12"/>
          </w:rPr>
          <w:delText>A</w:delText>
        </w:r>
      </w:del>
    </w:p>
    <w:p w:rsidR="00A33515" w:rsidDel="002260E7" w:rsidRDefault="001A4D22">
      <w:pPr>
        <w:spacing w:line="216" w:lineRule="auto"/>
        <w:ind w:left="280"/>
        <w:rPr>
          <w:del w:id="11774" w:author="Admin" w:date="2019-02-19T02:10:00Z"/>
          <w:sz w:val="20"/>
          <w:szCs w:val="20"/>
        </w:rPr>
      </w:pPr>
      <w:del w:id="11775" w:author="Admin" w:date="2019-02-19T02:10:00Z">
        <w:r w:rsidDel="002260E7">
          <w:rPr>
            <w:rFonts w:ascii="Arial" w:eastAsia="Arial" w:hAnsi="Arial" w:cs="Arial"/>
            <w:sz w:val="20"/>
            <w:szCs w:val="20"/>
          </w:rPr>
          <w:delText>определим</w:delText>
        </w:r>
      </w:del>
    </w:p>
    <w:p w:rsidR="00A33515" w:rsidDel="002260E7" w:rsidRDefault="00A33515">
      <w:pPr>
        <w:spacing w:line="99" w:lineRule="exact"/>
        <w:rPr>
          <w:del w:id="11776" w:author="Admin" w:date="2019-02-19T02:10:00Z"/>
          <w:sz w:val="20"/>
          <w:szCs w:val="20"/>
        </w:rPr>
      </w:pPr>
    </w:p>
    <w:tbl>
      <w:tblPr>
        <w:tblW w:w="0" w:type="auto"/>
        <w:tblLayout w:type="fixed"/>
        <w:tblCellMar>
          <w:left w:w="0" w:type="dxa"/>
          <w:right w:w="0" w:type="dxa"/>
        </w:tblCellMar>
        <w:tblLook w:val="04A0" w:firstRow="1" w:lastRow="0" w:firstColumn="1" w:lastColumn="0" w:noHBand="0" w:noVBand="1"/>
      </w:tblPr>
      <w:tblGrid>
        <w:gridCol w:w="220"/>
        <w:gridCol w:w="1780"/>
        <w:gridCol w:w="140"/>
        <w:gridCol w:w="100"/>
        <w:gridCol w:w="140"/>
        <w:gridCol w:w="200"/>
        <w:gridCol w:w="260"/>
        <w:gridCol w:w="80"/>
        <w:gridCol w:w="500"/>
        <w:gridCol w:w="1020"/>
        <w:gridCol w:w="2120"/>
        <w:gridCol w:w="20"/>
      </w:tblGrid>
      <w:tr w:rsidR="00A33515" w:rsidDel="002260E7">
        <w:trPr>
          <w:trHeight w:val="809"/>
          <w:del w:id="11777" w:author="Admin" w:date="2019-02-19T02:10:00Z"/>
        </w:trPr>
        <w:tc>
          <w:tcPr>
            <w:tcW w:w="220" w:type="dxa"/>
            <w:vAlign w:val="bottom"/>
          </w:tcPr>
          <w:p w:rsidR="00A33515" w:rsidDel="002260E7" w:rsidRDefault="00A33515">
            <w:pPr>
              <w:rPr>
                <w:del w:id="11778" w:author="Admin" w:date="2019-02-19T02:10:00Z"/>
                <w:sz w:val="24"/>
                <w:szCs w:val="24"/>
              </w:rPr>
            </w:pPr>
          </w:p>
        </w:tc>
        <w:tc>
          <w:tcPr>
            <w:tcW w:w="1780" w:type="dxa"/>
            <w:vAlign w:val="bottom"/>
          </w:tcPr>
          <w:p w:rsidR="00A33515" w:rsidDel="002260E7" w:rsidRDefault="001A4D22">
            <w:pPr>
              <w:ind w:left="1360"/>
              <w:rPr>
                <w:del w:id="11779" w:author="Admin" w:date="2019-02-19T02:10:00Z"/>
                <w:sz w:val="20"/>
                <w:szCs w:val="20"/>
              </w:rPr>
            </w:pPr>
            <w:del w:id="11780" w:author="Admin" w:date="2019-02-19T02:10:00Z">
              <w:r w:rsidDel="002260E7">
                <w:rPr>
                  <w:rFonts w:ascii="Arial" w:eastAsia="Arial" w:hAnsi="Arial" w:cs="Arial"/>
                  <w:i/>
                  <w:iCs/>
                  <w:sz w:val="20"/>
                  <w:szCs w:val="20"/>
                </w:rPr>
                <w:delText>n</w:delText>
              </w:r>
              <w:r w:rsidDel="002260E7">
                <w:rPr>
                  <w:rFonts w:ascii="Arial" w:eastAsia="Arial" w:hAnsi="Arial" w:cs="Arial"/>
                  <w:i/>
                  <w:iCs/>
                  <w:sz w:val="27"/>
                  <w:szCs w:val="27"/>
                  <w:vertAlign w:val="superscript"/>
                </w:rPr>
                <w:delText>x</w:delText>
              </w:r>
            </w:del>
          </w:p>
        </w:tc>
        <w:tc>
          <w:tcPr>
            <w:tcW w:w="1420" w:type="dxa"/>
            <w:gridSpan w:val="7"/>
            <w:vAlign w:val="bottom"/>
          </w:tcPr>
          <w:p w:rsidR="00A33515" w:rsidDel="002260E7" w:rsidRDefault="001A4D22">
            <w:pPr>
              <w:jc w:val="right"/>
              <w:rPr>
                <w:del w:id="11781" w:author="Admin" w:date="2019-02-19T02:10:00Z"/>
                <w:sz w:val="20"/>
                <w:szCs w:val="20"/>
              </w:rPr>
            </w:pPr>
            <w:del w:id="11782"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НОК </w:delText>
              </w:r>
              <w:r w:rsidDel="002260E7">
                <w:rPr>
                  <w:rFonts w:eastAsia="Times New Roman"/>
                  <w:sz w:val="39"/>
                  <w:szCs w:val="39"/>
                  <w:vertAlign w:val="superscript"/>
                </w:rPr>
                <w:delText>(</w:delText>
              </w:r>
              <w:r w:rsidDel="002260E7">
                <w:rPr>
                  <w:rFonts w:eastAsia="Times New Roman"/>
                  <w:i/>
                  <w:iCs/>
                  <w:sz w:val="20"/>
                  <w:szCs w:val="20"/>
                </w:rPr>
                <w:delText>f</w:delText>
              </w:r>
              <w:r w:rsidDel="002260E7">
                <w:rPr>
                  <w:rFonts w:ascii="Arial" w:eastAsia="Arial" w:hAnsi="Arial" w:cs="Arial"/>
                  <w:i/>
                  <w:iCs/>
                  <w:sz w:val="20"/>
                  <w:szCs w:val="20"/>
                </w:rPr>
                <w:delText>n</w:delText>
              </w:r>
              <w:r w:rsidDel="002260E7">
                <w:rPr>
                  <w:rFonts w:ascii="Arial" w:eastAsia="Arial" w:hAnsi="Arial" w:cs="Arial"/>
                  <w:i/>
                  <w:iCs/>
                  <w:sz w:val="27"/>
                  <w:szCs w:val="27"/>
                  <w:vertAlign w:val="superscript"/>
                </w:rPr>
                <w:delText>m</w:delText>
              </w:r>
            </w:del>
          </w:p>
        </w:tc>
        <w:tc>
          <w:tcPr>
            <w:tcW w:w="1020" w:type="dxa"/>
            <w:vAlign w:val="bottom"/>
          </w:tcPr>
          <w:p w:rsidR="00A33515" w:rsidDel="002260E7" w:rsidRDefault="001A4D22">
            <w:pPr>
              <w:ind w:left="160"/>
              <w:rPr>
                <w:del w:id="11783" w:author="Admin" w:date="2019-02-19T02:10:00Z"/>
                <w:sz w:val="20"/>
                <w:szCs w:val="20"/>
              </w:rPr>
            </w:pPr>
            <w:del w:id="11784" w:author="Admin" w:date="2019-02-19T02:10:00Z">
              <w:r w:rsidDel="002260E7">
                <w:rPr>
                  <w:rFonts w:ascii="Arial" w:eastAsia="Arial" w:hAnsi="Arial" w:cs="Arial"/>
                  <w:w w:val="96"/>
                  <w:sz w:val="20"/>
                  <w:szCs w:val="20"/>
                </w:rPr>
                <w:delText xml:space="preserve">1 </w:delText>
              </w:r>
              <w:r w:rsidDel="002260E7">
                <w:rPr>
                  <w:rFonts w:eastAsia="Times New Roman"/>
                  <w:i/>
                  <w:iCs/>
                  <w:w w:val="96"/>
                  <w:sz w:val="20"/>
                  <w:szCs w:val="20"/>
                </w:rPr>
                <w:delText>j</w:delText>
              </w:r>
              <w:r w:rsidDel="002260E7">
                <w:rPr>
                  <w:rFonts w:ascii="Arial" w:eastAsia="Arial" w:hAnsi="Arial" w:cs="Arial"/>
                  <w:w w:val="96"/>
                  <w:sz w:val="20"/>
                  <w:szCs w:val="20"/>
                </w:rPr>
                <w:delText xml:space="preserve"> </w:delText>
              </w:r>
              <w:r w:rsidDel="002260E7">
                <w:rPr>
                  <w:rFonts w:ascii="Arial" w:eastAsia="Arial" w:hAnsi="Arial" w:cs="Arial"/>
                  <w:i/>
                  <w:iCs/>
                  <w:w w:val="96"/>
                  <w:sz w:val="20"/>
                  <w:szCs w:val="20"/>
                </w:rPr>
                <w:delText>m</w:delText>
              </w:r>
              <w:r w:rsidDel="002260E7">
                <w:rPr>
                  <w:rFonts w:ascii="Arial" w:eastAsia="Arial" w:hAnsi="Arial" w:cs="Arial"/>
                  <w:w w:val="96"/>
                  <w:sz w:val="20"/>
                  <w:szCs w:val="20"/>
                </w:rPr>
                <w:delText xml:space="preserve"> </w:delText>
              </w:r>
              <w:r w:rsidDel="002260E7">
                <w:rPr>
                  <w:rFonts w:eastAsia="Times New Roman"/>
                  <w:i/>
                  <w:iCs/>
                  <w:w w:val="96"/>
                  <w:sz w:val="20"/>
                  <w:szCs w:val="20"/>
                </w:rPr>
                <w:delText>2</w:delText>
              </w:r>
              <w:r w:rsidDel="002260E7">
                <w:rPr>
                  <w:rFonts w:ascii="Arial" w:eastAsia="Arial" w:hAnsi="Arial" w:cs="Arial"/>
                  <w:w w:val="96"/>
                  <w:sz w:val="20"/>
                  <w:szCs w:val="20"/>
                </w:rPr>
                <w:delText xml:space="preserve"> </w:delText>
              </w:r>
              <w:r w:rsidDel="002260E7">
                <w:rPr>
                  <w:rFonts w:eastAsia="Times New Roman"/>
                  <w:w w:val="96"/>
                  <w:sz w:val="20"/>
                  <w:szCs w:val="20"/>
                </w:rPr>
                <w:delText>N</w:delText>
              </w:r>
              <w:r w:rsidDel="002260E7">
                <w:rPr>
                  <w:rFonts w:eastAsia="Times New Roman"/>
                  <w:i/>
                  <w:iCs/>
                  <w:w w:val="96"/>
                  <w:sz w:val="20"/>
                  <w:szCs w:val="20"/>
                </w:rPr>
                <w:delText>;</w:delText>
              </w:r>
            </w:del>
          </w:p>
        </w:tc>
        <w:tc>
          <w:tcPr>
            <w:tcW w:w="2120" w:type="dxa"/>
            <w:vAlign w:val="bottom"/>
          </w:tcPr>
          <w:p w:rsidR="00A33515" w:rsidDel="002260E7" w:rsidRDefault="001A4D22">
            <w:pPr>
              <w:ind w:right="1200"/>
              <w:jc w:val="right"/>
              <w:rPr>
                <w:del w:id="11785" w:author="Admin" w:date="2019-02-19T02:10:00Z"/>
                <w:sz w:val="20"/>
                <w:szCs w:val="20"/>
              </w:rPr>
            </w:pPr>
            <w:del w:id="11786" w:author="Admin" w:date="2019-02-19T02:10:00Z">
              <w:r w:rsidDel="002260E7">
                <w:rPr>
                  <w:rFonts w:ascii="Arial" w:eastAsia="Arial" w:hAnsi="Arial" w:cs="Arial"/>
                  <w:i/>
                  <w:iCs/>
                  <w:w w:val="78"/>
                  <w:sz w:val="39"/>
                  <w:szCs w:val="39"/>
                  <w:vertAlign w:val="subscript"/>
                </w:rPr>
                <w:delText>x</w:delText>
              </w:r>
              <w:r w:rsidDel="002260E7">
                <w:rPr>
                  <w:rFonts w:ascii="Arial" w:eastAsia="Arial" w:hAnsi="Arial" w:cs="Arial"/>
                  <w:w w:val="78"/>
                  <w:sz w:val="20"/>
                  <w:szCs w:val="20"/>
                </w:rPr>
                <w:delText xml:space="preserve"> </w:delText>
              </w:r>
              <w:r w:rsidDel="002260E7">
                <w:rPr>
                  <w:rFonts w:ascii="Arial" w:eastAsia="Arial" w:hAnsi="Arial" w:cs="Arial"/>
                  <w:w w:val="78"/>
                  <w:sz w:val="39"/>
                  <w:szCs w:val="39"/>
                  <w:vertAlign w:val="subscript"/>
                </w:rPr>
                <w:delText>.</w:delText>
              </w:r>
              <w:r w:rsidDel="002260E7">
                <w:rPr>
                  <w:rFonts w:ascii="Arial" w:eastAsia="Arial" w:hAnsi="Arial" w:cs="Arial"/>
                  <w:w w:val="78"/>
                  <w:sz w:val="20"/>
                  <w:szCs w:val="20"/>
                </w:rPr>
                <w:delText>.</w:delText>
              </w:r>
              <w:r w:rsidDel="002260E7">
                <w:rPr>
                  <w:rFonts w:ascii="Arial" w:eastAsia="Arial" w:hAnsi="Arial" w:cs="Arial"/>
                  <w:w w:val="78"/>
                  <w:sz w:val="39"/>
                  <w:szCs w:val="39"/>
                  <w:vertAlign w:val="superscript"/>
                </w:rPr>
                <w:delText>.</w:delText>
              </w:r>
              <w:r w:rsidDel="002260E7">
                <w:rPr>
                  <w:rFonts w:ascii="Arial" w:eastAsia="Arial" w:hAnsi="Arial" w:cs="Arial"/>
                  <w:w w:val="78"/>
                  <w:sz w:val="20"/>
                  <w:szCs w:val="20"/>
                </w:rPr>
                <w:delText xml:space="preserve"> </w:delText>
              </w:r>
              <w:r w:rsidDel="002260E7">
                <w:rPr>
                  <w:rFonts w:ascii="Arial" w:eastAsia="Arial" w:hAnsi="Arial" w:cs="Arial"/>
                  <w:i/>
                  <w:iCs/>
                  <w:w w:val="78"/>
                  <w:sz w:val="39"/>
                  <w:szCs w:val="39"/>
                  <w:vertAlign w:val="subscript"/>
                </w:rPr>
                <w:delText>m</w:delText>
              </w:r>
              <w:r w:rsidDel="002260E7">
                <w:rPr>
                  <w:rFonts w:eastAsia="Times New Roman"/>
                  <w:i/>
                  <w:iCs/>
                  <w:w w:val="78"/>
                  <w:sz w:val="39"/>
                  <w:szCs w:val="39"/>
                  <w:vertAlign w:val="subscript"/>
                </w:rPr>
                <w:delText>g</w:delText>
              </w:r>
              <w:r w:rsidDel="002260E7">
                <w:rPr>
                  <w:rFonts w:eastAsia="Times New Roman"/>
                  <w:w w:val="78"/>
                  <w:sz w:val="39"/>
                  <w:szCs w:val="39"/>
                  <w:vertAlign w:val="superscript"/>
                </w:rPr>
                <w:delText>)</w:delText>
              </w:r>
              <w:r w:rsidDel="002260E7">
                <w:rPr>
                  <w:rFonts w:ascii="Arial" w:eastAsia="Arial" w:hAnsi="Arial" w:cs="Arial"/>
                  <w:w w:val="78"/>
                  <w:sz w:val="20"/>
                  <w:szCs w:val="20"/>
                </w:rPr>
                <w:delText xml:space="preserve"> </w:delText>
              </w:r>
              <w:r w:rsidDel="002260E7">
                <w:rPr>
                  <w:rFonts w:eastAsia="Times New Roman"/>
                  <w:i/>
                  <w:iCs/>
                  <w:w w:val="78"/>
                  <w:sz w:val="39"/>
                  <w:szCs w:val="39"/>
                  <w:vertAlign w:val="subscript"/>
                </w:rPr>
                <w:delText>:</w:delText>
              </w:r>
            </w:del>
          </w:p>
        </w:tc>
        <w:tc>
          <w:tcPr>
            <w:tcW w:w="0" w:type="dxa"/>
            <w:vAlign w:val="bottom"/>
          </w:tcPr>
          <w:p w:rsidR="00A33515" w:rsidDel="002260E7" w:rsidRDefault="00A33515">
            <w:pPr>
              <w:rPr>
                <w:del w:id="11787" w:author="Admin" w:date="2019-02-19T02:10:00Z"/>
                <w:sz w:val="1"/>
                <w:szCs w:val="1"/>
              </w:rPr>
            </w:pPr>
          </w:p>
        </w:tc>
      </w:tr>
      <w:tr w:rsidR="00A33515" w:rsidDel="002260E7">
        <w:trPr>
          <w:trHeight w:val="253"/>
          <w:del w:id="11788" w:author="Admin" w:date="2019-02-19T02:10:00Z"/>
        </w:trPr>
        <w:tc>
          <w:tcPr>
            <w:tcW w:w="220" w:type="dxa"/>
            <w:vAlign w:val="bottom"/>
          </w:tcPr>
          <w:p w:rsidR="00A33515" w:rsidDel="002260E7" w:rsidRDefault="00A33515">
            <w:pPr>
              <w:rPr>
                <w:del w:id="11789" w:author="Admin" w:date="2019-02-19T02:10:00Z"/>
              </w:rPr>
            </w:pPr>
          </w:p>
        </w:tc>
        <w:tc>
          <w:tcPr>
            <w:tcW w:w="2620" w:type="dxa"/>
            <w:gridSpan w:val="6"/>
            <w:vAlign w:val="bottom"/>
          </w:tcPr>
          <w:p w:rsidR="00A33515" w:rsidDel="002260E7" w:rsidRDefault="001A4D22">
            <w:pPr>
              <w:ind w:left="60"/>
              <w:rPr>
                <w:del w:id="11790" w:author="Admin" w:date="2019-02-19T02:10:00Z"/>
                <w:sz w:val="20"/>
                <w:szCs w:val="20"/>
              </w:rPr>
            </w:pPr>
            <w:del w:id="11791" w:author="Admin" w:date="2019-02-19T02:10:00Z">
              <w:r w:rsidDel="002260E7">
                <w:rPr>
                  <w:rFonts w:ascii="Arial" w:eastAsia="Arial" w:hAnsi="Arial" w:cs="Arial"/>
                  <w:w w:val="97"/>
                  <w:sz w:val="20"/>
                  <w:szCs w:val="20"/>
                </w:rPr>
                <w:delText>Решите следующие задачи:</w:delText>
              </w:r>
            </w:del>
          </w:p>
        </w:tc>
        <w:tc>
          <w:tcPr>
            <w:tcW w:w="80" w:type="dxa"/>
            <w:vAlign w:val="bottom"/>
          </w:tcPr>
          <w:p w:rsidR="00A33515" w:rsidDel="002260E7" w:rsidRDefault="00A33515">
            <w:pPr>
              <w:rPr>
                <w:del w:id="11792" w:author="Admin" w:date="2019-02-19T02:10:00Z"/>
              </w:rPr>
            </w:pPr>
          </w:p>
        </w:tc>
        <w:tc>
          <w:tcPr>
            <w:tcW w:w="500" w:type="dxa"/>
            <w:vAlign w:val="bottom"/>
          </w:tcPr>
          <w:p w:rsidR="00A33515" w:rsidDel="002260E7" w:rsidRDefault="00A33515">
            <w:pPr>
              <w:rPr>
                <w:del w:id="11793" w:author="Admin" w:date="2019-02-19T02:10:00Z"/>
              </w:rPr>
            </w:pPr>
          </w:p>
        </w:tc>
        <w:tc>
          <w:tcPr>
            <w:tcW w:w="1020" w:type="dxa"/>
            <w:vAlign w:val="bottom"/>
          </w:tcPr>
          <w:p w:rsidR="00A33515" w:rsidDel="002260E7" w:rsidRDefault="00A33515">
            <w:pPr>
              <w:rPr>
                <w:del w:id="11794" w:author="Admin" w:date="2019-02-19T02:10:00Z"/>
              </w:rPr>
            </w:pPr>
          </w:p>
        </w:tc>
        <w:tc>
          <w:tcPr>
            <w:tcW w:w="2120" w:type="dxa"/>
            <w:vAlign w:val="bottom"/>
          </w:tcPr>
          <w:p w:rsidR="00A33515" w:rsidDel="002260E7" w:rsidRDefault="00A33515">
            <w:pPr>
              <w:rPr>
                <w:del w:id="11795" w:author="Admin" w:date="2019-02-19T02:10:00Z"/>
              </w:rPr>
            </w:pPr>
          </w:p>
        </w:tc>
        <w:tc>
          <w:tcPr>
            <w:tcW w:w="0" w:type="dxa"/>
            <w:vAlign w:val="bottom"/>
          </w:tcPr>
          <w:p w:rsidR="00A33515" w:rsidDel="002260E7" w:rsidRDefault="00A33515">
            <w:pPr>
              <w:rPr>
                <w:del w:id="11796" w:author="Admin" w:date="2019-02-19T02:10:00Z"/>
                <w:sz w:val="1"/>
                <w:szCs w:val="1"/>
              </w:rPr>
            </w:pPr>
          </w:p>
        </w:tc>
      </w:tr>
      <w:tr w:rsidR="00A33515" w:rsidDel="002260E7">
        <w:trPr>
          <w:trHeight w:val="350"/>
          <w:del w:id="11797" w:author="Admin" w:date="2019-02-19T02:10:00Z"/>
        </w:trPr>
        <w:tc>
          <w:tcPr>
            <w:tcW w:w="220" w:type="dxa"/>
            <w:vAlign w:val="bottom"/>
          </w:tcPr>
          <w:p w:rsidR="00A33515" w:rsidDel="002260E7" w:rsidRDefault="00A33515">
            <w:pPr>
              <w:rPr>
                <w:del w:id="11798" w:author="Admin" w:date="2019-02-19T02:10:00Z"/>
                <w:sz w:val="24"/>
                <w:szCs w:val="24"/>
              </w:rPr>
            </w:pPr>
          </w:p>
        </w:tc>
        <w:tc>
          <w:tcPr>
            <w:tcW w:w="1780" w:type="dxa"/>
            <w:vAlign w:val="bottom"/>
          </w:tcPr>
          <w:p w:rsidR="00A33515" w:rsidDel="002260E7" w:rsidRDefault="001A4D22">
            <w:pPr>
              <w:ind w:left="60"/>
              <w:rPr>
                <w:del w:id="11799" w:author="Admin" w:date="2019-02-19T02:10:00Z"/>
                <w:sz w:val="20"/>
                <w:szCs w:val="20"/>
              </w:rPr>
            </w:pPr>
            <w:del w:id="11800"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Вычислите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3</w:delText>
              </w:r>
              <w:r w:rsidDel="002260E7">
                <w:rPr>
                  <w:rFonts w:ascii="Arial" w:eastAsia="Arial" w:hAnsi="Arial" w:cs="Arial"/>
                  <w:i/>
                  <w:iCs/>
                  <w:sz w:val="27"/>
                  <w:szCs w:val="27"/>
                  <w:vertAlign w:val="superscript"/>
                </w:rPr>
                <w:delText>x</w:delText>
              </w:r>
            </w:del>
          </w:p>
        </w:tc>
        <w:tc>
          <w:tcPr>
            <w:tcW w:w="580" w:type="dxa"/>
            <w:gridSpan w:val="4"/>
            <w:vAlign w:val="bottom"/>
          </w:tcPr>
          <w:p w:rsidR="00A33515" w:rsidDel="002260E7" w:rsidRDefault="001A4D22">
            <w:pPr>
              <w:jc w:val="right"/>
              <w:rPr>
                <w:del w:id="11801" w:author="Admin" w:date="2019-02-19T02:10:00Z"/>
                <w:sz w:val="20"/>
                <w:szCs w:val="20"/>
              </w:rPr>
            </w:pPr>
            <w:del w:id="11802" w:author="Admin" w:date="2019-02-19T02:10:00Z">
              <w:r w:rsidDel="002260E7">
                <w:rPr>
                  <w:rFonts w:ascii="Arial" w:eastAsia="Arial" w:hAnsi="Arial" w:cs="Arial"/>
                  <w:sz w:val="20"/>
                  <w:szCs w:val="20"/>
                </w:rPr>
                <w:delText>1, 5</w:delText>
              </w:r>
              <w:r w:rsidDel="002260E7">
                <w:rPr>
                  <w:rFonts w:ascii="Arial" w:eastAsia="Arial" w:hAnsi="Arial" w:cs="Arial"/>
                  <w:i/>
                  <w:iCs/>
                  <w:sz w:val="27"/>
                  <w:szCs w:val="27"/>
                  <w:vertAlign w:val="superscript"/>
                </w:rPr>
                <w:delText>x</w:delText>
              </w:r>
            </w:del>
          </w:p>
        </w:tc>
        <w:tc>
          <w:tcPr>
            <w:tcW w:w="1860" w:type="dxa"/>
            <w:gridSpan w:val="4"/>
            <w:vAlign w:val="bottom"/>
          </w:tcPr>
          <w:p w:rsidR="00A33515" w:rsidDel="002260E7" w:rsidRDefault="001A4D22">
            <w:pPr>
              <w:ind w:left="160"/>
              <w:rPr>
                <w:del w:id="11803" w:author="Admin" w:date="2019-02-19T02:10:00Z"/>
                <w:sz w:val="20"/>
                <w:szCs w:val="20"/>
              </w:rPr>
            </w:pPr>
            <w:del w:id="11804" w:author="Admin" w:date="2019-02-19T02:10:00Z">
              <w:r w:rsidDel="002260E7">
                <w:rPr>
                  <w:rFonts w:ascii="Arial" w:eastAsia="Arial" w:hAnsi="Arial" w:cs="Arial"/>
                  <w:sz w:val="20"/>
                  <w:szCs w:val="20"/>
                </w:rPr>
                <w:delText xml:space="preserve">1 и, в целом,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perscript"/>
                </w:rPr>
                <w:delText>x</w:delText>
              </w:r>
            </w:del>
          </w:p>
        </w:tc>
        <w:tc>
          <w:tcPr>
            <w:tcW w:w="2120" w:type="dxa"/>
            <w:vAlign w:val="bottom"/>
          </w:tcPr>
          <w:p w:rsidR="00A33515" w:rsidDel="002260E7" w:rsidRDefault="001A4D22">
            <w:pPr>
              <w:jc w:val="right"/>
              <w:rPr>
                <w:del w:id="11805" w:author="Admin" w:date="2019-02-19T02:10:00Z"/>
                <w:sz w:val="20"/>
                <w:szCs w:val="20"/>
              </w:rPr>
            </w:pPr>
            <w:del w:id="11806" w:author="Admin" w:date="2019-02-19T02:10:00Z">
              <w:r w:rsidDel="002260E7">
                <w:rPr>
                  <w:rFonts w:ascii="Arial" w:eastAsia="Arial" w:hAnsi="Arial" w:cs="Arial"/>
                  <w:sz w:val="20"/>
                  <w:szCs w:val="20"/>
                </w:rPr>
                <w:delText xml:space="preserve">1, где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-простое, а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del>
          </w:p>
        </w:tc>
        <w:tc>
          <w:tcPr>
            <w:tcW w:w="0" w:type="dxa"/>
            <w:vAlign w:val="bottom"/>
          </w:tcPr>
          <w:p w:rsidR="00A33515" w:rsidDel="002260E7" w:rsidRDefault="00A33515">
            <w:pPr>
              <w:rPr>
                <w:del w:id="11807" w:author="Admin" w:date="2019-02-19T02:10:00Z"/>
                <w:sz w:val="1"/>
                <w:szCs w:val="1"/>
              </w:rPr>
            </w:pPr>
          </w:p>
        </w:tc>
      </w:tr>
      <w:tr w:rsidR="00A33515" w:rsidDel="002260E7">
        <w:trPr>
          <w:trHeight w:val="325"/>
          <w:del w:id="11808" w:author="Admin" w:date="2019-02-19T02:10:00Z"/>
        </w:trPr>
        <w:tc>
          <w:tcPr>
            <w:tcW w:w="220" w:type="dxa"/>
            <w:vAlign w:val="bottom"/>
          </w:tcPr>
          <w:p w:rsidR="00A33515" w:rsidDel="002260E7" w:rsidRDefault="00A33515">
            <w:pPr>
              <w:rPr>
                <w:del w:id="11809" w:author="Admin" w:date="2019-02-19T02:10:00Z"/>
                <w:sz w:val="24"/>
                <w:szCs w:val="24"/>
              </w:rPr>
            </w:pPr>
          </w:p>
        </w:tc>
        <w:tc>
          <w:tcPr>
            <w:tcW w:w="1780" w:type="dxa"/>
            <w:vAlign w:val="bottom"/>
          </w:tcPr>
          <w:p w:rsidR="00A33515" w:rsidDel="002260E7" w:rsidRDefault="001A4D22">
            <w:pPr>
              <w:ind w:left="500"/>
              <w:rPr>
                <w:del w:id="11810" w:author="Admin" w:date="2019-02-19T02:10:00Z"/>
                <w:sz w:val="20"/>
                <w:szCs w:val="20"/>
              </w:rPr>
            </w:pPr>
            <w:del w:id="11811" w:author="Admin" w:date="2019-02-19T02:10:00Z">
              <w:r w:rsidDel="002260E7">
                <w:rPr>
                  <w:rFonts w:eastAsia="Times New Roman"/>
                  <w:sz w:val="20"/>
                  <w:szCs w:val="20"/>
                </w:rPr>
                <w:delText>(</w:delText>
              </w:r>
              <w:r w:rsidDel="002260E7">
                <w:rPr>
                  <w:rFonts w:eastAsia="Times New Roman"/>
                  <w:i/>
                  <w:iCs/>
                  <w:sz w:val="20"/>
                  <w:szCs w:val="20"/>
                </w:rPr>
                <w:delText>1;</w:delText>
              </w:r>
              <w:r w:rsidDel="002260E7">
                <w:rPr>
                  <w:rFonts w:eastAsia="Times New Roman"/>
                  <w:sz w:val="20"/>
                  <w:szCs w:val="20"/>
                </w:rPr>
                <w:delText xml:space="preserve"> </w:delText>
              </w:r>
              <w:r w:rsidDel="002260E7">
                <w:rPr>
                  <w:rFonts w:eastAsia="Times New Roman"/>
                  <w:i/>
                  <w:iCs/>
                  <w:sz w:val="20"/>
                  <w:szCs w:val="20"/>
                </w:rPr>
                <w:delText>1; : : :</w:delText>
              </w:r>
              <w:r w:rsidDel="002260E7">
                <w:rPr>
                  <w:rFonts w:eastAsia="Times New Roman"/>
                  <w:sz w:val="20"/>
                  <w:szCs w:val="20"/>
                </w:rPr>
                <w:delText xml:space="preserve"> )</w:delText>
              </w:r>
              <w:r w:rsidDel="002260E7">
                <w:rPr>
                  <w:rFonts w:ascii="Arial" w:eastAsia="Arial" w:hAnsi="Arial" w:cs="Arial"/>
                  <w:sz w:val="20"/>
                  <w:szCs w:val="20"/>
                </w:rPr>
                <w:delText>.</w:delText>
              </w:r>
            </w:del>
          </w:p>
        </w:tc>
        <w:tc>
          <w:tcPr>
            <w:tcW w:w="140" w:type="dxa"/>
            <w:vAlign w:val="bottom"/>
          </w:tcPr>
          <w:p w:rsidR="00A33515" w:rsidDel="002260E7" w:rsidRDefault="00A33515">
            <w:pPr>
              <w:rPr>
                <w:del w:id="11812" w:author="Admin" w:date="2019-02-19T02:10:00Z"/>
                <w:sz w:val="24"/>
                <w:szCs w:val="24"/>
              </w:rPr>
            </w:pPr>
          </w:p>
        </w:tc>
        <w:tc>
          <w:tcPr>
            <w:tcW w:w="100" w:type="dxa"/>
            <w:vAlign w:val="bottom"/>
          </w:tcPr>
          <w:p w:rsidR="00A33515" w:rsidDel="002260E7" w:rsidRDefault="00A33515">
            <w:pPr>
              <w:rPr>
                <w:del w:id="11813" w:author="Admin" w:date="2019-02-19T02:10:00Z"/>
                <w:sz w:val="24"/>
                <w:szCs w:val="24"/>
              </w:rPr>
            </w:pPr>
          </w:p>
        </w:tc>
        <w:tc>
          <w:tcPr>
            <w:tcW w:w="140" w:type="dxa"/>
            <w:vAlign w:val="bottom"/>
          </w:tcPr>
          <w:p w:rsidR="00A33515" w:rsidDel="002260E7" w:rsidRDefault="00A33515">
            <w:pPr>
              <w:rPr>
                <w:del w:id="11814" w:author="Admin" w:date="2019-02-19T02:10:00Z"/>
                <w:sz w:val="24"/>
                <w:szCs w:val="24"/>
              </w:rPr>
            </w:pPr>
          </w:p>
        </w:tc>
        <w:tc>
          <w:tcPr>
            <w:tcW w:w="200" w:type="dxa"/>
            <w:vAlign w:val="bottom"/>
          </w:tcPr>
          <w:p w:rsidR="00A33515" w:rsidDel="002260E7" w:rsidRDefault="00A33515">
            <w:pPr>
              <w:rPr>
                <w:del w:id="11815" w:author="Admin" w:date="2019-02-19T02:10:00Z"/>
                <w:sz w:val="24"/>
                <w:szCs w:val="24"/>
              </w:rPr>
            </w:pPr>
          </w:p>
        </w:tc>
        <w:tc>
          <w:tcPr>
            <w:tcW w:w="260" w:type="dxa"/>
            <w:vAlign w:val="bottom"/>
          </w:tcPr>
          <w:p w:rsidR="00A33515" w:rsidDel="002260E7" w:rsidRDefault="00A33515">
            <w:pPr>
              <w:rPr>
                <w:del w:id="11816" w:author="Admin" w:date="2019-02-19T02:10:00Z"/>
                <w:sz w:val="24"/>
                <w:szCs w:val="24"/>
              </w:rPr>
            </w:pPr>
          </w:p>
        </w:tc>
        <w:tc>
          <w:tcPr>
            <w:tcW w:w="80" w:type="dxa"/>
            <w:vAlign w:val="bottom"/>
          </w:tcPr>
          <w:p w:rsidR="00A33515" w:rsidDel="002260E7" w:rsidRDefault="00A33515">
            <w:pPr>
              <w:rPr>
                <w:del w:id="11817" w:author="Admin" w:date="2019-02-19T02:10:00Z"/>
                <w:sz w:val="24"/>
                <w:szCs w:val="24"/>
              </w:rPr>
            </w:pPr>
          </w:p>
        </w:tc>
        <w:tc>
          <w:tcPr>
            <w:tcW w:w="500" w:type="dxa"/>
            <w:vAlign w:val="bottom"/>
          </w:tcPr>
          <w:p w:rsidR="00A33515" w:rsidDel="002260E7" w:rsidRDefault="00A33515">
            <w:pPr>
              <w:rPr>
                <w:del w:id="11818" w:author="Admin" w:date="2019-02-19T02:10:00Z"/>
                <w:sz w:val="24"/>
                <w:szCs w:val="24"/>
              </w:rPr>
            </w:pPr>
          </w:p>
        </w:tc>
        <w:tc>
          <w:tcPr>
            <w:tcW w:w="1020" w:type="dxa"/>
            <w:vAlign w:val="bottom"/>
          </w:tcPr>
          <w:p w:rsidR="00A33515" w:rsidDel="002260E7" w:rsidRDefault="00A33515">
            <w:pPr>
              <w:rPr>
                <w:del w:id="11819" w:author="Admin" w:date="2019-02-19T02:10:00Z"/>
                <w:sz w:val="24"/>
                <w:szCs w:val="24"/>
              </w:rPr>
            </w:pPr>
          </w:p>
        </w:tc>
        <w:tc>
          <w:tcPr>
            <w:tcW w:w="2120" w:type="dxa"/>
            <w:vAlign w:val="bottom"/>
          </w:tcPr>
          <w:p w:rsidR="00A33515" w:rsidDel="002260E7" w:rsidRDefault="00A33515">
            <w:pPr>
              <w:rPr>
                <w:del w:id="11820" w:author="Admin" w:date="2019-02-19T02:10:00Z"/>
                <w:sz w:val="24"/>
                <w:szCs w:val="24"/>
              </w:rPr>
            </w:pPr>
          </w:p>
        </w:tc>
        <w:tc>
          <w:tcPr>
            <w:tcW w:w="0" w:type="dxa"/>
            <w:vAlign w:val="bottom"/>
          </w:tcPr>
          <w:p w:rsidR="00A33515" w:rsidDel="002260E7" w:rsidRDefault="00A33515">
            <w:pPr>
              <w:rPr>
                <w:del w:id="11821" w:author="Admin" w:date="2019-02-19T02:10:00Z"/>
                <w:sz w:val="1"/>
                <w:szCs w:val="1"/>
              </w:rPr>
            </w:pPr>
          </w:p>
        </w:tc>
      </w:tr>
      <w:tr w:rsidR="00A33515" w:rsidDel="002260E7">
        <w:trPr>
          <w:trHeight w:val="278"/>
          <w:del w:id="11822" w:author="Admin" w:date="2019-02-19T02:10:00Z"/>
        </w:trPr>
        <w:tc>
          <w:tcPr>
            <w:tcW w:w="220" w:type="dxa"/>
            <w:vAlign w:val="bottom"/>
          </w:tcPr>
          <w:p w:rsidR="00A33515" w:rsidDel="002260E7" w:rsidRDefault="00A33515">
            <w:pPr>
              <w:rPr>
                <w:del w:id="11823" w:author="Admin" w:date="2019-02-19T02:10:00Z"/>
                <w:sz w:val="24"/>
                <w:szCs w:val="24"/>
              </w:rPr>
            </w:pPr>
          </w:p>
        </w:tc>
        <w:tc>
          <w:tcPr>
            <w:tcW w:w="1920" w:type="dxa"/>
            <w:gridSpan w:val="2"/>
            <w:vAlign w:val="bottom"/>
          </w:tcPr>
          <w:p w:rsidR="00A33515" w:rsidDel="002260E7" w:rsidRDefault="001A4D22">
            <w:pPr>
              <w:spacing w:line="279" w:lineRule="exact"/>
              <w:ind w:left="60"/>
              <w:rPr>
                <w:del w:id="11824" w:author="Admin" w:date="2019-02-19T02:10:00Z"/>
                <w:sz w:val="20"/>
                <w:szCs w:val="20"/>
              </w:rPr>
            </w:pPr>
            <w:del w:id="11825"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Верно ли,</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i/>
                  <w:iCs/>
                  <w:sz w:val="27"/>
                  <w:szCs w:val="27"/>
                  <w:vertAlign w:val="superscript"/>
                </w:rPr>
                <w:delText>x</w:delText>
              </w:r>
            </w:del>
          </w:p>
        </w:tc>
        <w:tc>
          <w:tcPr>
            <w:tcW w:w="100" w:type="dxa"/>
            <w:vAlign w:val="bottom"/>
          </w:tcPr>
          <w:p w:rsidR="00A33515" w:rsidDel="002260E7" w:rsidRDefault="00A33515">
            <w:pPr>
              <w:rPr>
                <w:del w:id="11826" w:author="Admin" w:date="2019-02-19T02:10:00Z"/>
                <w:sz w:val="24"/>
                <w:szCs w:val="24"/>
              </w:rPr>
            </w:pPr>
          </w:p>
        </w:tc>
        <w:tc>
          <w:tcPr>
            <w:tcW w:w="600" w:type="dxa"/>
            <w:gridSpan w:val="3"/>
            <w:vAlign w:val="bottom"/>
          </w:tcPr>
          <w:p w:rsidR="00A33515" w:rsidDel="002260E7" w:rsidRDefault="001A4D22">
            <w:pPr>
              <w:spacing w:line="279" w:lineRule="exact"/>
              <w:ind w:left="20"/>
              <w:rPr>
                <w:del w:id="11827" w:author="Admin" w:date="2019-02-19T02:10:00Z"/>
                <w:sz w:val="20"/>
                <w:szCs w:val="20"/>
              </w:rPr>
            </w:pPr>
            <w:del w:id="11828"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i/>
                  <w:iCs/>
                  <w:sz w:val="27"/>
                  <w:szCs w:val="27"/>
                  <w:vertAlign w:val="superscript"/>
                </w:rPr>
                <w:delText>y</w:delText>
              </w:r>
            </w:del>
          </w:p>
        </w:tc>
        <w:tc>
          <w:tcPr>
            <w:tcW w:w="80" w:type="dxa"/>
            <w:vAlign w:val="bottom"/>
          </w:tcPr>
          <w:p w:rsidR="00A33515" w:rsidDel="002260E7" w:rsidRDefault="00A33515">
            <w:pPr>
              <w:rPr>
                <w:del w:id="11829" w:author="Admin" w:date="2019-02-19T02:10:00Z"/>
                <w:sz w:val="24"/>
                <w:szCs w:val="24"/>
              </w:rPr>
            </w:pPr>
          </w:p>
        </w:tc>
        <w:tc>
          <w:tcPr>
            <w:tcW w:w="3640" w:type="dxa"/>
            <w:gridSpan w:val="3"/>
            <w:vAlign w:val="bottom"/>
          </w:tcPr>
          <w:p w:rsidR="00A33515" w:rsidDel="002260E7" w:rsidRDefault="001A4D22">
            <w:pPr>
              <w:jc w:val="right"/>
              <w:rPr>
                <w:del w:id="11830" w:author="Admin" w:date="2019-02-19T02:10:00Z"/>
                <w:sz w:val="20"/>
                <w:szCs w:val="20"/>
              </w:rPr>
            </w:pPr>
            <w:del w:id="11831" w:author="Admin" w:date="2019-02-19T02:10:00Z">
              <w:r w:rsidDel="002260E7">
                <w:rPr>
                  <w:rFonts w:ascii="Arial" w:eastAsia="Arial" w:hAnsi="Arial" w:cs="Arial"/>
                  <w:sz w:val="20"/>
                  <w:szCs w:val="20"/>
                </w:rPr>
                <w:delText xml:space="preserve">1 тогда и только тогда, когда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0"/>
                  <w:szCs w:val="20"/>
                </w:rPr>
                <w:delText>, где</w:delText>
              </w:r>
            </w:del>
          </w:p>
        </w:tc>
        <w:tc>
          <w:tcPr>
            <w:tcW w:w="0" w:type="dxa"/>
            <w:vAlign w:val="bottom"/>
          </w:tcPr>
          <w:p w:rsidR="00A33515" w:rsidDel="002260E7" w:rsidRDefault="00A33515">
            <w:pPr>
              <w:rPr>
                <w:del w:id="11832" w:author="Admin" w:date="2019-02-19T02:10:00Z"/>
                <w:sz w:val="1"/>
                <w:szCs w:val="1"/>
              </w:rPr>
            </w:pPr>
          </w:p>
        </w:tc>
      </w:tr>
      <w:tr w:rsidR="00A33515" w:rsidDel="002260E7">
        <w:trPr>
          <w:trHeight w:val="325"/>
          <w:del w:id="11833" w:author="Admin" w:date="2019-02-19T02:10:00Z"/>
        </w:trPr>
        <w:tc>
          <w:tcPr>
            <w:tcW w:w="220" w:type="dxa"/>
            <w:vAlign w:val="bottom"/>
          </w:tcPr>
          <w:p w:rsidR="00A33515" w:rsidDel="002260E7" w:rsidRDefault="00A33515">
            <w:pPr>
              <w:rPr>
                <w:del w:id="11834" w:author="Admin" w:date="2019-02-19T02:10:00Z"/>
                <w:sz w:val="24"/>
                <w:szCs w:val="24"/>
              </w:rPr>
            </w:pPr>
          </w:p>
        </w:tc>
        <w:tc>
          <w:tcPr>
            <w:tcW w:w="4220" w:type="dxa"/>
            <w:gridSpan w:val="9"/>
            <w:vAlign w:val="bottom"/>
          </w:tcPr>
          <w:p w:rsidR="00A33515" w:rsidDel="002260E7" w:rsidRDefault="001A4D22">
            <w:pPr>
              <w:ind w:left="500"/>
              <w:rPr>
                <w:del w:id="11835" w:author="Admin" w:date="2019-02-19T02:10:00Z"/>
                <w:sz w:val="20"/>
                <w:szCs w:val="20"/>
              </w:rPr>
            </w:pPr>
            <w:del w:id="11836" w:author="Admin" w:date="2019-02-19T02:10:00Z">
              <w:r w:rsidDel="002260E7">
                <w:rPr>
                  <w:rFonts w:ascii="Arial" w:eastAsia="Arial" w:hAnsi="Arial" w:cs="Arial"/>
                  <w:i/>
                  <w:iCs/>
                  <w:sz w:val="20"/>
                  <w:szCs w:val="20"/>
                </w:rPr>
                <w:delText xml:space="preserve">x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y </w:delText>
              </w:r>
              <w:r w:rsidDel="002260E7">
                <w:rPr>
                  <w:rFonts w:ascii="Arial" w:eastAsia="Arial" w:hAnsi="Arial" w:cs="Arial"/>
                  <w:sz w:val="20"/>
                  <w:szCs w:val="20"/>
                </w:rPr>
                <w:delText>гипернатуральные,</w:delText>
              </w:r>
              <w:r w:rsidDel="002260E7">
                <w:rPr>
                  <w:rFonts w:ascii="Arial" w:eastAsia="Arial" w:hAnsi="Arial" w:cs="Arial"/>
                  <w:i/>
                  <w:iCs/>
                  <w:sz w:val="20"/>
                  <w:szCs w:val="20"/>
                </w:rPr>
                <w:delText xml:space="preserve"> n </w:delText>
              </w:r>
              <w:r w:rsidDel="002260E7">
                <w:rPr>
                  <w:rFonts w:eastAsia="Times New Roman"/>
                  <w:i/>
                  <w:iCs/>
                  <w:sz w:val="20"/>
                  <w:szCs w:val="20"/>
                </w:rPr>
                <w:delText>2</w:delText>
              </w:r>
              <w:r w:rsidDel="002260E7">
                <w:rPr>
                  <w:rFonts w:ascii="Arial" w:eastAsia="Arial" w:hAnsi="Arial" w:cs="Arial"/>
                  <w:i/>
                  <w:iCs/>
                  <w:sz w:val="20"/>
                  <w:szCs w:val="20"/>
                </w:rPr>
                <w:delText xml:space="preserve"> </w:delText>
              </w:r>
              <w:r w:rsidDel="002260E7">
                <w:rPr>
                  <w:rFonts w:eastAsia="Times New Roman"/>
                  <w:sz w:val="20"/>
                  <w:szCs w:val="20"/>
                </w:rPr>
                <w:delText>N</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w:delText>
              </w:r>
            </w:del>
          </w:p>
        </w:tc>
        <w:tc>
          <w:tcPr>
            <w:tcW w:w="2120" w:type="dxa"/>
            <w:vAlign w:val="bottom"/>
          </w:tcPr>
          <w:p w:rsidR="00A33515" w:rsidDel="002260E7" w:rsidRDefault="00A33515">
            <w:pPr>
              <w:rPr>
                <w:del w:id="11837" w:author="Admin" w:date="2019-02-19T02:10:00Z"/>
                <w:sz w:val="24"/>
                <w:szCs w:val="24"/>
              </w:rPr>
            </w:pPr>
          </w:p>
        </w:tc>
        <w:tc>
          <w:tcPr>
            <w:tcW w:w="0" w:type="dxa"/>
            <w:vAlign w:val="bottom"/>
          </w:tcPr>
          <w:p w:rsidR="00A33515" w:rsidDel="002260E7" w:rsidRDefault="00A33515">
            <w:pPr>
              <w:rPr>
                <w:del w:id="11838" w:author="Admin" w:date="2019-02-19T02:10:00Z"/>
                <w:sz w:val="1"/>
                <w:szCs w:val="1"/>
              </w:rPr>
            </w:pPr>
          </w:p>
        </w:tc>
      </w:tr>
      <w:tr w:rsidR="00A33515" w:rsidDel="002260E7">
        <w:trPr>
          <w:trHeight w:val="278"/>
          <w:del w:id="11839" w:author="Admin" w:date="2019-02-19T02:10:00Z"/>
        </w:trPr>
        <w:tc>
          <w:tcPr>
            <w:tcW w:w="220" w:type="dxa"/>
            <w:vAlign w:val="bottom"/>
          </w:tcPr>
          <w:p w:rsidR="00A33515" w:rsidDel="002260E7" w:rsidRDefault="00A33515">
            <w:pPr>
              <w:rPr>
                <w:del w:id="11840" w:author="Admin" w:date="2019-02-19T02:10:00Z"/>
                <w:sz w:val="24"/>
                <w:szCs w:val="24"/>
              </w:rPr>
            </w:pPr>
          </w:p>
        </w:tc>
        <w:tc>
          <w:tcPr>
            <w:tcW w:w="3200" w:type="dxa"/>
            <w:gridSpan w:val="8"/>
            <w:vAlign w:val="bottom"/>
          </w:tcPr>
          <w:p w:rsidR="00A33515" w:rsidDel="002260E7" w:rsidRDefault="001A4D22">
            <w:pPr>
              <w:spacing w:line="279" w:lineRule="exact"/>
              <w:ind w:left="60"/>
              <w:rPr>
                <w:del w:id="11841" w:author="Admin" w:date="2019-02-19T02:10:00Z"/>
                <w:sz w:val="20"/>
                <w:szCs w:val="20"/>
              </w:rPr>
            </w:pPr>
            <w:del w:id="11842"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уравнение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3</w:delText>
              </w:r>
              <w:r w:rsidDel="002260E7">
                <w:rPr>
                  <w:rFonts w:ascii="Arial" w:eastAsia="Arial" w:hAnsi="Arial" w:cs="Arial"/>
                  <w:i/>
                  <w:iCs/>
                  <w:sz w:val="27"/>
                  <w:szCs w:val="27"/>
                  <w:vertAlign w:val="superscript"/>
                </w:rPr>
                <w:delText>x</w:delText>
              </w:r>
            </w:del>
          </w:p>
        </w:tc>
        <w:tc>
          <w:tcPr>
            <w:tcW w:w="1020" w:type="dxa"/>
            <w:vAlign w:val="bottom"/>
          </w:tcPr>
          <w:p w:rsidR="00A33515" w:rsidDel="002260E7" w:rsidRDefault="001A4D22">
            <w:pPr>
              <w:spacing w:line="279" w:lineRule="exact"/>
              <w:ind w:left="140"/>
              <w:rPr>
                <w:del w:id="11843" w:author="Admin" w:date="2019-02-19T02:10:00Z"/>
                <w:sz w:val="20"/>
                <w:szCs w:val="20"/>
              </w:rPr>
            </w:pPr>
            <w:del w:id="11844"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5</w:delText>
              </w:r>
              <w:r w:rsidDel="002260E7">
                <w:rPr>
                  <w:rFonts w:ascii="Arial" w:eastAsia="Arial" w:hAnsi="Arial" w:cs="Arial"/>
                  <w:i/>
                  <w:iCs/>
                  <w:sz w:val="27"/>
                  <w:szCs w:val="27"/>
                  <w:vertAlign w:val="superscript"/>
                </w:rPr>
                <w:delText>y</w:delText>
              </w:r>
            </w:del>
          </w:p>
        </w:tc>
        <w:tc>
          <w:tcPr>
            <w:tcW w:w="2120" w:type="dxa"/>
            <w:vAlign w:val="bottom"/>
          </w:tcPr>
          <w:p w:rsidR="00A33515" w:rsidDel="002260E7" w:rsidRDefault="001A4D22">
            <w:pPr>
              <w:jc w:val="right"/>
              <w:rPr>
                <w:del w:id="11845" w:author="Admin" w:date="2019-02-19T02:10:00Z"/>
                <w:sz w:val="20"/>
                <w:szCs w:val="20"/>
              </w:rPr>
            </w:pPr>
            <w:del w:id="11846" w:author="Admin" w:date="2019-02-19T02:10:00Z">
              <w:r w:rsidDel="002260E7">
                <w:rPr>
                  <w:rFonts w:ascii="Arial" w:eastAsia="Arial" w:hAnsi="Arial" w:cs="Arial"/>
                  <w:sz w:val="20"/>
                  <w:szCs w:val="20"/>
                </w:rPr>
                <w:delText>1 неразрешимо в ги-</w:delText>
              </w:r>
            </w:del>
          </w:p>
        </w:tc>
        <w:tc>
          <w:tcPr>
            <w:tcW w:w="0" w:type="dxa"/>
            <w:vAlign w:val="bottom"/>
          </w:tcPr>
          <w:p w:rsidR="00A33515" w:rsidDel="002260E7" w:rsidRDefault="00A33515">
            <w:pPr>
              <w:rPr>
                <w:del w:id="11847" w:author="Admin" w:date="2019-02-19T02:10:00Z"/>
                <w:sz w:val="1"/>
                <w:szCs w:val="1"/>
              </w:rPr>
            </w:pPr>
          </w:p>
        </w:tc>
      </w:tr>
      <w:tr w:rsidR="00A33515" w:rsidDel="002260E7">
        <w:trPr>
          <w:trHeight w:val="253"/>
          <w:del w:id="11848" w:author="Admin" w:date="2019-02-19T02:10:00Z"/>
        </w:trPr>
        <w:tc>
          <w:tcPr>
            <w:tcW w:w="220" w:type="dxa"/>
            <w:vAlign w:val="bottom"/>
          </w:tcPr>
          <w:p w:rsidR="00A33515" w:rsidDel="002260E7" w:rsidRDefault="00A33515">
            <w:pPr>
              <w:rPr>
                <w:del w:id="11849" w:author="Admin" w:date="2019-02-19T02:10:00Z"/>
              </w:rPr>
            </w:pPr>
          </w:p>
        </w:tc>
        <w:tc>
          <w:tcPr>
            <w:tcW w:w="6340" w:type="dxa"/>
            <w:gridSpan w:val="10"/>
            <w:vAlign w:val="bottom"/>
          </w:tcPr>
          <w:p w:rsidR="00A33515" w:rsidDel="002260E7" w:rsidRDefault="001A4D22">
            <w:pPr>
              <w:jc w:val="right"/>
              <w:rPr>
                <w:del w:id="11850" w:author="Admin" w:date="2019-02-19T02:10:00Z"/>
                <w:sz w:val="20"/>
                <w:szCs w:val="20"/>
              </w:rPr>
            </w:pPr>
            <w:del w:id="11851" w:author="Admin" w:date="2019-02-19T02:10:00Z">
              <w:r w:rsidDel="002260E7">
                <w:rPr>
                  <w:rFonts w:ascii="Arial" w:eastAsia="Arial" w:hAnsi="Arial" w:cs="Arial"/>
                  <w:sz w:val="20"/>
                  <w:szCs w:val="20"/>
                </w:rPr>
                <w:delText>пернатуральных числах. Аналогично покажите, что уравнение</w:delText>
              </w:r>
            </w:del>
          </w:p>
        </w:tc>
        <w:tc>
          <w:tcPr>
            <w:tcW w:w="0" w:type="dxa"/>
            <w:vAlign w:val="bottom"/>
          </w:tcPr>
          <w:p w:rsidR="00A33515" w:rsidDel="002260E7" w:rsidRDefault="00A33515">
            <w:pPr>
              <w:rPr>
                <w:del w:id="11852" w:author="Admin" w:date="2019-02-19T02:10:00Z"/>
                <w:sz w:val="1"/>
                <w:szCs w:val="1"/>
              </w:rPr>
            </w:pPr>
          </w:p>
        </w:tc>
      </w:tr>
      <w:tr w:rsidR="00A33515" w:rsidDel="002260E7">
        <w:trPr>
          <w:trHeight w:val="338"/>
          <w:del w:id="11853" w:author="Admin" w:date="2019-02-19T02:10:00Z"/>
        </w:trPr>
        <w:tc>
          <w:tcPr>
            <w:tcW w:w="220" w:type="dxa"/>
            <w:vAlign w:val="bottom"/>
          </w:tcPr>
          <w:p w:rsidR="00A33515" w:rsidDel="002260E7" w:rsidRDefault="00A33515">
            <w:pPr>
              <w:rPr>
                <w:del w:id="11854" w:author="Admin" w:date="2019-02-19T02:10:00Z"/>
                <w:sz w:val="24"/>
                <w:szCs w:val="24"/>
              </w:rPr>
            </w:pPr>
          </w:p>
        </w:tc>
        <w:tc>
          <w:tcPr>
            <w:tcW w:w="1780" w:type="dxa"/>
            <w:vAlign w:val="bottom"/>
          </w:tcPr>
          <w:p w:rsidR="00A33515" w:rsidDel="002260E7" w:rsidRDefault="001A4D22">
            <w:pPr>
              <w:ind w:left="500"/>
              <w:rPr>
                <w:del w:id="11855" w:author="Admin" w:date="2019-02-19T02:10:00Z"/>
                <w:sz w:val="20"/>
                <w:szCs w:val="20"/>
              </w:rPr>
            </w:pPr>
            <w:del w:id="11856" w:author="Admin" w:date="2019-02-19T02:10:00Z">
              <w:r w:rsidDel="002260E7">
                <w:rPr>
                  <w:rFonts w:ascii="Arial" w:eastAsia="Arial" w:hAnsi="Arial" w:cs="Arial"/>
                  <w:sz w:val="20"/>
                  <w:szCs w:val="20"/>
                </w:rPr>
                <w:delText>3</w:delText>
              </w:r>
              <w:r w:rsidDel="002260E7">
                <w:rPr>
                  <w:rFonts w:ascii="Arial" w:eastAsia="Arial" w:hAnsi="Arial" w:cs="Arial"/>
                  <w:i/>
                  <w:iCs/>
                  <w:sz w:val="27"/>
                  <w:szCs w:val="27"/>
                  <w:vertAlign w:val="superscript"/>
                </w:rPr>
                <w:delText>x</w:delText>
              </w:r>
              <w:r w:rsidDel="002260E7">
                <w:rPr>
                  <w:rFonts w:ascii="Arial" w:eastAsia="Arial" w:hAnsi="Arial" w:cs="Arial"/>
                  <w:sz w:val="20"/>
                  <w:szCs w:val="20"/>
                </w:rPr>
                <w:delText xml:space="preserve">    1 </w:delText>
              </w:r>
              <w:r w:rsidDel="002260E7">
                <w:rPr>
                  <w:rFonts w:eastAsia="Times New Roman"/>
                  <w:sz w:val="20"/>
                  <w:szCs w:val="20"/>
                </w:rPr>
                <w:delText>=</w:delText>
              </w:r>
              <w:r w:rsidDel="002260E7">
                <w:rPr>
                  <w:rFonts w:ascii="Arial" w:eastAsia="Arial" w:hAnsi="Arial" w:cs="Arial"/>
                  <w:sz w:val="20"/>
                  <w:szCs w:val="20"/>
                </w:rPr>
                <w:delText xml:space="preserve"> 11</w:delText>
              </w:r>
              <w:r w:rsidDel="002260E7">
                <w:rPr>
                  <w:rFonts w:ascii="Arial" w:eastAsia="Arial" w:hAnsi="Arial" w:cs="Arial"/>
                  <w:i/>
                  <w:iCs/>
                  <w:sz w:val="27"/>
                  <w:szCs w:val="27"/>
                  <w:vertAlign w:val="superscript"/>
                </w:rPr>
                <w:delText>y</w:delText>
              </w:r>
            </w:del>
          </w:p>
        </w:tc>
        <w:tc>
          <w:tcPr>
            <w:tcW w:w="4560" w:type="dxa"/>
            <w:gridSpan w:val="9"/>
            <w:vAlign w:val="bottom"/>
          </w:tcPr>
          <w:p w:rsidR="00A33515" w:rsidDel="002260E7" w:rsidRDefault="001A4D22">
            <w:pPr>
              <w:ind w:right="660"/>
              <w:jc w:val="right"/>
              <w:rPr>
                <w:del w:id="11857" w:author="Admin" w:date="2019-02-19T02:10:00Z"/>
                <w:sz w:val="20"/>
                <w:szCs w:val="20"/>
              </w:rPr>
            </w:pPr>
            <w:del w:id="11858" w:author="Admin" w:date="2019-02-19T02:10:00Z">
              <w:r w:rsidDel="002260E7">
                <w:rPr>
                  <w:rFonts w:ascii="Arial" w:eastAsia="Arial" w:hAnsi="Arial" w:cs="Arial"/>
                  <w:sz w:val="20"/>
                  <w:szCs w:val="20"/>
                </w:rPr>
                <w:delText>1 не имеет гипернатуральных решений.</w:delText>
              </w:r>
            </w:del>
          </w:p>
        </w:tc>
        <w:tc>
          <w:tcPr>
            <w:tcW w:w="0" w:type="dxa"/>
            <w:vAlign w:val="bottom"/>
          </w:tcPr>
          <w:p w:rsidR="00A33515" w:rsidDel="002260E7" w:rsidRDefault="00A33515">
            <w:pPr>
              <w:rPr>
                <w:del w:id="11859" w:author="Admin" w:date="2019-02-19T02:10:00Z"/>
                <w:sz w:val="1"/>
                <w:szCs w:val="1"/>
              </w:rPr>
            </w:pPr>
          </w:p>
        </w:tc>
      </w:tr>
      <w:tr w:rsidR="00A33515" w:rsidDel="002260E7">
        <w:trPr>
          <w:trHeight w:val="142"/>
          <w:del w:id="11860" w:author="Admin" w:date="2019-02-19T02:10:00Z"/>
        </w:trPr>
        <w:tc>
          <w:tcPr>
            <w:tcW w:w="220" w:type="dxa"/>
            <w:vAlign w:val="bottom"/>
          </w:tcPr>
          <w:p w:rsidR="00A33515" w:rsidDel="002260E7" w:rsidRDefault="001A4D22">
            <w:pPr>
              <w:spacing w:line="142" w:lineRule="exact"/>
              <w:jc w:val="right"/>
              <w:rPr>
                <w:del w:id="11861" w:author="Admin" w:date="2019-02-19T02:10:00Z"/>
                <w:sz w:val="20"/>
                <w:szCs w:val="20"/>
              </w:rPr>
            </w:pPr>
            <w:del w:id="11862" w:author="Admin" w:date="2019-02-19T02:10:00Z">
              <w:r w:rsidDel="002260E7">
                <w:rPr>
                  <w:rFonts w:ascii="Arial" w:eastAsia="Arial" w:hAnsi="Arial" w:cs="Arial"/>
                  <w:b/>
                  <w:bCs/>
                  <w:sz w:val="15"/>
                  <w:szCs w:val="15"/>
                </w:rPr>
                <w:delText>4.</w:delText>
              </w:r>
            </w:del>
          </w:p>
        </w:tc>
        <w:tc>
          <w:tcPr>
            <w:tcW w:w="1920" w:type="dxa"/>
            <w:gridSpan w:val="2"/>
            <w:vAlign w:val="bottom"/>
          </w:tcPr>
          <w:p w:rsidR="00A33515" w:rsidDel="002260E7" w:rsidRDefault="001A4D22">
            <w:pPr>
              <w:spacing w:line="142" w:lineRule="exact"/>
              <w:ind w:left="60"/>
              <w:rPr>
                <w:del w:id="11863" w:author="Admin" w:date="2019-02-19T02:10:00Z"/>
                <w:sz w:val="20"/>
                <w:szCs w:val="20"/>
              </w:rPr>
            </w:pPr>
            <w:del w:id="11864" w:author="Admin" w:date="2019-02-19T02:10:00Z">
              <w:r w:rsidDel="002260E7">
                <w:rPr>
                  <w:rFonts w:ascii="Arial" w:eastAsia="Arial" w:hAnsi="Arial" w:cs="Arial"/>
                  <w:sz w:val="13"/>
                  <w:szCs w:val="13"/>
                </w:rPr>
                <w:delText xml:space="preserve">Пусть </w:delText>
              </w:r>
              <w:r w:rsidDel="002260E7">
                <w:rPr>
                  <w:rFonts w:ascii="Arial" w:eastAsia="Arial" w:hAnsi="Arial" w:cs="Arial"/>
                  <w:i/>
                  <w:iCs/>
                  <w:sz w:val="13"/>
                  <w:szCs w:val="13"/>
                </w:rPr>
                <w:delText>l</w:delText>
              </w:r>
              <w:r w:rsidDel="002260E7">
                <w:rPr>
                  <w:rFonts w:eastAsia="Times New Roman"/>
                  <w:i/>
                  <w:iCs/>
                  <w:sz w:val="16"/>
                  <w:szCs w:val="16"/>
                  <w:vertAlign w:val="superscript"/>
                </w:rPr>
                <w:delText>1</w:delText>
              </w:r>
              <w:r w:rsidDel="002260E7">
                <w:rPr>
                  <w:rFonts w:ascii="Arial" w:eastAsia="Arial" w:hAnsi="Arial" w:cs="Arial"/>
                  <w:sz w:val="13"/>
                  <w:szCs w:val="13"/>
                </w:rPr>
                <w:delText xml:space="preserve"> </w:delText>
              </w:r>
              <w:r w:rsidDel="002260E7">
                <w:rPr>
                  <w:rFonts w:eastAsia="Times New Roman"/>
                  <w:sz w:val="13"/>
                  <w:szCs w:val="13"/>
                </w:rPr>
                <w:delText>=</w:delText>
              </w:r>
              <w:r w:rsidDel="002260E7">
                <w:rPr>
                  <w:rFonts w:ascii="Arial" w:eastAsia="Arial" w:hAnsi="Arial" w:cs="Arial"/>
                  <w:sz w:val="13"/>
                  <w:szCs w:val="13"/>
                </w:rPr>
                <w:delText xml:space="preserve"> НОК </w:delText>
              </w:r>
              <w:r w:rsidDel="002260E7">
                <w:rPr>
                  <w:rFonts w:eastAsia="Times New Roman"/>
                  <w:sz w:val="13"/>
                  <w:szCs w:val="13"/>
                </w:rPr>
                <w:delText>(</w:delText>
              </w:r>
              <w:r w:rsidDel="002260E7">
                <w:rPr>
                  <w:rFonts w:ascii="Arial" w:eastAsia="Arial" w:hAnsi="Arial" w:cs="Arial"/>
                  <w:sz w:val="13"/>
                  <w:szCs w:val="13"/>
                </w:rPr>
                <w:delText xml:space="preserve"> </w:delText>
              </w:r>
              <w:r w:rsidDel="002260E7">
                <w:rPr>
                  <w:rFonts w:ascii="Arial" w:eastAsia="Arial" w:hAnsi="Arial" w:cs="Arial"/>
                  <w:i/>
                  <w:iCs/>
                  <w:sz w:val="13"/>
                  <w:szCs w:val="13"/>
                </w:rPr>
                <w:delText>l</w:delText>
              </w:r>
              <w:r w:rsidDel="002260E7">
                <w:rPr>
                  <w:rFonts w:ascii="Arial" w:eastAsia="Arial" w:hAnsi="Arial" w:cs="Arial"/>
                  <w:i/>
                  <w:iCs/>
                  <w:sz w:val="16"/>
                  <w:szCs w:val="16"/>
                  <w:vertAlign w:val="superscript"/>
                </w:rPr>
                <w:delText>n</w:delText>
              </w:r>
            </w:del>
          </w:p>
        </w:tc>
        <w:tc>
          <w:tcPr>
            <w:tcW w:w="100" w:type="dxa"/>
            <w:vMerge w:val="restart"/>
            <w:vAlign w:val="bottom"/>
          </w:tcPr>
          <w:p w:rsidR="00A33515" w:rsidDel="002260E7" w:rsidRDefault="001A4D22">
            <w:pPr>
              <w:ind w:left="20"/>
              <w:rPr>
                <w:del w:id="11865" w:author="Admin" w:date="2019-02-19T02:10:00Z"/>
                <w:sz w:val="20"/>
                <w:szCs w:val="20"/>
              </w:rPr>
            </w:pPr>
            <w:del w:id="11866" w:author="Admin" w:date="2019-02-19T02:10:00Z">
              <w:r w:rsidDel="002260E7">
                <w:rPr>
                  <w:rFonts w:eastAsia="Times New Roman"/>
                  <w:i/>
                  <w:iCs/>
                  <w:sz w:val="20"/>
                  <w:szCs w:val="20"/>
                </w:rPr>
                <w:delText>j</w:delText>
              </w:r>
            </w:del>
          </w:p>
        </w:tc>
        <w:tc>
          <w:tcPr>
            <w:tcW w:w="140" w:type="dxa"/>
            <w:vAlign w:val="bottom"/>
          </w:tcPr>
          <w:p w:rsidR="00A33515" w:rsidDel="002260E7" w:rsidRDefault="001A4D22">
            <w:pPr>
              <w:spacing w:line="142" w:lineRule="exact"/>
              <w:rPr>
                <w:del w:id="11867" w:author="Admin" w:date="2019-02-19T02:10:00Z"/>
                <w:sz w:val="20"/>
                <w:szCs w:val="20"/>
              </w:rPr>
            </w:pPr>
            <w:del w:id="11868" w:author="Admin" w:date="2019-02-19T02:10:00Z">
              <w:r w:rsidDel="002260E7">
                <w:rPr>
                  <w:rFonts w:ascii="Arial" w:eastAsia="Arial" w:hAnsi="Arial" w:cs="Arial"/>
                  <w:i/>
                  <w:iCs/>
                  <w:sz w:val="15"/>
                  <w:szCs w:val="15"/>
                </w:rPr>
                <w:delText>n</w:delText>
              </w:r>
            </w:del>
          </w:p>
        </w:tc>
        <w:tc>
          <w:tcPr>
            <w:tcW w:w="200" w:type="dxa"/>
            <w:vMerge w:val="restart"/>
            <w:vAlign w:val="bottom"/>
          </w:tcPr>
          <w:p w:rsidR="00A33515" w:rsidDel="002260E7" w:rsidRDefault="001A4D22">
            <w:pPr>
              <w:jc w:val="right"/>
              <w:rPr>
                <w:del w:id="11869" w:author="Admin" w:date="2019-02-19T02:10:00Z"/>
                <w:sz w:val="20"/>
                <w:szCs w:val="20"/>
              </w:rPr>
            </w:pPr>
            <w:del w:id="11870" w:author="Admin" w:date="2019-02-19T02:10:00Z">
              <w:r w:rsidDel="002260E7">
                <w:rPr>
                  <w:rFonts w:eastAsia="Times New Roman"/>
                  <w:i/>
                  <w:iCs/>
                  <w:sz w:val="20"/>
                  <w:szCs w:val="20"/>
                </w:rPr>
                <w:delText>2</w:delText>
              </w:r>
            </w:del>
          </w:p>
        </w:tc>
        <w:tc>
          <w:tcPr>
            <w:tcW w:w="260" w:type="dxa"/>
            <w:vMerge w:val="restart"/>
            <w:vAlign w:val="bottom"/>
          </w:tcPr>
          <w:p w:rsidR="00A33515" w:rsidDel="002260E7" w:rsidRDefault="001A4D22">
            <w:pPr>
              <w:ind w:left="20"/>
              <w:rPr>
                <w:del w:id="11871" w:author="Admin" w:date="2019-02-19T02:10:00Z"/>
                <w:sz w:val="20"/>
                <w:szCs w:val="20"/>
              </w:rPr>
            </w:pPr>
            <w:del w:id="11872" w:author="Admin" w:date="2019-02-19T02:10:00Z">
              <w:r w:rsidDel="002260E7">
                <w:rPr>
                  <w:rFonts w:eastAsia="Times New Roman"/>
                  <w:w w:val="89"/>
                  <w:sz w:val="20"/>
                  <w:szCs w:val="20"/>
                </w:rPr>
                <w:delText>N</w:delText>
              </w:r>
              <w:r w:rsidDel="002260E7">
                <w:rPr>
                  <w:rFonts w:eastAsia="Times New Roman"/>
                  <w:i/>
                  <w:iCs/>
                  <w:w w:val="89"/>
                  <w:sz w:val="20"/>
                  <w:szCs w:val="20"/>
                </w:rPr>
                <w:delText>g</w:delText>
              </w:r>
            </w:del>
          </w:p>
        </w:tc>
        <w:tc>
          <w:tcPr>
            <w:tcW w:w="3720" w:type="dxa"/>
            <w:gridSpan w:val="4"/>
            <w:vAlign w:val="bottom"/>
          </w:tcPr>
          <w:p w:rsidR="00A33515" w:rsidDel="002260E7" w:rsidRDefault="001A4D22">
            <w:pPr>
              <w:spacing w:line="142" w:lineRule="exact"/>
              <w:jc w:val="right"/>
              <w:rPr>
                <w:del w:id="11873" w:author="Admin" w:date="2019-02-19T02:10:00Z"/>
                <w:sz w:val="20"/>
                <w:szCs w:val="20"/>
              </w:rPr>
            </w:pPr>
            <w:del w:id="11874" w:author="Admin" w:date="2019-02-19T02:10:00Z">
              <w:r w:rsidDel="002260E7">
                <w:rPr>
                  <w:rFonts w:eastAsia="Times New Roman"/>
                  <w:sz w:val="13"/>
                  <w:szCs w:val="13"/>
                </w:rPr>
                <w:delText>)</w:delText>
              </w:r>
              <w:r w:rsidDel="002260E7">
                <w:rPr>
                  <w:rFonts w:ascii="Arial" w:eastAsia="Arial" w:hAnsi="Arial" w:cs="Arial"/>
                  <w:sz w:val="13"/>
                  <w:szCs w:val="13"/>
                </w:rPr>
                <w:delText>.</w:delText>
              </w:r>
              <w:r w:rsidDel="002260E7">
                <w:rPr>
                  <w:rFonts w:eastAsia="Times New Roman"/>
                  <w:sz w:val="13"/>
                  <w:szCs w:val="13"/>
                </w:rPr>
                <w:delText xml:space="preserve"> </w:delText>
              </w:r>
              <w:r w:rsidDel="002260E7">
                <w:rPr>
                  <w:rFonts w:ascii="Arial" w:eastAsia="Arial" w:hAnsi="Arial" w:cs="Arial"/>
                  <w:sz w:val="13"/>
                  <w:szCs w:val="13"/>
                </w:rPr>
                <w:delText>Попробуйте найти</w:delText>
              </w:r>
              <w:r w:rsidDel="002260E7">
                <w:rPr>
                  <w:rFonts w:eastAsia="Times New Roman"/>
                  <w:sz w:val="13"/>
                  <w:szCs w:val="13"/>
                </w:rPr>
                <w:delText xml:space="preserve"> </w:delText>
              </w:r>
              <w:r w:rsidDel="002260E7">
                <w:rPr>
                  <w:rFonts w:ascii="Arial" w:eastAsia="Arial" w:hAnsi="Arial" w:cs="Arial"/>
                  <w:i/>
                  <w:iCs/>
                  <w:sz w:val="13"/>
                  <w:szCs w:val="13"/>
                </w:rPr>
                <w:delText>p</w:delText>
              </w:r>
              <w:r w:rsidDel="002260E7">
                <w:rPr>
                  <w:rFonts w:ascii="Arial" w:eastAsia="Arial" w:hAnsi="Arial" w:cs="Arial"/>
                  <w:i/>
                  <w:iCs/>
                  <w:sz w:val="16"/>
                  <w:szCs w:val="16"/>
                  <w:vertAlign w:val="superscript"/>
                </w:rPr>
                <w:delText>l</w:delText>
              </w:r>
              <w:r w:rsidDel="002260E7">
                <w:rPr>
                  <w:rFonts w:eastAsia="Times New Roman"/>
                  <w:i/>
                  <w:iCs/>
                  <w:sz w:val="13"/>
                  <w:szCs w:val="13"/>
                  <w:vertAlign w:val="superscript"/>
                </w:rPr>
                <w:delText>1</w:delText>
              </w:r>
              <w:r w:rsidDel="002260E7">
                <w:rPr>
                  <w:rFonts w:eastAsia="Times New Roman"/>
                  <w:sz w:val="13"/>
                  <w:szCs w:val="13"/>
                </w:rPr>
                <w:delText xml:space="preserve">  </w:delText>
              </w:r>
              <w:r w:rsidDel="002260E7">
                <w:rPr>
                  <w:rFonts w:ascii="Arial" w:eastAsia="Arial" w:hAnsi="Arial" w:cs="Arial"/>
                  <w:sz w:val="13"/>
                  <w:szCs w:val="13"/>
                </w:rPr>
                <w:delText>1</w:delText>
              </w:r>
              <w:r w:rsidDel="002260E7">
                <w:rPr>
                  <w:rFonts w:eastAsia="Times New Roman"/>
                  <w:sz w:val="13"/>
                  <w:szCs w:val="13"/>
                </w:rPr>
                <w:delText xml:space="preserve"> </w:delText>
              </w:r>
              <w:r w:rsidDel="002260E7">
                <w:rPr>
                  <w:rFonts w:ascii="Arial" w:eastAsia="Arial" w:hAnsi="Arial" w:cs="Arial"/>
                  <w:sz w:val="13"/>
                  <w:szCs w:val="13"/>
                </w:rPr>
                <w:delText>для некото-</w:delText>
              </w:r>
            </w:del>
          </w:p>
        </w:tc>
        <w:tc>
          <w:tcPr>
            <w:tcW w:w="0" w:type="dxa"/>
            <w:vAlign w:val="bottom"/>
          </w:tcPr>
          <w:p w:rsidR="00A33515" w:rsidDel="002260E7" w:rsidRDefault="00A33515">
            <w:pPr>
              <w:rPr>
                <w:del w:id="11875" w:author="Admin" w:date="2019-02-19T02:10:00Z"/>
                <w:sz w:val="1"/>
                <w:szCs w:val="1"/>
              </w:rPr>
            </w:pPr>
          </w:p>
        </w:tc>
      </w:tr>
      <w:tr w:rsidR="00A33515" w:rsidDel="002260E7">
        <w:trPr>
          <w:trHeight w:val="204"/>
          <w:del w:id="11876" w:author="Admin" w:date="2019-02-19T02:10:00Z"/>
        </w:trPr>
        <w:tc>
          <w:tcPr>
            <w:tcW w:w="220" w:type="dxa"/>
            <w:vAlign w:val="bottom"/>
          </w:tcPr>
          <w:p w:rsidR="00A33515" w:rsidDel="002260E7" w:rsidRDefault="00A33515">
            <w:pPr>
              <w:rPr>
                <w:del w:id="11877" w:author="Admin" w:date="2019-02-19T02:10:00Z"/>
                <w:sz w:val="17"/>
                <w:szCs w:val="17"/>
              </w:rPr>
            </w:pPr>
          </w:p>
        </w:tc>
        <w:tc>
          <w:tcPr>
            <w:tcW w:w="1780" w:type="dxa"/>
            <w:vAlign w:val="bottom"/>
          </w:tcPr>
          <w:p w:rsidR="00A33515" w:rsidDel="002260E7" w:rsidRDefault="001A4D22">
            <w:pPr>
              <w:spacing w:line="205" w:lineRule="exact"/>
              <w:ind w:left="1660"/>
              <w:rPr>
                <w:del w:id="11878" w:author="Admin" w:date="2019-02-19T02:10:00Z"/>
                <w:sz w:val="20"/>
                <w:szCs w:val="20"/>
              </w:rPr>
            </w:pPr>
            <w:del w:id="11879" w:author="Admin" w:date="2019-02-19T02:10:00Z">
              <w:r w:rsidDel="002260E7">
                <w:rPr>
                  <w:rFonts w:eastAsia="Times New Roman"/>
                  <w:i/>
                  <w:iCs/>
                  <w:sz w:val="20"/>
                  <w:szCs w:val="20"/>
                </w:rPr>
                <w:delText>f</w:delText>
              </w:r>
            </w:del>
          </w:p>
        </w:tc>
        <w:tc>
          <w:tcPr>
            <w:tcW w:w="140" w:type="dxa"/>
            <w:vAlign w:val="bottom"/>
          </w:tcPr>
          <w:p w:rsidR="00A33515" w:rsidDel="002260E7" w:rsidRDefault="00A33515">
            <w:pPr>
              <w:rPr>
                <w:del w:id="11880" w:author="Admin" w:date="2019-02-19T02:10:00Z"/>
                <w:sz w:val="17"/>
                <w:szCs w:val="17"/>
              </w:rPr>
            </w:pPr>
          </w:p>
        </w:tc>
        <w:tc>
          <w:tcPr>
            <w:tcW w:w="100" w:type="dxa"/>
            <w:vMerge/>
            <w:vAlign w:val="bottom"/>
          </w:tcPr>
          <w:p w:rsidR="00A33515" w:rsidDel="002260E7" w:rsidRDefault="00A33515">
            <w:pPr>
              <w:rPr>
                <w:del w:id="11881" w:author="Admin" w:date="2019-02-19T02:10:00Z"/>
                <w:sz w:val="17"/>
                <w:szCs w:val="17"/>
              </w:rPr>
            </w:pPr>
          </w:p>
        </w:tc>
        <w:tc>
          <w:tcPr>
            <w:tcW w:w="140" w:type="dxa"/>
            <w:vAlign w:val="bottom"/>
          </w:tcPr>
          <w:p w:rsidR="00A33515" w:rsidDel="002260E7" w:rsidRDefault="00A33515">
            <w:pPr>
              <w:rPr>
                <w:del w:id="11882" w:author="Admin" w:date="2019-02-19T02:10:00Z"/>
                <w:sz w:val="17"/>
                <w:szCs w:val="17"/>
              </w:rPr>
            </w:pPr>
          </w:p>
        </w:tc>
        <w:tc>
          <w:tcPr>
            <w:tcW w:w="200" w:type="dxa"/>
            <w:vMerge/>
            <w:vAlign w:val="bottom"/>
          </w:tcPr>
          <w:p w:rsidR="00A33515" w:rsidDel="002260E7" w:rsidRDefault="00A33515">
            <w:pPr>
              <w:rPr>
                <w:del w:id="11883" w:author="Admin" w:date="2019-02-19T02:10:00Z"/>
                <w:sz w:val="17"/>
                <w:szCs w:val="17"/>
              </w:rPr>
            </w:pPr>
          </w:p>
        </w:tc>
        <w:tc>
          <w:tcPr>
            <w:tcW w:w="260" w:type="dxa"/>
            <w:vMerge/>
            <w:vAlign w:val="bottom"/>
          </w:tcPr>
          <w:p w:rsidR="00A33515" w:rsidDel="002260E7" w:rsidRDefault="00A33515">
            <w:pPr>
              <w:rPr>
                <w:del w:id="11884" w:author="Admin" w:date="2019-02-19T02:10:00Z"/>
                <w:sz w:val="17"/>
                <w:szCs w:val="17"/>
              </w:rPr>
            </w:pPr>
          </w:p>
        </w:tc>
        <w:tc>
          <w:tcPr>
            <w:tcW w:w="80" w:type="dxa"/>
            <w:vAlign w:val="bottom"/>
          </w:tcPr>
          <w:p w:rsidR="00A33515" w:rsidDel="002260E7" w:rsidRDefault="00A33515">
            <w:pPr>
              <w:rPr>
                <w:del w:id="11885" w:author="Admin" w:date="2019-02-19T02:10:00Z"/>
                <w:sz w:val="17"/>
                <w:szCs w:val="17"/>
              </w:rPr>
            </w:pPr>
          </w:p>
        </w:tc>
        <w:tc>
          <w:tcPr>
            <w:tcW w:w="500" w:type="dxa"/>
            <w:vAlign w:val="bottom"/>
          </w:tcPr>
          <w:p w:rsidR="00A33515" w:rsidDel="002260E7" w:rsidRDefault="00A33515">
            <w:pPr>
              <w:rPr>
                <w:del w:id="11886" w:author="Admin" w:date="2019-02-19T02:10:00Z"/>
                <w:sz w:val="17"/>
                <w:szCs w:val="17"/>
              </w:rPr>
            </w:pPr>
          </w:p>
        </w:tc>
        <w:tc>
          <w:tcPr>
            <w:tcW w:w="1020" w:type="dxa"/>
            <w:vAlign w:val="bottom"/>
          </w:tcPr>
          <w:p w:rsidR="00A33515" w:rsidDel="002260E7" w:rsidRDefault="00A33515">
            <w:pPr>
              <w:rPr>
                <w:del w:id="11887" w:author="Admin" w:date="2019-02-19T02:10:00Z"/>
                <w:sz w:val="17"/>
                <w:szCs w:val="17"/>
              </w:rPr>
            </w:pPr>
          </w:p>
        </w:tc>
        <w:tc>
          <w:tcPr>
            <w:tcW w:w="2120" w:type="dxa"/>
            <w:vAlign w:val="bottom"/>
          </w:tcPr>
          <w:p w:rsidR="00A33515" w:rsidDel="002260E7" w:rsidRDefault="00A33515">
            <w:pPr>
              <w:rPr>
                <w:del w:id="11888" w:author="Admin" w:date="2019-02-19T02:10:00Z"/>
                <w:sz w:val="17"/>
                <w:szCs w:val="17"/>
              </w:rPr>
            </w:pPr>
          </w:p>
        </w:tc>
        <w:tc>
          <w:tcPr>
            <w:tcW w:w="0" w:type="dxa"/>
            <w:vAlign w:val="bottom"/>
          </w:tcPr>
          <w:p w:rsidR="00A33515" w:rsidDel="002260E7" w:rsidRDefault="00A33515">
            <w:pPr>
              <w:rPr>
                <w:del w:id="11889" w:author="Admin" w:date="2019-02-19T02:10:00Z"/>
                <w:sz w:val="1"/>
                <w:szCs w:val="1"/>
              </w:rPr>
            </w:pPr>
          </w:p>
        </w:tc>
      </w:tr>
      <w:tr w:rsidR="00A33515" w:rsidDel="002260E7">
        <w:trPr>
          <w:trHeight w:val="253"/>
          <w:del w:id="11890" w:author="Admin" w:date="2019-02-19T02:10:00Z"/>
        </w:trPr>
        <w:tc>
          <w:tcPr>
            <w:tcW w:w="220" w:type="dxa"/>
            <w:vAlign w:val="bottom"/>
          </w:tcPr>
          <w:p w:rsidR="00A33515" w:rsidDel="002260E7" w:rsidRDefault="00A33515">
            <w:pPr>
              <w:rPr>
                <w:del w:id="11891" w:author="Admin" w:date="2019-02-19T02:10:00Z"/>
              </w:rPr>
            </w:pPr>
          </w:p>
        </w:tc>
        <w:tc>
          <w:tcPr>
            <w:tcW w:w="1780" w:type="dxa"/>
            <w:vAlign w:val="bottom"/>
          </w:tcPr>
          <w:p w:rsidR="00A33515" w:rsidDel="002260E7" w:rsidRDefault="001A4D22">
            <w:pPr>
              <w:ind w:left="60"/>
              <w:rPr>
                <w:del w:id="11892" w:author="Admin" w:date="2019-02-19T02:10:00Z"/>
                <w:sz w:val="20"/>
                <w:szCs w:val="20"/>
              </w:rPr>
            </w:pPr>
            <w:del w:id="11893" w:author="Admin" w:date="2019-02-19T02:10:00Z">
              <w:r w:rsidDel="002260E7">
                <w:rPr>
                  <w:rFonts w:ascii="Arial" w:eastAsia="Arial" w:hAnsi="Arial" w:cs="Arial"/>
                  <w:sz w:val="20"/>
                  <w:szCs w:val="20"/>
                </w:rPr>
                <w:delText xml:space="preserve">рых простых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l</w:delText>
              </w:r>
              <w:r w:rsidDel="002260E7">
                <w:rPr>
                  <w:rFonts w:ascii="Arial" w:eastAsia="Arial" w:hAnsi="Arial" w:cs="Arial"/>
                  <w:sz w:val="20"/>
                  <w:szCs w:val="20"/>
                </w:rPr>
                <w:delText>.</w:delText>
              </w:r>
            </w:del>
          </w:p>
        </w:tc>
        <w:tc>
          <w:tcPr>
            <w:tcW w:w="140" w:type="dxa"/>
            <w:vAlign w:val="bottom"/>
          </w:tcPr>
          <w:p w:rsidR="00A33515" w:rsidDel="002260E7" w:rsidRDefault="00A33515">
            <w:pPr>
              <w:rPr>
                <w:del w:id="11894" w:author="Admin" w:date="2019-02-19T02:10:00Z"/>
              </w:rPr>
            </w:pPr>
          </w:p>
        </w:tc>
        <w:tc>
          <w:tcPr>
            <w:tcW w:w="100" w:type="dxa"/>
            <w:vAlign w:val="bottom"/>
          </w:tcPr>
          <w:p w:rsidR="00A33515" w:rsidDel="002260E7" w:rsidRDefault="00A33515">
            <w:pPr>
              <w:rPr>
                <w:del w:id="11895" w:author="Admin" w:date="2019-02-19T02:10:00Z"/>
              </w:rPr>
            </w:pPr>
          </w:p>
        </w:tc>
        <w:tc>
          <w:tcPr>
            <w:tcW w:w="140" w:type="dxa"/>
            <w:vAlign w:val="bottom"/>
          </w:tcPr>
          <w:p w:rsidR="00A33515" w:rsidDel="002260E7" w:rsidRDefault="00A33515">
            <w:pPr>
              <w:rPr>
                <w:del w:id="11896" w:author="Admin" w:date="2019-02-19T02:10:00Z"/>
              </w:rPr>
            </w:pPr>
          </w:p>
        </w:tc>
        <w:tc>
          <w:tcPr>
            <w:tcW w:w="200" w:type="dxa"/>
            <w:vAlign w:val="bottom"/>
          </w:tcPr>
          <w:p w:rsidR="00A33515" w:rsidDel="002260E7" w:rsidRDefault="00A33515">
            <w:pPr>
              <w:rPr>
                <w:del w:id="11897" w:author="Admin" w:date="2019-02-19T02:10:00Z"/>
              </w:rPr>
            </w:pPr>
          </w:p>
        </w:tc>
        <w:tc>
          <w:tcPr>
            <w:tcW w:w="260" w:type="dxa"/>
            <w:vAlign w:val="bottom"/>
          </w:tcPr>
          <w:p w:rsidR="00A33515" w:rsidDel="002260E7" w:rsidRDefault="00A33515">
            <w:pPr>
              <w:rPr>
                <w:del w:id="11898" w:author="Admin" w:date="2019-02-19T02:10:00Z"/>
              </w:rPr>
            </w:pPr>
          </w:p>
        </w:tc>
        <w:tc>
          <w:tcPr>
            <w:tcW w:w="80" w:type="dxa"/>
            <w:vAlign w:val="bottom"/>
          </w:tcPr>
          <w:p w:rsidR="00A33515" w:rsidDel="002260E7" w:rsidRDefault="00A33515">
            <w:pPr>
              <w:rPr>
                <w:del w:id="11899" w:author="Admin" w:date="2019-02-19T02:10:00Z"/>
              </w:rPr>
            </w:pPr>
          </w:p>
        </w:tc>
        <w:tc>
          <w:tcPr>
            <w:tcW w:w="500" w:type="dxa"/>
            <w:vAlign w:val="bottom"/>
          </w:tcPr>
          <w:p w:rsidR="00A33515" w:rsidDel="002260E7" w:rsidRDefault="00A33515">
            <w:pPr>
              <w:rPr>
                <w:del w:id="11900" w:author="Admin" w:date="2019-02-19T02:10:00Z"/>
              </w:rPr>
            </w:pPr>
          </w:p>
        </w:tc>
        <w:tc>
          <w:tcPr>
            <w:tcW w:w="1020" w:type="dxa"/>
            <w:vAlign w:val="bottom"/>
          </w:tcPr>
          <w:p w:rsidR="00A33515" w:rsidDel="002260E7" w:rsidRDefault="00A33515">
            <w:pPr>
              <w:rPr>
                <w:del w:id="11901" w:author="Admin" w:date="2019-02-19T02:10:00Z"/>
              </w:rPr>
            </w:pPr>
          </w:p>
        </w:tc>
        <w:tc>
          <w:tcPr>
            <w:tcW w:w="2120" w:type="dxa"/>
            <w:vAlign w:val="bottom"/>
          </w:tcPr>
          <w:p w:rsidR="00A33515" w:rsidDel="002260E7" w:rsidRDefault="00A33515">
            <w:pPr>
              <w:rPr>
                <w:del w:id="11902" w:author="Admin" w:date="2019-02-19T02:10:00Z"/>
              </w:rPr>
            </w:pPr>
          </w:p>
        </w:tc>
        <w:tc>
          <w:tcPr>
            <w:tcW w:w="0" w:type="dxa"/>
            <w:vAlign w:val="bottom"/>
          </w:tcPr>
          <w:p w:rsidR="00A33515" w:rsidDel="002260E7" w:rsidRDefault="00A33515">
            <w:pPr>
              <w:rPr>
                <w:del w:id="11903" w:author="Admin" w:date="2019-02-19T02:10:00Z"/>
                <w:sz w:val="1"/>
                <w:szCs w:val="1"/>
              </w:rPr>
            </w:pPr>
          </w:p>
        </w:tc>
      </w:tr>
      <w:tr w:rsidR="00A33515" w:rsidDel="002260E7">
        <w:trPr>
          <w:trHeight w:val="417"/>
          <w:del w:id="11904" w:author="Admin" w:date="2019-02-19T02:10:00Z"/>
        </w:trPr>
        <w:tc>
          <w:tcPr>
            <w:tcW w:w="220" w:type="dxa"/>
            <w:vAlign w:val="bottom"/>
          </w:tcPr>
          <w:p w:rsidR="00A33515" w:rsidDel="002260E7" w:rsidRDefault="001A4D22">
            <w:pPr>
              <w:jc w:val="right"/>
              <w:rPr>
                <w:del w:id="11905" w:author="Admin" w:date="2019-02-19T02:10:00Z"/>
                <w:sz w:val="20"/>
                <w:szCs w:val="20"/>
              </w:rPr>
            </w:pPr>
            <w:del w:id="11906" w:author="Admin" w:date="2019-02-19T02:10:00Z">
              <w:r w:rsidDel="002260E7">
                <w:rPr>
                  <w:rFonts w:ascii="Arial" w:eastAsia="Arial" w:hAnsi="Arial" w:cs="Arial"/>
                  <w:b/>
                  <w:bCs/>
                  <w:w w:val="95"/>
                  <w:sz w:val="20"/>
                  <w:szCs w:val="20"/>
                </w:rPr>
                <w:delText>5.</w:delText>
              </w:r>
            </w:del>
          </w:p>
        </w:tc>
        <w:tc>
          <w:tcPr>
            <w:tcW w:w="4220" w:type="dxa"/>
            <w:gridSpan w:val="9"/>
            <w:vAlign w:val="bottom"/>
          </w:tcPr>
          <w:p w:rsidR="00A33515" w:rsidDel="002260E7" w:rsidRDefault="001A4D22">
            <w:pPr>
              <w:ind w:left="60"/>
              <w:rPr>
                <w:del w:id="11907" w:author="Admin" w:date="2019-02-19T02:10:00Z"/>
                <w:sz w:val="20"/>
                <w:szCs w:val="20"/>
              </w:rPr>
            </w:pPr>
            <w:del w:id="11908" w:author="Admin" w:date="2019-02-19T02:10:00Z">
              <w:r w:rsidDel="002260E7">
                <w:rPr>
                  <w:rFonts w:ascii="Arial" w:eastAsia="Arial" w:hAnsi="Arial" w:cs="Arial"/>
                  <w:sz w:val="20"/>
                  <w:szCs w:val="20"/>
                </w:rPr>
                <w:delText xml:space="preserve">Попробуйте разобрать случай уравнения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perscript"/>
                </w:rPr>
                <w:delText>x</w:delText>
              </w:r>
            </w:del>
          </w:p>
        </w:tc>
        <w:tc>
          <w:tcPr>
            <w:tcW w:w="2120" w:type="dxa"/>
            <w:vAlign w:val="bottom"/>
          </w:tcPr>
          <w:p w:rsidR="00A33515" w:rsidDel="002260E7" w:rsidRDefault="001A4D22">
            <w:pPr>
              <w:jc w:val="right"/>
              <w:rPr>
                <w:del w:id="11909" w:author="Admin" w:date="2019-02-19T02:10:00Z"/>
                <w:sz w:val="20"/>
                <w:szCs w:val="20"/>
              </w:rPr>
            </w:pPr>
            <w:del w:id="11910"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l</w:delText>
              </w:r>
              <w:r w:rsidDel="002260E7">
                <w:rPr>
                  <w:rFonts w:ascii="Arial" w:eastAsia="Arial" w:hAnsi="Arial" w:cs="Arial"/>
                  <w:i/>
                  <w:iCs/>
                  <w:sz w:val="27"/>
                  <w:szCs w:val="27"/>
                  <w:vertAlign w:val="superscript"/>
                </w:rPr>
                <w:delText>y</w:delText>
              </w:r>
              <w:r w:rsidDel="002260E7">
                <w:rPr>
                  <w:rFonts w:ascii="Arial" w:eastAsia="Arial" w:hAnsi="Arial" w:cs="Arial"/>
                  <w:sz w:val="20"/>
                  <w:szCs w:val="20"/>
                </w:rPr>
                <w:delText xml:space="preserve">    1 для бес-</w:delText>
              </w:r>
            </w:del>
          </w:p>
        </w:tc>
        <w:tc>
          <w:tcPr>
            <w:tcW w:w="0" w:type="dxa"/>
            <w:vAlign w:val="bottom"/>
          </w:tcPr>
          <w:p w:rsidR="00A33515" w:rsidDel="002260E7" w:rsidRDefault="00A33515">
            <w:pPr>
              <w:rPr>
                <w:del w:id="11911" w:author="Admin" w:date="2019-02-19T02:10:00Z"/>
                <w:sz w:val="1"/>
                <w:szCs w:val="1"/>
              </w:rPr>
            </w:pPr>
          </w:p>
        </w:tc>
      </w:tr>
      <w:tr w:rsidR="00A33515" w:rsidDel="002260E7">
        <w:trPr>
          <w:trHeight w:val="253"/>
          <w:del w:id="11912" w:author="Admin" w:date="2019-02-19T02:10:00Z"/>
        </w:trPr>
        <w:tc>
          <w:tcPr>
            <w:tcW w:w="220" w:type="dxa"/>
            <w:vAlign w:val="bottom"/>
          </w:tcPr>
          <w:p w:rsidR="00A33515" w:rsidDel="002260E7" w:rsidRDefault="00A33515">
            <w:pPr>
              <w:rPr>
                <w:del w:id="11913" w:author="Admin" w:date="2019-02-19T02:10:00Z"/>
              </w:rPr>
            </w:pPr>
          </w:p>
        </w:tc>
        <w:tc>
          <w:tcPr>
            <w:tcW w:w="6340" w:type="dxa"/>
            <w:gridSpan w:val="10"/>
            <w:vAlign w:val="bottom"/>
          </w:tcPr>
          <w:p w:rsidR="00A33515" w:rsidDel="002260E7" w:rsidRDefault="001A4D22">
            <w:pPr>
              <w:jc w:val="right"/>
              <w:rPr>
                <w:del w:id="11914" w:author="Admin" w:date="2019-02-19T02:10:00Z"/>
                <w:sz w:val="20"/>
                <w:szCs w:val="20"/>
              </w:rPr>
            </w:pPr>
            <w:del w:id="11915" w:author="Admin" w:date="2019-02-19T02:10:00Z">
              <w:r w:rsidDel="002260E7">
                <w:rPr>
                  <w:rFonts w:ascii="Arial" w:eastAsia="Arial" w:hAnsi="Arial" w:cs="Arial"/>
                  <w:sz w:val="20"/>
                  <w:szCs w:val="20"/>
                </w:rPr>
                <w:delText>конечных серий простых чисел или дайте ответ для произвольных</w:delText>
              </w:r>
            </w:del>
          </w:p>
        </w:tc>
        <w:tc>
          <w:tcPr>
            <w:tcW w:w="0" w:type="dxa"/>
            <w:vAlign w:val="bottom"/>
          </w:tcPr>
          <w:p w:rsidR="00A33515" w:rsidDel="002260E7" w:rsidRDefault="00A33515">
            <w:pPr>
              <w:rPr>
                <w:del w:id="11916" w:author="Admin" w:date="2019-02-19T02:10:00Z"/>
                <w:sz w:val="1"/>
                <w:szCs w:val="1"/>
              </w:rPr>
            </w:pPr>
          </w:p>
        </w:tc>
      </w:tr>
      <w:tr w:rsidR="00A33515" w:rsidDel="002260E7">
        <w:trPr>
          <w:trHeight w:val="360"/>
          <w:del w:id="11917" w:author="Admin" w:date="2019-02-19T02:10:00Z"/>
        </w:trPr>
        <w:tc>
          <w:tcPr>
            <w:tcW w:w="220" w:type="dxa"/>
            <w:vAlign w:val="bottom"/>
          </w:tcPr>
          <w:p w:rsidR="00A33515" w:rsidDel="002260E7" w:rsidRDefault="00A33515">
            <w:pPr>
              <w:rPr>
                <w:del w:id="11918" w:author="Admin" w:date="2019-02-19T02:10:00Z"/>
                <w:sz w:val="24"/>
                <w:szCs w:val="24"/>
              </w:rPr>
            </w:pPr>
          </w:p>
        </w:tc>
        <w:tc>
          <w:tcPr>
            <w:tcW w:w="1780" w:type="dxa"/>
            <w:vAlign w:val="bottom"/>
          </w:tcPr>
          <w:p w:rsidR="00A33515" w:rsidDel="002260E7" w:rsidRDefault="00A33515">
            <w:pPr>
              <w:rPr>
                <w:del w:id="11919" w:author="Admin" w:date="2019-02-19T02:10:00Z"/>
                <w:sz w:val="24"/>
                <w:szCs w:val="24"/>
              </w:rPr>
            </w:pPr>
          </w:p>
        </w:tc>
        <w:tc>
          <w:tcPr>
            <w:tcW w:w="140" w:type="dxa"/>
            <w:vAlign w:val="bottom"/>
          </w:tcPr>
          <w:p w:rsidR="00A33515" w:rsidDel="002260E7" w:rsidRDefault="00A33515">
            <w:pPr>
              <w:rPr>
                <w:del w:id="11920" w:author="Admin" w:date="2019-02-19T02:10:00Z"/>
                <w:sz w:val="24"/>
                <w:szCs w:val="24"/>
              </w:rPr>
            </w:pPr>
          </w:p>
        </w:tc>
        <w:tc>
          <w:tcPr>
            <w:tcW w:w="100" w:type="dxa"/>
            <w:vAlign w:val="bottom"/>
          </w:tcPr>
          <w:p w:rsidR="00A33515" w:rsidDel="002260E7" w:rsidRDefault="00A33515">
            <w:pPr>
              <w:rPr>
                <w:del w:id="11921" w:author="Admin" w:date="2019-02-19T02:10:00Z"/>
                <w:sz w:val="24"/>
                <w:szCs w:val="24"/>
              </w:rPr>
            </w:pPr>
          </w:p>
        </w:tc>
        <w:tc>
          <w:tcPr>
            <w:tcW w:w="140" w:type="dxa"/>
            <w:vAlign w:val="bottom"/>
          </w:tcPr>
          <w:p w:rsidR="00A33515" w:rsidDel="002260E7" w:rsidRDefault="00A33515">
            <w:pPr>
              <w:rPr>
                <w:del w:id="11922" w:author="Admin" w:date="2019-02-19T02:10:00Z"/>
                <w:sz w:val="24"/>
                <w:szCs w:val="24"/>
              </w:rPr>
            </w:pPr>
          </w:p>
        </w:tc>
        <w:tc>
          <w:tcPr>
            <w:tcW w:w="200" w:type="dxa"/>
            <w:vAlign w:val="bottom"/>
          </w:tcPr>
          <w:p w:rsidR="00A33515" w:rsidDel="002260E7" w:rsidRDefault="00A33515">
            <w:pPr>
              <w:rPr>
                <w:del w:id="11923" w:author="Admin" w:date="2019-02-19T02:10:00Z"/>
                <w:sz w:val="24"/>
                <w:szCs w:val="24"/>
              </w:rPr>
            </w:pPr>
          </w:p>
        </w:tc>
        <w:tc>
          <w:tcPr>
            <w:tcW w:w="340" w:type="dxa"/>
            <w:gridSpan w:val="2"/>
            <w:vAlign w:val="bottom"/>
          </w:tcPr>
          <w:p w:rsidR="00A33515" w:rsidDel="002260E7" w:rsidRDefault="001A4D22">
            <w:pPr>
              <w:ind w:left="180"/>
              <w:rPr>
                <w:del w:id="11924" w:author="Admin" w:date="2019-02-19T02:10:00Z"/>
                <w:sz w:val="20"/>
                <w:szCs w:val="20"/>
              </w:rPr>
            </w:pPr>
            <w:del w:id="11925" w:author="Admin" w:date="2019-02-19T02:10:00Z">
              <w:r w:rsidDel="002260E7">
                <w:rPr>
                  <w:rFonts w:ascii="Arial" w:eastAsia="Arial" w:hAnsi="Arial" w:cs="Arial"/>
                  <w:sz w:val="20"/>
                  <w:szCs w:val="20"/>
                </w:rPr>
                <w:delText>−</w:delText>
              </w:r>
            </w:del>
          </w:p>
        </w:tc>
        <w:tc>
          <w:tcPr>
            <w:tcW w:w="500" w:type="dxa"/>
            <w:vAlign w:val="bottom"/>
          </w:tcPr>
          <w:p w:rsidR="00A33515" w:rsidDel="002260E7" w:rsidRDefault="001A4D22">
            <w:pPr>
              <w:jc w:val="right"/>
              <w:rPr>
                <w:del w:id="11926" w:author="Admin" w:date="2019-02-19T02:10:00Z"/>
                <w:sz w:val="20"/>
                <w:szCs w:val="20"/>
              </w:rPr>
            </w:pPr>
            <w:del w:id="11927" w:author="Admin" w:date="2019-02-19T02:10:00Z">
              <w:r w:rsidDel="002260E7">
                <w:rPr>
                  <w:rFonts w:ascii="Arial" w:eastAsia="Arial" w:hAnsi="Arial" w:cs="Arial"/>
                  <w:b/>
                  <w:bCs/>
                  <w:sz w:val="20"/>
                  <w:szCs w:val="20"/>
                </w:rPr>
                <w:delText>321</w:delText>
              </w:r>
            </w:del>
          </w:p>
        </w:tc>
        <w:tc>
          <w:tcPr>
            <w:tcW w:w="1020" w:type="dxa"/>
            <w:vAlign w:val="bottom"/>
          </w:tcPr>
          <w:p w:rsidR="00A33515" w:rsidDel="002260E7" w:rsidRDefault="001A4D22">
            <w:pPr>
              <w:ind w:left="60"/>
              <w:rPr>
                <w:del w:id="11928" w:author="Admin" w:date="2019-02-19T02:10:00Z"/>
                <w:sz w:val="20"/>
                <w:szCs w:val="20"/>
              </w:rPr>
            </w:pPr>
            <w:del w:id="11929" w:author="Admin" w:date="2019-02-19T02:10:00Z">
              <w:r w:rsidDel="002260E7">
                <w:rPr>
                  <w:rFonts w:ascii="Arial" w:eastAsia="Arial" w:hAnsi="Arial" w:cs="Arial"/>
                  <w:sz w:val="20"/>
                  <w:szCs w:val="20"/>
                </w:rPr>
                <w:delText>−</w:delText>
              </w:r>
            </w:del>
          </w:p>
        </w:tc>
        <w:tc>
          <w:tcPr>
            <w:tcW w:w="2120" w:type="dxa"/>
            <w:vAlign w:val="bottom"/>
          </w:tcPr>
          <w:p w:rsidR="00A33515" w:rsidDel="002260E7" w:rsidRDefault="00A33515">
            <w:pPr>
              <w:rPr>
                <w:del w:id="11930" w:author="Admin" w:date="2019-02-19T02:10:00Z"/>
                <w:sz w:val="24"/>
                <w:szCs w:val="24"/>
              </w:rPr>
            </w:pPr>
          </w:p>
        </w:tc>
        <w:tc>
          <w:tcPr>
            <w:tcW w:w="0" w:type="dxa"/>
            <w:vAlign w:val="bottom"/>
          </w:tcPr>
          <w:p w:rsidR="00A33515" w:rsidDel="002260E7" w:rsidRDefault="00A33515">
            <w:pPr>
              <w:rPr>
                <w:del w:id="11931" w:author="Admin" w:date="2019-02-19T02:10:00Z"/>
                <w:sz w:val="1"/>
                <w:szCs w:val="1"/>
              </w:rPr>
            </w:pPr>
          </w:p>
        </w:tc>
      </w:tr>
    </w:tbl>
    <w:p w:rsidR="00A33515" w:rsidDel="002260E7" w:rsidRDefault="00A33515">
      <w:pPr>
        <w:rPr>
          <w:del w:id="11932" w:author="Admin" w:date="2019-02-19T02:10:00Z"/>
        </w:rPr>
        <w:sectPr w:rsidR="00A33515" w:rsidDel="002260E7">
          <w:pgSz w:w="8220" w:h="12472"/>
          <w:pgMar w:top="639" w:right="720" w:bottom="0" w:left="940" w:header="0" w:footer="0" w:gutter="0"/>
          <w:cols w:space="720" w:equalWidth="0">
            <w:col w:w="6560"/>
          </w:cols>
        </w:sectPr>
      </w:pPr>
    </w:p>
    <w:p w:rsidR="00A33515" w:rsidDel="002260E7" w:rsidRDefault="00A33515">
      <w:pPr>
        <w:framePr w:w="779" w:h="577" w:wrap="auto" w:vAnchor="page" w:hAnchor="page" w:x="2688" w:y="2381"/>
        <w:rPr>
          <w:del w:id="11933" w:author="Admin" w:date="2019-02-19T02:10:00Z"/>
          <w:sz w:val="20"/>
          <w:szCs w:val="20"/>
        </w:rPr>
      </w:pPr>
      <w:bookmarkStart w:id="11934" w:name="page332"/>
      <w:bookmarkEnd w:id="11934"/>
    </w:p>
    <w:p w:rsidR="00A33515" w:rsidDel="002260E7" w:rsidRDefault="001A4D22">
      <w:pPr>
        <w:framePr w:w="640" w:h="180" w:wrap="auto" w:vAnchor="page" w:hAnchor="page" w:x="2640" w:y="2419"/>
        <w:spacing w:line="187" w:lineRule="auto"/>
        <w:rPr>
          <w:del w:id="11935" w:author="Admin" w:date="2019-02-19T02:10:00Z"/>
          <w:rFonts w:ascii="Arial" w:eastAsia="Arial" w:hAnsi="Arial" w:cs="Arial"/>
          <w:i/>
          <w:iCs/>
          <w:sz w:val="15"/>
          <w:szCs w:val="15"/>
        </w:rPr>
      </w:pPr>
      <w:del w:id="11936" w:author="Admin" w:date="2019-02-19T02:10:00Z">
        <w:r w:rsidDel="002260E7">
          <w:rPr>
            <w:rFonts w:ascii="Arial" w:eastAsia="Arial" w:hAnsi="Arial" w:cs="Arial"/>
            <w:i/>
            <w:iCs/>
            <w:sz w:val="15"/>
            <w:szCs w:val="15"/>
          </w:rPr>
          <w:delText xml:space="preserve">a </w:delText>
        </w:r>
        <w:r w:rsidDel="002260E7">
          <w:rPr>
            <w:rFonts w:eastAsia="Times New Roman"/>
            <w:sz w:val="15"/>
            <w:szCs w:val="15"/>
          </w:rPr>
          <w:delText>=</w:delText>
        </w:r>
        <w:r w:rsidDel="002260E7">
          <w:rPr>
            <w:rFonts w:ascii="Arial" w:eastAsia="Arial" w:hAnsi="Arial" w:cs="Arial"/>
            <w:i/>
            <w:iCs/>
            <w:sz w:val="15"/>
            <w:szCs w:val="15"/>
          </w:rPr>
          <w:delText xml:space="preserve"> n</w:delText>
        </w:r>
        <w:r w:rsidDel="002260E7">
          <w:rPr>
            <w:rFonts w:ascii="Arial" w:eastAsia="Arial" w:hAnsi="Arial" w:cs="Arial"/>
            <w:i/>
            <w:iCs/>
            <w:sz w:val="20"/>
            <w:szCs w:val="20"/>
            <w:vertAlign w:val="superscript"/>
          </w:rPr>
          <w:delText>y</w:delText>
        </w:r>
      </w:del>
    </w:p>
    <w:p w:rsidR="00A33515" w:rsidDel="002260E7" w:rsidRDefault="001A4D22">
      <w:pPr>
        <w:jc w:val="center"/>
        <w:rPr>
          <w:del w:id="11937" w:author="Admin" w:date="2019-02-19T02:10:00Z"/>
          <w:sz w:val="20"/>
          <w:szCs w:val="20"/>
        </w:rPr>
      </w:pPr>
      <w:del w:id="11938" w:author="Admin" w:date="2019-02-19T02:10:00Z">
        <w:r w:rsidDel="002260E7">
          <w:rPr>
            <w:rFonts w:ascii="Arial" w:eastAsia="Arial" w:hAnsi="Arial" w:cs="Arial"/>
            <w:sz w:val="18"/>
            <w:szCs w:val="18"/>
          </w:rPr>
          <w:delText>Турнир юных математиков 2016 года</w:delText>
        </w:r>
      </w:del>
    </w:p>
    <w:p w:rsidR="00A33515" w:rsidDel="002260E7" w:rsidRDefault="00A33515">
      <w:pPr>
        <w:spacing w:line="184" w:lineRule="exact"/>
        <w:rPr>
          <w:del w:id="11939" w:author="Admin" w:date="2019-02-19T02:10:00Z"/>
          <w:rFonts w:ascii="Arial" w:eastAsia="Arial" w:hAnsi="Arial" w:cs="Arial"/>
          <w:i/>
          <w:iCs/>
          <w:sz w:val="15"/>
          <w:szCs w:val="15"/>
        </w:rPr>
      </w:pPr>
    </w:p>
    <w:p w:rsidR="00A33515" w:rsidDel="002260E7" w:rsidRDefault="001A4D22">
      <w:pPr>
        <w:ind w:left="500"/>
        <w:rPr>
          <w:del w:id="11940" w:author="Admin" w:date="2019-02-19T02:10:00Z"/>
          <w:sz w:val="20"/>
          <w:szCs w:val="20"/>
        </w:rPr>
      </w:pPr>
      <w:del w:id="11941" w:author="Admin" w:date="2019-02-19T02:10:00Z">
        <w:r w:rsidDel="002260E7">
          <w:rPr>
            <w:rFonts w:ascii="Arial" w:eastAsia="Arial" w:hAnsi="Arial" w:cs="Arial"/>
            <w:sz w:val="20"/>
            <w:szCs w:val="20"/>
          </w:rPr>
          <w:delText>простых.</w:delText>
        </w:r>
      </w:del>
    </w:p>
    <w:p w:rsidR="00A33515" w:rsidDel="002260E7" w:rsidRDefault="00A33515">
      <w:pPr>
        <w:spacing w:line="176" w:lineRule="exact"/>
        <w:rPr>
          <w:del w:id="11942" w:author="Admin" w:date="2019-02-19T02:10:00Z"/>
          <w:rFonts w:ascii="Arial" w:eastAsia="Arial" w:hAnsi="Arial" w:cs="Arial"/>
          <w:i/>
          <w:iCs/>
          <w:sz w:val="15"/>
          <w:szCs w:val="15"/>
        </w:rPr>
      </w:pPr>
    </w:p>
    <w:p w:rsidR="00A33515" w:rsidDel="002260E7" w:rsidRDefault="001A4D22">
      <w:pPr>
        <w:spacing w:line="235" w:lineRule="auto"/>
        <w:ind w:left="500" w:hanging="270"/>
        <w:rPr>
          <w:del w:id="11943" w:author="Admin" w:date="2019-02-19T02:10:00Z"/>
          <w:sz w:val="20"/>
          <w:szCs w:val="20"/>
        </w:rPr>
      </w:pPr>
      <w:del w:id="11944" w:author="Admin" w:date="2019-02-19T02:10:00Z">
        <w:r w:rsidDel="002260E7">
          <w:rPr>
            <w:rFonts w:ascii="Arial" w:eastAsia="Arial" w:hAnsi="Arial" w:cs="Arial"/>
            <w:b/>
            <w:bCs/>
            <w:sz w:val="20"/>
            <w:szCs w:val="20"/>
          </w:rPr>
          <w:delText xml:space="preserve">6. </w:delText>
        </w:r>
        <w:r w:rsidDel="002260E7">
          <w:rPr>
            <w:rFonts w:ascii="Arial" w:eastAsia="Arial" w:hAnsi="Arial" w:cs="Arial"/>
            <w:sz w:val="20"/>
            <w:szCs w:val="20"/>
          </w:rPr>
          <w:delText>Бывают ли решения у уравнения</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i/>
            <w:iCs/>
            <w:sz w:val="27"/>
            <w:szCs w:val="27"/>
            <w:vertAlign w:val="superscript"/>
          </w:rPr>
          <w:delText>x</w:delText>
        </w:r>
        <w:r w:rsidDel="002260E7">
          <w:rPr>
            <w:sz w:val="20"/>
            <w:szCs w:val="20"/>
          </w:rPr>
          <w:delText xml:space="preserve"> </w:delText>
        </w:r>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i/>
            <w:iCs/>
            <w:sz w:val="27"/>
            <w:szCs w:val="27"/>
            <w:vertAlign w:val="superscript"/>
          </w:rPr>
          <w:delText>y</w:delText>
        </w:r>
        <w:r w:rsidDel="002260E7">
          <w:rPr>
            <w:rFonts w:ascii="Arial" w:eastAsia="Arial" w:hAnsi="Arial" w:cs="Arial"/>
            <w:sz w:val="20"/>
            <w:szCs w:val="20"/>
          </w:rPr>
          <w:delText xml:space="preserve"> 1, когда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взаим-нопростые натуральные числа? А когда не взаимнопростые?</w:delText>
        </w:r>
      </w:del>
    </w:p>
    <w:p w:rsidR="00A33515" w:rsidDel="002260E7" w:rsidRDefault="00A33515">
      <w:pPr>
        <w:spacing w:line="165" w:lineRule="exact"/>
        <w:rPr>
          <w:del w:id="11945" w:author="Admin" w:date="2019-02-19T02:10:00Z"/>
          <w:rFonts w:ascii="Arial" w:eastAsia="Arial" w:hAnsi="Arial" w:cs="Arial"/>
          <w:i/>
          <w:iCs/>
          <w:sz w:val="15"/>
          <w:szCs w:val="15"/>
        </w:rPr>
      </w:pPr>
    </w:p>
    <w:p w:rsidR="00A33515" w:rsidDel="002260E7" w:rsidRDefault="001A4D22">
      <w:pPr>
        <w:numPr>
          <w:ilvl w:val="0"/>
          <w:numId w:val="759"/>
        </w:numPr>
        <w:tabs>
          <w:tab w:val="left" w:pos="500"/>
        </w:tabs>
        <w:ind w:left="500" w:hanging="262"/>
        <w:rPr>
          <w:del w:id="11946" w:author="Admin" w:date="2019-02-19T02:10:00Z"/>
          <w:rFonts w:ascii="Arial" w:eastAsia="Arial" w:hAnsi="Arial" w:cs="Arial"/>
          <w:b/>
          <w:bCs/>
          <w:sz w:val="20"/>
          <w:szCs w:val="20"/>
        </w:rPr>
        <w:pPrChange w:id="11947" w:author="Admin" w:date="2019-02-19T00:19:00Z">
          <w:pPr>
            <w:numPr>
              <w:numId w:val="762"/>
            </w:numPr>
            <w:tabs>
              <w:tab w:val="left" w:pos="500"/>
            </w:tabs>
            <w:ind w:left="500" w:hanging="262"/>
          </w:pPr>
        </w:pPrChange>
      </w:pPr>
      <w:del w:id="11948" w:author="Admin" w:date="2019-02-19T02:10:00Z">
        <w:r w:rsidDel="002260E7">
          <w:rPr>
            <w:rFonts w:ascii="Arial" w:eastAsia="Arial" w:hAnsi="Arial" w:cs="Arial"/>
            <w:sz w:val="20"/>
            <w:szCs w:val="20"/>
          </w:rPr>
          <w:delText>Попробуйте решить другие уравнения в гипернатуральных числах,</w:delText>
        </w:r>
      </w:del>
    </w:p>
    <w:p w:rsidR="00A33515" w:rsidDel="002260E7" w:rsidRDefault="00A33515">
      <w:pPr>
        <w:spacing w:line="27" w:lineRule="exact"/>
        <w:rPr>
          <w:del w:id="11949" w:author="Admin" w:date="2019-02-19T02:10:00Z"/>
          <w:rFonts w:ascii="Arial" w:eastAsia="Arial" w:hAnsi="Arial" w:cs="Arial"/>
          <w:i/>
          <w:iCs/>
          <w:sz w:val="15"/>
          <w:szCs w:val="15"/>
        </w:rPr>
      </w:pPr>
    </w:p>
    <w:p w:rsidR="00A33515" w:rsidDel="002260E7" w:rsidRDefault="001A4D22">
      <w:pPr>
        <w:tabs>
          <w:tab w:val="left" w:pos="2740"/>
        </w:tabs>
        <w:ind w:left="500"/>
        <w:rPr>
          <w:del w:id="11950" w:author="Admin" w:date="2019-02-19T02:10:00Z"/>
          <w:sz w:val="20"/>
          <w:szCs w:val="20"/>
        </w:rPr>
      </w:pPr>
      <w:del w:id="11951" w:author="Admin" w:date="2019-02-19T02:10:00Z">
        <w:r w:rsidDel="002260E7">
          <w:rPr>
            <w:rFonts w:ascii="Arial" w:eastAsia="Arial" w:hAnsi="Arial" w:cs="Arial"/>
            <w:sz w:val="20"/>
            <w:szCs w:val="20"/>
          </w:rPr>
          <w:delText xml:space="preserve">например, </w:delText>
        </w:r>
        <w:r w:rsidDel="002260E7">
          <w:rPr>
            <w:rFonts w:ascii="Arial" w:eastAsia="Arial" w:hAnsi="Arial" w:cs="Arial"/>
            <w:i/>
            <w:iCs/>
            <w:sz w:val="20"/>
            <w:szCs w:val="20"/>
          </w:rPr>
          <w:delText>n</w:delText>
        </w:r>
        <w:r w:rsidDel="002260E7">
          <w:rPr>
            <w:rFonts w:ascii="Arial" w:eastAsia="Arial" w:hAnsi="Arial" w:cs="Arial"/>
            <w:i/>
            <w:iCs/>
            <w:sz w:val="27"/>
            <w:szCs w:val="27"/>
            <w:vertAlign w:val="superscript"/>
          </w:rPr>
          <w:delText>x</w:delText>
        </w:r>
        <w:r w:rsidDel="002260E7">
          <w:rPr>
            <w:sz w:val="20"/>
            <w:szCs w:val="20"/>
          </w:rPr>
          <w:tab/>
        </w:r>
        <w:r w:rsidDel="002260E7">
          <w:rPr>
            <w:rFonts w:ascii="Arial" w:eastAsia="Arial" w:hAnsi="Arial" w:cs="Arial"/>
            <w:i/>
            <w:iCs/>
            <w:sz w:val="19"/>
            <w:szCs w:val="19"/>
          </w:rPr>
          <w:delText>b</w:delText>
        </w:r>
        <w:r w:rsidDel="002260E7">
          <w:rPr>
            <w:rFonts w:ascii="Arial" w:eastAsia="Arial" w:hAnsi="Arial" w:cs="Arial"/>
            <w:sz w:val="19"/>
            <w:szCs w:val="19"/>
          </w:rPr>
          <w:delText>.</w:delText>
        </w:r>
      </w:del>
    </w:p>
    <w:p w:rsidR="00A33515" w:rsidDel="002260E7" w:rsidRDefault="00A33515">
      <w:pPr>
        <w:spacing w:line="278" w:lineRule="exact"/>
        <w:rPr>
          <w:del w:id="11952" w:author="Admin" w:date="2019-02-19T02:10:00Z"/>
          <w:rFonts w:ascii="Arial" w:eastAsia="Arial" w:hAnsi="Arial" w:cs="Arial"/>
          <w:i/>
          <w:iCs/>
          <w:sz w:val="15"/>
          <w:szCs w:val="15"/>
        </w:rPr>
      </w:pPr>
    </w:p>
    <w:p w:rsidR="00A33515" w:rsidDel="002260E7" w:rsidRDefault="001A4D22">
      <w:pPr>
        <w:rPr>
          <w:del w:id="11953" w:author="Admin" w:date="2019-02-19T02:10:00Z"/>
          <w:sz w:val="20"/>
          <w:szCs w:val="20"/>
        </w:rPr>
      </w:pPr>
      <w:del w:id="11954" w:author="Admin" w:date="2019-02-19T02:10:00Z">
        <w:r w:rsidDel="002260E7">
          <w:rPr>
            <w:rFonts w:ascii="Arial" w:eastAsia="Arial" w:hAnsi="Arial" w:cs="Arial"/>
            <w:b/>
            <w:bCs/>
            <w:sz w:val="26"/>
            <w:szCs w:val="26"/>
          </w:rPr>
          <w:delText>Задача 3. Шоколадки</w:delText>
        </w:r>
      </w:del>
    </w:p>
    <w:p w:rsidR="00A33515" w:rsidDel="002260E7" w:rsidRDefault="00A33515">
      <w:pPr>
        <w:spacing w:line="148" w:lineRule="exact"/>
        <w:rPr>
          <w:del w:id="11955" w:author="Admin" w:date="2019-02-19T02:10:00Z"/>
          <w:rFonts w:ascii="Arial" w:eastAsia="Arial" w:hAnsi="Arial" w:cs="Arial"/>
          <w:i/>
          <w:iCs/>
          <w:sz w:val="15"/>
          <w:szCs w:val="15"/>
        </w:rPr>
      </w:pPr>
    </w:p>
    <w:p w:rsidR="00A33515" w:rsidDel="002260E7" w:rsidRDefault="001A4D22">
      <w:pPr>
        <w:spacing w:line="300" w:lineRule="auto"/>
        <w:ind w:firstLine="199"/>
        <w:jc w:val="both"/>
        <w:rPr>
          <w:del w:id="11956" w:author="Admin" w:date="2019-02-19T02:10:00Z"/>
          <w:sz w:val="20"/>
          <w:szCs w:val="20"/>
        </w:rPr>
      </w:pPr>
      <w:del w:id="11957" w:author="Admin" w:date="2019-02-19T02:10:00Z">
        <w:r w:rsidDel="002260E7">
          <w:rPr>
            <w:rFonts w:ascii="Arial" w:eastAsia="Arial" w:hAnsi="Arial" w:cs="Arial"/>
            <w:sz w:val="19"/>
            <w:szCs w:val="19"/>
          </w:rPr>
          <w:delText xml:space="preserve">Мальчик Коля пришёл в магазин выбирать шоколадку в поход. Так как вкусам своих товарищей он не видел возможности угодить, то Коля ре-шил из всех шоколадок выбрать ту, которую проще всего поделить по-ровну. А именно, пусть шоколадка представляет собой прямоугольник </w:delText>
        </w:r>
        <w:r w:rsidDel="002260E7">
          <w:rPr>
            <w:rFonts w:ascii="Arial" w:eastAsia="Arial" w:hAnsi="Arial" w:cs="Arial"/>
            <w:i/>
            <w:iCs/>
            <w:sz w:val="19"/>
            <w:szCs w:val="19"/>
          </w:rPr>
          <w:delText>a b</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a</w:delText>
        </w:r>
        <w:r w:rsidDel="002260E7">
          <w:rPr>
            <w:rFonts w:eastAsia="Times New Roman"/>
            <w:i/>
            <w:iCs/>
            <w:sz w:val="19"/>
            <w:szCs w:val="19"/>
          </w:rPr>
          <w:delText>;</w:delText>
        </w:r>
        <w:r w:rsidDel="002260E7">
          <w:rPr>
            <w:rFonts w:ascii="Arial" w:eastAsia="Arial" w:hAnsi="Arial" w:cs="Arial"/>
            <w:i/>
            <w:iCs/>
            <w:sz w:val="19"/>
            <w:szCs w:val="19"/>
          </w:rPr>
          <w:delText xml:space="preserve"> b </w:delText>
        </w:r>
        <w:r w:rsidDel="002260E7">
          <w:rPr>
            <w:rFonts w:eastAsia="Times New Roman"/>
            <w:i/>
            <w:iCs/>
            <w:sz w:val="19"/>
            <w:szCs w:val="19"/>
          </w:rPr>
          <w:delText>2</w:delText>
        </w:r>
        <w:r w:rsidDel="002260E7">
          <w:rPr>
            <w:rFonts w:ascii="Arial" w:eastAsia="Arial" w:hAnsi="Arial" w:cs="Arial"/>
            <w:i/>
            <w:iCs/>
            <w:sz w:val="19"/>
            <w:szCs w:val="19"/>
          </w:rPr>
          <w:delText xml:space="preserve"> </w:delText>
        </w:r>
        <w:r w:rsidDel="002260E7">
          <w:rPr>
            <w:rFonts w:eastAsia="Times New Roman"/>
            <w:sz w:val="19"/>
            <w:szCs w:val="19"/>
          </w:rPr>
          <w:delText>N</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состоящий из</w:delText>
        </w:r>
        <w:r w:rsidDel="002260E7">
          <w:rPr>
            <w:rFonts w:ascii="Arial" w:eastAsia="Arial" w:hAnsi="Arial" w:cs="Arial"/>
            <w:i/>
            <w:iCs/>
            <w:sz w:val="19"/>
            <w:szCs w:val="19"/>
          </w:rPr>
          <w:delText xml:space="preserve"> a b </w:delText>
        </w:r>
        <w:r w:rsidDel="002260E7">
          <w:rPr>
            <w:rFonts w:ascii="Arial" w:eastAsia="Arial" w:hAnsi="Arial" w:cs="Arial"/>
            <w:sz w:val="19"/>
            <w:szCs w:val="19"/>
          </w:rPr>
          <w:delText>долек.</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Колю интересуют те формы шо-коладок, где число долек делится поровну между участниками похода. Но вот беда, Коля точно не знает, сколько людей идёт в поход.</w:delText>
        </w:r>
      </w:del>
    </w:p>
    <w:p w:rsidR="00A33515" w:rsidDel="002260E7" w:rsidRDefault="00A33515">
      <w:pPr>
        <w:spacing w:line="99" w:lineRule="exact"/>
        <w:rPr>
          <w:del w:id="11958" w:author="Admin" w:date="2019-02-19T02:10:00Z"/>
          <w:rFonts w:ascii="Arial" w:eastAsia="Arial" w:hAnsi="Arial" w:cs="Arial"/>
          <w:i/>
          <w:iCs/>
          <w:sz w:val="15"/>
          <w:szCs w:val="15"/>
        </w:rPr>
      </w:pPr>
    </w:p>
    <w:p w:rsidR="00A33515" w:rsidDel="002260E7" w:rsidRDefault="001A4D22">
      <w:pPr>
        <w:numPr>
          <w:ilvl w:val="0"/>
          <w:numId w:val="760"/>
        </w:numPr>
        <w:tabs>
          <w:tab w:val="left" w:pos="500"/>
        </w:tabs>
        <w:spacing w:line="303" w:lineRule="auto"/>
        <w:ind w:left="500" w:hanging="273"/>
        <w:jc w:val="both"/>
        <w:rPr>
          <w:del w:id="11959" w:author="Admin" w:date="2019-02-19T02:10:00Z"/>
          <w:rFonts w:ascii="Arial" w:eastAsia="Arial" w:hAnsi="Arial" w:cs="Arial"/>
          <w:b/>
          <w:bCs/>
          <w:sz w:val="19"/>
          <w:szCs w:val="19"/>
        </w:rPr>
        <w:pPrChange w:id="11960" w:author="Admin" w:date="2019-02-19T00:19:00Z">
          <w:pPr>
            <w:numPr>
              <w:numId w:val="763"/>
            </w:numPr>
            <w:tabs>
              <w:tab w:val="left" w:pos="500"/>
            </w:tabs>
            <w:spacing w:line="303" w:lineRule="auto"/>
            <w:ind w:left="500" w:hanging="273"/>
            <w:jc w:val="both"/>
          </w:pPr>
        </w:pPrChange>
      </w:pPr>
      <w:del w:id="11961" w:author="Admin" w:date="2019-02-19T02:10:00Z">
        <w:r w:rsidDel="002260E7">
          <w:rPr>
            <w:rFonts w:ascii="Arial" w:eastAsia="Arial" w:hAnsi="Arial" w:cs="Arial"/>
            <w:sz w:val="19"/>
            <w:szCs w:val="19"/>
          </w:rPr>
          <w:delText>Считая, что в походе с одинаковой вероятностью могут оказаться от 2 до 10 человек, найдите все такие формы шоколадок из не более чем 100 долек, количество долек в которых с наибольшей вероят-ностью будет делиться на количество участников похода. Сколько различных конфигураций подойдёт? А если не более 50-ти долек?</w:delText>
        </w:r>
      </w:del>
    </w:p>
    <w:p w:rsidR="00A33515" w:rsidDel="002260E7" w:rsidRDefault="00A33515">
      <w:pPr>
        <w:spacing w:line="108" w:lineRule="exact"/>
        <w:rPr>
          <w:del w:id="11962" w:author="Admin" w:date="2019-02-19T02:10:00Z"/>
          <w:rFonts w:ascii="Arial" w:eastAsia="Arial" w:hAnsi="Arial" w:cs="Arial"/>
          <w:b/>
          <w:bCs/>
          <w:sz w:val="19"/>
          <w:szCs w:val="19"/>
        </w:rPr>
      </w:pPr>
    </w:p>
    <w:p w:rsidR="00A33515" w:rsidDel="002260E7" w:rsidRDefault="001A4D22">
      <w:pPr>
        <w:numPr>
          <w:ilvl w:val="0"/>
          <w:numId w:val="760"/>
        </w:numPr>
        <w:tabs>
          <w:tab w:val="left" w:pos="500"/>
        </w:tabs>
        <w:spacing w:line="285" w:lineRule="auto"/>
        <w:ind w:left="500" w:hanging="273"/>
        <w:jc w:val="both"/>
        <w:rPr>
          <w:del w:id="11963" w:author="Admin" w:date="2019-02-19T02:10:00Z"/>
          <w:rFonts w:ascii="Arial" w:eastAsia="Arial" w:hAnsi="Arial" w:cs="Arial"/>
          <w:b/>
          <w:bCs/>
          <w:sz w:val="20"/>
          <w:szCs w:val="20"/>
        </w:rPr>
        <w:pPrChange w:id="11964" w:author="Admin" w:date="2019-02-19T00:19:00Z">
          <w:pPr>
            <w:numPr>
              <w:numId w:val="763"/>
            </w:numPr>
            <w:tabs>
              <w:tab w:val="left" w:pos="500"/>
            </w:tabs>
            <w:spacing w:line="285" w:lineRule="auto"/>
            <w:ind w:left="500" w:hanging="273"/>
            <w:jc w:val="both"/>
          </w:pPr>
        </w:pPrChange>
      </w:pPr>
      <w:del w:id="11965" w:author="Admin" w:date="2019-02-19T02:10:00Z">
        <w:r w:rsidDel="002260E7">
          <w:rPr>
            <w:rFonts w:ascii="Arial" w:eastAsia="Arial" w:hAnsi="Arial" w:cs="Arial"/>
            <w:sz w:val="20"/>
            <w:szCs w:val="20"/>
          </w:rPr>
          <w:delText>При заданных ограничениях на размер шоколадки и на количество участников похода, те шоколадки, которые с наибольшей вероят-ностью делятся поровну, будем называть оптимальными. Решение с наименьшим числом долек будем назвать минимальной оптима-льной шоколадкой.</w:delText>
        </w:r>
      </w:del>
    </w:p>
    <w:p w:rsidR="00A33515" w:rsidDel="002260E7" w:rsidRDefault="00A33515">
      <w:pPr>
        <w:spacing w:line="48" w:lineRule="exact"/>
        <w:rPr>
          <w:del w:id="11966" w:author="Admin" w:date="2019-02-19T02:10:00Z"/>
          <w:rFonts w:ascii="Arial" w:eastAsia="Arial" w:hAnsi="Arial" w:cs="Arial"/>
          <w:i/>
          <w:iCs/>
          <w:sz w:val="15"/>
          <w:szCs w:val="15"/>
        </w:rPr>
      </w:pPr>
    </w:p>
    <w:p w:rsidR="00A33515" w:rsidDel="002260E7" w:rsidRDefault="001A4D22">
      <w:pPr>
        <w:spacing w:line="294" w:lineRule="auto"/>
        <w:ind w:left="940" w:hanging="437"/>
        <w:jc w:val="both"/>
        <w:rPr>
          <w:del w:id="11967" w:author="Admin" w:date="2019-02-19T02:10:00Z"/>
          <w:sz w:val="20"/>
          <w:szCs w:val="20"/>
        </w:rPr>
      </w:pPr>
      <w:del w:id="11968" w:author="Admin" w:date="2019-02-19T02:10:00Z">
        <w:r w:rsidDel="002260E7">
          <w:rPr>
            <w:rFonts w:ascii="Arial" w:eastAsia="Arial" w:hAnsi="Arial" w:cs="Arial"/>
            <w:b/>
            <w:bCs/>
            <w:sz w:val="19"/>
            <w:szCs w:val="19"/>
          </w:rPr>
          <w:delText xml:space="preserve">а) </w:delText>
        </w:r>
        <w:r w:rsidDel="002260E7">
          <w:rPr>
            <w:rFonts w:ascii="Arial" w:eastAsia="Arial" w:hAnsi="Arial" w:cs="Arial"/>
            <w:sz w:val="19"/>
            <w:szCs w:val="19"/>
          </w:rPr>
          <w:delText>Покажите,</w:delText>
        </w:r>
        <w:r w:rsidDel="002260E7">
          <w:rPr>
            <w:rFonts w:ascii="Arial" w:eastAsia="Arial" w:hAnsi="Arial" w:cs="Arial"/>
            <w:b/>
            <w:bCs/>
            <w:sz w:val="19"/>
            <w:szCs w:val="19"/>
          </w:rPr>
          <w:delText xml:space="preserve"> </w:delText>
        </w:r>
        <w:r w:rsidDel="002260E7">
          <w:rPr>
            <w:rFonts w:ascii="Arial" w:eastAsia="Arial" w:hAnsi="Arial" w:cs="Arial"/>
            <w:sz w:val="19"/>
            <w:szCs w:val="19"/>
          </w:rPr>
          <w:delText>что при фиксированном максимальном числе участ-ников похода и росте ограничения на число шоколадок размер минимальной оптимальной шоколадки стабилизируется. Как описать размер (количество долек) минимальной шоколадки</w:delText>
        </w:r>
      </w:del>
    </w:p>
    <w:p w:rsidR="00A33515" w:rsidDel="002260E7" w:rsidRDefault="00A33515">
      <w:pPr>
        <w:spacing w:line="1" w:lineRule="exact"/>
        <w:rPr>
          <w:del w:id="11969" w:author="Admin" w:date="2019-02-19T02:10:00Z"/>
          <w:rFonts w:ascii="Arial" w:eastAsia="Arial" w:hAnsi="Arial" w:cs="Arial"/>
          <w:i/>
          <w:iCs/>
          <w:sz w:val="15"/>
          <w:szCs w:val="15"/>
        </w:rPr>
      </w:pPr>
    </w:p>
    <w:p w:rsidR="00A33515" w:rsidDel="002260E7" w:rsidRDefault="001A4D22">
      <w:pPr>
        <w:numPr>
          <w:ilvl w:val="0"/>
          <w:numId w:val="761"/>
        </w:numPr>
        <w:tabs>
          <w:tab w:val="left" w:pos="1115"/>
        </w:tabs>
        <w:spacing w:line="303" w:lineRule="auto"/>
        <w:ind w:left="940" w:hanging="4"/>
        <w:rPr>
          <w:del w:id="11970" w:author="Admin" w:date="2019-02-19T02:10:00Z"/>
          <w:rFonts w:ascii="Arial" w:eastAsia="Arial" w:hAnsi="Arial" w:cs="Arial"/>
          <w:sz w:val="20"/>
          <w:szCs w:val="20"/>
        </w:rPr>
        <w:pPrChange w:id="11971" w:author="Admin" w:date="2019-02-19T00:19:00Z">
          <w:pPr>
            <w:numPr>
              <w:numId w:val="764"/>
            </w:numPr>
            <w:tabs>
              <w:tab w:val="left" w:pos="1115"/>
            </w:tabs>
            <w:spacing w:line="303" w:lineRule="auto"/>
            <w:ind w:left="940" w:hanging="4"/>
          </w:pPr>
        </w:pPrChange>
      </w:pPr>
      <w:del w:id="11972" w:author="Admin" w:date="2019-02-19T02:10:00Z">
        <w:r w:rsidDel="002260E7">
          <w:rPr>
            <w:rFonts w:ascii="Arial" w:eastAsia="Arial" w:hAnsi="Arial" w:cs="Arial"/>
            <w:sz w:val="20"/>
            <w:szCs w:val="20"/>
          </w:rPr>
          <w:delText>зависимости от ограничения на число человек? Оцените, с какого места ограничение на размер не имеет значения.</w:delText>
        </w:r>
      </w:del>
    </w:p>
    <w:p w:rsidR="00A33515" w:rsidDel="002260E7" w:rsidRDefault="00A33515">
      <w:pPr>
        <w:spacing w:line="29" w:lineRule="exact"/>
        <w:rPr>
          <w:del w:id="11973" w:author="Admin" w:date="2019-02-19T02:10:00Z"/>
          <w:rFonts w:ascii="Arial" w:eastAsia="Arial" w:hAnsi="Arial" w:cs="Arial"/>
          <w:i/>
          <w:iCs/>
          <w:sz w:val="15"/>
          <w:szCs w:val="15"/>
        </w:rPr>
      </w:pPr>
    </w:p>
    <w:p w:rsidR="00A33515" w:rsidDel="002260E7" w:rsidRDefault="001A4D22">
      <w:pPr>
        <w:spacing w:line="279" w:lineRule="auto"/>
        <w:ind w:left="500"/>
        <w:jc w:val="right"/>
        <w:rPr>
          <w:del w:id="11974" w:author="Admin" w:date="2019-02-19T02:10:00Z"/>
          <w:sz w:val="20"/>
          <w:szCs w:val="20"/>
        </w:rPr>
      </w:pPr>
      <w:del w:id="11975"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при фиксированной верхней оценке на размер</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шоколадки и росте возможного числа людей, количество долек</w:delText>
        </w:r>
      </w:del>
    </w:p>
    <w:p w:rsidR="00A33515" w:rsidDel="002260E7" w:rsidRDefault="00A33515">
      <w:pPr>
        <w:spacing w:line="1" w:lineRule="exact"/>
        <w:rPr>
          <w:del w:id="11976" w:author="Admin" w:date="2019-02-19T02:10:00Z"/>
          <w:rFonts w:ascii="Arial" w:eastAsia="Arial" w:hAnsi="Arial" w:cs="Arial"/>
          <w:i/>
          <w:iCs/>
          <w:sz w:val="15"/>
          <w:szCs w:val="15"/>
        </w:rPr>
      </w:pPr>
    </w:p>
    <w:p w:rsidR="00A33515" w:rsidDel="002260E7" w:rsidRDefault="001A4D22">
      <w:pPr>
        <w:numPr>
          <w:ilvl w:val="0"/>
          <w:numId w:val="762"/>
        </w:numPr>
        <w:tabs>
          <w:tab w:val="left" w:pos="1105"/>
        </w:tabs>
        <w:spacing w:line="303" w:lineRule="auto"/>
        <w:ind w:left="940" w:hanging="4"/>
        <w:rPr>
          <w:del w:id="11977" w:author="Admin" w:date="2019-02-19T02:10:00Z"/>
          <w:rFonts w:ascii="Arial" w:eastAsia="Arial" w:hAnsi="Arial" w:cs="Arial"/>
          <w:sz w:val="20"/>
          <w:szCs w:val="20"/>
        </w:rPr>
        <w:pPrChange w:id="11978" w:author="Admin" w:date="2019-02-19T00:19:00Z">
          <w:pPr>
            <w:numPr>
              <w:numId w:val="765"/>
            </w:numPr>
            <w:tabs>
              <w:tab w:val="left" w:pos="1105"/>
            </w:tabs>
            <w:spacing w:line="303" w:lineRule="auto"/>
            <w:ind w:left="940" w:hanging="4"/>
          </w:pPr>
        </w:pPrChange>
      </w:pPr>
      <w:del w:id="11979" w:author="Admin" w:date="2019-02-19T02:10:00Z">
        <w:r w:rsidDel="002260E7">
          <w:rPr>
            <w:rFonts w:ascii="Arial" w:eastAsia="Arial" w:hAnsi="Arial" w:cs="Arial"/>
            <w:sz w:val="20"/>
            <w:szCs w:val="20"/>
          </w:rPr>
          <w:delText>минимальной шоколадке стабилизируется. Опишите и оце-ните размер минимальной шоколадки после стабилизации.</w:delText>
        </w:r>
      </w:del>
    </w:p>
    <w:p w:rsidR="00A33515" w:rsidDel="002260E7" w:rsidRDefault="00A33515">
      <w:pPr>
        <w:spacing w:line="29" w:lineRule="exact"/>
        <w:rPr>
          <w:del w:id="11980" w:author="Admin" w:date="2019-02-19T02:10:00Z"/>
          <w:rFonts w:ascii="Arial" w:eastAsia="Arial" w:hAnsi="Arial" w:cs="Arial"/>
          <w:i/>
          <w:iCs/>
          <w:sz w:val="15"/>
          <w:szCs w:val="15"/>
        </w:rPr>
      </w:pPr>
    </w:p>
    <w:p w:rsidR="00A33515" w:rsidDel="002260E7" w:rsidRDefault="001A4D22">
      <w:pPr>
        <w:spacing w:line="303" w:lineRule="auto"/>
        <w:ind w:left="940" w:hanging="437"/>
        <w:rPr>
          <w:del w:id="11981" w:author="Admin" w:date="2019-02-19T02:10:00Z"/>
          <w:sz w:val="20"/>
          <w:szCs w:val="20"/>
        </w:rPr>
      </w:pPr>
      <w:del w:id="11982"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Сколько различных конфигураций для минимальных шокола-док из пунктов а) и б)?</w:delText>
        </w:r>
      </w:del>
    </w:p>
    <w:p w:rsidR="00A33515" w:rsidDel="002260E7" w:rsidRDefault="00A33515">
      <w:pPr>
        <w:spacing w:line="47" w:lineRule="exact"/>
        <w:rPr>
          <w:del w:id="11983" w:author="Admin" w:date="2019-02-19T02:10:00Z"/>
          <w:rFonts w:ascii="Arial" w:eastAsia="Arial" w:hAnsi="Arial" w:cs="Arial"/>
          <w:i/>
          <w:iCs/>
          <w:sz w:val="15"/>
          <w:szCs w:val="15"/>
        </w:rPr>
      </w:pPr>
    </w:p>
    <w:p w:rsidR="00A33515" w:rsidDel="002260E7" w:rsidRDefault="001A4D22">
      <w:pPr>
        <w:jc w:val="center"/>
        <w:rPr>
          <w:del w:id="11984" w:author="Admin" w:date="2019-02-19T02:10:00Z"/>
          <w:sz w:val="20"/>
          <w:szCs w:val="20"/>
        </w:rPr>
      </w:pPr>
      <w:del w:id="11985"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322</w:delText>
        </w:r>
        <w:r w:rsidDel="002260E7">
          <w:rPr>
            <w:rFonts w:ascii="Arial" w:eastAsia="Arial" w:hAnsi="Arial" w:cs="Arial"/>
            <w:sz w:val="20"/>
            <w:szCs w:val="20"/>
          </w:rPr>
          <w:delText xml:space="preserve"> −</w:delText>
        </w:r>
      </w:del>
    </w:p>
    <w:p w:rsidR="00A33515" w:rsidDel="002260E7" w:rsidRDefault="00A33515">
      <w:pPr>
        <w:rPr>
          <w:del w:id="1198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1987" w:author="Admin" w:date="2019-02-19T02:10:00Z"/>
          <w:sz w:val="20"/>
          <w:szCs w:val="20"/>
        </w:rPr>
      </w:pPr>
      <w:bookmarkStart w:id="11988" w:name="page333"/>
      <w:bookmarkEnd w:id="11988"/>
      <w:del w:id="11989"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1990" w:author="Admin" w:date="2019-02-19T02:10:00Z"/>
          <w:sz w:val="20"/>
          <w:szCs w:val="20"/>
        </w:rPr>
      </w:pPr>
    </w:p>
    <w:p w:rsidR="00A33515" w:rsidDel="002260E7" w:rsidRDefault="001A4D22">
      <w:pPr>
        <w:numPr>
          <w:ilvl w:val="0"/>
          <w:numId w:val="763"/>
        </w:numPr>
        <w:tabs>
          <w:tab w:val="left" w:pos="500"/>
        </w:tabs>
        <w:spacing w:line="303" w:lineRule="auto"/>
        <w:ind w:left="500" w:hanging="273"/>
        <w:rPr>
          <w:del w:id="11991" w:author="Admin" w:date="2019-02-19T02:10:00Z"/>
          <w:rFonts w:ascii="Arial" w:eastAsia="Arial" w:hAnsi="Arial" w:cs="Arial"/>
          <w:b/>
          <w:bCs/>
          <w:sz w:val="20"/>
          <w:szCs w:val="20"/>
        </w:rPr>
        <w:pPrChange w:id="11992" w:author="Admin" w:date="2019-02-19T00:19:00Z">
          <w:pPr>
            <w:numPr>
              <w:numId w:val="766"/>
            </w:numPr>
            <w:tabs>
              <w:tab w:val="left" w:pos="500"/>
            </w:tabs>
            <w:spacing w:line="303" w:lineRule="auto"/>
            <w:ind w:left="500" w:hanging="273"/>
          </w:pPr>
        </w:pPrChange>
      </w:pPr>
      <w:del w:id="11993" w:author="Admin" w:date="2019-02-19T02:10:00Z">
        <w:r w:rsidDel="002260E7">
          <w:rPr>
            <w:rFonts w:ascii="Arial" w:eastAsia="Arial" w:hAnsi="Arial" w:cs="Arial"/>
            <w:sz w:val="20"/>
            <w:szCs w:val="20"/>
          </w:rPr>
          <w:delText>Опишите алгоритм построения оптимальной шоколадки при име-ющихся ограничениях. Какова сложность Вашего алгоритма?</w:delText>
        </w:r>
      </w:del>
    </w:p>
    <w:p w:rsidR="00A33515" w:rsidDel="002260E7" w:rsidRDefault="00A33515">
      <w:pPr>
        <w:spacing w:line="81" w:lineRule="exact"/>
        <w:rPr>
          <w:del w:id="11994" w:author="Admin" w:date="2019-02-19T02:10:00Z"/>
          <w:rFonts w:ascii="Arial" w:eastAsia="Arial" w:hAnsi="Arial" w:cs="Arial"/>
          <w:b/>
          <w:bCs/>
          <w:sz w:val="20"/>
          <w:szCs w:val="20"/>
        </w:rPr>
      </w:pPr>
    </w:p>
    <w:p w:rsidR="00A33515" w:rsidDel="002260E7" w:rsidRDefault="001A4D22">
      <w:pPr>
        <w:numPr>
          <w:ilvl w:val="0"/>
          <w:numId w:val="763"/>
        </w:numPr>
        <w:tabs>
          <w:tab w:val="left" w:pos="500"/>
        </w:tabs>
        <w:spacing w:line="285" w:lineRule="auto"/>
        <w:ind w:left="500" w:hanging="273"/>
        <w:jc w:val="both"/>
        <w:rPr>
          <w:del w:id="11995" w:author="Admin" w:date="2019-02-19T02:10:00Z"/>
          <w:rFonts w:ascii="Arial" w:eastAsia="Arial" w:hAnsi="Arial" w:cs="Arial"/>
          <w:b/>
          <w:bCs/>
          <w:sz w:val="20"/>
          <w:szCs w:val="20"/>
        </w:rPr>
        <w:pPrChange w:id="11996" w:author="Admin" w:date="2019-02-19T00:19:00Z">
          <w:pPr>
            <w:numPr>
              <w:numId w:val="766"/>
            </w:numPr>
            <w:tabs>
              <w:tab w:val="left" w:pos="500"/>
            </w:tabs>
            <w:spacing w:line="285" w:lineRule="auto"/>
            <w:ind w:left="500" w:hanging="273"/>
            <w:jc w:val="both"/>
          </w:pPr>
        </w:pPrChange>
      </w:pPr>
      <w:del w:id="11997" w:author="Admin" w:date="2019-02-19T02:10:00Z">
        <w:r w:rsidDel="002260E7">
          <w:rPr>
            <w:rFonts w:ascii="Arial" w:eastAsia="Arial" w:hAnsi="Arial" w:cs="Arial"/>
            <w:sz w:val="20"/>
            <w:szCs w:val="20"/>
          </w:rPr>
          <w:delText xml:space="preserve">Допустим теперь, что в магазине бывают не все шоколадки, а толь-ко вида </w:delText>
        </w:r>
        <w:r w:rsidDel="002260E7">
          <w:rPr>
            <w:rFonts w:ascii="Arial" w:eastAsia="Arial" w:hAnsi="Arial" w:cs="Arial"/>
            <w:i/>
            <w:iCs/>
            <w:sz w:val="20"/>
            <w:szCs w:val="20"/>
          </w:rPr>
          <w:delText>a b</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b a</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для некоторого фиксированного </w:delText>
        </w:r>
        <w:r w:rsidDel="002260E7">
          <w:rPr>
            <w:rFonts w:eastAsia="Times New Roman"/>
            <w:i/>
            <w:iCs/>
            <w:sz w:val="20"/>
            <w:szCs w:val="20"/>
          </w:rPr>
          <w:delText>"</w:delText>
        </w:r>
        <w:r w:rsidDel="002260E7">
          <w:rPr>
            <w:rFonts w:ascii="Arial" w:eastAsia="Arial" w:hAnsi="Arial" w:cs="Arial"/>
            <w:sz w:val="20"/>
            <w:szCs w:val="20"/>
          </w:rPr>
          <w:delText xml:space="preserve"> 1. Изменится ли количество долек в минимальной оптимальной шо-коладке с таким условием? Оцените количество оптимальных шо-коладок, удовлетворяющих этому условию.</w:delText>
        </w:r>
      </w:del>
    </w:p>
    <w:p w:rsidR="00A33515" w:rsidDel="002260E7" w:rsidRDefault="00A33515">
      <w:pPr>
        <w:spacing w:line="98" w:lineRule="exact"/>
        <w:rPr>
          <w:del w:id="11998" w:author="Admin" w:date="2019-02-19T02:10:00Z"/>
          <w:rFonts w:ascii="Arial" w:eastAsia="Arial" w:hAnsi="Arial" w:cs="Arial"/>
          <w:b/>
          <w:bCs/>
          <w:sz w:val="20"/>
          <w:szCs w:val="20"/>
        </w:rPr>
      </w:pPr>
    </w:p>
    <w:p w:rsidR="00A33515" w:rsidDel="002260E7" w:rsidRDefault="001A4D22">
      <w:pPr>
        <w:numPr>
          <w:ilvl w:val="0"/>
          <w:numId w:val="763"/>
        </w:numPr>
        <w:tabs>
          <w:tab w:val="left" w:pos="500"/>
        </w:tabs>
        <w:spacing w:line="265" w:lineRule="auto"/>
        <w:ind w:left="500" w:hanging="273"/>
        <w:jc w:val="both"/>
        <w:rPr>
          <w:del w:id="11999" w:author="Admin" w:date="2019-02-19T02:10:00Z"/>
          <w:rFonts w:ascii="Arial" w:eastAsia="Arial" w:hAnsi="Arial" w:cs="Arial"/>
          <w:b/>
          <w:bCs/>
          <w:sz w:val="20"/>
          <w:szCs w:val="20"/>
        </w:rPr>
        <w:pPrChange w:id="12000" w:author="Admin" w:date="2019-02-19T00:19:00Z">
          <w:pPr>
            <w:numPr>
              <w:numId w:val="766"/>
            </w:numPr>
            <w:tabs>
              <w:tab w:val="left" w:pos="500"/>
            </w:tabs>
            <w:spacing w:line="265" w:lineRule="auto"/>
            <w:ind w:left="500" w:hanging="273"/>
            <w:jc w:val="both"/>
          </w:pPr>
        </w:pPrChange>
      </w:pPr>
      <w:del w:id="12001" w:author="Admin" w:date="2019-02-19T02:10:00Z">
        <w:r w:rsidDel="002260E7">
          <w:rPr>
            <w:rFonts w:ascii="Arial" w:eastAsia="Arial" w:hAnsi="Arial" w:cs="Arial"/>
            <w:sz w:val="20"/>
            <w:szCs w:val="20"/>
          </w:rPr>
          <w:delText xml:space="preserve">Рассмотрим ситуацию, когда каждый из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людей, которым Коля предложил идти в поход, пойдут в него —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-ый с вероятностью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1. Будучи несколько ленивым, Коля хочет найти не самое оптималь-ное, а </w:delText>
        </w:r>
        <w:r w:rsidDel="002260E7">
          <w:rPr>
            <w:rFonts w:eastAsia="Times New Roman"/>
            <w:i/>
            <w:iCs/>
            <w:sz w:val="20"/>
            <w:szCs w:val="20"/>
          </w:rPr>
          <w:delText>"</w:delText>
        </w:r>
        <w:r w:rsidDel="002260E7">
          <w:rPr>
            <w:rFonts w:ascii="Arial" w:eastAsia="Arial" w:hAnsi="Arial" w:cs="Arial"/>
            <w:sz w:val="20"/>
            <w:szCs w:val="20"/>
          </w:rPr>
          <w:delText xml:space="preserve">-оптимальное решение, то есть такую шоколадку, которая делится нацело между участниками с вероятностью в </w:delText>
        </w:r>
        <w:r w:rsidDel="002260E7">
          <w:rPr>
            <w:rFonts w:eastAsia="Times New Roman"/>
            <w:i/>
            <w:iCs/>
            <w:sz w:val="20"/>
            <w:szCs w:val="20"/>
          </w:rPr>
          <w:delText>"</w:delText>
        </w:r>
        <w:r w:rsidDel="002260E7">
          <w:rPr>
            <w:rFonts w:ascii="Arial" w:eastAsia="Arial" w:hAnsi="Arial" w:cs="Arial"/>
            <w:sz w:val="20"/>
            <w:szCs w:val="20"/>
          </w:rPr>
          <w:delText xml:space="preserve"> 1 раз ме-ньше, чем для оптимальной шоколадки. Предложите свои вариан-ты решения этой задачи, если:</w:delText>
        </w:r>
      </w:del>
    </w:p>
    <w:p w:rsidR="00A33515" w:rsidDel="002260E7" w:rsidRDefault="00A33515">
      <w:pPr>
        <w:spacing w:line="3" w:lineRule="exact"/>
        <w:rPr>
          <w:del w:id="12002" w:author="Admin" w:date="2019-02-19T02:10:00Z"/>
          <w:sz w:val="20"/>
          <w:szCs w:val="20"/>
        </w:rPr>
      </w:pPr>
    </w:p>
    <w:p w:rsidR="00A33515" w:rsidDel="002260E7" w:rsidRDefault="001A4D22">
      <w:pPr>
        <w:tabs>
          <w:tab w:val="left" w:pos="2300"/>
          <w:tab w:val="left" w:pos="2620"/>
        </w:tabs>
        <w:ind w:left="500"/>
        <w:rPr>
          <w:del w:id="12003" w:author="Admin" w:date="2019-02-19T02:10:00Z"/>
          <w:sz w:val="20"/>
          <w:szCs w:val="20"/>
        </w:rPr>
      </w:pPr>
      <w:del w:id="12004"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Для всякого</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w:delText>
        </w:r>
        <w:r w:rsidDel="002260E7">
          <w:rPr>
            <w:sz w:val="20"/>
            <w:szCs w:val="20"/>
          </w:rPr>
          <w:tab/>
        </w:r>
        <w:r w:rsidDel="002260E7">
          <w:rPr>
            <w:rFonts w:ascii="Arial" w:eastAsia="Arial" w:hAnsi="Arial" w:cs="Arial"/>
            <w:i/>
            <w:iCs/>
            <w:sz w:val="20"/>
            <w:szCs w:val="20"/>
          </w:rPr>
          <w:delText>i</w:delText>
        </w:r>
        <w:r w:rsidDel="002260E7">
          <w:rPr>
            <w:rFonts w:ascii="Arial" w:eastAsia="Arial" w:hAnsi="Arial" w:cs="Arial"/>
            <w:i/>
            <w:iCs/>
            <w:sz w:val="20"/>
            <w:szCs w:val="20"/>
          </w:rPr>
          <w:tab/>
          <w:delText>d p</w:delText>
        </w:r>
        <w:r w:rsidDel="002260E7">
          <w:rPr>
            <w:rFonts w:ascii="Arial" w:eastAsia="Arial" w:hAnsi="Arial" w:cs="Arial"/>
            <w:i/>
            <w:iCs/>
            <w:sz w:val="27"/>
            <w:szCs w:val="27"/>
            <w:vertAlign w:val="subscript"/>
          </w:rPr>
          <w:delText>i</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p </w:delText>
        </w:r>
        <w:r w:rsidDel="002260E7">
          <w:rPr>
            <w:rFonts w:eastAsia="Times New Roman"/>
            <w:i/>
            <w:iCs/>
            <w:sz w:val="20"/>
            <w:szCs w:val="20"/>
          </w:rPr>
          <w:delText>&lt;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del>
    </w:p>
    <w:p w:rsidR="00A33515" w:rsidDel="002260E7" w:rsidRDefault="001A4D22">
      <w:pPr>
        <w:spacing w:line="191" w:lineRule="auto"/>
        <w:ind w:left="500"/>
        <w:rPr>
          <w:del w:id="12005" w:author="Admin" w:date="2019-02-19T02:10:00Z"/>
          <w:sz w:val="20"/>
          <w:szCs w:val="20"/>
        </w:rPr>
      </w:pPr>
      <w:del w:id="12006" w:author="Admin" w:date="2019-02-19T02:10:00Z">
        <w:r w:rsidDel="002260E7">
          <w:rPr>
            <w:rFonts w:ascii="Arial" w:eastAsia="Arial" w:hAnsi="Arial" w:cs="Arial"/>
            <w:b/>
            <w:bCs/>
            <w:sz w:val="20"/>
            <w:szCs w:val="20"/>
          </w:rPr>
          <w:delText xml:space="preserve">б) </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достаточно маленькое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7"/>
            <w:szCs w:val="27"/>
            <w:vertAlign w:val="superscript"/>
          </w:rPr>
          <w:delText>1</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w:delText>
        </w:r>
      </w:del>
    </w:p>
    <w:p w:rsidR="00A33515" w:rsidDel="002260E7" w:rsidRDefault="001A4D22">
      <w:pPr>
        <w:spacing w:line="20" w:lineRule="exact"/>
        <w:rPr>
          <w:del w:id="12007" w:author="Admin" w:date="2019-02-19T02:10:00Z"/>
          <w:sz w:val="20"/>
          <w:szCs w:val="20"/>
        </w:rPr>
      </w:pPr>
      <w:del w:id="12008" w:author="Admin" w:date="2019-02-19T02:10:00Z">
        <w:r w:rsidDel="002260E7">
          <w:rPr>
            <w:noProof/>
            <w:sz w:val="20"/>
            <w:szCs w:val="20"/>
          </w:rPr>
          <mc:AlternateContent>
            <mc:Choice Requires="wps">
              <w:drawing>
                <wp:anchor distT="0" distB="0" distL="114300" distR="114300" simplePos="0" relativeHeight="251923456" behindDoc="1" locked="0" layoutInCell="0" allowOverlap="1" wp14:anchorId="269A6180" wp14:editId="0B9B341C">
                  <wp:simplePos x="0" y="0"/>
                  <wp:positionH relativeFrom="column">
                    <wp:posOffset>2244090</wp:posOffset>
                  </wp:positionH>
                  <wp:positionV relativeFrom="paragraph">
                    <wp:posOffset>-6985</wp:posOffset>
                  </wp:positionV>
                  <wp:extent cx="141605" cy="0"/>
                  <wp:effectExtent l="0" t="0" r="0" b="0"/>
                  <wp:wrapNone/>
                  <wp:docPr id="560" name="Shap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60" o:spid="_x0000_s1026" style="position:absolute;z-index:-251393024;visibility:visible;mso-wrap-style:square;mso-wrap-distance-left:9pt;mso-wrap-distance-top:0;mso-wrap-distance-right:9pt;mso-wrap-distance-bottom:0;mso-position-horizontal:absolute;mso-position-horizontal-relative:text;mso-position-vertical:absolute;mso-position-vertical-relative:text" from="176.7pt,-.55pt" to="187.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" o:allowincell="f" filled="t" strokeweight=".14039mm">
                  <v:stroke joinstyle="miter"/>
                  <o:lock v:ext="edit" shapetype="f"/>
                </v:line>
              </w:pict>
            </mc:Fallback>
          </mc:AlternateContent>
        </w:r>
      </w:del>
    </w:p>
    <w:p w:rsidR="00A33515" w:rsidDel="002260E7" w:rsidRDefault="001A4D22">
      <w:pPr>
        <w:spacing w:line="187" w:lineRule="auto"/>
        <w:ind w:left="3540"/>
        <w:rPr>
          <w:del w:id="12009" w:author="Admin" w:date="2019-02-19T02:10:00Z"/>
          <w:sz w:val="20"/>
          <w:szCs w:val="20"/>
        </w:rPr>
      </w:pPr>
      <w:del w:id="12010" w:author="Admin" w:date="2019-02-19T02:10:00Z">
        <w:r w:rsidDel="002260E7">
          <w:rPr>
            <w:rFonts w:ascii="Arial" w:eastAsia="Arial" w:hAnsi="Arial" w:cs="Arial"/>
            <w:sz w:val="16"/>
            <w:szCs w:val="16"/>
            <w:vertAlign w:val="subscript"/>
          </w:rPr>
          <w:delText>100</w:delText>
        </w:r>
      </w:del>
    </w:p>
    <w:p w:rsidR="00A33515" w:rsidDel="002260E7" w:rsidRDefault="00A33515">
      <w:pPr>
        <w:spacing w:line="233" w:lineRule="exact"/>
        <w:rPr>
          <w:del w:id="12011" w:author="Admin" w:date="2019-02-19T02:10:00Z"/>
          <w:sz w:val="20"/>
          <w:szCs w:val="20"/>
        </w:rPr>
      </w:pPr>
    </w:p>
    <w:p w:rsidR="00A33515" w:rsidDel="002260E7" w:rsidRDefault="001A4D22">
      <w:pPr>
        <w:rPr>
          <w:del w:id="12012" w:author="Admin" w:date="2019-02-19T02:10:00Z"/>
          <w:sz w:val="20"/>
          <w:szCs w:val="20"/>
        </w:rPr>
      </w:pPr>
      <w:del w:id="12013" w:author="Admin" w:date="2019-02-19T02:10:00Z">
        <w:r w:rsidDel="002260E7">
          <w:rPr>
            <w:rFonts w:ascii="Arial" w:eastAsia="Arial" w:hAnsi="Arial" w:cs="Arial"/>
            <w:b/>
            <w:bCs/>
            <w:sz w:val="26"/>
            <w:szCs w:val="26"/>
          </w:rPr>
          <w:delText>Задача 4. Матрицы и периоды</w:delText>
        </w:r>
      </w:del>
    </w:p>
    <w:p w:rsidR="00A33515" w:rsidDel="002260E7" w:rsidRDefault="00A33515">
      <w:pPr>
        <w:spacing w:line="178" w:lineRule="exact"/>
        <w:rPr>
          <w:del w:id="12014" w:author="Admin" w:date="2019-02-19T02:10:00Z"/>
          <w:sz w:val="20"/>
          <w:szCs w:val="20"/>
        </w:rPr>
      </w:pPr>
    </w:p>
    <w:p w:rsidR="00A33515" w:rsidDel="002260E7" w:rsidRDefault="001A4D22">
      <w:pPr>
        <w:numPr>
          <w:ilvl w:val="0"/>
          <w:numId w:val="764"/>
        </w:numPr>
        <w:tabs>
          <w:tab w:val="left" w:pos="500"/>
        </w:tabs>
        <w:ind w:left="500" w:hanging="273"/>
        <w:rPr>
          <w:del w:id="12015" w:author="Admin" w:date="2019-02-19T02:10:00Z"/>
          <w:rFonts w:ascii="Arial" w:eastAsia="Arial" w:hAnsi="Arial" w:cs="Arial"/>
          <w:b/>
          <w:bCs/>
          <w:sz w:val="20"/>
          <w:szCs w:val="20"/>
        </w:rPr>
        <w:pPrChange w:id="12016" w:author="Admin" w:date="2019-02-19T00:19:00Z">
          <w:pPr>
            <w:numPr>
              <w:numId w:val="767"/>
            </w:numPr>
            <w:tabs>
              <w:tab w:val="left" w:pos="500"/>
            </w:tabs>
            <w:ind w:left="500" w:hanging="273"/>
          </w:pPr>
        </w:pPrChange>
      </w:pPr>
      <w:del w:id="12017" w:author="Admin" w:date="2019-02-19T02:10:00Z">
        <w:r w:rsidDel="002260E7">
          <w:rPr>
            <w:rFonts w:ascii="Arial" w:eastAsia="Arial" w:hAnsi="Arial" w:cs="Arial"/>
            <w:sz w:val="20"/>
            <w:szCs w:val="20"/>
          </w:rPr>
          <w:delText>Рассмотрим целочисленную матрицу 2  2</w:delText>
        </w:r>
      </w:del>
    </w:p>
    <w:p w:rsidR="00A33515" w:rsidDel="002260E7" w:rsidRDefault="00A33515">
      <w:pPr>
        <w:spacing w:line="119" w:lineRule="exact"/>
        <w:rPr>
          <w:del w:id="12018" w:author="Admin" w:date="2019-02-19T02:10:00Z"/>
          <w:sz w:val="20"/>
          <w:szCs w:val="20"/>
        </w:rPr>
      </w:pPr>
    </w:p>
    <w:p w:rsidR="00A33515" w:rsidDel="002260E7" w:rsidRDefault="001A4D22">
      <w:pPr>
        <w:numPr>
          <w:ilvl w:val="0"/>
          <w:numId w:val="765"/>
        </w:numPr>
        <w:tabs>
          <w:tab w:val="left" w:pos="3800"/>
        </w:tabs>
        <w:ind w:left="3800" w:hanging="569"/>
        <w:rPr>
          <w:del w:id="12019" w:author="Admin" w:date="2019-02-19T02:10:00Z"/>
          <w:rFonts w:eastAsia="Times New Roman"/>
          <w:sz w:val="20"/>
          <w:szCs w:val="20"/>
        </w:rPr>
        <w:pPrChange w:id="12020" w:author="Admin" w:date="2019-02-19T00:19:00Z">
          <w:pPr>
            <w:numPr>
              <w:numId w:val="768"/>
            </w:numPr>
            <w:tabs>
              <w:tab w:val="left" w:pos="3800"/>
            </w:tabs>
            <w:ind w:left="3800" w:hanging="569"/>
          </w:pPr>
        </w:pPrChange>
      </w:pPr>
      <w:del w:id="12021" w:author="Admin" w:date="2019-02-19T02:10:00Z">
        <w:r w:rsidDel="002260E7">
          <w:rPr>
            <w:rFonts w:eastAsia="Times New Roman"/>
            <w:sz w:val="20"/>
            <w:szCs w:val="20"/>
          </w:rPr>
          <w:delText>)</w:delText>
        </w:r>
      </w:del>
    </w:p>
    <w:p w:rsidR="00A33515" w:rsidDel="002260E7" w:rsidRDefault="001A4D22">
      <w:pPr>
        <w:spacing w:line="184" w:lineRule="auto"/>
        <w:ind w:left="3380"/>
        <w:rPr>
          <w:del w:id="12022" w:author="Admin" w:date="2019-02-19T02:10:00Z"/>
          <w:rFonts w:eastAsia="Times New Roman"/>
          <w:sz w:val="20"/>
          <w:szCs w:val="20"/>
        </w:rPr>
      </w:pPr>
      <w:del w:id="12023" w:author="Admin" w:date="2019-02-19T02:10:00Z">
        <w:r w:rsidDel="002260E7">
          <w:rPr>
            <w:rFonts w:ascii="Arial" w:eastAsia="Arial" w:hAnsi="Arial" w:cs="Arial"/>
            <w:sz w:val="19"/>
            <w:szCs w:val="19"/>
          </w:rPr>
          <w:delText xml:space="preserve">1  1  </w:delText>
        </w:r>
        <w:r w:rsidDel="002260E7">
          <w:rPr>
            <w:rFonts w:eastAsia="Times New Roman"/>
            <w:i/>
            <w:iCs/>
            <w:sz w:val="37"/>
            <w:szCs w:val="37"/>
            <w:vertAlign w:val="subscript"/>
          </w:rPr>
          <w:delText>:</w:delText>
        </w:r>
      </w:del>
    </w:p>
    <w:p w:rsidR="00A33515" w:rsidDel="002260E7" w:rsidRDefault="001A4D22">
      <w:pPr>
        <w:spacing w:line="216" w:lineRule="auto"/>
        <w:ind w:left="3380"/>
        <w:rPr>
          <w:del w:id="12024" w:author="Admin" w:date="2019-02-19T02:10:00Z"/>
          <w:rFonts w:eastAsia="Times New Roman"/>
          <w:sz w:val="20"/>
          <w:szCs w:val="20"/>
        </w:rPr>
      </w:pPr>
      <w:del w:id="12025" w:author="Admin" w:date="2019-02-19T02:10:00Z">
        <w:r w:rsidDel="002260E7">
          <w:rPr>
            <w:rFonts w:ascii="Arial" w:eastAsia="Arial" w:hAnsi="Arial" w:cs="Arial"/>
            <w:sz w:val="20"/>
            <w:szCs w:val="20"/>
          </w:rPr>
          <w:delText>0  1</w:delText>
        </w:r>
      </w:del>
    </w:p>
    <w:p w:rsidR="00A33515" w:rsidDel="002260E7" w:rsidRDefault="00A33515">
      <w:pPr>
        <w:spacing w:line="162" w:lineRule="exact"/>
        <w:rPr>
          <w:del w:id="12026" w:author="Admin" w:date="2019-02-19T02:10:00Z"/>
          <w:sz w:val="20"/>
          <w:szCs w:val="20"/>
        </w:rPr>
      </w:pPr>
    </w:p>
    <w:p w:rsidR="00A33515" w:rsidDel="002260E7" w:rsidRDefault="001A4D22">
      <w:pPr>
        <w:spacing w:line="291" w:lineRule="auto"/>
        <w:ind w:left="500"/>
        <w:rPr>
          <w:del w:id="12027" w:author="Admin" w:date="2019-02-19T02:10:00Z"/>
          <w:sz w:val="20"/>
          <w:szCs w:val="20"/>
        </w:rPr>
      </w:pPr>
      <w:del w:id="12028" w:author="Admin" w:date="2019-02-19T02:10:00Z">
        <w:r w:rsidDel="002260E7">
          <w:rPr>
            <w:rFonts w:ascii="Arial" w:eastAsia="Arial" w:hAnsi="Arial" w:cs="Arial"/>
            <w:sz w:val="20"/>
            <w:szCs w:val="20"/>
          </w:rPr>
          <w:delText xml:space="preserve">Возьмём некоторый целочисленный вектор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perscript"/>
          </w:rPr>
          <w:delText>x</w:delText>
        </w:r>
        <w:r w:rsidDel="002260E7">
          <w:rPr>
            <w:rFonts w:ascii="Arial" w:eastAsia="Arial" w:hAnsi="Arial" w:cs="Arial"/>
            <w:i/>
            <w:iCs/>
            <w:sz w:val="27"/>
            <w:szCs w:val="27"/>
            <w:vertAlign w:val="subscript"/>
          </w:rPr>
          <w:delText>y</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натуральное число </w:delText>
        </w:r>
        <w:r w:rsidDel="002260E7">
          <w:rPr>
            <w:rFonts w:ascii="Arial" w:eastAsia="Arial" w:hAnsi="Arial" w:cs="Arial"/>
            <w:i/>
            <w:iCs/>
            <w:sz w:val="20"/>
            <w:szCs w:val="20"/>
          </w:rPr>
          <w:delText xml:space="preserve">n </w:delText>
        </w:r>
        <w:r w:rsidDel="002260E7">
          <w:rPr>
            <w:rFonts w:ascii="Arial" w:eastAsia="Arial" w:hAnsi="Arial" w:cs="Arial"/>
            <w:sz w:val="20"/>
            <w:szCs w:val="20"/>
          </w:rPr>
          <w:delText>и построим последовательность</w:delText>
        </w:r>
      </w:del>
    </w:p>
    <w:p w:rsidR="00A33515" w:rsidDel="002260E7" w:rsidRDefault="00A33515">
      <w:pPr>
        <w:spacing w:line="83" w:lineRule="exact"/>
        <w:rPr>
          <w:del w:id="12029" w:author="Admin" w:date="2019-02-19T02:10:00Z"/>
          <w:sz w:val="20"/>
          <w:szCs w:val="20"/>
        </w:rPr>
      </w:pPr>
    </w:p>
    <w:p w:rsidR="00A33515" w:rsidDel="002260E7" w:rsidRDefault="001A4D22">
      <w:pPr>
        <w:numPr>
          <w:ilvl w:val="0"/>
          <w:numId w:val="766"/>
        </w:numPr>
        <w:tabs>
          <w:tab w:val="left" w:pos="3380"/>
        </w:tabs>
        <w:ind w:left="3380" w:hanging="569"/>
        <w:rPr>
          <w:del w:id="12030" w:author="Admin" w:date="2019-02-19T02:10:00Z"/>
          <w:rFonts w:eastAsia="Times New Roman"/>
          <w:sz w:val="20"/>
          <w:szCs w:val="20"/>
        </w:rPr>
        <w:pPrChange w:id="12031" w:author="Admin" w:date="2019-02-19T00:19:00Z">
          <w:pPr>
            <w:numPr>
              <w:numId w:val="769"/>
            </w:numPr>
            <w:tabs>
              <w:tab w:val="left" w:pos="3380"/>
            </w:tabs>
            <w:ind w:left="3380" w:hanging="569"/>
          </w:pPr>
        </w:pPrChange>
      </w:pPr>
      <w:del w:id="12032" w:author="Admin" w:date="2019-02-19T02:10:00Z">
        <w:r w:rsidDel="002260E7">
          <w:rPr>
            <w:rFonts w:eastAsia="Times New Roman"/>
            <w:sz w:val="20"/>
            <w:szCs w:val="20"/>
          </w:rPr>
          <w:delText>)</w:delText>
        </w:r>
        <w:r w:rsidDel="002260E7">
          <w:rPr>
            <w:rFonts w:ascii="Arial" w:eastAsia="Arial" w:hAnsi="Arial" w:cs="Arial"/>
            <w:i/>
            <w:iCs/>
            <w:sz w:val="13"/>
            <w:szCs w:val="13"/>
          </w:rPr>
          <w:delText>k</w:delText>
        </w:r>
        <w:r w:rsidDel="002260E7">
          <w:rPr>
            <w:rFonts w:eastAsia="Times New Roman"/>
            <w:sz w:val="20"/>
            <w:szCs w:val="20"/>
          </w:rPr>
          <w:delText xml:space="preserve"> ( )</w:delText>
        </w:r>
      </w:del>
    </w:p>
    <w:tbl>
      <w:tblPr>
        <w:tblW w:w="0" w:type="auto"/>
        <w:tblInd w:w="2380" w:type="dxa"/>
        <w:tblLayout w:type="fixed"/>
        <w:tblCellMar>
          <w:left w:w="0" w:type="dxa"/>
          <w:right w:w="0" w:type="dxa"/>
        </w:tblCellMar>
        <w:tblLook w:val="04A0" w:firstRow="1" w:lastRow="0" w:firstColumn="1" w:lastColumn="0" w:noHBand="0" w:noVBand="1"/>
      </w:tblPr>
      <w:tblGrid>
        <w:gridCol w:w="800"/>
        <w:gridCol w:w="420"/>
        <w:gridCol w:w="500"/>
        <w:gridCol w:w="800"/>
      </w:tblGrid>
      <w:tr w:rsidR="00A33515" w:rsidDel="002260E7">
        <w:trPr>
          <w:trHeight w:val="320"/>
          <w:del w:id="12033" w:author="Admin" w:date="2019-02-19T02:10:00Z"/>
        </w:trPr>
        <w:tc>
          <w:tcPr>
            <w:tcW w:w="800" w:type="dxa"/>
            <w:vAlign w:val="bottom"/>
          </w:tcPr>
          <w:p w:rsidR="00A33515" w:rsidDel="002260E7" w:rsidRDefault="001A4D22">
            <w:pPr>
              <w:spacing w:line="320" w:lineRule="exact"/>
              <w:ind w:right="2"/>
              <w:jc w:val="right"/>
              <w:rPr>
                <w:del w:id="12034" w:author="Admin" w:date="2019-02-19T02:10:00Z"/>
                <w:sz w:val="20"/>
                <w:szCs w:val="20"/>
              </w:rPr>
            </w:pPr>
            <w:del w:id="12035" w:author="Admin" w:date="2019-02-19T02:10:00Z">
              <w:r w:rsidDel="002260E7">
                <w:rPr>
                  <w:rFonts w:ascii="Arial" w:eastAsia="Arial" w:hAnsi="Arial" w:cs="Arial"/>
                  <w:i/>
                  <w:iCs/>
                  <w:sz w:val="19"/>
                  <w:szCs w:val="19"/>
                </w:rPr>
                <w:delText>x</w:delText>
              </w:r>
              <w:r w:rsidDel="002260E7">
                <w:rPr>
                  <w:rFonts w:ascii="Arial" w:eastAsia="Arial" w:hAnsi="Arial" w:cs="Arial"/>
                  <w:i/>
                  <w:iCs/>
                  <w:sz w:val="26"/>
                  <w:szCs w:val="26"/>
                  <w:vertAlign w:val="subscript"/>
                </w:rPr>
                <w:delText>k</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37"/>
                  <w:szCs w:val="37"/>
                  <w:vertAlign w:val="superscript"/>
                </w:rPr>
                <w:delText>1</w:delText>
              </w:r>
            </w:del>
          </w:p>
        </w:tc>
        <w:tc>
          <w:tcPr>
            <w:tcW w:w="420" w:type="dxa"/>
            <w:vAlign w:val="bottom"/>
          </w:tcPr>
          <w:p w:rsidR="00A33515" w:rsidDel="002260E7" w:rsidRDefault="001A4D22">
            <w:pPr>
              <w:ind w:right="120"/>
              <w:jc w:val="right"/>
              <w:rPr>
                <w:del w:id="12036" w:author="Admin" w:date="2019-02-19T02:10:00Z"/>
                <w:sz w:val="20"/>
                <w:szCs w:val="20"/>
              </w:rPr>
            </w:pPr>
            <w:del w:id="12037" w:author="Admin" w:date="2019-02-19T02:10:00Z">
              <w:r w:rsidDel="002260E7">
                <w:rPr>
                  <w:rFonts w:ascii="Arial" w:eastAsia="Arial" w:hAnsi="Arial" w:cs="Arial"/>
                  <w:sz w:val="20"/>
                  <w:szCs w:val="20"/>
                </w:rPr>
                <w:delText>1</w:delText>
              </w:r>
            </w:del>
          </w:p>
        </w:tc>
        <w:tc>
          <w:tcPr>
            <w:tcW w:w="500" w:type="dxa"/>
            <w:vAlign w:val="bottom"/>
          </w:tcPr>
          <w:p w:rsidR="00A33515" w:rsidDel="002260E7" w:rsidRDefault="001A4D22">
            <w:pPr>
              <w:ind w:left="200"/>
              <w:rPr>
                <w:del w:id="12038" w:author="Admin" w:date="2019-02-19T02:10:00Z"/>
                <w:sz w:val="20"/>
                <w:szCs w:val="20"/>
              </w:rPr>
            </w:pPr>
            <w:del w:id="12039" w:author="Admin" w:date="2019-02-19T02:10:00Z">
              <w:r w:rsidDel="002260E7">
                <w:rPr>
                  <w:rFonts w:ascii="Arial" w:eastAsia="Arial" w:hAnsi="Arial" w:cs="Arial"/>
                  <w:i/>
                  <w:iCs/>
                  <w:sz w:val="20"/>
                  <w:szCs w:val="20"/>
                </w:rPr>
                <w:delText>x</w:delText>
              </w:r>
            </w:del>
          </w:p>
        </w:tc>
        <w:tc>
          <w:tcPr>
            <w:tcW w:w="800" w:type="dxa"/>
            <w:vAlign w:val="bottom"/>
          </w:tcPr>
          <w:p w:rsidR="00A33515" w:rsidDel="002260E7" w:rsidRDefault="001A4D22">
            <w:pPr>
              <w:ind w:left="180"/>
              <w:rPr>
                <w:del w:id="12040" w:author="Admin" w:date="2019-02-19T02:10:00Z"/>
                <w:sz w:val="20"/>
                <w:szCs w:val="20"/>
              </w:rPr>
            </w:pPr>
            <w:del w:id="12041" w:author="Admin" w:date="2019-02-19T02:10:00Z">
              <w:r w:rsidDel="002260E7">
                <w:rPr>
                  <w:rFonts w:eastAsia="Times New Roman"/>
                  <w:sz w:val="20"/>
                  <w:szCs w:val="20"/>
                </w:rPr>
                <w:delText xml:space="preserve">mod </w:delText>
              </w:r>
              <w:r w:rsidDel="002260E7">
                <w:rPr>
                  <w:rFonts w:ascii="Arial" w:eastAsia="Arial" w:hAnsi="Arial" w:cs="Arial"/>
                  <w:i/>
                  <w:iCs/>
                  <w:sz w:val="20"/>
                  <w:szCs w:val="20"/>
                </w:rPr>
                <w:delText>n</w:delText>
              </w:r>
              <w:r w:rsidDel="002260E7">
                <w:rPr>
                  <w:rFonts w:eastAsia="Times New Roman"/>
                  <w:i/>
                  <w:iCs/>
                  <w:sz w:val="20"/>
                  <w:szCs w:val="20"/>
                </w:rPr>
                <w:delText>:</w:delText>
              </w:r>
            </w:del>
          </w:p>
        </w:tc>
      </w:tr>
      <w:tr w:rsidR="00A33515" w:rsidDel="002260E7">
        <w:trPr>
          <w:trHeight w:val="253"/>
          <w:del w:id="12042" w:author="Admin" w:date="2019-02-19T02:10:00Z"/>
        </w:trPr>
        <w:tc>
          <w:tcPr>
            <w:tcW w:w="800" w:type="dxa"/>
            <w:vAlign w:val="bottom"/>
          </w:tcPr>
          <w:p w:rsidR="00A33515" w:rsidDel="002260E7" w:rsidRDefault="001A4D22">
            <w:pPr>
              <w:ind w:right="2"/>
              <w:jc w:val="right"/>
              <w:rPr>
                <w:del w:id="12043" w:author="Admin" w:date="2019-02-19T02:10:00Z"/>
                <w:sz w:val="20"/>
                <w:szCs w:val="20"/>
              </w:rPr>
            </w:pPr>
            <w:del w:id="12044" w:author="Admin" w:date="2019-02-19T02:10:00Z">
              <w:r w:rsidDel="002260E7">
                <w:rPr>
                  <w:rFonts w:ascii="Arial" w:eastAsia="Arial" w:hAnsi="Arial" w:cs="Arial"/>
                  <w:sz w:val="20"/>
                  <w:szCs w:val="20"/>
                </w:rPr>
                <w:delText>0</w:delText>
              </w:r>
            </w:del>
          </w:p>
        </w:tc>
        <w:tc>
          <w:tcPr>
            <w:tcW w:w="420" w:type="dxa"/>
            <w:vAlign w:val="bottom"/>
          </w:tcPr>
          <w:p w:rsidR="00A33515" w:rsidDel="002260E7" w:rsidRDefault="001A4D22">
            <w:pPr>
              <w:ind w:right="120"/>
              <w:jc w:val="right"/>
              <w:rPr>
                <w:del w:id="12045" w:author="Admin" w:date="2019-02-19T02:10:00Z"/>
                <w:sz w:val="20"/>
                <w:szCs w:val="20"/>
              </w:rPr>
            </w:pPr>
            <w:del w:id="12046" w:author="Admin" w:date="2019-02-19T02:10:00Z">
              <w:r w:rsidDel="002260E7">
                <w:rPr>
                  <w:rFonts w:ascii="Arial" w:eastAsia="Arial" w:hAnsi="Arial" w:cs="Arial"/>
                  <w:sz w:val="20"/>
                  <w:szCs w:val="20"/>
                </w:rPr>
                <w:delText>1</w:delText>
              </w:r>
            </w:del>
          </w:p>
        </w:tc>
        <w:tc>
          <w:tcPr>
            <w:tcW w:w="500" w:type="dxa"/>
            <w:vAlign w:val="bottom"/>
          </w:tcPr>
          <w:p w:rsidR="00A33515" w:rsidDel="002260E7" w:rsidRDefault="001A4D22">
            <w:pPr>
              <w:ind w:left="200"/>
              <w:rPr>
                <w:del w:id="12047" w:author="Admin" w:date="2019-02-19T02:10:00Z"/>
                <w:sz w:val="20"/>
                <w:szCs w:val="20"/>
              </w:rPr>
            </w:pPr>
            <w:del w:id="12048" w:author="Admin" w:date="2019-02-19T02:10:00Z">
              <w:r w:rsidDel="002260E7">
                <w:rPr>
                  <w:rFonts w:ascii="Arial" w:eastAsia="Arial" w:hAnsi="Arial" w:cs="Arial"/>
                  <w:i/>
                  <w:iCs/>
                  <w:sz w:val="20"/>
                  <w:szCs w:val="20"/>
                </w:rPr>
                <w:delText>y</w:delText>
              </w:r>
            </w:del>
          </w:p>
        </w:tc>
        <w:tc>
          <w:tcPr>
            <w:tcW w:w="800" w:type="dxa"/>
            <w:vAlign w:val="bottom"/>
          </w:tcPr>
          <w:p w:rsidR="00A33515" w:rsidDel="002260E7" w:rsidRDefault="00A33515">
            <w:pPr>
              <w:rPr>
                <w:del w:id="12049" w:author="Admin" w:date="2019-02-19T02:10:00Z"/>
              </w:rPr>
            </w:pPr>
          </w:p>
        </w:tc>
      </w:tr>
    </w:tbl>
    <w:p w:rsidR="00A33515" w:rsidDel="002260E7" w:rsidRDefault="00A33515">
      <w:pPr>
        <w:spacing w:line="174" w:lineRule="exact"/>
        <w:rPr>
          <w:del w:id="12050" w:author="Admin" w:date="2019-02-19T02:10:00Z"/>
          <w:sz w:val="20"/>
          <w:szCs w:val="20"/>
        </w:rPr>
      </w:pPr>
    </w:p>
    <w:p w:rsidR="00A33515" w:rsidDel="002260E7" w:rsidRDefault="001A4D22">
      <w:pPr>
        <w:spacing w:line="258" w:lineRule="auto"/>
        <w:ind w:left="500"/>
        <w:jc w:val="both"/>
        <w:rPr>
          <w:del w:id="12051" w:author="Admin" w:date="2019-02-19T02:10:00Z"/>
          <w:sz w:val="20"/>
          <w:szCs w:val="20"/>
        </w:rPr>
      </w:pPr>
      <w:del w:id="12052" w:author="Admin" w:date="2019-02-19T02:10:00Z">
        <w:r w:rsidDel="002260E7">
          <w:rPr>
            <w:rFonts w:ascii="Arial" w:eastAsia="Arial" w:hAnsi="Arial" w:cs="Arial"/>
            <w:sz w:val="19"/>
            <w:szCs w:val="19"/>
          </w:rPr>
          <w:delText xml:space="preserve">Здесь и далее под записью </w:delText>
        </w:r>
        <w:r w:rsidDel="002260E7">
          <w:rPr>
            <w:rFonts w:eastAsia="Times New Roman"/>
            <w:sz w:val="19"/>
            <w:szCs w:val="19"/>
          </w:rPr>
          <w:delText>mod</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подразумевается взятие остатка от деления на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Покажите, что эта последовательность будет чи-сто периодической, то есть существует такое </w:delText>
        </w:r>
        <w:r w:rsidDel="002260E7">
          <w:rPr>
            <w:rFonts w:ascii="Arial" w:eastAsia="Arial" w:hAnsi="Arial" w:cs="Arial"/>
            <w:i/>
            <w:iCs/>
            <w:sz w:val="19"/>
            <w:szCs w:val="19"/>
          </w:rPr>
          <w:delText>m</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eastAsia="Times New Roman"/>
            <w:sz w:val="19"/>
            <w:szCs w:val="19"/>
          </w:rPr>
          <w:delText>N</w:delText>
        </w:r>
        <w:r w:rsidDel="002260E7">
          <w:rPr>
            <w:rFonts w:ascii="Arial" w:eastAsia="Arial" w:hAnsi="Arial" w:cs="Arial"/>
            <w:sz w:val="19"/>
            <w:szCs w:val="19"/>
          </w:rPr>
          <w:delText xml:space="preserve"> со свойством </w:delText>
        </w:r>
        <w:r w:rsidDel="002260E7">
          <w:rPr>
            <w:rFonts w:ascii="Arial" w:eastAsia="Arial" w:hAnsi="Arial" w:cs="Arial"/>
            <w:i/>
            <w:iCs/>
            <w:sz w:val="19"/>
            <w:szCs w:val="19"/>
          </w:rPr>
          <w:delText>x</w:delText>
        </w:r>
        <w:r w:rsidDel="002260E7">
          <w:rPr>
            <w:rFonts w:ascii="Arial" w:eastAsia="Arial" w:hAnsi="Arial" w:cs="Arial"/>
            <w:i/>
            <w:iCs/>
            <w:sz w:val="26"/>
            <w:szCs w:val="26"/>
            <w:vertAlign w:val="subscript"/>
          </w:rPr>
          <w:delText>k</w:delText>
        </w:r>
        <w:r w:rsidDel="002260E7">
          <w:rPr>
            <w:rFonts w:eastAsia="Times New Roman"/>
            <w:sz w:val="26"/>
            <w:szCs w:val="26"/>
            <w:vertAlign w:val="subscript"/>
          </w:rPr>
          <w:delText>+</w:delText>
        </w:r>
        <w:r w:rsidDel="002260E7">
          <w:rPr>
            <w:rFonts w:ascii="Arial" w:eastAsia="Arial" w:hAnsi="Arial" w:cs="Arial"/>
            <w:i/>
            <w:iCs/>
            <w:sz w:val="26"/>
            <w:szCs w:val="26"/>
            <w:vertAlign w:val="subscript"/>
          </w:rPr>
          <w:delText>m</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 xml:space="preserve"> x</w:delText>
        </w:r>
        <w:r w:rsidDel="002260E7">
          <w:rPr>
            <w:rFonts w:ascii="Arial" w:eastAsia="Arial" w:hAnsi="Arial" w:cs="Arial"/>
            <w:i/>
            <w:iCs/>
            <w:sz w:val="26"/>
            <w:szCs w:val="26"/>
            <w:vertAlign w:val="subscript"/>
          </w:rPr>
          <w:delText>k</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для любого</w:delText>
        </w:r>
        <w:r w:rsidDel="002260E7">
          <w:rPr>
            <w:rFonts w:ascii="Arial" w:eastAsia="Arial" w:hAnsi="Arial" w:cs="Arial"/>
            <w:i/>
            <w:iCs/>
            <w:sz w:val="19"/>
            <w:szCs w:val="19"/>
          </w:rPr>
          <w:delText xml:space="preserve"> k </w:delText>
        </w:r>
        <w:r w:rsidDel="002260E7">
          <w:rPr>
            <w:rFonts w:eastAsia="Times New Roman"/>
            <w:i/>
            <w:iCs/>
            <w:sz w:val="19"/>
            <w:szCs w:val="19"/>
          </w:rPr>
          <w:delText>2</w:delText>
        </w:r>
        <w:r w:rsidDel="002260E7">
          <w:rPr>
            <w:rFonts w:ascii="Arial" w:eastAsia="Arial" w:hAnsi="Arial" w:cs="Arial"/>
            <w:i/>
            <w:iCs/>
            <w:sz w:val="19"/>
            <w:szCs w:val="19"/>
          </w:rPr>
          <w:delText xml:space="preserve"> </w:delText>
        </w:r>
        <w:r w:rsidDel="002260E7">
          <w:rPr>
            <w:rFonts w:eastAsia="Times New Roman"/>
            <w:sz w:val="19"/>
            <w:szCs w:val="19"/>
          </w:rPr>
          <w:delText>N</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Каков период этой последовательности</w:delText>
        </w:r>
      </w:del>
    </w:p>
    <w:p w:rsidR="00A33515" w:rsidDel="002260E7" w:rsidRDefault="001A4D22">
      <w:pPr>
        <w:numPr>
          <w:ilvl w:val="1"/>
          <w:numId w:val="767"/>
        </w:numPr>
        <w:tabs>
          <w:tab w:val="left" w:pos="660"/>
        </w:tabs>
        <w:spacing w:line="219" w:lineRule="auto"/>
        <w:ind w:left="660" w:hanging="162"/>
        <w:rPr>
          <w:del w:id="12053" w:author="Admin" w:date="2019-02-19T02:10:00Z"/>
          <w:rFonts w:ascii="Arial" w:eastAsia="Arial" w:hAnsi="Arial" w:cs="Arial"/>
          <w:sz w:val="20"/>
          <w:szCs w:val="20"/>
        </w:rPr>
        <w:pPrChange w:id="12054" w:author="Admin" w:date="2019-02-19T00:19:00Z">
          <w:pPr>
            <w:numPr>
              <w:ilvl w:val="1"/>
              <w:numId w:val="770"/>
            </w:numPr>
            <w:tabs>
              <w:tab w:val="left" w:pos="660"/>
            </w:tabs>
            <w:spacing w:line="219" w:lineRule="auto"/>
            <w:ind w:left="660" w:hanging="162"/>
          </w:pPr>
        </w:pPrChange>
      </w:pPr>
      <w:del w:id="12055" w:author="Admin" w:date="2019-02-19T02:10:00Z">
        <w:r w:rsidDel="002260E7">
          <w:rPr>
            <w:rFonts w:ascii="Arial" w:eastAsia="Arial" w:hAnsi="Arial" w:cs="Arial"/>
            <w:sz w:val="20"/>
            <w:szCs w:val="20"/>
          </w:rPr>
          <w:delText xml:space="preserve">зависимости от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A33515">
      <w:pPr>
        <w:spacing w:line="140" w:lineRule="exact"/>
        <w:rPr>
          <w:del w:id="12056" w:author="Admin" w:date="2019-02-19T02:10:00Z"/>
          <w:rFonts w:ascii="Arial" w:eastAsia="Arial" w:hAnsi="Arial" w:cs="Arial"/>
          <w:sz w:val="20"/>
          <w:szCs w:val="20"/>
        </w:rPr>
      </w:pPr>
    </w:p>
    <w:p w:rsidR="00A33515" w:rsidDel="002260E7" w:rsidRDefault="001A4D22">
      <w:pPr>
        <w:numPr>
          <w:ilvl w:val="0"/>
          <w:numId w:val="767"/>
        </w:numPr>
        <w:tabs>
          <w:tab w:val="left" w:pos="500"/>
        </w:tabs>
        <w:spacing w:line="291" w:lineRule="auto"/>
        <w:ind w:left="500" w:hanging="273"/>
        <w:jc w:val="both"/>
        <w:rPr>
          <w:del w:id="12057" w:author="Admin" w:date="2019-02-19T02:10:00Z"/>
          <w:rFonts w:ascii="Arial" w:eastAsia="Arial" w:hAnsi="Arial" w:cs="Arial"/>
          <w:b/>
          <w:bCs/>
          <w:sz w:val="20"/>
          <w:szCs w:val="20"/>
        </w:rPr>
        <w:pPrChange w:id="12058" w:author="Admin" w:date="2019-02-19T00:19:00Z">
          <w:pPr>
            <w:numPr>
              <w:numId w:val="770"/>
            </w:numPr>
            <w:tabs>
              <w:tab w:val="left" w:pos="500"/>
            </w:tabs>
            <w:spacing w:line="291" w:lineRule="auto"/>
            <w:ind w:left="500" w:hanging="273"/>
            <w:jc w:val="both"/>
          </w:pPr>
        </w:pPrChange>
      </w:pPr>
      <w:del w:id="12059" w:author="Admin" w:date="2019-02-19T02:10:00Z">
        <w:r w:rsidDel="002260E7">
          <w:rPr>
            <w:rFonts w:ascii="Arial" w:eastAsia="Arial" w:hAnsi="Arial" w:cs="Arial"/>
            <w:sz w:val="20"/>
            <w:szCs w:val="20"/>
          </w:rPr>
          <w:delText xml:space="preserve">Рассмотрим целочисленную матрицу, некоторый начальный век-тор и натуральное число </w:delText>
        </w:r>
        <w:r w:rsidDel="002260E7">
          <w:rPr>
            <w:rFonts w:ascii="Arial" w:eastAsia="Arial" w:hAnsi="Arial" w:cs="Arial"/>
            <w:i/>
            <w:iCs/>
            <w:sz w:val="20"/>
            <w:szCs w:val="20"/>
          </w:rPr>
          <w:delText>n</w:delText>
        </w:r>
        <w:r w:rsidDel="002260E7">
          <w:rPr>
            <w:rFonts w:ascii="Arial" w:eastAsia="Arial" w:hAnsi="Arial" w:cs="Arial"/>
            <w:sz w:val="20"/>
            <w:szCs w:val="20"/>
          </w:rPr>
          <w:delText>. Рассмотрим последовательность, ана-логичную предыдущему пункту</w:delText>
        </w:r>
      </w:del>
    </w:p>
    <w:p w:rsidR="00A33515" w:rsidDel="002260E7" w:rsidRDefault="00A33515">
      <w:pPr>
        <w:spacing w:line="59" w:lineRule="exact"/>
        <w:rPr>
          <w:del w:id="12060" w:author="Admin" w:date="2019-02-19T02:10:00Z"/>
          <w:rFonts w:ascii="Arial" w:eastAsia="Arial" w:hAnsi="Arial" w:cs="Arial"/>
          <w:b/>
          <w:bCs/>
          <w:sz w:val="20"/>
          <w:szCs w:val="20"/>
        </w:rPr>
      </w:pPr>
    </w:p>
    <w:p w:rsidR="00A33515" w:rsidDel="002260E7" w:rsidRDefault="001A4D22">
      <w:pPr>
        <w:numPr>
          <w:ilvl w:val="2"/>
          <w:numId w:val="767"/>
        </w:numPr>
        <w:tabs>
          <w:tab w:val="left" w:pos="3220"/>
        </w:tabs>
        <w:ind w:left="3220" w:hanging="250"/>
        <w:rPr>
          <w:del w:id="12061" w:author="Admin" w:date="2019-02-19T02:10:00Z"/>
          <w:rFonts w:ascii="Arial" w:eastAsia="Arial" w:hAnsi="Arial" w:cs="Arial"/>
          <w:sz w:val="20"/>
          <w:szCs w:val="20"/>
        </w:rPr>
        <w:pPrChange w:id="12062" w:author="Admin" w:date="2019-02-19T00:19:00Z">
          <w:pPr>
            <w:numPr>
              <w:ilvl w:val="2"/>
              <w:numId w:val="770"/>
            </w:numPr>
            <w:tabs>
              <w:tab w:val="left" w:pos="3220"/>
            </w:tabs>
            <w:ind w:left="3220" w:hanging="250"/>
          </w:pPr>
        </w:pPrChange>
      </w:pPr>
      <w:del w:id="12063" w:author="Admin" w:date="2019-02-19T02:10:00Z">
        <w:r w:rsidDel="002260E7">
          <w:rPr>
            <w:rFonts w:ascii="Arial" w:eastAsia="Arial" w:hAnsi="Arial" w:cs="Arial"/>
            <w:b/>
            <w:bCs/>
            <w:sz w:val="20"/>
            <w:szCs w:val="20"/>
          </w:rPr>
          <w:delText xml:space="preserve">323 </w:delText>
        </w:r>
        <w:r w:rsidDel="002260E7">
          <w:rPr>
            <w:rFonts w:ascii="Arial" w:eastAsia="Arial" w:hAnsi="Arial" w:cs="Arial"/>
            <w:sz w:val="20"/>
            <w:szCs w:val="20"/>
          </w:rPr>
          <w:delText>−</w:delText>
        </w:r>
      </w:del>
    </w:p>
    <w:p w:rsidR="00A33515" w:rsidDel="002260E7" w:rsidRDefault="00A33515">
      <w:pPr>
        <w:rPr>
          <w:del w:id="12064"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2065" w:author="Admin" w:date="2019-02-19T02:10:00Z"/>
          <w:sz w:val="20"/>
          <w:szCs w:val="20"/>
        </w:rPr>
      </w:pPr>
      <w:bookmarkStart w:id="12066" w:name="page334"/>
      <w:bookmarkEnd w:id="12066"/>
      <w:del w:id="12067" w:author="Admin" w:date="2019-02-19T02:10:00Z">
        <w:r w:rsidDel="002260E7">
          <w:rPr>
            <w:rFonts w:ascii="Arial" w:eastAsia="Arial" w:hAnsi="Arial" w:cs="Arial"/>
            <w:sz w:val="18"/>
            <w:szCs w:val="18"/>
          </w:rPr>
          <w:lastRenderedPageBreak/>
          <w:delText>Турнир юных математиков 2016 года</w:delText>
        </w:r>
      </w:del>
    </w:p>
    <w:p w:rsidR="00A33515" w:rsidDel="002260E7" w:rsidRDefault="00A33515">
      <w:pPr>
        <w:spacing w:line="323" w:lineRule="exact"/>
        <w:rPr>
          <w:del w:id="12068" w:author="Admin" w:date="2019-02-19T02:10:00Z"/>
          <w:sz w:val="20"/>
          <w:szCs w:val="20"/>
        </w:rPr>
      </w:pPr>
    </w:p>
    <w:p w:rsidR="00A33515" w:rsidDel="002260E7" w:rsidRDefault="001A4D22">
      <w:pPr>
        <w:numPr>
          <w:ilvl w:val="0"/>
          <w:numId w:val="768"/>
        </w:numPr>
        <w:tabs>
          <w:tab w:val="left" w:pos="3380"/>
        </w:tabs>
        <w:ind w:left="3380" w:hanging="569"/>
        <w:rPr>
          <w:del w:id="12069" w:author="Admin" w:date="2019-02-19T02:10:00Z"/>
          <w:rFonts w:eastAsia="Times New Roman"/>
          <w:sz w:val="20"/>
          <w:szCs w:val="20"/>
        </w:rPr>
        <w:pPrChange w:id="12070" w:author="Admin" w:date="2019-02-19T00:19:00Z">
          <w:pPr>
            <w:numPr>
              <w:numId w:val="771"/>
            </w:numPr>
            <w:tabs>
              <w:tab w:val="left" w:pos="3380"/>
            </w:tabs>
            <w:ind w:left="3380" w:hanging="569"/>
          </w:pPr>
        </w:pPrChange>
      </w:pPr>
      <w:del w:id="12071" w:author="Admin" w:date="2019-02-19T02:10:00Z">
        <w:r w:rsidDel="002260E7">
          <w:rPr>
            <w:rFonts w:eastAsia="Times New Roman"/>
            <w:sz w:val="20"/>
            <w:szCs w:val="20"/>
          </w:rPr>
          <w:delText>)</w:delText>
        </w:r>
        <w:r w:rsidDel="002260E7">
          <w:rPr>
            <w:rFonts w:ascii="Arial" w:eastAsia="Arial" w:hAnsi="Arial" w:cs="Arial"/>
            <w:i/>
            <w:iCs/>
            <w:sz w:val="13"/>
            <w:szCs w:val="13"/>
          </w:rPr>
          <w:delText>k</w:delText>
        </w:r>
        <w:r w:rsidDel="002260E7">
          <w:rPr>
            <w:rFonts w:eastAsia="Times New Roman"/>
            <w:sz w:val="20"/>
            <w:szCs w:val="20"/>
          </w:rPr>
          <w:delText xml:space="preserve"> ( )</w:delText>
        </w:r>
      </w:del>
    </w:p>
    <w:tbl>
      <w:tblPr>
        <w:tblW w:w="0" w:type="auto"/>
        <w:tblInd w:w="2380" w:type="dxa"/>
        <w:tblLayout w:type="fixed"/>
        <w:tblCellMar>
          <w:left w:w="0" w:type="dxa"/>
          <w:right w:w="0" w:type="dxa"/>
        </w:tblCellMar>
        <w:tblLook w:val="04A0" w:firstRow="1" w:lastRow="0" w:firstColumn="1" w:lastColumn="0" w:noHBand="0" w:noVBand="1"/>
      </w:tblPr>
      <w:tblGrid>
        <w:gridCol w:w="800"/>
        <w:gridCol w:w="420"/>
        <w:gridCol w:w="500"/>
        <w:gridCol w:w="800"/>
      </w:tblGrid>
      <w:tr w:rsidR="00A33515" w:rsidDel="002260E7">
        <w:trPr>
          <w:trHeight w:val="320"/>
          <w:del w:id="12072" w:author="Admin" w:date="2019-02-19T02:10:00Z"/>
        </w:trPr>
        <w:tc>
          <w:tcPr>
            <w:tcW w:w="800" w:type="dxa"/>
            <w:vAlign w:val="bottom"/>
          </w:tcPr>
          <w:p w:rsidR="00A33515" w:rsidDel="002260E7" w:rsidRDefault="001A4D22">
            <w:pPr>
              <w:spacing w:line="320" w:lineRule="exact"/>
              <w:rPr>
                <w:del w:id="12073" w:author="Admin" w:date="2019-02-19T02:10:00Z"/>
                <w:sz w:val="20"/>
                <w:szCs w:val="20"/>
              </w:rPr>
            </w:pPr>
            <w:del w:id="12074" w:author="Admin" w:date="2019-02-19T02:10:00Z">
              <w:r w:rsidDel="002260E7">
                <w:rPr>
                  <w:rFonts w:ascii="Arial" w:eastAsia="Arial" w:hAnsi="Arial" w:cs="Arial"/>
                  <w:i/>
                  <w:iCs/>
                  <w:sz w:val="19"/>
                  <w:szCs w:val="19"/>
                </w:rPr>
                <w:delText>x</w:delText>
              </w:r>
              <w:r w:rsidDel="002260E7">
                <w:rPr>
                  <w:rFonts w:ascii="Arial" w:eastAsia="Arial" w:hAnsi="Arial" w:cs="Arial"/>
                  <w:i/>
                  <w:iCs/>
                  <w:sz w:val="26"/>
                  <w:szCs w:val="26"/>
                  <w:vertAlign w:val="subscript"/>
                </w:rPr>
                <w:delText>k</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i/>
                  <w:iCs/>
                  <w:sz w:val="37"/>
                  <w:szCs w:val="37"/>
                  <w:vertAlign w:val="superscript"/>
                </w:rPr>
                <w:delText>a</w:delText>
              </w:r>
            </w:del>
          </w:p>
        </w:tc>
        <w:tc>
          <w:tcPr>
            <w:tcW w:w="420" w:type="dxa"/>
            <w:vAlign w:val="bottom"/>
          </w:tcPr>
          <w:p w:rsidR="00A33515" w:rsidDel="002260E7" w:rsidRDefault="001A4D22">
            <w:pPr>
              <w:ind w:left="100"/>
              <w:rPr>
                <w:del w:id="12075" w:author="Admin" w:date="2019-02-19T02:10:00Z"/>
                <w:sz w:val="20"/>
                <w:szCs w:val="20"/>
              </w:rPr>
            </w:pPr>
            <w:del w:id="12076" w:author="Admin" w:date="2019-02-19T02:10:00Z">
              <w:r w:rsidDel="002260E7">
                <w:rPr>
                  <w:rFonts w:ascii="Arial" w:eastAsia="Arial" w:hAnsi="Arial" w:cs="Arial"/>
                  <w:i/>
                  <w:iCs/>
                  <w:sz w:val="20"/>
                  <w:szCs w:val="20"/>
                </w:rPr>
                <w:delText>b</w:delText>
              </w:r>
            </w:del>
          </w:p>
        </w:tc>
        <w:tc>
          <w:tcPr>
            <w:tcW w:w="500" w:type="dxa"/>
            <w:vAlign w:val="bottom"/>
          </w:tcPr>
          <w:p w:rsidR="00A33515" w:rsidDel="002260E7" w:rsidRDefault="001A4D22">
            <w:pPr>
              <w:ind w:left="200"/>
              <w:rPr>
                <w:del w:id="12077" w:author="Admin" w:date="2019-02-19T02:10:00Z"/>
                <w:sz w:val="20"/>
                <w:szCs w:val="20"/>
              </w:rPr>
            </w:pPr>
            <w:del w:id="12078" w:author="Admin" w:date="2019-02-19T02:10:00Z">
              <w:r w:rsidDel="002260E7">
                <w:rPr>
                  <w:rFonts w:ascii="Arial" w:eastAsia="Arial" w:hAnsi="Arial" w:cs="Arial"/>
                  <w:i/>
                  <w:iCs/>
                  <w:sz w:val="20"/>
                  <w:szCs w:val="20"/>
                </w:rPr>
                <w:delText>x</w:delText>
              </w:r>
            </w:del>
          </w:p>
        </w:tc>
        <w:tc>
          <w:tcPr>
            <w:tcW w:w="800" w:type="dxa"/>
            <w:vAlign w:val="bottom"/>
          </w:tcPr>
          <w:p w:rsidR="00A33515" w:rsidDel="002260E7" w:rsidRDefault="001A4D22">
            <w:pPr>
              <w:ind w:left="180"/>
              <w:rPr>
                <w:del w:id="12079" w:author="Admin" w:date="2019-02-19T02:10:00Z"/>
                <w:sz w:val="20"/>
                <w:szCs w:val="20"/>
              </w:rPr>
            </w:pPr>
            <w:del w:id="12080" w:author="Admin" w:date="2019-02-19T02:10:00Z">
              <w:r w:rsidDel="002260E7">
                <w:rPr>
                  <w:rFonts w:eastAsia="Times New Roman"/>
                  <w:sz w:val="20"/>
                  <w:szCs w:val="20"/>
                </w:rPr>
                <w:delText xml:space="preserve">mod </w:delText>
              </w:r>
              <w:r w:rsidDel="002260E7">
                <w:rPr>
                  <w:rFonts w:ascii="Arial" w:eastAsia="Arial" w:hAnsi="Arial" w:cs="Arial"/>
                  <w:i/>
                  <w:iCs/>
                  <w:sz w:val="20"/>
                  <w:szCs w:val="20"/>
                </w:rPr>
                <w:delText>n</w:delText>
              </w:r>
              <w:r w:rsidDel="002260E7">
                <w:rPr>
                  <w:rFonts w:eastAsia="Times New Roman"/>
                  <w:i/>
                  <w:iCs/>
                  <w:sz w:val="20"/>
                  <w:szCs w:val="20"/>
                </w:rPr>
                <w:delText>:</w:delText>
              </w:r>
            </w:del>
          </w:p>
        </w:tc>
      </w:tr>
      <w:tr w:rsidR="00A33515" w:rsidDel="002260E7">
        <w:trPr>
          <w:trHeight w:val="249"/>
          <w:del w:id="12081" w:author="Admin" w:date="2019-02-19T02:10:00Z"/>
        </w:trPr>
        <w:tc>
          <w:tcPr>
            <w:tcW w:w="800" w:type="dxa"/>
            <w:vAlign w:val="bottom"/>
          </w:tcPr>
          <w:p w:rsidR="00A33515" w:rsidDel="002260E7" w:rsidRDefault="001A4D22">
            <w:pPr>
              <w:ind w:left="600"/>
              <w:rPr>
                <w:del w:id="12082" w:author="Admin" w:date="2019-02-19T02:10:00Z"/>
                <w:sz w:val="20"/>
                <w:szCs w:val="20"/>
              </w:rPr>
            </w:pPr>
            <w:del w:id="12083" w:author="Admin" w:date="2019-02-19T02:10:00Z">
              <w:r w:rsidDel="002260E7">
                <w:rPr>
                  <w:rFonts w:ascii="Arial" w:eastAsia="Arial" w:hAnsi="Arial" w:cs="Arial"/>
                  <w:i/>
                  <w:iCs/>
                  <w:sz w:val="20"/>
                  <w:szCs w:val="20"/>
                </w:rPr>
                <w:delText>c</w:delText>
              </w:r>
            </w:del>
          </w:p>
        </w:tc>
        <w:tc>
          <w:tcPr>
            <w:tcW w:w="420" w:type="dxa"/>
            <w:vAlign w:val="bottom"/>
          </w:tcPr>
          <w:p w:rsidR="00A33515" w:rsidDel="002260E7" w:rsidRDefault="001A4D22">
            <w:pPr>
              <w:ind w:left="100"/>
              <w:rPr>
                <w:del w:id="12084" w:author="Admin" w:date="2019-02-19T02:10:00Z"/>
                <w:sz w:val="20"/>
                <w:szCs w:val="20"/>
              </w:rPr>
            </w:pPr>
            <w:del w:id="12085" w:author="Admin" w:date="2019-02-19T02:10:00Z">
              <w:r w:rsidDel="002260E7">
                <w:rPr>
                  <w:rFonts w:ascii="Arial" w:eastAsia="Arial" w:hAnsi="Arial" w:cs="Arial"/>
                  <w:i/>
                  <w:iCs/>
                  <w:sz w:val="20"/>
                  <w:szCs w:val="20"/>
                </w:rPr>
                <w:delText>d</w:delText>
              </w:r>
            </w:del>
          </w:p>
        </w:tc>
        <w:tc>
          <w:tcPr>
            <w:tcW w:w="500" w:type="dxa"/>
            <w:vAlign w:val="bottom"/>
          </w:tcPr>
          <w:p w:rsidR="00A33515" w:rsidDel="002260E7" w:rsidRDefault="001A4D22">
            <w:pPr>
              <w:ind w:left="200"/>
              <w:rPr>
                <w:del w:id="12086" w:author="Admin" w:date="2019-02-19T02:10:00Z"/>
                <w:sz w:val="20"/>
                <w:szCs w:val="20"/>
              </w:rPr>
            </w:pPr>
            <w:del w:id="12087" w:author="Admin" w:date="2019-02-19T02:10:00Z">
              <w:r w:rsidDel="002260E7">
                <w:rPr>
                  <w:rFonts w:ascii="Arial" w:eastAsia="Arial" w:hAnsi="Arial" w:cs="Arial"/>
                  <w:i/>
                  <w:iCs/>
                  <w:sz w:val="20"/>
                  <w:szCs w:val="20"/>
                </w:rPr>
                <w:delText>y</w:delText>
              </w:r>
            </w:del>
          </w:p>
        </w:tc>
        <w:tc>
          <w:tcPr>
            <w:tcW w:w="800" w:type="dxa"/>
            <w:vAlign w:val="bottom"/>
          </w:tcPr>
          <w:p w:rsidR="00A33515" w:rsidDel="002260E7" w:rsidRDefault="00A33515">
            <w:pPr>
              <w:rPr>
                <w:del w:id="12088" w:author="Admin" w:date="2019-02-19T02:10:00Z"/>
                <w:sz w:val="21"/>
                <w:szCs w:val="21"/>
              </w:rPr>
            </w:pPr>
          </w:p>
        </w:tc>
      </w:tr>
    </w:tbl>
    <w:p w:rsidR="00A33515" w:rsidDel="002260E7" w:rsidRDefault="00A33515">
      <w:pPr>
        <w:spacing w:line="98" w:lineRule="exact"/>
        <w:rPr>
          <w:del w:id="12089" w:author="Admin" w:date="2019-02-19T02:10:00Z"/>
          <w:sz w:val="20"/>
          <w:szCs w:val="20"/>
        </w:rPr>
      </w:pPr>
    </w:p>
    <w:p w:rsidR="00A33515" w:rsidDel="002260E7" w:rsidRDefault="001A4D22">
      <w:pPr>
        <w:spacing w:line="303" w:lineRule="auto"/>
        <w:ind w:left="940" w:hanging="437"/>
        <w:jc w:val="both"/>
        <w:rPr>
          <w:del w:id="12090" w:author="Admin" w:date="2019-02-19T02:10:00Z"/>
          <w:sz w:val="20"/>
          <w:szCs w:val="20"/>
        </w:rPr>
      </w:pPr>
      <w:del w:id="12091"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эта последовательность не обязательно чисто пе-риодическая.</w:delText>
        </w:r>
      </w:del>
    </w:p>
    <w:p w:rsidR="00A33515" w:rsidDel="002260E7" w:rsidRDefault="00A33515">
      <w:pPr>
        <w:spacing w:line="33" w:lineRule="exact"/>
        <w:rPr>
          <w:del w:id="12092" w:author="Admin" w:date="2019-02-19T02:10:00Z"/>
          <w:sz w:val="20"/>
          <w:szCs w:val="20"/>
        </w:rPr>
      </w:pPr>
    </w:p>
    <w:p w:rsidR="00A33515" w:rsidDel="002260E7" w:rsidRDefault="001A4D22">
      <w:pPr>
        <w:spacing w:line="255" w:lineRule="auto"/>
        <w:ind w:left="940" w:hanging="437"/>
        <w:jc w:val="both"/>
        <w:rPr>
          <w:del w:id="12093" w:author="Admin" w:date="2019-02-19T02:10:00Z"/>
          <w:sz w:val="20"/>
          <w:szCs w:val="20"/>
        </w:rPr>
      </w:pPr>
      <w:del w:id="12094"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Тем не менее,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период у этой последовательности есть,</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то есть</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найдётся такое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что для всех достаточно больших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вы-полнено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k</w:delText>
        </w:r>
        <w:r w:rsidDel="002260E7">
          <w:rPr>
            <w:rFonts w:eastAsia="Times New Roman"/>
            <w:sz w:val="27"/>
            <w:szCs w:val="27"/>
            <w:vertAlign w:val="subscript"/>
          </w:rPr>
          <w:delText>+</w:delText>
        </w:r>
        <w:r w:rsidDel="002260E7">
          <w:rPr>
            <w:rFonts w:ascii="Arial" w:eastAsia="Arial" w:hAnsi="Arial" w:cs="Arial"/>
            <w:i/>
            <w:iCs/>
            <w:sz w:val="27"/>
            <w:szCs w:val="27"/>
            <w:vertAlign w:val="subscript"/>
          </w:rPr>
          <w:delText>m</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w:delText>
        </w:r>
      </w:del>
    </w:p>
    <w:p w:rsidR="00A33515" w:rsidDel="002260E7" w:rsidRDefault="00A33515">
      <w:pPr>
        <w:spacing w:line="60" w:lineRule="exact"/>
        <w:rPr>
          <w:del w:id="12095" w:author="Admin" w:date="2019-02-19T02:10:00Z"/>
          <w:sz w:val="20"/>
          <w:szCs w:val="20"/>
        </w:rPr>
      </w:pPr>
    </w:p>
    <w:p w:rsidR="00A33515" w:rsidDel="002260E7" w:rsidRDefault="001A4D22">
      <w:pPr>
        <w:spacing w:line="303" w:lineRule="auto"/>
        <w:ind w:left="940" w:hanging="437"/>
        <w:jc w:val="both"/>
        <w:rPr>
          <w:del w:id="12096" w:author="Admin" w:date="2019-02-19T02:10:00Z"/>
          <w:sz w:val="20"/>
          <w:szCs w:val="20"/>
        </w:rPr>
      </w:pPr>
      <w:del w:id="12097"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Оцените период этой последовательности в зависимости от</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Достигается ли Ваша оценка для какой-либо матрицы?</w:delText>
        </w:r>
      </w:del>
    </w:p>
    <w:p w:rsidR="00A33515" w:rsidDel="002260E7" w:rsidRDefault="00A33515">
      <w:pPr>
        <w:spacing w:line="33" w:lineRule="exact"/>
        <w:rPr>
          <w:del w:id="12098" w:author="Admin" w:date="2019-02-19T02:10:00Z"/>
          <w:sz w:val="20"/>
          <w:szCs w:val="20"/>
        </w:rPr>
      </w:pPr>
    </w:p>
    <w:p w:rsidR="00A33515" w:rsidDel="002260E7" w:rsidRDefault="001A4D22">
      <w:pPr>
        <w:spacing w:line="303" w:lineRule="auto"/>
        <w:ind w:left="940" w:hanging="437"/>
        <w:jc w:val="both"/>
        <w:rPr>
          <w:del w:id="12099" w:author="Admin" w:date="2019-02-19T02:10:00Z"/>
          <w:sz w:val="20"/>
          <w:szCs w:val="20"/>
        </w:rPr>
      </w:pPr>
      <w:del w:id="12100" w:author="Admin" w:date="2019-02-19T02:10:00Z">
        <w:r w:rsidDel="002260E7">
          <w:rPr>
            <w:rFonts w:ascii="Arial" w:eastAsia="Arial" w:hAnsi="Arial" w:cs="Arial"/>
            <w:b/>
            <w:bCs/>
            <w:sz w:val="20"/>
            <w:szCs w:val="20"/>
          </w:rPr>
          <w:delText xml:space="preserve">г) </w:delText>
        </w:r>
        <w:r w:rsidDel="002260E7">
          <w:rPr>
            <w:rFonts w:ascii="Arial" w:eastAsia="Arial" w:hAnsi="Arial" w:cs="Arial"/>
            <w:sz w:val="20"/>
            <w:szCs w:val="20"/>
          </w:rPr>
          <w:delText>Как описать те матрицы,</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последовательности для которых все-гда будут чисто периодичны для любых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A33515">
      <w:pPr>
        <w:spacing w:line="110" w:lineRule="exact"/>
        <w:rPr>
          <w:del w:id="12101" w:author="Admin" w:date="2019-02-19T02:10:00Z"/>
          <w:sz w:val="20"/>
          <w:szCs w:val="20"/>
        </w:rPr>
      </w:pPr>
    </w:p>
    <w:p w:rsidR="00A33515" w:rsidDel="002260E7" w:rsidRDefault="001A4D22">
      <w:pPr>
        <w:numPr>
          <w:ilvl w:val="0"/>
          <w:numId w:val="769"/>
        </w:numPr>
        <w:tabs>
          <w:tab w:val="left" w:pos="500"/>
        </w:tabs>
        <w:ind w:left="500" w:hanging="273"/>
        <w:rPr>
          <w:del w:id="12102" w:author="Admin" w:date="2019-02-19T02:10:00Z"/>
          <w:rFonts w:ascii="Arial" w:eastAsia="Arial" w:hAnsi="Arial" w:cs="Arial"/>
          <w:b/>
          <w:bCs/>
          <w:sz w:val="20"/>
          <w:szCs w:val="20"/>
        </w:rPr>
        <w:pPrChange w:id="12103" w:author="Admin" w:date="2019-02-19T00:19:00Z">
          <w:pPr>
            <w:numPr>
              <w:numId w:val="772"/>
            </w:numPr>
            <w:tabs>
              <w:tab w:val="left" w:pos="500"/>
            </w:tabs>
            <w:ind w:left="500" w:hanging="273"/>
          </w:pPr>
        </w:pPrChange>
      </w:pPr>
      <w:del w:id="12104" w:author="Admin" w:date="2019-02-19T02:10:00Z">
        <w:r w:rsidDel="002260E7">
          <w:rPr>
            <w:rFonts w:ascii="Arial" w:eastAsia="Arial" w:hAnsi="Arial" w:cs="Arial"/>
            <w:sz w:val="20"/>
            <w:szCs w:val="20"/>
          </w:rPr>
          <w:delText>Рассмотрим матрицы</w:delText>
        </w:r>
      </w:del>
    </w:p>
    <w:p w:rsidR="00A33515" w:rsidDel="002260E7" w:rsidRDefault="00A33515">
      <w:pPr>
        <w:spacing w:line="116" w:lineRule="exact"/>
        <w:rPr>
          <w:del w:id="12105" w:author="Admin" w:date="2019-02-19T02:10:00Z"/>
          <w:sz w:val="20"/>
          <w:szCs w:val="20"/>
        </w:rPr>
      </w:pPr>
    </w:p>
    <w:tbl>
      <w:tblPr>
        <w:tblW w:w="0" w:type="auto"/>
        <w:tblInd w:w="2640" w:type="dxa"/>
        <w:tblLayout w:type="fixed"/>
        <w:tblCellMar>
          <w:left w:w="0" w:type="dxa"/>
          <w:right w:w="0" w:type="dxa"/>
        </w:tblCellMar>
        <w:tblLook w:val="04A0" w:firstRow="1" w:lastRow="0" w:firstColumn="1" w:lastColumn="0" w:noHBand="0" w:noVBand="1"/>
      </w:tblPr>
      <w:tblGrid>
        <w:gridCol w:w="160"/>
        <w:gridCol w:w="220"/>
        <w:gridCol w:w="200"/>
        <w:gridCol w:w="180"/>
        <w:gridCol w:w="120"/>
        <w:gridCol w:w="280"/>
        <w:gridCol w:w="360"/>
        <w:gridCol w:w="320"/>
        <w:gridCol w:w="160"/>
      </w:tblGrid>
      <w:tr w:rsidR="00A33515" w:rsidDel="002260E7">
        <w:trPr>
          <w:trHeight w:val="230"/>
          <w:del w:id="12106" w:author="Admin" w:date="2019-02-19T02:10:00Z"/>
        </w:trPr>
        <w:tc>
          <w:tcPr>
            <w:tcW w:w="160" w:type="dxa"/>
            <w:vAlign w:val="bottom"/>
          </w:tcPr>
          <w:p w:rsidR="00A33515" w:rsidDel="002260E7" w:rsidRDefault="001A4D22">
            <w:pPr>
              <w:jc w:val="right"/>
              <w:rPr>
                <w:del w:id="12107" w:author="Admin" w:date="2019-02-19T02:10:00Z"/>
                <w:sz w:val="20"/>
                <w:szCs w:val="20"/>
              </w:rPr>
            </w:pPr>
            <w:del w:id="12108" w:author="Admin" w:date="2019-02-19T02:10:00Z">
              <w:r w:rsidDel="002260E7">
                <w:rPr>
                  <w:rFonts w:eastAsia="Times New Roman"/>
                  <w:sz w:val="20"/>
                  <w:szCs w:val="20"/>
                </w:rPr>
                <w:delText>(</w:delText>
              </w:r>
            </w:del>
          </w:p>
        </w:tc>
        <w:tc>
          <w:tcPr>
            <w:tcW w:w="220" w:type="dxa"/>
            <w:vAlign w:val="bottom"/>
          </w:tcPr>
          <w:p w:rsidR="00A33515" w:rsidDel="002260E7" w:rsidRDefault="001A4D22">
            <w:pPr>
              <w:jc w:val="right"/>
              <w:rPr>
                <w:del w:id="12109" w:author="Admin" w:date="2019-02-19T02:10:00Z"/>
                <w:sz w:val="20"/>
                <w:szCs w:val="20"/>
              </w:rPr>
            </w:pPr>
            <w:del w:id="12110" w:author="Admin" w:date="2019-02-19T02:10:00Z">
              <w:r w:rsidDel="002260E7">
                <w:rPr>
                  <w:rFonts w:ascii="Arial" w:eastAsia="Arial" w:hAnsi="Arial" w:cs="Arial"/>
                  <w:w w:val="89"/>
                  <w:sz w:val="20"/>
                  <w:szCs w:val="20"/>
                </w:rPr>
                <w:delText>1</w:delText>
              </w:r>
            </w:del>
          </w:p>
        </w:tc>
        <w:tc>
          <w:tcPr>
            <w:tcW w:w="200" w:type="dxa"/>
            <w:vAlign w:val="bottom"/>
          </w:tcPr>
          <w:p w:rsidR="00A33515" w:rsidDel="002260E7" w:rsidRDefault="001A4D22">
            <w:pPr>
              <w:jc w:val="right"/>
              <w:rPr>
                <w:del w:id="12111" w:author="Admin" w:date="2019-02-19T02:10:00Z"/>
                <w:sz w:val="20"/>
                <w:szCs w:val="20"/>
              </w:rPr>
            </w:pPr>
            <w:del w:id="12112" w:author="Admin" w:date="2019-02-19T02:10:00Z">
              <w:r w:rsidDel="002260E7">
                <w:rPr>
                  <w:rFonts w:ascii="Arial" w:eastAsia="Arial" w:hAnsi="Arial" w:cs="Arial"/>
                  <w:sz w:val="20"/>
                  <w:szCs w:val="20"/>
                </w:rPr>
                <w:delText>0</w:delText>
              </w:r>
            </w:del>
          </w:p>
        </w:tc>
        <w:tc>
          <w:tcPr>
            <w:tcW w:w="180" w:type="dxa"/>
            <w:vAlign w:val="bottom"/>
          </w:tcPr>
          <w:p w:rsidR="00A33515" w:rsidDel="002260E7" w:rsidRDefault="001A4D22">
            <w:pPr>
              <w:jc w:val="right"/>
              <w:rPr>
                <w:del w:id="12113" w:author="Admin" w:date="2019-02-19T02:10:00Z"/>
                <w:sz w:val="20"/>
                <w:szCs w:val="20"/>
              </w:rPr>
            </w:pPr>
            <w:del w:id="12114" w:author="Admin" w:date="2019-02-19T02:10:00Z">
              <w:r w:rsidDel="002260E7">
                <w:rPr>
                  <w:rFonts w:eastAsia="Times New Roman"/>
                  <w:sz w:val="20"/>
                  <w:szCs w:val="20"/>
                </w:rPr>
                <w:delText>)</w:delText>
              </w:r>
            </w:del>
          </w:p>
        </w:tc>
        <w:tc>
          <w:tcPr>
            <w:tcW w:w="120" w:type="dxa"/>
            <w:vAlign w:val="bottom"/>
          </w:tcPr>
          <w:p w:rsidR="00A33515" w:rsidDel="002260E7" w:rsidRDefault="001A4D22">
            <w:pPr>
              <w:jc w:val="right"/>
              <w:rPr>
                <w:del w:id="12115" w:author="Admin" w:date="2019-02-19T02:10:00Z"/>
                <w:sz w:val="20"/>
                <w:szCs w:val="20"/>
              </w:rPr>
            </w:pPr>
            <w:del w:id="12116" w:author="Admin" w:date="2019-02-19T02:10:00Z">
              <w:r w:rsidDel="002260E7">
                <w:rPr>
                  <w:rFonts w:eastAsia="Times New Roman"/>
                  <w:i/>
                  <w:iCs/>
                  <w:w w:val="79"/>
                  <w:sz w:val="15"/>
                  <w:szCs w:val="15"/>
                </w:rPr>
                <w:delText>;</w:delText>
              </w:r>
            </w:del>
          </w:p>
        </w:tc>
        <w:tc>
          <w:tcPr>
            <w:tcW w:w="280" w:type="dxa"/>
            <w:vAlign w:val="bottom"/>
          </w:tcPr>
          <w:p w:rsidR="00A33515" w:rsidDel="002260E7" w:rsidRDefault="001A4D22">
            <w:pPr>
              <w:jc w:val="right"/>
              <w:rPr>
                <w:del w:id="12117" w:author="Admin" w:date="2019-02-19T02:10:00Z"/>
                <w:sz w:val="20"/>
                <w:szCs w:val="20"/>
              </w:rPr>
            </w:pPr>
            <w:del w:id="12118" w:author="Admin" w:date="2019-02-19T02:10:00Z">
              <w:r w:rsidDel="002260E7">
                <w:rPr>
                  <w:rFonts w:eastAsia="Times New Roman"/>
                  <w:sz w:val="20"/>
                  <w:szCs w:val="20"/>
                </w:rPr>
                <w:delText>(</w:delText>
              </w:r>
            </w:del>
          </w:p>
        </w:tc>
        <w:tc>
          <w:tcPr>
            <w:tcW w:w="360" w:type="dxa"/>
            <w:vAlign w:val="bottom"/>
          </w:tcPr>
          <w:p w:rsidR="00A33515" w:rsidDel="002260E7" w:rsidRDefault="001A4D22">
            <w:pPr>
              <w:ind w:right="40"/>
              <w:jc w:val="right"/>
              <w:rPr>
                <w:del w:id="12119" w:author="Admin" w:date="2019-02-19T02:10:00Z"/>
                <w:sz w:val="20"/>
                <w:szCs w:val="20"/>
              </w:rPr>
            </w:pPr>
            <w:del w:id="12120" w:author="Admin" w:date="2019-02-19T02:10:00Z">
              <w:r w:rsidDel="002260E7">
                <w:rPr>
                  <w:rFonts w:ascii="Arial" w:eastAsia="Arial" w:hAnsi="Arial" w:cs="Arial"/>
                  <w:sz w:val="20"/>
                  <w:szCs w:val="20"/>
                </w:rPr>
                <w:delText>1</w:delText>
              </w:r>
            </w:del>
          </w:p>
        </w:tc>
        <w:tc>
          <w:tcPr>
            <w:tcW w:w="320" w:type="dxa"/>
            <w:vAlign w:val="bottom"/>
          </w:tcPr>
          <w:p w:rsidR="00A33515" w:rsidDel="002260E7" w:rsidRDefault="001A4D22">
            <w:pPr>
              <w:jc w:val="right"/>
              <w:rPr>
                <w:del w:id="12121" w:author="Admin" w:date="2019-02-19T02:10:00Z"/>
                <w:sz w:val="20"/>
                <w:szCs w:val="20"/>
              </w:rPr>
            </w:pPr>
            <w:del w:id="12122" w:author="Admin" w:date="2019-02-19T02:10:00Z">
              <w:r w:rsidDel="002260E7">
                <w:rPr>
                  <w:rFonts w:ascii="Arial" w:eastAsia="Arial" w:hAnsi="Arial" w:cs="Arial"/>
                  <w:sz w:val="20"/>
                  <w:szCs w:val="20"/>
                </w:rPr>
                <w:delText>1</w:delText>
              </w:r>
            </w:del>
          </w:p>
        </w:tc>
        <w:tc>
          <w:tcPr>
            <w:tcW w:w="160" w:type="dxa"/>
            <w:vAlign w:val="bottom"/>
          </w:tcPr>
          <w:p w:rsidR="00A33515" w:rsidDel="002260E7" w:rsidRDefault="001A4D22">
            <w:pPr>
              <w:jc w:val="right"/>
              <w:rPr>
                <w:del w:id="12123" w:author="Admin" w:date="2019-02-19T02:10:00Z"/>
                <w:sz w:val="20"/>
                <w:szCs w:val="20"/>
              </w:rPr>
            </w:pPr>
            <w:del w:id="12124" w:author="Admin" w:date="2019-02-19T02:10:00Z">
              <w:r w:rsidDel="002260E7">
                <w:rPr>
                  <w:rFonts w:eastAsia="Times New Roman"/>
                  <w:sz w:val="20"/>
                  <w:szCs w:val="20"/>
                </w:rPr>
                <w:delText>)</w:delText>
              </w:r>
            </w:del>
          </w:p>
        </w:tc>
      </w:tr>
      <w:tr w:rsidR="00A33515" w:rsidDel="002260E7">
        <w:trPr>
          <w:trHeight w:val="253"/>
          <w:del w:id="12125" w:author="Admin" w:date="2019-02-19T02:10:00Z"/>
        </w:trPr>
        <w:tc>
          <w:tcPr>
            <w:tcW w:w="160" w:type="dxa"/>
            <w:vAlign w:val="bottom"/>
          </w:tcPr>
          <w:p w:rsidR="00A33515" w:rsidDel="002260E7" w:rsidRDefault="00A33515">
            <w:pPr>
              <w:rPr>
                <w:del w:id="12126" w:author="Admin" w:date="2019-02-19T02:10:00Z"/>
              </w:rPr>
            </w:pPr>
          </w:p>
        </w:tc>
        <w:tc>
          <w:tcPr>
            <w:tcW w:w="220" w:type="dxa"/>
            <w:vAlign w:val="bottom"/>
          </w:tcPr>
          <w:p w:rsidR="00A33515" w:rsidDel="002260E7" w:rsidRDefault="001A4D22">
            <w:pPr>
              <w:jc w:val="right"/>
              <w:rPr>
                <w:del w:id="12127" w:author="Admin" w:date="2019-02-19T02:10:00Z"/>
                <w:sz w:val="20"/>
                <w:szCs w:val="20"/>
              </w:rPr>
            </w:pPr>
            <w:del w:id="12128" w:author="Admin" w:date="2019-02-19T02:10:00Z">
              <w:r w:rsidDel="002260E7">
                <w:rPr>
                  <w:rFonts w:ascii="Arial" w:eastAsia="Arial" w:hAnsi="Arial" w:cs="Arial"/>
                  <w:w w:val="89"/>
                  <w:sz w:val="20"/>
                  <w:szCs w:val="20"/>
                </w:rPr>
                <w:delText>1</w:delText>
              </w:r>
            </w:del>
          </w:p>
        </w:tc>
        <w:tc>
          <w:tcPr>
            <w:tcW w:w="200" w:type="dxa"/>
            <w:vAlign w:val="bottom"/>
          </w:tcPr>
          <w:p w:rsidR="00A33515" w:rsidDel="002260E7" w:rsidRDefault="001A4D22">
            <w:pPr>
              <w:jc w:val="right"/>
              <w:rPr>
                <w:del w:id="12129" w:author="Admin" w:date="2019-02-19T02:10:00Z"/>
                <w:sz w:val="20"/>
                <w:szCs w:val="20"/>
              </w:rPr>
            </w:pPr>
            <w:del w:id="12130" w:author="Admin" w:date="2019-02-19T02:10:00Z">
              <w:r w:rsidDel="002260E7">
                <w:rPr>
                  <w:rFonts w:ascii="Arial" w:eastAsia="Arial" w:hAnsi="Arial" w:cs="Arial"/>
                  <w:sz w:val="20"/>
                  <w:szCs w:val="20"/>
                </w:rPr>
                <w:delText>1</w:delText>
              </w:r>
            </w:del>
          </w:p>
        </w:tc>
        <w:tc>
          <w:tcPr>
            <w:tcW w:w="180" w:type="dxa"/>
            <w:vAlign w:val="bottom"/>
          </w:tcPr>
          <w:p w:rsidR="00A33515" w:rsidDel="002260E7" w:rsidRDefault="00A33515">
            <w:pPr>
              <w:rPr>
                <w:del w:id="12131" w:author="Admin" w:date="2019-02-19T02:10:00Z"/>
              </w:rPr>
            </w:pPr>
          </w:p>
        </w:tc>
        <w:tc>
          <w:tcPr>
            <w:tcW w:w="120" w:type="dxa"/>
            <w:vAlign w:val="bottom"/>
          </w:tcPr>
          <w:p w:rsidR="00A33515" w:rsidDel="002260E7" w:rsidRDefault="00A33515">
            <w:pPr>
              <w:rPr>
                <w:del w:id="12132" w:author="Admin" w:date="2019-02-19T02:10:00Z"/>
              </w:rPr>
            </w:pPr>
          </w:p>
        </w:tc>
        <w:tc>
          <w:tcPr>
            <w:tcW w:w="280" w:type="dxa"/>
            <w:vAlign w:val="bottom"/>
          </w:tcPr>
          <w:p w:rsidR="00A33515" w:rsidDel="002260E7" w:rsidRDefault="00A33515">
            <w:pPr>
              <w:rPr>
                <w:del w:id="12133" w:author="Admin" w:date="2019-02-19T02:10:00Z"/>
              </w:rPr>
            </w:pPr>
          </w:p>
        </w:tc>
        <w:tc>
          <w:tcPr>
            <w:tcW w:w="360" w:type="dxa"/>
            <w:vAlign w:val="bottom"/>
          </w:tcPr>
          <w:p w:rsidR="00A33515" w:rsidDel="002260E7" w:rsidRDefault="001A4D22">
            <w:pPr>
              <w:ind w:right="120"/>
              <w:jc w:val="right"/>
              <w:rPr>
                <w:del w:id="12134" w:author="Admin" w:date="2019-02-19T02:10:00Z"/>
                <w:sz w:val="20"/>
                <w:szCs w:val="20"/>
              </w:rPr>
            </w:pPr>
            <w:del w:id="12135" w:author="Admin" w:date="2019-02-19T02:10:00Z">
              <w:r w:rsidDel="002260E7">
                <w:rPr>
                  <w:rFonts w:ascii="Arial" w:eastAsia="Arial" w:hAnsi="Arial" w:cs="Arial"/>
                  <w:sz w:val="20"/>
                  <w:szCs w:val="20"/>
                </w:rPr>
                <w:delText>3</w:delText>
              </w:r>
            </w:del>
          </w:p>
        </w:tc>
        <w:tc>
          <w:tcPr>
            <w:tcW w:w="320" w:type="dxa"/>
            <w:vAlign w:val="bottom"/>
          </w:tcPr>
          <w:p w:rsidR="00A33515" w:rsidDel="002260E7" w:rsidRDefault="001A4D22">
            <w:pPr>
              <w:jc w:val="right"/>
              <w:rPr>
                <w:del w:id="12136" w:author="Admin" w:date="2019-02-19T02:10:00Z"/>
                <w:sz w:val="20"/>
                <w:szCs w:val="20"/>
              </w:rPr>
            </w:pPr>
            <w:del w:id="12137" w:author="Admin" w:date="2019-02-19T02:10:00Z">
              <w:r w:rsidDel="002260E7">
                <w:rPr>
                  <w:rFonts w:ascii="Arial" w:eastAsia="Arial" w:hAnsi="Arial" w:cs="Arial"/>
                  <w:sz w:val="20"/>
                  <w:szCs w:val="20"/>
                </w:rPr>
                <w:delText>2</w:delText>
              </w:r>
            </w:del>
          </w:p>
        </w:tc>
        <w:tc>
          <w:tcPr>
            <w:tcW w:w="160" w:type="dxa"/>
            <w:vAlign w:val="bottom"/>
          </w:tcPr>
          <w:p w:rsidR="00A33515" w:rsidDel="002260E7" w:rsidRDefault="00A33515">
            <w:pPr>
              <w:rPr>
                <w:del w:id="12138" w:author="Admin" w:date="2019-02-19T02:10:00Z"/>
              </w:rPr>
            </w:pPr>
          </w:p>
        </w:tc>
      </w:tr>
    </w:tbl>
    <w:p w:rsidR="00A33515" w:rsidDel="002260E7" w:rsidRDefault="00A33515">
      <w:pPr>
        <w:spacing w:line="200" w:lineRule="exact"/>
        <w:rPr>
          <w:del w:id="12139" w:author="Admin" w:date="2019-02-19T02:10:00Z"/>
          <w:sz w:val="20"/>
          <w:szCs w:val="20"/>
        </w:rPr>
      </w:pPr>
    </w:p>
    <w:p w:rsidR="00A33515" w:rsidDel="002260E7" w:rsidRDefault="00A33515">
      <w:pPr>
        <w:rPr>
          <w:del w:id="12140"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93" w:lineRule="exact"/>
        <w:rPr>
          <w:del w:id="12141" w:author="Admin" w:date="2019-02-19T02:10:00Z"/>
          <w:sz w:val="20"/>
          <w:szCs w:val="20"/>
        </w:rPr>
      </w:pPr>
    </w:p>
    <w:p w:rsidR="00A33515" w:rsidDel="002260E7" w:rsidRDefault="001A4D22">
      <w:pPr>
        <w:ind w:left="500"/>
        <w:rPr>
          <w:del w:id="12142" w:author="Admin" w:date="2019-02-19T02:10:00Z"/>
          <w:sz w:val="20"/>
          <w:szCs w:val="20"/>
        </w:rPr>
      </w:pPr>
      <w:del w:id="12143" w:author="Admin" w:date="2019-02-19T02:10:00Z">
        <w:r w:rsidDel="002260E7">
          <w:rPr>
            <w:rFonts w:ascii="Arial" w:eastAsia="Arial" w:hAnsi="Arial" w:cs="Arial"/>
            <w:b/>
            <w:bCs/>
            <w:sz w:val="20"/>
            <w:szCs w:val="20"/>
          </w:rPr>
          <w:delText>а)</w:delText>
        </w:r>
      </w:del>
    </w:p>
    <w:p w:rsidR="00A33515" w:rsidDel="002260E7" w:rsidRDefault="00A33515">
      <w:pPr>
        <w:spacing w:line="383" w:lineRule="exact"/>
        <w:rPr>
          <w:del w:id="12144" w:author="Admin" w:date="2019-02-19T02:10:00Z"/>
          <w:sz w:val="20"/>
          <w:szCs w:val="20"/>
        </w:rPr>
      </w:pPr>
    </w:p>
    <w:p w:rsidR="00A33515" w:rsidDel="002260E7" w:rsidRDefault="001A4D22">
      <w:pPr>
        <w:ind w:left="500"/>
        <w:rPr>
          <w:del w:id="12145" w:author="Admin" w:date="2019-02-19T02:10:00Z"/>
          <w:sz w:val="20"/>
          <w:szCs w:val="20"/>
        </w:rPr>
      </w:pPr>
      <w:del w:id="12146" w:author="Admin" w:date="2019-02-19T02:10:00Z">
        <w:r w:rsidDel="002260E7">
          <w:rPr>
            <w:rFonts w:ascii="Arial" w:eastAsia="Arial" w:hAnsi="Arial" w:cs="Arial"/>
            <w:b/>
            <w:bCs/>
            <w:sz w:val="18"/>
            <w:szCs w:val="18"/>
          </w:rPr>
          <w:delText>б)</w:delText>
        </w:r>
      </w:del>
    </w:p>
    <w:p w:rsidR="00A33515" w:rsidDel="002260E7" w:rsidRDefault="00A33515">
      <w:pPr>
        <w:spacing w:line="200" w:lineRule="exact"/>
        <w:rPr>
          <w:del w:id="12147" w:author="Admin" w:date="2019-02-19T02:10:00Z"/>
          <w:sz w:val="20"/>
          <w:szCs w:val="20"/>
        </w:rPr>
      </w:pPr>
    </w:p>
    <w:p w:rsidR="00A33515" w:rsidDel="002260E7" w:rsidRDefault="00A33515">
      <w:pPr>
        <w:spacing w:line="200" w:lineRule="exact"/>
        <w:rPr>
          <w:del w:id="12148" w:author="Admin" w:date="2019-02-19T02:10:00Z"/>
          <w:sz w:val="20"/>
          <w:szCs w:val="20"/>
        </w:rPr>
      </w:pPr>
    </w:p>
    <w:p w:rsidR="00A33515" w:rsidDel="002260E7" w:rsidRDefault="00A33515">
      <w:pPr>
        <w:spacing w:line="200" w:lineRule="exact"/>
        <w:rPr>
          <w:del w:id="12149" w:author="Admin" w:date="2019-02-19T02:10:00Z"/>
          <w:sz w:val="20"/>
          <w:szCs w:val="20"/>
        </w:rPr>
      </w:pPr>
    </w:p>
    <w:p w:rsidR="00A33515" w:rsidDel="002260E7" w:rsidRDefault="00A33515">
      <w:pPr>
        <w:spacing w:line="342" w:lineRule="exact"/>
        <w:rPr>
          <w:del w:id="12150" w:author="Admin" w:date="2019-02-19T02:10:00Z"/>
          <w:sz w:val="20"/>
          <w:szCs w:val="20"/>
        </w:rPr>
      </w:pPr>
    </w:p>
    <w:p w:rsidR="00A33515" w:rsidDel="002260E7" w:rsidRDefault="001A4D22">
      <w:pPr>
        <w:ind w:left="500"/>
        <w:rPr>
          <w:del w:id="12151" w:author="Admin" w:date="2019-02-19T02:10:00Z"/>
          <w:sz w:val="20"/>
          <w:szCs w:val="20"/>
        </w:rPr>
      </w:pPr>
      <w:del w:id="12152" w:author="Admin" w:date="2019-02-19T02:10:00Z">
        <w:r w:rsidDel="002260E7">
          <w:rPr>
            <w:rFonts w:ascii="Arial" w:eastAsia="Arial" w:hAnsi="Arial" w:cs="Arial"/>
            <w:b/>
            <w:bCs/>
            <w:sz w:val="18"/>
            <w:szCs w:val="18"/>
          </w:rPr>
          <w:delText>в)</w:delText>
        </w:r>
      </w:del>
    </w:p>
    <w:p w:rsidR="00A33515" w:rsidDel="002260E7" w:rsidRDefault="001A4D22">
      <w:pPr>
        <w:spacing w:line="20" w:lineRule="exact"/>
        <w:rPr>
          <w:del w:id="12153" w:author="Admin" w:date="2019-02-19T02:10:00Z"/>
          <w:sz w:val="20"/>
          <w:szCs w:val="20"/>
        </w:rPr>
      </w:pPr>
      <w:del w:id="12154" w:author="Admin" w:date="2019-02-19T02:10:00Z">
        <w:r w:rsidDel="002260E7">
          <w:rPr>
            <w:sz w:val="20"/>
            <w:szCs w:val="20"/>
          </w:rPr>
          <w:br w:type="column"/>
        </w:r>
      </w:del>
    </w:p>
    <w:p w:rsidR="00A33515" w:rsidDel="002260E7" w:rsidRDefault="00A33515">
      <w:pPr>
        <w:spacing w:line="273" w:lineRule="exact"/>
        <w:rPr>
          <w:del w:id="12155" w:author="Admin" w:date="2019-02-19T02:10:00Z"/>
          <w:sz w:val="20"/>
          <w:szCs w:val="20"/>
        </w:rPr>
      </w:pPr>
    </w:p>
    <w:p w:rsidR="00A33515" w:rsidDel="002260E7" w:rsidRDefault="001A4D22">
      <w:pPr>
        <w:ind w:left="620" w:hanging="623"/>
        <w:jc w:val="both"/>
        <w:rPr>
          <w:del w:id="12156" w:author="Admin" w:date="2019-02-19T02:10:00Z"/>
          <w:sz w:val="20"/>
          <w:szCs w:val="20"/>
        </w:rPr>
      </w:pPr>
      <w:del w:id="12157" w:author="Admin" w:date="2019-02-19T02:10:00Z">
        <w:r w:rsidDel="002260E7">
          <w:rPr>
            <w:rFonts w:ascii="Arial" w:eastAsia="Arial" w:hAnsi="Arial" w:cs="Arial"/>
            <w:sz w:val="19"/>
            <w:szCs w:val="19"/>
          </w:rPr>
          <w:delText>Чему равны периоды последовательностей для начального век-</w:delText>
        </w:r>
        <w:r w:rsidDel="002260E7">
          <w:rPr>
            <w:rFonts w:eastAsia="Times New Roman"/>
            <w:sz w:val="19"/>
            <w:szCs w:val="19"/>
          </w:rPr>
          <w:delText>( )</w:delText>
        </w:r>
      </w:del>
    </w:p>
    <w:p w:rsidR="00A33515" w:rsidDel="002260E7" w:rsidRDefault="00A33515">
      <w:pPr>
        <w:spacing w:line="52" w:lineRule="exact"/>
        <w:rPr>
          <w:del w:id="12158" w:author="Admin" w:date="2019-02-19T02:10:00Z"/>
          <w:sz w:val="20"/>
          <w:szCs w:val="20"/>
        </w:rPr>
      </w:pPr>
    </w:p>
    <w:p w:rsidR="00A33515" w:rsidDel="002260E7" w:rsidRDefault="001A4D22">
      <w:pPr>
        <w:tabs>
          <w:tab w:val="left" w:pos="740"/>
        </w:tabs>
        <w:ind w:left="160"/>
        <w:rPr>
          <w:del w:id="12159" w:author="Admin" w:date="2019-02-19T02:10:00Z"/>
          <w:sz w:val="20"/>
          <w:szCs w:val="20"/>
        </w:rPr>
      </w:pPr>
      <w:del w:id="12160" w:author="Admin" w:date="2019-02-19T02:10:00Z">
        <w:r w:rsidDel="002260E7">
          <w:rPr>
            <w:rFonts w:ascii="Arial" w:eastAsia="Arial" w:hAnsi="Arial" w:cs="Arial"/>
            <w:sz w:val="20"/>
            <w:szCs w:val="20"/>
          </w:rPr>
          <w:delText>тора</w:delText>
        </w:r>
        <w:r w:rsidDel="002260E7">
          <w:rPr>
            <w:sz w:val="20"/>
            <w:szCs w:val="20"/>
          </w:rPr>
          <w:tab/>
        </w:r>
        <w:r w:rsidDel="002260E7">
          <w:rPr>
            <w:rFonts w:ascii="Arial" w:eastAsia="Arial" w:hAnsi="Arial" w:cs="Arial"/>
            <w:sz w:val="27"/>
            <w:szCs w:val="27"/>
            <w:vertAlign w:val="superscript"/>
          </w:rPr>
          <w:delText>1</w:delText>
        </w:r>
        <w:r w:rsidDel="002260E7">
          <w:rPr>
            <w:rFonts w:ascii="Arial" w:eastAsia="Arial" w:hAnsi="Arial" w:cs="Arial"/>
            <w:sz w:val="26"/>
            <w:szCs w:val="26"/>
            <w:vertAlign w:val="subscript"/>
          </w:rPr>
          <w:delText>0</w:delText>
        </w:r>
        <w:r w:rsidDel="002260E7">
          <w:rPr>
            <w:rFonts w:ascii="Arial" w:eastAsia="Arial" w:hAnsi="Arial" w:cs="Arial"/>
            <w:sz w:val="27"/>
            <w:szCs w:val="27"/>
          </w:rPr>
          <w:delText xml:space="preserve">  </w:delText>
        </w:r>
        <w:r w:rsidDel="002260E7">
          <w:rPr>
            <w:rFonts w:ascii="Arial" w:eastAsia="Arial" w:hAnsi="Arial" w:cs="Arial"/>
            <w:sz w:val="18"/>
            <w:szCs w:val="18"/>
          </w:rPr>
          <w:delText>,</w:delText>
        </w:r>
        <w:r w:rsidDel="002260E7">
          <w:rPr>
            <w:rFonts w:ascii="Arial" w:eastAsia="Arial" w:hAnsi="Arial" w:cs="Arial"/>
            <w:sz w:val="27"/>
            <w:szCs w:val="27"/>
          </w:rPr>
          <w:delText xml:space="preserve"> </w:delText>
        </w:r>
        <w:r w:rsidDel="002260E7">
          <w:rPr>
            <w:rFonts w:ascii="Arial" w:eastAsia="Arial" w:hAnsi="Arial" w:cs="Arial"/>
            <w:sz w:val="18"/>
            <w:szCs w:val="18"/>
          </w:rPr>
          <w:delText>если число</w:delText>
        </w:r>
        <w:r w:rsidDel="002260E7">
          <w:rPr>
            <w:rFonts w:ascii="Arial" w:eastAsia="Arial" w:hAnsi="Arial" w:cs="Arial"/>
            <w:sz w:val="27"/>
            <w:szCs w:val="27"/>
          </w:rPr>
          <w:delText xml:space="preserve"> </w:delText>
        </w:r>
        <w:r w:rsidDel="002260E7">
          <w:rPr>
            <w:rFonts w:ascii="Arial" w:eastAsia="Arial" w:hAnsi="Arial" w:cs="Arial"/>
            <w:i/>
            <w:iCs/>
            <w:sz w:val="18"/>
            <w:szCs w:val="18"/>
          </w:rPr>
          <w:delText>n</w:delText>
        </w:r>
        <w:r w:rsidDel="002260E7">
          <w:rPr>
            <w:rFonts w:ascii="Arial" w:eastAsia="Arial" w:hAnsi="Arial" w:cs="Arial"/>
            <w:sz w:val="27"/>
            <w:szCs w:val="27"/>
          </w:rPr>
          <w:delText xml:space="preserve"> </w:delText>
        </w:r>
        <w:r w:rsidDel="002260E7">
          <w:rPr>
            <w:rFonts w:ascii="Arial" w:eastAsia="Arial" w:hAnsi="Arial" w:cs="Arial"/>
            <w:sz w:val="18"/>
            <w:szCs w:val="18"/>
          </w:rPr>
          <w:delText>—</w:delText>
        </w:r>
        <w:r w:rsidDel="002260E7">
          <w:rPr>
            <w:rFonts w:ascii="Arial" w:eastAsia="Arial" w:hAnsi="Arial" w:cs="Arial"/>
            <w:sz w:val="27"/>
            <w:szCs w:val="27"/>
          </w:rPr>
          <w:delText xml:space="preserve"> </w:delText>
        </w:r>
        <w:r w:rsidDel="002260E7">
          <w:rPr>
            <w:rFonts w:ascii="Arial" w:eastAsia="Arial" w:hAnsi="Arial" w:cs="Arial"/>
            <w:sz w:val="18"/>
            <w:szCs w:val="18"/>
          </w:rPr>
          <w:delText>некоторое простое число?</w:delText>
        </w:r>
      </w:del>
    </w:p>
    <w:p w:rsidR="00A33515" w:rsidDel="002260E7" w:rsidRDefault="00A33515">
      <w:pPr>
        <w:spacing w:line="32" w:lineRule="exact"/>
        <w:rPr>
          <w:del w:id="12161" w:author="Admin" w:date="2019-02-19T02:10:00Z"/>
          <w:sz w:val="20"/>
          <w:szCs w:val="20"/>
        </w:rPr>
      </w:pPr>
    </w:p>
    <w:p w:rsidR="00A33515" w:rsidDel="002260E7" w:rsidRDefault="001A4D22">
      <w:pPr>
        <w:spacing w:line="286" w:lineRule="auto"/>
        <w:ind w:left="160" w:hanging="147"/>
        <w:jc w:val="both"/>
        <w:rPr>
          <w:del w:id="12162" w:author="Admin" w:date="2019-02-19T02:10:00Z"/>
          <w:sz w:val="20"/>
          <w:szCs w:val="20"/>
        </w:rPr>
      </w:pPr>
      <w:del w:id="12163" w:author="Admin" w:date="2019-02-19T02:10:00Z">
        <w:r w:rsidDel="002260E7">
          <w:rPr>
            <w:rFonts w:ascii="Arial" w:eastAsia="Arial" w:hAnsi="Arial" w:cs="Arial"/>
            <w:sz w:val="20"/>
            <w:szCs w:val="20"/>
          </w:rPr>
          <w:delText xml:space="preserve">Покажите, что если </w:delText>
        </w:r>
        <w:r w:rsidDel="002260E7">
          <w:rPr>
            <w:rFonts w:ascii="Arial" w:eastAsia="Arial" w:hAnsi="Arial" w:cs="Arial"/>
            <w:i/>
            <w:iCs/>
            <w:sz w:val="20"/>
            <w:szCs w:val="20"/>
          </w:rPr>
          <w:delText>n</w:delText>
        </w:r>
        <w:r w:rsidDel="002260E7">
          <w:rPr>
            <w:rFonts w:eastAsia="Times New Roman"/>
            <w:i/>
            <w:iCs/>
            <w:sz w:val="20"/>
            <w:szCs w:val="20"/>
          </w:rPr>
          <w:delText>j</w:delText>
        </w:r>
        <w:r w:rsidDel="002260E7">
          <w:rPr>
            <w:rFonts w:ascii="Arial" w:eastAsia="Arial" w:hAnsi="Arial" w:cs="Arial"/>
            <w:i/>
            <w:iCs/>
            <w:sz w:val="20"/>
            <w:szCs w:val="20"/>
          </w:rPr>
          <w:delText>l</w:delText>
        </w:r>
        <w:r w:rsidDel="002260E7">
          <w:rPr>
            <w:rFonts w:ascii="Arial" w:eastAsia="Arial" w:hAnsi="Arial" w:cs="Arial"/>
            <w:sz w:val="20"/>
            <w:szCs w:val="20"/>
          </w:rPr>
          <w:delText>, то тогда π</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eastAsia="Times New Roman"/>
            <w:i/>
            <w:iCs/>
            <w:sz w:val="20"/>
            <w:szCs w:val="20"/>
          </w:rPr>
          <w:delText>j</w:delText>
        </w:r>
        <w:r w:rsidDel="002260E7">
          <w:rPr>
            <w:rFonts w:ascii="Arial" w:eastAsia="Arial" w:hAnsi="Arial" w:cs="Arial"/>
            <w:sz w:val="20"/>
            <w:szCs w:val="20"/>
          </w:rPr>
          <w:delText>π</w:delText>
        </w:r>
        <w:r w:rsidDel="002260E7">
          <w:rPr>
            <w:rFonts w:eastAsia="Times New Roman"/>
            <w:sz w:val="20"/>
            <w:szCs w:val="20"/>
          </w:rPr>
          <w:delText>(</w:delText>
        </w:r>
        <w:r w:rsidDel="002260E7">
          <w:rPr>
            <w:rFonts w:ascii="Arial" w:eastAsia="Arial" w:hAnsi="Arial" w:cs="Arial"/>
            <w:i/>
            <w:iCs/>
            <w:sz w:val="20"/>
            <w:szCs w:val="20"/>
          </w:rPr>
          <w:delText>l</w:delText>
        </w:r>
        <w:r w:rsidDel="002260E7">
          <w:rPr>
            <w:rFonts w:eastAsia="Times New Roman"/>
            <w:sz w:val="20"/>
            <w:szCs w:val="20"/>
          </w:rPr>
          <w:delText>)</w:delText>
        </w:r>
        <w:r w:rsidDel="002260E7">
          <w:rPr>
            <w:rFonts w:ascii="Arial" w:eastAsia="Arial" w:hAnsi="Arial" w:cs="Arial"/>
            <w:sz w:val="20"/>
            <w:szCs w:val="20"/>
          </w:rPr>
          <w:delText xml:space="preserve">, где </w:delText>
        </w:r>
        <w:r w:rsidDel="002260E7">
          <w:rPr>
            <w:rFonts w:eastAsia="Times New Roman"/>
            <w:i/>
            <w:iCs/>
            <w:sz w:val="20"/>
            <w:szCs w:val="20"/>
          </w:rPr>
          <w:delText>j</w:delText>
        </w:r>
        <w:r w:rsidDel="002260E7">
          <w:rPr>
            <w:rFonts w:ascii="Arial" w:eastAsia="Arial" w:hAnsi="Arial" w:cs="Arial"/>
            <w:sz w:val="20"/>
            <w:szCs w:val="20"/>
          </w:rPr>
          <w:delText xml:space="preserve"> означает то, что первое число делит второе, а π</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сокращение для π</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период последовательности, построенной по матрице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на-чальному вектору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 некоторому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A33515">
      <w:pPr>
        <w:spacing w:line="50" w:lineRule="exact"/>
        <w:rPr>
          <w:del w:id="12164" w:author="Admin" w:date="2019-02-19T02:10:00Z"/>
          <w:sz w:val="20"/>
          <w:szCs w:val="20"/>
        </w:rPr>
      </w:pPr>
    </w:p>
    <w:p w:rsidR="00A33515" w:rsidDel="002260E7" w:rsidRDefault="001A4D22">
      <w:pPr>
        <w:rPr>
          <w:del w:id="12165" w:author="Admin" w:date="2019-02-19T02:10:00Z"/>
          <w:sz w:val="20"/>
          <w:szCs w:val="20"/>
        </w:rPr>
      </w:pPr>
      <w:del w:id="12166" w:author="Admin" w:date="2019-02-19T02:10:00Z">
        <w:r w:rsidDel="002260E7">
          <w:rPr>
            <w:rFonts w:ascii="Arial" w:eastAsia="Arial" w:hAnsi="Arial" w:cs="Arial"/>
            <w:sz w:val="20"/>
            <w:szCs w:val="20"/>
          </w:rPr>
          <w:delText xml:space="preserve">Попробуйте связать периоды по модулю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nm</w:delText>
        </w:r>
        <w:r w:rsidDel="002260E7">
          <w:rPr>
            <w:rFonts w:ascii="Arial" w:eastAsia="Arial" w:hAnsi="Arial" w:cs="Arial"/>
            <w:sz w:val="20"/>
            <w:szCs w:val="20"/>
          </w:rPr>
          <w:delText>.</w:delText>
        </w:r>
      </w:del>
    </w:p>
    <w:p w:rsidR="00A33515" w:rsidDel="002260E7" w:rsidRDefault="00A33515">
      <w:pPr>
        <w:spacing w:line="193" w:lineRule="exact"/>
        <w:rPr>
          <w:del w:id="12167" w:author="Admin" w:date="2019-02-19T02:10:00Z"/>
          <w:sz w:val="20"/>
          <w:szCs w:val="20"/>
        </w:rPr>
      </w:pPr>
    </w:p>
    <w:p w:rsidR="00A33515" w:rsidDel="002260E7" w:rsidRDefault="00A33515">
      <w:pPr>
        <w:rPr>
          <w:del w:id="12168" w:author="Admin" w:date="2019-02-19T02:10:00Z"/>
        </w:rPr>
        <w:sectPr w:rsidR="00A33515" w:rsidDel="002260E7">
          <w:type w:val="continuous"/>
          <w:pgSz w:w="8220" w:h="12472"/>
          <w:pgMar w:top="639" w:right="720" w:bottom="0" w:left="720" w:header="0" w:footer="0" w:gutter="0"/>
          <w:cols w:num="2" w:space="720" w:equalWidth="0">
            <w:col w:w="680" w:space="100"/>
            <w:col w:w="6000"/>
          </w:cols>
        </w:sectPr>
      </w:pPr>
    </w:p>
    <w:p w:rsidR="00A33515" w:rsidDel="002260E7" w:rsidRDefault="001A4D22">
      <w:pPr>
        <w:numPr>
          <w:ilvl w:val="0"/>
          <w:numId w:val="770"/>
        </w:numPr>
        <w:tabs>
          <w:tab w:val="left" w:pos="493"/>
        </w:tabs>
        <w:spacing w:line="256" w:lineRule="auto"/>
        <w:ind w:left="3900" w:hanging="3673"/>
        <w:rPr>
          <w:del w:id="12169" w:author="Admin" w:date="2019-02-19T02:10:00Z"/>
          <w:rFonts w:ascii="Arial" w:eastAsia="Arial" w:hAnsi="Arial" w:cs="Arial"/>
          <w:b/>
          <w:bCs/>
          <w:sz w:val="14"/>
          <w:szCs w:val="14"/>
        </w:rPr>
        <w:pPrChange w:id="12170" w:author="Admin" w:date="2019-02-19T00:19:00Z">
          <w:pPr>
            <w:numPr>
              <w:numId w:val="773"/>
            </w:numPr>
            <w:tabs>
              <w:tab w:val="left" w:pos="493"/>
            </w:tabs>
            <w:spacing w:line="256" w:lineRule="auto"/>
            <w:ind w:left="3900" w:hanging="3673"/>
          </w:pPr>
        </w:pPrChange>
      </w:pPr>
      <w:del w:id="12171" w:author="Admin" w:date="2019-02-19T02:10:00Z">
        <w:r w:rsidDel="002260E7">
          <w:rPr>
            <w:rFonts w:ascii="Arial" w:eastAsia="Arial" w:hAnsi="Arial" w:cs="Arial"/>
            <w:sz w:val="14"/>
            <w:szCs w:val="14"/>
          </w:rPr>
          <w:lastRenderedPageBreak/>
          <w:delText xml:space="preserve">Как изменится период, если для указанных выше матриц в качестве </w:delText>
        </w:r>
        <w:r w:rsidDel="002260E7">
          <w:rPr>
            <w:rFonts w:eastAsia="Times New Roman"/>
            <w:sz w:val="24"/>
            <w:szCs w:val="24"/>
            <w:vertAlign w:val="superscript"/>
          </w:rPr>
          <w:delText>(</w:delText>
        </w:r>
        <w:r w:rsidDel="002260E7">
          <w:rPr>
            <w:rFonts w:ascii="Arial" w:eastAsia="Arial" w:hAnsi="Arial" w:cs="Arial"/>
            <w:sz w:val="14"/>
            <w:szCs w:val="14"/>
          </w:rPr>
          <w:delText xml:space="preserve"> </w:delText>
        </w:r>
        <w:r w:rsidDel="002260E7">
          <w:rPr>
            <w:rFonts w:ascii="Arial" w:eastAsia="Arial" w:hAnsi="Arial" w:cs="Arial"/>
            <w:sz w:val="18"/>
            <w:szCs w:val="18"/>
            <w:vertAlign w:val="superscript"/>
          </w:rPr>
          <w:delText>1</w:delText>
        </w:r>
        <w:r w:rsidDel="002260E7">
          <w:rPr>
            <w:rFonts w:ascii="Arial" w:eastAsia="Arial" w:hAnsi="Arial" w:cs="Arial"/>
            <w:sz w:val="14"/>
            <w:szCs w:val="14"/>
          </w:rPr>
          <w:delText xml:space="preserve"> </w:delText>
        </w:r>
        <w:r w:rsidDel="002260E7">
          <w:rPr>
            <w:rFonts w:eastAsia="Times New Roman"/>
            <w:sz w:val="24"/>
            <w:szCs w:val="24"/>
            <w:vertAlign w:val="superscript"/>
          </w:rPr>
          <w:delText>)</w:delText>
        </w:r>
        <w:r w:rsidDel="002260E7">
          <w:rPr>
            <w:rFonts w:ascii="Arial" w:eastAsia="Arial" w:hAnsi="Arial" w:cs="Arial"/>
            <w:sz w:val="14"/>
            <w:szCs w:val="14"/>
          </w:rPr>
          <w:delText>, а другой?начальноговекторавзятьневектор</w:delText>
        </w:r>
      </w:del>
    </w:p>
    <w:p w:rsidR="00A33515" w:rsidDel="002260E7" w:rsidRDefault="001A4D22">
      <w:pPr>
        <w:spacing w:line="207" w:lineRule="auto"/>
        <w:ind w:left="4020"/>
        <w:rPr>
          <w:del w:id="12172" w:author="Admin" w:date="2019-02-19T02:10:00Z"/>
          <w:sz w:val="20"/>
          <w:szCs w:val="20"/>
        </w:rPr>
      </w:pPr>
      <w:del w:id="12173" w:author="Admin" w:date="2019-02-19T02:10:00Z">
        <w:r w:rsidDel="002260E7">
          <w:rPr>
            <w:rFonts w:ascii="Arial" w:eastAsia="Arial" w:hAnsi="Arial" w:cs="Arial"/>
            <w:sz w:val="10"/>
            <w:szCs w:val="10"/>
          </w:rPr>
          <w:delText>0</w:delText>
        </w:r>
      </w:del>
    </w:p>
    <w:p w:rsidR="00A33515" w:rsidDel="002260E7" w:rsidRDefault="00A33515">
      <w:pPr>
        <w:spacing w:line="125" w:lineRule="exact"/>
        <w:rPr>
          <w:del w:id="12174" w:author="Admin" w:date="2019-02-19T02:10:00Z"/>
          <w:sz w:val="20"/>
          <w:szCs w:val="20"/>
        </w:rPr>
      </w:pPr>
    </w:p>
    <w:p w:rsidR="00A33515" w:rsidDel="002260E7" w:rsidRDefault="001A4D22">
      <w:pPr>
        <w:numPr>
          <w:ilvl w:val="0"/>
          <w:numId w:val="771"/>
        </w:numPr>
        <w:tabs>
          <w:tab w:val="left" w:pos="500"/>
        </w:tabs>
        <w:spacing w:line="303" w:lineRule="auto"/>
        <w:ind w:left="500" w:hanging="273"/>
        <w:rPr>
          <w:del w:id="12175" w:author="Admin" w:date="2019-02-19T02:10:00Z"/>
          <w:rFonts w:ascii="Arial" w:eastAsia="Arial" w:hAnsi="Arial" w:cs="Arial"/>
          <w:b/>
          <w:bCs/>
          <w:sz w:val="20"/>
          <w:szCs w:val="20"/>
        </w:rPr>
        <w:pPrChange w:id="12176" w:author="Admin" w:date="2019-02-19T00:19:00Z">
          <w:pPr>
            <w:numPr>
              <w:numId w:val="774"/>
            </w:numPr>
            <w:tabs>
              <w:tab w:val="left" w:pos="500"/>
            </w:tabs>
            <w:spacing w:line="303" w:lineRule="auto"/>
            <w:ind w:left="500" w:hanging="273"/>
          </w:pPr>
        </w:pPrChange>
      </w:pPr>
      <w:del w:id="12177" w:author="Admin" w:date="2019-02-19T02:10:00Z">
        <w:r w:rsidDel="002260E7">
          <w:rPr>
            <w:rFonts w:ascii="Arial" w:eastAsia="Arial" w:hAnsi="Arial" w:cs="Arial"/>
            <w:sz w:val="20"/>
            <w:szCs w:val="20"/>
          </w:rPr>
          <w:delText>Рассмотрите аналогичную задачу для матриц произвольного раз-мера.</w:delText>
        </w:r>
      </w:del>
    </w:p>
    <w:p w:rsidR="00A33515" w:rsidDel="002260E7" w:rsidRDefault="00A33515">
      <w:pPr>
        <w:spacing w:line="239" w:lineRule="exact"/>
        <w:rPr>
          <w:del w:id="12178" w:author="Admin" w:date="2019-02-19T02:10:00Z"/>
          <w:sz w:val="20"/>
          <w:szCs w:val="20"/>
        </w:rPr>
      </w:pPr>
    </w:p>
    <w:p w:rsidR="00A33515" w:rsidDel="002260E7" w:rsidRDefault="001A4D22">
      <w:pPr>
        <w:rPr>
          <w:del w:id="12179" w:author="Admin" w:date="2019-02-19T02:10:00Z"/>
          <w:sz w:val="20"/>
          <w:szCs w:val="20"/>
        </w:rPr>
      </w:pPr>
      <w:del w:id="12180" w:author="Admin" w:date="2019-02-19T02:10:00Z">
        <w:r w:rsidDel="002260E7">
          <w:rPr>
            <w:rFonts w:ascii="Arial" w:eastAsia="Arial" w:hAnsi="Arial" w:cs="Arial"/>
            <w:b/>
            <w:bCs/>
            <w:sz w:val="26"/>
            <w:szCs w:val="26"/>
          </w:rPr>
          <w:delText>Задача 5. Отмеченные точки</w:delText>
        </w:r>
      </w:del>
    </w:p>
    <w:p w:rsidR="00A33515" w:rsidDel="002260E7" w:rsidRDefault="00A33515">
      <w:pPr>
        <w:spacing w:line="108" w:lineRule="exact"/>
        <w:rPr>
          <w:del w:id="12181" w:author="Admin" w:date="2019-02-19T02:10:00Z"/>
          <w:sz w:val="20"/>
          <w:szCs w:val="20"/>
        </w:rPr>
      </w:pPr>
    </w:p>
    <w:p w:rsidR="00A33515" w:rsidDel="002260E7" w:rsidRDefault="001A4D22">
      <w:pPr>
        <w:spacing w:line="258" w:lineRule="auto"/>
        <w:ind w:firstLine="199"/>
        <w:jc w:val="both"/>
        <w:rPr>
          <w:del w:id="12182" w:author="Admin" w:date="2019-02-19T02:10:00Z"/>
          <w:sz w:val="20"/>
          <w:szCs w:val="20"/>
        </w:rPr>
      </w:pPr>
      <w:del w:id="12183" w:author="Admin" w:date="2019-02-19T02:10:00Z">
        <w:r w:rsidDel="002260E7">
          <w:rPr>
            <w:rFonts w:ascii="Arial" w:eastAsia="Arial" w:hAnsi="Arial" w:cs="Arial"/>
            <w:sz w:val="20"/>
            <w:szCs w:val="20"/>
          </w:rPr>
          <w:delText xml:space="preserve">На плоскости отметим несколько точек </w:delText>
        </w:r>
        <w:r w:rsidDel="002260E7">
          <w:rPr>
            <w:rFonts w:ascii="Arial" w:eastAsia="Arial" w:hAnsi="Arial" w:cs="Arial"/>
            <w:i/>
            <w:iCs/>
            <w:sz w:val="20"/>
            <w:szCs w:val="20"/>
          </w:rPr>
          <w:delText>P</w:delText>
        </w:r>
        <w:r w:rsidDel="002260E7">
          <w:rPr>
            <w:rFonts w:ascii="Arial" w:eastAsia="Arial" w:hAnsi="Arial" w:cs="Arial"/>
            <w:sz w:val="27"/>
            <w:szCs w:val="27"/>
            <w:vertAlign w:val="subscript"/>
          </w:rPr>
          <w:delText>1</w:delText>
        </w:r>
        <w:r w:rsidDel="002260E7">
          <w:rPr>
            <w:rFonts w:eastAsia="Times New Roman"/>
            <w:i/>
            <w:iCs/>
            <w:sz w:val="20"/>
            <w:szCs w:val="20"/>
          </w:rPr>
          <w:delText>; : :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Будем пошагового добавлять новые точки по следующему правилу: если точки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P</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Q</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уже отмечены, а отрезки </w:delText>
        </w:r>
        <w:r w:rsidDel="002260E7">
          <w:rPr>
            <w:rFonts w:ascii="Arial" w:eastAsia="Arial" w:hAnsi="Arial" w:cs="Arial"/>
            <w:i/>
            <w:iCs/>
            <w:sz w:val="20"/>
            <w:szCs w:val="20"/>
          </w:rPr>
          <w:delText>PP</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QQ</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пересекаются по единственной точке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то эта точка будет отмечена на следующем шаге,</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если не была отме-чена ранее.</w:delText>
        </w:r>
      </w:del>
    </w:p>
    <w:p w:rsidR="00A33515" w:rsidDel="002260E7" w:rsidRDefault="00A33515">
      <w:pPr>
        <w:spacing w:line="91" w:lineRule="exact"/>
        <w:rPr>
          <w:del w:id="12184" w:author="Admin" w:date="2019-02-19T02:10:00Z"/>
          <w:sz w:val="20"/>
          <w:szCs w:val="20"/>
        </w:rPr>
      </w:pPr>
    </w:p>
    <w:p w:rsidR="00A33515" w:rsidDel="002260E7" w:rsidRDefault="001A4D22">
      <w:pPr>
        <w:jc w:val="center"/>
        <w:rPr>
          <w:del w:id="12185" w:author="Admin" w:date="2019-02-19T02:10:00Z"/>
          <w:sz w:val="20"/>
          <w:szCs w:val="20"/>
        </w:rPr>
      </w:pPr>
      <w:del w:id="1218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324</w:delText>
        </w:r>
        <w:r w:rsidDel="002260E7">
          <w:rPr>
            <w:rFonts w:ascii="Arial" w:eastAsia="Arial" w:hAnsi="Arial" w:cs="Arial"/>
            <w:sz w:val="20"/>
            <w:szCs w:val="20"/>
          </w:rPr>
          <w:delText xml:space="preserve"> −</w:delText>
        </w:r>
      </w:del>
    </w:p>
    <w:p w:rsidR="00A33515" w:rsidDel="002260E7" w:rsidRDefault="00A33515">
      <w:pPr>
        <w:rPr>
          <w:del w:id="12187"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913"/>
        <w:rPr>
          <w:del w:id="12188" w:author="Admin" w:date="2019-02-19T02:10:00Z"/>
          <w:sz w:val="20"/>
          <w:szCs w:val="20"/>
        </w:rPr>
      </w:pPr>
      <w:bookmarkStart w:id="12189" w:name="page335"/>
      <w:bookmarkEnd w:id="12189"/>
      <w:del w:id="12190"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2191" w:author="Admin" w:date="2019-02-19T02:10:00Z"/>
          <w:sz w:val="20"/>
          <w:szCs w:val="20"/>
        </w:rPr>
      </w:pPr>
    </w:p>
    <w:p w:rsidR="00A33515" w:rsidDel="002260E7" w:rsidRDefault="001A4D22">
      <w:pPr>
        <w:numPr>
          <w:ilvl w:val="0"/>
          <w:numId w:val="772"/>
        </w:numPr>
        <w:tabs>
          <w:tab w:val="left" w:pos="275"/>
        </w:tabs>
        <w:spacing w:line="303" w:lineRule="auto"/>
        <w:ind w:left="713" w:hanging="713"/>
        <w:rPr>
          <w:del w:id="12192" w:author="Admin" w:date="2019-02-19T02:10:00Z"/>
          <w:rFonts w:ascii="Arial" w:eastAsia="Arial" w:hAnsi="Arial" w:cs="Arial"/>
          <w:b/>
          <w:bCs/>
          <w:sz w:val="20"/>
          <w:szCs w:val="20"/>
        </w:rPr>
        <w:pPrChange w:id="12193" w:author="Admin" w:date="2019-02-19T00:19:00Z">
          <w:pPr>
            <w:numPr>
              <w:numId w:val="775"/>
            </w:numPr>
            <w:tabs>
              <w:tab w:val="left" w:pos="275"/>
            </w:tabs>
            <w:spacing w:line="303" w:lineRule="auto"/>
            <w:ind w:left="713" w:hanging="713"/>
          </w:pPr>
        </w:pPrChange>
      </w:pPr>
      <w:del w:id="12194"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если изначально точек было не более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4,</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то после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первого шага нельзя будет отметить ни одной новой точки.</w:delText>
        </w:r>
      </w:del>
    </w:p>
    <w:p w:rsidR="00A33515" w:rsidDel="002260E7" w:rsidRDefault="00A33515">
      <w:pPr>
        <w:spacing w:line="35" w:lineRule="exact"/>
        <w:rPr>
          <w:del w:id="12195" w:author="Admin" w:date="2019-02-19T02:10:00Z"/>
          <w:sz w:val="20"/>
          <w:szCs w:val="20"/>
        </w:rPr>
      </w:pPr>
    </w:p>
    <w:p w:rsidR="00A33515" w:rsidDel="002260E7" w:rsidRDefault="001A4D22">
      <w:pPr>
        <w:spacing w:line="303" w:lineRule="auto"/>
        <w:ind w:left="713" w:hanging="437"/>
        <w:rPr>
          <w:del w:id="12196" w:author="Admin" w:date="2019-02-19T02:10:00Z"/>
          <w:sz w:val="20"/>
          <w:szCs w:val="20"/>
        </w:rPr>
      </w:pPr>
      <w:del w:id="12197"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Найдите все такие конфигурации изначальных точек,</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после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некоторого числа шагов точек добавить уже нельзя.</w:delText>
        </w:r>
      </w:del>
    </w:p>
    <w:p w:rsidR="00A33515" w:rsidDel="002260E7" w:rsidRDefault="00A33515">
      <w:pPr>
        <w:spacing w:line="114" w:lineRule="exact"/>
        <w:rPr>
          <w:del w:id="12198" w:author="Admin" w:date="2019-02-19T02:10:00Z"/>
          <w:sz w:val="20"/>
          <w:szCs w:val="20"/>
        </w:rPr>
      </w:pPr>
    </w:p>
    <w:p w:rsidR="00A33515" w:rsidDel="002260E7" w:rsidRDefault="001A4D22">
      <w:pPr>
        <w:numPr>
          <w:ilvl w:val="0"/>
          <w:numId w:val="773"/>
        </w:numPr>
        <w:tabs>
          <w:tab w:val="left" w:pos="273"/>
        </w:tabs>
        <w:spacing w:line="303" w:lineRule="auto"/>
        <w:ind w:left="273" w:hanging="273"/>
        <w:rPr>
          <w:del w:id="12199" w:author="Admin" w:date="2019-02-19T02:10:00Z"/>
          <w:rFonts w:ascii="Arial" w:eastAsia="Arial" w:hAnsi="Arial" w:cs="Arial"/>
          <w:b/>
          <w:bCs/>
          <w:sz w:val="20"/>
          <w:szCs w:val="20"/>
        </w:rPr>
        <w:pPrChange w:id="12200" w:author="Admin" w:date="2019-02-19T00:19:00Z">
          <w:pPr>
            <w:numPr>
              <w:numId w:val="776"/>
            </w:numPr>
            <w:tabs>
              <w:tab w:val="left" w:pos="273"/>
            </w:tabs>
            <w:spacing w:line="303" w:lineRule="auto"/>
            <w:ind w:left="273" w:hanging="273"/>
          </w:pPr>
        </w:pPrChange>
      </w:pPr>
      <w:del w:id="12201" w:author="Admin" w:date="2019-02-19T02:10:00Z">
        <w:r w:rsidDel="002260E7">
          <w:rPr>
            <w:rFonts w:ascii="Arial" w:eastAsia="Arial" w:hAnsi="Arial" w:cs="Arial"/>
            <w:sz w:val="20"/>
            <w:szCs w:val="20"/>
          </w:rPr>
          <w:delText>Покажите, что есть такая комбинация из более чем пяти точек, к которой после любого шага всё равно можно добавить точки.</w:delText>
        </w:r>
      </w:del>
    </w:p>
    <w:p w:rsidR="00A33515" w:rsidDel="002260E7" w:rsidRDefault="00A33515">
      <w:pPr>
        <w:spacing w:line="48" w:lineRule="exact"/>
        <w:rPr>
          <w:del w:id="12202" w:author="Admin" w:date="2019-02-19T02:10:00Z"/>
          <w:rFonts w:ascii="Arial" w:eastAsia="Arial" w:hAnsi="Arial" w:cs="Arial"/>
          <w:b/>
          <w:bCs/>
          <w:sz w:val="20"/>
          <w:szCs w:val="20"/>
        </w:rPr>
      </w:pPr>
    </w:p>
    <w:p w:rsidR="00A33515" w:rsidDel="002260E7" w:rsidRDefault="001A4D22">
      <w:pPr>
        <w:numPr>
          <w:ilvl w:val="0"/>
          <w:numId w:val="773"/>
        </w:numPr>
        <w:tabs>
          <w:tab w:val="left" w:pos="273"/>
        </w:tabs>
        <w:ind w:left="273" w:hanging="273"/>
        <w:rPr>
          <w:del w:id="12203" w:author="Admin" w:date="2019-02-19T02:10:00Z"/>
          <w:rFonts w:ascii="Arial" w:eastAsia="Arial" w:hAnsi="Arial" w:cs="Arial"/>
          <w:b/>
          <w:bCs/>
          <w:sz w:val="19"/>
          <w:szCs w:val="19"/>
        </w:rPr>
        <w:pPrChange w:id="12204" w:author="Admin" w:date="2019-02-19T00:19:00Z">
          <w:pPr>
            <w:numPr>
              <w:numId w:val="776"/>
            </w:numPr>
            <w:tabs>
              <w:tab w:val="left" w:pos="273"/>
            </w:tabs>
            <w:ind w:left="273" w:hanging="273"/>
          </w:pPr>
        </w:pPrChange>
      </w:pPr>
      <w:del w:id="12205" w:author="Admin" w:date="2019-02-19T02:10:00Z">
        <w:r w:rsidDel="002260E7">
          <w:rPr>
            <w:rFonts w:ascii="Arial" w:eastAsia="Arial" w:hAnsi="Arial" w:cs="Arial"/>
            <w:sz w:val="19"/>
            <w:szCs w:val="19"/>
          </w:rPr>
          <w:delText xml:space="preserve">Рассмотрим множество </w:delText>
        </w:r>
        <w:r w:rsidDel="002260E7">
          <w:rPr>
            <w:rFonts w:ascii="Arial" w:eastAsia="Arial" w:hAnsi="Arial" w:cs="Arial"/>
            <w:i/>
            <w:iCs/>
            <w:sz w:val="19"/>
            <w:szCs w:val="19"/>
          </w:rPr>
          <w:delText>M</w:delText>
        </w:r>
        <w:r w:rsidDel="002260E7">
          <w:rPr>
            <w:rFonts w:ascii="Arial" w:eastAsia="Arial" w:hAnsi="Arial" w:cs="Arial"/>
            <w:i/>
            <w:iCs/>
            <w:sz w:val="26"/>
            <w:szCs w:val="26"/>
            <w:vertAlign w:val="subscript"/>
          </w:rPr>
          <w:delText>i</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M</w:delText>
        </w:r>
        <w:r w:rsidDel="002260E7">
          <w:rPr>
            <w:rFonts w:ascii="Arial" w:eastAsia="Arial" w:hAnsi="Arial" w:cs="Arial"/>
            <w:i/>
            <w:iCs/>
            <w:sz w:val="26"/>
            <w:szCs w:val="26"/>
            <w:vertAlign w:val="subscript"/>
          </w:rPr>
          <w:delText>i</w:delText>
        </w:r>
        <w:r w:rsidDel="002260E7">
          <w:rPr>
            <w:rFonts w:eastAsia="Times New Roman"/>
            <w:i/>
            <w:iCs/>
            <w:sz w:val="26"/>
            <w:szCs w:val="26"/>
            <w:vertAlign w:val="subscript"/>
          </w:rPr>
          <w:delText>;</w:delText>
        </w:r>
        <w:r w:rsidDel="002260E7">
          <w:rPr>
            <w:rFonts w:ascii="Arial" w:eastAsia="Arial" w:hAnsi="Arial" w:cs="Arial"/>
            <w:i/>
            <w:iCs/>
            <w:sz w:val="26"/>
            <w:szCs w:val="26"/>
            <w:vertAlign w:val="subscript"/>
          </w:rPr>
          <w:delText>P</w:delText>
        </w:r>
        <w:r w:rsidDel="002260E7">
          <w:rPr>
            <w:rFonts w:ascii="Arial" w:eastAsia="Arial" w:hAnsi="Arial" w:cs="Arial"/>
            <w:sz w:val="19"/>
            <w:szCs w:val="19"/>
            <w:vertAlign w:val="subscript"/>
          </w:rPr>
          <w:delText>1</w:delText>
        </w:r>
        <w:r w:rsidDel="002260E7">
          <w:rPr>
            <w:rFonts w:eastAsia="Times New Roman"/>
            <w:i/>
            <w:iCs/>
            <w:sz w:val="26"/>
            <w:szCs w:val="26"/>
            <w:vertAlign w:val="subscript"/>
          </w:rPr>
          <w:delText>;:::;</w:delText>
        </w:r>
        <w:r w:rsidDel="002260E7">
          <w:rPr>
            <w:rFonts w:ascii="Arial" w:eastAsia="Arial" w:hAnsi="Arial" w:cs="Arial"/>
            <w:i/>
            <w:iCs/>
            <w:sz w:val="26"/>
            <w:szCs w:val="26"/>
            <w:vertAlign w:val="subscript"/>
          </w:rPr>
          <w:delText>P</w:delText>
        </w:r>
        <w:r w:rsidDel="002260E7">
          <w:rPr>
            <w:rFonts w:ascii="Arial" w:eastAsia="Arial" w:hAnsi="Arial" w:cs="Arial"/>
            <w:i/>
            <w:iCs/>
            <w:sz w:val="19"/>
            <w:szCs w:val="19"/>
            <w:vertAlign w:val="subscript"/>
          </w:rPr>
          <w:delText>n</w:delText>
        </w:r>
        <w:r w:rsidDel="002260E7">
          <w:rPr>
            <w:rFonts w:ascii="Arial" w:eastAsia="Arial" w:hAnsi="Arial" w:cs="Arial"/>
            <w:sz w:val="19"/>
            <w:szCs w:val="19"/>
          </w:rPr>
          <w:delText xml:space="preserve">  — множество всех точек, ко-</w:delText>
        </w:r>
      </w:del>
    </w:p>
    <w:p w:rsidR="00A33515" w:rsidDel="002260E7" w:rsidRDefault="001A4D22">
      <w:pPr>
        <w:spacing w:line="222" w:lineRule="auto"/>
        <w:ind w:left="273"/>
        <w:rPr>
          <w:del w:id="12206" w:author="Admin" w:date="2019-02-19T02:10:00Z"/>
          <w:sz w:val="20"/>
          <w:szCs w:val="20"/>
        </w:rPr>
      </w:pPr>
      <w:del w:id="12207" w:author="Admin" w:date="2019-02-19T02:10:00Z">
        <w:r w:rsidDel="002260E7">
          <w:rPr>
            <w:rFonts w:ascii="Arial" w:eastAsia="Arial" w:hAnsi="Arial" w:cs="Arial"/>
            <w:sz w:val="19"/>
            <w:szCs w:val="19"/>
          </w:rPr>
          <w:delText xml:space="preserve">торые были отмечены на шаге </w:delText>
        </w:r>
        <w:r w:rsidDel="002260E7">
          <w:rPr>
            <w:rFonts w:ascii="Arial" w:eastAsia="Arial" w:hAnsi="Arial" w:cs="Arial"/>
            <w:i/>
            <w:iCs/>
            <w:sz w:val="19"/>
            <w:szCs w:val="19"/>
          </w:rPr>
          <w:delText>i</w:delText>
        </w:r>
        <w:r w:rsidDel="002260E7">
          <w:rPr>
            <w:rFonts w:ascii="Arial" w:eastAsia="Arial" w:hAnsi="Arial" w:cs="Arial"/>
            <w:sz w:val="19"/>
            <w:szCs w:val="19"/>
          </w:rPr>
          <w:delText xml:space="preserve">, если мы стартовали с </w:delText>
        </w:r>
        <w:r w:rsidDel="002260E7">
          <w:rPr>
            <w:rFonts w:ascii="Arial" w:eastAsia="Arial" w:hAnsi="Arial" w:cs="Arial"/>
            <w:i/>
            <w:iCs/>
            <w:sz w:val="19"/>
            <w:szCs w:val="19"/>
          </w:rPr>
          <w:delText>P</w:delText>
        </w:r>
        <w:r w:rsidDel="002260E7">
          <w:rPr>
            <w:rFonts w:ascii="Arial" w:eastAsia="Arial" w:hAnsi="Arial" w:cs="Arial"/>
            <w:sz w:val="26"/>
            <w:szCs w:val="26"/>
            <w:vertAlign w:val="subscript"/>
          </w:rPr>
          <w:delText>1</w:delText>
        </w:r>
        <w:r w:rsidDel="002260E7">
          <w:rPr>
            <w:rFonts w:eastAsia="Times New Roman"/>
            <w:i/>
            <w:iCs/>
            <w:sz w:val="19"/>
            <w:szCs w:val="19"/>
          </w:rPr>
          <w:delText>; : : :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P</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w:delText>
        </w:r>
      </w:del>
    </w:p>
    <w:p w:rsidR="00A33515" w:rsidDel="002260E7" w:rsidRDefault="001A4D22">
      <w:pPr>
        <w:spacing w:line="195" w:lineRule="auto"/>
        <w:ind w:left="2133"/>
        <w:rPr>
          <w:del w:id="12208" w:author="Admin" w:date="2019-02-19T02:10:00Z"/>
          <w:sz w:val="20"/>
          <w:szCs w:val="20"/>
        </w:rPr>
      </w:pPr>
      <w:del w:id="12209" w:author="Admin" w:date="2019-02-19T02:10:00Z">
        <w:r w:rsidDel="002260E7">
          <w:rPr>
            <w:rFonts w:eastAsia="Times New Roman"/>
            <w:i/>
            <w:iCs/>
            <w:sz w:val="10"/>
            <w:szCs w:val="10"/>
          </w:rPr>
          <w:delText>1</w:delText>
        </w:r>
      </w:del>
    </w:p>
    <w:p w:rsidR="00A33515" w:rsidDel="002260E7" w:rsidRDefault="001A4D22">
      <w:pPr>
        <w:spacing w:line="188" w:lineRule="auto"/>
        <w:ind w:left="273"/>
        <w:rPr>
          <w:del w:id="12210" w:author="Admin" w:date="2019-02-19T02:10:00Z"/>
          <w:sz w:val="20"/>
          <w:szCs w:val="20"/>
        </w:rPr>
      </w:pPr>
      <w:del w:id="12211" w:author="Admin" w:date="2019-02-19T02:10:00Z">
        <w:r w:rsidDel="002260E7">
          <w:rPr>
            <w:rFonts w:ascii="Arial" w:eastAsia="Arial" w:hAnsi="Arial" w:cs="Arial"/>
            <w:sz w:val="15"/>
            <w:szCs w:val="15"/>
          </w:rPr>
          <w:delText xml:space="preserve">Определим </w:delText>
        </w:r>
        <w:r w:rsidDel="002260E7">
          <w:rPr>
            <w:rFonts w:ascii="Arial" w:eastAsia="Arial" w:hAnsi="Arial" w:cs="Arial"/>
            <w:i/>
            <w:iCs/>
            <w:sz w:val="15"/>
            <w:szCs w:val="15"/>
          </w:rPr>
          <w:delText>M</w:delText>
        </w:r>
        <w:r w:rsidDel="002260E7">
          <w:rPr>
            <w:rFonts w:eastAsia="Times New Roman"/>
            <w:i/>
            <w:iCs/>
            <w:sz w:val="20"/>
            <w:szCs w:val="20"/>
            <w:vertAlign w:val="subscript"/>
          </w:rPr>
          <w:delText>1</w:delText>
        </w:r>
        <w:r w:rsidDel="002260E7">
          <w:rPr>
            <w:rFonts w:ascii="Arial" w:eastAsia="Arial" w:hAnsi="Arial" w:cs="Arial"/>
            <w:sz w:val="15"/>
            <w:szCs w:val="15"/>
          </w:rPr>
          <w:delText xml:space="preserve"> </w:delText>
        </w:r>
        <w:r w:rsidDel="002260E7">
          <w:rPr>
            <w:rFonts w:eastAsia="Times New Roman"/>
            <w:sz w:val="15"/>
            <w:szCs w:val="15"/>
          </w:rPr>
          <w:delText>=</w:delText>
        </w:r>
        <w:r w:rsidDel="002260E7">
          <w:rPr>
            <w:rFonts w:ascii="Arial" w:eastAsia="Arial" w:hAnsi="Arial" w:cs="Arial"/>
            <w:sz w:val="15"/>
            <w:szCs w:val="15"/>
          </w:rPr>
          <w:delText xml:space="preserve">  </w:delText>
        </w:r>
        <w:r w:rsidDel="002260E7">
          <w:rPr>
            <w:rFonts w:eastAsia="Times New Roman"/>
            <w:i/>
            <w:iCs/>
            <w:sz w:val="15"/>
            <w:szCs w:val="15"/>
          </w:rPr>
          <w:delText>[</w:delText>
        </w:r>
        <w:r w:rsidDel="002260E7">
          <w:rPr>
            <w:rFonts w:ascii="Arial" w:eastAsia="Arial" w:hAnsi="Arial" w:cs="Arial"/>
            <w:sz w:val="15"/>
            <w:szCs w:val="15"/>
          </w:rPr>
          <w:delText xml:space="preserve"> </w:delText>
        </w:r>
        <w:r w:rsidDel="002260E7">
          <w:rPr>
            <w:rFonts w:ascii="Arial" w:eastAsia="Arial" w:hAnsi="Arial" w:cs="Arial"/>
            <w:i/>
            <w:iCs/>
            <w:sz w:val="15"/>
            <w:szCs w:val="15"/>
          </w:rPr>
          <w:delText>M</w:delText>
        </w:r>
        <w:r w:rsidDel="002260E7">
          <w:rPr>
            <w:rFonts w:ascii="Arial" w:eastAsia="Arial" w:hAnsi="Arial" w:cs="Arial"/>
            <w:i/>
            <w:iCs/>
            <w:sz w:val="20"/>
            <w:szCs w:val="20"/>
            <w:vertAlign w:val="subscript"/>
          </w:rPr>
          <w:delText>i</w:delText>
        </w:r>
        <w:r w:rsidDel="002260E7">
          <w:rPr>
            <w:rFonts w:ascii="Arial" w:eastAsia="Arial" w:hAnsi="Arial" w:cs="Arial"/>
            <w:sz w:val="15"/>
            <w:szCs w:val="15"/>
          </w:rPr>
          <w:delText xml:space="preserve"> — множество всех точек добавленных на</w:delText>
        </w:r>
      </w:del>
    </w:p>
    <w:p w:rsidR="00A33515" w:rsidDel="002260E7" w:rsidRDefault="001A4D22">
      <w:pPr>
        <w:spacing w:line="213" w:lineRule="auto"/>
        <w:ind w:left="2093"/>
        <w:rPr>
          <w:del w:id="12212" w:author="Admin" w:date="2019-02-19T02:10:00Z"/>
          <w:sz w:val="20"/>
          <w:szCs w:val="20"/>
        </w:rPr>
      </w:pPr>
      <w:del w:id="12213" w:author="Admin" w:date="2019-02-19T02:10:00Z">
        <w:r w:rsidDel="002260E7">
          <w:rPr>
            <w:rFonts w:ascii="Arial" w:eastAsia="Arial" w:hAnsi="Arial" w:cs="Arial"/>
            <w:i/>
            <w:iCs/>
            <w:sz w:val="14"/>
            <w:szCs w:val="14"/>
          </w:rPr>
          <w:delText>i</w:delText>
        </w:r>
        <w:r w:rsidDel="002260E7">
          <w:rPr>
            <w:rFonts w:eastAsia="Times New Roman"/>
            <w:sz w:val="14"/>
            <w:szCs w:val="14"/>
          </w:rPr>
          <w:delText>=</w:delText>
        </w:r>
        <w:r w:rsidDel="002260E7">
          <w:rPr>
            <w:rFonts w:ascii="Arial" w:eastAsia="Arial" w:hAnsi="Arial" w:cs="Arial"/>
            <w:sz w:val="14"/>
            <w:szCs w:val="14"/>
          </w:rPr>
          <w:delText>0</w:delText>
        </w:r>
      </w:del>
    </w:p>
    <w:p w:rsidR="00A33515" w:rsidDel="002260E7" w:rsidRDefault="001A4D22">
      <w:pPr>
        <w:spacing w:line="220" w:lineRule="auto"/>
        <w:ind w:left="273"/>
        <w:rPr>
          <w:del w:id="12214" w:author="Admin" w:date="2019-02-19T02:10:00Z"/>
          <w:sz w:val="20"/>
          <w:szCs w:val="20"/>
        </w:rPr>
      </w:pPr>
      <w:del w:id="12215" w:author="Admin" w:date="2019-02-19T02:10:00Z">
        <w:r w:rsidDel="002260E7">
          <w:rPr>
            <w:rFonts w:ascii="Arial" w:eastAsia="Arial" w:hAnsi="Arial" w:cs="Arial"/>
            <w:sz w:val="20"/>
            <w:szCs w:val="20"/>
          </w:rPr>
          <w:delText>каком-либо шаге.</w:delText>
        </w:r>
      </w:del>
    </w:p>
    <w:p w:rsidR="00A33515" w:rsidDel="002260E7" w:rsidRDefault="00A33515">
      <w:pPr>
        <w:spacing w:line="154" w:lineRule="exact"/>
        <w:rPr>
          <w:del w:id="12216" w:author="Admin" w:date="2019-02-19T02:10:00Z"/>
          <w:sz w:val="20"/>
          <w:szCs w:val="20"/>
        </w:rPr>
      </w:pPr>
    </w:p>
    <w:p w:rsidR="00A33515" w:rsidDel="002260E7" w:rsidRDefault="001A4D22">
      <w:pPr>
        <w:numPr>
          <w:ilvl w:val="0"/>
          <w:numId w:val="774"/>
        </w:numPr>
        <w:tabs>
          <w:tab w:val="left" w:pos="273"/>
        </w:tabs>
        <w:spacing w:line="284" w:lineRule="auto"/>
        <w:ind w:left="273" w:hanging="273"/>
        <w:jc w:val="both"/>
        <w:rPr>
          <w:del w:id="12217" w:author="Admin" w:date="2019-02-19T02:10:00Z"/>
          <w:rFonts w:ascii="Arial" w:eastAsia="Arial" w:hAnsi="Arial" w:cs="Arial"/>
          <w:b/>
          <w:bCs/>
          <w:sz w:val="19"/>
          <w:szCs w:val="19"/>
        </w:rPr>
        <w:pPrChange w:id="12218" w:author="Admin" w:date="2019-02-19T00:19:00Z">
          <w:pPr>
            <w:numPr>
              <w:numId w:val="777"/>
            </w:numPr>
            <w:tabs>
              <w:tab w:val="left" w:pos="273"/>
            </w:tabs>
            <w:spacing w:line="284" w:lineRule="auto"/>
            <w:ind w:left="273" w:hanging="273"/>
            <w:jc w:val="both"/>
          </w:pPr>
        </w:pPrChange>
      </w:pPr>
      <w:del w:id="12219" w:author="Admin" w:date="2019-02-19T02:10:00Z">
        <w:r w:rsidDel="002260E7">
          <w:rPr>
            <w:rFonts w:ascii="Arial" w:eastAsia="Arial" w:hAnsi="Arial" w:cs="Arial"/>
            <w:sz w:val="19"/>
            <w:szCs w:val="19"/>
          </w:rPr>
          <w:delText xml:space="preserve">Дайте описание для </w:delText>
        </w:r>
        <w:r w:rsidDel="002260E7">
          <w:rPr>
            <w:rFonts w:ascii="Arial" w:eastAsia="Arial" w:hAnsi="Arial" w:cs="Arial"/>
            <w:i/>
            <w:iCs/>
            <w:sz w:val="19"/>
            <w:szCs w:val="19"/>
          </w:rPr>
          <w:delText>cl</w:delText>
        </w:r>
        <w:r w:rsidDel="002260E7">
          <w:rPr>
            <w:rFonts w:eastAsia="Times New Roman"/>
            <w:sz w:val="19"/>
            <w:szCs w:val="19"/>
          </w:rPr>
          <w:delText>(</w:delText>
        </w:r>
        <w:r w:rsidDel="002260E7">
          <w:rPr>
            <w:rFonts w:ascii="Arial" w:eastAsia="Arial" w:hAnsi="Arial" w:cs="Arial"/>
            <w:i/>
            <w:iCs/>
            <w:sz w:val="19"/>
            <w:szCs w:val="19"/>
          </w:rPr>
          <w:delText>M</w:delText>
        </w:r>
        <w:r w:rsidDel="002260E7">
          <w:rPr>
            <w:rFonts w:eastAsia="Times New Roman"/>
            <w:i/>
            <w:iCs/>
            <w:sz w:val="26"/>
            <w:szCs w:val="26"/>
            <w:vertAlign w:val="subscript"/>
          </w:rPr>
          <w:delText>1</w:delText>
        </w:r>
        <w:r w:rsidDel="002260E7">
          <w:rPr>
            <w:rFonts w:eastAsia="Times New Roman"/>
            <w:sz w:val="19"/>
            <w:szCs w:val="19"/>
          </w:rPr>
          <w:delText>)</w:delText>
        </w:r>
        <w:r w:rsidDel="002260E7">
          <w:rPr>
            <w:rFonts w:ascii="Arial" w:eastAsia="Arial" w:hAnsi="Arial" w:cs="Arial"/>
            <w:sz w:val="19"/>
            <w:szCs w:val="19"/>
          </w:rPr>
          <w:delText xml:space="preserve"> — замыкания множества </w:delText>
        </w:r>
        <w:r w:rsidDel="002260E7">
          <w:rPr>
            <w:rFonts w:ascii="Arial" w:eastAsia="Arial" w:hAnsi="Arial" w:cs="Arial"/>
            <w:i/>
            <w:iCs/>
            <w:sz w:val="19"/>
            <w:szCs w:val="19"/>
          </w:rPr>
          <w:delText>M</w:delText>
        </w:r>
        <w:r w:rsidDel="002260E7">
          <w:rPr>
            <w:rFonts w:eastAsia="Times New Roman"/>
            <w:i/>
            <w:iCs/>
            <w:sz w:val="26"/>
            <w:szCs w:val="26"/>
            <w:vertAlign w:val="subscript"/>
          </w:rPr>
          <w:delText>1</w:delText>
        </w:r>
        <w:r w:rsidDel="002260E7">
          <w:rPr>
            <w:rFonts w:ascii="Arial" w:eastAsia="Arial" w:hAnsi="Arial" w:cs="Arial"/>
            <w:sz w:val="19"/>
            <w:szCs w:val="19"/>
          </w:rPr>
          <w:delText xml:space="preserve">, где под замыканием множества А подразумевается множество всех точек </w:delText>
        </w:r>
        <w:r w:rsidDel="002260E7">
          <w:rPr>
            <w:rFonts w:ascii="Arial" w:eastAsia="Arial" w:hAnsi="Arial" w:cs="Arial"/>
            <w:i/>
            <w:iCs/>
            <w:sz w:val="19"/>
            <w:szCs w:val="19"/>
          </w:rPr>
          <w:delText xml:space="preserve">x </w:delText>
        </w:r>
        <w:r w:rsidDel="002260E7">
          <w:rPr>
            <w:rFonts w:ascii="Arial" w:eastAsia="Arial" w:hAnsi="Arial" w:cs="Arial"/>
            <w:sz w:val="19"/>
            <w:szCs w:val="19"/>
          </w:rPr>
          <w:delText>плоскости,</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что для всякого</w:delText>
        </w:r>
        <w:r w:rsidDel="002260E7">
          <w:rPr>
            <w:rFonts w:ascii="Arial" w:eastAsia="Arial" w:hAnsi="Arial" w:cs="Arial"/>
            <w:i/>
            <w:iCs/>
            <w:sz w:val="19"/>
            <w:szCs w:val="19"/>
          </w:rPr>
          <w:delText xml:space="preserve"> </w:delText>
        </w:r>
        <w:r w:rsidDel="002260E7">
          <w:rPr>
            <w:rFonts w:eastAsia="Times New Roman"/>
            <w:i/>
            <w:iCs/>
            <w:sz w:val="19"/>
            <w:szCs w:val="19"/>
          </w:rPr>
          <w:delText>" &gt;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0</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существует точка</w:delText>
        </w:r>
        <w:r w:rsidDel="002260E7">
          <w:rPr>
            <w:rFonts w:ascii="Arial" w:eastAsia="Arial" w:hAnsi="Arial" w:cs="Arial"/>
            <w:i/>
            <w:iCs/>
            <w:sz w:val="19"/>
            <w:szCs w:val="19"/>
          </w:rPr>
          <w:delText xml:space="preserve"> y </w:delText>
        </w:r>
        <w:r w:rsidDel="002260E7">
          <w:rPr>
            <w:rFonts w:eastAsia="Times New Roman"/>
            <w:i/>
            <w:iCs/>
            <w:sz w:val="19"/>
            <w:szCs w:val="19"/>
          </w:rPr>
          <w:delText>2</w:delText>
        </w:r>
        <w:r w:rsidDel="002260E7">
          <w:rPr>
            <w:rFonts w:ascii="Arial" w:eastAsia="Arial" w:hAnsi="Arial" w:cs="Arial"/>
            <w:i/>
            <w:iCs/>
            <w:sz w:val="19"/>
            <w:szCs w:val="19"/>
          </w:rPr>
          <w:delText xml:space="preserve"> A </w:delText>
        </w:r>
        <w:r w:rsidDel="002260E7">
          <w:rPr>
            <w:rFonts w:ascii="Arial" w:eastAsia="Arial" w:hAnsi="Arial" w:cs="Arial"/>
            <w:sz w:val="19"/>
            <w:szCs w:val="19"/>
          </w:rPr>
          <w:delText>такая,</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 xml:space="preserve">что </w:delText>
        </w:r>
        <w:r w:rsidDel="002260E7">
          <w:rPr>
            <w:rFonts w:eastAsia="Times New Roman"/>
            <w:sz w:val="19"/>
            <w:szCs w:val="19"/>
          </w:rPr>
          <w:delText>dist(</w:delText>
        </w:r>
        <w:r w:rsidDel="002260E7">
          <w:rPr>
            <w:rFonts w:ascii="Arial" w:eastAsia="Arial" w:hAnsi="Arial" w:cs="Arial"/>
            <w:i/>
            <w:iCs/>
            <w:sz w:val="19"/>
            <w:szCs w:val="19"/>
          </w:rPr>
          <w:delText>x</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y</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eastAsia="Times New Roman"/>
            <w:i/>
            <w:iCs/>
            <w:sz w:val="19"/>
            <w:szCs w:val="19"/>
          </w:rPr>
          <w:delText>&lt; "</w:delText>
        </w:r>
        <w:r w:rsidDel="002260E7">
          <w:rPr>
            <w:rFonts w:ascii="Arial" w:eastAsia="Arial" w:hAnsi="Arial" w:cs="Arial"/>
            <w:sz w:val="19"/>
            <w:szCs w:val="19"/>
          </w:rPr>
          <w:delText xml:space="preserve">, где </w:delText>
        </w:r>
        <w:r w:rsidDel="002260E7">
          <w:rPr>
            <w:rFonts w:eastAsia="Times New Roman"/>
            <w:sz w:val="19"/>
            <w:szCs w:val="19"/>
          </w:rPr>
          <w:delText>dist(</w:delText>
        </w:r>
        <w:r w:rsidDel="002260E7">
          <w:rPr>
            <w:rFonts w:ascii="Arial" w:eastAsia="Arial" w:hAnsi="Arial" w:cs="Arial"/>
            <w:i/>
            <w:iCs/>
            <w:sz w:val="19"/>
            <w:szCs w:val="19"/>
          </w:rPr>
          <w:delText>x</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y</w:delText>
        </w:r>
        <w:r w:rsidDel="002260E7">
          <w:rPr>
            <w:rFonts w:eastAsia="Times New Roman"/>
            <w:sz w:val="19"/>
            <w:szCs w:val="19"/>
          </w:rPr>
          <w:delText>)</w:delText>
        </w:r>
        <w:r w:rsidDel="002260E7">
          <w:rPr>
            <w:rFonts w:ascii="Arial" w:eastAsia="Arial" w:hAnsi="Arial" w:cs="Arial"/>
            <w:sz w:val="19"/>
            <w:szCs w:val="19"/>
          </w:rPr>
          <w:delText xml:space="preserve"> обозначает обычное расстояние. По-кажите, что получившаяся фигура обязательно является выпуклым многоугольником в объединении с конечным числом точек.</w:delText>
        </w:r>
      </w:del>
    </w:p>
    <w:p w:rsidR="00A33515" w:rsidDel="002260E7" w:rsidRDefault="00A33515">
      <w:pPr>
        <w:spacing w:line="66" w:lineRule="exact"/>
        <w:rPr>
          <w:del w:id="12220" w:author="Admin" w:date="2019-02-19T02:10:00Z"/>
          <w:rFonts w:ascii="Arial" w:eastAsia="Arial" w:hAnsi="Arial" w:cs="Arial"/>
          <w:b/>
          <w:bCs/>
          <w:sz w:val="19"/>
          <w:szCs w:val="19"/>
        </w:rPr>
      </w:pPr>
    </w:p>
    <w:p w:rsidR="00A33515" w:rsidDel="002260E7" w:rsidRDefault="001A4D22">
      <w:pPr>
        <w:numPr>
          <w:ilvl w:val="0"/>
          <w:numId w:val="774"/>
        </w:numPr>
        <w:tabs>
          <w:tab w:val="left" w:pos="273"/>
        </w:tabs>
        <w:spacing w:line="243" w:lineRule="auto"/>
        <w:ind w:left="273" w:hanging="273"/>
        <w:jc w:val="both"/>
        <w:rPr>
          <w:del w:id="12221" w:author="Admin" w:date="2019-02-19T02:10:00Z"/>
          <w:rFonts w:ascii="Arial" w:eastAsia="Arial" w:hAnsi="Arial" w:cs="Arial"/>
          <w:b/>
          <w:bCs/>
          <w:sz w:val="20"/>
          <w:szCs w:val="20"/>
        </w:rPr>
        <w:pPrChange w:id="12222" w:author="Admin" w:date="2019-02-19T00:19:00Z">
          <w:pPr>
            <w:numPr>
              <w:numId w:val="777"/>
            </w:numPr>
            <w:tabs>
              <w:tab w:val="left" w:pos="273"/>
            </w:tabs>
            <w:spacing w:line="243" w:lineRule="auto"/>
            <w:ind w:left="273" w:hanging="273"/>
            <w:jc w:val="both"/>
          </w:pPr>
        </w:pPrChange>
      </w:pPr>
      <w:del w:id="12223" w:author="Admin" w:date="2019-02-19T02:10:00Z">
        <w:r w:rsidDel="002260E7">
          <w:rPr>
            <w:rFonts w:ascii="Arial" w:eastAsia="Arial" w:hAnsi="Arial" w:cs="Arial"/>
            <w:sz w:val="20"/>
            <w:szCs w:val="20"/>
          </w:rPr>
          <w:delText xml:space="preserve">Рассмотрим выпуклый многоугольник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с вершинами </w:delText>
        </w:r>
        <w:r w:rsidDel="002260E7">
          <w:rPr>
            <w:rFonts w:ascii="Arial" w:eastAsia="Arial" w:hAnsi="Arial" w:cs="Arial"/>
            <w:i/>
            <w:iCs/>
            <w:sz w:val="20"/>
            <w:szCs w:val="20"/>
          </w:rPr>
          <w:delText>P</w:delText>
        </w:r>
        <w:r w:rsidDel="002260E7">
          <w:rPr>
            <w:rFonts w:ascii="Arial" w:eastAsia="Arial" w:hAnsi="Arial" w:cs="Arial"/>
            <w:sz w:val="27"/>
            <w:szCs w:val="27"/>
            <w:vertAlign w:val="subscript"/>
          </w:rPr>
          <w:delText>1</w:delText>
        </w:r>
        <w:r w:rsidDel="002260E7">
          <w:rPr>
            <w:rFonts w:eastAsia="Times New Roman"/>
            <w:i/>
            <w:iCs/>
            <w:sz w:val="20"/>
            <w:szCs w:val="20"/>
          </w:rPr>
          <w:delText>; : :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Построим по этим вершинам множество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cl</w:delText>
        </w:r>
        <w:r w:rsidDel="002260E7">
          <w:rPr>
            <w:rFonts w:eastAsia="Times New Roman"/>
            <w:sz w:val="20"/>
            <w:szCs w:val="20"/>
          </w:rPr>
          <w:delText>(</w:delText>
        </w:r>
        <w:r w:rsidDel="002260E7">
          <w:rPr>
            <w:rFonts w:ascii="Arial" w:eastAsia="Arial" w:hAnsi="Arial" w:cs="Arial"/>
            <w:i/>
            <w:iCs/>
            <w:sz w:val="20"/>
            <w:szCs w:val="20"/>
          </w:rPr>
          <w:delText>M</w:delText>
        </w:r>
        <w:r w:rsidDel="002260E7">
          <w:rPr>
            <w:rFonts w:eastAsia="Times New Roman"/>
            <w:i/>
            <w:iCs/>
            <w:sz w:val="27"/>
            <w:szCs w:val="27"/>
            <w:vertAlign w:val="subscript"/>
          </w:rPr>
          <w:delText>1</w:delText>
        </w:r>
        <w:r w:rsidDel="002260E7">
          <w:rPr>
            <w:rFonts w:eastAsia="Times New Roman"/>
            <w:sz w:val="20"/>
            <w:szCs w:val="20"/>
          </w:rPr>
          <w:delText>)</w:delText>
        </w:r>
        <w:r w:rsidDel="002260E7">
          <w:rPr>
            <w:rFonts w:ascii="Arial" w:eastAsia="Arial" w:hAnsi="Arial" w:cs="Arial"/>
            <w:sz w:val="20"/>
            <w:szCs w:val="20"/>
          </w:rPr>
          <w:delText xml:space="preserve">. Каким может быть отношение площади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к площади </w:delText>
        </w:r>
        <w:r w:rsidDel="002260E7">
          <w:rPr>
            <w:rFonts w:ascii="Arial" w:eastAsia="Arial" w:hAnsi="Arial" w:cs="Arial"/>
            <w:i/>
            <w:iCs/>
            <w:sz w:val="20"/>
            <w:szCs w:val="20"/>
          </w:rPr>
          <w:delText>P</w:delText>
        </w:r>
        <w:r w:rsidDel="002260E7">
          <w:rPr>
            <w:rFonts w:ascii="Arial" w:eastAsia="Arial" w:hAnsi="Arial" w:cs="Arial"/>
            <w:sz w:val="20"/>
            <w:szCs w:val="20"/>
          </w:rPr>
          <w:delText>?</w:delText>
        </w:r>
      </w:del>
    </w:p>
    <w:p w:rsidR="00A33515" w:rsidDel="002260E7" w:rsidRDefault="00A33515">
      <w:pPr>
        <w:spacing w:line="170" w:lineRule="exact"/>
        <w:rPr>
          <w:del w:id="12224" w:author="Admin" w:date="2019-02-19T02:10:00Z"/>
          <w:rFonts w:ascii="Arial" w:eastAsia="Arial" w:hAnsi="Arial" w:cs="Arial"/>
          <w:b/>
          <w:bCs/>
          <w:sz w:val="20"/>
          <w:szCs w:val="20"/>
        </w:rPr>
      </w:pPr>
    </w:p>
    <w:p w:rsidR="00A33515" w:rsidDel="002260E7" w:rsidRDefault="001A4D22">
      <w:pPr>
        <w:numPr>
          <w:ilvl w:val="0"/>
          <w:numId w:val="774"/>
        </w:numPr>
        <w:tabs>
          <w:tab w:val="left" w:pos="273"/>
        </w:tabs>
        <w:spacing w:line="303" w:lineRule="auto"/>
        <w:ind w:left="273" w:hanging="273"/>
        <w:rPr>
          <w:del w:id="12225" w:author="Admin" w:date="2019-02-19T02:10:00Z"/>
          <w:rFonts w:ascii="Arial" w:eastAsia="Arial" w:hAnsi="Arial" w:cs="Arial"/>
          <w:b/>
          <w:bCs/>
          <w:sz w:val="20"/>
          <w:szCs w:val="20"/>
        </w:rPr>
        <w:pPrChange w:id="12226" w:author="Admin" w:date="2019-02-19T00:19:00Z">
          <w:pPr>
            <w:numPr>
              <w:numId w:val="777"/>
            </w:numPr>
            <w:tabs>
              <w:tab w:val="left" w:pos="273"/>
            </w:tabs>
            <w:spacing w:line="303" w:lineRule="auto"/>
            <w:ind w:left="273" w:hanging="273"/>
          </w:pPr>
        </w:pPrChange>
      </w:pPr>
      <w:del w:id="12227" w:author="Admin" w:date="2019-02-19T02:10:00Z">
        <w:r w:rsidDel="002260E7">
          <w:rPr>
            <w:rFonts w:ascii="Arial" w:eastAsia="Arial" w:hAnsi="Arial" w:cs="Arial"/>
            <w:sz w:val="20"/>
            <w:szCs w:val="20"/>
          </w:rPr>
          <w:delText xml:space="preserve">Каково отношение площадей в случае правильного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-угольника для </w:delText>
        </w:r>
        <w:r w:rsidDel="002260E7">
          <w:rPr>
            <w:rFonts w:ascii="Arial" w:eastAsia="Arial" w:hAnsi="Arial" w:cs="Arial"/>
            <w:i/>
            <w:iCs/>
            <w:sz w:val="20"/>
            <w:szCs w:val="20"/>
          </w:rPr>
          <w:delText xml:space="preserve">n </w:delText>
        </w:r>
        <w:r w:rsidDel="002260E7">
          <w:rPr>
            <w:rFonts w:ascii="Arial" w:eastAsia="Arial" w:hAnsi="Arial" w:cs="Arial"/>
            <w:sz w:val="20"/>
            <w:szCs w:val="20"/>
          </w:rPr>
          <w:delText>5?</w:delText>
        </w:r>
      </w:del>
    </w:p>
    <w:p w:rsidR="00A33515" w:rsidDel="002260E7" w:rsidRDefault="00A33515">
      <w:pPr>
        <w:spacing w:line="114" w:lineRule="exact"/>
        <w:rPr>
          <w:del w:id="12228" w:author="Admin" w:date="2019-02-19T02:10:00Z"/>
          <w:rFonts w:ascii="Arial" w:eastAsia="Arial" w:hAnsi="Arial" w:cs="Arial"/>
          <w:b/>
          <w:bCs/>
          <w:sz w:val="20"/>
          <w:szCs w:val="20"/>
        </w:rPr>
      </w:pPr>
    </w:p>
    <w:p w:rsidR="00A33515" w:rsidDel="002260E7" w:rsidRDefault="001A4D22">
      <w:pPr>
        <w:numPr>
          <w:ilvl w:val="0"/>
          <w:numId w:val="774"/>
        </w:numPr>
        <w:tabs>
          <w:tab w:val="left" w:pos="273"/>
        </w:tabs>
        <w:spacing w:line="277" w:lineRule="auto"/>
        <w:ind w:left="273" w:hanging="262"/>
        <w:jc w:val="both"/>
        <w:rPr>
          <w:del w:id="12229" w:author="Admin" w:date="2019-02-19T02:10:00Z"/>
          <w:rFonts w:ascii="Arial" w:eastAsia="Arial" w:hAnsi="Arial" w:cs="Arial"/>
          <w:b/>
          <w:bCs/>
          <w:sz w:val="19"/>
          <w:szCs w:val="19"/>
        </w:rPr>
        <w:pPrChange w:id="12230" w:author="Admin" w:date="2019-02-19T00:19:00Z">
          <w:pPr>
            <w:numPr>
              <w:numId w:val="777"/>
            </w:numPr>
            <w:tabs>
              <w:tab w:val="left" w:pos="273"/>
            </w:tabs>
            <w:spacing w:line="277" w:lineRule="auto"/>
            <w:ind w:left="273" w:hanging="262"/>
            <w:jc w:val="both"/>
          </w:pPr>
        </w:pPrChange>
      </w:pPr>
      <w:del w:id="12231" w:author="Admin" w:date="2019-02-19T02:10:00Z">
        <w:r w:rsidDel="002260E7">
          <w:rPr>
            <w:rFonts w:ascii="Arial" w:eastAsia="Arial" w:hAnsi="Arial" w:cs="Arial"/>
            <w:sz w:val="19"/>
            <w:szCs w:val="19"/>
          </w:rPr>
          <w:delText xml:space="preserve">Рассмотрим выпуклый прямоугольник </w:delText>
        </w:r>
        <w:r w:rsidDel="002260E7">
          <w:rPr>
            <w:rFonts w:ascii="Arial" w:eastAsia="Arial" w:hAnsi="Arial" w:cs="Arial"/>
            <w:i/>
            <w:iCs/>
            <w:sz w:val="19"/>
            <w:szCs w:val="19"/>
          </w:rPr>
          <w:delText>ABCD</w:delText>
        </w:r>
        <w:r w:rsidDel="002260E7">
          <w:rPr>
            <w:rFonts w:ascii="Arial" w:eastAsia="Arial" w:hAnsi="Arial" w:cs="Arial"/>
            <w:sz w:val="19"/>
            <w:szCs w:val="19"/>
          </w:rPr>
          <w:delText xml:space="preserve">. Рассмотрим какую-то точку </w:delText>
        </w:r>
        <w:r w:rsidDel="002260E7">
          <w:rPr>
            <w:rFonts w:ascii="Arial" w:eastAsia="Arial" w:hAnsi="Arial" w:cs="Arial"/>
            <w:i/>
            <w:iCs/>
            <w:sz w:val="19"/>
            <w:szCs w:val="19"/>
          </w:rPr>
          <w:delText>E</w:delText>
        </w:r>
        <w:r w:rsidDel="002260E7">
          <w:rPr>
            <w:rFonts w:ascii="Arial" w:eastAsia="Arial" w:hAnsi="Arial" w:cs="Arial"/>
            <w:sz w:val="19"/>
            <w:szCs w:val="19"/>
          </w:rPr>
          <w:delText xml:space="preserve"> внутри. При каком выборе </w:delText>
        </w:r>
        <w:r w:rsidDel="002260E7">
          <w:rPr>
            <w:rFonts w:ascii="Arial" w:eastAsia="Arial" w:hAnsi="Arial" w:cs="Arial"/>
            <w:i/>
            <w:iCs/>
            <w:sz w:val="19"/>
            <w:szCs w:val="19"/>
          </w:rPr>
          <w:delText>E</w:delText>
        </w:r>
        <w:r w:rsidDel="002260E7">
          <w:rPr>
            <w:rFonts w:ascii="Arial" w:eastAsia="Arial" w:hAnsi="Arial" w:cs="Arial"/>
            <w:sz w:val="19"/>
            <w:szCs w:val="19"/>
          </w:rPr>
          <w:delText xml:space="preserve"> достигается максимум пло-щади </w:delText>
        </w:r>
        <w:r w:rsidDel="002260E7">
          <w:rPr>
            <w:rFonts w:ascii="Arial" w:eastAsia="Arial" w:hAnsi="Arial" w:cs="Arial"/>
            <w:i/>
            <w:iCs/>
            <w:sz w:val="19"/>
            <w:szCs w:val="19"/>
          </w:rPr>
          <w:delText>cl</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M</w:delText>
        </w:r>
        <w:r w:rsidDel="002260E7">
          <w:rPr>
            <w:rFonts w:eastAsia="Times New Roman"/>
            <w:i/>
            <w:iCs/>
            <w:sz w:val="26"/>
            <w:szCs w:val="26"/>
            <w:vertAlign w:val="subscript"/>
          </w:rPr>
          <w:delText>1;</w:delText>
        </w:r>
        <w:r w:rsidDel="002260E7">
          <w:rPr>
            <w:rFonts w:ascii="Arial" w:eastAsia="Arial" w:hAnsi="Arial" w:cs="Arial"/>
            <w:i/>
            <w:iCs/>
            <w:sz w:val="26"/>
            <w:szCs w:val="26"/>
            <w:vertAlign w:val="subscript"/>
          </w:rPr>
          <w:delText>A</w:delText>
        </w:r>
        <w:r w:rsidDel="002260E7">
          <w:rPr>
            <w:rFonts w:eastAsia="Times New Roman"/>
            <w:i/>
            <w:iCs/>
            <w:sz w:val="26"/>
            <w:szCs w:val="26"/>
            <w:vertAlign w:val="subscript"/>
          </w:rPr>
          <w:delText>;</w:delText>
        </w:r>
        <w:r w:rsidDel="002260E7">
          <w:rPr>
            <w:rFonts w:ascii="Arial" w:eastAsia="Arial" w:hAnsi="Arial" w:cs="Arial"/>
            <w:i/>
            <w:iCs/>
            <w:sz w:val="26"/>
            <w:szCs w:val="26"/>
            <w:vertAlign w:val="subscript"/>
          </w:rPr>
          <w:delText>B</w:delText>
        </w:r>
        <w:r w:rsidDel="002260E7">
          <w:rPr>
            <w:rFonts w:eastAsia="Times New Roman"/>
            <w:i/>
            <w:iCs/>
            <w:sz w:val="26"/>
            <w:szCs w:val="26"/>
            <w:vertAlign w:val="subscript"/>
          </w:rPr>
          <w:delText>;</w:delText>
        </w:r>
        <w:r w:rsidDel="002260E7">
          <w:rPr>
            <w:rFonts w:ascii="Arial" w:eastAsia="Arial" w:hAnsi="Arial" w:cs="Arial"/>
            <w:i/>
            <w:iCs/>
            <w:sz w:val="26"/>
            <w:szCs w:val="26"/>
            <w:vertAlign w:val="subscript"/>
          </w:rPr>
          <w:delText>C</w:delText>
        </w:r>
        <w:r w:rsidDel="002260E7">
          <w:rPr>
            <w:rFonts w:eastAsia="Times New Roman"/>
            <w:i/>
            <w:iCs/>
            <w:sz w:val="26"/>
            <w:szCs w:val="26"/>
            <w:vertAlign w:val="subscript"/>
          </w:rPr>
          <w:delText>;</w:delText>
        </w:r>
        <w:r w:rsidDel="002260E7">
          <w:rPr>
            <w:rFonts w:ascii="Arial" w:eastAsia="Arial" w:hAnsi="Arial" w:cs="Arial"/>
            <w:i/>
            <w:iCs/>
            <w:sz w:val="26"/>
            <w:szCs w:val="26"/>
            <w:vertAlign w:val="subscript"/>
          </w:rPr>
          <w:delText>D</w:delText>
        </w:r>
        <w:r w:rsidDel="002260E7">
          <w:rPr>
            <w:rFonts w:eastAsia="Times New Roman"/>
            <w:i/>
            <w:iCs/>
            <w:sz w:val="26"/>
            <w:szCs w:val="26"/>
            <w:vertAlign w:val="subscript"/>
          </w:rPr>
          <w:delText>;</w:delText>
        </w:r>
        <w:r w:rsidDel="002260E7">
          <w:rPr>
            <w:rFonts w:ascii="Arial" w:eastAsia="Arial" w:hAnsi="Arial" w:cs="Arial"/>
            <w:i/>
            <w:iCs/>
            <w:sz w:val="26"/>
            <w:szCs w:val="26"/>
            <w:vertAlign w:val="subscript"/>
          </w:rPr>
          <w:delText>E</w:delText>
        </w:r>
        <w:r w:rsidDel="002260E7">
          <w:rPr>
            <w:rFonts w:eastAsia="Times New Roman"/>
            <w:sz w:val="19"/>
            <w:szCs w:val="19"/>
          </w:rPr>
          <w:delText>)</w:delText>
        </w:r>
        <w:r w:rsidDel="002260E7">
          <w:rPr>
            <w:rFonts w:ascii="Arial" w:eastAsia="Arial" w:hAnsi="Arial" w:cs="Arial"/>
            <w:sz w:val="19"/>
            <w:szCs w:val="19"/>
          </w:rPr>
          <w:delText>? Для параллелограмма? Для произвольного выпуклого четырёхугольника? Каково будет отношение площади получившегося множества к площади изначальной фигуры?</w:delText>
        </w:r>
      </w:del>
    </w:p>
    <w:p w:rsidR="00A33515" w:rsidDel="002260E7" w:rsidRDefault="00A33515">
      <w:pPr>
        <w:spacing w:line="143" w:lineRule="exact"/>
        <w:rPr>
          <w:del w:id="12232" w:author="Admin" w:date="2019-02-19T02:10:00Z"/>
          <w:rFonts w:ascii="Arial" w:eastAsia="Arial" w:hAnsi="Arial" w:cs="Arial"/>
          <w:b/>
          <w:bCs/>
          <w:sz w:val="19"/>
          <w:szCs w:val="19"/>
        </w:rPr>
      </w:pPr>
    </w:p>
    <w:p w:rsidR="00A33515" w:rsidDel="002260E7" w:rsidRDefault="001A4D22">
      <w:pPr>
        <w:numPr>
          <w:ilvl w:val="0"/>
          <w:numId w:val="774"/>
        </w:numPr>
        <w:tabs>
          <w:tab w:val="left" w:pos="273"/>
        </w:tabs>
        <w:spacing w:line="291" w:lineRule="auto"/>
        <w:ind w:left="273" w:hanging="273"/>
        <w:jc w:val="both"/>
        <w:rPr>
          <w:del w:id="12233" w:author="Admin" w:date="2019-02-19T02:10:00Z"/>
          <w:rFonts w:ascii="Arial" w:eastAsia="Arial" w:hAnsi="Arial" w:cs="Arial"/>
          <w:b/>
          <w:bCs/>
          <w:sz w:val="20"/>
          <w:szCs w:val="20"/>
        </w:rPr>
        <w:pPrChange w:id="12234" w:author="Admin" w:date="2019-02-19T00:19:00Z">
          <w:pPr>
            <w:numPr>
              <w:numId w:val="777"/>
            </w:numPr>
            <w:tabs>
              <w:tab w:val="left" w:pos="273"/>
            </w:tabs>
            <w:spacing w:line="291" w:lineRule="auto"/>
            <w:ind w:left="273" w:hanging="273"/>
            <w:jc w:val="both"/>
          </w:pPr>
        </w:pPrChange>
      </w:pPr>
      <w:del w:id="12235" w:author="Admin" w:date="2019-02-19T02:10:00Z">
        <w:r w:rsidDel="002260E7">
          <w:rPr>
            <w:rFonts w:ascii="Arial" w:eastAsia="Arial" w:hAnsi="Arial" w:cs="Arial"/>
            <w:sz w:val="20"/>
            <w:szCs w:val="20"/>
          </w:rPr>
          <w:delText>Исследуйте другие вопросы, связанные с площадями для многоу-гольников с большим числом сторон. Рассмотрите ситуацию в трёх измерениях — как нужно модифицировать определение?</w:delText>
        </w:r>
      </w:del>
    </w:p>
    <w:p w:rsidR="00A33515" w:rsidDel="002260E7" w:rsidRDefault="00A33515">
      <w:pPr>
        <w:spacing w:line="126" w:lineRule="exact"/>
        <w:rPr>
          <w:del w:id="12236" w:author="Admin" w:date="2019-02-19T02:10:00Z"/>
          <w:rFonts w:ascii="Arial" w:eastAsia="Arial" w:hAnsi="Arial" w:cs="Arial"/>
          <w:b/>
          <w:bCs/>
          <w:sz w:val="20"/>
          <w:szCs w:val="20"/>
        </w:rPr>
      </w:pPr>
    </w:p>
    <w:p w:rsidR="00A33515" w:rsidDel="002260E7" w:rsidRDefault="001A4D22">
      <w:pPr>
        <w:numPr>
          <w:ilvl w:val="0"/>
          <w:numId w:val="774"/>
        </w:numPr>
        <w:tabs>
          <w:tab w:val="left" w:pos="273"/>
        </w:tabs>
        <w:spacing w:line="291" w:lineRule="auto"/>
        <w:ind w:left="273" w:hanging="273"/>
        <w:jc w:val="both"/>
        <w:rPr>
          <w:del w:id="12237" w:author="Admin" w:date="2019-02-19T02:10:00Z"/>
          <w:rFonts w:ascii="Arial" w:eastAsia="Arial" w:hAnsi="Arial" w:cs="Arial"/>
          <w:b/>
          <w:bCs/>
          <w:sz w:val="20"/>
          <w:szCs w:val="20"/>
        </w:rPr>
        <w:pPrChange w:id="12238" w:author="Admin" w:date="2019-02-19T00:19:00Z">
          <w:pPr>
            <w:numPr>
              <w:numId w:val="777"/>
            </w:numPr>
            <w:tabs>
              <w:tab w:val="left" w:pos="273"/>
            </w:tabs>
            <w:spacing w:line="291" w:lineRule="auto"/>
            <w:ind w:left="273" w:hanging="273"/>
            <w:jc w:val="both"/>
          </w:pPr>
        </w:pPrChange>
      </w:pPr>
      <w:del w:id="12239" w:author="Admin" w:date="2019-02-19T02:10:00Z">
        <w:r w:rsidDel="002260E7">
          <w:rPr>
            <w:rFonts w:ascii="Arial" w:eastAsia="Arial" w:hAnsi="Arial" w:cs="Arial"/>
            <w:sz w:val="20"/>
            <w:szCs w:val="20"/>
          </w:rPr>
          <w:delText>Что будет, если исходных точек суть бесконечно много? Например, если исходное множество точек — это объединение некоторого ко-личества кривых?</w:delText>
        </w:r>
      </w:del>
    </w:p>
    <w:p w:rsidR="00A33515" w:rsidDel="002260E7" w:rsidRDefault="00A33515">
      <w:pPr>
        <w:rPr>
          <w:del w:id="12240" w:author="Admin" w:date="2019-02-19T02:10:00Z"/>
        </w:rPr>
        <w:sectPr w:rsidR="00A33515" w:rsidDel="002260E7">
          <w:pgSz w:w="8220" w:h="12472"/>
          <w:pgMar w:top="639" w:right="720" w:bottom="0" w:left="947" w:header="0" w:footer="0" w:gutter="0"/>
          <w:cols w:space="720" w:equalWidth="0">
            <w:col w:w="6553"/>
          </w:cols>
        </w:sectPr>
      </w:pPr>
    </w:p>
    <w:p w:rsidR="00A33515" w:rsidDel="002260E7" w:rsidRDefault="00A33515">
      <w:pPr>
        <w:spacing w:line="200" w:lineRule="exact"/>
        <w:rPr>
          <w:del w:id="12241" w:author="Admin" w:date="2019-02-19T02:10:00Z"/>
          <w:sz w:val="20"/>
          <w:szCs w:val="20"/>
        </w:rPr>
      </w:pPr>
    </w:p>
    <w:p w:rsidR="00A33515" w:rsidDel="002260E7" w:rsidRDefault="00A33515">
      <w:pPr>
        <w:spacing w:line="200" w:lineRule="exact"/>
        <w:rPr>
          <w:del w:id="12242" w:author="Admin" w:date="2019-02-19T02:10:00Z"/>
          <w:sz w:val="20"/>
          <w:szCs w:val="20"/>
        </w:rPr>
      </w:pPr>
    </w:p>
    <w:p w:rsidR="00A33515" w:rsidDel="002260E7" w:rsidRDefault="00A33515">
      <w:pPr>
        <w:spacing w:line="321" w:lineRule="exact"/>
        <w:rPr>
          <w:del w:id="12243" w:author="Admin" w:date="2019-02-19T02:10:00Z"/>
          <w:sz w:val="20"/>
          <w:szCs w:val="20"/>
        </w:rPr>
      </w:pPr>
    </w:p>
    <w:p w:rsidR="00A33515" w:rsidDel="002260E7" w:rsidRDefault="001A4D22">
      <w:pPr>
        <w:ind w:right="207"/>
        <w:jc w:val="center"/>
        <w:rPr>
          <w:del w:id="12244" w:author="Admin" w:date="2019-02-19T02:10:00Z"/>
          <w:sz w:val="20"/>
          <w:szCs w:val="20"/>
        </w:rPr>
      </w:pPr>
      <w:del w:id="12245"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325</w:delText>
        </w:r>
        <w:r w:rsidDel="002260E7">
          <w:rPr>
            <w:rFonts w:ascii="Arial" w:eastAsia="Arial" w:hAnsi="Arial" w:cs="Arial"/>
            <w:sz w:val="20"/>
            <w:szCs w:val="20"/>
          </w:rPr>
          <w:delText xml:space="preserve"> −</w:delText>
        </w:r>
      </w:del>
    </w:p>
    <w:p w:rsidR="00A33515" w:rsidDel="002260E7" w:rsidRDefault="00A33515">
      <w:pPr>
        <w:rPr>
          <w:del w:id="12246" w:author="Admin" w:date="2019-02-19T02:10:00Z"/>
        </w:rPr>
        <w:sectPr w:rsidR="00A33515" w:rsidDel="002260E7">
          <w:type w:val="continuous"/>
          <w:pgSz w:w="8220" w:h="12472"/>
          <w:pgMar w:top="639" w:right="720" w:bottom="0" w:left="947" w:header="0" w:footer="0" w:gutter="0"/>
          <w:cols w:space="720" w:equalWidth="0">
            <w:col w:w="6553"/>
          </w:cols>
        </w:sectPr>
      </w:pPr>
    </w:p>
    <w:p w:rsidR="00A33515" w:rsidDel="002260E7" w:rsidRDefault="001A4D22">
      <w:pPr>
        <w:ind w:left="1820"/>
        <w:rPr>
          <w:del w:id="12247" w:author="Admin" w:date="2019-02-19T02:10:00Z"/>
          <w:sz w:val="20"/>
          <w:szCs w:val="20"/>
        </w:rPr>
      </w:pPr>
      <w:bookmarkStart w:id="12248" w:name="page336"/>
      <w:bookmarkEnd w:id="12248"/>
      <w:del w:id="12249" w:author="Admin" w:date="2019-02-19T02:10:00Z">
        <w:r w:rsidDel="002260E7">
          <w:rPr>
            <w:rFonts w:ascii="Arial" w:eastAsia="Arial" w:hAnsi="Arial" w:cs="Arial"/>
            <w:sz w:val="18"/>
            <w:szCs w:val="18"/>
          </w:rPr>
          <w:lastRenderedPageBreak/>
          <w:delText>Турнир юных математиков 2016 года</w:delText>
        </w:r>
      </w:del>
    </w:p>
    <w:p w:rsidR="00A33515" w:rsidDel="002260E7" w:rsidRDefault="00A33515">
      <w:pPr>
        <w:spacing w:line="124" w:lineRule="exact"/>
        <w:rPr>
          <w:del w:id="12250" w:author="Admin" w:date="2019-02-19T02:10:00Z"/>
          <w:sz w:val="20"/>
          <w:szCs w:val="20"/>
        </w:rPr>
      </w:pPr>
    </w:p>
    <w:p w:rsidR="00A33515" w:rsidDel="002260E7" w:rsidRDefault="001A4D22">
      <w:pPr>
        <w:rPr>
          <w:del w:id="12251" w:author="Admin" w:date="2019-02-19T02:10:00Z"/>
          <w:sz w:val="20"/>
          <w:szCs w:val="20"/>
        </w:rPr>
      </w:pPr>
      <w:del w:id="12252" w:author="Admin" w:date="2019-02-19T02:10:00Z">
        <w:r w:rsidDel="002260E7">
          <w:rPr>
            <w:rFonts w:ascii="Arial" w:eastAsia="Arial" w:hAnsi="Arial" w:cs="Arial"/>
            <w:b/>
            <w:bCs/>
            <w:sz w:val="26"/>
            <w:szCs w:val="26"/>
          </w:rPr>
          <w:delText>Задача 6. Раздутия и стягивания</w:delText>
        </w:r>
      </w:del>
    </w:p>
    <w:p w:rsidR="00A33515" w:rsidDel="002260E7" w:rsidRDefault="00A33515">
      <w:pPr>
        <w:spacing w:line="178" w:lineRule="exact"/>
        <w:rPr>
          <w:del w:id="12253" w:author="Admin" w:date="2019-02-19T02:10:00Z"/>
          <w:sz w:val="20"/>
          <w:szCs w:val="20"/>
        </w:rPr>
      </w:pPr>
    </w:p>
    <w:p w:rsidR="00A33515" w:rsidDel="002260E7" w:rsidRDefault="001A4D22">
      <w:pPr>
        <w:numPr>
          <w:ilvl w:val="0"/>
          <w:numId w:val="775"/>
        </w:numPr>
        <w:tabs>
          <w:tab w:val="left" w:pos="500"/>
        </w:tabs>
        <w:spacing w:line="264" w:lineRule="auto"/>
        <w:ind w:left="500" w:hanging="273"/>
        <w:jc w:val="both"/>
        <w:rPr>
          <w:del w:id="12254" w:author="Admin" w:date="2019-02-19T02:10:00Z"/>
          <w:rFonts w:ascii="Arial" w:eastAsia="Arial" w:hAnsi="Arial" w:cs="Arial"/>
          <w:b/>
          <w:bCs/>
          <w:sz w:val="19"/>
          <w:szCs w:val="19"/>
        </w:rPr>
        <w:pPrChange w:id="12255" w:author="Admin" w:date="2019-02-19T00:19:00Z">
          <w:pPr>
            <w:numPr>
              <w:numId w:val="778"/>
            </w:numPr>
            <w:tabs>
              <w:tab w:val="left" w:pos="500"/>
            </w:tabs>
            <w:spacing w:line="264" w:lineRule="auto"/>
            <w:ind w:left="500" w:hanging="273"/>
            <w:jc w:val="both"/>
          </w:pPr>
        </w:pPrChange>
      </w:pPr>
      <w:del w:id="12256" w:author="Admin" w:date="2019-02-19T02:10:00Z">
        <w:r w:rsidDel="002260E7">
          <w:rPr>
            <w:rFonts w:ascii="Arial" w:eastAsia="Arial" w:hAnsi="Arial" w:cs="Arial"/>
            <w:sz w:val="19"/>
            <w:szCs w:val="19"/>
          </w:rPr>
          <w:delText xml:space="preserve">Рассмотрение этой задачи мы начнём с описания некоторого мно-жества преобразований отрезка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 xml:space="preserve"> 1</w:delText>
        </w:r>
        <w:r w:rsidDel="002260E7">
          <w:rPr>
            <w:rFonts w:eastAsia="Times New Roman"/>
            <w:sz w:val="19"/>
            <w:szCs w:val="19"/>
          </w:rPr>
          <w:delText>]</w:delText>
        </w:r>
        <w:r w:rsidDel="002260E7">
          <w:rPr>
            <w:rFonts w:ascii="Arial" w:eastAsia="Arial" w:hAnsi="Arial" w:cs="Arial"/>
            <w:sz w:val="19"/>
            <w:szCs w:val="19"/>
          </w:rPr>
          <w:delText xml:space="preserve"> в себя. Число вида </w:delText>
        </w:r>
        <w:r w:rsidDel="002260E7">
          <w:rPr>
            <w:rFonts w:ascii="Arial" w:eastAsia="Arial" w:hAnsi="Arial" w:cs="Arial"/>
            <w:sz w:val="26"/>
            <w:szCs w:val="26"/>
            <w:vertAlign w:val="subscript"/>
          </w:rPr>
          <w:delText>2</w:delText>
        </w:r>
        <w:r w:rsidDel="002260E7">
          <w:rPr>
            <w:rFonts w:ascii="Arial" w:eastAsia="Arial" w:hAnsi="Arial" w:cs="Arial"/>
            <w:i/>
            <w:iCs/>
            <w:sz w:val="26"/>
            <w:szCs w:val="26"/>
            <w:vertAlign w:val="superscript"/>
          </w:rPr>
          <w:delText>k</w:delText>
        </w:r>
        <w:r w:rsidDel="002260E7">
          <w:rPr>
            <w:rFonts w:ascii="Arial" w:eastAsia="Arial" w:hAnsi="Arial" w:cs="Arial"/>
            <w:i/>
            <w:iCs/>
            <w:sz w:val="19"/>
            <w:szCs w:val="19"/>
            <w:vertAlign w:val="subscript"/>
          </w:rPr>
          <w:delText>n</w:delText>
        </w:r>
        <w:r w:rsidDel="002260E7">
          <w:rPr>
            <w:rFonts w:ascii="Arial" w:eastAsia="Arial" w:hAnsi="Arial" w:cs="Arial"/>
            <w:sz w:val="19"/>
            <w:szCs w:val="19"/>
          </w:rPr>
          <w:delText xml:space="preserve"> , где </w:delText>
        </w:r>
        <w:r w:rsidDel="002260E7">
          <w:rPr>
            <w:rFonts w:ascii="Arial" w:eastAsia="Arial" w:hAnsi="Arial" w:cs="Arial"/>
            <w:i/>
            <w:iCs/>
            <w:sz w:val="19"/>
            <w:szCs w:val="19"/>
          </w:rPr>
          <w:delText>k</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eastAsia="Times New Roman"/>
            <w:sz w:val="19"/>
            <w:szCs w:val="19"/>
          </w:rPr>
          <w:delText>Z</w:delText>
        </w:r>
        <w:r w:rsidDel="002260E7">
          <w:rPr>
            <w:rFonts w:ascii="Arial" w:eastAsia="Arial" w:hAnsi="Arial" w:cs="Arial"/>
            <w:sz w:val="19"/>
            <w:szCs w:val="19"/>
          </w:rPr>
          <w:delText>будем называть двоично-рациональным.</w:delText>
        </w:r>
        <w:r w:rsidDel="002260E7">
          <w:rPr>
            <w:rFonts w:eastAsia="Times New Roman"/>
            <w:sz w:val="19"/>
            <w:szCs w:val="19"/>
          </w:rPr>
          <w:delText xml:space="preserve"> </w:delText>
        </w:r>
        <w:r w:rsidDel="002260E7">
          <w:rPr>
            <w:rFonts w:ascii="Arial" w:eastAsia="Arial" w:hAnsi="Arial" w:cs="Arial"/>
            <w:sz w:val="19"/>
            <w:szCs w:val="19"/>
          </w:rPr>
          <w:delText xml:space="preserve">Разбиением отрезка на-зывается набор конечного числа точек в нём, а отрезки, соединя-ющие соседние точки между собой или крайние с концами отрез-ка — элементами разбиения. Будем называть отрезок </w:delText>
        </w:r>
        <w:r w:rsidDel="002260E7">
          <w:rPr>
            <w:rFonts w:eastAsia="Times New Roman"/>
            <w:sz w:val="19"/>
            <w:szCs w:val="19"/>
          </w:rPr>
          <w:delText>[</w:delText>
        </w:r>
        <w:r w:rsidDel="002260E7">
          <w:rPr>
            <w:rFonts w:ascii="Arial" w:eastAsia="Arial" w:hAnsi="Arial" w:cs="Arial"/>
            <w:i/>
            <w:iCs/>
            <w:sz w:val="19"/>
            <w:szCs w:val="19"/>
          </w:rPr>
          <w:delText>a</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eastAsia="Times New Roman"/>
            <w:sz w:val="19"/>
            <w:szCs w:val="19"/>
          </w:rPr>
          <w:delText>]</w:delText>
        </w:r>
        <w:r w:rsidDel="002260E7">
          <w:rPr>
            <w:rFonts w:ascii="Arial" w:eastAsia="Arial" w:hAnsi="Arial" w:cs="Arial"/>
            <w:sz w:val="19"/>
            <w:szCs w:val="19"/>
          </w:rPr>
          <w:delText xml:space="preserve"> диади-ческим, если </w:delText>
        </w:r>
        <w:r w:rsidDel="002260E7">
          <w:rPr>
            <w:rFonts w:ascii="Arial" w:eastAsia="Arial" w:hAnsi="Arial" w:cs="Arial"/>
            <w:i/>
            <w:iCs/>
            <w:sz w:val="19"/>
            <w:szCs w:val="19"/>
          </w:rPr>
          <w:delText>a</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sz w:val="26"/>
            <w:szCs w:val="26"/>
            <w:vertAlign w:val="subscript"/>
          </w:rPr>
          <w:delText>2</w:delText>
        </w:r>
        <w:r w:rsidDel="002260E7">
          <w:rPr>
            <w:rFonts w:ascii="Arial" w:eastAsia="Arial" w:hAnsi="Arial" w:cs="Arial"/>
            <w:i/>
            <w:iCs/>
            <w:sz w:val="26"/>
            <w:szCs w:val="26"/>
            <w:vertAlign w:val="superscript"/>
          </w:rPr>
          <w:delText>k</w:delText>
        </w:r>
        <w:r w:rsidDel="002260E7">
          <w:rPr>
            <w:rFonts w:ascii="Arial" w:eastAsia="Arial" w:hAnsi="Arial" w:cs="Arial"/>
            <w:i/>
            <w:iCs/>
            <w:sz w:val="19"/>
            <w:szCs w:val="19"/>
            <w:vertAlign w:val="subscript"/>
          </w:rPr>
          <w:delText>n</w:delText>
        </w:r>
        <w:r w:rsidDel="002260E7">
          <w:rPr>
            <w:rFonts w:ascii="Arial" w:eastAsia="Arial" w:hAnsi="Arial" w:cs="Arial"/>
            <w:sz w:val="19"/>
            <w:szCs w:val="19"/>
          </w:rPr>
          <w:delText xml:space="preserve"> , а </w:delText>
        </w:r>
        <w:r w:rsidDel="002260E7">
          <w:rPr>
            <w:rFonts w:ascii="Arial" w:eastAsia="Arial" w:hAnsi="Arial" w:cs="Arial"/>
            <w:i/>
            <w:iCs/>
            <w:sz w:val="19"/>
            <w:szCs w:val="19"/>
          </w:rPr>
          <w:delText>b</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26"/>
            <w:szCs w:val="26"/>
            <w:vertAlign w:val="superscript"/>
          </w:rPr>
          <w:delText>k</w:delText>
        </w:r>
        <w:r w:rsidDel="002260E7">
          <w:rPr>
            <w:rFonts w:ascii="Arial" w:eastAsia="Arial" w:hAnsi="Arial" w:cs="Arial"/>
            <w:sz w:val="26"/>
            <w:szCs w:val="26"/>
            <w:vertAlign w:val="subscript"/>
          </w:rPr>
          <w:delText>2</w:delText>
        </w:r>
        <w:r w:rsidDel="002260E7">
          <w:rPr>
            <w:rFonts w:eastAsia="Times New Roman"/>
            <w:sz w:val="26"/>
            <w:szCs w:val="26"/>
            <w:vertAlign w:val="superscript"/>
          </w:rPr>
          <w:delText>+</w:delText>
        </w:r>
        <w:r w:rsidDel="002260E7">
          <w:rPr>
            <w:rFonts w:ascii="Arial" w:eastAsia="Arial" w:hAnsi="Arial" w:cs="Arial"/>
            <w:i/>
            <w:iCs/>
            <w:sz w:val="19"/>
            <w:szCs w:val="19"/>
            <w:vertAlign w:val="subscript"/>
          </w:rPr>
          <w:delText>n</w:delText>
        </w:r>
        <w:r w:rsidDel="002260E7">
          <w:rPr>
            <w:rFonts w:ascii="Arial" w:eastAsia="Arial" w:hAnsi="Arial" w:cs="Arial"/>
            <w:sz w:val="26"/>
            <w:szCs w:val="26"/>
            <w:vertAlign w:val="superscript"/>
          </w:rPr>
          <w:delText>1</w:delText>
        </w:r>
        <w:r w:rsidDel="002260E7">
          <w:rPr>
            <w:rFonts w:ascii="Arial" w:eastAsia="Arial" w:hAnsi="Arial" w:cs="Arial"/>
            <w:sz w:val="19"/>
            <w:szCs w:val="19"/>
          </w:rPr>
          <w:delText xml:space="preserve"> , где </w:delText>
        </w:r>
        <w:r w:rsidDel="002260E7">
          <w:rPr>
            <w:rFonts w:ascii="Arial" w:eastAsia="Arial" w:hAnsi="Arial" w:cs="Arial"/>
            <w:i/>
            <w:iCs/>
            <w:sz w:val="19"/>
            <w:szCs w:val="19"/>
          </w:rPr>
          <w:delText>k</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eastAsia="Times New Roman"/>
            <w:sz w:val="19"/>
            <w:szCs w:val="19"/>
          </w:rPr>
          <w:delText>N</w:delText>
        </w:r>
        <w:r w:rsidDel="002260E7">
          <w:rPr>
            <w:rFonts w:ascii="Arial" w:eastAsia="Arial" w:hAnsi="Arial" w:cs="Arial"/>
            <w:sz w:val="19"/>
            <w:szCs w:val="19"/>
          </w:rPr>
          <w:delText xml:space="preserve">. Непрерывное отоб-ражение </w:delText>
        </w:r>
        <w:r w:rsidDel="002260E7">
          <w:rPr>
            <w:rFonts w:ascii="Arial" w:eastAsia="Arial" w:hAnsi="Arial" w:cs="Arial"/>
            <w:i/>
            <w:iCs/>
            <w:sz w:val="19"/>
            <w:szCs w:val="19"/>
          </w:rPr>
          <w:delText>f</w:delText>
        </w:r>
        <w:r w:rsidDel="002260E7">
          <w:rPr>
            <w:rFonts w:ascii="Arial" w:eastAsia="Arial" w:hAnsi="Arial" w:cs="Arial"/>
            <w:sz w:val="19"/>
            <w:szCs w:val="19"/>
          </w:rPr>
          <w:delText xml:space="preserve"> </w:delText>
        </w:r>
        <w:r w:rsidDel="002260E7">
          <w:rPr>
            <w:rFonts w:eastAsia="Times New Roman"/>
            <w:sz w:val="19"/>
            <w:szCs w:val="19"/>
          </w:rPr>
          <w:delText>: [</w:delText>
        </w:r>
        <w:r w:rsidDel="002260E7">
          <w:rPr>
            <w:rFonts w:ascii="Arial" w:eastAsia="Arial" w:hAnsi="Arial" w:cs="Arial"/>
            <w:i/>
            <w:iCs/>
            <w:sz w:val="19"/>
            <w:szCs w:val="19"/>
          </w:rPr>
          <w:delText>a</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eastAsia="Times New Roman"/>
            <w:sz w:val="19"/>
            <w:szCs w:val="19"/>
          </w:rPr>
          <w:delText>R</w:delText>
        </w:r>
        <w:r w:rsidDel="002260E7">
          <w:rPr>
            <w:rFonts w:ascii="Arial" w:eastAsia="Arial" w:hAnsi="Arial" w:cs="Arial"/>
            <w:sz w:val="19"/>
            <w:szCs w:val="19"/>
          </w:rPr>
          <w:delText xml:space="preserve"> называется кусочно-линейным, если суще-ствует разбиение отрезка </w:delText>
        </w:r>
        <w:r w:rsidDel="002260E7">
          <w:rPr>
            <w:rFonts w:eastAsia="Times New Roman"/>
            <w:sz w:val="19"/>
            <w:szCs w:val="19"/>
          </w:rPr>
          <w:delText>[</w:delText>
        </w:r>
        <w:r w:rsidDel="002260E7">
          <w:rPr>
            <w:rFonts w:ascii="Arial" w:eastAsia="Arial" w:hAnsi="Arial" w:cs="Arial"/>
            <w:i/>
            <w:iCs/>
            <w:sz w:val="19"/>
            <w:szCs w:val="19"/>
          </w:rPr>
          <w:delText>a</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eastAsia="Times New Roman"/>
            <w:sz w:val="19"/>
            <w:szCs w:val="19"/>
          </w:rPr>
          <w:delText>]</w:delText>
        </w:r>
        <w:r w:rsidDel="002260E7">
          <w:rPr>
            <w:rFonts w:ascii="Arial" w:eastAsia="Arial" w:hAnsi="Arial" w:cs="Arial"/>
            <w:sz w:val="19"/>
            <w:szCs w:val="19"/>
          </w:rPr>
          <w:delText xml:space="preserve">, так что </w:delText>
        </w:r>
        <w:r w:rsidDel="002260E7">
          <w:rPr>
            <w:rFonts w:ascii="Arial" w:eastAsia="Arial" w:hAnsi="Arial" w:cs="Arial"/>
            <w:i/>
            <w:iCs/>
            <w:sz w:val="19"/>
            <w:szCs w:val="19"/>
          </w:rPr>
          <w:delText>f</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eastAsia="Times New Roman"/>
            <w:sz w:val="19"/>
            <w:szCs w:val="19"/>
          </w:rPr>
          <w:delText>)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qx</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r</w:delText>
        </w:r>
        <w:r w:rsidDel="002260E7">
          <w:rPr>
            <w:rFonts w:ascii="Arial" w:eastAsia="Arial" w:hAnsi="Arial" w:cs="Arial"/>
            <w:sz w:val="19"/>
            <w:szCs w:val="19"/>
          </w:rPr>
          <w:delText xml:space="preserve"> для некоторых </w:delText>
        </w:r>
        <w:r w:rsidDel="002260E7">
          <w:rPr>
            <w:rFonts w:ascii="Arial" w:eastAsia="Arial" w:hAnsi="Arial" w:cs="Arial"/>
            <w:i/>
            <w:iCs/>
            <w:sz w:val="19"/>
            <w:szCs w:val="19"/>
          </w:rPr>
          <w:delText>q</w:delText>
        </w:r>
        <w:r w:rsidDel="002260E7">
          <w:rPr>
            <w:rFonts w:eastAsia="Times New Roman"/>
            <w:i/>
            <w:iCs/>
            <w:sz w:val="19"/>
            <w:szCs w:val="19"/>
          </w:rPr>
          <w:delText>;</w:delText>
        </w:r>
        <w:r w:rsidDel="002260E7">
          <w:rPr>
            <w:rFonts w:ascii="Arial" w:eastAsia="Arial" w:hAnsi="Arial" w:cs="Arial"/>
            <w:i/>
            <w:iCs/>
            <w:sz w:val="19"/>
            <w:szCs w:val="19"/>
          </w:rPr>
          <w:delText xml:space="preserve"> r </w:delText>
        </w:r>
        <w:r w:rsidDel="002260E7">
          <w:rPr>
            <w:rFonts w:eastAsia="Times New Roman"/>
            <w:i/>
            <w:iCs/>
            <w:sz w:val="19"/>
            <w:szCs w:val="19"/>
          </w:rPr>
          <w:delText>2</w:delText>
        </w:r>
        <w:r w:rsidDel="002260E7">
          <w:rPr>
            <w:rFonts w:ascii="Arial" w:eastAsia="Arial" w:hAnsi="Arial" w:cs="Arial"/>
            <w:i/>
            <w:iCs/>
            <w:sz w:val="19"/>
            <w:szCs w:val="19"/>
          </w:rPr>
          <w:delText xml:space="preserve"> </w:delText>
        </w:r>
        <w:r w:rsidDel="002260E7">
          <w:rPr>
            <w:rFonts w:eastAsia="Times New Roman"/>
            <w:sz w:val="19"/>
            <w:szCs w:val="19"/>
          </w:rPr>
          <w:delText>R</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на каждом элементе разбиения.</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 xml:space="preserve">Кусочно-линейную непре-рывную биекцию </w:delText>
        </w:r>
        <w:r w:rsidDel="002260E7">
          <w:rPr>
            <w:rFonts w:ascii="Arial" w:eastAsia="Arial" w:hAnsi="Arial" w:cs="Arial"/>
            <w:i/>
            <w:iCs/>
            <w:sz w:val="19"/>
            <w:szCs w:val="19"/>
          </w:rPr>
          <w:delText>f</w:delText>
        </w:r>
        <w:r w:rsidDel="002260E7">
          <w:rPr>
            <w:rFonts w:ascii="Arial" w:eastAsia="Arial" w:hAnsi="Arial" w:cs="Arial"/>
            <w:sz w:val="19"/>
            <w:szCs w:val="19"/>
          </w:rPr>
          <w:delText xml:space="preserve"> из отрезка </w:delText>
        </w:r>
        <w:r w:rsidDel="002260E7">
          <w:rPr>
            <w:rFonts w:eastAsia="Times New Roman"/>
            <w:sz w:val="19"/>
            <w:szCs w:val="19"/>
          </w:rPr>
          <w:delText>[</w:delText>
        </w:r>
        <w:r w:rsidDel="002260E7">
          <w:rPr>
            <w:rFonts w:ascii="Arial" w:eastAsia="Arial" w:hAnsi="Arial" w:cs="Arial"/>
            <w:i/>
            <w:iCs/>
            <w:sz w:val="19"/>
            <w:szCs w:val="19"/>
          </w:rPr>
          <w:delText>a</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eastAsia="Times New Roman"/>
            <w:sz w:val="19"/>
            <w:szCs w:val="19"/>
          </w:rPr>
          <w:delText>]</w:delText>
        </w:r>
        <w:r w:rsidDel="002260E7">
          <w:rPr>
            <w:rFonts w:ascii="Arial" w:eastAsia="Arial" w:hAnsi="Arial" w:cs="Arial"/>
            <w:sz w:val="19"/>
            <w:szCs w:val="19"/>
          </w:rPr>
          <w:delText xml:space="preserve"> в отрезок </w:delText>
        </w:r>
        <w:r w:rsidDel="002260E7">
          <w:rPr>
            <w:rFonts w:eastAsia="Times New Roman"/>
            <w:sz w:val="19"/>
            <w:szCs w:val="19"/>
          </w:rPr>
          <w:delText>[</w:delText>
        </w:r>
        <w:r w:rsidDel="002260E7">
          <w:rPr>
            <w:rFonts w:ascii="Arial" w:eastAsia="Arial" w:hAnsi="Arial" w:cs="Arial"/>
            <w:i/>
            <w:iCs/>
            <w:sz w:val="19"/>
            <w:szCs w:val="19"/>
          </w:rPr>
          <w:delText>c</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d</w:delText>
        </w:r>
        <w:r w:rsidDel="002260E7">
          <w:rPr>
            <w:rFonts w:eastAsia="Times New Roman"/>
            <w:sz w:val="19"/>
            <w:szCs w:val="19"/>
          </w:rPr>
          <w:delText>]</w:delText>
        </w:r>
        <w:r w:rsidDel="002260E7">
          <w:rPr>
            <w:rFonts w:ascii="Arial" w:eastAsia="Arial" w:hAnsi="Arial" w:cs="Arial"/>
            <w:sz w:val="19"/>
            <w:szCs w:val="19"/>
          </w:rPr>
          <w:delText xml:space="preserve"> такую, что най-дётся разбиение </w:delText>
        </w:r>
        <w:r w:rsidDel="002260E7">
          <w:rPr>
            <w:rFonts w:eastAsia="Times New Roman"/>
            <w:sz w:val="19"/>
            <w:szCs w:val="19"/>
          </w:rPr>
          <w:delText>[</w:delText>
        </w:r>
        <w:r w:rsidDel="002260E7">
          <w:rPr>
            <w:rFonts w:ascii="Arial" w:eastAsia="Arial" w:hAnsi="Arial" w:cs="Arial"/>
            <w:i/>
            <w:iCs/>
            <w:sz w:val="19"/>
            <w:szCs w:val="19"/>
          </w:rPr>
          <w:delText>a</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eastAsia="Times New Roman"/>
            <w:sz w:val="19"/>
            <w:szCs w:val="19"/>
          </w:rPr>
          <w:delText>]</w:delText>
        </w:r>
        <w:r w:rsidDel="002260E7">
          <w:rPr>
            <w:rFonts w:ascii="Arial" w:eastAsia="Arial" w:hAnsi="Arial" w:cs="Arial"/>
            <w:sz w:val="19"/>
            <w:szCs w:val="19"/>
          </w:rPr>
          <w:delText xml:space="preserve">, что его элементы </w:delText>
        </w:r>
        <w:r w:rsidDel="002260E7">
          <w:rPr>
            <w:rFonts w:ascii="Arial" w:eastAsia="Arial" w:hAnsi="Arial" w:cs="Arial"/>
            <w:i/>
            <w:iCs/>
            <w:sz w:val="19"/>
            <w:szCs w:val="19"/>
          </w:rPr>
          <w:delText>I</w:delText>
        </w:r>
        <w:r w:rsidDel="002260E7">
          <w:rPr>
            <w:rFonts w:ascii="Arial" w:eastAsia="Arial" w:hAnsi="Arial" w:cs="Arial"/>
            <w:i/>
            <w:iCs/>
            <w:sz w:val="26"/>
            <w:szCs w:val="26"/>
            <w:vertAlign w:val="subscript"/>
          </w:rPr>
          <w:delText>k</w:delText>
        </w:r>
        <w:r w:rsidDel="002260E7">
          <w:rPr>
            <w:rFonts w:ascii="Arial" w:eastAsia="Arial" w:hAnsi="Arial" w:cs="Arial"/>
            <w:sz w:val="19"/>
            <w:szCs w:val="19"/>
          </w:rPr>
          <w:delText xml:space="preserve"> — диадические отрезки, a </w:delText>
        </w:r>
        <w:r w:rsidDel="002260E7">
          <w:rPr>
            <w:rFonts w:ascii="Arial" w:eastAsia="Arial" w:hAnsi="Arial" w:cs="Arial"/>
            <w:i/>
            <w:iCs/>
            <w:sz w:val="19"/>
            <w:szCs w:val="19"/>
          </w:rPr>
          <w:delText>f</w:delText>
        </w:r>
        <w:r w:rsidDel="002260E7">
          <w:rPr>
            <w:rFonts w:eastAsia="Times New Roman"/>
            <w:i/>
            <w:iCs/>
            <w:sz w:val="19"/>
            <w:szCs w:val="19"/>
          </w:rPr>
          <w:delText>j</w:delText>
        </w:r>
        <w:r w:rsidDel="002260E7">
          <w:rPr>
            <w:rFonts w:ascii="Arial" w:eastAsia="Arial" w:hAnsi="Arial" w:cs="Arial"/>
            <w:i/>
            <w:iCs/>
            <w:sz w:val="26"/>
            <w:szCs w:val="26"/>
            <w:vertAlign w:val="subscript"/>
          </w:rPr>
          <w:delText>I</w:delText>
        </w:r>
        <w:r w:rsidDel="002260E7">
          <w:rPr>
            <w:rFonts w:ascii="Arial" w:eastAsia="Arial" w:hAnsi="Arial" w:cs="Arial"/>
            <w:i/>
            <w:iCs/>
            <w:sz w:val="19"/>
            <w:szCs w:val="19"/>
            <w:vertAlign w:val="subscript"/>
          </w:rPr>
          <w:delText>k</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eastAsia="Times New Roman"/>
            <w:sz w:val="19"/>
            <w:szCs w:val="19"/>
          </w:rPr>
          <w:delText>) =</w:delText>
        </w:r>
        <w:r w:rsidDel="002260E7">
          <w:rPr>
            <w:rFonts w:ascii="Arial" w:eastAsia="Arial" w:hAnsi="Arial" w:cs="Arial"/>
            <w:sz w:val="19"/>
            <w:szCs w:val="19"/>
          </w:rPr>
          <w:delText xml:space="preserve"> 2</w:delText>
        </w:r>
        <w:r w:rsidDel="002260E7">
          <w:rPr>
            <w:rFonts w:ascii="Arial" w:eastAsia="Arial" w:hAnsi="Arial" w:cs="Arial"/>
            <w:i/>
            <w:iCs/>
            <w:sz w:val="26"/>
            <w:szCs w:val="26"/>
            <w:vertAlign w:val="superscript"/>
          </w:rPr>
          <w:delText>n</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r</w:delText>
        </w:r>
        <w:r w:rsidDel="002260E7">
          <w:rPr>
            <w:rFonts w:ascii="Arial" w:eastAsia="Arial" w:hAnsi="Arial" w:cs="Arial"/>
            <w:sz w:val="19"/>
            <w:szCs w:val="19"/>
          </w:rPr>
          <w:delText xml:space="preserve"> для некоторых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eastAsia="Times New Roman"/>
            <w:sz w:val="19"/>
            <w:szCs w:val="19"/>
          </w:rPr>
          <w:delText>Z</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r</w:delText>
        </w:r>
        <w:r w:rsidDel="002260E7">
          <w:rPr>
            <w:rFonts w:ascii="Arial" w:eastAsia="Arial" w:hAnsi="Arial" w:cs="Arial"/>
            <w:sz w:val="19"/>
            <w:szCs w:val="19"/>
          </w:rPr>
          <w:delText xml:space="preserve"> </w:delText>
        </w:r>
        <w:r w:rsidDel="002260E7">
          <w:rPr>
            <w:rFonts w:eastAsia="Times New Roman"/>
            <w:i/>
            <w:iCs/>
            <w:sz w:val="19"/>
            <w:szCs w:val="19"/>
          </w:rPr>
          <w:delText>2</w:delText>
        </w:r>
        <w:r w:rsidDel="002260E7">
          <w:rPr>
            <w:rFonts w:ascii="Arial" w:eastAsia="Arial" w:hAnsi="Arial" w:cs="Arial"/>
            <w:sz w:val="19"/>
            <w:szCs w:val="19"/>
          </w:rPr>
          <w:delText xml:space="preserve"> </w:delText>
        </w:r>
        <w:r w:rsidDel="002260E7">
          <w:rPr>
            <w:rFonts w:eastAsia="Times New Roman"/>
            <w:sz w:val="19"/>
            <w:szCs w:val="19"/>
          </w:rPr>
          <w:delText>R</w:delText>
        </w:r>
        <w:r w:rsidDel="002260E7">
          <w:rPr>
            <w:rFonts w:ascii="Arial" w:eastAsia="Arial" w:hAnsi="Arial" w:cs="Arial"/>
            <w:sz w:val="19"/>
            <w:szCs w:val="19"/>
          </w:rPr>
          <w:delText xml:space="preserve">, будем называть </w:delText>
        </w:r>
        <w:r w:rsidDel="002260E7">
          <w:rPr>
            <w:rFonts w:ascii="Arial" w:eastAsia="Arial" w:hAnsi="Arial" w:cs="Arial"/>
            <w:i/>
            <w:iCs/>
            <w:sz w:val="19"/>
            <w:szCs w:val="19"/>
          </w:rPr>
          <w:delText>pl</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-преобразованием отрезка </w:delText>
        </w:r>
        <w:r w:rsidDel="002260E7">
          <w:rPr>
            <w:rFonts w:eastAsia="Times New Roman"/>
            <w:sz w:val="19"/>
            <w:szCs w:val="19"/>
          </w:rPr>
          <w:delText>[</w:delText>
        </w:r>
        <w:r w:rsidDel="002260E7">
          <w:rPr>
            <w:rFonts w:ascii="Arial" w:eastAsia="Arial" w:hAnsi="Arial" w:cs="Arial"/>
            <w:i/>
            <w:iCs/>
            <w:sz w:val="19"/>
            <w:szCs w:val="19"/>
          </w:rPr>
          <w:delText>a</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eastAsia="Times New Roman"/>
            <w:sz w:val="19"/>
            <w:szCs w:val="19"/>
          </w:rPr>
          <w:delText>]</w:delText>
        </w:r>
        <w:r w:rsidDel="002260E7">
          <w:rPr>
            <w:rFonts w:ascii="Arial" w:eastAsia="Arial" w:hAnsi="Arial" w:cs="Arial"/>
            <w:sz w:val="19"/>
            <w:szCs w:val="19"/>
          </w:rPr>
          <w:delText xml:space="preserve"> в отрезок </w:delText>
        </w:r>
        <w:r w:rsidDel="002260E7">
          <w:rPr>
            <w:rFonts w:eastAsia="Times New Roman"/>
            <w:sz w:val="19"/>
            <w:szCs w:val="19"/>
          </w:rPr>
          <w:delText>[</w:delText>
        </w:r>
        <w:r w:rsidDel="002260E7">
          <w:rPr>
            <w:rFonts w:ascii="Arial" w:eastAsia="Arial" w:hAnsi="Arial" w:cs="Arial"/>
            <w:i/>
            <w:iCs/>
            <w:sz w:val="19"/>
            <w:szCs w:val="19"/>
          </w:rPr>
          <w:delText>c</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d</w:delText>
        </w:r>
        <w:r w:rsidDel="002260E7">
          <w:rPr>
            <w:rFonts w:eastAsia="Times New Roman"/>
            <w:sz w:val="19"/>
            <w:szCs w:val="19"/>
          </w:rPr>
          <w:delText>]</w:delText>
        </w:r>
        <w:r w:rsidDel="002260E7">
          <w:rPr>
            <w:rFonts w:ascii="Arial" w:eastAsia="Arial" w:hAnsi="Arial" w:cs="Arial"/>
            <w:sz w:val="19"/>
            <w:szCs w:val="19"/>
          </w:rPr>
          <w:delText xml:space="preserve">. Рассмотрим множе-ство </w:delText>
        </w:r>
        <w:r w:rsidDel="002260E7">
          <w:rPr>
            <w:rFonts w:ascii="Arial" w:eastAsia="Arial" w:hAnsi="Arial" w:cs="Arial"/>
            <w:i/>
            <w:iCs/>
            <w:sz w:val="19"/>
            <w:szCs w:val="19"/>
          </w:rPr>
          <w:delText>F</w:delText>
        </w:r>
        <w:r w:rsidDel="002260E7">
          <w:rPr>
            <w:rFonts w:ascii="Arial" w:eastAsia="Arial" w:hAnsi="Arial" w:cs="Arial"/>
            <w:sz w:val="19"/>
            <w:szCs w:val="19"/>
          </w:rPr>
          <w:delText xml:space="preserve">, состоящее из всех </w:delText>
        </w:r>
        <w:r w:rsidDel="002260E7">
          <w:rPr>
            <w:rFonts w:ascii="Arial" w:eastAsia="Arial" w:hAnsi="Arial" w:cs="Arial"/>
            <w:i/>
            <w:iCs/>
            <w:sz w:val="19"/>
            <w:szCs w:val="19"/>
          </w:rPr>
          <w:delText>pl</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-преобразований отрезка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 xml:space="preserve"> 1</w:delText>
        </w:r>
        <w:r w:rsidDel="002260E7">
          <w:rPr>
            <w:rFonts w:eastAsia="Times New Roman"/>
            <w:sz w:val="19"/>
            <w:szCs w:val="19"/>
          </w:rPr>
          <w:delText>]</w:delText>
        </w:r>
        <w:r w:rsidDel="002260E7">
          <w:rPr>
            <w:rFonts w:ascii="Arial" w:eastAsia="Arial" w:hAnsi="Arial" w:cs="Arial"/>
            <w:sz w:val="19"/>
            <w:szCs w:val="19"/>
          </w:rPr>
          <w:delText xml:space="preserve"> в себя. Например, такая функция лежит в </w:delText>
        </w:r>
        <w:r w:rsidDel="002260E7">
          <w:rPr>
            <w:rFonts w:ascii="Arial" w:eastAsia="Arial" w:hAnsi="Arial" w:cs="Arial"/>
            <w:i/>
            <w:iCs/>
            <w:sz w:val="19"/>
            <w:szCs w:val="19"/>
          </w:rPr>
          <w:delText>F</w:delText>
        </w:r>
        <w:r w:rsidDel="002260E7">
          <w:rPr>
            <w:rFonts w:ascii="Arial" w:eastAsia="Arial" w:hAnsi="Arial" w:cs="Arial"/>
            <w:sz w:val="19"/>
            <w:szCs w:val="19"/>
          </w:rPr>
          <w:delText>:</w:delText>
        </w:r>
      </w:del>
    </w:p>
    <w:p w:rsidR="00A33515" w:rsidDel="002260E7" w:rsidRDefault="001A4D22">
      <w:pPr>
        <w:spacing w:line="20" w:lineRule="exact"/>
        <w:rPr>
          <w:del w:id="12257" w:author="Admin" w:date="2019-02-19T02:10:00Z"/>
          <w:sz w:val="20"/>
          <w:szCs w:val="20"/>
        </w:rPr>
      </w:pPr>
      <w:del w:id="12258" w:author="Admin" w:date="2019-02-19T02:10:00Z">
        <w:r w:rsidDel="002260E7">
          <w:rPr>
            <w:noProof/>
            <w:sz w:val="20"/>
            <w:szCs w:val="20"/>
          </w:rPr>
          <mc:AlternateContent>
            <mc:Choice Requires="wps">
              <w:drawing>
                <wp:anchor distT="0" distB="0" distL="114300" distR="114300" simplePos="0" relativeHeight="251924480" behindDoc="1" locked="0" layoutInCell="0" allowOverlap="1" wp14:anchorId="1D9FE2F8" wp14:editId="19D2F8FF">
                  <wp:simplePos x="0" y="0"/>
                  <wp:positionH relativeFrom="column">
                    <wp:posOffset>3623310</wp:posOffset>
                  </wp:positionH>
                  <wp:positionV relativeFrom="paragraph">
                    <wp:posOffset>-2462530</wp:posOffset>
                  </wp:positionV>
                  <wp:extent cx="88900" cy="0"/>
                  <wp:effectExtent l="0" t="0" r="0" b="0"/>
                  <wp:wrapNone/>
                  <wp:docPr id="561" name="Shap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61" o:spid="_x0000_s1026" style="position:absolute;z-index:-251392000;visibility:visible;mso-wrap-style:square;mso-wrap-distance-left:9pt;mso-wrap-distance-top:0;mso-wrap-distance-right:9pt;mso-wrap-distance-bottom:0;mso-position-horizontal:absolute;mso-position-horizontal-relative:text;mso-position-vertical:absolute;mso-position-vertical-relative:text" from="285.3pt,-193.9pt" to="292.3pt,-1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25504" behindDoc="1" locked="0" layoutInCell="0" allowOverlap="1" wp14:anchorId="1C67946F" wp14:editId="4CB6154E">
                  <wp:simplePos x="0" y="0"/>
                  <wp:positionH relativeFrom="column">
                    <wp:posOffset>1452245</wp:posOffset>
                  </wp:positionH>
                  <wp:positionV relativeFrom="paragraph">
                    <wp:posOffset>-1612265</wp:posOffset>
                  </wp:positionV>
                  <wp:extent cx="88900" cy="0"/>
                  <wp:effectExtent l="0" t="0" r="0" b="0"/>
                  <wp:wrapNone/>
                  <wp:docPr id="562" name="Shap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62" o:spid="_x0000_s1026" style="position:absolute;z-index:-251390976;visibility:visible;mso-wrap-style:square;mso-wrap-distance-left:9pt;mso-wrap-distance-top:0;mso-wrap-distance-right:9pt;mso-wrap-distance-bottom:0;mso-position-horizontal:absolute;mso-position-horizontal-relative:text;mso-position-vertical:absolute;mso-position-vertical-relative:text" from="114.35pt,-126.95pt" to="121.35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26528" behindDoc="1" locked="0" layoutInCell="0" allowOverlap="1" wp14:anchorId="6A4D5664" wp14:editId="33F81871">
                  <wp:simplePos x="0" y="0"/>
                  <wp:positionH relativeFrom="column">
                    <wp:posOffset>2057400</wp:posOffset>
                  </wp:positionH>
                  <wp:positionV relativeFrom="paragraph">
                    <wp:posOffset>-1612265</wp:posOffset>
                  </wp:positionV>
                  <wp:extent cx="167640" cy="0"/>
                  <wp:effectExtent l="0" t="0" r="0" b="0"/>
                  <wp:wrapNone/>
                  <wp:docPr id="563" name="Shap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76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63" o:spid="_x0000_s1026" style="position:absolute;z-index:-251389952;visibility:visible;mso-wrap-style:square;mso-wrap-distance-left:9pt;mso-wrap-distance-top:0;mso-wrap-distance-right:9pt;mso-wrap-distance-bottom:0;mso-position-horizontal:absolute;mso-position-horizontal-relative:text;mso-position-vertical:absolute;mso-position-vertical-relative:text" from="162pt,-126.95pt" to="175.2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" o:allowincell="f" filled="t" strokeweight=".14039mm">
                  <v:stroke joinstyle="miter"/>
                  <o:lock v:ext="edit" shapetype="f"/>
                </v:line>
              </w:pict>
            </mc:Fallback>
          </mc:AlternateContent>
        </w:r>
      </w:del>
    </w:p>
    <w:tbl>
      <w:tblPr>
        <w:tblW w:w="0" w:type="auto"/>
        <w:tblInd w:w="2360" w:type="dxa"/>
        <w:tblLayout w:type="fixed"/>
        <w:tblCellMar>
          <w:left w:w="0" w:type="dxa"/>
          <w:right w:w="0" w:type="dxa"/>
        </w:tblCellMar>
        <w:tblLook w:val="04A0" w:firstRow="1" w:lastRow="0" w:firstColumn="1" w:lastColumn="0" w:noHBand="0" w:noVBand="1"/>
      </w:tblPr>
      <w:tblGrid>
        <w:gridCol w:w="540"/>
        <w:gridCol w:w="240"/>
        <w:gridCol w:w="60"/>
        <w:gridCol w:w="260"/>
        <w:gridCol w:w="80"/>
        <w:gridCol w:w="40"/>
        <w:gridCol w:w="80"/>
        <w:gridCol w:w="180"/>
        <w:gridCol w:w="120"/>
        <w:gridCol w:w="80"/>
        <w:gridCol w:w="260"/>
        <w:gridCol w:w="400"/>
        <w:gridCol w:w="20"/>
        <w:gridCol w:w="40"/>
        <w:gridCol w:w="20"/>
        <w:gridCol w:w="140"/>
        <w:gridCol w:w="20"/>
      </w:tblGrid>
      <w:tr w:rsidR="00A33515" w:rsidDel="002260E7">
        <w:trPr>
          <w:trHeight w:val="352"/>
          <w:del w:id="12259" w:author="Admin" w:date="2019-02-19T02:10:00Z"/>
        </w:trPr>
        <w:tc>
          <w:tcPr>
            <w:tcW w:w="540" w:type="dxa"/>
            <w:vAlign w:val="bottom"/>
          </w:tcPr>
          <w:p w:rsidR="00A33515" w:rsidDel="002260E7" w:rsidRDefault="00A33515">
            <w:pPr>
              <w:rPr>
                <w:del w:id="12260" w:author="Admin" w:date="2019-02-19T02:10:00Z"/>
                <w:sz w:val="24"/>
                <w:szCs w:val="24"/>
              </w:rPr>
            </w:pPr>
          </w:p>
        </w:tc>
        <w:tc>
          <w:tcPr>
            <w:tcW w:w="560" w:type="dxa"/>
            <w:gridSpan w:val="3"/>
            <w:vAlign w:val="bottom"/>
          </w:tcPr>
          <w:p w:rsidR="00A33515" w:rsidDel="002260E7" w:rsidRDefault="001A4D22">
            <w:pPr>
              <w:spacing w:line="351" w:lineRule="exact"/>
              <w:ind w:left="40"/>
              <w:rPr>
                <w:del w:id="12261" w:author="Admin" w:date="2019-02-19T02:10:00Z"/>
                <w:sz w:val="20"/>
                <w:szCs w:val="20"/>
              </w:rPr>
            </w:pPr>
            <w:del w:id="12262" w:author="Admin" w:date="2019-02-19T02:10:00Z">
              <w:r w:rsidDel="002260E7">
                <w:rPr>
                  <w:rFonts w:eastAsia="Times New Roman"/>
                  <w:sz w:val="39"/>
                  <w:szCs w:val="39"/>
                  <w:vertAlign w:val="superscript"/>
                </w:rPr>
                <w:delText>8</w:delText>
              </w:r>
              <w:r w:rsidDel="002260E7">
                <w:rPr>
                  <w:rFonts w:ascii="Arial" w:eastAsia="Arial" w:hAnsi="Arial" w:cs="Arial"/>
                  <w:sz w:val="20"/>
                  <w:szCs w:val="20"/>
                </w:rPr>
                <w:delText>2</w:delText>
              </w:r>
              <w:r w:rsidDel="002260E7">
                <w:rPr>
                  <w:rFonts w:ascii="Arial" w:eastAsia="Arial" w:hAnsi="Arial" w:cs="Arial"/>
                  <w:i/>
                  <w:iCs/>
                  <w:sz w:val="20"/>
                  <w:szCs w:val="20"/>
                </w:rPr>
                <w:delText>x</w:delText>
              </w:r>
              <w:r w:rsidDel="002260E7">
                <w:rPr>
                  <w:rFonts w:eastAsia="Times New Roman"/>
                  <w:i/>
                  <w:iCs/>
                  <w:sz w:val="20"/>
                  <w:szCs w:val="20"/>
                </w:rPr>
                <w:delText>;</w:delText>
              </w:r>
            </w:del>
          </w:p>
        </w:tc>
        <w:tc>
          <w:tcPr>
            <w:tcW w:w="80" w:type="dxa"/>
            <w:vAlign w:val="bottom"/>
          </w:tcPr>
          <w:p w:rsidR="00A33515" w:rsidDel="002260E7" w:rsidRDefault="00A33515">
            <w:pPr>
              <w:rPr>
                <w:del w:id="12263" w:author="Admin" w:date="2019-02-19T02:10:00Z"/>
                <w:sz w:val="24"/>
                <w:szCs w:val="24"/>
              </w:rPr>
            </w:pPr>
          </w:p>
        </w:tc>
        <w:tc>
          <w:tcPr>
            <w:tcW w:w="40" w:type="dxa"/>
            <w:vAlign w:val="bottom"/>
          </w:tcPr>
          <w:p w:rsidR="00A33515" w:rsidDel="002260E7" w:rsidRDefault="00A33515">
            <w:pPr>
              <w:rPr>
                <w:del w:id="12264" w:author="Admin" w:date="2019-02-19T02:10:00Z"/>
                <w:sz w:val="24"/>
                <w:szCs w:val="24"/>
              </w:rPr>
            </w:pPr>
          </w:p>
        </w:tc>
        <w:tc>
          <w:tcPr>
            <w:tcW w:w="80" w:type="dxa"/>
            <w:vAlign w:val="bottom"/>
          </w:tcPr>
          <w:p w:rsidR="00A33515" w:rsidDel="002260E7" w:rsidRDefault="00A33515">
            <w:pPr>
              <w:rPr>
                <w:del w:id="12265" w:author="Admin" w:date="2019-02-19T02:10:00Z"/>
                <w:sz w:val="24"/>
                <w:szCs w:val="24"/>
              </w:rPr>
            </w:pPr>
          </w:p>
        </w:tc>
        <w:tc>
          <w:tcPr>
            <w:tcW w:w="180" w:type="dxa"/>
            <w:vAlign w:val="bottom"/>
          </w:tcPr>
          <w:p w:rsidR="00A33515" w:rsidDel="002260E7" w:rsidRDefault="00A33515">
            <w:pPr>
              <w:rPr>
                <w:del w:id="12266" w:author="Admin" w:date="2019-02-19T02:10:00Z"/>
                <w:sz w:val="24"/>
                <w:szCs w:val="24"/>
              </w:rPr>
            </w:pPr>
          </w:p>
        </w:tc>
        <w:tc>
          <w:tcPr>
            <w:tcW w:w="1080" w:type="dxa"/>
            <w:gridSpan w:val="8"/>
            <w:vAlign w:val="bottom"/>
          </w:tcPr>
          <w:p w:rsidR="00A33515" w:rsidDel="002260E7" w:rsidRDefault="001A4D22">
            <w:pPr>
              <w:ind w:left="100"/>
              <w:rPr>
                <w:del w:id="12267" w:author="Admin" w:date="2019-02-19T02:10:00Z"/>
                <w:sz w:val="20"/>
                <w:szCs w:val="20"/>
              </w:rPr>
            </w:pPr>
            <w:del w:id="12268" w:author="Admin" w:date="2019-02-19T02:10:00Z">
              <w:r w:rsidDel="002260E7">
                <w:rPr>
                  <w:rFonts w:ascii="Arial" w:eastAsia="Arial" w:hAnsi="Arial" w:cs="Arial"/>
                  <w:sz w:val="20"/>
                  <w:szCs w:val="20"/>
                </w:rPr>
                <w:delText xml:space="preserve">0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i/>
                  <w:iCs/>
                  <w:sz w:val="20"/>
                  <w:szCs w:val="20"/>
                </w:rPr>
                <w:delText>&lt;</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bscript"/>
                </w:rPr>
                <w:delText>4</w:delText>
              </w:r>
              <w:r w:rsidDel="002260E7">
                <w:rPr>
                  <w:rFonts w:ascii="Arial" w:eastAsia="Arial" w:hAnsi="Arial" w:cs="Arial"/>
                  <w:sz w:val="27"/>
                  <w:szCs w:val="27"/>
                  <w:vertAlign w:val="superscript"/>
                </w:rPr>
                <w:delText>1</w:delText>
              </w:r>
            </w:del>
          </w:p>
        </w:tc>
        <w:tc>
          <w:tcPr>
            <w:tcW w:w="0" w:type="dxa"/>
            <w:vAlign w:val="bottom"/>
          </w:tcPr>
          <w:p w:rsidR="00A33515" w:rsidDel="002260E7" w:rsidRDefault="00A33515">
            <w:pPr>
              <w:rPr>
                <w:del w:id="12269" w:author="Admin" w:date="2019-02-19T02:10:00Z"/>
                <w:sz w:val="1"/>
                <w:szCs w:val="1"/>
              </w:rPr>
            </w:pPr>
          </w:p>
        </w:tc>
      </w:tr>
      <w:tr w:rsidR="00A33515" w:rsidDel="002260E7">
        <w:trPr>
          <w:trHeight w:val="106"/>
          <w:del w:id="12270" w:author="Admin" w:date="2019-02-19T02:10:00Z"/>
        </w:trPr>
        <w:tc>
          <w:tcPr>
            <w:tcW w:w="540" w:type="dxa"/>
            <w:vAlign w:val="bottom"/>
          </w:tcPr>
          <w:p w:rsidR="00A33515" w:rsidDel="002260E7" w:rsidRDefault="00A33515">
            <w:pPr>
              <w:rPr>
                <w:del w:id="12271" w:author="Admin" w:date="2019-02-19T02:10:00Z"/>
                <w:sz w:val="9"/>
                <w:szCs w:val="9"/>
              </w:rPr>
            </w:pPr>
          </w:p>
        </w:tc>
        <w:tc>
          <w:tcPr>
            <w:tcW w:w="240" w:type="dxa"/>
            <w:vMerge w:val="restart"/>
            <w:vAlign w:val="bottom"/>
          </w:tcPr>
          <w:p w:rsidR="00A33515" w:rsidDel="002260E7" w:rsidRDefault="001A4D22">
            <w:pPr>
              <w:spacing w:line="154" w:lineRule="exact"/>
              <w:ind w:left="40"/>
              <w:rPr>
                <w:del w:id="12272" w:author="Admin" w:date="2019-02-19T02:10:00Z"/>
                <w:sz w:val="20"/>
                <w:szCs w:val="20"/>
              </w:rPr>
            </w:pPr>
            <w:del w:id="12273" w:author="Admin" w:date="2019-02-19T02:10:00Z">
              <w:r w:rsidDel="002260E7">
                <w:rPr>
                  <w:rFonts w:eastAsia="Times New Roman"/>
                  <w:sz w:val="17"/>
                  <w:szCs w:val="17"/>
                </w:rPr>
                <w:delText>&gt;</w:delText>
              </w:r>
            </w:del>
          </w:p>
        </w:tc>
        <w:tc>
          <w:tcPr>
            <w:tcW w:w="60" w:type="dxa"/>
            <w:vMerge w:val="restart"/>
            <w:vAlign w:val="bottom"/>
          </w:tcPr>
          <w:p w:rsidR="00A33515" w:rsidDel="002260E7" w:rsidRDefault="00A33515">
            <w:pPr>
              <w:rPr>
                <w:del w:id="12274" w:author="Admin" w:date="2019-02-19T02:10:00Z"/>
                <w:sz w:val="9"/>
                <w:szCs w:val="9"/>
              </w:rPr>
            </w:pPr>
          </w:p>
        </w:tc>
        <w:tc>
          <w:tcPr>
            <w:tcW w:w="260" w:type="dxa"/>
            <w:vMerge w:val="restart"/>
            <w:vAlign w:val="bottom"/>
          </w:tcPr>
          <w:p w:rsidR="00A33515" w:rsidDel="002260E7" w:rsidRDefault="00A33515">
            <w:pPr>
              <w:rPr>
                <w:del w:id="12275" w:author="Admin" w:date="2019-02-19T02:10:00Z"/>
                <w:sz w:val="9"/>
                <w:szCs w:val="9"/>
              </w:rPr>
            </w:pPr>
          </w:p>
        </w:tc>
        <w:tc>
          <w:tcPr>
            <w:tcW w:w="80" w:type="dxa"/>
            <w:vAlign w:val="bottom"/>
          </w:tcPr>
          <w:p w:rsidR="00A33515" w:rsidDel="002260E7" w:rsidRDefault="00A33515">
            <w:pPr>
              <w:rPr>
                <w:del w:id="12276" w:author="Admin" w:date="2019-02-19T02:10:00Z"/>
                <w:sz w:val="9"/>
                <w:szCs w:val="9"/>
              </w:rPr>
            </w:pPr>
          </w:p>
        </w:tc>
        <w:tc>
          <w:tcPr>
            <w:tcW w:w="40" w:type="dxa"/>
            <w:vAlign w:val="bottom"/>
          </w:tcPr>
          <w:p w:rsidR="00A33515" w:rsidDel="002260E7" w:rsidRDefault="00A33515">
            <w:pPr>
              <w:rPr>
                <w:del w:id="12277" w:author="Admin" w:date="2019-02-19T02:10:00Z"/>
                <w:sz w:val="9"/>
                <w:szCs w:val="9"/>
              </w:rPr>
            </w:pPr>
          </w:p>
        </w:tc>
        <w:tc>
          <w:tcPr>
            <w:tcW w:w="80" w:type="dxa"/>
            <w:vAlign w:val="bottom"/>
          </w:tcPr>
          <w:p w:rsidR="00A33515" w:rsidDel="002260E7" w:rsidRDefault="00A33515">
            <w:pPr>
              <w:rPr>
                <w:del w:id="12278" w:author="Admin" w:date="2019-02-19T02:10:00Z"/>
                <w:sz w:val="9"/>
                <w:szCs w:val="9"/>
              </w:rPr>
            </w:pPr>
          </w:p>
        </w:tc>
        <w:tc>
          <w:tcPr>
            <w:tcW w:w="180" w:type="dxa"/>
            <w:vAlign w:val="bottom"/>
          </w:tcPr>
          <w:p w:rsidR="00A33515" w:rsidDel="002260E7" w:rsidRDefault="00A33515">
            <w:pPr>
              <w:rPr>
                <w:del w:id="12279" w:author="Admin" w:date="2019-02-19T02:10:00Z"/>
                <w:sz w:val="9"/>
                <w:szCs w:val="9"/>
              </w:rPr>
            </w:pPr>
          </w:p>
        </w:tc>
        <w:tc>
          <w:tcPr>
            <w:tcW w:w="120" w:type="dxa"/>
            <w:vAlign w:val="bottom"/>
          </w:tcPr>
          <w:p w:rsidR="00A33515" w:rsidDel="002260E7" w:rsidRDefault="00A33515">
            <w:pPr>
              <w:rPr>
                <w:del w:id="12280" w:author="Admin" w:date="2019-02-19T02:10:00Z"/>
                <w:sz w:val="9"/>
                <w:szCs w:val="9"/>
              </w:rPr>
            </w:pPr>
          </w:p>
        </w:tc>
        <w:tc>
          <w:tcPr>
            <w:tcW w:w="80" w:type="dxa"/>
            <w:vAlign w:val="bottom"/>
          </w:tcPr>
          <w:p w:rsidR="00A33515" w:rsidDel="002260E7" w:rsidRDefault="00A33515">
            <w:pPr>
              <w:rPr>
                <w:del w:id="12281" w:author="Admin" w:date="2019-02-19T02:10:00Z"/>
                <w:sz w:val="9"/>
                <w:szCs w:val="9"/>
              </w:rPr>
            </w:pPr>
          </w:p>
        </w:tc>
        <w:tc>
          <w:tcPr>
            <w:tcW w:w="260" w:type="dxa"/>
            <w:vMerge w:val="restart"/>
            <w:vAlign w:val="bottom"/>
          </w:tcPr>
          <w:p w:rsidR="00A33515" w:rsidDel="002260E7" w:rsidRDefault="00A33515">
            <w:pPr>
              <w:rPr>
                <w:del w:id="12282" w:author="Admin" w:date="2019-02-19T02:10:00Z"/>
                <w:sz w:val="9"/>
                <w:szCs w:val="9"/>
              </w:rPr>
            </w:pPr>
          </w:p>
        </w:tc>
        <w:tc>
          <w:tcPr>
            <w:tcW w:w="400" w:type="dxa"/>
            <w:vAlign w:val="bottom"/>
          </w:tcPr>
          <w:p w:rsidR="00A33515" w:rsidDel="002260E7" w:rsidRDefault="00A33515">
            <w:pPr>
              <w:rPr>
                <w:del w:id="12283" w:author="Admin" w:date="2019-02-19T02:10:00Z"/>
                <w:sz w:val="9"/>
                <w:szCs w:val="9"/>
              </w:rPr>
            </w:pPr>
          </w:p>
        </w:tc>
        <w:tc>
          <w:tcPr>
            <w:tcW w:w="20" w:type="dxa"/>
            <w:tcBorders>
              <w:bottom w:val="single" w:sz="8" w:space="0" w:color="auto"/>
            </w:tcBorders>
            <w:vAlign w:val="bottom"/>
          </w:tcPr>
          <w:p w:rsidR="00A33515" w:rsidDel="002260E7" w:rsidRDefault="00A33515">
            <w:pPr>
              <w:rPr>
                <w:del w:id="12284" w:author="Admin" w:date="2019-02-19T02:10:00Z"/>
                <w:sz w:val="9"/>
                <w:szCs w:val="9"/>
              </w:rPr>
            </w:pPr>
          </w:p>
        </w:tc>
        <w:tc>
          <w:tcPr>
            <w:tcW w:w="40" w:type="dxa"/>
            <w:tcBorders>
              <w:bottom w:val="single" w:sz="8" w:space="0" w:color="auto"/>
            </w:tcBorders>
            <w:vAlign w:val="bottom"/>
          </w:tcPr>
          <w:p w:rsidR="00A33515" w:rsidDel="002260E7" w:rsidRDefault="00A33515">
            <w:pPr>
              <w:rPr>
                <w:del w:id="12285" w:author="Admin" w:date="2019-02-19T02:10:00Z"/>
                <w:sz w:val="9"/>
                <w:szCs w:val="9"/>
              </w:rPr>
            </w:pPr>
          </w:p>
        </w:tc>
        <w:tc>
          <w:tcPr>
            <w:tcW w:w="20" w:type="dxa"/>
            <w:vAlign w:val="bottom"/>
          </w:tcPr>
          <w:p w:rsidR="00A33515" w:rsidDel="002260E7" w:rsidRDefault="00A33515">
            <w:pPr>
              <w:rPr>
                <w:del w:id="12286" w:author="Admin" w:date="2019-02-19T02:10:00Z"/>
                <w:sz w:val="9"/>
                <w:szCs w:val="9"/>
              </w:rPr>
            </w:pPr>
          </w:p>
        </w:tc>
        <w:tc>
          <w:tcPr>
            <w:tcW w:w="140" w:type="dxa"/>
            <w:vAlign w:val="bottom"/>
          </w:tcPr>
          <w:p w:rsidR="00A33515" w:rsidDel="002260E7" w:rsidRDefault="00A33515">
            <w:pPr>
              <w:rPr>
                <w:del w:id="12287" w:author="Admin" w:date="2019-02-19T02:10:00Z"/>
                <w:sz w:val="9"/>
                <w:szCs w:val="9"/>
              </w:rPr>
            </w:pPr>
          </w:p>
        </w:tc>
        <w:tc>
          <w:tcPr>
            <w:tcW w:w="0" w:type="dxa"/>
            <w:vAlign w:val="bottom"/>
          </w:tcPr>
          <w:p w:rsidR="00A33515" w:rsidDel="002260E7" w:rsidRDefault="00A33515">
            <w:pPr>
              <w:rPr>
                <w:del w:id="12288" w:author="Admin" w:date="2019-02-19T02:10:00Z"/>
                <w:sz w:val="1"/>
                <w:szCs w:val="1"/>
              </w:rPr>
            </w:pPr>
          </w:p>
        </w:tc>
      </w:tr>
      <w:tr w:rsidR="00A33515" w:rsidDel="002260E7">
        <w:trPr>
          <w:trHeight w:val="28"/>
          <w:del w:id="12289" w:author="Admin" w:date="2019-02-19T02:10:00Z"/>
        </w:trPr>
        <w:tc>
          <w:tcPr>
            <w:tcW w:w="540" w:type="dxa"/>
            <w:vAlign w:val="bottom"/>
          </w:tcPr>
          <w:p w:rsidR="00A33515" w:rsidDel="002260E7" w:rsidRDefault="00A33515">
            <w:pPr>
              <w:rPr>
                <w:del w:id="12290" w:author="Admin" w:date="2019-02-19T02:10:00Z"/>
                <w:sz w:val="2"/>
                <w:szCs w:val="2"/>
              </w:rPr>
            </w:pPr>
          </w:p>
        </w:tc>
        <w:tc>
          <w:tcPr>
            <w:tcW w:w="240" w:type="dxa"/>
            <w:vMerge/>
            <w:vAlign w:val="bottom"/>
          </w:tcPr>
          <w:p w:rsidR="00A33515" w:rsidDel="002260E7" w:rsidRDefault="00A33515">
            <w:pPr>
              <w:rPr>
                <w:del w:id="12291" w:author="Admin" w:date="2019-02-19T02:10:00Z"/>
                <w:sz w:val="2"/>
                <w:szCs w:val="2"/>
              </w:rPr>
            </w:pPr>
          </w:p>
        </w:tc>
        <w:tc>
          <w:tcPr>
            <w:tcW w:w="60" w:type="dxa"/>
            <w:vMerge/>
            <w:vAlign w:val="bottom"/>
          </w:tcPr>
          <w:p w:rsidR="00A33515" w:rsidDel="002260E7" w:rsidRDefault="00A33515">
            <w:pPr>
              <w:rPr>
                <w:del w:id="12292" w:author="Admin" w:date="2019-02-19T02:10:00Z"/>
                <w:sz w:val="2"/>
                <w:szCs w:val="2"/>
              </w:rPr>
            </w:pPr>
          </w:p>
        </w:tc>
        <w:tc>
          <w:tcPr>
            <w:tcW w:w="260" w:type="dxa"/>
            <w:vMerge/>
            <w:vAlign w:val="bottom"/>
          </w:tcPr>
          <w:p w:rsidR="00A33515" w:rsidDel="002260E7" w:rsidRDefault="00A33515">
            <w:pPr>
              <w:rPr>
                <w:del w:id="12293" w:author="Admin" w:date="2019-02-19T02:10:00Z"/>
                <w:sz w:val="2"/>
                <w:szCs w:val="2"/>
              </w:rPr>
            </w:pPr>
          </w:p>
        </w:tc>
        <w:tc>
          <w:tcPr>
            <w:tcW w:w="80" w:type="dxa"/>
            <w:vAlign w:val="bottom"/>
          </w:tcPr>
          <w:p w:rsidR="00A33515" w:rsidDel="002260E7" w:rsidRDefault="00A33515">
            <w:pPr>
              <w:rPr>
                <w:del w:id="12294" w:author="Admin" w:date="2019-02-19T02:10:00Z"/>
                <w:sz w:val="2"/>
                <w:szCs w:val="2"/>
              </w:rPr>
            </w:pPr>
          </w:p>
        </w:tc>
        <w:tc>
          <w:tcPr>
            <w:tcW w:w="40" w:type="dxa"/>
            <w:vAlign w:val="bottom"/>
          </w:tcPr>
          <w:p w:rsidR="00A33515" w:rsidDel="002260E7" w:rsidRDefault="00A33515">
            <w:pPr>
              <w:rPr>
                <w:del w:id="12295" w:author="Admin" w:date="2019-02-19T02:10:00Z"/>
                <w:sz w:val="2"/>
                <w:szCs w:val="2"/>
              </w:rPr>
            </w:pPr>
          </w:p>
        </w:tc>
        <w:tc>
          <w:tcPr>
            <w:tcW w:w="80" w:type="dxa"/>
            <w:vAlign w:val="bottom"/>
          </w:tcPr>
          <w:p w:rsidR="00A33515" w:rsidDel="002260E7" w:rsidRDefault="00A33515">
            <w:pPr>
              <w:rPr>
                <w:del w:id="12296" w:author="Admin" w:date="2019-02-19T02:10:00Z"/>
                <w:sz w:val="2"/>
                <w:szCs w:val="2"/>
              </w:rPr>
            </w:pPr>
          </w:p>
        </w:tc>
        <w:tc>
          <w:tcPr>
            <w:tcW w:w="180" w:type="dxa"/>
            <w:vAlign w:val="bottom"/>
          </w:tcPr>
          <w:p w:rsidR="00A33515" w:rsidDel="002260E7" w:rsidRDefault="00A33515">
            <w:pPr>
              <w:rPr>
                <w:del w:id="12297" w:author="Admin" w:date="2019-02-19T02:10:00Z"/>
                <w:sz w:val="2"/>
                <w:szCs w:val="2"/>
              </w:rPr>
            </w:pPr>
          </w:p>
        </w:tc>
        <w:tc>
          <w:tcPr>
            <w:tcW w:w="120" w:type="dxa"/>
            <w:vAlign w:val="bottom"/>
          </w:tcPr>
          <w:p w:rsidR="00A33515" w:rsidDel="002260E7" w:rsidRDefault="00A33515">
            <w:pPr>
              <w:rPr>
                <w:del w:id="12298" w:author="Admin" w:date="2019-02-19T02:10:00Z"/>
                <w:sz w:val="2"/>
                <w:szCs w:val="2"/>
              </w:rPr>
            </w:pPr>
          </w:p>
        </w:tc>
        <w:tc>
          <w:tcPr>
            <w:tcW w:w="80" w:type="dxa"/>
            <w:vAlign w:val="bottom"/>
          </w:tcPr>
          <w:p w:rsidR="00A33515" w:rsidDel="002260E7" w:rsidRDefault="00A33515">
            <w:pPr>
              <w:rPr>
                <w:del w:id="12299" w:author="Admin" w:date="2019-02-19T02:10:00Z"/>
                <w:sz w:val="2"/>
                <w:szCs w:val="2"/>
              </w:rPr>
            </w:pPr>
          </w:p>
        </w:tc>
        <w:tc>
          <w:tcPr>
            <w:tcW w:w="260" w:type="dxa"/>
            <w:vMerge/>
            <w:vAlign w:val="bottom"/>
          </w:tcPr>
          <w:p w:rsidR="00A33515" w:rsidDel="002260E7" w:rsidRDefault="00A33515">
            <w:pPr>
              <w:rPr>
                <w:del w:id="12300" w:author="Admin" w:date="2019-02-19T02:10:00Z"/>
                <w:sz w:val="2"/>
                <w:szCs w:val="2"/>
              </w:rPr>
            </w:pPr>
          </w:p>
        </w:tc>
        <w:tc>
          <w:tcPr>
            <w:tcW w:w="400" w:type="dxa"/>
            <w:vAlign w:val="bottom"/>
          </w:tcPr>
          <w:p w:rsidR="00A33515" w:rsidDel="002260E7" w:rsidRDefault="00A33515">
            <w:pPr>
              <w:rPr>
                <w:del w:id="12301" w:author="Admin" w:date="2019-02-19T02:10:00Z"/>
                <w:sz w:val="2"/>
                <w:szCs w:val="2"/>
              </w:rPr>
            </w:pPr>
          </w:p>
        </w:tc>
        <w:tc>
          <w:tcPr>
            <w:tcW w:w="20" w:type="dxa"/>
            <w:vAlign w:val="bottom"/>
          </w:tcPr>
          <w:p w:rsidR="00A33515" w:rsidDel="002260E7" w:rsidRDefault="00A33515">
            <w:pPr>
              <w:rPr>
                <w:del w:id="12302" w:author="Admin" w:date="2019-02-19T02:10:00Z"/>
                <w:sz w:val="2"/>
                <w:szCs w:val="2"/>
              </w:rPr>
            </w:pPr>
          </w:p>
        </w:tc>
        <w:tc>
          <w:tcPr>
            <w:tcW w:w="40" w:type="dxa"/>
            <w:vAlign w:val="bottom"/>
          </w:tcPr>
          <w:p w:rsidR="00A33515" w:rsidDel="002260E7" w:rsidRDefault="00A33515">
            <w:pPr>
              <w:rPr>
                <w:del w:id="12303" w:author="Admin" w:date="2019-02-19T02:10:00Z"/>
                <w:sz w:val="2"/>
                <w:szCs w:val="2"/>
              </w:rPr>
            </w:pPr>
          </w:p>
        </w:tc>
        <w:tc>
          <w:tcPr>
            <w:tcW w:w="20" w:type="dxa"/>
            <w:vAlign w:val="bottom"/>
          </w:tcPr>
          <w:p w:rsidR="00A33515" w:rsidDel="002260E7" w:rsidRDefault="00A33515">
            <w:pPr>
              <w:rPr>
                <w:del w:id="12304" w:author="Admin" w:date="2019-02-19T02:10:00Z"/>
                <w:sz w:val="2"/>
                <w:szCs w:val="2"/>
              </w:rPr>
            </w:pPr>
          </w:p>
        </w:tc>
        <w:tc>
          <w:tcPr>
            <w:tcW w:w="140" w:type="dxa"/>
            <w:vAlign w:val="bottom"/>
          </w:tcPr>
          <w:p w:rsidR="00A33515" w:rsidDel="002260E7" w:rsidRDefault="00A33515">
            <w:pPr>
              <w:rPr>
                <w:del w:id="12305" w:author="Admin" w:date="2019-02-19T02:10:00Z"/>
                <w:sz w:val="2"/>
                <w:szCs w:val="2"/>
              </w:rPr>
            </w:pPr>
          </w:p>
        </w:tc>
        <w:tc>
          <w:tcPr>
            <w:tcW w:w="0" w:type="dxa"/>
            <w:vAlign w:val="bottom"/>
          </w:tcPr>
          <w:p w:rsidR="00A33515" w:rsidDel="002260E7" w:rsidRDefault="00A33515">
            <w:pPr>
              <w:spacing w:line="20" w:lineRule="exact"/>
              <w:rPr>
                <w:del w:id="12306" w:author="Admin" w:date="2019-02-19T02:10:00Z"/>
                <w:sz w:val="1"/>
                <w:szCs w:val="1"/>
              </w:rPr>
            </w:pPr>
          </w:p>
        </w:tc>
      </w:tr>
      <w:tr w:rsidR="00A33515" w:rsidDel="002260E7">
        <w:trPr>
          <w:trHeight w:val="60"/>
          <w:del w:id="12307" w:author="Admin" w:date="2019-02-19T02:10:00Z"/>
        </w:trPr>
        <w:tc>
          <w:tcPr>
            <w:tcW w:w="540" w:type="dxa"/>
            <w:vAlign w:val="bottom"/>
          </w:tcPr>
          <w:p w:rsidR="00A33515" w:rsidDel="002260E7" w:rsidRDefault="00A33515">
            <w:pPr>
              <w:rPr>
                <w:del w:id="12308" w:author="Admin" w:date="2019-02-19T02:10:00Z"/>
                <w:sz w:val="5"/>
                <w:szCs w:val="5"/>
              </w:rPr>
            </w:pPr>
          </w:p>
        </w:tc>
        <w:tc>
          <w:tcPr>
            <w:tcW w:w="240" w:type="dxa"/>
            <w:vAlign w:val="bottom"/>
          </w:tcPr>
          <w:p w:rsidR="00A33515" w:rsidDel="002260E7" w:rsidRDefault="001A4D22">
            <w:pPr>
              <w:spacing w:line="60" w:lineRule="exact"/>
              <w:ind w:left="40"/>
              <w:rPr>
                <w:del w:id="12309" w:author="Admin" w:date="2019-02-19T02:10:00Z"/>
                <w:sz w:val="20"/>
                <w:szCs w:val="20"/>
              </w:rPr>
            </w:pPr>
            <w:del w:id="12310" w:author="Admin" w:date="2019-02-19T02:10:00Z">
              <w:r w:rsidDel="002260E7">
                <w:rPr>
                  <w:rFonts w:eastAsia="Times New Roman"/>
                  <w:sz w:val="6"/>
                  <w:szCs w:val="6"/>
                </w:rPr>
                <w:delText>&gt;</w:delText>
              </w:r>
            </w:del>
          </w:p>
        </w:tc>
        <w:tc>
          <w:tcPr>
            <w:tcW w:w="60" w:type="dxa"/>
            <w:vAlign w:val="bottom"/>
          </w:tcPr>
          <w:p w:rsidR="00A33515" w:rsidDel="002260E7" w:rsidRDefault="00A33515">
            <w:pPr>
              <w:rPr>
                <w:del w:id="12311" w:author="Admin" w:date="2019-02-19T02:10:00Z"/>
                <w:sz w:val="5"/>
                <w:szCs w:val="5"/>
              </w:rPr>
            </w:pPr>
          </w:p>
        </w:tc>
        <w:tc>
          <w:tcPr>
            <w:tcW w:w="260" w:type="dxa"/>
            <w:vAlign w:val="bottom"/>
          </w:tcPr>
          <w:p w:rsidR="00A33515" w:rsidDel="002260E7" w:rsidRDefault="00A33515">
            <w:pPr>
              <w:rPr>
                <w:del w:id="12312" w:author="Admin" w:date="2019-02-19T02:10:00Z"/>
                <w:sz w:val="5"/>
                <w:szCs w:val="5"/>
              </w:rPr>
            </w:pPr>
          </w:p>
        </w:tc>
        <w:tc>
          <w:tcPr>
            <w:tcW w:w="80" w:type="dxa"/>
            <w:vAlign w:val="bottom"/>
          </w:tcPr>
          <w:p w:rsidR="00A33515" w:rsidDel="002260E7" w:rsidRDefault="00A33515">
            <w:pPr>
              <w:rPr>
                <w:del w:id="12313" w:author="Admin" w:date="2019-02-19T02:10:00Z"/>
                <w:sz w:val="5"/>
                <w:szCs w:val="5"/>
              </w:rPr>
            </w:pPr>
          </w:p>
        </w:tc>
        <w:tc>
          <w:tcPr>
            <w:tcW w:w="40" w:type="dxa"/>
            <w:vAlign w:val="bottom"/>
          </w:tcPr>
          <w:p w:rsidR="00A33515" w:rsidDel="002260E7" w:rsidRDefault="00A33515">
            <w:pPr>
              <w:rPr>
                <w:del w:id="12314" w:author="Admin" w:date="2019-02-19T02:10:00Z"/>
                <w:sz w:val="5"/>
                <w:szCs w:val="5"/>
              </w:rPr>
            </w:pPr>
          </w:p>
        </w:tc>
        <w:tc>
          <w:tcPr>
            <w:tcW w:w="80" w:type="dxa"/>
            <w:vAlign w:val="bottom"/>
          </w:tcPr>
          <w:p w:rsidR="00A33515" w:rsidDel="002260E7" w:rsidRDefault="00A33515">
            <w:pPr>
              <w:rPr>
                <w:del w:id="12315" w:author="Admin" w:date="2019-02-19T02:10:00Z"/>
                <w:sz w:val="5"/>
                <w:szCs w:val="5"/>
              </w:rPr>
            </w:pPr>
          </w:p>
        </w:tc>
        <w:tc>
          <w:tcPr>
            <w:tcW w:w="180" w:type="dxa"/>
            <w:vAlign w:val="bottom"/>
          </w:tcPr>
          <w:p w:rsidR="00A33515" w:rsidDel="002260E7" w:rsidRDefault="00A33515">
            <w:pPr>
              <w:rPr>
                <w:del w:id="12316" w:author="Admin" w:date="2019-02-19T02:10:00Z"/>
                <w:sz w:val="5"/>
                <w:szCs w:val="5"/>
              </w:rPr>
            </w:pPr>
          </w:p>
        </w:tc>
        <w:tc>
          <w:tcPr>
            <w:tcW w:w="120" w:type="dxa"/>
            <w:vAlign w:val="bottom"/>
          </w:tcPr>
          <w:p w:rsidR="00A33515" w:rsidDel="002260E7" w:rsidRDefault="00A33515">
            <w:pPr>
              <w:rPr>
                <w:del w:id="12317" w:author="Admin" w:date="2019-02-19T02:10:00Z"/>
                <w:sz w:val="5"/>
                <w:szCs w:val="5"/>
              </w:rPr>
            </w:pPr>
          </w:p>
        </w:tc>
        <w:tc>
          <w:tcPr>
            <w:tcW w:w="80" w:type="dxa"/>
            <w:vAlign w:val="bottom"/>
          </w:tcPr>
          <w:p w:rsidR="00A33515" w:rsidDel="002260E7" w:rsidRDefault="00A33515">
            <w:pPr>
              <w:rPr>
                <w:del w:id="12318" w:author="Admin" w:date="2019-02-19T02:10:00Z"/>
                <w:sz w:val="5"/>
                <w:szCs w:val="5"/>
              </w:rPr>
            </w:pPr>
          </w:p>
        </w:tc>
        <w:tc>
          <w:tcPr>
            <w:tcW w:w="260" w:type="dxa"/>
            <w:vMerge/>
            <w:vAlign w:val="bottom"/>
          </w:tcPr>
          <w:p w:rsidR="00A33515" w:rsidDel="002260E7" w:rsidRDefault="00A33515">
            <w:pPr>
              <w:rPr>
                <w:del w:id="12319" w:author="Admin" w:date="2019-02-19T02:10:00Z"/>
                <w:sz w:val="5"/>
                <w:szCs w:val="5"/>
              </w:rPr>
            </w:pPr>
          </w:p>
        </w:tc>
        <w:tc>
          <w:tcPr>
            <w:tcW w:w="400" w:type="dxa"/>
            <w:vAlign w:val="bottom"/>
          </w:tcPr>
          <w:p w:rsidR="00A33515" w:rsidDel="002260E7" w:rsidRDefault="00A33515">
            <w:pPr>
              <w:rPr>
                <w:del w:id="12320" w:author="Admin" w:date="2019-02-19T02:10:00Z"/>
                <w:sz w:val="5"/>
                <w:szCs w:val="5"/>
              </w:rPr>
            </w:pPr>
          </w:p>
        </w:tc>
        <w:tc>
          <w:tcPr>
            <w:tcW w:w="20" w:type="dxa"/>
            <w:vAlign w:val="bottom"/>
          </w:tcPr>
          <w:p w:rsidR="00A33515" w:rsidDel="002260E7" w:rsidRDefault="00A33515">
            <w:pPr>
              <w:rPr>
                <w:del w:id="12321" w:author="Admin" w:date="2019-02-19T02:10:00Z"/>
                <w:sz w:val="5"/>
                <w:szCs w:val="5"/>
              </w:rPr>
            </w:pPr>
          </w:p>
        </w:tc>
        <w:tc>
          <w:tcPr>
            <w:tcW w:w="40" w:type="dxa"/>
            <w:vAlign w:val="bottom"/>
          </w:tcPr>
          <w:p w:rsidR="00A33515" w:rsidDel="002260E7" w:rsidRDefault="00A33515">
            <w:pPr>
              <w:rPr>
                <w:del w:id="12322" w:author="Admin" w:date="2019-02-19T02:10:00Z"/>
                <w:sz w:val="5"/>
                <w:szCs w:val="5"/>
              </w:rPr>
            </w:pPr>
          </w:p>
        </w:tc>
        <w:tc>
          <w:tcPr>
            <w:tcW w:w="20" w:type="dxa"/>
            <w:vAlign w:val="bottom"/>
          </w:tcPr>
          <w:p w:rsidR="00A33515" w:rsidDel="002260E7" w:rsidRDefault="00A33515">
            <w:pPr>
              <w:rPr>
                <w:del w:id="12323" w:author="Admin" w:date="2019-02-19T02:10:00Z"/>
                <w:sz w:val="5"/>
                <w:szCs w:val="5"/>
              </w:rPr>
            </w:pPr>
          </w:p>
        </w:tc>
        <w:tc>
          <w:tcPr>
            <w:tcW w:w="140" w:type="dxa"/>
            <w:vAlign w:val="bottom"/>
          </w:tcPr>
          <w:p w:rsidR="00A33515" w:rsidDel="002260E7" w:rsidRDefault="00A33515">
            <w:pPr>
              <w:rPr>
                <w:del w:id="12324" w:author="Admin" w:date="2019-02-19T02:10:00Z"/>
                <w:sz w:val="5"/>
                <w:szCs w:val="5"/>
              </w:rPr>
            </w:pPr>
          </w:p>
        </w:tc>
        <w:tc>
          <w:tcPr>
            <w:tcW w:w="0" w:type="dxa"/>
            <w:vAlign w:val="bottom"/>
          </w:tcPr>
          <w:p w:rsidR="00A33515" w:rsidDel="002260E7" w:rsidRDefault="00A33515">
            <w:pPr>
              <w:rPr>
                <w:del w:id="12325" w:author="Admin" w:date="2019-02-19T02:10:00Z"/>
                <w:sz w:val="1"/>
                <w:szCs w:val="1"/>
              </w:rPr>
            </w:pPr>
          </w:p>
        </w:tc>
      </w:tr>
      <w:tr w:rsidR="00A33515" w:rsidDel="002260E7">
        <w:trPr>
          <w:trHeight w:val="60"/>
          <w:del w:id="12326" w:author="Admin" w:date="2019-02-19T02:10:00Z"/>
        </w:trPr>
        <w:tc>
          <w:tcPr>
            <w:tcW w:w="540" w:type="dxa"/>
            <w:vAlign w:val="bottom"/>
          </w:tcPr>
          <w:p w:rsidR="00A33515" w:rsidDel="002260E7" w:rsidRDefault="00A33515">
            <w:pPr>
              <w:rPr>
                <w:del w:id="12327" w:author="Admin" w:date="2019-02-19T02:10:00Z"/>
                <w:sz w:val="5"/>
                <w:szCs w:val="5"/>
              </w:rPr>
            </w:pPr>
          </w:p>
        </w:tc>
        <w:tc>
          <w:tcPr>
            <w:tcW w:w="240" w:type="dxa"/>
            <w:vAlign w:val="bottom"/>
          </w:tcPr>
          <w:p w:rsidR="00A33515" w:rsidDel="002260E7" w:rsidRDefault="001A4D22">
            <w:pPr>
              <w:spacing w:line="60" w:lineRule="exact"/>
              <w:ind w:left="40"/>
              <w:rPr>
                <w:del w:id="12328" w:author="Admin" w:date="2019-02-19T02:10:00Z"/>
                <w:sz w:val="20"/>
                <w:szCs w:val="20"/>
              </w:rPr>
            </w:pPr>
            <w:del w:id="12329" w:author="Admin" w:date="2019-02-19T02:10:00Z">
              <w:r w:rsidDel="002260E7">
                <w:rPr>
                  <w:rFonts w:eastAsia="Times New Roman"/>
                  <w:sz w:val="6"/>
                  <w:szCs w:val="6"/>
                </w:rPr>
                <w:delText>&lt;</w:delText>
              </w:r>
            </w:del>
          </w:p>
        </w:tc>
        <w:tc>
          <w:tcPr>
            <w:tcW w:w="60" w:type="dxa"/>
            <w:vAlign w:val="bottom"/>
          </w:tcPr>
          <w:p w:rsidR="00A33515" w:rsidDel="002260E7" w:rsidRDefault="00A33515">
            <w:pPr>
              <w:rPr>
                <w:del w:id="12330" w:author="Admin" w:date="2019-02-19T02:10:00Z"/>
                <w:sz w:val="5"/>
                <w:szCs w:val="5"/>
              </w:rPr>
            </w:pPr>
          </w:p>
        </w:tc>
        <w:tc>
          <w:tcPr>
            <w:tcW w:w="260" w:type="dxa"/>
            <w:vAlign w:val="bottom"/>
          </w:tcPr>
          <w:p w:rsidR="00A33515" w:rsidDel="002260E7" w:rsidRDefault="00A33515">
            <w:pPr>
              <w:rPr>
                <w:del w:id="12331" w:author="Admin" w:date="2019-02-19T02:10:00Z"/>
                <w:sz w:val="5"/>
                <w:szCs w:val="5"/>
              </w:rPr>
            </w:pPr>
          </w:p>
        </w:tc>
        <w:tc>
          <w:tcPr>
            <w:tcW w:w="80" w:type="dxa"/>
            <w:vAlign w:val="bottom"/>
          </w:tcPr>
          <w:p w:rsidR="00A33515" w:rsidDel="002260E7" w:rsidRDefault="00A33515">
            <w:pPr>
              <w:rPr>
                <w:del w:id="12332" w:author="Admin" w:date="2019-02-19T02:10:00Z"/>
                <w:sz w:val="5"/>
                <w:szCs w:val="5"/>
              </w:rPr>
            </w:pPr>
          </w:p>
        </w:tc>
        <w:tc>
          <w:tcPr>
            <w:tcW w:w="40" w:type="dxa"/>
            <w:vAlign w:val="bottom"/>
          </w:tcPr>
          <w:p w:rsidR="00A33515" w:rsidDel="002260E7" w:rsidRDefault="00A33515">
            <w:pPr>
              <w:rPr>
                <w:del w:id="12333" w:author="Admin" w:date="2019-02-19T02:10:00Z"/>
                <w:sz w:val="5"/>
                <w:szCs w:val="5"/>
              </w:rPr>
            </w:pPr>
          </w:p>
        </w:tc>
        <w:tc>
          <w:tcPr>
            <w:tcW w:w="80" w:type="dxa"/>
            <w:vAlign w:val="bottom"/>
          </w:tcPr>
          <w:p w:rsidR="00A33515" w:rsidDel="002260E7" w:rsidRDefault="00A33515">
            <w:pPr>
              <w:rPr>
                <w:del w:id="12334" w:author="Admin" w:date="2019-02-19T02:10:00Z"/>
                <w:sz w:val="5"/>
                <w:szCs w:val="5"/>
              </w:rPr>
            </w:pPr>
          </w:p>
        </w:tc>
        <w:tc>
          <w:tcPr>
            <w:tcW w:w="180" w:type="dxa"/>
            <w:vAlign w:val="bottom"/>
          </w:tcPr>
          <w:p w:rsidR="00A33515" w:rsidDel="002260E7" w:rsidRDefault="00A33515">
            <w:pPr>
              <w:rPr>
                <w:del w:id="12335" w:author="Admin" w:date="2019-02-19T02:10:00Z"/>
                <w:sz w:val="5"/>
                <w:szCs w:val="5"/>
              </w:rPr>
            </w:pPr>
          </w:p>
        </w:tc>
        <w:tc>
          <w:tcPr>
            <w:tcW w:w="120" w:type="dxa"/>
            <w:vAlign w:val="bottom"/>
          </w:tcPr>
          <w:p w:rsidR="00A33515" w:rsidDel="002260E7" w:rsidRDefault="00A33515">
            <w:pPr>
              <w:rPr>
                <w:del w:id="12336" w:author="Admin" w:date="2019-02-19T02:10:00Z"/>
                <w:sz w:val="5"/>
                <w:szCs w:val="5"/>
              </w:rPr>
            </w:pPr>
          </w:p>
        </w:tc>
        <w:tc>
          <w:tcPr>
            <w:tcW w:w="80" w:type="dxa"/>
            <w:vAlign w:val="bottom"/>
          </w:tcPr>
          <w:p w:rsidR="00A33515" w:rsidDel="002260E7" w:rsidRDefault="00A33515">
            <w:pPr>
              <w:rPr>
                <w:del w:id="12337" w:author="Admin" w:date="2019-02-19T02:10:00Z"/>
                <w:sz w:val="5"/>
                <w:szCs w:val="5"/>
              </w:rPr>
            </w:pPr>
          </w:p>
        </w:tc>
        <w:tc>
          <w:tcPr>
            <w:tcW w:w="260" w:type="dxa"/>
            <w:vAlign w:val="bottom"/>
          </w:tcPr>
          <w:p w:rsidR="00A33515" w:rsidDel="002260E7" w:rsidRDefault="00A33515">
            <w:pPr>
              <w:rPr>
                <w:del w:id="12338" w:author="Admin" w:date="2019-02-19T02:10:00Z"/>
                <w:sz w:val="5"/>
                <w:szCs w:val="5"/>
              </w:rPr>
            </w:pPr>
          </w:p>
        </w:tc>
        <w:tc>
          <w:tcPr>
            <w:tcW w:w="400" w:type="dxa"/>
            <w:vAlign w:val="bottom"/>
          </w:tcPr>
          <w:p w:rsidR="00A33515" w:rsidDel="002260E7" w:rsidRDefault="00A33515">
            <w:pPr>
              <w:rPr>
                <w:del w:id="12339" w:author="Admin" w:date="2019-02-19T02:10:00Z"/>
                <w:sz w:val="5"/>
                <w:szCs w:val="5"/>
              </w:rPr>
            </w:pPr>
          </w:p>
        </w:tc>
        <w:tc>
          <w:tcPr>
            <w:tcW w:w="20" w:type="dxa"/>
            <w:vAlign w:val="bottom"/>
          </w:tcPr>
          <w:p w:rsidR="00A33515" w:rsidDel="002260E7" w:rsidRDefault="00A33515">
            <w:pPr>
              <w:rPr>
                <w:del w:id="12340" w:author="Admin" w:date="2019-02-19T02:10:00Z"/>
                <w:sz w:val="5"/>
                <w:szCs w:val="5"/>
              </w:rPr>
            </w:pPr>
          </w:p>
        </w:tc>
        <w:tc>
          <w:tcPr>
            <w:tcW w:w="40" w:type="dxa"/>
            <w:vAlign w:val="bottom"/>
          </w:tcPr>
          <w:p w:rsidR="00A33515" w:rsidDel="002260E7" w:rsidRDefault="00A33515">
            <w:pPr>
              <w:rPr>
                <w:del w:id="12341" w:author="Admin" w:date="2019-02-19T02:10:00Z"/>
                <w:sz w:val="5"/>
                <w:szCs w:val="5"/>
              </w:rPr>
            </w:pPr>
          </w:p>
        </w:tc>
        <w:tc>
          <w:tcPr>
            <w:tcW w:w="20" w:type="dxa"/>
            <w:vAlign w:val="bottom"/>
          </w:tcPr>
          <w:p w:rsidR="00A33515" w:rsidDel="002260E7" w:rsidRDefault="00A33515">
            <w:pPr>
              <w:rPr>
                <w:del w:id="12342" w:author="Admin" w:date="2019-02-19T02:10:00Z"/>
                <w:sz w:val="5"/>
                <w:szCs w:val="5"/>
              </w:rPr>
            </w:pPr>
          </w:p>
        </w:tc>
        <w:tc>
          <w:tcPr>
            <w:tcW w:w="140" w:type="dxa"/>
            <w:vAlign w:val="bottom"/>
          </w:tcPr>
          <w:p w:rsidR="00A33515" w:rsidDel="002260E7" w:rsidRDefault="00A33515">
            <w:pPr>
              <w:rPr>
                <w:del w:id="12343" w:author="Admin" w:date="2019-02-19T02:10:00Z"/>
                <w:sz w:val="5"/>
                <w:szCs w:val="5"/>
              </w:rPr>
            </w:pPr>
          </w:p>
        </w:tc>
        <w:tc>
          <w:tcPr>
            <w:tcW w:w="0" w:type="dxa"/>
            <w:vAlign w:val="bottom"/>
          </w:tcPr>
          <w:p w:rsidR="00A33515" w:rsidDel="002260E7" w:rsidRDefault="00A33515">
            <w:pPr>
              <w:rPr>
                <w:del w:id="12344" w:author="Admin" w:date="2019-02-19T02:10:00Z"/>
                <w:sz w:val="1"/>
                <w:szCs w:val="1"/>
              </w:rPr>
            </w:pPr>
          </w:p>
        </w:tc>
      </w:tr>
      <w:tr w:rsidR="00A33515" w:rsidDel="002260E7">
        <w:trPr>
          <w:trHeight w:val="226"/>
          <w:del w:id="12345" w:author="Admin" w:date="2019-02-19T02:10:00Z"/>
        </w:trPr>
        <w:tc>
          <w:tcPr>
            <w:tcW w:w="540" w:type="dxa"/>
            <w:vMerge w:val="restart"/>
            <w:vAlign w:val="bottom"/>
          </w:tcPr>
          <w:p w:rsidR="00A33515" w:rsidDel="002260E7" w:rsidRDefault="001A4D22">
            <w:pPr>
              <w:rPr>
                <w:del w:id="12346" w:author="Admin" w:date="2019-02-19T02:10:00Z"/>
                <w:sz w:val="20"/>
                <w:szCs w:val="20"/>
              </w:rPr>
            </w:pPr>
            <w:del w:id="12347" w:author="Admin" w:date="2019-02-19T02:10:00Z">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 =</w:delText>
              </w:r>
            </w:del>
          </w:p>
        </w:tc>
        <w:tc>
          <w:tcPr>
            <w:tcW w:w="560" w:type="dxa"/>
            <w:gridSpan w:val="3"/>
            <w:vMerge w:val="restart"/>
            <w:vAlign w:val="bottom"/>
          </w:tcPr>
          <w:p w:rsidR="00A33515" w:rsidDel="002260E7" w:rsidRDefault="001A4D22">
            <w:pPr>
              <w:spacing w:line="279" w:lineRule="exact"/>
              <w:ind w:left="40"/>
              <w:rPr>
                <w:del w:id="12348" w:author="Admin" w:date="2019-02-19T02:10:00Z"/>
                <w:sz w:val="20"/>
                <w:szCs w:val="20"/>
              </w:rPr>
            </w:pPr>
            <w:del w:id="12349" w:author="Admin" w:date="2019-02-19T02:10:00Z">
              <w:r w:rsidDel="002260E7">
                <w:rPr>
                  <w:rFonts w:eastAsia="Times New Roman"/>
                  <w:sz w:val="32"/>
                  <w:szCs w:val="32"/>
                  <w:vertAlign w:val="superscript"/>
                </w:rPr>
                <w:delText>&gt;</w:delText>
              </w:r>
              <w:r w:rsidDel="002260E7">
                <w:rPr>
                  <w:rFonts w:ascii="Arial" w:eastAsia="Arial" w:hAnsi="Arial" w:cs="Arial"/>
                  <w:i/>
                  <w:iCs/>
                  <w:sz w:val="17"/>
                  <w:szCs w:val="17"/>
                </w:rPr>
                <w:delText xml:space="preserve">x </w:delText>
              </w:r>
              <w:r w:rsidDel="002260E7">
                <w:rPr>
                  <w:rFonts w:eastAsia="Times New Roman"/>
                  <w:sz w:val="17"/>
                  <w:szCs w:val="17"/>
                </w:rPr>
                <w:delText>+</w:delText>
              </w:r>
            </w:del>
          </w:p>
        </w:tc>
        <w:tc>
          <w:tcPr>
            <w:tcW w:w="80" w:type="dxa"/>
            <w:tcBorders>
              <w:bottom w:val="single" w:sz="8" w:space="0" w:color="auto"/>
            </w:tcBorders>
            <w:vAlign w:val="bottom"/>
          </w:tcPr>
          <w:p w:rsidR="00A33515" w:rsidDel="002260E7" w:rsidRDefault="001A4D22">
            <w:pPr>
              <w:jc w:val="right"/>
              <w:rPr>
                <w:del w:id="12350" w:author="Admin" w:date="2019-02-19T02:10:00Z"/>
                <w:sz w:val="20"/>
                <w:szCs w:val="20"/>
              </w:rPr>
            </w:pPr>
            <w:del w:id="12351" w:author="Admin" w:date="2019-02-19T02:10:00Z">
              <w:r w:rsidDel="002260E7">
                <w:rPr>
                  <w:rFonts w:ascii="Arial" w:eastAsia="Arial" w:hAnsi="Arial" w:cs="Arial"/>
                  <w:w w:val="76"/>
                  <w:sz w:val="14"/>
                  <w:szCs w:val="14"/>
                </w:rPr>
                <w:delText>1</w:delText>
              </w:r>
            </w:del>
          </w:p>
        </w:tc>
        <w:tc>
          <w:tcPr>
            <w:tcW w:w="120" w:type="dxa"/>
            <w:gridSpan w:val="2"/>
            <w:vMerge w:val="restart"/>
            <w:vAlign w:val="bottom"/>
          </w:tcPr>
          <w:p w:rsidR="00A33515" w:rsidDel="002260E7" w:rsidRDefault="001A4D22">
            <w:pPr>
              <w:jc w:val="right"/>
              <w:rPr>
                <w:del w:id="12352" w:author="Admin" w:date="2019-02-19T02:10:00Z"/>
                <w:sz w:val="20"/>
                <w:szCs w:val="20"/>
              </w:rPr>
            </w:pPr>
            <w:del w:id="12353" w:author="Admin" w:date="2019-02-19T02:10:00Z">
              <w:r w:rsidDel="002260E7">
                <w:rPr>
                  <w:rFonts w:eastAsia="Times New Roman"/>
                  <w:i/>
                  <w:iCs/>
                  <w:w w:val="89"/>
                  <w:sz w:val="20"/>
                  <w:szCs w:val="20"/>
                </w:rPr>
                <w:delText>;</w:delText>
              </w:r>
            </w:del>
          </w:p>
        </w:tc>
        <w:tc>
          <w:tcPr>
            <w:tcW w:w="180" w:type="dxa"/>
            <w:vMerge w:val="restart"/>
            <w:vAlign w:val="bottom"/>
          </w:tcPr>
          <w:p w:rsidR="00A33515" w:rsidDel="002260E7" w:rsidRDefault="00A33515">
            <w:pPr>
              <w:rPr>
                <w:del w:id="12354" w:author="Admin" w:date="2019-02-19T02:10:00Z"/>
                <w:sz w:val="19"/>
                <w:szCs w:val="19"/>
              </w:rPr>
            </w:pPr>
          </w:p>
        </w:tc>
        <w:tc>
          <w:tcPr>
            <w:tcW w:w="120" w:type="dxa"/>
            <w:vAlign w:val="bottom"/>
          </w:tcPr>
          <w:p w:rsidR="00A33515" w:rsidDel="002260E7" w:rsidRDefault="00A33515">
            <w:pPr>
              <w:rPr>
                <w:del w:id="12355" w:author="Admin" w:date="2019-02-19T02:10:00Z"/>
                <w:sz w:val="19"/>
                <w:szCs w:val="19"/>
              </w:rPr>
            </w:pPr>
          </w:p>
        </w:tc>
        <w:tc>
          <w:tcPr>
            <w:tcW w:w="80" w:type="dxa"/>
            <w:tcBorders>
              <w:bottom w:val="single" w:sz="8" w:space="0" w:color="auto"/>
            </w:tcBorders>
            <w:vAlign w:val="bottom"/>
          </w:tcPr>
          <w:p w:rsidR="00A33515" w:rsidDel="002260E7" w:rsidRDefault="001A4D22">
            <w:pPr>
              <w:rPr>
                <w:del w:id="12356" w:author="Admin" w:date="2019-02-19T02:10:00Z"/>
                <w:sz w:val="20"/>
                <w:szCs w:val="20"/>
              </w:rPr>
            </w:pPr>
            <w:del w:id="12357" w:author="Admin" w:date="2019-02-19T02:10:00Z">
              <w:r w:rsidDel="002260E7">
                <w:rPr>
                  <w:rFonts w:ascii="Arial" w:eastAsia="Arial" w:hAnsi="Arial" w:cs="Arial"/>
                  <w:w w:val="76"/>
                  <w:sz w:val="14"/>
                  <w:szCs w:val="14"/>
                </w:rPr>
                <w:delText>1</w:delText>
              </w:r>
            </w:del>
          </w:p>
        </w:tc>
        <w:tc>
          <w:tcPr>
            <w:tcW w:w="260" w:type="dxa"/>
            <w:vAlign w:val="bottom"/>
          </w:tcPr>
          <w:p w:rsidR="00A33515" w:rsidDel="002260E7" w:rsidRDefault="00A33515">
            <w:pPr>
              <w:rPr>
                <w:del w:id="12358" w:author="Admin" w:date="2019-02-19T02:10:00Z"/>
                <w:sz w:val="19"/>
                <w:szCs w:val="19"/>
              </w:rPr>
            </w:pPr>
          </w:p>
        </w:tc>
        <w:tc>
          <w:tcPr>
            <w:tcW w:w="420" w:type="dxa"/>
            <w:gridSpan w:val="2"/>
            <w:vMerge w:val="restart"/>
            <w:vAlign w:val="bottom"/>
          </w:tcPr>
          <w:p w:rsidR="00A33515" w:rsidDel="002260E7" w:rsidRDefault="001A4D22">
            <w:pPr>
              <w:ind w:left="20"/>
              <w:rPr>
                <w:del w:id="12359" w:author="Admin" w:date="2019-02-19T02:10:00Z"/>
                <w:sz w:val="20"/>
                <w:szCs w:val="20"/>
              </w:rPr>
            </w:pPr>
            <w:del w:id="12360" w:author="Admin" w:date="2019-02-19T02:10:00Z">
              <w:r w:rsidDel="002260E7">
                <w:rPr>
                  <w:rFonts w:ascii="Arial" w:eastAsia="Arial" w:hAnsi="Arial" w:cs="Arial"/>
                  <w:i/>
                  <w:iCs/>
                  <w:sz w:val="20"/>
                  <w:szCs w:val="20"/>
                </w:rPr>
                <w:delText xml:space="preserve">x </w:delText>
              </w:r>
              <w:r w:rsidDel="002260E7">
                <w:rPr>
                  <w:rFonts w:eastAsia="Times New Roman"/>
                  <w:i/>
                  <w:iCs/>
                  <w:sz w:val="20"/>
                  <w:szCs w:val="20"/>
                </w:rPr>
                <w:delText>&lt;</w:delText>
              </w:r>
            </w:del>
          </w:p>
        </w:tc>
        <w:tc>
          <w:tcPr>
            <w:tcW w:w="60" w:type="dxa"/>
            <w:gridSpan w:val="2"/>
            <w:tcBorders>
              <w:bottom w:val="single" w:sz="8" w:space="0" w:color="auto"/>
            </w:tcBorders>
            <w:vAlign w:val="bottom"/>
          </w:tcPr>
          <w:p w:rsidR="00A33515" w:rsidDel="002260E7" w:rsidRDefault="001A4D22">
            <w:pPr>
              <w:jc w:val="right"/>
              <w:rPr>
                <w:del w:id="12361" w:author="Admin" w:date="2019-02-19T02:10:00Z"/>
                <w:sz w:val="20"/>
                <w:szCs w:val="20"/>
              </w:rPr>
            </w:pPr>
            <w:del w:id="12362" w:author="Admin" w:date="2019-02-19T02:10:00Z">
              <w:r w:rsidDel="002260E7">
                <w:rPr>
                  <w:rFonts w:ascii="Arial" w:eastAsia="Arial" w:hAnsi="Arial" w:cs="Arial"/>
                  <w:w w:val="71"/>
                  <w:sz w:val="10"/>
                  <w:szCs w:val="10"/>
                </w:rPr>
                <w:delText>1</w:delText>
              </w:r>
            </w:del>
          </w:p>
        </w:tc>
        <w:tc>
          <w:tcPr>
            <w:tcW w:w="140" w:type="dxa"/>
            <w:vMerge w:val="restart"/>
            <w:vAlign w:val="bottom"/>
          </w:tcPr>
          <w:p w:rsidR="00A33515" w:rsidDel="002260E7" w:rsidRDefault="001A4D22">
            <w:pPr>
              <w:jc w:val="right"/>
              <w:rPr>
                <w:del w:id="12363" w:author="Admin" w:date="2019-02-19T02:10:00Z"/>
                <w:sz w:val="20"/>
                <w:szCs w:val="20"/>
              </w:rPr>
            </w:pPr>
            <w:del w:id="12364" w:author="Admin" w:date="2019-02-19T02:10:00Z">
              <w:r w:rsidDel="002260E7">
                <w:rPr>
                  <w:rFonts w:eastAsia="Times New Roman"/>
                  <w:i/>
                  <w:iCs/>
                  <w:sz w:val="20"/>
                  <w:szCs w:val="20"/>
                </w:rPr>
                <w:delText>:</w:delText>
              </w:r>
            </w:del>
          </w:p>
        </w:tc>
        <w:tc>
          <w:tcPr>
            <w:tcW w:w="0" w:type="dxa"/>
            <w:vAlign w:val="bottom"/>
          </w:tcPr>
          <w:p w:rsidR="00A33515" w:rsidDel="002260E7" w:rsidRDefault="00A33515">
            <w:pPr>
              <w:rPr>
                <w:del w:id="12365" w:author="Admin" w:date="2019-02-19T02:10:00Z"/>
                <w:sz w:val="1"/>
                <w:szCs w:val="1"/>
              </w:rPr>
            </w:pPr>
          </w:p>
        </w:tc>
      </w:tr>
      <w:tr w:rsidR="00A33515" w:rsidDel="002260E7">
        <w:trPr>
          <w:trHeight w:val="34"/>
          <w:del w:id="12366" w:author="Admin" w:date="2019-02-19T02:10:00Z"/>
        </w:trPr>
        <w:tc>
          <w:tcPr>
            <w:tcW w:w="540" w:type="dxa"/>
            <w:vMerge/>
            <w:vAlign w:val="bottom"/>
          </w:tcPr>
          <w:p w:rsidR="00A33515" w:rsidDel="002260E7" w:rsidRDefault="00A33515">
            <w:pPr>
              <w:rPr>
                <w:del w:id="12367" w:author="Admin" w:date="2019-02-19T02:10:00Z"/>
                <w:sz w:val="2"/>
                <w:szCs w:val="2"/>
              </w:rPr>
            </w:pPr>
          </w:p>
        </w:tc>
        <w:tc>
          <w:tcPr>
            <w:tcW w:w="560" w:type="dxa"/>
            <w:gridSpan w:val="3"/>
            <w:vMerge/>
            <w:vAlign w:val="bottom"/>
          </w:tcPr>
          <w:p w:rsidR="00A33515" w:rsidDel="002260E7" w:rsidRDefault="00A33515">
            <w:pPr>
              <w:rPr>
                <w:del w:id="12368" w:author="Admin" w:date="2019-02-19T02:10:00Z"/>
                <w:sz w:val="2"/>
                <w:szCs w:val="2"/>
              </w:rPr>
            </w:pPr>
          </w:p>
        </w:tc>
        <w:tc>
          <w:tcPr>
            <w:tcW w:w="80" w:type="dxa"/>
            <w:vMerge w:val="restart"/>
            <w:vAlign w:val="bottom"/>
          </w:tcPr>
          <w:p w:rsidR="00A33515" w:rsidDel="002260E7" w:rsidRDefault="001A4D22">
            <w:pPr>
              <w:spacing w:line="103" w:lineRule="exact"/>
              <w:jc w:val="right"/>
              <w:rPr>
                <w:del w:id="12369" w:author="Admin" w:date="2019-02-19T02:10:00Z"/>
                <w:sz w:val="20"/>
                <w:szCs w:val="20"/>
              </w:rPr>
            </w:pPr>
            <w:del w:id="12370" w:author="Admin" w:date="2019-02-19T02:10:00Z">
              <w:r w:rsidDel="002260E7">
                <w:rPr>
                  <w:rFonts w:ascii="Arial" w:eastAsia="Arial" w:hAnsi="Arial" w:cs="Arial"/>
                  <w:sz w:val="10"/>
                  <w:szCs w:val="10"/>
                </w:rPr>
                <w:delText>4</w:delText>
              </w:r>
            </w:del>
          </w:p>
        </w:tc>
        <w:tc>
          <w:tcPr>
            <w:tcW w:w="120" w:type="dxa"/>
            <w:gridSpan w:val="2"/>
            <w:vMerge/>
            <w:vAlign w:val="bottom"/>
          </w:tcPr>
          <w:p w:rsidR="00A33515" w:rsidDel="002260E7" w:rsidRDefault="00A33515">
            <w:pPr>
              <w:rPr>
                <w:del w:id="12371" w:author="Admin" w:date="2019-02-19T02:10:00Z"/>
                <w:sz w:val="2"/>
                <w:szCs w:val="2"/>
              </w:rPr>
            </w:pPr>
          </w:p>
        </w:tc>
        <w:tc>
          <w:tcPr>
            <w:tcW w:w="180" w:type="dxa"/>
            <w:vMerge/>
            <w:vAlign w:val="bottom"/>
          </w:tcPr>
          <w:p w:rsidR="00A33515" w:rsidDel="002260E7" w:rsidRDefault="00A33515">
            <w:pPr>
              <w:rPr>
                <w:del w:id="12372" w:author="Admin" w:date="2019-02-19T02:10:00Z"/>
                <w:sz w:val="2"/>
                <w:szCs w:val="2"/>
              </w:rPr>
            </w:pPr>
          </w:p>
        </w:tc>
        <w:tc>
          <w:tcPr>
            <w:tcW w:w="200" w:type="dxa"/>
            <w:gridSpan w:val="2"/>
            <w:vMerge w:val="restart"/>
            <w:vAlign w:val="bottom"/>
          </w:tcPr>
          <w:p w:rsidR="00A33515" w:rsidDel="002260E7" w:rsidRDefault="001A4D22">
            <w:pPr>
              <w:spacing w:line="103" w:lineRule="exact"/>
              <w:ind w:left="120"/>
              <w:rPr>
                <w:del w:id="12373" w:author="Admin" w:date="2019-02-19T02:10:00Z"/>
                <w:sz w:val="20"/>
                <w:szCs w:val="20"/>
              </w:rPr>
            </w:pPr>
            <w:del w:id="12374" w:author="Admin" w:date="2019-02-19T02:10:00Z">
              <w:r w:rsidDel="002260E7">
                <w:rPr>
                  <w:rFonts w:ascii="Arial" w:eastAsia="Arial" w:hAnsi="Arial" w:cs="Arial"/>
                  <w:sz w:val="10"/>
                  <w:szCs w:val="10"/>
                </w:rPr>
                <w:delText>4</w:delText>
              </w:r>
            </w:del>
          </w:p>
        </w:tc>
        <w:tc>
          <w:tcPr>
            <w:tcW w:w="260" w:type="dxa"/>
            <w:vAlign w:val="bottom"/>
          </w:tcPr>
          <w:p w:rsidR="00A33515" w:rsidDel="002260E7" w:rsidRDefault="00A33515">
            <w:pPr>
              <w:rPr>
                <w:del w:id="12375" w:author="Admin" w:date="2019-02-19T02:10:00Z"/>
                <w:sz w:val="2"/>
                <w:szCs w:val="2"/>
              </w:rPr>
            </w:pPr>
          </w:p>
        </w:tc>
        <w:tc>
          <w:tcPr>
            <w:tcW w:w="420" w:type="dxa"/>
            <w:gridSpan w:val="2"/>
            <w:vMerge/>
            <w:vAlign w:val="bottom"/>
          </w:tcPr>
          <w:p w:rsidR="00A33515" w:rsidDel="002260E7" w:rsidRDefault="00A33515">
            <w:pPr>
              <w:rPr>
                <w:del w:id="12376" w:author="Admin" w:date="2019-02-19T02:10:00Z"/>
                <w:sz w:val="2"/>
                <w:szCs w:val="2"/>
              </w:rPr>
            </w:pPr>
          </w:p>
        </w:tc>
        <w:tc>
          <w:tcPr>
            <w:tcW w:w="60" w:type="dxa"/>
            <w:gridSpan w:val="2"/>
            <w:vAlign w:val="bottom"/>
          </w:tcPr>
          <w:p w:rsidR="00A33515" w:rsidDel="002260E7" w:rsidRDefault="00A33515">
            <w:pPr>
              <w:rPr>
                <w:del w:id="12377" w:author="Admin" w:date="2019-02-19T02:10:00Z"/>
                <w:sz w:val="2"/>
                <w:szCs w:val="2"/>
              </w:rPr>
            </w:pPr>
          </w:p>
        </w:tc>
        <w:tc>
          <w:tcPr>
            <w:tcW w:w="140" w:type="dxa"/>
            <w:vMerge/>
            <w:vAlign w:val="bottom"/>
          </w:tcPr>
          <w:p w:rsidR="00A33515" w:rsidDel="002260E7" w:rsidRDefault="00A33515">
            <w:pPr>
              <w:rPr>
                <w:del w:id="12378" w:author="Admin" w:date="2019-02-19T02:10:00Z"/>
                <w:sz w:val="2"/>
                <w:szCs w:val="2"/>
              </w:rPr>
            </w:pPr>
          </w:p>
        </w:tc>
        <w:tc>
          <w:tcPr>
            <w:tcW w:w="0" w:type="dxa"/>
            <w:vAlign w:val="bottom"/>
          </w:tcPr>
          <w:p w:rsidR="00A33515" w:rsidDel="002260E7" w:rsidRDefault="00A33515">
            <w:pPr>
              <w:spacing w:line="20" w:lineRule="exact"/>
              <w:rPr>
                <w:del w:id="12379" w:author="Admin" w:date="2019-02-19T02:10:00Z"/>
                <w:sz w:val="1"/>
                <w:szCs w:val="1"/>
              </w:rPr>
            </w:pPr>
          </w:p>
        </w:tc>
      </w:tr>
      <w:tr w:rsidR="00A33515" w:rsidDel="002260E7">
        <w:trPr>
          <w:trHeight w:val="69"/>
          <w:del w:id="12380" w:author="Admin" w:date="2019-02-19T02:10:00Z"/>
        </w:trPr>
        <w:tc>
          <w:tcPr>
            <w:tcW w:w="540" w:type="dxa"/>
            <w:vAlign w:val="bottom"/>
          </w:tcPr>
          <w:p w:rsidR="00A33515" w:rsidDel="002260E7" w:rsidRDefault="00A33515">
            <w:pPr>
              <w:rPr>
                <w:del w:id="12381" w:author="Admin" w:date="2019-02-19T02:10:00Z"/>
                <w:sz w:val="5"/>
                <w:szCs w:val="5"/>
              </w:rPr>
            </w:pPr>
          </w:p>
        </w:tc>
        <w:tc>
          <w:tcPr>
            <w:tcW w:w="240" w:type="dxa"/>
            <w:vAlign w:val="bottom"/>
          </w:tcPr>
          <w:p w:rsidR="00A33515" w:rsidDel="002260E7" w:rsidRDefault="001A4D22">
            <w:pPr>
              <w:spacing w:line="69" w:lineRule="exact"/>
              <w:ind w:left="40"/>
              <w:rPr>
                <w:del w:id="12382" w:author="Admin" w:date="2019-02-19T02:10:00Z"/>
                <w:sz w:val="20"/>
                <w:szCs w:val="20"/>
              </w:rPr>
            </w:pPr>
            <w:del w:id="12383" w:author="Admin" w:date="2019-02-19T02:10:00Z">
              <w:r w:rsidDel="002260E7">
                <w:rPr>
                  <w:rFonts w:eastAsia="Times New Roman"/>
                  <w:sz w:val="7"/>
                  <w:szCs w:val="7"/>
                </w:rPr>
                <w:delText>&gt;</w:delText>
              </w:r>
            </w:del>
          </w:p>
        </w:tc>
        <w:tc>
          <w:tcPr>
            <w:tcW w:w="60" w:type="dxa"/>
            <w:vAlign w:val="bottom"/>
          </w:tcPr>
          <w:p w:rsidR="00A33515" w:rsidDel="002260E7" w:rsidRDefault="00A33515">
            <w:pPr>
              <w:rPr>
                <w:del w:id="12384" w:author="Admin" w:date="2019-02-19T02:10:00Z"/>
                <w:sz w:val="5"/>
                <w:szCs w:val="5"/>
              </w:rPr>
            </w:pPr>
          </w:p>
        </w:tc>
        <w:tc>
          <w:tcPr>
            <w:tcW w:w="260" w:type="dxa"/>
            <w:vAlign w:val="bottom"/>
          </w:tcPr>
          <w:p w:rsidR="00A33515" w:rsidDel="002260E7" w:rsidRDefault="00A33515">
            <w:pPr>
              <w:rPr>
                <w:del w:id="12385" w:author="Admin" w:date="2019-02-19T02:10:00Z"/>
                <w:sz w:val="5"/>
                <w:szCs w:val="5"/>
              </w:rPr>
            </w:pPr>
          </w:p>
        </w:tc>
        <w:tc>
          <w:tcPr>
            <w:tcW w:w="80" w:type="dxa"/>
            <w:vMerge/>
            <w:vAlign w:val="bottom"/>
          </w:tcPr>
          <w:p w:rsidR="00A33515" w:rsidDel="002260E7" w:rsidRDefault="00A33515">
            <w:pPr>
              <w:rPr>
                <w:del w:id="12386" w:author="Admin" w:date="2019-02-19T02:10:00Z"/>
                <w:sz w:val="5"/>
                <w:szCs w:val="5"/>
              </w:rPr>
            </w:pPr>
          </w:p>
        </w:tc>
        <w:tc>
          <w:tcPr>
            <w:tcW w:w="40" w:type="dxa"/>
            <w:vAlign w:val="bottom"/>
          </w:tcPr>
          <w:p w:rsidR="00A33515" w:rsidDel="002260E7" w:rsidRDefault="00A33515">
            <w:pPr>
              <w:rPr>
                <w:del w:id="12387" w:author="Admin" w:date="2019-02-19T02:10:00Z"/>
                <w:sz w:val="5"/>
                <w:szCs w:val="5"/>
              </w:rPr>
            </w:pPr>
          </w:p>
        </w:tc>
        <w:tc>
          <w:tcPr>
            <w:tcW w:w="80" w:type="dxa"/>
            <w:vAlign w:val="bottom"/>
          </w:tcPr>
          <w:p w:rsidR="00A33515" w:rsidDel="002260E7" w:rsidRDefault="00A33515">
            <w:pPr>
              <w:rPr>
                <w:del w:id="12388" w:author="Admin" w:date="2019-02-19T02:10:00Z"/>
                <w:sz w:val="5"/>
                <w:szCs w:val="5"/>
              </w:rPr>
            </w:pPr>
          </w:p>
        </w:tc>
        <w:tc>
          <w:tcPr>
            <w:tcW w:w="180" w:type="dxa"/>
            <w:vAlign w:val="bottom"/>
          </w:tcPr>
          <w:p w:rsidR="00A33515" w:rsidDel="002260E7" w:rsidRDefault="00A33515">
            <w:pPr>
              <w:rPr>
                <w:del w:id="12389" w:author="Admin" w:date="2019-02-19T02:10:00Z"/>
                <w:sz w:val="5"/>
                <w:szCs w:val="5"/>
              </w:rPr>
            </w:pPr>
          </w:p>
        </w:tc>
        <w:tc>
          <w:tcPr>
            <w:tcW w:w="200" w:type="dxa"/>
            <w:gridSpan w:val="2"/>
            <w:vMerge/>
            <w:vAlign w:val="bottom"/>
          </w:tcPr>
          <w:p w:rsidR="00A33515" w:rsidDel="002260E7" w:rsidRDefault="00A33515">
            <w:pPr>
              <w:rPr>
                <w:del w:id="12390" w:author="Admin" w:date="2019-02-19T02:10:00Z"/>
                <w:sz w:val="5"/>
                <w:szCs w:val="5"/>
              </w:rPr>
            </w:pPr>
          </w:p>
        </w:tc>
        <w:tc>
          <w:tcPr>
            <w:tcW w:w="260" w:type="dxa"/>
            <w:vAlign w:val="bottom"/>
          </w:tcPr>
          <w:p w:rsidR="00A33515" w:rsidDel="002260E7" w:rsidRDefault="00A33515">
            <w:pPr>
              <w:rPr>
                <w:del w:id="12391" w:author="Admin" w:date="2019-02-19T02:10:00Z"/>
                <w:sz w:val="5"/>
                <w:szCs w:val="5"/>
              </w:rPr>
            </w:pPr>
          </w:p>
        </w:tc>
        <w:tc>
          <w:tcPr>
            <w:tcW w:w="480" w:type="dxa"/>
            <w:gridSpan w:val="4"/>
            <w:vAlign w:val="bottom"/>
          </w:tcPr>
          <w:p w:rsidR="00A33515" w:rsidDel="002260E7" w:rsidRDefault="001A4D22">
            <w:pPr>
              <w:spacing w:line="69" w:lineRule="exact"/>
              <w:jc w:val="right"/>
              <w:rPr>
                <w:del w:id="12392" w:author="Admin" w:date="2019-02-19T02:10:00Z"/>
                <w:sz w:val="20"/>
                <w:szCs w:val="20"/>
              </w:rPr>
            </w:pPr>
            <w:del w:id="12393" w:author="Admin" w:date="2019-02-19T02:10:00Z">
              <w:r w:rsidDel="002260E7">
                <w:rPr>
                  <w:rFonts w:ascii="Arial" w:eastAsia="Arial" w:hAnsi="Arial" w:cs="Arial"/>
                  <w:sz w:val="7"/>
                  <w:szCs w:val="7"/>
                </w:rPr>
                <w:delText>2</w:delText>
              </w:r>
            </w:del>
          </w:p>
        </w:tc>
        <w:tc>
          <w:tcPr>
            <w:tcW w:w="140" w:type="dxa"/>
            <w:vAlign w:val="bottom"/>
          </w:tcPr>
          <w:p w:rsidR="00A33515" w:rsidDel="002260E7" w:rsidRDefault="00A33515">
            <w:pPr>
              <w:rPr>
                <w:del w:id="12394" w:author="Admin" w:date="2019-02-19T02:10:00Z"/>
                <w:sz w:val="5"/>
                <w:szCs w:val="5"/>
              </w:rPr>
            </w:pPr>
          </w:p>
        </w:tc>
        <w:tc>
          <w:tcPr>
            <w:tcW w:w="0" w:type="dxa"/>
            <w:vAlign w:val="bottom"/>
          </w:tcPr>
          <w:p w:rsidR="00A33515" w:rsidDel="002260E7" w:rsidRDefault="00A33515">
            <w:pPr>
              <w:rPr>
                <w:del w:id="12395" w:author="Admin" w:date="2019-02-19T02:10:00Z"/>
                <w:sz w:val="1"/>
                <w:szCs w:val="1"/>
              </w:rPr>
            </w:pPr>
          </w:p>
        </w:tc>
      </w:tr>
      <w:tr w:rsidR="00A33515" w:rsidDel="002260E7">
        <w:trPr>
          <w:trHeight w:val="70"/>
          <w:del w:id="12396" w:author="Admin" w:date="2019-02-19T02:10:00Z"/>
        </w:trPr>
        <w:tc>
          <w:tcPr>
            <w:tcW w:w="540" w:type="dxa"/>
            <w:vAlign w:val="bottom"/>
          </w:tcPr>
          <w:p w:rsidR="00A33515" w:rsidDel="002260E7" w:rsidRDefault="00A33515">
            <w:pPr>
              <w:rPr>
                <w:del w:id="12397" w:author="Admin" w:date="2019-02-19T02:10:00Z"/>
                <w:sz w:val="6"/>
                <w:szCs w:val="6"/>
              </w:rPr>
            </w:pPr>
          </w:p>
        </w:tc>
        <w:tc>
          <w:tcPr>
            <w:tcW w:w="240" w:type="dxa"/>
            <w:vAlign w:val="bottom"/>
          </w:tcPr>
          <w:p w:rsidR="00A33515" w:rsidDel="002260E7" w:rsidRDefault="001A4D22">
            <w:pPr>
              <w:spacing w:line="71" w:lineRule="exact"/>
              <w:ind w:left="40"/>
              <w:rPr>
                <w:del w:id="12398" w:author="Admin" w:date="2019-02-19T02:10:00Z"/>
                <w:sz w:val="20"/>
                <w:szCs w:val="20"/>
              </w:rPr>
            </w:pPr>
            <w:del w:id="12399" w:author="Admin" w:date="2019-02-19T02:10:00Z">
              <w:r w:rsidDel="002260E7">
                <w:rPr>
                  <w:rFonts w:eastAsia="Times New Roman"/>
                  <w:sz w:val="8"/>
                  <w:szCs w:val="8"/>
                </w:rPr>
                <w:delText>&gt;</w:delText>
              </w:r>
            </w:del>
          </w:p>
        </w:tc>
        <w:tc>
          <w:tcPr>
            <w:tcW w:w="60" w:type="dxa"/>
            <w:vAlign w:val="bottom"/>
          </w:tcPr>
          <w:p w:rsidR="00A33515" w:rsidDel="002260E7" w:rsidRDefault="00A33515">
            <w:pPr>
              <w:rPr>
                <w:del w:id="12400" w:author="Admin" w:date="2019-02-19T02:10:00Z"/>
                <w:sz w:val="6"/>
                <w:szCs w:val="6"/>
              </w:rPr>
            </w:pPr>
          </w:p>
        </w:tc>
        <w:tc>
          <w:tcPr>
            <w:tcW w:w="260" w:type="dxa"/>
            <w:vAlign w:val="bottom"/>
          </w:tcPr>
          <w:p w:rsidR="00A33515" w:rsidDel="002260E7" w:rsidRDefault="00A33515">
            <w:pPr>
              <w:rPr>
                <w:del w:id="12401" w:author="Admin" w:date="2019-02-19T02:10:00Z"/>
                <w:sz w:val="6"/>
                <w:szCs w:val="6"/>
              </w:rPr>
            </w:pPr>
          </w:p>
        </w:tc>
        <w:tc>
          <w:tcPr>
            <w:tcW w:w="80" w:type="dxa"/>
            <w:vAlign w:val="bottom"/>
          </w:tcPr>
          <w:p w:rsidR="00A33515" w:rsidDel="002260E7" w:rsidRDefault="00A33515">
            <w:pPr>
              <w:rPr>
                <w:del w:id="12402" w:author="Admin" w:date="2019-02-19T02:10:00Z"/>
                <w:sz w:val="6"/>
                <w:szCs w:val="6"/>
              </w:rPr>
            </w:pPr>
          </w:p>
        </w:tc>
        <w:tc>
          <w:tcPr>
            <w:tcW w:w="40" w:type="dxa"/>
            <w:vAlign w:val="bottom"/>
          </w:tcPr>
          <w:p w:rsidR="00A33515" w:rsidDel="002260E7" w:rsidRDefault="00A33515">
            <w:pPr>
              <w:rPr>
                <w:del w:id="12403" w:author="Admin" w:date="2019-02-19T02:10:00Z"/>
                <w:sz w:val="6"/>
                <w:szCs w:val="6"/>
              </w:rPr>
            </w:pPr>
          </w:p>
        </w:tc>
        <w:tc>
          <w:tcPr>
            <w:tcW w:w="80" w:type="dxa"/>
            <w:vAlign w:val="bottom"/>
          </w:tcPr>
          <w:p w:rsidR="00A33515" w:rsidDel="002260E7" w:rsidRDefault="00A33515">
            <w:pPr>
              <w:rPr>
                <w:del w:id="12404" w:author="Admin" w:date="2019-02-19T02:10:00Z"/>
                <w:sz w:val="6"/>
                <w:szCs w:val="6"/>
              </w:rPr>
            </w:pPr>
          </w:p>
        </w:tc>
        <w:tc>
          <w:tcPr>
            <w:tcW w:w="180" w:type="dxa"/>
            <w:vAlign w:val="bottom"/>
          </w:tcPr>
          <w:p w:rsidR="00A33515" w:rsidDel="002260E7" w:rsidRDefault="00A33515">
            <w:pPr>
              <w:rPr>
                <w:del w:id="12405" w:author="Admin" w:date="2019-02-19T02:10:00Z"/>
                <w:sz w:val="6"/>
                <w:szCs w:val="6"/>
              </w:rPr>
            </w:pPr>
          </w:p>
        </w:tc>
        <w:tc>
          <w:tcPr>
            <w:tcW w:w="120" w:type="dxa"/>
            <w:vAlign w:val="bottom"/>
          </w:tcPr>
          <w:p w:rsidR="00A33515" w:rsidDel="002260E7" w:rsidRDefault="00A33515">
            <w:pPr>
              <w:rPr>
                <w:del w:id="12406" w:author="Admin" w:date="2019-02-19T02:10:00Z"/>
                <w:sz w:val="6"/>
                <w:szCs w:val="6"/>
              </w:rPr>
            </w:pPr>
          </w:p>
        </w:tc>
        <w:tc>
          <w:tcPr>
            <w:tcW w:w="80" w:type="dxa"/>
            <w:vAlign w:val="bottom"/>
          </w:tcPr>
          <w:p w:rsidR="00A33515" w:rsidDel="002260E7" w:rsidRDefault="00A33515">
            <w:pPr>
              <w:rPr>
                <w:del w:id="12407" w:author="Admin" w:date="2019-02-19T02:10:00Z"/>
                <w:sz w:val="6"/>
                <w:szCs w:val="6"/>
              </w:rPr>
            </w:pPr>
          </w:p>
        </w:tc>
        <w:tc>
          <w:tcPr>
            <w:tcW w:w="260" w:type="dxa"/>
            <w:vAlign w:val="bottom"/>
          </w:tcPr>
          <w:p w:rsidR="00A33515" w:rsidDel="002260E7" w:rsidRDefault="00A33515">
            <w:pPr>
              <w:rPr>
                <w:del w:id="12408" w:author="Admin" w:date="2019-02-19T02:10:00Z"/>
                <w:sz w:val="6"/>
                <w:szCs w:val="6"/>
              </w:rPr>
            </w:pPr>
          </w:p>
        </w:tc>
        <w:tc>
          <w:tcPr>
            <w:tcW w:w="400" w:type="dxa"/>
            <w:vAlign w:val="bottom"/>
          </w:tcPr>
          <w:p w:rsidR="00A33515" w:rsidDel="002260E7" w:rsidRDefault="00A33515">
            <w:pPr>
              <w:rPr>
                <w:del w:id="12409" w:author="Admin" w:date="2019-02-19T02:10:00Z"/>
                <w:sz w:val="6"/>
                <w:szCs w:val="6"/>
              </w:rPr>
            </w:pPr>
          </w:p>
        </w:tc>
        <w:tc>
          <w:tcPr>
            <w:tcW w:w="20" w:type="dxa"/>
            <w:vAlign w:val="bottom"/>
          </w:tcPr>
          <w:p w:rsidR="00A33515" w:rsidDel="002260E7" w:rsidRDefault="00A33515">
            <w:pPr>
              <w:rPr>
                <w:del w:id="12410" w:author="Admin" w:date="2019-02-19T02:10:00Z"/>
                <w:sz w:val="6"/>
                <w:szCs w:val="6"/>
              </w:rPr>
            </w:pPr>
          </w:p>
        </w:tc>
        <w:tc>
          <w:tcPr>
            <w:tcW w:w="40" w:type="dxa"/>
            <w:vAlign w:val="bottom"/>
          </w:tcPr>
          <w:p w:rsidR="00A33515" w:rsidDel="002260E7" w:rsidRDefault="00A33515">
            <w:pPr>
              <w:rPr>
                <w:del w:id="12411" w:author="Admin" w:date="2019-02-19T02:10:00Z"/>
                <w:sz w:val="6"/>
                <w:szCs w:val="6"/>
              </w:rPr>
            </w:pPr>
          </w:p>
        </w:tc>
        <w:tc>
          <w:tcPr>
            <w:tcW w:w="20" w:type="dxa"/>
            <w:vAlign w:val="bottom"/>
          </w:tcPr>
          <w:p w:rsidR="00A33515" w:rsidDel="002260E7" w:rsidRDefault="00A33515">
            <w:pPr>
              <w:rPr>
                <w:del w:id="12412" w:author="Admin" w:date="2019-02-19T02:10:00Z"/>
                <w:sz w:val="6"/>
                <w:szCs w:val="6"/>
              </w:rPr>
            </w:pPr>
          </w:p>
        </w:tc>
        <w:tc>
          <w:tcPr>
            <w:tcW w:w="140" w:type="dxa"/>
            <w:vAlign w:val="bottom"/>
          </w:tcPr>
          <w:p w:rsidR="00A33515" w:rsidDel="002260E7" w:rsidRDefault="00A33515">
            <w:pPr>
              <w:rPr>
                <w:del w:id="12413" w:author="Admin" w:date="2019-02-19T02:10:00Z"/>
                <w:sz w:val="6"/>
                <w:szCs w:val="6"/>
              </w:rPr>
            </w:pPr>
          </w:p>
        </w:tc>
        <w:tc>
          <w:tcPr>
            <w:tcW w:w="0" w:type="dxa"/>
            <w:vAlign w:val="bottom"/>
          </w:tcPr>
          <w:p w:rsidR="00A33515" w:rsidDel="002260E7" w:rsidRDefault="00A33515">
            <w:pPr>
              <w:rPr>
                <w:del w:id="12414" w:author="Admin" w:date="2019-02-19T02:10:00Z"/>
                <w:sz w:val="1"/>
                <w:szCs w:val="1"/>
              </w:rPr>
            </w:pPr>
          </w:p>
        </w:tc>
      </w:tr>
      <w:tr w:rsidR="00A33515" w:rsidDel="002260E7">
        <w:trPr>
          <w:trHeight w:val="60"/>
          <w:del w:id="12415" w:author="Admin" w:date="2019-02-19T02:10:00Z"/>
        </w:trPr>
        <w:tc>
          <w:tcPr>
            <w:tcW w:w="540" w:type="dxa"/>
            <w:vAlign w:val="bottom"/>
          </w:tcPr>
          <w:p w:rsidR="00A33515" w:rsidDel="002260E7" w:rsidRDefault="00A33515">
            <w:pPr>
              <w:rPr>
                <w:del w:id="12416" w:author="Admin" w:date="2019-02-19T02:10:00Z"/>
                <w:sz w:val="5"/>
                <w:szCs w:val="5"/>
              </w:rPr>
            </w:pPr>
          </w:p>
        </w:tc>
        <w:tc>
          <w:tcPr>
            <w:tcW w:w="240" w:type="dxa"/>
            <w:vAlign w:val="bottom"/>
          </w:tcPr>
          <w:p w:rsidR="00A33515" w:rsidDel="002260E7" w:rsidRDefault="001A4D22">
            <w:pPr>
              <w:spacing w:line="60" w:lineRule="exact"/>
              <w:ind w:left="40"/>
              <w:rPr>
                <w:del w:id="12417" w:author="Admin" w:date="2019-02-19T02:10:00Z"/>
                <w:sz w:val="20"/>
                <w:szCs w:val="20"/>
              </w:rPr>
            </w:pPr>
            <w:del w:id="12418" w:author="Admin" w:date="2019-02-19T02:10:00Z">
              <w:r w:rsidDel="002260E7">
                <w:rPr>
                  <w:rFonts w:eastAsia="Times New Roman"/>
                  <w:sz w:val="6"/>
                  <w:szCs w:val="6"/>
                </w:rPr>
                <w:delText>&gt;</w:delText>
              </w:r>
            </w:del>
          </w:p>
        </w:tc>
        <w:tc>
          <w:tcPr>
            <w:tcW w:w="60" w:type="dxa"/>
            <w:vAlign w:val="bottom"/>
          </w:tcPr>
          <w:p w:rsidR="00A33515" w:rsidDel="002260E7" w:rsidRDefault="00A33515">
            <w:pPr>
              <w:rPr>
                <w:del w:id="12419" w:author="Admin" w:date="2019-02-19T02:10:00Z"/>
                <w:sz w:val="5"/>
                <w:szCs w:val="5"/>
              </w:rPr>
            </w:pPr>
          </w:p>
        </w:tc>
        <w:tc>
          <w:tcPr>
            <w:tcW w:w="260" w:type="dxa"/>
            <w:vAlign w:val="bottom"/>
          </w:tcPr>
          <w:p w:rsidR="00A33515" w:rsidDel="002260E7" w:rsidRDefault="00A33515">
            <w:pPr>
              <w:rPr>
                <w:del w:id="12420" w:author="Admin" w:date="2019-02-19T02:10:00Z"/>
                <w:sz w:val="5"/>
                <w:szCs w:val="5"/>
              </w:rPr>
            </w:pPr>
          </w:p>
        </w:tc>
        <w:tc>
          <w:tcPr>
            <w:tcW w:w="80" w:type="dxa"/>
            <w:vAlign w:val="bottom"/>
          </w:tcPr>
          <w:p w:rsidR="00A33515" w:rsidDel="002260E7" w:rsidRDefault="00A33515">
            <w:pPr>
              <w:rPr>
                <w:del w:id="12421" w:author="Admin" w:date="2019-02-19T02:10:00Z"/>
                <w:sz w:val="5"/>
                <w:szCs w:val="5"/>
              </w:rPr>
            </w:pPr>
          </w:p>
        </w:tc>
        <w:tc>
          <w:tcPr>
            <w:tcW w:w="40" w:type="dxa"/>
            <w:vAlign w:val="bottom"/>
          </w:tcPr>
          <w:p w:rsidR="00A33515" w:rsidDel="002260E7" w:rsidRDefault="00A33515">
            <w:pPr>
              <w:rPr>
                <w:del w:id="12422" w:author="Admin" w:date="2019-02-19T02:10:00Z"/>
                <w:sz w:val="5"/>
                <w:szCs w:val="5"/>
              </w:rPr>
            </w:pPr>
          </w:p>
        </w:tc>
        <w:tc>
          <w:tcPr>
            <w:tcW w:w="80" w:type="dxa"/>
            <w:vAlign w:val="bottom"/>
          </w:tcPr>
          <w:p w:rsidR="00A33515" w:rsidDel="002260E7" w:rsidRDefault="00A33515">
            <w:pPr>
              <w:rPr>
                <w:del w:id="12423" w:author="Admin" w:date="2019-02-19T02:10:00Z"/>
                <w:sz w:val="5"/>
                <w:szCs w:val="5"/>
              </w:rPr>
            </w:pPr>
          </w:p>
        </w:tc>
        <w:tc>
          <w:tcPr>
            <w:tcW w:w="180" w:type="dxa"/>
            <w:vAlign w:val="bottom"/>
          </w:tcPr>
          <w:p w:rsidR="00A33515" w:rsidDel="002260E7" w:rsidRDefault="00A33515">
            <w:pPr>
              <w:rPr>
                <w:del w:id="12424" w:author="Admin" w:date="2019-02-19T02:10:00Z"/>
                <w:sz w:val="5"/>
                <w:szCs w:val="5"/>
              </w:rPr>
            </w:pPr>
          </w:p>
        </w:tc>
        <w:tc>
          <w:tcPr>
            <w:tcW w:w="120" w:type="dxa"/>
            <w:vAlign w:val="bottom"/>
          </w:tcPr>
          <w:p w:rsidR="00A33515" w:rsidDel="002260E7" w:rsidRDefault="00A33515">
            <w:pPr>
              <w:rPr>
                <w:del w:id="12425" w:author="Admin" w:date="2019-02-19T02:10:00Z"/>
                <w:sz w:val="5"/>
                <w:szCs w:val="5"/>
              </w:rPr>
            </w:pPr>
          </w:p>
        </w:tc>
        <w:tc>
          <w:tcPr>
            <w:tcW w:w="80" w:type="dxa"/>
            <w:vAlign w:val="bottom"/>
          </w:tcPr>
          <w:p w:rsidR="00A33515" w:rsidDel="002260E7" w:rsidRDefault="00A33515">
            <w:pPr>
              <w:rPr>
                <w:del w:id="12426" w:author="Admin" w:date="2019-02-19T02:10:00Z"/>
                <w:sz w:val="5"/>
                <w:szCs w:val="5"/>
              </w:rPr>
            </w:pPr>
          </w:p>
        </w:tc>
        <w:tc>
          <w:tcPr>
            <w:tcW w:w="260" w:type="dxa"/>
            <w:vAlign w:val="bottom"/>
          </w:tcPr>
          <w:p w:rsidR="00A33515" w:rsidDel="002260E7" w:rsidRDefault="00A33515">
            <w:pPr>
              <w:rPr>
                <w:del w:id="12427" w:author="Admin" w:date="2019-02-19T02:10:00Z"/>
                <w:sz w:val="5"/>
                <w:szCs w:val="5"/>
              </w:rPr>
            </w:pPr>
          </w:p>
        </w:tc>
        <w:tc>
          <w:tcPr>
            <w:tcW w:w="400" w:type="dxa"/>
            <w:vAlign w:val="bottom"/>
          </w:tcPr>
          <w:p w:rsidR="00A33515" w:rsidDel="002260E7" w:rsidRDefault="00A33515">
            <w:pPr>
              <w:rPr>
                <w:del w:id="12428" w:author="Admin" w:date="2019-02-19T02:10:00Z"/>
                <w:sz w:val="5"/>
                <w:szCs w:val="5"/>
              </w:rPr>
            </w:pPr>
          </w:p>
        </w:tc>
        <w:tc>
          <w:tcPr>
            <w:tcW w:w="20" w:type="dxa"/>
            <w:vAlign w:val="bottom"/>
          </w:tcPr>
          <w:p w:rsidR="00A33515" w:rsidDel="002260E7" w:rsidRDefault="00A33515">
            <w:pPr>
              <w:rPr>
                <w:del w:id="12429" w:author="Admin" w:date="2019-02-19T02:10:00Z"/>
                <w:sz w:val="5"/>
                <w:szCs w:val="5"/>
              </w:rPr>
            </w:pPr>
          </w:p>
        </w:tc>
        <w:tc>
          <w:tcPr>
            <w:tcW w:w="40" w:type="dxa"/>
            <w:vAlign w:val="bottom"/>
          </w:tcPr>
          <w:p w:rsidR="00A33515" w:rsidDel="002260E7" w:rsidRDefault="00A33515">
            <w:pPr>
              <w:rPr>
                <w:del w:id="12430" w:author="Admin" w:date="2019-02-19T02:10:00Z"/>
                <w:sz w:val="5"/>
                <w:szCs w:val="5"/>
              </w:rPr>
            </w:pPr>
          </w:p>
        </w:tc>
        <w:tc>
          <w:tcPr>
            <w:tcW w:w="20" w:type="dxa"/>
            <w:vAlign w:val="bottom"/>
          </w:tcPr>
          <w:p w:rsidR="00A33515" w:rsidDel="002260E7" w:rsidRDefault="00A33515">
            <w:pPr>
              <w:rPr>
                <w:del w:id="12431" w:author="Admin" w:date="2019-02-19T02:10:00Z"/>
                <w:sz w:val="5"/>
                <w:szCs w:val="5"/>
              </w:rPr>
            </w:pPr>
          </w:p>
        </w:tc>
        <w:tc>
          <w:tcPr>
            <w:tcW w:w="140" w:type="dxa"/>
            <w:vAlign w:val="bottom"/>
          </w:tcPr>
          <w:p w:rsidR="00A33515" w:rsidDel="002260E7" w:rsidRDefault="00A33515">
            <w:pPr>
              <w:rPr>
                <w:del w:id="12432" w:author="Admin" w:date="2019-02-19T02:10:00Z"/>
                <w:sz w:val="5"/>
                <w:szCs w:val="5"/>
              </w:rPr>
            </w:pPr>
          </w:p>
        </w:tc>
        <w:tc>
          <w:tcPr>
            <w:tcW w:w="0" w:type="dxa"/>
            <w:vAlign w:val="bottom"/>
          </w:tcPr>
          <w:p w:rsidR="00A33515" w:rsidDel="002260E7" w:rsidRDefault="00A33515">
            <w:pPr>
              <w:rPr>
                <w:del w:id="12433" w:author="Admin" w:date="2019-02-19T02:10:00Z"/>
                <w:sz w:val="1"/>
                <w:szCs w:val="1"/>
              </w:rPr>
            </w:pPr>
          </w:p>
        </w:tc>
      </w:tr>
      <w:tr w:rsidR="00A33515" w:rsidDel="002260E7">
        <w:trPr>
          <w:trHeight w:val="60"/>
          <w:del w:id="12434" w:author="Admin" w:date="2019-02-19T02:10:00Z"/>
        </w:trPr>
        <w:tc>
          <w:tcPr>
            <w:tcW w:w="540" w:type="dxa"/>
            <w:vAlign w:val="bottom"/>
          </w:tcPr>
          <w:p w:rsidR="00A33515" w:rsidDel="002260E7" w:rsidRDefault="00A33515">
            <w:pPr>
              <w:rPr>
                <w:del w:id="12435" w:author="Admin" w:date="2019-02-19T02:10:00Z"/>
                <w:sz w:val="5"/>
                <w:szCs w:val="5"/>
              </w:rPr>
            </w:pPr>
          </w:p>
        </w:tc>
        <w:tc>
          <w:tcPr>
            <w:tcW w:w="240" w:type="dxa"/>
            <w:vAlign w:val="bottom"/>
          </w:tcPr>
          <w:p w:rsidR="00A33515" w:rsidDel="002260E7" w:rsidRDefault="001A4D22">
            <w:pPr>
              <w:spacing w:line="60" w:lineRule="exact"/>
              <w:ind w:left="40"/>
              <w:rPr>
                <w:del w:id="12436" w:author="Admin" w:date="2019-02-19T02:10:00Z"/>
                <w:sz w:val="20"/>
                <w:szCs w:val="20"/>
              </w:rPr>
            </w:pPr>
            <w:del w:id="12437" w:author="Admin" w:date="2019-02-19T02:10:00Z">
              <w:r w:rsidDel="002260E7">
                <w:rPr>
                  <w:rFonts w:eastAsia="Times New Roman"/>
                  <w:sz w:val="6"/>
                  <w:szCs w:val="6"/>
                </w:rPr>
                <w:delText>&gt;</w:delText>
              </w:r>
            </w:del>
          </w:p>
        </w:tc>
        <w:tc>
          <w:tcPr>
            <w:tcW w:w="60" w:type="dxa"/>
            <w:vAlign w:val="bottom"/>
          </w:tcPr>
          <w:p w:rsidR="00A33515" w:rsidDel="002260E7" w:rsidRDefault="00A33515">
            <w:pPr>
              <w:rPr>
                <w:del w:id="12438" w:author="Admin" w:date="2019-02-19T02:10:00Z"/>
                <w:sz w:val="5"/>
                <w:szCs w:val="5"/>
              </w:rPr>
            </w:pPr>
          </w:p>
        </w:tc>
        <w:tc>
          <w:tcPr>
            <w:tcW w:w="260" w:type="dxa"/>
            <w:vAlign w:val="bottom"/>
          </w:tcPr>
          <w:p w:rsidR="00A33515" w:rsidDel="002260E7" w:rsidRDefault="00A33515">
            <w:pPr>
              <w:rPr>
                <w:del w:id="12439" w:author="Admin" w:date="2019-02-19T02:10:00Z"/>
                <w:sz w:val="5"/>
                <w:szCs w:val="5"/>
              </w:rPr>
            </w:pPr>
          </w:p>
        </w:tc>
        <w:tc>
          <w:tcPr>
            <w:tcW w:w="80" w:type="dxa"/>
            <w:vAlign w:val="bottom"/>
          </w:tcPr>
          <w:p w:rsidR="00A33515" w:rsidDel="002260E7" w:rsidRDefault="00A33515">
            <w:pPr>
              <w:rPr>
                <w:del w:id="12440" w:author="Admin" w:date="2019-02-19T02:10:00Z"/>
                <w:sz w:val="5"/>
                <w:szCs w:val="5"/>
              </w:rPr>
            </w:pPr>
          </w:p>
        </w:tc>
        <w:tc>
          <w:tcPr>
            <w:tcW w:w="40" w:type="dxa"/>
            <w:vAlign w:val="bottom"/>
          </w:tcPr>
          <w:p w:rsidR="00A33515" w:rsidDel="002260E7" w:rsidRDefault="00A33515">
            <w:pPr>
              <w:rPr>
                <w:del w:id="12441" w:author="Admin" w:date="2019-02-19T02:10:00Z"/>
                <w:sz w:val="5"/>
                <w:szCs w:val="5"/>
              </w:rPr>
            </w:pPr>
          </w:p>
        </w:tc>
        <w:tc>
          <w:tcPr>
            <w:tcW w:w="80" w:type="dxa"/>
            <w:vAlign w:val="bottom"/>
          </w:tcPr>
          <w:p w:rsidR="00A33515" w:rsidDel="002260E7" w:rsidRDefault="00A33515">
            <w:pPr>
              <w:rPr>
                <w:del w:id="12442" w:author="Admin" w:date="2019-02-19T02:10:00Z"/>
                <w:sz w:val="5"/>
                <w:szCs w:val="5"/>
              </w:rPr>
            </w:pPr>
          </w:p>
        </w:tc>
        <w:tc>
          <w:tcPr>
            <w:tcW w:w="180" w:type="dxa"/>
            <w:vAlign w:val="bottom"/>
          </w:tcPr>
          <w:p w:rsidR="00A33515" w:rsidDel="002260E7" w:rsidRDefault="00A33515">
            <w:pPr>
              <w:rPr>
                <w:del w:id="12443" w:author="Admin" w:date="2019-02-19T02:10:00Z"/>
                <w:sz w:val="5"/>
                <w:szCs w:val="5"/>
              </w:rPr>
            </w:pPr>
          </w:p>
        </w:tc>
        <w:tc>
          <w:tcPr>
            <w:tcW w:w="120" w:type="dxa"/>
            <w:vAlign w:val="bottom"/>
          </w:tcPr>
          <w:p w:rsidR="00A33515" w:rsidDel="002260E7" w:rsidRDefault="00A33515">
            <w:pPr>
              <w:rPr>
                <w:del w:id="12444" w:author="Admin" w:date="2019-02-19T02:10:00Z"/>
                <w:sz w:val="5"/>
                <w:szCs w:val="5"/>
              </w:rPr>
            </w:pPr>
          </w:p>
        </w:tc>
        <w:tc>
          <w:tcPr>
            <w:tcW w:w="80" w:type="dxa"/>
            <w:vAlign w:val="bottom"/>
          </w:tcPr>
          <w:p w:rsidR="00A33515" w:rsidDel="002260E7" w:rsidRDefault="00A33515">
            <w:pPr>
              <w:rPr>
                <w:del w:id="12445" w:author="Admin" w:date="2019-02-19T02:10:00Z"/>
                <w:sz w:val="5"/>
                <w:szCs w:val="5"/>
              </w:rPr>
            </w:pPr>
          </w:p>
        </w:tc>
        <w:tc>
          <w:tcPr>
            <w:tcW w:w="260" w:type="dxa"/>
            <w:vAlign w:val="bottom"/>
          </w:tcPr>
          <w:p w:rsidR="00A33515" w:rsidDel="002260E7" w:rsidRDefault="00A33515">
            <w:pPr>
              <w:rPr>
                <w:del w:id="12446" w:author="Admin" w:date="2019-02-19T02:10:00Z"/>
                <w:sz w:val="5"/>
                <w:szCs w:val="5"/>
              </w:rPr>
            </w:pPr>
          </w:p>
        </w:tc>
        <w:tc>
          <w:tcPr>
            <w:tcW w:w="400" w:type="dxa"/>
            <w:vAlign w:val="bottom"/>
          </w:tcPr>
          <w:p w:rsidR="00A33515" w:rsidDel="002260E7" w:rsidRDefault="00A33515">
            <w:pPr>
              <w:rPr>
                <w:del w:id="12447" w:author="Admin" w:date="2019-02-19T02:10:00Z"/>
                <w:sz w:val="5"/>
                <w:szCs w:val="5"/>
              </w:rPr>
            </w:pPr>
          </w:p>
        </w:tc>
        <w:tc>
          <w:tcPr>
            <w:tcW w:w="20" w:type="dxa"/>
            <w:vAlign w:val="bottom"/>
          </w:tcPr>
          <w:p w:rsidR="00A33515" w:rsidDel="002260E7" w:rsidRDefault="00A33515">
            <w:pPr>
              <w:rPr>
                <w:del w:id="12448" w:author="Admin" w:date="2019-02-19T02:10:00Z"/>
                <w:sz w:val="5"/>
                <w:szCs w:val="5"/>
              </w:rPr>
            </w:pPr>
          </w:p>
        </w:tc>
        <w:tc>
          <w:tcPr>
            <w:tcW w:w="40" w:type="dxa"/>
            <w:vAlign w:val="bottom"/>
          </w:tcPr>
          <w:p w:rsidR="00A33515" w:rsidDel="002260E7" w:rsidRDefault="00A33515">
            <w:pPr>
              <w:rPr>
                <w:del w:id="12449" w:author="Admin" w:date="2019-02-19T02:10:00Z"/>
                <w:sz w:val="5"/>
                <w:szCs w:val="5"/>
              </w:rPr>
            </w:pPr>
          </w:p>
        </w:tc>
        <w:tc>
          <w:tcPr>
            <w:tcW w:w="20" w:type="dxa"/>
            <w:vAlign w:val="bottom"/>
          </w:tcPr>
          <w:p w:rsidR="00A33515" w:rsidDel="002260E7" w:rsidRDefault="00A33515">
            <w:pPr>
              <w:rPr>
                <w:del w:id="12450" w:author="Admin" w:date="2019-02-19T02:10:00Z"/>
                <w:sz w:val="5"/>
                <w:szCs w:val="5"/>
              </w:rPr>
            </w:pPr>
          </w:p>
        </w:tc>
        <w:tc>
          <w:tcPr>
            <w:tcW w:w="140" w:type="dxa"/>
            <w:vAlign w:val="bottom"/>
          </w:tcPr>
          <w:p w:rsidR="00A33515" w:rsidDel="002260E7" w:rsidRDefault="00A33515">
            <w:pPr>
              <w:rPr>
                <w:del w:id="12451" w:author="Admin" w:date="2019-02-19T02:10:00Z"/>
                <w:sz w:val="5"/>
                <w:szCs w:val="5"/>
              </w:rPr>
            </w:pPr>
          </w:p>
        </w:tc>
        <w:tc>
          <w:tcPr>
            <w:tcW w:w="0" w:type="dxa"/>
            <w:vAlign w:val="bottom"/>
          </w:tcPr>
          <w:p w:rsidR="00A33515" w:rsidDel="002260E7" w:rsidRDefault="00A33515">
            <w:pPr>
              <w:rPr>
                <w:del w:id="12452" w:author="Admin" w:date="2019-02-19T02:10:00Z"/>
                <w:sz w:val="1"/>
                <w:szCs w:val="1"/>
              </w:rPr>
            </w:pPr>
          </w:p>
        </w:tc>
      </w:tr>
      <w:tr w:rsidR="00A33515" w:rsidDel="002260E7">
        <w:trPr>
          <w:trHeight w:val="60"/>
          <w:del w:id="12453" w:author="Admin" w:date="2019-02-19T02:10:00Z"/>
        </w:trPr>
        <w:tc>
          <w:tcPr>
            <w:tcW w:w="540" w:type="dxa"/>
            <w:vAlign w:val="bottom"/>
          </w:tcPr>
          <w:p w:rsidR="00A33515" w:rsidDel="002260E7" w:rsidRDefault="00A33515">
            <w:pPr>
              <w:rPr>
                <w:del w:id="12454" w:author="Admin" w:date="2019-02-19T02:10:00Z"/>
                <w:sz w:val="5"/>
                <w:szCs w:val="5"/>
              </w:rPr>
            </w:pPr>
          </w:p>
        </w:tc>
        <w:tc>
          <w:tcPr>
            <w:tcW w:w="240" w:type="dxa"/>
            <w:vAlign w:val="bottom"/>
          </w:tcPr>
          <w:p w:rsidR="00A33515" w:rsidDel="002260E7" w:rsidRDefault="001A4D22">
            <w:pPr>
              <w:spacing w:line="60" w:lineRule="exact"/>
              <w:ind w:left="40"/>
              <w:rPr>
                <w:del w:id="12455" w:author="Admin" w:date="2019-02-19T02:10:00Z"/>
                <w:sz w:val="20"/>
                <w:szCs w:val="20"/>
              </w:rPr>
            </w:pPr>
            <w:del w:id="12456" w:author="Admin" w:date="2019-02-19T02:10:00Z">
              <w:r w:rsidDel="002260E7">
                <w:rPr>
                  <w:rFonts w:eastAsia="Times New Roman"/>
                  <w:sz w:val="6"/>
                  <w:szCs w:val="6"/>
                </w:rPr>
                <w:delText>:</w:delText>
              </w:r>
            </w:del>
          </w:p>
        </w:tc>
        <w:tc>
          <w:tcPr>
            <w:tcW w:w="60" w:type="dxa"/>
            <w:vMerge w:val="restart"/>
            <w:vAlign w:val="bottom"/>
          </w:tcPr>
          <w:p w:rsidR="00A33515" w:rsidDel="002260E7" w:rsidRDefault="001A4D22">
            <w:pPr>
              <w:spacing w:line="61" w:lineRule="exact"/>
              <w:jc w:val="right"/>
              <w:rPr>
                <w:del w:id="12457" w:author="Admin" w:date="2019-02-19T02:10:00Z"/>
                <w:sz w:val="20"/>
                <w:szCs w:val="20"/>
              </w:rPr>
            </w:pPr>
            <w:del w:id="12458" w:author="Admin" w:date="2019-02-19T02:10:00Z">
              <w:r w:rsidDel="002260E7">
                <w:rPr>
                  <w:rFonts w:ascii="Arial" w:eastAsia="Arial" w:hAnsi="Arial" w:cs="Arial"/>
                  <w:sz w:val="7"/>
                  <w:szCs w:val="7"/>
                </w:rPr>
                <w:delText>1</w:delText>
              </w:r>
            </w:del>
          </w:p>
        </w:tc>
        <w:tc>
          <w:tcPr>
            <w:tcW w:w="260" w:type="dxa"/>
            <w:vAlign w:val="bottom"/>
          </w:tcPr>
          <w:p w:rsidR="00A33515" w:rsidDel="002260E7" w:rsidRDefault="00A33515">
            <w:pPr>
              <w:rPr>
                <w:del w:id="12459" w:author="Admin" w:date="2019-02-19T02:10:00Z"/>
                <w:sz w:val="5"/>
                <w:szCs w:val="5"/>
              </w:rPr>
            </w:pPr>
          </w:p>
        </w:tc>
        <w:tc>
          <w:tcPr>
            <w:tcW w:w="80" w:type="dxa"/>
            <w:vAlign w:val="bottom"/>
          </w:tcPr>
          <w:p w:rsidR="00A33515" w:rsidDel="002260E7" w:rsidRDefault="00A33515">
            <w:pPr>
              <w:rPr>
                <w:del w:id="12460" w:author="Admin" w:date="2019-02-19T02:10:00Z"/>
                <w:sz w:val="5"/>
                <w:szCs w:val="5"/>
              </w:rPr>
            </w:pPr>
          </w:p>
        </w:tc>
        <w:tc>
          <w:tcPr>
            <w:tcW w:w="40" w:type="dxa"/>
            <w:vAlign w:val="bottom"/>
          </w:tcPr>
          <w:p w:rsidR="00A33515" w:rsidDel="002260E7" w:rsidRDefault="00A33515">
            <w:pPr>
              <w:rPr>
                <w:del w:id="12461" w:author="Admin" w:date="2019-02-19T02:10:00Z"/>
                <w:sz w:val="5"/>
                <w:szCs w:val="5"/>
              </w:rPr>
            </w:pPr>
          </w:p>
        </w:tc>
        <w:tc>
          <w:tcPr>
            <w:tcW w:w="80" w:type="dxa"/>
            <w:vMerge w:val="restart"/>
            <w:vAlign w:val="bottom"/>
          </w:tcPr>
          <w:p w:rsidR="00A33515" w:rsidDel="002260E7" w:rsidRDefault="001A4D22">
            <w:pPr>
              <w:spacing w:line="61" w:lineRule="exact"/>
              <w:jc w:val="right"/>
              <w:rPr>
                <w:del w:id="12462" w:author="Admin" w:date="2019-02-19T02:10:00Z"/>
                <w:sz w:val="20"/>
                <w:szCs w:val="20"/>
              </w:rPr>
            </w:pPr>
            <w:del w:id="12463" w:author="Admin" w:date="2019-02-19T02:10:00Z">
              <w:r w:rsidDel="002260E7">
                <w:rPr>
                  <w:rFonts w:ascii="Arial" w:eastAsia="Arial" w:hAnsi="Arial" w:cs="Arial"/>
                  <w:sz w:val="7"/>
                  <w:szCs w:val="7"/>
                </w:rPr>
                <w:delText>1</w:delText>
              </w:r>
            </w:del>
          </w:p>
        </w:tc>
        <w:tc>
          <w:tcPr>
            <w:tcW w:w="180" w:type="dxa"/>
            <w:vAlign w:val="bottom"/>
          </w:tcPr>
          <w:p w:rsidR="00A33515" w:rsidDel="002260E7" w:rsidRDefault="00A33515">
            <w:pPr>
              <w:rPr>
                <w:del w:id="12464" w:author="Admin" w:date="2019-02-19T02:10:00Z"/>
                <w:sz w:val="5"/>
                <w:szCs w:val="5"/>
              </w:rPr>
            </w:pPr>
          </w:p>
        </w:tc>
        <w:tc>
          <w:tcPr>
            <w:tcW w:w="120" w:type="dxa"/>
            <w:vAlign w:val="bottom"/>
          </w:tcPr>
          <w:p w:rsidR="00A33515" w:rsidDel="002260E7" w:rsidRDefault="00A33515">
            <w:pPr>
              <w:rPr>
                <w:del w:id="12465" w:author="Admin" w:date="2019-02-19T02:10:00Z"/>
                <w:sz w:val="5"/>
                <w:szCs w:val="5"/>
              </w:rPr>
            </w:pPr>
          </w:p>
        </w:tc>
        <w:tc>
          <w:tcPr>
            <w:tcW w:w="80" w:type="dxa"/>
            <w:vMerge w:val="restart"/>
            <w:vAlign w:val="bottom"/>
          </w:tcPr>
          <w:p w:rsidR="00A33515" w:rsidDel="002260E7" w:rsidRDefault="001A4D22">
            <w:pPr>
              <w:spacing w:line="61" w:lineRule="exact"/>
              <w:rPr>
                <w:del w:id="12466" w:author="Admin" w:date="2019-02-19T02:10:00Z"/>
                <w:sz w:val="20"/>
                <w:szCs w:val="20"/>
              </w:rPr>
            </w:pPr>
            <w:del w:id="12467" w:author="Admin" w:date="2019-02-19T02:10:00Z">
              <w:r w:rsidDel="002260E7">
                <w:rPr>
                  <w:rFonts w:ascii="Arial" w:eastAsia="Arial" w:hAnsi="Arial" w:cs="Arial"/>
                  <w:sz w:val="7"/>
                  <w:szCs w:val="7"/>
                </w:rPr>
                <w:delText>1</w:delText>
              </w:r>
            </w:del>
          </w:p>
        </w:tc>
        <w:tc>
          <w:tcPr>
            <w:tcW w:w="260" w:type="dxa"/>
            <w:vAlign w:val="bottom"/>
          </w:tcPr>
          <w:p w:rsidR="00A33515" w:rsidDel="002260E7" w:rsidRDefault="00A33515">
            <w:pPr>
              <w:rPr>
                <w:del w:id="12468" w:author="Admin" w:date="2019-02-19T02:10:00Z"/>
                <w:sz w:val="5"/>
                <w:szCs w:val="5"/>
              </w:rPr>
            </w:pPr>
          </w:p>
        </w:tc>
        <w:tc>
          <w:tcPr>
            <w:tcW w:w="400" w:type="dxa"/>
            <w:vAlign w:val="bottom"/>
          </w:tcPr>
          <w:p w:rsidR="00A33515" w:rsidDel="002260E7" w:rsidRDefault="00A33515">
            <w:pPr>
              <w:rPr>
                <w:del w:id="12469" w:author="Admin" w:date="2019-02-19T02:10:00Z"/>
                <w:sz w:val="5"/>
                <w:szCs w:val="5"/>
              </w:rPr>
            </w:pPr>
          </w:p>
        </w:tc>
        <w:tc>
          <w:tcPr>
            <w:tcW w:w="20" w:type="dxa"/>
            <w:vAlign w:val="bottom"/>
          </w:tcPr>
          <w:p w:rsidR="00A33515" w:rsidDel="002260E7" w:rsidRDefault="00A33515">
            <w:pPr>
              <w:rPr>
                <w:del w:id="12470" w:author="Admin" w:date="2019-02-19T02:10:00Z"/>
                <w:sz w:val="5"/>
                <w:szCs w:val="5"/>
              </w:rPr>
            </w:pPr>
          </w:p>
        </w:tc>
        <w:tc>
          <w:tcPr>
            <w:tcW w:w="40" w:type="dxa"/>
            <w:vAlign w:val="bottom"/>
          </w:tcPr>
          <w:p w:rsidR="00A33515" w:rsidDel="002260E7" w:rsidRDefault="00A33515">
            <w:pPr>
              <w:rPr>
                <w:del w:id="12471" w:author="Admin" w:date="2019-02-19T02:10:00Z"/>
                <w:sz w:val="5"/>
                <w:szCs w:val="5"/>
              </w:rPr>
            </w:pPr>
          </w:p>
        </w:tc>
        <w:tc>
          <w:tcPr>
            <w:tcW w:w="20" w:type="dxa"/>
            <w:vAlign w:val="bottom"/>
          </w:tcPr>
          <w:p w:rsidR="00A33515" w:rsidDel="002260E7" w:rsidRDefault="00A33515">
            <w:pPr>
              <w:rPr>
                <w:del w:id="12472" w:author="Admin" w:date="2019-02-19T02:10:00Z"/>
                <w:sz w:val="5"/>
                <w:szCs w:val="5"/>
              </w:rPr>
            </w:pPr>
          </w:p>
        </w:tc>
        <w:tc>
          <w:tcPr>
            <w:tcW w:w="140" w:type="dxa"/>
            <w:vAlign w:val="bottom"/>
          </w:tcPr>
          <w:p w:rsidR="00A33515" w:rsidDel="002260E7" w:rsidRDefault="00A33515">
            <w:pPr>
              <w:rPr>
                <w:del w:id="12473" w:author="Admin" w:date="2019-02-19T02:10:00Z"/>
                <w:sz w:val="5"/>
                <w:szCs w:val="5"/>
              </w:rPr>
            </w:pPr>
          </w:p>
        </w:tc>
        <w:tc>
          <w:tcPr>
            <w:tcW w:w="0" w:type="dxa"/>
            <w:vAlign w:val="bottom"/>
          </w:tcPr>
          <w:p w:rsidR="00A33515" w:rsidDel="002260E7" w:rsidRDefault="00A33515">
            <w:pPr>
              <w:rPr>
                <w:del w:id="12474" w:author="Admin" w:date="2019-02-19T02:10:00Z"/>
                <w:sz w:val="1"/>
                <w:szCs w:val="1"/>
              </w:rPr>
            </w:pPr>
          </w:p>
        </w:tc>
      </w:tr>
      <w:tr w:rsidR="00A33515" w:rsidDel="002260E7">
        <w:trPr>
          <w:trHeight w:val="26"/>
          <w:del w:id="12475" w:author="Admin" w:date="2019-02-19T02:10:00Z"/>
        </w:trPr>
        <w:tc>
          <w:tcPr>
            <w:tcW w:w="540" w:type="dxa"/>
            <w:vAlign w:val="bottom"/>
          </w:tcPr>
          <w:p w:rsidR="00A33515" w:rsidDel="002260E7" w:rsidRDefault="00A33515">
            <w:pPr>
              <w:spacing w:line="20" w:lineRule="exact"/>
              <w:rPr>
                <w:del w:id="12476" w:author="Admin" w:date="2019-02-19T02:10:00Z"/>
                <w:sz w:val="1"/>
                <w:szCs w:val="1"/>
              </w:rPr>
            </w:pPr>
          </w:p>
        </w:tc>
        <w:tc>
          <w:tcPr>
            <w:tcW w:w="240" w:type="dxa"/>
            <w:vMerge w:val="restart"/>
            <w:vAlign w:val="bottom"/>
          </w:tcPr>
          <w:p w:rsidR="00A33515" w:rsidDel="002260E7" w:rsidRDefault="001A4D22">
            <w:pPr>
              <w:ind w:left="40"/>
              <w:rPr>
                <w:del w:id="12477" w:author="Admin" w:date="2019-02-19T02:10:00Z"/>
                <w:sz w:val="20"/>
                <w:szCs w:val="20"/>
              </w:rPr>
            </w:pPr>
            <w:del w:id="12478" w:author="Admin" w:date="2019-02-19T02:10:00Z">
              <w:r w:rsidDel="002260E7">
                <w:rPr>
                  <w:rFonts w:eastAsia="Times New Roman"/>
                  <w:sz w:val="20"/>
                  <w:szCs w:val="20"/>
                </w:rPr>
                <w:delText>&gt;</w:delText>
              </w:r>
            </w:del>
          </w:p>
        </w:tc>
        <w:tc>
          <w:tcPr>
            <w:tcW w:w="60" w:type="dxa"/>
            <w:vMerge/>
            <w:tcBorders>
              <w:bottom w:val="single" w:sz="8" w:space="0" w:color="auto"/>
            </w:tcBorders>
            <w:vAlign w:val="bottom"/>
          </w:tcPr>
          <w:p w:rsidR="00A33515" w:rsidDel="002260E7" w:rsidRDefault="00A33515">
            <w:pPr>
              <w:spacing w:line="20" w:lineRule="exact"/>
              <w:rPr>
                <w:del w:id="12479" w:author="Admin" w:date="2019-02-19T02:10:00Z"/>
                <w:sz w:val="1"/>
                <w:szCs w:val="1"/>
              </w:rPr>
            </w:pPr>
          </w:p>
        </w:tc>
        <w:tc>
          <w:tcPr>
            <w:tcW w:w="380" w:type="dxa"/>
            <w:gridSpan w:val="3"/>
            <w:vMerge w:val="restart"/>
            <w:vAlign w:val="bottom"/>
          </w:tcPr>
          <w:p w:rsidR="00A33515" w:rsidDel="002260E7" w:rsidRDefault="001A4D22">
            <w:pPr>
              <w:ind w:left="20"/>
              <w:rPr>
                <w:del w:id="12480" w:author="Admin" w:date="2019-02-19T02:10:00Z"/>
                <w:sz w:val="20"/>
                <w:szCs w:val="20"/>
              </w:rPr>
            </w:pPr>
            <w:del w:id="12481" w:author="Admin" w:date="2019-02-19T02:10:00Z">
              <w:r w:rsidDel="002260E7">
                <w:rPr>
                  <w:rFonts w:ascii="Arial" w:eastAsia="Arial" w:hAnsi="Arial" w:cs="Arial"/>
                  <w:i/>
                  <w:iCs/>
                  <w:sz w:val="20"/>
                  <w:szCs w:val="20"/>
                </w:rPr>
                <w:delText xml:space="preserve">x </w:delText>
              </w:r>
              <w:r w:rsidDel="002260E7">
                <w:rPr>
                  <w:rFonts w:eastAsia="Times New Roman"/>
                  <w:sz w:val="20"/>
                  <w:szCs w:val="20"/>
                </w:rPr>
                <w:delText>+</w:delText>
              </w:r>
            </w:del>
          </w:p>
        </w:tc>
        <w:tc>
          <w:tcPr>
            <w:tcW w:w="80" w:type="dxa"/>
            <w:vMerge/>
            <w:tcBorders>
              <w:bottom w:val="single" w:sz="8" w:space="0" w:color="auto"/>
            </w:tcBorders>
            <w:vAlign w:val="bottom"/>
          </w:tcPr>
          <w:p w:rsidR="00A33515" w:rsidDel="002260E7" w:rsidRDefault="00A33515">
            <w:pPr>
              <w:spacing w:line="20" w:lineRule="exact"/>
              <w:rPr>
                <w:del w:id="12482" w:author="Admin" w:date="2019-02-19T02:10:00Z"/>
                <w:sz w:val="1"/>
                <w:szCs w:val="1"/>
              </w:rPr>
            </w:pPr>
          </w:p>
        </w:tc>
        <w:tc>
          <w:tcPr>
            <w:tcW w:w="180" w:type="dxa"/>
            <w:vMerge w:val="restart"/>
            <w:vAlign w:val="bottom"/>
          </w:tcPr>
          <w:p w:rsidR="00A33515" w:rsidDel="002260E7" w:rsidRDefault="001A4D22">
            <w:pPr>
              <w:spacing w:line="196" w:lineRule="exact"/>
              <w:jc w:val="right"/>
              <w:rPr>
                <w:del w:id="12483" w:author="Admin" w:date="2019-02-19T02:10:00Z"/>
                <w:sz w:val="20"/>
                <w:szCs w:val="20"/>
              </w:rPr>
            </w:pPr>
            <w:del w:id="12484" w:author="Admin" w:date="2019-02-19T02:10:00Z">
              <w:r w:rsidDel="002260E7">
                <w:rPr>
                  <w:rFonts w:eastAsia="Times New Roman"/>
                  <w:i/>
                  <w:iCs/>
                  <w:w w:val="89"/>
                  <w:sz w:val="20"/>
                  <w:szCs w:val="20"/>
                </w:rPr>
                <w:delText>;</w:delText>
              </w:r>
            </w:del>
          </w:p>
        </w:tc>
        <w:tc>
          <w:tcPr>
            <w:tcW w:w="120" w:type="dxa"/>
            <w:vAlign w:val="bottom"/>
          </w:tcPr>
          <w:p w:rsidR="00A33515" w:rsidDel="002260E7" w:rsidRDefault="00A33515">
            <w:pPr>
              <w:spacing w:line="20" w:lineRule="exact"/>
              <w:rPr>
                <w:del w:id="12485" w:author="Admin" w:date="2019-02-19T02:10:00Z"/>
                <w:sz w:val="1"/>
                <w:szCs w:val="1"/>
              </w:rPr>
            </w:pPr>
          </w:p>
        </w:tc>
        <w:tc>
          <w:tcPr>
            <w:tcW w:w="80" w:type="dxa"/>
            <w:vMerge/>
            <w:tcBorders>
              <w:bottom w:val="single" w:sz="8" w:space="0" w:color="auto"/>
            </w:tcBorders>
            <w:vAlign w:val="bottom"/>
          </w:tcPr>
          <w:p w:rsidR="00A33515" w:rsidDel="002260E7" w:rsidRDefault="00A33515">
            <w:pPr>
              <w:spacing w:line="20" w:lineRule="exact"/>
              <w:rPr>
                <w:del w:id="12486" w:author="Admin" w:date="2019-02-19T02:10:00Z"/>
                <w:sz w:val="1"/>
                <w:szCs w:val="1"/>
              </w:rPr>
            </w:pPr>
          </w:p>
        </w:tc>
        <w:tc>
          <w:tcPr>
            <w:tcW w:w="880" w:type="dxa"/>
            <w:gridSpan w:val="6"/>
            <w:vMerge w:val="restart"/>
            <w:vAlign w:val="bottom"/>
          </w:tcPr>
          <w:p w:rsidR="00A33515" w:rsidDel="002260E7" w:rsidRDefault="001A4D22">
            <w:pPr>
              <w:ind w:left="80"/>
              <w:rPr>
                <w:del w:id="12487" w:author="Admin" w:date="2019-02-19T02:10:00Z"/>
                <w:sz w:val="20"/>
                <w:szCs w:val="20"/>
              </w:rPr>
            </w:pPr>
            <w:del w:id="12488" w:author="Admin" w:date="2019-02-19T02:10:00Z">
              <w:r w:rsidDel="002260E7">
                <w:rPr>
                  <w:rFonts w:ascii="Arial" w:eastAsia="Arial" w:hAnsi="Arial" w:cs="Arial"/>
                  <w:i/>
                  <w:iCs/>
                  <w:sz w:val="20"/>
                  <w:szCs w:val="20"/>
                </w:rPr>
                <w:delText xml:space="preserve">x   </w:delText>
              </w:r>
              <w:r w:rsidDel="002260E7">
                <w:rPr>
                  <w:rFonts w:ascii="Arial" w:eastAsia="Arial" w:hAnsi="Arial" w:cs="Arial"/>
                  <w:sz w:val="20"/>
                  <w:szCs w:val="20"/>
                </w:rPr>
                <w:delText>1</w:delText>
              </w:r>
            </w:del>
          </w:p>
        </w:tc>
        <w:tc>
          <w:tcPr>
            <w:tcW w:w="0" w:type="dxa"/>
            <w:vAlign w:val="bottom"/>
          </w:tcPr>
          <w:p w:rsidR="00A33515" w:rsidDel="002260E7" w:rsidRDefault="00A33515">
            <w:pPr>
              <w:rPr>
                <w:del w:id="12489" w:author="Admin" w:date="2019-02-19T02:10:00Z"/>
                <w:sz w:val="1"/>
                <w:szCs w:val="1"/>
              </w:rPr>
            </w:pPr>
          </w:p>
        </w:tc>
      </w:tr>
      <w:tr w:rsidR="00A33515" w:rsidDel="002260E7">
        <w:trPr>
          <w:trHeight w:val="378"/>
          <w:del w:id="12490" w:author="Admin" w:date="2019-02-19T02:10:00Z"/>
        </w:trPr>
        <w:tc>
          <w:tcPr>
            <w:tcW w:w="540" w:type="dxa"/>
            <w:vAlign w:val="bottom"/>
          </w:tcPr>
          <w:p w:rsidR="00A33515" w:rsidDel="002260E7" w:rsidRDefault="00A33515">
            <w:pPr>
              <w:rPr>
                <w:del w:id="12491" w:author="Admin" w:date="2019-02-19T02:10:00Z"/>
                <w:sz w:val="24"/>
                <w:szCs w:val="24"/>
              </w:rPr>
            </w:pPr>
          </w:p>
        </w:tc>
        <w:tc>
          <w:tcPr>
            <w:tcW w:w="240" w:type="dxa"/>
            <w:vMerge/>
            <w:vAlign w:val="bottom"/>
          </w:tcPr>
          <w:p w:rsidR="00A33515" w:rsidDel="002260E7" w:rsidRDefault="00A33515">
            <w:pPr>
              <w:rPr>
                <w:del w:id="12492" w:author="Admin" w:date="2019-02-19T02:10:00Z"/>
                <w:sz w:val="24"/>
                <w:szCs w:val="24"/>
              </w:rPr>
            </w:pPr>
          </w:p>
        </w:tc>
        <w:tc>
          <w:tcPr>
            <w:tcW w:w="60" w:type="dxa"/>
            <w:vAlign w:val="bottom"/>
          </w:tcPr>
          <w:p w:rsidR="00A33515" w:rsidDel="002260E7" w:rsidRDefault="001A4D22">
            <w:pPr>
              <w:jc w:val="right"/>
              <w:rPr>
                <w:del w:id="12493" w:author="Admin" w:date="2019-02-19T02:10:00Z"/>
                <w:sz w:val="20"/>
                <w:szCs w:val="20"/>
              </w:rPr>
            </w:pPr>
            <w:del w:id="12494" w:author="Admin" w:date="2019-02-19T02:10:00Z">
              <w:r w:rsidDel="002260E7">
                <w:rPr>
                  <w:rFonts w:ascii="Arial" w:eastAsia="Arial" w:hAnsi="Arial" w:cs="Arial"/>
                  <w:w w:val="71"/>
                  <w:sz w:val="10"/>
                  <w:szCs w:val="10"/>
                </w:rPr>
                <w:delText>2</w:delText>
              </w:r>
            </w:del>
          </w:p>
        </w:tc>
        <w:tc>
          <w:tcPr>
            <w:tcW w:w="380" w:type="dxa"/>
            <w:gridSpan w:val="3"/>
            <w:vMerge/>
            <w:vAlign w:val="bottom"/>
          </w:tcPr>
          <w:p w:rsidR="00A33515" w:rsidDel="002260E7" w:rsidRDefault="00A33515">
            <w:pPr>
              <w:rPr>
                <w:del w:id="12495" w:author="Admin" w:date="2019-02-19T02:10:00Z"/>
                <w:sz w:val="24"/>
                <w:szCs w:val="24"/>
              </w:rPr>
            </w:pPr>
          </w:p>
        </w:tc>
        <w:tc>
          <w:tcPr>
            <w:tcW w:w="80" w:type="dxa"/>
            <w:vAlign w:val="bottom"/>
          </w:tcPr>
          <w:p w:rsidR="00A33515" w:rsidDel="002260E7" w:rsidRDefault="001A4D22">
            <w:pPr>
              <w:jc w:val="right"/>
              <w:rPr>
                <w:del w:id="12496" w:author="Admin" w:date="2019-02-19T02:10:00Z"/>
                <w:sz w:val="20"/>
                <w:szCs w:val="20"/>
              </w:rPr>
            </w:pPr>
            <w:del w:id="12497" w:author="Admin" w:date="2019-02-19T02:10:00Z">
              <w:r w:rsidDel="002260E7">
                <w:rPr>
                  <w:rFonts w:ascii="Arial" w:eastAsia="Arial" w:hAnsi="Arial" w:cs="Arial"/>
                  <w:w w:val="76"/>
                  <w:sz w:val="14"/>
                  <w:szCs w:val="14"/>
                </w:rPr>
                <w:delText>2</w:delText>
              </w:r>
            </w:del>
          </w:p>
        </w:tc>
        <w:tc>
          <w:tcPr>
            <w:tcW w:w="180" w:type="dxa"/>
            <w:vMerge/>
            <w:vAlign w:val="bottom"/>
          </w:tcPr>
          <w:p w:rsidR="00A33515" w:rsidDel="002260E7" w:rsidRDefault="00A33515">
            <w:pPr>
              <w:rPr>
                <w:del w:id="12498" w:author="Admin" w:date="2019-02-19T02:10:00Z"/>
                <w:sz w:val="24"/>
                <w:szCs w:val="24"/>
              </w:rPr>
            </w:pPr>
          </w:p>
        </w:tc>
        <w:tc>
          <w:tcPr>
            <w:tcW w:w="120" w:type="dxa"/>
            <w:vAlign w:val="bottom"/>
          </w:tcPr>
          <w:p w:rsidR="00A33515" w:rsidDel="002260E7" w:rsidRDefault="00A33515">
            <w:pPr>
              <w:rPr>
                <w:del w:id="12499" w:author="Admin" w:date="2019-02-19T02:10:00Z"/>
                <w:sz w:val="24"/>
                <w:szCs w:val="24"/>
              </w:rPr>
            </w:pPr>
          </w:p>
        </w:tc>
        <w:tc>
          <w:tcPr>
            <w:tcW w:w="80" w:type="dxa"/>
            <w:vAlign w:val="bottom"/>
          </w:tcPr>
          <w:p w:rsidR="00A33515" w:rsidDel="002260E7" w:rsidRDefault="001A4D22">
            <w:pPr>
              <w:rPr>
                <w:del w:id="12500" w:author="Admin" w:date="2019-02-19T02:10:00Z"/>
                <w:sz w:val="20"/>
                <w:szCs w:val="20"/>
              </w:rPr>
            </w:pPr>
            <w:del w:id="12501" w:author="Admin" w:date="2019-02-19T02:10:00Z">
              <w:r w:rsidDel="002260E7">
                <w:rPr>
                  <w:rFonts w:ascii="Arial" w:eastAsia="Arial" w:hAnsi="Arial" w:cs="Arial"/>
                  <w:w w:val="76"/>
                  <w:sz w:val="14"/>
                  <w:szCs w:val="14"/>
                </w:rPr>
                <w:delText>2</w:delText>
              </w:r>
            </w:del>
          </w:p>
        </w:tc>
        <w:tc>
          <w:tcPr>
            <w:tcW w:w="880" w:type="dxa"/>
            <w:gridSpan w:val="6"/>
            <w:vMerge/>
            <w:vAlign w:val="bottom"/>
          </w:tcPr>
          <w:p w:rsidR="00A33515" w:rsidDel="002260E7" w:rsidRDefault="00A33515">
            <w:pPr>
              <w:rPr>
                <w:del w:id="12502" w:author="Admin" w:date="2019-02-19T02:10:00Z"/>
                <w:sz w:val="24"/>
                <w:szCs w:val="24"/>
              </w:rPr>
            </w:pPr>
          </w:p>
        </w:tc>
        <w:tc>
          <w:tcPr>
            <w:tcW w:w="0" w:type="dxa"/>
            <w:vAlign w:val="bottom"/>
          </w:tcPr>
          <w:p w:rsidR="00A33515" w:rsidDel="002260E7" w:rsidRDefault="00A33515">
            <w:pPr>
              <w:rPr>
                <w:del w:id="12503" w:author="Admin" w:date="2019-02-19T02:10:00Z"/>
                <w:sz w:val="1"/>
                <w:szCs w:val="1"/>
              </w:rPr>
            </w:pPr>
          </w:p>
        </w:tc>
      </w:tr>
    </w:tbl>
    <w:p w:rsidR="00A33515" w:rsidDel="002260E7" w:rsidRDefault="001A4D22">
      <w:pPr>
        <w:ind w:left="500"/>
        <w:rPr>
          <w:del w:id="12504" w:author="Admin" w:date="2019-02-19T02:10:00Z"/>
          <w:sz w:val="20"/>
          <w:szCs w:val="20"/>
        </w:rPr>
      </w:pPr>
      <w:del w:id="12505"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если</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sz w:val="20"/>
            <w:szCs w:val="20"/>
          </w:rPr>
          <w:delText xml:space="preserve"> </w:delText>
        </w:r>
        <w:r w:rsidDel="002260E7">
          <w:rPr>
            <w:rFonts w:eastAsia="Times New Roman"/>
            <w:i/>
            <w:iCs/>
            <w:sz w:val="20"/>
            <w:szCs w:val="20"/>
          </w:rPr>
          <w:delText>2</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то</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sz w:val="20"/>
            <w:szCs w:val="20"/>
          </w:rPr>
          <w:delText>) =</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sz w:val="20"/>
            <w:szCs w:val="20"/>
          </w:rPr>
          <w:delText>) =</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w:delText>
        </w:r>
      </w:del>
    </w:p>
    <w:p w:rsidR="00A33515" w:rsidDel="002260E7" w:rsidRDefault="00A33515">
      <w:pPr>
        <w:spacing w:line="113" w:lineRule="exact"/>
        <w:rPr>
          <w:del w:id="12506" w:author="Admin" w:date="2019-02-19T02:10:00Z"/>
          <w:sz w:val="20"/>
          <w:szCs w:val="20"/>
        </w:rPr>
      </w:pPr>
    </w:p>
    <w:p w:rsidR="00A33515" w:rsidDel="002260E7" w:rsidRDefault="001A4D22">
      <w:pPr>
        <w:spacing w:line="268" w:lineRule="auto"/>
        <w:ind w:left="940" w:hanging="437"/>
        <w:jc w:val="both"/>
        <w:rPr>
          <w:del w:id="12507" w:author="Admin" w:date="2019-02-19T02:10:00Z"/>
          <w:sz w:val="20"/>
          <w:szCs w:val="20"/>
        </w:rPr>
      </w:pPr>
      <w:del w:id="12508"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отображение из</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переводит некоторое разбие-ние отрезка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xml:space="preserve"> на диадические отрезки в новое разбиение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 xml:space="preserve">] </w:delText>
        </w:r>
        <w:r w:rsidDel="002260E7">
          <w:rPr>
            <w:rFonts w:ascii="Arial" w:eastAsia="Arial" w:hAnsi="Arial" w:cs="Arial"/>
            <w:sz w:val="20"/>
            <w:szCs w:val="20"/>
          </w:rPr>
          <w:delText>на диадические.</w:delText>
        </w:r>
      </w:del>
    </w:p>
    <w:p w:rsidR="00A33515" w:rsidDel="002260E7" w:rsidRDefault="00A33515">
      <w:pPr>
        <w:spacing w:line="69" w:lineRule="exact"/>
        <w:rPr>
          <w:del w:id="12509" w:author="Admin" w:date="2019-02-19T02:10:00Z"/>
          <w:sz w:val="20"/>
          <w:szCs w:val="20"/>
        </w:rPr>
      </w:pPr>
    </w:p>
    <w:p w:rsidR="00A33515" w:rsidDel="002260E7" w:rsidRDefault="001A4D22">
      <w:pPr>
        <w:ind w:left="500"/>
        <w:rPr>
          <w:del w:id="12510" w:author="Admin" w:date="2019-02-19T02:10:00Z"/>
          <w:sz w:val="20"/>
          <w:szCs w:val="20"/>
        </w:rPr>
      </w:pPr>
      <w:del w:id="12511"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если</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g</w:delText>
        </w:r>
        <w:r w:rsidDel="002260E7">
          <w:rPr>
            <w:rFonts w:ascii="Arial" w:eastAsia="Arial" w:hAnsi="Arial" w:cs="Arial"/>
            <w:b/>
            <w:bCs/>
            <w:sz w:val="20"/>
            <w:szCs w:val="20"/>
          </w:rPr>
          <w:delText xml:space="preserve"> </w:delText>
        </w:r>
        <w:r w:rsidDel="002260E7">
          <w:rPr>
            <w:rFonts w:eastAsia="Times New Roman"/>
            <w:i/>
            <w:iCs/>
            <w:sz w:val="20"/>
            <w:szCs w:val="20"/>
          </w:rPr>
          <w:delText>2</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то</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sz w:val="20"/>
            <w:szCs w:val="20"/>
          </w:rPr>
          <w:delText xml:space="preserve"> </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g</w:delText>
        </w:r>
        <w:r w:rsidDel="002260E7">
          <w:rPr>
            <w:rFonts w:ascii="Arial" w:eastAsia="Arial" w:hAnsi="Arial" w:cs="Arial"/>
            <w:b/>
            <w:bCs/>
            <w:sz w:val="20"/>
            <w:szCs w:val="20"/>
          </w:rPr>
          <w:delText xml:space="preserve"> </w:delText>
        </w:r>
        <w:r w:rsidDel="002260E7">
          <w:rPr>
            <w:rFonts w:eastAsia="Times New Roman"/>
            <w:i/>
            <w:iCs/>
            <w:sz w:val="20"/>
            <w:szCs w:val="20"/>
          </w:rPr>
          <w:delText>2</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sz w:val="20"/>
            <w:szCs w:val="20"/>
          </w:rPr>
          <w:delText>.</w:delText>
        </w:r>
      </w:del>
    </w:p>
    <w:p w:rsidR="00A33515" w:rsidDel="002260E7" w:rsidRDefault="00A33515">
      <w:pPr>
        <w:spacing w:line="159" w:lineRule="exact"/>
        <w:rPr>
          <w:del w:id="12512" w:author="Admin" w:date="2019-02-19T02:10:00Z"/>
          <w:sz w:val="20"/>
          <w:szCs w:val="20"/>
        </w:rPr>
      </w:pPr>
    </w:p>
    <w:p w:rsidR="00A33515" w:rsidDel="002260E7" w:rsidRDefault="001A4D22">
      <w:pPr>
        <w:ind w:left="500"/>
        <w:rPr>
          <w:del w:id="12513" w:author="Admin" w:date="2019-02-19T02:10:00Z"/>
          <w:sz w:val="20"/>
          <w:szCs w:val="20"/>
        </w:rPr>
      </w:pPr>
      <w:del w:id="12514" w:author="Admin" w:date="2019-02-19T02:10:00Z">
        <w:r w:rsidDel="002260E7">
          <w:rPr>
            <w:rFonts w:ascii="Arial" w:eastAsia="Arial" w:hAnsi="Arial" w:cs="Arial"/>
            <w:b/>
            <w:bCs/>
            <w:sz w:val="20"/>
            <w:szCs w:val="20"/>
          </w:rPr>
          <w:delText xml:space="preserve">г)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если</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sz w:val="20"/>
            <w:szCs w:val="20"/>
          </w:rPr>
          <w:delText xml:space="preserve"> </w:delText>
        </w:r>
        <w:r w:rsidDel="002260E7">
          <w:rPr>
            <w:rFonts w:eastAsia="Times New Roman"/>
            <w:i/>
            <w:iCs/>
            <w:sz w:val="20"/>
            <w:szCs w:val="20"/>
          </w:rPr>
          <w:delText>2</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то</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sz w:val="20"/>
            <w:szCs w:val="20"/>
          </w:rPr>
          <w:delText xml:space="preserve"> </w:delText>
        </w:r>
        <w:r w:rsidDel="002260E7">
          <w:rPr>
            <w:rFonts w:ascii="Arial" w:eastAsia="Arial" w:hAnsi="Arial" w:cs="Arial"/>
            <w:sz w:val="27"/>
            <w:szCs w:val="27"/>
            <w:vertAlign w:val="superscript"/>
          </w:rPr>
          <w:delText>1</w:delText>
        </w:r>
        <w:r w:rsidDel="002260E7">
          <w:rPr>
            <w:rFonts w:ascii="Arial" w:eastAsia="Arial" w:hAnsi="Arial" w:cs="Arial"/>
            <w:b/>
            <w:bCs/>
            <w:sz w:val="20"/>
            <w:szCs w:val="20"/>
          </w:rPr>
          <w:delText xml:space="preserve"> </w:delText>
        </w:r>
        <w:r w:rsidDel="002260E7">
          <w:rPr>
            <w:rFonts w:eastAsia="Times New Roman"/>
            <w:i/>
            <w:iCs/>
            <w:sz w:val="20"/>
            <w:szCs w:val="20"/>
          </w:rPr>
          <w:delText>2</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sz w:val="20"/>
            <w:szCs w:val="20"/>
          </w:rPr>
          <w:delText>.</w:delText>
        </w:r>
      </w:del>
    </w:p>
    <w:p w:rsidR="00A33515" w:rsidDel="002260E7" w:rsidRDefault="00A33515">
      <w:pPr>
        <w:spacing w:line="15" w:lineRule="exact"/>
        <w:rPr>
          <w:del w:id="12515" w:author="Admin" w:date="2019-02-19T02:10:00Z"/>
          <w:sz w:val="20"/>
          <w:szCs w:val="20"/>
        </w:rPr>
      </w:pPr>
    </w:p>
    <w:p w:rsidR="00A33515" w:rsidDel="002260E7" w:rsidRDefault="001A4D22">
      <w:pPr>
        <w:spacing w:line="239" w:lineRule="auto"/>
        <w:ind w:left="940" w:hanging="437"/>
        <w:jc w:val="both"/>
        <w:rPr>
          <w:del w:id="12516" w:author="Admin" w:date="2019-02-19T02:10:00Z"/>
          <w:sz w:val="20"/>
          <w:szCs w:val="20"/>
        </w:rPr>
      </w:pPr>
      <w:del w:id="12517" w:author="Admin" w:date="2019-02-19T02:10:00Z">
        <w:r w:rsidDel="002260E7">
          <w:rPr>
            <w:rFonts w:ascii="Arial" w:eastAsia="Arial" w:hAnsi="Arial" w:cs="Arial"/>
            <w:b/>
            <w:bCs/>
            <w:sz w:val="20"/>
            <w:szCs w:val="20"/>
          </w:rPr>
          <w:delText xml:space="preserve">д)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если</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sz w:val="20"/>
            <w:szCs w:val="20"/>
          </w:rPr>
          <w:delText xml:space="preserve"> </w:delText>
        </w:r>
        <w:r w:rsidDel="002260E7">
          <w:rPr>
            <w:rFonts w:eastAsia="Times New Roman"/>
            <w:i/>
            <w:iCs/>
            <w:sz w:val="20"/>
            <w:szCs w:val="20"/>
          </w:rPr>
          <w:delText>2</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eastAsia="Times New Roman"/>
            <w:sz w:val="20"/>
            <w:szCs w:val="20"/>
          </w:rPr>
          <w:delText>Id</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0</w:delText>
        </w:r>
        <w:r w:rsidDel="002260E7">
          <w:rPr>
            <w:rFonts w:eastAsia="Times New Roman"/>
            <w:i/>
            <w:iCs/>
            <w:sz w:val="27"/>
            <w:szCs w:val="27"/>
            <w:vertAlign w:val="subscript"/>
          </w:rPr>
          <w:delText>;</w:delText>
        </w:r>
        <w:r w:rsidDel="002260E7">
          <w:rPr>
            <w:rFonts w:ascii="Arial" w:eastAsia="Arial" w:hAnsi="Arial" w:cs="Arial"/>
            <w:sz w:val="27"/>
            <w:szCs w:val="27"/>
            <w:vertAlign w:val="subscript"/>
          </w:rPr>
          <w:delText>1</w:delText>
        </w:r>
        <w:r w:rsidDel="002260E7">
          <w:rPr>
            <w:rFonts w:eastAsia="Times New Roman"/>
            <w:sz w:val="27"/>
            <w:szCs w:val="27"/>
            <w:vertAlign w:val="subscript"/>
          </w:rPr>
          <w:delText>]</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тогда</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eastAsia="Times New Roman"/>
            <w:sz w:val="27"/>
            <w:szCs w:val="27"/>
            <w:vertAlign w:val="superscript"/>
          </w:rPr>
          <w:delText>(</w:delText>
        </w:r>
        <w:r w:rsidDel="002260E7">
          <w:rPr>
            <w:rFonts w:ascii="Arial" w:eastAsia="Arial" w:hAnsi="Arial" w:cs="Arial"/>
            <w:i/>
            <w:iCs/>
            <w:sz w:val="27"/>
            <w:szCs w:val="27"/>
            <w:vertAlign w:val="superscript"/>
          </w:rPr>
          <w:delText>n</w:delText>
        </w:r>
        <w:r w:rsidDel="002260E7">
          <w:rPr>
            <w:rFonts w:eastAsia="Times New Roman"/>
            <w:sz w:val="27"/>
            <w:szCs w:val="27"/>
            <w:vertAlign w:val="superscript"/>
          </w:rPr>
          <w:delText>)</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eastAsia="Times New Roman"/>
            <w:sz w:val="20"/>
            <w:szCs w:val="20"/>
          </w:rPr>
          <w:delText>Id</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0</w:delText>
        </w:r>
        <w:r w:rsidDel="002260E7">
          <w:rPr>
            <w:rFonts w:eastAsia="Times New Roman"/>
            <w:i/>
            <w:iCs/>
            <w:sz w:val="27"/>
            <w:szCs w:val="27"/>
            <w:vertAlign w:val="subscript"/>
          </w:rPr>
          <w:delText>;</w:delText>
        </w:r>
        <w:r w:rsidDel="002260E7">
          <w:rPr>
            <w:rFonts w:ascii="Arial" w:eastAsia="Arial" w:hAnsi="Arial" w:cs="Arial"/>
            <w:sz w:val="27"/>
            <w:szCs w:val="27"/>
            <w:vertAlign w:val="subscript"/>
          </w:rPr>
          <w:delText>1</w:delText>
        </w:r>
        <w:r w:rsidDel="002260E7">
          <w:rPr>
            <w:rFonts w:eastAsia="Times New Roman"/>
            <w:sz w:val="27"/>
            <w:szCs w:val="27"/>
            <w:vertAlign w:val="subscript"/>
          </w:rPr>
          <w:delText>]</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Иными</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словами,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образует группу относительно композиции, в кото-рой нет элементов конечного порядка.</w:delText>
        </w:r>
      </w:del>
    </w:p>
    <w:p w:rsidR="00A33515" w:rsidDel="002260E7" w:rsidRDefault="00A33515">
      <w:pPr>
        <w:spacing w:line="95" w:lineRule="exact"/>
        <w:rPr>
          <w:del w:id="12518" w:author="Admin" w:date="2019-02-19T02:10:00Z"/>
          <w:sz w:val="20"/>
          <w:szCs w:val="20"/>
        </w:rPr>
      </w:pPr>
    </w:p>
    <w:p w:rsidR="00A33515" w:rsidDel="002260E7" w:rsidRDefault="001A4D22">
      <w:pPr>
        <w:spacing w:line="286" w:lineRule="auto"/>
        <w:ind w:left="940" w:hanging="437"/>
        <w:jc w:val="both"/>
        <w:rPr>
          <w:del w:id="12519" w:author="Admin" w:date="2019-02-19T02:10:00Z"/>
          <w:sz w:val="20"/>
          <w:szCs w:val="20"/>
        </w:rPr>
      </w:pPr>
      <w:del w:id="12520" w:author="Admin" w:date="2019-02-19T02:10:00Z">
        <w:r w:rsidDel="002260E7">
          <w:rPr>
            <w:rFonts w:ascii="Arial" w:eastAsia="Arial" w:hAnsi="Arial" w:cs="Arial"/>
            <w:b/>
            <w:bCs/>
            <w:sz w:val="20"/>
            <w:szCs w:val="20"/>
          </w:rPr>
          <w:delText xml:space="preserve">е)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для любых двух разбиений отрезка</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на одина-ковое число диадических интервалов существует единствен-ная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sz w:val="20"/>
            <w:szCs w:val="20"/>
          </w:rPr>
          <w:delText>, переводящая каждый элемент первого разбиения линейно в элемент второго.</w:delText>
        </w:r>
      </w:del>
    </w:p>
    <w:p w:rsidR="00A33515" w:rsidDel="002260E7" w:rsidRDefault="00A33515">
      <w:pPr>
        <w:spacing w:line="52" w:lineRule="exact"/>
        <w:rPr>
          <w:del w:id="12521" w:author="Admin" w:date="2019-02-19T02:10:00Z"/>
          <w:sz w:val="20"/>
          <w:szCs w:val="20"/>
        </w:rPr>
      </w:pPr>
    </w:p>
    <w:p w:rsidR="00A33515" w:rsidDel="002260E7" w:rsidRDefault="001A4D22">
      <w:pPr>
        <w:ind w:left="500"/>
        <w:rPr>
          <w:del w:id="12522" w:author="Admin" w:date="2019-02-19T02:10:00Z"/>
          <w:sz w:val="20"/>
          <w:szCs w:val="20"/>
        </w:rPr>
      </w:pPr>
      <w:del w:id="12523" w:author="Admin" w:date="2019-02-19T02:10:00Z">
        <w:r w:rsidDel="002260E7">
          <w:rPr>
            <w:rFonts w:ascii="Arial" w:eastAsia="Arial" w:hAnsi="Arial" w:cs="Arial"/>
            <w:b/>
            <w:bCs/>
            <w:sz w:val="20"/>
            <w:szCs w:val="20"/>
          </w:rPr>
          <w:delText xml:space="preserve">ё)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у любого такого преобразования</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sz w:val="20"/>
            <w:szCs w:val="20"/>
          </w:rPr>
          <w:delText xml:space="preserve"> </w:delText>
        </w:r>
        <w:r w:rsidDel="002260E7">
          <w:rPr>
            <w:rFonts w:eastAsia="Times New Roman"/>
            <w:i/>
            <w:iCs/>
            <w:sz w:val="20"/>
            <w:szCs w:val="20"/>
          </w:rPr>
          <w:delText>2</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число непо-</w:delText>
        </w:r>
      </w:del>
    </w:p>
    <w:p w:rsidR="00A33515" w:rsidDel="002260E7" w:rsidRDefault="00A33515">
      <w:pPr>
        <w:spacing w:line="262" w:lineRule="exact"/>
        <w:rPr>
          <w:del w:id="12524" w:author="Admin" w:date="2019-02-19T02:10:00Z"/>
          <w:sz w:val="20"/>
          <w:szCs w:val="20"/>
        </w:rPr>
      </w:pPr>
    </w:p>
    <w:p w:rsidR="00A33515" w:rsidDel="002260E7" w:rsidRDefault="001A4D22">
      <w:pPr>
        <w:jc w:val="center"/>
        <w:rPr>
          <w:del w:id="12525" w:author="Admin" w:date="2019-02-19T02:10:00Z"/>
          <w:sz w:val="20"/>
          <w:szCs w:val="20"/>
        </w:rPr>
      </w:pPr>
      <w:del w:id="1252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326</w:delText>
        </w:r>
        <w:r w:rsidDel="002260E7">
          <w:rPr>
            <w:rFonts w:ascii="Arial" w:eastAsia="Arial" w:hAnsi="Arial" w:cs="Arial"/>
            <w:sz w:val="20"/>
            <w:szCs w:val="20"/>
          </w:rPr>
          <w:delText xml:space="preserve"> −</w:delText>
        </w:r>
      </w:del>
    </w:p>
    <w:p w:rsidR="00A33515" w:rsidDel="002260E7" w:rsidRDefault="00A33515">
      <w:pPr>
        <w:rPr>
          <w:del w:id="12527"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left="913"/>
        <w:rPr>
          <w:del w:id="12528" w:author="Admin" w:date="2019-02-19T02:10:00Z"/>
          <w:sz w:val="20"/>
          <w:szCs w:val="20"/>
        </w:rPr>
      </w:pPr>
      <w:bookmarkStart w:id="12529" w:name="page337"/>
      <w:bookmarkEnd w:id="12529"/>
      <w:del w:id="12530"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2531" w:author="Admin" w:date="2019-02-19T02:10:00Z"/>
          <w:sz w:val="20"/>
          <w:szCs w:val="20"/>
        </w:rPr>
      </w:pPr>
    </w:p>
    <w:p w:rsidR="00A33515" w:rsidDel="002260E7" w:rsidRDefault="001A4D22">
      <w:pPr>
        <w:spacing w:line="259" w:lineRule="auto"/>
        <w:ind w:left="713"/>
        <w:jc w:val="both"/>
        <w:rPr>
          <w:del w:id="12532" w:author="Admin" w:date="2019-02-19T02:10:00Z"/>
          <w:sz w:val="20"/>
          <w:szCs w:val="20"/>
        </w:rPr>
      </w:pPr>
      <w:del w:id="12533" w:author="Admin" w:date="2019-02-19T02:10:00Z">
        <w:r w:rsidDel="002260E7">
          <w:rPr>
            <w:rFonts w:ascii="Arial" w:eastAsia="Arial" w:hAnsi="Arial" w:cs="Arial"/>
            <w:sz w:val="20"/>
            <w:szCs w:val="20"/>
          </w:rPr>
          <w:delText xml:space="preserve">движных точек, не лежащих ни на каком неподвижном отрез-ке, конечно. Чем можно ограничить число этих неподвижных точек? А у </w:delText>
        </w:r>
        <w:r w:rsidDel="002260E7">
          <w:rPr>
            <w:rFonts w:ascii="Arial" w:eastAsia="Arial" w:hAnsi="Arial" w:cs="Arial"/>
            <w:i/>
            <w:iCs/>
            <w:sz w:val="20"/>
            <w:szCs w:val="20"/>
          </w:rPr>
          <w:delText>f</w:delText>
        </w:r>
        <w:r w:rsidDel="002260E7">
          <w:rPr>
            <w:rFonts w:eastAsia="Times New Roman"/>
            <w:sz w:val="27"/>
            <w:szCs w:val="27"/>
            <w:vertAlign w:val="superscript"/>
          </w:rPr>
          <w:delText>(</w:delText>
        </w:r>
        <w:r w:rsidDel="002260E7">
          <w:rPr>
            <w:rFonts w:ascii="Arial" w:eastAsia="Arial" w:hAnsi="Arial" w:cs="Arial"/>
            <w:i/>
            <w:iCs/>
            <w:sz w:val="27"/>
            <w:szCs w:val="27"/>
            <w:vertAlign w:val="superscript"/>
          </w:rPr>
          <w:delText>n</w:delText>
        </w:r>
        <w:r w:rsidDel="002260E7">
          <w:rPr>
            <w:rFonts w:eastAsia="Times New Roman"/>
            <w:sz w:val="27"/>
            <w:szCs w:val="27"/>
            <w:vertAlign w:val="superscript"/>
          </w:rPr>
          <w:delText>)</w:delText>
        </w:r>
        <w:r w:rsidDel="002260E7">
          <w:rPr>
            <w:rFonts w:ascii="Arial" w:eastAsia="Arial" w:hAnsi="Arial" w:cs="Arial"/>
            <w:sz w:val="20"/>
            <w:szCs w:val="20"/>
          </w:rPr>
          <w:delText xml:space="preserve">? Здесь </w:delText>
        </w:r>
        <w:r w:rsidDel="002260E7">
          <w:rPr>
            <w:rFonts w:ascii="Arial" w:eastAsia="Arial" w:hAnsi="Arial" w:cs="Arial"/>
            <w:i/>
            <w:iCs/>
            <w:sz w:val="20"/>
            <w:szCs w:val="20"/>
          </w:rPr>
          <w:delText>f</w:delText>
        </w:r>
        <w:r w:rsidDel="002260E7">
          <w:rPr>
            <w:rFonts w:eastAsia="Times New Roman"/>
            <w:sz w:val="27"/>
            <w:szCs w:val="27"/>
            <w:vertAlign w:val="superscript"/>
          </w:rPr>
          <w:delText>(</w:delText>
        </w:r>
        <w:r w:rsidDel="002260E7">
          <w:rPr>
            <w:rFonts w:ascii="Arial" w:eastAsia="Arial" w:hAnsi="Arial" w:cs="Arial"/>
            <w:i/>
            <w:iCs/>
            <w:sz w:val="27"/>
            <w:szCs w:val="27"/>
            <w:vertAlign w:val="superscript"/>
          </w:rPr>
          <w:delText>n</w:delText>
        </w:r>
        <w:r w:rsidDel="002260E7">
          <w:rPr>
            <w:rFonts w:eastAsia="Times New Roman"/>
            <w:sz w:val="27"/>
            <w:szCs w:val="27"/>
            <w:vertAlign w:val="superscript"/>
          </w:rPr>
          <w:delText>)</w:delText>
        </w:r>
        <w:r w:rsidDel="002260E7">
          <w:rPr>
            <w:rFonts w:ascii="Arial" w:eastAsia="Arial" w:hAnsi="Arial" w:cs="Arial"/>
            <w:sz w:val="20"/>
            <w:szCs w:val="20"/>
          </w:rPr>
          <w:delText xml:space="preserve"> обозначает композицию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c собой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раз.</w:delText>
        </w:r>
      </w:del>
    </w:p>
    <w:p w:rsidR="00A33515" w:rsidDel="002260E7" w:rsidRDefault="00A33515">
      <w:pPr>
        <w:spacing w:line="70" w:lineRule="exact"/>
        <w:rPr>
          <w:del w:id="12534" w:author="Admin" w:date="2019-02-19T02:10:00Z"/>
          <w:sz w:val="20"/>
          <w:szCs w:val="20"/>
        </w:rPr>
      </w:pPr>
    </w:p>
    <w:p w:rsidR="00A33515" w:rsidDel="002260E7" w:rsidRDefault="001A4D22">
      <w:pPr>
        <w:spacing w:line="281" w:lineRule="auto"/>
        <w:ind w:left="713" w:hanging="437"/>
        <w:jc w:val="both"/>
        <w:rPr>
          <w:del w:id="12535" w:author="Admin" w:date="2019-02-19T02:10:00Z"/>
          <w:sz w:val="20"/>
          <w:szCs w:val="20"/>
        </w:rPr>
      </w:pPr>
      <w:del w:id="12536" w:author="Admin" w:date="2019-02-19T02:10:00Z">
        <w:r w:rsidDel="002260E7">
          <w:rPr>
            <w:rFonts w:ascii="Arial" w:eastAsia="Arial" w:hAnsi="Arial" w:cs="Arial"/>
            <w:b/>
            <w:bCs/>
            <w:sz w:val="20"/>
            <w:szCs w:val="20"/>
          </w:rPr>
          <w:delText xml:space="preserve">ж) </w:delText>
        </w:r>
        <w:r w:rsidDel="002260E7">
          <w:rPr>
            <w:rFonts w:ascii="Arial" w:eastAsia="Arial" w:hAnsi="Arial" w:cs="Arial"/>
            <w:sz w:val="20"/>
            <w:szCs w:val="20"/>
          </w:rPr>
          <w:delText xml:space="preserve">А сколько может быть различных неподвижных точек у преоб-разования, которое построено с помощью операции компози-ции из двух функций </w:delText>
        </w:r>
        <w:r w:rsidDel="002260E7">
          <w:rPr>
            <w:rFonts w:ascii="Arial" w:eastAsia="Arial" w:hAnsi="Arial" w:cs="Arial"/>
            <w:i/>
            <w:iCs/>
            <w:sz w:val="20"/>
            <w:szCs w:val="20"/>
          </w:rPr>
          <w:delText>f</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в зависимости от числа их неподвиж-ных точек?</w:delText>
        </w:r>
      </w:del>
    </w:p>
    <w:p w:rsidR="00A33515" w:rsidDel="002260E7" w:rsidRDefault="00A33515">
      <w:pPr>
        <w:spacing w:line="2" w:lineRule="exact"/>
        <w:rPr>
          <w:del w:id="12537" w:author="Admin" w:date="2019-02-19T02:10:00Z"/>
          <w:sz w:val="20"/>
          <w:szCs w:val="20"/>
        </w:rPr>
      </w:pPr>
    </w:p>
    <w:p w:rsidR="00A33515" w:rsidDel="002260E7" w:rsidRDefault="001A4D22">
      <w:pPr>
        <w:spacing w:line="293" w:lineRule="auto"/>
        <w:ind w:left="713" w:hanging="437"/>
        <w:jc w:val="both"/>
        <w:rPr>
          <w:del w:id="12538" w:author="Admin" w:date="2019-02-19T02:10:00Z"/>
          <w:sz w:val="20"/>
          <w:szCs w:val="20"/>
        </w:rPr>
      </w:pPr>
      <w:del w:id="12539" w:author="Admin" w:date="2019-02-19T02:10:00Z">
        <w:r w:rsidDel="002260E7">
          <w:rPr>
            <w:rFonts w:ascii="Arial" w:eastAsia="Arial" w:hAnsi="Arial" w:cs="Arial"/>
            <w:b/>
            <w:bCs/>
            <w:sz w:val="20"/>
            <w:szCs w:val="20"/>
          </w:rPr>
          <w:delText xml:space="preserve">з) </w:delText>
        </w:r>
        <w:r w:rsidDel="002260E7">
          <w:rPr>
            <w:rFonts w:ascii="Arial" w:eastAsia="Arial" w:hAnsi="Arial" w:cs="Arial"/>
            <w:sz w:val="20"/>
            <w:szCs w:val="20"/>
          </w:rPr>
          <w:delText>Обобщите все указанные свойства на</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pl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-преобразования между</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произвольными отрезками.</w:delText>
        </w:r>
      </w:del>
    </w:p>
    <w:p w:rsidR="00A33515" w:rsidDel="002260E7" w:rsidRDefault="00A33515">
      <w:pPr>
        <w:spacing w:line="35" w:lineRule="exact"/>
        <w:rPr>
          <w:del w:id="12540" w:author="Admin" w:date="2019-02-19T02:10:00Z"/>
          <w:sz w:val="20"/>
          <w:szCs w:val="20"/>
        </w:rPr>
      </w:pPr>
    </w:p>
    <w:p w:rsidR="00A33515" w:rsidDel="002260E7" w:rsidRDefault="001A4D22">
      <w:pPr>
        <w:numPr>
          <w:ilvl w:val="0"/>
          <w:numId w:val="776"/>
        </w:numPr>
        <w:tabs>
          <w:tab w:val="left" w:pos="273"/>
        </w:tabs>
        <w:ind w:left="273" w:hanging="273"/>
        <w:rPr>
          <w:del w:id="12541" w:author="Admin" w:date="2019-02-19T02:10:00Z"/>
          <w:rFonts w:ascii="Arial" w:eastAsia="Arial" w:hAnsi="Arial" w:cs="Arial"/>
          <w:b/>
          <w:bCs/>
          <w:sz w:val="20"/>
          <w:szCs w:val="20"/>
        </w:rPr>
        <w:pPrChange w:id="12542" w:author="Admin" w:date="2019-02-19T00:19:00Z">
          <w:pPr>
            <w:numPr>
              <w:numId w:val="779"/>
            </w:numPr>
            <w:tabs>
              <w:tab w:val="left" w:pos="273"/>
            </w:tabs>
            <w:ind w:left="273" w:hanging="273"/>
          </w:pPr>
        </w:pPrChange>
      </w:pPr>
      <w:del w:id="12543" w:author="Admin" w:date="2019-02-19T02:10:00Z">
        <w:r w:rsidDel="002260E7">
          <w:rPr>
            <w:rFonts w:ascii="Arial" w:eastAsia="Arial" w:hAnsi="Arial" w:cs="Arial"/>
            <w:sz w:val="20"/>
            <w:szCs w:val="20"/>
          </w:rPr>
          <w:delText xml:space="preserve">Циклическим </w:delText>
        </w:r>
        <w:r w:rsidDel="002260E7">
          <w:rPr>
            <w:rFonts w:ascii="Arial" w:eastAsia="Arial" w:hAnsi="Arial" w:cs="Arial"/>
            <w:i/>
            <w:iCs/>
            <w:sz w:val="20"/>
            <w:szCs w:val="20"/>
          </w:rPr>
          <w:delText>pl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-преобразованием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c</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eastAsia="Times New Roman"/>
            <w:sz w:val="20"/>
            <w:szCs w:val="20"/>
          </w:rPr>
          <w:delText>]</w:delText>
        </w:r>
        <w:r w:rsidDel="002260E7">
          <w:rPr>
            <w:rFonts w:ascii="Arial" w:eastAsia="Arial" w:hAnsi="Arial" w:cs="Arial"/>
            <w:sz w:val="20"/>
            <w:szCs w:val="20"/>
          </w:rPr>
          <w:delText xml:space="preserve"> отрезков с дво-</w:delText>
        </w:r>
      </w:del>
    </w:p>
    <w:p w:rsidR="00A33515" w:rsidDel="002260E7" w:rsidRDefault="00A33515">
      <w:pPr>
        <w:spacing w:line="73" w:lineRule="exact"/>
        <w:rPr>
          <w:del w:id="12544" w:author="Admin" w:date="2019-02-19T02:10:00Z"/>
          <w:rFonts w:ascii="Arial" w:eastAsia="Arial" w:hAnsi="Arial" w:cs="Arial"/>
          <w:b/>
          <w:bCs/>
          <w:sz w:val="20"/>
          <w:szCs w:val="20"/>
        </w:rPr>
      </w:pPr>
    </w:p>
    <w:p w:rsidR="00A33515" w:rsidDel="002260E7" w:rsidRDefault="001A4D22">
      <w:pPr>
        <w:spacing w:line="209" w:lineRule="auto"/>
        <w:ind w:left="273"/>
        <w:jc w:val="both"/>
        <w:rPr>
          <w:del w:id="12545" w:author="Admin" w:date="2019-02-19T02:10:00Z"/>
          <w:rFonts w:ascii="Arial" w:eastAsia="Arial" w:hAnsi="Arial" w:cs="Arial"/>
          <w:b/>
          <w:bCs/>
          <w:sz w:val="20"/>
          <w:szCs w:val="20"/>
        </w:rPr>
      </w:pPr>
      <w:del w:id="12546" w:author="Admin" w:date="2019-02-19T02:10:00Z">
        <w:r w:rsidDel="002260E7">
          <w:rPr>
            <w:rFonts w:ascii="Arial" w:eastAsia="Arial" w:hAnsi="Arial" w:cs="Arial"/>
            <w:sz w:val="20"/>
            <w:szCs w:val="20"/>
          </w:rPr>
          <w:delText xml:space="preserve">ично-рациональными концами называется отображение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c</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d</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разрывное не более чем в одной точке</w:delText>
        </w:r>
        <w:r w:rsidDel="002260E7">
          <w:rPr>
            <w:rFonts w:eastAsia="Times New Roman"/>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такое что</w:delText>
        </w:r>
        <w:r w:rsidDel="002260E7">
          <w:rPr>
            <w:rFonts w:eastAsia="Times New Roman"/>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 xml:space="preserve">) =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eastAsia="Times New Roman"/>
            <w:sz w:val="20"/>
            <w:szCs w:val="20"/>
          </w:rPr>
          <w:delText>) =</w:delText>
        </w:r>
        <w:r w:rsidDel="002260E7">
          <w:rPr>
            <w:rFonts w:ascii="Arial" w:eastAsia="Arial" w:hAnsi="Arial" w:cs="Arial"/>
            <w:i/>
            <w:iCs/>
            <w:sz w:val="20"/>
            <w:szCs w:val="20"/>
          </w:rPr>
          <w:delText xml:space="preserve"> d</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функция</w:delText>
        </w:r>
        <w:r w:rsidDel="002260E7">
          <w:rPr>
            <w:rFonts w:ascii="Arial" w:eastAsia="Arial" w:hAnsi="Arial" w:cs="Arial"/>
            <w:i/>
            <w:iCs/>
            <w:sz w:val="20"/>
            <w:szCs w:val="20"/>
          </w:rPr>
          <w:delText xml:space="preserve"> f</w:delText>
        </w:r>
        <w:r w:rsidDel="002260E7">
          <w:rPr>
            <w:rFonts w:eastAsia="Times New Roman"/>
            <w:i/>
            <w:iCs/>
            <w:sz w:val="20"/>
            <w:szCs w:val="20"/>
          </w:rPr>
          <w:delText>j</w:delText>
        </w:r>
        <w:r w:rsidDel="002260E7">
          <w:rPr>
            <w:rFonts w:eastAsia="Times New Roman"/>
            <w:sz w:val="27"/>
            <w:szCs w:val="27"/>
            <w:vertAlign w:val="subscript"/>
          </w:rPr>
          <w:delText>[</w:delText>
        </w:r>
        <w:r w:rsidDel="002260E7">
          <w:rPr>
            <w:rFonts w:ascii="Arial" w:eastAsia="Arial" w:hAnsi="Arial" w:cs="Arial"/>
            <w:i/>
            <w:iCs/>
            <w:sz w:val="27"/>
            <w:szCs w:val="27"/>
            <w:vertAlign w:val="subscript"/>
          </w:rPr>
          <w:delText>a</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x</w:delText>
        </w:r>
        <w:r w:rsidDel="002260E7">
          <w:rPr>
            <w:rFonts w:ascii="Arial" w:eastAsia="Arial" w:hAnsi="Arial" w:cs="Arial"/>
            <w:sz w:val="20"/>
            <w:szCs w:val="20"/>
            <w:vertAlign w:val="subscript"/>
          </w:rPr>
          <w:delText>1</w:delText>
        </w:r>
        <w:r w:rsidDel="002260E7">
          <w:rPr>
            <w:rFonts w:eastAsia="Times New Roman"/>
            <w:sz w:val="27"/>
            <w:szCs w:val="27"/>
            <w:vertAlign w:val="subscript"/>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pl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-преобразование на образ,</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а</w:delText>
        </w:r>
        <w:r w:rsidDel="002260E7">
          <w:rPr>
            <w:rFonts w:ascii="Arial" w:eastAsia="Arial" w:hAnsi="Arial" w:cs="Arial"/>
            <w:i/>
            <w:iCs/>
            <w:sz w:val="20"/>
            <w:szCs w:val="20"/>
          </w:rPr>
          <w:delText xml:space="preserve"> g </w:delText>
        </w:r>
        <w:r w:rsidDel="002260E7">
          <w:rPr>
            <w:rFonts w:eastAsia="Times New Roman"/>
            <w:sz w:val="20"/>
            <w:szCs w:val="20"/>
          </w:rPr>
          <w:delText>=</w:delText>
        </w:r>
        <w:r w:rsidDel="002260E7">
          <w:rPr>
            <w:rFonts w:ascii="Arial" w:eastAsia="Arial" w:hAnsi="Arial" w:cs="Arial"/>
            <w:i/>
            <w:iCs/>
            <w:sz w:val="20"/>
            <w:szCs w:val="20"/>
          </w:rPr>
          <w:delText xml:space="preserve"> f</w:delText>
        </w:r>
        <w:r w:rsidDel="002260E7">
          <w:rPr>
            <w:rFonts w:eastAsia="Times New Roman"/>
            <w:i/>
            <w:iCs/>
            <w:sz w:val="20"/>
            <w:szCs w:val="20"/>
          </w:rPr>
          <w:delText>j</w:delText>
        </w:r>
        <w:r w:rsidDel="002260E7">
          <w:rPr>
            <w:rFonts w:eastAsia="Times New Roman"/>
            <w:sz w:val="27"/>
            <w:szCs w:val="27"/>
            <w:vertAlign w:val="subscript"/>
          </w:rPr>
          <w:delText>(</w:delText>
        </w:r>
        <w:r w:rsidDel="002260E7">
          <w:rPr>
            <w:rFonts w:ascii="Arial" w:eastAsia="Arial" w:hAnsi="Arial" w:cs="Arial"/>
            <w:i/>
            <w:iCs/>
            <w:sz w:val="27"/>
            <w:szCs w:val="27"/>
            <w:vertAlign w:val="subscript"/>
          </w:rPr>
          <w:delText>x</w:delText>
        </w:r>
        <w:r w:rsidDel="002260E7">
          <w:rPr>
            <w:rFonts w:ascii="Arial" w:eastAsia="Arial" w:hAnsi="Arial" w:cs="Arial"/>
            <w:sz w:val="20"/>
            <w:szCs w:val="20"/>
            <w:vertAlign w:val="subscript"/>
          </w:rPr>
          <w:delText>1</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b</w:delText>
        </w:r>
        <w:r w:rsidDel="002260E7">
          <w:rPr>
            <w:rFonts w:eastAsia="Times New Roman"/>
            <w:sz w:val="27"/>
            <w:szCs w:val="27"/>
            <w:vertAlign w:val="subscript"/>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доопределяется до</w:delText>
        </w:r>
        <w:r w:rsidDel="002260E7">
          <w:rPr>
            <w:rFonts w:ascii="Arial" w:eastAsia="Arial" w:hAnsi="Arial" w:cs="Arial"/>
            <w:i/>
            <w:iCs/>
            <w:sz w:val="20"/>
            <w:szCs w:val="20"/>
          </w:rPr>
          <w:delText xml:space="preserve"> pl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-преобразования на образ посредст-вом того, что </w:delText>
        </w:r>
        <w:r w:rsidDel="002260E7">
          <w:rPr>
            <w:rFonts w:ascii="Arial" w:eastAsia="Arial" w:hAnsi="Arial" w:cs="Arial"/>
            <w:i/>
            <w:iCs/>
            <w:sz w:val="20"/>
            <w:szCs w:val="20"/>
          </w:rPr>
          <w:delText>g</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В частности, если точки разрыва нет, то это просто </w:delText>
        </w:r>
        <w:r w:rsidDel="002260E7">
          <w:rPr>
            <w:rFonts w:ascii="Arial" w:eastAsia="Arial" w:hAnsi="Arial" w:cs="Arial"/>
            <w:i/>
            <w:iCs/>
            <w:sz w:val="20"/>
            <w:szCs w:val="20"/>
          </w:rPr>
          <w:delText>pl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-преобразование.</w:delText>
        </w:r>
      </w:del>
    </w:p>
    <w:p w:rsidR="00A33515" w:rsidDel="002260E7" w:rsidRDefault="00A33515">
      <w:pPr>
        <w:spacing w:line="84" w:lineRule="exact"/>
        <w:rPr>
          <w:del w:id="12547" w:author="Admin" w:date="2019-02-19T02:10:00Z"/>
          <w:sz w:val="20"/>
          <w:szCs w:val="20"/>
        </w:rPr>
      </w:pPr>
    </w:p>
    <w:p w:rsidR="00A33515" w:rsidDel="002260E7" w:rsidRDefault="001A4D22">
      <w:pPr>
        <w:spacing w:line="284" w:lineRule="auto"/>
        <w:ind w:left="713" w:hanging="437"/>
        <w:jc w:val="both"/>
        <w:rPr>
          <w:del w:id="12548" w:author="Admin" w:date="2019-02-19T02:10:00Z"/>
          <w:sz w:val="20"/>
          <w:szCs w:val="20"/>
        </w:rPr>
      </w:pPr>
      <w:del w:id="12549"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такое отображение задаёт непрерывную биекцию</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из окружности длины </w:delText>
        </w:r>
        <w:r w:rsidDel="002260E7">
          <w:rPr>
            <w:rFonts w:ascii="Arial" w:eastAsia="Arial" w:hAnsi="Arial" w:cs="Arial"/>
            <w:i/>
            <w:iCs/>
            <w:sz w:val="20"/>
            <w:szCs w:val="20"/>
          </w:rPr>
          <w:delText>b a</w:delText>
        </w:r>
        <w:r w:rsidDel="002260E7">
          <w:rPr>
            <w:rFonts w:ascii="Arial" w:eastAsia="Arial" w:hAnsi="Arial" w:cs="Arial"/>
            <w:sz w:val="20"/>
            <w:szCs w:val="20"/>
          </w:rPr>
          <w:delText xml:space="preserve"> в окружность длины </w:delText>
        </w:r>
        <w:r w:rsidDel="002260E7">
          <w:rPr>
            <w:rFonts w:ascii="Arial" w:eastAsia="Arial" w:hAnsi="Arial" w:cs="Arial"/>
            <w:i/>
            <w:iCs/>
            <w:sz w:val="20"/>
            <w:szCs w:val="20"/>
          </w:rPr>
          <w:delText>d c</w:delText>
        </w:r>
        <w:r w:rsidDel="002260E7">
          <w:rPr>
            <w:rFonts w:ascii="Arial" w:eastAsia="Arial" w:hAnsi="Arial" w:cs="Arial"/>
            <w:sz w:val="20"/>
            <w:szCs w:val="20"/>
          </w:rPr>
          <w:delText>.</w:delText>
        </w:r>
      </w:del>
    </w:p>
    <w:p w:rsidR="00A33515" w:rsidDel="002260E7" w:rsidRDefault="00A33515">
      <w:pPr>
        <w:spacing w:line="1" w:lineRule="exact"/>
        <w:rPr>
          <w:del w:id="12550" w:author="Admin" w:date="2019-02-19T02:10:00Z"/>
          <w:sz w:val="20"/>
          <w:szCs w:val="20"/>
        </w:rPr>
      </w:pPr>
    </w:p>
    <w:p w:rsidR="00A33515" w:rsidDel="002260E7" w:rsidRDefault="001A4D22">
      <w:pPr>
        <w:spacing w:line="243" w:lineRule="auto"/>
        <w:ind w:left="713" w:hanging="437"/>
        <w:jc w:val="both"/>
        <w:rPr>
          <w:del w:id="12551" w:author="Admin" w:date="2019-02-19T02:10:00Z"/>
          <w:sz w:val="20"/>
          <w:szCs w:val="20"/>
        </w:rPr>
      </w:pPr>
      <w:del w:id="12552"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Определите композицию циклических</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pl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-преобразований,</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так,</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чтобы оно было согласовано с композицией обычных </w:delText>
        </w:r>
        <w:r w:rsidDel="002260E7">
          <w:rPr>
            <w:rFonts w:ascii="Arial" w:eastAsia="Arial" w:hAnsi="Arial" w:cs="Arial"/>
            <w:i/>
            <w:iCs/>
            <w:sz w:val="20"/>
            <w:szCs w:val="20"/>
          </w:rPr>
          <w:delText>pl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-пре-образований.</w:delText>
        </w:r>
      </w:del>
    </w:p>
    <w:p w:rsidR="00A33515" w:rsidDel="002260E7" w:rsidRDefault="00A33515">
      <w:pPr>
        <w:spacing w:line="21" w:lineRule="exact"/>
        <w:rPr>
          <w:del w:id="12553" w:author="Admin" w:date="2019-02-19T02:10:00Z"/>
          <w:sz w:val="20"/>
          <w:szCs w:val="20"/>
        </w:rPr>
      </w:pPr>
    </w:p>
    <w:p w:rsidR="00A33515" w:rsidDel="002260E7" w:rsidRDefault="001A4D22">
      <w:pPr>
        <w:spacing w:line="292" w:lineRule="auto"/>
        <w:ind w:left="713" w:hanging="437"/>
        <w:jc w:val="both"/>
        <w:rPr>
          <w:del w:id="12554" w:author="Admin" w:date="2019-02-19T02:10:00Z"/>
          <w:sz w:val="20"/>
          <w:szCs w:val="20"/>
        </w:rPr>
      </w:pPr>
      <w:del w:id="12555"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множество</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всех циклических</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pl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-преобразова-ний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xml:space="preserve"> в себя образует группу.</w:delText>
        </w:r>
      </w:del>
    </w:p>
    <w:p w:rsidR="00A33515" w:rsidDel="002260E7" w:rsidRDefault="00A33515">
      <w:pPr>
        <w:spacing w:line="27" w:lineRule="exact"/>
        <w:rPr>
          <w:del w:id="12556" w:author="Admin" w:date="2019-02-19T02:10:00Z"/>
          <w:sz w:val="20"/>
          <w:szCs w:val="20"/>
        </w:rPr>
      </w:pPr>
    </w:p>
    <w:p w:rsidR="00A33515" w:rsidDel="002260E7" w:rsidRDefault="001A4D22">
      <w:pPr>
        <w:ind w:left="273"/>
        <w:rPr>
          <w:del w:id="12557" w:author="Admin" w:date="2019-02-19T02:10:00Z"/>
          <w:sz w:val="20"/>
          <w:szCs w:val="20"/>
        </w:rPr>
      </w:pPr>
      <w:del w:id="12558" w:author="Admin" w:date="2019-02-19T02:10:00Z">
        <w:r w:rsidDel="002260E7">
          <w:rPr>
            <w:rFonts w:ascii="Arial" w:eastAsia="Arial" w:hAnsi="Arial" w:cs="Arial"/>
            <w:b/>
            <w:bCs/>
            <w:sz w:val="20"/>
            <w:szCs w:val="20"/>
          </w:rPr>
          <w:delText xml:space="preserve">г) </w:delText>
        </w:r>
        <w:r w:rsidDel="002260E7">
          <w:rPr>
            <w:rFonts w:ascii="Arial" w:eastAsia="Arial" w:hAnsi="Arial" w:cs="Arial"/>
            <w:sz w:val="20"/>
            <w:szCs w:val="20"/>
          </w:rPr>
          <w:delText>Опишите элементы конечного порядка в этой группе.</w:delText>
        </w:r>
      </w:del>
    </w:p>
    <w:p w:rsidR="00A33515" w:rsidDel="002260E7" w:rsidRDefault="00A33515">
      <w:pPr>
        <w:spacing w:line="187" w:lineRule="exact"/>
        <w:rPr>
          <w:del w:id="12559" w:author="Admin" w:date="2019-02-19T02:10:00Z"/>
          <w:sz w:val="20"/>
          <w:szCs w:val="20"/>
        </w:rPr>
      </w:pPr>
    </w:p>
    <w:p w:rsidR="00A33515" w:rsidDel="002260E7" w:rsidRDefault="001A4D22">
      <w:pPr>
        <w:numPr>
          <w:ilvl w:val="0"/>
          <w:numId w:val="777"/>
        </w:numPr>
        <w:tabs>
          <w:tab w:val="left" w:pos="273"/>
        </w:tabs>
        <w:spacing w:line="272" w:lineRule="auto"/>
        <w:ind w:left="273" w:hanging="273"/>
        <w:rPr>
          <w:del w:id="12560" w:author="Admin" w:date="2019-02-19T02:10:00Z"/>
          <w:rFonts w:ascii="Arial" w:eastAsia="Arial" w:hAnsi="Arial" w:cs="Arial"/>
          <w:b/>
          <w:bCs/>
          <w:sz w:val="20"/>
          <w:szCs w:val="20"/>
        </w:rPr>
        <w:pPrChange w:id="12561" w:author="Admin" w:date="2019-02-19T00:19:00Z">
          <w:pPr>
            <w:numPr>
              <w:numId w:val="780"/>
            </w:numPr>
            <w:tabs>
              <w:tab w:val="left" w:pos="273"/>
            </w:tabs>
            <w:spacing w:line="272" w:lineRule="auto"/>
            <w:ind w:left="273" w:hanging="273"/>
          </w:pPr>
        </w:pPrChange>
      </w:pPr>
      <w:del w:id="12562" w:author="Admin" w:date="2019-02-19T02:10:00Z">
        <w:r w:rsidDel="002260E7">
          <w:rPr>
            <w:rFonts w:ascii="Arial" w:eastAsia="Arial" w:hAnsi="Arial" w:cs="Arial"/>
            <w:sz w:val="20"/>
            <w:szCs w:val="20"/>
          </w:rPr>
          <w:delText xml:space="preserve">Покажите, что для любого отрезка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2</w:delText>
        </w:r>
        <w:r w:rsidDel="002260E7">
          <w:rPr>
            <w:rFonts w:ascii="Arial" w:eastAsia="Arial" w:hAnsi="Arial" w:cs="Arial"/>
            <w:i/>
            <w:iCs/>
            <w:sz w:val="27"/>
            <w:szCs w:val="27"/>
            <w:vertAlign w:val="superscript"/>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l</w:delText>
        </w:r>
        <w:r w:rsidDel="002260E7">
          <w:rPr>
            <w:rFonts w:eastAsia="Times New Roman"/>
            <w:i/>
            <w:iCs/>
            <w:sz w:val="20"/>
            <w:szCs w:val="20"/>
          </w:rPr>
          <w:delText>=</w:delText>
        </w:r>
        <w:r w:rsidDel="002260E7">
          <w:rPr>
            <w:rFonts w:ascii="Arial" w:eastAsia="Arial" w:hAnsi="Arial" w:cs="Arial"/>
            <w:sz w:val="20"/>
            <w:szCs w:val="20"/>
          </w:rPr>
          <w:delText>2</w:delText>
        </w:r>
        <w:r w:rsidDel="002260E7">
          <w:rPr>
            <w:rFonts w:ascii="Arial" w:eastAsia="Arial" w:hAnsi="Arial" w:cs="Arial"/>
            <w:i/>
            <w:iCs/>
            <w:sz w:val="27"/>
            <w:szCs w:val="27"/>
            <w:vertAlign w:val="superscript"/>
          </w:rPr>
          <w:delText>m</w:delText>
        </w:r>
        <w:r w:rsidDel="002260E7">
          <w:rPr>
            <w:rFonts w:ascii="Arial" w:eastAsia="Arial" w:hAnsi="Arial" w:cs="Arial"/>
            <w:sz w:val="20"/>
            <w:szCs w:val="20"/>
          </w:rPr>
          <w:delText xml:space="preserve"> суще-ствует </w:delText>
        </w:r>
        <w:r w:rsidDel="002260E7">
          <w:rPr>
            <w:rFonts w:ascii="Arial" w:eastAsia="Arial" w:hAnsi="Arial" w:cs="Arial"/>
            <w:i/>
            <w:iCs/>
            <w:sz w:val="20"/>
            <w:szCs w:val="20"/>
          </w:rPr>
          <w:delText>pl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-преобразование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l</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w:delText>
        </w:r>
      </w:del>
    </w:p>
    <w:p w:rsidR="00A33515" w:rsidDel="002260E7" w:rsidRDefault="00A33515">
      <w:pPr>
        <w:spacing w:line="1" w:lineRule="exact"/>
        <w:rPr>
          <w:del w:id="12563" w:author="Admin" w:date="2019-02-19T02:10:00Z"/>
          <w:rFonts w:ascii="Arial" w:eastAsia="Arial" w:hAnsi="Arial" w:cs="Arial"/>
          <w:b/>
          <w:bCs/>
          <w:sz w:val="20"/>
          <w:szCs w:val="20"/>
        </w:rPr>
      </w:pPr>
    </w:p>
    <w:p w:rsidR="00A33515" w:rsidDel="002260E7" w:rsidRDefault="001A4D22">
      <w:pPr>
        <w:numPr>
          <w:ilvl w:val="0"/>
          <w:numId w:val="777"/>
        </w:numPr>
        <w:tabs>
          <w:tab w:val="left" w:pos="273"/>
        </w:tabs>
        <w:ind w:left="273" w:hanging="273"/>
        <w:rPr>
          <w:del w:id="12564" w:author="Admin" w:date="2019-02-19T02:10:00Z"/>
          <w:rFonts w:ascii="Arial" w:eastAsia="Arial" w:hAnsi="Arial" w:cs="Arial"/>
          <w:b/>
          <w:bCs/>
          <w:sz w:val="20"/>
          <w:szCs w:val="20"/>
        </w:rPr>
        <w:pPrChange w:id="12565" w:author="Admin" w:date="2019-02-19T00:19:00Z">
          <w:pPr>
            <w:numPr>
              <w:numId w:val="780"/>
            </w:numPr>
            <w:tabs>
              <w:tab w:val="left" w:pos="273"/>
            </w:tabs>
            <w:ind w:left="273" w:hanging="273"/>
          </w:pPr>
        </w:pPrChange>
      </w:pPr>
      <w:del w:id="12566" w:author="Admin" w:date="2019-02-19T02:10:00Z">
        <w:r w:rsidDel="002260E7">
          <w:rPr>
            <w:rFonts w:ascii="Arial" w:eastAsia="Arial" w:hAnsi="Arial" w:cs="Arial"/>
            <w:sz w:val="20"/>
            <w:szCs w:val="20"/>
          </w:rPr>
          <w:delText xml:space="preserve">Весом на отрезке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 xml:space="preserve"> назовём функцию </w:delText>
        </w:r>
        <w:r w:rsidDel="002260E7">
          <w:rPr>
            <w:rFonts w:ascii="Arial" w:eastAsia="Arial" w:hAnsi="Arial" w:cs="Arial"/>
            <w:i/>
            <w:iCs/>
            <w:sz w:val="20"/>
            <w:szCs w:val="20"/>
          </w:rPr>
          <w:delText>W</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где</w:delText>
        </w:r>
      </w:del>
    </w:p>
    <w:p w:rsidR="00A33515" w:rsidDel="002260E7" w:rsidRDefault="00A33515">
      <w:pPr>
        <w:spacing w:line="82" w:lineRule="exact"/>
        <w:rPr>
          <w:del w:id="12567" w:author="Admin" w:date="2019-02-19T02:10:00Z"/>
          <w:rFonts w:ascii="Arial" w:eastAsia="Arial" w:hAnsi="Arial" w:cs="Arial"/>
          <w:b/>
          <w:bCs/>
          <w:sz w:val="20"/>
          <w:szCs w:val="20"/>
        </w:rPr>
      </w:pPr>
    </w:p>
    <w:p w:rsidR="00A33515" w:rsidDel="002260E7" w:rsidRDefault="001A4D22">
      <w:pPr>
        <w:spacing w:line="287" w:lineRule="auto"/>
        <w:ind w:left="273"/>
        <w:jc w:val="both"/>
        <w:rPr>
          <w:del w:id="12568" w:author="Admin" w:date="2019-02-19T02:10:00Z"/>
          <w:rFonts w:ascii="Arial" w:eastAsia="Arial" w:hAnsi="Arial" w:cs="Arial"/>
          <w:b/>
          <w:bCs/>
          <w:sz w:val="20"/>
          <w:szCs w:val="20"/>
        </w:rPr>
      </w:pPr>
      <w:del w:id="12569" w:author="Admin" w:date="2019-02-19T02:10:00Z">
        <w:r w:rsidDel="002260E7">
          <w:rPr>
            <w:rFonts w:ascii="Arial" w:eastAsia="Arial" w:hAnsi="Arial" w:cs="Arial"/>
            <w:i/>
            <w:iCs/>
            <w:sz w:val="20"/>
            <w:szCs w:val="20"/>
          </w:rPr>
          <w:delText xml:space="preserve">V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f</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eastAsia="Times New Roman"/>
            <w:i/>
            <w:iCs/>
            <w:sz w:val="20"/>
            <w:szCs w:val="20"/>
          </w:rPr>
          <w:delText>; : : : ;</w:delText>
        </w:r>
        <w:r w:rsidDel="002260E7">
          <w:rPr>
            <w:rFonts w:ascii="Arial" w:eastAsia="Arial" w:hAnsi="Arial" w:cs="Arial"/>
            <w:i/>
            <w:iCs/>
            <w:sz w:val="20"/>
            <w:szCs w:val="20"/>
          </w:rPr>
          <w:delText xml:space="preserve"> n</w:delText>
        </w:r>
        <w:r w:rsidDel="002260E7">
          <w:rPr>
            <w:rFonts w:eastAsia="Times New Roman"/>
            <w:i/>
            <w:iCs/>
            <w:sz w:val="20"/>
            <w:szCs w:val="20"/>
          </w:rPr>
          <w:delText>g</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Пусть даны отрезки</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i/>
            <w:iCs/>
            <w:sz w:val="20"/>
            <w:szCs w:val="20"/>
          </w:rPr>
          <w:delText xml:space="preserve"> n</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i/>
            <w:iCs/>
            <w:sz w:val="20"/>
            <w:szCs w:val="20"/>
          </w:rPr>
          <w:delText xml:space="preserve"> n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 веса</w:delText>
        </w:r>
        <w:r w:rsidDel="002260E7">
          <w:rPr>
            <w:rFonts w:ascii="Arial" w:eastAsia="Arial" w:hAnsi="Arial" w:cs="Arial"/>
            <w:i/>
            <w:iCs/>
            <w:sz w:val="20"/>
            <w:szCs w:val="20"/>
          </w:rPr>
          <w:delText xml:space="preserve"> W</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на них. Будем говорить, что эти два отрезка с весом связаны пре-образованием раздутия в отрезке </w:delText>
        </w:r>
        <w:r w:rsidDel="002260E7">
          <w:rPr>
            <w:rFonts w:eastAsia="Times New Roman"/>
            <w:sz w:val="20"/>
            <w:szCs w:val="20"/>
          </w:rPr>
          <w:delText>[</w:delText>
        </w:r>
        <w:r w:rsidDel="002260E7">
          <w:rPr>
            <w:rFonts w:ascii="Arial" w:eastAsia="Arial" w:hAnsi="Arial" w:cs="Arial"/>
            <w:i/>
            <w:iCs/>
            <w:sz w:val="20"/>
            <w:szCs w:val="20"/>
          </w:rPr>
          <w:delText>i</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w:delText>
        </w:r>
        <w:r w:rsidDel="002260E7">
          <w:rPr>
            <w:rFonts w:eastAsia="Times New Roman"/>
            <w:i/>
            <w:iCs/>
            <w:sz w:val="20"/>
            <w:szCs w:val="20"/>
          </w:rPr>
          <w:delText>&lt;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 если для</w:delText>
        </w:r>
      </w:del>
    </w:p>
    <w:p w:rsidR="00A33515" w:rsidDel="002260E7" w:rsidRDefault="00A33515">
      <w:pPr>
        <w:rPr>
          <w:del w:id="12570" w:author="Admin" w:date="2019-02-19T02:10:00Z"/>
        </w:rPr>
        <w:sectPr w:rsidR="00A33515" w:rsidDel="002260E7">
          <w:pgSz w:w="8220" w:h="12472"/>
          <w:pgMar w:top="639" w:right="720" w:bottom="0" w:left="947" w:header="0" w:footer="0" w:gutter="0"/>
          <w:cols w:space="720" w:equalWidth="0">
            <w:col w:w="6553"/>
          </w:cols>
        </w:sectPr>
      </w:pPr>
    </w:p>
    <w:p w:rsidR="00A33515" w:rsidDel="002260E7" w:rsidRDefault="00A33515">
      <w:pPr>
        <w:spacing w:line="200" w:lineRule="exact"/>
        <w:rPr>
          <w:del w:id="12571" w:author="Admin" w:date="2019-02-19T02:10:00Z"/>
          <w:sz w:val="20"/>
          <w:szCs w:val="20"/>
        </w:rPr>
      </w:pPr>
    </w:p>
    <w:p w:rsidR="00A33515" w:rsidDel="002260E7" w:rsidRDefault="00A33515">
      <w:pPr>
        <w:spacing w:line="200" w:lineRule="exact"/>
        <w:rPr>
          <w:del w:id="12572" w:author="Admin" w:date="2019-02-19T02:10:00Z"/>
          <w:sz w:val="20"/>
          <w:szCs w:val="20"/>
        </w:rPr>
      </w:pPr>
    </w:p>
    <w:p w:rsidR="00A33515" w:rsidDel="002260E7" w:rsidRDefault="00A33515">
      <w:pPr>
        <w:spacing w:line="200" w:lineRule="exact"/>
        <w:rPr>
          <w:del w:id="12573" w:author="Admin" w:date="2019-02-19T02:10:00Z"/>
          <w:sz w:val="20"/>
          <w:szCs w:val="20"/>
        </w:rPr>
      </w:pPr>
    </w:p>
    <w:p w:rsidR="00A33515" w:rsidDel="002260E7" w:rsidRDefault="00A33515">
      <w:pPr>
        <w:spacing w:line="200" w:lineRule="exact"/>
        <w:rPr>
          <w:del w:id="12574" w:author="Admin" w:date="2019-02-19T02:10:00Z"/>
          <w:sz w:val="20"/>
          <w:szCs w:val="20"/>
        </w:rPr>
      </w:pPr>
    </w:p>
    <w:p w:rsidR="00A33515" w:rsidDel="002260E7" w:rsidRDefault="00A33515">
      <w:pPr>
        <w:spacing w:line="200" w:lineRule="exact"/>
        <w:rPr>
          <w:del w:id="12575" w:author="Admin" w:date="2019-02-19T02:10:00Z"/>
          <w:sz w:val="20"/>
          <w:szCs w:val="20"/>
        </w:rPr>
      </w:pPr>
    </w:p>
    <w:p w:rsidR="00A33515" w:rsidDel="002260E7" w:rsidRDefault="00A33515">
      <w:pPr>
        <w:spacing w:line="338" w:lineRule="exact"/>
        <w:rPr>
          <w:del w:id="12576" w:author="Admin" w:date="2019-02-19T02:10:00Z"/>
          <w:sz w:val="20"/>
          <w:szCs w:val="20"/>
        </w:rPr>
      </w:pPr>
    </w:p>
    <w:p w:rsidR="00A33515" w:rsidDel="002260E7" w:rsidRDefault="001A4D22">
      <w:pPr>
        <w:ind w:right="207"/>
        <w:jc w:val="center"/>
        <w:rPr>
          <w:del w:id="12577" w:author="Admin" w:date="2019-02-19T02:10:00Z"/>
          <w:sz w:val="20"/>
          <w:szCs w:val="20"/>
        </w:rPr>
      </w:pPr>
      <w:del w:id="12578"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327</w:delText>
        </w:r>
        <w:r w:rsidDel="002260E7">
          <w:rPr>
            <w:rFonts w:ascii="Arial" w:eastAsia="Arial" w:hAnsi="Arial" w:cs="Arial"/>
            <w:sz w:val="20"/>
            <w:szCs w:val="20"/>
          </w:rPr>
          <w:delText xml:space="preserve"> −</w:delText>
        </w:r>
      </w:del>
    </w:p>
    <w:p w:rsidR="00A33515" w:rsidDel="002260E7" w:rsidRDefault="00A33515">
      <w:pPr>
        <w:rPr>
          <w:del w:id="12579" w:author="Admin" w:date="2019-02-19T02:10:00Z"/>
        </w:rPr>
        <w:sectPr w:rsidR="00A33515" w:rsidDel="002260E7">
          <w:type w:val="continuous"/>
          <w:pgSz w:w="8220" w:h="12472"/>
          <w:pgMar w:top="639" w:right="720" w:bottom="0" w:left="947" w:header="0" w:footer="0" w:gutter="0"/>
          <w:cols w:space="720" w:equalWidth="0">
            <w:col w:w="6553"/>
          </w:cols>
        </w:sectPr>
      </w:pPr>
    </w:p>
    <w:p w:rsidR="00A33515" w:rsidDel="002260E7" w:rsidRDefault="001A4D22">
      <w:pPr>
        <w:ind w:right="498"/>
        <w:jc w:val="center"/>
        <w:rPr>
          <w:del w:id="12580" w:author="Admin" w:date="2019-02-19T02:10:00Z"/>
          <w:sz w:val="20"/>
          <w:szCs w:val="20"/>
        </w:rPr>
      </w:pPr>
      <w:bookmarkStart w:id="12581" w:name="page338"/>
      <w:bookmarkEnd w:id="12581"/>
      <w:del w:id="12582" w:author="Admin" w:date="2019-02-19T02:10:00Z">
        <w:r w:rsidDel="002260E7">
          <w:rPr>
            <w:rFonts w:ascii="Arial" w:eastAsia="Arial" w:hAnsi="Arial" w:cs="Arial"/>
            <w:sz w:val="18"/>
            <w:szCs w:val="18"/>
          </w:rPr>
          <w:lastRenderedPageBreak/>
          <w:delText>Турнир юных математиков 2016 года</w:delText>
        </w:r>
      </w:del>
    </w:p>
    <w:p w:rsidR="00A33515" w:rsidDel="002260E7" w:rsidRDefault="00A33515">
      <w:pPr>
        <w:spacing w:line="114" w:lineRule="exact"/>
        <w:rPr>
          <w:del w:id="12583" w:author="Admin" w:date="2019-02-19T02:10:00Z"/>
          <w:sz w:val="20"/>
          <w:szCs w:val="20"/>
        </w:rPr>
      </w:pPr>
    </w:p>
    <w:p w:rsidR="00A33515" w:rsidDel="002260E7" w:rsidRDefault="001A4D22">
      <w:pPr>
        <w:ind w:left="2"/>
        <w:rPr>
          <w:del w:id="12584" w:author="Admin" w:date="2019-02-19T02:10:00Z"/>
          <w:sz w:val="20"/>
          <w:szCs w:val="20"/>
        </w:rPr>
      </w:pPr>
      <w:del w:id="12585" w:author="Admin" w:date="2019-02-19T02:10:00Z">
        <w:r w:rsidDel="002260E7">
          <w:rPr>
            <w:rFonts w:ascii="Arial" w:eastAsia="Arial" w:hAnsi="Arial" w:cs="Arial"/>
            <w:i/>
            <w:iCs/>
            <w:sz w:val="19"/>
            <w:szCs w:val="19"/>
          </w:rPr>
          <w:delText>pl</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-преобразования</w:delText>
        </w:r>
        <w:r w:rsidDel="002260E7">
          <w:rPr>
            <w:rFonts w:ascii="Arial" w:eastAsia="Arial" w:hAnsi="Arial" w:cs="Arial"/>
            <w:i/>
            <w:iCs/>
            <w:sz w:val="19"/>
            <w:szCs w:val="19"/>
          </w:rPr>
          <w:delText xml:space="preserve"> f </w:delText>
        </w:r>
        <w:r w:rsidDel="002260E7">
          <w:rPr>
            <w:rFonts w:eastAsia="Times New Roman"/>
            <w:sz w:val="19"/>
            <w:szCs w:val="19"/>
          </w:rPr>
          <w:delText>: [</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i/>
            <w:iCs/>
            <w:sz w:val="19"/>
            <w:szCs w:val="19"/>
          </w:rPr>
          <w:delText xml:space="preserve"> n</w:delText>
        </w:r>
        <w:r w:rsidDel="002260E7">
          <w:rPr>
            <w:rFonts w:eastAsia="Times New Roman"/>
            <w:sz w:val="19"/>
            <w:szCs w:val="19"/>
          </w:rPr>
          <w:delText>]</w:delText>
        </w:r>
        <w:r w:rsidDel="002260E7">
          <w:rPr>
            <w:rFonts w:ascii="Arial" w:eastAsia="Arial" w:hAnsi="Arial" w:cs="Arial"/>
            <w:i/>
            <w:iCs/>
            <w:sz w:val="19"/>
            <w:szCs w:val="19"/>
          </w:rPr>
          <w:delText xml:space="preserve"> </w:delText>
        </w:r>
        <w:r w:rsidDel="002260E7">
          <w:rPr>
            <w:rFonts w:eastAsia="Times New Roman"/>
            <w:i/>
            <w:iCs/>
            <w:sz w:val="19"/>
            <w:szCs w:val="19"/>
          </w:rPr>
          <w:delText>!</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i/>
            <w:iCs/>
            <w:sz w:val="19"/>
            <w:szCs w:val="19"/>
          </w:rPr>
          <w:delText xml:space="preserve"> n </w:delText>
        </w:r>
        <w:r w:rsidDel="002260E7">
          <w:rPr>
            <w:rFonts w:eastAsia="Times New Roman"/>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1</w:delText>
        </w:r>
        <w:r w:rsidDel="002260E7">
          <w:rPr>
            <w:rFonts w:eastAsia="Times New Roman"/>
            <w:sz w:val="19"/>
            <w:szCs w:val="19"/>
          </w:rPr>
          <w:delText>]</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заданного по формуле</w:delText>
        </w:r>
      </w:del>
    </w:p>
    <w:p w:rsidR="00A33515" w:rsidDel="002260E7" w:rsidRDefault="00A33515">
      <w:pPr>
        <w:rPr>
          <w:del w:id="12586" w:author="Admin" w:date="2019-02-19T02:10:00Z"/>
        </w:rPr>
        <w:sectPr w:rsidR="00A33515" w:rsidDel="002260E7">
          <w:pgSz w:w="8220" w:h="12472"/>
          <w:pgMar w:top="639" w:right="720" w:bottom="0" w:left="1218" w:header="0" w:footer="0" w:gutter="0"/>
          <w:cols w:space="720" w:equalWidth="0">
            <w:col w:w="6282"/>
          </w:cols>
        </w:sectPr>
      </w:pPr>
    </w:p>
    <w:p w:rsidR="00A33515" w:rsidDel="002260E7" w:rsidRDefault="00A33515">
      <w:pPr>
        <w:spacing w:line="59" w:lineRule="exact"/>
        <w:rPr>
          <w:del w:id="12587" w:author="Admin" w:date="2019-02-19T02:10:00Z"/>
          <w:sz w:val="20"/>
          <w:szCs w:val="20"/>
        </w:rPr>
      </w:pPr>
    </w:p>
    <w:p w:rsidR="00A33515" w:rsidDel="002260E7" w:rsidRDefault="001A4D22">
      <w:pPr>
        <w:ind w:left="2422"/>
        <w:rPr>
          <w:del w:id="12588" w:author="Admin" w:date="2019-02-19T02:10:00Z"/>
          <w:sz w:val="20"/>
          <w:szCs w:val="20"/>
        </w:rPr>
      </w:pPr>
      <w:del w:id="12589" w:author="Admin" w:date="2019-02-19T02:10:00Z">
        <w:r w:rsidDel="002260E7">
          <w:rPr>
            <w:rFonts w:eastAsia="Times New Roman"/>
            <w:sz w:val="20"/>
            <w:szCs w:val="20"/>
          </w:rPr>
          <w:delText>8</w:delText>
        </w:r>
      </w:del>
    </w:p>
    <w:p w:rsidR="00A33515" w:rsidDel="002260E7" w:rsidRDefault="001A4D22">
      <w:pPr>
        <w:spacing w:line="208" w:lineRule="auto"/>
        <w:ind w:left="2422"/>
        <w:rPr>
          <w:del w:id="12590" w:author="Admin" w:date="2019-02-19T02:10:00Z"/>
          <w:sz w:val="20"/>
          <w:szCs w:val="20"/>
        </w:rPr>
      </w:pPr>
      <w:del w:id="12591" w:author="Admin" w:date="2019-02-19T02:10:00Z">
        <w:r w:rsidDel="002260E7">
          <w:rPr>
            <w:rFonts w:eastAsia="Times New Roman"/>
            <w:sz w:val="6"/>
            <w:szCs w:val="6"/>
          </w:rPr>
          <w:delText>&gt;</w:delText>
        </w:r>
      </w:del>
    </w:p>
    <w:p w:rsidR="00A33515" w:rsidDel="002260E7" w:rsidRDefault="001A4D22">
      <w:pPr>
        <w:spacing w:line="208" w:lineRule="auto"/>
        <w:ind w:left="2422"/>
        <w:rPr>
          <w:del w:id="12592" w:author="Admin" w:date="2019-02-19T02:10:00Z"/>
          <w:sz w:val="20"/>
          <w:szCs w:val="20"/>
        </w:rPr>
      </w:pPr>
      <w:del w:id="12593" w:author="Admin" w:date="2019-02-19T02:10:00Z">
        <w:r w:rsidDel="002260E7">
          <w:rPr>
            <w:rFonts w:eastAsia="Times New Roman"/>
            <w:sz w:val="6"/>
            <w:szCs w:val="6"/>
          </w:rPr>
          <w:delText>&gt;</w:delText>
        </w:r>
      </w:del>
    </w:p>
    <w:p w:rsidR="00A33515" w:rsidDel="002260E7" w:rsidRDefault="001A4D22">
      <w:pPr>
        <w:spacing w:line="207" w:lineRule="auto"/>
        <w:ind w:left="2422"/>
        <w:rPr>
          <w:del w:id="12594" w:author="Admin" w:date="2019-02-19T02:10:00Z"/>
          <w:sz w:val="20"/>
          <w:szCs w:val="20"/>
        </w:rPr>
      </w:pPr>
      <w:del w:id="12595" w:author="Admin" w:date="2019-02-19T02:10:00Z">
        <w:r w:rsidDel="002260E7">
          <w:rPr>
            <w:rFonts w:eastAsia="Times New Roman"/>
            <w:sz w:val="6"/>
            <w:szCs w:val="6"/>
          </w:rPr>
          <w:delText>&gt;</w:delText>
        </w:r>
        <w:r w:rsidDel="002260E7">
          <w:rPr>
            <w:rFonts w:ascii="Arial" w:eastAsia="Arial" w:hAnsi="Arial" w:cs="Arial"/>
            <w:i/>
            <w:iCs/>
            <w:sz w:val="6"/>
            <w:szCs w:val="6"/>
          </w:rPr>
          <w:delText>x</w:delText>
        </w:r>
        <w:r w:rsidDel="002260E7">
          <w:rPr>
            <w:rFonts w:eastAsia="Times New Roman"/>
            <w:i/>
            <w:iCs/>
            <w:sz w:val="6"/>
            <w:szCs w:val="6"/>
          </w:rPr>
          <w:delText>;</w:delText>
        </w:r>
      </w:del>
    </w:p>
    <w:p w:rsidR="00A33515" w:rsidDel="002260E7" w:rsidRDefault="001A4D22">
      <w:pPr>
        <w:spacing w:line="207" w:lineRule="auto"/>
        <w:ind w:left="2422"/>
        <w:rPr>
          <w:del w:id="12596" w:author="Admin" w:date="2019-02-19T02:10:00Z"/>
          <w:sz w:val="20"/>
          <w:szCs w:val="20"/>
        </w:rPr>
      </w:pPr>
      <w:del w:id="12597" w:author="Admin" w:date="2019-02-19T02:10:00Z">
        <w:r w:rsidDel="002260E7">
          <w:rPr>
            <w:rFonts w:eastAsia="Times New Roman"/>
            <w:sz w:val="6"/>
            <w:szCs w:val="6"/>
          </w:rPr>
          <w:delText>&gt;</w:delText>
        </w:r>
      </w:del>
    </w:p>
    <w:p w:rsidR="00A33515" w:rsidDel="002260E7" w:rsidRDefault="001A4D22">
      <w:pPr>
        <w:ind w:left="2422"/>
        <w:rPr>
          <w:del w:id="12598" w:author="Admin" w:date="2019-02-19T02:10:00Z"/>
          <w:sz w:val="20"/>
          <w:szCs w:val="20"/>
        </w:rPr>
      </w:pPr>
      <w:del w:id="12599" w:author="Admin" w:date="2019-02-19T02:10:00Z">
        <w:r w:rsidDel="002260E7">
          <w:rPr>
            <w:rFonts w:eastAsia="Times New Roman"/>
            <w:sz w:val="20"/>
            <w:szCs w:val="20"/>
          </w:rPr>
          <w:delText>&lt;</w:delText>
        </w:r>
      </w:del>
    </w:p>
    <w:p w:rsidR="00A33515" w:rsidDel="002260E7" w:rsidRDefault="001A4D22">
      <w:pPr>
        <w:tabs>
          <w:tab w:val="left" w:pos="2581"/>
          <w:tab w:val="left" w:pos="3021"/>
        </w:tabs>
        <w:spacing w:line="191" w:lineRule="auto"/>
        <w:ind w:left="1862"/>
        <w:rPr>
          <w:del w:id="12600" w:author="Admin" w:date="2019-02-19T02:10:00Z"/>
          <w:sz w:val="20"/>
          <w:szCs w:val="20"/>
        </w:rPr>
      </w:pPr>
      <w:del w:id="12601" w:author="Admin" w:date="2019-02-19T02:10:00Z">
        <w:r w:rsidDel="002260E7">
          <w:rPr>
            <w:rFonts w:ascii="Arial" w:eastAsia="Arial" w:hAnsi="Arial" w:cs="Arial"/>
            <w:i/>
            <w:iCs/>
            <w:sz w:val="14"/>
            <w:szCs w:val="14"/>
          </w:rPr>
          <w:delText>f</w:delText>
        </w:r>
        <w:r w:rsidDel="002260E7">
          <w:rPr>
            <w:rFonts w:eastAsia="Times New Roman"/>
            <w:sz w:val="14"/>
            <w:szCs w:val="14"/>
          </w:rPr>
          <w:delText>(</w:delText>
        </w:r>
        <w:r w:rsidDel="002260E7">
          <w:rPr>
            <w:rFonts w:ascii="Arial" w:eastAsia="Arial" w:hAnsi="Arial" w:cs="Arial"/>
            <w:i/>
            <w:iCs/>
            <w:sz w:val="14"/>
            <w:szCs w:val="14"/>
          </w:rPr>
          <w:delText>x</w:delText>
        </w:r>
        <w:r w:rsidDel="002260E7">
          <w:rPr>
            <w:rFonts w:eastAsia="Times New Roman"/>
            <w:sz w:val="14"/>
            <w:szCs w:val="14"/>
          </w:rPr>
          <w:delText>) =</w:delText>
        </w:r>
        <w:r w:rsidDel="002260E7">
          <w:rPr>
            <w:sz w:val="20"/>
            <w:szCs w:val="20"/>
          </w:rPr>
          <w:tab/>
        </w:r>
        <w:r w:rsidDel="002260E7">
          <w:rPr>
            <w:rFonts w:ascii="Arial" w:eastAsia="Arial" w:hAnsi="Arial" w:cs="Arial"/>
            <w:sz w:val="14"/>
            <w:szCs w:val="14"/>
            <w:vertAlign w:val="subscript"/>
          </w:rPr>
          <w:delText>2</w:delText>
        </w:r>
        <w:r w:rsidDel="002260E7">
          <w:rPr>
            <w:rFonts w:ascii="Arial" w:eastAsia="Arial" w:hAnsi="Arial" w:cs="Arial"/>
            <w:i/>
            <w:iCs/>
            <w:sz w:val="14"/>
            <w:szCs w:val="14"/>
            <w:vertAlign w:val="subscript"/>
          </w:rPr>
          <w:delText>x</w:delText>
        </w:r>
        <w:r w:rsidDel="002260E7">
          <w:rPr>
            <w:sz w:val="20"/>
            <w:szCs w:val="20"/>
          </w:rPr>
          <w:tab/>
        </w:r>
        <w:r w:rsidDel="002260E7">
          <w:rPr>
            <w:rFonts w:ascii="Arial" w:eastAsia="Arial" w:hAnsi="Arial" w:cs="Arial"/>
            <w:i/>
            <w:iCs/>
            <w:sz w:val="14"/>
            <w:szCs w:val="14"/>
            <w:vertAlign w:val="subscript"/>
          </w:rPr>
          <w:delText>i</w:delText>
        </w:r>
        <w:r w:rsidDel="002260E7">
          <w:rPr>
            <w:rFonts w:eastAsia="Times New Roman"/>
            <w:i/>
            <w:iCs/>
            <w:sz w:val="14"/>
            <w:szCs w:val="14"/>
            <w:vertAlign w:val="subscript"/>
          </w:rPr>
          <w:delText>;</w:delText>
        </w:r>
      </w:del>
    </w:p>
    <w:p w:rsidR="00A33515" w:rsidDel="002260E7" w:rsidRDefault="001A4D22">
      <w:pPr>
        <w:spacing w:line="209" w:lineRule="auto"/>
        <w:ind w:left="2422"/>
        <w:rPr>
          <w:del w:id="12602" w:author="Admin" w:date="2019-02-19T02:10:00Z"/>
          <w:sz w:val="20"/>
          <w:szCs w:val="20"/>
        </w:rPr>
      </w:pPr>
      <w:del w:id="12603" w:author="Admin" w:date="2019-02-19T02:10:00Z">
        <w:r w:rsidDel="002260E7">
          <w:rPr>
            <w:rFonts w:eastAsia="Times New Roman"/>
            <w:sz w:val="6"/>
            <w:szCs w:val="6"/>
          </w:rPr>
          <w:delText>&gt;</w:delText>
        </w:r>
      </w:del>
    </w:p>
    <w:p w:rsidR="00A33515" w:rsidDel="002260E7" w:rsidRDefault="001A4D22">
      <w:pPr>
        <w:spacing w:line="208" w:lineRule="auto"/>
        <w:ind w:left="2422"/>
        <w:rPr>
          <w:del w:id="12604" w:author="Admin" w:date="2019-02-19T02:10:00Z"/>
          <w:sz w:val="20"/>
          <w:szCs w:val="20"/>
        </w:rPr>
      </w:pPr>
      <w:del w:id="12605" w:author="Admin" w:date="2019-02-19T02:10:00Z">
        <w:r w:rsidDel="002260E7">
          <w:rPr>
            <w:rFonts w:eastAsia="Times New Roman"/>
            <w:sz w:val="6"/>
            <w:szCs w:val="6"/>
          </w:rPr>
          <w:delText>&gt;</w:delText>
        </w:r>
      </w:del>
    </w:p>
    <w:p w:rsidR="00A33515" w:rsidDel="002260E7" w:rsidRDefault="001A4D22">
      <w:pPr>
        <w:spacing w:line="207" w:lineRule="auto"/>
        <w:ind w:left="2422"/>
        <w:rPr>
          <w:del w:id="12606" w:author="Admin" w:date="2019-02-19T02:10:00Z"/>
          <w:sz w:val="20"/>
          <w:szCs w:val="20"/>
        </w:rPr>
      </w:pPr>
      <w:del w:id="12607" w:author="Admin" w:date="2019-02-19T02:10:00Z">
        <w:r w:rsidDel="002260E7">
          <w:rPr>
            <w:rFonts w:eastAsia="Times New Roman"/>
            <w:sz w:val="6"/>
            <w:szCs w:val="6"/>
          </w:rPr>
          <w:delText>&gt;</w:delText>
        </w:r>
      </w:del>
    </w:p>
    <w:p w:rsidR="00A33515" w:rsidDel="002260E7" w:rsidRDefault="001A4D22">
      <w:pPr>
        <w:spacing w:line="188" w:lineRule="auto"/>
        <w:ind w:left="2422"/>
        <w:rPr>
          <w:del w:id="12608" w:author="Admin" w:date="2019-02-19T02:10:00Z"/>
          <w:sz w:val="20"/>
          <w:szCs w:val="20"/>
        </w:rPr>
      </w:pPr>
      <w:del w:id="12609" w:author="Admin" w:date="2019-02-19T02:10:00Z">
        <w:r w:rsidDel="002260E7">
          <w:rPr>
            <w:rFonts w:eastAsia="Times New Roman"/>
            <w:sz w:val="15"/>
            <w:szCs w:val="15"/>
          </w:rPr>
          <w:delText>&gt;</w:delText>
        </w:r>
      </w:del>
    </w:p>
    <w:p w:rsidR="00A33515" w:rsidDel="002260E7" w:rsidRDefault="001A4D22">
      <w:pPr>
        <w:ind w:left="2422"/>
        <w:rPr>
          <w:del w:id="12610" w:author="Admin" w:date="2019-02-19T02:10:00Z"/>
          <w:sz w:val="20"/>
          <w:szCs w:val="20"/>
        </w:rPr>
      </w:pPr>
      <w:del w:id="12611" w:author="Admin" w:date="2019-02-19T02:10:00Z">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 xml:space="preserve"> + </w:delText>
        </w:r>
        <w:r w:rsidDel="002260E7">
          <w:rPr>
            <w:rFonts w:ascii="Arial" w:eastAsia="Arial" w:hAnsi="Arial" w:cs="Arial"/>
            <w:sz w:val="20"/>
            <w:szCs w:val="20"/>
          </w:rPr>
          <w:delText>1</w:delText>
        </w:r>
        <w:r w:rsidDel="002260E7">
          <w:rPr>
            <w:rFonts w:eastAsia="Times New Roman"/>
            <w:i/>
            <w:iCs/>
            <w:sz w:val="20"/>
            <w:szCs w:val="20"/>
          </w:rPr>
          <w:delText>;</w:delText>
        </w:r>
      </w:del>
    </w:p>
    <w:p w:rsidR="00A33515" w:rsidDel="002260E7" w:rsidRDefault="001A4D22">
      <w:pPr>
        <w:spacing w:line="20" w:lineRule="exact"/>
        <w:rPr>
          <w:del w:id="12612" w:author="Admin" w:date="2019-02-19T02:10:00Z"/>
          <w:sz w:val="20"/>
          <w:szCs w:val="20"/>
        </w:rPr>
      </w:pPr>
      <w:del w:id="12613" w:author="Admin" w:date="2019-02-19T02:10:00Z">
        <w:r w:rsidDel="002260E7">
          <w:rPr>
            <w:sz w:val="20"/>
            <w:szCs w:val="20"/>
          </w:rPr>
          <w:br w:type="column"/>
        </w:r>
      </w:del>
    </w:p>
    <w:p w:rsidR="00A33515" w:rsidDel="002260E7" w:rsidRDefault="00A33515">
      <w:pPr>
        <w:spacing w:line="349" w:lineRule="exact"/>
        <w:rPr>
          <w:del w:id="12614" w:author="Admin" w:date="2019-02-19T02:10:00Z"/>
          <w:sz w:val="20"/>
          <w:szCs w:val="20"/>
        </w:rPr>
      </w:pPr>
    </w:p>
    <w:p w:rsidR="00A33515" w:rsidDel="002260E7" w:rsidRDefault="001A4D22">
      <w:pPr>
        <w:numPr>
          <w:ilvl w:val="0"/>
          <w:numId w:val="778"/>
        </w:numPr>
        <w:tabs>
          <w:tab w:val="left" w:pos="148"/>
        </w:tabs>
        <w:ind w:left="148" w:hanging="148"/>
        <w:rPr>
          <w:del w:id="12615" w:author="Admin" w:date="2019-02-19T02:10:00Z"/>
          <w:rFonts w:ascii="Arial" w:eastAsia="Arial" w:hAnsi="Arial" w:cs="Arial"/>
          <w:i/>
          <w:iCs/>
          <w:sz w:val="20"/>
          <w:szCs w:val="20"/>
        </w:rPr>
        <w:pPrChange w:id="12616" w:author="Admin" w:date="2019-02-19T00:19:00Z">
          <w:pPr>
            <w:numPr>
              <w:numId w:val="781"/>
            </w:numPr>
            <w:tabs>
              <w:tab w:val="left" w:pos="148"/>
            </w:tabs>
            <w:ind w:left="148" w:hanging="148"/>
          </w:pPr>
        </w:pPrChange>
      </w:pPr>
      <w:del w:id="12617" w:author="Admin" w:date="2019-02-19T02:10:00Z">
        <w:r w:rsidDel="002260E7">
          <w:rPr>
            <w:rFonts w:eastAsia="Times New Roman"/>
            <w:i/>
            <w:iCs/>
            <w:sz w:val="20"/>
            <w:szCs w:val="20"/>
          </w:rPr>
          <w:delText xml:space="preserve">2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 xml:space="preserve">; </w:delText>
        </w:r>
        <w:r w:rsidDel="002260E7">
          <w:rPr>
            <w:rFonts w:ascii="Arial" w:eastAsia="Arial" w:hAnsi="Arial" w:cs="Arial"/>
            <w:i/>
            <w:iCs/>
            <w:sz w:val="20"/>
            <w:szCs w:val="20"/>
          </w:rPr>
          <w:delText>i</w:delText>
        </w:r>
        <w:r w:rsidDel="002260E7">
          <w:rPr>
            <w:rFonts w:eastAsia="Times New Roman"/>
            <w:sz w:val="20"/>
            <w:szCs w:val="20"/>
          </w:rPr>
          <w:delText>]</w:delText>
        </w:r>
      </w:del>
    </w:p>
    <w:p w:rsidR="00A33515" w:rsidDel="002260E7" w:rsidRDefault="00A33515">
      <w:pPr>
        <w:spacing w:line="162" w:lineRule="exact"/>
        <w:rPr>
          <w:del w:id="12618" w:author="Admin" w:date="2019-02-19T02:10:00Z"/>
          <w:rFonts w:ascii="Arial" w:eastAsia="Arial" w:hAnsi="Arial" w:cs="Arial"/>
          <w:i/>
          <w:iCs/>
          <w:sz w:val="20"/>
          <w:szCs w:val="20"/>
        </w:rPr>
      </w:pPr>
    </w:p>
    <w:p w:rsidR="00A33515" w:rsidDel="002260E7" w:rsidRDefault="001A4D22">
      <w:pPr>
        <w:numPr>
          <w:ilvl w:val="0"/>
          <w:numId w:val="778"/>
        </w:numPr>
        <w:tabs>
          <w:tab w:val="left" w:pos="148"/>
        </w:tabs>
        <w:ind w:left="148" w:hanging="148"/>
        <w:rPr>
          <w:del w:id="12619" w:author="Admin" w:date="2019-02-19T02:10:00Z"/>
          <w:rFonts w:ascii="Arial" w:eastAsia="Arial" w:hAnsi="Arial" w:cs="Arial"/>
          <w:i/>
          <w:iCs/>
          <w:sz w:val="20"/>
          <w:szCs w:val="20"/>
        </w:rPr>
        <w:pPrChange w:id="12620" w:author="Admin" w:date="2019-02-19T00:19:00Z">
          <w:pPr>
            <w:numPr>
              <w:numId w:val="781"/>
            </w:numPr>
            <w:tabs>
              <w:tab w:val="left" w:pos="148"/>
            </w:tabs>
            <w:ind w:left="148" w:hanging="148"/>
          </w:pPr>
        </w:pPrChange>
      </w:pPr>
      <w:del w:id="12621" w:author="Admin" w:date="2019-02-19T02:10:00Z">
        <w:r w:rsidDel="002260E7">
          <w:rPr>
            <w:rFonts w:eastAsia="Times New Roman"/>
            <w:i/>
            <w:iCs/>
            <w:sz w:val="20"/>
            <w:szCs w:val="20"/>
          </w:rPr>
          <w:delText xml:space="preserve">2 </w:delText>
        </w:r>
        <w:r w:rsidDel="002260E7">
          <w:rPr>
            <w:rFonts w:eastAsia="Times New Roman"/>
            <w:sz w:val="20"/>
            <w:szCs w:val="20"/>
          </w:rPr>
          <w:delText>[</w:delText>
        </w:r>
        <w:r w:rsidDel="002260E7">
          <w:rPr>
            <w:rFonts w:ascii="Arial" w:eastAsia="Arial" w:hAnsi="Arial" w:cs="Arial"/>
            <w:i/>
            <w:iCs/>
            <w:sz w:val="20"/>
            <w:szCs w:val="20"/>
          </w:rPr>
          <w:delText>i</w:delText>
        </w:r>
        <w:r w:rsidDel="002260E7">
          <w:rPr>
            <w:rFonts w:eastAsia="Times New Roman"/>
            <w:i/>
            <w:iCs/>
            <w:sz w:val="20"/>
            <w:szCs w:val="20"/>
          </w:rPr>
          <w:delText xml:space="preserve">; </w:delText>
        </w:r>
        <w:r w:rsidDel="002260E7">
          <w:rPr>
            <w:rFonts w:ascii="Arial" w:eastAsia="Arial" w:hAnsi="Arial" w:cs="Arial"/>
            <w:i/>
            <w:iCs/>
            <w:sz w:val="20"/>
            <w:szCs w:val="20"/>
          </w:rPr>
          <w:delText>i</w:delText>
        </w:r>
        <w:r w:rsidDel="002260E7">
          <w:rPr>
            <w:rFonts w:eastAsia="Times New Roman"/>
            <w:i/>
            <w:iCs/>
            <w:sz w:val="20"/>
            <w:szCs w:val="20"/>
          </w:rPr>
          <w:delText xml:space="preserve"> </w:delText>
        </w:r>
        <w:r w:rsidDel="002260E7">
          <w:rPr>
            <w:rFonts w:eastAsia="Times New Roman"/>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w:delText>
        </w:r>
      </w:del>
    </w:p>
    <w:p w:rsidR="00A33515" w:rsidDel="002260E7" w:rsidRDefault="00A33515">
      <w:pPr>
        <w:spacing w:line="162" w:lineRule="exact"/>
        <w:rPr>
          <w:del w:id="12622" w:author="Admin" w:date="2019-02-19T02:10:00Z"/>
          <w:rFonts w:ascii="Arial" w:eastAsia="Arial" w:hAnsi="Arial" w:cs="Arial"/>
          <w:i/>
          <w:iCs/>
          <w:sz w:val="20"/>
          <w:szCs w:val="20"/>
        </w:rPr>
      </w:pPr>
    </w:p>
    <w:p w:rsidR="00A33515" w:rsidDel="002260E7" w:rsidRDefault="001A4D22">
      <w:pPr>
        <w:numPr>
          <w:ilvl w:val="0"/>
          <w:numId w:val="778"/>
        </w:numPr>
        <w:tabs>
          <w:tab w:val="left" w:pos="148"/>
        </w:tabs>
        <w:ind w:left="148" w:hanging="148"/>
        <w:rPr>
          <w:del w:id="12623" w:author="Admin" w:date="2019-02-19T02:10:00Z"/>
          <w:rFonts w:ascii="Arial" w:eastAsia="Arial" w:hAnsi="Arial" w:cs="Arial"/>
          <w:i/>
          <w:iCs/>
          <w:sz w:val="20"/>
          <w:szCs w:val="20"/>
        </w:rPr>
        <w:pPrChange w:id="12624" w:author="Admin" w:date="2019-02-19T00:19:00Z">
          <w:pPr>
            <w:numPr>
              <w:numId w:val="781"/>
            </w:numPr>
            <w:tabs>
              <w:tab w:val="left" w:pos="148"/>
            </w:tabs>
            <w:ind w:left="148" w:hanging="148"/>
          </w:pPr>
        </w:pPrChange>
      </w:pPr>
      <w:del w:id="12625" w:author="Admin" w:date="2019-02-19T02:10:00Z">
        <w:r w:rsidDel="002260E7">
          <w:rPr>
            <w:rFonts w:eastAsia="Times New Roman"/>
            <w:i/>
            <w:iCs/>
            <w:sz w:val="20"/>
            <w:szCs w:val="20"/>
          </w:rPr>
          <w:delText xml:space="preserve">2 </w:delText>
        </w:r>
        <w:r w:rsidDel="002260E7">
          <w:rPr>
            <w:rFonts w:eastAsia="Times New Roman"/>
            <w:sz w:val="20"/>
            <w:szCs w:val="20"/>
          </w:rPr>
          <w:delText>[</w:delText>
        </w:r>
        <w:r w:rsidDel="002260E7">
          <w:rPr>
            <w:rFonts w:ascii="Arial" w:eastAsia="Arial" w:hAnsi="Arial" w:cs="Arial"/>
            <w:i/>
            <w:iCs/>
            <w:sz w:val="20"/>
            <w:szCs w:val="20"/>
          </w:rPr>
          <w:delText>i</w:delText>
        </w:r>
        <w:r w:rsidDel="002260E7">
          <w:rPr>
            <w:rFonts w:eastAsia="Times New Roman"/>
            <w:i/>
            <w:iCs/>
            <w:sz w:val="20"/>
            <w:szCs w:val="20"/>
          </w:rPr>
          <w:delText xml:space="preserve"> </w:delText>
        </w:r>
        <w:r w:rsidDel="002260E7">
          <w:rPr>
            <w:rFonts w:eastAsia="Times New Roman"/>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1</w:delText>
        </w:r>
        <w:r w:rsidDel="002260E7">
          <w:rPr>
            <w:rFonts w:eastAsia="Times New Roman"/>
            <w:i/>
            <w:iCs/>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del>
    </w:p>
    <w:p w:rsidR="00A33515" w:rsidDel="002260E7" w:rsidRDefault="00A33515">
      <w:pPr>
        <w:spacing w:line="245" w:lineRule="exact"/>
        <w:rPr>
          <w:del w:id="12626" w:author="Admin" w:date="2019-02-19T02:10:00Z"/>
          <w:sz w:val="20"/>
          <w:szCs w:val="20"/>
        </w:rPr>
      </w:pPr>
    </w:p>
    <w:p w:rsidR="00A33515" w:rsidDel="002260E7" w:rsidRDefault="00A33515">
      <w:pPr>
        <w:rPr>
          <w:del w:id="12627" w:author="Admin" w:date="2019-02-19T02:10:00Z"/>
        </w:rPr>
        <w:sectPr w:rsidR="00A33515" w:rsidDel="002260E7">
          <w:type w:val="continuous"/>
          <w:pgSz w:w="8220" w:h="12472"/>
          <w:pgMar w:top="639" w:right="720" w:bottom="0" w:left="1218" w:header="0" w:footer="0" w:gutter="0"/>
          <w:cols w:num="2" w:space="720" w:equalWidth="0">
            <w:col w:w="3162" w:space="192"/>
            <w:col w:w="2928"/>
          </w:cols>
        </w:sectPr>
      </w:pPr>
    </w:p>
    <w:p w:rsidR="00A33515" w:rsidDel="002260E7" w:rsidRDefault="00A33515">
      <w:pPr>
        <w:spacing w:line="19" w:lineRule="exact"/>
        <w:rPr>
          <w:del w:id="12628" w:author="Admin" w:date="2019-02-19T02:10:00Z"/>
          <w:sz w:val="20"/>
          <w:szCs w:val="20"/>
        </w:rPr>
      </w:pPr>
    </w:p>
    <w:tbl>
      <w:tblPr>
        <w:tblW w:w="0" w:type="auto"/>
        <w:tblInd w:w="2" w:type="dxa"/>
        <w:tblLayout w:type="fixed"/>
        <w:tblCellMar>
          <w:left w:w="0" w:type="dxa"/>
          <w:right w:w="0" w:type="dxa"/>
        </w:tblCellMar>
        <w:tblLook w:val="04A0" w:firstRow="1" w:lastRow="0" w:firstColumn="1" w:lastColumn="0" w:noHBand="0" w:noVBand="1"/>
      </w:tblPr>
      <w:tblGrid>
        <w:gridCol w:w="1920"/>
        <w:gridCol w:w="220"/>
        <w:gridCol w:w="520"/>
        <w:gridCol w:w="840"/>
        <w:gridCol w:w="220"/>
        <w:gridCol w:w="320"/>
        <w:gridCol w:w="540"/>
        <w:gridCol w:w="440"/>
        <w:gridCol w:w="80"/>
        <w:gridCol w:w="20"/>
      </w:tblGrid>
      <w:tr w:rsidR="00A33515" w:rsidDel="002260E7">
        <w:trPr>
          <w:trHeight w:val="253"/>
          <w:del w:id="12629" w:author="Admin" w:date="2019-02-19T02:10:00Z"/>
        </w:trPr>
        <w:tc>
          <w:tcPr>
            <w:tcW w:w="4580" w:type="dxa"/>
            <w:gridSpan w:val="7"/>
            <w:vAlign w:val="bottom"/>
          </w:tcPr>
          <w:p w:rsidR="00A33515" w:rsidDel="002260E7" w:rsidRDefault="001A4D22">
            <w:pPr>
              <w:ind w:right="320"/>
              <w:jc w:val="center"/>
              <w:rPr>
                <w:del w:id="12630" w:author="Admin" w:date="2019-02-19T02:10:00Z"/>
                <w:sz w:val="20"/>
                <w:szCs w:val="20"/>
              </w:rPr>
            </w:pPr>
            <w:del w:id="12631" w:author="Admin" w:date="2019-02-19T02:10:00Z">
              <w:r w:rsidDel="002260E7">
                <w:rPr>
                  <w:rFonts w:ascii="Arial" w:eastAsia="Arial" w:hAnsi="Arial" w:cs="Arial"/>
                  <w:w w:val="98"/>
                  <w:sz w:val="20"/>
                  <w:szCs w:val="20"/>
                </w:rPr>
                <w:delText>и переводящего целые точки в целые, верно</w:delText>
              </w:r>
            </w:del>
          </w:p>
        </w:tc>
        <w:tc>
          <w:tcPr>
            <w:tcW w:w="440" w:type="dxa"/>
            <w:vAlign w:val="bottom"/>
          </w:tcPr>
          <w:p w:rsidR="00A33515" w:rsidDel="002260E7" w:rsidRDefault="00A33515">
            <w:pPr>
              <w:rPr>
                <w:del w:id="12632" w:author="Admin" w:date="2019-02-19T02:10:00Z"/>
              </w:rPr>
            </w:pPr>
          </w:p>
        </w:tc>
        <w:tc>
          <w:tcPr>
            <w:tcW w:w="80" w:type="dxa"/>
            <w:vAlign w:val="bottom"/>
          </w:tcPr>
          <w:p w:rsidR="00A33515" w:rsidDel="002260E7" w:rsidRDefault="00A33515">
            <w:pPr>
              <w:rPr>
                <w:del w:id="12633" w:author="Admin" w:date="2019-02-19T02:10:00Z"/>
              </w:rPr>
            </w:pPr>
          </w:p>
        </w:tc>
        <w:tc>
          <w:tcPr>
            <w:tcW w:w="0" w:type="dxa"/>
            <w:vAlign w:val="bottom"/>
          </w:tcPr>
          <w:p w:rsidR="00A33515" w:rsidDel="002260E7" w:rsidRDefault="00A33515">
            <w:pPr>
              <w:rPr>
                <w:del w:id="12634" w:author="Admin" w:date="2019-02-19T02:10:00Z"/>
                <w:sz w:val="1"/>
                <w:szCs w:val="1"/>
              </w:rPr>
            </w:pPr>
          </w:p>
        </w:tc>
      </w:tr>
      <w:tr w:rsidR="00A33515" w:rsidDel="002260E7">
        <w:trPr>
          <w:trHeight w:val="422"/>
          <w:del w:id="12635" w:author="Admin" w:date="2019-02-19T02:10:00Z"/>
        </w:trPr>
        <w:tc>
          <w:tcPr>
            <w:tcW w:w="1920" w:type="dxa"/>
            <w:vAlign w:val="bottom"/>
          </w:tcPr>
          <w:p w:rsidR="00A33515" w:rsidDel="002260E7" w:rsidRDefault="00A33515">
            <w:pPr>
              <w:rPr>
                <w:del w:id="12636" w:author="Admin" w:date="2019-02-19T02:10:00Z"/>
                <w:sz w:val="24"/>
                <w:szCs w:val="24"/>
              </w:rPr>
            </w:pPr>
          </w:p>
        </w:tc>
        <w:tc>
          <w:tcPr>
            <w:tcW w:w="220" w:type="dxa"/>
            <w:vAlign w:val="bottom"/>
          </w:tcPr>
          <w:p w:rsidR="00A33515" w:rsidDel="002260E7" w:rsidRDefault="001A4D22">
            <w:pPr>
              <w:jc w:val="center"/>
              <w:rPr>
                <w:del w:id="12637" w:author="Admin" w:date="2019-02-19T02:10:00Z"/>
                <w:sz w:val="20"/>
                <w:szCs w:val="20"/>
              </w:rPr>
            </w:pPr>
            <w:del w:id="12638" w:author="Admin" w:date="2019-02-19T02:10:00Z">
              <w:r w:rsidDel="002260E7">
                <w:rPr>
                  <w:rFonts w:eastAsia="Times New Roman"/>
                  <w:sz w:val="20"/>
                  <w:szCs w:val="20"/>
                </w:rPr>
                <w:delText>&gt;</w:delText>
              </w:r>
            </w:del>
          </w:p>
        </w:tc>
        <w:tc>
          <w:tcPr>
            <w:tcW w:w="520" w:type="dxa"/>
            <w:vMerge w:val="restart"/>
            <w:vAlign w:val="bottom"/>
          </w:tcPr>
          <w:p w:rsidR="00A33515" w:rsidDel="002260E7" w:rsidRDefault="001A4D22">
            <w:pPr>
              <w:jc w:val="center"/>
              <w:rPr>
                <w:del w:id="12639" w:author="Admin" w:date="2019-02-19T02:10:00Z"/>
                <w:sz w:val="20"/>
                <w:szCs w:val="20"/>
              </w:rPr>
            </w:pPr>
            <w:del w:id="12640" w:author="Admin" w:date="2019-02-19T02:10:00Z">
              <w:r w:rsidDel="002260E7">
                <w:rPr>
                  <w:rFonts w:ascii="Arial" w:eastAsia="Arial" w:hAnsi="Arial" w:cs="Arial"/>
                  <w:i/>
                  <w:iCs/>
                  <w:sz w:val="20"/>
                  <w:szCs w:val="20"/>
                </w:rPr>
                <w:delText>W</w:delText>
              </w:r>
              <w:r w:rsidDel="002260E7">
                <w:rPr>
                  <w:rFonts w:eastAsia="Times New Roman"/>
                  <w:sz w:val="20"/>
                  <w:szCs w:val="20"/>
                </w:rPr>
                <w:delText>(</w:delText>
              </w:r>
              <w:r w:rsidDel="002260E7">
                <w:rPr>
                  <w:rFonts w:ascii="Arial" w:eastAsia="Arial" w:hAnsi="Arial" w:cs="Arial"/>
                  <w:i/>
                  <w:iCs/>
                  <w:sz w:val="20"/>
                  <w:szCs w:val="20"/>
                </w:rPr>
                <w:delText xml:space="preserve">f </w:delText>
              </w:r>
              <w:r w:rsidDel="002260E7">
                <w:rPr>
                  <w:rFonts w:ascii="Arial" w:eastAsia="Arial" w:hAnsi="Arial" w:cs="Arial"/>
                  <w:sz w:val="27"/>
                  <w:szCs w:val="27"/>
                  <w:vertAlign w:val="superscript"/>
                </w:rPr>
                <w:delText>1</w:delText>
              </w:r>
            </w:del>
          </w:p>
        </w:tc>
        <w:tc>
          <w:tcPr>
            <w:tcW w:w="840" w:type="dxa"/>
            <w:vMerge w:val="restart"/>
            <w:vAlign w:val="bottom"/>
          </w:tcPr>
          <w:p w:rsidR="00A33515" w:rsidDel="002260E7" w:rsidRDefault="001A4D22">
            <w:pPr>
              <w:rPr>
                <w:del w:id="12641" w:author="Admin" w:date="2019-02-19T02:10:00Z"/>
                <w:sz w:val="20"/>
                <w:szCs w:val="20"/>
              </w:rPr>
            </w:pPr>
            <w:del w:id="12642" w:author="Admin" w:date="2019-02-19T02:10:00Z">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sz w:val="20"/>
                  <w:szCs w:val="20"/>
                </w:rPr>
                <w:delText>))</w:delText>
              </w:r>
              <w:r w:rsidDel="002260E7">
                <w:rPr>
                  <w:rFonts w:eastAsia="Times New Roman"/>
                  <w:i/>
                  <w:iCs/>
                  <w:sz w:val="20"/>
                  <w:szCs w:val="20"/>
                </w:rPr>
                <w:delText>;</w:delText>
              </w:r>
            </w:del>
          </w:p>
        </w:tc>
        <w:tc>
          <w:tcPr>
            <w:tcW w:w="1520" w:type="dxa"/>
            <w:gridSpan w:val="4"/>
            <w:vMerge w:val="restart"/>
            <w:vAlign w:val="bottom"/>
          </w:tcPr>
          <w:p w:rsidR="00A33515" w:rsidDel="002260E7" w:rsidRDefault="001A4D22">
            <w:pPr>
              <w:ind w:left="100"/>
              <w:rPr>
                <w:del w:id="12643" w:author="Admin" w:date="2019-02-19T02:10:00Z"/>
                <w:sz w:val="20"/>
                <w:szCs w:val="20"/>
              </w:rPr>
            </w:pPr>
            <w:del w:id="12644" w:author="Admin" w:date="2019-02-19T02:10:00Z">
              <w:r w:rsidDel="002260E7">
                <w:rPr>
                  <w:rFonts w:ascii="Arial" w:eastAsia="Arial" w:hAnsi="Arial" w:cs="Arial"/>
                  <w:i/>
                  <w:iCs/>
                  <w:sz w:val="20"/>
                  <w:szCs w:val="20"/>
                </w:rPr>
                <w:delText xml:space="preserve">k </w:delText>
              </w:r>
              <w:r w:rsidDel="002260E7">
                <w:rPr>
                  <w:rFonts w:eastAsia="Times New Roman"/>
                  <w:i/>
                  <w:iCs/>
                  <w:sz w:val="20"/>
                  <w:szCs w:val="20"/>
                </w:rPr>
                <w:delText≯</w:delText>
              </w:r>
              <w:r w:rsidDel="002260E7">
                <w:rPr>
                  <w:rFonts w:eastAsia="Times New Roman"/>
                  <w:sz w:val="20"/>
                  <w:szCs w:val="20"/>
                </w:rPr>
                <w:delText>=</w:delText>
              </w:r>
              <w:r w:rsidDel="002260E7">
                <w:rPr>
                  <w:rFonts w:ascii="Arial" w:eastAsia="Arial" w:hAnsi="Arial" w:cs="Arial"/>
                  <w:i/>
                  <w:iCs/>
                  <w:sz w:val="20"/>
                  <w:szCs w:val="20"/>
                </w:rPr>
                <w:delText xml:space="preserve"> i</w:delText>
              </w:r>
              <w:r w:rsidDel="002260E7">
                <w:rPr>
                  <w:rFonts w:eastAsia="Times New Roman"/>
                  <w:i/>
                  <w:iCs/>
                  <w:sz w:val="20"/>
                  <w:szCs w:val="20"/>
                </w:rPr>
                <w:delText>;</w:delText>
              </w:r>
              <w:r w:rsidDel="002260E7">
                <w:rPr>
                  <w:rFonts w:ascii="Arial" w:eastAsia="Arial" w:hAnsi="Arial" w:cs="Arial"/>
                  <w:i/>
                  <w:iCs/>
                  <w:sz w:val="20"/>
                  <w:szCs w:val="20"/>
                </w:rPr>
                <w:delText xml:space="preserve"> i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i/>
                  <w:iCs/>
                  <w:sz w:val="20"/>
                  <w:szCs w:val="20"/>
                </w:rPr>
                <w:delText xml:space="preserve"> i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del>
          </w:p>
        </w:tc>
        <w:tc>
          <w:tcPr>
            <w:tcW w:w="80" w:type="dxa"/>
            <w:vAlign w:val="bottom"/>
          </w:tcPr>
          <w:p w:rsidR="00A33515" w:rsidDel="002260E7" w:rsidRDefault="00A33515">
            <w:pPr>
              <w:rPr>
                <w:del w:id="12645" w:author="Admin" w:date="2019-02-19T02:10:00Z"/>
                <w:sz w:val="24"/>
                <w:szCs w:val="24"/>
              </w:rPr>
            </w:pPr>
          </w:p>
        </w:tc>
        <w:tc>
          <w:tcPr>
            <w:tcW w:w="0" w:type="dxa"/>
            <w:vAlign w:val="bottom"/>
          </w:tcPr>
          <w:p w:rsidR="00A33515" w:rsidDel="002260E7" w:rsidRDefault="00A33515">
            <w:pPr>
              <w:rPr>
                <w:del w:id="12646" w:author="Admin" w:date="2019-02-19T02:10:00Z"/>
                <w:sz w:val="1"/>
                <w:szCs w:val="1"/>
              </w:rPr>
            </w:pPr>
          </w:p>
        </w:tc>
      </w:tr>
      <w:tr w:rsidR="00A33515" w:rsidDel="002260E7">
        <w:trPr>
          <w:trHeight w:val="30"/>
          <w:del w:id="12647" w:author="Admin" w:date="2019-02-19T02:10:00Z"/>
        </w:trPr>
        <w:tc>
          <w:tcPr>
            <w:tcW w:w="1920" w:type="dxa"/>
            <w:vAlign w:val="bottom"/>
          </w:tcPr>
          <w:p w:rsidR="00A33515" w:rsidDel="002260E7" w:rsidRDefault="00A33515">
            <w:pPr>
              <w:rPr>
                <w:del w:id="12648" w:author="Admin" w:date="2019-02-19T02:10:00Z"/>
                <w:sz w:val="2"/>
                <w:szCs w:val="2"/>
              </w:rPr>
            </w:pPr>
          </w:p>
        </w:tc>
        <w:tc>
          <w:tcPr>
            <w:tcW w:w="220" w:type="dxa"/>
            <w:vAlign w:val="bottom"/>
          </w:tcPr>
          <w:p w:rsidR="00A33515" w:rsidDel="002260E7" w:rsidRDefault="001A4D22">
            <w:pPr>
              <w:spacing w:line="30" w:lineRule="exact"/>
              <w:jc w:val="center"/>
              <w:rPr>
                <w:del w:id="12649" w:author="Admin" w:date="2019-02-19T02:10:00Z"/>
                <w:sz w:val="20"/>
                <w:szCs w:val="20"/>
              </w:rPr>
            </w:pPr>
            <w:del w:id="12650" w:author="Admin" w:date="2019-02-19T02:10:00Z">
              <w:r w:rsidDel="002260E7">
                <w:rPr>
                  <w:rFonts w:eastAsia="Times New Roman"/>
                  <w:sz w:val="3"/>
                  <w:szCs w:val="3"/>
                </w:rPr>
                <w:delText>8</w:delText>
              </w:r>
            </w:del>
          </w:p>
        </w:tc>
        <w:tc>
          <w:tcPr>
            <w:tcW w:w="520" w:type="dxa"/>
            <w:vMerge/>
            <w:vAlign w:val="bottom"/>
          </w:tcPr>
          <w:p w:rsidR="00A33515" w:rsidDel="002260E7" w:rsidRDefault="00A33515">
            <w:pPr>
              <w:rPr>
                <w:del w:id="12651" w:author="Admin" w:date="2019-02-19T02:10:00Z"/>
                <w:sz w:val="2"/>
                <w:szCs w:val="2"/>
              </w:rPr>
            </w:pPr>
          </w:p>
        </w:tc>
        <w:tc>
          <w:tcPr>
            <w:tcW w:w="840" w:type="dxa"/>
            <w:vMerge/>
            <w:vAlign w:val="bottom"/>
          </w:tcPr>
          <w:p w:rsidR="00A33515" w:rsidDel="002260E7" w:rsidRDefault="00A33515">
            <w:pPr>
              <w:rPr>
                <w:del w:id="12652" w:author="Admin" w:date="2019-02-19T02:10:00Z"/>
                <w:sz w:val="2"/>
                <w:szCs w:val="2"/>
              </w:rPr>
            </w:pPr>
          </w:p>
        </w:tc>
        <w:tc>
          <w:tcPr>
            <w:tcW w:w="1520" w:type="dxa"/>
            <w:gridSpan w:val="4"/>
            <w:vMerge/>
            <w:vAlign w:val="bottom"/>
          </w:tcPr>
          <w:p w:rsidR="00A33515" w:rsidDel="002260E7" w:rsidRDefault="00A33515">
            <w:pPr>
              <w:rPr>
                <w:del w:id="12653" w:author="Admin" w:date="2019-02-19T02:10:00Z"/>
                <w:sz w:val="2"/>
                <w:szCs w:val="2"/>
              </w:rPr>
            </w:pPr>
          </w:p>
        </w:tc>
        <w:tc>
          <w:tcPr>
            <w:tcW w:w="80" w:type="dxa"/>
            <w:vAlign w:val="bottom"/>
          </w:tcPr>
          <w:p w:rsidR="00A33515" w:rsidDel="002260E7" w:rsidRDefault="00A33515">
            <w:pPr>
              <w:rPr>
                <w:del w:id="12654" w:author="Admin" w:date="2019-02-19T02:10:00Z"/>
                <w:sz w:val="2"/>
                <w:szCs w:val="2"/>
              </w:rPr>
            </w:pPr>
          </w:p>
        </w:tc>
        <w:tc>
          <w:tcPr>
            <w:tcW w:w="0" w:type="dxa"/>
            <w:vAlign w:val="bottom"/>
          </w:tcPr>
          <w:p w:rsidR="00A33515" w:rsidDel="002260E7" w:rsidRDefault="00A33515">
            <w:pPr>
              <w:spacing w:line="20" w:lineRule="exact"/>
              <w:rPr>
                <w:del w:id="12655" w:author="Admin" w:date="2019-02-19T02:10:00Z"/>
                <w:sz w:val="1"/>
                <w:szCs w:val="1"/>
              </w:rPr>
            </w:pPr>
          </w:p>
        </w:tc>
      </w:tr>
      <w:tr w:rsidR="00A33515" w:rsidDel="002260E7">
        <w:trPr>
          <w:trHeight w:val="30"/>
          <w:del w:id="12656" w:author="Admin" w:date="2019-02-19T02:10:00Z"/>
        </w:trPr>
        <w:tc>
          <w:tcPr>
            <w:tcW w:w="1920" w:type="dxa"/>
            <w:vAlign w:val="bottom"/>
          </w:tcPr>
          <w:p w:rsidR="00A33515" w:rsidDel="002260E7" w:rsidRDefault="00A33515">
            <w:pPr>
              <w:rPr>
                <w:del w:id="12657" w:author="Admin" w:date="2019-02-19T02:10:00Z"/>
                <w:sz w:val="2"/>
                <w:szCs w:val="2"/>
              </w:rPr>
            </w:pPr>
          </w:p>
        </w:tc>
        <w:tc>
          <w:tcPr>
            <w:tcW w:w="220" w:type="dxa"/>
            <w:vAlign w:val="bottom"/>
          </w:tcPr>
          <w:p w:rsidR="00A33515" w:rsidDel="002260E7" w:rsidRDefault="001A4D22">
            <w:pPr>
              <w:spacing w:line="30" w:lineRule="exact"/>
              <w:jc w:val="center"/>
              <w:rPr>
                <w:del w:id="12658" w:author="Admin" w:date="2019-02-19T02:10:00Z"/>
                <w:sz w:val="20"/>
                <w:szCs w:val="20"/>
              </w:rPr>
            </w:pPr>
            <w:del w:id="12659" w:author="Admin" w:date="2019-02-19T02:10:00Z">
              <w:r w:rsidDel="002260E7">
                <w:rPr>
                  <w:rFonts w:eastAsia="Times New Roman"/>
                  <w:sz w:val="3"/>
                  <w:szCs w:val="3"/>
                </w:rPr>
                <w:delText>&gt;</w:delText>
              </w:r>
            </w:del>
          </w:p>
        </w:tc>
        <w:tc>
          <w:tcPr>
            <w:tcW w:w="520" w:type="dxa"/>
            <w:vAlign w:val="bottom"/>
          </w:tcPr>
          <w:p w:rsidR="00A33515" w:rsidDel="002260E7" w:rsidRDefault="00A33515">
            <w:pPr>
              <w:rPr>
                <w:del w:id="12660" w:author="Admin" w:date="2019-02-19T02:10:00Z"/>
                <w:sz w:val="2"/>
                <w:szCs w:val="2"/>
              </w:rPr>
            </w:pPr>
          </w:p>
        </w:tc>
        <w:tc>
          <w:tcPr>
            <w:tcW w:w="840" w:type="dxa"/>
            <w:vAlign w:val="bottom"/>
          </w:tcPr>
          <w:p w:rsidR="00A33515" w:rsidDel="002260E7" w:rsidRDefault="00A33515">
            <w:pPr>
              <w:rPr>
                <w:del w:id="12661" w:author="Admin" w:date="2019-02-19T02:10:00Z"/>
                <w:sz w:val="2"/>
                <w:szCs w:val="2"/>
              </w:rPr>
            </w:pPr>
          </w:p>
        </w:tc>
        <w:tc>
          <w:tcPr>
            <w:tcW w:w="220" w:type="dxa"/>
            <w:vAlign w:val="bottom"/>
          </w:tcPr>
          <w:p w:rsidR="00A33515" w:rsidDel="002260E7" w:rsidRDefault="00A33515">
            <w:pPr>
              <w:rPr>
                <w:del w:id="12662" w:author="Admin" w:date="2019-02-19T02:10:00Z"/>
                <w:sz w:val="2"/>
                <w:szCs w:val="2"/>
              </w:rPr>
            </w:pPr>
          </w:p>
        </w:tc>
        <w:tc>
          <w:tcPr>
            <w:tcW w:w="320" w:type="dxa"/>
            <w:vAlign w:val="bottom"/>
          </w:tcPr>
          <w:p w:rsidR="00A33515" w:rsidDel="002260E7" w:rsidRDefault="00A33515">
            <w:pPr>
              <w:rPr>
                <w:del w:id="12663" w:author="Admin" w:date="2019-02-19T02:10:00Z"/>
                <w:sz w:val="2"/>
                <w:szCs w:val="2"/>
              </w:rPr>
            </w:pPr>
          </w:p>
        </w:tc>
        <w:tc>
          <w:tcPr>
            <w:tcW w:w="540" w:type="dxa"/>
            <w:vAlign w:val="bottom"/>
          </w:tcPr>
          <w:p w:rsidR="00A33515" w:rsidDel="002260E7" w:rsidRDefault="00A33515">
            <w:pPr>
              <w:rPr>
                <w:del w:id="12664" w:author="Admin" w:date="2019-02-19T02:10:00Z"/>
                <w:sz w:val="2"/>
                <w:szCs w:val="2"/>
              </w:rPr>
            </w:pPr>
          </w:p>
        </w:tc>
        <w:tc>
          <w:tcPr>
            <w:tcW w:w="440" w:type="dxa"/>
            <w:vAlign w:val="bottom"/>
          </w:tcPr>
          <w:p w:rsidR="00A33515" w:rsidDel="002260E7" w:rsidRDefault="00A33515">
            <w:pPr>
              <w:rPr>
                <w:del w:id="12665" w:author="Admin" w:date="2019-02-19T02:10:00Z"/>
                <w:sz w:val="2"/>
                <w:szCs w:val="2"/>
              </w:rPr>
            </w:pPr>
          </w:p>
        </w:tc>
        <w:tc>
          <w:tcPr>
            <w:tcW w:w="80" w:type="dxa"/>
            <w:vAlign w:val="bottom"/>
          </w:tcPr>
          <w:p w:rsidR="00A33515" w:rsidDel="002260E7" w:rsidRDefault="00A33515">
            <w:pPr>
              <w:rPr>
                <w:del w:id="12666" w:author="Admin" w:date="2019-02-19T02:10:00Z"/>
                <w:sz w:val="2"/>
                <w:szCs w:val="2"/>
              </w:rPr>
            </w:pPr>
          </w:p>
        </w:tc>
        <w:tc>
          <w:tcPr>
            <w:tcW w:w="0" w:type="dxa"/>
            <w:vAlign w:val="bottom"/>
          </w:tcPr>
          <w:p w:rsidR="00A33515" w:rsidDel="002260E7" w:rsidRDefault="00A33515">
            <w:pPr>
              <w:spacing w:line="20" w:lineRule="exact"/>
              <w:rPr>
                <w:del w:id="12667" w:author="Admin" w:date="2019-02-19T02:10:00Z"/>
                <w:sz w:val="1"/>
                <w:szCs w:val="1"/>
              </w:rPr>
            </w:pPr>
          </w:p>
        </w:tc>
      </w:tr>
      <w:tr w:rsidR="00A33515" w:rsidDel="002260E7">
        <w:trPr>
          <w:trHeight w:val="119"/>
          <w:del w:id="12668" w:author="Admin" w:date="2019-02-19T02:10:00Z"/>
        </w:trPr>
        <w:tc>
          <w:tcPr>
            <w:tcW w:w="1920" w:type="dxa"/>
            <w:vMerge w:val="restart"/>
            <w:vAlign w:val="bottom"/>
          </w:tcPr>
          <w:p w:rsidR="00A33515" w:rsidDel="002260E7" w:rsidRDefault="001A4D22">
            <w:pPr>
              <w:spacing w:line="263" w:lineRule="exact"/>
              <w:ind w:left="1160"/>
              <w:rPr>
                <w:del w:id="12669" w:author="Admin" w:date="2019-02-19T02:10:00Z"/>
                <w:sz w:val="20"/>
                <w:szCs w:val="20"/>
              </w:rPr>
            </w:pPr>
            <w:del w:id="12670" w:author="Admin" w:date="2019-02-19T02:10:00Z">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sz w:val="20"/>
                  <w:szCs w:val="20"/>
                </w:rPr>
                <w:delText>) =</w:delText>
              </w:r>
            </w:del>
          </w:p>
        </w:tc>
        <w:tc>
          <w:tcPr>
            <w:tcW w:w="220" w:type="dxa"/>
            <w:vAlign w:val="bottom"/>
          </w:tcPr>
          <w:p w:rsidR="00A33515" w:rsidDel="002260E7" w:rsidRDefault="001A4D22">
            <w:pPr>
              <w:spacing w:line="119" w:lineRule="exact"/>
              <w:jc w:val="center"/>
              <w:rPr>
                <w:del w:id="12671" w:author="Admin" w:date="2019-02-19T02:10:00Z"/>
                <w:sz w:val="20"/>
                <w:szCs w:val="20"/>
              </w:rPr>
            </w:pPr>
            <w:del w:id="12672" w:author="Admin" w:date="2019-02-19T02:10:00Z">
              <w:r w:rsidDel="002260E7">
                <w:rPr>
                  <w:rFonts w:eastAsia="Times New Roman"/>
                  <w:sz w:val="13"/>
                  <w:szCs w:val="13"/>
                </w:rPr>
                <w:delText>&lt;</w:delText>
              </w:r>
            </w:del>
          </w:p>
        </w:tc>
        <w:tc>
          <w:tcPr>
            <w:tcW w:w="520" w:type="dxa"/>
            <w:vMerge w:val="restart"/>
            <w:vAlign w:val="bottom"/>
          </w:tcPr>
          <w:p w:rsidR="00A33515" w:rsidDel="002260E7" w:rsidRDefault="001A4D22">
            <w:pPr>
              <w:spacing w:line="263" w:lineRule="exact"/>
              <w:jc w:val="center"/>
              <w:rPr>
                <w:del w:id="12673" w:author="Admin" w:date="2019-02-19T02:10:00Z"/>
                <w:sz w:val="20"/>
                <w:szCs w:val="20"/>
              </w:rPr>
            </w:pPr>
            <w:del w:id="12674" w:author="Admin" w:date="2019-02-19T02:10:00Z">
              <w:r w:rsidDel="002260E7">
                <w:rPr>
                  <w:rFonts w:ascii="Arial" w:eastAsia="Arial" w:hAnsi="Arial" w:cs="Arial"/>
                  <w:i/>
                  <w:iCs/>
                  <w:sz w:val="20"/>
                  <w:szCs w:val="20"/>
                </w:rPr>
                <w:delText>W</w:delText>
              </w:r>
              <w:r w:rsidDel="002260E7">
                <w:rPr>
                  <w:rFonts w:eastAsia="Times New Roman"/>
                  <w:sz w:val="20"/>
                  <w:szCs w:val="20"/>
                </w:rPr>
                <w:delText>(</w:delText>
              </w:r>
              <w:r w:rsidDel="002260E7">
                <w:rPr>
                  <w:rFonts w:ascii="Arial" w:eastAsia="Arial" w:hAnsi="Arial" w:cs="Arial"/>
                  <w:i/>
                  <w:iCs/>
                  <w:sz w:val="20"/>
                  <w:szCs w:val="20"/>
                </w:rPr>
                <w:delText xml:space="preserve">f </w:delText>
              </w:r>
              <w:r w:rsidDel="002260E7">
                <w:rPr>
                  <w:rFonts w:ascii="Arial" w:eastAsia="Arial" w:hAnsi="Arial" w:cs="Arial"/>
                  <w:sz w:val="27"/>
                  <w:szCs w:val="27"/>
                  <w:vertAlign w:val="superscript"/>
                </w:rPr>
                <w:delText>1</w:delText>
              </w:r>
            </w:del>
          </w:p>
        </w:tc>
        <w:tc>
          <w:tcPr>
            <w:tcW w:w="840" w:type="dxa"/>
            <w:vMerge w:val="restart"/>
            <w:vAlign w:val="bottom"/>
          </w:tcPr>
          <w:p w:rsidR="00A33515" w:rsidDel="002260E7" w:rsidRDefault="001A4D22">
            <w:pPr>
              <w:rPr>
                <w:del w:id="12675" w:author="Admin" w:date="2019-02-19T02:10:00Z"/>
                <w:sz w:val="20"/>
                <w:szCs w:val="20"/>
              </w:rPr>
            </w:pPr>
            <w:del w:id="12676" w:author="Admin" w:date="2019-02-19T02:10:00Z">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sz w:val="20"/>
                  <w:szCs w:val="20"/>
                </w:rPr>
                <w:delText xml:space="preserve">))   </w:delText>
              </w:r>
              <w:r w:rsidDel="002260E7">
                <w:rPr>
                  <w:rFonts w:ascii="Arial" w:eastAsia="Arial" w:hAnsi="Arial" w:cs="Arial"/>
                  <w:sz w:val="20"/>
                  <w:szCs w:val="20"/>
                </w:rPr>
                <w:delText>1</w:delText>
              </w:r>
              <w:r w:rsidDel="002260E7">
                <w:rPr>
                  <w:rFonts w:eastAsia="Times New Roman"/>
                  <w:i/>
                  <w:iCs/>
                  <w:sz w:val="20"/>
                  <w:szCs w:val="20"/>
                </w:rPr>
                <w:delText>;</w:delText>
              </w:r>
            </w:del>
          </w:p>
        </w:tc>
        <w:tc>
          <w:tcPr>
            <w:tcW w:w="220" w:type="dxa"/>
            <w:vMerge w:val="restart"/>
            <w:vAlign w:val="bottom"/>
          </w:tcPr>
          <w:p w:rsidR="00A33515" w:rsidDel="002260E7" w:rsidRDefault="001A4D22">
            <w:pPr>
              <w:ind w:left="100"/>
              <w:rPr>
                <w:del w:id="12677" w:author="Admin" w:date="2019-02-19T02:10:00Z"/>
                <w:sz w:val="20"/>
                <w:szCs w:val="20"/>
              </w:rPr>
            </w:pPr>
            <w:del w:id="12678" w:author="Admin" w:date="2019-02-19T02:10:00Z">
              <w:r w:rsidDel="002260E7">
                <w:rPr>
                  <w:rFonts w:ascii="Arial" w:eastAsia="Arial" w:hAnsi="Arial" w:cs="Arial"/>
                  <w:i/>
                  <w:iCs/>
                  <w:w w:val="99"/>
                  <w:sz w:val="20"/>
                  <w:szCs w:val="20"/>
                </w:rPr>
                <w:delText>k</w:delText>
              </w:r>
            </w:del>
          </w:p>
        </w:tc>
        <w:tc>
          <w:tcPr>
            <w:tcW w:w="320" w:type="dxa"/>
            <w:vAlign w:val="bottom"/>
          </w:tcPr>
          <w:p w:rsidR="00A33515" w:rsidDel="002260E7" w:rsidRDefault="00A33515">
            <w:pPr>
              <w:rPr>
                <w:del w:id="12679" w:author="Admin" w:date="2019-02-19T02:10:00Z"/>
                <w:sz w:val="10"/>
                <w:szCs w:val="10"/>
              </w:rPr>
            </w:pPr>
          </w:p>
        </w:tc>
        <w:tc>
          <w:tcPr>
            <w:tcW w:w="540" w:type="dxa"/>
            <w:vMerge w:val="restart"/>
            <w:vAlign w:val="bottom"/>
          </w:tcPr>
          <w:p w:rsidR="00A33515" w:rsidDel="002260E7" w:rsidRDefault="001A4D22">
            <w:pPr>
              <w:rPr>
                <w:del w:id="12680" w:author="Admin" w:date="2019-02-19T02:10:00Z"/>
                <w:sz w:val="20"/>
                <w:szCs w:val="20"/>
              </w:rPr>
            </w:pPr>
            <w:del w:id="12681" w:author="Admin" w:date="2019-02-19T02:10:00Z">
              <w:r w:rsidDel="002260E7">
                <w:rPr>
                  <w:rFonts w:ascii="Arial" w:eastAsia="Arial" w:hAnsi="Arial" w:cs="Arial"/>
                  <w:i/>
                  <w:iCs/>
                  <w:w w:val="95"/>
                  <w:sz w:val="20"/>
                  <w:szCs w:val="20"/>
                </w:rPr>
                <w:delText>i</w:delText>
              </w:r>
              <w:r w:rsidDel="002260E7">
                <w:rPr>
                  <w:rFonts w:eastAsia="Times New Roman"/>
                  <w:i/>
                  <w:iCs/>
                  <w:w w:val="95"/>
                  <w:sz w:val="20"/>
                  <w:szCs w:val="20"/>
                </w:rPr>
                <w:delText>;</w:delText>
              </w:r>
              <w:r w:rsidDel="002260E7">
                <w:rPr>
                  <w:rFonts w:ascii="Arial" w:eastAsia="Arial" w:hAnsi="Arial" w:cs="Arial"/>
                  <w:i/>
                  <w:iCs/>
                  <w:w w:val="95"/>
                  <w:sz w:val="20"/>
                  <w:szCs w:val="20"/>
                </w:rPr>
                <w:delText xml:space="preserve"> i </w:delText>
              </w:r>
              <w:r w:rsidDel="002260E7">
                <w:rPr>
                  <w:rFonts w:eastAsia="Times New Roman"/>
                  <w:w w:val="95"/>
                  <w:sz w:val="20"/>
                  <w:szCs w:val="20"/>
                </w:rPr>
                <w:delText>+</w:delText>
              </w:r>
              <w:r w:rsidDel="002260E7">
                <w:rPr>
                  <w:rFonts w:ascii="Arial" w:eastAsia="Arial" w:hAnsi="Arial" w:cs="Arial"/>
                  <w:i/>
                  <w:iCs/>
                  <w:w w:val="95"/>
                  <w:sz w:val="20"/>
                  <w:szCs w:val="20"/>
                </w:rPr>
                <w:delText xml:space="preserve"> </w:delText>
              </w:r>
              <w:r w:rsidDel="002260E7">
                <w:rPr>
                  <w:rFonts w:ascii="Arial" w:eastAsia="Arial" w:hAnsi="Arial" w:cs="Arial"/>
                  <w:w w:val="95"/>
                  <w:sz w:val="20"/>
                  <w:szCs w:val="20"/>
                </w:rPr>
                <w:delText>2</w:delText>
              </w:r>
            </w:del>
          </w:p>
        </w:tc>
        <w:tc>
          <w:tcPr>
            <w:tcW w:w="440" w:type="dxa"/>
            <w:vAlign w:val="bottom"/>
          </w:tcPr>
          <w:p w:rsidR="00A33515" w:rsidDel="002260E7" w:rsidRDefault="00A33515">
            <w:pPr>
              <w:rPr>
                <w:del w:id="12682" w:author="Admin" w:date="2019-02-19T02:10:00Z"/>
                <w:sz w:val="10"/>
                <w:szCs w:val="10"/>
              </w:rPr>
            </w:pPr>
          </w:p>
        </w:tc>
        <w:tc>
          <w:tcPr>
            <w:tcW w:w="80" w:type="dxa"/>
            <w:vMerge w:val="restart"/>
            <w:vAlign w:val="bottom"/>
          </w:tcPr>
          <w:p w:rsidR="00A33515" w:rsidDel="002260E7" w:rsidRDefault="001A4D22">
            <w:pPr>
              <w:jc w:val="right"/>
              <w:rPr>
                <w:del w:id="12683" w:author="Admin" w:date="2019-02-19T02:10:00Z"/>
                <w:sz w:val="20"/>
                <w:szCs w:val="20"/>
              </w:rPr>
            </w:pPr>
            <w:del w:id="12684"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12685" w:author="Admin" w:date="2019-02-19T02:10:00Z"/>
                <w:sz w:val="1"/>
                <w:szCs w:val="1"/>
              </w:rPr>
            </w:pPr>
          </w:p>
        </w:tc>
      </w:tr>
      <w:tr w:rsidR="00A33515" w:rsidDel="002260E7">
        <w:trPr>
          <w:trHeight w:val="144"/>
          <w:del w:id="12686" w:author="Admin" w:date="2019-02-19T02:10:00Z"/>
        </w:trPr>
        <w:tc>
          <w:tcPr>
            <w:tcW w:w="1920" w:type="dxa"/>
            <w:vMerge/>
            <w:vAlign w:val="bottom"/>
          </w:tcPr>
          <w:p w:rsidR="00A33515" w:rsidDel="002260E7" w:rsidRDefault="00A33515">
            <w:pPr>
              <w:rPr>
                <w:del w:id="12687" w:author="Admin" w:date="2019-02-19T02:10:00Z"/>
                <w:sz w:val="12"/>
                <w:szCs w:val="12"/>
              </w:rPr>
            </w:pPr>
          </w:p>
        </w:tc>
        <w:tc>
          <w:tcPr>
            <w:tcW w:w="220" w:type="dxa"/>
            <w:vAlign w:val="bottom"/>
          </w:tcPr>
          <w:p w:rsidR="00A33515" w:rsidDel="002260E7" w:rsidRDefault="001A4D22">
            <w:pPr>
              <w:spacing w:line="144" w:lineRule="exact"/>
              <w:jc w:val="center"/>
              <w:rPr>
                <w:del w:id="12688" w:author="Admin" w:date="2019-02-19T02:10:00Z"/>
                <w:sz w:val="20"/>
                <w:szCs w:val="20"/>
              </w:rPr>
            </w:pPr>
            <w:del w:id="12689" w:author="Admin" w:date="2019-02-19T02:10:00Z">
              <w:r w:rsidDel="002260E7">
                <w:rPr>
                  <w:rFonts w:eastAsia="Times New Roman"/>
                  <w:sz w:val="15"/>
                  <w:szCs w:val="15"/>
                </w:rPr>
                <w:delText>&gt;</w:delText>
              </w:r>
            </w:del>
          </w:p>
        </w:tc>
        <w:tc>
          <w:tcPr>
            <w:tcW w:w="520" w:type="dxa"/>
            <w:vMerge/>
            <w:vAlign w:val="bottom"/>
          </w:tcPr>
          <w:p w:rsidR="00A33515" w:rsidDel="002260E7" w:rsidRDefault="00A33515">
            <w:pPr>
              <w:rPr>
                <w:del w:id="12690" w:author="Admin" w:date="2019-02-19T02:10:00Z"/>
                <w:sz w:val="12"/>
                <w:szCs w:val="12"/>
              </w:rPr>
            </w:pPr>
          </w:p>
        </w:tc>
        <w:tc>
          <w:tcPr>
            <w:tcW w:w="840" w:type="dxa"/>
            <w:vMerge/>
            <w:vAlign w:val="bottom"/>
          </w:tcPr>
          <w:p w:rsidR="00A33515" w:rsidDel="002260E7" w:rsidRDefault="00A33515">
            <w:pPr>
              <w:rPr>
                <w:del w:id="12691" w:author="Admin" w:date="2019-02-19T02:10:00Z"/>
                <w:sz w:val="12"/>
                <w:szCs w:val="12"/>
              </w:rPr>
            </w:pPr>
          </w:p>
        </w:tc>
        <w:tc>
          <w:tcPr>
            <w:tcW w:w="220" w:type="dxa"/>
            <w:vMerge/>
            <w:vAlign w:val="bottom"/>
          </w:tcPr>
          <w:p w:rsidR="00A33515" w:rsidDel="002260E7" w:rsidRDefault="00A33515">
            <w:pPr>
              <w:rPr>
                <w:del w:id="12692" w:author="Admin" w:date="2019-02-19T02:10:00Z"/>
                <w:sz w:val="12"/>
                <w:szCs w:val="12"/>
              </w:rPr>
            </w:pPr>
          </w:p>
        </w:tc>
        <w:tc>
          <w:tcPr>
            <w:tcW w:w="320" w:type="dxa"/>
            <w:vMerge w:val="restart"/>
            <w:vAlign w:val="bottom"/>
          </w:tcPr>
          <w:p w:rsidR="00A33515" w:rsidDel="002260E7" w:rsidRDefault="001A4D22">
            <w:pPr>
              <w:ind w:left="20"/>
              <w:rPr>
                <w:del w:id="12693" w:author="Admin" w:date="2019-02-19T02:10:00Z"/>
                <w:sz w:val="20"/>
                <w:szCs w:val="20"/>
              </w:rPr>
            </w:pPr>
            <w:del w:id="12694" w:author="Admin" w:date="2019-02-19T02:10:00Z">
              <w:r w:rsidDel="002260E7">
                <w:rPr>
                  <w:rFonts w:eastAsia="Times New Roman"/>
                  <w:i/>
                  <w:iCs/>
                  <w:sz w:val="20"/>
                  <w:szCs w:val="20"/>
                </w:rPr>
                <w:delText>2 f</w:delText>
              </w:r>
            </w:del>
          </w:p>
        </w:tc>
        <w:tc>
          <w:tcPr>
            <w:tcW w:w="540" w:type="dxa"/>
            <w:vMerge/>
            <w:vAlign w:val="bottom"/>
          </w:tcPr>
          <w:p w:rsidR="00A33515" w:rsidDel="002260E7" w:rsidRDefault="00A33515">
            <w:pPr>
              <w:rPr>
                <w:del w:id="12695" w:author="Admin" w:date="2019-02-19T02:10:00Z"/>
                <w:sz w:val="12"/>
                <w:szCs w:val="12"/>
              </w:rPr>
            </w:pPr>
          </w:p>
        </w:tc>
        <w:tc>
          <w:tcPr>
            <w:tcW w:w="440" w:type="dxa"/>
            <w:vMerge w:val="restart"/>
            <w:vAlign w:val="bottom"/>
          </w:tcPr>
          <w:p w:rsidR="00A33515" w:rsidDel="002260E7" w:rsidRDefault="001A4D22">
            <w:pPr>
              <w:rPr>
                <w:del w:id="12696" w:author="Admin" w:date="2019-02-19T02:10:00Z"/>
                <w:sz w:val="20"/>
                <w:szCs w:val="20"/>
              </w:rPr>
            </w:pPr>
            <w:del w:id="12697" w:author="Admin" w:date="2019-02-19T02:10:00Z">
              <w:r w:rsidDel="002260E7">
                <w:rPr>
                  <w:rFonts w:eastAsia="Times New Roman"/>
                  <w:i/>
                  <w:iCs/>
                  <w:sz w:val="20"/>
                  <w:szCs w:val="20"/>
                </w:rPr>
                <w:delText>g</w:delText>
              </w:r>
            </w:del>
          </w:p>
        </w:tc>
        <w:tc>
          <w:tcPr>
            <w:tcW w:w="80" w:type="dxa"/>
            <w:vMerge/>
            <w:vAlign w:val="bottom"/>
          </w:tcPr>
          <w:p w:rsidR="00A33515" w:rsidDel="002260E7" w:rsidRDefault="00A33515">
            <w:pPr>
              <w:rPr>
                <w:del w:id="12698" w:author="Admin" w:date="2019-02-19T02:10:00Z"/>
                <w:sz w:val="12"/>
                <w:szCs w:val="12"/>
              </w:rPr>
            </w:pPr>
          </w:p>
        </w:tc>
        <w:tc>
          <w:tcPr>
            <w:tcW w:w="0" w:type="dxa"/>
            <w:vAlign w:val="bottom"/>
          </w:tcPr>
          <w:p w:rsidR="00A33515" w:rsidDel="002260E7" w:rsidRDefault="00A33515">
            <w:pPr>
              <w:rPr>
                <w:del w:id="12699" w:author="Admin" w:date="2019-02-19T02:10:00Z"/>
                <w:sz w:val="1"/>
                <w:szCs w:val="1"/>
              </w:rPr>
            </w:pPr>
          </w:p>
        </w:tc>
      </w:tr>
      <w:tr w:rsidR="00A33515" w:rsidDel="002260E7">
        <w:trPr>
          <w:trHeight w:val="136"/>
          <w:del w:id="12700" w:author="Admin" w:date="2019-02-19T02:10:00Z"/>
        </w:trPr>
        <w:tc>
          <w:tcPr>
            <w:tcW w:w="1920" w:type="dxa"/>
            <w:vAlign w:val="bottom"/>
          </w:tcPr>
          <w:p w:rsidR="00A33515" w:rsidDel="002260E7" w:rsidRDefault="00A33515">
            <w:pPr>
              <w:rPr>
                <w:del w:id="12701" w:author="Admin" w:date="2019-02-19T02:10:00Z"/>
                <w:sz w:val="11"/>
                <w:szCs w:val="11"/>
              </w:rPr>
            </w:pPr>
          </w:p>
        </w:tc>
        <w:tc>
          <w:tcPr>
            <w:tcW w:w="220" w:type="dxa"/>
            <w:vAlign w:val="bottom"/>
          </w:tcPr>
          <w:p w:rsidR="00A33515" w:rsidDel="002260E7" w:rsidRDefault="001A4D22">
            <w:pPr>
              <w:spacing w:line="136" w:lineRule="exact"/>
              <w:jc w:val="center"/>
              <w:rPr>
                <w:del w:id="12702" w:author="Admin" w:date="2019-02-19T02:10:00Z"/>
                <w:sz w:val="20"/>
                <w:szCs w:val="20"/>
              </w:rPr>
            </w:pPr>
            <w:del w:id="12703" w:author="Admin" w:date="2019-02-19T02:10:00Z">
              <w:r w:rsidDel="002260E7">
                <w:rPr>
                  <w:rFonts w:eastAsia="Times New Roman"/>
                  <w:sz w:val="15"/>
                  <w:szCs w:val="15"/>
                </w:rPr>
                <w:delText>&gt;</w:delText>
              </w:r>
            </w:del>
          </w:p>
        </w:tc>
        <w:tc>
          <w:tcPr>
            <w:tcW w:w="520" w:type="dxa"/>
            <w:vAlign w:val="bottom"/>
          </w:tcPr>
          <w:p w:rsidR="00A33515" w:rsidDel="002260E7" w:rsidRDefault="00A33515">
            <w:pPr>
              <w:rPr>
                <w:del w:id="12704" w:author="Admin" w:date="2019-02-19T02:10:00Z"/>
                <w:sz w:val="11"/>
                <w:szCs w:val="11"/>
              </w:rPr>
            </w:pPr>
          </w:p>
        </w:tc>
        <w:tc>
          <w:tcPr>
            <w:tcW w:w="840" w:type="dxa"/>
            <w:vAlign w:val="bottom"/>
          </w:tcPr>
          <w:p w:rsidR="00A33515" w:rsidDel="002260E7" w:rsidRDefault="00A33515">
            <w:pPr>
              <w:rPr>
                <w:del w:id="12705" w:author="Admin" w:date="2019-02-19T02:10:00Z"/>
                <w:sz w:val="11"/>
                <w:szCs w:val="11"/>
              </w:rPr>
            </w:pPr>
          </w:p>
        </w:tc>
        <w:tc>
          <w:tcPr>
            <w:tcW w:w="220" w:type="dxa"/>
            <w:vAlign w:val="bottom"/>
          </w:tcPr>
          <w:p w:rsidR="00A33515" w:rsidDel="002260E7" w:rsidRDefault="00A33515">
            <w:pPr>
              <w:rPr>
                <w:del w:id="12706" w:author="Admin" w:date="2019-02-19T02:10:00Z"/>
                <w:sz w:val="11"/>
                <w:szCs w:val="11"/>
              </w:rPr>
            </w:pPr>
          </w:p>
        </w:tc>
        <w:tc>
          <w:tcPr>
            <w:tcW w:w="320" w:type="dxa"/>
            <w:vMerge/>
            <w:vAlign w:val="bottom"/>
          </w:tcPr>
          <w:p w:rsidR="00A33515" w:rsidDel="002260E7" w:rsidRDefault="00A33515">
            <w:pPr>
              <w:rPr>
                <w:del w:id="12707" w:author="Admin" w:date="2019-02-19T02:10:00Z"/>
                <w:sz w:val="11"/>
                <w:szCs w:val="11"/>
              </w:rPr>
            </w:pPr>
          </w:p>
        </w:tc>
        <w:tc>
          <w:tcPr>
            <w:tcW w:w="540" w:type="dxa"/>
            <w:vAlign w:val="bottom"/>
          </w:tcPr>
          <w:p w:rsidR="00A33515" w:rsidDel="002260E7" w:rsidRDefault="00A33515">
            <w:pPr>
              <w:rPr>
                <w:del w:id="12708" w:author="Admin" w:date="2019-02-19T02:10:00Z"/>
                <w:sz w:val="11"/>
                <w:szCs w:val="11"/>
              </w:rPr>
            </w:pPr>
          </w:p>
        </w:tc>
        <w:tc>
          <w:tcPr>
            <w:tcW w:w="440" w:type="dxa"/>
            <w:vMerge/>
            <w:vAlign w:val="bottom"/>
          </w:tcPr>
          <w:p w:rsidR="00A33515" w:rsidDel="002260E7" w:rsidRDefault="00A33515">
            <w:pPr>
              <w:rPr>
                <w:del w:id="12709" w:author="Admin" w:date="2019-02-19T02:10:00Z"/>
                <w:sz w:val="11"/>
                <w:szCs w:val="11"/>
              </w:rPr>
            </w:pPr>
          </w:p>
        </w:tc>
        <w:tc>
          <w:tcPr>
            <w:tcW w:w="80" w:type="dxa"/>
            <w:vAlign w:val="bottom"/>
          </w:tcPr>
          <w:p w:rsidR="00A33515" w:rsidDel="002260E7" w:rsidRDefault="00A33515">
            <w:pPr>
              <w:rPr>
                <w:del w:id="12710" w:author="Admin" w:date="2019-02-19T02:10:00Z"/>
                <w:sz w:val="11"/>
                <w:szCs w:val="11"/>
              </w:rPr>
            </w:pPr>
          </w:p>
        </w:tc>
        <w:tc>
          <w:tcPr>
            <w:tcW w:w="0" w:type="dxa"/>
            <w:vAlign w:val="bottom"/>
          </w:tcPr>
          <w:p w:rsidR="00A33515" w:rsidDel="002260E7" w:rsidRDefault="00A33515">
            <w:pPr>
              <w:rPr>
                <w:del w:id="12711" w:author="Admin" w:date="2019-02-19T02:10:00Z"/>
                <w:sz w:val="1"/>
                <w:szCs w:val="1"/>
              </w:rPr>
            </w:pPr>
          </w:p>
        </w:tc>
      </w:tr>
      <w:tr w:rsidR="00A33515" w:rsidDel="002260E7">
        <w:trPr>
          <w:trHeight w:val="139"/>
          <w:del w:id="12712" w:author="Admin" w:date="2019-02-19T02:10:00Z"/>
        </w:trPr>
        <w:tc>
          <w:tcPr>
            <w:tcW w:w="1920" w:type="dxa"/>
            <w:vAlign w:val="bottom"/>
          </w:tcPr>
          <w:p w:rsidR="00A33515" w:rsidDel="002260E7" w:rsidRDefault="00A33515">
            <w:pPr>
              <w:rPr>
                <w:del w:id="12713" w:author="Admin" w:date="2019-02-19T02:10:00Z"/>
                <w:sz w:val="12"/>
                <w:szCs w:val="12"/>
              </w:rPr>
            </w:pPr>
          </w:p>
        </w:tc>
        <w:tc>
          <w:tcPr>
            <w:tcW w:w="220" w:type="dxa"/>
            <w:vAlign w:val="bottom"/>
          </w:tcPr>
          <w:p w:rsidR="00A33515" w:rsidDel="002260E7" w:rsidRDefault="001A4D22">
            <w:pPr>
              <w:spacing w:line="139" w:lineRule="exact"/>
              <w:jc w:val="center"/>
              <w:rPr>
                <w:del w:id="12714" w:author="Admin" w:date="2019-02-19T02:10:00Z"/>
                <w:sz w:val="20"/>
                <w:szCs w:val="20"/>
              </w:rPr>
            </w:pPr>
            <w:del w:id="12715" w:author="Admin" w:date="2019-02-19T02:10:00Z">
              <w:r w:rsidDel="002260E7">
                <w:rPr>
                  <w:rFonts w:eastAsia="Times New Roman"/>
                  <w:sz w:val="15"/>
                  <w:szCs w:val="15"/>
                </w:rPr>
                <w:delText>&gt;</w:delText>
              </w:r>
            </w:del>
          </w:p>
        </w:tc>
        <w:tc>
          <w:tcPr>
            <w:tcW w:w="520" w:type="dxa"/>
            <w:vAlign w:val="bottom"/>
          </w:tcPr>
          <w:p w:rsidR="00A33515" w:rsidDel="002260E7" w:rsidRDefault="00A33515">
            <w:pPr>
              <w:rPr>
                <w:del w:id="12716" w:author="Admin" w:date="2019-02-19T02:10:00Z"/>
                <w:sz w:val="12"/>
                <w:szCs w:val="12"/>
              </w:rPr>
            </w:pPr>
          </w:p>
        </w:tc>
        <w:tc>
          <w:tcPr>
            <w:tcW w:w="840" w:type="dxa"/>
            <w:vAlign w:val="bottom"/>
          </w:tcPr>
          <w:p w:rsidR="00A33515" w:rsidDel="002260E7" w:rsidRDefault="00A33515">
            <w:pPr>
              <w:rPr>
                <w:del w:id="12717" w:author="Admin" w:date="2019-02-19T02:10:00Z"/>
                <w:sz w:val="12"/>
                <w:szCs w:val="12"/>
              </w:rPr>
            </w:pPr>
          </w:p>
        </w:tc>
        <w:tc>
          <w:tcPr>
            <w:tcW w:w="220" w:type="dxa"/>
            <w:vAlign w:val="bottom"/>
          </w:tcPr>
          <w:p w:rsidR="00A33515" w:rsidDel="002260E7" w:rsidRDefault="00A33515">
            <w:pPr>
              <w:rPr>
                <w:del w:id="12718" w:author="Admin" w:date="2019-02-19T02:10:00Z"/>
                <w:sz w:val="12"/>
                <w:szCs w:val="12"/>
              </w:rPr>
            </w:pPr>
          </w:p>
        </w:tc>
        <w:tc>
          <w:tcPr>
            <w:tcW w:w="320" w:type="dxa"/>
            <w:vAlign w:val="bottom"/>
          </w:tcPr>
          <w:p w:rsidR="00A33515" w:rsidDel="002260E7" w:rsidRDefault="00A33515">
            <w:pPr>
              <w:rPr>
                <w:del w:id="12719" w:author="Admin" w:date="2019-02-19T02:10:00Z"/>
                <w:sz w:val="12"/>
                <w:szCs w:val="12"/>
              </w:rPr>
            </w:pPr>
          </w:p>
        </w:tc>
        <w:tc>
          <w:tcPr>
            <w:tcW w:w="540" w:type="dxa"/>
            <w:vAlign w:val="bottom"/>
          </w:tcPr>
          <w:p w:rsidR="00A33515" w:rsidDel="002260E7" w:rsidRDefault="00A33515">
            <w:pPr>
              <w:rPr>
                <w:del w:id="12720" w:author="Admin" w:date="2019-02-19T02:10:00Z"/>
                <w:sz w:val="12"/>
                <w:szCs w:val="12"/>
              </w:rPr>
            </w:pPr>
          </w:p>
        </w:tc>
        <w:tc>
          <w:tcPr>
            <w:tcW w:w="440" w:type="dxa"/>
            <w:vAlign w:val="bottom"/>
          </w:tcPr>
          <w:p w:rsidR="00A33515" w:rsidDel="002260E7" w:rsidRDefault="00A33515">
            <w:pPr>
              <w:rPr>
                <w:del w:id="12721" w:author="Admin" w:date="2019-02-19T02:10:00Z"/>
                <w:sz w:val="12"/>
                <w:szCs w:val="12"/>
              </w:rPr>
            </w:pPr>
          </w:p>
        </w:tc>
        <w:tc>
          <w:tcPr>
            <w:tcW w:w="80" w:type="dxa"/>
            <w:vAlign w:val="bottom"/>
          </w:tcPr>
          <w:p w:rsidR="00A33515" w:rsidDel="002260E7" w:rsidRDefault="00A33515">
            <w:pPr>
              <w:rPr>
                <w:del w:id="12722" w:author="Admin" w:date="2019-02-19T02:10:00Z"/>
                <w:sz w:val="12"/>
                <w:szCs w:val="12"/>
              </w:rPr>
            </w:pPr>
          </w:p>
        </w:tc>
        <w:tc>
          <w:tcPr>
            <w:tcW w:w="0" w:type="dxa"/>
            <w:vAlign w:val="bottom"/>
          </w:tcPr>
          <w:p w:rsidR="00A33515" w:rsidDel="002260E7" w:rsidRDefault="00A33515">
            <w:pPr>
              <w:rPr>
                <w:del w:id="12723" w:author="Admin" w:date="2019-02-19T02:10:00Z"/>
                <w:sz w:val="1"/>
                <w:szCs w:val="1"/>
              </w:rPr>
            </w:pPr>
          </w:p>
        </w:tc>
      </w:tr>
      <w:tr w:rsidR="00A33515" w:rsidDel="002260E7">
        <w:trPr>
          <w:trHeight w:val="60"/>
          <w:del w:id="12724" w:author="Admin" w:date="2019-02-19T02:10:00Z"/>
        </w:trPr>
        <w:tc>
          <w:tcPr>
            <w:tcW w:w="1920" w:type="dxa"/>
            <w:vAlign w:val="bottom"/>
          </w:tcPr>
          <w:p w:rsidR="00A33515" w:rsidDel="002260E7" w:rsidRDefault="00A33515">
            <w:pPr>
              <w:rPr>
                <w:del w:id="12725" w:author="Admin" w:date="2019-02-19T02:10:00Z"/>
                <w:sz w:val="5"/>
                <w:szCs w:val="5"/>
              </w:rPr>
            </w:pPr>
          </w:p>
        </w:tc>
        <w:tc>
          <w:tcPr>
            <w:tcW w:w="220" w:type="dxa"/>
            <w:vAlign w:val="bottom"/>
          </w:tcPr>
          <w:p w:rsidR="00A33515" w:rsidDel="002260E7" w:rsidRDefault="001A4D22">
            <w:pPr>
              <w:spacing w:line="60" w:lineRule="exact"/>
              <w:jc w:val="center"/>
              <w:rPr>
                <w:del w:id="12726" w:author="Admin" w:date="2019-02-19T02:10:00Z"/>
                <w:sz w:val="20"/>
                <w:szCs w:val="20"/>
              </w:rPr>
            </w:pPr>
            <w:del w:id="12727" w:author="Admin" w:date="2019-02-19T02:10:00Z">
              <w:r w:rsidDel="002260E7">
                <w:rPr>
                  <w:rFonts w:eastAsia="Times New Roman"/>
                  <w:sz w:val="6"/>
                  <w:szCs w:val="6"/>
                </w:rPr>
                <w:delText>&gt;</w:delText>
              </w:r>
            </w:del>
          </w:p>
        </w:tc>
        <w:tc>
          <w:tcPr>
            <w:tcW w:w="520" w:type="dxa"/>
            <w:vAlign w:val="bottom"/>
          </w:tcPr>
          <w:p w:rsidR="00A33515" w:rsidDel="002260E7" w:rsidRDefault="00A33515">
            <w:pPr>
              <w:rPr>
                <w:del w:id="12728" w:author="Admin" w:date="2019-02-19T02:10:00Z"/>
                <w:sz w:val="5"/>
                <w:szCs w:val="5"/>
              </w:rPr>
            </w:pPr>
          </w:p>
        </w:tc>
        <w:tc>
          <w:tcPr>
            <w:tcW w:w="840" w:type="dxa"/>
            <w:vAlign w:val="bottom"/>
          </w:tcPr>
          <w:p w:rsidR="00A33515" w:rsidDel="002260E7" w:rsidRDefault="00A33515">
            <w:pPr>
              <w:rPr>
                <w:del w:id="12729" w:author="Admin" w:date="2019-02-19T02:10:00Z"/>
                <w:sz w:val="5"/>
                <w:szCs w:val="5"/>
              </w:rPr>
            </w:pPr>
          </w:p>
        </w:tc>
        <w:tc>
          <w:tcPr>
            <w:tcW w:w="220" w:type="dxa"/>
            <w:vAlign w:val="bottom"/>
          </w:tcPr>
          <w:p w:rsidR="00A33515" w:rsidDel="002260E7" w:rsidRDefault="00A33515">
            <w:pPr>
              <w:rPr>
                <w:del w:id="12730" w:author="Admin" w:date="2019-02-19T02:10:00Z"/>
                <w:sz w:val="5"/>
                <w:szCs w:val="5"/>
              </w:rPr>
            </w:pPr>
          </w:p>
        </w:tc>
        <w:tc>
          <w:tcPr>
            <w:tcW w:w="320" w:type="dxa"/>
            <w:vAlign w:val="bottom"/>
          </w:tcPr>
          <w:p w:rsidR="00A33515" w:rsidDel="002260E7" w:rsidRDefault="00A33515">
            <w:pPr>
              <w:rPr>
                <w:del w:id="12731" w:author="Admin" w:date="2019-02-19T02:10:00Z"/>
                <w:sz w:val="5"/>
                <w:szCs w:val="5"/>
              </w:rPr>
            </w:pPr>
          </w:p>
        </w:tc>
        <w:tc>
          <w:tcPr>
            <w:tcW w:w="540" w:type="dxa"/>
            <w:vAlign w:val="bottom"/>
          </w:tcPr>
          <w:p w:rsidR="00A33515" w:rsidDel="002260E7" w:rsidRDefault="00A33515">
            <w:pPr>
              <w:rPr>
                <w:del w:id="12732" w:author="Admin" w:date="2019-02-19T02:10:00Z"/>
                <w:sz w:val="5"/>
                <w:szCs w:val="5"/>
              </w:rPr>
            </w:pPr>
          </w:p>
        </w:tc>
        <w:tc>
          <w:tcPr>
            <w:tcW w:w="440" w:type="dxa"/>
            <w:vAlign w:val="bottom"/>
          </w:tcPr>
          <w:p w:rsidR="00A33515" w:rsidDel="002260E7" w:rsidRDefault="00A33515">
            <w:pPr>
              <w:rPr>
                <w:del w:id="12733" w:author="Admin" w:date="2019-02-19T02:10:00Z"/>
                <w:sz w:val="5"/>
                <w:szCs w:val="5"/>
              </w:rPr>
            </w:pPr>
          </w:p>
        </w:tc>
        <w:tc>
          <w:tcPr>
            <w:tcW w:w="80" w:type="dxa"/>
            <w:vAlign w:val="bottom"/>
          </w:tcPr>
          <w:p w:rsidR="00A33515" w:rsidDel="002260E7" w:rsidRDefault="00A33515">
            <w:pPr>
              <w:rPr>
                <w:del w:id="12734" w:author="Admin" w:date="2019-02-19T02:10:00Z"/>
                <w:sz w:val="5"/>
                <w:szCs w:val="5"/>
              </w:rPr>
            </w:pPr>
          </w:p>
        </w:tc>
        <w:tc>
          <w:tcPr>
            <w:tcW w:w="0" w:type="dxa"/>
            <w:vAlign w:val="bottom"/>
          </w:tcPr>
          <w:p w:rsidR="00A33515" w:rsidDel="002260E7" w:rsidRDefault="00A33515">
            <w:pPr>
              <w:rPr>
                <w:del w:id="12735" w:author="Admin" w:date="2019-02-19T02:10:00Z"/>
                <w:sz w:val="1"/>
                <w:szCs w:val="1"/>
              </w:rPr>
            </w:pPr>
          </w:p>
        </w:tc>
      </w:tr>
      <w:tr w:rsidR="00A33515" w:rsidDel="002260E7">
        <w:trPr>
          <w:trHeight w:val="60"/>
          <w:del w:id="12736" w:author="Admin" w:date="2019-02-19T02:10:00Z"/>
        </w:trPr>
        <w:tc>
          <w:tcPr>
            <w:tcW w:w="1920" w:type="dxa"/>
            <w:vAlign w:val="bottom"/>
          </w:tcPr>
          <w:p w:rsidR="00A33515" w:rsidDel="002260E7" w:rsidRDefault="00A33515">
            <w:pPr>
              <w:rPr>
                <w:del w:id="12737" w:author="Admin" w:date="2019-02-19T02:10:00Z"/>
                <w:sz w:val="5"/>
                <w:szCs w:val="5"/>
              </w:rPr>
            </w:pPr>
          </w:p>
        </w:tc>
        <w:tc>
          <w:tcPr>
            <w:tcW w:w="220" w:type="dxa"/>
            <w:vAlign w:val="bottom"/>
          </w:tcPr>
          <w:p w:rsidR="00A33515" w:rsidDel="002260E7" w:rsidRDefault="001A4D22">
            <w:pPr>
              <w:spacing w:line="60" w:lineRule="exact"/>
              <w:jc w:val="center"/>
              <w:rPr>
                <w:del w:id="12738" w:author="Admin" w:date="2019-02-19T02:10:00Z"/>
                <w:sz w:val="20"/>
                <w:szCs w:val="20"/>
              </w:rPr>
            </w:pPr>
            <w:del w:id="12739" w:author="Admin" w:date="2019-02-19T02:10:00Z">
              <w:r w:rsidDel="002260E7">
                <w:rPr>
                  <w:rFonts w:eastAsia="Times New Roman"/>
                  <w:sz w:val="6"/>
                  <w:szCs w:val="6"/>
                </w:rPr>
                <w:delText>&gt;</w:delText>
              </w:r>
            </w:del>
          </w:p>
        </w:tc>
        <w:tc>
          <w:tcPr>
            <w:tcW w:w="520" w:type="dxa"/>
            <w:vAlign w:val="bottom"/>
          </w:tcPr>
          <w:p w:rsidR="00A33515" w:rsidDel="002260E7" w:rsidRDefault="00A33515">
            <w:pPr>
              <w:rPr>
                <w:del w:id="12740" w:author="Admin" w:date="2019-02-19T02:10:00Z"/>
                <w:sz w:val="5"/>
                <w:szCs w:val="5"/>
              </w:rPr>
            </w:pPr>
          </w:p>
        </w:tc>
        <w:tc>
          <w:tcPr>
            <w:tcW w:w="840" w:type="dxa"/>
            <w:vMerge w:val="restart"/>
            <w:vAlign w:val="bottom"/>
          </w:tcPr>
          <w:p w:rsidR="00A33515" w:rsidDel="002260E7" w:rsidRDefault="001A4D22">
            <w:pPr>
              <w:spacing w:line="127" w:lineRule="exact"/>
              <w:ind w:left="40"/>
              <w:rPr>
                <w:del w:id="12741" w:author="Admin" w:date="2019-02-19T02:10:00Z"/>
                <w:sz w:val="20"/>
                <w:szCs w:val="20"/>
              </w:rPr>
            </w:pPr>
            <w:del w:id="12742" w:author="Admin" w:date="2019-02-19T02:10:00Z">
              <w:r w:rsidDel="002260E7">
                <w:rPr>
                  <w:rFonts w:ascii="Arial" w:eastAsia="Arial" w:hAnsi="Arial" w:cs="Arial"/>
                  <w:sz w:val="14"/>
                  <w:szCs w:val="14"/>
                </w:rPr>
                <w:delText>1</w:delText>
              </w:r>
            </w:del>
          </w:p>
        </w:tc>
        <w:tc>
          <w:tcPr>
            <w:tcW w:w="220" w:type="dxa"/>
            <w:vAlign w:val="bottom"/>
          </w:tcPr>
          <w:p w:rsidR="00A33515" w:rsidDel="002260E7" w:rsidRDefault="00A33515">
            <w:pPr>
              <w:rPr>
                <w:del w:id="12743" w:author="Admin" w:date="2019-02-19T02:10:00Z"/>
                <w:sz w:val="5"/>
                <w:szCs w:val="5"/>
              </w:rPr>
            </w:pPr>
          </w:p>
        </w:tc>
        <w:tc>
          <w:tcPr>
            <w:tcW w:w="320" w:type="dxa"/>
            <w:vAlign w:val="bottom"/>
          </w:tcPr>
          <w:p w:rsidR="00A33515" w:rsidDel="002260E7" w:rsidRDefault="00A33515">
            <w:pPr>
              <w:rPr>
                <w:del w:id="12744" w:author="Admin" w:date="2019-02-19T02:10:00Z"/>
                <w:sz w:val="5"/>
                <w:szCs w:val="5"/>
              </w:rPr>
            </w:pPr>
          </w:p>
        </w:tc>
        <w:tc>
          <w:tcPr>
            <w:tcW w:w="540" w:type="dxa"/>
            <w:vAlign w:val="bottom"/>
          </w:tcPr>
          <w:p w:rsidR="00A33515" w:rsidDel="002260E7" w:rsidRDefault="00A33515">
            <w:pPr>
              <w:rPr>
                <w:del w:id="12745" w:author="Admin" w:date="2019-02-19T02:10:00Z"/>
                <w:sz w:val="5"/>
                <w:szCs w:val="5"/>
              </w:rPr>
            </w:pPr>
          </w:p>
        </w:tc>
        <w:tc>
          <w:tcPr>
            <w:tcW w:w="440" w:type="dxa"/>
            <w:vAlign w:val="bottom"/>
          </w:tcPr>
          <w:p w:rsidR="00A33515" w:rsidDel="002260E7" w:rsidRDefault="00A33515">
            <w:pPr>
              <w:rPr>
                <w:del w:id="12746" w:author="Admin" w:date="2019-02-19T02:10:00Z"/>
                <w:sz w:val="5"/>
                <w:szCs w:val="5"/>
              </w:rPr>
            </w:pPr>
          </w:p>
        </w:tc>
        <w:tc>
          <w:tcPr>
            <w:tcW w:w="80" w:type="dxa"/>
            <w:vAlign w:val="bottom"/>
          </w:tcPr>
          <w:p w:rsidR="00A33515" w:rsidDel="002260E7" w:rsidRDefault="00A33515">
            <w:pPr>
              <w:rPr>
                <w:del w:id="12747" w:author="Admin" w:date="2019-02-19T02:10:00Z"/>
                <w:sz w:val="5"/>
                <w:szCs w:val="5"/>
              </w:rPr>
            </w:pPr>
          </w:p>
        </w:tc>
        <w:tc>
          <w:tcPr>
            <w:tcW w:w="0" w:type="dxa"/>
            <w:vAlign w:val="bottom"/>
          </w:tcPr>
          <w:p w:rsidR="00A33515" w:rsidDel="002260E7" w:rsidRDefault="00A33515">
            <w:pPr>
              <w:rPr>
                <w:del w:id="12748" w:author="Admin" w:date="2019-02-19T02:10:00Z"/>
                <w:sz w:val="1"/>
                <w:szCs w:val="1"/>
              </w:rPr>
            </w:pPr>
          </w:p>
        </w:tc>
      </w:tr>
      <w:tr w:rsidR="00A33515" w:rsidDel="002260E7">
        <w:trPr>
          <w:trHeight w:val="67"/>
          <w:del w:id="12749" w:author="Admin" w:date="2019-02-19T02:10:00Z"/>
        </w:trPr>
        <w:tc>
          <w:tcPr>
            <w:tcW w:w="1920" w:type="dxa"/>
            <w:vAlign w:val="bottom"/>
          </w:tcPr>
          <w:p w:rsidR="00A33515" w:rsidDel="002260E7" w:rsidRDefault="00A33515">
            <w:pPr>
              <w:rPr>
                <w:del w:id="12750" w:author="Admin" w:date="2019-02-19T02:10:00Z"/>
                <w:sz w:val="5"/>
                <w:szCs w:val="5"/>
              </w:rPr>
            </w:pPr>
          </w:p>
        </w:tc>
        <w:tc>
          <w:tcPr>
            <w:tcW w:w="220" w:type="dxa"/>
            <w:vAlign w:val="bottom"/>
          </w:tcPr>
          <w:p w:rsidR="00A33515" w:rsidDel="002260E7" w:rsidRDefault="001A4D22">
            <w:pPr>
              <w:spacing w:line="68" w:lineRule="exact"/>
              <w:jc w:val="center"/>
              <w:rPr>
                <w:del w:id="12751" w:author="Admin" w:date="2019-02-19T02:10:00Z"/>
                <w:sz w:val="20"/>
                <w:szCs w:val="20"/>
              </w:rPr>
            </w:pPr>
            <w:del w:id="12752" w:author="Admin" w:date="2019-02-19T02:10:00Z">
              <w:r w:rsidDel="002260E7">
                <w:rPr>
                  <w:rFonts w:eastAsia="Times New Roman"/>
                  <w:sz w:val="7"/>
                  <w:szCs w:val="7"/>
                </w:rPr>
                <w:delText>:</w:delText>
              </w:r>
            </w:del>
          </w:p>
        </w:tc>
        <w:tc>
          <w:tcPr>
            <w:tcW w:w="520" w:type="dxa"/>
            <w:vMerge w:val="restart"/>
            <w:vAlign w:val="bottom"/>
          </w:tcPr>
          <w:p w:rsidR="00A33515" w:rsidDel="002260E7" w:rsidRDefault="001A4D22">
            <w:pPr>
              <w:jc w:val="center"/>
              <w:rPr>
                <w:del w:id="12753" w:author="Admin" w:date="2019-02-19T02:10:00Z"/>
                <w:sz w:val="20"/>
                <w:szCs w:val="20"/>
              </w:rPr>
            </w:pPr>
            <w:del w:id="12754" w:author="Admin" w:date="2019-02-19T02:10:00Z">
              <w:r w:rsidDel="002260E7">
                <w:rPr>
                  <w:rFonts w:ascii="Arial" w:eastAsia="Arial" w:hAnsi="Arial" w:cs="Arial"/>
                  <w:w w:val="89"/>
                  <w:sz w:val="20"/>
                  <w:szCs w:val="20"/>
                </w:rPr>
                <w:delText>1</w:delText>
              </w:r>
              <w:r w:rsidDel="002260E7">
                <w:rPr>
                  <w:rFonts w:eastAsia="Times New Roman"/>
                  <w:i/>
                  <w:iCs/>
                  <w:w w:val="89"/>
                  <w:sz w:val="20"/>
                  <w:szCs w:val="20"/>
                </w:rPr>
                <w:delText>;</w:delText>
              </w:r>
            </w:del>
          </w:p>
        </w:tc>
        <w:tc>
          <w:tcPr>
            <w:tcW w:w="840" w:type="dxa"/>
            <w:vMerge/>
            <w:vAlign w:val="bottom"/>
          </w:tcPr>
          <w:p w:rsidR="00A33515" w:rsidDel="002260E7" w:rsidRDefault="00A33515">
            <w:pPr>
              <w:rPr>
                <w:del w:id="12755" w:author="Admin" w:date="2019-02-19T02:10:00Z"/>
                <w:sz w:val="5"/>
                <w:szCs w:val="5"/>
              </w:rPr>
            </w:pPr>
          </w:p>
        </w:tc>
        <w:tc>
          <w:tcPr>
            <w:tcW w:w="1080" w:type="dxa"/>
            <w:gridSpan w:val="3"/>
            <w:vMerge w:val="restart"/>
            <w:vAlign w:val="bottom"/>
          </w:tcPr>
          <w:p w:rsidR="00A33515" w:rsidDel="002260E7" w:rsidRDefault="001A4D22">
            <w:pPr>
              <w:ind w:left="100"/>
              <w:rPr>
                <w:del w:id="12756" w:author="Admin" w:date="2019-02-19T02:10:00Z"/>
                <w:sz w:val="20"/>
                <w:szCs w:val="20"/>
              </w:rPr>
            </w:pPr>
            <w:del w:id="12757" w:author="Admin" w:date="2019-02-19T02:10:00Z">
              <w:r w:rsidDel="002260E7">
                <w:rPr>
                  <w:rFonts w:ascii="Arial" w:eastAsia="Arial" w:hAnsi="Arial" w:cs="Arial"/>
                  <w:i/>
                  <w:iCs/>
                  <w:sz w:val="20"/>
                  <w:szCs w:val="20"/>
                </w:rPr>
                <w:delText xml:space="preserve">k </w:delText>
              </w:r>
              <w:r w:rsidDel="002260E7">
                <w:rPr>
                  <w:rFonts w:eastAsia="Times New Roman"/>
                  <w:sz w:val="20"/>
                  <w:szCs w:val="20"/>
                </w:rPr>
                <w:delText>=</w:delText>
              </w:r>
              <w:r w:rsidDel="002260E7">
                <w:rPr>
                  <w:rFonts w:ascii="Arial" w:eastAsia="Arial" w:hAnsi="Arial" w:cs="Arial"/>
                  <w:i/>
                  <w:iCs/>
                  <w:sz w:val="20"/>
                  <w:szCs w:val="20"/>
                </w:rPr>
                <w:delText xml:space="preserve"> i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del>
          </w:p>
        </w:tc>
        <w:tc>
          <w:tcPr>
            <w:tcW w:w="440" w:type="dxa"/>
            <w:vAlign w:val="bottom"/>
          </w:tcPr>
          <w:p w:rsidR="00A33515" w:rsidDel="002260E7" w:rsidRDefault="00A33515">
            <w:pPr>
              <w:rPr>
                <w:del w:id="12758" w:author="Admin" w:date="2019-02-19T02:10:00Z"/>
                <w:sz w:val="5"/>
                <w:szCs w:val="5"/>
              </w:rPr>
            </w:pPr>
          </w:p>
        </w:tc>
        <w:tc>
          <w:tcPr>
            <w:tcW w:w="80" w:type="dxa"/>
            <w:vAlign w:val="bottom"/>
          </w:tcPr>
          <w:p w:rsidR="00A33515" w:rsidDel="002260E7" w:rsidRDefault="00A33515">
            <w:pPr>
              <w:rPr>
                <w:del w:id="12759" w:author="Admin" w:date="2019-02-19T02:10:00Z"/>
                <w:sz w:val="5"/>
                <w:szCs w:val="5"/>
              </w:rPr>
            </w:pPr>
          </w:p>
        </w:tc>
        <w:tc>
          <w:tcPr>
            <w:tcW w:w="0" w:type="dxa"/>
            <w:vAlign w:val="bottom"/>
          </w:tcPr>
          <w:p w:rsidR="00A33515" w:rsidDel="002260E7" w:rsidRDefault="00A33515">
            <w:pPr>
              <w:rPr>
                <w:del w:id="12760" w:author="Admin" w:date="2019-02-19T02:10:00Z"/>
                <w:sz w:val="1"/>
                <w:szCs w:val="1"/>
              </w:rPr>
            </w:pPr>
          </w:p>
        </w:tc>
      </w:tr>
      <w:tr w:rsidR="00A33515" w:rsidDel="002260E7">
        <w:trPr>
          <w:trHeight w:val="433"/>
          <w:del w:id="12761" w:author="Admin" w:date="2019-02-19T02:10:00Z"/>
        </w:trPr>
        <w:tc>
          <w:tcPr>
            <w:tcW w:w="1920" w:type="dxa"/>
            <w:vAlign w:val="bottom"/>
          </w:tcPr>
          <w:p w:rsidR="00A33515" w:rsidDel="002260E7" w:rsidRDefault="00A33515">
            <w:pPr>
              <w:rPr>
                <w:del w:id="12762" w:author="Admin" w:date="2019-02-19T02:10:00Z"/>
                <w:sz w:val="24"/>
                <w:szCs w:val="24"/>
              </w:rPr>
            </w:pPr>
          </w:p>
        </w:tc>
        <w:tc>
          <w:tcPr>
            <w:tcW w:w="220" w:type="dxa"/>
            <w:vAlign w:val="bottom"/>
          </w:tcPr>
          <w:p w:rsidR="00A33515" w:rsidDel="002260E7" w:rsidRDefault="001A4D22">
            <w:pPr>
              <w:jc w:val="center"/>
              <w:rPr>
                <w:del w:id="12763" w:author="Admin" w:date="2019-02-19T02:10:00Z"/>
                <w:sz w:val="20"/>
                <w:szCs w:val="20"/>
              </w:rPr>
            </w:pPr>
            <w:del w:id="12764" w:author="Admin" w:date="2019-02-19T02:10:00Z">
              <w:r w:rsidDel="002260E7">
                <w:rPr>
                  <w:rFonts w:eastAsia="Times New Roman"/>
                  <w:sz w:val="20"/>
                  <w:szCs w:val="20"/>
                </w:rPr>
                <w:delText>&gt;</w:delText>
              </w:r>
            </w:del>
          </w:p>
        </w:tc>
        <w:tc>
          <w:tcPr>
            <w:tcW w:w="520" w:type="dxa"/>
            <w:vMerge/>
            <w:vAlign w:val="bottom"/>
          </w:tcPr>
          <w:p w:rsidR="00A33515" w:rsidDel="002260E7" w:rsidRDefault="00A33515">
            <w:pPr>
              <w:rPr>
                <w:del w:id="12765" w:author="Admin" w:date="2019-02-19T02:10:00Z"/>
                <w:sz w:val="24"/>
                <w:szCs w:val="24"/>
              </w:rPr>
            </w:pPr>
          </w:p>
        </w:tc>
        <w:tc>
          <w:tcPr>
            <w:tcW w:w="840" w:type="dxa"/>
            <w:vAlign w:val="bottom"/>
          </w:tcPr>
          <w:p w:rsidR="00A33515" w:rsidDel="002260E7" w:rsidRDefault="00A33515">
            <w:pPr>
              <w:rPr>
                <w:del w:id="12766" w:author="Admin" w:date="2019-02-19T02:10:00Z"/>
                <w:sz w:val="24"/>
                <w:szCs w:val="24"/>
              </w:rPr>
            </w:pPr>
          </w:p>
        </w:tc>
        <w:tc>
          <w:tcPr>
            <w:tcW w:w="1080" w:type="dxa"/>
            <w:gridSpan w:val="3"/>
            <w:vMerge/>
            <w:vAlign w:val="bottom"/>
          </w:tcPr>
          <w:p w:rsidR="00A33515" w:rsidDel="002260E7" w:rsidRDefault="00A33515">
            <w:pPr>
              <w:rPr>
                <w:del w:id="12767" w:author="Admin" w:date="2019-02-19T02:10:00Z"/>
                <w:sz w:val="24"/>
                <w:szCs w:val="24"/>
              </w:rPr>
            </w:pPr>
          </w:p>
        </w:tc>
        <w:tc>
          <w:tcPr>
            <w:tcW w:w="440" w:type="dxa"/>
            <w:vAlign w:val="bottom"/>
          </w:tcPr>
          <w:p w:rsidR="00A33515" w:rsidDel="002260E7" w:rsidRDefault="00A33515">
            <w:pPr>
              <w:rPr>
                <w:del w:id="12768" w:author="Admin" w:date="2019-02-19T02:10:00Z"/>
                <w:sz w:val="24"/>
                <w:szCs w:val="24"/>
              </w:rPr>
            </w:pPr>
          </w:p>
        </w:tc>
        <w:tc>
          <w:tcPr>
            <w:tcW w:w="80" w:type="dxa"/>
            <w:vAlign w:val="bottom"/>
          </w:tcPr>
          <w:p w:rsidR="00A33515" w:rsidDel="002260E7" w:rsidRDefault="00A33515">
            <w:pPr>
              <w:rPr>
                <w:del w:id="12769" w:author="Admin" w:date="2019-02-19T02:10:00Z"/>
                <w:sz w:val="24"/>
                <w:szCs w:val="24"/>
              </w:rPr>
            </w:pPr>
          </w:p>
        </w:tc>
        <w:tc>
          <w:tcPr>
            <w:tcW w:w="0" w:type="dxa"/>
            <w:vAlign w:val="bottom"/>
          </w:tcPr>
          <w:p w:rsidR="00A33515" w:rsidDel="002260E7" w:rsidRDefault="00A33515">
            <w:pPr>
              <w:rPr>
                <w:del w:id="12770" w:author="Admin" w:date="2019-02-19T02:10:00Z"/>
                <w:sz w:val="1"/>
                <w:szCs w:val="1"/>
              </w:rPr>
            </w:pPr>
          </w:p>
        </w:tc>
      </w:tr>
    </w:tbl>
    <w:p w:rsidR="00A33515" w:rsidDel="002260E7" w:rsidRDefault="001A4D22">
      <w:pPr>
        <w:spacing w:line="282" w:lineRule="auto"/>
        <w:ind w:left="2"/>
        <w:jc w:val="both"/>
        <w:rPr>
          <w:del w:id="12771" w:author="Admin" w:date="2019-02-19T02:10:00Z"/>
          <w:sz w:val="20"/>
          <w:szCs w:val="20"/>
        </w:rPr>
      </w:pPr>
      <w:del w:id="12772" w:author="Admin" w:date="2019-02-19T02:10:00Z">
        <w:r w:rsidDel="002260E7">
          <w:rPr>
            <w:rFonts w:ascii="Arial" w:eastAsia="Arial" w:hAnsi="Arial" w:cs="Arial"/>
            <w:sz w:val="19"/>
            <w:szCs w:val="19"/>
          </w:rPr>
          <w:delText xml:space="preserve">Обратное преобразование </w:delText>
        </w:r>
        <w:r w:rsidDel="002260E7">
          <w:rPr>
            <w:rFonts w:ascii="Arial" w:eastAsia="Arial" w:hAnsi="Arial" w:cs="Arial"/>
            <w:i/>
            <w:iCs/>
            <w:sz w:val="19"/>
            <w:szCs w:val="19"/>
          </w:rPr>
          <w:delText>f</w:delText>
        </w:r>
        <w:r w:rsidDel="002260E7">
          <w:rPr>
            <w:rFonts w:ascii="Arial" w:eastAsia="Arial" w:hAnsi="Arial" w:cs="Arial"/>
            <w:sz w:val="19"/>
            <w:szCs w:val="19"/>
          </w:rPr>
          <w:delText xml:space="preserve"> назовём стягиванием точки </w:delText>
        </w:r>
        <w:r w:rsidDel="002260E7">
          <w:rPr>
            <w:rFonts w:ascii="Arial" w:eastAsia="Arial" w:hAnsi="Arial" w:cs="Arial"/>
            <w:i/>
            <w:iCs/>
            <w:sz w:val="19"/>
            <w:szCs w:val="19"/>
          </w:rPr>
          <w:delText>x</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i</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1 на взвешенном отрезке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1</w:delText>
        </w:r>
        <w:r w:rsidDel="002260E7">
          <w:rPr>
            <w:rFonts w:eastAsia="Times New Roman"/>
            <w:sz w:val="19"/>
            <w:szCs w:val="19"/>
          </w:rPr>
          <w:delText>]</w:delText>
        </w:r>
        <w:r w:rsidDel="002260E7">
          <w:rPr>
            <w:rFonts w:ascii="Arial" w:eastAsia="Arial" w:hAnsi="Arial" w:cs="Arial"/>
            <w:sz w:val="19"/>
            <w:szCs w:val="19"/>
          </w:rPr>
          <w:delText xml:space="preserve">. Вес </w:delText>
        </w:r>
        <w:r w:rsidDel="002260E7">
          <w:rPr>
            <w:rFonts w:ascii="Arial" w:eastAsia="Arial" w:hAnsi="Arial" w:cs="Arial"/>
            <w:i/>
            <w:iCs/>
            <w:sz w:val="19"/>
            <w:szCs w:val="19"/>
          </w:rPr>
          <w:delText>W</w:delText>
        </w:r>
        <w:r w:rsidDel="002260E7">
          <w:rPr>
            <w:rFonts w:ascii="Arial" w:eastAsia="Arial" w:hAnsi="Arial" w:cs="Arial"/>
            <w:sz w:val="19"/>
            <w:szCs w:val="19"/>
          </w:rPr>
          <w:delText xml:space="preserve"> на отрезке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eastAsia="Times New Roman"/>
            <w:sz w:val="19"/>
            <w:szCs w:val="19"/>
          </w:rPr>
          <w:delText>]</w:delText>
        </w:r>
        <w:r w:rsidDel="002260E7">
          <w:rPr>
            <w:rFonts w:ascii="Arial" w:eastAsia="Arial" w:hAnsi="Arial" w:cs="Arial"/>
            <w:sz w:val="19"/>
            <w:szCs w:val="19"/>
          </w:rPr>
          <w:delText xml:space="preserve"> называется циклическим, если </w:delText>
        </w:r>
        <w:r w:rsidDel="002260E7">
          <w:rPr>
            <w:rFonts w:ascii="Arial" w:eastAsia="Arial" w:hAnsi="Arial" w:cs="Arial"/>
            <w:i/>
            <w:iCs/>
            <w:sz w:val="19"/>
            <w:szCs w:val="19"/>
          </w:rPr>
          <w:delText>W</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sz w:val="19"/>
            <w:szCs w:val="19"/>
          </w:rPr>
          <w:delText>)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W</w:delText>
        </w:r>
        <w:r w:rsidDel="002260E7">
          <w:rPr>
            <w:rFonts w:eastAsia="Times New Roman"/>
            <w:sz w:val="19"/>
            <w:szCs w:val="19"/>
          </w:rPr>
          <w:delText>(</w:delText>
        </w:r>
        <w:r w:rsidDel="002260E7">
          <w:rPr>
            <w:rFonts w:ascii="Arial" w:eastAsia="Arial" w:hAnsi="Arial" w:cs="Arial"/>
            <w:i/>
            <w:iCs/>
            <w:sz w:val="19"/>
            <w:szCs w:val="19"/>
          </w:rPr>
          <w:delText>n</w:delText>
        </w:r>
        <w:r w:rsidDel="002260E7">
          <w:rPr>
            <w:rFonts w:eastAsia="Times New Roman"/>
            <w:sz w:val="19"/>
            <w:szCs w:val="19"/>
          </w:rPr>
          <w:delText>)</w:delText>
        </w:r>
        <w:r w:rsidDel="002260E7">
          <w:rPr>
            <w:rFonts w:ascii="Arial" w:eastAsia="Arial" w:hAnsi="Arial" w:cs="Arial"/>
            <w:sz w:val="19"/>
            <w:szCs w:val="19"/>
          </w:rPr>
          <w:delText xml:space="preserve">. Если </w:delText>
        </w:r>
        <w:r w:rsidDel="002260E7">
          <w:rPr>
            <w:rFonts w:ascii="Arial" w:eastAsia="Arial" w:hAnsi="Arial" w:cs="Arial"/>
            <w:i/>
            <w:iCs/>
            <w:sz w:val="19"/>
            <w:szCs w:val="19"/>
          </w:rPr>
          <w:delText>i</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eastAsia="Times New Roman"/>
            <w:i/>
            <w:iCs/>
            <w:sz w:val="19"/>
            <w:szCs w:val="19"/>
          </w:rPr>
          <w:delText≯</w:delText>
        </w:r>
        <w:r w:rsidDel="002260E7">
          <w:rPr>
            <w:rFonts w:ascii="Arial" w:eastAsia="Arial" w:hAnsi="Arial" w:cs="Arial"/>
            <w:sz w:val="19"/>
            <w:szCs w:val="19"/>
          </w:rPr>
          <w:delText xml:space="preserve"> 0</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1, то циклическое раздутие отрезка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eastAsia="Times New Roman"/>
            <w:sz w:val="19"/>
            <w:szCs w:val="19"/>
          </w:rPr>
          <w:delText>]</w:delText>
        </w:r>
        <w:r w:rsidDel="002260E7">
          <w:rPr>
            <w:rFonts w:ascii="Arial" w:eastAsia="Arial" w:hAnsi="Arial" w:cs="Arial"/>
            <w:sz w:val="19"/>
            <w:szCs w:val="19"/>
          </w:rPr>
          <w:delText xml:space="preserve"> с циклическим весом </w:delText>
        </w:r>
        <w:r w:rsidDel="002260E7">
          <w:rPr>
            <w:rFonts w:ascii="Arial" w:eastAsia="Arial" w:hAnsi="Arial" w:cs="Arial"/>
            <w:i/>
            <w:iCs/>
            <w:sz w:val="19"/>
            <w:szCs w:val="19"/>
          </w:rPr>
          <w:delText>W</w:delText>
        </w:r>
        <w:r w:rsidDel="002260E7">
          <w:rPr>
            <w:rFonts w:ascii="Arial" w:eastAsia="Arial" w:hAnsi="Arial" w:cs="Arial"/>
            <w:sz w:val="19"/>
            <w:szCs w:val="19"/>
          </w:rPr>
          <w:delText xml:space="preserve"> в отрезке </w:delText>
        </w:r>
        <w:r w:rsidDel="002260E7">
          <w:rPr>
            <w:rFonts w:eastAsia="Times New Roman"/>
            <w:sz w:val="19"/>
            <w:szCs w:val="19"/>
          </w:rPr>
          <w:delText>[</w:delText>
        </w:r>
        <w:r w:rsidDel="002260E7">
          <w:rPr>
            <w:rFonts w:ascii="Arial" w:eastAsia="Arial" w:hAnsi="Arial" w:cs="Arial"/>
            <w:i/>
            <w:iCs/>
            <w:sz w:val="19"/>
            <w:szCs w:val="19"/>
          </w:rPr>
          <w:delText>i</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i</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1</w:delText>
        </w:r>
        <w:r w:rsidDel="002260E7">
          <w:rPr>
            <w:rFonts w:eastAsia="Times New Roman"/>
            <w:sz w:val="19"/>
            <w:szCs w:val="19"/>
          </w:rPr>
          <w:delText>]</w:delText>
        </w:r>
        <w:r w:rsidDel="002260E7">
          <w:rPr>
            <w:rFonts w:ascii="Arial" w:eastAsia="Arial" w:hAnsi="Arial" w:cs="Arial"/>
            <w:sz w:val="19"/>
            <w:szCs w:val="19"/>
          </w:rPr>
          <w:delText xml:space="preserve"> - это просто раздутие в соответствующем отрезке (проверьте, что но-вый вес в этом случае тоже циклический). В случае </w:delText>
        </w:r>
        <w:r w:rsidDel="002260E7">
          <w:rPr>
            <w:rFonts w:ascii="Arial" w:eastAsia="Arial" w:hAnsi="Arial" w:cs="Arial"/>
            <w:i/>
            <w:iCs/>
            <w:sz w:val="19"/>
            <w:szCs w:val="19"/>
          </w:rPr>
          <w:delText>i</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0, надо лишь</w:delText>
        </w:r>
      </w:del>
    </w:p>
    <w:tbl>
      <w:tblPr>
        <w:tblW w:w="0" w:type="auto"/>
        <w:tblInd w:w="2" w:type="dxa"/>
        <w:tblLayout w:type="fixed"/>
        <w:tblCellMar>
          <w:left w:w="0" w:type="dxa"/>
          <w:right w:w="0" w:type="dxa"/>
        </w:tblCellMar>
        <w:tblLook w:val="04A0" w:firstRow="1" w:lastRow="0" w:firstColumn="1" w:lastColumn="0" w:noHBand="0" w:noVBand="1"/>
      </w:tblPr>
      <w:tblGrid>
        <w:gridCol w:w="2960"/>
        <w:gridCol w:w="300"/>
        <w:gridCol w:w="880"/>
        <w:gridCol w:w="80"/>
        <w:gridCol w:w="440"/>
        <w:gridCol w:w="80"/>
        <w:gridCol w:w="1540"/>
        <w:gridCol w:w="20"/>
      </w:tblGrid>
      <w:tr w:rsidR="00A33515" w:rsidDel="002260E7">
        <w:trPr>
          <w:trHeight w:val="283"/>
          <w:del w:id="12773" w:author="Admin" w:date="2019-02-19T02:10:00Z"/>
        </w:trPr>
        <w:tc>
          <w:tcPr>
            <w:tcW w:w="2960" w:type="dxa"/>
            <w:vAlign w:val="bottom"/>
          </w:tcPr>
          <w:p w:rsidR="00A33515" w:rsidDel="002260E7" w:rsidRDefault="001A4D22">
            <w:pPr>
              <w:spacing w:line="284" w:lineRule="exact"/>
              <w:rPr>
                <w:del w:id="12774" w:author="Admin" w:date="2019-02-19T02:10:00Z"/>
                <w:sz w:val="20"/>
                <w:szCs w:val="20"/>
              </w:rPr>
            </w:pPr>
            <w:del w:id="12775" w:author="Admin" w:date="2019-02-19T02:10:00Z">
              <w:r w:rsidDel="002260E7">
                <w:rPr>
                  <w:rFonts w:ascii="Arial" w:eastAsia="Arial" w:hAnsi="Arial" w:cs="Arial"/>
                  <w:sz w:val="20"/>
                  <w:szCs w:val="20"/>
                </w:rPr>
                <w:delText xml:space="preserve">уменьшить </w:delText>
              </w:r>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W</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del>
          </w:p>
        </w:tc>
        <w:tc>
          <w:tcPr>
            <w:tcW w:w="1180" w:type="dxa"/>
            <w:gridSpan w:val="2"/>
            <w:vAlign w:val="bottom"/>
          </w:tcPr>
          <w:p w:rsidR="00A33515" w:rsidDel="002260E7" w:rsidRDefault="001A4D22">
            <w:pPr>
              <w:ind w:right="121"/>
              <w:jc w:val="right"/>
              <w:rPr>
                <w:del w:id="12776" w:author="Admin" w:date="2019-02-19T02:10:00Z"/>
                <w:sz w:val="20"/>
                <w:szCs w:val="20"/>
              </w:rPr>
            </w:pPr>
            <w:del w:id="12777"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W</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sz w:val="20"/>
                  <w:szCs w:val="20"/>
                </w:rPr>
                <w:delText>)</w:delText>
              </w:r>
            </w:del>
          </w:p>
        </w:tc>
        <w:tc>
          <w:tcPr>
            <w:tcW w:w="2140" w:type="dxa"/>
            <w:gridSpan w:val="4"/>
            <w:vAlign w:val="bottom"/>
          </w:tcPr>
          <w:p w:rsidR="00A33515" w:rsidDel="002260E7" w:rsidRDefault="001A4D22">
            <w:pPr>
              <w:spacing w:line="284" w:lineRule="exact"/>
              <w:jc w:val="right"/>
              <w:rPr>
                <w:del w:id="12778" w:author="Admin" w:date="2019-02-19T02:10:00Z"/>
                <w:sz w:val="20"/>
                <w:szCs w:val="20"/>
              </w:rPr>
            </w:pPr>
            <w:del w:id="12779" w:author="Admin" w:date="2019-02-19T02:10:00Z">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sz w:val="20"/>
                  <w:szCs w:val="20"/>
                </w:rPr>
                <w:delText>)</w:delText>
              </w:r>
              <w:r w:rsidDel="002260E7">
                <w:rPr>
                  <w:rFonts w:ascii="Arial" w:eastAsia="Arial" w:hAnsi="Arial" w:cs="Arial"/>
                  <w:sz w:val="20"/>
                  <w:szCs w:val="20"/>
                </w:rPr>
                <w:delText>, так, чтобы</w:delText>
              </w:r>
            </w:del>
          </w:p>
        </w:tc>
        <w:tc>
          <w:tcPr>
            <w:tcW w:w="0" w:type="dxa"/>
            <w:vAlign w:val="bottom"/>
          </w:tcPr>
          <w:p w:rsidR="00A33515" w:rsidDel="002260E7" w:rsidRDefault="00A33515">
            <w:pPr>
              <w:rPr>
                <w:del w:id="12780" w:author="Admin" w:date="2019-02-19T02:10:00Z"/>
                <w:sz w:val="1"/>
                <w:szCs w:val="1"/>
              </w:rPr>
            </w:pPr>
          </w:p>
        </w:tc>
      </w:tr>
      <w:tr w:rsidR="00A33515" w:rsidDel="002260E7">
        <w:trPr>
          <w:trHeight w:val="253"/>
          <w:del w:id="12781" w:author="Admin" w:date="2019-02-19T02:10:00Z"/>
        </w:trPr>
        <w:tc>
          <w:tcPr>
            <w:tcW w:w="4140" w:type="dxa"/>
            <w:gridSpan w:val="3"/>
            <w:vAlign w:val="bottom"/>
          </w:tcPr>
          <w:p w:rsidR="00A33515" w:rsidDel="002260E7" w:rsidRDefault="001A4D22">
            <w:pPr>
              <w:rPr>
                <w:del w:id="12782" w:author="Admin" w:date="2019-02-19T02:10:00Z"/>
                <w:sz w:val="20"/>
                <w:szCs w:val="20"/>
              </w:rPr>
            </w:pPr>
            <w:del w:id="12783" w:author="Admin" w:date="2019-02-19T02:10:00Z">
              <w:r w:rsidDel="002260E7">
                <w:rPr>
                  <w:rFonts w:ascii="Arial" w:eastAsia="Arial" w:hAnsi="Arial" w:cs="Arial"/>
                  <w:sz w:val="20"/>
                  <w:szCs w:val="20"/>
                </w:rPr>
                <w:delText xml:space="preserve">новый вес стал циклическим. В случае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del>
          </w:p>
        </w:tc>
        <w:tc>
          <w:tcPr>
            <w:tcW w:w="80" w:type="dxa"/>
            <w:vAlign w:val="bottom"/>
          </w:tcPr>
          <w:p w:rsidR="00A33515" w:rsidDel="002260E7" w:rsidRDefault="00A33515">
            <w:pPr>
              <w:rPr>
                <w:del w:id="12784" w:author="Admin" w:date="2019-02-19T02:10:00Z"/>
              </w:rPr>
            </w:pPr>
          </w:p>
        </w:tc>
        <w:tc>
          <w:tcPr>
            <w:tcW w:w="2060" w:type="dxa"/>
            <w:gridSpan w:val="3"/>
            <w:vAlign w:val="bottom"/>
          </w:tcPr>
          <w:p w:rsidR="00A33515" w:rsidDel="002260E7" w:rsidRDefault="001A4D22">
            <w:pPr>
              <w:jc w:val="right"/>
              <w:rPr>
                <w:del w:id="12785" w:author="Admin" w:date="2019-02-19T02:10:00Z"/>
                <w:sz w:val="20"/>
                <w:szCs w:val="20"/>
              </w:rPr>
            </w:pPr>
            <w:del w:id="12786" w:author="Admin" w:date="2019-02-19T02:10:00Z">
              <w:r w:rsidDel="002260E7">
                <w:rPr>
                  <w:rFonts w:ascii="Arial" w:eastAsia="Arial" w:hAnsi="Arial" w:cs="Arial"/>
                  <w:sz w:val="20"/>
                  <w:szCs w:val="20"/>
                </w:rPr>
                <w:delText>1 определим цикли-</w:delText>
              </w:r>
            </w:del>
          </w:p>
        </w:tc>
        <w:tc>
          <w:tcPr>
            <w:tcW w:w="0" w:type="dxa"/>
            <w:vAlign w:val="bottom"/>
          </w:tcPr>
          <w:p w:rsidR="00A33515" w:rsidDel="002260E7" w:rsidRDefault="00A33515">
            <w:pPr>
              <w:rPr>
                <w:del w:id="12787" w:author="Admin" w:date="2019-02-19T02:10:00Z"/>
                <w:sz w:val="1"/>
                <w:szCs w:val="1"/>
              </w:rPr>
            </w:pPr>
          </w:p>
        </w:tc>
      </w:tr>
      <w:tr w:rsidR="00A33515" w:rsidDel="002260E7">
        <w:trPr>
          <w:trHeight w:val="336"/>
          <w:del w:id="12788" w:author="Admin" w:date="2019-02-19T02:10:00Z"/>
        </w:trPr>
        <w:tc>
          <w:tcPr>
            <w:tcW w:w="2960" w:type="dxa"/>
            <w:vAlign w:val="bottom"/>
          </w:tcPr>
          <w:p w:rsidR="00A33515" w:rsidDel="002260E7" w:rsidRDefault="001A4D22">
            <w:pPr>
              <w:rPr>
                <w:del w:id="12789" w:author="Admin" w:date="2019-02-19T02:10:00Z"/>
                <w:sz w:val="20"/>
                <w:szCs w:val="20"/>
              </w:rPr>
            </w:pPr>
            <w:del w:id="12790" w:author="Admin" w:date="2019-02-19T02:10:00Z">
              <w:r w:rsidDel="002260E7">
                <w:rPr>
                  <w:rFonts w:ascii="Arial" w:eastAsia="Arial" w:hAnsi="Arial" w:cs="Arial"/>
                  <w:sz w:val="20"/>
                  <w:szCs w:val="20"/>
                </w:rPr>
                <w:delText xml:space="preserve">чеcкое </w:delText>
              </w:r>
              <w:r w:rsidDel="002260E7">
                <w:rPr>
                  <w:rFonts w:ascii="Arial" w:eastAsia="Arial" w:hAnsi="Arial" w:cs="Arial"/>
                  <w:i/>
                  <w:iCs/>
                  <w:sz w:val="20"/>
                  <w:szCs w:val="20"/>
                </w:rPr>
                <w:delText>pl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-преобразование</w:delText>
              </w:r>
            </w:del>
          </w:p>
        </w:tc>
        <w:tc>
          <w:tcPr>
            <w:tcW w:w="300" w:type="dxa"/>
            <w:vAlign w:val="bottom"/>
          </w:tcPr>
          <w:p w:rsidR="00A33515" w:rsidDel="002260E7" w:rsidRDefault="00A33515">
            <w:pPr>
              <w:rPr>
                <w:del w:id="12791" w:author="Admin" w:date="2019-02-19T02:10:00Z"/>
                <w:sz w:val="24"/>
                <w:szCs w:val="24"/>
              </w:rPr>
            </w:pPr>
          </w:p>
        </w:tc>
        <w:tc>
          <w:tcPr>
            <w:tcW w:w="880" w:type="dxa"/>
            <w:vAlign w:val="bottom"/>
          </w:tcPr>
          <w:p w:rsidR="00A33515" w:rsidDel="002260E7" w:rsidRDefault="00A33515">
            <w:pPr>
              <w:rPr>
                <w:del w:id="12792" w:author="Admin" w:date="2019-02-19T02:10:00Z"/>
                <w:sz w:val="24"/>
                <w:szCs w:val="24"/>
              </w:rPr>
            </w:pPr>
          </w:p>
        </w:tc>
        <w:tc>
          <w:tcPr>
            <w:tcW w:w="80" w:type="dxa"/>
            <w:vAlign w:val="bottom"/>
          </w:tcPr>
          <w:p w:rsidR="00A33515" w:rsidDel="002260E7" w:rsidRDefault="00A33515">
            <w:pPr>
              <w:rPr>
                <w:del w:id="12793" w:author="Admin" w:date="2019-02-19T02:10:00Z"/>
                <w:sz w:val="24"/>
                <w:szCs w:val="24"/>
              </w:rPr>
            </w:pPr>
          </w:p>
        </w:tc>
        <w:tc>
          <w:tcPr>
            <w:tcW w:w="440" w:type="dxa"/>
            <w:vAlign w:val="bottom"/>
          </w:tcPr>
          <w:p w:rsidR="00A33515" w:rsidDel="002260E7" w:rsidRDefault="00A33515">
            <w:pPr>
              <w:rPr>
                <w:del w:id="12794" w:author="Admin" w:date="2019-02-19T02:10:00Z"/>
                <w:sz w:val="24"/>
                <w:szCs w:val="24"/>
              </w:rPr>
            </w:pPr>
          </w:p>
        </w:tc>
        <w:tc>
          <w:tcPr>
            <w:tcW w:w="80" w:type="dxa"/>
            <w:vAlign w:val="bottom"/>
          </w:tcPr>
          <w:p w:rsidR="00A33515" w:rsidDel="002260E7" w:rsidRDefault="00A33515">
            <w:pPr>
              <w:rPr>
                <w:del w:id="12795" w:author="Admin" w:date="2019-02-19T02:10:00Z"/>
                <w:sz w:val="24"/>
                <w:szCs w:val="24"/>
              </w:rPr>
            </w:pPr>
          </w:p>
        </w:tc>
        <w:tc>
          <w:tcPr>
            <w:tcW w:w="1540" w:type="dxa"/>
            <w:vAlign w:val="bottom"/>
          </w:tcPr>
          <w:p w:rsidR="00A33515" w:rsidDel="002260E7" w:rsidRDefault="00A33515">
            <w:pPr>
              <w:rPr>
                <w:del w:id="12796" w:author="Admin" w:date="2019-02-19T02:10:00Z"/>
                <w:sz w:val="24"/>
                <w:szCs w:val="24"/>
              </w:rPr>
            </w:pPr>
          </w:p>
        </w:tc>
        <w:tc>
          <w:tcPr>
            <w:tcW w:w="0" w:type="dxa"/>
            <w:vAlign w:val="bottom"/>
          </w:tcPr>
          <w:p w:rsidR="00A33515" w:rsidDel="002260E7" w:rsidRDefault="00A33515">
            <w:pPr>
              <w:rPr>
                <w:del w:id="12797" w:author="Admin" w:date="2019-02-19T02:10:00Z"/>
                <w:sz w:val="1"/>
                <w:szCs w:val="1"/>
              </w:rPr>
            </w:pPr>
          </w:p>
        </w:tc>
      </w:tr>
      <w:tr w:rsidR="00A33515" w:rsidDel="002260E7">
        <w:trPr>
          <w:trHeight w:val="305"/>
          <w:del w:id="12798" w:author="Admin" w:date="2019-02-19T02:10:00Z"/>
        </w:trPr>
        <w:tc>
          <w:tcPr>
            <w:tcW w:w="2960" w:type="dxa"/>
            <w:vAlign w:val="bottom"/>
          </w:tcPr>
          <w:p w:rsidR="00A33515" w:rsidDel="002260E7" w:rsidRDefault="001A4D22">
            <w:pPr>
              <w:ind w:left="1920"/>
              <w:rPr>
                <w:del w:id="12799" w:author="Admin" w:date="2019-02-19T02:10:00Z"/>
                <w:sz w:val="20"/>
                <w:szCs w:val="20"/>
              </w:rPr>
            </w:pPr>
            <w:del w:id="12800" w:author="Admin" w:date="2019-02-19T02:10:00Z">
              <w:r w:rsidDel="002260E7">
                <w:rPr>
                  <w:rFonts w:eastAsia="Times New Roman"/>
                  <w:sz w:val="20"/>
                  <w:szCs w:val="20"/>
                </w:rPr>
                <w:delText>&gt;</w:delText>
              </w:r>
            </w:del>
          </w:p>
        </w:tc>
        <w:tc>
          <w:tcPr>
            <w:tcW w:w="300" w:type="dxa"/>
            <w:vAlign w:val="bottom"/>
          </w:tcPr>
          <w:p w:rsidR="00A33515" w:rsidDel="002260E7" w:rsidRDefault="00A33515">
            <w:pPr>
              <w:rPr>
                <w:del w:id="12801" w:author="Admin" w:date="2019-02-19T02:10:00Z"/>
                <w:sz w:val="24"/>
                <w:szCs w:val="24"/>
              </w:rPr>
            </w:pPr>
          </w:p>
        </w:tc>
        <w:tc>
          <w:tcPr>
            <w:tcW w:w="880" w:type="dxa"/>
            <w:vAlign w:val="bottom"/>
          </w:tcPr>
          <w:p w:rsidR="00A33515" w:rsidDel="002260E7" w:rsidRDefault="00A33515">
            <w:pPr>
              <w:rPr>
                <w:del w:id="12802" w:author="Admin" w:date="2019-02-19T02:10:00Z"/>
                <w:sz w:val="24"/>
                <w:szCs w:val="24"/>
              </w:rPr>
            </w:pPr>
          </w:p>
        </w:tc>
        <w:tc>
          <w:tcPr>
            <w:tcW w:w="600" w:type="dxa"/>
            <w:gridSpan w:val="3"/>
            <w:vAlign w:val="bottom"/>
          </w:tcPr>
          <w:p w:rsidR="00A33515" w:rsidDel="002260E7" w:rsidRDefault="001A4D22">
            <w:pPr>
              <w:jc w:val="right"/>
              <w:rPr>
                <w:del w:id="12803" w:author="Admin" w:date="2019-02-19T02:10:00Z"/>
                <w:sz w:val="20"/>
                <w:szCs w:val="20"/>
              </w:rPr>
            </w:pPr>
            <w:del w:id="12804" w:author="Admin" w:date="2019-02-19T02:10:00Z">
              <w:r w:rsidDel="002260E7">
                <w:rPr>
                  <w:rFonts w:ascii="Arial" w:eastAsia="Arial" w:hAnsi="Arial" w:cs="Arial"/>
                  <w:sz w:val="14"/>
                  <w:szCs w:val="14"/>
                </w:rPr>
                <w:delText>2</w:delText>
              </w:r>
            </w:del>
          </w:p>
        </w:tc>
        <w:tc>
          <w:tcPr>
            <w:tcW w:w="1540" w:type="dxa"/>
            <w:vAlign w:val="bottom"/>
          </w:tcPr>
          <w:p w:rsidR="00A33515" w:rsidDel="002260E7" w:rsidRDefault="00A33515">
            <w:pPr>
              <w:rPr>
                <w:del w:id="12805" w:author="Admin" w:date="2019-02-19T02:10:00Z"/>
                <w:sz w:val="24"/>
                <w:szCs w:val="24"/>
              </w:rPr>
            </w:pPr>
          </w:p>
        </w:tc>
        <w:tc>
          <w:tcPr>
            <w:tcW w:w="0" w:type="dxa"/>
            <w:vAlign w:val="bottom"/>
          </w:tcPr>
          <w:p w:rsidR="00A33515" w:rsidDel="002260E7" w:rsidRDefault="00A33515">
            <w:pPr>
              <w:rPr>
                <w:del w:id="12806" w:author="Admin" w:date="2019-02-19T02:10:00Z"/>
                <w:sz w:val="1"/>
                <w:szCs w:val="1"/>
              </w:rPr>
            </w:pPr>
          </w:p>
        </w:tc>
      </w:tr>
      <w:tr w:rsidR="00A33515" w:rsidDel="002260E7">
        <w:trPr>
          <w:trHeight w:val="154"/>
          <w:del w:id="12807" w:author="Admin" w:date="2019-02-19T02:10:00Z"/>
        </w:trPr>
        <w:tc>
          <w:tcPr>
            <w:tcW w:w="2960" w:type="dxa"/>
            <w:vAlign w:val="bottom"/>
          </w:tcPr>
          <w:p w:rsidR="00A33515" w:rsidDel="002260E7" w:rsidRDefault="001A4D22">
            <w:pPr>
              <w:spacing w:line="154" w:lineRule="exact"/>
              <w:ind w:left="1920"/>
              <w:rPr>
                <w:del w:id="12808" w:author="Admin" w:date="2019-02-19T02:10:00Z"/>
                <w:sz w:val="20"/>
                <w:szCs w:val="20"/>
              </w:rPr>
            </w:pPr>
            <w:del w:id="12809" w:author="Admin" w:date="2019-02-19T02:10:00Z">
              <w:r w:rsidDel="002260E7">
                <w:rPr>
                  <w:rFonts w:eastAsia="Times New Roman"/>
                  <w:sz w:val="17"/>
                  <w:szCs w:val="17"/>
                </w:rPr>
                <w:delText>&gt;</w:delText>
              </w:r>
            </w:del>
          </w:p>
        </w:tc>
        <w:tc>
          <w:tcPr>
            <w:tcW w:w="300" w:type="dxa"/>
            <w:vAlign w:val="bottom"/>
          </w:tcPr>
          <w:p w:rsidR="00A33515" w:rsidDel="002260E7" w:rsidRDefault="00A33515">
            <w:pPr>
              <w:rPr>
                <w:del w:id="12810" w:author="Admin" w:date="2019-02-19T02:10:00Z"/>
                <w:sz w:val="13"/>
                <w:szCs w:val="13"/>
              </w:rPr>
            </w:pPr>
          </w:p>
        </w:tc>
        <w:tc>
          <w:tcPr>
            <w:tcW w:w="3020" w:type="dxa"/>
            <w:gridSpan w:val="5"/>
            <w:vMerge w:val="restart"/>
            <w:vAlign w:val="bottom"/>
          </w:tcPr>
          <w:p w:rsidR="00A33515" w:rsidDel="002260E7" w:rsidRDefault="001A4D22">
            <w:pPr>
              <w:spacing w:line="160" w:lineRule="exact"/>
              <w:ind w:left="100"/>
              <w:rPr>
                <w:del w:id="12811" w:author="Admin" w:date="2019-02-19T02:10:00Z"/>
                <w:sz w:val="20"/>
                <w:szCs w:val="20"/>
              </w:rPr>
            </w:pPr>
            <w:del w:id="12812" w:author="Admin" w:date="2019-02-19T02:10:00Z">
              <w:r w:rsidDel="002260E7">
                <w:rPr>
                  <w:rFonts w:ascii="Arial" w:eastAsia="Arial" w:hAnsi="Arial" w:cs="Arial"/>
                  <w:i/>
                  <w:iCs/>
                  <w:sz w:val="18"/>
                  <w:szCs w:val="18"/>
                </w:rPr>
                <w:delText xml:space="preserve">x </w:delText>
              </w:r>
              <w:r w:rsidDel="002260E7">
                <w:rPr>
                  <w:rFonts w:eastAsia="Times New Roman"/>
                  <w:i/>
                  <w:iCs/>
                  <w:sz w:val="18"/>
                  <w:szCs w:val="18"/>
                </w:rPr>
                <w:delText>2</w:delText>
              </w:r>
              <w:r w:rsidDel="002260E7">
                <w:rPr>
                  <w:rFonts w:ascii="Arial" w:eastAsia="Arial" w:hAnsi="Arial" w:cs="Arial"/>
                  <w:i/>
                  <w:iCs/>
                  <w:sz w:val="18"/>
                  <w:szCs w:val="18"/>
                </w:rPr>
                <w:delText xml:space="preserve"> </w:delText>
              </w:r>
              <w:r w:rsidDel="002260E7">
                <w:rPr>
                  <w:rFonts w:eastAsia="Times New Roman"/>
                  <w:sz w:val="18"/>
                  <w:szCs w:val="18"/>
                </w:rPr>
                <w:delText>[</w:delText>
              </w:r>
              <w:r w:rsidDel="002260E7">
                <w:rPr>
                  <w:rFonts w:ascii="Arial" w:eastAsia="Arial" w:hAnsi="Arial" w:cs="Arial"/>
                  <w:sz w:val="18"/>
                  <w:szCs w:val="18"/>
                </w:rPr>
                <w:delText>0</w:delText>
              </w:r>
              <w:r w:rsidDel="002260E7">
                <w:rPr>
                  <w:rFonts w:eastAsia="Times New Roman"/>
                  <w:i/>
                  <w:iCs/>
                  <w:sz w:val="18"/>
                  <w:szCs w:val="18"/>
                </w:rPr>
                <w:delText>;</w:delText>
              </w:r>
              <w:r w:rsidDel="002260E7">
                <w:rPr>
                  <w:rFonts w:ascii="Arial" w:eastAsia="Arial" w:hAnsi="Arial" w:cs="Arial"/>
                  <w:i/>
                  <w:iCs/>
                  <w:sz w:val="18"/>
                  <w:szCs w:val="18"/>
                </w:rPr>
                <w:delText xml:space="preserve"> n  </w:delText>
              </w:r>
              <w:r w:rsidDel="002260E7">
                <w:rPr>
                  <w:rFonts w:ascii="Arial" w:eastAsia="Arial" w:hAnsi="Arial" w:cs="Arial"/>
                  <w:sz w:val="18"/>
                  <w:szCs w:val="18"/>
                </w:rPr>
                <w:delText>1</w:delText>
              </w:r>
              <w:r w:rsidDel="002260E7">
                <w:rPr>
                  <w:rFonts w:eastAsia="Times New Roman"/>
                  <w:sz w:val="18"/>
                  <w:szCs w:val="18"/>
                </w:rPr>
                <w:delText>]</w:delText>
              </w:r>
            </w:del>
          </w:p>
        </w:tc>
        <w:tc>
          <w:tcPr>
            <w:tcW w:w="0" w:type="dxa"/>
            <w:vAlign w:val="bottom"/>
          </w:tcPr>
          <w:p w:rsidR="00A33515" w:rsidDel="002260E7" w:rsidRDefault="00A33515">
            <w:pPr>
              <w:rPr>
                <w:del w:id="12813" w:author="Admin" w:date="2019-02-19T02:10:00Z"/>
                <w:sz w:val="1"/>
                <w:szCs w:val="1"/>
              </w:rPr>
            </w:pPr>
          </w:p>
        </w:tc>
      </w:tr>
      <w:tr w:rsidR="00A33515" w:rsidDel="002260E7">
        <w:trPr>
          <w:trHeight w:val="6"/>
          <w:del w:id="12814" w:author="Admin" w:date="2019-02-19T02:10:00Z"/>
        </w:trPr>
        <w:tc>
          <w:tcPr>
            <w:tcW w:w="2960" w:type="dxa"/>
            <w:vAlign w:val="bottom"/>
          </w:tcPr>
          <w:p w:rsidR="00A33515" w:rsidDel="002260E7" w:rsidRDefault="001A4D22">
            <w:pPr>
              <w:spacing w:line="6" w:lineRule="exact"/>
              <w:ind w:left="1920"/>
              <w:rPr>
                <w:del w:id="12815" w:author="Admin" w:date="2019-02-19T02:10:00Z"/>
                <w:sz w:val="20"/>
                <w:szCs w:val="20"/>
              </w:rPr>
            </w:pPr>
            <w:del w:id="12816" w:author="Admin" w:date="2019-02-19T02:10:00Z">
              <w:r w:rsidDel="002260E7">
                <w:rPr>
                  <w:rFonts w:eastAsia="Times New Roman"/>
                  <w:sz w:val="1"/>
                  <w:szCs w:val="1"/>
                  <w:vertAlign w:val="superscript"/>
                </w:rPr>
                <w:delText>8</w:delText>
              </w:r>
              <w:r w:rsidDel="002260E7">
                <w:rPr>
                  <w:rFonts w:ascii="Arial" w:eastAsia="Arial" w:hAnsi="Arial" w:cs="Arial"/>
                  <w:i/>
                  <w:iCs/>
                  <w:sz w:val="1"/>
                  <w:szCs w:val="1"/>
                </w:rPr>
                <w:delText xml:space="preserve">x </w:delText>
              </w:r>
              <w:r w:rsidDel="002260E7">
                <w:rPr>
                  <w:rFonts w:eastAsia="Times New Roman"/>
                  <w:sz w:val="1"/>
                  <w:szCs w:val="1"/>
                </w:rPr>
                <w:delText>+</w:delText>
              </w:r>
              <w:r w:rsidDel="002260E7">
                <w:rPr>
                  <w:rFonts w:ascii="Arial" w:eastAsia="Arial" w:hAnsi="Arial" w:cs="Arial"/>
                  <w:i/>
                  <w:iCs/>
                  <w:sz w:val="1"/>
                  <w:szCs w:val="1"/>
                </w:rPr>
                <w:delText xml:space="preserve"> </w:delText>
              </w:r>
              <w:r w:rsidDel="002260E7">
                <w:rPr>
                  <w:rFonts w:ascii="Arial" w:eastAsia="Arial" w:hAnsi="Arial" w:cs="Arial"/>
                  <w:sz w:val="1"/>
                  <w:szCs w:val="1"/>
                </w:rPr>
                <w:delText>1</w:delText>
              </w:r>
              <w:r w:rsidDel="002260E7">
                <w:rPr>
                  <w:rFonts w:eastAsia="Times New Roman"/>
                  <w:i/>
                  <w:iCs/>
                  <w:sz w:val="1"/>
                  <w:szCs w:val="1"/>
                </w:rPr>
                <w:delText>;</w:delText>
              </w:r>
            </w:del>
          </w:p>
        </w:tc>
        <w:tc>
          <w:tcPr>
            <w:tcW w:w="300" w:type="dxa"/>
            <w:vAlign w:val="bottom"/>
          </w:tcPr>
          <w:p w:rsidR="00A33515" w:rsidDel="002260E7" w:rsidRDefault="00A33515">
            <w:pPr>
              <w:spacing w:line="20" w:lineRule="exact"/>
              <w:rPr>
                <w:del w:id="12817" w:author="Admin" w:date="2019-02-19T02:10:00Z"/>
                <w:sz w:val="1"/>
                <w:szCs w:val="1"/>
              </w:rPr>
            </w:pPr>
          </w:p>
        </w:tc>
        <w:tc>
          <w:tcPr>
            <w:tcW w:w="3020" w:type="dxa"/>
            <w:gridSpan w:val="5"/>
            <w:vMerge/>
            <w:vAlign w:val="bottom"/>
          </w:tcPr>
          <w:p w:rsidR="00A33515" w:rsidDel="002260E7" w:rsidRDefault="00A33515">
            <w:pPr>
              <w:spacing w:line="20" w:lineRule="exact"/>
              <w:rPr>
                <w:del w:id="12818" w:author="Admin" w:date="2019-02-19T02:10:00Z"/>
                <w:sz w:val="1"/>
                <w:szCs w:val="1"/>
              </w:rPr>
            </w:pPr>
          </w:p>
        </w:tc>
        <w:tc>
          <w:tcPr>
            <w:tcW w:w="0" w:type="dxa"/>
            <w:vAlign w:val="bottom"/>
          </w:tcPr>
          <w:p w:rsidR="00A33515" w:rsidDel="002260E7" w:rsidRDefault="00A33515">
            <w:pPr>
              <w:spacing w:line="20" w:lineRule="exact"/>
              <w:rPr>
                <w:del w:id="12819" w:author="Admin" w:date="2019-02-19T02:10:00Z"/>
                <w:sz w:val="1"/>
                <w:szCs w:val="1"/>
              </w:rPr>
            </w:pPr>
          </w:p>
        </w:tc>
      </w:tr>
      <w:tr w:rsidR="00A33515" w:rsidDel="002260E7">
        <w:trPr>
          <w:trHeight w:val="57"/>
          <w:del w:id="12820" w:author="Admin" w:date="2019-02-19T02:10:00Z"/>
        </w:trPr>
        <w:tc>
          <w:tcPr>
            <w:tcW w:w="2960" w:type="dxa"/>
            <w:vAlign w:val="bottom"/>
          </w:tcPr>
          <w:p w:rsidR="00A33515" w:rsidDel="002260E7" w:rsidRDefault="001A4D22">
            <w:pPr>
              <w:spacing w:line="57" w:lineRule="exact"/>
              <w:ind w:left="1920"/>
              <w:rPr>
                <w:del w:id="12821" w:author="Admin" w:date="2019-02-19T02:10:00Z"/>
                <w:sz w:val="20"/>
                <w:szCs w:val="20"/>
              </w:rPr>
            </w:pPr>
            <w:del w:id="12822" w:author="Admin" w:date="2019-02-19T02:10:00Z">
              <w:r w:rsidDel="002260E7">
                <w:rPr>
                  <w:rFonts w:eastAsia="Times New Roman"/>
                  <w:sz w:val="6"/>
                  <w:szCs w:val="6"/>
                </w:rPr>
                <w:delText>&gt;</w:delText>
              </w:r>
            </w:del>
          </w:p>
        </w:tc>
        <w:tc>
          <w:tcPr>
            <w:tcW w:w="300" w:type="dxa"/>
            <w:vAlign w:val="bottom"/>
          </w:tcPr>
          <w:p w:rsidR="00A33515" w:rsidDel="002260E7" w:rsidRDefault="00A33515">
            <w:pPr>
              <w:rPr>
                <w:del w:id="12823" w:author="Admin" w:date="2019-02-19T02:10:00Z"/>
                <w:sz w:val="4"/>
                <w:szCs w:val="4"/>
              </w:rPr>
            </w:pPr>
          </w:p>
        </w:tc>
        <w:tc>
          <w:tcPr>
            <w:tcW w:w="880" w:type="dxa"/>
            <w:vAlign w:val="bottom"/>
          </w:tcPr>
          <w:p w:rsidR="00A33515" w:rsidDel="002260E7" w:rsidRDefault="001A4D22">
            <w:pPr>
              <w:spacing w:line="57" w:lineRule="exact"/>
              <w:ind w:right="421"/>
              <w:jc w:val="right"/>
              <w:rPr>
                <w:del w:id="12824" w:author="Admin" w:date="2019-02-19T02:10:00Z"/>
                <w:sz w:val="20"/>
                <w:szCs w:val="20"/>
              </w:rPr>
            </w:pPr>
            <w:del w:id="12825" w:author="Admin" w:date="2019-02-19T02:10:00Z">
              <w:r w:rsidDel="002260E7">
                <w:rPr>
                  <w:rFonts w:eastAsia="Times New Roman"/>
                  <w:i/>
                  <w:iCs/>
                  <w:sz w:val="6"/>
                  <w:szCs w:val="6"/>
                </w:rPr>
                <w:delText>2</w:delText>
              </w:r>
            </w:del>
          </w:p>
        </w:tc>
        <w:tc>
          <w:tcPr>
            <w:tcW w:w="80" w:type="dxa"/>
            <w:vAlign w:val="bottom"/>
          </w:tcPr>
          <w:p w:rsidR="00A33515" w:rsidDel="002260E7" w:rsidRDefault="00A33515">
            <w:pPr>
              <w:rPr>
                <w:del w:id="12826" w:author="Admin" w:date="2019-02-19T02:10:00Z"/>
                <w:sz w:val="4"/>
                <w:szCs w:val="4"/>
              </w:rPr>
            </w:pPr>
          </w:p>
        </w:tc>
        <w:tc>
          <w:tcPr>
            <w:tcW w:w="440" w:type="dxa"/>
            <w:vAlign w:val="bottom"/>
          </w:tcPr>
          <w:p w:rsidR="00A33515" w:rsidDel="002260E7" w:rsidRDefault="00A33515">
            <w:pPr>
              <w:rPr>
                <w:del w:id="12827" w:author="Admin" w:date="2019-02-19T02:10:00Z"/>
                <w:sz w:val="4"/>
                <w:szCs w:val="4"/>
              </w:rPr>
            </w:pPr>
          </w:p>
        </w:tc>
        <w:tc>
          <w:tcPr>
            <w:tcW w:w="80" w:type="dxa"/>
            <w:vAlign w:val="bottom"/>
          </w:tcPr>
          <w:p w:rsidR="00A33515" w:rsidDel="002260E7" w:rsidRDefault="00A33515">
            <w:pPr>
              <w:rPr>
                <w:del w:id="12828" w:author="Admin" w:date="2019-02-19T02:10:00Z"/>
                <w:sz w:val="4"/>
                <w:szCs w:val="4"/>
              </w:rPr>
            </w:pPr>
          </w:p>
        </w:tc>
        <w:tc>
          <w:tcPr>
            <w:tcW w:w="1540" w:type="dxa"/>
            <w:vAlign w:val="bottom"/>
          </w:tcPr>
          <w:p w:rsidR="00A33515" w:rsidDel="002260E7" w:rsidRDefault="00A33515">
            <w:pPr>
              <w:rPr>
                <w:del w:id="12829" w:author="Admin" w:date="2019-02-19T02:10:00Z"/>
                <w:sz w:val="4"/>
                <w:szCs w:val="4"/>
              </w:rPr>
            </w:pPr>
          </w:p>
        </w:tc>
        <w:tc>
          <w:tcPr>
            <w:tcW w:w="0" w:type="dxa"/>
            <w:vAlign w:val="bottom"/>
          </w:tcPr>
          <w:p w:rsidR="00A33515" w:rsidDel="002260E7" w:rsidRDefault="00A33515">
            <w:pPr>
              <w:rPr>
                <w:del w:id="12830" w:author="Admin" w:date="2019-02-19T02:10:00Z"/>
                <w:sz w:val="1"/>
                <w:szCs w:val="1"/>
              </w:rPr>
            </w:pPr>
          </w:p>
        </w:tc>
      </w:tr>
      <w:tr w:rsidR="00A33515" w:rsidDel="002260E7">
        <w:trPr>
          <w:trHeight w:val="57"/>
          <w:del w:id="12831" w:author="Admin" w:date="2019-02-19T02:10:00Z"/>
        </w:trPr>
        <w:tc>
          <w:tcPr>
            <w:tcW w:w="2960" w:type="dxa"/>
            <w:vAlign w:val="bottom"/>
          </w:tcPr>
          <w:p w:rsidR="00A33515" w:rsidDel="002260E7" w:rsidRDefault="001A4D22">
            <w:pPr>
              <w:spacing w:line="57" w:lineRule="exact"/>
              <w:ind w:left="1920"/>
              <w:rPr>
                <w:del w:id="12832" w:author="Admin" w:date="2019-02-19T02:10:00Z"/>
                <w:sz w:val="20"/>
                <w:szCs w:val="20"/>
              </w:rPr>
            </w:pPr>
            <w:del w:id="12833" w:author="Admin" w:date="2019-02-19T02:10:00Z">
              <w:r w:rsidDel="002260E7">
                <w:rPr>
                  <w:rFonts w:eastAsia="Times New Roman"/>
                  <w:sz w:val="6"/>
                  <w:szCs w:val="6"/>
                </w:rPr>
                <w:delText>&lt;</w:delText>
              </w:r>
            </w:del>
          </w:p>
        </w:tc>
        <w:tc>
          <w:tcPr>
            <w:tcW w:w="300" w:type="dxa"/>
            <w:vAlign w:val="bottom"/>
          </w:tcPr>
          <w:p w:rsidR="00A33515" w:rsidDel="002260E7" w:rsidRDefault="00A33515">
            <w:pPr>
              <w:rPr>
                <w:del w:id="12834" w:author="Admin" w:date="2019-02-19T02:10:00Z"/>
                <w:sz w:val="4"/>
                <w:szCs w:val="4"/>
              </w:rPr>
            </w:pPr>
          </w:p>
        </w:tc>
        <w:tc>
          <w:tcPr>
            <w:tcW w:w="880" w:type="dxa"/>
            <w:vAlign w:val="bottom"/>
          </w:tcPr>
          <w:p w:rsidR="00A33515" w:rsidDel="002260E7" w:rsidRDefault="00A33515">
            <w:pPr>
              <w:rPr>
                <w:del w:id="12835" w:author="Admin" w:date="2019-02-19T02:10:00Z"/>
                <w:sz w:val="4"/>
                <w:szCs w:val="4"/>
              </w:rPr>
            </w:pPr>
          </w:p>
        </w:tc>
        <w:tc>
          <w:tcPr>
            <w:tcW w:w="80" w:type="dxa"/>
            <w:vAlign w:val="bottom"/>
          </w:tcPr>
          <w:p w:rsidR="00A33515" w:rsidDel="002260E7" w:rsidRDefault="00A33515">
            <w:pPr>
              <w:rPr>
                <w:del w:id="12836" w:author="Admin" w:date="2019-02-19T02:10:00Z"/>
                <w:sz w:val="4"/>
                <w:szCs w:val="4"/>
              </w:rPr>
            </w:pPr>
          </w:p>
        </w:tc>
        <w:tc>
          <w:tcPr>
            <w:tcW w:w="440" w:type="dxa"/>
            <w:vAlign w:val="bottom"/>
          </w:tcPr>
          <w:p w:rsidR="00A33515" w:rsidDel="002260E7" w:rsidRDefault="00A33515">
            <w:pPr>
              <w:rPr>
                <w:del w:id="12837" w:author="Admin" w:date="2019-02-19T02:10:00Z"/>
                <w:sz w:val="4"/>
                <w:szCs w:val="4"/>
              </w:rPr>
            </w:pPr>
          </w:p>
        </w:tc>
        <w:tc>
          <w:tcPr>
            <w:tcW w:w="80" w:type="dxa"/>
            <w:vAlign w:val="bottom"/>
          </w:tcPr>
          <w:p w:rsidR="00A33515" w:rsidDel="002260E7" w:rsidRDefault="00A33515">
            <w:pPr>
              <w:rPr>
                <w:del w:id="12838" w:author="Admin" w:date="2019-02-19T02:10:00Z"/>
                <w:sz w:val="4"/>
                <w:szCs w:val="4"/>
              </w:rPr>
            </w:pPr>
          </w:p>
        </w:tc>
        <w:tc>
          <w:tcPr>
            <w:tcW w:w="1540" w:type="dxa"/>
            <w:vAlign w:val="bottom"/>
          </w:tcPr>
          <w:p w:rsidR="00A33515" w:rsidDel="002260E7" w:rsidRDefault="00A33515">
            <w:pPr>
              <w:rPr>
                <w:del w:id="12839" w:author="Admin" w:date="2019-02-19T02:10:00Z"/>
                <w:sz w:val="4"/>
                <w:szCs w:val="4"/>
              </w:rPr>
            </w:pPr>
          </w:p>
        </w:tc>
        <w:tc>
          <w:tcPr>
            <w:tcW w:w="0" w:type="dxa"/>
            <w:vAlign w:val="bottom"/>
          </w:tcPr>
          <w:p w:rsidR="00A33515" w:rsidDel="002260E7" w:rsidRDefault="00A33515">
            <w:pPr>
              <w:rPr>
                <w:del w:id="12840" w:author="Admin" w:date="2019-02-19T02:10:00Z"/>
                <w:sz w:val="1"/>
                <w:szCs w:val="1"/>
              </w:rPr>
            </w:pPr>
          </w:p>
        </w:tc>
      </w:tr>
      <w:tr w:rsidR="00A33515" w:rsidDel="002260E7">
        <w:trPr>
          <w:trHeight w:val="226"/>
          <w:del w:id="12841" w:author="Admin" w:date="2019-02-19T02:10:00Z"/>
        </w:trPr>
        <w:tc>
          <w:tcPr>
            <w:tcW w:w="3260" w:type="dxa"/>
            <w:gridSpan w:val="2"/>
            <w:vMerge w:val="restart"/>
            <w:vAlign w:val="bottom"/>
          </w:tcPr>
          <w:p w:rsidR="00A33515" w:rsidDel="002260E7" w:rsidRDefault="001A4D22">
            <w:pPr>
              <w:spacing w:line="279" w:lineRule="exact"/>
              <w:ind w:left="1340"/>
              <w:rPr>
                <w:del w:id="12842" w:author="Admin" w:date="2019-02-19T02:10:00Z"/>
                <w:sz w:val="20"/>
                <w:szCs w:val="20"/>
              </w:rPr>
            </w:pPr>
            <w:del w:id="12843" w:author="Admin" w:date="2019-02-19T02:10:00Z">
              <w:r w:rsidDel="002260E7">
                <w:rPr>
                  <w:rFonts w:ascii="Arial" w:eastAsia="Arial" w:hAnsi="Arial" w:cs="Arial"/>
                  <w:i/>
                  <w:iCs/>
                  <w:sz w:val="17"/>
                  <w:szCs w:val="17"/>
                </w:rPr>
                <w:delText>f</w:delText>
              </w:r>
              <w:r w:rsidDel="002260E7">
                <w:rPr>
                  <w:rFonts w:eastAsia="Times New Roman"/>
                  <w:sz w:val="17"/>
                  <w:szCs w:val="17"/>
                </w:rPr>
                <w:delText>(</w:delText>
              </w:r>
              <w:r w:rsidDel="002260E7">
                <w:rPr>
                  <w:rFonts w:ascii="Arial" w:eastAsia="Arial" w:hAnsi="Arial" w:cs="Arial"/>
                  <w:i/>
                  <w:iCs/>
                  <w:sz w:val="17"/>
                  <w:szCs w:val="17"/>
                </w:rPr>
                <w:delText>x</w:delText>
              </w:r>
              <w:r w:rsidDel="002260E7">
                <w:rPr>
                  <w:rFonts w:eastAsia="Times New Roman"/>
                  <w:sz w:val="17"/>
                  <w:szCs w:val="17"/>
                </w:rPr>
                <w:delText>) =</w:delText>
              </w:r>
              <w:r w:rsidDel="002260E7">
                <w:rPr>
                  <w:rFonts w:ascii="Arial" w:eastAsia="Arial" w:hAnsi="Arial" w:cs="Arial"/>
                  <w:i/>
                  <w:iCs/>
                  <w:sz w:val="17"/>
                  <w:szCs w:val="17"/>
                </w:rPr>
                <w:delText xml:space="preserve"> </w:delText>
              </w:r>
              <w:r w:rsidDel="002260E7">
                <w:rPr>
                  <w:rFonts w:eastAsia="Times New Roman"/>
                  <w:sz w:val="32"/>
                  <w:szCs w:val="32"/>
                  <w:vertAlign w:val="superscript"/>
                </w:rPr>
                <w:delText>&gt;</w:delText>
              </w:r>
              <w:r w:rsidDel="002260E7">
                <w:rPr>
                  <w:rFonts w:ascii="Arial" w:eastAsia="Arial" w:hAnsi="Arial" w:cs="Arial"/>
                  <w:sz w:val="32"/>
                  <w:szCs w:val="32"/>
                  <w:vertAlign w:val="subscript"/>
                </w:rPr>
                <w:delText>2</w:delText>
              </w:r>
              <w:r w:rsidDel="002260E7">
                <w:rPr>
                  <w:rFonts w:ascii="Arial" w:eastAsia="Arial" w:hAnsi="Arial" w:cs="Arial"/>
                  <w:i/>
                  <w:iCs/>
                  <w:sz w:val="32"/>
                  <w:szCs w:val="32"/>
                  <w:vertAlign w:val="subscript"/>
                </w:rPr>
                <w:delText>x  n</w:delText>
              </w:r>
              <w:r w:rsidDel="002260E7">
                <w:rPr>
                  <w:rFonts w:ascii="Arial" w:eastAsia="Arial" w:hAnsi="Arial" w:cs="Arial"/>
                  <w:i/>
                  <w:iCs/>
                  <w:sz w:val="17"/>
                  <w:szCs w:val="17"/>
                </w:rPr>
                <w:delText xml:space="preserve"> </w:delText>
              </w:r>
              <w:r w:rsidDel="002260E7">
                <w:rPr>
                  <w:rFonts w:eastAsia="Times New Roman"/>
                  <w:sz w:val="32"/>
                  <w:szCs w:val="32"/>
                  <w:vertAlign w:val="subscript"/>
                </w:rPr>
                <w:delText>+</w:delText>
              </w:r>
              <w:r w:rsidDel="002260E7">
                <w:rPr>
                  <w:rFonts w:ascii="Arial" w:eastAsia="Arial" w:hAnsi="Arial" w:cs="Arial"/>
                  <w:i/>
                  <w:iCs/>
                  <w:sz w:val="17"/>
                  <w:szCs w:val="17"/>
                </w:rPr>
                <w:delText xml:space="preserve"> </w:delText>
              </w:r>
              <w:r w:rsidDel="002260E7">
                <w:rPr>
                  <w:rFonts w:ascii="Arial" w:eastAsia="Arial" w:hAnsi="Arial" w:cs="Arial"/>
                  <w:sz w:val="32"/>
                  <w:szCs w:val="32"/>
                  <w:vertAlign w:val="subscript"/>
                </w:rPr>
                <w:delText>2</w:delText>
              </w:r>
              <w:r w:rsidDel="002260E7">
                <w:rPr>
                  <w:rFonts w:eastAsia="Times New Roman"/>
                  <w:i/>
                  <w:iCs/>
                  <w:sz w:val="32"/>
                  <w:szCs w:val="32"/>
                  <w:vertAlign w:val="subscript"/>
                </w:rPr>
                <w:delText>;</w:delText>
              </w:r>
            </w:del>
          </w:p>
        </w:tc>
        <w:tc>
          <w:tcPr>
            <w:tcW w:w="1400" w:type="dxa"/>
            <w:gridSpan w:val="3"/>
            <w:vMerge w:val="restart"/>
            <w:vAlign w:val="bottom"/>
          </w:tcPr>
          <w:p w:rsidR="00A33515" w:rsidDel="002260E7" w:rsidRDefault="001A4D22">
            <w:pPr>
              <w:ind w:left="100"/>
              <w:rPr>
                <w:del w:id="12844" w:author="Admin" w:date="2019-02-19T02:10:00Z"/>
                <w:sz w:val="20"/>
                <w:szCs w:val="20"/>
              </w:rPr>
            </w:pPr>
            <w:del w:id="12845" w:author="Admin" w:date="2019-02-19T02:10:00Z">
              <w:r w:rsidDel="002260E7">
                <w:rPr>
                  <w:rFonts w:ascii="Arial" w:eastAsia="Arial" w:hAnsi="Arial" w:cs="Arial"/>
                  <w:i/>
                  <w:iCs/>
                  <w:sz w:val="20"/>
                  <w:szCs w:val="20"/>
                </w:rPr>
                <w:delText xml:space="preserve">x  </w:delText>
              </w:r>
              <w:r w:rsidDel="002260E7">
                <w:rPr>
                  <w:rFonts w:eastAsia="Times New Roman"/>
                  <w:sz w:val="20"/>
                  <w:szCs w:val="20"/>
                </w:rPr>
                <w:delText>[</w:delText>
              </w:r>
              <w:r w:rsidDel="002260E7">
                <w:rPr>
                  <w:rFonts w:ascii="Arial" w:eastAsia="Arial" w:hAnsi="Arial" w:cs="Arial"/>
                  <w:i/>
                  <w:iCs/>
                  <w:sz w:val="20"/>
                  <w:szCs w:val="20"/>
                </w:rPr>
                <w:delText xml:space="preserve">n  </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i/>
                  <w:iCs/>
                  <w:sz w:val="20"/>
                  <w:szCs w:val="20"/>
                </w:rPr>
                <w:delText xml:space="preserve"> n</w:delText>
              </w:r>
            </w:del>
          </w:p>
        </w:tc>
        <w:tc>
          <w:tcPr>
            <w:tcW w:w="80" w:type="dxa"/>
            <w:tcBorders>
              <w:bottom w:val="single" w:sz="8" w:space="0" w:color="auto"/>
            </w:tcBorders>
            <w:vAlign w:val="bottom"/>
          </w:tcPr>
          <w:p w:rsidR="00A33515" w:rsidDel="002260E7" w:rsidRDefault="001A4D22">
            <w:pPr>
              <w:jc w:val="right"/>
              <w:rPr>
                <w:del w:id="12846" w:author="Admin" w:date="2019-02-19T02:10:00Z"/>
                <w:sz w:val="20"/>
                <w:szCs w:val="20"/>
              </w:rPr>
            </w:pPr>
            <w:del w:id="12847" w:author="Admin" w:date="2019-02-19T02:10:00Z">
              <w:r w:rsidDel="002260E7">
                <w:rPr>
                  <w:rFonts w:ascii="Arial" w:eastAsia="Arial" w:hAnsi="Arial" w:cs="Arial"/>
                  <w:w w:val="76"/>
                  <w:sz w:val="14"/>
                  <w:szCs w:val="14"/>
                </w:rPr>
                <w:delText>1</w:delText>
              </w:r>
            </w:del>
          </w:p>
        </w:tc>
        <w:tc>
          <w:tcPr>
            <w:tcW w:w="1540" w:type="dxa"/>
            <w:vMerge w:val="restart"/>
            <w:vAlign w:val="bottom"/>
          </w:tcPr>
          <w:p w:rsidR="00A33515" w:rsidDel="002260E7" w:rsidRDefault="001A4D22">
            <w:pPr>
              <w:spacing w:line="280" w:lineRule="exact"/>
              <w:ind w:right="1253"/>
              <w:jc w:val="right"/>
              <w:rPr>
                <w:del w:id="12848" w:author="Admin" w:date="2019-02-19T02:10:00Z"/>
                <w:sz w:val="20"/>
                <w:szCs w:val="20"/>
              </w:rPr>
            </w:pPr>
            <w:del w:id="12849" w:author="Admin" w:date="2019-02-19T02:10:00Z">
              <w:r w:rsidDel="002260E7">
                <w:rPr>
                  <w:rFonts w:eastAsia="Times New Roman"/>
                  <w:sz w:val="17"/>
                  <w:szCs w:val="17"/>
                </w:rPr>
                <w:delText xml:space="preserve">] </w:delText>
              </w:r>
              <w:r w:rsidDel="002260E7">
                <w:rPr>
                  <w:rFonts w:eastAsia="Times New Roman"/>
                  <w:i/>
                  <w:iCs/>
                  <w:sz w:val="32"/>
                  <w:szCs w:val="32"/>
                  <w:vertAlign w:val="superscript"/>
                </w:rPr>
                <w:delText>:</w:delText>
              </w:r>
            </w:del>
          </w:p>
        </w:tc>
        <w:tc>
          <w:tcPr>
            <w:tcW w:w="0" w:type="dxa"/>
            <w:vAlign w:val="bottom"/>
          </w:tcPr>
          <w:p w:rsidR="00A33515" w:rsidDel="002260E7" w:rsidRDefault="00A33515">
            <w:pPr>
              <w:rPr>
                <w:del w:id="12850" w:author="Admin" w:date="2019-02-19T02:10:00Z"/>
                <w:sz w:val="1"/>
                <w:szCs w:val="1"/>
              </w:rPr>
            </w:pPr>
          </w:p>
        </w:tc>
      </w:tr>
      <w:tr w:rsidR="00A33515" w:rsidDel="002260E7">
        <w:trPr>
          <w:trHeight w:val="34"/>
          <w:del w:id="12851" w:author="Admin" w:date="2019-02-19T02:10:00Z"/>
        </w:trPr>
        <w:tc>
          <w:tcPr>
            <w:tcW w:w="3260" w:type="dxa"/>
            <w:gridSpan w:val="2"/>
            <w:vMerge/>
            <w:vAlign w:val="bottom"/>
          </w:tcPr>
          <w:p w:rsidR="00A33515" w:rsidDel="002260E7" w:rsidRDefault="00A33515">
            <w:pPr>
              <w:rPr>
                <w:del w:id="12852" w:author="Admin" w:date="2019-02-19T02:10:00Z"/>
                <w:sz w:val="2"/>
                <w:szCs w:val="2"/>
              </w:rPr>
            </w:pPr>
          </w:p>
        </w:tc>
        <w:tc>
          <w:tcPr>
            <w:tcW w:w="1400" w:type="dxa"/>
            <w:gridSpan w:val="3"/>
            <w:vMerge/>
            <w:vAlign w:val="bottom"/>
          </w:tcPr>
          <w:p w:rsidR="00A33515" w:rsidDel="002260E7" w:rsidRDefault="00A33515">
            <w:pPr>
              <w:rPr>
                <w:del w:id="12853" w:author="Admin" w:date="2019-02-19T02:10:00Z"/>
                <w:sz w:val="2"/>
                <w:szCs w:val="2"/>
              </w:rPr>
            </w:pPr>
          </w:p>
        </w:tc>
        <w:tc>
          <w:tcPr>
            <w:tcW w:w="80" w:type="dxa"/>
            <w:vAlign w:val="bottom"/>
          </w:tcPr>
          <w:p w:rsidR="00A33515" w:rsidDel="002260E7" w:rsidRDefault="00A33515">
            <w:pPr>
              <w:rPr>
                <w:del w:id="12854" w:author="Admin" w:date="2019-02-19T02:10:00Z"/>
                <w:sz w:val="2"/>
                <w:szCs w:val="2"/>
              </w:rPr>
            </w:pPr>
          </w:p>
        </w:tc>
        <w:tc>
          <w:tcPr>
            <w:tcW w:w="1540" w:type="dxa"/>
            <w:vMerge/>
            <w:vAlign w:val="bottom"/>
          </w:tcPr>
          <w:p w:rsidR="00A33515" w:rsidDel="002260E7" w:rsidRDefault="00A33515">
            <w:pPr>
              <w:rPr>
                <w:del w:id="12855" w:author="Admin" w:date="2019-02-19T02:10:00Z"/>
                <w:sz w:val="2"/>
                <w:szCs w:val="2"/>
              </w:rPr>
            </w:pPr>
          </w:p>
        </w:tc>
        <w:tc>
          <w:tcPr>
            <w:tcW w:w="0" w:type="dxa"/>
            <w:vAlign w:val="bottom"/>
          </w:tcPr>
          <w:p w:rsidR="00A33515" w:rsidDel="002260E7" w:rsidRDefault="00A33515">
            <w:pPr>
              <w:spacing w:line="20" w:lineRule="exact"/>
              <w:rPr>
                <w:del w:id="12856" w:author="Admin" w:date="2019-02-19T02:10:00Z"/>
                <w:sz w:val="1"/>
                <w:szCs w:val="1"/>
              </w:rPr>
            </w:pPr>
          </w:p>
        </w:tc>
      </w:tr>
      <w:tr w:rsidR="00A33515" w:rsidDel="002260E7">
        <w:trPr>
          <w:trHeight w:val="139"/>
          <w:del w:id="12857" w:author="Admin" w:date="2019-02-19T02:10:00Z"/>
        </w:trPr>
        <w:tc>
          <w:tcPr>
            <w:tcW w:w="2960" w:type="dxa"/>
            <w:vAlign w:val="bottom"/>
          </w:tcPr>
          <w:p w:rsidR="00A33515" w:rsidDel="002260E7" w:rsidRDefault="001A4D22">
            <w:pPr>
              <w:spacing w:line="139" w:lineRule="exact"/>
              <w:ind w:left="1920"/>
              <w:rPr>
                <w:del w:id="12858" w:author="Admin" w:date="2019-02-19T02:10:00Z"/>
                <w:sz w:val="20"/>
                <w:szCs w:val="20"/>
              </w:rPr>
            </w:pPr>
            <w:del w:id="12859" w:author="Admin" w:date="2019-02-19T02:10:00Z">
              <w:r w:rsidDel="002260E7">
                <w:rPr>
                  <w:rFonts w:eastAsia="Times New Roman"/>
                  <w:sz w:val="15"/>
                  <w:szCs w:val="15"/>
                </w:rPr>
                <w:delText>&gt;</w:delText>
              </w:r>
            </w:del>
          </w:p>
        </w:tc>
        <w:tc>
          <w:tcPr>
            <w:tcW w:w="300" w:type="dxa"/>
            <w:vAlign w:val="bottom"/>
          </w:tcPr>
          <w:p w:rsidR="00A33515" w:rsidDel="002260E7" w:rsidRDefault="00A33515">
            <w:pPr>
              <w:rPr>
                <w:del w:id="12860" w:author="Admin" w:date="2019-02-19T02:10:00Z"/>
                <w:sz w:val="12"/>
                <w:szCs w:val="12"/>
              </w:rPr>
            </w:pPr>
          </w:p>
        </w:tc>
        <w:tc>
          <w:tcPr>
            <w:tcW w:w="880" w:type="dxa"/>
            <w:vAlign w:val="bottom"/>
          </w:tcPr>
          <w:p w:rsidR="00A33515" w:rsidDel="002260E7" w:rsidRDefault="00A33515">
            <w:pPr>
              <w:rPr>
                <w:del w:id="12861" w:author="Admin" w:date="2019-02-19T02:10:00Z"/>
                <w:sz w:val="12"/>
                <w:szCs w:val="12"/>
              </w:rPr>
            </w:pPr>
          </w:p>
        </w:tc>
        <w:tc>
          <w:tcPr>
            <w:tcW w:w="80" w:type="dxa"/>
            <w:vAlign w:val="bottom"/>
          </w:tcPr>
          <w:p w:rsidR="00A33515" w:rsidDel="002260E7" w:rsidRDefault="00A33515">
            <w:pPr>
              <w:rPr>
                <w:del w:id="12862" w:author="Admin" w:date="2019-02-19T02:10:00Z"/>
                <w:sz w:val="12"/>
                <w:szCs w:val="12"/>
              </w:rPr>
            </w:pPr>
          </w:p>
        </w:tc>
        <w:tc>
          <w:tcPr>
            <w:tcW w:w="440" w:type="dxa"/>
            <w:vAlign w:val="bottom"/>
          </w:tcPr>
          <w:p w:rsidR="00A33515" w:rsidDel="002260E7" w:rsidRDefault="00A33515">
            <w:pPr>
              <w:rPr>
                <w:del w:id="12863" w:author="Admin" w:date="2019-02-19T02:10:00Z"/>
                <w:sz w:val="12"/>
                <w:szCs w:val="12"/>
              </w:rPr>
            </w:pPr>
          </w:p>
        </w:tc>
        <w:tc>
          <w:tcPr>
            <w:tcW w:w="80" w:type="dxa"/>
            <w:vAlign w:val="bottom"/>
          </w:tcPr>
          <w:p w:rsidR="00A33515" w:rsidDel="002260E7" w:rsidRDefault="00A33515">
            <w:pPr>
              <w:rPr>
                <w:del w:id="12864" w:author="Admin" w:date="2019-02-19T02:10:00Z"/>
                <w:sz w:val="12"/>
                <w:szCs w:val="12"/>
              </w:rPr>
            </w:pPr>
          </w:p>
        </w:tc>
        <w:tc>
          <w:tcPr>
            <w:tcW w:w="1540" w:type="dxa"/>
            <w:vAlign w:val="bottom"/>
          </w:tcPr>
          <w:p w:rsidR="00A33515" w:rsidDel="002260E7" w:rsidRDefault="00A33515">
            <w:pPr>
              <w:rPr>
                <w:del w:id="12865" w:author="Admin" w:date="2019-02-19T02:10:00Z"/>
                <w:sz w:val="12"/>
                <w:szCs w:val="12"/>
              </w:rPr>
            </w:pPr>
          </w:p>
        </w:tc>
        <w:tc>
          <w:tcPr>
            <w:tcW w:w="0" w:type="dxa"/>
            <w:vAlign w:val="bottom"/>
          </w:tcPr>
          <w:p w:rsidR="00A33515" w:rsidDel="002260E7" w:rsidRDefault="00A33515">
            <w:pPr>
              <w:rPr>
                <w:del w:id="12866" w:author="Admin" w:date="2019-02-19T02:10:00Z"/>
                <w:sz w:val="1"/>
                <w:szCs w:val="1"/>
              </w:rPr>
            </w:pPr>
          </w:p>
        </w:tc>
      </w:tr>
      <w:tr w:rsidR="00A33515" w:rsidDel="002260E7">
        <w:trPr>
          <w:trHeight w:val="60"/>
          <w:del w:id="12867" w:author="Admin" w:date="2019-02-19T02:10:00Z"/>
        </w:trPr>
        <w:tc>
          <w:tcPr>
            <w:tcW w:w="2960" w:type="dxa"/>
            <w:vAlign w:val="bottom"/>
          </w:tcPr>
          <w:p w:rsidR="00A33515" w:rsidDel="002260E7" w:rsidRDefault="001A4D22">
            <w:pPr>
              <w:spacing w:line="60" w:lineRule="exact"/>
              <w:ind w:left="1920"/>
              <w:rPr>
                <w:del w:id="12868" w:author="Admin" w:date="2019-02-19T02:10:00Z"/>
                <w:sz w:val="20"/>
                <w:szCs w:val="20"/>
              </w:rPr>
            </w:pPr>
            <w:del w:id="12869" w:author="Admin" w:date="2019-02-19T02:10:00Z">
              <w:r w:rsidDel="002260E7">
                <w:rPr>
                  <w:rFonts w:eastAsia="Times New Roman"/>
                  <w:sz w:val="6"/>
                  <w:szCs w:val="6"/>
                </w:rPr>
                <w:delText>&gt;</w:delText>
              </w:r>
            </w:del>
          </w:p>
        </w:tc>
        <w:tc>
          <w:tcPr>
            <w:tcW w:w="300" w:type="dxa"/>
            <w:vAlign w:val="bottom"/>
          </w:tcPr>
          <w:p w:rsidR="00A33515" w:rsidDel="002260E7" w:rsidRDefault="00A33515">
            <w:pPr>
              <w:rPr>
                <w:del w:id="12870" w:author="Admin" w:date="2019-02-19T02:10:00Z"/>
                <w:sz w:val="5"/>
                <w:szCs w:val="5"/>
              </w:rPr>
            </w:pPr>
          </w:p>
        </w:tc>
        <w:tc>
          <w:tcPr>
            <w:tcW w:w="880" w:type="dxa"/>
            <w:vAlign w:val="bottom"/>
          </w:tcPr>
          <w:p w:rsidR="00A33515" w:rsidDel="002260E7" w:rsidRDefault="00A33515">
            <w:pPr>
              <w:rPr>
                <w:del w:id="12871" w:author="Admin" w:date="2019-02-19T02:10:00Z"/>
                <w:sz w:val="5"/>
                <w:szCs w:val="5"/>
              </w:rPr>
            </w:pPr>
          </w:p>
        </w:tc>
        <w:tc>
          <w:tcPr>
            <w:tcW w:w="80" w:type="dxa"/>
            <w:vAlign w:val="bottom"/>
          </w:tcPr>
          <w:p w:rsidR="00A33515" w:rsidDel="002260E7" w:rsidRDefault="00A33515">
            <w:pPr>
              <w:rPr>
                <w:del w:id="12872" w:author="Admin" w:date="2019-02-19T02:10:00Z"/>
                <w:sz w:val="5"/>
                <w:szCs w:val="5"/>
              </w:rPr>
            </w:pPr>
          </w:p>
        </w:tc>
        <w:tc>
          <w:tcPr>
            <w:tcW w:w="440" w:type="dxa"/>
            <w:vAlign w:val="bottom"/>
          </w:tcPr>
          <w:p w:rsidR="00A33515" w:rsidDel="002260E7" w:rsidRDefault="00A33515">
            <w:pPr>
              <w:rPr>
                <w:del w:id="12873" w:author="Admin" w:date="2019-02-19T02:10:00Z"/>
                <w:sz w:val="5"/>
                <w:szCs w:val="5"/>
              </w:rPr>
            </w:pPr>
          </w:p>
        </w:tc>
        <w:tc>
          <w:tcPr>
            <w:tcW w:w="80" w:type="dxa"/>
            <w:vAlign w:val="bottom"/>
          </w:tcPr>
          <w:p w:rsidR="00A33515" w:rsidDel="002260E7" w:rsidRDefault="00A33515">
            <w:pPr>
              <w:rPr>
                <w:del w:id="12874" w:author="Admin" w:date="2019-02-19T02:10:00Z"/>
                <w:sz w:val="5"/>
                <w:szCs w:val="5"/>
              </w:rPr>
            </w:pPr>
          </w:p>
        </w:tc>
        <w:tc>
          <w:tcPr>
            <w:tcW w:w="1540" w:type="dxa"/>
            <w:vAlign w:val="bottom"/>
          </w:tcPr>
          <w:p w:rsidR="00A33515" w:rsidDel="002260E7" w:rsidRDefault="00A33515">
            <w:pPr>
              <w:rPr>
                <w:del w:id="12875" w:author="Admin" w:date="2019-02-19T02:10:00Z"/>
                <w:sz w:val="5"/>
                <w:szCs w:val="5"/>
              </w:rPr>
            </w:pPr>
          </w:p>
        </w:tc>
        <w:tc>
          <w:tcPr>
            <w:tcW w:w="0" w:type="dxa"/>
            <w:vAlign w:val="bottom"/>
          </w:tcPr>
          <w:p w:rsidR="00A33515" w:rsidDel="002260E7" w:rsidRDefault="00A33515">
            <w:pPr>
              <w:rPr>
                <w:del w:id="12876" w:author="Admin" w:date="2019-02-19T02:10:00Z"/>
                <w:sz w:val="1"/>
                <w:szCs w:val="1"/>
              </w:rPr>
            </w:pPr>
          </w:p>
        </w:tc>
      </w:tr>
      <w:tr w:rsidR="00A33515" w:rsidDel="002260E7">
        <w:trPr>
          <w:trHeight w:val="60"/>
          <w:del w:id="12877" w:author="Admin" w:date="2019-02-19T02:10:00Z"/>
        </w:trPr>
        <w:tc>
          <w:tcPr>
            <w:tcW w:w="2960" w:type="dxa"/>
            <w:vAlign w:val="bottom"/>
          </w:tcPr>
          <w:p w:rsidR="00A33515" w:rsidDel="002260E7" w:rsidRDefault="001A4D22">
            <w:pPr>
              <w:spacing w:line="60" w:lineRule="exact"/>
              <w:ind w:left="1920"/>
              <w:rPr>
                <w:del w:id="12878" w:author="Admin" w:date="2019-02-19T02:10:00Z"/>
                <w:sz w:val="20"/>
                <w:szCs w:val="20"/>
              </w:rPr>
            </w:pPr>
            <w:del w:id="12879" w:author="Admin" w:date="2019-02-19T02:10:00Z">
              <w:r w:rsidDel="002260E7">
                <w:rPr>
                  <w:rFonts w:eastAsia="Times New Roman"/>
                  <w:sz w:val="6"/>
                  <w:szCs w:val="6"/>
                </w:rPr>
                <w:delText>&gt;</w:delText>
              </w:r>
            </w:del>
          </w:p>
        </w:tc>
        <w:tc>
          <w:tcPr>
            <w:tcW w:w="300" w:type="dxa"/>
            <w:vAlign w:val="bottom"/>
          </w:tcPr>
          <w:p w:rsidR="00A33515" w:rsidDel="002260E7" w:rsidRDefault="00A33515">
            <w:pPr>
              <w:rPr>
                <w:del w:id="12880" w:author="Admin" w:date="2019-02-19T02:10:00Z"/>
                <w:sz w:val="5"/>
                <w:szCs w:val="5"/>
              </w:rPr>
            </w:pPr>
          </w:p>
        </w:tc>
        <w:tc>
          <w:tcPr>
            <w:tcW w:w="880" w:type="dxa"/>
            <w:vAlign w:val="bottom"/>
          </w:tcPr>
          <w:p w:rsidR="00A33515" w:rsidDel="002260E7" w:rsidRDefault="00A33515">
            <w:pPr>
              <w:rPr>
                <w:del w:id="12881" w:author="Admin" w:date="2019-02-19T02:10:00Z"/>
                <w:sz w:val="5"/>
                <w:szCs w:val="5"/>
              </w:rPr>
            </w:pPr>
          </w:p>
        </w:tc>
        <w:tc>
          <w:tcPr>
            <w:tcW w:w="80" w:type="dxa"/>
            <w:vAlign w:val="bottom"/>
          </w:tcPr>
          <w:p w:rsidR="00A33515" w:rsidDel="002260E7" w:rsidRDefault="00A33515">
            <w:pPr>
              <w:rPr>
                <w:del w:id="12882" w:author="Admin" w:date="2019-02-19T02:10:00Z"/>
                <w:sz w:val="5"/>
                <w:szCs w:val="5"/>
              </w:rPr>
            </w:pPr>
          </w:p>
        </w:tc>
        <w:tc>
          <w:tcPr>
            <w:tcW w:w="440" w:type="dxa"/>
            <w:vAlign w:val="bottom"/>
          </w:tcPr>
          <w:p w:rsidR="00A33515" w:rsidDel="002260E7" w:rsidRDefault="00A33515">
            <w:pPr>
              <w:rPr>
                <w:del w:id="12883" w:author="Admin" w:date="2019-02-19T02:10:00Z"/>
                <w:sz w:val="5"/>
                <w:szCs w:val="5"/>
              </w:rPr>
            </w:pPr>
          </w:p>
        </w:tc>
        <w:tc>
          <w:tcPr>
            <w:tcW w:w="80" w:type="dxa"/>
            <w:vAlign w:val="bottom"/>
          </w:tcPr>
          <w:p w:rsidR="00A33515" w:rsidDel="002260E7" w:rsidRDefault="00A33515">
            <w:pPr>
              <w:rPr>
                <w:del w:id="12884" w:author="Admin" w:date="2019-02-19T02:10:00Z"/>
                <w:sz w:val="5"/>
                <w:szCs w:val="5"/>
              </w:rPr>
            </w:pPr>
          </w:p>
        </w:tc>
        <w:tc>
          <w:tcPr>
            <w:tcW w:w="1540" w:type="dxa"/>
            <w:vAlign w:val="bottom"/>
          </w:tcPr>
          <w:p w:rsidR="00A33515" w:rsidDel="002260E7" w:rsidRDefault="00A33515">
            <w:pPr>
              <w:rPr>
                <w:del w:id="12885" w:author="Admin" w:date="2019-02-19T02:10:00Z"/>
                <w:sz w:val="5"/>
                <w:szCs w:val="5"/>
              </w:rPr>
            </w:pPr>
          </w:p>
        </w:tc>
        <w:tc>
          <w:tcPr>
            <w:tcW w:w="0" w:type="dxa"/>
            <w:vAlign w:val="bottom"/>
          </w:tcPr>
          <w:p w:rsidR="00A33515" w:rsidDel="002260E7" w:rsidRDefault="00A33515">
            <w:pPr>
              <w:rPr>
                <w:del w:id="12886" w:author="Admin" w:date="2019-02-19T02:10:00Z"/>
                <w:sz w:val="1"/>
                <w:szCs w:val="1"/>
              </w:rPr>
            </w:pPr>
          </w:p>
        </w:tc>
      </w:tr>
      <w:tr w:rsidR="00A33515" w:rsidDel="002260E7">
        <w:trPr>
          <w:trHeight w:val="60"/>
          <w:del w:id="12887" w:author="Admin" w:date="2019-02-19T02:10:00Z"/>
        </w:trPr>
        <w:tc>
          <w:tcPr>
            <w:tcW w:w="2960" w:type="dxa"/>
            <w:vAlign w:val="bottom"/>
          </w:tcPr>
          <w:p w:rsidR="00A33515" w:rsidDel="002260E7" w:rsidRDefault="001A4D22">
            <w:pPr>
              <w:spacing w:line="60" w:lineRule="exact"/>
              <w:ind w:left="1920"/>
              <w:rPr>
                <w:del w:id="12888" w:author="Admin" w:date="2019-02-19T02:10:00Z"/>
                <w:sz w:val="20"/>
                <w:szCs w:val="20"/>
              </w:rPr>
            </w:pPr>
            <w:del w:id="12889" w:author="Admin" w:date="2019-02-19T02:10:00Z">
              <w:r w:rsidDel="002260E7">
                <w:rPr>
                  <w:rFonts w:eastAsia="Times New Roman"/>
                  <w:sz w:val="6"/>
                  <w:szCs w:val="6"/>
                </w:rPr>
                <w:delText>:</w:delText>
              </w:r>
            </w:del>
          </w:p>
        </w:tc>
        <w:tc>
          <w:tcPr>
            <w:tcW w:w="300" w:type="dxa"/>
            <w:vAlign w:val="bottom"/>
          </w:tcPr>
          <w:p w:rsidR="00A33515" w:rsidDel="002260E7" w:rsidRDefault="00A33515">
            <w:pPr>
              <w:rPr>
                <w:del w:id="12890" w:author="Admin" w:date="2019-02-19T02:10:00Z"/>
                <w:sz w:val="5"/>
                <w:szCs w:val="5"/>
              </w:rPr>
            </w:pPr>
          </w:p>
        </w:tc>
        <w:tc>
          <w:tcPr>
            <w:tcW w:w="880" w:type="dxa"/>
            <w:vAlign w:val="bottom"/>
          </w:tcPr>
          <w:p w:rsidR="00A33515" w:rsidDel="002260E7" w:rsidRDefault="00A33515">
            <w:pPr>
              <w:rPr>
                <w:del w:id="12891" w:author="Admin" w:date="2019-02-19T02:10:00Z"/>
                <w:sz w:val="5"/>
                <w:szCs w:val="5"/>
              </w:rPr>
            </w:pPr>
          </w:p>
        </w:tc>
        <w:tc>
          <w:tcPr>
            <w:tcW w:w="80" w:type="dxa"/>
            <w:vMerge w:val="restart"/>
            <w:vAlign w:val="bottom"/>
          </w:tcPr>
          <w:p w:rsidR="00A33515" w:rsidDel="002260E7" w:rsidRDefault="001A4D22">
            <w:pPr>
              <w:spacing w:line="61" w:lineRule="exact"/>
              <w:jc w:val="right"/>
              <w:rPr>
                <w:del w:id="12892" w:author="Admin" w:date="2019-02-19T02:10:00Z"/>
                <w:sz w:val="20"/>
                <w:szCs w:val="20"/>
              </w:rPr>
            </w:pPr>
            <w:del w:id="12893" w:author="Admin" w:date="2019-02-19T02:10:00Z">
              <w:r w:rsidDel="002260E7">
                <w:rPr>
                  <w:rFonts w:ascii="Arial" w:eastAsia="Arial" w:hAnsi="Arial" w:cs="Arial"/>
                  <w:sz w:val="7"/>
                  <w:szCs w:val="7"/>
                </w:rPr>
                <w:delText>1</w:delText>
              </w:r>
            </w:del>
          </w:p>
        </w:tc>
        <w:tc>
          <w:tcPr>
            <w:tcW w:w="440" w:type="dxa"/>
            <w:vAlign w:val="bottom"/>
          </w:tcPr>
          <w:p w:rsidR="00A33515" w:rsidDel="002260E7" w:rsidRDefault="00A33515">
            <w:pPr>
              <w:rPr>
                <w:del w:id="12894" w:author="Admin" w:date="2019-02-19T02:10:00Z"/>
                <w:sz w:val="5"/>
                <w:szCs w:val="5"/>
              </w:rPr>
            </w:pPr>
          </w:p>
        </w:tc>
        <w:tc>
          <w:tcPr>
            <w:tcW w:w="80" w:type="dxa"/>
            <w:vAlign w:val="bottom"/>
          </w:tcPr>
          <w:p w:rsidR="00A33515" w:rsidDel="002260E7" w:rsidRDefault="00A33515">
            <w:pPr>
              <w:rPr>
                <w:del w:id="12895" w:author="Admin" w:date="2019-02-19T02:10:00Z"/>
                <w:sz w:val="5"/>
                <w:szCs w:val="5"/>
              </w:rPr>
            </w:pPr>
          </w:p>
        </w:tc>
        <w:tc>
          <w:tcPr>
            <w:tcW w:w="1540" w:type="dxa"/>
            <w:vAlign w:val="bottom"/>
          </w:tcPr>
          <w:p w:rsidR="00A33515" w:rsidDel="002260E7" w:rsidRDefault="00A33515">
            <w:pPr>
              <w:rPr>
                <w:del w:id="12896" w:author="Admin" w:date="2019-02-19T02:10:00Z"/>
                <w:sz w:val="5"/>
                <w:szCs w:val="5"/>
              </w:rPr>
            </w:pPr>
          </w:p>
        </w:tc>
        <w:tc>
          <w:tcPr>
            <w:tcW w:w="0" w:type="dxa"/>
            <w:vAlign w:val="bottom"/>
          </w:tcPr>
          <w:p w:rsidR="00A33515" w:rsidDel="002260E7" w:rsidRDefault="00A33515">
            <w:pPr>
              <w:rPr>
                <w:del w:id="12897" w:author="Admin" w:date="2019-02-19T02:10:00Z"/>
                <w:sz w:val="1"/>
                <w:szCs w:val="1"/>
              </w:rPr>
            </w:pPr>
          </w:p>
        </w:tc>
      </w:tr>
      <w:tr w:rsidR="00A33515" w:rsidDel="002260E7">
        <w:trPr>
          <w:trHeight w:val="26"/>
          <w:del w:id="12898" w:author="Admin" w:date="2019-02-19T02:10:00Z"/>
        </w:trPr>
        <w:tc>
          <w:tcPr>
            <w:tcW w:w="2960" w:type="dxa"/>
            <w:vMerge w:val="restart"/>
            <w:vAlign w:val="bottom"/>
          </w:tcPr>
          <w:p w:rsidR="00A33515" w:rsidDel="002260E7" w:rsidRDefault="001A4D22">
            <w:pPr>
              <w:spacing w:line="421" w:lineRule="exact"/>
              <w:ind w:left="1920"/>
              <w:rPr>
                <w:del w:id="12899" w:author="Admin" w:date="2019-02-19T02:10:00Z"/>
                <w:sz w:val="20"/>
                <w:szCs w:val="20"/>
              </w:rPr>
            </w:pPr>
            <w:del w:id="12900" w:author="Admin" w:date="2019-02-19T02:10:00Z">
              <w:r w:rsidDel="002260E7">
                <w:rPr>
                  <w:rFonts w:eastAsia="Times New Roman"/>
                  <w:sz w:val="39"/>
                  <w:szCs w:val="39"/>
                  <w:vertAlign w:val="superscript"/>
                </w:rPr>
                <w:delText>&gt;</w:delText>
              </w:r>
              <w:r w:rsidDel="002260E7">
                <w:rPr>
                  <w:rFonts w:ascii="Arial" w:eastAsia="Arial" w:hAnsi="Arial" w:cs="Arial"/>
                  <w:sz w:val="20"/>
                  <w:szCs w:val="20"/>
                </w:rPr>
                <w:delText>2</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2</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del>
          </w:p>
        </w:tc>
        <w:tc>
          <w:tcPr>
            <w:tcW w:w="300" w:type="dxa"/>
            <w:vMerge w:val="restart"/>
            <w:vAlign w:val="bottom"/>
          </w:tcPr>
          <w:p w:rsidR="00A33515" w:rsidDel="002260E7" w:rsidRDefault="001A4D22">
            <w:pPr>
              <w:jc w:val="right"/>
              <w:rPr>
                <w:del w:id="12901" w:author="Admin" w:date="2019-02-19T02:10:00Z"/>
                <w:sz w:val="20"/>
                <w:szCs w:val="20"/>
              </w:rPr>
            </w:pPr>
            <w:del w:id="12902" w:author="Admin" w:date="2019-02-19T02:10:00Z">
              <w:r w:rsidDel="002260E7">
                <w:rPr>
                  <w:rFonts w:ascii="Arial" w:eastAsia="Arial" w:hAnsi="Arial" w:cs="Arial"/>
                  <w:sz w:val="20"/>
                  <w:szCs w:val="20"/>
                </w:rPr>
                <w:delText>1</w:delText>
              </w:r>
              <w:r w:rsidDel="002260E7">
                <w:rPr>
                  <w:rFonts w:eastAsia="Times New Roman"/>
                  <w:i/>
                  <w:iCs/>
                  <w:sz w:val="20"/>
                  <w:szCs w:val="20"/>
                </w:rPr>
                <w:delText>;</w:delText>
              </w:r>
            </w:del>
          </w:p>
        </w:tc>
        <w:tc>
          <w:tcPr>
            <w:tcW w:w="880" w:type="dxa"/>
            <w:vMerge w:val="restart"/>
            <w:vAlign w:val="bottom"/>
          </w:tcPr>
          <w:p w:rsidR="00A33515" w:rsidDel="002260E7" w:rsidRDefault="001A4D22">
            <w:pPr>
              <w:ind w:left="100"/>
              <w:rPr>
                <w:del w:id="12903" w:author="Admin" w:date="2019-02-19T02:10:00Z"/>
                <w:sz w:val="20"/>
                <w:szCs w:val="20"/>
              </w:rPr>
            </w:pPr>
            <w:del w:id="12904" w:author="Admin" w:date="2019-02-19T02:10:00Z">
              <w:r w:rsidDel="002260E7">
                <w:rPr>
                  <w:rFonts w:ascii="Arial" w:eastAsia="Arial" w:hAnsi="Arial" w:cs="Arial"/>
                  <w:i/>
                  <w:iCs/>
                  <w:sz w:val="20"/>
                  <w:szCs w:val="20"/>
                </w:rPr>
                <w:delText xml:space="preserve">x </w:delText>
              </w:r>
              <w:r w:rsidDel="002260E7">
                <w:rPr>
                  <w:rFonts w:eastAsia="Times New Roman"/>
                  <w:i/>
                  <w:iCs/>
                  <w:sz w:val="20"/>
                  <w:szCs w:val="20"/>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n</w:delText>
              </w:r>
            </w:del>
          </w:p>
        </w:tc>
        <w:tc>
          <w:tcPr>
            <w:tcW w:w="80" w:type="dxa"/>
            <w:vMerge/>
            <w:tcBorders>
              <w:bottom w:val="single" w:sz="8" w:space="0" w:color="auto"/>
            </w:tcBorders>
            <w:vAlign w:val="bottom"/>
          </w:tcPr>
          <w:p w:rsidR="00A33515" w:rsidDel="002260E7" w:rsidRDefault="00A33515">
            <w:pPr>
              <w:spacing w:line="20" w:lineRule="exact"/>
              <w:rPr>
                <w:del w:id="12905" w:author="Admin" w:date="2019-02-19T02:10:00Z"/>
                <w:sz w:val="1"/>
                <w:szCs w:val="1"/>
              </w:rPr>
            </w:pPr>
          </w:p>
        </w:tc>
        <w:tc>
          <w:tcPr>
            <w:tcW w:w="2060" w:type="dxa"/>
            <w:gridSpan w:val="3"/>
            <w:vMerge w:val="restart"/>
            <w:vAlign w:val="bottom"/>
          </w:tcPr>
          <w:p w:rsidR="00A33515" w:rsidDel="002260E7" w:rsidRDefault="001A4D22">
            <w:pPr>
              <w:ind w:right="1693"/>
              <w:jc w:val="right"/>
              <w:rPr>
                <w:del w:id="12906" w:author="Admin" w:date="2019-02-19T02:10:00Z"/>
                <w:sz w:val="20"/>
                <w:szCs w:val="20"/>
              </w:rPr>
            </w:pPr>
            <w:del w:id="12907" w:author="Admin" w:date="2019-02-19T02:10:00Z">
              <w:r w:rsidDel="002260E7">
                <w:rPr>
                  <w:rFonts w:eastAsia="Times New Roman"/>
                  <w:i/>
                  <w:iCs/>
                  <w:w w:val="88"/>
                  <w:sz w:val="20"/>
                  <w:szCs w:val="20"/>
                </w:rPr>
                <w:delText xml:space="preserve">; </w:delText>
              </w:r>
              <w:r w:rsidDel="002260E7">
                <w:rPr>
                  <w:rFonts w:ascii="Arial" w:eastAsia="Arial" w:hAnsi="Arial" w:cs="Arial"/>
                  <w:i/>
                  <w:iCs/>
                  <w:w w:val="88"/>
                  <w:sz w:val="20"/>
                  <w:szCs w:val="20"/>
                </w:rPr>
                <w:delText>n</w:delText>
              </w:r>
              <w:r w:rsidDel="002260E7">
                <w:rPr>
                  <w:rFonts w:eastAsia="Times New Roman"/>
                  <w:w w:val="88"/>
                  <w:sz w:val="20"/>
                  <w:szCs w:val="20"/>
                </w:rPr>
                <w:delText>]</w:delText>
              </w:r>
            </w:del>
          </w:p>
        </w:tc>
        <w:tc>
          <w:tcPr>
            <w:tcW w:w="0" w:type="dxa"/>
            <w:vAlign w:val="bottom"/>
          </w:tcPr>
          <w:p w:rsidR="00A33515" w:rsidDel="002260E7" w:rsidRDefault="00A33515">
            <w:pPr>
              <w:rPr>
                <w:del w:id="12908" w:author="Admin" w:date="2019-02-19T02:10:00Z"/>
                <w:sz w:val="1"/>
                <w:szCs w:val="1"/>
              </w:rPr>
            </w:pPr>
          </w:p>
        </w:tc>
      </w:tr>
      <w:tr w:rsidR="00A33515" w:rsidDel="002260E7">
        <w:trPr>
          <w:trHeight w:val="380"/>
          <w:del w:id="12909" w:author="Admin" w:date="2019-02-19T02:10:00Z"/>
        </w:trPr>
        <w:tc>
          <w:tcPr>
            <w:tcW w:w="2960" w:type="dxa"/>
            <w:vMerge/>
            <w:vAlign w:val="bottom"/>
          </w:tcPr>
          <w:p w:rsidR="00A33515" w:rsidDel="002260E7" w:rsidRDefault="00A33515">
            <w:pPr>
              <w:rPr>
                <w:del w:id="12910" w:author="Admin" w:date="2019-02-19T02:10:00Z"/>
                <w:sz w:val="24"/>
                <w:szCs w:val="24"/>
              </w:rPr>
            </w:pPr>
          </w:p>
        </w:tc>
        <w:tc>
          <w:tcPr>
            <w:tcW w:w="300" w:type="dxa"/>
            <w:vMerge/>
            <w:vAlign w:val="bottom"/>
          </w:tcPr>
          <w:p w:rsidR="00A33515" w:rsidDel="002260E7" w:rsidRDefault="00A33515">
            <w:pPr>
              <w:rPr>
                <w:del w:id="12911" w:author="Admin" w:date="2019-02-19T02:10:00Z"/>
                <w:sz w:val="24"/>
                <w:szCs w:val="24"/>
              </w:rPr>
            </w:pPr>
          </w:p>
        </w:tc>
        <w:tc>
          <w:tcPr>
            <w:tcW w:w="880" w:type="dxa"/>
            <w:vMerge/>
            <w:vAlign w:val="bottom"/>
          </w:tcPr>
          <w:p w:rsidR="00A33515" w:rsidDel="002260E7" w:rsidRDefault="00A33515">
            <w:pPr>
              <w:rPr>
                <w:del w:id="12912" w:author="Admin" w:date="2019-02-19T02:10:00Z"/>
                <w:sz w:val="24"/>
                <w:szCs w:val="24"/>
              </w:rPr>
            </w:pPr>
          </w:p>
        </w:tc>
        <w:tc>
          <w:tcPr>
            <w:tcW w:w="80" w:type="dxa"/>
            <w:vAlign w:val="bottom"/>
          </w:tcPr>
          <w:p w:rsidR="00A33515" w:rsidDel="002260E7" w:rsidRDefault="001A4D22">
            <w:pPr>
              <w:jc w:val="right"/>
              <w:rPr>
                <w:del w:id="12913" w:author="Admin" w:date="2019-02-19T02:10:00Z"/>
                <w:sz w:val="20"/>
                <w:szCs w:val="20"/>
              </w:rPr>
            </w:pPr>
            <w:del w:id="12914" w:author="Admin" w:date="2019-02-19T02:10:00Z">
              <w:r w:rsidDel="002260E7">
                <w:rPr>
                  <w:rFonts w:ascii="Arial" w:eastAsia="Arial" w:hAnsi="Arial" w:cs="Arial"/>
                  <w:w w:val="76"/>
                  <w:sz w:val="14"/>
                  <w:szCs w:val="14"/>
                </w:rPr>
                <w:delText>2</w:delText>
              </w:r>
            </w:del>
          </w:p>
        </w:tc>
        <w:tc>
          <w:tcPr>
            <w:tcW w:w="2060" w:type="dxa"/>
            <w:gridSpan w:val="3"/>
            <w:vMerge/>
            <w:vAlign w:val="bottom"/>
          </w:tcPr>
          <w:p w:rsidR="00A33515" w:rsidDel="002260E7" w:rsidRDefault="00A33515">
            <w:pPr>
              <w:rPr>
                <w:del w:id="12915" w:author="Admin" w:date="2019-02-19T02:10:00Z"/>
                <w:sz w:val="24"/>
                <w:szCs w:val="24"/>
              </w:rPr>
            </w:pPr>
          </w:p>
        </w:tc>
        <w:tc>
          <w:tcPr>
            <w:tcW w:w="0" w:type="dxa"/>
            <w:vAlign w:val="bottom"/>
          </w:tcPr>
          <w:p w:rsidR="00A33515" w:rsidDel="002260E7" w:rsidRDefault="00A33515">
            <w:pPr>
              <w:rPr>
                <w:del w:id="12916" w:author="Admin" w:date="2019-02-19T02:10:00Z"/>
                <w:sz w:val="1"/>
                <w:szCs w:val="1"/>
              </w:rPr>
            </w:pPr>
          </w:p>
        </w:tc>
      </w:tr>
    </w:tbl>
    <w:p w:rsidR="00A33515" w:rsidDel="002260E7" w:rsidRDefault="001A4D22">
      <w:pPr>
        <w:spacing w:line="231" w:lineRule="auto"/>
        <w:ind w:left="2"/>
        <w:jc w:val="both"/>
        <w:rPr>
          <w:del w:id="12917" w:author="Admin" w:date="2019-02-19T02:10:00Z"/>
          <w:sz w:val="20"/>
          <w:szCs w:val="20"/>
        </w:rPr>
      </w:pPr>
      <w:del w:id="12918" w:author="Admin" w:date="2019-02-19T02:10:00Z">
        <w:r w:rsidDel="002260E7">
          <w:rPr>
            <w:rFonts w:ascii="Arial" w:eastAsia="Arial" w:hAnsi="Arial" w:cs="Arial"/>
            <w:sz w:val="20"/>
            <w:szCs w:val="20"/>
          </w:rPr>
          <w:delText xml:space="preserve">Веса вводятся так же, через формулы для прообразов и соотноше-ние </w:delText>
        </w:r>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sz w:val="20"/>
            <w:szCs w:val="20"/>
          </w:rPr>
          <w:delText>) =</w:delText>
        </w:r>
        <w:r w:rsidDel="002260E7">
          <w:rPr>
            <w:rFonts w:ascii="Arial" w:eastAsia="Arial" w:hAnsi="Arial" w:cs="Arial"/>
            <w:sz w:val="20"/>
            <w:szCs w:val="20"/>
          </w:rPr>
          <w:delText xml:space="preserve"> 1. Стягивание — обратное преобразова-ние.</w:delText>
        </w:r>
      </w:del>
    </w:p>
    <w:p w:rsidR="00A33515" w:rsidDel="002260E7" w:rsidRDefault="00A33515">
      <w:pPr>
        <w:spacing w:line="25" w:lineRule="exact"/>
        <w:rPr>
          <w:del w:id="12919" w:author="Admin" w:date="2019-02-19T02:10:00Z"/>
          <w:sz w:val="20"/>
          <w:szCs w:val="20"/>
        </w:rPr>
      </w:pPr>
    </w:p>
    <w:p w:rsidR="00A33515" w:rsidDel="002260E7" w:rsidRDefault="001A4D22">
      <w:pPr>
        <w:tabs>
          <w:tab w:val="left" w:pos="4221"/>
        </w:tabs>
        <w:ind w:left="2"/>
        <w:rPr>
          <w:del w:id="12920" w:author="Admin" w:date="2019-02-19T02:10:00Z"/>
          <w:sz w:val="20"/>
          <w:szCs w:val="20"/>
        </w:rPr>
      </w:pPr>
      <w:del w:id="12921" w:author="Admin" w:date="2019-02-19T02:10:00Z">
        <w:r w:rsidDel="002260E7">
          <w:rPr>
            <w:rFonts w:ascii="Arial" w:eastAsia="Arial" w:hAnsi="Arial" w:cs="Arial"/>
            <w:sz w:val="20"/>
            <w:szCs w:val="20"/>
          </w:rPr>
          <w:delText>Теперь, если есть набор отрезков с весами</w:delText>
        </w:r>
        <w:r w:rsidDel="002260E7">
          <w:rPr>
            <w:sz w:val="20"/>
            <w:szCs w:val="20"/>
          </w:rPr>
          <w:tab/>
        </w:r>
        <w:r w:rsidDel="002260E7">
          <w:rPr>
            <w:rFonts w:ascii="Arial" w:eastAsia="Arial" w:hAnsi="Arial" w:cs="Arial"/>
            <w:sz w:val="27"/>
            <w:szCs w:val="27"/>
            <w:vertAlign w:val="subscript"/>
          </w:rPr>
          <w:delText>0</w:delText>
        </w:r>
        <w:r w:rsidDel="002260E7">
          <w:rPr>
            <w:rFonts w:eastAsia="Times New Roman"/>
            <w:i/>
            <w:iCs/>
            <w:sz w:val="18"/>
            <w:szCs w:val="18"/>
          </w:rPr>
          <w:delText>; : : : ;</w:delText>
        </w:r>
        <w:r w:rsidDel="002260E7">
          <w:rPr>
            <w:rFonts w:ascii="Arial" w:eastAsia="Arial" w:hAnsi="Arial" w:cs="Arial"/>
            <w:sz w:val="27"/>
            <w:szCs w:val="27"/>
          </w:rPr>
          <w:delText xml:space="preserve">  </w:delText>
        </w:r>
        <w:r w:rsidDel="002260E7">
          <w:rPr>
            <w:rFonts w:ascii="Arial" w:eastAsia="Arial" w:hAnsi="Arial" w:cs="Arial"/>
            <w:i/>
            <w:iCs/>
            <w:sz w:val="27"/>
            <w:szCs w:val="27"/>
            <w:vertAlign w:val="subscript"/>
          </w:rPr>
          <w:delText>n</w:delText>
        </w:r>
        <w:r w:rsidDel="002260E7">
          <w:rPr>
            <w:rFonts w:ascii="Arial" w:eastAsia="Arial" w:hAnsi="Arial" w:cs="Arial"/>
            <w:sz w:val="27"/>
            <w:szCs w:val="27"/>
          </w:rPr>
          <w:delText xml:space="preserve"> </w:delText>
        </w:r>
        <w:r w:rsidDel="002260E7">
          <w:rPr>
            <w:rFonts w:ascii="Arial" w:eastAsia="Arial" w:hAnsi="Arial" w:cs="Arial"/>
            <w:sz w:val="18"/>
            <w:szCs w:val="18"/>
          </w:rPr>
          <w:delText>и преобразо-</w:delText>
        </w:r>
      </w:del>
    </w:p>
    <w:p w:rsidR="00A33515" w:rsidDel="002260E7" w:rsidRDefault="00A33515">
      <w:pPr>
        <w:spacing w:line="26" w:lineRule="exact"/>
        <w:rPr>
          <w:del w:id="12922" w:author="Admin" w:date="2019-02-19T02:10:00Z"/>
          <w:sz w:val="20"/>
          <w:szCs w:val="20"/>
        </w:rPr>
      </w:pPr>
    </w:p>
    <w:p w:rsidR="00A33515" w:rsidDel="002260E7" w:rsidRDefault="001A4D22">
      <w:pPr>
        <w:spacing w:line="206" w:lineRule="auto"/>
        <w:ind w:left="2"/>
        <w:jc w:val="both"/>
        <w:rPr>
          <w:del w:id="12923" w:author="Admin" w:date="2019-02-19T02:10:00Z"/>
          <w:sz w:val="20"/>
          <w:szCs w:val="20"/>
        </w:rPr>
      </w:pPr>
      <w:del w:id="12924" w:author="Admin" w:date="2019-02-19T02:10:00Z">
        <w:r w:rsidDel="002260E7">
          <w:rPr>
            <w:rFonts w:ascii="Arial" w:eastAsia="Arial" w:hAnsi="Arial" w:cs="Arial"/>
            <w:sz w:val="20"/>
            <w:szCs w:val="20"/>
          </w:rPr>
          <w:delText xml:space="preserve">ваний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каждое из которых либо раздутие, либо стяги-вание, то композиция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называется преобразованием </w:delText>
        </w:r>
        <w:r w:rsidDel="002260E7">
          <w:rPr>
            <w:rFonts w:ascii="Arial" w:eastAsia="Arial" w:hAnsi="Arial" w:cs="Arial"/>
            <w:sz w:val="27"/>
            <w:szCs w:val="27"/>
            <w:vertAlign w:val="subscript"/>
          </w:rPr>
          <w:delText>0</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Аналогично определим циклическое преобразование отрезков</w:delText>
        </w:r>
      </w:del>
    </w:p>
    <w:p w:rsidR="00A33515" w:rsidDel="002260E7" w:rsidRDefault="00A33515">
      <w:pPr>
        <w:spacing w:line="5" w:lineRule="exact"/>
        <w:rPr>
          <w:del w:id="12925" w:author="Admin" w:date="2019-02-19T02:10:00Z"/>
          <w:sz w:val="20"/>
          <w:szCs w:val="20"/>
        </w:rPr>
      </w:pPr>
    </w:p>
    <w:p w:rsidR="00A33515" w:rsidDel="002260E7" w:rsidRDefault="001A4D22">
      <w:pPr>
        <w:numPr>
          <w:ilvl w:val="0"/>
          <w:numId w:val="779"/>
        </w:numPr>
        <w:tabs>
          <w:tab w:val="left" w:pos="135"/>
        </w:tabs>
        <w:spacing w:line="291" w:lineRule="auto"/>
        <w:ind w:left="2" w:hanging="2"/>
        <w:jc w:val="both"/>
        <w:rPr>
          <w:del w:id="12926" w:author="Admin" w:date="2019-02-19T02:10:00Z"/>
          <w:rFonts w:ascii="Arial" w:eastAsia="Arial" w:hAnsi="Arial" w:cs="Arial"/>
          <w:sz w:val="20"/>
          <w:szCs w:val="20"/>
        </w:rPr>
        <w:pPrChange w:id="12927" w:author="Admin" w:date="2019-02-19T00:19:00Z">
          <w:pPr>
            <w:numPr>
              <w:numId w:val="782"/>
            </w:numPr>
            <w:tabs>
              <w:tab w:val="left" w:pos="135"/>
            </w:tabs>
            <w:spacing w:line="291" w:lineRule="auto"/>
            <w:ind w:left="2" w:hanging="2"/>
            <w:jc w:val="both"/>
          </w:pPr>
        </w:pPrChange>
      </w:pPr>
      <w:del w:id="12928" w:author="Admin" w:date="2019-02-19T02:10:00Z">
        <w:r w:rsidDel="002260E7">
          <w:rPr>
            <w:rFonts w:ascii="Arial" w:eastAsia="Arial" w:hAnsi="Arial" w:cs="Arial"/>
            <w:sz w:val="20"/>
            <w:szCs w:val="20"/>
          </w:rPr>
          <w:delText>циклическими весами. Отрезок с циклическим весом будем рисо-вать как замкнутую ломанную, где около вершин подписаны веса. Отрезок с весом, который нельзя стянуть, называется минималь-</w:delText>
        </w:r>
      </w:del>
    </w:p>
    <w:p w:rsidR="00A33515" w:rsidDel="002260E7" w:rsidRDefault="00A33515">
      <w:pPr>
        <w:spacing w:line="228" w:lineRule="exact"/>
        <w:rPr>
          <w:del w:id="12929" w:author="Admin" w:date="2019-02-19T02:10:00Z"/>
          <w:rFonts w:ascii="Arial" w:eastAsia="Arial" w:hAnsi="Arial" w:cs="Arial"/>
          <w:sz w:val="20"/>
          <w:szCs w:val="20"/>
        </w:rPr>
      </w:pPr>
    </w:p>
    <w:p w:rsidR="00A33515" w:rsidDel="002260E7" w:rsidRDefault="001A4D22">
      <w:pPr>
        <w:numPr>
          <w:ilvl w:val="1"/>
          <w:numId w:val="779"/>
        </w:numPr>
        <w:tabs>
          <w:tab w:val="left" w:pos="2722"/>
        </w:tabs>
        <w:ind w:left="2722" w:hanging="250"/>
        <w:rPr>
          <w:del w:id="12930" w:author="Admin" w:date="2019-02-19T02:10:00Z"/>
          <w:rFonts w:ascii="Arial" w:eastAsia="Arial" w:hAnsi="Arial" w:cs="Arial"/>
          <w:sz w:val="20"/>
          <w:szCs w:val="20"/>
        </w:rPr>
        <w:pPrChange w:id="12931" w:author="Admin" w:date="2019-02-19T00:19:00Z">
          <w:pPr>
            <w:numPr>
              <w:ilvl w:val="1"/>
              <w:numId w:val="782"/>
            </w:numPr>
            <w:tabs>
              <w:tab w:val="left" w:pos="2722"/>
            </w:tabs>
            <w:ind w:left="2722" w:hanging="250"/>
          </w:pPr>
        </w:pPrChange>
      </w:pPr>
      <w:del w:id="12932" w:author="Admin" w:date="2019-02-19T02:10:00Z">
        <w:r w:rsidDel="002260E7">
          <w:rPr>
            <w:rFonts w:ascii="Arial" w:eastAsia="Arial" w:hAnsi="Arial" w:cs="Arial"/>
            <w:b/>
            <w:bCs/>
            <w:sz w:val="20"/>
            <w:szCs w:val="20"/>
          </w:rPr>
          <w:delText xml:space="preserve">328 </w:delText>
        </w:r>
        <w:r w:rsidDel="002260E7">
          <w:rPr>
            <w:rFonts w:ascii="Arial" w:eastAsia="Arial" w:hAnsi="Arial" w:cs="Arial"/>
            <w:sz w:val="20"/>
            <w:szCs w:val="20"/>
          </w:rPr>
          <w:delText>−</w:delText>
        </w:r>
      </w:del>
    </w:p>
    <w:p w:rsidR="00A33515" w:rsidDel="002260E7" w:rsidRDefault="00A33515">
      <w:pPr>
        <w:rPr>
          <w:del w:id="12933" w:author="Admin" w:date="2019-02-19T02:10:00Z"/>
        </w:rPr>
        <w:sectPr w:rsidR="00A33515" w:rsidDel="002260E7">
          <w:type w:val="continuous"/>
          <w:pgSz w:w="8220" w:h="12472"/>
          <w:pgMar w:top="639" w:right="720" w:bottom="0" w:left="1218" w:header="0" w:footer="0" w:gutter="0"/>
          <w:cols w:space="720" w:equalWidth="0">
            <w:col w:w="6282"/>
          </w:cols>
        </w:sectPr>
      </w:pPr>
    </w:p>
    <w:p w:rsidR="00A33515" w:rsidDel="002260E7" w:rsidRDefault="001A4D22">
      <w:pPr>
        <w:jc w:val="center"/>
        <w:rPr>
          <w:del w:id="12934" w:author="Admin" w:date="2019-02-19T02:10:00Z"/>
          <w:sz w:val="20"/>
          <w:szCs w:val="20"/>
        </w:rPr>
      </w:pPr>
      <w:bookmarkStart w:id="12935" w:name="page339"/>
      <w:bookmarkEnd w:id="12935"/>
      <w:del w:id="12936"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2937" w:author="Admin" w:date="2019-02-19T02:10:00Z"/>
          <w:sz w:val="20"/>
          <w:szCs w:val="20"/>
        </w:rPr>
      </w:pPr>
    </w:p>
    <w:p w:rsidR="00A33515" w:rsidDel="002260E7" w:rsidRDefault="001A4D22">
      <w:pPr>
        <w:ind w:left="500"/>
        <w:rPr>
          <w:del w:id="12938" w:author="Admin" w:date="2019-02-19T02:10:00Z"/>
          <w:sz w:val="20"/>
          <w:szCs w:val="20"/>
        </w:rPr>
      </w:pPr>
      <w:del w:id="12939" w:author="Admin" w:date="2019-02-19T02:10:00Z">
        <w:r w:rsidDel="002260E7">
          <w:rPr>
            <w:rFonts w:ascii="Arial" w:eastAsia="Arial" w:hAnsi="Arial" w:cs="Arial"/>
            <w:sz w:val="20"/>
            <w:szCs w:val="20"/>
          </w:rPr>
          <w:delText>ным.</w:delText>
        </w:r>
      </w:del>
    </w:p>
    <w:p w:rsidR="00A33515" w:rsidDel="002260E7" w:rsidRDefault="00A33515">
      <w:pPr>
        <w:spacing w:line="79" w:lineRule="exact"/>
        <w:rPr>
          <w:del w:id="12940" w:author="Admin" w:date="2019-02-19T02:10:00Z"/>
          <w:sz w:val="20"/>
          <w:szCs w:val="20"/>
        </w:rPr>
      </w:pPr>
    </w:p>
    <w:p w:rsidR="00A33515" w:rsidDel="002260E7" w:rsidRDefault="001A4D22">
      <w:pPr>
        <w:spacing w:line="293" w:lineRule="auto"/>
        <w:ind w:left="940" w:hanging="437"/>
        <w:jc w:val="both"/>
        <w:rPr>
          <w:del w:id="12941" w:author="Admin" w:date="2019-02-19T02:10:00Z"/>
          <w:sz w:val="20"/>
          <w:szCs w:val="20"/>
        </w:rPr>
      </w:pPr>
      <w:del w:id="12942"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Какие</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pl</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-преобразования</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получаются допустимыми для от-резка [0,1] и всех возможных весов на нём?</w:delText>
        </w:r>
      </w:del>
    </w:p>
    <w:p w:rsidR="00A33515" w:rsidDel="002260E7" w:rsidRDefault="00A33515">
      <w:pPr>
        <w:spacing w:line="22" w:lineRule="exact"/>
        <w:rPr>
          <w:del w:id="12943" w:author="Admin" w:date="2019-02-19T02:10:00Z"/>
          <w:sz w:val="20"/>
          <w:szCs w:val="20"/>
        </w:rPr>
      </w:pPr>
    </w:p>
    <w:p w:rsidR="00A33515" w:rsidDel="002260E7" w:rsidRDefault="001A4D22">
      <w:pPr>
        <w:spacing w:line="284" w:lineRule="auto"/>
        <w:ind w:left="940" w:hanging="437"/>
        <w:jc w:val="both"/>
        <w:rPr>
          <w:del w:id="12944" w:author="Admin" w:date="2019-02-19T02:10:00Z"/>
          <w:sz w:val="20"/>
          <w:szCs w:val="20"/>
        </w:rPr>
      </w:pPr>
      <w:del w:id="12945"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любой отрезок с весом преобразуется в минима-льный. Аналогично для циклических весов и циклических пре-образований. Единственным ли образом определён соответ-ствующий минимальный отрезок с весом? Попробуйте найти какой-нибудь канонический минимальный отрезок с весом, в который преобразуется данный. Какая у него длина?</w:delText>
        </w:r>
      </w:del>
    </w:p>
    <w:p w:rsidR="00A33515" w:rsidDel="002260E7" w:rsidRDefault="00A33515">
      <w:pPr>
        <w:spacing w:line="50" w:lineRule="exact"/>
        <w:rPr>
          <w:del w:id="12946" w:author="Admin" w:date="2019-02-19T02:10:00Z"/>
          <w:sz w:val="20"/>
          <w:szCs w:val="20"/>
        </w:rPr>
      </w:pPr>
    </w:p>
    <w:p w:rsidR="00A33515" w:rsidDel="002260E7" w:rsidRDefault="001A4D22">
      <w:pPr>
        <w:spacing w:line="271" w:lineRule="auto"/>
        <w:ind w:left="940" w:hanging="437"/>
        <w:jc w:val="both"/>
        <w:rPr>
          <w:del w:id="12947" w:author="Admin" w:date="2019-02-19T02:10:00Z"/>
          <w:sz w:val="20"/>
          <w:szCs w:val="20"/>
        </w:rPr>
      </w:pPr>
      <w:del w:id="12948"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у взвешенного разбиения отрезка</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[0,1]</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с точками</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разбиения на концах</w:delText>
        </w:r>
      </w:del>
    </w:p>
    <w:p w:rsidR="00A33515" w:rsidDel="002260E7" w:rsidRDefault="00A33515">
      <w:pPr>
        <w:spacing w:line="2" w:lineRule="exact"/>
        <w:rPr>
          <w:del w:id="12949" w:author="Admin" w:date="2019-02-19T02:10:00Z"/>
          <w:sz w:val="20"/>
          <w:szCs w:val="20"/>
        </w:rPr>
      </w:pPr>
    </w:p>
    <w:p w:rsidR="00A33515" w:rsidDel="002260E7" w:rsidRDefault="001A4D22">
      <w:pPr>
        <w:ind w:left="3400"/>
        <w:rPr>
          <w:del w:id="12950" w:author="Admin" w:date="2019-02-19T02:10:00Z"/>
          <w:sz w:val="20"/>
          <w:szCs w:val="20"/>
        </w:rPr>
      </w:pPr>
      <w:del w:id="12951" w:author="Admin" w:date="2019-02-19T02:10:00Z">
        <w:r w:rsidDel="002260E7">
          <w:rPr>
            <w:rFonts w:ascii="Arial" w:eastAsia="Arial" w:hAnsi="Arial" w:cs="Arial"/>
            <w:sz w:val="20"/>
            <w:szCs w:val="20"/>
          </w:rPr>
          <w:delText xml:space="preserve">a </w:delText>
        </w:r>
        <w:r w:rsidDel="002260E7">
          <w:rPr>
            <w:noProof/>
            <w:sz w:val="1"/>
            <w:szCs w:val="1"/>
          </w:rPr>
          <w:drawing>
            <wp:inline distT="0" distB="0" distL="0" distR="0" wp14:anchorId="498D33B4" wp14:editId="49055DE7">
              <wp:extent cx="379095" cy="3810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42">
                        <a:extLst/>
                      </a:blip>
                      <a:srcRect/>
                      <a:stretch>
                        <a:fillRect/>
                      </a:stretch>
                    </pic:blipFill>
                    <pic:spPr bwMode="auto">
                      <a:xfrm>
                        <a:off x="0" y="0"/>
                        <a:ext cx="379095" cy="38100"/>
                      </a:xfrm>
                      <a:prstGeom prst="rect">
                        <a:avLst/>
                      </a:prstGeom>
                      <a:noFill/>
                      <a:ln>
                        <a:noFill/>
                      </a:ln>
                    </pic:spPr>
                  </pic:pic>
                </a:graphicData>
              </a:graphic>
            </wp:inline>
          </w:drawing>
        </w:r>
        <w:r w:rsidDel="002260E7">
          <w:rPr>
            <w:noProof/>
            <w:sz w:val="1"/>
            <w:szCs w:val="1"/>
          </w:rPr>
          <w:drawing>
            <wp:inline distT="0" distB="0" distL="0" distR="0" wp14:anchorId="332538D7" wp14:editId="360270D7">
              <wp:extent cx="38100" cy="3810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43">
                        <a:extLst/>
                      </a:blip>
                      <a:srcRect/>
                      <a:stretch>
                        <a:fillRect/>
                      </a:stretch>
                    </pic:blipFill>
                    <pic:spPr bwMode="auto">
                      <a:xfrm>
                        <a:off x="0" y="0"/>
                        <a:ext cx="38100" cy="38100"/>
                      </a:xfrm>
                      <a:prstGeom prst="rect">
                        <a:avLst/>
                      </a:prstGeom>
                      <a:noFill/>
                      <a:ln>
                        <a:noFill/>
                      </a:ln>
                    </pic:spPr>
                  </pic:pic>
                </a:graphicData>
              </a:graphic>
            </wp:inline>
          </w:drawing>
        </w:r>
        <w:r w:rsidDel="002260E7">
          <w:rPr>
            <w:rFonts w:ascii="Arial" w:eastAsia="Arial" w:hAnsi="Arial" w:cs="Arial"/>
            <w:sz w:val="20"/>
            <w:szCs w:val="20"/>
          </w:rPr>
          <w:delText xml:space="preserve"> b</w:delText>
        </w:r>
      </w:del>
    </w:p>
    <w:p w:rsidR="00A33515" w:rsidDel="002260E7" w:rsidRDefault="00A33515">
      <w:pPr>
        <w:spacing w:line="262" w:lineRule="exact"/>
        <w:rPr>
          <w:del w:id="12952" w:author="Admin" w:date="2019-02-19T02:10:00Z"/>
          <w:sz w:val="20"/>
          <w:szCs w:val="20"/>
        </w:rPr>
      </w:pPr>
    </w:p>
    <w:p w:rsidR="00A33515" w:rsidDel="002260E7" w:rsidRDefault="001A4D22">
      <w:pPr>
        <w:ind w:left="940"/>
        <w:rPr>
          <w:del w:id="12953" w:author="Admin" w:date="2019-02-19T02:10:00Z"/>
          <w:sz w:val="20"/>
          <w:szCs w:val="20"/>
        </w:rPr>
      </w:pPr>
      <w:del w:id="12954" w:author="Admin" w:date="2019-02-19T02:10:00Z">
        <w:r w:rsidDel="002260E7">
          <w:rPr>
            <w:rFonts w:ascii="Arial" w:eastAsia="Arial" w:hAnsi="Arial" w:cs="Arial"/>
            <w:sz w:val="20"/>
            <w:szCs w:val="20"/>
          </w:rPr>
          <w:delText xml:space="preserve">где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веса, нет нетривиальных преобразований в себя.</w:delText>
        </w:r>
      </w:del>
    </w:p>
    <w:p w:rsidR="00A33515" w:rsidDel="002260E7" w:rsidRDefault="00A33515">
      <w:pPr>
        <w:spacing w:line="159" w:lineRule="exact"/>
        <w:rPr>
          <w:del w:id="12955" w:author="Admin" w:date="2019-02-19T02:10:00Z"/>
          <w:sz w:val="20"/>
          <w:szCs w:val="20"/>
        </w:rPr>
      </w:pPr>
    </w:p>
    <w:p w:rsidR="00A33515" w:rsidDel="002260E7" w:rsidRDefault="001A4D22">
      <w:pPr>
        <w:spacing w:line="267" w:lineRule="auto"/>
        <w:ind w:left="940" w:hanging="437"/>
        <w:jc w:val="both"/>
        <w:rPr>
          <w:del w:id="12956" w:author="Admin" w:date="2019-02-19T02:10:00Z"/>
          <w:sz w:val="20"/>
          <w:szCs w:val="20"/>
        </w:rPr>
      </w:pPr>
      <w:del w:id="12957" w:author="Admin" w:date="2019-02-19T02:10:00Z">
        <w:r w:rsidDel="002260E7">
          <w:rPr>
            <w:rFonts w:ascii="Arial" w:eastAsia="Arial" w:hAnsi="Arial" w:cs="Arial"/>
            <w:b/>
            <w:bCs/>
            <w:sz w:val="20"/>
            <w:szCs w:val="20"/>
          </w:rPr>
          <w:delText xml:space="preserve">г)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у любого взвешенного отрезка нет нетривиаль-ных преобразований в себя. Но могут быть такие, которые ме-няют веса на концах.</w:delText>
        </w:r>
      </w:del>
    </w:p>
    <w:p w:rsidR="00A33515" w:rsidDel="002260E7" w:rsidRDefault="00A33515">
      <w:pPr>
        <w:spacing w:line="65" w:lineRule="exact"/>
        <w:rPr>
          <w:del w:id="12958" w:author="Admin" w:date="2019-02-19T02:10:00Z"/>
          <w:sz w:val="20"/>
          <w:szCs w:val="20"/>
        </w:rPr>
      </w:pPr>
    </w:p>
    <w:p w:rsidR="00A33515" w:rsidDel="002260E7" w:rsidRDefault="001A4D22">
      <w:pPr>
        <w:ind w:left="500"/>
        <w:rPr>
          <w:del w:id="12959" w:author="Admin" w:date="2019-02-19T02:10:00Z"/>
          <w:sz w:val="20"/>
          <w:szCs w:val="20"/>
        </w:rPr>
      </w:pPr>
      <w:del w:id="12960" w:author="Admin" w:date="2019-02-19T02:10:00Z">
        <w:r w:rsidDel="002260E7">
          <w:rPr>
            <w:rFonts w:ascii="Arial" w:eastAsia="Arial" w:hAnsi="Arial" w:cs="Arial"/>
            <w:b/>
            <w:bCs/>
            <w:sz w:val="20"/>
            <w:szCs w:val="20"/>
          </w:rPr>
          <w:delText xml:space="preserve">д) </w:delText>
        </w:r>
        <w:r w:rsidDel="002260E7">
          <w:rPr>
            <w:rFonts w:ascii="Arial" w:eastAsia="Arial" w:hAnsi="Arial" w:cs="Arial"/>
            <w:sz w:val="20"/>
            <w:szCs w:val="20"/>
          </w:rPr>
          <w:delText>Опишите группу циклических преобразований.</w:delText>
        </w:r>
      </w:del>
    </w:p>
    <w:p w:rsidR="00A33515" w:rsidDel="002260E7" w:rsidRDefault="00A33515">
      <w:pPr>
        <w:spacing w:line="116" w:lineRule="exact"/>
        <w:rPr>
          <w:del w:id="12961" w:author="Admin" w:date="2019-02-19T02:10:00Z"/>
          <w:sz w:val="20"/>
          <w:szCs w:val="20"/>
        </w:rPr>
      </w:pPr>
    </w:p>
    <w:p w:rsidR="00A33515" w:rsidDel="002260E7" w:rsidRDefault="001A4D22">
      <w:pPr>
        <w:ind w:left="1700"/>
        <w:rPr>
          <w:del w:id="12962" w:author="Admin" w:date="2019-02-19T02:10:00Z"/>
          <w:sz w:val="20"/>
          <w:szCs w:val="20"/>
        </w:rPr>
      </w:pPr>
      <w:del w:id="12963" w:author="Admin" w:date="2019-02-19T02:10:00Z">
        <w:r w:rsidDel="002260E7">
          <w:rPr>
            <w:rFonts w:ascii="Arial" w:eastAsia="Arial" w:hAnsi="Arial" w:cs="Arial"/>
            <w:sz w:val="20"/>
            <w:szCs w:val="20"/>
          </w:rPr>
          <w:delText>0</w:delText>
        </w:r>
      </w:del>
    </w:p>
    <w:p w:rsidR="00A33515" w:rsidDel="002260E7" w:rsidRDefault="001A4D22">
      <w:pPr>
        <w:spacing w:line="20" w:lineRule="exact"/>
        <w:rPr>
          <w:del w:id="12964" w:author="Admin" w:date="2019-02-19T02:10:00Z"/>
          <w:sz w:val="20"/>
          <w:szCs w:val="20"/>
        </w:rPr>
      </w:pPr>
      <w:del w:id="12965" w:author="Admin" w:date="2019-02-19T02:10:00Z">
        <w:r w:rsidDel="002260E7">
          <w:rPr>
            <w:noProof/>
            <w:sz w:val="20"/>
            <w:szCs w:val="20"/>
          </w:rPr>
          <w:drawing>
            <wp:anchor distT="0" distB="0" distL="114300" distR="114300" simplePos="0" relativeHeight="251927552" behindDoc="1" locked="0" layoutInCell="0" allowOverlap="1" wp14:anchorId="026333BF" wp14:editId="32C4E2C8">
              <wp:simplePos x="0" y="0"/>
              <wp:positionH relativeFrom="column">
                <wp:posOffset>747395</wp:posOffset>
              </wp:positionH>
              <wp:positionV relativeFrom="paragraph">
                <wp:posOffset>7620</wp:posOffset>
              </wp:positionV>
              <wp:extent cx="723900" cy="758190"/>
              <wp:effectExtent l="0" t="0" r="0" b="0"/>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44">
                        <a:extLst/>
                      </a:blip>
                      <a:srcRect/>
                      <a:stretch>
                        <a:fillRect/>
                      </a:stretch>
                    </pic:blipFill>
                    <pic:spPr bwMode="auto">
                      <a:xfrm>
                        <a:off x="0" y="0"/>
                        <a:ext cx="723900" cy="758190"/>
                      </a:xfrm>
                      <a:prstGeom prst="rect">
                        <a:avLst/>
                      </a:prstGeom>
                      <a:noFill/>
                    </pic:spPr>
                  </pic:pic>
                </a:graphicData>
              </a:graphic>
            </wp:anchor>
          </w:drawing>
        </w:r>
      </w:del>
    </w:p>
    <w:p w:rsidR="00A33515" w:rsidDel="002260E7" w:rsidRDefault="00A33515">
      <w:pPr>
        <w:spacing w:line="200" w:lineRule="exact"/>
        <w:rPr>
          <w:del w:id="12966" w:author="Admin" w:date="2019-02-19T02:10:00Z"/>
          <w:sz w:val="20"/>
          <w:szCs w:val="20"/>
        </w:rPr>
      </w:pPr>
    </w:p>
    <w:p w:rsidR="00A33515" w:rsidDel="002260E7" w:rsidRDefault="00A33515">
      <w:pPr>
        <w:spacing w:line="260" w:lineRule="exact"/>
        <w:rPr>
          <w:del w:id="12967" w:author="Admin" w:date="2019-02-19T02:10:00Z"/>
          <w:sz w:val="20"/>
          <w:szCs w:val="20"/>
        </w:rPr>
      </w:pPr>
    </w:p>
    <w:p w:rsidR="00A33515" w:rsidDel="002260E7" w:rsidRDefault="001A4D22">
      <w:pPr>
        <w:ind w:left="1000"/>
        <w:rPr>
          <w:del w:id="12968" w:author="Admin" w:date="2019-02-19T02:10:00Z"/>
          <w:sz w:val="20"/>
          <w:szCs w:val="20"/>
        </w:rPr>
      </w:pPr>
      <w:del w:id="12969" w:author="Admin" w:date="2019-02-19T02:10:00Z">
        <w:r w:rsidDel="002260E7">
          <w:rPr>
            <w:rFonts w:ascii="Arial" w:eastAsia="Arial" w:hAnsi="Arial" w:cs="Arial"/>
            <w:sz w:val="20"/>
            <w:szCs w:val="20"/>
          </w:rPr>
          <w:delText xml:space="preserve">0 </w:delText>
        </w:r>
        <w:r w:rsidDel="002260E7">
          <w:rPr>
            <w:noProof/>
            <w:sz w:val="1"/>
            <w:szCs w:val="1"/>
          </w:rPr>
          <w:drawing>
            <wp:inline distT="0" distB="0" distL="0" distR="0" wp14:anchorId="0768777E" wp14:editId="4DBCDDA9">
              <wp:extent cx="38100" cy="381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43">
                        <a:extLst/>
                      </a:blip>
                      <a:srcRect/>
                      <a:stretch>
                        <a:fillRect/>
                      </a:stretch>
                    </pic:blipFill>
                    <pic:spPr bwMode="auto">
                      <a:xfrm>
                        <a:off x="0" y="0"/>
                        <a:ext cx="38100" cy="38100"/>
                      </a:xfrm>
                      <a:prstGeom prst="rect">
                        <a:avLst/>
                      </a:prstGeom>
                      <a:noFill/>
                      <a:ln>
                        <a:noFill/>
                      </a:ln>
                    </pic:spPr>
                  </pic:pic>
                </a:graphicData>
              </a:graphic>
            </wp:inline>
          </w:drawing>
        </w:r>
        <w:r w:rsidDel="002260E7">
          <w:rPr>
            <w:noProof/>
            <w:sz w:val="1"/>
            <w:szCs w:val="1"/>
          </w:rPr>
          <w:drawing>
            <wp:inline distT="0" distB="0" distL="0" distR="0" wp14:anchorId="7FCF598D" wp14:editId="50AB6125">
              <wp:extent cx="38100" cy="381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43">
                        <a:extLst/>
                      </a:blip>
                      <a:srcRect/>
                      <a:stretch>
                        <a:fillRect/>
                      </a:stretch>
                    </pic:blipFill>
                    <pic:spPr bwMode="auto">
                      <a:xfrm>
                        <a:off x="0" y="0"/>
                        <a:ext cx="38100" cy="38100"/>
                      </a:xfrm>
                      <a:prstGeom prst="rect">
                        <a:avLst/>
                      </a:prstGeom>
                      <a:noFill/>
                      <a:ln>
                        <a:noFill/>
                      </a:ln>
                    </pic:spPr>
                  </pic:pic>
                </a:graphicData>
              </a:graphic>
            </wp:inline>
          </w:drawing>
        </w:r>
        <w:r w:rsidDel="002260E7">
          <w:rPr>
            <w:rFonts w:ascii="Arial" w:eastAsia="Arial" w:hAnsi="Arial" w:cs="Arial"/>
            <w:sz w:val="20"/>
            <w:szCs w:val="20"/>
          </w:rPr>
          <w:delText xml:space="preserve"> 0</w:delText>
        </w:r>
      </w:del>
    </w:p>
    <w:p w:rsidR="00A33515" w:rsidDel="002260E7" w:rsidRDefault="00A33515">
      <w:pPr>
        <w:spacing w:line="200" w:lineRule="exact"/>
        <w:rPr>
          <w:del w:id="12970" w:author="Admin" w:date="2019-02-19T02:10:00Z"/>
          <w:sz w:val="20"/>
          <w:szCs w:val="20"/>
        </w:rPr>
      </w:pPr>
    </w:p>
    <w:p w:rsidR="00A33515" w:rsidDel="002260E7" w:rsidRDefault="00A33515">
      <w:pPr>
        <w:spacing w:line="279" w:lineRule="exact"/>
        <w:rPr>
          <w:del w:id="12971" w:author="Admin" w:date="2019-02-19T02:10:00Z"/>
          <w:sz w:val="20"/>
          <w:szCs w:val="20"/>
        </w:rPr>
      </w:pPr>
    </w:p>
    <w:p w:rsidR="00A33515" w:rsidDel="002260E7" w:rsidRDefault="001A4D22">
      <w:pPr>
        <w:ind w:left="1700"/>
        <w:rPr>
          <w:del w:id="12972" w:author="Admin" w:date="2019-02-19T02:10:00Z"/>
          <w:sz w:val="20"/>
          <w:szCs w:val="20"/>
        </w:rPr>
      </w:pPr>
      <w:del w:id="12973" w:author="Admin" w:date="2019-02-19T02:10:00Z">
        <w:r w:rsidDel="002260E7">
          <w:rPr>
            <w:rFonts w:ascii="Arial" w:eastAsia="Arial" w:hAnsi="Arial" w:cs="Arial"/>
            <w:sz w:val="20"/>
            <w:szCs w:val="20"/>
          </w:rPr>
          <w:delText>0</w:delText>
        </w:r>
      </w:del>
    </w:p>
    <w:p w:rsidR="00A33515" w:rsidDel="002260E7" w:rsidRDefault="00A33515">
      <w:pPr>
        <w:spacing w:line="182" w:lineRule="exact"/>
        <w:rPr>
          <w:del w:id="12974" w:author="Admin" w:date="2019-02-19T02:10:00Z"/>
          <w:sz w:val="20"/>
          <w:szCs w:val="20"/>
        </w:rPr>
      </w:pPr>
    </w:p>
    <w:p w:rsidR="00A33515" w:rsidDel="002260E7" w:rsidRDefault="001A4D22">
      <w:pPr>
        <w:spacing w:line="303" w:lineRule="auto"/>
        <w:ind w:left="940" w:hanging="437"/>
        <w:jc w:val="both"/>
        <w:rPr>
          <w:del w:id="12975" w:author="Admin" w:date="2019-02-19T02:10:00Z"/>
          <w:sz w:val="20"/>
          <w:szCs w:val="20"/>
        </w:rPr>
      </w:pPr>
      <w:del w:id="12976" w:author="Admin" w:date="2019-02-19T02:10:00Z">
        <w:r w:rsidDel="002260E7">
          <w:rPr>
            <w:rFonts w:ascii="Arial" w:eastAsia="Arial" w:hAnsi="Arial" w:cs="Arial"/>
            <w:b/>
            <w:bCs/>
            <w:sz w:val="20"/>
            <w:szCs w:val="20"/>
          </w:rPr>
          <w:delText xml:space="preserve">е) </w:delText>
        </w:r>
        <w:r w:rsidDel="002260E7">
          <w:rPr>
            <w:rFonts w:ascii="Arial" w:eastAsia="Arial" w:hAnsi="Arial" w:cs="Arial"/>
            <w:sz w:val="20"/>
            <w:szCs w:val="20"/>
          </w:rPr>
          <w:delText>Попробуйте описать группу циклических преобразований лю-бого отрезка с нулевыми весами.</w:delText>
        </w:r>
      </w:del>
    </w:p>
    <w:p w:rsidR="00A33515" w:rsidDel="002260E7" w:rsidRDefault="00A33515">
      <w:pPr>
        <w:spacing w:line="106" w:lineRule="exact"/>
        <w:rPr>
          <w:del w:id="12977" w:author="Admin" w:date="2019-02-19T02:10:00Z"/>
          <w:sz w:val="20"/>
          <w:szCs w:val="20"/>
        </w:rPr>
      </w:pPr>
    </w:p>
    <w:p w:rsidR="00A33515" w:rsidDel="002260E7" w:rsidRDefault="001A4D22">
      <w:pPr>
        <w:numPr>
          <w:ilvl w:val="0"/>
          <w:numId w:val="780"/>
        </w:numPr>
        <w:tabs>
          <w:tab w:val="left" w:pos="500"/>
        </w:tabs>
        <w:spacing w:line="291" w:lineRule="auto"/>
        <w:ind w:left="500" w:hanging="273"/>
        <w:jc w:val="both"/>
        <w:rPr>
          <w:del w:id="12978" w:author="Admin" w:date="2019-02-19T02:10:00Z"/>
          <w:rFonts w:ascii="Arial" w:eastAsia="Arial" w:hAnsi="Arial" w:cs="Arial"/>
          <w:b/>
          <w:bCs/>
          <w:sz w:val="20"/>
          <w:szCs w:val="20"/>
        </w:rPr>
        <w:pPrChange w:id="12979" w:author="Admin" w:date="2019-02-19T00:19:00Z">
          <w:pPr>
            <w:numPr>
              <w:numId w:val="783"/>
            </w:numPr>
            <w:tabs>
              <w:tab w:val="left" w:pos="500"/>
            </w:tabs>
            <w:spacing w:line="291" w:lineRule="auto"/>
            <w:ind w:left="500" w:hanging="273"/>
            <w:jc w:val="both"/>
          </w:pPr>
        </w:pPrChange>
      </w:pPr>
      <w:del w:id="12980" w:author="Admin" w:date="2019-02-19T02:10:00Z">
        <w:r w:rsidDel="002260E7">
          <w:rPr>
            <w:rFonts w:ascii="Arial" w:eastAsia="Arial" w:hAnsi="Arial" w:cs="Arial"/>
            <w:sz w:val="20"/>
            <w:szCs w:val="20"/>
          </w:rPr>
          <w:delText>Считая, что мы определили допустимые преобразования цепей и циклов как графов, дайте определения допустимых преобразова-ний произвольных графов.</w:delText>
        </w:r>
      </w:del>
    </w:p>
    <w:p w:rsidR="00A33515" w:rsidDel="002260E7" w:rsidRDefault="00A33515">
      <w:pPr>
        <w:spacing w:line="200" w:lineRule="exact"/>
        <w:rPr>
          <w:del w:id="12981" w:author="Admin" w:date="2019-02-19T02:10:00Z"/>
          <w:sz w:val="20"/>
          <w:szCs w:val="20"/>
        </w:rPr>
      </w:pPr>
    </w:p>
    <w:p w:rsidR="00A33515" w:rsidDel="002260E7" w:rsidRDefault="00A33515">
      <w:pPr>
        <w:spacing w:line="200" w:lineRule="exact"/>
        <w:rPr>
          <w:del w:id="12982" w:author="Admin" w:date="2019-02-19T02:10:00Z"/>
          <w:sz w:val="20"/>
          <w:szCs w:val="20"/>
        </w:rPr>
      </w:pPr>
    </w:p>
    <w:p w:rsidR="00A33515" w:rsidDel="002260E7" w:rsidRDefault="00A33515">
      <w:pPr>
        <w:spacing w:line="250" w:lineRule="exact"/>
        <w:rPr>
          <w:del w:id="12983" w:author="Admin" w:date="2019-02-19T02:10:00Z"/>
          <w:sz w:val="20"/>
          <w:szCs w:val="20"/>
        </w:rPr>
      </w:pPr>
    </w:p>
    <w:p w:rsidR="00A33515" w:rsidDel="002260E7" w:rsidRDefault="001A4D22">
      <w:pPr>
        <w:rPr>
          <w:del w:id="12984" w:author="Admin" w:date="2019-02-19T02:10:00Z"/>
          <w:sz w:val="20"/>
          <w:szCs w:val="20"/>
        </w:rPr>
      </w:pPr>
      <w:del w:id="12985" w:author="Admin" w:date="2019-02-19T02:10:00Z">
        <w:r w:rsidDel="002260E7">
          <w:rPr>
            <w:rFonts w:ascii="Arial" w:eastAsia="Arial" w:hAnsi="Arial" w:cs="Arial"/>
            <w:b/>
            <w:bCs/>
            <w:sz w:val="26"/>
            <w:szCs w:val="26"/>
          </w:rPr>
          <w:delText>Задача 7. Учимся считать</w:delText>
        </w:r>
      </w:del>
    </w:p>
    <w:p w:rsidR="00A33515" w:rsidDel="002260E7" w:rsidRDefault="00A33515">
      <w:pPr>
        <w:spacing w:line="178" w:lineRule="exact"/>
        <w:rPr>
          <w:del w:id="12986" w:author="Admin" w:date="2019-02-19T02:10:00Z"/>
          <w:sz w:val="20"/>
          <w:szCs w:val="20"/>
        </w:rPr>
      </w:pPr>
    </w:p>
    <w:p w:rsidR="00A33515" w:rsidDel="002260E7" w:rsidRDefault="001A4D22">
      <w:pPr>
        <w:ind w:left="200"/>
        <w:rPr>
          <w:del w:id="12987" w:author="Admin" w:date="2019-02-19T02:10:00Z"/>
          <w:sz w:val="20"/>
          <w:szCs w:val="20"/>
        </w:rPr>
      </w:pPr>
      <w:del w:id="12988"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 произвольное поле, через</w:delText>
        </w:r>
      </w:del>
    </w:p>
    <w:p w:rsidR="00A33515" w:rsidDel="002260E7" w:rsidRDefault="00A33515">
      <w:pPr>
        <w:spacing w:line="23" w:lineRule="exact"/>
        <w:rPr>
          <w:del w:id="12989" w:author="Admin" w:date="2019-02-19T02:10:00Z"/>
          <w:sz w:val="20"/>
          <w:szCs w:val="20"/>
        </w:rPr>
      </w:pPr>
    </w:p>
    <w:p w:rsidR="00A33515" w:rsidDel="002260E7" w:rsidRDefault="001A4D22">
      <w:pPr>
        <w:ind w:left="3180"/>
        <w:rPr>
          <w:del w:id="12990" w:author="Admin" w:date="2019-02-19T02:10:00Z"/>
          <w:sz w:val="20"/>
          <w:szCs w:val="20"/>
        </w:rPr>
      </w:pPr>
      <w:del w:id="12991" w:author="Admin" w:date="2019-02-19T02:10:00Z">
        <w:r w:rsidDel="002260E7">
          <w:rPr>
            <w:rFonts w:eastAsia="Times New Roman"/>
            <w:sz w:val="20"/>
            <w:szCs w:val="20"/>
          </w:rPr>
          <w:delText>(</w:delText>
        </w:r>
        <w:r w:rsidDel="002260E7">
          <w:rPr>
            <w:rFonts w:ascii="Arial" w:eastAsia="Arial" w:hAnsi="Arial" w:cs="Arial"/>
            <w:i/>
            <w:iCs/>
            <w:sz w:val="39"/>
            <w:szCs w:val="39"/>
            <w:vertAlign w:val="subscript"/>
          </w:rPr>
          <w:delText>n</w:delText>
        </w:r>
        <w:r w:rsidDel="002260E7">
          <w:rPr>
            <w:rFonts w:eastAsia="Times New Roman"/>
            <w:sz w:val="20"/>
            <w:szCs w:val="20"/>
          </w:rPr>
          <w:delText>)</w:delText>
        </w:r>
      </w:del>
    </w:p>
    <w:p w:rsidR="00A33515" w:rsidDel="002260E7" w:rsidRDefault="00A33515">
      <w:pPr>
        <w:spacing w:line="31" w:lineRule="exact"/>
        <w:rPr>
          <w:del w:id="12992" w:author="Admin" w:date="2019-02-19T02:10:00Z"/>
          <w:sz w:val="20"/>
          <w:szCs w:val="20"/>
        </w:rPr>
      </w:pPr>
    </w:p>
    <w:p w:rsidR="00A33515" w:rsidDel="002260E7" w:rsidRDefault="001A4D22">
      <w:pPr>
        <w:jc w:val="center"/>
        <w:rPr>
          <w:del w:id="12993" w:author="Admin" w:date="2019-02-19T02:10:00Z"/>
          <w:sz w:val="20"/>
          <w:szCs w:val="20"/>
        </w:rPr>
      </w:pPr>
      <w:del w:id="12994" w:author="Admin" w:date="2019-02-19T02:10:00Z">
        <w:r w:rsidDel="002260E7">
          <w:rPr>
            <w:rFonts w:ascii="Arial" w:eastAsia="Arial" w:hAnsi="Arial" w:cs="Arial"/>
            <w:i/>
            <w:iCs/>
            <w:sz w:val="20"/>
            <w:szCs w:val="20"/>
          </w:rPr>
          <w:delText>k</w:delText>
        </w:r>
      </w:del>
    </w:p>
    <w:p w:rsidR="00A33515" w:rsidDel="002260E7" w:rsidRDefault="00A33515">
      <w:pPr>
        <w:spacing w:line="60" w:lineRule="exact"/>
        <w:rPr>
          <w:del w:id="12995" w:author="Admin" w:date="2019-02-19T02:10:00Z"/>
          <w:sz w:val="20"/>
          <w:szCs w:val="20"/>
        </w:rPr>
      </w:pPr>
    </w:p>
    <w:p w:rsidR="00A33515" w:rsidDel="002260E7" w:rsidRDefault="001A4D22">
      <w:pPr>
        <w:jc w:val="center"/>
        <w:rPr>
          <w:del w:id="12996" w:author="Admin" w:date="2019-02-19T02:10:00Z"/>
          <w:sz w:val="20"/>
          <w:szCs w:val="20"/>
        </w:rPr>
      </w:pPr>
      <w:del w:id="12997"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329</w:delText>
        </w:r>
        <w:r w:rsidDel="002260E7">
          <w:rPr>
            <w:rFonts w:ascii="Arial" w:eastAsia="Arial" w:hAnsi="Arial" w:cs="Arial"/>
            <w:sz w:val="20"/>
            <w:szCs w:val="20"/>
          </w:rPr>
          <w:delText xml:space="preserve"> −</w:delText>
        </w:r>
      </w:del>
    </w:p>
    <w:p w:rsidR="00A33515" w:rsidDel="002260E7" w:rsidRDefault="00A33515">
      <w:pPr>
        <w:rPr>
          <w:del w:id="12998"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2999" w:author="Admin" w:date="2019-02-19T02:10:00Z"/>
          <w:sz w:val="20"/>
          <w:szCs w:val="20"/>
        </w:rPr>
      </w:pPr>
      <w:bookmarkStart w:id="13000" w:name="page340"/>
      <w:bookmarkEnd w:id="13000"/>
      <w:del w:id="13001" w:author="Admin" w:date="2019-02-19T02:10:00Z">
        <w:r w:rsidDel="002260E7">
          <w:rPr>
            <w:rFonts w:ascii="Arial" w:eastAsia="Arial" w:hAnsi="Arial" w:cs="Arial"/>
            <w:sz w:val="18"/>
            <w:szCs w:val="18"/>
          </w:rPr>
          <w:lastRenderedPageBreak/>
          <w:delText>Турнир юных математиков 2016 года</w:delText>
        </w:r>
      </w:del>
    </w:p>
    <w:p w:rsidR="00A33515" w:rsidDel="002260E7" w:rsidRDefault="00A33515">
      <w:pPr>
        <w:spacing w:line="184" w:lineRule="exact"/>
        <w:rPr>
          <w:del w:id="13002" w:author="Admin" w:date="2019-02-19T02:10:00Z"/>
          <w:sz w:val="20"/>
          <w:szCs w:val="20"/>
        </w:rPr>
      </w:pPr>
    </w:p>
    <w:p w:rsidR="00A33515" w:rsidDel="002260E7" w:rsidRDefault="001A4D22">
      <w:pPr>
        <w:rPr>
          <w:del w:id="13003" w:author="Admin" w:date="2019-02-19T02:10:00Z"/>
          <w:sz w:val="20"/>
          <w:szCs w:val="20"/>
        </w:rPr>
      </w:pPr>
      <w:del w:id="13004" w:author="Admin" w:date="2019-02-19T02:10:00Z">
        <w:r w:rsidDel="002260E7">
          <w:rPr>
            <w:rFonts w:ascii="Arial" w:eastAsia="Arial" w:hAnsi="Arial" w:cs="Arial"/>
            <w:sz w:val="20"/>
            <w:szCs w:val="20"/>
          </w:rPr>
          <w:delText xml:space="preserve">будем обозначать число сочетаний из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элементов по </w:delText>
        </w:r>
        <w:r w:rsidDel="002260E7">
          <w:rPr>
            <w:rFonts w:ascii="Arial" w:eastAsia="Arial" w:hAnsi="Arial" w:cs="Arial"/>
            <w:i/>
            <w:iCs/>
            <w:sz w:val="20"/>
            <w:szCs w:val="20"/>
          </w:rPr>
          <w:delText>k</w:delText>
        </w:r>
        <w:r w:rsidDel="002260E7">
          <w:rPr>
            <w:rFonts w:ascii="Arial" w:eastAsia="Arial" w:hAnsi="Arial" w:cs="Arial"/>
            <w:sz w:val="20"/>
            <w:szCs w:val="20"/>
          </w:rPr>
          <w:delText>.</w:delText>
        </w:r>
      </w:del>
    </w:p>
    <w:p w:rsidR="00A33515" w:rsidDel="002260E7" w:rsidRDefault="00A33515">
      <w:pPr>
        <w:spacing w:line="176" w:lineRule="exact"/>
        <w:rPr>
          <w:del w:id="13005" w:author="Admin" w:date="2019-02-19T02:10:00Z"/>
          <w:sz w:val="20"/>
          <w:szCs w:val="20"/>
        </w:rPr>
      </w:pPr>
    </w:p>
    <w:p w:rsidR="00A33515" w:rsidDel="002260E7" w:rsidRDefault="001A4D22">
      <w:pPr>
        <w:numPr>
          <w:ilvl w:val="0"/>
          <w:numId w:val="781"/>
        </w:numPr>
        <w:tabs>
          <w:tab w:val="left" w:pos="500"/>
        </w:tabs>
        <w:ind w:left="500" w:hanging="273"/>
        <w:rPr>
          <w:del w:id="13006" w:author="Admin" w:date="2019-02-19T02:10:00Z"/>
          <w:rFonts w:ascii="Arial" w:eastAsia="Arial" w:hAnsi="Arial" w:cs="Arial"/>
          <w:b/>
          <w:bCs/>
          <w:sz w:val="20"/>
          <w:szCs w:val="20"/>
        </w:rPr>
        <w:pPrChange w:id="13007" w:author="Admin" w:date="2019-02-19T00:19:00Z">
          <w:pPr>
            <w:numPr>
              <w:numId w:val="784"/>
            </w:numPr>
            <w:tabs>
              <w:tab w:val="left" w:pos="500"/>
            </w:tabs>
            <w:ind w:left="500" w:hanging="273"/>
          </w:pPr>
        </w:pPrChange>
      </w:pPr>
      <w:del w:id="13008" w:author="Admin" w:date="2019-02-19T02:10:00Z">
        <w:r w:rsidDel="002260E7">
          <w:rPr>
            <w:rFonts w:ascii="Arial" w:eastAsia="Arial" w:hAnsi="Arial" w:cs="Arial"/>
            <w:sz w:val="20"/>
            <w:szCs w:val="20"/>
          </w:rPr>
          <w:delText>Посчитайте, чему равно</w:delText>
        </w:r>
      </w:del>
    </w:p>
    <w:tbl>
      <w:tblPr>
        <w:tblW w:w="0" w:type="auto"/>
        <w:tblInd w:w="1300" w:type="dxa"/>
        <w:tblLayout w:type="fixed"/>
        <w:tblCellMar>
          <w:left w:w="0" w:type="dxa"/>
          <w:right w:w="0" w:type="dxa"/>
        </w:tblCellMar>
        <w:tblLook w:val="04A0" w:firstRow="1" w:lastRow="0" w:firstColumn="1" w:lastColumn="0" w:noHBand="0" w:noVBand="1"/>
      </w:tblPr>
      <w:tblGrid>
        <w:gridCol w:w="480"/>
        <w:gridCol w:w="880"/>
        <w:gridCol w:w="400"/>
        <w:gridCol w:w="460"/>
        <w:gridCol w:w="220"/>
        <w:gridCol w:w="260"/>
        <w:gridCol w:w="1100"/>
        <w:gridCol w:w="300"/>
        <w:gridCol w:w="360"/>
        <w:gridCol w:w="220"/>
      </w:tblGrid>
      <w:tr w:rsidR="00A33515" w:rsidDel="002260E7">
        <w:trPr>
          <w:trHeight w:val="256"/>
          <w:del w:id="13009" w:author="Admin" w:date="2019-02-19T02:10:00Z"/>
        </w:trPr>
        <w:tc>
          <w:tcPr>
            <w:tcW w:w="480" w:type="dxa"/>
            <w:vAlign w:val="bottom"/>
          </w:tcPr>
          <w:p w:rsidR="00A33515" w:rsidDel="002260E7" w:rsidRDefault="001A4D22">
            <w:pPr>
              <w:spacing w:line="256" w:lineRule="exact"/>
              <w:jc w:val="right"/>
              <w:rPr>
                <w:del w:id="13010" w:author="Admin" w:date="2019-02-19T02:10:00Z"/>
                <w:sz w:val="20"/>
                <w:szCs w:val="20"/>
              </w:rPr>
            </w:pPr>
            <w:del w:id="13011" w:author="Admin" w:date="2019-02-19T02:10:00Z">
              <w:r w:rsidDel="002260E7">
                <w:rPr>
                  <w:rFonts w:eastAsia="Times New Roman"/>
                  <w:sz w:val="29"/>
                  <w:szCs w:val="29"/>
                  <w:vertAlign w:val="superscript"/>
                </w:rPr>
                <w:delText>(</w:delText>
              </w:r>
              <w:r w:rsidDel="002260E7">
                <w:rPr>
                  <w:rFonts w:ascii="Arial" w:eastAsia="Arial" w:hAnsi="Arial" w:cs="Arial"/>
                  <w:i/>
                  <w:iCs/>
                  <w:sz w:val="16"/>
                  <w:szCs w:val="16"/>
                </w:rPr>
                <w:delText xml:space="preserve">b </w:delText>
              </w:r>
              <w:r w:rsidDel="002260E7">
                <w:rPr>
                  <w:rFonts w:ascii="Arial" w:eastAsia="Arial" w:hAnsi="Arial" w:cs="Arial"/>
                  <w:sz w:val="29"/>
                  <w:szCs w:val="29"/>
                  <w:vertAlign w:val="subscript"/>
                </w:rPr>
                <w:delText>0</w:delText>
              </w:r>
            </w:del>
          </w:p>
        </w:tc>
        <w:tc>
          <w:tcPr>
            <w:tcW w:w="880" w:type="dxa"/>
            <w:vAlign w:val="bottom"/>
          </w:tcPr>
          <w:p w:rsidR="00A33515" w:rsidDel="002260E7" w:rsidRDefault="001A4D22">
            <w:pPr>
              <w:spacing w:line="256" w:lineRule="exact"/>
              <w:ind w:left="20"/>
              <w:rPr>
                <w:del w:id="13012" w:author="Admin" w:date="2019-02-19T02:10:00Z"/>
                <w:sz w:val="20"/>
                <w:szCs w:val="20"/>
              </w:rPr>
            </w:pPr>
            <w:del w:id="13013" w:author="Admin" w:date="2019-02-19T02:10:00Z">
              <w:r w:rsidDel="002260E7">
                <w:rPr>
                  <w:rFonts w:ascii="Arial" w:eastAsia="Arial" w:hAnsi="Arial" w:cs="Arial"/>
                  <w:sz w:val="16"/>
                  <w:szCs w:val="16"/>
                </w:rPr>
                <w:delText>1</w:delText>
              </w:r>
              <w:r w:rsidDel="002260E7">
                <w:rPr>
                  <w:rFonts w:eastAsia="Times New Roman"/>
                  <w:sz w:val="29"/>
                  <w:szCs w:val="29"/>
                  <w:vertAlign w:val="superscript"/>
                </w:rPr>
                <w:delText>)(</w:delText>
              </w:r>
              <w:r w:rsidDel="002260E7">
                <w:rPr>
                  <w:rFonts w:ascii="Arial" w:eastAsia="Arial" w:hAnsi="Arial" w:cs="Arial"/>
                  <w:i/>
                  <w:iCs/>
                  <w:sz w:val="29"/>
                  <w:szCs w:val="29"/>
                  <w:vertAlign w:val="subscript"/>
                </w:rPr>
                <w:delText>b</w:delText>
              </w:r>
              <w:r w:rsidDel="002260E7">
                <w:rPr>
                  <w:rFonts w:ascii="Arial" w:eastAsia="Arial" w:hAnsi="Arial" w:cs="Arial"/>
                  <w:sz w:val="16"/>
                  <w:szCs w:val="16"/>
                </w:rPr>
                <w:delText xml:space="preserve">  </w:delText>
              </w:r>
              <w:r w:rsidDel="002260E7">
                <w:rPr>
                  <w:rFonts w:ascii="Arial" w:eastAsia="Arial" w:hAnsi="Arial" w:cs="Arial"/>
                  <w:sz w:val="29"/>
                  <w:szCs w:val="29"/>
                  <w:vertAlign w:val="subscript"/>
                </w:rPr>
                <w:delText>1</w:delText>
              </w:r>
            </w:del>
          </w:p>
        </w:tc>
        <w:tc>
          <w:tcPr>
            <w:tcW w:w="400" w:type="dxa"/>
            <w:vAlign w:val="bottom"/>
          </w:tcPr>
          <w:p w:rsidR="00A33515" w:rsidDel="002260E7" w:rsidRDefault="001A4D22">
            <w:pPr>
              <w:spacing w:line="256" w:lineRule="exact"/>
              <w:jc w:val="right"/>
              <w:rPr>
                <w:del w:id="13014" w:author="Admin" w:date="2019-02-19T02:10:00Z"/>
                <w:sz w:val="20"/>
                <w:szCs w:val="20"/>
              </w:rPr>
            </w:pPr>
            <w:del w:id="13015" w:author="Admin" w:date="2019-02-19T02:10:00Z">
              <w:r w:rsidDel="002260E7">
                <w:rPr>
                  <w:rFonts w:eastAsia="Times New Roman"/>
                  <w:sz w:val="16"/>
                  <w:szCs w:val="16"/>
                </w:rPr>
                <w:delText>)(</w:delText>
              </w:r>
              <w:r w:rsidDel="002260E7">
                <w:rPr>
                  <w:rFonts w:ascii="Arial" w:eastAsia="Arial" w:hAnsi="Arial" w:cs="Arial"/>
                  <w:i/>
                  <w:iCs/>
                  <w:sz w:val="29"/>
                  <w:szCs w:val="29"/>
                  <w:vertAlign w:val="subscript"/>
                </w:rPr>
                <w:delText>c</w:delText>
              </w:r>
            </w:del>
          </w:p>
        </w:tc>
        <w:tc>
          <w:tcPr>
            <w:tcW w:w="460" w:type="dxa"/>
            <w:vAlign w:val="bottom"/>
          </w:tcPr>
          <w:p w:rsidR="00A33515" w:rsidDel="002260E7" w:rsidRDefault="001A4D22">
            <w:pPr>
              <w:spacing w:line="256" w:lineRule="exact"/>
              <w:jc w:val="right"/>
              <w:rPr>
                <w:del w:id="13016" w:author="Admin" w:date="2019-02-19T02:10:00Z"/>
                <w:sz w:val="20"/>
                <w:szCs w:val="20"/>
              </w:rPr>
            </w:pPr>
            <w:del w:id="13017" w:author="Admin" w:date="2019-02-19T02:10:00Z">
              <w:r w:rsidDel="002260E7">
                <w:rPr>
                  <w:rFonts w:ascii="Arial" w:eastAsia="Arial" w:hAnsi="Arial" w:cs="Arial"/>
                  <w:sz w:val="16"/>
                  <w:szCs w:val="16"/>
                </w:rPr>
                <w:delText>1</w:delText>
              </w:r>
              <w:r w:rsidDel="002260E7">
                <w:rPr>
                  <w:rFonts w:eastAsia="Times New Roman"/>
                  <w:sz w:val="29"/>
                  <w:szCs w:val="29"/>
                  <w:vertAlign w:val="superscript"/>
                </w:rPr>
                <w:delText>)</w:delText>
              </w:r>
            </w:del>
          </w:p>
        </w:tc>
        <w:tc>
          <w:tcPr>
            <w:tcW w:w="220" w:type="dxa"/>
            <w:vAlign w:val="bottom"/>
          </w:tcPr>
          <w:p w:rsidR="00A33515" w:rsidDel="002260E7" w:rsidRDefault="001A4D22">
            <w:pPr>
              <w:jc w:val="right"/>
              <w:rPr>
                <w:del w:id="13018" w:author="Admin" w:date="2019-02-19T02:10:00Z"/>
                <w:sz w:val="20"/>
                <w:szCs w:val="20"/>
              </w:rPr>
            </w:pPr>
            <w:del w:id="13019" w:author="Admin" w:date="2019-02-19T02:10:00Z">
              <w:r w:rsidDel="002260E7">
                <w:rPr>
                  <w:rFonts w:eastAsia="Times New Roman"/>
                  <w:sz w:val="20"/>
                  <w:szCs w:val="20"/>
                </w:rPr>
                <w:delText>+</w:delText>
              </w:r>
            </w:del>
          </w:p>
        </w:tc>
        <w:tc>
          <w:tcPr>
            <w:tcW w:w="260" w:type="dxa"/>
            <w:vAlign w:val="bottom"/>
          </w:tcPr>
          <w:p w:rsidR="00A33515" w:rsidDel="002260E7" w:rsidRDefault="001A4D22">
            <w:pPr>
              <w:jc w:val="right"/>
              <w:rPr>
                <w:del w:id="13020" w:author="Admin" w:date="2019-02-19T02:10:00Z"/>
                <w:sz w:val="20"/>
                <w:szCs w:val="20"/>
              </w:rPr>
            </w:pPr>
            <w:del w:id="13021" w:author="Admin" w:date="2019-02-19T02:10:00Z">
              <w:r w:rsidDel="002260E7">
                <w:rPr>
                  <w:rFonts w:eastAsia="Times New Roman"/>
                  <w:sz w:val="20"/>
                  <w:szCs w:val="20"/>
                </w:rPr>
                <w:delText>(</w:delText>
              </w:r>
            </w:del>
          </w:p>
        </w:tc>
        <w:tc>
          <w:tcPr>
            <w:tcW w:w="1100" w:type="dxa"/>
            <w:vAlign w:val="bottom"/>
          </w:tcPr>
          <w:p w:rsidR="00A33515" w:rsidDel="002260E7" w:rsidRDefault="001A4D22">
            <w:pPr>
              <w:spacing w:line="256" w:lineRule="exact"/>
              <w:jc w:val="center"/>
              <w:rPr>
                <w:del w:id="13022" w:author="Admin" w:date="2019-02-19T02:10:00Z"/>
                <w:sz w:val="20"/>
                <w:szCs w:val="20"/>
              </w:rPr>
            </w:pPr>
            <w:del w:id="13023" w:author="Admin" w:date="2019-02-19T02:10:00Z">
              <w:r w:rsidDel="002260E7">
                <w:rPr>
                  <w:rFonts w:ascii="Arial" w:eastAsia="Arial" w:hAnsi="Arial" w:cs="Arial"/>
                  <w:sz w:val="16"/>
                  <w:szCs w:val="16"/>
                </w:rPr>
                <w:delText xml:space="preserve">1  </w:delText>
              </w:r>
              <w:r w:rsidDel="002260E7">
                <w:rPr>
                  <w:rFonts w:eastAsia="Times New Roman"/>
                  <w:sz w:val="29"/>
                  <w:szCs w:val="29"/>
                  <w:vertAlign w:val="superscript"/>
                </w:rPr>
                <w:delText>)(</w:delText>
              </w:r>
              <w:r w:rsidDel="002260E7">
                <w:rPr>
                  <w:rFonts w:ascii="Arial" w:eastAsia="Arial" w:hAnsi="Arial" w:cs="Arial"/>
                  <w:sz w:val="16"/>
                  <w:szCs w:val="16"/>
                </w:rPr>
                <w:delText xml:space="preserve"> </w:delText>
              </w:r>
              <w:r w:rsidDel="002260E7">
                <w:rPr>
                  <w:rFonts w:ascii="Arial" w:eastAsia="Arial" w:hAnsi="Arial" w:cs="Arial"/>
                  <w:i/>
                  <w:iCs/>
                  <w:sz w:val="16"/>
                  <w:szCs w:val="16"/>
                </w:rPr>
                <w:delText>b</w:delText>
              </w:r>
            </w:del>
          </w:p>
        </w:tc>
        <w:tc>
          <w:tcPr>
            <w:tcW w:w="300" w:type="dxa"/>
            <w:vAlign w:val="bottom"/>
          </w:tcPr>
          <w:p w:rsidR="00A33515" w:rsidDel="002260E7" w:rsidRDefault="001A4D22">
            <w:pPr>
              <w:jc w:val="right"/>
              <w:rPr>
                <w:del w:id="13024" w:author="Admin" w:date="2019-02-19T02:10:00Z"/>
                <w:sz w:val="20"/>
                <w:szCs w:val="20"/>
              </w:rPr>
            </w:pPr>
            <w:del w:id="13025" w:author="Admin" w:date="2019-02-19T02:10:00Z">
              <w:r w:rsidDel="002260E7">
                <w:rPr>
                  <w:rFonts w:eastAsia="Times New Roman"/>
                  <w:sz w:val="20"/>
                  <w:szCs w:val="20"/>
                </w:rPr>
                <w:delText>)(</w:delText>
              </w:r>
            </w:del>
          </w:p>
        </w:tc>
        <w:tc>
          <w:tcPr>
            <w:tcW w:w="360" w:type="dxa"/>
            <w:vAlign w:val="bottom"/>
          </w:tcPr>
          <w:p w:rsidR="00A33515" w:rsidDel="002260E7" w:rsidRDefault="001A4D22">
            <w:pPr>
              <w:jc w:val="center"/>
              <w:rPr>
                <w:del w:id="13026" w:author="Admin" w:date="2019-02-19T02:10:00Z"/>
                <w:sz w:val="20"/>
                <w:szCs w:val="20"/>
              </w:rPr>
            </w:pPr>
            <w:del w:id="13027" w:author="Admin" w:date="2019-02-19T02:10:00Z">
              <w:r w:rsidDel="002260E7">
                <w:rPr>
                  <w:rFonts w:ascii="Arial" w:eastAsia="Arial" w:hAnsi="Arial" w:cs="Arial"/>
                  <w:i/>
                  <w:iCs/>
                  <w:w w:val="99"/>
                  <w:sz w:val="20"/>
                  <w:szCs w:val="20"/>
                </w:rPr>
                <w:delText>c</w:delText>
              </w:r>
            </w:del>
          </w:p>
        </w:tc>
        <w:tc>
          <w:tcPr>
            <w:tcW w:w="220" w:type="dxa"/>
            <w:vAlign w:val="bottom"/>
          </w:tcPr>
          <w:p w:rsidR="00A33515" w:rsidDel="002260E7" w:rsidRDefault="001A4D22">
            <w:pPr>
              <w:jc w:val="right"/>
              <w:rPr>
                <w:del w:id="13028" w:author="Admin" w:date="2019-02-19T02:10:00Z"/>
                <w:sz w:val="20"/>
                <w:szCs w:val="20"/>
              </w:rPr>
            </w:pPr>
            <w:del w:id="13029" w:author="Admin" w:date="2019-02-19T02:10:00Z">
              <w:r w:rsidDel="002260E7">
                <w:rPr>
                  <w:rFonts w:eastAsia="Times New Roman"/>
                  <w:sz w:val="20"/>
                  <w:szCs w:val="20"/>
                </w:rPr>
                <w:delText>)</w:delText>
              </w:r>
            </w:del>
          </w:p>
        </w:tc>
      </w:tr>
      <w:tr w:rsidR="00A33515" w:rsidDel="002260E7">
        <w:trPr>
          <w:trHeight w:val="253"/>
          <w:del w:id="13030" w:author="Admin" w:date="2019-02-19T02:10:00Z"/>
        </w:trPr>
        <w:tc>
          <w:tcPr>
            <w:tcW w:w="480" w:type="dxa"/>
            <w:vAlign w:val="bottom"/>
          </w:tcPr>
          <w:p w:rsidR="00A33515" w:rsidDel="002260E7" w:rsidRDefault="001A4D22">
            <w:pPr>
              <w:spacing w:line="202" w:lineRule="exact"/>
              <w:jc w:val="right"/>
              <w:rPr>
                <w:del w:id="13031" w:author="Admin" w:date="2019-02-19T02:10:00Z"/>
                <w:sz w:val="20"/>
                <w:szCs w:val="20"/>
              </w:rPr>
            </w:pPr>
            <w:del w:id="13032" w:author="Admin" w:date="2019-02-19T02:10:00Z">
              <w:r w:rsidDel="002260E7">
                <w:rPr>
                  <w:rFonts w:eastAsia="Times New Roman"/>
                  <w:sz w:val="20"/>
                  <w:szCs w:val="20"/>
                </w:rPr>
                <w:delText>+</w:delText>
              </w:r>
            </w:del>
          </w:p>
        </w:tc>
        <w:tc>
          <w:tcPr>
            <w:tcW w:w="880" w:type="dxa"/>
            <w:vAlign w:val="bottom"/>
          </w:tcPr>
          <w:p w:rsidR="00A33515" w:rsidDel="002260E7" w:rsidRDefault="001A4D22">
            <w:pPr>
              <w:ind w:left="420"/>
              <w:rPr>
                <w:del w:id="13033" w:author="Admin" w:date="2019-02-19T02:10:00Z"/>
                <w:sz w:val="20"/>
                <w:szCs w:val="20"/>
              </w:rPr>
            </w:pPr>
            <w:del w:id="13034" w:author="Admin" w:date="2019-02-19T02:10:00Z">
              <w:r w:rsidDel="002260E7">
                <w:rPr>
                  <w:rFonts w:ascii="Arial" w:eastAsia="Arial" w:hAnsi="Arial" w:cs="Arial"/>
                  <w:i/>
                  <w:iCs/>
                  <w:sz w:val="20"/>
                  <w:szCs w:val="20"/>
                </w:rPr>
                <w:delText xml:space="preserve">b </w:delText>
              </w:r>
              <w:r w:rsidDel="002260E7">
                <w:rPr>
                  <w:rFonts w:eastAsia="Times New Roman"/>
                  <w:sz w:val="20"/>
                  <w:szCs w:val="20"/>
                </w:rPr>
                <w:delText>+</w:delText>
              </w:r>
              <w:r w:rsidDel="002260E7">
                <w:rPr>
                  <w:rFonts w:ascii="Arial" w:eastAsia="Arial" w:hAnsi="Arial" w:cs="Arial"/>
                  <w:i/>
                  <w:iCs/>
                  <w:sz w:val="20"/>
                  <w:szCs w:val="20"/>
                </w:rPr>
                <w:delText xml:space="preserve"> c</w:delText>
              </w:r>
            </w:del>
          </w:p>
        </w:tc>
        <w:tc>
          <w:tcPr>
            <w:tcW w:w="400" w:type="dxa"/>
            <w:vAlign w:val="bottom"/>
          </w:tcPr>
          <w:p w:rsidR="00A33515" w:rsidDel="002260E7" w:rsidRDefault="001A4D22">
            <w:pPr>
              <w:jc w:val="right"/>
              <w:rPr>
                <w:del w:id="13035" w:author="Admin" w:date="2019-02-19T02:10:00Z"/>
                <w:sz w:val="20"/>
                <w:szCs w:val="20"/>
              </w:rPr>
            </w:pPr>
            <w:del w:id="13036" w:author="Admin" w:date="2019-02-19T02:10:00Z">
              <w:r w:rsidDel="002260E7">
                <w:rPr>
                  <w:rFonts w:ascii="Arial" w:eastAsia="Arial" w:hAnsi="Arial" w:cs="Arial"/>
                  <w:i/>
                  <w:iCs/>
                  <w:sz w:val="20"/>
                  <w:szCs w:val="20"/>
                </w:rPr>
                <w:delText>c</w:delText>
              </w:r>
            </w:del>
          </w:p>
        </w:tc>
        <w:tc>
          <w:tcPr>
            <w:tcW w:w="460" w:type="dxa"/>
            <w:vAlign w:val="bottom"/>
          </w:tcPr>
          <w:p w:rsidR="00A33515" w:rsidDel="002260E7" w:rsidRDefault="001A4D22">
            <w:pPr>
              <w:ind w:right="49"/>
              <w:jc w:val="right"/>
              <w:rPr>
                <w:del w:id="13037" w:author="Admin" w:date="2019-02-19T02:10:00Z"/>
                <w:sz w:val="20"/>
                <w:szCs w:val="20"/>
              </w:rPr>
            </w:pPr>
            <w:del w:id="13038" w:author="Admin" w:date="2019-02-19T02:10:00Z">
              <w:r w:rsidDel="002260E7">
                <w:rPr>
                  <w:rFonts w:eastAsia="Times New Roman"/>
                  <w:sz w:val="20"/>
                  <w:szCs w:val="20"/>
                </w:rPr>
                <w:delText xml:space="preserve">+ </w:delText>
              </w:r>
              <w:r w:rsidDel="002260E7">
                <w:rPr>
                  <w:rFonts w:ascii="Arial" w:eastAsia="Arial" w:hAnsi="Arial" w:cs="Arial"/>
                  <w:sz w:val="20"/>
                  <w:szCs w:val="20"/>
                </w:rPr>
                <w:delText>1</w:delText>
              </w:r>
            </w:del>
          </w:p>
        </w:tc>
        <w:tc>
          <w:tcPr>
            <w:tcW w:w="220" w:type="dxa"/>
            <w:vAlign w:val="bottom"/>
          </w:tcPr>
          <w:p w:rsidR="00A33515" w:rsidDel="002260E7" w:rsidRDefault="00A33515">
            <w:pPr>
              <w:rPr>
                <w:del w:id="13039" w:author="Admin" w:date="2019-02-19T02:10:00Z"/>
              </w:rPr>
            </w:pPr>
          </w:p>
        </w:tc>
        <w:tc>
          <w:tcPr>
            <w:tcW w:w="1360" w:type="dxa"/>
            <w:gridSpan w:val="2"/>
            <w:vAlign w:val="bottom"/>
          </w:tcPr>
          <w:p w:rsidR="00A33515" w:rsidDel="002260E7" w:rsidRDefault="001A4D22">
            <w:pPr>
              <w:ind w:left="80"/>
              <w:jc w:val="center"/>
              <w:rPr>
                <w:del w:id="13040" w:author="Admin" w:date="2019-02-19T02:10:00Z"/>
                <w:sz w:val="20"/>
                <w:szCs w:val="20"/>
              </w:rPr>
            </w:pPr>
            <w:del w:id="13041" w:author="Admin" w:date="2019-02-19T02:10:00Z">
              <w:r w:rsidDel="002260E7">
                <w:rPr>
                  <w:rFonts w:ascii="Arial" w:eastAsia="Arial" w:hAnsi="Arial" w:cs="Arial"/>
                  <w:i/>
                  <w:iCs/>
                  <w:sz w:val="20"/>
                  <w:szCs w:val="20"/>
                </w:rPr>
                <w:delText xml:space="preserve">b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i/>
                  <w:iCs/>
                  <w:sz w:val="20"/>
                  <w:szCs w:val="20"/>
                </w:rPr>
                <w:delText xml:space="preserve">   b </w:delText>
              </w:r>
              <w:r w:rsidDel="002260E7">
                <w:rPr>
                  <w:rFonts w:eastAsia="Times New Roman"/>
                  <w:sz w:val="20"/>
                  <w:szCs w:val="20"/>
                </w:rPr>
                <w:delText>+</w:delText>
              </w:r>
              <w:r w:rsidDel="002260E7">
                <w:rPr>
                  <w:rFonts w:ascii="Arial" w:eastAsia="Arial" w:hAnsi="Arial" w:cs="Arial"/>
                  <w:i/>
                  <w:iCs/>
                  <w:sz w:val="20"/>
                  <w:szCs w:val="20"/>
                </w:rPr>
                <w:delText xml:space="preserve"> c</w:delText>
              </w:r>
            </w:del>
          </w:p>
        </w:tc>
        <w:tc>
          <w:tcPr>
            <w:tcW w:w="300" w:type="dxa"/>
            <w:vAlign w:val="bottom"/>
          </w:tcPr>
          <w:p w:rsidR="00A33515" w:rsidDel="002260E7" w:rsidRDefault="00A33515">
            <w:pPr>
              <w:rPr>
                <w:del w:id="13042" w:author="Admin" w:date="2019-02-19T02:10:00Z"/>
              </w:rPr>
            </w:pPr>
          </w:p>
        </w:tc>
        <w:tc>
          <w:tcPr>
            <w:tcW w:w="580" w:type="dxa"/>
            <w:gridSpan w:val="2"/>
            <w:vAlign w:val="bottom"/>
          </w:tcPr>
          <w:p w:rsidR="00A33515" w:rsidDel="002260E7" w:rsidRDefault="001A4D22">
            <w:pPr>
              <w:ind w:right="91"/>
              <w:jc w:val="center"/>
              <w:rPr>
                <w:del w:id="13043" w:author="Admin" w:date="2019-02-19T02:10:00Z"/>
                <w:sz w:val="20"/>
                <w:szCs w:val="20"/>
              </w:rPr>
            </w:pPr>
            <w:del w:id="13044" w:author="Admin" w:date="2019-02-19T02:10:00Z">
              <w:r w:rsidDel="002260E7">
                <w:rPr>
                  <w:rFonts w:ascii="Arial" w:eastAsia="Arial" w:hAnsi="Arial" w:cs="Arial"/>
                  <w:i/>
                  <w:iCs/>
                  <w:w w:val="96"/>
                  <w:sz w:val="20"/>
                  <w:szCs w:val="20"/>
                </w:rPr>
                <w:delText xml:space="preserve">c </w:delText>
              </w:r>
              <w:r w:rsidDel="002260E7">
                <w:rPr>
                  <w:rFonts w:eastAsia="Times New Roman"/>
                  <w:w w:val="96"/>
                  <w:sz w:val="20"/>
                  <w:szCs w:val="20"/>
                </w:rPr>
                <w:delText>+</w:delText>
              </w:r>
              <w:r w:rsidDel="002260E7">
                <w:rPr>
                  <w:rFonts w:ascii="Arial" w:eastAsia="Arial" w:hAnsi="Arial" w:cs="Arial"/>
                  <w:i/>
                  <w:iCs/>
                  <w:w w:val="96"/>
                  <w:sz w:val="20"/>
                  <w:szCs w:val="20"/>
                </w:rPr>
                <w:delText xml:space="preserve"> </w:delText>
              </w:r>
              <w:r w:rsidDel="002260E7">
                <w:rPr>
                  <w:rFonts w:ascii="Arial" w:eastAsia="Arial" w:hAnsi="Arial" w:cs="Arial"/>
                  <w:w w:val="96"/>
                  <w:sz w:val="20"/>
                  <w:szCs w:val="20"/>
                </w:rPr>
                <w:delText>1</w:delText>
              </w:r>
            </w:del>
          </w:p>
        </w:tc>
      </w:tr>
      <w:tr w:rsidR="00A33515" w:rsidDel="002260E7">
        <w:trPr>
          <w:trHeight w:val="305"/>
          <w:del w:id="13045" w:author="Admin" w:date="2019-02-19T02:10:00Z"/>
        </w:trPr>
        <w:tc>
          <w:tcPr>
            <w:tcW w:w="480" w:type="dxa"/>
            <w:vAlign w:val="bottom"/>
          </w:tcPr>
          <w:p w:rsidR="00A33515" w:rsidDel="002260E7" w:rsidRDefault="00A33515">
            <w:pPr>
              <w:rPr>
                <w:del w:id="13046" w:author="Admin" w:date="2019-02-19T02:10:00Z"/>
                <w:sz w:val="24"/>
                <w:szCs w:val="24"/>
              </w:rPr>
            </w:pPr>
          </w:p>
        </w:tc>
        <w:tc>
          <w:tcPr>
            <w:tcW w:w="880" w:type="dxa"/>
            <w:vAlign w:val="bottom"/>
          </w:tcPr>
          <w:p w:rsidR="00A33515" w:rsidDel="002260E7" w:rsidRDefault="00A33515">
            <w:pPr>
              <w:rPr>
                <w:del w:id="13047" w:author="Admin" w:date="2019-02-19T02:10:00Z"/>
                <w:sz w:val="24"/>
                <w:szCs w:val="24"/>
              </w:rPr>
            </w:pPr>
          </w:p>
        </w:tc>
        <w:tc>
          <w:tcPr>
            <w:tcW w:w="400" w:type="dxa"/>
            <w:vAlign w:val="bottom"/>
          </w:tcPr>
          <w:p w:rsidR="00A33515" w:rsidDel="002260E7" w:rsidRDefault="00A33515">
            <w:pPr>
              <w:rPr>
                <w:del w:id="13048" w:author="Admin" w:date="2019-02-19T02:10:00Z"/>
                <w:sz w:val="24"/>
                <w:szCs w:val="24"/>
              </w:rPr>
            </w:pPr>
          </w:p>
        </w:tc>
        <w:tc>
          <w:tcPr>
            <w:tcW w:w="460" w:type="dxa"/>
            <w:vAlign w:val="bottom"/>
          </w:tcPr>
          <w:p w:rsidR="00A33515" w:rsidDel="002260E7" w:rsidRDefault="00A33515">
            <w:pPr>
              <w:rPr>
                <w:del w:id="13049" w:author="Admin" w:date="2019-02-19T02:10:00Z"/>
                <w:sz w:val="24"/>
                <w:szCs w:val="24"/>
              </w:rPr>
            </w:pPr>
          </w:p>
        </w:tc>
        <w:tc>
          <w:tcPr>
            <w:tcW w:w="480" w:type="dxa"/>
            <w:gridSpan w:val="2"/>
            <w:vAlign w:val="bottom"/>
          </w:tcPr>
          <w:p w:rsidR="00A33515" w:rsidDel="002260E7" w:rsidRDefault="001A4D22">
            <w:pPr>
              <w:spacing w:line="303" w:lineRule="exact"/>
              <w:jc w:val="right"/>
              <w:rPr>
                <w:del w:id="13050" w:author="Admin" w:date="2019-02-19T02:10:00Z"/>
                <w:sz w:val="20"/>
                <w:szCs w:val="20"/>
              </w:rPr>
            </w:pPr>
            <w:del w:id="13051" w:author="Admin" w:date="2019-02-19T02:10:00Z">
              <w:r w:rsidDel="002260E7">
                <w:rPr>
                  <w:rFonts w:eastAsia="Times New Roman"/>
                  <w:sz w:val="35"/>
                  <w:szCs w:val="35"/>
                  <w:vertAlign w:val="superscript"/>
                </w:rPr>
                <w:delText>(</w:delText>
              </w:r>
              <w:r w:rsidDel="002260E7">
                <w:rPr>
                  <w:rFonts w:ascii="Arial" w:eastAsia="Arial" w:hAnsi="Arial" w:cs="Arial"/>
                  <w:i/>
                  <w:iCs/>
                  <w:sz w:val="18"/>
                  <w:szCs w:val="18"/>
                </w:rPr>
                <w:delText xml:space="preserve">b </w:delText>
              </w:r>
              <w:r w:rsidDel="002260E7">
                <w:rPr>
                  <w:rFonts w:ascii="Arial" w:eastAsia="Arial" w:hAnsi="Arial" w:cs="Arial"/>
                  <w:sz w:val="35"/>
                  <w:szCs w:val="35"/>
                  <w:vertAlign w:val="subscript"/>
                </w:rPr>
                <w:delText>2</w:delText>
              </w:r>
            </w:del>
          </w:p>
        </w:tc>
        <w:tc>
          <w:tcPr>
            <w:tcW w:w="1760" w:type="dxa"/>
            <w:gridSpan w:val="3"/>
            <w:vAlign w:val="bottom"/>
          </w:tcPr>
          <w:p w:rsidR="00A33515" w:rsidDel="002260E7" w:rsidRDefault="001A4D22">
            <w:pPr>
              <w:spacing w:line="303" w:lineRule="exact"/>
              <w:ind w:left="20"/>
              <w:rPr>
                <w:del w:id="13052" w:author="Admin" w:date="2019-02-19T02:10:00Z"/>
                <w:sz w:val="20"/>
                <w:szCs w:val="20"/>
              </w:rPr>
            </w:pPr>
            <w:del w:id="13053" w:author="Admin" w:date="2019-02-19T02:10:00Z">
              <w:r w:rsidDel="002260E7">
                <w:rPr>
                  <w:rFonts w:ascii="Arial" w:eastAsia="Arial" w:hAnsi="Arial" w:cs="Arial"/>
                  <w:sz w:val="18"/>
                  <w:szCs w:val="18"/>
                </w:rPr>
                <w:delText>1</w:delText>
              </w:r>
              <w:r w:rsidDel="002260E7">
                <w:rPr>
                  <w:rFonts w:eastAsia="Times New Roman"/>
                  <w:sz w:val="35"/>
                  <w:szCs w:val="35"/>
                  <w:vertAlign w:val="superscript"/>
                </w:rPr>
                <w:delText>)(</w:delText>
              </w:r>
              <w:r w:rsidDel="002260E7">
                <w:rPr>
                  <w:rFonts w:ascii="Arial" w:eastAsia="Arial" w:hAnsi="Arial" w:cs="Arial"/>
                  <w:i/>
                  <w:iCs/>
                  <w:sz w:val="35"/>
                  <w:szCs w:val="35"/>
                  <w:vertAlign w:val="subscript"/>
                </w:rPr>
                <w:delText>b</w:delText>
              </w:r>
              <w:r w:rsidDel="002260E7">
                <w:rPr>
                  <w:rFonts w:ascii="Arial" w:eastAsia="Arial" w:hAnsi="Arial" w:cs="Arial"/>
                  <w:sz w:val="18"/>
                  <w:szCs w:val="18"/>
                </w:rPr>
                <w:delText xml:space="preserve"> </w:delText>
              </w:r>
              <w:r w:rsidDel="002260E7">
                <w:rPr>
                  <w:rFonts w:eastAsia="Times New Roman"/>
                  <w:sz w:val="35"/>
                  <w:szCs w:val="35"/>
                  <w:vertAlign w:val="subscript"/>
                </w:rPr>
                <w:delText>+</w:delText>
              </w:r>
              <w:r w:rsidDel="002260E7">
                <w:rPr>
                  <w:rFonts w:ascii="Arial" w:eastAsia="Arial" w:hAnsi="Arial" w:cs="Arial"/>
                  <w:sz w:val="18"/>
                  <w:szCs w:val="18"/>
                </w:rPr>
                <w:delText xml:space="preserve"> </w:delText>
              </w:r>
              <w:r w:rsidDel="002260E7">
                <w:rPr>
                  <w:rFonts w:ascii="Arial" w:eastAsia="Arial" w:hAnsi="Arial" w:cs="Arial"/>
                  <w:sz w:val="35"/>
                  <w:szCs w:val="35"/>
                  <w:vertAlign w:val="subscript"/>
                </w:rPr>
                <w:delText>1</w:delText>
              </w:r>
              <w:r w:rsidDel="002260E7">
                <w:rPr>
                  <w:rFonts w:eastAsia="Times New Roman"/>
                  <w:sz w:val="35"/>
                  <w:szCs w:val="35"/>
                  <w:vertAlign w:val="superscript"/>
                </w:rPr>
                <w:delText>)(</w:delText>
              </w:r>
              <w:r w:rsidDel="002260E7">
                <w:rPr>
                  <w:rFonts w:ascii="Arial" w:eastAsia="Arial" w:hAnsi="Arial" w:cs="Arial"/>
                  <w:i/>
                  <w:iCs/>
                  <w:sz w:val="35"/>
                  <w:szCs w:val="35"/>
                  <w:vertAlign w:val="subscript"/>
                </w:rPr>
                <w:delText>c</w:delText>
              </w:r>
              <w:r w:rsidDel="002260E7">
                <w:rPr>
                  <w:rFonts w:ascii="Arial" w:eastAsia="Arial" w:hAnsi="Arial" w:cs="Arial"/>
                  <w:sz w:val="18"/>
                  <w:szCs w:val="18"/>
                </w:rPr>
                <w:delText xml:space="preserve"> </w:delText>
              </w:r>
              <w:r w:rsidDel="002260E7">
                <w:rPr>
                  <w:rFonts w:eastAsia="Times New Roman"/>
                  <w:sz w:val="35"/>
                  <w:szCs w:val="35"/>
                  <w:vertAlign w:val="subscript"/>
                </w:rPr>
                <w:delText>+</w:delText>
              </w:r>
              <w:r w:rsidDel="002260E7">
                <w:rPr>
                  <w:rFonts w:ascii="Arial" w:eastAsia="Arial" w:hAnsi="Arial" w:cs="Arial"/>
                  <w:sz w:val="18"/>
                  <w:szCs w:val="18"/>
                </w:rPr>
                <w:delText xml:space="preserve"> </w:delText>
              </w:r>
              <w:r w:rsidDel="002260E7">
                <w:rPr>
                  <w:rFonts w:ascii="Arial" w:eastAsia="Arial" w:hAnsi="Arial" w:cs="Arial"/>
                  <w:sz w:val="35"/>
                  <w:szCs w:val="35"/>
                  <w:vertAlign w:val="subscript"/>
                </w:rPr>
                <w:delText>1</w:delText>
              </w:r>
              <w:r w:rsidDel="002260E7">
                <w:rPr>
                  <w:rFonts w:eastAsia="Times New Roman"/>
                  <w:sz w:val="35"/>
                  <w:szCs w:val="35"/>
                  <w:vertAlign w:val="superscript"/>
                </w:rPr>
                <w:delText>)</w:delText>
              </w:r>
            </w:del>
          </w:p>
        </w:tc>
        <w:tc>
          <w:tcPr>
            <w:tcW w:w="220" w:type="dxa"/>
            <w:vAlign w:val="bottom"/>
          </w:tcPr>
          <w:p w:rsidR="00A33515" w:rsidDel="002260E7" w:rsidRDefault="001A4D22">
            <w:pPr>
              <w:ind w:right="111"/>
              <w:jc w:val="right"/>
              <w:rPr>
                <w:del w:id="13054" w:author="Admin" w:date="2019-02-19T02:10:00Z"/>
                <w:sz w:val="20"/>
                <w:szCs w:val="20"/>
              </w:rPr>
            </w:pPr>
            <w:del w:id="13055" w:author="Admin" w:date="2019-02-19T02:10:00Z">
              <w:r w:rsidDel="002260E7">
                <w:rPr>
                  <w:rFonts w:eastAsia="Times New Roman"/>
                  <w:i/>
                  <w:iCs/>
                  <w:w w:val="73"/>
                  <w:sz w:val="8"/>
                  <w:szCs w:val="8"/>
                </w:rPr>
                <w:delText>:</w:delText>
              </w:r>
            </w:del>
          </w:p>
        </w:tc>
      </w:tr>
      <w:tr w:rsidR="00A33515" w:rsidDel="002260E7">
        <w:trPr>
          <w:trHeight w:val="253"/>
          <w:del w:id="13056" w:author="Admin" w:date="2019-02-19T02:10:00Z"/>
        </w:trPr>
        <w:tc>
          <w:tcPr>
            <w:tcW w:w="480" w:type="dxa"/>
            <w:vAlign w:val="bottom"/>
          </w:tcPr>
          <w:p w:rsidR="00A33515" w:rsidDel="002260E7" w:rsidRDefault="00A33515">
            <w:pPr>
              <w:rPr>
                <w:del w:id="13057" w:author="Admin" w:date="2019-02-19T02:10:00Z"/>
              </w:rPr>
            </w:pPr>
          </w:p>
        </w:tc>
        <w:tc>
          <w:tcPr>
            <w:tcW w:w="880" w:type="dxa"/>
            <w:vAlign w:val="bottom"/>
          </w:tcPr>
          <w:p w:rsidR="00A33515" w:rsidDel="002260E7" w:rsidRDefault="00A33515">
            <w:pPr>
              <w:rPr>
                <w:del w:id="13058" w:author="Admin" w:date="2019-02-19T02:10:00Z"/>
              </w:rPr>
            </w:pPr>
          </w:p>
        </w:tc>
        <w:tc>
          <w:tcPr>
            <w:tcW w:w="400" w:type="dxa"/>
            <w:vAlign w:val="bottom"/>
          </w:tcPr>
          <w:p w:rsidR="00A33515" w:rsidDel="002260E7" w:rsidRDefault="00A33515">
            <w:pPr>
              <w:rPr>
                <w:del w:id="13059" w:author="Admin" w:date="2019-02-19T02:10:00Z"/>
              </w:rPr>
            </w:pPr>
          </w:p>
        </w:tc>
        <w:tc>
          <w:tcPr>
            <w:tcW w:w="460" w:type="dxa"/>
            <w:vAlign w:val="bottom"/>
          </w:tcPr>
          <w:p w:rsidR="00A33515" w:rsidDel="002260E7" w:rsidRDefault="00A33515">
            <w:pPr>
              <w:rPr>
                <w:del w:id="13060" w:author="Admin" w:date="2019-02-19T02:10:00Z"/>
              </w:rPr>
            </w:pPr>
          </w:p>
        </w:tc>
        <w:tc>
          <w:tcPr>
            <w:tcW w:w="220" w:type="dxa"/>
            <w:vAlign w:val="bottom"/>
          </w:tcPr>
          <w:p w:rsidR="00A33515" w:rsidDel="002260E7" w:rsidRDefault="00A33515">
            <w:pPr>
              <w:rPr>
                <w:del w:id="13061" w:author="Admin" w:date="2019-02-19T02:10:00Z"/>
              </w:rPr>
            </w:pPr>
          </w:p>
        </w:tc>
        <w:tc>
          <w:tcPr>
            <w:tcW w:w="260" w:type="dxa"/>
            <w:vAlign w:val="bottom"/>
          </w:tcPr>
          <w:p w:rsidR="00A33515" w:rsidDel="002260E7" w:rsidRDefault="001A4D22">
            <w:pPr>
              <w:spacing w:line="202" w:lineRule="exact"/>
              <w:jc w:val="right"/>
              <w:rPr>
                <w:del w:id="13062" w:author="Admin" w:date="2019-02-19T02:10:00Z"/>
                <w:sz w:val="20"/>
                <w:szCs w:val="20"/>
              </w:rPr>
            </w:pPr>
            <w:del w:id="13063" w:author="Admin" w:date="2019-02-19T02:10:00Z">
              <w:r w:rsidDel="002260E7">
                <w:rPr>
                  <w:rFonts w:eastAsia="Times New Roman"/>
                  <w:sz w:val="20"/>
                  <w:szCs w:val="20"/>
                </w:rPr>
                <w:delText>+</w:delText>
              </w:r>
            </w:del>
          </w:p>
        </w:tc>
        <w:tc>
          <w:tcPr>
            <w:tcW w:w="1100" w:type="dxa"/>
            <w:vAlign w:val="bottom"/>
          </w:tcPr>
          <w:p w:rsidR="00A33515" w:rsidDel="002260E7" w:rsidRDefault="001A4D22">
            <w:pPr>
              <w:ind w:left="440"/>
              <w:rPr>
                <w:del w:id="13064" w:author="Admin" w:date="2019-02-19T02:10:00Z"/>
                <w:sz w:val="20"/>
                <w:szCs w:val="20"/>
              </w:rPr>
            </w:pPr>
            <w:del w:id="13065" w:author="Admin" w:date="2019-02-19T02:10:00Z">
              <w:r w:rsidDel="002260E7">
                <w:rPr>
                  <w:rFonts w:ascii="Arial" w:eastAsia="Arial" w:hAnsi="Arial" w:cs="Arial"/>
                  <w:i/>
                  <w:iCs/>
                  <w:sz w:val="20"/>
                  <w:szCs w:val="20"/>
                </w:rPr>
                <w:delText xml:space="preserve">b </w:delText>
              </w:r>
              <w:r w:rsidDel="002260E7">
                <w:rPr>
                  <w:rFonts w:eastAsia="Times New Roman"/>
                  <w:sz w:val="20"/>
                  <w:szCs w:val="20"/>
                </w:rPr>
                <w:delText>+</w:delText>
              </w:r>
              <w:r w:rsidDel="002260E7">
                <w:rPr>
                  <w:rFonts w:ascii="Arial" w:eastAsia="Arial" w:hAnsi="Arial" w:cs="Arial"/>
                  <w:i/>
                  <w:iCs/>
                  <w:sz w:val="20"/>
                  <w:szCs w:val="20"/>
                </w:rPr>
                <w:delText xml:space="preserve"> c</w:delText>
              </w:r>
            </w:del>
          </w:p>
        </w:tc>
        <w:tc>
          <w:tcPr>
            <w:tcW w:w="660" w:type="dxa"/>
            <w:gridSpan w:val="2"/>
            <w:vAlign w:val="bottom"/>
          </w:tcPr>
          <w:p w:rsidR="00A33515" w:rsidDel="002260E7" w:rsidRDefault="001A4D22">
            <w:pPr>
              <w:ind w:left="80"/>
              <w:rPr>
                <w:del w:id="13066" w:author="Admin" w:date="2019-02-19T02:10:00Z"/>
                <w:sz w:val="20"/>
                <w:szCs w:val="20"/>
              </w:rPr>
            </w:pPr>
            <w:del w:id="13067" w:author="Admin" w:date="2019-02-19T02:10:00Z">
              <w:r w:rsidDel="002260E7">
                <w:rPr>
                  <w:rFonts w:ascii="Arial" w:eastAsia="Arial" w:hAnsi="Arial" w:cs="Arial"/>
                  <w:i/>
                  <w:iCs/>
                  <w:sz w:val="20"/>
                  <w:szCs w:val="20"/>
                </w:rPr>
                <w:delText xml:space="preserve">c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del>
          </w:p>
        </w:tc>
        <w:tc>
          <w:tcPr>
            <w:tcW w:w="220" w:type="dxa"/>
            <w:vAlign w:val="bottom"/>
          </w:tcPr>
          <w:p w:rsidR="00A33515" w:rsidDel="002260E7" w:rsidRDefault="00A33515">
            <w:pPr>
              <w:rPr>
                <w:del w:id="13068" w:author="Admin" w:date="2019-02-19T02:10:00Z"/>
              </w:rPr>
            </w:pPr>
          </w:p>
        </w:tc>
      </w:tr>
    </w:tbl>
    <w:p w:rsidR="00A33515" w:rsidDel="002260E7" w:rsidRDefault="00A33515">
      <w:pPr>
        <w:spacing w:line="200" w:lineRule="exact"/>
        <w:rPr>
          <w:del w:id="13069" w:author="Admin" w:date="2019-02-19T02:10:00Z"/>
          <w:sz w:val="20"/>
          <w:szCs w:val="20"/>
        </w:rPr>
      </w:pPr>
    </w:p>
    <w:p w:rsidR="00A33515" w:rsidDel="002260E7" w:rsidRDefault="00A33515">
      <w:pPr>
        <w:spacing w:line="220" w:lineRule="exact"/>
        <w:rPr>
          <w:del w:id="13070" w:author="Admin" w:date="2019-02-19T02:10:00Z"/>
          <w:sz w:val="20"/>
          <w:szCs w:val="20"/>
        </w:rPr>
      </w:pPr>
    </w:p>
    <w:p w:rsidR="00A33515" w:rsidDel="002260E7" w:rsidRDefault="001A4D22">
      <w:pPr>
        <w:ind w:left="500"/>
        <w:rPr>
          <w:del w:id="13071" w:author="Admin" w:date="2019-02-19T02:10:00Z"/>
          <w:sz w:val="20"/>
          <w:szCs w:val="20"/>
        </w:rPr>
      </w:pPr>
      <w:del w:id="13072" w:author="Admin" w:date="2019-02-19T02:10:00Z">
        <w:r w:rsidDel="002260E7">
          <w:rPr>
            <w:rFonts w:ascii="Arial" w:eastAsia="Arial" w:hAnsi="Arial" w:cs="Arial"/>
            <w:sz w:val="20"/>
            <w:szCs w:val="20"/>
          </w:rPr>
          <w:delText>Ответ будет заметно короче этого выражения!</w:delText>
        </w:r>
      </w:del>
    </w:p>
    <w:p w:rsidR="00A33515" w:rsidDel="002260E7" w:rsidRDefault="00A33515">
      <w:pPr>
        <w:spacing w:line="186" w:lineRule="exact"/>
        <w:rPr>
          <w:del w:id="13073" w:author="Admin" w:date="2019-02-19T02:10:00Z"/>
          <w:sz w:val="20"/>
          <w:szCs w:val="20"/>
        </w:rPr>
      </w:pPr>
    </w:p>
    <w:p w:rsidR="00A33515" w:rsidDel="002260E7" w:rsidRDefault="001A4D22">
      <w:pPr>
        <w:numPr>
          <w:ilvl w:val="0"/>
          <w:numId w:val="782"/>
        </w:numPr>
        <w:tabs>
          <w:tab w:val="left" w:pos="500"/>
        </w:tabs>
        <w:spacing w:line="303" w:lineRule="auto"/>
        <w:ind w:left="500" w:hanging="273"/>
        <w:rPr>
          <w:del w:id="13074" w:author="Admin" w:date="2019-02-19T02:10:00Z"/>
          <w:rFonts w:ascii="Arial" w:eastAsia="Arial" w:hAnsi="Arial" w:cs="Arial"/>
          <w:b/>
          <w:bCs/>
          <w:sz w:val="20"/>
          <w:szCs w:val="20"/>
        </w:rPr>
        <w:pPrChange w:id="13075" w:author="Admin" w:date="2019-02-19T00:19:00Z">
          <w:pPr>
            <w:numPr>
              <w:numId w:val="785"/>
            </w:numPr>
            <w:tabs>
              <w:tab w:val="left" w:pos="500"/>
            </w:tabs>
            <w:spacing w:line="303" w:lineRule="auto"/>
            <w:ind w:left="500" w:hanging="273"/>
          </w:pPr>
        </w:pPrChange>
      </w:pPr>
      <w:del w:id="13076" w:author="Admin" w:date="2019-02-19T02:10:00Z">
        <w:r w:rsidDel="002260E7">
          <w:rPr>
            <w:rFonts w:ascii="Arial" w:eastAsia="Arial" w:hAnsi="Arial" w:cs="Arial"/>
            <w:sz w:val="20"/>
            <w:szCs w:val="20"/>
          </w:rPr>
          <w:delText>Представьте следующие числа в виде произведения и частного ка-ких-то факториалов:</w:delText>
        </w:r>
      </w:del>
    </w:p>
    <w:tbl>
      <w:tblPr>
        <w:tblW w:w="0" w:type="auto"/>
        <w:tblInd w:w="500" w:type="dxa"/>
        <w:tblLayout w:type="fixed"/>
        <w:tblCellMar>
          <w:left w:w="0" w:type="dxa"/>
          <w:right w:w="0" w:type="dxa"/>
        </w:tblCellMar>
        <w:tblLook w:val="04A0" w:firstRow="1" w:lastRow="0" w:firstColumn="1" w:lastColumn="0" w:noHBand="0" w:noVBand="1"/>
      </w:tblPr>
      <w:tblGrid>
        <w:gridCol w:w="400"/>
        <w:gridCol w:w="540"/>
        <w:gridCol w:w="140"/>
        <w:gridCol w:w="200"/>
        <w:gridCol w:w="540"/>
        <w:gridCol w:w="20"/>
        <w:gridCol w:w="280"/>
        <w:gridCol w:w="300"/>
        <w:gridCol w:w="120"/>
        <w:gridCol w:w="20"/>
        <w:gridCol w:w="120"/>
        <w:gridCol w:w="180"/>
        <w:gridCol w:w="300"/>
        <w:gridCol w:w="100"/>
        <w:gridCol w:w="40"/>
        <w:gridCol w:w="80"/>
        <w:gridCol w:w="200"/>
        <w:gridCol w:w="300"/>
        <w:gridCol w:w="120"/>
        <w:gridCol w:w="20"/>
        <w:gridCol w:w="100"/>
        <w:gridCol w:w="200"/>
        <w:gridCol w:w="400"/>
        <w:gridCol w:w="40"/>
        <w:gridCol w:w="260"/>
        <w:gridCol w:w="440"/>
        <w:gridCol w:w="140"/>
        <w:gridCol w:w="20"/>
      </w:tblGrid>
      <w:tr w:rsidR="00A33515" w:rsidDel="002260E7">
        <w:trPr>
          <w:trHeight w:val="173"/>
          <w:del w:id="13077" w:author="Admin" w:date="2019-02-19T02:10:00Z"/>
        </w:trPr>
        <w:tc>
          <w:tcPr>
            <w:tcW w:w="400" w:type="dxa"/>
            <w:vAlign w:val="bottom"/>
          </w:tcPr>
          <w:p w:rsidR="00A33515" w:rsidDel="002260E7" w:rsidRDefault="00A33515">
            <w:pPr>
              <w:rPr>
                <w:del w:id="13078" w:author="Admin" w:date="2019-02-19T02:10:00Z"/>
                <w:sz w:val="15"/>
                <w:szCs w:val="15"/>
              </w:rPr>
            </w:pPr>
          </w:p>
        </w:tc>
        <w:tc>
          <w:tcPr>
            <w:tcW w:w="540" w:type="dxa"/>
            <w:vAlign w:val="bottom"/>
          </w:tcPr>
          <w:p w:rsidR="00A33515" w:rsidDel="002260E7" w:rsidRDefault="00A33515">
            <w:pPr>
              <w:rPr>
                <w:del w:id="13079" w:author="Admin" w:date="2019-02-19T02:10:00Z"/>
                <w:sz w:val="15"/>
                <w:szCs w:val="15"/>
              </w:rPr>
            </w:pPr>
          </w:p>
        </w:tc>
        <w:tc>
          <w:tcPr>
            <w:tcW w:w="140" w:type="dxa"/>
            <w:vAlign w:val="bottom"/>
          </w:tcPr>
          <w:p w:rsidR="00A33515" w:rsidDel="002260E7" w:rsidRDefault="00A33515">
            <w:pPr>
              <w:rPr>
                <w:del w:id="13080" w:author="Admin" w:date="2019-02-19T02:10:00Z"/>
                <w:sz w:val="15"/>
                <w:szCs w:val="15"/>
              </w:rPr>
            </w:pPr>
          </w:p>
        </w:tc>
        <w:tc>
          <w:tcPr>
            <w:tcW w:w="200" w:type="dxa"/>
            <w:vAlign w:val="bottom"/>
          </w:tcPr>
          <w:p w:rsidR="00A33515" w:rsidDel="002260E7" w:rsidRDefault="00A33515">
            <w:pPr>
              <w:rPr>
                <w:del w:id="13081" w:author="Admin" w:date="2019-02-19T02:10:00Z"/>
                <w:sz w:val="15"/>
                <w:szCs w:val="15"/>
              </w:rPr>
            </w:pPr>
          </w:p>
        </w:tc>
        <w:tc>
          <w:tcPr>
            <w:tcW w:w="560" w:type="dxa"/>
            <w:gridSpan w:val="2"/>
            <w:vAlign w:val="bottom"/>
          </w:tcPr>
          <w:p w:rsidR="00A33515" w:rsidDel="002260E7" w:rsidRDefault="001A4D22">
            <w:pPr>
              <w:spacing w:line="172" w:lineRule="exact"/>
              <w:jc w:val="right"/>
              <w:rPr>
                <w:del w:id="13082" w:author="Admin" w:date="2019-02-19T02:10:00Z"/>
                <w:sz w:val="20"/>
                <w:szCs w:val="20"/>
              </w:rPr>
            </w:pPr>
            <w:del w:id="13083" w:author="Admin" w:date="2019-02-19T02:10:00Z">
              <w:r w:rsidDel="002260E7">
                <w:rPr>
                  <w:rFonts w:eastAsia="Times New Roman"/>
                  <w:sz w:val="13"/>
                  <w:szCs w:val="13"/>
                </w:rPr>
                <w:delText>(</w:delText>
              </w:r>
              <w:r w:rsidDel="002260E7">
                <w:rPr>
                  <w:rFonts w:ascii="Arial" w:eastAsia="Arial" w:hAnsi="Arial" w:cs="Arial"/>
                  <w:sz w:val="19"/>
                  <w:szCs w:val="19"/>
                  <w:vertAlign w:val="subscript"/>
                </w:rPr>
                <w:delText>0</w:delText>
              </w:r>
              <w:r w:rsidDel="002260E7">
                <w:rPr>
                  <w:rFonts w:eastAsia="Times New Roman"/>
                  <w:sz w:val="13"/>
                  <w:szCs w:val="13"/>
                </w:rPr>
                <w:delText>)</w:delText>
              </w:r>
            </w:del>
          </w:p>
        </w:tc>
        <w:tc>
          <w:tcPr>
            <w:tcW w:w="280" w:type="dxa"/>
            <w:vMerge w:val="restart"/>
            <w:vAlign w:val="bottom"/>
          </w:tcPr>
          <w:p w:rsidR="00A33515" w:rsidDel="002260E7" w:rsidRDefault="001A4D22">
            <w:pPr>
              <w:ind w:right="115"/>
              <w:jc w:val="right"/>
              <w:rPr>
                <w:del w:id="13084" w:author="Admin" w:date="2019-02-19T02:10:00Z"/>
                <w:sz w:val="20"/>
                <w:szCs w:val="20"/>
              </w:rPr>
            </w:pPr>
            <w:del w:id="13085" w:author="Admin" w:date="2019-02-19T02:10:00Z">
              <w:r w:rsidDel="002260E7">
                <w:rPr>
                  <w:rFonts w:ascii="Arial" w:eastAsia="Arial" w:hAnsi="Arial" w:cs="Arial"/>
                  <w:w w:val="76"/>
                  <w:sz w:val="14"/>
                  <w:szCs w:val="14"/>
                </w:rPr>
                <w:delText>3</w:delText>
              </w:r>
            </w:del>
          </w:p>
        </w:tc>
        <w:tc>
          <w:tcPr>
            <w:tcW w:w="300" w:type="dxa"/>
            <w:vAlign w:val="bottom"/>
          </w:tcPr>
          <w:p w:rsidR="00A33515" w:rsidDel="002260E7" w:rsidRDefault="001A4D22">
            <w:pPr>
              <w:spacing w:line="172" w:lineRule="exact"/>
              <w:jc w:val="right"/>
              <w:rPr>
                <w:del w:id="13086" w:author="Admin" w:date="2019-02-19T02:10:00Z"/>
                <w:sz w:val="20"/>
                <w:szCs w:val="20"/>
              </w:rPr>
            </w:pPr>
            <w:del w:id="13087" w:author="Admin" w:date="2019-02-19T02:10:00Z">
              <w:r w:rsidDel="002260E7">
                <w:rPr>
                  <w:rFonts w:eastAsia="Times New Roman"/>
                  <w:sz w:val="13"/>
                  <w:szCs w:val="13"/>
                </w:rPr>
                <w:delText>(</w:delText>
              </w:r>
              <w:r w:rsidDel="002260E7">
                <w:rPr>
                  <w:rFonts w:ascii="Arial" w:eastAsia="Arial" w:hAnsi="Arial" w:cs="Arial"/>
                  <w:sz w:val="19"/>
                  <w:szCs w:val="19"/>
                  <w:vertAlign w:val="subscript"/>
                </w:rPr>
                <w:delText>1</w:delText>
              </w:r>
            </w:del>
          </w:p>
        </w:tc>
        <w:tc>
          <w:tcPr>
            <w:tcW w:w="140" w:type="dxa"/>
            <w:gridSpan w:val="2"/>
            <w:vAlign w:val="bottom"/>
          </w:tcPr>
          <w:p w:rsidR="00A33515" w:rsidDel="002260E7" w:rsidRDefault="001A4D22">
            <w:pPr>
              <w:spacing w:line="173" w:lineRule="exact"/>
              <w:jc w:val="right"/>
              <w:rPr>
                <w:del w:id="13088" w:author="Admin" w:date="2019-02-19T02:10:00Z"/>
                <w:sz w:val="20"/>
                <w:szCs w:val="20"/>
              </w:rPr>
            </w:pPr>
            <w:del w:id="13089" w:author="Admin" w:date="2019-02-19T02:10:00Z">
              <w:r w:rsidDel="002260E7">
                <w:rPr>
                  <w:rFonts w:eastAsia="Times New Roman"/>
                  <w:sz w:val="20"/>
                  <w:szCs w:val="20"/>
                </w:rPr>
                <w:delText>)</w:delText>
              </w:r>
            </w:del>
          </w:p>
        </w:tc>
        <w:tc>
          <w:tcPr>
            <w:tcW w:w="120" w:type="dxa"/>
            <w:vMerge w:val="restart"/>
            <w:vAlign w:val="bottom"/>
          </w:tcPr>
          <w:p w:rsidR="00A33515" w:rsidDel="002260E7" w:rsidRDefault="001A4D22">
            <w:pPr>
              <w:jc w:val="right"/>
              <w:rPr>
                <w:del w:id="13090" w:author="Admin" w:date="2019-02-19T02:10:00Z"/>
                <w:sz w:val="20"/>
                <w:szCs w:val="20"/>
              </w:rPr>
            </w:pPr>
            <w:del w:id="13091" w:author="Admin" w:date="2019-02-19T02:10:00Z">
              <w:r w:rsidDel="002260E7">
                <w:rPr>
                  <w:rFonts w:ascii="Arial" w:eastAsia="Arial" w:hAnsi="Arial" w:cs="Arial"/>
                  <w:w w:val="76"/>
                  <w:sz w:val="14"/>
                  <w:szCs w:val="14"/>
                </w:rPr>
                <w:delText>3</w:delText>
              </w:r>
            </w:del>
          </w:p>
        </w:tc>
        <w:tc>
          <w:tcPr>
            <w:tcW w:w="180" w:type="dxa"/>
            <w:vAlign w:val="bottom"/>
          </w:tcPr>
          <w:p w:rsidR="00A33515" w:rsidDel="002260E7" w:rsidRDefault="001A4D22">
            <w:pPr>
              <w:spacing w:line="173" w:lineRule="exact"/>
              <w:jc w:val="right"/>
              <w:rPr>
                <w:del w:id="13092" w:author="Admin" w:date="2019-02-19T02:10:00Z"/>
                <w:sz w:val="20"/>
                <w:szCs w:val="20"/>
              </w:rPr>
            </w:pPr>
            <w:del w:id="13093" w:author="Admin" w:date="2019-02-19T02:10:00Z">
              <w:r w:rsidDel="002260E7">
                <w:rPr>
                  <w:rFonts w:eastAsia="Times New Roman"/>
                  <w:sz w:val="20"/>
                  <w:szCs w:val="20"/>
                </w:rPr>
                <w:delText>+</w:delText>
              </w:r>
            </w:del>
          </w:p>
        </w:tc>
        <w:tc>
          <w:tcPr>
            <w:tcW w:w="300" w:type="dxa"/>
            <w:vAlign w:val="bottom"/>
          </w:tcPr>
          <w:p w:rsidR="00A33515" w:rsidDel="002260E7" w:rsidRDefault="001A4D22">
            <w:pPr>
              <w:spacing w:line="172" w:lineRule="exact"/>
              <w:jc w:val="right"/>
              <w:rPr>
                <w:del w:id="13094" w:author="Admin" w:date="2019-02-19T02:10:00Z"/>
                <w:sz w:val="20"/>
                <w:szCs w:val="20"/>
              </w:rPr>
            </w:pPr>
            <w:del w:id="13095" w:author="Admin" w:date="2019-02-19T02:10:00Z">
              <w:r w:rsidDel="002260E7">
                <w:rPr>
                  <w:rFonts w:eastAsia="Times New Roman"/>
                  <w:sz w:val="13"/>
                  <w:szCs w:val="13"/>
                </w:rPr>
                <w:delText>(</w:delText>
              </w:r>
              <w:r w:rsidDel="002260E7">
                <w:rPr>
                  <w:rFonts w:ascii="Arial" w:eastAsia="Arial" w:hAnsi="Arial" w:cs="Arial"/>
                  <w:sz w:val="19"/>
                  <w:szCs w:val="19"/>
                  <w:vertAlign w:val="subscript"/>
                </w:rPr>
                <w:delText>2</w:delText>
              </w:r>
            </w:del>
          </w:p>
        </w:tc>
        <w:tc>
          <w:tcPr>
            <w:tcW w:w="140" w:type="dxa"/>
            <w:gridSpan w:val="2"/>
            <w:vAlign w:val="bottom"/>
          </w:tcPr>
          <w:p w:rsidR="00A33515" w:rsidDel="002260E7" w:rsidRDefault="001A4D22">
            <w:pPr>
              <w:spacing w:line="173" w:lineRule="exact"/>
              <w:jc w:val="right"/>
              <w:rPr>
                <w:del w:id="13096" w:author="Admin" w:date="2019-02-19T02:10:00Z"/>
                <w:sz w:val="20"/>
                <w:szCs w:val="20"/>
              </w:rPr>
            </w:pPr>
            <w:del w:id="13097" w:author="Admin" w:date="2019-02-19T02:10:00Z">
              <w:r w:rsidDel="002260E7">
                <w:rPr>
                  <w:rFonts w:eastAsia="Times New Roman"/>
                  <w:sz w:val="20"/>
                  <w:szCs w:val="20"/>
                </w:rPr>
                <w:delText>)</w:delText>
              </w:r>
            </w:del>
          </w:p>
        </w:tc>
        <w:tc>
          <w:tcPr>
            <w:tcW w:w="80" w:type="dxa"/>
            <w:vMerge w:val="restart"/>
            <w:vAlign w:val="bottom"/>
          </w:tcPr>
          <w:p w:rsidR="00A33515" w:rsidDel="002260E7" w:rsidRDefault="001A4D22">
            <w:pPr>
              <w:jc w:val="right"/>
              <w:rPr>
                <w:del w:id="13098" w:author="Admin" w:date="2019-02-19T02:10:00Z"/>
                <w:sz w:val="20"/>
                <w:szCs w:val="20"/>
              </w:rPr>
            </w:pPr>
            <w:del w:id="13099" w:author="Admin" w:date="2019-02-19T02:10:00Z">
              <w:r w:rsidDel="002260E7">
                <w:rPr>
                  <w:rFonts w:ascii="Arial" w:eastAsia="Arial" w:hAnsi="Arial" w:cs="Arial"/>
                  <w:w w:val="76"/>
                  <w:sz w:val="14"/>
                  <w:szCs w:val="14"/>
                </w:rPr>
                <w:delText>3</w:delText>
              </w:r>
            </w:del>
          </w:p>
        </w:tc>
        <w:tc>
          <w:tcPr>
            <w:tcW w:w="200" w:type="dxa"/>
            <w:vAlign w:val="bottom"/>
          </w:tcPr>
          <w:p w:rsidR="00A33515" w:rsidDel="002260E7" w:rsidRDefault="00A33515">
            <w:pPr>
              <w:rPr>
                <w:del w:id="13100" w:author="Admin" w:date="2019-02-19T02:10:00Z"/>
                <w:sz w:val="15"/>
                <w:szCs w:val="15"/>
              </w:rPr>
            </w:pPr>
          </w:p>
        </w:tc>
        <w:tc>
          <w:tcPr>
            <w:tcW w:w="300" w:type="dxa"/>
            <w:vAlign w:val="bottom"/>
          </w:tcPr>
          <w:p w:rsidR="00A33515" w:rsidDel="002260E7" w:rsidRDefault="001A4D22">
            <w:pPr>
              <w:spacing w:line="172" w:lineRule="exact"/>
              <w:jc w:val="right"/>
              <w:rPr>
                <w:del w:id="13101" w:author="Admin" w:date="2019-02-19T02:10:00Z"/>
                <w:sz w:val="20"/>
                <w:szCs w:val="20"/>
              </w:rPr>
            </w:pPr>
            <w:del w:id="13102" w:author="Admin" w:date="2019-02-19T02:10:00Z">
              <w:r w:rsidDel="002260E7">
                <w:rPr>
                  <w:rFonts w:eastAsia="Times New Roman"/>
                  <w:sz w:val="13"/>
                  <w:szCs w:val="13"/>
                </w:rPr>
                <w:delText>(</w:delText>
              </w:r>
              <w:r w:rsidDel="002260E7">
                <w:rPr>
                  <w:rFonts w:ascii="Arial" w:eastAsia="Arial" w:hAnsi="Arial" w:cs="Arial"/>
                  <w:sz w:val="19"/>
                  <w:szCs w:val="19"/>
                  <w:vertAlign w:val="subscript"/>
                </w:rPr>
                <w:delText>3</w:delText>
              </w:r>
            </w:del>
          </w:p>
        </w:tc>
        <w:tc>
          <w:tcPr>
            <w:tcW w:w="140" w:type="dxa"/>
            <w:gridSpan w:val="2"/>
            <w:vAlign w:val="bottom"/>
          </w:tcPr>
          <w:p w:rsidR="00A33515" w:rsidDel="002260E7" w:rsidRDefault="001A4D22">
            <w:pPr>
              <w:spacing w:line="173" w:lineRule="exact"/>
              <w:jc w:val="right"/>
              <w:rPr>
                <w:del w:id="13103" w:author="Admin" w:date="2019-02-19T02:10:00Z"/>
                <w:sz w:val="20"/>
                <w:szCs w:val="20"/>
              </w:rPr>
            </w:pPr>
            <w:del w:id="13104" w:author="Admin" w:date="2019-02-19T02:10:00Z">
              <w:r w:rsidDel="002260E7">
                <w:rPr>
                  <w:rFonts w:eastAsia="Times New Roman"/>
                  <w:sz w:val="20"/>
                  <w:szCs w:val="20"/>
                </w:rPr>
                <w:delText>)</w:delText>
              </w:r>
            </w:del>
          </w:p>
        </w:tc>
        <w:tc>
          <w:tcPr>
            <w:tcW w:w="100" w:type="dxa"/>
            <w:vMerge w:val="restart"/>
            <w:vAlign w:val="bottom"/>
          </w:tcPr>
          <w:p w:rsidR="00A33515" w:rsidDel="002260E7" w:rsidRDefault="001A4D22">
            <w:pPr>
              <w:jc w:val="right"/>
              <w:rPr>
                <w:del w:id="13105" w:author="Admin" w:date="2019-02-19T02:10:00Z"/>
                <w:sz w:val="20"/>
                <w:szCs w:val="20"/>
              </w:rPr>
            </w:pPr>
            <w:del w:id="13106" w:author="Admin" w:date="2019-02-19T02:10:00Z">
              <w:r w:rsidDel="002260E7">
                <w:rPr>
                  <w:rFonts w:ascii="Arial" w:eastAsia="Arial" w:hAnsi="Arial" w:cs="Arial"/>
                  <w:w w:val="76"/>
                  <w:sz w:val="14"/>
                  <w:szCs w:val="14"/>
                </w:rPr>
                <w:delText>3</w:delText>
              </w:r>
            </w:del>
          </w:p>
        </w:tc>
        <w:tc>
          <w:tcPr>
            <w:tcW w:w="200" w:type="dxa"/>
            <w:vAlign w:val="bottom"/>
          </w:tcPr>
          <w:p w:rsidR="00A33515" w:rsidDel="002260E7" w:rsidRDefault="001A4D22">
            <w:pPr>
              <w:spacing w:line="173" w:lineRule="exact"/>
              <w:jc w:val="right"/>
              <w:rPr>
                <w:del w:id="13107" w:author="Admin" w:date="2019-02-19T02:10:00Z"/>
                <w:sz w:val="20"/>
                <w:szCs w:val="20"/>
              </w:rPr>
            </w:pPr>
            <w:del w:id="13108" w:author="Admin" w:date="2019-02-19T02:10:00Z">
              <w:r w:rsidDel="002260E7">
                <w:rPr>
                  <w:rFonts w:eastAsia="Times New Roman"/>
                  <w:sz w:val="20"/>
                  <w:szCs w:val="20"/>
                </w:rPr>
                <w:delText>+</w:delText>
              </w:r>
            </w:del>
          </w:p>
        </w:tc>
        <w:tc>
          <w:tcPr>
            <w:tcW w:w="440" w:type="dxa"/>
            <w:gridSpan w:val="2"/>
            <w:vAlign w:val="bottom"/>
          </w:tcPr>
          <w:p w:rsidR="00A33515" w:rsidDel="002260E7" w:rsidRDefault="001A4D22">
            <w:pPr>
              <w:spacing w:line="172" w:lineRule="exact"/>
              <w:jc w:val="right"/>
              <w:rPr>
                <w:del w:id="13109" w:author="Admin" w:date="2019-02-19T02:10:00Z"/>
                <w:sz w:val="20"/>
                <w:szCs w:val="20"/>
              </w:rPr>
            </w:pPr>
            <w:del w:id="13110" w:author="Admin" w:date="2019-02-19T02:10:00Z">
              <w:r w:rsidDel="002260E7">
                <w:rPr>
                  <w:rFonts w:eastAsia="Times New Roman"/>
                  <w:sz w:val="13"/>
                  <w:szCs w:val="13"/>
                </w:rPr>
                <w:delText>(</w:delText>
              </w:r>
              <w:r w:rsidDel="002260E7">
                <w:rPr>
                  <w:rFonts w:ascii="Arial" w:eastAsia="Arial" w:hAnsi="Arial" w:cs="Arial"/>
                  <w:sz w:val="19"/>
                  <w:szCs w:val="19"/>
                  <w:vertAlign w:val="subscript"/>
                </w:rPr>
                <w:delText>4</w:delText>
              </w:r>
              <w:r w:rsidDel="002260E7">
                <w:rPr>
                  <w:rFonts w:eastAsia="Times New Roman"/>
                  <w:sz w:val="13"/>
                  <w:szCs w:val="13"/>
                </w:rPr>
                <w:delText>)</w:delText>
              </w:r>
            </w:del>
          </w:p>
        </w:tc>
        <w:tc>
          <w:tcPr>
            <w:tcW w:w="260" w:type="dxa"/>
            <w:vMerge w:val="restart"/>
            <w:vAlign w:val="bottom"/>
          </w:tcPr>
          <w:p w:rsidR="00A33515" w:rsidDel="002260E7" w:rsidRDefault="001A4D22">
            <w:pPr>
              <w:ind w:right="124"/>
              <w:jc w:val="right"/>
              <w:rPr>
                <w:del w:id="13111" w:author="Admin" w:date="2019-02-19T02:10:00Z"/>
                <w:sz w:val="20"/>
                <w:szCs w:val="20"/>
              </w:rPr>
            </w:pPr>
            <w:del w:id="13112" w:author="Admin" w:date="2019-02-19T02:10:00Z">
              <w:r w:rsidDel="002260E7">
                <w:rPr>
                  <w:rFonts w:ascii="Arial" w:eastAsia="Arial" w:hAnsi="Arial" w:cs="Arial"/>
                  <w:w w:val="71"/>
                  <w:sz w:val="10"/>
                  <w:szCs w:val="10"/>
                </w:rPr>
                <w:delText>3</w:delText>
              </w:r>
            </w:del>
          </w:p>
        </w:tc>
        <w:tc>
          <w:tcPr>
            <w:tcW w:w="440" w:type="dxa"/>
            <w:vAlign w:val="bottom"/>
          </w:tcPr>
          <w:p w:rsidR="00A33515" w:rsidDel="002260E7" w:rsidRDefault="00A33515">
            <w:pPr>
              <w:rPr>
                <w:del w:id="13113" w:author="Admin" w:date="2019-02-19T02:10:00Z"/>
                <w:sz w:val="15"/>
                <w:szCs w:val="15"/>
              </w:rPr>
            </w:pPr>
          </w:p>
        </w:tc>
        <w:tc>
          <w:tcPr>
            <w:tcW w:w="140" w:type="dxa"/>
            <w:vAlign w:val="bottom"/>
          </w:tcPr>
          <w:p w:rsidR="00A33515" w:rsidDel="002260E7" w:rsidRDefault="00A33515">
            <w:pPr>
              <w:rPr>
                <w:del w:id="13114" w:author="Admin" w:date="2019-02-19T02:10:00Z"/>
                <w:sz w:val="15"/>
                <w:szCs w:val="15"/>
              </w:rPr>
            </w:pPr>
          </w:p>
        </w:tc>
        <w:tc>
          <w:tcPr>
            <w:tcW w:w="0" w:type="dxa"/>
            <w:vAlign w:val="bottom"/>
          </w:tcPr>
          <w:p w:rsidR="00A33515" w:rsidDel="002260E7" w:rsidRDefault="00A33515">
            <w:pPr>
              <w:rPr>
                <w:del w:id="13115" w:author="Admin" w:date="2019-02-19T02:10:00Z"/>
                <w:sz w:val="1"/>
                <w:szCs w:val="1"/>
              </w:rPr>
            </w:pPr>
          </w:p>
        </w:tc>
      </w:tr>
      <w:tr w:rsidR="00A33515" w:rsidDel="002260E7">
        <w:trPr>
          <w:trHeight w:val="253"/>
          <w:del w:id="13116" w:author="Admin" w:date="2019-02-19T02:10:00Z"/>
        </w:trPr>
        <w:tc>
          <w:tcPr>
            <w:tcW w:w="400" w:type="dxa"/>
            <w:vAlign w:val="bottom"/>
          </w:tcPr>
          <w:p w:rsidR="00A33515" w:rsidDel="002260E7" w:rsidRDefault="00A33515">
            <w:pPr>
              <w:rPr>
                <w:del w:id="13117" w:author="Admin" w:date="2019-02-19T02:10:00Z"/>
              </w:rPr>
            </w:pPr>
          </w:p>
        </w:tc>
        <w:tc>
          <w:tcPr>
            <w:tcW w:w="540" w:type="dxa"/>
            <w:vAlign w:val="bottom"/>
          </w:tcPr>
          <w:p w:rsidR="00A33515" w:rsidDel="002260E7" w:rsidRDefault="00A33515">
            <w:pPr>
              <w:rPr>
                <w:del w:id="13118" w:author="Admin" w:date="2019-02-19T02:10:00Z"/>
              </w:rPr>
            </w:pPr>
          </w:p>
        </w:tc>
        <w:tc>
          <w:tcPr>
            <w:tcW w:w="140" w:type="dxa"/>
            <w:vAlign w:val="bottom"/>
          </w:tcPr>
          <w:p w:rsidR="00A33515" w:rsidDel="002260E7" w:rsidRDefault="00A33515">
            <w:pPr>
              <w:rPr>
                <w:del w:id="13119" w:author="Admin" w:date="2019-02-19T02:10:00Z"/>
              </w:rPr>
            </w:pPr>
          </w:p>
        </w:tc>
        <w:tc>
          <w:tcPr>
            <w:tcW w:w="200" w:type="dxa"/>
            <w:vAlign w:val="bottom"/>
          </w:tcPr>
          <w:p w:rsidR="00A33515" w:rsidDel="002260E7" w:rsidRDefault="00A33515">
            <w:pPr>
              <w:rPr>
                <w:del w:id="13120" w:author="Admin" w:date="2019-02-19T02:10:00Z"/>
              </w:rPr>
            </w:pPr>
          </w:p>
        </w:tc>
        <w:tc>
          <w:tcPr>
            <w:tcW w:w="540" w:type="dxa"/>
            <w:vAlign w:val="bottom"/>
          </w:tcPr>
          <w:p w:rsidR="00A33515" w:rsidDel="002260E7" w:rsidRDefault="001A4D22">
            <w:pPr>
              <w:ind w:right="29"/>
              <w:jc w:val="right"/>
              <w:rPr>
                <w:del w:id="13121" w:author="Admin" w:date="2019-02-19T02:10:00Z"/>
                <w:sz w:val="20"/>
                <w:szCs w:val="20"/>
              </w:rPr>
            </w:pPr>
            <w:del w:id="13122" w:author="Admin" w:date="2019-02-19T02:10:00Z">
              <w:r w:rsidDel="002260E7">
                <w:rPr>
                  <w:rFonts w:ascii="Arial" w:eastAsia="Arial" w:hAnsi="Arial" w:cs="Arial"/>
                  <w:sz w:val="20"/>
                  <w:szCs w:val="20"/>
                </w:rPr>
                <w:delText>4</w:delText>
              </w:r>
            </w:del>
          </w:p>
        </w:tc>
        <w:tc>
          <w:tcPr>
            <w:tcW w:w="20" w:type="dxa"/>
            <w:vAlign w:val="bottom"/>
          </w:tcPr>
          <w:p w:rsidR="00A33515" w:rsidDel="002260E7" w:rsidRDefault="00A33515">
            <w:pPr>
              <w:rPr>
                <w:del w:id="13123" w:author="Admin" w:date="2019-02-19T02:10:00Z"/>
              </w:rPr>
            </w:pPr>
          </w:p>
        </w:tc>
        <w:tc>
          <w:tcPr>
            <w:tcW w:w="280" w:type="dxa"/>
            <w:vMerge/>
            <w:vAlign w:val="bottom"/>
          </w:tcPr>
          <w:p w:rsidR="00A33515" w:rsidDel="002260E7" w:rsidRDefault="00A33515">
            <w:pPr>
              <w:rPr>
                <w:del w:id="13124" w:author="Admin" w:date="2019-02-19T02:10:00Z"/>
              </w:rPr>
            </w:pPr>
          </w:p>
        </w:tc>
        <w:tc>
          <w:tcPr>
            <w:tcW w:w="300" w:type="dxa"/>
            <w:vAlign w:val="bottom"/>
          </w:tcPr>
          <w:p w:rsidR="00A33515" w:rsidDel="002260E7" w:rsidRDefault="001A4D22">
            <w:pPr>
              <w:jc w:val="right"/>
              <w:rPr>
                <w:del w:id="13125" w:author="Admin" w:date="2019-02-19T02:10:00Z"/>
                <w:sz w:val="20"/>
                <w:szCs w:val="20"/>
              </w:rPr>
            </w:pPr>
            <w:del w:id="13126" w:author="Admin" w:date="2019-02-19T02:10:00Z">
              <w:r w:rsidDel="002260E7">
                <w:rPr>
                  <w:rFonts w:ascii="Arial" w:eastAsia="Arial" w:hAnsi="Arial" w:cs="Arial"/>
                  <w:sz w:val="20"/>
                  <w:szCs w:val="20"/>
                </w:rPr>
                <w:delText>4</w:delText>
              </w:r>
            </w:del>
          </w:p>
        </w:tc>
        <w:tc>
          <w:tcPr>
            <w:tcW w:w="120" w:type="dxa"/>
            <w:vAlign w:val="bottom"/>
          </w:tcPr>
          <w:p w:rsidR="00A33515" w:rsidDel="002260E7" w:rsidRDefault="00A33515">
            <w:pPr>
              <w:rPr>
                <w:del w:id="13127" w:author="Admin" w:date="2019-02-19T02:10:00Z"/>
              </w:rPr>
            </w:pPr>
          </w:p>
        </w:tc>
        <w:tc>
          <w:tcPr>
            <w:tcW w:w="20" w:type="dxa"/>
            <w:vAlign w:val="bottom"/>
          </w:tcPr>
          <w:p w:rsidR="00A33515" w:rsidDel="002260E7" w:rsidRDefault="00A33515">
            <w:pPr>
              <w:rPr>
                <w:del w:id="13128" w:author="Admin" w:date="2019-02-19T02:10:00Z"/>
              </w:rPr>
            </w:pPr>
          </w:p>
        </w:tc>
        <w:tc>
          <w:tcPr>
            <w:tcW w:w="120" w:type="dxa"/>
            <w:vMerge/>
            <w:vAlign w:val="bottom"/>
          </w:tcPr>
          <w:p w:rsidR="00A33515" w:rsidDel="002260E7" w:rsidRDefault="00A33515">
            <w:pPr>
              <w:rPr>
                <w:del w:id="13129" w:author="Admin" w:date="2019-02-19T02:10:00Z"/>
              </w:rPr>
            </w:pPr>
          </w:p>
        </w:tc>
        <w:tc>
          <w:tcPr>
            <w:tcW w:w="180" w:type="dxa"/>
            <w:vAlign w:val="bottom"/>
          </w:tcPr>
          <w:p w:rsidR="00A33515" w:rsidDel="002260E7" w:rsidRDefault="00A33515">
            <w:pPr>
              <w:rPr>
                <w:del w:id="13130" w:author="Admin" w:date="2019-02-19T02:10:00Z"/>
              </w:rPr>
            </w:pPr>
          </w:p>
        </w:tc>
        <w:tc>
          <w:tcPr>
            <w:tcW w:w="300" w:type="dxa"/>
            <w:vAlign w:val="bottom"/>
          </w:tcPr>
          <w:p w:rsidR="00A33515" w:rsidDel="002260E7" w:rsidRDefault="001A4D22">
            <w:pPr>
              <w:jc w:val="right"/>
              <w:rPr>
                <w:del w:id="13131" w:author="Admin" w:date="2019-02-19T02:10:00Z"/>
                <w:sz w:val="20"/>
                <w:szCs w:val="20"/>
              </w:rPr>
            </w:pPr>
            <w:del w:id="13132" w:author="Admin" w:date="2019-02-19T02:10:00Z">
              <w:r w:rsidDel="002260E7">
                <w:rPr>
                  <w:rFonts w:ascii="Arial" w:eastAsia="Arial" w:hAnsi="Arial" w:cs="Arial"/>
                  <w:sz w:val="20"/>
                  <w:szCs w:val="20"/>
                </w:rPr>
                <w:delText>4</w:delText>
              </w:r>
            </w:del>
          </w:p>
        </w:tc>
        <w:tc>
          <w:tcPr>
            <w:tcW w:w="100" w:type="dxa"/>
            <w:vAlign w:val="bottom"/>
          </w:tcPr>
          <w:p w:rsidR="00A33515" w:rsidDel="002260E7" w:rsidRDefault="00A33515">
            <w:pPr>
              <w:rPr>
                <w:del w:id="13133" w:author="Admin" w:date="2019-02-19T02:10:00Z"/>
              </w:rPr>
            </w:pPr>
          </w:p>
        </w:tc>
        <w:tc>
          <w:tcPr>
            <w:tcW w:w="40" w:type="dxa"/>
            <w:vAlign w:val="bottom"/>
          </w:tcPr>
          <w:p w:rsidR="00A33515" w:rsidDel="002260E7" w:rsidRDefault="00A33515">
            <w:pPr>
              <w:rPr>
                <w:del w:id="13134" w:author="Admin" w:date="2019-02-19T02:10:00Z"/>
              </w:rPr>
            </w:pPr>
          </w:p>
        </w:tc>
        <w:tc>
          <w:tcPr>
            <w:tcW w:w="80" w:type="dxa"/>
            <w:vMerge/>
            <w:vAlign w:val="bottom"/>
          </w:tcPr>
          <w:p w:rsidR="00A33515" w:rsidDel="002260E7" w:rsidRDefault="00A33515">
            <w:pPr>
              <w:rPr>
                <w:del w:id="13135" w:author="Admin" w:date="2019-02-19T02:10:00Z"/>
              </w:rPr>
            </w:pPr>
          </w:p>
        </w:tc>
        <w:tc>
          <w:tcPr>
            <w:tcW w:w="200" w:type="dxa"/>
            <w:vAlign w:val="bottom"/>
          </w:tcPr>
          <w:p w:rsidR="00A33515" w:rsidDel="002260E7" w:rsidRDefault="00A33515">
            <w:pPr>
              <w:rPr>
                <w:del w:id="13136" w:author="Admin" w:date="2019-02-19T02:10:00Z"/>
              </w:rPr>
            </w:pPr>
          </w:p>
        </w:tc>
        <w:tc>
          <w:tcPr>
            <w:tcW w:w="300" w:type="dxa"/>
            <w:vAlign w:val="bottom"/>
          </w:tcPr>
          <w:p w:rsidR="00A33515" w:rsidDel="002260E7" w:rsidRDefault="001A4D22">
            <w:pPr>
              <w:jc w:val="right"/>
              <w:rPr>
                <w:del w:id="13137" w:author="Admin" w:date="2019-02-19T02:10:00Z"/>
                <w:sz w:val="20"/>
                <w:szCs w:val="20"/>
              </w:rPr>
            </w:pPr>
            <w:del w:id="13138" w:author="Admin" w:date="2019-02-19T02:10:00Z">
              <w:r w:rsidDel="002260E7">
                <w:rPr>
                  <w:rFonts w:ascii="Arial" w:eastAsia="Arial" w:hAnsi="Arial" w:cs="Arial"/>
                  <w:sz w:val="20"/>
                  <w:szCs w:val="20"/>
                </w:rPr>
                <w:delText>4</w:delText>
              </w:r>
            </w:del>
          </w:p>
        </w:tc>
        <w:tc>
          <w:tcPr>
            <w:tcW w:w="120" w:type="dxa"/>
            <w:vAlign w:val="bottom"/>
          </w:tcPr>
          <w:p w:rsidR="00A33515" w:rsidDel="002260E7" w:rsidRDefault="00A33515">
            <w:pPr>
              <w:rPr>
                <w:del w:id="13139" w:author="Admin" w:date="2019-02-19T02:10:00Z"/>
              </w:rPr>
            </w:pPr>
          </w:p>
        </w:tc>
        <w:tc>
          <w:tcPr>
            <w:tcW w:w="20" w:type="dxa"/>
            <w:vAlign w:val="bottom"/>
          </w:tcPr>
          <w:p w:rsidR="00A33515" w:rsidDel="002260E7" w:rsidRDefault="00A33515">
            <w:pPr>
              <w:rPr>
                <w:del w:id="13140" w:author="Admin" w:date="2019-02-19T02:10:00Z"/>
              </w:rPr>
            </w:pPr>
          </w:p>
        </w:tc>
        <w:tc>
          <w:tcPr>
            <w:tcW w:w="100" w:type="dxa"/>
            <w:vMerge/>
            <w:vAlign w:val="bottom"/>
          </w:tcPr>
          <w:p w:rsidR="00A33515" w:rsidDel="002260E7" w:rsidRDefault="00A33515">
            <w:pPr>
              <w:rPr>
                <w:del w:id="13141" w:author="Admin" w:date="2019-02-19T02:10:00Z"/>
              </w:rPr>
            </w:pPr>
          </w:p>
        </w:tc>
        <w:tc>
          <w:tcPr>
            <w:tcW w:w="200" w:type="dxa"/>
            <w:vAlign w:val="bottom"/>
          </w:tcPr>
          <w:p w:rsidR="00A33515" w:rsidDel="002260E7" w:rsidRDefault="00A33515">
            <w:pPr>
              <w:rPr>
                <w:del w:id="13142" w:author="Admin" w:date="2019-02-19T02:10:00Z"/>
              </w:rPr>
            </w:pPr>
          </w:p>
        </w:tc>
        <w:tc>
          <w:tcPr>
            <w:tcW w:w="400" w:type="dxa"/>
            <w:vAlign w:val="bottom"/>
          </w:tcPr>
          <w:p w:rsidR="00A33515" w:rsidDel="002260E7" w:rsidRDefault="001A4D22">
            <w:pPr>
              <w:ind w:right="29"/>
              <w:jc w:val="right"/>
              <w:rPr>
                <w:del w:id="13143" w:author="Admin" w:date="2019-02-19T02:10:00Z"/>
                <w:sz w:val="20"/>
                <w:szCs w:val="20"/>
              </w:rPr>
            </w:pPr>
            <w:del w:id="13144" w:author="Admin" w:date="2019-02-19T02:10:00Z">
              <w:r w:rsidDel="002260E7">
                <w:rPr>
                  <w:rFonts w:ascii="Arial" w:eastAsia="Arial" w:hAnsi="Arial" w:cs="Arial"/>
                  <w:sz w:val="20"/>
                  <w:szCs w:val="20"/>
                </w:rPr>
                <w:delText>4</w:delText>
              </w:r>
            </w:del>
          </w:p>
        </w:tc>
        <w:tc>
          <w:tcPr>
            <w:tcW w:w="40" w:type="dxa"/>
            <w:vAlign w:val="bottom"/>
          </w:tcPr>
          <w:p w:rsidR="00A33515" w:rsidDel="002260E7" w:rsidRDefault="00A33515">
            <w:pPr>
              <w:rPr>
                <w:del w:id="13145" w:author="Admin" w:date="2019-02-19T02:10:00Z"/>
              </w:rPr>
            </w:pPr>
          </w:p>
        </w:tc>
        <w:tc>
          <w:tcPr>
            <w:tcW w:w="260" w:type="dxa"/>
            <w:vMerge/>
            <w:vAlign w:val="bottom"/>
          </w:tcPr>
          <w:p w:rsidR="00A33515" w:rsidDel="002260E7" w:rsidRDefault="00A33515">
            <w:pPr>
              <w:rPr>
                <w:del w:id="13146" w:author="Admin" w:date="2019-02-19T02:10:00Z"/>
              </w:rPr>
            </w:pPr>
          </w:p>
        </w:tc>
        <w:tc>
          <w:tcPr>
            <w:tcW w:w="440" w:type="dxa"/>
            <w:vAlign w:val="bottom"/>
          </w:tcPr>
          <w:p w:rsidR="00A33515" w:rsidDel="002260E7" w:rsidRDefault="00A33515">
            <w:pPr>
              <w:rPr>
                <w:del w:id="13147" w:author="Admin" w:date="2019-02-19T02:10:00Z"/>
              </w:rPr>
            </w:pPr>
          </w:p>
        </w:tc>
        <w:tc>
          <w:tcPr>
            <w:tcW w:w="140" w:type="dxa"/>
            <w:vAlign w:val="bottom"/>
          </w:tcPr>
          <w:p w:rsidR="00A33515" w:rsidDel="002260E7" w:rsidRDefault="00A33515">
            <w:pPr>
              <w:rPr>
                <w:del w:id="13148" w:author="Admin" w:date="2019-02-19T02:10:00Z"/>
              </w:rPr>
            </w:pPr>
          </w:p>
        </w:tc>
        <w:tc>
          <w:tcPr>
            <w:tcW w:w="0" w:type="dxa"/>
            <w:vAlign w:val="bottom"/>
          </w:tcPr>
          <w:p w:rsidR="00A33515" w:rsidDel="002260E7" w:rsidRDefault="00A33515">
            <w:pPr>
              <w:rPr>
                <w:del w:id="13149" w:author="Admin" w:date="2019-02-19T02:10:00Z"/>
                <w:sz w:val="1"/>
                <w:szCs w:val="1"/>
              </w:rPr>
            </w:pPr>
          </w:p>
        </w:tc>
      </w:tr>
      <w:tr w:rsidR="00A33515" w:rsidDel="002260E7">
        <w:trPr>
          <w:trHeight w:val="623"/>
          <w:del w:id="13150" w:author="Admin" w:date="2019-02-19T02:10:00Z"/>
        </w:trPr>
        <w:tc>
          <w:tcPr>
            <w:tcW w:w="400" w:type="dxa"/>
            <w:vAlign w:val="bottom"/>
          </w:tcPr>
          <w:p w:rsidR="00A33515" w:rsidDel="002260E7" w:rsidRDefault="001A4D22">
            <w:pPr>
              <w:rPr>
                <w:del w:id="13151" w:author="Admin" w:date="2019-02-19T02:10:00Z"/>
                <w:sz w:val="20"/>
                <w:szCs w:val="20"/>
              </w:rPr>
            </w:pPr>
            <w:del w:id="13152" w:author="Admin" w:date="2019-02-19T02:10:00Z">
              <w:r w:rsidDel="002260E7">
                <w:rPr>
                  <w:rFonts w:ascii="Arial" w:eastAsia="Arial" w:hAnsi="Arial" w:cs="Arial"/>
                  <w:sz w:val="20"/>
                  <w:szCs w:val="20"/>
                </w:rPr>
                <w:delText>и</w:delText>
              </w:r>
            </w:del>
          </w:p>
        </w:tc>
        <w:tc>
          <w:tcPr>
            <w:tcW w:w="540" w:type="dxa"/>
            <w:vAlign w:val="bottom"/>
          </w:tcPr>
          <w:p w:rsidR="00A33515" w:rsidDel="002260E7" w:rsidRDefault="001A4D22">
            <w:pPr>
              <w:jc w:val="right"/>
              <w:rPr>
                <w:del w:id="13153" w:author="Admin" w:date="2019-02-19T02:10:00Z"/>
                <w:sz w:val="20"/>
                <w:szCs w:val="20"/>
              </w:rPr>
            </w:pPr>
            <w:del w:id="13154" w:author="Admin" w:date="2019-02-19T02:10:00Z">
              <w:r w:rsidDel="002260E7">
                <w:rPr>
                  <w:rFonts w:eastAsia="Times New Roman"/>
                  <w:sz w:val="20"/>
                  <w:szCs w:val="20"/>
                </w:rPr>
                <w:delText>(</w:delText>
              </w:r>
              <w:r w:rsidDel="002260E7">
                <w:rPr>
                  <w:rFonts w:ascii="Arial" w:eastAsia="Arial" w:hAnsi="Arial" w:cs="Arial"/>
                  <w:sz w:val="39"/>
                  <w:szCs w:val="39"/>
                  <w:vertAlign w:val="subscript"/>
                </w:rPr>
                <w:delText>0</w:delText>
              </w:r>
            </w:del>
          </w:p>
        </w:tc>
        <w:tc>
          <w:tcPr>
            <w:tcW w:w="140" w:type="dxa"/>
            <w:vAlign w:val="bottom"/>
          </w:tcPr>
          <w:p w:rsidR="00A33515" w:rsidDel="002260E7" w:rsidRDefault="001A4D22">
            <w:pPr>
              <w:jc w:val="right"/>
              <w:rPr>
                <w:del w:id="13155" w:author="Admin" w:date="2019-02-19T02:10:00Z"/>
                <w:sz w:val="20"/>
                <w:szCs w:val="20"/>
              </w:rPr>
            </w:pPr>
            <w:del w:id="13156" w:author="Admin" w:date="2019-02-19T02:10:00Z">
              <w:r w:rsidDel="002260E7">
                <w:rPr>
                  <w:rFonts w:eastAsia="Times New Roman"/>
                  <w:sz w:val="20"/>
                  <w:szCs w:val="20"/>
                </w:rPr>
                <w:delText>)</w:delText>
              </w:r>
            </w:del>
          </w:p>
        </w:tc>
        <w:tc>
          <w:tcPr>
            <w:tcW w:w="200" w:type="dxa"/>
            <w:vAlign w:val="bottom"/>
          </w:tcPr>
          <w:p w:rsidR="00A33515" w:rsidDel="002260E7" w:rsidRDefault="00A33515">
            <w:pPr>
              <w:rPr>
                <w:del w:id="13157" w:author="Admin" w:date="2019-02-19T02:10:00Z"/>
                <w:sz w:val="24"/>
                <w:szCs w:val="24"/>
              </w:rPr>
            </w:pPr>
          </w:p>
        </w:tc>
        <w:tc>
          <w:tcPr>
            <w:tcW w:w="540" w:type="dxa"/>
            <w:vAlign w:val="bottom"/>
          </w:tcPr>
          <w:p w:rsidR="00A33515" w:rsidDel="002260E7" w:rsidRDefault="001A4D22">
            <w:pPr>
              <w:jc w:val="right"/>
              <w:rPr>
                <w:del w:id="13158" w:author="Admin" w:date="2019-02-19T02:10:00Z"/>
                <w:sz w:val="20"/>
                <w:szCs w:val="20"/>
              </w:rPr>
            </w:pPr>
            <w:del w:id="13159" w:author="Admin" w:date="2019-02-19T02:10:00Z">
              <w:r w:rsidDel="002260E7">
                <w:rPr>
                  <w:rFonts w:eastAsia="Times New Roman"/>
                  <w:sz w:val="20"/>
                  <w:szCs w:val="20"/>
                </w:rPr>
                <w:delText>(</w:delText>
              </w:r>
              <w:r w:rsidDel="002260E7">
                <w:rPr>
                  <w:rFonts w:ascii="Arial" w:eastAsia="Arial" w:hAnsi="Arial" w:cs="Arial"/>
                  <w:sz w:val="39"/>
                  <w:szCs w:val="39"/>
                  <w:vertAlign w:val="subscript"/>
                </w:rPr>
                <w:delText>1</w:delText>
              </w:r>
              <w:r w:rsidDel="002260E7">
                <w:rPr>
                  <w:rFonts w:eastAsia="Times New Roman"/>
                  <w:sz w:val="20"/>
                  <w:szCs w:val="20"/>
                </w:rPr>
                <w:delText>)</w:delText>
              </w:r>
            </w:del>
          </w:p>
        </w:tc>
        <w:tc>
          <w:tcPr>
            <w:tcW w:w="20" w:type="dxa"/>
            <w:vAlign w:val="bottom"/>
          </w:tcPr>
          <w:p w:rsidR="00A33515" w:rsidDel="002260E7" w:rsidRDefault="00A33515">
            <w:pPr>
              <w:rPr>
                <w:del w:id="13160" w:author="Admin" w:date="2019-02-19T02:10:00Z"/>
                <w:sz w:val="24"/>
                <w:szCs w:val="24"/>
              </w:rPr>
            </w:pPr>
          </w:p>
        </w:tc>
        <w:tc>
          <w:tcPr>
            <w:tcW w:w="280" w:type="dxa"/>
            <w:vAlign w:val="bottom"/>
          </w:tcPr>
          <w:p w:rsidR="00A33515" w:rsidDel="002260E7" w:rsidRDefault="001A4D22">
            <w:pPr>
              <w:jc w:val="right"/>
              <w:rPr>
                <w:del w:id="13161" w:author="Admin" w:date="2019-02-19T02:10:00Z"/>
                <w:sz w:val="20"/>
                <w:szCs w:val="20"/>
              </w:rPr>
            </w:pPr>
            <w:del w:id="13162" w:author="Admin" w:date="2019-02-19T02:10:00Z">
              <w:r w:rsidDel="002260E7">
                <w:rPr>
                  <w:rFonts w:eastAsia="Times New Roman"/>
                  <w:sz w:val="20"/>
                  <w:szCs w:val="20"/>
                </w:rPr>
                <w:delText>+</w:delText>
              </w:r>
            </w:del>
          </w:p>
        </w:tc>
        <w:tc>
          <w:tcPr>
            <w:tcW w:w="420" w:type="dxa"/>
            <w:gridSpan w:val="2"/>
            <w:vAlign w:val="bottom"/>
          </w:tcPr>
          <w:p w:rsidR="00A33515" w:rsidDel="002260E7" w:rsidRDefault="001A4D22">
            <w:pPr>
              <w:jc w:val="right"/>
              <w:rPr>
                <w:del w:id="13163" w:author="Admin" w:date="2019-02-19T02:10:00Z"/>
                <w:sz w:val="20"/>
                <w:szCs w:val="20"/>
              </w:rPr>
            </w:pPr>
            <w:del w:id="13164" w:author="Admin" w:date="2019-02-19T02:10:00Z">
              <w:r w:rsidDel="002260E7">
                <w:rPr>
                  <w:rFonts w:eastAsia="Times New Roman"/>
                  <w:sz w:val="20"/>
                  <w:szCs w:val="20"/>
                </w:rPr>
                <w:delText>(</w:delText>
              </w:r>
              <w:r w:rsidDel="002260E7">
                <w:rPr>
                  <w:rFonts w:ascii="Arial" w:eastAsia="Arial" w:hAnsi="Arial" w:cs="Arial"/>
                  <w:sz w:val="39"/>
                  <w:szCs w:val="39"/>
                  <w:vertAlign w:val="subscript"/>
                </w:rPr>
                <w:delText>2</w:delText>
              </w:r>
              <w:r w:rsidDel="002260E7">
                <w:rPr>
                  <w:rFonts w:eastAsia="Times New Roman"/>
                  <w:sz w:val="20"/>
                  <w:szCs w:val="20"/>
                </w:rPr>
                <w:delText>)</w:delText>
              </w:r>
            </w:del>
          </w:p>
        </w:tc>
        <w:tc>
          <w:tcPr>
            <w:tcW w:w="20" w:type="dxa"/>
            <w:vAlign w:val="bottom"/>
          </w:tcPr>
          <w:p w:rsidR="00A33515" w:rsidDel="002260E7" w:rsidRDefault="00A33515">
            <w:pPr>
              <w:rPr>
                <w:del w:id="13165" w:author="Admin" w:date="2019-02-19T02:10:00Z"/>
                <w:sz w:val="24"/>
                <w:szCs w:val="24"/>
              </w:rPr>
            </w:pPr>
          </w:p>
        </w:tc>
        <w:tc>
          <w:tcPr>
            <w:tcW w:w="120" w:type="dxa"/>
            <w:vAlign w:val="bottom"/>
          </w:tcPr>
          <w:p w:rsidR="00A33515" w:rsidDel="002260E7" w:rsidRDefault="00A33515">
            <w:pPr>
              <w:rPr>
                <w:del w:id="13166" w:author="Admin" w:date="2019-02-19T02:10:00Z"/>
                <w:sz w:val="24"/>
                <w:szCs w:val="24"/>
              </w:rPr>
            </w:pPr>
          </w:p>
        </w:tc>
        <w:tc>
          <w:tcPr>
            <w:tcW w:w="180" w:type="dxa"/>
            <w:vAlign w:val="bottom"/>
          </w:tcPr>
          <w:p w:rsidR="00A33515" w:rsidDel="002260E7" w:rsidRDefault="00A33515">
            <w:pPr>
              <w:rPr>
                <w:del w:id="13167" w:author="Admin" w:date="2019-02-19T02:10:00Z"/>
                <w:sz w:val="24"/>
                <w:szCs w:val="24"/>
              </w:rPr>
            </w:pPr>
          </w:p>
        </w:tc>
        <w:tc>
          <w:tcPr>
            <w:tcW w:w="400" w:type="dxa"/>
            <w:gridSpan w:val="2"/>
            <w:vAlign w:val="bottom"/>
          </w:tcPr>
          <w:p w:rsidR="00A33515" w:rsidDel="002260E7" w:rsidRDefault="001A4D22">
            <w:pPr>
              <w:jc w:val="right"/>
              <w:rPr>
                <w:del w:id="13168" w:author="Admin" w:date="2019-02-19T02:10:00Z"/>
                <w:sz w:val="20"/>
                <w:szCs w:val="20"/>
              </w:rPr>
            </w:pPr>
            <w:del w:id="13169" w:author="Admin" w:date="2019-02-19T02:10:00Z">
              <w:r w:rsidDel="002260E7">
                <w:rPr>
                  <w:rFonts w:eastAsia="Times New Roman"/>
                  <w:sz w:val="20"/>
                  <w:szCs w:val="20"/>
                </w:rPr>
                <w:delText>(</w:delText>
              </w:r>
              <w:r w:rsidDel="002260E7">
                <w:rPr>
                  <w:rFonts w:ascii="Arial" w:eastAsia="Arial" w:hAnsi="Arial" w:cs="Arial"/>
                  <w:sz w:val="39"/>
                  <w:szCs w:val="39"/>
                  <w:vertAlign w:val="subscript"/>
                </w:rPr>
                <w:delText>3</w:delText>
              </w:r>
              <w:r w:rsidDel="002260E7">
                <w:rPr>
                  <w:rFonts w:eastAsia="Times New Roman"/>
                  <w:sz w:val="20"/>
                  <w:szCs w:val="20"/>
                </w:rPr>
                <w:delText>)</w:delText>
              </w:r>
            </w:del>
          </w:p>
        </w:tc>
        <w:tc>
          <w:tcPr>
            <w:tcW w:w="40" w:type="dxa"/>
            <w:vAlign w:val="bottom"/>
          </w:tcPr>
          <w:p w:rsidR="00A33515" w:rsidDel="002260E7" w:rsidRDefault="00A33515">
            <w:pPr>
              <w:rPr>
                <w:del w:id="13170" w:author="Admin" w:date="2019-02-19T02:10:00Z"/>
                <w:sz w:val="24"/>
                <w:szCs w:val="24"/>
              </w:rPr>
            </w:pPr>
          </w:p>
        </w:tc>
        <w:tc>
          <w:tcPr>
            <w:tcW w:w="80" w:type="dxa"/>
            <w:vAlign w:val="bottom"/>
          </w:tcPr>
          <w:p w:rsidR="00A33515" w:rsidDel="002260E7" w:rsidRDefault="00A33515">
            <w:pPr>
              <w:rPr>
                <w:del w:id="13171" w:author="Admin" w:date="2019-02-19T02:10:00Z"/>
                <w:sz w:val="24"/>
                <w:szCs w:val="24"/>
              </w:rPr>
            </w:pPr>
          </w:p>
        </w:tc>
        <w:tc>
          <w:tcPr>
            <w:tcW w:w="200" w:type="dxa"/>
            <w:vAlign w:val="bottom"/>
          </w:tcPr>
          <w:p w:rsidR="00A33515" w:rsidDel="002260E7" w:rsidRDefault="001A4D22">
            <w:pPr>
              <w:jc w:val="right"/>
              <w:rPr>
                <w:del w:id="13172" w:author="Admin" w:date="2019-02-19T02:10:00Z"/>
                <w:sz w:val="20"/>
                <w:szCs w:val="20"/>
              </w:rPr>
            </w:pPr>
            <w:del w:id="13173" w:author="Admin" w:date="2019-02-19T02:10:00Z">
              <w:r w:rsidDel="002260E7">
                <w:rPr>
                  <w:rFonts w:eastAsia="Times New Roman"/>
                  <w:sz w:val="20"/>
                  <w:szCs w:val="20"/>
                </w:rPr>
                <w:delText>+</w:delText>
              </w:r>
            </w:del>
          </w:p>
        </w:tc>
        <w:tc>
          <w:tcPr>
            <w:tcW w:w="420" w:type="dxa"/>
            <w:gridSpan w:val="2"/>
            <w:vAlign w:val="bottom"/>
          </w:tcPr>
          <w:p w:rsidR="00A33515" w:rsidDel="002260E7" w:rsidRDefault="001A4D22">
            <w:pPr>
              <w:jc w:val="right"/>
              <w:rPr>
                <w:del w:id="13174" w:author="Admin" w:date="2019-02-19T02:10:00Z"/>
                <w:sz w:val="20"/>
                <w:szCs w:val="20"/>
              </w:rPr>
            </w:pPr>
            <w:del w:id="13175" w:author="Admin" w:date="2019-02-19T02:10:00Z">
              <w:r w:rsidDel="002260E7">
                <w:rPr>
                  <w:rFonts w:eastAsia="Times New Roman"/>
                  <w:sz w:val="20"/>
                  <w:szCs w:val="20"/>
                </w:rPr>
                <w:delText>(</w:delText>
              </w:r>
              <w:r w:rsidDel="002260E7">
                <w:rPr>
                  <w:rFonts w:ascii="Arial" w:eastAsia="Arial" w:hAnsi="Arial" w:cs="Arial"/>
                  <w:sz w:val="39"/>
                  <w:szCs w:val="39"/>
                  <w:vertAlign w:val="subscript"/>
                </w:rPr>
                <w:delText>4</w:delText>
              </w:r>
              <w:r w:rsidDel="002260E7">
                <w:rPr>
                  <w:rFonts w:eastAsia="Times New Roman"/>
                  <w:sz w:val="20"/>
                  <w:szCs w:val="20"/>
                </w:rPr>
                <w:delText>)</w:delText>
              </w:r>
            </w:del>
          </w:p>
        </w:tc>
        <w:tc>
          <w:tcPr>
            <w:tcW w:w="20" w:type="dxa"/>
            <w:vAlign w:val="bottom"/>
          </w:tcPr>
          <w:p w:rsidR="00A33515" w:rsidDel="002260E7" w:rsidRDefault="00A33515">
            <w:pPr>
              <w:rPr>
                <w:del w:id="13176" w:author="Admin" w:date="2019-02-19T02:10:00Z"/>
                <w:sz w:val="24"/>
                <w:szCs w:val="24"/>
              </w:rPr>
            </w:pPr>
          </w:p>
        </w:tc>
        <w:tc>
          <w:tcPr>
            <w:tcW w:w="100" w:type="dxa"/>
            <w:vAlign w:val="bottom"/>
          </w:tcPr>
          <w:p w:rsidR="00A33515" w:rsidDel="002260E7" w:rsidRDefault="00A33515">
            <w:pPr>
              <w:rPr>
                <w:del w:id="13177" w:author="Admin" w:date="2019-02-19T02:10:00Z"/>
                <w:sz w:val="24"/>
                <w:szCs w:val="24"/>
              </w:rPr>
            </w:pPr>
          </w:p>
        </w:tc>
        <w:tc>
          <w:tcPr>
            <w:tcW w:w="200" w:type="dxa"/>
            <w:vAlign w:val="bottom"/>
          </w:tcPr>
          <w:p w:rsidR="00A33515" w:rsidDel="002260E7" w:rsidRDefault="00A33515">
            <w:pPr>
              <w:rPr>
                <w:del w:id="13178" w:author="Admin" w:date="2019-02-19T02:10:00Z"/>
                <w:sz w:val="24"/>
                <w:szCs w:val="24"/>
              </w:rPr>
            </w:pPr>
          </w:p>
        </w:tc>
        <w:tc>
          <w:tcPr>
            <w:tcW w:w="400" w:type="dxa"/>
            <w:vAlign w:val="bottom"/>
          </w:tcPr>
          <w:p w:rsidR="00A33515" w:rsidDel="002260E7" w:rsidRDefault="001A4D22">
            <w:pPr>
              <w:jc w:val="right"/>
              <w:rPr>
                <w:del w:id="13179" w:author="Admin" w:date="2019-02-19T02:10:00Z"/>
                <w:sz w:val="20"/>
                <w:szCs w:val="20"/>
              </w:rPr>
            </w:pPr>
            <w:del w:id="13180" w:author="Admin" w:date="2019-02-19T02:10:00Z">
              <w:r w:rsidDel="002260E7">
                <w:rPr>
                  <w:rFonts w:eastAsia="Times New Roman"/>
                  <w:sz w:val="20"/>
                  <w:szCs w:val="20"/>
                </w:rPr>
                <w:delText>(</w:delText>
              </w:r>
              <w:r w:rsidDel="002260E7">
                <w:rPr>
                  <w:rFonts w:ascii="Arial" w:eastAsia="Arial" w:hAnsi="Arial" w:cs="Arial"/>
                  <w:sz w:val="39"/>
                  <w:szCs w:val="39"/>
                  <w:vertAlign w:val="subscript"/>
                </w:rPr>
                <w:delText>5</w:delText>
              </w:r>
              <w:r w:rsidDel="002260E7">
                <w:rPr>
                  <w:rFonts w:eastAsia="Times New Roman"/>
                  <w:sz w:val="20"/>
                  <w:szCs w:val="20"/>
                </w:rPr>
                <w:delText>)</w:delText>
              </w:r>
            </w:del>
          </w:p>
        </w:tc>
        <w:tc>
          <w:tcPr>
            <w:tcW w:w="40" w:type="dxa"/>
            <w:vAlign w:val="bottom"/>
          </w:tcPr>
          <w:p w:rsidR="00A33515" w:rsidDel="002260E7" w:rsidRDefault="00A33515">
            <w:pPr>
              <w:rPr>
                <w:del w:id="13181" w:author="Admin" w:date="2019-02-19T02:10:00Z"/>
                <w:sz w:val="24"/>
                <w:szCs w:val="24"/>
              </w:rPr>
            </w:pPr>
          </w:p>
        </w:tc>
        <w:tc>
          <w:tcPr>
            <w:tcW w:w="260" w:type="dxa"/>
            <w:vAlign w:val="bottom"/>
          </w:tcPr>
          <w:p w:rsidR="00A33515" w:rsidDel="002260E7" w:rsidRDefault="001A4D22">
            <w:pPr>
              <w:jc w:val="right"/>
              <w:rPr>
                <w:del w:id="13182" w:author="Admin" w:date="2019-02-19T02:10:00Z"/>
                <w:sz w:val="20"/>
                <w:szCs w:val="20"/>
              </w:rPr>
            </w:pPr>
            <w:del w:id="13183" w:author="Admin" w:date="2019-02-19T02:10:00Z">
              <w:r w:rsidDel="002260E7">
                <w:rPr>
                  <w:rFonts w:eastAsia="Times New Roman"/>
                  <w:sz w:val="20"/>
                  <w:szCs w:val="20"/>
                </w:rPr>
                <w:delText>+</w:delText>
              </w:r>
            </w:del>
          </w:p>
        </w:tc>
        <w:tc>
          <w:tcPr>
            <w:tcW w:w="440" w:type="dxa"/>
            <w:vAlign w:val="bottom"/>
          </w:tcPr>
          <w:p w:rsidR="00A33515" w:rsidDel="002260E7" w:rsidRDefault="001A4D22">
            <w:pPr>
              <w:jc w:val="right"/>
              <w:rPr>
                <w:del w:id="13184" w:author="Admin" w:date="2019-02-19T02:10:00Z"/>
                <w:sz w:val="20"/>
                <w:szCs w:val="20"/>
              </w:rPr>
            </w:pPr>
            <w:del w:id="13185" w:author="Admin" w:date="2019-02-19T02:10:00Z">
              <w:r w:rsidDel="002260E7">
                <w:rPr>
                  <w:rFonts w:eastAsia="Times New Roman"/>
                  <w:sz w:val="20"/>
                  <w:szCs w:val="20"/>
                </w:rPr>
                <w:delText>(</w:delText>
              </w:r>
              <w:r w:rsidDel="002260E7">
                <w:rPr>
                  <w:rFonts w:ascii="Arial" w:eastAsia="Arial" w:hAnsi="Arial" w:cs="Arial"/>
                  <w:sz w:val="39"/>
                  <w:szCs w:val="39"/>
                  <w:vertAlign w:val="subscript"/>
                </w:rPr>
                <w:delText>6</w:delText>
              </w:r>
              <w:r w:rsidDel="002260E7">
                <w:rPr>
                  <w:rFonts w:eastAsia="Times New Roman"/>
                  <w:sz w:val="20"/>
                  <w:szCs w:val="20"/>
                </w:rPr>
                <w:delText>)</w:delText>
              </w:r>
            </w:del>
          </w:p>
        </w:tc>
        <w:tc>
          <w:tcPr>
            <w:tcW w:w="140" w:type="dxa"/>
            <w:vAlign w:val="bottom"/>
          </w:tcPr>
          <w:p w:rsidR="00A33515" w:rsidDel="002260E7" w:rsidRDefault="001A4D22">
            <w:pPr>
              <w:jc w:val="right"/>
              <w:rPr>
                <w:del w:id="13186" w:author="Admin" w:date="2019-02-19T02:10:00Z"/>
                <w:sz w:val="20"/>
                <w:szCs w:val="20"/>
              </w:rPr>
            </w:pPr>
            <w:del w:id="13187" w:author="Admin" w:date="2019-02-19T02:10:00Z">
              <w:r w:rsidDel="002260E7">
                <w:rPr>
                  <w:rFonts w:eastAsia="Times New Roman"/>
                  <w:i/>
                  <w:iCs/>
                  <w:sz w:val="20"/>
                  <w:szCs w:val="20"/>
                </w:rPr>
                <w:delText>:</w:delText>
              </w:r>
            </w:del>
          </w:p>
        </w:tc>
        <w:tc>
          <w:tcPr>
            <w:tcW w:w="0" w:type="dxa"/>
            <w:vAlign w:val="bottom"/>
          </w:tcPr>
          <w:p w:rsidR="00A33515" w:rsidDel="002260E7" w:rsidRDefault="00A33515">
            <w:pPr>
              <w:rPr>
                <w:del w:id="13188" w:author="Admin" w:date="2019-02-19T02:10:00Z"/>
                <w:sz w:val="1"/>
                <w:szCs w:val="1"/>
              </w:rPr>
            </w:pPr>
          </w:p>
        </w:tc>
      </w:tr>
      <w:tr w:rsidR="00A33515" w:rsidDel="002260E7">
        <w:trPr>
          <w:trHeight w:val="266"/>
          <w:del w:id="13189" w:author="Admin" w:date="2019-02-19T02:10:00Z"/>
        </w:trPr>
        <w:tc>
          <w:tcPr>
            <w:tcW w:w="400" w:type="dxa"/>
            <w:vAlign w:val="bottom"/>
          </w:tcPr>
          <w:p w:rsidR="00A33515" w:rsidDel="002260E7" w:rsidRDefault="00A33515">
            <w:pPr>
              <w:rPr>
                <w:del w:id="13190" w:author="Admin" w:date="2019-02-19T02:10:00Z"/>
                <w:sz w:val="23"/>
                <w:szCs w:val="23"/>
              </w:rPr>
            </w:pPr>
          </w:p>
        </w:tc>
        <w:tc>
          <w:tcPr>
            <w:tcW w:w="540" w:type="dxa"/>
            <w:vAlign w:val="bottom"/>
          </w:tcPr>
          <w:p w:rsidR="00A33515" w:rsidDel="002260E7" w:rsidRDefault="001A4D22">
            <w:pPr>
              <w:jc w:val="right"/>
              <w:rPr>
                <w:del w:id="13191" w:author="Admin" w:date="2019-02-19T02:10:00Z"/>
                <w:sz w:val="20"/>
                <w:szCs w:val="20"/>
              </w:rPr>
            </w:pPr>
            <w:del w:id="13192" w:author="Admin" w:date="2019-02-19T02:10:00Z">
              <w:r w:rsidDel="002260E7">
                <w:rPr>
                  <w:rFonts w:ascii="Arial" w:eastAsia="Arial" w:hAnsi="Arial" w:cs="Arial"/>
                  <w:sz w:val="20"/>
                  <w:szCs w:val="20"/>
                </w:rPr>
                <w:delText>6</w:delText>
              </w:r>
            </w:del>
          </w:p>
        </w:tc>
        <w:tc>
          <w:tcPr>
            <w:tcW w:w="140" w:type="dxa"/>
            <w:vAlign w:val="bottom"/>
          </w:tcPr>
          <w:p w:rsidR="00A33515" w:rsidDel="002260E7" w:rsidRDefault="00A33515">
            <w:pPr>
              <w:rPr>
                <w:del w:id="13193" w:author="Admin" w:date="2019-02-19T02:10:00Z"/>
                <w:sz w:val="23"/>
                <w:szCs w:val="23"/>
              </w:rPr>
            </w:pPr>
          </w:p>
        </w:tc>
        <w:tc>
          <w:tcPr>
            <w:tcW w:w="200" w:type="dxa"/>
            <w:vAlign w:val="bottom"/>
          </w:tcPr>
          <w:p w:rsidR="00A33515" w:rsidDel="002260E7" w:rsidRDefault="001A4D22">
            <w:pPr>
              <w:ind w:right="50"/>
              <w:jc w:val="right"/>
              <w:rPr>
                <w:del w:id="13194" w:author="Admin" w:date="2019-02-19T02:10:00Z"/>
                <w:sz w:val="20"/>
                <w:szCs w:val="20"/>
              </w:rPr>
            </w:pPr>
            <w:del w:id="13195" w:author="Admin" w:date="2019-02-19T02:10:00Z">
              <w:r w:rsidDel="002260E7">
                <w:rPr>
                  <w:rFonts w:ascii="Arial" w:eastAsia="Arial" w:hAnsi="Arial" w:cs="Arial"/>
                  <w:w w:val="76"/>
                  <w:sz w:val="14"/>
                  <w:szCs w:val="14"/>
                </w:rPr>
                <w:delText>3</w:delText>
              </w:r>
            </w:del>
          </w:p>
        </w:tc>
        <w:tc>
          <w:tcPr>
            <w:tcW w:w="540" w:type="dxa"/>
            <w:vAlign w:val="bottom"/>
          </w:tcPr>
          <w:p w:rsidR="00A33515" w:rsidDel="002260E7" w:rsidRDefault="001A4D22">
            <w:pPr>
              <w:ind w:right="69"/>
              <w:jc w:val="right"/>
              <w:rPr>
                <w:del w:id="13196" w:author="Admin" w:date="2019-02-19T02:10:00Z"/>
                <w:sz w:val="20"/>
                <w:szCs w:val="20"/>
              </w:rPr>
            </w:pPr>
            <w:del w:id="13197" w:author="Admin" w:date="2019-02-19T02:10:00Z">
              <w:r w:rsidDel="002260E7">
                <w:rPr>
                  <w:rFonts w:ascii="Arial" w:eastAsia="Arial" w:hAnsi="Arial" w:cs="Arial"/>
                  <w:sz w:val="20"/>
                  <w:szCs w:val="20"/>
                </w:rPr>
                <w:delText>6</w:delText>
              </w:r>
            </w:del>
          </w:p>
        </w:tc>
        <w:tc>
          <w:tcPr>
            <w:tcW w:w="300" w:type="dxa"/>
            <w:gridSpan w:val="2"/>
            <w:vAlign w:val="bottom"/>
          </w:tcPr>
          <w:p w:rsidR="00A33515" w:rsidDel="002260E7" w:rsidRDefault="001A4D22">
            <w:pPr>
              <w:ind w:right="155"/>
              <w:jc w:val="right"/>
              <w:rPr>
                <w:del w:id="13198" w:author="Admin" w:date="2019-02-19T02:10:00Z"/>
                <w:sz w:val="20"/>
                <w:szCs w:val="20"/>
              </w:rPr>
            </w:pPr>
            <w:del w:id="13199" w:author="Admin" w:date="2019-02-19T02:10:00Z">
              <w:r w:rsidDel="002260E7">
                <w:rPr>
                  <w:rFonts w:ascii="Arial" w:eastAsia="Arial" w:hAnsi="Arial" w:cs="Arial"/>
                  <w:w w:val="71"/>
                  <w:sz w:val="10"/>
                  <w:szCs w:val="10"/>
                </w:rPr>
                <w:delText>3</w:delText>
              </w:r>
            </w:del>
          </w:p>
        </w:tc>
        <w:tc>
          <w:tcPr>
            <w:tcW w:w="300" w:type="dxa"/>
            <w:vAlign w:val="bottom"/>
          </w:tcPr>
          <w:p w:rsidR="00A33515" w:rsidDel="002260E7" w:rsidRDefault="001A4D22">
            <w:pPr>
              <w:jc w:val="right"/>
              <w:rPr>
                <w:del w:id="13200" w:author="Admin" w:date="2019-02-19T02:10:00Z"/>
                <w:sz w:val="20"/>
                <w:szCs w:val="20"/>
              </w:rPr>
            </w:pPr>
            <w:del w:id="13201" w:author="Admin" w:date="2019-02-19T02:10:00Z">
              <w:r w:rsidDel="002260E7">
                <w:rPr>
                  <w:rFonts w:ascii="Arial" w:eastAsia="Arial" w:hAnsi="Arial" w:cs="Arial"/>
                  <w:sz w:val="20"/>
                  <w:szCs w:val="20"/>
                </w:rPr>
                <w:delText>6</w:delText>
              </w:r>
            </w:del>
          </w:p>
        </w:tc>
        <w:tc>
          <w:tcPr>
            <w:tcW w:w="120" w:type="dxa"/>
            <w:vAlign w:val="bottom"/>
          </w:tcPr>
          <w:p w:rsidR="00A33515" w:rsidDel="002260E7" w:rsidRDefault="00A33515">
            <w:pPr>
              <w:rPr>
                <w:del w:id="13202" w:author="Admin" w:date="2019-02-19T02:10:00Z"/>
                <w:sz w:val="23"/>
                <w:szCs w:val="23"/>
              </w:rPr>
            </w:pPr>
          </w:p>
        </w:tc>
        <w:tc>
          <w:tcPr>
            <w:tcW w:w="140" w:type="dxa"/>
            <w:gridSpan w:val="2"/>
            <w:vAlign w:val="bottom"/>
          </w:tcPr>
          <w:p w:rsidR="00A33515" w:rsidDel="002260E7" w:rsidRDefault="001A4D22">
            <w:pPr>
              <w:jc w:val="right"/>
              <w:rPr>
                <w:del w:id="13203" w:author="Admin" w:date="2019-02-19T02:10:00Z"/>
                <w:sz w:val="20"/>
                <w:szCs w:val="20"/>
              </w:rPr>
            </w:pPr>
            <w:del w:id="13204" w:author="Admin" w:date="2019-02-19T02:10:00Z">
              <w:r w:rsidDel="002260E7">
                <w:rPr>
                  <w:rFonts w:ascii="Arial" w:eastAsia="Arial" w:hAnsi="Arial" w:cs="Arial"/>
                  <w:w w:val="76"/>
                  <w:sz w:val="14"/>
                  <w:szCs w:val="14"/>
                </w:rPr>
                <w:delText>3</w:delText>
              </w:r>
            </w:del>
          </w:p>
        </w:tc>
        <w:tc>
          <w:tcPr>
            <w:tcW w:w="180" w:type="dxa"/>
            <w:vAlign w:val="bottom"/>
          </w:tcPr>
          <w:p w:rsidR="00A33515" w:rsidDel="002260E7" w:rsidRDefault="00A33515">
            <w:pPr>
              <w:rPr>
                <w:del w:id="13205" w:author="Admin" w:date="2019-02-19T02:10:00Z"/>
                <w:sz w:val="23"/>
                <w:szCs w:val="23"/>
              </w:rPr>
            </w:pPr>
          </w:p>
        </w:tc>
        <w:tc>
          <w:tcPr>
            <w:tcW w:w="300" w:type="dxa"/>
            <w:vAlign w:val="bottom"/>
          </w:tcPr>
          <w:p w:rsidR="00A33515" w:rsidDel="002260E7" w:rsidRDefault="001A4D22">
            <w:pPr>
              <w:jc w:val="right"/>
              <w:rPr>
                <w:del w:id="13206" w:author="Admin" w:date="2019-02-19T02:10:00Z"/>
                <w:sz w:val="20"/>
                <w:szCs w:val="20"/>
              </w:rPr>
            </w:pPr>
            <w:del w:id="13207" w:author="Admin" w:date="2019-02-19T02:10:00Z">
              <w:r w:rsidDel="002260E7">
                <w:rPr>
                  <w:rFonts w:ascii="Arial" w:eastAsia="Arial" w:hAnsi="Arial" w:cs="Arial"/>
                  <w:sz w:val="20"/>
                  <w:szCs w:val="20"/>
                </w:rPr>
                <w:delText>6</w:delText>
              </w:r>
            </w:del>
          </w:p>
        </w:tc>
        <w:tc>
          <w:tcPr>
            <w:tcW w:w="100" w:type="dxa"/>
            <w:vAlign w:val="bottom"/>
          </w:tcPr>
          <w:p w:rsidR="00A33515" w:rsidDel="002260E7" w:rsidRDefault="00A33515">
            <w:pPr>
              <w:rPr>
                <w:del w:id="13208" w:author="Admin" w:date="2019-02-19T02:10:00Z"/>
                <w:sz w:val="23"/>
                <w:szCs w:val="23"/>
              </w:rPr>
            </w:pPr>
          </w:p>
        </w:tc>
        <w:tc>
          <w:tcPr>
            <w:tcW w:w="120" w:type="dxa"/>
            <w:gridSpan w:val="2"/>
            <w:vAlign w:val="bottom"/>
          </w:tcPr>
          <w:p w:rsidR="00A33515" w:rsidDel="002260E7" w:rsidRDefault="001A4D22">
            <w:pPr>
              <w:jc w:val="right"/>
              <w:rPr>
                <w:del w:id="13209" w:author="Admin" w:date="2019-02-19T02:10:00Z"/>
                <w:sz w:val="20"/>
                <w:szCs w:val="20"/>
              </w:rPr>
            </w:pPr>
            <w:del w:id="13210" w:author="Admin" w:date="2019-02-19T02:10:00Z">
              <w:r w:rsidDel="002260E7">
                <w:rPr>
                  <w:rFonts w:ascii="Arial" w:eastAsia="Arial" w:hAnsi="Arial" w:cs="Arial"/>
                  <w:w w:val="76"/>
                  <w:sz w:val="14"/>
                  <w:szCs w:val="14"/>
                </w:rPr>
                <w:delText>3</w:delText>
              </w:r>
            </w:del>
          </w:p>
        </w:tc>
        <w:tc>
          <w:tcPr>
            <w:tcW w:w="200" w:type="dxa"/>
            <w:vAlign w:val="bottom"/>
          </w:tcPr>
          <w:p w:rsidR="00A33515" w:rsidDel="002260E7" w:rsidRDefault="00A33515">
            <w:pPr>
              <w:rPr>
                <w:del w:id="13211" w:author="Admin" w:date="2019-02-19T02:10:00Z"/>
                <w:sz w:val="23"/>
                <w:szCs w:val="23"/>
              </w:rPr>
            </w:pPr>
          </w:p>
        </w:tc>
        <w:tc>
          <w:tcPr>
            <w:tcW w:w="300" w:type="dxa"/>
            <w:vAlign w:val="bottom"/>
          </w:tcPr>
          <w:p w:rsidR="00A33515" w:rsidDel="002260E7" w:rsidRDefault="001A4D22">
            <w:pPr>
              <w:jc w:val="right"/>
              <w:rPr>
                <w:del w:id="13212" w:author="Admin" w:date="2019-02-19T02:10:00Z"/>
                <w:sz w:val="20"/>
                <w:szCs w:val="20"/>
              </w:rPr>
            </w:pPr>
            <w:del w:id="13213" w:author="Admin" w:date="2019-02-19T02:10:00Z">
              <w:r w:rsidDel="002260E7">
                <w:rPr>
                  <w:rFonts w:ascii="Arial" w:eastAsia="Arial" w:hAnsi="Arial" w:cs="Arial"/>
                  <w:sz w:val="20"/>
                  <w:szCs w:val="20"/>
                </w:rPr>
                <w:delText>6</w:delText>
              </w:r>
            </w:del>
          </w:p>
        </w:tc>
        <w:tc>
          <w:tcPr>
            <w:tcW w:w="120" w:type="dxa"/>
            <w:vAlign w:val="bottom"/>
          </w:tcPr>
          <w:p w:rsidR="00A33515" w:rsidDel="002260E7" w:rsidRDefault="00A33515">
            <w:pPr>
              <w:rPr>
                <w:del w:id="13214" w:author="Admin" w:date="2019-02-19T02:10:00Z"/>
                <w:sz w:val="23"/>
                <w:szCs w:val="23"/>
              </w:rPr>
            </w:pPr>
          </w:p>
        </w:tc>
        <w:tc>
          <w:tcPr>
            <w:tcW w:w="120" w:type="dxa"/>
            <w:gridSpan w:val="2"/>
            <w:vAlign w:val="bottom"/>
          </w:tcPr>
          <w:p w:rsidR="00A33515" w:rsidDel="002260E7" w:rsidRDefault="001A4D22">
            <w:pPr>
              <w:jc w:val="right"/>
              <w:rPr>
                <w:del w:id="13215" w:author="Admin" w:date="2019-02-19T02:10:00Z"/>
                <w:sz w:val="20"/>
                <w:szCs w:val="20"/>
              </w:rPr>
            </w:pPr>
            <w:del w:id="13216" w:author="Admin" w:date="2019-02-19T02:10:00Z">
              <w:r w:rsidDel="002260E7">
                <w:rPr>
                  <w:rFonts w:ascii="Arial" w:eastAsia="Arial" w:hAnsi="Arial" w:cs="Arial"/>
                  <w:w w:val="76"/>
                  <w:sz w:val="14"/>
                  <w:szCs w:val="14"/>
                </w:rPr>
                <w:delText>3</w:delText>
              </w:r>
            </w:del>
          </w:p>
        </w:tc>
        <w:tc>
          <w:tcPr>
            <w:tcW w:w="200" w:type="dxa"/>
            <w:vAlign w:val="bottom"/>
          </w:tcPr>
          <w:p w:rsidR="00A33515" w:rsidDel="002260E7" w:rsidRDefault="00A33515">
            <w:pPr>
              <w:rPr>
                <w:del w:id="13217" w:author="Admin" w:date="2019-02-19T02:10:00Z"/>
                <w:sz w:val="23"/>
                <w:szCs w:val="23"/>
              </w:rPr>
            </w:pPr>
          </w:p>
        </w:tc>
        <w:tc>
          <w:tcPr>
            <w:tcW w:w="400" w:type="dxa"/>
            <w:vAlign w:val="bottom"/>
          </w:tcPr>
          <w:p w:rsidR="00A33515" w:rsidDel="002260E7" w:rsidRDefault="001A4D22">
            <w:pPr>
              <w:ind w:right="49"/>
              <w:jc w:val="right"/>
              <w:rPr>
                <w:del w:id="13218" w:author="Admin" w:date="2019-02-19T02:10:00Z"/>
                <w:sz w:val="20"/>
                <w:szCs w:val="20"/>
              </w:rPr>
            </w:pPr>
            <w:del w:id="13219" w:author="Admin" w:date="2019-02-19T02:10:00Z">
              <w:r w:rsidDel="002260E7">
                <w:rPr>
                  <w:rFonts w:ascii="Arial" w:eastAsia="Arial" w:hAnsi="Arial" w:cs="Arial"/>
                  <w:sz w:val="20"/>
                  <w:szCs w:val="20"/>
                </w:rPr>
                <w:delText>6</w:delText>
              </w:r>
            </w:del>
          </w:p>
        </w:tc>
        <w:tc>
          <w:tcPr>
            <w:tcW w:w="300" w:type="dxa"/>
            <w:gridSpan w:val="2"/>
            <w:vAlign w:val="bottom"/>
          </w:tcPr>
          <w:p w:rsidR="00A33515" w:rsidDel="002260E7" w:rsidRDefault="001A4D22">
            <w:pPr>
              <w:ind w:right="144"/>
              <w:jc w:val="right"/>
              <w:rPr>
                <w:del w:id="13220" w:author="Admin" w:date="2019-02-19T02:10:00Z"/>
                <w:sz w:val="20"/>
                <w:szCs w:val="20"/>
              </w:rPr>
            </w:pPr>
            <w:del w:id="13221" w:author="Admin" w:date="2019-02-19T02:10:00Z">
              <w:r w:rsidDel="002260E7">
                <w:rPr>
                  <w:rFonts w:ascii="Arial" w:eastAsia="Arial" w:hAnsi="Arial" w:cs="Arial"/>
                  <w:w w:val="76"/>
                  <w:sz w:val="14"/>
                  <w:szCs w:val="14"/>
                </w:rPr>
                <w:delText>3</w:delText>
              </w:r>
            </w:del>
          </w:p>
        </w:tc>
        <w:tc>
          <w:tcPr>
            <w:tcW w:w="440" w:type="dxa"/>
            <w:vAlign w:val="bottom"/>
          </w:tcPr>
          <w:p w:rsidR="00A33515" w:rsidDel="002260E7" w:rsidRDefault="001A4D22">
            <w:pPr>
              <w:ind w:right="60"/>
              <w:jc w:val="right"/>
              <w:rPr>
                <w:del w:id="13222" w:author="Admin" w:date="2019-02-19T02:10:00Z"/>
                <w:sz w:val="20"/>
                <w:szCs w:val="20"/>
              </w:rPr>
            </w:pPr>
            <w:del w:id="13223" w:author="Admin" w:date="2019-02-19T02:10:00Z">
              <w:r w:rsidDel="002260E7">
                <w:rPr>
                  <w:rFonts w:ascii="Arial" w:eastAsia="Arial" w:hAnsi="Arial" w:cs="Arial"/>
                  <w:sz w:val="20"/>
                  <w:szCs w:val="20"/>
                </w:rPr>
                <w:delText>6</w:delText>
              </w:r>
            </w:del>
          </w:p>
        </w:tc>
        <w:tc>
          <w:tcPr>
            <w:tcW w:w="140" w:type="dxa"/>
            <w:vAlign w:val="bottom"/>
          </w:tcPr>
          <w:p w:rsidR="00A33515" w:rsidDel="002260E7" w:rsidRDefault="001A4D22">
            <w:pPr>
              <w:ind w:right="4"/>
              <w:jc w:val="right"/>
              <w:rPr>
                <w:del w:id="13224" w:author="Admin" w:date="2019-02-19T02:10:00Z"/>
                <w:sz w:val="20"/>
                <w:szCs w:val="20"/>
              </w:rPr>
            </w:pPr>
            <w:del w:id="13225" w:author="Admin" w:date="2019-02-19T02:10:00Z">
              <w:r w:rsidDel="002260E7">
                <w:rPr>
                  <w:rFonts w:ascii="Arial" w:eastAsia="Arial" w:hAnsi="Arial" w:cs="Arial"/>
                  <w:w w:val="71"/>
                  <w:sz w:val="10"/>
                  <w:szCs w:val="10"/>
                </w:rPr>
                <w:delText>3</w:delText>
              </w:r>
            </w:del>
          </w:p>
        </w:tc>
        <w:tc>
          <w:tcPr>
            <w:tcW w:w="0" w:type="dxa"/>
            <w:vAlign w:val="bottom"/>
          </w:tcPr>
          <w:p w:rsidR="00A33515" w:rsidDel="002260E7" w:rsidRDefault="00A33515">
            <w:pPr>
              <w:rPr>
                <w:del w:id="13226" w:author="Admin" w:date="2019-02-19T02:10:00Z"/>
                <w:sz w:val="1"/>
                <w:szCs w:val="1"/>
              </w:rPr>
            </w:pPr>
          </w:p>
        </w:tc>
      </w:tr>
    </w:tbl>
    <w:p w:rsidR="00A33515" w:rsidDel="002260E7" w:rsidRDefault="00A33515">
      <w:pPr>
        <w:spacing w:line="200" w:lineRule="exact"/>
        <w:rPr>
          <w:del w:id="13227" w:author="Admin" w:date="2019-02-19T02:10:00Z"/>
          <w:sz w:val="20"/>
          <w:szCs w:val="20"/>
        </w:rPr>
      </w:pPr>
    </w:p>
    <w:p w:rsidR="00A33515" w:rsidDel="002260E7" w:rsidRDefault="00A33515">
      <w:pPr>
        <w:spacing w:line="251" w:lineRule="exact"/>
        <w:rPr>
          <w:del w:id="13228" w:author="Admin" w:date="2019-02-19T02:10:00Z"/>
          <w:sz w:val="20"/>
          <w:szCs w:val="20"/>
        </w:rPr>
      </w:pPr>
    </w:p>
    <w:p w:rsidR="00A33515" w:rsidDel="002260E7" w:rsidRDefault="001A4D22">
      <w:pPr>
        <w:numPr>
          <w:ilvl w:val="0"/>
          <w:numId w:val="783"/>
        </w:numPr>
        <w:tabs>
          <w:tab w:val="left" w:pos="500"/>
        </w:tabs>
        <w:spacing w:line="303" w:lineRule="auto"/>
        <w:ind w:left="500" w:hanging="273"/>
        <w:rPr>
          <w:del w:id="13229" w:author="Admin" w:date="2019-02-19T02:10:00Z"/>
          <w:rFonts w:ascii="Arial" w:eastAsia="Arial" w:hAnsi="Arial" w:cs="Arial"/>
          <w:b/>
          <w:bCs/>
          <w:sz w:val="20"/>
          <w:szCs w:val="20"/>
        </w:rPr>
        <w:pPrChange w:id="13230" w:author="Admin" w:date="2019-02-19T00:19:00Z">
          <w:pPr>
            <w:numPr>
              <w:numId w:val="786"/>
            </w:numPr>
            <w:tabs>
              <w:tab w:val="left" w:pos="500"/>
            </w:tabs>
            <w:spacing w:line="303" w:lineRule="auto"/>
            <w:ind w:left="500" w:hanging="273"/>
          </w:pPr>
        </w:pPrChange>
      </w:pPr>
      <w:del w:id="13231" w:author="Admin" w:date="2019-02-19T02:10:00Z">
        <w:r w:rsidDel="002260E7">
          <w:rPr>
            <w:rFonts w:ascii="Arial" w:eastAsia="Arial" w:hAnsi="Arial" w:cs="Arial"/>
            <w:sz w:val="20"/>
            <w:szCs w:val="20"/>
          </w:rPr>
          <w:delText>Попытайтесь как-то обобщить без строгого доказательства полу-ченные результаты.</w:delText>
        </w:r>
      </w:del>
    </w:p>
    <w:p w:rsidR="00A33515" w:rsidDel="002260E7" w:rsidRDefault="00A33515">
      <w:pPr>
        <w:spacing w:line="91" w:lineRule="exact"/>
        <w:rPr>
          <w:del w:id="13232" w:author="Admin" w:date="2019-02-19T02:10:00Z"/>
          <w:sz w:val="20"/>
          <w:szCs w:val="20"/>
        </w:rPr>
      </w:pPr>
    </w:p>
    <w:p w:rsidR="00A33515" w:rsidDel="002260E7" w:rsidRDefault="001A4D22">
      <w:pPr>
        <w:spacing w:line="219" w:lineRule="auto"/>
        <w:ind w:left="500" w:hanging="270"/>
        <w:rPr>
          <w:del w:id="13233" w:author="Admin" w:date="2019-02-19T02:10:00Z"/>
          <w:sz w:val="20"/>
          <w:szCs w:val="20"/>
        </w:rPr>
      </w:pPr>
      <w:del w:id="13234" w:author="Admin" w:date="2019-02-19T02:10:00Z">
        <w:r w:rsidDel="002260E7">
          <w:rPr>
            <w:rFonts w:ascii="Arial" w:eastAsia="Arial" w:hAnsi="Arial" w:cs="Arial"/>
            <w:b/>
            <w:bCs/>
            <w:sz w:val="20"/>
            <w:szCs w:val="20"/>
          </w:rPr>
          <w:delText xml:space="preserve">4. </w:delText>
        </w:r>
        <w:r w:rsidDel="002260E7">
          <w:rPr>
            <w:rFonts w:ascii="Arial" w:eastAsia="Arial" w:hAnsi="Arial" w:cs="Arial"/>
            <w:sz w:val="20"/>
            <w:szCs w:val="20"/>
          </w:rPr>
          <w:delText>Посчитайте,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чему равен коэффициент многочлена</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y</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z</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i/>
            <w:iCs/>
            <w:sz w:val="20"/>
            <w:szCs w:val="20"/>
          </w:rPr>
          <w:delText>x y</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z</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i/>
            <w:iCs/>
            <w:sz w:val="20"/>
            <w:szCs w:val="20"/>
          </w:rPr>
          <w:delText>z x</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где</w:delText>
        </w:r>
        <w:r w:rsidDel="002260E7">
          <w:rPr>
            <w:rFonts w:ascii="Arial" w:eastAsia="Arial" w:hAnsi="Arial" w:cs="Arial"/>
            <w:i/>
            <w:iCs/>
            <w:sz w:val="20"/>
            <w:szCs w:val="20"/>
          </w:rPr>
          <w:delText xml:space="preserve"> </w:delText>
        </w:r>
        <w:r w:rsidDel="002260E7">
          <w:rPr>
            <w:rFonts w:eastAsia="Times New Roman"/>
            <w:sz w:val="20"/>
            <w:szCs w:val="20"/>
          </w:rPr>
          <w:delText>[ ]</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означает взятие коэффициента при соответствую-</w:delText>
        </w:r>
      </w:del>
    </w:p>
    <w:p w:rsidR="00A33515" w:rsidDel="002260E7" w:rsidRDefault="001A4D22">
      <w:pPr>
        <w:tabs>
          <w:tab w:val="left" w:pos="2940"/>
          <w:tab w:val="left" w:pos="3460"/>
          <w:tab w:val="left" w:pos="3760"/>
          <w:tab w:val="left" w:pos="4300"/>
          <w:tab w:val="left" w:pos="4840"/>
          <w:tab w:val="left" w:pos="5120"/>
          <w:tab w:val="left" w:pos="5660"/>
          <w:tab w:val="left" w:pos="6200"/>
          <w:tab w:val="left" w:pos="6480"/>
        </w:tabs>
        <w:ind w:left="500"/>
        <w:rPr>
          <w:del w:id="13235" w:author="Admin" w:date="2019-02-19T02:10:00Z"/>
          <w:sz w:val="20"/>
          <w:szCs w:val="20"/>
        </w:rPr>
      </w:pPr>
      <w:del w:id="13236" w:author="Admin" w:date="2019-02-19T02:10:00Z">
        <w:r w:rsidDel="002260E7">
          <w:rPr>
            <w:rFonts w:ascii="Arial" w:eastAsia="Arial" w:hAnsi="Arial" w:cs="Arial"/>
            <w:sz w:val="20"/>
            <w:szCs w:val="20"/>
          </w:rPr>
          <w:delText xml:space="preserve">щем мономе. А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y</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z</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sz w:val="20"/>
            <w:szCs w:val="20"/>
          </w:rPr>
          <w:tab/>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i/>
            <w:iCs/>
            <w:sz w:val="20"/>
            <w:szCs w:val="20"/>
          </w:rPr>
          <w:tab/>
          <w:delText>y</w:delText>
        </w:r>
        <w:r w:rsidDel="002260E7">
          <w:rPr>
            <w:sz w:val="20"/>
            <w:szCs w:val="20"/>
          </w:rPr>
          <w:tab/>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sz w:val="20"/>
            <w:szCs w:val="20"/>
          </w:rPr>
          <w:tab/>
        </w:r>
        <w:r w:rsidDel="002260E7">
          <w:rPr>
            <w:rFonts w:ascii="Arial" w:eastAsia="Arial" w:hAnsi="Arial" w:cs="Arial"/>
            <w:i/>
            <w:iCs/>
            <w:sz w:val="20"/>
            <w:szCs w:val="20"/>
          </w:rPr>
          <w:delText>z</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ascii="Arial" w:eastAsia="Arial" w:hAnsi="Arial" w:cs="Arial"/>
            <w:i/>
            <w:iCs/>
            <w:sz w:val="20"/>
            <w:szCs w:val="20"/>
          </w:rPr>
          <w:tab/>
          <w:delText>z</w:delText>
        </w:r>
        <w:r w:rsidDel="002260E7">
          <w:rPr>
            <w:sz w:val="20"/>
            <w:szCs w:val="20"/>
          </w:rPr>
          <w:tab/>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i/>
            <w:iCs/>
            <w:sz w:val="20"/>
            <w:szCs w:val="20"/>
          </w:rPr>
          <w:delText>z</w:delText>
        </w:r>
        <w:r w:rsidDel="002260E7">
          <w:rPr>
            <w:sz w:val="20"/>
            <w:szCs w:val="20"/>
          </w:rPr>
          <w:tab/>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i/>
            <w:iCs/>
            <w:sz w:val="20"/>
            <w:szCs w:val="20"/>
          </w:rPr>
          <w:delText>z</w:delText>
        </w:r>
        <w:r w:rsidDel="002260E7">
          <w:rPr>
            <w:rFonts w:ascii="Arial" w:eastAsia="Arial" w:hAnsi="Arial" w:cs="Arial"/>
            <w:i/>
            <w:iCs/>
            <w:sz w:val="20"/>
            <w:szCs w:val="20"/>
          </w:rPr>
          <w:tab/>
          <w:delText>x</w:delText>
        </w:r>
        <w:r w:rsidDel="002260E7">
          <w:rPr>
            <w:sz w:val="20"/>
            <w:szCs w:val="20"/>
          </w:rPr>
          <w:tab/>
        </w:r>
        <w:r w:rsidDel="002260E7">
          <w:rPr>
            <w:rFonts w:ascii="Arial" w:eastAsia="Arial" w:hAnsi="Arial" w:cs="Arial"/>
            <w:sz w:val="19"/>
            <w:szCs w:val="19"/>
          </w:rPr>
          <w:delText>1</w:delText>
        </w:r>
        <w:r w:rsidDel="002260E7">
          <w:rPr>
            <w:rFonts w:eastAsia="Times New Roman"/>
            <w:sz w:val="19"/>
            <w:szCs w:val="19"/>
          </w:rPr>
          <w:delText>)</w:delText>
        </w:r>
        <w:r w:rsidDel="002260E7">
          <w:rPr>
            <w:rFonts w:ascii="Arial" w:eastAsia="Arial" w:hAnsi="Arial" w:cs="Arial"/>
            <w:sz w:val="19"/>
            <w:szCs w:val="19"/>
          </w:rPr>
          <w:delText>?</w:delText>
        </w:r>
      </w:del>
    </w:p>
    <w:p w:rsidR="00A33515" w:rsidDel="002260E7" w:rsidRDefault="00A33515">
      <w:pPr>
        <w:spacing w:line="1" w:lineRule="exact"/>
        <w:rPr>
          <w:del w:id="13237" w:author="Admin" w:date="2019-02-19T02:10:00Z"/>
          <w:sz w:val="20"/>
          <w:szCs w:val="20"/>
        </w:rPr>
      </w:pPr>
    </w:p>
    <w:p w:rsidR="00A33515" w:rsidDel="002260E7" w:rsidRDefault="001A4D22">
      <w:pPr>
        <w:spacing w:line="271" w:lineRule="auto"/>
        <w:ind w:left="500"/>
        <w:jc w:val="both"/>
        <w:rPr>
          <w:del w:id="13238" w:author="Admin" w:date="2019-02-19T02:10:00Z"/>
          <w:sz w:val="20"/>
          <w:szCs w:val="20"/>
        </w:rPr>
      </w:pPr>
      <w:del w:id="13239" w:author="Admin" w:date="2019-02-19T02:10:00Z">
        <w:r w:rsidDel="002260E7">
          <w:rPr>
            <w:rFonts w:ascii="Arial" w:eastAsia="Arial" w:hAnsi="Arial" w:cs="Arial"/>
            <w:sz w:val="20"/>
            <w:szCs w:val="20"/>
          </w:rPr>
          <w:delText xml:space="preserve">В каких целочисленных точках куба </w:delText>
        </w:r>
        <w:r w:rsidDel="002260E7">
          <w:rPr>
            <w:rFonts w:eastAsia="Times New Roman"/>
            <w:sz w:val="20"/>
            <w:szCs w:val="20"/>
          </w:rPr>
          <w:delText>(</w:delText>
        </w:r>
        <w:r w:rsidDel="002260E7">
          <w:rPr>
            <w:rFonts w:ascii="Arial" w:eastAsia="Arial" w:hAnsi="Arial" w:cs="Arial"/>
            <w:sz w:val="20"/>
            <w:szCs w:val="20"/>
          </w:rPr>
          <w:delText xml:space="preserve">0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3</w:delText>
        </w:r>
        <w:r w:rsidDel="002260E7">
          <w:rPr>
            <w:rFonts w:eastAsia="Times New Roman"/>
            <w:sz w:val="20"/>
            <w:szCs w:val="20"/>
          </w:rPr>
          <w:delText>) (</w:delText>
        </w:r>
        <w:r w:rsidDel="002260E7">
          <w:rPr>
            <w:rFonts w:ascii="Arial" w:eastAsia="Arial" w:hAnsi="Arial" w:cs="Arial"/>
            <w:sz w:val="20"/>
            <w:szCs w:val="20"/>
          </w:rPr>
          <w:delText xml:space="preserve">0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3</w:delText>
        </w:r>
        <w:r w:rsidDel="002260E7">
          <w:rPr>
            <w:rFonts w:eastAsia="Times New Roman"/>
            <w:sz w:val="20"/>
            <w:szCs w:val="20"/>
          </w:rPr>
          <w:delText>) (</w:delText>
        </w:r>
        <w:r w:rsidDel="002260E7">
          <w:rPr>
            <w:rFonts w:ascii="Arial" w:eastAsia="Arial" w:hAnsi="Arial" w:cs="Arial"/>
            <w:sz w:val="20"/>
            <w:szCs w:val="20"/>
          </w:rPr>
          <w:delText xml:space="preserve">0 </w:delText>
        </w:r>
        <w:r w:rsidDel="002260E7">
          <w:rPr>
            <w:rFonts w:ascii="Arial" w:eastAsia="Arial" w:hAnsi="Arial" w:cs="Arial"/>
            <w:i/>
            <w:iCs/>
            <w:sz w:val="20"/>
            <w:szCs w:val="20"/>
          </w:rPr>
          <w:delText xml:space="preserve">z </w:delText>
        </w:r>
        <w:r w:rsidDel="002260E7">
          <w:rPr>
            <w:rFonts w:ascii="Arial" w:eastAsia="Arial" w:hAnsi="Arial" w:cs="Arial"/>
            <w:sz w:val="20"/>
            <w:szCs w:val="20"/>
          </w:rPr>
          <w:delText>3</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эти многочлены принимают ненулевые значения?</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 мож-но сказать про значения этих многочленов в целых точках данного куба и про указанный коэффициент?</w:delText>
        </w:r>
      </w:del>
    </w:p>
    <w:p w:rsidR="00A33515" w:rsidDel="002260E7" w:rsidRDefault="00A33515">
      <w:pPr>
        <w:spacing w:line="134" w:lineRule="exact"/>
        <w:rPr>
          <w:del w:id="13240" w:author="Admin" w:date="2019-02-19T02:10:00Z"/>
          <w:sz w:val="20"/>
          <w:szCs w:val="20"/>
        </w:rPr>
      </w:pPr>
    </w:p>
    <w:p w:rsidR="00A33515" w:rsidDel="002260E7" w:rsidRDefault="001A4D22">
      <w:pPr>
        <w:spacing w:line="278" w:lineRule="auto"/>
        <w:ind w:left="220"/>
        <w:jc w:val="right"/>
        <w:rPr>
          <w:del w:id="13241" w:author="Admin" w:date="2019-02-19T02:10:00Z"/>
          <w:sz w:val="20"/>
          <w:szCs w:val="20"/>
        </w:rPr>
      </w:pPr>
      <w:del w:id="13242" w:author="Admin" w:date="2019-02-19T02:10:00Z">
        <w:r w:rsidDel="002260E7">
          <w:rPr>
            <w:rFonts w:ascii="Arial" w:eastAsia="Arial" w:hAnsi="Arial" w:cs="Arial"/>
            <w:b/>
            <w:bCs/>
            <w:sz w:val="20"/>
            <w:szCs w:val="20"/>
          </w:rPr>
          <w:delText xml:space="preserve">5. </w:delText>
        </w:r>
        <w:r w:rsidDel="002260E7">
          <w:rPr>
            <w:rFonts w:ascii="Arial" w:eastAsia="Arial" w:hAnsi="Arial" w:cs="Arial"/>
            <w:sz w:val="20"/>
            <w:szCs w:val="20"/>
          </w:rPr>
          <w:delText>Докажите интерполяционную формулу Лагранжа:</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если</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произ-вольное подмножество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размера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а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 многочлен степени не</w:delText>
        </w:r>
      </w:del>
    </w:p>
    <w:tbl>
      <w:tblPr>
        <w:tblW w:w="0" w:type="auto"/>
        <w:tblInd w:w="500" w:type="dxa"/>
        <w:tblLayout w:type="fixed"/>
        <w:tblCellMar>
          <w:left w:w="0" w:type="dxa"/>
          <w:right w:w="0" w:type="dxa"/>
        </w:tblCellMar>
        <w:tblLook w:val="04A0" w:firstRow="1" w:lastRow="0" w:firstColumn="1" w:lastColumn="0" w:noHBand="0" w:noVBand="1"/>
      </w:tblPr>
      <w:tblGrid>
        <w:gridCol w:w="1540"/>
        <w:gridCol w:w="1520"/>
        <w:gridCol w:w="620"/>
        <w:gridCol w:w="220"/>
        <w:gridCol w:w="200"/>
        <w:gridCol w:w="80"/>
        <w:gridCol w:w="20"/>
      </w:tblGrid>
      <w:tr w:rsidR="00A33515" w:rsidDel="002260E7">
        <w:trPr>
          <w:trHeight w:val="220"/>
          <w:del w:id="13243" w:author="Admin" w:date="2019-02-19T02:10:00Z"/>
        </w:trPr>
        <w:tc>
          <w:tcPr>
            <w:tcW w:w="1540" w:type="dxa"/>
            <w:vAlign w:val="bottom"/>
          </w:tcPr>
          <w:p w:rsidR="00A33515" w:rsidDel="002260E7" w:rsidRDefault="001A4D22">
            <w:pPr>
              <w:spacing w:line="220" w:lineRule="exact"/>
              <w:rPr>
                <w:del w:id="13244" w:author="Admin" w:date="2019-02-19T02:10:00Z"/>
                <w:sz w:val="20"/>
                <w:szCs w:val="20"/>
              </w:rPr>
            </w:pPr>
            <w:del w:id="13245" w:author="Admin" w:date="2019-02-19T02:10:00Z">
              <w:r w:rsidDel="002260E7">
                <w:rPr>
                  <w:rFonts w:ascii="Arial" w:eastAsia="Arial" w:hAnsi="Arial" w:cs="Arial"/>
                  <w:sz w:val="20"/>
                  <w:szCs w:val="20"/>
                </w:rPr>
                <w:delText xml:space="preserve">выше </w:delText>
              </w:r>
              <w:r w:rsidDel="002260E7">
                <w:rPr>
                  <w:rFonts w:ascii="Arial" w:eastAsia="Arial" w:hAnsi="Arial" w:cs="Arial"/>
                  <w:i/>
                  <w:iCs/>
                  <w:sz w:val="20"/>
                  <w:szCs w:val="20"/>
                </w:rPr>
                <w:delText>d</w:delText>
              </w:r>
              <w:r w:rsidDel="002260E7">
                <w:rPr>
                  <w:rFonts w:ascii="Arial" w:eastAsia="Arial" w:hAnsi="Arial" w:cs="Arial"/>
                  <w:sz w:val="20"/>
                  <w:szCs w:val="20"/>
                </w:rPr>
                <w:delText>, то</w:delText>
              </w:r>
            </w:del>
          </w:p>
        </w:tc>
        <w:tc>
          <w:tcPr>
            <w:tcW w:w="1520" w:type="dxa"/>
            <w:vAlign w:val="bottom"/>
          </w:tcPr>
          <w:p w:rsidR="00A33515" w:rsidDel="002260E7" w:rsidRDefault="001A4D22">
            <w:pPr>
              <w:spacing w:line="220" w:lineRule="exact"/>
              <w:ind w:left="430"/>
              <w:jc w:val="center"/>
              <w:rPr>
                <w:del w:id="13246" w:author="Admin" w:date="2019-02-19T02:10:00Z"/>
                <w:sz w:val="20"/>
                <w:szCs w:val="20"/>
              </w:rPr>
            </w:pPr>
            <w:del w:id="13247" w:author="Admin" w:date="2019-02-19T02:10:00Z">
              <w:r w:rsidDel="002260E7">
                <w:rPr>
                  <w:rFonts w:eastAsia="Times New Roman"/>
                  <w:sz w:val="20"/>
                  <w:szCs w:val="20"/>
                </w:rPr>
                <w:delText>∑</w:delText>
              </w:r>
            </w:del>
          </w:p>
        </w:tc>
        <w:tc>
          <w:tcPr>
            <w:tcW w:w="840" w:type="dxa"/>
            <w:gridSpan w:val="2"/>
            <w:vAlign w:val="bottom"/>
          </w:tcPr>
          <w:p w:rsidR="00A33515" w:rsidDel="002260E7" w:rsidRDefault="001A4D22">
            <w:pPr>
              <w:spacing w:line="220" w:lineRule="exact"/>
              <w:ind w:right="203"/>
              <w:jc w:val="center"/>
              <w:rPr>
                <w:del w:id="13248" w:author="Admin" w:date="2019-02-19T02:10:00Z"/>
                <w:sz w:val="20"/>
                <w:szCs w:val="20"/>
              </w:rPr>
            </w:pPr>
            <w:del w:id="13249" w:author="Admin" w:date="2019-02-19T02:10:00Z">
              <w:r w:rsidDel="002260E7">
                <w:rPr>
                  <w:rFonts w:eastAsia="Times New Roman"/>
                  <w:i/>
                  <w:iCs/>
                  <w:sz w:val="11"/>
                  <w:szCs w:val="11"/>
                </w:rPr>
                <w:delText>2</w:delText>
              </w:r>
              <w:r w:rsidDel="002260E7">
                <w:rPr>
                  <w:rFonts w:eastAsia="Times New Roman"/>
                  <w:sz w:val="25"/>
                  <w:szCs w:val="25"/>
                  <w:vertAlign w:val="superscript"/>
                </w:rPr>
                <w:delText>∏</w:delText>
              </w:r>
              <w:r w:rsidDel="002260E7">
                <w:rPr>
                  <w:rFonts w:eastAsia="Times New Roman"/>
                  <w:i/>
                  <w:iCs/>
                  <w:sz w:val="11"/>
                  <w:szCs w:val="11"/>
                </w:rPr>
                <w:delText≯</w:delText>
              </w:r>
            </w:del>
          </w:p>
        </w:tc>
        <w:tc>
          <w:tcPr>
            <w:tcW w:w="200" w:type="dxa"/>
            <w:vAlign w:val="bottom"/>
          </w:tcPr>
          <w:p w:rsidR="00A33515" w:rsidDel="002260E7" w:rsidRDefault="00A33515">
            <w:pPr>
              <w:rPr>
                <w:del w:id="13250" w:author="Admin" w:date="2019-02-19T02:10:00Z"/>
                <w:sz w:val="19"/>
                <w:szCs w:val="19"/>
              </w:rPr>
            </w:pPr>
          </w:p>
        </w:tc>
        <w:tc>
          <w:tcPr>
            <w:tcW w:w="80" w:type="dxa"/>
            <w:vAlign w:val="bottom"/>
          </w:tcPr>
          <w:p w:rsidR="00A33515" w:rsidDel="002260E7" w:rsidRDefault="00A33515">
            <w:pPr>
              <w:rPr>
                <w:del w:id="13251" w:author="Admin" w:date="2019-02-19T02:10:00Z"/>
                <w:sz w:val="19"/>
                <w:szCs w:val="19"/>
              </w:rPr>
            </w:pPr>
          </w:p>
        </w:tc>
        <w:tc>
          <w:tcPr>
            <w:tcW w:w="0" w:type="dxa"/>
            <w:vAlign w:val="bottom"/>
          </w:tcPr>
          <w:p w:rsidR="00A33515" w:rsidDel="002260E7" w:rsidRDefault="00A33515">
            <w:pPr>
              <w:rPr>
                <w:del w:id="13252" w:author="Admin" w:date="2019-02-19T02:10:00Z"/>
                <w:sz w:val="1"/>
                <w:szCs w:val="1"/>
              </w:rPr>
            </w:pPr>
          </w:p>
        </w:tc>
      </w:tr>
      <w:tr w:rsidR="00A33515" w:rsidDel="002260E7">
        <w:trPr>
          <w:trHeight w:val="234"/>
          <w:del w:id="13253" w:author="Admin" w:date="2019-02-19T02:10:00Z"/>
        </w:trPr>
        <w:tc>
          <w:tcPr>
            <w:tcW w:w="1540" w:type="dxa"/>
            <w:vAlign w:val="bottom"/>
          </w:tcPr>
          <w:p w:rsidR="00A33515" w:rsidDel="002260E7" w:rsidRDefault="00A33515">
            <w:pPr>
              <w:rPr>
                <w:del w:id="13254" w:author="Admin" w:date="2019-02-19T02:10:00Z"/>
                <w:sz w:val="20"/>
                <w:szCs w:val="20"/>
              </w:rPr>
            </w:pPr>
          </w:p>
        </w:tc>
        <w:tc>
          <w:tcPr>
            <w:tcW w:w="1520" w:type="dxa"/>
            <w:vMerge w:val="restart"/>
            <w:vAlign w:val="bottom"/>
          </w:tcPr>
          <w:p w:rsidR="00A33515" w:rsidDel="002260E7" w:rsidRDefault="001A4D22">
            <w:pPr>
              <w:ind w:left="470"/>
              <w:jc w:val="center"/>
              <w:rPr>
                <w:del w:id="13255" w:author="Admin" w:date="2019-02-19T02:10:00Z"/>
                <w:sz w:val="20"/>
                <w:szCs w:val="20"/>
              </w:rPr>
            </w:pPr>
            <w:del w:id="13256" w:author="Admin" w:date="2019-02-19T02:10:00Z">
              <w:r w:rsidDel="002260E7">
                <w:rPr>
                  <w:rFonts w:ascii="Arial" w:eastAsia="Arial" w:hAnsi="Arial" w:cs="Arial"/>
                  <w:i/>
                  <w:iCs/>
                  <w:sz w:val="20"/>
                  <w:szCs w:val="20"/>
                </w:rPr>
                <w:delText xml:space="preserve">f </w:delText>
              </w:r>
              <w:r w:rsidDel="002260E7">
                <w:rPr>
                  <w:rFonts w:eastAsia="Times New Roman"/>
                  <w:sz w:val="20"/>
                  <w:szCs w:val="20"/>
                </w:rPr>
                <w:delText>=</w:delText>
              </w:r>
              <w:r w:rsidDel="002260E7">
                <w:rPr>
                  <w:rFonts w:ascii="Arial" w:eastAsia="Arial" w:hAnsi="Arial" w:cs="Arial"/>
                  <w:i/>
                  <w:iCs/>
                  <w:sz w:val="20"/>
                  <w:szCs w:val="20"/>
                </w:rPr>
                <w:delText xml:space="preserve">    f</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w:delText>
              </w:r>
            </w:del>
          </w:p>
        </w:tc>
        <w:tc>
          <w:tcPr>
            <w:tcW w:w="620" w:type="dxa"/>
            <w:vAlign w:val="bottom"/>
          </w:tcPr>
          <w:p w:rsidR="00A33515" w:rsidDel="002260E7" w:rsidRDefault="00A33515">
            <w:pPr>
              <w:rPr>
                <w:del w:id="13257" w:author="Admin" w:date="2019-02-19T02:10:00Z"/>
                <w:sz w:val="20"/>
                <w:szCs w:val="20"/>
              </w:rPr>
            </w:pPr>
          </w:p>
        </w:tc>
        <w:tc>
          <w:tcPr>
            <w:tcW w:w="220" w:type="dxa"/>
            <w:tcBorders>
              <w:bottom w:val="single" w:sz="8" w:space="0" w:color="auto"/>
            </w:tcBorders>
            <w:vAlign w:val="bottom"/>
          </w:tcPr>
          <w:p w:rsidR="00A33515" w:rsidDel="002260E7" w:rsidRDefault="001A4D22">
            <w:pPr>
              <w:spacing w:line="214" w:lineRule="exact"/>
              <w:rPr>
                <w:del w:id="13258" w:author="Admin" w:date="2019-02-19T02:10:00Z"/>
                <w:sz w:val="20"/>
                <w:szCs w:val="20"/>
              </w:rPr>
            </w:pPr>
            <w:del w:id="13259" w:author="Admin" w:date="2019-02-19T02:10:00Z">
              <w:r w:rsidDel="002260E7">
                <w:rPr>
                  <w:rFonts w:ascii="Arial" w:eastAsia="Arial" w:hAnsi="Arial" w:cs="Arial"/>
                  <w:i/>
                  <w:iCs/>
                  <w:sz w:val="20"/>
                  <w:szCs w:val="20"/>
                </w:rPr>
                <w:delText>x</w:delText>
              </w:r>
            </w:del>
          </w:p>
        </w:tc>
        <w:tc>
          <w:tcPr>
            <w:tcW w:w="200" w:type="dxa"/>
            <w:tcBorders>
              <w:bottom w:val="single" w:sz="8" w:space="0" w:color="auto"/>
            </w:tcBorders>
            <w:vAlign w:val="bottom"/>
          </w:tcPr>
          <w:p w:rsidR="00A33515" w:rsidDel="002260E7" w:rsidRDefault="001A4D22">
            <w:pPr>
              <w:spacing w:line="214" w:lineRule="exact"/>
              <w:jc w:val="right"/>
              <w:rPr>
                <w:del w:id="13260" w:author="Admin" w:date="2019-02-19T02:10:00Z"/>
                <w:sz w:val="20"/>
                <w:szCs w:val="20"/>
              </w:rPr>
            </w:pPr>
            <w:del w:id="13261" w:author="Admin" w:date="2019-02-19T02:10:00Z">
              <w:r w:rsidDel="002260E7">
                <w:rPr>
                  <w:rFonts w:ascii="Arial" w:eastAsia="Arial" w:hAnsi="Arial" w:cs="Arial"/>
                  <w:i/>
                  <w:iCs/>
                  <w:sz w:val="20"/>
                  <w:szCs w:val="20"/>
                </w:rPr>
                <w:delText>c</w:delText>
              </w:r>
            </w:del>
          </w:p>
        </w:tc>
        <w:tc>
          <w:tcPr>
            <w:tcW w:w="80" w:type="dxa"/>
            <w:vMerge w:val="restart"/>
            <w:vAlign w:val="bottom"/>
          </w:tcPr>
          <w:p w:rsidR="00A33515" w:rsidDel="002260E7" w:rsidRDefault="001A4D22">
            <w:pPr>
              <w:jc w:val="right"/>
              <w:rPr>
                <w:del w:id="13262" w:author="Admin" w:date="2019-02-19T02:10:00Z"/>
                <w:sz w:val="20"/>
                <w:szCs w:val="20"/>
              </w:rPr>
            </w:pPr>
            <w:del w:id="13263"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13264" w:author="Admin" w:date="2019-02-19T02:10:00Z"/>
                <w:sz w:val="1"/>
                <w:szCs w:val="1"/>
              </w:rPr>
            </w:pPr>
          </w:p>
        </w:tc>
      </w:tr>
      <w:tr w:rsidR="00A33515" w:rsidDel="002260E7">
        <w:trPr>
          <w:trHeight w:val="88"/>
          <w:del w:id="13265" w:author="Admin" w:date="2019-02-19T02:10:00Z"/>
        </w:trPr>
        <w:tc>
          <w:tcPr>
            <w:tcW w:w="1540" w:type="dxa"/>
            <w:vAlign w:val="bottom"/>
          </w:tcPr>
          <w:p w:rsidR="00A33515" w:rsidDel="002260E7" w:rsidRDefault="00A33515">
            <w:pPr>
              <w:rPr>
                <w:del w:id="13266" w:author="Admin" w:date="2019-02-19T02:10:00Z"/>
                <w:sz w:val="7"/>
                <w:szCs w:val="7"/>
              </w:rPr>
            </w:pPr>
          </w:p>
        </w:tc>
        <w:tc>
          <w:tcPr>
            <w:tcW w:w="1520" w:type="dxa"/>
            <w:vMerge/>
            <w:vAlign w:val="bottom"/>
          </w:tcPr>
          <w:p w:rsidR="00A33515" w:rsidDel="002260E7" w:rsidRDefault="00A33515">
            <w:pPr>
              <w:rPr>
                <w:del w:id="13267" w:author="Admin" w:date="2019-02-19T02:10:00Z"/>
                <w:sz w:val="7"/>
                <w:szCs w:val="7"/>
              </w:rPr>
            </w:pPr>
          </w:p>
        </w:tc>
        <w:tc>
          <w:tcPr>
            <w:tcW w:w="620" w:type="dxa"/>
            <w:vAlign w:val="bottom"/>
          </w:tcPr>
          <w:p w:rsidR="00A33515" w:rsidDel="002260E7" w:rsidRDefault="00A33515">
            <w:pPr>
              <w:rPr>
                <w:del w:id="13268" w:author="Admin" w:date="2019-02-19T02:10:00Z"/>
                <w:sz w:val="7"/>
                <w:szCs w:val="7"/>
              </w:rPr>
            </w:pPr>
          </w:p>
        </w:tc>
        <w:tc>
          <w:tcPr>
            <w:tcW w:w="220" w:type="dxa"/>
            <w:vMerge w:val="restart"/>
            <w:vAlign w:val="bottom"/>
          </w:tcPr>
          <w:p w:rsidR="00A33515" w:rsidDel="002260E7" w:rsidRDefault="001A4D22">
            <w:pPr>
              <w:spacing w:line="171" w:lineRule="exact"/>
              <w:rPr>
                <w:del w:id="13269" w:author="Admin" w:date="2019-02-19T02:10:00Z"/>
                <w:sz w:val="20"/>
                <w:szCs w:val="20"/>
              </w:rPr>
            </w:pPr>
            <w:del w:id="13270" w:author="Admin" w:date="2019-02-19T02:10:00Z">
              <w:r w:rsidDel="002260E7">
                <w:rPr>
                  <w:rFonts w:ascii="Arial" w:eastAsia="Arial" w:hAnsi="Arial" w:cs="Arial"/>
                  <w:i/>
                  <w:iCs/>
                  <w:sz w:val="19"/>
                  <w:szCs w:val="19"/>
                </w:rPr>
                <w:delText>a</w:delText>
              </w:r>
            </w:del>
          </w:p>
        </w:tc>
        <w:tc>
          <w:tcPr>
            <w:tcW w:w="200" w:type="dxa"/>
            <w:vMerge w:val="restart"/>
            <w:vAlign w:val="bottom"/>
          </w:tcPr>
          <w:p w:rsidR="00A33515" w:rsidDel="002260E7" w:rsidRDefault="001A4D22">
            <w:pPr>
              <w:spacing w:line="171" w:lineRule="exact"/>
              <w:jc w:val="right"/>
              <w:rPr>
                <w:del w:id="13271" w:author="Admin" w:date="2019-02-19T02:10:00Z"/>
                <w:sz w:val="20"/>
                <w:szCs w:val="20"/>
              </w:rPr>
            </w:pPr>
            <w:del w:id="13272" w:author="Admin" w:date="2019-02-19T02:10:00Z">
              <w:r w:rsidDel="002260E7">
                <w:rPr>
                  <w:rFonts w:ascii="Arial" w:eastAsia="Arial" w:hAnsi="Arial" w:cs="Arial"/>
                  <w:i/>
                  <w:iCs/>
                  <w:sz w:val="19"/>
                  <w:szCs w:val="19"/>
                </w:rPr>
                <w:delText>c</w:delText>
              </w:r>
            </w:del>
          </w:p>
        </w:tc>
        <w:tc>
          <w:tcPr>
            <w:tcW w:w="80" w:type="dxa"/>
            <w:vMerge/>
            <w:vAlign w:val="bottom"/>
          </w:tcPr>
          <w:p w:rsidR="00A33515" w:rsidDel="002260E7" w:rsidRDefault="00A33515">
            <w:pPr>
              <w:rPr>
                <w:del w:id="13273" w:author="Admin" w:date="2019-02-19T02:10:00Z"/>
                <w:sz w:val="7"/>
                <w:szCs w:val="7"/>
              </w:rPr>
            </w:pPr>
          </w:p>
        </w:tc>
        <w:tc>
          <w:tcPr>
            <w:tcW w:w="0" w:type="dxa"/>
            <w:vAlign w:val="bottom"/>
          </w:tcPr>
          <w:p w:rsidR="00A33515" w:rsidDel="002260E7" w:rsidRDefault="00A33515">
            <w:pPr>
              <w:rPr>
                <w:del w:id="13274" w:author="Admin" w:date="2019-02-19T02:10:00Z"/>
                <w:sz w:val="1"/>
                <w:szCs w:val="1"/>
              </w:rPr>
            </w:pPr>
          </w:p>
        </w:tc>
      </w:tr>
      <w:tr w:rsidR="00A33515" w:rsidDel="002260E7">
        <w:trPr>
          <w:trHeight w:val="83"/>
          <w:del w:id="13275" w:author="Admin" w:date="2019-02-19T02:10:00Z"/>
        </w:trPr>
        <w:tc>
          <w:tcPr>
            <w:tcW w:w="1540" w:type="dxa"/>
            <w:vAlign w:val="bottom"/>
          </w:tcPr>
          <w:p w:rsidR="00A33515" w:rsidDel="002260E7" w:rsidRDefault="00A33515">
            <w:pPr>
              <w:rPr>
                <w:del w:id="13276" w:author="Admin" w:date="2019-02-19T02:10:00Z"/>
                <w:sz w:val="7"/>
                <w:szCs w:val="7"/>
              </w:rPr>
            </w:pPr>
          </w:p>
        </w:tc>
        <w:tc>
          <w:tcPr>
            <w:tcW w:w="1520" w:type="dxa"/>
            <w:vMerge w:val="restart"/>
            <w:vAlign w:val="bottom"/>
          </w:tcPr>
          <w:p w:rsidR="00A33515" w:rsidDel="002260E7" w:rsidRDefault="001A4D22">
            <w:pPr>
              <w:ind w:left="430"/>
              <w:jc w:val="center"/>
              <w:rPr>
                <w:del w:id="13277" w:author="Admin" w:date="2019-02-19T02:10:00Z"/>
                <w:sz w:val="20"/>
                <w:szCs w:val="20"/>
              </w:rPr>
            </w:pPr>
            <w:del w:id="13278" w:author="Admin" w:date="2019-02-19T02:10:00Z">
              <w:r w:rsidDel="002260E7">
                <w:rPr>
                  <w:rFonts w:ascii="Arial" w:eastAsia="Arial" w:hAnsi="Arial" w:cs="Arial"/>
                  <w:i/>
                  <w:iCs/>
                  <w:sz w:val="14"/>
                  <w:szCs w:val="14"/>
                </w:rPr>
                <w:delText>a</w:delText>
              </w:r>
              <w:r w:rsidDel="002260E7">
                <w:rPr>
                  <w:rFonts w:eastAsia="Times New Roman"/>
                  <w:i/>
                  <w:iCs/>
                  <w:sz w:val="14"/>
                  <w:szCs w:val="14"/>
                </w:rPr>
                <w:delText>2</w:delText>
              </w:r>
              <w:r w:rsidDel="002260E7">
                <w:rPr>
                  <w:rFonts w:ascii="Arial" w:eastAsia="Arial" w:hAnsi="Arial" w:cs="Arial"/>
                  <w:i/>
                  <w:iCs/>
                  <w:sz w:val="14"/>
                  <w:szCs w:val="14"/>
                </w:rPr>
                <w:delText>C</w:delText>
              </w:r>
            </w:del>
          </w:p>
        </w:tc>
        <w:tc>
          <w:tcPr>
            <w:tcW w:w="620" w:type="dxa"/>
            <w:vAlign w:val="bottom"/>
          </w:tcPr>
          <w:p w:rsidR="00A33515" w:rsidDel="002260E7" w:rsidRDefault="00A33515">
            <w:pPr>
              <w:rPr>
                <w:del w:id="13279" w:author="Admin" w:date="2019-02-19T02:10:00Z"/>
                <w:sz w:val="7"/>
                <w:szCs w:val="7"/>
              </w:rPr>
            </w:pPr>
          </w:p>
        </w:tc>
        <w:tc>
          <w:tcPr>
            <w:tcW w:w="220" w:type="dxa"/>
            <w:vMerge/>
            <w:vAlign w:val="bottom"/>
          </w:tcPr>
          <w:p w:rsidR="00A33515" w:rsidDel="002260E7" w:rsidRDefault="00A33515">
            <w:pPr>
              <w:rPr>
                <w:del w:id="13280" w:author="Admin" w:date="2019-02-19T02:10:00Z"/>
                <w:sz w:val="7"/>
                <w:szCs w:val="7"/>
              </w:rPr>
            </w:pPr>
          </w:p>
        </w:tc>
        <w:tc>
          <w:tcPr>
            <w:tcW w:w="200" w:type="dxa"/>
            <w:vMerge/>
            <w:vAlign w:val="bottom"/>
          </w:tcPr>
          <w:p w:rsidR="00A33515" w:rsidDel="002260E7" w:rsidRDefault="00A33515">
            <w:pPr>
              <w:rPr>
                <w:del w:id="13281" w:author="Admin" w:date="2019-02-19T02:10:00Z"/>
                <w:sz w:val="7"/>
                <w:szCs w:val="7"/>
              </w:rPr>
            </w:pPr>
          </w:p>
        </w:tc>
        <w:tc>
          <w:tcPr>
            <w:tcW w:w="80" w:type="dxa"/>
            <w:vAlign w:val="bottom"/>
          </w:tcPr>
          <w:p w:rsidR="00A33515" w:rsidDel="002260E7" w:rsidRDefault="00A33515">
            <w:pPr>
              <w:rPr>
                <w:del w:id="13282" w:author="Admin" w:date="2019-02-19T02:10:00Z"/>
                <w:sz w:val="7"/>
                <w:szCs w:val="7"/>
              </w:rPr>
            </w:pPr>
          </w:p>
        </w:tc>
        <w:tc>
          <w:tcPr>
            <w:tcW w:w="0" w:type="dxa"/>
            <w:vAlign w:val="bottom"/>
          </w:tcPr>
          <w:p w:rsidR="00A33515" w:rsidDel="002260E7" w:rsidRDefault="00A33515">
            <w:pPr>
              <w:rPr>
                <w:del w:id="13283" w:author="Admin" w:date="2019-02-19T02:10:00Z"/>
                <w:sz w:val="1"/>
                <w:szCs w:val="1"/>
              </w:rPr>
            </w:pPr>
          </w:p>
        </w:tc>
      </w:tr>
      <w:tr w:rsidR="00A33515" w:rsidDel="002260E7">
        <w:trPr>
          <w:trHeight w:val="237"/>
          <w:del w:id="13284" w:author="Admin" w:date="2019-02-19T02:10:00Z"/>
        </w:trPr>
        <w:tc>
          <w:tcPr>
            <w:tcW w:w="1540" w:type="dxa"/>
            <w:vAlign w:val="bottom"/>
          </w:tcPr>
          <w:p w:rsidR="00A33515" w:rsidDel="002260E7" w:rsidRDefault="00A33515">
            <w:pPr>
              <w:rPr>
                <w:del w:id="13285" w:author="Admin" w:date="2019-02-19T02:10:00Z"/>
                <w:sz w:val="20"/>
                <w:szCs w:val="20"/>
              </w:rPr>
            </w:pPr>
          </w:p>
        </w:tc>
        <w:tc>
          <w:tcPr>
            <w:tcW w:w="1520" w:type="dxa"/>
            <w:vMerge/>
            <w:vAlign w:val="bottom"/>
          </w:tcPr>
          <w:p w:rsidR="00A33515" w:rsidDel="002260E7" w:rsidRDefault="00A33515">
            <w:pPr>
              <w:rPr>
                <w:del w:id="13286" w:author="Admin" w:date="2019-02-19T02:10:00Z"/>
                <w:sz w:val="20"/>
                <w:szCs w:val="20"/>
              </w:rPr>
            </w:pPr>
          </w:p>
        </w:tc>
        <w:tc>
          <w:tcPr>
            <w:tcW w:w="840" w:type="dxa"/>
            <w:gridSpan w:val="2"/>
            <w:vAlign w:val="bottom"/>
          </w:tcPr>
          <w:p w:rsidR="00A33515" w:rsidDel="002260E7" w:rsidRDefault="001A4D22">
            <w:pPr>
              <w:ind w:right="183"/>
              <w:jc w:val="center"/>
              <w:rPr>
                <w:del w:id="13287" w:author="Admin" w:date="2019-02-19T02:10:00Z"/>
                <w:sz w:val="20"/>
                <w:szCs w:val="20"/>
              </w:rPr>
            </w:pPr>
            <w:del w:id="13288" w:author="Admin" w:date="2019-02-19T02:10:00Z">
              <w:r w:rsidDel="002260E7">
                <w:rPr>
                  <w:rFonts w:ascii="Arial" w:eastAsia="Arial" w:hAnsi="Arial" w:cs="Arial"/>
                  <w:i/>
                  <w:iCs/>
                  <w:sz w:val="14"/>
                  <w:szCs w:val="14"/>
                </w:rPr>
                <w:delText>c  C</w:delText>
              </w:r>
              <w:r w:rsidDel="002260E7">
                <w:rPr>
                  <w:rFonts w:eastAsia="Times New Roman"/>
                  <w:i/>
                  <w:iCs/>
                  <w:sz w:val="14"/>
                  <w:szCs w:val="14"/>
                </w:rPr>
                <w:delText>;</w:delText>
              </w:r>
              <w:r w:rsidDel="002260E7">
                <w:rPr>
                  <w:rFonts w:ascii="Arial" w:eastAsia="Arial" w:hAnsi="Arial" w:cs="Arial"/>
                  <w:i/>
                  <w:iCs/>
                  <w:sz w:val="14"/>
                  <w:szCs w:val="14"/>
                </w:rPr>
                <w:delText>c</w:delText>
              </w:r>
              <w:r w:rsidDel="002260E7">
                <w:rPr>
                  <w:rFonts w:eastAsia="Times New Roman"/>
                  <w:sz w:val="14"/>
                  <w:szCs w:val="14"/>
                </w:rPr>
                <w:delText>=</w:delText>
              </w:r>
              <w:r w:rsidDel="002260E7">
                <w:rPr>
                  <w:rFonts w:ascii="Arial" w:eastAsia="Arial" w:hAnsi="Arial" w:cs="Arial"/>
                  <w:i/>
                  <w:iCs/>
                  <w:sz w:val="14"/>
                  <w:szCs w:val="14"/>
                </w:rPr>
                <w:delText>a</w:delText>
              </w:r>
            </w:del>
          </w:p>
        </w:tc>
        <w:tc>
          <w:tcPr>
            <w:tcW w:w="200" w:type="dxa"/>
            <w:vAlign w:val="bottom"/>
          </w:tcPr>
          <w:p w:rsidR="00A33515" w:rsidDel="002260E7" w:rsidRDefault="00A33515">
            <w:pPr>
              <w:rPr>
                <w:del w:id="13289" w:author="Admin" w:date="2019-02-19T02:10:00Z"/>
                <w:sz w:val="20"/>
                <w:szCs w:val="20"/>
              </w:rPr>
            </w:pPr>
          </w:p>
        </w:tc>
        <w:tc>
          <w:tcPr>
            <w:tcW w:w="80" w:type="dxa"/>
            <w:vAlign w:val="bottom"/>
          </w:tcPr>
          <w:p w:rsidR="00A33515" w:rsidDel="002260E7" w:rsidRDefault="00A33515">
            <w:pPr>
              <w:rPr>
                <w:del w:id="13290" w:author="Admin" w:date="2019-02-19T02:10:00Z"/>
                <w:sz w:val="20"/>
                <w:szCs w:val="20"/>
              </w:rPr>
            </w:pPr>
          </w:p>
        </w:tc>
        <w:tc>
          <w:tcPr>
            <w:tcW w:w="0" w:type="dxa"/>
            <w:vAlign w:val="bottom"/>
          </w:tcPr>
          <w:p w:rsidR="00A33515" w:rsidDel="002260E7" w:rsidRDefault="00A33515">
            <w:pPr>
              <w:rPr>
                <w:del w:id="13291" w:author="Admin" w:date="2019-02-19T02:10:00Z"/>
                <w:sz w:val="1"/>
                <w:szCs w:val="1"/>
              </w:rPr>
            </w:pPr>
          </w:p>
        </w:tc>
      </w:tr>
    </w:tbl>
    <w:p w:rsidR="00A33515" w:rsidDel="002260E7" w:rsidRDefault="00A33515">
      <w:pPr>
        <w:spacing w:line="23" w:lineRule="exact"/>
        <w:rPr>
          <w:del w:id="13292" w:author="Admin" w:date="2019-02-19T02:10:00Z"/>
          <w:sz w:val="20"/>
          <w:szCs w:val="20"/>
        </w:rPr>
      </w:pPr>
    </w:p>
    <w:p w:rsidR="00A33515" w:rsidDel="002260E7" w:rsidRDefault="001A4D22">
      <w:pPr>
        <w:numPr>
          <w:ilvl w:val="0"/>
          <w:numId w:val="784"/>
        </w:numPr>
        <w:tabs>
          <w:tab w:val="left" w:pos="500"/>
        </w:tabs>
        <w:spacing w:line="256" w:lineRule="auto"/>
        <w:ind w:left="500" w:hanging="273"/>
        <w:jc w:val="both"/>
        <w:rPr>
          <w:del w:id="13293" w:author="Admin" w:date="2019-02-19T02:10:00Z"/>
          <w:rFonts w:ascii="Arial" w:eastAsia="Arial" w:hAnsi="Arial" w:cs="Arial"/>
          <w:b/>
          <w:bCs/>
          <w:sz w:val="20"/>
          <w:szCs w:val="20"/>
        </w:rPr>
        <w:pPrChange w:id="13294" w:author="Admin" w:date="2019-02-19T00:19:00Z">
          <w:pPr>
            <w:numPr>
              <w:numId w:val="787"/>
            </w:numPr>
            <w:tabs>
              <w:tab w:val="left" w:pos="500"/>
            </w:tabs>
            <w:spacing w:line="256" w:lineRule="auto"/>
            <w:ind w:left="500" w:hanging="273"/>
            <w:jc w:val="both"/>
          </w:pPr>
        </w:pPrChange>
      </w:pPr>
      <w:del w:id="13295"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sz w:val="20"/>
            <w:szCs w:val="20"/>
          </w:rPr>
          <w:delText xml:space="preserve"> - многочлен от двух переменных суммарной сте-пени </w:delText>
        </w:r>
        <w:r w:rsidDel="002260E7">
          <w:rPr>
            <w:rFonts w:ascii="Arial" w:eastAsia="Arial" w:hAnsi="Arial" w:cs="Arial"/>
            <w:i/>
            <w:iCs/>
            <w:sz w:val="20"/>
            <w:szCs w:val="20"/>
          </w:rPr>
          <w:delText>deg</w:delText>
        </w:r>
        <w:r w:rsidDel="002260E7">
          <w:rPr>
            <w:rFonts w:eastAsia="Times New Roman"/>
            <w:sz w:val="20"/>
            <w:szCs w:val="20"/>
          </w:rPr>
          <w:delText>(</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а </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 произвольные подмножества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раз-мера </w:delText>
        </w:r>
        <w:r w:rsidDel="002260E7">
          <w:rPr>
            <w:rFonts w:eastAsia="Times New Roman"/>
            <w:i/>
            <w:iCs/>
            <w:sz w:val="20"/>
            <w:szCs w:val="20"/>
          </w:rPr>
          <w:delText>j</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i</w:delText>
        </w:r>
        <w:r w:rsidDel="002260E7">
          <w:rPr>
            <w:rFonts w:eastAsia="Times New Roman"/>
            <w:i/>
            <w:iCs/>
            <w:sz w:val="20"/>
            <w:szCs w:val="20"/>
          </w:rPr>
          <w:delText>j</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Тогда</w:delText>
        </w:r>
      </w:del>
    </w:p>
    <w:tbl>
      <w:tblPr>
        <w:tblW w:w="0" w:type="auto"/>
        <w:tblInd w:w="1900" w:type="dxa"/>
        <w:tblLayout w:type="fixed"/>
        <w:tblCellMar>
          <w:left w:w="0" w:type="dxa"/>
          <w:right w:w="0" w:type="dxa"/>
        </w:tblCellMar>
        <w:tblLook w:val="04A0" w:firstRow="1" w:lastRow="0" w:firstColumn="1" w:lastColumn="0" w:noHBand="0" w:noVBand="1"/>
      </w:tblPr>
      <w:tblGrid>
        <w:gridCol w:w="840"/>
        <w:gridCol w:w="200"/>
        <w:gridCol w:w="540"/>
        <w:gridCol w:w="320"/>
        <w:gridCol w:w="820"/>
        <w:gridCol w:w="760"/>
        <w:gridCol w:w="20"/>
      </w:tblGrid>
      <w:tr w:rsidR="00A33515" w:rsidDel="002260E7">
        <w:trPr>
          <w:trHeight w:val="285"/>
          <w:del w:id="13296" w:author="Admin" w:date="2019-02-19T02:10:00Z"/>
        </w:trPr>
        <w:tc>
          <w:tcPr>
            <w:tcW w:w="1040" w:type="dxa"/>
            <w:gridSpan w:val="2"/>
            <w:vAlign w:val="bottom"/>
          </w:tcPr>
          <w:p w:rsidR="00A33515" w:rsidDel="002260E7" w:rsidRDefault="001A4D22">
            <w:pPr>
              <w:ind w:right="164"/>
              <w:jc w:val="center"/>
              <w:rPr>
                <w:del w:id="13297" w:author="Admin" w:date="2019-02-19T02:10:00Z"/>
                <w:sz w:val="20"/>
                <w:szCs w:val="20"/>
              </w:rPr>
            </w:pPr>
            <w:del w:id="13298" w:author="Admin" w:date="2019-02-19T02:10:00Z">
              <w:r w:rsidDel="002260E7">
                <w:rPr>
                  <w:rFonts w:eastAsia="Times New Roman"/>
                  <w:sz w:val="20"/>
                  <w:szCs w:val="20"/>
                </w:rPr>
                <w:delText>∑ ∑</w:delText>
              </w:r>
            </w:del>
          </w:p>
        </w:tc>
        <w:tc>
          <w:tcPr>
            <w:tcW w:w="1680" w:type="dxa"/>
            <w:gridSpan w:val="3"/>
            <w:vAlign w:val="bottom"/>
          </w:tcPr>
          <w:p w:rsidR="00A33515" w:rsidDel="002260E7" w:rsidRDefault="001A4D22">
            <w:pPr>
              <w:spacing w:line="285" w:lineRule="exact"/>
              <w:ind w:left="20"/>
              <w:rPr>
                <w:del w:id="13299" w:author="Admin" w:date="2019-02-19T02:10:00Z"/>
                <w:sz w:val="20"/>
                <w:szCs w:val="20"/>
              </w:rPr>
            </w:pPr>
            <w:del w:id="13300" w:author="Admin" w:date="2019-02-19T02:10:00Z">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i/>
                  <w:iCs/>
                  <w:sz w:val="20"/>
                  <w:szCs w:val="20"/>
                </w:rPr>
                <w:delText xml:space="preserve"> c</w:delText>
              </w:r>
              <w:r w:rsidDel="002260E7">
                <w:rPr>
                  <w:rFonts w:ascii="Arial" w:eastAsia="Arial" w:hAnsi="Arial" w:cs="Arial"/>
                  <w:sz w:val="27"/>
                  <w:szCs w:val="27"/>
                  <w:vertAlign w:val="subscript"/>
                </w:rPr>
                <w:delText>2</w:delText>
              </w:r>
              <w:r w:rsidDel="002260E7">
                <w:rPr>
                  <w:rFonts w:eastAsia="Times New Roman"/>
                  <w:sz w:val="20"/>
                  <w:szCs w:val="20"/>
                </w:rPr>
                <w:delText>)</w:delText>
              </w:r>
            </w:del>
          </w:p>
        </w:tc>
        <w:tc>
          <w:tcPr>
            <w:tcW w:w="760" w:type="dxa"/>
            <w:vAlign w:val="bottom"/>
          </w:tcPr>
          <w:p w:rsidR="00A33515" w:rsidDel="002260E7" w:rsidRDefault="00A33515">
            <w:pPr>
              <w:rPr>
                <w:del w:id="13301" w:author="Admin" w:date="2019-02-19T02:10:00Z"/>
                <w:sz w:val="24"/>
                <w:szCs w:val="24"/>
              </w:rPr>
            </w:pPr>
          </w:p>
        </w:tc>
        <w:tc>
          <w:tcPr>
            <w:tcW w:w="0" w:type="dxa"/>
            <w:vAlign w:val="bottom"/>
          </w:tcPr>
          <w:p w:rsidR="00A33515" w:rsidDel="002260E7" w:rsidRDefault="00A33515">
            <w:pPr>
              <w:rPr>
                <w:del w:id="13302" w:author="Admin" w:date="2019-02-19T02:10:00Z"/>
                <w:sz w:val="1"/>
                <w:szCs w:val="1"/>
              </w:rPr>
            </w:pPr>
          </w:p>
        </w:tc>
      </w:tr>
      <w:tr w:rsidR="00A33515" w:rsidDel="002260E7">
        <w:trPr>
          <w:trHeight w:val="50"/>
          <w:del w:id="13303" w:author="Admin" w:date="2019-02-19T02:10:00Z"/>
        </w:trPr>
        <w:tc>
          <w:tcPr>
            <w:tcW w:w="840" w:type="dxa"/>
            <w:vAlign w:val="bottom"/>
          </w:tcPr>
          <w:p w:rsidR="00A33515" w:rsidDel="002260E7" w:rsidRDefault="00A33515">
            <w:pPr>
              <w:rPr>
                <w:del w:id="13304" w:author="Admin" w:date="2019-02-19T02:10:00Z"/>
                <w:sz w:val="4"/>
                <w:szCs w:val="4"/>
              </w:rPr>
            </w:pPr>
          </w:p>
        </w:tc>
        <w:tc>
          <w:tcPr>
            <w:tcW w:w="200" w:type="dxa"/>
            <w:tcBorders>
              <w:bottom w:val="single" w:sz="8" w:space="0" w:color="auto"/>
            </w:tcBorders>
            <w:vAlign w:val="bottom"/>
          </w:tcPr>
          <w:p w:rsidR="00A33515" w:rsidDel="002260E7" w:rsidRDefault="00A33515">
            <w:pPr>
              <w:rPr>
                <w:del w:id="13305" w:author="Admin" w:date="2019-02-19T02:10:00Z"/>
                <w:sz w:val="4"/>
                <w:szCs w:val="4"/>
              </w:rPr>
            </w:pPr>
          </w:p>
        </w:tc>
        <w:tc>
          <w:tcPr>
            <w:tcW w:w="540" w:type="dxa"/>
            <w:tcBorders>
              <w:bottom w:val="single" w:sz="8" w:space="0" w:color="auto"/>
            </w:tcBorders>
            <w:vAlign w:val="bottom"/>
          </w:tcPr>
          <w:p w:rsidR="00A33515" w:rsidDel="002260E7" w:rsidRDefault="00A33515">
            <w:pPr>
              <w:rPr>
                <w:del w:id="13306" w:author="Admin" w:date="2019-02-19T02:10:00Z"/>
                <w:sz w:val="4"/>
                <w:szCs w:val="4"/>
              </w:rPr>
            </w:pPr>
          </w:p>
        </w:tc>
        <w:tc>
          <w:tcPr>
            <w:tcW w:w="320" w:type="dxa"/>
            <w:tcBorders>
              <w:bottom w:val="single" w:sz="8" w:space="0" w:color="auto"/>
            </w:tcBorders>
            <w:vAlign w:val="bottom"/>
          </w:tcPr>
          <w:p w:rsidR="00A33515" w:rsidDel="002260E7" w:rsidRDefault="00A33515">
            <w:pPr>
              <w:rPr>
                <w:del w:id="13307" w:author="Admin" w:date="2019-02-19T02:10:00Z"/>
                <w:sz w:val="4"/>
                <w:szCs w:val="4"/>
              </w:rPr>
            </w:pPr>
          </w:p>
        </w:tc>
        <w:tc>
          <w:tcPr>
            <w:tcW w:w="820" w:type="dxa"/>
            <w:vMerge w:val="restart"/>
            <w:vAlign w:val="bottom"/>
          </w:tcPr>
          <w:p w:rsidR="00A33515" w:rsidDel="002260E7" w:rsidRDefault="001A4D22">
            <w:pPr>
              <w:spacing w:line="167" w:lineRule="exact"/>
              <w:ind w:left="80"/>
              <w:rPr>
                <w:del w:id="13308" w:author="Admin" w:date="2019-02-19T02:10:00Z"/>
                <w:sz w:val="20"/>
                <w:szCs w:val="20"/>
              </w:rPr>
            </w:pPr>
            <w:del w:id="13309" w:author="Admin" w:date="2019-02-19T02:10:00Z">
              <w:r w:rsidDel="002260E7">
                <w:rPr>
                  <w:rFonts w:eastAsia="Times New Roman"/>
                  <w:w w:val="95"/>
                  <w:sz w:val="15"/>
                  <w:szCs w:val="15"/>
                </w:rPr>
                <w:delText>= [</w:delText>
              </w:r>
              <w:r w:rsidDel="002260E7">
                <w:rPr>
                  <w:rFonts w:ascii="Arial" w:eastAsia="Arial" w:hAnsi="Arial" w:cs="Arial"/>
                  <w:i/>
                  <w:iCs/>
                  <w:w w:val="95"/>
                  <w:sz w:val="15"/>
                  <w:szCs w:val="15"/>
                </w:rPr>
                <w:delText>x</w:delText>
              </w:r>
              <w:r w:rsidDel="002260E7">
                <w:rPr>
                  <w:rFonts w:ascii="Arial" w:eastAsia="Arial" w:hAnsi="Arial" w:cs="Arial"/>
                  <w:w w:val="95"/>
                  <w:sz w:val="19"/>
                  <w:szCs w:val="19"/>
                  <w:vertAlign w:val="subscript"/>
                </w:rPr>
                <w:delText>1</w:delText>
              </w:r>
              <w:r w:rsidDel="002260E7">
                <w:rPr>
                  <w:rFonts w:ascii="Arial" w:eastAsia="Arial" w:hAnsi="Arial" w:cs="Arial"/>
                  <w:i/>
                  <w:iCs/>
                  <w:w w:val="95"/>
                  <w:sz w:val="19"/>
                  <w:szCs w:val="19"/>
                  <w:vertAlign w:val="superscript"/>
                </w:rPr>
                <w:delText>d</w:delText>
              </w:r>
              <w:r w:rsidDel="002260E7">
                <w:rPr>
                  <w:rFonts w:ascii="Arial" w:eastAsia="Arial" w:hAnsi="Arial" w:cs="Arial"/>
                  <w:w w:val="95"/>
                  <w:sz w:val="15"/>
                  <w:szCs w:val="15"/>
                  <w:vertAlign w:val="superscript"/>
                </w:rPr>
                <w:delText>1</w:delText>
              </w:r>
              <w:r w:rsidDel="002260E7">
                <w:rPr>
                  <w:rFonts w:eastAsia="Times New Roman"/>
                  <w:w w:val="95"/>
                  <w:sz w:val="15"/>
                  <w:szCs w:val="15"/>
                </w:rPr>
                <w:delText xml:space="preserve"> </w:delText>
              </w:r>
              <w:r w:rsidDel="002260E7">
                <w:rPr>
                  <w:rFonts w:ascii="Arial" w:eastAsia="Arial" w:hAnsi="Arial" w:cs="Arial"/>
                  <w:i/>
                  <w:iCs/>
                  <w:w w:val="95"/>
                  <w:sz w:val="15"/>
                  <w:szCs w:val="15"/>
                </w:rPr>
                <w:delText>x</w:delText>
              </w:r>
              <w:r w:rsidDel="002260E7">
                <w:rPr>
                  <w:rFonts w:ascii="Arial" w:eastAsia="Arial" w:hAnsi="Arial" w:cs="Arial"/>
                  <w:w w:val="95"/>
                  <w:sz w:val="19"/>
                  <w:szCs w:val="19"/>
                  <w:vertAlign w:val="subscript"/>
                </w:rPr>
                <w:delText>2</w:delText>
              </w:r>
              <w:r w:rsidDel="002260E7">
                <w:rPr>
                  <w:rFonts w:ascii="Arial" w:eastAsia="Arial" w:hAnsi="Arial" w:cs="Arial"/>
                  <w:i/>
                  <w:iCs/>
                  <w:w w:val="95"/>
                  <w:sz w:val="19"/>
                  <w:szCs w:val="19"/>
                  <w:vertAlign w:val="superscript"/>
                </w:rPr>
                <w:delText>d</w:delText>
              </w:r>
              <w:r w:rsidDel="002260E7">
                <w:rPr>
                  <w:rFonts w:ascii="Arial" w:eastAsia="Arial" w:hAnsi="Arial" w:cs="Arial"/>
                  <w:w w:val="95"/>
                  <w:sz w:val="15"/>
                  <w:szCs w:val="15"/>
                  <w:vertAlign w:val="superscript"/>
                </w:rPr>
                <w:delText>2</w:delText>
              </w:r>
            </w:del>
          </w:p>
        </w:tc>
        <w:tc>
          <w:tcPr>
            <w:tcW w:w="760" w:type="dxa"/>
            <w:vMerge w:val="restart"/>
            <w:vAlign w:val="bottom"/>
          </w:tcPr>
          <w:p w:rsidR="00A33515" w:rsidDel="002260E7" w:rsidRDefault="001A4D22">
            <w:pPr>
              <w:spacing w:line="167" w:lineRule="exact"/>
              <w:rPr>
                <w:del w:id="13310" w:author="Admin" w:date="2019-02-19T02:10:00Z"/>
                <w:sz w:val="20"/>
                <w:szCs w:val="20"/>
              </w:rPr>
            </w:pPr>
            <w:del w:id="13311" w:author="Admin" w:date="2019-02-19T02:10:00Z">
              <w:r w:rsidDel="002260E7">
                <w:rPr>
                  <w:rFonts w:eastAsia="Times New Roman"/>
                  <w:sz w:val="15"/>
                  <w:szCs w:val="15"/>
                </w:rPr>
                <w:delText>]</w:delText>
              </w:r>
              <w:r w:rsidDel="002260E7">
                <w:rPr>
                  <w:rFonts w:ascii="Arial" w:eastAsia="Arial" w:hAnsi="Arial" w:cs="Arial"/>
                  <w:i/>
                  <w:iCs/>
                  <w:sz w:val="15"/>
                  <w:szCs w:val="15"/>
                </w:rPr>
                <w:delText>f</w:delText>
              </w:r>
              <w:r w:rsidDel="002260E7">
                <w:rPr>
                  <w:rFonts w:eastAsia="Times New Roman"/>
                  <w:sz w:val="15"/>
                  <w:szCs w:val="15"/>
                </w:rPr>
                <w:delText>(</w:delText>
              </w:r>
              <w:r w:rsidDel="002260E7">
                <w:rPr>
                  <w:rFonts w:ascii="Arial" w:eastAsia="Arial" w:hAnsi="Arial" w:cs="Arial"/>
                  <w:i/>
                  <w:iCs/>
                  <w:sz w:val="15"/>
                  <w:szCs w:val="15"/>
                </w:rPr>
                <w:delText>x</w:delText>
              </w:r>
              <w:r w:rsidDel="002260E7">
                <w:rPr>
                  <w:rFonts w:ascii="Arial" w:eastAsia="Arial" w:hAnsi="Arial" w:cs="Arial"/>
                  <w:sz w:val="19"/>
                  <w:szCs w:val="19"/>
                  <w:vertAlign w:val="subscript"/>
                </w:rPr>
                <w:delText>1</w:delText>
              </w:r>
              <w:r w:rsidDel="002260E7">
                <w:rPr>
                  <w:rFonts w:eastAsia="Times New Roman"/>
                  <w:i/>
                  <w:iCs/>
                  <w:sz w:val="15"/>
                  <w:szCs w:val="15"/>
                </w:rPr>
                <w:delText>;</w:delText>
              </w:r>
              <w:r w:rsidDel="002260E7">
                <w:rPr>
                  <w:rFonts w:eastAsia="Times New Roman"/>
                  <w:sz w:val="15"/>
                  <w:szCs w:val="15"/>
                </w:rPr>
                <w:delText xml:space="preserve"> </w:delText>
              </w:r>
              <w:r w:rsidDel="002260E7">
                <w:rPr>
                  <w:rFonts w:ascii="Arial" w:eastAsia="Arial" w:hAnsi="Arial" w:cs="Arial"/>
                  <w:i/>
                  <w:iCs/>
                  <w:sz w:val="15"/>
                  <w:szCs w:val="15"/>
                </w:rPr>
                <w:delText>x</w:delText>
              </w:r>
              <w:r w:rsidDel="002260E7">
                <w:rPr>
                  <w:rFonts w:ascii="Arial" w:eastAsia="Arial" w:hAnsi="Arial" w:cs="Arial"/>
                  <w:sz w:val="19"/>
                  <w:szCs w:val="19"/>
                  <w:vertAlign w:val="subscript"/>
                </w:rPr>
                <w:delText>2</w:delText>
              </w:r>
              <w:r w:rsidDel="002260E7">
                <w:rPr>
                  <w:rFonts w:eastAsia="Times New Roman"/>
                  <w:sz w:val="15"/>
                  <w:szCs w:val="15"/>
                </w:rPr>
                <w:delText>)</w:delText>
              </w:r>
              <w:r w:rsidDel="002260E7">
                <w:rPr>
                  <w:rFonts w:eastAsia="Times New Roman"/>
                  <w:i/>
                  <w:iCs/>
                  <w:sz w:val="15"/>
                  <w:szCs w:val="15"/>
                </w:rPr>
                <w:delText>;</w:delText>
              </w:r>
            </w:del>
          </w:p>
        </w:tc>
        <w:tc>
          <w:tcPr>
            <w:tcW w:w="0" w:type="dxa"/>
            <w:vAlign w:val="bottom"/>
          </w:tcPr>
          <w:p w:rsidR="00A33515" w:rsidDel="002260E7" w:rsidRDefault="00A33515">
            <w:pPr>
              <w:rPr>
                <w:del w:id="13312" w:author="Admin" w:date="2019-02-19T02:10:00Z"/>
                <w:sz w:val="1"/>
                <w:szCs w:val="1"/>
              </w:rPr>
            </w:pPr>
          </w:p>
        </w:tc>
      </w:tr>
      <w:tr w:rsidR="00A33515" w:rsidDel="002260E7">
        <w:trPr>
          <w:trHeight w:val="96"/>
          <w:del w:id="13313" w:author="Admin" w:date="2019-02-19T02:10:00Z"/>
        </w:trPr>
        <w:tc>
          <w:tcPr>
            <w:tcW w:w="840" w:type="dxa"/>
            <w:vAlign w:val="bottom"/>
          </w:tcPr>
          <w:p w:rsidR="00A33515" w:rsidDel="002260E7" w:rsidRDefault="00A33515">
            <w:pPr>
              <w:rPr>
                <w:del w:id="13314" w:author="Admin" w:date="2019-02-19T02:10:00Z"/>
                <w:sz w:val="8"/>
                <w:szCs w:val="8"/>
              </w:rPr>
            </w:pPr>
          </w:p>
        </w:tc>
        <w:tc>
          <w:tcPr>
            <w:tcW w:w="200" w:type="dxa"/>
            <w:vMerge w:val="restart"/>
            <w:vAlign w:val="bottom"/>
          </w:tcPr>
          <w:p w:rsidR="00A33515" w:rsidDel="002260E7" w:rsidRDefault="001A4D22">
            <w:pPr>
              <w:spacing w:line="233" w:lineRule="exact"/>
              <w:rPr>
                <w:del w:id="13315" w:author="Admin" w:date="2019-02-19T02:10:00Z"/>
                <w:sz w:val="20"/>
                <w:szCs w:val="20"/>
              </w:rPr>
            </w:pPr>
            <w:del w:id="13316" w:author="Admin" w:date="2019-02-19T02:10:00Z">
              <w:r w:rsidDel="002260E7">
                <w:rPr>
                  <w:rFonts w:eastAsia="Times New Roman"/>
                  <w:i/>
                  <w:iCs/>
                  <w:w w:val="77"/>
                  <w:sz w:val="19"/>
                  <w:szCs w:val="19"/>
                </w:rPr>
                <w:delText>ϕ</w:delText>
              </w:r>
              <w:r w:rsidDel="002260E7">
                <w:rPr>
                  <w:rFonts w:ascii="Arial" w:eastAsia="Arial" w:hAnsi="Arial" w:cs="Arial"/>
                  <w:w w:val="77"/>
                  <w:sz w:val="26"/>
                  <w:szCs w:val="26"/>
                  <w:vertAlign w:val="subscript"/>
                </w:rPr>
                <w:delText>1</w:delText>
              </w:r>
              <w:r w:rsidDel="002260E7">
                <w:rPr>
                  <w:rFonts w:eastAsia="Times New Roman"/>
                  <w:i/>
                  <w:iCs/>
                  <w:w w:val="77"/>
                  <w:sz w:val="26"/>
                  <w:szCs w:val="26"/>
                  <w:vertAlign w:val="superscript"/>
                </w:rPr>
                <w:delText>′</w:delText>
              </w:r>
            </w:del>
          </w:p>
        </w:tc>
        <w:tc>
          <w:tcPr>
            <w:tcW w:w="540" w:type="dxa"/>
            <w:vMerge w:val="restart"/>
            <w:vAlign w:val="bottom"/>
          </w:tcPr>
          <w:p w:rsidR="00A33515" w:rsidDel="002260E7" w:rsidRDefault="001A4D22">
            <w:pPr>
              <w:spacing w:line="233" w:lineRule="exact"/>
              <w:rPr>
                <w:del w:id="13317" w:author="Admin" w:date="2019-02-19T02:10:00Z"/>
                <w:sz w:val="20"/>
                <w:szCs w:val="20"/>
              </w:rPr>
            </w:pPr>
            <w:del w:id="13318" w:author="Admin" w:date="2019-02-19T02:10:00Z">
              <w:r w:rsidDel="002260E7">
                <w:rPr>
                  <w:rFonts w:eastAsia="Times New Roman"/>
                  <w:w w:val="94"/>
                  <w:sz w:val="19"/>
                  <w:szCs w:val="19"/>
                </w:rPr>
                <w:delText>(</w:delText>
              </w:r>
              <w:r w:rsidDel="002260E7">
                <w:rPr>
                  <w:rFonts w:ascii="Arial" w:eastAsia="Arial" w:hAnsi="Arial" w:cs="Arial"/>
                  <w:i/>
                  <w:iCs/>
                  <w:w w:val="94"/>
                  <w:sz w:val="19"/>
                  <w:szCs w:val="19"/>
                </w:rPr>
                <w:delText>c</w:delText>
              </w:r>
              <w:r w:rsidDel="002260E7">
                <w:rPr>
                  <w:rFonts w:ascii="Arial" w:eastAsia="Arial" w:hAnsi="Arial" w:cs="Arial"/>
                  <w:w w:val="94"/>
                  <w:sz w:val="26"/>
                  <w:szCs w:val="26"/>
                  <w:vertAlign w:val="subscript"/>
                </w:rPr>
                <w:delText>1</w:delText>
              </w:r>
              <w:r w:rsidDel="002260E7">
                <w:rPr>
                  <w:rFonts w:eastAsia="Times New Roman"/>
                  <w:w w:val="94"/>
                  <w:sz w:val="19"/>
                  <w:szCs w:val="19"/>
                </w:rPr>
                <w:delText>)</w:delText>
              </w:r>
              <w:r w:rsidDel="002260E7">
                <w:rPr>
                  <w:rFonts w:eastAsia="Times New Roman"/>
                  <w:i/>
                  <w:iCs/>
                  <w:w w:val="94"/>
                  <w:sz w:val="19"/>
                  <w:szCs w:val="19"/>
                </w:rPr>
                <w:delText>ϕ</w:delText>
              </w:r>
              <w:r w:rsidDel="002260E7">
                <w:rPr>
                  <w:rFonts w:ascii="Arial" w:eastAsia="Arial" w:hAnsi="Arial" w:cs="Arial"/>
                  <w:w w:val="94"/>
                  <w:sz w:val="26"/>
                  <w:szCs w:val="26"/>
                  <w:vertAlign w:val="subscript"/>
                </w:rPr>
                <w:delText>2</w:delText>
              </w:r>
              <w:r w:rsidDel="002260E7">
                <w:rPr>
                  <w:rFonts w:eastAsia="Times New Roman"/>
                  <w:i/>
                  <w:iCs/>
                  <w:w w:val="94"/>
                  <w:sz w:val="26"/>
                  <w:szCs w:val="26"/>
                  <w:vertAlign w:val="superscript"/>
                </w:rPr>
                <w:delText>′</w:delText>
              </w:r>
            </w:del>
          </w:p>
        </w:tc>
        <w:tc>
          <w:tcPr>
            <w:tcW w:w="320" w:type="dxa"/>
            <w:vAlign w:val="bottom"/>
          </w:tcPr>
          <w:p w:rsidR="00A33515" w:rsidDel="002260E7" w:rsidRDefault="00A33515">
            <w:pPr>
              <w:rPr>
                <w:del w:id="13319" w:author="Admin" w:date="2019-02-19T02:10:00Z"/>
                <w:sz w:val="8"/>
                <w:szCs w:val="8"/>
              </w:rPr>
            </w:pPr>
          </w:p>
        </w:tc>
        <w:tc>
          <w:tcPr>
            <w:tcW w:w="820" w:type="dxa"/>
            <w:vMerge/>
            <w:vAlign w:val="bottom"/>
          </w:tcPr>
          <w:p w:rsidR="00A33515" w:rsidDel="002260E7" w:rsidRDefault="00A33515">
            <w:pPr>
              <w:rPr>
                <w:del w:id="13320" w:author="Admin" w:date="2019-02-19T02:10:00Z"/>
                <w:sz w:val="8"/>
                <w:szCs w:val="8"/>
              </w:rPr>
            </w:pPr>
          </w:p>
        </w:tc>
        <w:tc>
          <w:tcPr>
            <w:tcW w:w="760" w:type="dxa"/>
            <w:vMerge/>
            <w:vAlign w:val="bottom"/>
          </w:tcPr>
          <w:p w:rsidR="00A33515" w:rsidDel="002260E7" w:rsidRDefault="00A33515">
            <w:pPr>
              <w:rPr>
                <w:del w:id="13321" w:author="Admin" w:date="2019-02-19T02:10:00Z"/>
                <w:sz w:val="8"/>
                <w:szCs w:val="8"/>
              </w:rPr>
            </w:pPr>
          </w:p>
        </w:tc>
        <w:tc>
          <w:tcPr>
            <w:tcW w:w="0" w:type="dxa"/>
            <w:vAlign w:val="bottom"/>
          </w:tcPr>
          <w:p w:rsidR="00A33515" w:rsidDel="002260E7" w:rsidRDefault="00A33515">
            <w:pPr>
              <w:rPr>
                <w:del w:id="13322" w:author="Admin" w:date="2019-02-19T02:10:00Z"/>
                <w:sz w:val="1"/>
                <w:szCs w:val="1"/>
              </w:rPr>
            </w:pPr>
          </w:p>
        </w:tc>
      </w:tr>
      <w:tr w:rsidR="00A33515" w:rsidDel="002260E7">
        <w:trPr>
          <w:trHeight w:val="137"/>
          <w:del w:id="13323" w:author="Admin" w:date="2019-02-19T02:10:00Z"/>
        </w:trPr>
        <w:tc>
          <w:tcPr>
            <w:tcW w:w="840" w:type="dxa"/>
            <w:vAlign w:val="bottom"/>
          </w:tcPr>
          <w:p w:rsidR="00A33515" w:rsidDel="002260E7" w:rsidRDefault="00A33515">
            <w:pPr>
              <w:rPr>
                <w:del w:id="13324" w:author="Admin" w:date="2019-02-19T02:10:00Z"/>
                <w:sz w:val="11"/>
                <w:szCs w:val="11"/>
              </w:rPr>
            </w:pPr>
          </w:p>
        </w:tc>
        <w:tc>
          <w:tcPr>
            <w:tcW w:w="200" w:type="dxa"/>
            <w:vMerge/>
            <w:vAlign w:val="bottom"/>
          </w:tcPr>
          <w:p w:rsidR="00A33515" w:rsidDel="002260E7" w:rsidRDefault="00A33515">
            <w:pPr>
              <w:rPr>
                <w:del w:id="13325" w:author="Admin" w:date="2019-02-19T02:10:00Z"/>
                <w:sz w:val="11"/>
                <w:szCs w:val="11"/>
              </w:rPr>
            </w:pPr>
          </w:p>
        </w:tc>
        <w:tc>
          <w:tcPr>
            <w:tcW w:w="540" w:type="dxa"/>
            <w:vMerge/>
            <w:vAlign w:val="bottom"/>
          </w:tcPr>
          <w:p w:rsidR="00A33515" w:rsidDel="002260E7" w:rsidRDefault="00A33515">
            <w:pPr>
              <w:rPr>
                <w:del w:id="13326" w:author="Admin" w:date="2019-02-19T02:10:00Z"/>
                <w:sz w:val="11"/>
                <w:szCs w:val="11"/>
              </w:rPr>
            </w:pPr>
          </w:p>
        </w:tc>
        <w:tc>
          <w:tcPr>
            <w:tcW w:w="1140" w:type="dxa"/>
            <w:gridSpan w:val="2"/>
            <w:vAlign w:val="bottom"/>
          </w:tcPr>
          <w:p w:rsidR="00A33515" w:rsidDel="002260E7" w:rsidRDefault="001A4D22">
            <w:pPr>
              <w:spacing w:line="137" w:lineRule="exact"/>
              <w:rPr>
                <w:del w:id="13327" w:author="Admin" w:date="2019-02-19T02:10:00Z"/>
                <w:sz w:val="20"/>
                <w:szCs w:val="20"/>
              </w:rPr>
            </w:pPr>
            <w:del w:id="13328" w:author="Admin" w:date="2019-02-19T02:10:00Z">
              <w:r w:rsidDel="002260E7">
                <w:rPr>
                  <w:rFonts w:eastAsia="Times New Roman"/>
                  <w:sz w:val="12"/>
                  <w:szCs w:val="12"/>
                </w:rPr>
                <w:delText>(</w:delText>
              </w:r>
              <w:r w:rsidDel="002260E7">
                <w:rPr>
                  <w:rFonts w:ascii="Arial" w:eastAsia="Arial" w:hAnsi="Arial" w:cs="Arial"/>
                  <w:i/>
                  <w:iCs/>
                  <w:sz w:val="12"/>
                  <w:szCs w:val="12"/>
                </w:rPr>
                <w:delText>c</w:delText>
              </w:r>
              <w:r w:rsidDel="002260E7">
                <w:rPr>
                  <w:rFonts w:ascii="Arial" w:eastAsia="Arial" w:hAnsi="Arial" w:cs="Arial"/>
                  <w:sz w:val="15"/>
                  <w:szCs w:val="15"/>
                  <w:vertAlign w:val="subscript"/>
                </w:rPr>
                <w:delText>2</w:delText>
              </w:r>
              <w:r w:rsidDel="002260E7">
                <w:rPr>
                  <w:rFonts w:eastAsia="Times New Roman"/>
                  <w:sz w:val="12"/>
                  <w:szCs w:val="12"/>
                </w:rPr>
                <w:delText>)</w:delText>
              </w:r>
            </w:del>
          </w:p>
        </w:tc>
        <w:tc>
          <w:tcPr>
            <w:tcW w:w="760" w:type="dxa"/>
            <w:vAlign w:val="bottom"/>
          </w:tcPr>
          <w:p w:rsidR="00A33515" w:rsidDel="002260E7" w:rsidRDefault="00A33515">
            <w:pPr>
              <w:rPr>
                <w:del w:id="13329" w:author="Admin" w:date="2019-02-19T02:10:00Z"/>
                <w:sz w:val="11"/>
                <w:szCs w:val="11"/>
              </w:rPr>
            </w:pPr>
          </w:p>
        </w:tc>
        <w:tc>
          <w:tcPr>
            <w:tcW w:w="0" w:type="dxa"/>
            <w:vAlign w:val="bottom"/>
          </w:tcPr>
          <w:p w:rsidR="00A33515" w:rsidDel="002260E7" w:rsidRDefault="00A33515">
            <w:pPr>
              <w:rPr>
                <w:del w:id="13330" w:author="Admin" w:date="2019-02-19T02:10:00Z"/>
                <w:sz w:val="1"/>
                <w:szCs w:val="1"/>
              </w:rPr>
            </w:pPr>
          </w:p>
        </w:tc>
      </w:tr>
      <w:tr w:rsidR="00A33515" w:rsidDel="002260E7">
        <w:trPr>
          <w:trHeight w:val="193"/>
          <w:del w:id="13331" w:author="Admin" w:date="2019-02-19T02:10:00Z"/>
        </w:trPr>
        <w:tc>
          <w:tcPr>
            <w:tcW w:w="1040" w:type="dxa"/>
            <w:gridSpan w:val="2"/>
            <w:vAlign w:val="bottom"/>
          </w:tcPr>
          <w:p w:rsidR="00A33515" w:rsidDel="002260E7" w:rsidRDefault="001A4D22">
            <w:pPr>
              <w:spacing w:line="193" w:lineRule="exact"/>
              <w:ind w:right="164"/>
              <w:jc w:val="center"/>
              <w:rPr>
                <w:del w:id="13332" w:author="Admin" w:date="2019-02-19T02:10:00Z"/>
                <w:sz w:val="20"/>
                <w:szCs w:val="20"/>
              </w:rPr>
            </w:pPr>
            <w:del w:id="13333" w:author="Admin" w:date="2019-02-19T02:10:00Z">
              <w:r w:rsidDel="002260E7">
                <w:rPr>
                  <w:rFonts w:ascii="Arial" w:eastAsia="Arial" w:hAnsi="Arial" w:cs="Arial"/>
                  <w:i/>
                  <w:iCs/>
                  <w:w w:val="97"/>
                  <w:sz w:val="14"/>
                  <w:szCs w:val="14"/>
                </w:rPr>
                <w:delText>c</w:delText>
              </w:r>
              <w:r w:rsidDel="002260E7">
                <w:rPr>
                  <w:rFonts w:ascii="Arial" w:eastAsia="Arial" w:hAnsi="Arial" w:cs="Arial"/>
                  <w:w w:val="97"/>
                  <w:sz w:val="19"/>
                  <w:szCs w:val="19"/>
                  <w:vertAlign w:val="subscript"/>
                </w:rPr>
                <w:delText>1</w:delText>
              </w:r>
              <w:r w:rsidDel="002260E7">
                <w:rPr>
                  <w:rFonts w:eastAsia="Times New Roman"/>
                  <w:i/>
                  <w:iCs/>
                  <w:w w:val="97"/>
                  <w:sz w:val="14"/>
                  <w:szCs w:val="14"/>
                </w:rPr>
                <w:delText>2</w:delText>
              </w:r>
              <w:r w:rsidDel="002260E7">
                <w:rPr>
                  <w:rFonts w:ascii="Arial" w:eastAsia="Arial" w:hAnsi="Arial" w:cs="Arial"/>
                  <w:i/>
                  <w:iCs/>
                  <w:w w:val="97"/>
                  <w:sz w:val="14"/>
                  <w:szCs w:val="14"/>
                </w:rPr>
                <w:delText>C</w:delText>
              </w:r>
              <w:r w:rsidDel="002260E7">
                <w:rPr>
                  <w:rFonts w:ascii="Arial" w:eastAsia="Arial" w:hAnsi="Arial" w:cs="Arial"/>
                  <w:w w:val="97"/>
                  <w:sz w:val="19"/>
                  <w:szCs w:val="19"/>
                  <w:vertAlign w:val="subscript"/>
                </w:rPr>
                <w:delText>1</w:delText>
              </w:r>
              <w:r w:rsidDel="002260E7">
                <w:rPr>
                  <w:rFonts w:ascii="Arial" w:eastAsia="Arial" w:hAnsi="Arial" w:cs="Arial"/>
                  <w:i/>
                  <w:iCs/>
                  <w:w w:val="97"/>
                  <w:sz w:val="14"/>
                  <w:szCs w:val="14"/>
                </w:rPr>
                <w:delText xml:space="preserve"> c</w:delText>
              </w:r>
              <w:r w:rsidDel="002260E7">
                <w:rPr>
                  <w:rFonts w:ascii="Arial" w:eastAsia="Arial" w:hAnsi="Arial" w:cs="Arial"/>
                  <w:w w:val="97"/>
                  <w:sz w:val="19"/>
                  <w:szCs w:val="19"/>
                  <w:vertAlign w:val="subscript"/>
                </w:rPr>
                <w:delText>2</w:delText>
              </w:r>
              <w:r w:rsidDel="002260E7">
                <w:rPr>
                  <w:rFonts w:eastAsia="Times New Roman"/>
                  <w:i/>
                  <w:iCs/>
                  <w:w w:val="97"/>
                  <w:sz w:val="14"/>
                  <w:szCs w:val="14"/>
                </w:rPr>
                <w:delText>2</w:delText>
              </w:r>
              <w:r w:rsidDel="002260E7">
                <w:rPr>
                  <w:rFonts w:ascii="Arial" w:eastAsia="Arial" w:hAnsi="Arial" w:cs="Arial"/>
                  <w:i/>
                  <w:iCs/>
                  <w:w w:val="97"/>
                  <w:sz w:val="14"/>
                  <w:szCs w:val="14"/>
                </w:rPr>
                <w:delText>C</w:delText>
              </w:r>
              <w:r w:rsidDel="002260E7">
                <w:rPr>
                  <w:rFonts w:ascii="Arial" w:eastAsia="Arial" w:hAnsi="Arial" w:cs="Arial"/>
                  <w:w w:val="97"/>
                  <w:sz w:val="19"/>
                  <w:szCs w:val="19"/>
                  <w:vertAlign w:val="subscript"/>
                </w:rPr>
                <w:delText>2</w:delText>
              </w:r>
            </w:del>
          </w:p>
        </w:tc>
        <w:tc>
          <w:tcPr>
            <w:tcW w:w="540" w:type="dxa"/>
            <w:vAlign w:val="bottom"/>
          </w:tcPr>
          <w:p w:rsidR="00A33515" w:rsidDel="002260E7" w:rsidRDefault="00A33515">
            <w:pPr>
              <w:rPr>
                <w:del w:id="13334" w:author="Admin" w:date="2019-02-19T02:10:00Z"/>
                <w:sz w:val="16"/>
                <w:szCs w:val="16"/>
              </w:rPr>
            </w:pPr>
          </w:p>
        </w:tc>
        <w:tc>
          <w:tcPr>
            <w:tcW w:w="320" w:type="dxa"/>
            <w:vAlign w:val="bottom"/>
          </w:tcPr>
          <w:p w:rsidR="00A33515" w:rsidDel="002260E7" w:rsidRDefault="00A33515">
            <w:pPr>
              <w:rPr>
                <w:del w:id="13335" w:author="Admin" w:date="2019-02-19T02:10:00Z"/>
                <w:sz w:val="16"/>
                <w:szCs w:val="16"/>
              </w:rPr>
            </w:pPr>
          </w:p>
        </w:tc>
        <w:tc>
          <w:tcPr>
            <w:tcW w:w="820" w:type="dxa"/>
            <w:vAlign w:val="bottom"/>
          </w:tcPr>
          <w:p w:rsidR="00A33515" w:rsidDel="002260E7" w:rsidRDefault="00A33515">
            <w:pPr>
              <w:rPr>
                <w:del w:id="13336" w:author="Admin" w:date="2019-02-19T02:10:00Z"/>
                <w:sz w:val="16"/>
                <w:szCs w:val="16"/>
              </w:rPr>
            </w:pPr>
          </w:p>
        </w:tc>
        <w:tc>
          <w:tcPr>
            <w:tcW w:w="760" w:type="dxa"/>
            <w:vAlign w:val="bottom"/>
          </w:tcPr>
          <w:p w:rsidR="00A33515" w:rsidDel="002260E7" w:rsidRDefault="00A33515">
            <w:pPr>
              <w:rPr>
                <w:del w:id="13337" w:author="Admin" w:date="2019-02-19T02:10:00Z"/>
                <w:sz w:val="16"/>
                <w:szCs w:val="16"/>
              </w:rPr>
            </w:pPr>
          </w:p>
        </w:tc>
        <w:tc>
          <w:tcPr>
            <w:tcW w:w="0" w:type="dxa"/>
            <w:vAlign w:val="bottom"/>
          </w:tcPr>
          <w:p w:rsidR="00A33515" w:rsidDel="002260E7" w:rsidRDefault="00A33515">
            <w:pPr>
              <w:rPr>
                <w:del w:id="13338" w:author="Admin" w:date="2019-02-19T02:10:00Z"/>
                <w:sz w:val="1"/>
                <w:szCs w:val="1"/>
              </w:rPr>
            </w:pPr>
          </w:p>
        </w:tc>
      </w:tr>
    </w:tbl>
    <w:p w:rsidR="00A33515" w:rsidDel="002260E7" w:rsidRDefault="00A33515">
      <w:pPr>
        <w:spacing w:line="1" w:lineRule="exact"/>
        <w:rPr>
          <w:del w:id="13339" w:author="Admin" w:date="2019-02-19T02:10:00Z"/>
          <w:sz w:val="20"/>
          <w:szCs w:val="20"/>
        </w:rPr>
      </w:pPr>
    </w:p>
    <w:p w:rsidR="00A33515" w:rsidDel="002260E7" w:rsidRDefault="00A33515">
      <w:pPr>
        <w:rPr>
          <w:del w:id="13340"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spacing w:line="216" w:lineRule="auto"/>
        <w:ind w:right="-19"/>
        <w:jc w:val="center"/>
        <w:rPr>
          <w:del w:id="13341" w:author="Admin" w:date="2019-02-19T02:10:00Z"/>
          <w:sz w:val="20"/>
          <w:szCs w:val="20"/>
        </w:rPr>
      </w:pPr>
      <w:del w:id="13342" w:author="Admin" w:date="2019-02-19T02:10:00Z">
        <w:r w:rsidDel="002260E7">
          <w:rPr>
            <w:rFonts w:ascii="Arial" w:eastAsia="Arial" w:hAnsi="Arial" w:cs="Arial"/>
            <w:sz w:val="20"/>
            <w:szCs w:val="20"/>
          </w:rPr>
          <w:lastRenderedPageBreak/>
          <w:delText xml:space="preserve">−  </w:delText>
        </w:r>
        <w:r w:rsidDel="002260E7">
          <w:rPr>
            <w:rFonts w:ascii="Arial" w:eastAsia="Arial" w:hAnsi="Arial" w:cs="Arial"/>
            <w:b/>
            <w:bCs/>
            <w:sz w:val="20"/>
            <w:szCs w:val="20"/>
          </w:rPr>
          <w:delText>330</w:delText>
        </w:r>
        <w:r w:rsidDel="002260E7">
          <w:rPr>
            <w:rFonts w:ascii="Arial" w:eastAsia="Arial" w:hAnsi="Arial" w:cs="Arial"/>
            <w:sz w:val="20"/>
            <w:szCs w:val="20"/>
          </w:rPr>
          <w:delText xml:space="preserve"> −</w:delText>
        </w:r>
      </w:del>
    </w:p>
    <w:p w:rsidR="00A33515" w:rsidDel="002260E7" w:rsidRDefault="00A33515">
      <w:pPr>
        <w:rPr>
          <w:del w:id="13343"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3344" w:author="Admin" w:date="2019-02-19T02:10:00Z"/>
          <w:sz w:val="20"/>
          <w:szCs w:val="20"/>
        </w:rPr>
      </w:pPr>
      <w:bookmarkStart w:id="13345" w:name="page341"/>
      <w:bookmarkEnd w:id="13345"/>
      <w:del w:id="13346"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1A4D22">
      <w:pPr>
        <w:ind w:right="3560"/>
        <w:jc w:val="center"/>
        <w:rPr>
          <w:del w:id="13347" w:author="Admin" w:date="2019-02-19T02:10:00Z"/>
          <w:sz w:val="20"/>
          <w:szCs w:val="20"/>
        </w:rPr>
      </w:pPr>
      <w:del w:id="13348" w:author="Admin" w:date="2019-02-19T02:10:00Z">
        <w:r w:rsidDel="002260E7">
          <w:rPr>
            <w:rFonts w:eastAsia="Times New Roman"/>
            <w:sz w:val="20"/>
            <w:szCs w:val="20"/>
          </w:rPr>
          <w:delText>∏</w:delText>
        </w:r>
      </w:del>
    </w:p>
    <w:p w:rsidR="002260E7" w:rsidDel="002260E7" w:rsidRDefault="002260E7">
      <w:pPr>
        <w:rPr>
          <w:del w:id="13349" w:author="Admin" w:date="2019-02-19T02:10:00Z"/>
          <w:sz w:val="20"/>
          <w:szCs w:val="20"/>
        </w:rPr>
      </w:pPr>
      <w:del w:id="13350" w:author="Admin" w:date="2019-02-19T02:10:00Z">
        <w:r w:rsidDel="002260E7">
          <w:rPr>
            <w:rFonts w:ascii="Arial" w:eastAsia="Arial" w:hAnsi="Arial" w:cs="Arial"/>
            <w:sz w:val="19"/>
            <w:szCs w:val="19"/>
          </w:rPr>
          <w:delText xml:space="preserve">где </w:delText>
        </w:r>
        <w:r w:rsidDel="002260E7">
          <w:rPr>
            <w:rFonts w:eastAsia="Times New Roman"/>
            <w:i/>
            <w:iCs/>
            <w:sz w:val="19"/>
            <w:szCs w:val="19"/>
          </w:rPr>
          <w:delText>ϕ</w:delText>
        </w:r>
        <w:r w:rsidDel="002260E7">
          <w:rPr>
            <w:rFonts w:ascii="Arial" w:eastAsia="Arial" w:hAnsi="Arial" w:cs="Arial"/>
            <w:i/>
            <w:iCs/>
            <w:sz w:val="25"/>
            <w:szCs w:val="25"/>
            <w:vertAlign w:val="subscript"/>
          </w:rPr>
          <w:delText>i</w:delText>
        </w:r>
        <w:r w:rsidDel="002260E7">
          <w:rPr>
            <w:rFonts w:eastAsia="Times New Roman"/>
            <w:sz w:val="19"/>
            <w:szCs w:val="19"/>
          </w:rPr>
          <w:delText>(</w:delText>
        </w:r>
        <w:r w:rsidDel="002260E7">
          <w:rPr>
            <w:rFonts w:ascii="Arial" w:eastAsia="Arial" w:hAnsi="Arial" w:cs="Arial"/>
            <w:i/>
            <w:iCs/>
            <w:sz w:val="19"/>
            <w:szCs w:val="19"/>
          </w:rPr>
          <w:delText>z</w:delText>
        </w:r>
        <w:r w:rsidDel="002260E7">
          <w:rPr>
            <w:rFonts w:eastAsia="Times New Roman"/>
            <w:sz w:val="19"/>
            <w:szCs w:val="19"/>
          </w:rPr>
          <w:delText>) =</w:delText>
        </w:r>
        <w:r w:rsidDel="002260E7">
          <w:rPr>
            <w:sz w:val="20"/>
            <w:szCs w:val="20"/>
          </w:rPr>
          <w:tab/>
        </w:r>
        <w:r w:rsidDel="002260E7">
          <w:rPr>
            <w:rFonts w:ascii="Arial" w:eastAsia="Arial" w:hAnsi="Arial" w:cs="Arial"/>
            <w:i/>
            <w:iCs/>
            <w:sz w:val="28"/>
            <w:szCs w:val="28"/>
            <w:vertAlign w:val="subscript"/>
          </w:rPr>
          <w:delText>c</w:delText>
        </w:r>
        <w:r w:rsidDel="002260E7">
          <w:rPr>
            <w:rFonts w:eastAsia="Times New Roman"/>
            <w:i/>
            <w:iCs/>
            <w:sz w:val="27"/>
            <w:szCs w:val="27"/>
            <w:vertAlign w:val="subscript"/>
          </w:rPr>
          <w:delText>2</w:delText>
        </w:r>
        <w:r w:rsidDel="002260E7">
          <w:rPr>
            <w:rFonts w:ascii="Arial" w:eastAsia="Arial" w:hAnsi="Arial" w:cs="Arial"/>
            <w:i/>
            <w:iCs/>
            <w:sz w:val="28"/>
            <w:szCs w:val="28"/>
            <w:vertAlign w:val="subscript"/>
          </w:rPr>
          <w:delText>C</w:delText>
        </w:r>
        <w:r w:rsidDel="002260E7">
          <w:rPr>
            <w:rFonts w:ascii="Arial" w:eastAsia="Arial" w:hAnsi="Arial" w:cs="Arial"/>
            <w:i/>
            <w:iCs/>
            <w:sz w:val="19"/>
            <w:szCs w:val="19"/>
            <w:vertAlign w:val="subscript"/>
          </w:rPr>
          <w:delText>i</w:delText>
        </w:r>
        <w:r w:rsidDel="002260E7">
          <w:rPr>
            <w:rFonts w:ascii="Arial" w:eastAsia="Arial" w:hAnsi="Arial" w:cs="Arial"/>
            <w:i/>
            <w:iCs/>
            <w:sz w:val="28"/>
            <w:szCs w:val="28"/>
            <w:vertAlign w:val="subscript"/>
          </w:rPr>
          <w:delText xml:space="preserve"> </w:delText>
        </w:r>
        <w:r w:rsidDel="002260E7">
          <w:rPr>
            <w:rFonts w:eastAsia="Times New Roman"/>
            <w:sz w:val="19"/>
            <w:szCs w:val="19"/>
          </w:rPr>
          <w:delText>(</w:delText>
        </w:r>
        <w:r w:rsidDel="002260E7">
          <w:rPr>
            <w:rFonts w:ascii="Arial" w:eastAsia="Arial" w:hAnsi="Arial" w:cs="Arial"/>
            <w:i/>
            <w:iCs/>
            <w:sz w:val="19"/>
            <w:szCs w:val="19"/>
          </w:rPr>
          <w:delText>z</w:delText>
        </w:r>
        <w:r w:rsidDel="002260E7">
          <w:rPr>
            <w:sz w:val="20"/>
            <w:szCs w:val="20"/>
          </w:rPr>
          <w:tab/>
        </w:r>
        <w:r w:rsidDel="002260E7">
          <w:rPr>
            <w:rFonts w:ascii="Arial" w:eastAsia="Arial" w:hAnsi="Arial" w:cs="Arial"/>
            <w:i/>
            <w:iCs/>
            <w:sz w:val="19"/>
            <w:szCs w:val="19"/>
          </w:rPr>
          <w:delText>c</w:delText>
        </w:r>
        <w:r w:rsidDel="002260E7">
          <w:rPr>
            <w:rFonts w:eastAsia="Times New Roman"/>
            <w:sz w:val="19"/>
            <w:szCs w:val="19"/>
          </w:rPr>
          <w:delText>)</w:delText>
        </w:r>
        <w:r w:rsidDel="002260E7">
          <w:rPr>
            <w:rFonts w:ascii="Arial" w:eastAsia="Arial" w:hAnsi="Arial" w:cs="Arial"/>
            <w:sz w:val="19"/>
            <w:szCs w:val="19"/>
          </w:rPr>
          <w:delText>.</w:delText>
        </w:r>
      </w:del>
    </w:p>
    <w:p w:rsidR="00A33515" w:rsidDel="002260E7" w:rsidRDefault="00A33515">
      <w:pPr>
        <w:spacing w:line="45" w:lineRule="exact"/>
        <w:rPr>
          <w:del w:id="13351" w:author="Admin" w:date="2019-02-19T02:10:00Z"/>
          <w:sz w:val="20"/>
          <w:szCs w:val="20"/>
        </w:rPr>
      </w:pPr>
    </w:p>
    <w:p w:rsidR="00A33515" w:rsidDel="002260E7" w:rsidRDefault="001A4D22">
      <w:pPr>
        <w:numPr>
          <w:ilvl w:val="0"/>
          <w:numId w:val="785"/>
        </w:numPr>
        <w:tabs>
          <w:tab w:val="left" w:pos="500"/>
        </w:tabs>
        <w:spacing w:line="287" w:lineRule="auto"/>
        <w:ind w:left="500" w:hanging="262"/>
        <w:jc w:val="both"/>
        <w:rPr>
          <w:del w:id="13352" w:author="Admin" w:date="2019-02-19T02:10:00Z"/>
          <w:rFonts w:ascii="Arial" w:eastAsia="Arial" w:hAnsi="Arial" w:cs="Arial"/>
          <w:b/>
          <w:bCs/>
          <w:sz w:val="20"/>
          <w:szCs w:val="20"/>
        </w:rPr>
        <w:pPrChange w:id="13353" w:author="Admin" w:date="2019-02-19T00:19:00Z">
          <w:pPr>
            <w:numPr>
              <w:numId w:val="788"/>
            </w:numPr>
            <w:tabs>
              <w:tab w:val="left" w:pos="500"/>
            </w:tabs>
            <w:spacing w:line="287" w:lineRule="auto"/>
            <w:ind w:left="500" w:hanging="262"/>
            <w:jc w:val="both"/>
          </w:pPr>
        </w:pPrChange>
      </w:pPr>
      <w:del w:id="13354" w:author="Admin" w:date="2019-02-19T02:10:00Z">
        <w:r w:rsidDel="002260E7">
          <w:rPr>
            <w:rFonts w:ascii="Arial" w:eastAsia="Arial" w:hAnsi="Arial" w:cs="Arial"/>
            <w:sz w:val="20"/>
            <w:szCs w:val="20"/>
          </w:rPr>
          <w:delText>Постарайтесь усилить и доказать теорему из пункта 6. Можете ли Вы придумать способ выразить коэффициент многочлена при про-извольном мономе через его значение в заданных точках (как, на-пример, в предыдущем пункте)?</w:delText>
        </w:r>
      </w:del>
    </w:p>
    <w:p w:rsidR="00A33515" w:rsidDel="002260E7" w:rsidRDefault="00A33515">
      <w:pPr>
        <w:spacing w:line="116" w:lineRule="exact"/>
        <w:rPr>
          <w:del w:id="13355" w:author="Admin" w:date="2019-02-19T02:10:00Z"/>
          <w:rFonts w:ascii="Arial" w:eastAsia="Arial" w:hAnsi="Arial" w:cs="Arial"/>
          <w:b/>
          <w:bCs/>
          <w:sz w:val="20"/>
          <w:szCs w:val="20"/>
        </w:rPr>
      </w:pPr>
    </w:p>
    <w:p w:rsidR="00A33515" w:rsidDel="002260E7" w:rsidRDefault="001A4D22">
      <w:pPr>
        <w:numPr>
          <w:ilvl w:val="0"/>
          <w:numId w:val="785"/>
        </w:numPr>
        <w:tabs>
          <w:tab w:val="left" w:pos="500"/>
        </w:tabs>
        <w:ind w:left="500" w:hanging="273"/>
        <w:rPr>
          <w:del w:id="13356" w:author="Admin" w:date="2019-02-19T02:10:00Z"/>
          <w:rFonts w:ascii="Arial" w:eastAsia="Arial" w:hAnsi="Arial" w:cs="Arial"/>
          <w:b/>
          <w:bCs/>
          <w:sz w:val="20"/>
          <w:szCs w:val="20"/>
        </w:rPr>
        <w:pPrChange w:id="13357" w:author="Admin" w:date="2019-02-19T00:19:00Z">
          <w:pPr>
            <w:numPr>
              <w:numId w:val="788"/>
            </w:numPr>
            <w:tabs>
              <w:tab w:val="left" w:pos="500"/>
            </w:tabs>
            <w:ind w:left="500" w:hanging="273"/>
          </w:pPr>
        </w:pPrChange>
      </w:pPr>
      <w:del w:id="13358" w:author="Admin" w:date="2019-02-19T02:10:00Z">
        <w:r w:rsidDel="002260E7">
          <w:rPr>
            <w:rFonts w:ascii="Arial" w:eastAsia="Arial" w:hAnsi="Arial" w:cs="Arial"/>
            <w:sz w:val="20"/>
            <w:szCs w:val="20"/>
          </w:rPr>
          <w:delText>Постарайтесь посчитать, чему равен коэффициент многочлена</w:delText>
        </w:r>
      </w:del>
    </w:p>
    <w:p w:rsidR="00A33515" w:rsidDel="002260E7" w:rsidRDefault="00A33515">
      <w:pPr>
        <w:spacing w:line="241" w:lineRule="exact"/>
        <w:rPr>
          <w:del w:id="13359" w:author="Admin" w:date="2019-02-19T02:10:00Z"/>
          <w:sz w:val="20"/>
          <w:szCs w:val="20"/>
        </w:rPr>
      </w:pPr>
    </w:p>
    <w:p w:rsidR="00A33515" w:rsidRPr="001A4D22" w:rsidDel="002260E7" w:rsidRDefault="001A4D22">
      <w:pPr>
        <w:tabs>
          <w:tab w:val="left" w:pos="3360"/>
          <w:tab w:val="left" w:pos="4020"/>
          <w:tab w:val="left" w:pos="4680"/>
        </w:tabs>
        <w:ind w:left="2340"/>
        <w:rPr>
          <w:del w:id="13360" w:author="Admin" w:date="2019-02-19T02:10:00Z"/>
          <w:sz w:val="20"/>
          <w:szCs w:val="20"/>
          <w:lang w:val="en-US"/>
          <w:rPrChange w:id="13361" w:author="Admin" w:date="2019-02-18T23:55:00Z">
            <w:rPr>
              <w:del w:id="13362" w:author="Admin" w:date="2019-02-19T02:10:00Z"/>
              <w:sz w:val="20"/>
              <w:szCs w:val="20"/>
            </w:rPr>
          </w:rPrChange>
        </w:rPr>
      </w:pPr>
      <w:del w:id="13363" w:author="Admin" w:date="2019-02-19T02:10:00Z">
        <w:r w:rsidRPr="001A4D22" w:rsidDel="002260E7">
          <w:rPr>
            <w:rFonts w:eastAsia="Times New Roman"/>
            <w:sz w:val="20"/>
            <w:szCs w:val="20"/>
            <w:lang w:val="en-US"/>
            <w:rPrChange w:id="13364"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3365" w:author="Admin" w:date="2019-02-18T23:55:00Z">
              <w:rPr>
                <w:rFonts w:ascii="Arial" w:eastAsia="Arial" w:hAnsi="Arial" w:cs="Arial"/>
                <w:i/>
                <w:iCs/>
                <w:sz w:val="20"/>
                <w:szCs w:val="20"/>
              </w:rPr>
            </w:rPrChange>
          </w:rPr>
          <w:delText>x</w:delText>
        </w:r>
        <w:r w:rsidRPr="001A4D22" w:rsidDel="002260E7">
          <w:rPr>
            <w:rFonts w:ascii="Arial" w:eastAsia="Arial" w:hAnsi="Arial" w:cs="Arial"/>
            <w:i/>
            <w:iCs/>
            <w:sz w:val="27"/>
            <w:szCs w:val="27"/>
            <w:vertAlign w:val="superscript"/>
            <w:lang w:val="en-US"/>
            <w:rPrChange w:id="13366" w:author="Admin" w:date="2019-02-18T23:55:00Z">
              <w:rPr>
                <w:rFonts w:ascii="Arial" w:eastAsia="Arial" w:hAnsi="Arial" w:cs="Arial"/>
                <w:i/>
                <w:iCs/>
                <w:sz w:val="27"/>
                <w:szCs w:val="27"/>
                <w:vertAlign w:val="superscript"/>
              </w:rPr>
            </w:rPrChange>
          </w:rPr>
          <w:delText>a</w:delText>
        </w:r>
        <w:r w:rsidRPr="001A4D22" w:rsidDel="002260E7">
          <w:rPr>
            <w:rFonts w:ascii="Arial" w:eastAsia="Arial" w:hAnsi="Arial" w:cs="Arial"/>
            <w:i/>
            <w:iCs/>
            <w:sz w:val="20"/>
            <w:szCs w:val="20"/>
            <w:lang w:val="en-US"/>
            <w:rPrChange w:id="13367" w:author="Admin" w:date="2019-02-18T23:55:00Z">
              <w:rPr>
                <w:rFonts w:ascii="Arial" w:eastAsia="Arial" w:hAnsi="Arial" w:cs="Arial"/>
                <w:i/>
                <w:iCs/>
                <w:sz w:val="20"/>
                <w:szCs w:val="20"/>
              </w:rPr>
            </w:rPrChange>
          </w:rPr>
          <w:delText>y</w:delText>
        </w:r>
        <w:r w:rsidRPr="001A4D22" w:rsidDel="002260E7">
          <w:rPr>
            <w:rFonts w:ascii="Arial" w:eastAsia="Arial" w:hAnsi="Arial" w:cs="Arial"/>
            <w:i/>
            <w:iCs/>
            <w:sz w:val="27"/>
            <w:szCs w:val="27"/>
            <w:vertAlign w:val="superscript"/>
            <w:lang w:val="en-US"/>
            <w:rPrChange w:id="13368" w:author="Admin" w:date="2019-02-18T23:55:00Z">
              <w:rPr>
                <w:rFonts w:ascii="Arial" w:eastAsia="Arial" w:hAnsi="Arial" w:cs="Arial"/>
                <w:i/>
                <w:iCs/>
                <w:sz w:val="27"/>
                <w:szCs w:val="27"/>
                <w:vertAlign w:val="superscript"/>
              </w:rPr>
            </w:rPrChange>
          </w:rPr>
          <w:delText>a</w:delText>
        </w:r>
        <w:r w:rsidRPr="001A4D22" w:rsidDel="002260E7">
          <w:rPr>
            <w:rFonts w:ascii="Arial" w:eastAsia="Arial" w:hAnsi="Arial" w:cs="Arial"/>
            <w:i/>
            <w:iCs/>
            <w:sz w:val="20"/>
            <w:szCs w:val="20"/>
            <w:lang w:val="en-US"/>
            <w:rPrChange w:id="13369" w:author="Admin" w:date="2019-02-18T23:55:00Z">
              <w:rPr>
                <w:rFonts w:ascii="Arial" w:eastAsia="Arial" w:hAnsi="Arial" w:cs="Arial"/>
                <w:i/>
                <w:iCs/>
                <w:sz w:val="20"/>
                <w:szCs w:val="20"/>
              </w:rPr>
            </w:rPrChange>
          </w:rPr>
          <w:delText>z</w:delText>
        </w:r>
        <w:r w:rsidRPr="001A4D22" w:rsidDel="002260E7">
          <w:rPr>
            <w:rFonts w:ascii="Arial" w:eastAsia="Arial" w:hAnsi="Arial" w:cs="Arial"/>
            <w:i/>
            <w:iCs/>
            <w:sz w:val="27"/>
            <w:szCs w:val="27"/>
            <w:vertAlign w:val="superscript"/>
            <w:lang w:val="en-US"/>
            <w:rPrChange w:id="13370" w:author="Admin" w:date="2019-02-18T23:55:00Z">
              <w:rPr>
                <w:rFonts w:ascii="Arial" w:eastAsia="Arial" w:hAnsi="Arial" w:cs="Arial"/>
                <w:i/>
                <w:iCs/>
                <w:sz w:val="27"/>
                <w:szCs w:val="27"/>
                <w:vertAlign w:val="superscript"/>
              </w:rPr>
            </w:rPrChange>
          </w:rPr>
          <w:delText>a</w:delText>
        </w:r>
        <w:r w:rsidRPr="001A4D22" w:rsidDel="002260E7">
          <w:rPr>
            <w:rFonts w:eastAsia="Times New Roman"/>
            <w:sz w:val="20"/>
            <w:szCs w:val="20"/>
            <w:lang w:val="en-US"/>
            <w:rPrChange w:id="13371"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3372" w:author="Admin" w:date="2019-02-18T23:55:00Z">
              <w:rPr>
                <w:rFonts w:ascii="Arial" w:eastAsia="Arial" w:hAnsi="Arial" w:cs="Arial"/>
                <w:i/>
                <w:iCs/>
                <w:sz w:val="20"/>
                <w:szCs w:val="20"/>
              </w:rPr>
            </w:rPrChange>
          </w:rPr>
          <w:delText>x</w:delText>
        </w:r>
        <w:r w:rsidRPr="001A4D22" w:rsidDel="002260E7">
          <w:rPr>
            <w:sz w:val="20"/>
            <w:szCs w:val="20"/>
            <w:lang w:val="en-US"/>
            <w:rPrChange w:id="13373" w:author="Admin" w:date="2019-02-18T23:55:00Z">
              <w:rPr>
                <w:sz w:val="20"/>
                <w:szCs w:val="20"/>
              </w:rPr>
            </w:rPrChange>
          </w:rPr>
          <w:tab/>
        </w:r>
        <w:r w:rsidRPr="001A4D22" w:rsidDel="002260E7">
          <w:rPr>
            <w:rFonts w:ascii="Arial" w:eastAsia="Arial" w:hAnsi="Arial" w:cs="Arial"/>
            <w:i/>
            <w:iCs/>
            <w:sz w:val="20"/>
            <w:szCs w:val="20"/>
            <w:lang w:val="en-US"/>
            <w:rPrChange w:id="13374" w:author="Admin" w:date="2019-02-18T23:55:00Z">
              <w:rPr>
                <w:rFonts w:ascii="Arial" w:eastAsia="Arial" w:hAnsi="Arial" w:cs="Arial"/>
                <w:i/>
                <w:iCs/>
                <w:sz w:val="20"/>
                <w:szCs w:val="20"/>
              </w:rPr>
            </w:rPrChange>
          </w:rPr>
          <w:delText>y</w:delText>
        </w:r>
        <w:r w:rsidRPr="001A4D22" w:rsidDel="002260E7">
          <w:rPr>
            <w:rFonts w:eastAsia="Times New Roman"/>
            <w:sz w:val="20"/>
            <w:szCs w:val="20"/>
            <w:lang w:val="en-US"/>
            <w:rPrChange w:id="13375" w:author="Admin" w:date="2019-02-18T23:55:00Z">
              <w:rPr>
                <w:rFonts w:eastAsia="Times New Roman"/>
                <w:sz w:val="20"/>
                <w:szCs w:val="20"/>
              </w:rPr>
            </w:rPrChange>
          </w:rPr>
          <w:delText>)</w:delText>
        </w:r>
        <w:r w:rsidRPr="001A4D22" w:rsidDel="002260E7">
          <w:rPr>
            <w:rFonts w:ascii="Arial" w:eastAsia="Arial" w:hAnsi="Arial" w:cs="Arial"/>
            <w:i/>
            <w:iCs/>
            <w:sz w:val="27"/>
            <w:szCs w:val="27"/>
            <w:vertAlign w:val="superscript"/>
            <w:lang w:val="en-US"/>
            <w:rPrChange w:id="13376" w:author="Admin" w:date="2019-02-18T23:55:00Z">
              <w:rPr>
                <w:rFonts w:ascii="Arial" w:eastAsia="Arial" w:hAnsi="Arial" w:cs="Arial"/>
                <w:i/>
                <w:iCs/>
                <w:sz w:val="27"/>
                <w:szCs w:val="27"/>
                <w:vertAlign w:val="superscript"/>
              </w:rPr>
            </w:rPrChange>
          </w:rPr>
          <w:delText>a</w:delText>
        </w:r>
        <w:r w:rsidRPr="001A4D22" w:rsidDel="002260E7">
          <w:rPr>
            <w:rFonts w:eastAsia="Times New Roman"/>
            <w:sz w:val="20"/>
            <w:szCs w:val="20"/>
            <w:lang w:val="en-US"/>
            <w:rPrChange w:id="13377"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3378" w:author="Admin" w:date="2019-02-18T23:55:00Z">
              <w:rPr>
                <w:rFonts w:ascii="Arial" w:eastAsia="Arial" w:hAnsi="Arial" w:cs="Arial"/>
                <w:i/>
                <w:iCs/>
                <w:sz w:val="20"/>
                <w:szCs w:val="20"/>
              </w:rPr>
            </w:rPrChange>
          </w:rPr>
          <w:delText>y</w:delText>
        </w:r>
        <w:r w:rsidRPr="001A4D22" w:rsidDel="002260E7">
          <w:rPr>
            <w:rFonts w:ascii="Arial" w:eastAsia="Arial" w:hAnsi="Arial" w:cs="Arial"/>
            <w:i/>
            <w:iCs/>
            <w:sz w:val="20"/>
            <w:szCs w:val="20"/>
            <w:lang w:val="en-US"/>
            <w:rPrChange w:id="13379" w:author="Admin" w:date="2019-02-18T23:55:00Z">
              <w:rPr>
                <w:rFonts w:ascii="Arial" w:eastAsia="Arial" w:hAnsi="Arial" w:cs="Arial"/>
                <w:i/>
                <w:iCs/>
                <w:sz w:val="20"/>
                <w:szCs w:val="20"/>
              </w:rPr>
            </w:rPrChange>
          </w:rPr>
          <w:tab/>
          <w:delText>z</w:delText>
        </w:r>
        <w:r w:rsidRPr="001A4D22" w:rsidDel="002260E7">
          <w:rPr>
            <w:rFonts w:eastAsia="Times New Roman"/>
            <w:sz w:val="20"/>
            <w:szCs w:val="20"/>
            <w:lang w:val="en-US"/>
            <w:rPrChange w:id="13380" w:author="Admin" w:date="2019-02-18T23:55:00Z">
              <w:rPr>
                <w:rFonts w:eastAsia="Times New Roman"/>
                <w:sz w:val="20"/>
                <w:szCs w:val="20"/>
              </w:rPr>
            </w:rPrChange>
          </w:rPr>
          <w:delText>)</w:delText>
        </w:r>
        <w:r w:rsidRPr="001A4D22" w:rsidDel="002260E7">
          <w:rPr>
            <w:rFonts w:ascii="Arial" w:eastAsia="Arial" w:hAnsi="Arial" w:cs="Arial"/>
            <w:i/>
            <w:iCs/>
            <w:sz w:val="27"/>
            <w:szCs w:val="27"/>
            <w:vertAlign w:val="superscript"/>
            <w:lang w:val="en-US"/>
            <w:rPrChange w:id="13381" w:author="Admin" w:date="2019-02-18T23:55:00Z">
              <w:rPr>
                <w:rFonts w:ascii="Arial" w:eastAsia="Arial" w:hAnsi="Arial" w:cs="Arial"/>
                <w:i/>
                <w:iCs/>
                <w:sz w:val="27"/>
                <w:szCs w:val="27"/>
                <w:vertAlign w:val="superscript"/>
              </w:rPr>
            </w:rPrChange>
          </w:rPr>
          <w:delText>a</w:delText>
        </w:r>
        <w:r w:rsidRPr="001A4D22" w:rsidDel="002260E7">
          <w:rPr>
            <w:rFonts w:eastAsia="Times New Roman"/>
            <w:sz w:val="20"/>
            <w:szCs w:val="20"/>
            <w:lang w:val="en-US"/>
            <w:rPrChange w:id="13382"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3383" w:author="Admin" w:date="2019-02-18T23:55:00Z">
              <w:rPr>
                <w:rFonts w:ascii="Arial" w:eastAsia="Arial" w:hAnsi="Arial" w:cs="Arial"/>
                <w:i/>
                <w:iCs/>
                <w:sz w:val="20"/>
                <w:szCs w:val="20"/>
              </w:rPr>
            </w:rPrChange>
          </w:rPr>
          <w:delText>z</w:delText>
        </w:r>
        <w:r w:rsidRPr="001A4D22" w:rsidDel="002260E7">
          <w:rPr>
            <w:sz w:val="20"/>
            <w:szCs w:val="20"/>
            <w:lang w:val="en-US"/>
            <w:rPrChange w:id="13384" w:author="Admin" w:date="2019-02-18T23:55:00Z">
              <w:rPr>
                <w:sz w:val="20"/>
                <w:szCs w:val="20"/>
              </w:rPr>
            </w:rPrChange>
          </w:rPr>
          <w:tab/>
        </w:r>
        <w:r w:rsidRPr="001A4D22" w:rsidDel="002260E7">
          <w:rPr>
            <w:rFonts w:ascii="Arial" w:eastAsia="Arial" w:hAnsi="Arial" w:cs="Arial"/>
            <w:i/>
            <w:iCs/>
            <w:sz w:val="18"/>
            <w:szCs w:val="18"/>
            <w:lang w:val="en-US"/>
            <w:rPrChange w:id="13385" w:author="Admin" w:date="2019-02-18T23:55:00Z">
              <w:rPr>
                <w:rFonts w:ascii="Arial" w:eastAsia="Arial" w:hAnsi="Arial" w:cs="Arial"/>
                <w:i/>
                <w:iCs/>
                <w:sz w:val="18"/>
                <w:szCs w:val="18"/>
              </w:rPr>
            </w:rPrChange>
          </w:rPr>
          <w:delText>x</w:delText>
        </w:r>
        <w:r w:rsidRPr="001A4D22" w:rsidDel="002260E7">
          <w:rPr>
            <w:rFonts w:eastAsia="Times New Roman"/>
            <w:sz w:val="18"/>
            <w:szCs w:val="18"/>
            <w:lang w:val="en-US"/>
            <w:rPrChange w:id="13386" w:author="Admin" w:date="2019-02-18T23:55:00Z">
              <w:rPr>
                <w:rFonts w:eastAsia="Times New Roman"/>
                <w:sz w:val="18"/>
                <w:szCs w:val="18"/>
              </w:rPr>
            </w:rPrChange>
          </w:rPr>
          <w:delText>)</w:delText>
        </w:r>
        <w:r w:rsidRPr="001A4D22" w:rsidDel="002260E7">
          <w:rPr>
            <w:rFonts w:ascii="Arial" w:eastAsia="Arial" w:hAnsi="Arial" w:cs="Arial"/>
            <w:i/>
            <w:iCs/>
            <w:sz w:val="24"/>
            <w:szCs w:val="24"/>
            <w:vertAlign w:val="superscript"/>
            <w:lang w:val="en-US"/>
            <w:rPrChange w:id="13387" w:author="Admin" w:date="2019-02-18T23:55:00Z">
              <w:rPr>
                <w:rFonts w:ascii="Arial" w:eastAsia="Arial" w:hAnsi="Arial" w:cs="Arial"/>
                <w:i/>
                <w:iCs/>
                <w:sz w:val="24"/>
                <w:szCs w:val="24"/>
                <w:vertAlign w:val="superscript"/>
              </w:rPr>
            </w:rPrChange>
          </w:rPr>
          <w:delText>a</w:delText>
        </w:r>
      </w:del>
    </w:p>
    <w:p w:rsidR="00A33515" w:rsidRPr="001A4D22" w:rsidDel="002260E7" w:rsidRDefault="00A33515">
      <w:pPr>
        <w:spacing w:line="200" w:lineRule="exact"/>
        <w:rPr>
          <w:del w:id="13388" w:author="Admin" w:date="2019-02-19T02:10:00Z"/>
          <w:sz w:val="20"/>
          <w:szCs w:val="20"/>
          <w:lang w:val="en-US"/>
          <w:rPrChange w:id="13389" w:author="Admin" w:date="2019-02-18T23:55:00Z">
            <w:rPr>
              <w:del w:id="13390" w:author="Admin" w:date="2019-02-19T02:10:00Z"/>
              <w:sz w:val="20"/>
              <w:szCs w:val="20"/>
            </w:rPr>
          </w:rPrChange>
        </w:rPr>
      </w:pPr>
    </w:p>
    <w:p w:rsidR="00A33515" w:rsidDel="002260E7" w:rsidRDefault="001A4D22">
      <w:pPr>
        <w:spacing w:line="303" w:lineRule="auto"/>
        <w:ind w:left="500"/>
        <w:rPr>
          <w:del w:id="13391" w:author="Admin" w:date="2019-02-19T02:10:00Z"/>
          <w:sz w:val="20"/>
          <w:szCs w:val="20"/>
        </w:rPr>
      </w:pPr>
      <w:del w:id="13392" w:author="Admin" w:date="2019-02-19T02:10:00Z">
        <w:r w:rsidDel="002260E7">
          <w:rPr>
            <w:rFonts w:ascii="Arial" w:eastAsia="Arial" w:hAnsi="Arial" w:cs="Arial"/>
            <w:sz w:val="20"/>
            <w:szCs w:val="20"/>
          </w:rPr>
          <w:delText>двумя разными способами и получить отсюда загадочное тожде-ство.</w:delText>
        </w:r>
      </w:del>
    </w:p>
    <w:p w:rsidR="00A33515" w:rsidDel="002260E7" w:rsidRDefault="00A33515">
      <w:pPr>
        <w:spacing w:line="101" w:lineRule="exact"/>
        <w:rPr>
          <w:del w:id="13393" w:author="Admin" w:date="2019-02-19T02:10:00Z"/>
          <w:sz w:val="20"/>
          <w:szCs w:val="20"/>
        </w:rPr>
      </w:pPr>
    </w:p>
    <w:p w:rsidR="00A33515" w:rsidDel="002260E7" w:rsidRDefault="001A4D22">
      <w:pPr>
        <w:numPr>
          <w:ilvl w:val="0"/>
          <w:numId w:val="786"/>
        </w:numPr>
        <w:tabs>
          <w:tab w:val="left" w:pos="500"/>
        </w:tabs>
        <w:spacing w:line="303" w:lineRule="auto"/>
        <w:ind w:left="500" w:hanging="273"/>
        <w:rPr>
          <w:del w:id="13394" w:author="Admin" w:date="2019-02-19T02:10:00Z"/>
          <w:rFonts w:ascii="Arial" w:eastAsia="Arial" w:hAnsi="Arial" w:cs="Arial"/>
          <w:b/>
          <w:bCs/>
          <w:sz w:val="20"/>
          <w:szCs w:val="20"/>
        </w:rPr>
        <w:pPrChange w:id="13395" w:author="Admin" w:date="2019-02-19T00:19:00Z">
          <w:pPr>
            <w:numPr>
              <w:numId w:val="789"/>
            </w:numPr>
            <w:tabs>
              <w:tab w:val="left" w:pos="500"/>
            </w:tabs>
            <w:spacing w:line="303" w:lineRule="auto"/>
            <w:ind w:left="500" w:hanging="273"/>
          </w:pPr>
        </w:pPrChange>
      </w:pPr>
      <w:del w:id="13396" w:author="Admin" w:date="2019-02-19T02:10:00Z">
        <w:r w:rsidDel="002260E7">
          <w:rPr>
            <w:rFonts w:ascii="Arial" w:eastAsia="Arial" w:hAnsi="Arial" w:cs="Arial"/>
            <w:sz w:val="20"/>
            <w:szCs w:val="20"/>
          </w:rPr>
          <w:delText>Постарайтесь придумать тождество, обобщающее тождества всех пунктов этой задачи, и доказать его.</w:delText>
        </w:r>
      </w:del>
    </w:p>
    <w:p w:rsidR="00A33515" w:rsidDel="002260E7" w:rsidRDefault="00A33515">
      <w:pPr>
        <w:spacing w:line="234" w:lineRule="exact"/>
        <w:rPr>
          <w:del w:id="13397" w:author="Admin" w:date="2019-02-19T02:10:00Z"/>
          <w:sz w:val="20"/>
          <w:szCs w:val="20"/>
        </w:rPr>
      </w:pPr>
    </w:p>
    <w:p w:rsidR="00A33515" w:rsidDel="002260E7" w:rsidRDefault="001A4D22">
      <w:pPr>
        <w:rPr>
          <w:del w:id="13398" w:author="Admin" w:date="2019-02-19T02:10:00Z"/>
          <w:sz w:val="20"/>
          <w:szCs w:val="20"/>
        </w:rPr>
      </w:pPr>
      <w:del w:id="13399" w:author="Admin" w:date="2019-02-19T02:10:00Z">
        <w:r w:rsidDel="002260E7">
          <w:rPr>
            <w:rFonts w:ascii="Arial" w:eastAsia="Arial" w:hAnsi="Arial" w:cs="Arial"/>
            <w:b/>
            <w:bCs/>
            <w:sz w:val="26"/>
            <w:szCs w:val="26"/>
          </w:rPr>
          <w:delText>Задача 8. Разрезания куба</w:delText>
        </w:r>
      </w:del>
    </w:p>
    <w:p w:rsidR="00A33515" w:rsidDel="002260E7" w:rsidRDefault="00A33515">
      <w:pPr>
        <w:spacing w:line="178" w:lineRule="exact"/>
        <w:rPr>
          <w:del w:id="13400" w:author="Admin" w:date="2019-02-19T02:10:00Z"/>
          <w:sz w:val="20"/>
          <w:szCs w:val="20"/>
        </w:rPr>
      </w:pPr>
    </w:p>
    <w:p w:rsidR="00A33515" w:rsidDel="002260E7" w:rsidRDefault="001A4D22">
      <w:pPr>
        <w:numPr>
          <w:ilvl w:val="0"/>
          <w:numId w:val="787"/>
        </w:numPr>
        <w:tabs>
          <w:tab w:val="left" w:pos="500"/>
        </w:tabs>
        <w:spacing w:line="285" w:lineRule="auto"/>
        <w:ind w:left="500" w:hanging="273"/>
        <w:jc w:val="both"/>
        <w:rPr>
          <w:del w:id="13401" w:author="Admin" w:date="2019-02-19T02:10:00Z"/>
          <w:rFonts w:ascii="Arial" w:eastAsia="Arial" w:hAnsi="Arial" w:cs="Arial"/>
          <w:b/>
          <w:bCs/>
          <w:sz w:val="20"/>
          <w:szCs w:val="20"/>
        </w:rPr>
        <w:pPrChange w:id="13402" w:author="Admin" w:date="2019-02-19T00:19:00Z">
          <w:pPr>
            <w:numPr>
              <w:numId w:val="790"/>
            </w:numPr>
            <w:tabs>
              <w:tab w:val="left" w:pos="500"/>
            </w:tabs>
            <w:spacing w:line="285" w:lineRule="auto"/>
            <w:ind w:left="500" w:hanging="273"/>
            <w:jc w:val="both"/>
          </w:pPr>
        </w:pPrChange>
      </w:pPr>
      <w:del w:id="13403" w:author="Admin" w:date="2019-02-19T02:10:00Z">
        <w:r w:rsidDel="002260E7">
          <w:rPr>
            <w:rFonts w:ascii="Arial" w:eastAsia="Arial" w:hAnsi="Arial" w:cs="Arial"/>
            <w:sz w:val="20"/>
            <w:szCs w:val="20"/>
          </w:rPr>
          <w:delText>Рассмотрим куб 3 3 3. Мы хотим разрезать его на кубики 1 1 1. За один раз можно сделать разрез в одной плоскости, при этом перед следующим разрезом можно переставлять в простран-стве уже отрезанные части. За какое минимальное число разрезов можно справиться?</w:delText>
        </w:r>
      </w:del>
    </w:p>
    <w:p w:rsidR="00A33515" w:rsidDel="002260E7" w:rsidRDefault="00A33515">
      <w:pPr>
        <w:spacing w:line="119" w:lineRule="exact"/>
        <w:rPr>
          <w:del w:id="13404" w:author="Admin" w:date="2019-02-19T02:10:00Z"/>
          <w:rFonts w:ascii="Arial" w:eastAsia="Arial" w:hAnsi="Arial" w:cs="Arial"/>
          <w:b/>
          <w:bCs/>
          <w:sz w:val="20"/>
          <w:szCs w:val="20"/>
        </w:rPr>
      </w:pPr>
    </w:p>
    <w:p w:rsidR="00A33515" w:rsidDel="002260E7" w:rsidRDefault="001A4D22">
      <w:pPr>
        <w:numPr>
          <w:ilvl w:val="0"/>
          <w:numId w:val="787"/>
        </w:numPr>
        <w:tabs>
          <w:tab w:val="left" w:pos="500"/>
        </w:tabs>
        <w:spacing w:line="303" w:lineRule="auto"/>
        <w:ind w:left="500" w:hanging="273"/>
        <w:rPr>
          <w:del w:id="13405" w:author="Admin" w:date="2019-02-19T02:10:00Z"/>
          <w:rFonts w:ascii="Arial" w:eastAsia="Arial" w:hAnsi="Arial" w:cs="Arial"/>
          <w:b/>
          <w:bCs/>
          <w:sz w:val="20"/>
          <w:szCs w:val="20"/>
        </w:rPr>
        <w:pPrChange w:id="13406" w:author="Admin" w:date="2019-02-19T00:19:00Z">
          <w:pPr>
            <w:numPr>
              <w:numId w:val="790"/>
            </w:numPr>
            <w:tabs>
              <w:tab w:val="left" w:pos="500"/>
            </w:tabs>
            <w:spacing w:line="303" w:lineRule="auto"/>
            <w:ind w:left="500" w:hanging="273"/>
          </w:pPr>
        </w:pPrChange>
      </w:pPr>
      <w:del w:id="13407" w:author="Admin" w:date="2019-02-19T02:10:00Z">
        <w:r w:rsidDel="002260E7">
          <w:rPr>
            <w:rFonts w:ascii="Arial" w:eastAsia="Arial" w:hAnsi="Arial" w:cs="Arial"/>
            <w:sz w:val="20"/>
            <w:szCs w:val="20"/>
          </w:rPr>
          <w:delText xml:space="preserve">Рассмотрите теперь куб </w:delText>
        </w:r>
        <w:r w:rsidDel="002260E7">
          <w:rPr>
            <w:rFonts w:ascii="Arial" w:eastAsia="Arial" w:hAnsi="Arial" w:cs="Arial"/>
            <w:i/>
            <w:iCs/>
            <w:sz w:val="20"/>
            <w:szCs w:val="20"/>
          </w:rPr>
          <w:delText>n n n</w:delText>
        </w:r>
        <w:r w:rsidDel="002260E7">
          <w:rPr>
            <w:rFonts w:ascii="Arial" w:eastAsia="Arial" w:hAnsi="Arial" w:cs="Arial"/>
            <w:sz w:val="20"/>
            <w:szCs w:val="20"/>
          </w:rPr>
          <w:delText>. За сколько разрезаний можно спра-виться? Объясните, почему за меньшее число нельзя?</w:delText>
        </w:r>
      </w:del>
    </w:p>
    <w:p w:rsidR="00A33515" w:rsidDel="002260E7" w:rsidRDefault="00A33515">
      <w:pPr>
        <w:spacing w:line="100" w:lineRule="exact"/>
        <w:rPr>
          <w:del w:id="13408" w:author="Admin" w:date="2019-02-19T02:10:00Z"/>
          <w:rFonts w:ascii="Arial" w:eastAsia="Arial" w:hAnsi="Arial" w:cs="Arial"/>
          <w:b/>
          <w:bCs/>
          <w:sz w:val="20"/>
          <w:szCs w:val="20"/>
        </w:rPr>
      </w:pPr>
    </w:p>
    <w:p w:rsidR="00A33515" w:rsidDel="002260E7" w:rsidRDefault="001A4D22">
      <w:pPr>
        <w:numPr>
          <w:ilvl w:val="0"/>
          <w:numId w:val="787"/>
        </w:numPr>
        <w:tabs>
          <w:tab w:val="left" w:pos="500"/>
        </w:tabs>
        <w:spacing w:line="306" w:lineRule="auto"/>
        <w:ind w:left="500" w:hanging="273"/>
        <w:jc w:val="both"/>
        <w:rPr>
          <w:del w:id="13409" w:author="Admin" w:date="2019-02-19T02:10:00Z"/>
          <w:rFonts w:ascii="Arial" w:eastAsia="Arial" w:hAnsi="Arial" w:cs="Arial"/>
          <w:b/>
          <w:bCs/>
          <w:sz w:val="19"/>
          <w:szCs w:val="19"/>
        </w:rPr>
        <w:pPrChange w:id="13410" w:author="Admin" w:date="2019-02-19T00:19:00Z">
          <w:pPr>
            <w:numPr>
              <w:numId w:val="790"/>
            </w:numPr>
            <w:tabs>
              <w:tab w:val="left" w:pos="500"/>
            </w:tabs>
            <w:spacing w:line="306" w:lineRule="auto"/>
            <w:ind w:left="500" w:hanging="273"/>
            <w:jc w:val="both"/>
          </w:pPr>
        </w:pPrChange>
      </w:pPr>
      <w:del w:id="13411" w:author="Admin" w:date="2019-02-19T02:10:00Z">
        <w:r w:rsidDel="002260E7">
          <w:rPr>
            <w:rFonts w:ascii="Arial" w:eastAsia="Arial" w:hAnsi="Arial" w:cs="Arial"/>
            <w:sz w:val="19"/>
            <w:szCs w:val="19"/>
          </w:rPr>
          <w:delText>А сколькими разными способами можно произвести такое разреза-ние (способы различны, если на каком-то шаге от кубика отрезаны разные множества)? А если называть разрезания разными, когда на каком-то шаге в них отличаются наборы отрезанных фигур?</w:delText>
        </w:r>
      </w:del>
    </w:p>
    <w:p w:rsidR="00A33515" w:rsidDel="002260E7" w:rsidRDefault="00A33515">
      <w:pPr>
        <w:spacing w:line="102" w:lineRule="exact"/>
        <w:rPr>
          <w:del w:id="13412" w:author="Admin" w:date="2019-02-19T02:10:00Z"/>
          <w:rFonts w:ascii="Arial" w:eastAsia="Arial" w:hAnsi="Arial" w:cs="Arial"/>
          <w:b/>
          <w:bCs/>
          <w:sz w:val="19"/>
          <w:szCs w:val="19"/>
        </w:rPr>
      </w:pPr>
    </w:p>
    <w:p w:rsidR="00A33515" w:rsidDel="002260E7" w:rsidRDefault="001A4D22">
      <w:pPr>
        <w:numPr>
          <w:ilvl w:val="0"/>
          <w:numId w:val="787"/>
        </w:numPr>
        <w:tabs>
          <w:tab w:val="left" w:pos="500"/>
        </w:tabs>
        <w:spacing w:line="287" w:lineRule="auto"/>
        <w:ind w:left="500" w:hanging="273"/>
        <w:jc w:val="both"/>
        <w:rPr>
          <w:del w:id="13413" w:author="Admin" w:date="2019-02-19T02:10:00Z"/>
          <w:rFonts w:ascii="Arial" w:eastAsia="Arial" w:hAnsi="Arial" w:cs="Arial"/>
          <w:b/>
          <w:bCs/>
          <w:sz w:val="20"/>
          <w:szCs w:val="20"/>
        </w:rPr>
        <w:pPrChange w:id="13414" w:author="Admin" w:date="2019-02-19T00:19:00Z">
          <w:pPr>
            <w:numPr>
              <w:numId w:val="790"/>
            </w:numPr>
            <w:tabs>
              <w:tab w:val="left" w:pos="500"/>
            </w:tabs>
            <w:spacing w:line="287" w:lineRule="auto"/>
            <w:ind w:left="500" w:hanging="273"/>
            <w:jc w:val="both"/>
          </w:pPr>
        </w:pPrChange>
      </w:pPr>
      <w:del w:id="13415" w:author="Admin" w:date="2019-02-19T02:10:00Z">
        <w:r w:rsidDel="002260E7">
          <w:rPr>
            <w:rFonts w:ascii="Arial" w:eastAsia="Arial" w:hAnsi="Arial" w:cs="Arial"/>
            <w:sz w:val="20"/>
            <w:szCs w:val="20"/>
          </w:rPr>
          <w:delText xml:space="preserve">Рассмотрим равносторонний треугольник на плоскости с длиной стороны </w:delText>
        </w:r>
        <w:r w:rsidDel="002260E7">
          <w:rPr>
            <w:rFonts w:ascii="Arial" w:eastAsia="Arial" w:hAnsi="Arial" w:cs="Arial"/>
            <w:i/>
            <w:iCs/>
            <w:sz w:val="20"/>
            <w:szCs w:val="20"/>
          </w:rPr>
          <w:delText>n</w:delText>
        </w:r>
        <w:r w:rsidDel="002260E7">
          <w:rPr>
            <w:rFonts w:ascii="Arial" w:eastAsia="Arial" w:hAnsi="Arial" w:cs="Arial"/>
            <w:sz w:val="20"/>
            <w:szCs w:val="20"/>
          </w:rPr>
          <w:delText>. Мы хотим разрезать его на равносторонние треуголь-ники с длинной стороны 1. За сколько разрезаний это возможно? Сколькими способами?</w:delText>
        </w:r>
      </w:del>
    </w:p>
    <w:p w:rsidR="00A33515" w:rsidDel="002260E7" w:rsidRDefault="00A33515">
      <w:pPr>
        <w:spacing w:line="116" w:lineRule="exact"/>
        <w:rPr>
          <w:del w:id="13416" w:author="Admin" w:date="2019-02-19T02:10:00Z"/>
          <w:rFonts w:ascii="Arial" w:eastAsia="Arial" w:hAnsi="Arial" w:cs="Arial"/>
          <w:b/>
          <w:bCs/>
          <w:sz w:val="20"/>
          <w:szCs w:val="20"/>
        </w:rPr>
      </w:pPr>
    </w:p>
    <w:p w:rsidR="00A33515" w:rsidDel="002260E7" w:rsidRDefault="001A4D22">
      <w:pPr>
        <w:numPr>
          <w:ilvl w:val="0"/>
          <w:numId w:val="787"/>
        </w:numPr>
        <w:tabs>
          <w:tab w:val="left" w:pos="500"/>
        </w:tabs>
        <w:spacing w:line="303" w:lineRule="auto"/>
        <w:ind w:left="500" w:hanging="273"/>
        <w:rPr>
          <w:del w:id="13417" w:author="Admin" w:date="2019-02-19T02:10:00Z"/>
          <w:rFonts w:ascii="Arial" w:eastAsia="Arial" w:hAnsi="Arial" w:cs="Arial"/>
          <w:b/>
          <w:bCs/>
          <w:sz w:val="20"/>
          <w:szCs w:val="20"/>
        </w:rPr>
        <w:pPrChange w:id="13418" w:author="Admin" w:date="2019-02-19T00:19:00Z">
          <w:pPr>
            <w:numPr>
              <w:numId w:val="790"/>
            </w:numPr>
            <w:tabs>
              <w:tab w:val="left" w:pos="500"/>
            </w:tabs>
            <w:spacing w:line="303" w:lineRule="auto"/>
            <w:ind w:left="500" w:hanging="273"/>
          </w:pPr>
        </w:pPrChange>
      </w:pPr>
      <w:del w:id="13419" w:author="Admin" w:date="2019-02-19T02:10:00Z">
        <w:r w:rsidDel="002260E7">
          <w:rPr>
            <w:rFonts w:ascii="Arial" w:eastAsia="Arial" w:hAnsi="Arial" w:cs="Arial"/>
            <w:sz w:val="20"/>
            <w:szCs w:val="20"/>
          </w:rPr>
          <w:delText xml:space="preserve">Рассмотрите аналогичную задачу для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-мерного куба и </w:delText>
        </w:r>
        <w:r w:rsidDel="002260E7">
          <w:rPr>
            <w:rFonts w:ascii="Arial" w:eastAsia="Arial" w:hAnsi="Arial" w:cs="Arial"/>
            <w:i/>
            <w:iCs/>
            <w:sz w:val="20"/>
            <w:szCs w:val="20"/>
          </w:rPr>
          <w:delText>d</w:delText>
        </w:r>
        <w:r w:rsidDel="002260E7">
          <w:rPr>
            <w:rFonts w:ascii="Arial" w:eastAsia="Arial" w:hAnsi="Arial" w:cs="Arial"/>
            <w:sz w:val="20"/>
            <w:szCs w:val="20"/>
          </w:rPr>
          <w:delText>-мерного симплекса.</w:delText>
        </w:r>
      </w:del>
    </w:p>
    <w:p w:rsidR="00A33515" w:rsidDel="002260E7" w:rsidRDefault="00A33515">
      <w:pPr>
        <w:spacing w:line="88" w:lineRule="exact"/>
        <w:rPr>
          <w:del w:id="13420" w:author="Admin" w:date="2019-02-19T02:10:00Z"/>
          <w:rFonts w:ascii="Arial" w:eastAsia="Arial" w:hAnsi="Arial" w:cs="Arial"/>
          <w:b/>
          <w:bCs/>
          <w:sz w:val="20"/>
          <w:szCs w:val="20"/>
        </w:rPr>
      </w:pPr>
    </w:p>
    <w:p w:rsidR="00A33515" w:rsidDel="002260E7" w:rsidRDefault="001A4D22">
      <w:pPr>
        <w:numPr>
          <w:ilvl w:val="0"/>
          <w:numId w:val="787"/>
        </w:numPr>
        <w:tabs>
          <w:tab w:val="left" w:pos="500"/>
        </w:tabs>
        <w:spacing w:line="226" w:lineRule="auto"/>
        <w:ind w:left="500" w:hanging="273"/>
        <w:jc w:val="both"/>
        <w:rPr>
          <w:del w:id="13421" w:author="Admin" w:date="2019-02-19T02:10:00Z"/>
          <w:rFonts w:ascii="Arial" w:eastAsia="Arial" w:hAnsi="Arial" w:cs="Arial"/>
          <w:b/>
          <w:bCs/>
          <w:sz w:val="20"/>
          <w:szCs w:val="20"/>
        </w:rPr>
        <w:pPrChange w:id="13422" w:author="Admin" w:date="2019-02-19T00:19:00Z">
          <w:pPr>
            <w:numPr>
              <w:numId w:val="790"/>
            </w:numPr>
            <w:tabs>
              <w:tab w:val="left" w:pos="500"/>
            </w:tabs>
            <w:spacing w:line="226" w:lineRule="auto"/>
            <w:ind w:left="500" w:hanging="273"/>
            <w:jc w:val="both"/>
          </w:pPr>
        </w:pPrChange>
      </w:pPr>
      <w:del w:id="13423" w:author="Admin" w:date="2019-02-19T02:10:00Z">
        <w:r w:rsidDel="002260E7">
          <w:rPr>
            <w:rFonts w:ascii="Arial" w:eastAsia="Arial" w:hAnsi="Arial" w:cs="Arial"/>
            <w:sz w:val="20"/>
            <w:szCs w:val="20"/>
          </w:rPr>
          <w:delText xml:space="preserve">Проверьте, что трёхмерный куб </w:delText>
        </w:r>
        <w:r w:rsidDel="002260E7">
          <w:rPr>
            <w:rFonts w:ascii="Arial" w:eastAsia="Arial" w:hAnsi="Arial" w:cs="Arial"/>
            <w:i/>
            <w:iCs/>
            <w:sz w:val="20"/>
            <w:szCs w:val="20"/>
          </w:rPr>
          <w:delText>n n n</w:delText>
        </w:r>
        <w:r w:rsidDel="002260E7">
          <w:rPr>
            <w:rFonts w:ascii="Arial" w:eastAsia="Arial" w:hAnsi="Arial" w:cs="Arial"/>
            <w:sz w:val="20"/>
            <w:szCs w:val="20"/>
          </w:rPr>
          <w:delText xml:space="preserve"> можно разрезать на 4</w:delText>
        </w:r>
        <w:r w:rsidDel="002260E7">
          <w:rPr>
            <w:rFonts w:ascii="Arial" w:eastAsia="Arial" w:hAnsi="Arial" w:cs="Arial"/>
            <w:i/>
            <w:iCs/>
            <w:sz w:val="20"/>
            <w:szCs w:val="20"/>
          </w:rPr>
          <w:delText>n</w:delText>
        </w:r>
        <w:r w:rsidDel="002260E7">
          <w:rPr>
            <w:rFonts w:ascii="Arial" w:eastAsia="Arial" w:hAnsi="Arial" w:cs="Arial"/>
            <w:sz w:val="27"/>
            <w:szCs w:val="27"/>
            <w:vertAlign w:val="superscript"/>
          </w:rPr>
          <w:delText>3</w:delText>
        </w:r>
        <w:r w:rsidDel="002260E7">
          <w:rPr>
            <w:rFonts w:ascii="Arial" w:eastAsia="Arial" w:hAnsi="Arial" w:cs="Arial"/>
            <w:sz w:val="20"/>
            <w:szCs w:val="20"/>
          </w:rPr>
          <w:delText xml:space="preserve"> пря-моугольных тетраэдров и </w:delText>
        </w:r>
        <w:r w:rsidDel="002260E7">
          <w:rPr>
            <w:rFonts w:ascii="Arial" w:eastAsia="Arial" w:hAnsi="Arial" w:cs="Arial"/>
            <w:i/>
            <w:iCs/>
            <w:sz w:val="20"/>
            <w:szCs w:val="20"/>
          </w:rPr>
          <w:delText>n</w:delText>
        </w:r>
        <w:r w:rsidDel="002260E7">
          <w:rPr>
            <w:rFonts w:ascii="Arial" w:eastAsia="Arial" w:hAnsi="Arial" w:cs="Arial"/>
            <w:sz w:val="27"/>
            <w:szCs w:val="27"/>
            <w:vertAlign w:val="superscript"/>
          </w:rPr>
          <w:delText>3</w:delText>
        </w:r>
        <w:r w:rsidDel="002260E7">
          <w:rPr>
            <w:rFonts w:ascii="Arial" w:eastAsia="Arial" w:hAnsi="Arial" w:cs="Arial"/>
            <w:sz w:val="20"/>
            <w:szCs w:val="20"/>
          </w:rPr>
          <w:delText xml:space="preserve"> правильных тетраэдров. Каково наи-меньшее число разрезаний?</w:delText>
        </w:r>
      </w:del>
    </w:p>
    <w:p w:rsidR="00A33515" w:rsidDel="002260E7" w:rsidRDefault="00A33515">
      <w:pPr>
        <w:spacing w:line="106" w:lineRule="exact"/>
        <w:rPr>
          <w:del w:id="13424" w:author="Admin" w:date="2019-02-19T02:10:00Z"/>
          <w:rFonts w:ascii="Arial" w:eastAsia="Arial" w:hAnsi="Arial" w:cs="Arial"/>
          <w:b/>
          <w:bCs/>
          <w:sz w:val="20"/>
          <w:szCs w:val="20"/>
        </w:rPr>
      </w:pPr>
    </w:p>
    <w:p w:rsidR="00A33515" w:rsidDel="002260E7" w:rsidRDefault="001A4D22">
      <w:pPr>
        <w:numPr>
          <w:ilvl w:val="1"/>
          <w:numId w:val="787"/>
        </w:numPr>
        <w:tabs>
          <w:tab w:val="left" w:pos="3220"/>
        </w:tabs>
        <w:ind w:left="3220" w:hanging="250"/>
        <w:rPr>
          <w:del w:id="13425" w:author="Admin" w:date="2019-02-19T02:10:00Z"/>
          <w:rFonts w:ascii="Arial" w:eastAsia="Arial" w:hAnsi="Arial" w:cs="Arial"/>
          <w:sz w:val="20"/>
          <w:szCs w:val="20"/>
        </w:rPr>
        <w:pPrChange w:id="13426" w:author="Admin" w:date="2019-02-19T00:19:00Z">
          <w:pPr>
            <w:numPr>
              <w:ilvl w:val="1"/>
              <w:numId w:val="790"/>
            </w:numPr>
            <w:tabs>
              <w:tab w:val="left" w:pos="3220"/>
            </w:tabs>
            <w:ind w:left="3220" w:hanging="250"/>
          </w:pPr>
        </w:pPrChange>
      </w:pPr>
      <w:del w:id="13427" w:author="Admin" w:date="2019-02-19T02:10:00Z">
        <w:r w:rsidDel="002260E7">
          <w:rPr>
            <w:rFonts w:ascii="Arial" w:eastAsia="Arial" w:hAnsi="Arial" w:cs="Arial"/>
            <w:b/>
            <w:bCs/>
            <w:sz w:val="20"/>
            <w:szCs w:val="20"/>
          </w:rPr>
          <w:delText xml:space="preserve">331 </w:delText>
        </w:r>
        <w:r w:rsidDel="002260E7">
          <w:rPr>
            <w:rFonts w:ascii="Arial" w:eastAsia="Arial" w:hAnsi="Arial" w:cs="Arial"/>
            <w:sz w:val="20"/>
            <w:szCs w:val="20"/>
          </w:rPr>
          <w:delText>−</w:delText>
        </w:r>
      </w:del>
    </w:p>
    <w:p w:rsidR="00A33515" w:rsidDel="002260E7" w:rsidRDefault="00A33515">
      <w:pPr>
        <w:rPr>
          <w:del w:id="13428"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3429" w:author="Admin" w:date="2019-02-19T02:10:00Z"/>
          <w:sz w:val="20"/>
          <w:szCs w:val="20"/>
        </w:rPr>
      </w:pPr>
      <w:bookmarkStart w:id="13430" w:name="page342"/>
      <w:bookmarkEnd w:id="13430"/>
      <w:del w:id="13431" w:author="Admin" w:date="2019-02-19T02:10:00Z">
        <w:r w:rsidDel="002260E7">
          <w:rPr>
            <w:rFonts w:ascii="Arial" w:eastAsia="Arial" w:hAnsi="Arial" w:cs="Arial"/>
            <w:sz w:val="18"/>
            <w:szCs w:val="18"/>
          </w:rPr>
          <w:lastRenderedPageBreak/>
          <w:delText>Турнир юных математиков 2016 года</w:delText>
        </w:r>
      </w:del>
    </w:p>
    <w:p w:rsidR="00A33515" w:rsidDel="002260E7" w:rsidRDefault="00A33515">
      <w:pPr>
        <w:spacing w:line="184" w:lineRule="exact"/>
        <w:rPr>
          <w:del w:id="13432" w:author="Admin" w:date="2019-02-19T02:10:00Z"/>
          <w:sz w:val="20"/>
          <w:szCs w:val="20"/>
        </w:rPr>
      </w:pPr>
    </w:p>
    <w:p w:rsidR="00A33515" w:rsidDel="002260E7" w:rsidRDefault="001A4D22">
      <w:pPr>
        <w:numPr>
          <w:ilvl w:val="0"/>
          <w:numId w:val="788"/>
        </w:numPr>
        <w:tabs>
          <w:tab w:val="left" w:pos="500"/>
        </w:tabs>
        <w:ind w:left="500" w:hanging="262"/>
        <w:rPr>
          <w:del w:id="13433" w:author="Admin" w:date="2019-02-19T02:10:00Z"/>
          <w:rFonts w:ascii="Arial" w:eastAsia="Arial" w:hAnsi="Arial" w:cs="Arial"/>
          <w:b/>
          <w:bCs/>
          <w:sz w:val="20"/>
          <w:szCs w:val="20"/>
        </w:rPr>
        <w:pPrChange w:id="13434" w:author="Admin" w:date="2019-02-19T00:19:00Z">
          <w:pPr>
            <w:numPr>
              <w:numId w:val="791"/>
            </w:numPr>
            <w:tabs>
              <w:tab w:val="left" w:pos="500"/>
            </w:tabs>
            <w:ind w:left="500" w:hanging="262"/>
          </w:pPr>
        </w:pPrChange>
      </w:pPr>
      <w:del w:id="13435" w:author="Admin" w:date="2019-02-19T02:10:00Z">
        <w:r w:rsidDel="002260E7">
          <w:rPr>
            <w:rFonts w:ascii="Arial" w:eastAsia="Arial" w:hAnsi="Arial" w:cs="Arial"/>
            <w:sz w:val="20"/>
            <w:szCs w:val="20"/>
          </w:rPr>
          <w:delText>Рассмотрите другие возможные разрезания.</w:delText>
        </w:r>
      </w:del>
    </w:p>
    <w:p w:rsidR="00A33515" w:rsidDel="002260E7" w:rsidRDefault="00A33515">
      <w:pPr>
        <w:spacing w:line="324" w:lineRule="exact"/>
        <w:rPr>
          <w:del w:id="13436" w:author="Admin" w:date="2019-02-19T02:10:00Z"/>
          <w:sz w:val="20"/>
          <w:szCs w:val="20"/>
        </w:rPr>
      </w:pPr>
    </w:p>
    <w:p w:rsidR="00A33515" w:rsidDel="002260E7" w:rsidRDefault="001A4D22">
      <w:pPr>
        <w:rPr>
          <w:del w:id="13437" w:author="Admin" w:date="2019-02-19T02:10:00Z"/>
          <w:sz w:val="20"/>
          <w:szCs w:val="20"/>
        </w:rPr>
      </w:pPr>
      <w:del w:id="13438" w:author="Admin" w:date="2019-02-19T02:10:00Z">
        <w:r w:rsidDel="002260E7">
          <w:rPr>
            <w:rFonts w:ascii="Arial" w:eastAsia="Arial" w:hAnsi="Arial" w:cs="Arial"/>
            <w:b/>
            <w:bCs/>
            <w:sz w:val="26"/>
            <w:szCs w:val="26"/>
          </w:rPr>
          <w:delText>Задача 9. Маляры</w:delText>
        </w:r>
      </w:del>
    </w:p>
    <w:p w:rsidR="00A33515" w:rsidDel="002260E7" w:rsidRDefault="00A33515">
      <w:pPr>
        <w:spacing w:line="178" w:lineRule="exact"/>
        <w:rPr>
          <w:del w:id="13439" w:author="Admin" w:date="2019-02-19T02:10:00Z"/>
          <w:sz w:val="20"/>
          <w:szCs w:val="20"/>
        </w:rPr>
      </w:pPr>
    </w:p>
    <w:p w:rsidR="00A33515" w:rsidDel="002260E7" w:rsidRDefault="001A4D22">
      <w:pPr>
        <w:spacing w:line="264" w:lineRule="exact"/>
        <w:ind w:firstLine="199"/>
        <w:jc w:val="both"/>
        <w:rPr>
          <w:del w:id="13440" w:author="Admin" w:date="2019-02-19T02:10:00Z"/>
          <w:sz w:val="20"/>
          <w:szCs w:val="20"/>
        </w:rPr>
      </w:pPr>
      <w:del w:id="13441" w:author="Admin" w:date="2019-02-19T02:10:00Z">
        <w:r w:rsidDel="002260E7">
          <w:rPr>
            <w:rFonts w:ascii="Arial" w:eastAsia="Arial" w:hAnsi="Arial" w:cs="Arial"/>
            <w:sz w:val="20"/>
            <w:szCs w:val="20"/>
          </w:rPr>
          <w:delText xml:space="preserve">Графом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w:delText>
        </w:r>
        <w:r w:rsidDel="002260E7">
          <w:rPr>
            <w:rFonts w:eastAsia="Times New Roman"/>
            <w:sz w:val="20"/>
            <w:szCs w:val="20"/>
          </w:rPr>
          <w:delText>= (</w:delText>
        </w:r>
        <w:r w:rsidDel="002260E7">
          <w:rPr>
            <w:rFonts w:ascii="Arial" w:eastAsia="Arial" w:hAnsi="Arial" w:cs="Arial"/>
            <w:i/>
            <w:iCs/>
            <w:sz w:val="20"/>
            <w:szCs w:val="20"/>
          </w:rPr>
          <w:delText>V</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E</w:delText>
        </w:r>
        <w:r w:rsidDel="002260E7">
          <w:rPr>
            <w:rFonts w:eastAsia="Times New Roman"/>
            <w:sz w:val="20"/>
            <w:szCs w:val="20"/>
          </w:rPr>
          <w:delText>)</w:delText>
        </w:r>
        <w:r w:rsidDel="002260E7">
          <w:rPr>
            <w:rFonts w:ascii="Arial" w:eastAsia="Arial" w:hAnsi="Arial" w:cs="Arial"/>
            <w:sz w:val="20"/>
            <w:szCs w:val="20"/>
          </w:rPr>
          <w:delText xml:space="preserve"> называется множество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и симметричное отноше-ние инцидентности </w:delText>
        </w:r>
        <w:r w:rsidDel="002260E7">
          <w:rPr>
            <w:rFonts w:ascii="Arial" w:eastAsia="Arial" w:hAnsi="Arial" w:cs="Arial"/>
            <w:i/>
            <w:iCs/>
            <w:sz w:val="20"/>
            <w:szCs w:val="20"/>
          </w:rPr>
          <w:delText>E V V</w:delText>
        </w:r>
        <w:r w:rsidDel="002260E7">
          <w:rPr>
            <w:rFonts w:ascii="Arial" w:eastAsia="Arial" w:hAnsi="Arial" w:cs="Arial"/>
            <w:sz w:val="20"/>
            <w:szCs w:val="20"/>
          </w:rPr>
          <w:delText xml:space="preserve">. Множество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называется множеством вер-шин, а </w:delText>
        </w:r>
        <w:r w:rsidDel="002260E7">
          <w:rPr>
            <w:rFonts w:ascii="Arial" w:eastAsia="Arial" w:hAnsi="Arial" w:cs="Arial"/>
            <w:i/>
            <w:iCs/>
            <w:sz w:val="20"/>
            <w:szCs w:val="20"/>
          </w:rPr>
          <w:delText>E</w:delText>
        </w:r>
        <w:r w:rsidDel="002260E7">
          <w:rPr>
            <w:rFonts w:ascii="Arial" w:eastAsia="Arial" w:hAnsi="Arial" w:cs="Arial"/>
            <w:sz w:val="20"/>
            <w:szCs w:val="20"/>
          </w:rPr>
          <w:delText xml:space="preserve"> — множеством ребер. Если </w:delText>
        </w:r>
        <w:r w:rsidDel="002260E7">
          <w:rPr>
            <w:rFonts w:ascii="Arial" w:eastAsia="Arial" w:hAnsi="Arial" w:cs="Arial"/>
            <w:i/>
            <w:iCs/>
            <w:sz w:val="20"/>
            <w:szCs w:val="20"/>
          </w:rPr>
          <w:delText>E</w:delText>
        </w:r>
        <w:r w:rsidDel="002260E7">
          <w:rPr>
            <w:rFonts w:ascii="Arial" w:eastAsia="Arial" w:hAnsi="Arial" w:cs="Arial"/>
            <w:sz w:val="20"/>
            <w:szCs w:val="20"/>
          </w:rPr>
          <w:delText xml:space="preserve"> </w:delText>
        </w:r>
        <w:r w:rsidDel="002260E7">
          <w:rPr>
            <w:rFonts w:eastAsia="Times New Roman"/>
            <w:i/>
            <w:iCs/>
            <w:sz w:val="20"/>
            <w:szCs w:val="20"/>
          </w:rPr>
          <w:delText>\ f</w:delText>
        </w:r>
        <w:r w:rsidDel="002260E7">
          <w:rPr>
            <w:rFonts w:eastAsia="Times New Roman"/>
            <w:sz w:val="20"/>
            <w:szCs w:val="20"/>
          </w:rPr>
          <w:delText>(</w:delText>
        </w:r>
        <w:r w:rsidDel="002260E7">
          <w:rPr>
            <w:rFonts w:ascii="Arial" w:eastAsia="Arial" w:hAnsi="Arial" w:cs="Arial"/>
            <w:i/>
            <w:iCs/>
            <w:sz w:val="20"/>
            <w:szCs w:val="20"/>
          </w:rPr>
          <w:delText>v</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eastAsia="Times New Roman"/>
            <w:sz w:val="20"/>
            <w:szCs w:val="20"/>
          </w:rPr>
          <w:delText>)</w:delText>
        </w:r>
        <w:r w:rsidDel="002260E7">
          <w:rPr>
            <w:rFonts w:eastAsia="Times New Roman"/>
            <w:i/>
            <w:iCs/>
            <w:sz w:val="20"/>
            <w:szCs w:val="20"/>
          </w:rPr>
          <w:delText>j</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eastAsia="Times New Roman"/>
            <w:i/>
            <w:iCs/>
            <w:sz w:val="20"/>
            <w:szCs w:val="20"/>
          </w:rPr>
          <w:delText>g</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Unicode MS" w:eastAsia="Arial Unicode MS" w:hAnsi="Arial Unicode MS" w:cs="Arial Unicode MS"/>
            <w:sz w:val="20"/>
            <w:szCs w:val="20"/>
          </w:rPr>
          <w:delText>∅</w:delText>
        </w:r>
        <w:r w:rsidDel="002260E7">
          <w:rPr>
            <w:rFonts w:ascii="Arial" w:eastAsia="Arial" w:hAnsi="Arial" w:cs="Arial"/>
            <w:sz w:val="20"/>
            <w:szCs w:val="20"/>
          </w:rPr>
          <w:delText>, то говорят, что в графе нет петель. Мы будем рассматривать только такие графы.</w:delText>
        </w:r>
      </w:del>
    </w:p>
    <w:p w:rsidR="00A33515" w:rsidDel="002260E7" w:rsidRDefault="00A33515">
      <w:pPr>
        <w:spacing w:line="17" w:lineRule="exact"/>
        <w:rPr>
          <w:del w:id="13442" w:author="Admin" w:date="2019-02-19T02:10:00Z"/>
          <w:sz w:val="20"/>
          <w:szCs w:val="20"/>
        </w:rPr>
      </w:pPr>
    </w:p>
    <w:p w:rsidR="00A33515" w:rsidDel="002260E7" w:rsidRDefault="001A4D22">
      <w:pPr>
        <w:spacing w:line="248" w:lineRule="auto"/>
        <w:ind w:firstLine="199"/>
        <w:jc w:val="both"/>
        <w:rPr>
          <w:del w:id="13443" w:author="Admin" w:date="2019-02-19T02:10:00Z"/>
          <w:sz w:val="20"/>
          <w:szCs w:val="20"/>
        </w:rPr>
      </w:pPr>
      <w:del w:id="13444" w:author="Admin" w:date="2019-02-19T02:10:00Z">
        <w:r w:rsidDel="002260E7">
          <w:rPr>
            <w:rFonts w:ascii="Arial" w:eastAsia="Arial" w:hAnsi="Arial" w:cs="Arial"/>
            <w:sz w:val="20"/>
            <w:szCs w:val="20"/>
          </w:rPr>
          <w:delText xml:space="preserve">Правильной раскраской графа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в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цветов называется отображение </w:delText>
        </w:r>
        <w:r w:rsidDel="002260E7">
          <w:rPr>
            <w:rFonts w:ascii="Arial" w:eastAsia="Arial" w:hAnsi="Arial" w:cs="Arial"/>
            <w:i/>
            <w:iCs/>
            <w:sz w:val="20"/>
            <w:szCs w:val="20"/>
          </w:rPr>
          <w:delText xml:space="preserve">col </w:delText>
        </w:r>
        <w:r w:rsidDel="002260E7">
          <w:rPr>
            <w:rFonts w:eastAsia="Times New Roman"/>
            <w:sz w:val="20"/>
            <w:szCs w:val="20"/>
          </w:rPr>
          <w:delText>:</w:delText>
        </w:r>
        <w:r w:rsidDel="002260E7">
          <w:rPr>
            <w:rFonts w:ascii="Arial" w:eastAsia="Arial" w:hAnsi="Arial" w:cs="Arial"/>
            <w:i/>
            <w:iCs/>
            <w:sz w:val="20"/>
            <w:szCs w:val="20"/>
          </w:rPr>
          <w:delText xml:space="preserve"> V </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 =</w:delText>
        </w:r>
        <w:r w:rsidDel="002260E7">
          <w:rPr>
            <w:rFonts w:ascii="Arial" w:eastAsia="Arial" w:hAnsi="Arial" w:cs="Arial"/>
            <w:i/>
            <w:iCs/>
            <w:sz w:val="20"/>
            <w:szCs w:val="20"/>
          </w:rPr>
          <w:delText xml:space="preserve"> </w:delText>
        </w:r>
        <w:r w:rsidDel="002260E7">
          <w:rPr>
            <w:rFonts w:eastAsia="Times New Roman"/>
            <w:i/>
            <w:iCs/>
            <w:sz w:val="20"/>
            <w:szCs w:val="20"/>
          </w:rPr>
          <w:delText>f</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eastAsia="Times New Roman"/>
            <w:i/>
            <w:iCs/>
            <w:sz w:val="20"/>
            <w:szCs w:val="20"/>
          </w:rPr>
          <w:delText>; : : : ;</w:delText>
        </w:r>
        <w:r w:rsidDel="002260E7">
          <w:rPr>
            <w:rFonts w:ascii="Arial" w:eastAsia="Arial" w:hAnsi="Arial" w:cs="Arial"/>
            <w:i/>
            <w:iCs/>
            <w:sz w:val="20"/>
            <w:szCs w:val="20"/>
          </w:rPr>
          <w:delText xml:space="preserve"> n</w:delText>
        </w:r>
        <w:r w:rsidDel="002260E7">
          <w:rPr>
            <w:rFonts w:eastAsia="Times New Roman"/>
            <w:i/>
            <w:iCs/>
            <w:sz w:val="20"/>
            <w:szCs w:val="20"/>
          </w:rPr>
          <w:delText>g</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такое,</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что никаким двум инцидентным вер-шинам не сопоставляется один и тот же цвет, то есть </w:delText>
        </w:r>
        <w:r w:rsidDel="002260E7">
          <w:rPr>
            <w:rFonts w:eastAsia="Times New Roman"/>
            <w:sz w:val="20"/>
            <w:szCs w:val="20"/>
          </w:rPr>
          <w:delText>(</w:delText>
        </w:r>
        <w:r w:rsidDel="002260E7">
          <w:rPr>
            <w:rFonts w:ascii="Arial" w:eastAsia="Arial" w:hAnsi="Arial" w:cs="Arial"/>
            <w:i/>
            <w:iCs/>
            <w:sz w:val="20"/>
            <w:szCs w:val="20"/>
          </w:rPr>
          <w:delText>v</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eastAsia="Times New Roman"/>
            <w:i/>
            <w:iCs/>
            <w:sz w:val="27"/>
            <w:szCs w:val="27"/>
            <w:vertAlign w:val="superscript"/>
          </w:rPr>
          <w:delText>′</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E</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col</w:delText>
        </w:r>
        <w:r w:rsidDel="002260E7">
          <w:rPr>
            <w:rFonts w:eastAsia="Times New Roman"/>
            <w:sz w:val="20"/>
            <w:szCs w:val="20"/>
          </w:rPr>
          <w:delText>(</w:delText>
        </w:r>
        <w:r w:rsidDel="002260E7">
          <w:rPr>
            <w:rFonts w:ascii="Arial" w:eastAsia="Arial" w:hAnsi="Arial" w:cs="Arial"/>
            <w:i/>
            <w:iCs/>
            <w:sz w:val="20"/>
            <w:szCs w:val="20"/>
          </w:rPr>
          <w:delText>v</w:delText>
        </w:r>
        <w:r w:rsidDel="002260E7">
          <w:rPr>
            <w:rFonts w:eastAsia="Times New Roman"/>
            <w:sz w:val="20"/>
            <w:szCs w:val="20"/>
          </w:rPr>
          <w:delText>)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col</w:delText>
        </w:r>
        <w:r w:rsidDel="002260E7">
          <w:rPr>
            <w:rFonts w:eastAsia="Times New Roman"/>
            <w:sz w:val="20"/>
            <w:szCs w:val="20"/>
          </w:rPr>
          <w:delText>(</w:delText>
        </w:r>
        <w:r w:rsidDel="002260E7">
          <w:rPr>
            <w:rFonts w:ascii="Arial" w:eastAsia="Arial" w:hAnsi="Arial" w:cs="Arial"/>
            <w:i/>
            <w:iCs/>
            <w:sz w:val="20"/>
            <w:szCs w:val="20"/>
          </w:rPr>
          <w:delText>v</w:delText>
        </w:r>
        <w:r w:rsidDel="002260E7">
          <w:rPr>
            <w:rFonts w:eastAsia="Times New Roman"/>
            <w:i/>
            <w:iCs/>
            <w:sz w:val="27"/>
            <w:szCs w:val="27"/>
            <w:vertAlign w:val="superscript"/>
          </w:rPr>
          <w:delText>′</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Хроматическим числом графа</w:delText>
        </w:r>
        <w:r w:rsidDel="002260E7">
          <w:rPr>
            <w:rFonts w:ascii="Arial" w:eastAsia="Arial" w:hAnsi="Arial" w:cs="Arial"/>
            <w:i/>
            <w:iCs/>
            <w:sz w:val="20"/>
            <w:szCs w:val="20"/>
          </w:rPr>
          <w:delText xml:space="preserve"> G </w:delText>
        </w:r>
        <w:r w:rsidDel="002260E7">
          <w:rPr>
            <w:rFonts w:ascii="Arial" w:eastAsia="Arial" w:hAnsi="Arial" w:cs="Arial"/>
            <w:sz w:val="20"/>
            <w:szCs w:val="20"/>
          </w:rPr>
          <w:delText>называется наименьшее</w:delText>
        </w:r>
        <w:r w:rsidDel="002260E7">
          <w:rPr>
            <w:rFonts w:ascii="Arial" w:eastAsia="Arial" w:hAnsi="Arial" w:cs="Arial"/>
            <w:i/>
            <w:iCs/>
            <w:sz w:val="20"/>
            <w:szCs w:val="20"/>
          </w:rPr>
          <w:delText xml:space="preserve"> n</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для</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которого существует правильная раскраска в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цветов. Хроматическое число обозначается </w:delText>
        </w:r>
        <w:r w:rsidDel="002260E7">
          <w:rPr>
            <w:rFonts w:eastAsia="Times New Roman"/>
            <w:sz w:val="20"/>
            <w:szCs w:val="20"/>
          </w:rPr>
          <w:delText>(</w:delText>
        </w:r>
        <w:r w:rsidDel="002260E7">
          <w:rPr>
            <w:rFonts w:ascii="Arial" w:eastAsia="Arial" w:hAnsi="Arial" w:cs="Arial"/>
            <w:i/>
            <w:iCs/>
            <w:sz w:val="20"/>
            <w:szCs w:val="20"/>
          </w:rPr>
          <w:delText>G</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0" w:lineRule="exact"/>
        <w:rPr>
          <w:del w:id="13445" w:author="Admin" w:date="2019-02-19T02:10:00Z"/>
          <w:sz w:val="20"/>
          <w:szCs w:val="20"/>
        </w:rPr>
      </w:pPr>
    </w:p>
    <w:p w:rsidR="00A33515" w:rsidDel="002260E7" w:rsidRDefault="001A4D22">
      <w:pPr>
        <w:ind w:left="200"/>
        <w:rPr>
          <w:del w:id="13446" w:author="Admin" w:date="2019-02-19T02:10:00Z"/>
          <w:sz w:val="20"/>
          <w:szCs w:val="20"/>
        </w:rPr>
      </w:pPr>
      <w:del w:id="13447" w:author="Admin" w:date="2019-02-19T02:10:00Z">
        <w:r w:rsidDel="002260E7">
          <w:rPr>
            <w:rFonts w:ascii="Arial" w:eastAsia="Arial" w:hAnsi="Arial" w:cs="Arial"/>
            <w:sz w:val="20"/>
            <w:szCs w:val="20"/>
          </w:rPr>
          <w:delText xml:space="preserve">Пусть </w:delText>
        </w:r>
        <w:r w:rsidDel="002260E7">
          <w:rPr>
            <w:rFonts w:eastAsia="Times New Roman"/>
            <w:sz w:val="20"/>
            <w:szCs w:val="20"/>
          </w:rPr>
          <w:delText>(</w:delText>
        </w:r>
        <w:r w:rsidDel="002260E7">
          <w:rPr>
            <w:rFonts w:ascii="Arial" w:eastAsia="Arial" w:hAnsi="Arial" w:cs="Arial"/>
            <w:i/>
            <w:iCs/>
            <w:sz w:val="20"/>
            <w:szCs w:val="20"/>
          </w:rPr>
          <w:delText>M</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eastAsia="Times New Roman"/>
            <w:sz w:val="20"/>
            <w:szCs w:val="20"/>
          </w:rPr>
          <w:delText>)</w:delText>
        </w:r>
        <w:r w:rsidDel="002260E7">
          <w:rPr>
            <w:rFonts w:ascii="Arial" w:eastAsia="Arial" w:hAnsi="Arial" w:cs="Arial"/>
            <w:sz w:val="20"/>
            <w:szCs w:val="20"/>
          </w:rPr>
          <w:delText xml:space="preserve"> — метрическое пространство. Положим,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и</w:delText>
        </w:r>
      </w:del>
    </w:p>
    <w:p w:rsidR="00A33515" w:rsidDel="002260E7" w:rsidRDefault="00A33515">
      <w:pPr>
        <w:spacing w:line="260" w:lineRule="exact"/>
        <w:rPr>
          <w:del w:id="13448" w:author="Admin" w:date="2019-02-19T02:10:00Z"/>
          <w:sz w:val="20"/>
          <w:szCs w:val="20"/>
        </w:rPr>
      </w:pPr>
    </w:p>
    <w:p w:rsidR="00A33515" w:rsidRPr="001A4D22" w:rsidDel="002260E7" w:rsidRDefault="001A4D22">
      <w:pPr>
        <w:tabs>
          <w:tab w:val="left" w:pos="220"/>
        </w:tabs>
        <w:ind w:right="-19"/>
        <w:jc w:val="center"/>
        <w:rPr>
          <w:del w:id="13449" w:author="Admin" w:date="2019-02-19T02:10:00Z"/>
          <w:sz w:val="20"/>
          <w:szCs w:val="20"/>
          <w:lang w:val="en-US"/>
          <w:rPrChange w:id="13450" w:author="Admin" w:date="2019-02-18T23:55:00Z">
            <w:rPr>
              <w:del w:id="13451" w:author="Admin" w:date="2019-02-19T02:10:00Z"/>
              <w:sz w:val="20"/>
              <w:szCs w:val="20"/>
            </w:rPr>
          </w:rPrChange>
        </w:rPr>
      </w:pPr>
      <w:del w:id="13452" w:author="Admin" w:date="2019-02-19T02:10:00Z">
        <w:r w:rsidRPr="001A4D22" w:rsidDel="002260E7">
          <w:rPr>
            <w:rFonts w:ascii="Arial" w:eastAsia="Arial" w:hAnsi="Arial" w:cs="Arial"/>
            <w:i/>
            <w:iCs/>
            <w:sz w:val="20"/>
            <w:szCs w:val="20"/>
            <w:lang w:val="en-US"/>
            <w:rPrChange w:id="13453" w:author="Admin" w:date="2019-02-18T23:55:00Z">
              <w:rPr>
                <w:rFonts w:ascii="Arial" w:eastAsia="Arial" w:hAnsi="Arial" w:cs="Arial"/>
                <w:i/>
                <w:iCs/>
                <w:sz w:val="20"/>
                <w:szCs w:val="20"/>
              </w:rPr>
            </w:rPrChange>
          </w:rPr>
          <w:delText xml:space="preserve">E </w:delText>
        </w:r>
        <w:r w:rsidRPr="001A4D22" w:rsidDel="002260E7">
          <w:rPr>
            <w:rFonts w:eastAsia="Times New Roman"/>
            <w:sz w:val="20"/>
            <w:szCs w:val="20"/>
            <w:lang w:val="en-US"/>
            <w:rPrChange w:id="13454"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3455" w:author="Admin" w:date="2019-02-18T23:55:00Z">
              <w:rPr>
                <w:rFonts w:ascii="Arial" w:eastAsia="Arial" w:hAnsi="Arial" w:cs="Arial"/>
                <w:i/>
                <w:iCs/>
                <w:sz w:val="20"/>
                <w:szCs w:val="20"/>
              </w:rPr>
            </w:rPrChange>
          </w:rPr>
          <w:delText xml:space="preserve"> </w:delText>
        </w:r>
        <w:r w:rsidRPr="001A4D22" w:rsidDel="002260E7">
          <w:rPr>
            <w:rFonts w:eastAsia="Times New Roman"/>
            <w:i/>
            <w:iCs/>
            <w:sz w:val="20"/>
            <w:szCs w:val="20"/>
            <w:lang w:val="en-US"/>
            <w:rPrChange w:id="13456" w:author="Admin" w:date="2019-02-18T23:55:00Z">
              <w:rPr>
                <w:rFonts w:eastAsia="Times New Roman"/>
                <w:i/>
                <w:iCs/>
                <w:sz w:val="20"/>
                <w:szCs w:val="20"/>
              </w:rPr>
            </w:rPrChange>
          </w:rPr>
          <w:delText>f</w:delText>
        </w:r>
        <w:r w:rsidRPr="001A4D22" w:rsidDel="002260E7">
          <w:rPr>
            <w:rFonts w:eastAsia="Times New Roman"/>
            <w:sz w:val="20"/>
            <w:szCs w:val="20"/>
            <w:lang w:val="en-US"/>
            <w:rPrChange w:id="13457"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3458" w:author="Admin" w:date="2019-02-18T23:55:00Z">
              <w:rPr>
                <w:rFonts w:ascii="Arial" w:eastAsia="Arial" w:hAnsi="Arial" w:cs="Arial"/>
                <w:i/>
                <w:iCs/>
                <w:sz w:val="20"/>
                <w:szCs w:val="20"/>
              </w:rPr>
            </w:rPrChange>
          </w:rPr>
          <w:delText>m</w:delText>
        </w:r>
        <w:r w:rsidRPr="001A4D22" w:rsidDel="002260E7">
          <w:rPr>
            <w:rFonts w:eastAsia="Times New Roman"/>
            <w:i/>
            <w:iCs/>
            <w:sz w:val="20"/>
            <w:szCs w:val="20"/>
            <w:lang w:val="en-US"/>
            <w:rPrChange w:id="13459" w:author="Admin" w:date="2019-02-18T23:55:00Z">
              <w:rPr>
                <w:rFonts w:eastAsia="Times New Roman"/>
                <w:i/>
                <w:iCs/>
                <w:sz w:val="20"/>
                <w:szCs w:val="20"/>
              </w:rPr>
            </w:rPrChange>
          </w:rPr>
          <w:delText>;</w:delText>
        </w:r>
        <w:r w:rsidRPr="001A4D22" w:rsidDel="002260E7">
          <w:rPr>
            <w:rFonts w:ascii="Arial" w:eastAsia="Arial" w:hAnsi="Arial" w:cs="Arial"/>
            <w:i/>
            <w:iCs/>
            <w:sz w:val="20"/>
            <w:szCs w:val="20"/>
            <w:lang w:val="en-US"/>
            <w:rPrChange w:id="13460" w:author="Admin" w:date="2019-02-18T23:55:00Z">
              <w:rPr>
                <w:rFonts w:ascii="Arial" w:eastAsia="Arial" w:hAnsi="Arial" w:cs="Arial"/>
                <w:i/>
                <w:iCs/>
                <w:sz w:val="20"/>
                <w:szCs w:val="20"/>
              </w:rPr>
            </w:rPrChange>
          </w:rPr>
          <w:delText xml:space="preserve"> m</w:delText>
        </w:r>
        <w:r w:rsidRPr="001A4D22" w:rsidDel="002260E7">
          <w:rPr>
            <w:rFonts w:eastAsia="Times New Roman"/>
            <w:i/>
            <w:iCs/>
            <w:sz w:val="27"/>
            <w:szCs w:val="27"/>
            <w:vertAlign w:val="superscript"/>
            <w:lang w:val="en-US"/>
            <w:rPrChange w:id="13461" w:author="Admin" w:date="2019-02-18T23:55:00Z">
              <w:rPr>
                <w:rFonts w:eastAsia="Times New Roman"/>
                <w:i/>
                <w:iCs/>
                <w:sz w:val="27"/>
                <w:szCs w:val="27"/>
                <w:vertAlign w:val="superscript"/>
              </w:rPr>
            </w:rPrChange>
          </w:rPr>
          <w:delText>′</w:delText>
        </w:r>
        <w:r w:rsidRPr="001A4D22" w:rsidDel="002260E7">
          <w:rPr>
            <w:rFonts w:eastAsia="Times New Roman"/>
            <w:sz w:val="20"/>
            <w:szCs w:val="20"/>
            <w:lang w:val="en-US"/>
            <w:rPrChange w:id="13462"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3463" w:author="Admin" w:date="2019-02-18T23:55:00Z">
              <w:rPr>
                <w:rFonts w:ascii="Arial" w:eastAsia="Arial" w:hAnsi="Arial" w:cs="Arial"/>
                <w:i/>
                <w:iCs/>
                <w:sz w:val="20"/>
                <w:szCs w:val="20"/>
              </w:rPr>
            </w:rPrChange>
          </w:rPr>
          <w:delText xml:space="preserve"> </w:delText>
        </w:r>
        <w:r w:rsidRPr="001A4D22" w:rsidDel="002260E7">
          <w:rPr>
            <w:rFonts w:eastAsia="Times New Roman"/>
            <w:i/>
            <w:iCs/>
            <w:sz w:val="20"/>
            <w:szCs w:val="20"/>
            <w:lang w:val="en-US"/>
            <w:rPrChange w:id="13464" w:author="Admin" w:date="2019-02-18T23:55:00Z">
              <w:rPr>
                <w:rFonts w:eastAsia="Times New Roman"/>
                <w:i/>
                <w:iCs/>
                <w:sz w:val="20"/>
                <w:szCs w:val="20"/>
              </w:rPr>
            </w:rPrChange>
          </w:rPr>
          <w:delText>2</w:delText>
        </w:r>
        <w:r w:rsidRPr="001A4D22" w:rsidDel="002260E7">
          <w:rPr>
            <w:rFonts w:ascii="Arial" w:eastAsia="Arial" w:hAnsi="Arial" w:cs="Arial"/>
            <w:i/>
            <w:iCs/>
            <w:sz w:val="20"/>
            <w:szCs w:val="20"/>
            <w:lang w:val="en-US"/>
            <w:rPrChange w:id="13465" w:author="Admin" w:date="2019-02-18T23:55:00Z">
              <w:rPr>
                <w:rFonts w:ascii="Arial" w:eastAsia="Arial" w:hAnsi="Arial" w:cs="Arial"/>
                <w:i/>
                <w:iCs/>
                <w:sz w:val="20"/>
                <w:szCs w:val="20"/>
              </w:rPr>
            </w:rPrChange>
          </w:rPr>
          <w:delText xml:space="preserve"> M</w:delText>
        </w:r>
        <w:r w:rsidRPr="001A4D22" w:rsidDel="002260E7">
          <w:rPr>
            <w:rFonts w:ascii="Arial" w:eastAsia="Arial" w:hAnsi="Arial" w:cs="Arial"/>
            <w:i/>
            <w:iCs/>
            <w:sz w:val="20"/>
            <w:szCs w:val="20"/>
            <w:lang w:val="en-US"/>
            <w:rPrChange w:id="13466" w:author="Admin" w:date="2019-02-18T23:55:00Z">
              <w:rPr>
                <w:rFonts w:ascii="Arial" w:eastAsia="Arial" w:hAnsi="Arial" w:cs="Arial"/>
                <w:i/>
                <w:iCs/>
                <w:sz w:val="20"/>
                <w:szCs w:val="20"/>
              </w:rPr>
            </w:rPrChange>
          </w:rPr>
          <w:tab/>
          <w:delText xml:space="preserve">M </w:delText>
        </w:r>
        <w:r w:rsidRPr="001A4D22" w:rsidDel="002260E7">
          <w:rPr>
            <w:rFonts w:eastAsia="Times New Roman"/>
            <w:i/>
            <w:iCs/>
            <w:sz w:val="20"/>
            <w:szCs w:val="20"/>
            <w:lang w:val="en-US"/>
            <w:rPrChange w:id="13467" w:author="Admin" w:date="2019-02-18T23:55:00Z">
              <w:rPr>
                <w:rFonts w:eastAsia="Times New Roman"/>
                <w:i/>
                <w:iCs/>
                <w:sz w:val="20"/>
                <w:szCs w:val="20"/>
              </w:rPr>
            </w:rPrChange>
          </w:rPr>
          <w:delText>j</w:delText>
        </w:r>
        <w:r w:rsidRPr="001A4D22" w:rsidDel="002260E7">
          <w:rPr>
            <w:rFonts w:ascii="Arial" w:eastAsia="Arial" w:hAnsi="Arial" w:cs="Arial"/>
            <w:i/>
            <w:iCs/>
            <w:sz w:val="20"/>
            <w:szCs w:val="20"/>
            <w:lang w:val="en-US"/>
            <w:rPrChange w:id="13468" w:author="Admin" w:date="2019-02-18T23:55:00Z">
              <w:rPr>
                <w:rFonts w:ascii="Arial" w:eastAsia="Arial" w:hAnsi="Arial" w:cs="Arial"/>
                <w:i/>
                <w:iCs/>
                <w:sz w:val="20"/>
                <w:szCs w:val="20"/>
              </w:rPr>
            </w:rPrChange>
          </w:rPr>
          <w:delText xml:space="preserve"> d</w:delText>
        </w:r>
        <w:r w:rsidRPr="001A4D22" w:rsidDel="002260E7">
          <w:rPr>
            <w:rFonts w:eastAsia="Times New Roman"/>
            <w:sz w:val="20"/>
            <w:szCs w:val="20"/>
            <w:lang w:val="en-US"/>
            <w:rPrChange w:id="13469"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3470" w:author="Admin" w:date="2019-02-18T23:55:00Z">
              <w:rPr>
                <w:rFonts w:ascii="Arial" w:eastAsia="Arial" w:hAnsi="Arial" w:cs="Arial"/>
                <w:i/>
                <w:iCs/>
                <w:sz w:val="20"/>
                <w:szCs w:val="20"/>
              </w:rPr>
            </w:rPrChange>
          </w:rPr>
          <w:delText>m</w:delText>
        </w:r>
        <w:r w:rsidRPr="001A4D22" w:rsidDel="002260E7">
          <w:rPr>
            <w:rFonts w:eastAsia="Times New Roman"/>
            <w:i/>
            <w:iCs/>
            <w:sz w:val="20"/>
            <w:szCs w:val="20"/>
            <w:lang w:val="en-US"/>
            <w:rPrChange w:id="13471" w:author="Admin" w:date="2019-02-18T23:55:00Z">
              <w:rPr>
                <w:rFonts w:eastAsia="Times New Roman"/>
                <w:i/>
                <w:iCs/>
                <w:sz w:val="20"/>
                <w:szCs w:val="20"/>
              </w:rPr>
            </w:rPrChange>
          </w:rPr>
          <w:delText>;</w:delText>
        </w:r>
        <w:r w:rsidRPr="001A4D22" w:rsidDel="002260E7">
          <w:rPr>
            <w:rFonts w:ascii="Arial" w:eastAsia="Arial" w:hAnsi="Arial" w:cs="Arial"/>
            <w:i/>
            <w:iCs/>
            <w:sz w:val="20"/>
            <w:szCs w:val="20"/>
            <w:lang w:val="en-US"/>
            <w:rPrChange w:id="13472" w:author="Admin" w:date="2019-02-18T23:55:00Z">
              <w:rPr>
                <w:rFonts w:ascii="Arial" w:eastAsia="Arial" w:hAnsi="Arial" w:cs="Arial"/>
                <w:i/>
                <w:iCs/>
                <w:sz w:val="20"/>
                <w:szCs w:val="20"/>
              </w:rPr>
            </w:rPrChange>
          </w:rPr>
          <w:delText xml:space="preserve"> m</w:delText>
        </w:r>
        <w:r w:rsidRPr="001A4D22" w:rsidDel="002260E7">
          <w:rPr>
            <w:rFonts w:eastAsia="Times New Roman"/>
            <w:i/>
            <w:iCs/>
            <w:sz w:val="27"/>
            <w:szCs w:val="27"/>
            <w:vertAlign w:val="superscript"/>
            <w:lang w:val="en-US"/>
            <w:rPrChange w:id="13473" w:author="Admin" w:date="2019-02-18T23:55:00Z">
              <w:rPr>
                <w:rFonts w:eastAsia="Times New Roman"/>
                <w:i/>
                <w:iCs/>
                <w:sz w:val="27"/>
                <w:szCs w:val="27"/>
                <w:vertAlign w:val="superscript"/>
              </w:rPr>
            </w:rPrChange>
          </w:rPr>
          <w:delText>′</w:delText>
        </w:r>
        <w:r w:rsidRPr="001A4D22" w:rsidDel="002260E7">
          <w:rPr>
            <w:rFonts w:eastAsia="Times New Roman"/>
            <w:sz w:val="20"/>
            <w:szCs w:val="20"/>
            <w:lang w:val="en-US"/>
            <w:rPrChange w:id="13474" w:author="Admin" w:date="2019-02-18T23:55:00Z">
              <w:rPr>
                <w:rFonts w:eastAsia="Times New Roman"/>
                <w:sz w:val="20"/>
                <w:szCs w:val="20"/>
              </w:rPr>
            </w:rPrChange>
          </w:rPr>
          <w:delText>) =</w:delText>
        </w:r>
        <w:r w:rsidRPr="001A4D22" w:rsidDel="002260E7">
          <w:rPr>
            <w:rFonts w:ascii="Arial" w:eastAsia="Arial" w:hAnsi="Arial" w:cs="Arial"/>
            <w:i/>
            <w:iCs/>
            <w:sz w:val="20"/>
            <w:szCs w:val="20"/>
            <w:lang w:val="en-US"/>
            <w:rPrChange w:id="13475" w:author="Admin" w:date="2019-02-18T23:55:00Z">
              <w:rPr>
                <w:rFonts w:ascii="Arial" w:eastAsia="Arial" w:hAnsi="Arial" w:cs="Arial"/>
                <w:i/>
                <w:iCs/>
                <w:sz w:val="20"/>
                <w:szCs w:val="20"/>
              </w:rPr>
            </w:rPrChange>
          </w:rPr>
          <w:delText xml:space="preserve"> </w:delText>
        </w:r>
        <w:r w:rsidRPr="001A4D22" w:rsidDel="002260E7">
          <w:rPr>
            <w:rFonts w:ascii="Arial" w:eastAsia="Arial" w:hAnsi="Arial" w:cs="Arial"/>
            <w:sz w:val="20"/>
            <w:szCs w:val="20"/>
            <w:lang w:val="en-US"/>
            <w:rPrChange w:id="13476" w:author="Admin" w:date="2019-02-18T23:55:00Z">
              <w:rPr>
                <w:rFonts w:ascii="Arial" w:eastAsia="Arial" w:hAnsi="Arial" w:cs="Arial"/>
                <w:sz w:val="20"/>
                <w:szCs w:val="20"/>
              </w:rPr>
            </w:rPrChange>
          </w:rPr>
          <w:delText>1</w:delText>
        </w:r>
        <w:r w:rsidRPr="001A4D22" w:rsidDel="002260E7">
          <w:rPr>
            <w:rFonts w:eastAsia="Times New Roman"/>
            <w:i/>
            <w:iCs/>
            <w:sz w:val="20"/>
            <w:szCs w:val="20"/>
            <w:lang w:val="en-US"/>
            <w:rPrChange w:id="13477" w:author="Admin" w:date="2019-02-18T23:55:00Z">
              <w:rPr>
                <w:rFonts w:eastAsia="Times New Roman"/>
                <w:i/>
                <w:iCs/>
                <w:sz w:val="20"/>
                <w:szCs w:val="20"/>
              </w:rPr>
            </w:rPrChange>
          </w:rPr>
          <w:delText>g:</w:delText>
        </w:r>
      </w:del>
    </w:p>
    <w:p w:rsidR="00A33515" w:rsidRPr="001A4D22" w:rsidDel="002260E7" w:rsidRDefault="00A33515">
      <w:pPr>
        <w:spacing w:line="179" w:lineRule="exact"/>
        <w:rPr>
          <w:del w:id="13478" w:author="Admin" w:date="2019-02-19T02:10:00Z"/>
          <w:sz w:val="20"/>
          <w:szCs w:val="20"/>
          <w:lang w:val="en-US"/>
          <w:rPrChange w:id="13479" w:author="Admin" w:date="2019-02-18T23:55:00Z">
            <w:rPr>
              <w:del w:id="13480" w:author="Admin" w:date="2019-02-19T02:10:00Z"/>
              <w:sz w:val="20"/>
              <w:szCs w:val="20"/>
            </w:rPr>
          </w:rPrChange>
        </w:rPr>
      </w:pPr>
    </w:p>
    <w:p w:rsidR="00A33515" w:rsidDel="002260E7" w:rsidRDefault="001A4D22">
      <w:pPr>
        <w:tabs>
          <w:tab w:val="left" w:pos="2260"/>
          <w:tab w:val="left" w:pos="2980"/>
        </w:tabs>
        <w:rPr>
          <w:del w:id="13481" w:author="Admin" w:date="2019-02-19T02:10:00Z"/>
          <w:sz w:val="20"/>
          <w:szCs w:val="20"/>
        </w:rPr>
      </w:pPr>
      <w:del w:id="13482" w:author="Admin" w:date="2019-02-19T02:10:00Z">
        <w:r w:rsidDel="002260E7">
          <w:rPr>
            <w:rFonts w:ascii="Arial" w:eastAsia="Arial" w:hAnsi="Arial" w:cs="Arial"/>
            <w:sz w:val="20"/>
            <w:szCs w:val="20"/>
          </w:rPr>
          <w:delText>Тогда по определению</w:delText>
        </w:r>
        <w:r w:rsidDel="002260E7">
          <w:rPr>
            <w:sz w:val="20"/>
            <w:szCs w:val="20"/>
          </w:rPr>
          <w:tab/>
        </w:r>
        <w:r w:rsidDel="002260E7">
          <w:rPr>
            <w:rFonts w:eastAsia="Times New Roman"/>
            <w:sz w:val="20"/>
            <w:szCs w:val="20"/>
          </w:rPr>
          <w:delText>(</w:delText>
        </w:r>
        <w:r w:rsidDel="002260E7">
          <w:rPr>
            <w:rFonts w:ascii="Arial" w:eastAsia="Arial" w:hAnsi="Arial" w:cs="Arial"/>
            <w:i/>
            <w:iCs/>
            <w:sz w:val="20"/>
            <w:szCs w:val="20"/>
          </w:rPr>
          <w:delText>M</w:delText>
        </w:r>
        <w:r w:rsidDel="002260E7">
          <w:rPr>
            <w:rFonts w:eastAsia="Times New Roman"/>
            <w:sz w:val="20"/>
            <w:szCs w:val="20"/>
          </w:rPr>
          <w:delText>) =</w:delText>
        </w:r>
        <w:r w:rsidDel="002260E7">
          <w:rPr>
            <w:sz w:val="20"/>
            <w:szCs w:val="20"/>
          </w:rPr>
          <w:tab/>
        </w:r>
        <w:r w:rsidDel="002260E7">
          <w:rPr>
            <w:rFonts w:eastAsia="Times New Roman"/>
            <w:sz w:val="19"/>
            <w:szCs w:val="19"/>
          </w:rPr>
          <w:delText>(</w:delText>
        </w:r>
        <w:r w:rsidDel="002260E7">
          <w:rPr>
            <w:rFonts w:ascii="Arial" w:eastAsia="Arial" w:hAnsi="Arial" w:cs="Arial"/>
            <w:i/>
            <w:iCs/>
            <w:sz w:val="19"/>
            <w:szCs w:val="19"/>
          </w:rPr>
          <w:delText>G</w:delText>
        </w:r>
        <w:r w:rsidDel="002260E7">
          <w:rPr>
            <w:rFonts w:eastAsia="Times New Roman"/>
            <w:sz w:val="19"/>
            <w:szCs w:val="19"/>
          </w:rPr>
          <w:delText>)</w:delText>
        </w:r>
        <w:r w:rsidDel="002260E7">
          <w:rPr>
            <w:rFonts w:ascii="Arial" w:eastAsia="Arial" w:hAnsi="Arial" w:cs="Arial"/>
            <w:sz w:val="19"/>
            <w:szCs w:val="19"/>
          </w:rPr>
          <w:delText>,</w:delText>
        </w:r>
        <w:r w:rsidDel="002260E7">
          <w:rPr>
            <w:rFonts w:eastAsia="Times New Roman"/>
            <w:sz w:val="19"/>
            <w:szCs w:val="19"/>
          </w:rPr>
          <w:delText xml:space="preserve"> </w:delText>
        </w:r>
        <w:r w:rsidDel="002260E7">
          <w:rPr>
            <w:rFonts w:ascii="Arial" w:eastAsia="Arial" w:hAnsi="Arial" w:cs="Arial"/>
            <w:sz w:val="19"/>
            <w:szCs w:val="19"/>
          </w:rPr>
          <w:delText>где</w:delText>
        </w:r>
        <w:r w:rsidDel="002260E7">
          <w:rPr>
            <w:rFonts w:eastAsia="Times New Roman"/>
            <w:sz w:val="19"/>
            <w:szCs w:val="19"/>
          </w:rPr>
          <w:delText xml:space="preserve"> </w:delText>
        </w:r>
        <w:r w:rsidDel="002260E7">
          <w:rPr>
            <w:rFonts w:ascii="Arial" w:eastAsia="Arial" w:hAnsi="Arial" w:cs="Arial"/>
            <w:i/>
            <w:iCs/>
            <w:sz w:val="19"/>
            <w:szCs w:val="19"/>
          </w:rPr>
          <w:delText>G</w:delText>
        </w:r>
        <w:r w:rsidDel="002260E7">
          <w:rPr>
            <w:rFonts w:eastAsia="Times New Roman"/>
            <w:sz w:val="19"/>
            <w:szCs w:val="19"/>
          </w:rPr>
          <w:delText xml:space="preserve"> = (</w:delText>
        </w:r>
        <w:r w:rsidDel="002260E7">
          <w:rPr>
            <w:rFonts w:ascii="Arial" w:eastAsia="Arial" w:hAnsi="Arial" w:cs="Arial"/>
            <w:i/>
            <w:iCs/>
            <w:sz w:val="19"/>
            <w:szCs w:val="19"/>
          </w:rPr>
          <w:delText>V</w:delText>
        </w:r>
        <w:r w:rsidDel="002260E7">
          <w:rPr>
            <w:rFonts w:eastAsia="Times New Roman"/>
            <w:i/>
            <w:iCs/>
            <w:sz w:val="19"/>
            <w:szCs w:val="19"/>
          </w:rPr>
          <w:delText>;</w:delText>
        </w:r>
        <w:r w:rsidDel="002260E7">
          <w:rPr>
            <w:rFonts w:eastAsia="Times New Roman"/>
            <w:sz w:val="19"/>
            <w:szCs w:val="19"/>
          </w:rPr>
          <w:delText xml:space="preserve"> </w:delText>
        </w:r>
        <w:r w:rsidDel="002260E7">
          <w:rPr>
            <w:rFonts w:ascii="Arial" w:eastAsia="Arial" w:hAnsi="Arial" w:cs="Arial"/>
            <w:i/>
            <w:iCs/>
            <w:sz w:val="19"/>
            <w:szCs w:val="19"/>
          </w:rPr>
          <w:delText>E</w:delText>
        </w:r>
        <w:r w:rsidDel="002260E7">
          <w:rPr>
            <w:rFonts w:eastAsia="Times New Roman"/>
            <w:sz w:val="19"/>
            <w:szCs w:val="19"/>
          </w:rPr>
          <w:delText>)</w:delText>
        </w:r>
        <w:r w:rsidDel="002260E7">
          <w:rPr>
            <w:rFonts w:ascii="Arial" w:eastAsia="Arial" w:hAnsi="Arial" w:cs="Arial"/>
            <w:sz w:val="19"/>
            <w:szCs w:val="19"/>
          </w:rPr>
          <w:delText>.</w:delText>
        </w:r>
      </w:del>
    </w:p>
    <w:p w:rsidR="00A33515" w:rsidDel="002260E7" w:rsidRDefault="00A33515">
      <w:pPr>
        <w:spacing w:line="37" w:lineRule="exact"/>
        <w:rPr>
          <w:del w:id="13483" w:author="Admin" w:date="2019-02-19T02:10:00Z"/>
          <w:sz w:val="20"/>
          <w:szCs w:val="20"/>
        </w:rPr>
      </w:pPr>
    </w:p>
    <w:p w:rsidR="00A33515" w:rsidDel="002260E7" w:rsidRDefault="001A4D22">
      <w:pPr>
        <w:spacing w:line="257" w:lineRule="auto"/>
        <w:ind w:firstLine="199"/>
        <w:jc w:val="both"/>
        <w:rPr>
          <w:del w:id="13484" w:author="Admin" w:date="2019-02-19T02:10:00Z"/>
          <w:sz w:val="20"/>
          <w:szCs w:val="20"/>
        </w:rPr>
      </w:pPr>
      <w:del w:id="13485" w:author="Admin" w:date="2019-02-19T02:10:00Z">
        <w:r w:rsidDel="002260E7">
          <w:rPr>
            <w:rFonts w:ascii="Arial" w:eastAsia="Arial" w:hAnsi="Arial" w:cs="Arial"/>
            <w:sz w:val="20"/>
            <w:szCs w:val="20"/>
          </w:rPr>
          <w:delText xml:space="preserve">Во всех последующих пунктах через </w:delText>
        </w:r>
        <w:r w:rsidDel="002260E7">
          <w:rPr>
            <w:rFonts w:eastAsia="Times New Roman"/>
            <w:sz w:val="20"/>
            <w:szCs w:val="20"/>
          </w:rPr>
          <w:delText>R</w:delText>
        </w:r>
        <w:r w:rsidDel="002260E7">
          <w:rPr>
            <w:rFonts w:ascii="Arial" w:eastAsia="Arial" w:hAnsi="Arial" w:cs="Arial"/>
            <w:sz w:val="20"/>
            <w:szCs w:val="20"/>
          </w:rPr>
          <w:delText xml:space="preserve"> обозначается множество веще-ственных чисел, через </w:delText>
        </w:r>
        <w:r w:rsidDel="002260E7">
          <w:rPr>
            <w:rFonts w:eastAsia="Times New Roman"/>
            <w:sz w:val="20"/>
            <w:szCs w:val="20"/>
          </w:rPr>
          <w:delText>R</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 xml:space="preserve"> обозначается метрическое пространство, точки которого являются упорядоченными наборами из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чисел, а расстояние определяется по формуле</w:delText>
        </w:r>
      </w:del>
    </w:p>
    <w:tbl>
      <w:tblPr>
        <w:tblW w:w="0" w:type="auto"/>
        <w:tblInd w:w="1480" w:type="dxa"/>
        <w:tblLayout w:type="fixed"/>
        <w:tblCellMar>
          <w:left w:w="0" w:type="dxa"/>
          <w:right w:w="0" w:type="dxa"/>
        </w:tblCellMar>
        <w:tblLook w:val="04A0" w:firstRow="1" w:lastRow="0" w:firstColumn="1" w:lastColumn="0" w:noHBand="0" w:noVBand="1"/>
      </w:tblPr>
      <w:tblGrid>
        <w:gridCol w:w="2480"/>
        <w:gridCol w:w="240"/>
        <w:gridCol w:w="280"/>
        <w:gridCol w:w="780"/>
        <w:gridCol w:w="40"/>
        <w:gridCol w:w="20"/>
      </w:tblGrid>
      <w:tr w:rsidR="00A33515" w:rsidDel="002260E7">
        <w:trPr>
          <w:trHeight w:val="224"/>
          <w:del w:id="13486" w:author="Admin" w:date="2019-02-19T02:10:00Z"/>
        </w:trPr>
        <w:tc>
          <w:tcPr>
            <w:tcW w:w="2480" w:type="dxa"/>
            <w:vMerge w:val="restart"/>
            <w:vAlign w:val="bottom"/>
          </w:tcPr>
          <w:p w:rsidR="00A33515" w:rsidDel="002260E7" w:rsidRDefault="001A4D22">
            <w:pPr>
              <w:spacing w:line="281" w:lineRule="exact"/>
              <w:rPr>
                <w:del w:id="13487" w:author="Admin" w:date="2019-02-19T02:10:00Z"/>
                <w:sz w:val="20"/>
                <w:szCs w:val="20"/>
              </w:rPr>
            </w:pPr>
            <w:del w:id="13488" w:author="Admin" w:date="2019-02-19T02:10:00Z">
              <w:r w:rsidDel="002260E7">
                <w:rPr>
                  <w:rFonts w:ascii="Arial" w:eastAsia="Arial" w:hAnsi="Arial" w:cs="Arial"/>
                  <w:i/>
                  <w:iCs/>
                  <w:w w:val="88"/>
                  <w:sz w:val="20"/>
                  <w:szCs w:val="20"/>
                </w:rPr>
                <w:delText>d</w:delText>
              </w:r>
              <w:r w:rsidDel="002260E7">
                <w:rPr>
                  <w:rFonts w:eastAsia="Times New Roman"/>
                  <w:w w:val="88"/>
                  <w:sz w:val="20"/>
                  <w:szCs w:val="20"/>
                </w:rPr>
                <w:delText>((</w:delText>
              </w:r>
              <w:r w:rsidDel="002260E7">
                <w:rPr>
                  <w:rFonts w:ascii="Arial" w:eastAsia="Arial" w:hAnsi="Arial" w:cs="Arial"/>
                  <w:i/>
                  <w:iCs/>
                  <w:w w:val="88"/>
                  <w:sz w:val="20"/>
                  <w:szCs w:val="20"/>
                </w:rPr>
                <w:delText>x</w:delText>
              </w:r>
              <w:r w:rsidDel="002260E7">
                <w:rPr>
                  <w:rFonts w:ascii="Arial" w:eastAsia="Arial" w:hAnsi="Arial" w:cs="Arial"/>
                  <w:w w:val="88"/>
                  <w:sz w:val="27"/>
                  <w:szCs w:val="27"/>
                  <w:vertAlign w:val="subscript"/>
                </w:rPr>
                <w:delText>1</w:delText>
              </w:r>
              <w:r w:rsidDel="002260E7">
                <w:rPr>
                  <w:rFonts w:eastAsia="Times New Roman"/>
                  <w:i/>
                  <w:iCs/>
                  <w:w w:val="88"/>
                  <w:sz w:val="20"/>
                  <w:szCs w:val="20"/>
                </w:rPr>
                <w:delText>; : : : ;</w:delText>
              </w:r>
              <w:r w:rsidDel="002260E7">
                <w:rPr>
                  <w:rFonts w:ascii="Arial" w:eastAsia="Arial" w:hAnsi="Arial" w:cs="Arial"/>
                  <w:i/>
                  <w:iCs/>
                  <w:w w:val="88"/>
                  <w:sz w:val="20"/>
                  <w:szCs w:val="20"/>
                </w:rPr>
                <w:delText xml:space="preserve"> x</w:delText>
              </w:r>
              <w:r w:rsidDel="002260E7">
                <w:rPr>
                  <w:rFonts w:ascii="Arial" w:eastAsia="Arial" w:hAnsi="Arial" w:cs="Arial"/>
                  <w:i/>
                  <w:iCs/>
                  <w:w w:val="88"/>
                  <w:sz w:val="27"/>
                  <w:szCs w:val="27"/>
                  <w:vertAlign w:val="subscript"/>
                </w:rPr>
                <w:delText>n</w:delText>
              </w:r>
              <w:r w:rsidDel="002260E7">
                <w:rPr>
                  <w:rFonts w:eastAsia="Times New Roman"/>
                  <w:w w:val="88"/>
                  <w:sz w:val="20"/>
                  <w:szCs w:val="20"/>
                </w:rPr>
                <w:delText>)</w:delText>
              </w:r>
              <w:r w:rsidDel="002260E7">
                <w:rPr>
                  <w:rFonts w:eastAsia="Times New Roman"/>
                  <w:i/>
                  <w:iCs/>
                  <w:w w:val="88"/>
                  <w:sz w:val="20"/>
                  <w:szCs w:val="20"/>
                </w:rPr>
                <w:delText>;</w:delText>
              </w:r>
              <w:r w:rsidDel="002260E7">
                <w:rPr>
                  <w:rFonts w:ascii="Arial" w:eastAsia="Arial" w:hAnsi="Arial" w:cs="Arial"/>
                  <w:i/>
                  <w:iCs/>
                  <w:w w:val="88"/>
                  <w:sz w:val="20"/>
                  <w:szCs w:val="20"/>
                </w:rPr>
                <w:delText xml:space="preserve"> </w:delText>
              </w:r>
              <w:r w:rsidDel="002260E7">
                <w:rPr>
                  <w:rFonts w:eastAsia="Times New Roman"/>
                  <w:w w:val="88"/>
                  <w:sz w:val="20"/>
                  <w:szCs w:val="20"/>
                </w:rPr>
                <w:delText>(</w:delText>
              </w:r>
              <w:r w:rsidDel="002260E7">
                <w:rPr>
                  <w:rFonts w:ascii="Arial" w:eastAsia="Arial" w:hAnsi="Arial" w:cs="Arial"/>
                  <w:i/>
                  <w:iCs/>
                  <w:w w:val="88"/>
                  <w:sz w:val="20"/>
                  <w:szCs w:val="20"/>
                </w:rPr>
                <w:delText>y</w:delText>
              </w:r>
              <w:r w:rsidDel="002260E7">
                <w:rPr>
                  <w:rFonts w:ascii="Arial" w:eastAsia="Arial" w:hAnsi="Arial" w:cs="Arial"/>
                  <w:w w:val="88"/>
                  <w:sz w:val="27"/>
                  <w:szCs w:val="27"/>
                  <w:vertAlign w:val="subscript"/>
                </w:rPr>
                <w:delText>1</w:delText>
              </w:r>
              <w:r w:rsidDel="002260E7">
                <w:rPr>
                  <w:rFonts w:eastAsia="Times New Roman"/>
                  <w:i/>
                  <w:iCs/>
                  <w:w w:val="88"/>
                  <w:sz w:val="20"/>
                  <w:szCs w:val="20"/>
                </w:rPr>
                <w:delText>; : : : ;</w:delText>
              </w:r>
              <w:r w:rsidDel="002260E7">
                <w:rPr>
                  <w:rFonts w:ascii="Arial" w:eastAsia="Arial" w:hAnsi="Arial" w:cs="Arial"/>
                  <w:i/>
                  <w:iCs/>
                  <w:w w:val="88"/>
                  <w:sz w:val="20"/>
                  <w:szCs w:val="20"/>
                </w:rPr>
                <w:delText xml:space="preserve"> y</w:delText>
              </w:r>
              <w:r w:rsidDel="002260E7">
                <w:rPr>
                  <w:rFonts w:ascii="Arial" w:eastAsia="Arial" w:hAnsi="Arial" w:cs="Arial"/>
                  <w:i/>
                  <w:iCs/>
                  <w:w w:val="88"/>
                  <w:sz w:val="27"/>
                  <w:szCs w:val="27"/>
                  <w:vertAlign w:val="subscript"/>
                </w:rPr>
                <w:delText>n</w:delText>
              </w:r>
              <w:r w:rsidDel="002260E7">
                <w:rPr>
                  <w:rFonts w:eastAsia="Times New Roman"/>
                  <w:w w:val="88"/>
                  <w:sz w:val="20"/>
                  <w:szCs w:val="20"/>
                </w:rPr>
                <w:delText>)) =</w:delText>
              </w:r>
            </w:del>
          </w:p>
        </w:tc>
        <w:tc>
          <w:tcPr>
            <w:tcW w:w="240" w:type="dxa"/>
            <w:vMerge w:val="restart"/>
            <w:vAlign w:val="bottom"/>
          </w:tcPr>
          <w:p w:rsidR="00A33515" w:rsidDel="002260E7" w:rsidRDefault="001A4D22">
            <w:pPr>
              <w:ind w:left="40"/>
              <w:rPr>
                <w:del w:id="13489" w:author="Admin" w:date="2019-02-19T02:10:00Z"/>
                <w:sz w:val="20"/>
                <w:szCs w:val="20"/>
              </w:rPr>
            </w:pPr>
            <w:del w:id="13490" w:author="Admin" w:date="2019-02-19T02:10:00Z">
              <w:r w:rsidDel="002260E7">
                <w:rPr>
                  <w:rFonts w:eastAsia="Times New Roman"/>
                  <w:sz w:val="20"/>
                  <w:szCs w:val="20"/>
                </w:rPr>
                <w:delText>v</w:delText>
              </w:r>
            </w:del>
          </w:p>
        </w:tc>
        <w:tc>
          <w:tcPr>
            <w:tcW w:w="280" w:type="dxa"/>
            <w:tcBorders>
              <w:bottom w:val="single" w:sz="8" w:space="0" w:color="auto"/>
            </w:tcBorders>
            <w:vAlign w:val="bottom"/>
          </w:tcPr>
          <w:p w:rsidR="00A33515" w:rsidDel="002260E7" w:rsidRDefault="00A33515">
            <w:pPr>
              <w:rPr>
                <w:del w:id="13491" w:author="Admin" w:date="2019-02-19T02:10:00Z"/>
                <w:sz w:val="19"/>
                <w:szCs w:val="19"/>
              </w:rPr>
            </w:pPr>
          </w:p>
        </w:tc>
        <w:tc>
          <w:tcPr>
            <w:tcW w:w="780" w:type="dxa"/>
            <w:tcBorders>
              <w:bottom w:val="single" w:sz="8" w:space="0" w:color="auto"/>
            </w:tcBorders>
            <w:vAlign w:val="bottom"/>
          </w:tcPr>
          <w:p w:rsidR="00A33515" w:rsidDel="002260E7" w:rsidRDefault="00A33515">
            <w:pPr>
              <w:rPr>
                <w:del w:id="13492" w:author="Admin" w:date="2019-02-19T02:10:00Z"/>
                <w:sz w:val="19"/>
                <w:szCs w:val="19"/>
              </w:rPr>
            </w:pPr>
          </w:p>
        </w:tc>
        <w:tc>
          <w:tcPr>
            <w:tcW w:w="40" w:type="dxa"/>
            <w:vAlign w:val="bottom"/>
          </w:tcPr>
          <w:p w:rsidR="00A33515" w:rsidDel="002260E7" w:rsidRDefault="00A33515">
            <w:pPr>
              <w:rPr>
                <w:del w:id="13493" w:author="Admin" w:date="2019-02-19T02:10:00Z"/>
                <w:sz w:val="19"/>
                <w:szCs w:val="19"/>
              </w:rPr>
            </w:pPr>
          </w:p>
        </w:tc>
        <w:tc>
          <w:tcPr>
            <w:tcW w:w="0" w:type="dxa"/>
            <w:vAlign w:val="bottom"/>
          </w:tcPr>
          <w:p w:rsidR="00A33515" w:rsidDel="002260E7" w:rsidRDefault="00A33515">
            <w:pPr>
              <w:rPr>
                <w:del w:id="13494" w:author="Admin" w:date="2019-02-19T02:10:00Z"/>
                <w:sz w:val="1"/>
                <w:szCs w:val="1"/>
              </w:rPr>
            </w:pPr>
          </w:p>
        </w:tc>
      </w:tr>
      <w:tr w:rsidR="00A33515" w:rsidDel="002260E7">
        <w:trPr>
          <w:trHeight w:val="38"/>
          <w:del w:id="13495" w:author="Admin" w:date="2019-02-19T02:10:00Z"/>
        </w:trPr>
        <w:tc>
          <w:tcPr>
            <w:tcW w:w="2480" w:type="dxa"/>
            <w:vMerge/>
            <w:vAlign w:val="bottom"/>
          </w:tcPr>
          <w:p w:rsidR="00A33515" w:rsidDel="002260E7" w:rsidRDefault="00A33515">
            <w:pPr>
              <w:rPr>
                <w:del w:id="13496" w:author="Admin" w:date="2019-02-19T02:10:00Z"/>
                <w:sz w:val="3"/>
                <w:szCs w:val="3"/>
              </w:rPr>
            </w:pPr>
          </w:p>
        </w:tc>
        <w:tc>
          <w:tcPr>
            <w:tcW w:w="240" w:type="dxa"/>
            <w:vMerge/>
            <w:vAlign w:val="bottom"/>
          </w:tcPr>
          <w:p w:rsidR="00A33515" w:rsidDel="002260E7" w:rsidRDefault="00A33515">
            <w:pPr>
              <w:rPr>
                <w:del w:id="13497" w:author="Admin" w:date="2019-02-19T02:10:00Z"/>
                <w:sz w:val="3"/>
                <w:szCs w:val="3"/>
              </w:rPr>
            </w:pPr>
          </w:p>
        </w:tc>
        <w:tc>
          <w:tcPr>
            <w:tcW w:w="280" w:type="dxa"/>
            <w:vAlign w:val="bottom"/>
          </w:tcPr>
          <w:p w:rsidR="00A33515" w:rsidDel="002260E7" w:rsidRDefault="001A4D22">
            <w:pPr>
              <w:ind w:left="100"/>
              <w:rPr>
                <w:del w:id="13498" w:author="Admin" w:date="2019-02-19T02:10:00Z"/>
                <w:sz w:val="20"/>
                <w:szCs w:val="20"/>
              </w:rPr>
            </w:pPr>
            <w:del w:id="13499" w:author="Admin" w:date="2019-02-19T02:10:00Z">
              <w:r w:rsidDel="002260E7">
                <w:rPr>
                  <w:rFonts w:ascii="Arial" w:eastAsia="Arial" w:hAnsi="Arial" w:cs="Arial"/>
                  <w:i/>
                  <w:iCs/>
                  <w:sz w:val="3"/>
                  <w:szCs w:val="3"/>
                </w:rPr>
                <w:delText>n</w:delText>
              </w:r>
            </w:del>
          </w:p>
        </w:tc>
        <w:tc>
          <w:tcPr>
            <w:tcW w:w="820" w:type="dxa"/>
            <w:gridSpan w:val="2"/>
            <w:vAlign w:val="bottom"/>
          </w:tcPr>
          <w:p w:rsidR="00A33515" w:rsidDel="002260E7" w:rsidRDefault="001A4D22">
            <w:pPr>
              <w:spacing w:line="38" w:lineRule="exact"/>
              <w:rPr>
                <w:del w:id="13500" w:author="Admin" w:date="2019-02-19T02:10:00Z"/>
                <w:sz w:val="20"/>
                <w:szCs w:val="20"/>
              </w:rPr>
            </w:pPr>
            <w:del w:id="13501" w:author="Admin" w:date="2019-02-19T02:10:00Z">
              <w:r w:rsidDel="002260E7">
                <w:rPr>
                  <w:rFonts w:eastAsia="Times New Roman"/>
                  <w:sz w:val="3"/>
                  <w:szCs w:val="3"/>
                </w:rPr>
                <w:delText>(</w:delText>
              </w:r>
              <w:r w:rsidDel="002260E7">
                <w:rPr>
                  <w:rFonts w:ascii="Arial" w:eastAsia="Arial" w:hAnsi="Arial" w:cs="Arial"/>
                  <w:i/>
                  <w:iCs/>
                  <w:sz w:val="3"/>
                  <w:szCs w:val="3"/>
                </w:rPr>
                <w:delText>x</w:delText>
              </w:r>
              <w:r w:rsidDel="002260E7">
                <w:rPr>
                  <w:rFonts w:ascii="Arial" w:eastAsia="Arial" w:hAnsi="Arial" w:cs="Arial"/>
                  <w:i/>
                  <w:iCs/>
                  <w:sz w:val="4"/>
                  <w:szCs w:val="4"/>
                  <w:vertAlign w:val="subscript"/>
                </w:rPr>
                <w:delText>j</w:delText>
              </w:r>
              <w:r w:rsidDel="002260E7">
                <w:rPr>
                  <w:rFonts w:eastAsia="Times New Roman"/>
                  <w:sz w:val="3"/>
                  <w:szCs w:val="3"/>
                </w:rPr>
                <w:delText xml:space="preserve">    </w:delText>
              </w:r>
              <w:r w:rsidDel="002260E7">
                <w:rPr>
                  <w:rFonts w:ascii="Arial" w:eastAsia="Arial" w:hAnsi="Arial" w:cs="Arial"/>
                  <w:i/>
                  <w:iCs/>
                  <w:sz w:val="3"/>
                  <w:szCs w:val="3"/>
                </w:rPr>
                <w:delText>y</w:delText>
              </w:r>
              <w:r w:rsidDel="002260E7">
                <w:rPr>
                  <w:rFonts w:ascii="Arial" w:eastAsia="Arial" w:hAnsi="Arial" w:cs="Arial"/>
                  <w:i/>
                  <w:iCs/>
                  <w:sz w:val="4"/>
                  <w:szCs w:val="4"/>
                  <w:vertAlign w:val="subscript"/>
                </w:rPr>
                <w:delText>j</w:delText>
              </w:r>
              <w:r w:rsidDel="002260E7">
                <w:rPr>
                  <w:rFonts w:eastAsia="Times New Roman"/>
                  <w:sz w:val="3"/>
                  <w:szCs w:val="3"/>
                </w:rPr>
                <w:delText>)</w:delText>
              </w:r>
              <w:r w:rsidDel="002260E7">
                <w:rPr>
                  <w:rFonts w:ascii="Arial" w:eastAsia="Arial" w:hAnsi="Arial" w:cs="Arial"/>
                  <w:sz w:val="4"/>
                  <w:szCs w:val="4"/>
                  <w:vertAlign w:val="superscript"/>
                </w:rPr>
                <w:delText>2</w:delText>
              </w:r>
              <w:r w:rsidDel="002260E7">
                <w:rPr>
                  <w:rFonts w:eastAsia="Times New Roman"/>
                  <w:i/>
                  <w:iCs/>
                  <w:sz w:val="3"/>
                  <w:szCs w:val="3"/>
                </w:rPr>
                <w:delText>:</w:delText>
              </w:r>
            </w:del>
          </w:p>
        </w:tc>
        <w:tc>
          <w:tcPr>
            <w:tcW w:w="0" w:type="dxa"/>
            <w:vAlign w:val="bottom"/>
          </w:tcPr>
          <w:p w:rsidR="00A33515" w:rsidDel="002260E7" w:rsidRDefault="00A33515">
            <w:pPr>
              <w:spacing w:line="20" w:lineRule="exact"/>
              <w:rPr>
                <w:del w:id="13502" w:author="Admin" w:date="2019-02-19T02:10:00Z"/>
                <w:sz w:val="1"/>
                <w:szCs w:val="1"/>
              </w:rPr>
            </w:pPr>
          </w:p>
        </w:tc>
      </w:tr>
      <w:tr w:rsidR="00A33515" w:rsidDel="002260E7">
        <w:trPr>
          <w:trHeight w:val="182"/>
          <w:del w:id="13503" w:author="Admin" w:date="2019-02-19T02:10:00Z"/>
        </w:trPr>
        <w:tc>
          <w:tcPr>
            <w:tcW w:w="2480" w:type="dxa"/>
            <w:vAlign w:val="bottom"/>
          </w:tcPr>
          <w:p w:rsidR="00A33515" w:rsidDel="002260E7" w:rsidRDefault="00A33515">
            <w:pPr>
              <w:rPr>
                <w:del w:id="13504" w:author="Admin" w:date="2019-02-19T02:10:00Z"/>
                <w:sz w:val="15"/>
                <w:szCs w:val="15"/>
              </w:rPr>
            </w:pPr>
          </w:p>
        </w:tc>
        <w:tc>
          <w:tcPr>
            <w:tcW w:w="520" w:type="dxa"/>
            <w:gridSpan w:val="2"/>
            <w:vAlign w:val="bottom"/>
          </w:tcPr>
          <w:p w:rsidR="00A33515" w:rsidDel="002260E7" w:rsidRDefault="001A4D22">
            <w:pPr>
              <w:spacing w:line="182" w:lineRule="exact"/>
              <w:ind w:left="40"/>
              <w:rPr>
                <w:del w:id="13505" w:author="Admin" w:date="2019-02-19T02:10:00Z"/>
                <w:sz w:val="20"/>
                <w:szCs w:val="20"/>
              </w:rPr>
            </w:pPr>
            <w:del w:id="13506" w:author="Admin" w:date="2019-02-19T02:10:00Z">
              <w:r w:rsidDel="002260E7">
                <w:rPr>
                  <w:rFonts w:eastAsia="Times New Roman"/>
                  <w:sz w:val="20"/>
                  <w:szCs w:val="20"/>
                </w:rPr>
                <w:delText>u∑</w:delText>
              </w:r>
            </w:del>
          </w:p>
        </w:tc>
        <w:tc>
          <w:tcPr>
            <w:tcW w:w="780" w:type="dxa"/>
            <w:vAlign w:val="bottom"/>
          </w:tcPr>
          <w:p w:rsidR="00A33515" w:rsidDel="002260E7" w:rsidRDefault="00A33515">
            <w:pPr>
              <w:rPr>
                <w:del w:id="13507" w:author="Admin" w:date="2019-02-19T02:10:00Z"/>
                <w:sz w:val="15"/>
                <w:szCs w:val="15"/>
              </w:rPr>
            </w:pPr>
          </w:p>
        </w:tc>
        <w:tc>
          <w:tcPr>
            <w:tcW w:w="40" w:type="dxa"/>
            <w:vAlign w:val="bottom"/>
          </w:tcPr>
          <w:p w:rsidR="00A33515" w:rsidDel="002260E7" w:rsidRDefault="00A33515">
            <w:pPr>
              <w:rPr>
                <w:del w:id="13508" w:author="Admin" w:date="2019-02-19T02:10:00Z"/>
                <w:sz w:val="15"/>
                <w:szCs w:val="15"/>
              </w:rPr>
            </w:pPr>
          </w:p>
        </w:tc>
        <w:tc>
          <w:tcPr>
            <w:tcW w:w="0" w:type="dxa"/>
            <w:vAlign w:val="bottom"/>
          </w:tcPr>
          <w:p w:rsidR="00A33515" w:rsidDel="002260E7" w:rsidRDefault="00A33515">
            <w:pPr>
              <w:rPr>
                <w:del w:id="13509" w:author="Admin" w:date="2019-02-19T02:10:00Z"/>
                <w:sz w:val="1"/>
                <w:szCs w:val="1"/>
              </w:rPr>
            </w:pPr>
          </w:p>
        </w:tc>
      </w:tr>
      <w:tr w:rsidR="00A33515" w:rsidDel="002260E7">
        <w:trPr>
          <w:trHeight w:val="119"/>
          <w:del w:id="13510" w:author="Admin" w:date="2019-02-19T02:10:00Z"/>
        </w:trPr>
        <w:tc>
          <w:tcPr>
            <w:tcW w:w="2480" w:type="dxa"/>
            <w:vAlign w:val="bottom"/>
          </w:tcPr>
          <w:p w:rsidR="00A33515" w:rsidDel="002260E7" w:rsidRDefault="00A33515">
            <w:pPr>
              <w:rPr>
                <w:del w:id="13511" w:author="Admin" w:date="2019-02-19T02:10:00Z"/>
                <w:sz w:val="10"/>
                <w:szCs w:val="10"/>
              </w:rPr>
            </w:pPr>
          </w:p>
        </w:tc>
        <w:tc>
          <w:tcPr>
            <w:tcW w:w="520" w:type="dxa"/>
            <w:gridSpan w:val="2"/>
            <w:vAlign w:val="bottom"/>
          </w:tcPr>
          <w:p w:rsidR="00A33515" w:rsidDel="002260E7" w:rsidRDefault="001A4D22">
            <w:pPr>
              <w:spacing w:line="119" w:lineRule="exact"/>
              <w:ind w:left="40"/>
              <w:rPr>
                <w:del w:id="13512" w:author="Admin" w:date="2019-02-19T02:10:00Z"/>
                <w:sz w:val="20"/>
                <w:szCs w:val="20"/>
              </w:rPr>
            </w:pPr>
            <w:del w:id="13513" w:author="Admin" w:date="2019-02-19T02:10:00Z">
              <w:r w:rsidDel="002260E7">
                <w:rPr>
                  <w:rFonts w:eastAsia="Times New Roman"/>
                  <w:sz w:val="13"/>
                  <w:szCs w:val="13"/>
                </w:rPr>
                <w:delText>t</w:delText>
              </w:r>
            </w:del>
          </w:p>
        </w:tc>
        <w:tc>
          <w:tcPr>
            <w:tcW w:w="780" w:type="dxa"/>
            <w:vAlign w:val="bottom"/>
          </w:tcPr>
          <w:p w:rsidR="00A33515" w:rsidDel="002260E7" w:rsidRDefault="00A33515">
            <w:pPr>
              <w:rPr>
                <w:del w:id="13514" w:author="Admin" w:date="2019-02-19T02:10:00Z"/>
                <w:sz w:val="10"/>
                <w:szCs w:val="10"/>
              </w:rPr>
            </w:pPr>
          </w:p>
        </w:tc>
        <w:tc>
          <w:tcPr>
            <w:tcW w:w="40" w:type="dxa"/>
            <w:vAlign w:val="bottom"/>
          </w:tcPr>
          <w:p w:rsidR="00A33515" w:rsidDel="002260E7" w:rsidRDefault="00A33515">
            <w:pPr>
              <w:rPr>
                <w:del w:id="13515" w:author="Admin" w:date="2019-02-19T02:10:00Z"/>
                <w:sz w:val="10"/>
                <w:szCs w:val="10"/>
              </w:rPr>
            </w:pPr>
          </w:p>
        </w:tc>
        <w:tc>
          <w:tcPr>
            <w:tcW w:w="0" w:type="dxa"/>
            <w:vAlign w:val="bottom"/>
          </w:tcPr>
          <w:p w:rsidR="00A33515" w:rsidDel="002260E7" w:rsidRDefault="00A33515">
            <w:pPr>
              <w:rPr>
                <w:del w:id="13516" w:author="Admin" w:date="2019-02-19T02:10:00Z"/>
                <w:sz w:val="1"/>
                <w:szCs w:val="1"/>
              </w:rPr>
            </w:pPr>
          </w:p>
        </w:tc>
      </w:tr>
      <w:tr w:rsidR="00A33515" w:rsidDel="002260E7">
        <w:trPr>
          <w:trHeight w:val="566"/>
          <w:del w:id="13517" w:author="Admin" w:date="2019-02-19T02:10:00Z"/>
        </w:trPr>
        <w:tc>
          <w:tcPr>
            <w:tcW w:w="2480" w:type="dxa"/>
            <w:vAlign w:val="bottom"/>
          </w:tcPr>
          <w:p w:rsidR="00A33515" w:rsidDel="002260E7" w:rsidRDefault="00A33515">
            <w:pPr>
              <w:rPr>
                <w:del w:id="13518" w:author="Admin" w:date="2019-02-19T02:10:00Z"/>
                <w:sz w:val="24"/>
                <w:szCs w:val="24"/>
              </w:rPr>
            </w:pPr>
          </w:p>
        </w:tc>
        <w:tc>
          <w:tcPr>
            <w:tcW w:w="520" w:type="dxa"/>
            <w:gridSpan w:val="2"/>
            <w:vAlign w:val="bottom"/>
          </w:tcPr>
          <w:p w:rsidR="00A33515" w:rsidDel="002260E7" w:rsidRDefault="001A4D22">
            <w:pPr>
              <w:ind w:left="40"/>
              <w:rPr>
                <w:del w:id="13519" w:author="Admin" w:date="2019-02-19T02:10:00Z"/>
                <w:sz w:val="20"/>
                <w:szCs w:val="20"/>
              </w:rPr>
            </w:pPr>
            <w:del w:id="13520" w:author="Admin" w:date="2019-02-19T02:10:00Z">
              <w:r w:rsidDel="002260E7">
                <w:rPr>
                  <w:rFonts w:eastAsia="Times New Roman"/>
                  <w:sz w:val="39"/>
                  <w:szCs w:val="39"/>
                  <w:vertAlign w:val="superscript"/>
                </w:rPr>
                <w:delText>u</w:delText>
              </w:r>
              <w:r w:rsidDel="002260E7">
                <w:rPr>
                  <w:rFonts w:ascii="Arial" w:eastAsia="Arial" w:hAnsi="Arial" w:cs="Arial"/>
                  <w:i/>
                  <w:iCs/>
                  <w:sz w:val="14"/>
                  <w:szCs w:val="14"/>
                </w:rPr>
                <w:delText>j</w:delText>
              </w:r>
              <w:r w:rsidDel="002260E7">
                <w:rPr>
                  <w:rFonts w:eastAsia="Times New Roman"/>
                  <w:sz w:val="14"/>
                  <w:szCs w:val="14"/>
                </w:rPr>
                <w:delText>=</w:delText>
              </w:r>
              <w:r w:rsidDel="002260E7">
                <w:rPr>
                  <w:rFonts w:ascii="Arial" w:eastAsia="Arial" w:hAnsi="Arial" w:cs="Arial"/>
                  <w:sz w:val="14"/>
                  <w:szCs w:val="14"/>
                </w:rPr>
                <w:delText>1</w:delText>
              </w:r>
            </w:del>
          </w:p>
        </w:tc>
        <w:tc>
          <w:tcPr>
            <w:tcW w:w="780" w:type="dxa"/>
            <w:vAlign w:val="bottom"/>
          </w:tcPr>
          <w:p w:rsidR="00A33515" w:rsidDel="002260E7" w:rsidRDefault="00A33515">
            <w:pPr>
              <w:rPr>
                <w:del w:id="13521" w:author="Admin" w:date="2019-02-19T02:10:00Z"/>
                <w:sz w:val="24"/>
                <w:szCs w:val="24"/>
              </w:rPr>
            </w:pPr>
          </w:p>
        </w:tc>
        <w:tc>
          <w:tcPr>
            <w:tcW w:w="40" w:type="dxa"/>
            <w:vAlign w:val="bottom"/>
          </w:tcPr>
          <w:p w:rsidR="00A33515" w:rsidDel="002260E7" w:rsidRDefault="00A33515">
            <w:pPr>
              <w:rPr>
                <w:del w:id="13522" w:author="Admin" w:date="2019-02-19T02:10:00Z"/>
                <w:sz w:val="24"/>
                <w:szCs w:val="24"/>
              </w:rPr>
            </w:pPr>
          </w:p>
        </w:tc>
        <w:tc>
          <w:tcPr>
            <w:tcW w:w="0" w:type="dxa"/>
            <w:vAlign w:val="bottom"/>
          </w:tcPr>
          <w:p w:rsidR="00A33515" w:rsidDel="002260E7" w:rsidRDefault="00A33515">
            <w:pPr>
              <w:rPr>
                <w:del w:id="13523" w:author="Admin" w:date="2019-02-19T02:10:00Z"/>
                <w:sz w:val="1"/>
                <w:szCs w:val="1"/>
              </w:rPr>
            </w:pPr>
          </w:p>
        </w:tc>
      </w:tr>
    </w:tbl>
    <w:p w:rsidR="00A33515" w:rsidDel="002260E7" w:rsidRDefault="001A4D22">
      <w:pPr>
        <w:spacing w:line="221" w:lineRule="auto"/>
        <w:rPr>
          <w:del w:id="13524" w:author="Admin" w:date="2019-02-19T02:10:00Z"/>
          <w:sz w:val="20"/>
          <w:szCs w:val="20"/>
        </w:rPr>
      </w:pPr>
      <w:del w:id="13525" w:author="Admin" w:date="2019-02-19T02:10:00Z">
        <w:r w:rsidDel="002260E7">
          <w:rPr>
            <w:rFonts w:ascii="Arial" w:eastAsia="Arial" w:hAnsi="Arial" w:cs="Arial"/>
            <w:sz w:val="20"/>
            <w:szCs w:val="20"/>
          </w:rPr>
          <w:delText xml:space="preserve">Все подмножества </w:delText>
        </w:r>
        <w:r w:rsidDel="002260E7">
          <w:rPr>
            <w:rFonts w:eastAsia="Times New Roman"/>
            <w:sz w:val="20"/>
            <w:szCs w:val="20"/>
          </w:rPr>
          <w:delText>R</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 xml:space="preserve"> считаются метрическими пространствами с инду-цированной из </w:delText>
        </w:r>
        <w:r w:rsidDel="002260E7">
          <w:rPr>
            <w:rFonts w:eastAsia="Times New Roman"/>
            <w:sz w:val="20"/>
            <w:szCs w:val="20"/>
          </w:rPr>
          <w:delText>R</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 xml:space="preserve"> метрикой.</w:delText>
        </w:r>
      </w:del>
    </w:p>
    <w:p w:rsidR="00A33515" w:rsidDel="002260E7" w:rsidRDefault="00A33515">
      <w:pPr>
        <w:spacing w:line="131" w:lineRule="exact"/>
        <w:rPr>
          <w:del w:id="13526" w:author="Admin" w:date="2019-02-19T02:10:00Z"/>
          <w:sz w:val="20"/>
          <w:szCs w:val="20"/>
        </w:rPr>
      </w:pPr>
    </w:p>
    <w:p w:rsidR="00A33515" w:rsidDel="002260E7" w:rsidRDefault="001A4D22">
      <w:pPr>
        <w:numPr>
          <w:ilvl w:val="0"/>
          <w:numId w:val="789"/>
        </w:numPr>
        <w:tabs>
          <w:tab w:val="left" w:pos="500"/>
        </w:tabs>
        <w:spacing w:line="233" w:lineRule="auto"/>
        <w:ind w:left="500" w:hanging="273"/>
        <w:rPr>
          <w:del w:id="13527" w:author="Admin" w:date="2019-02-19T02:10:00Z"/>
          <w:rFonts w:ascii="Arial" w:eastAsia="Arial" w:hAnsi="Arial" w:cs="Arial"/>
          <w:b/>
          <w:bCs/>
          <w:sz w:val="20"/>
          <w:szCs w:val="20"/>
        </w:rPr>
        <w:pPrChange w:id="13528" w:author="Admin" w:date="2019-02-19T00:19:00Z">
          <w:pPr>
            <w:numPr>
              <w:numId w:val="792"/>
            </w:numPr>
            <w:tabs>
              <w:tab w:val="left" w:pos="500"/>
            </w:tabs>
            <w:spacing w:line="233" w:lineRule="auto"/>
            <w:ind w:left="500" w:hanging="273"/>
          </w:pPr>
        </w:pPrChange>
      </w:pPr>
      <w:del w:id="13529" w:author="Admin" w:date="2019-02-19T02:10:00Z">
        <w:r w:rsidDel="002260E7">
          <w:rPr>
            <w:rFonts w:ascii="Arial" w:eastAsia="Arial" w:hAnsi="Arial" w:cs="Arial"/>
            <w:sz w:val="20"/>
            <w:szCs w:val="20"/>
          </w:rPr>
          <w:delText xml:space="preserve">Докажите, что </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sz w:val="20"/>
            <w:szCs w:val="20"/>
          </w:rPr>
          <w:delText xml:space="preserve"> 4, то есть плоскость нельзя раскрасить в 3 цвета. Предъявите раскраску плоскости в 7 цветов: </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sz w:val="20"/>
            <w:szCs w:val="20"/>
          </w:rPr>
          <w:delText xml:space="preserve"> 7.</w:delText>
        </w:r>
      </w:del>
    </w:p>
    <w:p w:rsidR="00A33515" w:rsidDel="002260E7" w:rsidRDefault="00A33515">
      <w:pPr>
        <w:spacing w:line="94" w:lineRule="exact"/>
        <w:rPr>
          <w:del w:id="13530" w:author="Admin" w:date="2019-02-19T02:10:00Z"/>
          <w:rFonts w:ascii="Arial" w:eastAsia="Arial" w:hAnsi="Arial" w:cs="Arial"/>
          <w:b/>
          <w:bCs/>
          <w:sz w:val="20"/>
          <w:szCs w:val="20"/>
        </w:rPr>
      </w:pPr>
    </w:p>
    <w:p w:rsidR="00A33515" w:rsidDel="002260E7" w:rsidRDefault="001A4D22">
      <w:pPr>
        <w:numPr>
          <w:ilvl w:val="0"/>
          <w:numId w:val="789"/>
        </w:numPr>
        <w:tabs>
          <w:tab w:val="left" w:pos="500"/>
        </w:tabs>
        <w:ind w:left="500" w:hanging="273"/>
        <w:rPr>
          <w:del w:id="13531" w:author="Admin" w:date="2019-02-19T02:10:00Z"/>
          <w:rFonts w:ascii="Arial" w:eastAsia="Arial" w:hAnsi="Arial" w:cs="Arial"/>
          <w:b/>
          <w:bCs/>
          <w:sz w:val="20"/>
          <w:szCs w:val="20"/>
        </w:rPr>
        <w:pPrChange w:id="13532" w:author="Admin" w:date="2019-02-19T00:19:00Z">
          <w:pPr>
            <w:numPr>
              <w:numId w:val="792"/>
            </w:numPr>
            <w:tabs>
              <w:tab w:val="left" w:pos="500"/>
            </w:tabs>
            <w:ind w:left="500" w:hanging="273"/>
          </w:pPr>
        </w:pPrChange>
      </w:pPr>
      <w:del w:id="13533" w:author="Admin" w:date="2019-02-19T02:10:00Z">
        <w:r w:rsidDel="002260E7">
          <w:rPr>
            <w:rFonts w:ascii="Arial" w:eastAsia="Arial" w:hAnsi="Arial" w:cs="Arial"/>
            <w:sz w:val="20"/>
            <w:szCs w:val="20"/>
          </w:rPr>
          <w:delText xml:space="preserve">Докажите, что  </w:delText>
        </w:r>
        <w:r w:rsidDel="002260E7">
          <w:rPr>
            <w:rFonts w:eastAsia="Times New Roman"/>
            <w:sz w:val="20"/>
            <w:szCs w:val="20"/>
          </w:rPr>
          <w:delText>(R</w:delText>
        </w:r>
        <w:r w:rsidDel="002260E7">
          <w:rPr>
            <w:rFonts w:ascii="Arial" w:eastAsia="Arial" w:hAnsi="Arial" w:cs="Arial"/>
            <w:i/>
            <w:iCs/>
            <w:sz w:val="27"/>
            <w:szCs w:val="27"/>
            <w:vertAlign w:val="superscript"/>
          </w:rPr>
          <w:delText>n</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w:delText>
        </w:r>
      </w:del>
    </w:p>
    <w:p w:rsidR="00A33515" w:rsidDel="002260E7" w:rsidRDefault="00A33515">
      <w:pPr>
        <w:spacing w:line="148" w:lineRule="exact"/>
        <w:rPr>
          <w:del w:id="13534" w:author="Admin" w:date="2019-02-19T02:10:00Z"/>
          <w:sz w:val="20"/>
          <w:szCs w:val="20"/>
        </w:rPr>
      </w:pPr>
    </w:p>
    <w:tbl>
      <w:tblPr>
        <w:tblW w:w="0" w:type="auto"/>
        <w:tblInd w:w="220" w:type="dxa"/>
        <w:tblLayout w:type="fixed"/>
        <w:tblCellMar>
          <w:left w:w="0" w:type="dxa"/>
          <w:right w:w="0" w:type="dxa"/>
        </w:tblCellMar>
        <w:tblLook w:val="04A0" w:firstRow="1" w:lastRow="0" w:firstColumn="1" w:lastColumn="0" w:noHBand="0" w:noVBand="1"/>
      </w:tblPr>
      <w:tblGrid>
        <w:gridCol w:w="220"/>
        <w:gridCol w:w="3880"/>
        <w:gridCol w:w="240"/>
        <w:gridCol w:w="320"/>
        <w:gridCol w:w="1700"/>
        <w:gridCol w:w="200"/>
        <w:gridCol w:w="20"/>
      </w:tblGrid>
      <w:tr w:rsidR="00A33515" w:rsidDel="002260E7">
        <w:trPr>
          <w:trHeight w:val="20"/>
          <w:del w:id="13535" w:author="Admin" w:date="2019-02-19T02:10:00Z"/>
        </w:trPr>
        <w:tc>
          <w:tcPr>
            <w:tcW w:w="220" w:type="dxa"/>
            <w:vAlign w:val="bottom"/>
          </w:tcPr>
          <w:p w:rsidR="00A33515" w:rsidDel="002260E7" w:rsidRDefault="00A33515">
            <w:pPr>
              <w:spacing w:line="20" w:lineRule="exact"/>
              <w:rPr>
                <w:del w:id="13536" w:author="Admin" w:date="2019-02-19T02:10:00Z"/>
                <w:sz w:val="1"/>
                <w:szCs w:val="1"/>
              </w:rPr>
            </w:pPr>
          </w:p>
        </w:tc>
        <w:tc>
          <w:tcPr>
            <w:tcW w:w="3880" w:type="dxa"/>
            <w:vAlign w:val="bottom"/>
          </w:tcPr>
          <w:p w:rsidR="00A33515" w:rsidDel="002260E7" w:rsidRDefault="00A33515">
            <w:pPr>
              <w:spacing w:line="20" w:lineRule="exact"/>
              <w:rPr>
                <w:del w:id="13537" w:author="Admin" w:date="2019-02-19T02:10:00Z"/>
                <w:sz w:val="1"/>
                <w:szCs w:val="1"/>
              </w:rPr>
            </w:pPr>
          </w:p>
        </w:tc>
        <w:tc>
          <w:tcPr>
            <w:tcW w:w="240" w:type="dxa"/>
            <w:vMerge w:val="restart"/>
            <w:vAlign w:val="bottom"/>
          </w:tcPr>
          <w:p w:rsidR="00A33515" w:rsidDel="002260E7" w:rsidRDefault="001A4D22">
            <w:pPr>
              <w:ind w:left="40"/>
              <w:rPr>
                <w:del w:id="13538" w:author="Admin" w:date="2019-02-19T02:10:00Z"/>
                <w:sz w:val="20"/>
                <w:szCs w:val="20"/>
              </w:rPr>
            </w:pPr>
            <w:del w:id="13539" w:author="Admin" w:date="2019-02-19T02:10:00Z">
              <w:r w:rsidDel="002260E7">
                <w:rPr>
                  <w:rFonts w:eastAsia="Times New Roman"/>
                  <w:sz w:val="20"/>
                  <w:szCs w:val="20"/>
                </w:rPr>
                <w:delText>√</w:delText>
              </w:r>
            </w:del>
          </w:p>
        </w:tc>
        <w:tc>
          <w:tcPr>
            <w:tcW w:w="320" w:type="dxa"/>
            <w:shd w:val="clear" w:color="auto" w:fill="000000"/>
            <w:vAlign w:val="bottom"/>
          </w:tcPr>
          <w:p w:rsidR="00A33515" w:rsidDel="002260E7" w:rsidRDefault="00A33515">
            <w:pPr>
              <w:spacing w:line="20" w:lineRule="exact"/>
              <w:rPr>
                <w:del w:id="13540" w:author="Admin" w:date="2019-02-19T02:10:00Z"/>
                <w:sz w:val="1"/>
                <w:szCs w:val="1"/>
              </w:rPr>
            </w:pPr>
          </w:p>
        </w:tc>
        <w:tc>
          <w:tcPr>
            <w:tcW w:w="1700" w:type="dxa"/>
            <w:vAlign w:val="bottom"/>
          </w:tcPr>
          <w:p w:rsidR="00A33515" w:rsidDel="002260E7" w:rsidRDefault="00A33515">
            <w:pPr>
              <w:spacing w:line="20" w:lineRule="exact"/>
              <w:rPr>
                <w:del w:id="13541" w:author="Admin" w:date="2019-02-19T02:10:00Z"/>
                <w:sz w:val="1"/>
                <w:szCs w:val="1"/>
              </w:rPr>
            </w:pPr>
          </w:p>
        </w:tc>
        <w:tc>
          <w:tcPr>
            <w:tcW w:w="200" w:type="dxa"/>
            <w:vAlign w:val="bottom"/>
          </w:tcPr>
          <w:p w:rsidR="00A33515" w:rsidDel="002260E7" w:rsidRDefault="00A33515">
            <w:pPr>
              <w:spacing w:line="20" w:lineRule="exact"/>
              <w:rPr>
                <w:del w:id="13542" w:author="Admin" w:date="2019-02-19T02:10:00Z"/>
                <w:sz w:val="1"/>
                <w:szCs w:val="1"/>
              </w:rPr>
            </w:pPr>
          </w:p>
        </w:tc>
        <w:tc>
          <w:tcPr>
            <w:tcW w:w="0" w:type="dxa"/>
            <w:vAlign w:val="bottom"/>
          </w:tcPr>
          <w:p w:rsidR="00A33515" w:rsidDel="002260E7" w:rsidRDefault="00A33515">
            <w:pPr>
              <w:spacing w:line="20" w:lineRule="exact"/>
              <w:rPr>
                <w:del w:id="13543" w:author="Admin" w:date="2019-02-19T02:10:00Z"/>
                <w:sz w:val="1"/>
                <w:szCs w:val="1"/>
              </w:rPr>
            </w:pPr>
          </w:p>
        </w:tc>
      </w:tr>
      <w:tr w:rsidR="00A33515" w:rsidDel="002260E7">
        <w:trPr>
          <w:trHeight w:val="214"/>
          <w:del w:id="13544" w:author="Admin" w:date="2019-02-19T02:10:00Z"/>
        </w:trPr>
        <w:tc>
          <w:tcPr>
            <w:tcW w:w="220" w:type="dxa"/>
            <w:vMerge w:val="restart"/>
            <w:vAlign w:val="bottom"/>
          </w:tcPr>
          <w:p w:rsidR="00A33515" w:rsidDel="002260E7" w:rsidRDefault="001A4D22">
            <w:pPr>
              <w:jc w:val="right"/>
              <w:rPr>
                <w:del w:id="13545" w:author="Admin" w:date="2019-02-19T02:10:00Z"/>
                <w:sz w:val="20"/>
                <w:szCs w:val="20"/>
              </w:rPr>
            </w:pPr>
            <w:del w:id="13546" w:author="Admin" w:date="2019-02-19T02:10:00Z">
              <w:r w:rsidDel="002260E7">
                <w:rPr>
                  <w:rFonts w:ascii="Arial" w:eastAsia="Arial" w:hAnsi="Arial" w:cs="Arial"/>
                  <w:b/>
                  <w:bCs/>
                  <w:w w:val="95"/>
                  <w:sz w:val="20"/>
                  <w:szCs w:val="20"/>
                </w:rPr>
                <w:delText>3.</w:delText>
              </w:r>
            </w:del>
          </w:p>
        </w:tc>
        <w:tc>
          <w:tcPr>
            <w:tcW w:w="3880" w:type="dxa"/>
            <w:vAlign w:val="bottom"/>
          </w:tcPr>
          <w:p w:rsidR="00A33515" w:rsidDel="002260E7" w:rsidRDefault="001A4D22">
            <w:pPr>
              <w:spacing w:line="214" w:lineRule="exact"/>
              <w:ind w:left="60"/>
              <w:rPr>
                <w:del w:id="13547" w:author="Admin" w:date="2019-02-19T02:10:00Z"/>
                <w:sz w:val="20"/>
                <w:szCs w:val="20"/>
              </w:rPr>
            </w:pPr>
            <w:del w:id="13548" w:author="Admin" w:date="2019-02-19T02:10:00Z">
              <w:r w:rsidDel="002260E7">
                <w:rPr>
                  <w:rFonts w:ascii="Arial" w:eastAsia="Arial" w:hAnsi="Arial" w:cs="Arial"/>
                  <w:sz w:val="20"/>
                  <w:szCs w:val="20"/>
                </w:rPr>
                <w:delText xml:space="preserve">Зафиксируем положительное число </w:delText>
              </w:r>
              <w:r w:rsidDel="002260E7">
                <w:rPr>
                  <w:rFonts w:eastAsia="Times New Roman"/>
                  <w:i/>
                  <w:iCs/>
                  <w:sz w:val="20"/>
                  <w:szCs w:val="20"/>
                </w:rPr>
                <w:delText>" &lt;</w:delText>
              </w:r>
            </w:del>
          </w:p>
        </w:tc>
        <w:tc>
          <w:tcPr>
            <w:tcW w:w="240" w:type="dxa"/>
            <w:vMerge/>
            <w:vAlign w:val="bottom"/>
          </w:tcPr>
          <w:p w:rsidR="00A33515" w:rsidDel="002260E7" w:rsidRDefault="00A33515">
            <w:pPr>
              <w:rPr>
                <w:del w:id="13549" w:author="Admin" w:date="2019-02-19T02:10:00Z"/>
                <w:sz w:val="18"/>
                <w:szCs w:val="18"/>
              </w:rPr>
            </w:pPr>
          </w:p>
        </w:tc>
        <w:tc>
          <w:tcPr>
            <w:tcW w:w="2020" w:type="dxa"/>
            <w:gridSpan w:val="2"/>
            <w:vAlign w:val="bottom"/>
          </w:tcPr>
          <w:p w:rsidR="00A33515" w:rsidDel="002260E7" w:rsidRDefault="001A4D22">
            <w:pPr>
              <w:spacing w:line="214" w:lineRule="exact"/>
              <w:rPr>
                <w:del w:id="13550" w:author="Admin" w:date="2019-02-19T02:10:00Z"/>
                <w:sz w:val="20"/>
                <w:szCs w:val="20"/>
              </w:rPr>
            </w:pPr>
            <w:del w:id="13551" w:author="Admin" w:date="2019-02-19T02:10:00Z">
              <w:r w:rsidDel="002260E7">
                <w:rPr>
                  <w:rFonts w:ascii="Arial" w:eastAsia="Arial" w:hAnsi="Arial" w:cs="Arial"/>
                  <w:sz w:val="20"/>
                  <w:szCs w:val="20"/>
                </w:rPr>
                <w:delText>3</w:delText>
              </w:r>
              <w:r w:rsidDel="002260E7">
                <w:rPr>
                  <w:rFonts w:eastAsia="Times New Roman"/>
                  <w:i/>
                  <w:iCs/>
                  <w:sz w:val="20"/>
                  <w:szCs w:val="20"/>
                </w:rPr>
                <w:delText>=</w:delText>
              </w:r>
              <w:r w:rsidDel="002260E7">
                <w:rPr>
                  <w:rFonts w:ascii="Arial" w:eastAsia="Arial" w:hAnsi="Arial" w:cs="Arial"/>
                  <w:sz w:val="20"/>
                  <w:szCs w:val="20"/>
                </w:rPr>
                <w:delText>7. Покажите, что 5</w:delText>
              </w:r>
            </w:del>
          </w:p>
        </w:tc>
        <w:tc>
          <w:tcPr>
            <w:tcW w:w="200" w:type="dxa"/>
            <w:vMerge w:val="restart"/>
            <w:vAlign w:val="bottom"/>
          </w:tcPr>
          <w:p w:rsidR="00A33515" w:rsidDel="002260E7" w:rsidRDefault="00A33515">
            <w:pPr>
              <w:rPr>
                <w:del w:id="13552" w:author="Admin" w:date="2019-02-19T02:10:00Z"/>
                <w:sz w:val="18"/>
                <w:szCs w:val="18"/>
              </w:rPr>
            </w:pPr>
          </w:p>
        </w:tc>
        <w:tc>
          <w:tcPr>
            <w:tcW w:w="0" w:type="dxa"/>
            <w:vAlign w:val="bottom"/>
          </w:tcPr>
          <w:p w:rsidR="00A33515" w:rsidDel="002260E7" w:rsidRDefault="00A33515">
            <w:pPr>
              <w:rPr>
                <w:del w:id="13553" w:author="Admin" w:date="2019-02-19T02:10:00Z"/>
                <w:sz w:val="1"/>
                <w:szCs w:val="1"/>
              </w:rPr>
            </w:pPr>
          </w:p>
        </w:tc>
      </w:tr>
      <w:tr w:rsidR="00A33515" w:rsidDel="002260E7">
        <w:trPr>
          <w:trHeight w:val="459"/>
          <w:del w:id="13554" w:author="Admin" w:date="2019-02-19T02:10:00Z"/>
        </w:trPr>
        <w:tc>
          <w:tcPr>
            <w:tcW w:w="220" w:type="dxa"/>
            <w:vMerge/>
            <w:vAlign w:val="bottom"/>
          </w:tcPr>
          <w:p w:rsidR="00A33515" w:rsidDel="002260E7" w:rsidRDefault="00A33515">
            <w:pPr>
              <w:rPr>
                <w:del w:id="13555" w:author="Admin" w:date="2019-02-19T02:10:00Z"/>
                <w:sz w:val="24"/>
                <w:szCs w:val="24"/>
              </w:rPr>
            </w:pPr>
          </w:p>
        </w:tc>
        <w:tc>
          <w:tcPr>
            <w:tcW w:w="3880" w:type="dxa"/>
            <w:vAlign w:val="bottom"/>
          </w:tcPr>
          <w:p w:rsidR="00A33515" w:rsidDel="002260E7" w:rsidRDefault="001A4D22">
            <w:pPr>
              <w:ind w:left="60"/>
              <w:rPr>
                <w:del w:id="13556" w:author="Admin" w:date="2019-02-19T02:10:00Z"/>
                <w:sz w:val="20"/>
                <w:szCs w:val="20"/>
              </w:rPr>
            </w:pPr>
            <w:del w:id="13557" w:author="Admin" w:date="2019-02-19T02:10:00Z">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 "</w:delText>
              </w:r>
              <w:r w:rsidDel="002260E7">
                <w:rPr>
                  <w:rFonts w:eastAsia="Times New Roman"/>
                  <w:sz w:val="20"/>
                  <w:szCs w:val="20"/>
                </w:rPr>
                <w:delText xml:space="preserve">])   </w:delText>
              </w:r>
              <w:r w:rsidDel="002260E7">
                <w:rPr>
                  <w:rFonts w:ascii="Arial" w:eastAsia="Arial" w:hAnsi="Arial" w:cs="Arial"/>
                  <w:sz w:val="20"/>
                  <w:szCs w:val="20"/>
                </w:rPr>
                <w:delText>7.</w:delText>
              </w:r>
            </w:del>
          </w:p>
        </w:tc>
        <w:tc>
          <w:tcPr>
            <w:tcW w:w="240" w:type="dxa"/>
            <w:vMerge/>
            <w:vAlign w:val="bottom"/>
          </w:tcPr>
          <w:p w:rsidR="00A33515" w:rsidDel="002260E7" w:rsidRDefault="00A33515">
            <w:pPr>
              <w:rPr>
                <w:del w:id="13558" w:author="Admin" w:date="2019-02-19T02:10:00Z"/>
                <w:sz w:val="24"/>
                <w:szCs w:val="24"/>
              </w:rPr>
            </w:pPr>
          </w:p>
        </w:tc>
        <w:tc>
          <w:tcPr>
            <w:tcW w:w="320" w:type="dxa"/>
            <w:vAlign w:val="bottom"/>
          </w:tcPr>
          <w:p w:rsidR="00A33515" w:rsidDel="002260E7" w:rsidRDefault="00A33515">
            <w:pPr>
              <w:rPr>
                <w:del w:id="13559" w:author="Admin" w:date="2019-02-19T02:10:00Z"/>
                <w:sz w:val="24"/>
                <w:szCs w:val="24"/>
              </w:rPr>
            </w:pPr>
          </w:p>
        </w:tc>
        <w:tc>
          <w:tcPr>
            <w:tcW w:w="1700" w:type="dxa"/>
            <w:vAlign w:val="bottom"/>
          </w:tcPr>
          <w:p w:rsidR="00A33515" w:rsidDel="002260E7" w:rsidRDefault="00A33515">
            <w:pPr>
              <w:rPr>
                <w:del w:id="13560" w:author="Admin" w:date="2019-02-19T02:10:00Z"/>
                <w:sz w:val="24"/>
                <w:szCs w:val="24"/>
              </w:rPr>
            </w:pPr>
          </w:p>
        </w:tc>
        <w:tc>
          <w:tcPr>
            <w:tcW w:w="200" w:type="dxa"/>
            <w:vMerge/>
            <w:vAlign w:val="bottom"/>
          </w:tcPr>
          <w:p w:rsidR="00A33515" w:rsidDel="002260E7" w:rsidRDefault="00A33515">
            <w:pPr>
              <w:rPr>
                <w:del w:id="13561" w:author="Admin" w:date="2019-02-19T02:10:00Z"/>
                <w:sz w:val="24"/>
                <w:szCs w:val="24"/>
              </w:rPr>
            </w:pPr>
          </w:p>
        </w:tc>
        <w:tc>
          <w:tcPr>
            <w:tcW w:w="0" w:type="dxa"/>
            <w:vAlign w:val="bottom"/>
          </w:tcPr>
          <w:p w:rsidR="00A33515" w:rsidDel="002260E7" w:rsidRDefault="00A33515">
            <w:pPr>
              <w:rPr>
                <w:del w:id="13562" w:author="Admin" w:date="2019-02-19T02:10:00Z"/>
                <w:sz w:val="1"/>
                <w:szCs w:val="1"/>
              </w:rPr>
            </w:pPr>
          </w:p>
        </w:tc>
      </w:tr>
    </w:tbl>
    <w:p w:rsidR="00A33515" w:rsidDel="002260E7" w:rsidRDefault="001A4D22">
      <w:pPr>
        <w:numPr>
          <w:ilvl w:val="0"/>
          <w:numId w:val="790"/>
        </w:numPr>
        <w:tabs>
          <w:tab w:val="left" w:pos="500"/>
        </w:tabs>
        <w:spacing w:line="220" w:lineRule="auto"/>
        <w:ind w:left="500" w:hanging="273"/>
        <w:rPr>
          <w:del w:id="13563" w:author="Admin" w:date="2019-02-19T02:10:00Z"/>
          <w:rFonts w:ascii="Arial" w:eastAsia="Arial" w:hAnsi="Arial" w:cs="Arial"/>
          <w:b/>
          <w:bCs/>
          <w:sz w:val="20"/>
          <w:szCs w:val="20"/>
        </w:rPr>
        <w:pPrChange w:id="13564" w:author="Admin" w:date="2019-02-19T00:19:00Z">
          <w:pPr>
            <w:numPr>
              <w:numId w:val="793"/>
            </w:numPr>
            <w:tabs>
              <w:tab w:val="left" w:pos="500"/>
            </w:tabs>
            <w:spacing w:line="220" w:lineRule="auto"/>
            <w:ind w:left="500" w:hanging="273"/>
          </w:pPr>
        </w:pPrChange>
      </w:pPr>
      <w:del w:id="13565" w:author="Admin" w:date="2019-02-19T02:10:00Z">
        <w:r w:rsidDel="002260E7">
          <w:rPr>
            <w:rFonts w:ascii="Arial" w:eastAsia="Arial" w:hAnsi="Arial" w:cs="Arial"/>
            <w:sz w:val="20"/>
            <w:szCs w:val="20"/>
          </w:rPr>
          <w:delText xml:space="preserve">Зафиксируем положительное число </w:delText>
        </w:r>
        <w:r w:rsidDel="002260E7">
          <w:rPr>
            <w:rFonts w:eastAsia="Times New Roman"/>
            <w:i/>
            <w:iCs/>
            <w:sz w:val="20"/>
            <w:szCs w:val="20"/>
          </w:rPr>
          <w:delText>" &lt;</w:delText>
        </w:r>
        <w:r w:rsidDel="002260E7">
          <w:rPr>
            <w:rFonts w:ascii="Arial" w:eastAsia="Arial" w:hAnsi="Arial" w:cs="Arial"/>
            <w:sz w:val="20"/>
            <w:szCs w:val="20"/>
          </w:rPr>
          <w:delText xml:space="preserve"> 10 </w:delText>
        </w:r>
        <w:r w:rsidDel="002260E7">
          <w:rPr>
            <w:rFonts w:ascii="Arial" w:eastAsia="Arial" w:hAnsi="Arial" w:cs="Arial"/>
            <w:sz w:val="27"/>
            <w:szCs w:val="27"/>
            <w:vertAlign w:val="superscript"/>
          </w:rPr>
          <w:delText>3</w:delText>
        </w:r>
        <w:r w:rsidDel="002260E7">
          <w:rPr>
            <w:rFonts w:ascii="Arial" w:eastAsia="Arial" w:hAnsi="Arial" w:cs="Arial"/>
            <w:sz w:val="20"/>
            <w:szCs w:val="20"/>
          </w:rPr>
          <w:delText xml:space="preserve">. Покажите, что </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 "</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eastAsia="Times New Roman"/>
            <w:sz w:val="20"/>
            <w:szCs w:val="20"/>
          </w:rPr>
          <w:delText xml:space="preserve">) </w:delText>
        </w:r>
        <w:r w:rsidDel="002260E7">
          <w:rPr>
            <w:rFonts w:ascii="Arial" w:eastAsia="Arial" w:hAnsi="Arial" w:cs="Arial"/>
            <w:sz w:val="20"/>
            <w:szCs w:val="20"/>
          </w:rPr>
          <w:delText>6</w:delText>
        </w:r>
      </w:del>
    </w:p>
    <w:p w:rsidR="00A33515" w:rsidDel="002260E7" w:rsidRDefault="00A33515">
      <w:pPr>
        <w:rPr>
          <w:del w:id="1356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3567" w:author="Admin" w:date="2019-02-19T02:10:00Z"/>
          <w:sz w:val="20"/>
          <w:szCs w:val="20"/>
        </w:rPr>
      </w:pPr>
    </w:p>
    <w:p w:rsidR="00A33515" w:rsidDel="002260E7" w:rsidRDefault="00A33515">
      <w:pPr>
        <w:spacing w:line="259" w:lineRule="exact"/>
        <w:rPr>
          <w:del w:id="13568" w:author="Admin" w:date="2019-02-19T02:10:00Z"/>
          <w:sz w:val="20"/>
          <w:szCs w:val="20"/>
        </w:rPr>
      </w:pPr>
    </w:p>
    <w:p w:rsidR="00A33515" w:rsidDel="002260E7" w:rsidRDefault="001A4D22">
      <w:pPr>
        <w:ind w:right="-19"/>
        <w:jc w:val="center"/>
        <w:rPr>
          <w:del w:id="13569" w:author="Admin" w:date="2019-02-19T02:10:00Z"/>
          <w:sz w:val="20"/>
          <w:szCs w:val="20"/>
        </w:rPr>
      </w:pPr>
      <w:del w:id="13570"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332</w:delText>
        </w:r>
        <w:r w:rsidDel="002260E7">
          <w:rPr>
            <w:rFonts w:ascii="Arial" w:eastAsia="Arial" w:hAnsi="Arial" w:cs="Arial"/>
            <w:sz w:val="20"/>
            <w:szCs w:val="20"/>
          </w:rPr>
          <w:delText xml:space="preserve"> −</w:delText>
        </w:r>
      </w:del>
    </w:p>
    <w:p w:rsidR="00A33515" w:rsidDel="002260E7" w:rsidRDefault="00A33515">
      <w:pPr>
        <w:rPr>
          <w:del w:id="13571"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3572" w:author="Admin" w:date="2019-02-19T02:10:00Z"/>
          <w:sz w:val="20"/>
          <w:szCs w:val="20"/>
        </w:rPr>
      </w:pPr>
      <w:bookmarkStart w:id="13573" w:name="page343"/>
      <w:bookmarkEnd w:id="13573"/>
      <w:del w:id="13574"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15" w:lineRule="exact"/>
        <w:rPr>
          <w:del w:id="13575" w:author="Admin" w:date="2019-02-19T02:10:00Z"/>
          <w:sz w:val="20"/>
          <w:szCs w:val="20"/>
        </w:rPr>
      </w:pPr>
    </w:p>
    <w:p w:rsidR="00A33515" w:rsidDel="002260E7" w:rsidRDefault="001A4D22">
      <w:pPr>
        <w:numPr>
          <w:ilvl w:val="0"/>
          <w:numId w:val="791"/>
        </w:numPr>
        <w:tabs>
          <w:tab w:val="left" w:pos="500"/>
        </w:tabs>
        <w:spacing w:line="238" w:lineRule="auto"/>
        <w:ind w:left="500" w:hanging="273"/>
        <w:jc w:val="both"/>
        <w:rPr>
          <w:del w:id="13576" w:author="Admin" w:date="2019-02-19T02:10:00Z"/>
          <w:rFonts w:ascii="Arial" w:eastAsia="Arial" w:hAnsi="Arial" w:cs="Arial"/>
          <w:b/>
          <w:bCs/>
          <w:sz w:val="19"/>
          <w:szCs w:val="19"/>
        </w:rPr>
        <w:pPrChange w:id="13577" w:author="Admin" w:date="2019-02-19T00:19:00Z">
          <w:pPr>
            <w:numPr>
              <w:numId w:val="794"/>
            </w:numPr>
            <w:tabs>
              <w:tab w:val="left" w:pos="500"/>
            </w:tabs>
            <w:spacing w:line="238" w:lineRule="auto"/>
            <w:ind w:left="500" w:hanging="273"/>
            <w:jc w:val="both"/>
          </w:pPr>
        </w:pPrChange>
      </w:pPr>
      <w:del w:id="13578" w:author="Admin" w:date="2019-02-19T02:10:00Z">
        <w:r w:rsidDel="002260E7">
          <w:rPr>
            <w:rFonts w:ascii="Arial" w:eastAsia="Arial" w:hAnsi="Arial" w:cs="Arial"/>
            <w:sz w:val="19"/>
            <w:szCs w:val="19"/>
          </w:rPr>
          <w:delText xml:space="preserve">Зафиксируем простое число </w:delText>
        </w:r>
        <w:r w:rsidDel="002260E7">
          <w:rPr>
            <w:rFonts w:ascii="Arial" w:eastAsia="Arial" w:hAnsi="Arial" w:cs="Arial"/>
            <w:i/>
            <w:iCs/>
            <w:sz w:val="19"/>
            <w:szCs w:val="19"/>
          </w:rPr>
          <w:delText>p</w:delText>
        </w:r>
        <w:r w:rsidDel="002260E7">
          <w:rPr>
            <w:rFonts w:ascii="Arial" w:eastAsia="Arial" w:hAnsi="Arial" w:cs="Arial"/>
            <w:sz w:val="19"/>
            <w:szCs w:val="19"/>
          </w:rPr>
          <w:delText xml:space="preserve">. Через </w:delText>
        </w:r>
        <w:r w:rsidDel="002260E7">
          <w:rPr>
            <w:rFonts w:eastAsia="Times New Roman"/>
            <w:sz w:val="19"/>
            <w:szCs w:val="19"/>
          </w:rPr>
          <w:delText>F</w:delText>
        </w:r>
        <w:r w:rsidDel="002260E7">
          <w:rPr>
            <w:rFonts w:ascii="Arial" w:eastAsia="Arial" w:hAnsi="Arial" w:cs="Arial"/>
            <w:i/>
            <w:iCs/>
            <w:sz w:val="26"/>
            <w:szCs w:val="26"/>
            <w:vertAlign w:val="subscript"/>
          </w:rPr>
          <w:delText>p</w:delText>
        </w:r>
        <w:r w:rsidDel="002260E7">
          <w:rPr>
            <w:rFonts w:ascii="Arial" w:eastAsia="Arial" w:hAnsi="Arial" w:cs="Arial"/>
            <w:sz w:val="19"/>
            <w:szCs w:val="19"/>
          </w:rPr>
          <w:delText xml:space="preserve"> будем обозначать поле из </w:delText>
        </w:r>
        <w:r w:rsidDel="002260E7">
          <w:rPr>
            <w:rFonts w:ascii="Arial" w:eastAsia="Arial" w:hAnsi="Arial" w:cs="Arial"/>
            <w:i/>
            <w:iCs/>
            <w:sz w:val="19"/>
            <w:szCs w:val="19"/>
          </w:rPr>
          <w:delText xml:space="preserve">p </w:delText>
        </w:r>
        <w:r w:rsidDel="002260E7">
          <w:rPr>
            <w:rFonts w:ascii="Arial" w:eastAsia="Arial" w:hAnsi="Arial" w:cs="Arial"/>
            <w:sz w:val="19"/>
            <w:szCs w:val="19"/>
          </w:rPr>
          <w:delText>элементов.</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Пусть</w:delText>
        </w:r>
        <w:r w:rsidDel="002260E7">
          <w:rPr>
            <w:rFonts w:ascii="Arial" w:eastAsia="Arial" w:hAnsi="Arial" w:cs="Arial"/>
            <w:i/>
            <w:iCs/>
            <w:sz w:val="19"/>
            <w:szCs w:val="19"/>
          </w:rPr>
          <w:delText xml:space="preserve"> n </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натуральное число,</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рассмотрим граф</w:delText>
        </w:r>
        <w:r w:rsidDel="002260E7">
          <w:rPr>
            <w:rFonts w:ascii="Arial" w:eastAsia="Arial" w:hAnsi="Arial" w:cs="Arial"/>
            <w:i/>
            <w:iCs/>
            <w:sz w:val="19"/>
            <w:szCs w:val="19"/>
          </w:rPr>
          <w:delText xml:space="preserve"> G</w:delText>
        </w:r>
        <w:r w:rsidDel="002260E7">
          <w:rPr>
            <w:rFonts w:ascii="Arial" w:eastAsia="Arial" w:hAnsi="Arial" w:cs="Arial"/>
            <w:i/>
            <w:iCs/>
            <w:sz w:val="26"/>
            <w:szCs w:val="26"/>
            <w:vertAlign w:val="superscript"/>
          </w:rPr>
          <w:delText>p</w:delText>
        </w:r>
        <w:r w:rsidDel="002260E7">
          <w:rPr>
            <w:rFonts w:ascii="Arial" w:eastAsia="Arial" w:hAnsi="Arial" w:cs="Arial"/>
            <w:i/>
            <w:iCs/>
            <w:sz w:val="26"/>
            <w:szCs w:val="26"/>
            <w:vertAlign w:val="subscript"/>
          </w:rPr>
          <w:delText>n</w:delText>
        </w:r>
        <w:r w:rsidDel="002260E7">
          <w:rPr>
            <w:rFonts w:ascii="Arial" w:eastAsia="Arial" w:hAnsi="Arial" w:cs="Arial"/>
            <w:i/>
            <w:iCs/>
            <w:sz w:val="19"/>
            <w:szCs w:val="19"/>
          </w:rPr>
          <w:delText xml:space="preserve"> </w:delText>
        </w:r>
        <w:r w:rsidDel="002260E7">
          <w:rPr>
            <w:rFonts w:eastAsia="Times New Roman"/>
            <w:sz w:val="19"/>
            <w:szCs w:val="19"/>
          </w:rPr>
          <w:delText>=</w:delText>
        </w:r>
      </w:del>
    </w:p>
    <w:p w:rsidR="00A33515" w:rsidDel="002260E7" w:rsidRDefault="001A4D22">
      <w:pPr>
        <w:ind w:left="500"/>
        <w:rPr>
          <w:del w:id="13579" w:author="Admin" w:date="2019-02-19T02:10:00Z"/>
          <w:rFonts w:ascii="Arial" w:eastAsia="Arial" w:hAnsi="Arial" w:cs="Arial"/>
          <w:b/>
          <w:bCs/>
          <w:sz w:val="19"/>
          <w:szCs w:val="19"/>
        </w:rPr>
      </w:pPr>
      <w:del w:id="13580" w:author="Admin" w:date="2019-02-19T02:10:00Z">
        <w:r w:rsidDel="002260E7">
          <w:rPr>
            <w:rFonts w:eastAsia="Times New Roman"/>
            <w:sz w:val="19"/>
            <w:szCs w:val="19"/>
          </w:rPr>
          <w:delText>(</w:delText>
        </w:r>
        <w:r w:rsidDel="002260E7">
          <w:rPr>
            <w:rFonts w:ascii="Arial" w:eastAsia="Arial" w:hAnsi="Arial" w:cs="Arial"/>
            <w:i/>
            <w:iCs/>
            <w:sz w:val="19"/>
            <w:szCs w:val="19"/>
          </w:rPr>
          <w:delText>V</w:delText>
        </w:r>
        <w:r w:rsidDel="002260E7">
          <w:rPr>
            <w:rFonts w:eastAsia="Times New Roman"/>
            <w:sz w:val="26"/>
            <w:szCs w:val="26"/>
            <w:vertAlign w:val="superscript"/>
          </w:rPr>
          <w:delText>(</w:delText>
        </w:r>
        <w:r w:rsidDel="002260E7">
          <w:rPr>
            <w:rFonts w:ascii="Arial" w:eastAsia="Arial" w:hAnsi="Arial" w:cs="Arial"/>
            <w:i/>
            <w:iCs/>
            <w:sz w:val="26"/>
            <w:szCs w:val="26"/>
            <w:vertAlign w:val="subscript"/>
          </w:rPr>
          <w:delText>n</w:delText>
        </w:r>
        <w:r w:rsidDel="002260E7">
          <w:rPr>
            <w:rFonts w:ascii="Arial" w:eastAsia="Arial" w:hAnsi="Arial" w:cs="Arial"/>
            <w:i/>
            <w:iCs/>
            <w:sz w:val="26"/>
            <w:szCs w:val="26"/>
            <w:vertAlign w:val="superscript"/>
          </w:rPr>
          <w:delText>p</w:delText>
        </w:r>
        <w:r w:rsidDel="002260E7">
          <w:rPr>
            <w:rFonts w:eastAsia="Times New Roman"/>
            <w:sz w:val="26"/>
            <w:szCs w:val="26"/>
            <w:vertAlign w:val="superscript"/>
          </w:rPr>
          <w:delText>)</w:delText>
        </w:r>
        <w:r w:rsidDel="002260E7">
          <w:rPr>
            <w:rFonts w:eastAsia="Times New Roman"/>
            <w:i/>
            <w:iCs/>
            <w:sz w:val="19"/>
            <w:szCs w:val="19"/>
          </w:rPr>
          <w:delText>;</w:delText>
        </w:r>
        <w:r w:rsidDel="002260E7">
          <w:rPr>
            <w:rFonts w:eastAsia="Times New Roman"/>
            <w:sz w:val="19"/>
            <w:szCs w:val="19"/>
          </w:rPr>
          <w:delText xml:space="preserve"> </w:delText>
        </w:r>
        <w:r w:rsidDel="002260E7">
          <w:rPr>
            <w:rFonts w:ascii="Arial" w:eastAsia="Arial" w:hAnsi="Arial" w:cs="Arial"/>
            <w:i/>
            <w:iCs/>
            <w:sz w:val="19"/>
            <w:szCs w:val="19"/>
          </w:rPr>
          <w:delText>E</w:delText>
        </w:r>
        <w:r w:rsidDel="002260E7">
          <w:rPr>
            <w:rFonts w:eastAsia="Times New Roman"/>
            <w:sz w:val="26"/>
            <w:szCs w:val="26"/>
            <w:vertAlign w:val="superscript"/>
          </w:rPr>
          <w:delText>(</w:delText>
        </w:r>
        <w:r w:rsidDel="002260E7">
          <w:rPr>
            <w:rFonts w:ascii="Arial" w:eastAsia="Arial" w:hAnsi="Arial" w:cs="Arial"/>
            <w:i/>
            <w:iCs/>
            <w:sz w:val="26"/>
            <w:szCs w:val="26"/>
            <w:vertAlign w:val="subscript"/>
          </w:rPr>
          <w:delText>n</w:delText>
        </w:r>
        <w:r w:rsidDel="002260E7">
          <w:rPr>
            <w:rFonts w:ascii="Arial" w:eastAsia="Arial" w:hAnsi="Arial" w:cs="Arial"/>
            <w:i/>
            <w:iCs/>
            <w:sz w:val="26"/>
            <w:szCs w:val="26"/>
            <w:vertAlign w:val="superscript"/>
          </w:rPr>
          <w:delText>p</w:delText>
        </w:r>
        <w:r w:rsidDel="002260E7">
          <w:rPr>
            <w:rFonts w:eastAsia="Times New Roman"/>
            <w:sz w:val="26"/>
            <w:szCs w:val="26"/>
            <w:vertAlign w:val="superscript"/>
          </w:rPr>
          <w:delText>)</w:delText>
        </w:r>
        <w:r w:rsidDel="002260E7">
          <w:rPr>
            <w:rFonts w:eastAsia="Times New Roman"/>
            <w:sz w:val="19"/>
            <w:szCs w:val="19"/>
          </w:rPr>
          <w:delText>)</w:delText>
        </w:r>
        <w:r w:rsidDel="002260E7">
          <w:rPr>
            <w:rFonts w:ascii="Arial" w:eastAsia="Arial" w:hAnsi="Arial" w:cs="Arial"/>
            <w:sz w:val="19"/>
            <w:szCs w:val="19"/>
          </w:rPr>
          <w:delText>,</w:delText>
        </w:r>
        <w:r w:rsidDel="002260E7">
          <w:rPr>
            <w:rFonts w:eastAsia="Times New Roman"/>
            <w:sz w:val="19"/>
            <w:szCs w:val="19"/>
          </w:rPr>
          <w:delText xml:space="preserve"> </w:delText>
        </w:r>
        <w:r w:rsidDel="002260E7">
          <w:rPr>
            <w:rFonts w:ascii="Arial" w:eastAsia="Arial" w:hAnsi="Arial" w:cs="Arial"/>
            <w:sz w:val="19"/>
            <w:szCs w:val="19"/>
          </w:rPr>
          <w:delText>где</w:delText>
        </w:r>
        <w:r w:rsidDel="002260E7">
          <w:rPr>
            <w:rFonts w:eastAsia="Times New Roman"/>
            <w:sz w:val="19"/>
            <w:szCs w:val="19"/>
          </w:rPr>
          <w:delText xml:space="preserve"> </w:delText>
        </w:r>
        <w:r w:rsidDel="002260E7">
          <w:rPr>
            <w:rFonts w:ascii="Arial" w:eastAsia="Arial" w:hAnsi="Arial" w:cs="Arial"/>
            <w:i/>
            <w:iCs/>
            <w:sz w:val="19"/>
            <w:szCs w:val="19"/>
          </w:rPr>
          <w:delText>V</w:delText>
        </w:r>
        <w:r w:rsidDel="002260E7">
          <w:rPr>
            <w:rFonts w:eastAsia="Times New Roman"/>
            <w:sz w:val="26"/>
            <w:szCs w:val="26"/>
            <w:vertAlign w:val="superscript"/>
          </w:rPr>
          <w:delText>(</w:delText>
        </w:r>
        <w:r w:rsidDel="002260E7">
          <w:rPr>
            <w:rFonts w:ascii="Arial" w:eastAsia="Arial" w:hAnsi="Arial" w:cs="Arial"/>
            <w:i/>
            <w:iCs/>
            <w:sz w:val="26"/>
            <w:szCs w:val="26"/>
            <w:vertAlign w:val="subscript"/>
          </w:rPr>
          <w:delText>n</w:delText>
        </w:r>
        <w:r w:rsidDel="002260E7">
          <w:rPr>
            <w:rFonts w:ascii="Arial" w:eastAsia="Arial" w:hAnsi="Arial" w:cs="Arial"/>
            <w:i/>
            <w:iCs/>
            <w:sz w:val="26"/>
            <w:szCs w:val="26"/>
            <w:vertAlign w:val="superscript"/>
          </w:rPr>
          <w:delText>p</w:delText>
        </w:r>
        <w:r w:rsidDel="002260E7">
          <w:rPr>
            <w:rFonts w:eastAsia="Times New Roman"/>
            <w:sz w:val="26"/>
            <w:szCs w:val="26"/>
            <w:vertAlign w:val="superscript"/>
          </w:rPr>
          <w:delText>)</w:delText>
        </w:r>
        <w:r w:rsidDel="002260E7">
          <w:rPr>
            <w:rFonts w:eastAsia="Times New Roman"/>
            <w:sz w:val="19"/>
            <w:szCs w:val="19"/>
          </w:rPr>
          <w:delText xml:space="preserve"> = (F</w:delText>
        </w:r>
        <w:r w:rsidDel="002260E7">
          <w:rPr>
            <w:rFonts w:ascii="Arial" w:eastAsia="Arial" w:hAnsi="Arial" w:cs="Arial"/>
            <w:i/>
            <w:iCs/>
            <w:sz w:val="26"/>
            <w:szCs w:val="26"/>
            <w:vertAlign w:val="subscript"/>
          </w:rPr>
          <w:delText>p</w:delText>
        </w:r>
        <w:r w:rsidDel="002260E7">
          <w:rPr>
            <w:rFonts w:eastAsia="Times New Roman"/>
            <w:sz w:val="19"/>
            <w:szCs w:val="19"/>
          </w:rPr>
          <w:delText>)</w:delText>
        </w:r>
        <w:r w:rsidDel="002260E7">
          <w:rPr>
            <w:rFonts w:ascii="Arial" w:eastAsia="Arial" w:hAnsi="Arial" w:cs="Arial"/>
            <w:i/>
            <w:iCs/>
            <w:sz w:val="26"/>
            <w:szCs w:val="26"/>
            <w:vertAlign w:val="superscript"/>
          </w:rPr>
          <w:delText>n</w:delText>
        </w:r>
        <w:r w:rsidDel="002260E7">
          <w:rPr>
            <w:rFonts w:ascii="Arial" w:eastAsia="Arial" w:hAnsi="Arial" w:cs="Arial"/>
            <w:sz w:val="19"/>
            <w:szCs w:val="19"/>
          </w:rPr>
          <w:delText>,</w:delText>
        </w:r>
        <w:r w:rsidDel="002260E7">
          <w:rPr>
            <w:rFonts w:eastAsia="Times New Roman"/>
            <w:sz w:val="19"/>
            <w:szCs w:val="19"/>
          </w:rPr>
          <w:delText xml:space="preserve"> </w:delText>
        </w:r>
        <w:r w:rsidDel="002260E7">
          <w:rPr>
            <w:rFonts w:ascii="Arial" w:eastAsia="Arial" w:hAnsi="Arial" w:cs="Arial"/>
            <w:sz w:val="19"/>
            <w:szCs w:val="19"/>
          </w:rPr>
          <w:delText>а</w:delText>
        </w:r>
        <w:r w:rsidDel="002260E7">
          <w:rPr>
            <w:rFonts w:eastAsia="Times New Roman"/>
            <w:sz w:val="19"/>
            <w:szCs w:val="19"/>
          </w:rPr>
          <w:delText xml:space="preserve"> </w:delText>
        </w:r>
        <w:r w:rsidDel="002260E7">
          <w:rPr>
            <w:rFonts w:ascii="Arial" w:eastAsia="Arial" w:hAnsi="Arial" w:cs="Arial"/>
            <w:i/>
            <w:iCs/>
            <w:sz w:val="19"/>
            <w:szCs w:val="19"/>
          </w:rPr>
          <w:delText>E</w:delText>
        </w:r>
        <w:r w:rsidDel="002260E7">
          <w:rPr>
            <w:rFonts w:eastAsia="Times New Roman"/>
            <w:sz w:val="26"/>
            <w:szCs w:val="26"/>
            <w:vertAlign w:val="superscript"/>
          </w:rPr>
          <w:delText>(</w:delText>
        </w:r>
        <w:r w:rsidDel="002260E7">
          <w:rPr>
            <w:rFonts w:ascii="Arial" w:eastAsia="Arial" w:hAnsi="Arial" w:cs="Arial"/>
            <w:i/>
            <w:iCs/>
            <w:sz w:val="26"/>
            <w:szCs w:val="26"/>
            <w:vertAlign w:val="subscript"/>
          </w:rPr>
          <w:delText>n</w:delText>
        </w:r>
        <w:r w:rsidDel="002260E7">
          <w:rPr>
            <w:rFonts w:ascii="Arial" w:eastAsia="Arial" w:hAnsi="Arial" w:cs="Arial"/>
            <w:i/>
            <w:iCs/>
            <w:sz w:val="26"/>
            <w:szCs w:val="26"/>
            <w:vertAlign w:val="superscript"/>
          </w:rPr>
          <w:delText>p</w:delText>
        </w:r>
        <w:r w:rsidDel="002260E7">
          <w:rPr>
            <w:rFonts w:eastAsia="Times New Roman"/>
            <w:sz w:val="26"/>
            <w:szCs w:val="26"/>
            <w:vertAlign w:val="superscript"/>
          </w:rPr>
          <w:delText>)</w:delText>
        </w:r>
        <w:r w:rsidDel="002260E7">
          <w:rPr>
            <w:rFonts w:eastAsia="Times New Roman"/>
            <w:sz w:val="19"/>
            <w:szCs w:val="19"/>
          </w:rPr>
          <w:delText xml:space="preserve"> = </w:delText>
        </w:r>
        <w:r w:rsidDel="002260E7">
          <w:rPr>
            <w:rFonts w:eastAsia="Times New Roman"/>
            <w:i/>
            <w:iCs/>
            <w:sz w:val="19"/>
            <w:szCs w:val="19"/>
          </w:rPr>
          <w:delText>f</w:delText>
        </w:r>
        <w:r w:rsidDel="002260E7">
          <w:rPr>
            <w:rFonts w:eastAsia="Times New Roman"/>
            <w:sz w:val="19"/>
            <w:szCs w:val="19"/>
          </w:rPr>
          <w:delText>(</w:delText>
        </w:r>
        <w:r w:rsidDel="002260E7">
          <w:rPr>
            <w:rFonts w:ascii="Arial" w:eastAsia="Arial" w:hAnsi="Arial" w:cs="Arial"/>
            <w:i/>
            <w:iCs/>
            <w:sz w:val="19"/>
            <w:szCs w:val="19"/>
          </w:rPr>
          <w:delText>v</w:delText>
        </w:r>
        <w:r w:rsidDel="002260E7">
          <w:rPr>
            <w:rFonts w:eastAsia="Times New Roman"/>
            <w:i/>
            <w:iCs/>
            <w:sz w:val="19"/>
            <w:szCs w:val="19"/>
          </w:rPr>
          <w:delText>;</w:delText>
        </w:r>
        <w:r w:rsidDel="002260E7">
          <w:rPr>
            <w:rFonts w:eastAsia="Times New Roman"/>
            <w:sz w:val="19"/>
            <w:szCs w:val="19"/>
          </w:rPr>
          <w:delText xml:space="preserve"> </w:delText>
        </w:r>
        <w:r w:rsidDel="002260E7">
          <w:rPr>
            <w:rFonts w:ascii="Arial" w:eastAsia="Arial" w:hAnsi="Arial" w:cs="Arial"/>
            <w:i/>
            <w:iCs/>
            <w:sz w:val="19"/>
            <w:szCs w:val="19"/>
          </w:rPr>
          <w:delText>w</w:delText>
        </w:r>
        <w:r w:rsidDel="002260E7">
          <w:rPr>
            <w:rFonts w:eastAsia="Times New Roman"/>
            <w:sz w:val="19"/>
            <w:szCs w:val="19"/>
          </w:rPr>
          <w:delText xml:space="preserve">) </w:delText>
        </w:r>
        <w:r w:rsidDel="002260E7">
          <w:rPr>
            <w:rFonts w:eastAsia="Times New Roman"/>
            <w:i/>
            <w:iCs/>
            <w:sz w:val="19"/>
            <w:szCs w:val="19"/>
          </w:rPr>
          <w:delText>2</w:delText>
        </w:r>
        <w:r w:rsidDel="002260E7">
          <w:rPr>
            <w:rFonts w:eastAsia="Times New Roman"/>
            <w:sz w:val="19"/>
            <w:szCs w:val="19"/>
          </w:rPr>
          <w:delText xml:space="preserve"> </w:delText>
        </w:r>
        <w:r w:rsidDel="002260E7">
          <w:rPr>
            <w:rFonts w:ascii="Arial" w:eastAsia="Arial" w:hAnsi="Arial" w:cs="Arial"/>
            <w:i/>
            <w:iCs/>
            <w:sz w:val="19"/>
            <w:szCs w:val="19"/>
          </w:rPr>
          <w:delText>V</w:delText>
        </w:r>
        <w:r w:rsidDel="002260E7">
          <w:rPr>
            <w:rFonts w:eastAsia="Times New Roman"/>
            <w:sz w:val="26"/>
            <w:szCs w:val="26"/>
            <w:vertAlign w:val="superscript"/>
          </w:rPr>
          <w:delText>(</w:delText>
        </w:r>
        <w:r w:rsidDel="002260E7">
          <w:rPr>
            <w:rFonts w:ascii="Arial" w:eastAsia="Arial" w:hAnsi="Arial" w:cs="Arial"/>
            <w:i/>
            <w:iCs/>
            <w:sz w:val="26"/>
            <w:szCs w:val="26"/>
            <w:vertAlign w:val="subscript"/>
          </w:rPr>
          <w:delText>n</w:delText>
        </w:r>
        <w:r w:rsidDel="002260E7">
          <w:rPr>
            <w:rFonts w:ascii="Arial" w:eastAsia="Arial" w:hAnsi="Arial" w:cs="Arial"/>
            <w:i/>
            <w:iCs/>
            <w:sz w:val="26"/>
            <w:szCs w:val="26"/>
            <w:vertAlign w:val="superscript"/>
          </w:rPr>
          <w:delText>p</w:delText>
        </w:r>
        <w:r w:rsidDel="002260E7">
          <w:rPr>
            <w:rFonts w:eastAsia="Times New Roman"/>
            <w:sz w:val="26"/>
            <w:szCs w:val="26"/>
            <w:vertAlign w:val="superscript"/>
          </w:rPr>
          <w:delText>)</w:delText>
        </w:r>
        <w:r w:rsidDel="002260E7">
          <w:rPr>
            <w:rFonts w:eastAsia="Times New Roman"/>
            <w:sz w:val="19"/>
            <w:szCs w:val="19"/>
          </w:rPr>
          <w:delText xml:space="preserve">   </w:delText>
        </w:r>
        <w:r w:rsidDel="002260E7">
          <w:rPr>
            <w:rFonts w:ascii="Arial" w:eastAsia="Arial" w:hAnsi="Arial" w:cs="Arial"/>
            <w:i/>
            <w:iCs/>
            <w:sz w:val="19"/>
            <w:szCs w:val="19"/>
          </w:rPr>
          <w:delText>V</w:delText>
        </w:r>
        <w:r w:rsidDel="002260E7">
          <w:rPr>
            <w:rFonts w:eastAsia="Times New Roman"/>
            <w:sz w:val="26"/>
            <w:szCs w:val="26"/>
            <w:vertAlign w:val="superscript"/>
          </w:rPr>
          <w:delText>(</w:delText>
        </w:r>
        <w:r w:rsidDel="002260E7">
          <w:rPr>
            <w:rFonts w:ascii="Arial" w:eastAsia="Arial" w:hAnsi="Arial" w:cs="Arial"/>
            <w:i/>
            <w:iCs/>
            <w:sz w:val="26"/>
            <w:szCs w:val="26"/>
            <w:vertAlign w:val="subscript"/>
          </w:rPr>
          <w:delText>n</w:delText>
        </w:r>
        <w:r w:rsidDel="002260E7">
          <w:rPr>
            <w:rFonts w:ascii="Arial" w:eastAsia="Arial" w:hAnsi="Arial" w:cs="Arial"/>
            <w:i/>
            <w:iCs/>
            <w:sz w:val="26"/>
            <w:szCs w:val="26"/>
            <w:vertAlign w:val="superscript"/>
          </w:rPr>
          <w:delText>p</w:delText>
        </w:r>
        <w:r w:rsidDel="002260E7">
          <w:rPr>
            <w:rFonts w:eastAsia="Times New Roman"/>
            <w:sz w:val="26"/>
            <w:szCs w:val="26"/>
            <w:vertAlign w:val="superscript"/>
          </w:rPr>
          <w:delText>)</w:delText>
        </w:r>
        <w:r w:rsidDel="002260E7">
          <w:rPr>
            <w:rFonts w:eastAsia="Times New Roman"/>
            <w:sz w:val="19"/>
            <w:szCs w:val="19"/>
          </w:rPr>
          <w:delText xml:space="preserve">  </w:delText>
        </w:r>
        <w:r w:rsidDel="002260E7">
          <w:rPr>
            <w:rFonts w:eastAsia="Times New Roman"/>
            <w:i/>
            <w:iCs/>
            <w:sz w:val="19"/>
            <w:szCs w:val="19"/>
          </w:rPr>
          <w:delText>j</w:delText>
        </w:r>
        <w:r w:rsidDel="002260E7">
          <w:rPr>
            <w:rFonts w:eastAsia="Times New Roman"/>
            <w:sz w:val="19"/>
            <w:szCs w:val="19"/>
          </w:rPr>
          <w:delText xml:space="preserve"> </w:delText>
        </w:r>
        <w:r w:rsidDel="002260E7">
          <w:rPr>
            <w:rFonts w:ascii="Arial" w:eastAsia="Arial" w:hAnsi="Arial" w:cs="Arial"/>
            <w:i/>
            <w:iCs/>
            <w:sz w:val="19"/>
            <w:szCs w:val="19"/>
          </w:rPr>
          <w:delText>v  w</w:delText>
        </w:r>
        <w:r w:rsidDel="002260E7">
          <w:rPr>
            <w:rFonts w:eastAsia="Times New Roman"/>
            <w:sz w:val="19"/>
            <w:szCs w:val="19"/>
          </w:rPr>
          <w:delText xml:space="preserve"> = </w:delText>
        </w:r>
        <w:r w:rsidDel="002260E7">
          <w:rPr>
            <w:rFonts w:ascii="Arial" w:eastAsia="Arial" w:hAnsi="Arial" w:cs="Arial"/>
            <w:sz w:val="19"/>
            <w:szCs w:val="19"/>
          </w:rPr>
          <w:delText>1</w:delText>
        </w:r>
        <w:r w:rsidDel="002260E7">
          <w:rPr>
            <w:rFonts w:eastAsia="Times New Roman"/>
            <w:i/>
            <w:iCs/>
            <w:sz w:val="19"/>
            <w:szCs w:val="19"/>
          </w:rPr>
          <w:delText>g</w:delText>
        </w:r>
        <w:r w:rsidDel="002260E7">
          <w:rPr>
            <w:rFonts w:ascii="Arial" w:eastAsia="Arial" w:hAnsi="Arial" w:cs="Arial"/>
            <w:sz w:val="19"/>
            <w:szCs w:val="19"/>
          </w:rPr>
          <w:delText>,</w:delText>
        </w:r>
      </w:del>
    </w:p>
    <w:p w:rsidR="00A33515" w:rsidDel="002260E7" w:rsidRDefault="00A33515">
      <w:pPr>
        <w:spacing w:line="25" w:lineRule="exact"/>
        <w:rPr>
          <w:del w:id="13581" w:author="Admin" w:date="2019-02-19T02:10:00Z"/>
          <w:rFonts w:ascii="Arial" w:eastAsia="Arial" w:hAnsi="Arial" w:cs="Arial"/>
          <w:b/>
          <w:bCs/>
          <w:sz w:val="19"/>
          <w:szCs w:val="19"/>
        </w:rPr>
      </w:pPr>
    </w:p>
    <w:p w:rsidR="00A33515" w:rsidDel="002260E7" w:rsidRDefault="001A4D22">
      <w:pPr>
        <w:spacing w:line="194" w:lineRule="auto"/>
        <w:ind w:left="500"/>
        <w:rPr>
          <w:del w:id="13582" w:author="Admin" w:date="2019-02-19T02:10:00Z"/>
          <w:rFonts w:ascii="Arial" w:eastAsia="Arial" w:hAnsi="Arial" w:cs="Arial"/>
          <w:b/>
          <w:bCs/>
          <w:sz w:val="19"/>
          <w:szCs w:val="19"/>
        </w:rPr>
      </w:pPr>
      <w:del w:id="13583" w:author="Admin" w:date="2019-02-19T02:10:00Z">
        <w:r w:rsidDel="002260E7">
          <w:rPr>
            <w:rFonts w:ascii="Arial" w:eastAsia="Arial" w:hAnsi="Arial" w:cs="Arial"/>
            <w:sz w:val="20"/>
            <w:szCs w:val="20"/>
          </w:rPr>
          <w:delText>где</w:delText>
        </w:r>
      </w:del>
    </w:p>
    <w:p w:rsidR="00A33515" w:rsidDel="002260E7" w:rsidRDefault="001A4D22">
      <w:pPr>
        <w:spacing w:line="184" w:lineRule="auto"/>
        <w:ind w:left="4480"/>
        <w:rPr>
          <w:del w:id="13584" w:author="Admin" w:date="2019-02-19T02:10:00Z"/>
          <w:sz w:val="20"/>
          <w:szCs w:val="20"/>
        </w:rPr>
      </w:pPr>
      <w:del w:id="13585" w:author="Admin" w:date="2019-02-19T02:10:00Z">
        <w:r w:rsidDel="002260E7">
          <w:rPr>
            <w:rFonts w:eastAsia="Times New Roman"/>
            <w:sz w:val="23"/>
            <w:szCs w:val="23"/>
            <w:vertAlign w:val="subscript"/>
          </w:rPr>
          <w:delText>∑</w:delText>
        </w:r>
        <w:r w:rsidDel="002260E7">
          <w:rPr>
            <w:rFonts w:ascii="Arial" w:eastAsia="Arial" w:hAnsi="Arial" w:cs="Arial"/>
            <w:i/>
            <w:iCs/>
            <w:sz w:val="11"/>
            <w:szCs w:val="11"/>
          </w:rPr>
          <w:delText>n</w:delText>
        </w:r>
      </w:del>
    </w:p>
    <w:p w:rsidR="00A33515" w:rsidDel="002260E7" w:rsidRDefault="001A4D22">
      <w:pPr>
        <w:tabs>
          <w:tab w:val="left" w:pos="4800"/>
        </w:tabs>
        <w:spacing w:line="193" w:lineRule="auto"/>
        <w:ind w:left="2100"/>
        <w:rPr>
          <w:del w:id="13586" w:author="Admin" w:date="2019-02-19T02:10:00Z"/>
          <w:sz w:val="20"/>
          <w:szCs w:val="20"/>
        </w:rPr>
      </w:pPr>
      <w:del w:id="13587" w:author="Admin" w:date="2019-02-19T02:10:00Z">
        <w:r w:rsidDel="002260E7">
          <w:rPr>
            <w:rFonts w:eastAsia="Times New Roman"/>
            <w:sz w:val="19"/>
            <w:szCs w:val="19"/>
          </w:rPr>
          <w:delText>(</w:delText>
        </w:r>
        <w:r w:rsidDel="002260E7">
          <w:rPr>
            <w:rFonts w:ascii="Arial" w:eastAsia="Arial" w:hAnsi="Arial" w:cs="Arial"/>
            <w:i/>
            <w:iCs/>
            <w:sz w:val="19"/>
            <w:szCs w:val="19"/>
          </w:rPr>
          <w:delText>v</w:delText>
        </w:r>
        <w:r w:rsidDel="002260E7">
          <w:rPr>
            <w:rFonts w:ascii="Arial" w:eastAsia="Arial" w:hAnsi="Arial" w:cs="Arial"/>
            <w:sz w:val="25"/>
            <w:szCs w:val="25"/>
            <w:vertAlign w:val="subscript"/>
          </w:rPr>
          <w:delText>1</w:delText>
        </w:r>
        <w:r w:rsidDel="002260E7">
          <w:rPr>
            <w:rFonts w:eastAsia="Times New Roman"/>
            <w:i/>
            <w:iCs/>
            <w:sz w:val="19"/>
            <w:szCs w:val="19"/>
          </w:rPr>
          <w:delText>; : : : ;</w:delText>
        </w:r>
        <w:r w:rsidDel="002260E7">
          <w:rPr>
            <w:rFonts w:eastAsia="Times New Roman"/>
            <w:sz w:val="19"/>
            <w:szCs w:val="19"/>
          </w:rPr>
          <w:delText xml:space="preserve"> </w:delText>
        </w:r>
        <w:r w:rsidDel="002260E7">
          <w:rPr>
            <w:rFonts w:ascii="Arial" w:eastAsia="Arial" w:hAnsi="Arial" w:cs="Arial"/>
            <w:i/>
            <w:iCs/>
            <w:sz w:val="19"/>
            <w:szCs w:val="19"/>
          </w:rPr>
          <w:delText>v</w:delText>
        </w:r>
        <w:r w:rsidDel="002260E7">
          <w:rPr>
            <w:rFonts w:ascii="Arial" w:eastAsia="Arial" w:hAnsi="Arial" w:cs="Arial"/>
            <w:i/>
            <w:iCs/>
            <w:sz w:val="25"/>
            <w:szCs w:val="25"/>
            <w:vertAlign w:val="subscript"/>
          </w:rPr>
          <w:delText>n</w:delText>
        </w:r>
        <w:r w:rsidDel="002260E7">
          <w:rPr>
            <w:rFonts w:eastAsia="Times New Roman"/>
            <w:sz w:val="19"/>
            <w:szCs w:val="19"/>
          </w:rPr>
          <w:delText>)  (</w:delText>
        </w:r>
        <w:r w:rsidDel="002260E7">
          <w:rPr>
            <w:rFonts w:ascii="Arial" w:eastAsia="Arial" w:hAnsi="Arial" w:cs="Arial"/>
            <w:i/>
            <w:iCs/>
            <w:sz w:val="19"/>
            <w:szCs w:val="19"/>
          </w:rPr>
          <w:delText>w</w:delText>
        </w:r>
        <w:r w:rsidDel="002260E7">
          <w:rPr>
            <w:rFonts w:ascii="Arial" w:eastAsia="Arial" w:hAnsi="Arial" w:cs="Arial"/>
            <w:sz w:val="25"/>
            <w:szCs w:val="25"/>
            <w:vertAlign w:val="subscript"/>
          </w:rPr>
          <w:delText>1</w:delText>
        </w:r>
        <w:r w:rsidDel="002260E7">
          <w:rPr>
            <w:rFonts w:eastAsia="Times New Roman"/>
            <w:i/>
            <w:iCs/>
            <w:sz w:val="19"/>
            <w:szCs w:val="19"/>
          </w:rPr>
          <w:delText>; : : : ;</w:delText>
        </w:r>
        <w:r w:rsidDel="002260E7">
          <w:rPr>
            <w:rFonts w:eastAsia="Times New Roman"/>
            <w:sz w:val="19"/>
            <w:szCs w:val="19"/>
          </w:rPr>
          <w:delText xml:space="preserve"> </w:delText>
        </w:r>
        <w:r w:rsidDel="002260E7">
          <w:rPr>
            <w:rFonts w:ascii="Arial" w:eastAsia="Arial" w:hAnsi="Arial" w:cs="Arial"/>
            <w:i/>
            <w:iCs/>
            <w:sz w:val="19"/>
            <w:szCs w:val="19"/>
          </w:rPr>
          <w:delText>w</w:delText>
        </w:r>
        <w:r w:rsidDel="002260E7">
          <w:rPr>
            <w:rFonts w:ascii="Arial" w:eastAsia="Arial" w:hAnsi="Arial" w:cs="Arial"/>
            <w:i/>
            <w:iCs/>
            <w:sz w:val="25"/>
            <w:szCs w:val="25"/>
            <w:vertAlign w:val="subscript"/>
          </w:rPr>
          <w:delText>n</w:delText>
        </w:r>
        <w:r w:rsidDel="002260E7">
          <w:rPr>
            <w:rFonts w:eastAsia="Times New Roman"/>
            <w:sz w:val="19"/>
            <w:szCs w:val="19"/>
          </w:rPr>
          <w:delText>) =</w:delText>
        </w:r>
        <w:r w:rsidDel="002260E7">
          <w:rPr>
            <w:sz w:val="20"/>
            <w:szCs w:val="20"/>
          </w:rPr>
          <w:tab/>
        </w:r>
        <w:r w:rsidDel="002260E7">
          <w:rPr>
            <w:rFonts w:ascii="Arial" w:eastAsia="Arial" w:hAnsi="Arial" w:cs="Arial"/>
            <w:i/>
            <w:iCs/>
            <w:sz w:val="18"/>
            <w:szCs w:val="18"/>
          </w:rPr>
          <w:delText>v</w:delText>
        </w:r>
        <w:r w:rsidDel="002260E7">
          <w:rPr>
            <w:rFonts w:ascii="Arial" w:eastAsia="Arial" w:hAnsi="Arial" w:cs="Arial"/>
            <w:i/>
            <w:iCs/>
            <w:sz w:val="24"/>
            <w:szCs w:val="24"/>
            <w:vertAlign w:val="subscript"/>
          </w:rPr>
          <w:delText>j</w:delText>
        </w:r>
        <w:r w:rsidDel="002260E7">
          <w:rPr>
            <w:rFonts w:ascii="Arial" w:eastAsia="Arial" w:hAnsi="Arial" w:cs="Arial"/>
            <w:i/>
            <w:iCs/>
            <w:sz w:val="18"/>
            <w:szCs w:val="18"/>
          </w:rPr>
          <w:delText>w</w:delText>
        </w:r>
        <w:r w:rsidDel="002260E7">
          <w:rPr>
            <w:rFonts w:ascii="Arial" w:eastAsia="Arial" w:hAnsi="Arial" w:cs="Arial"/>
            <w:i/>
            <w:iCs/>
            <w:sz w:val="24"/>
            <w:szCs w:val="24"/>
            <w:vertAlign w:val="subscript"/>
          </w:rPr>
          <w:delText>j</w:delText>
        </w:r>
        <w:r w:rsidDel="002260E7">
          <w:rPr>
            <w:rFonts w:eastAsia="Times New Roman"/>
            <w:i/>
            <w:iCs/>
            <w:sz w:val="18"/>
            <w:szCs w:val="18"/>
          </w:rPr>
          <w:delText>:</w:delText>
        </w:r>
      </w:del>
    </w:p>
    <w:p w:rsidR="00A33515" w:rsidDel="002260E7" w:rsidRDefault="00A33515">
      <w:pPr>
        <w:spacing w:line="51" w:lineRule="exact"/>
        <w:rPr>
          <w:del w:id="13588" w:author="Admin" w:date="2019-02-19T02:10:00Z"/>
          <w:sz w:val="20"/>
          <w:szCs w:val="20"/>
        </w:rPr>
      </w:pPr>
    </w:p>
    <w:p w:rsidR="00A33515" w:rsidDel="002260E7" w:rsidRDefault="001A4D22">
      <w:pPr>
        <w:ind w:left="4520"/>
        <w:rPr>
          <w:del w:id="13589" w:author="Admin" w:date="2019-02-19T02:10:00Z"/>
          <w:sz w:val="20"/>
          <w:szCs w:val="20"/>
        </w:rPr>
      </w:pPr>
      <w:del w:id="13590" w:author="Admin" w:date="2019-02-19T02:10:00Z">
        <w:r w:rsidDel="002260E7">
          <w:rPr>
            <w:rFonts w:ascii="Arial" w:eastAsia="Arial" w:hAnsi="Arial" w:cs="Arial"/>
            <w:i/>
            <w:iCs/>
            <w:sz w:val="14"/>
            <w:szCs w:val="14"/>
          </w:rPr>
          <w:delText>j</w:delText>
        </w:r>
        <w:r w:rsidDel="002260E7">
          <w:rPr>
            <w:rFonts w:eastAsia="Times New Roman"/>
            <w:sz w:val="14"/>
            <w:szCs w:val="14"/>
          </w:rPr>
          <w:delText>=</w:delText>
        </w:r>
        <w:r w:rsidDel="002260E7">
          <w:rPr>
            <w:rFonts w:ascii="Arial" w:eastAsia="Arial" w:hAnsi="Arial" w:cs="Arial"/>
            <w:sz w:val="14"/>
            <w:szCs w:val="14"/>
          </w:rPr>
          <w:delText>1</w:delText>
        </w:r>
      </w:del>
    </w:p>
    <w:p w:rsidR="00A33515" w:rsidDel="002260E7" w:rsidRDefault="00A33515">
      <w:pPr>
        <w:spacing w:line="165" w:lineRule="exact"/>
        <w:rPr>
          <w:del w:id="13591" w:author="Admin" w:date="2019-02-19T02:10:00Z"/>
          <w:sz w:val="20"/>
          <w:szCs w:val="20"/>
        </w:rPr>
      </w:pPr>
    </w:p>
    <w:p w:rsidR="00A33515" w:rsidDel="002260E7" w:rsidRDefault="001A4D22">
      <w:pPr>
        <w:tabs>
          <w:tab w:val="left" w:pos="1460"/>
          <w:tab w:val="left" w:pos="2080"/>
        </w:tabs>
        <w:ind w:left="500"/>
        <w:rPr>
          <w:del w:id="13592" w:author="Admin" w:date="2019-02-19T02:10:00Z"/>
          <w:sz w:val="20"/>
          <w:szCs w:val="20"/>
        </w:rPr>
      </w:pPr>
      <w:del w:id="13593" w:author="Admin" w:date="2019-02-19T02:10:00Z">
        <w:r w:rsidDel="002260E7">
          <w:rPr>
            <w:rFonts w:ascii="Arial" w:eastAsia="Arial" w:hAnsi="Arial" w:cs="Arial"/>
            <w:sz w:val="20"/>
            <w:szCs w:val="20"/>
          </w:rPr>
          <w:delText>Оцените</w:delText>
        </w:r>
        <w:r w:rsidDel="002260E7">
          <w:rPr>
            <w:sz w:val="20"/>
            <w:szCs w:val="20"/>
          </w:rPr>
          <w:tab/>
        </w:r>
        <w:r w:rsidDel="002260E7">
          <w:rPr>
            <w:rFonts w:eastAsia="Times New Roman"/>
            <w:sz w:val="20"/>
            <w:szCs w:val="20"/>
          </w:rPr>
          <w:delText>(</w:delText>
        </w:r>
        <w:r w:rsidDel="002260E7">
          <w:rPr>
            <w:rFonts w:ascii="Arial" w:eastAsia="Arial" w:hAnsi="Arial" w:cs="Arial"/>
            <w:i/>
            <w:iCs/>
            <w:sz w:val="20"/>
            <w:szCs w:val="20"/>
          </w:rPr>
          <w:delText>G</w:delText>
        </w:r>
        <w:r w:rsidDel="002260E7">
          <w:rPr>
            <w:rFonts w:ascii="Arial" w:eastAsia="Arial" w:hAnsi="Arial" w:cs="Arial"/>
            <w:sz w:val="27"/>
            <w:szCs w:val="27"/>
            <w:vertAlign w:val="superscript"/>
          </w:rPr>
          <w:delText>2</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sz w:val="20"/>
            <w:szCs w:val="20"/>
          </w:rPr>
          <w:delText>,</w:delText>
        </w:r>
        <w:r w:rsidDel="002260E7">
          <w:rPr>
            <w:sz w:val="20"/>
            <w:szCs w:val="20"/>
          </w:rPr>
          <w:tab/>
        </w:r>
        <w:r w:rsidDel="002260E7">
          <w:rPr>
            <w:rFonts w:eastAsia="Times New Roman"/>
            <w:sz w:val="18"/>
            <w:szCs w:val="18"/>
          </w:rPr>
          <w:delText>(</w:delText>
        </w:r>
        <w:r w:rsidDel="002260E7">
          <w:rPr>
            <w:rFonts w:ascii="Arial" w:eastAsia="Arial" w:hAnsi="Arial" w:cs="Arial"/>
            <w:i/>
            <w:iCs/>
            <w:sz w:val="18"/>
            <w:szCs w:val="18"/>
          </w:rPr>
          <w:delText>G</w:delText>
        </w:r>
        <w:r w:rsidDel="002260E7">
          <w:rPr>
            <w:rFonts w:ascii="Arial" w:eastAsia="Arial" w:hAnsi="Arial" w:cs="Arial"/>
            <w:sz w:val="24"/>
            <w:szCs w:val="24"/>
            <w:vertAlign w:val="superscript"/>
          </w:rPr>
          <w:delText>3</w:delText>
        </w:r>
        <w:r w:rsidDel="002260E7">
          <w:rPr>
            <w:rFonts w:ascii="Arial" w:eastAsia="Arial" w:hAnsi="Arial" w:cs="Arial"/>
            <w:i/>
            <w:iCs/>
            <w:sz w:val="24"/>
            <w:szCs w:val="24"/>
            <w:vertAlign w:val="subscript"/>
          </w:rPr>
          <w:delText>n</w:delText>
        </w:r>
        <w:r w:rsidDel="002260E7">
          <w:rPr>
            <w:rFonts w:eastAsia="Times New Roman"/>
            <w:sz w:val="18"/>
            <w:szCs w:val="18"/>
          </w:rPr>
          <w:delText xml:space="preserve">) </w:delText>
        </w:r>
        <w:r w:rsidDel="002260E7">
          <w:rPr>
            <w:rFonts w:ascii="Arial" w:eastAsia="Arial" w:hAnsi="Arial" w:cs="Arial"/>
            <w:sz w:val="18"/>
            <w:szCs w:val="18"/>
          </w:rPr>
          <w:delText>при больших</w:delText>
        </w:r>
        <w:r w:rsidDel="002260E7">
          <w:rPr>
            <w:rFonts w:eastAsia="Times New Roman"/>
            <w:sz w:val="18"/>
            <w:szCs w:val="18"/>
          </w:rPr>
          <w:delText xml:space="preserve"> </w:delText>
        </w:r>
        <w:r w:rsidDel="002260E7">
          <w:rPr>
            <w:rFonts w:ascii="Arial" w:eastAsia="Arial" w:hAnsi="Arial" w:cs="Arial"/>
            <w:i/>
            <w:iCs/>
            <w:sz w:val="18"/>
            <w:szCs w:val="18"/>
          </w:rPr>
          <w:delText>n</w:delText>
        </w:r>
        <w:r w:rsidDel="002260E7">
          <w:rPr>
            <w:rFonts w:ascii="Arial" w:eastAsia="Arial" w:hAnsi="Arial" w:cs="Arial"/>
            <w:sz w:val="18"/>
            <w:szCs w:val="18"/>
          </w:rPr>
          <w:delText>.</w:delText>
        </w:r>
      </w:del>
    </w:p>
    <w:p w:rsidR="00A33515" w:rsidDel="002260E7" w:rsidRDefault="00A33515">
      <w:pPr>
        <w:spacing w:line="92" w:lineRule="exact"/>
        <w:rPr>
          <w:del w:id="13594" w:author="Admin" w:date="2019-02-19T02:10:00Z"/>
          <w:sz w:val="20"/>
          <w:szCs w:val="20"/>
        </w:rPr>
      </w:pPr>
    </w:p>
    <w:p w:rsidR="00A33515" w:rsidDel="002260E7" w:rsidRDefault="001A4D22">
      <w:pPr>
        <w:numPr>
          <w:ilvl w:val="0"/>
          <w:numId w:val="792"/>
        </w:numPr>
        <w:tabs>
          <w:tab w:val="left" w:pos="500"/>
        </w:tabs>
        <w:ind w:left="500" w:hanging="273"/>
        <w:rPr>
          <w:del w:id="13595" w:author="Admin" w:date="2019-02-19T02:10:00Z"/>
          <w:rFonts w:ascii="Arial" w:eastAsia="Arial" w:hAnsi="Arial" w:cs="Arial"/>
          <w:b/>
          <w:bCs/>
          <w:sz w:val="20"/>
          <w:szCs w:val="20"/>
        </w:rPr>
        <w:pPrChange w:id="13596" w:author="Admin" w:date="2019-02-19T00:19:00Z">
          <w:pPr>
            <w:numPr>
              <w:numId w:val="795"/>
            </w:numPr>
            <w:tabs>
              <w:tab w:val="left" w:pos="500"/>
            </w:tabs>
            <w:ind w:left="500" w:hanging="273"/>
          </w:pPr>
        </w:pPrChange>
      </w:pPr>
      <w:del w:id="13597" w:author="Admin" w:date="2019-02-19T02:10:00Z">
        <w:r w:rsidDel="002260E7">
          <w:rPr>
            <w:rFonts w:ascii="Arial" w:eastAsia="Arial" w:hAnsi="Arial" w:cs="Arial"/>
            <w:sz w:val="20"/>
            <w:szCs w:val="20"/>
          </w:rPr>
          <w:delText xml:space="preserve">Оцените  </w:delText>
        </w:r>
        <w:r w:rsidDel="002260E7">
          <w:rPr>
            <w:rFonts w:eastAsia="Times New Roman"/>
            <w:sz w:val="20"/>
            <w:szCs w:val="20"/>
          </w:rPr>
          <w:delText>(</w:delText>
        </w:r>
        <w:r w:rsidDel="002260E7">
          <w:rPr>
            <w:rFonts w:ascii="Arial" w:eastAsia="Arial" w:hAnsi="Arial" w:cs="Arial"/>
            <w:i/>
            <w:iCs/>
            <w:sz w:val="20"/>
            <w:szCs w:val="20"/>
          </w:rPr>
          <w:delText>G</w:delText>
        </w:r>
        <w:r w:rsidDel="002260E7">
          <w:rPr>
            <w:rFonts w:ascii="Arial" w:eastAsia="Arial" w:hAnsi="Arial" w:cs="Arial"/>
            <w:i/>
            <w:iCs/>
            <w:sz w:val="27"/>
            <w:szCs w:val="27"/>
            <w:vertAlign w:val="superscript"/>
          </w:rPr>
          <w:delText>p</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sz w:val="20"/>
            <w:szCs w:val="20"/>
          </w:rPr>
          <w:delText xml:space="preserve"> при больших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для произвольного </w:delText>
        </w:r>
        <w:r w:rsidDel="002260E7">
          <w:rPr>
            <w:rFonts w:ascii="Arial" w:eastAsia="Arial" w:hAnsi="Arial" w:cs="Arial"/>
            <w:i/>
            <w:iCs/>
            <w:sz w:val="20"/>
            <w:szCs w:val="20"/>
          </w:rPr>
          <w:delText>p</w:delText>
        </w:r>
        <w:r w:rsidDel="002260E7">
          <w:rPr>
            <w:rFonts w:ascii="Arial" w:eastAsia="Arial" w:hAnsi="Arial" w:cs="Arial"/>
            <w:sz w:val="20"/>
            <w:szCs w:val="20"/>
          </w:rPr>
          <w:delText>.</w:delText>
        </w:r>
      </w:del>
    </w:p>
    <w:p w:rsidR="00A33515" w:rsidDel="002260E7" w:rsidRDefault="00A33515">
      <w:pPr>
        <w:spacing w:line="303" w:lineRule="exact"/>
        <w:rPr>
          <w:del w:id="13598" w:author="Admin" w:date="2019-02-19T02:10:00Z"/>
          <w:sz w:val="20"/>
          <w:szCs w:val="20"/>
        </w:rPr>
      </w:pPr>
    </w:p>
    <w:p w:rsidR="00A33515" w:rsidDel="002260E7" w:rsidRDefault="001A4D22">
      <w:pPr>
        <w:rPr>
          <w:del w:id="13599" w:author="Admin" w:date="2019-02-19T02:10:00Z"/>
          <w:sz w:val="20"/>
          <w:szCs w:val="20"/>
        </w:rPr>
      </w:pPr>
      <w:del w:id="13600" w:author="Admin" w:date="2019-02-19T02:10:00Z">
        <w:r w:rsidDel="002260E7">
          <w:rPr>
            <w:rFonts w:ascii="Arial" w:eastAsia="Arial" w:hAnsi="Arial" w:cs="Arial"/>
            <w:b/>
            <w:bCs/>
            <w:sz w:val="26"/>
            <w:szCs w:val="26"/>
          </w:rPr>
          <w:delText>Задача 10. Как подгонять и не оплошать</w:delText>
        </w:r>
      </w:del>
    </w:p>
    <w:p w:rsidR="00A33515" w:rsidDel="002260E7" w:rsidRDefault="00A33515">
      <w:pPr>
        <w:spacing w:line="178" w:lineRule="exact"/>
        <w:rPr>
          <w:del w:id="13601" w:author="Admin" w:date="2019-02-19T02:10:00Z"/>
          <w:sz w:val="20"/>
          <w:szCs w:val="20"/>
        </w:rPr>
      </w:pPr>
    </w:p>
    <w:p w:rsidR="00A33515" w:rsidDel="002260E7" w:rsidRDefault="001A4D22">
      <w:pPr>
        <w:numPr>
          <w:ilvl w:val="0"/>
          <w:numId w:val="793"/>
        </w:numPr>
        <w:tabs>
          <w:tab w:val="left" w:pos="381"/>
        </w:tabs>
        <w:spacing w:line="279" w:lineRule="auto"/>
        <w:ind w:firstLine="199"/>
        <w:jc w:val="both"/>
        <w:rPr>
          <w:del w:id="13602" w:author="Admin" w:date="2019-02-19T02:10:00Z"/>
          <w:rFonts w:ascii="Arial" w:eastAsia="Arial" w:hAnsi="Arial" w:cs="Arial"/>
          <w:sz w:val="20"/>
          <w:szCs w:val="20"/>
        </w:rPr>
        <w:pPrChange w:id="13603" w:author="Admin" w:date="2019-02-19T00:19:00Z">
          <w:pPr>
            <w:numPr>
              <w:numId w:val="796"/>
            </w:numPr>
            <w:tabs>
              <w:tab w:val="left" w:pos="381"/>
            </w:tabs>
            <w:spacing w:line="279" w:lineRule="auto"/>
            <w:ind w:firstLine="199"/>
            <w:jc w:val="both"/>
          </w:pPr>
        </w:pPrChange>
      </w:pPr>
      <w:del w:id="13604" w:author="Admin" w:date="2019-02-19T02:10:00Z">
        <w:r w:rsidDel="002260E7">
          <w:rPr>
            <w:rFonts w:ascii="Arial" w:eastAsia="Arial" w:hAnsi="Arial" w:cs="Arial"/>
            <w:sz w:val="20"/>
            <w:szCs w:val="20"/>
          </w:rPr>
          <w:delText xml:space="preserve">некотором конкурсе участвуют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команд из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участников. Команды уже отыграли, и осталось лишь определить победителя. При равенстве очков одно место может распределиться среди нескольких команд (как на математической олимпиаде).</w:delText>
        </w:r>
      </w:del>
    </w:p>
    <w:p w:rsidR="00A33515" w:rsidDel="002260E7" w:rsidRDefault="00A33515">
      <w:pPr>
        <w:spacing w:line="1" w:lineRule="exact"/>
        <w:rPr>
          <w:del w:id="13605" w:author="Admin" w:date="2019-02-19T02:10:00Z"/>
          <w:rFonts w:ascii="Arial" w:eastAsia="Arial" w:hAnsi="Arial" w:cs="Arial"/>
          <w:sz w:val="20"/>
          <w:szCs w:val="20"/>
        </w:rPr>
      </w:pPr>
    </w:p>
    <w:p w:rsidR="00A33515" w:rsidDel="002260E7" w:rsidRDefault="001A4D22">
      <w:pPr>
        <w:spacing w:line="263" w:lineRule="auto"/>
        <w:ind w:firstLine="199"/>
        <w:jc w:val="both"/>
        <w:rPr>
          <w:del w:id="13606" w:author="Admin" w:date="2019-02-19T02:10:00Z"/>
          <w:rFonts w:ascii="Arial" w:eastAsia="Arial" w:hAnsi="Arial" w:cs="Arial"/>
          <w:sz w:val="20"/>
          <w:szCs w:val="20"/>
        </w:rPr>
      </w:pPr>
      <w:del w:id="13607" w:author="Admin" w:date="2019-02-19T02:10:00Z">
        <w:r w:rsidDel="002260E7">
          <w:rPr>
            <w:rFonts w:ascii="Arial" w:eastAsia="Arial" w:hAnsi="Arial" w:cs="Arial"/>
            <w:sz w:val="20"/>
            <w:szCs w:val="20"/>
          </w:rPr>
          <w:delText xml:space="preserve">Каждый участник команды заработал некоторую оценку из интервала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Таким образом,</w:delText>
        </w:r>
        <w:r w:rsidDel="002260E7">
          <w:rPr>
            <w:rFonts w:eastAsia="Times New Roman"/>
            <w:sz w:val="20"/>
            <w:szCs w:val="20"/>
          </w:rPr>
          <w:delText xml:space="preserve"> </w:delText>
        </w:r>
        <w:r w:rsidDel="002260E7">
          <w:rPr>
            <w:rFonts w:ascii="Arial" w:eastAsia="Arial" w:hAnsi="Arial" w:cs="Arial"/>
            <w:sz w:val="20"/>
            <w:szCs w:val="20"/>
          </w:rPr>
          <w:delText>результаты команд,</w:delText>
        </w:r>
        <w:r w:rsidDel="002260E7">
          <w:rPr>
            <w:rFonts w:eastAsia="Times New Roman"/>
            <w:sz w:val="20"/>
            <w:szCs w:val="20"/>
          </w:rPr>
          <w:delText xml:space="preserve"> </w:delText>
        </w:r>
        <w:r w:rsidDel="002260E7">
          <w:rPr>
            <w:rFonts w:ascii="Arial" w:eastAsia="Arial" w:hAnsi="Arial" w:cs="Arial"/>
            <w:sz w:val="20"/>
            <w:szCs w:val="20"/>
          </w:rPr>
          <w:delText xml:space="preserve">исходя из которых надо их упо-рядочить, записаны невозрастающими последовательностями из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неот-рицательных чисел. И для того, чтобы подвести итог, необходимо при-думать функцию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i/>
            <w:iCs/>
            <w:sz w:val="27"/>
            <w:szCs w:val="27"/>
            <w:vertAlign w:val="superscript"/>
          </w:rPr>
          <w:delText>k</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0"/>
            <w:szCs w:val="20"/>
          </w:rPr>
          <w:delText>, которая будет вычислять окончательный результат каждой команды.</w:delText>
        </w:r>
      </w:del>
    </w:p>
    <w:p w:rsidR="00A33515" w:rsidDel="002260E7" w:rsidRDefault="00A33515">
      <w:pPr>
        <w:spacing w:line="4" w:lineRule="exact"/>
        <w:rPr>
          <w:del w:id="13608" w:author="Admin" w:date="2019-02-19T02:10:00Z"/>
          <w:rFonts w:ascii="Arial" w:eastAsia="Arial" w:hAnsi="Arial" w:cs="Arial"/>
          <w:sz w:val="20"/>
          <w:szCs w:val="20"/>
        </w:rPr>
      </w:pPr>
    </w:p>
    <w:p w:rsidR="00A33515" w:rsidDel="002260E7" w:rsidRDefault="001A4D22">
      <w:pPr>
        <w:spacing w:line="279" w:lineRule="auto"/>
        <w:ind w:firstLine="199"/>
        <w:jc w:val="both"/>
        <w:rPr>
          <w:del w:id="13609" w:author="Admin" w:date="2019-02-19T02:10:00Z"/>
          <w:rFonts w:ascii="Arial" w:eastAsia="Arial" w:hAnsi="Arial" w:cs="Arial"/>
          <w:sz w:val="20"/>
          <w:szCs w:val="20"/>
        </w:rPr>
      </w:pPr>
      <w:del w:id="13610" w:author="Admin" w:date="2019-02-19T02:10:00Z">
        <w:r w:rsidDel="002260E7">
          <w:rPr>
            <w:rFonts w:ascii="Arial" w:eastAsia="Arial" w:hAnsi="Arial" w:cs="Arial"/>
            <w:sz w:val="20"/>
            <w:szCs w:val="20"/>
          </w:rPr>
          <w:delText xml:space="preserve">А теперь — главный нюанс. Выбор этой функции целиком во власти жюри. Предположим, что член жюри, который отвечает за выбор функ-ции, пытается предложить капитанам команд подобрать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таким обра-зом, чтобы команда этого капитана не оказалась, ммм..., в последних рядах.</w:delText>
        </w:r>
      </w:del>
    </w:p>
    <w:p w:rsidR="00A33515" w:rsidDel="002260E7" w:rsidRDefault="00A33515">
      <w:pPr>
        <w:spacing w:line="2" w:lineRule="exact"/>
        <w:rPr>
          <w:del w:id="13611" w:author="Admin" w:date="2019-02-19T02:10:00Z"/>
          <w:rFonts w:ascii="Arial" w:eastAsia="Arial" w:hAnsi="Arial" w:cs="Arial"/>
          <w:sz w:val="20"/>
          <w:szCs w:val="20"/>
        </w:rPr>
      </w:pPr>
    </w:p>
    <w:p w:rsidR="00A33515" w:rsidDel="002260E7" w:rsidRDefault="001A4D22">
      <w:pPr>
        <w:spacing w:line="279" w:lineRule="auto"/>
        <w:ind w:firstLine="199"/>
        <w:jc w:val="both"/>
        <w:rPr>
          <w:del w:id="13612" w:author="Admin" w:date="2019-02-19T02:10:00Z"/>
          <w:rFonts w:ascii="Arial" w:eastAsia="Arial" w:hAnsi="Arial" w:cs="Arial"/>
          <w:sz w:val="20"/>
          <w:szCs w:val="20"/>
        </w:rPr>
      </w:pPr>
      <w:del w:id="13613" w:author="Admin" w:date="2019-02-19T02:10:00Z">
        <w:r w:rsidDel="002260E7">
          <w:rPr>
            <w:rFonts w:ascii="Arial" w:eastAsia="Arial" w:hAnsi="Arial" w:cs="Arial"/>
            <w:sz w:val="20"/>
            <w:szCs w:val="20"/>
          </w:rPr>
          <w:delText>Но не всё так просто. С одной стороны понятно, что стоит пообещать первое место наибольшему числу команд, однако, если ответственный обнадёжит тем, что потом не сможет сделать, то обиженная команда обя-зательно разболтает о его предложении.</w:delText>
        </w:r>
      </w:del>
    </w:p>
    <w:p w:rsidR="00A33515" w:rsidDel="002260E7" w:rsidRDefault="00A33515">
      <w:pPr>
        <w:spacing w:line="1" w:lineRule="exact"/>
        <w:rPr>
          <w:del w:id="13614" w:author="Admin" w:date="2019-02-19T02:10:00Z"/>
          <w:rFonts w:ascii="Arial" w:eastAsia="Arial" w:hAnsi="Arial" w:cs="Arial"/>
          <w:sz w:val="20"/>
          <w:szCs w:val="20"/>
        </w:rPr>
      </w:pPr>
    </w:p>
    <w:p w:rsidR="00A33515" w:rsidDel="002260E7" w:rsidRDefault="001A4D22">
      <w:pPr>
        <w:spacing w:line="303" w:lineRule="auto"/>
        <w:ind w:firstLine="199"/>
        <w:rPr>
          <w:del w:id="13615" w:author="Admin" w:date="2019-02-19T02:10:00Z"/>
          <w:rFonts w:ascii="Arial" w:eastAsia="Arial" w:hAnsi="Arial" w:cs="Arial"/>
          <w:sz w:val="20"/>
          <w:szCs w:val="20"/>
        </w:rPr>
      </w:pPr>
      <w:del w:id="13616" w:author="Admin" w:date="2019-02-19T02:10:00Z">
        <w:r w:rsidDel="002260E7">
          <w:rPr>
            <w:rFonts w:ascii="Arial" w:eastAsia="Arial" w:hAnsi="Arial" w:cs="Arial"/>
            <w:sz w:val="20"/>
            <w:szCs w:val="20"/>
          </w:rPr>
          <w:delText xml:space="preserve">Вдобавок, Комитетом По Защите Прав Олимпиадников установлены следующие правила: функция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должна иметь вид</w:delText>
        </w:r>
      </w:del>
    </w:p>
    <w:p w:rsidR="00A33515" w:rsidDel="002260E7" w:rsidRDefault="00A33515">
      <w:pPr>
        <w:spacing w:line="138" w:lineRule="exact"/>
        <w:rPr>
          <w:del w:id="13617" w:author="Admin" w:date="2019-02-19T02:10:00Z"/>
          <w:sz w:val="20"/>
          <w:szCs w:val="20"/>
        </w:rPr>
      </w:pPr>
    </w:p>
    <w:tbl>
      <w:tblPr>
        <w:tblW w:w="0" w:type="auto"/>
        <w:tblInd w:w="2160" w:type="dxa"/>
        <w:tblLayout w:type="fixed"/>
        <w:tblCellMar>
          <w:left w:w="0" w:type="dxa"/>
          <w:right w:w="0" w:type="dxa"/>
        </w:tblCellMar>
        <w:tblLook w:val="04A0" w:firstRow="1" w:lastRow="0" w:firstColumn="1" w:lastColumn="0" w:noHBand="0" w:noVBand="1"/>
      </w:tblPr>
      <w:tblGrid>
        <w:gridCol w:w="1740"/>
        <w:gridCol w:w="520"/>
        <w:gridCol w:w="200"/>
        <w:gridCol w:w="20"/>
      </w:tblGrid>
      <w:tr w:rsidR="00A33515" w:rsidDel="002260E7">
        <w:trPr>
          <w:trHeight w:val="175"/>
          <w:del w:id="13618" w:author="Admin" w:date="2019-02-19T02:10:00Z"/>
        </w:trPr>
        <w:tc>
          <w:tcPr>
            <w:tcW w:w="1740" w:type="dxa"/>
            <w:vMerge w:val="restart"/>
            <w:vAlign w:val="bottom"/>
          </w:tcPr>
          <w:p w:rsidR="00A33515" w:rsidDel="002260E7" w:rsidRDefault="001A4D22">
            <w:pPr>
              <w:ind w:left="1357"/>
              <w:jc w:val="center"/>
              <w:rPr>
                <w:del w:id="13619" w:author="Admin" w:date="2019-02-19T02:10:00Z"/>
                <w:sz w:val="20"/>
                <w:szCs w:val="20"/>
              </w:rPr>
            </w:pPr>
            <w:del w:id="13620" w:author="Admin" w:date="2019-02-19T02:10:00Z">
              <w:r w:rsidDel="002260E7">
                <w:rPr>
                  <w:rFonts w:ascii="Arial" w:eastAsia="Arial" w:hAnsi="Arial" w:cs="Arial"/>
                  <w:i/>
                  <w:iCs/>
                  <w:sz w:val="14"/>
                  <w:szCs w:val="14"/>
                </w:rPr>
                <w:delText>k</w:delText>
              </w:r>
            </w:del>
          </w:p>
        </w:tc>
        <w:tc>
          <w:tcPr>
            <w:tcW w:w="520" w:type="dxa"/>
            <w:vAlign w:val="bottom"/>
          </w:tcPr>
          <w:p w:rsidR="00A33515" w:rsidDel="002260E7" w:rsidRDefault="00A33515">
            <w:pPr>
              <w:rPr>
                <w:del w:id="13621" w:author="Admin" w:date="2019-02-19T02:10:00Z"/>
                <w:sz w:val="15"/>
                <w:szCs w:val="15"/>
              </w:rPr>
            </w:pPr>
          </w:p>
        </w:tc>
        <w:tc>
          <w:tcPr>
            <w:tcW w:w="200" w:type="dxa"/>
            <w:vAlign w:val="bottom"/>
          </w:tcPr>
          <w:p w:rsidR="00A33515" w:rsidDel="002260E7" w:rsidRDefault="001A4D22">
            <w:pPr>
              <w:rPr>
                <w:del w:id="13622" w:author="Admin" w:date="2019-02-19T02:10:00Z"/>
                <w:sz w:val="20"/>
                <w:szCs w:val="20"/>
              </w:rPr>
            </w:pPr>
            <w:del w:id="13623" w:author="Admin" w:date="2019-02-19T02:10:00Z">
              <w:r w:rsidDel="002260E7">
                <w:rPr>
                  <w:rFonts w:ascii="Arial" w:eastAsia="Arial" w:hAnsi="Arial" w:cs="Arial"/>
                  <w:w w:val="88"/>
                  <w:sz w:val="14"/>
                  <w:szCs w:val="14"/>
                </w:rPr>
                <w:delText>1</w:delText>
              </w:r>
              <w:r w:rsidDel="002260E7">
                <w:rPr>
                  <w:rFonts w:eastAsia="Times New Roman"/>
                  <w:i/>
                  <w:iCs/>
                  <w:w w:val="88"/>
                  <w:sz w:val="14"/>
                  <w:szCs w:val="14"/>
                </w:rPr>
                <w:delText>=</w:delText>
              </w:r>
              <w:r w:rsidDel="002260E7">
                <w:rPr>
                  <w:rFonts w:ascii="Arial" w:eastAsia="Arial" w:hAnsi="Arial" w:cs="Arial"/>
                  <w:i/>
                  <w:iCs/>
                  <w:w w:val="88"/>
                  <w:sz w:val="14"/>
                  <w:szCs w:val="14"/>
                </w:rPr>
                <w:delText>l</w:delText>
              </w:r>
            </w:del>
          </w:p>
        </w:tc>
        <w:tc>
          <w:tcPr>
            <w:tcW w:w="0" w:type="dxa"/>
            <w:vAlign w:val="bottom"/>
          </w:tcPr>
          <w:p w:rsidR="00A33515" w:rsidDel="002260E7" w:rsidRDefault="00A33515">
            <w:pPr>
              <w:rPr>
                <w:del w:id="13624" w:author="Admin" w:date="2019-02-19T02:10:00Z"/>
                <w:sz w:val="1"/>
                <w:szCs w:val="1"/>
              </w:rPr>
            </w:pPr>
          </w:p>
        </w:tc>
      </w:tr>
      <w:tr w:rsidR="00A33515" w:rsidDel="002260E7">
        <w:trPr>
          <w:trHeight w:val="74"/>
          <w:del w:id="13625" w:author="Admin" w:date="2019-02-19T02:10:00Z"/>
        </w:trPr>
        <w:tc>
          <w:tcPr>
            <w:tcW w:w="1740" w:type="dxa"/>
            <w:vMerge/>
            <w:vAlign w:val="bottom"/>
          </w:tcPr>
          <w:p w:rsidR="00A33515" w:rsidDel="002260E7" w:rsidRDefault="00A33515">
            <w:pPr>
              <w:rPr>
                <w:del w:id="13626" w:author="Admin" w:date="2019-02-19T02:10:00Z"/>
                <w:sz w:val="6"/>
                <w:szCs w:val="6"/>
              </w:rPr>
            </w:pPr>
          </w:p>
        </w:tc>
        <w:tc>
          <w:tcPr>
            <w:tcW w:w="520" w:type="dxa"/>
            <w:vMerge w:val="restart"/>
            <w:vAlign w:val="bottom"/>
          </w:tcPr>
          <w:p w:rsidR="00A33515" w:rsidDel="002260E7" w:rsidRDefault="001A4D22">
            <w:pPr>
              <w:spacing w:line="133" w:lineRule="exact"/>
              <w:jc w:val="right"/>
              <w:rPr>
                <w:del w:id="13627" w:author="Admin" w:date="2019-02-19T02:10:00Z"/>
                <w:sz w:val="20"/>
                <w:szCs w:val="20"/>
              </w:rPr>
            </w:pPr>
            <w:del w:id="13628" w:author="Admin" w:date="2019-02-19T02:10:00Z">
              <w:r w:rsidDel="002260E7">
                <w:rPr>
                  <w:rFonts w:eastAsia="Times New Roman"/>
                  <w:sz w:val="15"/>
                  <w:szCs w:val="15"/>
                </w:rPr>
                <w:delText>A</w:delText>
              </w:r>
            </w:del>
          </w:p>
        </w:tc>
        <w:tc>
          <w:tcPr>
            <w:tcW w:w="200" w:type="dxa"/>
            <w:vAlign w:val="bottom"/>
          </w:tcPr>
          <w:p w:rsidR="00A33515" w:rsidDel="002260E7" w:rsidRDefault="00A33515">
            <w:pPr>
              <w:rPr>
                <w:del w:id="13629" w:author="Admin" w:date="2019-02-19T02:10:00Z"/>
                <w:sz w:val="6"/>
                <w:szCs w:val="6"/>
              </w:rPr>
            </w:pPr>
          </w:p>
        </w:tc>
        <w:tc>
          <w:tcPr>
            <w:tcW w:w="0" w:type="dxa"/>
            <w:vAlign w:val="bottom"/>
          </w:tcPr>
          <w:p w:rsidR="00A33515" w:rsidDel="002260E7" w:rsidRDefault="00A33515">
            <w:pPr>
              <w:rPr>
                <w:del w:id="13630" w:author="Admin" w:date="2019-02-19T02:10:00Z"/>
                <w:sz w:val="1"/>
                <w:szCs w:val="1"/>
              </w:rPr>
            </w:pPr>
          </w:p>
        </w:tc>
      </w:tr>
      <w:tr w:rsidR="00A33515" w:rsidDel="002260E7">
        <w:trPr>
          <w:trHeight w:val="59"/>
          <w:del w:id="13631" w:author="Admin" w:date="2019-02-19T02:10:00Z"/>
        </w:trPr>
        <w:tc>
          <w:tcPr>
            <w:tcW w:w="1740" w:type="dxa"/>
            <w:vAlign w:val="bottom"/>
          </w:tcPr>
          <w:p w:rsidR="00A33515" w:rsidDel="002260E7" w:rsidRDefault="001A4D22">
            <w:pPr>
              <w:spacing w:line="60" w:lineRule="exact"/>
              <w:ind w:left="1260"/>
              <w:rPr>
                <w:del w:id="13632" w:author="Admin" w:date="2019-02-19T02:10:00Z"/>
                <w:sz w:val="20"/>
                <w:szCs w:val="20"/>
              </w:rPr>
            </w:pPr>
            <w:del w:id="13633" w:author="Admin" w:date="2019-02-19T02:10:00Z">
              <w:r w:rsidDel="002260E7">
                <w:rPr>
                  <w:rFonts w:eastAsia="Times New Roman"/>
                  <w:sz w:val="3"/>
                  <w:szCs w:val="3"/>
                </w:rPr>
                <w:delText>@</w:delText>
              </w:r>
              <w:r w:rsidDel="002260E7">
                <w:rPr>
                  <w:rFonts w:eastAsia="Times New Roman"/>
                  <w:sz w:val="6"/>
                  <w:szCs w:val="6"/>
                  <w:vertAlign w:val="superscript"/>
                </w:rPr>
                <w:delText>∑</w:delText>
              </w:r>
              <w:r w:rsidDel="002260E7">
                <w:rPr>
                  <w:rFonts w:ascii="Arial" w:eastAsia="Arial" w:hAnsi="Arial" w:cs="Arial"/>
                  <w:i/>
                  <w:iCs/>
                  <w:sz w:val="4"/>
                  <w:szCs w:val="4"/>
                  <w:vertAlign w:val="subscript"/>
                </w:rPr>
                <w:delText>j</w:delText>
              </w:r>
              <w:r w:rsidDel="002260E7">
                <w:rPr>
                  <w:rFonts w:ascii="Arial" w:eastAsia="Arial" w:hAnsi="Arial" w:cs="Arial"/>
                  <w:sz w:val="4"/>
                  <w:szCs w:val="4"/>
                  <w:vertAlign w:val="subscript"/>
                </w:rPr>
                <w:delText>1</w:delText>
              </w:r>
            </w:del>
          </w:p>
        </w:tc>
        <w:tc>
          <w:tcPr>
            <w:tcW w:w="520" w:type="dxa"/>
            <w:vMerge/>
            <w:vAlign w:val="bottom"/>
          </w:tcPr>
          <w:p w:rsidR="00A33515" w:rsidDel="002260E7" w:rsidRDefault="00A33515">
            <w:pPr>
              <w:rPr>
                <w:del w:id="13634" w:author="Admin" w:date="2019-02-19T02:10:00Z"/>
                <w:sz w:val="5"/>
                <w:szCs w:val="5"/>
              </w:rPr>
            </w:pPr>
          </w:p>
        </w:tc>
        <w:tc>
          <w:tcPr>
            <w:tcW w:w="200" w:type="dxa"/>
            <w:vAlign w:val="bottom"/>
          </w:tcPr>
          <w:p w:rsidR="00A33515" w:rsidDel="002260E7" w:rsidRDefault="00A33515">
            <w:pPr>
              <w:rPr>
                <w:del w:id="13635" w:author="Admin" w:date="2019-02-19T02:10:00Z"/>
                <w:sz w:val="5"/>
                <w:szCs w:val="5"/>
              </w:rPr>
            </w:pPr>
          </w:p>
        </w:tc>
        <w:tc>
          <w:tcPr>
            <w:tcW w:w="0" w:type="dxa"/>
            <w:vAlign w:val="bottom"/>
          </w:tcPr>
          <w:p w:rsidR="00A33515" w:rsidDel="002260E7" w:rsidRDefault="00A33515">
            <w:pPr>
              <w:rPr>
                <w:del w:id="13636" w:author="Admin" w:date="2019-02-19T02:10:00Z"/>
                <w:sz w:val="1"/>
                <w:szCs w:val="1"/>
              </w:rPr>
            </w:pPr>
          </w:p>
        </w:tc>
      </w:tr>
      <w:tr w:rsidR="00A33515" w:rsidDel="002260E7">
        <w:trPr>
          <w:trHeight w:val="331"/>
          <w:del w:id="13637" w:author="Admin" w:date="2019-02-19T02:10:00Z"/>
        </w:trPr>
        <w:tc>
          <w:tcPr>
            <w:tcW w:w="1740" w:type="dxa"/>
            <w:vAlign w:val="bottom"/>
          </w:tcPr>
          <w:p w:rsidR="00A33515" w:rsidDel="002260E7" w:rsidRDefault="001A4D22">
            <w:pPr>
              <w:spacing w:line="331" w:lineRule="exact"/>
              <w:rPr>
                <w:del w:id="13638" w:author="Admin" w:date="2019-02-19T02:10:00Z"/>
                <w:sz w:val="20"/>
                <w:szCs w:val="20"/>
              </w:rPr>
            </w:pPr>
            <w:del w:id="13639" w:author="Admin" w:date="2019-02-19T02:10:00Z">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6"/>
                  <w:szCs w:val="26"/>
                  <w:vertAlign w:val="subscript"/>
                </w:rPr>
                <w:delText>1</w:delText>
              </w:r>
              <w:r w:rsidDel="002260E7">
                <w:rPr>
                  <w:rFonts w:eastAsia="Times New Roman"/>
                  <w:i/>
                  <w:iCs/>
                  <w:sz w:val="20"/>
                  <w:szCs w:val="20"/>
                </w:rPr>
                <w:delText>; : : : ;</w:delText>
              </w:r>
              <w:r w:rsidDel="002260E7">
                <w:rPr>
                  <w:rFonts w:ascii="Arial" w:eastAsia="Arial" w:hAnsi="Arial" w:cs="Arial"/>
                  <w:i/>
                  <w:iCs/>
                  <w:sz w:val="20"/>
                  <w:szCs w:val="20"/>
                </w:rPr>
                <w:delText xml:space="preserve"> x</w:delText>
              </w:r>
              <w:r w:rsidDel="002260E7">
                <w:rPr>
                  <w:rFonts w:ascii="Arial" w:eastAsia="Arial" w:hAnsi="Arial" w:cs="Arial"/>
                  <w:i/>
                  <w:iCs/>
                  <w:sz w:val="26"/>
                  <w:szCs w:val="26"/>
                  <w:vertAlign w:val="subscript"/>
                </w:rPr>
                <w:delText>k</w:delText>
              </w:r>
              <w:r w:rsidDel="002260E7">
                <w:rPr>
                  <w:rFonts w:eastAsia="Times New Roman"/>
                  <w:sz w:val="20"/>
                  <w:szCs w:val="20"/>
                </w:rPr>
                <w:delText>) =</w:delText>
              </w:r>
              <w:r w:rsidDel="002260E7">
                <w:rPr>
                  <w:rFonts w:ascii="Arial" w:eastAsia="Arial" w:hAnsi="Arial" w:cs="Arial"/>
                  <w:i/>
                  <w:iCs/>
                  <w:sz w:val="20"/>
                  <w:szCs w:val="20"/>
                </w:rPr>
                <w:delText xml:space="preserve"> </w:delText>
              </w:r>
              <w:r w:rsidDel="002260E7">
                <w:rPr>
                  <w:rFonts w:eastAsia="Times New Roman"/>
                  <w:sz w:val="38"/>
                  <w:szCs w:val="38"/>
                  <w:vertAlign w:val="superscript"/>
                </w:rPr>
                <w:delText>0</w:delText>
              </w:r>
            </w:del>
          </w:p>
        </w:tc>
        <w:tc>
          <w:tcPr>
            <w:tcW w:w="520" w:type="dxa"/>
            <w:vAlign w:val="bottom"/>
          </w:tcPr>
          <w:p w:rsidR="00A33515" w:rsidDel="002260E7" w:rsidRDefault="001A4D22">
            <w:pPr>
              <w:spacing w:line="331" w:lineRule="exact"/>
              <w:jc w:val="right"/>
              <w:rPr>
                <w:del w:id="13640" w:author="Admin" w:date="2019-02-19T02:10:00Z"/>
                <w:sz w:val="20"/>
                <w:szCs w:val="20"/>
              </w:rPr>
            </w:pPr>
            <w:del w:id="13641" w:author="Admin" w:date="2019-02-19T02:10:00Z">
              <w:r w:rsidDel="002260E7">
                <w:rPr>
                  <w:rFonts w:ascii="Arial" w:eastAsia="Arial" w:hAnsi="Arial" w:cs="Arial"/>
                  <w:i/>
                  <w:iCs/>
                  <w:w w:val="91"/>
                  <w:sz w:val="38"/>
                  <w:szCs w:val="38"/>
                  <w:vertAlign w:val="subscript"/>
                </w:rPr>
                <w:delText>w</w:delText>
              </w:r>
              <w:r w:rsidDel="002260E7">
                <w:rPr>
                  <w:rFonts w:ascii="Arial" w:eastAsia="Arial" w:hAnsi="Arial" w:cs="Arial"/>
                  <w:i/>
                  <w:iCs/>
                  <w:w w:val="91"/>
                  <w:sz w:val="26"/>
                  <w:szCs w:val="26"/>
                  <w:vertAlign w:val="subscript"/>
                </w:rPr>
                <w:delText>j</w:delText>
              </w:r>
              <w:r w:rsidDel="002260E7">
                <w:rPr>
                  <w:rFonts w:ascii="Arial" w:eastAsia="Arial" w:hAnsi="Arial" w:cs="Arial"/>
                  <w:i/>
                  <w:iCs/>
                  <w:w w:val="91"/>
                  <w:sz w:val="38"/>
                  <w:szCs w:val="38"/>
                  <w:vertAlign w:val="subscript"/>
                </w:rPr>
                <w:delText>x</w:delText>
              </w:r>
              <w:r w:rsidDel="002260E7">
                <w:rPr>
                  <w:rFonts w:ascii="Arial" w:eastAsia="Arial" w:hAnsi="Arial" w:cs="Arial"/>
                  <w:i/>
                  <w:iCs/>
                  <w:w w:val="91"/>
                  <w:sz w:val="26"/>
                  <w:szCs w:val="26"/>
                  <w:vertAlign w:val="subscript"/>
                </w:rPr>
                <w:delText>j</w:delText>
              </w:r>
              <w:r w:rsidDel="002260E7">
                <w:rPr>
                  <w:rFonts w:ascii="Arial" w:eastAsia="Arial" w:hAnsi="Arial" w:cs="Arial"/>
                  <w:i/>
                  <w:iCs/>
                  <w:w w:val="91"/>
                  <w:sz w:val="14"/>
                  <w:szCs w:val="14"/>
                </w:rPr>
                <w:delText>l</w:delText>
              </w:r>
              <w:r w:rsidDel="002260E7">
                <w:rPr>
                  <w:rFonts w:eastAsia="Times New Roman"/>
                  <w:w w:val="91"/>
                  <w:sz w:val="38"/>
                  <w:szCs w:val="38"/>
                  <w:vertAlign w:val="superscript"/>
                </w:rPr>
                <w:delText>1</w:delText>
              </w:r>
            </w:del>
          </w:p>
        </w:tc>
        <w:tc>
          <w:tcPr>
            <w:tcW w:w="200" w:type="dxa"/>
            <w:vAlign w:val="bottom"/>
          </w:tcPr>
          <w:p w:rsidR="00A33515" w:rsidDel="002260E7" w:rsidRDefault="00A33515">
            <w:pPr>
              <w:rPr>
                <w:del w:id="13642" w:author="Admin" w:date="2019-02-19T02:10:00Z"/>
                <w:sz w:val="24"/>
                <w:szCs w:val="24"/>
              </w:rPr>
            </w:pPr>
          </w:p>
        </w:tc>
        <w:tc>
          <w:tcPr>
            <w:tcW w:w="0" w:type="dxa"/>
            <w:vAlign w:val="bottom"/>
          </w:tcPr>
          <w:p w:rsidR="00A33515" w:rsidDel="002260E7" w:rsidRDefault="00A33515">
            <w:pPr>
              <w:rPr>
                <w:del w:id="13643" w:author="Admin" w:date="2019-02-19T02:10:00Z"/>
                <w:sz w:val="1"/>
                <w:szCs w:val="1"/>
              </w:rPr>
            </w:pPr>
          </w:p>
        </w:tc>
      </w:tr>
      <w:tr w:rsidR="00A33515" w:rsidDel="002260E7">
        <w:trPr>
          <w:trHeight w:val="137"/>
          <w:del w:id="13644" w:author="Admin" w:date="2019-02-19T02:10:00Z"/>
        </w:trPr>
        <w:tc>
          <w:tcPr>
            <w:tcW w:w="1740" w:type="dxa"/>
            <w:vAlign w:val="bottom"/>
          </w:tcPr>
          <w:p w:rsidR="00A33515" w:rsidDel="002260E7" w:rsidRDefault="001A4D22">
            <w:pPr>
              <w:spacing w:line="137" w:lineRule="exact"/>
              <w:ind w:right="57"/>
              <w:jc w:val="right"/>
              <w:rPr>
                <w:del w:id="13645" w:author="Admin" w:date="2019-02-19T02:10:00Z"/>
                <w:sz w:val="20"/>
                <w:szCs w:val="20"/>
              </w:rPr>
            </w:pPr>
            <w:del w:id="13646" w:author="Admin" w:date="2019-02-19T02:10:00Z">
              <w:r w:rsidDel="002260E7">
                <w:rPr>
                  <w:rFonts w:eastAsia="Times New Roman"/>
                  <w:sz w:val="14"/>
                  <w:szCs w:val="14"/>
                </w:rPr>
                <w:delText>=</w:delText>
              </w:r>
            </w:del>
          </w:p>
        </w:tc>
        <w:tc>
          <w:tcPr>
            <w:tcW w:w="520" w:type="dxa"/>
            <w:vAlign w:val="bottom"/>
          </w:tcPr>
          <w:p w:rsidR="00A33515" w:rsidDel="002260E7" w:rsidRDefault="00A33515">
            <w:pPr>
              <w:rPr>
                <w:del w:id="13647" w:author="Admin" w:date="2019-02-19T02:10:00Z"/>
                <w:sz w:val="11"/>
                <w:szCs w:val="11"/>
              </w:rPr>
            </w:pPr>
          </w:p>
        </w:tc>
        <w:tc>
          <w:tcPr>
            <w:tcW w:w="200" w:type="dxa"/>
            <w:vAlign w:val="bottom"/>
          </w:tcPr>
          <w:p w:rsidR="00A33515" w:rsidDel="002260E7" w:rsidRDefault="00A33515">
            <w:pPr>
              <w:rPr>
                <w:del w:id="13648" w:author="Admin" w:date="2019-02-19T02:10:00Z"/>
                <w:sz w:val="11"/>
                <w:szCs w:val="11"/>
              </w:rPr>
            </w:pPr>
          </w:p>
        </w:tc>
        <w:tc>
          <w:tcPr>
            <w:tcW w:w="0" w:type="dxa"/>
            <w:vAlign w:val="bottom"/>
          </w:tcPr>
          <w:p w:rsidR="00A33515" w:rsidDel="002260E7" w:rsidRDefault="00A33515">
            <w:pPr>
              <w:rPr>
                <w:del w:id="13649" w:author="Admin" w:date="2019-02-19T02:10:00Z"/>
                <w:sz w:val="1"/>
                <w:szCs w:val="1"/>
              </w:rPr>
            </w:pPr>
          </w:p>
        </w:tc>
      </w:tr>
    </w:tbl>
    <w:p w:rsidR="00A33515" w:rsidDel="002260E7" w:rsidRDefault="00A33515">
      <w:pPr>
        <w:spacing w:line="154" w:lineRule="exact"/>
        <w:rPr>
          <w:del w:id="13650" w:author="Admin" w:date="2019-02-19T02:10:00Z"/>
          <w:sz w:val="20"/>
          <w:szCs w:val="20"/>
        </w:rPr>
      </w:pPr>
    </w:p>
    <w:p w:rsidR="00A33515" w:rsidDel="002260E7" w:rsidRDefault="001A4D22">
      <w:pPr>
        <w:tabs>
          <w:tab w:val="left" w:pos="3800"/>
          <w:tab w:val="left" w:pos="5140"/>
          <w:tab w:val="left" w:pos="6120"/>
        </w:tabs>
        <w:rPr>
          <w:del w:id="13651" w:author="Admin" w:date="2019-02-19T02:10:00Z"/>
          <w:sz w:val="20"/>
          <w:szCs w:val="20"/>
        </w:rPr>
      </w:pPr>
      <w:del w:id="13652" w:author="Admin" w:date="2019-02-19T02:10:00Z">
        <w:r w:rsidDel="002260E7">
          <w:rPr>
            <w:rFonts w:ascii="Arial" w:eastAsia="Arial" w:hAnsi="Arial" w:cs="Arial"/>
            <w:sz w:val="20"/>
            <w:szCs w:val="20"/>
          </w:rPr>
          <w:delText xml:space="preserve">для некоторого вещественного числа </w:delText>
        </w:r>
        <w:r w:rsidDel="002260E7">
          <w:rPr>
            <w:rFonts w:ascii="Arial" w:eastAsia="Arial" w:hAnsi="Arial" w:cs="Arial"/>
            <w:i/>
            <w:iCs/>
            <w:sz w:val="20"/>
            <w:szCs w:val="20"/>
          </w:rPr>
          <w:delText>l</w:delText>
        </w:r>
        <w:r w:rsidDel="002260E7">
          <w:rPr>
            <w:sz w:val="20"/>
            <w:szCs w:val="20"/>
          </w:rPr>
          <w:tab/>
        </w:r>
        <w:r w:rsidDel="002260E7">
          <w:rPr>
            <w:rFonts w:ascii="Arial" w:eastAsia="Arial" w:hAnsi="Arial" w:cs="Arial"/>
            <w:sz w:val="20"/>
            <w:szCs w:val="20"/>
          </w:rPr>
          <w:delText xml:space="preserve">1 и весов </w:delText>
        </w:r>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1</w:delText>
        </w:r>
        <w:r w:rsidDel="002260E7">
          <w:rPr>
            <w:sz w:val="20"/>
            <w:szCs w:val="20"/>
          </w:rPr>
          <w:tab/>
        </w:r>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2</w:delText>
        </w:r>
        <w:r w:rsidDel="002260E7">
          <w:rPr>
            <w:sz w:val="20"/>
            <w:szCs w:val="20"/>
          </w:rPr>
          <w:tab/>
        </w:r>
        <w:r w:rsidDel="002260E7">
          <w:rPr>
            <w:rFonts w:ascii="Arial" w:eastAsia="Arial" w:hAnsi="Arial" w:cs="Arial"/>
            <w:i/>
            <w:iCs/>
            <w:sz w:val="19"/>
            <w:szCs w:val="19"/>
          </w:rPr>
          <w:delText>w</w:delText>
        </w:r>
        <w:r w:rsidDel="002260E7">
          <w:rPr>
            <w:rFonts w:ascii="Arial" w:eastAsia="Arial" w:hAnsi="Arial" w:cs="Arial"/>
            <w:i/>
            <w:iCs/>
            <w:sz w:val="26"/>
            <w:szCs w:val="26"/>
            <w:vertAlign w:val="subscript"/>
          </w:rPr>
          <w:delText>k</w:delText>
        </w:r>
        <w:r w:rsidDel="002260E7">
          <w:rPr>
            <w:rFonts w:ascii="Arial" w:eastAsia="Arial" w:hAnsi="Arial" w:cs="Arial"/>
            <w:i/>
            <w:iCs/>
            <w:sz w:val="19"/>
            <w:szCs w:val="19"/>
          </w:rPr>
          <w:delText xml:space="preserve"> </w:delText>
        </w:r>
        <w:r w:rsidDel="002260E7">
          <w:rPr>
            <w:rFonts w:eastAsia="Times New Roman"/>
            <w:i/>
            <w:iCs/>
            <w:sz w:val="19"/>
            <w:szCs w:val="19"/>
          </w:rPr>
          <w:delText>&gt;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0.</w:delText>
        </w:r>
      </w:del>
    </w:p>
    <w:p w:rsidR="00A33515" w:rsidDel="002260E7" w:rsidRDefault="00A33515">
      <w:pPr>
        <w:rPr>
          <w:del w:id="13653"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381" w:lineRule="exact"/>
        <w:rPr>
          <w:del w:id="13654" w:author="Admin" w:date="2019-02-19T02:10:00Z"/>
          <w:sz w:val="20"/>
          <w:szCs w:val="20"/>
        </w:rPr>
      </w:pPr>
    </w:p>
    <w:p w:rsidR="00A33515" w:rsidDel="002260E7" w:rsidRDefault="001A4D22">
      <w:pPr>
        <w:ind w:right="-19"/>
        <w:jc w:val="center"/>
        <w:rPr>
          <w:del w:id="13655" w:author="Admin" w:date="2019-02-19T02:10:00Z"/>
          <w:sz w:val="20"/>
          <w:szCs w:val="20"/>
        </w:rPr>
      </w:pPr>
      <w:del w:id="1365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333</w:delText>
        </w:r>
        <w:r w:rsidDel="002260E7">
          <w:rPr>
            <w:rFonts w:ascii="Arial" w:eastAsia="Arial" w:hAnsi="Arial" w:cs="Arial"/>
            <w:sz w:val="20"/>
            <w:szCs w:val="20"/>
          </w:rPr>
          <w:delText xml:space="preserve"> −</w:delText>
        </w:r>
      </w:del>
    </w:p>
    <w:p w:rsidR="00A33515" w:rsidDel="002260E7" w:rsidRDefault="00A33515">
      <w:pPr>
        <w:rPr>
          <w:del w:id="13657"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3658" w:author="Admin" w:date="2019-02-19T02:10:00Z"/>
          <w:sz w:val="20"/>
          <w:szCs w:val="20"/>
        </w:rPr>
      </w:pPr>
      <w:bookmarkStart w:id="13659" w:name="page344"/>
      <w:bookmarkEnd w:id="13659"/>
      <w:del w:id="13660" w:author="Admin" w:date="2019-02-19T02:10:00Z">
        <w:r w:rsidDel="002260E7">
          <w:rPr>
            <w:rFonts w:ascii="Arial" w:eastAsia="Arial" w:hAnsi="Arial" w:cs="Arial"/>
            <w:sz w:val="18"/>
            <w:szCs w:val="18"/>
          </w:rPr>
          <w:lastRenderedPageBreak/>
          <w:delText>Турнир юных математиков 2016 года</w:delText>
        </w:r>
      </w:del>
    </w:p>
    <w:p w:rsidR="00A33515" w:rsidDel="002260E7" w:rsidRDefault="00A33515">
      <w:pPr>
        <w:spacing w:line="184" w:lineRule="exact"/>
        <w:rPr>
          <w:del w:id="13661" w:author="Admin" w:date="2019-02-19T02:10:00Z"/>
          <w:sz w:val="20"/>
          <w:szCs w:val="20"/>
        </w:rPr>
      </w:pPr>
    </w:p>
    <w:p w:rsidR="00A33515" w:rsidDel="002260E7" w:rsidRDefault="001A4D22">
      <w:pPr>
        <w:numPr>
          <w:ilvl w:val="0"/>
          <w:numId w:val="794"/>
        </w:numPr>
        <w:tabs>
          <w:tab w:val="left" w:pos="500"/>
        </w:tabs>
        <w:ind w:left="500" w:hanging="273"/>
        <w:rPr>
          <w:del w:id="13662" w:author="Admin" w:date="2019-02-19T02:10:00Z"/>
          <w:rFonts w:ascii="Arial" w:eastAsia="Arial" w:hAnsi="Arial" w:cs="Arial"/>
          <w:b/>
          <w:bCs/>
          <w:sz w:val="20"/>
          <w:szCs w:val="20"/>
        </w:rPr>
        <w:pPrChange w:id="13663" w:author="Admin" w:date="2019-02-19T00:19:00Z">
          <w:pPr>
            <w:numPr>
              <w:numId w:val="797"/>
            </w:numPr>
            <w:tabs>
              <w:tab w:val="left" w:pos="500"/>
            </w:tabs>
            <w:ind w:left="500" w:hanging="273"/>
          </w:pPr>
        </w:pPrChange>
      </w:pPr>
      <w:del w:id="13664"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3</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4 и результаты оказались следующими:</w:delText>
        </w:r>
      </w:del>
    </w:p>
    <w:p w:rsidR="00A33515" w:rsidDel="002260E7" w:rsidRDefault="00A33515">
      <w:pPr>
        <w:spacing w:line="294" w:lineRule="exact"/>
        <w:rPr>
          <w:del w:id="13665" w:author="Admin" w:date="2019-02-19T02:10:00Z"/>
          <w:sz w:val="20"/>
          <w:szCs w:val="20"/>
        </w:rPr>
      </w:pPr>
    </w:p>
    <w:p w:rsidR="00A33515" w:rsidDel="002260E7" w:rsidRDefault="001A4D22">
      <w:pPr>
        <w:ind w:left="920"/>
        <w:rPr>
          <w:del w:id="13666" w:author="Admin" w:date="2019-02-19T02:10:00Z"/>
          <w:sz w:val="20"/>
          <w:szCs w:val="20"/>
        </w:rPr>
      </w:pPr>
      <w:del w:id="13667" w:author="Admin" w:date="2019-02-19T02:10:00Z">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3</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2</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2</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15</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14</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14</w:delText>
        </w:r>
        <w:r w:rsidDel="002260E7">
          <w:rPr>
            <w:rFonts w:eastAsia="Times New Roman"/>
            <w:sz w:val="20"/>
            <w:szCs w:val="20"/>
          </w:rPr>
          <w:delText>)</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13</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eastAsia="Times New Roman"/>
            <w:i/>
            <w:iCs/>
            <w:sz w:val="20"/>
            <w:szCs w:val="20"/>
          </w:rPr>
          <w:delText>:</w:delText>
        </w:r>
      </w:del>
    </w:p>
    <w:p w:rsidR="00A33515" w:rsidDel="002260E7" w:rsidRDefault="00A33515">
      <w:pPr>
        <w:spacing w:line="226" w:lineRule="exact"/>
        <w:rPr>
          <w:del w:id="13668" w:author="Admin" w:date="2019-02-19T02:10:00Z"/>
          <w:sz w:val="20"/>
          <w:szCs w:val="20"/>
        </w:rPr>
      </w:pPr>
    </w:p>
    <w:p w:rsidR="00A33515" w:rsidDel="002260E7" w:rsidRDefault="001A4D22">
      <w:pPr>
        <w:ind w:left="500"/>
        <w:rPr>
          <w:del w:id="13669" w:author="Admin" w:date="2019-02-19T02:10:00Z"/>
          <w:sz w:val="20"/>
          <w:szCs w:val="20"/>
        </w:rPr>
      </w:pPr>
      <w:del w:id="13670" w:author="Admin" w:date="2019-02-19T02:10:00Z">
        <w:r w:rsidDel="002260E7">
          <w:rPr>
            <w:rFonts w:ascii="Arial" w:eastAsia="Arial" w:hAnsi="Arial" w:cs="Arial"/>
            <w:sz w:val="20"/>
            <w:szCs w:val="20"/>
          </w:rPr>
          <w:delText>Стоит ли обещать помощь последней команде?</w:delText>
        </w:r>
      </w:del>
    </w:p>
    <w:p w:rsidR="00A33515" w:rsidDel="002260E7" w:rsidRDefault="00A33515">
      <w:pPr>
        <w:spacing w:line="143" w:lineRule="exact"/>
        <w:rPr>
          <w:del w:id="13671" w:author="Admin" w:date="2019-02-19T02:10:00Z"/>
          <w:sz w:val="20"/>
          <w:szCs w:val="20"/>
        </w:rPr>
      </w:pPr>
    </w:p>
    <w:p w:rsidR="00A33515" w:rsidDel="002260E7" w:rsidRDefault="001A4D22">
      <w:pPr>
        <w:numPr>
          <w:ilvl w:val="0"/>
          <w:numId w:val="795"/>
        </w:numPr>
        <w:tabs>
          <w:tab w:val="left" w:pos="500"/>
        </w:tabs>
        <w:ind w:left="500" w:hanging="273"/>
        <w:rPr>
          <w:del w:id="13672" w:author="Admin" w:date="2019-02-19T02:10:00Z"/>
          <w:rFonts w:ascii="Arial" w:eastAsia="Arial" w:hAnsi="Arial" w:cs="Arial"/>
          <w:b/>
          <w:bCs/>
          <w:sz w:val="18"/>
          <w:szCs w:val="18"/>
        </w:rPr>
        <w:pPrChange w:id="13673" w:author="Admin" w:date="2019-02-19T00:19:00Z">
          <w:pPr>
            <w:numPr>
              <w:numId w:val="798"/>
            </w:numPr>
            <w:tabs>
              <w:tab w:val="left" w:pos="500"/>
            </w:tabs>
            <w:ind w:left="500" w:hanging="273"/>
          </w:pPr>
        </w:pPrChange>
      </w:pPr>
      <w:del w:id="13674" w:author="Admin" w:date="2019-02-19T02:10:00Z">
        <w:r w:rsidDel="002260E7">
          <w:rPr>
            <w:rFonts w:ascii="Arial" w:eastAsia="Arial" w:hAnsi="Arial" w:cs="Arial"/>
            <w:sz w:val="18"/>
            <w:szCs w:val="18"/>
          </w:rPr>
          <w:delText xml:space="preserve">Будем говорить, что </w:delText>
        </w:r>
        <w:r w:rsidDel="002260E7">
          <w:rPr>
            <w:rFonts w:eastAsia="Times New Roman"/>
            <w:sz w:val="18"/>
            <w:szCs w:val="18"/>
          </w:rPr>
          <w:delText>(</w:delText>
        </w:r>
        <w:r w:rsidDel="002260E7">
          <w:rPr>
            <w:rFonts w:ascii="Arial" w:eastAsia="Arial" w:hAnsi="Arial" w:cs="Arial"/>
            <w:i/>
            <w:iCs/>
            <w:sz w:val="18"/>
            <w:szCs w:val="18"/>
          </w:rPr>
          <w:delText>x</w:delText>
        </w:r>
        <w:r w:rsidDel="002260E7">
          <w:rPr>
            <w:rFonts w:ascii="Arial" w:eastAsia="Arial" w:hAnsi="Arial" w:cs="Arial"/>
            <w:sz w:val="25"/>
            <w:szCs w:val="25"/>
            <w:vertAlign w:val="subscript"/>
          </w:rPr>
          <w:delText>1</w:delText>
        </w:r>
        <w:r w:rsidDel="002260E7">
          <w:rPr>
            <w:rFonts w:eastAsia="Times New Roman"/>
            <w:i/>
            <w:iCs/>
            <w:sz w:val="18"/>
            <w:szCs w:val="18"/>
          </w:rPr>
          <w:delText>; : : : ;</w:delText>
        </w:r>
        <w:r w:rsidDel="002260E7">
          <w:rPr>
            <w:rFonts w:ascii="Arial" w:eastAsia="Arial" w:hAnsi="Arial" w:cs="Arial"/>
            <w:sz w:val="18"/>
            <w:szCs w:val="18"/>
          </w:rPr>
          <w:delText xml:space="preserve"> </w:delText>
        </w:r>
        <w:r w:rsidDel="002260E7">
          <w:rPr>
            <w:rFonts w:ascii="Arial" w:eastAsia="Arial" w:hAnsi="Arial" w:cs="Arial"/>
            <w:i/>
            <w:iCs/>
            <w:sz w:val="18"/>
            <w:szCs w:val="18"/>
          </w:rPr>
          <w:delText>x</w:delText>
        </w:r>
        <w:r w:rsidDel="002260E7">
          <w:rPr>
            <w:rFonts w:ascii="Arial" w:eastAsia="Arial" w:hAnsi="Arial" w:cs="Arial"/>
            <w:i/>
            <w:iCs/>
            <w:sz w:val="25"/>
            <w:szCs w:val="25"/>
            <w:vertAlign w:val="subscript"/>
          </w:rPr>
          <w:delText>k</w:delText>
        </w:r>
        <w:r w:rsidDel="002260E7">
          <w:rPr>
            <w:rFonts w:eastAsia="Times New Roman"/>
            <w:sz w:val="18"/>
            <w:szCs w:val="18"/>
          </w:rPr>
          <w:delText>)</w:delText>
        </w:r>
        <w:r w:rsidDel="002260E7">
          <w:rPr>
            <w:rFonts w:ascii="Arial" w:eastAsia="Arial" w:hAnsi="Arial" w:cs="Arial"/>
            <w:sz w:val="18"/>
            <w:szCs w:val="18"/>
          </w:rPr>
          <w:delText xml:space="preserve"> мажорирует </w:delText>
        </w:r>
        <w:r w:rsidDel="002260E7">
          <w:rPr>
            <w:rFonts w:eastAsia="Times New Roman"/>
            <w:sz w:val="18"/>
            <w:szCs w:val="18"/>
          </w:rPr>
          <w:delText>(</w:delText>
        </w:r>
        <w:r w:rsidDel="002260E7">
          <w:rPr>
            <w:rFonts w:ascii="Arial" w:eastAsia="Arial" w:hAnsi="Arial" w:cs="Arial"/>
            <w:i/>
            <w:iCs/>
            <w:sz w:val="18"/>
            <w:szCs w:val="18"/>
          </w:rPr>
          <w:delText>y</w:delText>
        </w:r>
        <w:r w:rsidDel="002260E7">
          <w:rPr>
            <w:rFonts w:ascii="Arial" w:eastAsia="Arial" w:hAnsi="Arial" w:cs="Arial"/>
            <w:sz w:val="25"/>
            <w:szCs w:val="25"/>
            <w:vertAlign w:val="subscript"/>
          </w:rPr>
          <w:delText>1</w:delText>
        </w:r>
        <w:r w:rsidDel="002260E7">
          <w:rPr>
            <w:rFonts w:eastAsia="Times New Roman"/>
            <w:i/>
            <w:iCs/>
            <w:sz w:val="18"/>
            <w:szCs w:val="18"/>
          </w:rPr>
          <w:delText>; : : : ;</w:delText>
        </w:r>
        <w:r w:rsidDel="002260E7">
          <w:rPr>
            <w:rFonts w:ascii="Arial" w:eastAsia="Arial" w:hAnsi="Arial" w:cs="Arial"/>
            <w:sz w:val="18"/>
            <w:szCs w:val="18"/>
          </w:rPr>
          <w:delText xml:space="preserve"> </w:delText>
        </w:r>
        <w:r w:rsidDel="002260E7">
          <w:rPr>
            <w:rFonts w:ascii="Arial" w:eastAsia="Arial" w:hAnsi="Arial" w:cs="Arial"/>
            <w:i/>
            <w:iCs/>
            <w:sz w:val="18"/>
            <w:szCs w:val="18"/>
          </w:rPr>
          <w:delText>y</w:delText>
        </w:r>
        <w:r w:rsidDel="002260E7">
          <w:rPr>
            <w:rFonts w:ascii="Arial" w:eastAsia="Arial" w:hAnsi="Arial" w:cs="Arial"/>
            <w:i/>
            <w:iCs/>
            <w:sz w:val="25"/>
            <w:szCs w:val="25"/>
            <w:vertAlign w:val="subscript"/>
          </w:rPr>
          <w:delText>k</w:delText>
        </w:r>
        <w:r w:rsidDel="002260E7">
          <w:rPr>
            <w:rFonts w:eastAsia="Times New Roman"/>
            <w:sz w:val="18"/>
            <w:szCs w:val="18"/>
          </w:rPr>
          <w:delText>)</w:delText>
        </w:r>
        <w:r w:rsidDel="002260E7">
          <w:rPr>
            <w:rFonts w:ascii="Arial" w:eastAsia="Arial" w:hAnsi="Arial" w:cs="Arial"/>
            <w:sz w:val="18"/>
            <w:szCs w:val="18"/>
          </w:rPr>
          <w:delText xml:space="preserve">, если </w:delText>
        </w:r>
        <w:r w:rsidDel="002260E7">
          <w:rPr>
            <w:rFonts w:eastAsia="Times New Roman"/>
            <w:sz w:val="35"/>
            <w:szCs w:val="35"/>
            <w:vertAlign w:val="superscript"/>
          </w:rPr>
          <w:delText>∑</w:delText>
        </w:r>
        <w:r w:rsidDel="002260E7">
          <w:rPr>
            <w:rFonts w:ascii="Arial" w:eastAsia="Arial" w:hAnsi="Arial" w:cs="Arial"/>
            <w:i/>
            <w:iCs/>
            <w:sz w:val="25"/>
            <w:szCs w:val="25"/>
            <w:vertAlign w:val="superscript"/>
          </w:rPr>
          <w:delText>j</w:delText>
        </w:r>
        <w:r w:rsidDel="002260E7">
          <w:rPr>
            <w:rFonts w:ascii="Arial" w:eastAsia="Arial" w:hAnsi="Arial" w:cs="Arial"/>
            <w:sz w:val="18"/>
            <w:szCs w:val="18"/>
          </w:rPr>
          <w:delText xml:space="preserve"> </w:delText>
        </w:r>
        <w:r w:rsidDel="002260E7">
          <w:rPr>
            <w:rFonts w:ascii="Arial" w:eastAsia="Arial" w:hAnsi="Arial" w:cs="Arial"/>
            <w:i/>
            <w:iCs/>
            <w:sz w:val="18"/>
            <w:szCs w:val="18"/>
          </w:rPr>
          <w:delText>x</w:delText>
        </w:r>
        <w:r w:rsidDel="002260E7">
          <w:rPr>
            <w:rFonts w:ascii="Arial" w:eastAsia="Arial" w:hAnsi="Arial" w:cs="Arial"/>
            <w:i/>
            <w:iCs/>
            <w:sz w:val="25"/>
            <w:szCs w:val="25"/>
            <w:vertAlign w:val="subscript"/>
          </w:rPr>
          <w:delText>i</w:delText>
        </w:r>
        <w:r w:rsidDel="002260E7">
          <w:rPr>
            <w:rFonts w:ascii="Arial" w:eastAsia="Arial" w:hAnsi="Arial" w:cs="Arial"/>
            <w:sz w:val="18"/>
            <w:szCs w:val="18"/>
          </w:rPr>
          <w:delText xml:space="preserve"> </w:delText>
        </w:r>
        <w:r w:rsidDel="002260E7">
          <w:rPr>
            <w:rFonts w:eastAsia="Times New Roman"/>
            <w:i/>
            <w:iCs/>
            <w:sz w:val="18"/>
            <w:szCs w:val="18"/>
          </w:rPr>
          <w:delText>&gt;</w:delText>
        </w:r>
      </w:del>
    </w:p>
    <w:p w:rsidR="00A33515" w:rsidDel="002260E7" w:rsidRDefault="001A4D22">
      <w:pPr>
        <w:spacing w:line="230" w:lineRule="auto"/>
        <w:ind w:left="6160"/>
        <w:rPr>
          <w:del w:id="13675" w:author="Admin" w:date="2019-02-19T02:10:00Z"/>
          <w:sz w:val="20"/>
          <w:szCs w:val="20"/>
        </w:rPr>
      </w:pPr>
      <w:del w:id="13676" w:author="Admin" w:date="2019-02-19T02:10:00Z">
        <w:r w:rsidDel="002260E7">
          <w:rPr>
            <w:rFonts w:ascii="Arial" w:eastAsia="Arial" w:hAnsi="Arial" w:cs="Arial"/>
            <w:i/>
            <w:iCs/>
            <w:sz w:val="14"/>
            <w:szCs w:val="14"/>
          </w:rPr>
          <w:delText>i</w:delText>
        </w:r>
        <w:r w:rsidDel="002260E7">
          <w:rPr>
            <w:rFonts w:eastAsia="Times New Roman"/>
            <w:sz w:val="14"/>
            <w:szCs w:val="14"/>
          </w:rPr>
          <w:delText>=</w:delText>
        </w:r>
        <w:r w:rsidDel="002260E7">
          <w:rPr>
            <w:rFonts w:ascii="Arial" w:eastAsia="Arial" w:hAnsi="Arial" w:cs="Arial"/>
            <w:sz w:val="14"/>
            <w:szCs w:val="14"/>
          </w:rPr>
          <w:delText>1</w:delText>
        </w:r>
      </w:del>
    </w:p>
    <w:p w:rsidR="00A33515" w:rsidDel="002260E7" w:rsidRDefault="001A4D22">
      <w:pPr>
        <w:spacing w:line="215" w:lineRule="auto"/>
        <w:ind w:left="520"/>
        <w:rPr>
          <w:del w:id="13677" w:author="Admin" w:date="2019-02-19T02:10:00Z"/>
          <w:sz w:val="20"/>
          <w:szCs w:val="20"/>
        </w:rPr>
      </w:pPr>
      <w:del w:id="13678" w:author="Admin" w:date="2019-02-19T02:10:00Z">
        <w:r w:rsidDel="002260E7">
          <w:rPr>
            <w:rFonts w:eastAsia="Times New Roman"/>
            <w:sz w:val="39"/>
            <w:szCs w:val="39"/>
            <w:vertAlign w:val="superscript"/>
          </w:rPr>
          <w:delText>∑</w:delText>
        </w:r>
        <w:r w:rsidDel="002260E7">
          <w:rPr>
            <w:rFonts w:ascii="Arial" w:eastAsia="Arial" w:hAnsi="Arial" w:cs="Arial"/>
            <w:i/>
            <w:iCs/>
            <w:sz w:val="27"/>
            <w:szCs w:val="27"/>
            <w:vertAlign w:val="superscript"/>
          </w:rPr>
          <w:delText>j</w:delText>
        </w:r>
        <w:r w:rsidDel="002260E7">
          <w:rPr>
            <w:rFonts w:ascii="Arial" w:eastAsia="Arial" w:hAnsi="Arial" w:cs="Arial"/>
            <w:i/>
            <w:iCs/>
            <w:sz w:val="20"/>
            <w:szCs w:val="20"/>
          </w:rPr>
          <w:delText xml:space="preserve"> y</w:delText>
        </w:r>
        <w:r w:rsidDel="002260E7">
          <w:rPr>
            <w:rFonts w:ascii="Arial" w:eastAsia="Arial" w:hAnsi="Arial" w:cs="Arial"/>
            <w:i/>
            <w:iCs/>
            <w:sz w:val="27"/>
            <w:szCs w:val="27"/>
            <w:vertAlign w:val="subscript"/>
          </w:rPr>
          <w:delText>i</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для любого</w:delText>
        </w:r>
        <w:r w:rsidDel="002260E7">
          <w:rPr>
            <w:rFonts w:ascii="Arial" w:eastAsia="Arial" w:hAnsi="Arial" w:cs="Arial"/>
            <w:i/>
            <w:iCs/>
            <w:sz w:val="20"/>
            <w:szCs w:val="20"/>
          </w:rPr>
          <w:delText xml:space="preserve"> j</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Предположим,</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 ни для каких двух команд не</w:delText>
        </w:r>
      </w:del>
    </w:p>
    <w:p w:rsidR="00A33515" w:rsidDel="002260E7" w:rsidRDefault="001A4D22">
      <w:pPr>
        <w:spacing w:line="204" w:lineRule="auto"/>
        <w:ind w:left="500"/>
        <w:rPr>
          <w:del w:id="13679" w:author="Admin" w:date="2019-02-19T02:10:00Z"/>
          <w:sz w:val="20"/>
          <w:szCs w:val="20"/>
        </w:rPr>
      </w:pPr>
      <w:del w:id="13680" w:author="Admin" w:date="2019-02-19T02:10:00Z">
        <w:r w:rsidDel="002260E7">
          <w:rPr>
            <w:rFonts w:ascii="Arial" w:eastAsia="Arial" w:hAnsi="Arial" w:cs="Arial"/>
            <w:i/>
            <w:iCs/>
            <w:sz w:val="14"/>
            <w:szCs w:val="14"/>
          </w:rPr>
          <w:delText>i</w:delText>
        </w:r>
        <w:r w:rsidDel="002260E7">
          <w:rPr>
            <w:rFonts w:eastAsia="Times New Roman"/>
            <w:sz w:val="14"/>
            <w:szCs w:val="14"/>
          </w:rPr>
          <w:delText>=</w:delText>
        </w:r>
        <w:r w:rsidDel="002260E7">
          <w:rPr>
            <w:rFonts w:ascii="Arial" w:eastAsia="Arial" w:hAnsi="Arial" w:cs="Arial"/>
            <w:sz w:val="14"/>
            <w:szCs w:val="14"/>
          </w:rPr>
          <w:delText>1</w:delText>
        </w:r>
      </w:del>
    </w:p>
    <w:p w:rsidR="00A33515" w:rsidDel="002260E7" w:rsidRDefault="001A4D22">
      <w:pPr>
        <w:spacing w:line="217" w:lineRule="auto"/>
        <w:ind w:left="500"/>
        <w:rPr>
          <w:del w:id="13681" w:author="Admin" w:date="2019-02-19T02:10:00Z"/>
          <w:sz w:val="20"/>
          <w:szCs w:val="20"/>
        </w:rPr>
      </w:pPr>
      <w:del w:id="13682" w:author="Admin" w:date="2019-02-19T02:10:00Z">
        <w:r w:rsidDel="002260E7">
          <w:rPr>
            <w:rFonts w:ascii="Arial" w:eastAsia="Arial" w:hAnsi="Arial" w:cs="Arial"/>
            <w:sz w:val="20"/>
            <w:szCs w:val="20"/>
          </w:rPr>
          <w:delText>верно, что результаты одной мажорируют результаты другой.</w:delText>
        </w:r>
      </w:del>
    </w:p>
    <w:p w:rsidR="00A33515" w:rsidDel="002260E7" w:rsidRDefault="00A33515">
      <w:pPr>
        <w:spacing w:line="84" w:lineRule="exact"/>
        <w:rPr>
          <w:del w:id="13683" w:author="Admin" w:date="2019-02-19T02:10:00Z"/>
          <w:sz w:val="20"/>
          <w:szCs w:val="20"/>
        </w:rPr>
      </w:pPr>
    </w:p>
    <w:p w:rsidR="00A33515" w:rsidDel="002260E7" w:rsidRDefault="001A4D22">
      <w:pPr>
        <w:spacing w:line="303" w:lineRule="auto"/>
        <w:ind w:left="500"/>
        <w:rPr>
          <w:del w:id="13684" w:author="Admin" w:date="2019-02-19T02:10:00Z"/>
          <w:sz w:val="20"/>
          <w:szCs w:val="20"/>
        </w:rPr>
      </w:pPr>
      <w:del w:id="13685" w:author="Admin" w:date="2019-02-19T02:10:00Z">
        <w:r w:rsidDel="002260E7">
          <w:rPr>
            <w:rFonts w:ascii="Arial" w:eastAsia="Arial" w:hAnsi="Arial" w:cs="Arial"/>
            <w:sz w:val="20"/>
            <w:szCs w:val="20"/>
          </w:rPr>
          <w:delText>Какое максимальное число команд гарантировано можно вывести на первое место?</w:delText>
        </w:r>
      </w:del>
    </w:p>
    <w:p w:rsidR="00A33515" w:rsidDel="002260E7" w:rsidRDefault="00A33515">
      <w:pPr>
        <w:spacing w:line="84" w:lineRule="exact"/>
        <w:rPr>
          <w:del w:id="13686" w:author="Admin" w:date="2019-02-19T02:10:00Z"/>
          <w:sz w:val="20"/>
          <w:szCs w:val="20"/>
        </w:rPr>
      </w:pPr>
    </w:p>
    <w:p w:rsidR="00A33515" w:rsidDel="002260E7" w:rsidRDefault="001A4D22">
      <w:pPr>
        <w:numPr>
          <w:ilvl w:val="0"/>
          <w:numId w:val="796"/>
        </w:numPr>
        <w:tabs>
          <w:tab w:val="left" w:pos="500"/>
        </w:tabs>
        <w:spacing w:line="260" w:lineRule="auto"/>
        <w:ind w:left="500" w:hanging="273"/>
        <w:jc w:val="both"/>
        <w:rPr>
          <w:del w:id="13687" w:author="Admin" w:date="2019-02-19T02:10:00Z"/>
          <w:rFonts w:ascii="Arial" w:eastAsia="Arial" w:hAnsi="Arial" w:cs="Arial"/>
          <w:b/>
          <w:bCs/>
          <w:sz w:val="20"/>
          <w:szCs w:val="20"/>
        </w:rPr>
        <w:pPrChange w:id="13688" w:author="Admin" w:date="2019-02-19T00:19:00Z">
          <w:pPr>
            <w:numPr>
              <w:numId w:val="799"/>
            </w:numPr>
            <w:tabs>
              <w:tab w:val="left" w:pos="500"/>
            </w:tabs>
            <w:spacing w:line="260" w:lineRule="auto"/>
            <w:ind w:left="500" w:hanging="273"/>
            <w:jc w:val="both"/>
          </w:pPr>
        </w:pPrChange>
      </w:pPr>
      <w:del w:id="13689"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i/>
            <w:iCs/>
            <w:sz w:val="27"/>
            <w:szCs w:val="27"/>
            <w:vertAlign w:val="superscript"/>
          </w:rPr>
          <w:delText>k</w:delText>
        </w:r>
        <w:r w:rsidDel="002260E7">
          <w:rPr>
            <w:rFonts w:ascii="Arial" w:eastAsia="Arial" w:hAnsi="Arial" w:cs="Arial"/>
            <w:sz w:val="20"/>
            <w:szCs w:val="20"/>
          </w:rPr>
          <w:delText xml:space="preserve"> — некоторое открытое подмножество. Вероятно-стью того, что результаты данной команды попали в множество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будем считать </w:delText>
        </w:r>
        <w:r w:rsidDel="002260E7">
          <w:rPr>
            <w:rFonts w:eastAsia="Times New Roman"/>
            <w:i/>
            <w:iCs/>
            <w:sz w:val="20"/>
            <w:szCs w:val="20"/>
          </w:rPr>
          <w:delText>j</w:delText>
        </w:r>
        <w:r w:rsidDel="002260E7">
          <w:rPr>
            <w:rFonts w:ascii="Arial" w:eastAsia="Arial" w:hAnsi="Arial" w:cs="Arial"/>
            <w:i/>
            <w:iCs/>
            <w:sz w:val="20"/>
            <w:szCs w:val="20"/>
          </w:rPr>
          <w:delText>A</w:delText>
        </w:r>
        <w:r w:rsidDel="002260E7">
          <w:rPr>
            <w:rFonts w:eastAsia="Times New Roman"/>
            <w:i/>
            <w:iCs/>
            <w:sz w:val="20"/>
            <w:szCs w:val="20"/>
          </w:rPr>
          <w:delText>j</w:delText>
        </w:r>
        <w:r w:rsidDel="002260E7">
          <w:rPr>
            <w:rFonts w:ascii="Arial" w:eastAsia="Arial" w:hAnsi="Arial" w:cs="Arial"/>
            <w:sz w:val="20"/>
            <w:szCs w:val="20"/>
          </w:rPr>
          <w:delText xml:space="preserve">, где </w:delText>
        </w:r>
        <w:r w:rsidDel="002260E7">
          <w:rPr>
            <w:rFonts w:eastAsia="Times New Roman"/>
            <w:i/>
            <w:iCs/>
            <w:sz w:val="20"/>
            <w:szCs w:val="20"/>
          </w:rPr>
          <w:delText>j</w:delText>
        </w:r>
        <w:r w:rsidDel="002260E7">
          <w:rPr>
            <w:rFonts w:ascii="Arial" w:eastAsia="Arial" w:hAnsi="Arial" w:cs="Arial"/>
            <w:i/>
            <w:iCs/>
            <w:sz w:val="20"/>
            <w:szCs w:val="20"/>
          </w:rPr>
          <w:delText>A</w:delText>
        </w:r>
        <w:r w:rsidDel="002260E7">
          <w:rPr>
            <w:rFonts w:eastAsia="Times New Roman"/>
            <w:i/>
            <w:iCs/>
            <w:sz w:val="20"/>
            <w:szCs w:val="20"/>
          </w:rPr>
          <w:delText>j</w:delText>
        </w:r>
        <w:r w:rsidDel="002260E7">
          <w:rPr>
            <w:rFonts w:ascii="Arial" w:eastAsia="Arial" w:hAnsi="Arial" w:cs="Arial"/>
            <w:sz w:val="20"/>
            <w:szCs w:val="20"/>
          </w:rPr>
          <w:delText xml:space="preserve"> — объем множества </w:delText>
        </w:r>
        <w:r w:rsidDel="002260E7">
          <w:rPr>
            <w:rFonts w:ascii="Arial" w:eastAsia="Arial" w:hAnsi="Arial" w:cs="Arial"/>
            <w:i/>
            <w:iCs/>
            <w:sz w:val="20"/>
            <w:szCs w:val="20"/>
          </w:rPr>
          <w:delText>A</w:delText>
        </w:r>
        <w:r w:rsidDel="002260E7">
          <w:rPr>
            <w:rFonts w:ascii="Arial" w:eastAsia="Arial" w:hAnsi="Arial" w:cs="Arial"/>
            <w:sz w:val="20"/>
            <w:szCs w:val="20"/>
          </w:rPr>
          <w:delText>. Результаты команд считаются независимыми в совокупности.</w:delText>
        </w:r>
      </w:del>
    </w:p>
    <w:p w:rsidR="00A33515" w:rsidDel="002260E7" w:rsidRDefault="00A33515">
      <w:pPr>
        <w:spacing w:line="66" w:lineRule="exact"/>
        <w:rPr>
          <w:del w:id="13690" w:author="Admin" w:date="2019-02-19T02:10:00Z"/>
          <w:rFonts w:ascii="Arial" w:eastAsia="Arial" w:hAnsi="Arial" w:cs="Arial"/>
          <w:b/>
          <w:bCs/>
          <w:sz w:val="20"/>
          <w:szCs w:val="20"/>
        </w:rPr>
      </w:pPr>
    </w:p>
    <w:p w:rsidR="00A33515" w:rsidDel="002260E7" w:rsidRDefault="001A4D22">
      <w:pPr>
        <w:spacing w:line="249" w:lineRule="auto"/>
        <w:ind w:left="500"/>
        <w:jc w:val="both"/>
        <w:rPr>
          <w:del w:id="13691" w:author="Admin" w:date="2019-02-19T02:10:00Z"/>
          <w:rFonts w:ascii="Arial" w:eastAsia="Arial" w:hAnsi="Arial" w:cs="Arial"/>
          <w:b/>
          <w:bCs/>
          <w:sz w:val="20"/>
          <w:szCs w:val="20"/>
        </w:rPr>
      </w:pPr>
      <w:del w:id="13692"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 некоторое натуральное число </w:delText>
        </w:r>
        <w:r w:rsidDel="002260E7">
          <w:rPr>
            <w:rFonts w:ascii="Arial" w:eastAsia="Arial" w:hAnsi="Arial" w:cs="Arial"/>
            <w:i/>
            <w:iCs/>
            <w:sz w:val="20"/>
            <w:szCs w:val="20"/>
          </w:rPr>
          <w:delText>j</w:delText>
        </w:r>
        <w:r w:rsidDel="002260E7">
          <w:rPr>
            <w:rFonts w:ascii="Arial" w:eastAsia="Arial" w:hAnsi="Arial" w:cs="Arial"/>
            <w:sz w:val="20"/>
            <w:szCs w:val="20"/>
          </w:rPr>
          <w:delText xml:space="preserve"> фиксированы. С какой вероятностью можно подобрать </w:delText>
        </w:r>
        <w:r w:rsidDel="002260E7">
          <w:rPr>
            <w:rFonts w:ascii="Arial" w:eastAsia="Arial" w:hAnsi="Arial" w:cs="Arial"/>
            <w:i/>
            <w:iCs/>
            <w:sz w:val="20"/>
            <w:szCs w:val="20"/>
          </w:rPr>
          <w:delText>l</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w</w:delText>
        </w:r>
        <w:r w:rsidDel="002260E7">
          <w:rPr>
            <w:rFonts w:ascii="Arial" w:eastAsia="Arial" w:hAnsi="Arial" w:cs="Arial"/>
            <w:sz w:val="27"/>
            <w:szCs w:val="27"/>
            <w:vertAlign w:val="subscript"/>
          </w:rPr>
          <w:delText>1</w:delText>
        </w:r>
        <w:r w:rsidDel="002260E7">
          <w:rPr>
            <w:rFonts w:eastAsia="Times New Roman"/>
            <w:i/>
            <w:iCs/>
            <w:sz w:val="20"/>
            <w:szCs w:val="20"/>
          </w:rPr>
          <w:delText>; : :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w</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 xml:space="preserve"> для того, чтобы выве-сти на первое место ровно </w:delText>
        </w:r>
        <w:r w:rsidDel="002260E7">
          <w:rPr>
            <w:rFonts w:ascii="Arial" w:eastAsia="Arial" w:hAnsi="Arial" w:cs="Arial"/>
            <w:i/>
            <w:iCs/>
            <w:sz w:val="20"/>
            <w:szCs w:val="20"/>
          </w:rPr>
          <w:delText>j</w:delText>
        </w:r>
        <w:r w:rsidDel="002260E7">
          <w:rPr>
            <w:rFonts w:ascii="Arial" w:eastAsia="Arial" w:hAnsi="Arial" w:cs="Arial"/>
            <w:sz w:val="20"/>
            <w:szCs w:val="20"/>
          </w:rPr>
          <w:delText xml:space="preserve"> команд?</w:delText>
        </w:r>
      </w:del>
    </w:p>
    <w:p w:rsidR="00A33515" w:rsidDel="002260E7" w:rsidRDefault="00A33515">
      <w:pPr>
        <w:spacing w:line="279" w:lineRule="exact"/>
        <w:rPr>
          <w:del w:id="13693" w:author="Admin" w:date="2019-02-19T02:10:00Z"/>
          <w:sz w:val="20"/>
          <w:szCs w:val="20"/>
        </w:rPr>
      </w:pPr>
    </w:p>
    <w:p w:rsidR="00A33515" w:rsidDel="002260E7" w:rsidRDefault="001A4D22">
      <w:pPr>
        <w:rPr>
          <w:del w:id="13694" w:author="Admin" w:date="2019-02-19T02:10:00Z"/>
          <w:sz w:val="20"/>
          <w:szCs w:val="20"/>
        </w:rPr>
      </w:pPr>
      <w:del w:id="13695" w:author="Admin" w:date="2019-02-19T02:10:00Z">
        <w:r w:rsidDel="002260E7">
          <w:rPr>
            <w:rFonts w:ascii="Arial" w:eastAsia="Arial" w:hAnsi="Arial" w:cs="Arial"/>
            <w:b/>
            <w:bCs/>
            <w:sz w:val="26"/>
            <w:szCs w:val="26"/>
          </w:rPr>
          <w:delText>Задача 11. Как бы поделить</w:delText>
        </w:r>
      </w:del>
    </w:p>
    <w:p w:rsidR="00A33515" w:rsidDel="002260E7" w:rsidRDefault="00A33515">
      <w:pPr>
        <w:spacing w:line="178" w:lineRule="exact"/>
        <w:rPr>
          <w:del w:id="13696" w:author="Admin" w:date="2019-02-19T02:10:00Z"/>
          <w:sz w:val="20"/>
          <w:szCs w:val="20"/>
        </w:rPr>
      </w:pPr>
    </w:p>
    <w:p w:rsidR="00A33515" w:rsidDel="002260E7" w:rsidRDefault="001A4D22">
      <w:pPr>
        <w:numPr>
          <w:ilvl w:val="0"/>
          <w:numId w:val="797"/>
        </w:numPr>
        <w:tabs>
          <w:tab w:val="left" w:pos="500"/>
        </w:tabs>
        <w:spacing w:line="286" w:lineRule="auto"/>
        <w:ind w:left="500" w:hanging="273"/>
        <w:jc w:val="both"/>
        <w:rPr>
          <w:del w:id="13697" w:author="Admin" w:date="2019-02-19T02:10:00Z"/>
          <w:rFonts w:ascii="Arial" w:eastAsia="Arial" w:hAnsi="Arial" w:cs="Arial"/>
          <w:b/>
          <w:bCs/>
          <w:sz w:val="20"/>
          <w:szCs w:val="20"/>
        </w:rPr>
        <w:pPrChange w:id="13698" w:author="Admin" w:date="2019-02-19T00:19:00Z">
          <w:pPr>
            <w:numPr>
              <w:numId w:val="800"/>
            </w:numPr>
            <w:tabs>
              <w:tab w:val="left" w:pos="500"/>
            </w:tabs>
            <w:spacing w:line="286" w:lineRule="auto"/>
            <w:ind w:left="500" w:hanging="273"/>
            <w:jc w:val="both"/>
          </w:pPr>
        </w:pPrChange>
      </w:pPr>
      <w:del w:id="13699" w:author="Admin" w:date="2019-02-19T02:10:00Z">
        <w:r w:rsidDel="002260E7">
          <w:rPr>
            <w:rFonts w:ascii="Arial" w:eastAsia="Arial" w:hAnsi="Arial" w:cs="Arial"/>
            <w:sz w:val="20"/>
            <w:szCs w:val="20"/>
          </w:rPr>
          <w:delText xml:space="preserve">Многочлен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с коэффициентами из поля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называется не-приводимым, если все его делители в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имеют вид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 xml:space="preserve">F </w:delText>
        </w:r>
        <w:r w:rsidDel="002260E7">
          <w:rPr>
            <w:rFonts w:eastAsia="Times New Roman"/>
            <w:i/>
            <w:iCs/>
            <w:sz w:val="20"/>
            <w:szCs w:val="20"/>
          </w:rPr>
          <w:delText>n f</w:delText>
        </w:r>
        <w:r w:rsidDel="002260E7">
          <w:rPr>
            <w:rFonts w:ascii="Arial" w:eastAsia="Arial" w:hAnsi="Arial" w:cs="Arial"/>
            <w:sz w:val="20"/>
            <w:szCs w:val="20"/>
          </w:rPr>
          <w:delText>0</w:delText>
        </w:r>
        <w:r w:rsidDel="002260E7">
          <w:rPr>
            <w:rFonts w:eastAsia="Times New Roman"/>
            <w:i/>
            <w:iCs/>
            <w:sz w:val="20"/>
            <w:szCs w:val="20"/>
          </w:rPr>
          <w:delText>g</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Покажите,</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 следующие многочлены неприводимы,</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как</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многочлены с рациональными коэффициентами:</w:delText>
        </w:r>
      </w:del>
    </w:p>
    <w:p w:rsidR="00A33515" w:rsidDel="002260E7" w:rsidRDefault="00A33515">
      <w:pPr>
        <w:spacing w:line="29" w:lineRule="exact"/>
        <w:rPr>
          <w:del w:id="13700" w:author="Admin" w:date="2019-02-19T02:10:00Z"/>
          <w:rFonts w:ascii="Arial" w:eastAsia="Arial" w:hAnsi="Arial" w:cs="Arial"/>
          <w:b/>
          <w:bCs/>
          <w:sz w:val="20"/>
          <w:szCs w:val="20"/>
        </w:rPr>
      </w:pPr>
    </w:p>
    <w:p w:rsidR="00A33515" w:rsidDel="002260E7" w:rsidRDefault="001A4D22">
      <w:pPr>
        <w:spacing w:line="281" w:lineRule="auto"/>
        <w:ind w:left="500" w:right="3200"/>
        <w:rPr>
          <w:del w:id="13701" w:author="Admin" w:date="2019-02-19T02:10:00Z"/>
          <w:rFonts w:ascii="Arial" w:eastAsia="Arial" w:hAnsi="Arial" w:cs="Arial"/>
          <w:b/>
          <w:bCs/>
          <w:sz w:val="20"/>
          <w:szCs w:val="20"/>
        </w:rPr>
      </w:pPr>
      <w:del w:id="13702" w:author="Admin" w:date="2019-02-19T02:10:00Z">
        <w:r w:rsidDel="002260E7">
          <w:rPr>
            <w:rFonts w:ascii="Arial" w:eastAsia="Arial" w:hAnsi="Arial" w:cs="Arial"/>
            <w:b/>
            <w:bCs/>
            <w:sz w:val="20"/>
            <w:szCs w:val="20"/>
          </w:rPr>
          <w:delText xml:space="preserve">а)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2</w:delText>
        </w:r>
        <w:r w:rsidDel="002260E7">
          <w:rPr>
            <w:rFonts w:ascii="Arial" w:eastAsia="Arial" w:hAnsi="Arial" w:cs="Arial"/>
            <w:i/>
            <w:iCs/>
            <w:sz w:val="20"/>
            <w:szCs w:val="20"/>
          </w:rPr>
          <w:delText>bx</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1 ,</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где</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b/>
            <w:bCs/>
            <w:sz w:val="20"/>
            <w:szCs w:val="20"/>
          </w:rPr>
          <w:delText xml:space="preserve"> </w:delText>
        </w:r>
        <w:r w:rsidDel="002260E7">
          <w:rPr>
            <w:rFonts w:eastAsia="Times New Roman"/>
            <w:i/>
            <w:iCs/>
            <w:sz w:val="20"/>
            <w:szCs w:val="20"/>
          </w:rPr>
          <w:delText>2</w:delText>
        </w:r>
        <w:r w:rsidDel="002260E7">
          <w:rPr>
            <w:rFonts w:ascii="Arial" w:eastAsia="Arial" w:hAnsi="Arial" w:cs="Arial"/>
            <w:b/>
            <w:bCs/>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eastAsia="Times New Roman"/>
            <w:i/>
            <w:iCs/>
            <w:sz w:val="20"/>
            <w:szCs w:val="20"/>
          </w:rPr>
          <w:delText>j</w:delText>
        </w:r>
        <w:r w:rsidDel="002260E7">
          <w:rPr>
            <w:rFonts w:ascii="Arial" w:eastAsia="Arial" w:hAnsi="Arial" w:cs="Arial"/>
            <w:i/>
            <w:iCs/>
            <w:sz w:val="20"/>
            <w:szCs w:val="20"/>
          </w:rPr>
          <w:delText>b</w:delText>
        </w:r>
        <w:r w:rsidDel="002260E7">
          <w:rPr>
            <w:rFonts w:eastAsia="Times New Roman"/>
            <w:i/>
            <w:iCs/>
            <w:sz w:val="20"/>
            <w:szCs w:val="20"/>
          </w:rPr>
          <w:delText>j</w:delText>
        </w:r>
        <w:r w:rsidDel="002260E7">
          <w:rPr>
            <w:rFonts w:ascii="Arial" w:eastAsia="Arial" w:hAnsi="Arial" w:cs="Arial"/>
            <w:b/>
            <w:bCs/>
            <w:sz w:val="20"/>
            <w:szCs w:val="20"/>
          </w:rPr>
          <w:delText xml:space="preserve"> </w:delText>
        </w:r>
        <w:r w:rsidDel="002260E7">
          <w:rPr>
            <w:rFonts w:eastAsia="Times New Roman"/>
            <w:i/>
            <w:iCs/>
            <w:sz w:val="20"/>
            <w:szCs w:val="20"/>
          </w:rPr>
          <w:delText>&gt;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b/>
            <w:bCs/>
            <w:sz w:val="20"/>
            <w:szCs w:val="20"/>
          </w:rPr>
          <w:delText xml:space="preserve"> б)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4</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w:delText>
        </w:r>
      </w:del>
    </w:p>
    <w:p w:rsidR="00A33515" w:rsidDel="002260E7" w:rsidRDefault="00A33515">
      <w:pPr>
        <w:spacing w:line="18" w:lineRule="exact"/>
        <w:rPr>
          <w:del w:id="13703" w:author="Admin" w:date="2019-02-19T02:10:00Z"/>
          <w:sz w:val="20"/>
          <w:szCs w:val="20"/>
        </w:rPr>
      </w:pPr>
    </w:p>
    <w:p w:rsidR="00A33515" w:rsidDel="002260E7" w:rsidRDefault="001A4D22">
      <w:pPr>
        <w:spacing w:line="254" w:lineRule="auto"/>
        <w:ind w:left="500" w:hanging="270"/>
        <w:jc w:val="both"/>
        <w:rPr>
          <w:del w:id="13704" w:author="Admin" w:date="2019-02-19T02:10:00Z"/>
          <w:sz w:val="20"/>
          <w:szCs w:val="20"/>
        </w:rPr>
      </w:pPr>
      <w:del w:id="13705" w:author="Admin" w:date="2019-02-19T02:10:00Z">
        <w:r w:rsidDel="002260E7">
          <w:rPr>
            <w:rFonts w:ascii="Arial" w:eastAsia="Arial" w:hAnsi="Arial" w:cs="Arial"/>
            <w:b/>
            <w:bCs/>
            <w:sz w:val="20"/>
            <w:szCs w:val="20"/>
          </w:rPr>
          <w:delText xml:space="preserve">2. </w:delText>
        </w:r>
        <w:r w:rsidDel="002260E7">
          <w:rPr>
            <w:rFonts w:ascii="Arial" w:eastAsia="Arial" w:hAnsi="Arial" w:cs="Arial"/>
            <w:sz w:val="20"/>
            <w:szCs w:val="20"/>
          </w:rPr>
          <w:delText>Разложите на неприводимые множители</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18</w:delText>
        </w:r>
        <w:r w:rsidDel="002260E7">
          <w:rPr>
            <w:sz w:val="20"/>
            <w:szCs w:val="20"/>
          </w:rPr>
          <w:delText xml:space="preserve"> </w:delText>
        </w:r>
        <w:r w:rsidDel="002260E7">
          <w:rPr>
            <w:rFonts w:ascii="Arial" w:eastAsia="Arial" w:hAnsi="Arial" w:cs="Arial"/>
            <w:sz w:val="20"/>
            <w:szCs w:val="20"/>
          </w:rPr>
          <w:delText>1 над рациональны-ми числами. Найдите нетривиальное разложение на натуральные множители числа 2</w:delText>
        </w:r>
        <w:r w:rsidDel="002260E7">
          <w:rPr>
            <w:rFonts w:ascii="Arial" w:eastAsia="Arial" w:hAnsi="Arial" w:cs="Arial"/>
            <w:sz w:val="27"/>
            <w:szCs w:val="27"/>
            <w:vertAlign w:val="superscript"/>
          </w:rPr>
          <w:delText>18</w:delText>
        </w:r>
        <w:r w:rsidDel="002260E7">
          <w:rPr>
            <w:rFonts w:ascii="Arial" w:eastAsia="Arial" w:hAnsi="Arial" w:cs="Arial"/>
            <w:sz w:val="20"/>
            <w:szCs w:val="20"/>
          </w:rPr>
          <w:delText xml:space="preserve"> 1.</w:delText>
        </w:r>
      </w:del>
    </w:p>
    <w:p w:rsidR="00A33515" w:rsidDel="002260E7" w:rsidRDefault="00A33515">
      <w:pPr>
        <w:spacing w:line="173" w:lineRule="exact"/>
        <w:rPr>
          <w:del w:id="13706" w:author="Admin" w:date="2019-02-19T02:10:00Z"/>
          <w:sz w:val="20"/>
          <w:szCs w:val="20"/>
        </w:rPr>
      </w:pPr>
    </w:p>
    <w:p w:rsidR="00A33515" w:rsidDel="002260E7" w:rsidRDefault="001A4D22">
      <w:pPr>
        <w:ind w:left="4400"/>
        <w:rPr>
          <w:del w:id="13707" w:author="Admin" w:date="2019-02-19T02:10:00Z"/>
          <w:sz w:val="20"/>
          <w:szCs w:val="20"/>
        </w:rPr>
      </w:pPr>
      <w:del w:id="13708" w:author="Admin" w:date="2019-02-19T02:10:00Z">
        <w:r w:rsidDel="002260E7">
          <w:rPr>
            <w:rFonts w:eastAsia="Times New Roman"/>
            <w:sz w:val="20"/>
            <w:szCs w:val="20"/>
          </w:rPr>
          <w:delText>∏</w:delText>
        </w:r>
      </w:del>
    </w:p>
    <w:p w:rsidR="00A33515" w:rsidDel="002260E7" w:rsidRDefault="001A4D22">
      <w:pPr>
        <w:spacing w:line="222" w:lineRule="auto"/>
        <w:ind w:left="500" w:hanging="270"/>
        <w:jc w:val="both"/>
        <w:rPr>
          <w:del w:id="13709" w:author="Admin" w:date="2019-02-19T02:10:00Z"/>
          <w:sz w:val="20"/>
          <w:szCs w:val="20"/>
        </w:rPr>
      </w:pPr>
      <w:del w:id="13710" w:author="Admin" w:date="2019-02-19T02:10:00Z">
        <w:r w:rsidDel="002260E7">
          <w:rPr>
            <w:rFonts w:ascii="Arial" w:eastAsia="Arial" w:hAnsi="Arial" w:cs="Arial"/>
            <w:b/>
            <w:bCs/>
            <w:sz w:val="20"/>
            <w:szCs w:val="20"/>
          </w:rPr>
          <w:delText xml:space="preserve">3. </w:delText>
        </w:r>
        <w:r w:rsidDel="002260E7">
          <w:rPr>
            <w:rFonts w:ascii="Arial" w:eastAsia="Arial" w:hAnsi="Arial" w:cs="Arial"/>
            <w:sz w:val="20"/>
            <w:szCs w:val="20"/>
          </w:rPr>
          <w:delText>Хорошо известно,</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многочлен</w:delText>
        </w:r>
        <w:r w:rsidDel="002260E7">
          <w:rPr>
            <w:sz w:val="20"/>
            <w:szCs w:val="20"/>
          </w:rPr>
          <w:delText xml:space="preserve"> </w:delText>
        </w:r>
        <w:r w:rsidDel="002260E7">
          <w:rPr>
            <w:rFonts w:ascii="Arial" w:eastAsia="Arial" w:hAnsi="Arial" w:cs="Arial"/>
            <w:i/>
            <w:iCs/>
            <w:sz w:val="28"/>
            <w:szCs w:val="28"/>
            <w:vertAlign w:val="subscript"/>
          </w:rPr>
          <w:delText>n</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eastAsia="Times New Roman"/>
            <w:sz w:val="19"/>
            <w:szCs w:val="19"/>
          </w:rPr>
          <w:delText>) =</w:delText>
        </w:r>
        <w:r w:rsidDel="002260E7">
          <w:rPr>
            <w:rFonts w:ascii="Arial" w:eastAsia="Arial" w:hAnsi="Arial" w:cs="Arial"/>
            <w:i/>
            <w:iCs/>
            <w:sz w:val="28"/>
            <w:szCs w:val="28"/>
          </w:rPr>
          <w:delText xml:space="preserve"> </w:delText>
        </w:r>
        <w:r w:rsidDel="002260E7">
          <w:rPr>
            <w:rFonts w:eastAsia="Times New Roman"/>
            <w:sz w:val="28"/>
            <w:szCs w:val="28"/>
            <w:vertAlign w:val="subscript"/>
          </w:rPr>
          <w:delText>(</w:delText>
        </w:r>
        <w:r w:rsidDel="002260E7">
          <w:rPr>
            <w:rFonts w:ascii="Arial" w:eastAsia="Arial" w:hAnsi="Arial" w:cs="Arial"/>
            <w:i/>
            <w:iCs/>
            <w:sz w:val="28"/>
            <w:szCs w:val="28"/>
            <w:vertAlign w:val="subscript"/>
          </w:rPr>
          <w:delText>k</w:delText>
        </w:r>
        <w:r w:rsidDel="002260E7">
          <w:rPr>
            <w:rFonts w:eastAsia="Times New Roman"/>
            <w:i/>
            <w:iCs/>
            <w:sz w:val="28"/>
            <w:szCs w:val="28"/>
            <w:vertAlign w:val="subscript"/>
          </w:rPr>
          <w:delText>;</w:delText>
        </w:r>
        <w:r w:rsidDel="002260E7">
          <w:rPr>
            <w:rFonts w:ascii="Arial" w:eastAsia="Arial" w:hAnsi="Arial" w:cs="Arial"/>
            <w:i/>
            <w:iCs/>
            <w:sz w:val="28"/>
            <w:szCs w:val="28"/>
            <w:vertAlign w:val="subscript"/>
          </w:rPr>
          <w:delText>n</w:delText>
        </w:r>
        <w:r w:rsidDel="002260E7">
          <w:rPr>
            <w:rFonts w:eastAsia="Times New Roman"/>
            <w:sz w:val="28"/>
            <w:szCs w:val="28"/>
            <w:vertAlign w:val="subscript"/>
          </w:rPr>
          <w:delText>)=</w:delText>
        </w:r>
        <w:r w:rsidDel="002260E7">
          <w:rPr>
            <w:rFonts w:ascii="Arial" w:eastAsia="Arial" w:hAnsi="Arial" w:cs="Arial"/>
            <w:sz w:val="28"/>
            <w:szCs w:val="28"/>
            <w:vertAlign w:val="subscript"/>
          </w:rPr>
          <w:delText>1</w:delText>
        </w:r>
        <w:r w:rsidDel="002260E7">
          <w:rPr>
            <w:rFonts w:eastAsia="Times New Roman"/>
            <w:i/>
            <w:iCs/>
            <w:sz w:val="28"/>
            <w:szCs w:val="28"/>
            <w:vertAlign w:val="subscript"/>
          </w:rPr>
          <w:delText>;</w:delText>
        </w:r>
        <w:r w:rsidDel="002260E7">
          <w:rPr>
            <w:rFonts w:ascii="Arial" w:eastAsia="Arial" w:hAnsi="Arial" w:cs="Arial"/>
            <w:i/>
            <w:iCs/>
            <w:sz w:val="28"/>
            <w:szCs w:val="28"/>
            <w:vertAlign w:val="subscript"/>
          </w:rPr>
          <w:delText>k</w:delText>
        </w:r>
        <w:r w:rsidDel="002260E7">
          <w:rPr>
            <w:rFonts w:eastAsia="Times New Roman"/>
            <w:i/>
            <w:iCs/>
            <w:sz w:val="28"/>
            <w:szCs w:val="28"/>
            <w:vertAlign w:val="subscript"/>
          </w:rPr>
          <w:delText>&lt;</w:delText>
        </w:r>
        <w:r w:rsidDel="002260E7">
          <w:rPr>
            <w:rFonts w:ascii="Arial" w:eastAsia="Arial" w:hAnsi="Arial" w:cs="Arial"/>
            <w:i/>
            <w:iCs/>
            <w:sz w:val="28"/>
            <w:szCs w:val="28"/>
            <w:vertAlign w:val="subscript"/>
          </w:rPr>
          <w:delText>n</w:delText>
        </w:r>
        <w:r w:rsidDel="002260E7">
          <w:rPr>
            <w:rFonts w:eastAsia="Times New Roman"/>
            <w:sz w:val="19"/>
            <w:szCs w:val="19"/>
          </w:rPr>
          <w:delText>(</w:delText>
        </w:r>
        <w:r w:rsidDel="002260E7">
          <w:rPr>
            <w:rFonts w:ascii="Arial" w:eastAsia="Arial" w:hAnsi="Arial" w:cs="Arial"/>
            <w:i/>
            <w:iCs/>
            <w:sz w:val="19"/>
            <w:szCs w:val="19"/>
          </w:rPr>
          <w:delText>x e</w:delText>
        </w:r>
        <w:r w:rsidDel="002260E7">
          <w:rPr>
            <w:rFonts w:ascii="Arial" w:eastAsia="Arial" w:hAnsi="Arial" w:cs="Arial"/>
            <w:sz w:val="28"/>
            <w:szCs w:val="28"/>
            <w:vertAlign w:val="superscript"/>
          </w:rPr>
          <w:delText>2π</w:delText>
        </w:r>
        <w:r w:rsidDel="002260E7">
          <w:rPr>
            <w:rFonts w:ascii="Arial" w:eastAsia="Arial" w:hAnsi="Arial" w:cs="Arial"/>
            <w:i/>
            <w:iCs/>
            <w:sz w:val="28"/>
            <w:szCs w:val="28"/>
            <w:vertAlign w:val="superscript"/>
          </w:rPr>
          <w:delText>ik</w:delText>
        </w:r>
        <w:r w:rsidDel="002260E7">
          <w:rPr>
            <w:rFonts w:eastAsia="Times New Roman"/>
            <w:i/>
            <w:iCs/>
            <w:sz w:val="28"/>
            <w:szCs w:val="28"/>
            <w:vertAlign w:val="superscript"/>
          </w:rPr>
          <w:delText>=</w:delText>
        </w:r>
        <w:r w:rsidDel="002260E7">
          <w:rPr>
            <w:rFonts w:ascii="Arial" w:eastAsia="Arial" w:hAnsi="Arial" w:cs="Arial"/>
            <w:i/>
            <w:iCs/>
            <w:sz w:val="28"/>
            <w:szCs w:val="28"/>
            <w:vertAlign w:val="superscript"/>
          </w:rPr>
          <w:delText>n</w:delText>
        </w:r>
        <w:r w:rsidDel="002260E7">
          <w:rPr>
            <w:rFonts w:eastAsia="Times New Roman"/>
            <w:sz w:val="19"/>
            <w:szCs w:val="19"/>
          </w:rPr>
          <w:delText>)</w:delText>
        </w:r>
        <w:r w:rsidDel="002260E7">
          <w:rPr>
            <w:rFonts w:ascii="Arial" w:eastAsia="Arial" w:hAnsi="Arial" w:cs="Arial"/>
            <w:i/>
            <w:iCs/>
            <w:sz w:val="28"/>
            <w:szCs w:val="28"/>
          </w:rPr>
          <w:delText xml:space="preserve"> </w:delText>
        </w:r>
        <w:r w:rsidDel="002260E7">
          <w:rPr>
            <w:rFonts w:ascii="Arial" w:eastAsia="Arial" w:hAnsi="Arial" w:cs="Arial"/>
            <w:sz w:val="19"/>
            <w:szCs w:val="19"/>
          </w:rPr>
          <w:delText>яв-ляется многочленом с целыми коэффициентами и что</w:delText>
        </w:r>
      </w:del>
    </w:p>
    <w:p w:rsidR="00A33515" w:rsidDel="002260E7" w:rsidRDefault="00A33515">
      <w:pPr>
        <w:spacing w:line="18" w:lineRule="exact"/>
        <w:rPr>
          <w:del w:id="13711" w:author="Admin" w:date="2019-02-19T02:10:00Z"/>
          <w:sz w:val="20"/>
          <w:szCs w:val="20"/>
        </w:rPr>
      </w:pPr>
    </w:p>
    <w:p w:rsidR="00A33515" w:rsidDel="002260E7" w:rsidRDefault="001A4D22">
      <w:pPr>
        <w:ind w:left="3620"/>
        <w:rPr>
          <w:del w:id="13712" w:author="Admin" w:date="2019-02-19T02:10:00Z"/>
          <w:sz w:val="20"/>
          <w:szCs w:val="20"/>
        </w:rPr>
      </w:pPr>
      <w:del w:id="13713" w:author="Admin" w:date="2019-02-19T02:10:00Z">
        <w:r w:rsidDel="002260E7">
          <w:rPr>
            <w:rFonts w:eastAsia="Times New Roman"/>
            <w:sz w:val="20"/>
            <w:szCs w:val="20"/>
          </w:rPr>
          <w:delText>∏</w:delText>
        </w:r>
      </w:del>
    </w:p>
    <w:p w:rsidR="00A33515" w:rsidDel="002260E7" w:rsidRDefault="001A4D22">
      <w:pPr>
        <w:tabs>
          <w:tab w:val="left" w:pos="3240"/>
          <w:tab w:val="left" w:pos="4040"/>
        </w:tabs>
        <w:spacing w:line="202" w:lineRule="auto"/>
        <w:ind w:left="2840"/>
        <w:rPr>
          <w:del w:id="13714" w:author="Admin" w:date="2019-02-19T02:10:00Z"/>
          <w:sz w:val="20"/>
          <w:szCs w:val="20"/>
        </w:rPr>
      </w:pPr>
      <w:del w:id="13715" w:author="Admin" w:date="2019-02-19T02:10:00Z">
        <w:r w:rsidDel="002260E7">
          <w:rPr>
            <w:rFonts w:ascii="Arial" w:eastAsia="Arial" w:hAnsi="Arial" w:cs="Arial"/>
            <w:i/>
            <w:iCs/>
            <w:sz w:val="20"/>
            <w:szCs w:val="20"/>
          </w:rPr>
          <w:delText>x</w:delText>
        </w:r>
        <w:r w:rsidDel="002260E7">
          <w:rPr>
            <w:rFonts w:ascii="Arial" w:eastAsia="Arial" w:hAnsi="Arial" w:cs="Arial"/>
            <w:i/>
            <w:iCs/>
            <w:sz w:val="27"/>
            <w:szCs w:val="27"/>
            <w:vertAlign w:val="superscript"/>
          </w:rPr>
          <w:delText>n</w:delText>
        </w:r>
        <w:r w:rsidDel="002260E7">
          <w:rPr>
            <w:sz w:val="20"/>
            <w:szCs w:val="20"/>
          </w:rPr>
          <w:tab/>
        </w:r>
        <w:r w:rsidDel="002260E7">
          <w:rPr>
            <w:rFonts w:ascii="Arial" w:eastAsia="Arial" w:hAnsi="Arial" w:cs="Arial"/>
            <w:sz w:val="20"/>
            <w:szCs w:val="20"/>
          </w:rPr>
          <w:delText xml:space="preserve">1 </w:delText>
        </w:r>
        <w:r w:rsidDel="002260E7">
          <w:rPr>
            <w:rFonts w:eastAsia="Times New Roman"/>
            <w:sz w:val="20"/>
            <w:szCs w:val="20"/>
          </w:rPr>
          <w:delText>=</w:delText>
        </w:r>
        <w:r w:rsidDel="002260E7">
          <w:rPr>
            <w:sz w:val="20"/>
            <w:szCs w:val="20"/>
          </w:rPr>
          <w:tab/>
        </w:r>
        <w:r w:rsidDel="002260E7">
          <w:rPr>
            <w:rFonts w:ascii="Arial" w:eastAsia="Arial" w:hAnsi="Arial" w:cs="Arial"/>
            <w:i/>
            <w:iCs/>
            <w:sz w:val="27"/>
            <w:szCs w:val="27"/>
            <w:vertAlign w:val="subscript"/>
          </w:rPr>
          <w:delText>d</w:delText>
        </w:r>
        <w:r w:rsidDel="002260E7">
          <w:rPr>
            <w:rFonts w:eastAsia="Times New Roman"/>
            <w:sz w:val="18"/>
            <w:szCs w:val="18"/>
          </w:rPr>
          <w:delText>(</w:delText>
        </w:r>
        <w:r w:rsidDel="002260E7">
          <w:rPr>
            <w:rFonts w:ascii="Arial" w:eastAsia="Arial" w:hAnsi="Arial" w:cs="Arial"/>
            <w:i/>
            <w:iCs/>
            <w:sz w:val="18"/>
            <w:szCs w:val="18"/>
          </w:rPr>
          <w:delText>x</w:delText>
        </w:r>
        <w:r w:rsidDel="002260E7">
          <w:rPr>
            <w:rFonts w:eastAsia="Times New Roman"/>
            <w:sz w:val="18"/>
            <w:szCs w:val="18"/>
          </w:rPr>
          <w:delText>)</w:delText>
        </w:r>
        <w:r w:rsidDel="002260E7">
          <w:rPr>
            <w:rFonts w:eastAsia="Times New Roman"/>
            <w:i/>
            <w:iCs/>
            <w:sz w:val="18"/>
            <w:szCs w:val="18"/>
          </w:rPr>
          <w:delText>:</w:delText>
        </w:r>
      </w:del>
    </w:p>
    <w:p w:rsidR="00A33515" w:rsidDel="002260E7" w:rsidRDefault="001A4D22">
      <w:pPr>
        <w:ind w:left="3660"/>
        <w:rPr>
          <w:del w:id="13716" w:author="Admin" w:date="2019-02-19T02:10:00Z"/>
          <w:sz w:val="20"/>
          <w:szCs w:val="20"/>
        </w:rPr>
      </w:pPr>
      <w:del w:id="13717" w:author="Admin" w:date="2019-02-19T02:10:00Z">
        <w:r w:rsidDel="002260E7">
          <w:rPr>
            <w:rFonts w:ascii="Arial" w:eastAsia="Arial" w:hAnsi="Arial" w:cs="Arial"/>
            <w:i/>
            <w:iCs/>
            <w:sz w:val="14"/>
            <w:szCs w:val="14"/>
          </w:rPr>
          <w:delText>d</w:delText>
        </w:r>
        <w:r w:rsidDel="002260E7">
          <w:rPr>
            <w:rFonts w:eastAsia="Times New Roman"/>
            <w:i/>
            <w:iCs/>
            <w:sz w:val="14"/>
            <w:szCs w:val="14"/>
          </w:rPr>
          <w:delText>j</w:delText>
        </w:r>
        <w:r w:rsidDel="002260E7">
          <w:rPr>
            <w:rFonts w:ascii="Arial" w:eastAsia="Arial" w:hAnsi="Arial" w:cs="Arial"/>
            <w:i/>
            <w:iCs/>
            <w:sz w:val="14"/>
            <w:szCs w:val="14"/>
          </w:rPr>
          <w:delText>n</w:delText>
        </w:r>
      </w:del>
    </w:p>
    <w:p w:rsidR="00A33515" w:rsidDel="002260E7" w:rsidRDefault="00A33515">
      <w:pPr>
        <w:spacing w:line="150" w:lineRule="exact"/>
        <w:rPr>
          <w:del w:id="13718" w:author="Admin" w:date="2019-02-19T02:10:00Z"/>
          <w:sz w:val="20"/>
          <w:szCs w:val="20"/>
        </w:rPr>
      </w:pPr>
    </w:p>
    <w:p w:rsidR="00A33515" w:rsidDel="002260E7" w:rsidRDefault="001A4D22">
      <w:pPr>
        <w:tabs>
          <w:tab w:val="left" w:pos="3080"/>
        </w:tabs>
        <w:ind w:left="500"/>
        <w:rPr>
          <w:del w:id="13719" w:author="Admin" w:date="2019-02-19T02:10:00Z"/>
          <w:sz w:val="20"/>
          <w:szCs w:val="20"/>
        </w:rPr>
      </w:pPr>
      <w:del w:id="13720" w:author="Admin" w:date="2019-02-19T02:10:00Z">
        <w:r w:rsidDel="002260E7">
          <w:rPr>
            <w:rFonts w:ascii="Arial" w:eastAsia="Arial" w:hAnsi="Arial" w:cs="Arial"/>
            <w:sz w:val="20"/>
            <w:szCs w:val="20"/>
          </w:rPr>
          <w:delText>Покажите, что многочлен</w:delText>
        </w:r>
        <w:r w:rsidDel="002260E7">
          <w:rPr>
            <w:sz w:val="20"/>
            <w:szCs w:val="20"/>
          </w:rPr>
          <w:tab/>
        </w:r>
        <w:r w:rsidDel="002260E7">
          <w:rPr>
            <w:rFonts w:ascii="Arial" w:eastAsia="Arial" w:hAnsi="Arial" w:cs="Arial"/>
            <w:i/>
            <w:iCs/>
            <w:sz w:val="28"/>
            <w:szCs w:val="28"/>
            <w:vertAlign w:val="subscript"/>
          </w:rPr>
          <w:delText>n</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eastAsia="Times New Roman"/>
            <w:sz w:val="19"/>
            <w:szCs w:val="19"/>
          </w:rPr>
          <w:delText>)</w:delText>
        </w:r>
        <w:r w:rsidDel="002260E7">
          <w:rPr>
            <w:rFonts w:ascii="Arial" w:eastAsia="Arial" w:hAnsi="Arial" w:cs="Arial"/>
            <w:i/>
            <w:iCs/>
            <w:sz w:val="28"/>
            <w:szCs w:val="28"/>
          </w:rPr>
          <w:delText xml:space="preserve"> </w:delText>
        </w:r>
        <w:r w:rsidDel="002260E7">
          <w:rPr>
            <w:rFonts w:ascii="Arial" w:eastAsia="Arial" w:hAnsi="Arial" w:cs="Arial"/>
            <w:sz w:val="19"/>
            <w:szCs w:val="19"/>
          </w:rPr>
          <w:delText>неприводим над</w:delText>
        </w:r>
        <w:r w:rsidDel="002260E7">
          <w:rPr>
            <w:rFonts w:ascii="Arial" w:eastAsia="Arial" w:hAnsi="Arial" w:cs="Arial"/>
            <w:i/>
            <w:iCs/>
            <w:sz w:val="28"/>
            <w:szCs w:val="28"/>
          </w:rPr>
          <w:delText xml:space="preserve"> </w:delText>
        </w:r>
        <w:r w:rsidDel="002260E7">
          <w:rPr>
            <w:rFonts w:eastAsia="Times New Roman"/>
            <w:sz w:val="19"/>
            <w:szCs w:val="19"/>
          </w:rPr>
          <w:delText>Q</w:delText>
        </w:r>
        <w:r w:rsidDel="002260E7">
          <w:rPr>
            <w:rFonts w:ascii="Arial" w:eastAsia="Arial" w:hAnsi="Arial" w:cs="Arial"/>
            <w:sz w:val="19"/>
            <w:szCs w:val="19"/>
          </w:rPr>
          <w:delText>.</w:delText>
        </w:r>
      </w:del>
    </w:p>
    <w:p w:rsidR="00A33515" w:rsidDel="002260E7" w:rsidRDefault="00A33515">
      <w:pPr>
        <w:spacing w:line="107" w:lineRule="exact"/>
        <w:rPr>
          <w:del w:id="13721" w:author="Admin" w:date="2019-02-19T02:10:00Z"/>
          <w:sz w:val="20"/>
          <w:szCs w:val="20"/>
        </w:rPr>
      </w:pPr>
    </w:p>
    <w:p w:rsidR="00A33515" w:rsidDel="002260E7" w:rsidRDefault="001A4D22">
      <w:pPr>
        <w:ind w:left="2980"/>
        <w:rPr>
          <w:del w:id="13722" w:author="Admin" w:date="2019-02-19T02:10:00Z"/>
          <w:sz w:val="20"/>
          <w:szCs w:val="20"/>
        </w:rPr>
      </w:pPr>
      <w:del w:id="13723"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334</w:delText>
        </w:r>
        <w:r w:rsidDel="002260E7">
          <w:rPr>
            <w:rFonts w:ascii="Arial" w:eastAsia="Arial" w:hAnsi="Arial" w:cs="Arial"/>
            <w:sz w:val="20"/>
            <w:szCs w:val="20"/>
          </w:rPr>
          <w:delText xml:space="preserve"> −</w:delText>
        </w:r>
      </w:del>
    </w:p>
    <w:p w:rsidR="00A33515" w:rsidDel="002260E7" w:rsidRDefault="00A33515">
      <w:pPr>
        <w:rPr>
          <w:del w:id="13724"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3725" w:author="Admin" w:date="2019-02-19T02:10:00Z"/>
          <w:sz w:val="20"/>
          <w:szCs w:val="20"/>
        </w:rPr>
      </w:pPr>
      <w:bookmarkStart w:id="13726" w:name="page345"/>
      <w:bookmarkEnd w:id="13726"/>
      <w:del w:id="13727"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15" w:lineRule="exact"/>
        <w:rPr>
          <w:del w:id="13728" w:author="Admin" w:date="2019-02-19T02:10:00Z"/>
          <w:sz w:val="20"/>
          <w:szCs w:val="20"/>
        </w:rPr>
      </w:pPr>
    </w:p>
    <w:p w:rsidR="00A33515" w:rsidDel="002260E7" w:rsidRDefault="001A4D22">
      <w:pPr>
        <w:numPr>
          <w:ilvl w:val="0"/>
          <w:numId w:val="798"/>
        </w:numPr>
        <w:tabs>
          <w:tab w:val="left" w:pos="500"/>
        </w:tabs>
        <w:spacing w:line="278" w:lineRule="auto"/>
        <w:ind w:left="500" w:hanging="273"/>
        <w:jc w:val="both"/>
        <w:rPr>
          <w:del w:id="13729" w:author="Admin" w:date="2019-02-19T02:10:00Z"/>
          <w:rFonts w:ascii="Arial" w:eastAsia="Arial" w:hAnsi="Arial" w:cs="Arial"/>
          <w:b/>
          <w:bCs/>
          <w:sz w:val="20"/>
          <w:szCs w:val="20"/>
        </w:rPr>
        <w:pPrChange w:id="13730" w:author="Admin" w:date="2019-02-19T00:19:00Z">
          <w:pPr>
            <w:numPr>
              <w:numId w:val="801"/>
            </w:numPr>
            <w:tabs>
              <w:tab w:val="left" w:pos="500"/>
            </w:tabs>
            <w:spacing w:line="278" w:lineRule="auto"/>
            <w:ind w:left="500" w:hanging="273"/>
            <w:jc w:val="both"/>
          </w:pPr>
        </w:pPrChange>
      </w:pPr>
      <w:del w:id="13731" w:author="Admin" w:date="2019-02-19T02:10:00Z">
        <w:r w:rsidDel="002260E7">
          <w:rPr>
            <w:rFonts w:ascii="Arial" w:eastAsia="Arial" w:hAnsi="Arial" w:cs="Arial"/>
            <w:sz w:val="20"/>
            <w:szCs w:val="20"/>
          </w:rPr>
          <w:delText xml:space="preserve">Для каких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многочлен </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взятый по модулю простого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(что кор-ректно, так как он с целыми коэффициентами), приводим в поле из </w:delText>
        </w:r>
        <w:r w:rsidDel="002260E7">
          <w:rPr>
            <w:rFonts w:ascii="Arial" w:eastAsia="Arial" w:hAnsi="Arial" w:cs="Arial"/>
            <w:i/>
            <w:iCs/>
            <w:sz w:val="20"/>
            <w:szCs w:val="20"/>
          </w:rPr>
          <w:delText xml:space="preserve">p </w:delText>
        </w:r>
        <w:r w:rsidDel="002260E7">
          <w:rPr>
            <w:rFonts w:ascii="Arial" w:eastAsia="Arial" w:hAnsi="Arial" w:cs="Arial"/>
            <w:sz w:val="20"/>
            <w:szCs w:val="20"/>
          </w:rPr>
          <w:delText>элементов?</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Например,</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при</w:delText>
        </w:r>
        <w:r w:rsidDel="002260E7">
          <w:rPr>
            <w:rFonts w:ascii="Arial" w:eastAsia="Arial" w:hAnsi="Arial" w:cs="Arial"/>
            <w:i/>
            <w:iCs/>
            <w:sz w:val="20"/>
            <w:szCs w:val="20"/>
          </w:rPr>
          <w:delText xml:space="preserve"> p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11?</w:delText>
        </w:r>
      </w:del>
    </w:p>
    <w:p w:rsidR="00A33515" w:rsidDel="002260E7" w:rsidRDefault="00A33515">
      <w:pPr>
        <w:rPr>
          <w:del w:id="13732"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128" w:lineRule="exact"/>
        <w:rPr>
          <w:del w:id="13733" w:author="Admin" w:date="2019-02-19T02:10:00Z"/>
          <w:sz w:val="20"/>
          <w:szCs w:val="20"/>
        </w:rPr>
      </w:pPr>
    </w:p>
    <w:p w:rsidR="00A33515" w:rsidDel="002260E7" w:rsidRDefault="001A4D22">
      <w:pPr>
        <w:spacing w:line="306" w:lineRule="auto"/>
        <w:ind w:left="500" w:hanging="270"/>
        <w:rPr>
          <w:del w:id="13734" w:author="Admin" w:date="2019-02-19T02:10:00Z"/>
          <w:sz w:val="20"/>
          <w:szCs w:val="20"/>
        </w:rPr>
      </w:pPr>
      <w:del w:id="13735" w:author="Admin" w:date="2019-02-19T02:10:00Z">
        <w:r w:rsidDel="002260E7">
          <w:rPr>
            <w:rFonts w:ascii="Arial" w:eastAsia="Arial" w:hAnsi="Arial" w:cs="Arial"/>
            <w:b/>
            <w:bCs/>
            <w:sz w:val="20"/>
            <w:szCs w:val="20"/>
          </w:rPr>
          <w:delText xml:space="preserve">5. </w:delText>
        </w:r>
        <w:r w:rsidDel="002260E7">
          <w:rPr>
            <w:rFonts w:ascii="Arial" w:eastAsia="Arial" w:hAnsi="Arial" w:cs="Arial"/>
            <w:sz w:val="20"/>
            <w:szCs w:val="20"/>
          </w:rPr>
          <w:delText>Покажите,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над полем из</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p</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элементов многочлен</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13"/>
            <w:szCs w:val="13"/>
          </w:rPr>
          <w:delText>p</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водим. Покажите, что он является делителем </w:delText>
        </w:r>
        <w:r w:rsidDel="002260E7">
          <w:rPr>
            <w:rFonts w:ascii="Arial" w:eastAsia="Arial" w:hAnsi="Arial" w:cs="Arial"/>
            <w:i/>
            <w:iCs/>
            <w:sz w:val="20"/>
            <w:szCs w:val="20"/>
          </w:rPr>
          <w:delText>x</w:delText>
        </w:r>
        <w:r w:rsidDel="002260E7">
          <w:rPr>
            <w:rFonts w:ascii="Arial" w:eastAsia="Arial" w:hAnsi="Arial" w:cs="Arial"/>
            <w:i/>
            <w:iCs/>
            <w:sz w:val="13"/>
            <w:szCs w:val="13"/>
          </w:rPr>
          <w:delText>p</w:delText>
        </w:r>
        <w:r w:rsidDel="002260E7">
          <w:rPr>
            <w:rFonts w:ascii="Arial" w:eastAsia="Arial" w:hAnsi="Arial" w:cs="Arial"/>
            <w:sz w:val="20"/>
            <w:szCs w:val="20"/>
          </w:rPr>
          <w:delText xml:space="preserve"> </w:delText>
        </w:r>
        <w:r w:rsidDel="002260E7">
          <w:rPr>
            <w:rFonts w:ascii="Arial" w:eastAsia="Arial" w:hAnsi="Arial" w:cs="Arial"/>
            <w:sz w:val="13"/>
            <w:szCs w:val="13"/>
          </w:rPr>
          <w:delText>1</w:delText>
        </w:r>
        <w:r w:rsidDel="002260E7">
          <w:rPr>
            <w:rFonts w:ascii="Arial" w:eastAsia="Arial" w:hAnsi="Arial" w:cs="Arial"/>
            <w:sz w:val="20"/>
            <w:szCs w:val="20"/>
          </w:rPr>
          <w:delText xml:space="preserve"> какого </w:delText>
        </w:r>
        <w:r w:rsidDel="002260E7">
          <w:rPr>
            <w:rFonts w:ascii="Arial" w:eastAsia="Arial" w:hAnsi="Arial" w:cs="Arial"/>
            <w:i/>
            <w:iCs/>
            <w:sz w:val="13"/>
            <w:szCs w:val="13"/>
          </w:rPr>
          <w:delText>d</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является </w:delText>
        </w:r>
        <w:r w:rsidDel="002260E7">
          <w:rPr>
            <w:rFonts w:ascii="Arial" w:eastAsia="Arial" w:hAnsi="Arial" w:cs="Arial"/>
            <w:i/>
            <w:iCs/>
            <w:sz w:val="20"/>
            <w:szCs w:val="20"/>
          </w:rPr>
          <w:delText>x</w:delText>
        </w:r>
        <w:r w:rsidDel="002260E7">
          <w:rPr>
            <w:rFonts w:ascii="Arial" w:eastAsia="Arial" w:hAnsi="Arial" w:cs="Arial"/>
            <w:i/>
            <w:iCs/>
            <w:sz w:val="13"/>
            <w:szCs w:val="13"/>
          </w:rPr>
          <w:delText>p</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w:delText>
        </w:r>
      </w:del>
    </w:p>
    <w:p w:rsidR="00A33515" w:rsidDel="002260E7" w:rsidRDefault="001A4D22">
      <w:pPr>
        <w:spacing w:line="20" w:lineRule="exact"/>
        <w:rPr>
          <w:del w:id="13736" w:author="Admin" w:date="2019-02-19T02:10:00Z"/>
          <w:sz w:val="20"/>
          <w:szCs w:val="20"/>
        </w:rPr>
      </w:pPr>
      <w:del w:id="13737" w:author="Admin" w:date="2019-02-19T02:10:00Z">
        <w:r w:rsidDel="002260E7">
          <w:rPr>
            <w:sz w:val="20"/>
            <w:szCs w:val="20"/>
          </w:rPr>
          <w:br w:type="column"/>
        </w:r>
      </w:del>
    </w:p>
    <w:p w:rsidR="00A33515" w:rsidDel="002260E7" w:rsidRDefault="00A33515">
      <w:pPr>
        <w:spacing w:line="119" w:lineRule="exact"/>
        <w:rPr>
          <w:del w:id="13738" w:author="Admin" w:date="2019-02-19T02:10:00Z"/>
          <w:sz w:val="20"/>
          <w:szCs w:val="20"/>
        </w:rPr>
      </w:pPr>
    </w:p>
    <w:p w:rsidR="00A33515" w:rsidDel="002260E7" w:rsidRDefault="001A4D22">
      <w:pPr>
        <w:spacing w:line="331" w:lineRule="auto"/>
        <w:ind w:firstLine="150"/>
        <w:jc w:val="both"/>
        <w:rPr>
          <w:del w:id="13739" w:author="Admin" w:date="2019-02-19T02:10:00Z"/>
          <w:sz w:val="20"/>
          <w:szCs w:val="20"/>
        </w:rPr>
      </w:pPr>
      <w:del w:id="13740" w:author="Admin" w:date="2019-02-19T02:10:00Z">
        <w:r w:rsidDel="002260E7">
          <w:rPr>
            <w:rFonts w:ascii="Arial" w:eastAsia="Arial" w:hAnsi="Arial" w:cs="Arial"/>
            <w:i/>
            <w:iCs/>
            <w:sz w:val="19"/>
            <w:szCs w:val="19"/>
          </w:rPr>
          <w:delText>x</w:delText>
        </w:r>
        <w:r w:rsidDel="002260E7">
          <w:rPr>
            <w:rFonts w:eastAsia="Times New Roman"/>
            <w:sz w:val="19"/>
            <w:szCs w:val="19"/>
          </w:rPr>
          <w:delText>+</w:delText>
        </w:r>
        <w:r w:rsidDel="002260E7">
          <w:rPr>
            <w:rFonts w:ascii="Arial" w:eastAsia="Arial" w:hAnsi="Arial" w:cs="Arial"/>
            <w:sz w:val="19"/>
            <w:szCs w:val="19"/>
          </w:rPr>
          <w:delText>1</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непри-1. Делителем</w:delText>
        </w:r>
      </w:del>
    </w:p>
    <w:p w:rsidR="00A33515" w:rsidDel="002260E7" w:rsidRDefault="00A33515">
      <w:pPr>
        <w:spacing w:line="358" w:lineRule="exact"/>
        <w:rPr>
          <w:del w:id="13741" w:author="Admin" w:date="2019-02-19T02:10:00Z"/>
          <w:sz w:val="20"/>
          <w:szCs w:val="20"/>
        </w:rPr>
      </w:pPr>
    </w:p>
    <w:p w:rsidR="00A33515" w:rsidDel="002260E7" w:rsidRDefault="00A33515">
      <w:pPr>
        <w:rPr>
          <w:del w:id="13742" w:author="Admin" w:date="2019-02-19T02:10:00Z"/>
        </w:rPr>
        <w:sectPr w:rsidR="00A33515" w:rsidDel="002260E7">
          <w:type w:val="continuous"/>
          <w:pgSz w:w="8220" w:h="12472"/>
          <w:pgMar w:top="639" w:right="720" w:bottom="0" w:left="720" w:header="0" w:footer="0" w:gutter="0"/>
          <w:cols w:num="2" w:space="720" w:equalWidth="0">
            <w:col w:w="5500" w:space="40"/>
            <w:col w:w="1240"/>
          </w:cols>
        </w:sectPr>
      </w:pPr>
    </w:p>
    <w:p w:rsidR="00A33515" w:rsidDel="002260E7" w:rsidRDefault="001A4D22">
      <w:pPr>
        <w:numPr>
          <w:ilvl w:val="0"/>
          <w:numId w:val="799"/>
        </w:numPr>
        <w:tabs>
          <w:tab w:val="left" w:pos="500"/>
        </w:tabs>
        <w:spacing w:line="263" w:lineRule="auto"/>
        <w:ind w:left="500" w:hanging="273"/>
        <w:jc w:val="both"/>
        <w:rPr>
          <w:del w:id="13743" w:author="Admin" w:date="2019-02-19T02:10:00Z"/>
          <w:rFonts w:ascii="Arial" w:eastAsia="Arial" w:hAnsi="Arial" w:cs="Arial"/>
          <w:b/>
          <w:bCs/>
          <w:sz w:val="20"/>
          <w:szCs w:val="20"/>
        </w:rPr>
        <w:pPrChange w:id="13744" w:author="Admin" w:date="2019-02-19T00:19:00Z">
          <w:pPr>
            <w:numPr>
              <w:numId w:val="802"/>
            </w:numPr>
            <w:tabs>
              <w:tab w:val="left" w:pos="500"/>
            </w:tabs>
            <w:spacing w:line="263" w:lineRule="auto"/>
            <w:ind w:left="500" w:hanging="273"/>
            <w:jc w:val="both"/>
          </w:pPr>
        </w:pPrChange>
      </w:pPr>
      <w:del w:id="13745" w:author="Admin" w:date="2019-02-19T02:10:00Z">
        <w:r w:rsidDel="002260E7">
          <w:rPr>
            <w:rFonts w:ascii="Arial" w:eastAsia="Arial" w:hAnsi="Arial" w:cs="Arial"/>
            <w:sz w:val="20"/>
            <w:szCs w:val="20"/>
          </w:rPr>
          <w:lastRenderedPageBreak/>
          <w:delText xml:space="preserve">Рассмотрим некоторый целочисленный многочлен </w:delText>
        </w:r>
        <w:r w:rsidDel="002260E7">
          <w:rPr>
            <w:rFonts w:ascii="Arial" w:eastAsia="Arial" w:hAnsi="Arial" w:cs="Arial"/>
            <w:i/>
            <w:iCs/>
            <w:sz w:val="20"/>
            <w:szCs w:val="20"/>
          </w:rPr>
          <w:delText>g</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xml:space="preserve">. На-пример, </w:delText>
        </w:r>
        <w:r w:rsidDel="002260E7">
          <w:rPr>
            <w:rFonts w:ascii="Arial" w:eastAsia="Arial" w:hAnsi="Arial" w:cs="Arial"/>
            <w:i/>
            <w:iCs/>
            <w:sz w:val="20"/>
            <w:szCs w:val="20"/>
          </w:rPr>
          <w:delText>g</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ay</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 xml:space="preserve">. Для каких </w:delText>
        </w:r>
        <w:r w:rsidDel="002260E7">
          <w:rPr>
            <w:rFonts w:ascii="Arial" w:eastAsia="Arial" w:hAnsi="Arial" w:cs="Arial"/>
            <w:i/>
            <w:iCs/>
            <w:sz w:val="20"/>
            <w:szCs w:val="20"/>
          </w:rPr>
          <w:delText>g</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многочлен </w:delText>
        </w:r>
        <w:r w:rsidDel="002260E7">
          <w:rPr>
            <w:rFonts w:ascii="Arial" w:eastAsia="Arial" w:hAnsi="Arial" w:cs="Arial"/>
            <w:i/>
            <w:iCs/>
            <w:sz w:val="27"/>
            <w:szCs w:val="27"/>
            <w:vertAlign w:val="subscript"/>
          </w:rPr>
          <w:delText>d</w:delText>
        </w:r>
        <w:r w:rsidDel="002260E7">
          <w:rPr>
            <w:rFonts w:eastAsia="Times New Roman"/>
            <w:sz w:val="20"/>
            <w:szCs w:val="20"/>
          </w:rPr>
          <w:delText>(</w:delText>
        </w:r>
        <w:r w:rsidDel="002260E7">
          <w:rPr>
            <w:rFonts w:ascii="Arial" w:eastAsia="Arial" w:hAnsi="Arial" w:cs="Arial"/>
            <w:i/>
            <w:iCs/>
            <w:sz w:val="20"/>
            <w:szCs w:val="20"/>
          </w:rPr>
          <w:delText>g</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xml:space="preserve"> не являет-ся неприводимым над </w:delText>
        </w:r>
        <w:r w:rsidDel="002260E7">
          <w:rPr>
            <w:rFonts w:eastAsia="Times New Roman"/>
            <w:sz w:val="20"/>
            <w:szCs w:val="20"/>
          </w:rPr>
          <w:delText>Q</w:delText>
        </w:r>
        <w:r w:rsidDel="002260E7">
          <w:rPr>
            <w:rFonts w:ascii="Arial" w:eastAsia="Arial" w:hAnsi="Arial" w:cs="Arial"/>
            <w:sz w:val="20"/>
            <w:szCs w:val="20"/>
          </w:rPr>
          <w:delText>?</w:delText>
        </w:r>
      </w:del>
    </w:p>
    <w:p w:rsidR="00A33515" w:rsidDel="002260E7" w:rsidRDefault="00A33515">
      <w:pPr>
        <w:spacing w:line="53" w:lineRule="exact"/>
        <w:rPr>
          <w:del w:id="13746" w:author="Admin" w:date="2019-02-19T02:10:00Z"/>
          <w:rFonts w:ascii="Arial" w:eastAsia="Arial" w:hAnsi="Arial" w:cs="Arial"/>
          <w:b/>
          <w:bCs/>
          <w:sz w:val="20"/>
          <w:szCs w:val="20"/>
        </w:rPr>
      </w:pPr>
    </w:p>
    <w:p w:rsidR="00A33515" w:rsidDel="002260E7" w:rsidRDefault="001A4D22">
      <w:pPr>
        <w:numPr>
          <w:ilvl w:val="0"/>
          <w:numId w:val="799"/>
        </w:numPr>
        <w:tabs>
          <w:tab w:val="left" w:pos="500"/>
        </w:tabs>
        <w:spacing w:line="276" w:lineRule="auto"/>
        <w:ind w:left="500" w:hanging="262"/>
        <w:jc w:val="both"/>
        <w:rPr>
          <w:del w:id="13747" w:author="Admin" w:date="2019-02-19T02:10:00Z"/>
          <w:rFonts w:ascii="Arial" w:eastAsia="Arial" w:hAnsi="Arial" w:cs="Arial"/>
          <w:b/>
          <w:bCs/>
          <w:sz w:val="20"/>
          <w:szCs w:val="20"/>
        </w:rPr>
        <w:pPrChange w:id="13748" w:author="Admin" w:date="2019-02-19T00:19:00Z">
          <w:pPr>
            <w:numPr>
              <w:numId w:val="802"/>
            </w:numPr>
            <w:tabs>
              <w:tab w:val="left" w:pos="500"/>
            </w:tabs>
            <w:spacing w:line="276" w:lineRule="auto"/>
            <w:ind w:left="500" w:hanging="262"/>
            <w:jc w:val="both"/>
          </w:pPr>
        </w:pPrChange>
      </w:pPr>
      <w:del w:id="13749" w:author="Admin" w:date="2019-02-19T02:10:00Z">
        <w:r w:rsidDel="002260E7">
          <w:rPr>
            <w:rFonts w:ascii="Arial" w:eastAsia="Arial" w:hAnsi="Arial" w:cs="Arial"/>
            <w:sz w:val="20"/>
            <w:szCs w:val="20"/>
          </w:rPr>
          <w:delText xml:space="preserve">Что можно сказать, если вместо </w:delText>
        </w:r>
        <w:r w:rsidDel="002260E7">
          <w:rPr>
            <w:rFonts w:ascii="Arial" w:eastAsia="Arial" w:hAnsi="Arial" w:cs="Arial"/>
            <w:i/>
            <w:iCs/>
            <w:sz w:val="27"/>
            <w:szCs w:val="27"/>
            <w:vertAlign w:val="subscript"/>
          </w:rPr>
          <w:delText>d</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взять какой-то другой непри-водимый многочлен? Можно ли взять </w:delText>
        </w:r>
        <w:r w:rsidDel="002260E7">
          <w:rPr>
            <w:rFonts w:ascii="Arial" w:eastAsia="Arial" w:hAnsi="Arial" w:cs="Arial"/>
            <w:i/>
            <w:iCs/>
            <w:sz w:val="20"/>
            <w:szCs w:val="20"/>
          </w:rPr>
          <w:delText>g</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xml:space="preserve"> маленькой степени (ме-ньше степени исходного многочлена)? Бесконечно ли число таких </w:delText>
        </w:r>
        <w:r w:rsidDel="002260E7">
          <w:rPr>
            <w:rFonts w:ascii="Arial" w:eastAsia="Arial" w:hAnsi="Arial" w:cs="Arial"/>
            <w:i/>
            <w:iCs/>
            <w:sz w:val="20"/>
            <w:szCs w:val="20"/>
          </w:rPr>
          <w:delText>g</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268" w:lineRule="exact"/>
        <w:rPr>
          <w:del w:id="13750" w:author="Admin" w:date="2019-02-19T02:10:00Z"/>
          <w:sz w:val="20"/>
          <w:szCs w:val="20"/>
        </w:rPr>
      </w:pPr>
    </w:p>
    <w:p w:rsidR="00A33515" w:rsidDel="002260E7" w:rsidRDefault="001A4D22">
      <w:pPr>
        <w:rPr>
          <w:del w:id="13751" w:author="Admin" w:date="2019-02-19T02:10:00Z"/>
          <w:sz w:val="20"/>
          <w:szCs w:val="20"/>
        </w:rPr>
      </w:pPr>
      <w:del w:id="13752" w:author="Admin" w:date="2019-02-19T02:10:00Z">
        <w:r w:rsidDel="002260E7">
          <w:rPr>
            <w:rFonts w:ascii="Arial" w:eastAsia="Arial" w:hAnsi="Arial" w:cs="Arial"/>
            <w:b/>
            <w:bCs/>
            <w:sz w:val="26"/>
            <w:szCs w:val="26"/>
          </w:rPr>
          <w:delText>Задача 12. Выпуклые функции</w:delText>
        </w:r>
      </w:del>
    </w:p>
    <w:p w:rsidR="00A33515" w:rsidDel="002260E7" w:rsidRDefault="00A33515">
      <w:pPr>
        <w:spacing w:line="168" w:lineRule="exact"/>
        <w:rPr>
          <w:del w:id="13753" w:author="Admin" w:date="2019-02-19T02:10:00Z"/>
          <w:sz w:val="20"/>
          <w:szCs w:val="20"/>
        </w:rPr>
      </w:pPr>
    </w:p>
    <w:p w:rsidR="00A33515" w:rsidDel="002260E7" w:rsidRDefault="001A4D22">
      <w:pPr>
        <w:ind w:left="200"/>
        <w:rPr>
          <w:del w:id="13754" w:author="Admin" w:date="2019-02-19T02:10:00Z"/>
          <w:sz w:val="20"/>
          <w:szCs w:val="20"/>
        </w:rPr>
      </w:pPr>
      <w:del w:id="13755" w:author="Admin" w:date="2019-02-19T02:10:00Z">
        <w:r w:rsidDel="002260E7">
          <w:rPr>
            <w:rFonts w:ascii="Arial" w:eastAsia="Arial" w:hAnsi="Arial" w:cs="Arial"/>
            <w:sz w:val="20"/>
            <w:szCs w:val="20"/>
          </w:rPr>
          <w:delText xml:space="preserve">Напомним, что функция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i/>
            <w:iCs/>
            <w:sz w:val="27"/>
            <w:szCs w:val="27"/>
            <w:vertAlign w:val="superscript"/>
          </w:rPr>
          <w:delText>d</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0"/>
            <w:szCs w:val="20"/>
          </w:rPr>
          <w:delText xml:space="preserve"> называется выпуклой, если</w:delText>
        </w:r>
      </w:del>
    </w:p>
    <w:p w:rsidR="00A33515" w:rsidDel="002260E7" w:rsidRDefault="00A33515">
      <w:pPr>
        <w:spacing w:line="171" w:lineRule="exact"/>
        <w:rPr>
          <w:del w:id="13756" w:author="Admin" w:date="2019-02-19T02:10:00Z"/>
          <w:sz w:val="20"/>
          <w:szCs w:val="20"/>
        </w:rPr>
      </w:pPr>
    </w:p>
    <w:p w:rsidR="002260E7" w:rsidDel="002260E7" w:rsidRDefault="002260E7">
      <w:pPr>
        <w:rPr>
          <w:del w:id="13757" w:author="Admin" w:date="2019-02-19T02:10:00Z"/>
          <w:sz w:val="20"/>
          <w:szCs w:val="20"/>
        </w:rPr>
      </w:pPr>
      <w:del w:id="13758" w:author="Admin" w:date="2019-02-19T02:10:00Z">
        <w:r w:rsidDel="002260E7">
          <w:rPr>
            <w:rFonts w:eastAsia="Times New Roman"/>
            <w:i/>
            <w:iCs/>
            <w:sz w:val="20"/>
            <w:szCs w:val="20"/>
          </w:rPr>
          <w:delText>8</w:delText>
        </w:r>
        <w:r w:rsidDel="002260E7">
          <w:rPr>
            <w:rFonts w:ascii="Arial" w:eastAsia="Arial" w:hAnsi="Arial" w:cs="Arial"/>
            <w:i/>
            <w:iCs/>
            <w:sz w:val="20"/>
            <w:szCs w:val="20"/>
          </w:rPr>
          <w:delText>x</w:delText>
        </w:r>
        <w:r w:rsidDel="002260E7">
          <w:rPr>
            <w:rFonts w:eastAsia="Times New Roman"/>
            <w:i/>
            <w:iCs/>
            <w:sz w:val="20"/>
            <w:szCs w:val="20"/>
          </w:rPr>
          <w:delText xml:space="preserve">; </w:delText>
        </w:r>
        <w:r w:rsidDel="002260E7">
          <w:rPr>
            <w:rFonts w:ascii="Arial" w:eastAsia="Arial" w:hAnsi="Arial" w:cs="Arial"/>
            <w:i/>
            <w:iCs/>
            <w:sz w:val="20"/>
            <w:szCs w:val="20"/>
          </w:rPr>
          <w:delText>y</w:delText>
        </w:r>
        <w:r w:rsidDel="002260E7">
          <w:rPr>
            <w:rFonts w:eastAsia="Times New Roman"/>
            <w:i/>
            <w:iCs/>
            <w:sz w:val="20"/>
            <w:szCs w:val="20"/>
          </w:rPr>
          <w:delText xml:space="preserve"> 2 </w:delText>
        </w:r>
        <w:r w:rsidDel="002260E7">
          <w:rPr>
            <w:rFonts w:eastAsia="Times New Roman"/>
            <w:sz w:val="20"/>
            <w:szCs w:val="20"/>
          </w:rPr>
          <w:delText>R</w:delText>
        </w:r>
        <w:r w:rsidDel="002260E7">
          <w:rPr>
            <w:rFonts w:ascii="Arial" w:eastAsia="Arial" w:hAnsi="Arial" w:cs="Arial"/>
            <w:i/>
            <w:iCs/>
            <w:sz w:val="27"/>
            <w:szCs w:val="27"/>
            <w:vertAlign w:val="superscript"/>
          </w:rPr>
          <w:delText>d</w:delText>
        </w:r>
        <w:r w:rsidDel="002260E7">
          <w:rPr>
            <w:rFonts w:eastAsia="Times New Roman"/>
            <w:i/>
            <w:iCs/>
            <w:sz w:val="20"/>
            <w:szCs w:val="20"/>
          </w:rPr>
          <w:delText xml:space="preserve">; </w:delText>
        </w:r>
        <w:r w:rsidDel="002260E7">
          <w:rPr>
            <w:rFonts w:ascii="Arial" w:eastAsia="Arial" w:hAnsi="Arial" w:cs="Arial"/>
            <w:i/>
            <w:iCs/>
            <w:sz w:val="20"/>
            <w:szCs w:val="20"/>
          </w:rPr>
          <w:delText>t</w:delText>
        </w:r>
        <w:r w:rsidDel="002260E7">
          <w:rPr>
            <w:rFonts w:eastAsia="Times New Roman"/>
            <w:i/>
            <w:iCs/>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eastAsia="Times New Roman"/>
            <w:i/>
            <w:iCs/>
            <w:sz w:val="20"/>
            <w:szCs w:val="20"/>
          </w:rPr>
          <w:delText xml:space="preserve">  </w:delText>
        </w:r>
        <w:r w:rsidDel="002260E7">
          <w:rPr>
            <w:rFonts w:ascii="Arial" w:eastAsia="Arial" w:hAnsi="Arial" w:cs="Arial"/>
            <w:i/>
            <w:iCs/>
            <w:sz w:val="20"/>
            <w:szCs w:val="20"/>
          </w:rPr>
          <w:delText>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 + (</w:delText>
        </w:r>
        <w:r w:rsidDel="002260E7">
          <w:rPr>
            <w:rFonts w:ascii="Arial" w:eastAsia="Arial" w:hAnsi="Arial" w:cs="Arial"/>
            <w:sz w:val="20"/>
            <w:szCs w:val="20"/>
          </w:rPr>
          <w:delText>1</w:delText>
        </w:r>
        <w:r w:rsidDel="002260E7">
          <w:rPr>
            <w:sz w:val="20"/>
            <w:szCs w:val="20"/>
          </w:rPr>
          <w:tab/>
        </w:r>
        <w:r w:rsidDel="002260E7">
          <w:rPr>
            <w:rFonts w:ascii="Arial" w:eastAsia="Arial" w:hAnsi="Arial" w:cs="Arial"/>
            <w:i/>
            <w:iCs/>
            <w:sz w:val="20"/>
            <w:szCs w:val="20"/>
          </w:rPr>
          <w:delText>t</w:delText>
        </w:r>
        <w:r w:rsidDel="002260E7">
          <w:rPr>
            <w:rFonts w:eastAsia="Times New Roman"/>
            <w:sz w:val="20"/>
            <w:szCs w:val="20"/>
          </w:rPr>
          <w:delText>)</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i/>
            <w:iCs/>
            <w:sz w:val="20"/>
            <w:szCs w:val="20"/>
          </w:rPr>
          <w:tab/>
          <w:delText>F</w:delText>
        </w:r>
        <w:r w:rsidDel="002260E7">
          <w:rPr>
            <w:rFonts w:eastAsia="Times New Roman"/>
            <w:sz w:val="20"/>
            <w:szCs w:val="20"/>
          </w:rPr>
          <w:delText>(</w:delText>
        </w:r>
        <w:r w:rsidDel="002260E7">
          <w:rPr>
            <w:rFonts w:ascii="Arial" w:eastAsia="Arial" w:hAnsi="Arial" w:cs="Arial"/>
            <w:i/>
            <w:iCs/>
            <w:sz w:val="20"/>
            <w:szCs w:val="20"/>
          </w:rPr>
          <w:delText xml:space="preserve">tx </w:delText>
        </w:r>
        <w:r w:rsidDel="002260E7">
          <w:rPr>
            <w:rFonts w:eastAsia="Times New Roman"/>
            <w:sz w:val="20"/>
            <w:szCs w:val="20"/>
          </w:rPr>
          <w:delText>+ (</w:delText>
        </w:r>
        <w:r w:rsidDel="002260E7">
          <w:rPr>
            <w:rFonts w:ascii="Arial" w:eastAsia="Arial" w:hAnsi="Arial" w:cs="Arial"/>
            <w:sz w:val="20"/>
            <w:szCs w:val="20"/>
          </w:rPr>
          <w:delText>1</w:delText>
        </w:r>
        <w:r w:rsidDel="002260E7">
          <w:rPr>
            <w:rFonts w:ascii="Arial" w:eastAsia="Arial" w:hAnsi="Arial" w:cs="Arial"/>
            <w:i/>
            <w:iCs/>
            <w:sz w:val="20"/>
            <w:szCs w:val="20"/>
          </w:rPr>
          <w:tab/>
          <w:delText>t</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eastAsia="Times New Roman"/>
            <w:i/>
            <w:iCs/>
            <w:sz w:val="20"/>
            <w:szCs w:val="20"/>
          </w:rPr>
          <w:delText>:</w:delText>
        </w:r>
      </w:del>
    </w:p>
    <w:p w:rsidR="00A33515" w:rsidDel="002260E7" w:rsidRDefault="00A33515">
      <w:pPr>
        <w:spacing w:line="200" w:lineRule="exact"/>
        <w:rPr>
          <w:del w:id="13759" w:author="Admin" w:date="2019-02-19T02:10:00Z"/>
          <w:sz w:val="20"/>
          <w:szCs w:val="20"/>
        </w:rPr>
      </w:pPr>
    </w:p>
    <w:p w:rsidR="00A33515" w:rsidDel="002260E7" w:rsidRDefault="001A4D22">
      <w:pPr>
        <w:numPr>
          <w:ilvl w:val="0"/>
          <w:numId w:val="800"/>
        </w:numPr>
        <w:tabs>
          <w:tab w:val="left" w:pos="500"/>
        </w:tabs>
        <w:spacing w:line="303" w:lineRule="auto"/>
        <w:ind w:left="500" w:hanging="273"/>
        <w:rPr>
          <w:del w:id="13760" w:author="Admin" w:date="2019-02-19T02:10:00Z"/>
          <w:rFonts w:ascii="Arial" w:eastAsia="Arial" w:hAnsi="Arial" w:cs="Arial"/>
          <w:b/>
          <w:bCs/>
          <w:sz w:val="20"/>
          <w:szCs w:val="20"/>
        </w:rPr>
        <w:pPrChange w:id="13761" w:author="Admin" w:date="2019-02-19T00:19:00Z">
          <w:pPr>
            <w:numPr>
              <w:numId w:val="803"/>
            </w:numPr>
            <w:tabs>
              <w:tab w:val="left" w:pos="500"/>
            </w:tabs>
            <w:spacing w:line="303" w:lineRule="auto"/>
            <w:ind w:left="500" w:hanging="273"/>
          </w:pPr>
        </w:pPrChange>
      </w:pPr>
      <w:del w:id="13762" w:author="Admin" w:date="2019-02-19T02:10:00Z">
        <w:r w:rsidDel="002260E7">
          <w:rPr>
            <w:rFonts w:ascii="Arial" w:eastAsia="Arial" w:hAnsi="Arial" w:cs="Arial"/>
            <w:sz w:val="20"/>
            <w:szCs w:val="20"/>
          </w:rPr>
          <w:delText xml:space="preserve">Хорошо известно, что выпуклая функция из </w:delText>
        </w:r>
        <w:r w:rsidDel="002260E7">
          <w:rPr>
            <w:rFonts w:eastAsia="Times New Roman"/>
            <w:sz w:val="20"/>
            <w:szCs w:val="20"/>
          </w:rPr>
          <w:delText>R</w:delText>
        </w:r>
        <w:r w:rsidDel="002260E7">
          <w:rPr>
            <w:rFonts w:ascii="Arial" w:eastAsia="Arial" w:hAnsi="Arial" w:cs="Arial"/>
            <w:sz w:val="20"/>
            <w:szCs w:val="20"/>
          </w:rPr>
          <w:delText xml:space="preserve"> в </w:delText>
        </w:r>
        <w:r w:rsidDel="002260E7">
          <w:rPr>
            <w:rFonts w:eastAsia="Times New Roman"/>
            <w:sz w:val="20"/>
            <w:szCs w:val="20"/>
          </w:rPr>
          <w:delText>R</w:delText>
        </w:r>
        <w:r w:rsidDel="002260E7">
          <w:rPr>
            <w:rFonts w:ascii="Arial" w:eastAsia="Arial" w:hAnsi="Arial" w:cs="Arial"/>
            <w:sz w:val="20"/>
            <w:szCs w:val="20"/>
          </w:rPr>
          <w:delText xml:space="preserve"> непрерывна. По-кажите, что это выполнено и в случае большей размерности.</w:delText>
        </w:r>
      </w:del>
    </w:p>
    <w:p w:rsidR="00A33515" w:rsidDel="002260E7" w:rsidRDefault="00A33515">
      <w:pPr>
        <w:spacing w:line="42" w:lineRule="exact"/>
        <w:rPr>
          <w:del w:id="13763" w:author="Admin" w:date="2019-02-19T02:10:00Z"/>
          <w:rFonts w:ascii="Arial" w:eastAsia="Arial" w:hAnsi="Arial" w:cs="Arial"/>
          <w:b/>
          <w:bCs/>
          <w:sz w:val="20"/>
          <w:szCs w:val="20"/>
        </w:rPr>
      </w:pPr>
    </w:p>
    <w:p w:rsidR="00A33515" w:rsidDel="002260E7" w:rsidRDefault="001A4D22">
      <w:pPr>
        <w:numPr>
          <w:ilvl w:val="0"/>
          <w:numId w:val="800"/>
        </w:numPr>
        <w:tabs>
          <w:tab w:val="left" w:pos="500"/>
        </w:tabs>
        <w:spacing w:line="254" w:lineRule="auto"/>
        <w:ind w:left="500" w:hanging="273"/>
        <w:jc w:val="both"/>
        <w:rPr>
          <w:del w:id="13764" w:author="Admin" w:date="2019-02-19T02:10:00Z"/>
          <w:rFonts w:ascii="Arial" w:eastAsia="Arial" w:hAnsi="Arial" w:cs="Arial"/>
          <w:b/>
          <w:bCs/>
          <w:sz w:val="20"/>
          <w:szCs w:val="20"/>
        </w:rPr>
        <w:pPrChange w:id="13765" w:author="Admin" w:date="2019-02-19T00:19:00Z">
          <w:pPr>
            <w:numPr>
              <w:numId w:val="803"/>
            </w:numPr>
            <w:tabs>
              <w:tab w:val="left" w:pos="500"/>
            </w:tabs>
            <w:spacing w:line="254" w:lineRule="auto"/>
            <w:ind w:left="500" w:hanging="273"/>
            <w:jc w:val="both"/>
          </w:pPr>
        </w:pPrChange>
      </w:pPr>
      <w:del w:id="13766" w:author="Admin" w:date="2019-02-19T02:10:00Z">
        <w:r w:rsidDel="002260E7">
          <w:rPr>
            <w:rFonts w:ascii="Arial" w:eastAsia="Arial" w:hAnsi="Arial" w:cs="Arial"/>
            <w:sz w:val="20"/>
            <w:szCs w:val="20"/>
          </w:rPr>
          <w:delText xml:space="preserve">Теперь рассмотрим ситуацию похитрее. Пусть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 и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sz w:val="20"/>
            <w:szCs w:val="20"/>
          </w:rPr>
          <w:delText xml:space="preserve"> вы-пукла по каждой координате в отдельности, то есть при фиксиро-ванном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она выпукла, как функция от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и наоборот. Покажите, что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непрерывна.</w:delText>
        </w:r>
      </w:del>
    </w:p>
    <w:p w:rsidR="00A33515" w:rsidDel="002260E7" w:rsidRDefault="00A33515">
      <w:pPr>
        <w:spacing w:line="157" w:lineRule="exact"/>
        <w:rPr>
          <w:del w:id="13767" w:author="Admin" w:date="2019-02-19T02:10:00Z"/>
          <w:rFonts w:ascii="Arial" w:eastAsia="Arial" w:hAnsi="Arial" w:cs="Arial"/>
          <w:b/>
          <w:bCs/>
          <w:sz w:val="20"/>
          <w:szCs w:val="20"/>
        </w:rPr>
      </w:pPr>
    </w:p>
    <w:p w:rsidR="00A33515" w:rsidDel="002260E7" w:rsidRDefault="001A4D22">
      <w:pPr>
        <w:numPr>
          <w:ilvl w:val="0"/>
          <w:numId w:val="800"/>
        </w:numPr>
        <w:tabs>
          <w:tab w:val="left" w:pos="500"/>
        </w:tabs>
        <w:ind w:left="500" w:hanging="273"/>
        <w:rPr>
          <w:del w:id="13768" w:author="Admin" w:date="2019-02-19T02:10:00Z"/>
          <w:rFonts w:ascii="Arial" w:eastAsia="Arial" w:hAnsi="Arial" w:cs="Arial"/>
          <w:b/>
          <w:bCs/>
          <w:sz w:val="20"/>
          <w:szCs w:val="20"/>
        </w:rPr>
        <w:pPrChange w:id="13769" w:author="Admin" w:date="2019-02-19T00:19:00Z">
          <w:pPr>
            <w:numPr>
              <w:numId w:val="803"/>
            </w:numPr>
            <w:tabs>
              <w:tab w:val="left" w:pos="500"/>
            </w:tabs>
            <w:ind w:left="500" w:hanging="273"/>
          </w:pPr>
        </w:pPrChange>
      </w:pPr>
      <w:del w:id="13770" w:author="Admin" w:date="2019-02-19T02:10:00Z">
        <w:r w:rsidDel="002260E7">
          <w:rPr>
            <w:rFonts w:ascii="Arial" w:eastAsia="Arial" w:hAnsi="Arial" w:cs="Arial"/>
            <w:sz w:val="20"/>
            <w:szCs w:val="20"/>
          </w:rPr>
          <w:delText xml:space="preserve">Покажите то же самое для </w:delText>
        </w:r>
        <w:r w:rsidDel="002260E7">
          <w:rPr>
            <w:rFonts w:ascii="Arial" w:eastAsia="Arial" w:hAnsi="Arial" w:cs="Arial"/>
            <w:i/>
            <w:iCs/>
            <w:sz w:val="20"/>
            <w:szCs w:val="20"/>
          </w:rPr>
          <w:delText>d</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2.</w:delText>
        </w:r>
      </w:del>
    </w:p>
    <w:p w:rsidR="00A33515" w:rsidDel="002260E7" w:rsidRDefault="00A33515">
      <w:pPr>
        <w:spacing w:line="196" w:lineRule="exact"/>
        <w:rPr>
          <w:del w:id="13771" w:author="Admin" w:date="2019-02-19T02:10:00Z"/>
          <w:rFonts w:ascii="Arial" w:eastAsia="Arial" w:hAnsi="Arial" w:cs="Arial"/>
          <w:b/>
          <w:bCs/>
          <w:sz w:val="20"/>
          <w:szCs w:val="20"/>
        </w:rPr>
      </w:pPr>
    </w:p>
    <w:p w:rsidR="00A33515" w:rsidDel="002260E7" w:rsidRDefault="001A4D22">
      <w:pPr>
        <w:numPr>
          <w:ilvl w:val="0"/>
          <w:numId w:val="800"/>
        </w:numPr>
        <w:tabs>
          <w:tab w:val="left" w:pos="500"/>
        </w:tabs>
        <w:spacing w:line="302" w:lineRule="auto"/>
        <w:ind w:left="500" w:hanging="273"/>
        <w:rPr>
          <w:del w:id="13772" w:author="Admin" w:date="2019-02-19T02:10:00Z"/>
          <w:rFonts w:ascii="Arial" w:eastAsia="Arial" w:hAnsi="Arial" w:cs="Arial"/>
          <w:b/>
          <w:bCs/>
          <w:sz w:val="20"/>
          <w:szCs w:val="20"/>
        </w:rPr>
        <w:pPrChange w:id="13773" w:author="Admin" w:date="2019-02-19T00:19:00Z">
          <w:pPr>
            <w:numPr>
              <w:numId w:val="803"/>
            </w:numPr>
            <w:tabs>
              <w:tab w:val="left" w:pos="500"/>
            </w:tabs>
            <w:spacing w:line="302" w:lineRule="auto"/>
            <w:ind w:left="500" w:hanging="273"/>
          </w:pPr>
        </w:pPrChange>
      </w:pPr>
      <w:del w:id="13774"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выпукла и положительно однородна порядка 1, т.е.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eastAsia="Times New Roman"/>
            <w:i/>
            <w:iCs/>
            <w:sz w:val="20"/>
            <w:szCs w:val="20"/>
          </w:rPr>
          <w:delText>j j</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eastAsia="Times New Roman"/>
            <w:i/>
            <w:iCs/>
            <w:sz w:val="20"/>
            <w:szCs w:val="20"/>
          </w:rPr>
          <w:delText xml:space="preserve"> 8</w:delText>
        </w:r>
        <w:r w:rsidDel="002260E7">
          <w:rPr>
            <w:rFonts w:ascii="Arial" w:eastAsia="Arial" w:hAnsi="Arial" w:cs="Arial"/>
            <w:i/>
            <w:iCs/>
            <w:sz w:val="20"/>
            <w:szCs w:val="20"/>
          </w:rPr>
          <w:delText>x</w:delText>
        </w:r>
        <w:r w:rsidDel="002260E7">
          <w:rPr>
            <w:rFonts w:eastAsia="Times New Roman"/>
            <w:i/>
            <w:iCs/>
            <w:sz w:val="20"/>
            <w:szCs w:val="20"/>
          </w:rPr>
          <w:delText xml:space="preserve"> 2 </w:delText>
        </w:r>
        <w:r w:rsidDel="002260E7">
          <w:rPr>
            <w:rFonts w:eastAsia="Times New Roman"/>
            <w:sz w:val="20"/>
            <w:szCs w:val="20"/>
          </w:rPr>
          <w:delText>R</w:delText>
        </w:r>
        <w:r w:rsidDel="002260E7">
          <w:rPr>
            <w:rFonts w:ascii="Arial" w:eastAsia="Arial" w:hAnsi="Arial" w:cs="Arial"/>
            <w:i/>
            <w:iCs/>
            <w:sz w:val="27"/>
            <w:szCs w:val="27"/>
            <w:vertAlign w:val="superscript"/>
          </w:rPr>
          <w:delText>d</w:delText>
        </w:r>
        <w:r w:rsidDel="002260E7">
          <w:rPr>
            <w:rFonts w:ascii="Arial" w:eastAsia="Arial" w:hAnsi="Arial" w:cs="Arial"/>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Покажите,</w:delText>
        </w:r>
        <w:r w:rsidDel="002260E7">
          <w:rPr>
            <w:rFonts w:eastAsia="Times New Roman"/>
            <w:i/>
            <w:iCs/>
            <w:sz w:val="20"/>
            <w:szCs w:val="20"/>
          </w:rPr>
          <w:delText xml:space="preserve"> </w:delText>
        </w:r>
        <w:r w:rsidDel="002260E7">
          <w:rPr>
            <w:rFonts w:ascii="Arial" w:eastAsia="Arial" w:hAnsi="Arial" w:cs="Arial"/>
            <w:sz w:val="20"/>
            <w:szCs w:val="20"/>
          </w:rPr>
          <w:delText>что такая функция неотрицательна.</w:delText>
        </w:r>
      </w:del>
    </w:p>
    <w:p w:rsidR="00A33515" w:rsidDel="002260E7" w:rsidRDefault="00A33515">
      <w:pPr>
        <w:spacing w:line="1" w:lineRule="exact"/>
        <w:rPr>
          <w:del w:id="13775" w:author="Admin" w:date="2019-02-19T02:10:00Z"/>
          <w:rFonts w:ascii="Arial" w:eastAsia="Arial" w:hAnsi="Arial" w:cs="Arial"/>
          <w:b/>
          <w:bCs/>
          <w:sz w:val="20"/>
          <w:szCs w:val="20"/>
        </w:rPr>
      </w:pPr>
    </w:p>
    <w:p w:rsidR="00A33515" w:rsidDel="002260E7" w:rsidRDefault="001A4D22">
      <w:pPr>
        <w:numPr>
          <w:ilvl w:val="0"/>
          <w:numId w:val="800"/>
        </w:numPr>
        <w:tabs>
          <w:tab w:val="left" w:pos="500"/>
        </w:tabs>
        <w:spacing w:line="252" w:lineRule="auto"/>
        <w:ind w:left="500" w:hanging="273"/>
        <w:jc w:val="both"/>
        <w:rPr>
          <w:del w:id="13776" w:author="Admin" w:date="2019-02-19T02:10:00Z"/>
          <w:rFonts w:ascii="Arial" w:eastAsia="Arial" w:hAnsi="Arial" w:cs="Arial"/>
          <w:b/>
          <w:bCs/>
          <w:sz w:val="20"/>
          <w:szCs w:val="20"/>
        </w:rPr>
        <w:pPrChange w:id="13777" w:author="Admin" w:date="2019-02-19T00:19:00Z">
          <w:pPr>
            <w:numPr>
              <w:numId w:val="803"/>
            </w:numPr>
            <w:tabs>
              <w:tab w:val="left" w:pos="500"/>
            </w:tabs>
            <w:spacing w:line="252" w:lineRule="auto"/>
            <w:ind w:left="500" w:hanging="273"/>
            <w:jc w:val="both"/>
          </w:pPr>
        </w:pPrChange>
      </w:pPr>
      <w:del w:id="13778" w:author="Admin" w:date="2019-02-19T02:10:00Z">
        <w:r w:rsidDel="002260E7">
          <w:rPr>
            <w:rFonts w:ascii="Arial" w:eastAsia="Arial" w:hAnsi="Arial" w:cs="Arial"/>
            <w:sz w:val="20"/>
            <w:szCs w:val="20"/>
          </w:rPr>
          <w:delText xml:space="preserve">Пусть функция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i/>
            <w:iCs/>
            <w:sz w:val="27"/>
            <w:szCs w:val="27"/>
            <w:vertAlign w:val="superscript"/>
          </w:rPr>
          <w:delText>d</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0"/>
            <w:szCs w:val="20"/>
          </w:rPr>
          <w:delText xml:space="preserve"> является выпуклой по каждой перемен-ной и положительно однородна порядка 1. Докажите, что функция </w:delText>
        </w:r>
        <w:r w:rsidDel="002260E7">
          <w:rPr>
            <w:rFonts w:ascii="Arial" w:eastAsia="Arial" w:hAnsi="Arial" w:cs="Arial"/>
            <w:i/>
            <w:iCs/>
            <w:sz w:val="20"/>
            <w:szCs w:val="20"/>
          </w:rPr>
          <w:delText xml:space="preserve">F </w:delText>
        </w:r>
        <w:r w:rsidDel="002260E7">
          <w:rPr>
            <w:rFonts w:ascii="Arial" w:eastAsia="Arial" w:hAnsi="Arial" w:cs="Arial"/>
            <w:sz w:val="20"/>
            <w:szCs w:val="20"/>
          </w:rPr>
          <w:delText>неотрицательна.</w:delText>
        </w:r>
      </w:del>
    </w:p>
    <w:p w:rsidR="00A33515" w:rsidDel="002260E7" w:rsidRDefault="00A33515">
      <w:pPr>
        <w:spacing w:line="164" w:lineRule="exact"/>
        <w:rPr>
          <w:del w:id="13779" w:author="Admin" w:date="2019-02-19T02:10:00Z"/>
          <w:rFonts w:ascii="Arial" w:eastAsia="Arial" w:hAnsi="Arial" w:cs="Arial"/>
          <w:b/>
          <w:bCs/>
          <w:sz w:val="20"/>
          <w:szCs w:val="20"/>
        </w:rPr>
      </w:pPr>
    </w:p>
    <w:p w:rsidR="00A33515" w:rsidDel="002260E7" w:rsidRDefault="001A4D22">
      <w:pPr>
        <w:numPr>
          <w:ilvl w:val="0"/>
          <w:numId w:val="800"/>
        </w:numPr>
        <w:tabs>
          <w:tab w:val="left" w:pos="500"/>
        </w:tabs>
        <w:spacing w:line="271" w:lineRule="auto"/>
        <w:ind w:left="500" w:hanging="273"/>
        <w:rPr>
          <w:del w:id="13780" w:author="Admin" w:date="2019-02-19T02:10:00Z"/>
          <w:rFonts w:ascii="Arial" w:eastAsia="Arial" w:hAnsi="Arial" w:cs="Arial"/>
          <w:b/>
          <w:bCs/>
          <w:sz w:val="20"/>
          <w:szCs w:val="20"/>
        </w:rPr>
        <w:pPrChange w:id="13781" w:author="Admin" w:date="2019-02-19T00:19:00Z">
          <w:pPr>
            <w:numPr>
              <w:numId w:val="803"/>
            </w:numPr>
            <w:tabs>
              <w:tab w:val="left" w:pos="500"/>
            </w:tabs>
            <w:spacing w:line="271" w:lineRule="auto"/>
            <w:ind w:left="500" w:hanging="273"/>
          </w:pPr>
        </w:pPrChange>
      </w:pPr>
      <w:del w:id="13782" w:author="Admin" w:date="2019-02-19T02:10:00Z">
        <w:r w:rsidDel="002260E7">
          <w:rPr>
            <w:rFonts w:ascii="Arial" w:eastAsia="Arial" w:hAnsi="Arial" w:cs="Arial"/>
            <w:sz w:val="20"/>
            <w:szCs w:val="20"/>
          </w:rPr>
          <w:delText xml:space="preserve">Функция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называется липшицевой, если существует такая </w:delText>
        </w:r>
        <w:r w:rsidDel="002260E7">
          <w:rPr>
            <w:rFonts w:ascii="Arial" w:eastAsia="Arial" w:hAnsi="Arial" w:cs="Arial"/>
            <w:i/>
            <w:iCs/>
            <w:sz w:val="20"/>
            <w:szCs w:val="20"/>
          </w:rPr>
          <w:delText>L</w:delText>
        </w:r>
        <w:r w:rsidDel="002260E7">
          <w:rPr>
            <w:rFonts w:ascii="Arial" w:eastAsia="Arial" w:hAnsi="Arial" w:cs="Arial"/>
            <w:sz w:val="20"/>
            <w:szCs w:val="20"/>
          </w:rPr>
          <w:delText xml:space="preserve"> </w:delText>
        </w:r>
        <w:r w:rsidDel="002260E7">
          <w:rPr>
            <w:rFonts w:eastAsia="Times New Roman"/>
            <w:i/>
            <w:iCs/>
            <w:sz w:val="20"/>
            <w:szCs w:val="20"/>
          </w:rPr>
          <w:delText>&gt;</w:delText>
        </w:r>
        <w:r w:rsidDel="002260E7">
          <w:rPr>
            <w:rFonts w:ascii="Arial" w:eastAsia="Arial" w:hAnsi="Arial" w:cs="Arial"/>
            <w:sz w:val="20"/>
            <w:szCs w:val="20"/>
          </w:rPr>
          <w:delText xml:space="preserve"> 0, что</w:delText>
        </w:r>
      </w:del>
    </w:p>
    <w:p w:rsidR="00A33515" w:rsidDel="002260E7" w:rsidRDefault="00A33515">
      <w:pPr>
        <w:spacing w:line="1" w:lineRule="exact"/>
        <w:rPr>
          <w:del w:id="13783" w:author="Admin" w:date="2019-02-19T02:10:00Z"/>
          <w:sz w:val="20"/>
          <w:szCs w:val="20"/>
        </w:rPr>
      </w:pPr>
    </w:p>
    <w:p w:rsidR="00A33515" w:rsidDel="002260E7" w:rsidRDefault="001A4D22">
      <w:pPr>
        <w:tabs>
          <w:tab w:val="left" w:pos="2800"/>
          <w:tab w:val="left" w:pos="3920"/>
        </w:tabs>
        <w:ind w:left="2220"/>
        <w:rPr>
          <w:del w:id="13784" w:author="Admin" w:date="2019-02-19T02:10:00Z"/>
          <w:sz w:val="20"/>
          <w:szCs w:val="20"/>
        </w:rPr>
      </w:pPr>
      <w:del w:id="13785" w:author="Admin" w:date="2019-02-19T02:10:00Z">
        <w:r w:rsidDel="002260E7">
          <w:rPr>
            <w:rFonts w:eastAsia="Times New Roman"/>
            <w:i/>
            <w:iCs/>
            <w:sz w:val="20"/>
            <w:szCs w:val="20"/>
          </w:rPr>
          <w:delText>j</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sz w:val="20"/>
            <w:szCs w:val="20"/>
          </w:rPr>
          <w:tab/>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eastAsia="Times New Roman"/>
            <w:i/>
            <w:iCs/>
            <w:sz w:val="20"/>
            <w:szCs w:val="20"/>
          </w:rPr>
          <w:delText>j</w:delText>
        </w:r>
        <w:r w:rsidDel="002260E7">
          <w:rPr>
            <w:rFonts w:ascii="Arial" w:eastAsia="Arial" w:hAnsi="Arial" w:cs="Arial"/>
            <w:i/>
            <w:iCs/>
            <w:sz w:val="20"/>
            <w:szCs w:val="20"/>
          </w:rPr>
          <w:delText xml:space="preserve"> </w:delText>
        </w:r>
        <w:r w:rsidDel="002260E7">
          <w:rPr>
            <w:rFonts w:eastAsia="Times New Roman"/>
            <w:i/>
            <w:iCs/>
            <w:sz w:val="20"/>
            <w:szCs w:val="20"/>
          </w:rPr>
          <w:delText>&lt;</w:delText>
        </w:r>
        <w:r w:rsidDel="002260E7">
          <w:rPr>
            <w:rFonts w:ascii="Arial" w:eastAsia="Arial" w:hAnsi="Arial" w:cs="Arial"/>
            <w:i/>
            <w:iCs/>
            <w:sz w:val="20"/>
            <w:szCs w:val="20"/>
          </w:rPr>
          <w:delText xml:space="preserve"> L</w:delText>
        </w:r>
        <w:r w:rsidDel="002260E7">
          <w:rPr>
            <w:rFonts w:eastAsia="Times New Roman"/>
            <w:i/>
            <w:iCs/>
            <w:sz w:val="20"/>
            <w:szCs w:val="20"/>
          </w:rPr>
          <w:delText>j</w:delText>
        </w:r>
        <w:r w:rsidDel="002260E7">
          <w:rPr>
            <w:rFonts w:ascii="Arial" w:eastAsia="Arial" w:hAnsi="Arial" w:cs="Arial"/>
            <w:i/>
            <w:iCs/>
            <w:sz w:val="20"/>
            <w:szCs w:val="20"/>
          </w:rPr>
          <w:delText>x</w:delText>
        </w:r>
        <w:r w:rsidDel="002260E7">
          <w:rPr>
            <w:sz w:val="20"/>
            <w:szCs w:val="20"/>
          </w:rPr>
          <w:tab/>
        </w:r>
        <w:r w:rsidDel="002260E7">
          <w:rPr>
            <w:rFonts w:ascii="Arial" w:eastAsia="Arial" w:hAnsi="Arial" w:cs="Arial"/>
            <w:i/>
            <w:iCs/>
            <w:sz w:val="19"/>
            <w:szCs w:val="19"/>
          </w:rPr>
          <w:delText>y</w:delText>
        </w:r>
        <w:r w:rsidDel="002260E7">
          <w:rPr>
            <w:rFonts w:eastAsia="Times New Roman"/>
            <w:i/>
            <w:iCs/>
            <w:sz w:val="19"/>
            <w:szCs w:val="19"/>
          </w:rPr>
          <w:delText>j 8</w:delText>
        </w:r>
        <w:r w:rsidDel="002260E7">
          <w:rPr>
            <w:rFonts w:ascii="Arial" w:eastAsia="Arial" w:hAnsi="Arial" w:cs="Arial"/>
            <w:i/>
            <w:iCs/>
            <w:sz w:val="19"/>
            <w:szCs w:val="19"/>
          </w:rPr>
          <w:delText>x</w:delText>
        </w:r>
        <w:r w:rsidDel="002260E7">
          <w:rPr>
            <w:rFonts w:eastAsia="Times New Roman"/>
            <w:i/>
            <w:iCs/>
            <w:sz w:val="19"/>
            <w:szCs w:val="19"/>
          </w:rPr>
          <w:delText>;</w:delText>
        </w:r>
        <w:r w:rsidDel="002260E7">
          <w:rPr>
            <w:rFonts w:ascii="Arial" w:eastAsia="Arial" w:hAnsi="Arial" w:cs="Arial"/>
            <w:i/>
            <w:iCs/>
            <w:sz w:val="19"/>
            <w:szCs w:val="19"/>
          </w:rPr>
          <w:delText xml:space="preserve"> y </w:delText>
        </w:r>
        <w:r w:rsidDel="002260E7">
          <w:rPr>
            <w:rFonts w:eastAsia="Times New Roman"/>
            <w:i/>
            <w:iCs/>
            <w:sz w:val="19"/>
            <w:szCs w:val="19"/>
          </w:rPr>
          <w:delText>2</w:delText>
        </w:r>
        <w:r w:rsidDel="002260E7">
          <w:rPr>
            <w:rFonts w:ascii="Arial" w:eastAsia="Arial" w:hAnsi="Arial" w:cs="Arial"/>
            <w:i/>
            <w:iCs/>
            <w:sz w:val="19"/>
            <w:szCs w:val="19"/>
          </w:rPr>
          <w:delText xml:space="preserve"> </w:delText>
        </w:r>
        <w:r w:rsidDel="002260E7">
          <w:rPr>
            <w:rFonts w:eastAsia="Times New Roman"/>
            <w:sz w:val="19"/>
            <w:szCs w:val="19"/>
          </w:rPr>
          <w:delText>R</w:delText>
        </w:r>
        <w:r w:rsidDel="002260E7">
          <w:rPr>
            <w:rFonts w:ascii="Arial" w:eastAsia="Arial" w:hAnsi="Arial" w:cs="Arial"/>
            <w:i/>
            <w:iCs/>
            <w:sz w:val="26"/>
            <w:szCs w:val="26"/>
            <w:vertAlign w:val="superscript"/>
          </w:rPr>
          <w:delText>d</w:delText>
        </w:r>
        <w:r w:rsidDel="002260E7">
          <w:rPr>
            <w:rFonts w:eastAsia="Times New Roman"/>
            <w:i/>
            <w:iCs/>
            <w:sz w:val="19"/>
            <w:szCs w:val="19"/>
          </w:rPr>
          <w:delText>:</w:delText>
        </w:r>
      </w:del>
    </w:p>
    <w:p w:rsidR="00A33515" w:rsidDel="002260E7" w:rsidRDefault="00A33515">
      <w:pPr>
        <w:spacing w:line="226" w:lineRule="exact"/>
        <w:rPr>
          <w:del w:id="13786" w:author="Admin" w:date="2019-02-19T02:10:00Z"/>
          <w:sz w:val="20"/>
          <w:szCs w:val="20"/>
        </w:rPr>
      </w:pPr>
    </w:p>
    <w:p w:rsidR="00A33515" w:rsidDel="002260E7" w:rsidRDefault="001A4D22">
      <w:pPr>
        <w:jc w:val="center"/>
        <w:rPr>
          <w:del w:id="13787" w:author="Admin" w:date="2019-02-19T02:10:00Z"/>
          <w:sz w:val="20"/>
          <w:szCs w:val="20"/>
        </w:rPr>
      </w:pPr>
      <w:del w:id="13788"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335</w:delText>
        </w:r>
        <w:r w:rsidDel="002260E7">
          <w:rPr>
            <w:rFonts w:ascii="Arial" w:eastAsia="Arial" w:hAnsi="Arial" w:cs="Arial"/>
            <w:sz w:val="20"/>
            <w:szCs w:val="20"/>
          </w:rPr>
          <w:delText xml:space="preserve"> −</w:delText>
        </w:r>
      </w:del>
    </w:p>
    <w:p w:rsidR="00A33515" w:rsidDel="002260E7" w:rsidRDefault="00A33515">
      <w:pPr>
        <w:rPr>
          <w:del w:id="13789"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3790" w:author="Admin" w:date="2019-02-19T02:10:00Z"/>
          <w:sz w:val="20"/>
          <w:szCs w:val="20"/>
        </w:rPr>
      </w:pPr>
      <w:bookmarkStart w:id="13791" w:name="page346"/>
      <w:bookmarkEnd w:id="13791"/>
      <w:del w:id="13792" w:author="Admin" w:date="2019-02-19T02:10:00Z">
        <w:r w:rsidDel="002260E7">
          <w:rPr>
            <w:rFonts w:ascii="Arial" w:eastAsia="Arial" w:hAnsi="Arial" w:cs="Arial"/>
            <w:sz w:val="18"/>
            <w:szCs w:val="18"/>
          </w:rPr>
          <w:lastRenderedPageBreak/>
          <w:delText>Турнир юных математиков 2015 года</w:delText>
        </w:r>
      </w:del>
    </w:p>
    <w:p w:rsidR="00A33515" w:rsidDel="002260E7" w:rsidRDefault="00A33515">
      <w:pPr>
        <w:spacing w:line="16" w:lineRule="exact"/>
        <w:rPr>
          <w:del w:id="13793" w:author="Admin" w:date="2019-02-19T02:10:00Z"/>
          <w:sz w:val="20"/>
          <w:szCs w:val="20"/>
        </w:rPr>
      </w:pPr>
    </w:p>
    <w:p w:rsidR="00A33515" w:rsidDel="002260E7" w:rsidRDefault="001A4D22">
      <w:pPr>
        <w:ind w:left="500"/>
        <w:rPr>
          <w:del w:id="13794" w:author="Admin" w:date="2019-02-19T02:10:00Z"/>
          <w:sz w:val="20"/>
          <w:szCs w:val="20"/>
        </w:rPr>
      </w:pPr>
      <w:del w:id="13795" w:author="Admin" w:date="2019-02-19T02:10:00Z">
        <w:r w:rsidDel="002260E7">
          <w:rPr>
            <w:rFonts w:ascii="Arial" w:eastAsia="Arial" w:hAnsi="Arial" w:cs="Arial"/>
            <w:sz w:val="20"/>
            <w:szCs w:val="20"/>
          </w:rPr>
          <w:delText xml:space="preserve">Функция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i/>
            <w:iCs/>
            <w:sz w:val="27"/>
            <w:szCs w:val="27"/>
            <w:vertAlign w:val="superscript"/>
          </w:rPr>
          <w:delText>d</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0"/>
            <w:szCs w:val="20"/>
          </w:rPr>
          <w:delText xml:space="preserve"> называется субгармоничной, если</w:delText>
        </w:r>
        <w:r w:rsidDel="002260E7">
          <w:rPr>
            <w:rFonts w:eastAsia="Times New Roman"/>
            <w:sz w:val="39"/>
            <w:szCs w:val="39"/>
            <w:vertAlign w:val="subscript"/>
          </w:rPr>
          <w:delText>∫</w:delText>
        </w:r>
        <w:r w:rsidDel="002260E7">
          <w:rPr>
            <w:rFonts w:ascii="Arial" w:eastAsia="Arial" w:hAnsi="Arial" w:cs="Arial"/>
            <w:sz w:val="20"/>
            <w:szCs w:val="20"/>
          </w:rPr>
          <w:delText>для всякой</w:delText>
        </w:r>
      </w:del>
    </w:p>
    <w:p w:rsidR="00A33515" w:rsidDel="002260E7" w:rsidRDefault="001A4D22">
      <w:pPr>
        <w:tabs>
          <w:tab w:val="left" w:pos="5320"/>
          <w:tab w:val="left" w:pos="5820"/>
        </w:tabs>
        <w:spacing w:line="182" w:lineRule="auto"/>
        <w:ind w:left="500"/>
        <w:rPr>
          <w:del w:id="13796" w:author="Admin" w:date="2019-02-19T02:10:00Z"/>
          <w:sz w:val="20"/>
          <w:szCs w:val="20"/>
        </w:rPr>
      </w:pPr>
      <w:del w:id="13797" w:author="Admin" w:date="2019-02-19T02:10:00Z">
        <w:r w:rsidDel="002260E7">
          <w:rPr>
            <w:rFonts w:ascii="Arial" w:eastAsia="Arial" w:hAnsi="Arial" w:cs="Arial"/>
            <w:sz w:val="18"/>
            <w:szCs w:val="18"/>
          </w:rPr>
          <w:delText xml:space="preserve">точки </w:delText>
        </w:r>
        <w:r w:rsidDel="002260E7">
          <w:rPr>
            <w:rFonts w:ascii="Arial" w:eastAsia="Arial" w:hAnsi="Arial" w:cs="Arial"/>
            <w:i/>
            <w:iCs/>
            <w:sz w:val="18"/>
            <w:szCs w:val="18"/>
          </w:rPr>
          <w:delText>x</w:delText>
        </w:r>
        <w:r w:rsidDel="002260E7">
          <w:rPr>
            <w:rFonts w:ascii="Arial" w:eastAsia="Arial" w:hAnsi="Arial" w:cs="Arial"/>
            <w:sz w:val="12"/>
            <w:szCs w:val="12"/>
          </w:rPr>
          <w:delText>0</w:delText>
        </w:r>
        <w:r w:rsidDel="002260E7">
          <w:rPr>
            <w:rFonts w:ascii="Arial" w:eastAsia="Arial" w:hAnsi="Arial" w:cs="Arial"/>
            <w:sz w:val="18"/>
            <w:szCs w:val="18"/>
          </w:rPr>
          <w:delText xml:space="preserve"> и шарика </w:delText>
        </w:r>
        <w:r w:rsidDel="002260E7">
          <w:rPr>
            <w:rFonts w:ascii="Arial" w:eastAsia="Arial" w:hAnsi="Arial" w:cs="Arial"/>
            <w:i/>
            <w:iCs/>
            <w:sz w:val="18"/>
            <w:szCs w:val="18"/>
          </w:rPr>
          <w:delText>Q</w:delText>
        </w:r>
        <w:r w:rsidDel="002260E7">
          <w:rPr>
            <w:rFonts w:ascii="Arial" w:eastAsia="Arial" w:hAnsi="Arial" w:cs="Arial"/>
            <w:sz w:val="18"/>
            <w:szCs w:val="18"/>
          </w:rPr>
          <w:delText xml:space="preserve"> с центром в точке </w:delText>
        </w:r>
        <w:r w:rsidDel="002260E7">
          <w:rPr>
            <w:rFonts w:ascii="Arial" w:eastAsia="Arial" w:hAnsi="Arial" w:cs="Arial"/>
            <w:i/>
            <w:iCs/>
            <w:sz w:val="18"/>
            <w:szCs w:val="18"/>
          </w:rPr>
          <w:delText>x</w:delText>
        </w:r>
        <w:r w:rsidDel="002260E7">
          <w:rPr>
            <w:rFonts w:ascii="Arial" w:eastAsia="Arial" w:hAnsi="Arial" w:cs="Arial"/>
            <w:sz w:val="12"/>
            <w:szCs w:val="12"/>
          </w:rPr>
          <w:delText>0</w:delText>
        </w:r>
        <w:r w:rsidDel="002260E7">
          <w:rPr>
            <w:rFonts w:ascii="Arial" w:eastAsia="Arial" w:hAnsi="Arial" w:cs="Arial"/>
            <w:sz w:val="18"/>
            <w:szCs w:val="18"/>
          </w:rPr>
          <w:delText xml:space="preserve"> </w:delText>
        </w:r>
        <w:r w:rsidDel="002260E7">
          <w:rPr>
            <w:rFonts w:ascii="Arial" w:eastAsia="Arial" w:hAnsi="Arial" w:cs="Arial"/>
            <w:i/>
            <w:iCs/>
            <w:sz w:val="18"/>
            <w:szCs w:val="18"/>
          </w:rPr>
          <w:delText>F</w:delText>
        </w:r>
        <w:r w:rsidDel="002260E7">
          <w:rPr>
            <w:rFonts w:eastAsia="Times New Roman"/>
            <w:sz w:val="18"/>
            <w:szCs w:val="18"/>
          </w:rPr>
          <w:delText>(</w:delText>
        </w:r>
        <w:r w:rsidDel="002260E7">
          <w:rPr>
            <w:rFonts w:ascii="Arial" w:eastAsia="Arial" w:hAnsi="Arial" w:cs="Arial"/>
            <w:i/>
            <w:iCs/>
            <w:sz w:val="18"/>
            <w:szCs w:val="18"/>
          </w:rPr>
          <w:delText>x</w:delText>
        </w:r>
        <w:r w:rsidDel="002260E7">
          <w:rPr>
            <w:rFonts w:ascii="Arial" w:eastAsia="Arial" w:hAnsi="Arial" w:cs="Arial"/>
            <w:sz w:val="12"/>
            <w:szCs w:val="12"/>
          </w:rPr>
          <w:delText>0</w:delText>
        </w:r>
        <w:r w:rsidDel="002260E7">
          <w:rPr>
            <w:rFonts w:eastAsia="Times New Roman"/>
            <w:sz w:val="18"/>
            <w:szCs w:val="18"/>
          </w:rPr>
          <w:delText>)</w:delText>
        </w:r>
        <w:r w:rsidDel="002260E7">
          <w:rPr>
            <w:sz w:val="20"/>
            <w:szCs w:val="20"/>
          </w:rPr>
          <w:tab/>
        </w:r>
        <w:r w:rsidDel="002260E7">
          <w:rPr>
            <w:rFonts w:ascii="Arial" w:eastAsia="Arial" w:hAnsi="Arial" w:cs="Arial"/>
            <w:sz w:val="18"/>
            <w:szCs w:val="18"/>
            <w:vertAlign w:val="superscript"/>
          </w:rPr>
          <w:delText xml:space="preserve">1 </w:delText>
        </w:r>
        <w:r w:rsidDel="002260E7">
          <w:rPr>
            <w:rFonts w:ascii="Arial" w:eastAsia="Arial" w:hAnsi="Arial" w:cs="Arial"/>
            <w:i/>
            <w:iCs/>
            <w:sz w:val="18"/>
            <w:szCs w:val="18"/>
          </w:rPr>
          <w:delText>Q</w:delText>
        </w:r>
        <w:r w:rsidDel="002260E7">
          <w:rPr>
            <w:sz w:val="20"/>
            <w:szCs w:val="20"/>
          </w:rPr>
          <w:tab/>
        </w:r>
        <w:r w:rsidDel="002260E7">
          <w:rPr>
            <w:rFonts w:ascii="Arial" w:eastAsia="Arial" w:hAnsi="Arial" w:cs="Arial"/>
            <w:i/>
            <w:iCs/>
            <w:sz w:val="18"/>
            <w:szCs w:val="18"/>
          </w:rPr>
          <w:delText>F</w:delText>
        </w:r>
        <w:r w:rsidDel="002260E7">
          <w:rPr>
            <w:rFonts w:eastAsia="Times New Roman"/>
            <w:sz w:val="18"/>
            <w:szCs w:val="18"/>
          </w:rPr>
          <w:delText>(</w:delText>
        </w:r>
        <w:r w:rsidDel="002260E7">
          <w:rPr>
            <w:rFonts w:ascii="Arial" w:eastAsia="Arial" w:hAnsi="Arial" w:cs="Arial"/>
            <w:i/>
            <w:iCs/>
            <w:sz w:val="18"/>
            <w:szCs w:val="18"/>
          </w:rPr>
          <w:delText>x</w:delText>
        </w:r>
        <w:r w:rsidDel="002260E7">
          <w:rPr>
            <w:rFonts w:eastAsia="Times New Roman"/>
            <w:sz w:val="18"/>
            <w:szCs w:val="18"/>
          </w:rPr>
          <w:delText>)</w:delText>
        </w:r>
        <w:r w:rsidDel="002260E7">
          <w:rPr>
            <w:rFonts w:ascii="Arial" w:eastAsia="Arial" w:hAnsi="Arial" w:cs="Arial"/>
            <w:i/>
            <w:iCs/>
            <w:sz w:val="18"/>
            <w:szCs w:val="18"/>
          </w:rPr>
          <w:delText>dx</w:delText>
        </w:r>
        <w:r w:rsidDel="002260E7">
          <w:rPr>
            <w:rFonts w:ascii="Arial" w:eastAsia="Arial" w:hAnsi="Arial" w:cs="Arial"/>
            <w:sz w:val="18"/>
            <w:szCs w:val="18"/>
          </w:rPr>
          <w:delText>,</w:delText>
        </w:r>
        <w:r w:rsidDel="002260E7">
          <w:rPr>
            <w:rFonts w:ascii="Arial" w:eastAsia="Arial" w:hAnsi="Arial" w:cs="Arial"/>
            <w:i/>
            <w:iCs/>
            <w:sz w:val="18"/>
            <w:szCs w:val="18"/>
          </w:rPr>
          <w:delText xml:space="preserve"> </w:delText>
        </w:r>
        <w:r w:rsidDel="002260E7">
          <w:rPr>
            <w:rFonts w:ascii="Arial" w:eastAsia="Arial" w:hAnsi="Arial" w:cs="Arial"/>
            <w:sz w:val="18"/>
            <w:szCs w:val="18"/>
          </w:rPr>
          <w:delText>где</w:delText>
        </w:r>
      </w:del>
    </w:p>
    <w:p w:rsidR="00A33515" w:rsidDel="002260E7" w:rsidRDefault="001A4D22">
      <w:pPr>
        <w:spacing w:line="20" w:lineRule="exact"/>
        <w:rPr>
          <w:del w:id="13798" w:author="Admin" w:date="2019-02-19T02:10:00Z"/>
          <w:sz w:val="20"/>
          <w:szCs w:val="20"/>
        </w:rPr>
      </w:pPr>
      <w:del w:id="13799" w:author="Admin" w:date="2019-02-19T02:10:00Z">
        <w:r w:rsidDel="002260E7">
          <w:rPr>
            <w:noProof/>
            <w:sz w:val="20"/>
            <w:szCs w:val="20"/>
          </w:rPr>
          <mc:AlternateContent>
            <mc:Choice Requires="wps">
              <w:drawing>
                <wp:anchor distT="0" distB="0" distL="114300" distR="114300" simplePos="0" relativeHeight="251928576" behindDoc="1" locked="0" layoutInCell="0" allowOverlap="1" wp14:anchorId="54A20DC2" wp14:editId="67F6A58A">
                  <wp:simplePos x="0" y="0"/>
                  <wp:positionH relativeFrom="column">
                    <wp:posOffset>3271520</wp:posOffset>
                  </wp:positionH>
                  <wp:positionV relativeFrom="paragraph">
                    <wp:posOffset>-13335</wp:posOffset>
                  </wp:positionV>
                  <wp:extent cx="288925" cy="0"/>
                  <wp:effectExtent l="0" t="0" r="0" b="0"/>
                  <wp:wrapNone/>
                  <wp:docPr id="569" name="Shap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89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69" o:spid="_x0000_s1026" style="position:absolute;z-index:-251387904;visibility:visible;mso-wrap-style:square;mso-wrap-distance-left:9pt;mso-wrap-distance-top:0;mso-wrap-distance-right:9pt;mso-wrap-distance-bottom:0;mso-position-horizontal:absolute;mso-position-horizontal-relative:text;mso-position-vertical:absolute;mso-position-vertical-relative:text" from="257.6pt,-1.05pt" to="280.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" o:allowincell="f" filled="t" strokeweight=".14039mm">
                  <v:stroke joinstyle="miter"/>
                  <o:lock v:ext="edit" shapetype="f"/>
                </v:line>
              </w:pict>
            </mc:Fallback>
          </mc:AlternateContent>
        </w:r>
      </w:del>
    </w:p>
    <w:p w:rsidR="00A33515" w:rsidDel="002260E7" w:rsidRDefault="001A4D22">
      <w:pPr>
        <w:spacing w:line="183" w:lineRule="auto"/>
        <w:ind w:left="5160"/>
        <w:rPr>
          <w:del w:id="13800" w:author="Admin" w:date="2019-02-19T02:10:00Z"/>
          <w:sz w:val="20"/>
          <w:szCs w:val="20"/>
        </w:rPr>
      </w:pPr>
      <w:del w:id="13801" w:author="Admin" w:date="2019-02-19T02:10:00Z">
        <w:r w:rsidDel="002260E7">
          <w:rPr>
            <w:rFonts w:eastAsia="Times New Roman"/>
            <w:sz w:val="13"/>
            <w:szCs w:val="13"/>
          </w:rPr>
          <w:delText>Vol(  )</w:delText>
        </w:r>
      </w:del>
    </w:p>
    <w:p w:rsidR="00A33515" w:rsidDel="002260E7" w:rsidRDefault="001A4D22">
      <w:pPr>
        <w:spacing w:line="214" w:lineRule="auto"/>
        <w:ind w:left="5660"/>
        <w:rPr>
          <w:del w:id="13802" w:author="Admin" w:date="2019-02-19T02:10:00Z"/>
          <w:sz w:val="20"/>
          <w:szCs w:val="20"/>
        </w:rPr>
      </w:pPr>
      <w:del w:id="13803" w:author="Admin" w:date="2019-02-19T02:10:00Z">
        <w:r w:rsidDel="002260E7">
          <w:rPr>
            <w:rFonts w:ascii="Arial" w:eastAsia="Arial" w:hAnsi="Arial" w:cs="Arial"/>
            <w:i/>
            <w:iCs/>
            <w:sz w:val="14"/>
            <w:szCs w:val="14"/>
          </w:rPr>
          <w:delText>Q</w:delText>
        </w:r>
      </w:del>
    </w:p>
    <w:p w:rsidR="00A33515" w:rsidDel="002260E7" w:rsidRDefault="001A4D22">
      <w:pPr>
        <w:ind w:left="500"/>
        <w:rPr>
          <w:del w:id="13804" w:author="Admin" w:date="2019-02-19T02:10:00Z"/>
          <w:sz w:val="20"/>
          <w:szCs w:val="20"/>
        </w:rPr>
      </w:pPr>
      <w:del w:id="13805" w:author="Admin" w:date="2019-02-19T02:10:00Z">
        <w:r w:rsidDel="002260E7">
          <w:rPr>
            <w:rFonts w:eastAsia="Times New Roman"/>
            <w:sz w:val="20"/>
            <w:szCs w:val="20"/>
          </w:rPr>
          <w:delText>Vol(</w:delText>
        </w:r>
        <w:r w:rsidDel="002260E7">
          <w:rPr>
            <w:rFonts w:ascii="Arial" w:eastAsia="Arial" w:hAnsi="Arial" w:cs="Arial"/>
            <w:i/>
            <w:iCs/>
            <w:sz w:val="20"/>
            <w:szCs w:val="20"/>
          </w:rPr>
          <w:delText>Q</w:delText>
        </w:r>
        <w:r w:rsidDel="002260E7">
          <w:rPr>
            <w:rFonts w:eastAsia="Times New Roman"/>
            <w:sz w:val="20"/>
            <w:szCs w:val="20"/>
          </w:rPr>
          <w:delText xml:space="preserve">) </w:delText>
        </w:r>
        <w:r w:rsidDel="002260E7">
          <w:rPr>
            <w:rFonts w:ascii="Arial" w:eastAsia="Arial" w:hAnsi="Arial" w:cs="Arial"/>
            <w:sz w:val="20"/>
            <w:szCs w:val="20"/>
          </w:rPr>
          <w:delText>обозначает объём шара</w:delText>
        </w:r>
        <w:r w:rsidDel="002260E7">
          <w:rPr>
            <w:rFonts w:eastAsia="Times New Roman"/>
            <w:sz w:val="20"/>
            <w:szCs w:val="20"/>
          </w:rPr>
          <w:delText xml:space="preserve"> </w:delText>
        </w:r>
        <w:r w:rsidDel="002260E7">
          <w:rPr>
            <w:rFonts w:ascii="Arial" w:eastAsia="Arial" w:hAnsi="Arial" w:cs="Arial"/>
            <w:i/>
            <w:iCs/>
            <w:sz w:val="20"/>
            <w:szCs w:val="20"/>
          </w:rPr>
          <w:delText>Q</w:delText>
        </w:r>
        <w:r w:rsidDel="002260E7">
          <w:rPr>
            <w:rFonts w:ascii="Arial" w:eastAsia="Arial" w:hAnsi="Arial" w:cs="Arial"/>
            <w:sz w:val="20"/>
            <w:szCs w:val="20"/>
          </w:rPr>
          <w:delText>.</w:delText>
        </w:r>
      </w:del>
    </w:p>
    <w:p w:rsidR="00A33515" w:rsidDel="002260E7" w:rsidRDefault="00A33515">
      <w:pPr>
        <w:spacing w:line="89" w:lineRule="exact"/>
        <w:rPr>
          <w:del w:id="13806" w:author="Admin" w:date="2019-02-19T02:10:00Z"/>
          <w:sz w:val="20"/>
          <w:szCs w:val="20"/>
        </w:rPr>
      </w:pPr>
    </w:p>
    <w:p w:rsidR="00A33515" w:rsidDel="002260E7" w:rsidRDefault="001A4D22">
      <w:pPr>
        <w:spacing w:line="230" w:lineRule="auto"/>
        <w:ind w:left="500"/>
        <w:jc w:val="both"/>
        <w:rPr>
          <w:del w:id="13807" w:author="Admin" w:date="2019-02-19T02:10:00Z"/>
          <w:sz w:val="20"/>
          <w:szCs w:val="20"/>
        </w:rPr>
      </w:pPr>
      <w:del w:id="13808" w:author="Admin" w:date="2019-02-19T02:10:00Z">
        <w:r w:rsidDel="002260E7">
          <w:rPr>
            <w:rFonts w:ascii="Arial" w:eastAsia="Arial" w:hAnsi="Arial" w:cs="Arial"/>
            <w:sz w:val="20"/>
            <w:szCs w:val="20"/>
          </w:rPr>
          <w:delText xml:space="preserve">Пусть функция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ascii="Arial" w:eastAsia="Arial" w:hAnsi="Arial" w:cs="Arial"/>
            <w:i/>
            <w:iCs/>
            <w:sz w:val="27"/>
            <w:szCs w:val="27"/>
            <w:vertAlign w:val="superscript"/>
          </w:rPr>
          <w:delText>d</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0"/>
            <w:szCs w:val="20"/>
          </w:rPr>
          <w:delText xml:space="preserve"> липшицева, положительно однородна порядка 1, и для каждого </w:delText>
        </w:r>
        <w:r w:rsidDel="002260E7">
          <w:rPr>
            <w:rFonts w:ascii="Arial" w:eastAsia="Arial" w:hAnsi="Arial" w:cs="Arial"/>
            <w:i/>
            <w:iCs/>
            <w:sz w:val="20"/>
            <w:szCs w:val="20"/>
          </w:rPr>
          <w:delText>j</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eastAsia="Times New Roman"/>
            <w:sz w:val="20"/>
            <w:szCs w:val="20"/>
          </w:rPr>
          <w:delText>]</w:delText>
        </w:r>
        <w:r w:rsidDel="002260E7">
          <w:rPr>
            <w:rFonts w:ascii="Arial" w:eastAsia="Arial" w:hAnsi="Arial" w:cs="Arial"/>
            <w:sz w:val="20"/>
            <w:szCs w:val="20"/>
          </w:rPr>
          <w:delText xml:space="preserve"> субгармонична по переменным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j</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j</w:delText>
        </w:r>
        <w:r w:rsidDel="002260E7">
          <w:rPr>
            <w:rFonts w:eastAsia="Times New Roman"/>
            <w:sz w:val="27"/>
            <w:szCs w:val="27"/>
            <w:vertAlign w:val="subscript"/>
          </w:rPr>
          <w:delText>+</w:delText>
        </w:r>
        <w:r w:rsidDel="002260E7">
          <w:rPr>
            <w:rFonts w:ascii="Arial" w:eastAsia="Arial" w:hAnsi="Arial" w:cs="Arial"/>
            <w:i/>
            <w:iCs/>
            <w:sz w:val="27"/>
            <w:szCs w:val="27"/>
            <w:vertAlign w:val="subscript"/>
          </w:rPr>
          <w:delText>d</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Докажите,</w:delText>
        </w:r>
        <w:r w:rsidDel="002260E7">
          <w:rPr>
            <w:rFonts w:eastAsia="Times New Roman"/>
            <w:sz w:val="20"/>
            <w:szCs w:val="20"/>
          </w:rPr>
          <w:delText xml:space="preserve"> </w:delText>
        </w:r>
        <w:r w:rsidDel="002260E7">
          <w:rPr>
            <w:rFonts w:ascii="Arial" w:eastAsia="Arial" w:hAnsi="Arial" w:cs="Arial"/>
            <w:sz w:val="20"/>
            <w:szCs w:val="20"/>
          </w:rPr>
          <w:delText>что функция</w:delText>
        </w:r>
        <w:r w:rsidDel="002260E7">
          <w:rPr>
            <w:rFonts w:eastAsia="Times New Roman"/>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 xml:space="preserve"> </w:delText>
        </w:r>
        <w:r w:rsidDel="002260E7">
          <w:rPr>
            <w:rFonts w:ascii="Arial" w:eastAsia="Arial" w:hAnsi="Arial" w:cs="Arial"/>
            <w:sz w:val="20"/>
            <w:szCs w:val="20"/>
          </w:rPr>
          <w:delText>неотрицательна,</w:delText>
        </w:r>
        <w:r w:rsidDel="002260E7">
          <w:rPr>
            <w:rFonts w:eastAsia="Times New Roman"/>
            <w:sz w:val="20"/>
            <w:szCs w:val="20"/>
          </w:rPr>
          <w:delText xml:space="preserve"> </w:delText>
        </w:r>
        <w:r w:rsidDel="002260E7">
          <w:rPr>
            <w:rFonts w:ascii="Arial" w:eastAsia="Arial" w:hAnsi="Arial" w:cs="Arial"/>
            <w:sz w:val="20"/>
            <w:szCs w:val="20"/>
          </w:rPr>
          <w:delText>если:</w:delText>
        </w:r>
      </w:del>
    </w:p>
    <w:p w:rsidR="00A33515" w:rsidDel="002260E7" w:rsidRDefault="00A33515">
      <w:pPr>
        <w:spacing w:line="78" w:lineRule="exact"/>
        <w:rPr>
          <w:del w:id="13809" w:author="Admin" w:date="2019-02-19T02:10:00Z"/>
          <w:sz w:val="20"/>
          <w:szCs w:val="20"/>
        </w:rPr>
      </w:pPr>
    </w:p>
    <w:p w:rsidR="00A33515" w:rsidDel="002260E7" w:rsidRDefault="001A4D22">
      <w:pPr>
        <w:ind w:left="500"/>
        <w:rPr>
          <w:del w:id="13810" w:author="Admin" w:date="2019-02-19T02:10:00Z"/>
          <w:sz w:val="20"/>
          <w:szCs w:val="20"/>
        </w:rPr>
      </w:pPr>
      <w:del w:id="13811" w:author="Admin" w:date="2019-02-19T02:10:00Z">
        <w:r w:rsidDel="002260E7">
          <w:rPr>
            <w:rFonts w:ascii="Arial" w:eastAsia="Arial" w:hAnsi="Arial" w:cs="Arial"/>
            <w:b/>
            <w:bCs/>
            <w:sz w:val="20"/>
            <w:szCs w:val="20"/>
          </w:rPr>
          <w:delText xml:space="preserve">а) </w:delText>
        </w:r>
        <w:r w:rsidDel="002260E7">
          <w:rPr>
            <w:rFonts w:ascii="Arial" w:eastAsia="Arial" w:hAnsi="Arial" w:cs="Arial"/>
            <w:i/>
            <w:iCs/>
            <w:sz w:val="20"/>
            <w:szCs w:val="20"/>
          </w:rPr>
          <w:delText>d</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равно единице.</w:delText>
        </w:r>
      </w:del>
    </w:p>
    <w:p w:rsidR="00A33515" w:rsidDel="002260E7" w:rsidRDefault="00A33515">
      <w:pPr>
        <w:spacing w:line="117" w:lineRule="exact"/>
        <w:rPr>
          <w:del w:id="13812" w:author="Admin" w:date="2019-02-19T02:10:00Z"/>
          <w:sz w:val="20"/>
          <w:szCs w:val="20"/>
        </w:rPr>
      </w:pPr>
    </w:p>
    <w:p w:rsidR="00A33515" w:rsidDel="002260E7" w:rsidRDefault="001A4D22">
      <w:pPr>
        <w:ind w:left="500"/>
        <w:rPr>
          <w:del w:id="13813" w:author="Admin" w:date="2019-02-19T02:10:00Z"/>
          <w:sz w:val="20"/>
          <w:szCs w:val="20"/>
        </w:rPr>
      </w:pPr>
      <w:del w:id="13814" w:author="Admin" w:date="2019-02-19T02:10:00Z">
        <w:r w:rsidDel="002260E7">
          <w:rPr>
            <w:rFonts w:ascii="Arial" w:eastAsia="Arial" w:hAnsi="Arial" w:cs="Arial"/>
            <w:b/>
            <w:bCs/>
            <w:sz w:val="20"/>
            <w:szCs w:val="20"/>
          </w:rPr>
          <w:delText xml:space="preserve">б) </w:delText>
        </w:r>
        <w:r w:rsidDel="002260E7">
          <w:rPr>
            <w:rFonts w:ascii="Arial" w:eastAsia="Arial" w:hAnsi="Arial" w:cs="Arial"/>
            <w:i/>
            <w:iCs/>
            <w:sz w:val="20"/>
            <w:szCs w:val="20"/>
          </w:rPr>
          <w:delText>d</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произвольное натуральное число.</w:delText>
        </w:r>
      </w:del>
    </w:p>
    <w:p w:rsidR="00A33515" w:rsidDel="002260E7" w:rsidRDefault="00A33515">
      <w:pPr>
        <w:spacing w:line="197" w:lineRule="exact"/>
        <w:rPr>
          <w:del w:id="13815" w:author="Admin" w:date="2019-02-19T02:10:00Z"/>
          <w:sz w:val="20"/>
          <w:szCs w:val="20"/>
        </w:rPr>
      </w:pPr>
    </w:p>
    <w:p w:rsidR="00A33515" w:rsidDel="002260E7" w:rsidRDefault="001A4D22">
      <w:pPr>
        <w:numPr>
          <w:ilvl w:val="0"/>
          <w:numId w:val="801"/>
        </w:numPr>
        <w:tabs>
          <w:tab w:val="left" w:pos="500"/>
        </w:tabs>
        <w:spacing w:line="279" w:lineRule="auto"/>
        <w:ind w:left="500" w:hanging="262"/>
        <w:rPr>
          <w:del w:id="13816" w:author="Admin" w:date="2019-02-19T02:10:00Z"/>
          <w:rFonts w:ascii="Arial" w:eastAsia="Arial" w:hAnsi="Arial" w:cs="Arial"/>
          <w:b/>
          <w:bCs/>
          <w:sz w:val="20"/>
          <w:szCs w:val="20"/>
        </w:rPr>
        <w:pPrChange w:id="13817" w:author="Admin" w:date="2019-02-19T00:19:00Z">
          <w:pPr>
            <w:numPr>
              <w:numId w:val="804"/>
            </w:numPr>
            <w:tabs>
              <w:tab w:val="left" w:pos="500"/>
            </w:tabs>
            <w:spacing w:line="279" w:lineRule="auto"/>
            <w:ind w:left="500" w:hanging="262"/>
          </w:pPr>
        </w:pPrChange>
      </w:pPr>
      <w:del w:id="13818" w:author="Admin" w:date="2019-02-19T02:10:00Z">
        <w:r w:rsidDel="002260E7">
          <w:rPr>
            <w:rFonts w:ascii="Arial" w:eastAsia="Arial" w:hAnsi="Arial" w:cs="Arial"/>
            <w:sz w:val="20"/>
            <w:szCs w:val="20"/>
          </w:rPr>
          <w:delText xml:space="preserve">Постройте контрпример для случая нечётной размерности. Напри-мер, в </w:delText>
        </w:r>
        <w:r w:rsidDel="002260E7">
          <w:rPr>
            <w:rFonts w:eastAsia="Times New Roman"/>
            <w:sz w:val="20"/>
            <w:szCs w:val="20"/>
          </w:rPr>
          <w:delText>R</w:delText>
        </w:r>
        <w:r w:rsidDel="002260E7">
          <w:rPr>
            <w:rFonts w:ascii="Arial" w:eastAsia="Arial" w:hAnsi="Arial" w:cs="Arial"/>
            <w:sz w:val="27"/>
            <w:szCs w:val="27"/>
            <w:vertAlign w:val="superscript"/>
          </w:rPr>
          <w:delText>3</w:delText>
        </w:r>
        <w:r w:rsidDel="002260E7">
          <w:rPr>
            <w:rFonts w:ascii="Arial" w:eastAsia="Arial" w:hAnsi="Arial" w:cs="Arial"/>
            <w:sz w:val="20"/>
            <w:szCs w:val="20"/>
          </w:rPr>
          <w:delText>.</w:delText>
        </w:r>
      </w:del>
    </w:p>
    <w:p w:rsidR="00A33515" w:rsidDel="002260E7" w:rsidRDefault="00A33515">
      <w:pPr>
        <w:spacing w:line="389" w:lineRule="exact"/>
        <w:rPr>
          <w:del w:id="13819" w:author="Admin" w:date="2019-02-19T02:10:00Z"/>
          <w:sz w:val="20"/>
          <w:szCs w:val="20"/>
        </w:rPr>
      </w:pPr>
    </w:p>
    <w:p w:rsidR="00A33515" w:rsidDel="002260E7" w:rsidRDefault="001A4D22">
      <w:pPr>
        <w:rPr>
          <w:del w:id="13820" w:author="Admin" w:date="2019-02-19T02:10:00Z"/>
          <w:sz w:val="20"/>
          <w:szCs w:val="20"/>
        </w:rPr>
      </w:pPr>
      <w:del w:id="13821" w:author="Admin" w:date="2019-02-19T02:10:00Z">
        <w:r w:rsidDel="002260E7">
          <w:rPr>
            <w:rFonts w:ascii="Arial" w:eastAsia="Arial" w:hAnsi="Arial" w:cs="Arial"/>
            <w:b/>
            <w:bCs/>
            <w:sz w:val="36"/>
            <w:szCs w:val="36"/>
          </w:rPr>
          <w:delText>Задачи 2015 года</w:delText>
        </w:r>
      </w:del>
    </w:p>
    <w:p w:rsidR="00A33515" w:rsidDel="002260E7" w:rsidRDefault="00A33515">
      <w:pPr>
        <w:spacing w:line="206" w:lineRule="exact"/>
        <w:rPr>
          <w:del w:id="13822" w:author="Admin" w:date="2019-02-19T02:10:00Z"/>
          <w:sz w:val="20"/>
          <w:szCs w:val="20"/>
        </w:rPr>
      </w:pPr>
    </w:p>
    <w:p w:rsidR="00A33515" w:rsidDel="002260E7" w:rsidRDefault="001A4D22">
      <w:pPr>
        <w:rPr>
          <w:del w:id="13823" w:author="Admin" w:date="2019-02-19T02:10:00Z"/>
          <w:sz w:val="20"/>
          <w:szCs w:val="20"/>
        </w:rPr>
      </w:pPr>
      <w:del w:id="13824" w:author="Admin" w:date="2019-02-19T02:10:00Z">
        <w:r w:rsidDel="002260E7">
          <w:rPr>
            <w:rFonts w:ascii="Arial" w:eastAsia="Arial" w:hAnsi="Arial" w:cs="Arial"/>
            <w:b/>
            <w:bCs/>
            <w:sz w:val="26"/>
            <w:szCs w:val="26"/>
          </w:rPr>
          <w:delText>Задача 1. Определители</w:delText>
        </w:r>
      </w:del>
    </w:p>
    <w:p w:rsidR="00A33515" w:rsidDel="002260E7" w:rsidRDefault="00A33515">
      <w:pPr>
        <w:spacing w:line="178" w:lineRule="exact"/>
        <w:rPr>
          <w:del w:id="13825" w:author="Admin" w:date="2019-02-19T02:10:00Z"/>
          <w:sz w:val="20"/>
          <w:szCs w:val="20"/>
        </w:rPr>
      </w:pPr>
    </w:p>
    <w:p w:rsidR="00A33515" w:rsidDel="002260E7" w:rsidRDefault="001A4D22">
      <w:pPr>
        <w:spacing w:line="266" w:lineRule="auto"/>
        <w:ind w:firstLine="199"/>
        <w:jc w:val="both"/>
        <w:rPr>
          <w:del w:id="13826" w:author="Admin" w:date="2019-02-19T02:10:00Z"/>
          <w:sz w:val="20"/>
          <w:szCs w:val="20"/>
        </w:rPr>
      </w:pPr>
      <w:del w:id="13827" w:author="Admin" w:date="2019-02-19T02:10:00Z">
        <w:r w:rsidDel="002260E7">
          <w:rPr>
            <w:rFonts w:ascii="Arial" w:eastAsia="Arial" w:hAnsi="Arial" w:cs="Arial"/>
            <w:sz w:val="20"/>
            <w:szCs w:val="20"/>
          </w:rPr>
          <w:delText xml:space="preserve">Напомним, что на множестве квадратных матриц размера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есть функ-ция Δ, сопоставляющая матрице некоторое число, которое называется определителем этой матрицы. Эта функция однозначно задаётся следу-ющими условиями: если матрица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представлена в виде </w:delText>
        </w:r>
        <w:r w:rsidDel="002260E7">
          <w:rPr>
            <w:rFonts w:eastAsia="Times New Roman"/>
            <w:sz w:val="20"/>
            <w:szCs w:val="20"/>
          </w:rPr>
          <w:delText>(</w:delText>
        </w:r>
        <w:r w:rsidDel="002260E7">
          <w:rPr>
            <w:rFonts w:ascii="Arial" w:eastAsia="Arial" w:hAnsi="Arial" w:cs="Arial"/>
            <w:i/>
            <w:iCs/>
            <w:sz w:val="20"/>
            <w:szCs w:val="20"/>
          </w:rPr>
          <w:delText>u</w:delText>
        </w:r>
        <w:r w:rsidDel="002260E7">
          <w:rPr>
            <w:rFonts w:ascii="Arial" w:eastAsia="Arial" w:hAnsi="Arial" w:cs="Arial"/>
            <w:sz w:val="27"/>
            <w:szCs w:val="27"/>
            <w:vertAlign w:val="subscript"/>
          </w:rPr>
          <w:delText>1</w:delText>
        </w:r>
        <w:r w:rsidDel="002260E7">
          <w:rPr>
            <w:rFonts w:eastAsia="Times New Roman"/>
            <w:i/>
            <w:iCs/>
            <w:sz w:val="20"/>
            <w:szCs w:val="20"/>
          </w:rPr>
          <w:delText>; : :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u</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u</w:delText>
        </w:r>
        <w:r w:rsidDel="002260E7">
          <w:rPr>
            <w:rFonts w:ascii="Arial" w:eastAsia="Arial" w:hAnsi="Arial" w:cs="Arial"/>
            <w:i/>
            <w:iCs/>
            <w:sz w:val="27"/>
            <w:szCs w:val="27"/>
            <w:vertAlign w:val="subscript"/>
          </w:rPr>
          <w:delText>i</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столбцы чисел,</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то тогда</w:delText>
        </w:r>
      </w:del>
    </w:p>
    <w:p w:rsidR="00A33515" w:rsidDel="002260E7" w:rsidRDefault="00A33515">
      <w:pPr>
        <w:spacing w:line="108" w:lineRule="exact"/>
        <w:rPr>
          <w:del w:id="13828" w:author="Admin" w:date="2019-02-19T02:10:00Z"/>
          <w:sz w:val="20"/>
          <w:szCs w:val="20"/>
        </w:rPr>
      </w:pPr>
    </w:p>
    <w:p w:rsidR="00A33515" w:rsidDel="002260E7" w:rsidRDefault="001A4D22">
      <w:pPr>
        <w:numPr>
          <w:ilvl w:val="0"/>
          <w:numId w:val="802"/>
        </w:numPr>
        <w:tabs>
          <w:tab w:val="left" w:pos="500"/>
        </w:tabs>
        <w:spacing w:line="287" w:lineRule="auto"/>
        <w:ind w:left="500" w:hanging="273"/>
        <w:rPr>
          <w:del w:id="13829" w:author="Admin" w:date="2019-02-19T02:10:00Z"/>
          <w:rFonts w:ascii="Arial" w:eastAsia="Arial" w:hAnsi="Arial" w:cs="Arial"/>
          <w:b/>
          <w:bCs/>
          <w:sz w:val="20"/>
          <w:szCs w:val="20"/>
        </w:rPr>
        <w:pPrChange w:id="13830" w:author="Admin" w:date="2019-02-19T00:19:00Z">
          <w:pPr>
            <w:numPr>
              <w:numId w:val="805"/>
            </w:numPr>
            <w:tabs>
              <w:tab w:val="left" w:pos="500"/>
            </w:tabs>
            <w:spacing w:line="287" w:lineRule="auto"/>
            <w:ind w:left="500" w:hanging="273"/>
          </w:pPr>
        </w:pPrChange>
      </w:pPr>
      <w:del w:id="13831" w:author="Admin" w:date="2019-02-19T02:10:00Z">
        <w:r w:rsidDel="002260E7">
          <w:rPr>
            <w:rFonts w:ascii="Arial" w:eastAsia="Arial" w:hAnsi="Arial" w:cs="Arial"/>
            <w:sz w:val="20"/>
            <w:szCs w:val="20"/>
          </w:rPr>
          <w:delText xml:space="preserve">Если случилось так, что столбец </w:delText>
        </w:r>
        <w:r w:rsidDel="002260E7">
          <w:rPr>
            <w:rFonts w:ascii="Arial" w:eastAsia="Arial" w:hAnsi="Arial" w:cs="Arial"/>
            <w:i/>
            <w:iCs/>
            <w:sz w:val="20"/>
            <w:szCs w:val="20"/>
          </w:rPr>
          <w:delText>u</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v</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столбцы, а — некоторое число, то</w:delText>
        </w:r>
      </w:del>
    </w:p>
    <w:p w:rsidR="00A33515" w:rsidDel="002260E7" w:rsidRDefault="00A33515">
      <w:pPr>
        <w:spacing w:line="107" w:lineRule="exact"/>
        <w:rPr>
          <w:del w:id="13832" w:author="Admin" w:date="2019-02-19T02:10:00Z"/>
          <w:sz w:val="20"/>
          <w:szCs w:val="20"/>
        </w:rPr>
      </w:pPr>
    </w:p>
    <w:p w:rsidR="00A33515" w:rsidRPr="001A4D22" w:rsidDel="002260E7" w:rsidRDefault="001A4D22">
      <w:pPr>
        <w:tabs>
          <w:tab w:val="left" w:pos="1320"/>
          <w:tab w:val="left" w:pos="4220"/>
        </w:tabs>
        <w:ind w:left="660"/>
        <w:rPr>
          <w:del w:id="13833" w:author="Admin" w:date="2019-02-19T02:10:00Z"/>
          <w:sz w:val="20"/>
          <w:szCs w:val="20"/>
          <w:lang w:val="en-US"/>
          <w:rPrChange w:id="13834" w:author="Admin" w:date="2019-02-18T23:55:00Z">
            <w:rPr>
              <w:del w:id="13835" w:author="Admin" w:date="2019-02-19T02:10:00Z"/>
              <w:sz w:val="20"/>
              <w:szCs w:val="20"/>
            </w:rPr>
          </w:rPrChange>
        </w:rPr>
      </w:pPr>
      <w:del w:id="13836" w:author="Admin" w:date="2019-02-19T02:10:00Z">
        <w:r w:rsidRPr="001A4D22" w:rsidDel="002260E7">
          <w:rPr>
            <w:rFonts w:eastAsia="Times New Roman"/>
            <w:sz w:val="20"/>
            <w:szCs w:val="20"/>
            <w:lang w:val="en-US"/>
            <w:rPrChange w:id="13837"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3838" w:author="Admin" w:date="2019-02-18T23:55:00Z">
              <w:rPr>
                <w:rFonts w:ascii="Arial" w:eastAsia="Arial" w:hAnsi="Arial" w:cs="Arial"/>
                <w:i/>
                <w:iCs/>
                <w:sz w:val="20"/>
                <w:szCs w:val="20"/>
              </w:rPr>
            </w:rPrChange>
          </w:rPr>
          <w:delText>A</w:delText>
        </w:r>
        <w:r w:rsidRPr="001A4D22" w:rsidDel="002260E7">
          <w:rPr>
            <w:rFonts w:eastAsia="Times New Roman"/>
            <w:sz w:val="20"/>
            <w:szCs w:val="20"/>
            <w:lang w:val="en-US"/>
            <w:rPrChange w:id="13839" w:author="Admin" w:date="2019-02-18T23:55:00Z">
              <w:rPr>
                <w:rFonts w:eastAsia="Times New Roman"/>
                <w:sz w:val="20"/>
                <w:szCs w:val="20"/>
              </w:rPr>
            </w:rPrChange>
          </w:rPr>
          <w:delText>) =</w:delText>
        </w:r>
        <w:r w:rsidRPr="001A4D22" w:rsidDel="002260E7">
          <w:rPr>
            <w:rFonts w:eastAsia="Times New Roman"/>
            <w:sz w:val="20"/>
            <w:szCs w:val="20"/>
            <w:lang w:val="en-US"/>
            <w:rPrChange w:id="13840" w:author="Admin" w:date="2019-02-18T23:55:00Z">
              <w:rPr>
                <w:rFonts w:eastAsia="Times New Roman"/>
                <w:sz w:val="20"/>
                <w:szCs w:val="20"/>
              </w:rPr>
            </w:rPrChange>
          </w:rPr>
          <w:tab/>
          <w:delText>(</w:delText>
        </w:r>
        <w:r w:rsidRPr="001A4D22" w:rsidDel="002260E7">
          <w:rPr>
            <w:rFonts w:ascii="Arial" w:eastAsia="Arial" w:hAnsi="Arial" w:cs="Arial"/>
            <w:i/>
            <w:iCs/>
            <w:sz w:val="20"/>
            <w:szCs w:val="20"/>
            <w:lang w:val="en-US"/>
            <w:rPrChange w:id="13841" w:author="Admin" w:date="2019-02-18T23:55:00Z">
              <w:rPr>
                <w:rFonts w:ascii="Arial" w:eastAsia="Arial" w:hAnsi="Arial" w:cs="Arial"/>
                <w:i/>
                <w:iCs/>
                <w:sz w:val="20"/>
                <w:szCs w:val="20"/>
              </w:rPr>
            </w:rPrChange>
          </w:rPr>
          <w:delText>u</w:delText>
        </w:r>
        <w:r w:rsidRPr="001A4D22" w:rsidDel="002260E7">
          <w:rPr>
            <w:rFonts w:ascii="Arial" w:eastAsia="Arial" w:hAnsi="Arial" w:cs="Arial"/>
            <w:sz w:val="27"/>
            <w:szCs w:val="27"/>
            <w:vertAlign w:val="subscript"/>
            <w:lang w:val="en-US"/>
            <w:rPrChange w:id="13842" w:author="Admin" w:date="2019-02-18T23:55:00Z">
              <w:rPr>
                <w:rFonts w:ascii="Arial" w:eastAsia="Arial" w:hAnsi="Arial" w:cs="Arial"/>
                <w:sz w:val="27"/>
                <w:szCs w:val="27"/>
                <w:vertAlign w:val="subscript"/>
              </w:rPr>
            </w:rPrChange>
          </w:rPr>
          <w:delText>1</w:delText>
        </w:r>
        <w:r w:rsidRPr="001A4D22" w:rsidDel="002260E7">
          <w:rPr>
            <w:rFonts w:eastAsia="Times New Roman"/>
            <w:i/>
            <w:iCs/>
            <w:sz w:val="20"/>
            <w:szCs w:val="20"/>
            <w:lang w:val="en-US"/>
            <w:rPrChange w:id="13843" w:author="Admin" w:date="2019-02-18T23:55:00Z">
              <w:rPr>
                <w:rFonts w:eastAsia="Times New Roman"/>
                <w:i/>
                <w:iCs/>
                <w:sz w:val="20"/>
                <w:szCs w:val="20"/>
              </w:rPr>
            </w:rPrChange>
          </w:rPr>
          <w:delText>; : : : ;</w:delText>
        </w:r>
        <w:r w:rsidRPr="001A4D22" w:rsidDel="002260E7">
          <w:rPr>
            <w:rFonts w:eastAsia="Times New Roman"/>
            <w:sz w:val="20"/>
            <w:szCs w:val="20"/>
            <w:lang w:val="en-US"/>
            <w:rPrChange w:id="13844"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3845" w:author="Admin" w:date="2019-02-18T23:55:00Z">
              <w:rPr>
                <w:rFonts w:ascii="Arial" w:eastAsia="Arial" w:hAnsi="Arial" w:cs="Arial"/>
                <w:i/>
                <w:iCs/>
                <w:sz w:val="20"/>
                <w:szCs w:val="20"/>
              </w:rPr>
            </w:rPrChange>
          </w:rPr>
          <w:delText>u</w:delText>
        </w:r>
        <w:r w:rsidRPr="001A4D22" w:rsidDel="002260E7">
          <w:rPr>
            <w:rFonts w:ascii="Arial" w:eastAsia="Arial" w:hAnsi="Arial" w:cs="Arial"/>
            <w:i/>
            <w:iCs/>
            <w:sz w:val="27"/>
            <w:szCs w:val="27"/>
            <w:vertAlign w:val="subscript"/>
            <w:lang w:val="en-US"/>
            <w:rPrChange w:id="13846" w:author="Admin" w:date="2019-02-18T23:55:00Z">
              <w:rPr>
                <w:rFonts w:ascii="Arial" w:eastAsia="Arial" w:hAnsi="Arial" w:cs="Arial"/>
                <w:i/>
                <w:iCs/>
                <w:sz w:val="27"/>
                <w:szCs w:val="27"/>
                <w:vertAlign w:val="subscript"/>
              </w:rPr>
            </w:rPrChange>
          </w:rPr>
          <w:delText>i</w:delText>
        </w:r>
        <w:r w:rsidRPr="001A4D22" w:rsidDel="002260E7">
          <w:rPr>
            <w:rFonts w:eastAsia="Times New Roman"/>
            <w:sz w:val="20"/>
            <w:szCs w:val="20"/>
            <w:lang w:val="en-US"/>
            <w:rPrChange w:id="13847" w:author="Admin" w:date="2019-02-18T23:55:00Z">
              <w:rPr>
                <w:rFonts w:eastAsia="Times New Roman"/>
                <w:sz w:val="20"/>
                <w:szCs w:val="20"/>
              </w:rPr>
            </w:rPrChange>
          </w:rPr>
          <w:delText xml:space="preserve">  </w:delText>
        </w:r>
        <w:r w:rsidRPr="001A4D22" w:rsidDel="002260E7">
          <w:rPr>
            <w:rFonts w:ascii="Arial" w:eastAsia="Arial" w:hAnsi="Arial" w:cs="Arial"/>
            <w:sz w:val="27"/>
            <w:szCs w:val="27"/>
            <w:vertAlign w:val="subscript"/>
            <w:lang w:val="en-US"/>
            <w:rPrChange w:id="13848" w:author="Admin" w:date="2019-02-18T23:55:00Z">
              <w:rPr>
                <w:rFonts w:ascii="Arial" w:eastAsia="Arial" w:hAnsi="Arial" w:cs="Arial"/>
                <w:sz w:val="27"/>
                <w:szCs w:val="27"/>
                <w:vertAlign w:val="subscript"/>
              </w:rPr>
            </w:rPrChange>
          </w:rPr>
          <w:delText>1</w:delText>
        </w:r>
        <w:r w:rsidRPr="001A4D22" w:rsidDel="002260E7">
          <w:rPr>
            <w:rFonts w:eastAsia="Times New Roman"/>
            <w:i/>
            <w:iCs/>
            <w:sz w:val="20"/>
            <w:szCs w:val="20"/>
            <w:lang w:val="en-US"/>
            <w:rPrChange w:id="13849" w:author="Admin" w:date="2019-02-18T23:55:00Z">
              <w:rPr>
                <w:rFonts w:eastAsia="Times New Roman"/>
                <w:i/>
                <w:iCs/>
                <w:sz w:val="20"/>
                <w:szCs w:val="20"/>
              </w:rPr>
            </w:rPrChange>
          </w:rPr>
          <w:delText>;</w:delText>
        </w:r>
        <w:r w:rsidRPr="001A4D22" w:rsidDel="002260E7">
          <w:rPr>
            <w:rFonts w:eastAsia="Times New Roman"/>
            <w:sz w:val="20"/>
            <w:szCs w:val="20"/>
            <w:lang w:val="en-US"/>
            <w:rPrChange w:id="13850"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3851" w:author="Admin" w:date="2019-02-18T23:55:00Z">
              <w:rPr>
                <w:rFonts w:ascii="Arial" w:eastAsia="Arial" w:hAnsi="Arial" w:cs="Arial"/>
                <w:i/>
                <w:iCs/>
                <w:sz w:val="20"/>
                <w:szCs w:val="20"/>
              </w:rPr>
            </w:rPrChange>
          </w:rPr>
          <w:delText>v</w:delText>
        </w:r>
        <w:r w:rsidRPr="001A4D22" w:rsidDel="002260E7">
          <w:rPr>
            <w:rFonts w:eastAsia="Times New Roman"/>
            <w:i/>
            <w:iCs/>
            <w:sz w:val="20"/>
            <w:szCs w:val="20"/>
            <w:lang w:val="en-US"/>
            <w:rPrChange w:id="13852" w:author="Admin" w:date="2019-02-18T23:55:00Z">
              <w:rPr>
                <w:rFonts w:eastAsia="Times New Roman"/>
                <w:i/>
                <w:iCs/>
                <w:sz w:val="20"/>
                <w:szCs w:val="20"/>
              </w:rPr>
            </w:rPrChange>
          </w:rPr>
          <w:delText>;</w:delText>
        </w:r>
        <w:r w:rsidRPr="001A4D22" w:rsidDel="002260E7">
          <w:rPr>
            <w:rFonts w:eastAsia="Times New Roman"/>
            <w:sz w:val="20"/>
            <w:szCs w:val="20"/>
            <w:lang w:val="en-US"/>
            <w:rPrChange w:id="13853"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3854" w:author="Admin" w:date="2019-02-18T23:55:00Z">
              <w:rPr>
                <w:rFonts w:ascii="Arial" w:eastAsia="Arial" w:hAnsi="Arial" w:cs="Arial"/>
                <w:i/>
                <w:iCs/>
                <w:sz w:val="20"/>
                <w:szCs w:val="20"/>
              </w:rPr>
            </w:rPrChange>
          </w:rPr>
          <w:delText>u</w:delText>
        </w:r>
        <w:r w:rsidRPr="001A4D22" w:rsidDel="002260E7">
          <w:rPr>
            <w:rFonts w:ascii="Arial" w:eastAsia="Arial" w:hAnsi="Arial" w:cs="Arial"/>
            <w:i/>
            <w:iCs/>
            <w:sz w:val="27"/>
            <w:szCs w:val="27"/>
            <w:vertAlign w:val="subscript"/>
            <w:lang w:val="en-US"/>
            <w:rPrChange w:id="13855" w:author="Admin" w:date="2019-02-18T23:55:00Z">
              <w:rPr>
                <w:rFonts w:ascii="Arial" w:eastAsia="Arial" w:hAnsi="Arial" w:cs="Arial"/>
                <w:i/>
                <w:iCs/>
                <w:sz w:val="27"/>
                <w:szCs w:val="27"/>
                <w:vertAlign w:val="subscript"/>
              </w:rPr>
            </w:rPrChange>
          </w:rPr>
          <w:delText>i</w:delText>
        </w:r>
        <w:r w:rsidRPr="001A4D22" w:rsidDel="002260E7">
          <w:rPr>
            <w:rFonts w:eastAsia="Times New Roman"/>
            <w:sz w:val="27"/>
            <w:szCs w:val="27"/>
            <w:vertAlign w:val="subscript"/>
            <w:lang w:val="en-US"/>
            <w:rPrChange w:id="13856" w:author="Admin" w:date="2019-02-18T23:55:00Z">
              <w:rPr>
                <w:rFonts w:eastAsia="Times New Roman"/>
                <w:sz w:val="27"/>
                <w:szCs w:val="27"/>
                <w:vertAlign w:val="subscript"/>
              </w:rPr>
            </w:rPrChange>
          </w:rPr>
          <w:delText>+</w:delText>
        </w:r>
        <w:r w:rsidRPr="001A4D22" w:rsidDel="002260E7">
          <w:rPr>
            <w:rFonts w:ascii="Arial" w:eastAsia="Arial" w:hAnsi="Arial" w:cs="Arial"/>
            <w:sz w:val="27"/>
            <w:szCs w:val="27"/>
            <w:vertAlign w:val="subscript"/>
            <w:lang w:val="en-US"/>
            <w:rPrChange w:id="13857" w:author="Admin" w:date="2019-02-18T23:55:00Z">
              <w:rPr>
                <w:rFonts w:ascii="Arial" w:eastAsia="Arial" w:hAnsi="Arial" w:cs="Arial"/>
                <w:sz w:val="27"/>
                <w:szCs w:val="27"/>
                <w:vertAlign w:val="subscript"/>
              </w:rPr>
            </w:rPrChange>
          </w:rPr>
          <w:delText>1</w:delText>
        </w:r>
        <w:r w:rsidRPr="001A4D22" w:rsidDel="002260E7">
          <w:rPr>
            <w:rFonts w:eastAsia="Times New Roman"/>
            <w:i/>
            <w:iCs/>
            <w:sz w:val="20"/>
            <w:szCs w:val="20"/>
            <w:lang w:val="en-US"/>
            <w:rPrChange w:id="13858" w:author="Admin" w:date="2019-02-18T23:55:00Z">
              <w:rPr>
                <w:rFonts w:eastAsia="Times New Roman"/>
                <w:i/>
                <w:iCs/>
                <w:sz w:val="20"/>
                <w:szCs w:val="20"/>
              </w:rPr>
            </w:rPrChange>
          </w:rPr>
          <w:delText>; : : : ;</w:delText>
        </w:r>
        <w:r w:rsidRPr="001A4D22" w:rsidDel="002260E7">
          <w:rPr>
            <w:rFonts w:eastAsia="Times New Roman"/>
            <w:sz w:val="20"/>
            <w:szCs w:val="20"/>
            <w:lang w:val="en-US"/>
            <w:rPrChange w:id="13859" w:author="Admin" w:date="2019-02-18T23:55:00Z">
              <w:rPr>
                <w:rFonts w:eastAsia="Times New Roman"/>
                <w:sz w:val="20"/>
                <w:szCs w:val="20"/>
              </w:rPr>
            </w:rPrChange>
          </w:rPr>
          <w:delText xml:space="preserve"> </w:delText>
        </w:r>
        <w:r w:rsidRPr="001A4D22" w:rsidDel="002260E7">
          <w:rPr>
            <w:rFonts w:ascii="Arial" w:eastAsia="Arial" w:hAnsi="Arial" w:cs="Arial"/>
            <w:i/>
            <w:iCs/>
            <w:sz w:val="20"/>
            <w:szCs w:val="20"/>
            <w:lang w:val="en-US"/>
            <w:rPrChange w:id="13860" w:author="Admin" w:date="2019-02-18T23:55:00Z">
              <w:rPr>
                <w:rFonts w:ascii="Arial" w:eastAsia="Arial" w:hAnsi="Arial" w:cs="Arial"/>
                <w:i/>
                <w:iCs/>
                <w:sz w:val="20"/>
                <w:szCs w:val="20"/>
              </w:rPr>
            </w:rPrChange>
          </w:rPr>
          <w:delText>u</w:delText>
        </w:r>
        <w:r w:rsidRPr="001A4D22" w:rsidDel="002260E7">
          <w:rPr>
            <w:rFonts w:ascii="Arial" w:eastAsia="Arial" w:hAnsi="Arial" w:cs="Arial"/>
            <w:i/>
            <w:iCs/>
            <w:sz w:val="27"/>
            <w:szCs w:val="27"/>
            <w:vertAlign w:val="subscript"/>
            <w:lang w:val="en-US"/>
            <w:rPrChange w:id="13861" w:author="Admin" w:date="2019-02-18T23:55:00Z">
              <w:rPr>
                <w:rFonts w:ascii="Arial" w:eastAsia="Arial" w:hAnsi="Arial" w:cs="Arial"/>
                <w:i/>
                <w:iCs/>
                <w:sz w:val="27"/>
                <w:szCs w:val="27"/>
                <w:vertAlign w:val="subscript"/>
              </w:rPr>
            </w:rPrChange>
          </w:rPr>
          <w:delText>n</w:delText>
        </w:r>
        <w:r w:rsidRPr="001A4D22" w:rsidDel="002260E7">
          <w:rPr>
            <w:rFonts w:eastAsia="Times New Roman"/>
            <w:sz w:val="20"/>
            <w:szCs w:val="20"/>
            <w:lang w:val="en-US"/>
            <w:rPrChange w:id="13862" w:author="Admin" w:date="2019-02-18T23:55:00Z">
              <w:rPr>
                <w:rFonts w:eastAsia="Times New Roman"/>
                <w:sz w:val="20"/>
                <w:szCs w:val="20"/>
              </w:rPr>
            </w:rPrChange>
          </w:rPr>
          <w:delText>) +</w:delText>
        </w:r>
        <w:r w:rsidRPr="001A4D22" w:rsidDel="002260E7">
          <w:rPr>
            <w:sz w:val="20"/>
            <w:szCs w:val="20"/>
            <w:lang w:val="en-US"/>
            <w:rPrChange w:id="13863" w:author="Admin" w:date="2019-02-18T23:55:00Z">
              <w:rPr>
                <w:sz w:val="20"/>
                <w:szCs w:val="20"/>
              </w:rPr>
            </w:rPrChange>
          </w:rPr>
          <w:tab/>
        </w:r>
        <w:r w:rsidRPr="001A4D22" w:rsidDel="002260E7">
          <w:rPr>
            <w:rFonts w:eastAsia="Times New Roman"/>
            <w:sz w:val="17"/>
            <w:szCs w:val="17"/>
            <w:lang w:val="en-US"/>
            <w:rPrChange w:id="13864" w:author="Admin" w:date="2019-02-18T23:55:00Z">
              <w:rPr>
                <w:rFonts w:eastAsia="Times New Roman"/>
                <w:sz w:val="17"/>
                <w:szCs w:val="17"/>
              </w:rPr>
            </w:rPrChange>
          </w:rPr>
          <w:delText>(</w:delText>
        </w:r>
        <w:r w:rsidRPr="001A4D22" w:rsidDel="002260E7">
          <w:rPr>
            <w:rFonts w:ascii="Arial" w:eastAsia="Arial" w:hAnsi="Arial" w:cs="Arial"/>
            <w:i/>
            <w:iCs/>
            <w:sz w:val="17"/>
            <w:szCs w:val="17"/>
            <w:lang w:val="en-US"/>
            <w:rPrChange w:id="13865" w:author="Admin" w:date="2019-02-18T23:55:00Z">
              <w:rPr>
                <w:rFonts w:ascii="Arial" w:eastAsia="Arial" w:hAnsi="Arial" w:cs="Arial"/>
                <w:i/>
                <w:iCs/>
                <w:sz w:val="17"/>
                <w:szCs w:val="17"/>
              </w:rPr>
            </w:rPrChange>
          </w:rPr>
          <w:delText>u</w:delText>
        </w:r>
        <w:r w:rsidRPr="001A4D22" w:rsidDel="002260E7">
          <w:rPr>
            <w:rFonts w:ascii="Arial" w:eastAsia="Arial" w:hAnsi="Arial" w:cs="Arial"/>
            <w:sz w:val="23"/>
            <w:szCs w:val="23"/>
            <w:vertAlign w:val="subscript"/>
            <w:lang w:val="en-US"/>
            <w:rPrChange w:id="13866" w:author="Admin" w:date="2019-02-18T23:55:00Z">
              <w:rPr>
                <w:rFonts w:ascii="Arial" w:eastAsia="Arial" w:hAnsi="Arial" w:cs="Arial"/>
                <w:sz w:val="23"/>
                <w:szCs w:val="23"/>
                <w:vertAlign w:val="subscript"/>
              </w:rPr>
            </w:rPrChange>
          </w:rPr>
          <w:delText>1</w:delText>
        </w:r>
        <w:r w:rsidRPr="001A4D22" w:rsidDel="002260E7">
          <w:rPr>
            <w:rFonts w:eastAsia="Times New Roman"/>
            <w:i/>
            <w:iCs/>
            <w:sz w:val="17"/>
            <w:szCs w:val="17"/>
            <w:lang w:val="en-US"/>
            <w:rPrChange w:id="13867" w:author="Admin" w:date="2019-02-18T23:55:00Z">
              <w:rPr>
                <w:rFonts w:eastAsia="Times New Roman"/>
                <w:i/>
                <w:iCs/>
                <w:sz w:val="17"/>
                <w:szCs w:val="17"/>
              </w:rPr>
            </w:rPrChange>
          </w:rPr>
          <w:delText>; : : : ;</w:delText>
        </w:r>
        <w:r w:rsidRPr="001A4D22" w:rsidDel="002260E7">
          <w:rPr>
            <w:rFonts w:eastAsia="Times New Roman"/>
            <w:sz w:val="17"/>
            <w:szCs w:val="17"/>
            <w:lang w:val="en-US"/>
            <w:rPrChange w:id="13868" w:author="Admin" w:date="2019-02-18T23:55:00Z">
              <w:rPr>
                <w:rFonts w:eastAsia="Times New Roman"/>
                <w:sz w:val="17"/>
                <w:szCs w:val="17"/>
              </w:rPr>
            </w:rPrChange>
          </w:rPr>
          <w:delText xml:space="preserve"> </w:delText>
        </w:r>
        <w:r w:rsidRPr="001A4D22" w:rsidDel="002260E7">
          <w:rPr>
            <w:rFonts w:ascii="Arial" w:eastAsia="Arial" w:hAnsi="Arial" w:cs="Arial"/>
            <w:i/>
            <w:iCs/>
            <w:sz w:val="17"/>
            <w:szCs w:val="17"/>
            <w:lang w:val="en-US"/>
            <w:rPrChange w:id="13869" w:author="Admin" w:date="2019-02-18T23:55:00Z">
              <w:rPr>
                <w:rFonts w:ascii="Arial" w:eastAsia="Arial" w:hAnsi="Arial" w:cs="Arial"/>
                <w:i/>
                <w:iCs/>
                <w:sz w:val="17"/>
                <w:szCs w:val="17"/>
              </w:rPr>
            </w:rPrChange>
          </w:rPr>
          <w:delText>u</w:delText>
        </w:r>
        <w:r w:rsidRPr="001A4D22" w:rsidDel="002260E7">
          <w:rPr>
            <w:rFonts w:ascii="Arial" w:eastAsia="Arial" w:hAnsi="Arial" w:cs="Arial"/>
            <w:i/>
            <w:iCs/>
            <w:sz w:val="23"/>
            <w:szCs w:val="23"/>
            <w:vertAlign w:val="subscript"/>
            <w:lang w:val="en-US"/>
            <w:rPrChange w:id="13870" w:author="Admin" w:date="2019-02-18T23:55:00Z">
              <w:rPr>
                <w:rFonts w:ascii="Arial" w:eastAsia="Arial" w:hAnsi="Arial" w:cs="Arial"/>
                <w:i/>
                <w:iCs/>
                <w:sz w:val="23"/>
                <w:szCs w:val="23"/>
                <w:vertAlign w:val="subscript"/>
              </w:rPr>
            </w:rPrChange>
          </w:rPr>
          <w:delText>i</w:delText>
        </w:r>
        <w:r w:rsidRPr="001A4D22" w:rsidDel="002260E7">
          <w:rPr>
            <w:rFonts w:eastAsia="Times New Roman"/>
            <w:sz w:val="17"/>
            <w:szCs w:val="17"/>
            <w:lang w:val="en-US"/>
            <w:rPrChange w:id="13871" w:author="Admin" w:date="2019-02-18T23:55:00Z">
              <w:rPr>
                <w:rFonts w:eastAsia="Times New Roman"/>
                <w:sz w:val="17"/>
                <w:szCs w:val="17"/>
              </w:rPr>
            </w:rPrChange>
          </w:rPr>
          <w:delText xml:space="preserve">  </w:delText>
        </w:r>
        <w:r w:rsidRPr="001A4D22" w:rsidDel="002260E7">
          <w:rPr>
            <w:rFonts w:ascii="Arial" w:eastAsia="Arial" w:hAnsi="Arial" w:cs="Arial"/>
            <w:sz w:val="23"/>
            <w:szCs w:val="23"/>
            <w:vertAlign w:val="subscript"/>
            <w:lang w:val="en-US"/>
            <w:rPrChange w:id="13872" w:author="Admin" w:date="2019-02-18T23:55:00Z">
              <w:rPr>
                <w:rFonts w:ascii="Arial" w:eastAsia="Arial" w:hAnsi="Arial" w:cs="Arial"/>
                <w:sz w:val="23"/>
                <w:szCs w:val="23"/>
                <w:vertAlign w:val="subscript"/>
              </w:rPr>
            </w:rPrChange>
          </w:rPr>
          <w:delText>1</w:delText>
        </w:r>
        <w:r w:rsidRPr="001A4D22" w:rsidDel="002260E7">
          <w:rPr>
            <w:rFonts w:eastAsia="Times New Roman"/>
            <w:i/>
            <w:iCs/>
            <w:sz w:val="17"/>
            <w:szCs w:val="17"/>
            <w:lang w:val="en-US"/>
            <w:rPrChange w:id="13873" w:author="Admin" w:date="2019-02-18T23:55:00Z">
              <w:rPr>
                <w:rFonts w:eastAsia="Times New Roman"/>
                <w:i/>
                <w:iCs/>
                <w:sz w:val="17"/>
                <w:szCs w:val="17"/>
              </w:rPr>
            </w:rPrChange>
          </w:rPr>
          <w:delText>;</w:delText>
        </w:r>
        <w:r w:rsidRPr="001A4D22" w:rsidDel="002260E7">
          <w:rPr>
            <w:rFonts w:eastAsia="Times New Roman"/>
            <w:sz w:val="17"/>
            <w:szCs w:val="17"/>
            <w:lang w:val="en-US"/>
            <w:rPrChange w:id="13874" w:author="Admin" w:date="2019-02-18T23:55:00Z">
              <w:rPr>
                <w:rFonts w:eastAsia="Times New Roman"/>
                <w:sz w:val="17"/>
                <w:szCs w:val="17"/>
              </w:rPr>
            </w:rPrChange>
          </w:rPr>
          <w:delText xml:space="preserve"> </w:delText>
        </w:r>
        <w:r w:rsidRPr="001A4D22" w:rsidDel="002260E7">
          <w:rPr>
            <w:rFonts w:ascii="Arial" w:eastAsia="Arial" w:hAnsi="Arial" w:cs="Arial"/>
            <w:i/>
            <w:iCs/>
            <w:sz w:val="17"/>
            <w:szCs w:val="17"/>
            <w:lang w:val="en-US"/>
            <w:rPrChange w:id="13875" w:author="Admin" w:date="2019-02-18T23:55:00Z">
              <w:rPr>
                <w:rFonts w:ascii="Arial" w:eastAsia="Arial" w:hAnsi="Arial" w:cs="Arial"/>
                <w:i/>
                <w:iCs/>
                <w:sz w:val="17"/>
                <w:szCs w:val="17"/>
              </w:rPr>
            </w:rPrChange>
          </w:rPr>
          <w:delText>v</w:delText>
        </w:r>
        <w:r w:rsidRPr="001A4D22" w:rsidDel="002260E7">
          <w:rPr>
            <w:rFonts w:eastAsia="Times New Roman"/>
            <w:i/>
            <w:iCs/>
            <w:sz w:val="23"/>
            <w:szCs w:val="23"/>
            <w:vertAlign w:val="superscript"/>
            <w:lang w:val="en-US"/>
            <w:rPrChange w:id="13876" w:author="Admin" w:date="2019-02-18T23:55:00Z">
              <w:rPr>
                <w:rFonts w:eastAsia="Times New Roman"/>
                <w:i/>
                <w:iCs/>
                <w:sz w:val="23"/>
                <w:szCs w:val="23"/>
                <w:vertAlign w:val="superscript"/>
              </w:rPr>
            </w:rPrChange>
          </w:rPr>
          <w:delText>′</w:delText>
        </w:r>
        <w:r w:rsidRPr="001A4D22" w:rsidDel="002260E7">
          <w:rPr>
            <w:rFonts w:eastAsia="Times New Roman"/>
            <w:i/>
            <w:iCs/>
            <w:sz w:val="17"/>
            <w:szCs w:val="17"/>
            <w:lang w:val="en-US"/>
            <w:rPrChange w:id="13877" w:author="Admin" w:date="2019-02-18T23:55:00Z">
              <w:rPr>
                <w:rFonts w:eastAsia="Times New Roman"/>
                <w:i/>
                <w:iCs/>
                <w:sz w:val="17"/>
                <w:szCs w:val="17"/>
              </w:rPr>
            </w:rPrChange>
          </w:rPr>
          <w:delText>;</w:delText>
        </w:r>
        <w:r w:rsidRPr="001A4D22" w:rsidDel="002260E7">
          <w:rPr>
            <w:rFonts w:eastAsia="Times New Roman"/>
            <w:sz w:val="17"/>
            <w:szCs w:val="17"/>
            <w:lang w:val="en-US"/>
            <w:rPrChange w:id="13878" w:author="Admin" w:date="2019-02-18T23:55:00Z">
              <w:rPr>
                <w:rFonts w:eastAsia="Times New Roman"/>
                <w:sz w:val="17"/>
                <w:szCs w:val="17"/>
              </w:rPr>
            </w:rPrChange>
          </w:rPr>
          <w:delText xml:space="preserve"> </w:delText>
        </w:r>
        <w:r w:rsidRPr="001A4D22" w:rsidDel="002260E7">
          <w:rPr>
            <w:rFonts w:ascii="Arial" w:eastAsia="Arial" w:hAnsi="Arial" w:cs="Arial"/>
            <w:i/>
            <w:iCs/>
            <w:sz w:val="17"/>
            <w:szCs w:val="17"/>
            <w:lang w:val="en-US"/>
            <w:rPrChange w:id="13879" w:author="Admin" w:date="2019-02-18T23:55:00Z">
              <w:rPr>
                <w:rFonts w:ascii="Arial" w:eastAsia="Arial" w:hAnsi="Arial" w:cs="Arial"/>
                <w:i/>
                <w:iCs/>
                <w:sz w:val="17"/>
                <w:szCs w:val="17"/>
              </w:rPr>
            </w:rPrChange>
          </w:rPr>
          <w:delText>u</w:delText>
        </w:r>
        <w:r w:rsidRPr="001A4D22" w:rsidDel="002260E7">
          <w:rPr>
            <w:rFonts w:ascii="Arial" w:eastAsia="Arial" w:hAnsi="Arial" w:cs="Arial"/>
            <w:i/>
            <w:iCs/>
            <w:sz w:val="23"/>
            <w:szCs w:val="23"/>
            <w:vertAlign w:val="subscript"/>
            <w:lang w:val="en-US"/>
            <w:rPrChange w:id="13880" w:author="Admin" w:date="2019-02-18T23:55:00Z">
              <w:rPr>
                <w:rFonts w:ascii="Arial" w:eastAsia="Arial" w:hAnsi="Arial" w:cs="Arial"/>
                <w:i/>
                <w:iCs/>
                <w:sz w:val="23"/>
                <w:szCs w:val="23"/>
                <w:vertAlign w:val="subscript"/>
              </w:rPr>
            </w:rPrChange>
          </w:rPr>
          <w:delText>i</w:delText>
        </w:r>
        <w:r w:rsidRPr="001A4D22" w:rsidDel="002260E7">
          <w:rPr>
            <w:rFonts w:eastAsia="Times New Roman"/>
            <w:sz w:val="23"/>
            <w:szCs w:val="23"/>
            <w:vertAlign w:val="subscript"/>
            <w:lang w:val="en-US"/>
            <w:rPrChange w:id="13881" w:author="Admin" w:date="2019-02-18T23:55:00Z">
              <w:rPr>
                <w:rFonts w:eastAsia="Times New Roman"/>
                <w:sz w:val="23"/>
                <w:szCs w:val="23"/>
                <w:vertAlign w:val="subscript"/>
              </w:rPr>
            </w:rPrChange>
          </w:rPr>
          <w:delText>+</w:delText>
        </w:r>
        <w:r w:rsidRPr="001A4D22" w:rsidDel="002260E7">
          <w:rPr>
            <w:rFonts w:ascii="Arial" w:eastAsia="Arial" w:hAnsi="Arial" w:cs="Arial"/>
            <w:sz w:val="23"/>
            <w:szCs w:val="23"/>
            <w:vertAlign w:val="subscript"/>
            <w:lang w:val="en-US"/>
            <w:rPrChange w:id="13882" w:author="Admin" w:date="2019-02-18T23:55:00Z">
              <w:rPr>
                <w:rFonts w:ascii="Arial" w:eastAsia="Arial" w:hAnsi="Arial" w:cs="Arial"/>
                <w:sz w:val="23"/>
                <w:szCs w:val="23"/>
                <w:vertAlign w:val="subscript"/>
              </w:rPr>
            </w:rPrChange>
          </w:rPr>
          <w:delText>1</w:delText>
        </w:r>
        <w:r w:rsidRPr="001A4D22" w:rsidDel="002260E7">
          <w:rPr>
            <w:rFonts w:eastAsia="Times New Roman"/>
            <w:i/>
            <w:iCs/>
            <w:sz w:val="17"/>
            <w:szCs w:val="17"/>
            <w:lang w:val="en-US"/>
            <w:rPrChange w:id="13883" w:author="Admin" w:date="2019-02-18T23:55:00Z">
              <w:rPr>
                <w:rFonts w:eastAsia="Times New Roman"/>
                <w:i/>
                <w:iCs/>
                <w:sz w:val="17"/>
                <w:szCs w:val="17"/>
              </w:rPr>
            </w:rPrChange>
          </w:rPr>
          <w:delText>; : : : ;</w:delText>
        </w:r>
        <w:r w:rsidRPr="001A4D22" w:rsidDel="002260E7">
          <w:rPr>
            <w:rFonts w:eastAsia="Times New Roman"/>
            <w:sz w:val="17"/>
            <w:szCs w:val="17"/>
            <w:lang w:val="en-US"/>
            <w:rPrChange w:id="13884" w:author="Admin" w:date="2019-02-18T23:55:00Z">
              <w:rPr>
                <w:rFonts w:eastAsia="Times New Roman"/>
                <w:sz w:val="17"/>
                <w:szCs w:val="17"/>
              </w:rPr>
            </w:rPrChange>
          </w:rPr>
          <w:delText xml:space="preserve"> </w:delText>
        </w:r>
        <w:r w:rsidRPr="001A4D22" w:rsidDel="002260E7">
          <w:rPr>
            <w:rFonts w:ascii="Arial" w:eastAsia="Arial" w:hAnsi="Arial" w:cs="Arial"/>
            <w:i/>
            <w:iCs/>
            <w:sz w:val="17"/>
            <w:szCs w:val="17"/>
            <w:lang w:val="en-US"/>
            <w:rPrChange w:id="13885" w:author="Admin" w:date="2019-02-18T23:55:00Z">
              <w:rPr>
                <w:rFonts w:ascii="Arial" w:eastAsia="Arial" w:hAnsi="Arial" w:cs="Arial"/>
                <w:i/>
                <w:iCs/>
                <w:sz w:val="17"/>
                <w:szCs w:val="17"/>
              </w:rPr>
            </w:rPrChange>
          </w:rPr>
          <w:delText>u</w:delText>
        </w:r>
        <w:r w:rsidRPr="001A4D22" w:rsidDel="002260E7">
          <w:rPr>
            <w:rFonts w:ascii="Arial" w:eastAsia="Arial" w:hAnsi="Arial" w:cs="Arial"/>
            <w:i/>
            <w:iCs/>
            <w:sz w:val="23"/>
            <w:szCs w:val="23"/>
            <w:vertAlign w:val="subscript"/>
            <w:lang w:val="en-US"/>
            <w:rPrChange w:id="13886" w:author="Admin" w:date="2019-02-18T23:55:00Z">
              <w:rPr>
                <w:rFonts w:ascii="Arial" w:eastAsia="Arial" w:hAnsi="Arial" w:cs="Arial"/>
                <w:i/>
                <w:iCs/>
                <w:sz w:val="23"/>
                <w:szCs w:val="23"/>
                <w:vertAlign w:val="subscript"/>
              </w:rPr>
            </w:rPrChange>
          </w:rPr>
          <w:delText>n</w:delText>
        </w:r>
        <w:r w:rsidRPr="001A4D22" w:rsidDel="002260E7">
          <w:rPr>
            <w:rFonts w:eastAsia="Times New Roman"/>
            <w:sz w:val="17"/>
            <w:szCs w:val="17"/>
            <w:lang w:val="en-US"/>
            <w:rPrChange w:id="13887" w:author="Admin" w:date="2019-02-18T23:55:00Z">
              <w:rPr>
                <w:rFonts w:eastAsia="Times New Roman"/>
                <w:sz w:val="17"/>
                <w:szCs w:val="17"/>
              </w:rPr>
            </w:rPrChange>
          </w:rPr>
          <w:delText>)</w:delText>
        </w:r>
        <w:r w:rsidRPr="001A4D22" w:rsidDel="002260E7">
          <w:rPr>
            <w:rFonts w:eastAsia="Times New Roman"/>
            <w:i/>
            <w:iCs/>
            <w:sz w:val="17"/>
            <w:szCs w:val="17"/>
            <w:lang w:val="en-US"/>
            <w:rPrChange w:id="13888" w:author="Admin" w:date="2019-02-18T23:55:00Z">
              <w:rPr>
                <w:rFonts w:eastAsia="Times New Roman"/>
                <w:i/>
                <w:iCs/>
                <w:sz w:val="17"/>
                <w:szCs w:val="17"/>
              </w:rPr>
            </w:rPrChange>
          </w:rPr>
          <w:delText>:</w:delText>
        </w:r>
      </w:del>
    </w:p>
    <w:p w:rsidR="00A33515" w:rsidRPr="001A4D22" w:rsidDel="002260E7" w:rsidRDefault="00A33515">
      <w:pPr>
        <w:spacing w:line="329" w:lineRule="exact"/>
        <w:rPr>
          <w:del w:id="13889" w:author="Admin" w:date="2019-02-19T02:10:00Z"/>
          <w:sz w:val="20"/>
          <w:szCs w:val="20"/>
          <w:lang w:val="en-US"/>
          <w:rPrChange w:id="13890" w:author="Admin" w:date="2019-02-18T23:55:00Z">
            <w:rPr>
              <w:del w:id="13891" w:author="Admin" w:date="2019-02-19T02:10:00Z"/>
              <w:sz w:val="20"/>
              <w:szCs w:val="20"/>
            </w:rPr>
          </w:rPrChange>
        </w:rPr>
      </w:pPr>
    </w:p>
    <w:p w:rsidR="00A33515" w:rsidDel="002260E7" w:rsidRDefault="001A4D22">
      <w:pPr>
        <w:numPr>
          <w:ilvl w:val="0"/>
          <w:numId w:val="803"/>
        </w:numPr>
        <w:tabs>
          <w:tab w:val="left" w:pos="500"/>
        </w:tabs>
        <w:ind w:left="500" w:hanging="273"/>
        <w:rPr>
          <w:del w:id="13892" w:author="Admin" w:date="2019-02-19T02:10:00Z"/>
          <w:rFonts w:ascii="Arial" w:eastAsia="Arial" w:hAnsi="Arial" w:cs="Arial"/>
          <w:b/>
          <w:bCs/>
          <w:sz w:val="20"/>
          <w:szCs w:val="20"/>
        </w:rPr>
        <w:pPrChange w:id="13893" w:author="Admin" w:date="2019-02-19T00:19:00Z">
          <w:pPr>
            <w:numPr>
              <w:numId w:val="806"/>
            </w:numPr>
            <w:tabs>
              <w:tab w:val="left" w:pos="500"/>
            </w:tabs>
            <w:ind w:left="500" w:hanging="273"/>
          </w:pPr>
        </w:pPrChange>
      </w:pPr>
      <w:del w:id="13894" w:author="Admin" w:date="2019-02-19T02:10:00Z">
        <w:r w:rsidDel="002260E7">
          <w:rPr>
            <w:rFonts w:ascii="Arial" w:eastAsia="Arial" w:hAnsi="Arial" w:cs="Arial"/>
            <w:sz w:val="20"/>
            <w:szCs w:val="20"/>
          </w:rPr>
          <w:delText xml:space="preserve">Для любых 1   </w:delText>
        </w:r>
        <w:r w:rsidDel="002260E7">
          <w:rPr>
            <w:rFonts w:ascii="Arial" w:eastAsia="Arial" w:hAnsi="Arial" w:cs="Arial"/>
            <w:i/>
            <w:iCs/>
            <w:sz w:val="20"/>
            <w:szCs w:val="20"/>
          </w:rPr>
          <w:delText>i</w:delText>
        </w:r>
        <w:r w:rsidDel="002260E7">
          <w:rPr>
            <w:rFonts w:ascii="Arial" w:eastAsia="Arial" w:hAnsi="Arial" w:cs="Arial"/>
            <w:sz w:val="20"/>
            <w:szCs w:val="20"/>
          </w:rPr>
          <w:delText xml:space="preserve"> </w:delText>
        </w:r>
        <w:r w:rsidDel="002260E7">
          <w:rPr>
            <w:rFonts w:eastAsia="Times New Roman"/>
            <w:i/>
            <w:iCs/>
            <w:sz w:val="20"/>
            <w:szCs w:val="20"/>
          </w:rPr>
          <w:delText>&lt;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j   n</w:delText>
        </w:r>
        <w:r w:rsidDel="002260E7">
          <w:rPr>
            <w:rFonts w:ascii="Arial" w:eastAsia="Arial" w:hAnsi="Arial" w:cs="Arial"/>
            <w:sz w:val="20"/>
            <w:szCs w:val="20"/>
          </w:rPr>
          <w:delText xml:space="preserve"> выполнено</w:delText>
        </w:r>
      </w:del>
    </w:p>
    <w:p w:rsidR="00A33515" w:rsidDel="002260E7" w:rsidRDefault="00A33515">
      <w:pPr>
        <w:spacing w:line="190" w:lineRule="exact"/>
        <w:rPr>
          <w:del w:id="13895" w:author="Admin" w:date="2019-02-19T02:10:00Z"/>
          <w:sz w:val="20"/>
          <w:szCs w:val="20"/>
        </w:rPr>
      </w:pPr>
    </w:p>
    <w:p w:rsidR="00A33515" w:rsidRPr="001A4D22" w:rsidDel="002260E7" w:rsidRDefault="001A4D22">
      <w:pPr>
        <w:tabs>
          <w:tab w:val="left" w:pos="2100"/>
        </w:tabs>
        <w:ind w:left="1280"/>
        <w:rPr>
          <w:del w:id="13896" w:author="Admin" w:date="2019-02-19T02:10:00Z"/>
          <w:sz w:val="20"/>
          <w:szCs w:val="20"/>
          <w:lang w:val="en-US"/>
          <w:rPrChange w:id="13897" w:author="Admin" w:date="2019-02-18T23:55:00Z">
            <w:rPr>
              <w:del w:id="13898" w:author="Admin" w:date="2019-02-19T02:10:00Z"/>
              <w:sz w:val="20"/>
              <w:szCs w:val="20"/>
            </w:rPr>
          </w:rPrChange>
        </w:rPr>
      </w:pPr>
      <w:del w:id="13899" w:author="Admin" w:date="2019-02-19T02:10:00Z">
        <w:r w:rsidRPr="001A4D22" w:rsidDel="002260E7">
          <w:rPr>
            <w:rFonts w:eastAsia="Times New Roman"/>
            <w:sz w:val="20"/>
            <w:szCs w:val="20"/>
            <w:lang w:val="en-US"/>
            <w:rPrChange w:id="13900" w:author="Admin" w:date="2019-02-18T23:55:00Z">
              <w:rPr>
                <w:rFonts w:eastAsia="Times New Roman"/>
                <w:sz w:val="20"/>
                <w:szCs w:val="20"/>
              </w:rPr>
            </w:rPrChange>
          </w:rPr>
          <w:delText>(</w:delText>
        </w:r>
        <w:r w:rsidRPr="001A4D22" w:rsidDel="002260E7">
          <w:rPr>
            <w:rFonts w:ascii="Arial" w:eastAsia="Arial" w:hAnsi="Arial" w:cs="Arial"/>
            <w:i/>
            <w:iCs/>
            <w:sz w:val="20"/>
            <w:szCs w:val="20"/>
            <w:lang w:val="en-US"/>
            <w:rPrChange w:id="13901" w:author="Admin" w:date="2019-02-18T23:55:00Z">
              <w:rPr>
                <w:rFonts w:ascii="Arial" w:eastAsia="Arial" w:hAnsi="Arial" w:cs="Arial"/>
                <w:i/>
                <w:iCs/>
                <w:sz w:val="20"/>
                <w:szCs w:val="20"/>
              </w:rPr>
            </w:rPrChange>
          </w:rPr>
          <w:delText>A</w:delText>
        </w:r>
        <w:r w:rsidRPr="001A4D22" w:rsidDel="002260E7">
          <w:rPr>
            <w:rFonts w:eastAsia="Times New Roman"/>
            <w:sz w:val="20"/>
            <w:szCs w:val="20"/>
            <w:lang w:val="en-US"/>
            <w:rPrChange w:id="13902" w:author="Admin" w:date="2019-02-18T23:55:00Z">
              <w:rPr>
                <w:rFonts w:eastAsia="Times New Roman"/>
                <w:sz w:val="20"/>
                <w:szCs w:val="20"/>
              </w:rPr>
            </w:rPrChange>
          </w:rPr>
          <w:delText>) =</w:delText>
        </w:r>
        <w:r w:rsidRPr="001A4D22" w:rsidDel="002260E7">
          <w:rPr>
            <w:sz w:val="20"/>
            <w:szCs w:val="20"/>
            <w:lang w:val="en-US"/>
            <w:rPrChange w:id="13903" w:author="Admin" w:date="2019-02-18T23:55:00Z">
              <w:rPr>
                <w:sz w:val="20"/>
                <w:szCs w:val="20"/>
              </w:rPr>
            </w:rPrChange>
          </w:rPr>
          <w:tab/>
        </w:r>
        <w:r w:rsidRPr="001A4D22" w:rsidDel="002260E7">
          <w:rPr>
            <w:rFonts w:eastAsia="Times New Roman"/>
            <w:sz w:val="17"/>
            <w:szCs w:val="17"/>
            <w:lang w:val="en-US"/>
            <w:rPrChange w:id="13904" w:author="Admin" w:date="2019-02-18T23:55:00Z">
              <w:rPr>
                <w:rFonts w:eastAsia="Times New Roman"/>
                <w:sz w:val="17"/>
                <w:szCs w:val="17"/>
              </w:rPr>
            </w:rPrChange>
          </w:rPr>
          <w:delText>(</w:delText>
        </w:r>
        <w:r w:rsidRPr="001A4D22" w:rsidDel="002260E7">
          <w:rPr>
            <w:rFonts w:ascii="Arial" w:eastAsia="Arial" w:hAnsi="Arial" w:cs="Arial"/>
            <w:i/>
            <w:iCs/>
            <w:sz w:val="17"/>
            <w:szCs w:val="17"/>
            <w:lang w:val="en-US"/>
            <w:rPrChange w:id="13905" w:author="Admin" w:date="2019-02-18T23:55:00Z">
              <w:rPr>
                <w:rFonts w:ascii="Arial" w:eastAsia="Arial" w:hAnsi="Arial" w:cs="Arial"/>
                <w:i/>
                <w:iCs/>
                <w:sz w:val="17"/>
                <w:szCs w:val="17"/>
              </w:rPr>
            </w:rPrChange>
          </w:rPr>
          <w:delText>u</w:delText>
        </w:r>
        <w:r w:rsidRPr="001A4D22" w:rsidDel="002260E7">
          <w:rPr>
            <w:rFonts w:ascii="Arial" w:eastAsia="Arial" w:hAnsi="Arial" w:cs="Arial"/>
            <w:sz w:val="23"/>
            <w:szCs w:val="23"/>
            <w:vertAlign w:val="subscript"/>
            <w:lang w:val="en-US"/>
            <w:rPrChange w:id="13906" w:author="Admin" w:date="2019-02-18T23:55:00Z">
              <w:rPr>
                <w:rFonts w:ascii="Arial" w:eastAsia="Arial" w:hAnsi="Arial" w:cs="Arial"/>
                <w:sz w:val="23"/>
                <w:szCs w:val="23"/>
                <w:vertAlign w:val="subscript"/>
              </w:rPr>
            </w:rPrChange>
          </w:rPr>
          <w:delText>1</w:delText>
        </w:r>
        <w:r w:rsidRPr="001A4D22" w:rsidDel="002260E7">
          <w:rPr>
            <w:rFonts w:eastAsia="Times New Roman"/>
            <w:i/>
            <w:iCs/>
            <w:sz w:val="17"/>
            <w:szCs w:val="17"/>
            <w:lang w:val="en-US"/>
            <w:rPrChange w:id="13907" w:author="Admin" w:date="2019-02-18T23:55:00Z">
              <w:rPr>
                <w:rFonts w:eastAsia="Times New Roman"/>
                <w:i/>
                <w:iCs/>
                <w:sz w:val="17"/>
                <w:szCs w:val="17"/>
              </w:rPr>
            </w:rPrChange>
          </w:rPr>
          <w:delText>; : : : ;</w:delText>
        </w:r>
        <w:r w:rsidRPr="001A4D22" w:rsidDel="002260E7">
          <w:rPr>
            <w:rFonts w:eastAsia="Times New Roman"/>
            <w:sz w:val="17"/>
            <w:szCs w:val="17"/>
            <w:lang w:val="en-US"/>
            <w:rPrChange w:id="13908" w:author="Admin" w:date="2019-02-18T23:55:00Z">
              <w:rPr>
                <w:rFonts w:eastAsia="Times New Roman"/>
                <w:sz w:val="17"/>
                <w:szCs w:val="17"/>
              </w:rPr>
            </w:rPrChange>
          </w:rPr>
          <w:delText xml:space="preserve"> </w:delText>
        </w:r>
        <w:r w:rsidRPr="001A4D22" w:rsidDel="002260E7">
          <w:rPr>
            <w:rFonts w:ascii="Arial" w:eastAsia="Arial" w:hAnsi="Arial" w:cs="Arial"/>
            <w:i/>
            <w:iCs/>
            <w:sz w:val="17"/>
            <w:szCs w:val="17"/>
            <w:lang w:val="en-US"/>
            <w:rPrChange w:id="13909" w:author="Admin" w:date="2019-02-18T23:55:00Z">
              <w:rPr>
                <w:rFonts w:ascii="Arial" w:eastAsia="Arial" w:hAnsi="Arial" w:cs="Arial"/>
                <w:i/>
                <w:iCs/>
                <w:sz w:val="17"/>
                <w:szCs w:val="17"/>
              </w:rPr>
            </w:rPrChange>
          </w:rPr>
          <w:delText>u</w:delText>
        </w:r>
        <w:r w:rsidRPr="001A4D22" w:rsidDel="002260E7">
          <w:rPr>
            <w:rFonts w:ascii="Arial" w:eastAsia="Arial" w:hAnsi="Arial" w:cs="Arial"/>
            <w:i/>
            <w:iCs/>
            <w:sz w:val="23"/>
            <w:szCs w:val="23"/>
            <w:vertAlign w:val="subscript"/>
            <w:lang w:val="en-US"/>
            <w:rPrChange w:id="13910" w:author="Admin" w:date="2019-02-18T23:55:00Z">
              <w:rPr>
                <w:rFonts w:ascii="Arial" w:eastAsia="Arial" w:hAnsi="Arial" w:cs="Arial"/>
                <w:i/>
                <w:iCs/>
                <w:sz w:val="23"/>
                <w:szCs w:val="23"/>
                <w:vertAlign w:val="subscript"/>
              </w:rPr>
            </w:rPrChange>
          </w:rPr>
          <w:delText>i</w:delText>
        </w:r>
        <w:r w:rsidRPr="001A4D22" w:rsidDel="002260E7">
          <w:rPr>
            <w:rFonts w:eastAsia="Times New Roman"/>
            <w:sz w:val="17"/>
            <w:szCs w:val="17"/>
            <w:lang w:val="en-US"/>
            <w:rPrChange w:id="13911" w:author="Admin" w:date="2019-02-18T23:55:00Z">
              <w:rPr>
                <w:rFonts w:eastAsia="Times New Roman"/>
                <w:sz w:val="17"/>
                <w:szCs w:val="17"/>
              </w:rPr>
            </w:rPrChange>
          </w:rPr>
          <w:delText xml:space="preserve">  </w:delText>
        </w:r>
        <w:r w:rsidRPr="001A4D22" w:rsidDel="002260E7">
          <w:rPr>
            <w:rFonts w:ascii="Arial" w:eastAsia="Arial" w:hAnsi="Arial" w:cs="Arial"/>
            <w:sz w:val="23"/>
            <w:szCs w:val="23"/>
            <w:vertAlign w:val="subscript"/>
            <w:lang w:val="en-US"/>
            <w:rPrChange w:id="13912" w:author="Admin" w:date="2019-02-18T23:55:00Z">
              <w:rPr>
                <w:rFonts w:ascii="Arial" w:eastAsia="Arial" w:hAnsi="Arial" w:cs="Arial"/>
                <w:sz w:val="23"/>
                <w:szCs w:val="23"/>
                <w:vertAlign w:val="subscript"/>
              </w:rPr>
            </w:rPrChange>
          </w:rPr>
          <w:delText>1</w:delText>
        </w:r>
        <w:r w:rsidRPr="001A4D22" w:rsidDel="002260E7">
          <w:rPr>
            <w:rFonts w:eastAsia="Times New Roman"/>
            <w:i/>
            <w:iCs/>
            <w:sz w:val="17"/>
            <w:szCs w:val="17"/>
            <w:lang w:val="en-US"/>
            <w:rPrChange w:id="13913" w:author="Admin" w:date="2019-02-18T23:55:00Z">
              <w:rPr>
                <w:rFonts w:eastAsia="Times New Roman"/>
                <w:i/>
                <w:iCs/>
                <w:sz w:val="17"/>
                <w:szCs w:val="17"/>
              </w:rPr>
            </w:rPrChange>
          </w:rPr>
          <w:delText>;</w:delText>
        </w:r>
        <w:r w:rsidRPr="001A4D22" w:rsidDel="002260E7">
          <w:rPr>
            <w:rFonts w:eastAsia="Times New Roman"/>
            <w:sz w:val="17"/>
            <w:szCs w:val="17"/>
            <w:lang w:val="en-US"/>
            <w:rPrChange w:id="13914" w:author="Admin" w:date="2019-02-18T23:55:00Z">
              <w:rPr>
                <w:rFonts w:eastAsia="Times New Roman"/>
                <w:sz w:val="17"/>
                <w:szCs w:val="17"/>
              </w:rPr>
            </w:rPrChange>
          </w:rPr>
          <w:delText xml:space="preserve"> </w:delText>
        </w:r>
        <w:r w:rsidRPr="001A4D22" w:rsidDel="002260E7">
          <w:rPr>
            <w:rFonts w:ascii="Arial" w:eastAsia="Arial" w:hAnsi="Arial" w:cs="Arial"/>
            <w:i/>
            <w:iCs/>
            <w:sz w:val="17"/>
            <w:szCs w:val="17"/>
            <w:lang w:val="en-US"/>
            <w:rPrChange w:id="13915" w:author="Admin" w:date="2019-02-18T23:55:00Z">
              <w:rPr>
                <w:rFonts w:ascii="Arial" w:eastAsia="Arial" w:hAnsi="Arial" w:cs="Arial"/>
                <w:i/>
                <w:iCs/>
                <w:sz w:val="17"/>
                <w:szCs w:val="17"/>
              </w:rPr>
            </w:rPrChange>
          </w:rPr>
          <w:delText>u</w:delText>
        </w:r>
        <w:r w:rsidRPr="001A4D22" w:rsidDel="002260E7">
          <w:rPr>
            <w:rFonts w:ascii="Arial" w:eastAsia="Arial" w:hAnsi="Arial" w:cs="Arial"/>
            <w:i/>
            <w:iCs/>
            <w:sz w:val="23"/>
            <w:szCs w:val="23"/>
            <w:vertAlign w:val="subscript"/>
            <w:lang w:val="en-US"/>
            <w:rPrChange w:id="13916" w:author="Admin" w:date="2019-02-18T23:55:00Z">
              <w:rPr>
                <w:rFonts w:ascii="Arial" w:eastAsia="Arial" w:hAnsi="Arial" w:cs="Arial"/>
                <w:i/>
                <w:iCs/>
                <w:sz w:val="23"/>
                <w:szCs w:val="23"/>
                <w:vertAlign w:val="subscript"/>
              </w:rPr>
            </w:rPrChange>
          </w:rPr>
          <w:delText>j</w:delText>
        </w:r>
        <w:r w:rsidRPr="001A4D22" w:rsidDel="002260E7">
          <w:rPr>
            <w:rFonts w:eastAsia="Times New Roman"/>
            <w:i/>
            <w:iCs/>
            <w:sz w:val="17"/>
            <w:szCs w:val="17"/>
            <w:lang w:val="en-US"/>
            <w:rPrChange w:id="13917" w:author="Admin" w:date="2019-02-18T23:55:00Z">
              <w:rPr>
                <w:rFonts w:eastAsia="Times New Roman"/>
                <w:i/>
                <w:iCs/>
                <w:sz w:val="17"/>
                <w:szCs w:val="17"/>
              </w:rPr>
            </w:rPrChange>
          </w:rPr>
          <w:delText>;</w:delText>
        </w:r>
        <w:r w:rsidRPr="001A4D22" w:rsidDel="002260E7">
          <w:rPr>
            <w:rFonts w:eastAsia="Times New Roman"/>
            <w:sz w:val="17"/>
            <w:szCs w:val="17"/>
            <w:lang w:val="en-US"/>
            <w:rPrChange w:id="13918" w:author="Admin" w:date="2019-02-18T23:55:00Z">
              <w:rPr>
                <w:rFonts w:eastAsia="Times New Roman"/>
                <w:sz w:val="17"/>
                <w:szCs w:val="17"/>
              </w:rPr>
            </w:rPrChange>
          </w:rPr>
          <w:delText xml:space="preserve"> </w:delText>
        </w:r>
        <w:r w:rsidRPr="001A4D22" w:rsidDel="002260E7">
          <w:rPr>
            <w:rFonts w:ascii="Arial" w:eastAsia="Arial" w:hAnsi="Arial" w:cs="Arial"/>
            <w:i/>
            <w:iCs/>
            <w:sz w:val="17"/>
            <w:szCs w:val="17"/>
            <w:lang w:val="en-US"/>
            <w:rPrChange w:id="13919" w:author="Admin" w:date="2019-02-18T23:55:00Z">
              <w:rPr>
                <w:rFonts w:ascii="Arial" w:eastAsia="Arial" w:hAnsi="Arial" w:cs="Arial"/>
                <w:i/>
                <w:iCs/>
                <w:sz w:val="17"/>
                <w:szCs w:val="17"/>
              </w:rPr>
            </w:rPrChange>
          </w:rPr>
          <w:delText>u</w:delText>
        </w:r>
        <w:r w:rsidRPr="001A4D22" w:rsidDel="002260E7">
          <w:rPr>
            <w:rFonts w:ascii="Arial" w:eastAsia="Arial" w:hAnsi="Arial" w:cs="Arial"/>
            <w:i/>
            <w:iCs/>
            <w:sz w:val="23"/>
            <w:szCs w:val="23"/>
            <w:vertAlign w:val="subscript"/>
            <w:lang w:val="en-US"/>
            <w:rPrChange w:id="13920" w:author="Admin" w:date="2019-02-18T23:55:00Z">
              <w:rPr>
                <w:rFonts w:ascii="Arial" w:eastAsia="Arial" w:hAnsi="Arial" w:cs="Arial"/>
                <w:i/>
                <w:iCs/>
                <w:sz w:val="23"/>
                <w:szCs w:val="23"/>
                <w:vertAlign w:val="subscript"/>
              </w:rPr>
            </w:rPrChange>
          </w:rPr>
          <w:delText>i</w:delText>
        </w:r>
        <w:r w:rsidRPr="001A4D22" w:rsidDel="002260E7">
          <w:rPr>
            <w:rFonts w:eastAsia="Times New Roman"/>
            <w:sz w:val="23"/>
            <w:szCs w:val="23"/>
            <w:vertAlign w:val="subscript"/>
            <w:lang w:val="en-US"/>
            <w:rPrChange w:id="13921" w:author="Admin" w:date="2019-02-18T23:55:00Z">
              <w:rPr>
                <w:rFonts w:eastAsia="Times New Roman"/>
                <w:sz w:val="23"/>
                <w:szCs w:val="23"/>
                <w:vertAlign w:val="subscript"/>
              </w:rPr>
            </w:rPrChange>
          </w:rPr>
          <w:delText>+</w:delText>
        </w:r>
        <w:r w:rsidRPr="001A4D22" w:rsidDel="002260E7">
          <w:rPr>
            <w:rFonts w:ascii="Arial" w:eastAsia="Arial" w:hAnsi="Arial" w:cs="Arial"/>
            <w:sz w:val="23"/>
            <w:szCs w:val="23"/>
            <w:vertAlign w:val="subscript"/>
            <w:lang w:val="en-US"/>
            <w:rPrChange w:id="13922" w:author="Admin" w:date="2019-02-18T23:55:00Z">
              <w:rPr>
                <w:rFonts w:ascii="Arial" w:eastAsia="Arial" w:hAnsi="Arial" w:cs="Arial"/>
                <w:sz w:val="23"/>
                <w:szCs w:val="23"/>
                <w:vertAlign w:val="subscript"/>
              </w:rPr>
            </w:rPrChange>
          </w:rPr>
          <w:delText>1</w:delText>
        </w:r>
        <w:r w:rsidRPr="001A4D22" w:rsidDel="002260E7">
          <w:rPr>
            <w:rFonts w:eastAsia="Times New Roman"/>
            <w:i/>
            <w:iCs/>
            <w:sz w:val="17"/>
            <w:szCs w:val="17"/>
            <w:lang w:val="en-US"/>
            <w:rPrChange w:id="13923" w:author="Admin" w:date="2019-02-18T23:55:00Z">
              <w:rPr>
                <w:rFonts w:eastAsia="Times New Roman"/>
                <w:i/>
                <w:iCs/>
                <w:sz w:val="17"/>
                <w:szCs w:val="17"/>
              </w:rPr>
            </w:rPrChange>
          </w:rPr>
          <w:delText>; : : : ;</w:delText>
        </w:r>
        <w:r w:rsidRPr="001A4D22" w:rsidDel="002260E7">
          <w:rPr>
            <w:rFonts w:eastAsia="Times New Roman"/>
            <w:sz w:val="17"/>
            <w:szCs w:val="17"/>
            <w:lang w:val="en-US"/>
            <w:rPrChange w:id="13924" w:author="Admin" w:date="2019-02-18T23:55:00Z">
              <w:rPr>
                <w:rFonts w:eastAsia="Times New Roman"/>
                <w:sz w:val="17"/>
                <w:szCs w:val="17"/>
              </w:rPr>
            </w:rPrChange>
          </w:rPr>
          <w:delText xml:space="preserve"> </w:delText>
        </w:r>
        <w:r w:rsidRPr="001A4D22" w:rsidDel="002260E7">
          <w:rPr>
            <w:rFonts w:ascii="Arial" w:eastAsia="Arial" w:hAnsi="Arial" w:cs="Arial"/>
            <w:i/>
            <w:iCs/>
            <w:sz w:val="17"/>
            <w:szCs w:val="17"/>
            <w:lang w:val="en-US"/>
            <w:rPrChange w:id="13925" w:author="Admin" w:date="2019-02-18T23:55:00Z">
              <w:rPr>
                <w:rFonts w:ascii="Arial" w:eastAsia="Arial" w:hAnsi="Arial" w:cs="Arial"/>
                <w:i/>
                <w:iCs/>
                <w:sz w:val="17"/>
                <w:szCs w:val="17"/>
              </w:rPr>
            </w:rPrChange>
          </w:rPr>
          <w:delText>u</w:delText>
        </w:r>
        <w:r w:rsidRPr="001A4D22" w:rsidDel="002260E7">
          <w:rPr>
            <w:rFonts w:ascii="Arial" w:eastAsia="Arial" w:hAnsi="Arial" w:cs="Arial"/>
            <w:i/>
            <w:iCs/>
            <w:sz w:val="23"/>
            <w:szCs w:val="23"/>
            <w:vertAlign w:val="subscript"/>
            <w:lang w:val="en-US"/>
            <w:rPrChange w:id="13926" w:author="Admin" w:date="2019-02-18T23:55:00Z">
              <w:rPr>
                <w:rFonts w:ascii="Arial" w:eastAsia="Arial" w:hAnsi="Arial" w:cs="Arial"/>
                <w:i/>
                <w:iCs/>
                <w:sz w:val="23"/>
                <w:szCs w:val="23"/>
                <w:vertAlign w:val="subscript"/>
              </w:rPr>
            </w:rPrChange>
          </w:rPr>
          <w:delText>j</w:delText>
        </w:r>
        <w:r w:rsidRPr="001A4D22" w:rsidDel="002260E7">
          <w:rPr>
            <w:rFonts w:eastAsia="Times New Roman"/>
            <w:sz w:val="17"/>
            <w:szCs w:val="17"/>
            <w:lang w:val="en-US"/>
            <w:rPrChange w:id="13927" w:author="Admin" w:date="2019-02-18T23:55:00Z">
              <w:rPr>
                <w:rFonts w:eastAsia="Times New Roman"/>
                <w:sz w:val="17"/>
                <w:szCs w:val="17"/>
              </w:rPr>
            </w:rPrChange>
          </w:rPr>
          <w:delText xml:space="preserve">  </w:delText>
        </w:r>
        <w:r w:rsidRPr="001A4D22" w:rsidDel="002260E7">
          <w:rPr>
            <w:rFonts w:ascii="Arial" w:eastAsia="Arial" w:hAnsi="Arial" w:cs="Arial"/>
            <w:sz w:val="23"/>
            <w:szCs w:val="23"/>
            <w:vertAlign w:val="subscript"/>
            <w:lang w:val="en-US"/>
            <w:rPrChange w:id="13928" w:author="Admin" w:date="2019-02-18T23:55:00Z">
              <w:rPr>
                <w:rFonts w:ascii="Arial" w:eastAsia="Arial" w:hAnsi="Arial" w:cs="Arial"/>
                <w:sz w:val="23"/>
                <w:szCs w:val="23"/>
                <w:vertAlign w:val="subscript"/>
              </w:rPr>
            </w:rPrChange>
          </w:rPr>
          <w:delText>1</w:delText>
        </w:r>
        <w:r w:rsidRPr="001A4D22" w:rsidDel="002260E7">
          <w:rPr>
            <w:rFonts w:eastAsia="Times New Roman"/>
            <w:i/>
            <w:iCs/>
            <w:sz w:val="17"/>
            <w:szCs w:val="17"/>
            <w:lang w:val="en-US"/>
            <w:rPrChange w:id="13929" w:author="Admin" w:date="2019-02-18T23:55:00Z">
              <w:rPr>
                <w:rFonts w:eastAsia="Times New Roman"/>
                <w:i/>
                <w:iCs/>
                <w:sz w:val="17"/>
                <w:szCs w:val="17"/>
              </w:rPr>
            </w:rPrChange>
          </w:rPr>
          <w:delText>;</w:delText>
        </w:r>
        <w:r w:rsidRPr="001A4D22" w:rsidDel="002260E7">
          <w:rPr>
            <w:rFonts w:eastAsia="Times New Roman"/>
            <w:sz w:val="17"/>
            <w:szCs w:val="17"/>
            <w:lang w:val="en-US"/>
            <w:rPrChange w:id="13930" w:author="Admin" w:date="2019-02-18T23:55:00Z">
              <w:rPr>
                <w:rFonts w:eastAsia="Times New Roman"/>
                <w:sz w:val="17"/>
                <w:szCs w:val="17"/>
              </w:rPr>
            </w:rPrChange>
          </w:rPr>
          <w:delText xml:space="preserve"> </w:delText>
        </w:r>
        <w:r w:rsidRPr="001A4D22" w:rsidDel="002260E7">
          <w:rPr>
            <w:rFonts w:ascii="Arial" w:eastAsia="Arial" w:hAnsi="Arial" w:cs="Arial"/>
            <w:i/>
            <w:iCs/>
            <w:sz w:val="17"/>
            <w:szCs w:val="17"/>
            <w:lang w:val="en-US"/>
            <w:rPrChange w:id="13931" w:author="Admin" w:date="2019-02-18T23:55:00Z">
              <w:rPr>
                <w:rFonts w:ascii="Arial" w:eastAsia="Arial" w:hAnsi="Arial" w:cs="Arial"/>
                <w:i/>
                <w:iCs/>
                <w:sz w:val="17"/>
                <w:szCs w:val="17"/>
              </w:rPr>
            </w:rPrChange>
          </w:rPr>
          <w:delText>u</w:delText>
        </w:r>
        <w:r w:rsidRPr="001A4D22" w:rsidDel="002260E7">
          <w:rPr>
            <w:rFonts w:ascii="Arial" w:eastAsia="Arial" w:hAnsi="Arial" w:cs="Arial"/>
            <w:i/>
            <w:iCs/>
            <w:sz w:val="23"/>
            <w:szCs w:val="23"/>
            <w:vertAlign w:val="subscript"/>
            <w:lang w:val="en-US"/>
            <w:rPrChange w:id="13932" w:author="Admin" w:date="2019-02-18T23:55:00Z">
              <w:rPr>
                <w:rFonts w:ascii="Arial" w:eastAsia="Arial" w:hAnsi="Arial" w:cs="Arial"/>
                <w:i/>
                <w:iCs/>
                <w:sz w:val="23"/>
                <w:szCs w:val="23"/>
                <w:vertAlign w:val="subscript"/>
              </w:rPr>
            </w:rPrChange>
          </w:rPr>
          <w:delText>i</w:delText>
        </w:r>
        <w:r w:rsidRPr="001A4D22" w:rsidDel="002260E7">
          <w:rPr>
            <w:rFonts w:eastAsia="Times New Roman"/>
            <w:i/>
            <w:iCs/>
            <w:sz w:val="17"/>
            <w:szCs w:val="17"/>
            <w:lang w:val="en-US"/>
            <w:rPrChange w:id="13933" w:author="Admin" w:date="2019-02-18T23:55:00Z">
              <w:rPr>
                <w:rFonts w:eastAsia="Times New Roman"/>
                <w:i/>
                <w:iCs/>
                <w:sz w:val="17"/>
                <w:szCs w:val="17"/>
              </w:rPr>
            </w:rPrChange>
          </w:rPr>
          <w:delText>;</w:delText>
        </w:r>
        <w:r w:rsidRPr="001A4D22" w:rsidDel="002260E7">
          <w:rPr>
            <w:rFonts w:eastAsia="Times New Roman"/>
            <w:sz w:val="17"/>
            <w:szCs w:val="17"/>
            <w:lang w:val="en-US"/>
            <w:rPrChange w:id="13934" w:author="Admin" w:date="2019-02-18T23:55:00Z">
              <w:rPr>
                <w:rFonts w:eastAsia="Times New Roman"/>
                <w:sz w:val="17"/>
                <w:szCs w:val="17"/>
              </w:rPr>
            </w:rPrChange>
          </w:rPr>
          <w:delText xml:space="preserve"> </w:delText>
        </w:r>
        <w:r w:rsidRPr="001A4D22" w:rsidDel="002260E7">
          <w:rPr>
            <w:rFonts w:ascii="Arial" w:eastAsia="Arial" w:hAnsi="Arial" w:cs="Arial"/>
            <w:i/>
            <w:iCs/>
            <w:sz w:val="17"/>
            <w:szCs w:val="17"/>
            <w:lang w:val="en-US"/>
            <w:rPrChange w:id="13935" w:author="Admin" w:date="2019-02-18T23:55:00Z">
              <w:rPr>
                <w:rFonts w:ascii="Arial" w:eastAsia="Arial" w:hAnsi="Arial" w:cs="Arial"/>
                <w:i/>
                <w:iCs/>
                <w:sz w:val="17"/>
                <w:szCs w:val="17"/>
              </w:rPr>
            </w:rPrChange>
          </w:rPr>
          <w:delText>u</w:delText>
        </w:r>
        <w:r w:rsidRPr="001A4D22" w:rsidDel="002260E7">
          <w:rPr>
            <w:rFonts w:ascii="Arial" w:eastAsia="Arial" w:hAnsi="Arial" w:cs="Arial"/>
            <w:i/>
            <w:iCs/>
            <w:sz w:val="23"/>
            <w:szCs w:val="23"/>
            <w:vertAlign w:val="subscript"/>
            <w:lang w:val="en-US"/>
            <w:rPrChange w:id="13936" w:author="Admin" w:date="2019-02-18T23:55:00Z">
              <w:rPr>
                <w:rFonts w:ascii="Arial" w:eastAsia="Arial" w:hAnsi="Arial" w:cs="Arial"/>
                <w:i/>
                <w:iCs/>
                <w:sz w:val="23"/>
                <w:szCs w:val="23"/>
                <w:vertAlign w:val="subscript"/>
              </w:rPr>
            </w:rPrChange>
          </w:rPr>
          <w:delText>j</w:delText>
        </w:r>
        <w:r w:rsidRPr="001A4D22" w:rsidDel="002260E7">
          <w:rPr>
            <w:rFonts w:eastAsia="Times New Roman"/>
            <w:sz w:val="23"/>
            <w:szCs w:val="23"/>
            <w:vertAlign w:val="subscript"/>
            <w:lang w:val="en-US"/>
            <w:rPrChange w:id="13937" w:author="Admin" w:date="2019-02-18T23:55:00Z">
              <w:rPr>
                <w:rFonts w:eastAsia="Times New Roman"/>
                <w:sz w:val="23"/>
                <w:szCs w:val="23"/>
                <w:vertAlign w:val="subscript"/>
              </w:rPr>
            </w:rPrChange>
          </w:rPr>
          <w:delText>+</w:delText>
        </w:r>
        <w:r w:rsidRPr="001A4D22" w:rsidDel="002260E7">
          <w:rPr>
            <w:rFonts w:ascii="Arial" w:eastAsia="Arial" w:hAnsi="Arial" w:cs="Arial"/>
            <w:sz w:val="23"/>
            <w:szCs w:val="23"/>
            <w:vertAlign w:val="subscript"/>
            <w:lang w:val="en-US"/>
            <w:rPrChange w:id="13938" w:author="Admin" w:date="2019-02-18T23:55:00Z">
              <w:rPr>
                <w:rFonts w:ascii="Arial" w:eastAsia="Arial" w:hAnsi="Arial" w:cs="Arial"/>
                <w:sz w:val="23"/>
                <w:szCs w:val="23"/>
                <w:vertAlign w:val="subscript"/>
              </w:rPr>
            </w:rPrChange>
          </w:rPr>
          <w:delText>1</w:delText>
        </w:r>
        <w:r w:rsidRPr="001A4D22" w:rsidDel="002260E7">
          <w:rPr>
            <w:rFonts w:eastAsia="Times New Roman"/>
            <w:i/>
            <w:iCs/>
            <w:sz w:val="17"/>
            <w:szCs w:val="17"/>
            <w:lang w:val="en-US"/>
            <w:rPrChange w:id="13939" w:author="Admin" w:date="2019-02-18T23:55:00Z">
              <w:rPr>
                <w:rFonts w:eastAsia="Times New Roman"/>
                <w:i/>
                <w:iCs/>
                <w:sz w:val="17"/>
                <w:szCs w:val="17"/>
              </w:rPr>
            </w:rPrChange>
          </w:rPr>
          <w:delText>; : : : ;</w:delText>
        </w:r>
        <w:r w:rsidRPr="001A4D22" w:rsidDel="002260E7">
          <w:rPr>
            <w:rFonts w:eastAsia="Times New Roman"/>
            <w:sz w:val="17"/>
            <w:szCs w:val="17"/>
            <w:lang w:val="en-US"/>
            <w:rPrChange w:id="13940" w:author="Admin" w:date="2019-02-18T23:55:00Z">
              <w:rPr>
                <w:rFonts w:eastAsia="Times New Roman"/>
                <w:sz w:val="17"/>
                <w:szCs w:val="17"/>
              </w:rPr>
            </w:rPrChange>
          </w:rPr>
          <w:delText xml:space="preserve"> </w:delText>
        </w:r>
        <w:r w:rsidRPr="001A4D22" w:rsidDel="002260E7">
          <w:rPr>
            <w:rFonts w:ascii="Arial" w:eastAsia="Arial" w:hAnsi="Arial" w:cs="Arial"/>
            <w:i/>
            <w:iCs/>
            <w:sz w:val="17"/>
            <w:szCs w:val="17"/>
            <w:lang w:val="en-US"/>
            <w:rPrChange w:id="13941" w:author="Admin" w:date="2019-02-18T23:55:00Z">
              <w:rPr>
                <w:rFonts w:ascii="Arial" w:eastAsia="Arial" w:hAnsi="Arial" w:cs="Arial"/>
                <w:i/>
                <w:iCs/>
                <w:sz w:val="17"/>
                <w:szCs w:val="17"/>
              </w:rPr>
            </w:rPrChange>
          </w:rPr>
          <w:delText>u</w:delText>
        </w:r>
        <w:r w:rsidRPr="001A4D22" w:rsidDel="002260E7">
          <w:rPr>
            <w:rFonts w:ascii="Arial" w:eastAsia="Arial" w:hAnsi="Arial" w:cs="Arial"/>
            <w:i/>
            <w:iCs/>
            <w:sz w:val="23"/>
            <w:szCs w:val="23"/>
            <w:vertAlign w:val="subscript"/>
            <w:lang w:val="en-US"/>
            <w:rPrChange w:id="13942" w:author="Admin" w:date="2019-02-18T23:55:00Z">
              <w:rPr>
                <w:rFonts w:ascii="Arial" w:eastAsia="Arial" w:hAnsi="Arial" w:cs="Arial"/>
                <w:i/>
                <w:iCs/>
                <w:sz w:val="23"/>
                <w:szCs w:val="23"/>
                <w:vertAlign w:val="subscript"/>
              </w:rPr>
            </w:rPrChange>
          </w:rPr>
          <w:delText>n</w:delText>
        </w:r>
        <w:r w:rsidRPr="001A4D22" w:rsidDel="002260E7">
          <w:rPr>
            <w:rFonts w:eastAsia="Times New Roman"/>
            <w:sz w:val="17"/>
            <w:szCs w:val="17"/>
            <w:lang w:val="en-US"/>
            <w:rPrChange w:id="13943" w:author="Admin" w:date="2019-02-18T23:55:00Z">
              <w:rPr>
                <w:rFonts w:eastAsia="Times New Roman"/>
                <w:sz w:val="17"/>
                <w:szCs w:val="17"/>
              </w:rPr>
            </w:rPrChange>
          </w:rPr>
          <w:delText>)</w:delText>
        </w:r>
        <w:r w:rsidRPr="001A4D22" w:rsidDel="002260E7">
          <w:rPr>
            <w:rFonts w:eastAsia="Times New Roman"/>
            <w:i/>
            <w:iCs/>
            <w:sz w:val="17"/>
            <w:szCs w:val="17"/>
            <w:lang w:val="en-US"/>
            <w:rPrChange w:id="13944" w:author="Admin" w:date="2019-02-18T23:55:00Z">
              <w:rPr>
                <w:rFonts w:eastAsia="Times New Roman"/>
                <w:i/>
                <w:iCs/>
                <w:sz w:val="17"/>
                <w:szCs w:val="17"/>
              </w:rPr>
            </w:rPrChange>
          </w:rPr>
          <w:delText>:</w:delText>
        </w:r>
      </w:del>
    </w:p>
    <w:p w:rsidR="00A33515" w:rsidRPr="001A4D22" w:rsidDel="002260E7" w:rsidRDefault="00A33515">
      <w:pPr>
        <w:spacing w:line="310" w:lineRule="exact"/>
        <w:rPr>
          <w:del w:id="13945" w:author="Admin" w:date="2019-02-19T02:10:00Z"/>
          <w:sz w:val="20"/>
          <w:szCs w:val="20"/>
          <w:lang w:val="en-US"/>
          <w:rPrChange w:id="13946" w:author="Admin" w:date="2019-02-18T23:55:00Z">
            <w:rPr>
              <w:del w:id="13947" w:author="Admin" w:date="2019-02-19T02:10:00Z"/>
              <w:sz w:val="20"/>
              <w:szCs w:val="20"/>
            </w:rPr>
          </w:rPrChange>
        </w:rPr>
      </w:pPr>
    </w:p>
    <w:p w:rsidR="00A33515" w:rsidDel="002260E7" w:rsidRDefault="001A4D22">
      <w:pPr>
        <w:numPr>
          <w:ilvl w:val="0"/>
          <w:numId w:val="804"/>
        </w:numPr>
        <w:tabs>
          <w:tab w:val="left" w:pos="620"/>
        </w:tabs>
        <w:ind w:left="620" w:hanging="393"/>
        <w:rPr>
          <w:del w:id="13948" w:author="Admin" w:date="2019-02-19T02:10:00Z"/>
          <w:rFonts w:ascii="Arial" w:eastAsia="Arial" w:hAnsi="Arial" w:cs="Arial"/>
          <w:b/>
          <w:bCs/>
          <w:sz w:val="20"/>
          <w:szCs w:val="20"/>
        </w:rPr>
        <w:pPrChange w:id="13949" w:author="Admin" w:date="2019-02-19T00:19:00Z">
          <w:pPr>
            <w:numPr>
              <w:numId w:val="807"/>
            </w:numPr>
            <w:tabs>
              <w:tab w:val="left" w:pos="620"/>
            </w:tabs>
            <w:ind w:left="620" w:hanging="393"/>
          </w:pPr>
        </w:pPrChange>
      </w:pPr>
      <w:del w:id="13950" w:author="Admin" w:date="2019-02-19T02:10:00Z">
        <w:r w:rsidDel="002260E7">
          <w:rPr>
            <w:rFonts w:eastAsia="Times New Roman"/>
            <w:sz w:val="20"/>
            <w:szCs w:val="20"/>
          </w:rPr>
          <w:delText>(</w:delText>
        </w:r>
        <w:r w:rsidDel="002260E7">
          <w:rPr>
            <w:rFonts w:ascii="Arial" w:eastAsia="Arial" w:hAnsi="Arial" w:cs="Arial"/>
            <w:i/>
            <w:iCs/>
            <w:sz w:val="20"/>
            <w:szCs w:val="20"/>
          </w:rPr>
          <w:delText>E</w:delText>
        </w:r>
        <w:r w:rsidDel="002260E7">
          <w:rPr>
            <w:rFonts w:eastAsia="Times New Roman"/>
            <w:sz w:val="20"/>
            <w:szCs w:val="20"/>
          </w:rPr>
          <w:delText xml:space="preserve">) = </w:delText>
        </w:r>
        <w:r w:rsidDel="002260E7">
          <w:rPr>
            <w:rFonts w:ascii="Arial" w:eastAsia="Arial" w:hAnsi="Arial" w:cs="Arial"/>
            <w:sz w:val="20"/>
            <w:szCs w:val="20"/>
          </w:rPr>
          <w:delText>1,</w:delText>
        </w:r>
        <w:r w:rsidDel="002260E7">
          <w:rPr>
            <w:rFonts w:eastAsia="Times New Roman"/>
            <w:sz w:val="20"/>
            <w:szCs w:val="20"/>
          </w:rPr>
          <w:delText xml:space="preserve"> </w:delText>
        </w:r>
        <w:r w:rsidDel="002260E7">
          <w:rPr>
            <w:rFonts w:ascii="Arial" w:eastAsia="Arial" w:hAnsi="Arial" w:cs="Arial"/>
            <w:sz w:val="20"/>
            <w:szCs w:val="20"/>
          </w:rPr>
          <w:delText>где</w:delText>
        </w:r>
        <w:r w:rsidDel="002260E7">
          <w:rPr>
            <w:rFonts w:eastAsia="Times New Roman"/>
            <w:sz w:val="20"/>
            <w:szCs w:val="20"/>
          </w:rPr>
          <w:delText xml:space="preserve"> </w:delText>
        </w:r>
        <w:r w:rsidDel="002260E7">
          <w:rPr>
            <w:rFonts w:ascii="Arial" w:eastAsia="Arial" w:hAnsi="Arial" w:cs="Arial"/>
            <w:i/>
            <w:iCs/>
            <w:sz w:val="20"/>
            <w:szCs w:val="20"/>
          </w:rPr>
          <w:delText>E</w:delText>
        </w:r>
        <w:r w:rsidDel="002260E7">
          <w:rPr>
            <w:rFonts w:eastAsia="Times New Roman"/>
            <w:sz w:val="20"/>
            <w:szCs w:val="20"/>
          </w:rPr>
          <w:delText xml:space="preserve"> </w:delText>
        </w:r>
        <w:r w:rsidDel="002260E7">
          <w:rPr>
            <w:rFonts w:ascii="Arial" w:eastAsia="Arial" w:hAnsi="Arial" w:cs="Arial"/>
            <w:sz w:val="20"/>
            <w:szCs w:val="20"/>
          </w:rPr>
          <w:delText>матрица,</w:delText>
        </w:r>
        <w:r w:rsidDel="002260E7">
          <w:rPr>
            <w:rFonts w:eastAsia="Times New Roman"/>
            <w:sz w:val="20"/>
            <w:szCs w:val="20"/>
          </w:rPr>
          <w:delText xml:space="preserve"> </w:delText>
        </w:r>
        <w:r w:rsidDel="002260E7">
          <w:rPr>
            <w:rFonts w:ascii="Arial" w:eastAsia="Arial" w:hAnsi="Arial" w:cs="Arial"/>
            <w:sz w:val="20"/>
            <w:szCs w:val="20"/>
          </w:rPr>
          <w:delText>такая что</w:delText>
        </w:r>
        <w:r w:rsidDel="002260E7">
          <w:rPr>
            <w:rFonts w:eastAsia="Times New Roman"/>
            <w:sz w:val="20"/>
            <w:szCs w:val="20"/>
          </w:rPr>
          <w:delText xml:space="preserve"> </w:delText>
        </w:r>
        <w:r w:rsidDel="002260E7">
          <w:rPr>
            <w:rFonts w:ascii="Arial" w:eastAsia="Arial" w:hAnsi="Arial" w:cs="Arial"/>
            <w:i/>
            <w:iCs/>
            <w:sz w:val="20"/>
            <w:szCs w:val="20"/>
          </w:rPr>
          <w:delText>E</w:delText>
        </w:r>
        <w:r w:rsidDel="002260E7">
          <w:rPr>
            <w:rFonts w:ascii="Arial" w:eastAsia="Arial" w:hAnsi="Arial" w:cs="Arial"/>
            <w:i/>
            <w:iCs/>
            <w:sz w:val="27"/>
            <w:szCs w:val="27"/>
            <w:vertAlign w:val="subscript"/>
          </w:rPr>
          <w:delText>ij</w:delText>
        </w:r>
        <w:r w:rsidDel="002260E7">
          <w:rPr>
            <w:rFonts w:eastAsia="Times New Roman"/>
            <w:sz w:val="20"/>
            <w:szCs w:val="20"/>
          </w:rPr>
          <w:delText xml:space="preserve"> =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для</w:delText>
        </w:r>
        <w:r w:rsidDel="002260E7">
          <w:rPr>
            <w:rFonts w:eastAsia="Times New Roman"/>
            <w:sz w:val="20"/>
            <w:szCs w:val="20"/>
          </w:rPr>
          <w:delText xml:space="preserve"> </w:delText>
        </w:r>
        <w:r w:rsidDel="002260E7">
          <w:rPr>
            <w:rFonts w:ascii="Arial" w:eastAsia="Arial" w:hAnsi="Arial" w:cs="Arial"/>
            <w:i/>
            <w:iCs/>
            <w:sz w:val="20"/>
            <w:szCs w:val="20"/>
          </w:rPr>
          <w:delText>i</w:delText>
        </w:r>
        <w:r w:rsidDel="002260E7">
          <w:rPr>
            <w:rFonts w:eastAsia="Times New Roman"/>
            <w:sz w:val="20"/>
            <w:szCs w:val="20"/>
          </w:rPr>
          <w:delText xml:space="preserve"> =</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j</w:delText>
        </w:r>
        <w:r w:rsidDel="002260E7">
          <w:rPr>
            <w:rFonts w:eastAsia="Times New Roman"/>
            <w:sz w:val="20"/>
            <w:szCs w:val="20"/>
          </w:rPr>
          <w:delText xml:space="preserve"> </w:delText>
        </w:r>
        <w:r w:rsidDel="002260E7">
          <w:rPr>
            <w:rFonts w:ascii="Arial" w:eastAsia="Arial" w:hAnsi="Arial" w:cs="Arial"/>
            <w:sz w:val="20"/>
            <w:szCs w:val="20"/>
          </w:rPr>
          <w:delText>и</w:delText>
        </w:r>
        <w:r w:rsidDel="002260E7">
          <w:rPr>
            <w:rFonts w:eastAsia="Times New Roman"/>
            <w:sz w:val="20"/>
            <w:szCs w:val="20"/>
          </w:rPr>
          <w:delText xml:space="preserve"> </w:delText>
        </w:r>
        <w:r w:rsidDel="002260E7">
          <w:rPr>
            <w:rFonts w:ascii="Arial" w:eastAsia="Arial" w:hAnsi="Arial" w:cs="Arial"/>
            <w:i/>
            <w:iCs/>
            <w:sz w:val="20"/>
            <w:szCs w:val="20"/>
          </w:rPr>
          <w:delText>E</w:delText>
        </w:r>
        <w:r w:rsidDel="002260E7">
          <w:rPr>
            <w:rFonts w:ascii="Arial" w:eastAsia="Arial" w:hAnsi="Arial" w:cs="Arial"/>
            <w:i/>
            <w:iCs/>
            <w:sz w:val="27"/>
            <w:szCs w:val="27"/>
            <w:vertAlign w:val="subscript"/>
          </w:rPr>
          <w:delText>ii</w:delText>
        </w:r>
        <w:r w:rsidDel="002260E7">
          <w:rPr>
            <w:rFonts w:eastAsia="Times New Roman"/>
            <w:sz w:val="20"/>
            <w:szCs w:val="20"/>
          </w:rPr>
          <w:delText xml:space="preserve"> = </w:delText>
        </w:r>
        <w:r w:rsidDel="002260E7">
          <w:rPr>
            <w:rFonts w:ascii="Arial" w:eastAsia="Arial" w:hAnsi="Arial" w:cs="Arial"/>
            <w:sz w:val="20"/>
            <w:szCs w:val="20"/>
          </w:rPr>
          <w:delText>1.</w:delText>
        </w:r>
      </w:del>
    </w:p>
    <w:p w:rsidR="00A33515" w:rsidDel="002260E7" w:rsidRDefault="00A33515">
      <w:pPr>
        <w:spacing w:line="90" w:lineRule="exact"/>
        <w:rPr>
          <w:del w:id="13951" w:author="Admin" w:date="2019-02-19T02:10:00Z"/>
          <w:sz w:val="20"/>
          <w:szCs w:val="20"/>
        </w:rPr>
      </w:pPr>
    </w:p>
    <w:tbl>
      <w:tblPr>
        <w:tblW w:w="0" w:type="auto"/>
        <w:tblLayout w:type="fixed"/>
        <w:tblCellMar>
          <w:left w:w="0" w:type="dxa"/>
          <w:right w:w="0" w:type="dxa"/>
        </w:tblCellMar>
        <w:tblLook w:val="04A0" w:firstRow="1" w:lastRow="0" w:firstColumn="1" w:lastColumn="0" w:noHBand="0" w:noVBand="1"/>
      </w:tblPr>
      <w:tblGrid>
        <w:gridCol w:w="3700"/>
        <w:gridCol w:w="860"/>
        <w:gridCol w:w="240"/>
        <w:gridCol w:w="260"/>
        <w:gridCol w:w="1720"/>
        <w:gridCol w:w="20"/>
      </w:tblGrid>
      <w:tr w:rsidR="00A33515" w:rsidDel="002260E7">
        <w:trPr>
          <w:trHeight w:val="375"/>
          <w:del w:id="13952" w:author="Admin" w:date="2019-02-19T02:10:00Z"/>
        </w:trPr>
        <w:tc>
          <w:tcPr>
            <w:tcW w:w="4560" w:type="dxa"/>
            <w:gridSpan w:val="2"/>
            <w:vAlign w:val="bottom"/>
          </w:tcPr>
          <w:p w:rsidR="00A33515" w:rsidDel="002260E7" w:rsidRDefault="001A4D22">
            <w:pPr>
              <w:rPr>
                <w:del w:id="13953" w:author="Admin" w:date="2019-02-19T02:10:00Z"/>
                <w:sz w:val="20"/>
                <w:szCs w:val="20"/>
              </w:rPr>
            </w:pPr>
            <w:del w:id="13954" w:author="Admin" w:date="2019-02-19T02:10:00Z">
              <w:r w:rsidDel="002260E7">
                <w:rPr>
                  <w:rFonts w:ascii="Arial" w:eastAsia="Arial" w:hAnsi="Arial" w:cs="Arial"/>
                  <w:sz w:val="20"/>
                  <w:szCs w:val="20"/>
                </w:rPr>
                <w:delText xml:space="preserve">Так, например, определитель для матрицы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del>
          </w:p>
        </w:tc>
        <w:tc>
          <w:tcPr>
            <w:tcW w:w="240" w:type="dxa"/>
            <w:vAlign w:val="bottom"/>
          </w:tcPr>
          <w:p w:rsidR="00A33515" w:rsidDel="002260E7" w:rsidRDefault="001A4D22">
            <w:pPr>
              <w:ind w:left="20"/>
              <w:rPr>
                <w:del w:id="13955" w:author="Admin" w:date="2019-02-19T02:10:00Z"/>
                <w:sz w:val="20"/>
                <w:szCs w:val="20"/>
              </w:rPr>
            </w:pPr>
            <w:del w:id="13956" w:author="Admin" w:date="2019-02-19T02:10:00Z">
              <w:r w:rsidDel="002260E7">
                <w:rPr>
                  <w:rFonts w:ascii="Arial" w:eastAsia="Arial" w:hAnsi="Arial" w:cs="Arial"/>
                  <w:i/>
                  <w:iCs/>
                  <w:w w:val="86"/>
                  <w:sz w:val="27"/>
                  <w:szCs w:val="27"/>
                  <w:vertAlign w:val="superscript"/>
                </w:rPr>
                <w:delText>A</w:delText>
              </w:r>
              <w:r w:rsidDel="002260E7">
                <w:rPr>
                  <w:rFonts w:ascii="Arial" w:eastAsia="Arial" w:hAnsi="Arial" w:cs="Arial"/>
                  <w:w w:val="86"/>
                  <w:sz w:val="10"/>
                  <w:szCs w:val="10"/>
                </w:rPr>
                <w:delText>11</w:delText>
              </w:r>
            </w:del>
          </w:p>
        </w:tc>
        <w:tc>
          <w:tcPr>
            <w:tcW w:w="260" w:type="dxa"/>
            <w:vAlign w:val="bottom"/>
          </w:tcPr>
          <w:p w:rsidR="00A33515" w:rsidDel="002260E7" w:rsidRDefault="001A4D22">
            <w:pPr>
              <w:ind w:left="40"/>
              <w:rPr>
                <w:del w:id="13957" w:author="Admin" w:date="2019-02-19T02:10:00Z"/>
                <w:sz w:val="20"/>
                <w:szCs w:val="20"/>
              </w:rPr>
            </w:pPr>
            <w:del w:id="13958" w:author="Admin" w:date="2019-02-19T02:10:00Z">
              <w:r w:rsidDel="002260E7">
                <w:rPr>
                  <w:rFonts w:ascii="Arial" w:eastAsia="Arial" w:hAnsi="Arial" w:cs="Arial"/>
                  <w:i/>
                  <w:iCs/>
                  <w:w w:val="86"/>
                  <w:sz w:val="27"/>
                  <w:szCs w:val="27"/>
                  <w:vertAlign w:val="superscript"/>
                </w:rPr>
                <w:delText>A</w:delText>
              </w:r>
              <w:r w:rsidDel="002260E7">
                <w:rPr>
                  <w:rFonts w:ascii="Arial" w:eastAsia="Arial" w:hAnsi="Arial" w:cs="Arial"/>
                  <w:w w:val="86"/>
                  <w:sz w:val="10"/>
                  <w:szCs w:val="10"/>
                </w:rPr>
                <w:delText>21</w:delText>
              </w:r>
            </w:del>
          </w:p>
        </w:tc>
        <w:tc>
          <w:tcPr>
            <w:tcW w:w="1720" w:type="dxa"/>
            <w:vMerge w:val="restart"/>
            <w:vAlign w:val="bottom"/>
          </w:tcPr>
          <w:p w:rsidR="00A33515" w:rsidDel="002260E7" w:rsidRDefault="001A4D22">
            <w:pPr>
              <w:ind w:left="20"/>
              <w:rPr>
                <w:del w:id="13959" w:author="Admin" w:date="2019-02-19T02:10:00Z"/>
                <w:sz w:val="20"/>
                <w:szCs w:val="20"/>
              </w:rPr>
            </w:pPr>
            <w:del w:id="13960" w:author="Admin" w:date="2019-02-19T02:10:00Z">
              <w:r w:rsidDel="002260E7">
                <w:rPr>
                  <w:rFonts w:eastAsia="Times New Roman"/>
                  <w:w w:val="96"/>
                  <w:sz w:val="39"/>
                  <w:szCs w:val="39"/>
                  <w:vertAlign w:val="superscript"/>
                </w:rPr>
                <w:delText>)</w:delText>
              </w:r>
              <w:r w:rsidDel="002260E7">
                <w:rPr>
                  <w:rFonts w:ascii="Arial" w:eastAsia="Arial" w:hAnsi="Arial" w:cs="Arial"/>
                  <w:w w:val="96"/>
                  <w:sz w:val="20"/>
                  <w:szCs w:val="20"/>
                </w:rPr>
                <w:delText xml:space="preserve"> размера 2 может</w:delText>
              </w:r>
            </w:del>
          </w:p>
        </w:tc>
        <w:tc>
          <w:tcPr>
            <w:tcW w:w="0" w:type="dxa"/>
            <w:vAlign w:val="bottom"/>
          </w:tcPr>
          <w:p w:rsidR="00A33515" w:rsidDel="002260E7" w:rsidRDefault="00A33515">
            <w:pPr>
              <w:rPr>
                <w:del w:id="13961" w:author="Admin" w:date="2019-02-19T02:10:00Z"/>
                <w:sz w:val="1"/>
                <w:szCs w:val="1"/>
              </w:rPr>
            </w:pPr>
          </w:p>
        </w:tc>
      </w:tr>
      <w:tr w:rsidR="00A33515" w:rsidDel="002260E7">
        <w:trPr>
          <w:trHeight w:val="641"/>
          <w:del w:id="13962" w:author="Admin" w:date="2019-02-19T02:10:00Z"/>
        </w:trPr>
        <w:tc>
          <w:tcPr>
            <w:tcW w:w="3700" w:type="dxa"/>
            <w:vAlign w:val="bottom"/>
          </w:tcPr>
          <w:p w:rsidR="00A33515" w:rsidDel="002260E7" w:rsidRDefault="001A4D22">
            <w:pPr>
              <w:rPr>
                <w:del w:id="13963" w:author="Admin" w:date="2019-02-19T02:10:00Z"/>
                <w:sz w:val="20"/>
                <w:szCs w:val="20"/>
              </w:rPr>
            </w:pPr>
            <w:del w:id="13964" w:author="Admin" w:date="2019-02-19T02:10:00Z">
              <w:r w:rsidDel="002260E7">
                <w:rPr>
                  <w:rFonts w:ascii="Arial" w:eastAsia="Arial" w:hAnsi="Arial" w:cs="Arial"/>
                  <w:sz w:val="20"/>
                  <w:szCs w:val="20"/>
                </w:rPr>
                <w:delText>быть вычислен по формуле</w:delText>
              </w:r>
            </w:del>
          </w:p>
        </w:tc>
        <w:tc>
          <w:tcPr>
            <w:tcW w:w="860" w:type="dxa"/>
            <w:vAlign w:val="bottom"/>
          </w:tcPr>
          <w:p w:rsidR="00A33515" w:rsidDel="002260E7" w:rsidRDefault="001A4D22">
            <w:pPr>
              <w:jc w:val="right"/>
              <w:rPr>
                <w:del w:id="13965" w:author="Admin" w:date="2019-02-19T02:10:00Z"/>
                <w:sz w:val="20"/>
                <w:szCs w:val="20"/>
              </w:rPr>
            </w:pPr>
            <w:del w:id="13966" w:author="Admin" w:date="2019-02-19T02:10:00Z">
              <w:r w:rsidDel="002260E7">
                <w:rPr>
                  <w:rFonts w:eastAsia="Times New Roman"/>
                  <w:sz w:val="20"/>
                  <w:szCs w:val="20"/>
                </w:rPr>
                <w:delText>(</w:delText>
              </w:r>
            </w:del>
          </w:p>
        </w:tc>
        <w:tc>
          <w:tcPr>
            <w:tcW w:w="240" w:type="dxa"/>
            <w:vAlign w:val="bottom"/>
          </w:tcPr>
          <w:p w:rsidR="00A33515" w:rsidDel="002260E7" w:rsidRDefault="001A4D22">
            <w:pPr>
              <w:ind w:left="20"/>
              <w:rPr>
                <w:del w:id="13967" w:author="Admin" w:date="2019-02-19T02:10:00Z"/>
                <w:sz w:val="20"/>
                <w:szCs w:val="20"/>
              </w:rPr>
            </w:pPr>
            <w:del w:id="13968" w:author="Admin" w:date="2019-02-19T02:10:00Z">
              <w:r w:rsidDel="002260E7">
                <w:rPr>
                  <w:rFonts w:ascii="Arial" w:eastAsia="Arial" w:hAnsi="Arial" w:cs="Arial"/>
                  <w:i/>
                  <w:iCs/>
                  <w:w w:val="86"/>
                  <w:sz w:val="27"/>
                  <w:szCs w:val="27"/>
                  <w:vertAlign w:val="superscript"/>
                </w:rPr>
                <w:delText>A</w:delText>
              </w:r>
              <w:r w:rsidDel="002260E7">
                <w:rPr>
                  <w:rFonts w:ascii="Arial" w:eastAsia="Arial" w:hAnsi="Arial" w:cs="Arial"/>
                  <w:w w:val="86"/>
                  <w:sz w:val="10"/>
                  <w:szCs w:val="10"/>
                </w:rPr>
                <w:delText>12</w:delText>
              </w:r>
            </w:del>
          </w:p>
        </w:tc>
        <w:tc>
          <w:tcPr>
            <w:tcW w:w="260" w:type="dxa"/>
            <w:vAlign w:val="bottom"/>
          </w:tcPr>
          <w:p w:rsidR="00A33515" w:rsidDel="002260E7" w:rsidRDefault="001A4D22">
            <w:pPr>
              <w:ind w:left="40"/>
              <w:rPr>
                <w:del w:id="13969" w:author="Admin" w:date="2019-02-19T02:10:00Z"/>
                <w:sz w:val="20"/>
                <w:szCs w:val="20"/>
              </w:rPr>
            </w:pPr>
            <w:del w:id="13970" w:author="Admin" w:date="2019-02-19T02:10:00Z">
              <w:r w:rsidDel="002260E7">
                <w:rPr>
                  <w:rFonts w:ascii="Arial" w:eastAsia="Arial" w:hAnsi="Arial" w:cs="Arial"/>
                  <w:i/>
                  <w:iCs/>
                  <w:w w:val="86"/>
                  <w:sz w:val="27"/>
                  <w:szCs w:val="27"/>
                  <w:vertAlign w:val="superscript"/>
                </w:rPr>
                <w:delText>A</w:delText>
              </w:r>
              <w:r w:rsidDel="002260E7">
                <w:rPr>
                  <w:rFonts w:ascii="Arial" w:eastAsia="Arial" w:hAnsi="Arial" w:cs="Arial"/>
                  <w:w w:val="86"/>
                  <w:sz w:val="10"/>
                  <w:szCs w:val="10"/>
                </w:rPr>
                <w:delText>22</w:delText>
              </w:r>
            </w:del>
          </w:p>
        </w:tc>
        <w:tc>
          <w:tcPr>
            <w:tcW w:w="1720" w:type="dxa"/>
            <w:vMerge/>
            <w:vAlign w:val="bottom"/>
          </w:tcPr>
          <w:p w:rsidR="00A33515" w:rsidDel="002260E7" w:rsidRDefault="00A33515">
            <w:pPr>
              <w:rPr>
                <w:del w:id="13971" w:author="Admin" w:date="2019-02-19T02:10:00Z"/>
                <w:sz w:val="24"/>
                <w:szCs w:val="24"/>
              </w:rPr>
            </w:pPr>
          </w:p>
        </w:tc>
        <w:tc>
          <w:tcPr>
            <w:tcW w:w="0" w:type="dxa"/>
            <w:vAlign w:val="bottom"/>
          </w:tcPr>
          <w:p w:rsidR="00A33515" w:rsidDel="002260E7" w:rsidRDefault="00A33515">
            <w:pPr>
              <w:rPr>
                <w:del w:id="13972" w:author="Admin" w:date="2019-02-19T02:10:00Z"/>
                <w:sz w:val="1"/>
                <w:szCs w:val="1"/>
              </w:rPr>
            </w:pPr>
          </w:p>
        </w:tc>
      </w:tr>
      <w:tr w:rsidR="00A33515" w:rsidDel="002260E7">
        <w:trPr>
          <w:trHeight w:val="451"/>
          <w:del w:id="13973" w:author="Admin" w:date="2019-02-19T02:10:00Z"/>
        </w:trPr>
        <w:tc>
          <w:tcPr>
            <w:tcW w:w="3700" w:type="dxa"/>
            <w:vAlign w:val="bottom"/>
          </w:tcPr>
          <w:p w:rsidR="00A33515" w:rsidDel="002260E7" w:rsidRDefault="001A4D22">
            <w:pPr>
              <w:ind w:left="2440"/>
              <w:rPr>
                <w:del w:id="13974" w:author="Admin" w:date="2019-02-19T02:10:00Z"/>
                <w:sz w:val="20"/>
                <w:szCs w:val="20"/>
              </w:rPr>
            </w:pPr>
            <w:del w:id="13975" w:author="Admin" w:date="2019-02-19T02:10:00Z">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 xml:space="preserve">) = </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11</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22</w:delText>
              </w:r>
            </w:del>
          </w:p>
        </w:tc>
        <w:tc>
          <w:tcPr>
            <w:tcW w:w="860" w:type="dxa"/>
            <w:vAlign w:val="bottom"/>
          </w:tcPr>
          <w:p w:rsidR="00A33515" w:rsidDel="002260E7" w:rsidRDefault="001A4D22">
            <w:pPr>
              <w:jc w:val="right"/>
              <w:rPr>
                <w:del w:id="13976" w:author="Admin" w:date="2019-02-19T02:10:00Z"/>
                <w:sz w:val="20"/>
                <w:szCs w:val="20"/>
              </w:rPr>
            </w:pPr>
            <w:del w:id="13977" w:author="Admin" w:date="2019-02-19T02:10:00Z">
              <w:r w:rsidDel="002260E7">
                <w:rPr>
                  <w:rFonts w:ascii="Arial" w:eastAsia="Arial" w:hAnsi="Arial" w:cs="Arial"/>
                  <w:i/>
                  <w:iCs/>
                  <w:sz w:val="20"/>
                  <w:szCs w:val="20"/>
                </w:rPr>
                <w:delText>A</w:delText>
              </w:r>
              <w:r w:rsidDel="002260E7">
                <w:rPr>
                  <w:rFonts w:ascii="Arial" w:eastAsia="Arial" w:hAnsi="Arial" w:cs="Arial"/>
                  <w:sz w:val="13"/>
                  <w:szCs w:val="13"/>
                </w:rPr>
                <w:delText>12</w:delText>
              </w:r>
              <w:r w:rsidDel="002260E7">
                <w:rPr>
                  <w:rFonts w:ascii="Arial" w:eastAsia="Arial" w:hAnsi="Arial" w:cs="Arial"/>
                  <w:i/>
                  <w:iCs/>
                  <w:sz w:val="20"/>
                  <w:szCs w:val="20"/>
                </w:rPr>
                <w:delText>A</w:delText>
              </w:r>
              <w:r w:rsidDel="002260E7">
                <w:rPr>
                  <w:rFonts w:ascii="Arial" w:eastAsia="Arial" w:hAnsi="Arial" w:cs="Arial"/>
                  <w:sz w:val="13"/>
                  <w:szCs w:val="13"/>
                </w:rPr>
                <w:delText>21</w:delText>
              </w:r>
              <w:r w:rsidDel="002260E7">
                <w:rPr>
                  <w:rFonts w:eastAsia="Times New Roman"/>
                  <w:i/>
                  <w:iCs/>
                  <w:sz w:val="39"/>
                  <w:szCs w:val="39"/>
                  <w:vertAlign w:val="superscript"/>
                </w:rPr>
                <w:delText>:</w:delText>
              </w:r>
            </w:del>
          </w:p>
        </w:tc>
        <w:tc>
          <w:tcPr>
            <w:tcW w:w="240" w:type="dxa"/>
            <w:vAlign w:val="bottom"/>
          </w:tcPr>
          <w:p w:rsidR="00A33515" w:rsidDel="002260E7" w:rsidRDefault="00A33515">
            <w:pPr>
              <w:rPr>
                <w:del w:id="13978" w:author="Admin" w:date="2019-02-19T02:10:00Z"/>
                <w:sz w:val="24"/>
                <w:szCs w:val="24"/>
              </w:rPr>
            </w:pPr>
          </w:p>
        </w:tc>
        <w:tc>
          <w:tcPr>
            <w:tcW w:w="260" w:type="dxa"/>
            <w:vAlign w:val="bottom"/>
          </w:tcPr>
          <w:p w:rsidR="00A33515" w:rsidDel="002260E7" w:rsidRDefault="00A33515">
            <w:pPr>
              <w:rPr>
                <w:del w:id="13979" w:author="Admin" w:date="2019-02-19T02:10:00Z"/>
                <w:sz w:val="24"/>
                <w:szCs w:val="24"/>
              </w:rPr>
            </w:pPr>
          </w:p>
        </w:tc>
        <w:tc>
          <w:tcPr>
            <w:tcW w:w="1720" w:type="dxa"/>
            <w:vAlign w:val="bottom"/>
          </w:tcPr>
          <w:p w:rsidR="00A33515" w:rsidDel="002260E7" w:rsidRDefault="00A33515">
            <w:pPr>
              <w:rPr>
                <w:del w:id="13980" w:author="Admin" w:date="2019-02-19T02:10:00Z"/>
                <w:sz w:val="24"/>
                <w:szCs w:val="24"/>
              </w:rPr>
            </w:pPr>
          </w:p>
        </w:tc>
        <w:tc>
          <w:tcPr>
            <w:tcW w:w="0" w:type="dxa"/>
            <w:vAlign w:val="bottom"/>
          </w:tcPr>
          <w:p w:rsidR="00A33515" w:rsidDel="002260E7" w:rsidRDefault="00A33515">
            <w:pPr>
              <w:rPr>
                <w:del w:id="13981" w:author="Admin" w:date="2019-02-19T02:10:00Z"/>
                <w:sz w:val="1"/>
                <w:szCs w:val="1"/>
              </w:rPr>
            </w:pPr>
          </w:p>
        </w:tc>
      </w:tr>
    </w:tbl>
    <w:p w:rsidR="00A33515" w:rsidDel="002260E7" w:rsidRDefault="00A33515">
      <w:pPr>
        <w:spacing w:line="200" w:lineRule="exact"/>
        <w:rPr>
          <w:del w:id="13982" w:author="Admin" w:date="2019-02-19T02:10:00Z"/>
          <w:sz w:val="20"/>
          <w:szCs w:val="20"/>
        </w:rPr>
      </w:pPr>
    </w:p>
    <w:p w:rsidR="00A33515" w:rsidDel="002260E7" w:rsidRDefault="00A33515">
      <w:pPr>
        <w:rPr>
          <w:del w:id="13983"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9" w:lineRule="exact"/>
        <w:rPr>
          <w:del w:id="13984" w:author="Admin" w:date="2019-02-19T02:10:00Z"/>
          <w:sz w:val="20"/>
          <w:szCs w:val="20"/>
        </w:rPr>
      </w:pPr>
    </w:p>
    <w:p w:rsidR="00A33515" w:rsidDel="002260E7" w:rsidRDefault="001A4D22">
      <w:pPr>
        <w:ind w:right="-19"/>
        <w:jc w:val="center"/>
        <w:rPr>
          <w:del w:id="13985" w:author="Admin" w:date="2019-02-19T02:10:00Z"/>
          <w:sz w:val="20"/>
          <w:szCs w:val="20"/>
        </w:rPr>
      </w:pPr>
      <w:del w:id="1398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336</w:delText>
        </w:r>
        <w:r w:rsidDel="002260E7">
          <w:rPr>
            <w:rFonts w:ascii="Arial" w:eastAsia="Arial" w:hAnsi="Arial" w:cs="Arial"/>
            <w:sz w:val="20"/>
            <w:szCs w:val="20"/>
          </w:rPr>
          <w:delText xml:space="preserve"> −</w:delText>
        </w:r>
      </w:del>
    </w:p>
    <w:p w:rsidR="00A33515" w:rsidDel="002260E7" w:rsidRDefault="00A33515">
      <w:pPr>
        <w:rPr>
          <w:del w:id="13987"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3988" w:author="Admin" w:date="2019-02-19T02:10:00Z"/>
          <w:sz w:val="20"/>
          <w:szCs w:val="20"/>
        </w:rPr>
      </w:pPr>
      <w:bookmarkStart w:id="13989" w:name="page347"/>
      <w:bookmarkEnd w:id="13989"/>
      <w:del w:id="13990"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18" w:lineRule="exact"/>
        <w:rPr>
          <w:del w:id="13991" w:author="Admin" w:date="2019-02-19T02:10:00Z"/>
          <w:sz w:val="20"/>
          <w:szCs w:val="20"/>
        </w:rPr>
      </w:pPr>
    </w:p>
    <w:p w:rsidR="00A33515" w:rsidDel="002260E7" w:rsidRDefault="001A4D22">
      <w:pPr>
        <w:spacing w:line="267" w:lineRule="auto"/>
        <w:jc w:val="both"/>
        <w:rPr>
          <w:del w:id="13992" w:author="Admin" w:date="2019-02-19T02:10:00Z"/>
          <w:sz w:val="20"/>
          <w:szCs w:val="20"/>
        </w:rPr>
      </w:pPr>
      <w:del w:id="13993" w:author="Admin" w:date="2019-02-19T02:10:00Z">
        <w:r w:rsidDel="002260E7">
          <w:rPr>
            <w:rFonts w:ascii="Arial" w:eastAsia="Arial" w:hAnsi="Arial" w:cs="Arial"/>
            <w:sz w:val="20"/>
            <w:szCs w:val="20"/>
          </w:rPr>
          <w:delText xml:space="preserve">Матрица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называется симметричной, если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ij</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ji</w:delText>
        </w:r>
        <w:r w:rsidDel="002260E7">
          <w:rPr>
            <w:rFonts w:ascii="Arial" w:eastAsia="Arial" w:hAnsi="Arial" w:cs="Arial"/>
            <w:sz w:val="20"/>
            <w:szCs w:val="20"/>
          </w:rPr>
          <w:delText xml:space="preserve"> для всех возможных </w:delText>
        </w:r>
        <w:r w:rsidDel="002260E7">
          <w:rPr>
            <w:rFonts w:ascii="Arial" w:eastAsia="Arial" w:hAnsi="Arial" w:cs="Arial"/>
            <w:i/>
            <w:iCs/>
            <w:sz w:val="20"/>
            <w:szCs w:val="20"/>
          </w:rPr>
          <w:delText xml:space="preserve">i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j</w:delText>
        </w:r>
        <w:r w:rsidDel="002260E7">
          <w:rPr>
            <w:rFonts w:ascii="Arial" w:eastAsia="Arial" w:hAnsi="Arial" w:cs="Arial"/>
            <w:sz w:val="20"/>
            <w:szCs w:val="20"/>
          </w:rPr>
          <w:delText>.</w:delText>
        </w:r>
      </w:del>
    </w:p>
    <w:p w:rsidR="00A33515" w:rsidDel="002260E7" w:rsidRDefault="001A4D22">
      <w:pPr>
        <w:spacing w:line="259" w:lineRule="auto"/>
        <w:ind w:firstLine="199"/>
        <w:jc w:val="both"/>
        <w:rPr>
          <w:del w:id="13994" w:author="Admin" w:date="2019-02-19T02:10:00Z"/>
          <w:sz w:val="20"/>
          <w:szCs w:val="20"/>
        </w:rPr>
      </w:pPr>
      <w:del w:id="13995" w:author="Admin" w:date="2019-02-19T02:10:00Z">
        <w:r w:rsidDel="002260E7">
          <w:rPr>
            <w:rFonts w:ascii="Arial" w:eastAsia="Arial" w:hAnsi="Arial" w:cs="Arial"/>
            <w:sz w:val="20"/>
            <w:szCs w:val="20"/>
          </w:rPr>
          <w:delText xml:space="preserve">Главным минором порядка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или просто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-ым главным минором мат-рицы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называется число, равное определителю матрицы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размера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j</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i</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j</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1 </w:delText>
        </w:r>
        <w:r w:rsidDel="002260E7">
          <w:rPr>
            <w:rFonts w:ascii="Arial" w:eastAsia="Arial" w:hAnsi="Arial" w:cs="Arial"/>
            <w:i/>
            <w:iCs/>
            <w:sz w:val="20"/>
            <w:szCs w:val="20"/>
          </w:rPr>
          <w:delText>i</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j k</w:delText>
        </w:r>
        <w:r w:rsidDel="002260E7">
          <w:rPr>
            <w:rFonts w:eastAsia="Times New Roman"/>
            <w:sz w:val="20"/>
            <w:szCs w:val="20"/>
          </w:rPr>
          <w:delText>)</w:delText>
        </w:r>
        <w:r w:rsidDel="002260E7">
          <w:rPr>
            <w:rFonts w:ascii="Arial" w:eastAsia="Arial" w:hAnsi="Arial" w:cs="Arial"/>
            <w:sz w:val="20"/>
            <w:szCs w:val="20"/>
          </w:rPr>
          <w:delText xml:space="preserve">. Будем обозначаеть это число </w:delText>
        </w:r>
        <w:r w:rsidDel="002260E7">
          <w:rPr>
            <w:rFonts w:ascii="Arial" w:eastAsia="Arial" w:hAnsi="Arial" w:cs="Arial"/>
            <w:i/>
            <w:iCs/>
            <w:sz w:val="27"/>
            <w:szCs w:val="27"/>
            <w:vertAlign w:val="subscript"/>
          </w:rPr>
          <w:delText>k</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ascii="Arial" w:eastAsia="Arial" w:hAnsi="Arial" w:cs="Arial"/>
            <w:sz w:val="20"/>
            <w:szCs w:val="20"/>
          </w:rPr>
          <w:delText xml:space="preserve">. Последова-тельностью главных миноров матрицы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называется строка</w:delText>
        </w:r>
      </w:del>
    </w:p>
    <w:p w:rsidR="00A33515" w:rsidDel="002260E7" w:rsidRDefault="00A33515">
      <w:pPr>
        <w:spacing w:line="143" w:lineRule="exact"/>
        <w:rPr>
          <w:del w:id="13996" w:author="Admin" w:date="2019-02-19T02:10:00Z"/>
          <w:sz w:val="20"/>
          <w:szCs w:val="20"/>
        </w:rPr>
      </w:pPr>
    </w:p>
    <w:p w:rsidR="00A33515" w:rsidDel="002260E7" w:rsidRDefault="001A4D22">
      <w:pPr>
        <w:numPr>
          <w:ilvl w:val="2"/>
          <w:numId w:val="805"/>
        </w:numPr>
        <w:tabs>
          <w:tab w:val="left" w:pos="2760"/>
        </w:tabs>
        <w:ind w:left="2760" w:hanging="200"/>
        <w:rPr>
          <w:del w:id="13997" w:author="Admin" w:date="2019-02-19T02:10:00Z"/>
          <w:rFonts w:eastAsia="Times New Roman"/>
          <w:sz w:val="20"/>
          <w:szCs w:val="20"/>
        </w:rPr>
        <w:pPrChange w:id="13998" w:author="Admin" w:date="2019-02-19T00:19:00Z">
          <w:pPr>
            <w:numPr>
              <w:ilvl w:val="2"/>
              <w:numId w:val="808"/>
            </w:numPr>
            <w:tabs>
              <w:tab w:val="left" w:pos="2760"/>
            </w:tabs>
            <w:ind w:left="2760" w:hanging="200"/>
          </w:pPr>
        </w:pPrChange>
      </w:pPr>
      <w:del w:id="13999" w:author="Admin" w:date="2019-02-19T02:10:00Z">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eastAsia="Times New Roman"/>
            <w:i/>
            <w:iCs/>
            <w:sz w:val="20"/>
            <w:szCs w:val="20"/>
          </w:rPr>
          <w:delText>; : : : ;</w:delText>
        </w:r>
        <w:r w:rsidDel="002260E7">
          <w:rPr>
            <w:rFonts w:eastAsia="Times New Roman"/>
            <w:sz w:val="20"/>
            <w:szCs w:val="20"/>
          </w:rPr>
          <w:delText xml:space="preserve">  </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eastAsia="Times New Roman"/>
            <w:i/>
            <w:iCs/>
            <w:sz w:val="20"/>
            <w:szCs w:val="20"/>
          </w:rPr>
          <w:delText>:</w:delText>
        </w:r>
      </w:del>
    </w:p>
    <w:p w:rsidR="00A33515" w:rsidDel="002260E7" w:rsidRDefault="00A33515">
      <w:pPr>
        <w:spacing w:line="249" w:lineRule="exact"/>
        <w:rPr>
          <w:del w:id="14000" w:author="Admin" w:date="2019-02-19T02:10:00Z"/>
          <w:rFonts w:eastAsia="Times New Roman"/>
          <w:sz w:val="20"/>
          <w:szCs w:val="20"/>
        </w:rPr>
      </w:pPr>
    </w:p>
    <w:p w:rsidR="00A33515" w:rsidDel="002260E7" w:rsidRDefault="001A4D22">
      <w:pPr>
        <w:numPr>
          <w:ilvl w:val="0"/>
          <w:numId w:val="805"/>
        </w:numPr>
        <w:tabs>
          <w:tab w:val="left" w:pos="500"/>
        </w:tabs>
        <w:spacing w:line="291" w:lineRule="auto"/>
        <w:ind w:left="500" w:hanging="273"/>
        <w:jc w:val="both"/>
        <w:rPr>
          <w:del w:id="14001" w:author="Admin" w:date="2019-02-19T02:10:00Z"/>
          <w:rFonts w:ascii="Arial" w:eastAsia="Arial" w:hAnsi="Arial" w:cs="Arial"/>
          <w:b/>
          <w:bCs/>
          <w:sz w:val="20"/>
          <w:szCs w:val="20"/>
        </w:rPr>
        <w:pPrChange w:id="14002" w:author="Admin" w:date="2019-02-19T00:19:00Z">
          <w:pPr>
            <w:numPr>
              <w:numId w:val="808"/>
            </w:numPr>
            <w:tabs>
              <w:tab w:val="left" w:pos="500"/>
            </w:tabs>
            <w:spacing w:line="291" w:lineRule="auto"/>
            <w:ind w:left="500" w:hanging="273"/>
            <w:jc w:val="both"/>
          </w:pPr>
        </w:pPrChange>
      </w:pPr>
      <w:del w:id="14003" w:author="Admin" w:date="2019-02-19T02:10:00Z">
        <w:r w:rsidDel="002260E7">
          <w:rPr>
            <w:rFonts w:ascii="Arial" w:eastAsia="Arial" w:hAnsi="Arial" w:cs="Arial"/>
            <w:sz w:val="20"/>
            <w:szCs w:val="20"/>
          </w:rPr>
          <w:delText xml:space="preserve">Покажите, что если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симметричная матрица размера 2, составлен-ная из вещественных чисел и её первый главный минор равен 0, то её определитель отрицателен.</w:delText>
        </w:r>
      </w:del>
    </w:p>
    <w:p w:rsidR="00A33515" w:rsidDel="002260E7" w:rsidRDefault="00A33515">
      <w:pPr>
        <w:spacing w:line="126" w:lineRule="exact"/>
        <w:rPr>
          <w:del w:id="14004" w:author="Admin" w:date="2019-02-19T02:10:00Z"/>
          <w:rFonts w:ascii="Arial" w:eastAsia="Arial" w:hAnsi="Arial" w:cs="Arial"/>
          <w:b/>
          <w:bCs/>
          <w:sz w:val="20"/>
          <w:szCs w:val="20"/>
        </w:rPr>
      </w:pPr>
    </w:p>
    <w:p w:rsidR="00A33515" w:rsidDel="002260E7" w:rsidRDefault="001A4D22">
      <w:pPr>
        <w:numPr>
          <w:ilvl w:val="0"/>
          <w:numId w:val="805"/>
        </w:numPr>
        <w:tabs>
          <w:tab w:val="left" w:pos="500"/>
        </w:tabs>
        <w:spacing w:line="291" w:lineRule="auto"/>
        <w:ind w:left="500" w:hanging="273"/>
        <w:jc w:val="both"/>
        <w:rPr>
          <w:del w:id="14005" w:author="Admin" w:date="2019-02-19T02:10:00Z"/>
          <w:rFonts w:ascii="Arial" w:eastAsia="Arial" w:hAnsi="Arial" w:cs="Arial"/>
          <w:b/>
          <w:bCs/>
          <w:sz w:val="20"/>
          <w:szCs w:val="20"/>
        </w:rPr>
        <w:pPrChange w:id="14006" w:author="Admin" w:date="2019-02-19T00:19:00Z">
          <w:pPr>
            <w:numPr>
              <w:numId w:val="808"/>
            </w:numPr>
            <w:tabs>
              <w:tab w:val="left" w:pos="500"/>
            </w:tabs>
            <w:spacing w:line="291" w:lineRule="auto"/>
            <w:ind w:left="500" w:hanging="273"/>
            <w:jc w:val="both"/>
          </w:pPr>
        </w:pPrChange>
      </w:pPr>
      <w:del w:id="14007" w:author="Admin" w:date="2019-02-19T02:10:00Z">
        <w:r w:rsidDel="002260E7">
          <w:rPr>
            <w:rFonts w:ascii="Arial" w:eastAsia="Arial" w:hAnsi="Arial" w:cs="Arial"/>
            <w:sz w:val="20"/>
            <w:szCs w:val="20"/>
          </w:rPr>
          <w:delText>Докажите, что для комплексных симметричных матриц 2 2 в ка-честве последовательности главных миноров реализуется любая строка комплексных чисел.</w:delText>
        </w:r>
      </w:del>
    </w:p>
    <w:p w:rsidR="00A33515" w:rsidDel="002260E7" w:rsidRDefault="00A33515">
      <w:pPr>
        <w:spacing w:line="126" w:lineRule="exact"/>
        <w:rPr>
          <w:del w:id="14008" w:author="Admin" w:date="2019-02-19T02:10:00Z"/>
          <w:rFonts w:ascii="Arial" w:eastAsia="Arial" w:hAnsi="Arial" w:cs="Arial"/>
          <w:b/>
          <w:bCs/>
          <w:sz w:val="20"/>
          <w:szCs w:val="20"/>
        </w:rPr>
      </w:pPr>
    </w:p>
    <w:p w:rsidR="00A33515" w:rsidDel="002260E7" w:rsidRDefault="001A4D22">
      <w:pPr>
        <w:numPr>
          <w:ilvl w:val="0"/>
          <w:numId w:val="805"/>
        </w:numPr>
        <w:tabs>
          <w:tab w:val="left" w:pos="500"/>
        </w:tabs>
        <w:ind w:left="500" w:hanging="273"/>
        <w:rPr>
          <w:del w:id="14009" w:author="Admin" w:date="2019-02-19T02:10:00Z"/>
          <w:rFonts w:ascii="Arial" w:eastAsia="Arial" w:hAnsi="Arial" w:cs="Arial"/>
          <w:b/>
          <w:bCs/>
          <w:sz w:val="20"/>
          <w:szCs w:val="20"/>
        </w:rPr>
        <w:pPrChange w:id="14010" w:author="Admin" w:date="2019-02-19T00:19:00Z">
          <w:pPr>
            <w:numPr>
              <w:numId w:val="808"/>
            </w:numPr>
            <w:tabs>
              <w:tab w:val="left" w:pos="500"/>
            </w:tabs>
            <w:ind w:left="500" w:hanging="273"/>
          </w:pPr>
        </w:pPrChange>
      </w:pPr>
      <w:del w:id="14011" w:author="Admin" w:date="2019-02-19T02:10:00Z">
        <w:r w:rsidDel="002260E7">
          <w:rPr>
            <w:rFonts w:ascii="Arial" w:eastAsia="Arial" w:hAnsi="Arial" w:cs="Arial"/>
            <w:sz w:val="20"/>
            <w:szCs w:val="20"/>
          </w:rPr>
          <w:delText>Исследуйте эти же вопросы для матриц 3  3.</w:delText>
        </w:r>
      </w:del>
    </w:p>
    <w:p w:rsidR="00A33515" w:rsidDel="002260E7" w:rsidRDefault="00A33515">
      <w:pPr>
        <w:spacing w:line="159" w:lineRule="exact"/>
        <w:rPr>
          <w:del w:id="14012" w:author="Admin" w:date="2019-02-19T02:10:00Z"/>
          <w:rFonts w:ascii="Arial" w:eastAsia="Arial" w:hAnsi="Arial" w:cs="Arial"/>
          <w:b/>
          <w:bCs/>
          <w:sz w:val="20"/>
          <w:szCs w:val="20"/>
        </w:rPr>
      </w:pPr>
    </w:p>
    <w:p w:rsidR="00A33515" w:rsidDel="002260E7" w:rsidRDefault="001A4D22">
      <w:pPr>
        <w:numPr>
          <w:ilvl w:val="0"/>
          <w:numId w:val="805"/>
        </w:numPr>
        <w:tabs>
          <w:tab w:val="left" w:pos="500"/>
        </w:tabs>
        <w:ind w:left="500" w:hanging="273"/>
        <w:rPr>
          <w:del w:id="14013" w:author="Admin" w:date="2019-02-19T02:10:00Z"/>
          <w:rFonts w:ascii="Arial" w:eastAsia="Arial" w:hAnsi="Arial" w:cs="Arial"/>
          <w:b/>
          <w:bCs/>
          <w:sz w:val="19"/>
          <w:szCs w:val="19"/>
        </w:rPr>
        <w:pPrChange w:id="14014" w:author="Admin" w:date="2019-02-19T00:19:00Z">
          <w:pPr>
            <w:numPr>
              <w:numId w:val="808"/>
            </w:numPr>
            <w:tabs>
              <w:tab w:val="left" w:pos="500"/>
            </w:tabs>
            <w:ind w:left="500" w:hanging="273"/>
          </w:pPr>
        </w:pPrChange>
      </w:pPr>
      <w:del w:id="14015" w:author="Admin" w:date="2019-02-19T02:10:00Z">
        <w:r w:rsidDel="002260E7">
          <w:rPr>
            <w:rFonts w:ascii="Arial" w:eastAsia="Arial" w:hAnsi="Arial" w:cs="Arial"/>
            <w:sz w:val="19"/>
            <w:szCs w:val="19"/>
          </w:rPr>
          <w:delText xml:space="preserve">Для любого натурального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найдите все упорядоченные наборы </w:delText>
        </w:r>
        <w:r w:rsidDel="002260E7">
          <w:rPr>
            <w:rFonts w:eastAsia="Times New Roman"/>
            <w:sz w:val="19"/>
            <w:szCs w:val="19"/>
          </w:rPr>
          <w:delText>(</w:delText>
        </w:r>
        <w:r w:rsidDel="002260E7">
          <w:rPr>
            <w:rFonts w:ascii="Arial" w:eastAsia="Arial" w:hAnsi="Arial" w:cs="Arial"/>
            <w:i/>
            <w:iCs/>
            <w:sz w:val="19"/>
            <w:szCs w:val="19"/>
          </w:rPr>
          <w:delText>B</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w:delText>
        </w:r>
      </w:del>
    </w:p>
    <w:p w:rsidR="00A33515" w:rsidDel="002260E7" w:rsidRDefault="00A33515">
      <w:pPr>
        <w:spacing w:line="4" w:lineRule="exact"/>
        <w:rPr>
          <w:del w:id="14016" w:author="Admin" w:date="2019-02-19T02:10:00Z"/>
          <w:rFonts w:ascii="Arial" w:eastAsia="Arial" w:hAnsi="Arial" w:cs="Arial"/>
          <w:b/>
          <w:bCs/>
          <w:sz w:val="19"/>
          <w:szCs w:val="19"/>
        </w:rPr>
      </w:pPr>
    </w:p>
    <w:p w:rsidR="00A33515" w:rsidDel="002260E7" w:rsidRDefault="001A4D22">
      <w:pPr>
        <w:numPr>
          <w:ilvl w:val="1"/>
          <w:numId w:val="805"/>
        </w:numPr>
        <w:tabs>
          <w:tab w:val="left" w:pos="588"/>
        </w:tabs>
        <w:spacing w:line="234" w:lineRule="auto"/>
        <w:ind w:left="500" w:hanging="2"/>
        <w:jc w:val="both"/>
        <w:rPr>
          <w:del w:id="14017" w:author="Admin" w:date="2019-02-19T02:10:00Z"/>
          <w:rFonts w:eastAsia="Times New Roman"/>
          <w:i/>
          <w:iCs/>
          <w:sz w:val="20"/>
          <w:szCs w:val="20"/>
        </w:rPr>
        <w:pPrChange w:id="14018" w:author="Admin" w:date="2019-02-19T00:19:00Z">
          <w:pPr>
            <w:numPr>
              <w:ilvl w:val="1"/>
              <w:numId w:val="808"/>
            </w:numPr>
            <w:tabs>
              <w:tab w:val="left" w:pos="588"/>
            </w:tabs>
            <w:spacing w:line="234" w:lineRule="auto"/>
            <w:ind w:left="500" w:hanging="2"/>
            <w:jc w:val="both"/>
          </w:pPr>
        </w:pPrChange>
      </w:pPr>
      <w:del w:id="14019" w:author="Admin" w:date="2019-02-19T02:10:00Z">
        <w:r w:rsidDel="002260E7">
          <w:rPr>
            <w:rFonts w:eastAsia="Times New Roman"/>
            <w:i/>
            <w:iCs/>
            <w:sz w:val="20"/>
            <w:szCs w:val="20"/>
          </w:rPr>
          <w:delText>: :</w:delText>
        </w:r>
        <w:r w:rsidDel="002260E7">
          <w:rPr>
            <w:rFonts w:ascii="Arial" w:eastAsia="Arial" w:hAnsi="Arial" w:cs="Arial"/>
            <w:sz w:val="20"/>
            <w:szCs w:val="20"/>
          </w:rPr>
          <w:delText>,</w:delText>
        </w:r>
        <w:r w:rsidDel="002260E7">
          <w:rPr>
            <w:rFonts w:eastAsia="Times New Roman"/>
            <w:i/>
            <w:iCs/>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eastAsia="Times New Roman"/>
            <w:i/>
            <w:iCs/>
            <w:sz w:val="20"/>
            <w:szCs w:val="20"/>
          </w:rPr>
          <w:delText xml:space="preserve"> 2 </w:delText>
        </w:r>
        <w:r w:rsidDel="002260E7">
          <w:rPr>
            <w:rFonts w:ascii="Arial" w:eastAsia="Arial" w:hAnsi="Arial" w:cs="Arial"/>
            <w:i/>
            <w:iCs/>
            <w:sz w:val="20"/>
            <w:szCs w:val="20"/>
          </w:rPr>
          <w:delText>F</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w:delText>
        </w:r>
        <w:r w:rsidDel="002260E7">
          <w:rPr>
            <w:rFonts w:eastAsia="Times New Roman"/>
            <w:i/>
            <w:iCs/>
            <w:sz w:val="20"/>
            <w:szCs w:val="20"/>
          </w:rPr>
          <w:delText xml:space="preserve"> </w:delText>
        </w:r>
        <w:r w:rsidDel="002260E7">
          <w:rPr>
            <w:rFonts w:ascii="Arial" w:eastAsia="Arial" w:hAnsi="Arial" w:cs="Arial"/>
            <w:sz w:val="20"/>
            <w:szCs w:val="20"/>
          </w:rPr>
          <w:delText xml:space="preserve">для каждого из которых найдется симметричная мат-рица A размера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с элементами из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у которой последовательность главных миноров совпадает с </w:delText>
        </w:r>
        <w:r w:rsidDel="002260E7">
          <w:rPr>
            <w:rFonts w:eastAsia="Times New Roman"/>
            <w:sz w:val="20"/>
            <w:szCs w:val="20"/>
          </w:rPr>
          <w:delText>(</w:delText>
        </w:r>
        <w:r w:rsidDel="002260E7">
          <w:rPr>
            <w:rFonts w:ascii="Arial" w:eastAsia="Arial" w:hAnsi="Arial" w:cs="Arial"/>
            <w:i/>
            <w:iCs/>
            <w:sz w:val="20"/>
            <w:szCs w:val="20"/>
          </w:rPr>
          <w:delText>B</w:delText>
        </w:r>
        <w:r w:rsidDel="002260E7">
          <w:rPr>
            <w:rFonts w:ascii="Arial" w:eastAsia="Arial" w:hAnsi="Arial" w:cs="Arial"/>
            <w:sz w:val="27"/>
            <w:szCs w:val="27"/>
            <w:vertAlign w:val="subscript"/>
          </w:rPr>
          <w:delText>1</w:delText>
        </w:r>
        <w:r w:rsidDel="002260E7">
          <w:rPr>
            <w:rFonts w:eastAsia="Times New Roman"/>
            <w:i/>
            <w:iCs/>
            <w:sz w:val="20"/>
            <w:szCs w:val="20"/>
          </w:rPr>
          <w:delText>; : :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sz w:val="20"/>
            <w:szCs w:val="20"/>
          </w:rPr>
          <w:delText xml:space="preserve">, а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 одно из следующих множеств</w:delText>
        </w:r>
      </w:del>
    </w:p>
    <w:p w:rsidR="00A33515" w:rsidDel="002260E7" w:rsidRDefault="00A33515">
      <w:pPr>
        <w:spacing w:line="97" w:lineRule="exact"/>
        <w:rPr>
          <w:del w:id="14020" w:author="Admin" w:date="2019-02-19T02:10:00Z"/>
          <w:sz w:val="20"/>
          <w:szCs w:val="20"/>
        </w:rPr>
      </w:pPr>
    </w:p>
    <w:p w:rsidR="00A33515" w:rsidDel="002260E7" w:rsidRDefault="001A4D22">
      <w:pPr>
        <w:ind w:left="500"/>
        <w:rPr>
          <w:del w:id="14021" w:author="Admin" w:date="2019-02-19T02:10:00Z"/>
          <w:sz w:val="20"/>
          <w:szCs w:val="20"/>
        </w:rPr>
      </w:pPr>
      <w:del w:id="14022" w:author="Admin" w:date="2019-02-19T02:10:00Z">
        <w:r w:rsidDel="002260E7">
          <w:rPr>
            <w:rFonts w:ascii="Arial" w:eastAsia="Arial" w:hAnsi="Arial" w:cs="Arial"/>
            <w:b/>
            <w:bCs/>
            <w:sz w:val="20"/>
            <w:szCs w:val="20"/>
          </w:rPr>
          <w:delText xml:space="preserve">а)  </w:delText>
        </w:r>
        <w:r w:rsidDel="002260E7">
          <w:rPr>
            <w:rFonts w:eastAsia="Times New Roman"/>
            <w:sz w:val="20"/>
            <w:szCs w:val="20"/>
          </w:rPr>
          <w:delText>R</w:delText>
        </w:r>
        <w:r w:rsidDel="002260E7">
          <w:rPr>
            <w:rFonts w:ascii="Arial" w:eastAsia="Arial" w:hAnsi="Arial" w:cs="Arial"/>
            <w:sz w:val="20"/>
            <w:szCs w:val="20"/>
          </w:rPr>
          <w:delText>,</w:delText>
        </w:r>
      </w:del>
    </w:p>
    <w:p w:rsidR="00A33515" w:rsidDel="002260E7" w:rsidRDefault="00A33515">
      <w:pPr>
        <w:spacing w:line="117" w:lineRule="exact"/>
        <w:rPr>
          <w:del w:id="14023" w:author="Admin" w:date="2019-02-19T02:10:00Z"/>
          <w:sz w:val="20"/>
          <w:szCs w:val="20"/>
        </w:rPr>
      </w:pPr>
    </w:p>
    <w:p w:rsidR="00A33515" w:rsidDel="002260E7" w:rsidRDefault="001A4D22">
      <w:pPr>
        <w:ind w:left="500"/>
        <w:rPr>
          <w:del w:id="14024" w:author="Admin" w:date="2019-02-19T02:10:00Z"/>
          <w:sz w:val="20"/>
          <w:szCs w:val="20"/>
        </w:rPr>
      </w:pPr>
      <w:del w:id="14025" w:author="Admin" w:date="2019-02-19T02:10:00Z">
        <w:r w:rsidDel="002260E7">
          <w:rPr>
            <w:rFonts w:ascii="Arial" w:eastAsia="Arial" w:hAnsi="Arial" w:cs="Arial"/>
            <w:b/>
            <w:bCs/>
            <w:sz w:val="20"/>
            <w:szCs w:val="20"/>
          </w:rPr>
          <w:delText xml:space="preserve">б)  </w:delText>
        </w:r>
        <w:r w:rsidDel="002260E7">
          <w:rPr>
            <w:rFonts w:eastAsia="Times New Roman"/>
            <w:sz w:val="20"/>
            <w:szCs w:val="20"/>
          </w:rPr>
          <w:delText>C</w:delText>
        </w:r>
        <w:r w:rsidDel="002260E7">
          <w:rPr>
            <w:rFonts w:ascii="Arial" w:eastAsia="Arial" w:hAnsi="Arial" w:cs="Arial"/>
            <w:sz w:val="20"/>
            <w:szCs w:val="20"/>
          </w:rPr>
          <w:delText>,</w:delText>
        </w:r>
      </w:del>
    </w:p>
    <w:p w:rsidR="00A33515" w:rsidDel="002260E7" w:rsidRDefault="00A33515">
      <w:pPr>
        <w:spacing w:line="117" w:lineRule="exact"/>
        <w:rPr>
          <w:del w:id="14026" w:author="Admin" w:date="2019-02-19T02:10:00Z"/>
          <w:sz w:val="20"/>
          <w:szCs w:val="20"/>
        </w:rPr>
      </w:pPr>
    </w:p>
    <w:p w:rsidR="00A33515" w:rsidDel="002260E7" w:rsidRDefault="001A4D22">
      <w:pPr>
        <w:ind w:left="500"/>
        <w:rPr>
          <w:del w:id="14027" w:author="Admin" w:date="2019-02-19T02:10:00Z"/>
          <w:sz w:val="20"/>
          <w:szCs w:val="20"/>
        </w:rPr>
      </w:pPr>
      <w:del w:id="14028" w:author="Admin" w:date="2019-02-19T02:10:00Z">
        <w:r w:rsidDel="002260E7">
          <w:rPr>
            <w:rFonts w:ascii="Arial" w:eastAsia="Arial" w:hAnsi="Arial" w:cs="Arial"/>
            <w:b/>
            <w:bCs/>
            <w:sz w:val="20"/>
            <w:szCs w:val="20"/>
          </w:rPr>
          <w:delText xml:space="preserve">в)  </w:delText>
        </w:r>
        <w:r w:rsidDel="002260E7">
          <w:rPr>
            <w:rFonts w:eastAsia="Times New Roman"/>
            <w:sz w:val="20"/>
            <w:szCs w:val="20"/>
          </w:rPr>
          <w:delText>Q</w:delText>
        </w:r>
        <w:r w:rsidDel="002260E7">
          <w:rPr>
            <w:rFonts w:ascii="Arial" w:eastAsia="Arial" w:hAnsi="Arial" w:cs="Arial"/>
            <w:sz w:val="20"/>
            <w:szCs w:val="20"/>
          </w:rPr>
          <w:delText>,</w:delText>
        </w:r>
      </w:del>
    </w:p>
    <w:p w:rsidR="00A33515" w:rsidDel="002260E7" w:rsidRDefault="00A33515">
      <w:pPr>
        <w:spacing w:line="117" w:lineRule="exact"/>
        <w:rPr>
          <w:del w:id="14029" w:author="Admin" w:date="2019-02-19T02:10:00Z"/>
          <w:sz w:val="20"/>
          <w:szCs w:val="20"/>
        </w:rPr>
      </w:pPr>
    </w:p>
    <w:p w:rsidR="00A33515" w:rsidDel="002260E7" w:rsidRDefault="001A4D22">
      <w:pPr>
        <w:ind w:left="500"/>
        <w:rPr>
          <w:del w:id="14030" w:author="Admin" w:date="2019-02-19T02:10:00Z"/>
          <w:sz w:val="20"/>
          <w:szCs w:val="20"/>
        </w:rPr>
      </w:pPr>
      <w:del w:id="14031" w:author="Admin" w:date="2019-02-19T02:10:00Z">
        <w:r w:rsidDel="002260E7">
          <w:rPr>
            <w:rFonts w:ascii="Arial" w:eastAsia="Arial" w:hAnsi="Arial" w:cs="Arial"/>
            <w:b/>
            <w:bCs/>
            <w:sz w:val="20"/>
            <w:szCs w:val="20"/>
          </w:rPr>
          <w:delText xml:space="preserve">г)  </w:delText>
        </w:r>
        <w:r w:rsidDel="002260E7">
          <w:rPr>
            <w:rFonts w:ascii="Arial" w:eastAsia="Arial" w:hAnsi="Arial" w:cs="Arial"/>
            <w:sz w:val="20"/>
            <w:szCs w:val="20"/>
          </w:rPr>
          <w:delText>любое другое поле.</w:delText>
        </w:r>
      </w:del>
    </w:p>
    <w:p w:rsidR="00A33515" w:rsidDel="002260E7" w:rsidRDefault="00A33515">
      <w:pPr>
        <w:spacing w:line="197" w:lineRule="exact"/>
        <w:rPr>
          <w:del w:id="14032" w:author="Admin" w:date="2019-02-19T02:10:00Z"/>
          <w:sz w:val="20"/>
          <w:szCs w:val="20"/>
        </w:rPr>
      </w:pPr>
    </w:p>
    <w:p w:rsidR="00A33515" w:rsidDel="002260E7" w:rsidRDefault="001A4D22">
      <w:pPr>
        <w:numPr>
          <w:ilvl w:val="0"/>
          <w:numId w:val="806"/>
        </w:numPr>
        <w:tabs>
          <w:tab w:val="left" w:pos="500"/>
        </w:tabs>
        <w:spacing w:line="303" w:lineRule="auto"/>
        <w:ind w:left="500" w:hanging="273"/>
        <w:rPr>
          <w:del w:id="14033" w:author="Admin" w:date="2019-02-19T02:10:00Z"/>
          <w:rFonts w:ascii="Arial" w:eastAsia="Arial" w:hAnsi="Arial" w:cs="Arial"/>
          <w:b/>
          <w:bCs/>
          <w:sz w:val="20"/>
          <w:szCs w:val="20"/>
        </w:rPr>
        <w:pPrChange w:id="14034" w:author="Admin" w:date="2019-02-19T00:19:00Z">
          <w:pPr>
            <w:numPr>
              <w:numId w:val="809"/>
            </w:numPr>
            <w:tabs>
              <w:tab w:val="left" w:pos="500"/>
            </w:tabs>
            <w:spacing w:line="303" w:lineRule="auto"/>
            <w:ind w:left="500" w:hanging="273"/>
          </w:pPr>
        </w:pPrChange>
      </w:pPr>
      <w:del w:id="14035" w:author="Admin" w:date="2019-02-19T02:10:00Z">
        <w:r w:rsidDel="002260E7">
          <w:rPr>
            <w:rFonts w:ascii="Arial" w:eastAsia="Arial" w:hAnsi="Arial" w:cs="Arial"/>
            <w:sz w:val="20"/>
            <w:szCs w:val="20"/>
          </w:rPr>
          <w:delText>Исследуйте вопрос пункта 4 для целочисленных матриц, матриц с коэффициентами в целых гауссовых числах и т.д.</w:delText>
        </w:r>
      </w:del>
    </w:p>
    <w:p w:rsidR="00A33515" w:rsidDel="002260E7" w:rsidRDefault="00A33515">
      <w:pPr>
        <w:spacing w:line="114" w:lineRule="exact"/>
        <w:rPr>
          <w:del w:id="14036" w:author="Admin" w:date="2019-02-19T02:10:00Z"/>
          <w:rFonts w:ascii="Arial" w:eastAsia="Arial" w:hAnsi="Arial" w:cs="Arial"/>
          <w:b/>
          <w:bCs/>
          <w:sz w:val="20"/>
          <w:szCs w:val="20"/>
        </w:rPr>
      </w:pPr>
    </w:p>
    <w:p w:rsidR="00A33515" w:rsidDel="002260E7" w:rsidRDefault="001A4D22">
      <w:pPr>
        <w:numPr>
          <w:ilvl w:val="0"/>
          <w:numId w:val="806"/>
        </w:numPr>
        <w:tabs>
          <w:tab w:val="left" w:pos="500"/>
        </w:tabs>
        <w:ind w:left="500" w:hanging="273"/>
        <w:rPr>
          <w:del w:id="14037" w:author="Admin" w:date="2019-02-19T02:10:00Z"/>
          <w:rFonts w:ascii="Arial" w:eastAsia="Arial" w:hAnsi="Arial" w:cs="Arial"/>
          <w:b/>
          <w:bCs/>
          <w:sz w:val="20"/>
          <w:szCs w:val="20"/>
        </w:rPr>
        <w:pPrChange w:id="14038" w:author="Admin" w:date="2019-02-19T00:19:00Z">
          <w:pPr>
            <w:numPr>
              <w:numId w:val="809"/>
            </w:numPr>
            <w:tabs>
              <w:tab w:val="left" w:pos="500"/>
            </w:tabs>
            <w:ind w:left="500" w:hanging="273"/>
          </w:pPr>
        </w:pPrChange>
      </w:pPr>
      <w:del w:id="14039" w:author="Admin" w:date="2019-02-19T02:10:00Z">
        <w:r w:rsidDel="002260E7">
          <w:rPr>
            <w:rFonts w:ascii="Arial" w:eastAsia="Arial" w:hAnsi="Arial" w:cs="Arial"/>
            <w:sz w:val="20"/>
            <w:szCs w:val="20"/>
          </w:rPr>
          <w:delText>Предложите свои обобщения этой задачи и решите их.</w:delText>
        </w:r>
      </w:del>
    </w:p>
    <w:p w:rsidR="00A33515" w:rsidDel="002260E7" w:rsidRDefault="00A33515">
      <w:pPr>
        <w:spacing w:line="324" w:lineRule="exact"/>
        <w:rPr>
          <w:del w:id="14040" w:author="Admin" w:date="2019-02-19T02:10:00Z"/>
          <w:sz w:val="20"/>
          <w:szCs w:val="20"/>
        </w:rPr>
      </w:pPr>
    </w:p>
    <w:p w:rsidR="00A33515" w:rsidDel="002260E7" w:rsidRDefault="001A4D22">
      <w:pPr>
        <w:rPr>
          <w:del w:id="14041" w:author="Admin" w:date="2019-02-19T02:10:00Z"/>
          <w:sz w:val="20"/>
          <w:szCs w:val="20"/>
        </w:rPr>
      </w:pPr>
      <w:del w:id="14042" w:author="Admin" w:date="2019-02-19T02:10:00Z">
        <w:r w:rsidDel="002260E7">
          <w:rPr>
            <w:rFonts w:ascii="Arial" w:eastAsia="Arial" w:hAnsi="Arial" w:cs="Arial"/>
            <w:b/>
            <w:bCs/>
            <w:sz w:val="26"/>
            <w:szCs w:val="26"/>
          </w:rPr>
          <w:delText>Задача 2. Короткие дороги</w:delText>
        </w:r>
      </w:del>
    </w:p>
    <w:p w:rsidR="00A33515" w:rsidDel="002260E7" w:rsidRDefault="00A33515">
      <w:pPr>
        <w:spacing w:line="178" w:lineRule="exact"/>
        <w:rPr>
          <w:del w:id="14043" w:author="Admin" w:date="2019-02-19T02:10:00Z"/>
          <w:sz w:val="20"/>
          <w:szCs w:val="20"/>
        </w:rPr>
      </w:pPr>
    </w:p>
    <w:p w:rsidR="00A33515" w:rsidDel="002260E7" w:rsidRDefault="001A4D22">
      <w:pPr>
        <w:numPr>
          <w:ilvl w:val="0"/>
          <w:numId w:val="807"/>
        </w:numPr>
        <w:tabs>
          <w:tab w:val="left" w:pos="377"/>
        </w:tabs>
        <w:spacing w:line="306" w:lineRule="auto"/>
        <w:ind w:firstLine="199"/>
        <w:jc w:val="both"/>
        <w:rPr>
          <w:del w:id="14044" w:author="Admin" w:date="2019-02-19T02:10:00Z"/>
          <w:rFonts w:ascii="Arial" w:eastAsia="Arial" w:hAnsi="Arial" w:cs="Arial"/>
          <w:sz w:val="19"/>
          <w:szCs w:val="19"/>
        </w:rPr>
        <w:pPrChange w:id="14045" w:author="Admin" w:date="2019-02-19T00:19:00Z">
          <w:pPr>
            <w:numPr>
              <w:numId w:val="810"/>
            </w:numPr>
            <w:tabs>
              <w:tab w:val="left" w:pos="377"/>
            </w:tabs>
            <w:spacing w:line="306" w:lineRule="auto"/>
            <w:ind w:firstLine="199"/>
            <w:jc w:val="both"/>
          </w:pPr>
        </w:pPrChange>
      </w:pPr>
      <w:del w:id="14046" w:author="Admin" w:date="2019-02-19T02:10:00Z">
        <w:r w:rsidDel="002260E7">
          <w:rPr>
            <w:rFonts w:ascii="Arial" w:eastAsia="Arial" w:hAnsi="Arial" w:cs="Arial"/>
            <w:sz w:val="19"/>
            <w:szCs w:val="19"/>
          </w:rPr>
          <w:delText>некоторой стране идёт активное строительство дорог. Основная за-дача состоит в том, чтобы соединить между собой все города наимень-шей по общей длине системой дорог. В данном случае будем считать, что города - это точки на плоскости, а система дорог — это набор отрезков,</w:delText>
        </w:r>
      </w:del>
    </w:p>
    <w:p w:rsidR="00A33515" w:rsidDel="002260E7" w:rsidRDefault="00A33515">
      <w:pPr>
        <w:rPr>
          <w:del w:id="14047"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359" w:lineRule="exact"/>
        <w:rPr>
          <w:del w:id="14048" w:author="Admin" w:date="2019-02-19T02:10:00Z"/>
          <w:sz w:val="20"/>
          <w:szCs w:val="20"/>
        </w:rPr>
      </w:pPr>
    </w:p>
    <w:p w:rsidR="00A33515" w:rsidDel="002260E7" w:rsidRDefault="001A4D22">
      <w:pPr>
        <w:ind w:right="-19"/>
        <w:jc w:val="center"/>
        <w:rPr>
          <w:del w:id="14049" w:author="Admin" w:date="2019-02-19T02:10:00Z"/>
          <w:sz w:val="20"/>
          <w:szCs w:val="20"/>
        </w:rPr>
      </w:pPr>
      <w:del w:id="14050"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337</w:delText>
        </w:r>
        <w:r w:rsidDel="002260E7">
          <w:rPr>
            <w:rFonts w:ascii="Arial" w:eastAsia="Arial" w:hAnsi="Arial" w:cs="Arial"/>
            <w:sz w:val="20"/>
            <w:szCs w:val="20"/>
          </w:rPr>
          <w:delText xml:space="preserve"> −</w:delText>
        </w:r>
      </w:del>
    </w:p>
    <w:p w:rsidR="00A33515" w:rsidDel="002260E7" w:rsidRDefault="00A33515">
      <w:pPr>
        <w:rPr>
          <w:del w:id="14051"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4052" w:author="Admin" w:date="2019-02-19T02:10:00Z"/>
          <w:sz w:val="20"/>
          <w:szCs w:val="20"/>
        </w:rPr>
      </w:pPr>
      <w:bookmarkStart w:id="14053" w:name="page348"/>
      <w:bookmarkEnd w:id="14053"/>
      <w:del w:id="14054" w:author="Admin" w:date="2019-02-19T02:10:00Z">
        <w:r w:rsidDel="002260E7">
          <w:rPr>
            <w:rFonts w:ascii="Arial" w:eastAsia="Arial" w:hAnsi="Arial" w:cs="Arial"/>
            <w:sz w:val="18"/>
            <w:szCs w:val="18"/>
          </w:rPr>
          <w:lastRenderedPageBreak/>
          <w:delText>Турнир юных математиков 2015 года</w:delText>
        </w:r>
      </w:del>
    </w:p>
    <w:p w:rsidR="00A33515" w:rsidDel="002260E7" w:rsidRDefault="00A33515">
      <w:pPr>
        <w:spacing w:line="184" w:lineRule="exact"/>
        <w:rPr>
          <w:del w:id="14055" w:author="Admin" w:date="2019-02-19T02:10:00Z"/>
          <w:sz w:val="20"/>
          <w:szCs w:val="20"/>
        </w:rPr>
      </w:pPr>
    </w:p>
    <w:p w:rsidR="00A33515" w:rsidDel="002260E7" w:rsidRDefault="001A4D22">
      <w:pPr>
        <w:spacing w:line="287" w:lineRule="auto"/>
        <w:jc w:val="both"/>
        <w:rPr>
          <w:del w:id="14056" w:author="Admin" w:date="2019-02-19T02:10:00Z"/>
          <w:sz w:val="20"/>
          <w:szCs w:val="20"/>
        </w:rPr>
      </w:pPr>
      <w:del w:id="14057" w:author="Admin" w:date="2019-02-19T02:10:00Z">
        <w:r w:rsidDel="002260E7">
          <w:rPr>
            <w:rFonts w:ascii="Arial" w:eastAsia="Arial" w:hAnsi="Arial" w:cs="Arial"/>
            <w:sz w:val="20"/>
            <w:szCs w:val="20"/>
          </w:rPr>
          <w:delText>не пересекающихся между собой нигде, за исключением, возможно, сво-их концов. Назовём точку точкой разветвления дорог, если в этой точке встречаются три или более дороги. Стоит отметить, что концом отрезка не обязательно является город.</w:delText>
        </w:r>
      </w:del>
    </w:p>
    <w:p w:rsidR="00A33515" w:rsidDel="002260E7" w:rsidRDefault="00A33515">
      <w:pPr>
        <w:spacing w:line="131" w:lineRule="exact"/>
        <w:rPr>
          <w:del w:id="14058" w:author="Admin" w:date="2019-02-19T02:10:00Z"/>
          <w:sz w:val="20"/>
          <w:szCs w:val="20"/>
        </w:rPr>
      </w:pPr>
    </w:p>
    <w:p w:rsidR="00A33515" w:rsidDel="002260E7" w:rsidRDefault="001A4D22">
      <w:pPr>
        <w:numPr>
          <w:ilvl w:val="0"/>
          <w:numId w:val="808"/>
        </w:numPr>
        <w:tabs>
          <w:tab w:val="left" w:pos="500"/>
        </w:tabs>
        <w:spacing w:line="291" w:lineRule="auto"/>
        <w:ind w:left="500" w:hanging="273"/>
        <w:jc w:val="both"/>
        <w:rPr>
          <w:del w:id="14059" w:author="Admin" w:date="2019-02-19T02:10:00Z"/>
          <w:rFonts w:ascii="Arial" w:eastAsia="Arial" w:hAnsi="Arial" w:cs="Arial"/>
          <w:b/>
          <w:bCs/>
          <w:sz w:val="20"/>
          <w:szCs w:val="20"/>
        </w:rPr>
        <w:pPrChange w:id="14060" w:author="Admin" w:date="2019-02-19T00:19:00Z">
          <w:pPr>
            <w:numPr>
              <w:numId w:val="811"/>
            </w:numPr>
            <w:tabs>
              <w:tab w:val="left" w:pos="500"/>
            </w:tabs>
            <w:spacing w:line="291" w:lineRule="auto"/>
            <w:ind w:left="500" w:hanging="273"/>
            <w:jc w:val="both"/>
          </w:pPr>
        </w:pPrChange>
      </w:pPr>
      <w:del w:id="14061" w:author="Admin" w:date="2019-02-19T02:10:00Z">
        <w:r w:rsidDel="002260E7">
          <w:rPr>
            <w:rFonts w:ascii="Arial" w:eastAsia="Arial" w:hAnsi="Arial" w:cs="Arial"/>
            <w:sz w:val="20"/>
            <w:szCs w:val="20"/>
          </w:rPr>
          <w:delText>Определите, как выглядит оптимальная система дорог, если в стра-не всего три города, находящихся на равном расстоянии; на разных расстояниях друг от друга. Найдите длину этой сети дорог.</w:delText>
        </w:r>
      </w:del>
    </w:p>
    <w:p w:rsidR="00A33515" w:rsidDel="002260E7" w:rsidRDefault="00A33515">
      <w:pPr>
        <w:spacing w:line="126" w:lineRule="exact"/>
        <w:rPr>
          <w:del w:id="14062" w:author="Admin" w:date="2019-02-19T02:10:00Z"/>
          <w:rFonts w:ascii="Arial" w:eastAsia="Arial" w:hAnsi="Arial" w:cs="Arial"/>
          <w:b/>
          <w:bCs/>
          <w:sz w:val="20"/>
          <w:szCs w:val="20"/>
        </w:rPr>
      </w:pPr>
    </w:p>
    <w:p w:rsidR="00A33515" w:rsidDel="002260E7" w:rsidRDefault="001A4D22">
      <w:pPr>
        <w:numPr>
          <w:ilvl w:val="0"/>
          <w:numId w:val="808"/>
        </w:numPr>
        <w:tabs>
          <w:tab w:val="left" w:pos="500"/>
        </w:tabs>
        <w:spacing w:line="291" w:lineRule="auto"/>
        <w:ind w:left="500" w:hanging="273"/>
        <w:jc w:val="both"/>
        <w:rPr>
          <w:del w:id="14063" w:author="Admin" w:date="2019-02-19T02:10:00Z"/>
          <w:rFonts w:ascii="Arial" w:eastAsia="Arial" w:hAnsi="Arial" w:cs="Arial"/>
          <w:b/>
          <w:bCs/>
          <w:sz w:val="20"/>
          <w:szCs w:val="20"/>
        </w:rPr>
        <w:pPrChange w:id="14064" w:author="Admin" w:date="2019-02-19T00:19:00Z">
          <w:pPr>
            <w:numPr>
              <w:numId w:val="811"/>
            </w:numPr>
            <w:tabs>
              <w:tab w:val="left" w:pos="500"/>
            </w:tabs>
            <w:spacing w:line="291" w:lineRule="auto"/>
            <w:ind w:left="500" w:hanging="273"/>
            <w:jc w:val="both"/>
          </w:pPr>
        </w:pPrChange>
      </w:pPr>
      <w:del w:id="14065" w:author="Admin" w:date="2019-02-19T02:10:00Z">
        <w:r w:rsidDel="002260E7">
          <w:rPr>
            <w:rFonts w:ascii="Arial" w:eastAsia="Arial" w:hAnsi="Arial" w:cs="Arial"/>
            <w:sz w:val="20"/>
            <w:szCs w:val="20"/>
          </w:rPr>
          <w:delText>Покажите, что для любой конфигурации городов оптимальная сеть дорог образует дерево с вершинами в городах и точках разветвле-ния дорог.</w:delText>
        </w:r>
      </w:del>
    </w:p>
    <w:p w:rsidR="00A33515" w:rsidDel="002260E7" w:rsidRDefault="00A33515">
      <w:pPr>
        <w:spacing w:line="126" w:lineRule="exact"/>
        <w:rPr>
          <w:del w:id="14066" w:author="Admin" w:date="2019-02-19T02:10:00Z"/>
          <w:rFonts w:ascii="Arial" w:eastAsia="Arial" w:hAnsi="Arial" w:cs="Arial"/>
          <w:b/>
          <w:bCs/>
          <w:sz w:val="20"/>
          <w:szCs w:val="20"/>
        </w:rPr>
      </w:pPr>
    </w:p>
    <w:p w:rsidR="00A33515" w:rsidDel="002260E7" w:rsidRDefault="001A4D22">
      <w:pPr>
        <w:numPr>
          <w:ilvl w:val="0"/>
          <w:numId w:val="808"/>
        </w:numPr>
        <w:tabs>
          <w:tab w:val="left" w:pos="500"/>
        </w:tabs>
        <w:spacing w:line="303" w:lineRule="auto"/>
        <w:ind w:left="500" w:hanging="273"/>
        <w:rPr>
          <w:del w:id="14067" w:author="Admin" w:date="2019-02-19T02:10:00Z"/>
          <w:rFonts w:ascii="Arial" w:eastAsia="Arial" w:hAnsi="Arial" w:cs="Arial"/>
          <w:b/>
          <w:bCs/>
          <w:sz w:val="20"/>
          <w:szCs w:val="20"/>
        </w:rPr>
        <w:pPrChange w:id="14068" w:author="Admin" w:date="2019-02-19T00:19:00Z">
          <w:pPr>
            <w:numPr>
              <w:numId w:val="811"/>
            </w:numPr>
            <w:tabs>
              <w:tab w:val="left" w:pos="500"/>
            </w:tabs>
            <w:spacing w:line="303" w:lineRule="auto"/>
            <w:ind w:left="500" w:hanging="273"/>
          </w:pPr>
        </w:pPrChange>
      </w:pPr>
      <w:del w:id="14069" w:author="Admin" w:date="2019-02-19T02:10:00Z">
        <w:r w:rsidDel="002260E7">
          <w:rPr>
            <w:rFonts w:ascii="Arial" w:eastAsia="Arial" w:hAnsi="Arial" w:cs="Arial"/>
            <w:sz w:val="20"/>
            <w:szCs w:val="20"/>
          </w:rPr>
          <w:delText>Выясните, какие возможны конфигурации дорог в точках разветв-ления.</w:delText>
        </w:r>
      </w:del>
    </w:p>
    <w:p w:rsidR="00A33515" w:rsidDel="002260E7" w:rsidRDefault="00A33515">
      <w:pPr>
        <w:spacing w:line="114" w:lineRule="exact"/>
        <w:rPr>
          <w:del w:id="14070" w:author="Admin" w:date="2019-02-19T02:10:00Z"/>
          <w:rFonts w:ascii="Arial" w:eastAsia="Arial" w:hAnsi="Arial" w:cs="Arial"/>
          <w:b/>
          <w:bCs/>
          <w:sz w:val="20"/>
          <w:szCs w:val="20"/>
        </w:rPr>
      </w:pPr>
    </w:p>
    <w:p w:rsidR="00A33515" w:rsidDel="002260E7" w:rsidRDefault="001A4D22">
      <w:pPr>
        <w:numPr>
          <w:ilvl w:val="0"/>
          <w:numId w:val="808"/>
        </w:numPr>
        <w:tabs>
          <w:tab w:val="left" w:pos="500"/>
        </w:tabs>
        <w:ind w:left="500" w:hanging="273"/>
        <w:rPr>
          <w:del w:id="14071" w:author="Admin" w:date="2019-02-19T02:10:00Z"/>
          <w:rFonts w:ascii="Arial" w:eastAsia="Arial" w:hAnsi="Arial" w:cs="Arial"/>
          <w:b/>
          <w:bCs/>
          <w:sz w:val="20"/>
          <w:szCs w:val="20"/>
        </w:rPr>
        <w:pPrChange w:id="14072" w:author="Admin" w:date="2019-02-19T00:19:00Z">
          <w:pPr>
            <w:numPr>
              <w:numId w:val="811"/>
            </w:numPr>
            <w:tabs>
              <w:tab w:val="left" w:pos="500"/>
            </w:tabs>
            <w:ind w:left="500" w:hanging="273"/>
          </w:pPr>
        </w:pPrChange>
      </w:pPr>
      <w:del w:id="14073" w:author="Admin" w:date="2019-02-19T02:10:00Z">
        <w:r w:rsidDel="002260E7">
          <w:rPr>
            <w:rFonts w:ascii="Arial" w:eastAsia="Arial" w:hAnsi="Arial" w:cs="Arial"/>
            <w:sz w:val="20"/>
            <w:szCs w:val="20"/>
          </w:rPr>
          <w:delText>Оцените число рёбер в этом графе.</w:delText>
        </w:r>
      </w:del>
    </w:p>
    <w:p w:rsidR="00A33515" w:rsidDel="002260E7" w:rsidRDefault="00A33515">
      <w:pPr>
        <w:spacing w:line="197" w:lineRule="exact"/>
        <w:rPr>
          <w:del w:id="14074" w:author="Admin" w:date="2019-02-19T02:10:00Z"/>
          <w:rFonts w:ascii="Arial" w:eastAsia="Arial" w:hAnsi="Arial" w:cs="Arial"/>
          <w:b/>
          <w:bCs/>
          <w:sz w:val="20"/>
          <w:szCs w:val="20"/>
        </w:rPr>
      </w:pPr>
    </w:p>
    <w:p w:rsidR="00A33515" w:rsidDel="002260E7" w:rsidRDefault="001A4D22">
      <w:pPr>
        <w:numPr>
          <w:ilvl w:val="0"/>
          <w:numId w:val="808"/>
        </w:numPr>
        <w:tabs>
          <w:tab w:val="left" w:pos="500"/>
        </w:tabs>
        <w:spacing w:line="291" w:lineRule="auto"/>
        <w:ind w:left="500" w:hanging="273"/>
        <w:jc w:val="both"/>
        <w:rPr>
          <w:del w:id="14075" w:author="Admin" w:date="2019-02-19T02:10:00Z"/>
          <w:rFonts w:ascii="Arial" w:eastAsia="Arial" w:hAnsi="Arial" w:cs="Arial"/>
          <w:b/>
          <w:bCs/>
          <w:sz w:val="20"/>
          <w:szCs w:val="20"/>
        </w:rPr>
        <w:pPrChange w:id="14076" w:author="Admin" w:date="2019-02-19T00:19:00Z">
          <w:pPr>
            <w:numPr>
              <w:numId w:val="811"/>
            </w:numPr>
            <w:tabs>
              <w:tab w:val="left" w:pos="500"/>
            </w:tabs>
            <w:spacing w:line="291" w:lineRule="auto"/>
            <w:ind w:left="500" w:hanging="273"/>
            <w:jc w:val="both"/>
          </w:pPr>
        </w:pPrChange>
      </w:pPr>
      <w:del w:id="14077" w:author="Admin" w:date="2019-02-19T02:10:00Z">
        <w:r w:rsidDel="002260E7">
          <w:rPr>
            <w:rFonts w:ascii="Arial" w:eastAsia="Arial" w:hAnsi="Arial" w:cs="Arial"/>
            <w:sz w:val="20"/>
            <w:szCs w:val="20"/>
          </w:rPr>
          <w:delText>Найдите оптимальную конфигурацию для страны, чьи города рас-положены в вершинах прямоугольника; в вершинах других много-угольников.</w:delText>
        </w:r>
      </w:del>
    </w:p>
    <w:p w:rsidR="00A33515" w:rsidDel="002260E7" w:rsidRDefault="00A33515">
      <w:pPr>
        <w:spacing w:line="126" w:lineRule="exact"/>
        <w:rPr>
          <w:del w:id="14078" w:author="Admin" w:date="2019-02-19T02:10:00Z"/>
          <w:rFonts w:ascii="Arial" w:eastAsia="Arial" w:hAnsi="Arial" w:cs="Arial"/>
          <w:b/>
          <w:bCs/>
          <w:sz w:val="20"/>
          <w:szCs w:val="20"/>
        </w:rPr>
      </w:pPr>
    </w:p>
    <w:p w:rsidR="00A33515" w:rsidDel="002260E7" w:rsidRDefault="001A4D22">
      <w:pPr>
        <w:numPr>
          <w:ilvl w:val="0"/>
          <w:numId w:val="808"/>
        </w:numPr>
        <w:tabs>
          <w:tab w:val="left" w:pos="500"/>
        </w:tabs>
        <w:spacing w:line="291" w:lineRule="auto"/>
        <w:ind w:left="500" w:hanging="273"/>
        <w:jc w:val="both"/>
        <w:rPr>
          <w:del w:id="14079" w:author="Admin" w:date="2019-02-19T02:10:00Z"/>
          <w:rFonts w:ascii="Arial" w:eastAsia="Arial" w:hAnsi="Arial" w:cs="Arial"/>
          <w:b/>
          <w:bCs/>
          <w:sz w:val="20"/>
          <w:szCs w:val="20"/>
        </w:rPr>
        <w:pPrChange w:id="14080" w:author="Admin" w:date="2019-02-19T00:19:00Z">
          <w:pPr>
            <w:numPr>
              <w:numId w:val="811"/>
            </w:numPr>
            <w:tabs>
              <w:tab w:val="left" w:pos="500"/>
            </w:tabs>
            <w:spacing w:line="291" w:lineRule="auto"/>
            <w:ind w:left="500" w:hanging="273"/>
            <w:jc w:val="both"/>
          </w:pPr>
        </w:pPrChange>
      </w:pPr>
      <w:del w:id="14081" w:author="Admin" w:date="2019-02-19T02:10:00Z">
        <w:r w:rsidDel="002260E7">
          <w:rPr>
            <w:rFonts w:ascii="Arial" w:eastAsia="Arial" w:hAnsi="Arial" w:cs="Arial"/>
            <w:sz w:val="20"/>
            <w:szCs w:val="20"/>
          </w:rPr>
          <w:delText>Оцените длину оптимальной системы дорог для произвольного ри-сунка из городов; для городов, находящихся в вершинах выпуклого многоугольника. Оптимальна ли Ваша оценка?</w:delText>
        </w:r>
      </w:del>
    </w:p>
    <w:p w:rsidR="00A33515" w:rsidDel="002260E7" w:rsidRDefault="00A33515">
      <w:pPr>
        <w:spacing w:line="126" w:lineRule="exact"/>
        <w:rPr>
          <w:del w:id="14082" w:author="Admin" w:date="2019-02-19T02:10:00Z"/>
          <w:rFonts w:ascii="Arial" w:eastAsia="Arial" w:hAnsi="Arial" w:cs="Arial"/>
          <w:b/>
          <w:bCs/>
          <w:sz w:val="20"/>
          <w:szCs w:val="20"/>
        </w:rPr>
      </w:pPr>
    </w:p>
    <w:p w:rsidR="00A33515" w:rsidDel="002260E7" w:rsidRDefault="001A4D22">
      <w:pPr>
        <w:numPr>
          <w:ilvl w:val="0"/>
          <w:numId w:val="808"/>
        </w:numPr>
        <w:tabs>
          <w:tab w:val="left" w:pos="500"/>
        </w:tabs>
        <w:spacing w:line="303" w:lineRule="auto"/>
        <w:ind w:left="500" w:hanging="262"/>
        <w:rPr>
          <w:del w:id="14083" w:author="Admin" w:date="2019-02-19T02:10:00Z"/>
          <w:rFonts w:ascii="Arial" w:eastAsia="Arial" w:hAnsi="Arial" w:cs="Arial"/>
          <w:b/>
          <w:bCs/>
          <w:sz w:val="20"/>
          <w:szCs w:val="20"/>
        </w:rPr>
        <w:pPrChange w:id="14084" w:author="Admin" w:date="2019-02-19T00:19:00Z">
          <w:pPr>
            <w:numPr>
              <w:numId w:val="811"/>
            </w:numPr>
            <w:tabs>
              <w:tab w:val="left" w:pos="500"/>
            </w:tabs>
            <w:spacing w:line="303" w:lineRule="auto"/>
            <w:ind w:left="500" w:hanging="262"/>
          </w:pPr>
        </w:pPrChange>
      </w:pPr>
      <w:del w:id="14085" w:author="Admin" w:date="2019-02-19T02:10:00Z">
        <w:r w:rsidDel="002260E7">
          <w:rPr>
            <w:rFonts w:ascii="Arial" w:eastAsia="Arial" w:hAnsi="Arial" w:cs="Arial"/>
            <w:sz w:val="20"/>
            <w:szCs w:val="20"/>
          </w:rPr>
          <w:delText>Верно ли, что Ваши необходимые условия реализации графа в ка-честве оптимальной системы дорог являются достаточными.</w:delText>
        </w:r>
      </w:del>
    </w:p>
    <w:p w:rsidR="00A33515" w:rsidDel="002260E7" w:rsidRDefault="00A33515">
      <w:pPr>
        <w:spacing w:line="114" w:lineRule="exact"/>
        <w:rPr>
          <w:del w:id="14086" w:author="Admin" w:date="2019-02-19T02:10:00Z"/>
          <w:rFonts w:ascii="Arial" w:eastAsia="Arial" w:hAnsi="Arial" w:cs="Arial"/>
          <w:b/>
          <w:bCs/>
          <w:sz w:val="20"/>
          <w:szCs w:val="20"/>
        </w:rPr>
      </w:pPr>
    </w:p>
    <w:p w:rsidR="00A33515" w:rsidDel="002260E7" w:rsidRDefault="001A4D22">
      <w:pPr>
        <w:numPr>
          <w:ilvl w:val="0"/>
          <w:numId w:val="808"/>
        </w:numPr>
        <w:tabs>
          <w:tab w:val="left" w:pos="500"/>
        </w:tabs>
        <w:spacing w:line="291" w:lineRule="auto"/>
        <w:ind w:left="500" w:hanging="273"/>
        <w:jc w:val="both"/>
        <w:rPr>
          <w:del w:id="14087" w:author="Admin" w:date="2019-02-19T02:10:00Z"/>
          <w:rFonts w:ascii="Arial" w:eastAsia="Arial" w:hAnsi="Arial" w:cs="Arial"/>
          <w:b/>
          <w:bCs/>
          <w:sz w:val="20"/>
          <w:szCs w:val="20"/>
        </w:rPr>
        <w:pPrChange w:id="14088" w:author="Admin" w:date="2019-02-19T00:19:00Z">
          <w:pPr>
            <w:numPr>
              <w:numId w:val="811"/>
            </w:numPr>
            <w:tabs>
              <w:tab w:val="left" w:pos="500"/>
            </w:tabs>
            <w:spacing w:line="291" w:lineRule="auto"/>
            <w:ind w:left="500" w:hanging="273"/>
            <w:jc w:val="both"/>
          </w:pPr>
        </w:pPrChange>
      </w:pPr>
      <w:del w:id="14089" w:author="Admin" w:date="2019-02-19T02:10:00Z">
        <w:r w:rsidDel="002260E7">
          <w:rPr>
            <w:rFonts w:ascii="Arial" w:eastAsia="Arial" w:hAnsi="Arial" w:cs="Arial"/>
            <w:sz w:val="20"/>
            <w:szCs w:val="20"/>
          </w:rPr>
          <w:delText>Обобщите и решите задачу, когда точки лежат на сфере, а дороги проходят по дугам больших окружностей. Рассмотрите случай дру-гих метрических пространств.</w:delText>
        </w:r>
      </w:del>
    </w:p>
    <w:p w:rsidR="00A33515" w:rsidDel="002260E7" w:rsidRDefault="00A33515">
      <w:pPr>
        <w:spacing w:line="253" w:lineRule="exact"/>
        <w:rPr>
          <w:del w:id="14090" w:author="Admin" w:date="2019-02-19T02:10:00Z"/>
          <w:sz w:val="20"/>
          <w:szCs w:val="20"/>
        </w:rPr>
      </w:pPr>
    </w:p>
    <w:p w:rsidR="00A33515" w:rsidDel="002260E7" w:rsidRDefault="001A4D22">
      <w:pPr>
        <w:rPr>
          <w:del w:id="14091" w:author="Admin" w:date="2019-02-19T02:10:00Z"/>
          <w:sz w:val="20"/>
          <w:szCs w:val="20"/>
        </w:rPr>
      </w:pPr>
      <w:del w:id="14092" w:author="Admin" w:date="2019-02-19T02:10:00Z">
        <w:r w:rsidDel="002260E7">
          <w:rPr>
            <w:rFonts w:ascii="Arial" w:eastAsia="Arial" w:hAnsi="Arial" w:cs="Arial"/>
            <w:b/>
            <w:bCs/>
            <w:sz w:val="26"/>
            <w:szCs w:val="26"/>
          </w:rPr>
          <w:delText>Задача 3. Различные расстояния</w:delText>
        </w:r>
      </w:del>
    </w:p>
    <w:p w:rsidR="00A33515" w:rsidDel="002260E7" w:rsidRDefault="00A33515">
      <w:pPr>
        <w:spacing w:line="91" w:lineRule="exact"/>
        <w:rPr>
          <w:del w:id="14093" w:author="Admin" w:date="2019-02-19T02:10:00Z"/>
          <w:sz w:val="20"/>
          <w:szCs w:val="20"/>
        </w:rPr>
      </w:pPr>
    </w:p>
    <w:p w:rsidR="00A33515" w:rsidDel="002260E7" w:rsidRDefault="001A4D22">
      <w:pPr>
        <w:spacing w:line="305" w:lineRule="auto"/>
        <w:ind w:firstLine="199"/>
        <w:jc w:val="both"/>
        <w:rPr>
          <w:del w:id="14094" w:author="Admin" w:date="2019-02-19T02:10:00Z"/>
          <w:sz w:val="20"/>
          <w:szCs w:val="20"/>
        </w:rPr>
      </w:pPr>
      <w:del w:id="14095" w:author="Admin" w:date="2019-02-19T02:10:00Z">
        <w:r w:rsidDel="002260E7">
          <w:rPr>
            <w:rFonts w:ascii="Arial" w:eastAsia="Arial" w:hAnsi="Arial" w:cs="Arial"/>
            <w:sz w:val="20"/>
            <w:szCs w:val="20"/>
          </w:rPr>
          <w:delText xml:space="preserve">Рассмотрим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некоторое множество точек в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-мерном пространстве. Пусть </w:delText>
        </w:r>
        <w:r w:rsidDel="002260E7">
          <w:rPr>
            <w:rFonts w:ascii="Arial" w:eastAsia="Arial" w:hAnsi="Arial" w:cs="Arial"/>
            <w:i/>
            <w:iCs/>
            <w:sz w:val="20"/>
            <w:szCs w:val="20"/>
          </w:rPr>
          <w:delText>D</w:delText>
        </w:r>
        <w:r w:rsidDel="002260E7">
          <w:rPr>
            <w:rFonts w:eastAsia="Times New Roman"/>
            <w:sz w:val="20"/>
            <w:szCs w:val="20"/>
          </w:rPr>
          <w:delText>(</w:delText>
        </w:r>
        <w:r w:rsidDel="002260E7">
          <w:rPr>
            <w:rFonts w:ascii="Arial" w:eastAsia="Arial" w:hAnsi="Arial" w:cs="Arial"/>
            <w:i/>
            <w:iCs/>
            <w:sz w:val="20"/>
            <w:szCs w:val="20"/>
          </w:rPr>
          <w:delText>M</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eastAsia="Times New Roman"/>
            <w:sz w:val="39"/>
            <w:szCs w:val="39"/>
            <w:vertAlign w:val="superscript"/>
          </w:rPr>
          <w:delText>{</w:delText>
        </w:r>
        <w:r w:rsidDel="002260E7">
          <w:rPr>
            <w:rFonts w:ascii="Arial" w:eastAsia="Arial" w:hAnsi="Arial" w:cs="Arial"/>
            <w:i/>
            <w:iCs/>
            <w:sz w:val="20"/>
            <w:szCs w:val="20"/>
          </w:rPr>
          <w:delText>r</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dist</w:delText>
        </w:r>
        <w:r w:rsidDel="002260E7">
          <w:rPr>
            <w:rFonts w:ascii="Arial" w:eastAsia="Arial" w:hAnsi="Arial" w:cs="Arial"/>
            <w:sz w:val="20"/>
            <w:szCs w:val="20"/>
          </w:rPr>
          <w:delText xml:space="preserve"> </w:delText>
        </w:r>
        <w:r w:rsidDel="002260E7">
          <w:rPr>
            <w:rFonts w:eastAsia="Times New Roman"/>
            <w:sz w:val="39"/>
            <w:szCs w:val="39"/>
            <w:vertAlign w:val="superscript"/>
          </w:rPr>
          <w:delText>(</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j</w:delText>
        </w:r>
        <w:r w:rsidDel="002260E7">
          <w:rPr>
            <w:rFonts w:eastAsia="Times New Roman"/>
            <w:sz w:val="39"/>
            <w:szCs w:val="39"/>
            <w:vertAlign w:val="superscript"/>
          </w:rPr>
          <w:delText>)</w:delText>
        </w:r>
        <w:r w:rsidDel="002260E7">
          <w:rPr>
            <w:rFonts w:ascii="Arial" w:eastAsia="Arial" w:hAnsi="Arial" w:cs="Arial"/>
            <w:sz w:val="20"/>
            <w:szCs w:val="20"/>
          </w:rPr>
          <w:delText xml:space="preserve"> </w:delText>
        </w:r>
        <w:r w:rsidDel="002260E7">
          <w:rPr>
            <w:rFonts w:eastAsia="Times New Roman"/>
            <w:i/>
            <w:iCs/>
            <w:sz w:val="20"/>
            <w:szCs w:val="20"/>
          </w:rPr>
          <w:delText>j</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j</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i</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i/>
            <w:iCs/>
            <w:sz w:val="27"/>
            <w:szCs w:val="27"/>
            <w:vertAlign w:val="subscript"/>
          </w:rPr>
          <w:delText>j</w:delText>
        </w:r>
        <w:r w:rsidDel="002260E7">
          <w:rPr>
            <w:rFonts w:eastAsia="Times New Roman"/>
            <w:sz w:val="39"/>
            <w:szCs w:val="39"/>
            <w:vertAlign w:val="superscript"/>
          </w:rPr>
          <w:delText>}</w:delText>
        </w:r>
        <w:r w:rsidDel="002260E7">
          <w:rPr>
            <w:rFonts w:ascii="Arial" w:eastAsia="Arial" w:hAnsi="Arial" w:cs="Arial"/>
            <w:sz w:val="20"/>
            <w:szCs w:val="20"/>
          </w:rPr>
          <w:delText xml:space="preserve"> - количество различных расстояний между точками множества </w:delText>
        </w:r>
        <w:r w:rsidDel="002260E7">
          <w:rPr>
            <w:rFonts w:ascii="Arial" w:eastAsia="Arial" w:hAnsi="Arial" w:cs="Arial"/>
            <w:i/>
            <w:iCs/>
            <w:sz w:val="20"/>
            <w:szCs w:val="20"/>
          </w:rPr>
          <w:delText>M</w:delText>
        </w:r>
        <w:r w:rsidDel="002260E7">
          <w:rPr>
            <w:rFonts w:ascii="Arial" w:eastAsia="Arial" w:hAnsi="Arial" w:cs="Arial"/>
            <w:sz w:val="20"/>
            <w:szCs w:val="20"/>
          </w:rPr>
          <w:delText>. Определим теперь</w:delText>
        </w:r>
      </w:del>
    </w:p>
    <w:p w:rsidR="00A33515" w:rsidRPr="001A4D22" w:rsidDel="002260E7" w:rsidRDefault="001A4D22">
      <w:pPr>
        <w:spacing w:line="185" w:lineRule="auto"/>
        <w:jc w:val="center"/>
        <w:rPr>
          <w:del w:id="14096" w:author="Admin" w:date="2019-02-19T02:10:00Z"/>
          <w:sz w:val="20"/>
          <w:szCs w:val="20"/>
          <w:lang w:val="en-US"/>
          <w:rPrChange w:id="14097" w:author="Admin" w:date="2019-02-18T23:55:00Z">
            <w:rPr>
              <w:del w:id="14098" w:author="Admin" w:date="2019-02-19T02:10:00Z"/>
              <w:sz w:val="20"/>
              <w:szCs w:val="20"/>
            </w:rPr>
          </w:rPrChange>
        </w:rPr>
      </w:pPr>
      <w:del w:id="14099" w:author="Admin" w:date="2019-02-19T02:10:00Z">
        <w:r w:rsidRPr="001A4D22" w:rsidDel="002260E7">
          <w:rPr>
            <w:rFonts w:ascii="Arial" w:eastAsia="Arial" w:hAnsi="Arial" w:cs="Arial"/>
            <w:i/>
            <w:iCs/>
            <w:sz w:val="16"/>
            <w:szCs w:val="16"/>
            <w:lang w:val="en-US"/>
            <w:rPrChange w:id="14100" w:author="Admin" w:date="2019-02-18T23:55:00Z">
              <w:rPr>
                <w:rFonts w:ascii="Arial" w:eastAsia="Arial" w:hAnsi="Arial" w:cs="Arial"/>
                <w:i/>
                <w:iCs/>
                <w:sz w:val="16"/>
                <w:szCs w:val="16"/>
              </w:rPr>
            </w:rPrChange>
          </w:rPr>
          <w:delText>D</w:delText>
        </w:r>
        <w:r w:rsidRPr="001A4D22" w:rsidDel="002260E7">
          <w:rPr>
            <w:rFonts w:ascii="Arial" w:eastAsia="Arial" w:hAnsi="Arial" w:cs="Arial"/>
            <w:i/>
            <w:iCs/>
            <w:sz w:val="21"/>
            <w:szCs w:val="21"/>
            <w:vertAlign w:val="subscript"/>
            <w:lang w:val="en-US"/>
            <w:rPrChange w:id="14101" w:author="Admin" w:date="2019-02-18T23:55:00Z">
              <w:rPr>
                <w:rFonts w:ascii="Arial" w:eastAsia="Arial" w:hAnsi="Arial" w:cs="Arial"/>
                <w:i/>
                <w:iCs/>
                <w:sz w:val="21"/>
                <w:szCs w:val="21"/>
                <w:vertAlign w:val="subscript"/>
              </w:rPr>
            </w:rPrChange>
          </w:rPr>
          <w:delText>k</w:delText>
        </w:r>
        <w:r w:rsidRPr="001A4D22" w:rsidDel="002260E7">
          <w:rPr>
            <w:rFonts w:eastAsia="Times New Roman"/>
            <w:sz w:val="16"/>
            <w:szCs w:val="16"/>
            <w:lang w:val="en-US"/>
            <w:rPrChange w:id="14102" w:author="Admin" w:date="2019-02-18T23:55:00Z">
              <w:rPr>
                <w:rFonts w:eastAsia="Times New Roman"/>
                <w:sz w:val="16"/>
                <w:szCs w:val="16"/>
              </w:rPr>
            </w:rPrChange>
          </w:rPr>
          <w:delText>(</w:delText>
        </w:r>
        <w:r w:rsidRPr="001A4D22" w:rsidDel="002260E7">
          <w:rPr>
            <w:rFonts w:ascii="Arial" w:eastAsia="Arial" w:hAnsi="Arial" w:cs="Arial"/>
            <w:i/>
            <w:iCs/>
            <w:sz w:val="16"/>
            <w:szCs w:val="16"/>
            <w:lang w:val="en-US"/>
            <w:rPrChange w:id="14103" w:author="Admin" w:date="2019-02-18T23:55:00Z">
              <w:rPr>
                <w:rFonts w:ascii="Arial" w:eastAsia="Arial" w:hAnsi="Arial" w:cs="Arial"/>
                <w:i/>
                <w:iCs/>
                <w:sz w:val="16"/>
                <w:szCs w:val="16"/>
              </w:rPr>
            </w:rPrChange>
          </w:rPr>
          <w:delText>n</w:delText>
        </w:r>
        <w:r w:rsidRPr="001A4D22" w:rsidDel="002260E7">
          <w:rPr>
            <w:rFonts w:eastAsia="Times New Roman"/>
            <w:sz w:val="16"/>
            <w:szCs w:val="16"/>
            <w:lang w:val="en-US"/>
            <w:rPrChange w:id="14104" w:author="Admin" w:date="2019-02-18T23:55:00Z">
              <w:rPr>
                <w:rFonts w:eastAsia="Times New Roman"/>
                <w:sz w:val="16"/>
                <w:szCs w:val="16"/>
              </w:rPr>
            </w:rPrChange>
          </w:rPr>
          <w:delText>) = min</w:delText>
        </w:r>
        <w:r w:rsidRPr="001A4D22" w:rsidDel="002260E7">
          <w:rPr>
            <w:rFonts w:ascii="Arial" w:eastAsia="Arial" w:hAnsi="Arial" w:cs="Arial"/>
            <w:i/>
            <w:iCs/>
            <w:sz w:val="16"/>
            <w:szCs w:val="16"/>
            <w:lang w:val="en-US"/>
            <w:rPrChange w:id="14105" w:author="Admin" w:date="2019-02-18T23:55:00Z">
              <w:rPr>
                <w:rFonts w:ascii="Arial" w:eastAsia="Arial" w:hAnsi="Arial" w:cs="Arial"/>
                <w:i/>
                <w:iCs/>
                <w:sz w:val="16"/>
                <w:szCs w:val="16"/>
              </w:rPr>
            </w:rPrChange>
          </w:rPr>
          <w:delText xml:space="preserve"> D</w:delText>
        </w:r>
        <w:r w:rsidRPr="001A4D22" w:rsidDel="002260E7">
          <w:rPr>
            <w:rFonts w:eastAsia="Times New Roman"/>
            <w:sz w:val="16"/>
            <w:szCs w:val="16"/>
            <w:lang w:val="en-US"/>
            <w:rPrChange w:id="14106" w:author="Admin" w:date="2019-02-18T23:55:00Z">
              <w:rPr>
                <w:rFonts w:eastAsia="Times New Roman"/>
                <w:sz w:val="16"/>
                <w:szCs w:val="16"/>
              </w:rPr>
            </w:rPrChange>
          </w:rPr>
          <w:delText>(</w:delText>
        </w:r>
        <w:r w:rsidRPr="001A4D22" w:rsidDel="002260E7">
          <w:rPr>
            <w:rFonts w:ascii="Arial" w:eastAsia="Arial" w:hAnsi="Arial" w:cs="Arial"/>
            <w:i/>
            <w:iCs/>
            <w:sz w:val="16"/>
            <w:szCs w:val="16"/>
            <w:lang w:val="en-US"/>
            <w:rPrChange w:id="14107" w:author="Admin" w:date="2019-02-18T23:55:00Z">
              <w:rPr>
                <w:rFonts w:ascii="Arial" w:eastAsia="Arial" w:hAnsi="Arial" w:cs="Arial"/>
                <w:i/>
                <w:iCs/>
                <w:sz w:val="16"/>
                <w:szCs w:val="16"/>
              </w:rPr>
            </w:rPrChange>
          </w:rPr>
          <w:delText>M</w:delText>
        </w:r>
        <w:r w:rsidRPr="001A4D22" w:rsidDel="002260E7">
          <w:rPr>
            <w:rFonts w:eastAsia="Times New Roman"/>
            <w:sz w:val="16"/>
            <w:szCs w:val="16"/>
            <w:lang w:val="en-US"/>
            <w:rPrChange w:id="14108" w:author="Admin" w:date="2019-02-18T23:55:00Z">
              <w:rPr>
                <w:rFonts w:eastAsia="Times New Roman"/>
                <w:sz w:val="16"/>
                <w:szCs w:val="16"/>
              </w:rPr>
            </w:rPrChange>
          </w:rPr>
          <w:delText>)</w:delText>
        </w:r>
        <w:r w:rsidRPr="001A4D22" w:rsidDel="002260E7">
          <w:rPr>
            <w:rFonts w:eastAsia="Times New Roman"/>
            <w:i/>
            <w:iCs/>
            <w:sz w:val="16"/>
            <w:szCs w:val="16"/>
            <w:lang w:val="en-US"/>
            <w:rPrChange w:id="14109" w:author="Admin" w:date="2019-02-18T23:55:00Z">
              <w:rPr>
                <w:rFonts w:eastAsia="Times New Roman"/>
                <w:i/>
                <w:iCs/>
                <w:sz w:val="16"/>
                <w:szCs w:val="16"/>
              </w:rPr>
            </w:rPrChange>
          </w:rPr>
          <w:delText>:</w:delText>
        </w:r>
      </w:del>
    </w:p>
    <w:p w:rsidR="00A33515" w:rsidRPr="001A4D22" w:rsidDel="002260E7" w:rsidRDefault="001A4D22">
      <w:pPr>
        <w:ind w:left="3280"/>
        <w:rPr>
          <w:del w:id="14110" w:author="Admin" w:date="2019-02-19T02:10:00Z"/>
          <w:sz w:val="20"/>
          <w:szCs w:val="20"/>
          <w:lang w:val="en-US"/>
          <w:rPrChange w:id="14111" w:author="Admin" w:date="2019-02-18T23:55:00Z">
            <w:rPr>
              <w:del w:id="14112" w:author="Admin" w:date="2019-02-19T02:10:00Z"/>
              <w:sz w:val="20"/>
              <w:szCs w:val="20"/>
            </w:rPr>
          </w:rPrChange>
        </w:rPr>
      </w:pPr>
      <w:del w:id="14113" w:author="Admin" w:date="2019-02-19T02:10:00Z">
        <w:r w:rsidRPr="001A4D22" w:rsidDel="002260E7">
          <w:rPr>
            <w:rFonts w:eastAsia="Times New Roman"/>
            <w:i/>
            <w:iCs/>
            <w:sz w:val="14"/>
            <w:szCs w:val="14"/>
            <w:lang w:val="en-US"/>
            <w:rPrChange w:id="14114" w:author="Admin" w:date="2019-02-18T23:55:00Z">
              <w:rPr>
                <w:rFonts w:eastAsia="Times New Roman"/>
                <w:i/>
                <w:iCs/>
                <w:sz w:val="14"/>
                <w:szCs w:val="14"/>
              </w:rPr>
            </w:rPrChange>
          </w:rPr>
          <w:delText>j</w:delText>
        </w:r>
        <w:r w:rsidRPr="001A4D22" w:rsidDel="002260E7">
          <w:rPr>
            <w:rFonts w:ascii="Arial" w:eastAsia="Arial" w:hAnsi="Arial" w:cs="Arial"/>
            <w:i/>
            <w:iCs/>
            <w:sz w:val="14"/>
            <w:szCs w:val="14"/>
            <w:lang w:val="en-US"/>
            <w:rPrChange w:id="14115" w:author="Admin" w:date="2019-02-18T23:55:00Z">
              <w:rPr>
                <w:rFonts w:ascii="Arial" w:eastAsia="Arial" w:hAnsi="Arial" w:cs="Arial"/>
                <w:i/>
                <w:iCs/>
                <w:sz w:val="14"/>
                <w:szCs w:val="14"/>
              </w:rPr>
            </w:rPrChange>
          </w:rPr>
          <w:delText>M</w:delText>
        </w:r>
        <w:r w:rsidRPr="001A4D22" w:rsidDel="002260E7">
          <w:rPr>
            <w:rFonts w:eastAsia="Times New Roman"/>
            <w:i/>
            <w:iCs/>
            <w:sz w:val="14"/>
            <w:szCs w:val="14"/>
            <w:lang w:val="en-US"/>
            <w:rPrChange w:id="14116" w:author="Admin" w:date="2019-02-18T23:55:00Z">
              <w:rPr>
                <w:rFonts w:eastAsia="Times New Roman"/>
                <w:i/>
                <w:iCs/>
                <w:sz w:val="14"/>
                <w:szCs w:val="14"/>
              </w:rPr>
            </w:rPrChange>
          </w:rPr>
          <w:delText>j</w:delText>
        </w:r>
        <w:r w:rsidRPr="001A4D22" w:rsidDel="002260E7">
          <w:rPr>
            <w:rFonts w:eastAsia="Times New Roman"/>
            <w:sz w:val="14"/>
            <w:szCs w:val="14"/>
            <w:lang w:val="en-US"/>
            <w:rPrChange w:id="14117" w:author="Admin" w:date="2019-02-18T23:55:00Z">
              <w:rPr>
                <w:rFonts w:eastAsia="Times New Roman"/>
                <w:sz w:val="14"/>
                <w:szCs w:val="14"/>
              </w:rPr>
            </w:rPrChange>
          </w:rPr>
          <w:delText>=</w:delText>
        </w:r>
        <w:r w:rsidRPr="001A4D22" w:rsidDel="002260E7">
          <w:rPr>
            <w:rFonts w:ascii="Arial" w:eastAsia="Arial" w:hAnsi="Arial" w:cs="Arial"/>
            <w:i/>
            <w:iCs/>
            <w:sz w:val="14"/>
            <w:szCs w:val="14"/>
            <w:lang w:val="en-US"/>
            <w:rPrChange w:id="14118" w:author="Admin" w:date="2019-02-18T23:55:00Z">
              <w:rPr>
                <w:rFonts w:ascii="Arial" w:eastAsia="Arial" w:hAnsi="Arial" w:cs="Arial"/>
                <w:i/>
                <w:iCs/>
                <w:sz w:val="14"/>
                <w:szCs w:val="14"/>
              </w:rPr>
            </w:rPrChange>
          </w:rPr>
          <w:delText>n</w:delText>
        </w:r>
      </w:del>
    </w:p>
    <w:p w:rsidR="00A33515" w:rsidDel="002260E7" w:rsidRDefault="001A4D22">
      <w:pPr>
        <w:tabs>
          <w:tab w:val="left" w:pos="3500"/>
        </w:tabs>
        <w:spacing w:line="238" w:lineRule="auto"/>
        <w:ind w:left="3280"/>
        <w:rPr>
          <w:del w:id="14119" w:author="Admin" w:date="2019-02-19T02:10:00Z"/>
          <w:sz w:val="20"/>
          <w:szCs w:val="20"/>
        </w:rPr>
      </w:pPr>
      <w:del w:id="14120" w:author="Admin" w:date="2019-02-19T02:10:00Z">
        <w:r w:rsidDel="002260E7">
          <w:rPr>
            <w:rFonts w:ascii="Arial" w:eastAsia="Arial" w:hAnsi="Arial" w:cs="Arial"/>
            <w:i/>
            <w:iCs/>
            <w:sz w:val="14"/>
            <w:szCs w:val="14"/>
          </w:rPr>
          <w:delText>M</w:delText>
        </w:r>
        <w:r w:rsidDel="002260E7">
          <w:rPr>
            <w:sz w:val="20"/>
            <w:szCs w:val="20"/>
          </w:rPr>
          <w:tab/>
        </w:r>
        <w:r w:rsidDel="002260E7">
          <w:rPr>
            <w:rFonts w:eastAsia="Times New Roman"/>
            <w:sz w:val="14"/>
            <w:szCs w:val="14"/>
          </w:rPr>
          <w:delText>R</w:delText>
        </w:r>
        <w:r w:rsidDel="002260E7">
          <w:rPr>
            <w:rFonts w:ascii="Arial" w:eastAsia="Arial" w:hAnsi="Arial" w:cs="Arial"/>
            <w:i/>
            <w:iCs/>
            <w:sz w:val="19"/>
            <w:szCs w:val="19"/>
            <w:vertAlign w:val="superscript"/>
          </w:rPr>
          <w:delText>k</w:delText>
        </w:r>
      </w:del>
    </w:p>
    <w:p w:rsidR="00A33515" w:rsidDel="002260E7" w:rsidRDefault="00A33515">
      <w:pPr>
        <w:spacing w:line="73" w:lineRule="exact"/>
        <w:rPr>
          <w:del w:id="14121" w:author="Admin" w:date="2019-02-19T02:10:00Z"/>
          <w:sz w:val="20"/>
          <w:szCs w:val="20"/>
        </w:rPr>
      </w:pPr>
    </w:p>
    <w:p w:rsidR="00A33515" w:rsidDel="002260E7" w:rsidRDefault="001A4D22">
      <w:pPr>
        <w:rPr>
          <w:del w:id="14122" w:author="Admin" w:date="2019-02-19T02:10:00Z"/>
          <w:sz w:val="20"/>
          <w:szCs w:val="20"/>
        </w:rPr>
      </w:pPr>
      <w:del w:id="14123" w:author="Admin" w:date="2019-02-19T02:10:00Z">
        <w:r w:rsidDel="002260E7">
          <w:rPr>
            <w:rFonts w:ascii="Arial" w:eastAsia="Arial" w:hAnsi="Arial" w:cs="Arial"/>
            <w:sz w:val="20"/>
            <w:szCs w:val="20"/>
          </w:rPr>
          <w:delText xml:space="preserve">К примеру,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sz w:val="20"/>
            <w:szCs w:val="20"/>
          </w:rPr>
          <w:delText>3</w:delText>
        </w:r>
        <w:r w:rsidDel="002260E7">
          <w:rPr>
            <w:rFonts w:eastAsia="Times New Roman"/>
            <w:sz w:val="20"/>
            <w:szCs w:val="20"/>
          </w:rPr>
          <w:delText>) =</w:delText>
        </w:r>
        <w:r w:rsidDel="002260E7">
          <w:rPr>
            <w:rFonts w:ascii="Arial" w:eastAsia="Arial" w:hAnsi="Arial" w:cs="Arial"/>
            <w:sz w:val="20"/>
            <w:szCs w:val="20"/>
          </w:rPr>
          <w:delText xml:space="preserve"> 1.</w:delText>
        </w:r>
      </w:del>
    </w:p>
    <w:p w:rsidR="00A33515" w:rsidDel="002260E7" w:rsidRDefault="00A33515">
      <w:pPr>
        <w:spacing w:line="278" w:lineRule="exact"/>
        <w:rPr>
          <w:del w:id="14124" w:author="Admin" w:date="2019-02-19T02:10:00Z"/>
          <w:sz w:val="20"/>
          <w:szCs w:val="20"/>
        </w:rPr>
      </w:pPr>
    </w:p>
    <w:p w:rsidR="00A33515" w:rsidDel="002260E7" w:rsidRDefault="001A4D22">
      <w:pPr>
        <w:jc w:val="center"/>
        <w:rPr>
          <w:del w:id="14125" w:author="Admin" w:date="2019-02-19T02:10:00Z"/>
          <w:sz w:val="20"/>
          <w:szCs w:val="20"/>
        </w:rPr>
      </w:pPr>
      <w:del w:id="14126"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338</w:delText>
        </w:r>
        <w:r w:rsidDel="002260E7">
          <w:rPr>
            <w:rFonts w:ascii="Arial" w:eastAsia="Arial" w:hAnsi="Arial" w:cs="Arial"/>
            <w:sz w:val="20"/>
            <w:szCs w:val="20"/>
          </w:rPr>
          <w:delText xml:space="preserve"> −</w:delText>
        </w:r>
      </w:del>
    </w:p>
    <w:p w:rsidR="00A33515" w:rsidDel="002260E7" w:rsidRDefault="00A33515">
      <w:pPr>
        <w:rPr>
          <w:del w:id="14127"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left="1140"/>
        <w:rPr>
          <w:del w:id="14128" w:author="Admin" w:date="2019-02-19T02:10:00Z"/>
          <w:sz w:val="20"/>
          <w:szCs w:val="20"/>
        </w:rPr>
      </w:pPr>
      <w:bookmarkStart w:id="14129" w:name="page349"/>
      <w:bookmarkEnd w:id="14129"/>
      <w:del w:id="14130"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14" w:lineRule="exact"/>
        <w:rPr>
          <w:del w:id="14131" w:author="Admin" w:date="2019-02-19T02:10:00Z"/>
          <w:sz w:val="20"/>
          <w:szCs w:val="20"/>
        </w:rPr>
      </w:pPr>
    </w:p>
    <w:p w:rsidR="00A33515" w:rsidDel="002260E7" w:rsidRDefault="001A4D22">
      <w:pPr>
        <w:ind w:left="220"/>
        <w:rPr>
          <w:del w:id="14132" w:author="Admin" w:date="2019-02-19T02:10:00Z"/>
          <w:sz w:val="20"/>
          <w:szCs w:val="20"/>
        </w:rPr>
      </w:pPr>
      <w:del w:id="14133" w:author="Admin" w:date="2019-02-19T02:10:00Z">
        <w:r w:rsidDel="002260E7">
          <w:rPr>
            <w:rFonts w:ascii="Arial" w:eastAsia="Arial" w:hAnsi="Arial" w:cs="Arial"/>
            <w:b/>
            <w:bCs/>
            <w:sz w:val="20"/>
            <w:szCs w:val="20"/>
          </w:rPr>
          <w:delText xml:space="preserve">1. </w:delText>
        </w:r>
        <w:r w:rsidDel="002260E7">
          <w:rPr>
            <w:rFonts w:ascii="Arial" w:eastAsia="Arial" w:hAnsi="Arial" w:cs="Arial"/>
            <w:sz w:val="20"/>
            <w:szCs w:val="20"/>
          </w:rPr>
          <w:delText>Найдите</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sz w:val="20"/>
            <w:szCs w:val="20"/>
          </w:rPr>
          <w:delText>4</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sz w:val="20"/>
            <w:szCs w:val="20"/>
          </w:rPr>
          <w:delText>5</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sz w:val="20"/>
            <w:szCs w:val="20"/>
          </w:rPr>
          <w:delText>6</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07" w:lineRule="exact"/>
        <w:rPr>
          <w:del w:id="14134" w:author="Admin" w:date="2019-02-19T02:10:00Z"/>
          <w:sz w:val="20"/>
          <w:szCs w:val="20"/>
        </w:rPr>
      </w:pPr>
    </w:p>
    <w:p w:rsidR="00A33515" w:rsidDel="002260E7" w:rsidRDefault="001A4D22">
      <w:pPr>
        <w:ind w:left="220"/>
        <w:rPr>
          <w:del w:id="14135" w:author="Admin" w:date="2019-02-19T02:10:00Z"/>
          <w:sz w:val="20"/>
          <w:szCs w:val="20"/>
        </w:rPr>
      </w:pPr>
      <w:del w:id="14136" w:author="Admin" w:date="2019-02-19T02:10:00Z">
        <w:r w:rsidDel="002260E7">
          <w:rPr>
            <w:rFonts w:ascii="Arial" w:eastAsia="Arial" w:hAnsi="Arial" w:cs="Arial"/>
            <w:b/>
            <w:bCs/>
            <w:sz w:val="20"/>
            <w:szCs w:val="20"/>
          </w:rPr>
          <w:delText xml:space="preserve">2. </w:delText>
        </w:r>
        <w:r w:rsidDel="002260E7">
          <w:rPr>
            <w:rFonts w:ascii="Arial" w:eastAsia="Arial" w:hAnsi="Arial" w:cs="Arial"/>
            <w:sz w:val="20"/>
            <w:szCs w:val="20"/>
          </w:rPr>
          <w:delText>Оцените последовательность</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сверху и снизу.</w:delText>
        </w:r>
      </w:del>
    </w:p>
    <w:p w:rsidR="00A33515" w:rsidDel="002260E7" w:rsidRDefault="00A33515">
      <w:pPr>
        <w:spacing w:line="177" w:lineRule="exact"/>
        <w:rPr>
          <w:del w:id="14137" w:author="Admin" w:date="2019-02-19T02:10:00Z"/>
          <w:sz w:val="20"/>
          <w:szCs w:val="20"/>
        </w:rPr>
      </w:pPr>
    </w:p>
    <w:p w:rsidR="00A33515" w:rsidDel="002260E7" w:rsidRDefault="001A4D22">
      <w:pPr>
        <w:ind w:left="220"/>
        <w:rPr>
          <w:del w:id="14138" w:author="Admin" w:date="2019-02-19T02:10:00Z"/>
          <w:sz w:val="20"/>
          <w:szCs w:val="20"/>
        </w:rPr>
      </w:pPr>
      <w:del w:id="14139" w:author="Admin" w:date="2019-02-19T02:10:00Z">
        <w:r w:rsidDel="002260E7">
          <w:rPr>
            <w:rFonts w:ascii="Arial" w:eastAsia="Arial" w:hAnsi="Arial" w:cs="Arial"/>
            <w:b/>
            <w:bCs/>
            <w:sz w:val="20"/>
            <w:szCs w:val="20"/>
          </w:rPr>
          <w:delText xml:space="preserve">3. </w:delText>
        </w:r>
        <w:r w:rsidDel="002260E7">
          <w:rPr>
            <w:rFonts w:ascii="Arial" w:eastAsia="Arial" w:hAnsi="Arial" w:cs="Arial"/>
            <w:sz w:val="20"/>
            <w:szCs w:val="20"/>
          </w:rPr>
          <w:delText>Решите пункты</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2</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в трёхмерном пространстве.</w:delText>
        </w:r>
      </w:del>
    </w:p>
    <w:p w:rsidR="00A33515" w:rsidDel="002260E7" w:rsidRDefault="00A33515">
      <w:pPr>
        <w:spacing w:line="118" w:lineRule="exact"/>
        <w:rPr>
          <w:del w:id="14140" w:author="Admin" w:date="2019-02-19T02:10:00Z"/>
          <w:sz w:val="20"/>
          <w:szCs w:val="20"/>
        </w:rPr>
      </w:pPr>
    </w:p>
    <w:p w:rsidR="00A33515" w:rsidDel="002260E7" w:rsidRDefault="001A4D22">
      <w:pPr>
        <w:ind w:left="220"/>
        <w:rPr>
          <w:del w:id="14141" w:author="Admin" w:date="2019-02-19T02:10:00Z"/>
          <w:sz w:val="20"/>
          <w:szCs w:val="20"/>
        </w:rPr>
      </w:pPr>
      <w:del w:id="14142" w:author="Admin" w:date="2019-02-19T02:10:00Z">
        <w:r w:rsidDel="002260E7">
          <w:rPr>
            <w:rFonts w:ascii="Arial" w:eastAsia="Arial" w:hAnsi="Arial" w:cs="Arial"/>
            <w:b/>
            <w:bCs/>
            <w:sz w:val="20"/>
            <w:szCs w:val="20"/>
          </w:rPr>
          <w:delText xml:space="preserve">4. </w:delText>
        </w:r>
        <w:r w:rsidDel="002260E7">
          <w:rPr>
            <w:rFonts w:ascii="Arial" w:eastAsia="Arial" w:hAnsi="Arial" w:cs="Arial"/>
            <w:sz w:val="20"/>
            <w:szCs w:val="20"/>
          </w:rPr>
          <w:delText>Найдите</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2</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3</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4</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56" w:lineRule="exact"/>
        <w:rPr>
          <w:del w:id="14143" w:author="Admin" w:date="2019-02-19T02:10:00Z"/>
          <w:sz w:val="20"/>
          <w:szCs w:val="20"/>
        </w:rPr>
      </w:pPr>
    </w:p>
    <w:p w:rsidR="00A33515" w:rsidDel="002260E7" w:rsidRDefault="001A4D22">
      <w:pPr>
        <w:ind w:left="220"/>
        <w:rPr>
          <w:del w:id="14144" w:author="Admin" w:date="2019-02-19T02:10:00Z"/>
          <w:sz w:val="20"/>
          <w:szCs w:val="20"/>
        </w:rPr>
      </w:pPr>
      <w:del w:id="14145" w:author="Admin" w:date="2019-02-19T02:10:00Z">
        <w:r w:rsidDel="002260E7">
          <w:rPr>
            <w:rFonts w:ascii="Arial" w:eastAsia="Arial" w:hAnsi="Arial" w:cs="Arial"/>
            <w:b/>
            <w:bCs/>
            <w:sz w:val="20"/>
            <w:szCs w:val="20"/>
          </w:rPr>
          <w:delText xml:space="preserve">5. </w:delText>
        </w:r>
        <w:r w:rsidDel="002260E7">
          <w:rPr>
            <w:rFonts w:ascii="Arial" w:eastAsia="Arial" w:hAnsi="Arial" w:cs="Arial"/>
            <w:sz w:val="20"/>
            <w:szCs w:val="20"/>
          </w:rPr>
          <w:delText>Верно ли,</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существует предел</w:delText>
        </w:r>
        <w:r w:rsidDel="002260E7">
          <w:rPr>
            <w:rFonts w:ascii="Arial" w:eastAsia="Arial" w:hAnsi="Arial" w:cs="Arial"/>
            <w:b/>
            <w:bCs/>
            <w:sz w:val="20"/>
            <w:szCs w:val="20"/>
          </w:rPr>
          <w:delText xml:space="preserve"> </w:delText>
        </w:r>
        <w:r w:rsidDel="002260E7">
          <w:rPr>
            <w:rFonts w:eastAsia="Times New Roman"/>
            <w:sz w:val="20"/>
            <w:szCs w:val="20"/>
          </w:rPr>
          <w:delText>lim</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i/>
            <w:iCs/>
            <w:sz w:val="13"/>
            <w:szCs w:val="13"/>
          </w:rPr>
          <w:delText>n</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i/>
            <w:iCs/>
            <w:sz w:val="20"/>
            <w:szCs w:val="20"/>
          </w:rPr>
          <w:delText>c</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для любого натураль-</w:delText>
        </w:r>
      </w:del>
    </w:p>
    <w:p w:rsidR="00A33515" w:rsidDel="002260E7" w:rsidRDefault="001A4D22">
      <w:pPr>
        <w:spacing w:line="202" w:lineRule="auto"/>
        <w:ind w:left="3560"/>
        <w:rPr>
          <w:del w:id="14146" w:author="Admin" w:date="2019-02-19T02:10:00Z"/>
          <w:sz w:val="20"/>
          <w:szCs w:val="20"/>
        </w:rPr>
      </w:pPr>
      <w:del w:id="14147" w:author="Admin" w:date="2019-02-19T02:10:00Z">
        <w:r w:rsidDel="002260E7">
          <w:rPr>
            <w:rFonts w:ascii="Arial" w:eastAsia="Arial" w:hAnsi="Arial" w:cs="Arial"/>
            <w:i/>
            <w:iCs/>
            <w:sz w:val="14"/>
            <w:szCs w:val="14"/>
          </w:rPr>
          <w:delText>n</w:delText>
        </w:r>
        <w:r w:rsidDel="002260E7">
          <w:rPr>
            <w:rFonts w:eastAsia="Times New Roman"/>
            <w:i/>
            <w:iCs/>
            <w:sz w:val="14"/>
            <w:szCs w:val="14"/>
          </w:rPr>
          <w:delText>!1</w:delText>
        </w:r>
      </w:del>
    </w:p>
    <w:p w:rsidR="00A33515" w:rsidDel="002260E7" w:rsidRDefault="001A4D22">
      <w:pPr>
        <w:spacing w:line="217" w:lineRule="auto"/>
        <w:ind w:left="500"/>
        <w:rPr>
          <w:del w:id="14148" w:author="Admin" w:date="2019-02-19T02:10:00Z"/>
          <w:sz w:val="20"/>
          <w:szCs w:val="20"/>
        </w:rPr>
      </w:pPr>
      <w:del w:id="14149" w:author="Admin" w:date="2019-02-19T02:10:00Z">
        <w:r w:rsidDel="002260E7">
          <w:rPr>
            <w:rFonts w:ascii="Arial" w:eastAsia="Arial" w:hAnsi="Arial" w:cs="Arial"/>
            <w:sz w:val="20"/>
            <w:szCs w:val="20"/>
          </w:rPr>
          <w:delText xml:space="preserve">ного </w:delText>
        </w:r>
        <w:r w:rsidDel="002260E7">
          <w:rPr>
            <w:rFonts w:ascii="Arial" w:eastAsia="Arial" w:hAnsi="Arial" w:cs="Arial"/>
            <w:i/>
            <w:iCs/>
            <w:sz w:val="20"/>
            <w:szCs w:val="20"/>
          </w:rPr>
          <w:delText>c</w:delText>
        </w:r>
        <w:r w:rsidDel="002260E7">
          <w:rPr>
            <w:rFonts w:ascii="Arial" w:eastAsia="Arial" w:hAnsi="Arial" w:cs="Arial"/>
            <w:sz w:val="20"/>
            <w:szCs w:val="20"/>
          </w:rPr>
          <w:delText>. Если да, то чему он равен?</w:delText>
        </w:r>
      </w:del>
    </w:p>
    <w:p w:rsidR="00A33515" w:rsidDel="002260E7" w:rsidRDefault="00A33515">
      <w:pPr>
        <w:spacing w:line="94" w:lineRule="exact"/>
        <w:rPr>
          <w:del w:id="14150" w:author="Admin" w:date="2019-02-19T02:10:00Z"/>
          <w:sz w:val="20"/>
          <w:szCs w:val="20"/>
        </w:rPr>
      </w:pPr>
    </w:p>
    <w:p w:rsidR="00A33515" w:rsidDel="002260E7" w:rsidRDefault="001A4D22">
      <w:pPr>
        <w:numPr>
          <w:ilvl w:val="0"/>
          <w:numId w:val="809"/>
        </w:numPr>
        <w:tabs>
          <w:tab w:val="left" w:pos="500"/>
        </w:tabs>
        <w:spacing w:line="278" w:lineRule="auto"/>
        <w:ind w:left="500" w:hanging="273"/>
        <w:rPr>
          <w:del w:id="14151" w:author="Admin" w:date="2019-02-19T02:10:00Z"/>
          <w:rFonts w:ascii="Arial" w:eastAsia="Arial" w:hAnsi="Arial" w:cs="Arial"/>
          <w:b/>
          <w:bCs/>
          <w:sz w:val="20"/>
          <w:szCs w:val="20"/>
        </w:rPr>
        <w:pPrChange w:id="14152" w:author="Admin" w:date="2019-02-19T00:19:00Z">
          <w:pPr>
            <w:numPr>
              <w:numId w:val="812"/>
            </w:numPr>
            <w:tabs>
              <w:tab w:val="left" w:pos="500"/>
            </w:tabs>
            <w:spacing w:line="278" w:lineRule="auto"/>
            <w:ind w:left="500" w:hanging="273"/>
          </w:pPr>
        </w:pPrChange>
      </w:pPr>
      <w:del w:id="14153" w:author="Admin" w:date="2019-02-19T02:10:00Z">
        <w:r w:rsidDel="002260E7">
          <w:rPr>
            <w:rFonts w:ascii="Arial" w:eastAsia="Arial" w:hAnsi="Arial" w:cs="Arial"/>
            <w:sz w:val="20"/>
            <w:szCs w:val="20"/>
          </w:rPr>
          <w:delText xml:space="preserve">Рассмотрите предыдущий вопрос для последовательности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cn</w:delText>
        </w:r>
        <w:r w:rsidDel="002260E7">
          <w:rPr>
            <w:rFonts w:ascii="Arial" w:eastAsia="Arial" w:hAnsi="Arial" w:cs="Arial"/>
            <w:i/>
            <w:iCs/>
            <w:sz w:val="27"/>
            <w:szCs w:val="27"/>
            <w:vertAlign w:val="superscript"/>
          </w:rPr>
          <w:delText>k</w:delText>
        </w:r>
        <w:r w:rsidDel="002260E7">
          <w:rPr>
            <w:rFonts w:eastAsia="Times New Roman"/>
            <w:sz w:val="20"/>
            <w:szCs w:val="20"/>
          </w:rPr>
          <w:delText>)</w:delText>
        </w:r>
        <w:r w:rsidDel="002260E7">
          <w:rPr>
            <w:rFonts w:ascii="Arial" w:eastAsia="Arial" w:hAnsi="Arial" w:cs="Arial"/>
            <w:sz w:val="20"/>
            <w:szCs w:val="20"/>
          </w:rPr>
          <w:delText xml:space="preserve"> при фиксированных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k</w:delText>
        </w:r>
        <w:r w:rsidDel="002260E7">
          <w:rPr>
            <w:rFonts w:ascii="Arial" w:eastAsia="Arial" w:hAnsi="Arial" w:cs="Arial"/>
            <w:sz w:val="20"/>
            <w:szCs w:val="20"/>
          </w:rPr>
          <w:delText>.</w:delText>
        </w:r>
      </w:del>
    </w:p>
    <w:p w:rsidR="00A33515" w:rsidDel="002260E7" w:rsidRDefault="00A33515">
      <w:pPr>
        <w:spacing w:line="64" w:lineRule="exact"/>
        <w:rPr>
          <w:del w:id="14154" w:author="Admin" w:date="2019-02-19T02:10:00Z"/>
          <w:rFonts w:ascii="Arial" w:eastAsia="Arial" w:hAnsi="Arial" w:cs="Arial"/>
          <w:b/>
          <w:bCs/>
          <w:sz w:val="20"/>
          <w:szCs w:val="20"/>
        </w:rPr>
      </w:pPr>
    </w:p>
    <w:p w:rsidR="00A33515" w:rsidDel="002260E7" w:rsidRDefault="001A4D22">
      <w:pPr>
        <w:numPr>
          <w:ilvl w:val="0"/>
          <w:numId w:val="809"/>
        </w:numPr>
        <w:tabs>
          <w:tab w:val="left" w:pos="500"/>
        </w:tabs>
        <w:ind w:left="500" w:hanging="262"/>
        <w:rPr>
          <w:del w:id="14155" w:author="Admin" w:date="2019-02-19T02:10:00Z"/>
          <w:rFonts w:ascii="Arial" w:eastAsia="Arial" w:hAnsi="Arial" w:cs="Arial"/>
          <w:b/>
          <w:bCs/>
          <w:sz w:val="19"/>
          <w:szCs w:val="19"/>
        </w:rPr>
        <w:pPrChange w:id="14156" w:author="Admin" w:date="2019-02-19T00:19:00Z">
          <w:pPr>
            <w:numPr>
              <w:numId w:val="812"/>
            </w:numPr>
            <w:tabs>
              <w:tab w:val="left" w:pos="500"/>
            </w:tabs>
            <w:ind w:left="500" w:hanging="262"/>
          </w:pPr>
        </w:pPrChange>
      </w:pPr>
      <w:del w:id="14157" w:author="Admin" w:date="2019-02-19T02:10:00Z">
        <w:r w:rsidDel="002260E7">
          <w:rPr>
            <w:rFonts w:ascii="Arial" w:eastAsia="Arial" w:hAnsi="Arial" w:cs="Arial"/>
            <w:sz w:val="19"/>
            <w:szCs w:val="19"/>
          </w:rPr>
          <w:delText xml:space="preserve">Верно ли, что </w:delText>
        </w:r>
        <w:r w:rsidDel="002260E7">
          <w:rPr>
            <w:rFonts w:ascii="Arial" w:eastAsia="Arial" w:hAnsi="Arial" w:cs="Arial"/>
            <w:i/>
            <w:iCs/>
            <w:sz w:val="19"/>
            <w:szCs w:val="19"/>
          </w:rPr>
          <w:delText>D</w:delText>
        </w:r>
        <w:r w:rsidDel="002260E7">
          <w:rPr>
            <w:rFonts w:ascii="Arial" w:eastAsia="Arial" w:hAnsi="Arial" w:cs="Arial"/>
            <w:i/>
            <w:iCs/>
            <w:sz w:val="26"/>
            <w:szCs w:val="26"/>
            <w:vertAlign w:val="subscript"/>
          </w:rPr>
          <w:delText>k</w:delText>
        </w:r>
        <w:r w:rsidDel="002260E7">
          <w:rPr>
            <w:rFonts w:eastAsia="Times New Roman"/>
            <w:sz w:val="19"/>
            <w:szCs w:val="19"/>
          </w:rPr>
          <w:delText>(</w:delText>
        </w:r>
        <w:r w:rsidDel="002260E7">
          <w:rPr>
            <w:rFonts w:ascii="Arial" w:eastAsia="Arial" w:hAnsi="Arial" w:cs="Arial"/>
            <w:i/>
            <w:iCs/>
            <w:sz w:val="19"/>
            <w:szCs w:val="19"/>
          </w:rPr>
          <w:delText>n</w:delText>
        </w:r>
        <w:r w:rsidDel="002260E7">
          <w:rPr>
            <w:rFonts w:eastAsia="Times New Roman"/>
            <w:sz w:val="19"/>
            <w:szCs w:val="19"/>
          </w:rPr>
          <w:delText>)</w:delText>
        </w:r>
        <w:r w:rsidDel="002260E7">
          <w:rPr>
            <w:rFonts w:ascii="Arial" w:eastAsia="Arial" w:hAnsi="Arial" w:cs="Arial"/>
            <w:sz w:val="19"/>
            <w:szCs w:val="19"/>
          </w:rPr>
          <w:delText xml:space="preserve"> и </w:delText>
        </w:r>
        <w:r w:rsidDel="002260E7">
          <w:rPr>
            <w:rFonts w:ascii="Arial" w:eastAsia="Arial" w:hAnsi="Arial" w:cs="Arial"/>
            <w:i/>
            <w:iCs/>
            <w:sz w:val="19"/>
            <w:szCs w:val="19"/>
          </w:rPr>
          <w:delText>D</w:delText>
        </w:r>
        <w:r w:rsidDel="002260E7">
          <w:rPr>
            <w:rFonts w:ascii="Arial" w:eastAsia="Arial" w:hAnsi="Arial" w:cs="Arial"/>
            <w:i/>
            <w:iCs/>
            <w:sz w:val="26"/>
            <w:szCs w:val="26"/>
            <w:vertAlign w:val="subscript"/>
          </w:rPr>
          <w:delText>k</w:delText>
        </w:r>
        <w:r w:rsidDel="002260E7">
          <w:rPr>
            <w:rFonts w:eastAsia="Times New Roman"/>
            <w:sz w:val="19"/>
            <w:szCs w:val="19"/>
          </w:rPr>
          <w:delText>(</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1</w:delText>
        </w:r>
        <w:r w:rsidDel="002260E7">
          <w:rPr>
            <w:rFonts w:eastAsia="Times New Roman"/>
            <w:sz w:val="19"/>
            <w:szCs w:val="19"/>
          </w:rPr>
          <w:delText>)</w:delText>
        </w:r>
        <w:r w:rsidDel="002260E7">
          <w:rPr>
            <w:rFonts w:ascii="Arial" w:eastAsia="Arial" w:hAnsi="Arial" w:cs="Arial"/>
            <w:sz w:val="19"/>
            <w:szCs w:val="19"/>
          </w:rPr>
          <w:delText xml:space="preserve"> обязаны отличаются не более чем на</w:delText>
        </w:r>
      </w:del>
    </w:p>
    <w:p w:rsidR="00A33515" w:rsidDel="002260E7" w:rsidRDefault="00A33515">
      <w:pPr>
        <w:spacing w:line="35" w:lineRule="exact"/>
        <w:rPr>
          <w:del w:id="14158" w:author="Admin" w:date="2019-02-19T02:10:00Z"/>
          <w:rFonts w:ascii="Arial" w:eastAsia="Arial" w:hAnsi="Arial" w:cs="Arial"/>
          <w:b/>
          <w:bCs/>
          <w:sz w:val="19"/>
          <w:szCs w:val="19"/>
        </w:rPr>
      </w:pPr>
    </w:p>
    <w:p w:rsidR="00A33515" w:rsidDel="002260E7" w:rsidRDefault="001A4D22">
      <w:pPr>
        <w:ind w:left="500"/>
        <w:rPr>
          <w:del w:id="14159" w:author="Admin" w:date="2019-02-19T02:10:00Z"/>
          <w:rFonts w:ascii="Arial" w:eastAsia="Arial" w:hAnsi="Arial" w:cs="Arial"/>
          <w:b/>
          <w:bCs/>
          <w:sz w:val="19"/>
          <w:szCs w:val="19"/>
        </w:rPr>
      </w:pPr>
      <w:del w:id="14160" w:author="Admin" w:date="2019-02-19T02:10:00Z">
        <w:r w:rsidDel="002260E7">
          <w:rPr>
            <w:rFonts w:ascii="Arial" w:eastAsia="Arial" w:hAnsi="Arial" w:cs="Arial"/>
            <w:sz w:val="20"/>
            <w:szCs w:val="20"/>
          </w:rPr>
          <w:delText>1?</w:delText>
        </w:r>
      </w:del>
    </w:p>
    <w:p w:rsidR="00A33515" w:rsidDel="002260E7" w:rsidRDefault="00A33515">
      <w:pPr>
        <w:spacing w:line="120" w:lineRule="exact"/>
        <w:rPr>
          <w:del w:id="14161" w:author="Admin" w:date="2019-02-19T02:10:00Z"/>
          <w:rFonts w:ascii="Arial" w:eastAsia="Arial" w:hAnsi="Arial" w:cs="Arial"/>
          <w:b/>
          <w:bCs/>
          <w:sz w:val="19"/>
          <w:szCs w:val="19"/>
        </w:rPr>
      </w:pPr>
    </w:p>
    <w:p w:rsidR="00A33515" w:rsidDel="002260E7" w:rsidRDefault="001A4D22">
      <w:pPr>
        <w:numPr>
          <w:ilvl w:val="0"/>
          <w:numId w:val="809"/>
        </w:numPr>
        <w:tabs>
          <w:tab w:val="left" w:pos="500"/>
        </w:tabs>
        <w:spacing w:line="285" w:lineRule="auto"/>
        <w:ind w:left="500" w:hanging="273"/>
        <w:rPr>
          <w:del w:id="14162" w:author="Admin" w:date="2019-02-19T02:10:00Z"/>
          <w:rFonts w:ascii="Arial" w:eastAsia="Arial" w:hAnsi="Arial" w:cs="Arial"/>
          <w:b/>
          <w:bCs/>
          <w:sz w:val="20"/>
          <w:szCs w:val="20"/>
        </w:rPr>
        <w:pPrChange w:id="14163" w:author="Admin" w:date="2019-02-19T00:19:00Z">
          <w:pPr>
            <w:numPr>
              <w:numId w:val="812"/>
            </w:numPr>
            <w:tabs>
              <w:tab w:val="left" w:pos="500"/>
            </w:tabs>
            <w:spacing w:line="285" w:lineRule="auto"/>
            <w:ind w:left="500" w:hanging="273"/>
          </w:pPr>
        </w:pPrChange>
      </w:pPr>
      <w:del w:id="14164" w:author="Admin" w:date="2019-02-19T02:10:00Z">
        <w:r w:rsidDel="002260E7">
          <w:rPr>
            <w:rFonts w:ascii="Arial" w:eastAsia="Arial" w:hAnsi="Arial" w:cs="Arial"/>
            <w:sz w:val="20"/>
            <w:szCs w:val="20"/>
          </w:rPr>
          <w:delText xml:space="preserve">Предложите верхнюю и нижнюю оценки для </w:delText>
        </w:r>
        <w:r w:rsidDel="002260E7">
          <w:rPr>
            <w:rFonts w:ascii="Arial" w:eastAsia="Arial" w:hAnsi="Arial" w:cs="Arial"/>
            <w:i/>
            <w:iCs/>
            <w:sz w:val="20"/>
            <w:szCs w:val="20"/>
          </w:rPr>
          <w:delText>D</w:delText>
        </w:r>
        <w:r w:rsidDel="002260E7">
          <w:rPr>
            <w:rFonts w:ascii="Arial" w:eastAsia="Arial" w:hAnsi="Arial" w:cs="Arial"/>
            <w:i/>
            <w:iCs/>
            <w:sz w:val="27"/>
            <w:szCs w:val="27"/>
            <w:vertAlign w:val="subscript"/>
          </w:rPr>
          <w:delText>k</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при фиксирован-ных </w:delText>
        </w:r>
        <w:r w:rsidDel="002260E7">
          <w:rPr>
            <w:rFonts w:ascii="Arial" w:eastAsia="Arial" w:hAnsi="Arial" w:cs="Arial"/>
            <w:i/>
            <w:iCs/>
            <w:sz w:val="20"/>
            <w:szCs w:val="20"/>
          </w:rPr>
          <w:delText>k</w:delText>
        </w:r>
        <w:r w:rsidDel="002260E7">
          <w:rPr>
            <w:rFonts w:ascii="Arial" w:eastAsia="Arial" w:hAnsi="Arial" w:cs="Arial"/>
            <w:sz w:val="20"/>
            <w:szCs w:val="20"/>
          </w:rPr>
          <w:delText>.</w:delText>
        </w:r>
      </w:del>
    </w:p>
    <w:p w:rsidR="00A33515" w:rsidDel="002260E7" w:rsidRDefault="00A33515">
      <w:pPr>
        <w:spacing w:line="105" w:lineRule="exact"/>
        <w:rPr>
          <w:del w:id="14165" w:author="Admin" w:date="2019-02-19T02:10:00Z"/>
          <w:rFonts w:ascii="Arial" w:eastAsia="Arial" w:hAnsi="Arial" w:cs="Arial"/>
          <w:b/>
          <w:bCs/>
          <w:sz w:val="20"/>
          <w:szCs w:val="20"/>
        </w:rPr>
      </w:pPr>
    </w:p>
    <w:p w:rsidR="00A33515" w:rsidDel="002260E7" w:rsidRDefault="001A4D22">
      <w:pPr>
        <w:numPr>
          <w:ilvl w:val="0"/>
          <w:numId w:val="809"/>
        </w:numPr>
        <w:tabs>
          <w:tab w:val="left" w:pos="500"/>
        </w:tabs>
        <w:spacing w:line="291" w:lineRule="auto"/>
        <w:ind w:left="500" w:hanging="273"/>
        <w:jc w:val="both"/>
        <w:rPr>
          <w:del w:id="14166" w:author="Admin" w:date="2019-02-19T02:10:00Z"/>
          <w:rFonts w:ascii="Arial" w:eastAsia="Arial" w:hAnsi="Arial" w:cs="Arial"/>
          <w:b/>
          <w:bCs/>
          <w:sz w:val="20"/>
          <w:szCs w:val="20"/>
        </w:rPr>
        <w:pPrChange w:id="14167" w:author="Admin" w:date="2019-02-19T00:19:00Z">
          <w:pPr>
            <w:numPr>
              <w:numId w:val="812"/>
            </w:numPr>
            <w:tabs>
              <w:tab w:val="left" w:pos="500"/>
            </w:tabs>
            <w:spacing w:line="291" w:lineRule="auto"/>
            <w:ind w:left="500" w:hanging="273"/>
            <w:jc w:val="both"/>
          </w:pPr>
        </w:pPrChange>
      </w:pPr>
      <w:del w:id="14168" w:author="Admin" w:date="2019-02-19T02:10:00Z">
        <w:r w:rsidDel="002260E7">
          <w:rPr>
            <w:rFonts w:ascii="Arial" w:eastAsia="Arial" w:hAnsi="Arial" w:cs="Arial"/>
            <w:sz w:val="20"/>
            <w:szCs w:val="20"/>
          </w:rPr>
          <w:delText>Обобщите задачу на другие пространства. Попробуйте оценить ко-личество различных конфигураций, при которых доcтигается ми-нимум (с точностью до движений и подобия).</w:delText>
        </w:r>
      </w:del>
    </w:p>
    <w:p w:rsidR="00A33515" w:rsidDel="002260E7" w:rsidRDefault="00A33515">
      <w:pPr>
        <w:spacing w:line="248" w:lineRule="exact"/>
        <w:rPr>
          <w:del w:id="14169" w:author="Admin" w:date="2019-02-19T02:10:00Z"/>
          <w:sz w:val="20"/>
          <w:szCs w:val="20"/>
        </w:rPr>
      </w:pPr>
    </w:p>
    <w:p w:rsidR="00A33515" w:rsidDel="002260E7" w:rsidRDefault="001A4D22">
      <w:pPr>
        <w:rPr>
          <w:del w:id="14170" w:author="Admin" w:date="2019-02-19T02:10:00Z"/>
          <w:sz w:val="20"/>
          <w:szCs w:val="20"/>
        </w:rPr>
      </w:pPr>
      <w:del w:id="14171" w:author="Admin" w:date="2019-02-19T02:10:00Z">
        <w:r w:rsidDel="002260E7">
          <w:rPr>
            <w:rFonts w:ascii="Arial" w:eastAsia="Arial" w:hAnsi="Arial" w:cs="Arial"/>
            <w:b/>
            <w:bCs/>
            <w:sz w:val="26"/>
            <w:szCs w:val="26"/>
          </w:rPr>
          <w:delText>Задача 4. Циркуляции</w:delText>
        </w:r>
      </w:del>
    </w:p>
    <w:p w:rsidR="00A33515" w:rsidDel="002260E7" w:rsidRDefault="00A33515">
      <w:pPr>
        <w:spacing w:line="178" w:lineRule="exact"/>
        <w:rPr>
          <w:del w:id="14172" w:author="Admin" w:date="2019-02-19T02:10:00Z"/>
          <w:sz w:val="20"/>
          <w:szCs w:val="20"/>
        </w:rPr>
      </w:pPr>
    </w:p>
    <w:p w:rsidR="00A33515" w:rsidDel="002260E7" w:rsidRDefault="001A4D22">
      <w:pPr>
        <w:spacing w:line="283" w:lineRule="auto"/>
        <w:ind w:firstLine="199"/>
        <w:jc w:val="both"/>
        <w:rPr>
          <w:del w:id="14173" w:author="Admin" w:date="2019-02-19T02:10:00Z"/>
          <w:sz w:val="20"/>
          <w:szCs w:val="20"/>
        </w:rPr>
      </w:pPr>
      <w:del w:id="14174"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 неориентированный граф со множеством рёбер </w:delText>
        </w:r>
        <w:r w:rsidDel="002260E7">
          <w:rPr>
            <w:rFonts w:ascii="Arial" w:eastAsia="Arial" w:hAnsi="Arial" w:cs="Arial"/>
            <w:i/>
            <w:iCs/>
            <w:sz w:val="20"/>
            <w:szCs w:val="20"/>
          </w:rPr>
          <w:delText>E</w:delText>
        </w:r>
        <w:r w:rsidDel="002260E7">
          <w:rPr>
            <w:rFonts w:ascii="Arial" w:eastAsia="Arial" w:hAnsi="Arial" w:cs="Arial"/>
            <w:sz w:val="20"/>
            <w:szCs w:val="20"/>
          </w:rPr>
          <w:delText xml:space="preserve"> и множе-ством вершин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При этом будем допускать в графе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кратные рёбра и петли. Введём множество </w:delText>
        </w:r>
        <w:r w:rsidDel="002260E7">
          <w:rPr>
            <w:rFonts w:ascii="Arial" w:eastAsia="Arial" w:hAnsi="Arial" w:cs="Arial"/>
            <w:i/>
            <w:iCs/>
            <w:sz w:val="20"/>
            <w:szCs w:val="20"/>
          </w:rPr>
          <w:delText>E</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e</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eastAsia="Times New Roman"/>
            <w:i/>
            <w:iCs/>
            <w:sz w:val="20"/>
            <w:szCs w:val="20"/>
          </w:rPr>
          <w:delText>j</w:delText>
        </w:r>
        <w:r w:rsidDel="002260E7">
          <w:rPr>
            <w:rFonts w:ascii="Arial" w:eastAsia="Arial" w:hAnsi="Arial" w:cs="Arial"/>
            <w:i/>
            <w:iCs/>
            <w:sz w:val="20"/>
            <w:szCs w:val="20"/>
          </w:rPr>
          <w:delText>e</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E</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 концы реб-ра </w:delText>
        </w:r>
        <w:r w:rsidDel="002260E7">
          <w:rPr>
            <w:rFonts w:ascii="Arial" w:eastAsia="Arial" w:hAnsi="Arial" w:cs="Arial"/>
            <w:i/>
            <w:iCs/>
            <w:sz w:val="20"/>
            <w:szCs w:val="20"/>
          </w:rPr>
          <w:delText>e</w:delText>
        </w:r>
        <w:r w:rsidDel="002260E7">
          <w:rPr>
            <w:rFonts w:eastAsia="Times New Roman"/>
            <w:i/>
            <w:iCs/>
            <w:sz w:val="20"/>
            <w:szCs w:val="20"/>
          </w:rPr>
          <w:delText>g</w:delText>
        </w:r>
        <w:r w:rsidDel="002260E7">
          <w:rPr>
            <w:rFonts w:ascii="Arial" w:eastAsia="Arial" w:hAnsi="Arial" w:cs="Arial"/>
            <w:sz w:val="20"/>
            <w:szCs w:val="20"/>
          </w:rPr>
          <w:delText xml:space="preserve">, каждый элемент которого задаёт ребро с выбранной ориентаци-ей. Целочисленной циркуляцией на графе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назовём функцию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E</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удовлетворяющую двум условиям</w:delText>
        </w:r>
      </w:del>
    </w:p>
    <w:p w:rsidR="00A33515" w:rsidDel="002260E7" w:rsidRDefault="001A4D22">
      <w:pPr>
        <w:spacing w:line="20" w:lineRule="exact"/>
        <w:rPr>
          <w:del w:id="14175" w:author="Admin" w:date="2019-02-19T02:10:00Z"/>
          <w:sz w:val="20"/>
          <w:szCs w:val="20"/>
        </w:rPr>
      </w:pPr>
      <w:del w:id="14176" w:author="Admin" w:date="2019-02-19T02:10:00Z">
        <w:r w:rsidDel="002260E7">
          <w:rPr>
            <w:noProof/>
            <w:sz w:val="20"/>
            <w:szCs w:val="20"/>
          </w:rPr>
          <mc:AlternateContent>
            <mc:Choice Requires="wps">
              <w:drawing>
                <wp:anchor distT="0" distB="0" distL="114300" distR="114300" simplePos="0" relativeHeight="251929600" behindDoc="1" locked="0" layoutInCell="0" allowOverlap="1" wp14:anchorId="4C85CC84" wp14:editId="4403B52D">
                  <wp:simplePos x="0" y="0"/>
                  <wp:positionH relativeFrom="column">
                    <wp:posOffset>1562735</wp:posOffset>
                  </wp:positionH>
                  <wp:positionV relativeFrom="paragraph">
                    <wp:posOffset>-674370</wp:posOffset>
                  </wp:positionV>
                  <wp:extent cx="72390" cy="0"/>
                  <wp:effectExtent l="0" t="0" r="0" b="0"/>
                  <wp:wrapNone/>
                  <wp:docPr id="570" name="Shap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0" o:spid="_x0000_s1026" style="position:absolute;z-index:-251386880;visibility:visible;mso-wrap-style:square;mso-wrap-distance-left:9pt;mso-wrap-distance-top:0;mso-wrap-distance-right:9pt;mso-wrap-distance-bottom:0;mso-position-horizontal:absolute;mso-position-horizontal-relative:text;mso-position-vertical:absolute;mso-position-vertical-relative:text" from="123.05pt,-53.1pt" to="128.7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30624" behindDoc="1" locked="0" layoutInCell="0" allowOverlap="1" wp14:anchorId="07B6DED7" wp14:editId="0D8F8140">
                  <wp:simplePos x="0" y="0"/>
                  <wp:positionH relativeFrom="column">
                    <wp:posOffset>3906520</wp:posOffset>
                  </wp:positionH>
                  <wp:positionV relativeFrom="paragraph">
                    <wp:posOffset>-334010</wp:posOffset>
                  </wp:positionV>
                  <wp:extent cx="72390" cy="0"/>
                  <wp:effectExtent l="0" t="0" r="0" b="0"/>
                  <wp:wrapNone/>
                  <wp:docPr id="571" name="Shap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1" o:spid="_x0000_s1026" style="position:absolute;z-index:-251385856;visibility:visible;mso-wrap-style:square;mso-wrap-distance-left:9pt;mso-wrap-distance-top:0;mso-wrap-distance-right:9pt;mso-wrap-distance-bottom:0;mso-position-horizontal:absolute;mso-position-horizontal-relative:text;mso-position-vertical:absolute;mso-position-vertical-relative:text" from="307.6pt,-26.3pt" to="313.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" o:allowincell="f" filled="t" strokeweight=".14039mm">
                  <v:stroke joinstyle="miter"/>
                  <o:lock v:ext="edit" shapetype="f"/>
                </v:line>
              </w:pict>
            </mc:Fallback>
          </mc:AlternateContent>
        </w:r>
      </w:del>
    </w:p>
    <w:p w:rsidR="00A33515" w:rsidDel="002260E7" w:rsidRDefault="00A33515">
      <w:pPr>
        <w:spacing w:line="95" w:lineRule="exact"/>
        <w:rPr>
          <w:del w:id="14177" w:author="Admin" w:date="2019-02-19T02:10:00Z"/>
          <w:sz w:val="20"/>
          <w:szCs w:val="20"/>
        </w:rPr>
      </w:pPr>
    </w:p>
    <w:tbl>
      <w:tblPr>
        <w:tblW w:w="0" w:type="auto"/>
        <w:tblInd w:w="220" w:type="dxa"/>
        <w:tblLayout w:type="fixed"/>
        <w:tblCellMar>
          <w:left w:w="0" w:type="dxa"/>
          <w:right w:w="0" w:type="dxa"/>
        </w:tblCellMar>
        <w:tblLook w:val="04A0" w:firstRow="1" w:lastRow="0" w:firstColumn="1" w:lastColumn="0" w:noHBand="0" w:noVBand="1"/>
      </w:tblPr>
      <w:tblGrid>
        <w:gridCol w:w="220"/>
        <w:gridCol w:w="2140"/>
        <w:gridCol w:w="560"/>
        <w:gridCol w:w="80"/>
        <w:gridCol w:w="2800"/>
        <w:gridCol w:w="20"/>
      </w:tblGrid>
      <w:tr w:rsidR="00A33515" w:rsidDel="002260E7">
        <w:trPr>
          <w:trHeight w:val="253"/>
          <w:del w:id="14178" w:author="Admin" w:date="2019-02-19T02:10:00Z"/>
        </w:trPr>
        <w:tc>
          <w:tcPr>
            <w:tcW w:w="220" w:type="dxa"/>
            <w:vAlign w:val="bottom"/>
          </w:tcPr>
          <w:p w:rsidR="00A33515" w:rsidDel="002260E7" w:rsidRDefault="001A4D22">
            <w:pPr>
              <w:jc w:val="right"/>
              <w:rPr>
                <w:del w:id="14179" w:author="Admin" w:date="2019-02-19T02:10:00Z"/>
                <w:sz w:val="20"/>
                <w:szCs w:val="20"/>
              </w:rPr>
            </w:pPr>
            <w:del w:id="14180" w:author="Admin" w:date="2019-02-19T02:10:00Z">
              <w:r w:rsidDel="002260E7">
                <w:rPr>
                  <w:rFonts w:ascii="Arial" w:eastAsia="Arial" w:hAnsi="Arial" w:cs="Arial"/>
                  <w:w w:val="89"/>
                  <w:sz w:val="20"/>
                  <w:szCs w:val="20"/>
                </w:rPr>
                <w:delText>а)</w:delText>
              </w:r>
            </w:del>
          </w:p>
        </w:tc>
        <w:tc>
          <w:tcPr>
            <w:tcW w:w="2140" w:type="dxa"/>
            <w:vAlign w:val="bottom"/>
          </w:tcPr>
          <w:p w:rsidR="00A33515" w:rsidDel="002260E7" w:rsidRDefault="001A4D22">
            <w:pPr>
              <w:ind w:left="60"/>
              <w:rPr>
                <w:del w:id="14181" w:author="Admin" w:date="2019-02-19T02:10:00Z"/>
                <w:sz w:val="20"/>
                <w:szCs w:val="20"/>
              </w:rPr>
            </w:pPr>
            <w:del w:id="14182" w:author="Admin" w:date="2019-02-19T02:10:00Z">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e</w:delText>
              </w:r>
              <w:r w:rsidDel="002260E7">
                <w:rPr>
                  <w:rFonts w:eastAsia="Times New Roman"/>
                  <w:i/>
                  <w:iCs/>
                  <w:sz w:val="20"/>
                  <w:szCs w:val="20"/>
                </w:rPr>
                <w:delText>;</w:delText>
              </w:r>
              <w:r w:rsidDel="002260E7">
                <w:rPr>
                  <w:rFonts w:ascii="Arial" w:eastAsia="Arial" w:hAnsi="Arial" w:cs="Arial"/>
                  <w:i/>
                  <w:iCs/>
                  <w:sz w:val="20"/>
                  <w:szCs w:val="20"/>
                </w:rPr>
                <w:delText xml:space="preserve"> x</w:delText>
              </w:r>
              <w:r w:rsidDel="002260E7">
                <w:rPr>
                  <w:rFonts w:eastAsia="Times New Roman"/>
                  <w:i/>
                  <w:iCs/>
                  <w:sz w:val="20"/>
                  <w:szCs w:val="20"/>
                </w:rPr>
                <w:delText>;</w:delText>
              </w:r>
              <w:r w:rsidDel="002260E7">
                <w:rPr>
                  <w:rFonts w:ascii="Arial" w:eastAsia="Arial" w:hAnsi="Arial" w:cs="Arial"/>
                  <w:i/>
                  <w:iCs/>
                  <w:sz w:val="20"/>
                  <w:szCs w:val="20"/>
                </w:rPr>
                <w:delText xml:space="preserve"> y</w:delText>
              </w:r>
              <w:r w:rsidDel="002260E7">
                <w:rPr>
                  <w:rFonts w:eastAsia="Times New Roman"/>
                  <w:sz w:val="20"/>
                  <w:szCs w:val="20"/>
                </w:rPr>
                <w:delText>) =</w:delText>
              </w:r>
              <w:r w:rsidDel="002260E7">
                <w:rPr>
                  <w:rFonts w:ascii="Arial" w:eastAsia="Arial" w:hAnsi="Arial" w:cs="Arial"/>
                  <w:i/>
                  <w:iCs/>
                  <w:sz w:val="20"/>
                  <w:szCs w:val="20"/>
                </w:rPr>
                <w:delText xml:space="preserve">  f</w:delText>
              </w:r>
              <w:r w:rsidDel="002260E7">
                <w:rPr>
                  <w:rFonts w:eastAsia="Times New Roman"/>
                  <w:sz w:val="20"/>
                  <w:szCs w:val="20"/>
                </w:rPr>
                <w:delText>(</w:delText>
              </w:r>
              <w:r w:rsidDel="002260E7">
                <w:rPr>
                  <w:rFonts w:ascii="Arial" w:eastAsia="Arial" w:hAnsi="Arial" w:cs="Arial"/>
                  <w:i/>
                  <w:iCs/>
                  <w:sz w:val="20"/>
                  <w:szCs w:val="20"/>
                </w:rPr>
                <w:delText>e</w:delText>
              </w:r>
              <w:r w:rsidDel="002260E7">
                <w:rPr>
                  <w:rFonts w:eastAsia="Times New Roman"/>
                  <w:i/>
                  <w:iCs/>
                  <w:sz w:val="20"/>
                  <w:szCs w:val="20"/>
                </w:rPr>
                <w:delText>;</w:delText>
              </w:r>
              <w:r w:rsidDel="002260E7">
                <w:rPr>
                  <w:rFonts w:ascii="Arial" w:eastAsia="Arial" w:hAnsi="Arial" w:cs="Arial"/>
                  <w:i/>
                  <w:iCs/>
                  <w:sz w:val="20"/>
                  <w:szCs w:val="20"/>
                </w:rPr>
                <w:delText xml:space="preserve"> y</w:delText>
              </w:r>
              <w:r w:rsidDel="002260E7">
                <w:rPr>
                  <w:rFonts w:eastAsia="Times New Roman"/>
                  <w:i/>
                  <w:iCs/>
                  <w:sz w:val="20"/>
                  <w:szCs w:val="20"/>
                </w:rPr>
                <w:delText>;</w:delText>
              </w:r>
              <w:r w:rsidDel="002260E7">
                <w:rPr>
                  <w:rFonts w:ascii="Arial" w:eastAsia="Arial" w:hAnsi="Arial" w:cs="Arial"/>
                  <w:i/>
                  <w:iCs/>
                  <w:sz w:val="20"/>
                  <w:szCs w:val="20"/>
                </w:rPr>
                <w:delText xml:space="preserve"> x</w:delText>
              </w:r>
              <w:r w:rsidDel="002260E7">
                <w:rPr>
                  <w:rFonts w:eastAsia="Times New Roman"/>
                  <w:sz w:val="20"/>
                  <w:szCs w:val="20"/>
                </w:rPr>
                <w:delText>)</w:delText>
              </w:r>
              <w:r w:rsidDel="002260E7">
                <w:rPr>
                  <w:rFonts w:ascii="Arial" w:eastAsia="Arial" w:hAnsi="Arial" w:cs="Arial"/>
                  <w:sz w:val="20"/>
                  <w:szCs w:val="20"/>
                </w:rPr>
                <w:delText>.</w:delText>
              </w:r>
            </w:del>
          </w:p>
        </w:tc>
        <w:tc>
          <w:tcPr>
            <w:tcW w:w="560" w:type="dxa"/>
            <w:vAlign w:val="bottom"/>
          </w:tcPr>
          <w:p w:rsidR="00A33515" w:rsidDel="002260E7" w:rsidRDefault="00A33515">
            <w:pPr>
              <w:rPr>
                <w:del w:id="14183" w:author="Admin" w:date="2019-02-19T02:10:00Z"/>
              </w:rPr>
            </w:pPr>
          </w:p>
        </w:tc>
        <w:tc>
          <w:tcPr>
            <w:tcW w:w="80" w:type="dxa"/>
            <w:vAlign w:val="bottom"/>
          </w:tcPr>
          <w:p w:rsidR="00A33515" w:rsidDel="002260E7" w:rsidRDefault="00A33515">
            <w:pPr>
              <w:rPr>
                <w:del w:id="14184" w:author="Admin" w:date="2019-02-19T02:10:00Z"/>
              </w:rPr>
            </w:pPr>
          </w:p>
        </w:tc>
        <w:tc>
          <w:tcPr>
            <w:tcW w:w="2800" w:type="dxa"/>
            <w:vAlign w:val="bottom"/>
          </w:tcPr>
          <w:p w:rsidR="00A33515" w:rsidDel="002260E7" w:rsidRDefault="00A33515">
            <w:pPr>
              <w:rPr>
                <w:del w:id="14185" w:author="Admin" w:date="2019-02-19T02:10:00Z"/>
              </w:rPr>
            </w:pPr>
          </w:p>
        </w:tc>
        <w:tc>
          <w:tcPr>
            <w:tcW w:w="0" w:type="dxa"/>
            <w:vAlign w:val="bottom"/>
          </w:tcPr>
          <w:p w:rsidR="00A33515" w:rsidDel="002260E7" w:rsidRDefault="00A33515">
            <w:pPr>
              <w:rPr>
                <w:del w:id="14186" w:author="Admin" w:date="2019-02-19T02:10:00Z"/>
                <w:sz w:val="1"/>
                <w:szCs w:val="1"/>
              </w:rPr>
            </w:pPr>
          </w:p>
        </w:tc>
      </w:tr>
      <w:tr w:rsidR="00A33515" w:rsidDel="002260E7">
        <w:trPr>
          <w:trHeight w:val="405"/>
          <w:del w:id="14187" w:author="Admin" w:date="2019-02-19T02:10:00Z"/>
        </w:trPr>
        <w:tc>
          <w:tcPr>
            <w:tcW w:w="220" w:type="dxa"/>
            <w:vAlign w:val="bottom"/>
          </w:tcPr>
          <w:p w:rsidR="00A33515" w:rsidDel="002260E7" w:rsidRDefault="001A4D22">
            <w:pPr>
              <w:jc w:val="right"/>
              <w:rPr>
                <w:del w:id="14188" w:author="Admin" w:date="2019-02-19T02:10:00Z"/>
                <w:sz w:val="20"/>
                <w:szCs w:val="20"/>
              </w:rPr>
            </w:pPr>
            <w:del w:id="14189" w:author="Admin" w:date="2019-02-19T02:10:00Z">
              <w:r w:rsidDel="002260E7">
                <w:rPr>
                  <w:rFonts w:ascii="Arial" w:eastAsia="Arial" w:hAnsi="Arial" w:cs="Arial"/>
                  <w:w w:val="88"/>
                  <w:sz w:val="20"/>
                  <w:szCs w:val="20"/>
                </w:rPr>
                <w:delText>б)</w:delText>
              </w:r>
            </w:del>
          </w:p>
        </w:tc>
        <w:tc>
          <w:tcPr>
            <w:tcW w:w="2140" w:type="dxa"/>
            <w:vAlign w:val="bottom"/>
          </w:tcPr>
          <w:p w:rsidR="00A33515" w:rsidDel="002260E7" w:rsidRDefault="001A4D22">
            <w:pPr>
              <w:ind w:left="60"/>
              <w:rPr>
                <w:del w:id="14190" w:author="Admin" w:date="2019-02-19T02:10:00Z"/>
                <w:sz w:val="20"/>
                <w:szCs w:val="20"/>
              </w:rPr>
            </w:pPr>
            <w:del w:id="14191" w:author="Admin" w:date="2019-02-19T02:10:00Z">
              <w:r w:rsidDel="002260E7">
                <w:rPr>
                  <w:rFonts w:ascii="Arial" w:eastAsia="Arial" w:hAnsi="Arial" w:cs="Arial"/>
                  <w:w w:val="98"/>
                  <w:sz w:val="20"/>
                  <w:szCs w:val="20"/>
                </w:rPr>
                <w:delText xml:space="preserve">Для любой вершины </w:delText>
              </w:r>
              <w:r w:rsidDel="002260E7">
                <w:rPr>
                  <w:rFonts w:ascii="Arial" w:eastAsia="Arial" w:hAnsi="Arial" w:cs="Arial"/>
                  <w:i/>
                  <w:iCs/>
                  <w:w w:val="98"/>
                  <w:sz w:val="20"/>
                  <w:szCs w:val="20"/>
                </w:rPr>
                <w:delText>x</w:delText>
              </w:r>
            </w:del>
          </w:p>
        </w:tc>
        <w:tc>
          <w:tcPr>
            <w:tcW w:w="560" w:type="dxa"/>
            <w:vAlign w:val="bottom"/>
          </w:tcPr>
          <w:p w:rsidR="00A33515" w:rsidDel="002260E7" w:rsidRDefault="00A33515">
            <w:pPr>
              <w:rPr>
                <w:del w:id="14192" w:author="Admin" w:date="2019-02-19T02:10:00Z"/>
                <w:sz w:val="24"/>
                <w:szCs w:val="24"/>
              </w:rPr>
            </w:pPr>
          </w:p>
        </w:tc>
        <w:tc>
          <w:tcPr>
            <w:tcW w:w="80" w:type="dxa"/>
            <w:vAlign w:val="bottom"/>
          </w:tcPr>
          <w:p w:rsidR="00A33515" w:rsidDel="002260E7" w:rsidRDefault="00A33515">
            <w:pPr>
              <w:rPr>
                <w:del w:id="14193" w:author="Admin" w:date="2019-02-19T02:10:00Z"/>
                <w:sz w:val="24"/>
                <w:szCs w:val="24"/>
              </w:rPr>
            </w:pPr>
          </w:p>
        </w:tc>
        <w:tc>
          <w:tcPr>
            <w:tcW w:w="2800" w:type="dxa"/>
            <w:vAlign w:val="bottom"/>
          </w:tcPr>
          <w:p w:rsidR="00A33515" w:rsidDel="002260E7" w:rsidRDefault="001A4D22">
            <w:pPr>
              <w:ind w:left="20"/>
              <w:rPr>
                <w:del w:id="14194" w:author="Admin" w:date="2019-02-19T02:10:00Z"/>
                <w:sz w:val="20"/>
                <w:szCs w:val="20"/>
              </w:rPr>
            </w:pPr>
            <w:del w:id="14195" w:author="Admin" w:date="2019-02-19T02:10:00Z">
              <w:r w:rsidDel="002260E7">
                <w:rPr>
                  <w:rFonts w:ascii="Arial" w:eastAsia="Arial" w:hAnsi="Arial" w:cs="Arial"/>
                  <w:i/>
                  <w:iCs/>
                  <w:w w:val="98"/>
                  <w:sz w:val="20"/>
                  <w:szCs w:val="20"/>
                </w:rPr>
                <w:delText>f</w:delText>
              </w:r>
              <w:r w:rsidDel="002260E7">
                <w:rPr>
                  <w:rFonts w:eastAsia="Times New Roman"/>
                  <w:w w:val="98"/>
                  <w:sz w:val="20"/>
                  <w:szCs w:val="20"/>
                </w:rPr>
                <w:delText>(</w:delText>
              </w:r>
              <w:r w:rsidDel="002260E7">
                <w:rPr>
                  <w:rFonts w:ascii="Arial" w:eastAsia="Arial" w:hAnsi="Arial" w:cs="Arial"/>
                  <w:i/>
                  <w:iCs/>
                  <w:w w:val="98"/>
                  <w:sz w:val="20"/>
                  <w:szCs w:val="20"/>
                </w:rPr>
                <w:delText>e</w:delText>
              </w:r>
              <w:r w:rsidDel="002260E7">
                <w:rPr>
                  <w:rFonts w:eastAsia="Times New Roman"/>
                  <w:i/>
                  <w:iCs/>
                  <w:w w:val="98"/>
                  <w:sz w:val="20"/>
                  <w:szCs w:val="20"/>
                </w:rPr>
                <w:delText>;</w:delText>
              </w:r>
              <w:r w:rsidDel="002260E7">
                <w:rPr>
                  <w:rFonts w:ascii="Arial" w:eastAsia="Arial" w:hAnsi="Arial" w:cs="Arial"/>
                  <w:i/>
                  <w:iCs/>
                  <w:w w:val="98"/>
                  <w:sz w:val="20"/>
                  <w:szCs w:val="20"/>
                </w:rPr>
                <w:delText xml:space="preserve"> x</w:delText>
              </w:r>
              <w:r w:rsidDel="002260E7">
                <w:rPr>
                  <w:rFonts w:eastAsia="Times New Roman"/>
                  <w:i/>
                  <w:iCs/>
                  <w:w w:val="98"/>
                  <w:sz w:val="20"/>
                  <w:szCs w:val="20"/>
                </w:rPr>
                <w:delText>;</w:delText>
              </w:r>
              <w:r w:rsidDel="002260E7">
                <w:rPr>
                  <w:rFonts w:ascii="Arial" w:eastAsia="Arial" w:hAnsi="Arial" w:cs="Arial"/>
                  <w:i/>
                  <w:iCs/>
                  <w:w w:val="98"/>
                  <w:sz w:val="20"/>
                  <w:szCs w:val="20"/>
                </w:rPr>
                <w:delText xml:space="preserve"> y</w:delText>
              </w:r>
              <w:r w:rsidDel="002260E7">
                <w:rPr>
                  <w:rFonts w:eastAsia="Times New Roman"/>
                  <w:w w:val="98"/>
                  <w:sz w:val="20"/>
                  <w:szCs w:val="20"/>
                </w:rPr>
                <w:delText>) =</w:delText>
              </w:r>
              <w:r w:rsidDel="002260E7">
                <w:rPr>
                  <w:rFonts w:ascii="Arial" w:eastAsia="Arial" w:hAnsi="Arial" w:cs="Arial"/>
                  <w:i/>
                  <w:iCs/>
                  <w:w w:val="98"/>
                  <w:sz w:val="20"/>
                  <w:szCs w:val="20"/>
                </w:rPr>
                <w:delText xml:space="preserve"> </w:delText>
              </w:r>
              <w:r w:rsidDel="002260E7">
                <w:rPr>
                  <w:rFonts w:ascii="Arial" w:eastAsia="Arial" w:hAnsi="Arial" w:cs="Arial"/>
                  <w:w w:val="98"/>
                  <w:sz w:val="20"/>
                  <w:szCs w:val="20"/>
                </w:rPr>
                <w:delText>0 (Закон Кирхгофа).</w:delText>
              </w:r>
            </w:del>
          </w:p>
        </w:tc>
        <w:tc>
          <w:tcPr>
            <w:tcW w:w="0" w:type="dxa"/>
            <w:vAlign w:val="bottom"/>
          </w:tcPr>
          <w:p w:rsidR="00A33515" w:rsidDel="002260E7" w:rsidRDefault="00A33515">
            <w:pPr>
              <w:rPr>
                <w:del w:id="14196" w:author="Admin" w:date="2019-02-19T02:10:00Z"/>
                <w:sz w:val="1"/>
                <w:szCs w:val="1"/>
              </w:rPr>
            </w:pPr>
          </w:p>
        </w:tc>
      </w:tr>
      <w:tr w:rsidR="00A33515" w:rsidDel="002260E7">
        <w:trPr>
          <w:trHeight w:val="137"/>
          <w:del w:id="14197" w:author="Admin" w:date="2019-02-19T02:10:00Z"/>
        </w:trPr>
        <w:tc>
          <w:tcPr>
            <w:tcW w:w="220" w:type="dxa"/>
            <w:vAlign w:val="bottom"/>
          </w:tcPr>
          <w:p w:rsidR="00A33515" w:rsidDel="002260E7" w:rsidRDefault="00A33515">
            <w:pPr>
              <w:rPr>
                <w:del w:id="14198" w:author="Admin" w:date="2019-02-19T02:10:00Z"/>
                <w:sz w:val="11"/>
                <w:szCs w:val="11"/>
              </w:rPr>
            </w:pPr>
          </w:p>
        </w:tc>
        <w:tc>
          <w:tcPr>
            <w:tcW w:w="2140" w:type="dxa"/>
            <w:vAlign w:val="bottom"/>
          </w:tcPr>
          <w:p w:rsidR="00A33515" w:rsidDel="002260E7" w:rsidRDefault="00A33515">
            <w:pPr>
              <w:rPr>
                <w:del w:id="14199" w:author="Admin" w:date="2019-02-19T02:10:00Z"/>
                <w:sz w:val="11"/>
                <w:szCs w:val="11"/>
              </w:rPr>
            </w:pPr>
          </w:p>
        </w:tc>
        <w:tc>
          <w:tcPr>
            <w:tcW w:w="3440" w:type="dxa"/>
            <w:gridSpan w:val="3"/>
            <w:vAlign w:val="bottom"/>
          </w:tcPr>
          <w:p w:rsidR="00A33515" w:rsidDel="002260E7" w:rsidRDefault="001A4D22">
            <w:pPr>
              <w:spacing w:line="138" w:lineRule="exact"/>
              <w:ind w:left="160"/>
              <w:rPr>
                <w:del w:id="14200" w:author="Admin" w:date="2019-02-19T02:10:00Z"/>
                <w:sz w:val="20"/>
                <w:szCs w:val="20"/>
              </w:rPr>
            </w:pPr>
            <w:del w:id="14201" w:author="Admin" w:date="2019-02-19T02:10:00Z">
              <w:r w:rsidDel="002260E7">
                <w:rPr>
                  <w:rFonts w:ascii="Arial" w:eastAsia="Arial" w:hAnsi="Arial" w:cs="Arial"/>
                  <w:i/>
                  <w:iCs/>
                  <w:sz w:val="14"/>
                  <w:szCs w:val="14"/>
                </w:rPr>
                <w:delText xml:space="preserve">e </w:delText>
              </w:r>
              <w:r w:rsidDel="002260E7">
                <w:rPr>
                  <w:rFonts w:eastAsia="Times New Roman"/>
                  <w:sz w:val="14"/>
                  <w:szCs w:val="14"/>
                </w:rPr>
                <w:delText>:</w:delText>
              </w:r>
              <w:r w:rsidDel="002260E7">
                <w:rPr>
                  <w:rFonts w:ascii="Arial" w:eastAsia="Arial" w:hAnsi="Arial" w:cs="Arial"/>
                  <w:i/>
                  <w:iCs/>
                  <w:sz w:val="14"/>
                  <w:szCs w:val="14"/>
                </w:rPr>
                <w:delText xml:space="preserve"> </w:delText>
              </w:r>
              <w:r w:rsidDel="002260E7">
                <w:rPr>
                  <w:rFonts w:eastAsia="Times New Roman"/>
                  <w:i/>
                  <w:iCs/>
                  <w:sz w:val="14"/>
                  <w:szCs w:val="14"/>
                </w:rPr>
                <w:delText>9</w:delText>
              </w:r>
              <w:r w:rsidDel="002260E7">
                <w:rPr>
                  <w:rFonts w:ascii="Arial" w:eastAsia="Arial" w:hAnsi="Arial" w:cs="Arial"/>
                  <w:i/>
                  <w:iCs/>
                  <w:sz w:val="14"/>
                  <w:szCs w:val="14"/>
                </w:rPr>
                <w:delText>y</w:delText>
              </w:r>
            </w:del>
          </w:p>
        </w:tc>
        <w:tc>
          <w:tcPr>
            <w:tcW w:w="0" w:type="dxa"/>
            <w:vAlign w:val="bottom"/>
          </w:tcPr>
          <w:p w:rsidR="00A33515" w:rsidDel="002260E7" w:rsidRDefault="00A33515">
            <w:pPr>
              <w:rPr>
                <w:del w:id="14202" w:author="Admin" w:date="2019-02-19T02:10:00Z"/>
                <w:sz w:val="1"/>
                <w:szCs w:val="1"/>
              </w:rPr>
            </w:pPr>
          </w:p>
        </w:tc>
      </w:tr>
      <w:tr w:rsidR="00A33515" w:rsidDel="002260E7">
        <w:trPr>
          <w:trHeight w:val="56"/>
          <w:del w:id="14203" w:author="Admin" w:date="2019-02-19T02:10:00Z"/>
        </w:trPr>
        <w:tc>
          <w:tcPr>
            <w:tcW w:w="220" w:type="dxa"/>
            <w:vAlign w:val="bottom"/>
          </w:tcPr>
          <w:p w:rsidR="00A33515" w:rsidDel="002260E7" w:rsidRDefault="00A33515">
            <w:pPr>
              <w:rPr>
                <w:del w:id="14204" w:author="Admin" w:date="2019-02-19T02:10:00Z"/>
                <w:sz w:val="4"/>
                <w:szCs w:val="4"/>
              </w:rPr>
            </w:pPr>
          </w:p>
        </w:tc>
        <w:tc>
          <w:tcPr>
            <w:tcW w:w="2140" w:type="dxa"/>
            <w:vAlign w:val="bottom"/>
          </w:tcPr>
          <w:p w:rsidR="00A33515" w:rsidDel="002260E7" w:rsidRDefault="00A33515">
            <w:pPr>
              <w:rPr>
                <w:del w:id="14205" w:author="Admin" w:date="2019-02-19T02:10:00Z"/>
                <w:sz w:val="4"/>
                <w:szCs w:val="4"/>
              </w:rPr>
            </w:pPr>
          </w:p>
        </w:tc>
        <w:tc>
          <w:tcPr>
            <w:tcW w:w="560" w:type="dxa"/>
            <w:vMerge w:val="restart"/>
            <w:vAlign w:val="bottom"/>
          </w:tcPr>
          <w:p w:rsidR="00A33515" w:rsidDel="002260E7" w:rsidRDefault="001A4D22">
            <w:pPr>
              <w:spacing w:line="391" w:lineRule="exact"/>
              <w:ind w:left="40"/>
              <w:rPr>
                <w:del w:id="14206" w:author="Admin" w:date="2019-02-19T02:10:00Z"/>
                <w:sz w:val="20"/>
                <w:szCs w:val="20"/>
              </w:rPr>
            </w:pPr>
            <w:del w:id="14207" w:author="Admin" w:date="2019-02-19T02:10:00Z">
              <w:r w:rsidDel="002260E7">
                <w:rPr>
                  <w:rFonts w:eastAsia="Times New Roman"/>
                  <w:w w:val="75"/>
                  <w:sz w:val="14"/>
                  <w:szCs w:val="14"/>
                </w:rPr>
                <w:delText>(</w:delText>
              </w:r>
              <w:r w:rsidDel="002260E7">
                <w:rPr>
                  <w:rFonts w:ascii="Arial" w:eastAsia="Arial" w:hAnsi="Arial" w:cs="Arial"/>
                  <w:i/>
                  <w:iCs/>
                  <w:w w:val="75"/>
                  <w:sz w:val="14"/>
                  <w:szCs w:val="14"/>
                </w:rPr>
                <w:delText>e</w:delText>
              </w:r>
              <w:r w:rsidDel="002260E7">
                <w:rPr>
                  <w:rFonts w:eastAsia="Times New Roman"/>
                  <w:i/>
                  <w:iCs/>
                  <w:w w:val="75"/>
                  <w:sz w:val="14"/>
                  <w:szCs w:val="14"/>
                </w:rPr>
                <w:delText>;</w:delText>
              </w:r>
              <w:r w:rsidDel="002260E7">
                <w:rPr>
                  <w:rFonts w:ascii="Arial" w:eastAsia="Arial" w:hAnsi="Arial" w:cs="Arial"/>
                  <w:i/>
                  <w:iCs/>
                  <w:w w:val="75"/>
                  <w:sz w:val="14"/>
                  <w:szCs w:val="14"/>
                </w:rPr>
                <w:delText>x</w:delText>
              </w:r>
              <w:r w:rsidDel="002260E7">
                <w:rPr>
                  <w:rFonts w:eastAsia="Times New Roman"/>
                  <w:w w:val="75"/>
                  <w:sz w:val="39"/>
                  <w:szCs w:val="39"/>
                  <w:vertAlign w:val="superscript"/>
                </w:rPr>
                <w:delText>∑</w:delText>
              </w:r>
              <w:r w:rsidDel="002260E7">
                <w:rPr>
                  <w:rFonts w:eastAsia="Times New Roman"/>
                  <w:i/>
                  <w:iCs/>
                  <w:w w:val="75"/>
                  <w:sz w:val="14"/>
                  <w:szCs w:val="14"/>
                </w:rPr>
                <w:delText>;</w:delText>
              </w:r>
              <w:r w:rsidDel="002260E7">
                <w:rPr>
                  <w:rFonts w:ascii="Arial" w:eastAsia="Arial" w:hAnsi="Arial" w:cs="Arial"/>
                  <w:i/>
                  <w:iCs/>
                  <w:w w:val="75"/>
                  <w:sz w:val="14"/>
                  <w:szCs w:val="14"/>
                </w:rPr>
                <w:delText>y</w:delText>
              </w:r>
              <w:r w:rsidDel="002260E7">
                <w:rPr>
                  <w:rFonts w:eastAsia="Times New Roman"/>
                  <w:w w:val="75"/>
                  <w:sz w:val="14"/>
                  <w:szCs w:val="14"/>
                </w:rPr>
                <w:delText>)</w:delText>
              </w:r>
              <w:r w:rsidDel="002260E7">
                <w:rPr>
                  <w:rFonts w:eastAsia="Times New Roman"/>
                  <w:i/>
                  <w:iCs/>
                  <w:w w:val="75"/>
                  <w:sz w:val="14"/>
                  <w:szCs w:val="14"/>
                </w:rPr>
                <w:delText>2</w:delText>
              </w:r>
            </w:del>
          </w:p>
        </w:tc>
        <w:tc>
          <w:tcPr>
            <w:tcW w:w="80" w:type="dxa"/>
            <w:tcBorders>
              <w:bottom w:val="single" w:sz="8" w:space="0" w:color="auto"/>
            </w:tcBorders>
            <w:vAlign w:val="bottom"/>
          </w:tcPr>
          <w:p w:rsidR="00A33515" w:rsidDel="002260E7" w:rsidRDefault="00A33515">
            <w:pPr>
              <w:rPr>
                <w:del w:id="14208" w:author="Admin" w:date="2019-02-19T02:10:00Z"/>
                <w:sz w:val="4"/>
                <w:szCs w:val="4"/>
              </w:rPr>
            </w:pPr>
          </w:p>
        </w:tc>
        <w:tc>
          <w:tcPr>
            <w:tcW w:w="2800" w:type="dxa"/>
            <w:vMerge w:val="restart"/>
            <w:vAlign w:val="bottom"/>
          </w:tcPr>
          <w:p w:rsidR="00A33515" w:rsidDel="002260E7" w:rsidRDefault="00A33515">
            <w:pPr>
              <w:rPr>
                <w:del w:id="14209" w:author="Admin" w:date="2019-02-19T02:10:00Z"/>
                <w:sz w:val="4"/>
                <w:szCs w:val="4"/>
              </w:rPr>
            </w:pPr>
          </w:p>
        </w:tc>
        <w:tc>
          <w:tcPr>
            <w:tcW w:w="0" w:type="dxa"/>
            <w:vAlign w:val="bottom"/>
          </w:tcPr>
          <w:p w:rsidR="00A33515" w:rsidDel="002260E7" w:rsidRDefault="00A33515">
            <w:pPr>
              <w:rPr>
                <w:del w:id="14210" w:author="Admin" w:date="2019-02-19T02:10:00Z"/>
                <w:sz w:val="1"/>
                <w:szCs w:val="1"/>
              </w:rPr>
            </w:pPr>
          </w:p>
        </w:tc>
      </w:tr>
      <w:tr w:rsidR="00A33515" w:rsidDel="002260E7">
        <w:trPr>
          <w:trHeight w:val="315"/>
          <w:del w:id="14211" w:author="Admin" w:date="2019-02-19T02:10:00Z"/>
        </w:trPr>
        <w:tc>
          <w:tcPr>
            <w:tcW w:w="220" w:type="dxa"/>
            <w:vAlign w:val="bottom"/>
          </w:tcPr>
          <w:p w:rsidR="00A33515" w:rsidDel="002260E7" w:rsidRDefault="00A33515">
            <w:pPr>
              <w:rPr>
                <w:del w:id="14212" w:author="Admin" w:date="2019-02-19T02:10:00Z"/>
                <w:sz w:val="24"/>
                <w:szCs w:val="24"/>
              </w:rPr>
            </w:pPr>
          </w:p>
        </w:tc>
        <w:tc>
          <w:tcPr>
            <w:tcW w:w="2140" w:type="dxa"/>
            <w:vAlign w:val="bottom"/>
          </w:tcPr>
          <w:p w:rsidR="00A33515" w:rsidDel="002260E7" w:rsidRDefault="00A33515">
            <w:pPr>
              <w:rPr>
                <w:del w:id="14213" w:author="Admin" w:date="2019-02-19T02:10:00Z"/>
                <w:sz w:val="24"/>
                <w:szCs w:val="24"/>
              </w:rPr>
            </w:pPr>
          </w:p>
        </w:tc>
        <w:tc>
          <w:tcPr>
            <w:tcW w:w="560" w:type="dxa"/>
            <w:vMerge/>
            <w:vAlign w:val="bottom"/>
          </w:tcPr>
          <w:p w:rsidR="00A33515" w:rsidDel="002260E7" w:rsidRDefault="00A33515">
            <w:pPr>
              <w:rPr>
                <w:del w:id="14214" w:author="Admin" w:date="2019-02-19T02:10:00Z"/>
                <w:sz w:val="24"/>
                <w:szCs w:val="24"/>
              </w:rPr>
            </w:pPr>
          </w:p>
        </w:tc>
        <w:tc>
          <w:tcPr>
            <w:tcW w:w="80" w:type="dxa"/>
            <w:vAlign w:val="bottom"/>
          </w:tcPr>
          <w:p w:rsidR="00A33515" w:rsidDel="002260E7" w:rsidRDefault="001A4D22">
            <w:pPr>
              <w:rPr>
                <w:del w:id="14215" w:author="Admin" w:date="2019-02-19T02:10:00Z"/>
                <w:sz w:val="20"/>
                <w:szCs w:val="20"/>
              </w:rPr>
            </w:pPr>
            <w:del w:id="14216" w:author="Admin" w:date="2019-02-19T02:10:00Z">
              <w:r w:rsidDel="002260E7">
                <w:rPr>
                  <w:rFonts w:ascii="Arial" w:eastAsia="Arial" w:hAnsi="Arial" w:cs="Arial"/>
                  <w:i/>
                  <w:iCs/>
                  <w:w w:val="74"/>
                  <w:sz w:val="12"/>
                  <w:szCs w:val="12"/>
                </w:rPr>
                <w:delText>E</w:delText>
              </w:r>
            </w:del>
          </w:p>
        </w:tc>
        <w:tc>
          <w:tcPr>
            <w:tcW w:w="2800" w:type="dxa"/>
            <w:vMerge/>
            <w:vAlign w:val="bottom"/>
          </w:tcPr>
          <w:p w:rsidR="00A33515" w:rsidDel="002260E7" w:rsidRDefault="00A33515">
            <w:pPr>
              <w:rPr>
                <w:del w:id="14217" w:author="Admin" w:date="2019-02-19T02:10:00Z"/>
                <w:sz w:val="24"/>
                <w:szCs w:val="24"/>
              </w:rPr>
            </w:pPr>
          </w:p>
        </w:tc>
        <w:tc>
          <w:tcPr>
            <w:tcW w:w="0" w:type="dxa"/>
            <w:vAlign w:val="bottom"/>
          </w:tcPr>
          <w:p w:rsidR="00A33515" w:rsidDel="002260E7" w:rsidRDefault="00A33515">
            <w:pPr>
              <w:rPr>
                <w:del w:id="14218" w:author="Admin" w:date="2019-02-19T02:10:00Z"/>
                <w:sz w:val="1"/>
                <w:szCs w:val="1"/>
              </w:rPr>
            </w:pPr>
          </w:p>
        </w:tc>
      </w:tr>
    </w:tbl>
    <w:p w:rsidR="00A33515" w:rsidDel="002260E7" w:rsidRDefault="001A4D22">
      <w:pPr>
        <w:spacing w:line="344" w:lineRule="auto"/>
        <w:ind w:firstLine="199"/>
        <w:rPr>
          <w:del w:id="14219" w:author="Admin" w:date="2019-02-19T02:10:00Z"/>
          <w:sz w:val="20"/>
          <w:szCs w:val="20"/>
        </w:rPr>
      </w:pPr>
      <w:del w:id="14220" w:author="Admin" w:date="2019-02-19T02:10:00Z">
        <w:r w:rsidDel="002260E7">
          <w:rPr>
            <w:rFonts w:ascii="Arial" w:eastAsia="Arial" w:hAnsi="Arial" w:cs="Arial"/>
            <w:i/>
            <w:iCs/>
            <w:sz w:val="20"/>
            <w:szCs w:val="20"/>
          </w:rPr>
          <w:delText>k</w:delText>
        </w:r>
        <w:r w:rsidDel="002260E7">
          <w:rPr>
            <w:rFonts w:ascii="Arial" w:eastAsia="Arial" w:hAnsi="Arial" w:cs="Arial"/>
            <w:sz w:val="20"/>
            <w:szCs w:val="20"/>
          </w:rPr>
          <w:delText>-циркуляцией для</w:delText>
        </w:r>
        <w:r w:rsidDel="002260E7">
          <w:rPr>
            <w:rFonts w:ascii="Arial" w:eastAsia="Arial" w:hAnsi="Arial" w:cs="Arial"/>
            <w:i/>
            <w:iCs/>
            <w:sz w:val="20"/>
            <w:szCs w:val="20"/>
          </w:rPr>
          <w:delText xml:space="preserve"> k </w:delText>
        </w:r>
        <w:r w:rsidDel="002260E7">
          <w:rPr>
            <w:rFonts w:ascii="Arial" w:eastAsia="Arial" w:hAnsi="Arial" w:cs="Arial"/>
            <w:sz w:val="20"/>
            <w:szCs w:val="20"/>
          </w:rPr>
          <w:delText>2</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называется циркуляция</w:delText>
        </w:r>
        <w:r w:rsidDel="002260E7">
          <w:rPr>
            <w:rFonts w:ascii="Arial" w:eastAsia="Arial" w:hAnsi="Arial" w:cs="Arial"/>
            <w:i/>
            <w:iCs/>
            <w:sz w:val="20"/>
            <w:szCs w:val="20"/>
          </w:rPr>
          <w:delText xml:space="preserve"> f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такая что</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0</w:delText>
        </w:r>
        <w:r w:rsidDel="002260E7">
          <w:rPr>
            <w:rFonts w:ascii="Arial" w:eastAsia="Arial" w:hAnsi="Arial" w:cs="Arial"/>
            <w:i/>
            <w:iCs/>
            <w:sz w:val="20"/>
            <w:szCs w:val="20"/>
          </w:rPr>
          <w:delText xml:space="preserve"> </w:delText>
        </w:r>
        <w:r w:rsidDel="002260E7">
          <w:rPr>
            <w:rFonts w:eastAsia="Times New Roman"/>
            <w:i/>
            <w:iCs/>
            <w:sz w:val="20"/>
            <w:szCs w:val="20"/>
          </w:rPr>
          <w:delText>&lt;</w:delText>
        </w:r>
        <w:r w:rsidDel="002260E7">
          <w:rPr>
            <w:rFonts w:ascii="Arial" w:eastAsia="Arial" w:hAnsi="Arial" w:cs="Arial"/>
            <w:i/>
            <w:iCs/>
            <w:sz w:val="20"/>
            <w:szCs w:val="20"/>
          </w:rPr>
          <w:delText xml:space="preserve"> </w:delText>
        </w:r>
        <w:r w:rsidDel="002260E7">
          <w:rPr>
            <w:rFonts w:eastAsia="Times New Roman"/>
            <w:i/>
            <w:iCs/>
            <w:sz w:val="20"/>
            <w:szCs w:val="20"/>
          </w:rPr>
          <w:delText>j</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eastAsia="Times New Roman"/>
            <w:i/>
            <w:iCs/>
            <w:sz w:val="20"/>
            <w:szCs w:val="20"/>
          </w:rPr>
          <w:delText xml:space="preserve">j &lt; </w:delText>
        </w:r>
        <w:r w:rsidDel="002260E7">
          <w:rPr>
            <w:rFonts w:ascii="Arial" w:eastAsia="Arial" w:hAnsi="Arial" w:cs="Arial"/>
            <w:i/>
            <w:iCs/>
            <w:sz w:val="20"/>
            <w:szCs w:val="20"/>
          </w:rPr>
          <w:delText>k</w:delText>
        </w:r>
        <w:r w:rsidDel="002260E7">
          <w:rPr>
            <w:rFonts w:ascii="Arial" w:eastAsia="Arial" w:hAnsi="Arial" w:cs="Arial"/>
            <w:sz w:val="20"/>
            <w:szCs w:val="20"/>
          </w:rPr>
          <w:delText>,</w:delText>
        </w:r>
        <w:r w:rsidDel="002260E7">
          <w:rPr>
            <w:rFonts w:eastAsia="Times New Roman"/>
            <w:i/>
            <w:iCs/>
            <w:sz w:val="20"/>
            <w:szCs w:val="20"/>
          </w:rPr>
          <w:delText xml:space="preserve"> </w:delText>
        </w:r>
        <w:r w:rsidDel="002260E7">
          <w:rPr>
            <w:rFonts w:ascii="Arial" w:eastAsia="Arial" w:hAnsi="Arial" w:cs="Arial"/>
            <w:i/>
            <w:iCs/>
            <w:sz w:val="20"/>
            <w:szCs w:val="20"/>
          </w:rPr>
          <w:delText>x</w:delText>
        </w:r>
        <w:r w:rsidDel="002260E7">
          <w:rPr>
            <w:rFonts w:eastAsia="Times New Roman"/>
            <w:i/>
            <w:iCs/>
            <w:sz w:val="20"/>
            <w:szCs w:val="20"/>
          </w:rPr>
          <w:delText xml:space="preserve"> 2 </w:delText>
        </w:r>
        <w:r w:rsidDel="002260E7">
          <w:rPr>
            <w:rFonts w:ascii="Arial" w:eastAsia="Arial" w:hAnsi="Arial" w:cs="Arial"/>
            <w:i/>
            <w:iCs/>
            <w:sz w:val="20"/>
            <w:szCs w:val="20"/>
          </w:rPr>
          <w:delText>E</w:delText>
        </w:r>
        <w:r w:rsidDel="002260E7">
          <w:rPr>
            <w:rFonts w:ascii="Arial" w:eastAsia="Arial" w:hAnsi="Arial" w:cs="Arial"/>
            <w:sz w:val="20"/>
            <w:szCs w:val="20"/>
          </w:rPr>
          <w:delText>.</w:delText>
        </w:r>
      </w:del>
    </w:p>
    <w:p w:rsidR="00A33515" w:rsidDel="002260E7" w:rsidRDefault="001A4D22">
      <w:pPr>
        <w:spacing w:line="20" w:lineRule="exact"/>
        <w:rPr>
          <w:del w:id="14221" w:author="Admin" w:date="2019-02-19T02:10:00Z"/>
          <w:sz w:val="20"/>
          <w:szCs w:val="20"/>
        </w:rPr>
      </w:pPr>
      <w:del w:id="14222" w:author="Admin" w:date="2019-02-19T02:10:00Z">
        <w:r w:rsidDel="002260E7">
          <w:rPr>
            <w:noProof/>
            <w:sz w:val="20"/>
            <w:szCs w:val="20"/>
          </w:rPr>
          <mc:AlternateContent>
            <mc:Choice Requires="wps">
              <w:drawing>
                <wp:anchor distT="0" distB="0" distL="114300" distR="114300" simplePos="0" relativeHeight="251931648" behindDoc="1" locked="0" layoutInCell="0" allowOverlap="1" wp14:anchorId="6D21DEA9" wp14:editId="4767FACC">
                  <wp:simplePos x="0" y="0"/>
                  <wp:positionH relativeFrom="column">
                    <wp:posOffset>771525</wp:posOffset>
                  </wp:positionH>
                  <wp:positionV relativeFrom="paragraph">
                    <wp:posOffset>-258445</wp:posOffset>
                  </wp:positionV>
                  <wp:extent cx="72390" cy="0"/>
                  <wp:effectExtent l="0" t="0" r="0" b="0"/>
                  <wp:wrapNone/>
                  <wp:docPr id="572" name="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2" o:spid="_x0000_s1026" style="position:absolute;z-index:-251384832;visibility:visible;mso-wrap-style:square;mso-wrap-distance-left:9pt;mso-wrap-distance-top:0;mso-wrap-distance-right:9pt;mso-wrap-distance-bottom:0;mso-position-horizontal:absolute;mso-position-horizontal-relative:text;mso-position-vertical:absolute;mso-position-vertical-relative:text" from="60.75pt,-20.35pt" to="66.4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" o:allowincell="f" filled="t" strokeweight=".14039mm">
                  <v:stroke joinstyle="miter"/>
                  <o:lock v:ext="edit" shapetype="f"/>
                </v:line>
              </w:pict>
            </mc:Fallback>
          </mc:AlternateContent>
        </w:r>
      </w:del>
    </w:p>
    <w:p w:rsidR="00A33515" w:rsidDel="002260E7" w:rsidRDefault="001A4D22">
      <w:pPr>
        <w:numPr>
          <w:ilvl w:val="0"/>
          <w:numId w:val="810"/>
        </w:numPr>
        <w:tabs>
          <w:tab w:val="left" w:pos="500"/>
        </w:tabs>
        <w:spacing w:line="287" w:lineRule="auto"/>
        <w:ind w:left="500" w:hanging="273"/>
        <w:jc w:val="both"/>
        <w:rPr>
          <w:del w:id="14223" w:author="Admin" w:date="2019-02-19T02:10:00Z"/>
          <w:rFonts w:ascii="Arial" w:eastAsia="Arial" w:hAnsi="Arial" w:cs="Arial"/>
          <w:b/>
          <w:bCs/>
          <w:sz w:val="20"/>
          <w:szCs w:val="20"/>
        </w:rPr>
        <w:pPrChange w:id="14224" w:author="Admin" w:date="2019-02-19T00:19:00Z">
          <w:pPr>
            <w:numPr>
              <w:numId w:val="813"/>
            </w:numPr>
            <w:tabs>
              <w:tab w:val="left" w:pos="500"/>
            </w:tabs>
            <w:spacing w:line="287" w:lineRule="auto"/>
            <w:ind w:left="500" w:hanging="273"/>
            <w:jc w:val="both"/>
          </w:pPr>
        </w:pPrChange>
      </w:pPr>
      <w:del w:id="14225" w:author="Admin" w:date="2019-02-19T02:10:00Z">
        <w:r w:rsidDel="002260E7">
          <w:rPr>
            <w:rFonts w:ascii="Arial" w:eastAsia="Arial" w:hAnsi="Arial" w:cs="Arial"/>
            <w:sz w:val="20"/>
            <w:szCs w:val="20"/>
          </w:rPr>
          <w:delText xml:space="preserve">Покажите, что если из связного графа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можно убрать одно ребро </w:delText>
        </w:r>
        <w:r w:rsidDel="002260E7">
          <w:rPr>
            <w:rFonts w:ascii="Arial" w:eastAsia="Arial" w:hAnsi="Arial" w:cs="Arial"/>
            <w:i/>
            <w:iCs/>
            <w:sz w:val="20"/>
            <w:szCs w:val="20"/>
          </w:rPr>
          <w:delText>e</w:delText>
        </w:r>
        <w:r w:rsidDel="002260E7">
          <w:rPr>
            <w:rFonts w:ascii="Arial" w:eastAsia="Arial" w:hAnsi="Arial" w:cs="Arial"/>
            <w:sz w:val="20"/>
            <w:szCs w:val="20"/>
          </w:rPr>
          <w:delText xml:space="preserve">, так что граф </w:delText>
        </w:r>
        <w:r w:rsidDel="002260E7">
          <w:rPr>
            <w:rFonts w:ascii="Arial" w:eastAsia="Arial" w:hAnsi="Arial" w:cs="Arial"/>
            <w:i/>
            <w:iCs/>
            <w:sz w:val="20"/>
            <w:szCs w:val="20"/>
          </w:rPr>
          <w:delText>G e</w:delText>
        </w:r>
        <w:r w:rsidDel="002260E7">
          <w:rPr>
            <w:rFonts w:ascii="Arial" w:eastAsia="Arial" w:hAnsi="Arial" w:cs="Arial"/>
            <w:sz w:val="20"/>
            <w:szCs w:val="20"/>
          </w:rPr>
          <w:delText xml:space="preserve"> окажется несвязным(такое ребро будем называть мостом), то на этом графе не существует ни одной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-циркуляции ни для какого </w:delText>
        </w:r>
        <w:r w:rsidDel="002260E7">
          <w:rPr>
            <w:rFonts w:ascii="Arial" w:eastAsia="Arial" w:hAnsi="Arial" w:cs="Arial"/>
            <w:i/>
            <w:iCs/>
            <w:sz w:val="20"/>
            <w:szCs w:val="20"/>
          </w:rPr>
          <w:delText>k</w:delText>
        </w:r>
        <w:r w:rsidDel="002260E7">
          <w:rPr>
            <w:rFonts w:ascii="Arial" w:eastAsia="Arial" w:hAnsi="Arial" w:cs="Arial"/>
            <w:sz w:val="20"/>
            <w:szCs w:val="20"/>
          </w:rPr>
          <w:delText>.</w:delText>
        </w:r>
      </w:del>
    </w:p>
    <w:p w:rsidR="00A33515" w:rsidDel="002260E7" w:rsidRDefault="00A33515">
      <w:pPr>
        <w:spacing w:line="63" w:lineRule="exact"/>
        <w:rPr>
          <w:del w:id="14226" w:author="Admin" w:date="2019-02-19T02:10:00Z"/>
          <w:rFonts w:ascii="Arial" w:eastAsia="Arial" w:hAnsi="Arial" w:cs="Arial"/>
          <w:b/>
          <w:bCs/>
          <w:sz w:val="20"/>
          <w:szCs w:val="20"/>
        </w:rPr>
      </w:pPr>
    </w:p>
    <w:p w:rsidR="00A33515" w:rsidDel="002260E7" w:rsidRDefault="001A4D22">
      <w:pPr>
        <w:numPr>
          <w:ilvl w:val="1"/>
          <w:numId w:val="810"/>
        </w:numPr>
        <w:tabs>
          <w:tab w:val="left" w:pos="3220"/>
        </w:tabs>
        <w:ind w:left="3220" w:hanging="250"/>
        <w:rPr>
          <w:del w:id="14227" w:author="Admin" w:date="2019-02-19T02:10:00Z"/>
          <w:rFonts w:ascii="Arial" w:eastAsia="Arial" w:hAnsi="Arial" w:cs="Arial"/>
          <w:sz w:val="20"/>
          <w:szCs w:val="20"/>
        </w:rPr>
        <w:pPrChange w:id="14228" w:author="Admin" w:date="2019-02-19T00:19:00Z">
          <w:pPr>
            <w:numPr>
              <w:ilvl w:val="1"/>
              <w:numId w:val="813"/>
            </w:numPr>
            <w:tabs>
              <w:tab w:val="left" w:pos="3220"/>
            </w:tabs>
            <w:ind w:left="3220" w:hanging="250"/>
          </w:pPr>
        </w:pPrChange>
      </w:pPr>
      <w:del w:id="14229" w:author="Admin" w:date="2019-02-19T02:10:00Z">
        <w:r w:rsidDel="002260E7">
          <w:rPr>
            <w:rFonts w:ascii="Arial" w:eastAsia="Arial" w:hAnsi="Arial" w:cs="Arial"/>
            <w:b/>
            <w:bCs/>
            <w:sz w:val="20"/>
            <w:szCs w:val="20"/>
          </w:rPr>
          <w:delText xml:space="preserve">339 </w:delText>
        </w:r>
        <w:r w:rsidDel="002260E7">
          <w:rPr>
            <w:rFonts w:ascii="Arial" w:eastAsia="Arial" w:hAnsi="Arial" w:cs="Arial"/>
            <w:sz w:val="20"/>
            <w:szCs w:val="20"/>
          </w:rPr>
          <w:delText>−</w:delText>
        </w:r>
      </w:del>
    </w:p>
    <w:p w:rsidR="00A33515" w:rsidDel="002260E7" w:rsidRDefault="00A33515">
      <w:pPr>
        <w:rPr>
          <w:del w:id="14230"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4231" w:author="Admin" w:date="2019-02-19T02:10:00Z"/>
          <w:sz w:val="20"/>
          <w:szCs w:val="20"/>
        </w:rPr>
      </w:pPr>
      <w:bookmarkStart w:id="14232" w:name="page350"/>
      <w:bookmarkEnd w:id="14232"/>
      <w:del w:id="14233" w:author="Admin" w:date="2019-02-19T02:10:00Z">
        <w:r w:rsidDel="002260E7">
          <w:rPr>
            <w:rFonts w:ascii="Arial" w:eastAsia="Arial" w:hAnsi="Arial" w:cs="Arial"/>
            <w:sz w:val="18"/>
            <w:szCs w:val="18"/>
          </w:rPr>
          <w:lastRenderedPageBreak/>
          <w:delText>Турнир юных математиков 2015 года</w:delText>
        </w:r>
      </w:del>
    </w:p>
    <w:p w:rsidR="00A33515" w:rsidDel="002260E7" w:rsidRDefault="00A33515">
      <w:pPr>
        <w:spacing w:line="184" w:lineRule="exact"/>
        <w:rPr>
          <w:del w:id="14234" w:author="Admin" w:date="2019-02-19T02:10:00Z"/>
          <w:sz w:val="20"/>
          <w:szCs w:val="20"/>
        </w:rPr>
      </w:pPr>
    </w:p>
    <w:p w:rsidR="00A33515" w:rsidDel="002260E7" w:rsidRDefault="001A4D22">
      <w:pPr>
        <w:numPr>
          <w:ilvl w:val="0"/>
          <w:numId w:val="811"/>
        </w:numPr>
        <w:tabs>
          <w:tab w:val="left" w:pos="500"/>
        </w:tabs>
        <w:spacing w:line="303" w:lineRule="auto"/>
        <w:ind w:left="500" w:hanging="273"/>
        <w:rPr>
          <w:del w:id="14235" w:author="Admin" w:date="2019-02-19T02:10:00Z"/>
          <w:rFonts w:ascii="Arial" w:eastAsia="Arial" w:hAnsi="Arial" w:cs="Arial"/>
          <w:b/>
          <w:bCs/>
          <w:sz w:val="20"/>
          <w:szCs w:val="20"/>
        </w:rPr>
        <w:pPrChange w:id="14236" w:author="Admin" w:date="2019-02-19T00:19:00Z">
          <w:pPr>
            <w:numPr>
              <w:numId w:val="814"/>
            </w:numPr>
            <w:tabs>
              <w:tab w:val="left" w:pos="500"/>
            </w:tabs>
            <w:spacing w:line="303" w:lineRule="auto"/>
            <w:ind w:left="500" w:hanging="273"/>
          </w:pPr>
        </w:pPrChange>
      </w:pPr>
      <w:del w:id="14237" w:author="Admin" w:date="2019-02-19T02:10:00Z">
        <w:r w:rsidDel="002260E7">
          <w:rPr>
            <w:rFonts w:ascii="Arial" w:eastAsia="Arial" w:hAnsi="Arial" w:cs="Arial"/>
            <w:sz w:val="20"/>
            <w:szCs w:val="20"/>
          </w:rPr>
          <w:delText>Покажите, что 2-циркуляция на графе без мостов существует тогда и только тогда, когда степень любой вершины чётна.</w:delText>
        </w:r>
      </w:del>
    </w:p>
    <w:p w:rsidR="00A33515" w:rsidDel="002260E7" w:rsidRDefault="00A33515">
      <w:pPr>
        <w:spacing w:line="114" w:lineRule="exact"/>
        <w:rPr>
          <w:del w:id="14238" w:author="Admin" w:date="2019-02-19T02:10:00Z"/>
          <w:rFonts w:ascii="Arial" w:eastAsia="Arial" w:hAnsi="Arial" w:cs="Arial"/>
          <w:b/>
          <w:bCs/>
          <w:sz w:val="20"/>
          <w:szCs w:val="20"/>
        </w:rPr>
      </w:pPr>
    </w:p>
    <w:p w:rsidR="00A33515" w:rsidDel="002260E7" w:rsidRDefault="001A4D22">
      <w:pPr>
        <w:numPr>
          <w:ilvl w:val="0"/>
          <w:numId w:val="811"/>
        </w:numPr>
        <w:tabs>
          <w:tab w:val="left" w:pos="500"/>
        </w:tabs>
        <w:spacing w:line="310" w:lineRule="auto"/>
        <w:ind w:left="500" w:hanging="273"/>
        <w:jc w:val="both"/>
        <w:rPr>
          <w:del w:id="14239" w:author="Admin" w:date="2019-02-19T02:10:00Z"/>
          <w:rFonts w:ascii="Arial" w:eastAsia="Arial" w:hAnsi="Arial" w:cs="Arial"/>
          <w:b/>
          <w:bCs/>
          <w:sz w:val="20"/>
          <w:szCs w:val="20"/>
        </w:rPr>
        <w:pPrChange w:id="14240" w:author="Admin" w:date="2019-02-19T00:19:00Z">
          <w:pPr>
            <w:numPr>
              <w:numId w:val="814"/>
            </w:numPr>
            <w:tabs>
              <w:tab w:val="left" w:pos="500"/>
            </w:tabs>
            <w:spacing w:line="310" w:lineRule="auto"/>
            <w:ind w:left="500" w:hanging="273"/>
            <w:jc w:val="both"/>
          </w:pPr>
        </w:pPrChange>
      </w:pPr>
      <w:del w:id="14241" w:author="Admin" w:date="2019-02-19T02:10:00Z">
        <w:r w:rsidDel="002260E7">
          <w:rPr>
            <w:rFonts w:ascii="Arial" w:eastAsia="Arial" w:hAnsi="Arial" w:cs="Arial"/>
            <w:sz w:val="20"/>
            <w:szCs w:val="20"/>
          </w:rPr>
          <w:delText xml:space="preserve">Назовём потоковым числом графа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наименьшее такое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что на </w:delText>
        </w:r>
        <w:r w:rsidDel="002260E7">
          <w:rPr>
            <w:rFonts w:ascii="Arial" w:eastAsia="Arial" w:hAnsi="Arial" w:cs="Arial"/>
            <w:i/>
            <w:iCs/>
            <w:sz w:val="20"/>
            <w:szCs w:val="20"/>
          </w:rPr>
          <w:delText>G</w:delText>
        </w:r>
        <w:r w:rsidDel="002260E7">
          <w:rPr>
            <w:rFonts w:ascii="Arial" w:eastAsia="Arial" w:hAnsi="Arial" w:cs="Arial"/>
            <w:sz w:val="20"/>
            <w:szCs w:val="20"/>
          </w:rPr>
          <w:delText xml:space="preserve"> есть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-циркуляция. Если такого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нет, будем говорить, что потоко-вое число равно </w:delText>
        </w:r>
        <w:r w:rsidDel="002260E7">
          <w:rPr>
            <w:rFonts w:eastAsia="Times New Roman"/>
            <w:i/>
            <w:iCs/>
            <w:sz w:val="20"/>
            <w:szCs w:val="20"/>
          </w:rPr>
          <w:delText>1</w:delText>
        </w:r>
        <w:r w:rsidDel="002260E7">
          <w:rPr>
            <w:rFonts w:ascii="Arial" w:eastAsia="Arial" w:hAnsi="Arial" w:cs="Arial"/>
            <w:sz w:val="20"/>
            <w:szCs w:val="20"/>
          </w:rPr>
          <w:delText xml:space="preserve">. Будем обозначать это число как </w:delText>
        </w:r>
        <w:r w:rsidDel="002260E7">
          <w:rPr>
            <w:rFonts w:eastAsia="Times New Roman"/>
            <w:sz w:val="20"/>
            <w:szCs w:val="20"/>
          </w:rPr>
          <w:delText>(</w:delText>
        </w:r>
        <w:r w:rsidDel="002260E7">
          <w:rPr>
            <w:rFonts w:ascii="Arial" w:eastAsia="Arial" w:hAnsi="Arial" w:cs="Arial"/>
            <w:i/>
            <w:iCs/>
            <w:sz w:val="20"/>
            <w:szCs w:val="20"/>
          </w:rPr>
          <w:delText>G</w:delText>
        </w:r>
        <w:r w:rsidDel="002260E7">
          <w:rPr>
            <w:rFonts w:eastAsia="Times New Roman"/>
            <w:sz w:val="20"/>
            <w:szCs w:val="20"/>
          </w:rPr>
          <w:delText>)</w:delText>
        </w:r>
        <w:r w:rsidDel="002260E7">
          <w:rPr>
            <w:rFonts w:ascii="Arial" w:eastAsia="Arial" w:hAnsi="Arial" w:cs="Arial"/>
            <w:sz w:val="20"/>
            <w:szCs w:val="20"/>
          </w:rPr>
          <w:delText xml:space="preserve">. Верно ли, что если в графе нет мостов, то </w:delText>
        </w:r>
        <w:r w:rsidDel="002260E7">
          <w:rPr>
            <w:rFonts w:eastAsia="Times New Roman"/>
            <w:sz w:val="20"/>
            <w:szCs w:val="20"/>
          </w:rPr>
          <w:delText>(</w:delText>
        </w:r>
        <w:r w:rsidDel="002260E7">
          <w:rPr>
            <w:rFonts w:ascii="Arial" w:eastAsia="Arial" w:hAnsi="Arial" w:cs="Arial"/>
            <w:i/>
            <w:iCs/>
            <w:sz w:val="20"/>
            <w:szCs w:val="20"/>
          </w:rPr>
          <w:delText>G</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&lt;</w:delText>
        </w:r>
        <w:r w:rsidDel="002260E7">
          <w:rPr>
            <w:rFonts w:ascii="Arial" w:eastAsia="Arial" w:hAnsi="Arial" w:cs="Arial"/>
            <w:sz w:val="20"/>
            <w:szCs w:val="20"/>
          </w:rPr>
          <w:delText xml:space="preserve"> </w:delText>
        </w:r>
        <w:r w:rsidDel="002260E7">
          <w:rPr>
            <w:rFonts w:eastAsia="Times New Roman"/>
            <w:i/>
            <w:iCs/>
            <w:sz w:val="20"/>
            <w:szCs w:val="20"/>
          </w:rPr>
          <w:delText>1</w:delText>
        </w:r>
        <w:r w:rsidDel="002260E7">
          <w:rPr>
            <w:rFonts w:ascii="Arial" w:eastAsia="Arial" w:hAnsi="Arial" w:cs="Arial"/>
            <w:sz w:val="20"/>
            <w:szCs w:val="20"/>
          </w:rPr>
          <w:delText>?</w:delText>
        </w:r>
      </w:del>
    </w:p>
    <w:p w:rsidR="00A33515" w:rsidDel="002260E7" w:rsidRDefault="00A33515">
      <w:pPr>
        <w:spacing w:line="2" w:lineRule="exact"/>
        <w:rPr>
          <w:del w:id="14242" w:author="Admin" w:date="2019-02-19T02:10:00Z"/>
          <w:rFonts w:ascii="Arial" w:eastAsia="Arial" w:hAnsi="Arial" w:cs="Arial"/>
          <w:b/>
          <w:bCs/>
          <w:sz w:val="20"/>
          <w:szCs w:val="20"/>
        </w:rPr>
      </w:pPr>
    </w:p>
    <w:p w:rsidR="00A33515" w:rsidDel="002260E7" w:rsidRDefault="001A4D22">
      <w:pPr>
        <w:numPr>
          <w:ilvl w:val="0"/>
          <w:numId w:val="811"/>
        </w:numPr>
        <w:tabs>
          <w:tab w:val="left" w:pos="500"/>
        </w:tabs>
        <w:spacing w:line="257" w:lineRule="auto"/>
        <w:ind w:left="500" w:hanging="273"/>
        <w:rPr>
          <w:del w:id="14243" w:author="Admin" w:date="2019-02-19T02:10:00Z"/>
          <w:rFonts w:ascii="Arial" w:eastAsia="Arial" w:hAnsi="Arial" w:cs="Arial"/>
          <w:b/>
          <w:bCs/>
          <w:sz w:val="20"/>
          <w:szCs w:val="20"/>
        </w:rPr>
        <w:pPrChange w:id="14244" w:author="Admin" w:date="2019-02-19T00:19:00Z">
          <w:pPr>
            <w:numPr>
              <w:numId w:val="814"/>
            </w:numPr>
            <w:tabs>
              <w:tab w:val="left" w:pos="500"/>
            </w:tabs>
            <w:spacing w:line="257" w:lineRule="auto"/>
            <w:ind w:left="500" w:hanging="273"/>
          </w:pPr>
        </w:pPrChange>
      </w:pPr>
      <w:del w:id="14245" w:author="Admin" w:date="2019-02-19T02:10:00Z">
        <w:r w:rsidDel="002260E7">
          <w:rPr>
            <w:rFonts w:ascii="Arial" w:eastAsia="Arial" w:hAnsi="Arial" w:cs="Arial"/>
            <w:sz w:val="20"/>
            <w:szCs w:val="20"/>
          </w:rPr>
          <w:delText xml:space="preserve">Найдите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ascii="Arial" w:eastAsia="Arial" w:hAnsi="Arial" w:cs="Arial"/>
            <w:sz w:val="27"/>
            <w:szCs w:val="27"/>
            <w:vertAlign w:val="subscript"/>
          </w:rPr>
          <w:delText>2</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sz w:val="20"/>
            <w:szCs w:val="20"/>
          </w:rPr>
          <w:delText xml:space="preserve">, для различных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K</w:delText>
        </w:r>
        <w:r w:rsidDel="002260E7">
          <w:rPr>
            <w:rFonts w:ascii="Arial" w:eastAsia="Arial" w:hAnsi="Arial" w:cs="Arial"/>
            <w:sz w:val="27"/>
            <w:szCs w:val="27"/>
            <w:vertAlign w:val="subscript"/>
          </w:rPr>
          <w:delText>2</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 полный граф на 2</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1 вершине.</w:delText>
        </w:r>
      </w:del>
    </w:p>
    <w:p w:rsidR="00A33515" w:rsidDel="002260E7" w:rsidRDefault="00A33515">
      <w:pPr>
        <w:spacing w:line="81" w:lineRule="exact"/>
        <w:rPr>
          <w:del w:id="14246" w:author="Admin" w:date="2019-02-19T02:10:00Z"/>
          <w:rFonts w:ascii="Arial" w:eastAsia="Arial" w:hAnsi="Arial" w:cs="Arial"/>
          <w:b/>
          <w:bCs/>
          <w:sz w:val="20"/>
          <w:szCs w:val="20"/>
        </w:rPr>
      </w:pPr>
    </w:p>
    <w:p w:rsidR="00A33515" w:rsidDel="002260E7" w:rsidRDefault="001A4D22">
      <w:pPr>
        <w:numPr>
          <w:ilvl w:val="0"/>
          <w:numId w:val="811"/>
        </w:numPr>
        <w:tabs>
          <w:tab w:val="left" w:pos="500"/>
        </w:tabs>
        <w:ind w:left="500" w:hanging="273"/>
        <w:rPr>
          <w:del w:id="14247" w:author="Admin" w:date="2019-02-19T02:10:00Z"/>
          <w:rFonts w:ascii="Arial" w:eastAsia="Arial" w:hAnsi="Arial" w:cs="Arial"/>
          <w:b/>
          <w:bCs/>
          <w:sz w:val="20"/>
          <w:szCs w:val="20"/>
        </w:rPr>
        <w:pPrChange w:id="14248" w:author="Admin" w:date="2019-02-19T00:19:00Z">
          <w:pPr>
            <w:numPr>
              <w:numId w:val="814"/>
            </w:numPr>
            <w:tabs>
              <w:tab w:val="left" w:pos="500"/>
            </w:tabs>
            <w:ind w:left="500" w:hanging="273"/>
          </w:pPr>
        </w:pPrChange>
      </w:pPr>
      <w:del w:id="14249" w:author="Admin" w:date="2019-02-19T02:10:00Z">
        <w:r w:rsidDel="002260E7">
          <w:rPr>
            <w:rFonts w:ascii="Arial" w:eastAsia="Arial" w:hAnsi="Arial" w:cs="Arial"/>
            <w:sz w:val="20"/>
            <w:szCs w:val="20"/>
          </w:rPr>
          <w:delText xml:space="preserve">Найдите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ascii="Arial" w:eastAsia="Arial" w:hAnsi="Arial" w:cs="Arial"/>
            <w:sz w:val="27"/>
            <w:szCs w:val="27"/>
            <w:vertAlign w:val="subscript"/>
          </w:rPr>
          <w:delText>4</w:delText>
        </w:r>
        <w:r w:rsidDel="002260E7">
          <w:rPr>
            <w:rFonts w:eastAsia="Times New Roman"/>
            <w:sz w:val="20"/>
            <w:szCs w:val="20"/>
          </w:rPr>
          <w:delText>)</w:delText>
        </w:r>
        <w:r w:rsidDel="002260E7">
          <w:rPr>
            <w:rFonts w:ascii="Arial" w:eastAsia="Arial" w:hAnsi="Arial" w:cs="Arial"/>
            <w:sz w:val="20"/>
            <w:szCs w:val="20"/>
          </w:rPr>
          <w:delText xml:space="preserve">. Посчитайте, сколько различных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-циркуляций на </w:delText>
        </w:r>
        <w:r w:rsidDel="002260E7">
          <w:rPr>
            <w:rFonts w:ascii="Arial" w:eastAsia="Arial" w:hAnsi="Arial" w:cs="Arial"/>
            <w:i/>
            <w:iCs/>
            <w:sz w:val="20"/>
            <w:szCs w:val="20"/>
          </w:rPr>
          <w:delText>K</w:delText>
        </w:r>
        <w:r w:rsidDel="002260E7">
          <w:rPr>
            <w:rFonts w:ascii="Arial" w:eastAsia="Arial" w:hAnsi="Arial" w:cs="Arial"/>
            <w:sz w:val="27"/>
            <w:szCs w:val="27"/>
            <w:vertAlign w:val="subscript"/>
          </w:rPr>
          <w:delText>4</w:delText>
        </w:r>
        <w:r w:rsidDel="002260E7">
          <w:rPr>
            <w:rFonts w:ascii="Arial" w:eastAsia="Arial" w:hAnsi="Arial" w:cs="Arial"/>
            <w:sz w:val="20"/>
            <w:szCs w:val="20"/>
          </w:rPr>
          <w:delText>.</w:delText>
        </w:r>
      </w:del>
    </w:p>
    <w:p w:rsidR="00A33515" w:rsidDel="002260E7" w:rsidRDefault="00A33515">
      <w:pPr>
        <w:spacing w:line="116" w:lineRule="exact"/>
        <w:rPr>
          <w:del w:id="14250" w:author="Admin" w:date="2019-02-19T02:10:00Z"/>
          <w:rFonts w:ascii="Arial" w:eastAsia="Arial" w:hAnsi="Arial" w:cs="Arial"/>
          <w:b/>
          <w:bCs/>
          <w:sz w:val="20"/>
          <w:szCs w:val="20"/>
        </w:rPr>
      </w:pPr>
    </w:p>
    <w:p w:rsidR="00A33515" w:rsidDel="002260E7" w:rsidRDefault="001A4D22">
      <w:pPr>
        <w:numPr>
          <w:ilvl w:val="0"/>
          <w:numId w:val="811"/>
        </w:numPr>
        <w:tabs>
          <w:tab w:val="left" w:pos="500"/>
        </w:tabs>
        <w:ind w:left="500" w:hanging="273"/>
        <w:rPr>
          <w:del w:id="14251" w:author="Admin" w:date="2019-02-19T02:10:00Z"/>
          <w:rFonts w:ascii="Arial" w:eastAsia="Arial" w:hAnsi="Arial" w:cs="Arial"/>
          <w:b/>
          <w:bCs/>
          <w:sz w:val="20"/>
          <w:szCs w:val="20"/>
        </w:rPr>
        <w:pPrChange w:id="14252" w:author="Admin" w:date="2019-02-19T00:19:00Z">
          <w:pPr>
            <w:numPr>
              <w:numId w:val="814"/>
            </w:numPr>
            <w:tabs>
              <w:tab w:val="left" w:pos="500"/>
            </w:tabs>
            <w:ind w:left="500" w:hanging="273"/>
          </w:pPr>
        </w:pPrChange>
      </w:pPr>
      <w:del w:id="14253" w:author="Admin" w:date="2019-02-19T02:10:00Z">
        <w:r w:rsidDel="002260E7">
          <w:rPr>
            <w:rFonts w:ascii="Arial" w:eastAsia="Arial" w:hAnsi="Arial" w:cs="Arial"/>
            <w:sz w:val="20"/>
            <w:szCs w:val="20"/>
          </w:rPr>
          <w:delText xml:space="preserve">Найдите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ascii="Arial" w:eastAsia="Arial" w:hAnsi="Arial" w:cs="Arial"/>
            <w:sz w:val="27"/>
            <w:szCs w:val="27"/>
            <w:vertAlign w:val="subscript"/>
          </w:rPr>
          <w:delText>2</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87" w:lineRule="exact"/>
        <w:rPr>
          <w:del w:id="14254" w:author="Admin" w:date="2019-02-19T02:10:00Z"/>
          <w:rFonts w:ascii="Arial" w:eastAsia="Arial" w:hAnsi="Arial" w:cs="Arial"/>
          <w:b/>
          <w:bCs/>
          <w:sz w:val="20"/>
          <w:szCs w:val="20"/>
        </w:rPr>
      </w:pPr>
    </w:p>
    <w:p w:rsidR="00A33515" w:rsidDel="002260E7" w:rsidRDefault="001A4D22">
      <w:pPr>
        <w:numPr>
          <w:ilvl w:val="0"/>
          <w:numId w:val="811"/>
        </w:numPr>
        <w:tabs>
          <w:tab w:val="left" w:pos="500"/>
        </w:tabs>
        <w:spacing w:line="291" w:lineRule="auto"/>
        <w:ind w:left="500" w:hanging="262"/>
        <w:jc w:val="both"/>
        <w:rPr>
          <w:del w:id="14255" w:author="Admin" w:date="2019-02-19T02:10:00Z"/>
          <w:rFonts w:ascii="Arial" w:eastAsia="Arial" w:hAnsi="Arial" w:cs="Arial"/>
          <w:b/>
          <w:bCs/>
          <w:sz w:val="20"/>
          <w:szCs w:val="20"/>
        </w:rPr>
        <w:pPrChange w:id="14256" w:author="Admin" w:date="2019-02-19T00:19:00Z">
          <w:pPr>
            <w:numPr>
              <w:numId w:val="814"/>
            </w:numPr>
            <w:tabs>
              <w:tab w:val="left" w:pos="500"/>
            </w:tabs>
            <w:spacing w:line="291" w:lineRule="auto"/>
            <w:ind w:left="500" w:hanging="262"/>
            <w:jc w:val="both"/>
          </w:pPr>
        </w:pPrChange>
      </w:pPr>
      <w:del w:id="14257"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 граф Петерсена. Покажите, что на этом графе нет 4-цирку-ляции. Верно ли, что любой граф, на котором нет 4-циркуляции со-держит подразбиение графа </w:delText>
        </w:r>
        <w:r w:rsidDel="002260E7">
          <w:rPr>
            <w:rFonts w:ascii="Arial" w:eastAsia="Arial" w:hAnsi="Arial" w:cs="Arial"/>
            <w:i/>
            <w:iCs/>
            <w:sz w:val="20"/>
            <w:szCs w:val="20"/>
          </w:rPr>
          <w:delText>P</w:delText>
        </w:r>
        <w:r w:rsidDel="002260E7">
          <w:rPr>
            <w:rFonts w:ascii="Arial" w:eastAsia="Arial" w:hAnsi="Arial" w:cs="Arial"/>
            <w:sz w:val="20"/>
            <w:szCs w:val="20"/>
          </w:rPr>
          <w:delText>.</w:delText>
        </w:r>
      </w:del>
    </w:p>
    <w:p w:rsidR="00A33515" w:rsidDel="002260E7" w:rsidRDefault="00A33515">
      <w:pPr>
        <w:spacing w:line="126" w:lineRule="exact"/>
        <w:rPr>
          <w:del w:id="14258" w:author="Admin" w:date="2019-02-19T02:10:00Z"/>
          <w:rFonts w:ascii="Arial" w:eastAsia="Arial" w:hAnsi="Arial" w:cs="Arial"/>
          <w:b/>
          <w:bCs/>
          <w:sz w:val="20"/>
          <w:szCs w:val="20"/>
        </w:rPr>
      </w:pPr>
    </w:p>
    <w:p w:rsidR="00A33515" w:rsidDel="002260E7" w:rsidRDefault="001A4D22">
      <w:pPr>
        <w:numPr>
          <w:ilvl w:val="0"/>
          <w:numId w:val="811"/>
        </w:numPr>
        <w:tabs>
          <w:tab w:val="left" w:pos="500"/>
        </w:tabs>
        <w:spacing w:line="284" w:lineRule="auto"/>
        <w:ind w:left="500" w:hanging="273"/>
        <w:jc w:val="both"/>
        <w:rPr>
          <w:del w:id="14259" w:author="Admin" w:date="2019-02-19T02:10:00Z"/>
          <w:rFonts w:ascii="Arial" w:eastAsia="Arial" w:hAnsi="Arial" w:cs="Arial"/>
          <w:b/>
          <w:bCs/>
          <w:sz w:val="20"/>
          <w:szCs w:val="20"/>
        </w:rPr>
        <w:pPrChange w:id="14260" w:author="Admin" w:date="2019-02-19T00:19:00Z">
          <w:pPr>
            <w:numPr>
              <w:numId w:val="814"/>
            </w:numPr>
            <w:tabs>
              <w:tab w:val="left" w:pos="500"/>
            </w:tabs>
            <w:spacing w:line="284" w:lineRule="auto"/>
            <w:ind w:left="500" w:hanging="273"/>
            <w:jc w:val="both"/>
          </w:pPr>
        </w:pPrChange>
      </w:pPr>
      <w:del w:id="14261"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H</w:delText>
        </w:r>
        <w:r w:rsidDel="002260E7">
          <w:rPr>
            <w:rFonts w:ascii="Arial" w:eastAsia="Arial" w:hAnsi="Arial" w:cs="Arial"/>
            <w:sz w:val="20"/>
            <w:szCs w:val="20"/>
          </w:rPr>
          <w:delText xml:space="preserve"> - абелева группа, например группа остатков </w:delText>
        </w:r>
        <w:r w:rsidDel="002260E7">
          <w:rPr>
            <w:rFonts w:eastAsia="Times New Roman"/>
            <w:sz w:val="20"/>
            <w:szCs w:val="20"/>
          </w:rPr>
          <w:delText>Z</w:delText>
        </w:r>
        <w:r w:rsidDel="002260E7">
          <w:rPr>
            <w:rFonts w:eastAsia="Times New Roman"/>
            <w:i/>
            <w:iCs/>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Z</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H</w:delText>
        </w:r>
        <w:r w:rsidDel="002260E7">
          <w:rPr>
            <w:rFonts w:ascii="Arial" w:eastAsia="Arial" w:hAnsi="Arial" w:cs="Arial"/>
            <w:sz w:val="20"/>
            <w:szCs w:val="20"/>
          </w:rPr>
          <w:delText xml:space="preserve">-цирку-ляцией называется отображение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E</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H</w:delText>
        </w:r>
        <w:r w:rsidDel="002260E7">
          <w:rPr>
            <w:rFonts w:ascii="Arial" w:eastAsia="Arial" w:hAnsi="Arial" w:cs="Arial"/>
            <w:sz w:val="20"/>
            <w:szCs w:val="20"/>
          </w:rPr>
          <w:delText xml:space="preserve">, удовлетворяющее усло-виям а) и б). Исследуйте количество </w:delText>
        </w:r>
        <w:r w:rsidDel="002260E7">
          <w:rPr>
            <w:rFonts w:ascii="Arial" w:eastAsia="Arial" w:hAnsi="Arial" w:cs="Arial"/>
            <w:i/>
            <w:iCs/>
            <w:sz w:val="20"/>
            <w:szCs w:val="20"/>
          </w:rPr>
          <w:delText>H</w:delText>
        </w:r>
        <w:r w:rsidDel="002260E7">
          <w:rPr>
            <w:rFonts w:ascii="Arial" w:eastAsia="Arial" w:hAnsi="Arial" w:cs="Arial"/>
            <w:sz w:val="20"/>
            <w:szCs w:val="20"/>
          </w:rPr>
          <w:delText xml:space="preserve">-циркуляций на различных графах. Напишите оценку количества </w:delText>
        </w:r>
        <w:r w:rsidDel="002260E7">
          <w:rPr>
            <w:rFonts w:ascii="Arial" w:eastAsia="Arial" w:hAnsi="Arial" w:cs="Arial"/>
            <w:i/>
            <w:iCs/>
            <w:sz w:val="20"/>
            <w:szCs w:val="20"/>
          </w:rPr>
          <w:delText>H</w:delText>
        </w:r>
        <w:r w:rsidDel="002260E7">
          <w:rPr>
            <w:rFonts w:ascii="Arial" w:eastAsia="Arial" w:hAnsi="Arial" w:cs="Arial"/>
            <w:sz w:val="20"/>
            <w:szCs w:val="20"/>
          </w:rPr>
          <w:delText xml:space="preserve">-циркуляций для конечной группы </w:delText>
        </w:r>
        <w:r w:rsidDel="002260E7">
          <w:rPr>
            <w:rFonts w:ascii="Arial" w:eastAsia="Arial" w:hAnsi="Arial" w:cs="Arial"/>
            <w:i/>
            <w:iCs/>
            <w:sz w:val="20"/>
            <w:szCs w:val="20"/>
          </w:rPr>
          <w:delText>H</w:delText>
        </w:r>
        <w:r w:rsidDel="002260E7">
          <w:rPr>
            <w:rFonts w:ascii="Arial" w:eastAsia="Arial" w:hAnsi="Arial" w:cs="Arial"/>
            <w:sz w:val="20"/>
            <w:szCs w:val="20"/>
          </w:rPr>
          <w:delText>.</w:delText>
        </w:r>
      </w:del>
    </w:p>
    <w:p w:rsidR="00A33515" w:rsidDel="002260E7" w:rsidRDefault="001A4D22">
      <w:pPr>
        <w:spacing w:line="20" w:lineRule="exact"/>
        <w:rPr>
          <w:del w:id="14262" w:author="Admin" w:date="2019-02-19T02:10:00Z"/>
          <w:sz w:val="20"/>
          <w:szCs w:val="20"/>
        </w:rPr>
      </w:pPr>
      <w:del w:id="14263" w:author="Admin" w:date="2019-02-19T02:10:00Z">
        <w:r w:rsidDel="002260E7">
          <w:rPr>
            <w:noProof/>
            <w:sz w:val="20"/>
            <w:szCs w:val="20"/>
          </w:rPr>
          <mc:AlternateContent>
            <mc:Choice Requires="wps">
              <w:drawing>
                <wp:anchor distT="0" distB="0" distL="114300" distR="114300" simplePos="0" relativeHeight="251932672" behindDoc="1" locked="0" layoutInCell="0" allowOverlap="1" wp14:anchorId="4CFC3169" wp14:editId="0200768B">
                  <wp:simplePos x="0" y="0"/>
                  <wp:positionH relativeFrom="column">
                    <wp:posOffset>2437765</wp:posOffset>
                  </wp:positionH>
                  <wp:positionV relativeFrom="paragraph">
                    <wp:posOffset>-674370</wp:posOffset>
                  </wp:positionV>
                  <wp:extent cx="72390" cy="0"/>
                  <wp:effectExtent l="0" t="0" r="0" b="0"/>
                  <wp:wrapNone/>
                  <wp:docPr id="573" name="Shap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3" o:spid="_x0000_s1026" style="position:absolute;z-index:-251383808;visibility:visible;mso-wrap-style:square;mso-wrap-distance-left:9pt;mso-wrap-distance-top:0;mso-wrap-distance-right:9pt;mso-wrap-distance-bottom:0;mso-position-horizontal:absolute;mso-position-horizontal-relative:text;mso-position-vertical:absolute;mso-position-vertical-relative:text" from="191.95pt,-53.1pt" to="197.6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" o:allowincell="f" filled="t" strokeweight=".14039mm">
                  <v:stroke joinstyle="miter"/>
                  <o:lock v:ext="edit" shapetype="f"/>
                </v:line>
              </w:pict>
            </mc:Fallback>
          </mc:AlternateContent>
        </w:r>
      </w:del>
    </w:p>
    <w:p w:rsidR="00A33515" w:rsidDel="002260E7" w:rsidRDefault="00A33515">
      <w:pPr>
        <w:spacing w:line="242" w:lineRule="exact"/>
        <w:rPr>
          <w:del w:id="14264" w:author="Admin" w:date="2019-02-19T02:10:00Z"/>
          <w:sz w:val="20"/>
          <w:szCs w:val="20"/>
        </w:rPr>
      </w:pPr>
    </w:p>
    <w:p w:rsidR="00A33515" w:rsidDel="002260E7" w:rsidRDefault="001A4D22">
      <w:pPr>
        <w:rPr>
          <w:del w:id="14265" w:author="Admin" w:date="2019-02-19T02:10:00Z"/>
          <w:sz w:val="20"/>
          <w:szCs w:val="20"/>
        </w:rPr>
      </w:pPr>
      <w:del w:id="14266" w:author="Admin" w:date="2019-02-19T02:10:00Z">
        <w:r w:rsidDel="002260E7">
          <w:rPr>
            <w:rFonts w:ascii="Arial" w:eastAsia="Arial" w:hAnsi="Arial" w:cs="Arial"/>
            <w:b/>
            <w:bCs/>
            <w:sz w:val="26"/>
            <w:szCs w:val="26"/>
          </w:rPr>
          <w:delText>Задача 5. Календарь</w:delText>
        </w:r>
      </w:del>
    </w:p>
    <w:p w:rsidR="00A33515" w:rsidDel="002260E7" w:rsidRDefault="00A33515">
      <w:pPr>
        <w:spacing w:line="178" w:lineRule="exact"/>
        <w:rPr>
          <w:del w:id="14267" w:author="Admin" w:date="2019-02-19T02:10:00Z"/>
          <w:sz w:val="20"/>
          <w:szCs w:val="20"/>
        </w:rPr>
      </w:pPr>
    </w:p>
    <w:p w:rsidR="00A33515" w:rsidDel="002260E7" w:rsidRDefault="001A4D22">
      <w:pPr>
        <w:spacing w:line="287" w:lineRule="auto"/>
        <w:ind w:firstLine="199"/>
        <w:jc w:val="both"/>
        <w:rPr>
          <w:del w:id="14268" w:author="Admin" w:date="2019-02-19T02:10:00Z"/>
          <w:sz w:val="20"/>
          <w:szCs w:val="20"/>
        </w:rPr>
      </w:pPr>
      <w:del w:id="14269" w:author="Admin" w:date="2019-02-19T02:10:00Z">
        <w:r w:rsidDel="002260E7">
          <w:rPr>
            <w:rFonts w:ascii="Arial" w:eastAsia="Arial" w:hAnsi="Arial" w:cs="Arial"/>
            <w:sz w:val="20"/>
            <w:szCs w:val="20"/>
          </w:rPr>
          <w:delText xml:space="preserve">Рассмотрим окружность радиуса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 xml:space="preserve"> с центром в начале некоторой фиксированной системы координат. Число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назвается календарным, ес-ли на этой окружности есть в точности 12 точек с целочисленными ко-ординатами.</w:delText>
        </w:r>
      </w:del>
    </w:p>
    <w:p w:rsidR="00A33515" w:rsidDel="002260E7" w:rsidRDefault="00A33515">
      <w:pPr>
        <w:spacing w:line="129" w:lineRule="exact"/>
        <w:rPr>
          <w:del w:id="14270" w:author="Admin" w:date="2019-02-19T02:10:00Z"/>
          <w:sz w:val="20"/>
          <w:szCs w:val="20"/>
        </w:rPr>
      </w:pPr>
    </w:p>
    <w:p w:rsidR="00A33515" w:rsidDel="002260E7" w:rsidRDefault="001A4D22">
      <w:pPr>
        <w:numPr>
          <w:ilvl w:val="0"/>
          <w:numId w:val="812"/>
        </w:numPr>
        <w:tabs>
          <w:tab w:val="left" w:pos="500"/>
        </w:tabs>
        <w:ind w:left="500" w:hanging="273"/>
        <w:rPr>
          <w:del w:id="14271" w:author="Admin" w:date="2019-02-19T02:10:00Z"/>
          <w:rFonts w:ascii="Arial" w:eastAsia="Arial" w:hAnsi="Arial" w:cs="Arial"/>
          <w:b/>
          <w:bCs/>
          <w:sz w:val="20"/>
          <w:szCs w:val="20"/>
        </w:rPr>
        <w:pPrChange w:id="14272" w:author="Admin" w:date="2019-02-19T00:19:00Z">
          <w:pPr>
            <w:numPr>
              <w:numId w:val="815"/>
            </w:numPr>
            <w:tabs>
              <w:tab w:val="left" w:pos="500"/>
            </w:tabs>
            <w:ind w:left="500" w:hanging="273"/>
          </w:pPr>
        </w:pPrChange>
      </w:pPr>
      <w:del w:id="14273" w:author="Admin" w:date="2019-02-19T02:10:00Z">
        <w:r w:rsidDel="002260E7">
          <w:rPr>
            <w:rFonts w:ascii="Arial" w:eastAsia="Arial" w:hAnsi="Arial" w:cs="Arial"/>
            <w:sz w:val="20"/>
            <w:szCs w:val="20"/>
          </w:rPr>
          <w:delText>Приведите пример календарных чисел.</w:delText>
        </w:r>
      </w:del>
    </w:p>
    <w:p w:rsidR="00A33515" w:rsidDel="002260E7" w:rsidRDefault="00A33515">
      <w:pPr>
        <w:spacing w:line="197" w:lineRule="exact"/>
        <w:rPr>
          <w:del w:id="14274" w:author="Admin" w:date="2019-02-19T02:10:00Z"/>
          <w:rFonts w:ascii="Arial" w:eastAsia="Arial" w:hAnsi="Arial" w:cs="Arial"/>
          <w:b/>
          <w:bCs/>
          <w:sz w:val="20"/>
          <w:szCs w:val="20"/>
        </w:rPr>
      </w:pPr>
    </w:p>
    <w:p w:rsidR="00A33515" w:rsidDel="002260E7" w:rsidRDefault="001A4D22">
      <w:pPr>
        <w:numPr>
          <w:ilvl w:val="0"/>
          <w:numId w:val="812"/>
        </w:numPr>
        <w:tabs>
          <w:tab w:val="left" w:pos="500"/>
        </w:tabs>
        <w:ind w:left="500" w:hanging="273"/>
        <w:rPr>
          <w:del w:id="14275" w:author="Admin" w:date="2019-02-19T02:10:00Z"/>
          <w:rFonts w:ascii="Arial" w:eastAsia="Arial" w:hAnsi="Arial" w:cs="Arial"/>
          <w:b/>
          <w:bCs/>
          <w:sz w:val="20"/>
          <w:szCs w:val="20"/>
        </w:rPr>
        <w:pPrChange w:id="14276" w:author="Admin" w:date="2019-02-19T00:19:00Z">
          <w:pPr>
            <w:numPr>
              <w:numId w:val="815"/>
            </w:numPr>
            <w:tabs>
              <w:tab w:val="left" w:pos="500"/>
            </w:tabs>
            <w:ind w:left="500" w:hanging="273"/>
          </w:pPr>
        </w:pPrChange>
      </w:pPr>
      <w:del w:id="14277" w:author="Admin" w:date="2019-02-19T02:10:00Z">
        <w:r w:rsidDel="002260E7">
          <w:rPr>
            <w:rFonts w:ascii="Arial" w:eastAsia="Arial" w:hAnsi="Arial" w:cs="Arial"/>
            <w:sz w:val="20"/>
            <w:szCs w:val="20"/>
          </w:rPr>
          <w:delText>Бесконечно ли множество календарных чисел?</w:delText>
        </w:r>
      </w:del>
    </w:p>
    <w:p w:rsidR="00A33515" w:rsidDel="002260E7" w:rsidRDefault="00A33515">
      <w:pPr>
        <w:spacing w:line="197" w:lineRule="exact"/>
        <w:rPr>
          <w:del w:id="14278" w:author="Admin" w:date="2019-02-19T02:10:00Z"/>
          <w:rFonts w:ascii="Arial" w:eastAsia="Arial" w:hAnsi="Arial" w:cs="Arial"/>
          <w:b/>
          <w:bCs/>
          <w:sz w:val="20"/>
          <w:szCs w:val="20"/>
        </w:rPr>
      </w:pPr>
    </w:p>
    <w:p w:rsidR="00A33515" w:rsidDel="002260E7" w:rsidRDefault="001A4D22">
      <w:pPr>
        <w:numPr>
          <w:ilvl w:val="0"/>
          <w:numId w:val="812"/>
        </w:numPr>
        <w:tabs>
          <w:tab w:val="left" w:pos="500"/>
        </w:tabs>
        <w:spacing w:line="267" w:lineRule="auto"/>
        <w:ind w:left="500" w:hanging="273"/>
        <w:rPr>
          <w:del w:id="14279" w:author="Admin" w:date="2019-02-19T02:10:00Z"/>
          <w:rFonts w:ascii="Arial" w:eastAsia="Arial" w:hAnsi="Arial" w:cs="Arial"/>
          <w:b/>
          <w:bCs/>
          <w:sz w:val="20"/>
          <w:szCs w:val="20"/>
        </w:rPr>
        <w:pPrChange w:id="14280" w:author="Admin" w:date="2019-02-19T00:19:00Z">
          <w:pPr>
            <w:numPr>
              <w:numId w:val="815"/>
            </w:numPr>
            <w:tabs>
              <w:tab w:val="left" w:pos="500"/>
            </w:tabs>
            <w:spacing w:line="267" w:lineRule="auto"/>
            <w:ind w:left="500" w:hanging="273"/>
          </w:pPr>
        </w:pPrChange>
      </w:pPr>
      <w:del w:id="14281" w:author="Admin" w:date="2019-02-19T02:10:00Z">
        <w:r w:rsidDel="002260E7">
          <w:rPr>
            <w:rFonts w:ascii="Arial" w:eastAsia="Arial" w:hAnsi="Arial" w:cs="Arial"/>
            <w:sz w:val="20"/>
            <w:szCs w:val="20"/>
          </w:rPr>
          <w:delText>Чему равна плотность множества календарных чисел, то есть пре-дел</w:delText>
        </w:r>
      </w:del>
    </w:p>
    <w:p w:rsidR="00A33515" w:rsidDel="002260E7" w:rsidRDefault="00A33515">
      <w:pPr>
        <w:spacing w:line="1" w:lineRule="exact"/>
        <w:rPr>
          <w:del w:id="14282" w:author="Admin" w:date="2019-02-19T02:10:00Z"/>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440"/>
        <w:gridCol w:w="1360"/>
        <w:gridCol w:w="1640"/>
        <w:gridCol w:w="80"/>
        <w:gridCol w:w="20"/>
      </w:tblGrid>
      <w:tr w:rsidR="00A33515" w:rsidDel="002260E7">
        <w:trPr>
          <w:trHeight w:val="242"/>
          <w:del w:id="14283" w:author="Admin" w:date="2019-02-19T02:10:00Z"/>
        </w:trPr>
        <w:tc>
          <w:tcPr>
            <w:tcW w:w="440" w:type="dxa"/>
            <w:vMerge w:val="restart"/>
            <w:vAlign w:val="bottom"/>
          </w:tcPr>
          <w:p w:rsidR="00A33515" w:rsidDel="002260E7" w:rsidRDefault="001A4D22">
            <w:pPr>
              <w:jc w:val="center"/>
              <w:rPr>
                <w:del w:id="14284" w:author="Admin" w:date="2019-02-19T02:10:00Z"/>
                <w:sz w:val="20"/>
                <w:szCs w:val="20"/>
              </w:rPr>
            </w:pPr>
            <w:del w:id="14285" w:author="Admin" w:date="2019-02-19T02:10:00Z">
              <w:r w:rsidDel="002260E7">
                <w:rPr>
                  <w:rFonts w:eastAsia="Times New Roman"/>
                  <w:sz w:val="20"/>
                  <w:szCs w:val="20"/>
                </w:rPr>
                <w:delText>lim</w:delText>
              </w:r>
            </w:del>
          </w:p>
        </w:tc>
        <w:tc>
          <w:tcPr>
            <w:tcW w:w="1360" w:type="dxa"/>
            <w:vAlign w:val="bottom"/>
          </w:tcPr>
          <w:p w:rsidR="00A33515" w:rsidDel="002260E7" w:rsidRDefault="001A4D22">
            <w:pPr>
              <w:rPr>
                <w:del w:id="14286" w:author="Admin" w:date="2019-02-19T02:10:00Z"/>
                <w:sz w:val="20"/>
                <w:szCs w:val="20"/>
              </w:rPr>
            </w:pPr>
            <w:del w:id="14287" w:author="Admin" w:date="2019-02-19T02:10:00Z">
              <w:r w:rsidDel="002260E7">
                <w:rPr>
                  <w:rFonts w:eastAsia="Times New Roman"/>
                  <w:i/>
                  <w:iCs/>
                  <w:sz w:val="20"/>
                  <w:szCs w:val="20"/>
                </w:rPr>
                <w:delText>j f</w:delText>
              </w:r>
              <w:r w:rsidDel="002260E7">
                <w:rPr>
                  <w:rFonts w:ascii="Arial" w:eastAsia="Arial" w:hAnsi="Arial" w:cs="Arial"/>
                  <w:sz w:val="20"/>
                  <w:szCs w:val="20"/>
                </w:rPr>
                <w:delText>0</w:delText>
              </w:r>
              <w:r w:rsidDel="002260E7">
                <w:rPr>
                  <w:rFonts w:eastAsia="Times New Roman"/>
                  <w:i/>
                  <w:iCs/>
                  <w:sz w:val="20"/>
                  <w:szCs w:val="20"/>
                </w:rPr>
                <w:delText xml:space="preserve"> &lt; </w:delText>
              </w:r>
              <w:r w:rsidDel="002260E7">
                <w:rPr>
                  <w:rFonts w:ascii="Arial" w:eastAsia="Arial" w:hAnsi="Arial" w:cs="Arial"/>
                  <w:i/>
                  <w:iCs/>
                  <w:sz w:val="20"/>
                  <w:szCs w:val="20"/>
                </w:rPr>
                <w:delText>n   x</w:delText>
              </w:r>
              <w:r w:rsidDel="002260E7">
                <w:rPr>
                  <w:rFonts w:eastAsia="Times New Roman"/>
                  <w:i/>
                  <w:iCs/>
                  <w:sz w:val="20"/>
                  <w:szCs w:val="20"/>
                </w:rPr>
                <w:delText xml:space="preserve"> j </w:delText>
              </w:r>
              <w:r w:rsidDel="002260E7">
                <w:rPr>
                  <w:rFonts w:ascii="Arial" w:eastAsia="Arial" w:hAnsi="Arial" w:cs="Arial"/>
                  <w:i/>
                  <w:iCs/>
                  <w:sz w:val="20"/>
                  <w:szCs w:val="20"/>
                </w:rPr>
                <w:delText>n</w:delText>
              </w:r>
            </w:del>
          </w:p>
        </w:tc>
        <w:tc>
          <w:tcPr>
            <w:tcW w:w="1640" w:type="dxa"/>
            <w:vAlign w:val="bottom"/>
          </w:tcPr>
          <w:p w:rsidR="00A33515" w:rsidDel="002260E7" w:rsidRDefault="001A4D22">
            <w:pPr>
              <w:ind w:left="200"/>
              <w:rPr>
                <w:del w:id="14288" w:author="Admin" w:date="2019-02-19T02:10:00Z"/>
                <w:sz w:val="20"/>
                <w:szCs w:val="20"/>
              </w:rPr>
            </w:pPr>
            <w:del w:id="14289" w:author="Admin" w:date="2019-02-19T02:10:00Z">
              <w:r w:rsidDel="002260E7">
                <w:rPr>
                  <w:rFonts w:ascii="Arial" w:eastAsia="Arial" w:hAnsi="Arial" w:cs="Arial"/>
                  <w:w w:val="96"/>
                  <w:sz w:val="20"/>
                  <w:szCs w:val="20"/>
                </w:rPr>
                <w:delText xml:space="preserve">календарное </w:delText>
              </w:r>
              <w:r w:rsidDel="002260E7">
                <w:rPr>
                  <w:rFonts w:eastAsia="Times New Roman"/>
                  <w:i/>
                  <w:iCs/>
                  <w:w w:val="96"/>
                  <w:sz w:val="20"/>
                  <w:szCs w:val="20"/>
                </w:rPr>
                <w:delText>g j</w:delText>
              </w:r>
            </w:del>
          </w:p>
        </w:tc>
        <w:tc>
          <w:tcPr>
            <w:tcW w:w="80" w:type="dxa"/>
            <w:vMerge w:val="restart"/>
            <w:vAlign w:val="bottom"/>
          </w:tcPr>
          <w:p w:rsidR="00A33515" w:rsidDel="002260E7" w:rsidRDefault="001A4D22">
            <w:pPr>
              <w:jc w:val="right"/>
              <w:rPr>
                <w:del w:id="14290" w:author="Admin" w:date="2019-02-19T02:10:00Z"/>
                <w:sz w:val="20"/>
                <w:szCs w:val="20"/>
              </w:rPr>
            </w:pPr>
            <w:del w:id="14291" w:author="Admin" w:date="2019-02-19T02:10:00Z">
              <w:r w:rsidDel="002260E7">
                <w:rPr>
                  <w:rFonts w:eastAsia="Times New Roman"/>
                  <w:i/>
                  <w:iCs/>
                  <w:w w:val="89"/>
                  <w:sz w:val="20"/>
                  <w:szCs w:val="20"/>
                </w:rPr>
                <w:delText>:</w:delText>
              </w:r>
            </w:del>
          </w:p>
        </w:tc>
        <w:tc>
          <w:tcPr>
            <w:tcW w:w="0" w:type="dxa"/>
            <w:vAlign w:val="bottom"/>
          </w:tcPr>
          <w:p w:rsidR="00A33515" w:rsidDel="002260E7" w:rsidRDefault="00A33515">
            <w:pPr>
              <w:rPr>
                <w:del w:id="14292" w:author="Admin" w:date="2019-02-19T02:10:00Z"/>
                <w:sz w:val="1"/>
                <w:szCs w:val="1"/>
              </w:rPr>
            </w:pPr>
          </w:p>
        </w:tc>
      </w:tr>
      <w:tr w:rsidR="00A33515" w:rsidDel="002260E7">
        <w:trPr>
          <w:trHeight w:val="46"/>
          <w:del w:id="14293" w:author="Admin" w:date="2019-02-19T02:10:00Z"/>
        </w:trPr>
        <w:tc>
          <w:tcPr>
            <w:tcW w:w="440" w:type="dxa"/>
            <w:vMerge/>
            <w:vAlign w:val="bottom"/>
          </w:tcPr>
          <w:p w:rsidR="00A33515" w:rsidDel="002260E7" w:rsidRDefault="00A33515">
            <w:pPr>
              <w:rPr>
                <w:del w:id="14294" w:author="Admin" w:date="2019-02-19T02:10:00Z"/>
                <w:sz w:val="3"/>
                <w:szCs w:val="3"/>
              </w:rPr>
            </w:pPr>
          </w:p>
        </w:tc>
        <w:tc>
          <w:tcPr>
            <w:tcW w:w="1360" w:type="dxa"/>
            <w:vAlign w:val="bottom"/>
          </w:tcPr>
          <w:p w:rsidR="00A33515" w:rsidDel="002260E7" w:rsidRDefault="00A33515">
            <w:pPr>
              <w:rPr>
                <w:del w:id="14295" w:author="Admin" w:date="2019-02-19T02:10:00Z"/>
                <w:sz w:val="3"/>
                <w:szCs w:val="3"/>
              </w:rPr>
            </w:pPr>
          </w:p>
        </w:tc>
        <w:tc>
          <w:tcPr>
            <w:tcW w:w="1640" w:type="dxa"/>
            <w:vMerge w:val="restart"/>
            <w:vAlign w:val="bottom"/>
          </w:tcPr>
          <w:p w:rsidR="00A33515" w:rsidDel="002260E7" w:rsidRDefault="001A4D22">
            <w:pPr>
              <w:ind w:left="100"/>
              <w:rPr>
                <w:del w:id="14296" w:author="Admin" w:date="2019-02-19T02:10:00Z"/>
                <w:sz w:val="20"/>
                <w:szCs w:val="20"/>
              </w:rPr>
            </w:pPr>
            <w:del w:id="14297" w:author="Admin" w:date="2019-02-19T02:10:00Z">
              <w:r w:rsidDel="002260E7">
                <w:rPr>
                  <w:rFonts w:ascii="Arial" w:eastAsia="Arial" w:hAnsi="Arial" w:cs="Arial"/>
                  <w:i/>
                  <w:iCs/>
                  <w:sz w:val="20"/>
                  <w:szCs w:val="20"/>
                </w:rPr>
                <w:delText>x</w:delText>
              </w:r>
            </w:del>
          </w:p>
        </w:tc>
        <w:tc>
          <w:tcPr>
            <w:tcW w:w="80" w:type="dxa"/>
            <w:vMerge/>
            <w:vAlign w:val="bottom"/>
          </w:tcPr>
          <w:p w:rsidR="00A33515" w:rsidDel="002260E7" w:rsidRDefault="00A33515">
            <w:pPr>
              <w:rPr>
                <w:del w:id="14298" w:author="Admin" w:date="2019-02-19T02:10:00Z"/>
                <w:sz w:val="3"/>
                <w:szCs w:val="3"/>
              </w:rPr>
            </w:pPr>
          </w:p>
        </w:tc>
        <w:tc>
          <w:tcPr>
            <w:tcW w:w="0" w:type="dxa"/>
            <w:vAlign w:val="bottom"/>
          </w:tcPr>
          <w:p w:rsidR="00A33515" w:rsidDel="002260E7" w:rsidRDefault="00A33515">
            <w:pPr>
              <w:rPr>
                <w:del w:id="14299" w:author="Admin" w:date="2019-02-19T02:10:00Z"/>
                <w:sz w:val="1"/>
                <w:szCs w:val="1"/>
              </w:rPr>
            </w:pPr>
          </w:p>
        </w:tc>
      </w:tr>
      <w:tr w:rsidR="00A33515" w:rsidDel="002260E7">
        <w:trPr>
          <w:trHeight w:val="252"/>
          <w:del w:id="14300" w:author="Admin" w:date="2019-02-19T02:10:00Z"/>
        </w:trPr>
        <w:tc>
          <w:tcPr>
            <w:tcW w:w="1800" w:type="dxa"/>
            <w:gridSpan w:val="2"/>
            <w:vAlign w:val="bottom"/>
          </w:tcPr>
          <w:p w:rsidR="00A33515" w:rsidDel="002260E7" w:rsidRDefault="001A4D22">
            <w:pPr>
              <w:ind w:right="1320"/>
              <w:jc w:val="center"/>
              <w:rPr>
                <w:del w:id="14301" w:author="Admin" w:date="2019-02-19T02:10:00Z"/>
                <w:sz w:val="20"/>
                <w:szCs w:val="20"/>
              </w:rPr>
            </w:pPr>
            <w:del w:id="14302" w:author="Admin" w:date="2019-02-19T02:10:00Z">
              <w:r w:rsidDel="002260E7">
                <w:rPr>
                  <w:rFonts w:ascii="Arial" w:eastAsia="Arial" w:hAnsi="Arial" w:cs="Arial"/>
                  <w:i/>
                  <w:iCs/>
                  <w:sz w:val="14"/>
                  <w:szCs w:val="14"/>
                </w:rPr>
                <w:delText>x</w:delText>
              </w:r>
              <w:r w:rsidDel="002260E7">
                <w:rPr>
                  <w:rFonts w:eastAsia="Times New Roman"/>
                  <w:i/>
                  <w:iCs/>
                  <w:sz w:val="14"/>
                  <w:szCs w:val="14"/>
                </w:rPr>
                <w:delText>!1</w:delText>
              </w:r>
            </w:del>
          </w:p>
        </w:tc>
        <w:tc>
          <w:tcPr>
            <w:tcW w:w="1640" w:type="dxa"/>
            <w:vMerge/>
            <w:vAlign w:val="bottom"/>
          </w:tcPr>
          <w:p w:rsidR="00A33515" w:rsidDel="002260E7" w:rsidRDefault="00A33515">
            <w:pPr>
              <w:rPr>
                <w:del w:id="14303" w:author="Admin" w:date="2019-02-19T02:10:00Z"/>
                <w:sz w:val="21"/>
                <w:szCs w:val="21"/>
              </w:rPr>
            </w:pPr>
          </w:p>
        </w:tc>
        <w:tc>
          <w:tcPr>
            <w:tcW w:w="80" w:type="dxa"/>
            <w:vAlign w:val="bottom"/>
          </w:tcPr>
          <w:p w:rsidR="00A33515" w:rsidDel="002260E7" w:rsidRDefault="00A33515">
            <w:pPr>
              <w:rPr>
                <w:del w:id="14304" w:author="Admin" w:date="2019-02-19T02:10:00Z"/>
                <w:sz w:val="21"/>
                <w:szCs w:val="21"/>
              </w:rPr>
            </w:pPr>
          </w:p>
        </w:tc>
        <w:tc>
          <w:tcPr>
            <w:tcW w:w="0" w:type="dxa"/>
            <w:vAlign w:val="bottom"/>
          </w:tcPr>
          <w:p w:rsidR="00A33515" w:rsidDel="002260E7" w:rsidRDefault="00A33515">
            <w:pPr>
              <w:rPr>
                <w:del w:id="14305" w:author="Admin" w:date="2019-02-19T02:10:00Z"/>
                <w:sz w:val="1"/>
                <w:szCs w:val="1"/>
              </w:rPr>
            </w:pPr>
          </w:p>
        </w:tc>
      </w:tr>
    </w:tbl>
    <w:p w:rsidR="00A33515" w:rsidDel="002260E7" w:rsidRDefault="001A4D22">
      <w:pPr>
        <w:spacing w:line="20" w:lineRule="exact"/>
        <w:rPr>
          <w:del w:id="14306" w:author="Admin" w:date="2019-02-19T02:10:00Z"/>
          <w:sz w:val="20"/>
          <w:szCs w:val="20"/>
        </w:rPr>
      </w:pPr>
      <w:del w:id="14307" w:author="Admin" w:date="2019-02-19T02:10:00Z">
        <w:r w:rsidDel="002260E7">
          <w:rPr>
            <w:noProof/>
            <w:sz w:val="20"/>
            <w:szCs w:val="20"/>
          </w:rPr>
          <mc:AlternateContent>
            <mc:Choice Requires="wps">
              <w:drawing>
                <wp:anchor distT="0" distB="0" distL="114300" distR="114300" simplePos="0" relativeHeight="251933696" behindDoc="1" locked="0" layoutInCell="0" allowOverlap="1" wp14:anchorId="67F930D9" wp14:editId="5DD3EAEB">
                  <wp:simplePos x="0" y="0"/>
                  <wp:positionH relativeFrom="column">
                    <wp:posOffset>1477010</wp:posOffset>
                  </wp:positionH>
                  <wp:positionV relativeFrom="paragraph">
                    <wp:posOffset>-191135</wp:posOffset>
                  </wp:positionV>
                  <wp:extent cx="1895475" cy="0"/>
                  <wp:effectExtent l="0" t="0" r="0" b="0"/>
                  <wp:wrapNone/>
                  <wp:docPr id="574" name="Shap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54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4" o:spid="_x0000_s1026" style="position:absolute;z-index:-251382784;visibility:visible;mso-wrap-style:square;mso-wrap-distance-left:9pt;mso-wrap-distance-top:0;mso-wrap-distance-right:9pt;mso-wrap-distance-bottom:0;mso-position-horizontal:absolute;mso-position-horizontal-relative:text;mso-position-vertical:absolute;mso-position-vertical-relative:text" from="116.3pt,-15.05pt" to="265.5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" o:allowincell="f" filled="t" strokeweight=".14039mm">
                  <v:stroke joinstyle="miter"/>
                  <o:lock v:ext="edit" shapetype="f"/>
                </v:line>
              </w:pict>
            </mc:Fallback>
          </mc:AlternateContent>
        </w:r>
      </w:del>
    </w:p>
    <w:p w:rsidR="00A33515" w:rsidDel="002260E7" w:rsidRDefault="00A33515">
      <w:pPr>
        <w:spacing w:line="45" w:lineRule="exact"/>
        <w:rPr>
          <w:del w:id="14308" w:author="Admin" w:date="2019-02-19T02:10:00Z"/>
          <w:sz w:val="20"/>
          <w:szCs w:val="20"/>
        </w:rPr>
      </w:pPr>
    </w:p>
    <w:p w:rsidR="00A33515" w:rsidDel="002260E7" w:rsidRDefault="001A4D22">
      <w:pPr>
        <w:numPr>
          <w:ilvl w:val="0"/>
          <w:numId w:val="813"/>
        </w:numPr>
        <w:tabs>
          <w:tab w:val="left" w:pos="500"/>
        </w:tabs>
        <w:spacing w:line="249" w:lineRule="auto"/>
        <w:ind w:left="500" w:hanging="273"/>
        <w:jc w:val="both"/>
        <w:rPr>
          <w:del w:id="14309" w:author="Admin" w:date="2019-02-19T02:10:00Z"/>
          <w:rFonts w:ascii="Arial" w:eastAsia="Arial" w:hAnsi="Arial" w:cs="Arial"/>
          <w:b/>
          <w:bCs/>
          <w:sz w:val="20"/>
          <w:szCs w:val="20"/>
        </w:rPr>
        <w:pPrChange w:id="14310" w:author="Admin" w:date="2019-02-19T00:19:00Z">
          <w:pPr>
            <w:numPr>
              <w:numId w:val="816"/>
            </w:numPr>
            <w:tabs>
              <w:tab w:val="left" w:pos="500"/>
            </w:tabs>
            <w:spacing w:line="249" w:lineRule="auto"/>
            <w:ind w:left="500" w:hanging="273"/>
            <w:jc w:val="both"/>
          </w:pPr>
        </w:pPrChange>
      </w:pPr>
      <w:del w:id="14311" w:author="Admin" w:date="2019-02-19T02:10:00Z">
        <w:r w:rsidDel="002260E7">
          <w:rPr>
            <w:rFonts w:ascii="Arial" w:eastAsia="Arial" w:hAnsi="Arial" w:cs="Arial"/>
            <w:sz w:val="20"/>
            <w:szCs w:val="20"/>
          </w:rPr>
          <w:delText xml:space="preserve">Рассмотрите вместо окружностей эллипсы, заданные уравнением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qy</w:delText>
        </w:r>
        <w:r w:rsidDel="002260E7">
          <w:rPr>
            <w:rFonts w:ascii="Arial" w:eastAsia="Arial" w:hAnsi="Arial" w:cs="Arial"/>
            <w:sz w:val="27"/>
            <w:szCs w:val="27"/>
            <w:vertAlign w:val="superscript"/>
          </w:rPr>
          <w:delText>2</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n</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где</w:delText>
        </w:r>
        <w:r w:rsidDel="002260E7">
          <w:rPr>
            <w:rFonts w:ascii="Arial" w:eastAsia="Arial" w:hAnsi="Arial" w:cs="Arial"/>
            <w:i/>
            <w:iCs/>
            <w:sz w:val="20"/>
            <w:szCs w:val="20"/>
          </w:rPr>
          <w:delText xml:space="preserve"> q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натуральное число без квадратов.</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При каких</w:delText>
        </w:r>
        <w:r w:rsidDel="002260E7">
          <w:rPr>
            <w:rFonts w:ascii="Arial" w:eastAsia="Arial" w:hAnsi="Arial" w:cs="Arial"/>
            <w:i/>
            <w:iCs/>
            <w:sz w:val="20"/>
            <w:szCs w:val="20"/>
          </w:rPr>
          <w:delText xml:space="preserve"> q </w:delText>
        </w:r>
        <w:r w:rsidDel="002260E7">
          <w:rPr>
            <w:rFonts w:ascii="Arial" w:eastAsia="Arial" w:hAnsi="Arial" w:cs="Arial"/>
            <w:sz w:val="20"/>
            <w:szCs w:val="20"/>
          </w:rPr>
          <w:delText xml:space="preserve">есть такое </w:delText>
        </w:r>
        <w:r w:rsidDel="002260E7">
          <w:rPr>
            <w:rFonts w:ascii="Arial" w:eastAsia="Arial" w:hAnsi="Arial" w:cs="Arial"/>
            <w:i/>
            <w:iCs/>
            <w:sz w:val="20"/>
            <w:szCs w:val="20"/>
          </w:rPr>
          <w:delText>n</w:delText>
        </w:r>
        <w:r w:rsidDel="002260E7">
          <w:rPr>
            <w:rFonts w:ascii="Arial" w:eastAsia="Arial" w:hAnsi="Arial" w:cs="Arial"/>
            <w:sz w:val="20"/>
            <w:szCs w:val="20"/>
          </w:rPr>
          <w:delText>, что у этого уравнения есть ровно 12 решений.</w:delText>
        </w:r>
      </w:del>
    </w:p>
    <w:p w:rsidR="00A33515" w:rsidDel="002260E7" w:rsidRDefault="00A33515">
      <w:pPr>
        <w:spacing w:line="219" w:lineRule="exact"/>
        <w:rPr>
          <w:del w:id="14312" w:author="Admin" w:date="2019-02-19T02:10:00Z"/>
          <w:rFonts w:ascii="Arial" w:eastAsia="Arial" w:hAnsi="Arial" w:cs="Arial"/>
          <w:b/>
          <w:bCs/>
          <w:sz w:val="20"/>
          <w:szCs w:val="20"/>
        </w:rPr>
      </w:pPr>
    </w:p>
    <w:p w:rsidR="00A33515" w:rsidDel="002260E7" w:rsidRDefault="001A4D22">
      <w:pPr>
        <w:numPr>
          <w:ilvl w:val="1"/>
          <w:numId w:val="813"/>
        </w:numPr>
        <w:tabs>
          <w:tab w:val="left" w:pos="3220"/>
        </w:tabs>
        <w:ind w:left="3220" w:hanging="250"/>
        <w:rPr>
          <w:del w:id="14313" w:author="Admin" w:date="2019-02-19T02:10:00Z"/>
          <w:rFonts w:ascii="Arial" w:eastAsia="Arial" w:hAnsi="Arial" w:cs="Arial"/>
          <w:sz w:val="20"/>
          <w:szCs w:val="20"/>
        </w:rPr>
        <w:pPrChange w:id="14314" w:author="Admin" w:date="2019-02-19T00:19:00Z">
          <w:pPr>
            <w:numPr>
              <w:ilvl w:val="1"/>
              <w:numId w:val="816"/>
            </w:numPr>
            <w:tabs>
              <w:tab w:val="left" w:pos="3220"/>
            </w:tabs>
            <w:ind w:left="3220" w:hanging="250"/>
          </w:pPr>
        </w:pPrChange>
      </w:pPr>
      <w:del w:id="14315" w:author="Admin" w:date="2019-02-19T02:10:00Z">
        <w:r w:rsidDel="002260E7">
          <w:rPr>
            <w:rFonts w:ascii="Arial" w:eastAsia="Arial" w:hAnsi="Arial" w:cs="Arial"/>
            <w:b/>
            <w:bCs/>
            <w:sz w:val="20"/>
            <w:szCs w:val="20"/>
          </w:rPr>
          <w:delText xml:space="preserve">340 </w:delText>
        </w:r>
        <w:r w:rsidDel="002260E7">
          <w:rPr>
            <w:rFonts w:ascii="Arial" w:eastAsia="Arial" w:hAnsi="Arial" w:cs="Arial"/>
            <w:sz w:val="20"/>
            <w:szCs w:val="20"/>
          </w:rPr>
          <w:delText>−</w:delText>
        </w:r>
      </w:del>
    </w:p>
    <w:p w:rsidR="00A33515" w:rsidDel="002260E7" w:rsidRDefault="00A33515">
      <w:pPr>
        <w:rPr>
          <w:del w:id="1431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4317" w:author="Admin" w:date="2019-02-19T02:10:00Z"/>
          <w:sz w:val="20"/>
          <w:szCs w:val="20"/>
        </w:rPr>
      </w:pPr>
      <w:bookmarkStart w:id="14318" w:name="page351"/>
      <w:bookmarkEnd w:id="14318"/>
      <w:del w:id="14319"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4320" w:author="Admin" w:date="2019-02-19T02:10:00Z"/>
          <w:sz w:val="20"/>
          <w:szCs w:val="20"/>
        </w:rPr>
      </w:pPr>
    </w:p>
    <w:p w:rsidR="00A33515" w:rsidDel="002260E7" w:rsidRDefault="001A4D22">
      <w:pPr>
        <w:numPr>
          <w:ilvl w:val="0"/>
          <w:numId w:val="814"/>
        </w:numPr>
        <w:tabs>
          <w:tab w:val="left" w:pos="500"/>
        </w:tabs>
        <w:spacing w:line="303" w:lineRule="auto"/>
        <w:ind w:left="500" w:hanging="273"/>
        <w:rPr>
          <w:del w:id="14321" w:author="Admin" w:date="2019-02-19T02:10:00Z"/>
          <w:rFonts w:ascii="Arial" w:eastAsia="Arial" w:hAnsi="Arial" w:cs="Arial"/>
          <w:b/>
          <w:bCs/>
          <w:sz w:val="20"/>
          <w:szCs w:val="20"/>
        </w:rPr>
        <w:pPrChange w:id="14322" w:author="Admin" w:date="2019-02-19T00:19:00Z">
          <w:pPr>
            <w:numPr>
              <w:numId w:val="817"/>
            </w:numPr>
            <w:tabs>
              <w:tab w:val="left" w:pos="500"/>
            </w:tabs>
            <w:spacing w:line="303" w:lineRule="auto"/>
            <w:ind w:left="500" w:hanging="273"/>
          </w:pPr>
        </w:pPrChange>
      </w:pPr>
      <w:del w:id="14323" w:author="Admin" w:date="2019-02-19T02:10:00Z">
        <w:r w:rsidDel="002260E7">
          <w:rPr>
            <w:rFonts w:ascii="Arial" w:eastAsia="Arial" w:hAnsi="Arial" w:cs="Arial"/>
            <w:sz w:val="20"/>
            <w:szCs w:val="20"/>
          </w:rPr>
          <w:delText>Рассмотрите «циферблатные» числа, где каждой минуте соответ-ствовала бы точка на окружности с целыми координатами.</w:delText>
        </w:r>
      </w:del>
    </w:p>
    <w:p w:rsidR="00A33515" w:rsidDel="002260E7" w:rsidRDefault="00A33515">
      <w:pPr>
        <w:spacing w:line="101" w:lineRule="exact"/>
        <w:rPr>
          <w:del w:id="14324" w:author="Admin" w:date="2019-02-19T02:10:00Z"/>
          <w:rFonts w:ascii="Arial" w:eastAsia="Arial" w:hAnsi="Arial" w:cs="Arial"/>
          <w:b/>
          <w:bCs/>
          <w:sz w:val="20"/>
          <w:szCs w:val="20"/>
        </w:rPr>
      </w:pPr>
    </w:p>
    <w:p w:rsidR="00A33515" w:rsidDel="002260E7" w:rsidRDefault="001A4D22">
      <w:pPr>
        <w:numPr>
          <w:ilvl w:val="0"/>
          <w:numId w:val="814"/>
        </w:numPr>
        <w:tabs>
          <w:tab w:val="left" w:pos="500"/>
        </w:tabs>
        <w:spacing w:line="236" w:lineRule="auto"/>
        <w:ind w:left="500" w:hanging="273"/>
        <w:rPr>
          <w:del w:id="14325" w:author="Admin" w:date="2019-02-19T02:10:00Z"/>
          <w:rFonts w:ascii="Arial" w:eastAsia="Arial" w:hAnsi="Arial" w:cs="Arial"/>
          <w:b/>
          <w:bCs/>
          <w:sz w:val="20"/>
          <w:szCs w:val="20"/>
        </w:rPr>
        <w:pPrChange w:id="14326" w:author="Admin" w:date="2019-02-19T00:19:00Z">
          <w:pPr>
            <w:numPr>
              <w:numId w:val="817"/>
            </w:numPr>
            <w:tabs>
              <w:tab w:val="left" w:pos="500"/>
            </w:tabs>
            <w:spacing w:line="236" w:lineRule="auto"/>
            <w:ind w:left="500" w:hanging="273"/>
          </w:pPr>
        </w:pPrChange>
      </w:pPr>
      <w:del w:id="14327" w:author="Admin" w:date="2019-02-19T02:10:00Z">
        <w:r w:rsidDel="002260E7">
          <w:rPr>
            <w:rFonts w:ascii="Arial" w:eastAsia="Arial" w:hAnsi="Arial" w:cs="Arial"/>
            <w:sz w:val="20"/>
            <w:szCs w:val="20"/>
          </w:rPr>
          <w:delText xml:space="preserve">Какое количество целых решений может быть у уравнения </w:delText>
        </w:r>
        <w:r w:rsidDel="002260E7">
          <w:rPr>
            <w:rFonts w:ascii="Arial" w:eastAsia="Arial" w:hAnsi="Arial" w:cs="Arial"/>
            <w:i/>
            <w:iCs/>
            <w:sz w:val="20"/>
            <w:szCs w:val="20"/>
          </w:rPr>
          <w:delText>x</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qy</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A33515">
      <w:pPr>
        <w:spacing w:line="302" w:lineRule="exact"/>
        <w:rPr>
          <w:del w:id="14328" w:author="Admin" w:date="2019-02-19T02:10:00Z"/>
          <w:sz w:val="20"/>
          <w:szCs w:val="20"/>
        </w:rPr>
      </w:pPr>
    </w:p>
    <w:p w:rsidR="00A33515" w:rsidDel="002260E7" w:rsidRDefault="001A4D22">
      <w:pPr>
        <w:rPr>
          <w:del w:id="14329" w:author="Admin" w:date="2019-02-19T02:10:00Z"/>
          <w:sz w:val="20"/>
          <w:szCs w:val="20"/>
        </w:rPr>
      </w:pPr>
      <w:del w:id="14330" w:author="Admin" w:date="2019-02-19T02:10:00Z">
        <w:r w:rsidDel="002260E7">
          <w:rPr>
            <w:rFonts w:ascii="Arial" w:eastAsia="Arial" w:hAnsi="Arial" w:cs="Arial"/>
            <w:b/>
            <w:bCs/>
            <w:sz w:val="26"/>
            <w:szCs w:val="26"/>
          </w:rPr>
          <w:delText>Задача 6. Обобщение теоремы Штейнера-Лемуса</w:delText>
        </w:r>
      </w:del>
    </w:p>
    <w:p w:rsidR="00A33515" w:rsidDel="002260E7" w:rsidRDefault="00A33515">
      <w:pPr>
        <w:spacing w:line="178" w:lineRule="exact"/>
        <w:rPr>
          <w:del w:id="14331" w:author="Admin" w:date="2019-02-19T02:10:00Z"/>
          <w:sz w:val="20"/>
          <w:szCs w:val="20"/>
        </w:rPr>
      </w:pPr>
    </w:p>
    <w:p w:rsidR="00A33515" w:rsidDel="002260E7" w:rsidRDefault="001A4D22">
      <w:pPr>
        <w:numPr>
          <w:ilvl w:val="0"/>
          <w:numId w:val="815"/>
        </w:numPr>
        <w:tabs>
          <w:tab w:val="left" w:pos="500"/>
        </w:tabs>
        <w:spacing w:line="249" w:lineRule="auto"/>
        <w:ind w:left="500" w:hanging="273"/>
        <w:jc w:val="both"/>
        <w:rPr>
          <w:del w:id="14332" w:author="Admin" w:date="2019-02-19T02:10:00Z"/>
          <w:rFonts w:ascii="Arial" w:eastAsia="Arial" w:hAnsi="Arial" w:cs="Arial"/>
          <w:b/>
          <w:bCs/>
          <w:sz w:val="20"/>
          <w:szCs w:val="20"/>
        </w:rPr>
        <w:pPrChange w:id="14333" w:author="Admin" w:date="2019-02-19T00:19:00Z">
          <w:pPr>
            <w:numPr>
              <w:numId w:val="818"/>
            </w:numPr>
            <w:tabs>
              <w:tab w:val="left" w:pos="500"/>
            </w:tabs>
            <w:spacing w:line="249" w:lineRule="auto"/>
            <w:ind w:left="500" w:hanging="273"/>
            <w:jc w:val="both"/>
          </w:pPr>
        </w:pPrChange>
      </w:pPr>
      <w:del w:id="14334" w:author="Admin" w:date="2019-02-19T02:10:00Z">
        <w:r w:rsidDel="002260E7">
          <w:rPr>
            <w:rFonts w:ascii="Arial" w:eastAsia="Arial" w:hAnsi="Arial" w:cs="Arial"/>
            <w:sz w:val="20"/>
            <w:szCs w:val="20"/>
          </w:rPr>
          <w:delText xml:space="preserve">Пусть задано вещественное положительное число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На сторонах AB, BC треугольника ABC отметим точки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соответственно так, что</w:delText>
        </w:r>
      </w:del>
    </w:p>
    <w:p w:rsidR="00A33515" w:rsidDel="002260E7" w:rsidRDefault="00A33515">
      <w:pPr>
        <w:spacing w:line="226" w:lineRule="exact"/>
        <w:rPr>
          <w:del w:id="14335" w:author="Admin" w:date="2019-02-19T02:10:00Z"/>
          <w:sz w:val="20"/>
          <w:szCs w:val="20"/>
        </w:rPr>
      </w:pPr>
    </w:p>
    <w:p w:rsidR="00A33515" w:rsidRPr="001A4D22" w:rsidDel="002260E7" w:rsidRDefault="001A4D22">
      <w:pPr>
        <w:ind w:left="2680"/>
        <w:rPr>
          <w:del w:id="14336" w:author="Admin" w:date="2019-02-19T02:10:00Z"/>
          <w:sz w:val="20"/>
          <w:szCs w:val="20"/>
          <w:lang w:val="en-US"/>
          <w:rPrChange w:id="14337" w:author="Admin" w:date="2019-02-18T23:55:00Z">
            <w:rPr>
              <w:del w:id="14338" w:author="Admin" w:date="2019-02-19T02:10:00Z"/>
              <w:sz w:val="20"/>
              <w:szCs w:val="20"/>
            </w:rPr>
          </w:rPrChange>
        </w:rPr>
      </w:pPr>
      <w:del w:id="14339" w:author="Admin" w:date="2019-02-19T02:10:00Z">
        <w:r w:rsidRPr="001A4D22" w:rsidDel="002260E7">
          <w:rPr>
            <w:rFonts w:eastAsia="Times New Roman"/>
            <w:i/>
            <w:iCs/>
            <w:sz w:val="39"/>
            <w:szCs w:val="39"/>
            <w:vertAlign w:val="superscript"/>
            <w:lang w:val="en-US"/>
            <w:rPrChange w:id="14340" w:author="Admin" w:date="2019-02-18T23:55:00Z">
              <w:rPr>
                <w:rFonts w:eastAsia="Times New Roman"/>
                <w:i/>
                <w:iCs/>
                <w:sz w:val="39"/>
                <w:szCs w:val="39"/>
                <w:vertAlign w:val="superscript"/>
              </w:rPr>
            </w:rPrChange>
          </w:rPr>
          <w:delText>j</w:delText>
        </w:r>
        <w:r w:rsidRPr="001A4D22" w:rsidDel="002260E7">
          <w:rPr>
            <w:rFonts w:ascii="Arial" w:eastAsia="Arial" w:hAnsi="Arial" w:cs="Arial"/>
            <w:i/>
            <w:iCs/>
            <w:sz w:val="20"/>
            <w:szCs w:val="20"/>
            <w:lang w:val="en-US"/>
            <w:rPrChange w:id="14341" w:author="Admin" w:date="2019-02-18T23:55:00Z">
              <w:rPr>
                <w:rFonts w:ascii="Arial" w:eastAsia="Arial" w:hAnsi="Arial" w:cs="Arial"/>
                <w:i/>
                <w:iCs/>
                <w:sz w:val="20"/>
                <w:szCs w:val="20"/>
              </w:rPr>
            </w:rPrChange>
          </w:rPr>
          <w:delText>BAA</w:delText>
        </w:r>
        <w:r w:rsidRPr="001A4D22" w:rsidDel="002260E7">
          <w:rPr>
            <w:rFonts w:eastAsia="Times New Roman"/>
            <w:sz w:val="39"/>
            <w:szCs w:val="39"/>
            <w:vertAlign w:val="superscript"/>
            <w:lang w:val="en-US"/>
            <w:rPrChange w:id="14342" w:author="Admin" w:date="2019-02-18T23:55:00Z">
              <w:rPr>
                <w:rFonts w:eastAsia="Times New Roman"/>
                <w:sz w:val="39"/>
                <w:szCs w:val="39"/>
                <w:vertAlign w:val="superscript"/>
              </w:rPr>
            </w:rPrChange>
          </w:rPr>
          <w:delText>\</w:delText>
        </w:r>
        <w:r w:rsidRPr="001A4D22" w:rsidDel="002260E7">
          <w:rPr>
            <w:rFonts w:ascii="Arial" w:eastAsia="Arial" w:hAnsi="Arial" w:cs="Arial"/>
            <w:i/>
            <w:iCs/>
            <w:sz w:val="13"/>
            <w:szCs w:val="13"/>
            <w:lang w:val="en-US"/>
            <w:rPrChange w:id="14343" w:author="Admin" w:date="2019-02-18T23:55:00Z">
              <w:rPr>
                <w:rFonts w:ascii="Arial" w:eastAsia="Arial" w:hAnsi="Arial" w:cs="Arial"/>
                <w:i/>
                <w:iCs/>
                <w:sz w:val="13"/>
                <w:szCs w:val="13"/>
              </w:rPr>
            </w:rPrChange>
          </w:rPr>
          <w:delText>n</w:delText>
        </w:r>
        <w:r w:rsidRPr="001A4D22" w:rsidDel="002260E7">
          <w:rPr>
            <w:rFonts w:eastAsia="Times New Roman"/>
            <w:i/>
            <w:iCs/>
            <w:sz w:val="39"/>
            <w:szCs w:val="39"/>
            <w:vertAlign w:val="superscript"/>
            <w:lang w:val="en-US"/>
            <w:rPrChange w:id="14344" w:author="Admin" w:date="2019-02-18T23:55:00Z">
              <w:rPr>
                <w:rFonts w:eastAsia="Times New Roman"/>
                <w:i/>
                <w:iCs/>
                <w:sz w:val="39"/>
                <w:szCs w:val="39"/>
                <w:vertAlign w:val="superscript"/>
              </w:rPr>
            </w:rPrChange>
          </w:rPr>
          <w:delText>j</w:delText>
        </w:r>
        <w:r w:rsidRPr="001A4D22" w:rsidDel="002260E7">
          <w:rPr>
            <w:rFonts w:ascii="Arial" w:eastAsia="Arial" w:hAnsi="Arial" w:cs="Arial"/>
            <w:i/>
            <w:iCs/>
            <w:sz w:val="20"/>
            <w:szCs w:val="20"/>
            <w:lang w:val="en-US"/>
            <w:rPrChange w:id="14345" w:author="Admin" w:date="2019-02-18T23:55:00Z">
              <w:rPr>
                <w:rFonts w:ascii="Arial" w:eastAsia="Arial" w:hAnsi="Arial" w:cs="Arial"/>
                <w:i/>
                <w:iCs/>
                <w:sz w:val="20"/>
                <w:szCs w:val="20"/>
              </w:rPr>
            </w:rPrChange>
          </w:rPr>
          <w:delText xml:space="preserve"> </w:delText>
        </w:r>
        <w:r w:rsidRPr="001A4D22" w:rsidDel="002260E7">
          <w:rPr>
            <w:rFonts w:eastAsia="Times New Roman"/>
            <w:sz w:val="39"/>
            <w:szCs w:val="39"/>
            <w:vertAlign w:val="subscript"/>
            <w:lang w:val="en-US"/>
            <w:rPrChange w:id="14346" w:author="Admin" w:date="2019-02-18T23:55:00Z">
              <w:rPr>
                <w:rFonts w:eastAsia="Times New Roman"/>
                <w:sz w:val="39"/>
                <w:szCs w:val="39"/>
                <w:vertAlign w:val="subscript"/>
              </w:rPr>
            </w:rPrChange>
          </w:rPr>
          <w:delText>=</w:delText>
        </w:r>
        <w:r w:rsidRPr="001A4D22" w:rsidDel="002260E7">
          <w:rPr>
            <w:rFonts w:ascii="Arial" w:eastAsia="Arial" w:hAnsi="Arial" w:cs="Arial"/>
            <w:i/>
            <w:iCs/>
            <w:sz w:val="20"/>
            <w:szCs w:val="20"/>
            <w:lang w:val="en-US"/>
            <w:rPrChange w:id="14347" w:author="Admin" w:date="2019-02-18T23:55:00Z">
              <w:rPr>
                <w:rFonts w:ascii="Arial" w:eastAsia="Arial" w:hAnsi="Arial" w:cs="Arial"/>
                <w:i/>
                <w:iCs/>
                <w:sz w:val="20"/>
                <w:szCs w:val="20"/>
              </w:rPr>
            </w:rPrChange>
          </w:rPr>
          <w:delText xml:space="preserve"> </w:delText>
        </w:r>
        <w:r w:rsidRPr="001A4D22" w:rsidDel="002260E7">
          <w:rPr>
            <w:rFonts w:eastAsia="Times New Roman"/>
            <w:i/>
            <w:iCs/>
            <w:sz w:val="39"/>
            <w:szCs w:val="39"/>
            <w:vertAlign w:val="superscript"/>
            <w:lang w:val="en-US"/>
            <w:rPrChange w:id="14348" w:author="Admin" w:date="2019-02-18T23:55:00Z">
              <w:rPr>
                <w:rFonts w:eastAsia="Times New Roman"/>
                <w:i/>
                <w:iCs/>
                <w:sz w:val="39"/>
                <w:szCs w:val="39"/>
                <w:vertAlign w:val="superscript"/>
              </w:rPr>
            </w:rPrChange>
          </w:rPr>
          <w:delText>j</w:delText>
        </w:r>
        <w:r w:rsidRPr="001A4D22" w:rsidDel="002260E7">
          <w:rPr>
            <w:rFonts w:ascii="Arial" w:eastAsia="Arial" w:hAnsi="Arial" w:cs="Arial"/>
            <w:i/>
            <w:iCs/>
            <w:sz w:val="20"/>
            <w:szCs w:val="20"/>
            <w:lang w:val="en-US"/>
            <w:rPrChange w:id="14349" w:author="Admin" w:date="2019-02-18T23:55:00Z">
              <w:rPr>
                <w:rFonts w:ascii="Arial" w:eastAsia="Arial" w:hAnsi="Arial" w:cs="Arial"/>
                <w:i/>
                <w:iCs/>
                <w:sz w:val="20"/>
                <w:szCs w:val="20"/>
              </w:rPr>
            </w:rPrChange>
          </w:rPr>
          <w:delText>BCC</w:delText>
        </w:r>
        <w:r w:rsidRPr="001A4D22" w:rsidDel="002260E7">
          <w:rPr>
            <w:rFonts w:eastAsia="Times New Roman"/>
            <w:sz w:val="39"/>
            <w:szCs w:val="39"/>
            <w:vertAlign w:val="superscript"/>
            <w:lang w:val="en-US"/>
            <w:rPrChange w:id="14350" w:author="Admin" w:date="2019-02-18T23:55:00Z">
              <w:rPr>
                <w:rFonts w:eastAsia="Times New Roman"/>
                <w:sz w:val="39"/>
                <w:szCs w:val="39"/>
                <w:vertAlign w:val="superscript"/>
              </w:rPr>
            </w:rPrChange>
          </w:rPr>
          <w:delText>[</w:delText>
        </w:r>
        <w:r w:rsidRPr="001A4D22" w:rsidDel="002260E7">
          <w:rPr>
            <w:rFonts w:ascii="Arial" w:eastAsia="Arial" w:hAnsi="Arial" w:cs="Arial"/>
            <w:i/>
            <w:iCs/>
            <w:sz w:val="13"/>
            <w:szCs w:val="13"/>
            <w:lang w:val="en-US"/>
            <w:rPrChange w:id="14351" w:author="Admin" w:date="2019-02-18T23:55:00Z">
              <w:rPr>
                <w:rFonts w:ascii="Arial" w:eastAsia="Arial" w:hAnsi="Arial" w:cs="Arial"/>
                <w:i/>
                <w:iCs/>
                <w:sz w:val="13"/>
                <w:szCs w:val="13"/>
              </w:rPr>
            </w:rPrChange>
          </w:rPr>
          <w:delText>n</w:delText>
        </w:r>
        <w:r w:rsidRPr="001A4D22" w:rsidDel="002260E7">
          <w:rPr>
            <w:rFonts w:eastAsia="Times New Roman"/>
            <w:i/>
            <w:iCs/>
            <w:sz w:val="39"/>
            <w:szCs w:val="39"/>
            <w:vertAlign w:val="superscript"/>
            <w:lang w:val="en-US"/>
            <w:rPrChange w:id="14352" w:author="Admin" w:date="2019-02-18T23:55:00Z">
              <w:rPr>
                <w:rFonts w:eastAsia="Times New Roman"/>
                <w:i/>
                <w:iCs/>
                <w:sz w:val="39"/>
                <w:szCs w:val="39"/>
                <w:vertAlign w:val="superscript"/>
              </w:rPr>
            </w:rPrChange>
          </w:rPr>
          <w:delText>j</w:delText>
        </w:r>
        <w:r w:rsidRPr="001A4D22" w:rsidDel="002260E7">
          <w:rPr>
            <w:rFonts w:ascii="Arial" w:eastAsia="Arial" w:hAnsi="Arial" w:cs="Arial"/>
            <w:i/>
            <w:iCs/>
            <w:sz w:val="20"/>
            <w:szCs w:val="20"/>
            <w:lang w:val="en-US"/>
            <w:rPrChange w:id="14353" w:author="Admin" w:date="2019-02-18T23:55:00Z">
              <w:rPr>
                <w:rFonts w:ascii="Arial" w:eastAsia="Arial" w:hAnsi="Arial" w:cs="Arial"/>
                <w:i/>
                <w:iCs/>
                <w:sz w:val="20"/>
                <w:szCs w:val="20"/>
              </w:rPr>
            </w:rPrChange>
          </w:rPr>
          <w:delText xml:space="preserve"> </w:delText>
        </w:r>
        <w:r w:rsidRPr="001A4D22" w:rsidDel="002260E7">
          <w:rPr>
            <w:rFonts w:eastAsia="Times New Roman"/>
            <w:sz w:val="39"/>
            <w:szCs w:val="39"/>
            <w:vertAlign w:val="subscript"/>
            <w:lang w:val="en-US"/>
            <w:rPrChange w:id="14354" w:author="Admin" w:date="2019-02-18T23:55:00Z">
              <w:rPr>
                <w:rFonts w:eastAsia="Times New Roman"/>
                <w:sz w:val="39"/>
                <w:szCs w:val="39"/>
                <w:vertAlign w:val="subscript"/>
              </w:rPr>
            </w:rPrChange>
          </w:rPr>
          <w:delText>=</w:delText>
        </w:r>
        <w:r w:rsidRPr="001A4D22" w:rsidDel="002260E7">
          <w:rPr>
            <w:rFonts w:ascii="Arial" w:eastAsia="Arial" w:hAnsi="Arial" w:cs="Arial"/>
            <w:i/>
            <w:iCs/>
            <w:sz w:val="20"/>
            <w:szCs w:val="20"/>
            <w:lang w:val="en-US"/>
            <w:rPrChange w:id="14355" w:author="Admin" w:date="2019-02-18T23:55:00Z">
              <w:rPr>
                <w:rFonts w:ascii="Arial" w:eastAsia="Arial" w:hAnsi="Arial" w:cs="Arial"/>
                <w:i/>
                <w:iCs/>
                <w:sz w:val="20"/>
                <w:szCs w:val="20"/>
              </w:rPr>
            </w:rPrChange>
          </w:rPr>
          <w:delText xml:space="preserve"> </w:delText>
        </w:r>
        <w:r w:rsidRPr="001A4D22" w:rsidDel="002260E7">
          <w:rPr>
            <w:rFonts w:ascii="Arial" w:eastAsia="Arial" w:hAnsi="Arial" w:cs="Arial"/>
            <w:i/>
            <w:iCs/>
            <w:sz w:val="39"/>
            <w:szCs w:val="39"/>
            <w:vertAlign w:val="subscript"/>
            <w:lang w:val="en-US"/>
            <w:rPrChange w:id="14356" w:author="Admin" w:date="2019-02-18T23:55:00Z">
              <w:rPr>
                <w:rFonts w:ascii="Arial" w:eastAsia="Arial" w:hAnsi="Arial" w:cs="Arial"/>
                <w:i/>
                <w:iCs/>
                <w:sz w:val="39"/>
                <w:szCs w:val="39"/>
                <w:vertAlign w:val="subscript"/>
              </w:rPr>
            </w:rPrChange>
          </w:rPr>
          <w:delText>n</w:delText>
        </w:r>
        <w:r w:rsidRPr="001A4D22" w:rsidDel="002260E7">
          <w:rPr>
            <w:rFonts w:eastAsia="Times New Roman"/>
            <w:i/>
            <w:iCs/>
            <w:sz w:val="39"/>
            <w:szCs w:val="39"/>
            <w:vertAlign w:val="subscript"/>
            <w:lang w:val="en-US"/>
            <w:rPrChange w:id="14357" w:author="Admin" w:date="2019-02-18T23:55:00Z">
              <w:rPr>
                <w:rFonts w:eastAsia="Times New Roman"/>
                <w:i/>
                <w:iCs/>
                <w:sz w:val="39"/>
                <w:szCs w:val="39"/>
                <w:vertAlign w:val="subscript"/>
              </w:rPr>
            </w:rPrChange>
          </w:rPr>
          <w:delText>:</w:delText>
        </w:r>
      </w:del>
    </w:p>
    <w:p w:rsidR="00A33515" w:rsidRPr="001A4D22" w:rsidDel="002260E7" w:rsidRDefault="001A4D22">
      <w:pPr>
        <w:spacing w:line="20" w:lineRule="exact"/>
        <w:rPr>
          <w:del w:id="14358" w:author="Admin" w:date="2019-02-19T02:10:00Z"/>
          <w:sz w:val="20"/>
          <w:szCs w:val="20"/>
          <w:lang w:val="en-US"/>
          <w:rPrChange w:id="14359" w:author="Admin" w:date="2019-02-18T23:55:00Z">
            <w:rPr>
              <w:del w:id="14360" w:author="Admin" w:date="2019-02-19T02:10:00Z"/>
              <w:sz w:val="20"/>
              <w:szCs w:val="20"/>
            </w:rPr>
          </w:rPrChange>
        </w:rPr>
      </w:pPr>
      <w:del w:id="14361" w:author="Admin" w:date="2019-02-19T02:10:00Z">
        <w:r w:rsidDel="002260E7">
          <w:rPr>
            <w:noProof/>
            <w:sz w:val="20"/>
            <w:szCs w:val="20"/>
          </w:rPr>
          <mc:AlternateContent>
            <mc:Choice Requires="wps">
              <w:drawing>
                <wp:anchor distT="0" distB="0" distL="114300" distR="114300" simplePos="0" relativeHeight="251934720" behindDoc="1" locked="0" layoutInCell="0" allowOverlap="1" wp14:anchorId="5BED665B" wp14:editId="3D7CA127">
                  <wp:simplePos x="0" y="0"/>
                  <wp:positionH relativeFrom="column">
                    <wp:posOffset>1700530</wp:posOffset>
                  </wp:positionH>
                  <wp:positionV relativeFrom="paragraph">
                    <wp:posOffset>-46990</wp:posOffset>
                  </wp:positionV>
                  <wp:extent cx="376555" cy="0"/>
                  <wp:effectExtent l="0" t="0" r="0" b="0"/>
                  <wp:wrapNone/>
                  <wp:docPr id="575" name="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65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5" o:spid="_x0000_s1026" style="position:absolute;z-index:-251381760;visibility:visible;mso-wrap-style:square;mso-wrap-distance-left:9pt;mso-wrap-distance-top:0;mso-wrap-distance-right:9pt;mso-wrap-distance-bottom:0;mso-position-horizontal:absolute;mso-position-horizontal-relative:text;mso-position-vertical:absolute;mso-position-vertical-relative:text" from="133.9pt,-3.7pt" to="163.5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35744" behindDoc="1" locked="0" layoutInCell="0" allowOverlap="1" wp14:anchorId="202C0F34" wp14:editId="554FF7A9">
                  <wp:simplePos x="0" y="0"/>
                  <wp:positionH relativeFrom="column">
                    <wp:posOffset>2275840</wp:posOffset>
                  </wp:positionH>
                  <wp:positionV relativeFrom="paragraph">
                    <wp:posOffset>-46990</wp:posOffset>
                  </wp:positionV>
                  <wp:extent cx="371475" cy="0"/>
                  <wp:effectExtent l="0" t="0" r="0" b="0"/>
                  <wp:wrapNone/>
                  <wp:docPr id="576" name="Shap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14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6" o:spid="_x0000_s1026" style="position:absolute;z-index:-251380736;visibility:visible;mso-wrap-style:square;mso-wrap-distance-left:9pt;mso-wrap-distance-top:0;mso-wrap-distance-right:9pt;mso-wrap-distance-bottom:0;mso-position-horizontal:absolute;mso-position-horizontal-relative:text;mso-position-vertical:absolute;mso-position-vertical-relative:text" from="179.2pt,-3.7pt" to="208.4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" o:allowincell="f" filled="t" strokeweight=".14039mm">
                  <v:stroke joinstyle="miter"/>
                  <o:lock v:ext="edit" shapetype="f"/>
                </v:line>
              </w:pict>
            </mc:Fallback>
          </mc:AlternateContent>
        </w:r>
      </w:del>
    </w:p>
    <w:p w:rsidR="00A33515" w:rsidDel="002260E7" w:rsidRDefault="001A4D22">
      <w:pPr>
        <w:tabs>
          <w:tab w:val="left" w:pos="3560"/>
        </w:tabs>
        <w:ind w:left="2680"/>
        <w:rPr>
          <w:del w:id="14362" w:author="Admin" w:date="2019-02-19T02:10:00Z"/>
          <w:sz w:val="20"/>
          <w:szCs w:val="20"/>
        </w:rPr>
      </w:pPr>
      <w:del w:id="14363" w:author="Admin" w:date="2019-02-19T02:10:00Z">
        <w:r w:rsidDel="002260E7">
          <w:rPr>
            <w:rFonts w:eastAsia="Times New Roman"/>
            <w:i/>
            <w:iCs/>
            <w:sz w:val="20"/>
            <w:szCs w:val="20"/>
          </w:rPr>
          <w:delText>j</w:delText>
        </w:r>
        <w:r w:rsidDel="002260E7">
          <w:rPr>
            <w:rFonts w:ascii="Arial" w:eastAsia="Arial" w:hAnsi="Arial" w:cs="Arial"/>
            <w:i/>
            <w:iCs/>
            <w:sz w:val="20"/>
            <w:szCs w:val="20"/>
          </w:rPr>
          <w:delText>CAA</w:delText>
        </w:r>
        <w:r w:rsidDel="002260E7">
          <w:rPr>
            <w:rFonts w:eastAsia="Times New Roman"/>
            <w:sz w:val="39"/>
            <w:szCs w:val="39"/>
            <w:vertAlign w:val="superscript"/>
          </w:rPr>
          <w:delText>\</w:delText>
        </w:r>
        <w:r w:rsidDel="002260E7">
          <w:rPr>
            <w:rFonts w:ascii="Arial" w:eastAsia="Arial" w:hAnsi="Arial" w:cs="Arial"/>
            <w:i/>
            <w:iCs/>
            <w:sz w:val="27"/>
            <w:szCs w:val="27"/>
            <w:vertAlign w:val="subscript"/>
          </w:rPr>
          <w:delText>n</w:delText>
        </w:r>
        <w:r w:rsidDel="002260E7">
          <w:rPr>
            <w:rFonts w:eastAsia="Times New Roman"/>
            <w:i/>
            <w:iCs/>
            <w:sz w:val="20"/>
            <w:szCs w:val="20"/>
          </w:rPr>
          <w:delText>j</w:delText>
        </w:r>
        <w:r w:rsidDel="002260E7">
          <w:rPr>
            <w:sz w:val="20"/>
            <w:szCs w:val="20"/>
          </w:rPr>
          <w:tab/>
        </w:r>
        <w:r w:rsidDel="002260E7">
          <w:rPr>
            <w:rFonts w:eastAsia="Times New Roman"/>
            <w:i/>
            <w:iCs/>
            <w:sz w:val="16"/>
            <w:szCs w:val="16"/>
          </w:rPr>
          <w:delText>j</w:delText>
        </w:r>
        <w:r w:rsidDel="002260E7">
          <w:rPr>
            <w:rFonts w:ascii="Arial" w:eastAsia="Arial" w:hAnsi="Arial" w:cs="Arial"/>
            <w:i/>
            <w:iCs/>
            <w:sz w:val="16"/>
            <w:szCs w:val="16"/>
          </w:rPr>
          <w:delText>ACC</w:delText>
        </w:r>
        <w:r w:rsidDel="002260E7">
          <w:rPr>
            <w:rFonts w:eastAsia="Times New Roman"/>
            <w:sz w:val="29"/>
            <w:szCs w:val="29"/>
            <w:vertAlign w:val="superscript"/>
          </w:rPr>
          <w:delText>\</w:delText>
        </w:r>
        <w:r w:rsidDel="002260E7">
          <w:rPr>
            <w:rFonts w:ascii="Arial" w:eastAsia="Arial" w:hAnsi="Arial" w:cs="Arial"/>
            <w:i/>
            <w:iCs/>
            <w:sz w:val="21"/>
            <w:szCs w:val="21"/>
            <w:vertAlign w:val="subscript"/>
          </w:rPr>
          <w:delText>n</w:delText>
        </w:r>
        <w:r w:rsidDel="002260E7">
          <w:rPr>
            <w:rFonts w:eastAsia="Times New Roman"/>
            <w:i/>
            <w:iCs/>
            <w:sz w:val="16"/>
            <w:szCs w:val="16"/>
          </w:rPr>
          <w:delText>j</w:delText>
        </w:r>
      </w:del>
    </w:p>
    <w:p w:rsidR="00A33515" w:rsidDel="002260E7" w:rsidRDefault="00A33515">
      <w:pPr>
        <w:spacing w:line="36" w:lineRule="exact"/>
        <w:rPr>
          <w:del w:id="14364" w:author="Admin" w:date="2019-02-19T02:10:00Z"/>
          <w:sz w:val="20"/>
          <w:szCs w:val="20"/>
        </w:rPr>
      </w:pPr>
    </w:p>
    <w:p w:rsidR="00A33515" w:rsidDel="002260E7" w:rsidRDefault="001A4D22">
      <w:pPr>
        <w:spacing w:line="256" w:lineRule="auto"/>
        <w:ind w:left="500"/>
        <w:jc w:val="both"/>
        <w:rPr>
          <w:del w:id="14365" w:author="Admin" w:date="2019-02-19T02:10:00Z"/>
          <w:sz w:val="20"/>
          <w:szCs w:val="20"/>
        </w:rPr>
      </w:pPr>
      <w:del w:id="14366" w:author="Admin" w:date="2019-02-19T02:10:00Z">
        <w:r w:rsidDel="002260E7">
          <w:rPr>
            <w:rFonts w:ascii="Arial" w:eastAsia="Arial" w:hAnsi="Arial" w:cs="Arial"/>
            <w:sz w:val="19"/>
            <w:szCs w:val="19"/>
          </w:rPr>
          <w:delText xml:space="preserve">Известная теорема Штейнера-Лемуса утверждает, что совпадение длин бисектрисс </w:delText>
        </w:r>
        <w:r w:rsidDel="002260E7">
          <w:rPr>
            <w:rFonts w:eastAsia="Times New Roman"/>
            <w:i/>
            <w:iCs/>
            <w:sz w:val="19"/>
            <w:szCs w:val="19"/>
          </w:rPr>
          <w:delText>j</w:delText>
        </w:r>
        <w:r w:rsidDel="002260E7">
          <w:rPr>
            <w:rFonts w:ascii="Arial" w:eastAsia="Arial" w:hAnsi="Arial" w:cs="Arial"/>
            <w:i/>
            <w:iCs/>
            <w:sz w:val="19"/>
            <w:szCs w:val="19"/>
          </w:rPr>
          <w:delText>AA</w:delText>
        </w:r>
        <w:r w:rsidDel="002260E7">
          <w:rPr>
            <w:rFonts w:ascii="Arial" w:eastAsia="Arial" w:hAnsi="Arial" w:cs="Arial"/>
            <w:sz w:val="26"/>
            <w:szCs w:val="26"/>
            <w:vertAlign w:val="subscript"/>
          </w:rPr>
          <w:delText>1</w:delText>
        </w:r>
        <w:r w:rsidDel="002260E7">
          <w:rPr>
            <w:rFonts w:eastAsia="Times New Roman"/>
            <w:i/>
            <w:iCs/>
            <w:sz w:val="19"/>
            <w:szCs w:val="19"/>
          </w:rPr>
          <w:delText>j</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eastAsia="Times New Roman"/>
            <w:i/>
            <w:iCs/>
            <w:sz w:val="19"/>
            <w:szCs w:val="19"/>
          </w:rPr>
          <w:delText>j</w:delText>
        </w:r>
        <w:r w:rsidDel="002260E7">
          <w:rPr>
            <w:rFonts w:ascii="Arial" w:eastAsia="Arial" w:hAnsi="Arial" w:cs="Arial"/>
            <w:i/>
            <w:iCs/>
            <w:sz w:val="19"/>
            <w:szCs w:val="19"/>
          </w:rPr>
          <w:delText>CC</w:delText>
        </w:r>
        <w:r w:rsidDel="002260E7">
          <w:rPr>
            <w:rFonts w:ascii="Arial" w:eastAsia="Arial" w:hAnsi="Arial" w:cs="Arial"/>
            <w:sz w:val="26"/>
            <w:szCs w:val="26"/>
            <w:vertAlign w:val="subscript"/>
          </w:rPr>
          <w:delText>1</w:delText>
        </w:r>
        <w:r w:rsidDel="002260E7">
          <w:rPr>
            <w:rFonts w:eastAsia="Times New Roman"/>
            <w:i/>
            <w:iCs/>
            <w:sz w:val="19"/>
            <w:szCs w:val="19"/>
          </w:rPr>
          <w:delText>j</w:delText>
        </w:r>
        <w:r w:rsidDel="002260E7">
          <w:rPr>
            <w:rFonts w:ascii="Arial" w:eastAsia="Arial" w:hAnsi="Arial" w:cs="Arial"/>
            <w:sz w:val="19"/>
            <w:szCs w:val="19"/>
          </w:rPr>
          <w:delText xml:space="preserve"> влечет равенство длин сторон </w:delText>
        </w:r>
        <w:r w:rsidDel="002260E7">
          <w:rPr>
            <w:rFonts w:eastAsia="Times New Roman"/>
            <w:i/>
            <w:iCs/>
            <w:sz w:val="19"/>
            <w:szCs w:val="19"/>
          </w:rPr>
          <w:delText>j</w:delText>
        </w:r>
        <w:r w:rsidDel="002260E7">
          <w:rPr>
            <w:rFonts w:ascii="Arial" w:eastAsia="Arial" w:hAnsi="Arial" w:cs="Arial"/>
            <w:i/>
            <w:iCs/>
            <w:sz w:val="19"/>
            <w:szCs w:val="19"/>
          </w:rPr>
          <w:delText>AB</w:delText>
        </w:r>
        <w:r w:rsidDel="002260E7">
          <w:rPr>
            <w:rFonts w:eastAsia="Times New Roman"/>
            <w:i/>
            <w:iCs/>
            <w:sz w:val="19"/>
            <w:szCs w:val="19"/>
          </w:rPr>
          <w:delText>j</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eastAsia="Times New Roman"/>
            <w:i/>
            <w:iCs/>
            <w:sz w:val="19"/>
            <w:szCs w:val="19"/>
          </w:rPr>
          <w:delText>j</w:delText>
        </w:r>
        <w:r w:rsidDel="002260E7">
          <w:rPr>
            <w:rFonts w:ascii="Arial" w:eastAsia="Arial" w:hAnsi="Arial" w:cs="Arial"/>
            <w:i/>
            <w:iCs/>
            <w:sz w:val="19"/>
            <w:szCs w:val="19"/>
          </w:rPr>
          <w:delText>BC</w:delText>
        </w:r>
        <w:r w:rsidDel="002260E7">
          <w:rPr>
            <w:rFonts w:eastAsia="Times New Roman"/>
            <w:i/>
            <w:iCs/>
            <w:sz w:val="19"/>
            <w:szCs w:val="19"/>
          </w:rPr>
          <w:delText>j</w:delText>
        </w:r>
        <w:r w:rsidDel="002260E7">
          <w:rPr>
            <w:rFonts w:ascii="Arial" w:eastAsia="Arial" w:hAnsi="Arial" w:cs="Arial"/>
            <w:sz w:val="19"/>
            <w:szCs w:val="19"/>
          </w:rPr>
          <w:delText>.</w:delText>
        </w:r>
        <w:r w:rsidDel="002260E7">
          <w:rPr>
            <w:rFonts w:eastAsia="Times New Roman"/>
            <w:i/>
            <w:iCs/>
            <w:sz w:val="19"/>
            <w:szCs w:val="19"/>
          </w:rPr>
          <w:delText xml:space="preserve"> </w:delText>
        </w:r>
        <w:r w:rsidDel="002260E7">
          <w:rPr>
            <w:rFonts w:ascii="Arial" w:eastAsia="Arial" w:hAnsi="Arial" w:cs="Arial"/>
            <w:sz w:val="19"/>
            <w:szCs w:val="19"/>
          </w:rPr>
          <w:delText>Проверьте истинность утверждения: «Отрезки</w:delText>
        </w:r>
        <w:r w:rsidDel="002260E7">
          <w:rPr>
            <w:rFonts w:eastAsia="Times New Roman"/>
            <w:i/>
            <w:iCs/>
            <w:sz w:val="19"/>
            <w:szCs w:val="19"/>
          </w:rPr>
          <w:delText xml:space="preserve"> </w:delText>
        </w:r>
        <w:r w:rsidDel="002260E7">
          <w:rPr>
            <w:rFonts w:ascii="Arial" w:eastAsia="Arial" w:hAnsi="Arial" w:cs="Arial"/>
            <w:i/>
            <w:iCs/>
            <w:sz w:val="19"/>
            <w:szCs w:val="19"/>
          </w:rPr>
          <w:delText>AA</w:delText>
        </w:r>
        <w:r w:rsidDel="002260E7">
          <w:rPr>
            <w:rFonts w:ascii="Arial" w:eastAsia="Arial" w:hAnsi="Arial" w:cs="Arial"/>
            <w:i/>
            <w:iCs/>
            <w:sz w:val="26"/>
            <w:szCs w:val="26"/>
            <w:vertAlign w:val="subscript"/>
          </w:rPr>
          <w:delText>n</w:delText>
        </w:r>
        <w:r w:rsidDel="002260E7">
          <w:rPr>
            <w:rFonts w:eastAsia="Times New Roman"/>
            <w:i/>
            <w:iCs/>
            <w:sz w:val="19"/>
            <w:szCs w:val="19"/>
          </w:rPr>
          <w:delText xml:space="preserve"> </w:delText>
        </w:r>
        <w:r w:rsidDel="002260E7">
          <w:rPr>
            <w:rFonts w:ascii="Arial" w:eastAsia="Arial" w:hAnsi="Arial" w:cs="Arial"/>
            <w:sz w:val="19"/>
            <w:szCs w:val="19"/>
          </w:rPr>
          <w:delText>и</w:delText>
        </w:r>
        <w:r w:rsidDel="002260E7">
          <w:rPr>
            <w:rFonts w:eastAsia="Times New Roman"/>
            <w:i/>
            <w:iCs/>
            <w:sz w:val="19"/>
            <w:szCs w:val="19"/>
          </w:rPr>
          <w:delText xml:space="preserve"> </w:delText>
        </w:r>
        <w:r w:rsidDel="002260E7">
          <w:rPr>
            <w:rFonts w:ascii="Arial" w:eastAsia="Arial" w:hAnsi="Arial" w:cs="Arial"/>
            <w:i/>
            <w:iCs/>
            <w:sz w:val="19"/>
            <w:szCs w:val="19"/>
          </w:rPr>
          <w:delText>CC</w:delText>
        </w:r>
        <w:r w:rsidDel="002260E7">
          <w:rPr>
            <w:rFonts w:ascii="Arial" w:eastAsia="Arial" w:hAnsi="Arial" w:cs="Arial"/>
            <w:i/>
            <w:iCs/>
            <w:sz w:val="26"/>
            <w:szCs w:val="26"/>
            <w:vertAlign w:val="subscript"/>
          </w:rPr>
          <w:delText>n</w:delText>
        </w:r>
        <w:r w:rsidDel="002260E7">
          <w:rPr>
            <w:rFonts w:eastAsia="Times New Roman"/>
            <w:i/>
            <w:iCs/>
            <w:sz w:val="19"/>
            <w:szCs w:val="19"/>
          </w:rPr>
          <w:delText xml:space="preserve"> </w:delText>
        </w:r>
        <w:r w:rsidDel="002260E7">
          <w:rPr>
            <w:rFonts w:ascii="Arial" w:eastAsia="Arial" w:hAnsi="Arial" w:cs="Arial"/>
            <w:sz w:val="19"/>
            <w:szCs w:val="19"/>
          </w:rPr>
          <w:delText>име-ют равные длины тогда и только тогда, когда стороны AB и BC име-ют равные длины» в каждом из следующих случаев:</w:delText>
        </w:r>
      </w:del>
    </w:p>
    <w:p w:rsidR="00A33515" w:rsidDel="002260E7" w:rsidRDefault="00A33515">
      <w:pPr>
        <w:spacing w:line="120" w:lineRule="exact"/>
        <w:rPr>
          <w:del w:id="14367" w:author="Admin" w:date="2019-02-19T02:10:00Z"/>
          <w:sz w:val="20"/>
          <w:szCs w:val="20"/>
        </w:rPr>
      </w:pPr>
    </w:p>
    <w:p w:rsidR="00A33515" w:rsidDel="002260E7" w:rsidRDefault="001A4D22">
      <w:pPr>
        <w:ind w:left="500"/>
        <w:rPr>
          <w:del w:id="14368" w:author="Admin" w:date="2019-02-19T02:10:00Z"/>
          <w:sz w:val="20"/>
          <w:szCs w:val="20"/>
        </w:rPr>
      </w:pPr>
      <w:del w:id="14369" w:author="Admin" w:date="2019-02-19T02:10:00Z">
        <w:r w:rsidDel="002260E7">
          <w:rPr>
            <w:rFonts w:ascii="Arial" w:eastAsia="Arial" w:hAnsi="Arial" w:cs="Arial"/>
            <w:b/>
            <w:bCs/>
            <w:sz w:val="20"/>
            <w:szCs w:val="20"/>
          </w:rPr>
          <w:delText xml:space="preserve">а)  </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2</w:delText>
        </w:r>
      </w:del>
    </w:p>
    <w:p w:rsidR="00A33515" w:rsidDel="002260E7" w:rsidRDefault="00A33515">
      <w:pPr>
        <w:spacing w:line="117" w:lineRule="exact"/>
        <w:rPr>
          <w:del w:id="14370" w:author="Admin" w:date="2019-02-19T02:10:00Z"/>
          <w:sz w:val="20"/>
          <w:szCs w:val="20"/>
        </w:rPr>
      </w:pPr>
    </w:p>
    <w:p w:rsidR="00A33515" w:rsidDel="002260E7" w:rsidRDefault="001A4D22">
      <w:pPr>
        <w:ind w:left="500"/>
        <w:rPr>
          <w:del w:id="14371" w:author="Admin" w:date="2019-02-19T02:10:00Z"/>
          <w:sz w:val="20"/>
          <w:szCs w:val="20"/>
        </w:rPr>
      </w:pPr>
      <w:del w:id="14372" w:author="Admin" w:date="2019-02-19T02:10:00Z">
        <w:r w:rsidDel="002260E7">
          <w:rPr>
            <w:rFonts w:ascii="Arial" w:eastAsia="Arial" w:hAnsi="Arial" w:cs="Arial"/>
            <w:b/>
            <w:bCs/>
            <w:sz w:val="20"/>
            <w:szCs w:val="20"/>
          </w:rPr>
          <w:delText xml:space="preserve">б)  </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произвольное натуральное число.</w:delText>
        </w:r>
      </w:del>
    </w:p>
    <w:p w:rsidR="00A33515" w:rsidDel="002260E7" w:rsidRDefault="00A33515">
      <w:pPr>
        <w:spacing w:line="117" w:lineRule="exact"/>
        <w:rPr>
          <w:del w:id="14373" w:author="Admin" w:date="2019-02-19T02:10:00Z"/>
          <w:sz w:val="20"/>
          <w:szCs w:val="20"/>
        </w:rPr>
      </w:pPr>
    </w:p>
    <w:p w:rsidR="00A33515" w:rsidDel="002260E7" w:rsidRDefault="001A4D22">
      <w:pPr>
        <w:ind w:left="500"/>
        <w:rPr>
          <w:del w:id="14374" w:author="Admin" w:date="2019-02-19T02:10:00Z"/>
          <w:sz w:val="20"/>
          <w:szCs w:val="20"/>
        </w:rPr>
      </w:pPr>
      <w:del w:id="14375" w:author="Admin" w:date="2019-02-19T02:10:00Z">
        <w:r w:rsidDel="002260E7">
          <w:rPr>
            <w:rFonts w:ascii="Arial" w:eastAsia="Arial" w:hAnsi="Arial" w:cs="Arial"/>
            <w:b/>
            <w:bCs/>
            <w:sz w:val="20"/>
            <w:szCs w:val="20"/>
          </w:rPr>
          <w:delText xml:space="preserve">в)  </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произвольное положительное рациональное число.</w:delText>
        </w:r>
      </w:del>
    </w:p>
    <w:p w:rsidR="00A33515" w:rsidDel="002260E7" w:rsidRDefault="00A33515">
      <w:pPr>
        <w:spacing w:line="118" w:lineRule="exact"/>
        <w:rPr>
          <w:del w:id="14376" w:author="Admin" w:date="2019-02-19T02:10:00Z"/>
          <w:sz w:val="20"/>
          <w:szCs w:val="20"/>
        </w:rPr>
      </w:pPr>
    </w:p>
    <w:p w:rsidR="00A33515" w:rsidDel="002260E7" w:rsidRDefault="001A4D22">
      <w:pPr>
        <w:ind w:left="500"/>
        <w:rPr>
          <w:del w:id="14377" w:author="Admin" w:date="2019-02-19T02:10:00Z"/>
          <w:sz w:val="20"/>
          <w:szCs w:val="20"/>
        </w:rPr>
      </w:pPr>
      <w:del w:id="14378" w:author="Admin" w:date="2019-02-19T02:10:00Z">
        <w:r w:rsidDel="002260E7">
          <w:rPr>
            <w:rFonts w:ascii="Arial" w:eastAsia="Arial" w:hAnsi="Arial" w:cs="Arial"/>
            <w:b/>
            <w:bCs/>
            <w:sz w:val="20"/>
            <w:szCs w:val="20"/>
          </w:rPr>
          <w:delText xml:space="preserve">г)  </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произвольное положительное вещественное число.</w:delText>
        </w:r>
      </w:del>
    </w:p>
    <w:p w:rsidR="00A33515" w:rsidDel="002260E7" w:rsidRDefault="00A33515">
      <w:pPr>
        <w:spacing w:line="128" w:lineRule="exact"/>
        <w:rPr>
          <w:del w:id="14379" w:author="Admin" w:date="2019-02-19T02:10:00Z"/>
          <w:sz w:val="20"/>
          <w:szCs w:val="20"/>
        </w:rPr>
      </w:pPr>
    </w:p>
    <w:p w:rsidR="00A33515" w:rsidDel="002260E7" w:rsidRDefault="001A4D22">
      <w:pPr>
        <w:numPr>
          <w:ilvl w:val="0"/>
          <w:numId w:val="816"/>
        </w:numPr>
        <w:tabs>
          <w:tab w:val="left" w:pos="500"/>
        </w:tabs>
        <w:spacing w:line="232" w:lineRule="auto"/>
        <w:ind w:left="500" w:hanging="273"/>
        <w:jc w:val="both"/>
        <w:rPr>
          <w:del w:id="14380" w:author="Admin" w:date="2019-02-19T02:10:00Z"/>
          <w:rFonts w:ascii="Arial" w:eastAsia="Arial" w:hAnsi="Arial" w:cs="Arial"/>
          <w:b/>
          <w:bCs/>
          <w:sz w:val="20"/>
          <w:szCs w:val="20"/>
        </w:rPr>
        <w:pPrChange w:id="14381" w:author="Admin" w:date="2019-02-19T00:19:00Z">
          <w:pPr>
            <w:numPr>
              <w:numId w:val="819"/>
            </w:numPr>
            <w:tabs>
              <w:tab w:val="left" w:pos="500"/>
            </w:tabs>
            <w:spacing w:line="232" w:lineRule="auto"/>
            <w:ind w:left="500" w:hanging="273"/>
            <w:jc w:val="both"/>
          </w:pPr>
        </w:pPrChange>
      </w:pPr>
      <w:del w:id="14382" w:author="Admin" w:date="2019-02-19T02:10:00Z">
        <w:r w:rsidDel="002260E7">
          <w:rPr>
            <w:rFonts w:ascii="Arial" w:eastAsia="Arial" w:hAnsi="Arial" w:cs="Arial"/>
            <w:sz w:val="20"/>
            <w:szCs w:val="20"/>
          </w:rPr>
          <w:delText xml:space="preserve">Сформулируйте и исследуйте аналогичную задачу, если точки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выбираются на прямых</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AB, BC</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соответственно так,</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 лучи</w:delText>
        </w:r>
        <w:r w:rsidDel="002260E7">
          <w:rPr>
            <w:rFonts w:ascii="Arial" w:eastAsia="Arial" w:hAnsi="Arial" w:cs="Arial"/>
            <w:i/>
            <w:iCs/>
            <w:sz w:val="20"/>
            <w:szCs w:val="20"/>
          </w:rPr>
          <w:delText xml:space="preserve"> AA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C</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делят внешние углы при вершинах</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A</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C</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треугольника</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ABC</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в рав-ных отношениях.</w:delText>
        </w:r>
      </w:del>
    </w:p>
    <w:p w:rsidR="00A33515" w:rsidDel="002260E7" w:rsidRDefault="00A33515">
      <w:pPr>
        <w:spacing w:line="177" w:lineRule="exact"/>
        <w:rPr>
          <w:del w:id="14383" w:author="Admin" w:date="2019-02-19T02:10:00Z"/>
          <w:rFonts w:ascii="Arial" w:eastAsia="Arial" w:hAnsi="Arial" w:cs="Arial"/>
          <w:b/>
          <w:bCs/>
          <w:sz w:val="20"/>
          <w:szCs w:val="20"/>
        </w:rPr>
      </w:pPr>
    </w:p>
    <w:p w:rsidR="00A33515" w:rsidDel="002260E7" w:rsidRDefault="001A4D22">
      <w:pPr>
        <w:numPr>
          <w:ilvl w:val="0"/>
          <w:numId w:val="816"/>
        </w:numPr>
        <w:tabs>
          <w:tab w:val="left" w:pos="500"/>
        </w:tabs>
        <w:spacing w:line="303" w:lineRule="auto"/>
        <w:ind w:left="500" w:hanging="273"/>
        <w:rPr>
          <w:del w:id="14384" w:author="Admin" w:date="2019-02-19T02:10:00Z"/>
          <w:rFonts w:ascii="Arial" w:eastAsia="Arial" w:hAnsi="Arial" w:cs="Arial"/>
          <w:b/>
          <w:bCs/>
          <w:sz w:val="20"/>
          <w:szCs w:val="20"/>
        </w:rPr>
        <w:pPrChange w:id="14385" w:author="Admin" w:date="2019-02-19T00:19:00Z">
          <w:pPr>
            <w:numPr>
              <w:numId w:val="819"/>
            </w:numPr>
            <w:tabs>
              <w:tab w:val="left" w:pos="500"/>
            </w:tabs>
            <w:spacing w:line="303" w:lineRule="auto"/>
            <w:ind w:left="500" w:hanging="273"/>
          </w:pPr>
        </w:pPrChange>
      </w:pPr>
      <w:del w:id="14386" w:author="Admin" w:date="2019-02-19T02:10:00Z">
        <w:r w:rsidDel="002260E7">
          <w:rPr>
            <w:rFonts w:ascii="Arial" w:eastAsia="Arial" w:hAnsi="Arial" w:cs="Arial"/>
            <w:sz w:val="20"/>
            <w:szCs w:val="20"/>
          </w:rPr>
          <w:delText>Предложите свои обобщения или направления исследования в этой задаче и изучите их.</w:delText>
        </w:r>
      </w:del>
    </w:p>
    <w:p w:rsidR="00A33515" w:rsidDel="002260E7" w:rsidRDefault="00A33515">
      <w:pPr>
        <w:spacing w:line="241" w:lineRule="exact"/>
        <w:rPr>
          <w:del w:id="14387" w:author="Admin" w:date="2019-02-19T02:10:00Z"/>
          <w:sz w:val="20"/>
          <w:szCs w:val="20"/>
        </w:rPr>
      </w:pPr>
    </w:p>
    <w:p w:rsidR="00A33515" w:rsidDel="002260E7" w:rsidRDefault="001A4D22">
      <w:pPr>
        <w:spacing w:line="257" w:lineRule="auto"/>
        <w:ind w:left="1260" w:right="320" w:hanging="1261"/>
        <w:rPr>
          <w:del w:id="14388" w:author="Admin" w:date="2019-02-19T02:10:00Z"/>
          <w:sz w:val="20"/>
          <w:szCs w:val="20"/>
        </w:rPr>
      </w:pPr>
      <w:del w:id="14389" w:author="Admin" w:date="2019-02-19T02:10:00Z">
        <w:r w:rsidDel="002260E7">
          <w:rPr>
            <w:rFonts w:ascii="Arial" w:eastAsia="Arial" w:hAnsi="Arial" w:cs="Arial"/>
            <w:b/>
            <w:bCs/>
            <w:sz w:val="26"/>
            <w:szCs w:val="26"/>
          </w:rPr>
          <w:delText>Задача 7. Иррациональные корни рациональных уравнений</w:delText>
        </w:r>
      </w:del>
    </w:p>
    <w:p w:rsidR="00A33515" w:rsidDel="002260E7" w:rsidRDefault="00A33515">
      <w:pPr>
        <w:spacing w:line="115" w:lineRule="exact"/>
        <w:rPr>
          <w:del w:id="14390" w:author="Admin" w:date="2019-02-19T02:10:00Z"/>
          <w:sz w:val="20"/>
          <w:szCs w:val="20"/>
        </w:rPr>
      </w:pPr>
    </w:p>
    <w:p w:rsidR="00A33515" w:rsidDel="002260E7" w:rsidRDefault="001A4D22">
      <w:pPr>
        <w:numPr>
          <w:ilvl w:val="0"/>
          <w:numId w:val="817"/>
        </w:numPr>
        <w:tabs>
          <w:tab w:val="left" w:pos="497"/>
        </w:tabs>
        <w:ind w:left="4540" w:hanging="4313"/>
        <w:rPr>
          <w:del w:id="14391" w:author="Admin" w:date="2019-02-19T02:10:00Z"/>
          <w:rFonts w:ascii="Arial" w:eastAsia="Arial" w:hAnsi="Arial" w:cs="Arial"/>
          <w:b/>
          <w:bCs/>
          <w:sz w:val="19"/>
          <w:szCs w:val="19"/>
        </w:rPr>
        <w:pPrChange w:id="14392" w:author="Admin" w:date="2019-02-19T00:19:00Z">
          <w:pPr>
            <w:numPr>
              <w:numId w:val="820"/>
            </w:numPr>
            <w:tabs>
              <w:tab w:val="left" w:pos="497"/>
            </w:tabs>
            <w:ind w:left="4540" w:hanging="4313"/>
          </w:pPr>
        </w:pPrChange>
      </w:pPr>
      <w:del w:id="14393" w:author="Admin" w:date="2019-02-19T02:10:00Z">
        <w:r w:rsidDel="002260E7">
          <w:rPr>
            <w:rFonts w:ascii="Arial" w:eastAsia="Arial" w:hAnsi="Arial" w:cs="Arial"/>
            <w:sz w:val="19"/>
            <w:szCs w:val="19"/>
          </w:rPr>
          <w:delText xml:space="preserve">Известно, что уравнение </w:delText>
        </w:r>
        <w:r w:rsidDel="002260E7">
          <w:rPr>
            <w:rFonts w:ascii="Arial" w:eastAsia="Arial" w:hAnsi="Arial" w:cs="Arial"/>
            <w:i/>
            <w:iCs/>
            <w:sz w:val="19"/>
            <w:szCs w:val="19"/>
          </w:rPr>
          <w:delText>x</w:delText>
        </w:r>
        <w:r w:rsidDel="002260E7">
          <w:rPr>
            <w:rFonts w:ascii="Arial" w:eastAsia="Arial" w:hAnsi="Arial" w:cs="Arial"/>
            <w:sz w:val="26"/>
            <w:szCs w:val="26"/>
            <w:vertAlign w:val="superscript"/>
          </w:rPr>
          <w:delText>4</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ax</w:delText>
        </w:r>
        <w:r w:rsidDel="002260E7">
          <w:rPr>
            <w:rFonts w:ascii="Arial" w:eastAsia="Arial" w:hAnsi="Arial" w:cs="Arial"/>
            <w:sz w:val="26"/>
            <w:szCs w:val="26"/>
            <w:vertAlign w:val="superscript"/>
          </w:rPr>
          <w:delText>3</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29</w:delText>
        </w:r>
        <w:r w:rsidDel="002260E7">
          <w:rPr>
            <w:rFonts w:ascii="Arial" w:eastAsia="Arial" w:hAnsi="Arial" w:cs="Arial"/>
            <w:i/>
            <w:iCs/>
            <w:sz w:val="19"/>
            <w:szCs w:val="19"/>
          </w:rPr>
          <w:delText>x</w:delText>
        </w:r>
        <w:r w:rsidDel="002260E7">
          <w:rPr>
            <w:rFonts w:ascii="Arial" w:eastAsia="Arial" w:hAnsi="Arial" w:cs="Arial"/>
            <w:sz w:val="26"/>
            <w:szCs w:val="26"/>
            <w:vertAlign w:val="superscript"/>
          </w:rPr>
          <w:delText>2</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bx</w:delText>
        </w:r>
        <w:r w:rsidDel="002260E7">
          <w:rPr>
            <w:rFonts w:eastAsia="Times New Roman"/>
            <w:sz w:val="19"/>
            <w:szCs w:val="19"/>
          </w:rPr>
          <w:delText>+</w:delText>
        </w:r>
        <w:r w:rsidDel="002260E7">
          <w:rPr>
            <w:rFonts w:ascii="Arial" w:eastAsia="Arial" w:hAnsi="Arial" w:cs="Arial"/>
            <w:sz w:val="19"/>
            <w:szCs w:val="19"/>
          </w:rPr>
          <w:delText xml:space="preserve">4 </w:delText>
        </w:r>
        <w:r w:rsidDel="002260E7">
          <w:rPr>
            <w:rFonts w:eastAsia="Times New Roman"/>
            <w:sz w:val="19"/>
            <w:szCs w:val="19"/>
          </w:rPr>
          <w:delText>=</w:delText>
        </w:r>
        <w:r w:rsidDel="002260E7">
          <w:rPr>
            <w:rFonts w:ascii="Arial" w:eastAsia="Arial" w:hAnsi="Arial" w:cs="Arial"/>
            <w:sz w:val="19"/>
            <w:szCs w:val="19"/>
          </w:rPr>
          <w:delText xml:space="preserve"> 0 с рациональными </w:delText>
        </w:r>
        <w:r w:rsidDel="002260E7">
          <w:rPr>
            <w:rFonts w:eastAsia="Times New Roman"/>
            <w:i/>
            <w:iCs/>
            <w:sz w:val="19"/>
            <w:szCs w:val="19"/>
          </w:rPr>
          <w:delText>p</w:delText>
        </w:r>
      </w:del>
    </w:p>
    <w:p w:rsidR="00A33515" w:rsidDel="002260E7" w:rsidRDefault="001A4D22">
      <w:pPr>
        <w:spacing w:line="20" w:lineRule="exact"/>
        <w:rPr>
          <w:del w:id="14394" w:author="Admin" w:date="2019-02-19T02:10:00Z"/>
          <w:sz w:val="20"/>
          <w:szCs w:val="20"/>
        </w:rPr>
      </w:pPr>
      <w:del w:id="14395" w:author="Admin" w:date="2019-02-19T02:10:00Z">
        <w:r w:rsidDel="002260E7">
          <w:rPr>
            <w:noProof/>
            <w:sz w:val="20"/>
            <w:szCs w:val="20"/>
          </w:rPr>
          <mc:AlternateContent>
            <mc:Choice Requires="wps">
              <w:drawing>
                <wp:anchor distT="0" distB="0" distL="114300" distR="114300" simplePos="0" relativeHeight="251936768" behindDoc="1" locked="0" layoutInCell="0" allowOverlap="1" wp14:anchorId="339C4066" wp14:editId="0C5F4D65">
                  <wp:simplePos x="0" y="0"/>
                  <wp:positionH relativeFrom="column">
                    <wp:posOffset>2988945</wp:posOffset>
                  </wp:positionH>
                  <wp:positionV relativeFrom="paragraph">
                    <wp:posOffset>4445</wp:posOffset>
                  </wp:positionV>
                  <wp:extent cx="67310" cy="0"/>
                  <wp:effectExtent l="0" t="0" r="0" b="0"/>
                  <wp:wrapNone/>
                  <wp:docPr id="577" name="Shap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7" o:spid="_x0000_s1026" style="position:absolute;z-index:-251379712;visibility:visible;mso-wrap-style:square;mso-wrap-distance-left:9pt;mso-wrap-distance-top:0;mso-wrap-distance-right:9pt;mso-wrap-distance-bottom:0;mso-position-horizontal:absolute;mso-position-horizontal-relative:text;mso-position-vertical:absolute;mso-position-vertical-relative:text" from="235.35pt,.35pt" to="240.6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" o:allowincell="f" filled="t" strokeweight=".14039mm">
                  <v:stroke joinstyle="miter"/>
                  <o:lock v:ext="edit" shapetype="f"/>
                </v:line>
              </w:pict>
            </mc:Fallback>
          </mc:AlternateContent>
        </w:r>
      </w:del>
    </w:p>
    <w:p w:rsidR="00A33515" w:rsidDel="002260E7" w:rsidRDefault="00A33515">
      <w:pPr>
        <w:spacing w:line="7" w:lineRule="exact"/>
        <w:rPr>
          <w:del w:id="14396" w:author="Admin" w:date="2019-02-19T02:10:00Z"/>
          <w:sz w:val="20"/>
          <w:szCs w:val="20"/>
        </w:rPr>
      </w:pPr>
    </w:p>
    <w:p w:rsidR="00A33515" w:rsidDel="002260E7" w:rsidRDefault="001A4D22">
      <w:pPr>
        <w:spacing w:line="255" w:lineRule="auto"/>
        <w:ind w:left="500"/>
        <w:rPr>
          <w:del w:id="14397" w:author="Admin" w:date="2019-02-19T02:10:00Z"/>
          <w:sz w:val="20"/>
          <w:szCs w:val="20"/>
        </w:rPr>
      </w:pPr>
      <w:del w:id="14398" w:author="Admin" w:date="2019-02-19T02:10:00Z">
        <w:r w:rsidDel="002260E7">
          <w:rPr>
            <w:rFonts w:ascii="Arial" w:eastAsia="Arial" w:hAnsi="Arial" w:cs="Arial"/>
            <w:sz w:val="20"/>
            <w:szCs w:val="20"/>
          </w:rPr>
          <w:delText xml:space="preserve">коэффициентами имеет корнем число 2 </w:delText>
        </w:r>
        <w:r w:rsidDel="002260E7">
          <w:rPr>
            <w:rFonts w:eastAsia="Times New Roman"/>
            <w:sz w:val="20"/>
            <w:szCs w:val="20"/>
          </w:rPr>
          <w:delText>+</w:delText>
        </w:r>
        <w:r w:rsidDel="002260E7">
          <w:rPr>
            <w:rFonts w:ascii="Arial" w:eastAsia="Arial" w:hAnsi="Arial" w:cs="Arial"/>
            <w:sz w:val="20"/>
            <w:szCs w:val="20"/>
          </w:rPr>
          <w:delText xml:space="preserve"> 3. Найдите остальные корни этого уравнения.</w:delText>
        </w:r>
      </w:del>
    </w:p>
    <w:p w:rsidR="00A33515" w:rsidDel="002260E7" w:rsidRDefault="00A33515">
      <w:pPr>
        <w:rPr>
          <w:del w:id="14399"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347" w:lineRule="exact"/>
        <w:rPr>
          <w:del w:id="14400" w:author="Admin" w:date="2019-02-19T02:10:00Z"/>
          <w:sz w:val="20"/>
          <w:szCs w:val="20"/>
        </w:rPr>
      </w:pPr>
    </w:p>
    <w:p w:rsidR="00A33515" w:rsidDel="002260E7" w:rsidRDefault="001A4D22">
      <w:pPr>
        <w:ind w:right="-19"/>
        <w:jc w:val="center"/>
        <w:rPr>
          <w:del w:id="14401" w:author="Admin" w:date="2019-02-19T02:10:00Z"/>
          <w:sz w:val="20"/>
          <w:szCs w:val="20"/>
        </w:rPr>
      </w:pPr>
      <w:del w:id="14402"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341</w:delText>
        </w:r>
        <w:r w:rsidDel="002260E7">
          <w:rPr>
            <w:rFonts w:ascii="Arial" w:eastAsia="Arial" w:hAnsi="Arial" w:cs="Arial"/>
            <w:sz w:val="20"/>
            <w:szCs w:val="20"/>
          </w:rPr>
          <w:delText xml:space="preserve"> −</w:delText>
        </w:r>
      </w:del>
    </w:p>
    <w:p w:rsidR="00A33515" w:rsidDel="002260E7" w:rsidRDefault="00A33515">
      <w:pPr>
        <w:rPr>
          <w:del w:id="14403"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4404" w:author="Admin" w:date="2019-02-19T02:10:00Z"/>
          <w:sz w:val="20"/>
          <w:szCs w:val="20"/>
        </w:rPr>
      </w:pPr>
      <w:bookmarkStart w:id="14405" w:name="page352"/>
      <w:bookmarkEnd w:id="14405"/>
      <w:del w:id="14406" w:author="Admin" w:date="2019-02-19T02:10:00Z">
        <w:r w:rsidDel="002260E7">
          <w:rPr>
            <w:rFonts w:ascii="Arial" w:eastAsia="Arial" w:hAnsi="Arial" w:cs="Arial"/>
            <w:sz w:val="18"/>
            <w:szCs w:val="18"/>
          </w:rPr>
          <w:lastRenderedPageBreak/>
          <w:delText>Турнир юных математиков 2015 года</w:delText>
        </w:r>
      </w:del>
    </w:p>
    <w:p w:rsidR="00A33515" w:rsidDel="002260E7" w:rsidRDefault="00A33515">
      <w:pPr>
        <w:spacing w:line="184" w:lineRule="exact"/>
        <w:rPr>
          <w:del w:id="14407" w:author="Admin" w:date="2019-02-19T02:10:00Z"/>
          <w:sz w:val="20"/>
          <w:szCs w:val="20"/>
        </w:rPr>
      </w:pPr>
    </w:p>
    <w:p w:rsidR="00A33515" w:rsidDel="002260E7" w:rsidRDefault="001A4D22">
      <w:pPr>
        <w:spacing w:line="182" w:lineRule="auto"/>
        <w:ind w:left="220"/>
        <w:jc w:val="right"/>
        <w:rPr>
          <w:del w:id="14408" w:author="Admin" w:date="2019-02-19T02:10:00Z"/>
          <w:sz w:val="20"/>
          <w:szCs w:val="20"/>
        </w:rPr>
      </w:pPr>
      <w:del w:id="14409" w:author="Admin" w:date="2019-02-19T02:10:00Z">
        <w:r w:rsidDel="002260E7">
          <w:rPr>
            <w:rFonts w:ascii="Arial" w:eastAsia="Arial" w:hAnsi="Arial" w:cs="Arial"/>
            <w:b/>
            <w:bCs/>
            <w:sz w:val="17"/>
            <w:szCs w:val="17"/>
          </w:rPr>
          <w:delText xml:space="preserve">2. </w:delText>
        </w:r>
        <w:r w:rsidDel="002260E7">
          <w:rPr>
            <w:rFonts w:ascii="Arial" w:eastAsia="Arial" w:hAnsi="Arial" w:cs="Arial"/>
            <w:sz w:val="17"/>
            <w:szCs w:val="17"/>
          </w:rPr>
          <w:delText xml:space="preserve">Обоснуйте следующее утверждение про рациональные корни урав-нения вида </w:delText>
        </w:r>
        <w:r w:rsidDel="002260E7">
          <w:rPr>
            <w:rFonts w:ascii="Arial" w:eastAsia="Arial" w:hAnsi="Arial" w:cs="Arial"/>
            <w:i/>
            <w:iCs/>
            <w:sz w:val="17"/>
            <w:szCs w:val="17"/>
          </w:rPr>
          <w:delText>p</w:delText>
        </w:r>
        <w:r w:rsidDel="002260E7">
          <w:rPr>
            <w:rFonts w:eastAsia="Times New Roman"/>
            <w:sz w:val="17"/>
            <w:szCs w:val="17"/>
          </w:rPr>
          <w:delText>(</w:delText>
        </w:r>
        <w:r w:rsidDel="002260E7">
          <w:rPr>
            <w:rFonts w:ascii="Arial" w:eastAsia="Arial" w:hAnsi="Arial" w:cs="Arial"/>
            <w:i/>
            <w:iCs/>
            <w:sz w:val="17"/>
            <w:szCs w:val="17"/>
          </w:rPr>
          <w:delText>x</w:delText>
        </w:r>
        <w:r w:rsidDel="002260E7">
          <w:rPr>
            <w:rFonts w:eastAsia="Times New Roman"/>
            <w:sz w:val="17"/>
            <w:szCs w:val="17"/>
          </w:rPr>
          <w:delText>) =</w:delText>
        </w:r>
        <w:r w:rsidDel="002260E7">
          <w:rPr>
            <w:rFonts w:ascii="Arial" w:eastAsia="Arial" w:hAnsi="Arial" w:cs="Arial"/>
            <w:sz w:val="17"/>
            <w:szCs w:val="17"/>
          </w:rPr>
          <w:delText xml:space="preserve"> </w:delText>
        </w:r>
        <w:r w:rsidDel="002260E7">
          <w:rPr>
            <w:rFonts w:eastAsia="Times New Roman"/>
            <w:sz w:val="31"/>
            <w:szCs w:val="31"/>
            <w:vertAlign w:val="superscript"/>
          </w:rPr>
          <w:delText>∑</w:delText>
        </w:r>
        <w:r w:rsidDel="002260E7">
          <w:rPr>
            <w:rFonts w:ascii="Arial" w:eastAsia="Arial" w:hAnsi="Arial" w:cs="Arial"/>
            <w:i/>
            <w:iCs/>
            <w:vertAlign w:val="superscript"/>
          </w:rPr>
          <w:delText>n</w:delText>
        </w:r>
        <w:r w:rsidDel="002260E7">
          <w:rPr>
            <w:rFonts w:ascii="Arial" w:eastAsia="Arial" w:hAnsi="Arial" w:cs="Arial"/>
            <w:sz w:val="17"/>
            <w:szCs w:val="17"/>
          </w:rPr>
          <w:delText xml:space="preserve">   </w:delText>
        </w:r>
        <w:r w:rsidDel="002260E7">
          <w:rPr>
            <w:rFonts w:ascii="Arial" w:eastAsia="Arial" w:hAnsi="Arial" w:cs="Arial"/>
            <w:i/>
            <w:iCs/>
            <w:sz w:val="17"/>
            <w:szCs w:val="17"/>
          </w:rPr>
          <w:delText>a</w:delText>
        </w:r>
        <w:r w:rsidDel="002260E7">
          <w:rPr>
            <w:rFonts w:ascii="Arial" w:eastAsia="Arial" w:hAnsi="Arial" w:cs="Arial"/>
            <w:i/>
            <w:iCs/>
            <w:sz w:val="12"/>
            <w:szCs w:val="12"/>
          </w:rPr>
          <w:delText>i</w:delText>
        </w:r>
        <w:r w:rsidDel="002260E7">
          <w:rPr>
            <w:rFonts w:ascii="Arial" w:eastAsia="Arial" w:hAnsi="Arial" w:cs="Arial"/>
            <w:sz w:val="17"/>
            <w:szCs w:val="17"/>
          </w:rPr>
          <w:delText xml:space="preserve">  </w:delText>
        </w:r>
        <w:r w:rsidDel="002260E7">
          <w:rPr>
            <w:rFonts w:ascii="Arial" w:eastAsia="Arial" w:hAnsi="Arial" w:cs="Arial"/>
            <w:i/>
            <w:iCs/>
            <w:sz w:val="17"/>
            <w:szCs w:val="17"/>
          </w:rPr>
          <w:delText>x</w:delText>
        </w:r>
        <w:r w:rsidDel="002260E7">
          <w:rPr>
            <w:rFonts w:ascii="Arial" w:eastAsia="Arial" w:hAnsi="Arial" w:cs="Arial"/>
            <w:i/>
            <w:iCs/>
            <w:vertAlign w:val="superscript"/>
          </w:rPr>
          <w:delText>i</w:delText>
        </w:r>
        <w:r w:rsidDel="002260E7">
          <w:rPr>
            <w:rFonts w:ascii="Arial" w:eastAsia="Arial" w:hAnsi="Arial" w:cs="Arial"/>
            <w:sz w:val="17"/>
            <w:szCs w:val="17"/>
          </w:rPr>
          <w:delText xml:space="preserve"> с целыми коэффициентами (если они,</w:delText>
        </w:r>
      </w:del>
    </w:p>
    <w:p w:rsidR="00A33515" w:rsidDel="002260E7" w:rsidRDefault="001A4D22">
      <w:pPr>
        <w:spacing w:line="213" w:lineRule="auto"/>
        <w:ind w:left="2440"/>
        <w:rPr>
          <w:del w:id="14410" w:author="Admin" w:date="2019-02-19T02:10:00Z"/>
          <w:sz w:val="20"/>
          <w:szCs w:val="20"/>
        </w:rPr>
      </w:pPr>
      <w:del w:id="14411" w:author="Admin" w:date="2019-02-19T02:10:00Z">
        <w:r w:rsidDel="002260E7">
          <w:rPr>
            <w:rFonts w:ascii="Arial" w:eastAsia="Arial" w:hAnsi="Arial" w:cs="Arial"/>
            <w:i/>
            <w:iCs/>
            <w:sz w:val="14"/>
            <w:szCs w:val="14"/>
          </w:rPr>
          <w:delText>i</w:delText>
        </w:r>
        <w:r w:rsidDel="002260E7">
          <w:rPr>
            <w:rFonts w:eastAsia="Times New Roman"/>
            <w:sz w:val="14"/>
            <w:szCs w:val="14"/>
          </w:rPr>
          <w:delText>=</w:delText>
        </w:r>
        <w:r w:rsidDel="002260E7">
          <w:rPr>
            <w:rFonts w:ascii="Arial" w:eastAsia="Arial" w:hAnsi="Arial" w:cs="Arial"/>
            <w:sz w:val="14"/>
            <w:szCs w:val="14"/>
          </w:rPr>
          <w:delText>0</w:delText>
        </w:r>
      </w:del>
    </w:p>
    <w:p w:rsidR="00A33515" w:rsidDel="002260E7" w:rsidRDefault="001A4D22">
      <w:pPr>
        <w:spacing w:line="231" w:lineRule="auto"/>
        <w:ind w:left="500"/>
        <w:jc w:val="both"/>
        <w:rPr>
          <w:del w:id="14412" w:author="Admin" w:date="2019-02-19T02:10:00Z"/>
          <w:sz w:val="20"/>
          <w:szCs w:val="20"/>
        </w:rPr>
      </w:pPr>
      <w:del w:id="14413" w:author="Admin" w:date="2019-02-19T02:10:00Z">
        <w:r w:rsidDel="002260E7">
          <w:rPr>
            <w:rFonts w:ascii="Arial" w:eastAsia="Arial" w:hAnsi="Arial" w:cs="Arial"/>
            <w:sz w:val="20"/>
            <w:szCs w:val="20"/>
          </w:rPr>
          <w:delText xml:space="preserve">конечно, существуют): если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0</w:delText>
        </w:r>
        <w:r w:rsidDel="002260E7">
          <w:rPr>
            <w:rFonts w:ascii="Arial" w:eastAsia="Arial" w:hAnsi="Arial" w:cs="Arial"/>
            <w:sz w:val="20"/>
            <w:szCs w:val="20"/>
          </w:rPr>
          <w:delText xml:space="preserve"> — рациональный корень такого урав-нения, то он обязательно равен </w:delText>
        </w:r>
        <w:r w:rsidDel="002260E7">
          <w:rPr>
            <w:rFonts w:ascii="Arial" w:eastAsia="Arial" w:hAnsi="Arial" w:cs="Arial"/>
            <w:i/>
            <w:iCs/>
            <w:sz w:val="20"/>
            <w:szCs w:val="20"/>
          </w:rPr>
          <w:delText>x</w:delText>
        </w:r>
        <w:r w:rsidDel="002260E7">
          <w:rPr>
            <w:rFonts w:ascii="Arial" w:eastAsia="Arial" w:hAnsi="Arial" w:cs="Arial"/>
            <w:sz w:val="27"/>
            <w:szCs w:val="27"/>
            <w:vertAlign w:val="subscript"/>
          </w:rPr>
          <w:delText>0</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7"/>
            <w:szCs w:val="27"/>
            <w:u w:val="single"/>
            <w:vertAlign w:val="superscript"/>
          </w:rPr>
          <w:delText>p</w:delText>
        </w:r>
        <w:r w:rsidDel="002260E7">
          <w:rPr>
            <w:rFonts w:ascii="Arial" w:eastAsia="Arial" w:hAnsi="Arial" w:cs="Arial"/>
            <w:i/>
            <w:iCs/>
            <w:sz w:val="27"/>
            <w:szCs w:val="27"/>
            <w:vertAlign w:val="subscript"/>
          </w:rPr>
          <w:delText>q</w:delText>
        </w:r>
        <w:r w:rsidDel="002260E7">
          <w:rPr>
            <w:rFonts w:ascii="Arial" w:eastAsia="Arial" w:hAnsi="Arial" w:cs="Arial"/>
            <w:sz w:val="20"/>
            <w:szCs w:val="20"/>
          </w:rPr>
          <w:delText xml:space="preserve"> , где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 делитель свобод-ного члена (т.е. </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0</w:delText>
        </w:r>
        <w:r w:rsidDel="002260E7">
          <w:rPr>
            <w:rFonts w:ascii="Arial" w:eastAsia="Arial" w:hAnsi="Arial" w:cs="Arial"/>
            <w:sz w:val="20"/>
            <w:szCs w:val="20"/>
          </w:rPr>
          <w:delText xml:space="preserve">), а </w:delText>
        </w:r>
        <w:r w:rsidDel="002260E7">
          <w:rPr>
            <w:rFonts w:ascii="Arial" w:eastAsia="Arial" w:hAnsi="Arial" w:cs="Arial"/>
            <w:i/>
            <w:iCs/>
            <w:sz w:val="20"/>
            <w:szCs w:val="20"/>
          </w:rPr>
          <w:delText>q</w:delText>
        </w:r>
        <w:r w:rsidDel="002260E7">
          <w:rPr>
            <w:rFonts w:ascii="Arial" w:eastAsia="Arial" w:hAnsi="Arial" w:cs="Arial"/>
            <w:sz w:val="20"/>
            <w:szCs w:val="20"/>
          </w:rPr>
          <w:delText xml:space="preserve"> — делитель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На основании этого сообра-жения постройте алгоритм нахождения таких корней. Распростра-ните этот алгоритм на уравнения такого же типа с рациональными коэффициентами.</w:delText>
        </w:r>
      </w:del>
    </w:p>
    <w:p w:rsidR="00A33515" w:rsidDel="002260E7" w:rsidRDefault="00A33515">
      <w:pPr>
        <w:spacing w:line="108" w:lineRule="exact"/>
        <w:rPr>
          <w:del w:id="14414" w:author="Admin" w:date="2019-02-19T02:10:00Z"/>
          <w:sz w:val="20"/>
          <w:szCs w:val="20"/>
        </w:rPr>
      </w:pPr>
    </w:p>
    <w:p w:rsidR="00A33515" w:rsidDel="002260E7" w:rsidRDefault="001A4D22">
      <w:pPr>
        <w:numPr>
          <w:ilvl w:val="0"/>
          <w:numId w:val="818"/>
        </w:numPr>
        <w:tabs>
          <w:tab w:val="left" w:pos="500"/>
        </w:tabs>
        <w:ind w:left="500" w:hanging="273"/>
        <w:rPr>
          <w:del w:id="14415" w:author="Admin" w:date="2019-02-19T02:10:00Z"/>
          <w:rFonts w:ascii="Arial" w:eastAsia="Arial" w:hAnsi="Arial" w:cs="Arial"/>
          <w:b/>
          <w:bCs/>
          <w:sz w:val="20"/>
          <w:szCs w:val="20"/>
        </w:rPr>
        <w:pPrChange w:id="14416" w:author="Admin" w:date="2019-02-19T00:19:00Z">
          <w:pPr>
            <w:numPr>
              <w:numId w:val="821"/>
            </w:numPr>
            <w:tabs>
              <w:tab w:val="left" w:pos="500"/>
            </w:tabs>
            <w:ind w:left="500" w:hanging="273"/>
          </w:pPr>
        </w:pPrChange>
      </w:pPr>
      <w:del w:id="14417" w:author="Admin" w:date="2019-02-19T02:10:00Z">
        <w:r w:rsidDel="002260E7">
          <w:rPr>
            <w:rFonts w:ascii="Arial" w:eastAsia="Arial" w:hAnsi="Arial" w:cs="Arial"/>
            <w:sz w:val="20"/>
            <w:szCs w:val="20"/>
          </w:rPr>
          <w:delText>Попробуйте предложить алгоритм определения (с обоснованием)</w:delText>
        </w:r>
      </w:del>
    </w:p>
    <w:p w:rsidR="00A33515" w:rsidDel="002260E7" w:rsidRDefault="001A4D22">
      <w:pPr>
        <w:spacing w:line="189" w:lineRule="auto"/>
        <w:ind w:left="2360"/>
        <w:rPr>
          <w:del w:id="14418" w:author="Admin" w:date="2019-02-19T02:10:00Z"/>
          <w:rFonts w:ascii="Arial" w:eastAsia="Arial" w:hAnsi="Arial" w:cs="Arial"/>
          <w:b/>
          <w:bCs/>
          <w:sz w:val="20"/>
          <w:szCs w:val="20"/>
        </w:rPr>
      </w:pPr>
      <w:del w:id="14419" w:author="Admin" w:date="2019-02-19T02:10:00Z">
        <w:r w:rsidDel="002260E7">
          <w:rPr>
            <w:rFonts w:eastAsia="Times New Roman"/>
            <w:i/>
            <w:iCs/>
            <w:sz w:val="17"/>
            <w:szCs w:val="17"/>
          </w:rPr>
          <w:delText>pp</w:delText>
        </w:r>
      </w:del>
    </w:p>
    <w:p w:rsidR="00A33515" w:rsidDel="002260E7" w:rsidRDefault="001A4D22">
      <w:pPr>
        <w:spacing w:line="20" w:lineRule="exact"/>
        <w:rPr>
          <w:del w:id="14420" w:author="Admin" w:date="2019-02-19T02:10:00Z"/>
          <w:sz w:val="20"/>
          <w:szCs w:val="20"/>
        </w:rPr>
      </w:pPr>
      <w:del w:id="14421" w:author="Admin" w:date="2019-02-19T02:10:00Z">
        <w:r w:rsidDel="002260E7">
          <w:rPr>
            <w:noProof/>
            <w:sz w:val="20"/>
            <w:szCs w:val="20"/>
          </w:rPr>
          <mc:AlternateContent>
            <mc:Choice Requires="wps">
              <w:drawing>
                <wp:anchor distT="0" distB="0" distL="114300" distR="114300" simplePos="0" relativeHeight="251937792" behindDoc="1" locked="0" layoutInCell="0" allowOverlap="1" wp14:anchorId="773418D3" wp14:editId="24A95B47">
                  <wp:simplePos x="0" y="0"/>
                  <wp:positionH relativeFrom="column">
                    <wp:posOffset>1600835</wp:posOffset>
                  </wp:positionH>
                  <wp:positionV relativeFrom="paragraph">
                    <wp:posOffset>-13335</wp:posOffset>
                  </wp:positionV>
                  <wp:extent cx="67310" cy="0"/>
                  <wp:effectExtent l="0" t="0" r="0" b="0"/>
                  <wp:wrapNone/>
                  <wp:docPr id="578" name="Shap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8" o:spid="_x0000_s1026" style="position:absolute;z-index:-251378688;visibility:visible;mso-wrap-style:square;mso-wrap-distance-left:9pt;mso-wrap-distance-top:0;mso-wrap-distance-right:9pt;mso-wrap-distance-bottom:0;mso-position-horizontal:absolute;mso-position-horizontal-relative:text;mso-position-vertical:absolute;mso-position-vertical-relative:text" from="126.05pt,-1.05pt" to="13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38816" behindDoc="1" locked="0" layoutInCell="0" allowOverlap="1" wp14:anchorId="228E951E" wp14:editId="52FB559F">
                  <wp:simplePos x="0" y="0"/>
                  <wp:positionH relativeFrom="column">
                    <wp:posOffset>2216785</wp:posOffset>
                  </wp:positionH>
                  <wp:positionV relativeFrom="paragraph">
                    <wp:posOffset>-12065</wp:posOffset>
                  </wp:positionV>
                  <wp:extent cx="67945" cy="0"/>
                  <wp:effectExtent l="0" t="0" r="0" b="0"/>
                  <wp:wrapNone/>
                  <wp:docPr id="579" name="Shap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9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79" o:spid="_x0000_s1026" style="position:absolute;z-index:-251377664;visibility:visible;mso-wrap-style:square;mso-wrap-distance-left:9pt;mso-wrap-distance-top:0;mso-wrap-distance-right:9pt;mso-wrap-distance-bottom:0;mso-position-horizontal:absolute;mso-position-horizontal-relative:text;mso-position-vertical:absolute;mso-position-vertical-relative:text" from="174.55pt,-.95pt" to="179.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" o:allowincell="f" filled="t" strokeweight=".14039mm">
                  <v:stroke joinstyle="miter"/>
                  <o:lock v:ext="edit" shapetype="f"/>
                </v:line>
              </w:pict>
            </mc:Fallback>
          </mc:AlternateContent>
        </w:r>
      </w:del>
    </w:p>
    <w:p w:rsidR="00A33515" w:rsidDel="002260E7" w:rsidRDefault="001A4D22">
      <w:pPr>
        <w:spacing w:line="267" w:lineRule="auto"/>
        <w:ind w:left="500"/>
        <w:jc w:val="both"/>
        <w:rPr>
          <w:del w:id="14422" w:author="Admin" w:date="2019-02-19T02:10:00Z"/>
          <w:sz w:val="20"/>
          <w:szCs w:val="20"/>
        </w:rPr>
      </w:pPr>
      <w:del w:id="14423" w:author="Admin" w:date="2019-02-19T02:10:00Z">
        <w:r w:rsidDel="002260E7">
          <w:rPr>
            <w:rFonts w:ascii="Arial" w:eastAsia="Arial" w:hAnsi="Arial" w:cs="Arial"/>
            <w:sz w:val="20"/>
            <w:szCs w:val="20"/>
          </w:rPr>
          <w:delText xml:space="preserve">корней вида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2</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3</w:delText>
        </w:r>
        <w:r w:rsidDel="002260E7">
          <w:rPr>
            <w:rFonts w:eastAsia="Times New Roman"/>
            <w:i/>
            <w:iCs/>
            <w:sz w:val="20"/>
            <w:szCs w:val="20"/>
          </w:rPr>
          <w:delText>; : : :</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Q</w:delText>
        </w:r>
        <w:r w:rsidDel="002260E7">
          <w:rPr>
            <w:rFonts w:ascii="Arial" w:eastAsia="Arial" w:hAnsi="Arial" w:cs="Arial"/>
            <w:sz w:val="20"/>
            <w:szCs w:val="20"/>
          </w:rPr>
          <w:delText>, для таких урав-нений (по крайней мере, постройте алгоритмы определения таких корней).</w:delText>
        </w:r>
      </w:del>
    </w:p>
    <w:p w:rsidR="00A33515" w:rsidDel="002260E7" w:rsidRDefault="00A33515">
      <w:pPr>
        <w:spacing w:line="117" w:lineRule="exact"/>
        <w:rPr>
          <w:del w:id="14424" w:author="Admin" w:date="2019-02-19T02:10:00Z"/>
          <w:sz w:val="20"/>
          <w:szCs w:val="20"/>
        </w:rPr>
      </w:pPr>
    </w:p>
    <w:tbl>
      <w:tblPr>
        <w:tblW w:w="0" w:type="auto"/>
        <w:tblInd w:w="220" w:type="dxa"/>
        <w:tblLayout w:type="fixed"/>
        <w:tblCellMar>
          <w:left w:w="0" w:type="dxa"/>
          <w:right w:w="0" w:type="dxa"/>
        </w:tblCellMar>
        <w:tblLook w:val="04A0" w:firstRow="1" w:lastRow="0" w:firstColumn="1" w:lastColumn="0" w:noHBand="0" w:noVBand="1"/>
      </w:tblPr>
      <w:tblGrid>
        <w:gridCol w:w="200"/>
        <w:gridCol w:w="180"/>
        <w:gridCol w:w="120"/>
        <w:gridCol w:w="580"/>
        <w:gridCol w:w="100"/>
        <w:gridCol w:w="1020"/>
        <w:gridCol w:w="40"/>
        <w:gridCol w:w="160"/>
        <w:gridCol w:w="20"/>
        <w:gridCol w:w="80"/>
        <w:gridCol w:w="640"/>
        <w:gridCol w:w="160"/>
        <w:gridCol w:w="520"/>
        <w:gridCol w:w="80"/>
        <w:gridCol w:w="2660"/>
        <w:gridCol w:w="20"/>
      </w:tblGrid>
      <w:tr w:rsidR="00A33515" w:rsidDel="002260E7">
        <w:trPr>
          <w:trHeight w:val="231"/>
          <w:del w:id="14425" w:author="Admin" w:date="2019-02-19T02:10:00Z"/>
        </w:trPr>
        <w:tc>
          <w:tcPr>
            <w:tcW w:w="200" w:type="dxa"/>
            <w:vAlign w:val="bottom"/>
          </w:tcPr>
          <w:p w:rsidR="00A33515" w:rsidDel="002260E7" w:rsidRDefault="001A4D22">
            <w:pPr>
              <w:jc w:val="right"/>
              <w:rPr>
                <w:del w:id="14426" w:author="Admin" w:date="2019-02-19T02:10:00Z"/>
                <w:sz w:val="20"/>
                <w:szCs w:val="20"/>
              </w:rPr>
            </w:pPr>
            <w:del w:id="14427" w:author="Admin" w:date="2019-02-19T02:10:00Z">
              <w:r w:rsidDel="002260E7">
                <w:rPr>
                  <w:rFonts w:ascii="Arial" w:eastAsia="Arial" w:hAnsi="Arial" w:cs="Arial"/>
                  <w:b/>
                  <w:bCs/>
                  <w:w w:val="95"/>
                  <w:sz w:val="20"/>
                  <w:szCs w:val="20"/>
                </w:rPr>
                <w:delText>4.</w:delText>
              </w:r>
            </w:del>
          </w:p>
        </w:tc>
        <w:tc>
          <w:tcPr>
            <w:tcW w:w="6360" w:type="dxa"/>
            <w:gridSpan w:val="14"/>
            <w:vAlign w:val="bottom"/>
          </w:tcPr>
          <w:p w:rsidR="00A33515" w:rsidDel="002260E7" w:rsidRDefault="001A4D22">
            <w:pPr>
              <w:ind w:left="80"/>
              <w:rPr>
                <w:del w:id="14428" w:author="Admin" w:date="2019-02-19T02:10:00Z"/>
                <w:sz w:val="20"/>
                <w:szCs w:val="20"/>
              </w:rPr>
            </w:pPr>
            <w:del w:id="14429" w:author="Admin" w:date="2019-02-19T02:10:00Z">
              <w:r w:rsidDel="002260E7">
                <w:rPr>
                  <w:rFonts w:ascii="Arial" w:eastAsia="Arial" w:hAnsi="Arial" w:cs="Arial"/>
                  <w:sz w:val="20"/>
                  <w:szCs w:val="20"/>
                </w:rPr>
                <w:delText xml:space="preserve">Может, вы сможете определять корни более сложного вида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del>
          </w:p>
        </w:tc>
        <w:tc>
          <w:tcPr>
            <w:tcW w:w="0" w:type="dxa"/>
            <w:vAlign w:val="bottom"/>
          </w:tcPr>
          <w:p w:rsidR="00A33515" w:rsidDel="002260E7" w:rsidRDefault="00A33515">
            <w:pPr>
              <w:rPr>
                <w:del w:id="14430" w:author="Admin" w:date="2019-02-19T02:10:00Z"/>
                <w:sz w:val="1"/>
                <w:szCs w:val="1"/>
              </w:rPr>
            </w:pPr>
          </w:p>
        </w:tc>
      </w:tr>
      <w:tr w:rsidR="00A33515" w:rsidDel="002260E7">
        <w:trPr>
          <w:trHeight w:val="147"/>
          <w:del w:id="14431" w:author="Admin" w:date="2019-02-19T02:10:00Z"/>
        </w:trPr>
        <w:tc>
          <w:tcPr>
            <w:tcW w:w="200" w:type="dxa"/>
            <w:vAlign w:val="bottom"/>
          </w:tcPr>
          <w:p w:rsidR="00A33515" w:rsidDel="002260E7" w:rsidRDefault="00A33515">
            <w:pPr>
              <w:rPr>
                <w:del w:id="14432" w:author="Admin" w:date="2019-02-19T02:10:00Z"/>
                <w:sz w:val="12"/>
                <w:szCs w:val="12"/>
              </w:rPr>
            </w:pPr>
          </w:p>
        </w:tc>
        <w:tc>
          <w:tcPr>
            <w:tcW w:w="180" w:type="dxa"/>
            <w:vAlign w:val="bottom"/>
          </w:tcPr>
          <w:p w:rsidR="00A33515" w:rsidDel="002260E7" w:rsidRDefault="001A4D22">
            <w:pPr>
              <w:spacing w:line="147" w:lineRule="exact"/>
              <w:ind w:left="20"/>
              <w:rPr>
                <w:del w:id="14433" w:author="Admin" w:date="2019-02-19T02:10:00Z"/>
                <w:sz w:val="20"/>
                <w:szCs w:val="20"/>
              </w:rPr>
            </w:pPr>
            <w:del w:id="14434" w:author="Admin" w:date="2019-02-19T02:10:00Z">
              <w:r w:rsidDel="002260E7">
                <w:rPr>
                  <w:rFonts w:eastAsia="Times New Roman"/>
                  <w:i/>
                  <w:iCs/>
                  <w:sz w:val="17"/>
                  <w:szCs w:val="17"/>
                </w:rPr>
                <w:delText>p</w:delText>
              </w:r>
            </w:del>
          </w:p>
        </w:tc>
        <w:tc>
          <w:tcPr>
            <w:tcW w:w="120" w:type="dxa"/>
            <w:tcBorders>
              <w:bottom w:val="single" w:sz="8" w:space="0" w:color="auto"/>
            </w:tcBorders>
            <w:vAlign w:val="bottom"/>
          </w:tcPr>
          <w:p w:rsidR="00A33515" w:rsidDel="002260E7" w:rsidRDefault="00A33515">
            <w:pPr>
              <w:rPr>
                <w:del w:id="14435" w:author="Admin" w:date="2019-02-19T02:10:00Z"/>
                <w:sz w:val="12"/>
                <w:szCs w:val="12"/>
              </w:rPr>
            </w:pPr>
          </w:p>
        </w:tc>
        <w:tc>
          <w:tcPr>
            <w:tcW w:w="580" w:type="dxa"/>
            <w:vAlign w:val="bottom"/>
          </w:tcPr>
          <w:p w:rsidR="00A33515" w:rsidDel="002260E7" w:rsidRDefault="001A4D22">
            <w:pPr>
              <w:spacing w:line="147" w:lineRule="exact"/>
              <w:ind w:left="420"/>
              <w:rPr>
                <w:del w:id="14436" w:author="Admin" w:date="2019-02-19T02:10:00Z"/>
                <w:sz w:val="20"/>
                <w:szCs w:val="20"/>
              </w:rPr>
            </w:pPr>
            <w:del w:id="14437" w:author="Admin" w:date="2019-02-19T02:10:00Z">
              <w:r w:rsidDel="002260E7">
                <w:rPr>
                  <w:rFonts w:eastAsia="Times New Roman"/>
                  <w:i/>
                  <w:iCs/>
                  <w:sz w:val="17"/>
                  <w:szCs w:val="17"/>
                </w:rPr>
                <w:delText>p</w:delText>
              </w:r>
            </w:del>
          </w:p>
        </w:tc>
        <w:tc>
          <w:tcPr>
            <w:tcW w:w="100" w:type="dxa"/>
            <w:tcBorders>
              <w:bottom w:val="single" w:sz="8" w:space="0" w:color="auto"/>
            </w:tcBorders>
            <w:vAlign w:val="bottom"/>
          </w:tcPr>
          <w:p w:rsidR="00A33515" w:rsidDel="002260E7" w:rsidRDefault="00A33515">
            <w:pPr>
              <w:rPr>
                <w:del w:id="14438" w:author="Admin" w:date="2019-02-19T02:10:00Z"/>
                <w:sz w:val="12"/>
                <w:szCs w:val="12"/>
              </w:rPr>
            </w:pPr>
          </w:p>
        </w:tc>
        <w:tc>
          <w:tcPr>
            <w:tcW w:w="1020" w:type="dxa"/>
            <w:vAlign w:val="bottom"/>
          </w:tcPr>
          <w:p w:rsidR="00A33515" w:rsidDel="002260E7" w:rsidRDefault="00A33515">
            <w:pPr>
              <w:rPr>
                <w:del w:id="14439" w:author="Admin" w:date="2019-02-19T02:10:00Z"/>
                <w:sz w:val="12"/>
                <w:szCs w:val="12"/>
              </w:rPr>
            </w:pPr>
          </w:p>
        </w:tc>
        <w:tc>
          <w:tcPr>
            <w:tcW w:w="200" w:type="dxa"/>
            <w:gridSpan w:val="2"/>
            <w:vAlign w:val="bottom"/>
          </w:tcPr>
          <w:p w:rsidR="00A33515" w:rsidDel="002260E7" w:rsidRDefault="001A4D22">
            <w:pPr>
              <w:spacing w:line="147" w:lineRule="exact"/>
              <w:ind w:left="40"/>
              <w:rPr>
                <w:del w:id="14440" w:author="Admin" w:date="2019-02-19T02:10:00Z"/>
                <w:sz w:val="20"/>
                <w:szCs w:val="20"/>
              </w:rPr>
            </w:pPr>
            <w:del w:id="14441" w:author="Admin" w:date="2019-02-19T02:10:00Z">
              <w:r w:rsidDel="002260E7">
                <w:rPr>
                  <w:rFonts w:eastAsia="Times New Roman"/>
                  <w:i/>
                  <w:iCs/>
                  <w:sz w:val="15"/>
                  <w:szCs w:val="15"/>
                </w:rPr>
                <w:delText>p</w:delText>
              </w:r>
              <w:r w:rsidDel="002260E7">
                <w:rPr>
                  <w:rFonts w:ascii="Arial" w:eastAsia="Arial" w:hAnsi="Arial" w:cs="Arial"/>
                  <w:sz w:val="15"/>
                  <w:szCs w:val="15"/>
                  <w:vertAlign w:val="subscript"/>
                </w:rPr>
                <w:delText>3</w:delText>
              </w:r>
            </w:del>
          </w:p>
        </w:tc>
        <w:tc>
          <w:tcPr>
            <w:tcW w:w="20" w:type="dxa"/>
            <w:tcBorders>
              <w:bottom w:val="single" w:sz="8" w:space="0" w:color="auto"/>
            </w:tcBorders>
            <w:vAlign w:val="bottom"/>
          </w:tcPr>
          <w:p w:rsidR="00A33515" w:rsidDel="002260E7" w:rsidRDefault="00A33515">
            <w:pPr>
              <w:rPr>
                <w:del w:id="14442" w:author="Admin" w:date="2019-02-19T02:10:00Z"/>
                <w:sz w:val="12"/>
                <w:szCs w:val="12"/>
              </w:rPr>
            </w:pPr>
          </w:p>
        </w:tc>
        <w:tc>
          <w:tcPr>
            <w:tcW w:w="80" w:type="dxa"/>
            <w:tcBorders>
              <w:bottom w:val="single" w:sz="8" w:space="0" w:color="auto"/>
            </w:tcBorders>
            <w:vAlign w:val="bottom"/>
          </w:tcPr>
          <w:p w:rsidR="00A33515" w:rsidDel="002260E7" w:rsidRDefault="00A33515">
            <w:pPr>
              <w:rPr>
                <w:del w:id="14443" w:author="Admin" w:date="2019-02-19T02:10:00Z"/>
                <w:sz w:val="12"/>
                <w:szCs w:val="12"/>
              </w:rPr>
            </w:pPr>
          </w:p>
        </w:tc>
        <w:tc>
          <w:tcPr>
            <w:tcW w:w="640" w:type="dxa"/>
            <w:vAlign w:val="bottom"/>
          </w:tcPr>
          <w:p w:rsidR="00A33515" w:rsidDel="002260E7" w:rsidRDefault="00A33515">
            <w:pPr>
              <w:rPr>
                <w:del w:id="14444" w:author="Admin" w:date="2019-02-19T02:10:00Z"/>
                <w:sz w:val="12"/>
                <w:szCs w:val="12"/>
              </w:rPr>
            </w:pPr>
          </w:p>
        </w:tc>
        <w:tc>
          <w:tcPr>
            <w:tcW w:w="160" w:type="dxa"/>
            <w:vAlign w:val="bottom"/>
          </w:tcPr>
          <w:p w:rsidR="00A33515" w:rsidDel="002260E7" w:rsidRDefault="00A33515">
            <w:pPr>
              <w:rPr>
                <w:del w:id="14445" w:author="Admin" w:date="2019-02-19T02:10:00Z"/>
                <w:sz w:val="12"/>
                <w:szCs w:val="12"/>
              </w:rPr>
            </w:pPr>
          </w:p>
        </w:tc>
        <w:tc>
          <w:tcPr>
            <w:tcW w:w="520" w:type="dxa"/>
            <w:vAlign w:val="bottom"/>
          </w:tcPr>
          <w:p w:rsidR="00A33515" w:rsidDel="002260E7" w:rsidRDefault="00A33515">
            <w:pPr>
              <w:rPr>
                <w:del w:id="14446" w:author="Admin" w:date="2019-02-19T02:10:00Z"/>
                <w:sz w:val="12"/>
                <w:szCs w:val="12"/>
              </w:rPr>
            </w:pPr>
          </w:p>
        </w:tc>
        <w:tc>
          <w:tcPr>
            <w:tcW w:w="80" w:type="dxa"/>
            <w:vAlign w:val="bottom"/>
          </w:tcPr>
          <w:p w:rsidR="00A33515" w:rsidDel="002260E7" w:rsidRDefault="00A33515">
            <w:pPr>
              <w:rPr>
                <w:del w:id="14447" w:author="Admin" w:date="2019-02-19T02:10:00Z"/>
                <w:sz w:val="12"/>
                <w:szCs w:val="12"/>
              </w:rPr>
            </w:pPr>
          </w:p>
        </w:tc>
        <w:tc>
          <w:tcPr>
            <w:tcW w:w="2660" w:type="dxa"/>
            <w:vAlign w:val="bottom"/>
          </w:tcPr>
          <w:p w:rsidR="00A33515" w:rsidDel="002260E7" w:rsidRDefault="00A33515">
            <w:pPr>
              <w:rPr>
                <w:del w:id="14448" w:author="Admin" w:date="2019-02-19T02:10:00Z"/>
                <w:sz w:val="12"/>
                <w:szCs w:val="12"/>
              </w:rPr>
            </w:pPr>
          </w:p>
        </w:tc>
        <w:tc>
          <w:tcPr>
            <w:tcW w:w="0" w:type="dxa"/>
            <w:vAlign w:val="bottom"/>
          </w:tcPr>
          <w:p w:rsidR="00A33515" w:rsidDel="002260E7" w:rsidRDefault="00A33515">
            <w:pPr>
              <w:rPr>
                <w:del w:id="14449" w:author="Admin" w:date="2019-02-19T02:10:00Z"/>
                <w:sz w:val="1"/>
                <w:szCs w:val="1"/>
              </w:rPr>
            </w:pPr>
          </w:p>
        </w:tc>
      </w:tr>
      <w:tr w:rsidR="00A33515" w:rsidDel="002260E7">
        <w:trPr>
          <w:trHeight w:val="328"/>
          <w:del w:id="14450" w:author="Admin" w:date="2019-02-19T02:10:00Z"/>
        </w:trPr>
        <w:tc>
          <w:tcPr>
            <w:tcW w:w="200" w:type="dxa"/>
            <w:vAlign w:val="bottom"/>
          </w:tcPr>
          <w:p w:rsidR="00A33515" w:rsidDel="002260E7" w:rsidRDefault="00A33515">
            <w:pPr>
              <w:rPr>
                <w:del w:id="14451" w:author="Admin" w:date="2019-02-19T02:10:00Z"/>
                <w:sz w:val="24"/>
                <w:szCs w:val="24"/>
              </w:rPr>
            </w:pPr>
          </w:p>
        </w:tc>
        <w:tc>
          <w:tcPr>
            <w:tcW w:w="180" w:type="dxa"/>
            <w:vAlign w:val="bottom"/>
          </w:tcPr>
          <w:p w:rsidR="00A33515" w:rsidDel="002260E7" w:rsidRDefault="00A33515">
            <w:pPr>
              <w:rPr>
                <w:del w:id="14452" w:author="Admin" w:date="2019-02-19T02:10:00Z"/>
                <w:sz w:val="24"/>
                <w:szCs w:val="24"/>
              </w:rPr>
            </w:pPr>
          </w:p>
        </w:tc>
        <w:tc>
          <w:tcPr>
            <w:tcW w:w="1820" w:type="dxa"/>
            <w:gridSpan w:val="4"/>
            <w:vAlign w:val="bottom"/>
          </w:tcPr>
          <w:p w:rsidR="00A33515" w:rsidDel="002260E7" w:rsidRDefault="001A4D22">
            <w:pPr>
              <w:rPr>
                <w:del w:id="14453" w:author="Admin" w:date="2019-02-19T02:10:00Z"/>
                <w:sz w:val="20"/>
                <w:szCs w:val="20"/>
              </w:rPr>
            </w:pPr>
            <w:del w:id="14454" w:author="Admin" w:date="2019-02-19T02:10:00Z">
              <w:r w:rsidDel="002260E7">
                <w:rPr>
                  <w:rFonts w:ascii="Arial" w:eastAsia="Arial" w:hAnsi="Arial" w:cs="Arial"/>
                  <w:sz w:val="20"/>
                  <w:szCs w:val="20"/>
                </w:rPr>
                <w:delText xml:space="preserve">2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0"/>
                  <w:szCs w:val="20"/>
                </w:rPr>
                <w:delText xml:space="preserve">   3 или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del>
          </w:p>
        </w:tc>
        <w:tc>
          <w:tcPr>
            <w:tcW w:w="40" w:type="dxa"/>
            <w:vAlign w:val="bottom"/>
          </w:tcPr>
          <w:p w:rsidR="00A33515" w:rsidDel="002260E7" w:rsidRDefault="00A33515">
            <w:pPr>
              <w:rPr>
                <w:del w:id="14455" w:author="Admin" w:date="2019-02-19T02:10:00Z"/>
                <w:sz w:val="24"/>
                <w:szCs w:val="24"/>
              </w:rPr>
            </w:pPr>
          </w:p>
        </w:tc>
        <w:tc>
          <w:tcPr>
            <w:tcW w:w="160" w:type="dxa"/>
            <w:vAlign w:val="bottom"/>
          </w:tcPr>
          <w:p w:rsidR="00A33515" w:rsidDel="002260E7" w:rsidRDefault="00A33515">
            <w:pPr>
              <w:rPr>
                <w:del w:id="14456" w:author="Admin" w:date="2019-02-19T02:10:00Z"/>
                <w:sz w:val="24"/>
                <w:szCs w:val="24"/>
              </w:rPr>
            </w:pPr>
          </w:p>
        </w:tc>
        <w:tc>
          <w:tcPr>
            <w:tcW w:w="740" w:type="dxa"/>
            <w:gridSpan w:val="3"/>
            <w:vAlign w:val="bottom"/>
          </w:tcPr>
          <w:p w:rsidR="00A33515" w:rsidDel="002260E7" w:rsidRDefault="001A4D22">
            <w:pPr>
              <w:spacing w:line="215" w:lineRule="exact"/>
              <w:ind w:right="474"/>
              <w:jc w:val="right"/>
              <w:rPr>
                <w:del w:id="14457" w:author="Admin" w:date="2019-02-19T02:10:00Z"/>
                <w:sz w:val="20"/>
                <w:szCs w:val="20"/>
              </w:rPr>
            </w:pPr>
            <w:del w:id="14458" w:author="Admin" w:date="2019-02-19T02:10:00Z">
              <w:r w:rsidDel="002260E7">
                <w:rPr>
                  <w:rFonts w:ascii="Arial" w:eastAsia="Arial" w:hAnsi="Arial" w:cs="Arial"/>
                  <w:w w:val="80"/>
                  <w:sz w:val="20"/>
                  <w:szCs w:val="20"/>
                </w:rPr>
                <w:delText>2?</w:delText>
              </w:r>
            </w:del>
          </w:p>
        </w:tc>
        <w:tc>
          <w:tcPr>
            <w:tcW w:w="160" w:type="dxa"/>
            <w:vAlign w:val="bottom"/>
          </w:tcPr>
          <w:p w:rsidR="00A33515" w:rsidDel="002260E7" w:rsidRDefault="00A33515">
            <w:pPr>
              <w:rPr>
                <w:del w:id="14459" w:author="Admin" w:date="2019-02-19T02:10:00Z"/>
                <w:sz w:val="24"/>
                <w:szCs w:val="24"/>
              </w:rPr>
            </w:pPr>
          </w:p>
        </w:tc>
        <w:tc>
          <w:tcPr>
            <w:tcW w:w="520" w:type="dxa"/>
            <w:vAlign w:val="bottom"/>
          </w:tcPr>
          <w:p w:rsidR="00A33515" w:rsidDel="002260E7" w:rsidRDefault="00A33515">
            <w:pPr>
              <w:rPr>
                <w:del w:id="14460" w:author="Admin" w:date="2019-02-19T02:10:00Z"/>
                <w:sz w:val="24"/>
                <w:szCs w:val="24"/>
              </w:rPr>
            </w:pPr>
          </w:p>
        </w:tc>
        <w:tc>
          <w:tcPr>
            <w:tcW w:w="80" w:type="dxa"/>
            <w:vAlign w:val="bottom"/>
          </w:tcPr>
          <w:p w:rsidR="00A33515" w:rsidDel="002260E7" w:rsidRDefault="00A33515">
            <w:pPr>
              <w:rPr>
                <w:del w:id="14461" w:author="Admin" w:date="2019-02-19T02:10:00Z"/>
                <w:sz w:val="24"/>
                <w:szCs w:val="24"/>
              </w:rPr>
            </w:pPr>
          </w:p>
        </w:tc>
        <w:tc>
          <w:tcPr>
            <w:tcW w:w="2660" w:type="dxa"/>
            <w:vAlign w:val="bottom"/>
          </w:tcPr>
          <w:p w:rsidR="00A33515" w:rsidDel="002260E7" w:rsidRDefault="00A33515">
            <w:pPr>
              <w:rPr>
                <w:del w:id="14462" w:author="Admin" w:date="2019-02-19T02:10:00Z"/>
                <w:sz w:val="24"/>
                <w:szCs w:val="24"/>
              </w:rPr>
            </w:pPr>
          </w:p>
        </w:tc>
        <w:tc>
          <w:tcPr>
            <w:tcW w:w="0" w:type="dxa"/>
            <w:vAlign w:val="bottom"/>
          </w:tcPr>
          <w:p w:rsidR="00A33515" w:rsidDel="002260E7" w:rsidRDefault="00A33515">
            <w:pPr>
              <w:rPr>
                <w:del w:id="14463" w:author="Admin" w:date="2019-02-19T02:10:00Z"/>
                <w:sz w:val="1"/>
                <w:szCs w:val="1"/>
              </w:rPr>
            </w:pPr>
          </w:p>
        </w:tc>
      </w:tr>
      <w:tr w:rsidR="00A33515" w:rsidDel="002260E7">
        <w:trPr>
          <w:trHeight w:val="199"/>
          <w:del w:id="14464" w:author="Admin" w:date="2019-02-19T02:10:00Z"/>
        </w:trPr>
        <w:tc>
          <w:tcPr>
            <w:tcW w:w="200" w:type="dxa"/>
            <w:vAlign w:val="bottom"/>
          </w:tcPr>
          <w:p w:rsidR="00A33515" w:rsidDel="002260E7" w:rsidRDefault="001A4D22">
            <w:pPr>
              <w:spacing w:line="200" w:lineRule="exact"/>
              <w:jc w:val="right"/>
              <w:rPr>
                <w:del w:id="14465" w:author="Admin" w:date="2019-02-19T02:10:00Z"/>
                <w:sz w:val="20"/>
                <w:szCs w:val="20"/>
              </w:rPr>
            </w:pPr>
            <w:del w:id="14466" w:author="Admin" w:date="2019-02-19T02:10:00Z">
              <w:r w:rsidDel="002260E7">
                <w:rPr>
                  <w:rFonts w:ascii="Arial" w:eastAsia="Arial" w:hAnsi="Arial" w:cs="Arial"/>
                  <w:b/>
                  <w:bCs/>
                  <w:w w:val="95"/>
                  <w:sz w:val="20"/>
                  <w:szCs w:val="20"/>
                </w:rPr>
                <w:delText>5.</w:delText>
              </w:r>
            </w:del>
          </w:p>
        </w:tc>
        <w:tc>
          <w:tcPr>
            <w:tcW w:w="6360" w:type="dxa"/>
            <w:gridSpan w:val="14"/>
            <w:vAlign w:val="bottom"/>
          </w:tcPr>
          <w:p w:rsidR="00A33515" w:rsidDel="002260E7" w:rsidRDefault="001A4D22">
            <w:pPr>
              <w:spacing w:line="200" w:lineRule="exact"/>
              <w:ind w:left="80"/>
              <w:rPr>
                <w:del w:id="14467" w:author="Admin" w:date="2019-02-19T02:10:00Z"/>
                <w:sz w:val="20"/>
                <w:szCs w:val="20"/>
              </w:rPr>
            </w:pPr>
            <w:del w:id="14468" w:author="Admin" w:date="2019-02-19T02:10:00Z">
              <w:r w:rsidDel="002260E7">
                <w:rPr>
                  <w:rFonts w:ascii="Arial" w:eastAsia="Arial" w:hAnsi="Arial" w:cs="Arial"/>
                  <w:w w:val="98"/>
                  <w:sz w:val="20"/>
                  <w:szCs w:val="20"/>
                </w:rPr>
                <w:delText>Предложите алгоритм определения корней исходя из их общего ви-</w:delText>
              </w:r>
            </w:del>
          </w:p>
        </w:tc>
        <w:tc>
          <w:tcPr>
            <w:tcW w:w="0" w:type="dxa"/>
            <w:vAlign w:val="bottom"/>
          </w:tcPr>
          <w:p w:rsidR="00A33515" w:rsidDel="002260E7" w:rsidRDefault="00A33515">
            <w:pPr>
              <w:rPr>
                <w:del w:id="14469" w:author="Admin" w:date="2019-02-19T02:10:00Z"/>
                <w:sz w:val="1"/>
                <w:szCs w:val="1"/>
              </w:rPr>
            </w:pPr>
          </w:p>
        </w:tc>
      </w:tr>
      <w:tr w:rsidR="00A33515" w:rsidDel="002260E7">
        <w:trPr>
          <w:trHeight w:val="85"/>
          <w:del w:id="14470" w:author="Admin" w:date="2019-02-19T02:10:00Z"/>
        </w:trPr>
        <w:tc>
          <w:tcPr>
            <w:tcW w:w="200" w:type="dxa"/>
            <w:vAlign w:val="bottom"/>
          </w:tcPr>
          <w:p w:rsidR="00A33515" w:rsidDel="002260E7" w:rsidRDefault="00A33515">
            <w:pPr>
              <w:rPr>
                <w:del w:id="14471" w:author="Admin" w:date="2019-02-19T02:10:00Z"/>
                <w:sz w:val="7"/>
                <w:szCs w:val="7"/>
              </w:rPr>
            </w:pPr>
          </w:p>
        </w:tc>
        <w:tc>
          <w:tcPr>
            <w:tcW w:w="180" w:type="dxa"/>
            <w:vAlign w:val="bottom"/>
          </w:tcPr>
          <w:p w:rsidR="00A33515" w:rsidDel="002260E7" w:rsidRDefault="00A33515">
            <w:pPr>
              <w:rPr>
                <w:del w:id="14472" w:author="Admin" w:date="2019-02-19T02:10:00Z"/>
                <w:sz w:val="7"/>
                <w:szCs w:val="7"/>
              </w:rPr>
            </w:pPr>
          </w:p>
        </w:tc>
        <w:tc>
          <w:tcPr>
            <w:tcW w:w="120" w:type="dxa"/>
            <w:vAlign w:val="bottom"/>
          </w:tcPr>
          <w:p w:rsidR="00A33515" w:rsidDel="002260E7" w:rsidRDefault="00A33515">
            <w:pPr>
              <w:rPr>
                <w:del w:id="14473" w:author="Admin" w:date="2019-02-19T02:10:00Z"/>
                <w:sz w:val="7"/>
                <w:szCs w:val="7"/>
              </w:rPr>
            </w:pPr>
          </w:p>
        </w:tc>
        <w:tc>
          <w:tcPr>
            <w:tcW w:w="580" w:type="dxa"/>
            <w:vAlign w:val="bottom"/>
          </w:tcPr>
          <w:p w:rsidR="00A33515" w:rsidDel="002260E7" w:rsidRDefault="00A33515">
            <w:pPr>
              <w:rPr>
                <w:del w:id="14474" w:author="Admin" w:date="2019-02-19T02:10:00Z"/>
                <w:sz w:val="7"/>
                <w:szCs w:val="7"/>
              </w:rPr>
            </w:pPr>
          </w:p>
        </w:tc>
        <w:tc>
          <w:tcPr>
            <w:tcW w:w="100" w:type="dxa"/>
            <w:vAlign w:val="bottom"/>
          </w:tcPr>
          <w:p w:rsidR="00A33515" w:rsidDel="002260E7" w:rsidRDefault="00A33515">
            <w:pPr>
              <w:rPr>
                <w:del w:id="14475" w:author="Admin" w:date="2019-02-19T02:10:00Z"/>
                <w:sz w:val="7"/>
                <w:szCs w:val="7"/>
              </w:rPr>
            </w:pPr>
          </w:p>
        </w:tc>
        <w:tc>
          <w:tcPr>
            <w:tcW w:w="1060" w:type="dxa"/>
            <w:gridSpan w:val="2"/>
            <w:vMerge w:val="restart"/>
            <w:vAlign w:val="bottom"/>
          </w:tcPr>
          <w:p w:rsidR="00A33515" w:rsidDel="002260E7" w:rsidRDefault="001A4D22">
            <w:pPr>
              <w:spacing w:line="117" w:lineRule="exact"/>
              <w:ind w:left="900"/>
              <w:rPr>
                <w:del w:id="14476" w:author="Admin" w:date="2019-02-19T02:10:00Z"/>
                <w:sz w:val="20"/>
                <w:szCs w:val="20"/>
              </w:rPr>
            </w:pPr>
            <w:del w:id="14477" w:author="Admin" w:date="2019-02-19T02:10:00Z">
              <w:r w:rsidDel="002260E7">
                <w:rPr>
                  <w:rFonts w:eastAsia="Times New Roman"/>
                  <w:i/>
                  <w:iCs/>
                  <w:sz w:val="13"/>
                  <w:szCs w:val="13"/>
                </w:rPr>
                <w:delText>p</w:delText>
              </w:r>
            </w:del>
          </w:p>
        </w:tc>
        <w:tc>
          <w:tcPr>
            <w:tcW w:w="160" w:type="dxa"/>
            <w:vAlign w:val="bottom"/>
          </w:tcPr>
          <w:p w:rsidR="00A33515" w:rsidDel="002260E7" w:rsidRDefault="00A33515">
            <w:pPr>
              <w:rPr>
                <w:del w:id="14478" w:author="Admin" w:date="2019-02-19T02:10:00Z"/>
                <w:sz w:val="7"/>
                <w:szCs w:val="7"/>
              </w:rPr>
            </w:pPr>
          </w:p>
        </w:tc>
        <w:tc>
          <w:tcPr>
            <w:tcW w:w="20" w:type="dxa"/>
            <w:vAlign w:val="bottom"/>
          </w:tcPr>
          <w:p w:rsidR="00A33515" w:rsidDel="002260E7" w:rsidRDefault="00A33515">
            <w:pPr>
              <w:rPr>
                <w:del w:id="14479" w:author="Admin" w:date="2019-02-19T02:10:00Z"/>
                <w:sz w:val="7"/>
                <w:szCs w:val="7"/>
              </w:rPr>
            </w:pPr>
          </w:p>
        </w:tc>
        <w:tc>
          <w:tcPr>
            <w:tcW w:w="80" w:type="dxa"/>
            <w:vAlign w:val="bottom"/>
          </w:tcPr>
          <w:p w:rsidR="00A33515" w:rsidDel="002260E7" w:rsidRDefault="00A33515">
            <w:pPr>
              <w:rPr>
                <w:del w:id="14480" w:author="Admin" w:date="2019-02-19T02:10:00Z"/>
                <w:sz w:val="7"/>
                <w:szCs w:val="7"/>
              </w:rPr>
            </w:pPr>
          </w:p>
        </w:tc>
        <w:tc>
          <w:tcPr>
            <w:tcW w:w="640" w:type="dxa"/>
            <w:vMerge w:val="restart"/>
            <w:vAlign w:val="bottom"/>
          </w:tcPr>
          <w:p w:rsidR="00A33515" w:rsidDel="002260E7" w:rsidRDefault="001A4D22">
            <w:pPr>
              <w:spacing w:line="117" w:lineRule="exact"/>
              <w:jc w:val="right"/>
              <w:rPr>
                <w:del w:id="14481" w:author="Admin" w:date="2019-02-19T02:10:00Z"/>
                <w:sz w:val="20"/>
                <w:szCs w:val="20"/>
              </w:rPr>
            </w:pPr>
            <w:del w:id="14482" w:author="Admin" w:date="2019-02-19T02:10:00Z">
              <w:r w:rsidDel="002260E7">
                <w:rPr>
                  <w:rFonts w:eastAsia="Times New Roman"/>
                  <w:i/>
                  <w:iCs/>
                  <w:sz w:val="13"/>
                  <w:szCs w:val="13"/>
                </w:rPr>
                <w:delText>p</w:delText>
              </w:r>
            </w:del>
          </w:p>
        </w:tc>
        <w:tc>
          <w:tcPr>
            <w:tcW w:w="160" w:type="dxa"/>
            <w:vAlign w:val="bottom"/>
          </w:tcPr>
          <w:p w:rsidR="00A33515" w:rsidDel="002260E7" w:rsidRDefault="00A33515">
            <w:pPr>
              <w:rPr>
                <w:del w:id="14483" w:author="Admin" w:date="2019-02-19T02:10:00Z"/>
                <w:sz w:val="7"/>
                <w:szCs w:val="7"/>
              </w:rPr>
            </w:pPr>
          </w:p>
        </w:tc>
        <w:tc>
          <w:tcPr>
            <w:tcW w:w="520" w:type="dxa"/>
            <w:vMerge w:val="restart"/>
            <w:vAlign w:val="bottom"/>
          </w:tcPr>
          <w:p w:rsidR="00A33515" w:rsidDel="002260E7" w:rsidRDefault="001A4D22">
            <w:pPr>
              <w:spacing w:line="117" w:lineRule="exact"/>
              <w:ind w:left="340"/>
              <w:rPr>
                <w:del w:id="14484" w:author="Admin" w:date="2019-02-19T02:10:00Z"/>
                <w:sz w:val="20"/>
                <w:szCs w:val="20"/>
              </w:rPr>
            </w:pPr>
            <w:del w:id="14485" w:author="Admin" w:date="2019-02-19T02:10:00Z">
              <w:r w:rsidDel="002260E7">
                <w:rPr>
                  <w:rFonts w:eastAsia="Times New Roman"/>
                  <w:i/>
                  <w:iCs/>
                  <w:sz w:val="13"/>
                  <w:szCs w:val="13"/>
                </w:rPr>
                <w:delText>p</w:delText>
              </w:r>
            </w:del>
          </w:p>
        </w:tc>
        <w:tc>
          <w:tcPr>
            <w:tcW w:w="80" w:type="dxa"/>
            <w:tcBorders>
              <w:bottom w:val="single" w:sz="8" w:space="0" w:color="auto"/>
            </w:tcBorders>
            <w:vAlign w:val="bottom"/>
          </w:tcPr>
          <w:p w:rsidR="00A33515" w:rsidDel="002260E7" w:rsidRDefault="00A33515">
            <w:pPr>
              <w:rPr>
                <w:del w:id="14486" w:author="Admin" w:date="2019-02-19T02:10:00Z"/>
                <w:sz w:val="7"/>
                <w:szCs w:val="7"/>
              </w:rPr>
            </w:pPr>
          </w:p>
        </w:tc>
        <w:tc>
          <w:tcPr>
            <w:tcW w:w="2660" w:type="dxa"/>
            <w:vMerge w:val="restart"/>
            <w:vAlign w:val="bottom"/>
          </w:tcPr>
          <w:p w:rsidR="00A33515" w:rsidDel="002260E7" w:rsidRDefault="00A33515">
            <w:pPr>
              <w:rPr>
                <w:del w:id="14487" w:author="Admin" w:date="2019-02-19T02:10:00Z"/>
                <w:sz w:val="7"/>
                <w:szCs w:val="7"/>
              </w:rPr>
            </w:pPr>
          </w:p>
        </w:tc>
        <w:tc>
          <w:tcPr>
            <w:tcW w:w="0" w:type="dxa"/>
            <w:vAlign w:val="bottom"/>
          </w:tcPr>
          <w:p w:rsidR="00A33515" w:rsidDel="002260E7" w:rsidRDefault="00A33515">
            <w:pPr>
              <w:rPr>
                <w:del w:id="14488" w:author="Admin" w:date="2019-02-19T02:10:00Z"/>
                <w:sz w:val="1"/>
                <w:szCs w:val="1"/>
              </w:rPr>
            </w:pPr>
          </w:p>
        </w:tc>
      </w:tr>
      <w:tr w:rsidR="00A33515" w:rsidDel="002260E7">
        <w:trPr>
          <w:trHeight w:val="20"/>
          <w:del w:id="14489" w:author="Admin" w:date="2019-02-19T02:10:00Z"/>
        </w:trPr>
        <w:tc>
          <w:tcPr>
            <w:tcW w:w="200" w:type="dxa"/>
            <w:vAlign w:val="bottom"/>
          </w:tcPr>
          <w:p w:rsidR="00A33515" w:rsidDel="002260E7" w:rsidRDefault="00A33515">
            <w:pPr>
              <w:spacing w:line="20" w:lineRule="exact"/>
              <w:rPr>
                <w:del w:id="14490" w:author="Admin" w:date="2019-02-19T02:10:00Z"/>
                <w:sz w:val="1"/>
                <w:szCs w:val="1"/>
              </w:rPr>
            </w:pPr>
          </w:p>
        </w:tc>
        <w:tc>
          <w:tcPr>
            <w:tcW w:w="180" w:type="dxa"/>
            <w:vAlign w:val="bottom"/>
          </w:tcPr>
          <w:p w:rsidR="00A33515" w:rsidDel="002260E7" w:rsidRDefault="00A33515">
            <w:pPr>
              <w:spacing w:line="20" w:lineRule="exact"/>
              <w:rPr>
                <w:del w:id="14491" w:author="Admin" w:date="2019-02-19T02:10:00Z"/>
                <w:sz w:val="1"/>
                <w:szCs w:val="1"/>
              </w:rPr>
            </w:pPr>
          </w:p>
        </w:tc>
        <w:tc>
          <w:tcPr>
            <w:tcW w:w="120" w:type="dxa"/>
            <w:vAlign w:val="bottom"/>
          </w:tcPr>
          <w:p w:rsidR="00A33515" w:rsidDel="002260E7" w:rsidRDefault="00A33515">
            <w:pPr>
              <w:spacing w:line="20" w:lineRule="exact"/>
              <w:rPr>
                <w:del w:id="14492" w:author="Admin" w:date="2019-02-19T02:10:00Z"/>
                <w:sz w:val="1"/>
                <w:szCs w:val="1"/>
              </w:rPr>
            </w:pPr>
          </w:p>
        </w:tc>
        <w:tc>
          <w:tcPr>
            <w:tcW w:w="580" w:type="dxa"/>
            <w:vAlign w:val="bottom"/>
          </w:tcPr>
          <w:p w:rsidR="00A33515" w:rsidDel="002260E7" w:rsidRDefault="00A33515">
            <w:pPr>
              <w:spacing w:line="20" w:lineRule="exact"/>
              <w:rPr>
                <w:del w:id="14493" w:author="Admin" w:date="2019-02-19T02:10:00Z"/>
                <w:sz w:val="1"/>
                <w:szCs w:val="1"/>
              </w:rPr>
            </w:pPr>
          </w:p>
        </w:tc>
        <w:tc>
          <w:tcPr>
            <w:tcW w:w="100" w:type="dxa"/>
            <w:vAlign w:val="bottom"/>
          </w:tcPr>
          <w:p w:rsidR="00A33515" w:rsidDel="002260E7" w:rsidRDefault="00A33515">
            <w:pPr>
              <w:spacing w:line="20" w:lineRule="exact"/>
              <w:rPr>
                <w:del w:id="14494" w:author="Admin" w:date="2019-02-19T02:10:00Z"/>
                <w:sz w:val="1"/>
                <w:szCs w:val="1"/>
              </w:rPr>
            </w:pPr>
          </w:p>
        </w:tc>
        <w:tc>
          <w:tcPr>
            <w:tcW w:w="1060" w:type="dxa"/>
            <w:gridSpan w:val="2"/>
            <w:vMerge/>
            <w:vAlign w:val="bottom"/>
          </w:tcPr>
          <w:p w:rsidR="00A33515" w:rsidDel="002260E7" w:rsidRDefault="00A33515">
            <w:pPr>
              <w:spacing w:line="20" w:lineRule="exact"/>
              <w:rPr>
                <w:del w:id="14495" w:author="Admin" w:date="2019-02-19T02:10:00Z"/>
                <w:sz w:val="1"/>
                <w:szCs w:val="1"/>
              </w:rPr>
            </w:pPr>
          </w:p>
        </w:tc>
        <w:tc>
          <w:tcPr>
            <w:tcW w:w="160" w:type="dxa"/>
            <w:tcBorders>
              <w:bottom w:val="single" w:sz="8" w:space="0" w:color="auto"/>
            </w:tcBorders>
            <w:vAlign w:val="bottom"/>
          </w:tcPr>
          <w:p w:rsidR="00A33515" w:rsidDel="002260E7" w:rsidRDefault="00A33515">
            <w:pPr>
              <w:spacing w:line="20" w:lineRule="exact"/>
              <w:rPr>
                <w:del w:id="14496" w:author="Admin" w:date="2019-02-19T02:10:00Z"/>
                <w:sz w:val="1"/>
                <w:szCs w:val="1"/>
              </w:rPr>
            </w:pPr>
          </w:p>
        </w:tc>
        <w:tc>
          <w:tcPr>
            <w:tcW w:w="20" w:type="dxa"/>
            <w:tcBorders>
              <w:bottom w:val="single" w:sz="8" w:space="0" w:color="auto"/>
            </w:tcBorders>
            <w:vAlign w:val="bottom"/>
          </w:tcPr>
          <w:p w:rsidR="00A33515" w:rsidDel="002260E7" w:rsidRDefault="00A33515">
            <w:pPr>
              <w:spacing w:line="20" w:lineRule="exact"/>
              <w:rPr>
                <w:del w:id="14497" w:author="Admin" w:date="2019-02-19T02:10:00Z"/>
                <w:sz w:val="1"/>
                <w:szCs w:val="1"/>
              </w:rPr>
            </w:pPr>
          </w:p>
        </w:tc>
        <w:tc>
          <w:tcPr>
            <w:tcW w:w="80" w:type="dxa"/>
            <w:vAlign w:val="bottom"/>
          </w:tcPr>
          <w:p w:rsidR="00A33515" w:rsidDel="002260E7" w:rsidRDefault="00A33515">
            <w:pPr>
              <w:spacing w:line="20" w:lineRule="exact"/>
              <w:rPr>
                <w:del w:id="14498" w:author="Admin" w:date="2019-02-19T02:10:00Z"/>
                <w:sz w:val="1"/>
                <w:szCs w:val="1"/>
              </w:rPr>
            </w:pPr>
          </w:p>
        </w:tc>
        <w:tc>
          <w:tcPr>
            <w:tcW w:w="640" w:type="dxa"/>
            <w:vMerge/>
            <w:vAlign w:val="bottom"/>
          </w:tcPr>
          <w:p w:rsidR="00A33515" w:rsidDel="002260E7" w:rsidRDefault="00A33515">
            <w:pPr>
              <w:spacing w:line="20" w:lineRule="exact"/>
              <w:rPr>
                <w:del w:id="14499" w:author="Admin" w:date="2019-02-19T02:10:00Z"/>
                <w:sz w:val="1"/>
                <w:szCs w:val="1"/>
              </w:rPr>
            </w:pPr>
          </w:p>
        </w:tc>
        <w:tc>
          <w:tcPr>
            <w:tcW w:w="160" w:type="dxa"/>
            <w:tcBorders>
              <w:bottom w:val="single" w:sz="8" w:space="0" w:color="auto"/>
            </w:tcBorders>
            <w:vAlign w:val="bottom"/>
          </w:tcPr>
          <w:p w:rsidR="00A33515" w:rsidDel="002260E7" w:rsidRDefault="00A33515">
            <w:pPr>
              <w:spacing w:line="20" w:lineRule="exact"/>
              <w:rPr>
                <w:del w:id="14500" w:author="Admin" w:date="2019-02-19T02:10:00Z"/>
                <w:sz w:val="1"/>
                <w:szCs w:val="1"/>
              </w:rPr>
            </w:pPr>
          </w:p>
        </w:tc>
        <w:tc>
          <w:tcPr>
            <w:tcW w:w="520" w:type="dxa"/>
            <w:vMerge/>
            <w:vAlign w:val="bottom"/>
          </w:tcPr>
          <w:p w:rsidR="00A33515" w:rsidDel="002260E7" w:rsidRDefault="00A33515">
            <w:pPr>
              <w:spacing w:line="20" w:lineRule="exact"/>
              <w:rPr>
                <w:del w:id="14501" w:author="Admin" w:date="2019-02-19T02:10:00Z"/>
                <w:sz w:val="1"/>
                <w:szCs w:val="1"/>
              </w:rPr>
            </w:pPr>
          </w:p>
        </w:tc>
        <w:tc>
          <w:tcPr>
            <w:tcW w:w="80" w:type="dxa"/>
            <w:vAlign w:val="bottom"/>
          </w:tcPr>
          <w:p w:rsidR="00A33515" w:rsidDel="002260E7" w:rsidRDefault="00A33515">
            <w:pPr>
              <w:spacing w:line="20" w:lineRule="exact"/>
              <w:rPr>
                <w:del w:id="14502" w:author="Admin" w:date="2019-02-19T02:10:00Z"/>
                <w:sz w:val="1"/>
                <w:szCs w:val="1"/>
              </w:rPr>
            </w:pPr>
          </w:p>
        </w:tc>
        <w:tc>
          <w:tcPr>
            <w:tcW w:w="2660" w:type="dxa"/>
            <w:vMerge/>
            <w:vAlign w:val="bottom"/>
          </w:tcPr>
          <w:p w:rsidR="00A33515" w:rsidDel="002260E7" w:rsidRDefault="00A33515">
            <w:pPr>
              <w:spacing w:line="20" w:lineRule="exact"/>
              <w:rPr>
                <w:del w:id="14503" w:author="Admin" w:date="2019-02-19T02:10:00Z"/>
                <w:sz w:val="1"/>
                <w:szCs w:val="1"/>
              </w:rPr>
            </w:pPr>
          </w:p>
        </w:tc>
        <w:tc>
          <w:tcPr>
            <w:tcW w:w="0" w:type="dxa"/>
            <w:vAlign w:val="bottom"/>
          </w:tcPr>
          <w:p w:rsidR="00A33515" w:rsidDel="002260E7" w:rsidRDefault="00A33515">
            <w:pPr>
              <w:spacing w:line="20" w:lineRule="exact"/>
              <w:rPr>
                <w:del w:id="14504" w:author="Admin" w:date="2019-02-19T02:10:00Z"/>
                <w:sz w:val="1"/>
                <w:szCs w:val="1"/>
              </w:rPr>
            </w:pPr>
          </w:p>
        </w:tc>
      </w:tr>
      <w:tr w:rsidR="00A33515" w:rsidDel="002260E7">
        <w:trPr>
          <w:trHeight w:val="237"/>
          <w:del w:id="14505" w:author="Admin" w:date="2019-02-19T02:10:00Z"/>
        </w:trPr>
        <w:tc>
          <w:tcPr>
            <w:tcW w:w="200" w:type="dxa"/>
            <w:vAlign w:val="bottom"/>
          </w:tcPr>
          <w:p w:rsidR="00A33515" w:rsidDel="002260E7" w:rsidRDefault="00A33515">
            <w:pPr>
              <w:rPr>
                <w:del w:id="14506" w:author="Admin" w:date="2019-02-19T02:10:00Z"/>
                <w:sz w:val="20"/>
                <w:szCs w:val="20"/>
              </w:rPr>
            </w:pPr>
          </w:p>
        </w:tc>
        <w:tc>
          <w:tcPr>
            <w:tcW w:w="2000" w:type="dxa"/>
            <w:gridSpan w:val="5"/>
            <w:vAlign w:val="bottom"/>
          </w:tcPr>
          <w:p w:rsidR="00A33515" w:rsidDel="002260E7" w:rsidRDefault="001A4D22">
            <w:pPr>
              <w:ind w:left="80"/>
              <w:rPr>
                <w:del w:id="14507" w:author="Admin" w:date="2019-02-19T02:10:00Z"/>
                <w:sz w:val="20"/>
                <w:szCs w:val="20"/>
              </w:rPr>
            </w:pPr>
            <w:del w:id="14508" w:author="Admin" w:date="2019-02-19T02:10:00Z">
              <w:r w:rsidDel="002260E7">
                <w:rPr>
                  <w:rFonts w:ascii="Arial" w:eastAsia="Arial" w:hAnsi="Arial" w:cs="Arial"/>
                  <w:sz w:val="20"/>
                  <w:szCs w:val="20"/>
                </w:rPr>
                <w:delText xml:space="preserve">да, такого как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del>
          </w:p>
        </w:tc>
        <w:tc>
          <w:tcPr>
            <w:tcW w:w="40" w:type="dxa"/>
            <w:vAlign w:val="bottom"/>
          </w:tcPr>
          <w:p w:rsidR="00A33515" w:rsidDel="002260E7" w:rsidRDefault="00A33515">
            <w:pPr>
              <w:rPr>
                <w:del w:id="14509" w:author="Admin" w:date="2019-02-19T02:10:00Z"/>
                <w:sz w:val="20"/>
                <w:szCs w:val="20"/>
              </w:rPr>
            </w:pPr>
          </w:p>
        </w:tc>
        <w:tc>
          <w:tcPr>
            <w:tcW w:w="900" w:type="dxa"/>
            <w:gridSpan w:val="4"/>
            <w:vAlign w:val="bottom"/>
          </w:tcPr>
          <w:p w:rsidR="00A33515" w:rsidDel="002260E7" w:rsidRDefault="001A4D22">
            <w:pPr>
              <w:rPr>
                <w:del w:id="14510" w:author="Admin" w:date="2019-02-19T02:10:00Z"/>
                <w:sz w:val="20"/>
                <w:szCs w:val="20"/>
              </w:rPr>
            </w:pPr>
            <w:del w:id="14511" w:author="Admin" w:date="2019-02-19T02:10:00Z">
              <w:r w:rsidDel="002260E7">
                <w:rPr>
                  <w:rFonts w:ascii="Arial" w:eastAsia="Arial" w:hAnsi="Arial" w:cs="Arial"/>
                  <w:i/>
                  <w:iCs/>
                  <w:sz w:val="20"/>
                  <w:szCs w:val="20"/>
                </w:rPr>
                <w:delText>m</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a </w:delText>
              </w:r>
              <w:r w:rsidDel="002260E7">
                <w:rPr>
                  <w:rFonts w:eastAsia="Times New Roman"/>
                  <w:sz w:val="20"/>
                  <w:szCs w:val="20"/>
                </w:rPr>
                <w:delText>+</w:delText>
              </w:r>
              <w:r w:rsidDel="002260E7">
                <w:rPr>
                  <w:rFonts w:ascii="Arial" w:eastAsia="Arial" w:hAnsi="Arial" w:cs="Arial"/>
                  <w:i/>
                  <w:iCs/>
                  <w:sz w:val="20"/>
                  <w:szCs w:val="20"/>
                </w:rPr>
                <w:delText xml:space="preserve"> b</w:delText>
              </w:r>
            </w:del>
          </w:p>
        </w:tc>
        <w:tc>
          <w:tcPr>
            <w:tcW w:w="3420" w:type="dxa"/>
            <w:gridSpan w:val="4"/>
            <w:vAlign w:val="bottom"/>
          </w:tcPr>
          <w:p w:rsidR="00A33515" w:rsidDel="002260E7" w:rsidRDefault="001A4D22">
            <w:pPr>
              <w:rPr>
                <w:del w:id="14512" w:author="Admin" w:date="2019-02-19T02:10:00Z"/>
                <w:sz w:val="20"/>
                <w:szCs w:val="20"/>
              </w:rPr>
            </w:pPr>
            <w:del w:id="14513" w:author="Admin" w:date="2019-02-19T02:10:00Z">
              <w:r w:rsidDel="002260E7">
                <w:rPr>
                  <w:rFonts w:ascii="Arial" w:eastAsia="Arial" w:hAnsi="Arial" w:cs="Arial"/>
                  <w:i/>
                  <w:iCs/>
                  <w:w w:val="95"/>
                  <w:sz w:val="20"/>
                  <w:szCs w:val="20"/>
                </w:rPr>
                <w:delText xml:space="preserve">m </w:delText>
              </w:r>
              <w:r w:rsidDel="002260E7">
                <w:rPr>
                  <w:rFonts w:eastAsia="Times New Roman"/>
                  <w:w w:val="95"/>
                  <w:sz w:val="20"/>
                  <w:szCs w:val="20"/>
                </w:rPr>
                <w:delText>+</w:delText>
              </w:r>
              <w:r w:rsidDel="002260E7">
                <w:rPr>
                  <w:rFonts w:ascii="Arial" w:eastAsia="Arial" w:hAnsi="Arial" w:cs="Arial"/>
                  <w:i/>
                  <w:iCs/>
                  <w:w w:val="95"/>
                  <w:sz w:val="20"/>
                  <w:szCs w:val="20"/>
                </w:rPr>
                <w:delText xml:space="preserve"> c  k </w:delText>
              </w:r>
              <w:r w:rsidDel="002260E7">
                <w:rPr>
                  <w:rFonts w:ascii="Arial" w:eastAsia="Arial" w:hAnsi="Arial" w:cs="Arial"/>
                  <w:w w:val="95"/>
                  <w:sz w:val="20"/>
                  <w:szCs w:val="20"/>
                </w:rPr>
                <w:delText>и т.п.,</w:delText>
              </w:r>
              <w:r w:rsidDel="002260E7">
                <w:rPr>
                  <w:rFonts w:ascii="Arial" w:eastAsia="Arial" w:hAnsi="Arial" w:cs="Arial"/>
                  <w:i/>
                  <w:iCs/>
                  <w:w w:val="95"/>
                  <w:sz w:val="20"/>
                  <w:szCs w:val="20"/>
                </w:rPr>
                <w:delText xml:space="preserve"> </w:delText>
              </w:r>
              <w:r w:rsidDel="002260E7">
                <w:rPr>
                  <w:rFonts w:ascii="Arial" w:eastAsia="Arial" w:hAnsi="Arial" w:cs="Arial"/>
                  <w:w w:val="95"/>
                  <w:sz w:val="20"/>
                  <w:szCs w:val="20"/>
                </w:rPr>
                <w:delText>где</w:delText>
              </w:r>
              <w:r w:rsidDel="002260E7">
                <w:rPr>
                  <w:rFonts w:ascii="Arial" w:eastAsia="Arial" w:hAnsi="Arial" w:cs="Arial"/>
                  <w:i/>
                  <w:iCs/>
                  <w:w w:val="95"/>
                  <w:sz w:val="20"/>
                  <w:szCs w:val="20"/>
                </w:rPr>
                <w:delText xml:space="preserve"> m</w:delText>
              </w:r>
              <w:r w:rsidDel="002260E7">
                <w:rPr>
                  <w:rFonts w:eastAsia="Times New Roman"/>
                  <w:i/>
                  <w:iCs/>
                  <w:w w:val="95"/>
                  <w:sz w:val="20"/>
                  <w:szCs w:val="20"/>
                </w:rPr>
                <w:delText>;</w:delText>
              </w:r>
              <w:r w:rsidDel="002260E7">
                <w:rPr>
                  <w:rFonts w:ascii="Arial" w:eastAsia="Arial" w:hAnsi="Arial" w:cs="Arial"/>
                  <w:i/>
                  <w:iCs/>
                  <w:w w:val="95"/>
                  <w:sz w:val="20"/>
                  <w:szCs w:val="20"/>
                </w:rPr>
                <w:delText xml:space="preserve"> k</w:delText>
              </w:r>
              <w:r w:rsidDel="002260E7">
                <w:rPr>
                  <w:rFonts w:eastAsia="Times New Roman"/>
                  <w:i/>
                  <w:iCs/>
                  <w:w w:val="95"/>
                  <w:sz w:val="20"/>
                  <w:szCs w:val="20"/>
                </w:rPr>
                <w:delText>; : : :</w:delText>
              </w:r>
              <w:r w:rsidDel="002260E7">
                <w:rPr>
                  <w:rFonts w:ascii="Arial" w:eastAsia="Arial" w:hAnsi="Arial" w:cs="Arial"/>
                  <w:i/>
                  <w:iCs/>
                  <w:w w:val="95"/>
                  <w:sz w:val="20"/>
                  <w:szCs w:val="20"/>
                </w:rPr>
                <w:delText xml:space="preserve"> </w:delText>
              </w:r>
              <w:r w:rsidDel="002260E7">
                <w:rPr>
                  <w:rFonts w:ascii="Arial" w:eastAsia="Arial" w:hAnsi="Arial" w:cs="Arial"/>
                  <w:w w:val="95"/>
                  <w:sz w:val="20"/>
                  <w:szCs w:val="20"/>
                </w:rPr>
                <w:delText>—</w:delText>
              </w:r>
              <w:r w:rsidDel="002260E7">
                <w:rPr>
                  <w:rFonts w:ascii="Arial" w:eastAsia="Arial" w:hAnsi="Arial" w:cs="Arial"/>
                  <w:i/>
                  <w:iCs/>
                  <w:w w:val="95"/>
                  <w:sz w:val="20"/>
                  <w:szCs w:val="20"/>
                </w:rPr>
                <w:delText xml:space="preserve"> </w:delText>
              </w:r>
              <w:r w:rsidDel="002260E7">
                <w:rPr>
                  <w:rFonts w:ascii="Arial" w:eastAsia="Arial" w:hAnsi="Arial" w:cs="Arial"/>
                  <w:w w:val="95"/>
                  <w:sz w:val="20"/>
                  <w:szCs w:val="20"/>
                </w:rPr>
                <w:delText>заранее</w:delText>
              </w:r>
            </w:del>
          </w:p>
        </w:tc>
        <w:tc>
          <w:tcPr>
            <w:tcW w:w="0" w:type="dxa"/>
            <w:vAlign w:val="bottom"/>
          </w:tcPr>
          <w:p w:rsidR="00A33515" w:rsidDel="002260E7" w:rsidRDefault="00A33515">
            <w:pPr>
              <w:rPr>
                <w:del w:id="14514" w:author="Admin" w:date="2019-02-19T02:10:00Z"/>
                <w:sz w:val="1"/>
                <w:szCs w:val="1"/>
              </w:rPr>
            </w:pPr>
          </w:p>
        </w:tc>
      </w:tr>
    </w:tbl>
    <w:p w:rsidR="00A33515" w:rsidDel="002260E7" w:rsidRDefault="001A4D22">
      <w:pPr>
        <w:spacing w:line="216" w:lineRule="auto"/>
        <w:ind w:left="500"/>
        <w:rPr>
          <w:del w:id="14515" w:author="Admin" w:date="2019-02-19T02:10:00Z"/>
          <w:sz w:val="20"/>
          <w:szCs w:val="20"/>
        </w:rPr>
      </w:pPr>
      <w:del w:id="14516" w:author="Admin" w:date="2019-02-19T02:10:00Z">
        <w:r w:rsidDel="002260E7">
          <w:rPr>
            <w:rFonts w:ascii="Arial" w:eastAsia="Arial" w:hAnsi="Arial" w:cs="Arial"/>
            <w:sz w:val="20"/>
            <w:szCs w:val="20"/>
          </w:rPr>
          <w:delText>неизвестные натуральные числа.</w:delText>
        </w:r>
      </w:del>
    </w:p>
    <w:p w:rsidR="00A33515" w:rsidDel="002260E7" w:rsidRDefault="00A33515">
      <w:pPr>
        <w:spacing w:line="174" w:lineRule="exact"/>
        <w:rPr>
          <w:del w:id="14517" w:author="Admin" w:date="2019-02-19T02:10:00Z"/>
          <w:sz w:val="20"/>
          <w:szCs w:val="20"/>
        </w:rPr>
      </w:pPr>
    </w:p>
    <w:p w:rsidR="00A33515" w:rsidDel="002260E7" w:rsidRDefault="001A4D22">
      <w:pPr>
        <w:numPr>
          <w:ilvl w:val="0"/>
          <w:numId w:val="819"/>
        </w:numPr>
        <w:tabs>
          <w:tab w:val="left" w:pos="500"/>
        </w:tabs>
        <w:ind w:left="500" w:hanging="273"/>
        <w:rPr>
          <w:del w:id="14518" w:author="Admin" w:date="2019-02-19T02:10:00Z"/>
          <w:rFonts w:ascii="Arial" w:eastAsia="Arial" w:hAnsi="Arial" w:cs="Arial"/>
          <w:b/>
          <w:bCs/>
          <w:sz w:val="20"/>
          <w:szCs w:val="20"/>
        </w:rPr>
        <w:pPrChange w:id="14519" w:author="Admin" w:date="2019-02-19T00:19:00Z">
          <w:pPr>
            <w:numPr>
              <w:numId w:val="822"/>
            </w:numPr>
            <w:tabs>
              <w:tab w:val="left" w:pos="500"/>
            </w:tabs>
            <w:ind w:left="500" w:hanging="273"/>
          </w:pPr>
        </w:pPrChange>
      </w:pPr>
      <w:del w:id="14520" w:author="Admin" w:date="2019-02-19T02:10:00Z">
        <w:r w:rsidDel="002260E7">
          <w:rPr>
            <w:rFonts w:ascii="Arial" w:eastAsia="Arial" w:hAnsi="Arial" w:cs="Arial"/>
            <w:sz w:val="20"/>
            <w:szCs w:val="20"/>
          </w:rPr>
          <w:delText>Попробуйте оценить сложность предлагаемых алгоритмов.</w:delText>
        </w:r>
      </w:del>
    </w:p>
    <w:p w:rsidR="00A33515" w:rsidDel="002260E7" w:rsidRDefault="00A33515">
      <w:pPr>
        <w:spacing w:line="197" w:lineRule="exact"/>
        <w:rPr>
          <w:del w:id="14521" w:author="Admin" w:date="2019-02-19T02:10:00Z"/>
          <w:rFonts w:ascii="Arial" w:eastAsia="Arial" w:hAnsi="Arial" w:cs="Arial"/>
          <w:b/>
          <w:bCs/>
          <w:sz w:val="20"/>
          <w:szCs w:val="20"/>
        </w:rPr>
      </w:pPr>
    </w:p>
    <w:p w:rsidR="00A33515" w:rsidDel="002260E7" w:rsidRDefault="001A4D22">
      <w:pPr>
        <w:numPr>
          <w:ilvl w:val="0"/>
          <w:numId w:val="819"/>
        </w:numPr>
        <w:tabs>
          <w:tab w:val="left" w:pos="500"/>
        </w:tabs>
        <w:spacing w:line="303" w:lineRule="auto"/>
        <w:ind w:left="500" w:hanging="262"/>
        <w:rPr>
          <w:del w:id="14522" w:author="Admin" w:date="2019-02-19T02:10:00Z"/>
          <w:rFonts w:ascii="Arial" w:eastAsia="Arial" w:hAnsi="Arial" w:cs="Arial"/>
          <w:b/>
          <w:bCs/>
          <w:sz w:val="20"/>
          <w:szCs w:val="20"/>
        </w:rPr>
        <w:pPrChange w:id="14523" w:author="Admin" w:date="2019-02-19T00:19:00Z">
          <w:pPr>
            <w:numPr>
              <w:numId w:val="822"/>
            </w:numPr>
            <w:tabs>
              <w:tab w:val="left" w:pos="500"/>
            </w:tabs>
            <w:spacing w:line="303" w:lineRule="auto"/>
            <w:ind w:left="500" w:hanging="262"/>
          </w:pPr>
        </w:pPrChange>
      </w:pPr>
      <w:del w:id="14524" w:author="Admin" w:date="2019-02-19T02:10:00Z">
        <w:r w:rsidDel="002260E7">
          <w:rPr>
            <w:rFonts w:ascii="Arial" w:eastAsia="Arial" w:hAnsi="Arial" w:cs="Arial"/>
            <w:sz w:val="20"/>
            <w:szCs w:val="20"/>
          </w:rPr>
          <w:delText>Рассмотрите корни уравнений еще более сложного вида (с корнями различных степеней или с «композицией» корней и т.п.).</w:delText>
        </w:r>
      </w:del>
    </w:p>
    <w:p w:rsidR="00A33515" w:rsidDel="002260E7" w:rsidRDefault="00A33515">
      <w:pPr>
        <w:spacing w:line="114" w:lineRule="exact"/>
        <w:rPr>
          <w:del w:id="14525" w:author="Admin" w:date="2019-02-19T02:10:00Z"/>
          <w:rFonts w:ascii="Arial" w:eastAsia="Arial" w:hAnsi="Arial" w:cs="Arial"/>
          <w:b/>
          <w:bCs/>
          <w:sz w:val="20"/>
          <w:szCs w:val="20"/>
        </w:rPr>
      </w:pPr>
    </w:p>
    <w:p w:rsidR="00A33515" w:rsidDel="002260E7" w:rsidRDefault="001A4D22">
      <w:pPr>
        <w:numPr>
          <w:ilvl w:val="0"/>
          <w:numId w:val="819"/>
        </w:numPr>
        <w:tabs>
          <w:tab w:val="left" w:pos="500"/>
        </w:tabs>
        <w:spacing w:line="306" w:lineRule="auto"/>
        <w:ind w:left="500" w:hanging="273"/>
        <w:jc w:val="both"/>
        <w:rPr>
          <w:del w:id="14526" w:author="Admin" w:date="2019-02-19T02:10:00Z"/>
          <w:rFonts w:ascii="Arial" w:eastAsia="Arial" w:hAnsi="Arial" w:cs="Arial"/>
          <w:b/>
          <w:bCs/>
          <w:sz w:val="19"/>
          <w:szCs w:val="19"/>
        </w:rPr>
        <w:pPrChange w:id="14527" w:author="Admin" w:date="2019-02-19T00:19:00Z">
          <w:pPr>
            <w:numPr>
              <w:numId w:val="822"/>
            </w:numPr>
            <w:tabs>
              <w:tab w:val="left" w:pos="500"/>
            </w:tabs>
            <w:spacing w:line="306" w:lineRule="auto"/>
            <w:ind w:left="500" w:hanging="273"/>
            <w:jc w:val="both"/>
          </w:pPr>
        </w:pPrChange>
      </w:pPr>
      <w:del w:id="14528" w:author="Admin" w:date="2019-02-19T02:10:00Z">
        <w:r w:rsidDel="002260E7">
          <w:rPr>
            <w:rFonts w:ascii="Arial" w:eastAsia="Arial" w:hAnsi="Arial" w:cs="Arial"/>
            <w:sz w:val="19"/>
            <w:szCs w:val="19"/>
          </w:rPr>
          <w:delText>Предложите свои обобщения или направления исследования в этой задаче и изучите их (например, попробуйте рассмотреть подобные задачи для систем уравнений с двумя и более переменными, а так-же уравнения с коэффициентами из множества</w:delText>
        </w:r>
      </w:del>
    </w:p>
    <w:p w:rsidR="00A33515" w:rsidDel="002260E7" w:rsidRDefault="001A4D22">
      <w:pPr>
        <w:tabs>
          <w:tab w:val="left" w:pos="3080"/>
          <w:tab w:val="left" w:pos="3740"/>
          <w:tab w:val="left" w:pos="4720"/>
        </w:tabs>
        <w:spacing w:line="180" w:lineRule="auto"/>
        <w:ind w:left="2480"/>
        <w:rPr>
          <w:del w:id="14529" w:author="Admin" w:date="2019-02-19T02:10:00Z"/>
          <w:sz w:val="20"/>
          <w:szCs w:val="20"/>
        </w:rPr>
      </w:pPr>
      <w:del w:id="14530" w:author="Admin" w:date="2019-02-19T02:10:00Z">
        <w:r w:rsidDel="002260E7">
          <w:rPr>
            <w:rFonts w:eastAsia="Times New Roman"/>
            <w:i/>
            <w:iCs/>
            <w:sz w:val="16"/>
            <w:szCs w:val="16"/>
          </w:rPr>
          <w:delText>p</w:delText>
        </w:r>
        <w:r w:rsidDel="002260E7">
          <w:rPr>
            <w:sz w:val="20"/>
            <w:szCs w:val="20"/>
          </w:rPr>
          <w:tab/>
        </w:r>
        <w:r w:rsidDel="002260E7">
          <w:rPr>
            <w:rFonts w:eastAsia="Times New Roman"/>
            <w:sz w:val="29"/>
            <w:szCs w:val="29"/>
            <w:vertAlign w:val="superscript"/>
          </w:rPr>
          <w:delText>{</w:delText>
        </w:r>
        <w:r w:rsidDel="002260E7">
          <w:rPr>
            <w:sz w:val="20"/>
            <w:szCs w:val="20"/>
          </w:rPr>
          <w:tab/>
        </w:r>
        <w:r w:rsidDel="002260E7">
          <w:rPr>
            <w:rFonts w:eastAsia="Times New Roman"/>
            <w:i/>
            <w:iCs/>
            <w:sz w:val="20"/>
            <w:szCs w:val="20"/>
          </w:rPr>
          <w:delText>p</w:delText>
        </w:r>
        <w:r w:rsidDel="002260E7">
          <w:rPr>
            <w:sz w:val="20"/>
            <w:szCs w:val="20"/>
          </w:rPr>
          <w:tab/>
        </w:r>
        <w:r w:rsidDel="002260E7">
          <w:rPr>
            <w:rFonts w:eastAsia="Times New Roman"/>
            <w:sz w:val="29"/>
            <w:szCs w:val="29"/>
            <w:vertAlign w:val="superscript"/>
          </w:rPr>
          <w:delText>}</w:delText>
        </w:r>
      </w:del>
    </w:p>
    <w:p w:rsidR="00A33515" w:rsidDel="002260E7" w:rsidRDefault="001A4D22">
      <w:pPr>
        <w:spacing w:line="20" w:lineRule="exact"/>
        <w:rPr>
          <w:del w:id="14531" w:author="Admin" w:date="2019-02-19T02:10:00Z"/>
          <w:sz w:val="20"/>
          <w:szCs w:val="20"/>
        </w:rPr>
      </w:pPr>
      <w:del w:id="14532" w:author="Admin" w:date="2019-02-19T02:10:00Z">
        <w:r w:rsidDel="002260E7">
          <w:rPr>
            <w:noProof/>
            <w:sz w:val="20"/>
            <w:szCs w:val="20"/>
          </w:rPr>
          <mc:AlternateContent>
            <mc:Choice Requires="wps">
              <w:drawing>
                <wp:anchor distT="0" distB="0" distL="114300" distR="114300" simplePos="0" relativeHeight="251939840" behindDoc="1" locked="0" layoutInCell="0" allowOverlap="1" wp14:anchorId="4668B02D" wp14:editId="393B7FCC">
                  <wp:simplePos x="0" y="0"/>
                  <wp:positionH relativeFrom="column">
                    <wp:posOffset>1685290</wp:posOffset>
                  </wp:positionH>
                  <wp:positionV relativeFrom="paragraph">
                    <wp:posOffset>-19685</wp:posOffset>
                  </wp:positionV>
                  <wp:extent cx="67310" cy="0"/>
                  <wp:effectExtent l="0" t="0" r="0" b="0"/>
                  <wp:wrapNone/>
                  <wp:docPr id="580" name="Shap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80" o:spid="_x0000_s1026" style="position:absolute;z-index:-251376640;visibility:visible;mso-wrap-style:square;mso-wrap-distance-left:9pt;mso-wrap-distance-top:0;mso-wrap-distance-right:9pt;mso-wrap-distance-bottom:0;mso-position-horizontal:absolute;mso-position-horizontal-relative:text;mso-position-vertical:absolute;mso-position-vertical-relative:text" from="132.7pt,-1.55pt" to="13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" o:allowincell="f" filled="t" strokeweight=".14039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40864" behindDoc="1" locked="0" layoutInCell="0" allowOverlap="1" wp14:anchorId="061F96D0" wp14:editId="04E94DD5">
                  <wp:simplePos x="0" y="0"/>
                  <wp:positionH relativeFrom="column">
                    <wp:posOffset>2486660</wp:posOffset>
                  </wp:positionH>
                  <wp:positionV relativeFrom="paragraph">
                    <wp:posOffset>-19685</wp:posOffset>
                  </wp:positionV>
                  <wp:extent cx="67310" cy="0"/>
                  <wp:effectExtent l="0" t="0" r="0" b="0"/>
                  <wp:wrapNone/>
                  <wp:docPr id="581" name="Shap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3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81" o:spid="_x0000_s1026" style="position:absolute;z-index:-251375616;visibility:visible;mso-wrap-style:square;mso-wrap-distance-left:9pt;mso-wrap-distance-top:0;mso-wrap-distance-right:9pt;mso-wrap-distance-bottom:0;mso-position-horizontal:absolute;mso-position-horizontal-relative:text;mso-position-vertical:absolute;mso-position-vertical-relative:text" from="195.8pt,-1.55pt" to="201.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" o:allowincell="f" filled="t" strokeweight=".14039mm">
                  <v:stroke joinstyle="miter"/>
                  <o:lock v:ext="edit" shapetype="f"/>
                </v:line>
              </w:pict>
            </mc:Fallback>
          </mc:AlternateContent>
        </w:r>
      </w:del>
    </w:p>
    <w:p w:rsidR="00A33515" w:rsidDel="002260E7" w:rsidRDefault="001A4D22">
      <w:pPr>
        <w:ind w:left="2320"/>
        <w:rPr>
          <w:del w:id="14533" w:author="Admin" w:date="2019-02-19T02:10:00Z"/>
          <w:sz w:val="20"/>
          <w:szCs w:val="20"/>
        </w:rPr>
      </w:pPr>
      <w:del w:id="14534" w:author="Admin" w:date="2019-02-19T02:10:00Z">
        <w:r w:rsidDel="002260E7">
          <w:rPr>
            <w:rFonts w:eastAsia="Times New Roman"/>
            <w:sz w:val="20"/>
            <w:szCs w:val="20"/>
          </w:rPr>
          <w:delText xml:space="preserve">Q( </w:delText>
        </w:r>
        <w:r w:rsidDel="002260E7">
          <w:rPr>
            <w:rFonts w:ascii="Arial" w:eastAsia="Arial" w:hAnsi="Arial" w:cs="Arial"/>
            <w:sz w:val="20"/>
            <w:szCs w:val="20"/>
          </w:rPr>
          <w:delText>2</w:delText>
        </w:r>
        <w:r w:rsidDel="002260E7">
          <w:rPr>
            <w:rFonts w:eastAsia="Times New Roman"/>
            <w:sz w:val="20"/>
            <w:szCs w:val="20"/>
          </w:rPr>
          <w:delText xml:space="preserve">) =  </w:delText>
        </w:r>
        <w:r w:rsidDel="002260E7">
          <w:rPr>
            <w:rFonts w:ascii="Arial" w:eastAsia="Arial" w:hAnsi="Arial" w:cs="Arial"/>
            <w:i/>
            <w:iCs/>
            <w:sz w:val="20"/>
            <w:szCs w:val="20"/>
          </w:rPr>
          <w:delText>x</w:delText>
        </w:r>
        <w:r w:rsidDel="002260E7">
          <w:rPr>
            <w:rFonts w:eastAsia="Times New Roman"/>
            <w:sz w:val="20"/>
            <w:szCs w:val="20"/>
          </w:rPr>
          <w:delText xml:space="preserve"> + </w:delText>
        </w:r>
        <w:r w:rsidDel="002260E7">
          <w:rPr>
            <w:rFonts w:ascii="Arial" w:eastAsia="Arial" w:hAnsi="Arial" w:cs="Arial"/>
            <w:i/>
            <w:iCs/>
            <w:sz w:val="20"/>
            <w:szCs w:val="20"/>
          </w:rPr>
          <w:delText>y</w:delText>
        </w:r>
        <w:r w:rsidDel="002260E7">
          <w:rPr>
            <w:rFonts w:eastAsia="Times New Roman"/>
            <w:sz w:val="20"/>
            <w:szCs w:val="20"/>
          </w:rPr>
          <w:delText xml:space="preserve">   </w:delText>
        </w:r>
        <w:r w:rsidDel="002260E7">
          <w:rPr>
            <w:rFonts w:ascii="Arial" w:eastAsia="Arial" w:hAnsi="Arial" w:cs="Arial"/>
            <w:sz w:val="20"/>
            <w:szCs w:val="20"/>
          </w:rPr>
          <w:delText>2</w:delText>
        </w:r>
        <w:r w:rsidDel="002260E7">
          <w:rPr>
            <w:rFonts w:eastAsia="Times New Roman"/>
            <w:i/>
            <w:iCs/>
            <w:sz w:val="20"/>
            <w:szCs w:val="20"/>
          </w:rPr>
          <w:delText>j</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 xml:space="preserve"> </w:delText>
        </w:r>
        <w:r w:rsidDel="002260E7">
          <w:rPr>
            <w:rFonts w:eastAsia="Times New Roman"/>
            <w:i/>
            <w:iCs/>
            <w:sz w:val="20"/>
            <w:szCs w:val="20"/>
          </w:rPr>
          <w:delText>2</w:delText>
        </w:r>
        <w:r w:rsidDel="002260E7">
          <w:rPr>
            <w:rFonts w:eastAsia="Times New Roman"/>
            <w:sz w:val="20"/>
            <w:szCs w:val="20"/>
          </w:rPr>
          <w:delText xml:space="preserve"> Q </w:delText>
        </w:r>
        <w:r w:rsidDel="002260E7">
          <w:rPr>
            <w:rFonts w:eastAsia="Times New Roman"/>
            <w:i/>
            <w:iCs/>
            <w:sz w:val="20"/>
            <w:szCs w:val="20"/>
          </w:rPr>
          <w:delText>:</w:delText>
        </w:r>
      </w:del>
    </w:p>
    <w:p w:rsidR="00A33515" w:rsidDel="002260E7" w:rsidRDefault="00A33515">
      <w:pPr>
        <w:spacing w:line="322" w:lineRule="exact"/>
        <w:rPr>
          <w:del w:id="14535" w:author="Admin" w:date="2019-02-19T02:10:00Z"/>
          <w:sz w:val="20"/>
          <w:szCs w:val="20"/>
        </w:rPr>
      </w:pPr>
    </w:p>
    <w:p w:rsidR="00A33515" w:rsidDel="002260E7" w:rsidRDefault="001A4D22">
      <w:pPr>
        <w:rPr>
          <w:del w:id="14536" w:author="Admin" w:date="2019-02-19T02:10:00Z"/>
          <w:sz w:val="20"/>
          <w:szCs w:val="20"/>
        </w:rPr>
      </w:pPr>
      <w:del w:id="14537" w:author="Admin" w:date="2019-02-19T02:10:00Z">
        <w:r w:rsidDel="002260E7">
          <w:rPr>
            <w:rFonts w:ascii="Arial" w:eastAsia="Arial" w:hAnsi="Arial" w:cs="Arial"/>
            <w:b/>
            <w:bCs/>
            <w:sz w:val="26"/>
            <w:szCs w:val="26"/>
          </w:rPr>
          <w:delText>Задача 8. Функция Эйлера</w:delText>
        </w:r>
      </w:del>
    </w:p>
    <w:p w:rsidR="00A33515" w:rsidDel="002260E7" w:rsidRDefault="00A33515">
      <w:pPr>
        <w:spacing w:line="178" w:lineRule="exact"/>
        <w:rPr>
          <w:del w:id="14538" w:author="Admin" w:date="2019-02-19T02:10:00Z"/>
          <w:sz w:val="20"/>
          <w:szCs w:val="20"/>
        </w:rPr>
      </w:pPr>
    </w:p>
    <w:p w:rsidR="00A33515" w:rsidDel="002260E7" w:rsidRDefault="001A4D22">
      <w:pPr>
        <w:spacing w:line="301" w:lineRule="auto"/>
        <w:ind w:firstLine="199"/>
        <w:rPr>
          <w:del w:id="14539" w:author="Admin" w:date="2019-02-19T02:10:00Z"/>
          <w:sz w:val="20"/>
          <w:szCs w:val="20"/>
        </w:rPr>
      </w:pPr>
      <w:del w:id="14540"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 натуральное число, большее единицы. Обозначим за </w:delText>
        </w:r>
        <w:r w:rsidDel="002260E7">
          <w:rPr>
            <w:rFonts w:eastAsia="Times New Roman"/>
            <w:i/>
            <w:iCs/>
            <w:sz w:val="20"/>
            <w:szCs w:val="20"/>
          </w:rPr>
          <w:delText>ϕ</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ко-личество таких целых 0 </w:delText>
        </w:r>
        <w:r w:rsidDel="002260E7">
          <w:rPr>
            <w:rFonts w:eastAsia="Times New Roman"/>
            <w:i/>
            <w:iCs/>
            <w:sz w:val="20"/>
            <w:szCs w:val="20"/>
          </w:rPr>
          <w:delText>&lt;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i/>
            <w:iCs/>
            <w:sz w:val="20"/>
            <w:szCs w:val="20"/>
          </w:rPr>
          <w:delText>&lt;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что </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взаимно просто с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A33515">
      <w:pPr>
        <w:spacing w:line="180" w:lineRule="exact"/>
        <w:rPr>
          <w:del w:id="14541" w:author="Admin" w:date="2019-02-19T02:10:00Z"/>
          <w:sz w:val="20"/>
          <w:szCs w:val="20"/>
        </w:rPr>
      </w:pPr>
    </w:p>
    <w:p w:rsidR="00A33515" w:rsidDel="002260E7" w:rsidRDefault="001A4D22">
      <w:pPr>
        <w:jc w:val="center"/>
        <w:rPr>
          <w:del w:id="14542" w:author="Admin" w:date="2019-02-19T02:10:00Z"/>
          <w:sz w:val="20"/>
          <w:szCs w:val="20"/>
        </w:rPr>
      </w:pPr>
      <w:del w:id="14543" w:author="Admin" w:date="2019-02-19T02:10:00Z">
        <w:r w:rsidDel="002260E7">
          <w:rPr>
            <w:rFonts w:eastAsia="Times New Roman"/>
            <w:i/>
            <w:iCs/>
            <w:sz w:val="20"/>
            <w:szCs w:val="20"/>
          </w:rPr>
          <w:delText>ϕ</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 =</w:delText>
        </w:r>
        <w:r w:rsidDel="002260E7">
          <w:rPr>
            <w:rFonts w:eastAsia="Times New Roman"/>
            <w:i/>
            <w:iCs/>
            <w:sz w:val="20"/>
            <w:szCs w:val="20"/>
          </w:rPr>
          <w:delText xml:space="preserve"> j f</w:delText>
        </w:r>
        <w:r w:rsidDel="002260E7">
          <w:rPr>
            <w:rFonts w:ascii="Arial" w:eastAsia="Arial" w:hAnsi="Arial" w:cs="Arial"/>
            <w:sz w:val="20"/>
            <w:szCs w:val="20"/>
          </w:rPr>
          <w:delText>0</w:delText>
        </w:r>
        <w:r w:rsidDel="002260E7">
          <w:rPr>
            <w:rFonts w:eastAsia="Times New Roman"/>
            <w:i/>
            <w:iCs/>
            <w:sz w:val="20"/>
            <w:szCs w:val="20"/>
          </w:rPr>
          <w:delText xml:space="preserve"> &lt; </w:delText>
        </w:r>
        <w:r w:rsidDel="002260E7">
          <w:rPr>
            <w:rFonts w:ascii="Arial" w:eastAsia="Arial" w:hAnsi="Arial" w:cs="Arial"/>
            <w:i/>
            <w:iCs/>
            <w:sz w:val="20"/>
            <w:szCs w:val="20"/>
          </w:rPr>
          <w:delText>x</w:delText>
        </w:r>
        <w:r w:rsidDel="002260E7">
          <w:rPr>
            <w:rFonts w:eastAsia="Times New Roman"/>
            <w:i/>
            <w:iCs/>
            <w:sz w:val="20"/>
            <w:szCs w:val="20"/>
          </w:rPr>
          <w:delText xml:space="preserve"> &lt; </w:delText>
        </w:r>
        <w:r w:rsidDel="002260E7">
          <w:rPr>
            <w:rFonts w:ascii="Arial" w:eastAsia="Arial" w:hAnsi="Arial" w:cs="Arial"/>
            <w:i/>
            <w:iCs/>
            <w:sz w:val="20"/>
            <w:szCs w:val="20"/>
          </w:rPr>
          <w:delText>n</w:delText>
        </w:r>
        <w:r w:rsidDel="002260E7">
          <w:rPr>
            <w:rFonts w:eastAsia="Times New Roman"/>
            <w:i/>
            <w:iCs/>
            <w:sz w:val="20"/>
            <w:szCs w:val="20"/>
          </w:rPr>
          <w:delText>j</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 =</w:delText>
        </w:r>
        <w:r w:rsidDel="002260E7">
          <w:rPr>
            <w:rFonts w:eastAsia="Times New Roman"/>
            <w:i/>
            <w:iCs/>
            <w:sz w:val="20"/>
            <w:szCs w:val="20"/>
          </w:rPr>
          <w:delText xml:space="preserve"> </w:delText>
        </w:r>
        <w:r w:rsidDel="002260E7">
          <w:rPr>
            <w:rFonts w:ascii="Arial" w:eastAsia="Arial" w:hAnsi="Arial" w:cs="Arial"/>
            <w:sz w:val="20"/>
            <w:szCs w:val="20"/>
          </w:rPr>
          <w:delText>1</w:delText>
        </w:r>
        <w:r w:rsidDel="002260E7">
          <w:rPr>
            <w:rFonts w:eastAsia="Times New Roman"/>
            <w:i/>
            <w:iCs/>
            <w:sz w:val="20"/>
            <w:szCs w:val="20"/>
          </w:rPr>
          <w:delText>g j</w:delText>
        </w:r>
      </w:del>
    </w:p>
    <w:p w:rsidR="00A33515" w:rsidDel="002260E7" w:rsidRDefault="00A33515">
      <w:pPr>
        <w:spacing w:line="260" w:lineRule="exact"/>
        <w:rPr>
          <w:del w:id="14544" w:author="Admin" w:date="2019-02-19T02:10:00Z"/>
          <w:sz w:val="20"/>
          <w:szCs w:val="20"/>
        </w:rPr>
      </w:pPr>
    </w:p>
    <w:p w:rsidR="00A33515" w:rsidDel="002260E7" w:rsidRDefault="001A4D22">
      <w:pPr>
        <w:numPr>
          <w:ilvl w:val="0"/>
          <w:numId w:val="820"/>
        </w:numPr>
        <w:tabs>
          <w:tab w:val="left" w:pos="500"/>
        </w:tabs>
        <w:ind w:left="500" w:hanging="273"/>
        <w:rPr>
          <w:del w:id="14545" w:author="Admin" w:date="2019-02-19T02:10:00Z"/>
          <w:rFonts w:ascii="Arial" w:eastAsia="Arial" w:hAnsi="Arial" w:cs="Arial"/>
          <w:b/>
          <w:bCs/>
          <w:sz w:val="20"/>
          <w:szCs w:val="20"/>
        </w:rPr>
        <w:pPrChange w:id="14546" w:author="Admin" w:date="2019-02-19T00:19:00Z">
          <w:pPr>
            <w:numPr>
              <w:numId w:val="823"/>
            </w:numPr>
            <w:tabs>
              <w:tab w:val="left" w:pos="500"/>
            </w:tabs>
            <w:ind w:left="500" w:hanging="273"/>
          </w:pPr>
        </w:pPrChange>
      </w:pPr>
      <w:del w:id="14547" w:author="Admin" w:date="2019-02-19T02:10:00Z">
        <w:r w:rsidDel="002260E7">
          <w:rPr>
            <w:rFonts w:ascii="Arial" w:eastAsia="Arial" w:hAnsi="Arial" w:cs="Arial"/>
            <w:sz w:val="20"/>
            <w:szCs w:val="20"/>
          </w:rPr>
          <w:delText xml:space="preserve">Покажите, что для любого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3 есть такое натуральное число </w:delText>
        </w:r>
        <w:r w:rsidDel="002260E7">
          <w:rPr>
            <w:rFonts w:ascii="Arial" w:eastAsia="Arial" w:hAnsi="Arial" w:cs="Arial"/>
            <w:i/>
            <w:iCs/>
            <w:sz w:val="20"/>
            <w:szCs w:val="20"/>
          </w:rPr>
          <w:delText>k</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rPr>
          <w:del w:id="14548"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4549" w:author="Admin" w:date="2019-02-19T02:10:00Z"/>
          <w:sz w:val="20"/>
          <w:szCs w:val="20"/>
        </w:rPr>
      </w:pPr>
    </w:p>
    <w:p w:rsidR="00A33515" w:rsidDel="002260E7" w:rsidRDefault="00A33515">
      <w:pPr>
        <w:spacing w:line="374" w:lineRule="exact"/>
        <w:rPr>
          <w:del w:id="14550" w:author="Admin" w:date="2019-02-19T02:10:00Z"/>
          <w:sz w:val="20"/>
          <w:szCs w:val="20"/>
        </w:rPr>
      </w:pPr>
    </w:p>
    <w:p w:rsidR="00A33515" w:rsidDel="002260E7" w:rsidRDefault="001A4D22">
      <w:pPr>
        <w:ind w:right="-19"/>
        <w:jc w:val="center"/>
        <w:rPr>
          <w:del w:id="14551" w:author="Admin" w:date="2019-02-19T02:10:00Z"/>
          <w:sz w:val="20"/>
          <w:szCs w:val="20"/>
        </w:rPr>
      </w:pPr>
      <w:del w:id="14552"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342</w:delText>
        </w:r>
        <w:r w:rsidDel="002260E7">
          <w:rPr>
            <w:rFonts w:ascii="Arial" w:eastAsia="Arial" w:hAnsi="Arial" w:cs="Arial"/>
            <w:sz w:val="20"/>
            <w:szCs w:val="20"/>
          </w:rPr>
          <w:delText xml:space="preserve"> −</w:delText>
        </w:r>
      </w:del>
    </w:p>
    <w:p w:rsidR="00A33515" w:rsidDel="002260E7" w:rsidRDefault="00A33515">
      <w:pPr>
        <w:rPr>
          <w:del w:id="14553"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4554" w:author="Admin" w:date="2019-02-19T02:10:00Z"/>
          <w:sz w:val="20"/>
          <w:szCs w:val="20"/>
        </w:rPr>
      </w:pPr>
      <w:bookmarkStart w:id="14555" w:name="page353"/>
      <w:bookmarkEnd w:id="14555"/>
      <w:del w:id="14556"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4557" w:author="Admin" w:date="2019-02-19T02:10:00Z"/>
          <w:sz w:val="20"/>
          <w:szCs w:val="20"/>
        </w:rPr>
      </w:pPr>
    </w:p>
    <w:p w:rsidR="00A33515" w:rsidDel="002260E7" w:rsidRDefault="001A4D22">
      <w:pPr>
        <w:ind w:left="500"/>
        <w:rPr>
          <w:del w:id="14558" w:author="Admin" w:date="2019-02-19T02:10:00Z"/>
          <w:sz w:val="20"/>
          <w:szCs w:val="20"/>
        </w:rPr>
      </w:pPr>
      <w:del w:id="14559" w:author="Admin" w:date="2019-02-19T02:10:00Z">
        <w:r w:rsidDel="002260E7">
          <w:rPr>
            <w:rFonts w:ascii="Arial" w:eastAsia="Arial" w:hAnsi="Arial" w:cs="Arial"/>
            <w:sz w:val="20"/>
            <w:szCs w:val="20"/>
          </w:rPr>
          <w:delText>что</w:delText>
        </w:r>
      </w:del>
    </w:p>
    <w:p w:rsidR="00A33515" w:rsidDel="002260E7" w:rsidRDefault="001A4D22">
      <w:pPr>
        <w:tabs>
          <w:tab w:val="left" w:pos="2960"/>
        </w:tabs>
        <w:spacing w:line="180" w:lineRule="auto"/>
        <w:ind w:left="2320"/>
        <w:rPr>
          <w:del w:id="14560" w:author="Admin" w:date="2019-02-19T02:10:00Z"/>
          <w:sz w:val="20"/>
          <w:szCs w:val="20"/>
        </w:rPr>
      </w:pPr>
      <w:del w:id="14561" w:author="Admin" w:date="2019-02-19T02:10:00Z">
        <w:r w:rsidDel="002260E7">
          <w:rPr>
            <w:rFonts w:eastAsia="Times New Roman"/>
            <w:i/>
            <w:iCs/>
            <w:sz w:val="17"/>
            <w:szCs w:val="17"/>
          </w:rPr>
          <w:delText>ϕ</w:delText>
        </w:r>
        <w:r w:rsidDel="002260E7">
          <w:rPr>
            <w:rFonts w:eastAsia="Times New Roman"/>
            <w:sz w:val="17"/>
            <w:szCs w:val="17"/>
          </w:rPr>
          <w:delText>(</w:delText>
        </w:r>
        <w:r w:rsidDel="002260E7">
          <w:rPr>
            <w:rFonts w:eastAsia="Times New Roman"/>
            <w:i/>
            <w:iCs/>
            <w:sz w:val="17"/>
            <w:szCs w:val="17"/>
          </w:rPr>
          <w:delText>ϕ</w:delText>
        </w:r>
        <w:r w:rsidDel="002260E7">
          <w:rPr>
            <w:rFonts w:eastAsia="Times New Roman"/>
            <w:sz w:val="17"/>
            <w:szCs w:val="17"/>
          </w:rPr>
          <w:delText>(</w:delText>
        </w:r>
        <w:r w:rsidDel="002260E7">
          <w:rPr>
            <w:sz w:val="20"/>
            <w:szCs w:val="20"/>
          </w:rPr>
          <w:tab/>
        </w:r>
        <w:r w:rsidDel="002260E7">
          <w:rPr>
            <w:rFonts w:eastAsia="Times New Roman"/>
            <w:i/>
            <w:iCs/>
            <w:sz w:val="19"/>
            <w:szCs w:val="19"/>
          </w:rPr>
          <w:delText>ϕ</w:delText>
        </w:r>
        <w:r w:rsidDel="002260E7">
          <w:rPr>
            <w:rFonts w:eastAsia="Times New Roman"/>
            <w:sz w:val="19"/>
            <w:szCs w:val="19"/>
          </w:rPr>
          <w:delText>(</w:delText>
        </w:r>
        <w:r w:rsidDel="002260E7">
          <w:rPr>
            <w:rFonts w:ascii="Arial" w:eastAsia="Arial" w:hAnsi="Arial" w:cs="Arial"/>
            <w:i/>
            <w:iCs/>
            <w:sz w:val="19"/>
            <w:szCs w:val="19"/>
          </w:rPr>
          <w:delText>n</w:delText>
        </w:r>
        <w:r w:rsidDel="002260E7">
          <w:rPr>
            <w:rFonts w:eastAsia="Times New Roman"/>
            <w:sz w:val="19"/>
            <w:szCs w:val="19"/>
          </w:rPr>
          <w:delText>))) =</w:delText>
        </w:r>
        <w:r w:rsidDel="002260E7">
          <w:rPr>
            <w:rFonts w:eastAsia="Times New Roman"/>
            <w:i/>
            <w:iCs/>
            <w:sz w:val="19"/>
            <w:szCs w:val="19"/>
          </w:rPr>
          <w:delText xml:space="preserve"> ϕ</w:delText>
        </w:r>
        <w:r w:rsidDel="002260E7">
          <w:rPr>
            <w:rFonts w:eastAsia="Times New Roman"/>
            <w:i/>
            <w:iCs/>
            <w:sz w:val="25"/>
            <w:szCs w:val="25"/>
            <w:vertAlign w:val="superscript"/>
          </w:rPr>
          <w:delText>◦</w:delText>
        </w:r>
        <w:r w:rsidDel="002260E7">
          <w:rPr>
            <w:rFonts w:ascii="Arial" w:eastAsia="Arial" w:hAnsi="Arial" w:cs="Arial"/>
            <w:i/>
            <w:iCs/>
            <w:sz w:val="25"/>
            <w:szCs w:val="25"/>
            <w:vertAlign w:val="superscript"/>
          </w:rPr>
          <w:delText>k</w:delText>
        </w:r>
        <w:r w:rsidDel="002260E7">
          <w:rPr>
            <w:rFonts w:eastAsia="Times New Roman"/>
            <w:sz w:val="25"/>
            <w:szCs w:val="25"/>
            <w:vertAlign w:val="superscript"/>
          </w:rPr>
          <w:delText>(</w:delText>
        </w:r>
        <w:r w:rsidDel="002260E7">
          <w:rPr>
            <w:rFonts w:ascii="Arial" w:eastAsia="Arial" w:hAnsi="Arial" w:cs="Arial"/>
            <w:i/>
            <w:iCs/>
            <w:sz w:val="25"/>
            <w:szCs w:val="25"/>
            <w:vertAlign w:val="superscript"/>
          </w:rPr>
          <w:delText>n</w:delText>
        </w:r>
        <w:r w:rsidDel="002260E7">
          <w:rPr>
            <w:rFonts w:eastAsia="Times New Roman"/>
            <w:sz w:val="25"/>
            <w:szCs w:val="25"/>
            <w:vertAlign w:val="superscript"/>
          </w:rPr>
          <w:delText>)</w:delText>
        </w:r>
        <w:r w:rsidDel="002260E7">
          <w:rPr>
            <w:rFonts w:eastAsia="Times New Roman"/>
            <w:sz w:val="19"/>
            <w:szCs w:val="19"/>
          </w:rPr>
          <w:delText>(</w:delText>
        </w:r>
        <w:r w:rsidDel="002260E7">
          <w:rPr>
            <w:rFonts w:ascii="Arial" w:eastAsia="Arial" w:hAnsi="Arial" w:cs="Arial"/>
            <w:i/>
            <w:iCs/>
            <w:sz w:val="19"/>
            <w:szCs w:val="19"/>
          </w:rPr>
          <w:delText>n</w:delText>
        </w:r>
        <w:r w:rsidDel="002260E7">
          <w:rPr>
            <w:rFonts w:eastAsia="Times New Roman"/>
            <w:sz w:val="19"/>
            <w:szCs w:val="19"/>
          </w:rPr>
          <w:delText>) =</w:delText>
        </w:r>
        <w:r w:rsidDel="002260E7">
          <w:rPr>
            <w:rFonts w:eastAsia="Times New Roman"/>
            <w:i/>
            <w:iCs/>
            <w:sz w:val="19"/>
            <w:szCs w:val="19"/>
          </w:rPr>
          <w:delText xml:space="preserve"> </w:delText>
        </w:r>
        <w:r w:rsidDel="002260E7">
          <w:rPr>
            <w:rFonts w:ascii="Arial" w:eastAsia="Arial" w:hAnsi="Arial" w:cs="Arial"/>
            <w:sz w:val="19"/>
            <w:szCs w:val="19"/>
          </w:rPr>
          <w:delText>2</w:delText>
        </w:r>
        <w:r w:rsidDel="002260E7">
          <w:rPr>
            <w:rFonts w:eastAsia="Times New Roman"/>
            <w:i/>
            <w:iCs/>
            <w:sz w:val="19"/>
            <w:szCs w:val="19"/>
          </w:rPr>
          <w:delText>:</w:delText>
        </w:r>
      </w:del>
    </w:p>
    <w:p w:rsidR="00A33515" w:rsidDel="002260E7" w:rsidRDefault="001A4D22">
      <w:pPr>
        <w:tabs>
          <w:tab w:val="left" w:pos="2820"/>
          <w:tab w:val="left" w:pos="3400"/>
        </w:tabs>
        <w:spacing w:line="190" w:lineRule="auto"/>
        <w:ind w:left="2320"/>
        <w:rPr>
          <w:del w:id="14562" w:author="Admin" w:date="2019-02-19T02:10:00Z"/>
          <w:sz w:val="20"/>
          <w:szCs w:val="20"/>
        </w:rPr>
      </w:pPr>
      <w:del w:id="14563" w:author="Admin" w:date="2019-02-19T02:10:00Z">
        <w:r w:rsidDel="002260E7">
          <w:rPr>
            <w:rFonts w:eastAsia="Times New Roman"/>
            <w:sz w:val="20"/>
            <w:szCs w:val="20"/>
          </w:rPr>
          <w:delText>|</w:delText>
        </w:r>
        <w:r w:rsidDel="002260E7">
          <w:rPr>
            <w:rFonts w:eastAsia="Times New Roman"/>
            <w:sz w:val="20"/>
            <w:szCs w:val="20"/>
          </w:rPr>
          <w:tab/>
          <w:delText>{z</w:delText>
        </w:r>
        <w:r w:rsidDel="002260E7">
          <w:rPr>
            <w:rFonts w:eastAsia="Times New Roman"/>
            <w:sz w:val="20"/>
            <w:szCs w:val="20"/>
          </w:rPr>
          <w:tab/>
          <w:delText>}</w:delText>
        </w:r>
      </w:del>
    </w:p>
    <w:p w:rsidR="00A33515" w:rsidDel="002260E7" w:rsidRDefault="001A4D22">
      <w:pPr>
        <w:spacing w:line="20" w:lineRule="exact"/>
        <w:rPr>
          <w:del w:id="14564" w:author="Admin" w:date="2019-02-19T02:10:00Z"/>
          <w:sz w:val="20"/>
          <w:szCs w:val="20"/>
        </w:rPr>
      </w:pPr>
      <w:del w:id="14565" w:author="Admin" w:date="2019-02-19T02:10:00Z">
        <w:r w:rsidDel="002260E7">
          <w:rPr>
            <w:noProof/>
            <w:sz w:val="20"/>
            <w:szCs w:val="20"/>
          </w:rPr>
          <mc:AlternateContent>
            <mc:Choice Requires="wps">
              <w:drawing>
                <wp:anchor distT="0" distB="0" distL="114300" distR="114300" simplePos="0" relativeHeight="251941888" behindDoc="1" locked="0" layoutInCell="0" allowOverlap="1" wp14:anchorId="68C844E0" wp14:editId="66073F95">
                  <wp:simplePos x="0" y="0"/>
                  <wp:positionH relativeFrom="column">
                    <wp:posOffset>1531620</wp:posOffset>
                  </wp:positionH>
                  <wp:positionV relativeFrom="paragraph">
                    <wp:posOffset>-24765</wp:posOffset>
                  </wp:positionV>
                  <wp:extent cx="266065" cy="0"/>
                  <wp:effectExtent l="0" t="0" r="0" b="0"/>
                  <wp:wrapNone/>
                  <wp:docPr id="582" name="Shap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065" cy="4763"/>
                          </a:xfrm>
                          <a:prstGeom prst="line">
                            <a:avLst/>
                          </a:prstGeom>
                          <a:solidFill>
                            <a:srgbClr val="FFFFFF"/>
                          </a:solidFill>
                          <a:ln w="15176">
                            <a:solidFill>
                              <a:srgbClr val="000000"/>
                            </a:solidFill>
                            <a:miter lim="800000"/>
                            <a:headEnd/>
                            <a:tailEnd/>
                          </a:ln>
                        </wps:spPr>
                        <wps:bodyPr/>
                      </wps:wsp>
                    </a:graphicData>
                  </a:graphic>
                </wp:anchor>
              </w:drawing>
            </mc:Choice>
            <mc:Fallback>
              <w:pict>
                <v:line id="Shape 582" o:spid="_x0000_s1026" style="position:absolute;z-index:-251374592;visibility:visible;mso-wrap-style:square;mso-wrap-distance-left:9pt;mso-wrap-distance-top:0;mso-wrap-distance-right:9pt;mso-wrap-distance-bottom:0;mso-position-horizontal:absolute;mso-position-horizontal-relative:text;mso-position-vertical:absolute;mso-position-vertical-relative:text" from="120.6pt,-1.95pt" to="14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" o:allowincell="f" filled="t" strokeweight=".42156mm">
                  <v:stroke joinstyle="miter"/>
                  <o:lock v:ext="edit" shapetype="f"/>
                </v:line>
              </w:pict>
            </mc:Fallback>
          </mc:AlternateContent>
        </w:r>
        <w:r w:rsidDel="002260E7">
          <w:rPr>
            <w:noProof/>
            <w:sz w:val="20"/>
            <w:szCs w:val="20"/>
          </w:rPr>
          <mc:AlternateContent>
            <mc:Choice Requires="wps">
              <w:drawing>
                <wp:anchor distT="0" distB="0" distL="114300" distR="114300" simplePos="0" relativeHeight="251942912" behindDoc="1" locked="0" layoutInCell="0" allowOverlap="1" wp14:anchorId="27535AD3" wp14:editId="43D02745">
                  <wp:simplePos x="0" y="0"/>
                  <wp:positionH relativeFrom="column">
                    <wp:posOffset>1911350</wp:posOffset>
                  </wp:positionH>
                  <wp:positionV relativeFrom="paragraph">
                    <wp:posOffset>-24765</wp:posOffset>
                  </wp:positionV>
                  <wp:extent cx="266065" cy="0"/>
                  <wp:effectExtent l="0" t="0" r="0" b="0"/>
                  <wp:wrapNone/>
                  <wp:docPr id="583" name="Shap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065" cy="4763"/>
                          </a:xfrm>
                          <a:prstGeom prst="line">
                            <a:avLst/>
                          </a:prstGeom>
                          <a:solidFill>
                            <a:srgbClr val="FFFFFF"/>
                          </a:solidFill>
                          <a:ln w="15176">
                            <a:solidFill>
                              <a:srgbClr val="000000"/>
                            </a:solidFill>
                            <a:miter lim="800000"/>
                            <a:headEnd/>
                            <a:tailEnd/>
                          </a:ln>
                        </wps:spPr>
                        <wps:bodyPr/>
                      </wps:wsp>
                    </a:graphicData>
                  </a:graphic>
                </wp:anchor>
              </w:drawing>
            </mc:Choice>
            <mc:Fallback>
              <w:pict>
                <v:line id="Shape 583" o:spid="_x0000_s1026" style="position:absolute;z-index:-251373568;visibility:visible;mso-wrap-style:square;mso-wrap-distance-left:9pt;mso-wrap-distance-top:0;mso-wrap-distance-right:9pt;mso-wrap-distance-bottom:0;mso-position-horizontal:absolute;mso-position-horizontal-relative:text;mso-position-vertical:absolute;mso-position-vertical-relative:text" from="150.5pt,-1.95pt" to="171.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" o:allowincell="f" filled="t" strokeweight=".42156mm">
                  <v:stroke joinstyle="miter"/>
                  <o:lock v:ext="edit" shapetype="f"/>
                </v:line>
              </w:pict>
            </mc:Fallback>
          </mc:AlternateContent>
        </w:r>
      </w:del>
    </w:p>
    <w:p w:rsidR="00A33515" w:rsidDel="002260E7" w:rsidRDefault="001A4D22">
      <w:pPr>
        <w:spacing w:line="227" w:lineRule="auto"/>
        <w:ind w:left="2600"/>
        <w:rPr>
          <w:del w:id="14566" w:author="Admin" w:date="2019-02-19T02:10:00Z"/>
          <w:sz w:val="20"/>
          <w:szCs w:val="20"/>
        </w:rPr>
      </w:pPr>
      <w:del w:id="14567" w:author="Admin" w:date="2019-02-19T02:10:00Z">
        <w:r w:rsidDel="002260E7">
          <w:rPr>
            <w:rFonts w:ascii="Arial" w:eastAsia="Arial" w:hAnsi="Arial" w:cs="Arial"/>
            <w:i/>
            <w:iCs/>
            <w:sz w:val="14"/>
            <w:szCs w:val="14"/>
          </w:rPr>
          <w:delText>k</w:delText>
        </w:r>
        <w:r w:rsidDel="002260E7">
          <w:rPr>
            <w:rFonts w:eastAsia="Times New Roman"/>
            <w:sz w:val="14"/>
            <w:szCs w:val="14"/>
          </w:rPr>
          <w:delText>(</w:delText>
        </w:r>
        <w:r w:rsidDel="002260E7">
          <w:rPr>
            <w:rFonts w:ascii="Arial" w:eastAsia="Arial" w:hAnsi="Arial" w:cs="Arial"/>
            <w:i/>
            <w:iCs/>
            <w:sz w:val="14"/>
            <w:szCs w:val="14"/>
          </w:rPr>
          <w:delText>n</w:delText>
        </w:r>
        <w:r w:rsidDel="002260E7">
          <w:rPr>
            <w:rFonts w:eastAsia="Times New Roman"/>
            <w:sz w:val="14"/>
            <w:szCs w:val="14"/>
          </w:rPr>
          <w:delText>)</w:delText>
        </w:r>
        <w:r w:rsidDel="002260E7">
          <w:rPr>
            <w:rFonts w:ascii="Arial" w:eastAsia="Arial" w:hAnsi="Arial" w:cs="Arial"/>
            <w:i/>
            <w:iCs/>
            <w:sz w:val="14"/>
            <w:szCs w:val="14"/>
          </w:rPr>
          <w:delText xml:space="preserve"> </w:delText>
        </w:r>
        <w:r w:rsidDel="002260E7">
          <w:rPr>
            <w:rFonts w:ascii="Arial" w:eastAsia="Arial" w:hAnsi="Arial" w:cs="Arial"/>
            <w:sz w:val="19"/>
            <w:szCs w:val="19"/>
          </w:rPr>
          <w:delText>раз</w:delText>
        </w:r>
      </w:del>
    </w:p>
    <w:p w:rsidR="00A33515" w:rsidDel="002260E7" w:rsidRDefault="00A33515">
      <w:pPr>
        <w:spacing w:line="182" w:lineRule="exact"/>
        <w:rPr>
          <w:del w:id="14568" w:author="Admin" w:date="2019-02-19T02:10:00Z"/>
          <w:sz w:val="20"/>
          <w:szCs w:val="20"/>
        </w:rPr>
      </w:pPr>
    </w:p>
    <w:p w:rsidR="00A33515" w:rsidDel="002260E7" w:rsidRDefault="001A4D22">
      <w:pPr>
        <w:ind w:left="220"/>
        <w:rPr>
          <w:del w:id="14569" w:author="Admin" w:date="2019-02-19T02:10:00Z"/>
          <w:sz w:val="20"/>
          <w:szCs w:val="20"/>
        </w:rPr>
      </w:pPr>
      <w:del w:id="14570" w:author="Admin" w:date="2019-02-19T02:10:00Z">
        <w:r w:rsidDel="002260E7">
          <w:rPr>
            <w:rFonts w:ascii="Arial" w:eastAsia="Arial" w:hAnsi="Arial" w:cs="Arial"/>
            <w:b/>
            <w:bCs/>
            <w:sz w:val="20"/>
            <w:szCs w:val="20"/>
          </w:rPr>
          <w:delText xml:space="preserve">2. </w:delText>
        </w:r>
        <w:r w:rsidDel="002260E7">
          <w:rPr>
            <w:rFonts w:ascii="Arial" w:eastAsia="Arial" w:hAnsi="Arial" w:cs="Arial"/>
            <w:sz w:val="20"/>
            <w:szCs w:val="20"/>
          </w:rPr>
          <w:delText>Оцените число</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k</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сверху и снизу,</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где</w:delText>
        </w:r>
      </w:del>
    </w:p>
    <w:p w:rsidR="00A33515" w:rsidDel="002260E7" w:rsidRDefault="00A33515">
      <w:pPr>
        <w:spacing w:line="69" w:lineRule="exact"/>
        <w:rPr>
          <w:del w:id="14571" w:author="Admin" w:date="2019-02-19T02:10:00Z"/>
          <w:sz w:val="20"/>
          <w:szCs w:val="20"/>
        </w:rPr>
      </w:pPr>
    </w:p>
    <w:p w:rsidR="00A33515" w:rsidDel="002260E7" w:rsidRDefault="001A4D22">
      <w:pPr>
        <w:ind w:left="500"/>
        <w:rPr>
          <w:del w:id="14572" w:author="Admin" w:date="2019-02-19T02:10:00Z"/>
          <w:sz w:val="20"/>
          <w:szCs w:val="20"/>
        </w:rPr>
      </w:pPr>
      <w:del w:id="14573" w:author="Admin" w:date="2019-02-19T02:10:00Z">
        <w:r w:rsidDel="002260E7">
          <w:rPr>
            <w:rFonts w:ascii="Arial" w:eastAsia="Arial" w:hAnsi="Arial" w:cs="Arial"/>
            <w:b/>
            <w:bCs/>
            <w:sz w:val="20"/>
            <w:szCs w:val="20"/>
          </w:rPr>
          <w:delText xml:space="preserve">а)  </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число вида</w:delText>
        </w:r>
        <w:r w:rsidDel="002260E7">
          <w:rPr>
            <w:rFonts w:ascii="Arial" w:eastAsia="Arial" w:hAnsi="Arial" w:cs="Arial"/>
            <w:b/>
            <w:bCs/>
            <w:sz w:val="20"/>
            <w:szCs w:val="20"/>
          </w:rPr>
          <w:delText xml:space="preserve"> </w:delText>
        </w:r>
        <w:r w:rsidDel="002260E7">
          <w:rPr>
            <w:rFonts w:eastAsia="Times New Roman"/>
            <w:i/>
            <w:iCs/>
            <w:sz w:val="20"/>
            <w:szCs w:val="20"/>
          </w:rPr>
          <w:delText>f</w:delText>
        </w:r>
        <w:r w:rsidDel="002260E7">
          <w:rPr>
            <w:rFonts w:ascii="Arial" w:eastAsia="Arial" w:hAnsi="Arial" w:cs="Arial"/>
            <w:sz w:val="20"/>
            <w:szCs w:val="20"/>
          </w:rPr>
          <w:delText>3</w:delText>
        </w:r>
        <w:r w:rsidDel="002260E7">
          <w:rPr>
            <w:rFonts w:ascii="Arial" w:eastAsia="Arial" w:hAnsi="Arial" w:cs="Arial"/>
            <w:i/>
            <w:iCs/>
            <w:sz w:val="27"/>
            <w:szCs w:val="27"/>
            <w:vertAlign w:val="superscript"/>
          </w:rPr>
          <w:delText>s</w:delText>
        </w:r>
        <w:r w:rsidDel="002260E7">
          <w:rPr>
            <w:rFonts w:ascii="Arial" w:eastAsia="Arial" w:hAnsi="Arial" w:cs="Arial"/>
            <w:sz w:val="20"/>
            <w:szCs w:val="20"/>
          </w:rPr>
          <w:delText>2</w:delText>
        </w:r>
        <w:r w:rsidDel="002260E7">
          <w:rPr>
            <w:rFonts w:ascii="Arial" w:eastAsia="Arial" w:hAnsi="Arial" w:cs="Arial"/>
            <w:i/>
            <w:iCs/>
            <w:sz w:val="27"/>
            <w:szCs w:val="27"/>
            <w:vertAlign w:val="superscript"/>
          </w:rPr>
          <w:delText>t</w:delText>
        </w:r>
        <w:r w:rsidDel="002260E7">
          <w:rPr>
            <w:rFonts w:eastAsia="Times New Roman"/>
            <w:i/>
            <w:iCs/>
            <w:sz w:val="20"/>
            <w:szCs w:val="20"/>
          </w:rPr>
          <w:delText>g</w:delText>
        </w:r>
        <w:r w:rsidDel="002260E7">
          <w:rPr>
            <w:rFonts w:ascii="Arial" w:eastAsia="Arial" w:hAnsi="Arial" w:cs="Arial"/>
            <w:i/>
            <w:iCs/>
            <w:sz w:val="27"/>
            <w:szCs w:val="27"/>
            <w:vertAlign w:val="subscript"/>
          </w:rPr>
          <w:delText>s</w:delText>
        </w:r>
        <w:r w:rsidDel="002260E7">
          <w:rPr>
            <w:rFonts w:eastAsia="Times New Roman"/>
            <w:i/>
            <w:iCs/>
            <w:sz w:val="27"/>
            <w:szCs w:val="27"/>
            <w:vertAlign w:val="subscript"/>
          </w:rPr>
          <w:delText>;</w:delText>
        </w:r>
        <w:r w:rsidDel="002260E7">
          <w:rPr>
            <w:rFonts w:ascii="Arial" w:eastAsia="Arial" w:hAnsi="Arial" w:cs="Arial"/>
            <w:i/>
            <w:iCs/>
            <w:sz w:val="27"/>
            <w:szCs w:val="27"/>
            <w:vertAlign w:val="subscript"/>
          </w:rPr>
          <w:delText>t</w:delText>
        </w:r>
        <w:r w:rsidDel="002260E7">
          <w:rPr>
            <w:rFonts w:eastAsia="Times New Roman"/>
            <w:i/>
            <w:iCs/>
            <w:sz w:val="27"/>
            <w:szCs w:val="27"/>
            <w:vertAlign w:val="subscript"/>
          </w:rPr>
          <w:delText>2</w:delText>
        </w:r>
        <w:r w:rsidDel="002260E7">
          <w:rPr>
            <w:rFonts w:eastAsia="Times New Roman"/>
            <w:sz w:val="27"/>
            <w:szCs w:val="27"/>
            <w:vertAlign w:val="subscript"/>
          </w:rPr>
          <w:delText>N</w:delText>
        </w:r>
        <w:r w:rsidDel="002260E7">
          <w:rPr>
            <w:rFonts w:ascii="Arial" w:eastAsia="Arial" w:hAnsi="Arial" w:cs="Arial"/>
            <w:sz w:val="20"/>
            <w:szCs w:val="20"/>
          </w:rPr>
          <w:delText>.</w:delText>
        </w:r>
      </w:del>
    </w:p>
    <w:p w:rsidR="00A33515" w:rsidDel="002260E7" w:rsidRDefault="00A33515">
      <w:pPr>
        <w:spacing w:line="112" w:lineRule="exact"/>
        <w:rPr>
          <w:del w:id="14574" w:author="Admin" w:date="2019-02-19T02:10:00Z"/>
          <w:sz w:val="20"/>
          <w:szCs w:val="20"/>
        </w:rPr>
      </w:pPr>
    </w:p>
    <w:p w:rsidR="00A33515" w:rsidDel="002260E7" w:rsidRDefault="001A4D22">
      <w:pPr>
        <w:spacing w:line="255" w:lineRule="auto"/>
        <w:ind w:left="940" w:hanging="437"/>
        <w:rPr>
          <w:del w:id="14575" w:author="Admin" w:date="2019-02-19T02:10:00Z"/>
          <w:sz w:val="20"/>
          <w:szCs w:val="20"/>
        </w:rPr>
      </w:pPr>
      <w:del w:id="14576" w:author="Admin" w:date="2019-02-19T02:10:00Z">
        <w:r w:rsidDel="002260E7">
          <w:rPr>
            <w:rFonts w:ascii="Arial" w:eastAsia="Arial" w:hAnsi="Arial" w:cs="Arial"/>
            <w:b/>
            <w:bCs/>
            <w:sz w:val="20"/>
            <w:szCs w:val="20"/>
          </w:rPr>
          <w:delText xml:space="preserve">б) </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есть произведение всех различных простых меньших задан-ного числа.</w:delText>
        </w:r>
      </w:del>
    </w:p>
    <w:p w:rsidR="00A33515" w:rsidDel="002260E7" w:rsidRDefault="00A33515">
      <w:pPr>
        <w:spacing w:line="72" w:lineRule="exact"/>
        <w:rPr>
          <w:del w:id="14577" w:author="Admin" w:date="2019-02-19T02:10:00Z"/>
          <w:sz w:val="20"/>
          <w:szCs w:val="20"/>
        </w:rPr>
      </w:pPr>
    </w:p>
    <w:p w:rsidR="00A33515" w:rsidDel="002260E7" w:rsidRDefault="001A4D22">
      <w:pPr>
        <w:ind w:left="500"/>
        <w:rPr>
          <w:del w:id="14578" w:author="Admin" w:date="2019-02-19T02:10:00Z"/>
          <w:sz w:val="20"/>
          <w:szCs w:val="20"/>
        </w:rPr>
      </w:pPr>
      <w:del w:id="14579" w:author="Admin" w:date="2019-02-19T02:10:00Z">
        <w:r w:rsidDel="002260E7">
          <w:rPr>
            <w:rFonts w:ascii="Arial" w:eastAsia="Arial" w:hAnsi="Arial" w:cs="Arial"/>
            <w:b/>
            <w:bCs/>
            <w:sz w:val="20"/>
            <w:szCs w:val="20"/>
          </w:rPr>
          <w:delText xml:space="preserve">в)  </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произвольное натуральное число.</w:delText>
        </w:r>
      </w:del>
    </w:p>
    <w:p w:rsidR="00A33515" w:rsidDel="002260E7" w:rsidRDefault="00A33515">
      <w:pPr>
        <w:spacing w:line="180" w:lineRule="exact"/>
        <w:rPr>
          <w:del w:id="14580" w:author="Admin" w:date="2019-02-19T02:10:00Z"/>
          <w:sz w:val="20"/>
          <w:szCs w:val="20"/>
        </w:rPr>
      </w:pPr>
    </w:p>
    <w:p w:rsidR="00A33515" w:rsidDel="002260E7" w:rsidRDefault="001A4D22">
      <w:pPr>
        <w:spacing w:line="303" w:lineRule="auto"/>
        <w:ind w:left="500" w:hanging="270"/>
        <w:jc w:val="both"/>
        <w:rPr>
          <w:del w:id="14581" w:author="Admin" w:date="2019-02-19T02:10:00Z"/>
          <w:sz w:val="20"/>
          <w:szCs w:val="20"/>
        </w:rPr>
      </w:pPr>
      <w:del w:id="14582" w:author="Admin" w:date="2019-02-19T02:10:00Z">
        <w:r w:rsidDel="002260E7">
          <w:rPr>
            <w:rFonts w:ascii="Arial" w:eastAsia="Arial" w:hAnsi="Arial" w:cs="Arial"/>
            <w:b/>
            <w:bCs/>
            <w:sz w:val="20"/>
            <w:szCs w:val="20"/>
          </w:rPr>
          <w:delText xml:space="preserve">3. </w:delText>
        </w:r>
        <w:r w:rsidDel="002260E7">
          <w:rPr>
            <w:rFonts w:ascii="Arial" w:eastAsia="Arial" w:hAnsi="Arial" w:cs="Arial"/>
            <w:sz w:val="20"/>
            <w:szCs w:val="20"/>
          </w:rPr>
          <w:delText>Рассмотрим уравнение</w:delText>
        </w:r>
        <w:r w:rsidDel="002260E7">
          <w:rPr>
            <w:rFonts w:ascii="Arial" w:eastAsia="Arial" w:hAnsi="Arial" w:cs="Arial"/>
            <w:b/>
            <w:bCs/>
            <w:sz w:val="20"/>
            <w:szCs w:val="20"/>
          </w:rPr>
          <w:delText xml:space="preserve"> </w:delText>
        </w:r>
        <w:r w:rsidDel="002260E7">
          <w:rPr>
            <w:rFonts w:eastAsia="Times New Roman"/>
            <w:i/>
            <w:iCs/>
            <w:sz w:val="20"/>
            <w:szCs w:val="20"/>
          </w:rPr>
          <w:delText>ϕ</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 =</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относительно</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Оцените число его</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решений</w:delText>
        </w:r>
      </w:del>
    </w:p>
    <w:p w:rsidR="00A33515" w:rsidDel="002260E7" w:rsidRDefault="00A33515">
      <w:pPr>
        <w:spacing w:line="25" w:lineRule="exact"/>
        <w:rPr>
          <w:del w:id="14583" w:author="Admin" w:date="2019-02-19T02:10:00Z"/>
          <w:sz w:val="20"/>
          <w:szCs w:val="20"/>
        </w:rPr>
      </w:pPr>
    </w:p>
    <w:p w:rsidR="00A33515" w:rsidDel="002260E7" w:rsidRDefault="001A4D22">
      <w:pPr>
        <w:ind w:left="500"/>
        <w:rPr>
          <w:del w:id="14584" w:author="Admin" w:date="2019-02-19T02:10:00Z"/>
          <w:sz w:val="20"/>
          <w:szCs w:val="20"/>
        </w:rPr>
      </w:pPr>
      <w:del w:id="14585"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сверху.</w:delText>
        </w:r>
      </w:del>
    </w:p>
    <w:p w:rsidR="00A33515" w:rsidDel="002260E7" w:rsidRDefault="00A33515">
      <w:pPr>
        <w:spacing w:line="109" w:lineRule="exact"/>
        <w:rPr>
          <w:del w:id="14586" w:author="Admin" w:date="2019-02-19T02:10:00Z"/>
          <w:sz w:val="20"/>
          <w:szCs w:val="20"/>
        </w:rPr>
      </w:pPr>
    </w:p>
    <w:p w:rsidR="00A33515" w:rsidDel="002260E7" w:rsidRDefault="001A4D22">
      <w:pPr>
        <w:ind w:left="500"/>
        <w:rPr>
          <w:del w:id="14587" w:author="Admin" w:date="2019-02-19T02:10:00Z"/>
          <w:sz w:val="20"/>
          <w:szCs w:val="20"/>
        </w:rPr>
      </w:pPr>
      <w:del w:id="14588"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снизу.</w:delText>
        </w:r>
      </w:del>
    </w:p>
    <w:p w:rsidR="00A33515" w:rsidDel="002260E7" w:rsidRDefault="00A33515">
      <w:pPr>
        <w:spacing w:line="180" w:lineRule="exact"/>
        <w:rPr>
          <w:del w:id="14589" w:author="Admin" w:date="2019-02-19T02:10:00Z"/>
          <w:sz w:val="20"/>
          <w:szCs w:val="20"/>
        </w:rPr>
      </w:pPr>
    </w:p>
    <w:p w:rsidR="00A33515" w:rsidDel="002260E7" w:rsidRDefault="001A4D22">
      <w:pPr>
        <w:spacing w:line="291" w:lineRule="auto"/>
        <w:ind w:left="500" w:hanging="270"/>
        <w:jc w:val="both"/>
        <w:rPr>
          <w:del w:id="14590" w:author="Admin" w:date="2019-02-19T02:10:00Z"/>
          <w:sz w:val="20"/>
          <w:szCs w:val="20"/>
        </w:rPr>
      </w:pPr>
      <w:del w:id="14591" w:author="Admin" w:date="2019-02-19T02:10:00Z">
        <w:r w:rsidDel="002260E7">
          <w:rPr>
            <w:rFonts w:ascii="Arial" w:eastAsia="Arial" w:hAnsi="Arial" w:cs="Arial"/>
            <w:b/>
            <w:bCs/>
            <w:sz w:val="20"/>
            <w:szCs w:val="20"/>
          </w:rPr>
          <w:delText xml:space="preserve">4. </w:delText>
        </w:r>
        <w:r w:rsidDel="002260E7">
          <w:rPr>
            <w:rFonts w:ascii="Arial" w:eastAsia="Arial" w:hAnsi="Arial" w:cs="Arial"/>
            <w:sz w:val="20"/>
            <w:szCs w:val="20"/>
          </w:rPr>
          <w:delText>Обобщите предыдущий пункт на случай уравнений</w:delText>
        </w:r>
        <w:r w:rsidDel="002260E7">
          <w:rPr>
            <w:rFonts w:ascii="Arial" w:eastAsia="Arial" w:hAnsi="Arial" w:cs="Arial"/>
            <w:b/>
            <w:bCs/>
            <w:sz w:val="20"/>
            <w:szCs w:val="20"/>
          </w:rPr>
          <w:delText xml:space="preserve"> </w:delText>
        </w:r>
        <w:r w:rsidDel="002260E7">
          <w:rPr>
            <w:rFonts w:eastAsia="Times New Roman"/>
            <w:i/>
            <w:iCs/>
            <w:sz w:val="20"/>
            <w:szCs w:val="20"/>
          </w:rPr>
          <w:delText>ϕ</w:delText>
        </w:r>
        <w:r w:rsidDel="002260E7">
          <w:rPr>
            <w:rFonts w:eastAsia="Times New Roman"/>
            <w:sz w:val="20"/>
            <w:szCs w:val="20"/>
          </w:rPr>
          <w:delText>(</w:delText>
        </w:r>
        <w:r w:rsidDel="002260E7">
          <w:rPr>
            <w:rFonts w:eastAsia="Times New Roman"/>
            <w:i/>
            <w:iCs/>
            <w:sz w:val="20"/>
            <w:szCs w:val="20"/>
          </w:rPr>
          <w:delText>ϕ</w:delText>
        </w:r>
        <w:r w:rsidDel="002260E7">
          <w:rPr>
            <w:rFonts w:eastAsia="Times New Roman"/>
            <w:sz w:val="20"/>
            <w:szCs w:val="20"/>
          </w:rPr>
          <w:delText>(</w:delText>
        </w:r>
        <w:r w:rsidDel="002260E7">
          <w:rPr>
            <w:sz w:val="20"/>
            <w:szCs w:val="20"/>
          </w:rPr>
          <w:delText xml:space="preserve"> </w:delText>
        </w:r>
        <w:r w:rsidDel="002260E7">
          <w:rPr>
            <w:rFonts w:eastAsia="Times New Roman"/>
            <w:i/>
            <w:iCs/>
            <w:sz w:val="20"/>
            <w:szCs w:val="20"/>
          </w:rPr>
          <w:delText>ϕ</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 =</w:delText>
        </w:r>
        <w:r w:rsidDel="002260E7">
          <w:rPr>
            <w:rFonts w:eastAsia="Times New Roman"/>
            <w:i/>
            <w:iCs/>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При каких</w:delText>
        </w:r>
        <w:r w:rsidDel="002260E7">
          <w:rPr>
            <w:rFonts w:ascii="Arial" w:eastAsia="Arial" w:hAnsi="Arial" w:cs="Arial"/>
            <w:i/>
            <w:iCs/>
            <w:sz w:val="20"/>
            <w:szCs w:val="20"/>
          </w:rPr>
          <w:delText xml:space="preserve"> m </w:delText>
        </w:r>
        <w:r w:rsidDel="002260E7">
          <w:rPr>
            <w:rFonts w:ascii="Arial" w:eastAsia="Arial" w:hAnsi="Arial" w:cs="Arial"/>
            <w:sz w:val="20"/>
            <w:szCs w:val="20"/>
          </w:rPr>
          <w:delText>они разрешимы?</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Какова плотность множества зна-чений функции </w:delText>
        </w:r>
        <w:r w:rsidDel="002260E7">
          <w:rPr>
            <w:rFonts w:eastAsia="Times New Roman"/>
            <w:i/>
            <w:iCs/>
            <w:sz w:val="20"/>
            <w:szCs w:val="20"/>
          </w:rPr>
          <w:delText>ϕ</w:delText>
        </w:r>
        <w:r w:rsidDel="002260E7">
          <w:rPr>
            <w:rFonts w:eastAsia="Times New Roman"/>
            <w:i/>
            <w:iCs/>
            <w:sz w:val="27"/>
            <w:szCs w:val="27"/>
            <w:vertAlign w:val="superscript"/>
          </w:rPr>
          <w:delText>◦</w:delText>
        </w:r>
        <w:r w:rsidDel="002260E7">
          <w:rPr>
            <w:rFonts w:ascii="Arial" w:eastAsia="Arial" w:hAnsi="Arial" w:cs="Arial"/>
            <w:i/>
            <w:iCs/>
            <w:sz w:val="27"/>
            <w:szCs w:val="27"/>
            <w:vertAlign w:val="superscript"/>
          </w:rPr>
          <w:delText>k</w:delText>
        </w:r>
        <w:r w:rsidDel="002260E7">
          <w:rPr>
            <w:rFonts w:ascii="Arial" w:eastAsia="Arial" w:hAnsi="Arial" w:cs="Arial"/>
            <w:sz w:val="20"/>
            <w:szCs w:val="20"/>
          </w:rPr>
          <w:delText>, где плотность понимается в смысле задачи 5.</w:delText>
        </w:r>
      </w:del>
    </w:p>
    <w:p w:rsidR="00A33515" w:rsidDel="002260E7" w:rsidRDefault="001A4D22">
      <w:pPr>
        <w:spacing w:line="231" w:lineRule="auto"/>
        <w:ind w:left="220"/>
        <w:rPr>
          <w:del w:id="14592" w:author="Admin" w:date="2019-02-19T02:10:00Z"/>
          <w:sz w:val="20"/>
          <w:szCs w:val="20"/>
        </w:rPr>
      </w:pPr>
      <w:del w:id="14593" w:author="Admin" w:date="2019-02-19T02:10:00Z">
        <w:r w:rsidDel="002260E7">
          <w:rPr>
            <w:rFonts w:ascii="Arial" w:eastAsia="Arial" w:hAnsi="Arial" w:cs="Arial"/>
            <w:b/>
            <w:bCs/>
            <w:sz w:val="19"/>
            <w:szCs w:val="19"/>
          </w:rPr>
          <w:delText xml:space="preserve">5. </w:delText>
        </w:r>
        <w:r w:rsidDel="002260E7">
          <w:rPr>
            <w:rFonts w:ascii="Arial" w:eastAsia="Arial" w:hAnsi="Arial" w:cs="Arial"/>
            <w:sz w:val="19"/>
            <w:szCs w:val="19"/>
          </w:rPr>
          <w:delText>Число</w:delText>
        </w:r>
        <w:r w:rsidDel="002260E7">
          <w:rPr>
            <w:rFonts w:ascii="Arial" w:eastAsia="Arial" w:hAnsi="Arial" w:cs="Arial"/>
            <w:b/>
            <w:bCs/>
            <w:sz w:val="19"/>
            <w:szCs w:val="19"/>
          </w:rPr>
          <w:delText xml:space="preserve"> </w:delText>
        </w:r>
        <w:r w:rsidDel="002260E7">
          <w:rPr>
            <w:rFonts w:ascii="Arial" w:eastAsia="Arial" w:hAnsi="Arial" w:cs="Arial"/>
            <w:i/>
            <w:iCs/>
            <w:sz w:val="19"/>
            <w:szCs w:val="19"/>
          </w:rPr>
          <w:delText>n</w:delText>
        </w:r>
        <w:r w:rsidDel="002260E7">
          <w:rPr>
            <w:rFonts w:ascii="Arial" w:eastAsia="Arial" w:hAnsi="Arial" w:cs="Arial"/>
            <w:b/>
            <w:bCs/>
            <w:sz w:val="19"/>
            <w:szCs w:val="19"/>
          </w:rPr>
          <w:delText xml:space="preserve"> </w:delText>
        </w:r>
        <w:r w:rsidDel="002260E7">
          <w:rPr>
            <w:rFonts w:ascii="Arial" w:eastAsia="Arial" w:hAnsi="Arial" w:cs="Arial"/>
            <w:sz w:val="19"/>
            <w:szCs w:val="19"/>
          </w:rPr>
          <w:delText>назовём совершенным,</w:delText>
        </w:r>
        <w:r w:rsidDel="002260E7">
          <w:rPr>
            <w:rFonts w:ascii="Arial" w:eastAsia="Arial" w:hAnsi="Arial" w:cs="Arial"/>
            <w:b/>
            <w:bCs/>
            <w:sz w:val="19"/>
            <w:szCs w:val="19"/>
          </w:rPr>
          <w:delText xml:space="preserve"> </w:delText>
        </w:r>
        <w:r w:rsidDel="002260E7">
          <w:rPr>
            <w:rFonts w:ascii="Arial" w:eastAsia="Arial" w:hAnsi="Arial" w:cs="Arial"/>
            <w:sz w:val="19"/>
            <w:szCs w:val="19"/>
          </w:rPr>
          <w:delText>если</w:delText>
        </w:r>
        <w:r w:rsidDel="002260E7">
          <w:rPr>
            <w:rFonts w:ascii="Arial" w:eastAsia="Arial" w:hAnsi="Arial" w:cs="Arial"/>
            <w:b/>
            <w:bCs/>
            <w:sz w:val="19"/>
            <w:szCs w:val="19"/>
          </w:rPr>
          <w:delText xml:space="preserve"> </w:delText>
        </w:r>
        <w:r w:rsidDel="002260E7">
          <w:rPr>
            <w:rFonts w:ascii="Arial" w:eastAsia="Arial" w:hAnsi="Arial" w:cs="Arial"/>
            <w:i/>
            <w:iCs/>
            <w:sz w:val="19"/>
            <w:szCs w:val="19"/>
          </w:rPr>
          <w:delText>n</w:delText>
        </w:r>
        <w:r w:rsidDel="002260E7">
          <w:rPr>
            <w:rFonts w:ascii="Arial" w:eastAsia="Arial" w:hAnsi="Arial" w:cs="Arial"/>
            <w:b/>
            <w:bCs/>
            <w:sz w:val="19"/>
            <w:szCs w:val="19"/>
          </w:rPr>
          <w:delText xml:space="preserve"> </w:delText>
        </w:r>
        <w:r w:rsidDel="002260E7">
          <w:rPr>
            <w:rFonts w:eastAsia="Times New Roman"/>
            <w:sz w:val="19"/>
            <w:szCs w:val="19"/>
          </w:rPr>
          <w:delText>=</w:delText>
        </w:r>
        <w:r w:rsidDel="002260E7">
          <w:rPr>
            <w:rFonts w:ascii="Arial" w:eastAsia="Arial" w:hAnsi="Arial" w:cs="Arial"/>
            <w:b/>
            <w:bCs/>
            <w:sz w:val="19"/>
            <w:szCs w:val="19"/>
          </w:rPr>
          <w:delText xml:space="preserve"> </w:delText>
        </w:r>
        <w:r w:rsidDel="002260E7">
          <w:rPr>
            <w:rFonts w:ascii="Arial" w:eastAsia="Arial" w:hAnsi="Arial" w:cs="Arial"/>
            <w:i/>
            <w:iCs/>
            <w:sz w:val="26"/>
            <w:szCs w:val="26"/>
            <w:vertAlign w:val="superscript"/>
          </w:rPr>
          <w:delText>k</w:delText>
        </w:r>
        <w:r w:rsidDel="002260E7">
          <w:rPr>
            <w:rFonts w:eastAsia="Times New Roman"/>
            <w:sz w:val="26"/>
            <w:szCs w:val="26"/>
            <w:vertAlign w:val="superscript"/>
          </w:rPr>
          <w:delText>(</w:delText>
        </w:r>
        <w:r w:rsidDel="002260E7">
          <w:rPr>
            <w:rFonts w:eastAsia="Times New Roman"/>
            <w:sz w:val="37"/>
            <w:szCs w:val="37"/>
            <w:vertAlign w:val="superscript"/>
          </w:rPr>
          <w:delText>∑</w:delText>
        </w:r>
        <w:r w:rsidDel="002260E7">
          <w:rPr>
            <w:rFonts w:ascii="Arial" w:eastAsia="Arial" w:hAnsi="Arial" w:cs="Arial"/>
            <w:i/>
            <w:iCs/>
            <w:sz w:val="26"/>
            <w:szCs w:val="26"/>
            <w:vertAlign w:val="superscript"/>
          </w:rPr>
          <w:delText>n</w:delText>
        </w:r>
        <w:r w:rsidDel="002260E7">
          <w:rPr>
            <w:rFonts w:eastAsia="Times New Roman"/>
            <w:sz w:val="26"/>
            <w:szCs w:val="26"/>
            <w:vertAlign w:val="superscript"/>
          </w:rPr>
          <w:delText>)+</w:delText>
        </w:r>
        <w:r w:rsidDel="002260E7">
          <w:rPr>
            <w:rFonts w:ascii="Arial" w:eastAsia="Arial" w:hAnsi="Arial" w:cs="Arial"/>
            <w:sz w:val="26"/>
            <w:szCs w:val="26"/>
            <w:vertAlign w:val="superscript"/>
          </w:rPr>
          <w:delText>1</w:delText>
        </w:r>
        <w:r w:rsidDel="002260E7">
          <w:rPr>
            <w:rFonts w:ascii="Arial" w:eastAsia="Arial" w:hAnsi="Arial" w:cs="Arial"/>
            <w:b/>
            <w:bCs/>
            <w:sz w:val="19"/>
            <w:szCs w:val="19"/>
          </w:rPr>
          <w:delText xml:space="preserve"> </w:delText>
        </w:r>
        <w:r w:rsidDel="002260E7">
          <w:rPr>
            <w:rFonts w:eastAsia="Times New Roman"/>
            <w:i/>
            <w:iCs/>
            <w:sz w:val="19"/>
            <w:szCs w:val="19"/>
          </w:rPr>
          <w:delText>ϕ</w:delText>
        </w:r>
        <w:r w:rsidDel="002260E7">
          <w:rPr>
            <w:rFonts w:eastAsia="Times New Roman"/>
            <w:i/>
            <w:iCs/>
            <w:sz w:val="26"/>
            <w:szCs w:val="26"/>
            <w:vertAlign w:val="superscript"/>
          </w:rPr>
          <w:delText>◦</w:delText>
        </w:r>
        <w:r w:rsidDel="002260E7">
          <w:rPr>
            <w:rFonts w:ascii="Arial" w:eastAsia="Arial" w:hAnsi="Arial" w:cs="Arial"/>
            <w:i/>
            <w:iCs/>
            <w:sz w:val="26"/>
            <w:szCs w:val="26"/>
            <w:vertAlign w:val="superscript"/>
          </w:rPr>
          <w:delText>i</w:delText>
        </w:r>
        <w:r w:rsidDel="002260E7">
          <w:rPr>
            <w:rFonts w:eastAsia="Times New Roman"/>
            <w:sz w:val="19"/>
            <w:szCs w:val="19"/>
          </w:rPr>
          <w:delText>(</w:delText>
        </w:r>
        <w:r w:rsidDel="002260E7">
          <w:rPr>
            <w:rFonts w:ascii="Arial" w:eastAsia="Arial" w:hAnsi="Arial" w:cs="Arial"/>
            <w:i/>
            <w:iCs/>
            <w:sz w:val="19"/>
            <w:szCs w:val="19"/>
          </w:rPr>
          <w:delText>n</w:delText>
        </w:r>
        <w:r w:rsidDel="002260E7">
          <w:rPr>
            <w:rFonts w:eastAsia="Times New Roman"/>
            <w:sz w:val="19"/>
            <w:szCs w:val="19"/>
          </w:rPr>
          <w:delText>)</w:delText>
        </w:r>
        <w:r w:rsidDel="002260E7">
          <w:rPr>
            <w:rFonts w:ascii="Arial" w:eastAsia="Arial" w:hAnsi="Arial" w:cs="Arial"/>
            <w:sz w:val="19"/>
            <w:szCs w:val="19"/>
          </w:rPr>
          <w:delText>.</w:delText>
        </w:r>
        <w:r w:rsidDel="002260E7">
          <w:rPr>
            <w:rFonts w:ascii="Arial" w:eastAsia="Arial" w:hAnsi="Arial" w:cs="Arial"/>
            <w:b/>
            <w:bCs/>
            <w:sz w:val="19"/>
            <w:szCs w:val="19"/>
          </w:rPr>
          <w:delText xml:space="preserve"> </w:delText>
        </w:r>
        <w:r w:rsidDel="002260E7">
          <w:rPr>
            <w:rFonts w:ascii="Arial" w:eastAsia="Arial" w:hAnsi="Arial" w:cs="Arial"/>
            <w:sz w:val="19"/>
            <w:szCs w:val="19"/>
          </w:rPr>
          <w:delText>Докажите,</w:delText>
        </w:r>
        <w:r w:rsidDel="002260E7">
          <w:rPr>
            <w:rFonts w:ascii="Arial" w:eastAsia="Arial" w:hAnsi="Arial" w:cs="Arial"/>
            <w:b/>
            <w:bCs/>
            <w:sz w:val="19"/>
            <w:szCs w:val="19"/>
          </w:rPr>
          <w:delText xml:space="preserve"> </w:delText>
        </w:r>
        <w:r w:rsidDel="002260E7">
          <w:rPr>
            <w:rFonts w:ascii="Arial" w:eastAsia="Arial" w:hAnsi="Arial" w:cs="Arial"/>
            <w:sz w:val="19"/>
            <w:szCs w:val="19"/>
          </w:rPr>
          <w:delText>что</w:delText>
        </w:r>
      </w:del>
    </w:p>
    <w:p w:rsidR="00A33515" w:rsidDel="002260E7" w:rsidRDefault="001A4D22">
      <w:pPr>
        <w:spacing w:line="214" w:lineRule="auto"/>
        <w:ind w:left="4440"/>
        <w:rPr>
          <w:del w:id="14594" w:author="Admin" w:date="2019-02-19T02:10:00Z"/>
          <w:sz w:val="20"/>
          <w:szCs w:val="20"/>
        </w:rPr>
      </w:pPr>
      <w:del w:id="14595" w:author="Admin" w:date="2019-02-19T02:10:00Z">
        <w:r w:rsidDel="002260E7">
          <w:rPr>
            <w:rFonts w:ascii="Arial" w:eastAsia="Arial" w:hAnsi="Arial" w:cs="Arial"/>
            <w:i/>
            <w:iCs/>
            <w:sz w:val="14"/>
            <w:szCs w:val="14"/>
          </w:rPr>
          <w:delText>i</w:delText>
        </w:r>
        <w:r w:rsidDel="002260E7">
          <w:rPr>
            <w:rFonts w:eastAsia="Times New Roman"/>
            <w:sz w:val="14"/>
            <w:szCs w:val="14"/>
          </w:rPr>
          <w:delText>=</w:delText>
        </w:r>
        <w:r w:rsidDel="002260E7">
          <w:rPr>
            <w:rFonts w:ascii="Arial" w:eastAsia="Arial" w:hAnsi="Arial" w:cs="Arial"/>
            <w:sz w:val="14"/>
            <w:szCs w:val="14"/>
          </w:rPr>
          <w:delText>1</w:delText>
        </w:r>
      </w:del>
    </w:p>
    <w:p w:rsidR="00A33515" w:rsidDel="002260E7" w:rsidRDefault="001A4D22">
      <w:pPr>
        <w:spacing w:line="237" w:lineRule="auto"/>
        <w:ind w:left="500"/>
        <w:rPr>
          <w:del w:id="14596" w:author="Admin" w:date="2019-02-19T02:10:00Z"/>
          <w:sz w:val="20"/>
          <w:szCs w:val="20"/>
        </w:rPr>
      </w:pPr>
      <w:del w:id="14597" w:author="Admin" w:date="2019-02-19T02:10:00Z">
        <w:r w:rsidDel="002260E7">
          <w:rPr>
            <w:rFonts w:ascii="Arial" w:eastAsia="Arial" w:hAnsi="Arial" w:cs="Arial"/>
            <w:sz w:val="20"/>
            <w:szCs w:val="20"/>
          </w:rPr>
          <w:delText>числа вида 3</w:delText>
        </w:r>
        <w:r w:rsidDel="002260E7">
          <w:rPr>
            <w:rFonts w:ascii="Arial" w:eastAsia="Arial" w:hAnsi="Arial" w:cs="Arial"/>
            <w:i/>
            <w:iCs/>
            <w:sz w:val="27"/>
            <w:szCs w:val="27"/>
            <w:vertAlign w:val="superscript"/>
          </w:rPr>
          <w:delText>k</w:delText>
        </w:r>
        <w:r w:rsidDel="002260E7">
          <w:rPr>
            <w:rFonts w:ascii="Arial" w:eastAsia="Arial" w:hAnsi="Arial" w:cs="Arial"/>
            <w:sz w:val="20"/>
            <w:szCs w:val="20"/>
          </w:rPr>
          <w:delText xml:space="preserve"> являются совершенными.</w:delText>
        </w:r>
      </w:del>
    </w:p>
    <w:p w:rsidR="00A33515" w:rsidDel="002260E7" w:rsidRDefault="00A33515">
      <w:pPr>
        <w:spacing w:line="86" w:lineRule="exact"/>
        <w:rPr>
          <w:del w:id="14598" w:author="Admin" w:date="2019-02-19T02:10:00Z"/>
          <w:sz w:val="20"/>
          <w:szCs w:val="20"/>
        </w:rPr>
      </w:pPr>
    </w:p>
    <w:p w:rsidR="00A33515" w:rsidDel="002260E7" w:rsidRDefault="001A4D22">
      <w:pPr>
        <w:numPr>
          <w:ilvl w:val="0"/>
          <w:numId w:val="821"/>
        </w:numPr>
        <w:tabs>
          <w:tab w:val="left" w:pos="500"/>
        </w:tabs>
        <w:spacing w:line="291" w:lineRule="auto"/>
        <w:ind w:left="500" w:hanging="273"/>
        <w:jc w:val="both"/>
        <w:rPr>
          <w:del w:id="14599" w:author="Admin" w:date="2019-02-19T02:10:00Z"/>
          <w:rFonts w:ascii="Arial" w:eastAsia="Arial" w:hAnsi="Arial" w:cs="Arial"/>
          <w:b/>
          <w:bCs/>
          <w:sz w:val="20"/>
          <w:szCs w:val="20"/>
        </w:rPr>
        <w:pPrChange w:id="14600" w:author="Admin" w:date="2019-02-19T00:19:00Z">
          <w:pPr>
            <w:numPr>
              <w:numId w:val="824"/>
            </w:numPr>
            <w:tabs>
              <w:tab w:val="left" w:pos="500"/>
            </w:tabs>
            <w:spacing w:line="291" w:lineRule="auto"/>
            <w:ind w:left="500" w:hanging="273"/>
            <w:jc w:val="both"/>
          </w:pPr>
        </w:pPrChange>
      </w:pPr>
      <w:del w:id="14601" w:author="Admin" w:date="2019-02-19T02:10:00Z">
        <w:r w:rsidDel="002260E7">
          <w:rPr>
            <w:rFonts w:ascii="Arial" w:eastAsia="Arial" w:hAnsi="Arial" w:cs="Arial"/>
            <w:sz w:val="20"/>
            <w:szCs w:val="20"/>
          </w:rPr>
          <w:delText>Постройте другие примеры совершенных чисел. Существуют ли со-вершенные числа, не делящиеся на 3? Какие числа не являются со-вершенными?</w:delText>
        </w:r>
      </w:del>
    </w:p>
    <w:p w:rsidR="00A33515" w:rsidDel="002260E7" w:rsidRDefault="00A33515">
      <w:pPr>
        <w:spacing w:line="244" w:lineRule="exact"/>
        <w:rPr>
          <w:del w:id="14602" w:author="Admin" w:date="2019-02-19T02:10:00Z"/>
          <w:sz w:val="20"/>
          <w:szCs w:val="20"/>
        </w:rPr>
      </w:pPr>
    </w:p>
    <w:p w:rsidR="00A33515" w:rsidDel="002260E7" w:rsidRDefault="001A4D22">
      <w:pPr>
        <w:rPr>
          <w:del w:id="14603" w:author="Admin" w:date="2019-02-19T02:10:00Z"/>
          <w:sz w:val="20"/>
          <w:szCs w:val="20"/>
        </w:rPr>
      </w:pPr>
      <w:del w:id="14604" w:author="Admin" w:date="2019-02-19T02:10:00Z">
        <w:r w:rsidDel="002260E7">
          <w:rPr>
            <w:rFonts w:ascii="Arial" w:eastAsia="Arial" w:hAnsi="Arial" w:cs="Arial"/>
            <w:b/>
            <w:bCs/>
            <w:sz w:val="26"/>
            <w:szCs w:val="26"/>
          </w:rPr>
          <w:delText>Задача 9. Игры с карточками</w:delText>
        </w:r>
      </w:del>
    </w:p>
    <w:p w:rsidR="00A33515" w:rsidDel="002260E7" w:rsidRDefault="00A33515">
      <w:pPr>
        <w:spacing w:line="178" w:lineRule="exact"/>
        <w:rPr>
          <w:del w:id="14605" w:author="Admin" w:date="2019-02-19T02:10:00Z"/>
          <w:sz w:val="20"/>
          <w:szCs w:val="20"/>
        </w:rPr>
      </w:pPr>
    </w:p>
    <w:p w:rsidR="00A33515" w:rsidDel="002260E7" w:rsidRDefault="001A4D22">
      <w:pPr>
        <w:numPr>
          <w:ilvl w:val="0"/>
          <w:numId w:val="822"/>
        </w:numPr>
        <w:tabs>
          <w:tab w:val="left" w:pos="500"/>
        </w:tabs>
        <w:spacing w:line="286" w:lineRule="auto"/>
        <w:ind w:left="500" w:hanging="273"/>
        <w:jc w:val="both"/>
        <w:rPr>
          <w:del w:id="14606" w:author="Admin" w:date="2019-02-19T02:10:00Z"/>
          <w:rFonts w:ascii="Arial" w:eastAsia="Arial" w:hAnsi="Arial" w:cs="Arial"/>
          <w:b/>
          <w:bCs/>
          <w:sz w:val="20"/>
          <w:szCs w:val="20"/>
        </w:rPr>
        <w:pPrChange w:id="14607" w:author="Admin" w:date="2019-02-19T00:19:00Z">
          <w:pPr>
            <w:numPr>
              <w:numId w:val="825"/>
            </w:numPr>
            <w:tabs>
              <w:tab w:val="left" w:pos="500"/>
            </w:tabs>
            <w:spacing w:line="286" w:lineRule="auto"/>
            <w:ind w:left="500" w:hanging="273"/>
            <w:jc w:val="both"/>
          </w:pPr>
        </w:pPrChange>
      </w:pPr>
      <w:del w:id="14608" w:author="Admin" w:date="2019-02-19T02:10:00Z">
        <w:r w:rsidDel="002260E7">
          <w:rPr>
            <w:rFonts w:ascii="Arial" w:eastAsia="Arial" w:hAnsi="Arial" w:cs="Arial"/>
            <w:sz w:val="20"/>
            <w:szCs w:val="20"/>
          </w:rPr>
          <w:delText xml:space="preserve">Есть три автомата: первый по карточке с числами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Z</w:delText>
        </w:r>
        <w:r w:rsidDel="002260E7">
          <w:rPr>
            <w:rFonts w:ascii="Arial" w:eastAsia="Arial" w:hAnsi="Arial" w:cs="Arial"/>
            <w:sz w:val="20"/>
            <w:szCs w:val="20"/>
          </w:rPr>
          <w:delText xml:space="preserve"> выдаёт карточку с числами </w:delText>
        </w:r>
        <w:r w:rsidDel="002260E7">
          <w:rPr>
            <w:rFonts w:eastAsia="Times New Roman"/>
            <w:sz w:val="20"/>
            <w:szCs w:val="20"/>
          </w:rPr>
          <w:delText>(</w:delText>
        </w:r>
        <w:r w:rsidDel="002260E7">
          <w:rPr>
            <w:rFonts w:ascii="Arial" w:eastAsia="Arial" w:hAnsi="Arial" w:cs="Arial"/>
            <w:i/>
            <w:iCs/>
            <w:sz w:val="20"/>
            <w:szCs w:val="20"/>
          </w:rPr>
          <w:delText>a b</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второй — карточку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третий — карточку </w:delText>
        </w:r>
        <w:r w:rsidDel="002260E7">
          <w:rPr>
            <w:rFonts w:eastAsia="Times New Roman"/>
            <w:sz w:val="20"/>
            <w:szCs w:val="20"/>
          </w:rPr>
          <w:delText>(</w:delText>
        </w:r>
        <w:r w:rsidDel="002260E7">
          <w:rPr>
            <w:rFonts w:ascii="Arial" w:eastAsia="Arial" w:hAnsi="Arial" w:cs="Arial"/>
            <w:i/>
            <w:iCs/>
            <w:sz w:val="20"/>
            <w:szCs w:val="20"/>
          </w:rPr>
          <w:delText>b</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ascii="Arial" w:eastAsia="Arial" w:hAnsi="Arial" w:cs="Arial"/>
            <w:sz w:val="20"/>
            <w:szCs w:val="20"/>
          </w:rPr>
          <w:delText>. Все автоматы возвращают заложенные в них изначально карточки.</w:delText>
        </w:r>
      </w:del>
    </w:p>
    <w:p w:rsidR="00A33515" w:rsidDel="002260E7" w:rsidRDefault="00A33515">
      <w:pPr>
        <w:spacing w:line="43" w:lineRule="exact"/>
        <w:rPr>
          <w:del w:id="14609" w:author="Admin" w:date="2019-02-19T02:10:00Z"/>
          <w:rFonts w:ascii="Arial" w:eastAsia="Arial" w:hAnsi="Arial" w:cs="Arial"/>
          <w:b/>
          <w:bCs/>
          <w:sz w:val="20"/>
          <w:szCs w:val="20"/>
        </w:rPr>
      </w:pPr>
    </w:p>
    <w:p w:rsidR="00A33515" w:rsidDel="002260E7" w:rsidRDefault="001A4D22">
      <w:pPr>
        <w:spacing w:line="301" w:lineRule="auto"/>
        <w:ind w:left="940" w:hanging="438"/>
        <w:rPr>
          <w:del w:id="14610" w:author="Admin" w:date="2019-02-19T02:10:00Z"/>
          <w:rFonts w:ascii="Arial" w:eastAsia="Arial" w:hAnsi="Arial" w:cs="Arial"/>
          <w:b/>
          <w:bCs/>
          <w:sz w:val="20"/>
          <w:szCs w:val="20"/>
        </w:rPr>
      </w:pPr>
      <w:del w:id="14611"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Пусть у вас в начале на руках имеется карточка</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19</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86</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Можно</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ли получить карточку а) </w:delText>
        </w:r>
        <w:r w:rsidDel="002260E7">
          <w:rPr>
            <w:rFonts w:eastAsia="Times New Roman"/>
            <w:sz w:val="20"/>
            <w:szCs w:val="20"/>
          </w:rPr>
          <w:delText>(</w:delText>
        </w:r>
        <w:r w:rsidDel="002260E7">
          <w:rPr>
            <w:rFonts w:ascii="Arial" w:eastAsia="Arial" w:hAnsi="Arial" w:cs="Arial"/>
            <w:sz w:val="20"/>
            <w:szCs w:val="20"/>
          </w:rPr>
          <w:delText>31</w:delText>
        </w:r>
        <w:r w:rsidDel="002260E7">
          <w:rPr>
            <w:rFonts w:eastAsia="Times New Roman"/>
            <w:i/>
            <w:iCs/>
            <w:sz w:val="20"/>
            <w:szCs w:val="20"/>
          </w:rPr>
          <w:delText>;</w:delText>
        </w:r>
        <w:r w:rsidDel="002260E7">
          <w:rPr>
            <w:rFonts w:ascii="Arial" w:eastAsia="Arial" w:hAnsi="Arial" w:cs="Arial"/>
            <w:sz w:val="20"/>
            <w:szCs w:val="20"/>
          </w:rPr>
          <w:delText xml:space="preserve"> 13</w:delText>
        </w:r>
        <w:r w:rsidDel="002260E7">
          <w:rPr>
            <w:rFonts w:eastAsia="Times New Roman"/>
            <w:sz w:val="20"/>
            <w:szCs w:val="20"/>
          </w:rPr>
          <w:delText>)</w:delText>
        </w:r>
        <w:r w:rsidDel="002260E7">
          <w:rPr>
            <w:rFonts w:ascii="Arial" w:eastAsia="Arial" w:hAnsi="Arial" w:cs="Arial"/>
            <w:sz w:val="20"/>
            <w:szCs w:val="20"/>
          </w:rPr>
          <w:delText xml:space="preserve">; б) </w:delText>
        </w:r>
        <w:r w:rsidDel="002260E7">
          <w:rPr>
            <w:rFonts w:eastAsia="Times New Roman"/>
            <w:sz w:val="20"/>
            <w:szCs w:val="20"/>
          </w:rPr>
          <w:delText>(</w:delText>
        </w:r>
        <w:r w:rsidDel="002260E7">
          <w:rPr>
            <w:rFonts w:ascii="Arial" w:eastAsia="Arial" w:hAnsi="Arial" w:cs="Arial"/>
            <w:sz w:val="20"/>
            <w:szCs w:val="20"/>
          </w:rPr>
          <w:delText>12</w:delText>
        </w:r>
        <w:r w:rsidDel="002260E7">
          <w:rPr>
            <w:rFonts w:eastAsia="Times New Roman"/>
            <w:i/>
            <w:iCs/>
            <w:sz w:val="20"/>
            <w:szCs w:val="20"/>
          </w:rPr>
          <w:delText>;</w:delText>
        </w:r>
        <w:r w:rsidDel="002260E7">
          <w:rPr>
            <w:rFonts w:ascii="Arial" w:eastAsia="Arial" w:hAnsi="Arial" w:cs="Arial"/>
            <w:sz w:val="20"/>
            <w:szCs w:val="20"/>
          </w:rPr>
          <w:delText xml:space="preserve"> 21</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27" w:lineRule="exact"/>
        <w:rPr>
          <w:del w:id="14612" w:author="Admin" w:date="2019-02-19T02:10:00Z"/>
          <w:rFonts w:ascii="Arial" w:eastAsia="Arial" w:hAnsi="Arial" w:cs="Arial"/>
          <w:b/>
          <w:bCs/>
          <w:sz w:val="20"/>
          <w:szCs w:val="20"/>
        </w:rPr>
      </w:pPr>
    </w:p>
    <w:p w:rsidR="00A33515" w:rsidDel="002260E7" w:rsidRDefault="001A4D22">
      <w:pPr>
        <w:spacing w:line="290" w:lineRule="auto"/>
        <w:ind w:left="940" w:hanging="438"/>
        <w:rPr>
          <w:del w:id="14613" w:author="Admin" w:date="2019-02-19T02:10:00Z"/>
          <w:rFonts w:ascii="Arial" w:eastAsia="Arial" w:hAnsi="Arial" w:cs="Arial"/>
          <w:b/>
          <w:bCs/>
          <w:sz w:val="20"/>
          <w:szCs w:val="20"/>
        </w:rPr>
      </w:pPr>
      <w:del w:id="14614"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Попробуйте найти все карточки</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которые можно получить</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из карточки </w:delText>
        </w:r>
        <w:r w:rsidDel="002260E7">
          <w:rPr>
            <w:rFonts w:eastAsia="Times New Roman"/>
            <w:sz w:val="20"/>
            <w:szCs w:val="20"/>
          </w:rPr>
          <w:delText>(</w:delText>
        </w:r>
        <w:r w:rsidDel="002260E7">
          <w:rPr>
            <w:rFonts w:ascii="Arial" w:eastAsia="Arial" w:hAnsi="Arial" w:cs="Arial"/>
            <w:sz w:val="20"/>
            <w:szCs w:val="20"/>
          </w:rPr>
          <w:delText>19</w:delText>
        </w:r>
        <w:r w:rsidDel="002260E7">
          <w:rPr>
            <w:rFonts w:eastAsia="Times New Roman"/>
            <w:i/>
            <w:iCs/>
            <w:sz w:val="20"/>
            <w:szCs w:val="20"/>
          </w:rPr>
          <w:delText>;</w:delText>
        </w:r>
        <w:r w:rsidDel="002260E7">
          <w:rPr>
            <w:rFonts w:ascii="Arial" w:eastAsia="Arial" w:hAnsi="Arial" w:cs="Arial"/>
            <w:sz w:val="20"/>
            <w:szCs w:val="20"/>
          </w:rPr>
          <w:delText xml:space="preserve"> 86</w:delText>
        </w:r>
        <w:r w:rsidDel="002260E7">
          <w:rPr>
            <w:rFonts w:eastAsia="Times New Roman"/>
            <w:sz w:val="20"/>
            <w:szCs w:val="20"/>
          </w:rPr>
          <w:delText>)</w:delText>
        </w:r>
        <w:r w:rsidDel="002260E7">
          <w:rPr>
            <w:rFonts w:ascii="Arial" w:eastAsia="Arial" w:hAnsi="Arial" w:cs="Arial"/>
            <w:sz w:val="20"/>
            <w:szCs w:val="20"/>
          </w:rPr>
          <w:delText>. Докажите, что других карточек получить нельзя.</w:delText>
        </w:r>
      </w:del>
    </w:p>
    <w:p w:rsidR="00A33515" w:rsidDel="002260E7" w:rsidRDefault="00A33515">
      <w:pPr>
        <w:spacing w:line="38" w:lineRule="exact"/>
        <w:rPr>
          <w:del w:id="14615" w:author="Admin" w:date="2019-02-19T02:10:00Z"/>
          <w:rFonts w:ascii="Arial" w:eastAsia="Arial" w:hAnsi="Arial" w:cs="Arial"/>
          <w:b/>
          <w:bCs/>
          <w:sz w:val="20"/>
          <w:szCs w:val="20"/>
        </w:rPr>
      </w:pPr>
    </w:p>
    <w:p w:rsidR="00A33515" w:rsidDel="002260E7" w:rsidRDefault="001A4D22">
      <w:pPr>
        <w:spacing w:line="301" w:lineRule="auto"/>
        <w:ind w:left="940" w:hanging="438"/>
        <w:rPr>
          <w:del w:id="14616" w:author="Admin" w:date="2019-02-19T02:10:00Z"/>
          <w:rFonts w:ascii="Arial" w:eastAsia="Arial" w:hAnsi="Arial" w:cs="Arial"/>
          <w:b/>
          <w:bCs/>
          <w:sz w:val="20"/>
          <w:szCs w:val="20"/>
        </w:rPr>
      </w:pPr>
      <w:del w:id="14617"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Пусть у вас имеется карточка с числами</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Попробуйте найти</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все карточки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которые можно получить.</w:delText>
        </w:r>
      </w:del>
    </w:p>
    <w:p w:rsidR="00A33515" w:rsidDel="002260E7" w:rsidRDefault="00A33515">
      <w:pPr>
        <w:spacing w:line="48" w:lineRule="exact"/>
        <w:rPr>
          <w:del w:id="14618" w:author="Admin" w:date="2019-02-19T02:10:00Z"/>
          <w:rFonts w:ascii="Arial" w:eastAsia="Arial" w:hAnsi="Arial" w:cs="Arial"/>
          <w:b/>
          <w:bCs/>
          <w:sz w:val="20"/>
          <w:szCs w:val="20"/>
        </w:rPr>
      </w:pPr>
    </w:p>
    <w:p w:rsidR="00A33515" w:rsidDel="002260E7" w:rsidRDefault="001A4D22">
      <w:pPr>
        <w:numPr>
          <w:ilvl w:val="1"/>
          <w:numId w:val="822"/>
        </w:numPr>
        <w:tabs>
          <w:tab w:val="left" w:pos="3220"/>
        </w:tabs>
        <w:ind w:left="3220" w:hanging="250"/>
        <w:rPr>
          <w:del w:id="14619" w:author="Admin" w:date="2019-02-19T02:10:00Z"/>
          <w:rFonts w:ascii="Arial" w:eastAsia="Arial" w:hAnsi="Arial" w:cs="Arial"/>
          <w:sz w:val="20"/>
          <w:szCs w:val="20"/>
        </w:rPr>
        <w:pPrChange w:id="14620" w:author="Admin" w:date="2019-02-19T00:19:00Z">
          <w:pPr>
            <w:numPr>
              <w:ilvl w:val="1"/>
              <w:numId w:val="825"/>
            </w:numPr>
            <w:tabs>
              <w:tab w:val="left" w:pos="3220"/>
            </w:tabs>
            <w:ind w:left="3220" w:hanging="250"/>
          </w:pPr>
        </w:pPrChange>
      </w:pPr>
      <w:del w:id="14621" w:author="Admin" w:date="2019-02-19T02:10:00Z">
        <w:r w:rsidDel="002260E7">
          <w:rPr>
            <w:rFonts w:ascii="Arial" w:eastAsia="Arial" w:hAnsi="Arial" w:cs="Arial"/>
            <w:b/>
            <w:bCs/>
            <w:sz w:val="20"/>
            <w:szCs w:val="20"/>
          </w:rPr>
          <w:delText xml:space="preserve">343 </w:delText>
        </w:r>
        <w:r w:rsidDel="002260E7">
          <w:rPr>
            <w:rFonts w:ascii="Arial" w:eastAsia="Arial" w:hAnsi="Arial" w:cs="Arial"/>
            <w:sz w:val="20"/>
            <w:szCs w:val="20"/>
          </w:rPr>
          <w:delText>−</w:delText>
        </w:r>
      </w:del>
    </w:p>
    <w:p w:rsidR="00A33515" w:rsidDel="002260E7" w:rsidRDefault="00A33515">
      <w:pPr>
        <w:rPr>
          <w:del w:id="14622"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4623" w:author="Admin" w:date="2019-02-19T02:10:00Z"/>
          <w:sz w:val="20"/>
          <w:szCs w:val="20"/>
        </w:rPr>
      </w:pPr>
      <w:bookmarkStart w:id="14624" w:name="page354"/>
      <w:bookmarkEnd w:id="14624"/>
      <w:del w:id="14625" w:author="Admin" w:date="2019-02-19T02:10:00Z">
        <w:r w:rsidDel="002260E7">
          <w:rPr>
            <w:rFonts w:ascii="Arial" w:eastAsia="Arial" w:hAnsi="Arial" w:cs="Arial"/>
            <w:sz w:val="18"/>
            <w:szCs w:val="18"/>
          </w:rPr>
          <w:lastRenderedPageBreak/>
          <w:delText>Турнир юных математиков 2015 года</w:delText>
        </w:r>
      </w:del>
    </w:p>
    <w:p w:rsidR="00A33515" w:rsidDel="002260E7" w:rsidRDefault="00A33515">
      <w:pPr>
        <w:spacing w:line="184" w:lineRule="exact"/>
        <w:rPr>
          <w:del w:id="14626" w:author="Admin" w:date="2019-02-19T02:10:00Z"/>
          <w:sz w:val="20"/>
          <w:szCs w:val="20"/>
        </w:rPr>
      </w:pPr>
    </w:p>
    <w:p w:rsidR="00A33515" w:rsidDel="002260E7" w:rsidRDefault="001A4D22">
      <w:pPr>
        <w:numPr>
          <w:ilvl w:val="0"/>
          <w:numId w:val="823"/>
        </w:numPr>
        <w:tabs>
          <w:tab w:val="left" w:pos="500"/>
        </w:tabs>
        <w:spacing w:line="284" w:lineRule="auto"/>
        <w:ind w:left="500" w:hanging="273"/>
        <w:jc w:val="both"/>
        <w:rPr>
          <w:del w:id="14627" w:author="Admin" w:date="2019-02-19T02:10:00Z"/>
          <w:rFonts w:ascii="Arial" w:eastAsia="Arial" w:hAnsi="Arial" w:cs="Arial"/>
          <w:b/>
          <w:bCs/>
          <w:sz w:val="20"/>
          <w:szCs w:val="20"/>
        </w:rPr>
        <w:pPrChange w:id="14628" w:author="Admin" w:date="2019-02-19T00:19:00Z">
          <w:pPr>
            <w:numPr>
              <w:numId w:val="826"/>
            </w:numPr>
            <w:tabs>
              <w:tab w:val="left" w:pos="500"/>
            </w:tabs>
            <w:spacing w:line="284" w:lineRule="auto"/>
            <w:ind w:left="500" w:hanging="273"/>
            <w:jc w:val="both"/>
          </w:pPr>
        </w:pPrChange>
      </w:pPr>
      <w:del w:id="14629" w:author="Admin" w:date="2019-02-19T02:10:00Z">
        <w:r w:rsidDel="002260E7">
          <w:rPr>
            <w:rFonts w:ascii="Arial" w:eastAsia="Arial" w:hAnsi="Arial" w:cs="Arial"/>
            <w:sz w:val="20"/>
            <w:szCs w:val="20"/>
          </w:rPr>
          <w:delText xml:space="preserve">Есть три автомата: первый по карточке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 xml:space="preserve"> выдаёт кар-точку с числами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w:delText>
        </w:r>
        <w:r w:rsidDel="002260E7">
          <w:rPr>
            <w:rFonts w:eastAsia="Times New Roman"/>
            <w:sz w:val="20"/>
            <w:szCs w:val="20"/>
          </w:rPr>
          <w:delText>)</w:delText>
        </w:r>
        <w:r w:rsidDel="002260E7">
          <w:rPr>
            <w:rFonts w:ascii="Arial" w:eastAsia="Arial" w:hAnsi="Arial" w:cs="Arial"/>
            <w:sz w:val="20"/>
            <w:szCs w:val="20"/>
          </w:rPr>
          <w:delText xml:space="preserve">; второй — карточку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2</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i/>
            <w:iCs/>
            <w:sz w:val="20"/>
            <w:szCs w:val="20"/>
          </w:rPr>
          <w:delText>=</w:delText>
        </w:r>
        <w:r w:rsidDel="002260E7">
          <w:rPr>
            <w:rFonts w:ascii="Arial" w:eastAsia="Arial" w:hAnsi="Arial" w:cs="Arial"/>
            <w:sz w:val="20"/>
            <w:szCs w:val="20"/>
          </w:rPr>
          <w:delText>2</w:delText>
        </w:r>
        <w:r w:rsidDel="002260E7">
          <w:rPr>
            <w:rFonts w:eastAsia="Times New Roman"/>
            <w:sz w:val="20"/>
            <w:szCs w:val="20"/>
          </w:rPr>
          <w:delText>)</w:delText>
        </w:r>
        <w:r w:rsidDel="002260E7">
          <w:rPr>
            <w:rFonts w:ascii="Arial" w:eastAsia="Arial" w:hAnsi="Arial" w:cs="Arial"/>
            <w:sz w:val="20"/>
            <w:szCs w:val="20"/>
          </w:rPr>
          <w:delText xml:space="preserve"> (он рабо-тает только тогда, когда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чётные); третий — по двум карточкам с числами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и </w:delText>
        </w:r>
        <w:r w:rsidDel="002260E7">
          <w:rPr>
            <w:rFonts w:eastAsia="Times New Roman"/>
            <w:sz w:val="20"/>
            <w:szCs w:val="20"/>
          </w:rPr>
          <w:delText>(</w:delText>
        </w:r>
        <w:r w:rsidDel="002260E7">
          <w:rPr>
            <w:rFonts w:ascii="Arial" w:eastAsia="Arial" w:hAnsi="Arial" w:cs="Arial"/>
            <w:i/>
            <w:iCs/>
            <w:sz w:val="20"/>
            <w:szCs w:val="20"/>
          </w:rPr>
          <w:delText>b</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eastAsia="Times New Roman"/>
            <w:sz w:val="20"/>
            <w:szCs w:val="20"/>
          </w:rPr>
          <w:delText>)</w:delText>
        </w:r>
        <w:r w:rsidDel="002260E7">
          <w:rPr>
            <w:rFonts w:ascii="Arial" w:eastAsia="Arial" w:hAnsi="Arial" w:cs="Arial"/>
            <w:sz w:val="20"/>
            <w:szCs w:val="20"/>
          </w:rPr>
          <w:delText xml:space="preserve"> печатает карточку с числами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eastAsia="Times New Roman"/>
            <w:sz w:val="20"/>
            <w:szCs w:val="20"/>
          </w:rPr>
          <w:delText>)</w:delText>
        </w:r>
        <w:r w:rsidDel="002260E7">
          <w:rPr>
            <w:rFonts w:ascii="Arial" w:eastAsia="Arial" w:hAnsi="Arial" w:cs="Arial"/>
            <w:sz w:val="20"/>
            <w:szCs w:val="20"/>
          </w:rPr>
          <w:delText>. Все авто-маты возвращают заложенные в них карточки.</w:delText>
        </w:r>
      </w:del>
    </w:p>
    <w:p w:rsidR="00A33515" w:rsidDel="002260E7" w:rsidRDefault="00A33515">
      <w:pPr>
        <w:spacing w:line="54" w:lineRule="exact"/>
        <w:rPr>
          <w:del w:id="14630" w:author="Admin" w:date="2019-02-19T02:10:00Z"/>
          <w:sz w:val="20"/>
          <w:szCs w:val="20"/>
        </w:rPr>
      </w:pPr>
    </w:p>
    <w:p w:rsidR="00A33515" w:rsidDel="002260E7" w:rsidRDefault="001A4D22">
      <w:pPr>
        <w:spacing w:line="301" w:lineRule="auto"/>
        <w:ind w:left="940" w:hanging="437"/>
        <w:jc w:val="both"/>
        <w:rPr>
          <w:del w:id="14631" w:author="Admin" w:date="2019-02-19T02:10:00Z"/>
          <w:sz w:val="20"/>
          <w:szCs w:val="20"/>
        </w:rPr>
      </w:pPr>
      <w:del w:id="14632"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Можно ли с помощью этих операций из карточки</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5</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19</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полу-чить карточку а)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50</w:delText>
        </w:r>
        <w:r w:rsidDel="002260E7">
          <w:rPr>
            <w:rFonts w:eastAsia="Times New Roman"/>
            <w:sz w:val="20"/>
            <w:szCs w:val="20"/>
          </w:rPr>
          <w:delText>)</w:delText>
        </w:r>
        <w:r w:rsidDel="002260E7">
          <w:rPr>
            <w:rFonts w:ascii="Arial" w:eastAsia="Arial" w:hAnsi="Arial" w:cs="Arial"/>
            <w:sz w:val="20"/>
            <w:szCs w:val="20"/>
          </w:rPr>
          <w:delText xml:space="preserve">; б)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100</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36" w:lineRule="exact"/>
        <w:rPr>
          <w:del w:id="14633" w:author="Admin" w:date="2019-02-19T02:10:00Z"/>
          <w:sz w:val="20"/>
          <w:szCs w:val="20"/>
        </w:rPr>
      </w:pPr>
    </w:p>
    <w:p w:rsidR="00A33515" w:rsidDel="002260E7" w:rsidRDefault="001A4D22">
      <w:pPr>
        <w:spacing w:line="291" w:lineRule="auto"/>
        <w:ind w:left="940" w:hanging="437"/>
        <w:jc w:val="both"/>
        <w:rPr>
          <w:del w:id="14634" w:author="Admin" w:date="2019-02-19T02:10:00Z"/>
          <w:sz w:val="20"/>
          <w:szCs w:val="20"/>
        </w:rPr>
      </w:pPr>
      <w:del w:id="14635"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Найдите все натуральные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n,</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такие,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что можно из карточки с чис-лами </w:delText>
        </w:r>
        <w:r w:rsidDel="002260E7">
          <w:rPr>
            <w:rFonts w:eastAsia="Times New Roman"/>
            <w:sz w:val="20"/>
            <w:szCs w:val="20"/>
          </w:rPr>
          <w:delText>(</w:delText>
        </w:r>
        <w:r w:rsidDel="002260E7">
          <w:rPr>
            <w:rFonts w:ascii="Arial" w:eastAsia="Arial" w:hAnsi="Arial" w:cs="Arial"/>
            <w:sz w:val="20"/>
            <w:szCs w:val="20"/>
          </w:rPr>
          <w:delText>5</w:delText>
        </w:r>
        <w:r w:rsidDel="002260E7">
          <w:rPr>
            <w:rFonts w:eastAsia="Times New Roman"/>
            <w:i/>
            <w:iCs/>
            <w:sz w:val="20"/>
            <w:szCs w:val="20"/>
          </w:rPr>
          <w:delText>;</w:delText>
        </w:r>
        <w:r w:rsidDel="002260E7">
          <w:rPr>
            <w:rFonts w:ascii="Arial" w:eastAsia="Arial" w:hAnsi="Arial" w:cs="Arial"/>
            <w:sz w:val="20"/>
            <w:szCs w:val="20"/>
          </w:rPr>
          <w:delText xml:space="preserve"> 19</w:delText>
        </w:r>
        <w:r w:rsidDel="002260E7">
          <w:rPr>
            <w:rFonts w:eastAsia="Times New Roman"/>
            <w:sz w:val="20"/>
            <w:szCs w:val="20"/>
          </w:rPr>
          <w:delText>)</w:delText>
        </w:r>
        <w:r w:rsidDel="002260E7">
          <w:rPr>
            <w:rFonts w:ascii="Arial" w:eastAsia="Arial" w:hAnsi="Arial" w:cs="Arial"/>
            <w:sz w:val="20"/>
            <w:szCs w:val="20"/>
          </w:rPr>
          <w:delText xml:space="preserve"> получить карточку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Докажите, что при оста-льных натуральных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это сделать не получится.</w:delText>
        </w:r>
      </w:del>
    </w:p>
    <w:p w:rsidR="00A33515" w:rsidDel="002260E7" w:rsidRDefault="00A33515">
      <w:pPr>
        <w:spacing w:line="45" w:lineRule="exact"/>
        <w:rPr>
          <w:del w:id="14636" w:author="Admin" w:date="2019-02-19T02:10:00Z"/>
          <w:sz w:val="20"/>
          <w:szCs w:val="20"/>
        </w:rPr>
      </w:pPr>
    </w:p>
    <w:p w:rsidR="00A33515" w:rsidDel="002260E7" w:rsidRDefault="001A4D22">
      <w:pPr>
        <w:spacing w:line="301" w:lineRule="auto"/>
        <w:ind w:left="940" w:hanging="437"/>
        <w:jc w:val="both"/>
        <w:rPr>
          <w:del w:id="14637" w:author="Admin" w:date="2019-02-19T02:10:00Z"/>
          <w:sz w:val="20"/>
          <w:szCs w:val="20"/>
        </w:rPr>
      </w:pPr>
      <w:del w:id="14638"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Определите множество всех карточек</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m</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m</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eastAsia="Times New Roman"/>
            <w:i/>
            <w:iCs/>
            <w:sz w:val="20"/>
            <w:szCs w:val="20"/>
          </w:rPr>
          <w:delText>2</w:delText>
        </w:r>
        <w:r w:rsidDel="002260E7">
          <w:rPr>
            <w:rFonts w:ascii="Arial" w:eastAsia="Arial" w:hAnsi="Arial" w:cs="Arial"/>
            <w:b/>
            <w:bCs/>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которые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можно получить из карточки </w:delText>
        </w:r>
        <w:r w:rsidDel="002260E7">
          <w:rPr>
            <w:rFonts w:eastAsia="Times New Roman"/>
            <w:sz w:val="20"/>
            <w:szCs w:val="20"/>
          </w:rPr>
          <w:delText>(</w:delText>
        </w:r>
        <w:r w:rsidDel="002260E7">
          <w:rPr>
            <w:rFonts w:ascii="Arial" w:eastAsia="Arial" w:hAnsi="Arial" w:cs="Arial"/>
            <w:sz w:val="20"/>
            <w:szCs w:val="20"/>
          </w:rPr>
          <w:delText>5</w:delText>
        </w:r>
        <w:r w:rsidDel="002260E7">
          <w:rPr>
            <w:rFonts w:eastAsia="Times New Roman"/>
            <w:i/>
            <w:iCs/>
            <w:sz w:val="20"/>
            <w:szCs w:val="20"/>
          </w:rPr>
          <w:delText>;</w:delText>
        </w:r>
        <w:r w:rsidDel="002260E7">
          <w:rPr>
            <w:rFonts w:ascii="Arial" w:eastAsia="Arial" w:hAnsi="Arial" w:cs="Arial"/>
            <w:sz w:val="20"/>
            <w:szCs w:val="20"/>
          </w:rPr>
          <w:delText xml:space="preserve"> 19</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16" w:lineRule="exact"/>
        <w:rPr>
          <w:del w:id="14639" w:author="Admin" w:date="2019-02-19T02:10:00Z"/>
          <w:sz w:val="20"/>
          <w:szCs w:val="20"/>
        </w:rPr>
      </w:pPr>
    </w:p>
    <w:p w:rsidR="00A33515" w:rsidDel="002260E7" w:rsidRDefault="001A4D22">
      <w:pPr>
        <w:numPr>
          <w:ilvl w:val="0"/>
          <w:numId w:val="824"/>
        </w:numPr>
        <w:tabs>
          <w:tab w:val="left" w:pos="500"/>
        </w:tabs>
        <w:spacing w:line="301" w:lineRule="auto"/>
        <w:ind w:left="500" w:hanging="273"/>
        <w:rPr>
          <w:del w:id="14640" w:author="Admin" w:date="2019-02-19T02:10:00Z"/>
          <w:rFonts w:ascii="Arial" w:eastAsia="Arial" w:hAnsi="Arial" w:cs="Arial"/>
          <w:b/>
          <w:bCs/>
          <w:sz w:val="20"/>
          <w:szCs w:val="20"/>
        </w:rPr>
        <w:pPrChange w:id="14641" w:author="Admin" w:date="2019-02-19T00:19:00Z">
          <w:pPr>
            <w:numPr>
              <w:numId w:val="827"/>
            </w:numPr>
            <w:tabs>
              <w:tab w:val="left" w:pos="500"/>
            </w:tabs>
            <w:spacing w:line="301" w:lineRule="auto"/>
            <w:ind w:left="500" w:hanging="273"/>
          </w:pPr>
        </w:pPrChange>
      </w:pPr>
      <w:del w:id="14642" w:author="Admin" w:date="2019-02-19T02:10:00Z">
        <w:r w:rsidDel="002260E7">
          <w:rPr>
            <w:rFonts w:ascii="Arial" w:eastAsia="Arial" w:hAnsi="Arial" w:cs="Arial"/>
            <w:sz w:val="20"/>
            <w:szCs w:val="20"/>
          </w:rPr>
          <w:delText xml:space="preserve">Пусть первоначально имеется карточка с числами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eastAsia="Times New Roman"/>
            <w:sz w:val="20"/>
            <w:szCs w:val="20"/>
          </w:rPr>
          <w:delText>N</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 xml:space="preserve">a </w:delText>
        </w:r>
        <w:r w:rsidDel="002260E7">
          <w:rPr>
            <w:rFonts w:eastAsia="Times New Roman"/>
            <w:i/>
            <w:iCs/>
            <w:sz w:val="20"/>
            <w:szCs w:val="20"/>
          </w:rPr>
          <w:delText>&lt;</w:delText>
        </w:r>
        <w:r w:rsidDel="002260E7">
          <w:rPr>
            <w:rFonts w:ascii="Arial" w:eastAsia="Arial" w:hAnsi="Arial" w:cs="Arial"/>
            <w:i/>
            <w:iCs/>
            <w:sz w:val="20"/>
            <w:szCs w:val="20"/>
          </w:rPr>
          <w:delText xml:space="preserve"> b</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 автоматы такие же,</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как в пункте</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del>
    </w:p>
    <w:p w:rsidR="00A33515" w:rsidDel="002260E7" w:rsidRDefault="00A33515">
      <w:pPr>
        <w:spacing w:line="36" w:lineRule="exact"/>
        <w:rPr>
          <w:del w:id="14643" w:author="Admin" w:date="2019-02-19T02:10:00Z"/>
          <w:rFonts w:ascii="Arial" w:eastAsia="Arial" w:hAnsi="Arial" w:cs="Arial"/>
          <w:b/>
          <w:bCs/>
          <w:sz w:val="20"/>
          <w:szCs w:val="20"/>
        </w:rPr>
      </w:pPr>
    </w:p>
    <w:p w:rsidR="00A33515" w:rsidDel="002260E7" w:rsidRDefault="001A4D22">
      <w:pPr>
        <w:spacing w:line="287" w:lineRule="auto"/>
        <w:ind w:left="940" w:hanging="438"/>
        <w:rPr>
          <w:del w:id="14644" w:author="Admin" w:date="2019-02-19T02:10:00Z"/>
          <w:rFonts w:ascii="Arial" w:eastAsia="Arial" w:hAnsi="Arial" w:cs="Arial"/>
          <w:b/>
          <w:bCs/>
          <w:sz w:val="20"/>
          <w:szCs w:val="20"/>
        </w:rPr>
      </w:pPr>
      <w:del w:id="14645"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Для различных пар</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определите,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при каких</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 xml:space="preserve">можно из за-данной карточки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получить карточку с числами </w:delText>
        </w:r>
        <w:r w:rsidDel="002260E7">
          <w:rPr>
            <w:rFonts w:eastAsia="Times New Roman"/>
            <w:sz w:val="20"/>
            <w:szCs w:val="20"/>
          </w:rPr>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До-кажите, что при остальных натуральных n это сделать не полу-чится.</w:delText>
        </w:r>
      </w:del>
    </w:p>
    <w:p w:rsidR="00A33515" w:rsidDel="002260E7" w:rsidRDefault="00A33515">
      <w:pPr>
        <w:spacing w:line="49" w:lineRule="exact"/>
        <w:rPr>
          <w:del w:id="14646" w:author="Admin" w:date="2019-02-19T02:10:00Z"/>
          <w:rFonts w:ascii="Arial" w:eastAsia="Arial" w:hAnsi="Arial" w:cs="Arial"/>
          <w:b/>
          <w:bCs/>
          <w:sz w:val="20"/>
          <w:szCs w:val="20"/>
        </w:rPr>
      </w:pPr>
    </w:p>
    <w:p w:rsidR="00A33515" w:rsidDel="002260E7" w:rsidRDefault="001A4D22">
      <w:pPr>
        <w:spacing w:line="342" w:lineRule="auto"/>
        <w:ind w:left="940" w:hanging="438"/>
        <w:rPr>
          <w:del w:id="14647" w:author="Admin" w:date="2019-02-19T02:10:00Z"/>
          <w:rFonts w:ascii="Arial" w:eastAsia="Arial" w:hAnsi="Arial" w:cs="Arial"/>
          <w:b/>
          <w:bCs/>
          <w:sz w:val="20"/>
          <w:szCs w:val="20"/>
        </w:rPr>
      </w:pPr>
      <w:del w:id="14648"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Для различных пар</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определите множество всех карточек</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m</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m</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 xml:space="preserve"> </w:delText>
        </w:r>
        <w:r w:rsidDel="002260E7">
          <w:rPr>
            <w:rFonts w:eastAsia="Times New Roman"/>
            <w:i/>
            <w:iCs/>
            <w:sz w:val="20"/>
            <w:szCs w:val="20"/>
          </w:rPr>
          <w:delText>2</w:delText>
        </w:r>
        <w:r w:rsidDel="002260E7">
          <w:rPr>
            <w:rFonts w:eastAsia="Times New Roman"/>
            <w:sz w:val="20"/>
            <w:szCs w:val="20"/>
          </w:rPr>
          <w:delText xml:space="preserve"> N</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которые можно получить из карточки</w:delText>
        </w:r>
        <w:r w:rsidDel="002260E7">
          <w:rPr>
            <w:rFonts w:eastAsia="Times New Roman"/>
            <w:sz w:val="20"/>
            <w:szCs w:val="20"/>
          </w:rPr>
          <w:delText xml:space="preserve"> (</w:delText>
        </w:r>
        <w:r w:rsidDel="002260E7">
          <w:rPr>
            <w:rFonts w:ascii="Arial" w:eastAsia="Arial" w:hAnsi="Arial" w:cs="Arial"/>
            <w:i/>
            <w:iCs/>
            <w:sz w:val="20"/>
            <w:szCs w:val="20"/>
          </w:rPr>
          <w:delText>a</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1A4D22">
      <w:pPr>
        <w:spacing w:line="243" w:lineRule="auto"/>
        <w:ind w:left="940" w:hanging="438"/>
        <w:rPr>
          <w:del w:id="14649" w:author="Admin" w:date="2019-02-19T02:10:00Z"/>
          <w:rFonts w:ascii="Arial" w:eastAsia="Arial" w:hAnsi="Arial" w:cs="Arial"/>
          <w:b/>
          <w:bCs/>
          <w:sz w:val="20"/>
          <w:szCs w:val="20"/>
        </w:rPr>
      </w:pPr>
      <w:del w:id="14650"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Пусть первоначально имеется набор из</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k</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карточек с числами</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eastAsia="Times New Roman"/>
            <w:i/>
            <w:iCs/>
            <w:sz w:val="20"/>
            <w:szCs w:val="20"/>
          </w:rPr>
          <w:delText>; :::;</w:delText>
        </w:r>
        <w:r w:rsidDel="002260E7">
          <w:rPr>
            <w:rFonts w:eastAsia="Times New Roman"/>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k</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k</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При каких натуральных</w:delText>
        </w:r>
        <w:r w:rsidDel="002260E7">
          <w:rPr>
            <w:rFonts w:eastAsia="Times New Roman"/>
            <w:sz w:val="20"/>
            <w:szCs w:val="20"/>
          </w:rPr>
          <w:delText xml:space="preserve"> </w:delText>
        </w:r>
        <w:r w:rsidDel="002260E7">
          <w:rPr>
            <w:rFonts w:ascii="Arial" w:eastAsia="Arial" w:hAnsi="Arial" w:cs="Arial"/>
            <w:i/>
            <w:iCs/>
            <w:sz w:val="20"/>
            <w:szCs w:val="20"/>
          </w:rPr>
          <w:delText>m</w:delText>
        </w:r>
        <w:r w:rsidDel="002260E7">
          <w:rPr>
            <w:rFonts w:eastAsia="Times New Roman"/>
            <w:sz w:val="20"/>
            <w:szCs w:val="20"/>
          </w:rPr>
          <w:delText xml:space="preserve"> </w:delText>
        </w:r>
        <w:r w:rsidDel="002260E7">
          <w:rPr>
            <w:rFonts w:ascii="Arial" w:eastAsia="Arial" w:hAnsi="Arial" w:cs="Arial"/>
            <w:sz w:val="20"/>
            <w:szCs w:val="20"/>
          </w:rPr>
          <w:delText>и</w:delText>
        </w:r>
        <w:r w:rsidDel="002260E7">
          <w:rPr>
            <w:rFonts w:eastAsia="Times New Roman"/>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 xml:space="preserve"> </w:delText>
        </w:r>
        <w:r w:rsidDel="002260E7">
          <w:rPr>
            <w:rFonts w:ascii="Arial" w:eastAsia="Arial" w:hAnsi="Arial" w:cs="Arial"/>
            <w:sz w:val="20"/>
            <w:szCs w:val="20"/>
          </w:rPr>
          <w:delText xml:space="preserve">можно полу-чить карточку с числами </w:delText>
        </w:r>
        <w:r w:rsidDel="002260E7">
          <w:rPr>
            <w:rFonts w:eastAsia="Times New Roman"/>
            <w:sz w:val="20"/>
            <w:szCs w:val="20"/>
          </w:rPr>
          <w:delText>(</w:delText>
        </w:r>
        <w:r w:rsidDel="002260E7">
          <w:rPr>
            <w:rFonts w:ascii="Arial" w:eastAsia="Arial" w:hAnsi="Arial" w:cs="Arial"/>
            <w:i/>
            <w:iCs/>
            <w:sz w:val="20"/>
            <w:szCs w:val="20"/>
          </w:rPr>
          <w:delText>m</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(конечно, в зависимости от ис-ходного набора карточек)?</w:delText>
        </w:r>
      </w:del>
    </w:p>
    <w:p w:rsidR="00A33515" w:rsidDel="002260E7" w:rsidRDefault="00A33515">
      <w:pPr>
        <w:spacing w:line="173" w:lineRule="exact"/>
        <w:rPr>
          <w:del w:id="14651" w:author="Admin" w:date="2019-02-19T02:10:00Z"/>
          <w:rFonts w:ascii="Arial" w:eastAsia="Arial" w:hAnsi="Arial" w:cs="Arial"/>
          <w:b/>
          <w:bCs/>
          <w:sz w:val="20"/>
          <w:szCs w:val="20"/>
        </w:rPr>
      </w:pPr>
    </w:p>
    <w:p w:rsidR="00A33515" w:rsidDel="002260E7" w:rsidRDefault="001A4D22">
      <w:pPr>
        <w:numPr>
          <w:ilvl w:val="0"/>
          <w:numId w:val="824"/>
        </w:numPr>
        <w:tabs>
          <w:tab w:val="left" w:pos="500"/>
        </w:tabs>
        <w:spacing w:line="287" w:lineRule="auto"/>
        <w:ind w:left="500" w:hanging="273"/>
        <w:jc w:val="both"/>
        <w:rPr>
          <w:del w:id="14652" w:author="Admin" w:date="2019-02-19T02:10:00Z"/>
          <w:rFonts w:ascii="Arial" w:eastAsia="Arial" w:hAnsi="Arial" w:cs="Arial"/>
          <w:b/>
          <w:bCs/>
          <w:sz w:val="20"/>
          <w:szCs w:val="20"/>
        </w:rPr>
        <w:pPrChange w:id="14653" w:author="Admin" w:date="2019-02-19T00:19:00Z">
          <w:pPr>
            <w:numPr>
              <w:numId w:val="827"/>
            </w:numPr>
            <w:tabs>
              <w:tab w:val="left" w:pos="500"/>
            </w:tabs>
            <w:spacing w:line="287" w:lineRule="auto"/>
            <w:ind w:left="500" w:hanging="273"/>
            <w:jc w:val="both"/>
          </w:pPr>
        </w:pPrChange>
      </w:pPr>
      <w:del w:id="14654" w:author="Admin" w:date="2019-02-19T02:10:00Z">
        <w:r w:rsidDel="002260E7">
          <w:rPr>
            <w:rFonts w:ascii="Arial" w:eastAsia="Arial" w:hAnsi="Arial" w:cs="Arial"/>
            <w:sz w:val="20"/>
            <w:szCs w:val="20"/>
          </w:rPr>
          <w:delText>Придумайте свои обобщения или направления исследования этой задачи и изучите их. Например, рассмотрите систему автоматов, способных выполнять над карточками какие-нибудь другие опера-ции.</w:delText>
        </w:r>
      </w:del>
    </w:p>
    <w:p w:rsidR="00A33515" w:rsidDel="002260E7" w:rsidRDefault="00A33515">
      <w:pPr>
        <w:spacing w:line="257" w:lineRule="exact"/>
        <w:rPr>
          <w:del w:id="14655" w:author="Admin" w:date="2019-02-19T02:10:00Z"/>
          <w:sz w:val="20"/>
          <w:szCs w:val="20"/>
        </w:rPr>
      </w:pPr>
    </w:p>
    <w:p w:rsidR="00A33515" w:rsidDel="002260E7" w:rsidRDefault="001A4D22">
      <w:pPr>
        <w:rPr>
          <w:del w:id="14656" w:author="Admin" w:date="2019-02-19T02:10:00Z"/>
          <w:sz w:val="20"/>
          <w:szCs w:val="20"/>
        </w:rPr>
      </w:pPr>
      <w:del w:id="14657" w:author="Admin" w:date="2019-02-19T02:10:00Z">
        <w:r w:rsidDel="002260E7">
          <w:rPr>
            <w:rFonts w:ascii="Arial" w:eastAsia="Arial" w:hAnsi="Arial" w:cs="Arial"/>
            <w:b/>
            <w:bCs/>
            <w:sz w:val="26"/>
            <w:szCs w:val="26"/>
          </w:rPr>
          <w:delText>Задача 10. Числовые квадраты</w:delText>
        </w:r>
      </w:del>
    </w:p>
    <w:p w:rsidR="00A33515" w:rsidDel="002260E7" w:rsidRDefault="00A33515">
      <w:pPr>
        <w:spacing w:line="178" w:lineRule="exact"/>
        <w:rPr>
          <w:del w:id="14658" w:author="Admin" w:date="2019-02-19T02:10:00Z"/>
          <w:sz w:val="20"/>
          <w:szCs w:val="20"/>
        </w:rPr>
      </w:pPr>
    </w:p>
    <w:p w:rsidR="00A33515" w:rsidDel="002260E7" w:rsidRDefault="001A4D22">
      <w:pPr>
        <w:ind w:left="200"/>
        <w:rPr>
          <w:del w:id="14659" w:author="Admin" w:date="2019-02-19T02:10:00Z"/>
          <w:sz w:val="20"/>
          <w:szCs w:val="20"/>
        </w:rPr>
      </w:pPr>
      <w:del w:id="14660" w:author="Admin" w:date="2019-02-19T02:10:00Z">
        <w:r w:rsidDel="002260E7">
          <w:rPr>
            <w:rFonts w:ascii="Arial" w:eastAsia="Arial" w:hAnsi="Arial" w:cs="Arial"/>
            <w:sz w:val="20"/>
            <w:szCs w:val="20"/>
          </w:rPr>
          <w:delText>Возьмем 9 девятиклеточных квадратов.</w:delText>
        </w:r>
      </w:del>
    </w:p>
    <w:p w:rsidR="00A33515" w:rsidDel="002260E7" w:rsidRDefault="00A33515">
      <w:pPr>
        <w:spacing w:line="237" w:lineRule="exact"/>
        <w:rPr>
          <w:del w:id="14661" w:author="Admin" w:date="2019-02-19T02:10:00Z"/>
          <w:sz w:val="20"/>
          <w:szCs w:val="20"/>
        </w:rPr>
      </w:pPr>
    </w:p>
    <w:p w:rsidR="00A33515" w:rsidDel="002260E7" w:rsidRDefault="001A4D22">
      <w:pPr>
        <w:numPr>
          <w:ilvl w:val="0"/>
          <w:numId w:val="825"/>
        </w:numPr>
        <w:tabs>
          <w:tab w:val="left" w:pos="500"/>
        </w:tabs>
        <w:spacing w:line="294" w:lineRule="auto"/>
        <w:ind w:left="500" w:hanging="273"/>
        <w:jc w:val="both"/>
        <w:rPr>
          <w:del w:id="14662" w:author="Admin" w:date="2019-02-19T02:10:00Z"/>
          <w:rFonts w:ascii="Arial" w:eastAsia="Arial" w:hAnsi="Arial" w:cs="Arial"/>
          <w:b/>
          <w:bCs/>
          <w:sz w:val="19"/>
          <w:szCs w:val="19"/>
        </w:rPr>
        <w:pPrChange w:id="14663" w:author="Admin" w:date="2019-02-19T00:19:00Z">
          <w:pPr>
            <w:numPr>
              <w:numId w:val="828"/>
            </w:numPr>
            <w:tabs>
              <w:tab w:val="left" w:pos="500"/>
            </w:tabs>
            <w:spacing w:line="294" w:lineRule="auto"/>
            <w:ind w:left="500" w:hanging="273"/>
            <w:jc w:val="both"/>
          </w:pPr>
        </w:pPrChange>
      </w:pPr>
      <w:del w:id="14664" w:author="Admin" w:date="2019-02-19T02:10:00Z">
        <w:r w:rsidDel="002260E7">
          <w:rPr>
            <w:rFonts w:ascii="Arial" w:eastAsia="Arial" w:hAnsi="Arial" w:cs="Arial"/>
            <w:sz w:val="19"/>
            <w:szCs w:val="19"/>
          </w:rPr>
          <w:delText>Можно ли разместить в клетках этих квадратов натуральные числа от 1 до 9 так, чтобы затем было возможно соединить все 9 квадратов</w:delText>
        </w:r>
      </w:del>
    </w:p>
    <w:p w:rsidR="00A33515" w:rsidDel="002260E7" w:rsidRDefault="001A4D22">
      <w:pPr>
        <w:numPr>
          <w:ilvl w:val="1"/>
          <w:numId w:val="825"/>
        </w:numPr>
        <w:tabs>
          <w:tab w:val="left" w:pos="651"/>
        </w:tabs>
        <w:spacing w:line="303" w:lineRule="auto"/>
        <w:ind w:left="500" w:hanging="2"/>
        <w:rPr>
          <w:del w:id="14665" w:author="Admin" w:date="2019-02-19T02:10:00Z"/>
          <w:rFonts w:ascii="Arial" w:eastAsia="Arial" w:hAnsi="Arial" w:cs="Arial"/>
          <w:sz w:val="20"/>
          <w:szCs w:val="20"/>
        </w:rPr>
        <w:pPrChange w:id="14666" w:author="Admin" w:date="2019-02-19T00:19:00Z">
          <w:pPr>
            <w:numPr>
              <w:ilvl w:val="1"/>
              <w:numId w:val="828"/>
            </w:numPr>
            <w:tabs>
              <w:tab w:val="left" w:pos="651"/>
            </w:tabs>
            <w:spacing w:line="303" w:lineRule="auto"/>
            <w:ind w:left="500" w:hanging="2"/>
          </w:pPr>
        </w:pPrChange>
      </w:pPr>
      <w:del w:id="14667" w:author="Admin" w:date="2019-02-19T02:10:00Z">
        <w:r w:rsidDel="002260E7">
          <w:rPr>
            <w:rFonts w:ascii="Arial" w:eastAsia="Arial" w:hAnsi="Arial" w:cs="Arial"/>
            <w:sz w:val="20"/>
            <w:szCs w:val="20"/>
          </w:rPr>
          <w:delText>один квадратный коврик 9 9 таким образом, что одновременно выполняются условия:</w:delText>
        </w:r>
      </w:del>
    </w:p>
    <w:p w:rsidR="00A33515" w:rsidDel="002260E7" w:rsidRDefault="00A33515">
      <w:pPr>
        <w:spacing w:line="119" w:lineRule="exact"/>
        <w:rPr>
          <w:del w:id="14668" w:author="Admin" w:date="2019-02-19T02:10:00Z"/>
          <w:rFonts w:ascii="Arial" w:eastAsia="Arial" w:hAnsi="Arial" w:cs="Arial"/>
          <w:sz w:val="20"/>
          <w:szCs w:val="20"/>
        </w:rPr>
      </w:pPr>
    </w:p>
    <w:p w:rsidR="00A33515" w:rsidDel="002260E7" w:rsidRDefault="001A4D22">
      <w:pPr>
        <w:numPr>
          <w:ilvl w:val="2"/>
          <w:numId w:val="825"/>
        </w:numPr>
        <w:tabs>
          <w:tab w:val="left" w:pos="3220"/>
        </w:tabs>
        <w:ind w:left="3220" w:hanging="250"/>
        <w:rPr>
          <w:del w:id="14669" w:author="Admin" w:date="2019-02-19T02:10:00Z"/>
          <w:rFonts w:ascii="Arial" w:eastAsia="Arial" w:hAnsi="Arial" w:cs="Arial"/>
          <w:sz w:val="20"/>
          <w:szCs w:val="20"/>
        </w:rPr>
        <w:pPrChange w:id="14670" w:author="Admin" w:date="2019-02-19T00:19:00Z">
          <w:pPr>
            <w:numPr>
              <w:ilvl w:val="2"/>
              <w:numId w:val="828"/>
            </w:numPr>
            <w:tabs>
              <w:tab w:val="left" w:pos="3220"/>
            </w:tabs>
            <w:ind w:left="3220" w:hanging="250"/>
          </w:pPr>
        </w:pPrChange>
      </w:pPr>
      <w:del w:id="14671" w:author="Admin" w:date="2019-02-19T02:10:00Z">
        <w:r w:rsidDel="002260E7">
          <w:rPr>
            <w:rFonts w:ascii="Arial" w:eastAsia="Arial" w:hAnsi="Arial" w:cs="Arial"/>
            <w:b/>
            <w:bCs/>
            <w:sz w:val="20"/>
            <w:szCs w:val="20"/>
          </w:rPr>
          <w:delText xml:space="preserve">344 </w:delText>
        </w:r>
        <w:r w:rsidDel="002260E7">
          <w:rPr>
            <w:rFonts w:ascii="Arial" w:eastAsia="Arial" w:hAnsi="Arial" w:cs="Arial"/>
            <w:sz w:val="20"/>
            <w:szCs w:val="20"/>
          </w:rPr>
          <w:delText>−</w:delText>
        </w:r>
      </w:del>
    </w:p>
    <w:p w:rsidR="00A33515" w:rsidDel="002260E7" w:rsidRDefault="00A33515">
      <w:pPr>
        <w:rPr>
          <w:del w:id="14672"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4673" w:author="Admin" w:date="2019-02-19T02:10:00Z"/>
          <w:sz w:val="20"/>
          <w:szCs w:val="20"/>
        </w:rPr>
      </w:pPr>
      <w:bookmarkStart w:id="14674" w:name="page355"/>
      <w:bookmarkEnd w:id="14674"/>
      <w:del w:id="14675"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4676" w:author="Admin" w:date="2019-02-19T02:10:00Z"/>
          <w:sz w:val="20"/>
          <w:szCs w:val="20"/>
        </w:rPr>
      </w:pPr>
    </w:p>
    <w:p w:rsidR="00A33515" w:rsidDel="002260E7" w:rsidRDefault="001A4D22">
      <w:pPr>
        <w:spacing w:line="303" w:lineRule="auto"/>
        <w:ind w:left="940" w:hanging="437"/>
        <w:jc w:val="both"/>
        <w:rPr>
          <w:del w:id="14677" w:author="Admin" w:date="2019-02-19T02:10:00Z"/>
          <w:sz w:val="20"/>
          <w:szCs w:val="20"/>
        </w:rPr>
      </w:pPr>
      <w:del w:id="14678"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Сумма чисел по каждой диагонали в любом девятиклеточном</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квадрате равнялась 15.</w:delText>
        </w:r>
      </w:del>
    </w:p>
    <w:p w:rsidR="00A33515" w:rsidDel="002260E7" w:rsidRDefault="00A33515">
      <w:pPr>
        <w:spacing w:line="23" w:lineRule="exact"/>
        <w:rPr>
          <w:del w:id="14679" w:author="Admin" w:date="2019-02-19T02:10:00Z"/>
          <w:sz w:val="20"/>
          <w:szCs w:val="20"/>
        </w:rPr>
      </w:pPr>
    </w:p>
    <w:p w:rsidR="00A33515" w:rsidDel="002260E7" w:rsidRDefault="001A4D22">
      <w:pPr>
        <w:spacing w:line="286" w:lineRule="auto"/>
        <w:ind w:left="940" w:hanging="437"/>
        <w:jc w:val="both"/>
        <w:rPr>
          <w:del w:id="14680" w:author="Admin" w:date="2019-02-19T02:10:00Z"/>
          <w:sz w:val="20"/>
          <w:szCs w:val="20"/>
        </w:rPr>
      </w:pPr>
      <w:del w:id="14681"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Сумма чисел в каждом из четырёх квадратов</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2</w:delText>
        </w:r>
        <w:r w:rsidDel="002260E7">
          <w:rPr>
            <w:sz w:val="20"/>
            <w:szCs w:val="20"/>
          </w:rPr>
          <w:delText xml:space="preserve"> </w:delText>
        </w:r>
        <w:r w:rsidDel="002260E7">
          <w:rPr>
            <w:rFonts w:ascii="Arial" w:eastAsia="Arial" w:hAnsi="Arial" w:cs="Arial"/>
            <w:sz w:val="20"/>
            <w:szCs w:val="20"/>
          </w:rPr>
          <w:delText>2, входящих в состав девятиклеточного квадрата, а также сумма чисел, рас-положенных в клетках, прилегающих к сторонам центрально-го квадратика, равнялась 16 в первом девятиклеточном квад-рате коврика, 17 - во втором, 18 - в третьем и далее последова-тельно 19, 20, 21, 22, 23, 24.</w:delText>
        </w:r>
      </w:del>
    </w:p>
    <w:p w:rsidR="00A33515" w:rsidDel="002260E7" w:rsidRDefault="00A33515">
      <w:pPr>
        <w:spacing w:line="304" w:lineRule="exact"/>
        <w:rPr>
          <w:del w:id="14682" w:author="Admin" w:date="2019-02-19T02:10:00Z"/>
          <w:sz w:val="20"/>
          <w:szCs w:val="20"/>
        </w:rPr>
      </w:pPr>
    </w:p>
    <w:p w:rsidR="00A33515" w:rsidDel="002260E7" w:rsidRDefault="001A4D22">
      <w:pPr>
        <w:spacing w:line="308" w:lineRule="auto"/>
        <w:ind w:left="940" w:hanging="437"/>
        <w:jc w:val="both"/>
        <w:rPr>
          <w:del w:id="14683" w:author="Admin" w:date="2019-02-19T02:10:00Z"/>
          <w:sz w:val="20"/>
          <w:szCs w:val="20"/>
        </w:rPr>
      </w:pPr>
      <w:del w:id="14684" w:author="Admin" w:date="2019-02-19T02:10:00Z">
        <w:r w:rsidDel="002260E7">
          <w:rPr>
            <w:rFonts w:ascii="Arial" w:eastAsia="Arial" w:hAnsi="Arial" w:cs="Arial"/>
            <w:b/>
            <w:bCs/>
            <w:sz w:val="20"/>
            <w:szCs w:val="20"/>
          </w:rPr>
          <w:delText xml:space="preserve">в) </w:delText>
        </w:r>
        <w:r w:rsidDel="002260E7">
          <w:rPr>
            <w:rFonts w:ascii="Arial" w:eastAsia="Arial" w:hAnsi="Arial" w:cs="Arial"/>
            <w:sz w:val="20"/>
            <w:szCs w:val="20"/>
          </w:rPr>
          <w:delText>В каждом столбце и в каждой строке полного квадрата</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9</w:delText>
        </w:r>
        <w:r w:rsidDel="002260E7">
          <w:rPr>
            <w:sz w:val="20"/>
            <w:szCs w:val="20"/>
          </w:rPr>
          <w:delText xml:space="preserve"> </w:delText>
        </w:r>
        <w:r w:rsidDel="002260E7">
          <w:rPr>
            <w:rFonts w:ascii="Arial" w:eastAsia="Arial" w:hAnsi="Arial" w:cs="Arial"/>
            <w:sz w:val="20"/>
            <w:szCs w:val="20"/>
          </w:rPr>
          <w:delText>9 со-держались бы все числа от 1 до 9 в произвольной последова-тельности.</w:delText>
        </w:r>
      </w:del>
    </w:p>
    <w:p w:rsidR="00A33515" w:rsidDel="002260E7" w:rsidRDefault="00A33515">
      <w:pPr>
        <w:spacing w:line="349" w:lineRule="exact"/>
        <w:rPr>
          <w:del w:id="14685" w:author="Admin" w:date="2019-02-19T02:10:00Z"/>
          <w:sz w:val="20"/>
          <w:szCs w:val="20"/>
        </w:rPr>
      </w:pPr>
    </w:p>
    <w:p w:rsidR="00A33515" w:rsidDel="002260E7" w:rsidRDefault="001A4D22">
      <w:pPr>
        <w:numPr>
          <w:ilvl w:val="0"/>
          <w:numId w:val="826"/>
        </w:numPr>
        <w:tabs>
          <w:tab w:val="left" w:pos="500"/>
        </w:tabs>
        <w:spacing w:line="291" w:lineRule="auto"/>
        <w:ind w:left="500" w:hanging="273"/>
        <w:jc w:val="both"/>
        <w:rPr>
          <w:del w:id="14686" w:author="Admin" w:date="2019-02-19T02:10:00Z"/>
          <w:rFonts w:ascii="Arial" w:eastAsia="Arial" w:hAnsi="Arial" w:cs="Arial"/>
          <w:b/>
          <w:bCs/>
          <w:sz w:val="20"/>
          <w:szCs w:val="20"/>
        </w:rPr>
        <w:pPrChange w:id="14687" w:author="Admin" w:date="2019-02-19T00:19:00Z">
          <w:pPr>
            <w:numPr>
              <w:numId w:val="829"/>
            </w:numPr>
            <w:tabs>
              <w:tab w:val="left" w:pos="500"/>
            </w:tabs>
            <w:spacing w:line="291" w:lineRule="auto"/>
            <w:ind w:left="500" w:hanging="273"/>
            <w:jc w:val="both"/>
          </w:pPr>
        </w:pPrChange>
      </w:pPr>
      <w:del w:id="14688" w:author="Admin" w:date="2019-02-19T02:10:00Z">
        <w:r w:rsidDel="002260E7">
          <w:rPr>
            <w:rFonts w:ascii="Arial" w:eastAsia="Arial" w:hAnsi="Arial" w:cs="Arial"/>
            <w:sz w:val="20"/>
            <w:szCs w:val="20"/>
          </w:rPr>
          <w:delText>Можно ли расположить числа так, чтобы сумма чисел по углам каж-дого из центральных 3 3, 5 5, 7 7, 9 9 квадратов окажется равной 20?</w:delText>
        </w:r>
      </w:del>
    </w:p>
    <w:p w:rsidR="00A33515" w:rsidDel="002260E7" w:rsidRDefault="00A33515">
      <w:pPr>
        <w:spacing w:line="102" w:lineRule="exact"/>
        <w:rPr>
          <w:del w:id="14689" w:author="Admin" w:date="2019-02-19T02:10:00Z"/>
          <w:rFonts w:ascii="Arial" w:eastAsia="Arial" w:hAnsi="Arial" w:cs="Arial"/>
          <w:b/>
          <w:bCs/>
          <w:sz w:val="20"/>
          <w:szCs w:val="20"/>
        </w:rPr>
      </w:pPr>
    </w:p>
    <w:p w:rsidR="00A33515" w:rsidDel="002260E7" w:rsidRDefault="001A4D22">
      <w:pPr>
        <w:numPr>
          <w:ilvl w:val="0"/>
          <w:numId w:val="826"/>
        </w:numPr>
        <w:tabs>
          <w:tab w:val="left" w:pos="500"/>
        </w:tabs>
        <w:spacing w:line="285" w:lineRule="auto"/>
        <w:ind w:left="500" w:hanging="273"/>
        <w:jc w:val="both"/>
        <w:rPr>
          <w:del w:id="14690" w:author="Admin" w:date="2019-02-19T02:10:00Z"/>
          <w:rFonts w:ascii="Arial" w:eastAsia="Arial" w:hAnsi="Arial" w:cs="Arial"/>
          <w:b/>
          <w:bCs/>
          <w:sz w:val="20"/>
          <w:szCs w:val="20"/>
        </w:rPr>
        <w:pPrChange w:id="14691" w:author="Admin" w:date="2019-02-19T00:19:00Z">
          <w:pPr>
            <w:numPr>
              <w:numId w:val="829"/>
            </w:numPr>
            <w:tabs>
              <w:tab w:val="left" w:pos="500"/>
            </w:tabs>
            <w:spacing w:line="285" w:lineRule="auto"/>
            <w:ind w:left="500" w:hanging="273"/>
            <w:jc w:val="both"/>
          </w:pPr>
        </w:pPrChange>
      </w:pPr>
      <w:del w:id="14692" w:author="Admin" w:date="2019-02-19T02:10:00Z">
        <w:r w:rsidDel="002260E7">
          <w:rPr>
            <w:rFonts w:ascii="Arial" w:eastAsia="Arial" w:hAnsi="Arial" w:cs="Arial"/>
            <w:sz w:val="20"/>
            <w:szCs w:val="20"/>
          </w:rPr>
          <w:delText>Можно ли расположить числа так, чтобы суммы, вдоль прямых, ко-торые симметричны относительно одной из диагоналей квадрата 9 9, оказались одинаковыми, причём суммы эти уменьшались бы регулярно на 5 единиц по мере удаления прямых от другой диаго-нали большого квадрата?</w:delText>
        </w:r>
      </w:del>
    </w:p>
    <w:p w:rsidR="00A33515" w:rsidDel="002260E7" w:rsidRDefault="00A33515">
      <w:pPr>
        <w:spacing w:line="108" w:lineRule="exact"/>
        <w:rPr>
          <w:del w:id="14693" w:author="Admin" w:date="2019-02-19T02:10:00Z"/>
          <w:rFonts w:ascii="Arial" w:eastAsia="Arial" w:hAnsi="Arial" w:cs="Arial"/>
          <w:b/>
          <w:bCs/>
          <w:sz w:val="20"/>
          <w:szCs w:val="20"/>
        </w:rPr>
      </w:pPr>
    </w:p>
    <w:p w:rsidR="00A33515" w:rsidDel="002260E7" w:rsidRDefault="001A4D22">
      <w:pPr>
        <w:numPr>
          <w:ilvl w:val="0"/>
          <w:numId w:val="826"/>
        </w:numPr>
        <w:tabs>
          <w:tab w:val="left" w:pos="500"/>
        </w:tabs>
        <w:spacing w:line="287" w:lineRule="auto"/>
        <w:ind w:left="500" w:hanging="273"/>
        <w:jc w:val="both"/>
        <w:rPr>
          <w:del w:id="14694" w:author="Admin" w:date="2019-02-19T02:10:00Z"/>
          <w:rFonts w:ascii="Arial" w:eastAsia="Arial" w:hAnsi="Arial" w:cs="Arial"/>
          <w:b/>
          <w:bCs/>
          <w:sz w:val="20"/>
          <w:szCs w:val="20"/>
        </w:rPr>
        <w:pPrChange w:id="14695" w:author="Admin" w:date="2019-02-19T00:19:00Z">
          <w:pPr>
            <w:numPr>
              <w:numId w:val="829"/>
            </w:numPr>
            <w:tabs>
              <w:tab w:val="left" w:pos="500"/>
            </w:tabs>
            <w:spacing w:line="287" w:lineRule="auto"/>
            <w:ind w:left="500" w:hanging="273"/>
            <w:jc w:val="both"/>
          </w:pPr>
        </w:pPrChange>
      </w:pPr>
      <w:del w:id="14696" w:author="Admin" w:date="2019-02-19T02:10:00Z">
        <w:r w:rsidDel="002260E7">
          <w:rPr>
            <w:rFonts w:ascii="Arial" w:eastAsia="Arial" w:hAnsi="Arial" w:cs="Arial"/>
            <w:sz w:val="20"/>
            <w:szCs w:val="20"/>
          </w:rPr>
          <w:delText>Можно ли расположить числа так, чтобы кроме предыдущих усло-вий оказалось, что суммы квадратов чисел вдоль прямых, симмет-ричных относительно той же диагонали полного квадрата, оказа-лись одинаковы?</w:delText>
        </w:r>
      </w:del>
    </w:p>
    <w:p w:rsidR="00A33515" w:rsidDel="002260E7" w:rsidRDefault="00A33515">
      <w:pPr>
        <w:spacing w:line="106" w:lineRule="exact"/>
        <w:rPr>
          <w:del w:id="14697" w:author="Admin" w:date="2019-02-19T02:10:00Z"/>
          <w:rFonts w:ascii="Arial" w:eastAsia="Arial" w:hAnsi="Arial" w:cs="Arial"/>
          <w:b/>
          <w:bCs/>
          <w:sz w:val="20"/>
          <w:szCs w:val="20"/>
        </w:rPr>
      </w:pPr>
    </w:p>
    <w:p w:rsidR="00A33515" w:rsidDel="002260E7" w:rsidRDefault="001A4D22">
      <w:pPr>
        <w:numPr>
          <w:ilvl w:val="0"/>
          <w:numId w:val="826"/>
        </w:numPr>
        <w:tabs>
          <w:tab w:val="left" w:pos="500"/>
        </w:tabs>
        <w:spacing w:line="303" w:lineRule="auto"/>
        <w:ind w:left="500" w:hanging="273"/>
        <w:rPr>
          <w:del w:id="14698" w:author="Admin" w:date="2019-02-19T02:10:00Z"/>
          <w:rFonts w:ascii="Arial" w:eastAsia="Arial" w:hAnsi="Arial" w:cs="Arial"/>
          <w:b/>
          <w:bCs/>
          <w:sz w:val="20"/>
          <w:szCs w:val="20"/>
        </w:rPr>
        <w:pPrChange w:id="14699" w:author="Admin" w:date="2019-02-19T00:19:00Z">
          <w:pPr>
            <w:numPr>
              <w:numId w:val="829"/>
            </w:numPr>
            <w:tabs>
              <w:tab w:val="left" w:pos="500"/>
            </w:tabs>
            <w:spacing w:line="303" w:lineRule="auto"/>
            <w:ind w:left="500" w:hanging="273"/>
          </w:pPr>
        </w:pPrChange>
      </w:pPr>
      <w:del w:id="14700" w:author="Admin" w:date="2019-02-19T02:10:00Z">
        <w:r w:rsidDel="002260E7">
          <w:rPr>
            <w:rFonts w:ascii="Arial" w:eastAsia="Arial" w:hAnsi="Arial" w:cs="Arial"/>
            <w:sz w:val="20"/>
            <w:szCs w:val="20"/>
          </w:rPr>
          <w:delText>Найдите как можно больше дополнительных числовых свойств у образовавшегося полного квадрата и докажите их.</w:delText>
        </w:r>
      </w:del>
    </w:p>
    <w:p w:rsidR="00A33515" w:rsidDel="002260E7" w:rsidRDefault="00A33515">
      <w:pPr>
        <w:spacing w:line="90" w:lineRule="exact"/>
        <w:rPr>
          <w:del w:id="14701" w:author="Admin" w:date="2019-02-19T02:10:00Z"/>
          <w:rFonts w:ascii="Arial" w:eastAsia="Arial" w:hAnsi="Arial" w:cs="Arial"/>
          <w:b/>
          <w:bCs/>
          <w:sz w:val="20"/>
          <w:szCs w:val="20"/>
        </w:rPr>
      </w:pPr>
    </w:p>
    <w:p w:rsidR="00A33515" w:rsidDel="002260E7" w:rsidRDefault="001A4D22">
      <w:pPr>
        <w:numPr>
          <w:ilvl w:val="0"/>
          <w:numId w:val="826"/>
        </w:numPr>
        <w:tabs>
          <w:tab w:val="left" w:pos="500"/>
        </w:tabs>
        <w:spacing w:line="287" w:lineRule="auto"/>
        <w:ind w:left="500" w:hanging="273"/>
        <w:jc w:val="both"/>
        <w:rPr>
          <w:del w:id="14702" w:author="Admin" w:date="2019-02-19T02:10:00Z"/>
          <w:rFonts w:ascii="Arial" w:eastAsia="Arial" w:hAnsi="Arial" w:cs="Arial"/>
          <w:b/>
          <w:bCs/>
          <w:sz w:val="20"/>
          <w:szCs w:val="20"/>
        </w:rPr>
        <w:pPrChange w:id="14703" w:author="Admin" w:date="2019-02-19T00:19:00Z">
          <w:pPr>
            <w:numPr>
              <w:numId w:val="829"/>
            </w:numPr>
            <w:tabs>
              <w:tab w:val="left" w:pos="500"/>
            </w:tabs>
            <w:spacing w:line="287" w:lineRule="auto"/>
            <w:ind w:left="500" w:hanging="273"/>
            <w:jc w:val="both"/>
          </w:pPr>
        </w:pPrChange>
      </w:pPr>
      <w:del w:id="14704" w:author="Admin" w:date="2019-02-19T02:10:00Z">
        <w:r w:rsidDel="002260E7">
          <w:rPr>
            <w:rFonts w:ascii="Arial" w:eastAsia="Arial" w:hAnsi="Arial" w:cs="Arial"/>
            <w:sz w:val="20"/>
            <w:szCs w:val="20"/>
          </w:rPr>
          <w:delText>Предложите наиболее экономный алгоритм составления требуемо-го числового квадрата 9 9 и обоснуйте его корректность. Сформу-лируйте аналогичные задачи для квадратов произвольного разме-ра.</w:delText>
        </w:r>
      </w:del>
    </w:p>
    <w:p w:rsidR="00A33515" w:rsidDel="002260E7" w:rsidRDefault="00A33515">
      <w:pPr>
        <w:spacing w:line="245" w:lineRule="exact"/>
        <w:rPr>
          <w:del w:id="14705" w:author="Admin" w:date="2019-02-19T02:10:00Z"/>
          <w:sz w:val="20"/>
          <w:szCs w:val="20"/>
        </w:rPr>
      </w:pPr>
    </w:p>
    <w:p w:rsidR="00A33515" w:rsidDel="002260E7" w:rsidRDefault="001A4D22">
      <w:pPr>
        <w:rPr>
          <w:del w:id="14706" w:author="Admin" w:date="2019-02-19T02:10:00Z"/>
          <w:sz w:val="20"/>
          <w:szCs w:val="20"/>
        </w:rPr>
      </w:pPr>
      <w:del w:id="14707" w:author="Admin" w:date="2019-02-19T02:10:00Z">
        <w:r w:rsidDel="002260E7">
          <w:rPr>
            <w:rFonts w:ascii="Arial" w:eastAsia="Arial" w:hAnsi="Arial" w:cs="Arial"/>
            <w:b/>
            <w:bCs/>
            <w:sz w:val="26"/>
            <w:szCs w:val="26"/>
          </w:rPr>
          <w:delText>Задача 11. Почти арифметические прогрессии</w:delText>
        </w:r>
      </w:del>
    </w:p>
    <w:p w:rsidR="00A33515" w:rsidDel="002260E7" w:rsidRDefault="00A33515">
      <w:pPr>
        <w:spacing w:line="178" w:lineRule="exact"/>
        <w:rPr>
          <w:del w:id="14708" w:author="Admin" w:date="2019-02-19T02:10:00Z"/>
          <w:sz w:val="20"/>
          <w:szCs w:val="20"/>
        </w:rPr>
      </w:pPr>
    </w:p>
    <w:p w:rsidR="00A33515" w:rsidDel="002260E7" w:rsidRDefault="001A4D22">
      <w:pPr>
        <w:ind w:left="200"/>
        <w:rPr>
          <w:del w:id="14709" w:author="Admin" w:date="2019-02-19T02:10:00Z"/>
          <w:sz w:val="20"/>
          <w:szCs w:val="20"/>
        </w:rPr>
      </w:pPr>
      <w:del w:id="14710" w:author="Admin" w:date="2019-02-19T02:10:00Z">
        <w:r w:rsidDel="002260E7">
          <w:rPr>
            <w:rFonts w:ascii="Arial" w:eastAsia="Arial" w:hAnsi="Arial" w:cs="Arial"/>
            <w:sz w:val="20"/>
            <w:szCs w:val="20"/>
          </w:rPr>
          <w:delText>Попробуйте построить теорию «почти арифметических прогрессий».</w:delText>
        </w:r>
      </w:del>
    </w:p>
    <w:p w:rsidR="00A33515" w:rsidDel="002260E7" w:rsidRDefault="00A33515">
      <w:pPr>
        <w:spacing w:line="38" w:lineRule="exact"/>
        <w:rPr>
          <w:del w:id="14711" w:author="Admin" w:date="2019-02-19T02:10:00Z"/>
          <w:sz w:val="20"/>
          <w:szCs w:val="20"/>
        </w:rPr>
      </w:pPr>
    </w:p>
    <w:p w:rsidR="00A33515" w:rsidDel="002260E7" w:rsidRDefault="001A4D22">
      <w:pPr>
        <w:numPr>
          <w:ilvl w:val="0"/>
          <w:numId w:val="827"/>
        </w:numPr>
        <w:tabs>
          <w:tab w:val="left" w:pos="167"/>
        </w:tabs>
        <w:spacing w:line="247" w:lineRule="auto"/>
        <w:ind w:left="200" w:hanging="200"/>
        <w:jc w:val="both"/>
        <w:rPr>
          <w:del w:id="14712" w:author="Admin" w:date="2019-02-19T02:10:00Z"/>
          <w:rFonts w:ascii="Arial" w:eastAsia="Arial" w:hAnsi="Arial" w:cs="Arial"/>
          <w:sz w:val="19"/>
          <w:szCs w:val="19"/>
        </w:rPr>
        <w:pPrChange w:id="14713" w:author="Admin" w:date="2019-02-19T00:19:00Z">
          <w:pPr>
            <w:numPr>
              <w:numId w:val="830"/>
            </w:numPr>
            <w:tabs>
              <w:tab w:val="left" w:pos="167"/>
            </w:tabs>
            <w:spacing w:line="247" w:lineRule="auto"/>
            <w:ind w:left="200" w:hanging="200"/>
            <w:jc w:val="both"/>
          </w:pPr>
        </w:pPrChange>
      </w:pPr>
      <w:del w:id="14714" w:author="Admin" w:date="2019-02-19T02:10:00Z">
        <w:r w:rsidDel="002260E7">
          <w:rPr>
            <w:rFonts w:ascii="Arial" w:eastAsia="Arial" w:hAnsi="Arial" w:cs="Arial"/>
            <w:sz w:val="19"/>
            <w:szCs w:val="19"/>
          </w:rPr>
          <w:delText xml:space="preserve">качестве исходных направлений исследования могут быть следующие. Пусть </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1</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d</w:delText>
        </w:r>
        <w:r w:rsidDel="002260E7">
          <w:rPr>
            <w:rFonts w:ascii="Arial" w:eastAsia="Arial" w:hAnsi="Arial" w:cs="Arial"/>
            <w:sz w:val="26"/>
            <w:szCs w:val="26"/>
            <w:vertAlign w:val="subscript"/>
          </w:rPr>
          <w:delText>1</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d</w:delText>
        </w:r>
        <w:r w:rsidDel="002260E7">
          <w:rPr>
            <w:rFonts w:ascii="Arial" w:eastAsia="Arial" w:hAnsi="Arial" w:cs="Arial"/>
            <w:sz w:val="26"/>
            <w:szCs w:val="26"/>
            <w:vertAlign w:val="subscript"/>
          </w:rPr>
          <w:delText>2</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 фиксированные натуральные числа. Конечную по-</w:delText>
        </w:r>
      </w:del>
    </w:p>
    <w:p w:rsidR="00A33515" w:rsidDel="002260E7" w:rsidRDefault="00A33515">
      <w:pPr>
        <w:spacing w:line="1" w:lineRule="exact"/>
        <w:rPr>
          <w:del w:id="14715" w:author="Admin" w:date="2019-02-19T02:10:00Z"/>
          <w:sz w:val="20"/>
          <w:szCs w:val="20"/>
        </w:rPr>
      </w:pPr>
    </w:p>
    <w:p w:rsidR="00A33515" w:rsidDel="002260E7" w:rsidRDefault="001A4D22">
      <w:pPr>
        <w:spacing w:line="217" w:lineRule="auto"/>
        <w:rPr>
          <w:del w:id="14716" w:author="Admin" w:date="2019-02-19T02:10:00Z"/>
          <w:sz w:val="20"/>
          <w:szCs w:val="20"/>
        </w:rPr>
      </w:pPr>
      <w:del w:id="14717" w:author="Admin" w:date="2019-02-19T02:10:00Z">
        <w:r w:rsidDel="002260E7">
          <w:rPr>
            <w:rFonts w:ascii="Arial" w:eastAsia="Arial" w:hAnsi="Arial" w:cs="Arial"/>
            <w:sz w:val="19"/>
            <w:szCs w:val="19"/>
          </w:rPr>
          <w:delText xml:space="preserve">следовательность чисел </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1</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2</w:delText>
        </w:r>
        <w:r w:rsidDel="002260E7">
          <w:rPr>
            <w:rFonts w:eastAsia="Times New Roman"/>
            <w:i/>
            <w:iCs/>
            <w:sz w:val="19"/>
            <w:szCs w:val="19"/>
          </w:rPr>
          <w:delText>; ;</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будем называть почти арифметиче-ской прогрессией, если для любого </w:delText>
        </w:r>
        <w:r w:rsidDel="002260E7">
          <w:rPr>
            <w:rFonts w:ascii="Arial" w:eastAsia="Arial" w:hAnsi="Arial" w:cs="Arial"/>
            <w:i/>
            <w:iCs/>
            <w:sz w:val="19"/>
            <w:szCs w:val="19"/>
          </w:rPr>
          <w:delText>k</w:delText>
        </w:r>
        <w:r w:rsidDel="002260E7">
          <w:rPr>
            <w:rFonts w:ascii="Arial" w:eastAsia="Arial" w:hAnsi="Arial" w:cs="Arial"/>
            <w:sz w:val="19"/>
            <w:szCs w:val="19"/>
          </w:rPr>
          <w:delText xml:space="preserve">, 2 </w:delText>
        </w:r>
        <w:r w:rsidDel="002260E7">
          <w:rPr>
            <w:rFonts w:ascii="Arial" w:eastAsia="Arial" w:hAnsi="Arial" w:cs="Arial"/>
            <w:i/>
            <w:iCs/>
            <w:sz w:val="19"/>
            <w:szCs w:val="19"/>
          </w:rPr>
          <w:delText>k n</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k</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k</w:delText>
        </w:r>
        <w:r w:rsidDel="002260E7">
          <w:rPr>
            <w:rFonts w:ascii="Arial" w:eastAsia="Arial" w:hAnsi="Arial" w:cs="Arial"/>
            <w:sz w:val="19"/>
            <w:szCs w:val="19"/>
          </w:rPr>
          <w:delText xml:space="preserve"> </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d</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или</w:delText>
        </w:r>
      </w:del>
    </w:p>
    <w:p w:rsidR="00A33515" w:rsidDel="002260E7" w:rsidRDefault="00A33515">
      <w:pPr>
        <w:spacing w:line="112" w:lineRule="exact"/>
        <w:rPr>
          <w:del w:id="14718" w:author="Admin" w:date="2019-02-19T02:10:00Z"/>
          <w:sz w:val="20"/>
          <w:szCs w:val="20"/>
        </w:rPr>
      </w:pPr>
    </w:p>
    <w:p w:rsidR="00A33515" w:rsidDel="002260E7" w:rsidRDefault="001A4D22">
      <w:pPr>
        <w:jc w:val="center"/>
        <w:rPr>
          <w:del w:id="14719" w:author="Admin" w:date="2019-02-19T02:10:00Z"/>
          <w:sz w:val="20"/>
          <w:szCs w:val="20"/>
        </w:rPr>
      </w:pPr>
      <w:del w:id="14720" w:author="Admin" w:date="2019-02-19T02:10:00Z">
        <w:r w:rsidDel="002260E7">
          <w:rPr>
            <w:rFonts w:ascii="Arial" w:eastAsia="Arial" w:hAnsi="Arial" w:cs="Arial"/>
            <w:sz w:val="20"/>
            <w:szCs w:val="20"/>
          </w:rPr>
          <w:lastRenderedPageBreak/>
          <w:delText xml:space="preserve">−  </w:delText>
        </w:r>
        <w:r w:rsidDel="002260E7">
          <w:rPr>
            <w:rFonts w:ascii="Arial" w:eastAsia="Arial" w:hAnsi="Arial" w:cs="Arial"/>
            <w:b/>
            <w:bCs/>
            <w:sz w:val="20"/>
            <w:szCs w:val="20"/>
          </w:rPr>
          <w:delText>345</w:delText>
        </w:r>
        <w:r w:rsidDel="002260E7">
          <w:rPr>
            <w:rFonts w:ascii="Arial" w:eastAsia="Arial" w:hAnsi="Arial" w:cs="Arial"/>
            <w:sz w:val="20"/>
            <w:szCs w:val="20"/>
          </w:rPr>
          <w:delText xml:space="preserve"> −</w:delText>
        </w:r>
      </w:del>
    </w:p>
    <w:p w:rsidR="00A33515" w:rsidDel="002260E7" w:rsidRDefault="00A33515">
      <w:pPr>
        <w:rPr>
          <w:del w:id="14721"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4722" w:author="Admin" w:date="2019-02-19T02:10:00Z"/>
          <w:sz w:val="20"/>
          <w:szCs w:val="20"/>
        </w:rPr>
      </w:pPr>
      <w:bookmarkStart w:id="14723" w:name="page356"/>
      <w:bookmarkEnd w:id="14723"/>
      <w:del w:id="14724" w:author="Admin" w:date="2019-02-19T02:10:00Z">
        <w:r w:rsidDel="002260E7">
          <w:rPr>
            <w:rFonts w:ascii="Arial" w:eastAsia="Arial" w:hAnsi="Arial" w:cs="Arial"/>
            <w:sz w:val="18"/>
            <w:szCs w:val="18"/>
          </w:rPr>
          <w:lastRenderedPageBreak/>
          <w:delText>Турнир юных математиков 2015 года</w:delText>
        </w:r>
      </w:del>
    </w:p>
    <w:p w:rsidR="00A33515" w:rsidDel="002260E7" w:rsidRDefault="00A33515">
      <w:pPr>
        <w:spacing w:line="114" w:lineRule="exact"/>
        <w:rPr>
          <w:del w:id="14725" w:author="Admin" w:date="2019-02-19T02:10:00Z"/>
          <w:sz w:val="20"/>
          <w:szCs w:val="20"/>
        </w:rPr>
      </w:pPr>
    </w:p>
    <w:p w:rsidR="00A33515" w:rsidDel="002260E7" w:rsidRDefault="001A4D22">
      <w:pPr>
        <w:spacing w:line="233" w:lineRule="auto"/>
        <w:rPr>
          <w:del w:id="14726" w:author="Admin" w:date="2019-02-19T02:10:00Z"/>
          <w:sz w:val="20"/>
          <w:szCs w:val="20"/>
        </w:rPr>
      </w:pPr>
      <w:del w:id="14727" w:author="Admin" w:date="2019-02-19T02:10:00Z">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k</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a</w:delText>
        </w:r>
        <w:r w:rsidDel="002260E7">
          <w:rPr>
            <w:rFonts w:ascii="Arial" w:eastAsia="Arial" w:hAnsi="Arial" w:cs="Arial"/>
            <w:i/>
            <w:iCs/>
            <w:sz w:val="27"/>
            <w:szCs w:val="27"/>
            <w:vertAlign w:val="subscript"/>
          </w:rPr>
          <w:delText>k</w:delText>
        </w:r>
        <w:r w:rsidDel="002260E7">
          <w:rPr>
            <w:rFonts w:ascii="Arial" w:eastAsia="Arial" w:hAnsi="Arial" w:cs="Arial"/>
            <w:i/>
            <w:iCs/>
            <w:sz w:val="20"/>
            <w:szCs w:val="20"/>
          </w:rPr>
          <w:delText xml:space="preserve"> </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d</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Множество всех таких почти арифметических прогрес-сий длины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обозначим через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30" w:lineRule="exact"/>
        <w:rPr>
          <w:del w:id="14728" w:author="Admin" w:date="2019-02-19T02:10:00Z"/>
          <w:sz w:val="20"/>
          <w:szCs w:val="20"/>
        </w:rPr>
      </w:pPr>
    </w:p>
    <w:p w:rsidR="00A33515" w:rsidDel="002260E7" w:rsidRDefault="001A4D22">
      <w:pPr>
        <w:numPr>
          <w:ilvl w:val="0"/>
          <w:numId w:val="828"/>
        </w:numPr>
        <w:tabs>
          <w:tab w:val="left" w:pos="500"/>
        </w:tabs>
        <w:spacing w:line="279" w:lineRule="auto"/>
        <w:ind w:left="500" w:hanging="273"/>
        <w:jc w:val="both"/>
        <w:rPr>
          <w:del w:id="14729" w:author="Admin" w:date="2019-02-19T02:10:00Z"/>
          <w:rFonts w:ascii="Arial" w:eastAsia="Arial" w:hAnsi="Arial" w:cs="Arial"/>
          <w:b/>
          <w:bCs/>
          <w:sz w:val="20"/>
          <w:szCs w:val="20"/>
        </w:rPr>
        <w:pPrChange w:id="14730" w:author="Admin" w:date="2019-02-19T00:19:00Z">
          <w:pPr>
            <w:numPr>
              <w:numId w:val="831"/>
            </w:numPr>
            <w:tabs>
              <w:tab w:val="left" w:pos="500"/>
            </w:tabs>
            <w:spacing w:line="279" w:lineRule="auto"/>
            <w:ind w:left="500" w:hanging="273"/>
            <w:jc w:val="both"/>
          </w:pPr>
        </w:pPrChange>
      </w:pPr>
      <w:del w:id="14731" w:author="Admin" w:date="2019-02-19T02:10:00Z">
        <w:r w:rsidDel="002260E7">
          <w:rPr>
            <w:rFonts w:ascii="Arial" w:eastAsia="Arial" w:hAnsi="Arial" w:cs="Arial"/>
            <w:sz w:val="20"/>
            <w:szCs w:val="20"/>
          </w:rPr>
          <w:delText xml:space="preserve">Укажите последовательность </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2</w:delText>
        </w:r>
        <w:r w:rsidDel="002260E7">
          <w:rPr>
            <w:rFonts w:eastAsia="Times New Roman"/>
            <w:i/>
            <w:iCs/>
            <w:sz w:val="20"/>
            <w:szCs w:val="20"/>
          </w:rPr>
          <w:delText>; : : :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из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sz w:val="20"/>
            <w:szCs w:val="20"/>
          </w:rPr>
          <w:delText>, у которой наименьшее количество членов равняется полусумме своих сосе-дей.</w:delText>
        </w:r>
      </w:del>
    </w:p>
    <w:p w:rsidR="00A33515" w:rsidDel="002260E7" w:rsidRDefault="00A33515">
      <w:pPr>
        <w:spacing w:line="66" w:lineRule="exact"/>
        <w:rPr>
          <w:del w:id="14732" w:author="Admin" w:date="2019-02-19T02:10:00Z"/>
          <w:rFonts w:ascii="Arial" w:eastAsia="Arial" w:hAnsi="Arial" w:cs="Arial"/>
          <w:b/>
          <w:bCs/>
          <w:sz w:val="20"/>
          <w:szCs w:val="20"/>
        </w:rPr>
      </w:pPr>
    </w:p>
    <w:p w:rsidR="00A33515" w:rsidDel="002260E7" w:rsidRDefault="001A4D22">
      <w:pPr>
        <w:numPr>
          <w:ilvl w:val="0"/>
          <w:numId w:val="828"/>
        </w:numPr>
        <w:tabs>
          <w:tab w:val="left" w:pos="500"/>
        </w:tabs>
        <w:spacing w:line="245" w:lineRule="auto"/>
        <w:ind w:left="500" w:hanging="273"/>
        <w:rPr>
          <w:del w:id="14733" w:author="Admin" w:date="2019-02-19T02:10:00Z"/>
          <w:rFonts w:ascii="Arial" w:eastAsia="Arial" w:hAnsi="Arial" w:cs="Arial"/>
          <w:b/>
          <w:bCs/>
          <w:sz w:val="19"/>
          <w:szCs w:val="19"/>
        </w:rPr>
        <w:pPrChange w:id="14734" w:author="Admin" w:date="2019-02-19T00:19:00Z">
          <w:pPr>
            <w:numPr>
              <w:numId w:val="831"/>
            </w:numPr>
            <w:tabs>
              <w:tab w:val="left" w:pos="500"/>
            </w:tabs>
            <w:spacing w:line="245" w:lineRule="auto"/>
            <w:ind w:left="500" w:hanging="273"/>
          </w:pPr>
        </w:pPrChange>
      </w:pPr>
      <w:del w:id="14735" w:author="Admin" w:date="2019-02-19T02:10:00Z">
        <w:r w:rsidDel="002260E7">
          <w:rPr>
            <w:rFonts w:ascii="Arial" w:eastAsia="Arial" w:hAnsi="Arial" w:cs="Arial"/>
            <w:sz w:val="19"/>
            <w:szCs w:val="19"/>
          </w:rPr>
          <w:delText xml:space="preserve">Укажите последовательность из </w:delText>
        </w:r>
        <w:r w:rsidDel="002260E7">
          <w:rPr>
            <w:rFonts w:ascii="Arial" w:eastAsia="Arial" w:hAnsi="Arial" w:cs="Arial"/>
            <w:i/>
            <w:iCs/>
            <w:sz w:val="19"/>
            <w:szCs w:val="19"/>
          </w:rPr>
          <w:delText>P</w:delText>
        </w:r>
        <w:r w:rsidDel="002260E7">
          <w:rPr>
            <w:rFonts w:ascii="Arial" w:eastAsia="Arial" w:hAnsi="Arial" w:cs="Arial"/>
            <w:i/>
            <w:iCs/>
            <w:sz w:val="26"/>
            <w:szCs w:val="26"/>
            <w:vertAlign w:val="subscript"/>
          </w:rPr>
          <w:delText>n</w:delText>
        </w:r>
        <w:r w:rsidDel="002260E7">
          <w:rPr>
            <w:rFonts w:eastAsia="Times New Roman"/>
            <w:sz w:val="19"/>
            <w:szCs w:val="19"/>
          </w:rPr>
          <w:delText>(</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1</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d</w:delText>
        </w:r>
        <w:r w:rsidDel="002260E7">
          <w:rPr>
            <w:rFonts w:ascii="Arial" w:eastAsia="Arial" w:hAnsi="Arial" w:cs="Arial"/>
            <w:sz w:val="26"/>
            <w:szCs w:val="26"/>
            <w:vertAlign w:val="subscript"/>
          </w:rPr>
          <w:delText>1</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d</w:delText>
        </w:r>
        <w:r w:rsidDel="002260E7">
          <w:rPr>
            <w:rFonts w:ascii="Arial" w:eastAsia="Arial" w:hAnsi="Arial" w:cs="Arial"/>
            <w:sz w:val="26"/>
            <w:szCs w:val="26"/>
            <w:vertAlign w:val="subscript"/>
          </w:rPr>
          <w:delText>2</w:delText>
        </w:r>
        <w:r w:rsidDel="002260E7">
          <w:rPr>
            <w:rFonts w:eastAsia="Times New Roman"/>
            <w:sz w:val="19"/>
            <w:szCs w:val="19"/>
          </w:rPr>
          <w:delText>)</w:delText>
        </w:r>
        <w:r w:rsidDel="002260E7">
          <w:rPr>
            <w:rFonts w:ascii="Arial" w:eastAsia="Arial" w:hAnsi="Arial" w:cs="Arial"/>
            <w:sz w:val="19"/>
            <w:szCs w:val="19"/>
          </w:rPr>
          <w:delText xml:space="preserve">, у которой среди чисел </w:delText>
        </w:r>
        <w:r w:rsidDel="002260E7">
          <w:rPr>
            <w:rFonts w:ascii="Arial" w:eastAsia="Arial" w:hAnsi="Arial" w:cs="Arial"/>
            <w:i/>
            <w:iCs/>
            <w:sz w:val="19"/>
            <w:szCs w:val="19"/>
          </w:rPr>
          <w:delText>a</w:delText>
        </w:r>
        <w:r w:rsidDel="002260E7">
          <w:rPr>
            <w:rFonts w:ascii="Arial" w:eastAsia="Arial" w:hAnsi="Arial" w:cs="Arial"/>
            <w:sz w:val="26"/>
            <w:szCs w:val="26"/>
            <w:vertAlign w:val="subscript"/>
          </w:rPr>
          <w:delText>1</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 xml:space="preserve"> a</w:delText>
        </w:r>
        <w:r w:rsidDel="002260E7">
          <w:rPr>
            <w:rFonts w:ascii="Arial" w:eastAsia="Arial" w:hAnsi="Arial" w:cs="Arial"/>
            <w:i/>
            <w:iCs/>
            <w:sz w:val="26"/>
            <w:szCs w:val="26"/>
            <w:vertAlign w:val="subscript"/>
          </w:rPr>
          <w:delText>n</w:delText>
        </w:r>
        <w:r w:rsidDel="002260E7">
          <w:rPr>
            <w:rFonts w:eastAsia="Times New Roman"/>
            <w:i/>
            <w:iCs/>
            <w:sz w:val="19"/>
            <w:szCs w:val="19"/>
          </w:rPr>
          <w:delText>;</w:delText>
        </w:r>
        <w:r w:rsidDel="002260E7">
          <w:rPr>
            <w:rFonts w:ascii="Arial" w:eastAsia="Arial" w:hAnsi="Arial" w:cs="Arial"/>
            <w:i/>
            <w:iCs/>
            <w:sz w:val="19"/>
            <w:szCs w:val="19"/>
          </w:rPr>
          <w:delText xml:space="preserve"> a</w:delText>
        </w:r>
        <w:r w:rsidDel="002260E7">
          <w:rPr>
            <w:rFonts w:ascii="Arial" w:eastAsia="Arial" w:hAnsi="Arial" w:cs="Arial"/>
            <w:sz w:val="26"/>
            <w:szCs w:val="26"/>
            <w:vertAlign w:val="subscript"/>
          </w:rPr>
          <w:delText>2</w:delText>
        </w:r>
        <w:r w:rsidDel="002260E7">
          <w:rPr>
            <w:rFonts w:ascii="Arial" w:eastAsia="Arial" w:hAnsi="Arial" w:cs="Arial"/>
            <w:i/>
            <w:iCs/>
            <w:sz w:val="19"/>
            <w:szCs w:val="19"/>
          </w:rPr>
          <w:delText xml:space="preserve"> </w:delText>
        </w:r>
        <w:r w:rsidDel="002260E7">
          <w:rPr>
            <w:rFonts w:eastAsia="Times New Roman"/>
            <w:sz w:val="19"/>
            <w:szCs w:val="19"/>
          </w:rPr>
          <w:delText>+</w:delText>
        </w:r>
        <w:r w:rsidDel="002260E7">
          <w:rPr>
            <w:rFonts w:ascii="Arial" w:eastAsia="Arial" w:hAnsi="Arial" w:cs="Arial"/>
            <w:i/>
            <w:iCs/>
            <w:sz w:val="19"/>
            <w:szCs w:val="19"/>
          </w:rPr>
          <w:delText xml:space="preserve"> a</w:delText>
        </w:r>
        <w:r w:rsidDel="002260E7">
          <w:rPr>
            <w:rFonts w:ascii="Arial" w:eastAsia="Arial" w:hAnsi="Arial" w:cs="Arial"/>
            <w:i/>
            <w:iCs/>
            <w:sz w:val="26"/>
            <w:szCs w:val="26"/>
            <w:vertAlign w:val="subscript"/>
          </w:rPr>
          <w:delText>n</w:delText>
        </w:r>
        <w:r w:rsidDel="002260E7">
          <w:rPr>
            <w:rFonts w:ascii="Arial" w:eastAsia="Arial" w:hAnsi="Arial" w:cs="Arial"/>
            <w:i/>
            <w:iCs/>
            <w:sz w:val="19"/>
            <w:szCs w:val="19"/>
          </w:rPr>
          <w:delText xml:space="preserve"> </w:delText>
        </w:r>
        <w:r w:rsidDel="002260E7">
          <w:rPr>
            <w:rFonts w:ascii="Arial" w:eastAsia="Arial" w:hAnsi="Arial" w:cs="Arial"/>
            <w:sz w:val="26"/>
            <w:szCs w:val="26"/>
            <w:vertAlign w:val="subscript"/>
          </w:rPr>
          <w:delText>1</w:delText>
        </w:r>
        <w:r w:rsidDel="002260E7">
          <w:rPr>
            <w:rFonts w:eastAsia="Times New Roman"/>
            <w:i/>
            <w:iCs/>
            <w:sz w:val="19"/>
            <w:szCs w:val="19"/>
          </w:rPr>
          <w:delText>; :::</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наименьшее количество равных между собой.</w:delText>
        </w:r>
      </w:del>
    </w:p>
    <w:p w:rsidR="00A33515" w:rsidDel="002260E7" w:rsidRDefault="00A33515">
      <w:pPr>
        <w:spacing w:line="153" w:lineRule="exact"/>
        <w:rPr>
          <w:del w:id="14736" w:author="Admin" w:date="2019-02-19T02:10:00Z"/>
          <w:rFonts w:ascii="Arial" w:eastAsia="Arial" w:hAnsi="Arial" w:cs="Arial"/>
          <w:b/>
          <w:bCs/>
          <w:sz w:val="19"/>
          <w:szCs w:val="19"/>
        </w:rPr>
      </w:pPr>
    </w:p>
    <w:p w:rsidR="00A33515" w:rsidDel="002260E7" w:rsidRDefault="001A4D22">
      <w:pPr>
        <w:numPr>
          <w:ilvl w:val="0"/>
          <w:numId w:val="828"/>
        </w:numPr>
        <w:tabs>
          <w:tab w:val="left" w:pos="500"/>
        </w:tabs>
        <w:ind w:left="500" w:hanging="273"/>
        <w:rPr>
          <w:del w:id="14737" w:author="Admin" w:date="2019-02-19T02:10:00Z"/>
          <w:rFonts w:ascii="Arial" w:eastAsia="Arial" w:hAnsi="Arial" w:cs="Arial"/>
          <w:b/>
          <w:bCs/>
          <w:sz w:val="20"/>
          <w:szCs w:val="20"/>
        </w:rPr>
        <w:pPrChange w:id="14738" w:author="Admin" w:date="2019-02-19T00:19:00Z">
          <w:pPr>
            <w:numPr>
              <w:numId w:val="831"/>
            </w:numPr>
            <w:tabs>
              <w:tab w:val="left" w:pos="500"/>
            </w:tabs>
            <w:ind w:left="500" w:hanging="273"/>
          </w:pPr>
        </w:pPrChange>
      </w:pPr>
      <w:del w:id="14739" w:author="Admin" w:date="2019-02-19T02:10:00Z">
        <w:r w:rsidDel="002260E7">
          <w:rPr>
            <w:rFonts w:ascii="Arial" w:eastAsia="Arial" w:hAnsi="Arial" w:cs="Arial"/>
            <w:sz w:val="20"/>
            <w:szCs w:val="20"/>
          </w:rPr>
          <w:delText>Сколько различных последовательностей содержит множество</w:delText>
        </w:r>
      </w:del>
    </w:p>
    <w:p w:rsidR="00A33515" w:rsidDel="002260E7" w:rsidRDefault="00A33515">
      <w:pPr>
        <w:spacing w:line="191" w:lineRule="exact"/>
        <w:rPr>
          <w:del w:id="14740" w:author="Admin" w:date="2019-02-19T02:10:00Z"/>
          <w:sz w:val="20"/>
          <w:szCs w:val="20"/>
        </w:rPr>
      </w:pPr>
    </w:p>
    <w:p w:rsidR="00A33515" w:rsidDel="002260E7" w:rsidRDefault="001A4D22">
      <w:pPr>
        <w:ind w:left="3040"/>
        <w:rPr>
          <w:del w:id="14741" w:author="Admin" w:date="2019-02-19T02:10:00Z"/>
          <w:sz w:val="20"/>
          <w:szCs w:val="20"/>
        </w:rPr>
      </w:pPr>
      <w:del w:id="14742" w:author="Admin" w:date="2019-02-19T02:10:00Z">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i/>
            <w:iCs/>
            <w:sz w:val="20"/>
            <w:szCs w:val="20"/>
          </w:rPr>
          <w:delText xml:space="preserve"> d</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i/>
            <w:iCs/>
            <w:sz w:val="20"/>
            <w:szCs w:val="20"/>
          </w:rPr>
          <w:delText xml:space="preserve"> d</w:delText>
        </w:r>
        <w:r w:rsidDel="002260E7">
          <w:rPr>
            <w:rFonts w:ascii="Arial" w:eastAsia="Arial" w:hAnsi="Arial" w:cs="Arial"/>
            <w:sz w:val="27"/>
            <w:szCs w:val="27"/>
            <w:vertAlign w:val="subscript"/>
          </w:rPr>
          <w:delText>2</w:delText>
        </w:r>
        <w:r w:rsidDel="002260E7">
          <w:rPr>
            <w:rFonts w:eastAsia="Times New Roman"/>
            <w:sz w:val="20"/>
            <w:szCs w:val="20"/>
          </w:rPr>
          <w:delText>)?</w:delText>
        </w:r>
      </w:del>
    </w:p>
    <w:p w:rsidR="00A33515" w:rsidDel="002260E7" w:rsidRDefault="00A33515">
      <w:pPr>
        <w:spacing w:line="330" w:lineRule="exact"/>
        <w:rPr>
          <w:del w:id="14743" w:author="Admin" w:date="2019-02-19T02:10:00Z"/>
          <w:sz w:val="20"/>
          <w:szCs w:val="20"/>
        </w:rPr>
      </w:pPr>
    </w:p>
    <w:p w:rsidR="00A33515" w:rsidDel="002260E7" w:rsidRDefault="001A4D22">
      <w:pPr>
        <w:numPr>
          <w:ilvl w:val="0"/>
          <w:numId w:val="829"/>
        </w:numPr>
        <w:tabs>
          <w:tab w:val="left" w:pos="500"/>
        </w:tabs>
        <w:spacing w:line="237" w:lineRule="auto"/>
        <w:ind w:left="500" w:hanging="273"/>
        <w:rPr>
          <w:del w:id="14744" w:author="Admin" w:date="2019-02-19T02:10:00Z"/>
          <w:rFonts w:ascii="Arial" w:eastAsia="Arial" w:hAnsi="Arial" w:cs="Arial"/>
          <w:b/>
          <w:bCs/>
          <w:sz w:val="20"/>
          <w:szCs w:val="20"/>
        </w:rPr>
        <w:pPrChange w:id="14745" w:author="Admin" w:date="2019-02-19T00:19:00Z">
          <w:pPr>
            <w:numPr>
              <w:numId w:val="832"/>
            </w:numPr>
            <w:tabs>
              <w:tab w:val="left" w:pos="500"/>
            </w:tabs>
            <w:spacing w:line="237" w:lineRule="auto"/>
            <w:ind w:left="500" w:hanging="273"/>
          </w:pPr>
        </w:pPrChange>
      </w:pPr>
      <w:del w:id="14746" w:author="Admin" w:date="2019-02-19T02:10:00Z">
        <w:r w:rsidDel="002260E7">
          <w:rPr>
            <w:rFonts w:ascii="Arial" w:eastAsia="Arial" w:hAnsi="Arial" w:cs="Arial"/>
            <w:sz w:val="20"/>
            <w:szCs w:val="20"/>
          </w:rPr>
          <w:delText xml:space="preserve">Сколько различных сумм может быть у последовательностей, лежа-щих в множестве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90" w:lineRule="exact"/>
        <w:rPr>
          <w:del w:id="14747" w:author="Admin" w:date="2019-02-19T02:10:00Z"/>
          <w:rFonts w:ascii="Arial" w:eastAsia="Arial" w:hAnsi="Arial" w:cs="Arial"/>
          <w:b/>
          <w:bCs/>
          <w:sz w:val="20"/>
          <w:szCs w:val="20"/>
        </w:rPr>
      </w:pPr>
    </w:p>
    <w:p w:rsidR="00A33515" w:rsidDel="002260E7" w:rsidRDefault="001A4D22">
      <w:pPr>
        <w:numPr>
          <w:ilvl w:val="0"/>
          <w:numId w:val="829"/>
        </w:numPr>
        <w:tabs>
          <w:tab w:val="left" w:pos="500"/>
        </w:tabs>
        <w:spacing w:line="228" w:lineRule="auto"/>
        <w:ind w:left="500" w:hanging="273"/>
        <w:rPr>
          <w:del w:id="14748" w:author="Admin" w:date="2019-02-19T02:10:00Z"/>
          <w:rFonts w:ascii="Arial" w:eastAsia="Arial" w:hAnsi="Arial" w:cs="Arial"/>
          <w:b/>
          <w:bCs/>
          <w:sz w:val="20"/>
          <w:szCs w:val="20"/>
        </w:rPr>
        <w:pPrChange w:id="14749" w:author="Admin" w:date="2019-02-19T00:19:00Z">
          <w:pPr>
            <w:numPr>
              <w:numId w:val="832"/>
            </w:numPr>
            <w:tabs>
              <w:tab w:val="left" w:pos="500"/>
            </w:tabs>
            <w:spacing w:line="228" w:lineRule="auto"/>
            <w:ind w:left="500" w:hanging="273"/>
          </w:pPr>
        </w:pPrChange>
      </w:pPr>
      <w:del w:id="14750" w:author="Admin" w:date="2019-02-19T02:10:00Z">
        <w:r w:rsidDel="002260E7">
          <w:rPr>
            <w:rFonts w:ascii="Arial" w:eastAsia="Arial" w:hAnsi="Arial" w:cs="Arial"/>
            <w:sz w:val="20"/>
            <w:szCs w:val="20"/>
          </w:rPr>
          <w:delText xml:space="preserve">Какое наибольшее количество последовательностей из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d</w:delText>
        </w:r>
        <w:r w:rsidDel="002260E7">
          <w:rPr>
            <w:rFonts w:ascii="Arial" w:eastAsia="Arial" w:hAnsi="Arial" w:cs="Arial"/>
            <w:sz w:val="27"/>
            <w:szCs w:val="27"/>
            <w:vertAlign w:val="subscript"/>
          </w:rPr>
          <w:delText>2</w:delText>
        </w:r>
        <w:r w:rsidDel="002260E7">
          <w:rPr>
            <w:rFonts w:eastAsia="Times New Roman"/>
            <w:sz w:val="20"/>
            <w:szCs w:val="20"/>
          </w:rPr>
          <w:delText>)</w:delText>
        </w:r>
        <w:r w:rsidDel="002260E7">
          <w:rPr>
            <w:rFonts w:ascii="Arial" w:eastAsia="Arial" w:hAnsi="Arial" w:cs="Arial"/>
            <w:sz w:val="20"/>
            <w:szCs w:val="20"/>
          </w:rPr>
          <w:delText xml:space="preserve"> имеет одинаковую сумму всех своих членов?</w:delText>
        </w:r>
      </w:del>
    </w:p>
    <w:p w:rsidR="00A33515" w:rsidDel="002260E7" w:rsidRDefault="00A33515">
      <w:pPr>
        <w:spacing w:line="104" w:lineRule="exact"/>
        <w:rPr>
          <w:del w:id="14751" w:author="Admin" w:date="2019-02-19T02:10:00Z"/>
          <w:rFonts w:ascii="Arial" w:eastAsia="Arial" w:hAnsi="Arial" w:cs="Arial"/>
          <w:b/>
          <w:bCs/>
          <w:sz w:val="20"/>
          <w:szCs w:val="20"/>
        </w:rPr>
      </w:pPr>
    </w:p>
    <w:p w:rsidR="00A33515" w:rsidDel="002260E7" w:rsidRDefault="001A4D22">
      <w:pPr>
        <w:numPr>
          <w:ilvl w:val="0"/>
          <w:numId w:val="829"/>
        </w:numPr>
        <w:tabs>
          <w:tab w:val="left" w:pos="500"/>
        </w:tabs>
        <w:spacing w:line="226" w:lineRule="auto"/>
        <w:ind w:left="500" w:hanging="273"/>
        <w:jc w:val="both"/>
        <w:rPr>
          <w:del w:id="14752" w:author="Admin" w:date="2019-02-19T02:10:00Z"/>
          <w:rFonts w:ascii="Arial" w:eastAsia="Arial" w:hAnsi="Arial" w:cs="Arial"/>
          <w:b/>
          <w:bCs/>
          <w:sz w:val="20"/>
          <w:szCs w:val="20"/>
        </w:rPr>
        <w:pPrChange w:id="14753" w:author="Admin" w:date="2019-02-19T00:19:00Z">
          <w:pPr>
            <w:numPr>
              <w:numId w:val="832"/>
            </w:numPr>
            <w:tabs>
              <w:tab w:val="left" w:pos="500"/>
            </w:tabs>
            <w:spacing w:line="226" w:lineRule="auto"/>
            <w:ind w:left="500" w:hanging="273"/>
            <w:jc w:val="both"/>
          </w:pPr>
        </w:pPrChange>
      </w:pPr>
      <w:del w:id="14754"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P</w:delText>
        </w:r>
        <w:r w:rsidDel="002260E7">
          <w:rPr>
            <w:rFonts w:ascii="Arial" w:eastAsia="Arial" w:hAnsi="Arial" w:cs="Arial"/>
            <w:sz w:val="27"/>
            <w:szCs w:val="27"/>
            <w:vertAlign w:val="subscript"/>
          </w:rPr>
          <w:delText>3</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2</w:delText>
        </w:r>
        <w:r w:rsidDel="002260E7">
          <w:rPr>
            <w:rFonts w:eastAsia="Times New Roman"/>
            <w:i/>
            <w:iCs/>
            <w:sz w:val="20"/>
            <w:szCs w:val="20"/>
          </w:rPr>
          <w:delText>;</w:delText>
        </w:r>
        <w:r w:rsidDel="002260E7">
          <w:rPr>
            <w:rFonts w:ascii="Arial" w:eastAsia="Arial" w:hAnsi="Arial" w:cs="Arial"/>
            <w:sz w:val="20"/>
            <w:szCs w:val="20"/>
          </w:rPr>
          <w:delText xml:space="preserve"> 3</w:delText>
        </w:r>
        <w:r w:rsidDel="002260E7">
          <w:rPr>
            <w:rFonts w:eastAsia="Times New Roman"/>
            <w:sz w:val="20"/>
            <w:szCs w:val="20"/>
          </w:rPr>
          <w:delText>)</w:delText>
        </w:r>
        <w:r w:rsidDel="002260E7">
          <w:rPr>
            <w:rFonts w:ascii="Arial" w:eastAsia="Arial" w:hAnsi="Arial" w:cs="Arial"/>
            <w:sz w:val="20"/>
            <w:szCs w:val="20"/>
          </w:rPr>
          <w:delText xml:space="preserve"> — множество всех последовательностей </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 </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3</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таких,</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 при любом</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k, 2</w:delText>
        </w:r>
        <w:r w:rsidDel="002260E7">
          <w:rPr>
            <w:rFonts w:ascii="Arial" w:eastAsia="Arial" w:hAnsi="Arial" w:cs="Arial"/>
            <w:i/>
            <w:iCs/>
            <w:sz w:val="20"/>
            <w:szCs w:val="20"/>
          </w:rPr>
          <w:delText xml:space="preserve"> k </w:delText>
        </w:r>
        <w:r w:rsidDel="002260E7">
          <w:rPr>
            <w:rFonts w:ascii="Arial" w:eastAsia="Arial" w:hAnsi="Arial" w:cs="Arial"/>
            <w:sz w:val="20"/>
            <w:szCs w:val="20"/>
          </w:rPr>
          <w:delText>3</w:delText>
        </w:r>
        <w:r w:rsidDel="002260E7">
          <w:rPr>
            <w:rFonts w:ascii="Arial" w:eastAsia="Arial" w:hAnsi="Arial" w:cs="Arial"/>
            <w:i/>
            <w:iCs/>
            <w:sz w:val="20"/>
            <w:szCs w:val="20"/>
          </w:rPr>
          <w:delText xml:space="preserve">n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имеет место одно из</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равенств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k</w:delText>
        </w:r>
        <w:r w:rsidDel="002260E7">
          <w:rPr>
            <w:rFonts w:ascii="Arial" w:eastAsia="Arial" w:hAnsi="Arial" w:cs="Arial"/>
            <w:sz w:val="20"/>
            <w:szCs w:val="20"/>
          </w:rPr>
          <w:delText xml:space="preserve"> </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3. У какого наиболь-шего количества последовательностей из </w:delText>
        </w:r>
        <w:r w:rsidDel="002260E7">
          <w:rPr>
            <w:rFonts w:ascii="Arial" w:eastAsia="Arial" w:hAnsi="Arial" w:cs="Arial"/>
            <w:i/>
            <w:iCs/>
            <w:sz w:val="20"/>
            <w:szCs w:val="20"/>
          </w:rPr>
          <w:delText>P</w:delText>
        </w:r>
        <w:r w:rsidDel="002260E7">
          <w:rPr>
            <w:rFonts w:ascii="Arial" w:eastAsia="Arial" w:hAnsi="Arial" w:cs="Arial"/>
            <w:sz w:val="27"/>
            <w:szCs w:val="27"/>
            <w:vertAlign w:val="subscript"/>
          </w:rPr>
          <w:delText>3</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sz w:val="20"/>
            <w:szCs w:val="20"/>
          </w:rPr>
          <w:delText xml:space="preserve"> 1</w:delText>
        </w:r>
        <w:r w:rsidDel="002260E7">
          <w:rPr>
            <w:rFonts w:eastAsia="Times New Roman"/>
            <w:i/>
            <w:iCs/>
            <w:sz w:val="20"/>
            <w:szCs w:val="20"/>
          </w:rPr>
          <w:delText>;</w:delText>
        </w:r>
        <w:r w:rsidDel="002260E7">
          <w:rPr>
            <w:rFonts w:ascii="Arial" w:eastAsia="Arial" w:hAnsi="Arial" w:cs="Arial"/>
            <w:sz w:val="20"/>
            <w:szCs w:val="20"/>
          </w:rPr>
          <w:delText xml:space="preserve"> 2</w:delText>
        </w:r>
        <w:r w:rsidDel="002260E7">
          <w:rPr>
            <w:rFonts w:eastAsia="Times New Roman"/>
            <w:i/>
            <w:iCs/>
            <w:sz w:val="20"/>
            <w:szCs w:val="20"/>
          </w:rPr>
          <w:delText>;</w:delText>
        </w:r>
        <w:r w:rsidDel="002260E7">
          <w:rPr>
            <w:rFonts w:ascii="Arial" w:eastAsia="Arial" w:hAnsi="Arial" w:cs="Arial"/>
            <w:sz w:val="20"/>
            <w:szCs w:val="20"/>
          </w:rPr>
          <w:delText xml:space="preserve"> 3</w:delText>
        </w:r>
        <w:r w:rsidDel="002260E7">
          <w:rPr>
            <w:rFonts w:eastAsia="Times New Roman"/>
            <w:sz w:val="20"/>
            <w:szCs w:val="20"/>
          </w:rPr>
          <w:delText>)</w:delText>
        </w:r>
        <w:r w:rsidDel="002260E7">
          <w:rPr>
            <w:rFonts w:ascii="Arial" w:eastAsia="Arial" w:hAnsi="Arial" w:cs="Arial"/>
            <w:sz w:val="20"/>
            <w:szCs w:val="20"/>
          </w:rPr>
          <w:delText xml:space="preserve"> одинако-вая сумма всех членов?</w:delText>
        </w:r>
      </w:del>
    </w:p>
    <w:p w:rsidR="00A33515" w:rsidDel="002260E7" w:rsidRDefault="00A33515">
      <w:pPr>
        <w:spacing w:line="177" w:lineRule="exact"/>
        <w:rPr>
          <w:del w:id="14755" w:author="Admin" w:date="2019-02-19T02:10:00Z"/>
          <w:rFonts w:ascii="Arial" w:eastAsia="Arial" w:hAnsi="Arial" w:cs="Arial"/>
          <w:b/>
          <w:bCs/>
          <w:sz w:val="20"/>
          <w:szCs w:val="20"/>
        </w:rPr>
      </w:pPr>
    </w:p>
    <w:p w:rsidR="00A33515" w:rsidDel="002260E7" w:rsidRDefault="001A4D22">
      <w:pPr>
        <w:numPr>
          <w:ilvl w:val="0"/>
          <w:numId w:val="829"/>
        </w:numPr>
        <w:tabs>
          <w:tab w:val="left" w:pos="500"/>
        </w:tabs>
        <w:ind w:left="500" w:hanging="262"/>
        <w:rPr>
          <w:del w:id="14756" w:author="Admin" w:date="2019-02-19T02:10:00Z"/>
          <w:rFonts w:ascii="Arial" w:eastAsia="Arial" w:hAnsi="Arial" w:cs="Arial"/>
          <w:b/>
          <w:bCs/>
          <w:sz w:val="20"/>
          <w:szCs w:val="20"/>
        </w:rPr>
        <w:pPrChange w:id="14757" w:author="Admin" w:date="2019-02-19T00:19:00Z">
          <w:pPr>
            <w:numPr>
              <w:numId w:val="832"/>
            </w:numPr>
            <w:tabs>
              <w:tab w:val="left" w:pos="500"/>
            </w:tabs>
            <w:ind w:left="500" w:hanging="262"/>
          </w:pPr>
        </w:pPrChange>
      </w:pPr>
      <w:del w:id="14758" w:author="Admin" w:date="2019-02-19T02:10:00Z">
        <w:r w:rsidDel="002260E7">
          <w:rPr>
            <w:rFonts w:ascii="Arial" w:eastAsia="Arial" w:hAnsi="Arial" w:cs="Arial"/>
            <w:sz w:val="20"/>
            <w:szCs w:val="20"/>
          </w:rPr>
          <w:delText>Сколько различных последовательностей содержит множество</w:delText>
        </w:r>
      </w:del>
    </w:p>
    <w:p w:rsidR="00A33515" w:rsidDel="002260E7" w:rsidRDefault="00A33515">
      <w:pPr>
        <w:spacing w:line="191" w:lineRule="exact"/>
        <w:rPr>
          <w:del w:id="14759" w:author="Admin" w:date="2019-02-19T02:10:00Z"/>
          <w:sz w:val="20"/>
          <w:szCs w:val="20"/>
        </w:rPr>
      </w:pPr>
    </w:p>
    <w:p w:rsidR="00A33515" w:rsidDel="002260E7" w:rsidRDefault="001A4D22">
      <w:pPr>
        <w:ind w:left="2900"/>
        <w:rPr>
          <w:del w:id="14760" w:author="Admin" w:date="2019-02-19T02:10:00Z"/>
          <w:sz w:val="20"/>
          <w:szCs w:val="20"/>
        </w:rPr>
      </w:pPr>
      <w:del w:id="14761" w:author="Admin" w:date="2019-02-19T02:10:00Z">
        <w:r w:rsidDel="002260E7">
          <w:rPr>
            <w:rFonts w:ascii="Arial" w:eastAsia="Arial" w:hAnsi="Arial" w:cs="Arial"/>
            <w:i/>
            <w:iCs/>
            <w:sz w:val="20"/>
            <w:szCs w:val="20"/>
          </w:rPr>
          <w:delText>P</w:delText>
        </w:r>
        <w:r w:rsidDel="002260E7">
          <w:rPr>
            <w:rFonts w:ascii="Arial" w:eastAsia="Arial" w:hAnsi="Arial" w:cs="Arial"/>
            <w:sz w:val="27"/>
            <w:szCs w:val="27"/>
            <w:vertAlign w:val="subscript"/>
          </w:rPr>
          <w:delText>3</w:delText>
        </w:r>
        <w:r w:rsidDel="002260E7">
          <w:rPr>
            <w:rFonts w:ascii="Arial" w:eastAsia="Arial" w:hAnsi="Arial" w:cs="Arial"/>
            <w:i/>
            <w:iCs/>
            <w:sz w:val="27"/>
            <w:szCs w:val="27"/>
            <w:vertAlign w:val="subscript"/>
          </w:rPr>
          <w:delText>n</w:delText>
        </w:r>
        <w:r w:rsidDel="002260E7">
          <w:rPr>
            <w:rFonts w:eastAsia="Times New Roman"/>
            <w:sz w:val="27"/>
            <w:szCs w:val="27"/>
            <w:vertAlign w:val="subscript"/>
          </w:rPr>
          <w:delText>+</w:delText>
        </w:r>
        <w:r w:rsidDel="002260E7">
          <w:rPr>
            <w:rFonts w:ascii="Arial" w:eastAsia="Arial" w:hAnsi="Arial" w:cs="Arial"/>
            <w:sz w:val="27"/>
            <w:szCs w:val="27"/>
            <w:vertAlign w:val="subscript"/>
          </w:rPr>
          <w:delText>1</w:delText>
        </w:r>
        <w:r w:rsidDel="002260E7">
          <w:rPr>
            <w:rFonts w:eastAsia="Times New Roman"/>
            <w:sz w:val="20"/>
            <w:szCs w:val="20"/>
          </w:rPr>
          <w:delText>(</w:delText>
        </w:r>
        <w:r w:rsidDel="002260E7">
          <w:rPr>
            <w:rFonts w:ascii="Arial" w:eastAsia="Arial" w:hAnsi="Arial" w:cs="Arial"/>
            <w:i/>
            <w:iCs/>
            <w:sz w:val="20"/>
            <w:szCs w:val="20"/>
          </w:rPr>
          <w:delText>a</w:delText>
        </w:r>
        <w:r w:rsidDel="002260E7">
          <w:rPr>
            <w:rFonts w:ascii="Arial" w:eastAsia="Arial" w:hAnsi="Arial" w:cs="Arial"/>
            <w:sz w:val="27"/>
            <w:szCs w:val="27"/>
            <w:vertAlign w:val="subscript"/>
          </w:rPr>
          <w:delText>1</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3</w:delText>
        </w:r>
        <w:r w:rsidDel="002260E7">
          <w:rPr>
            <w:rFonts w:eastAsia="Times New Roman"/>
            <w:sz w:val="20"/>
            <w:szCs w:val="20"/>
          </w:rPr>
          <w:delText>)?</w:delText>
        </w:r>
      </w:del>
    </w:p>
    <w:p w:rsidR="00A33515" w:rsidDel="002260E7" w:rsidRDefault="00A33515">
      <w:pPr>
        <w:spacing w:line="329" w:lineRule="exact"/>
        <w:rPr>
          <w:del w:id="14762" w:author="Admin" w:date="2019-02-19T02:10:00Z"/>
          <w:sz w:val="20"/>
          <w:szCs w:val="20"/>
        </w:rPr>
      </w:pPr>
    </w:p>
    <w:p w:rsidR="00A33515" w:rsidDel="002260E7" w:rsidRDefault="001A4D22">
      <w:pPr>
        <w:numPr>
          <w:ilvl w:val="0"/>
          <w:numId w:val="830"/>
        </w:numPr>
        <w:tabs>
          <w:tab w:val="left" w:pos="500"/>
        </w:tabs>
        <w:spacing w:line="303" w:lineRule="auto"/>
        <w:ind w:left="500" w:hanging="273"/>
        <w:rPr>
          <w:del w:id="14763" w:author="Admin" w:date="2019-02-19T02:10:00Z"/>
          <w:rFonts w:ascii="Arial" w:eastAsia="Arial" w:hAnsi="Arial" w:cs="Arial"/>
          <w:b/>
          <w:bCs/>
          <w:sz w:val="20"/>
          <w:szCs w:val="20"/>
        </w:rPr>
        <w:pPrChange w:id="14764" w:author="Admin" w:date="2019-02-19T00:19:00Z">
          <w:pPr>
            <w:numPr>
              <w:numId w:val="833"/>
            </w:numPr>
            <w:tabs>
              <w:tab w:val="left" w:pos="500"/>
            </w:tabs>
            <w:spacing w:line="303" w:lineRule="auto"/>
            <w:ind w:left="500" w:hanging="273"/>
          </w:pPr>
        </w:pPrChange>
      </w:pPr>
      <w:del w:id="14765" w:author="Admin" w:date="2019-02-19T02:10:00Z">
        <w:r w:rsidDel="002260E7">
          <w:rPr>
            <w:rFonts w:ascii="Arial" w:eastAsia="Arial" w:hAnsi="Arial" w:cs="Arial"/>
            <w:sz w:val="20"/>
            <w:szCs w:val="20"/>
          </w:rPr>
          <w:delText>Предложите свои направления исследования или обобщения этой задачи и изучите их.</w:delText>
        </w:r>
      </w:del>
    </w:p>
    <w:p w:rsidR="00A33515" w:rsidDel="002260E7" w:rsidRDefault="00A33515">
      <w:pPr>
        <w:spacing w:line="240" w:lineRule="exact"/>
        <w:rPr>
          <w:del w:id="14766" w:author="Admin" w:date="2019-02-19T02:10:00Z"/>
          <w:sz w:val="20"/>
          <w:szCs w:val="20"/>
        </w:rPr>
      </w:pPr>
    </w:p>
    <w:p w:rsidR="00A33515" w:rsidDel="002260E7" w:rsidRDefault="001A4D22">
      <w:pPr>
        <w:spacing w:line="257" w:lineRule="auto"/>
        <w:ind w:left="1420" w:right="600" w:hanging="1421"/>
        <w:rPr>
          <w:del w:id="14767" w:author="Admin" w:date="2019-02-19T02:10:00Z"/>
          <w:sz w:val="20"/>
          <w:szCs w:val="20"/>
        </w:rPr>
      </w:pPr>
      <w:del w:id="14768" w:author="Admin" w:date="2019-02-19T02:10:00Z">
        <w:r w:rsidDel="002260E7">
          <w:rPr>
            <w:rFonts w:ascii="Arial" w:eastAsia="Arial" w:hAnsi="Arial" w:cs="Arial"/>
            <w:b/>
            <w:bCs/>
            <w:sz w:val="26"/>
            <w:szCs w:val="26"/>
          </w:rPr>
          <w:delText>Задача 12. Периодические дифференциальные уравнения</w:delText>
        </w:r>
      </w:del>
    </w:p>
    <w:p w:rsidR="00A33515" w:rsidDel="002260E7" w:rsidRDefault="00A33515">
      <w:pPr>
        <w:spacing w:line="77" w:lineRule="exact"/>
        <w:rPr>
          <w:del w:id="14769" w:author="Admin" w:date="2019-02-19T02:10:00Z"/>
          <w:sz w:val="20"/>
          <w:szCs w:val="20"/>
        </w:rPr>
      </w:pPr>
    </w:p>
    <w:p w:rsidR="00A33515" w:rsidDel="002260E7" w:rsidRDefault="001A4D22">
      <w:pPr>
        <w:numPr>
          <w:ilvl w:val="0"/>
          <w:numId w:val="831"/>
        </w:numPr>
        <w:tabs>
          <w:tab w:val="left" w:pos="500"/>
        </w:tabs>
        <w:spacing w:line="236" w:lineRule="auto"/>
        <w:ind w:left="500" w:hanging="273"/>
        <w:jc w:val="both"/>
        <w:rPr>
          <w:del w:id="14770" w:author="Admin" w:date="2019-02-19T02:10:00Z"/>
          <w:rFonts w:ascii="Arial" w:eastAsia="Arial" w:hAnsi="Arial" w:cs="Arial"/>
          <w:b/>
          <w:bCs/>
          <w:sz w:val="20"/>
          <w:szCs w:val="20"/>
        </w:rPr>
        <w:pPrChange w:id="14771" w:author="Admin" w:date="2019-02-19T00:19:00Z">
          <w:pPr>
            <w:numPr>
              <w:numId w:val="834"/>
            </w:numPr>
            <w:tabs>
              <w:tab w:val="left" w:pos="500"/>
            </w:tabs>
            <w:spacing w:line="236" w:lineRule="auto"/>
            <w:ind w:left="500" w:hanging="273"/>
            <w:jc w:val="both"/>
          </w:pPr>
        </w:pPrChange>
      </w:pPr>
      <w:del w:id="14772" w:author="Admin" w:date="2019-02-19T02:10:00Z">
        <w:r w:rsidDel="002260E7">
          <w:rPr>
            <w:rFonts w:ascii="Arial" w:eastAsia="Arial" w:hAnsi="Arial" w:cs="Arial"/>
            <w:sz w:val="20"/>
            <w:szCs w:val="20"/>
          </w:rPr>
          <w:delText xml:space="preserve">Дана функция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 xml:space="preserve"> </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eastAsia="Times New Roman"/>
            <w:sz w:val="20"/>
            <w:szCs w:val="20"/>
          </w:rPr>
          <w:delText>R</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eastAsia="Times New Roman"/>
            <w:i/>
            <w:iCs/>
            <w:sz w:val="27"/>
            <w:szCs w:val="27"/>
            <w:vertAlign w:val="superscript"/>
          </w:rPr>
          <w:delText>′</w:delText>
        </w:r>
        <w:r w:rsidDel="002260E7">
          <w:rPr>
            <w:rFonts w:ascii="Arial" w:eastAsia="Arial" w:hAnsi="Arial" w:cs="Arial"/>
            <w:i/>
            <w:iCs/>
            <w:sz w:val="27"/>
            <w:szCs w:val="27"/>
            <w:vertAlign w:val="subscript"/>
          </w:rPr>
          <w:delText>y</w:delText>
        </w:r>
        <w:r w:rsidDel="002260E7">
          <w:rPr>
            <w:rFonts w:ascii="Arial" w:eastAsia="Arial" w:hAnsi="Arial" w:cs="Arial"/>
            <w:sz w:val="20"/>
            <w:szCs w:val="20"/>
          </w:rPr>
          <w:delText xml:space="preserve"> </w:delText>
        </w:r>
        <w:r w:rsidDel="002260E7">
          <w:rPr>
            <w:rFonts w:eastAsia="Times New Roman"/>
            <w:i/>
            <w:iCs/>
            <w:sz w:val="20"/>
            <w:szCs w:val="20"/>
          </w:rPr>
          <w:delText>2</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C</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sz w:val="20"/>
            <w:szCs w:val="20"/>
          </w:rPr>
          <w:delText xml:space="preserve"> и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T</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i/>
            <w:iCs/>
            <w:sz w:val="20"/>
            <w:szCs w:val="20"/>
          </w:rPr>
          <w:delText xml:space="preserve"> y</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для любых</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i/>
            <w:iCs/>
            <w:sz w:val="20"/>
            <w:szCs w:val="20"/>
          </w:rPr>
          <w:delText xml:space="preserve"> y</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2</w:delText>
        </w:r>
        <w:r w:rsidDel="002260E7">
          <w:rPr>
            <w:rFonts w:ascii="Arial" w:eastAsia="Arial" w:hAnsi="Arial" w:cs="Arial"/>
            <w:i/>
            <w:iCs/>
            <w:sz w:val="20"/>
            <w:szCs w:val="20"/>
          </w:rPr>
          <w:delText xml:space="preserve"> </w:delText>
        </w:r>
        <w:r w:rsidDel="002260E7">
          <w:rPr>
            <w:rFonts w:eastAsia="Times New Roman"/>
            <w:sz w:val="20"/>
            <w:szCs w:val="20"/>
          </w:rPr>
          <w:delText>R</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Далее,</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существуют такие числа</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a, b,</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что</w:delText>
        </w:r>
        <w:r w:rsidDel="002260E7">
          <w:rPr>
            <w:rFonts w:ascii="Arial" w:eastAsia="Arial" w:hAnsi="Arial" w:cs="Arial"/>
            <w:i/>
            <w:iCs/>
            <w:sz w:val="20"/>
            <w:szCs w:val="20"/>
          </w:rPr>
          <w:delText xml:space="preserve"> 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i/>
            <w:iCs/>
            <w:sz w:val="20"/>
            <w:szCs w:val="20"/>
          </w:rPr>
          <w:delText xml:space="preserve"> a</w:delText>
        </w:r>
        <w:r w:rsidDel="002260E7">
          <w:rPr>
            <w:rFonts w:eastAsia="Times New Roman"/>
            <w:sz w:val="20"/>
            <w:szCs w:val="20"/>
          </w:rPr>
          <w:delText>)</w:delText>
        </w:r>
        <w:r w:rsidDel="002260E7">
          <w:rPr>
            <w:rFonts w:ascii="Arial" w:eastAsia="Arial" w:hAnsi="Arial" w:cs="Arial"/>
            <w:i/>
            <w:iCs/>
            <w:sz w:val="20"/>
            <w:szCs w:val="20"/>
          </w:rPr>
          <w:delText xml:space="preserve"> 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i/>
            <w:iCs/>
            <w:sz w:val="20"/>
            <w:szCs w:val="20"/>
          </w:rPr>
          <w:delText xml:space="preserve"> b</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eastAsia="Times New Roman"/>
            <w:i/>
            <w:iCs/>
            <w:sz w:val="20"/>
            <w:szCs w:val="20"/>
          </w:rPr>
          <w:delText>&lt;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0</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для любого вещественного</w:delText>
        </w:r>
        <w:r w:rsidDel="002260E7">
          <w:rPr>
            <w:rFonts w:ascii="Arial" w:eastAsia="Arial" w:hAnsi="Arial" w:cs="Arial"/>
            <w:i/>
            <w:iCs/>
            <w:sz w:val="20"/>
            <w:szCs w:val="20"/>
          </w:rPr>
          <w:delText xml:space="preserve"> x</w:delText>
        </w:r>
        <w:r w:rsidDel="002260E7">
          <w:rPr>
            <w:rFonts w:ascii="Arial" w:eastAsia="Arial" w:hAnsi="Arial" w:cs="Arial"/>
            <w:sz w:val="20"/>
            <w:szCs w:val="20"/>
          </w:rPr>
          <w:delText>.</w:delText>
        </w:r>
      </w:del>
    </w:p>
    <w:p w:rsidR="00A33515" w:rsidDel="002260E7" w:rsidRDefault="00A33515">
      <w:pPr>
        <w:spacing w:line="359" w:lineRule="exact"/>
        <w:rPr>
          <w:del w:id="14773" w:author="Admin" w:date="2019-02-19T02:10:00Z"/>
          <w:rFonts w:ascii="Arial" w:eastAsia="Arial" w:hAnsi="Arial" w:cs="Arial"/>
          <w:b/>
          <w:bCs/>
          <w:sz w:val="20"/>
          <w:szCs w:val="20"/>
        </w:rPr>
      </w:pPr>
    </w:p>
    <w:p w:rsidR="00A33515" w:rsidDel="002260E7" w:rsidRDefault="001A4D22">
      <w:pPr>
        <w:spacing w:line="230" w:lineRule="auto"/>
        <w:ind w:left="940" w:hanging="438"/>
        <w:rPr>
          <w:del w:id="14774" w:author="Admin" w:date="2019-02-19T02:10:00Z"/>
          <w:rFonts w:ascii="Arial" w:eastAsia="Arial" w:hAnsi="Arial" w:cs="Arial"/>
          <w:b/>
          <w:bCs/>
          <w:sz w:val="20"/>
          <w:szCs w:val="20"/>
        </w:rPr>
      </w:pPr>
      <w:del w:id="14775"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Докажите,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дифференциальное уравнение</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y</w:delText>
        </w:r>
        <w:r w:rsidDel="002260E7">
          <w:rPr>
            <w:rFonts w:eastAsia="Times New Roman"/>
            <w:i/>
            <w:iCs/>
            <w:sz w:val="27"/>
            <w:szCs w:val="27"/>
            <w:vertAlign w:val="superscript"/>
          </w:rPr>
          <w:delText>′</w:delText>
        </w:r>
        <w:r w:rsidDel="002260E7">
          <w:rPr>
            <w:rFonts w:ascii="Arial" w:eastAsia="Arial" w:hAnsi="Arial" w:cs="Arial"/>
            <w:b/>
            <w:bCs/>
            <w:sz w:val="20"/>
            <w:szCs w:val="20"/>
          </w:rPr>
          <w:delText xml:space="preserve"> </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имеет</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T</w:delText>
        </w:r>
        <w:r w:rsidDel="002260E7">
          <w:rPr>
            <w:rFonts w:ascii="Arial" w:eastAsia="Arial" w:hAnsi="Arial" w:cs="Arial"/>
            <w:sz w:val="20"/>
            <w:szCs w:val="20"/>
          </w:rPr>
          <w:delText>-периодическое решение.</w:delText>
        </w:r>
      </w:del>
    </w:p>
    <w:p w:rsidR="00A33515" w:rsidDel="002260E7" w:rsidRDefault="00A33515">
      <w:pPr>
        <w:spacing w:line="108" w:lineRule="exact"/>
        <w:rPr>
          <w:del w:id="14776" w:author="Admin" w:date="2019-02-19T02:10:00Z"/>
          <w:rFonts w:ascii="Arial" w:eastAsia="Arial" w:hAnsi="Arial" w:cs="Arial"/>
          <w:b/>
          <w:bCs/>
          <w:sz w:val="20"/>
          <w:szCs w:val="20"/>
        </w:rPr>
      </w:pPr>
    </w:p>
    <w:p w:rsidR="00A33515" w:rsidDel="002260E7" w:rsidRDefault="001A4D22">
      <w:pPr>
        <w:numPr>
          <w:ilvl w:val="1"/>
          <w:numId w:val="831"/>
        </w:numPr>
        <w:tabs>
          <w:tab w:val="left" w:pos="3220"/>
        </w:tabs>
        <w:ind w:left="3220" w:hanging="250"/>
        <w:rPr>
          <w:del w:id="14777" w:author="Admin" w:date="2019-02-19T02:10:00Z"/>
          <w:rFonts w:ascii="Arial" w:eastAsia="Arial" w:hAnsi="Arial" w:cs="Arial"/>
          <w:sz w:val="20"/>
          <w:szCs w:val="20"/>
        </w:rPr>
        <w:pPrChange w:id="14778" w:author="Admin" w:date="2019-02-19T00:19:00Z">
          <w:pPr>
            <w:numPr>
              <w:ilvl w:val="1"/>
              <w:numId w:val="834"/>
            </w:numPr>
            <w:tabs>
              <w:tab w:val="left" w:pos="3220"/>
            </w:tabs>
            <w:ind w:left="3220" w:hanging="250"/>
          </w:pPr>
        </w:pPrChange>
      </w:pPr>
      <w:del w:id="14779" w:author="Admin" w:date="2019-02-19T02:10:00Z">
        <w:r w:rsidDel="002260E7">
          <w:rPr>
            <w:rFonts w:ascii="Arial" w:eastAsia="Arial" w:hAnsi="Arial" w:cs="Arial"/>
            <w:b/>
            <w:bCs/>
            <w:sz w:val="20"/>
            <w:szCs w:val="20"/>
          </w:rPr>
          <w:delText xml:space="preserve">346 </w:delText>
        </w:r>
        <w:r w:rsidDel="002260E7">
          <w:rPr>
            <w:rFonts w:ascii="Arial" w:eastAsia="Arial" w:hAnsi="Arial" w:cs="Arial"/>
            <w:sz w:val="20"/>
            <w:szCs w:val="20"/>
          </w:rPr>
          <w:delText>−</w:delText>
        </w:r>
      </w:del>
    </w:p>
    <w:p w:rsidR="00A33515" w:rsidDel="002260E7" w:rsidRDefault="00A33515">
      <w:pPr>
        <w:rPr>
          <w:del w:id="14780"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ind w:left="920"/>
        <w:rPr>
          <w:del w:id="14781" w:author="Admin" w:date="2019-02-19T02:10:00Z"/>
          <w:sz w:val="20"/>
          <w:szCs w:val="20"/>
        </w:rPr>
      </w:pPr>
      <w:bookmarkStart w:id="14782" w:name="page357"/>
      <w:bookmarkEnd w:id="14782"/>
      <w:del w:id="14783"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38" w:lineRule="exact"/>
        <w:rPr>
          <w:del w:id="14784" w:author="Admin" w:date="2019-02-19T02:10:00Z"/>
          <w:sz w:val="20"/>
          <w:szCs w:val="20"/>
        </w:rPr>
      </w:pPr>
    </w:p>
    <w:p w:rsidR="00A33515" w:rsidDel="002260E7" w:rsidRDefault="001A4D22">
      <w:pPr>
        <w:spacing w:line="267" w:lineRule="auto"/>
        <w:ind w:left="720" w:hanging="437"/>
        <w:rPr>
          <w:del w:id="14785" w:author="Admin" w:date="2019-02-19T02:10:00Z"/>
          <w:sz w:val="20"/>
          <w:szCs w:val="20"/>
        </w:rPr>
      </w:pPr>
      <w:del w:id="14786"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Докажите,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если</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f</w:delText>
        </w:r>
        <w:r w:rsidDel="002260E7">
          <w:rPr>
            <w:rFonts w:eastAsia="Times New Roman"/>
            <w:i/>
            <w:iCs/>
            <w:sz w:val="27"/>
            <w:szCs w:val="27"/>
            <w:vertAlign w:val="superscript"/>
          </w:rPr>
          <w:delText>′</w:delText>
        </w:r>
        <w:r w:rsidDel="002260E7">
          <w:rPr>
            <w:rFonts w:ascii="Arial" w:eastAsia="Arial" w:hAnsi="Arial" w:cs="Arial"/>
            <w:i/>
            <w:iCs/>
            <w:sz w:val="27"/>
            <w:szCs w:val="27"/>
            <w:vertAlign w:val="subscript"/>
          </w:rPr>
          <w:delText>y</w:delText>
        </w:r>
        <w:r w:rsidDel="002260E7">
          <w:rPr>
            <w:rFonts w:ascii="Arial" w:eastAsia="Arial" w:hAnsi="Arial" w:cs="Arial"/>
            <w:b/>
            <w:bCs/>
            <w:sz w:val="20"/>
            <w:szCs w:val="20"/>
          </w:rPr>
          <w:delText xml:space="preserve"> </w:delText>
        </w:r>
        <w:r w:rsidDel="002260E7">
          <w:rPr>
            <w:rFonts w:eastAsia="Times New Roman"/>
            <w:i/>
            <w:iCs/>
            <w:sz w:val="20"/>
            <w:szCs w:val="20"/>
          </w:rPr>
          <w:delText>&gt;</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0,</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то это периодическое решение един-ственно.</w:delText>
        </w:r>
      </w:del>
    </w:p>
    <w:p w:rsidR="00A33515" w:rsidDel="002260E7" w:rsidRDefault="00A33515">
      <w:pPr>
        <w:spacing w:line="127" w:lineRule="exact"/>
        <w:rPr>
          <w:del w:id="14787" w:author="Admin" w:date="2019-02-19T02:10:00Z"/>
          <w:sz w:val="20"/>
          <w:szCs w:val="20"/>
        </w:rPr>
      </w:pPr>
    </w:p>
    <w:p w:rsidR="00A33515" w:rsidDel="002260E7" w:rsidRDefault="001A4D22">
      <w:pPr>
        <w:numPr>
          <w:ilvl w:val="0"/>
          <w:numId w:val="832"/>
        </w:numPr>
        <w:tabs>
          <w:tab w:val="left" w:pos="280"/>
        </w:tabs>
        <w:spacing w:line="236" w:lineRule="auto"/>
        <w:ind w:left="280" w:hanging="273"/>
        <w:rPr>
          <w:del w:id="14788" w:author="Admin" w:date="2019-02-19T02:10:00Z"/>
          <w:rFonts w:ascii="Arial" w:eastAsia="Arial" w:hAnsi="Arial" w:cs="Arial"/>
          <w:b/>
          <w:bCs/>
          <w:sz w:val="20"/>
          <w:szCs w:val="20"/>
        </w:rPr>
        <w:pPrChange w:id="14789" w:author="Admin" w:date="2019-02-19T00:19:00Z">
          <w:pPr>
            <w:numPr>
              <w:numId w:val="835"/>
            </w:numPr>
            <w:tabs>
              <w:tab w:val="left" w:pos="280"/>
            </w:tabs>
            <w:spacing w:line="236" w:lineRule="auto"/>
            <w:ind w:left="280" w:hanging="273"/>
          </w:pPr>
        </w:pPrChange>
      </w:pPr>
      <w:del w:id="14790" w:author="Admin" w:date="2019-02-19T02:10:00Z">
        <w:r w:rsidDel="002260E7">
          <w:rPr>
            <w:rFonts w:ascii="Arial" w:eastAsia="Arial" w:hAnsi="Arial" w:cs="Arial"/>
            <w:sz w:val="20"/>
            <w:szCs w:val="20"/>
          </w:rPr>
          <w:delText xml:space="preserve">Дано уравнение </w:delText>
        </w:r>
        <w:r w:rsidDel="002260E7">
          <w:rPr>
            <w:rFonts w:ascii="Arial" w:eastAsia="Arial" w:hAnsi="Arial" w:cs="Arial"/>
            <w:i/>
            <w:iCs/>
            <w:sz w:val="20"/>
            <w:szCs w:val="20"/>
          </w:rPr>
          <w:delText>y</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ascii="Arial" w:eastAsia="Arial" w:hAnsi="Arial" w:cs="Arial"/>
            <w:sz w:val="27"/>
            <w:szCs w:val="27"/>
            <w:vertAlign w:val="superscript"/>
          </w:rPr>
          <w:delText>2</w:delText>
        </w:r>
        <w:r w:rsidDel="002260E7">
          <w:rPr>
            <w:rFonts w:ascii="Arial" w:eastAsia="Arial" w:hAnsi="Arial" w:cs="Arial"/>
            <w:i/>
            <w:iCs/>
            <w:sz w:val="27"/>
            <w:szCs w:val="27"/>
            <w:vertAlign w:val="superscript"/>
          </w:rPr>
          <w:delText>k</w:delText>
        </w:r>
        <w:r w:rsidDel="002260E7">
          <w:rPr>
            <w:rFonts w:eastAsia="Times New Roman"/>
            <w:sz w:val="27"/>
            <w:szCs w:val="27"/>
            <w:vertAlign w:val="superscript"/>
          </w:rPr>
          <w:delText>+</w:delText>
        </w:r>
        <w:r w:rsidDel="002260E7">
          <w:rPr>
            <w:rFonts w:ascii="Arial" w:eastAsia="Arial" w:hAnsi="Arial" w:cs="Arial"/>
            <w:sz w:val="27"/>
            <w:szCs w:val="27"/>
            <w:vertAlign w:val="super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T</w:delText>
        </w:r>
        <w:r w:rsidDel="002260E7">
          <w:rPr>
            <w:rFonts w:eastAsia="Times New Roman"/>
            <w:sz w:val="20"/>
            <w:szCs w:val="20"/>
          </w:rPr>
          <w:delText>) =</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 непрерывна на вещественной прямой.</w:delText>
        </w:r>
      </w:del>
    </w:p>
    <w:p w:rsidR="00A33515" w:rsidDel="002260E7" w:rsidRDefault="00A33515">
      <w:pPr>
        <w:spacing w:line="94" w:lineRule="exact"/>
        <w:rPr>
          <w:del w:id="14791" w:author="Admin" w:date="2019-02-19T02:10:00Z"/>
          <w:rFonts w:ascii="Arial" w:eastAsia="Arial" w:hAnsi="Arial" w:cs="Arial"/>
          <w:b/>
          <w:bCs/>
          <w:sz w:val="20"/>
          <w:szCs w:val="20"/>
        </w:rPr>
      </w:pPr>
    </w:p>
    <w:p w:rsidR="00A33515" w:rsidDel="002260E7" w:rsidRDefault="001A4D22">
      <w:pPr>
        <w:spacing w:line="387" w:lineRule="auto"/>
        <w:ind w:left="280" w:right="900"/>
        <w:rPr>
          <w:del w:id="14792" w:author="Admin" w:date="2019-02-19T02:10:00Z"/>
          <w:rFonts w:ascii="Arial" w:eastAsia="Arial" w:hAnsi="Arial" w:cs="Arial"/>
          <w:b/>
          <w:bCs/>
          <w:sz w:val="20"/>
          <w:szCs w:val="20"/>
        </w:rPr>
      </w:pPr>
      <w:del w:id="14793" w:author="Admin" w:date="2019-02-19T02:10:00Z">
        <w:r w:rsidDel="002260E7">
          <w:rPr>
            <w:rFonts w:ascii="Arial" w:eastAsia="Arial" w:hAnsi="Arial" w:cs="Arial"/>
            <w:b/>
            <w:bCs/>
            <w:sz w:val="20"/>
            <w:szCs w:val="20"/>
          </w:rPr>
          <w:delText xml:space="preserve">а) </w:delText>
        </w:r>
        <w:r w:rsidDel="002260E7">
          <w:rPr>
            <w:rFonts w:ascii="Arial" w:eastAsia="Arial" w:hAnsi="Arial" w:cs="Arial"/>
            <w:sz w:val="20"/>
            <w:szCs w:val="20"/>
          </w:rPr>
          <w:delText>Докажите,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существует</w:delText>
        </w:r>
        <w:r w:rsidDel="002260E7">
          <w:rPr>
            <w:rFonts w:ascii="Arial" w:eastAsia="Arial" w:hAnsi="Arial" w:cs="Arial"/>
            <w:b/>
            <w:bCs/>
            <w:sz w:val="20"/>
            <w:szCs w:val="20"/>
          </w:rPr>
          <w:delText xml:space="preserve"> </w:delText>
        </w:r>
        <w:r w:rsidDel="002260E7">
          <w:rPr>
            <w:rFonts w:ascii="Arial" w:eastAsia="Arial" w:hAnsi="Arial" w:cs="Arial"/>
            <w:i/>
            <w:iCs/>
            <w:sz w:val="20"/>
            <w:szCs w:val="20"/>
          </w:rPr>
          <w:delText>T</w:delText>
        </w:r>
        <w:r w:rsidDel="002260E7">
          <w:rPr>
            <w:rFonts w:ascii="Arial" w:eastAsia="Arial" w:hAnsi="Arial" w:cs="Arial"/>
            <w:sz w:val="20"/>
            <w:szCs w:val="20"/>
          </w:rPr>
          <w:delText>-периодическое решение.</w:delText>
        </w:r>
        <w:r w:rsidDel="002260E7">
          <w:rPr>
            <w:rFonts w:ascii="Arial" w:eastAsia="Arial" w:hAnsi="Arial" w:cs="Arial"/>
            <w:b/>
            <w:bCs/>
            <w:sz w:val="20"/>
            <w:szCs w:val="20"/>
          </w:rPr>
          <w:delText xml:space="preserve"> б) </w:delText>
        </w:r>
        <w:r w:rsidDel="002260E7">
          <w:rPr>
            <w:rFonts w:ascii="Arial" w:eastAsia="Arial" w:hAnsi="Arial" w:cs="Arial"/>
            <w:sz w:val="20"/>
            <w:szCs w:val="20"/>
          </w:rPr>
          <w:delText>Докажите,</w:delText>
        </w:r>
        <w:r w:rsidDel="002260E7">
          <w:rPr>
            <w:rFonts w:ascii="Arial" w:eastAsia="Arial" w:hAnsi="Arial" w:cs="Arial"/>
            <w:b/>
            <w:bCs/>
            <w:sz w:val="20"/>
            <w:szCs w:val="20"/>
          </w:rPr>
          <w:delText xml:space="preserve"> </w:delText>
        </w:r>
        <w:r w:rsidDel="002260E7">
          <w:rPr>
            <w:rFonts w:ascii="Arial" w:eastAsia="Arial" w:hAnsi="Arial" w:cs="Arial"/>
            <w:sz w:val="20"/>
            <w:szCs w:val="20"/>
          </w:rPr>
          <w:delText>что это решение единственно.</w:delText>
        </w:r>
      </w:del>
    </w:p>
    <w:tbl>
      <w:tblPr>
        <w:tblW w:w="0" w:type="auto"/>
        <w:tblLayout w:type="fixed"/>
        <w:tblCellMar>
          <w:left w:w="0" w:type="dxa"/>
          <w:right w:w="0" w:type="dxa"/>
        </w:tblCellMar>
        <w:tblLook w:val="04A0" w:firstRow="1" w:lastRow="0" w:firstColumn="1" w:lastColumn="0" w:noHBand="0" w:noVBand="1"/>
      </w:tblPr>
      <w:tblGrid>
        <w:gridCol w:w="220"/>
        <w:gridCol w:w="800"/>
        <w:gridCol w:w="100"/>
        <w:gridCol w:w="200"/>
        <w:gridCol w:w="2740"/>
        <w:gridCol w:w="100"/>
        <w:gridCol w:w="200"/>
        <w:gridCol w:w="640"/>
        <w:gridCol w:w="580"/>
        <w:gridCol w:w="980"/>
        <w:gridCol w:w="20"/>
      </w:tblGrid>
      <w:tr w:rsidR="00A33515" w:rsidDel="002260E7">
        <w:trPr>
          <w:trHeight w:val="301"/>
          <w:del w:id="14794" w:author="Admin" w:date="2019-02-19T02:10:00Z"/>
        </w:trPr>
        <w:tc>
          <w:tcPr>
            <w:tcW w:w="220" w:type="dxa"/>
            <w:vAlign w:val="bottom"/>
          </w:tcPr>
          <w:p w:rsidR="00A33515" w:rsidDel="002260E7" w:rsidRDefault="001A4D22">
            <w:pPr>
              <w:jc w:val="right"/>
              <w:rPr>
                <w:del w:id="14795" w:author="Admin" w:date="2019-02-19T02:10:00Z"/>
                <w:sz w:val="20"/>
                <w:szCs w:val="20"/>
              </w:rPr>
            </w:pPr>
            <w:del w:id="14796" w:author="Admin" w:date="2019-02-19T02:10:00Z">
              <w:r w:rsidDel="002260E7">
                <w:rPr>
                  <w:rFonts w:ascii="Arial" w:eastAsia="Arial" w:hAnsi="Arial" w:cs="Arial"/>
                  <w:b/>
                  <w:bCs/>
                  <w:w w:val="95"/>
                  <w:sz w:val="20"/>
                  <w:szCs w:val="20"/>
                </w:rPr>
                <w:delText>3.</w:delText>
              </w:r>
            </w:del>
          </w:p>
        </w:tc>
        <w:tc>
          <w:tcPr>
            <w:tcW w:w="5360" w:type="dxa"/>
            <w:gridSpan w:val="8"/>
            <w:vAlign w:val="bottom"/>
          </w:tcPr>
          <w:p w:rsidR="00A33515" w:rsidDel="002260E7" w:rsidRDefault="001A4D22">
            <w:pPr>
              <w:spacing w:line="300" w:lineRule="exact"/>
              <w:ind w:left="60"/>
              <w:rPr>
                <w:del w:id="14797" w:author="Admin" w:date="2019-02-19T02:10:00Z"/>
                <w:sz w:val="20"/>
                <w:szCs w:val="20"/>
              </w:rPr>
            </w:pPr>
            <w:del w:id="14798" w:author="Admin" w:date="2019-02-19T02:10:00Z">
              <w:r w:rsidDel="002260E7">
                <w:rPr>
                  <w:rFonts w:ascii="Arial" w:eastAsia="Arial" w:hAnsi="Arial" w:cs="Arial"/>
                  <w:sz w:val="20"/>
                  <w:szCs w:val="20"/>
                </w:rPr>
                <w:delText xml:space="preserve">Найдите все периодические решения уравнения </w:delText>
              </w:r>
              <w:r w:rsidDel="002260E7">
                <w:rPr>
                  <w:rFonts w:ascii="Arial" w:eastAsia="Arial" w:hAnsi="Arial" w:cs="Arial"/>
                  <w:i/>
                  <w:iCs/>
                  <w:sz w:val="20"/>
                  <w:szCs w:val="20"/>
                </w:rPr>
                <w:delText>y</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w:delText>
              </w:r>
              <w:r w:rsidDel="002260E7">
                <w:rPr>
                  <w:rFonts w:eastAsia="Times New Roman"/>
                  <w:sz w:val="20"/>
                  <w:szCs w:val="20"/>
                </w:rPr>
                <w:delText>= (</w:delText>
              </w:r>
              <w:r w:rsidDel="002260E7">
                <w:rPr>
                  <w:rFonts w:ascii="Arial" w:eastAsia="Arial" w:hAnsi="Arial" w:cs="Arial"/>
                  <w:i/>
                  <w:iCs/>
                  <w:sz w:val="20"/>
                  <w:szCs w:val="20"/>
                </w:rPr>
                <w:delText>y</w:delText>
              </w:r>
            </w:del>
          </w:p>
        </w:tc>
        <w:tc>
          <w:tcPr>
            <w:tcW w:w="980" w:type="dxa"/>
            <w:vAlign w:val="bottom"/>
          </w:tcPr>
          <w:p w:rsidR="00A33515" w:rsidDel="002260E7" w:rsidRDefault="001A4D22">
            <w:pPr>
              <w:jc w:val="right"/>
              <w:rPr>
                <w:del w:id="14799" w:author="Admin" w:date="2019-02-19T02:10:00Z"/>
                <w:sz w:val="20"/>
                <w:szCs w:val="20"/>
              </w:rPr>
            </w:pPr>
            <w:del w:id="14800" w:author="Admin" w:date="2019-02-19T02:10:00Z">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ascii="Arial" w:eastAsia="Arial" w:hAnsi="Arial" w:cs="Arial"/>
                  <w:i/>
                  <w:iCs/>
                  <w:sz w:val="20"/>
                  <w:szCs w:val="20"/>
                </w:rPr>
                <w:delText>y   b</w:delText>
              </w:r>
              <w:r w:rsidDel="002260E7">
                <w:rPr>
                  <w:rFonts w:eastAsia="Times New Roman"/>
                  <w:sz w:val="20"/>
                  <w:szCs w:val="20"/>
                </w:rPr>
                <w:delText>)</w:delText>
              </w:r>
              <w:r w:rsidDel="002260E7">
                <w:rPr>
                  <w:rFonts w:ascii="Arial" w:eastAsia="Arial" w:hAnsi="Arial" w:cs="Arial"/>
                  <w:sz w:val="20"/>
                  <w:szCs w:val="20"/>
                </w:rPr>
                <w:delText>,</w:delText>
              </w:r>
            </w:del>
          </w:p>
        </w:tc>
        <w:tc>
          <w:tcPr>
            <w:tcW w:w="0" w:type="dxa"/>
            <w:vAlign w:val="bottom"/>
          </w:tcPr>
          <w:p w:rsidR="00A33515" w:rsidDel="002260E7" w:rsidRDefault="00A33515">
            <w:pPr>
              <w:rPr>
                <w:del w:id="14801" w:author="Admin" w:date="2019-02-19T02:10:00Z"/>
                <w:sz w:val="1"/>
                <w:szCs w:val="1"/>
              </w:rPr>
            </w:pPr>
          </w:p>
        </w:tc>
      </w:tr>
      <w:tr w:rsidR="00A33515" w:rsidDel="002260E7">
        <w:trPr>
          <w:trHeight w:val="253"/>
          <w:del w:id="14802" w:author="Admin" w:date="2019-02-19T02:10:00Z"/>
        </w:trPr>
        <w:tc>
          <w:tcPr>
            <w:tcW w:w="220" w:type="dxa"/>
            <w:vAlign w:val="bottom"/>
          </w:tcPr>
          <w:p w:rsidR="00A33515" w:rsidDel="002260E7" w:rsidRDefault="00A33515">
            <w:pPr>
              <w:rPr>
                <w:del w:id="14803" w:author="Admin" w:date="2019-02-19T02:10:00Z"/>
              </w:rPr>
            </w:pPr>
          </w:p>
        </w:tc>
        <w:tc>
          <w:tcPr>
            <w:tcW w:w="4140" w:type="dxa"/>
            <w:gridSpan w:val="6"/>
            <w:vAlign w:val="bottom"/>
          </w:tcPr>
          <w:p w:rsidR="00A33515" w:rsidDel="002260E7" w:rsidRDefault="001A4D22">
            <w:pPr>
              <w:ind w:left="60"/>
              <w:rPr>
                <w:del w:id="14804" w:author="Admin" w:date="2019-02-19T02:10:00Z"/>
                <w:sz w:val="20"/>
                <w:szCs w:val="20"/>
              </w:rPr>
            </w:pPr>
            <w:del w:id="14805" w:author="Admin" w:date="2019-02-19T02:10:00Z">
              <w:r w:rsidDel="002260E7">
                <w:rPr>
                  <w:rFonts w:ascii="Arial" w:eastAsia="Arial" w:hAnsi="Arial" w:cs="Arial"/>
                  <w:sz w:val="20"/>
                  <w:szCs w:val="20"/>
                </w:rPr>
                <w:delText xml:space="preserve">где </w:delText>
              </w:r>
              <w:r w:rsidDel="002260E7">
                <w:rPr>
                  <w:rFonts w:ascii="Arial" w:eastAsia="Arial" w:hAnsi="Arial" w:cs="Arial"/>
                  <w:i/>
                  <w:iCs/>
                  <w:sz w:val="20"/>
                  <w:szCs w:val="20"/>
                </w:rPr>
                <w:delText>a</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 вещественные числа.</w:delText>
              </w:r>
            </w:del>
          </w:p>
        </w:tc>
        <w:tc>
          <w:tcPr>
            <w:tcW w:w="640" w:type="dxa"/>
            <w:vAlign w:val="bottom"/>
          </w:tcPr>
          <w:p w:rsidR="00A33515" w:rsidDel="002260E7" w:rsidRDefault="00A33515">
            <w:pPr>
              <w:rPr>
                <w:del w:id="14806" w:author="Admin" w:date="2019-02-19T02:10:00Z"/>
              </w:rPr>
            </w:pPr>
          </w:p>
        </w:tc>
        <w:tc>
          <w:tcPr>
            <w:tcW w:w="580" w:type="dxa"/>
            <w:vAlign w:val="bottom"/>
          </w:tcPr>
          <w:p w:rsidR="00A33515" w:rsidDel="002260E7" w:rsidRDefault="00A33515">
            <w:pPr>
              <w:rPr>
                <w:del w:id="14807" w:author="Admin" w:date="2019-02-19T02:10:00Z"/>
              </w:rPr>
            </w:pPr>
          </w:p>
        </w:tc>
        <w:tc>
          <w:tcPr>
            <w:tcW w:w="980" w:type="dxa"/>
            <w:vAlign w:val="bottom"/>
          </w:tcPr>
          <w:p w:rsidR="00A33515" w:rsidDel="002260E7" w:rsidRDefault="00A33515">
            <w:pPr>
              <w:rPr>
                <w:del w:id="14808" w:author="Admin" w:date="2019-02-19T02:10:00Z"/>
              </w:rPr>
            </w:pPr>
          </w:p>
        </w:tc>
        <w:tc>
          <w:tcPr>
            <w:tcW w:w="0" w:type="dxa"/>
            <w:vAlign w:val="bottom"/>
          </w:tcPr>
          <w:p w:rsidR="00A33515" w:rsidDel="002260E7" w:rsidRDefault="00A33515">
            <w:pPr>
              <w:rPr>
                <w:del w:id="14809" w:author="Admin" w:date="2019-02-19T02:10:00Z"/>
                <w:sz w:val="1"/>
                <w:szCs w:val="1"/>
              </w:rPr>
            </w:pPr>
          </w:p>
        </w:tc>
      </w:tr>
      <w:tr w:rsidR="00A33515" w:rsidDel="002260E7">
        <w:trPr>
          <w:trHeight w:val="264"/>
          <w:del w:id="14810" w:author="Admin" w:date="2019-02-19T02:10:00Z"/>
        </w:trPr>
        <w:tc>
          <w:tcPr>
            <w:tcW w:w="220" w:type="dxa"/>
            <w:vAlign w:val="bottom"/>
          </w:tcPr>
          <w:p w:rsidR="00A33515" w:rsidDel="002260E7" w:rsidRDefault="00A33515">
            <w:pPr>
              <w:rPr>
                <w:del w:id="14811" w:author="Admin" w:date="2019-02-19T02:10:00Z"/>
              </w:rPr>
            </w:pPr>
          </w:p>
        </w:tc>
        <w:tc>
          <w:tcPr>
            <w:tcW w:w="6340" w:type="dxa"/>
            <w:gridSpan w:val="9"/>
            <w:vAlign w:val="bottom"/>
          </w:tcPr>
          <w:p w:rsidR="00A33515" w:rsidDel="002260E7" w:rsidRDefault="001A4D22">
            <w:pPr>
              <w:ind w:left="60"/>
              <w:rPr>
                <w:del w:id="14812" w:author="Admin" w:date="2019-02-19T02:10:00Z"/>
                <w:sz w:val="20"/>
                <w:szCs w:val="20"/>
              </w:rPr>
            </w:pPr>
            <w:del w:id="14813" w:author="Admin" w:date="2019-02-19T02:10:00Z">
              <w:r w:rsidDel="002260E7">
                <w:rPr>
                  <w:rFonts w:ascii="Arial" w:eastAsia="Arial" w:hAnsi="Arial" w:cs="Arial"/>
                  <w:w w:val="98"/>
                  <w:sz w:val="20"/>
                  <w:szCs w:val="20"/>
                </w:rPr>
                <w:delText xml:space="preserve">Средним за период для периодической функции </w:delText>
              </w:r>
              <w:r w:rsidDel="002260E7">
                <w:rPr>
                  <w:rFonts w:ascii="Arial" w:eastAsia="Arial" w:hAnsi="Arial" w:cs="Arial"/>
                  <w:i/>
                  <w:iCs/>
                  <w:w w:val="98"/>
                  <w:sz w:val="20"/>
                  <w:szCs w:val="20"/>
                </w:rPr>
                <w:delText>f</w:delText>
              </w:r>
              <w:r w:rsidDel="002260E7">
                <w:rPr>
                  <w:rFonts w:eastAsia="Times New Roman"/>
                  <w:w w:val="98"/>
                  <w:sz w:val="20"/>
                  <w:szCs w:val="20"/>
                </w:rPr>
                <w:delText>(</w:delText>
              </w:r>
              <w:r w:rsidDel="002260E7">
                <w:rPr>
                  <w:rFonts w:ascii="Arial" w:eastAsia="Arial" w:hAnsi="Arial" w:cs="Arial"/>
                  <w:i/>
                  <w:iCs/>
                  <w:w w:val="98"/>
                  <w:sz w:val="20"/>
                  <w:szCs w:val="20"/>
                </w:rPr>
                <w:delText>x</w:delText>
              </w:r>
              <w:r w:rsidDel="002260E7">
                <w:rPr>
                  <w:rFonts w:eastAsia="Times New Roman"/>
                  <w:w w:val="98"/>
                  <w:sz w:val="20"/>
                  <w:szCs w:val="20"/>
                </w:rPr>
                <w:delText>)</w:delText>
              </w:r>
              <w:r w:rsidDel="002260E7">
                <w:rPr>
                  <w:rFonts w:ascii="Arial" w:eastAsia="Arial" w:hAnsi="Arial" w:cs="Arial"/>
                  <w:w w:val="98"/>
                  <w:sz w:val="20"/>
                  <w:szCs w:val="20"/>
                </w:rPr>
                <w:delText xml:space="preserve"> называется ве-</w:delText>
              </w:r>
            </w:del>
          </w:p>
        </w:tc>
        <w:tc>
          <w:tcPr>
            <w:tcW w:w="0" w:type="dxa"/>
            <w:vAlign w:val="bottom"/>
          </w:tcPr>
          <w:p w:rsidR="00A33515" w:rsidDel="002260E7" w:rsidRDefault="00A33515">
            <w:pPr>
              <w:rPr>
                <w:del w:id="14814" w:author="Admin" w:date="2019-02-19T02:10:00Z"/>
                <w:sz w:val="1"/>
                <w:szCs w:val="1"/>
              </w:rPr>
            </w:pPr>
          </w:p>
        </w:tc>
      </w:tr>
      <w:tr w:rsidR="00A33515" w:rsidDel="002260E7">
        <w:trPr>
          <w:trHeight w:val="137"/>
          <w:del w:id="14815" w:author="Admin" w:date="2019-02-19T02:10:00Z"/>
        </w:trPr>
        <w:tc>
          <w:tcPr>
            <w:tcW w:w="220" w:type="dxa"/>
            <w:vAlign w:val="bottom"/>
          </w:tcPr>
          <w:p w:rsidR="00A33515" w:rsidDel="002260E7" w:rsidRDefault="00A33515">
            <w:pPr>
              <w:rPr>
                <w:del w:id="14816" w:author="Admin" w:date="2019-02-19T02:10:00Z"/>
                <w:sz w:val="11"/>
                <w:szCs w:val="11"/>
              </w:rPr>
            </w:pPr>
          </w:p>
        </w:tc>
        <w:tc>
          <w:tcPr>
            <w:tcW w:w="800" w:type="dxa"/>
            <w:vAlign w:val="bottom"/>
          </w:tcPr>
          <w:p w:rsidR="00A33515" w:rsidDel="002260E7" w:rsidRDefault="00A33515">
            <w:pPr>
              <w:rPr>
                <w:del w:id="14817" w:author="Admin" w:date="2019-02-19T02:10:00Z"/>
                <w:sz w:val="11"/>
                <w:szCs w:val="11"/>
              </w:rPr>
            </w:pPr>
          </w:p>
        </w:tc>
        <w:tc>
          <w:tcPr>
            <w:tcW w:w="100" w:type="dxa"/>
            <w:vAlign w:val="bottom"/>
          </w:tcPr>
          <w:p w:rsidR="00A33515" w:rsidDel="002260E7" w:rsidRDefault="00A33515">
            <w:pPr>
              <w:rPr>
                <w:del w:id="14818" w:author="Admin" w:date="2019-02-19T02:10:00Z"/>
                <w:sz w:val="11"/>
                <w:szCs w:val="11"/>
              </w:rPr>
            </w:pPr>
          </w:p>
        </w:tc>
        <w:tc>
          <w:tcPr>
            <w:tcW w:w="200" w:type="dxa"/>
            <w:vAlign w:val="bottom"/>
          </w:tcPr>
          <w:p w:rsidR="00A33515" w:rsidDel="002260E7" w:rsidRDefault="001A4D22">
            <w:pPr>
              <w:spacing w:line="137" w:lineRule="exact"/>
              <w:ind w:left="100"/>
              <w:rPr>
                <w:del w:id="14819" w:author="Admin" w:date="2019-02-19T02:10:00Z"/>
                <w:sz w:val="20"/>
                <w:szCs w:val="20"/>
              </w:rPr>
            </w:pPr>
            <w:del w:id="14820" w:author="Admin" w:date="2019-02-19T02:10:00Z">
              <w:r w:rsidDel="002260E7">
                <w:rPr>
                  <w:rFonts w:ascii="Arial" w:eastAsia="Arial" w:hAnsi="Arial" w:cs="Arial"/>
                  <w:i/>
                  <w:iCs/>
                  <w:w w:val="92"/>
                  <w:sz w:val="14"/>
                  <w:szCs w:val="14"/>
                </w:rPr>
                <w:delText>T</w:delText>
              </w:r>
            </w:del>
          </w:p>
        </w:tc>
        <w:tc>
          <w:tcPr>
            <w:tcW w:w="2740" w:type="dxa"/>
            <w:vAlign w:val="bottom"/>
          </w:tcPr>
          <w:p w:rsidR="00A33515" w:rsidDel="002260E7" w:rsidRDefault="00A33515">
            <w:pPr>
              <w:rPr>
                <w:del w:id="14821" w:author="Admin" w:date="2019-02-19T02:10:00Z"/>
                <w:sz w:val="11"/>
                <w:szCs w:val="11"/>
              </w:rPr>
            </w:pPr>
          </w:p>
        </w:tc>
        <w:tc>
          <w:tcPr>
            <w:tcW w:w="100" w:type="dxa"/>
            <w:vAlign w:val="bottom"/>
          </w:tcPr>
          <w:p w:rsidR="00A33515" w:rsidDel="002260E7" w:rsidRDefault="00A33515">
            <w:pPr>
              <w:rPr>
                <w:del w:id="14822" w:author="Admin" w:date="2019-02-19T02:10:00Z"/>
                <w:sz w:val="11"/>
                <w:szCs w:val="11"/>
              </w:rPr>
            </w:pPr>
          </w:p>
        </w:tc>
        <w:tc>
          <w:tcPr>
            <w:tcW w:w="200" w:type="dxa"/>
            <w:vAlign w:val="bottom"/>
          </w:tcPr>
          <w:p w:rsidR="00A33515" w:rsidDel="002260E7" w:rsidRDefault="00A33515">
            <w:pPr>
              <w:rPr>
                <w:del w:id="14823" w:author="Admin" w:date="2019-02-19T02:10:00Z"/>
                <w:sz w:val="11"/>
                <w:szCs w:val="11"/>
              </w:rPr>
            </w:pPr>
          </w:p>
        </w:tc>
        <w:tc>
          <w:tcPr>
            <w:tcW w:w="640" w:type="dxa"/>
            <w:vAlign w:val="bottom"/>
          </w:tcPr>
          <w:p w:rsidR="00A33515" w:rsidDel="002260E7" w:rsidRDefault="00A33515">
            <w:pPr>
              <w:rPr>
                <w:del w:id="14824" w:author="Admin" w:date="2019-02-19T02:10:00Z"/>
                <w:sz w:val="11"/>
                <w:szCs w:val="11"/>
              </w:rPr>
            </w:pPr>
          </w:p>
        </w:tc>
        <w:tc>
          <w:tcPr>
            <w:tcW w:w="580" w:type="dxa"/>
            <w:vAlign w:val="bottom"/>
          </w:tcPr>
          <w:p w:rsidR="00A33515" w:rsidDel="002260E7" w:rsidRDefault="00A33515">
            <w:pPr>
              <w:rPr>
                <w:del w:id="14825" w:author="Admin" w:date="2019-02-19T02:10:00Z"/>
                <w:sz w:val="11"/>
                <w:szCs w:val="11"/>
              </w:rPr>
            </w:pPr>
          </w:p>
        </w:tc>
        <w:tc>
          <w:tcPr>
            <w:tcW w:w="980" w:type="dxa"/>
            <w:vAlign w:val="bottom"/>
          </w:tcPr>
          <w:p w:rsidR="00A33515" w:rsidDel="002260E7" w:rsidRDefault="00A33515">
            <w:pPr>
              <w:rPr>
                <w:del w:id="14826" w:author="Admin" w:date="2019-02-19T02:10:00Z"/>
                <w:sz w:val="11"/>
                <w:szCs w:val="11"/>
              </w:rPr>
            </w:pPr>
          </w:p>
        </w:tc>
        <w:tc>
          <w:tcPr>
            <w:tcW w:w="0" w:type="dxa"/>
            <w:vAlign w:val="bottom"/>
          </w:tcPr>
          <w:p w:rsidR="00A33515" w:rsidDel="002260E7" w:rsidRDefault="00A33515">
            <w:pPr>
              <w:rPr>
                <w:del w:id="14827" w:author="Admin" w:date="2019-02-19T02:10:00Z"/>
                <w:sz w:val="1"/>
                <w:szCs w:val="1"/>
              </w:rPr>
            </w:pPr>
          </w:p>
        </w:tc>
      </w:tr>
      <w:tr w:rsidR="00A33515" w:rsidDel="002260E7">
        <w:trPr>
          <w:trHeight w:val="147"/>
          <w:del w:id="14828" w:author="Admin" w:date="2019-02-19T02:10:00Z"/>
        </w:trPr>
        <w:tc>
          <w:tcPr>
            <w:tcW w:w="220" w:type="dxa"/>
            <w:vAlign w:val="bottom"/>
          </w:tcPr>
          <w:p w:rsidR="00A33515" w:rsidDel="002260E7" w:rsidRDefault="00A33515">
            <w:pPr>
              <w:rPr>
                <w:del w:id="14829" w:author="Admin" w:date="2019-02-19T02:10:00Z"/>
                <w:sz w:val="12"/>
                <w:szCs w:val="12"/>
              </w:rPr>
            </w:pPr>
          </w:p>
        </w:tc>
        <w:tc>
          <w:tcPr>
            <w:tcW w:w="800" w:type="dxa"/>
            <w:vMerge w:val="restart"/>
            <w:vAlign w:val="bottom"/>
          </w:tcPr>
          <w:p w:rsidR="00A33515" w:rsidDel="002260E7" w:rsidRDefault="001A4D22">
            <w:pPr>
              <w:ind w:left="60"/>
              <w:rPr>
                <w:del w:id="14830" w:author="Admin" w:date="2019-02-19T02:10:00Z"/>
                <w:sz w:val="20"/>
                <w:szCs w:val="20"/>
              </w:rPr>
            </w:pPr>
            <w:del w:id="14831" w:author="Admin" w:date="2019-02-19T02:10:00Z">
              <w:r w:rsidDel="002260E7">
                <w:rPr>
                  <w:rFonts w:ascii="Arial" w:eastAsia="Arial" w:hAnsi="Arial" w:cs="Arial"/>
                  <w:sz w:val="20"/>
                  <w:szCs w:val="20"/>
                </w:rPr>
                <w:delText>личина</w:delText>
              </w:r>
            </w:del>
          </w:p>
        </w:tc>
        <w:tc>
          <w:tcPr>
            <w:tcW w:w="100" w:type="dxa"/>
            <w:tcBorders>
              <w:bottom w:val="single" w:sz="8" w:space="0" w:color="auto"/>
            </w:tcBorders>
            <w:vAlign w:val="bottom"/>
          </w:tcPr>
          <w:p w:rsidR="00A33515" w:rsidDel="002260E7" w:rsidRDefault="001A4D22">
            <w:pPr>
              <w:spacing w:line="127" w:lineRule="exact"/>
              <w:ind w:left="20"/>
              <w:rPr>
                <w:del w:id="14832" w:author="Admin" w:date="2019-02-19T02:10:00Z"/>
                <w:sz w:val="20"/>
                <w:szCs w:val="20"/>
              </w:rPr>
            </w:pPr>
            <w:del w:id="14833" w:author="Admin" w:date="2019-02-19T02:10:00Z">
              <w:r w:rsidDel="002260E7">
                <w:rPr>
                  <w:rFonts w:ascii="Arial" w:eastAsia="Arial" w:hAnsi="Arial" w:cs="Arial"/>
                  <w:w w:val="76"/>
                  <w:sz w:val="14"/>
                  <w:szCs w:val="14"/>
                </w:rPr>
                <w:delText>1</w:delText>
              </w:r>
            </w:del>
          </w:p>
        </w:tc>
        <w:tc>
          <w:tcPr>
            <w:tcW w:w="200" w:type="dxa"/>
            <w:vMerge w:val="restart"/>
            <w:vAlign w:val="bottom"/>
          </w:tcPr>
          <w:p w:rsidR="00A33515" w:rsidDel="002260E7" w:rsidRDefault="001A4D22">
            <w:pPr>
              <w:ind w:left="40"/>
              <w:rPr>
                <w:del w:id="14834" w:author="Admin" w:date="2019-02-19T02:10:00Z"/>
                <w:sz w:val="20"/>
                <w:szCs w:val="20"/>
              </w:rPr>
            </w:pPr>
            <w:del w:id="14835" w:author="Admin" w:date="2019-02-19T02:10:00Z">
              <w:r w:rsidDel="002260E7">
                <w:rPr>
                  <w:rFonts w:eastAsia="Times New Roman"/>
                  <w:w w:val="90"/>
                  <w:sz w:val="20"/>
                  <w:szCs w:val="20"/>
                </w:rPr>
                <w:delText>∫</w:delText>
              </w:r>
              <w:r w:rsidDel="002260E7">
                <w:rPr>
                  <w:rFonts w:ascii="Arial" w:eastAsia="Arial" w:hAnsi="Arial" w:cs="Arial"/>
                  <w:w w:val="90"/>
                  <w:sz w:val="27"/>
                  <w:szCs w:val="27"/>
                  <w:vertAlign w:val="subscript"/>
                </w:rPr>
                <w:delText>0</w:delText>
              </w:r>
            </w:del>
          </w:p>
        </w:tc>
        <w:tc>
          <w:tcPr>
            <w:tcW w:w="5240" w:type="dxa"/>
            <w:gridSpan w:val="6"/>
            <w:vMerge w:val="restart"/>
            <w:vAlign w:val="bottom"/>
          </w:tcPr>
          <w:p w:rsidR="00A33515" w:rsidDel="002260E7" w:rsidRDefault="001A4D22">
            <w:pPr>
              <w:jc w:val="right"/>
              <w:rPr>
                <w:del w:id="14836" w:author="Admin" w:date="2019-02-19T02:10:00Z"/>
                <w:sz w:val="20"/>
                <w:szCs w:val="20"/>
              </w:rPr>
            </w:pPr>
            <w:del w:id="14837" w:author="Admin" w:date="2019-02-19T02:10:00Z">
              <w:r w:rsidDel="002260E7">
                <w:rPr>
                  <w:rFonts w:ascii="Arial" w:eastAsia="Arial" w:hAnsi="Arial" w:cs="Arial"/>
                  <w:i/>
                  <w:iCs/>
                  <w:w w:val="96"/>
                  <w:sz w:val="20"/>
                  <w:szCs w:val="20"/>
                </w:rPr>
                <w:delText>f</w:delText>
              </w:r>
              <w:r w:rsidDel="002260E7">
                <w:rPr>
                  <w:rFonts w:eastAsia="Times New Roman"/>
                  <w:w w:val="96"/>
                  <w:sz w:val="20"/>
                  <w:szCs w:val="20"/>
                </w:rPr>
                <w:delText>(</w:delText>
              </w:r>
              <w:r w:rsidDel="002260E7">
                <w:rPr>
                  <w:rFonts w:ascii="Arial" w:eastAsia="Arial" w:hAnsi="Arial" w:cs="Arial"/>
                  <w:i/>
                  <w:iCs/>
                  <w:w w:val="96"/>
                  <w:sz w:val="20"/>
                  <w:szCs w:val="20"/>
                </w:rPr>
                <w:delText>x</w:delText>
              </w:r>
              <w:r w:rsidDel="002260E7">
                <w:rPr>
                  <w:rFonts w:eastAsia="Times New Roman"/>
                  <w:w w:val="96"/>
                  <w:sz w:val="20"/>
                  <w:szCs w:val="20"/>
                </w:rPr>
                <w:delText>)</w:delText>
              </w:r>
              <w:r w:rsidDel="002260E7">
                <w:rPr>
                  <w:rFonts w:ascii="Arial" w:eastAsia="Arial" w:hAnsi="Arial" w:cs="Arial"/>
                  <w:i/>
                  <w:iCs/>
                  <w:w w:val="96"/>
                  <w:sz w:val="20"/>
                  <w:szCs w:val="20"/>
                </w:rPr>
                <w:delText xml:space="preserve"> dx</w:delText>
              </w:r>
              <w:r w:rsidDel="002260E7">
                <w:rPr>
                  <w:rFonts w:ascii="Arial" w:eastAsia="Arial" w:hAnsi="Arial" w:cs="Arial"/>
                  <w:w w:val="96"/>
                  <w:sz w:val="20"/>
                  <w:szCs w:val="20"/>
                </w:rPr>
                <w:delText>.</w:delText>
              </w:r>
              <w:r w:rsidDel="002260E7">
                <w:rPr>
                  <w:rFonts w:ascii="Arial" w:eastAsia="Arial" w:hAnsi="Arial" w:cs="Arial"/>
                  <w:i/>
                  <w:iCs/>
                  <w:w w:val="96"/>
                  <w:sz w:val="20"/>
                  <w:szCs w:val="20"/>
                </w:rPr>
                <w:delText xml:space="preserve"> </w:delText>
              </w:r>
              <w:r w:rsidDel="002260E7">
                <w:rPr>
                  <w:rFonts w:ascii="Arial" w:eastAsia="Arial" w:hAnsi="Arial" w:cs="Arial"/>
                  <w:w w:val="96"/>
                  <w:sz w:val="20"/>
                  <w:szCs w:val="20"/>
                </w:rPr>
                <w:delText>Ниже везде предполагается,</w:delText>
              </w:r>
              <w:r w:rsidDel="002260E7">
                <w:rPr>
                  <w:rFonts w:ascii="Arial" w:eastAsia="Arial" w:hAnsi="Arial" w:cs="Arial"/>
                  <w:i/>
                  <w:iCs/>
                  <w:w w:val="96"/>
                  <w:sz w:val="20"/>
                  <w:szCs w:val="20"/>
                </w:rPr>
                <w:delText xml:space="preserve"> </w:delText>
              </w:r>
              <w:r w:rsidDel="002260E7">
                <w:rPr>
                  <w:rFonts w:ascii="Arial" w:eastAsia="Arial" w:hAnsi="Arial" w:cs="Arial"/>
                  <w:w w:val="96"/>
                  <w:sz w:val="20"/>
                  <w:szCs w:val="20"/>
                </w:rPr>
                <w:delText>что функции</w:delText>
              </w:r>
              <w:r w:rsidDel="002260E7">
                <w:rPr>
                  <w:rFonts w:ascii="Arial" w:eastAsia="Arial" w:hAnsi="Arial" w:cs="Arial"/>
                  <w:i/>
                  <w:iCs/>
                  <w:w w:val="96"/>
                  <w:sz w:val="20"/>
                  <w:szCs w:val="20"/>
                </w:rPr>
                <w:delText xml:space="preserve"> f</w:delText>
              </w:r>
              <w:r w:rsidDel="002260E7">
                <w:rPr>
                  <w:rFonts w:eastAsia="Times New Roman"/>
                  <w:i/>
                  <w:iCs/>
                  <w:w w:val="96"/>
                  <w:sz w:val="20"/>
                  <w:szCs w:val="20"/>
                </w:rPr>
                <w:delText>;</w:delText>
              </w:r>
              <w:r w:rsidDel="002260E7">
                <w:rPr>
                  <w:rFonts w:ascii="Arial" w:eastAsia="Arial" w:hAnsi="Arial" w:cs="Arial"/>
                  <w:i/>
                  <w:iCs/>
                  <w:w w:val="96"/>
                  <w:sz w:val="20"/>
                  <w:szCs w:val="20"/>
                </w:rPr>
                <w:delText xml:space="preserve"> f</w:delText>
              </w:r>
              <w:r w:rsidDel="002260E7">
                <w:rPr>
                  <w:rFonts w:ascii="Arial" w:eastAsia="Arial" w:hAnsi="Arial" w:cs="Arial"/>
                  <w:w w:val="96"/>
                  <w:sz w:val="27"/>
                  <w:szCs w:val="27"/>
                  <w:vertAlign w:val="subscript"/>
                </w:rPr>
                <w:delText>1</w:delText>
              </w:r>
              <w:r w:rsidDel="002260E7">
                <w:rPr>
                  <w:rFonts w:eastAsia="Times New Roman"/>
                  <w:i/>
                  <w:iCs/>
                  <w:w w:val="96"/>
                  <w:sz w:val="20"/>
                  <w:szCs w:val="20"/>
                </w:rPr>
                <w:delText>;</w:delText>
              </w:r>
              <w:r w:rsidDel="002260E7">
                <w:rPr>
                  <w:rFonts w:ascii="Arial" w:eastAsia="Arial" w:hAnsi="Arial" w:cs="Arial"/>
                  <w:i/>
                  <w:iCs/>
                  <w:w w:val="96"/>
                  <w:sz w:val="20"/>
                  <w:szCs w:val="20"/>
                </w:rPr>
                <w:delText xml:space="preserve"> f</w:delText>
              </w:r>
              <w:r w:rsidDel="002260E7">
                <w:rPr>
                  <w:rFonts w:ascii="Arial" w:eastAsia="Arial" w:hAnsi="Arial" w:cs="Arial"/>
                  <w:w w:val="96"/>
                  <w:sz w:val="27"/>
                  <w:szCs w:val="27"/>
                  <w:vertAlign w:val="subscript"/>
                </w:rPr>
                <w:delText>2</w:delText>
              </w:r>
              <w:r w:rsidDel="002260E7">
                <w:rPr>
                  <w:rFonts w:ascii="Arial" w:eastAsia="Arial" w:hAnsi="Arial" w:cs="Arial"/>
                  <w:i/>
                  <w:iCs/>
                  <w:w w:val="96"/>
                  <w:sz w:val="20"/>
                  <w:szCs w:val="20"/>
                </w:rPr>
                <w:delText xml:space="preserve"> </w:delText>
              </w:r>
              <w:r w:rsidDel="002260E7">
                <w:rPr>
                  <w:rFonts w:eastAsia="Times New Roman"/>
                  <w:i/>
                  <w:iCs/>
                  <w:w w:val="96"/>
                  <w:sz w:val="20"/>
                  <w:szCs w:val="20"/>
                </w:rPr>
                <w:delText>2</w:delText>
              </w:r>
            </w:del>
          </w:p>
        </w:tc>
        <w:tc>
          <w:tcPr>
            <w:tcW w:w="0" w:type="dxa"/>
            <w:vAlign w:val="bottom"/>
          </w:tcPr>
          <w:p w:rsidR="00A33515" w:rsidDel="002260E7" w:rsidRDefault="00A33515">
            <w:pPr>
              <w:rPr>
                <w:del w:id="14838" w:author="Admin" w:date="2019-02-19T02:10:00Z"/>
                <w:sz w:val="1"/>
                <w:szCs w:val="1"/>
              </w:rPr>
            </w:pPr>
          </w:p>
        </w:tc>
      </w:tr>
      <w:tr w:rsidR="00A33515" w:rsidDel="002260E7">
        <w:trPr>
          <w:trHeight w:val="227"/>
          <w:del w:id="14839" w:author="Admin" w:date="2019-02-19T02:10:00Z"/>
        </w:trPr>
        <w:tc>
          <w:tcPr>
            <w:tcW w:w="220" w:type="dxa"/>
            <w:vAlign w:val="bottom"/>
          </w:tcPr>
          <w:p w:rsidR="00A33515" w:rsidDel="002260E7" w:rsidRDefault="00A33515">
            <w:pPr>
              <w:rPr>
                <w:del w:id="14840" w:author="Admin" w:date="2019-02-19T02:10:00Z"/>
                <w:sz w:val="19"/>
                <w:szCs w:val="19"/>
              </w:rPr>
            </w:pPr>
          </w:p>
        </w:tc>
        <w:tc>
          <w:tcPr>
            <w:tcW w:w="800" w:type="dxa"/>
            <w:vMerge/>
            <w:vAlign w:val="bottom"/>
          </w:tcPr>
          <w:p w:rsidR="00A33515" w:rsidDel="002260E7" w:rsidRDefault="00A33515">
            <w:pPr>
              <w:rPr>
                <w:del w:id="14841" w:author="Admin" w:date="2019-02-19T02:10:00Z"/>
                <w:sz w:val="19"/>
                <w:szCs w:val="19"/>
              </w:rPr>
            </w:pPr>
          </w:p>
        </w:tc>
        <w:tc>
          <w:tcPr>
            <w:tcW w:w="100" w:type="dxa"/>
            <w:vAlign w:val="bottom"/>
          </w:tcPr>
          <w:p w:rsidR="00A33515" w:rsidDel="002260E7" w:rsidRDefault="001A4D22">
            <w:pPr>
              <w:rPr>
                <w:del w:id="14842" w:author="Admin" w:date="2019-02-19T02:10:00Z"/>
                <w:sz w:val="20"/>
                <w:szCs w:val="20"/>
              </w:rPr>
            </w:pPr>
            <w:del w:id="14843" w:author="Admin" w:date="2019-02-19T02:10:00Z">
              <w:r w:rsidDel="002260E7">
                <w:rPr>
                  <w:rFonts w:ascii="Arial" w:eastAsia="Arial" w:hAnsi="Arial" w:cs="Arial"/>
                  <w:i/>
                  <w:iCs/>
                  <w:w w:val="92"/>
                  <w:sz w:val="14"/>
                  <w:szCs w:val="14"/>
                </w:rPr>
                <w:delText>T</w:delText>
              </w:r>
            </w:del>
          </w:p>
        </w:tc>
        <w:tc>
          <w:tcPr>
            <w:tcW w:w="200" w:type="dxa"/>
            <w:vMerge/>
            <w:vAlign w:val="bottom"/>
          </w:tcPr>
          <w:p w:rsidR="00A33515" w:rsidDel="002260E7" w:rsidRDefault="00A33515">
            <w:pPr>
              <w:rPr>
                <w:del w:id="14844" w:author="Admin" w:date="2019-02-19T02:10:00Z"/>
                <w:sz w:val="19"/>
                <w:szCs w:val="19"/>
              </w:rPr>
            </w:pPr>
          </w:p>
        </w:tc>
        <w:tc>
          <w:tcPr>
            <w:tcW w:w="5240" w:type="dxa"/>
            <w:gridSpan w:val="6"/>
            <w:vMerge/>
            <w:vAlign w:val="bottom"/>
          </w:tcPr>
          <w:p w:rsidR="00A33515" w:rsidDel="002260E7" w:rsidRDefault="00A33515">
            <w:pPr>
              <w:rPr>
                <w:del w:id="14845" w:author="Admin" w:date="2019-02-19T02:10:00Z"/>
                <w:sz w:val="19"/>
                <w:szCs w:val="19"/>
              </w:rPr>
            </w:pPr>
          </w:p>
        </w:tc>
        <w:tc>
          <w:tcPr>
            <w:tcW w:w="0" w:type="dxa"/>
            <w:vAlign w:val="bottom"/>
          </w:tcPr>
          <w:p w:rsidR="00A33515" w:rsidDel="002260E7" w:rsidRDefault="00A33515">
            <w:pPr>
              <w:rPr>
                <w:del w:id="14846" w:author="Admin" w:date="2019-02-19T02:10:00Z"/>
                <w:sz w:val="1"/>
                <w:szCs w:val="1"/>
              </w:rPr>
            </w:pPr>
          </w:p>
        </w:tc>
      </w:tr>
      <w:tr w:rsidR="00A33515" w:rsidDel="002260E7">
        <w:trPr>
          <w:trHeight w:val="273"/>
          <w:del w:id="14847" w:author="Admin" w:date="2019-02-19T02:10:00Z"/>
        </w:trPr>
        <w:tc>
          <w:tcPr>
            <w:tcW w:w="220" w:type="dxa"/>
            <w:vAlign w:val="bottom"/>
          </w:tcPr>
          <w:p w:rsidR="00A33515" w:rsidDel="002260E7" w:rsidRDefault="00A33515">
            <w:pPr>
              <w:rPr>
                <w:del w:id="14848" w:author="Admin" w:date="2019-02-19T02:10:00Z"/>
                <w:sz w:val="23"/>
                <w:szCs w:val="23"/>
              </w:rPr>
            </w:pPr>
          </w:p>
        </w:tc>
        <w:tc>
          <w:tcPr>
            <w:tcW w:w="4140" w:type="dxa"/>
            <w:gridSpan w:val="6"/>
            <w:vAlign w:val="bottom"/>
          </w:tcPr>
          <w:p w:rsidR="00A33515" w:rsidDel="002260E7" w:rsidRDefault="001A4D22">
            <w:pPr>
              <w:ind w:left="60"/>
              <w:rPr>
                <w:del w:id="14849" w:author="Admin" w:date="2019-02-19T02:10:00Z"/>
                <w:sz w:val="20"/>
                <w:szCs w:val="20"/>
              </w:rPr>
            </w:pPr>
            <w:del w:id="14850" w:author="Admin" w:date="2019-02-19T02:10:00Z">
              <w:r w:rsidDel="002260E7">
                <w:rPr>
                  <w:rFonts w:ascii="Arial" w:eastAsia="Arial" w:hAnsi="Arial" w:cs="Arial"/>
                  <w:i/>
                  <w:iCs/>
                  <w:sz w:val="20"/>
                  <w:szCs w:val="20"/>
                </w:rPr>
                <w:delText>C</w:delText>
              </w:r>
              <w:r w:rsidDel="002260E7">
                <w:rPr>
                  <w:rFonts w:eastAsia="Times New Roman"/>
                  <w:sz w:val="20"/>
                  <w:szCs w:val="20"/>
                </w:rPr>
                <w:delText>(R)</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T</w:delText>
              </w:r>
              <w:r w:rsidDel="002260E7">
                <w:rPr>
                  <w:rFonts w:ascii="Arial" w:eastAsia="Arial" w:hAnsi="Arial" w:cs="Arial"/>
                  <w:sz w:val="20"/>
                  <w:szCs w:val="20"/>
                </w:rPr>
                <w:delText>-периодические.</w:delText>
              </w:r>
            </w:del>
          </w:p>
        </w:tc>
        <w:tc>
          <w:tcPr>
            <w:tcW w:w="640" w:type="dxa"/>
            <w:vAlign w:val="bottom"/>
          </w:tcPr>
          <w:p w:rsidR="00A33515" w:rsidDel="002260E7" w:rsidRDefault="00A33515">
            <w:pPr>
              <w:rPr>
                <w:del w:id="14851" w:author="Admin" w:date="2019-02-19T02:10:00Z"/>
                <w:sz w:val="23"/>
                <w:szCs w:val="23"/>
              </w:rPr>
            </w:pPr>
          </w:p>
        </w:tc>
        <w:tc>
          <w:tcPr>
            <w:tcW w:w="580" w:type="dxa"/>
            <w:vAlign w:val="bottom"/>
          </w:tcPr>
          <w:p w:rsidR="00A33515" w:rsidDel="002260E7" w:rsidRDefault="00A33515">
            <w:pPr>
              <w:rPr>
                <w:del w:id="14852" w:author="Admin" w:date="2019-02-19T02:10:00Z"/>
                <w:sz w:val="23"/>
                <w:szCs w:val="23"/>
              </w:rPr>
            </w:pPr>
          </w:p>
        </w:tc>
        <w:tc>
          <w:tcPr>
            <w:tcW w:w="980" w:type="dxa"/>
            <w:vAlign w:val="bottom"/>
          </w:tcPr>
          <w:p w:rsidR="00A33515" w:rsidDel="002260E7" w:rsidRDefault="00A33515">
            <w:pPr>
              <w:rPr>
                <w:del w:id="14853" w:author="Admin" w:date="2019-02-19T02:10:00Z"/>
                <w:sz w:val="23"/>
                <w:szCs w:val="23"/>
              </w:rPr>
            </w:pPr>
          </w:p>
        </w:tc>
        <w:tc>
          <w:tcPr>
            <w:tcW w:w="0" w:type="dxa"/>
            <w:vAlign w:val="bottom"/>
          </w:tcPr>
          <w:p w:rsidR="00A33515" w:rsidDel="002260E7" w:rsidRDefault="00A33515">
            <w:pPr>
              <w:rPr>
                <w:del w:id="14854" w:author="Admin" w:date="2019-02-19T02:10:00Z"/>
                <w:sz w:val="1"/>
                <w:szCs w:val="1"/>
              </w:rPr>
            </w:pPr>
          </w:p>
        </w:tc>
      </w:tr>
      <w:tr w:rsidR="00A33515" w:rsidDel="002260E7">
        <w:trPr>
          <w:trHeight w:val="493"/>
          <w:del w:id="14855" w:author="Admin" w:date="2019-02-19T02:10:00Z"/>
        </w:trPr>
        <w:tc>
          <w:tcPr>
            <w:tcW w:w="220" w:type="dxa"/>
            <w:vAlign w:val="bottom"/>
          </w:tcPr>
          <w:p w:rsidR="00A33515" w:rsidDel="002260E7" w:rsidRDefault="001A4D22">
            <w:pPr>
              <w:jc w:val="right"/>
              <w:rPr>
                <w:del w:id="14856" w:author="Admin" w:date="2019-02-19T02:10:00Z"/>
                <w:sz w:val="20"/>
                <w:szCs w:val="20"/>
              </w:rPr>
            </w:pPr>
            <w:del w:id="14857" w:author="Admin" w:date="2019-02-19T02:10:00Z">
              <w:r w:rsidDel="002260E7">
                <w:rPr>
                  <w:rFonts w:ascii="Arial" w:eastAsia="Arial" w:hAnsi="Arial" w:cs="Arial"/>
                  <w:b/>
                  <w:bCs/>
                  <w:w w:val="95"/>
                  <w:sz w:val="20"/>
                  <w:szCs w:val="20"/>
                </w:rPr>
                <w:delText>4.</w:delText>
              </w:r>
            </w:del>
          </w:p>
        </w:tc>
        <w:tc>
          <w:tcPr>
            <w:tcW w:w="4140" w:type="dxa"/>
            <w:gridSpan w:val="6"/>
            <w:vAlign w:val="bottom"/>
          </w:tcPr>
          <w:p w:rsidR="00A33515" w:rsidDel="002260E7" w:rsidRDefault="001A4D22">
            <w:pPr>
              <w:ind w:left="60"/>
              <w:rPr>
                <w:del w:id="14858" w:author="Admin" w:date="2019-02-19T02:10:00Z"/>
                <w:sz w:val="20"/>
                <w:szCs w:val="20"/>
              </w:rPr>
            </w:pPr>
            <w:del w:id="14859" w:author="Admin" w:date="2019-02-19T02:10:00Z">
              <w:r w:rsidDel="002260E7">
                <w:rPr>
                  <w:rFonts w:ascii="Arial" w:eastAsia="Arial" w:hAnsi="Arial" w:cs="Arial"/>
                  <w:sz w:val="20"/>
                  <w:szCs w:val="20"/>
                </w:rPr>
                <w:delText xml:space="preserve">Дано уравнение </w:delText>
              </w:r>
              <w:r w:rsidDel="002260E7">
                <w:rPr>
                  <w:rFonts w:ascii="Arial" w:eastAsia="Arial" w:hAnsi="Arial" w:cs="Arial"/>
                  <w:i/>
                  <w:iCs/>
                  <w:sz w:val="20"/>
                  <w:szCs w:val="20"/>
                </w:rPr>
                <w:delText>y</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w:delText>
              </w:r>
              <w:r w:rsidDel="002260E7">
                <w:rPr>
                  <w:rFonts w:eastAsia="Times New Roman"/>
                  <w:sz w:val="20"/>
                  <w:szCs w:val="20"/>
                </w:rPr>
                <w:delText>= (</w:delText>
              </w:r>
              <w:r w:rsidDel="002260E7">
                <w:rPr>
                  <w:rFonts w:ascii="Arial" w:eastAsia="Arial" w:hAnsi="Arial" w:cs="Arial"/>
                  <w:i/>
                  <w:iCs/>
                  <w:sz w:val="20"/>
                  <w:szCs w:val="20"/>
                </w:rPr>
                <w:delText>y  a</w:delText>
              </w:r>
              <w:r w:rsidDel="002260E7">
                <w:rPr>
                  <w:rFonts w:eastAsia="Times New Roman"/>
                  <w:sz w:val="20"/>
                  <w:szCs w:val="20"/>
                </w:rPr>
                <w:delText>)(</w:delText>
              </w:r>
              <w:r w:rsidDel="002260E7">
                <w:rPr>
                  <w:rFonts w:ascii="Arial" w:eastAsia="Arial" w:hAnsi="Arial" w:cs="Arial"/>
                  <w:i/>
                  <w:iCs/>
                  <w:sz w:val="20"/>
                  <w:szCs w:val="20"/>
                </w:rPr>
                <w:delText>y  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sz w:val="20"/>
                  <w:szCs w:val="20"/>
                </w:rPr>
                <w:delText>.</w:delText>
              </w:r>
            </w:del>
          </w:p>
        </w:tc>
        <w:tc>
          <w:tcPr>
            <w:tcW w:w="640" w:type="dxa"/>
            <w:vAlign w:val="bottom"/>
          </w:tcPr>
          <w:p w:rsidR="00A33515" w:rsidDel="002260E7" w:rsidRDefault="00A33515">
            <w:pPr>
              <w:rPr>
                <w:del w:id="14860" w:author="Admin" w:date="2019-02-19T02:10:00Z"/>
                <w:sz w:val="24"/>
                <w:szCs w:val="24"/>
              </w:rPr>
            </w:pPr>
          </w:p>
        </w:tc>
        <w:tc>
          <w:tcPr>
            <w:tcW w:w="580" w:type="dxa"/>
            <w:vAlign w:val="bottom"/>
          </w:tcPr>
          <w:p w:rsidR="00A33515" w:rsidDel="002260E7" w:rsidRDefault="00A33515">
            <w:pPr>
              <w:rPr>
                <w:del w:id="14861" w:author="Admin" w:date="2019-02-19T02:10:00Z"/>
                <w:sz w:val="24"/>
                <w:szCs w:val="24"/>
              </w:rPr>
            </w:pPr>
          </w:p>
        </w:tc>
        <w:tc>
          <w:tcPr>
            <w:tcW w:w="980" w:type="dxa"/>
            <w:vAlign w:val="bottom"/>
          </w:tcPr>
          <w:p w:rsidR="00A33515" w:rsidDel="002260E7" w:rsidRDefault="00A33515">
            <w:pPr>
              <w:rPr>
                <w:del w:id="14862" w:author="Admin" w:date="2019-02-19T02:10:00Z"/>
                <w:sz w:val="24"/>
                <w:szCs w:val="24"/>
              </w:rPr>
            </w:pPr>
          </w:p>
        </w:tc>
        <w:tc>
          <w:tcPr>
            <w:tcW w:w="0" w:type="dxa"/>
            <w:vAlign w:val="bottom"/>
          </w:tcPr>
          <w:p w:rsidR="00A33515" w:rsidDel="002260E7" w:rsidRDefault="00A33515">
            <w:pPr>
              <w:rPr>
                <w:del w:id="14863" w:author="Admin" w:date="2019-02-19T02:10:00Z"/>
                <w:sz w:val="1"/>
                <w:szCs w:val="1"/>
              </w:rPr>
            </w:pPr>
          </w:p>
        </w:tc>
      </w:tr>
      <w:tr w:rsidR="00A33515" w:rsidDel="002260E7">
        <w:trPr>
          <w:trHeight w:val="253"/>
          <w:del w:id="14864" w:author="Admin" w:date="2019-02-19T02:10:00Z"/>
        </w:trPr>
        <w:tc>
          <w:tcPr>
            <w:tcW w:w="220" w:type="dxa"/>
            <w:vAlign w:val="bottom"/>
          </w:tcPr>
          <w:p w:rsidR="00A33515" w:rsidDel="002260E7" w:rsidRDefault="00A33515">
            <w:pPr>
              <w:rPr>
                <w:del w:id="14865" w:author="Admin" w:date="2019-02-19T02:10:00Z"/>
              </w:rPr>
            </w:pPr>
          </w:p>
        </w:tc>
        <w:tc>
          <w:tcPr>
            <w:tcW w:w="6340" w:type="dxa"/>
            <w:gridSpan w:val="9"/>
            <w:vAlign w:val="bottom"/>
          </w:tcPr>
          <w:p w:rsidR="00A33515" w:rsidDel="002260E7" w:rsidRDefault="001A4D22">
            <w:pPr>
              <w:ind w:left="60"/>
              <w:rPr>
                <w:del w:id="14866" w:author="Admin" w:date="2019-02-19T02:10:00Z"/>
                <w:sz w:val="20"/>
                <w:szCs w:val="20"/>
              </w:rPr>
            </w:pPr>
            <w:del w:id="14867" w:author="Admin" w:date="2019-02-19T02:10:00Z">
              <w:r w:rsidDel="002260E7">
                <w:rPr>
                  <w:rFonts w:ascii="Arial" w:eastAsia="Arial" w:hAnsi="Arial" w:cs="Arial"/>
                  <w:b/>
                  <w:bCs/>
                  <w:w w:val="99"/>
                  <w:sz w:val="20"/>
                  <w:szCs w:val="20"/>
                </w:rPr>
                <w:delText xml:space="preserve">а)  </w:delText>
              </w:r>
              <w:r w:rsidDel="002260E7">
                <w:rPr>
                  <w:rFonts w:ascii="Arial" w:eastAsia="Arial" w:hAnsi="Arial" w:cs="Arial"/>
                  <w:w w:val="99"/>
                  <w:sz w:val="20"/>
                  <w:szCs w:val="20"/>
                </w:rPr>
                <w:delText>Найдите необходимое и достаточное условие на среднее за пе-</w:delText>
              </w:r>
            </w:del>
          </w:p>
        </w:tc>
        <w:tc>
          <w:tcPr>
            <w:tcW w:w="0" w:type="dxa"/>
            <w:vAlign w:val="bottom"/>
          </w:tcPr>
          <w:p w:rsidR="00A33515" w:rsidDel="002260E7" w:rsidRDefault="00A33515">
            <w:pPr>
              <w:rPr>
                <w:del w:id="14868" w:author="Admin" w:date="2019-02-19T02:10:00Z"/>
                <w:sz w:val="1"/>
                <w:szCs w:val="1"/>
              </w:rPr>
            </w:pPr>
          </w:p>
        </w:tc>
      </w:tr>
      <w:tr w:rsidR="00A33515" w:rsidDel="002260E7">
        <w:trPr>
          <w:trHeight w:val="268"/>
          <w:del w:id="14869" w:author="Admin" w:date="2019-02-19T02:10:00Z"/>
        </w:trPr>
        <w:tc>
          <w:tcPr>
            <w:tcW w:w="220" w:type="dxa"/>
            <w:vAlign w:val="bottom"/>
          </w:tcPr>
          <w:p w:rsidR="00A33515" w:rsidDel="002260E7" w:rsidRDefault="00A33515">
            <w:pPr>
              <w:rPr>
                <w:del w:id="14870" w:author="Admin" w:date="2019-02-19T02:10:00Z"/>
                <w:sz w:val="23"/>
                <w:szCs w:val="23"/>
              </w:rPr>
            </w:pPr>
          </w:p>
        </w:tc>
        <w:tc>
          <w:tcPr>
            <w:tcW w:w="6340" w:type="dxa"/>
            <w:gridSpan w:val="9"/>
            <w:vAlign w:val="bottom"/>
          </w:tcPr>
          <w:p w:rsidR="00A33515" w:rsidDel="002260E7" w:rsidRDefault="001A4D22">
            <w:pPr>
              <w:jc w:val="right"/>
              <w:rPr>
                <w:del w:id="14871" w:author="Admin" w:date="2019-02-19T02:10:00Z"/>
                <w:sz w:val="20"/>
                <w:szCs w:val="20"/>
              </w:rPr>
            </w:pPr>
            <w:del w:id="14872" w:author="Admin" w:date="2019-02-19T02:10:00Z">
              <w:r w:rsidDel="002260E7">
                <w:rPr>
                  <w:rFonts w:ascii="Arial" w:eastAsia="Arial" w:hAnsi="Arial" w:cs="Arial"/>
                  <w:sz w:val="20"/>
                  <w:szCs w:val="20"/>
                </w:rPr>
                <w:delText xml:space="preserve">риод функции </w:delText>
              </w:r>
              <w:r w:rsidDel="002260E7">
                <w:rPr>
                  <w:rFonts w:ascii="Arial" w:eastAsia="Arial" w:hAnsi="Arial" w:cs="Arial"/>
                  <w:i/>
                  <w:iCs/>
                  <w:sz w:val="20"/>
                  <w:szCs w:val="20"/>
                </w:rPr>
                <w:delText>f</w:delText>
              </w:r>
              <w:r w:rsidDel="002260E7">
                <w:rPr>
                  <w:rFonts w:ascii="Arial" w:eastAsia="Arial" w:hAnsi="Arial" w:cs="Arial"/>
                  <w:sz w:val="20"/>
                  <w:szCs w:val="20"/>
                </w:rPr>
                <w:delText xml:space="preserve">, при котором это уравнение имеет </w:delText>
              </w:r>
              <w:r w:rsidDel="002260E7">
                <w:rPr>
                  <w:rFonts w:ascii="Arial" w:eastAsia="Arial" w:hAnsi="Arial" w:cs="Arial"/>
                  <w:i/>
                  <w:iCs/>
                  <w:sz w:val="20"/>
                  <w:szCs w:val="20"/>
                </w:rPr>
                <w:delText>T</w:delText>
              </w:r>
              <w:r w:rsidDel="002260E7">
                <w:rPr>
                  <w:rFonts w:ascii="Arial" w:eastAsia="Arial" w:hAnsi="Arial" w:cs="Arial"/>
                  <w:sz w:val="20"/>
                  <w:szCs w:val="20"/>
                </w:rPr>
                <w:delText>-периоди-</w:delText>
              </w:r>
            </w:del>
          </w:p>
        </w:tc>
        <w:tc>
          <w:tcPr>
            <w:tcW w:w="0" w:type="dxa"/>
            <w:vAlign w:val="bottom"/>
          </w:tcPr>
          <w:p w:rsidR="00A33515" w:rsidDel="002260E7" w:rsidRDefault="00A33515">
            <w:pPr>
              <w:rPr>
                <w:del w:id="14873" w:author="Admin" w:date="2019-02-19T02:10:00Z"/>
                <w:sz w:val="1"/>
                <w:szCs w:val="1"/>
              </w:rPr>
            </w:pPr>
          </w:p>
        </w:tc>
      </w:tr>
      <w:tr w:rsidR="00A33515" w:rsidDel="002260E7">
        <w:trPr>
          <w:trHeight w:val="268"/>
          <w:del w:id="14874" w:author="Admin" w:date="2019-02-19T02:10:00Z"/>
        </w:trPr>
        <w:tc>
          <w:tcPr>
            <w:tcW w:w="220" w:type="dxa"/>
            <w:vAlign w:val="bottom"/>
          </w:tcPr>
          <w:p w:rsidR="00A33515" w:rsidDel="002260E7" w:rsidRDefault="00A33515">
            <w:pPr>
              <w:rPr>
                <w:del w:id="14875" w:author="Admin" w:date="2019-02-19T02:10:00Z"/>
                <w:sz w:val="23"/>
                <w:szCs w:val="23"/>
              </w:rPr>
            </w:pPr>
          </w:p>
        </w:tc>
        <w:tc>
          <w:tcPr>
            <w:tcW w:w="4780" w:type="dxa"/>
            <w:gridSpan w:val="7"/>
            <w:vAlign w:val="bottom"/>
          </w:tcPr>
          <w:p w:rsidR="00A33515" w:rsidDel="002260E7" w:rsidRDefault="001A4D22">
            <w:pPr>
              <w:ind w:left="500"/>
              <w:rPr>
                <w:del w:id="14876" w:author="Admin" w:date="2019-02-19T02:10:00Z"/>
                <w:sz w:val="20"/>
                <w:szCs w:val="20"/>
              </w:rPr>
            </w:pPr>
            <w:del w:id="14877" w:author="Admin" w:date="2019-02-19T02:10:00Z">
              <w:r w:rsidDel="002260E7">
                <w:rPr>
                  <w:rFonts w:ascii="Arial" w:eastAsia="Arial" w:hAnsi="Arial" w:cs="Arial"/>
                  <w:sz w:val="20"/>
                  <w:szCs w:val="20"/>
                </w:rPr>
                <w:delText>ческое решение (отличное от константы).</w:delText>
              </w:r>
            </w:del>
          </w:p>
        </w:tc>
        <w:tc>
          <w:tcPr>
            <w:tcW w:w="580" w:type="dxa"/>
            <w:vAlign w:val="bottom"/>
          </w:tcPr>
          <w:p w:rsidR="00A33515" w:rsidDel="002260E7" w:rsidRDefault="00A33515">
            <w:pPr>
              <w:rPr>
                <w:del w:id="14878" w:author="Admin" w:date="2019-02-19T02:10:00Z"/>
                <w:sz w:val="23"/>
                <w:szCs w:val="23"/>
              </w:rPr>
            </w:pPr>
          </w:p>
        </w:tc>
        <w:tc>
          <w:tcPr>
            <w:tcW w:w="980" w:type="dxa"/>
            <w:vAlign w:val="bottom"/>
          </w:tcPr>
          <w:p w:rsidR="00A33515" w:rsidDel="002260E7" w:rsidRDefault="00A33515">
            <w:pPr>
              <w:rPr>
                <w:del w:id="14879" w:author="Admin" w:date="2019-02-19T02:10:00Z"/>
                <w:sz w:val="23"/>
                <w:szCs w:val="23"/>
              </w:rPr>
            </w:pPr>
          </w:p>
        </w:tc>
        <w:tc>
          <w:tcPr>
            <w:tcW w:w="0" w:type="dxa"/>
            <w:vAlign w:val="bottom"/>
          </w:tcPr>
          <w:p w:rsidR="00A33515" w:rsidDel="002260E7" w:rsidRDefault="00A33515">
            <w:pPr>
              <w:rPr>
                <w:del w:id="14880" w:author="Admin" w:date="2019-02-19T02:10:00Z"/>
                <w:sz w:val="1"/>
                <w:szCs w:val="1"/>
              </w:rPr>
            </w:pPr>
          </w:p>
        </w:tc>
      </w:tr>
      <w:tr w:rsidR="00A33515" w:rsidDel="002260E7">
        <w:trPr>
          <w:trHeight w:val="348"/>
          <w:del w:id="14881" w:author="Admin" w:date="2019-02-19T02:10:00Z"/>
        </w:trPr>
        <w:tc>
          <w:tcPr>
            <w:tcW w:w="220" w:type="dxa"/>
            <w:vAlign w:val="bottom"/>
          </w:tcPr>
          <w:p w:rsidR="00A33515" w:rsidDel="002260E7" w:rsidRDefault="00A33515">
            <w:pPr>
              <w:rPr>
                <w:del w:id="14882" w:author="Admin" w:date="2019-02-19T02:10:00Z"/>
                <w:sz w:val="24"/>
                <w:szCs w:val="24"/>
              </w:rPr>
            </w:pPr>
          </w:p>
        </w:tc>
        <w:tc>
          <w:tcPr>
            <w:tcW w:w="6340" w:type="dxa"/>
            <w:gridSpan w:val="9"/>
            <w:vAlign w:val="bottom"/>
          </w:tcPr>
          <w:p w:rsidR="00A33515" w:rsidDel="002260E7" w:rsidRDefault="001A4D22">
            <w:pPr>
              <w:ind w:left="60"/>
              <w:rPr>
                <w:del w:id="14883" w:author="Admin" w:date="2019-02-19T02:10:00Z"/>
                <w:sz w:val="20"/>
                <w:szCs w:val="20"/>
              </w:rPr>
            </w:pPr>
            <w:del w:id="14884" w:author="Admin" w:date="2019-02-19T02:10:00Z">
              <w:r w:rsidDel="002260E7">
                <w:rPr>
                  <w:rFonts w:ascii="Arial" w:eastAsia="Arial" w:hAnsi="Arial" w:cs="Arial"/>
                  <w:b/>
                  <w:bCs/>
                  <w:sz w:val="20"/>
                  <w:szCs w:val="20"/>
                </w:rPr>
                <w:delText xml:space="preserve">б)  </w:delText>
              </w:r>
              <w:r w:rsidDel="002260E7">
                <w:rPr>
                  <w:rFonts w:ascii="Arial" w:eastAsia="Arial" w:hAnsi="Arial" w:cs="Arial"/>
                  <w:sz w:val="20"/>
                  <w:szCs w:val="20"/>
                </w:rPr>
                <w:delText>Сколько вообще периодических решений может быть у этого</w:delText>
              </w:r>
            </w:del>
          </w:p>
        </w:tc>
        <w:tc>
          <w:tcPr>
            <w:tcW w:w="0" w:type="dxa"/>
            <w:vAlign w:val="bottom"/>
          </w:tcPr>
          <w:p w:rsidR="00A33515" w:rsidDel="002260E7" w:rsidRDefault="00A33515">
            <w:pPr>
              <w:rPr>
                <w:del w:id="14885" w:author="Admin" w:date="2019-02-19T02:10:00Z"/>
                <w:sz w:val="1"/>
                <w:szCs w:val="1"/>
              </w:rPr>
            </w:pPr>
          </w:p>
        </w:tc>
      </w:tr>
      <w:tr w:rsidR="00A33515" w:rsidDel="002260E7">
        <w:trPr>
          <w:trHeight w:val="268"/>
          <w:del w:id="14886" w:author="Admin" w:date="2019-02-19T02:10:00Z"/>
        </w:trPr>
        <w:tc>
          <w:tcPr>
            <w:tcW w:w="220" w:type="dxa"/>
            <w:vAlign w:val="bottom"/>
          </w:tcPr>
          <w:p w:rsidR="00A33515" w:rsidDel="002260E7" w:rsidRDefault="00A33515">
            <w:pPr>
              <w:rPr>
                <w:del w:id="14887" w:author="Admin" w:date="2019-02-19T02:10:00Z"/>
                <w:sz w:val="23"/>
                <w:szCs w:val="23"/>
              </w:rPr>
            </w:pPr>
          </w:p>
        </w:tc>
        <w:tc>
          <w:tcPr>
            <w:tcW w:w="4140" w:type="dxa"/>
            <w:gridSpan w:val="6"/>
            <w:vAlign w:val="bottom"/>
          </w:tcPr>
          <w:p w:rsidR="00A33515" w:rsidDel="002260E7" w:rsidRDefault="001A4D22">
            <w:pPr>
              <w:ind w:left="500"/>
              <w:rPr>
                <w:del w:id="14888" w:author="Admin" w:date="2019-02-19T02:10:00Z"/>
                <w:sz w:val="20"/>
                <w:szCs w:val="20"/>
              </w:rPr>
            </w:pPr>
            <w:del w:id="14889" w:author="Admin" w:date="2019-02-19T02:10:00Z">
              <w:r w:rsidDel="002260E7">
                <w:rPr>
                  <w:rFonts w:ascii="Arial" w:eastAsia="Arial" w:hAnsi="Arial" w:cs="Arial"/>
                  <w:sz w:val="20"/>
                  <w:szCs w:val="20"/>
                </w:rPr>
                <w:delText>уравнения?</w:delText>
              </w:r>
            </w:del>
          </w:p>
        </w:tc>
        <w:tc>
          <w:tcPr>
            <w:tcW w:w="640" w:type="dxa"/>
            <w:vAlign w:val="bottom"/>
          </w:tcPr>
          <w:p w:rsidR="00A33515" w:rsidDel="002260E7" w:rsidRDefault="00A33515">
            <w:pPr>
              <w:rPr>
                <w:del w:id="14890" w:author="Admin" w:date="2019-02-19T02:10:00Z"/>
                <w:sz w:val="23"/>
                <w:szCs w:val="23"/>
              </w:rPr>
            </w:pPr>
          </w:p>
        </w:tc>
        <w:tc>
          <w:tcPr>
            <w:tcW w:w="580" w:type="dxa"/>
            <w:vAlign w:val="bottom"/>
          </w:tcPr>
          <w:p w:rsidR="00A33515" w:rsidDel="002260E7" w:rsidRDefault="00A33515">
            <w:pPr>
              <w:rPr>
                <w:del w:id="14891" w:author="Admin" w:date="2019-02-19T02:10:00Z"/>
                <w:sz w:val="23"/>
                <w:szCs w:val="23"/>
              </w:rPr>
            </w:pPr>
          </w:p>
        </w:tc>
        <w:tc>
          <w:tcPr>
            <w:tcW w:w="980" w:type="dxa"/>
            <w:vAlign w:val="bottom"/>
          </w:tcPr>
          <w:p w:rsidR="00A33515" w:rsidDel="002260E7" w:rsidRDefault="00A33515">
            <w:pPr>
              <w:rPr>
                <w:del w:id="14892" w:author="Admin" w:date="2019-02-19T02:10:00Z"/>
                <w:sz w:val="23"/>
                <w:szCs w:val="23"/>
              </w:rPr>
            </w:pPr>
          </w:p>
        </w:tc>
        <w:tc>
          <w:tcPr>
            <w:tcW w:w="0" w:type="dxa"/>
            <w:vAlign w:val="bottom"/>
          </w:tcPr>
          <w:p w:rsidR="00A33515" w:rsidDel="002260E7" w:rsidRDefault="00A33515">
            <w:pPr>
              <w:rPr>
                <w:del w:id="14893" w:author="Admin" w:date="2019-02-19T02:10:00Z"/>
                <w:sz w:val="1"/>
                <w:szCs w:val="1"/>
              </w:rPr>
            </w:pPr>
          </w:p>
        </w:tc>
      </w:tr>
      <w:tr w:rsidR="00A33515" w:rsidDel="002260E7">
        <w:trPr>
          <w:trHeight w:val="576"/>
          <w:del w:id="14894" w:author="Admin" w:date="2019-02-19T02:10:00Z"/>
        </w:trPr>
        <w:tc>
          <w:tcPr>
            <w:tcW w:w="220" w:type="dxa"/>
            <w:vAlign w:val="bottom"/>
          </w:tcPr>
          <w:p w:rsidR="00A33515" w:rsidDel="002260E7" w:rsidRDefault="001A4D22">
            <w:pPr>
              <w:jc w:val="right"/>
              <w:rPr>
                <w:del w:id="14895" w:author="Admin" w:date="2019-02-19T02:10:00Z"/>
                <w:sz w:val="20"/>
                <w:szCs w:val="20"/>
              </w:rPr>
            </w:pPr>
            <w:del w:id="14896" w:author="Admin" w:date="2019-02-19T02:10:00Z">
              <w:r w:rsidDel="002260E7">
                <w:rPr>
                  <w:rFonts w:ascii="Arial" w:eastAsia="Arial" w:hAnsi="Arial" w:cs="Arial"/>
                  <w:b/>
                  <w:bCs/>
                  <w:w w:val="95"/>
                  <w:sz w:val="20"/>
                  <w:szCs w:val="20"/>
                </w:rPr>
                <w:delText>5.</w:delText>
              </w:r>
            </w:del>
          </w:p>
        </w:tc>
        <w:tc>
          <w:tcPr>
            <w:tcW w:w="4140" w:type="dxa"/>
            <w:gridSpan w:val="6"/>
            <w:vAlign w:val="bottom"/>
          </w:tcPr>
          <w:p w:rsidR="00A33515" w:rsidDel="002260E7" w:rsidRDefault="001A4D22">
            <w:pPr>
              <w:ind w:left="60"/>
              <w:rPr>
                <w:del w:id="14897" w:author="Admin" w:date="2019-02-19T02:10:00Z"/>
                <w:sz w:val="20"/>
                <w:szCs w:val="20"/>
              </w:rPr>
            </w:pPr>
            <w:del w:id="14898" w:author="Admin" w:date="2019-02-19T02:10:00Z">
              <w:r w:rsidDel="002260E7">
                <w:rPr>
                  <w:rFonts w:ascii="Arial" w:eastAsia="Arial" w:hAnsi="Arial" w:cs="Arial"/>
                  <w:w w:val="98"/>
                  <w:sz w:val="20"/>
                  <w:szCs w:val="20"/>
                </w:rPr>
                <w:delText xml:space="preserve">Исследуйте те же вопросы для уравнения </w:delText>
              </w:r>
              <w:r w:rsidDel="002260E7">
                <w:rPr>
                  <w:rFonts w:ascii="Arial" w:eastAsia="Arial" w:hAnsi="Arial" w:cs="Arial"/>
                  <w:i/>
                  <w:iCs/>
                  <w:w w:val="98"/>
                  <w:sz w:val="20"/>
                  <w:szCs w:val="20"/>
                </w:rPr>
                <w:delText>y</w:delText>
              </w:r>
              <w:r w:rsidDel="002260E7">
                <w:rPr>
                  <w:rFonts w:eastAsia="Times New Roman"/>
                  <w:i/>
                  <w:iCs/>
                  <w:w w:val="98"/>
                  <w:sz w:val="27"/>
                  <w:szCs w:val="27"/>
                  <w:vertAlign w:val="superscript"/>
                </w:rPr>
                <w:delText>′</w:delText>
              </w:r>
            </w:del>
          </w:p>
        </w:tc>
        <w:tc>
          <w:tcPr>
            <w:tcW w:w="640" w:type="dxa"/>
            <w:vAlign w:val="bottom"/>
          </w:tcPr>
          <w:p w:rsidR="00A33515" w:rsidDel="002260E7" w:rsidRDefault="001A4D22">
            <w:pPr>
              <w:ind w:left="40"/>
              <w:rPr>
                <w:del w:id="14899" w:author="Admin" w:date="2019-02-19T02:10:00Z"/>
                <w:sz w:val="20"/>
                <w:szCs w:val="20"/>
              </w:rPr>
            </w:pPr>
            <w:del w:id="14900" w:author="Admin" w:date="2019-02-19T02:10:00Z">
              <w:r w:rsidDel="002260E7">
                <w:rPr>
                  <w:rFonts w:eastAsia="Times New Roman"/>
                  <w:sz w:val="20"/>
                  <w:szCs w:val="20"/>
                </w:rPr>
                <w:delText>= (</w:delText>
              </w:r>
              <w:r w:rsidDel="002260E7">
                <w:rPr>
                  <w:rFonts w:ascii="Arial" w:eastAsia="Arial" w:hAnsi="Arial" w:cs="Arial"/>
                  <w:i/>
                  <w:iCs/>
                  <w:sz w:val="20"/>
                  <w:szCs w:val="20"/>
                </w:rPr>
                <w:delText>y</w:delText>
              </w:r>
            </w:del>
          </w:p>
        </w:tc>
        <w:tc>
          <w:tcPr>
            <w:tcW w:w="580" w:type="dxa"/>
            <w:vAlign w:val="bottom"/>
          </w:tcPr>
          <w:p w:rsidR="00A33515" w:rsidDel="002260E7" w:rsidRDefault="001A4D22">
            <w:pPr>
              <w:ind w:left="20"/>
              <w:rPr>
                <w:del w:id="14901" w:author="Admin" w:date="2019-02-19T02:10:00Z"/>
                <w:sz w:val="20"/>
                <w:szCs w:val="20"/>
              </w:rPr>
            </w:pPr>
            <w:del w:id="14902" w:author="Admin" w:date="2019-02-19T02:10:00Z">
              <w:r w:rsidDel="002260E7">
                <w:rPr>
                  <w:rFonts w:ascii="Arial" w:eastAsia="Arial" w:hAnsi="Arial" w:cs="Arial"/>
                  <w:i/>
                  <w:iCs/>
                  <w:sz w:val="20"/>
                  <w:szCs w:val="20"/>
                </w:rPr>
                <w:delText>a</w:delText>
              </w:r>
              <w:r w:rsidDel="002260E7">
                <w:rPr>
                  <w:rFonts w:eastAsia="Times New Roman"/>
                  <w:sz w:val="20"/>
                  <w:szCs w:val="20"/>
                </w:rPr>
                <w:delText>)</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i/>
                  <w:iCs/>
                  <w:sz w:val="20"/>
                  <w:szCs w:val="20"/>
                </w:rPr>
                <w:delText>y</w:delText>
              </w:r>
            </w:del>
          </w:p>
        </w:tc>
        <w:tc>
          <w:tcPr>
            <w:tcW w:w="980" w:type="dxa"/>
            <w:vAlign w:val="bottom"/>
          </w:tcPr>
          <w:p w:rsidR="00A33515" w:rsidDel="002260E7" w:rsidRDefault="001A4D22">
            <w:pPr>
              <w:ind w:right="380"/>
              <w:jc w:val="right"/>
              <w:rPr>
                <w:del w:id="14903" w:author="Admin" w:date="2019-02-19T02:10:00Z"/>
                <w:sz w:val="20"/>
                <w:szCs w:val="20"/>
              </w:rPr>
            </w:pPr>
            <w:del w:id="14904" w:author="Admin" w:date="2019-02-19T02:10:00Z">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del>
          </w:p>
        </w:tc>
        <w:tc>
          <w:tcPr>
            <w:tcW w:w="0" w:type="dxa"/>
            <w:vAlign w:val="bottom"/>
          </w:tcPr>
          <w:p w:rsidR="00A33515" w:rsidDel="002260E7" w:rsidRDefault="00A33515">
            <w:pPr>
              <w:rPr>
                <w:del w:id="14905" w:author="Admin" w:date="2019-02-19T02:10:00Z"/>
                <w:sz w:val="1"/>
                <w:szCs w:val="1"/>
              </w:rPr>
            </w:pPr>
          </w:p>
        </w:tc>
      </w:tr>
      <w:tr w:rsidR="00A33515" w:rsidDel="002260E7">
        <w:trPr>
          <w:trHeight w:val="293"/>
          <w:del w:id="14906" w:author="Admin" w:date="2019-02-19T02:10:00Z"/>
        </w:trPr>
        <w:tc>
          <w:tcPr>
            <w:tcW w:w="220" w:type="dxa"/>
            <w:vAlign w:val="bottom"/>
          </w:tcPr>
          <w:p w:rsidR="00A33515" w:rsidDel="002260E7" w:rsidRDefault="001A4D22">
            <w:pPr>
              <w:jc w:val="right"/>
              <w:rPr>
                <w:del w:id="14907" w:author="Admin" w:date="2019-02-19T02:10:00Z"/>
                <w:sz w:val="20"/>
                <w:szCs w:val="20"/>
              </w:rPr>
            </w:pPr>
            <w:del w:id="14908" w:author="Admin" w:date="2019-02-19T02:10:00Z">
              <w:r w:rsidDel="002260E7">
                <w:rPr>
                  <w:rFonts w:ascii="Arial" w:eastAsia="Arial" w:hAnsi="Arial" w:cs="Arial"/>
                  <w:b/>
                  <w:bCs/>
                  <w:w w:val="95"/>
                  <w:sz w:val="20"/>
                  <w:szCs w:val="20"/>
                </w:rPr>
                <w:delText>6.</w:delText>
              </w:r>
            </w:del>
          </w:p>
        </w:tc>
        <w:tc>
          <w:tcPr>
            <w:tcW w:w="4140" w:type="dxa"/>
            <w:gridSpan w:val="6"/>
            <w:vAlign w:val="bottom"/>
          </w:tcPr>
          <w:p w:rsidR="00A33515" w:rsidDel="002260E7" w:rsidRDefault="001A4D22">
            <w:pPr>
              <w:spacing w:line="293" w:lineRule="exact"/>
              <w:ind w:left="60"/>
              <w:rPr>
                <w:del w:id="14909" w:author="Admin" w:date="2019-02-19T02:10:00Z"/>
                <w:sz w:val="20"/>
                <w:szCs w:val="20"/>
              </w:rPr>
            </w:pPr>
            <w:del w:id="14910" w:author="Admin" w:date="2019-02-19T02:10:00Z">
              <w:r w:rsidDel="002260E7">
                <w:rPr>
                  <w:rFonts w:ascii="Arial" w:eastAsia="Arial" w:hAnsi="Arial" w:cs="Arial"/>
                  <w:sz w:val="20"/>
                  <w:szCs w:val="20"/>
                </w:rPr>
                <w:delText xml:space="preserve">Проведите исследование уравнения </w:delText>
              </w:r>
              <w:r w:rsidDel="002260E7">
                <w:rPr>
                  <w:rFonts w:ascii="Arial" w:eastAsia="Arial" w:hAnsi="Arial" w:cs="Arial"/>
                  <w:i/>
                  <w:iCs/>
                  <w:sz w:val="20"/>
                  <w:szCs w:val="20"/>
                </w:rPr>
                <w:delText>y</w:delText>
              </w:r>
              <w:r w:rsidDel="002260E7">
                <w:rPr>
                  <w:rFonts w:eastAsia="Times New Roman"/>
                  <w:i/>
                  <w:iCs/>
                  <w:sz w:val="27"/>
                  <w:szCs w:val="27"/>
                  <w:vertAlign w:val="superscript"/>
                </w:rPr>
                <w:delText>′</w:delText>
              </w:r>
              <w:r w:rsidDel="002260E7">
                <w:rPr>
                  <w:rFonts w:ascii="Arial" w:eastAsia="Arial" w:hAnsi="Arial" w:cs="Arial"/>
                  <w:sz w:val="20"/>
                  <w:szCs w:val="20"/>
                </w:rPr>
                <w:delText xml:space="preserve"> </w:delText>
              </w:r>
              <w:r w:rsidDel="002260E7">
                <w:rPr>
                  <w:rFonts w:eastAsia="Times New Roman"/>
                  <w:sz w:val="20"/>
                  <w:szCs w:val="20"/>
                </w:rPr>
                <w:delText>= (</w:delText>
              </w:r>
              <w:r w:rsidDel="002260E7">
                <w:rPr>
                  <w:rFonts w:ascii="Arial" w:eastAsia="Arial" w:hAnsi="Arial" w:cs="Arial"/>
                  <w:i/>
                  <w:iCs/>
                  <w:sz w:val="20"/>
                  <w:szCs w:val="20"/>
                </w:rPr>
                <w:delText>y</w:delText>
              </w:r>
            </w:del>
          </w:p>
        </w:tc>
        <w:tc>
          <w:tcPr>
            <w:tcW w:w="640" w:type="dxa"/>
            <w:vAlign w:val="bottom"/>
          </w:tcPr>
          <w:p w:rsidR="00A33515" w:rsidDel="002260E7" w:rsidRDefault="001A4D22">
            <w:pPr>
              <w:spacing w:line="293" w:lineRule="exact"/>
              <w:ind w:left="160"/>
              <w:rPr>
                <w:del w:id="14911" w:author="Admin" w:date="2019-02-19T02:10:00Z"/>
                <w:sz w:val="20"/>
                <w:szCs w:val="20"/>
              </w:rPr>
            </w:pPr>
            <w:del w:id="14912" w:author="Admin" w:date="2019-02-19T02:10:00Z">
              <w:r w:rsidDel="002260E7">
                <w:rPr>
                  <w:rFonts w:ascii="Arial" w:eastAsia="Arial" w:hAnsi="Arial" w:cs="Arial"/>
                  <w:i/>
                  <w:iCs/>
                  <w:w w:val="92"/>
                  <w:sz w:val="20"/>
                  <w:szCs w:val="20"/>
                </w:rPr>
                <w:delText>a</w:delText>
              </w:r>
              <w:r w:rsidDel="002260E7">
                <w:rPr>
                  <w:rFonts w:eastAsia="Times New Roman"/>
                  <w:w w:val="92"/>
                  <w:sz w:val="20"/>
                  <w:szCs w:val="20"/>
                </w:rPr>
                <w:delText>)</w:delText>
              </w:r>
              <w:r w:rsidDel="002260E7">
                <w:rPr>
                  <w:rFonts w:ascii="Arial" w:eastAsia="Arial" w:hAnsi="Arial" w:cs="Arial"/>
                  <w:i/>
                  <w:iCs/>
                  <w:w w:val="92"/>
                  <w:sz w:val="27"/>
                  <w:szCs w:val="27"/>
                  <w:vertAlign w:val="superscript"/>
                </w:rPr>
                <w:delText>m</w:delText>
              </w:r>
              <w:r w:rsidDel="002260E7">
                <w:rPr>
                  <w:rFonts w:eastAsia="Times New Roman"/>
                  <w:w w:val="92"/>
                  <w:sz w:val="20"/>
                  <w:szCs w:val="20"/>
                </w:rPr>
                <w:delText>(</w:delText>
              </w:r>
              <w:r w:rsidDel="002260E7">
                <w:rPr>
                  <w:rFonts w:ascii="Arial" w:eastAsia="Arial" w:hAnsi="Arial" w:cs="Arial"/>
                  <w:i/>
                  <w:iCs/>
                  <w:w w:val="92"/>
                  <w:sz w:val="20"/>
                  <w:szCs w:val="20"/>
                </w:rPr>
                <w:delText>y</w:delText>
              </w:r>
            </w:del>
          </w:p>
        </w:tc>
        <w:tc>
          <w:tcPr>
            <w:tcW w:w="1560" w:type="dxa"/>
            <w:gridSpan w:val="2"/>
            <w:vAlign w:val="bottom"/>
          </w:tcPr>
          <w:p w:rsidR="00A33515" w:rsidDel="002260E7" w:rsidRDefault="001A4D22">
            <w:pPr>
              <w:spacing w:line="293" w:lineRule="exact"/>
              <w:jc w:val="right"/>
              <w:rPr>
                <w:del w:id="14913" w:author="Admin" w:date="2019-02-19T02:10:00Z"/>
                <w:sz w:val="20"/>
                <w:szCs w:val="20"/>
              </w:rPr>
            </w:pPr>
            <w:del w:id="14914" w:author="Admin" w:date="2019-02-19T02:10:00Z">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i/>
                  <w:iCs/>
                  <w:sz w:val="27"/>
                  <w:szCs w:val="27"/>
                  <w:vertAlign w:val="superscript"/>
                </w:rPr>
                <w:delText>n</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 пред-</w:delText>
              </w:r>
            </w:del>
          </w:p>
        </w:tc>
        <w:tc>
          <w:tcPr>
            <w:tcW w:w="0" w:type="dxa"/>
            <w:vAlign w:val="bottom"/>
          </w:tcPr>
          <w:p w:rsidR="00A33515" w:rsidDel="002260E7" w:rsidRDefault="00A33515">
            <w:pPr>
              <w:rPr>
                <w:del w:id="14915" w:author="Admin" w:date="2019-02-19T02:10:00Z"/>
                <w:sz w:val="1"/>
                <w:szCs w:val="1"/>
              </w:rPr>
            </w:pPr>
          </w:p>
        </w:tc>
      </w:tr>
      <w:tr w:rsidR="00A33515" w:rsidDel="002260E7">
        <w:trPr>
          <w:trHeight w:val="242"/>
          <w:del w:id="14916" w:author="Admin" w:date="2019-02-19T02:10:00Z"/>
        </w:trPr>
        <w:tc>
          <w:tcPr>
            <w:tcW w:w="220" w:type="dxa"/>
            <w:vAlign w:val="bottom"/>
          </w:tcPr>
          <w:p w:rsidR="00A33515" w:rsidDel="002260E7" w:rsidRDefault="00A33515">
            <w:pPr>
              <w:rPr>
                <w:del w:id="14917" w:author="Admin" w:date="2019-02-19T02:10:00Z"/>
                <w:sz w:val="21"/>
                <w:szCs w:val="21"/>
              </w:rPr>
            </w:pPr>
          </w:p>
        </w:tc>
        <w:tc>
          <w:tcPr>
            <w:tcW w:w="6340" w:type="dxa"/>
            <w:gridSpan w:val="9"/>
            <w:vAlign w:val="bottom"/>
          </w:tcPr>
          <w:p w:rsidR="00A33515" w:rsidDel="002260E7" w:rsidRDefault="001A4D22">
            <w:pPr>
              <w:ind w:left="60"/>
              <w:rPr>
                <w:del w:id="14918" w:author="Admin" w:date="2019-02-19T02:10:00Z"/>
                <w:sz w:val="20"/>
                <w:szCs w:val="20"/>
              </w:rPr>
            </w:pPr>
            <w:del w:id="14919" w:author="Admin" w:date="2019-02-19T02:10:00Z">
              <w:r w:rsidDel="002260E7">
                <w:rPr>
                  <w:rFonts w:ascii="Arial" w:eastAsia="Arial" w:hAnsi="Arial" w:cs="Arial"/>
                  <w:sz w:val="20"/>
                  <w:szCs w:val="20"/>
                </w:rPr>
                <w:delText>мет существования периодических решений в зависимости от на-</w:delText>
              </w:r>
            </w:del>
          </w:p>
        </w:tc>
        <w:tc>
          <w:tcPr>
            <w:tcW w:w="0" w:type="dxa"/>
            <w:vAlign w:val="bottom"/>
          </w:tcPr>
          <w:p w:rsidR="00A33515" w:rsidDel="002260E7" w:rsidRDefault="00A33515">
            <w:pPr>
              <w:rPr>
                <w:del w:id="14920" w:author="Admin" w:date="2019-02-19T02:10:00Z"/>
                <w:sz w:val="1"/>
                <w:szCs w:val="1"/>
              </w:rPr>
            </w:pPr>
          </w:p>
        </w:tc>
      </w:tr>
      <w:tr w:rsidR="00A33515" w:rsidDel="002260E7">
        <w:trPr>
          <w:trHeight w:val="137"/>
          <w:del w:id="14921" w:author="Admin" w:date="2019-02-19T02:10:00Z"/>
        </w:trPr>
        <w:tc>
          <w:tcPr>
            <w:tcW w:w="220" w:type="dxa"/>
            <w:vAlign w:val="bottom"/>
          </w:tcPr>
          <w:p w:rsidR="00A33515" w:rsidDel="002260E7" w:rsidRDefault="00A33515">
            <w:pPr>
              <w:rPr>
                <w:del w:id="14922" w:author="Admin" w:date="2019-02-19T02:10:00Z"/>
                <w:sz w:val="11"/>
                <w:szCs w:val="11"/>
              </w:rPr>
            </w:pPr>
          </w:p>
        </w:tc>
        <w:tc>
          <w:tcPr>
            <w:tcW w:w="800" w:type="dxa"/>
            <w:vAlign w:val="bottom"/>
          </w:tcPr>
          <w:p w:rsidR="00A33515" w:rsidDel="002260E7" w:rsidRDefault="00A33515">
            <w:pPr>
              <w:rPr>
                <w:del w:id="14923" w:author="Admin" w:date="2019-02-19T02:10:00Z"/>
                <w:sz w:val="11"/>
                <w:szCs w:val="11"/>
              </w:rPr>
            </w:pPr>
          </w:p>
        </w:tc>
        <w:tc>
          <w:tcPr>
            <w:tcW w:w="100" w:type="dxa"/>
            <w:vAlign w:val="bottom"/>
          </w:tcPr>
          <w:p w:rsidR="00A33515" w:rsidDel="002260E7" w:rsidRDefault="00A33515">
            <w:pPr>
              <w:rPr>
                <w:del w:id="14924" w:author="Admin" w:date="2019-02-19T02:10:00Z"/>
                <w:sz w:val="11"/>
                <w:szCs w:val="11"/>
              </w:rPr>
            </w:pPr>
          </w:p>
        </w:tc>
        <w:tc>
          <w:tcPr>
            <w:tcW w:w="200" w:type="dxa"/>
            <w:vAlign w:val="bottom"/>
          </w:tcPr>
          <w:p w:rsidR="00A33515" w:rsidDel="002260E7" w:rsidRDefault="00A33515">
            <w:pPr>
              <w:rPr>
                <w:del w:id="14925" w:author="Admin" w:date="2019-02-19T02:10:00Z"/>
                <w:sz w:val="11"/>
                <w:szCs w:val="11"/>
              </w:rPr>
            </w:pPr>
          </w:p>
        </w:tc>
        <w:tc>
          <w:tcPr>
            <w:tcW w:w="2740" w:type="dxa"/>
            <w:vAlign w:val="bottom"/>
          </w:tcPr>
          <w:p w:rsidR="00A33515" w:rsidDel="002260E7" w:rsidRDefault="00A33515">
            <w:pPr>
              <w:rPr>
                <w:del w:id="14926" w:author="Admin" w:date="2019-02-19T02:10:00Z"/>
                <w:sz w:val="11"/>
                <w:szCs w:val="11"/>
              </w:rPr>
            </w:pPr>
          </w:p>
        </w:tc>
        <w:tc>
          <w:tcPr>
            <w:tcW w:w="100" w:type="dxa"/>
            <w:vAlign w:val="bottom"/>
          </w:tcPr>
          <w:p w:rsidR="00A33515" w:rsidDel="002260E7" w:rsidRDefault="00A33515">
            <w:pPr>
              <w:rPr>
                <w:del w:id="14927" w:author="Admin" w:date="2019-02-19T02:10:00Z"/>
                <w:sz w:val="11"/>
                <w:szCs w:val="11"/>
              </w:rPr>
            </w:pPr>
          </w:p>
        </w:tc>
        <w:tc>
          <w:tcPr>
            <w:tcW w:w="200" w:type="dxa"/>
            <w:vAlign w:val="bottom"/>
          </w:tcPr>
          <w:p w:rsidR="00A33515" w:rsidDel="002260E7" w:rsidRDefault="001A4D22">
            <w:pPr>
              <w:spacing w:line="137" w:lineRule="exact"/>
              <w:ind w:left="100"/>
              <w:rPr>
                <w:del w:id="14928" w:author="Admin" w:date="2019-02-19T02:10:00Z"/>
                <w:sz w:val="20"/>
                <w:szCs w:val="20"/>
              </w:rPr>
            </w:pPr>
            <w:del w:id="14929" w:author="Admin" w:date="2019-02-19T02:10:00Z">
              <w:r w:rsidDel="002260E7">
                <w:rPr>
                  <w:rFonts w:ascii="Arial" w:eastAsia="Arial" w:hAnsi="Arial" w:cs="Arial"/>
                  <w:i/>
                  <w:iCs/>
                  <w:w w:val="92"/>
                  <w:sz w:val="14"/>
                  <w:szCs w:val="14"/>
                </w:rPr>
                <w:delText>T</w:delText>
              </w:r>
            </w:del>
          </w:p>
        </w:tc>
        <w:tc>
          <w:tcPr>
            <w:tcW w:w="640" w:type="dxa"/>
            <w:vAlign w:val="bottom"/>
          </w:tcPr>
          <w:p w:rsidR="00A33515" w:rsidDel="002260E7" w:rsidRDefault="00A33515">
            <w:pPr>
              <w:rPr>
                <w:del w:id="14930" w:author="Admin" w:date="2019-02-19T02:10:00Z"/>
                <w:sz w:val="11"/>
                <w:szCs w:val="11"/>
              </w:rPr>
            </w:pPr>
          </w:p>
        </w:tc>
        <w:tc>
          <w:tcPr>
            <w:tcW w:w="580" w:type="dxa"/>
            <w:vAlign w:val="bottom"/>
          </w:tcPr>
          <w:p w:rsidR="00A33515" w:rsidDel="002260E7" w:rsidRDefault="00A33515">
            <w:pPr>
              <w:rPr>
                <w:del w:id="14931" w:author="Admin" w:date="2019-02-19T02:10:00Z"/>
                <w:sz w:val="11"/>
                <w:szCs w:val="11"/>
              </w:rPr>
            </w:pPr>
          </w:p>
        </w:tc>
        <w:tc>
          <w:tcPr>
            <w:tcW w:w="980" w:type="dxa"/>
            <w:vAlign w:val="bottom"/>
          </w:tcPr>
          <w:p w:rsidR="00A33515" w:rsidDel="002260E7" w:rsidRDefault="00A33515">
            <w:pPr>
              <w:rPr>
                <w:del w:id="14932" w:author="Admin" w:date="2019-02-19T02:10:00Z"/>
                <w:sz w:val="11"/>
                <w:szCs w:val="11"/>
              </w:rPr>
            </w:pPr>
          </w:p>
        </w:tc>
        <w:tc>
          <w:tcPr>
            <w:tcW w:w="0" w:type="dxa"/>
            <w:vAlign w:val="bottom"/>
          </w:tcPr>
          <w:p w:rsidR="00A33515" w:rsidDel="002260E7" w:rsidRDefault="00A33515">
            <w:pPr>
              <w:rPr>
                <w:del w:id="14933" w:author="Admin" w:date="2019-02-19T02:10:00Z"/>
                <w:sz w:val="1"/>
                <w:szCs w:val="1"/>
              </w:rPr>
            </w:pPr>
          </w:p>
        </w:tc>
      </w:tr>
      <w:tr w:rsidR="00A33515" w:rsidDel="002260E7">
        <w:trPr>
          <w:trHeight w:val="147"/>
          <w:del w:id="14934" w:author="Admin" w:date="2019-02-19T02:10:00Z"/>
        </w:trPr>
        <w:tc>
          <w:tcPr>
            <w:tcW w:w="220" w:type="dxa"/>
            <w:vAlign w:val="bottom"/>
          </w:tcPr>
          <w:p w:rsidR="00A33515" w:rsidDel="002260E7" w:rsidRDefault="00A33515">
            <w:pPr>
              <w:rPr>
                <w:del w:id="14935" w:author="Admin" w:date="2019-02-19T02:10:00Z"/>
                <w:sz w:val="12"/>
                <w:szCs w:val="12"/>
              </w:rPr>
            </w:pPr>
          </w:p>
        </w:tc>
        <w:tc>
          <w:tcPr>
            <w:tcW w:w="3840" w:type="dxa"/>
            <w:gridSpan w:val="4"/>
            <w:vMerge w:val="restart"/>
            <w:vAlign w:val="bottom"/>
          </w:tcPr>
          <w:p w:rsidR="00A33515" w:rsidDel="002260E7" w:rsidRDefault="001A4D22">
            <w:pPr>
              <w:ind w:left="60"/>
              <w:rPr>
                <w:del w:id="14936" w:author="Admin" w:date="2019-02-19T02:10:00Z"/>
                <w:sz w:val="20"/>
                <w:szCs w:val="20"/>
              </w:rPr>
            </w:pPr>
            <w:del w:id="14937" w:author="Admin" w:date="2019-02-19T02:10:00Z">
              <w:r w:rsidDel="002260E7">
                <w:rPr>
                  <w:rFonts w:ascii="Arial" w:eastAsia="Arial" w:hAnsi="Arial" w:cs="Arial"/>
                  <w:sz w:val="20"/>
                  <w:szCs w:val="20"/>
                </w:rPr>
                <w:delText xml:space="preserve">туральных параметров </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и величины</w:delText>
              </w:r>
            </w:del>
          </w:p>
        </w:tc>
        <w:tc>
          <w:tcPr>
            <w:tcW w:w="100" w:type="dxa"/>
            <w:tcBorders>
              <w:bottom w:val="single" w:sz="8" w:space="0" w:color="auto"/>
            </w:tcBorders>
            <w:vAlign w:val="bottom"/>
          </w:tcPr>
          <w:p w:rsidR="00A33515" w:rsidDel="002260E7" w:rsidRDefault="001A4D22">
            <w:pPr>
              <w:spacing w:line="127" w:lineRule="exact"/>
              <w:ind w:left="20"/>
              <w:rPr>
                <w:del w:id="14938" w:author="Admin" w:date="2019-02-19T02:10:00Z"/>
                <w:sz w:val="20"/>
                <w:szCs w:val="20"/>
              </w:rPr>
            </w:pPr>
            <w:del w:id="14939" w:author="Admin" w:date="2019-02-19T02:10:00Z">
              <w:r w:rsidDel="002260E7">
                <w:rPr>
                  <w:rFonts w:ascii="Arial" w:eastAsia="Arial" w:hAnsi="Arial" w:cs="Arial"/>
                  <w:w w:val="76"/>
                  <w:sz w:val="14"/>
                  <w:szCs w:val="14"/>
                </w:rPr>
                <w:delText>1</w:delText>
              </w:r>
            </w:del>
          </w:p>
        </w:tc>
        <w:tc>
          <w:tcPr>
            <w:tcW w:w="200" w:type="dxa"/>
            <w:vMerge w:val="restart"/>
            <w:vAlign w:val="bottom"/>
          </w:tcPr>
          <w:p w:rsidR="00A33515" w:rsidDel="002260E7" w:rsidRDefault="001A4D22">
            <w:pPr>
              <w:ind w:left="40"/>
              <w:rPr>
                <w:del w:id="14940" w:author="Admin" w:date="2019-02-19T02:10:00Z"/>
                <w:sz w:val="20"/>
                <w:szCs w:val="20"/>
              </w:rPr>
            </w:pPr>
            <w:del w:id="14941" w:author="Admin" w:date="2019-02-19T02:10:00Z">
              <w:r w:rsidDel="002260E7">
                <w:rPr>
                  <w:rFonts w:eastAsia="Times New Roman"/>
                  <w:w w:val="90"/>
                  <w:sz w:val="20"/>
                  <w:szCs w:val="20"/>
                </w:rPr>
                <w:delText>∫</w:delText>
              </w:r>
              <w:r w:rsidDel="002260E7">
                <w:rPr>
                  <w:rFonts w:ascii="Arial" w:eastAsia="Arial" w:hAnsi="Arial" w:cs="Arial"/>
                  <w:w w:val="90"/>
                  <w:sz w:val="27"/>
                  <w:szCs w:val="27"/>
                  <w:vertAlign w:val="subscript"/>
                </w:rPr>
                <w:delText>0</w:delText>
              </w:r>
            </w:del>
          </w:p>
        </w:tc>
        <w:tc>
          <w:tcPr>
            <w:tcW w:w="640" w:type="dxa"/>
            <w:vMerge w:val="restart"/>
            <w:vAlign w:val="bottom"/>
          </w:tcPr>
          <w:p w:rsidR="00A33515" w:rsidDel="002260E7" w:rsidRDefault="001A4D22">
            <w:pPr>
              <w:ind w:left="20"/>
              <w:rPr>
                <w:del w:id="14942" w:author="Admin" w:date="2019-02-19T02:10:00Z"/>
                <w:sz w:val="20"/>
                <w:szCs w:val="20"/>
              </w:rPr>
            </w:pPr>
            <w:del w:id="14943" w:author="Admin" w:date="2019-02-19T02:10:00Z">
              <w:r w:rsidDel="002260E7">
                <w:rPr>
                  <w:rFonts w:ascii="Arial" w:eastAsia="Arial" w:hAnsi="Arial" w:cs="Arial"/>
                  <w:i/>
                  <w:iCs/>
                  <w:sz w:val="20"/>
                  <w:szCs w:val="20"/>
                </w:rPr>
                <w:delText>f</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sz w:val="20"/>
                  <w:szCs w:val="20"/>
                </w:rPr>
                <w:delText>)</w:delText>
              </w:r>
              <w:r w:rsidDel="002260E7">
                <w:rPr>
                  <w:rFonts w:ascii="Arial" w:eastAsia="Arial" w:hAnsi="Arial" w:cs="Arial"/>
                  <w:i/>
                  <w:iCs/>
                  <w:sz w:val="20"/>
                  <w:szCs w:val="20"/>
                </w:rPr>
                <w:delText>dx</w:delText>
              </w:r>
              <w:r w:rsidDel="002260E7">
                <w:rPr>
                  <w:rFonts w:ascii="Arial" w:eastAsia="Arial" w:hAnsi="Arial" w:cs="Arial"/>
                  <w:sz w:val="20"/>
                  <w:szCs w:val="20"/>
                </w:rPr>
                <w:delText>.</w:delText>
              </w:r>
            </w:del>
          </w:p>
        </w:tc>
        <w:tc>
          <w:tcPr>
            <w:tcW w:w="580" w:type="dxa"/>
            <w:vAlign w:val="bottom"/>
          </w:tcPr>
          <w:p w:rsidR="00A33515" w:rsidDel="002260E7" w:rsidRDefault="00A33515">
            <w:pPr>
              <w:rPr>
                <w:del w:id="14944" w:author="Admin" w:date="2019-02-19T02:10:00Z"/>
                <w:sz w:val="12"/>
                <w:szCs w:val="12"/>
              </w:rPr>
            </w:pPr>
          </w:p>
        </w:tc>
        <w:tc>
          <w:tcPr>
            <w:tcW w:w="980" w:type="dxa"/>
            <w:vAlign w:val="bottom"/>
          </w:tcPr>
          <w:p w:rsidR="00A33515" w:rsidDel="002260E7" w:rsidRDefault="00A33515">
            <w:pPr>
              <w:rPr>
                <w:del w:id="14945" w:author="Admin" w:date="2019-02-19T02:10:00Z"/>
                <w:sz w:val="12"/>
                <w:szCs w:val="12"/>
              </w:rPr>
            </w:pPr>
          </w:p>
        </w:tc>
        <w:tc>
          <w:tcPr>
            <w:tcW w:w="0" w:type="dxa"/>
            <w:vAlign w:val="bottom"/>
          </w:tcPr>
          <w:p w:rsidR="00A33515" w:rsidDel="002260E7" w:rsidRDefault="00A33515">
            <w:pPr>
              <w:rPr>
                <w:del w:id="14946" w:author="Admin" w:date="2019-02-19T02:10:00Z"/>
                <w:sz w:val="1"/>
                <w:szCs w:val="1"/>
              </w:rPr>
            </w:pPr>
          </w:p>
        </w:tc>
      </w:tr>
      <w:tr w:rsidR="00A33515" w:rsidDel="002260E7">
        <w:trPr>
          <w:trHeight w:val="575"/>
          <w:del w:id="14947" w:author="Admin" w:date="2019-02-19T02:10:00Z"/>
        </w:trPr>
        <w:tc>
          <w:tcPr>
            <w:tcW w:w="220" w:type="dxa"/>
            <w:vAlign w:val="bottom"/>
          </w:tcPr>
          <w:p w:rsidR="00A33515" w:rsidDel="002260E7" w:rsidRDefault="00A33515">
            <w:pPr>
              <w:rPr>
                <w:del w:id="14948" w:author="Admin" w:date="2019-02-19T02:10:00Z"/>
                <w:sz w:val="24"/>
                <w:szCs w:val="24"/>
              </w:rPr>
            </w:pPr>
          </w:p>
        </w:tc>
        <w:tc>
          <w:tcPr>
            <w:tcW w:w="3840" w:type="dxa"/>
            <w:gridSpan w:val="4"/>
            <w:vMerge/>
            <w:vAlign w:val="bottom"/>
          </w:tcPr>
          <w:p w:rsidR="00A33515" w:rsidDel="002260E7" w:rsidRDefault="00A33515">
            <w:pPr>
              <w:rPr>
                <w:del w:id="14949" w:author="Admin" w:date="2019-02-19T02:10:00Z"/>
                <w:sz w:val="24"/>
                <w:szCs w:val="24"/>
              </w:rPr>
            </w:pPr>
          </w:p>
        </w:tc>
        <w:tc>
          <w:tcPr>
            <w:tcW w:w="100" w:type="dxa"/>
            <w:vAlign w:val="bottom"/>
          </w:tcPr>
          <w:p w:rsidR="00A33515" w:rsidDel="002260E7" w:rsidRDefault="001A4D22">
            <w:pPr>
              <w:rPr>
                <w:del w:id="14950" w:author="Admin" w:date="2019-02-19T02:10:00Z"/>
                <w:sz w:val="20"/>
                <w:szCs w:val="20"/>
              </w:rPr>
            </w:pPr>
            <w:del w:id="14951" w:author="Admin" w:date="2019-02-19T02:10:00Z">
              <w:r w:rsidDel="002260E7">
                <w:rPr>
                  <w:rFonts w:ascii="Arial" w:eastAsia="Arial" w:hAnsi="Arial" w:cs="Arial"/>
                  <w:i/>
                  <w:iCs/>
                  <w:w w:val="92"/>
                  <w:sz w:val="14"/>
                  <w:szCs w:val="14"/>
                </w:rPr>
                <w:delText>T</w:delText>
              </w:r>
            </w:del>
          </w:p>
        </w:tc>
        <w:tc>
          <w:tcPr>
            <w:tcW w:w="200" w:type="dxa"/>
            <w:vMerge/>
            <w:vAlign w:val="bottom"/>
          </w:tcPr>
          <w:p w:rsidR="00A33515" w:rsidDel="002260E7" w:rsidRDefault="00A33515">
            <w:pPr>
              <w:rPr>
                <w:del w:id="14952" w:author="Admin" w:date="2019-02-19T02:10:00Z"/>
                <w:sz w:val="24"/>
                <w:szCs w:val="24"/>
              </w:rPr>
            </w:pPr>
          </w:p>
        </w:tc>
        <w:tc>
          <w:tcPr>
            <w:tcW w:w="640" w:type="dxa"/>
            <w:vMerge/>
            <w:vAlign w:val="bottom"/>
          </w:tcPr>
          <w:p w:rsidR="00A33515" w:rsidDel="002260E7" w:rsidRDefault="00A33515">
            <w:pPr>
              <w:rPr>
                <w:del w:id="14953" w:author="Admin" w:date="2019-02-19T02:10:00Z"/>
                <w:sz w:val="24"/>
                <w:szCs w:val="24"/>
              </w:rPr>
            </w:pPr>
          </w:p>
        </w:tc>
        <w:tc>
          <w:tcPr>
            <w:tcW w:w="580" w:type="dxa"/>
            <w:vAlign w:val="bottom"/>
          </w:tcPr>
          <w:p w:rsidR="00A33515" w:rsidDel="002260E7" w:rsidRDefault="00A33515">
            <w:pPr>
              <w:rPr>
                <w:del w:id="14954" w:author="Admin" w:date="2019-02-19T02:10:00Z"/>
                <w:sz w:val="24"/>
                <w:szCs w:val="24"/>
              </w:rPr>
            </w:pPr>
          </w:p>
        </w:tc>
        <w:tc>
          <w:tcPr>
            <w:tcW w:w="980" w:type="dxa"/>
            <w:vAlign w:val="bottom"/>
          </w:tcPr>
          <w:p w:rsidR="00A33515" w:rsidDel="002260E7" w:rsidRDefault="00A33515">
            <w:pPr>
              <w:rPr>
                <w:del w:id="14955" w:author="Admin" w:date="2019-02-19T02:10:00Z"/>
                <w:sz w:val="24"/>
                <w:szCs w:val="24"/>
              </w:rPr>
            </w:pPr>
          </w:p>
        </w:tc>
        <w:tc>
          <w:tcPr>
            <w:tcW w:w="0" w:type="dxa"/>
            <w:vAlign w:val="bottom"/>
          </w:tcPr>
          <w:p w:rsidR="00A33515" w:rsidDel="002260E7" w:rsidRDefault="00A33515">
            <w:pPr>
              <w:rPr>
                <w:del w:id="14956" w:author="Admin" w:date="2019-02-19T02:10:00Z"/>
                <w:sz w:val="1"/>
                <w:szCs w:val="1"/>
              </w:rPr>
            </w:pPr>
          </w:p>
        </w:tc>
      </w:tr>
    </w:tbl>
    <w:p w:rsidR="00A33515" w:rsidDel="002260E7" w:rsidRDefault="00A33515">
      <w:pPr>
        <w:spacing w:line="200" w:lineRule="exact"/>
        <w:rPr>
          <w:del w:id="14957" w:author="Admin" w:date="2019-02-19T02:10:00Z"/>
          <w:sz w:val="20"/>
          <w:szCs w:val="20"/>
        </w:rPr>
      </w:pPr>
    </w:p>
    <w:p w:rsidR="00A33515" w:rsidDel="002260E7" w:rsidRDefault="00A33515">
      <w:pPr>
        <w:rPr>
          <w:del w:id="14958" w:author="Admin" w:date="2019-02-19T02:10:00Z"/>
        </w:rPr>
        <w:sectPr w:rsidR="00A33515" w:rsidDel="002260E7">
          <w:pgSz w:w="8220" w:h="12472"/>
          <w:pgMar w:top="639" w:right="720" w:bottom="0" w:left="940" w:header="0" w:footer="0" w:gutter="0"/>
          <w:cols w:space="720" w:equalWidth="0">
            <w:col w:w="6560"/>
          </w:cols>
        </w:sectPr>
      </w:pPr>
    </w:p>
    <w:p w:rsidR="00A33515" w:rsidDel="002260E7" w:rsidRDefault="00A33515">
      <w:pPr>
        <w:spacing w:line="200" w:lineRule="exact"/>
        <w:rPr>
          <w:del w:id="14959" w:author="Admin" w:date="2019-02-19T02:10:00Z"/>
          <w:sz w:val="20"/>
          <w:szCs w:val="20"/>
        </w:rPr>
      </w:pPr>
    </w:p>
    <w:p w:rsidR="00A33515" w:rsidDel="002260E7" w:rsidRDefault="00A33515">
      <w:pPr>
        <w:spacing w:line="200" w:lineRule="exact"/>
        <w:rPr>
          <w:del w:id="14960" w:author="Admin" w:date="2019-02-19T02:10:00Z"/>
          <w:sz w:val="20"/>
          <w:szCs w:val="20"/>
        </w:rPr>
      </w:pPr>
    </w:p>
    <w:p w:rsidR="00A33515" w:rsidDel="002260E7" w:rsidRDefault="00A33515">
      <w:pPr>
        <w:spacing w:line="200" w:lineRule="exact"/>
        <w:rPr>
          <w:del w:id="14961" w:author="Admin" w:date="2019-02-19T02:10:00Z"/>
          <w:sz w:val="20"/>
          <w:szCs w:val="20"/>
        </w:rPr>
      </w:pPr>
    </w:p>
    <w:p w:rsidR="00A33515" w:rsidDel="002260E7" w:rsidRDefault="00A33515">
      <w:pPr>
        <w:spacing w:line="200" w:lineRule="exact"/>
        <w:rPr>
          <w:del w:id="14962" w:author="Admin" w:date="2019-02-19T02:10:00Z"/>
          <w:sz w:val="20"/>
          <w:szCs w:val="20"/>
        </w:rPr>
      </w:pPr>
    </w:p>
    <w:p w:rsidR="00A33515" w:rsidDel="002260E7" w:rsidRDefault="00A33515">
      <w:pPr>
        <w:spacing w:line="200" w:lineRule="exact"/>
        <w:rPr>
          <w:del w:id="14963" w:author="Admin" w:date="2019-02-19T02:10:00Z"/>
          <w:sz w:val="20"/>
          <w:szCs w:val="20"/>
        </w:rPr>
      </w:pPr>
    </w:p>
    <w:p w:rsidR="00A33515" w:rsidDel="002260E7" w:rsidRDefault="00A33515">
      <w:pPr>
        <w:spacing w:line="200" w:lineRule="exact"/>
        <w:rPr>
          <w:del w:id="14964" w:author="Admin" w:date="2019-02-19T02:10:00Z"/>
          <w:sz w:val="20"/>
          <w:szCs w:val="20"/>
        </w:rPr>
      </w:pPr>
    </w:p>
    <w:p w:rsidR="00A33515" w:rsidDel="002260E7" w:rsidRDefault="00A33515">
      <w:pPr>
        <w:spacing w:line="200" w:lineRule="exact"/>
        <w:rPr>
          <w:del w:id="14965" w:author="Admin" w:date="2019-02-19T02:10:00Z"/>
          <w:sz w:val="20"/>
          <w:szCs w:val="20"/>
        </w:rPr>
      </w:pPr>
    </w:p>
    <w:p w:rsidR="00A33515" w:rsidDel="002260E7" w:rsidRDefault="00A33515">
      <w:pPr>
        <w:spacing w:line="200" w:lineRule="exact"/>
        <w:rPr>
          <w:del w:id="14966" w:author="Admin" w:date="2019-02-19T02:10:00Z"/>
          <w:sz w:val="20"/>
          <w:szCs w:val="20"/>
        </w:rPr>
      </w:pPr>
    </w:p>
    <w:p w:rsidR="00A33515" w:rsidDel="002260E7" w:rsidRDefault="00A33515">
      <w:pPr>
        <w:spacing w:line="200" w:lineRule="exact"/>
        <w:rPr>
          <w:del w:id="14967" w:author="Admin" w:date="2019-02-19T02:10:00Z"/>
          <w:sz w:val="20"/>
          <w:szCs w:val="20"/>
        </w:rPr>
      </w:pPr>
    </w:p>
    <w:p w:rsidR="00A33515" w:rsidDel="002260E7" w:rsidRDefault="00A33515">
      <w:pPr>
        <w:spacing w:line="200" w:lineRule="exact"/>
        <w:rPr>
          <w:del w:id="14968" w:author="Admin" w:date="2019-02-19T02:10:00Z"/>
          <w:sz w:val="20"/>
          <w:szCs w:val="20"/>
        </w:rPr>
      </w:pPr>
    </w:p>
    <w:p w:rsidR="00A33515" w:rsidDel="002260E7" w:rsidRDefault="00A33515">
      <w:pPr>
        <w:spacing w:line="200" w:lineRule="exact"/>
        <w:rPr>
          <w:del w:id="14969" w:author="Admin" w:date="2019-02-19T02:10:00Z"/>
          <w:sz w:val="20"/>
          <w:szCs w:val="20"/>
        </w:rPr>
      </w:pPr>
    </w:p>
    <w:p w:rsidR="00A33515" w:rsidDel="002260E7" w:rsidRDefault="00A33515">
      <w:pPr>
        <w:spacing w:line="200" w:lineRule="exact"/>
        <w:rPr>
          <w:del w:id="14970" w:author="Admin" w:date="2019-02-19T02:10:00Z"/>
          <w:sz w:val="20"/>
          <w:szCs w:val="20"/>
        </w:rPr>
      </w:pPr>
    </w:p>
    <w:p w:rsidR="00A33515" w:rsidDel="002260E7" w:rsidRDefault="00A33515">
      <w:pPr>
        <w:spacing w:line="200" w:lineRule="exact"/>
        <w:rPr>
          <w:del w:id="14971" w:author="Admin" w:date="2019-02-19T02:10:00Z"/>
          <w:sz w:val="20"/>
          <w:szCs w:val="20"/>
        </w:rPr>
      </w:pPr>
    </w:p>
    <w:p w:rsidR="00A33515" w:rsidDel="002260E7" w:rsidRDefault="00A33515">
      <w:pPr>
        <w:spacing w:line="399" w:lineRule="exact"/>
        <w:rPr>
          <w:del w:id="14972" w:author="Admin" w:date="2019-02-19T02:10:00Z"/>
          <w:sz w:val="20"/>
          <w:szCs w:val="20"/>
        </w:rPr>
      </w:pPr>
    </w:p>
    <w:p w:rsidR="00A33515" w:rsidDel="002260E7" w:rsidRDefault="001A4D22">
      <w:pPr>
        <w:ind w:right="200"/>
        <w:jc w:val="center"/>
        <w:rPr>
          <w:del w:id="14973" w:author="Admin" w:date="2019-02-19T02:10:00Z"/>
          <w:sz w:val="20"/>
          <w:szCs w:val="20"/>
        </w:rPr>
      </w:pPr>
      <w:del w:id="14974"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347</w:delText>
        </w:r>
        <w:r w:rsidDel="002260E7">
          <w:rPr>
            <w:rFonts w:ascii="Arial" w:eastAsia="Arial" w:hAnsi="Arial" w:cs="Arial"/>
            <w:sz w:val="20"/>
            <w:szCs w:val="20"/>
          </w:rPr>
          <w:delText xml:space="preserve"> −</w:delText>
        </w:r>
      </w:del>
    </w:p>
    <w:p w:rsidR="00A33515" w:rsidDel="002260E7" w:rsidRDefault="00A33515">
      <w:pPr>
        <w:rPr>
          <w:del w:id="14975" w:author="Admin" w:date="2019-02-19T02:10:00Z"/>
        </w:rPr>
        <w:sectPr w:rsidR="00A33515" w:rsidDel="002260E7">
          <w:type w:val="continuous"/>
          <w:pgSz w:w="8220" w:h="12472"/>
          <w:pgMar w:top="639" w:right="720" w:bottom="0" w:left="940" w:header="0" w:footer="0" w:gutter="0"/>
          <w:cols w:space="720" w:equalWidth="0">
            <w:col w:w="6560"/>
          </w:cols>
        </w:sectPr>
      </w:pPr>
    </w:p>
    <w:p w:rsidR="00A33515" w:rsidDel="002260E7" w:rsidRDefault="00A33515">
      <w:pPr>
        <w:jc w:val="center"/>
        <w:rPr>
          <w:del w:id="14976" w:author="Admin" w:date="2019-02-19T02:10:00Z"/>
          <w:sz w:val="20"/>
          <w:szCs w:val="20"/>
        </w:rPr>
      </w:pPr>
      <w:bookmarkStart w:id="14977" w:name="page358"/>
      <w:bookmarkEnd w:id="14977"/>
    </w:p>
    <w:p w:rsidR="00A33515" w:rsidDel="002260E7" w:rsidRDefault="00A33515">
      <w:pPr>
        <w:rPr>
          <w:del w:id="14978" w:author="Admin" w:date="2019-02-19T02:10:00Z"/>
        </w:rPr>
        <w:sectPr w:rsidR="00A33515" w:rsidDel="002260E7">
          <w:pgSz w:w="8220" w:h="12472"/>
          <w:pgMar w:top="1440" w:right="1440" w:bottom="875" w:left="1440" w:header="0" w:footer="0" w:gutter="0"/>
          <w:cols w:space="0"/>
        </w:sectPr>
      </w:pPr>
    </w:p>
    <w:p w:rsidR="00A33515" w:rsidDel="002260E7" w:rsidRDefault="00A33515">
      <w:pPr>
        <w:spacing w:line="200" w:lineRule="exact"/>
        <w:rPr>
          <w:del w:id="14979" w:author="Admin" w:date="2019-02-19T02:10:00Z"/>
          <w:sz w:val="20"/>
          <w:szCs w:val="20"/>
        </w:rPr>
      </w:pPr>
      <w:bookmarkStart w:id="14980" w:name="page359"/>
      <w:bookmarkEnd w:id="14980"/>
    </w:p>
    <w:p w:rsidR="00A33515" w:rsidDel="002260E7" w:rsidRDefault="00A33515">
      <w:pPr>
        <w:spacing w:line="256" w:lineRule="exact"/>
        <w:rPr>
          <w:del w:id="14981" w:author="Admin" w:date="2019-02-19T02:10:00Z"/>
          <w:sz w:val="20"/>
          <w:szCs w:val="20"/>
        </w:rPr>
      </w:pPr>
    </w:p>
    <w:p w:rsidR="00A33515" w:rsidDel="002260E7" w:rsidRDefault="001A4D22">
      <w:pPr>
        <w:spacing w:line="290" w:lineRule="auto"/>
        <w:ind w:right="540"/>
        <w:rPr>
          <w:del w:id="14982" w:author="Admin" w:date="2019-02-19T02:10:00Z"/>
          <w:sz w:val="20"/>
          <w:szCs w:val="20"/>
        </w:rPr>
      </w:pPr>
      <w:del w:id="14983" w:author="Admin" w:date="2019-02-19T02:10:00Z">
        <w:r w:rsidDel="002260E7">
          <w:rPr>
            <w:rFonts w:ascii="Arial" w:eastAsia="Arial" w:hAnsi="Arial" w:cs="Arial"/>
            <w:b/>
            <w:bCs/>
            <w:sz w:val="44"/>
            <w:szCs w:val="44"/>
          </w:rPr>
          <w:delText>Исследовательские проекты для школьников</w:delText>
        </w:r>
      </w:del>
    </w:p>
    <w:p w:rsidR="00A33515" w:rsidDel="002260E7" w:rsidRDefault="00A33515">
      <w:pPr>
        <w:spacing w:line="307" w:lineRule="exact"/>
        <w:rPr>
          <w:del w:id="14984" w:author="Admin" w:date="2019-02-19T02:10:00Z"/>
          <w:sz w:val="20"/>
          <w:szCs w:val="20"/>
        </w:rPr>
      </w:pPr>
    </w:p>
    <w:p w:rsidR="00A33515" w:rsidDel="002260E7" w:rsidRDefault="001A4D22">
      <w:pPr>
        <w:numPr>
          <w:ilvl w:val="0"/>
          <w:numId w:val="833"/>
        </w:numPr>
        <w:tabs>
          <w:tab w:val="left" w:pos="367"/>
        </w:tabs>
        <w:spacing w:line="287" w:lineRule="auto"/>
        <w:ind w:firstLine="199"/>
        <w:jc w:val="both"/>
        <w:rPr>
          <w:del w:id="14985" w:author="Admin" w:date="2019-02-19T02:10:00Z"/>
          <w:rFonts w:ascii="Arial" w:eastAsia="Arial" w:hAnsi="Arial" w:cs="Arial"/>
          <w:sz w:val="20"/>
          <w:szCs w:val="20"/>
        </w:rPr>
        <w:pPrChange w:id="14986" w:author="Admin" w:date="2019-02-19T00:19:00Z">
          <w:pPr>
            <w:numPr>
              <w:numId w:val="836"/>
            </w:numPr>
            <w:tabs>
              <w:tab w:val="left" w:pos="367"/>
            </w:tabs>
            <w:spacing w:line="287" w:lineRule="auto"/>
            <w:ind w:firstLine="199"/>
            <w:jc w:val="both"/>
          </w:pPr>
        </w:pPrChange>
      </w:pPr>
      <w:del w:id="14987" w:author="Admin" w:date="2019-02-19T02:10:00Z">
        <w:r w:rsidDel="002260E7">
          <w:rPr>
            <w:rFonts w:ascii="Arial" w:eastAsia="Arial" w:hAnsi="Arial" w:cs="Arial"/>
            <w:sz w:val="20"/>
            <w:szCs w:val="20"/>
          </w:rPr>
          <w:delText>этом разделе представлены интересные задачи, которые могут быть использованы в качестве основы для проекта при участии в научных кон-курсах для школьников (например, в Балтийском научно-инженерном конкурсе, проводимом Фондом «Время науки»).</w:delText>
        </w:r>
      </w:del>
    </w:p>
    <w:p w:rsidR="00A33515" w:rsidDel="002260E7" w:rsidRDefault="00A33515">
      <w:pPr>
        <w:spacing w:line="257" w:lineRule="exact"/>
        <w:rPr>
          <w:del w:id="14988" w:author="Admin" w:date="2019-02-19T02:10:00Z"/>
          <w:sz w:val="20"/>
          <w:szCs w:val="20"/>
        </w:rPr>
      </w:pPr>
    </w:p>
    <w:p w:rsidR="00A33515" w:rsidDel="002260E7" w:rsidRDefault="001A4D22">
      <w:pPr>
        <w:rPr>
          <w:del w:id="14989" w:author="Admin" w:date="2019-02-19T02:10:00Z"/>
          <w:sz w:val="20"/>
          <w:szCs w:val="20"/>
        </w:rPr>
      </w:pPr>
      <w:del w:id="14990" w:author="Admin" w:date="2019-02-19T02:10:00Z">
        <w:r w:rsidDel="002260E7">
          <w:rPr>
            <w:rFonts w:ascii="Arial" w:eastAsia="Arial" w:hAnsi="Arial" w:cs="Arial"/>
            <w:b/>
            <w:bCs/>
            <w:sz w:val="26"/>
            <w:szCs w:val="26"/>
          </w:rPr>
          <w:delText>Задача 1. Треугольник Паскаля</w:delText>
        </w:r>
      </w:del>
    </w:p>
    <w:p w:rsidR="00A33515" w:rsidDel="002260E7" w:rsidRDefault="00A33515">
      <w:pPr>
        <w:spacing w:line="178" w:lineRule="exact"/>
        <w:rPr>
          <w:del w:id="14991" w:author="Admin" w:date="2019-02-19T02:10:00Z"/>
          <w:sz w:val="20"/>
          <w:szCs w:val="20"/>
        </w:rPr>
      </w:pPr>
    </w:p>
    <w:p w:rsidR="00A33515" w:rsidDel="002260E7" w:rsidRDefault="001A4D22">
      <w:pPr>
        <w:spacing w:line="294" w:lineRule="auto"/>
        <w:ind w:firstLine="199"/>
        <w:rPr>
          <w:del w:id="14992" w:author="Admin" w:date="2019-02-19T02:10:00Z"/>
          <w:sz w:val="20"/>
          <w:szCs w:val="20"/>
        </w:rPr>
      </w:pPr>
      <w:del w:id="14993" w:author="Admin" w:date="2019-02-19T02:10:00Z">
        <w:r w:rsidDel="002260E7">
          <w:rPr>
            <w:rFonts w:ascii="Arial" w:eastAsia="Arial" w:hAnsi="Arial" w:cs="Arial"/>
            <w:sz w:val="19"/>
            <w:szCs w:val="19"/>
          </w:rPr>
          <w:delText>Этот исследовательский проект состоит из нескольких шагов. Если у вас не получается до конца разобраться в каком-то шаге, пропустите его</w:delText>
        </w:r>
      </w:del>
    </w:p>
    <w:p w:rsidR="00A33515" w:rsidDel="002260E7" w:rsidRDefault="001A4D22">
      <w:pPr>
        <w:numPr>
          <w:ilvl w:val="0"/>
          <w:numId w:val="834"/>
        </w:numPr>
        <w:tabs>
          <w:tab w:val="left" w:pos="180"/>
        </w:tabs>
        <w:ind w:left="180" w:hanging="180"/>
        <w:rPr>
          <w:del w:id="14994" w:author="Admin" w:date="2019-02-19T02:10:00Z"/>
          <w:rFonts w:ascii="Arial" w:eastAsia="Arial" w:hAnsi="Arial" w:cs="Arial"/>
          <w:sz w:val="20"/>
          <w:szCs w:val="20"/>
        </w:rPr>
        <w:pPrChange w:id="14995" w:author="Admin" w:date="2019-02-19T00:19:00Z">
          <w:pPr>
            <w:numPr>
              <w:numId w:val="837"/>
            </w:numPr>
            <w:tabs>
              <w:tab w:val="left" w:pos="180"/>
            </w:tabs>
            <w:ind w:left="180" w:hanging="180"/>
          </w:pPr>
        </w:pPrChange>
      </w:pPr>
      <w:del w:id="14996" w:author="Admin" w:date="2019-02-19T02:10:00Z">
        <w:r w:rsidDel="002260E7">
          <w:rPr>
            <w:rFonts w:ascii="Arial" w:eastAsia="Arial" w:hAnsi="Arial" w:cs="Arial"/>
            <w:sz w:val="20"/>
            <w:szCs w:val="20"/>
          </w:rPr>
          <w:delText>изучайте следующий.</w:delText>
        </w:r>
      </w:del>
    </w:p>
    <w:p w:rsidR="00A33515" w:rsidDel="002260E7" w:rsidRDefault="00A33515">
      <w:pPr>
        <w:spacing w:line="237" w:lineRule="exact"/>
        <w:rPr>
          <w:del w:id="14997" w:author="Admin" w:date="2019-02-19T02:10:00Z"/>
          <w:rFonts w:ascii="Arial" w:eastAsia="Arial" w:hAnsi="Arial" w:cs="Arial"/>
          <w:sz w:val="20"/>
          <w:szCs w:val="20"/>
        </w:rPr>
      </w:pPr>
    </w:p>
    <w:p w:rsidR="00A33515" w:rsidDel="002260E7" w:rsidRDefault="001A4D22">
      <w:pPr>
        <w:numPr>
          <w:ilvl w:val="1"/>
          <w:numId w:val="834"/>
        </w:numPr>
        <w:tabs>
          <w:tab w:val="left" w:pos="500"/>
        </w:tabs>
        <w:ind w:left="500" w:hanging="192"/>
        <w:rPr>
          <w:del w:id="14998" w:author="Admin" w:date="2019-02-19T02:10:00Z"/>
          <w:rFonts w:ascii="Arial" w:eastAsia="Arial" w:hAnsi="Arial" w:cs="Arial"/>
          <w:sz w:val="20"/>
          <w:szCs w:val="20"/>
        </w:rPr>
        <w:pPrChange w:id="14999" w:author="Admin" w:date="2019-02-19T00:19:00Z">
          <w:pPr>
            <w:numPr>
              <w:ilvl w:val="1"/>
              <w:numId w:val="837"/>
            </w:numPr>
            <w:tabs>
              <w:tab w:val="left" w:pos="500"/>
            </w:tabs>
            <w:ind w:left="500" w:hanging="192"/>
          </w:pPr>
        </w:pPrChange>
      </w:pPr>
      <w:del w:id="15000" w:author="Admin" w:date="2019-02-19T02:10:00Z">
        <w:r w:rsidDel="002260E7">
          <w:rPr>
            <w:rFonts w:ascii="Arial" w:eastAsia="Arial" w:hAnsi="Arial" w:cs="Arial"/>
            <w:sz w:val="20"/>
            <w:szCs w:val="20"/>
          </w:rPr>
          <w:delText>Найдите сумму чисел в каждой строке треугольника Паскаля.</w:delText>
        </w:r>
      </w:del>
    </w:p>
    <w:p w:rsidR="00A33515" w:rsidDel="002260E7" w:rsidRDefault="00A33515">
      <w:pPr>
        <w:spacing w:line="197" w:lineRule="exact"/>
        <w:rPr>
          <w:del w:id="15001" w:author="Admin" w:date="2019-02-19T02:10:00Z"/>
          <w:rFonts w:ascii="Arial" w:eastAsia="Arial" w:hAnsi="Arial" w:cs="Arial"/>
          <w:sz w:val="20"/>
          <w:szCs w:val="20"/>
        </w:rPr>
      </w:pPr>
    </w:p>
    <w:p w:rsidR="00A33515" w:rsidDel="002260E7" w:rsidRDefault="001A4D22">
      <w:pPr>
        <w:numPr>
          <w:ilvl w:val="1"/>
          <w:numId w:val="834"/>
        </w:numPr>
        <w:tabs>
          <w:tab w:val="left" w:pos="500"/>
        </w:tabs>
        <w:spacing w:line="291" w:lineRule="auto"/>
        <w:ind w:left="500" w:hanging="192"/>
        <w:jc w:val="both"/>
        <w:rPr>
          <w:del w:id="15002" w:author="Admin" w:date="2019-02-19T02:10:00Z"/>
          <w:rFonts w:ascii="Arial" w:eastAsia="Arial" w:hAnsi="Arial" w:cs="Arial"/>
          <w:sz w:val="20"/>
          <w:szCs w:val="20"/>
        </w:rPr>
        <w:pPrChange w:id="15003" w:author="Admin" w:date="2019-02-19T00:19:00Z">
          <w:pPr>
            <w:numPr>
              <w:ilvl w:val="1"/>
              <w:numId w:val="837"/>
            </w:numPr>
            <w:tabs>
              <w:tab w:val="left" w:pos="500"/>
            </w:tabs>
            <w:spacing w:line="291" w:lineRule="auto"/>
            <w:ind w:left="500" w:hanging="192"/>
            <w:jc w:val="both"/>
          </w:pPr>
        </w:pPrChange>
      </w:pPr>
      <w:del w:id="15004" w:author="Admin" w:date="2019-02-19T02:10:00Z">
        <w:r w:rsidDel="002260E7">
          <w:rPr>
            <w:rFonts w:ascii="Arial" w:eastAsia="Arial" w:hAnsi="Arial" w:cs="Arial"/>
            <w:sz w:val="20"/>
            <w:szCs w:val="20"/>
          </w:rPr>
          <w:delText xml:space="preserve">Найдите сумму первого, третьего, пятого, </w:delText>
        </w:r>
        <w:r w:rsidDel="002260E7">
          <w:rPr>
            <w:rFonts w:eastAsia="Times New Roman"/>
            <w:i/>
            <w:iCs/>
            <w:sz w:val="20"/>
            <w:szCs w:val="20"/>
          </w:rPr>
          <w:delText>: : :</w:delText>
        </w:r>
        <w:r w:rsidDel="002260E7">
          <w:rPr>
            <w:rFonts w:ascii="Arial" w:eastAsia="Arial" w:hAnsi="Arial" w:cs="Arial"/>
            <w:sz w:val="20"/>
            <w:szCs w:val="20"/>
          </w:rPr>
          <w:delText xml:space="preserve"> (и так далее) элемента в какой-нибудь строке треугольника Паскаля. Найдите закономер-ность.</w:delText>
        </w:r>
      </w:del>
    </w:p>
    <w:p w:rsidR="00A33515" w:rsidDel="002260E7" w:rsidRDefault="00A33515">
      <w:pPr>
        <w:spacing w:line="125" w:lineRule="exact"/>
        <w:rPr>
          <w:del w:id="15005" w:author="Admin" w:date="2019-02-19T02:10:00Z"/>
          <w:rFonts w:ascii="Arial" w:eastAsia="Arial" w:hAnsi="Arial" w:cs="Arial"/>
          <w:sz w:val="20"/>
          <w:szCs w:val="20"/>
        </w:rPr>
      </w:pPr>
    </w:p>
    <w:p w:rsidR="00A33515" w:rsidDel="002260E7" w:rsidRDefault="001A4D22">
      <w:pPr>
        <w:numPr>
          <w:ilvl w:val="1"/>
          <w:numId w:val="834"/>
        </w:numPr>
        <w:tabs>
          <w:tab w:val="left" w:pos="500"/>
        </w:tabs>
        <w:spacing w:line="331" w:lineRule="auto"/>
        <w:ind w:left="500" w:hanging="192"/>
        <w:rPr>
          <w:del w:id="15006" w:author="Admin" w:date="2019-02-19T02:10:00Z"/>
          <w:rFonts w:ascii="Arial" w:eastAsia="Arial" w:hAnsi="Arial" w:cs="Arial"/>
          <w:sz w:val="19"/>
          <w:szCs w:val="19"/>
        </w:rPr>
        <w:pPrChange w:id="15007" w:author="Admin" w:date="2019-02-19T00:19:00Z">
          <w:pPr>
            <w:numPr>
              <w:ilvl w:val="1"/>
              <w:numId w:val="837"/>
            </w:numPr>
            <w:tabs>
              <w:tab w:val="left" w:pos="500"/>
            </w:tabs>
            <w:spacing w:line="331" w:lineRule="auto"/>
            <w:ind w:left="500" w:hanging="192"/>
          </w:pPr>
        </w:pPrChange>
      </w:pPr>
      <w:del w:id="15008" w:author="Admin" w:date="2019-02-19T02:10:00Z">
        <w:r w:rsidDel="002260E7">
          <w:rPr>
            <w:rFonts w:ascii="Arial" w:eastAsia="Arial" w:hAnsi="Arial" w:cs="Arial"/>
            <w:sz w:val="19"/>
            <w:szCs w:val="19"/>
          </w:rPr>
          <w:delText xml:space="preserve">Найдите сумму второго, четвёртого, шестого, </w:delText>
        </w:r>
        <w:r w:rsidDel="002260E7">
          <w:rPr>
            <w:rFonts w:eastAsia="Times New Roman"/>
            <w:i/>
            <w:iCs/>
            <w:sz w:val="19"/>
            <w:szCs w:val="19"/>
          </w:rPr>
          <w:delText>: : :</w:delText>
        </w:r>
        <w:r w:rsidDel="002260E7">
          <w:rPr>
            <w:rFonts w:ascii="Arial" w:eastAsia="Arial" w:hAnsi="Arial" w:cs="Arial"/>
            <w:sz w:val="19"/>
            <w:szCs w:val="19"/>
          </w:rPr>
          <w:delText xml:space="preserve"> (и так далее) эле-мента в строке треугольника Паскаля. Найдите закономерность.</w:delText>
        </w:r>
      </w:del>
    </w:p>
    <w:p w:rsidR="00A33515" w:rsidDel="002260E7" w:rsidRDefault="00A33515">
      <w:pPr>
        <w:spacing w:line="91" w:lineRule="exact"/>
        <w:rPr>
          <w:del w:id="15009" w:author="Admin" w:date="2019-02-19T02:10:00Z"/>
          <w:rFonts w:ascii="Arial" w:eastAsia="Arial" w:hAnsi="Arial" w:cs="Arial"/>
          <w:sz w:val="19"/>
          <w:szCs w:val="19"/>
        </w:rPr>
      </w:pPr>
    </w:p>
    <w:p w:rsidR="00A33515" w:rsidDel="002260E7" w:rsidRDefault="001A4D22">
      <w:pPr>
        <w:numPr>
          <w:ilvl w:val="1"/>
          <w:numId w:val="834"/>
        </w:numPr>
        <w:tabs>
          <w:tab w:val="left" w:pos="500"/>
        </w:tabs>
        <w:spacing w:line="303" w:lineRule="auto"/>
        <w:ind w:left="500" w:hanging="192"/>
        <w:rPr>
          <w:del w:id="15010" w:author="Admin" w:date="2019-02-19T02:10:00Z"/>
          <w:rFonts w:ascii="Arial" w:eastAsia="Arial" w:hAnsi="Arial" w:cs="Arial"/>
          <w:sz w:val="20"/>
          <w:szCs w:val="20"/>
        </w:rPr>
        <w:pPrChange w:id="15011" w:author="Admin" w:date="2019-02-19T00:19:00Z">
          <w:pPr>
            <w:numPr>
              <w:ilvl w:val="1"/>
              <w:numId w:val="837"/>
            </w:numPr>
            <w:tabs>
              <w:tab w:val="left" w:pos="500"/>
            </w:tabs>
            <w:spacing w:line="303" w:lineRule="auto"/>
            <w:ind w:left="500" w:hanging="192"/>
          </w:pPr>
        </w:pPrChange>
      </w:pPr>
      <w:del w:id="15012" w:author="Admin" w:date="2019-02-19T02:10:00Z">
        <w:r w:rsidDel="002260E7">
          <w:rPr>
            <w:rFonts w:ascii="Arial" w:eastAsia="Arial" w:hAnsi="Arial" w:cs="Arial"/>
            <w:sz w:val="20"/>
            <w:szCs w:val="20"/>
          </w:rPr>
          <w:delText>Найдите сумму квадратов чисел в каждой строке треугольника Пас-каля.</w:delText>
        </w:r>
      </w:del>
    </w:p>
    <w:p w:rsidR="00A33515" w:rsidDel="002260E7" w:rsidRDefault="00A33515">
      <w:pPr>
        <w:spacing w:line="114" w:lineRule="exact"/>
        <w:rPr>
          <w:del w:id="15013" w:author="Admin" w:date="2019-02-19T02:10:00Z"/>
          <w:rFonts w:ascii="Arial" w:eastAsia="Arial" w:hAnsi="Arial" w:cs="Arial"/>
          <w:sz w:val="20"/>
          <w:szCs w:val="20"/>
        </w:rPr>
      </w:pPr>
    </w:p>
    <w:p w:rsidR="00A33515" w:rsidDel="002260E7" w:rsidRDefault="001A4D22">
      <w:pPr>
        <w:numPr>
          <w:ilvl w:val="1"/>
          <w:numId w:val="834"/>
        </w:numPr>
        <w:tabs>
          <w:tab w:val="left" w:pos="500"/>
        </w:tabs>
        <w:ind w:left="500" w:hanging="192"/>
        <w:rPr>
          <w:del w:id="15014" w:author="Admin" w:date="2019-02-19T02:10:00Z"/>
          <w:rFonts w:ascii="Arial" w:eastAsia="Arial" w:hAnsi="Arial" w:cs="Arial"/>
          <w:sz w:val="19"/>
          <w:szCs w:val="19"/>
        </w:rPr>
        <w:pPrChange w:id="15015" w:author="Admin" w:date="2019-02-19T00:19:00Z">
          <w:pPr>
            <w:numPr>
              <w:ilvl w:val="1"/>
              <w:numId w:val="837"/>
            </w:numPr>
            <w:tabs>
              <w:tab w:val="left" w:pos="500"/>
            </w:tabs>
            <w:ind w:left="500" w:hanging="192"/>
          </w:pPr>
        </w:pPrChange>
      </w:pPr>
      <w:del w:id="15016" w:author="Admin" w:date="2019-02-19T02:10:00Z">
        <w:r w:rsidDel="002260E7">
          <w:rPr>
            <w:rFonts w:ascii="Arial" w:eastAsia="Arial" w:hAnsi="Arial" w:cs="Arial"/>
            <w:sz w:val="19"/>
            <w:szCs w:val="19"/>
          </w:rPr>
          <w:delText>Выясните, где в треугольнике Паскаля спрятались треугольные чис-</w:delText>
        </w:r>
      </w:del>
    </w:p>
    <w:p w:rsidR="00A33515" w:rsidDel="002260E7" w:rsidRDefault="00A33515">
      <w:pPr>
        <w:spacing w:line="34" w:lineRule="exact"/>
        <w:rPr>
          <w:del w:id="15017" w:author="Admin" w:date="2019-02-19T02:10:00Z"/>
          <w:rFonts w:ascii="Arial" w:eastAsia="Arial" w:hAnsi="Arial" w:cs="Arial"/>
          <w:sz w:val="19"/>
          <w:szCs w:val="19"/>
        </w:rPr>
      </w:pPr>
    </w:p>
    <w:p w:rsidR="00A33515" w:rsidDel="002260E7" w:rsidRDefault="001A4D22">
      <w:pPr>
        <w:spacing w:line="216" w:lineRule="auto"/>
        <w:ind w:left="500"/>
        <w:rPr>
          <w:del w:id="15018" w:author="Admin" w:date="2019-02-19T02:10:00Z"/>
          <w:rFonts w:ascii="Arial" w:eastAsia="Arial" w:hAnsi="Arial" w:cs="Arial"/>
          <w:sz w:val="19"/>
          <w:szCs w:val="19"/>
        </w:rPr>
      </w:pPr>
      <w:del w:id="15019" w:author="Admin" w:date="2019-02-19T02:10:00Z">
        <w:r w:rsidDel="002260E7">
          <w:rPr>
            <w:rFonts w:ascii="Arial" w:eastAsia="Arial" w:hAnsi="Arial" w:cs="Arial"/>
            <w:sz w:val="20"/>
            <w:szCs w:val="20"/>
          </w:rPr>
          <w:delText xml:space="preserve">ла </w:delText>
        </w:r>
        <w:r w:rsidDel="002260E7">
          <w:rPr>
            <w:rFonts w:ascii="Arial" w:eastAsia="Arial" w:hAnsi="Arial" w:cs="Arial"/>
            <w:i/>
            <w:iCs/>
            <w:sz w:val="20"/>
            <w:szCs w:val="20"/>
          </w:rPr>
          <w:delText>T</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A33515">
      <w:pPr>
        <w:spacing w:line="91" w:lineRule="exact"/>
        <w:rPr>
          <w:del w:id="15020" w:author="Admin" w:date="2019-02-19T02:10:00Z"/>
          <w:rFonts w:ascii="Arial" w:eastAsia="Arial" w:hAnsi="Arial" w:cs="Arial"/>
          <w:sz w:val="19"/>
          <w:szCs w:val="19"/>
        </w:rPr>
      </w:pPr>
    </w:p>
    <w:p w:rsidR="00A33515" w:rsidDel="002260E7" w:rsidRDefault="001A4D22">
      <w:pPr>
        <w:numPr>
          <w:ilvl w:val="1"/>
          <w:numId w:val="834"/>
        </w:numPr>
        <w:tabs>
          <w:tab w:val="left" w:pos="500"/>
        </w:tabs>
        <w:spacing w:line="272" w:lineRule="auto"/>
        <w:ind w:left="500" w:hanging="192"/>
        <w:rPr>
          <w:del w:id="15021" w:author="Admin" w:date="2019-02-19T02:10:00Z"/>
          <w:rFonts w:ascii="Arial" w:eastAsia="Arial" w:hAnsi="Arial" w:cs="Arial"/>
          <w:sz w:val="20"/>
          <w:szCs w:val="20"/>
        </w:rPr>
        <w:pPrChange w:id="15022" w:author="Admin" w:date="2019-02-19T00:19:00Z">
          <w:pPr>
            <w:numPr>
              <w:ilvl w:val="1"/>
              <w:numId w:val="837"/>
            </w:numPr>
            <w:tabs>
              <w:tab w:val="left" w:pos="500"/>
            </w:tabs>
            <w:spacing w:line="272" w:lineRule="auto"/>
            <w:ind w:left="500" w:hanging="192"/>
          </w:pPr>
        </w:pPrChange>
      </w:pPr>
      <w:del w:id="15023" w:author="Admin" w:date="2019-02-19T02:10:00Z">
        <w:r w:rsidDel="002260E7">
          <w:rPr>
            <w:rFonts w:ascii="Arial" w:eastAsia="Arial" w:hAnsi="Arial" w:cs="Arial"/>
            <w:sz w:val="20"/>
            <w:szCs w:val="20"/>
          </w:rPr>
          <w:delText xml:space="preserve">А где спрятались пирамидальные числа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1</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T</w:delText>
        </w:r>
        <w:r w:rsidDel="002260E7">
          <w:rPr>
            <w:rFonts w:ascii="Arial" w:eastAsia="Arial" w:hAnsi="Arial" w:cs="Arial"/>
            <w:sz w:val="27"/>
            <w:szCs w:val="27"/>
            <w:vertAlign w:val="subscript"/>
          </w:rPr>
          <w:delText>2</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T</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А где квадратные числа </w:delText>
        </w:r>
        <w:r w:rsidDel="002260E7">
          <w:rPr>
            <w:rFonts w:ascii="Arial" w:eastAsia="Arial" w:hAnsi="Arial" w:cs="Arial"/>
            <w:i/>
            <w:iCs/>
            <w:sz w:val="20"/>
            <w:szCs w:val="20"/>
          </w:rPr>
          <w:delText>S</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delText>?</w:delText>
        </w:r>
      </w:del>
    </w:p>
    <w:p w:rsidR="00A33515" w:rsidDel="002260E7" w:rsidRDefault="00A33515">
      <w:pPr>
        <w:spacing w:line="49" w:lineRule="exact"/>
        <w:rPr>
          <w:del w:id="15024" w:author="Admin" w:date="2019-02-19T02:10:00Z"/>
          <w:rFonts w:ascii="Arial" w:eastAsia="Arial" w:hAnsi="Arial" w:cs="Arial"/>
          <w:sz w:val="20"/>
          <w:szCs w:val="20"/>
        </w:rPr>
      </w:pPr>
    </w:p>
    <w:p w:rsidR="00A33515" w:rsidDel="002260E7" w:rsidRDefault="001A4D22">
      <w:pPr>
        <w:numPr>
          <w:ilvl w:val="1"/>
          <w:numId w:val="834"/>
        </w:numPr>
        <w:tabs>
          <w:tab w:val="left" w:pos="500"/>
        </w:tabs>
        <w:spacing w:line="236" w:lineRule="auto"/>
        <w:ind w:left="500" w:hanging="192"/>
        <w:rPr>
          <w:del w:id="15025" w:author="Admin" w:date="2019-02-19T02:10:00Z"/>
          <w:rFonts w:ascii="Arial" w:eastAsia="Arial" w:hAnsi="Arial" w:cs="Arial"/>
          <w:sz w:val="20"/>
          <w:szCs w:val="20"/>
        </w:rPr>
        <w:pPrChange w:id="15026" w:author="Admin" w:date="2019-02-19T00:19:00Z">
          <w:pPr>
            <w:numPr>
              <w:ilvl w:val="1"/>
              <w:numId w:val="837"/>
            </w:numPr>
            <w:tabs>
              <w:tab w:val="left" w:pos="500"/>
            </w:tabs>
            <w:spacing w:line="236" w:lineRule="auto"/>
            <w:ind w:left="500" w:hanging="192"/>
          </w:pPr>
        </w:pPrChange>
      </w:pPr>
      <w:del w:id="15027" w:author="Admin" w:date="2019-02-19T02:10:00Z">
        <w:r w:rsidDel="002260E7">
          <w:rPr>
            <w:rFonts w:ascii="Arial" w:eastAsia="Arial" w:hAnsi="Arial" w:cs="Arial"/>
            <w:sz w:val="20"/>
            <w:szCs w:val="20"/>
          </w:rPr>
          <w:delText>Выясните, как связаны числа 1</w:delText>
        </w:r>
        <w:r w:rsidDel="002260E7">
          <w:rPr>
            <w:rFonts w:eastAsia="Times New Roman"/>
            <w:i/>
            <w:iCs/>
            <w:sz w:val="20"/>
            <w:szCs w:val="20"/>
          </w:rPr>
          <w:delText>;</w:delText>
        </w:r>
        <w:r w:rsidDel="002260E7">
          <w:rPr>
            <w:rFonts w:ascii="Arial" w:eastAsia="Arial" w:hAnsi="Arial" w:cs="Arial"/>
            <w:sz w:val="20"/>
            <w:szCs w:val="20"/>
          </w:rPr>
          <w:delText xml:space="preserve"> 11</w:delText>
        </w:r>
        <w:r w:rsidDel="002260E7">
          <w:rPr>
            <w:rFonts w:eastAsia="Times New Roman"/>
            <w:i/>
            <w:iCs/>
            <w:sz w:val="20"/>
            <w:szCs w:val="20"/>
          </w:rPr>
          <w:delText>;</w:delText>
        </w:r>
        <w:r w:rsidDel="002260E7">
          <w:rPr>
            <w:rFonts w:ascii="Arial" w:eastAsia="Arial" w:hAnsi="Arial" w:cs="Arial"/>
            <w:sz w:val="20"/>
            <w:szCs w:val="20"/>
          </w:rPr>
          <w:delText xml:space="preserve"> 11</w:delText>
        </w:r>
        <w:r w:rsidDel="002260E7">
          <w:rPr>
            <w:rFonts w:ascii="Arial" w:eastAsia="Arial" w:hAnsi="Arial" w:cs="Arial"/>
            <w:sz w:val="27"/>
            <w:szCs w:val="27"/>
            <w:vertAlign w:val="superscript"/>
          </w:rPr>
          <w:delText>2</w:delText>
        </w:r>
        <w:r w:rsidDel="002260E7">
          <w:rPr>
            <w:rFonts w:eastAsia="Times New Roman"/>
            <w:i/>
            <w:iCs/>
            <w:sz w:val="20"/>
            <w:szCs w:val="20"/>
          </w:rPr>
          <w:delText>;</w:delText>
        </w:r>
        <w:r w:rsidDel="002260E7">
          <w:rPr>
            <w:rFonts w:ascii="Arial" w:eastAsia="Arial" w:hAnsi="Arial" w:cs="Arial"/>
            <w:sz w:val="20"/>
            <w:szCs w:val="20"/>
          </w:rPr>
          <w:delText xml:space="preserve"> 11</w:delText>
        </w:r>
        <w:r w:rsidDel="002260E7">
          <w:rPr>
            <w:rFonts w:ascii="Arial" w:eastAsia="Arial" w:hAnsi="Arial" w:cs="Arial"/>
            <w:sz w:val="27"/>
            <w:szCs w:val="27"/>
            <w:vertAlign w:val="superscript"/>
          </w:rPr>
          <w:delText>3</w:delText>
        </w:r>
        <w:r w:rsidDel="002260E7">
          <w:rPr>
            <w:rFonts w:eastAsia="Times New Roman"/>
            <w:i/>
            <w:iCs/>
            <w:sz w:val="20"/>
            <w:szCs w:val="20"/>
          </w:rPr>
          <w:delText>;</w:delText>
        </w:r>
        <w:r w:rsidDel="002260E7">
          <w:rPr>
            <w:rFonts w:ascii="Arial" w:eastAsia="Arial" w:hAnsi="Arial" w:cs="Arial"/>
            <w:sz w:val="20"/>
            <w:szCs w:val="20"/>
          </w:rPr>
          <w:delText xml:space="preserve"> 11</w:delText>
        </w:r>
        <w:r w:rsidDel="002260E7">
          <w:rPr>
            <w:rFonts w:ascii="Arial" w:eastAsia="Arial" w:hAnsi="Arial" w:cs="Arial"/>
            <w:sz w:val="27"/>
            <w:szCs w:val="27"/>
            <w:vertAlign w:val="superscript"/>
          </w:rPr>
          <w:delText>4</w:delText>
        </w:r>
        <w:r w:rsidDel="002260E7">
          <w:rPr>
            <w:rFonts w:eastAsia="Times New Roman"/>
            <w:i/>
            <w:iCs/>
            <w:sz w:val="20"/>
            <w:szCs w:val="20"/>
          </w:rPr>
          <w:delText>; : : :</w:delText>
        </w:r>
        <w:r w:rsidDel="002260E7">
          <w:rPr>
            <w:rFonts w:ascii="Arial" w:eastAsia="Arial" w:hAnsi="Arial" w:cs="Arial"/>
            <w:sz w:val="20"/>
            <w:szCs w:val="20"/>
          </w:rPr>
          <w:delText xml:space="preserve"> с треугольником Паскаля.</w:delText>
        </w:r>
      </w:del>
    </w:p>
    <w:p w:rsidR="00A33515" w:rsidDel="002260E7" w:rsidRDefault="00A33515">
      <w:pPr>
        <w:spacing w:line="175" w:lineRule="exact"/>
        <w:rPr>
          <w:del w:id="15028" w:author="Admin" w:date="2019-02-19T02:10:00Z"/>
          <w:rFonts w:ascii="Arial" w:eastAsia="Arial" w:hAnsi="Arial" w:cs="Arial"/>
          <w:sz w:val="20"/>
          <w:szCs w:val="20"/>
        </w:rPr>
      </w:pPr>
    </w:p>
    <w:p w:rsidR="00A33515" w:rsidDel="002260E7" w:rsidRDefault="001A4D22">
      <w:pPr>
        <w:numPr>
          <w:ilvl w:val="1"/>
          <w:numId w:val="834"/>
        </w:numPr>
        <w:tabs>
          <w:tab w:val="left" w:pos="500"/>
        </w:tabs>
        <w:spacing w:line="303" w:lineRule="auto"/>
        <w:ind w:left="500" w:hanging="192"/>
        <w:jc w:val="both"/>
        <w:rPr>
          <w:del w:id="15029" w:author="Admin" w:date="2019-02-19T02:10:00Z"/>
          <w:rFonts w:ascii="Arial" w:eastAsia="Arial" w:hAnsi="Arial" w:cs="Arial"/>
          <w:sz w:val="20"/>
          <w:szCs w:val="20"/>
        </w:rPr>
        <w:pPrChange w:id="15030" w:author="Admin" w:date="2019-02-19T00:19:00Z">
          <w:pPr>
            <w:numPr>
              <w:ilvl w:val="1"/>
              <w:numId w:val="837"/>
            </w:numPr>
            <w:tabs>
              <w:tab w:val="left" w:pos="500"/>
            </w:tabs>
            <w:spacing w:line="303" w:lineRule="auto"/>
            <w:ind w:left="500" w:hanging="192"/>
            <w:jc w:val="both"/>
          </w:pPr>
        </w:pPrChange>
      </w:pPr>
      <w:del w:id="15031" w:author="Admin" w:date="2019-02-19T02:10:00Z">
        <w:r w:rsidDel="002260E7">
          <w:rPr>
            <w:rFonts w:ascii="Arial" w:eastAsia="Arial" w:hAnsi="Arial" w:cs="Arial"/>
            <w:sz w:val="20"/>
            <w:szCs w:val="20"/>
          </w:rPr>
          <w:delText>Что будет если взять самый левый элемент в строке треугольника Паскаля, вычесть из него следующий (по горизонтали), прибавить</w:delText>
        </w:r>
      </w:del>
    </w:p>
    <w:p w:rsidR="00A33515" w:rsidDel="002260E7" w:rsidRDefault="00A33515">
      <w:pPr>
        <w:rPr>
          <w:del w:id="15032" w:author="Admin" w:date="2019-02-19T02:10:00Z"/>
        </w:rPr>
        <w:sectPr w:rsidR="00A33515" w:rsidDel="002260E7">
          <w:pgSz w:w="8220" w:h="12472"/>
          <w:pgMar w:top="1440" w:right="720" w:bottom="200" w:left="720" w:header="0" w:footer="0" w:gutter="0"/>
          <w:cols w:space="720" w:equalWidth="0">
            <w:col w:w="6780"/>
          </w:cols>
        </w:sectPr>
      </w:pPr>
    </w:p>
    <w:p w:rsidR="00A33515" w:rsidDel="002260E7" w:rsidRDefault="001A4D22">
      <w:pPr>
        <w:jc w:val="center"/>
        <w:rPr>
          <w:del w:id="15033" w:author="Admin" w:date="2019-02-19T02:10:00Z"/>
          <w:sz w:val="20"/>
          <w:szCs w:val="20"/>
        </w:rPr>
      </w:pPr>
      <w:bookmarkStart w:id="15034" w:name="page360"/>
      <w:bookmarkEnd w:id="15034"/>
      <w:del w:id="15035" w:author="Admin" w:date="2019-02-19T02:10:00Z">
        <w:r w:rsidDel="002260E7">
          <w:rPr>
            <w:rFonts w:ascii="Arial" w:eastAsia="Arial" w:hAnsi="Arial" w:cs="Arial"/>
            <w:sz w:val="18"/>
            <w:szCs w:val="18"/>
          </w:rPr>
          <w:lastRenderedPageBreak/>
          <w:delText>Исследовательские проекты для школьников</w:delText>
        </w:r>
      </w:del>
    </w:p>
    <w:p w:rsidR="00A33515" w:rsidDel="002260E7" w:rsidRDefault="00A33515">
      <w:pPr>
        <w:spacing w:line="184" w:lineRule="exact"/>
        <w:rPr>
          <w:del w:id="15036" w:author="Admin" w:date="2019-02-19T02:10:00Z"/>
          <w:sz w:val="20"/>
          <w:szCs w:val="20"/>
        </w:rPr>
      </w:pPr>
    </w:p>
    <w:p w:rsidR="00A33515" w:rsidDel="002260E7" w:rsidRDefault="001A4D22">
      <w:pPr>
        <w:spacing w:line="291" w:lineRule="auto"/>
        <w:ind w:left="500"/>
        <w:jc w:val="both"/>
        <w:rPr>
          <w:del w:id="15037" w:author="Admin" w:date="2019-02-19T02:10:00Z"/>
          <w:sz w:val="20"/>
          <w:szCs w:val="20"/>
        </w:rPr>
      </w:pPr>
      <w:del w:id="15038" w:author="Admin" w:date="2019-02-19T02:10:00Z">
        <w:r w:rsidDel="002260E7">
          <w:rPr>
            <w:rFonts w:ascii="Arial" w:eastAsia="Arial" w:hAnsi="Arial" w:cs="Arial"/>
            <w:sz w:val="20"/>
            <w:szCs w:val="20"/>
          </w:rPr>
          <w:delText xml:space="preserve">следующий за ним, затем вычесть следующий, </w:delText>
        </w:r>
        <w:r w:rsidDel="002260E7">
          <w:rPr>
            <w:rFonts w:eastAsia="Times New Roman"/>
            <w:i/>
            <w:iCs/>
            <w:sz w:val="20"/>
            <w:szCs w:val="20"/>
          </w:rPr>
          <w:delText>: : :</w:delText>
        </w:r>
        <w:r w:rsidDel="002260E7">
          <w:rPr>
            <w:rFonts w:ascii="Arial" w:eastAsia="Arial" w:hAnsi="Arial" w:cs="Arial"/>
            <w:sz w:val="20"/>
            <w:szCs w:val="20"/>
          </w:rPr>
          <w:delText xml:space="preserve"> (и т.д.) до тех пор, пока не кончатся числа в строке? Какое число получится? Найдите закономерность.</w:delText>
        </w:r>
      </w:del>
    </w:p>
    <w:p w:rsidR="00A33515" w:rsidDel="002260E7" w:rsidRDefault="00A33515">
      <w:pPr>
        <w:spacing w:line="107" w:lineRule="exact"/>
        <w:rPr>
          <w:del w:id="15039" w:author="Admin" w:date="2019-02-19T02:10:00Z"/>
          <w:sz w:val="20"/>
          <w:szCs w:val="20"/>
        </w:rPr>
      </w:pPr>
    </w:p>
    <w:p w:rsidR="00A33515" w:rsidDel="002260E7" w:rsidRDefault="001A4D22">
      <w:pPr>
        <w:numPr>
          <w:ilvl w:val="0"/>
          <w:numId w:val="835"/>
        </w:numPr>
        <w:tabs>
          <w:tab w:val="left" w:pos="500"/>
        </w:tabs>
        <w:spacing w:line="303" w:lineRule="auto"/>
        <w:ind w:left="500" w:hanging="192"/>
        <w:rPr>
          <w:del w:id="15040" w:author="Admin" w:date="2019-02-19T02:10:00Z"/>
          <w:rFonts w:ascii="Arial" w:eastAsia="Arial" w:hAnsi="Arial" w:cs="Arial"/>
          <w:sz w:val="20"/>
          <w:szCs w:val="20"/>
        </w:rPr>
        <w:pPrChange w:id="15041" w:author="Admin" w:date="2019-02-19T00:19:00Z">
          <w:pPr>
            <w:numPr>
              <w:numId w:val="838"/>
            </w:numPr>
            <w:tabs>
              <w:tab w:val="left" w:pos="500"/>
            </w:tabs>
            <w:spacing w:line="303" w:lineRule="auto"/>
            <w:ind w:left="500" w:hanging="192"/>
          </w:pPr>
        </w:pPrChange>
      </w:pPr>
      <w:del w:id="15042" w:author="Admin" w:date="2019-02-19T02:10:00Z">
        <w:r w:rsidDel="002260E7">
          <w:rPr>
            <w:rFonts w:ascii="Arial" w:eastAsia="Arial" w:hAnsi="Arial" w:cs="Arial"/>
            <w:sz w:val="20"/>
            <w:szCs w:val="20"/>
          </w:rPr>
          <w:delText>Ответьте на предыдущий вопрос, если брать не сами элементы тре-угольника Паскаля, а их квадраты.</w:delText>
        </w:r>
      </w:del>
    </w:p>
    <w:p w:rsidR="00A33515" w:rsidDel="002260E7" w:rsidRDefault="00A33515">
      <w:pPr>
        <w:spacing w:line="96" w:lineRule="exact"/>
        <w:rPr>
          <w:del w:id="15043" w:author="Admin" w:date="2019-02-19T02:10:00Z"/>
          <w:rFonts w:ascii="Arial" w:eastAsia="Arial" w:hAnsi="Arial" w:cs="Arial"/>
          <w:sz w:val="20"/>
          <w:szCs w:val="20"/>
        </w:rPr>
      </w:pPr>
    </w:p>
    <w:p w:rsidR="00A33515" w:rsidDel="002260E7" w:rsidRDefault="001A4D22">
      <w:pPr>
        <w:numPr>
          <w:ilvl w:val="0"/>
          <w:numId w:val="835"/>
        </w:numPr>
        <w:tabs>
          <w:tab w:val="left" w:pos="500"/>
        </w:tabs>
        <w:spacing w:line="291" w:lineRule="auto"/>
        <w:ind w:left="500" w:hanging="192"/>
        <w:jc w:val="both"/>
        <w:rPr>
          <w:del w:id="15044" w:author="Admin" w:date="2019-02-19T02:10:00Z"/>
          <w:rFonts w:ascii="Arial" w:eastAsia="Arial" w:hAnsi="Arial" w:cs="Arial"/>
          <w:sz w:val="20"/>
          <w:szCs w:val="20"/>
        </w:rPr>
        <w:pPrChange w:id="15045" w:author="Admin" w:date="2019-02-19T00:19:00Z">
          <w:pPr>
            <w:numPr>
              <w:numId w:val="838"/>
            </w:numPr>
            <w:tabs>
              <w:tab w:val="left" w:pos="500"/>
            </w:tabs>
            <w:spacing w:line="291" w:lineRule="auto"/>
            <w:ind w:left="500" w:hanging="192"/>
            <w:jc w:val="both"/>
          </w:pPr>
        </w:pPrChange>
      </w:pPr>
      <w:del w:id="15046" w:author="Admin" w:date="2019-02-19T02:10:00Z">
        <w:r w:rsidDel="002260E7">
          <w:rPr>
            <w:rFonts w:ascii="Arial" w:eastAsia="Arial" w:hAnsi="Arial" w:cs="Arial"/>
            <w:sz w:val="20"/>
            <w:szCs w:val="20"/>
          </w:rPr>
          <w:delText>Выясните, делятся ли все элементы (кроме крайних двух единиц) в строке на номер этой строки (нумерация строк начинается с нуля)? А когда делятся?</w:delText>
        </w:r>
      </w:del>
    </w:p>
    <w:p w:rsidR="00A33515" w:rsidDel="002260E7" w:rsidRDefault="00A33515">
      <w:pPr>
        <w:spacing w:line="108" w:lineRule="exact"/>
        <w:rPr>
          <w:del w:id="15047" w:author="Admin" w:date="2019-02-19T02:10:00Z"/>
          <w:rFonts w:ascii="Arial" w:eastAsia="Arial" w:hAnsi="Arial" w:cs="Arial"/>
          <w:sz w:val="20"/>
          <w:szCs w:val="20"/>
        </w:rPr>
      </w:pPr>
    </w:p>
    <w:p w:rsidR="00A33515" w:rsidDel="002260E7" w:rsidRDefault="001A4D22">
      <w:pPr>
        <w:numPr>
          <w:ilvl w:val="0"/>
          <w:numId w:val="835"/>
        </w:numPr>
        <w:tabs>
          <w:tab w:val="left" w:pos="500"/>
        </w:tabs>
        <w:spacing w:line="287" w:lineRule="auto"/>
        <w:ind w:left="500" w:hanging="192"/>
        <w:jc w:val="both"/>
        <w:rPr>
          <w:del w:id="15048" w:author="Admin" w:date="2019-02-19T02:10:00Z"/>
          <w:rFonts w:ascii="Arial" w:eastAsia="Arial" w:hAnsi="Arial" w:cs="Arial"/>
          <w:sz w:val="20"/>
          <w:szCs w:val="20"/>
        </w:rPr>
        <w:pPrChange w:id="15049" w:author="Admin" w:date="2019-02-19T00:19:00Z">
          <w:pPr>
            <w:numPr>
              <w:numId w:val="838"/>
            </w:numPr>
            <w:tabs>
              <w:tab w:val="left" w:pos="500"/>
            </w:tabs>
            <w:spacing w:line="287" w:lineRule="auto"/>
            <w:ind w:left="500" w:hanging="192"/>
            <w:jc w:val="both"/>
          </w:pPr>
        </w:pPrChange>
      </w:pPr>
      <w:del w:id="15050" w:author="Admin" w:date="2019-02-19T02:10:00Z">
        <w:r w:rsidDel="002260E7">
          <w:rPr>
            <w:rFonts w:ascii="Arial" w:eastAsia="Arial" w:hAnsi="Arial" w:cs="Arial"/>
            <w:sz w:val="20"/>
            <w:szCs w:val="20"/>
          </w:rPr>
          <w:delText>Выберите число 1 у края треугольника Паскаля и идите по диагона-ли вниз. Начните складывать все встречающиеся числа и в какой-нибудь момент остановитесь. Какое число получилось в сумме? А что получится в общем случае?</w:delText>
        </w:r>
      </w:del>
    </w:p>
    <w:p w:rsidR="00A33515" w:rsidDel="002260E7" w:rsidRDefault="00A33515">
      <w:pPr>
        <w:spacing w:line="112" w:lineRule="exact"/>
        <w:rPr>
          <w:del w:id="15051" w:author="Admin" w:date="2019-02-19T02:10:00Z"/>
          <w:rFonts w:ascii="Arial" w:eastAsia="Arial" w:hAnsi="Arial" w:cs="Arial"/>
          <w:sz w:val="20"/>
          <w:szCs w:val="20"/>
        </w:rPr>
      </w:pPr>
    </w:p>
    <w:p w:rsidR="00A33515" w:rsidDel="002260E7" w:rsidRDefault="001A4D22">
      <w:pPr>
        <w:numPr>
          <w:ilvl w:val="0"/>
          <w:numId w:val="835"/>
        </w:numPr>
        <w:tabs>
          <w:tab w:val="left" w:pos="500"/>
        </w:tabs>
        <w:spacing w:line="303" w:lineRule="auto"/>
        <w:ind w:left="500" w:hanging="192"/>
        <w:rPr>
          <w:del w:id="15052" w:author="Admin" w:date="2019-02-19T02:10:00Z"/>
          <w:rFonts w:ascii="Arial" w:eastAsia="Arial" w:hAnsi="Arial" w:cs="Arial"/>
          <w:sz w:val="20"/>
          <w:szCs w:val="20"/>
        </w:rPr>
        <w:pPrChange w:id="15053" w:author="Admin" w:date="2019-02-19T00:19:00Z">
          <w:pPr>
            <w:numPr>
              <w:numId w:val="838"/>
            </w:numPr>
            <w:tabs>
              <w:tab w:val="left" w:pos="500"/>
            </w:tabs>
            <w:spacing w:line="303" w:lineRule="auto"/>
            <w:ind w:left="500" w:hanging="192"/>
          </w:pPr>
        </w:pPrChange>
      </w:pPr>
      <w:del w:id="15054" w:author="Admin" w:date="2019-02-19T02:10:00Z">
        <w:r w:rsidDel="002260E7">
          <w:rPr>
            <w:rFonts w:ascii="Arial" w:eastAsia="Arial" w:hAnsi="Arial" w:cs="Arial"/>
            <w:sz w:val="20"/>
            <w:szCs w:val="20"/>
          </w:rPr>
          <w:delText>Что получится, если заштриховать все четные числа в треугольни-ке? Какой будет узор?</w:delText>
        </w:r>
      </w:del>
    </w:p>
    <w:p w:rsidR="00A33515" w:rsidDel="002260E7" w:rsidRDefault="00A33515">
      <w:pPr>
        <w:spacing w:line="96" w:lineRule="exact"/>
        <w:rPr>
          <w:del w:id="15055" w:author="Admin" w:date="2019-02-19T02:10:00Z"/>
          <w:rFonts w:ascii="Arial" w:eastAsia="Arial" w:hAnsi="Arial" w:cs="Arial"/>
          <w:sz w:val="20"/>
          <w:szCs w:val="20"/>
        </w:rPr>
      </w:pPr>
    </w:p>
    <w:p w:rsidR="00A33515" w:rsidDel="002260E7" w:rsidRDefault="001A4D22">
      <w:pPr>
        <w:numPr>
          <w:ilvl w:val="0"/>
          <w:numId w:val="835"/>
        </w:numPr>
        <w:tabs>
          <w:tab w:val="left" w:pos="500"/>
        </w:tabs>
        <w:ind w:left="500" w:hanging="192"/>
        <w:rPr>
          <w:del w:id="15056" w:author="Admin" w:date="2019-02-19T02:10:00Z"/>
          <w:rFonts w:ascii="Arial" w:eastAsia="Arial" w:hAnsi="Arial" w:cs="Arial"/>
          <w:sz w:val="20"/>
          <w:szCs w:val="20"/>
        </w:rPr>
        <w:pPrChange w:id="15057" w:author="Admin" w:date="2019-02-19T00:19:00Z">
          <w:pPr>
            <w:numPr>
              <w:numId w:val="838"/>
            </w:numPr>
            <w:tabs>
              <w:tab w:val="left" w:pos="500"/>
            </w:tabs>
            <w:ind w:left="500" w:hanging="192"/>
          </w:pPr>
        </w:pPrChange>
      </w:pPr>
      <w:del w:id="15058" w:author="Admin" w:date="2019-02-19T02:10:00Z">
        <w:r w:rsidDel="002260E7">
          <w:rPr>
            <w:rFonts w:ascii="Arial" w:eastAsia="Arial" w:hAnsi="Arial" w:cs="Arial"/>
            <w:sz w:val="20"/>
            <w:szCs w:val="20"/>
          </w:rPr>
          <w:delText>А если зашриховать все числа, делящиеся на 3?</w:delText>
        </w:r>
      </w:del>
    </w:p>
    <w:p w:rsidR="00A33515" w:rsidDel="002260E7" w:rsidRDefault="00A33515">
      <w:pPr>
        <w:spacing w:line="179" w:lineRule="exact"/>
        <w:rPr>
          <w:del w:id="15059" w:author="Admin" w:date="2019-02-19T02:10:00Z"/>
          <w:rFonts w:ascii="Arial" w:eastAsia="Arial" w:hAnsi="Arial" w:cs="Arial"/>
          <w:sz w:val="20"/>
          <w:szCs w:val="20"/>
        </w:rPr>
      </w:pPr>
    </w:p>
    <w:p w:rsidR="00A33515" w:rsidDel="002260E7" w:rsidRDefault="001A4D22">
      <w:pPr>
        <w:numPr>
          <w:ilvl w:val="0"/>
          <w:numId w:val="835"/>
        </w:numPr>
        <w:tabs>
          <w:tab w:val="left" w:pos="500"/>
        </w:tabs>
        <w:ind w:left="500" w:hanging="192"/>
        <w:rPr>
          <w:del w:id="15060" w:author="Admin" w:date="2019-02-19T02:10:00Z"/>
          <w:rFonts w:ascii="Arial" w:eastAsia="Arial" w:hAnsi="Arial" w:cs="Arial"/>
          <w:sz w:val="20"/>
          <w:szCs w:val="20"/>
        </w:rPr>
        <w:pPrChange w:id="15061" w:author="Admin" w:date="2019-02-19T00:19:00Z">
          <w:pPr>
            <w:numPr>
              <w:numId w:val="838"/>
            </w:numPr>
            <w:tabs>
              <w:tab w:val="left" w:pos="500"/>
            </w:tabs>
            <w:ind w:left="500" w:hanging="192"/>
          </w:pPr>
        </w:pPrChange>
      </w:pPr>
      <w:del w:id="15062" w:author="Admin" w:date="2019-02-19T02:10:00Z">
        <w:r w:rsidDel="002260E7">
          <w:rPr>
            <w:rFonts w:ascii="Arial" w:eastAsia="Arial" w:hAnsi="Arial" w:cs="Arial"/>
            <w:sz w:val="20"/>
            <w:szCs w:val="20"/>
          </w:rPr>
          <w:delText>Где спрятались числа Фибоначчи в треугольнике Паскаля?</w:delText>
        </w:r>
      </w:del>
    </w:p>
    <w:p w:rsidR="00A33515" w:rsidDel="002260E7" w:rsidRDefault="00A33515">
      <w:pPr>
        <w:spacing w:line="179" w:lineRule="exact"/>
        <w:rPr>
          <w:del w:id="15063" w:author="Admin" w:date="2019-02-19T02:10:00Z"/>
          <w:rFonts w:ascii="Arial" w:eastAsia="Arial" w:hAnsi="Arial" w:cs="Arial"/>
          <w:sz w:val="20"/>
          <w:szCs w:val="20"/>
        </w:rPr>
      </w:pPr>
    </w:p>
    <w:p w:rsidR="00A33515" w:rsidDel="002260E7" w:rsidRDefault="001A4D22">
      <w:pPr>
        <w:numPr>
          <w:ilvl w:val="0"/>
          <w:numId w:val="835"/>
        </w:numPr>
        <w:tabs>
          <w:tab w:val="left" w:pos="500"/>
        </w:tabs>
        <w:spacing w:line="303" w:lineRule="auto"/>
        <w:ind w:left="500" w:hanging="192"/>
        <w:rPr>
          <w:del w:id="15064" w:author="Admin" w:date="2019-02-19T02:10:00Z"/>
          <w:rFonts w:ascii="Arial" w:eastAsia="Arial" w:hAnsi="Arial" w:cs="Arial"/>
          <w:sz w:val="20"/>
          <w:szCs w:val="20"/>
        </w:rPr>
        <w:pPrChange w:id="15065" w:author="Admin" w:date="2019-02-19T00:19:00Z">
          <w:pPr>
            <w:numPr>
              <w:numId w:val="838"/>
            </w:numPr>
            <w:tabs>
              <w:tab w:val="left" w:pos="500"/>
            </w:tabs>
            <w:spacing w:line="303" w:lineRule="auto"/>
            <w:ind w:left="500" w:hanging="192"/>
          </w:pPr>
        </w:pPrChange>
      </w:pPr>
      <w:del w:id="15066" w:author="Admin" w:date="2019-02-19T02:10:00Z">
        <w:r w:rsidDel="002260E7">
          <w:rPr>
            <w:rFonts w:ascii="Arial" w:eastAsia="Arial" w:hAnsi="Arial" w:cs="Arial"/>
            <w:sz w:val="20"/>
            <w:szCs w:val="20"/>
          </w:rPr>
          <w:delText>Чему равна сумма чисел в каком-нибудь параллелограмме треу-гольника Паскаля? Найдите закономерность.</w:delText>
        </w:r>
      </w:del>
    </w:p>
    <w:p w:rsidR="00A33515" w:rsidDel="002260E7" w:rsidRDefault="00A33515">
      <w:pPr>
        <w:spacing w:line="96" w:lineRule="exact"/>
        <w:rPr>
          <w:del w:id="15067" w:author="Admin" w:date="2019-02-19T02:10:00Z"/>
          <w:rFonts w:ascii="Arial" w:eastAsia="Arial" w:hAnsi="Arial" w:cs="Arial"/>
          <w:sz w:val="20"/>
          <w:szCs w:val="20"/>
        </w:rPr>
      </w:pPr>
    </w:p>
    <w:p w:rsidR="00A33515" w:rsidDel="002260E7" w:rsidRDefault="001A4D22">
      <w:pPr>
        <w:numPr>
          <w:ilvl w:val="0"/>
          <w:numId w:val="835"/>
        </w:numPr>
        <w:tabs>
          <w:tab w:val="left" w:pos="500"/>
        </w:tabs>
        <w:spacing w:line="303" w:lineRule="auto"/>
        <w:ind w:left="500" w:hanging="192"/>
        <w:rPr>
          <w:del w:id="15068" w:author="Admin" w:date="2019-02-19T02:10:00Z"/>
          <w:rFonts w:ascii="Arial" w:eastAsia="Arial" w:hAnsi="Arial" w:cs="Arial"/>
          <w:sz w:val="20"/>
          <w:szCs w:val="20"/>
        </w:rPr>
        <w:pPrChange w:id="15069" w:author="Admin" w:date="2019-02-19T00:19:00Z">
          <w:pPr>
            <w:numPr>
              <w:numId w:val="838"/>
            </w:numPr>
            <w:tabs>
              <w:tab w:val="left" w:pos="500"/>
            </w:tabs>
            <w:spacing w:line="303" w:lineRule="auto"/>
            <w:ind w:left="500" w:hanging="192"/>
          </w:pPr>
        </w:pPrChange>
      </w:pPr>
      <w:del w:id="15070" w:author="Admin" w:date="2019-02-19T02:10:00Z">
        <w:r w:rsidDel="002260E7">
          <w:rPr>
            <w:rFonts w:ascii="Arial" w:eastAsia="Arial" w:hAnsi="Arial" w:cs="Arial"/>
            <w:sz w:val="20"/>
            <w:szCs w:val="20"/>
          </w:rPr>
          <w:delText>Откройте свои собственные закономерности в треугольнике и на-зовите их в свою честь</w:delText>
        </w:r>
      </w:del>
    </w:p>
    <w:p w:rsidR="00A33515" w:rsidDel="002260E7" w:rsidRDefault="00A33515">
      <w:pPr>
        <w:spacing w:line="232" w:lineRule="exact"/>
        <w:rPr>
          <w:del w:id="15071" w:author="Admin" w:date="2019-02-19T02:10:00Z"/>
          <w:sz w:val="20"/>
          <w:szCs w:val="20"/>
        </w:rPr>
      </w:pPr>
    </w:p>
    <w:p w:rsidR="00A33515" w:rsidDel="002260E7" w:rsidRDefault="001A4D22">
      <w:pPr>
        <w:rPr>
          <w:del w:id="15072" w:author="Admin" w:date="2019-02-19T02:10:00Z"/>
          <w:sz w:val="20"/>
          <w:szCs w:val="20"/>
        </w:rPr>
      </w:pPr>
      <w:del w:id="15073" w:author="Admin" w:date="2019-02-19T02:10:00Z">
        <w:r w:rsidDel="002260E7">
          <w:rPr>
            <w:rFonts w:ascii="Arial" w:eastAsia="Arial" w:hAnsi="Arial" w:cs="Arial"/>
            <w:b/>
            <w:bCs/>
            <w:sz w:val="26"/>
            <w:szCs w:val="26"/>
          </w:rPr>
          <w:delText>Задача 2. Задача о разрезании пиццы</w:delText>
        </w:r>
      </w:del>
    </w:p>
    <w:p w:rsidR="00A33515" w:rsidDel="002260E7" w:rsidRDefault="00A33515">
      <w:pPr>
        <w:spacing w:line="178" w:lineRule="exact"/>
        <w:rPr>
          <w:del w:id="15074" w:author="Admin" w:date="2019-02-19T02:10:00Z"/>
          <w:sz w:val="20"/>
          <w:szCs w:val="20"/>
        </w:rPr>
      </w:pPr>
    </w:p>
    <w:p w:rsidR="00A33515" w:rsidDel="002260E7" w:rsidRDefault="001A4D22">
      <w:pPr>
        <w:spacing w:line="284" w:lineRule="auto"/>
        <w:ind w:firstLine="199"/>
        <w:jc w:val="both"/>
        <w:rPr>
          <w:del w:id="15075" w:author="Admin" w:date="2019-02-19T02:10:00Z"/>
          <w:sz w:val="20"/>
          <w:szCs w:val="20"/>
        </w:rPr>
      </w:pPr>
      <w:del w:id="15076" w:author="Admin" w:date="2019-02-19T02:10:00Z">
        <w:r w:rsidDel="002260E7">
          <w:rPr>
            <w:rFonts w:ascii="Arial" w:eastAsia="Arial" w:hAnsi="Arial" w:cs="Arial"/>
            <w:sz w:val="20"/>
            <w:szCs w:val="20"/>
          </w:rPr>
          <w:delText>Три разреза через центр круглой пиццы дают шесть кусочков. Если же сделать третий разрез не через центр, то мы получим семь кусочков раз-ной формы и размера. Немного поэкспериментировав, вы убедитесь в том, что наибольшее число кусков, которое вы можете получить с помо-щью трёх разрезов — это семь. Но сколько кусочков вы можете получить с помощью большего числа разрезаний?</w:delText>
        </w:r>
      </w:del>
    </w:p>
    <w:p w:rsidR="00A33515" w:rsidDel="002260E7" w:rsidRDefault="001A4D22">
      <w:pPr>
        <w:spacing w:line="20" w:lineRule="exact"/>
        <w:rPr>
          <w:del w:id="15077" w:author="Admin" w:date="2019-02-19T02:10:00Z"/>
          <w:sz w:val="20"/>
          <w:szCs w:val="20"/>
        </w:rPr>
      </w:pPr>
      <w:del w:id="15078" w:author="Admin" w:date="2019-02-19T02:10:00Z">
        <w:r w:rsidDel="002260E7">
          <w:rPr>
            <w:noProof/>
            <w:sz w:val="20"/>
            <w:szCs w:val="20"/>
          </w:rPr>
          <w:drawing>
            <wp:anchor distT="0" distB="0" distL="114300" distR="114300" simplePos="0" relativeHeight="251943936" behindDoc="1" locked="0" layoutInCell="0" allowOverlap="1" wp14:anchorId="1667DEB7" wp14:editId="29D7C702">
              <wp:simplePos x="0" y="0"/>
              <wp:positionH relativeFrom="column">
                <wp:posOffset>836295</wp:posOffset>
              </wp:positionH>
              <wp:positionV relativeFrom="paragraph">
                <wp:posOffset>60960</wp:posOffset>
              </wp:positionV>
              <wp:extent cx="2632710" cy="1048385"/>
              <wp:effectExtent l="0" t="0" r="0" b="0"/>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45">
                        <a:extLst/>
                      </a:blip>
                      <a:srcRect/>
                      <a:stretch>
                        <a:fillRect/>
                      </a:stretch>
                    </pic:blipFill>
                    <pic:spPr bwMode="auto">
                      <a:xfrm>
                        <a:off x="0" y="0"/>
                        <a:ext cx="2632710" cy="1048385"/>
                      </a:xfrm>
                      <a:prstGeom prst="rect">
                        <a:avLst/>
                      </a:prstGeom>
                      <a:noFill/>
                    </pic:spPr>
                  </pic:pic>
                </a:graphicData>
              </a:graphic>
            </wp:anchor>
          </w:drawing>
        </w:r>
      </w:del>
    </w:p>
    <w:p w:rsidR="00A33515" w:rsidDel="002260E7" w:rsidRDefault="00A33515">
      <w:pPr>
        <w:rPr>
          <w:del w:id="15079"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5080" w:author="Admin" w:date="2019-02-19T02:10:00Z"/>
          <w:sz w:val="20"/>
          <w:szCs w:val="20"/>
        </w:rPr>
      </w:pPr>
    </w:p>
    <w:p w:rsidR="00A33515" w:rsidDel="002260E7" w:rsidRDefault="00A33515">
      <w:pPr>
        <w:spacing w:line="200" w:lineRule="exact"/>
        <w:rPr>
          <w:del w:id="15081" w:author="Admin" w:date="2019-02-19T02:10:00Z"/>
          <w:sz w:val="20"/>
          <w:szCs w:val="20"/>
        </w:rPr>
      </w:pPr>
    </w:p>
    <w:p w:rsidR="00A33515" w:rsidDel="002260E7" w:rsidRDefault="00A33515">
      <w:pPr>
        <w:spacing w:line="200" w:lineRule="exact"/>
        <w:rPr>
          <w:del w:id="15082" w:author="Admin" w:date="2019-02-19T02:10:00Z"/>
          <w:sz w:val="20"/>
          <w:szCs w:val="20"/>
        </w:rPr>
      </w:pPr>
    </w:p>
    <w:p w:rsidR="00A33515" w:rsidDel="002260E7" w:rsidRDefault="00A33515">
      <w:pPr>
        <w:spacing w:line="200" w:lineRule="exact"/>
        <w:rPr>
          <w:del w:id="15083" w:author="Admin" w:date="2019-02-19T02:10:00Z"/>
          <w:sz w:val="20"/>
          <w:szCs w:val="20"/>
        </w:rPr>
      </w:pPr>
    </w:p>
    <w:p w:rsidR="00A33515" w:rsidDel="002260E7" w:rsidRDefault="00A33515">
      <w:pPr>
        <w:spacing w:line="200" w:lineRule="exact"/>
        <w:rPr>
          <w:del w:id="15084" w:author="Admin" w:date="2019-02-19T02:10:00Z"/>
          <w:sz w:val="20"/>
          <w:szCs w:val="20"/>
        </w:rPr>
      </w:pPr>
    </w:p>
    <w:p w:rsidR="00A33515" w:rsidDel="002260E7" w:rsidRDefault="00A33515">
      <w:pPr>
        <w:spacing w:line="200" w:lineRule="exact"/>
        <w:rPr>
          <w:del w:id="15085" w:author="Admin" w:date="2019-02-19T02:10:00Z"/>
          <w:sz w:val="20"/>
          <w:szCs w:val="20"/>
        </w:rPr>
      </w:pPr>
    </w:p>
    <w:p w:rsidR="00A33515" w:rsidDel="002260E7" w:rsidRDefault="00A33515">
      <w:pPr>
        <w:spacing w:line="200" w:lineRule="exact"/>
        <w:rPr>
          <w:del w:id="15086" w:author="Admin" w:date="2019-02-19T02:10:00Z"/>
          <w:sz w:val="20"/>
          <w:szCs w:val="20"/>
        </w:rPr>
      </w:pPr>
    </w:p>
    <w:p w:rsidR="00A33515" w:rsidDel="002260E7" w:rsidRDefault="00A33515">
      <w:pPr>
        <w:spacing w:line="200" w:lineRule="exact"/>
        <w:rPr>
          <w:del w:id="15087" w:author="Admin" w:date="2019-02-19T02:10:00Z"/>
          <w:sz w:val="20"/>
          <w:szCs w:val="20"/>
        </w:rPr>
      </w:pPr>
    </w:p>
    <w:p w:rsidR="00A33515" w:rsidDel="002260E7" w:rsidRDefault="00A33515">
      <w:pPr>
        <w:spacing w:line="284" w:lineRule="exact"/>
        <w:rPr>
          <w:del w:id="15088" w:author="Admin" w:date="2019-02-19T02:10:00Z"/>
          <w:sz w:val="20"/>
          <w:szCs w:val="20"/>
        </w:rPr>
      </w:pPr>
    </w:p>
    <w:p w:rsidR="00A33515" w:rsidDel="002260E7" w:rsidRDefault="001A4D22">
      <w:pPr>
        <w:ind w:right="-19"/>
        <w:jc w:val="center"/>
        <w:rPr>
          <w:del w:id="15089" w:author="Admin" w:date="2019-02-19T02:10:00Z"/>
          <w:sz w:val="20"/>
          <w:szCs w:val="20"/>
        </w:rPr>
      </w:pPr>
      <w:del w:id="15090"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350</w:delText>
        </w:r>
        <w:r w:rsidDel="002260E7">
          <w:rPr>
            <w:rFonts w:ascii="Arial" w:eastAsia="Arial" w:hAnsi="Arial" w:cs="Arial"/>
            <w:sz w:val="20"/>
            <w:szCs w:val="20"/>
          </w:rPr>
          <w:delText xml:space="preserve"> −</w:delText>
        </w:r>
      </w:del>
    </w:p>
    <w:p w:rsidR="00A33515" w:rsidDel="002260E7" w:rsidRDefault="00A33515">
      <w:pPr>
        <w:rPr>
          <w:del w:id="15091"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832"/>
        <w:rPr>
          <w:del w:id="15092" w:author="Admin" w:date="2019-02-19T02:10:00Z"/>
          <w:sz w:val="20"/>
          <w:szCs w:val="20"/>
        </w:rPr>
      </w:pPr>
      <w:bookmarkStart w:id="15093" w:name="page361"/>
      <w:bookmarkEnd w:id="15093"/>
      <w:del w:id="15094"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5095" w:author="Admin" w:date="2019-02-19T02:10:00Z"/>
          <w:sz w:val="20"/>
          <w:szCs w:val="20"/>
        </w:rPr>
      </w:pPr>
    </w:p>
    <w:p w:rsidR="00A33515" w:rsidDel="002260E7" w:rsidRDefault="001A4D22">
      <w:pPr>
        <w:numPr>
          <w:ilvl w:val="0"/>
          <w:numId w:val="836"/>
        </w:numPr>
        <w:tabs>
          <w:tab w:val="left" w:pos="192"/>
        </w:tabs>
        <w:spacing w:line="303" w:lineRule="auto"/>
        <w:ind w:left="192" w:hanging="192"/>
        <w:rPr>
          <w:del w:id="15096" w:author="Admin" w:date="2019-02-19T02:10:00Z"/>
          <w:rFonts w:ascii="Arial" w:eastAsia="Arial" w:hAnsi="Arial" w:cs="Arial"/>
          <w:sz w:val="20"/>
          <w:szCs w:val="20"/>
        </w:rPr>
        <w:pPrChange w:id="15097" w:author="Admin" w:date="2019-02-19T00:19:00Z">
          <w:pPr>
            <w:numPr>
              <w:numId w:val="839"/>
            </w:numPr>
            <w:tabs>
              <w:tab w:val="left" w:pos="192"/>
            </w:tabs>
            <w:spacing w:line="303" w:lineRule="auto"/>
            <w:ind w:left="192" w:hanging="192"/>
          </w:pPr>
        </w:pPrChange>
      </w:pPr>
      <w:del w:id="15098" w:author="Admin" w:date="2019-02-19T02:10:00Z">
        <w:r w:rsidDel="002260E7">
          <w:rPr>
            <w:rFonts w:ascii="Arial" w:eastAsia="Arial" w:hAnsi="Arial" w:cs="Arial"/>
            <w:sz w:val="20"/>
            <w:szCs w:val="20"/>
          </w:rPr>
          <w:delText>Какое наибольшее число кусочков пиццы вы можете получить с по-мощью четырёх разрезов?</w:delText>
        </w:r>
      </w:del>
    </w:p>
    <w:p w:rsidR="00A33515" w:rsidDel="002260E7" w:rsidRDefault="00A33515">
      <w:pPr>
        <w:spacing w:line="114" w:lineRule="exact"/>
        <w:rPr>
          <w:del w:id="15099" w:author="Admin" w:date="2019-02-19T02:10:00Z"/>
          <w:rFonts w:ascii="Arial" w:eastAsia="Arial" w:hAnsi="Arial" w:cs="Arial"/>
          <w:sz w:val="20"/>
          <w:szCs w:val="20"/>
        </w:rPr>
      </w:pPr>
    </w:p>
    <w:p w:rsidR="00A33515" w:rsidDel="002260E7" w:rsidRDefault="001A4D22">
      <w:pPr>
        <w:numPr>
          <w:ilvl w:val="0"/>
          <w:numId w:val="836"/>
        </w:numPr>
        <w:tabs>
          <w:tab w:val="left" w:pos="192"/>
        </w:tabs>
        <w:spacing w:line="291" w:lineRule="auto"/>
        <w:ind w:left="192" w:hanging="192"/>
        <w:jc w:val="both"/>
        <w:rPr>
          <w:del w:id="15100" w:author="Admin" w:date="2019-02-19T02:10:00Z"/>
          <w:rFonts w:ascii="Arial" w:eastAsia="Arial" w:hAnsi="Arial" w:cs="Arial"/>
          <w:sz w:val="20"/>
          <w:szCs w:val="20"/>
        </w:rPr>
        <w:pPrChange w:id="15101" w:author="Admin" w:date="2019-02-19T00:19:00Z">
          <w:pPr>
            <w:numPr>
              <w:numId w:val="839"/>
            </w:numPr>
            <w:tabs>
              <w:tab w:val="left" w:pos="192"/>
            </w:tabs>
            <w:spacing w:line="291" w:lineRule="auto"/>
            <w:ind w:left="192" w:hanging="192"/>
            <w:jc w:val="both"/>
          </w:pPr>
        </w:pPrChange>
      </w:pPr>
      <w:del w:id="15102" w:author="Admin" w:date="2019-02-19T02:10:00Z">
        <w:r w:rsidDel="002260E7">
          <w:rPr>
            <w:rFonts w:ascii="Arial" w:eastAsia="Arial" w:hAnsi="Arial" w:cs="Arial"/>
            <w:sz w:val="20"/>
            <w:szCs w:val="20"/>
          </w:rPr>
          <w:delText>Опишите принцип максимизации для разрезания пиццы. А имен-но, ответьте на вопрос: как должен проходить новый разрез, чтобы получилось как можно больше кусочков?</w:delText>
        </w:r>
      </w:del>
    </w:p>
    <w:p w:rsidR="00A33515" w:rsidDel="002260E7" w:rsidRDefault="00A33515">
      <w:pPr>
        <w:spacing w:line="126" w:lineRule="exact"/>
        <w:rPr>
          <w:del w:id="15103" w:author="Admin" w:date="2019-02-19T02:10:00Z"/>
          <w:rFonts w:ascii="Arial" w:eastAsia="Arial" w:hAnsi="Arial" w:cs="Arial"/>
          <w:sz w:val="20"/>
          <w:szCs w:val="20"/>
        </w:rPr>
      </w:pPr>
    </w:p>
    <w:p w:rsidR="00A33515" w:rsidDel="002260E7" w:rsidRDefault="001A4D22">
      <w:pPr>
        <w:numPr>
          <w:ilvl w:val="0"/>
          <w:numId w:val="836"/>
        </w:numPr>
        <w:tabs>
          <w:tab w:val="left" w:pos="192"/>
        </w:tabs>
        <w:spacing w:line="287" w:lineRule="auto"/>
        <w:ind w:left="192" w:hanging="192"/>
        <w:jc w:val="both"/>
        <w:rPr>
          <w:del w:id="15104" w:author="Admin" w:date="2019-02-19T02:10:00Z"/>
          <w:rFonts w:ascii="Arial" w:eastAsia="Arial" w:hAnsi="Arial" w:cs="Arial"/>
          <w:sz w:val="20"/>
          <w:szCs w:val="20"/>
        </w:rPr>
        <w:pPrChange w:id="15105" w:author="Admin" w:date="2019-02-19T00:19:00Z">
          <w:pPr>
            <w:numPr>
              <w:numId w:val="839"/>
            </w:numPr>
            <w:tabs>
              <w:tab w:val="left" w:pos="192"/>
            </w:tabs>
            <w:spacing w:line="287" w:lineRule="auto"/>
            <w:ind w:left="192" w:hanging="192"/>
            <w:jc w:val="both"/>
          </w:pPr>
        </w:pPrChange>
      </w:pPr>
      <w:del w:id="15106" w:author="Admin" w:date="2019-02-19T02:10:00Z">
        <w:r w:rsidDel="002260E7">
          <w:rPr>
            <w:rFonts w:ascii="Arial" w:eastAsia="Arial" w:hAnsi="Arial" w:cs="Arial"/>
            <w:sz w:val="20"/>
            <w:szCs w:val="20"/>
          </w:rPr>
          <w:delText>Пицца Якоба Штейнера имеет бесконечный радиус, а потому о ней можно мыслить просто как о плоскости. Как связан ответ на об-щую задачу о пицце с ответом на задачу о разрезании пиццы Якоба Штейнера?</w:delText>
        </w:r>
      </w:del>
    </w:p>
    <w:p w:rsidR="00A33515" w:rsidDel="002260E7" w:rsidRDefault="00A33515">
      <w:pPr>
        <w:spacing w:line="61" w:lineRule="exact"/>
        <w:rPr>
          <w:del w:id="15107" w:author="Admin" w:date="2019-02-19T02:10:00Z"/>
          <w:rFonts w:ascii="Arial" w:eastAsia="Arial" w:hAnsi="Arial" w:cs="Arial"/>
          <w:sz w:val="20"/>
          <w:szCs w:val="20"/>
        </w:rPr>
      </w:pPr>
    </w:p>
    <w:p w:rsidR="00A33515" w:rsidDel="002260E7" w:rsidRDefault="001A4D22">
      <w:pPr>
        <w:numPr>
          <w:ilvl w:val="0"/>
          <w:numId w:val="836"/>
        </w:numPr>
        <w:tabs>
          <w:tab w:val="left" w:pos="192"/>
        </w:tabs>
        <w:spacing w:line="261" w:lineRule="auto"/>
        <w:ind w:left="192" w:hanging="192"/>
        <w:jc w:val="both"/>
        <w:rPr>
          <w:del w:id="15108" w:author="Admin" w:date="2019-02-19T02:10:00Z"/>
          <w:rFonts w:ascii="Arial" w:eastAsia="Arial" w:hAnsi="Arial" w:cs="Arial"/>
          <w:sz w:val="19"/>
          <w:szCs w:val="19"/>
        </w:rPr>
        <w:pPrChange w:id="15109" w:author="Admin" w:date="2019-02-19T00:19:00Z">
          <w:pPr>
            <w:numPr>
              <w:numId w:val="839"/>
            </w:numPr>
            <w:tabs>
              <w:tab w:val="left" w:pos="192"/>
            </w:tabs>
            <w:spacing w:line="261" w:lineRule="auto"/>
            <w:ind w:left="192" w:hanging="192"/>
            <w:jc w:val="both"/>
          </w:pPr>
        </w:pPrChange>
      </w:pPr>
      <w:del w:id="15110" w:author="Admin" w:date="2019-02-19T02:10:00Z">
        <w:r w:rsidDel="002260E7">
          <w:rPr>
            <w:rFonts w:ascii="Arial" w:eastAsia="Arial" w:hAnsi="Arial" w:cs="Arial"/>
            <w:sz w:val="19"/>
            <w:szCs w:val="19"/>
          </w:rPr>
          <w:delText xml:space="preserve">Через </w:delText>
        </w:r>
        <w:r w:rsidDel="002260E7">
          <w:rPr>
            <w:rFonts w:ascii="Arial" w:eastAsia="Arial" w:hAnsi="Arial" w:cs="Arial"/>
            <w:i/>
            <w:iCs/>
            <w:sz w:val="19"/>
            <w:szCs w:val="19"/>
          </w:rPr>
          <w:delText>P</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(от слова </w:delText>
        </w:r>
        <w:r w:rsidDel="002260E7">
          <w:rPr>
            <w:rFonts w:ascii="Arial" w:eastAsia="Arial" w:hAnsi="Arial" w:cs="Arial"/>
            <w:i/>
            <w:iCs/>
            <w:sz w:val="19"/>
            <w:szCs w:val="19"/>
          </w:rPr>
          <w:delText>pieces</w:delText>
        </w:r>
        <w:r w:rsidDel="002260E7">
          <w:rPr>
            <w:rFonts w:ascii="Arial" w:eastAsia="Arial" w:hAnsi="Arial" w:cs="Arial"/>
            <w:sz w:val="19"/>
            <w:szCs w:val="19"/>
          </w:rPr>
          <w:delText xml:space="preserve"> — кусочки) обозначим максимальное число кусков, на которое можно разрезать пиццу с помощью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разрезов. Например, </w:delText>
        </w:r>
        <w:r w:rsidDel="002260E7">
          <w:rPr>
            <w:rFonts w:ascii="Arial" w:eastAsia="Arial" w:hAnsi="Arial" w:cs="Arial"/>
            <w:i/>
            <w:iCs/>
            <w:sz w:val="19"/>
            <w:szCs w:val="19"/>
          </w:rPr>
          <w:delText>P</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2 и </w:delText>
        </w:r>
        <w:r w:rsidDel="002260E7">
          <w:rPr>
            <w:rFonts w:ascii="Arial" w:eastAsia="Arial" w:hAnsi="Arial" w:cs="Arial"/>
            <w:i/>
            <w:iCs/>
            <w:sz w:val="19"/>
            <w:szCs w:val="19"/>
          </w:rPr>
          <w:delText>P</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 </w:delText>
        </w:r>
        <w:r w:rsidDel="002260E7">
          <w:rPr>
            <w:rFonts w:eastAsia="Times New Roman"/>
            <w:sz w:val="19"/>
            <w:szCs w:val="19"/>
          </w:rPr>
          <w:delText>=</w:delText>
        </w:r>
        <w:r w:rsidDel="002260E7">
          <w:rPr>
            <w:rFonts w:ascii="Arial" w:eastAsia="Arial" w:hAnsi="Arial" w:cs="Arial"/>
            <w:sz w:val="19"/>
            <w:szCs w:val="19"/>
          </w:rPr>
          <w:delText xml:space="preserve"> 4. Выразите </w:delText>
        </w:r>
        <w:r w:rsidDel="002260E7">
          <w:rPr>
            <w:rFonts w:ascii="Arial" w:eastAsia="Arial" w:hAnsi="Arial" w:cs="Arial"/>
            <w:i/>
            <w:iCs/>
            <w:sz w:val="19"/>
            <w:szCs w:val="19"/>
          </w:rPr>
          <w:delText>P</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через </w:delText>
        </w:r>
        <w:r w:rsidDel="002260E7">
          <w:rPr>
            <w:rFonts w:ascii="Arial" w:eastAsia="Arial" w:hAnsi="Arial" w:cs="Arial"/>
            <w:i/>
            <w:iCs/>
            <w:sz w:val="19"/>
            <w:szCs w:val="19"/>
          </w:rPr>
          <w:delText>P</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w:delText>
        </w:r>
        <w:r w:rsidDel="002260E7">
          <w:rPr>
            <w:rFonts w:ascii="Arial" w:eastAsia="Arial" w:hAnsi="Arial" w:cs="Arial"/>
            <w:sz w:val="26"/>
            <w:szCs w:val="26"/>
            <w:vertAlign w:val="subscript"/>
          </w:rPr>
          <w:delText>1</w:delText>
        </w:r>
        <w:r w:rsidDel="002260E7">
          <w:rPr>
            <w:rFonts w:ascii="Arial" w:eastAsia="Arial" w:hAnsi="Arial" w:cs="Arial"/>
            <w:sz w:val="19"/>
            <w:szCs w:val="19"/>
          </w:rPr>
          <w:delText xml:space="preserve"> и найдите </w:delText>
        </w:r>
        <w:r w:rsidDel="002260E7">
          <w:rPr>
            <w:rFonts w:ascii="Arial" w:eastAsia="Arial" w:hAnsi="Arial" w:cs="Arial"/>
            <w:i/>
            <w:iCs/>
            <w:sz w:val="19"/>
            <w:szCs w:val="19"/>
          </w:rPr>
          <w:delText>P</w:delText>
        </w:r>
        <w:r w:rsidDel="002260E7">
          <w:rPr>
            <w:rFonts w:ascii="Arial" w:eastAsia="Arial" w:hAnsi="Arial" w:cs="Arial"/>
            <w:sz w:val="26"/>
            <w:szCs w:val="26"/>
            <w:vertAlign w:val="subscript"/>
          </w:rPr>
          <w:delText>137</w:delText>
        </w:r>
        <w:r w:rsidDel="002260E7">
          <w:rPr>
            <w:rFonts w:ascii="Arial" w:eastAsia="Arial" w:hAnsi="Arial" w:cs="Arial"/>
            <w:sz w:val="19"/>
            <w:szCs w:val="19"/>
          </w:rPr>
          <w:delText>.</w:delText>
        </w:r>
      </w:del>
    </w:p>
    <w:p w:rsidR="00A33515" w:rsidDel="002260E7" w:rsidRDefault="00A33515">
      <w:pPr>
        <w:spacing w:line="144" w:lineRule="exact"/>
        <w:rPr>
          <w:del w:id="15111" w:author="Admin" w:date="2019-02-19T02:10:00Z"/>
          <w:rFonts w:ascii="Arial" w:eastAsia="Arial" w:hAnsi="Arial" w:cs="Arial"/>
          <w:sz w:val="19"/>
          <w:szCs w:val="19"/>
        </w:rPr>
      </w:pPr>
    </w:p>
    <w:p w:rsidR="00A33515" w:rsidDel="002260E7" w:rsidRDefault="001A4D22">
      <w:pPr>
        <w:numPr>
          <w:ilvl w:val="0"/>
          <w:numId w:val="836"/>
        </w:numPr>
        <w:tabs>
          <w:tab w:val="left" w:pos="192"/>
        </w:tabs>
        <w:spacing w:line="303" w:lineRule="auto"/>
        <w:ind w:left="192" w:hanging="192"/>
        <w:rPr>
          <w:del w:id="15112" w:author="Admin" w:date="2019-02-19T02:10:00Z"/>
          <w:rFonts w:ascii="Arial" w:eastAsia="Arial" w:hAnsi="Arial" w:cs="Arial"/>
          <w:sz w:val="20"/>
          <w:szCs w:val="20"/>
        </w:rPr>
        <w:pPrChange w:id="15113" w:author="Admin" w:date="2019-02-19T00:19:00Z">
          <w:pPr>
            <w:numPr>
              <w:numId w:val="839"/>
            </w:numPr>
            <w:tabs>
              <w:tab w:val="left" w:pos="192"/>
            </w:tabs>
            <w:spacing w:line="303" w:lineRule="auto"/>
            <w:ind w:left="192" w:hanging="192"/>
          </w:pPr>
        </w:pPrChange>
      </w:pPr>
      <w:del w:id="15114" w:author="Admin" w:date="2019-02-19T02:10:00Z">
        <w:r w:rsidDel="002260E7">
          <w:rPr>
            <w:rFonts w:ascii="Arial" w:eastAsia="Arial" w:hAnsi="Arial" w:cs="Arial"/>
            <w:sz w:val="20"/>
            <w:szCs w:val="20"/>
          </w:rPr>
          <w:delText>Стандартный кусочек пиццы очень похож на треугольник. А как связана задача о разрезании пиццы с треугольными числами?</w:delText>
        </w:r>
      </w:del>
    </w:p>
    <w:p w:rsidR="00A33515" w:rsidDel="002260E7" w:rsidRDefault="00A33515">
      <w:pPr>
        <w:spacing w:line="45" w:lineRule="exact"/>
        <w:rPr>
          <w:del w:id="15115" w:author="Admin" w:date="2019-02-19T02:10:00Z"/>
          <w:rFonts w:ascii="Arial" w:eastAsia="Arial" w:hAnsi="Arial" w:cs="Arial"/>
          <w:sz w:val="20"/>
          <w:szCs w:val="20"/>
        </w:rPr>
      </w:pPr>
    </w:p>
    <w:p w:rsidR="00A33515" w:rsidDel="002260E7" w:rsidRDefault="001A4D22">
      <w:pPr>
        <w:numPr>
          <w:ilvl w:val="0"/>
          <w:numId w:val="836"/>
        </w:numPr>
        <w:tabs>
          <w:tab w:val="left" w:pos="192"/>
        </w:tabs>
        <w:spacing w:line="235" w:lineRule="auto"/>
        <w:ind w:left="192" w:hanging="192"/>
        <w:jc w:val="both"/>
        <w:rPr>
          <w:del w:id="15116" w:author="Admin" w:date="2019-02-19T02:10:00Z"/>
          <w:rFonts w:ascii="Arial" w:eastAsia="Arial" w:hAnsi="Arial" w:cs="Arial"/>
          <w:sz w:val="20"/>
          <w:szCs w:val="20"/>
        </w:rPr>
        <w:pPrChange w:id="15117" w:author="Admin" w:date="2019-02-19T00:19:00Z">
          <w:pPr>
            <w:numPr>
              <w:numId w:val="839"/>
            </w:numPr>
            <w:tabs>
              <w:tab w:val="left" w:pos="192"/>
            </w:tabs>
            <w:spacing w:line="235" w:lineRule="auto"/>
            <w:ind w:left="192" w:hanging="192"/>
            <w:jc w:val="both"/>
          </w:pPr>
        </w:pPrChange>
      </w:pPr>
      <w:del w:id="15118" w:author="Admin" w:date="2019-02-19T02:10:00Z">
        <w:r w:rsidDel="002260E7">
          <w:rPr>
            <w:rFonts w:ascii="Arial" w:eastAsia="Arial" w:hAnsi="Arial" w:cs="Arial"/>
            <w:sz w:val="20"/>
            <w:szCs w:val="20"/>
          </w:rPr>
          <w:delText xml:space="preserve">Предположим, что мы получили </w:delText>
        </w:r>
        <w:r w:rsidDel="002260E7">
          <w:rPr>
            <w:rFonts w:ascii="Arial" w:eastAsia="Arial" w:hAnsi="Arial" w:cs="Arial"/>
            <w:i/>
            <w:iCs/>
            <w:sz w:val="20"/>
            <w:szCs w:val="20"/>
          </w:rPr>
          <w:delText>P</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кусочков пиццы за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разреза-ний. Обозначим через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(от слова crust — корка) число тех кусоч-ков пиццы, граница которых не содержит корочки пиццы. Найдите явную формулу для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w:delText>
        </w:r>
      </w:del>
    </w:p>
    <w:p w:rsidR="00A33515" w:rsidDel="002260E7" w:rsidRDefault="00A33515">
      <w:pPr>
        <w:spacing w:line="162" w:lineRule="exact"/>
        <w:rPr>
          <w:del w:id="15119" w:author="Admin" w:date="2019-02-19T02:10:00Z"/>
          <w:rFonts w:ascii="Arial" w:eastAsia="Arial" w:hAnsi="Arial" w:cs="Arial"/>
          <w:sz w:val="20"/>
          <w:szCs w:val="20"/>
        </w:rPr>
      </w:pPr>
    </w:p>
    <w:p w:rsidR="00A33515" w:rsidDel="002260E7" w:rsidRDefault="001A4D22">
      <w:pPr>
        <w:numPr>
          <w:ilvl w:val="0"/>
          <w:numId w:val="836"/>
        </w:numPr>
        <w:tabs>
          <w:tab w:val="left" w:pos="192"/>
        </w:tabs>
        <w:spacing w:line="303" w:lineRule="auto"/>
        <w:ind w:left="192" w:hanging="192"/>
        <w:rPr>
          <w:del w:id="15120" w:author="Admin" w:date="2019-02-19T02:10:00Z"/>
          <w:rFonts w:ascii="Arial" w:eastAsia="Arial" w:hAnsi="Arial" w:cs="Arial"/>
          <w:sz w:val="20"/>
          <w:szCs w:val="20"/>
        </w:rPr>
        <w:pPrChange w:id="15121" w:author="Admin" w:date="2019-02-19T00:19:00Z">
          <w:pPr>
            <w:numPr>
              <w:numId w:val="839"/>
            </w:numPr>
            <w:tabs>
              <w:tab w:val="left" w:pos="192"/>
            </w:tabs>
            <w:spacing w:line="303" w:lineRule="auto"/>
            <w:ind w:left="192" w:hanging="192"/>
          </w:pPr>
        </w:pPrChange>
      </w:pPr>
      <w:del w:id="15122" w:author="Admin" w:date="2019-02-19T02:10:00Z">
        <w:r w:rsidDel="002260E7">
          <w:rPr>
            <w:rFonts w:ascii="Arial" w:eastAsia="Arial" w:hAnsi="Arial" w:cs="Arial"/>
            <w:sz w:val="20"/>
            <w:szCs w:val="20"/>
          </w:rPr>
          <w:delText>Сложим первые три числа на каждой строчке треугольника Паска-ля. Какое число получается?</w:delText>
        </w:r>
      </w:del>
    </w:p>
    <w:p w:rsidR="00A33515" w:rsidDel="002260E7" w:rsidRDefault="00A33515">
      <w:pPr>
        <w:spacing w:line="114" w:lineRule="exact"/>
        <w:rPr>
          <w:del w:id="15123" w:author="Admin" w:date="2019-02-19T02:10:00Z"/>
          <w:rFonts w:ascii="Arial" w:eastAsia="Arial" w:hAnsi="Arial" w:cs="Arial"/>
          <w:sz w:val="20"/>
          <w:szCs w:val="20"/>
        </w:rPr>
      </w:pPr>
    </w:p>
    <w:p w:rsidR="00A33515" w:rsidDel="002260E7" w:rsidRDefault="001A4D22">
      <w:pPr>
        <w:numPr>
          <w:ilvl w:val="0"/>
          <w:numId w:val="836"/>
        </w:numPr>
        <w:tabs>
          <w:tab w:val="left" w:pos="192"/>
        </w:tabs>
        <w:spacing w:line="332" w:lineRule="auto"/>
        <w:ind w:left="192" w:hanging="192"/>
        <w:rPr>
          <w:del w:id="15124" w:author="Admin" w:date="2019-02-19T02:10:00Z"/>
          <w:rFonts w:ascii="Arial" w:eastAsia="Arial" w:hAnsi="Arial" w:cs="Arial"/>
          <w:sz w:val="19"/>
          <w:szCs w:val="19"/>
        </w:rPr>
        <w:pPrChange w:id="15125" w:author="Admin" w:date="2019-02-19T00:19:00Z">
          <w:pPr>
            <w:numPr>
              <w:numId w:val="839"/>
            </w:numPr>
            <w:tabs>
              <w:tab w:val="left" w:pos="192"/>
            </w:tabs>
            <w:spacing w:line="332" w:lineRule="auto"/>
            <w:ind w:left="192" w:hanging="192"/>
          </w:pPr>
        </w:pPrChange>
      </w:pPr>
      <w:del w:id="15126" w:author="Admin" w:date="2019-02-19T02:10:00Z">
        <w:r w:rsidDel="002260E7">
          <w:rPr>
            <w:rFonts w:ascii="Arial" w:eastAsia="Arial" w:hAnsi="Arial" w:cs="Arial"/>
            <w:sz w:val="19"/>
            <w:szCs w:val="19"/>
          </w:rPr>
          <w:delText xml:space="preserve">Решите аналогичную </w:delText>
        </w:r>
        <w:r w:rsidDel="002260E7">
          <w:rPr>
            <w:rFonts w:ascii="Arial" w:eastAsia="Arial" w:hAnsi="Arial" w:cs="Arial"/>
            <w:i/>
            <w:iCs/>
            <w:sz w:val="19"/>
            <w:szCs w:val="19"/>
          </w:rPr>
          <w:delText>задачу о разрезании прямой</w:delText>
        </w:r>
        <w:r w:rsidDel="002260E7">
          <w:rPr>
            <w:rFonts w:ascii="Arial" w:eastAsia="Arial" w:hAnsi="Arial" w:cs="Arial"/>
            <w:sz w:val="19"/>
            <w:szCs w:val="19"/>
          </w:rPr>
          <w:delText>. Как вы думаете, а как будет связан ответ на новую задачу с треугольником Паскаля?</w:delText>
        </w:r>
      </w:del>
    </w:p>
    <w:p w:rsidR="00A33515" w:rsidDel="002260E7" w:rsidRDefault="00A33515">
      <w:pPr>
        <w:spacing w:line="90" w:lineRule="exact"/>
        <w:rPr>
          <w:del w:id="15127" w:author="Admin" w:date="2019-02-19T02:10:00Z"/>
          <w:rFonts w:ascii="Arial" w:eastAsia="Arial" w:hAnsi="Arial" w:cs="Arial"/>
          <w:sz w:val="19"/>
          <w:szCs w:val="19"/>
        </w:rPr>
      </w:pPr>
    </w:p>
    <w:p w:rsidR="00A33515" w:rsidDel="002260E7" w:rsidRDefault="001A4D22">
      <w:pPr>
        <w:numPr>
          <w:ilvl w:val="0"/>
          <w:numId w:val="836"/>
        </w:numPr>
        <w:tabs>
          <w:tab w:val="left" w:pos="192"/>
        </w:tabs>
        <w:spacing w:line="287" w:lineRule="auto"/>
        <w:ind w:left="192" w:hanging="192"/>
        <w:jc w:val="both"/>
        <w:rPr>
          <w:del w:id="15128" w:author="Admin" w:date="2019-02-19T02:10:00Z"/>
          <w:rFonts w:ascii="Arial" w:eastAsia="Arial" w:hAnsi="Arial" w:cs="Arial"/>
          <w:sz w:val="20"/>
          <w:szCs w:val="20"/>
        </w:rPr>
        <w:pPrChange w:id="15129" w:author="Admin" w:date="2019-02-19T00:19:00Z">
          <w:pPr>
            <w:numPr>
              <w:numId w:val="839"/>
            </w:numPr>
            <w:tabs>
              <w:tab w:val="left" w:pos="192"/>
            </w:tabs>
            <w:spacing w:line="287" w:lineRule="auto"/>
            <w:ind w:left="192" w:hanging="192"/>
            <w:jc w:val="both"/>
          </w:pPr>
        </w:pPrChange>
      </w:pPr>
      <w:del w:id="15130" w:author="Admin" w:date="2019-02-19T02:10:00Z">
        <w:r w:rsidDel="002260E7">
          <w:rPr>
            <w:rFonts w:ascii="Arial" w:eastAsia="Arial" w:hAnsi="Arial" w:cs="Arial"/>
            <w:sz w:val="20"/>
            <w:szCs w:val="20"/>
          </w:rPr>
          <w:delText xml:space="preserve">Решите аналогичную </w:delText>
        </w:r>
        <w:r w:rsidDel="002260E7">
          <w:rPr>
            <w:rFonts w:ascii="Arial" w:eastAsia="Arial" w:hAnsi="Arial" w:cs="Arial"/>
            <w:i/>
            <w:iCs/>
            <w:sz w:val="20"/>
            <w:szCs w:val="20"/>
          </w:rPr>
          <w:delText>задачу о разрезании арбуза</w:delText>
        </w:r>
        <w:r w:rsidDel="002260E7">
          <w:rPr>
            <w:rFonts w:ascii="Arial" w:eastAsia="Arial" w:hAnsi="Arial" w:cs="Arial"/>
            <w:sz w:val="20"/>
            <w:szCs w:val="20"/>
          </w:rPr>
          <w:delText xml:space="preserve">. Как вы думаете, а как будет связан ответ на новую задачу с треугольником Паскаля? Уже догадались, какой ответы мы получим, если будем разрезать </w:delText>
        </w:r>
        <w:r w:rsidDel="002260E7">
          <w:rPr>
            <w:rFonts w:ascii="Arial" w:eastAsia="Arial" w:hAnsi="Arial" w:cs="Arial"/>
            <w:i/>
            <w:iCs/>
            <w:sz w:val="20"/>
            <w:szCs w:val="20"/>
          </w:rPr>
          <w:delText>n</w:delText>
        </w:r>
        <w:r w:rsidDel="002260E7">
          <w:rPr>
            <w:rFonts w:ascii="Arial" w:eastAsia="Arial" w:hAnsi="Arial" w:cs="Arial"/>
            <w:sz w:val="20"/>
            <w:szCs w:val="20"/>
          </w:rPr>
          <w:delText>–мерный шар?</w:delText>
        </w:r>
      </w:del>
    </w:p>
    <w:p w:rsidR="00A33515" w:rsidDel="002260E7" w:rsidRDefault="00A33515">
      <w:pPr>
        <w:spacing w:line="61" w:lineRule="exact"/>
        <w:rPr>
          <w:del w:id="15131" w:author="Admin" w:date="2019-02-19T02:10:00Z"/>
          <w:rFonts w:ascii="Arial" w:eastAsia="Arial" w:hAnsi="Arial" w:cs="Arial"/>
          <w:sz w:val="20"/>
          <w:szCs w:val="20"/>
        </w:rPr>
      </w:pPr>
    </w:p>
    <w:p w:rsidR="00A33515" w:rsidDel="002260E7" w:rsidRDefault="001A4D22">
      <w:pPr>
        <w:numPr>
          <w:ilvl w:val="0"/>
          <w:numId w:val="836"/>
        </w:numPr>
        <w:tabs>
          <w:tab w:val="left" w:pos="192"/>
        </w:tabs>
        <w:ind w:left="192" w:hanging="192"/>
        <w:rPr>
          <w:del w:id="15132" w:author="Admin" w:date="2019-02-19T02:10:00Z"/>
          <w:rFonts w:ascii="Arial" w:eastAsia="Arial" w:hAnsi="Arial" w:cs="Arial"/>
          <w:sz w:val="19"/>
          <w:szCs w:val="19"/>
        </w:rPr>
        <w:pPrChange w:id="15133" w:author="Admin" w:date="2019-02-19T00:19:00Z">
          <w:pPr>
            <w:numPr>
              <w:numId w:val="839"/>
            </w:numPr>
            <w:tabs>
              <w:tab w:val="left" w:pos="192"/>
            </w:tabs>
            <w:ind w:left="192" w:hanging="192"/>
          </w:pPr>
        </w:pPrChange>
      </w:pPr>
      <w:del w:id="15134" w:author="Admin" w:date="2019-02-19T02:10:00Z">
        <w:r w:rsidDel="002260E7">
          <w:rPr>
            <w:rFonts w:ascii="Arial" w:eastAsia="Arial" w:hAnsi="Arial" w:cs="Arial"/>
            <w:sz w:val="19"/>
            <w:szCs w:val="19"/>
          </w:rPr>
          <w:delText xml:space="preserve">Выпишем элементы последовательности </w:delText>
        </w:r>
        <w:r w:rsidDel="002260E7">
          <w:rPr>
            <w:rFonts w:ascii="Arial" w:eastAsia="Arial" w:hAnsi="Arial" w:cs="Arial"/>
            <w:i/>
            <w:iCs/>
            <w:sz w:val="19"/>
            <w:szCs w:val="19"/>
          </w:rPr>
          <w:delText>P</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в строчку, а под ней за-</w:delText>
        </w:r>
      </w:del>
    </w:p>
    <w:tbl>
      <w:tblPr>
        <w:tblW w:w="0" w:type="auto"/>
        <w:tblInd w:w="192" w:type="dxa"/>
        <w:tblLayout w:type="fixed"/>
        <w:tblCellMar>
          <w:left w:w="0" w:type="dxa"/>
          <w:right w:w="0" w:type="dxa"/>
        </w:tblCellMar>
        <w:tblLook w:val="04A0" w:firstRow="1" w:lastRow="0" w:firstColumn="1" w:lastColumn="0" w:noHBand="0" w:noVBand="1"/>
      </w:tblPr>
      <w:tblGrid>
        <w:gridCol w:w="140"/>
        <w:gridCol w:w="1480"/>
        <w:gridCol w:w="680"/>
        <w:gridCol w:w="580"/>
        <w:gridCol w:w="620"/>
        <w:gridCol w:w="660"/>
        <w:gridCol w:w="680"/>
        <w:gridCol w:w="420"/>
        <w:gridCol w:w="440"/>
        <w:gridCol w:w="440"/>
        <w:gridCol w:w="140"/>
      </w:tblGrid>
      <w:tr w:rsidR="00A33515" w:rsidDel="002260E7">
        <w:trPr>
          <w:trHeight w:val="306"/>
          <w:del w:id="15135" w:author="Admin" w:date="2019-02-19T02:10:00Z"/>
        </w:trPr>
        <w:tc>
          <w:tcPr>
            <w:tcW w:w="4160" w:type="dxa"/>
            <w:gridSpan w:val="6"/>
            <w:vAlign w:val="bottom"/>
          </w:tcPr>
          <w:p w:rsidR="00A33515" w:rsidDel="002260E7" w:rsidRDefault="001A4D22">
            <w:pPr>
              <w:rPr>
                <w:del w:id="15136" w:author="Admin" w:date="2019-02-19T02:10:00Z"/>
                <w:sz w:val="20"/>
                <w:szCs w:val="20"/>
              </w:rPr>
            </w:pPr>
            <w:del w:id="15137" w:author="Admin" w:date="2019-02-19T02:10:00Z">
              <w:r w:rsidDel="002260E7">
                <w:rPr>
                  <w:rFonts w:ascii="Arial" w:eastAsia="Arial" w:hAnsi="Arial" w:cs="Arial"/>
                  <w:w w:val="95"/>
                  <w:sz w:val="20"/>
                  <w:szCs w:val="20"/>
                </w:rPr>
                <w:delText xml:space="preserve">пишем её </w:delText>
              </w:r>
              <w:r w:rsidDel="002260E7">
                <w:rPr>
                  <w:rFonts w:ascii="Arial" w:eastAsia="Arial" w:hAnsi="Arial" w:cs="Arial"/>
                  <w:i/>
                  <w:iCs/>
                  <w:w w:val="95"/>
                  <w:sz w:val="20"/>
                  <w:szCs w:val="20"/>
                </w:rPr>
                <w:delText>производную последовательность</w:delText>
              </w:r>
            </w:del>
          </w:p>
        </w:tc>
        <w:tc>
          <w:tcPr>
            <w:tcW w:w="2120" w:type="dxa"/>
            <w:gridSpan w:val="5"/>
            <w:vAlign w:val="bottom"/>
          </w:tcPr>
          <w:p w:rsidR="00A33515" w:rsidDel="002260E7" w:rsidRDefault="001A4D22">
            <w:pPr>
              <w:spacing w:line="306" w:lineRule="exact"/>
              <w:ind w:left="120"/>
              <w:rPr>
                <w:del w:id="15138" w:author="Admin" w:date="2019-02-19T02:10:00Z"/>
                <w:sz w:val="20"/>
                <w:szCs w:val="20"/>
              </w:rPr>
            </w:pPr>
            <w:del w:id="15139" w:author="Admin" w:date="2019-02-19T02:10:00Z">
              <w:r w:rsidDel="002260E7">
                <w:rPr>
                  <w:rFonts w:ascii="Arial" w:eastAsia="Arial" w:hAnsi="Arial" w:cs="Arial"/>
                  <w:i/>
                  <w:iCs/>
                  <w:w w:val="99"/>
                  <w:sz w:val="20"/>
                  <w:szCs w:val="20"/>
                </w:rPr>
                <w:delText>P</w:delText>
              </w:r>
              <w:r w:rsidDel="002260E7">
                <w:rPr>
                  <w:rFonts w:ascii="Arial" w:eastAsia="Arial" w:hAnsi="Arial" w:cs="Arial"/>
                  <w:i/>
                  <w:iCs/>
                  <w:w w:val="99"/>
                  <w:sz w:val="27"/>
                  <w:szCs w:val="27"/>
                  <w:vertAlign w:val="subscript"/>
                </w:rPr>
                <w:delText>n</w:delText>
              </w:r>
              <w:r w:rsidDel="002260E7">
                <w:rPr>
                  <w:rFonts w:ascii="Arial" w:eastAsia="Arial" w:hAnsi="Arial" w:cs="Arial"/>
                  <w:i/>
                  <w:iCs/>
                  <w:w w:val="99"/>
                  <w:sz w:val="20"/>
                  <w:szCs w:val="20"/>
                </w:rPr>
                <w:delText xml:space="preserve"> </w:delText>
              </w:r>
              <w:r w:rsidDel="002260E7">
                <w:rPr>
                  <w:rFonts w:ascii="Arial" w:eastAsia="Arial" w:hAnsi="Arial" w:cs="Arial"/>
                  <w:w w:val="99"/>
                  <w:sz w:val="20"/>
                  <w:szCs w:val="20"/>
                </w:rPr>
                <w:delText>(вычитаем из эле-</w:delText>
              </w:r>
            </w:del>
          </w:p>
        </w:tc>
      </w:tr>
      <w:tr w:rsidR="00A33515" w:rsidDel="002260E7">
        <w:trPr>
          <w:trHeight w:val="253"/>
          <w:del w:id="15140" w:author="Admin" w:date="2019-02-19T02:10:00Z"/>
        </w:trPr>
        <w:tc>
          <w:tcPr>
            <w:tcW w:w="2300" w:type="dxa"/>
            <w:gridSpan w:val="3"/>
            <w:vAlign w:val="bottom"/>
          </w:tcPr>
          <w:p w:rsidR="00A33515" w:rsidDel="002260E7" w:rsidRDefault="001A4D22">
            <w:pPr>
              <w:rPr>
                <w:del w:id="15141" w:author="Admin" w:date="2019-02-19T02:10:00Z"/>
                <w:sz w:val="20"/>
                <w:szCs w:val="20"/>
              </w:rPr>
            </w:pPr>
            <w:del w:id="15142" w:author="Admin" w:date="2019-02-19T02:10:00Z">
              <w:r w:rsidDel="002260E7">
                <w:rPr>
                  <w:rFonts w:ascii="Arial" w:eastAsia="Arial" w:hAnsi="Arial" w:cs="Arial"/>
                  <w:sz w:val="20"/>
                  <w:szCs w:val="20"/>
                </w:rPr>
                <w:delText>мента его предыдущий)</w:delText>
              </w:r>
            </w:del>
          </w:p>
        </w:tc>
        <w:tc>
          <w:tcPr>
            <w:tcW w:w="580" w:type="dxa"/>
            <w:vAlign w:val="bottom"/>
          </w:tcPr>
          <w:p w:rsidR="00A33515" w:rsidDel="002260E7" w:rsidRDefault="00A33515">
            <w:pPr>
              <w:rPr>
                <w:del w:id="15143" w:author="Admin" w:date="2019-02-19T02:10:00Z"/>
              </w:rPr>
            </w:pPr>
          </w:p>
        </w:tc>
        <w:tc>
          <w:tcPr>
            <w:tcW w:w="620" w:type="dxa"/>
            <w:vAlign w:val="bottom"/>
          </w:tcPr>
          <w:p w:rsidR="00A33515" w:rsidDel="002260E7" w:rsidRDefault="00A33515">
            <w:pPr>
              <w:rPr>
                <w:del w:id="15144" w:author="Admin" w:date="2019-02-19T02:10:00Z"/>
              </w:rPr>
            </w:pPr>
          </w:p>
        </w:tc>
        <w:tc>
          <w:tcPr>
            <w:tcW w:w="660" w:type="dxa"/>
            <w:vAlign w:val="bottom"/>
          </w:tcPr>
          <w:p w:rsidR="00A33515" w:rsidDel="002260E7" w:rsidRDefault="00A33515">
            <w:pPr>
              <w:rPr>
                <w:del w:id="15145" w:author="Admin" w:date="2019-02-19T02:10:00Z"/>
              </w:rPr>
            </w:pPr>
          </w:p>
        </w:tc>
        <w:tc>
          <w:tcPr>
            <w:tcW w:w="680" w:type="dxa"/>
            <w:vAlign w:val="bottom"/>
          </w:tcPr>
          <w:p w:rsidR="00A33515" w:rsidDel="002260E7" w:rsidRDefault="00A33515">
            <w:pPr>
              <w:rPr>
                <w:del w:id="15146" w:author="Admin" w:date="2019-02-19T02:10:00Z"/>
              </w:rPr>
            </w:pPr>
          </w:p>
        </w:tc>
        <w:tc>
          <w:tcPr>
            <w:tcW w:w="420" w:type="dxa"/>
            <w:vAlign w:val="bottom"/>
          </w:tcPr>
          <w:p w:rsidR="00A33515" w:rsidDel="002260E7" w:rsidRDefault="00A33515">
            <w:pPr>
              <w:rPr>
                <w:del w:id="15147" w:author="Admin" w:date="2019-02-19T02:10:00Z"/>
              </w:rPr>
            </w:pPr>
          </w:p>
        </w:tc>
        <w:tc>
          <w:tcPr>
            <w:tcW w:w="440" w:type="dxa"/>
            <w:vAlign w:val="bottom"/>
          </w:tcPr>
          <w:p w:rsidR="00A33515" w:rsidDel="002260E7" w:rsidRDefault="00A33515">
            <w:pPr>
              <w:rPr>
                <w:del w:id="15148" w:author="Admin" w:date="2019-02-19T02:10:00Z"/>
              </w:rPr>
            </w:pPr>
          </w:p>
        </w:tc>
        <w:tc>
          <w:tcPr>
            <w:tcW w:w="440" w:type="dxa"/>
            <w:vAlign w:val="bottom"/>
          </w:tcPr>
          <w:p w:rsidR="00A33515" w:rsidDel="002260E7" w:rsidRDefault="00A33515">
            <w:pPr>
              <w:rPr>
                <w:del w:id="15149" w:author="Admin" w:date="2019-02-19T02:10:00Z"/>
              </w:rPr>
            </w:pPr>
          </w:p>
        </w:tc>
        <w:tc>
          <w:tcPr>
            <w:tcW w:w="140" w:type="dxa"/>
            <w:vAlign w:val="bottom"/>
          </w:tcPr>
          <w:p w:rsidR="00A33515" w:rsidDel="002260E7" w:rsidRDefault="00A33515">
            <w:pPr>
              <w:rPr>
                <w:del w:id="15150" w:author="Admin" w:date="2019-02-19T02:10:00Z"/>
              </w:rPr>
            </w:pPr>
          </w:p>
        </w:tc>
      </w:tr>
      <w:tr w:rsidR="00A33515" w:rsidDel="002260E7">
        <w:trPr>
          <w:trHeight w:val="128"/>
          <w:del w:id="15151" w:author="Admin" w:date="2019-02-19T02:10:00Z"/>
        </w:trPr>
        <w:tc>
          <w:tcPr>
            <w:tcW w:w="140" w:type="dxa"/>
            <w:vAlign w:val="bottom"/>
          </w:tcPr>
          <w:p w:rsidR="00A33515" w:rsidDel="002260E7" w:rsidRDefault="00A33515">
            <w:pPr>
              <w:rPr>
                <w:del w:id="15152" w:author="Admin" w:date="2019-02-19T02:10:00Z"/>
                <w:sz w:val="11"/>
                <w:szCs w:val="11"/>
              </w:rPr>
            </w:pPr>
          </w:p>
        </w:tc>
        <w:tc>
          <w:tcPr>
            <w:tcW w:w="1480" w:type="dxa"/>
            <w:tcBorders>
              <w:bottom w:val="single" w:sz="8" w:space="0" w:color="auto"/>
            </w:tcBorders>
            <w:vAlign w:val="bottom"/>
          </w:tcPr>
          <w:p w:rsidR="00A33515" w:rsidDel="002260E7" w:rsidRDefault="00A33515">
            <w:pPr>
              <w:rPr>
                <w:del w:id="15153" w:author="Admin" w:date="2019-02-19T02:10:00Z"/>
                <w:sz w:val="11"/>
                <w:szCs w:val="11"/>
              </w:rPr>
            </w:pPr>
          </w:p>
        </w:tc>
        <w:tc>
          <w:tcPr>
            <w:tcW w:w="680" w:type="dxa"/>
            <w:tcBorders>
              <w:bottom w:val="single" w:sz="8" w:space="0" w:color="auto"/>
            </w:tcBorders>
            <w:vAlign w:val="bottom"/>
          </w:tcPr>
          <w:p w:rsidR="00A33515" w:rsidDel="002260E7" w:rsidRDefault="00A33515">
            <w:pPr>
              <w:rPr>
                <w:del w:id="15154" w:author="Admin" w:date="2019-02-19T02:10:00Z"/>
                <w:sz w:val="11"/>
                <w:szCs w:val="11"/>
              </w:rPr>
            </w:pPr>
          </w:p>
        </w:tc>
        <w:tc>
          <w:tcPr>
            <w:tcW w:w="580" w:type="dxa"/>
            <w:tcBorders>
              <w:bottom w:val="single" w:sz="8" w:space="0" w:color="auto"/>
            </w:tcBorders>
            <w:vAlign w:val="bottom"/>
          </w:tcPr>
          <w:p w:rsidR="00A33515" w:rsidDel="002260E7" w:rsidRDefault="00A33515">
            <w:pPr>
              <w:rPr>
                <w:del w:id="15155" w:author="Admin" w:date="2019-02-19T02:10:00Z"/>
                <w:sz w:val="11"/>
                <w:szCs w:val="11"/>
              </w:rPr>
            </w:pPr>
          </w:p>
        </w:tc>
        <w:tc>
          <w:tcPr>
            <w:tcW w:w="620" w:type="dxa"/>
            <w:tcBorders>
              <w:bottom w:val="single" w:sz="8" w:space="0" w:color="auto"/>
            </w:tcBorders>
            <w:vAlign w:val="bottom"/>
          </w:tcPr>
          <w:p w:rsidR="00A33515" w:rsidDel="002260E7" w:rsidRDefault="00A33515">
            <w:pPr>
              <w:rPr>
                <w:del w:id="15156" w:author="Admin" w:date="2019-02-19T02:10:00Z"/>
                <w:sz w:val="11"/>
                <w:szCs w:val="11"/>
              </w:rPr>
            </w:pPr>
          </w:p>
        </w:tc>
        <w:tc>
          <w:tcPr>
            <w:tcW w:w="660" w:type="dxa"/>
            <w:tcBorders>
              <w:bottom w:val="single" w:sz="8" w:space="0" w:color="auto"/>
            </w:tcBorders>
            <w:vAlign w:val="bottom"/>
          </w:tcPr>
          <w:p w:rsidR="00A33515" w:rsidDel="002260E7" w:rsidRDefault="00A33515">
            <w:pPr>
              <w:rPr>
                <w:del w:id="15157" w:author="Admin" w:date="2019-02-19T02:10:00Z"/>
                <w:sz w:val="11"/>
                <w:szCs w:val="11"/>
              </w:rPr>
            </w:pPr>
          </w:p>
        </w:tc>
        <w:tc>
          <w:tcPr>
            <w:tcW w:w="680" w:type="dxa"/>
            <w:tcBorders>
              <w:bottom w:val="single" w:sz="8" w:space="0" w:color="auto"/>
            </w:tcBorders>
            <w:vAlign w:val="bottom"/>
          </w:tcPr>
          <w:p w:rsidR="00A33515" w:rsidDel="002260E7" w:rsidRDefault="00A33515">
            <w:pPr>
              <w:rPr>
                <w:del w:id="15158" w:author="Admin" w:date="2019-02-19T02:10:00Z"/>
                <w:sz w:val="11"/>
                <w:szCs w:val="11"/>
              </w:rPr>
            </w:pPr>
          </w:p>
        </w:tc>
        <w:tc>
          <w:tcPr>
            <w:tcW w:w="420" w:type="dxa"/>
            <w:tcBorders>
              <w:bottom w:val="single" w:sz="8" w:space="0" w:color="auto"/>
            </w:tcBorders>
            <w:vAlign w:val="bottom"/>
          </w:tcPr>
          <w:p w:rsidR="00A33515" w:rsidDel="002260E7" w:rsidRDefault="00A33515">
            <w:pPr>
              <w:rPr>
                <w:del w:id="15159" w:author="Admin" w:date="2019-02-19T02:10:00Z"/>
                <w:sz w:val="11"/>
                <w:szCs w:val="11"/>
              </w:rPr>
            </w:pPr>
          </w:p>
        </w:tc>
        <w:tc>
          <w:tcPr>
            <w:tcW w:w="440" w:type="dxa"/>
            <w:tcBorders>
              <w:bottom w:val="single" w:sz="8" w:space="0" w:color="auto"/>
            </w:tcBorders>
            <w:vAlign w:val="bottom"/>
          </w:tcPr>
          <w:p w:rsidR="00A33515" w:rsidDel="002260E7" w:rsidRDefault="00A33515">
            <w:pPr>
              <w:rPr>
                <w:del w:id="15160" w:author="Admin" w:date="2019-02-19T02:10:00Z"/>
                <w:sz w:val="11"/>
                <w:szCs w:val="11"/>
              </w:rPr>
            </w:pPr>
          </w:p>
        </w:tc>
        <w:tc>
          <w:tcPr>
            <w:tcW w:w="440" w:type="dxa"/>
            <w:tcBorders>
              <w:bottom w:val="single" w:sz="8" w:space="0" w:color="auto"/>
            </w:tcBorders>
            <w:vAlign w:val="bottom"/>
          </w:tcPr>
          <w:p w:rsidR="00A33515" w:rsidDel="002260E7" w:rsidRDefault="00A33515">
            <w:pPr>
              <w:rPr>
                <w:del w:id="15161" w:author="Admin" w:date="2019-02-19T02:10:00Z"/>
                <w:sz w:val="11"/>
                <w:szCs w:val="11"/>
              </w:rPr>
            </w:pPr>
          </w:p>
        </w:tc>
        <w:tc>
          <w:tcPr>
            <w:tcW w:w="140" w:type="dxa"/>
            <w:vAlign w:val="bottom"/>
          </w:tcPr>
          <w:p w:rsidR="00A33515" w:rsidDel="002260E7" w:rsidRDefault="00A33515">
            <w:pPr>
              <w:rPr>
                <w:del w:id="15162" w:author="Admin" w:date="2019-02-19T02:10:00Z"/>
                <w:sz w:val="11"/>
                <w:szCs w:val="11"/>
              </w:rPr>
            </w:pPr>
          </w:p>
        </w:tc>
      </w:tr>
      <w:tr w:rsidR="00A33515" w:rsidDel="002260E7">
        <w:trPr>
          <w:trHeight w:val="209"/>
          <w:del w:id="15163" w:author="Admin" w:date="2019-02-19T02:10:00Z"/>
        </w:trPr>
        <w:tc>
          <w:tcPr>
            <w:tcW w:w="140" w:type="dxa"/>
            <w:vAlign w:val="bottom"/>
          </w:tcPr>
          <w:p w:rsidR="00A33515" w:rsidDel="002260E7" w:rsidRDefault="00A33515">
            <w:pPr>
              <w:rPr>
                <w:del w:id="15164" w:author="Admin" w:date="2019-02-19T02:10:00Z"/>
                <w:sz w:val="18"/>
                <w:szCs w:val="18"/>
              </w:rPr>
            </w:pPr>
          </w:p>
        </w:tc>
        <w:tc>
          <w:tcPr>
            <w:tcW w:w="1480" w:type="dxa"/>
            <w:vAlign w:val="bottom"/>
          </w:tcPr>
          <w:p w:rsidR="00A33515" w:rsidDel="002260E7" w:rsidRDefault="001A4D22">
            <w:pPr>
              <w:ind w:left="120"/>
              <w:rPr>
                <w:del w:id="15165" w:author="Admin" w:date="2019-02-19T02:10:00Z"/>
                <w:sz w:val="20"/>
                <w:szCs w:val="20"/>
              </w:rPr>
            </w:pPr>
            <w:del w:id="15166" w:author="Admin" w:date="2019-02-19T02:10:00Z">
              <w:r w:rsidDel="002260E7">
                <w:rPr>
                  <w:rFonts w:ascii="Arial" w:eastAsia="Arial" w:hAnsi="Arial" w:cs="Arial"/>
                  <w:sz w:val="10"/>
                  <w:szCs w:val="10"/>
                </w:rPr>
                <w:delText>последовательность</w:delText>
              </w:r>
            </w:del>
          </w:p>
        </w:tc>
        <w:tc>
          <w:tcPr>
            <w:tcW w:w="680" w:type="dxa"/>
            <w:vAlign w:val="bottom"/>
          </w:tcPr>
          <w:p w:rsidR="00A33515" w:rsidDel="002260E7" w:rsidRDefault="001A4D22">
            <w:pPr>
              <w:ind w:right="410"/>
              <w:jc w:val="right"/>
              <w:rPr>
                <w:del w:id="15167" w:author="Admin" w:date="2019-02-19T02:10:00Z"/>
                <w:sz w:val="20"/>
                <w:szCs w:val="20"/>
              </w:rPr>
            </w:pPr>
            <w:del w:id="15168" w:author="Admin" w:date="2019-02-19T02:10:00Z">
              <w:r w:rsidDel="002260E7">
                <w:rPr>
                  <w:rFonts w:ascii="Arial" w:eastAsia="Arial" w:hAnsi="Arial" w:cs="Arial"/>
                  <w:sz w:val="14"/>
                  <w:szCs w:val="14"/>
                </w:rPr>
                <w:delText>1</w:delText>
              </w:r>
            </w:del>
          </w:p>
        </w:tc>
        <w:tc>
          <w:tcPr>
            <w:tcW w:w="580" w:type="dxa"/>
            <w:vAlign w:val="bottom"/>
          </w:tcPr>
          <w:p w:rsidR="00A33515" w:rsidDel="002260E7" w:rsidRDefault="001A4D22">
            <w:pPr>
              <w:ind w:right="370"/>
              <w:jc w:val="right"/>
              <w:rPr>
                <w:del w:id="15169" w:author="Admin" w:date="2019-02-19T02:10:00Z"/>
                <w:sz w:val="20"/>
                <w:szCs w:val="20"/>
              </w:rPr>
            </w:pPr>
            <w:del w:id="15170" w:author="Admin" w:date="2019-02-19T02:10:00Z">
              <w:r w:rsidDel="002260E7">
                <w:rPr>
                  <w:rFonts w:ascii="Arial" w:eastAsia="Arial" w:hAnsi="Arial" w:cs="Arial"/>
                  <w:sz w:val="14"/>
                  <w:szCs w:val="14"/>
                </w:rPr>
                <w:delText>2</w:delText>
              </w:r>
            </w:del>
          </w:p>
        </w:tc>
        <w:tc>
          <w:tcPr>
            <w:tcW w:w="620" w:type="dxa"/>
            <w:vAlign w:val="bottom"/>
          </w:tcPr>
          <w:p w:rsidR="00A33515" w:rsidDel="002260E7" w:rsidRDefault="001A4D22">
            <w:pPr>
              <w:ind w:right="370"/>
              <w:jc w:val="right"/>
              <w:rPr>
                <w:del w:id="15171" w:author="Admin" w:date="2019-02-19T02:10:00Z"/>
                <w:sz w:val="20"/>
                <w:szCs w:val="20"/>
              </w:rPr>
            </w:pPr>
            <w:del w:id="15172" w:author="Admin" w:date="2019-02-19T02:10:00Z">
              <w:r w:rsidDel="002260E7">
                <w:rPr>
                  <w:rFonts w:ascii="Arial" w:eastAsia="Arial" w:hAnsi="Arial" w:cs="Arial"/>
                  <w:sz w:val="14"/>
                  <w:szCs w:val="14"/>
                </w:rPr>
                <w:delText>4</w:delText>
              </w:r>
            </w:del>
          </w:p>
        </w:tc>
        <w:tc>
          <w:tcPr>
            <w:tcW w:w="660" w:type="dxa"/>
            <w:vAlign w:val="bottom"/>
          </w:tcPr>
          <w:p w:rsidR="00A33515" w:rsidDel="002260E7" w:rsidRDefault="001A4D22">
            <w:pPr>
              <w:ind w:right="390"/>
              <w:jc w:val="right"/>
              <w:rPr>
                <w:del w:id="15173" w:author="Admin" w:date="2019-02-19T02:10:00Z"/>
                <w:sz w:val="20"/>
                <w:szCs w:val="20"/>
              </w:rPr>
            </w:pPr>
            <w:del w:id="15174" w:author="Admin" w:date="2019-02-19T02:10:00Z">
              <w:r w:rsidDel="002260E7">
                <w:rPr>
                  <w:rFonts w:ascii="Arial" w:eastAsia="Arial" w:hAnsi="Arial" w:cs="Arial"/>
                  <w:sz w:val="14"/>
                  <w:szCs w:val="14"/>
                </w:rPr>
                <w:delText>7</w:delText>
              </w:r>
            </w:del>
          </w:p>
        </w:tc>
        <w:tc>
          <w:tcPr>
            <w:tcW w:w="680" w:type="dxa"/>
            <w:vAlign w:val="bottom"/>
          </w:tcPr>
          <w:p w:rsidR="00A33515" w:rsidDel="002260E7" w:rsidRDefault="001A4D22">
            <w:pPr>
              <w:ind w:left="80"/>
              <w:rPr>
                <w:del w:id="15175" w:author="Admin" w:date="2019-02-19T02:10:00Z"/>
                <w:sz w:val="20"/>
                <w:szCs w:val="20"/>
              </w:rPr>
            </w:pPr>
            <w:del w:id="15176" w:author="Admin" w:date="2019-02-19T02:10:00Z">
              <w:r w:rsidDel="002260E7">
                <w:rPr>
                  <w:rFonts w:ascii="Arial" w:eastAsia="Arial" w:hAnsi="Arial" w:cs="Arial"/>
                  <w:sz w:val="14"/>
                  <w:szCs w:val="14"/>
                </w:rPr>
                <w:delText>11</w:delText>
              </w:r>
            </w:del>
          </w:p>
        </w:tc>
        <w:tc>
          <w:tcPr>
            <w:tcW w:w="420" w:type="dxa"/>
            <w:vAlign w:val="bottom"/>
          </w:tcPr>
          <w:p w:rsidR="00A33515" w:rsidDel="002260E7" w:rsidRDefault="001A4D22">
            <w:pPr>
              <w:ind w:left="120"/>
              <w:rPr>
                <w:del w:id="15177" w:author="Admin" w:date="2019-02-19T02:10:00Z"/>
                <w:sz w:val="20"/>
                <w:szCs w:val="20"/>
              </w:rPr>
            </w:pPr>
            <w:del w:id="15178" w:author="Admin" w:date="2019-02-19T02:10:00Z">
              <w:r w:rsidDel="002260E7">
                <w:rPr>
                  <w:rFonts w:ascii="Arial" w:eastAsia="Arial" w:hAnsi="Arial" w:cs="Arial"/>
                  <w:sz w:val="14"/>
                  <w:szCs w:val="14"/>
                </w:rPr>
                <w:delText>16</w:delText>
              </w:r>
            </w:del>
          </w:p>
        </w:tc>
        <w:tc>
          <w:tcPr>
            <w:tcW w:w="440" w:type="dxa"/>
            <w:vAlign w:val="bottom"/>
          </w:tcPr>
          <w:p w:rsidR="00A33515" w:rsidDel="002260E7" w:rsidRDefault="00A33515">
            <w:pPr>
              <w:rPr>
                <w:del w:id="15179" w:author="Admin" w:date="2019-02-19T02:10:00Z"/>
                <w:sz w:val="18"/>
                <w:szCs w:val="18"/>
              </w:rPr>
            </w:pPr>
          </w:p>
        </w:tc>
        <w:tc>
          <w:tcPr>
            <w:tcW w:w="440" w:type="dxa"/>
            <w:vAlign w:val="bottom"/>
          </w:tcPr>
          <w:p w:rsidR="00A33515" w:rsidDel="002260E7" w:rsidRDefault="001A4D22">
            <w:pPr>
              <w:ind w:left="120"/>
              <w:rPr>
                <w:del w:id="15180" w:author="Admin" w:date="2019-02-19T02:10:00Z"/>
                <w:sz w:val="20"/>
                <w:szCs w:val="20"/>
              </w:rPr>
            </w:pPr>
            <w:del w:id="15181" w:author="Admin" w:date="2019-02-19T02:10:00Z">
              <w:r w:rsidDel="002260E7">
                <w:rPr>
                  <w:rFonts w:ascii="Arial" w:eastAsia="Arial" w:hAnsi="Arial" w:cs="Arial"/>
                  <w:sz w:val="14"/>
                  <w:szCs w:val="14"/>
                </w:rPr>
                <w:delText>22</w:delText>
              </w:r>
            </w:del>
          </w:p>
        </w:tc>
        <w:tc>
          <w:tcPr>
            <w:tcW w:w="140" w:type="dxa"/>
            <w:vAlign w:val="bottom"/>
          </w:tcPr>
          <w:p w:rsidR="00A33515" w:rsidDel="002260E7" w:rsidRDefault="00A33515">
            <w:pPr>
              <w:rPr>
                <w:del w:id="15182" w:author="Admin" w:date="2019-02-19T02:10:00Z"/>
                <w:sz w:val="18"/>
                <w:szCs w:val="18"/>
              </w:rPr>
            </w:pPr>
          </w:p>
        </w:tc>
      </w:tr>
      <w:tr w:rsidR="00A33515" w:rsidDel="002260E7">
        <w:trPr>
          <w:trHeight w:val="238"/>
          <w:del w:id="15183" w:author="Admin" w:date="2019-02-19T02:10:00Z"/>
        </w:trPr>
        <w:tc>
          <w:tcPr>
            <w:tcW w:w="140" w:type="dxa"/>
            <w:vAlign w:val="bottom"/>
          </w:tcPr>
          <w:p w:rsidR="00A33515" w:rsidDel="002260E7" w:rsidRDefault="00A33515">
            <w:pPr>
              <w:rPr>
                <w:del w:id="15184" w:author="Admin" w:date="2019-02-19T02:10:00Z"/>
                <w:sz w:val="20"/>
                <w:szCs w:val="20"/>
              </w:rPr>
            </w:pPr>
          </w:p>
        </w:tc>
        <w:tc>
          <w:tcPr>
            <w:tcW w:w="1480" w:type="dxa"/>
            <w:vAlign w:val="bottom"/>
          </w:tcPr>
          <w:p w:rsidR="00A33515" w:rsidDel="002260E7" w:rsidRDefault="001A4D22">
            <w:pPr>
              <w:ind w:left="120"/>
              <w:rPr>
                <w:del w:id="15185" w:author="Admin" w:date="2019-02-19T02:10:00Z"/>
                <w:sz w:val="20"/>
                <w:szCs w:val="20"/>
              </w:rPr>
            </w:pPr>
            <w:del w:id="15186" w:author="Admin" w:date="2019-02-19T02:10:00Z">
              <w:r w:rsidDel="002260E7">
                <w:rPr>
                  <w:rFonts w:ascii="Arial" w:eastAsia="Arial" w:hAnsi="Arial" w:cs="Arial"/>
                  <w:sz w:val="10"/>
                  <w:szCs w:val="10"/>
                </w:rPr>
                <w:delText>разности</w:delText>
              </w:r>
            </w:del>
          </w:p>
        </w:tc>
        <w:tc>
          <w:tcPr>
            <w:tcW w:w="680" w:type="dxa"/>
            <w:vAlign w:val="bottom"/>
          </w:tcPr>
          <w:p w:rsidR="00A33515" w:rsidDel="002260E7" w:rsidRDefault="001A4D22">
            <w:pPr>
              <w:ind w:right="110"/>
              <w:jc w:val="right"/>
              <w:rPr>
                <w:del w:id="15187" w:author="Admin" w:date="2019-02-19T02:10:00Z"/>
                <w:sz w:val="20"/>
                <w:szCs w:val="20"/>
              </w:rPr>
            </w:pPr>
            <w:del w:id="15188" w:author="Admin" w:date="2019-02-19T02:10:00Z">
              <w:r w:rsidDel="002260E7">
                <w:rPr>
                  <w:rFonts w:ascii="Arial" w:eastAsia="Arial" w:hAnsi="Arial" w:cs="Arial"/>
                  <w:sz w:val="14"/>
                  <w:szCs w:val="14"/>
                </w:rPr>
                <w:delText>1</w:delText>
              </w:r>
            </w:del>
          </w:p>
        </w:tc>
        <w:tc>
          <w:tcPr>
            <w:tcW w:w="580" w:type="dxa"/>
            <w:vAlign w:val="bottom"/>
          </w:tcPr>
          <w:p w:rsidR="00A33515" w:rsidDel="002260E7" w:rsidRDefault="001A4D22">
            <w:pPr>
              <w:ind w:right="50"/>
              <w:jc w:val="right"/>
              <w:rPr>
                <w:del w:id="15189" w:author="Admin" w:date="2019-02-19T02:10:00Z"/>
                <w:sz w:val="20"/>
                <w:szCs w:val="20"/>
              </w:rPr>
            </w:pPr>
            <w:del w:id="15190" w:author="Admin" w:date="2019-02-19T02:10:00Z">
              <w:r w:rsidDel="002260E7">
                <w:rPr>
                  <w:rFonts w:ascii="Arial" w:eastAsia="Arial" w:hAnsi="Arial" w:cs="Arial"/>
                  <w:sz w:val="14"/>
                  <w:szCs w:val="14"/>
                </w:rPr>
                <w:delText>2</w:delText>
              </w:r>
            </w:del>
          </w:p>
        </w:tc>
        <w:tc>
          <w:tcPr>
            <w:tcW w:w="620" w:type="dxa"/>
            <w:vAlign w:val="bottom"/>
          </w:tcPr>
          <w:p w:rsidR="00A33515" w:rsidDel="002260E7" w:rsidRDefault="001A4D22">
            <w:pPr>
              <w:ind w:right="50"/>
              <w:jc w:val="right"/>
              <w:rPr>
                <w:del w:id="15191" w:author="Admin" w:date="2019-02-19T02:10:00Z"/>
                <w:sz w:val="20"/>
                <w:szCs w:val="20"/>
              </w:rPr>
            </w:pPr>
            <w:del w:id="15192" w:author="Admin" w:date="2019-02-19T02:10:00Z">
              <w:r w:rsidDel="002260E7">
                <w:rPr>
                  <w:rFonts w:ascii="Arial" w:eastAsia="Arial" w:hAnsi="Arial" w:cs="Arial"/>
                  <w:sz w:val="14"/>
                  <w:szCs w:val="14"/>
                </w:rPr>
                <w:delText>3</w:delText>
              </w:r>
            </w:del>
          </w:p>
        </w:tc>
        <w:tc>
          <w:tcPr>
            <w:tcW w:w="660" w:type="dxa"/>
            <w:vAlign w:val="bottom"/>
          </w:tcPr>
          <w:p w:rsidR="00A33515" w:rsidDel="002260E7" w:rsidRDefault="001A4D22">
            <w:pPr>
              <w:ind w:right="70"/>
              <w:jc w:val="right"/>
              <w:rPr>
                <w:del w:id="15193" w:author="Admin" w:date="2019-02-19T02:10:00Z"/>
                <w:sz w:val="20"/>
                <w:szCs w:val="20"/>
              </w:rPr>
            </w:pPr>
            <w:del w:id="15194" w:author="Admin" w:date="2019-02-19T02:10:00Z">
              <w:r w:rsidDel="002260E7">
                <w:rPr>
                  <w:rFonts w:ascii="Arial" w:eastAsia="Arial" w:hAnsi="Arial" w:cs="Arial"/>
                  <w:sz w:val="14"/>
                  <w:szCs w:val="14"/>
                </w:rPr>
                <w:delText>4</w:delText>
              </w:r>
            </w:del>
          </w:p>
        </w:tc>
        <w:tc>
          <w:tcPr>
            <w:tcW w:w="680" w:type="dxa"/>
            <w:vAlign w:val="bottom"/>
          </w:tcPr>
          <w:p w:rsidR="00A33515" w:rsidDel="002260E7" w:rsidRDefault="001A4D22">
            <w:pPr>
              <w:ind w:right="44"/>
              <w:jc w:val="right"/>
              <w:rPr>
                <w:del w:id="15195" w:author="Admin" w:date="2019-02-19T02:10:00Z"/>
                <w:sz w:val="20"/>
                <w:szCs w:val="20"/>
              </w:rPr>
            </w:pPr>
            <w:del w:id="15196" w:author="Admin" w:date="2019-02-19T02:10:00Z">
              <w:r w:rsidDel="002260E7">
                <w:rPr>
                  <w:rFonts w:ascii="Arial" w:eastAsia="Arial" w:hAnsi="Arial" w:cs="Arial"/>
                  <w:sz w:val="14"/>
                  <w:szCs w:val="14"/>
                </w:rPr>
                <w:delText>5</w:delText>
              </w:r>
            </w:del>
          </w:p>
        </w:tc>
        <w:tc>
          <w:tcPr>
            <w:tcW w:w="420" w:type="dxa"/>
            <w:vAlign w:val="bottom"/>
          </w:tcPr>
          <w:p w:rsidR="00A33515" w:rsidDel="002260E7" w:rsidRDefault="00A33515">
            <w:pPr>
              <w:rPr>
                <w:del w:id="15197" w:author="Admin" w:date="2019-02-19T02:10:00Z"/>
                <w:sz w:val="20"/>
                <w:szCs w:val="20"/>
              </w:rPr>
            </w:pPr>
          </w:p>
        </w:tc>
        <w:tc>
          <w:tcPr>
            <w:tcW w:w="440" w:type="dxa"/>
            <w:vAlign w:val="bottom"/>
          </w:tcPr>
          <w:p w:rsidR="00A33515" w:rsidDel="002260E7" w:rsidRDefault="001A4D22">
            <w:pPr>
              <w:ind w:left="120"/>
              <w:rPr>
                <w:del w:id="15198" w:author="Admin" w:date="2019-02-19T02:10:00Z"/>
                <w:sz w:val="20"/>
                <w:szCs w:val="20"/>
              </w:rPr>
            </w:pPr>
            <w:del w:id="15199" w:author="Admin" w:date="2019-02-19T02:10:00Z">
              <w:r w:rsidDel="002260E7">
                <w:rPr>
                  <w:rFonts w:ascii="Arial" w:eastAsia="Arial" w:hAnsi="Arial" w:cs="Arial"/>
                  <w:sz w:val="14"/>
                  <w:szCs w:val="14"/>
                </w:rPr>
                <w:delText>6</w:delText>
              </w:r>
            </w:del>
          </w:p>
        </w:tc>
        <w:tc>
          <w:tcPr>
            <w:tcW w:w="440" w:type="dxa"/>
            <w:vAlign w:val="bottom"/>
          </w:tcPr>
          <w:p w:rsidR="00A33515" w:rsidDel="002260E7" w:rsidRDefault="001A4D22">
            <w:pPr>
              <w:ind w:left="120"/>
              <w:rPr>
                <w:del w:id="15200" w:author="Admin" w:date="2019-02-19T02:10:00Z"/>
                <w:sz w:val="20"/>
                <w:szCs w:val="20"/>
              </w:rPr>
            </w:pPr>
            <w:del w:id="15201" w:author="Admin" w:date="2019-02-19T02:10:00Z">
              <w:r w:rsidDel="002260E7">
                <w:rPr>
                  <w:rFonts w:eastAsia="Times New Roman"/>
                  <w:i/>
                  <w:iCs/>
                  <w:sz w:val="14"/>
                  <w:szCs w:val="14"/>
                </w:rPr>
                <w:delText>: : :</w:delText>
              </w:r>
            </w:del>
          </w:p>
        </w:tc>
        <w:tc>
          <w:tcPr>
            <w:tcW w:w="140" w:type="dxa"/>
            <w:vAlign w:val="bottom"/>
          </w:tcPr>
          <w:p w:rsidR="00A33515" w:rsidDel="002260E7" w:rsidRDefault="00A33515">
            <w:pPr>
              <w:rPr>
                <w:del w:id="15202" w:author="Admin" w:date="2019-02-19T02:10:00Z"/>
                <w:sz w:val="20"/>
                <w:szCs w:val="20"/>
              </w:rPr>
            </w:pPr>
          </w:p>
        </w:tc>
      </w:tr>
      <w:tr w:rsidR="00A33515" w:rsidDel="002260E7">
        <w:trPr>
          <w:trHeight w:val="238"/>
          <w:del w:id="15203" w:author="Admin" w:date="2019-02-19T02:10:00Z"/>
        </w:trPr>
        <w:tc>
          <w:tcPr>
            <w:tcW w:w="140" w:type="dxa"/>
            <w:vAlign w:val="bottom"/>
          </w:tcPr>
          <w:p w:rsidR="00A33515" w:rsidDel="002260E7" w:rsidRDefault="00A33515">
            <w:pPr>
              <w:rPr>
                <w:del w:id="15204" w:author="Admin" w:date="2019-02-19T02:10:00Z"/>
                <w:sz w:val="20"/>
                <w:szCs w:val="20"/>
              </w:rPr>
            </w:pPr>
          </w:p>
        </w:tc>
        <w:tc>
          <w:tcPr>
            <w:tcW w:w="1480" w:type="dxa"/>
            <w:vAlign w:val="bottom"/>
          </w:tcPr>
          <w:p w:rsidR="00A33515" w:rsidDel="002260E7" w:rsidRDefault="001A4D22">
            <w:pPr>
              <w:ind w:left="120"/>
              <w:rPr>
                <w:del w:id="15205" w:author="Admin" w:date="2019-02-19T02:10:00Z"/>
                <w:sz w:val="20"/>
                <w:szCs w:val="20"/>
              </w:rPr>
            </w:pPr>
            <w:del w:id="15206" w:author="Admin" w:date="2019-02-19T02:10:00Z">
              <w:r w:rsidDel="002260E7">
                <w:rPr>
                  <w:rFonts w:ascii="Arial" w:eastAsia="Arial" w:hAnsi="Arial" w:cs="Arial"/>
                  <w:sz w:val="10"/>
                  <w:szCs w:val="10"/>
                </w:rPr>
                <w:delText>разности разностей</w:delText>
              </w:r>
            </w:del>
          </w:p>
        </w:tc>
        <w:tc>
          <w:tcPr>
            <w:tcW w:w="680" w:type="dxa"/>
            <w:vAlign w:val="bottom"/>
          </w:tcPr>
          <w:p w:rsidR="00A33515" w:rsidDel="002260E7" w:rsidRDefault="00A33515">
            <w:pPr>
              <w:rPr>
                <w:del w:id="15207" w:author="Admin" w:date="2019-02-19T02:10:00Z"/>
                <w:sz w:val="20"/>
                <w:szCs w:val="20"/>
              </w:rPr>
            </w:pPr>
          </w:p>
        </w:tc>
        <w:tc>
          <w:tcPr>
            <w:tcW w:w="580" w:type="dxa"/>
            <w:vAlign w:val="bottom"/>
          </w:tcPr>
          <w:p w:rsidR="00A33515" w:rsidDel="002260E7" w:rsidRDefault="001A4D22">
            <w:pPr>
              <w:ind w:right="370"/>
              <w:jc w:val="right"/>
              <w:rPr>
                <w:del w:id="15208" w:author="Admin" w:date="2019-02-19T02:10:00Z"/>
                <w:sz w:val="20"/>
                <w:szCs w:val="20"/>
              </w:rPr>
            </w:pPr>
            <w:del w:id="15209" w:author="Admin" w:date="2019-02-19T02:10:00Z">
              <w:r w:rsidDel="002260E7">
                <w:rPr>
                  <w:rFonts w:ascii="Arial" w:eastAsia="Arial" w:hAnsi="Arial" w:cs="Arial"/>
                  <w:sz w:val="14"/>
                  <w:szCs w:val="14"/>
                </w:rPr>
                <w:delText>1</w:delText>
              </w:r>
            </w:del>
          </w:p>
        </w:tc>
        <w:tc>
          <w:tcPr>
            <w:tcW w:w="620" w:type="dxa"/>
            <w:vAlign w:val="bottom"/>
          </w:tcPr>
          <w:p w:rsidR="00A33515" w:rsidDel="002260E7" w:rsidRDefault="001A4D22">
            <w:pPr>
              <w:ind w:right="370"/>
              <w:jc w:val="right"/>
              <w:rPr>
                <w:del w:id="15210" w:author="Admin" w:date="2019-02-19T02:10:00Z"/>
                <w:sz w:val="20"/>
                <w:szCs w:val="20"/>
              </w:rPr>
            </w:pPr>
            <w:del w:id="15211" w:author="Admin" w:date="2019-02-19T02:10:00Z">
              <w:r w:rsidDel="002260E7">
                <w:rPr>
                  <w:rFonts w:ascii="Arial" w:eastAsia="Arial" w:hAnsi="Arial" w:cs="Arial"/>
                  <w:sz w:val="14"/>
                  <w:szCs w:val="14"/>
                </w:rPr>
                <w:delText>1</w:delText>
              </w:r>
            </w:del>
          </w:p>
        </w:tc>
        <w:tc>
          <w:tcPr>
            <w:tcW w:w="660" w:type="dxa"/>
            <w:vAlign w:val="bottom"/>
          </w:tcPr>
          <w:p w:rsidR="00A33515" w:rsidDel="002260E7" w:rsidRDefault="001A4D22">
            <w:pPr>
              <w:ind w:right="390"/>
              <w:jc w:val="right"/>
              <w:rPr>
                <w:del w:id="15212" w:author="Admin" w:date="2019-02-19T02:10:00Z"/>
                <w:sz w:val="20"/>
                <w:szCs w:val="20"/>
              </w:rPr>
            </w:pPr>
            <w:del w:id="15213" w:author="Admin" w:date="2019-02-19T02:10:00Z">
              <w:r w:rsidDel="002260E7">
                <w:rPr>
                  <w:rFonts w:ascii="Arial" w:eastAsia="Arial" w:hAnsi="Arial" w:cs="Arial"/>
                  <w:sz w:val="14"/>
                  <w:szCs w:val="14"/>
                </w:rPr>
                <w:delText>1</w:delText>
              </w:r>
            </w:del>
          </w:p>
        </w:tc>
        <w:tc>
          <w:tcPr>
            <w:tcW w:w="680" w:type="dxa"/>
            <w:vAlign w:val="bottom"/>
          </w:tcPr>
          <w:p w:rsidR="00A33515" w:rsidDel="002260E7" w:rsidRDefault="001A4D22">
            <w:pPr>
              <w:ind w:left="80"/>
              <w:rPr>
                <w:del w:id="15214" w:author="Admin" w:date="2019-02-19T02:10:00Z"/>
                <w:sz w:val="20"/>
                <w:szCs w:val="20"/>
              </w:rPr>
            </w:pPr>
            <w:del w:id="15215" w:author="Admin" w:date="2019-02-19T02:10:00Z">
              <w:r w:rsidDel="002260E7">
                <w:rPr>
                  <w:rFonts w:ascii="Arial" w:eastAsia="Arial" w:hAnsi="Arial" w:cs="Arial"/>
                  <w:sz w:val="14"/>
                  <w:szCs w:val="14"/>
                </w:rPr>
                <w:delText>1</w:delText>
              </w:r>
            </w:del>
          </w:p>
        </w:tc>
        <w:tc>
          <w:tcPr>
            <w:tcW w:w="420" w:type="dxa"/>
            <w:vAlign w:val="bottom"/>
          </w:tcPr>
          <w:p w:rsidR="00A33515" w:rsidDel="002260E7" w:rsidRDefault="001A4D22">
            <w:pPr>
              <w:ind w:left="120"/>
              <w:rPr>
                <w:del w:id="15216" w:author="Admin" w:date="2019-02-19T02:10:00Z"/>
                <w:sz w:val="20"/>
                <w:szCs w:val="20"/>
              </w:rPr>
            </w:pPr>
            <w:del w:id="15217" w:author="Admin" w:date="2019-02-19T02:10:00Z">
              <w:r w:rsidDel="002260E7">
                <w:rPr>
                  <w:rFonts w:ascii="Arial" w:eastAsia="Arial" w:hAnsi="Arial" w:cs="Arial"/>
                  <w:sz w:val="14"/>
                  <w:szCs w:val="14"/>
                </w:rPr>
                <w:delText>1</w:delText>
              </w:r>
            </w:del>
          </w:p>
        </w:tc>
        <w:tc>
          <w:tcPr>
            <w:tcW w:w="440" w:type="dxa"/>
            <w:vAlign w:val="bottom"/>
          </w:tcPr>
          <w:p w:rsidR="00A33515" w:rsidDel="002260E7" w:rsidRDefault="001A4D22">
            <w:pPr>
              <w:ind w:left="120"/>
              <w:rPr>
                <w:del w:id="15218" w:author="Admin" w:date="2019-02-19T02:10:00Z"/>
                <w:sz w:val="20"/>
                <w:szCs w:val="20"/>
              </w:rPr>
            </w:pPr>
            <w:del w:id="15219" w:author="Admin" w:date="2019-02-19T02:10:00Z">
              <w:r w:rsidDel="002260E7">
                <w:rPr>
                  <w:rFonts w:eastAsia="Times New Roman"/>
                  <w:i/>
                  <w:iCs/>
                  <w:sz w:val="14"/>
                  <w:szCs w:val="14"/>
                </w:rPr>
                <w:delText>: : :</w:delText>
              </w:r>
            </w:del>
          </w:p>
        </w:tc>
        <w:tc>
          <w:tcPr>
            <w:tcW w:w="440" w:type="dxa"/>
            <w:vAlign w:val="bottom"/>
          </w:tcPr>
          <w:p w:rsidR="00A33515" w:rsidDel="002260E7" w:rsidRDefault="00A33515">
            <w:pPr>
              <w:rPr>
                <w:del w:id="15220" w:author="Admin" w:date="2019-02-19T02:10:00Z"/>
                <w:sz w:val="20"/>
                <w:szCs w:val="20"/>
              </w:rPr>
            </w:pPr>
          </w:p>
        </w:tc>
        <w:tc>
          <w:tcPr>
            <w:tcW w:w="140" w:type="dxa"/>
            <w:vAlign w:val="bottom"/>
          </w:tcPr>
          <w:p w:rsidR="00A33515" w:rsidDel="002260E7" w:rsidRDefault="00A33515">
            <w:pPr>
              <w:rPr>
                <w:del w:id="15221" w:author="Admin" w:date="2019-02-19T02:10:00Z"/>
                <w:sz w:val="20"/>
                <w:szCs w:val="20"/>
              </w:rPr>
            </w:pPr>
          </w:p>
        </w:tc>
      </w:tr>
      <w:tr w:rsidR="00A33515" w:rsidDel="002260E7">
        <w:trPr>
          <w:trHeight w:val="247"/>
          <w:del w:id="15222" w:author="Admin" w:date="2019-02-19T02:10:00Z"/>
        </w:trPr>
        <w:tc>
          <w:tcPr>
            <w:tcW w:w="140" w:type="dxa"/>
            <w:vAlign w:val="bottom"/>
          </w:tcPr>
          <w:p w:rsidR="00A33515" w:rsidDel="002260E7" w:rsidRDefault="00A33515">
            <w:pPr>
              <w:rPr>
                <w:del w:id="15223" w:author="Admin" w:date="2019-02-19T02:10:00Z"/>
                <w:sz w:val="21"/>
                <w:szCs w:val="21"/>
              </w:rPr>
            </w:pPr>
          </w:p>
        </w:tc>
        <w:tc>
          <w:tcPr>
            <w:tcW w:w="1480" w:type="dxa"/>
            <w:tcBorders>
              <w:bottom w:val="single" w:sz="8" w:space="0" w:color="auto"/>
            </w:tcBorders>
            <w:vAlign w:val="bottom"/>
          </w:tcPr>
          <w:p w:rsidR="00A33515" w:rsidDel="002260E7" w:rsidRDefault="001A4D22">
            <w:pPr>
              <w:ind w:left="120"/>
              <w:rPr>
                <w:del w:id="15224" w:author="Admin" w:date="2019-02-19T02:10:00Z"/>
                <w:sz w:val="20"/>
                <w:szCs w:val="20"/>
              </w:rPr>
            </w:pPr>
            <w:del w:id="15225" w:author="Admin" w:date="2019-02-19T02:10:00Z">
              <w:r w:rsidDel="002260E7">
                <w:rPr>
                  <w:rFonts w:ascii="Arial" w:eastAsia="Arial" w:hAnsi="Arial" w:cs="Arial"/>
                  <w:sz w:val="10"/>
                  <w:szCs w:val="10"/>
                </w:rPr>
                <w:delText>разн. разностей разностей</w:delText>
              </w:r>
            </w:del>
          </w:p>
        </w:tc>
        <w:tc>
          <w:tcPr>
            <w:tcW w:w="680" w:type="dxa"/>
            <w:tcBorders>
              <w:bottom w:val="single" w:sz="8" w:space="0" w:color="auto"/>
            </w:tcBorders>
            <w:vAlign w:val="bottom"/>
          </w:tcPr>
          <w:p w:rsidR="00A33515" w:rsidDel="002260E7" w:rsidRDefault="00A33515">
            <w:pPr>
              <w:rPr>
                <w:del w:id="15226" w:author="Admin" w:date="2019-02-19T02:10:00Z"/>
                <w:sz w:val="21"/>
                <w:szCs w:val="21"/>
              </w:rPr>
            </w:pPr>
          </w:p>
        </w:tc>
        <w:tc>
          <w:tcPr>
            <w:tcW w:w="580" w:type="dxa"/>
            <w:tcBorders>
              <w:bottom w:val="single" w:sz="8" w:space="0" w:color="auto"/>
            </w:tcBorders>
            <w:vAlign w:val="bottom"/>
          </w:tcPr>
          <w:p w:rsidR="00A33515" w:rsidDel="002260E7" w:rsidRDefault="001A4D22">
            <w:pPr>
              <w:ind w:right="50"/>
              <w:jc w:val="right"/>
              <w:rPr>
                <w:del w:id="15227" w:author="Admin" w:date="2019-02-19T02:10:00Z"/>
                <w:sz w:val="20"/>
                <w:szCs w:val="20"/>
              </w:rPr>
            </w:pPr>
            <w:del w:id="15228" w:author="Admin" w:date="2019-02-19T02:10:00Z">
              <w:r w:rsidDel="002260E7">
                <w:rPr>
                  <w:rFonts w:ascii="Arial" w:eastAsia="Arial" w:hAnsi="Arial" w:cs="Arial"/>
                  <w:sz w:val="14"/>
                  <w:szCs w:val="14"/>
                </w:rPr>
                <w:delText>0</w:delText>
              </w:r>
            </w:del>
          </w:p>
        </w:tc>
        <w:tc>
          <w:tcPr>
            <w:tcW w:w="620" w:type="dxa"/>
            <w:tcBorders>
              <w:bottom w:val="single" w:sz="8" w:space="0" w:color="auto"/>
            </w:tcBorders>
            <w:vAlign w:val="bottom"/>
          </w:tcPr>
          <w:p w:rsidR="00A33515" w:rsidDel="002260E7" w:rsidRDefault="001A4D22">
            <w:pPr>
              <w:ind w:right="50"/>
              <w:jc w:val="right"/>
              <w:rPr>
                <w:del w:id="15229" w:author="Admin" w:date="2019-02-19T02:10:00Z"/>
                <w:sz w:val="20"/>
                <w:szCs w:val="20"/>
              </w:rPr>
            </w:pPr>
            <w:del w:id="15230" w:author="Admin" w:date="2019-02-19T02:10:00Z">
              <w:r w:rsidDel="002260E7">
                <w:rPr>
                  <w:rFonts w:ascii="Arial" w:eastAsia="Arial" w:hAnsi="Arial" w:cs="Arial"/>
                  <w:sz w:val="14"/>
                  <w:szCs w:val="14"/>
                </w:rPr>
                <w:delText>0</w:delText>
              </w:r>
            </w:del>
          </w:p>
        </w:tc>
        <w:tc>
          <w:tcPr>
            <w:tcW w:w="660" w:type="dxa"/>
            <w:tcBorders>
              <w:bottom w:val="single" w:sz="8" w:space="0" w:color="auto"/>
            </w:tcBorders>
            <w:vAlign w:val="bottom"/>
          </w:tcPr>
          <w:p w:rsidR="00A33515" w:rsidDel="002260E7" w:rsidRDefault="001A4D22">
            <w:pPr>
              <w:ind w:right="70"/>
              <w:jc w:val="right"/>
              <w:rPr>
                <w:del w:id="15231" w:author="Admin" w:date="2019-02-19T02:10:00Z"/>
                <w:sz w:val="20"/>
                <w:szCs w:val="20"/>
              </w:rPr>
            </w:pPr>
            <w:del w:id="15232" w:author="Admin" w:date="2019-02-19T02:10:00Z">
              <w:r w:rsidDel="002260E7">
                <w:rPr>
                  <w:rFonts w:ascii="Arial" w:eastAsia="Arial" w:hAnsi="Arial" w:cs="Arial"/>
                  <w:sz w:val="14"/>
                  <w:szCs w:val="14"/>
                </w:rPr>
                <w:delText>0</w:delText>
              </w:r>
            </w:del>
          </w:p>
        </w:tc>
        <w:tc>
          <w:tcPr>
            <w:tcW w:w="680" w:type="dxa"/>
            <w:tcBorders>
              <w:bottom w:val="single" w:sz="8" w:space="0" w:color="auto"/>
            </w:tcBorders>
            <w:vAlign w:val="bottom"/>
          </w:tcPr>
          <w:p w:rsidR="00A33515" w:rsidDel="002260E7" w:rsidRDefault="001A4D22">
            <w:pPr>
              <w:ind w:right="44"/>
              <w:jc w:val="right"/>
              <w:rPr>
                <w:del w:id="15233" w:author="Admin" w:date="2019-02-19T02:10:00Z"/>
                <w:sz w:val="20"/>
                <w:szCs w:val="20"/>
              </w:rPr>
            </w:pPr>
            <w:del w:id="15234" w:author="Admin" w:date="2019-02-19T02:10:00Z">
              <w:r w:rsidDel="002260E7">
                <w:rPr>
                  <w:rFonts w:ascii="Arial" w:eastAsia="Arial" w:hAnsi="Arial" w:cs="Arial"/>
                  <w:sz w:val="14"/>
                  <w:szCs w:val="14"/>
                </w:rPr>
                <w:delText>0</w:delText>
              </w:r>
            </w:del>
          </w:p>
        </w:tc>
        <w:tc>
          <w:tcPr>
            <w:tcW w:w="420" w:type="dxa"/>
            <w:tcBorders>
              <w:bottom w:val="single" w:sz="8" w:space="0" w:color="auto"/>
            </w:tcBorders>
            <w:vAlign w:val="bottom"/>
          </w:tcPr>
          <w:p w:rsidR="00A33515" w:rsidDel="002260E7" w:rsidRDefault="001A4D22">
            <w:pPr>
              <w:ind w:left="120"/>
              <w:rPr>
                <w:del w:id="15235" w:author="Admin" w:date="2019-02-19T02:10:00Z"/>
                <w:sz w:val="20"/>
                <w:szCs w:val="20"/>
              </w:rPr>
            </w:pPr>
            <w:del w:id="15236" w:author="Admin" w:date="2019-02-19T02:10:00Z">
              <w:r w:rsidDel="002260E7">
                <w:rPr>
                  <w:rFonts w:eastAsia="Times New Roman"/>
                  <w:i/>
                  <w:iCs/>
                  <w:sz w:val="14"/>
                  <w:szCs w:val="14"/>
                </w:rPr>
                <w:delText>: : :</w:delText>
              </w:r>
            </w:del>
          </w:p>
        </w:tc>
        <w:tc>
          <w:tcPr>
            <w:tcW w:w="440" w:type="dxa"/>
            <w:tcBorders>
              <w:bottom w:val="single" w:sz="8" w:space="0" w:color="auto"/>
            </w:tcBorders>
            <w:vAlign w:val="bottom"/>
          </w:tcPr>
          <w:p w:rsidR="00A33515" w:rsidDel="002260E7" w:rsidRDefault="00A33515">
            <w:pPr>
              <w:rPr>
                <w:del w:id="15237" w:author="Admin" w:date="2019-02-19T02:10:00Z"/>
                <w:sz w:val="21"/>
                <w:szCs w:val="21"/>
              </w:rPr>
            </w:pPr>
          </w:p>
        </w:tc>
        <w:tc>
          <w:tcPr>
            <w:tcW w:w="440" w:type="dxa"/>
            <w:tcBorders>
              <w:bottom w:val="single" w:sz="8" w:space="0" w:color="auto"/>
            </w:tcBorders>
            <w:vAlign w:val="bottom"/>
          </w:tcPr>
          <w:p w:rsidR="00A33515" w:rsidDel="002260E7" w:rsidRDefault="00A33515">
            <w:pPr>
              <w:rPr>
                <w:del w:id="15238" w:author="Admin" w:date="2019-02-19T02:10:00Z"/>
                <w:sz w:val="21"/>
                <w:szCs w:val="21"/>
              </w:rPr>
            </w:pPr>
          </w:p>
        </w:tc>
        <w:tc>
          <w:tcPr>
            <w:tcW w:w="140" w:type="dxa"/>
            <w:vAlign w:val="bottom"/>
          </w:tcPr>
          <w:p w:rsidR="00A33515" w:rsidDel="002260E7" w:rsidRDefault="00A33515">
            <w:pPr>
              <w:rPr>
                <w:del w:id="15239" w:author="Admin" w:date="2019-02-19T02:10:00Z"/>
                <w:sz w:val="21"/>
                <w:szCs w:val="21"/>
              </w:rPr>
            </w:pPr>
          </w:p>
        </w:tc>
      </w:tr>
    </w:tbl>
    <w:p w:rsidR="00A33515" w:rsidDel="002260E7" w:rsidRDefault="00A33515">
      <w:pPr>
        <w:spacing w:line="200" w:lineRule="exact"/>
        <w:rPr>
          <w:del w:id="15240" w:author="Admin" w:date="2019-02-19T02:10:00Z"/>
          <w:sz w:val="20"/>
          <w:szCs w:val="20"/>
        </w:rPr>
      </w:pPr>
    </w:p>
    <w:p w:rsidR="00A33515" w:rsidDel="002260E7" w:rsidRDefault="00A33515">
      <w:pPr>
        <w:rPr>
          <w:del w:id="15241" w:author="Admin" w:date="2019-02-19T02:10:00Z"/>
        </w:rPr>
        <w:sectPr w:rsidR="00A33515" w:rsidDel="002260E7">
          <w:pgSz w:w="8220" w:h="12472"/>
          <w:pgMar w:top="639" w:right="720" w:bottom="0" w:left="1028" w:header="0" w:footer="0" w:gutter="0"/>
          <w:cols w:space="720" w:equalWidth="0">
            <w:col w:w="6472"/>
          </w:cols>
        </w:sectPr>
      </w:pPr>
    </w:p>
    <w:p w:rsidR="00A33515" w:rsidDel="002260E7" w:rsidRDefault="00A33515">
      <w:pPr>
        <w:spacing w:line="277" w:lineRule="exact"/>
        <w:rPr>
          <w:del w:id="15242" w:author="Admin" w:date="2019-02-19T02:10:00Z"/>
          <w:sz w:val="20"/>
          <w:szCs w:val="20"/>
        </w:rPr>
      </w:pPr>
    </w:p>
    <w:p w:rsidR="00A33515" w:rsidDel="002260E7" w:rsidRDefault="001A4D22">
      <w:pPr>
        <w:ind w:left="2672"/>
        <w:rPr>
          <w:del w:id="15243" w:author="Admin" w:date="2019-02-19T02:10:00Z"/>
          <w:sz w:val="20"/>
          <w:szCs w:val="20"/>
        </w:rPr>
      </w:pPr>
      <w:del w:id="15244"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351</w:delText>
        </w:r>
        <w:r w:rsidDel="002260E7">
          <w:rPr>
            <w:rFonts w:ascii="Arial" w:eastAsia="Arial" w:hAnsi="Arial" w:cs="Arial"/>
            <w:sz w:val="20"/>
            <w:szCs w:val="20"/>
          </w:rPr>
          <w:delText xml:space="preserve"> −</w:delText>
        </w:r>
      </w:del>
    </w:p>
    <w:p w:rsidR="00A33515" w:rsidDel="002260E7" w:rsidRDefault="00A33515">
      <w:pPr>
        <w:rPr>
          <w:del w:id="15245" w:author="Admin" w:date="2019-02-19T02:10:00Z"/>
        </w:rPr>
        <w:sectPr w:rsidR="00A33515" w:rsidDel="002260E7">
          <w:type w:val="continuous"/>
          <w:pgSz w:w="8220" w:h="12472"/>
          <w:pgMar w:top="639" w:right="720" w:bottom="0" w:left="1028" w:header="0" w:footer="0" w:gutter="0"/>
          <w:cols w:space="720" w:equalWidth="0">
            <w:col w:w="6472"/>
          </w:cols>
        </w:sectPr>
      </w:pPr>
    </w:p>
    <w:p w:rsidR="00A33515" w:rsidDel="002260E7" w:rsidRDefault="001A4D22">
      <w:pPr>
        <w:jc w:val="center"/>
        <w:rPr>
          <w:del w:id="15246" w:author="Admin" w:date="2019-02-19T02:10:00Z"/>
          <w:sz w:val="20"/>
          <w:szCs w:val="20"/>
        </w:rPr>
      </w:pPr>
      <w:bookmarkStart w:id="15247" w:name="page362"/>
      <w:bookmarkEnd w:id="15247"/>
      <w:del w:id="15248" w:author="Admin" w:date="2019-02-19T02:10:00Z">
        <w:r w:rsidDel="002260E7">
          <w:rPr>
            <w:rFonts w:ascii="Arial" w:eastAsia="Arial" w:hAnsi="Arial" w:cs="Arial"/>
            <w:sz w:val="18"/>
            <w:szCs w:val="18"/>
          </w:rPr>
          <w:lastRenderedPageBreak/>
          <w:delText>Исследовательские проекты для школьников</w:delText>
        </w:r>
      </w:del>
    </w:p>
    <w:p w:rsidR="00A33515" w:rsidDel="002260E7" w:rsidRDefault="00A33515">
      <w:pPr>
        <w:spacing w:line="184" w:lineRule="exact"/>
        <w:rPr>
          <w:del w:id="15249" w:author="Admin" w:date="2019-02-19T02:10:00Z"/>
          <w:sz w:val="20"/>
          <w:szCs w:val="20"/>
        </w:rPr>
      </w:pPr>
    </w:p>
    <w:p w:rsidR="00A33515" w:rsidDel="002260E7" w:rsidRDefault="001A4D22">
      <w:pPr>
        <w:spacing w:line="332" w:lineRule="auto"/>
        <w:ind w:left="500"/>
        <w:rPr>
          <w:del w:id="15250" w:author="Admin" w:date="2019-02-19T02:10:00Z"/>
          <w:sz w:val="20"/>
          <w:szCs w:val="20"/>
        </w:rPr>
      </w:pPr>
      <w:del w:id="15251" w:author="Admin" w:date="2019-02-19T02:10:00Z">
        <w:r w:rsidDel="002260E7">
          <w:rPr>
            <w:rFonts w:ascii="Arial" w:eastAsia="Arial" w:hAnsi="Arial" w:cs="Arial"/>
            <w:sz w:val="19"/>
            <w:szCs w:val="19"/>
          </w:rPr>
          <w:delText>Как видите, четвёртая строка состоит из нулей. Напишите такую же табличку для последовательности каких–нибудь фигурных чисел.</w:delText>
        </w:r>
      </w:del>
    </w:p>
    <w:p w:rsidR="00A33515" w:rsidDel="002260E7" w:rsidRDefault="001A4D22">
      <w:pPr>
        <w:spacing w:line="20" w:lineRule="exact"/>
        <w:rPr>
          <w:del w:id="15252" w:author="Admin" w:date="2019-02-19T02:10:00Z"/>
          <w:sz w:val="20"/>
          <w:szCs w:val="20"/>
        </w:rPr>
      </w:pPr>
      <w:del w:id="15253" w:author="Admin" w:date="2019-02-19T02:10:00Z">
        <w:r w:rsidDel="002260E7">
          <w:rPr>
            <w:noProof/>
            <w:sz w:val="20"/>
            <w:szCs w:val="20"/>
          </w:rPr>
          <mc:AlternateContent>
            <mc:Choice Requires="wps">
              <w:drawing>
                <wp:anchor distT="0" distB="0" distL="114300" distR="114300" simplePos="0" relativeHeight="251944960" behindDoc="1" locked="0" layoutInCell="0" allowOverlap="1" wp14:anchorId="39932FB5" wp14:editId="5E99F344">
                  <wp:simplePos x="0" y="0"/>
                  <wp:positionH relativeFrom="column">
                    <wp:posOffset>470535</wp:posOffset>
                  </wp:positionH>
                  <wp:positionV relativeFrom="paragraph">
                    <wp:posOffset>30480</wp:posOffset>
                  </wp:positionV>
                  <wp:extent cx="3680460" cy="0"/>
                  <wp:effectExtent l="0" t="0" r="0" b="0"/>
                  <wp:wrapNone/>
                  <wp:docPr id="585" name="Shap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804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85" o:spid="_x0000_s1026" style="position:absolute;z-index:-251371520;visibility:visible;mso-wrap-style:square;mso-wrap-distance-left:9pt;mso-wrap-distance-top:0;mso-wrap-distance-right:9pt;mso-wrap-distance-bottom:0;mso-position-horizontal:absolute;mso-position-horizontal-relative:text;mso-position-vertical:absolute;mso-position-vertical-relative:text" from="37.05pt,2.4pt" to="326.8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" o:allowincell="f" filled="t" strokeweight=".14039mm">
                  <v:stroke joinstyle="miter"/>
                  <o:lock v:ext="edit" shapetype="f"/>
                </v:line>
              </w:pict>
            </mc:Fallback>
          </mc:AlternateContent>
        </w:r>
      </w:del>
    </w:p>
    <w:p w:rsidR="00A33515" w:rsidDel="002260E7" w:rsidRDefault="00A33515">
      <w:pPr>
        <w:spacing w:line="26" w:lineRule="exact"/>
        <w:rPr>
          <w:del w:id="15254" w:author="Admin" w:date="2019-02-19T02:10:00Z"/>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1480"/>
        <w:gridCol w:w="380"/>
        <w:gridCol w:w="360"/>
        <w:gridCol w:w="760"/>
        <w:gridCol w:w="380"/>
        <w:gridCol w:w="760"/>
        <w:gridCol w:w="360"/>
        <w:gridCol w:w="440"/>
        <w:gridCol w:w="440"/>
        <w:gridCol w:w="440"/>
      </w:tblGrid>
      <w:tr w:rsidR="00A33515" w:rsidDel="002260E7">
        <w:trPr>
          <w:trHeight w:val="245"/>
          <w:del w:id="15255" w:author="Admin" w:date="2019-02-19T02:10:00Z"/>
        </w:trPr>
        <w:tc>
          <w:tcPr>
            <w:tcW w:w="1480" w:type="dxa"/>
            <w:vAlign w:val="bottom"/>
          </w:tcPr>
          <w:p w:rsidR="00A33515" w:rsidDel="002260E7" w:rsidRDefault="001A4D22">
            <w:pPr>
              <w:ind w:left="120"/>
              <w:rPr>
                <w:del w:id="15256" w:author="Admin" w:date="2019-02-19T02:10:00Z"/>
                <w:sz w:val="20"/>
                <w:szCs w:val="20"/>
              </w:rPr>
            </w:pPr>
            <w:del w:id="15257" w:author="Admin" w:date="2019-02-19T02:10:00Z">
              <w:r w:rsidDel="002260E7">
                <w:rPr>
                  <w:rFonts w:ascii="Arial" w:eastAsia="Arial" w:hAnsi="Arial" w:cs="Arial"/>
                  <w:sz w:val="10"/>
                  <w:szCs w:val="10"/>
                </w:rPr>
                <w:delText>последовательность</w:delText>
              </w:r>
            </w:del>
          </w:p>
        </w:tc>
        <w:tc>
          <w:tcPr>
            <w:tcW w:w="380" w:type="dxa"/>
            <w:vAlign w:val="bottom"/>
          </w:tcPr>
          <w:p w:rsidR="00A33515" w:rsidDel="002260E7" w:rsidRDefault="001A4D22">
            <w:pPr>
              <w:ind w:left="120"/>
              <w:rPr>
                <w:del w:id="15258" w:author="Admin" w:date="2019-02-19T02:10:00Z"/>
                <w:sz w:val="20"/>
                <w:szCs w:val="20"/>
              </w:rPr>
            </w:pPr>
            <w:del w:id="15259" w:author="Admin" w:date="2019-02-19T02:10:00Z">
              <w:r w:rsidDel="002260E7">
                <w:rPr>
                  <w:rFonts w:ascii="Arial" w:eastAsia="Arial" w:hAnsi="Arial" w:cs="Arial"/>
                  <w:i/>
                  <w:iCs/>
                  <w:sz w:val="14"/>
                  <w:szCs w:val="14"/>
                </w:rPr>
                <w:delText>a</w:delText>
              </w:r>
              <w:r w:rsidDel="002260E7">
                <w:rPr>
                  <w:rFonts w:ascii="Arial" w:eastAsia="Arial" w:hAnsi="Arial" w:cs="Arial"/>
                  <w:sz w:val="19"/>
                  <w:szCs w:val="19"/>
                  <w:vertAlign w:val="subscript"/>
                </w:rPr>
                <w:delText>0</w:delText>
              </w:r>
            </w:del>
          </w:p>
        </w:tc>
        <w:tc>
          <w:tcPr>
            <w:tcW w:w="360" w:type="dxa"/>
            <w:vAlign w:val="bottom"/>
          </w:tcPr>
          <w:p w:rsidR="00A33515" w:rsidDel="002260E7" w:rsidRDefault="00A33515">
            <w:pPr>
              <w:rPr>
                <w:del w:id="15260" w:author="Admin" w:date="2019-02-19T02:10:00Z"/>
                <w:sz w:val="21"/>
                <w:szCs w:val="21"/>
              </w:rPr>
            </w:pPr>
          </w:p>
        </w:tc>
        <w:tc>
          <w:tcPr>
            <w:tcW w:w="760" w:type="dxa"/>
            <w:vAlign w:val="bottom"/>
          </w:tcPr>
          <w:p w:rsidR="00A33515" w:rsidDel="002260E7" w:rsidRDefault="001A4D22">
            <w:pPr>
              <w:ind w:left="140"/>
              <w:rPr>
                <w:del w:id="15261" w:author="Admin" w:date="2019-02-19T02:10:00Z"/>
                <w:sz w:val="20"/>
                <w:szCs w:val="20"/>
              </w:rPr>
            </w:pPr>
            <w:del w:id="15262" w:author="Admin" w:date="2019-02-19T02:10:00Z">
              <w:r w:rsidDel="002260E7">
                <w:rPr>
                  <w:rFonts w:ascii="Arial" w:eastAsia="Arial" w:hAnsi="Arial" w:cs="Arial"/>
                  <w:i/>
                  <w:iCs/>
                  <w:sz w:val="14"/>
                  <w:szCs w:val="14"/>
                </w:rPr>
                <w:delText>a</w:delText>
              </w:r>
              <w:r w:rsidDel="002260E7">
                <w:rPr>
                  <w:rFonts w:ascii="Arial" w:eastAsia="Arial" w:hAnsi="Arial" w:cs="Arial"/>
                  <w:sz w:val="19"/>
                  <w:szCs w:val="19"/>
                  <w:vertAlign w:val="subscript"/>
                </w:rPr>
                <w:delText>1</w:delText>
              </w:r>
            </w:del>
          </w:p>
        </w:tc>
        <w:tc>
          <w:tcPr>
            <w:tcW w:w="380" w:type="dxa"/>
            <w:vAlign w:val="bottom"/>
          </w:tcPr>
          <w:p w:rsidR="00A33515" w:rsidDel="002260E7" w:rsidRDefault="001A4D22">
            <w:pPr>
              <w:ind w:left="120"/>
              <w:rPr>
                <w:del w:id="15263" w:author="Admin" w:date="2019-02-19T02:10:00Z"/>
                <w:sz w:val="20"/>
                <w:szCs w:val="20"/>
              </w:rPr>
            </w:pPr>
            <w:del w:id="15264" w:author="Admin" w:date="2019-02-19T02:10:00Z">
              <w:r w:rsidDel="002260E7">
                <w:rPr>
                  <w:rFonts w:ascii="Arial" w:eastAsia="Arial" w:hAnsi="Arial" w:cs="Arial"/>
                  <w:i/>
                  <w:iCs/>
                  <w:sz w:val="14"/>
                  <w:szCs w:val="14"/>
                </w:rPr>
                <w:delText>a</w:delText>
              </w:r>
              <w:r w:rsidDel="002260E7">
                <w:rPr>
                  <w:rFonts w:ascii="Arial" w:eastAsia="Arial" w:hAnsi="Arial" w:cs="Arial"/>
                  <w:sz w:val="19"/>
                  <w:szCs w:val="19"/>
                  <w:vertAlign w:val="subscript"/>
                </w:rPr>
                <w:delText>2</w:delText>
              </w:r>
            </w:del>
          </w:p>
        </w:tc>
        <w:tc>
          <w:tcPr>
            <w:tcW w:w="760" w:type="dxa"/>
            <w:vAlign w:val="bottom"/>
          </w:tcPr>
          <w:p w:rsidR="00A33515" w:rsidDel="002260E7" w:rsidRDefault="001A4D22">
            <w:pPr>
              <w:ind w:left="500"/>
              <w:rPr>
                <w:del w:id="15265" w:author="Admin" w:date="2019-02-19T02:10:00Z"/>
                <w:sz w:val="20"/>
                <w:szCs w:val="20"/>
              </w:rPr>
            </w:pPr>
            <w:del w:id="15266" w:author="Admin" w:date="2019-02-19T02:10:00Z">
              <w:r w:rsidDel="002260E7">
                <w:rPr>
                  <w:rFonts w:ascii="Arial" w:eastAsia="Arial" w:hAnsi="Arial" w:cs="Arial"/>
                  <w:i/>
                  <w:iCs/>
                  <w:sz w:val="14"/>
                  <w:szCs w:val="14"/>
                </w:rPr>
                <w:delText>a</w:delText>
              </w:r>
              <w:r w:rsidDel="002260E7">
                <w:rPr>
                  <w:rFonts w:ascii="Arial" w:eastAsia="Arial" w:hAnsi="Arial" w:cs="Arial"/>
                  <w:sz w:val="19"/>
                  <w:szCs w:val="19"/>
                  <w:vertAlign w:val="subscript"/>
                </w:rPr>
                <w:delText>3</w:delText>
              </w:r>
            </w:del>
          </w:p>
        </w:tc>
        <w:tc>
          <w:tcPr>
            <w:tcW w:w="360" w:type="dxa"/>
            <w:vAlign w:val="bottom"/>
          </w:tcPr>
          <w:p w:rsidR="00A33515" w:rsidDel="002260E7" w:rsidRDefault="00A33515">
            <w:pPr>
              <w:rPr>
                <w:del w:id="15267" w:author="Admin" w:date="2019-02-19T02:10:00Z"/>
                <w:sz w:val="21"/>
                <w:szCs w:val="21"/>
              </w:rPr>
            </w:pPr>
          </w:p>
        </w:tc>
        <w:tc>
          <w:tcPr>
            <w:tcW w:w="440" w:type="dxa"/>
            <w:vAlign w:val="bottom"/>
          </w:tcPr>
          <w:p w:rsidR="00A33515" w:rsidDel="002260E7" w:rsidRDefault="001A4D22">
            <w:pPr>
              <w:ind w:left="140"/>
              <w:rPr>
                <w:del w:id="15268" w:author="Admin" w:date="2019-02-19T02:10:00Z"/>
                <w:sz w:val="20"/>
                <w:szCs w:val="20"/>
              </w:rPr>
            </w:pPr>
            <w:del w:id="15269" w:author="Admin" w:date="2019-02-19T02:10:00Z">
              <w:r w:rsidDel="002260E7">
                <w:rPr>
                  <w:rFonts w:ascii="Arial" w:eastAsia="Arial" w:hAnsi="Arial" w:cs="Arial"/>
                  <w:i/>
                  <w:iCs/>
                  <w:sz w:val="14"/>
                  <w:szCs w:val="14"/>
                </w:rPr>
                <w:delText>a</w:delText>
              </w:r>
              <w:r w:rsidDel="002260E7">
                <w:rPr>
                  <w:rFonts w:ascii="Arial" w:eastAsia="Arial" w:hAnsi="Arial" w:cs="Arial"/>
                  <w:sz w:val="19"/>
                  <w:szCs w:val="19"/>
                  <w:vertAlign w:val="subscript"/>
                </w:rPr>
                <w:delText>4</w:delText>
              </w:r>
            </w:del>
          </w:p>
        </w:tc>
        <w:tc>
          <w:tcPr>
            <w:tcW w:w="440" w:type="dxa"/>
            <w:vAlign w:val="bottom"/>
          </w:tcPr>
          <w:p w:rsidR="00A33515" w:rsidDel="002260E7" w:rsidRDefault="00A33515">
            <w:pPr>
              <w:rPr>
                <w:del w:id="15270" w:author="Admin" w:date="2019-02-19T02:10:00Z"/>
                <w:sz w:val="21"/>
                <w:szCs w:val="21"/>
              </w:rPr>
            </w:pPr>
          </w:p>
        </w:tc>
        <w:tc>
          <w:tcPr>
            <w:tcW w:w="440" w:type="dxa"/>
            <w:vAlign w:val="bottom"/>
          </w:tcPr>
          <w:p w:rsidR="00A33515" w:rsidDel="002260E7" w:rsidRDefault="001A4D22">
            <w:pPr>
              <w:ind w:left="120"/>
              <w:rPr>
                <w:del w:id="15271" w:author="Admin" w:date="2019-02-19T02:10:00Z"/>
                <w:sz w:val="20"/>
                <w:szCs w:val="20"/>
              </w:rPr>
            </w:pPr>
            <w:del w:id="15272" w:author="Admin" w:date="2019-02-19T02:10:00Z">
              <w:r w:rsidDel="002260E7">
                <w:rPr>
                  <w:rFonts w:ascii="Arial" w:eastAsia="Arial" w:hAnsi="Arial" w:cs="Arial"/>
                  <w:i/>
                  <w:iCs/>
                  <w:sz w:val="14"/>
                  <w:szCs w:val="14"/>
                </w:rPr>
                <w:delText>a</w:delText>
              </w:r>
              <w:r w:rsidDel="002260E7">
                <w:rPr>
                  <w:rFonts w:ascii="Arial" w:eastAsia="Arial" w:hAnsi="Arial" w:cs="Arial"/>
                  <w:sz w:val="19"/>
                  <w:szCs w:val="19"/>
                  <w:vertAlign w:val="subscript"/>
                </w:rPr>
                <w:delText>5</w:delText>
              </w:r>
            </w:del>
          </w:p>
        </w:tc>
      </w:tr>
      <w:tr w:rsidR="00A33515" w:rsidDel="002260E7">
        <w:trPr>
          <w:trHeight w:val="286"/>
          <w:del w:id="15273" w:author="Admin" w:date="2019-02-19T02:10:00Z"/>
        </w:trPr>
        <w:tc>
          <w:tcPr>
            <w:tcW w:w="1480" w:type="dxa"/>
            <w:vAlign w:val="bottom"/>
          </w:tcPr>
          <w:p w:rsidR="00A33515" w:rsidDel="002260E7" w:rsidRDefault="001A4D22">
            <w:pPr>
              <w:ind w:left="120"/>
              <w:rPr>
                <w:del w:id="15274" w:author="Admin" w:date="2019-02-19T02:10:00Z"/>
                <w:sz w:val="20"/>
                <w:szCs w:val="20"/>
              </w:rPr>
            </w:pPr>
            <w:del w:id="15275" w:author="Admin" w:date="2019-02-19T02:10:00Z">
              <w:r w:rsidDel="002260E7">
                <w:rPr>
                  <w:rFonts w:ascii="Arial" w:eastAsia="Arial" w:hAnsi="Arial" w:cs="Arial"/>
                  <w:sz w:val="10"/>
                  <w:szCs w:val="10"/>
                </w:rPr>
                <w:delText>разности</w:delText>
              </w:r>
            </w:del>
          </w:p>
        </w:tc>
        <w:tc>
          <w:tcPr>
            <w:tcW w:w="380" w:type="dxa"/>
            <w:vAlign w:val="bottom"/>
          </w:tcPr>
          <w:p w:rsidR="00A33515" w:rsidDel="002260E7" w:rsidRDefault="00A33515">
            <w:pPr>
              <w:rPr>
                <w:del w:id="15276" w:author="Admin" w:date="2019-02-19T02:10:00Z"/>
                <w:sz w:val="24"/>
                <w:szCs w:val="24"/>
              </w:rPr>
            </w:pPr>
          </w:p>
        </w:tc>
        <w:tc>
          <w:tcPr>
            <w:tcW w:w="360" w:type="dxa"/>
            <w:vAlign w:val="bottom"/>
          </w:tcPr>
          <w:p w:rsidR="00A33515" w:rsidDel="002260E7" w:rsidRDefault="001A4D22">
            <w:pPr>
              <w:spacing w:line="286" w:lineRule="exact"/>
              <w:ind w:left="120"/>
              <w:rPr>
                <w:del w:id="15277" w:author="Admin" w:date="2019-02-19T02:10:00Z"/>
                <w:sz w:val="20"/>
                <w:szCs w:val="20"/>
              </w:rPr>
            </w:pPr>
            <w:del w:id="15278" w:author="Admin" w:date="2019-02-19T02:10:00Z">
              <w:r w:rsidDel="002260E7">
                <w:rPr>
                  <w:rFonts w:ascii="Arial" w:eastAsia="Arial" w:hAnsi="Arial" w:cs="Arial"/>
                  <w:i/>
                  <w:iCs/>
                  <w:sz w:val="27"/>
                  <w:szCs w:val="27"/>
                  <w:vertAlign w:val="superscript"/>
                </w:rPr>
                <w:delText>b</w:delText>
              </w:r>
              <w:r w:rsidDel="002260E7">
                <w:rPr>
                  <w:rFonts w:ascii="Arial" w:eastAsia="Arial" w:hAnsi="Arial" w:cs="Arial"/>
                  <w:sz w:val="10"/>
                  <w:szCs w:val="10"/>
                </w:rPr>
                <w:delText>0</w:delText>
              </w:r>
            </w:del>
          </w:p>
        </w:tc>
        <w:tc>
          <w:tcPr>
            <w:tcW w:w="760" w:type="dxa"/>
            <w:vAlign w:val="bottom"/>
          </w:tcPr>
          <w:p w:rsidR="00A33515" w:rsidDel="002260E7" w:rsidRDefault="001A4D22">
            <w:pPr>
              <w:spacing w:line="286" w:lineRule="exact"/>
              <w:ind w:left="520"/>
              <w:rPr>
                <w:del w:id="15279" w:author="Admin" w:date="2019-02-19T02:10:00Z"/>
                <w:sz w:val="20"/>
                <w:szCs w:val="20"/>
              </w:rPr>
            </w:pPr>
            <w:del w:id="15280" w:author="Admin" w:date="2019-02-19T02:10:00Z">
              <w:r w:rsidDel="002260E7">
                <w:rPr>
                  <w:rFonts w:ascii="Arial" w:eastAsia="Arial" w:hAnsi="Arial" w:cs="Arial"/>
                  <w:i/>
                  <w:iCs/>
                  <w:sz w:val="27"/>
                  <w:szCs w:val="27"/>
                  <w:vertAlign w:val="superscript"/>
                </w:rPr>
                <w:delText>b</w:delText>
              </w:r>
              <w:r w:rsidDel="002260E7">
                <w:rPr>
                  <w:rFonts w:ascii="Arial" w:eastAsia="Arial" w:hAnsi="Arial" w:cs="Arial"/>
                  <w:sz w:val="10"/>
                  <w:szCs w:val="10"/>
                </w:rPr>
                <w:delText>1</w:delText>
              </w:r>
            </w:del>
          </w:p>
        </w:tc>
        <w:tc>
          <w:tcPr>
            <w:tcW w:w="380" w:type="dxa"/>
            <w:vAlign w:val="bottom"/>
          </w:tcPr>
          <w:p w:rsidR="00A33515" w:rsidDel="002260E7" w:rsidRDefault="00A33515">
            <w:pPr>
              <w:rPr>
                <w:del w:id="15281" w:author="Admin" w:date="2019-02-19T02:10:00Z"/>
                <w:sz w:val="24"/>
                <w:szCs w:val="24"/>
              </w:rPr>
            </w:pPr>
          </w:p>
        </w:tc>
        <w:tc>
          <w:tcPr>
            <w:tcW w:w="760" w:type="dxa"/>
            <w:vAlign w:val="bottom"/>
          </w:tcPr>
          <w:p w:rsidR="00A33515" w:rsidDel="002260E7" w:rsidRDefault="001A4D22">
            <w:pPr>
              <w:spacing w:line="286" w:lineRule="exact"/>
              <w:ind w:left="120"/>
              <w:rPr>
                <w:del w:id="15282" w:author="Admin" w:date="2019-02-19T02:10:00Z"/>
                <w:sz w:val="20"/>
                <w:szCs w:val="20"/>
              </w:rPr>
            </w:pPr>
            <w:del w:id="15283" w:author="Admin" w:date="2019-02-19T02:10:00Z">
              <w:r w:rsidDel="002260E7">
                <w:rPr>
                  <w:rFonts w:ascii="Arial" w:eastAsia="Arial" w:hAnsi="Arial" w:cs="Arial"/>
                  <w:i/>
                  <w:iCs/>
                  <w:sz w:val="27"/>
                  <w:szCs w:val="27"/>
                  <w:vertAlign w:val="superscript"/>
                </w:rPr>
                <w:delText>b</w:delText>
              </w:r>
              <w:r w:rsidDel="002260E7">
                <w:rPr>
                  <w:rFonts w:ascii="Arial" w:eastAsia="Arial" w:hAnsi="Arial" w:cs="Arial"/>
                  <w:sz w:val="10"/>
                  <w:szCs w:val="10"/>
                </w:rPr>
                <w:delText>2</w:delText>
              </w:r>
            </w:del>
          </w:p>
        </w:tc>
        <w:tc>
          <w:tcPr>
            <w:tcW w:w="360" w:type="dxa"/>
            <w:vAlign w:val="bottom"/>
          </w:tcPr>
          <w:p w:rsidR="00A33515" w:rsidDel="002260E7" w:rsidRDefault="001A4D22">
            <w:pPr>
              <w:ind w:left="120"/>
              <w:rPr>
                <w:del w:id="15284" w:author="Admin" w:date="2019-02-19T02:10:00Z"/>
                <w:sz w:val="20"/>
                <w:szCs w:val="20"/>
              </w:rPr>
            </w:pPr>
            <w:del w:id="15285" w:author="Admin" w:date="2019-02-19T02:10:00Z">
              <w:r w:rsidDel="002260E7">
                <w:rPr>
                  <w:rFonts w:ascii="Arial" w:eastAsia="Arial" w:hAnsi="Arial" w:cs="Arial"/>
                  <w:i/>
                  <w:iCs/>
                  <w:sz w:val="14"/>
                  <w:szCs w:val="14"/>
                </w:rPr>
                <w:delText>b</w:delText>
              </w:r>
              <w:r w:rsidDel="002260E7">
                <w:rPr>
                  <w:rFonts w:ascii="Arial" w:eastAsia="Arial" w:hAnsi="Arial" w:cs="Arial"/>
                  <w:sz w:val="19"/>
                  <w:szCs w:val="19"/>
                  <w:vertAlign w:val="subscript"/>
                </w:rPr>
                <w:delText>3</w:delText>
              </w:r>
            </w:del>
          </w:p>
        </w:tc>
        <w:tc>
          <w:tcPr>
            <w:tcW w:w="440" w:type="dxa"/>
            <w:vAlign w:val="bottom"/>
          </w:tcPr>
          <w:p w:rsidR="00A33515" w:rsidDel="002260E7" w:rsidRDefault="00A33515">
            <w:pPr>
              <w:rPr>
                <w:del w:id="15286" w:author="Admin" w:date="2019-02-19T02:10:00Z"/>
                <w:sz w:val="24"/>
                <w:szCs w:val="24"/>
              </w:rPr>
            </w:pPr>
          </w:p>
        </w:tc>
        <w:tc>
          <w:tcPr>
            <w:tcW w:w="440" w:type="dxa"/>
            <w:vAlign w:val="bottom"/>
          </w:tcPr>
          <w:p w:rsidR="00A33515" w:rsidDel="002260E7" w:rsidRDefault="001A4D22">
            <w:pPr>
              <w:spacing w:line="286" w:lineRule="exact"/>
              <w:ind w:left="120"/>
              <w:rPr>
                <w:del w:id="15287" w:author="Admin" w:date="2019-02-19T02:10:00Z"/>
                <w:sz w:val="20"/>
                <w:szCs w:val="20"/>
              </w:rPr>
            </w:pPr>
            <w:del w:id="15288" w:author="Admin" w:date="2019-02-19T02:10:00Z">
              <w:r w:rsidDel="002260E7">
                <w:rPr>
                  <w:rFonts w:ascii="Arial" w:eastAsia="Arial" w:hAnsi="Arial" w:cs="Arial"/>
                  <w:i/>
                  <w:iCs/>
                  <w:sz w:val="27"/>
                  <w:szCs w:val="27"/>
                  <w:vertAlign w:val="superscript"/>
                </w:rPr>
                <w:delText>b</w:delText>
              </w:r>
              <w:r w:rsidDel="002260E7">
                <w:rPr>
                  <w:rFonts w:ascii="Arial" w:eastAsia="Arial" w:hAnsi="Arial" w:cs="Arial"/>
                  <w:sz w:val="10"/>
                  <w:szCs w:val="10"/>
                </w:rPr>
                <w:delText>4</w:delText>
              </w:r>
            </w:del>
          </w:p>
        </w:tc>
        <w:tc>
          <w:tcPr>
            <w:tcW w:w="440" w:type="dxa"/>
            <w:vAlign w:val="bottom"/>
          </w:tcPr>
          <w:p w:rsidR="00A33515" w:rsidDel="002260E7" w:rsidRDefault="001A4D22">
            <w:pPr>
              <w:ind w:left="120"/>
              <w:rPr>
                <w:del w:id="15289" w:author="Admin" w:date="2019-02-19T02:10:00Z"/>
                <w:sz w:val="20"/>
                <w:szCs w:val="20"/>
              </w:rPr>
            </w:pPr>
            <w:del w:id="15290" w:author="Admin" w:date="2019-02-19T02:10:00Z">
              <w:r w:rsidDel="002260E7">
                <w:rPr>
                  <w:rFonts w:eastAsia="Times New Roman"/>
                  <w:i/>
                  <w:iCs/>
                  <w:sz w:val="14"/>
                  <w:szCs w:val="14"/>
                </w:rPr>
                <w:delText>: : :</w:delText>
              </w:r>
            </w:del>
          </w:p>
        </w:tc>
      </w:tr>
      <w:tr w:rsidR="00A33515" w:rsidDel="002260E7">
        <w:trPr>
          <w:trHeight w:val="236"/>
          <w:del w:id="15291" w:author="Admin" w:date="2019-02-19T02:10:00Z"/>
        </w:trPr>
        <w:tc>
          <w:tcPr>
            <w:tcW w:w="1480" w:type="dxa"/>
            <w:vAlign w:val="bottom"/>
          </w:tcPr>
          <w:p w:rsidR="00A33515" w:rsidDel="002260E7" w:rsidRDefault="001A4D22">
            <w:pPr>
              <w:ind w:left="120"/>
              <w:rPr>
                <w:del w:id="15292" w:author="Admin" w:date="2019-02-19T02:10:00Z"/>
                <w:sz w:val="20"/>
                <w:szCs w:val="20"/>
              </w:rPr>
            </w:pPr>
            <w:del w:id="15293" w:author="Admin" w:date="2019-02-19T02:10:00Z">
              <w:r w:rsidDel="002260E7">
                <w:rPr>
                  <w:rFonts w:ascii="Arial" w:eastAsia="Arial" w:hAnsi="Arial" w:cs="Arial"/>
                  <w:sz w:val="10"/>
                  <w:szCs w:val="10"/>
                </w:rPr>
                <w:delText>разности разностей</w:delText>
              </w:r>
            </w:del>
          </w:p>
        </w:tc>
        <w:tc>
          <w:tcPr>
            <w:tcW w:w="380" w:type="dxa"/>
            <w:vAlign w:val="bottom"/>
          </w:tcPr>
          <w:p w:rsidR="00A33515" w:rsidDel="002260E7" w:rsidRDefault="00A33515">
            <w:pPr>
              <w:rPr>
                <w:del w:id="15294" w:author="Admin" w:date="2019-02-19T02:10:00Z"/>
                <w:sz w:val="20"/>
                <w:szCs w:val="20"/>
              </w:rPr>
            </w:pPr>
          </w:p>
        </w:tc>
        <w:tc>
          <w:tcPr>
            <w:tcW w:w="360" w:type="dxa"/>
            <w:vAlign w:val="bottom"/>
          </w:tcPr>
          <w:p w:rsidR="00A33515" w:rsidDel="002260E7" w:rsidRDefault="00A33515">
            <w:pPr>
              <w:rPr>
                <w:del w:id="15295" w:author="Admin" w:date="2019-02-19T02:10:00Z"/>
                <w:sz w:val="20"/>
                <w:szCs w:val="20"/>
              </w:rPr>
            </w:pPr>
          </w:p>
        </w:tc>
        <w:tc>
          <w:tcPr>
            <w:tcW w:w="760" w:type="dxa"/>
            <w:vAlign w:val="bottom"/>
          </w:tcPr>
          <w:p w:rsidR="00A33515" w:rsidDel="002260E7" w:rsidRDefault="001A4D22">
            <w:pPr>
              <w:ind w:left="140"/>
              <w:rPr>
                <w:del w:id="15296" w:author="Admin" w:date="2019-02-19T02:10:00Z"/>
                <w:sz w:val="20"/>
                <w:szCs w:val="20"/>
              </w:rPr>
            </w:pPr>
            <w:del w:id="15297" w:author="Admin" w:date="2019-02-19T02:10:00Z">
              <w:r w:rsidDel="002260E7">
                <w:rPr>
                  <w:rFonts w:ascii="Arial" w:eastAsia="Arial" w:hAnsi="Arial" w:cs="Arial"/>
                  <w:i/>
                  <w:iCs/>
                  <w:sz w:val="14"/>
                  <w:szCs w:val="14"/>
                </w:rPr>
                <w:delText>c</w:delText>
              </w:r>
              <w:r w:rsidDel="002260E7">
                <w:rPr>
                  <w:rFonts w:ascii="Arial" w:eastAsia="Arial" w:hAnsi="Arial" w:cs="Arial"/>
                  <w:sz w:val="19"/>
                  <w:szCs w:val="19"/>
                  <w:vertAlign w:val="subscript"/>
                </w:rPr>
                <w:delText>0</w:delText>
              </w:r>
            </w:del>
          </w:p>
        </w:tc>
        <w:tc>
          <w:tcPr>
            <w:tcW w:w="380" w:type="dxa"/>
            <w:vAlign w:val="bottom"/>
          </w:tcPr>
          <w:p w:rsidR="00A33515" w:rsidDel="002260E7" w:rsidRDefault="001A4D22">
            <w:pPr>
              <w:ind w:left="120"/>
              <w:rPr>
                <w:del w:id="15298" w:author="Admin" w:date="2019-02-19T02:10:00Z"/>
                <w:sz w:val="20"/>
                <w:szCs w:val="20"/>
              </w:rPr>
            </w:pPr>
            <w:del w:id="15299" w:author="Admin" w:date="2019-02-19T02:10:00Z">
              <w:r w:rsidDel="002260E7">
                <w:rPr>
                  <w:rFonts w:ascii="Arial" w:eastAsia="Arial" w:hAnsi="Arial" w:cs="Arial"/>
                  <w:i/>
                  <w:iCs/>
                  <w:sz w:val="14"/>
                  <w:szCs w:val="14"/>
                </w:rPr>
                <w:delText>c</w:delText>
              </w:r>
              <w:r w:rsidDel="002260E7">
                <w:rPr>
                  <w:rFonts w:ascii="Arial" w:eastAsia="Arial" w:hAnsi="Arial" w:cs="Arial"/>
                  <w:sz w:val="19"/>
                  <w:szCs w:val="19"/>
                  <w:vertAlign w:val="subscript"/>
                </w:rPr>
                <w:delText>1</w:delText>
              </w:r>
            </w:del>
          </w:p>
        </w:tc>
        <w:tc>
          <w:tcPr>
            <w:tcW w:w="760" w:type="dxa"/>
            <w:vAlign w:val="bottom"/>
          </w:tcPr>
          <w:p w:rsidR="00A33515" w:rsidDel="002260E7" w:rsidRDefault="001A4D22">
            <w:pPr>
              <w:ind w:left="500"/>
              <w:rPr>
                <w:del w:id="15300" w:author="Admin" w:date="2019-02-19T02:10:00Z"/>
                <w:sz w:val="20"/>
                <w:szCs w:val="20"/>
              </w:rPr>
            </w:pPr>
            <w:del w:id="15301" w:author="Admin" w:date="2019-02-19T02:10:00Z">
              <w:r w:rsidDel="002260E7">
                <w:rPr>
                  <w:rFonts w:ascii="Arial" w:eastAsia="Arial" w:hAnsi="Arial" w:cs="Arial"/>
                  <w:i/>
                  <w:iCs/>
                  <w:sz w:val="14"/>
                  <w:szCs w:val="14"/>
                </w:rPr>
                <w:delText>c</w:delText>
              </w:r>
              <w:r w:rsidDel="002260E7">
                <w:rPr>
                  <w:rFonts w:ascii="Arial" w:eastAsia="Arial" w:hAnsi="Arial" w:cs="Arial"/>
                  <w:sz w:val="19"/>
                  <w:szCs w:val="19"/>
                  <w:vertAlign w:val="subscript"/>
                </w:rPr>
                <w:delText>2</w:delText>
              </w:r>
            </w:del>
          </w:p>
        </w:tc>
        <w:tc>
          <w:tcPr>
            <w:tcW w:w="360" w:type="dxa"/>
            <w:vAlign w:val="bottom"/>
          </w:tcPr>
          <w:p w:rsidR="00A33515" w:rsidDel="002260E7" w:rsidRDefault="00A33515">
            <w:pPr>
              <w:rPr>
                <w:del w:id="15302" w:author="Admin" w:date="2019-02-19T02:10:00Z"/>
                <w:sz w:val="20"/>
                <w:szCs w:val="20"/>
              </w:rPr>
            </w:pPr>
          </w:p>
        </w:tc>
        <w:tc>
          <w:tcPr>
            <w:tcW w:w="440" w:type="dxa"/>
            <w:vAlign w:val="bottom"/>
          </w:tcPr>
          <w:p w:rsidR="00A33515" w:rsidDel="002260E7" w:rsidRDefault="001A4D22">
            <w:pPr>
              <w:ind w:left="140"/>
              <w:rPr>
                <w:del w:id="15303" w:author="Admin" w:date="2019-02-19T02:10:00Z"/>
                <w:sz w:val="20"/>
                <w:szCs w:val="20"/>
              </w:rPr>
            </w:pPr>
            <w:del w:id="15304" w:author="Admin" w:date="2019-02-19T02:10:00Z">
              <w:r w:rsidDel="002260E7">
                <w:rPr>
                  <w:rFonts w:ascii="Arial" w:eastAsia="Arial" w:hAnsi="Arial" w:cs="Arial"/>
                  <w:i/>
                  <w:iCs/>
                  <w:sz w:val="14"/>
                  <w:szCs w:val="14"/>
                </w:rPr>
                <w:delText>c</w:delText>
              </w:r>
              <w:r w:rsidDel="002260E7">
                <w:rPr>
                  <w:rFonts w:ascii="Arial" w:eastAsia="Arial" w:hAnsi="Arial" w:cs="Arial"/>
                  <w:sz w:val="19"/>
                  <w:szCs w:val="19"/>
                  <w:vertAlign w:val="subscript"/>
                </w:rPr>
                <w:delText>3</w:delText>
              </w:r>
            </w:del>
          </w:p>
        </w:tc>
        <w:tc>
          <w:tcPr>
            <w:tcW w:w="440" w:type="dxa"/>
            <w:vAlign w:val="bottom"/>
          </w:tcPr>
          <w:p w:rsidR="00A33515" w:rsidDel="002260E7" w:rsidRDefault="001A4D22">
            <w:pPr>
              <w:ind w:left="120"/>
              <w:rPr>
                <w:del w:id="15305" w:author="Admin" w:date="2019-02-19T02:10:00Z"/>
                <w:sz w:val="20"/>
                <w:szCs w:val="20"/>
              </w:rPr>
            </w:pPr>
            <w:del w:id="15306" w:author="Admin" w:date="2019-02-19T02:10:00Z">
              <w:r w:rsidDel="002260E7">
                <w:rPr>
                  <w:rFonts w:eastAsia="Times New Roman"/>
                  <w:i/>
                  <w:iCs/>
                  <w:sz w:val="14"/>
                  <w:szCs w:val="14"/>
                </w:rPr>
                <w:delText>: : :</w:delText>
              </w:r>
            </w:del>
          </w:p>
        </w:tc>
        <w:tc>
          <w:tcPr>
            <w:tcW w:w="440" w:type="dxa"/>
            <w:vAlign w:val="bottom"/>
          </w:tcPr>
          <w:p w:rsidR="00A33515" w:rsidDel="002260E7" w:rsidRDefault="00A33515">
            <w:pPr>
              <w:rPr>
                <w:del w:id="15307" w:author="Admin" w:date="2019-02-19T02:10:00Z"/>
                <w:sz w:val="20"/>
                <w:szCs w:val="20"/>
              </w:rPr>
            </w:pPr>
          </w:p>
        </w:tc>
      </w:tr>
      <w:tr w:rsidR="00A33515" w:rsidDel="002260E7">
        <w:trPr>
          <w:trHeight w:val="184"/>
          <w:del w:id="15308" w:author="Admin" w:date="2019-02-19T02:10:00Z"/>
        </w:trPr>
        <w:tc>
          <w:tcPr>
            <w:tcW w:w="1480" w:type="dxa"/>
            <w:tcBorders>
              <w:bottom w:val="single" w:sz="8" w:space="0" w:color="auto"/>
            </w:tcBorders>
            <w:vAlign w:val="bottom"/>
          </w:tcPr>
          <w:p w:rsidR="00A33515" w:rsidDel="002260E7" w:rsidRDefault="001A4D22">
            <w:pPr>
              <w:ind w:left="120"/>
              <w:rPr>
                <w:del w:id="15309" w:author="Admin" w:date="2019-02-19T02:10:00Z"/>
                <w:sz w:val="20"/>
                <w:szCs w:val="20"/>
              </w:rPr>
            </w:pPr>
            <w:del w:id="15310" w:author="Admin" w:date="2019-02-19T02:10:00Z">
              <w:r w:rsidDel="002260E7">
                <w:rPr>
                  <w:rFonts w:ascii="Arial" w:eastAsia="Arial" w:hAnsi="Arial" w:cs="Arial"/>
                  <w:sz w:val="10"/>
                  <w:szCs w:val="10"/>
                </w:rPr>
                <w:delText>разн. разностей разностей</w:delText>
              </w:r>
            </w:del>
          </w:p>
        </w:tc>
        <w:tc>
          <w:tcPr>
            <w:tcW w:w="380" w:type="dxa"/>
            <w:tcBorders>
              <w:bottom w:val="single" w:sz="8" w:space="0" w:color="auto"/>
            </w:tcBorders>
            <w:vAlign w:val="bottom"/>
          </w:tcPr>
          <w:p w:rsidR="00A33515" w:rsidDel="002260E7" w:rsidRDefault="00A33515">
            <w:pPr>
              <w:rPr>
                <w:del w:id="15311" w:author="Admin" w:date="2019-02-19T02:10:00Z"/>
                <w:sz w:val="16"/>
                <w:szCs w:val="16"/>
              </w:rPr>
            </w:pPr>
          </w:p>
        </w:tc>
        <w:tc>
          <w:tcPr>
            <w:tcW w:w="360" w:type="dxa"/>
            <w:tcBorders>
              <w:bottom w:val="single" w:sz="8" w:space="0" w:color="auto"/>
            </w:tcBorders>
            <w:vAlign w:val="bottom"/>
          </w:tcPr>
          <w:p w:rsidR="00A33515" w:rsidDel="002260E7" w:rsidRDefault="00A33515">
            <w:pPr>
              <w:rPr>
                <w:del w:id="15312" w:author="Admin" w:date="2019-02-19T02:10:00Z"/>
                <w:sz w:val="16"/>
                <w:szCs w:val="16"/>
              </w:rPr>
            </w:pPr>
          </w:p>
        </w:tc>
        <w:tc>
          <w:tcPr>
            <w:tcW w:w="760" w:type="dxa"/>
            <w:tcBorders>
              <w:bottom w:val="single" w:sz="8" w:space="0" w:color="auto"/>
            </w:tcBorders>
            <w:vAlign w:val="bottom"/>
          </w:tcPr>
          <w:p w:rsidR="00A33515" w:rsidDel="002260E7" w:rsidRDefault="001A4D22">
            <w:pPr>
              <w:ind w:left="520"/>
              <w:rPr>
                <w:del w:id="15313" w:author="Admin" w:date="2019-02-19T02:10:00Z"/>
                <w:sz w:val="20"/>
                <w:szCs w:val="20"/>
              </w:rPr>
            </w:pPr>
            <w:del w:id="15314" w:author="Admin" w:date="2019-02-19T02:10:00Z">
              <w:r w:rsidDel="002260E7">
                <w:rPr>
                  <w:rFonts w:ascii="Arial" w:eastAsia="Arial" w:hAnsi="Arial" w:cs="Arial"/>
                  <w:sz w:val="14"/>
                  <w:szCs w:val="14"/>
                </w:rPr>
                <w:delText>0</w:delText>
              </w:r>
            </w:del>
          </w:p>
        </w:tc>
        <w:tc>
          <w:tcPr>
            <w:tcW w:w="380" w:type="dxa"/>
            <w:tcBorders>
              <w:bottom w:val="single" w:sz="8" w:space="0" w:color="auto"/>
            </w:tcBorders>
            <w:vAlign w:val="bottom"/>
          </w:tcPr>
          <w:p w:rsidR="00A33515" w:rsidDel="002260E7" w:rsidRDefault="00A33515">
            <w:pPr>
              <w:rPr>
                <w:del w:id="15315" w:author="Admin" w:date="2019-02-19T02:10:00Z"/>
                <w:sz w:val="16"/>
                <w:szCs w:val="16"/>
              </w:rPr>
            </w:pPr>
          </w:p>
        </w:tc>
        <w:tc>
          <w:tcPr>
            <w:tcW w:w="760" w:type="dxa"/>
            <w:tcBorders>
              <w:bottom w:val="single" w:sz="8" w:space="0" w:color="auto"/>
            </w:tcBorders>
            <w:vAlign w:val="bottom"/>
          </w:tcPr>
          <w:p w:rsidR="00A33515" w:rsidDel="002260E7" w:rsidRDefault="001A4D22">
            <w:pPr>
              <w:ind w:left="120"/>
              <w:rPr>
                <w:del w:id="15316" w:author="Admin" w:date="2019-02-19T02:10:00Z"/>
                <w:sz w:val="20"/>
                <w:szCs w:val="20"/>
              </w:rPr>
            </w:pPr>
            <w:del w:id="15317" w:author="Admin" w:date="2019-02-19T02:10:00Z">
              <w:r w:rsidDel="002260E7">
                <w:rPr>
                  <w:rFonts w:ascii="Arial" w:eastAsia="Arial" w:hAnsi="Arial" w:cs="Arial"/>
                  <w:sz w:val="14"/>
                  <w:szCs w:val="14"/>
                </w:rPr>
                <w:delText>0</w:delText>
              </w:r>
            </w:del>
          </w:p>
        </w:tc>
        <w:tc>
          <w:tcPr>
            <w:tcW w:w="360" w:type="dxa"/>
            <w:tcBorders>
              <w:bottom w:val="single" w:sz="8" w:space="0" w:color="auto"/>
            </w:tcBorders>
            <w:vAlign w:val="bottom"/>
          </w:tcPr>
          <w:p w:rsidR="00A33515" w:rsidDel="002260E7" w:rsidRDefault="001A4D22">
            <w:pPr>
              <w:ind w:left="120"/>
              <w:rPr>
                <w:del w:id="15318" w:author="Admin" w:date="2019-02-19T02:10:00Z"/>
                <w:sz w:val="20"/>
                <w:szCs w:val="20"/>
              </w:rPr>
            </w:pPr>
            <w:del w:id="15319" w:author="Admin" w:date="2019-02-19T02:10:00Z">
              <w:r w:rsidDel="002260E7">
                <w:rPr>
                  <w:rFonts w:ascii="Arial" w:eastAsia="Arial" w:hAnsi="Arial" w:cs="Arial"/>
                  <w:sz w:val="14"/>
                  <w:szCs w:val="14"/>
                </w:rPr>
                <w:delText>0</w:delText>
              </w:r>
            </w:del>
          </w:p>
        </w:tc>
        <w:tc>
          <w:tcPr>
            <w:tcW w:w="440" w:type="dxa"/>
            <w:tcBorders>
              <w:bottom w:val="single" w:sz="8" w:space="0" w:color="auto"/>
            </w:tcBorders>
            <w:vAlign w:val="bottom"/>
          </w:tcPr>
          <w:p w:rsidR="00A33515" w:rsidDel="002260E7" w:rsidRDefault="001A4D22">
            <w:pPr>
              <w:ind w:left="140"/>
              <w:rPr>
                <w:del w:id="15320" w:author="Admin" w:date="2019-02-19T02:10:00Z"/>
                <w:sz w:val="20"/>
                <w:szCs w:val="20"/>
              </w:rPr>
            </w:pPr>
            <w:del w:id="15321" w:author="Admin" w:date="2019-02-19T02:10:00Z">
              <w:r w:rsidDel="002260E7">
                <w:rPr>
                  <w:rFonts w:eastAsia="Times New Roman"/>
                  <w:i/>
                  <w:iCs/>
                  <w:sz w:val="14"/>
                  <w:szCs w:val="14"/>
                </w:rPr>
                <w:delText>: : :</w:delText>
              </w:r>
            </w:del>
          </w:p>
        </w:tc>
        <w:tc>
          <w:tcPr>
            <w:tcW w:w="440" w:type="dxa"/>
            <w:tcBorders>
              <w:bottom w:val="single" w:sz="8" w:space="0" w:color="auto"/>
            </w:tcBorders>
            <w:vAlign w:val="bottom"/>
          </w:tcPr>
          <w:p w:rsidR="00A33515" w:rsidDel="002260E7" w:rsidRDefault="00A33515">
            <w:pPr>
              <w:rPr>
                <w:del w:id="15322" w:author="Admin" w:date="2019-02-19T02:10:00Z"/>
                <w:sz w:val="16"/>
                <w:szCs w:val="16"/>
              </w:rPr>
            </w:pPr>
          </w:p>
        </w:tc>
        <w:tc>
          <w:tcPr>
            <w:tcW w:w="440" w:type="dxa"/>
            <w:tcBorders>
              <w:bottom w:val="single" w:sz="8" w:space="0" w:color="auto"/>
            </w:tcBorders>
            <w:vAlign w:val="bottom"/>
          </w:tcPr>
          <w:p w:rsidR="00A33515" w:rsidDel="002260E7" w:rsidRDefault="00A33515">
            <w:pPr>
              <w:rPr>
                <w:del w:id="15323" w:author="Admin" w:date="2019-02-19T02:10:00Z"/>
                <w:sz w:val="16"/>
                <w:szCs w:val="16"/>
              </w:rPr>
            </w:pPr>
          </w:p>
        </w:tc>
      </w:tr>
    </w:tbl>
    <w:p w:rsidR="00A33515" w:rsidDel="002260E7" w:rsidRDefault="00A33515">
      <w:pPr>
        <w:spacing w:line="142" w:lineRule="exact"/>
        <w:rPr>
          <w:del w:id="15324" w:author="Admin" w:date="2019-02-19T02:10:00Z"/>
          <w:sz w:val="20"/>
          <w:szCs w:val="20"/>
        </w:rPr>
      </w:pPr>
    </w:p>
    <w:p w:rsidR="00A33515" w:rsidDel="002260E7" w:rsidRDefault="001A4D22">
      <w:pPr>
        <w:ind w:left="500"/>
        <w:rPr>
          <w:del w:id="15325" w:author="Admin" w:date="2019-02-19T02:10:00Z"/>
          <w:sz w:val="20"/>
          <w:szCs w:val="20"/>
        </w:rPr>
      </w:pPr>
      <w:del w:id="15326" w:author="Admin" w:date="2019-02-19T02:10:00Z">
        <w:r w:rsidDel="002260E7">
          <w:rPr>
            <w:rFonts w:ascii="Arial" w:eastAsia="Arial" w:hAnsi="Arial" w:cs="Arial"/>
            <w:sz w:val="19"/>
            <w:szCs w:val="19"/>
          </w:rPr>
          <w:delText xml:space="preserve">Докажите, что если есть произвольная последовательность </w:delText>
        </w:r>
        <w:r w:rsidDel="002260E7">
          <w:rPr>
            <w:rFonts w:ascii="Arial" w:eastAsia="Arial" w:hAnsi="Arial" w:cs="Arial"/>
            <w:i/>
            <w:iCs/>
            <w:sz w:val="19"/>
            <w:szCs w:val="19"/>
          </w:rPr>
          <w:delText>a</w:delText>
        </w:r>
        <w:r w:rsidDel="002260E7">
          <w:rPr>
            <w:rFonts w:ascii="Arial" w:eastAsia="Arial" w:hAnsi="Arial" w:cs="Arial"/>
            <w:i/>
            <w:iCs/>
            <w:sz w:val="26"/>
            <w:szCs w:val="26"/>
            <w:vertAlign w:val="subscript"/>
          </w:rPr>
          <w:delText>n</w:delText>
        </w:r>
        <w:r w:rsidDel="002260E7">
          <w:rPr>
            <w:rFonts w:ascii="Arial" w:eastAsia="Arial" w:hAnsi="Arial" w:cs="Arial"/>
            <w:sz w:val="19"/>
            <w:szCs w:val="19"/>
          </w:rPr>
          <w:delText xml:space="preserve"> обла-</w:delText>
        </w:r>
      </w:del>
    </w:p>
    <w:p w:rsidR="00A33515" w:rsidDel="002260E7" w:rsidRDefault="00A33515">
      <w:pPr>
        <w:spacing w:line="36" w:lineRule="exact"/>
        <w:rPr>
          <w:del w:id="15327" w:author="Admin" w:date="2019-02-19T02:10:00Z"/>
          <w:sz w:val="20"/>
          <w:szCs w:val="20"/>
        </w:rPr>
      </w:pPr>
    </w:p>
    <w:tbl>
      <w:tblPr>
        <w:tblW w:w="0" w:type="auto"/>
        <w:tblInd w:w="500" w:type="dxa"/>
        <w:tblLayout w:type="fixed"/>
        <w:tblCellMar>
          <w:left w:w="0" w:type="dxa"/>
          <w:right w:w="0" w:type="dxa"/>
        </w:tblCellMar>
        <w:tblLook w:val="04A0" w:firstRow="1" w:lastRow="0" w:firstColumn="1" w:lastColumn="0" w:noHBand="0" w:noVBand="1"/>
      </w:tblPr>
      <w:tblGrid>
        <w:gridCol w:w="2560"/>
        <w:gridCol w:w="100"/>
        <w:gridCol w:w="580"/>
        <w:gridCol w:w="160"/>
        <w:gridCol w:w="100"/>
        <w:gridCol w:w="180"/>
        <w:gridCol w:w="520"/>
        <w:gridCol w:w="120"/>
        <w:gridCol w:w="1180"/>
        <w:gridCol w:w="20"/>
      </w:tblGrid>
      <w:tr w:rsidR="00A33515" w:rsidDel="002260E7">
        <w:trPr>
          <w:trHeight w:val="334"/>
          <w:del w:id="15328" w:author="Admin" w:date="2019-02-19T02:10:00Z"/>
        </w:trPr>
        <w:tc>
          <w:tcPr>
            <w:tcW w:w="3400" w:type="dxa"/>
            <w:gridSpan w:val="4"/>
            <w:vAlign w:val="bottom"/>
          </w:tcPr>
          <w:p w:rsidR="00A33515" w:rsidDel="002260E7" w:rsidRDefault="001A4D22">
            <w:pPr>
              <w:jc w:val="right"/>
              <w:rPr>
                <w:del w:id="15329" w:author="Admin" w:date="2019-02-19T02:10:00Z"/>
                <w:sz w:val="20"/>
                <w:szCs w:val="20"/>
              </w:rPr>
            </w:pPr>
            <w:del w:id="15330" w:author="Admin" w:date="2019-02-19T02:10:00Z">
              <w:r w:rsidDel="002260E7">
                <w:rPr>
                  <w:rFonts w:ascii="Arial" w:eastAsia="Arial" w:hAnsi="Arial" w:cs="Arial"/>
                  <w:sz w:val="20"/>
                  <w:szCs w:val="20"/>
                </w:rPr>
                <w:delText xml:space="preserve">дает тем свойством, что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0, где</w:delText>
              </w:r>
            </w:del>
          </w:p>
        </w:tc>
        <w:tc>
          <w:tcPr>
            <w:tcW w:w="100" w:type="dxa"/>
            <w:vAlign w:val="bottom"/>
          </w:tcPr>
          <w:p w:rsidR="00A33515" w:rsidDel="002260E7" w:rsidRDefault="00A33515">
            <w:pPr>
              <w:rPr>
                <w:del w:id="15331" w:author="Admin" w:date="2019-02-19T02:10:00Z"/>
                <w:sz w:val="24"/>
                <w:szCs w:val="24"/>
              </w:rPr>
            </w:pPr>
          </w:p>
        </w:tc>
        <w:tc>
          <w:tcPr>
            <w:tcW w:w="2000" w:type="dxa"/>
            <w:gridSpan w:val="4"/>
            <w:vAlign w:val="bottom"/>
          </w:tcPr>
          <w:p w:rsidR="00A33515" w:rsidDel="002260E7" w:rsidRDefault="001A4D22">
            <w:pPr>
              <w:jc w:val="right"/>
              <w:rPr>
                <w:del w:id="15332" w:author="Admin" w:date="2019-02-19T02:10:00Z"/>
                <w:sz w:val="20"/>
                <w:szCs w:val="20"/>
              </w:rPr>
            </w:pPr>
            <w:del w:id="15333" w:author="Admin" w:date="2019-02-19T02:10:00Z">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b</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и</w:delText>
              </w:r>
              <w:r w:rsidDel="002260E7">
                <w:rPr>
                  <w:rFonts w:ascii="Arial" w:eastAsia="Arial" w:hAnsi="Arial" w:cs="Arial"/>
                  <w:i/>
                  <w:iCs/>
                  <w:sz w:val="20"/>
                  <w:szCs w:val="20"/>
                </w:rPr>
                <w:delText xml:space="preserve">  b</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c</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то</w:delText>
              </w:r>
            </w:del>
          </w:p>
        </w:tc>
        <w:tc>
          <w:tcPr>
            <w:tcW w:w="0" w:type="dxa"/>
            <w:vAlign w:val="bottom"/>
          </w:tcPr>
          <w:p w:rsidR="00A33515" w:rsidDel="002260E7" w:rsidRDefault="00A33515">
            <w:pPr>
              <w:rPr>
                <w:del w:id="15334" w:author="Admin" w:date="2019-02-19T02:10:00Z"/>
                <w:sz w:val="1"/>
                <w:szCs w:val="1"/>
              </w:rPr>
            </w:pPr>
          </w:p>
        </w:tc>
      </w:tr>
      <w:tr w:rsidR="00A33515" w:rsidDel="002260E7">
        <w:trPr>
          <w:trHeight w:val="354"/>
          <w:del w:id="15335" w:author="Admin" w:date="2019-02-19T02:10:00Z"/>
        </w:trPr>
        <w:tc>
          <w:tcPr>
            <w:tcW w:w="2560" w:type="dxa"/>
            <w:vMerge w:val="restart"/>
            <w:vAlign w:val="bottom"/>
          </w:tcPr>
          <w:p w:rsidR="00A33515" w:rsidDel="002260E7" w:rsidRDefault="001A4D22">
            <w:pPr>
              <w:ind w:left="1760"/>
              <w:rPr>
                <w:del w:id="15336" w:author="Admin" w:date="2019-02-19T02:10:00Z"/>
                <w:sz w:val="20"/>
                <w:szCs w:val="20"/>
              </w:rPr>
            </w:pPr>
            <w:del w:id="15337" w:author="Admin" w:date="2019-02-19T02:10:00Z">
              <w:r w:rsidDel="002260E7">
                <w:rPr>
                  <w:rFonts w:ascii="Arial" w:eastAsia="Arial" w:hAnsi="Arial" w:cs="Arial"/>
                  <w:i/>
                  <w:iCs/>
                  <w:sz w:val="20"/>
                  <w:szCs w:val="20"/>
                </w:rPr>
                <w:delText>a</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a</w:delText>
              </w:r>
              <w:r w:rsidDel="002260E7">
                <w:rPr>
                  <w:rFonts w:ascii="Arial" w:eastAsia="Arial" w:hAnsi="Arial" w:cs="Arial"/>
                  <w:sz w:val="27"/>
                  <w:szCs w:val="27"/>
                  <w:vertAlign w:val="subscript"/>
                </w:rPr>
                <w:delText>0</w:delText>
              </w:r>
              <w:r w:rsidDel="002260E7">
                <w:rPr>
                  <w:rFonts w:eastAsia="Times New Roman"/>
                  <w:sz w:val="39"/>
                  <w:szCs w:val="39"/>
                  <w:vertAlign w:val="superscript"/>
                </w:rPr>
                <w:delText>(</w:delText>
              </w:r>
            </w:del>
          </w:p>
        </w:tc>
        <w:tc>
          <w:tcPr>
            <w:tcW w:w="100" w:type="dxa"/>
            <w:vAlign w:val="bottom"/>
          </w:tcPr>
          <w:p w:rsidR="00A33515" w:rsidDel="002260E7" w:rsidRDefault="001A4D22">
            <w:pPr>
              <w:rPr>
                <w:del w:id="15338" w:author="Admin" w:date="2019-02-19T02:10:00Z"/>
                <w:sz w:val="20"/>
                <w:szCs w:val="20"/>
              </w:rPr>
            </w:pPr>
            <w:del w:id="15339" w:author="Admin" w:date="2019-02-19T02:10:00Z">
              <w:r w:rsidDel="002260E7">
                <w:rPr>
                  <w:rFonts w:ascii="Arial" w:eastAsia="Arial" w:hAnsi="Arial" w:cs="Arial"/>
                  <w:i/>
                  <w:iCs/>
                  <w:w w:val="71"/>
                  <w:sz w:val="20"/>
                  <w:szCs w:val="20"/>
                </w:rPr>
                <w:delText>n</w:delText>
              </w:r>
            </w:del>
          </w:p>
        </w:tc>
        <w:tc>
          <w:tcPr>
            <w:tcW w:w="580" w:type="dxa"/>
            <w:vMerge w:val="restart"/>
            <w:vAlign w:val="bottom"/>
          </w:tcPr>
          <w:p w:rsidR="00A33515" w:rsidDel="002260E7" w:rsidRDefault="001A4D22">
            <w:pPr>
              <w:rPr>
                <w:del w:id="15340" w:author="Admin" w:date="2019-02-19T02:10:00Z"/>
                <w:sz w:val="20"/>
                <w:szCs w:val="20"/>
              </w:rPr>
            </w:pPr>
            <w:del w:id="15341" w:author="Admin" w:date="2019-02-19T02:10:00Z">
              <w:r w:rsidDel="002260E7">
                <w:rPr>
                  <w:rFonts w:eastAsia="Times New Roman"/>
                  <w:sz w:val="39"/>
                  <w:szCs w:val="39"/>
                  <w:vertAlign w:val="superscript"/>
                </w:rPr>
                <w:delText>)</w:delText>
              </w:r>
              <w:r w:rsidDel="002260E7">
                <w:rPr>
                  <w:rFonts w:eastAsia="Times New Roman"/>
                  <w:sz w:val="20"/>
                  <w:szCs w:val="20"/>
                </w:rPr>
                <w:delText xml:space="preserve"> + </w:delText>
              </w:r>
              <w:r w:rsidDel="002260E7">
                <w:rPr>
                  <w:rFonts w:ascii="Arial" w:eastAsia="Arial" w:hAnsi="Arial" w:cs="Arial"/>
                  <w:i/>
                  <w:iCs/>
                  <w:sz w:val="20"/>
                  <w:szCs w:val="20"/>
                </w:rPr>
                <w:delText>b</w:delText>
              </w:r>
              <w:r w:rsidDel="002260E7">
                <w:rPr>
                  <w:rFonts w:ascii="Arial" w:eastAsia="Arial" w:hAnsi="Arial" w:cs="Arial"/>
                  <w:sz w:val="27"/>
                  <w:szCs w:val="27"/>
                  <w:vertAlign w:val="subscript"/>
                </w:rPr>
                <w:delText>0</w:delText>
              </w:r>
            </w:del>
          </w:p>
        </w:tc>
        <w:tc>
          <w:tcPr>
            <w:tcW w:w="160" w:type="dxa"/>
            <w:vMerge w:val="restart"/>
            <w:vAlign w:val="bottom"/>
          </w:tcPr>
          <w:p w:rsidR="00A33515" w:rsidDel="002260E7" w:rsidRDefault="001A4D22">
            <w:pPr>
              <w:jc w:val="right"/>
              <w:rPr>
                <w:del w:id="15342" w:author="Admin" w:date="2019-02-19T02:10:00Z"/>
                <w:sz w:val="20"/>
                <w:szCs w:val="20"/>
              </w:rPr>
            </w:pPr>
            <w:del w:id="15343" w:author="Admin" w:date="2019-02-19T02:10:00Z">
              <w:r w:rsidDel="002260E7">
                <w:rPr>
                  <w:rFonts w:eastAsia="Times New Roman"/>
                  <w:sz w:val="20"/>
                  <w:szCs w:val="20"/>
                </w:rPr>
                <w:delText>(</w:delText>
              </w:r>
            </w:del>
          </w:p>
        </w:tc>
        <w:tc>
          <w:tcPr>
            <w:tcW w:w="100" w:type="dxa"/>
            <w:vAlign w:val="bottom"/>
          </w:tcPr>
          <w:p w:rsidR="00A33515" w:rsidDel="002260E7" w:rsidRDefault="001A4D22">
            <w:pPr>
              <w:rPr>
                <w:del w:id="15344" w:author="Admin" w:date="2019-02-19T02:10:00Z"/>
                <w:sz w:val="20"/>
                <w:szCs w:val="20"/>
              </w:rPr>
            </w:pPr>
            <w:del w:id="15345" w:author="Admin" w:date="2019-02-19T02:10:00Z">
              <w:r w:rsidDel="002260E7">
                <w:rPr>
                  <w:rFonts w:ascii="Arial" w:eastAsia="Arial" w:hAnsi="Arial" w:cs="Arial"/>
                  <w:i/>
                  <w:iCs/>
                  <w:w w:val="71"/>
                  <w:sz w:val="20"/>
                  <w:szCs w:val="20"/>
                </w:rPr>
                <w:delText>n</w:delText>
              </w:r>
            </w:del>
          </w:p>
        </w:tc>
        <w:tc>
          <w:tcPr>
            <w:tcW w:w="180" w:type="dxa"/>
            <w:vMerge w:val="restart"/>
            <w:vAlign w:val="bottom"/>
          </w:tcPr>
          <w:p w:rsidR="00A33515" w:rsidDel="002260E7" w:rsidRDefault="001A4D22">
            <w:pPr>
              <w:jc w:val="right"/>
              <w:rPr>
                <w:del w:id="15346" w:author="Admin" w:date="2019-02-19T02:10:00Z"/>
                <w:sz w:val="20"/>
                <w:szCs w:val="20"/>
              </w:rPr>
            </w:pPr>
            <w:del w:id="15347" w:author="Admin" w:date="2019-02-19T02:10:00Z">
              <w:r w:rsidDel="002260E7">
                <w:rPr>
                  <w:rFonts w:eastAsia="Times New Roman"/>
                  <w:sz w:val="20"/>
                  <w:szCs w:val="20"/>
                </w:rPr>
                <w:delText>)</w:delText>
              </w:r>
            </w:del>
          </w:p>
        </w:tc>
        <w:tc>
          <w:tcPr>
            <w:tcW w:w="520" w:type="dxa"/>
            <w:vMerge w:val="restart"/>
            <w:vAlign w:val="bottom"/>
          </w:tcPr>
          <w:p w:rsidR="00A33515" w:rsidDel="002260E7" w:rsidRDefault="001A4D22">
            <w:pPr>
              <w:ind w:left="20"/>
              <w:rPr>
                <w:del w:id="15348" w:author="Admin" w:date="2019-02-19T02:10:00Z"/>
                <w:sz w:val="20"/>
                <w:szCs w:val="20"/>
              </w:rPr>
            </w:pPr>
            <w:del w:id="15349" w:author="Admin" w:date="2019-02-19T02:10:00Z">
              <w:r w:rsidDel="002260E7">
                <w:rPr>
                  <w:rFonts w:eastAsia="Times New Roman"/>
                  <w:sz w:val="20"/>
                  <w:szCs w:val="20"/>
                </w:rPr>
                <w:delText xml:space="preserve">+ </w:delText>
              </w:r>
              <w:r w:rsidDel="002260E7">
                <w:rPr>
                  <w:rFonts w:ascii="Arial" w:eastAsia="Arial" w:hAnsi="Arial" w:cs="Arial"/>
                  <w:i/>
                  <w:iCs/>
                  <w:sz w:val="20"/>
                  <w:szCs w:val="20"/>
                </w:rPr>
                <w:delText>c</w:delText>
              </w:r>
              <w:r w:rsidDel="002260E7">
                <w:rPr>
                  <w:rFonts w:ascii="Arial" w:eastAsia="Arial" w:hAnsi="Arial" w:cs="Arial"/>
                  <w:sz w:val="27"/>
                  <w:szCs w:val="27"/>
                  <w:vertAlign w:val="subscript"/>
                </w:rPr>
                <w:delText>0</w:delText>
              </w:r>
              <w:r w:rsidDel="002260E7">
                <w:rPr>
                  <w:rFonts w:eastAsia="Times New Roman"/>
                  <w:sz w:val="39"/>
                  <w:szCs w:val="39"/>
                  <w:vertAlign w:val="superscript"/>
                </w:rPr>
                <w:delText>(</w:delText>
              </w:r>
            </w:del>
          </w:p>
        </w:tc>
        <w:tc>
          <w:tcPr>
            <w:tcW w:w="120" w:type="dxa"/>
            <w:vAlign w:val="bottom"/>
          </w:tcPr>
          <w:p w:rsidR="00A33515" w:rsidDel="002260E7" w:rsidRDefault="001A4D22">
            <w:pPr>
              <w:rPr>
                <w:del w:id="15350" w:author="Admin" w:date="2019-02-19T02:10:00Z"/>
                <w:sz w:val="20"/>
                <w:szCs w:val="20"/>
              </w:rPr>
            </w:pPr>
            <w:del w:id="15351" w:author="Admin" w:date="2019-02-19T02:10:00Z">
              <w:r w:rsidDel="002260E7">
                <w:rPr>
                  <w:rFonts w:ascii="Arial" w:eastAsia="Arial" w:hAnsi="Arial" w:cs="Arial"/>
                  <w:i/>
                  <w:iCs/>
                  <w:w w:val="89"/>
                  <w:sz w:val="20"/>
                  <w:szCs w:val="20"/>
                </w:rPr>
                <w:delText>n</w:delText>
              </w:r>
            </w:del>
          </w:p>
        </w:tc>
        <w:tc>
          <w:tcPr>
            <w:tcW w:w="1180" w:type="dxa"/>
            <w:vMerge w:val="restart"/>
            <w:vAlign w:val="bottom"/>
          </w:tcPr>
          <w:p w:rsidR="00A33515" w:rsidDel="002260E7" w:rsidRDefault="001A4D22">
            <w:pPr>
              <w:ind w:right="880"/>
              <w:jc w:val="right"/>
              <w:rPr>
                <w:del w:id="15352" w:author="Admin" w:date="2019-02-19T02:10:00Z"/>
                <w:sz w:val="20"/>
                <w:szCs w:val="20"/>
              </w:rPr>
            </w:pPr>
            <w:del w:id="15353" w:author="Admin" w:date="2019-02-19T02:10:00Z">
              <w:r w:rsidDel="002260E7">
                <w:rPr>
                  <w:rFonts w:eastAsia="Times New Roman"/>
                  <w:sz w:val="20"/>
                  <w:szCs w:val="20"/>
                </w:rPr>
                <w:delText>)</w:delText>
              </w:r>
              <w:r w:rsidDel="002260E7">
                <w:rPr>
                  <w:rFonts w:eastAsia="Times New Roman"/>
                  <w:i/>
                  <w:iCs/>
                  <w:sz w:val="39"/>
                  <w:szCs w:val="39"/>
                  <w:vertAlign w:val="subscript"/>
                </w:rPr>
                <w:delText>:</w:delText>
              </w:r>
            </w:del>
          </w:p>
        </w:tc>
        <w:tc>
          <w:tcPr>
            <w:tcW w:w="0" w:type="dxa"/>
            <w:vAlign w:val="bottom"/>
          </w:tcPr>
          <w:p w:rsidR="00A33515" w:rsidDel="002260E7" w:rsidRDefault="00A33515">
            <w:pPr>
              <w:rPr>
                <w:del w:id="15354" w:author="Admin" w:date="2019-02-19T02:10:00Z"/>
                <w:sz w:val="1"/>
                <w:szCs w:val="1"/>
              </w:rPr>
            </w:pPr>
          </w:p>
        </w:tc>
      </w:tr>
      <w:tr w:rsidR="00A33515" w:rsidDel="002260E7">
        <w:trPr>
          <w:trHeight w:val="502"/>
          <w:del w:id="15355" w:author="Admin" w:date="2019-02-19T02:10:00Z"/>
        </w:trPr>
        <w:tc>
          <w:tcPr>
            <w:tcW w:w="2560" w:type="dxa"/>
            <w:vMerge/>
            <w:vAlign w:val="bottom"/>
          </w:tcPr>
          <w:p w:rsidR="00A33515" w:rsidDel="002260E7" w:rsidRDefault="00A33515">
            <w:pPr>
              <w:rPr>
                <w:del w:id="15356" w:author="Admin" w:date="2019-02-19T02:10:00Z"/>
                <w:sz w:val="24"/>
                <w:szCs w:val="24"/>
              </w:rPr>
            </w:pPr>
          </w:p>
        </w:tc>
        <w:tc>
          <w:tcPr>
            <w:tcW w:w="100" w:type="dxa"/>
            <w:vAlign w:val="bottom"/>
          </w:tcPr>
          <w:p w:rsidR="00A33515" w:rsidDel="002260E7" w:rsidRDefault="001A4D22">
            <w:pPr>
              <w:rPr>
                <w:del w:id="15357" w:author="Admin" w:date="2019-02-19T02:10:00Z"/>
                <w:sz w:val="20"/>
                <w:szCs w:val="20"/>
              </w:rPr>
            </w:pPr>
            <w:del w:id="15358" w:author="Admin" w:date="2019-02-19T02:10:00Z">
              <w:r w:rsidDel="002260E7">
                <w:rPr>
                  <w:rFonts w:ascii="Arial" w:eastAsia="Arial" w:hAnsi="Arial" w:cs="Arial"/>
                  <w:w w:val="71"/>
                  <w:sz w:val="20"/>
                  <w:szCs w:val="20"/>
                </w:rPr>
                <w:delText>0</w:delText>
              </w:r>
            </w:del>
          </w:p>
        </w:tc>
        <w:tc>
          <w:tcPr>
            <w:tcW w:w="580" w:type="dxa"/>
            <w:vMerge/>
            <w:vAlign w:val="bottom"/>
          </w:tcPr>
          <w:p w:rsidR="00A33515" w:rsidDel="002260E7" w:rsidRDefault="00A33515">
            <w:pPr>
              <w:rPr>
                <w:del w:id="15359" w:author="Admin" w:date="2019-02-19T02:10:00Z"/>
                <w:sz w:val="24"/>
                <w:szCs w:val="24"/>
              </w:rPr>
            </w:pPr>
          </w:p>
        </w:tc>
        <w:tc>
          <w:tcPr>
            <w:tcW w:w="160" w:type="dxa"/>
            <w:vMerge/>
            <w:vAlign w:val="bottom"/>
          </w:tcPr>
          <w:p w:rsidR="00A33515" w:rsidDel="002260E7" w:rsidRDefault="00A33515">
            <w:pPr>
              <w:rPr>
                <w:del w:id="15360" w:author="Admin" w:date="2019-02-19T02:10:00Z"/>
                <w:sz w:val="24"/>
                <w:szCs w:val="24"/>
              </w:rPr>
            </w:pPr>
          </w:p>
        </w:tc>
        <w:tc>
          <w:tcPr>
            <w:tcW w:w="100" w:type="dxa"/>
            <w:vAlign w:val="bottom"/>
          </w:tcPr>
          <w:p w:rsidR="00A33515" w:rsidDel="002260E7" w:rsidRDefault="001A4D22">
            <w:pPr>
              <w:rPr>
                <w:del w:id="15361" w:author="Admin" w:date="2019-02-19T02:10:00Z"/>
                <w:sz w:val="20"/>
                <w:szCs w:val="20"/>
              </w:rPr>
            </w:pPr>
            <w:del w:id="15362" w:author="Admin" w:date="2019-02-19T02:10:00Z">
              <w:r w:rsidDel="002260E7">
                <w:rPr>
                  <w:rFonts w:ascii="Arial" w:eastAsia="Arial" w:hAnsi="Arial" w:cs="Arial"/>
                  <w:w w:val="71"/>
                  <w:sz w:val="20"/>
                  <w:szCs w:val="20"/>
                </w:rPr>
                <w:delText>1</w:delText>
              </w:r>
            </w:del>
          </w:p>
        </w:tc>
        <w:tc>
          <w:tcPr>
            <w:tcW w:w="180" w:type="dxa"/>
            <w:vMerge/>
            <w:vAlign w:val="bottom"/>
          </w:tcPr>
          <w:p w:rsidR="00A33515" w:rsidDel="002260E7" w:rsidRDefault="00A33515">
            <w:pPr>
              <w:rPr>
                <w:del w:id="15363" w:author="Admin" w:date="2019-02-19T02:10:00Z"/>
                <w:sz w:val="24"/>
                <w:szCs w:val="24"/>
              </w:rPr>
            </w:pPr>
          </w:p>
        </w:tc>
        <w:tc>
          <w:tcPr>
            <w:tcW w:w="520" w:type="dxa"/>
            <w:vMerge/>
            <w:vAlign w:val="bottom"/>
          </w:tcPr>
          <w:p w:rsidR="00A33515" w:rsidDel="002260E7" w:rsidRDefault="00A33515">
            <w:pPr>
              <w:rPr>
                <w:del w:id="15364" w:author="Admin" w:date="2019-02-19T02:10:00Z"/>
                <w:sz w:val="24"/>
                <w:szCs w:val="24"/>
              </w:rPr>
            </w:pPr>
          </w:p>
        </w:tc>
        <w:tc>
          <w:tcPr>
            <w:tcW w:w="120" w:type="dxa"/>
            <w:vAlign w:val="bottom"/>
          </w:tcPr>
          <w:p w:rsidR="00A33515" w:rsidDel="002260E7" w:rsidRDefault="001A4D22">
            <w:pPr>
              <w:rPr>
                <w:del w:id="15365" w:author="Admin" w:date="2019-02-19T02:10:00Z"/>
                <w:sz w:val="20"/>
                <w:szCs w:val="20"/>
              </w:rPr>
            </w:pPr>
            <w:del w:id="15366" w:author="Admin" w:date="2019-02-19T02:10:00Z">
              <w:r w:rsidDel="002260E7">
                <w:rPr>
                  <w:rFonts w:ascii="Arial" w:eastAsia="Arial" w:hAnsi="Arial" w:cs="Arial"/>
                  <w:w w:val="89"/>
                  <w:sz w:val="20"/>
                  <w:szCs w:val="20"/>
                </w:rPr>
                <w:delText>2</w:delText>
              </w:r>
            </w:del>
          </w:p>
        </w:tc>
        <w:tc>
          <w:tcPr>
            <w:tcW w:w="1180" w:type="dxa"/>
            <w:vMerge/>
            <w:vAlign w:val="bottom"/>
          </w:tcPr>
          <w:p w:rsidR="00A33515" w:rsidDel="002260E7" w:rsidRDefault="00A33515">
            <w:pPr>
              <w:rPr>
                <w:del w:id="15367" w:author="Admin" w:date="2019-02-19T02:10:00Z"/>
                <w:sz w:val="24"/>
                <w:szCs w:val="24"/>
              </w:rPr>
            </w:pPr>
          </w:p>
        </w:tc>
        <w:tc>
          <w:tcPr>
            <w:tcW w:w="0" w:type="dxa"/>
            <w:vAlign w:val="bottom"/>
          </w:tcPr>
          <w:p w:rsidR="00A33515" w:rsidDel="002260E7" w:rsidRDefault="00A33515">
            <w:pPr>
              <w:rPr>
                <w:del w:id="15368" w:author="Admin" w:date="2019-02-19T02:10:00Z"/>
                <w:sz w:val="1"/>
                <w:szCs w:val="1"/>
              </w:rPr>
            </w:pPr>
          </w:p>
        </w:tc>
      </w:tr>
    </w:tbl>
    <w:p w:rsidR="00A33515" w:rsidDel="002260E7" w:rsidRDefault="001A4D22">
      <w:pPr>
        <w:spacing w:line="188" w:lineRule="auto"/>
        <w:ind w:left="500"/>
        <w:rPr>
          <w:del w:id="15369" w:author="Admin" w:date="2019-02-19T02:10:00Z"/>
          <w:sz w:val="20"/>
          <w:szCs w:val="20"/>
        </w:rPr>
      </w:pPr>
      <w:del w:id="15370" w:author="Admin" w:date="2019-02-19T02:10:00Z">
        <w:r w:rsidDel="002260E7">
          <w:rPr>
            <w:rFonts w:ascii="Arial" w:eastAsia="Arial" w:hAnsi="Arial" w:cs="Arial"/>
            <w:sz w:val="20"/>
            <w:szCs w:val="20"/>
          </w:rPr>
          <w:delText xml:space="preserve">А что можно сказать про последовательности, у которых </w:delText>
        </w:r>
        <w:r w:rsidDel="002260E7">
          <w:rPr>
            <w:rFonts w:ascii="Arial" w:eastAsia="Arial" w:hAnsi="Arial" w:cs="Arial"/>
            <w:i/>
            <w:iCs/>
            <w:sz w:val="20"/>
            <w:szCs w:val="20"/>
          </w:rPr>
          <w:delText>c</w:delText>
        </w:r>
        <w:r w:rsidDel="002260E7">
          <w:rPr>
            <w:rFonts w:ascii="Arial" w:eastAsia="Arial" w:hAnsi="Arial" w:cs="Arial"/>
            <w:i/>
            <w:iCs/>
            <w:sz w:val="27"/>
            <w:szCs w:val="27"/>
            <w:vertAlign w:val="subscript"/>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0? А </w:delText>
        </w:r>
        <w:r w:rsidDel="002260E7">
          <w:rPr>
            <w:rFonts w:ascii="Arial" w:eastAsia="Arial" w:hAnsi="Arial" w:cs="Arial"/>
            <w:i/>
            <w:iCs/>
            <w:sz w:val="20"/>
            <w:szCs w:val="20"/>
          </w:rPr>
          <w:delText>b</w:delText>
        </w:r>
        <w:r w:rsidDel="002260E7">
          <w:rPr>
            <w:rFonts w:ascii="Arial" w:eastAsia="Arial" w:hAnsi="Arial" w:cs="Arial"/>
            <w:i/>
            <w:iCs/>
            <w:sz w:val="27"/>
            <w:szCs w:val="27"/>
            <w:vertAlign w:val="subscript"/>
          </w:rPr>
          <w:delText>n</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0?</w:delText>
        </w:r>
      </w:del>
    </w:p>
    <w:p w:rsidR="00A33515" w:rsidDel="002260E7" w:rsidRDefault="00A33515">
      <w:pPr>
        <w:spacing w:line="289" w:lineRule="exact"/>
        <w:rPr>
          <w:del w:id="15371" w:author="Admin" w:date="2019-02-19T02:10:00Z"/>
          <w:sz w:val="20"/>
          <w:szCs w:val="20"/>
        </w:rPr>
      </w:pPr>
    </w:p>
    <w:p w:rsidR="00A33515" w:rsidDel="002260E7" w:rsidRDefault="001A4D22">
      <w:pPr>
        <w:rPr>
          <w:del w:id="15372" w:author="Admin" w:date="2019-02-19T02:10:00Z"/>
          <w:sz w:val="20"/>
          <w:szCs w:val="20"/>
        </w:rPr>
      </w:pPr>
      <w:del w:id="15373" w:author="Admin" w:date="2019-02-19T02:10:00Z">
        <w:r w:rsidDel="002260E7">
          <w:rPr>
            <w:rFonts w:ascii="Arial" w:eastAsia="Arial" w:hAnsi="Arial" w:cs="Arial"/>
            <w:b/>
            <w:bCs/>
            <w:sz w:val="26"/>
            <w:szCs w:val="26"/>
          </w:rPr>
          <w:delText>Задача 3. Знакомство с простыми числами</w:delText>
        </w:r>
      </w:del>
    </w:p>
    <w:p w:rsidR="00A33515" w:rsidDel="002260E7" w:rsidRDefault="00A33515">
      <w:pPr>
        <w:spacing w:line="178" w:lineRule="exact"/>
        <w:rPr>
          <w:del w:id="15374" w:author="Admin" w:date="2019-02-19T02:10:00Z"/>
          <w:sz w:val="20"/>
          <w:szCs w:val="20"/>
        </w:rPr>
      </w:pPr>
    </w:p>
    <w:p w:rsidR="00A33515" w:rsidDel="002260E7" w:rsidRDefault="001A4D22">
      <w:pPr>
        <w:spacing w:line="294" w:lineRule="auto"/>
        <w:ind w:firstLine="199"/>
        <w:rPr>
          <w:del w:id="15375" w:author="Admin" w:date="2019-02-19T02:10:00Z"/>
          <w:sz w:val="20"/>
          <w:szCs w:val="20"/>
        </w:rPr>
      </w:pPr>
      <w:del w:id="15376" w:author="Admin" w:date="2019-02-19T02:10:00Z">
        <w:r w:rsidDel="002260E7">
          <w:rPr>
            <w:rFonts w:ascii="Arial" w:eastAsia="Arial" w:hAnsi="Arial" w:cs="Arial"/>
            <w:sz w:val="19"/>
            <w:szCs w:val="19"/>
          </w:rPr>
          <w:delText>Этот исследовательский проект состоит из нескольких шагов. Если у вас не получается до конца разобраться в каком–то шаге, пропустите его</w:delText>
        </w:r>
      </w:del>
    </w:p>
    <w:p w:rsidR="00A33515" w:rsidDel="002260E7" w:rsidRDefault="001A4D22">
      <w:pPr>
        <w:numPr>
          <w:ilvl w:val="0"/>
          <w:numId w:val="837"/>
        </w:numPr>
        <w:tabs>
          <w:tab w:val="left" w:pos="180"/>
        </w:tabs>
        <w:ind w:left="180" w:hanging="180"/>
        <w:rPr>
          <w:del w:id="15377" w:author="Admin" w:date="2019-02-19T02:10:00Z"/>
          <w:rFonts w:ascii="Arial" w:eastAsia="Arial" w:hAnsi="Arial" w:cs="Arial"/>
          <w:sz w:val="20"/>
          <w:szCs w:val="20"/>
        </w:rPr>
        <w:pPrChange w:id="15378" w:author="Admin" w:date="2019-02-19T00:19:00Z">
          <w:pPr>
            <w:numPr>
              <w:numId w:val="840"/>
            </w:numPr>
            <w:tabs>
              <w:tab w:val="left" w:pos="180"/>
            </w:tabs>
            <w:ind w:left="180" w:hanging="180"/>
          </w:pPr>
        </w:pPrChange>
      </w:pPr>
      <w:del w:id="15379" w:author="Admin" w:date="2019-02-19T02:10:00Z">
        <w:r w:rsidDel="002260E7">
          <w:rPr>
            <w:rFonts w:ascii="Arial" w:eastAsia="Arial" w:hAnsi="Arial" w:cs="Arial"/>
            <w:sz w:val="20"/>
            <w:szCs w:val="20"/>
          </w:rPr>
          <w:delText>изучайте следующий.</w:delText>
        </w:r>
      </w:del>
    </w:p>
    <w:p w:rsidR="00A33515" w:rsidDel="002260E7" w:rsidRDefault="00A33515">
      <w:pPr>
        <w:spacing w:line="197" w:lineRule="exact"/>
        <w:rPr>
          <w:del w:id="15380" w:author="Admin" w:date="2019-02-19T02:10:00Z"/>
          <w:rFonts w:ascii="Arial" w:eastAsia="Arial" w:hAnsi="Arial" w:cs="Arial"/>
          <w:sz w:val="20"/>
          <w:szCs w:val="20"/>
        </w:rPr>
      </w:pPr>
    </w:p>
    <w:p w:rsidR="00A33515" w:rsidDel="002260E7" w:rsidRDefault="001A4D22">
      <w:pPr>
        <w:numPr>
          <w:ilvl w:val="1"/>
          <w:numId w:val="837"/>
        </w:numPr>
        <w:tabs>
          <w:tab w:val="left" w:pos="500"/>
        </w:tabs>
        <w:spacing w:line="303" w:lineRule="auto"/>
        <w:ind w:left="500" w:hanging="192"/>
        <w:rPr>
          <w:del w:id="15381" w:author="Admin" w:date="2019-02-19T02:10:00Z"/>
          <w:rFonts w:ascii="Arial" w:eastAsia="Arial" w:hAnsi="Arial" w:cs="Arial"/>
          <w:sz w:val="20"/>
          <w:szCs w:val="20"/>
        </w:rPr>
        <w:pPrChange w:id="15382" w:author="Admin" w:date="2019-02-19T00:19:00Z">
          <w:pPr>
            <w:numPr>
              <w:ilvl w:val="1"/>
              <w:numId w:val="840"/>
            </w:numPr>
            <w:tabs>
              <w:tab w:val="left" w:pos="500"/>
            </w:tabs>
            <w:spacing w:line="303" w:lineRule="auto"/>
            <w:ind w:left="500" w:hanging="192"/>
          </w:pPr>
        </w:pPrChange>
      </w:pPr>
      <w:del w:id="15383" w:author="Admin" w:date="2019-02-19T02:10:00Z">
        <w:r w:rsidDel="002260E7">
          <w:rPr>
            <w:rFonts w:ascii="Arial" w:eastAsia="Arial" w:hAnsi="Arial" w:cs="Arial"/>
            <w:sz w:val="20"/>
            <w:szCs w:val="20"/>
          </w:rPr>
          <w:delText>Начните писать натуральные числа последовательно вдоль извива-ющейся линии, как показано на рисунке.</w:delText>
        </w:r>
      </w:del>
    </w:p>
    <w:p w:rsidR="00A33515" w:rsidDel="002260E7" w:rsidRDefault="001A4D22">
      <w:pPr>
        <w:spacing w:line="20" w:lineRule="exact"/>
        <w:rPr>
          <w:del w:id="15384" w:author="Admin" w:date="2019-02-19T02:10:00Z"/>
          <w:sz w:val="20"/>
          <w:szCs w:val="20"/>
        </w:rPr>
      </w:pPr>
      <w:del w:id="15385" w:author="Admin" w:date="2019-02-19T02:10:00Z">
        <w:r w:rsidDel="002260E7">
          <w:rPr>
            <w:noProof/>
            <w:sz w:val="20"/>
            <w:szCs w:val="20"/>
          </w:rPr>
          <w:drawing>
            <wp:anchor distT="0" distB="0" distL="114300" distR="114300" simplePos="0" relativeHeight="251945984" behindDoc="1" locked="0" layoutInCell="0" allowOverlap="1" wp14:anchorId="6478D260" wp14:editId="0A2BABCF">
              <wp:simplePos x="0" y="0"/>
              <wp:positionH relativeFrom="column">
                <wp:posOffset>840740</wp:posOffset>
              </wp:positionH>
              <wp:positionV relativeFrom="paragraph">
                <wp:posOffset>36195</wp:posOffset>
              </wp:positionV>
              <wp:extent cx="2891790" cy="2316480"/>
              <wp:effectExtent l="0" t="0" r="0" b="0"/>
              <wp:wrapNone/>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6">
                        <a:extLst/>
                      </a:blip>
                      <a:srcRect/>
                      <a:stretch>
                        <a:fillRect/>
                      </a:stretch>
                    </pic:blipFill>
                    <pic:spPr bwMode="auto">
                      <a:xfrm>
                        <a:off x="0" y="0"/>
                        <a:ext cx="2891790" cy="2316480"/>
                      </a:xfrm>
                      <a:prstGeom prst="rect">
                        <a:avLst/>
                      </a:prstGeom>
                      <a:noFill/>
                    </pic:spPr>
                  </pic:pic>
                </a:graphicData>
              </a:graphic>
            </wp:anchor>
          </w:drawing>
        </w:r>
      </w:del>
    </w:p>
    <w:p w:rsidR="00A33515" w:rsidDel="002260E7" w:rsidRDefault="00A33515">
      <w:pPr>
        <w:spacing w:line="190" w:lineRule="exact"/>
        <w:rPr>
          <w:del w:id="15386" w:author="Admin" w:date="2019-02-19T02:10:00Z"/>
          <w:sz w:val="20"/>
          <w:szCs w:val="20"/>
        </w:rPr>
      </w:pPr>
    </w:p>
    <w:p w:rsidR="00A33515" w:rsidDel="002260E7" w:rsidRDefault="001A4D22">
      <w:pPr>
        <w:ind w:left="5180"/>
        <w:rPr>
          <w:del w:id="15387" w:author="Admin" w:date="2019-02-19T02:10:00Z"/>
          <w:sz w:val="20"/>
          <w:szCs w:val="20"/>
        </w:rPr>
      </w:pPr>
      <w:del w:id="15388" w:author="Admin" w:date="2019-02-19T02:10:00Z">
        <w:r w:rsidDel="002260E7">
          <w:rPr>
            <w:rFonts w:ascii="Arial" w:eastAsia="Arial" w:hAnsi="Arial" w:cs="Arial"/>
            <w:sz w:val="14"/>
            <w:szCs w:val="14"/>
          </w:rPr>
          <w:delText>21</w:delText>
        </w:r>
      </w:del>
    </w:p>
    <w:p w:rsidR="00A33515" w:rsidDel="002260E7" w:rsidRDefault="001A4D22">
      <w:pPr>
        <w:tabs>
          <w:tab w:val="left" w:pos="5820"/>
        </w:tabs>
        <w:spacing w:line="233" w:lineRule="auto"/>
        <w:ind w:left="5180"/>
        <w:rPr>
          <w:del w:id="15389" w:author="Admin" w:date="2019-02-19T02:10:00Z"/>
          <w:sz w:val="20"/>
          <w:szCs w:val="20"/>
        </w:rPr>
      </w:pPr>
      <w:del w:id="15390" w:author="Admin" w:date="2019-02-19T02:10:00Z">
        <w:r w:rsidDel="002260E7">
          <w:rPr>
            <w:rFonts w:ascii="Arial" w:eastAsia="Arial" w:hAnsi="Arial" w:cs="Arial"/>
            <w:sz w:val="14"/>
            <w:szCs w:val="14"/>
          </w:rPr>
          <w:delText>20</w:delText>
        </w:r>
        <w:r w:rsidDel="002260E7">
          <w:rPr>
            <w:sz w:val="20"/>
            <w:szCs w:val="20"/>
          </w:rPr>
          <w:tab/>
        </w:r>
        <w:r w:rsidDel="002260E7">
          <w:rPr>
            <w:rFonts w:ascii="Arial" w:eastAsia="Arial" w:hAnsi="Arial" w:cs="Arial"/>
            <w:sz w:val="39"/>
            <w:szCs w:val="39"/>
            <w:vertAlign w:val="superscript"/>
          </w:rPr>
          <w:delText>.</w:delText>
        </w:r>
        <w:r w:rsidDel="002260E7">
          <w:rPr>
            <w:rFonts w:ascii="Arial" w:eastAsia="Arial" w:hAnsi="Arial" w:cs="Arial"/>
            <w:sz w:val="20"/>
            <w:szCs w:val="20"/>
          </w:rPr>
          <w:delText>.</w:delText>
        </w:r>
        <w:r w:rsidDel="002260E7">
          <w:rPr>
            <w:rFonts w:ascii="Arial" w:eastAsia="Arial" w:hAnsi="Arial" w:cs="Arial"/>
            <w:sz w:val="39"/>
            <w:szCs w:val="39"/>
            <w:vertAlign w:val="subscript"/>
          </w:rPr>
          <w:delText>.</w:delText>
        </w:r>
      </w:del>
    </w:p>
    <w:p w:rsidR="00A33515" w:rsidDel="002260E7" w:rsidRDefault="001A4D22">
      <w:pPr>
        <w:tabs>
          <w:tab w:val="left" w:pos="4720"/>
          <w:tab w:val="left" w:pos="5160"/>
        </w:tabs>
        <w:spacing w:line="216" w:lineRule="auto"/>
        <w:ind w:left="4280"/>
        <w:rPr>
          <w:del w:id="15391" w:author="Admin" w:date="2019-02-19T02:10:00Z"/>
          <w:sz w:val="20"/>
          <w:szCs w:val="20"/>
        </w:rPr>
      </w:pPr>
      <w:del w:id="15392" w:author="Admin" w:date="2019-02-19T02:10:00Z">
        <w:r w:rsidDel="002260E7">
          <w:rPr>
            <w:rFonts w:ascii="Arial" w:eastAsia="Arial" w:hAnsi="Arial" w:cs="Arial"/>
            <w:sz w:val="14"/>
            <w:szCs w:val="14"/>
          </w:rPr>
          <w:delText>15</w:delText>
        </w:r>
        <w:r w:rsidDel="002260E7">
          <w:rPr>
            <w:sz w:val="20"/>
            <w:szCs w:val="20"/>
          </w:rPr>
          <w:tab/>
        </w:r>
        <w:r w:rsidDel="002260E7">
          <w:rPr>
            <w:rFonts w:ascii="Arial" w:eastAsia="Arial" w:hAnsi="Arial" w:cs="Arial"/>
            <w:sz w:val="14"/>
            <w:szCs w:val="14"/>
          </w:rPr>
          <w:delText>16</w:delText>
        </w:r>
        <w:r w:rsidDel="002260E7">
          <w:rPr>
            <w:sz w:val="20"/>
            <w:szCs w:val="20"/>
          </w:rPr>
          <w:tab/>
        </w:r>
        <w:r w:rsidDel="002260E7">
          <w:rPr>
            <w:rFonts w:ascii="Arial" w:eastAsia="Arial" w:hAnsi="Arial" w:cs="Arial"/>
            <w:sz w:val="14"/>
            <w:szCs w:val="14"/>
          </w:rPr>
          <w:delText>19</w:delText>
        </w:r>
      </w:del>
    </w:p>
    <w:p w:rsidR="00A33515" w:rsidDel="002260E7" w:rsidRDefault="00A33515">
      <w:pPr>
        <w:spacing w:line="108" w:lineRule="exact"/>
        <w:rPr>
          <w:del w:id="15393" w:author="Admin" w:date="2019-02-19T02:10:00Z"/>
          <w:sz w:val="20"/>
          <w:szCs w:val="20"/>
        </w:rPr>
      </w:pPr>
    </w:p>
    <w:p w:rsidR="00A33515" w:rsidDel="002260E7" w:rsidRDefault="001A4D22">
      <w:pPr>
        <w:tabs>
          <w:tab w:val="left" w:pos="4720"/>
          <w:tab w:val="left" w:pos="5160"/>
        </w:tabs>
        <w:ind w:left="4280"/>
        <w:rPr>
          <w:del w:id="15394" w:author="Admin" w:date="2019-02-19T02:10:00Z"/>
          <w:sz w:val="20"/>
          <w:szCs w:val="20"/>
        </w:rPr>
      </w:pPr>
      <w:del w:id="15395" w:author="Admin" w:date="2019-02-19T02:10:00Z">
        <w:r w:rsidDel="002260E7">
          <w:rPr>
            <w:rFonts w:ascii="Arial" w:eastAsia="Arial" w:hAnsi="Arial" w:cs="Arial"/>
            <w:sz w:val="14"/>
            <w:szCs w:val="14"/>
          </w:rPr>
          <w:delText>14</w:delText>
        </w:r>
        <w:r w:rsidDel="002260E7">
          <w:rPr>
            <w:sz w:val="20"/>
            <w:szCs w:val="20"/>
          </w:rPr>
          <w:tab/>
        </w:r>
        <w:r w:rsidDel="002260E7">
          <w:rPr>
            <w:rFonts w:ascii="Arial" w:eastAsia="Arial" w:hAnsi="Arial" w:cs="Arial"/>
            <w:sz w:val="14"/>
            <w:szCs w:val="14"/>
          </w:rPr>
          <w:delText>17</w:delText>
        </w:r>
        <w:r w:rsidDel="002260E7">
          <w:rPr>
            <w:sz w:val="20"/>
            <w:szCs w:val="20"/>
          </w:rPr>
          <w:tab/>
        </w:r>
        <w:r w:rsidDel="002260E7">
          <w:rPr>
            <w:rFonts w:ascii="Arial" w:eastAsia="Arial" w:hAnsi="Arial" w:cs="Arial"/>
            <w:sz w:val="14"/>
            <w:szCs w:val="14"/>
          </w:rPr>
          <w:delText>18</w:delText>
        </w:r>
      </w:del>
    </w:p>
    <w:p w:rsidR="00A33515" w:rsidDel="002260E7" w:rsidRDefault="00A33515">
      <w:pPr>
        <w:spacing w:line="122" w:lineRule="exact"/>
        <w:rPr>
          <w:del w:id="15396" w:author="Admin" w:date="2019-02-19T02:10:00Z"/>
          <w:sz w:val="20"/>
          <w:szCs w:val="20"/>
        </w:rPr>
      </w:pPr>
    </w:p>
    <w:p w:rsidR="00A33515" w:rsidDel="002260E7" w:rsidRDefault="001A4D22">
      <w:pPr>
        <w:tabs>
          <w:tab w:val="left" w:pos="3800"/>
          <w:tab w:val="left" w:pos="4260"/>
        </w:tabs>
        <w:ind w:left="3440"/>
        <w:rPr>
          <w:del w:id="15397" w:author="Admin" w:date="2019-02-19T02:10:00Z"/>
          <w:sz w:val="20"/>
          <w:szCs w:val="20"/>
        </w:rPr>
      </w:pPr>
      <w:del w:id="15398" w:author="Admin" w:date="2019-02-19T02:10:00Z">
        <w:r w:rsidDel="002260E7">
          <w:rPr>
            <w:rFonts w:ascii="Arial" w:eastAsia="Arial" w:hAnsi="Arial" w:cs="Arial"/>
            <w:sz w:val="14"/>
            <w:szCs w:val="14"/>
          </w:rPr>
          <w:delText>9</w:delText>
        </w:r>
        <w:r w:rsidDel="002260E7">
          <w:rPr>
            <w:sz w:val="20"/>
            <w:szCs w:val="20"/>
          </w:rPr>
          <w:tab/>
        </w:r>
        <w:r w:rsidDel="002260E7">
          <w:rPr>
            <w:rFonts w:ascii="Arial" w:eastAsia="Arial" w:hAnsi="Arial" w:cs="Arial"/>
            <w:sz w:val="14"/>
            <w:szCs w:val="14"/>
          </w:rPr>
          <w:delText>10</w:delText>
        </w:r>
        <w:r w:rsidDel="002260E7">
          <w:rPr>
            <w:sz w:val="20"/>
            <w:szCs w:val="20"/>
          </w:rPr>
          <w:tab/>
        </w:r>
        <w:r w:rsidDel="002260E7">
          <w:rPr>
            <w:rFonts w:ascii="Arial" w:eastAsia="Arial" w:hAnsi="Arial" w:cs="Arial"/>
            <w:sz w:val="14"/>
            <w:szCs w:val="14"/>
          </w:rPr>
          <w:delText>13</w:delText>
        </w:r>
      </w:del>
    </w:p>
    <w:p w:rsidR="00A33515" w:rsidDel="002260E7" w:rsidRDefault="00A33515">
      <w:pPr>
        <w:spacing w:line="123" w:lineRule="exact"/>
        <w:rPr>
          <w:del w:id="15399" w:author="Admin" w:date="2019-02-19T02:10:00Z"/>
          <w:sz w:val="20"/>
          <w:szCs w:val="20"/>
        </w:rPr>
      </w:pPr>
    </w:p>
    <w:p w:rsidR="00A33515" w:rsidDel="002260E7" w:rsidRDefault="001A4D22">
      <w:pPr>
        <w:tabs>
          <w:tab w:val="left" w:pos="3800"/>
          <w:tab w:val="left" w:pos="4260"/>
        </w:tabs>
        <w:ind w:left="3440"/>
        <w:rPr>
          <w:del w:id="15400" w:author="Admin" w:date="2019-02-19T02:10:00Z"/>
          <w:sz w:val="20"/>
          <w:szCs w:val="20"/>
        </w:rPr>
      </w:pPr>
      <w:del w:id="15401" w:author="Admin" w:date="2019-02-19T02:10:00Z">
        <w:r w:rsidDel="002260E7">
          <w:rPr>
            <w:rFonts w:ascii="Arial" w:eastAsia="Arial" w:hAnsi="Arial" w:cs="Arial"/>
            <w:sz w:val="14"/>
            <w:szCs w:val="14"/>
          </w:rPr>
          <w:delText>8</w:delText>
        </w:r>
        <w:r w:rsidDel="002260E7">
          <w:rPr>
            <w:sz w:val="20"/>
            <w:szCs w:val="20"/>
          </w:rPr>
          <w:tab/>
        </w:r>
        <w:r w:rsidDel="002260E7">
          <w:rPr>
            <w:rFonts w:ascii="Arial" w:eastAsia="Arial" w:hAnsi="Arial" w:cs="Arial"/>
            <w:sz w:val="14"/>
            <w:szCs w:val="14"/>
          </w:rPr>
          <w:delText>11</w:delText>
        </w:r>
        <w:r w:rsidDel="002260E7">
          <w:rPr>
            <w:sz w:val="20"/>
            <w:szCs w:val="20"/>
          </w:rPr>
          <w:tab/>
        </w:r>
        <w:r w:rsidDel="002260E7">
          <w:rPr>
            <w:rFonts w:ascii="Arial" w:eastAsia="Arial" w:hAnsi="Arial" w:cs="Arial"/>
            <w:sz w:val="14"/>
            <w:szCs w:val="14"/>
          </w:rPr>
          <w:delText>12</w:delText>
        </w:r>
      </w:del>
    </w:p>
    <w:p w:rsidR="00A33515" w:rsidDel="002260E7" w:rsidRDefault="00A33515">
      <w:pPr>
        <w:spacing w:line="122" w:lineRule="exact"/>
        <w:rPr>
          <w:del w:id="15402" w:author="Admin" w:date="2019-02-19T02:10:00Z"/>
          <w:sz w:val="20"/>
          <w:szCs w:val="20"/>
        </w:rPr>
      </w:pPr>
    </w:p>
    <w:p w:rsidR="00A33515" w:rsidDel="002260E7" w:rsidRDefault="001A4D22">
      <w:pPr>
        <w:numPr>
          <w:ilvl w:val="0"/>
          <w:numId w:val="838"/>
        </w:numPr>
        <w:tabs>
          <w:tab w:val="left" w:pos="3440"/>
        </w:tabs>
        <w:ind w:left="3440" w:hanging="444"/>
        <w:rPr>
          <w:del w:id="15403" w:author="Admin" w:date="2019-02-19T02:10:00Z"/>
          <w:rFonts w:ascii="Arial" w:eastAsia="Arial" w:hAnsi="Arial" w:cs="Arial"/>
          <w:sz w:val="14"/>
          <w:szCs w:val="14"/>
        </w:rPr>
        <w:pPrChange w:id="15404" w:author="Admin" w:date="2019-02-19T00:19:00Z">
          <w:pPr>
            <w:numPr>
              <w:numId w:val="841"/>
            </w:numPr>
            <w:tabs>
              <w:tab w:val="left" w:pos="3440"/>
            </w:tabs>
            <w:ind w:left="3440" w:hanging="444"/>
          </w:pPr>
        </w:pPrChange>
      </w:pPr>
      <w:del w:id="15405" w:author="Admin" w:date="2019-02-19T02:10:00Z">
        <w:r w:rsidDel="002260E7">
          <w:rPr>
            <w:rFonts w:ascii="Arial" w:eastAsia="Arial" w:hAnsi="Arial" w:cs="Arial"/>
            <w:sz w:val="14"/>
            <w:szCs w:val="14"/>
          </w:rPr>
          <w:delText>7</w:delText>
        </w:r>
      </w:del>
    </w:p>
    <w:p w:rsidR="00A33515" w:rsidDel="002260E7" w:rsidRDefault="00A33515">
      <w:pPr>
        <w:spacing w:line="125" w:lineRule="exact"/>
        <w:rPr>
          <w:del w:id="15406" w:author="Admin" w:date="2019-02-19T02:10:00Z"/>
          <w:rFonts w:ascii="Arial" w:eastAsia="Arial" w:hAnsi="Arial" w:cs="Arial"/>
          <w:sz w:val="14"/>
          <w:szCs w:val="14"/>
        </w:rPr>
      </w:pPr>
    </w:p>
    <w:p w:rsidR="00A33515" w:rsidDel="002260E7" w:rsidRDefault="001A4D22">
      <w:pPr>
        <w:ind w:left="3000"/>
        <w:rPr>
          <w:del w:id="15407" w:author="Admin" w:date="2019-02-19T02:10:00Z"/>
          <w:rFonts w:ascii="Arial" w:eastAsia="Arial" w:hAnsi="Arial" w:cs="Arial"/>
          <w:sz w:val="14"/>
          <w:szCs w:val="14"/>
        </w:rPr>
      </w:pPr>
      <w:del w:id="15408" w:author="Admin" w:date="2019-02-19T02:10:00Z">
        <w:r w:rsidDel="002260E7">
          <w:rPr>
            <w:rFonts w:ascii="Arial" w:eastAsia="Arial" w:hAnsi="Arial" w:cs="Arial"/>
            <w:sz w:val="14"/>
            <w:szCs w:val="14"/>
          </w:rPr>
          <w:delText>5</w:delText>
        </w:r>
      </w:del>
    </w:p>
    <w:p w:rsidR="00A33515" w:rsidDel="002260E7" w:rsidRDefault="00A33515">
      <w:pPr>
        <w:spacing w:line="120" w:lineRule="exact"/>
        <w:rPr>
          <w:del w:id="15409" w:author="Admin" w:date="2019-02-19T02:10:00Z"/>
          <w:rFonts w:ascii="Arial" w:eastAsia="Arial" w:hAnsi="Arial" w:cs="Arial"/>
          <w:sz w:val="14"/>
          <w:szCs w:val="14"/>
        </w:rPr>
      </w:pPr>
    </w:p>
    <w:p w:rsidR="00A33515" w:rsidDel="002260E7" w:rsidRDefault="001A4D22">
      <w:pPr>
        <w:ind w:left="3000"/>
        <w:rPr>
          <w:del w:id="15410" w:author="Admin" w:date="2019-02-19T02:10:00Z"/>
          <w:rFonts w:ascii="Arial" w:eastAsia="Arial" w:hAnsi="Arial" w:cs="Arial"/>
          <w:sz w:val="14"/>
          <w:szCs w:val="14"/>
        </w:rPr>
      </w:pPr>
      <w:del w:id="15411" w:author="Admin" w:date="2019-02-19T02:10:00Z">
        <w:r w:rsidDel="002260E7">
          <w:rPr>
            <w:rFonts w:ascii="Arial" w:eastAsia="Arial" w:hAnsi="Arial" w:cs="Arial"/>
            <w:sz w:val="14"/>
            <w:szCs w:val="14"/>
          </w:rPr>
          <w:delText>4</w:delText>
        </w:r>
      </w:del>
    </w:p>
    <w:p w:rsidR="00A33515" w:rsidDel="002260E7" w:rsidRDefault="00A33515">
      <w:pPr>
        <w:spacing w:line="121" w:lineRule="exact"/>
        <w:rPr>
          <w:del w:id="15412" w:author="Admin" w:date="2019-02-19T02:10:00Z"/>
          <w:sz w:val="20"/>
          <w:szCs w:val="20"/>
        </w:rPr>
      </w:pPr>
    </w:p>
    <w:p w:rsidR="00A33515" w:rsidDel="002260E7" w:rsidRDefault="001A4D22">
      <w:pPr>
        <w:ind w:left="2540"/>
        <w:rPr>
          <w:del w:id="15413" w:author="Admin" w:date="2019-02-19T02:10:00Z"/>
          <w:sz w:val="20"/>
          <w:szCs w:val="20"/>
        </w:rPr>
      </w:pPr>
      <w:del w:id="15414" w:author="Admin" w:date="2019-02-19T02:10:00Z">
        <w:r w:rsidDel="002260E7">
          <w:rPr>
            <w:rFonts w:ascii="Arial" w:eastAsia="Arial" w:hAnsi="Arial" w:cs="Arial"/>
            <w:sz w:val="14"/>
            <w:szCs w:val="14"/>
          </w:rPr>
          <w:delText>3</w:delText>
        </w:r>
      </w:del>
    </w:p>
    <w:p w:rsidR="00A33515" w:rsidDel="002260E7" w:rsidRDefault="00A33515">
      <w:pPr>
        <w:spacing w:line="124" w:lineRule="exact"/>
        <w:rPr>
          <w:del w:id="15415" w:author="Admin" w:date="2019-02-19T02:10:00Z"/>
          <w:sz w:val="20"/>
          <w:szCs w:val="20"/>
        </w:rPr>
      </w:pPr>
    </w:p>
    <w:p w:rsidR="00A33515" w:rsidDel="002260E7" w:rsidRDefault="001A4D22">
      <w:pPr>
        <w:ind w:left="2080"/>
        <w:rPr>
          <w:del w:id="15416" w:author="Admin" w:date="2019-02-19T02:10:00Z"/>
          <w:sz w:val="20"/>
          <w:szCs w:val="20"/>
        </w:rPr>
      </w:pPr>
      <w:del w:id="15417" w:author="Admin" w:date="2019-02-19T02:10:00Z">
        <w:r w:rsidDel="002260E7">
          <w:rPr>
            <w:rFonts w:ascii="Arial" w:eastAsia="Arial" w:hAnsi="Arial" w:cs="Arial"/>
            <w:sz w:val="14"/>
            <w:szCs w:val="14"/>
          </w:rPr>
          <w:delText>2</w:delText>
        </w:r>
      </w:del>
    </w:p>
    <w:p w:rsidR="00A33515" w:rsidDel="002260E7" w:rsidRDefault="00A33515">
      <w:pPr>
        <w:spacing w:line="122" w:lineRule="exact"/>
        <w:rPr>
          <w:del w:id="15418" w:author="Admin" w:date="2019-02-19T02:10:00Z"/>
          <w:sz w:val="20"/>
          <w:szCs w:val="20"/>
        </w:rPr>
      </w:pPr>
    </w:p>
    <w:p w:rsidR="00A33515" w:rsidDel="002260E7" w:rsidRDefault="001A4D22">
      <w:pPr>
        <w:ind w:left="1640"/>
        <w:rPr>
          <w:del w:id="15419" w:author="Admin" w:date="2019-02-19T02:10:00Z"/>
          <w:sz w:val="20"/>
          <w:szCs w:val="20"/>
        </w:rPr>
      </w:pPr>
      <w:del w:id="15420" w:author="Admin" w:date="2019-02-19T02:10:00Z">
        <w:r w:rsidDel="002260E7">
          <w:rPr>
            <w:rFonts w:ascii="Arial" w:eastAsia="Arial" w:hAnsi="Arial" w:cs="Arial"/>
            <w:sz w:val="14"/>
            <w:szCs w:val="14"/>
          </w:rPr>
          <w:delText>1</w:delText>
        </w:r>
      </w:del>
    </w:p>
    <w:p w:rsidR="00A33515" w:rsidDel="002260E7" w:rsidRDefault="00A33515">
      <w:pPr>
        <w:spacing w:line="200" w:lineRule="exact"/>
        <w:rPr>
          <w:del w:id="15421" w:author="Admin" w:date="2019-02-19T02:10:00Z"/>
          <w:sz w:val="20"/>
          <w:szCs w:val="20"/>
        </w:rPr>
      </w:pPr>
    </w:p>
    <w:p w:rsidR="00A33515" w:rsidDel="002260E7" w:rsidRDefault="00A33515">
      <w:pPr>
        <w:spacing w:line="204" w:lineRule="exact"/>
        <w:rPr>
          <w:del w:id="15422" w:author="Admin" w:date="2019-02-19T02:10:00Z"/>
          <w:sz w:val="20"/>
          <w:szCs w:val="20"/>
        </w:rPr>
      </w:pPr>
    </w:p>
    <w:p w:rsidR="00A33515" w:rsidDel="002260E7" w:rsidRDefault="001A4D22">
      <w:pPr>
        <w:spacing w:line="303" w:lineRule="auto"/>
        <w:ind w:left="500"/>
        <w:rPr>
          <w:del w:id="15423" w:author="Admin" w:date="2019-02-19T02:10:00Z"/>
          <w:sz w:val="20"/>
          <w:szCs w:val="20"/>
        </w:rPr>
      </w:pPr>
      <w:del w:id="15424" w:author="Admin" w:date="2019-02-19T02:10:00Z">
        <w:r w:rsidDel="002260E7">
          <w:rPr>
            <w:rFonts w:ascii="Arial" w:eastAsia="Arial" w:hAnsi="Arial" w:cs="Arial"/>
            <w:sz w:val="20"/>
            <w:szCs w:val="20"/>
          </w:rPr>
          <w:delText>Найдите на полученной спирали закономерность, связанную с про-стыми числами, и объясните её.</w:delText>
        </w:r>
      </w:del>
    </w:p>
    <w:p w:rsidR="00A33515" w:rsidDel="002260E7" w:rsidRDefault="00A33515">
      <w:pPr>
        <w:spacing w:line="205" w:lineRule="exact"/>
        <w:rPr>
          <w:del w:id="15425" w:author="Admin" w:date="2019-02-19T02:10:00Z"/>
          <w:sz w:val="20"/>
          <w:szCs w:val="20"/>
        </w:rPr>
      </w:pPr>
    </w:p>
    <w:p w:rsidR="00A33515" w:rsidDel="002260E7" w:rsidRDefault="001A4D22">
      <w:pPr>
        <w:jc w:val="center"/>
        <w:rPr>
          <w:del w:id="15426" w:author="Admin" w:date="2019-02-19T02:10:00Z"/>
          <w:sz w:val="20"/>
          <w:szCs w:val="20"/>
        </w:rPr>
      </w:pPr>
      <w:del w:id="15427"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352</w:delText>
        </w:r>
        <w:r w:rsidDel="002260E7">
          <w:rPr>
            <w:rFonts w:ascii="Arial" w:eastAsia="Arial" w:hAnsi="Arial" w:cs="Arial"/>
            <w:sz w:val="20"/>
            <w:szCs w:val="20"/>
          </w:rPr>
          <w:delText xml:space="preserve"> −</w:delText>
        </w:r>
      </w:del>
    </w:p>
    <w:p w:rsidR="00A33515" w:rsidDel="002260E7" w:rsidRDefault="00A33515">
      <w:pPr>
        <w:rPr>
          <w:del w:id="15428"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5429" w:author="Admin" w:date="2019-02-19T02:10:00Z"/>
          <w:sz w:val="20"/>
          <w:szCs w:val="20"/>
        </w:rPr>
      </w:pPr>
      <w:bookmarkStart w:id="15430" w:name="page363"/>
      <w:bookmarkEnd w:id="15430"/>
      <w:del w:id="15431"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5432" w:author="Admin" w:date="2019-02-19T02:10:00Z"/>
          <w:sz w:val="20"/>
          <w:szCs w:val="20"/>
        </w:rPr>
      </w:pPr>
    </w:p>
    <w:p w:rsidR="00A33515" w:rsidDel="002260E7" w:rsidRDefault="001A4D22">
      <w:pPr>
        <w:numPr>
          <w:ilvl w:val="0"/>
          <w:numId w:val="839"/>
        </w:numPr>
        <w:tabs>
          <w:tab w:val="left" w:pos="500"/>
        </w:tabs>
        <w:ind w:left="500" w:hanging="192"/>
        <w:rPr>
          <w:del w:id="15433" w:author="Admin" w:date="2019-02-19T02:10:00Z"/>
          <w:rFonts w:ascii="Arial" w:eastAsia="Arial" w:hAnsi="Arial" w:cs="Arial"/>
          <w:sz w:val="19"/>
          <w:szCs w:val="19"/>
        </w:rPr>
        <w:pPrChange w:id="15434" w:author="Admin" w:date="2019-02-19T00:19:00Z">
          <w:pPr>
            <w:numPr>
              <w:numId w:val="842"/>
            </w:numPr>
            <w:tabs>
              <w:tab w:val="left" w:pos="500"/>
            </w:tabs>
            <w:ind w:left="500" w:hanging="192"/>
          </w:pPr>
        </w:pPrChange>
      </w:pPr>
      <w:del w:id="15435" w:author="Admin" w:date="2019-02-19T02:10:00Z">
        <w:r w:rsidDel="002260E7">
          <w:rPr>
            <w:rFonts w:ascii="Arial" w:eastAsia="Arial" w:hAnsi="Arial" w:cs="Arial"/>
            <w:sz w:val="19"/>
            <w:szCs w:val="19"/>
          </w:rPr>
          <w:delText>Сколько делителей имеют числа 1</w:delText>
        </w:r>
        <w:r w:rsidDel="002260E7">
          <w:rPr>
            <w:rFonts w:eastAsia="Times New Roman"/>
            <w:i/>
            <w:iCs/>
            <w:sz w:val="19"/>
            <w:szCs w:val="19"/>
          </w:rPr>
          <w:delText>;</w:delText>
        </w:r>
        <w:r w:rsidDel="002260E7">
          <w:rPr>
            <w:rFonts w:ascii="Arial" w:eastAsia="Arial" w:hAnsi="Arial" w:cs="Arial"/>
            <w:sz w:val="19"/>
            <w:szCs w:val="19"/>
          </w:rPr>
          <w:delText xml:space="preserve"> 2</w:delText>
        </w:r>
        <w:r w:rsidDel="002260E7">
          <w:rPr>
            <w:rFonts w:eastAsia="Times New Roman"/>
            <w:i/>
            <w:iCs/>
            <w:sz w:val="19"/>
            <w:szCs w:val="19"/>
          </w:rPr>
          <w:delText>;</w:delText>
        </w:r>
        <w:r w:rsidDel="002260E7">
          <w:rPr>
            <w:rFonts w:ascii="Arial" w:eastAsia="Arial" w:hAnsi="Arial" w:cs="Arial"/>
            <w:sz w:val="19"/>
            <w:szCs w:val="19"/>
          </w:rPr>
          <w:delText xml:space="preserve"> 4</w:delText>
        </w:r>
        <w:r w:rsidDel="002260E7">
          <w:rPr>
            <w:rFonts w:eastAsia="Times New Roman"/>
            <w:i/>
            <w:iCs/>
            <w:sz w:val="19"/>
            <w:szCs w:val="19"/>
          </w:rPr>
          <w:delText>;</w:delText>
        </w:r>
        <w:r w:rsidDel="002260E7">
          <w:rPr>
            <w:rFonts w:ascii="Arial" w:eastAsia="Arial" w:hAnsi="Arial" w:cs="Arial"/>
            <w:sz w:val="19"/>
            <w:szCs w:val="19"/>
          </w:rPr>
          <w:delText xml:space="preserve"> 8</w:delText>
        </w:r>
        <w:r w:rsidDel="002260E7">
          <w:rPr>
            <w:rFonts w:eastAsia="Times New Roman"/>
            <w:i/>
            <w:iCs/>
            <w:sz w:val="19"/>
            <w:szCs w:val="19"/>
          </w:rPr>
          <w:delText>;</w:delText>
        </w:r>
        <w:r w:rsidDel="002260E7">
          <w:rPr>
            <w:rFonts w:ascii="Arial" w:eastAsia="Arial" w:hAnsi="Arial" w:cs="Arial"/>
            <w:sz w:val="19"/>
            <w:szCs w:val="19"/>
          </w:rPr>
          <w:delText xml:space="preserve"> 16</w:delText>
        </w:r>
        <w:r w:rsidDel="002260E7">
          <w:rPr>
            <w:rFonts w:eastAsia="Times New Roman"/>
            <w:i/>
            <w:iCs/>
            <w:sz w:val="19"/>
            <w:szCs w:val="19"/>
          </w:rPr>
          <w:delText>;</w:delText>
        </w:r>
        <w:r w:rsidDel="002260E7">
          <w:rPr>
            <w:rFonts w:ascii="Arial" w:eastAsia="Arial" w:hAnsi="Arial" w:cs="Arial"/>
            <w:sz w:val="19"/>
            <w:szCs w:val="19"/>
          </w:rPr>
          <w:delText xml:space="preserve"> 32</w:delText>
        </w:r>
        <w:r w:rsidDel="002260E7">
          <w:rPr>
            <w:rFonts w:eastAsia="Times New Roman"/>
            <w:i/>
            <w:iCs/>
            <w:sz w:val="19"/>
            <w:szCs w:val="19"/>
          </w:rPr>
          <w:delText>; : : :</w:delText>
        </w:r>
        <w:r w:rsidDel="002260E7">
          <w:rPr>
            <w:rFonts w:ascii="Arial" w:eastAsia="Arial" w:hAnsi="Arial" w:cs="Arial"/>
            <w:sz w:val="19"/>
            <w:szCs w:val="19"/>
          </w:rPr>
          <w:delText>? А когда число</w:delText>
        </w:r>
      </w:del>
    </w:p>
    <w:p w:rsidR="00A33515" w:rsidDel="002260E7" w:rsidRDefault="00A33515">
      <w:pPr>
        <w:spacing w:line="38" w:lineRule="exact"/>
        <w:rPr>
          <w:del w:id="15436" w:author="Admin" w:date="2019-02-19T02:10:00Z"/>
          <w:sz w:val="20"/>
          <w:szCs w:val="20"/>
        </w:rPr>
      </w:pPr>
    </w:p>
    <w:p w:rsidR="00A33515" w:rsidDel="002260E7" w:rsidRDefault="001A4D22">
      <w:pPr>
        <w:spacing w:line="236" w:lineRule="auto"/>
        <w:ind w:left="500"/>
        <w:rPr>
          <w:del w:id="15437" w:author="Admin" w:date="2019-02-19T02:10:00Z"/>
          <w:sz w:val="20"/>
          <w:szCs w:val="20"/>
        </w:rPr>
      </w:pPr>
      <w:del w:id="15438" w:author="Admin" w:date="2019-02-19T02:10:00Z">
        <w:r w:rsidDel="002260E7">
          <w:rPr>
            <w:rFonts w:ascii="Arial" w:eastAsia="Arial" w:hAnsi="Arial" w:cs="Arial"/>
            <w:sz w:val="20"/>
            <w:szCs w:val="20"/>
          </w:rPr>
          <w:delText>вида 2</w:delText>
        </w:r>
        <w:r w:rsidDel="002260E7">
          <w:rPr>
            <w:rFonts w:ascii="Arial" w:eastAsia="Arial" w:hAnsi="Arial" w:cs="Arial"/>
            <w:i/>
            <w:iCs/>
            <w:sz w:val="27"/>
            <w:szCs w:val="27"/>
            <w:vertAlign w:val="superscript"/>
          </w:rPr>
          <w:delText>n</w:delText>
        </w:r>
        <w:r w:rsidDel="002260E7">
          <w:rPr>
            <w:rFonts w:ascii="Arial" w:eastAsia="Arial" w:hAnsi="Arial" w:cs="Arial"/>
            <w:sz w:val="20"/>
            <w:szCs w:val="20"/>
          </w:rPr>
          <w:delText xml:space="preserve"> 1 является простым? Составьте таблицу чисел такого вида и найдите закономерность.</w:delText>
        </w:r>
      </w:del>
    </w:p>
    <w:p w:rsidR="00A33515" w:rsidDel="002260E7" w:rsidRDefault="00A33515">
      <w:pPr>
        <w:spacing w:line="174" w:lineRule="exact"/>
        <w:rPr>
          <w:del w:id="15439" w:author="Admin" w:date="2019-02-19T02:10:00Z"/>
          <w:sz w:val="20"/>
          <w:szCs w:val="20"/>
        </w:rPr>
      </w:pPr>
    </w:p>
    <w:p w:rsidR="00A33515" w:rsidDel="002260E7" w:rsidRDefault="001A4D22">
      <w:pPr>
        <w:tabs>
          <w:tab w:val="left" w:pos="4120"/>
        </w:tabs>
        <w:ind w:left="300"/>
        <w:rPr>
          <w:del w:id="15440" w:author="Admin" w:date="2019-02-19T02:10:00Z"/>
          <w:sz w:val="20"/>
          <w:szCs w:val="20"/>
        </w:rPr>
      </w:pPr>
      <w:del w:id="15441" w:author="Admin" w:date="2019-02-19T02:10:00Z">
        <w:r w:rsidDel="002260E7">
          <w:rPr>
            <w:rFonts w:ascii="Arial" w:eastAsia="Arial" w:hAnsi="Arial" w:cs="Arial"/>
            <w:sz w:val="20"/>
            <w:szCs w:val="20"/>
          </w:rPr>
          <w:delText xml:space="preserve">• Выясните, для каких чисел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число </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sz w:val="20"/>
            <w:szCs w:val="20"/>
          </w:rPr>
          <w:tab/>
        </w:r>
        <w:r w:rsidDel="002260E7">
          <w:rPr>
            <w:rFonts w:ascii="Arial" w:eastAsia="Arial" w:hAnsi="Arial" w:cs="Arial"/>
            <w:sz w:val="19"/>
            <w:szCs w:val="19"/>
          </w:rPr>
          <w:delText>1</w:delText>
        </w:r>
        <w:r w:rsidDel="002260E7">
          <w:rPr>
            <w:rFonts w:eastAsia="Times New Roman"/>
            <w:sz w:val="19"/>
            <w:szCs w:val="19"/>
          </w:rPr>
          <w:delText>)! +</w:delText>
        </w:r>
        <w:r w:rsidDel="002260E7">
          <w:rPr>
            <w:rFonts w:ascii="Arial" w:eastAsia="Arial" w:hAnsi="Arial" w:cs="Arial"/>
            <w:sz w:val="19"/>
            <w:szCs w:val="19"/>
          </w:rPr>
          <w:delText xml:space="preserve"> 1 делится на </w:delText>
        </w:r>
        <w:r w:rsidDel="002260E7">
          <w:rPr>
            <w:rFonts w:ascii="Arial" w:eastAsia="Arial" w:hAnsi="Arial" w:cs="Arial"/>
            <w:i/>
            <w:iCs/>
            <w:sz w:val="19"/>
            <w:szCs w:val="19"/>
          </w:rPr>
          <w:delText>n</w:delText>
        </w:r>
        <w:r w:rsidDel="002260E7">
          <w:rPr>
            <w:rFonts w:ascii="Arial" w:eastAsia="Arial" w:hAnsi="Arial" w:cs="Arial"/>
            <w:sz w:val="19"/>
            <w:szCs w:val="19"/>
          </w:rPr>
          <w:delText>. Найдите</w:delText>
        </w:r>
      </w:del>
    </w:p>
    <w:p w:rsidR="00A33515" w:rsidDel="002260E7" w:rsidRDefault="00A33515">
      <w:pPr>
        <w:spacing w:line="37" w:lineRule="exact"/>
        <w:rPr>
          <w:del w:id="15442" w:author="Admin" w:date="2019-02-19T02:10:00Z"/>
          <w:sz w:val="20"/>
          <w:szCs w:val="20"/>
        </w:rPr>
      </w:pPr>
    </w:p>
    <w:p w:rsidR="00A33515" w:rsidDel="002260E7" w:rsidRDefault="001A4D22">
      <w:pPr>
        <w:ind w:left="500"/>
        <w:rPr>
          <w:del w:id="15443" w:author="Admin" w:date="2019-02-19T02:10:00Z"/>
          <w:sz w:val="20"/>
          <w:szCs w:val="20"/>
        </w:rPr>
      </w:pPr>
      <w:del w:id="15444" w:author="Admin" w:date="2019-02-19T02:10:00Z">
        <w:r w:rsidDel="002260E7">
          <w:rPr>
            <w:rFonts w:ascii="Arial" w:eastAsia="Arial" w:hAnsi="Arial" w:cs="Arial"/>
            <w:sz w:val="20"/>
            <w:szCs w:val="20"/>
          </w:rPr>
          <w:delText>закономерность.</w:delText>
        </w:r>
      </w:del>
    </w:p>
    <w:p w:rsidR="00A33515" w:rsidDel="002260E7" w:rsidRDefault="00A33515">
      <w:pPr>
        <w:spacing w:line="185" w:lineRule="exact"/>
        <w:rPr>
          <w:del w:id="15445" w:author="Admin" w:date="2019-02-19T02:10:00Z"/>
          <w:sz w:val="20"/>
          <w:szCs w:val="20"/>
        </w:rPr>
      </w:pPr>
    </w:p>
    <w:p w:rsidR="00A33515" w:rsidDel="002260E7" w:rsidRDefault="001A4D22">
      <w:pPr>
        <w:tabs>
          <w:tab w:val="left" w:pos="4360"/>
        </w:tabs>
        <w:ind w:left="300"/>
        <w:rPr>
          <w:del w:id="15446" w:author="Admin" w:date="2019-02-19T02:10:00Z"/>
          <w:sz w:val="20"/>
          <w:szCs w:val="20"/>
        </w:rPr>
      </w:pPr>
      <w:del w:id="15447" w:author="Admin" w:date="2019-02-19T02:10:00Z">
        <w:r w:rsidDel="002260E7">
          <w:rPr>
            <w:rFonts w:ascii="Arial" w:eastAsia="Arial" w:hAnsi="Arial" w:cs="Arial"/>
            <w:sz w:val="20"/>
            <w:szCs w:val="20"/>
          </w:rPr>
          <w:delText xml:space="preserve">• Выясните, для каких чисел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число </w:delText>
        </w:r>
        <w:r w:rsidDel="002260E7">
          <w:rPr>
            <w:rFonts w:ascii="Arial" w:eastAsia="Arial" w:hAnsi="Arial" w:cs="Arial"/>
            <w:i/>
            <w:iCs/>
            <w:sz w:val="20"/>
            <w:szCs w:val="20"/>
          </w:rPr>
          <w:delText>n</w:delText>
        </w:r>
        <w:r w:rsidDel="002260E7">
          <w:rPr>
            <w:rFonts w:ascii="Arial" w:eastAsia="Arial" w:hAnsi="Arial" w:cs="Arial"/>
            <w:sz w:val="27"/>
            <w:szCs w:val="27"/>
            <w:vertAlign w:val="superscript"/>
          </w:rPr>
          <w:delText>2</w:delText>
        </w:r>
        <w:r w:rsidDel="002260E7">
          <w:rPr>
            <w:rFonts w:ascii="Arial" w:eastAsia="Arial" w:hAnsi="Arial" w:cs="Arial"/>
            <w:sz w:val="20"/>
            <w:szCs w:val="20"/>
          </w:rPr>
          <w:tab/>
          <w:delText>1 делится на 24. Найдите</w:delText>
        </w:r>
      </w:del>
    </w:p>
    <w:p w:rsidR="00A33515" w:rsidDel="002260E7" w:rsidRDefault="001A4D22">
      <w:pPr>
        <w:spacing w:line="232" w:lineRule="auto"/>
        <w:ind w:left="500"/>
        <w:rPr>
          <w:del w:id="15448" w:author="Admin" w:date="2019-02-19T02:10:00Z"/>
          <w:sz w:val="20"/>
          <w:szCs w:val="20"/>
        </w:rPr>
      </w:pPr>
      <w:del w:id="15449" w:author="Admin" w:date="2019-02-19T02:10:00Z">
        <w:r w:rsidDel="002260E7">
          <w:rPr>
            <w:rFonts w:ascii="Arial" w:eastAsia="Arial" w:hAnsi="Arial" w:cs="Arial"/>
            <w:sz w:val="20"/>
            <w:szCs w:val="20"/>
          </w:rPr>
          <w:delText>закономерность.</w:delText>
        </w:r>
      </w:del>
    </w:p>
    <w:p w:rsidR="00A33515" w:rsidDel="002260E7" w:rsidRDefault="00A33515">
      <w:pPr>
        <w:spacing w:line="162" w:lineRule="exact"/>
        <w:rPr>
          <w:del w:id="15450" w:author="Admin" w:date="2019-02-19T02:10:00Z"/>
          <w:sz w:val="20"/>
          <w:szCs w:val="20"/>
        </w:rPr>
      </w:pPr>
    </w:p>
    <w:p w:rsidR="00A33515" w:rsidDel="002260E7" w:rsidRDefault="001A4D22">
      <w:pPr>
        <w:numPr>
          <w:ilvl w:val="0"/>
          <w:numId w:val="840"/>
        </w:numPr>
        <w:tabs>
          <w:tab w:val="left" w:pos="500"/>
        </w:tabs>
        <w:spacing w:line="236" w:lineRule="auto"/>
        <w:ind w:left="500" w:hanging="192"/>
        <w:rPr>
          <w:del w:id="15451" w:author="Admin" w:date="2019-02-19T02:10:00Z"/>
          <w:rFonts w:ascii="Arial" w:eastAsia="Arial" w:hAnsi="Arial" w:cs="Arial"/>
          <w:sz w:val="20"/>
          <w:szCs w:val="20"/>
        </w:rPr>
        <w:pPrChange w:id="15452" w:author="Admin" w:date="2019-02-19T00:19:00Z">
          <w:pPr>
            <w:numPr>
              <w:numId w:val="843"/>
            </w:numPr>
            <w:tabs>
              <w:tab w:val="left" w:pos="500"/>
            </w:tabs>
            <w:spacing w:line="236" w:lineRule="auto"/>
            <w:ind w:left="500" w:hanging="192"/>
          </w:pPr>
        </w:pPrChange>
      </w:pPr>
      <w:del w:id="15453" w:author="Admin" w:date="2019-02-19T02:10:00Z">
        <w:r w:rsidDel="002260E7">
          <w:rPr>
            <w:rFonts w:ascii="Arial" w:eastAsia="Arial" w:hAnsi="Arial" w:cs="Arial"/>
            <w:sz w:val="20"/>
            <w:szCs w:val="20"/>
          </w:rPr>
          <w:delText xml:space="preserve">Выясните, для каких чисел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число </w:delText>
        </w:r>
        <w:r w:rsidDel="002260E7">
          <w:rPr>
            <w:rFonts w:ascii="Arial" w:eastAsia="Arial" w:hAnsi="Arial" w:cs="Arial"/>
            <w:i/>
            <w:iCs/>
            <w:sz w:val="20"/>
            <w:szCs w:val="20"/>
          </w:rPr>
          <w:delText>n</w:delText>
        </w:r>
        <w:r w:rsidDel="002260E7">
          <w:rPr>
            <w:rFonts w:ascii="Arial" w:eastAsia="Arial" w:hAnsi="Arial" w:cs="Arial"/>
            <w:sz w:val="27"/>
            <w:szCs w:val="27"/>
            <w:vertAlign w:val="superscript"/>
          </w:rPr>
          <w:delText>2</w:delText>
        </w:r>
        <w:r w:rsidDel="002260E7">
          <w:rPr>
            <w:rFonts w:eastAsia="Times New Roman"/>
            <w:sz w:val="20"/>
            <w:szCs w:val="20"/>
          </w:rPr>
          <w:delText>+</w:delText>
        </w:r>
        <w:r w:rsidDel="002260E7">
          <w:rPr>
            <w:rFonts w:ascii="Arial" w:eastAsia="Arial" w:hAnsi="Arial" w:cs="Arial"/>
            <w:sz w:val="20"/>
            <w:szCs w:val="20"/>
          </w:rPr>
          <w:delText>1 является простым. Найдите закономерность.</w:delText>
        </w:r>
      </w:del>
    </w:p>
    <w:p w:rsidR="00A33515" w:rsidDel="002260E7" w:rsidRDefault="00A33515">
      <w:pPr>
        <w:spacing w:line="166" w:lineRule="exact"/>
        <w:rPr>
          <w:del w:id="15454" w:author="Admin" w:date="2019-02-19T02:10:00Z"/>
          <w:sz w:val="20"/>
          <w:szCs w:val="20"/>
        </w:rPr>
      </w:pPr>
    </w:p>
    <w:p w:rsidR="00A33515" w:rsidDel="002260E7" w:rsidRDefault="001A4D22">
      <w:pPr>
        <w:spacing w:line="271" w:lineRule="auto"/>
        <w:ind w:left="500" w:hanging="189"/>
        <w:jc w:val="both"/>
        <w:rPr>
          <w:del w:id="15455" w:author="Admin" w:date="2019-02-19T02:10:00Z"/>
          <w:sz w:val="20"/>
          <w:szCs w:val="20"/>
        </w:rPr>
      </w:pPr>
      <w:del w:id="15456" w:author="Admin" w:date="2019-02-19T02:10:00Z">
        <w:r w:rsidDel="002260E7">
          <w:rPr>
            <w:rFonts w:ascii="Arial" w:eastAsia="Arial" w:hAnsi="Arial" w:cs="Arial"/>
            <w:sz w:val="20"/>
            <w:szCs w:val="20"/>
          </w:rPr>
          <w:delText xml:space="preserve">• Выясните, для каких чисел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число 2</w:delText>
        </w:r>
        <w:r w:rsidDel="002260E7">
          <w:rPr>
            <w:rFonts w:ascii="Arial" w:eastAsia="Arial" w:hAnsi="Arial" w:cs="Arial"/>
            <w:i/>
            <w:iCs/>
            <w:sz w:val="27"/>
            <w:szCs w:val="27"/>
            <w:vertAlign w:val="superscript"/>
          </w:rPr>
          <w:delText>n</w:delText>
        </w:r>
        <w:r w:rsidDel="002260E7">
          <w:rPr>
            <w:sz w:val="20"/>
            <w:szCs w:val="20"/>
          </w:rPr>
          <w:delText xml:space="preserve"> </w:delText>
        </w:r>
        <w:r w:rsidDel="002260E7">
          <w:rPr>
            <w:rFonts w:ascii="Arial" w:eastAsia="Arial" w:hAnsi="Arial" w:cs="Arial"/>
            <w:sz w:val="20"/>
            <w:szCs w:val="20"/>
          </w:rPr>
          <w:delText xml:space="preserve">2 делится на </w:delText>
        </w:r>
        <w:r w:rsidDel="002260E7">
          <w:rPr>
            <w:rFonts w:ascii="Arial" w:eastAsia="Arial" w:hAnsi="Arial" w:cs="Arial"/>
            <w:i/>
            <w:iCs/>
            <w:sz w:val="20"/>
            <w:szCs w:val="20"/>
          </w:rPr>
          <w:delText>n</w:delText>
        </w:r>
        <w:r w:rsidDel="002260E7">
          <w:rPr>
            <w:rFonts w:ascii="Arial" w:eastAsia="Arial" w:hAnsi="Arial" w:cs="Arial"/>
            <w:sz w:val="20"/>
            <w:szCs w:val="20"/>
          </w:rPr>
          <w:delText>. Найдите за-кономерность.</w:delText>
        </w:r>
      </w:del>
    </w:p>
    <w:p w:rsidR="00A33515" w:rsidDel="002260E7" w:rsidRDefault="00A33515">
      <w:pPr>
        <w:spacing w:line="359" w:lineRule="exact"/>
        <w:rPr>
          <w:del w:id="15457" w:author="Admin" w:date="2019-02-19T02:10:00Z"/>
          <w:sz w:val="20"/>
          <w:szCs w:val="20"/>
        </w:rPr>
      </w:pPr>
    </w:p>
    <w:p w:rsidR="00A33515" w:rsidDel="002260E7" w:rsidRDefault="001A4D22">
      <w:pPr>
        <w:spacing w:line="259" w:lineRule="auto"/>
        <w:ind w:left="500" w:hanging="189"/>
        <w:jc w:val="both"/>
        <w:rPr>
          <w:del w:id="15458" w:author="Admin" w:date="2019-02-19T02:10:00Z"/>
          <w:sz w:val="20"/>
          <w:szCs w:val="20"/>
        </w:rPr>
      </w:pPr>
      <w:del w:id="15459" w:author="Admin" w:date="2019-02-19T02:10:00Z">
        <w:r w:rsidDel="002260E7">
          <w:rPr>
            <w:rFonts w:ascii="Arial" w:eastAsia="Arial" w:hAnsi="Arial" w:cs="Arial"/>
            <w:sz w:val="20"/>
            <w:szCs w:val="20"/>
          </w:rPr>
          <w:delText xml:space="preserve">• Посмотрим на числа вида </w:delText>
        </w:r>
        <w:r w:rsidDel="002260E7">
          <w:rPr>
            <w:rFonts w:ascii="Arial" w:eastAsia="Arial" w:hAnsi="Arial" w:cs="Arial"/>
            <w:i/>
            <w:iCs/>
            <w:sz w:val="20"/>
            <w:szCs w:val="20"/>
          </w:rPr>
          <w:delText>n</w:delText>
        </w:r>
        <w:r w:rsidDel="002260E7">
          <w:rPr>
            <w:rFonts w:ascii="Arial" w:eastAsia="Arial" w:hAnsi="Arial" w:cs="Arial"/>
            <w:sz w:val="27"/>
            <w:szCs w:val="27"/>
            <w:vertAlign w:val="superscript"/>
          </w:rPr>
          <w:delText>2</w:delText>
        </w:r>
        <w:r w:rsidDel="002260E7">
          <w:rPr>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Получаем</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6</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12</w:delText>
        </w:r>
        <w:r w:rsidDel="002260E7">
          <w:rPr>
            <w:rFonts w:eastAsia="Times New Roman"/>
            <w:i/>
            <w:iCs/>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20</w:delText>
        </w:r>
        <w:r w:rsidDel="002260E7">
          <w:rPr>
            <w:rFonts w:eastAsia="Times New Roman"/>
            <w:i/>
            <w:iCs/>
            <w:sz w:val="20"/>
            <w:szCs w:val="20"/>
          </w:rPr>
          <w:delText>; : : :</w:delText>
        </w:r>
        <w:r w:rsidDel="002260E7">
          <w:rPr>
            <w:rFonts w:ascii="Arial" w:eastAsia="Arial" w:hAnsi="Arial" w:cs="Arial"/>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Все эти</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числа делятся на два. Посмотрим на числа вида </w:delText>
        </w:r>
        <w:r w:rsidDel="002260E7">
          <w:rPr>
            <w:rFonts w:ascii="Arial" w:eastAsia="Arial" w:hAnsi="Arial" w:cs="Arial"/>
            <w:i/>
            <w:iCs/>
            <w:sz w:val="20"/>
            <w:szCs w:val="20"/>
          </w:rPr>
          <w:delText>n</w:delText>
        </w:r>
        <w:r w:rsidDel="002260E7">
          <w:rPr>
            <w:rFonts w:ascii="Arial" w:eastAsia="Arial" w:hAnsi="Arial" w:cs="Arial"/>
            <w:sz w:val="27"/>
            <w:szCs w:val="27"/>
            <w:vertAlign w:val="superscript"/>
          </w:rPr>
          <w:delText>3</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Получаем 0</w:delText>
        </w:r>
        <w:r w:rsidDel="002260E7">
          <w:rPr>
            <w:rFonts w:eastAsia="Times New Roman"/>
            <w:i/>
            <w:iCs/>
            <w:sz w:val="20"/>
            <w:szCs w:val="20"/>
          </w:rPr>
          <w:delText>;</w:delText>
        </w:r>
        <w:r w:rsidDel="002260E7">
          <w:rPr>
            <w:rFonts w:ascii="Arial" w:eastAsia="Arial" w:hAnsi="Arial" w:cs="Arial"/>
            <w:sz w:val="20"/>
            <w:szCs w:val="20"/>
          </w:rPr>
          <w:delText xml:space="preserve"> 6</w:delText>
        </w:r>
        <w:r w:rsidDel="002260E7">
          <w:rPr>
            <w:rFonts w:eastAsia="Times New Roman"/>
            <w:i/>
            <w:iCs/>
            <w:sz w:val="20"/>
            <w:szCs w:val="20"/>
          </w:rPr>
          <w:delText>;</w:delText>
        </w:r>
        <w:r w:rsidDel="002260E7">
          <w:rPr>
            <w:rFonts w:ascii="Arial" w:eastAsia="Arial" w:hAnsi="Arial" w:cs="Arial"/>
            <w:sz w:val="20"/>
            <w:szCs w:val="20"/>
          </w:rPr>
          <w:delText xml:space="preserve"> 24</w:delText>
        </w:r>
        <w:r w:rsidDel="002260E7">
          <w:rPr>
            <w:rFonts w:eastAsia="Times New Roman"/>
            <w:i/>
            <w:iCs/>
            <w:sz w:val="20"/>
            <w:szCs w:val="20"/>
          </w:rPr>
          <w:delText>;</w:delText>
        </w:r>
        <w:r w:rsidDel="002260E7">
          <w:rPr>
            <w:rFonts w:ascii="Arial" w:eastAsia="Arial" w:hAnsi="Arial" w:cs="Arial"/>
            <w:sz w:val="20"/>
            <w:szCs w:val="20"/>
          </w:rPr>
          <w:delText xml:space="preserve"> 60</w:delText>
        </w:r>
        <w:r w:rsidDel="002260E7">
          <w:rPr>
            <w:rFonts w:eastAsia="Times New Roman"/>
            <w:i/>
            <w:iCs/>
            <w:sz w:val="20"/>
            <w:szCs w:val="20"/>
          </w:rPr>
          <w:delText>;</w:delText>
        </w:r>
        <w:r w:rsidDel="002260E7">
          <w:rPr>
            <w:rFonts w:ascii="Arial" w:eastAsia="Arial" w:hAnsi="Arial" w:cs="Arial"/>
            <w:sz w:val="20"/>
            <w:szCs w:val="20"/>
          </w:rPr>
          <w:delText xml:space="preserve"> 120</w:delText>
        </w:r>
        <w:r w:rsidDel="002260E7">
          <w:rPr>
            <w:rFonts w:eastAsia="Times New Roman"/>
            <w:i/>
            <w:iCs/>
            <w:sz w:val="20"/>
            <w:szCs w:val="20"/>
          </w:rPr>
          <w:delText>;</w:delText>
        </w:r>
        <w:r w:rsidDel="002260E7">
          <w:rPr>
            <w:rFonts w:ascii="Arial" w:eastAsia="Arial" w:hAnsi="Arial" w:cs="Arial"/>
            <w:sz w:val="20"/>
            <w:szCs w:val="20"/>
          </w:rPr>
          <w:delText xml:space="preserve"> 210</w:delText>
        </w:r>
        <w:r w:rsidDel="002260E7">
          <w:rPr>
            <w:rFonts w:eastAsia="Times New Roman"/>
            <w:i/>
            <w:iCs/>
            <w:sz w:val="20"/>
            <w:szCs w:val="20"/>
          </w:rPr>
          <w:delText>;</w:delText>
        </w:r>
        <w:r w:rsidDel="002260E7">
          <w:rPr>
            <w:rFonts w:ascii="Arial" w:eastAsia="Arial" w:hAnsi="Arial" w:cs="Arial"/>
            <w:sz w:val="20"/>
            <w:szCs w:val="20"/>
          </w:rPr>
          <w:delText xml:space="preserve"> 336</w:delText>
        </w:r>
        <w:r w:rsidDel="002260E7">
          <w:rPr>
            <w:rFonts w:eastAsia="Times New Roman"/>
            <w:i/>
            <w:iCs/>
            <w:sz w:val="20"/>
            <w:szCs w:val="20"/>
          </w:rPr>
          <w:delText>; : : :</w:delText>
        </w:r>
        <w:r w:rsidDel="002260E7">
          <w:rPr>
            <w:rFonts w:ascii="Arial" w:eastAsia="Arial" w:hAnsi="Arial" w:cs="Arial"/>
            <w:sz w:val="20"/>
            <w:szCs w:val="20"/>
          </w:rPr>
          <w:delText xml:space="preserve">. Все эти числа делятся на три! А что даль-ше? Будут ли числа вида </w:delText>
        </w:r>
        <w:r w:rsidDel="002260E7">
          <w:rPr>
            <w:rFonts w:ascii="Arial" w:eastAsia="Arial" w:hAnsi="Arial" w:cs="Arial"/>
            <w:i/>
            <w:iCs/>
            <w:sz w:val="20"/>
            <w:szCs w:val="20"/>
          </w:rPr>
          <w:delText>n</w:delText>
        </w:r>
        <w:r w:rsidDel="002260E7">
          <w:rPr>
            <w:rFonts w:ascii="Arial" w:eastAsia="Arial" w:hAnsi="Arial" w:cs="Arial"/>
            <w:sz w:val="27"/>
            <w:szCs w:val="27"/>
            <w:vertAlign w:val="superscript"/>
          </w:rPr>
          <w:delText>4</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делиться на четыре? А числа вида </w:delText>
        </w:r>
        <w:r w:rsidDel="002260E7">
          <w:rPr>
            <w:rFonts w:ascii="Arial" w:eastAsia="Arial" w:hAnsi="Arial" w:cs="Arial"/>
            <w:i/>
            <w:iCs/>
            <w:sz w:val="20"/>
            <w:szCs w:val="20"/>
          </w:rPr>
          <w:delText>n</w:delText>
        </w:r>
        <w:r w:rsidDel="002260E7">
          <w:rPr>
            <w:rFonts w:ascii="Arial" w:eastAsia="Arial" w:hAnsi="Arial" w:cs="Arial"/>
            <w:sz w:val="27"/>
            <w:szCs w:val="27"/>
            <w:vertAlign w:val="superscript"/>
          </w:rPr>
          <w:delText>5</w:delText>
        </w:r>
        <w:r w:rsidDel="002260E7">
          <w:rPr>
            <w:rFonts w:ascii="Arial" w:eastAsia="Arial" w:hAnsi="Arial" w:cs="Arial"/>
            <w:i/>
            <w:iCs/>
            <w:sz w:val="20"/>
            <w:szCs w:val="20"/>
          </w:rPr>
          <w:delText xml:space="preserve"> n </w:delText>
        </w:r>
        <w:r w:rsidDel="002260E7">
          <w:rPr>
            <w:rFonts w:ascii="Arial" w:eastAsia="Arial" w:hAnsi="Arial" w:cs="Arial"/>
            <w:sz w:val="20"/>
            <w:szCs w:val="20"/>
          </w:rPr>
          <w:delText>на пять?</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Найдите закономерность.</w:delText>
        </w:r>
      </w:del>
    </w:p>
    <w:p w:rsidR="00A33515" w:rsidDel="002260E7" w:rsidRDefault="00A33515">
      <w:pPr>
        <w:spacing w:line="221" w:lineRule="exact"/>
        <w:rPr>
          <w:del w:id="15460" w:author="Admin" w:date="2019-02-19T02:10:00Z"/>
          <w:sz w:val="20"/>
          <w:szCs w:val="20"/>
        </w:rPr>
      </w:pPr>
    </w:p>
    <w:p w:rsidR="00A33515" w:rsidDel="002260E7" w:rsidRDefault="001A4D22">
      <w:pPr>
        <w:rPr>
          <w:del w:id="15461" w:author="Admin" w:date="2019-02-19T02:10:00Z"/>
          <w:sz w:val="20"/>
          <w:szCs w:val="20"/>
        </w:rPr>
      </w:pPr>
      <w:del w:id="15462" w:author="Admin" w:date="2019-02-19T02:10:00Z">
        <w:r w:rsidDel="002260E7">
          <w:rPr>
            <w:rFonts w:ascii="Arial" w:eastAsia="Arial" w:hAnsi="Arial" w:cs="Arial"/>
            <w:b/>
            <w:bCs/>
            <w:sz w:val="26"/>
            <w:szCs w:val="26"/>
          </w:rPr>
          <w:delText>Задача 4. Закопеременные представления</w:delText>
        </w:r>
      </w:del>
    </w:p>
    <w:p w:rsidR="00A33515" w:rsidDel="002260E7" w:rsidRDefault="00A33515">
      <w:pPr>
        <w:spacing w:line="178" w:lineRule="exact"/>
        <w:rPr>
          <w:del w:id="15463" w:author="Admin" w:date="2019-02-19T02:10:00Z"/>
          <w:sz w:val="20"/>
          <w:szCs w:val="20"/>
        </w:rPr>
      </w:pPr>
    </w:p>
    <w:p w:rsidR="00A33515" w:rsidDel="002260E7" w:rsidRDefault="001A4D22">
      <w:pPr>
        <w:numPr>
          <w:ilvl w:val="0"/>
          <w:numId w:val="841"/>
        </w:numPr>
        <w:tabs>
          <w:tab w:val="left" w:pos="500"/>
        </w:tabs>
        <w:spacing w:line="303" w:lineRule="auto"/>
        <w:ind w:left="500" w:hanging="192"/>
        <w:rPr>
          <w:del w:id="15464" w:author="Admin" w:date="2019-02-19T02:10:00Z"/>
          <w:rFonts w:ascii="Arial" w:eastAsia="Arial" w:hAnsi="Arial" w:cs="Arial"/>
          <w:sz w:val="20"/>
          <w:szCs w:val="20"/>
        </w:rPr>
        <w:pPrChange w:id="15465" w:author="Admin" w:date="2019-02-19T00:19:00Z">
          <w:pPr>
            <w:numPr>
              <w:numId w:val="844"/>
            </w:numPr>
            <w:tabs>
              <w:tab w:val="left" w:pos="500"/>
            </w:tabs>
            <w:spacing w:line="303" w:lineRule="auto"/>
            <w:ind w:left="500" w:hanging="192"/>
          </w:pPr>
        </w:pPrChange>
      </w:pPr>
      <w:del w:id="15466" w:author="Admin" w:date="2019-02-19T02:10:00Z">
        <w:r w:rsidDel="002260E7">
          <w:rPr>
            <w:rFonts w:ascii="Arial" w:eastAsia="Arial" w:hAnsi="Arial" w:cs="Arial"/>
            <w:sz w:val="20"/>
            <w:szCs w:val="20"/>
          </w:rPr>
          <w:delText>Представьте число 1 в виде произведения нескольких чисел, сумма которых равна нулю.</w:delText>
        </w:r>
      </w:del>
    </w:p>
    <w:p w:rsidR="00A33515" w:rsidDel="002260E7" w:rsidRDefault="00A33515">
      <w:pPr>
        <w:spacing w:line="114" w:lineRule="exact"/>
        <w:rPr>
          <w:del w:id="15467" w:author="Admin" w:date="2019-02-19T02:10:00Z"/>
          <w:rFonts w:ascii="Arial" w:eastAsia="Arial" w:hAnsi="Arial" w:cs="Arial"/>
          <w:sz w:val="20"/>
          <w:szCs w:val="20"/>
        </w:rPr>
      </w:pPr>
    </w:p>
    <w:p w:rsidR="00A33515" w:rsidDel="002260E7" w:rsidRDefault="001A4D22">
      <w:pPr>
        <w:numPr>
          <w:ilvl w:val="0"/>
          <w:numId w:val="841"/>
        </w:numPr>
        <w:tabs>
          <w:tab w:val="left" w:pos="500"/>
        </w:tabs>
        <w:ind w:left="500" w:hanging="192"/>
        <w:rPr>
          <w:del w:id="15468" w:author="Admin" w:date="2019-02-19T02:10:00Z"/>
          <w:rFonts w:ascii="Arial" w:eastAsia="Arial" w:hAnsi="Arial" w:cs="Arial"/>
          <w:sz w:val="20"/>
          <w:szCs w:val="20"/>
        </w:rPr>
        <w:pPrChange w:id="15469" w:author="Admin" w:date="2019-02-19T00:19:00Z">
          <w:pPr>
            <w:numPr>
              <w:numId w:val="844"/>
            </w:numPr>
            <w:tabs>
              <w:tab w:val="left" w:pos="500"/>
            </w:tabs>
            <w:ind w:left="500" w:hanging="192"/>
          </w:pPr>
        </w:pPrChange>
      </w:pPr>
      <w:del w:id="15470" w:author="Admin" w:date="2019-02-19T02:10:00Z">
        <w:r w:rsidDel="002260E7">
          <w:rPr>
            <w:rFonts w:ascii="Arial" w:eastAsia="Arial" w:hAnsi="Arial" w:cs="Arial"/>
            <w:sz w:val="20"/>
            <w:szCs w:val="20"/>
          </w:rPr>
          <w:delText>Решите ту же самую задачу для чисел 2</w:delText>
        </w:r>
        <w:r w:rsidDel="002260E7">
          <w:rPr>
            <w:rFonts w:eastAsia="Times New Roman"/>
            <w:i/>
            <w:iCs/>
            <w:sz w:val="20"/>
            <w:szCs w:val="20"/>
          </w:rPr>
          <w:delText>;</w:delText>
        </w:r>
        <w:r w:rsidDel="002260E7">
          <w:rPr>
            <w:rFonts w:ascii="Arial" w:eastAsia="Arial" w:hAnsi="Arial" w:cs="Arial"/>
            <w:sz w:val="20"/>
            <w:szCs w:val="20"/>
          </w:rPr>
          <w:delText xml:space="preserve"> 4</w:delText>
        </w:r>
        <w:r w:rsidDel="002260E7">
          <w:rPr>
            <w:rFonts w:eastAsia="Times New Roman"/>
            <w:i/>
            <w:iCs/>
            <w:sz w:val="20"/>
            <w:szCs w:val="20"/>
          </w:rPr>
          <w:delText>;</w:delText>
        </w:r>
        <w:r w:rsidDel="002260E7">
          <w:rPr>
            <w:rFonts w:ascii="Arial" w:eastAsia="Arial" w:hAnsi="Arial" w:cs="Arial"/>
            <w:sz w:val="20"/>
            <w:szCs w:val="20"/>
          </w:rPr>
          <w:delText xml:space="preserve"> 6.</w:delText>
        </w:r>
      </w:del>
    </w:p>
    <w:p w:rsidR="00A33515" w:rsidDel="002260E7" w:rsidRDefault="00A33515">
      <w:pPr>
        <w:spacing w:line="196" w:lineRule="exact"/>
        <w:rPr>
          <w:del w:id="15471" w:author="Admin" w:date="2019-02-19T02:10:00Z"/>
          <w:rFonts w:ascii="Arial" w:eastAsia="Arial" w:hAnsi="Arial" w:cs="Arial"/>
          <w:sz w:val="20"/>
          <w:szCs w:val="20"/>
        </w:rPr>
      </w:pPr>
    </w:p>
    <w:p w:rsidR="00A33515" w:rsidDel="002260E7" w:rsidRDefault="001A4D22">
      <w:pPr>
        <w:numPr>
          <w:ilvl w:val="0"/>
          <w:numId w:val="841"/>
        </w:numPr>
        <w:tabs>
          <w:tab w:val="left" w:pos="500"/>
        </w:tabs>
        <w:spacing w:line="332" w:lineRule="auto"/>
        <w:ind w:left="500" w:hanging="192"/>
        <w:jc w:val="both"/>
        <w:rPr>
          <w:del w:id="15472" w:author="Admin" w:date="2019-02-19T02:10:00Z"/>
          <w:rFonts w:ascii="Arial" w:eastAsia="Arial" w:hAnsi="Arial" w:cs="Arial"/>
          <w:sz w:val="19"/>
          <w:szCs w:val="19"/>
        </w:rPr>
        <w:pPrChange w:id="15473" w:author="Admin" w:date="2019-02-19T00:19:00Z">
          <w:pPr>
            <w:numPr>
              <w:numId w:val="844"/>
            </w:numPr>
            <w:tabs>
              <w:tab w:val="left" w:pos="500"/>
            </w:tabs>
            <w:spacing w:line="332" w:lineRule="auto"/>
            <w:ind w:left="500" w:hanging="192"/>
            <w:jc w:val="both"/>
          </w:pPr>
        </w:pPrChange>
      </w:pPr>
      <w:del w:id="15474" w:author="Admin" w:date="2019-02-19T02:10:00Z">
        <w:r w:rsidDel="002260E7">
          <w:rPr>
            <w:rFonts w:ascii="Arial" w:eastAsia="Arial" w:hAnsi="Arial" w:cs="Arial"/>
            <w:sz w:val="19"/>
            <w:szCs w:val="19"/>
          </w:rPr>
          <w:delText>Решите эту задачу для числа 3. Сможете ли вы найти разложение, в котором все числа являются именно целыми, а не рациональными?</w:delText>
        </w:r>
      </w:del>
    </w:p>
    <w:p w:rsidR="00A33515" w:rsidDel="002260E7" w:rsidRDefault="00A33515">
      <w:pPr>
        <w:spacing w:line="90" w:lineRule="exact"/>
        <w:rPr>
          <w:del w:id="15475" w:author="Admin" w:date="2019-02-19T02:10:00Z"/>
          <w:rFonts w:ascii="Arial" w:eastAsia="Arial" w:hAnsi="Arial" w:cs="Arial"/>
          <w:sz w:val="19"/>
          <w:szCs w:val="19"/>
        </w:rPr>
      </w:pPr>
    </w:p>
    <w:p w:rsidR="00A33515" w:rsidDel="002260E7" w:rsidRDefault="001A4D22">
      <w:pPr>
        <w:numPr>
          <w:ilvl w:val="0"/>
          <w:numId w:val="841"/>
        </w:numPr>
        <w:tabs>
          <w:tab w:val="left" w:pos="500"/>
        </w:tabs>
        <w:spacing w:line="303" w:lineRule="auto"/>
        <w:ind w:left="500" w:hanging="192"/>
        <w:rPr>
          <w:del w:id="15476" w:author="Admin" w:date="2019-02-19T02:10:00Z"/>
          <w:rFonts w:ascii="Arial" w:eastAsia="Arial" w:hAnsi="Arial" w:cs="Arial"/>
          <w:sz w:val="20"/>
          <w:szCs w:val="20"/>
        </w:rPr>
        <w:pPrChange w:id="15477" w:author="Admin" w:date="2019-02-19T00:19:00Z">
          <w:pPr>
            <w:numPr>
              <w:numId w:val="844"/>
            </w:numPr>
            <w:tabs>
              <w:tab w:val="left" w:pos="500"/>
            </w:tabs>
            <w:spacing w:line="303" w:lineRule="auto"/>
            <w:ind w:left="500" w:hanging="192"/>
          </w:pPr>
        </w:pPrChange>
      </w:pPr>
      <w:del w:id="15478" w:author="Admin" w:date="2019-02-19T02:10:00Z">
        <w:r w:rsidDel="002260E7">
          <w:rPr>
            <w:rFonts w:ascii="Arial" w:eastAsia="Arial" w:hAnsi="Arial" w:cs="Arial"/>
            <w:sz w:val="20"/>
            <w:szCs w:val="20"/>
          </w:rPr>
          <w:delText>Исследуйте вопрос представимости для произвольных натураль-ных чисел.</w:delText>
        </w:r>
      </w:del>
    </w:p>
    <w:p w:rsidR="00A33515" w:rsidDel="002260E7" w:rsidRDefault="00A33515">
      <w:pPr>
        <w:spacing w:line="241" w:lineRule="exact"/>
        <w:rPr>
          <w:del w:id="15479" w:author="Admin" w:date="2019-02-19T02:10:00Z"/>
          <w:sz w:val="20"/>
          <w:szCs w:val="20"/>
        </w:rPr>
      </w:pPr>
    </w:p>
    <w:p w:rsidR="00A33515" w:rsidDel="002260E7" w:rsidRDefault="001A4D22">
      <w:pPr>
        <w:rPr>
          <w:del w:id="15480" w:author="Admin" w:date="2019-02-19T02:10:00Z"/>
          <w:sz w:val="20"/>
          <w:szCs w:val="20"/>
        </w:rPr>
      </w:pPr>
      <w:del w:id="15481" w:author="Admin" w:date="2019-02-19T02:10:00Z">
        <w:r w:rsidDel="002260E7">
          <w:rPr>
            <w:rFonts w:ascii="Arial" w:eastAsia="Arial" w:hAnsi="Arial" w:cs="Arial"/>
            <w:b/>
            <w:bCs/>
            <w:sz w:val="26"/>
            <w:szCs w:val="26"/>
          </w:rPr>
          <w:delText>Задача 5. Как же я люблю разрезать!</w:delText>
        </w:r>
      </w:del>
    </w:p>
    <w:p w:rsidR="00A33515" w:rsidDel="002260E7" w:rsidRDefault="00A33515">
      <w:pPr>
        <w:spacing w:line="178" w:lineRule="exact"/>
        <w:rPr>
          <w:del w:id="15482" w:author="Admin" w:date="2019-02-19T02:10:00Z"/>
          <w:sz w:val="20"/>
          <w:szCs w:val="20"/>
        </w:rPr>
      </w:pPr>
    </w:p>
    <w:p w:rsidR="00A33515" w:rsidDel="002260E7" w:rsidRDefault="001A4D22">
      <w:pPr>
        <w:numPr>
          <w:ilvl w:val="0"/>
          <w:numId w:val="842"/>
        </w:numPr>
        <w:tabs>
          <w:tab w:val="left" w:pos="500"/>
        </w:tabs>
        <w:spacing w:line="237" w:lineRule="auto"/>
        <w:ind w:left="500" w:hanging="192"/>
        <w:rPr>
          <w:del w:id="15483" w:author="Admin" w:date="2019-02-19T02:10:00Z"/>
          <w:rFonts w:ascii="Arial" w:eastAsia="Arial" w:hAnsi="Arial" w:cs="Arial"/>
          <w:sz w:val="20"/>
          <w:szCs w:val="20"/>
        </w:rPr>
        <w:pPrChange w:id="15484" w:author="Admin" w:date="2019-02-19T00:19:00Z">
          <w:pPr>
            <w:numPr>
              <w:numId w:val="845"/>
            </w:numPr>
            <w:tabs>
              <w:tab w:val="left" w:pos="500"/>
            </w:tabs>
            <w:spacing w:line="237" w:lineRule="auto"/>
            <w:ind w:left="500" w:hanging="192"/>
          </w:pPr>
        </w:pPrChange>
      </w:pPr>
      <w:del w:id="15485" w:author="Admin" w:date="2019-02-19T02:10:00Z">
        <w:r w:rsidDel="002260E7">
          <w:rPr>
            <w:rFonts w:ascii="Arial" w:eastAsia="Arial" w:hAnsi="Arial" w:cs="Arial"/>
            <w:sz w:val="20"/>
            <w:szCs w:val="20"/>
          </w:rPr>
          <w:delText>Возможно ли разрезать на равнобедренные треугольники: а) квад-рат</w:delText>
        </w:r>
        <w:r w:rsidDel="002260E7">
          <w:rPr>
            <w:rFonts w:ascii="Arial" w:eastAsia="Arial" w:hAnsi="Arial" w:cs="Arial"/>
            <w:sz w:val="39"/>
            <w:szCs w:val="39"/>
            <w:vertAlign w:val="superscript"/>
          </w:rPr>
          <w:delText>,</w:delText>
        </w:r>
        <w:r w:rsidDel="002260E7">
          <w:rPr>
            <w:rFonts w:ascii="Arial" w:eastAsia="Arial" w:hAnsi="Arial" w:cs="Arial"/>
            <w:sz w:val="20"/>
            <w:szCs w:val="20"/>
          </w:rPr>
          <w:delText>, б) прямоугольник? Если да, то покажите как.</w:delText>
        </w:r>
      </w:del>
    </w:p>
    <w:p w:rsidR="00A33515" w:rsidDel="002260E7" w:rsidRDefault="00A33515">
      <w:pPr>
        <w:spacing w:line="25" w:lineRule="exact"/>
        <w:rPr>
          <w:del w:id="15486" w:author="Admin" w:date="2019-02-19T02:10:00Z"/>
          <w:rFonts w:ascii="Arial" w:eastAsia="Arial" w:hAnsi="Arial" w:cs="Arial"/>
          <w:sz w:val="20"/>
          <w:szCs w:val="20"/>
        </w:rPr>
      </w:pPr>
    </w:p>
    <w:p w:rsidR="00A33515" w:rsidDel="002260E7" w:rsidRDefault="001A4D22">
      <w:pPr>
        <w:numPr>
          <w:ilvl w:val="0"/>
          <w:numId w:val="842"/>
        </w:numPr>
        <w:tabs>
          <w:tab w:val="left" w:pos="500"/>
        </w:tabs>
        <w:spacing w:line="237" w:lineRule="auto"/>
        <w:ind w:left="500" w:hanging="192"/>
        <w:rPr>
          <w:del w:id="15487" w:author="Admin" w:date="2019-02-19T02:10:00Z"/>
          <w:rFonts w:ascii="Arial" w:eastAsia="Arial" w:hAnsi="Arial" w:cs="Arial"/>
          <w:sz w:val="20"/>
          <w:szCs w:val="20"/>
        </w:rPr>
        <w:pPrChange w:id="15488" w:author="Admin" w:date="2019-02-19T00:19:00Z">
          <w:pPr>
            <w:numPr>
              <w:numId w:val="845"/>
            </w:numPr>
            <w:tabs>
              <w:tab w:val="left" w:pos="500"/>
            </w:tabs>
            <w:spacing w:line="237" w:lineRule="auto"/>
            <w:ind w:left="500" w:hanging="192"/>
          </w:pPr>
        </w:pPrChange>
      </w:pPr>
      <w:del w:id="15489" w:author="Admin" w:date="2019-02-19T02:10:00Z">
        <w:r w:rsidDel="002260E7">
          <w:rPr>
            <w:rFonts w:ascii="Arial" w:eastAsia="Arial" w:hAnsi="Arial" w:cs="Arial"/>
            <w:sz w:val="20"/>
            <w:szCs w:val="20"/>
          </w:rPr>
          <w:delText>Ответьте на тот же вопрос, если нужно разрезать а) параллело-грамм</w:delText>
        </w:r>
        <w:r w:rsidDel="002260E7">
          <w:rPr>
            <w:rFonts w:ascii="Arial" w:eastAsia="Arial" w:hAnsi="Arial" w:cs="Arial"/>
            <w:sz w:val="39"/>
            <w:szCs w:val="39"/>
            <w:vertAlign w:val="superscript"/>
          </w:rPr>
          <w:delText>,</w:delText>
        </w:r>
        <w:r w:rsidDel="002260E7">
          <w:rPr>
            <w:rFonts w:ascii="Arial" w:eastAsia="Arial" w:hAnsi="Arial" w:cs="Arial"/>
            <w:sz w:val="20"/>
            <w:szCs w:val="20"/>
          </w:rPr>
          <w:delText>, б) равнобокую трапецию. Если можно, то покажите как.</w:delText>
        </w:r>
      </w:del>
    </w:p>
    <w:p w:rsidR="00A33515" w:rsidDel="002260E7" w:rsidRDefault="00A33515">
      <w:pPr>
        <w:rPr>
          <w:del w:id="15490"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5491" w:author="Admin" w:date="2019-02-19T02:10:00Z"/>
          <w:sz w:val="20"/>
          <w:szCs w:val="20"/>
        </w:rPr>
      </w:pPr>
    </w:p>
    <w:p w:rsidR="00A33515" w:rsidDel="002260E7" w:rsidRDefault="00A33515">
      <w:pPr>
        <w:spacing w:line="235" w:lineRule="exact"/>
        <w:rPr>
          <w:del w:id="15492" w:author="Admin" w:date="2019-02-19T02:10:00Z"/>
          <w:sz w:val="20"/>
          <w:szCs w:val="20"/>
        </w:rPr>
      </w:pPr>
    </w:p>
    <w:p w:rsidR="00A33515" w:rsidDel="002260E7" w:rsidRDefault="001A4D22">
      <w:pPr>
        <w:ind w:right="-19"/>
        <w:jc w:val="center"/>
        <w:rPr>
          <w:del w:id="15493" w:author="Admin" w:date="2019-02-19T02:10:00Z"/>
          <w:sz w:val="20"/>
          <w:szCs w:val="20"/>
        </w:rPr>
      </w:pPr>
      <w:del w:id="15494"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353</w:delText>
        </w:r>
        <w:r w:rsidDel="002260E7">
          <w:rPr>
            <w:rFonts w:ascii="Arial" w:eastAsia="Arial" w:hAnsi="Arial" w:cs="Arial"/>
            <w:sz w:val="20"/>
            <w:szCs w:val="20"/>
          </w:rPr>
          <w:delText xml:space="preserve"> −</w:delText>
        </w:r>
      </w:del>
    </w:p>
    <w:p w:rsidR="00A33515" w:rsidDel="002260E7" w:rsidRDefault="00A33515">
      <w:pPr>
        <w:rPr>
          <w:del w:id="15495"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5496" w:author="Admin" w:date="2019-02-19T02:10:00Z"/>
          <w:sz w:val="20"/>
          <w:szCs w:val="20"/>
        </w:rPr>
      </w:pPr>
      <w:bookmarkStart w:id="15497" w:name="page364"/>
      <w:bookmarkEnd w:id="15497"/>
      <w:del w:id="15498" w:author="Admin" w:date="2019-02-19T02:10:00Z">
        <w:r w:rsidDel="002260E7">
          <w:rPr>
            <w:rFonts w:ascii="Arial" w:eastAsia="Arial" w:hAnsi="Arial" w:cs="Arial"/>
            <w:sz w:val="18"/>
            <w:szCs w:val="18"/>
          </w:rPr>
          <w:lastRenderedPageBreak/>
          <w:delText>Исследовательские проекты для школьников</w:delText>
        </w:r>
      </w:del>
    </w:p>
    <w:p w:rsidR="00A33515" w:rsidDel="002260E7" w:rsidRDefault="00A33515">
      <w:pPr>
        <w:spacing w:line="184" w:lineRule="exact"/>
        <w:rPr>
          <w:del w:id="15499" w:author="Admin" w:date="2019-02-19T02:10:00Z"/>
          <w:sz w:val="20"/>
          <w:szCs w:val="20"/>
        </w:rPr>
      </w:pPr>
    </w:p>
    <w:p w:rsidR="00A33515" w:rsidDel="002260E7" w:rsidRDefault="001A4D22">
      <w:pPr>
        <w:numPr>
          <w:ilvl w:val="0"/>
          <w:numId w:val="843"/>
        </w:numPr>
        <w:tabs>
          <w:tab w:val="left" w:pos="500"/>
        </w:tabs>
        <w:spacing w:line="303" w:lineRule="auto"/>
        <w:ind w:left="500" w:hanging="192"/>
        <w:rPr>
          <w:del w:id="15500" w:author="Admin" w:date="2019-02-19T02:10:00Z"/>
          <w:rFonts w:ascii="Arial" w:eastAsia="Arial" w:hAnsi="Arial" w:cs="Arial"/>
          <w:sz w:val="20"/>
          <w:szCs w:val="20"/>
        </w:rPr>
        <w:pPrChange w:id="15501" w:author="Admin" w:date="2019-02-19T00:19:00Z">
          <w:pPr>
            <w:numPr>
              <w:numId w:val="846"/>
            </w:numPr>
            <w:tabs>
              <w:tab w:val="left" w:pos="500"/>
            </w:tabs>
            <w:spacing w:line="303" w:lineRule="auto"/>
            <w:ind w:left="500" w:hanging="192"/>
          </w:pPr>
        </w:pPrChange>
      </w:pPr>
      <w:del w:id="15502" w:author="Admin" w:date="2019-02-19T02:10:00Z">
        <w:r w:rsidDel="002260E7">
          <w:rPr>
            <w:rFonts w:ascii="Arial" w:eastAsia="Arial" w:hAnsi="Arial" w:cs="Arial"/>
            <w:sz w:val="20"/>
            <w:szCs w:val="20"/>
          </w:rPr>
          <w:delText>Попытайтесь разрезать фигуры на наименьшее возможное число равнобедренных треугольников.</w:delText>
        </w:r>
      </w:del>
    </w:p>
    <w:p w:rsidR="00A33515" w:rsidDel="002260E7" w:rsidRDefault="00A33515">
      <w:pPr>
        <w:spacing w:line="114" w:lineRule="exact"/>
        <w:rPr>
          <w:del w:id="15503" w:author="Admin" w:date="2019-02-19T02:10:00Z"/>
          <w:rFonts w:ascii="Arial" w:eastAsia="Arial" w:hAnsi="Arial" w:cs="Arial"/>
          <w:sz w:val="20"/>
          <w:szCs w:val="20"/>
        </w:rPr>
      </w:pPr>
    </w:p>
    <w:p w:rsidR="00A33515" w:rsidDel="002260E7" w:rsidRDefault="001A4D22">
      <w:pPr>
        <w:numPr>
          <w:ilvl w:val="0"/>
          <w:numId w:val="843"/>
        </w:numPr>
        <w:tabs>
          <w:tab w:val="left" w:pos="500"/>
        </w:tabs>
        <w:spacing w:line="291" w:lineRule="auto"/>
        <w:ind w:left="500" w:hanging="192"/>
        <w:jc w:val="both"/>
        <w:rPr>
          <w:del w:id="15504" w:author="Admin" w:date="2019-02-19T02:10:00Z"/>
          <w:rFonts w:ascii="Arial" w:eastAsia="Arial" w:hAnsi="Arial" w:cs="Arial"/>
          <w:sz w:val="20"/>
          <w:szCs w:val="20"/>
        </w:rPr>
        <w:pPrChange w:id="15505" w:author="Admin" w:date="2019-02-19T00:19:00Z">
          <w:pPr>
            <w:numPr>
              <w:numId w:val="846"/>
            </w:numPr>
            <w:tabs>
              <w:tab w:val="left" w:pos="500"/>
            </w:tabs>
            <w:spacing w:line="291" w:lineRule="auto"/>
            <w:ind w:left="500" w:hanging="192"/>
            <w:jc w:val="both"/>
          </w:pPr>
        </w:pPrChange>
      </w:pPr>
      <w:del w:id="15506" w:author="Admin" w:date="2019-02-19T02:10:00Z">
        <w:r w:rsidDel="002260E7">
          <w:rPr>
            <w:rFonts w:ascii="Arial" w:eastAsia="Arial" w:hAnsi="Arial" w:cs="Arial"/>
            <w:sz w:val="20"/>
            <w:szCs w:val="20"/>
          </w:rPr>
          <w:delText>Попробуйте изменить форму фигур из списка выше. Как тогда из-менится Ваше разбиение на треугольники? Рассмотрите экстре-мальные ситуации.</w:delText>
        </w:r>
      </w:del>
    </w:p>
    <w:p w:rsidR="00A33515" w:rsidDel="002260E7" w:rsidRDefault="00A33515">
      <w:pPr>
        <w:spacing w:line="253" w:lineRule="exact"/>
        <w:rPr>
          <w:del w:id="15507" w:author="Admin" w:date="2019-02-19T02:10:00Z"/>
          <w:sz w:val="20"/>
          <w:szCs w:val="20"/>
        </w:rPr>
      </w:pPr>
    </w:p>
    <w:p w:rsidR="00A33515" w:rsidDel="002260E7" w:rsidRDefault="001A4D22">
      <w:pPr>
        <w:rPr>
          <w:del w:id="15508" w:author="Admin" w:date="2019-02-19T02:10:00Z"/>
          <w:sz w:val="20"/>
          <w:szCs w:val="20"/>
        </w:rPr>
      </w:pPr>
      <w:del w:id="15509" w:author="Admin" w:date="2019-02-19T02:10:00Z">
        <w:r w:rsidDel="002260E7">
          <w:rPr>
            <w:rFonts w:ascii="Arial" w:eastAsia="Arial" w:hAnsi="Arial" w:cs="Arial"/>
            <w:b/>
            <w:bCs/>
            <w:sz w:val="26"/>
            <w:szCs w:val="26"/>
          </w:rPr>
          <w:delText>Задача 6. Геометрическая миниатюра</w:delText>
        </w:r>
      </w:del>
    </w:p>
    <w:p w:rsidR="00A33515" w:rsidDel="002260E7" w:rsidRDefault="00A33515">
      <w:pPr>
        <w:spacing w:line="178" w:lineRule="exact"/>
        <w:rPr>
          <w:del w:id="15510" w:author="Admin" w:date="2019-02-19T02:10:00Z"/>
          <w:sz w:val="20"/>
          <w:szCs w:val="20"/>
        </w:rPr>
      </w:pPr>
    </w:p>
    <w:p w:rsidR="00A33515" w:rsidDel="002260E7" w:rsidRDefault="001A4D22">
      <w:pPr>
        <w:numPr>
          <w:ilvl w:val="0"/>
          <w:numId w:val="844"/>
        </w:numPr>
        <w:tabs>
          <w:tab w:val="left" w:pos="500"/>
        </w:tabs>
        <w:spacing w:line="303" w:lineRule="auto"/>
        <w:ind w:left="500" w:hanging="192"/>
        <w:rPr>
          <w:del w:id="15511" w:author="Admin" w:date="2019-02-19T02:10:00Z"/>
          <w:rFonts w:ascii="Arial" w:eastAsia="Arial" w:hAnsi="Arial" w:cs="Arial"/>
          <w:sz w:val="20"/>
          <w:szCs w:val="20"/>
        </w:rPr>
        <w:pPrChange w:id="15512" w:author="Admin" w:date="2019-02-19T00:19:00Z">
          <w:pPr>
            <w:numPr>
              <w:numId w:val="847"/>
            </w:numPr>
            <w:tabs>
              <w:tab w:val="left" w:pos="500"/>
            </w:tabs>
            <w:spacing w:line="303" w:lineRule="auto"/>
            <w:ind w:left="500" w:hanging="192"/>
          </w:pPr>
        </w:pPrChange>
      </w:pPr>
      <w:del w:id="15513" w:author="Admin" w:date="2019-02-19T02:10:00Z">
        <w:r w:rsidDel="002260E7">
          <w:rPr>
            <w:rFonts w:ascii="Arial" w:eastAsia="Arial" w:hAnsi="Arial" w:cs="Arial"/>
            <w:sz w:val="20"/>
            <w:szCs w:val="20"/>
          </w:rPr>
          <w:delText>Как вы думаете, какую часть (по площади) составляет треугольник внутри прямоугольника на картинке ниже?</w:delText>
        </w:r>
      </w:del>
    </w:p>
    <w:p w:rsidR="00A33515" w:rsidDel="002260E7" w:rsidRDefault="001A4D22">
      <w:pPr>
        <w:spacing w:line="20" w:lineRule="exact"/>
        <w:rPr>
          <w:del w:id="15514" w:author="Admin" w:date="2019-02-19T02:10:00Z"/>
          <w:sz w:val="20"/>
          <w:szCs w:val="20"/>
        </w:rPr>
      </w:pPr>
      <w:del w:id="15515" w:author="Admin" w:date="2019-02-19T02:10:00Z">
        <w:r w:rsidDel="002260E7">
          <w:rPr>
            <w:noProof/>
            <w:sz w:val="20"/>
            <w:szCs w:val="20"/>
          </w:rPr>
          <w:drawing>
            <wp:anchor distT="0" distB="0" distL="114300" distR="114300" simplePos="0" relativeHeight="251947008" behindDoc="1" locked="0" layoutInCell="0" allowOverlap="1" wp14:anchorId="25301B68" wp14:editId="4198254B">
              <wp:simplePos x="0" y="0"/>
              <wp:positionH relativeFrom="column">
                <wp:posOffset>1390650</wp:posOffset>
              </wp:positionH>
              <wp:positionV relativeFrom="paragraph">
                <wp:posOffset>31115</wp:posOffset>
              </wp:positionV>
              <wp:extent cx="1840230" cy="832485"/>
              <wp:effectExtent l="0" t="0" r="0" b="0"/>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47">
                        <a:extLst/>
                      </a:blip>
                      <a:srcRect/>
                      <a:stretch>
                        <a:fillRect/>
                      </a:stretch>
                    </pic:blipFill>
                    <pic:spPr bwMode="auto">
                      <a:xfrm>
                        <a:off x="0" y="0"/>
                        <a:ext cx="1840230" cy="832485"/>
                      </a:xfrm>
                      <a:prstGeom prst="rect">
                        <a:avLst/>
                      </a:prstGeom>
                      <a:noFill/>
                    </pic:spPr>
                  </pic:pic>
                </a:graphicData>
              </a:graphic>
            </wp:anchor>
          </w:drawing>
        </w:r>
      </w:del>
    </w:p>
    <w:p w:rsidR="00A33515" w:rsidDel="002260E7" w:rsidRDefault="00A33515">
      <w:pPr>
        <w:spacing w:line="200" w:lineRule="exact"/>
        <w:rPr>
          <w:del w:id="15516" w:author="Admin" w:date="2019-02-19T02:10:00Z"/>
          <w:sz w:val="20"/>
          <w:szCs w:val="20"/>
        </w:rPr>
      </w:pPr>
    </w:p>
    <w:p w:rsidR="00A33515" w:rsidDel="002260E7" w:rsidRDefault="00A33515">
      <w:pPr>
        <w:spacing w:line="200" w:lineRule="exact"/>
        <w:rPr>
          <w:del w:id="15517" w:author="Admin" w:date="2019-02-19T02:10:00Z"/>
          <w:sz w:val="20"/>
          <w:szCs w:val="20"/>
        </w:rPr>
      </w:pPr>
    </w:p>
    <w:p w:rsidR="00A33515" w:rsidDel="002260E7" w:rsidRDefault="00A33515">
      <w:pPr>
        <w:spacing w:line="200" w:lineRule="exact"/>
        <w:rPr>
          <w:del w:id="15518" w:author="Admin" w:date="2019-02-19T02:10:00Z"/>
          <w:sz w:val="20"/>
          <w:szCs w:val="20"/>
        </w:rPr>
      </w:pPr>
    </w:p>
    <w:p w:rsidR="00A33515" w:rsidDel="002260E7" w:rsidRDefault="00A33515">
      <w:pPr>
        <w:spacing w:line="200" w:lineRule="exact"/>
        <w:rPr>
          <w:del w:id="15519" w:author="Admin" w:date="2019-02-19T02:10:00Z"/>
          <w:sz w:val="20"/>
          <w:szCs w:val="20"/>
        </w:rPr>
      </w:pPr>
    </w:p>
    <w:p w:rsidR="00A33515" w:rsidDel="002260E7" w:rsidRDefault="00A33515">
      <w:pPr>
        <w:spacing w:line="200" w:lineRule="exact"/>
        <w:rPr>
          <w:del w:id="15520" w:author="Admin" w:date="2019-02-19T02:10:00Z"/>
          <w:sz w:val="20"/>
          <w:szCs w:val="20"/>
        </w:rPr>
      </w:pPr>
    </w:p>
    <w:p w:rsidR="00A33515" w:rsidDel="002260E7" w:rsidRDefault="00A33515">
      <w:pPr>
        <w:spacing w:line="200" w:lineRule="exact"/>
        <w:rPr>
          <w:del w:id="15521" w:author="Admin" w:date="2019-02-19T02:10:00Z"/>
          <w:sz w:val="20"/>
          <w:szCs w:val="20"/>
        </w:rPr>
      </w:pPr>
    </w:p>
    <w:p w:rsidR="00A33515" w:rsidDel="002260E7" w:rsidRDefault="00A33515">
      <w:pPr>
        <w:spacing w:line="348" w:lineRule="exact"/>
        <w:rPr>
          <w:del w:id="15522" w:author="Admin" w:date="2019-02-19T02:10:00Z"/>
          <w:sz w:val="20"/>
          <w:szCs w:val="20"/>
        </w:rPr>
      </w:pPr>
    </w:p>
    <w:p w:rsidR="00A33515" w:rsidDel="002260E7" w:rsidRDefault="001A4D22">
      <w:pPr>
        <w:numPr>
          <w:ilvl w:val="0"/>
          <w:numId w:val="845"/>
        </w:numPr>
        <w:tabs>
          <w:tab w:val="left" w:pos="500"/>
        </w:tabs>
        <w:ind w:left="500" w:hanging="192"/>
        <w:rPr>
          <w:del w:id="15523" w:author="Admin" w:date="2019-02-19T02:10:00Z"/>
          <w:rFonts w:ascii="Arial" w:eastAsia="Arial" w:hAnsi="Arial" w:cs="Arial"/>
          <w:sz w:val="20"/>
          <w:szCs w:val="20"/>
        </w:rPr>
        <w:pPrChange w:id="15524" w:author="Admin" w:date="2019-02-19T00:19:00Z">
          <w:pPr>
            <w:numPr>
              <w:numId w:val="848"/>
            </w:numPr>
            <w:tabs>
              <w:tab w:val="left" w:pos="500"/>
            </w:tabs>
            <w:ind w:left="500" w:hanging="192"/>
          </w:pPr>
        </w:pPrChange>
      </w:pPr>
      <w:del w:id="15525" w:author="Admin" w:date="2019-02-19T02:10:00Z">
        <w:r w:rsidDel="002260E7">
          <w:rPr>
            <w:rFonts w:ascii="Arial" w:eastAsia="Arial" w:hAnsi="Arial" w:cs="Arial"/>
            <w:sz w:val="20"/>
            <w:szCs w:val="20"/>
          </w:rPr>
          <w:delText>А какую часть составляет такой треугольник?</w:delText>
        </w:r>
      </w:del>
    </w:p>
    <w:p w:rsidR="00A33515" w:rsidDel="002260E7" w:rsidRDefault="001A4D22">
      <w:pPr>
        <w:spacing w:line="20" w:lineRule="exact"/>
        <w:rPr>
          <w:del w:id="15526" w:author="Admin" w:date="2019-02-19T02:10:00Z"/>
          <w:sz w:val="20"/>
          <w:szCs w:val="20"/>
        </w:rPr>
      </w:pPr>
      <w:del w:id="15527" w:author="Admin" w:date="2019-02-19T02:10:00Z">
        <w:r w:rsidDel="002260E7">
          <w:rPr>
            <w:noProof/>
            <w:sz w:val="20"/>
            <w:szCs w:val="20"/>
          </w:rPr>
          <w:drawing>
            <wp:anchor distT="0" distB="0" distL="114300" distR="114300" simplePos="0" relativeHeight="251948032" behindDoc="1" locked="0" layoutInCell="0" allowOverlap="1" wp14:anchorId="43CAA4E6" wp14:editId="5024D6EF">
              <wp:simplePos x="0" y="0"/>
              <wp:positionH relativeFrom="column">
                <wp:posOffset>1390650</wp:posOffset>
              </wp:positionH>
              <wp:positionV relativeFrom="paragraph">
                <wp:posOffset>83820</wp:posOffset>
              </wp:positionV>
              <wp:extent cx="1840230" cy="832485"/>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48">
                        <a:extLst/>
                      </a:blip>
                      <a:srcRect/>
                      <a:stretch>
                        <a:fillRect/>
                      </a:stretch>
                    </pic:blipFill>
                    <pic:spPr bwMode="auto">
                      <a:xfrm>
                        <a:off x="0" y="0"/>
                        <a:ext cx="1840230" cy="832485"/>
                      </a:xfrm>
                      <a:prstGeom prst="rect">
                        <a:avLst/>
                      </a:prstGeom>
                      <a:noFill/>
                    </pic:spPr>
                  </pic:pic>
                </a:graphicData>
              </a:graphic>
            </wp:anchor>
          </w:drawing>
        </w:r>
      </w:del>
    </w:p>
    <w:p w:rsidR="00A33515" w:rsidDel="002260E7" w:rsidRDefault="00A33515">
      <w:pPr>
        <w:spacing w:line="200" w:lineRule="exact"/>
        <w:rPr>
          <w:del w:id="15528" w:author="Admin" w:date="2019-02-19T02:10:00Z"/>
          <w:sz w:val="20"/>
          <w:szCs w:val="20"/>
        </w:rPr>
      </w:pPr>
    </w:p>
    <w:p w:rsidR="00A33515" w:rsidDel="002260E7" w:rsidRDefault="00A33515">
      <w:pPr>
        <w:spacing w:line="200" w:lineRule="exact"/>
        <w:rPr>
          <w:del w:id="15529" w:author="Admin" w:date="2019-02-19T02:10:00Z"/>
          <w:sz w:val="20"/>
          <w:szCs w:val="20"/>
        </w:rPr>
      </w:pPr>
    </w:p>
    <w:p w:rsidR="00A33515" w:rsidDel="002260E7" w:rsidRDefault="00A33515">
      <w:pPr>
        <w:spacing w:line="200" w:lineRule="exact"/>
        <w:rPr>
          <w:del w:id="15530" w:author="Admin" w:date="2019-02-19T02:10:00Z"/>
          <w:sz w:val="20"/>
          <w:szCs w:val="20"/>
        </w:rPr>
      </w:pPr>
    </w:p>
    <w:p w:rsidR="00A33515" w:rsidDel="002260E7" w:rsidRDefault="00A33515">
      <w:pPr>
        <w:spacing w:line="200" w:lineRule="exact"/>
        <w:rPr>
          <w:del w:id="15531" w:author="Admin" w:date="2019-02-19T02:10:00Z"/>
          <w:sz w:val="20"/>
          <w:szCs w:val="20"/>
        </w:rPr>
      </w:pPr>
    </w:p>
    <w:p w:rsidR="00A33515" w:rsidDel="002260E7" w:rsidRDefault="00A33515">
      <w:pPr>
        <w:spacing w:line="200" w:lineRule="exact"/>
        <w:rPr>
          <w:del w:id="15532" w:author="Admin" w:date="2019-02-19T02:10:00Z"/>
          <w:sz w:val="20"/>
          <w:szCs w:val="20"/>
        </w:rPr>
      </w:pPr>
    </w:p>
    <w:p w:rsidR="00A33515" w:rsidDel="002260E7" w:rsidRDefault="00A33515">
      <w:pPr>
        <w:spacing w:line="200" w:lineRule="exact"/>
        <w:rPr>
          <w:del w:id="15533" w:author="Admin" w:date="2019-02-19T02:10:00Z"/>
          <w:sz w:val="20"/>
          <w:szCs w:val="20"/>
        </w:rPr>
      </w:pPr>
    </w:p>
    <w:p w:rsidR="00A33515" w:rsidDel="002260E7" w:rsidRDefault="00A33515">
      <w:pPr>
        <w:spacing w:line="200" w:lineRule="exact"/>
        <w:rPr>
          <w:del w:id="15534" w:author="Admin" w:date="2019-02-19T02:10:00Z"/>
          <w:sz w:val="20"/>
          <w:szCs w:val="20"/>
        </w:rPr>
      </w:pPr>
    </w:p>
    <w:p w:rsidR="00A33515" w:rsidDel="002260E7" w:rsidRDefault="00A33515">
      <w:pPr>
        <w:spacing w:line="231" w:lineRule="exact"/>
        <w:rPr>
          <w:del w:id="15535" w:author="Admin" w:date="2019-02-19T02:10:00Z"/>
          <w:sz w:val="20"/>
          <w:szCs w:val="20"/>
        </w:rPr>
      </w:pPr>
    </w:p>
    <w:p w:rsidR="00A33515" w:rsidDel="002260E7" w:rsidRDefault="001A4D22">
      <w:pPr>
        <w:numPr>
          <w:ilvl w:val="0"/>
          <w:numId w:val="846"/>
        </w:numPr>
        <w:tabs>
          <w:tab w:val="left" w:pos="500"/>
        </w:tabs>
        <w:ind w:left="500" w:hanging="192"/>
        <w:rPr>
          <w:del w:id="15536" w:author="Admin" w:date="2019-02-19T02:10:00Z"/>
          <w:rFonts w:ascii="Arial" w:eastAsia="Arial" w:hAnsi="Arial" w:cs="Arial"/>
          <w:sz w:val="20"/>
          <w:szCs w:val="20"/>
        </w:rPr>
        <w:pPrChange w:id="15537" w:author="Admin" w:date="2019-02-19T00:19:00Z">
          <w:pPr>
            <w:numPr>
              <w:numId w:val="849"/>
            </w:numPr>
            <w:tabs>
              <w:tab w:val="left" w:pos="500"/>
            </w:tabs>
            <w:ind w:left="500" w:hanging="192"/>
          </w:pPr>
        </w:pPrChange>
      </w:pPr>
      <w:del w:id="15538" w:author="Admin" w:date="2019-02-19T02:10:00Z">
        <w:r w:rsidDel="002260E7">
          <w:rPr>
            <w:rFonts w:ascii="Arial" w:eastAsia="Arial" w:hAnsi="Arial" w:cs="Arial"/>
            <w:sz w:val="20"/>
            <w:szCs w:val="20"/>
          </w:rPr>
          <w:delText>А такой?</w:delText>
        </w:r>
      </w:del>
    </w:p>
    <w:p w:rsidR="00A33515" w:rsidDel="002260E7" w:rsidRDefault="001A4D22">
      <w:pPr>
        <w:spacing w:line="20" w:lineRule="exact"/>
        <w:rPr>
          <w:del w:id="15539" w:author="Admin" w:date="2019-02-19T02:10:00Z"/>
          <w:sz w:val="20"/>
          <w:szCs w:val="20"/>
        </w:rPr>
      </w:pPr>
      <w:del w:id="15540" w:author="Admin" w:date="2019-02-19T02:10:00Z">
        <w:r w:rsidDel="002260E7">
          <w:rPr>
            <w:noProof/>
            <w:sz w:val="20"/>
            <w:szCs w:val="20"/>
          </w:rPr>
          <w:drawing>
            <wp:anchor distT="0" distB="0" distL="114300" distR="114300" simplePos="0" relativeHeight="251949056" behindDoc="1" locked="0" layoutInCell="0" allowOverlap="1" wp14:anchorId="1A4F9D2C" wp14:editId="7B4D514F">
              <wp:simplePos x="0" y="0"/>
              <wp:positionH relativeFrom="column">
                <wp:posOffset>1390650</wp:posOffset>
              </wp:positionH>
              <wp:positionV relativeFrom="paragraph">
                <wp:posOffset>57785</wp:posOffset>
              </wp:positionV>
              <wp:extent cx="1840230" cy="832485"/>
              <wp:effectExtent l="0" t="0" r="0" b="0"/>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9">
                        <a:extLst/>
                      </a:blip>
                      <a:srcRect/>
                      <a:stretch>
                        <a:fillRect/>
                      </a:stretch>
                    </pic:blipFill>
                    <pic:spPr bwMode="auto">
                      <a:xfrm>
                        <a:off x="0" y="0"/>
                        <a:ext cx="1840230" cy="832485"/>
                      </a:xfrm>
                      <a:prstGeom prst="rect">
                        <a:avLst/>
                      </a:prstGeom>
                      <a:noFill/>
                    </pic:spPr>
                  </pic:pic>
                </a:graphicData>
              </a:graphic>
            </wp:anchor>
          </w:drawing>
        </w:r>
      </w:del>
    </w:p>
    <w:p w:rsidR="00A33515" w:rsidDel="002260E7" w:rsidRDefault="00A33515">
      <w:pPr>
        <w:spacing w:line="200" w:lineRule="exact"/>
        <w:rPr>
          <w:del w:id="15541" w:author="Admin" w:date="2019-02-19T02:10:00Z"/>
          <w:sz w:val="20"/>
          <w:szCs w:val="20"/>
        </w:rPr>
      </w:pPr>
    </w:p>
    <w:p w:rsidR="00A33515" w:rsidDel="002260E7" w:rsidRDefault="00A33515">
      <w:pPr>
        <w:spacing w:line="200" w:lineRule="exact"/>
        <w:rPr>
          <w:del w:id="15542" w:author="Admin" w:date="2019-02-19T02:10:00Z"/>
          <w:sz w:val="20"/>
          <w:szCs w:val="20"/>
        </w:rPr>
      </w:pPr>
    </w:p>
    <w:p w:rsidR="00A33515" w:rsidDel="002260E7" w:rsidRDefault="00A33515">
      <w:pPr>
        <w:spacing w:line="200" w:lineRule="exact"/>
        <w:rPr>
          <w:del w:id="15543" w:author="Admin" w:date="2019-02-19T02:10:00Z"/>
          <w:sz w:val="20"/>
          <w:szCs w:val="20"/>
        </w:rPr>
      </w:pPr>
    </w:p>
    <w:p w:rsidR="00A33515" w:rsidDel="002260E7" w:rsidRDefault="00A33515">
      <w:pPr>
        <w:spacing w:line="200" w:lineRule="exact"/>
        <w:rPr>
          <w:del w:id="15544" w:author="Admin" w:date="2019-02-19T02:10:00Z"/>
          <w:sz w:val="20"/>
          <w:szCs w:val="20"/>
        </w:rPr>
      </w:pPr>
    </w:p>
    <w:p w:rsidR="00A33515" w:rsidDel="002260E7" w:rsidRDefault="00A33515">
      <w:pPr>
        <w:spacing w:line="200" w:lineRule="exact"/>
        <w:rPr>
          <w:del w:id="15545" w:author="Admin" w:date="2019-02-19T02:10:00Z"/>
          <w:sz w:val="20"/>
          <w:szCs w:val="20"/>
        </w:rPr>
      </w:pPr>
    </w:p>
    <w:p w:rsidR="00A33515" w:rsidDel="002260E7" w:rsidRDefault="00A33515">
      <w:pPr>
        <w:spacing w:line="200" w:lineRule="exact"/>
        <w:rPr>
          <w:del w:id="15546" w:author="Admin" w:date="2019-02-19T02:10:00Z"/>
          <w:sz w:val="20"/>
          <w:szCs w:val="20"/>
        </w:rPr>
      </w:pPr>
    </w:p>
    <w:p w:rsidR="00A33515" w:rsidDel="002260E7" w:rsidRDefault="00A33515">
      <w:pPr>
        <w:spacing w:line="390" w:lineRule="exact"/>
        <w:rPr>
          <w:del w:id="15547" w:author="Admin" w:date="2019-02-19T02:10:00Z"/>
          <w:sz w:val="20"/>
          <w:szCs w:val="20"/>
        </w:rPr>
      </w:pPr>
    </w:p>
    <w:p w:rsidR="00A33515" w:rsidDel="002260E7" w:rsidRDefault="001A4D22">
      <w:pPr>
        <w:numPr>
          <w:ilvl w:val="0"/>
          <w:numId w:val="847"/>
        </w:numPr>
        <w:tabs>
          <w:tab w:val="left" w:pos="500"/>
        </w:tabs>
        <w:spacing w:line="303" w:lineRule="auto"/>
        <w:ind w:left="500" w:hanging="192"/>
        <w:rPr>
          <w:del w:id="15548" w:author="Admin" w:date="2019-02-19T02:10:00Z"/>
          <w:rFonts w:ascii="Arial" w:eastAsia="Arial" w:hAnsi="Arial" w:cs="Arial"/>
          <w:sz w:val="20"/>
          <w:szCs w:val="20"/>
        </w:rPr>
        <w:pPrChange w:id="15549" w:author="Admin" w:date="2019-02-19T00:19:00Z">
          <w:pPr>
            <w:numPr>
              <w:numId w:val="850"/>
            </w:numPr>
            <w:tabs>
              <w:tab w:val="left" w:pos="500"/>
            </w:tabs>
            <w:spacing w:line="303" w:lineRule="auto"/>
            <w:ind w:left="500" w:hanging="192"/>
          </w:pPr>
        </w:pPrChange>
      </w:pPr>
      <w:del w:id="15550" w:author="Admin" w:date="2019-02-19T02:10:00Z">
        <w:r w:rsidDel="002260E7">
          <w:rPr>
            <w:rFonts w:ascii="Arial" w:eastAsia="Arial" w:hAnsi="Arial" w:cs="Arial"/>
            <w:sz w:val="20"/>
            <w:szCs w:val="20"/>
          </w:rPr>
          <w:delText>Как вы думаете, какую часть (по площади) составляет выделенная область от всего правильного шестиугольника?</w:delText>
        </w:r>
      </w:del>
    </w:p>
    <w:p w:rsidR="00A33515" w:rsidDel="002260E7" w:rsidRDefault="00A33515">
      <w:pPr>
        <w:rPr>
          <w:del w:id="15551"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5552" w:author="Admin" w:date="2019-02-19T02:10:00Z"/>
          <w:sz w:val="20"/>
          <w:szCs w:val="20"/>
        </w:rPr>
      </w:pPr>
    </w:p>
    <w:p w:rsidR="00A33515" w:rsidDel="002260E7" w:rsidRDefault="00A33515">
      <w:pPr>
        <w:spacing w:line="200" w:lineRule="exact"/>
        <w:rPr>
          <w:del w:id="15553" w:author="Admin" w:date="2019-02-19T02:10:00Z"/>
          <w:sz w:val="20"/>
          <w:szCs w:val="20"/>
        </w:rPr>
      </w:pPr>
    </w:p>
    <w:p w:rsidR="00A33515" w:rsidDel="002260E7" w:rsidRDefault="00A33515">
      <w:pPr>
        <w:spacing w:line="200" w:lineRule="exact"/>
        <w:rPr>
          <w:del w:id="15554" w:author="Admin" w:date="2019-02-19T02:10:00Z"/>
          <w:sz w:val="20"/>
          <w:szCs w:val="20"/>
        </w:rPr>
      </w:pPr>
    </w:p>
    <w:p w:rsidR="00A33515" w:rsidDel="002260E7" w:rsidRDefault="00A33515">
      <w:pPr>
        <w:spacing w:line="200" w:lineRule="exact"/>
        <w:rPr>
          <w:del w:id="15555" w:author="Admin" w:date="2019-02-19T02:10:00Z"/>
          <w:sz w:val="20"/>
          <w:szCs w:val="20"/>
        </w:rPr>
      </w:pPr>
    </w:p>
    <w:p w:rsidR="00A33515" w:rsidDel="002260E7" w:rsidRDefault="00A33515">
      <w:pPr>
        <w:spacing w:line="200" w:lineRule="exact"/>
        <w:rPr>
          <w:del w:id="15556" w:author="Admin" w:date="2019-02-19T02:10:00Z"/>
          <w:sz w:val="20"/>
          <w:szCs w:val="20"/>
        </w:rPr>
      </w:pPr>
    </w:p>
    <w:p w:rsidR="00A33515" w:rsidDel="002260E7" w:rsidRDefault="00A33515">
      <w:pPr>
        <w:spacing w:line="200" w:lineRule="exact"/>
        <w:rPr>
          <w:del w:id="15557" w:author="Admin" w:date="2019-02-19T02:10:00Z"/>
          <w:sz w:val="20"/>
          <w:szCs w:val="20"/>
        </w:rPr>
      </w:pPr>
    </w:p>
    <w:p w:rsidR="00A33515" w:rsidDel="002260E7" w:rsidRDefault="00A33515">
      <w:pPr>
        <w:spacing w:line="200" w:lineRule="exact"/>
        <w:rPr>
          <w:del w:id="15558" w:author="Admin" w:date="2019-02-19T02:10:00Z"/>
          <w:sz w:val="20"/>
          <w:szCs w:val="20"/>
        </w:rPr>
      </w:pPr>
    </w:p>
    <w:p w:rsidR="00A33515" w:rsidDel="002260E7" w:rsidRDefault="00A33515">
      <w:pPr>
        <w:spacing w:line="200" w:lineRule="exact"/>
        <w:rPr>
          <w:del w:id="15559" w:author="Admin" w:date="2019-02-19T02:10:00Z"/>
          <w:sz w:val="20"/>
          <w:szCs w:val="20"/>
        </w:rPr>
      </w:pPr>
    </w:p>
    <w:p w:rsidR="00A33515" w:rsidDel="002260E7" w:rsidRDefault="00A33515">
      <w:pPr>
        <w:spacing w:line="200" w:lineRule="exact"/>
        <w:rPr>
          <w:del w:id="15560" w:author="Admin" w:date="2019-02-19T02:10:00Z"/>
          <w:sz w:val="20"/>
          <w:szCs w:val="20"/>
        </w:rPr>
      </w:pPr>
    </w:p>
    <w:p w:rsidR="00A33515" w:rsidDel="002260E7" w:rsidRDefault="00A33515">
      <w:pPr>
        <w:spacing w:line="250" w:lineRule="exact"/>
        <w:rPr>
          <w:del w:id="15561" w:author="Admin" w:date="2019-02-19T02:10:00Z"/>
          <w:sz w:val="20"/>
          <w:szCs w:val="20"/>
        </w:rPr>
      </w:pPr>
    </w:p>
    <w:p w:rsidR="00A33515" w:rsidDel="002260E7" w:rsidRDefault="001A4D22">
      <w:pPr>
        <w:ind w:right="-19"/>
        <w:jc w:val="center"/>
        <w:rPr>
          <w:del w:id="15562" w:author="Admin" w:date="2019-02-19T02:10:00Z"/>
          <w:sz w:val="20"/>
          <w:szCs w:val="20"/>
        </w:rPr>
      </w:pPr>
      <w:del w:id="15563"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354</w:delText>
        </w:r>
        <w:r w:rsidDel="002260E7">
          <w:rPr>
            <w:rFonts w:ascii="Arial" w:eastAsia="Arial" w:hAnsi="Arial" w:cs="Arial"/>
            <w:sz w:val="20"/>
            <w:szCs w:val="20"/>
          </w:rPr>
          <w:delText xml:space="preserve"> −</w:delText>
        </w:r>
      </w:del>
    </w:p>
    <w:p w:rsidR="00A33515" w:rsidDel="002260E7" w:rsidRDefault="00A33515">
      <w:pPr>
        <w:rPr>
          <w:del w:id="15564"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5565" w:author="Admin" w:date="2019-02-19T02:10:00Z"/>
          <w:sz w:val="20"/>
          <w:szCs w:val="20"/>
        </w:rPr>
      </w:pPr>
      <w:bookmarkStart w:id="15566" w:name="page365"/>
      <w:bookmarkEnd w:id="15566"/>
      <w:del w:id="15567"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1A4D22">
      <w:pPr>
        <w:spacing w:line="20" w:lineRule="exact"/>
        <w:rPr>
          <w:del w:id="15568" w:author="Admin" w:date="2019-02-19T02:10:00Z"/>
          <w:sz w:val="20"/>
          <w:szCs w:val="20"/>
        </w:rPr>
      </w:pPr>
      <w:del w:id="15569" w:author="Admin" w:date="2019-02-19T02:10:00Z">
        <w:r w:rsidDel="002260E7">
          <w:rPr>
            <w:noProof/>
            <w:sz w:val="20"/>
            <w:szCs w:val="20"/>
          </w:rPr>
          <w:drawing>
            <wp:anchor distT="0" distB="0" distL="114300" distR="114300" simplePos="0" relativeHeight="251950080" behindDoc="1" locked="0" layoutInCell="0" allowOverlap="1" wp14:anchorId="0C256089" wp14:editId="10F50DFC">
              <wp:simplePos x="0" y="0"/>
              <wp:positionH relativeFrom="column">
                <wp:posOffset>1416685</wp:posOffset>
              </wp:positionH>
              <wp:positionV relativeFrom="paragraph">
                <wp:posOffset>94615</wp:posOffset>
              </wp:positionV>
              <wp:extent cx="1788795" cy="1557020"/>
              <wp:effectExtent l="0" t="0" r="0" b="0"/>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50">
                        <a:extLst/>
                      </a:blip>
                      <a:srcRect/>
                      <a:stretch>
                        <a:fillRect/>
                      </a:stretch>
                    </pic:blipFill>
                    <pic:spPr bwMode="auto">
                      <a:xfrm>
                        <a:off x="0" y="0"/>
                        <a:ext cx="1788795" cy="1557020"/>
                      </a:xfrm>
                      <a:prstGeom prst="rect">
                        <a:avLst/>
                      </a:prstGeom>
                      <a:noFill/>
                    </pic:spPr>
                  </pic:pic>
                </a:graphicData>
              </a:graphic>
            </wp:anchor>
          </w:drawing>
        </w:r>
      </w:del>
    </w:p>
    <w:p w:rsidR="00A33515" w:rsidDel="002260E7" w:rsidRDefault="00A33515">
      <w:pPr>
        <w:spacing w:line="200" w:lineRule="exact"/>
        <w:rPr>
          <w:del w:id="15570" w:author="Admin" w:date="2019-02-19T02:10:00Z"/>
          <w:sz w:val="20"/>
          <w:szCs w:val="20"/>
        </w:rPr>
      </w:pPr>
    </w:p>
    <w:p w:rsidR="00A33515" w:rsidDel="002260E7" w:rsidRDefault="00A33515">
      <w:pPr>
        <w:spacing w:line="200" w:lineRule="exact"/>
        <w:rPr>
          <w:del w:id="15571" w:author="Admin" w:date="2019-02-19T02:10:00Z"/>
          <w:sz w:val="20"/>
          <w:szCs w:val="20"/>
        </w:rPr>
      </w:pPr>
    </w:p>
    <w:p w:rsidR="00A33515" w:rsidDel="002260E7" w:rsidRDefault="00A33515">
      <w:pPr>
        <w:spacing w:line="200" w:lineRule="exact"/>
        <w:rPr>
          <w:del w:id="15572" w:author="Admin" w:date="2019-02-19T02:10:00Z"/>
          <w:sz w:val="20"/>
          <w:szCs w:val="20"/>
        </w:rPr>
      </w:pPr>
    </w:p>
    <w:p w:rsidR="00A33515" w:rsidDel="002260E7" w:rsidRDefault="00A33515">
      <w:pPr>
        <w:spacing w:line="200" w:lineRule="exact"/>
        <w:rPr>
          <w:del w:id="15573" w:author="Admin" w:date="2019-02-19T02:10:00Z"/>
          <w:sz w:val="20"/>
          <w:szCs w:val="20"/>
        </w:rPr>
      </w:pPr>
    </w:p>
    <w:p w:rsidR="00A33515" w:rsidDel="002260E7" w:rsidRDefault="00A33515">
      <w:pPr>
        <w:spacing w:line="200" w:lineRule="exact"/>
        <w:rPr>
          <w:del w:id="15574" w:author="Admin" w:date="2019-02-19T02:10:00Z"/>
          <w:sz w:val="20"/>
          <w:szCs w:val="20"/>
        </w:rPr>
      </w:pPr>
    </w:p>
    <w:p w:rsidR="00A33515" w:rsidDel="002260E7" w:rsidRDefault="00A33515">
      <w:pPr>
        <w:spacing w:line="200" w:lineRule="exact"/>
        <w:rPr>
          <w:del w:id="15575" w:author="Admin" w:date="2019-02-19T02:10:00Z"/>
          <w:sz w:val="20"/>
          <w:szCs w:val="20"/>
        </w:rPr>
      </w:pPr>
    </w:p>
    <w:p w:rsidR="00A33515" w:rsidDel="002260E7" w:rsidRDefault="00A33515">
      <w:pPr>
        <w:spacing w:line="200" w:lineRule="exact"/>
        <w:rPr>
          <w:del w:id="15576" w:author="Admin" w:date="2019-02-19T02:10:00Z"/>
          <w:sz w:val="20"/>
          <w:szCs w:val="20"/>
        </w:rPr>
      </w:pPr>
    </w:p>
    <w:p w:rsidR="00A33515" w:rsidDel="002260E7" w:rsidRDefault="00A33515">
      <w:pPr>
        <w:spacing w:line="200" w:lineRule="exact"/>
        <w:rPr>
          <w:del w:id="15577" w:author="Admin" w:date="2019-02-19T02:10:00Z"/>
          <w:sz w:val="20"/>
          <w:szCs w:val="20"/>
        </w:rPr>
      </w:pPr>
    </w:p>
    <w:p w:rsidR="00A33515" w:rsidDel="002260E7" w:rsidRDefault="00A33515">
      <w:pPr>
        <w:spacing w:line="200" w:lineRule="exact"/>
        <w:rPr>
          <w:del w:id="15578" w:author="Admin" w:date="2019-02-19T02:10:00Z"/>
          <w:sz w:val="20"/>
          <w:szCs w:val="20"/>
        </w:rPr>
      </w:pPr>
    </w:p>
    <w:p w:rsidR="00A33515" w:rsidDel="002260E7" w:rsidRDefault="00A33515">
      <w:pPr>
        <w:spacing w:line="200" w:lineRule="exact"/>
        <w:rPr>
          <w:del w:id="15579" w:author="Admin" w:date="2019-02-19T02:10:00Z"/>
          <w:sz w:val="20"/>
          <w:szCs w:val="20"/>
        </w:rPr>
      </w:pPr>
    </w:p>
    <w:p w:rsidR="00A33515" w:rsidDel="002260E7" w:rsidRDefault="00A33515">
      <w:pPr>
        <w:spacing w:line="200" w:lineRule="exact"/>
        <w:rPr>
          <w:del w:id="15580" w:author="Admin" w:date="2019-02-19T02:10:00Z"/>
          <w:sz w:val="20"/>
          <w:szCs w:val="20"/>
        </w:rPr>
      </w:pPr>
    </w:p>
    <w:p w:rsidR="00A33515" w:rsidDel="002260E7" w:rsidRDefault="00A33515">
      <w:pPr>
        <w:spacing w:line="200" w:lineRule="exact"/>
        <w:rPr>
          <w:del w:id="15581" w:author="Admin" w:date="2019-02-19T02:10:00Z"/>
          <w:sz w:val="20"/>
          <w:szCs w:val="20"/>
        </w:rPr>
      </w:pPr>
    </w:p>
    <w:p w:rsidR="00A33515" w:rsidDel="002260E7" w:rsidRDefault="00A33515">
      <w:pPr>
        <w:spacing w:line="200" w:lineRule="exact"/>
        <w:rPr>
          <w:del w:id="15582" w:author="Admin" w:date="2019-02-19T02:10:00Z"/>
          <w:sz w:val="20"/>
          <w:szCs w:val="20"/>
        </w:rPr>
      </w:pPr>
    </w:p>
    <w:p w:rsidR="00A33515" w:rsidDel="002260E7" w:rsidRDefault="00A33515">
      <w:pPr>
        <w:spacing w:line="280" w:lineRule="exact"/>
        <w:rPr>
          <w:del w:id="15583" w:author="Admin" w:date="2019-02-19T02:10:00Z"/>
          <w:sz w:val="20"/>
          <w:szCs w:val="20"/>
        </w:rPr>
      </w:pPr>
    </w:p>
    <w:p w:rsidR="00A33515" w:rsidDel="002260E7" w:rsidRDefault="001A4D22">
      <w:pPr>
        <w:rPr>
          <w:del w:id="15584" w:author="Admin" w:date="2019-02-19T02:10:00Z"/>
          <w:sz w:val="20"/>
          <w:szCs w:val="20"/>
        </w:rPr>
      </w:pPr>
      <w:del w:id="15585" w:author="Admin" w:date="2019-02-19T02:10:00Z">
        <w:r w:rsidDel="002260E7">
          <w:rPr>
            <w:rFonts w:ascii="Arial" w:eastAsia="Arial" w:hAnsi="Arial" w:cs="Arial"/>
            <w:b/>
            <w:bCs/>
            <w:sz w:val="26"/>
            <w:szCs w:val="26"/>
          </w:rPr>
          <w:delText>Задача 7. Конфигурации точек</w:delText>
        </w:r>
      </w:del>
    </w:p>
    <w:p w:rsidR="00A33515" w:rsidDel="002260E7" w:rsidRDefault="00A33515">
      <w:pPr>
        <w:spacing w:line="178" w:lineRule="exact"/>
        <w:rPr>
          <w:del w:id="15586" w:author="Admin" w:date="2019-02-19T02:10:00Z"/>
          <w:sz w:val="20"/>
          <w:szCs w:val="20"/>
        </w:rPr>
      </w:pPr>
    </w:p>
    <w:p w:rsidR="00A33515" w:rsidDel="002260E7" w:rsidRDefault="001A4D22">
      <w:pPr>
        <w:numPr>
          <w:ilvl w:val="0"/>
          <w:numId w:val="848"/>
        </w:numPr>
        <w:tabs>
          <w:tab w:val="left" w:pos="379"/>
        </w:tabs>
        <w:spacing w:line="303" w:lineRule="auto"/>
        <w:ind w:firstLine="199"/>
        <w:rPr>
          <w:del w:id="15587" w:author="Admin" w:date="2019-02-19T02:10:00Z"/>
          <w:rFonts w:ascii="Arial" w:eastAsia="Arial" w:hAnsi="Arial" w:cs="Arial"/>
          <w:sz w:val="20"/>
          <w:szCs w:val="20"/>
        </w:rPr>
        <w:pPrChange w:id="15588" w:author="Admin" w:date="2019-02-19T00:19:00Z">
          <w:pPr>
            <w:numPr>
              <w:numId w:val="851"/>
            </w:numPr>
            <w:tabs>
              <w:tab w:val="left" w:pos="379"/>
            </w:tabs>
            <w:spacing w:line="303" w:lineRule="auto"/>
            <w:ind w:firstLine="199"/>
          </w:pPr>
        </w:pPrChange>
      </w:pPr>
      <w:del w:id="15589" w:author="Admin" w:date="2019-02-19T02:10:00Z">
        <w:r w:rsidDel="002260E7">
          <w:rPr>
            <w:rFonts w:ascii="Arial" w:eastAsia="Arial" w:hAnsi="Arial" w:cs="Arial"/>
            <w:sz w:val="20"/>
            <w:szCs w:val="20"/>
          </w:rPr>
          <w:delText>2014 г. на Санкт-Петербургской олимпиаде школьников по матема-тике была предложена следующая задача:</w:delText>
        </w:r>
      </w:del>
    </w:p>
    <w:p w:rsidR="00A33515" w:rsidDel="002260E7" w:rsidRDefault="00A33515">
      <w:pPr>
        <w:spacing w:line="36" w:lineRule="exact"/>
        <w:rPr>
          <w:del w:id="15590" w:author="Admin" w:date="2019-02-19T02:10:00Z"/>
          <w:sz w:val="20"/>
          <w:szCs w:val="20"/>
        </w:rPr>
      </w:pPr>
    </w:p>
    <w:p w:rsidR="00A33515" w:rsidDel="002260E7" w:rsidRDefault="001A4D22">
      <w:pPr>
        <w:spacing w:line="277" w:lineRule="auto"/>
        <w:ind w:left="500" w:right="500"/>
        <w:jc w:val="both"/>
        <w:rPr>
          <w:del w:id="15591" w:author="Admin" w:date="2019-02-19T02:10:00Z"/>
          <w:sz w:val="20"/>
          <w:szCs w:val="20"/>
        </w:rPr>
      </w:pPr>
      <w:del w:id="15592" w:author="Admin" w:date="2019-02-19T02:10:00Z">
        <w:r w:rsidDel="002260E7">
          <w:rPr>
            <w:rFonts w:ascii="Arial" w:eastAsia="Arial" w:hAnsi="Arial" w:cs="Arial"/>
            <w:sz w:val="20"/>
            <w:szCs w:val="20"/>
          </w:rPr>
          <w:delText>На двух параллельных прямых отмечено по 40 точек. Их раз-бивают на 40 пар так, чтобы отрезки, соединяющие точки в одной паре, не пересекались друг с другом. (В частности, ко-нец одного из отрезков не может лежать на другом отрезке). Докажите, что число способов это сделать не превосходит чис-ла 3</w:delText>
        </w:r>
        <w:r w:rsidDel="002260E7">
          <w:rPr>
            <w:rFonts w:ascii="Arial" w:eastAsia="Arial" w:hAnsi="Arial" w:cs="Arial"/>
            <w:sz w:val="27"/>
            <w:szCs w:val="27"/>
            <w:vertAlign w:val="superscript"/>
          </w:rPr>
          <w:delText>39</w:delText>
        </w:r>
        <w:r w:rsidDel="002260E7">
          <w:rPr>
            <w:rFonts w:ascii="Arial" w:eastAsia="Arial" w:hAnsi="Arial" w:cs="Arial"/>
            <w:sz w:val="20"/>
            <w:szCs w:val="20"/>
          </w:rPr>
          <w:delText>.</w:delText>
        </w:r>
      </w:del>
    </w:p>
    <w:p w:rsidR="00A33515" w:rsidDel="002260E7" w:rsidRDefault="00A33515">
      <w:pPr>
        <w:spacing w:line="2" w:lineRule="exact"/>
        <w:rPr>
          <w:del w:id="15593" w:author="Admin" w:date="2019-02-19T02:10:00Z"/>
          <w:sz w:val="20"/>
          <w:szCs w:val="20"/>
        </w:rPr>
      </w:pPr>
    </w:p>
    <w:p w:rsidR="00A33515" w:rsidDel="002260E7" w:rsidRDefault="001A4D22">
      <w:pPr>
        <w:spacing w:line="287" w:lineRule="auto"/>
        <w:jc w:val="both"/>
        <w:rPr>
          <w:del w:id="15594" w:author="Admin" w:date="2019-02-19T02:10:00Z"/>
          <w:sz w:val="20"/>
          <w:szCs w:val="20"/>
        </w:rPr>
      </w:pPr>
      <w:del w:id="15595" w:author="Admin" w:date="2019-02-19T02:10:00Z">
        <w:r w:rsidDel="002260E7">
          <w:rPr>
            <w:rFonts w:ascii="Arial" w:eastAsia="Arial" w:hAnsi="Arial" w:cs="Arial"/>
            <w:sz w:val="20"/>
            <w:szCs w:val="20"/>
          </w:rPr>
          <w:delText xml:space="preserve">Последовательность, возникающая в этой задаче, обладает богатыми комбинаторными реализациями, и их разнообразие просто изумляет. Опишем общую ситуацию: пусть даны две параллельные прямые, на од-ной отмечено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точек, на другой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точек.</w:delText>
        </w:r>
      </w:del>
    </w:p>
    <w:p w:rsidR="00A33515" w:rsidDel="002260E7" w:rsidRDefault="001A4D22">
      <w:pPr>
        <w:spacing w:line="20" w:lineRule="exact"/>
        <w:rPr>
          <w:del w:id="15596" w:author="Admin" w:date="2019-02-19T02:10:00Z"/>
          <w:sz w:val="20"/>
          <w:szCs w:val="20"/>
        </w:rPr>
      </w:pPr>
      <w:del w:id="15597" w:author="Admin" w:date="2019-02-19T02:10:00Z">
        <w:r w:rsidDel="002260E7">
          <w:rPr>
            <w:noProof/>
            <w:sz w:val="20"/>
            <w:szCs w:val="20"/>
          </w:rPr>
          <w:drawing>
            <wp:anchor distT="0" distB="0" distL="114300" distR="114300" simplePos="0" relativeHeight="251951104" behindDoc="1" locked="0" layoutInCell="0" allowOverlap="1" wp14:anchorId="375CC654" wp14:editId="7D3146F9">
              <wp:simplePos x="0" y="0"/>
              <wp:positionH relativeFrom="column">
                <wp:posOffset>931545</wp:posOffset>
              </wp:positionH>
              <wp:positionV relativeFrom="paragraph">
                <wp:posOffset>42545</wp:posOffset>
              </wp:positionV>
              <wp:extent cx="2442845" cy="1125220"/>
              <wp:effectExtent l="0" t="0" r="0" b="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51">
                        <a:extLst/>
                      </a:blip>
                      <a:srcRect/>
                      <a:stretch>
                        <a:fillRect/>
                      </a:stretch>
                    </pic:blipFill>
                    <pic:spPr bwMode="auto">
                      <a:xfrm>
                        <a:off x="0" y="0"/>
                        <a:ext cx="2442845" cy="1125220"/>
                      </a:xfrm>
                      <a:prstGeom prst="rect">
                        <a:avLst/>
                      </a:prstGeom>
                      <a:noFill/>
                    </pic:spPr>
                  </pic:pic>
                </a:graphicData>
              </a:graphic>
            </wp:anchor>
          </w:drawing>
        </w:r>
      </w:del>
    </w:p>
    <w:p w:rsidR="00A33515" w:rsidDel="002260E7" w:rsidRDefault="00A33515">
      <w:pPr>
        <w:spacing w:line="200" w:lineRule="exact"/>
        <w:rPr>
          <w:del w:id="15598" w:author="Admin" w:date="2019-02-19T02:10:00Z"/>
          <w:sz w:val="20"/>
          <w:szCs w:val="20"/>
        </w:rPr>
      </w:pPr>
    </w:p>
    <w:p w:rsidR="00A33515" w:rsidDel="002260E7" w:rsidRDefault="00A33515">
      <w:pPr>
        <w:spacing w:line="200" w:lineRule="exact"/>
        <w:rPr>
          <w:del w:id="15599" w:author="Admin" w:date="2019-02-19T02:10:00Z"/>
          <w:sz w:val="20"/>
          <w:szCs w:val="20"/>
        </w:rPr>
      </w:pPr>
    </w:p>
    <w:p w:rsidR="00A33515" w:rsidDel="002260E7" w:rsidRDefault="00A33515">
      <w:pPr>
        <w:spacing w:line="200" w:lineRule="exact"/>
        <w:rPr>
          <w:del w:id="15600" w:author="Admin" w:date="2019-02-19T02:10:00Z"/>
          <w:sz w:val="20"/>
          <w:szCs w:val="20"/>
        </w:rPr>
      </w:pPr>
    </w:p>
    <w:p w:rsidR="00A33515" w:rsidDel="002260E7" w:rsidRDefault="00A33515">
      <w:pPr>
        <w:spacing w:line="200" w:lineRule="exact"/>
        <w:rPr>
          <w:del w:id="15601" w:author="Admin" w:date="2019-02-19T02:10:00Z"/>
          <w:sz w:val="20"/>
          <w:szCs w:val="20"/>
        </w:rPr>
      </w:pPr>
    </w:p>
    <w:p w:rsidR="00A33515" w:rsidDel="002260E7" w:rsidRDefault="00A33515">
      <w:pPr>
        <w:spacing w:line="200" w:lineRule="exact"/>
        <w:rPr>
          <w:del w:id="15602" w:author="Admin" w:date="2019-02-19T02:10:00Z"/>
          <w:sz w:val="20"/>
          <w:szCs w:val="20"/>
        </w:rPr>
      </w:pPr>
    </w:p>
    <w:p w:rsidR="00A33515" w:rsidDel="002260E7" w:rsidRDefault="00A33515">
      <w:pPr>
        <w:spacing w:line="200" w:lineRule="exact"/>
        <w:rPr>
          <w:del w:id="15603" w:author="Admin" w:date="2019-02-19T02:10:00Z"/>
          <w:sz w:val="20"/>
          <w:szCs w:val="20"/>
        </w:rPr>
      </w:pPr>
    </w:p>
    <w:p w:rsidR="00A33515" w:rsidDel="002260E7" w:rsidRDefault="00A33515">
      <w:pPr>
        <w:spacing w:line="200" w:lineRule="exact"/>
        <w:rPr>
          <w:del w:id="15604" w:author="Admin" w:date="2019-02-19T02:10:00Z"/>
          <w:sz w:val="20"/>
          <w:szCs w:val="20"/>
        </w:rPr>
      </w:pPr>
    </w:p>
    <w:p w:rsidR="00A33515" w:rsidDel="002260E7" w:rsidRDefault="00A33515">
      <w:pPr>
        <w:spacing w:line="200" w:lineRule="exact"/>
        <w:rPr>
          <w:del w:id="15605" w:author="Admin" w:date="2019-02-19T02:10:00Z"/>
          <w:sz w:val="20"/>
          <w:szCs w:val="20"/>
        </w:rPr>
      </w:pPr>
    </w:p>
    <w:p w:rsidR="00A33515" w:rsidDel="002260E7" w:rsidRDefault="00A33515">
      <w:pPr>
        <w:spacing w:line="293" w:lineRule="exact"/>
        <w:rPr>
          <w:del w:id="15606" w:author="Admin" w:date="2019-02-19T02:10:00Z"/>
          <w:sz w:val="20"/>
          <w:szCs w:val="20"/>
        </w:rPr>
      </w:pPr>
    </w:p>
    <w:p w:rsidR="00A33515" w:rsidDel="002260E7" w:rsidRDefault="001A4D22">
      <w:pPr>
        <w:spacing w:line="291" w:lineRule="auto"/>
        <w:ind w:firstLine="199"/>
        <w:jc w:val="both"/>
        <w:rPr>
          <w:del w:id="15607" w:author="Admin" w:date="2019-02-19T02:10:00Z"/>
          <w:sz w:val="20"/>
          <w:szCs w:val="20"/>
        </w:rPr>
      </w:pPr>
      <w:del w:id="15608" w:author="Admin" w:date="2019-02-19T02:10:00Z">
        <w:r w:rsidDel="002260E7">
          <w:rPr>
            <w:rFonts w:ascii="Arial" w:eastAsia="Arial" w:hAnsi="Arial" w:cs="Arial"/>
            <w:sz w:val="20"/>
            <w:szCs w:val="20"/>
          </w:rPr>
          <w:delText>Отмеченные точки разбивают на пары так, чтобы отрезки, соединя-ющие точки в одной паре, не пересекались друг с другом. В частности, конец одного из отрезков не может лежать на другом отрезке.</w:delText>
        </w:r>
      </w:del>
    </w:p>
    <w:p w:rsidR="00A33515" w:rsidDel="002260E7" w:rsidRDefault="00A33515">
      <w:pPr>
        <w:spacing w:line="90" w:lineRule="exact"/>
        <w:rPr>
          <w:del w:id="15609" w:author="Admin" w:date="2019-02-19T02:10:00Z"/>
          <w:sz w:val="20"/>
          <w:szCs w:val="20"/>
        </w:rPr>
      </w:pPr>
    </w:p>
    <w:p w:rsidR="00A33515" w:rsidDel="002260E7" w:rsidRDefault="001A4D22">
      <w:pPr>
        <w:jc w:val="center"/>
        <w:rPr>
          <w:del w:id="15610" w:author="Admin" w:date="2019-02-19T02:10:00Z"/>
          <w:sz w:val="20"/>
          <w:szCs w:val="20"/>
        </w:rPr>
      </w:pPr>
      <w:del w:id="15611" w:author="Admin" w:date="2019-02-19T02:10:00Z">
        <w:r w:rsidDel="002260E7">
          <w:rPr>
            <w:rFonts w:eastAsia="Times New Roman"/>
            <w:sz w:val="20"/>
            <w:szCs w:val="20"/>
          </w:rPr>
          <w:delText>[</w:delText>
        </w:r>
        <w:r w:rsidDel="002260E7">
          <w:rPr>
            <w:rFonts w:ascii="Arial" w:eastAsia="Arial" w:hAnsi="Arial" w:cs="Arial"/>
            <w:sz w:val="20"/>
            <w:szCs w:val="20"/>
          </w:rPr>
          <w:delText>0</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sz w:val="20"/>
            <w:szCs w:val="20"/>
          </w:rPr>
          <w:delText>]</w:delText>
        </w:r>
      </w:del>
    </w:p>
    <w:p w:rsidR="00A33515" w:rsidDel="002260E7" w:rsidRDefault="00A33515">
      <w:pPr>
        <w:spacing w:line="97" w:lineRule="exact"/>
        <w:rPr>
          <w:del w:id="15612" w:author="Admin" w:date="2019-02-19T02:10:00Z"/>
          <w:sz w:val="20"/>
          <w:szCs w:val="20"/>
        </w:rPr>
      </w:pPr>
    </w:p>
    <w:p w:rsidR="002260E7" w:rsidDel="002260E7" w:rsidRDefault="002260E7">
      <w:pPr>
        <w:rPr>
          <w:del w:id="15613" w:author="Admin" w:date="2019-02-19T02:10:00Z"/>
          <w:sz w:val="20"/>
          <w:szCs w:val="20"/>
        </w:rPr>
      </w:pPr>
      <w:del w:id="15614" w:author="Admin" w:date="2019-02-19T02:10:00Z">
        <w:r w:rsidDel="002260E7">
          <w:rPr>
            <w:rFonts w:eastAsia="Times New Roman"/>
            <w:sz w:val="20"/>
            <w:szCs w:val="20"/>
          </w:rPr>
          <w:delText>[</w:delText>
        </w:r>
        <w:r w:rsidDel="002260E7">
          <w:rPr>
            <w:rFonts w:ascii="Arial" w:eastAsia="Arial" w:hAnsi="Arial" w:cs="Arial"/>
            <w:sz w:val="20"/>
            <w:szCs w:val="20"/>
          </w:rPr>
          <w:delText>2</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sz w:val="20"/>
            <w:szCs w:val="20"/>
          </w:rPr>
          <w:delText>]</w:delText>
        </w:r>
        <w:r w:rsidDel="002260E7">
          <w:rPr>
            <w:rFonts w:eastAsia="Times New Roman"/>
            <w:sz w:val="20"/>
            <w:szCs w:val="20"/>
          </w:rPr>
          <w:tab/>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w:delText>
        </w:r>
        <w:r w:rsidDel="002260E7">
          <w:rPr>
            <w:sz w:val="20"/>
            <w:szCs w:val="20"/>
          </w:rPr>
          <w:tab/>
        </w:r>
        <w:r w:rsidDel="002260E7">
          <w:rPr>
            <w:rFonts w:eastAsia="Times New Roman"/>
            <w:sz w:val="15"/>
            <w:szCs w:val="15"/>
          </w:rPr>
          <w:delText>[</w:delText>
        </w:r>
        <w:r w:rsidDel="002260E7">
          <w:rPr>
            <w:rFonts w:ascii="Arial" w:eastAsia="Arial" w:hAnsi="Arial" w:cs="Arial"/>
            <w:sz w:val="15"/>
            <w:szCs w:val="15"/>
          </w:rPr>
          <w:delText>0</w:delText>
        </w:r>
        <w:r w:rsidDel="002260E7">
          <w:rPr>
            <w:rFonts w:eastAsia="Times New Roman"/>
            <w:i/>
            <w:iCs/>
            <w:sz w:val="15"/>
            <w:szCs w:val="15"/>
          </w:rPr>
          <w:delText>;</w:delText>
        </w:r>
        <w:r w:rsidDel="002260E7">
          <w:rPr>
            <w:rFonts w:eastAsia="Times New Roman"/>
            <w:sz w:val="15"/>
            <w:szCs w:val="15"/>
          </w:rPr>
          <w:delText xml:space="preserve"> </w:delText>
        </w:r>
        <w:r w:rsidDel="002260E7">
          <w:rPr>
            <w:rFonts w:ascii="Arial" w:eastAsia="Arial" w:hAnsi="Arial" w:cs="Arial"/>
            <w:sz w:val="15"/>
            <w:szCs w:val="15"/>
          </w:rPr>
          <w:delText>2</w:delText>
        </w:r>
        <w:r w:rsidDel="002260E7">
          <w:rPr>
            <w:rFonts w:eastAsia="Times New Roman"/>
            <w:sz w:val="15"/>
            <w:szCs w:val="15"/>
          </w:rPr>
          <w:delText>]</w:delText>
        </w:r>
      </w:del>
    </w:p>
    <w:p w:rsidR="00A33515" w:rsidDel="002260E7" w:rsidRDefault="00A33515">
      <w:pPr>
        <w:spacing w:line="97" w:lineRule="exact"/>
        <w:rPr>
          <w:del w:id="15615" w:author="Admin" w:date="2019-02-19T02:10:00Z"/>
          <w:sz w:val="20"/>
          <w:szCs w:val="20"/>
        </w:rPr>
      </w:pPr>
    </w:p>
    <w:p w:rsidR="002260E7" w:rsidDel="002260E7" w:rsidRDefault="002260E7">
      <w:pPr>
        <w:rPr>
          <w:del w:id="15616" w:author="Admin" w:date="2019-02-19T02:10:00Z"/>
          <w:sz w:val="20"/>
          <w:szCs w:val="20"/>
        </w:rPr>
      </w:pPr>
      <w:del w:id="15617" w:author="Admin" w:date="2019-02-19T02:10:00Z">
        <w:r w:rsidDel="002260E7">
          <w:rPr>
            <w:rFonts w:eastAsia="Times New Roman"/>
            <w:sz w:val="20"/>
            <w:szCs w:val="20"/>
          </w:rPr>
          <w:delText>[</w:delText>
        </w:r>
        <w:r w:rsidDel="002260E7">
          <w:rPr>
            <w:rFonts w:ascii="Arial" w:eastAsia="Arial" w:hAnsi="Arial" w:cs="Arial"/>
            <w:sz w:val="20"/>
            <w:szCs w:val="20"/>
          </w:rPr>
          <w:delText>4</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0</w:delText>
        </w:r>
        <w:r w:rsidDel="002260E7">
          <w:rPr>
            <w:rFonts w:eastAsia="Times New Roman"/>
            <w:sz w:val="20"/>
            <w:szCs w:val="20"/>
          </w:rPr>
          <w:delText>]</w:delText>
        </w:r>
        <w:r w:rsidDel="002260E7">
          <w:rPr>
            <w:rFonts w:eastAsia="Times New Roman"/>
            <w:sz w:val="20"/>
            <w:szCs w:val="20"/>
          </w:rPr>
          <w:tab/>
          <w:delText>[</w:delText>
        </w:r>
        <w:r w:rsidDel="002260E7">
          <w:rPr>
            <w:rFonts w:ascii="Arial" w:eastAsia="Arial" w:hAnsi="Arial" w:cs="Arial"/>
            <w:sz w:val="20"/>
            <w:szCs w:val="20"/>
          </w:rPr>
          <w:delText>3</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1</w:delText>
        </w:r>
        <w:r w:rsidDel="002260E7">
          <w:rPr>
            <w:rFonts w:eastAsia="Times New Roman"/>
            <w:sz w:val="20"/>
            <w:szCs w:val="20"/>
          </w:rPr>
          <w:delText>]</w:delText>
        </w:r>
        <w:r w:rsidDel="002260E7">
          <w:rPr>
            <w:rFonts w:eastAsia="Times New Roman"/>
            <w:sz w:val="20"/>
            <w:szCs w:val="20"/>
          </w:rPr>
          <w:tab/>
          <w:delText>[</w:delText>
        </w:r>
        <w:r w:rsidDel="002260E7">
          <w:rPr>
            <w:rFonts w:ascii="Arial" w:eastAsia="Arial" w:hAnsi="Arial" w:cs="Arial"/>
            <w:sz w:val="20"/>
            <w:szCs w:val="20"/>
          </w:rPr>
          <w:delText>2</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2</w:delText>
        </w:r>
        <w:r w:rsidDel="002260E7">
          <w:rPr>
            <w:rFonts w:eastAsia="Times New Roman"/>
            <w:sz w:val="20"/>
            <w:szCs w:val="20"/>
          </w:rPr>
          <w:delText>]</w:delText>
        </w:r>
        <w:r w:rsidDel="002260E7">
          <w:rPr>
            <w:rFonts w:eastAsia="Times New Roman"/>
            <w:sz w:val="20"/>
            <w:szCs w:val="20"/>
          </w:rPr>
          <w:tab/>
          <w:delText>[</w:delText>
        </w:r>
        <w:r w:rsidDel="002260E7">
          <w:rPr>
            <w:rFonts w:ascii="Arial" w:eastAsia="Arial" w:hAnsi="Arial" w:cs="Arial"/>
            <w:sz w:val="20"/>
            <w:szCs w:val="20"/>
          </w:rPr>
          <w:delText>1</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sz w:val="20"/>
            <w:szCs w:val="20"/>
          </w:rPr>
          <w:delText>3</w:delText>
        </w:r>
        <w:r w:rsidDel="002260E7">
          <w:rPr>
            <w:rFonts w:eastAsia="Times New Roman"/>
            <w:sz w:val="20"/>
            <w:szCs w:val="20"/>
          </w:rPr>
          <w:delText>]</w:delText>
        </w:r>
        <w:r w:rsidDel="002260E7">
          <w:rPr>
            <w:sz w:val="20"/>
            <w:szCs w:val="20"/>
          </w:rPr>
          <w:tab/>
        </w:r>
        <w:r w:rsidDel="002260E7">
          <w:rPr>
            <w:rFonts w:eastAsia="Times New Roman"/>
            <w:sz w:val="17"/>
            <w:szCs w:val="17"/>
          </w:rPr>
          <w:delText>[</w:delText>
        </w:r>
        <w:r w:rsidDel="002260E7">
          <w:rPr>
            <w:rFonts w:ascii="Arial" w:eastAsia="Arial" w:hAnsi="Arial" w:cs="Arial"/>
            <w:sz w:val="17"/>
            <w:szCs w:val="17"/>
          </w:rPr>
          <w:delText>0</w:delText>
        </w:r>
        <w:r w:rsidDel="002260E7">
          <w:rPr>
            <w:rFonts w:eastAsia="Times New Roman"/>
            <w:i/>
            <w:iCs/>
            <w:sz w:val="17"/>
            <w:szCs w:val="17"/>
          </w:rPr>
          <w:delText>;</w:delText>
        </w:r>
        <w:r w:rsidDel="002260E7">
          <w:rPr>
            <w:rFonts w:eastAsia="Times New Roman"/>
            <w:sz w:val="17"/>
            <w:szCs w:val="17"/>
          </w:rPr>
          <w:delText xml:space="preserve"> </w:delText>
        </w:r>
        <w:r w:rsidDel="002260E7">
          <w:rPr>
            <w:rFonts w:ascii="Arial" w:eastAsia="Arial" w:hAnsi="Arial" w:cs="Arial"/>
            <w:sz w:val="17"/>
            <w:szCs w:val="17"/>
          </w:rPr>
          <w:delText>4</w:delText>
        </w:r>
        <w:r w:rsidDel="002260E7">
          <w:rPr>
            <w:rFonts w:eastAsia="Times New Roman"/>
            <w:sz w:val="17"/>
            <w:szCs w:val="17"/>
          </w:rPr>
          <w:delText>]</w:delText>
        </w:r>
      </w:del>
    </w:p>
    <w:p w:rsidR="00A33515" w:rsidDel="002260E7" w:rsidRDefault="00A33515">
      <w:pPr>
        <w:spacing w:line="114" w:lineRule="exact"/>
        <w:rPr>
          <w:del w:id="15618" w:author="Admin" w:date="2019-02-19T02:10:00Z"/>
          <w:sz w:val="20"/>
          <w:szCs w:val="20"/>
        </w:rPr>
      </w:pPr>
    </w:p>
    <w:p w:rsidR="00A33515" w:rsidDel="002260E7" w:rsidRDefault="001A4D22">
      <w:pPr>
        <w:jc w:val="center"/>
        <w:rPr>
          <w:del w:id="15619" w:author="Admin" w:date="2019-02-19T02:10:00Z"/>
          <w:sz w:val="20"/>
          <w:szCs w:val="20"/>
        </w:rPr>
      </w:pPr>
      <w:del w:id="15620" w:author="Admin" w:date="2019-02-19T02:10:00Z">
        <w:r w:rsidDel="002260E7">
          <w:rPr>
            <w:rFonts w:eastAsia="Times New Roman"/>
            <w:i/>
            <w:iCs/>
            <w:sz w:val="20"/>
            <w:szCs w:val="20"/>
          </w:rPr>
          <w:delText>: : :</w:delText>
        </w:r>
      </w:del>
    </w:p>
    <w:p w:rsidR="00A33515" w:rsidDel="002260E7" w:rsidRDefault="00A33515">
      <w:pPr>
        <w:spacing w:line="93" w:lineRule="exact"/>
        <w:rPr>
          <w:del w:id="15621" w:author="Admin" w:date="2019-02-19T02:10:00Z"/>
          <w:sz w:val="20"/>
          <w:szCs w:val="20"/>
        </w:rPr>
      </w:pPr>
    </w:p>
    <w:p w:rsidR="00A33515" w:rsidDel="002260E7" w:rsidRDefault="001A4D22">
      <w:pPr>
        <w:jc w:val="center"/>
        <w:rPr>
          <w:del w:id="15622" w:author="Admin" w:date="2019-02-19T02:10:00Z"/>
          <w:sz w:val="20"/>
          <w:szCs w:val="20"/>
        </w:rPr>
      </w:pPr>
      <w:del w:id="15623"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355</w:delText>
        </w:r>
        <w:r w:rsidDel="002260E7">
          <w:rPr>
            <w:rFonts w:ascii="Arial" w:eastAsia="Arial" w:hAnsi="Arial" w:cs="Arial"/>
            <w:sz w:val="20"/>
            <w:szCs w:val="20"/>
          </w:rPr>
          <w:delText xml:space="preserve"> −</w:delText>
        </w:r>
      </w:del>
    </w:p>
    <w:p w:rsidR="00A33515" w:rsidDel="002260E7" w:rsidRDefault="00A33515">
      <w:pPr>
        <w:rPr>
          <w:del w:id="15624"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5625" w:author="Admin" w:date="2019-02-19T02:10:00Z"/>
          <w:sz w:val="20"/>
          <w:szCs w:val="20"/>
        </w:rPr>
      </w:pPr>
      <w:bookmarkStart w:id="15626" w:name="page366"/>
      <w:bookmarkEnd w:id="15626"/>
      <w:del w:id="15627" w:author="Admin" w:date="2019-02-19T02:10:00Z">
        <w:r w:rsidDel="002260E7">
          <w:rPr>
            <w:rFonts w:ascii="Arial" w:eastAsia="Arial" w:hAnsi="Arial" w:cs="Arial"/>
            <w:sz w:val="18"/>
            <w:szCs w:val="18"/>
          </w:rPr>
          <w:lastRenderedPageBreak/>
          <w:delText>Исследовательские проекты для школьников</w:delText>
        </w:r>
      </w:del>
    </w:p>
    <w:p w:rsidR="00A33515" w:rsidDel="002260E7" w:rsidRDefault="00A33515">
      <w:pPr>
        <w:spacing w:line="184" w:lineRule="exact"/>
        <w:rPr>
          <w:del w:id="15628" w:author="Admin" w:date="2019-02-19T02:10:00Z"/>
          <w:sz w:val="20"/>
          <w:szCs w:val="20"/>
        </w:rPr>
      </w:pPr>
    </w:p>
    <w:p w:rsidR="00A33515" w:rsidDel="002260E7" w:rsidRDefault="001A4D22">
      <w:pPr>
        <w:spacing w:line="287" w:lineRule="auto"/>
        <w:jc w:val="both"/>
        <w:rPr>
          <w:del w:id="15629" w:author="Admin" w:date="2019-02-19T02:10:00Z"/>
          <w:sz w:val="20"/>
          <w:szCs w:val="20"/>
        </w:rPr>
      </w:pPr>
      <w:del w:id="15630" w:author="Admin" w:date="2019-02-19T02:10:00Z">
        <w:r w:rsidDel="002260E7">
          <w:rPr>
            <w:rFonts w:ascii="Arial" w:eastAsia="Arial" w:hAnsi="Arial" w:cs="Arial"/>
            <w:sz w:val="20"/>
            <w:szCs w:val="20"/>
          </w:rPr>
          <w:delText xml:space="preserve">Полученную картинку будем называть </w:delText>
        </w:r>
        <w:r w:rsidDel="002260E7">
          <w:rPr>
            <w:rFonts w:ascii="Arial" w:eastAsia="Arial" w:hAnsi="Arial" w:cs="Arial"/>
            <w:i/>
            <w:iCs/>
            <w:sz w:val="20"/>
            <w:szCs w:val="20"/>
          </w:rPr>
          <w:delText>конфигурацией</w:delText>
        </w:r>
        <w:r w:rsidDel="002260E7">
          <w:rPr>
            <w:rFonts w:ascii="Arial" w:eastAsia="Arial" w:hAnsi="Arial" w:cs="Arial"/>
            <w:sz w:val="20"/>
            <w:szCs w:val="20"/>
          </w:rPr>
          <w:delText xml:space="preserve"> (точек и отрезков на двух прямых) или </w:delText>
        </w:r>
        <w:r w:rsidDel="002260E7">
          <w:rPr>
            <w:rFonts w:ascii="Arial" w:eastAsia="Arial" w:hAnsi="Arial" w:cs="Arial"/>
            <w:i/>
            <w:iCs/>
            <w:sz w:val="20"/>
            <w:szCs w:val="20"/>
          </w:rPr>
          <w:delText>разбиением</w:delText>
        </w:r>
        <w:r w:rsidDel="002260E7">
          <w:rPr>
            <w:rFonts w:ascii="Arial" w:eastAsia="Arial" w:hAnsi="Arial" w:cs="Arial"/>
            <w:sz w:val="20"/>
            <w:szCs w:val="20"/>
          </w:rPr>
          <w:delText xml:space="preserve"> (точек на пары). Количество разбиений обозначим через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Например, </w:delText>
        </w:r>
        <w:r w:rsidDel="002260E7">
          <w:rPr>
            <w:rFonts w:eastAsia="Times New Roman"/>
            <w:sz w:val="20"/>
            <w:szCs w:val="20"/>
          </w:rPr>
          <w:delText>[</w:delText>
        </w:r>
        <w:r w:rsidDel="002260E7">
          <w:rPr>
            <w:rFonts w:ascii="Arial" w:eastAsia="Arial" w:hAnsi="Arial" w:cs="Arial"/>
            <w:sz w:val="20"/>
            <w:szCs w:val="20"/>
          </w:rPr>
          <w:delText>2</w:delText>
        </w:r>
        <w:r w:rsidDel="002260E7">
          <w:rPr>
            <w:rFonts w:eastAsia="Times New Roman"/>
            <w:i/>
            <w:iCs/>
            <w:sz w:val="20"/>
            <w:szCs w:val="20"/>
          </w:rPr>
          <w:delText>;</w:delText>
        </w:r>
        <w:r w:rsidDel="002260E7">
          <w:rPr>
            <w:rFonts w:ascii="Arial" w:eastAsia="Arial" w:hAnsi="Arial" w:cs="Arial"/>
            <w:sz w:val="20"/>
            <w:szCs w:val="20"/>
          </w:rPr>
          <w:delText xml:space="preserve"> 4</w:delText>
        </w:r>
        <w:r w:rsidDel="002260E7">
          <w:rPr>
            <w:rFonts w:eastAsia="Times New Roman"/>
            <w:sz w:val="20"/>
            <w:szCs w:val="20"/>
          </w:rPr>
          <w:delText>] =</w:delText>
        </w:r>
        <w:r w:rsidDel="002260E7">
          <w:rPr>
            <w:rFonts w:ascii="Arial" w:eastAsia="Arial" w:hAnsi="Arial" w:cs="Arial"/>
            <w:sz w:val="20"/>
            <w:szCs w:val="20"/>
          </w:rPr>
          <w:delText xml:space="preserve"> 4, как показывает рисунок вы-ше.</w:delText>
        </w:r>
      </w:del>
    </w:p>
    <w:p w:rsidR="00A33515" w:rsidDel="002260E7" w:rsidRDefault="00A33515">
      <w:pPr>
        <w:spacing w:line="131" w:lineRule="exact"/>
        <w:rPr>
          <w:del w:id="15631" w:author="Admin" w:date="2019-02-19T02:10:00Z"/>
          <w:sz w:val="20"/>
          <w:szCs w:val="20"/>
        </w:rPr>
      </w:pPr>
    </w:p>
    <w:tbl>
      <w:tblPr>
        <w:tblW w:w="0" w:type="auto"/>
        <w:tblInd w:w="1960" w:type="dxa"/>
        <w:tblLayout w:type="fixed"/>
        <w:tblCellMar>
          <w:left w:w="0" w:type="dxa"/>
          <w:right w:w="0" w:type="dxa"/>
        </w:tblCellMar>
        <w:tblLook w:val="04A0" w:firstRow="1" w:lastRow="0" w:firstColumn="1" w:lastColumn="0" w:noHBand="0" w:noVBand="1"/>
      </w:tblPr>
      <w:tblGrid>
        <w:gridCol w:w="220"/>
        <w:gridCol w:w="340"/>
        <w:gridCol w:w="360"/>
        <w:gridCol w:w="340"/>
        <w:gridCol w:w="340"/>
        <w:gridCol w:w="340"/>
        <w:gridCol w:w="360"/>
        <w:gridCol w:w="340"/>
        <w:gridCol w:w="220"/>
      </w:tblGrid>
      <w:tr w:rsidR="00A33515" w:rsidDel="002260E7">
        <w:trPr>
          <w:trHeight w:val="253"/>
          <w:del w:id="15632" w:author="Admin" w:date="2019-02-19T02:10:00Z"/>
        </w:trPr>
        <w:tc>
          <w:tcPr>
            <w:tcW w:w="220" w:type="dxa"/>
            <w:vAlign w:val="bottom"/>
          </w:tcPr>
          <w:p w:rsidR="00A33515" w:rsidDel="002260E7" w:rsidRDefault="00A33515">
            <w:pPr>
              <w:rPr>
                <w:del w:id="15633" w:author="Admin" w:date="2019-02-19T02:10:00Z"/>
              </w:rPr>
            </w:pPr>
          </w:p>
        </w:tc>
        <w:tc>
          <w:tcPr>
            <w:tcW w:w="340" w:type="dxa"/>
            <w:vAlign w:val="bottom"/>
          </w:tcPr>
          <w:p w:rsidR="00A33515" w:rsidDel="002260E7" w:rsidRDefault="00A33515">
            <w:pPr>
              <w:rPr>
                <w:del w:id="15634" w:author="Admin" w:date="2019-02-19T02:10:00Z"/>
              </w:rPr>
            </w:pPr>
          </w:p>
        </w:tc>
        <w:tc>
          <w:tcPr>
            <w:tcW w:w="360" w:type="dxa"/>
            <w:vAlign w:val="bottom"/>
          </w:tcPr>
          <w:p w:rsidR="00A33515" w:rsidDel="002260E7" w:rsidRDefault="00A33515">
            <w:pPr>
              <w:rPr>
                <w:del w:id="15635" w:author="Admin" w:date="2019-02-19T02:10:00Z"/>
              </w:rPr>
            </w:pPr>
          </w:p>
        </w:tc>
        <w:tc>
          <w:tcPr>
            <w:tcW w:w="340" w:type="dxa"/>
            <w:vAlign w:val="bottom"/>
          </w:tcPr>
          <w:p w:rsidR="00A33515" w:rsidDel="002260E7" w:rsidRDefault="00A33515">
            <w:pPr>
              <w:rPr>
                <w:del w:id="15636" w:author="Admin" w:date="2019-02-19T02:10:00Z"/>
              </w:rPr>
            </w:pPr>
          </w:p>
        </w:tc>
        <w:tc>
          <w:tcPr>
            <w:tcW w:w="340" w:type="dxa"/>
            <w:vAlign w:val="bottom"/>
          </w:tcPr>
          <w:p w:rsidR="00A33515" w:rsidDel="002260E7" w:rsidRDefault="001A4D22">
            <w:pPr>
              <w:ind w:right="20"/>
              <w:jc w:val="right"/>
              <w:rPr>
                <w:del w:id="15637" w:author="Admin" w:date="2019-02-19T02:10:00Z"/>
                <w:sz w:val="20"/>
                <w:szCs w:val="20"/>
              </w:rPr>
            </w:pPr>
            <w:del w:id="15638" w:author="Admin" w:date="2019-02-19T02:10:00Z">
              <w:r w:rsidDel="002260E7">
                <w:rPr>
                  <w:rFonts w:ascii="Arial" w:eastAsia="Arial" w:hAnsi="Arial" w:cs="Arial"/>
                  <w:sz w:val="20"/>
                  <w:szCs w:val="20"/>
                </w:rPr>
                <w:delText>1</w:delText>
              </w:r>
            </w:del>
          </w:p>
        </w:tc>
        <w:tc>
          <w:tcPr>
            <w:tcW w:w="340" w:type="dxa"/>
            <w:vAlign w:val="bottom"/>
          </w:tcPr>
          <w:p w:rsidR="00A33515" w:rsidDel="002260E7" w:rsidRDefault="00A33515">
            <w:pPr>
              <w:rPr>
                <w:del w:id="15639" w:author="Admin" w:date="2019-02-19T02:10:00Z"/>
              </w:rPr>
            </w:pPr>
          </w:p>
        </w:tc>
        <w:tc>
          <w:tcPr>
            <w:tcW w:w="360" w:type="dxa"/>
            <w:vAlign w:val="bottom"/>
          </w:tcPr>
          <w:p w:rsidR="00A33515" w:rsidDel="002260E7" w:rsidRDefault="00A33515">
            <w:pPr>
              <w:rPr>
                <w:del w:id="15640" w:author="Admin" w:date="2019-02-19T02:10:00Z"/>
              </w:rPr>
            </w:pPr>
          </w:p>
        </w:tc>
        <w:tc>
          <w:tcPr>
            <w:tcW w:w="340" w:type="dxa"/>
            <w:vAlign w:val="bottom"/>
          </w:tcPr>
          <w:p w:rsidR="00A33515" w:rsidDel="002260E7" w:rsidRDefault="00A33515">
            <w:pPr>
              <w:rPr>
                <w:del w:id="15641" w:author="Admin" w:date="2019-02-19T02:10:00Z"/>
              </w:rPr>
            </w:pPr>
          </w:p>
        </w:tc>
        <w:tc>
          <w:tcPr>
            <w:tcW w:w="220" w:type="dxa"/>
            <w:vAlign w:val="bottom"/>
          </w:tcPr>
          <w:p w:rsidR="00A33515" w:rsidDel="002260E7" w:rsidRDefault="00A33515">
            <w:pPr>
              <w:rPr>
                <w:del w:id="15642" w:author="Admin" w:date="2019-02-19T02:10:00Z"/>
              </w:rPr>
            </w:pPr>
          </w:p>
        </w:tc>
      </w:tr>
      <w:tr w:rsidR="00A33515" w:rsidDel="002260E7">
        <w:trPr>
          <w:trHeight w:val="328"/>
          <w:del w:id="15643" w:author="Admin" w:date="2019-02-19T02:10:00Z"/>
        </w:trPr>
        <w:tc>
          <w:tcPr>
            <w:tcW w:w="220" w:type="dxa"/>
            <w:vAlign w:val="bottom"/>
          </w:tcPr>
          <w:p w:rsidR="00A33515" w:rsidDel="002260E7" w:rsidRDefault="00A33515">
            <w:pPr>
              <w:rPr>
                <w:del w:id="15644" w:author="Admin" w:date="2019-02-19T02:10:00Z"/>
                <w:sz w:val="24"/>
                <w:szCs w:val="24"/>
              </w:rPr>
            </w:pPr>
          </w:p>
        </w:tc>
        <w:tc>
          <w:tcPr>
            <w:tcW w:w="340" w:type="dxa"/>
            <w:vAlign w:val="bottom"/>
          </w:tcPr>
          <w:p w:rsidR="00A33515" w:rsidDel="002260E7" w:rsidRDefault="00A33515">
            <w:pPr>
              <w:rPr>
                <w:del w:id="15645" w:author="Admin" w:date="2019-02-19T02:10:00Z"/>
                <w:sz w:val="24"/>
                <w:szCs w:val="24"/>
              </w:rPr>
            </w:pPr>
          </w:p>
        </w:tc>
        <w:tc>
          <w:tcPr>
            <w:tcW w:w="360" w:type="dxa"/>
            <w:vAlign w:val="bottom"/>
          </w:tcPr>
          <w:p w:rsidR="00A33515" w:rsidDel="002260E7" w:rsidRDefault="00A33515">
            <w:pPr>
              <w:rPr>
                <w:del w:id="15646" w:author="Admin" w:date="2019-02-19T02:10:00Z"/>
                <w:sz w:val="24"/>
                <w:szCs w:val="24"/>
              </w:rPr>
            </w:pPr>
          </w:p>
        </w:tc>
        <w:tc>
          <w:tcPr>
            <w:tcW w:w="340" w:type="dxa"/>
            <w:vAlign w:val="bottom"/>
          </w:tcPr>
          <w:p w:rsidR="00A33515" w:rsidDel="002260E7" w:rsidRDefault="001A4D22">
            <w:pPr>
              <w:ind w:right="20"/>
              <w:jc w:val="right"/>
              <w:rPr>
                <w:del w:id="15647" w:author="Admin" w:date="2019-02-19T02:10:00Z"/>
                <w:sz w:val="20"/>
                <w:szCs w:val="20"/>
              </w:rPr>
            </w:pPr>
            <w:del w:id="15648" w:author="Admin" w:date="2019-02-19T02:10:00Z">
              <w:r w:rsidDel="002260E7">
                <w:rPr>
                  <w:rFonts w:ascii="Arial" w:eastAsia="Arial" w:hAnsi="Arial" w:cs="Arial"/>
                  <w:sz w:val="20"/>
                  <w:szCs w:val="20"/>
                </w:rPr>
                <w:delText>1</w:delText>
              </w:r>
            </w:del>
          </w:p>
        </w:tc>
        <w:tc>
          <w:tcPr>
            <w:tcW w:w="340" w:type="dxa"/>
            <w:vAlign w:val="bottom"/>
          </w:tcPr>
          <w:p w:rsidR="00A33515" w:rsidDel="002260E7" w:rsidRDefault="001A4D22">
            <w:pPr>
              <w:ind w:right="20"/>
              <w:jc w:val="right"/>
              <w:rPr>
                <w:del w:id="15649" w:author="Admin" w:date="2019-02-19T02:10:00Z"/>
                <w:sz w:val="20"/>
                <w:szCs w:val="20"/>
              </w:rPr>
            </w:pPr>
            <w:del w:id="15650" w:author="Admin" w:date="2019-02-19T02:10:00Z">
              <w:r w:rsidDel="002260E7">
                <w:rPr>
                  <w:rFonts w:ascii="Arial" w:eastAsia="Arial" w:hAnsi="Arial" w:cs="Arial"/>
                  <w:sz w:val="20"/>
                  <w:szCs w:val="20"/>
                </w:rPr>
                <w:delText>1</w:delText>
              </w:r>
            </w:del>
          </w:p>
        </w:tc>
        <w:tc>
          <w:tcPr>
            <w:tcW w:w="340" w:type="dxa"/>
            <w:vAlign w:val="bottom"/>
          </w:tcPr>
          <w:p w:rsidR="00A33515" w:rsidDel="002260E7" w:rsidRDefault="001A4D22">
            <w:pPr>
              <w:ind w:right="20"/>
              <w:jc w:val="right"/>
              <w:rPr>
                <w:del w:id="15651" w:author="Admin" w:date="2019-02-19T02:10:00Z"/>
                <w:sz w:val="20"/>
                <w:szCs w:val="20"/>
              </w:rPr>
            </w:pPr>
            <w:del w:id="15652" w:author="Admin" w:date="2019-02-19T02:10:00Z">
              <w:r w:rsidDel="002260E7">
                <w:rPr>
                  <w:rFonts w:ascii="Arial" w:eastAsia="Arial" w:hAnsi="Arial" w:cs="Arial"/>
                  <w:sz w:val="20"/>
                  <w:szCs w:val="20"/>
                </w:rPr>
                <w:delText>1</w:delText>
              </w:r>
            </w:del>
          </w:p>
        </w:tc>
        <w:tc>
          <w:tcPr>
            <w:tcW w:w="360" w:type="dxa"/>
            <w:vAlign w:val="bottom"/>
          </w:tcPr>
          <w:p w:rsidR="00A33515" w:rsidDel="002260E7" w:rsidRDefault="00A33515">
            <w:pPr>
              <w:rPr>
                <w:del w:id="15653" w:author="Admin" w:date="2019-02-19T02:10:00Z"/>
                <w:sz w:val="24"/>
                <w:szCs w:val="24"/>
              </w:rPr>
            </w:pPr>
          </w:p>
        </w:tc>
        <w:tc>
          <w:tcPr>
            <w:tcW w:w="340" w:type="dxa"/>
            <w:vAlign w:val="bottom"/>
          </w:tcPr>
          <w:p w:rsidR="00A33515" w:rsidDel="002260E7" w:rsidRDefault="00A33515">
            <w:pPr>
              <w:rPr>
                <w:del w:id="15654" w:author="Admin" w:date="2019-02-19T02:10:00Z"/>
                <w:sz w:val="24"/>
                <w:szCs w:val="24"/>
              </w:rPr>
            </w:pPr>
          </w:p>
        </w:tc>
        <w:tc>
          <w:tcPr>
            <w:tcW w:w="220" w:type="dxa"/>
            <w:vAlign w:val="bottom"/>
          </w:tcPr>
          <w:p w:rsidR="00A33515" w:rsidDel="002260E7" w:rsidRDefault="00A33515">
            <w:pPr>
              <w:rPr>
                <w:del w:id="15655" w:author="Admin" w:date="2019-02-19T02:10:00Z"/>
                <w:sz w:val="24"/>
                <w:szCs w:val="24"/>
              </w:rPr>
            </w:pPr>
          </w:p>
        </w:tc>
      </w:tr>
      <w:tr w:rsidR="00A33515" w:rsidDel="002260E7">
        <w:trPr>
          <w:trHeight w:val="328"/>
          <w:del w:id="15656" w:author="Admin" w:date="2019-02-19T02:10:00Z"/>
        </w:trPr>
        <w:tc>
          <w:tcPr>
            <w:tcW w:w="220" w:type="dxa"/>
            <w:vAlign w:val="bottom"/>
          </w:tcPr>
          <w:p w:rsidR="00A33515" w:rsidDel="002260E7" w:rsidRDefault="00A33515">
            <w:pPr>
              <w:rPr>
                <w:del w:id="15657" w:author="Admin" w:date="2019-02-19T02:10:00Z"/>
                <w:sz w:val="24"/>
                <w:szCs w:val="24"/>
              </w:rPr>
            </w:pPr>
          </w:p>
        </w:tc>
        <w:tc>
          <w:tcPr>
            <w:tcW w:w="340" w:type="dxa"/>
            <w:vAlign w:val="bottom"/>
          </w:tcPr>
          <w:p w:rsidR="00A33515" w:rsidDel="002260E7" w:rsidRDefault="00A33515">
            <w:pPr>
              <w:rPr>
                <w:del w:id="15658" w:author="Admin" w:date="2019-02-19T02:10:00Z"/>
                <w:sz w:val="24"/>
                <w:szCs w:val="24"/>
              </w:rPr>
            </w:pPr>
          </w:p>
        </w:tc>
        <w:tc>
          <w:tcPr>
            <w:tcW w:w="360" w:type="dxa"/>
            <w:vAlign w:val="bottom"/>
          </w:tcPr>
          <w:p w:rsidR="00A33515" w:rsidDel="002260E7" w:rsidRDefault="001A4D22">
            <w:pPr>
              <w:ind w:right="20"/>
              <w:jc w:val="right"/>
              <w:rPr>
                <w:del w:id="15659" w:author="Admin" w:date="2019-02-19T02:10:00Z"/>
                <w:sz w:val="20"/>
                <w:szCs w:val="20"/>
              </w:rPr>
            </w:pPr>
            <w:del w:id="15660" w:author="Admin" w:date="2019-02-19T02:10:00Z">
              <w:r w:rsidDel="002260E7">
                <w:rPr>
                  <w:rFonts w:ascii="Arial" w:eastAsia="Arial" w:hAnsi="Arial" w:cs="Arial"/>
                  <w:sz w:val="20"/>
                  <w:szCs w:val="20"/>
                </w:rPr>
                <w:delText>1</w:delText>
              </w:r>
            </w:del>
          </w:p>
        </w:tc>
        <w:tc>
          <w:tcPr>
            <w:tcW w:w="340" w:type="dxa"/>
            <w:vAlign w:val="bottom"/>
          </w:tcPr>
          <w:p w:rsidR="00A33515" w:rsidDel="002260E7" w:rsidRDefault="001A4D22">
            <w:pPr>
              <w:ind w:right="20"/>
              <w:jc w:val="right"/>
              <w:rPr>
                <w:del w:id="15661" w:author="Admin" w:date="2019-02-19T02:10:00Z"/>
                <w:sz w:val="20"/>
                <w:szCs w:val="20"/>
              </w:rPr>
            </w:pPr>
            <w:del w:id="15662" w:author="Admin" w:date="2019-02-19T02:10:00Z">
              <w:r w:rsidDel="002260E7">
                <w:rPr>
                  <w:rFonts w:ascii="Arial" w:eastAsia="Arial" w:hAnsi="Arial" w:cs="Arial"/>
                  <w:sz w:val="20"/>
                  <w:szCs w:val="20"/>
                </w:rPr>
                <w:delText>2</w:delText>
              </w:r>
            </w:del>
          </w:p>
        </w:tc>
        <w:tc>
          <w:tcPr>
            <w:tcW w:w="340" w:type="dxa"/>
            <w:vAlign w:val="bottom"/>
          </w:tcPr>
          <w:p w:rsidR="00A33515" w:rsidDel="002260E7" w:rsidRDefault="00A33515">
            <w:pPr>
              <w:rPr>
                <w:del w:id="15663" w:author="Admin" w:date="2019-02-19T02:10:00Z"/>
                <w:sz w:val="24"/>
                <w:szCs w:val="24"/>
              </w:rPr>
            </w:pPr>
          </w:p>
        </w:tc>
        <w:tc>
          <w:tcPr>
            <w:tcW w:w="340" w:type="dxa"/>
            <w:vAlign w:val="bottom"/>
          </w:tcPr>
          <w:p w:rsidR="00A33515" w:rsidDel="002260E7" w:rsidRDefault="001A4D22">
            <w:pPr>
              <w:ind w:right="20"/>
              <w:jc w:val="right"/>
              <w:rPr>
                <w:del w:id="15664" w:author="Admin" w:date="2019-02-19T02:10:00Z"/>
                <w:sz w:val="20"/>
                <w:szCs w:val="20"/>
              </w:rPr>
            </w:pPr>
            <w:del w:id="15665" w:author="Admin" w:date="2019-02-19T02:10:00Z">
              <w:r w:rsidDel="002260E7">
                <w:rPr>
                  <w:rFonts w:ascii="Arial" w:eastAsia="Arial" w:hAnsi="Arial" w:cs="Arial"/>
                  <w:sz w:val="20"/>
                  <w:szCs w:val="20"/>
                </w:rPr>
                <w:delText>2</w:delText>
              </w:r>
            </w:del>
          </w:p>
        </w:tc>
        <w:tc>
          <w:tcPr>
            <w:tcW w:w="360" w:type="dxa"/>
            <w:vAlign w:val="bottom"/>
          </w:tcPr>
          <w:p w:rsidR="00A33515" w:rsidDel="002260E7" w:rsidRDefault="001A4D22">
            <w:pPr>
              <w:ind w:right="20"/>
              <w:jc w:val="right"/>
              <w:rPr>
                <w:del w:id="15666" w:author="Admin" w:date="2019-02-19T02:10:00Z"/>
                <w:sz w:val="20"/>
                <w:szCs w:val="20"/>
              </w:rPr>
            </w:pPr>
            <w:del w:id="15667" w:author="Admin" w:date="2019-02-19T02:10:00Z">
              <w:r w:rsidDel="002260E7">
                <w:rPr>
                  <w:rFonts w:ascii="Arial" w:eastAsia="Arial" w:hAnsi="Arial" w:cs="Arial"/>
                  <w:sz w:val="20"/>
                  <w:szCs w:val="20"/>
                </w:rPr>
                <w:delText>1</w:delText>
              </w:r>
            </w:del>
          </w:p>
        </w:tc>
        <w:tc>
          <w:tcPr>
            <w:tcW w:w="340" w:type="dxa"/>
            <w:vAlign w:val="bottom"/>
          </w:tcPr>
          <w:p w:rsidR="00A33515" w:rsidDel="002260E7" w:rsidRDefault="00A33515">
            <w:pPr>
              <w:rPr>
                <w:del w:id="15668" w:author="Admin" w:date="2019-02-19T02:10:00Z"/>
                <w:sz w:val="24"/>
                <w:szCs w:val="24"/>
              </w:rPr>
            </w:pPr>
          </w:p>
        </w:tc>
        <w:tc>
          <w:tcPr>
            <w:tcW w:w="220" w:type="dxa"/>
            <w:vAlign w:val="bottom"/>
          </w:tcPr>
          <w:p w:rsidR="00A33515" w:rsidDel="002260E7" w:rsidRDefault="00A33515">
            <w:pPr>
              <w:rPr>
                <w:del w:id="15669" w:author="Admin" w:date="2019-02-19T02:10:00Z"/>
                <w:sz w:val="24"/>
                <w:szCs w:val="24"/>
              </w:rPr>
            </w:pPr>
          </w:p>
        </w:tc>
      </w:tr>
      <w:tr w:rsidR="00A33515" w:rsidDel="002260E7">
        <w:trPr>
          <w:trHeight w:val="328"/>
          <w:del w:id="15670" w:author="Admin" w:date="2019-02-19T02:10:00Z"/>
        </w:trPr>
        <w:tc>
          <w:tcPr>
            <w:tcW w:w="220" w:type="dxa"/>
            <w:vAlign w:val="bottom"/>
          </w:tcPr>
          <w:p w:rsidR="00A33515" w:rsidDel="002260E7" w:rsidRDefault="00A33515">
            <w:pPr>
              <w:rPr>
                <w:del w:id="15671" w:author="Admin" w:date="2019-02-19T02:10:00Z"/>
                <w:sz w:val="24"/>
                <w:szCs w:val="24"/>
              </w:rPr>
            </w:pPr>
          </w:p>
        </w:tc>
        <w:tc>
          <w:tcPr>
            <w:tcW w:w="340" w:type="dxa"/>
            <w:vAlign w:val="bottom"/>
          </w:tcPr>
          <w:p w:rsidR="00A33515" w:rsidDel="002260E7" w:rsidRDefault="001A4D22">
            <w:pPr>
              <w:ind w:right="20"/>
              <w:jc w:val="right"/>
              <w:rPr>
                <w:del w:id="15672" w:author="Admin" w:date="2019-02-19T02:10:00Z"/>
                <w:sz w:val="20"/>
                <w:szCs w:val="20"/>
              </w:rPr>
            </w:pPr>
            <w:del w:id="15673" w:author="Admin" w:date="2019-02-19T02:10:00Z">
              <w:r w:rsidDel="002260E7">
                <w:rPr>
                  <w:rFonts w:ascii="Arial" w:eastAsia="Arial" w:hAnsi="Arial" w:cs="Arial"/>
                  <w:sz w:val="20"/>
                  <w:szCs w:val="20"/>
                </w:rPr>
                <w:delText>1</w:delText>
              </w:r>
            </w:del>
          </w:p>
        </w:tc>
        <w:tc>
          <w:tcPr>
            <w:tcW w:w="360" w:type="dxa"/>
            <w:vAlign w:val="bottom"/>
          </w:tcPr>
          <w:p w:rsidR="00A33515" w:rsidDel="002260E7" w:rsidRDefault="001A4D22">
            <w:pPr>
              <w:ind w:right="20"/>
              <w:jc w:val="right"/>
              <w:rPr>
                <w:del w:id="15674" w:author="Admin" w:date="2019-02-19T02:10:00Z"/>
                <w:sz w:val="20"/>
                <w:szCs w:val="20"/>
              </w:rPr>
            </w:pPr>
            <w:del w:id="15675" w:author="Admin" w:date="2019-02-19T02:10:00Z">
              <w:r w:rsidDel="002260E7">
                <w:rPr>
                  <w:rFonts w:ascii="Arial" w:eastAsia="Arial" w:hAnsi="Arial" w:cs="Arial"/>
                  <w:sz w:val="20"/>
                  <w:szCs w:val="20"/>
                </w:rPr>
                <w:delText>3</w:delText>
              </w:r>
            </w:del>
          </w:p>
        </w:tc>
        <w:tc>
          <w:tcPr>
            <w:tcW w:w="340" w:type="dxa"/>
            <w:vAlign w:val="bottom"/>
          </w:tcPr>
          <w:p w:rsidR="00A33515" w:rsidDel="002260E7" w:rsidRDefault="00A33515">
            <w:pPr>
              <w:rPr>
                <w:del w:id="15676" w:author="Admin" w:date="2019-02-19T02:10:00Z"/>
                <w:sz w:val="24"/>
                <w:szCs w:val="24"/>
              </w:rPr>
            </w:pPr>
          </w:p>
        </w:tc>
        <w:tc>
          <w:tcPr>
            <w:tcW w:w="340" w:type="dxa"/>
            <w:vAlign w:val="bottom"/>
          </w:tcPr>
          <w:p w:rsidR="00A33515" w:rsidDel="002260E7" w:rsidRDefault="00A33515">
            <w:pPr>
              <w:rPr>
                <w:del w:id="15677" w:author="Admin" w:date="2019-02-19T02:10:00Z"/>
                <w:sz w:val="24"/>
                <w:szCs w:val="24"/>
              </w:rPr>
            </w:pPr>
          </w:p>
        </w:tc>
        <w:tc>
          <w:tcPr>
            <w:tcW w:w="340" w:type="dxa"/>
            <w:vAlign w:val="bottom"/>
          </w:tcPr>
          <w:p w:rsidR="00A33515" w:rsidDel="002260E7" w:rsidRDefault="00A33515">
            <w:pPr>
              <w:rPr>
                <w:del w:id="15678" w:author="Admin" w:date="2019-02-19T02:10:00Z"/>
                <w:sz w:val="24"/>
                <w:szCs w:val="24"/>
              </w:rPr>
            </w:pPr>
          </w:p>
        </w:tc>
        <w:tc>
          <w:tcPr>
            <w:tcW w:w="360" w:type="dxa"/>
            <w:vAlign w:val="bottom"/>
          </w:tcPr>
          <w:p w:rsidR="00A33515" w:rsidDel="002260E7" w:rsidRDefault="001A4D22">
            <w:pPr>
              <w:ind w:right="20"/>
              <w:jc w:val="right"/>
              <w:rPr>
                <w:del w:id="15679" w:author="Admin" w:date="2019-02-19T02:10:00Z"/>
                <w:sz w:val="20"/>
                <w:szCs w:val="20"/>
              </w:rPr>
            </w:pPr>
            <w:del w:id="15680" w:author="Admin" w:date="2019-02-19T02:10:00Z">
              <w:r w:rsidDel="002260E7">
                <w:rPr>
                  <w:rFonts w:ascii="Arial" w:eastAsia="Arial" w:hAnsi="Arial" w:cs="Arial"/>
                  <w:sz w:val="20"/>
                  <w:szCs w:val="20"/>
                </w:rPr>
                <w:delText>3</w:delText>
              </w:r>
            </w:del>
          </w:p>
        </w:tc>
        <w:tc>
          <w:tcPr>
            <w:tcW w:w="340" w:type="dxa"/>
            <w:vAlign w:val="bottom"/>
          </w:tcPr>
          <w:p w:rsidR="00A33515" w:rsidDel="002260E7" w:rsidRDefault="001A4D22">
            <w:pPr>
              <w:ind w:right="20"/>
              <w:jc w:val="right"/>
              <w:rPr>
                <w:del w:id="15681" w:author="Admin" w:date="2019-02-19T02:10:00Z"/>
                <w:sz w:val="20"/>
                <w:szCs w:val="20"/>
              </w:rPr>
            </w:pPr>
            <w:del w:id="15682" w:author="Admin" w:date="2019-02-19T02:10:00Z">
              <w:r w:rsidDel="002260E7">
                <w:rPr>
                  <w:rFonts w:ascii="Arial" w:eastAsia="Arial" w:hAnsi="Arial" w:cs="Arial"/>
                  <w:sz w:val="20"/>
                  <w:szCs w:val="20"/>
                </w:rPr>
                <w:delText>1</w:delText>
              </w:r>
            </w:del>
          </w:p>
        </w:tc>
        <w:tc>
          <w:tcPr>
            <w:tcW w:w="220" w:type="dxa"/>
            <w:vAlign w:val="bottom"/>
          </w:tcPr>
          <w:p w:rsidR="00A33515" w:rsidDel="002260E7" w:rsidRDefault="00A33515">
            <w:pPr>
              <w:rPr>
                <w:del w:id="15683" w:author="Admin" w:date="2019-02-19T02:10:00Z"/>
                <w:sz w:val="24"/>
                <w:szCs w:val="24"/>
              </w:rPr>
            </w:pPr>
          </w:p>
        </w:tc>
      </w:tr>
      <w:tr w:rsidR="00A33515" w:rsidDel="002260E7">
        <w:trPr>
          <w:trHeight w:val="328"/>
          <w:del w:id="15684" w:author="Admin" w:date="2019-02-19T02:10:00Z"/>
        </w:trPr>
        <w:tc>
          <w:tcPr>
            <w:tcW w:w="220" w:type="dxa"/>
            <w:vAlign w:val="bottom"/>
          </w:tcPr>
          <w:p w:rsidR="00A33515" w:rsidDel="002260E7" w:rsidRDefault="001A4D22">
            <w:pPr>
              <w:ind w:right="20"/>
              <w:jc w:val="right"/>
              <w:rPr>
                <w:del w:id="15685" w:author="Admin" w:date="2019-02-19T02:10:00Z"/>
                <w:sz w:val="20"/>
                <w:szCs w:val="20"/>
              </w:rPr>
            </w:pPr>
            <w:del w:id="15686" w:author="Admin" w:date="2019-02-19T02:10:00Z">
              <w:r w:rsidDel="002260E7">
                <w:rPr>
                  <w:rFonts w:ascii="Arial" w:eastAsia="Arial" w:hAnsi="Arial" w:cs="Arial"/>
                  <w:w w:val="71"/>
                  <w:sz w:val="20"/>
                  <w:szCs w:val="20"/>
                </w:rPr>
                <w:delText>1</w:delText>
              </w:r>
            </w:del>
          </w:p>
        </w:tc>
        <w:tc>
          <w:tcPr>
            <w:tcW w:w="340" w:type="dxa"/>
            <w:vAlign w:val="bottom"/>
          </w:tcPr>
          <w:p w:rsidR="00A33515" w:rsidDel="002260E7" w:rsidRDefault="001A4D22">
            <w:pPr>
              <w:ind w:right="20"/>
              <w:jc w:val="right"/>
              <w:rPr>
                <w:del w:id="15687" w:author="Admin" w:date="2019-02-19T02:10:00Z"/>
                <w:sz w:val="20"/>
                <w:szCs w:val="20"/>
              </w:rPr>
            </w:pPr>
            <w:del w:id="15688" w:author="Admin" w:date="2019-02-19T02:10:00Z">
              <w:r w:rsidDel="002260E7">
                <w:rPr>
                  <w:rFonts w:ascii="Arial" w:eastAsia="Arial" w:hAnsi="Arial" w:cs="Arial"/>
                  <w:sz w:val="20"/>
                  <w:szCs w:val="20"/>
                </w:rPr>
                <w:delText>4</w:delText>
              </w:r>
            </w:del>
          </w:p>
        </w:tc>
        <w:tc>
          <w:tcPr>
            <w:tcW w:w="360" w:type="dxa"/>
            <w:vAlign w:val="bottom"/>
          </w:tcPr>
          <w:p w:rsidR="00A33515" w:rsidDel="002260E7" w:rsidRDefault="00A33515">
            <w:pPr>
              <w:rPr>
                <w:del w:id="15689" w:author="Admin" w:date="2019-02-19T02:10:00Z"/>
                <w:sz w:val="24"/>
                <w:szCs w:val="24"/>
              </w:rPr>
            </w:pPr>
          </w:p>
        </w:tc>
        <w:tc>
          <w:tcPr>
            <w:tcW w:w="340" w:type="dxa"/>
            <w:vAlign w:val="bottom"/>
          </w:tcPr>
          <w:p w:rsidR="00A33515" w:rsidDel="002260E7" w:rsidRDefault="00A33515">
            <w:pPr>
              <w:rPr>
                <w:del w:id="15690" w:author="Admin" w:date="2019-02-19T02:10:00Z"/>
                <w:sz w:val="24"/>
                <w:szCs w:val="24"/>
              </w:rPr>
            </w:pPr>
          </w:p>
        </w:tc>
        <w:tc>
          <w:tcPr>
            <w:tcW w:w="340" w:type="dxa"/>
            <w:vAlign w:val="bottom"/>
          </w:tcPr>
          <w:p w:rsidR="00A33515" w:rsidDel="002260E7" w:rsidRDefault="00A33515">
            <w:pPr>
              <w:rPr>
                <w:del w:id="15691" w:author="Admin" w:date="2019-02-19T02:10:00Z"/>
                <w:sz w:val="24"/>
                <w:szCs w:val="24"/>
              </w:rPr>
            </w:pPr>
          </w:p>
        </w:tc>
        <w:tc>
          <w:tcPr>
            <w:tcW w:w="340" w:type="dxa"/>
            <w:vAlign w:val="bottom"/>
          </w:tcPr>
          <w:p w:rsidR="00A33515" w:rsidDel="002260E7" w:rsidRDefault="00A33515">
            <w:pPr>
              <w:rPr>
                <w:del w:id="15692" w:author="Admin" w:date="2019-02-19T02:10:00Z"/>
                <w:sz w:val="24"/>
                <w:szCs w:val="24"/>
              </w:rPr>
            </w:pPr>
          </w:p>
        </w:tc>
        <w:tc>
          <w:tcPr>
            <w:tcW w:w="360" w:type="dxa"/>
            <w:vAlign w:val="bottom"/>
          </w:tcPr>
          <w:p w:rsidR="00A33515" w:rsidDel="002260E7" w:rsidRDefault="00A33515">
            <w:pPr>
              <w:rPr>
                <w:del w:id="15693" w:author="Admin" w:date="2019-02-19T02:10:00Z"/>
                <w:sz w:val="24"/>
                <w:szCs w:val="24"/>
              </w:rPr>
            </w:pPr>
          </w:p>
        </w:tc>
        <w:tc>
          <w:tcPr>
            <w:tcW w:w="340" w:type="dxa"/>
            <w:vAlign w:val="bottom"/>
          </w:tcPr>
          <w:p w:rsidR="00A33515" w:rsidDel="002260E7" w:rsidRDefault="001A4D22">
            <w:pPr>
              <w:ind w:right="20"/>
              <w:jc w:val="right"/>
              <w:rPr>
                <w:del w:id="15694" w:author="Admin" w:date="2019-02-19T02:10:00Z"/>
                <w:sz w:val="20"/>
                <w:szCs w:val="20"/>
              </w:rPr>
            </w:pPr>
            <w:del w:id="15695" w:author="Admin" w:date="2019-02-19T02:10:00Z">
              <w:r w:rsidDel="002260E7">
                <w:rPr>
                  <w:rFonts w:ascii="Arial" w:eastAsia="Arial" w:hAnsi="Arial" w:cs="Arial"/>
                  <w:sz w:val="20"/>
                  <w:szCs w:val="20"/>
                </w:rPr>
                <w:delText>4</w:delText>
              </w:r>
            </w:del>
          </w:p>
        </w:tc>
        <w:tc>
          <w:tcPr>
            <w:tcW w:w="220" w:type="dxa"/>
            <w:vAlign w:val="bottom"/>
          </w:tcPr>
          <w:p w:rsidR="00A33515" w:rsidDel="002260E7" w:rsidRDefault="001A4D22">
            <w:pPr>
              <w:jc w:val="right"/>
              <w:rPr>
                <w:del w:id="15696" w:author="Admin" w:date="2019-02-19T02:10:00Z"/>
                <w:sz w:val="20"/>
                <w:szCs w:val="20"/>
              </w:rPr>
            </w:pPr>
            <w:del w:id="15697" w:author="Admin" w:date="2019-02-19T02:10:00Z">
              <w:r w:rsidDel="002260E7">
                <w:rPr>
                  <w:rFonts w:ascii="Arial" w:eastAsia="Arial" w:hAnsi="Arial" w:cs="Arial"/>
                  <w:sz w:val="20"/>
                  <w:szCs w:val="20"/>
                </w:rPr>
                <w:delText>1</w:delText>
              </w:r>
            </w:del>
          </w:p>
        </w:tc>
      </w:tr>
    </w:tbl>
    <w:p w:rsidR="00A33515" w:rsidDel="002260E7" w:rsidRDefault="00A33515">
      <w:pPr>
        <w:spacing w:line="156" w:lineRule="exact"/>
        <w:rPr>
          <w:del w:id="15698" w:author="Admin" w:date="2019-02-19T02:10:00Z"/>
          <w:sz w:val="20"/>
          <w:szCs w:val="20"/>
        </w:rPr>
      </w:pPr>
    </w:p>
    <w:p w:rsidR="00A33515" w:rsidDel="002260E7" w:rsidRDefault="001A4D22">
      <w:pPr>
        <w:spacing w:line="301" w:lineRule="auto"/>
        <w:ind w:firstLine="199"/>
        <w:rPr>
          <w:del w:id="15699" w:author="Admin" w:date="2019-02-19T02:10:00Z"/>
          <w:sz w:val="20"/>
          <w:szCs w:val="20"/>
        </w:rPr>
      </w:pPr>
      <w:del w:id="15700" w:author="Admin" w:date="2019-02-19T02:10:00Z">
        <w:r w:rsidDel="002260E7">
          <w:rPr>
            <w:rFonts w:ascii="Arial" w:eastAsia="Arial" w:hAnsi="Arial" w:cs="Arial"/>
            <w:sz w:val="20"/>
            <w:szCs w:val="20"/>
          </w:rPr>
          <w:delText xml:space="preserve">Кроме того, если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нечётно, то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 =</w:delText>
        </w:r>
        <w:r w:rsidDel="002260E7">
          <w:rPr>
            <w:rFonts w:ascii="Arial" w:eastAsia="Arial" w:hAnsi="Arial" w:cs="Arial"/>
            <w:sz w:val="20"/>
            <w:szCs w:val="20"/>
          </w:rPr>
          <w:delText xml:space="preserve"> 0, а также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 =</w:delText>
        </w:r>
        <w:r w:rsidDel="002260E7">
          <w:rPr>
            <w:rFonts w:ascii="Arial" w:eastAsia="Arial" w:hAnsi="Arial" w:cs="Arial"/>
            <w:sz w:val="20"/>
            <w:szCs w:val="20"/>
          </w:rPr>
          <w:delText xml:space="preserve"> 0, если </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i/>
            <w:iCs/>
            <w:sz w:val="20"/>
            <w:szCs w:val="20"/>
          </w:rPr>
          <w:delText xml:space="preserve"> k </w:delText>
        </w:r>
        <w:r w:rsidDel="002260E7">
          <w:rPr>
            <w:rFonts w:eastAsia="Times New Roman"/>
            <w:i/>
            <w:iCs/>
            <w:sz w:val="20"/>
            <w:szCs w:val="20"/>
          </w:rPr>
          <w:delText>&lt;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0.</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Если</w:delText>
        </w:r>
        <w:r w:rsidDel="002260E7">
          <w:rPr>
            <w:rFonts w:ascii="Arial" w:eastAsia="Arial" w:hAnsi="Arial" w:cs="Arial"/>
            <w:i/>
            <w:iCs/>
            <w:sz w:val="20"/>
            <w:szCs w:val="20"/>
          </w:rPr>
          <w:delText xml:space="preserve"> n </w:delText>
        </w:r>
        <w:r w:rsidDel="002260E7">
          <w:rPr>
            <w:rFonts w:ascii="Arial" w:eastAsia="Arial" w:hAnsi="Arial" w:cs="Arial"/>
            <w:sz w:val="20"/>
            <w:szCs w:val="20"/>
          </w:rPr>
          <w:delText>или</w:delText>
        </w:r>
        <w:r w:rsidDel="002260E7">
          <w:rPr>
            <w:rFonts w:ascii="Arial" w:eastAsia="Arial" w:hAnsi="Arial" w:cs="Arial"/>
            <w:i/>
            <w:iCs/>
            <w:sz w:val="20"/>
            <w:szCs w:val="20"/>
          </w:rPr>
          <w:delText xml:space="preserve"> k </w:delText>
        </w:r>
        <w:r w:rsidDel="002260E7">
          <w:rPr>
            <w:rFonts w:ascii="Arial" w:eastAsia="Arial" w:hAnsi="Arial" w:cs="Arial"/>
            <w:sz w:val="20"/>
            <w:szCs w:val="20"/>
          </w:rPr>
          <w:delText>равно нулю,</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то</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i/>
            <w:iCs/>
            <w:sz w:val="20"/>
            <w:szCs w:val="20"/>
          </w:rPr>
          <w:delText xml:space="preserve"> n</w:delText>
        </w:r>
        <w:r w:rsidDel="002260E7">
          <w:rPr>
            <w:rFonts w:eastAsia="Times New Roman"/>
            <w:sz w:val="20"/>
            <w:szCs w:val="20"/>
          </w:rPr>
          <w:delText>] =</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1</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просто по определению.</w:delText>
        </w:r>
      </w:del>
    </w:p>
    <w:p w:rsidR="00A33515" w:rsidDel="002260E7" w:rsidRDefault="00A33515">
      <w:pPr>
        <w:spacing w:line="116" w:lineRule="exact"/>
        <w:rPr>
          <w:del w:id="15701" w:author="Admin" w:date="2019-02-19T02:10:00Z"/>
          <w:sz w:val="20"/>
          <w:szCs w:val="20"/>
        </w:rPr>
      </w:pPr>
    </w:p>
    <w:p w:rsidR="00A33515" w:rsidDel="002260E7" w:rsidRDefault="001A4D22">
      <w:pPr>
        <w:numPr>
          <w:ilvl w:val="0"/>
          <w:numId w:val="849"/>
        </w:numPr>
        <w:tabs>
          <w:tab w:val="left" w:pos="500"/>
        </w:tabs>
        <w:spacing w:line="303" w:lineRule="auto"/>
        <w:ind w:left="500" w:hanging="192"/>
        <w:rPr>
          <w:del w:id="15702" w:author="Admin" w:date="2019-02-19T02:10:00Z"/>
          <w:rFonts w:ascii="Arial" w:eastAsia="Arial" w:hAnsi="Arial" w:cs="Arial"/>
          <w:sz w:val="20"/>
          <w:szCs w:val="20"/>
        </w:rPr>
        <w:pPrChange w:id="15703" w:author="Admin" w:date="2019-02-19T00:19:00Z">
          <w:pPr>
            <w:numPr>
              <w:numId w:val="852"/>
            </w:numPr>
            <w:tabs>
              <w:tab w:val="left" w:pos="500"/>
            </w:tabs>
            <w:spacing w:line="303" w:lineRule="auto"/>
            <w:ind w:left="500" w:hanging="192"/>
          </w:pPr>
        </w:pPrChange>
      </w:pPr>
      <w:del w:id="15704" w:author="Admin" w:date="2019-02-19T02:10:00Z">
        <w:r w:rsidDel="002260E7">
          <w:rPr>
            <w:rFonts w:ascii="Arial" w:eastAsia="Arial" w:hAnsi="Arial" w:cs="Arial"/>
            <w:sz w:val="20"/>
            <w:szCs w:val="20"/>
          </w:rPr>
          <w:delText>Заполните треугольник выше и найдите в нём закономерности, аналогичные закономерностям в треугольнике Паскаля.</w:delText>
        </w:r>
      </w:del>
    </w:p>
    <w:p w:rsidR="00A33515" w:rsidDel="002260E7" w:rsidRDefault="00A33515">
      <w:pPr>
        <w:spacing w:line="114" w:lineRule="exact"/>
        <w:rPr>
          <w:del w:id="15705" w:author="Admin" w:date="2019-02-19T02:10:00Z"/>
          <w:rFonts w:ascii="Arial" w:eastAsia="Arial" w:hAnsi="Arial" w:cs="Arial"/>
          <w:sz w:val="20"/>
          <w:szCs w:val="20"/>
        </w:rPr>
      </w:pPr>
    </w:p>
    <w:p w:rsidR="00A33515" w:rsidDel="002260E7" w:rsidRDefault="001A4D22">
      <w:pPr>
        <w:numPr>
          <w:ilvl w:val="0"/>
          <w:numId w:val="849"/>
        </w:numPr>
        <w:tabs>
          <w:tab w:val="left" w:pos="500"/>
        </w:tabs>
        <w:spacing w:line="303" w:lineRule="auto"/>
        <w:ind w:left="500" w:hanging="192"/>
        <w:rPr>
          <w:del w:id="15706" w:author="Admin" w:date="2019-02-19T02:10:00Z"/>
          <w:rFonts w:ascii="Arial" w:eastAsia="Arial" w:hAnsi="Arial" w:cs="Arial"/>
          <w:sz w:val="20"/>
          <w:szCs w:val="20"/>
        </w:rPr>
        <w:pPrChange w:id="15707" w:author="Admin" w:date="2019-02-19T00:19:00Z">
          <w:pPr>
            <w:numPr>
              <w:numId w:val="852"/>
            </w:numPr>
            <w:tabs>
              <w:tab w:val="left" w:pos="500"/>
            </w:tabs>
            <w:spacing w:line="303" w:lineRule="auto"/>
            <w:ind w:left="500" w:hanging="192"/>
          </w:pPr>
        </w:pPrChange>
      </w:pPr>
      <w:del w:id="15708" w:author="Admin" w:date="2019-02-19T02:10:00Z">
        <w:r w:rsidDel="002260E7">
          <w:rPr>
            <w:rFonts w:ascii="Arial" w:eastAsia="Arial" w:hAnsi="Arial" w:cs="Arial"/>
            <w:sz w:val="20"/>
            <w:szCs w:val="20"/>
          </w:rPr>
          <w:delText>Выясните, какую последовательность образуют суммы элементов в строках треугольника.</w:delText>
        </w:r>
      </w:del>
    </w:p>
    <w:p w:rsidR="00A33515" w:rsidDel="002260E7" w:rsidRDefault="00A33515">
      <w:pPr>
        <w:spacing w:line="114" w:lineRule="exact"/>
        <w:rPr>
          <w:del w:id="15709" w:author="Admin" w:date="2019-02-19T02:10:00Z"/>
          <w:rFonts w:ascii="Arial" w:eastAsia="Arial" w:hAnsi="Arial" w:cs="Arial"/>
          <w:sz w:val="20"/>
          <w:szCs w:val="20"/>
        </w:rPr>
      </w:pPr>
    </w:p>
    <w:p w:rsidR="00A33515" w:rsidDel="002260E7" w:rsidRDefault="001A4D22">
      <w:pPr>
        <w:numPr>
          <w:ilvl w:val="0"/>
          <w:numId w:val="849"/>
        </w:numPr>
        <w:tabs>
          <w:tab w:val="left" w:pos="500"/>
        </w:tabs>
        <w:spacing w:line="303" w:lineRule="auto"/>
        <w:ind w:left="500" w:hanging="192"/>
        <w:rPr>
          <w:del w:id="15710" w:author="Admin" w:date="2019-02-19T02:10:00Z"/>
          <w:rFonts w:ascii="Arial" w:eastAsia="Arial" w:hAnsi="Arial" w:cs="Arial"/>
          <w:sz w:val="20"/>
          <w:szCs w:val="20"/>
        </w:rPr>
        <w:pPrChange w:id="15711" w:author="Admin" w:date="2019-02-19T00:19:00Z">
          <w:pPr>
            <w:numPr>
              <w:numId w:val="852"/>
            </w:numPr>
            <w:tabs>
              <w:tab w:val="left" w:pos="500"/>
            </w:tabs>
            <w:spacing w:line="303" w:lineRule="auto"/>
            <w:ind w:left="500" w:hanging="192"/>
          </w:pPr>
        </w:pPrChange>
      </w:pPr>
      <w:del w:id="15712" w:author="Admin" w:date="2019-02-19T02:10:00Z">
        <w:r w:rsidDel="002260E7">
          <w:rPr>
            <w:rFonts w:ascii="Arial" w:eastAsia="Arial" w:hAnsi="Arial" w:cs="Arial"/>
            <w:sz w:val="20"/>
            <w:szCs w:val="20"/>
          </w:rPr>
          <w:delText xml:space="preserve">Правда ли, что в каждой строчке числа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обязательно возрастают при движении от краёв к центру?</w:delText>
        </w:r>
      </w:del>
    </w:p>
    <w:p w:rsidR="00A33515" w:rsidDel="002260E7" w:rsidRDefault="00A33515">
      <w:pPr>
        <w:spacing w:line="113" w:lineRule="exact"/>
        <w:rPr>
          <w:del w:id="15713" w:author="Admin" w:date="2019-02-19T02:10:00Z"/>
          <w:rFonts w:ascii="Arial" w:eastAsia="Arial" w:hAnsi="Arial" w:cs="Arial"/>
          <w:sz w:val="20"/>
          <w:szCs w:val="20"/>
        </w:rPr>
      </w:pPr>
    </w:p>
    <w:p w:rsidR="00A33515" w:rsidDel="002260E7" w:rsidRDefault="001A4D22">
      <w:pPr>
        <w:numPr>
          <w:ilvl w:val="0"/>
          <w:numId w:val="849"/>
        </w:numPr>
        <w:tabs>
          <w:tab w:val="left" w:pos="500"/>
        </w:tabs>
        <w:spacing w:line="303" w:lineRule="auto"/>
        <w:ind w:left="500" w:hanging="192"/>
        <w:rPr>
          <w:del w:id="15714" w:author="Admin" w:date="2019-02-19T02:10:00Z"/>
          <w:rFonts w:ascii="Arial" w:eastAsia="Arial" w:hAnsi="Arial" w:cs="Arial"/>
          <w:sz w:val="20"/>
          <w:szCs w:val="20"/>
        </w:rPr>
        <w:pPrChange w:id="15715" w:author="Admin" w:date="2019-02-19T00:19:00Z">
          <w:pPr>
            <w:numPr>
              <w:numId w:val="852"/>
            </w:numPr>
            <w:tabs>
              <w:tab w:val="left" w:pos="500"/>
            </w:tabs>
            <w:spacing w:line="303" w:lineRule="auto"/>
            <w:ind w:left="500" w:hanging="192"/>
          </w:pPr>
        </w:pPrChange>
      </w:pPr>
      <w:del w:id="15716" w:author="Admin" w:date="2019-02-19T02:10:00Z">
        <w:r w:rsidDel="002260E7">
          <w:rPr>
            <w:rFonts w:ascii="Arial" w:eastAsia="Arial" w:hAnsi="Arial" w:cs="Arial"/>
            <w:sz w:val="20"/>
            <w:szCs w:val="20"/>
          </w:rPr>
          <w:delText xml:space="preserve">Выясните, как выразить </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через суммы квадратов чисел на диа-гоналях в треугольнике Паскаля.</w:delText>
        </w:r>
      </w:del>
    </w:p>
    <w:p w:rsidR="00A33515" w:rsidDel="002260E7" w:rsidRDefault="00A33515">
      <w:pPr>
        <w:spacing w:line="240" w:lineRule="exact"/>
        <w:rPr>
          <w:del w:id="15717" w:author="Admin" w:date="2019-02-19T02:10:00Z"/>
          <w:sz w:val="20"/>
          <w:szCs w:val="20"/>
        </w:rPr>
      </w:pPr>
    </w:p>
    <w:p w:rsidR="00A33515" w:rsidDel="002260E7" w:rsidRDefault="001A4D22">
      <w:pPr>
        <w:rPr>
          <w:del w:id="15718" w:author="Admin" w:date="2019-02-19T02:10:00Z"/>
          <w:sz w:val="20"/>
          <w:szCs w:val="20"/>
        </w:rPr>
      </w:pPr>
      <w:del w:id="15719" w:author="Admin" w:date="2019-02-19T02:10:00Z">
        <w:r w:rsidDel="002260E7">
          <w:rPr>
            <w:rFonts w:ascii="Arial" w:eastAsia="Arial" w:hAnsi="Arial" w:cs="Arial"/>
            <w:b/>
            <w:bCs/>
            <w:sz w:val="26"/>
            <w:szCs w:val="26"/>
          </w:rPr>
          <w:delText>Задача 8. Треугольные числа</w:delText>
        </w:r>
      </w:del>
    </w:p>
    <w:p w:rsidR="00A33515" w:rsidDel="002260E7" w:rsidRDefault="00A33515">
      <w:pPr>
        <w:spacing w:line="178" w:lineRule="exact"/>
        <w:rPr>
          <w:del w:id="15720" w:author="Admin" w:date="2019-02-19T02:10:00Z"/>
          <w:sz w:val="20"/>
          <w:szCs w:val="20"/>
        </w:rPr>
      </w:pPr>
    </w:p>
    <w:p w:rsidR="00A33515" w:rsidDel="002260E7" w:rsidRDefault="001A4D22">
      <w:pPr>
        <w:numPr>
          <w:ilvl w:val="0"/>
          <w:numId w:val="850"/>
        </w:numPr>
        <w:tabs>
          <w:tab w:val="left" w:pos="500"/>
        </w:tabs>
        <w:spacing w:line="303" w:lineRule="auto"/>
        <w:ind w:left="500" w:hanging="192"/>
        <w:rPr>
          <w:del w:id="15721" w:author="Admin" w:date="2019-02-19T02:10:00Z"/>
          <w:rFonts w:ascii="Arial" w:eastAsia="Arial" w:hAnsi="Arial" w:cs="Arial"/>
          <w:sz w:val="20"/>
          <w:szCs w:val="20"/>
        </w:rPr>
        <w:pPrChange w:id="15722" w:author="Admin" w:date="2019-02-19T00:19:00Z">
          <w:pPr>
            <w:numPr>
              <w:numId w:val="853"/>
            </w:numPr>
            <w:tabs>
              <w:tab w:val="left" w:pos="500"/>
            </w:tabs>
            <w:spacing w:line="303" w:lineRule="auto"/>
            <w:ind w:left="500" w:hanging="192"/>
          </w:pPr>
        </w:pPrChange>
      </w:pPr>
      <w:del w:id="15723" w:author="Admin" w:date="2019-02-19T02:10:00Z">
        <w:r w:rsidDel="002260E7">
          <w:rPr>
            <w:rFonts w:ascii="Arial" w:eastAsia="Arial" w:hAnsi="Arial" w:cs="Arial"/>
            <w:sz w:val="20"/>
            <w:szCs w:val="20"/>
          </w:rPr>
          <w:delText>Можно ли представить число 201745 в виде суммы двух треуголь-ных чисел?</w:delText>
        </w:r>
      </w:del>
    </w:p>
    <w:p w:rsidR="00A33515" w:rsidDel="002260E7" w:rsidRDefault="00A33515">
      <w:pPr>
        <w:spacing w:line="114" w:lineRule="exact"/>
        <w:rPr>
          <w:del w:id="15724" w:author="Admin" w:date="2019-02-19T02:10:00Z"/>
          <w:rFonts w:ascii="Arial" w:eastAsia="Arial" w:hAnsi="Arial" w:cs="Arial"/>
          <w:sz w:val="20"/>
          <w:szCs w:val="20"/>
        </w:rPr>
      </w:pPr>
    </w:p>
    <w:p w:rsidR="00A33515" w:rsidDel="002260E7" w:rsidRDefault="001A4D22">
      <w:pPr>
        <w:numPr>
          <w:ilvl w:val="0"/>
          <w:numId w:val="850"/>
        </w:numPr>
        <w:tabs>
          <w:tab w:val="left" w:pos="500"/>
        </w:tabs>
        <w:spacing w:line="303" w:lineRule="auto"/>
        <w:ind w:left="500" w:hanging="192"/>
        <w:rPr>
          <w:del w:id="15725" w:author="Admin" w:date="2019-02-19T02:10:00Z"/>
          <w:rFonts w:ascii="Arial" w:eastAsia="Arial" w:hAnsi="Arial" w:cs="Arial"/>
          <w:sz w:val="20"/>
          <w:szCs w:val="20"/>
        </w:rPr>
        <w:pPrChange w:id="15726" w:author="Admin" w:date="2019-02-19T00:19:00Z">
          <w:pPr>
            <w:numPr>
              <w:numId w:val="853"/>
            </w:numPr>
            <w:tabs>
              <w:tab w:val="left" w:pos="500"/>
            </w:tabs>
            <w:spacing w:line="303" w:lineRule="auto"/>
            <w:ind w:left="500" w:hanging="192"/>
          </w:pPr>
        </w:pPrChange>
      </w:pPr>
      <w:del w:id="15727" w:author="Admin" w:date="2019-02-19T02:10:00Z">
        <w:r w:rsidDel="002260E7">
          <w:rPr>
            <w:rFonts w:ascii="Arial" w:eastAsia="Arial" w:hAnsi="Arial" w:cs="Arial"/>
            <w:sz w:val="20"/>
            <w:szCs w:val="20"/>
          </w:rPr>
          <w:delText>Какие натуральные числа можно представить в виде суммы не бо-лее двух треугольных чисел? Найдите закономерность.</w:delText>
        </w:r>
      </w:del>
    </w:p>
    <w:p w:rsidR="00A33515" w:rsidDel="002260E7" w:rsidRDefault="00A33515">
      <w:pPr>
        <w:spacing w:line="114" w:lineRule="exact"/>
        <w:rPr>
          <w:del w:id="15728" w:author="Admin" w:date="2019-02-19T02:10:00Z"/>
          <w:rFonts w:ascii="Arial" w:eastAsia="Arial" w:hAnsi="Arial" w:cs="Arial"/>
          <w:sz w:val="20"/>
          <w:szCs w:val="20"/>
        </w:rPr>
      </w:pPr>
    </w:p>
    <w:p w:rsidR="00A33515" w:rsidDel="002260E7" w:rsidRDefault="001A4D22">
      <w:pPr>
        <w:numPr>
          <w:ilvl w:val="0"/>
          <w:numId w:val="850"/>
        </w:numPr>
        <w:tabs>
          <w:tab w:val="left" w:pos="500"/>
        </w:tabs>
        <w:spacing w:line="303" w:lineRule="auto"/>
        <w:ind w:left="500" w:hanging="192"/>
        <w:rPr>
          <w:del w:id="15729" w:author="Admin" w:date="2019-02-19T02:10:00Z"/>
          <w:rFonts w:ascii="Arial" w:eastAsia="Arial" w:hAnsi="Arial" w:cs="Arial"/>
          <w:sz w:val="20"/>
          <w:szCs w:val="20"/>
        </w:rPr>
        <w:pPrChange w:id="15730" w:author="Admin" w:date="2019-02-19T00:19:00Z">
          <w:pPr>
            <w:numPr>
              <w:numId w:val="853"/>
            </w:numPr>
            <w:tabs>
              <w:tab w:val="left" w:pos="500"/>
            </w:tabs>
            <w:spacing w:line="303" w:lineRule="auto"/>
            <w:ind w:left="500" w:hanging="192"/>
          </w:pPr>
        </w:pPrChange>
      </w:pPr>
      <w:del w:id="15731" w:author="Admin" w:date="2019-02-19T02:10:00Z">
        <w:r w:rsidDel="002260E7">
          <w:rPr>
            <w:rFonts w:ascii="Arial" w:eastAsia="Arial" w:hAnsi="Arial" w:cs="Arial"/>
            <w:sz w:val="20"/>
            <w:szCs w:val="20"/>
          </w:rPr>
          <w:delText>Какие натуральные числа можно представить в виде суммы не бо-лее трёх треугольных чисел? Найдите закономерность.</w:delText>
        </w:r>
      </w:del>
    </w:p>
    <w:p w:rsidR="00A33515" w:rsidDel="002260E7" w:rsidRDefault="00A33515">
      <w:pPr>
        <w:spacing w:line="114" w:lineRule="exact"/>
        <w:rPr>
          <w:del w:id="15732" w:author="Admin" w:date="2019-02-19T02:10:00Z"/>
          <w:rFonts w:ascii="Arial" w:eastAsia="Arial" w:hAnsi="Arial" w:cs="Arial"/>
          <w:sz w:val="20"/>
          <w:szCs w:val="20"/>
        </w:rPr>
      </w:pPr>
    </w:p>
    <w:p w:rsidR="00A33515" w:rsidDel="002260E7" w:rsidRDefault="001A4D22">
      <w:pPr>
        <w:numPr>
          <w:ilvl w:val="0"/>
          <w:numId w:val="850"/>
        </w:numPr>
        <w:tabs>
          <w:tab w:val="left" w:pos="500"/>
        </w:tabs>
        <w:spacing w:line="303" w:lineRule="auto"/>
        <w:ind w:left="500" w:hanging="192"/>
        <w:rPr>
          <w:del w:id="15733" w:author="Admin" w:date="2019-02-19T02:10:00Z"/>
          <w:rFonts w:ascii="Arial" w:eastAsia="Arial" w:hAnsi="Arial" w:cs="Arial"/>
          <w:sz w:val="20"/>
          <w:szCs w:val="20"/>
        </w:rPr>
        <w:pPrChange w:id="15734" w:author="Admin" w:date="2019-02-19T00:19:00Z">
          <w:pPr>
            <w:numPr>
              <w:numId w:val="853"/>
            </w:numPr>
            <w:tabs>
              <w:tab w:val="left" w:pos="500"/>
            </w:tabs>
            <w:spacing w:line="303" w:lineRule="auto"/>
            <w:ind w:left="500" w:hanging="192"/>
          </w:pPr>
        </w:pPrChange>
      </w:pPr>
      <w:del w:id="15735" w:author="Admin" w:date="2019-02-19T02:10:00Z">
        <w:r w:rsidDel="002260E7">
          <w:rPr>
            <w:rFonts w:ascii="Arial" w:eastAsia="Arial" w:hAnsi="Arial" w:cs="Arial"/>
            <w:sz w:val="20"/>
            <w:szCs w:val="20"/>
          </w:rPr>
          <w:delText xml:space="preserve">(Золотая теорема). Какие числа можно представить в виде суммы не более </w:delText>
        </w:r>
        <w:r w:rsidDel="002260E7">
          <w:rPr>
            <w:rFonts w:ascii="Arial" w:eastAsia="Arial" w:hAnsi="Arial" w:cs="Arial"/>
            <w:i/>
            <w:iCs/>
            <w:sz w:val="20"/>
            <w:szCs w:val="20"/>
          </w:rPr>
          <w:delText>n n</w:delText>
        </w:r>
        <w:r w:rsidDel="002260E7">
          <w:rPr>
            <w:rFonts w:ascii="Arial" w:eastAsia="Arial" w:hAnsi="Arial" w:cs="Arial"/>
            <w:sz w:val="20"/>
            <w:szCs w:val="20"/>
          </w:rPr>
          <w:delText>–угольных чисел?</w:delText>
        </w:r>
      </w:del>
    </w:p>
    <w:p w:rsidR="00A33515" w:rsidDel="002260E7" w:rsidRDefault="00A33515">
      <w:pPr>
        <w:rPr>
          <w:del w:id="15736"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5737" w:author="Admin" w:date="2019-02-19T02:10:00Z"/>
          <w:sz w:val="20"/>
          <w:szCs w:val="20"/>
        </w:rPr>
      </w:pPr>
    </w:p>
    <w:p w:rsidR="00A33515" w:rsidDel="002260E7" w:rsidRDefault="00A33515">
      <w:pPr>
        <w:spacing w:line="200" w:lineRule="exact"/>
        <w:rPr>
          <w:del w:id="15738" w:author="Admin" w:date="2019-02-19T02:10:00Z"/>
          <w:sz w:val="20"/>
          <w:szCs w:val="20"/>
        </w:rPr>
      </w:pPr>
    </w:p>
    <w:p w:rsidR="00A33515" w:rsidDel="002260E7" w:rsidRDefault="00A33515">
      <w:pPr>
        <w:spacing w:line="200" w:lineRule="exact"/>
        <w:rPr>
          <w:del w:id="15739" w:author="Admin" w:date="2019-02-19T02:10:00Z"/>
          <w:sz w:val="20"/>
          <w:szCs w:val="20"/>
        </w:rPr>
      </w:pPr>
    </w:p>
    <w:p w:rsidR="00A33515" w:rsidDel="002260E7" w:rsidRDefault="00A33515">
      <w:pPr>
        <w:spacing w:line="200" w:lineRule="exact"/>
        <w:rPr>
          <w:del w:id="15740" w:author="Admin" w:date="2019-02-19T02:10:00Z"/>
          <w:sz w:val="20"/>
          <w:szCs w:val="20"/>
        </w:rPr>
      </w:pPr>
    </w:p>
    <w:p w:rsidR="00A33515" w:rsidDel="002260E7" w:rsidRDefault="00A33515">
      <w:pPr>
        <w:spacing w:line="265" w:lineRule="exact"/>
        <w:rPr>
          <w:del w:id="15741" w:author="Admin" w:date="2019-02-19T02:10:00Z"/>
          <w:sz w:val="20"/>
          <w:szCs w:val="20"/>
        </w:rPr>
      </w:pPr>
    </w:p>
    <w:p w:rsidR="00A33515" w:rsidDel="002260E7" w:rsidRDefault="001A4D22">
      <w:pPr>
        <w:ind w:right="-19"/>
        <w:jc w:val="center"/>
        <w:rPr>
          <w:del w:id="15742" w:author="Admin" w:date="2019-02-19T02:10:00Z"/>
          <w:sz w:val="20"/>
          <w:szCs w:val="20"/>
        </w:rPr>
      </w:pPr>
      <w:del w:id="15743"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356</w:delText>
        </w:r>
        <w:r w:rsidDel="002260E7">
          <w:rPr>
            <w:rFonts w:ascii="Arial" w:eastAsia="Arial" w:hAnsi="Arial" w:cs="Arial"/>
            <w:sz w:val="20"/>
            <w:szCs w:val="20"/>
          </w:rPr>
          <w:delText xml:space="preserve"> −</w:delText>
        </w:r>
      </w:del>
    </w:p>
    <w:p w:rsidR="00A33515" w:rsidDel="002260E7" w:rsidRDefault="00A33515">
      <w:pPr>
        <w:rPr>
          <w:del w:id="15744"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ind w:left="1140"/>
        <w:rPr>
          <w:del w:id="15745" w:author="Admin" w:date="2019-02-19T02:10:00Z"/>
          <w:sz w:val="20"/>
          <w:szCs w:val="20"/>
        </w:rPr>
      </w:pPr>
      <w:bookmarkStart w:id="15746" w:name="page367"/>
      <w:bookmarkEnd w:id="15746"/>
      <w:del w:id="15747"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24" w:lineRule="exact"/>
        <w:rPr>
          <w:del w:id="15748" w:author="Admin" w:date="2019-02-19T02:10:00Z"/>
          <w:sz w:val="20"/>
          <w:szCs w:val="20"/>
        </w:rPr>
      </w:pPr>
    </w:p>
    <w:p w:rsidR="00A33515" w:rsidDel="002260E7" w:rsidRDefault="001A4D22">
      <w:pPr>
        <w:rPr>
          <w:del w:id="15749" w:author="Admin" w:date="2019-02-19T02:10:00Z"/>
          <w:sz w:val="20"/>
          <w:szCs w:val="20"/>
        </w:rPr>
      </w:pPr>
      <w:del w:id="15750" w:author="Admin" w:date="2019-02-19T02:10:00Z">
        <w:r w:rsidDel="002260E7">
          <w:rPr>
            <w:rFonts w:ascii="Arial" w:eastAsia="Arial" w:hAnsi="Arial" w:cs="Arial"/>
            <w:b/>
            <w:bCs/>
            <w:sz w:val="26"/>
            <w:szCs w:val="26"/>
          </w:rPr>
          <w:delText>Задача 9. Шарики в коробках</w:delText>
        </w:r>
      </w:del>
    </w:p>
    <w:p w:rsidR="00A33515" w:rsidDel="002260E7" w:rsidRDefault="00A33515">
      <w:pPr>
        <w:spacing w:line="178" w:lineRule="exact"/>
        <w:rPr>
          <w:del w:id="15751" w:author="Admin" w:date="2019-02-19T02:10:00Z"/>
          <w:sz w:val="20"/>
          <w:szCs w:val="20"/>
        </w:rPr>
      </w:pPr>
    </w:p>
    <w:p w:rsidR="00A33515" w:rsidDel="002260E7" w:rsidRDefault="001A4D22">
      <w:pPr>
        <w:spacing w:line="303" w:lineRule="auto"/>
        <w:ind w:firstLine="199"/>
        <w:jc w:val="both"/>
        <w:rPr>
          <w:del w:id="15752" w:author="Admin" w:date="2019-02-19T02:10:00Z"/>
          <w:sz w:val="20"/>
          <w:szCs w:val="20"/>
        </w:rPr>
      </w:pPr>
      <w:del w:id="15753" w:author="Admin" w:date="2019-02-19T02:10:00Z">
        <w:r w:rsidDel="002260E7">
          <w:rPr>
            <w:rFonts w:ascii="Arial" w:eastAsia="Arial" w:hAnsi="Arial" w:cs="Arial"/>
            <w:sz w:val="20"/>
            <w:szCs w:val="20"/>
          </w:rPr>
          <w:delText>Перед вами бесконечный набор коробок, на каждой из которых напи-сано простое число.</w:delText>
        </w:r>
      </w:del>
    </w:p>
    <w:p w:rsidR="00A33515" w:rsidDel="002260E7" w:rsidRDefault="00A33515">
      <w:pPr>
        <w:spacing w:line="178" w:lineRule="exact"/>
        <w:rPr>
          <w:del w:id="15754" w:author="Admin" w:date="2019-02-19T02:10:00Z"/>
          <w:sz w:val="20"/>
          <w:szCs w:val="20"/>
        </w:rPr>
      </w:pPr>
    </w:p>
    <w:p w:rsidR="002260E7" w:rsidDel="002260E7" w:rsidRDefault="002260E7">
      <w:pPr>
        <w:rPr>
          <w:del w:id="15755" w:author="Admin" w:date="2019-02-19T02:10:00Z"/>
          <w:sz w:val="20"/>
          <w:szCs w:val="20"/>
        </w:rPr>
      </w:pPr>
      <w:del w:id="15756" w:author="Admin" w:date="2019-02-19T02:10:00Z">
        <w:r w:rsidDel="002260E7">
          <w:rPr>
            <w:rFonts w:ascii="Arial" w:eastAsia="Arial" w:hAnsi="Arial" w:cs="Arial"/>
            <w:sz w:val="20"/>
            <w:szCs w:val="20"/>
          </w:rPr>
          <w:delText>2</w:delText>
        </w:r>
        <w:r w:rsidDel="002260E7">
          <w:rPr>
            <w:rFonts w:ascii="Arial" w:eastAsia="Arial" w:hAnsi="Arial" w:cs="Arial"/>
            <w:sz w:val="20"/>
            <w:szCs w:val="20"/>
          </w:rPr>
          <w:tab/>
          <w:delText>3</w:delText>
        </w:r>
        <w:r w:rsidDel="002260E7">
          <w:rPr>
            <w:rFonts w:ascii="Arial" w:eastAsia="Arial" w:hAnsi="Arial" w:cs="Arial"/>
            <w:sz w:val="20"/>
            <w:szCs w:val="20"/>
          </w:rPr>
          <w:tab/>
          <w:delText>5</w:delText>
        </w:r>
        <w:r w:rsidDel="002260E7">
          <w:rPr>
            <w:rFonts w:ascii="Arial" w:eastAsia="Arial" w:hAnsi="Arial" w:cs="Arial"/>
            <w:sz w:val="20"/>
            <w:szCs w:val="20"/>
          </w:rPr>
          <w:tab/>
          <w:delText>7</w:delText>
        </w:r>
        <w:r w:rsidDel="002260E7">
          <w:rPr>
            <w:rFonts w:ascii="Arial" w:eastAsia="Arial" w:hAnsi="Arial" w:cs="Arial"/>
            <w:sz w:val="20"/>
            <w:szCs w:val="20"/>
          </w:rPr>
          <w:tab/>
          <w:delText>11</w:delText>
        </w:r>
        <w:r w:rsidDel="002260E7">
          <w:rPr>
            <w:rFonts w:ascii="Arial" w:eastAsia="Arial" w:hAnsi="Arial" w:cs="Arial"/>
            <w:sz w:val="20"/>
            <w:szCs w:val="20"/>
          </w:rPr>
          <w:tab/>
          <w:delText>13</w:delText>
        </w:r>
        <w:r w:rsidDel="002260E7">
          <w:rPr>
            <w:rFonts w:ascii="Arial" w:eastAsia="Arial" w:hAnsi="Arial" w:cs="Arial"/>
            <w:sz w:val="20"/>
            <w:szCs w:val="20"/>
          </w:rPr>
          <w:tab/>
          <w:delText>17</w:delText>
        </w:r>
        <w:r w:rsidDel="002260E7">
          <w:rPr>
            <w:rFonts w:ascii="Arial" w:eastAsia="Arial" w:hAnsi="Arial" w:cs="Arial"/>
            <w:sz w:val="20"/>
            <w:szCs w:val="20"/>
          </w:rPr>
          <w:tab/>
          <w:delText>19</w:delText>
        </w:r>
        <w:r w:rsidDel="002260E7">
          <w:rPr>
            <w:rFonts w:ascii="Arial" w:eastAsia="Arial" w:hAnsi="Arial" w:cs="Arial"/>
            <w:sz w:val="20"/>
            <w:szCs w:val="20"/>
          </w:rPr>
          <w:tab/>
          <w:delText>23</w:delText>
        </w:r>
        <w:r w:rsidDel="002260E7">
          <w:rPr>
            <w:rFonts w:ascii="Arial" w:eastAsia="Arial" w:hAnsi="Arial" w:cs="Arial"/>
            <w:sz w:val="20"/>
            <w:szCs w:val="20"/>
          </w:rPr>
          <w:tab/>
          <w:delText>29</w:delText>
        </w:r>
        <w:r w:rsidDel="002260E7">
          <w:rPr>
            <w:rFonts w:ascii="Arial" w:eastAsia="Arial" w:hAnsi="Arial" w:cs="Arial"/>
            <w:sz w:val="20"/>
            <w:szCs w:val="20"/>
          </w:rPr>
          <w:tab/>
          <w:delText>31</w:delText>
        </w:r>
        <w:r w:rsidDel="002260E7">
          <w:rPr>
            <w:rFonts w:ascii="Arial" w:eastAsia="Arial" w:hAnsi="Arial" w:cs="Arial"/>
            <w:sz w:val="20"/>
            <w:szCs w:val="20"/>
          </w:rPr>
          <w:tab/>
          <w:delText>37</w:delText>
        </w:r>
        <w:r w:rsidDel="002260E7">
          <w:rPr>
            <w:rFonts w:ascii="Arial" w:eastAsia="Arial" w:hAnsi="Arial" w:cs="Arial"/>
            <w:sz w:val="20"/>
            <w:szCs w:val="20"/>
          </w:rPr>
          <w:tab/>
          <w:delText>41</w:delText>
        </w:r>
        <w:r w:rsidDel="002260E7">
          <w:rPr>
            <w:sz w:val="20"/>
            <w:szCs w:val="20"/>
          </w:rPr>
          <w:tab/>
        </w:r>
        <w:r w:rsidDel="002260E7">
          <w:rPr>
            <w:rFonts w:eastAsia="Times New Roman"/>
            <w:i/>
            <w:iCs/>
            <w:sz w:val="14"/>
            <w:szCs w:val="14"/>
          </w:rPr>
          <w:delText>: : :</w:delText>
        </w:r>
      </w:del>
    </w:p>
    <w:p w:rsidR="00A33515" w:rsidDel="002260E7" w:rsidRDefault="00A33515">
      <w:pPr>
        <w:spacing w:line="261" w:lineRule="exact"/>
        <w:rPr>
          <w:del w:id="15757" w:author="Admin" w:date="2019-02-19T02:10:00Z"/>
          <w:sz w:val="20"/>
          <w:szCs w:val="20"/>
        </w:rPr>
      </w:pPr>
    </w:p>
    <w:p w:rsidR="00A33515" w:rsidDel="002260E7" w:rsidRDefault="001A4D22">
      <w:pPr>
        <w:spacing w:line="291" w:lineRule="auto"/>
        <w:ind w:firstLine="199"/>
        <w:jc w:val="both"/>
        <w:rPr>
          <w:del w:id="15758" w:author="Admin" w:date="2019-02-19T02:10:00Z"/>
          <w:sz w:val="20"/>
          <w:szCs w:val="20"/>
        </w:rPr>
      </w:pPr>
      <w:del w:id="15759" w:author="Admin" w:date="2019-02-19T02:10:00Z">
        <w:r w:rsidDel="002260E7">
          <w:rPr>
            <w:rFonts w:ascii="Arial" w:eastAsia="Arial" w:hAnsi="Arial" w:cs="Arial"/>
            <w:sz w:val="20"/>
            <w:szCs w:val="20"/>
          </w:rPr>
          <w:delText>Вам дали несколько белых шариков и вы решили положить их все в какие-то коробки (в одну коробку можно положить сразу много шири-ков).</w:delText>
        </w:r>
      </w:del>
    </w:p>
    <w:p w:rsidR="00A33515" w:rsidDel="002260E7" w:rsidRDefault="00A33515">
      <w:pPr>
        <w:spacing w:line="86" w:lineRule="exact"/>
        <w:rPr>
          <w:del w:id="15760" w:author="Admin" w:date="2019-02-19T02:10:00Z"/>
          <w:sz w:val="20"/>
          <w:szCs w:val="20"/>
        </w:rPr>
      </w:pPr>
    </w:p>
    <w:p w:rsidR="00A33515" w:rsidDel="002260E7" w:rsidRDefault="001A4D22">
      <w:pPr>
        <w:spacing w:line="247" w:lineRule="auto"/>
        <w:ind w:firstLine="199"/>
        <w:jc w:val="both"/>
        <w:rPr>
          <w:del w:id="15761" w:author="Admin" w:date="2019-02-19T02:10:00Z"/>
          <w:sz w:val="20"/>
          <w:szCs w:val="20"/>
        </w:rPr>
      </w:pPr>
      <w:del w:id="15762" w:author="Admin" w:date="2019-02-19T02:10:00Z">
        <w:r w:rsidDel="002260E7">
          <w:rPr>
            <w:rFonts w:ascii="Arial" w:eastAsia="Arial" w:hAnsi="Arial" w:cs="Arial"/>
            <w:sz w:val="19"/>
            <w:szCs w:val="19"/>
          </w:rPr>
          <w:delText xml:space="preserve">После этого пришёл эксперт, многозначно посмотрел на вашу расста-новку шариков по ящикам и выдал вам число следующим образом: он возвёл число 2 в степень </w:delText>
        </w:r>
        <w:r w:rsidDel="002260E7">
          <w:rPr>
            <w:rFonts w:ascii="Arial" w:eastAsia="Arial" w:hAnsi="Arial" w:cs="Arial"/>
            <w:sz w:val="26"/>
            <w:szCs w:val="26"/>
            <w:vertAlign w:val="subscript"/>
          </w:rPr>
          <w:delText>2</w:delText>
        </w:r>
        <w:r w:rsidDel="002260E7">
          <w:rPr>
            <w:rFonts w:ascii="Arial" w:eastAsia="Arial" w:hAnsi="Arial" w:cs="Arial"/>
            <w:sz w:val="19"/>
            <w:szCs w:val="19"/>
          </w:rPr>
          <w:delText xml:space="preserve">, равную количеству шариков в коробке с над-писью 2, потом возвёл число 3 в степень </w:delText>
        </w:r>
        <w:r w:rsidDel="002260E7">
          <w:rPr>
            <w:rFonts w:ascii="Arial" w:eastAsia="Arial" w:hAnsi="Arial" w:cs="Arial"/>
            <w:sz w:val="26"/>
            <w:szCs w:val="26"/>
            <w:vertAlign w:val="subscript"/>
          </w:rPr>
          <w:delText>3</w:delText>
        </w:r>
        <w:r w:rsidDel="002260E7">
          <w:rPr>
            <w:rFonts w:ascii="Arial" w:eastAsia="Arial" w:hAnsi="Arial" w:cs="Arial"/>
            <w:sz w:val="19"/>
            <w:szCs w:val="19"/>
          </w:rPr>
          <w:delText>, равную количеству шариков</w:delText>
        </w:r>
      </w:del>
    </w:p>
    <w:p w:rsidR="00A33515" w:rsidDel="002260E7" w:rsidRDefault="00A33515">
      <w:pPr>
        <w:spacing w:line="4" w:lineRule="exact"/>
        <w:rPr>
          <w:del w:id="15763" w:author="Admin" w:date="2019-02-19T02:10:00Z"/>
          <w:sz w:val="20"/>
          <w:szCs w:val="20"/>
        </w:rPr>
      </w:pPr>
    </w:p>
    <w:p w:rsidR="00A33515" w:rsidDel="002260E7" w:rsidRDefault="001A4D22">
      <w:pPr>
        <w:numPr>
          <w:ilvl w:val="0"/>
          <w:numId w:val="851"/>
        </w:numPr>
        <w:tabs>
          <w:tab w:val="left" w:pos="148"/>
        </w:tabs>
        <w:spacing w:line="248" w:lineRule="auto"/>
        <w:jc w:val="both"/>
        <w:rPr>
          <w:del w:id="15764" w:author="Admin" w:date="2019-02-19T02:10:00Z"/>
          <w:rFonts w:ascii="Arial" w:eastAsia="Arial" w:hAnsi="Arial" w:cs="Arial"/>
          <w:sz w:val="20"/>
          <w:szCs w:val="20"/>
        </w:rPr>
        <w:pPrChange w:id="15765" w:author="Admin" w:date="2019-02-19T00:19:00Z">
          <w:pPr>
            <w:numPr>
              <w:numId w:val="854"/>
            </w:numPr>
            <w:tabs>
              <w:tab w:val="left" w:pos="148"/>
            </w:tabs>
            <w:spacing w:line="248" w:lineRule="auto"/>
            <w:jc w:val="both"/>
          </w:pPr>
        </w:pPrChange>
      </w:pPr>
      <w:del w:id="15766" w:author="Admin" w:date="2019-02-19T02:10:00Z">
        <w:r w:rsidDel="002260E7">
          <w:rPr>
            <w:rFonts w:ascii="Arial" w:eastAsia="Arial" w:hAnsi="Arial" w:cs="Arial"/>
            <w:sz w:val="20"/>
            <w:szCs w:val="20"/>
          </w:rPr>
          <w:delText xml:space="preserve">коробке с надписью 3, потом возвёл число 5 в степень </w:delText>
        </w:r>
        <w:r w:rsidDel="002260E7">
          <w:rPr>
            <w:rFonts w:ascii="Arial" w:eastAsia="Arial" w:hAnsi="Arial" w:cs="Arial"/>
            <w:sz w:val="27"/>
            <w:szCs w:val="27"/>
            <w:vertAlign w:val="subscript"/>
          </w:rPr>
          <w:delText>5</w:delText>
        </w:r>
        <w:r w:rsidDel="002260E7">
          <w:rPr>
            <w:rFonts w:ascii="Arial" w:eastAsia="Arial" w:hAnsi="Arial" w:cs="Arial"/>
            <w:sz w:val="20"/>
            <w:szCs w:val="20"/>
          </w:rPr>
          <w:delText xml:space="preserve">, равную коли-честву шариков в коробке с надписью 5, и так далее. Затем он умножил все эти числа между собой. Получись число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 </w:delText>
        </w:r>
        <w:r w:rsidDel="002260E7">
          <w:rPr>
            <w:rFonts w:ascii="Arial" w:eastAsia="Arial" w:hAnsi="Arial" w:cs="Arial"/>
            <w:sz w:val="9"/>
            <w:szCs w:val="9"/>
          </w:rPr>
          <w:delText>2</w:delText>
        </w:r>
        <w:r w:rsidDel="002260E7">
          <w:rPr>
            <w:rFonts w:ascii="Arial" w:eastAsia="Arial" w:hAnsi="Arial" w:cs="Arial"/>
            <w:sz w:val="20"/>
            <w:szCs w:val="20"/>
          </w:rPr>
          <w:delText xml:space="preserve"> 3 </w:delText>
        </w:r>
        <w:r w:rsidDel="002260E7">
          <w:rPr>
            <w:rFonts w:ascii="Arial" w:eastAsia="Arial" w:hAnsi="Arial" w:cs="Arial"/>
            <w:sz w:val="9"/>
            <w:szCs w:val="9"/>
          </w:rPr>
          <w:delText>3</w:delText>
        </w:r>
        <w:r w:rsidDel="002260E7">
          <w:rPr>
            <w:rFonts w:ascii="Arial" w:eastAsia="Arial" w:hAnsi="Arial" w:cs="Arial"/>
            <w:sz w:val="20"/>
            <w:szCs w:val="20"/>
          </w:rPr>
          <w:delText xml:space="preserve"> 5 </w:delText>
        </w:r>
        <w:r w:rsidDel="002260E7">
          <w:rPr>
            <w:rFonts w:ascii="Arial" w:eastAsia="Arial" w:hAnsi="Arial" w:cs="Arial"/>
            <w:sz w:val="9"/>
            <w:szCs w:val="9"/>
          </w:rPr>
          <w:delText>5</w:delText>
        </w:r>
        <w:r w:rsidDel="002260E7">
          <w:rPr>
            <w:rFonts w:ascii="Arial" w:eastAsia="Arial" w:hAnsi="Arial" w:cs="Arial"/>
            <w:sz w:val="20"/>
            <w:szCs w:val="20"/>
          </w:rPr>
          <w:delText xml:space="preserve"> </w:delText>
        </w:r>
        <w:r w:rsidDel="002260E7">
          <w:rPr>
            <w:rFonts w:eastAsia="Times New Roman"/>
            <w:i/>
            <w:iCs/>
            <w:sz w:val="20"/>
            <w:szCs w:val="20"/>
          </w:rPr>
          <w:delText>: : :</w:delText>
        </w:r>
        <w:r w:rsidDel="002260E7">
          <w:rPr>
            <w:rFonts w:ascii="Arial" w:eastAsia="Arial" w:hAnsi="Arial" w:cs="Arial"/>
            <w:sz w:val="20"/>
            <w:szCs w:val="20"/>
          </w:rPr>
          <w:delText>.</w:delText>
        </w:r>
      </w:del>
    </w:p>
    <w:p w:rsidR="00A33515" w:rsidDel="002260E7" w:rsidRDefault="00A33515">
      <w:pPr>
        <w:spacing w:line="207" w:lineRule="exact"/>
        <w:rPr>
          <w:del w:id="15767" w:author="Admin" w:date="2019-02-19T02:10:00Z"/>
          <w:rFonts w:ascii="Arial" w:eastAsia="Arial" w:hAnsi="Arial" w:cs="Arial"/>
          <w:sz w:val="20"/>
          <w:szCs w:val="20"/>
        </w:rPr>
      </w:pPr>
    </w:p>
    <w:p w:rsidR="00A33515" w:rsidDel="002260E7" w:rsidRDefault="001A4D22">
      <w:pPr>
        <w:numPr>
          <w:ilvl w:val="1"/>
          <w:numId w:val="851"/>
        </w:numPr>
        <w:tabs>
          <w:tab w:val="left" w:pos="500"/>
        </w:tabs>
        <w:spacing w:line="303" w:lineRule="auto"/>
        <w:ind w:left="500" w:hanging="192"/>
        <w:rPr>
          <w:del w:id="15768" w:author="Admin" w:date="2019-02-19T02:10:00Z"/>
          <w:rFonts w:ascii="Arial" w:eastAsia="Arial" w:hAnsi="Arial" w:cs="Arial"/>
          <w:sz w:val="20"/>
          <w:szCs w:val="20"/>
        </w:rPr>
        <w:pPrChange w:id="15769" w:author="Admin" w:date="2019-02-19T00:19:00Z">
          <w:pPr>
            <w:numPr>
              <w:ilvl w:val="1"/>
              <w:numId w:val="854"/>
            </w:numPr>
            <w:tabs>
              <w:tab w:val="left" w:pos="500"/>
            </w:tabs>
            <w:spacing w:line="303" w:lineRule="auto"/>
            <w:ind w:left="500" w:hanging="192"/>
          </w:pPr>
        </w:pPrChange>
      </w:pPr>
      <w:del w:id="15770" w:author="Admin" w:date="2019-02-19T02:10:00Z">
        <w:r w:rsidDel="002260E7">
          <w:rPr>
            <w:rFonts w:ascii="Arial" w:eastAsia="Arial" w:hAnsi="Arial" w:cs="Arial"/>
            <w:sz w:val="20"/>
            <w:szCs w:val="20"/>
          </w:rPr>
          <w:delText>В коробке 2 лежит 3 шарика, а в коробках 3 и 11 лежат по одному шарику. Какое число назовёт эксперт?</w:delText>
        </w:r>
      </w:del>
    </w:p>
    <w:p w:rsidR="00A33515" w:rsidDel="002260E7" w:rsidRDefault="00A33515">
      <w:pPr>
        <w:spacing w:line="114" w:lineRule="exact"/>
        <w:rPr>
          <w:del w:id="15771" w:author="Admin" w:date="2019-02-19T02:10:00Z"/>
          <w:rFonts w:ascii="Arial" w:eastAsia="Arial" w:hAnsi="Arial" w:cs="Arial"/>
          <w:sz w:val="20"/>
          <w:szCs w:val="20"/>
        </w:rPr>
      </w:pPr>
    </w:p>
    <w:p w:rsidR="00A33515" w:rsidDel="002260E7" w:rsidRDefault="001A4D22">
      <w:pPr>
        <w:numPr>
          <w:ilvl w:val="1"/>
          <w:numId w:val="851"/>
        </w:numPr>
        <w:tabs>
          <w:tab w:val="left" w:pos="500"/>
        </w:tabs>
        <w:spacing w:line="303" w:lineRule="auto"/>
        <w:ind w:left="500" w:hanging="192"/>
        <w:rPr>
          <w:del w:id="15772" w:author="Admin" w:date="2019-02-19T02:10:00Z"/>
          <w:rFonts w:ascii="Arial" w:eastAsia="Arial" w:hAnsi="Arial" w:cs="Arial"/>
          <w:sz w:val="20"/>
          <w:szCs w:val="20"/>
        </w:rPr>
        <w:pPrChange w:id="15773" w:author="Admin" w:date="2019-02-19T00:19:00Z">
          <w:pPr>
            <w:numPr>
              <w:ilvl w:val="1"/>
              <w:numId w:val="854"/>
            </w:numPr>
            <w:tabs>
              <w:tab w:val="left" w:pos="500"/>
            </w:tabs>
            <w:spacing w:line="303" w:lineRule="auto"/>
            <w:ind w:left="500" w:hanging="192"/>
          </w:pPr>
        </w:pPrChange>
      </w:pPr>
      <w:del w:id="15774" w:author="Admin" w:date="2019-02-19T02:10:00Z">
        <w:r w:rsidDel="002260E7">
          <w:rPr>
            <w:rFonts w:ascii="Arial" w:eastAsia="Arial" w:hAnsi="Arial" w:cs="Arial"/>
            <w:sz w:val="20"/>
            <w:szCs w:val="20"/>
          </w:rPr>
          <w:delText>Сколько шариков вам понадобится и куда их нужно положить, что-бы эксперт назвал вам число 6? А число 12? А число 21?</w:delText>
        </w:r>
      </w:del>
    </w:p>
    <w:p w:rsidR="00A33515" w:rsidDel="002260E7" w:rsidRDefault="00A33515">
      <w:pPr>
        <w:spacing w:line="114" w:lineRule="exact"/>
        <w:rPr>
          <w:del w:id="15775" w:author="Admin" w:date="2019-02-19T02:10:00Z"/>
          <w:rFonts w:ascii="Arial" w:eastAsia="Arial" w:hAnsi="Arial" w:cs="Arial"/>
          <w:sz w:val="20"/>
          <w:szCs w:val="20"/>
        </w:rPr>
      </w:pPr>
    </w:p>
    <w:p w:rsidR="00A33515" w:rsidDel="002260E7" w:rsidRDefault="001A4D22">
      <w:pPr>
        <w:numPr>
          <w:ilvl w:val="1"/>
          <w:numId w:val="851"/>
        </w:numPr>
        <w:tabs>
          <w:tab w:val="left" w:pos="500"/>
        </w:tabs>
        <w:ind w:left="500" w:hanging="192"/>
        <w:rPr>
          <w:del w:id="15776" w:author="Admin" w:date="2019-02-19T02:10:00Z"/>
          <w:rFonts w:ascii="Arial" w:eastAsia="Arial" w:hAnsi="Arial" w:cs="Arial"/>
          <w:sz w:val="20"/>
          <w:szCs w:val="20"/>
        </w:rPr>
        <w:pPrChange w:id="15777" w:author="Admin" w:date="2019-02-19T00:19:00Z">
          <w:pPr>
            <w:numPr>
              <w:ilvl w:val="1"/>
              <w:numId w:val="854"/>
            </w:numPr>
            <w:tabs>
              <w:tab w:val="left" w:pos="500"/>
            </w:tabs>
            <w:ind w:left="500" w:hanging="192"/>
          </w:pPr>
        </w:pPrChange>
      </w:pPr>
      <w:del w:id="15778" w:author="Admin" w:date="2019-02-19T02:10:00Z">
        <w:r w:rsidDel="002260E7">
          <w:rPr>
            <w:rFonts w:ascii="Arial" w:eastAsia="Arial" w:hAnsi="Arial" w:cs="Arial"/>
            <w:sz w:val="20"/>
            <w:szCs w:val="20"/>
          </w:rPr>
          <w:delText>В каком случае эксперт назовёт вам простое число? А составное?</w:delText>
        </w:r>
      </w:del>
    </w:p>
    <w:p w:rsidR="00A33515" w:rsidDel="002260E7" w:rsidRDefault="00A33515">
      <w:pPr>
        <w:spacing w:line="197" w:lineRule="exact"/>
        <w:rPr>
          <w:del w:id="15779" w:author="Admin" w:date="2019-02-19T02:10:00Z"/>
          <w:rFonts w:ascii="Arial" w:eastAsia="Arial" w:hAnsi="Arial" w:cs="Arial"/>
          <w:sz w:val="20"/>
          <w:szCs w:val="20"/>
        </w:rPr>
      </w:pPr>
    </w:p>
    <w:p w:rsidR="00A33515" w:rsidDel="002260E7" w:rsidRDefault="001A4D22">
      <w:pPr>
        <w:numPr>
          <w:ilvl w:val="1"/>
          <w:numId w:val="851"/>
        </w:numPr>
        <w:tabs>
          <w:tab w:val="left" w:pos="500"/>
        </w:tabs>
        <w:spacing w:line="303" w:lineRule="auto"/>
        <w:ind w:left="500" w:hanging="192"/>
        <w:rPr>
          <w:del w:id="15780" w:author="Admin" w:date="2019-02-19T02:10:00Z"/>
          <w:rFonts w:ascii="Arial" w:eastAsia="Arial" w:hAnsi="Arial" w:cs="Arial"/>
          <w:sz w:val="20"/>
          <w:szCs w:val="20"/>
        </w:rPr>
        <w:pPrChange w:id="15781" w:author="Admin" w:date="2019-02-19T00:19:00Z">
          <w:pPr>
            <w:numPr>
              <w:ilvl w:val="1"/>
              <w:numId w:val="854"/>
            </w:numPr>
            <w:tabs>
              <w:tab w:val="left" w:pos="500"/>
            </w:tabs>
            <w:spacing w:line="303" w:lineRule="auto"/>
            <w:ind w:left="500" w:hanging="192"/>
          </w:pPr>
        </w:pPrChange>
      </w:pPr>
      <w:del w:id="15782" w:author="Admin" w:date="2019-02-19T02:10:00Z">
        <w:r w:rsidDel="002260E7">
          <w:rPr>
            <w:rFonts w:ascii="Arial" w:eastAsia="Arial" w:hAnsi="Arial" w:cs="Arial"/>
            <w:sz w:val="20"/>
            <w:szCs w:val="20"/>
          </w:rPr>
          <w:delText xml:space="preserve">Вы расположили шарики в коробках и эксперт назвал число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Что нужно сделать, чтобы он назвал число </w:delText>
        </w:r>
        <w:r w:rsidDel="002260E7">
          <w:rPr>
            <w:rFonts w:ascii="Arial" w:eastAsia="Arial" w:hAnsi="Arial" w:cs="Arial"/>
            <w:i/>
            <w:iCs/>
            <w:sz w:val="20"/>
            <w:szCs w:val="20"/>
          </w:rPr>
          <w:delText>np</w:delText>
        </w:r>
        <w:r w:rsidDel="002260E7">
          <w:rPr>
            <w:rFonts w:ascii="Arial" w:eastAsia="Arial" w:hAnsi="Arial" w:cs="Arial"/>
            <w:sz w:val="20"/>
            <w:szCs w:val="20"/>
          </w:rPr>
          <w:delText xml:space="preserve">, где </w:delText>
        </w:r>
        <w:r w:rsidDel="002260E7">
          <w:rPr>
            <w:rFonts w:ascii="Arial" w:eastAsia="Arial" w:hAnsi="Arial" w:cs="Arial"/>
            <w:i/>
            <w:iCs/>
            <w:sz w:val="20"/>
            <w:szCs w:val="20"/>
          </w:rPr>
          <w:delText>p</w:delText>
        </w:r>
        <w:r w:rsidDel="002260E7">
          <w:rPr>
            <w:rFonts w:ascii="Arial" w:eastAsia="Arial" w:hAnsi="Arial" w:cs="Arial"/>
            <w:sz w:val="20"/>
            <w:szCs w:val="20"/>
          </w:rPr>
          <w:delText xml:space="preserve"> — простое число?</w:delText>
        </w:r>
      </w:del>
    </w:p>
    <w:p w:rsidR="00A33515" w:rsidDel="002260E7" w:rsidRDefault="00A33515">
      <w:pPr>
        <w:spacing w:line="114" w:lineRule="exact"/>
        <w:rPr>
          <w:del w:id="15783" w:author="Admin" w:date="2019-02-19T02:10:00Z"/>
          <w:rFonts w:ascii="Arial" w:eastAsia="Arial" w:hAnsi="Arial" w:cs="Arial"/>
          <w:sz w:val="20"/>
          <w:szCs w:val="20"/>
        </w:rPr>
      </w:pPr>
    </w:p>
    <w:p w:rsidR="00A33515" w:rsidDel="002260E7" w:rsidRDefault="001A4D22">
      <w:pPr>
        <w:numPr>
          <w:ilvl w:val="1"/>
          <w:numId w:val="851"/>
        </w:numPr>
        <w:tabs>
          <w:tab w:val="left" w:pos="500"/>
        </w:tabs>
        <w:spacing w:line="331" w:lineRule="auto"/>
        <w:ind w:left="500" w:hanging="192"/>
        <w:rPr>
          <w:del w:id="15784" w:author="Admin" w:date="2019-02-19T02:10:00Z"/>
          <w:rFonts w:ascii="Arial" w:eastAsia="Arial" w:hAnsi="Arial" w:cs="Arial"/>
          <w:sz w:val="19"/>
          <w:szCs w:val="19"/>
        </w:rPr>
        <w:pPrChange w:id="15785" w:author="Admin" w:date="2019-02-19T00:19:00Z">
          <w:pPr>
            <w:numPr>
              <w:ilvl w:val="1"/>
              <w:numId w:val="854"/>
            </w:numPr>
            <w:tabs>
              <w:tab w:val="left" w:pos="500"/>
            </w:tabs>
            <w:spacing w:line="331" w:lineRule="auto"/>
            <w:ind w:left="500" w:hanging="192"/>
          </w:pPr>
        </w:pPrChange>
      </w:pPr>
      <w:del w:id="15786" w:author="Admin" w:date="2019-02-19T02:10:00Z">
        <w:r w:rsidDel="002260E7">
          <w:rPr>
            <w:rFonts w:ascii="Arial" w:eastAsia="Arial" w:hAnsi="Arial" w:cs="Arial"/>
            <w:sz w:val="19"/>
            <w:szCs w:val="19"/>
          </w:rPr>
          <w:delText xml:space="preserve">Известно, что число </w:delText>
        </w:r>
        <w:r w:rsidDel="002260E7">
          <w:rPr>
            <w:rFonts w:ascii="Arial" w:eastAsia="Arial" w:hAnsi="Arial" w:cs="Arial"/>
            <w:i/>
            <w:iCs/>
            <w:sz w:val="19"/>
            <w:szCs w:val="19"/>
          </w:rPr>
          <w:delText>n</w:delText>
        </w:r>
        <w:r w:rsidDel="002260E7">
          <w:rPr>
            <w:rFonts w:ascii="Arial" w:eastAsia="Arial" w:hAnsi="Arial" w:cs="Arial"/>
            <w:sz w:val="19"/>
            <w:szCs w:val="19"/>
          </w:rPr>
          <w:delText xml:space="preserve">, которое назвал эксперт, делится на простое число </w:delText>
        </w:r>
        <w:r w:rsidDel="002260E7">
          <w:rPr>
            <w:rFonts w:ascii="Arial" w:eastAsia="Arial" w:hAnsi="Arial" w:cs="Arial"/>
            <w:i/>
            <w:iCs/>
            <w:sz w:val="19"/>
            <w:szCs w:val="19"/>
          </w:rPr>
          <w:delText>p</w:delText>
        </w:r>
        <w:r w:rsidDel="002260E7">
          <w:rPr>
            <w:rFonts w:ascii="Arial" w:eastAsia="Arial" w:hAnsi="Arial" w:cs="Arial"/>
            <w:sz w:val="19"/>
            <w:szCs w:val="19"/>
          </w:rPr>
          <w:delText xml:space="preserve">. Что нужно сделать, чтобы эксперт назвал число </w:delText>
        </w:r>
        <w:r w:rsidDel="002260E7">
          <w:rPr>
            <w:rFonts w:ascii="Arial" w:eastAsia="Arial" w:hAnsi="Arial" w:cs="Arial"/>
            <w:i/>
            <w:iCs/>
            <w:sz w:val="19"/>
            <w:szCs w:val="19"/>
          </w:rPr>
          <w:delText>n</w:delText>
        </w:r>
        <w:r w:rsidDel="002260E7">
          <w:rPr>
            <w:rFonts w:eastAsia="Times New Roman"/>
            <w:i/>
            <w:iCs/>
            <w:sz w:val="19"/>
            <w:szCs w:val="19"/>
          </w:rPr>
          <w:delText>=</w:delText>
        </w:r>
        <w:r w:rsidDel="002260E7">
          <w:rPr>
            <w:rFonts w:ascii="Arial" w:eastAsia="Arial" w:hAnsi="Arial" w:cs="Arial"/>
            <w:i/>
            <w:iCs/>
            <w:sz w:val="19"/>
            <w:szCs w:val="19"/>
          </w:rPr>
          <w:delText>p</w:delText>
        </w:r>
        <w:r w:rsidDel="002260E7">
          <w:rPr>
            <w:rFonts w:ascii="Arial" w:eastAsia="Arial" w:hAnsi="Arial" w:cs="Arial"/>
            <w:sz w:val="19"/>
            <w:szCs w:val="19"/>
          </w:rPr>
          <w:delText>?</w:delText>
        </w:r>
      </w:del>
    </w:p>
    <w:p w:rsidR="00A33515" w:rsidDel="002260E7" w:rsidRDefault="00A33515">
      <w:pPr>
        <w:spacing w:line="91" w:lineRule="exact"/>
        <w:rPr>
          <w:del w:id="15787" w:author="Admin" w:date="2019-02-19T02:10:00Z"/>
          <w:rFonts w:ascii="Arial" w:eastAsia="Arial" w:hAnsi="Arial" w:cs="Arial"/>
          <w:sz w:val="19"/>
          <w:szCs w:val="19"/>
        </w:rPr>
      </w:pPr>
    </w:p>
    <w:p w:rsidR="00A33515" w:rsidDel="002260E7" w:rsidRDefault="001A4D22">
      <w:pPr>
        <w:numPr>
          <w:ilvl w:val="1"/>
          <w:numId w:val="851"/>
        </w:numPr>
        <w:tabs>
          <w:tab w:val="left" w:pos="500"/>
        </w:tabs>
        <w:spacing w:line="283" w:lineRule="auto"/>
        <w:ind w:left="500" w:hanging="192"/>
        <w:jc w:val="both"/>
        <w:rPr>
          <w:del w:id="15788" w:author="Admin" w:date="2019-02-19T02:10:00Z"/>
          <w:rFonts w:ascii="Arial" w:eastAsia="Arial" w:hAnsi="Arial" w:cs="Arial"/>
          <w:sz w:val="20"/>
          <w:szCs w:val="20"/>
        </w:rPr>
        <w:pPrChange w:id="15789" w:author="Admin" w:date="2019-02-19T00:19:00Z">
          <w:pPr>
            <w:numPr>
              <w:ilvl w:val="1"/>
              <w:numId w:val="854"/>
            </w:numPr>
            <w:tabs>
              <w:tab w:val="left" w:pos="500"/>
            </w:tabs>
            <w:spacing w:line="283" w:lineRule="auto"/>
            <w:ind w:left="500" w:hanging="192"/>
            <w:jc w:val="both"/>
          </w:pPr>
        </w:pPrChange>
      </w:pPr>
      <w:del w:id="15790" w:author="Admin" w:date="2019-02-19T02:10:00Z">
        <w:r w:rsidDel="002260E7">
          <w:rPr>
            <w:rFonts w:ascii="Arial" w:eastAsia="Arial" w:hAnsi="Arial" w:cs="Arial"/>
            <w:sz w:val="20"/>
            <w:szCs w:val="20"/>
          </w:rPr>
          <w:delText xml:space="preserve">Вы положили несколько белых шариков в коробки и эксперт назвал Вам число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а потом то же самое происходит с расстановкой чёр-ных шариков вашего друга — он получает число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Что нужно сде-лать, чтобы эксперт назвал число </w:delText>
        </w:r>
        <w:r w:rsidDel="002260E7">
          <w:rPr>
            <w:rFonts w:ascii="Arial" w:eastAsia="Arial" w:hAnsi="Arial" w:cs="Arial"/>
            <w:i/>
            <w:iCs/>
            <w:sz w:val="20"/>
            <w:szCs w:val="20"/>
          </w:rPr>
          <w:delText>nm</w:delText>
        </w:r>
        <w:r w:rsidDel="002260E7">
          <w:rPr>
            <w:rFonts w:ascii="Arial" w:eastAsia="Arial" w:hAnsi="Arial" w:cs="Arial"/>
            <w:sz w:val="20"/>
            <w:szCs w:val="20"/>
          </w:rPr>
          <w:delText xml:space="preserve">? А что нужно сделать, чтобы эксперт назвал НОД </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eastAsia="Times New Roman"/>
            <w:sz w:val="20"/>
            <w:szCs w:val="20"/>
          </w:rPr>
          <w:delText>)</w:delText>
        </w:r>
        <w:r w:rsidDel="002260E7">
          <w:rPr>
            <w:rFonts w:ascii="Arial" w:eastAsia="Arial" w:hAnsi="Arial" w:cs="Arial"/>
            <w:sz w:val="20"/>
            <w:szCs w:val="20"/>
          </w:rPr>
          <w:delText xml:space="preserve">? А НОК </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eastAsia="Times New Roman"/>
            <w:sz w:val="20"/>
            <w:szCs w:val="20"/>
          </w:rPr>
          <w:delText>)</w:delText>
        </w:r>
        <w:r w:rsidDel="002260E7">
          <w:rPr>
            <w:rFonts w:ascii="Arial" w:eastAsia="Arial" w:hAnsi="Arial" w:cs="Arial"/>
            <w:sz w:val="20"/>
            <w:szCs w:val="20"/>
          </w:rPr>
          <w:delText xml:space="preserve">? А что можно сказать про расположения белых и чёрных шариков, если числа </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взаимно просты?</w:delText>
        </w:r>
      </w:del>
    </w:p>
    <w:p w:rsidR="00A33515" w:rsidDel="002260E7" w:rsidRDefault="00A33515">
      <w:pPr>
        <w:spacing w:line="133" w:lineRule="exact"/>
        <w:rPr>
          <w:del w:id="15791" w:author="Admin" w:date="2019-02-19T02:10:00Z"/>
          <w:rFonts w:ascii="Arial" w:eastAsia="Arial" w:hAnsi="Arial" w:cs="Arial"/>
          <w:sz w:val="20"/>
          <w:szCs w:val="20"/>
        </w:rPr>
      </w:pPr>
    </w:p>
    <w:p w:rsidR="00A33515" w:rsidDel="002260E7" w:rsidRDefault="001A4D22">
      <w:pPr>
        <w:numPr>
          <w:ilvl w:val="1"/>
          <w:numId w:val="851"/>
        </w:numPr>
        <w:tabs>
          <w:tab w:val="left" w:pos="500"/>
        </w:tabs>
        <w:spacing w:line="303" w:lineRule="auto"/>
        <w:ind w:left="500" w:hanging="192"/>
        <w:rPr>
          <w:del w:id="15792" w:author="Admin" w:date="2019-02-19T02:10:00Z"/>
          <w:rFonts w:ascii="Arial" w:eastAsia="Arial" w:hAnsi="Arial" w:cs="Arial"/>
          <w:sz w:val="20"/>
          <w:szCs w:val="20"/>
        </w:rPr>
        <w:pPrChange w:id="15793" w:author="Admin" w:date="2019-02-19T00:19:00Z">
          <w:pPr>
            <w:numPr>
              <w:ilvl w:val="1"/>
              <w:numId w:val="854"/>
            </w:numPr>
            <w:tabs>
              <w:tab w:val="left" w:pos="500"/>
            </w:tabs>
            <w:spacing w:line="303" w:lineRule="auto"/>
            <w:ind w:left="500" w:hanging="192"/>
          </w:pPr>
        </w:pPrChange>
      </w:pPr>
      <w:del w:id="15794" w:author="Admin" w:date="2019-02-19T02:10:00Z">
        <w:r w:rsidDel="002260E7">
          <w:rPr>
            <w:rFonts w:ascii="Arial" w:eastAsia="Arial" w:hAnsi="Arial" w:cs="Arial"/>
            <w:sz w:val="20"/>
            <w:szCs w:val="20"/>
          </w:rPr>
          <w:delText xml:space="preserve">Оказалось, что все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шариков положили в одну коробку. Сколько делителей у числа, которое назвал эксперт?</w:delText>
        </w:r>
      </w:del>
    </w:p>
    <w:p w:rsidR="00A33515" w:rsidDel="002260E7" w:rsidRDefault="00A33515">
      <w:pPr>
        <w:rPr>
          <w:del w:id="15795"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76" w:lineRule="exact"/>
        <w:rPr>
          <w:del w:id="15796" w:author="Admin" w:date="2019-02-19T02:10:00Z"/>
          <w:sz w:val="20"/>
          <w:szCs w:val="20"/>
        </w:rPr>
      </w:pPr>
    </w:p>
    <w:p w:rsidR="00A33515" w:rsidDel="002260E7" w:rsidRDefault="001A4D22">
      <w:pPr>
        <w:ind w:right="-19"/>
        <w:jc w:val="center"/>
        <w:rPr>
          <w:del w:id="15797" w:author="Admin" w:date="2019-02-19T02:10:00Z"/>
          <w:sz w:val="20"/>
          <w:szCs w:val="20"/>
        </w:rPr>
      </w:pPr>
      <w:del w:id="15798"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357</w:delText>
        </w:r>
        <w:r w:rsidDel="002260E7">
          <w:rPr>
            <w:rFonts w:ascii="Arial" w:eastAsia="Arial" w:hAnsi="Arial" w:cs="Arial"/>
            <w:sz w:val="20"/>
            <w:szCs w:val="20"/>
          </w:rPr>
          <w:delText xml:space="preserve"> −</w:delText>
        </w:r>
      </w:del>
    </w:p>
    <w:p w:rsidR="00A33515" w:rsidDel="002260E7" w:rsidRDefault="00A33515">
      <w:pPr>
        <w:rPr>
          <w:del w:id="15799" w:author="Admin" w:date="2019-02-19T02:10:00Z"/>
        </w:rPr>
        <w:sectPr w:rsidR="00A33515" w:rsidDel="002260E7">
          <w:type w:val="continuous"/>
          <w:pgSz w:w="8220" w:h="12472"/>
          <w:pgMar w:top="639" w:right="720" w:bottom="0" w:left="720" w:header="0" w:footer="0" w:gutter="0"/>
          <w:cols w:space="720" w:equalWidth="0">
            <w:col w:w="6780"/>
          </w:cols>
        </w:sectPr>
      </w:pPr>
    </w:p>
    <w:p w:rsidR="00A33515" w:rsidDel="002260E7" w:rsidRDefault="001A4D22">
      <w:pPr>
        <w:jc w:val="center"/>
        <w:rPr>
          <w:del w:id="15800" w:author="Admin" w:date="2019-02-19T02:10:00Z"/>
          <w:sz w:val="20"/>
          <w:szCs w:val="20"/>
        </w:rPr>
      </w:pPr>
      <w:bookmarkStart w:id="15801" w:name="page368"/>
      <w:bookmarkEnd w:id="15801"/>
      <w:del w:id="15802" w:author="Admin" w:date="2019-02-19T02:10:00Z">
        <w:r w:rsidDel="002260E7">
          <w:rPr>
            <w:rFonts w:ascii="Arial" w:eastAsia="Arial" w:hAnsi="Arial" w:cs="Arial"/>
            <w:sz w:val="18"/>
            <w:szCs w:val="18"/>
          </w:rPr>
          <w:lastRenderedPageBreak/>
          <w:delText>Исследовательские проекты для школьников</w:delText>
        </w:r>
      </w:del>
    </w:p>
    <w:p w:rsidR="00A33515" w:rsidDel="002260E7" w:rsidRDefault="00A33515">
      <w:pPr>
        <w:spacing w:line="184" w:lineRule="exact"/>
        <w:rPr>
          <w:del w:id="15803" w:author="Admin" w:date="2019-02-19T02:10:00Z"/>
          <w:sz w:val="20"/>
          <w:szCs w:val="20"/>
        </w:rPr>
      </w:pPr>
    </w:p>
    <w:p w:rsidR="00A33515" w:rsidDel="002260E7" w:rsidRDefault="001A4D22">
      <w:pPr>
        <w:numPr>
          <w:ilvl w:val="0"/>
          <w:numId w:val="852"/>
        </w:numPr>
        <w:tabs>
          <w:tab w:val="left" w:pos="500"/>
        </w:tabs>
        <w:spacing w:line="303" w:lineRule="auto"/>
        <w:ind w:left="500" w:hanging="192"/>
        <w:rPr>
          <w:del w:id="15804" w:author="Admin" w:date="2019-02-19T02:10:00Z"/>
          <w:rFonts w:ascii="Arial" w:eastAsia="Arial" w:hAnsi="Arial" w:cs="Arial"/>
          <w:sz w:val="20"/>
          <w:szCs w:val="20"/>
        </w:rPr>
        <w:pPrChange w:id="15805" w:author="Admin" w:date="2019-02-19T00:19:00Z">
          <w:pPr>
            <w:numPr>
              <w:numId w:val="855"/>
            </w:numPr>
            <w:tabs>
              <w:tab w:val="left" w:pos="500"/>
            </w:tabs>
            <w:spacing w:line="303" w:lineRule="auto"/>
            <w:ind w:left="500" w:hanging="192"/>
          </w:pPr>
        </w:pPrChange>
      </w:pPr>
      <w:del w:id="15806" w:author="Admin" w:date="2019-02-19T02:10:00Z">
        <w:r w:rsidDel="002260E7">
          <w:rPr>
            <w:rFonts w:ascii="Arial" w:eastAsia="Arial" w:hAnsi="Arial" w:cs="Arial"/>
            <w:sz w:val="20"/>
            <w:szCs w:val="20"/>
          </w:rPr>
          <w:delText xml:space="preserve">Оказалось, что </w:delText>
        </w:r>
        <w:r w:rsidDel="002260E7">
          <w:rPr>
            <w:rFonts w:ascii="Arial" w:eastAsia="Arial" w:hAnsi="Arial" w:cs="Arial"/>
            <w:i/>
            <w:iCs/>
            <w:sz w:val="20"/>
            <w:szCs w:val="20"/>
          </w:rPr>
          <w:delText>m</w:delText>
        </w:r>
        <w:r w:rsidDel="002260E7">
          <w:rPr>
            <w:rFonts w:ascii="Arial" w:eastAsia="Arial" w:hAnsi="Arial" w:cs="Arial"/>
            <w:sz w:val="20"/>
            <w:szCs w:val="20"/>
          </w:rPr>
          <w:delText xml:space="preserve"> шариков положили в одну коробку, а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 в другую. Сколько делителей у числа, которое назвал эксперт?</w:delText>
        </w:r>
      </w:del>
    </w:p>
    <w:p w:rsidR="00A33515" w:rsidDel="002260E7" w:rsidRDefault="00A33515">
      <w:pPr>
        <w:spacing w:line="114" w:lineRule="exact"/>
        <w:rPr>
          <w:del w:id="15807" w:author="Admin" w:date="2019-02-19T02:10:00Z"/>
          <w:rFonts w:ascii="Arial" w:eastAsia="Arial" w:hAnsi="Arial" w:cs="Arial"/>
          <w:sz w:val="20"/>
          <w:szCs w:val="20"/>
        </w:rPr>
      </w:pPr>
    </w:p>
    <w:p w:rsidR="00A33515" w:rsidDel="002260E7" w:rsidRDefault="001A4D22">
      <w:pPr>
        <w:numPr>
          <w:ilvl w:val="0"/>
          <w:numId w:val="852"/>
        </w:numPr>
        <w:tabs>
          <w:tab w:val="left" w:pos="500"/>
        </w:tabs>
        <w:spacing w:line="303" w:lineRule="auto"/>
        <w:ind w:left="500" w:hanging="192"/>
        <w:rPr>
          <w:del w:id="15808" w:author="Admin" w:date="2019-02-19T02:10:00Z"/>
          <w:rFonts w:ascii="Arial" w:eastAsia="Arial" w:hAnsi="Arial" w:cs="Arial"/>
          <w:sz w:val="20"/>
          <w:szCs w:val="20"/>
        </w:rPr>
        <w:pPrChange w:id="15809" w:author="Admin" w:date="2019-02-19T00:19:00Z">
          <w:pPr>
            <w:numPr>
              <w:numId w:val="855"/>
            </w:numPr>
            <w:tabs>
              <w:tab w:val="left" w:pos="500"/>
            </w:tabs>
            <w:spacing w:line="303" w:lineRule="auto"/>
            <w:ind w:left="500" w:hanging="192"/>
          </w:pPr>
        </w:pPrChange>
      </w:pPr>
      <w:del w:id="15810" w:author="Admin" w:date="2019-02-19T02:10:00Z">
        <w:r w:rsidDel="002260E7">
          <w:rPr>
            <w:rFonts w:ascii="Arial" w:eastAsia="Arial" w:hAnsi="Arial" w:cs="Arial"/>
            <w:sz w:val="20"/>
            <w:szCs w:val="20"/>
          </w:rPr>
          <w:delText>Как определить количество простых делителей числа, которое на-зовёт эксперт?</w:delText>
        </w:r>
      </w:del>
    </w:p>
    <w:p w:rsidR="00A33515" w:rsidDel="002260E7" w:rsidRDefault="00A33515">
      <w:pPr>
        <w:spacing w:line="114" w:lineRule="exact"/>
        <w:rPr>
          <w:del w:id="15811" w:author="Admin" w:date="2019-02-19T02:10:00Z"/>
          <w:rFonts w:ascii="Arial" w:eastAsia="Arial" w:hAnsi="Arial" w:cs="Arial"/>
          <w:sz w:val="20"/>
          <w:szCs w:val="20"/>
        </w:rPr>
      </w:pPr>
    </w:p>
    <w:p w:rsidR="00A33515" w:rsidDel="002260E7" w:rsidRDefault="001A4D22">
      <w:pPr>
        <w:numPr>
          <w:ilvl w:val="0"/>
          <w:numId w:val="852"/>
        </w:numPr>
        <w:tabs>
          <w:tab w:val="left" w:pos="500"/>
        </w:tabs>
        <w:spacing w:line="303" w:lineRule="auto"/>
        <w:ind w:left="500" w:hanging="192"/>
        <w:rPr>
          <w:del w:id="15812" w:author="Admin" w:date="2019-02-19T02:10:00Z"/>
          <w:rFonts w:ascii="Arial" w:eastAsia="Arial" w:hAnsi="Arial" w:cs="Arial"/>
          <w:sz w:val="20"/>
          <w:szCs w:val="20"/>
        </w:rPr>
        <w:pPrChange w:id="15813" w:author="Admin" w:date="2019-02-19T00:19:00Z">
          <w:pPr>
            <w:numPr>
              <w:numId w:val="855"/>
            </w:numPr>
            <w:tabs>
              <w:tab w:val="left" w:pos="500"/>
            </w:tabs>
            <w:spacing w:line="303" w:lineRule="auto"/>
            <w:ind w:left="500" w:hanging="192"/>
          </w:pPr>
        </w:pPrChange>
      </w:pPr>
      <w:del w:id="15814" w:author="Admin" w:date="2019-02-19T02:10:00Z">
        <w:r w:rsidDel="002260E7">
          <w:rPr>
            <w:rFonts w:ascii="Arial" w:eastAsia="Arial" w:hAnsi="Arial" w:cs="Arial"/>
            <w:sz w:val="20"/>
            <w:szCs w:val="20"/>
          </w:rPr>
          <w:delText>Правда ли, что можно заставить эксперта назвать любое натураль-ное число, если правильно подобрать шарики?</w:delText>
        </w:r>
      </w:del>
    </w:p>
    <w:p w:rsidR="00A33515" w:rsidDel="002260E7" w:rsidRDefault="00A33515">
      <w:pPr>
        <w:spacing w:line="241" w:lineRule="exact"/>
        <w:rPr>
          <w:del w:id="15815" w:author="Admin" w:date="2019-02-19T02:10:00Z"/>
          <w:sz w:val="20"/>
          <w:szCs w:val="20"/>
        </w:rPr>
      </w:pPr>
    </w:p>
    <w:p w:rsidR="00A33515" w:rsidDel="002260E7" w:rsidRDefault="001A4D22">
      <w:pPr>
        <w:rPr>
          <w:del w:id="15816" w:author="Admin" w:date="2019-02-19T02:10:00Z"/>
          <w:sz w:val="20"/>
          <w:szCs w:val="20"/>
        </w:rPr>
      </w:pPr>
      <w:del w:id="15817" w:author="Admin" w:date="2019-02-19T02:10:00Z">
        <w:r w:rsidDel="002260E7">
          <w:rPr>
            <w:rFonts w:ascii="Arial" w:eastAsia="Arial" w:hAnsi="Arial" w:cs="Arial"/>
            <w:b/>
            <w:bCs/>
            <w:sz w:val="26"/>
            <w:szCs w:val="26"/>
          </w:rPr>
          <w:delText>Задача 10. Двойственность</w:delText>
        </w:r>
      </w:del>
    </w:p>
    <w:p w:rsidR="00A33515" w:rsidDel="002260E7" w:rsidRDefault="00A33515">
      <w:pPr>
        <w:spacing w:line="178" w:lineRule="exact"/>
        <w:rPr>
          <w:del w:id="15818" w:author="Admin" w:date="2019-02-19T02:10:00Z"/>
          <w:sz w:val="20"/>
          <w:szCs w:val="20"/>
        </w:rPr>
      </w:pPr>
    </w:p>
    <w:p w:rsidR="00A33515" w:rsidDel="002260E7" w:rsidRDefault="001A4D22">
      <w:pPr>
        <w:spacing w:line="284" w:lineRule="auto"/>
        <w:ind w:firstLine="199"/>
        <w:jc w:val="both"/>
        <w:rPr>
          <w:del w:id="15819" w:author="Admin" w:date="2019-02-19T02:10:00Z"/>
          <w:sz w:val="20"/>
          <w:szCs w:val="20"/>
        </w:rPr>
      </w:pPr>
      <w:del w:id="15820" w:author="Admin" w:date="2019-02-19T02:10:00Z">
        <w:r w:rsidDel="002260E7">
          <w:rPr>
            <w:rFonts w:ascii="Arial" w:eastAsia="Arial" w:hAnsi="Arial" w:cs="Arial"/>
            <w:sz w:val="20"/>
            <w:szCs w:val="20"/>
          </w:rPr>
          <w:delText xml:space="preserve">Как известно, линейная функция задаётся уравнением </w:delText>
        </w:r>
        <w:r w:rsidDel="002260E7">
          <w:rPr>
            <w:rFonts w:ascii="Arial" w:eastAsia="Arial" w:hAnsi="Arial" w:cs="Arial"/>
            <w:i/>
            <w:iCs/>
            <w:sz w:val="20"/>
            <w:szCs w:val="20"/>
          </w:rPr>
          <w:delText>y</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kx</w:delText>
        </w:r>
        <w:r w:rsidDel="002260E7">
          <w:rPr>
            <w:rFonts w:eastAsia="Times New Roman"/>
            <w:sz w:val="20"/>
            <w:szCs w:val="20"/>
          </w:rPr>
          <w:delText>+</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а гра-фиком линейной функции является прямая. Каждая такая прямая опре-деляется парой чисел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Построим новую координатную плоскость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w:delText>
        </w:r>
        <w:r w:rsidDel="002260E7">
          <w:rPr>
            <w:rFonts w:eastAsia="Times New Roman"/>
            <w:sz w:val="20"/>
            <w:szCs w:val="20"/>
          </w:rPr>
          <w:delText xml:space="preserve"> </w:delText>
        </w:r>
        <w:r w:rsidDel="002260E7">
          <w:rPr>
            <w:rFonts w:ascii="Arial" w:eastAsia="Arial" w:hAnsi="Arial" w:cs="Arial"/>
            <w:i/>
            <w:iCs/>
            <w:sz w:val="20"/>
            <w:szCs w:val="20"/>
          </w:rPr>
          <w:delText>точки</w:delText>
        </w:r>
        <w:r w:rsidDel="002260E7">
          <w:rPr>
            <w:rFonts w:eastAsia="Times New Roman"/>
            <w:sz w:val="20"/>
            <w:szCs w:val="20"/>
          </w:rPr>
          <w:delText xml:space="preserve"> </w:delText>
        </w:r>
        <w:r w:rsidDel="002260E7">
          <w:rPr>
            <w:rFonts w:ascii="Arial" w:eastAsia="Arial" w:hAnsi="Arial" w:cs="Arial"/>
            <w:sz w:val="20"/>
            <w:szCs w:val="20"/>
          </w:rPr>
          <w:delText>на которой обозначают прямые на исходной координатной</w:delText>
        </w:r>
        <w:r w:rsidDel="002260E7">
          <w:rPr>
            <w:rFonts w:eastAsia="Times New Roman"/>
            <w:sz w:val="20"/>
            <w:szCs w:val="20"/>
          </w:rPr>
          <w:delText xml:space="preserve"> </w:delText>
        </w:r>
        <w:r w:rsidDel="002260E7">
          <w:rPr>
            <w:rFonts w:ascii="Arial" w:eastAsia="Arial" w:hAnsi="Arial" w:cs="Arial"/>
            <w:sz w:val="20"/>
            <w:szCs w:val="20"/>
          </w:rPr>
          <w:delText xml:space="preserve">плоскости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73" w:lineRule="exact"/>
        <w:rPr>
          <w:del w:id="15821" w:author="Admin" w:date="2019-02-19T02:10:00Z"/>
          <w:sz w:val="20"/>
          <w:szCs w:val="20"/>
        </w:rPr>
      </w:pPr>
    </w:p>
    <w:p w:rsidR="00A33515" w:rsidDel="002260E7" w:rsidRDefault="001A4D22">
      <w:pPr>
        <w:numPr>
          <w:ilvl w:val="0"/>
          <w:numId w:val="853"/>
        </w:numPr>
        <w:tabs>
          <w:tab w:val="left" w:pos="500"/>
        </w:tabs>
        <w:spacing w:line="301" w:lineRule="auto"/>
        <w:ind w:left="500" w:hanging="192"/>
        <w:rPr>
          <w:del w:id="15822" w:author="Admin" w:date="2019-02-19T02:10:00Z"/>
          <w:rFonts w:ascii="Arial" w:eastAsia="Arial" w:hAnsi="Arial" w:cs="Arial"/>
          <w:sz w:val="20"/>
          <w:szCs w:val="20"/>
        </w:rPr>
        <w:pPrChange w:id="15823" w:author="Admin" w:date="2019-02-19T00:19:00Z">
          <w:pPr>
            <w:numPr>
              <w:numId w:val="856"/>
            </w:numPr>
            <w:tabs>
              <w:tab w:val="left" w:pos="500"/>
            </w:tabs>
            <w:spacing w:line="301" w:lineRule="auto"/>
            <w:ind w:left="500" w:hanging="192"/>
          </w:pPr>
        </w:pPrChange>
      </w:pPr>
      <w:del w:id="15824" w:author="Admin" w:date="2019-02-19T02:10:00Z">
        <w:r w:rsidDel="002260E7">
          <w:rPr>
            <w:rFonts w:ascii="Arial" w:eastAsia="Arial" w:hAnsi="Arial" w:cs="Arial"/>
            <w:sz w:val="20"/>
            <w:szCs w:val="20"/>
          </w:rPr>
          <w:delText xml:space="preserve">Нарисуйте на плоскости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xml:space="preserve"> какие-нибудь четыре прямые и от-метьте их в виде четырёх точек на плоскости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15" w:lineRule="exact"/>
        <w:rPr>
          <w:del w:id="15825" w:author="Admin" w:date="2019-02-19T02:10:00Z"/>
          <w:rFonts w:ascii="Arial" w:eastAsia="Arial" w:hAnsi="Arial" w:cs="Arial"/>
          <w:sz w:val="20"/>
          <w:szCs w:val="20"/>
        </w:rPr>
      </w:pPr>
    </w:p>
    <w:p w:rsidR="00A33515" w:rsidDel="002260E7" w:rsidRDefault="001A4D22">
      <w:pPr>
        <w:numPr>
          <w:ilvl w:val="0"/>
          <w:numId w:val="853"/>
        </w:numPr>
        <w:tabs>
          <w:tab w:val="left" w:pos="500"/>
        </w:tabs>
        <w:spacing w:line="286" w:lineRule="auto"/>
        <w:ind w:left="500" w:hanging="192"/>
        <w:jc w:val="both"/>
        <w:rPr>
          <w:del w:id="15826" w:author="Admin" w:date="2019-02-19T02:10:00Z"/>
          <w:rFonts w:ascii="Arial" w:eastAsia="Arial" w:hAnsi="Arial" w:cs="Arial"/>
          <w:sz w:val="20"/>
          <w:szCs w:val="20"/>
        </w:rPr>
        <w:pPrChange w:id="15827" w:author="Admin" w:date="2019-02-19T00:19:00Z">
          <w:pPr>
            <w:numPr>
              <w:numId w:val="856"/>
            </w:numPr>
            <w:tabs>
              <w:tab w:val="left" w:pos="500"/>
            </w:tabs>
            <w:spacing w:line="286" w:lineRule="auto"/>
            <w:ind w:left="500" w:hanging="192"/>
            <w:jc w:val="both"/>
          </w:pPr>
        </w:pPrChange>
      </w:pPr>
      <w:del w:id="15828" w:author="Admin" w:date="2019-02-19T02:10:00Z">
        <w:r w:rsidDel="002260E7">
          <w:rPr>
            <w:rFonts w:ascii="Arial" w:eastAsia="Arial" w:hAnsi="Arial" w:cs="Arial"/>
            <w:sz w:val="20"/>
            <w:szCs w:val="20"/>
          </w:rPr>
          <w:delText xml:space="preserve">Обратно: выберите три точки на плоскости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и нарисуйте соот-ветствующие три прямые на плоскости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xml:space="preserve">. Что будет, если выби-рать точки на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лежащими на одной вертикальной прямой? А горизонтальной?</w:delText>
        </w:r>
      </w:del>
    </w:p>
    <w:p w:rsidR="00A33515" w:rsidDel="002260E7" w:rsidRDefault="00A33515">
      <w:pPr>
        <w:spacing w:line="131" w:lineRule="exact"/>
        <w:rPr>
          <w:del w:id="15829" w:author="Admin" w:date="2019-02-19T02:10:00Z"/>
          <w:rFonts w:ascii="Arial" w:eastAsia="Arial" w:hAnsi="Arial" w:cs="Arial"/>
          <w:sz w:val="20"/>
          <w:szCs w:val="20"/>
        </w:rPr>
      </w:pPr>
    </w:p>
    <w:p w:rsidR="00A33515" w:rsidDel="002260E7" w:rsidRDefault="001A4D22">
      <w:pPr>
        <w:numPr>
          <w:ilvl w:val="0"/>
          <w:numId w:val="853"/>
        </w:numPr>
        <w:tabs>
          <w:tab w:val="left" w:pos="500"/>
        </w:tabs>
        <w:spacing w:line="286" w:lineRule="auto"/>
        <w:ind w:left="500" w:hanging="192"/>
        <w:jc w:val="both"/>
        <w:rPr>
          <w:del w:id="15830" w:author="Admin" w:date="2019-02-19T02:10:00Z"/>
          <w:rFonts w:ascii="Arial" w:eastAsia="Arial" w:hAnsi="Arial" w:cs="Arial"/>
          <w:sz w:val="20"/>
          <w:szCs w:val="20"/>
        </w:rPr>
        <w:pPrChange w:id="15831" w:author="Admin" w:date="2019-02-19T00:19:00Z">
          <w:pPr>
            <w:numPr>
              <w:numId w:val="856"/>
            </w:numPr>
            <w:tabs>
              <w:tab w:val="left" w:pos="500"/>
            </w:tabs>
            <w:spacing w:line="286" w:lineRule="auto"/>
            <w:ind w:left="500" w:hanging="192"/>
            <w:jc w:val="both"/>
          </w:pPr>
        </w:pPrChange>
      </w:pPr>
      <w:del w:id="15832" w:author="Admin" w:date="2019-02-19T02:10:00Z">
        <w:r w:rsidDel="002260E7">
          <w:rPr>
            <w:rFonts w:ascii="Arial" w:eastAsia="Arial" w:hAnsi="Arial" w:cs="Arial"/>
            <w:sz w:val="20"/>
            <w:szCs w:val="20"/>
          </w:rPr>
          <w:delText xml:space="preserve">Рассмотрим на плоскости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прямую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k</w:delText>
        </w:r>
        <w:r w:rsidDel="002260E7">
          <w:rPr>
            <w:rFonts w:ascii="Arial" w:eastAsia="Arial" w:hAnsi="Arial" w:cs="Arial"/>
            <w:sz w:val="20"/>
            <w:szCs w:val="20"/>
          </w:rPr>
          <w:delText xml:space="preserve">. Каждая точка этой прямой задаёт на плоскости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xml:space="preserve"> какую-то прямую, а вся прямая </w:delText>
        </w:r>
        <w:r w:rsidDel="002260E7">
          <w:rPr>
            <w:rFonts w:ascii="Arial" w:eastAsia="Arial" w:hAnsi="Arial" w:cs="Arial"/>
            <w:i/>
            <w:iCs/>
            <w:sz w:val="20"/>
            <w:szCs w:val="20"/>
          </w:rPr>
          <w:delText xml:space="preserve">b </w:delText>
        </w:r>
        <w:r w:rsidDel="002260E7">
          <w:rPr>
            <w:rFonts w:eastAsia="Times New Roman"/>
            <w:sz w:val="20"/>
            <w:szCs w:val="20"/>
          </w:rPr>
          <w:delText>=</w:delText>
        </w:r>
        <w:r w:rsidDel="002260E7">
          <w:rPr>
            <w:rFonts w:ascii="Arial" w:eastAsia="Arial" w:hAnsi="Arial" w:cs="Arial"/>
            <w:i/>
            <w:iCs/>
            <w:sz w:val="20"/>
            <w:szCs w:val="20"/>
          </w:rPr>
          <w:delText xml:space="preserve"> k </w:delText>
        </w:r>
        <w:r w:rsidDel="002260E7">
          <w:rPr>
            <w:rFonts w:ascii="Arial" w:eastAsia="Arial" w:hAnsi="Arial" w:cs="Arial"/>
            <w:sz w:val="20"/>
            <w:szCs w:val="20"/>
          </w:rPr>
          <w:delText>задаёт на плоскости</w:delText>
        </w:r>
        <w:r w:rsidDel="002260E7">
          <w:rPr>
            <w:rFonts w:ascii="Arial" w:eastAsia="Arial" w:hAnsi="Arial" w:cs="Arial"/>
            <w:i/>
            <w:iCs/>
            <w:sz w:val="20"/>
            <w:szCs w:val="20"/>
          </w:rPr>
          <w:delText xml:space="preserve">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i/>
            <w:iCs/>
            <w:sz w:val="20"/>
            <w:szCs w:val="20"/>
          </w:rPr>
          <w:delText xml:space="preserve"> y</w:delText>
        </w:r>
        <w:r w:rsidDel="002260E7">
          <w:rPr>
            <w:rFonts w:eastAsia="Times New Roman"/>
            <w:sz w:val="20"/>
            <w:szCs w:val="20"/>
          </w:rPr>
          <w:delText>)</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набор прямых.</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Каким свойством</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обладает этот набор прямых?</w:delText>
        </w:r>
      </w:del>
    </w:p>
    <w:p w:rsidR="00A33515" w:rsidDel="002260E7" w:rsidRDefault="00A33515">
      <w:pPr>
        <w:spacing w:line="131" w:lineRule="exact"/>
        <w:rPr>
          <w:del w:id="15833" w:author="Admin" w:date="2019-02-19T02:10:00Z"/>
          <w:rFonts w:ascii="Arial" w:eastAsia="Arial" w:hAnsi="Arial" w:cs="Arial"/>
          <w:sz w:val="20"/>
          <w:szCs w:val="20"/>
        </w:rPr>
      </w:pPr>
    </w:p>
    <w:p w:rsidR="00A33515" w:rsidDel="002260E7" w:rsidRDefault="001A4D22">
      <w:pPr>
        <w:numPr>
          <w:ilvl w:val="0"/>
          <w:numId w:val="853"/>
        </w:numPr>
        <w:tabs>
          <w:tab w:val="left" w:pos="500"/>
        </w:tabs>
        <w:spacing w:line="286" w:lineRule="auto"/>
        <w:ind w:left="500" w:hanging="192"/>
        <w:jc w:val="both"/>
        <w:rPr>
          <w:del w:id="15834" w:author="Admin" w:date="2019-02-19T02:10:00Z"/>
          <w:rFonts w:ascii="Arial" w:eastAsia="Arial" w:hAnsi="Arial" w:cs="Arial"/>
          <w:sz w:val="20"/>
          <w:szCs w:val="20"/>
        </w:rPr>
        <w:pPrChange w:id="15835" w:author="Admin" w:date="2019-02-19T00:19:00Z">
          <w:pPr>
            <w:numPr>
              <w:numId w:val="856"/>
            </w:numPr>
            <w:tabs>
              <w:tab w:val="left" w:pos="500"/>
            </w:tabs>
            <w:spacing w:line="286" w:lineRule="auto"/>
            <w:ind w:left="500" w:hanging="192"/>
            <w:jc w:val="both"/>
          </w:pPr>
        </w:pPrChange>
      </w:pPr>
      <w:del w:id="15836" w:author="Admin" w:date="2019-02-19T02:10:00Z">
        <w:r w:rsidDel="002260E7">
          <w:rPr>
            <w:rFonts w:ascii="Arial" w:eastAsia="Arial" w:hAnsi="Arial" w:cs="Arial"/>
            <w:sz w:val="20"/>
            <w:szCs w:val="20"/>
          </w:rPr>
          <w:delText xml:space="preserve">На координатной плоскости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проведено три прямые, проходя-щие через одну точку. Каждая такая прямая изображает некоторый набор прямых на плоскости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Как эти три набора прямых свя-заны между собой?</w:delText>
        </w:r>
      </w:del>
    </w:p>
    <w:p w:rsidR="00A33515" w:rsidDel="002260E7" w:rsidRDefault="00A33515">
      <w:pPr>
        <w:spacing w:line="132" w:lineRule="exact"/>
        <w:rPr>
          <w:del w:id="15837" w:author="Admin" w:date="2019-02-19T02:10:00Z"/>
          <w:rFonts w:ascii="Arial" w:eastAsia="Arial" w:hAnsi="Arial" w:cs="Arial"/>
          <w:sz w:val="20"/>
          <w:szCs w:val="20"/>
        </w:rPr>
      </w:pPr>
    </w:p>
    <w:p w:rsidR="00A33515" w:rsidDel="002260E7" w:rsidRDefault="001A4D22">
      <w:pPr>
        <w:numPr>
          <w:ilvl w:val="0"/>
          <w:numId w:val="853"/>
        </w:numPr>
        <w:tabs>
          <w:tab w:val="left" w:pos="500"/>
        </w:tabs>
        <w:ind w:left="500" w:hanging="192"/>
        <w:rPr>
          <w:del w:id="15838" w:author="Admin" w:date="2019-02-19T02:10:00Z"/>
          <w:rFonts w:ascii="Arial" w:eastAsia="Arial" w:hAnsi="Arial" w:cs="Arial"/>
          <w:sz w:val="20"/>
          <w:szCs w:val="20"/>
        </w:rPr>
        <w:pPrChange w:id="15839" w:author="Admin" w:date="2019-02-19T00:19:00Z">
          <w:pPr>
            <w:numPr>
              <w:numId w:val="856"/>
            </w:numPr>
            <w:tabs>
              <w:tab w:val="left" w:pos="500"/>
            </w:tabs>
            <w:ind w:left="500" w:hanging="192"/>
          </w:pPr>
        </w:pPrChange>
      </w:pPr>
      <w:del w:id="15840" w:author="Admin" w:date="2019-02-19T02:10:00Z">
        <w:r w:rsidDel="002260E7">
          <w:rPr>
            <w:rFonts w:ascii="Arial" w:eastAsia="Arial" w:hAnsi="Arial" w:cs="Arial"/>
            <w:sz w:val="20"/>
            <w:szCs w:val="20"/>
          </w:rPr>
          <w:delText xml:space="preserve">Аналогичный вопрос для трёх параллельных прямых на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96" w:lineRule="exact"/>
        <w:rPr>
          <w:del w:id="15841" w:author="Admin" w:date="2019-02-19T02:10:00Z"/>
          <w:rFonts w:ascii="Arial" w:eastAsia="Arial" w:hAnsi="Arial" w:cs="Arial"/>
          <w:sz w:val="20"/>
          <w:szCs w:val="20"/>
        </w:rPr>
      </w:pPr>
    </w:p>
    <w:p w:rsidR="00A33515" w:rsidDel="002260E7" w:rsidRDefault="001A4D22">
      <w:pPr>
        <w:numPr>
          <w:ilvl w:val="0"/>
          <w:numId w:val="853"/>
        </w:numPr>
        <w:tabs>
          <w:tab w:val="left" w:pos="500"/>
        </w:tabs>
        <w:spacing w:line="311" w:lineRule="auto"/>
        <w:ind w:left="500" w:hanging="192"/>
        <w:jc w:val="both"/>
        <w:rPr>
          <w:del w:id="15842" w:author="Admin" w:date="2019-02-19T02:10:00Z"/>
          <w:rFonts w:ascii="Arial" w:eastAsia="Arial" w:hAnsi="Arial" w:cs="Arial"/>
          <w:sz w:val="19"/>
          <w:szCs w:val="19"/>
        </w:rPr>
        <w:pPrChange w:id="15843" w:author="Admin" w:date="2019-02-19T00:19:00Z">
          <w:pPr>
            <w:numPr>
              <w:numId w:val="856"/>
            </w:numPr>
            <w:tabs>
              <w:tab w:val="left" w:pos="500"/>
            </w:tabs>
            <w:spacing w:line="311" w:lineRule="auto"/>
            <w:ind w:left="500" w:hanging="192"/>
            <w:jc w:val="both"/>
          </w:pPr>
        </w:pPrChange>
      </w:pPr>
      <w:del w:id="15844" w:author="Admin" w:date="2019-02-19T02:10:00Z">
        <w:r w:rsidDel="002260E7">
          <w:rPr>
            <w:rFonts w:ascii="Arial" w:eastAsia="Arial" w:hAnsi="Arial" w:cs="Arial"/>
            <w:sz w:val="19"/>
            <w:szCs w:val="19"/>
          </w:rPr>
          <w:delText xml:space="preserve">Рассмотрим набор всех прямых плоскости </w:delText>
        </w:r>
        <w:r w:rsidDel="002260E7">
          <w:rPr>
            <w:rFonts w:eastAsia="Times New Roman"/>
            <w:sz w:val="19"/>
            <w:szCs w:val="19"/>
          </w:rPr>
          <w:delText>(</w:delText>
        </w:r>
        <w:r w:rsidDel="002260E7">
          <w:rPr>
            <w:rFonts w:ascii="Arial" w:eastAsia="Arial" w:hAnsi="Arial" w:cs="Arial"/>
            <w:i/>
            <w:iCs/>
            <w:sz w:val="19"/>
            <w:szCs w:val="19"/>
          </w:rPr>
          <w:delText>x</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y</w:delText>
        </w:r>
        <w:r w:rsidDel="002260E7">
          <w:rPr>
            <w:rFonts w:eastAsia="Times New Roman"/>
            <w:sz w:val="19"/>
            <w:szCs w:val="19"/>
          </w:rPr>
          <w:delText>)</w:delText>
        </w:r>
        <w:r w:rsidDel="002260E7">
          <w:rPr>
            <w:rFonts w:ascii="Arial" w:eastAsia="Arial" w:hAnsi="Arial" w:cs="Arial"/>
            <w:sz w:val="19"/>
            <w:szCs w:val="19"/>
          </w:rPr>
          <w:delText xml:space="preserve">, которые проходят через точку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 xml:space="preserve"> 0</w:delText>
        </w:r>
        <w:r w:rsidDel="002260E7">
          <w:rPr>
            <w:rFonts w:eastAsia="Times New Roman"/>
            <w:sz w:val="19"/>
            <w:szCs w:val="19"/>
          </w:rPr>
          <w:delText>)</w:delText>
        </w:r>
        <w:r w:rsidDel="002260E7">
          <w:rPr>
            <w:rFonts w:ascii="Arial" w:eastAsia="Arial" w:hAnsi="Arial" w:cs="Arial"/>
            <w:sz w:val="19"/>
            <w:szCs w:val="19"/>
          </w:rPr>
          <w:delText xml:space="preserve">. Как этот набор изображается на плоскости </w:delText>
        </w:r>
        <w:r w:rsidDel="002260E7">
          <w:rPr>
            <w:rFonts w:eastAsia="Times New Roman"/>
            <w:sz w:val="19"/>
            <w:szCs w:val="19"/>
          </w:rPr>
          <w:delText>(</w:delText>
        </w:r>
        <w:r w:rsidDel="002260E7">
          <w:rPr>
            <w:rFonts w:ascii="Arial" w:eastAsia="Arial" w:hAnsi="Arial" w:cs="Arial"/>
            <w:i/>
            <w:iCs/>
            <w:sz w:val="19"/>
            <w:szCs w:val="19"/>
          </w:rPr>
          <w:delText>k</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b</w:delText>
        </w:r>
        <w:r w:rsidDel="002260E7">
          <w:rPr>
            <w:rFonts w:eastAsia="Times New Roman"/>
            <w:sz w:val="19"/>
            <w:szCs w:val="19"/>
          </w:rPr>
          <w:delText>)</w:delText>
        </w:r>
        <w:r w:rsidDel="002260E7">
          <w:rPr>
            <w:rFonts w:ascii="Arial" w:eastAsia="Arial" w:hAnsi="Arial" w:cs="Arial"/>
            <w:sz w:val="19"/>
            <w:szCs w:val="19"/>
          </w:rPr>
          <w:delText xml:space="preserve">? Тот же самый вопрос при замене точки </w:delText>
        </w:r>
        <w:r w:rsidDel="002260E7">
          <w:rPr>
            <w:rFonts w:eastAsia="Times New Roman"/>
            <w:sz w:val="19"/>
            <w:szCs w:val="19"/>
          </w:rPr>
          <w:delText>(</w:delText>
        </w:r>
        <w:r w:rsidDel="002260E7">
          <w:rPr>
            <w:rFonts w:ascii="Arial" w:eastAsia="Arial" w:hAnsi="Arial" w:cs="Arial"/>
            <w:sz w:val="19"/>
            <w:szCs w:val="19"/>
          </w:rPr>
          <w:delText>0</w:delText>
        </w:r>
        <w:r w:rsidDel="002260E7">
          <w:rPr>
            <w:rFonts w:eastAsia="Times New Roman"/>
            <w:i/>
            <w:iCs/>
            <w:sz w:val="19"/>
            <w:szCs w:val="19"/>
          </w:rPr>
          <w:delText>;</w:delText>
        </w:r>
        <w:r w:rsidDel="002260E7">
          <w:rPr>
            <w:rFonts w:ascii="Arial" w:eastAsia="Arial" w:hAnsi="Arial" w:cs="Arial"/>
            <w:sz w:val="19"/>
            <w:szCs w:val="19"/>
          </w:rPr>
          <w:delText xml:space="preserve"> 0</w:delText>
        </w:r>
        <w:r w:rsidDel="002260E7">
          <w:rPr>
            <w:rFonts w:eastAsia="Times New Roman"/>
            <w:sz w:val="19"/>
            <w:szCs w:val="19"/>
          </w:rPr>
          <w:delText>)</w:delText>
        </w:r>
        <w:r w:rsidDel="002260E7">
          <w:rPr>
            <w:rFonts w:ascii="Arial" w:eastAsia="Arial" w:hAnsi="Arial" w:cs="Arial"/>
            <w:sz w:val="19"/>
            <w:szCs w:val="19"/>
          </w:rPr>
          <w:delText xml:space="preserve"> на </w:delText>
        </w:r>
        <w:r w:rsidDel="002260E7">
          <w:rPr>
            <w:rFonts w:eastAsia="Times New Roman"/>
            <w:sz w:val="19"/>
            <w:szCs w:val="19"/>
          </w:rPr>
          <w:delText>(</w:delText>
        </w:r>
        <w:r w:rsidDel="002260E7">
          <w:rPr>
            <w:rFonts w:ascii="Arial" w:eastAsia="Arial" w:hAnsi="Arial" w:cs="Arial"/>
            <w:i/>
            <w:iCs/>
            <w:sz w:val="19"/>
            <w:szCs w:val="19"/>
          </w:rPr>
          <w:delText>m</w:delText>
        </w:r>
        <w:r w:rsidDel="002260E7">
          <w:rPr>
            <w:rFonts w:eastAsia="Times New Roman"/>
            <w:i/>
            <w:iCs/>
            <w:sz w:val="19"/>
            <w:szCs w:val="19"/>
          </w:rPr>
          <w:delText>;</w:delText>
        </w:r>
        <w:r w:rsidDel="002260E7">
          <w:rPr>
            <w:rFonts w:ascii="Arial" w:eastAsia="Arial" w:hAnsi="Arial" w:cs="Arial"/>
            <w:sz w:val="19"/>
            <w:szCs w:val="19"/>
          </w:rPr>
          <w:delText xml:space="preserve"> </w:delText>
        </w:r>
        <w:r w:rsidDel="002260E7">
          <w:rPr>
            <w:rFonts w:ascii="Arial" w:eastAsia="Arial" w:hAnsi="Arial" w:cs="Arial"/>
            <w:i/>
            <w:iCs/>
            <w:sz w:val="19"/>
            <w:szCs w:val="19"/>
          </w:rPr>
          <w:delText>n</w:delText>
        </w:r>
        <w:r w:rsidDel="002260E7">
          <w:rPr>
            <w:rFonts w:eastAsia="Times New Roman"/>
            <w:sz w:val="19"/>
            <w:szCs w:val="19"/>
          </w:rPr>
          <w:delText>)</w:delText>
        </w:r>
        <w:r w:rsidDel="002260E7">
          <w:rPr>
            <w:rFonts w:ascii="Arial" w:eastAsia="Arial" w:hAnsi="Arial" w:cs="Arial"/>
            <w:sz w:val="19"/>
            <w:szCs w:val="19"/>
          </w:rPr>
          <w:delText>.</w:delText>
        </w:r>
      </w:del>
    </w:p>
    <w:p w:rsidR="00A33515" w:rsidDel="002260E7" w:rsidRDefault="00A33515">
      <w:pPr>
        <w:spacing w:line="110" w:lineRule="exact"/>
        <w:rPr>
          <w:del w:id="15845" w:author="Admin" w:date="2019-02-19T02:10:00Z"/>
          <w:rFonts w:ascii="Arial" w:eastAsia="Arial" w:hAnsi="Arial" w:cs="Arial"/>
          <w:sz w:val="19"/>
          <w:szCs w:val="19"/>
        </w:rPr>
      </w:pPr>
    </w:p>
    <w:p w:rsidR="00A33515" w:rsidDel="002260E7" w:rsidRDefault="001A4D22">
      <w:pPr>
        <w:numPr>
          <w:ilvl w:val="0"/>
          <w:numId w:val="853"/>
        </w:numPr>
        <w:tabs>
          <w:tab w:val="left" w:pos="500"/>
        </w:tabs>
        <w:spacing w:line="301" w:lineRule="auto"/>
        <w:ind w:left="500" w:hanging="192"/>
        <w:rPr>
          <w:del w:id="15846" w:author="Admin" w:date="2019-02-19T02:10:00Z"/>
          <w:rFonts w:ascii="Arial" w:eastAsia="Arial" w:hAnsi="Arial" w:cs="Arial"/>
          <w:sz w:val="20"/>
          <w:szCs w:val="20"/>
        </w:rPr>
        <w:pPrChange w:id="15847" w:author="Admin" w:date="2019-02-19T00:19:00Z">
          <w:pPr>
            <w:numPr>
              <w:numId w:val="856"/>
            </w:numPr>
            <w:tabs>
              <w:tab w:val="left" w:pos="500"/>
            </w:tabs>
            <w:spacing w:line="301" w:lineRule="auto"/>
            <w:ind w:left="500" w:hanging="192"/>
          </w:pPr>
        </w:pPrChange>
      </w:pPr>
      <w:del w:id="15848" w:author="Admin" w:date="2019-02-19T02:10:00Z">
        <w:r w:rsidDel="002260E7">
          <w:rPr>
            <w:rFonts w:ascii="Arial" w:eastAsia="Arial" w:hAnsi="Arial" w:cs="Arial"/>
            <w:sz w:val="20"/>
            <w:szCs w:val="20"/>
          </w:rPr>
          <w:delText xml:space="preserve">Рассмотрим на плоскости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прямую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uk</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Какой набор пря-мых на плоскости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 xml:space="preserve"> изображает эта прямая?</w:delText>
        </w:r>
      </w:del>
    </w:p>
    <w:p w:rsidR="00A33515" w:rsidDel="002260E7" w:rsidRDefault="00A33515">
      <w:pPr>
        <w:spacing w:line="178" w:lineRule="exact"/>
        <w:rPr>
          <w:del w:id="15849" w:author="Admin" w:date="2019-02-19T02:10:00Z"/>
          <w:rFonts w:ascii="Arial" w:eastAsia="Arial" w:hAnsi="Arial" w:cs="Arial"/>
          <w:sz w:val="20"/>
          <w:szCs w:val="20"/>
        </w:rPr>
      </w:pPr>
    </w:p>
    <w:p w:rsidR="00A33515" w:rsidDel="002260E7" w:rsidRDefault="001A4D22">
      <w:pPr>
        <w:numPr>
          <w:ilvl w:val="1"/>
          <w:numId w:val="853"/>
        </w:numPr>
        <w:tabs>
          <w:tab w:val="left" w:pos="3220"/>
        </w:tabs>
        <w:ind w:left="3220" w:hanging="250"/>
        <w:rPr>
          <w:del w:id="15850" w:author="Admin" w:date="2019-02-19T02:10:00Z"/>
          <w:rFonts w:ascii="Arial" w:eastAsia="Arial" w:hAnsi="Arial" w:cs="Arial"/>
          <w:sz w:val="20"/>
          <w:szCs w:val="20"/>
        </w:rPr>
        <w:pPrChange w:id="15851" w:author="Admin" w:date="2019-02-19T00:19:00Z">
          <w:pPr>
            <w:numPr>
              <w:ilvl w:val="1"/>
              <w:numId w:val="856"/>
            </w:numPr>
            <w:tabs>
              <w:tab w:val="left" w:pos="3220"/>
            </w:tabs>
            <w:ind w:left="3220" w:hanging="250"/>
          </w:pPr>
        </w:pPrChange>
      </w:pPr>
      <w:del w:id="15852" w:author="Admin" w:date="2019-02-19T02:10:00Z">
        <w:r w:rsidDel="002260E7">
          <w:rPr>
            <w:rFonts w:ascii="Arial" w:eastAsia="Arial" w:hAnsi="Arial" w:cs="Arial"/>
            <w:b/>
            <w:bCs/>
            <w:sz w:val="20"/>
            <w:szCs w:val="20"/>
          </w:rPr>
          <w:delText xml:space="preserve">358 </w:delText>
        </w:r>
        <w:r w:rsidDel="002260E7">
          <w:rPr>
            <w:rFonts w:ascii="Arial" w:eastAsia="Arial" w:hAnsi="Arial" w:cs="Arial"/>
            <w:sz w:val="20"/>
            <w:szCs w:val="20"/>
          </w:rPr>
          <w:delText>−</w:delText>
        </w:r>
      </w:del>
    </w:p>
    <w:p w:rsidR="00A33515" w:rsidDel="002260E7" w:rsidRDefault="00A33515">
      <w:pPr>
        <w:rPr>
          <w:del w:id="15853"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1A4D22">
      <w:pPr>
        <w:jc w:val="center"/>
        <w:rPr>
          <w:del w:id="15854" w:author="Admin" w:date="2019-02-19T02:10:00Z"/>
          <w:sz w:val="20"/>
          <w:szCs w:val="20"/>
        </w:rPr>
      </w:pPr>
      <w:bookmarkStart w:id="15855" w:name="page369"/>
      <w:bookmarkEnd w:id="15855"/>
      <w:del w:id="15856" w:author="Admin" w:date="2019-02-19T02:10:00Z">
        <w:r w:rsidDel="002260E7">
          <w:rPr>
            <w:rFonts w:ascii="Arial" w:eastAsia="Arial" w:hAnsi="Arial" w:cs="Arial"/>
            <w:sz w:val="18"/>
            <w:szCs w:val="18"/>
          </w:rPr>
          <w:lastRenderedPageBreak/>
          <w:delText>Сборник задач олимпиады «Математика НОН-СТОП»</w:delText>
        </w:r>
      </w:del>
    </w:p>
    <w:p w:rsidR="00A33515" w:rsidDel="002260E7" w:rsidRDefault="00A33515">
      <w:pPr>
        <w:spacing w:line="184" w:lineRule="exact"/>
        <w:rPr>
          <w:del w:id="15857" w:author="Admin" w:date="2019-02-19T02:10:00Z"/>
          <w:sz w:val="20"/>
          <w:szCs w:val="20"/>
        </w:rPr>
      </w:pPr>
    </w:p>
    <w:p w:rsidR="00A33515" w:rsidDel="002260E7" w:rsidRDefault="001A4D22">
      <w:pPr>
        <w:numPr>
          <w:ilvl w:val="0"/>
          <w:numId w:val="854"/>
        </w:numPr>
        <w:tabs>
          <w:tab w:val="left" w:pos="500"/>
        </w:tabs>
        <w:spacing w:line="301" w:lineRule="auto"/>
        <w:ind w:left="500" w:hanging="192"/>
        <w:rPr>
          <w:del w:id="15858" w:author="Admin" w:date="2019-02-19T02:10:00Z"/>
          <w:rFonts w:ascii="Arial" w:eastAsia="Arial" w:hAnsi="Arial" w:cs="Arial"/>
          <w:sz w:val="20"/>
          <w:szCs w:val="20"/>
        </w:rPr>
        <w:pPrChange w:id="15859" w:author="Admin" w:date="2019-02-19T00:19:00Z">
          <w:pPr>
            <w:numPr>
              <w:numId w:val="857"/>
            </w:numPr>
            <w:tabs>
              <w:tab w:val="num" w:pos="360"/>
              <w:tab w:val="left" w:pos="500"/>
              <w:tab w:val="num" w:pos="720"/>
            </w:tabs>
            <w:spacing w:line="301" w:lineRule="auto"/>
            <w:ind w:left="500" w:hanging="192"/>
          </w:pPr>
        </w:pPrChange>
      </w:pPr>
      <w:del w:id="15860" w:author="Admin" w:date="2019-02-19T02:10:00Z">
        <w:r w:rsidDel="002260E7">
          <w:rPr>
            <w:rFonts w:ascii="Arial" w:eastAsia="Arial" w:hAnsi="Arial" w:cs="Arial"/>
            <w:sz w:val="20"/>
            <w:szCs w:val="20"/>
          </w:rPr>
          <w:delText xml:space="preserve">Прямые </w:delText>
        </w:r>
        <w:r w:rsidDel="002260E7">
          <w:rPr>
            <w:rFonts w:ascii="Arial" w:eastAsia="Arial" w:hAnsi="Arial" w:cs="Arial"/>
            <w:i/>
            <w:iCs/>
            <w:sz w:val="20"/>
            <w:szCs w:val="20"/>
          </w:rPr>
          <w:delText>b</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uk</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ascii="Arial" w:eastAsia="Arial" w:hAnsi="Arial" w:cs="Arial"/>
            <w:sz w:val="20"/>
            <w:szCs w:val="20"/>
          </w:rPr>
          <w:delText xml:space="preserve"> на плоскости </w:delText>
        </w:r>
        <w:r w:rsidDel="002260E7">
          <w:rPr>
            <w:rFonts w:eastAsia="Times New Roman"/>
            <w:sz w:val="20"/>
            <w:szCs w:val="20"/>
          </w:rPr>
          <w:delText>(</w:delText>
        </w:r>
        <w:r w:rsidDel="002260E7">
          <w:rPr>
            <w:rFonts w:ascii="Arial" w:eastAsia="Arial" w:hAnsi="Arial" w:cs="Arial"/>
            <w:i/>
            <w:iCs/>
            <w:sz w:val="20"/>
            <w:szCs w:val="20"/>
          </w:rPr>
          <w:delText>k</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b</w:delText>
        </w:r>
        <w:r w:rsidDel="002260E7">
          <w:rPr>
            <w:rFonts w:eastAsia="Times New Roman"/>
            <w:sz w:val="20"/>
            <w:szCs w:val="20"/>
          </w:rPr>
          <w:delText>)</w:delText>
        </w:r>
        <w:r w:rsidDel="002260E7">
          <w:rPr>
            <w:rFonts w:ascii="Arial" w:eastAsia="Arial" w:hAnsi="Arial" w:cs="Arial"/>
            <w:sz w:val="20"/>
            <w:szCs w:val="20"/>
          </w:rPr>
          <w:delText xml:space="preserve"> задают точки на новой плос-кости </w:delText>
        </w:r>
        <w:r w:rsidDel="002260E7">
          <w:rPr>
            <w:rFonts w:eastAsia="Times New Roman"/>
            <w:sz w:val="20"/>
            <w:szCs w:val="20"/>
          </w:rPr>
          <w:delText>(</w:delText>
        </w:r>
        <w:r w:rsidDel="002260E7">
          <w:rPr>
            <w:rFonts w:ascii="Arial" w:eastAsia="Arial" w:hAnsi="Arial" w:cs="Arial"/>
            <w:i/>
            <w:iCs/>
            <w:sz w:val="20"/>
            <w:szCs w:val="20"/>
          </w:rPr>
          <w:delText>u</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v</w:delText>
        </w:r>
        <w:r w:rsidDel="002260E7">
          <w:rPr>
            <w:rFonts w:eastAsia="Times New Roman"/>
            <w:sz w:val="20"/>
            <w:szCs w:val="20"/>
          </w:rPr>
          <w:delText>)</w:delText>
        </w:r>
        <w:r w:rsidDel="002260E7">
          <w:rPr>
            <w:rFonts w:ascii="Arial" w:eastAsia="Arial" w:hAnsi="Arial" w:cs="Arial"/>
            <w:sz w:val="20"/>
            <w:szCs w:val="20"/>
          </w:rPr>
          <w:delText xml:space="preserve">. Как новая плоскость связана с плоскостью </w:delText>
        </w:r>
        <w:r w:rsidDel="002260E7">
          <w:rPr>
            <w:rFonts w:eastAsia="Times New Roman"/>
            <w:sz w:val="20"/>
            <w:szCs w:val="20"/>
          </w:rPr>
          <w:delText>(</w:delText>
        </w:r>
        <w:r w:rsidDel="002260E7">
          <w:rPr>
            <w:rFonts w:ascii="Arial" w:eastAsia="Arial" w:hAnsi="Arial" w:cs="Arial"/>
            <w:i/>
            <w:iCs/>
            <w:sz w:val="20"/>
            <w:szCs w:val="20"/>
          </w:rPr>
          <w:delText>x</w:delText>
        </w:r>
        <w:r w:rsidDel="002260E7">
          <w:rPr>
            <w:rFonts w:eastAsia="Times New Roman"/>
            <w:i/>
            <w:iCs/>
            <w:sz w:val="20"/>
            <w:szCs w:val="20"/>
          </w:rPr>
          <w:delText>;</w:delText>
        </w:r>
        <w:r w:rsidDel="002260E7">
          <w:rPr>
            <w:rFonts w:ascii="Arial" w:eastAsia="Arial" w:hAnsi="Arial" w:cs="Arial"/>
            <w:sz w:val="20"/>
            <w:szCs w:val="20"/>
          </w:rPr>
          <w:delText xml:space="preserve"> </w:delText>
        </w:r>
        <w:r w:rsidDel="002260E7">
          <w:rPr>
            <w:rFonts w:ascii="Arial" w:eastAsia="Arial" w:hAnsi="Arial" w:cs="Arial"/>
            <w:i/>
            <w:iCs/>
            <w:sz w:val="20"/>
            <w:szCs w:val="20"/>
          </w:rPr>
          <w:delText>y</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243" w:lineRule="exact"/>
        <w:rPr>
          <w:del w:id="15861" w:author="Admin" w:date="2019-02-19T02:10:00Z"/>
          <w:sz w:val="20"/>
          <w:szCs w:val="20"/>
        </w:rPr>
      </w:pPr>
    </w:p>
    <w:p w:rsidR="00A33515" w:rsidDel="002260E7" w:rsidRDefault="001A4D22">
      <w:pPr>
        <w:rPr>
          <w:del w:id="15862" w:author="Admin" w:date="2019-02-19T02:10:00Z"/>
          <w:sz w:val="20"/>
          <w:szCs w:val="20"/>
        </w:rPr>
      </w:pPr>
      <w:del w:id="15863" w:author="Admin" w:date="2019-02-19T02:10:00Z">
        <w:r w:rsidDel="002260E7">
          <w:rPr>
            <w:rFonts w:ascii="Arial" w:eastAsia="Arial" w:hAnsi="Arial" w:cs="Arial"/>
            <w:b/>
            <w:bCs/>
            <w:sz w:val="26"/>
            <w:szCs w:val="26"/>
          </w:rPr>
          <w:delText>Задача 11. Задача Иосифа Флавия</w:delText>
        </w:r>
      </w:del>
    </w:p>
    <w:p w:rsidR="00A33515" w:rsidDel="002260E7" w:rsidRDefault="00A33515">
      <w:pPr>
        <w:spacing w:line="178" w:lineRule="exact"/>
        <w:rPr>
          <w:del w:id="15864" w:author="Admin" w:date="2019-02-19T02:10:00Z"/>
          <w:sz w:val="20"/>
          <w:szCs w:val="20"/>
        </w:rPr>
      </w:pPr>
    </w:p>
    <w:p w:rsidR="00A33515" w:rsidDel="002260E7" w:rsidRDefault="001A4D22">
      <w:pPr>
        <w:numPr>
          <w:ilvl w:val="0"/>
          <w:numId w:val="855"/>
        </w:numPr>
        <w:tabs>
          <w:tab w:val="left" w:pos="360"/>
        </w:tabs>
        <w:spacing w:line="294" w:lineRule="auto"/>
        <w:ind w:firstLine="199"/>
        <w:jc w:val="both"/>
        <w:rPr>
          <w:del w:id="15865" w:author="Admin" w:date="2019-02-19T02:10:00Z"/>
          <w:rFonts w:ascii="Arial" w:eastAsia="Arial" w:hAnsi="Arial" w:cs="Arial"/>
          <w:sz w:val="19"/>
          <w:szCs w:val="19"/>
        </w:rPr>
        <w:pPrChange w:id="15866" w:author="Admin" w:date="2019-02-19T00:19:00Z">
          <w:pPr>
            <w:numPr>
              <w:numId w:val="858"/>
            </w:numPr>
            <w:tabs>
              <w:tab w:val="left" w:pos="360"/>
              <w:tab w:val="num" w:pos="720"/>
            </w:tabs>
            <w:spacing w:line="294" w:lineRule="auto"/>
            <w:ind w:left="720" w:firstLine="199"/>
            <w:jc w:val="both"/>
          </w:pPr>
        </w:pPrChange>
      </w:pPr>
      <w:del w:id="15867" w:author="Admin" w:date="2019-02-19T02:10:00Z">
        <w:r w:rsidDel="002260E7">
          <w:rPr>
            <w:rFonts w:ascii="Arial" w:eastAsia="Arial" w:hAnsi="Arial" w:cs="Arial"/>
            <w:sz w:val="19"/>
            <w:szCs w:val="19"/>
          </w:rPr>
          <w:delText>книге «Иудейская война» Иосифа Флавия есть история о том, как он в составе отряда из 41 иудейского воина был загнан римлянами в пещеру. Предпочитая самоубийство плену, воины решили выстроиться в круг и последовательно убивать каждого третьего из живых, до тех пор пока не останется ни одного человека. Однако Иосиф наряду с одним из своих единомышленников счел подобный конец бессмысленным — он быстро вычислил спасительные места в порочном круге, на которые поставил себя и своего товарища. И лишь поэтому мы знаем его историю.</w:delText>
        </w:r>
      </w:del>
    </w:p>
    <w:p w:rsidR="00A33515" w:rsidDel="002260E7" w:rsidRDefault="00A33515">
      <w:pPr>
        <w:spacing w:line="1" w:lineRule="exact"/>
        <w:rPr>
          <w:del w:id="15868" w:author="Admin" w:date="2019-02-19T02:10:00Z"/>
          <w:rFonts w:ascii="Arial" w:eastAsia="Arial" w:hAnsi="Arial" w:cs="Arial"/>
          <w:sz w:val="19"/>
          <w:szCs w:val="19"/>
        </w:rPr>
      </w:pPr>
    </w:p>
    <w:p w:rsidR="00A33515" w:rsidDel="002260E7" w:rsidRDefault="001A4D22">
      <w:pPr>
        <w:numPr>
          <w:ilvl w:val="0"/>
          <w:numId w:val="855"/>
        </w:numPr>
        <w:tabs>
          <w:tab w:val="left" w:pos="384"/>
        </w:tabs>
        <w:spacing w:line="285" w:lineRule="auto"/>
        <w:ind w:firstLine="199"/>
        <w:jc w:val="both"/>
        <w:rPr>
          <w:del w:id="15869" w:author="Admin" w:date="2019-02-19T02:10:00Z"/>
          <w:rFonts w:ascii="Arial" w:eastAsia="Arial" w:hAnsi="Arial" w:cs="Arial"/>
          <w:sz w:val="20"/>
          <w:szCs w:val="20"/>
        </w:rPr>
        <w:pPrChange w:id="15870" w:author="Admin" w:date="2019-02-19T00:19:00Z">
          <w:pPr>
            <w:numPr>
              <w:numId w:val="858"/>
            </w:numPr>
            <w:tabs>
              <w:tab w:val="left" w:pos="384"/>
              <w:tab w:val="num" w:pos="720"/>
            </w:tabs>
            <w:spacing w:line="285" w:lineRule="auto"/>
            <w:ind w:left="720" w:firstLine="199"/>
            <w:jc w:val="both"/>
          </w:pPr>
        </w:pPrChange>
      </w:pPr>
      <w:del w:id="15871" w:author="Admin" w:date="2019-02-19T02:10:00Z">
        <w:r w:rsidDel="002260E7">
          <w:rPr>
            <w:rFonts w:ascii="Arial" w:eastAsia="Arial" w:hAnsi="Arial" w:cs="Arial"/>
            <w:sz w:val="20"/>
            <w:szCs w:val="20"/>
          </w:rPr>
          <w:delText xml:space="preserve">нашем варианте мы начнём с того, что выстроим в круг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человек, пронумерованных числами от 1 до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и будем исключать каждого </w:delText>
        </w:r>
        <w:r w:rsidDel="002260E7">
          <w:rPr>
            <w:rFonts w:ascii="Arial" w:eastAsia="Arial" w:hAnsi="Arial" w:cs="Arial"/>
            <w:i/>
            <w:iCs/>
            <w:sz w:val="20"/>
            <w:szCs w:val="20"/>
          </w:rPr>
          <w:delText xml:space="preserve">второ-го </w:delText>
        </w:r>
        <w:r w:rsidDel="002260E7">
          <w:rPr>
            <w:rFonts w:ascii="Arial" w:eastAsia="Arial" w:hAnsi="Arial" w:cs="Arial"/>
            <w:sz w:val="20"/>
            <w:szCs w:val="20"/>
          </w:rPr>
          <w:delText>из оставшихся до тех пор,</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пока не уцелеет только один человек.</w:delText>
        </w:r>
        <w:r w:rsidDel="002260E7">
          <w:rPr>
            <w:rFonts w:ascii="Arial" w:eastAsia="Arial" w:hAnsi="Arial" w:cs="Arial"/>
            <w:i/>
            <w:iCs/>
            <w:sz w:val="20"/>
            <w:szCs w:val="20"/>
          </w:rPr>
          <w:delText xml:space="preserve"> </w:delText>
        </w:r>
        <w:r w:rsidDel="002260E7">
          <w:rPr>
            <w:rFonts w:ascii="Arial" w:eastAsia="Arial" w:hAnsi="Arial" w:cs="Arial"/>
            <w:sz w:val="20"/>
            <w:szCs w:val="20"/>
          </w:rPr>
          <w:delText xml:space="preserve">На-пример, если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10, то порядок исключения будет такой: 2, 4, 6, 8, 10, 3, 7, 1, 9, так что остаётся номер 5. Убедитесь в этом!</w:delText>
        </w:r>
      </w:del>
    </w:p>
    <w:p w:rsidR="00A33515" w:rsidDel="002260E7" w:rsidRDefault="00A33515">
      <w:pPr>
        <w:spacing w:line="131" w:lineRule="exact"/>
        <w:rPr>
          <w:del w:id="15872" w:author="Admin" w:date="2019-02-19T02:10:00Z"/>
          <w:rFonts w:ascii="Arial" w:eastAsia="Arial" w:hAnsi="Arial" w:cs="Arial"/>
          <w:sz w:val="20"/>
          <w:szCs w:val="20"/>
        </w:rPr>
      </w:pPr>
    </w:p>
    <w:p w:rsidR="00A33515" w:rsidDel="002260E7" w:rsidRDefault="001A4D22">
      <w:pPr>
        <w:numPr>
          <w:ilvl w:val="1"/>
          <w:numId w:val="855"/>
        </w:numPr>
        <w:tabs>
          <w:tab w:val="left" w:pos="500"/>
        </w:tabs>
        <w:spacing w:line="311" w:lineRule="auto"/>
        <w:ind w:left="500" w:hanging="192"/>
        <w:jc w:val="both"/>
        <w:rPr>
          <w:del w:id="15873" w:author="Admin" w:date="2019-02-19T02:10:00Z"/>
          <w:rFonts w:ascii="Arial" w:eastAsia="Arial" w:hAnsi="Arial" w:cs="Arial"/>
          <w:sz w:val="19"/>
          <w:szCs w:val="19"/>
        </w:rPr>
        <w:pPrChange w:id="15874" w:author="Admin" w:date="2019-02-19T00:19:00Z">
          <w:pPr>
            <w:numPr>
              <w:ilvl w:val="1"/>
              <w:numId w:val="858"/>
            </w:numPr>
            <w:tabs>
              <w:tab w:val="num" w:pos="360"/>
              <w:tab w:val="left" w:pos="500"/>
              <w:tab w:val="num" w:pos="1440"/>
            </w:tabs>
            <w:spacing w:line="311" w:lineRule="auto"/>
            <w:ind w:left="500" w:hanging="192"/>
            <w:jc w:val="both"/>
          </w:pPr>
        </w:pPrChange>
      </w:pPr>
      <w:del w:id="15875" w:author="Admin" w:date="2019-02-19T02:10:00Z">
        <w:r w:rsidDel="002260E7">
          <w:rPr>
            <w:rFonts w:ascii="Arial" w:eastAsia="Arial" w:hAnsi="Arial" w:cs="Arial"/>
            <w:sz w:val="19"/>
            <w:szCs w:val="19"/>
          </w:rPr>
          <w:delText xml:space="preserve">Обозначим через </w:delText>
        </w:r>
        <w:r w:rsidDel="002260E7">
          <w:rPr>
            <w:rFonts w:ascii="Arial" w:eastAsia="Arial" w:hAnsi="Arial" w:cs="Arial"/>
            <w:i/>
            <w:iCs/>
            <w:sz w:val="19"/>
            <w:szCs w:val="19"/>
          </w:rPr>
          <w:delText>J</w:delText>
        </w:r>
        <w:r w:rsidDel="002260E7">
          <w:rPr>
            <w:rFonts w:eastAsia="Times New Roman"/>
            <w:sz w:val="19"/>
            <w:szCs w:val="19"/>
          </w:rPr>
          <w:delText>(</w:delText>
        </w:r>
        <w:r w:rsidDel="002260E7">
          <w:rPr>
            <w:rFonts w:ascii="Arial" w:eastAsia="Arial" w:hAnsi="Arial" w:cs="Arial"/>
            <w:i/>
            <w:iCs/>
            <w:sz w:val="19"/>
            <w:szCs w:val="19"/>
          </w:rPr>
          <w:delText>n</w:delText>
        </w:r>
        <w:r w:rsidDel="002260E7">
          <w:rPr>
            <w:rFonts w:eastAsia="Times New Roman"/>
            <w:sz w:val="19"/>
            <w:szCs w:val="19"/>
          </w:rPr>
          <w:delText>)</w:delText>
        </w:r>
        <w:r w:rsidDel="002260E7">
          <w:rPr>
            <w:rFonts w:ascii="Arial" w:eastAsia="Arial" w:hAnsi="Arial" w:cs="Arial"/>
            <w:sz w:val="19"/>
            <w:szCs w:val="19"/>
          </w:rPr>
          <w:delText xml:space="preserve"> номер последнего уцелевшего человека. Мы только что выяснили, что </w:delText>
        </w:r>
        <w:r w:rsidDel="002260E7">
          <w:rPr>
            <w:rFonts w:ascii="Arial" w:eastAsia="Arial" w:hAnsi="Arial" w:cs="Arial"/>
            <w:i/>
            <w:iCs/>
            <w:sz w:val="19"/>
            <w:szCs w:val="19"/>
          </w:rPr>
          <w:delText>J</w:delText>
        </w:r>
        <w:r w:rsidDel="002260E7">
          <w:rPr>
            <w:rFonts w:eastAsia="Times New Roman"/>
            <w:sz w:val="19"/>
            <w:szCs w:val="19"/>
          </w:rPr>
          <w:delText>(</w:delText>
        </w:r>
        <w:r w:rsidDel="002260E7">
          <w:rPr>
            <w:rFonts w:ascii="Arial" w:eastAsia="Arial" w:hAnsi="Arial" w:cs="Arial"/>
            <w:sz w:val="19"/>
            <w:szCs w:val="19"/>
          </w:rPr>
          <w:delText>10</w:delText>
        </w:r>
        <w:r w:rsidDel="002260E7">
          <w:rPr>
            <w:rFonts w:eastAsia="Times New Roman"/>
            <w:sz w:val="19"/>
            <w:szCs w:val="19"/>
          </w:rPr>
          <w:delText>) =</w:delText>
        </w:r>
        <w:r w:rsidDel="002260E7">
          <w:rPr>
            <w:rFonts w:ascii="Arial" w:eastAsia="Arial" w:hAnsi="Arial" w:cs="Arial"/>
            <w:sz w:val="19"/>
            <w:szCs w:val="19"/>
          </w:rPr>
          <w:delText xml:space="preserve"> 5. Можно было предположить, что </w:delText>
        </w:r>
        <w:r w:rsidDel="002260E7">
          <w:rPr>
            <w:rFonts w:ascii="Arial" w:eastAsia="Arial" w:hAnsi="Arial" w:cs="Arial"/>
            <w:i/>
            <w:iCs/>
            <w:sz w:val="19"/>
            <w:szCs w:val="19"/>
          </w:rPr>
          <w:delText>J</w:delText>
        </w:r>
        <w:r w:rsidDel="002260E7">
          <w:rPr>
            <w:rFonts w:eastAsia="Times New Roman"/>
            <w:sz w:val="19"/>
            <w:szCs w:val="19"/>
          </w:rPr>
          <w:delText>(</w:delText>
        </w:r>
        <w:r w:rsidDel="002260E7">
          <w:rPr>
            <w:rFonts w:ascii="Arial" w:eastAsia="Arial" w:hAnsi="Arial" w:cs="Arial"/>
            <w:i/>
            <w:iCs/>
            <w:sz w:val="19"/>
            <w:szCs w:val="19"/>
          </w:rPr>
          <w:delText>n</w:delText>
        </w:r>
        <w:r w:rsidDel="002260E7">
          <w:rPr>
            <w:rFonts w:eastAsia="Times New Roman"/>
            <w:sz w:val="19"/>
            <w:szCs w:val="19"/>
          </w:rPr>
          <w:delText>) =</w:delText>
        </w:r>
        <w:r w:rsidDel="002260E7">
          <w:rPr>
            <w:rFonts w:ascii="Arial" w:eastAsia="Arial" w:hAnsi="Arial" w:cs="Arial"/>
            <w:i/>
            <w:iCs/>
            <w:sz w:val="19"/>
            <w:szCs w:val="19"/>
          </w:rPr>
          <w:delText xml:space="preserve"> n</w:delText>
        </w:r>
        <w:r w:rsidDel="002260E7">
          <w:rPr>
            <w:rFonts w:eastAsia="Times New Roman"/>
            <w:i/>
            <w:iCs/>
            <w:sz w:val="19"/>
            <w:szCs w:val="19"/>
          </w:rPr>
          <w:delText>=</w:delText>
        </w:r>
        <w:r w:rsidDel="002260E7">
          <w:rPr>
            <w:rFonts w:ascii="Arial" w:eastAsia="Arial" w:hAnsi="Arial" w:cs="Arial"/>
            <w:sz w:val="19"/>
            <w:szCs w:val="19"/>
          </w:rPr>
          <w:delText>2</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при чётном</w:delText>
        </w:r>
        <w:r w:rsidDel="002260E7">
          <w:rPr>
            <w:rFonts w:ascii="Arial" w:eastAsia="Arial" w:hAnsi="Arial" w:cs="Arial"/>
            <w:i/>
            <w:iCs/>
            <w:sz w:val="19"/>
            <w:szCs w:val="19"/>
          </w:rPr>
          <w:delText xml:space="preserve"> n</w:delText>
        </w:r>
        <w:r w:rsidDel="002260E7">
          <w:rPr>
            <w:rFonts w:ascii="Arial" w:eastAsia="Arial" w:hAnsi="Arial" w:cs="Arial"/>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Верно ли это?</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Начните с</w:delText>
        </w:r>
        <w:r w:rsidDel="002260E7">
          <w:rPr>
            <w:rFonts w:ascii="Arial" w:eastAsia="Arial" w:hAnsi="Arial" w:cs="Arial"/>
            <w:i/>
            <w:iCs/>
            <w:sz w:val="19"/>
            <w:szCs w:val="19"/>
          </w:rPr>
          <w:delText xml:space="preserve"> n </w:delText>
        </w:r>
        <w:r w:rsidDel="002260E7">
          <w:rPr>
            <w:rFonts w:eastAsia="Times New Roman"/>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2</w:delText>
        </w:r>
        <w:r w:rsidDel="002260E7">
          <w:rPr>
            <w:rFonts w:eastAsia="Times New Roman"/>
            <w:i/>
            <w:iCs/>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3</w:delText>
        </w:r>
        <w:r w:rsidDel="002260E7">
          <w:rPr>
            <w:rFonts w:eastAsia="Times New Roman"/>
            <w:i/>
            <w:iCs/>
            <w:sz w:val="19"/>
            <w:szCs w:val="19"/>
          </w:rPr>
          <w:delText>;</w:delText>
        </w:r>
        <w:r w:rsidDel="002260E7">
          <w:rPr>
            <w:rFonts w:ascii="Arial" w:eastAsia="Arial" w:hAnsi="Arial" w:cs="Arial"/>
            <w:i/>
            <w:iCs/>
            <w:sz w:val="19"/>
            <w:szCs w:val="19"/>
          </w:rPr>
          <w:delText xml:space="preserve"> </w:delText>
        </w:r>
        <w:r w:rsidDel="002260E7">
          <w:rPr>
            <w:rFonts w:ascii="Arial" w:eastAsia="Arial" w:hAnsi="Arial" w:cs="Arial"/>
            <w:sz w:val="19"/>
            <w:szCs w:val="19"/>
          </w:rPr>
          <w:delText>4</w:delText>
        </w:r>
        <w:r w:rsidDel="002260E7">
          <w:rPr>
            <w:rFonts w:eastAsia="Times New Roman"/>
            <w:i/>
            <w:iCs/>
            <w:sz w:val="19"/>
            <w:szCs w:val="19"/>
          </w:rPr>
          <w:delText>; : : :</w:delText>
        </w:r>
        <w:r w:rsidDel="002260E7">
          <w:rPr>
            <w:rFonts w:ascii="Arial" w:eastAsia="Arial" w:hAnsi="Arial" w:cs="Arial"/>
            <w:sz w:val="19"/>
            <w:szCs w:val="19"/>
          </w:rPr>
          <w:delText>.</w:delText>
        </w:r>
      </w:del>
    </w:p>
    <w:p w:rsidR="00A33515" w:rsidDel="002260E7" w:rsidRDefault="00A33515">
      <w:pPr>
        <w:spacing w:line="110" w:lineRule="exact"/>
        <w:rPr>
          <w:del w:id="15876" w:author="Admin" w:date="2019-02-19T02:10:00Z"/>
          <w:rFonts w:ascii="Arial" w:eastAsia="Arial" w:hAnsi="Arial" w:cs="Arial"/>
          <w:sz w:val="19"/>
          <w:szCs w:val="19"/>
        </w:rPr>
      </w:pPr>
    </w:p>
    <w:p w:rsidR="00A33515" w:rsidDel="002260E7" w:rsidRDefault="001A4D22">
      <w:pPr>
        <w:numPr>
          <w:ilvl w:val="1"/>
          <w:numId w:val="855"/>
        </w:numPr>
        <w:tabs>
          <w:tab w:val="left" w:pos="500"/>
        </w:tabs>
        <w:spacing w:line="302" w:lineRule="auto"/>
        <w:ind w:left="500" w:hanging="192"/>
        <w:rPr>
          <w:del w:id="15877" w:author="Admin" w:date="2019-02-19T02:10:00Z"/>
          <w:rFonts w:ascii="Arial" w:eastAsia="Arial" w:hAnsi="Arial" w:cs="Arial"/>
          <w:sz w:val="20"/>
          <w:szCs w:val="20"/>
        </w:rPr>
        <w:pPrChange w:id="15878" w:author="Admin" w:date="2019-02-19T00:19:00Z">
          <w:pPr>
            <w:numPr>
              <w:ilvl w:val="1"/>
              <w:numId w:val="858"/>
            </w:numPr>
            <w:tabs>
              <w:tab w:val="num" w:pos="360"/>
              <w:tab w:val="left" w:pos="500"/>
              <w:tab w:val="num" w:pos="1440"/>
            </w:tabs>
            <w:spacing w:line="302" w:lineRule="auto"/>
            <w:ind w:left="500" w:hanging="192"/>
          </w:pPr>
        </w:pPrChange>
      </w:pPr>
      <w:del w:id="15879" w:author="Admin" w:date="2019-02-19T02:10:00Z">
        <w:r w:rsidDel="002260E7">
          <w:rPr>
            <w:rFonts w:ascii="Arial" w:eastAsia="Arial" w:hAnsi="Arial" w:cs="Arial"/>
            <w:sz w:val="20"/>
            <w:szCs w:val="20"/>
          </w:rPr>
          <w:delText xml:space="preserve">Выпишите табличку, в которой для малых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указаны порядки ис-ключения чисел. Правда ли, что </w:delText>
        </w:r>
        <w:r w:rsidDel="002260E7">
          <w:rPr>
            <w:rFonts w:ascii="Arial" w:eastAsia="Arial" w:hAnsi="Arial" w:cs="Arial"/>
            <w:i/>
            <w:iCs/>
            <w:sz w:val="20"/>
            <w:szCs w:val="20"/>
          </w:rPr>
          <w:delText>J</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всегда нечётно? Почему?</w:delText>
        </w:r>
      </w:del>
    </w:p>
    <w:p w:rsidR="00A33515" w:rsidDel="002260E7" w:rsidRDefault="00A33515">
      <w:pPr>
        <w:spacing w:line="115" w:lineRule="exact"/>
        <w:rPr>
          <w:del w:id="15880" w:author="Admin" w:date="2019-02-19T02:10:00Z"/>
          <w:rFonts w:ascii="Arial" w:eastAsia="Arial" w:hAnsi="Arial" w:cs="Arial"/>
          <w:sz w:val="20"/>
          <w:szCs w:val="20"/>
        </w:rPr>
      </w:pPr>
    </w:p>
    <w:p w:rsidR="00A33515" w:rsidDel="002260E7" w:rsidRDefault="001A4D22">
      <w:pPr>
        <w:numPr>
          <w:ilvl w:val="1"/>
          <w:numId w:val="855"/>
        </w:numPr>
        <w:tabs>
          <w:tab w:val="left" w:pos="500"/>
        </w:tabs>
        <w:spacing w:line="303" w:lineRule="auto"/>
        <w:ind w:left="500" w:hanging="192"/>
        <w:rPr>
          <w:del w:id="15881" w:author="Admin" w:date="2019-02-19T02:10:00Z"/>
          <w:rFonts w:ascii="Arial" w:eastAsia="Arial" w:hAnsi="Arial" w:cs="Arial"/>
          <w:sz w:val="20"/>
          <w:szCs w:val="20"/>
        </w:rPr>
        <w:pPrChange w:id="15882" w:author="Admin" w:date="2019-02-19T00:19:00Z">
          <w:pPr>
            <w:numPr>
              <w:ilvl w:val="1"/>
              <w:numId w:val="858"/>
            </w:numPr>
            <w:tabs>
              <w:tab w:val="num" w:pos="360"/>
              <w:tab w:val="left" w:pos="500"/>
              <w:tab w:val="num" w:pos="1440"/>
            </w:tabs>
            <w:spacing w:line="303" w:lineRule="auto"/>
            <w:ind w:left="500" w:hanging="192"/>
          </w:pPr>
        </w:pPrChange>
      </w:pPr>
      <w:del w:id="15883"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чётно. Выясните, что происходит в тот момент, когда из круга исключается последнее чётное число. Как связаны числа</w:delText>
        </w:r>
      </w:del>
    </w:p>
    <w:p w:rsidR="00A33515" w:rsidDel="002260E7" w:rsidRDefault="00A33515">
      <w:pPr>
        <w:spacing w:line="178" w:lineRule="exact"/>
        <w:rPr>
          <w:del w:id="15884" w:author="Admin" w:date="2019-02-19T02:10:00Z"/>
          <w:sz w:val="20"/>
          <w:szCs w:val="20"/>
        </w:rPr>
      </w:pPr>
    </w:p>
    <w:p w:rsidR="00A33515" w:rsidDel="002260E7" w:rsidRDefault="001A4D22">
      <w:pPr>
        <w:ind w:left="3060"/>
        <w:rPr>
          <w:del w:id="15885" w:author="Admin" w:date="2019-02-19T02:10:00Z"/>
          <w:sz w:val="20"/>
          <w:szCs w:val="20"/>
        </w:rPr>
      </w:pPr>
      <w:del w:id="15886" w:author="Admin" w:date="2019-02-19T02:10:00Z">
        <w:r w:rsidDel="002260E7">
          <w:rPr>
            <w:rFonts w:ascii="Arial" w:eastAsia="Arial" w:hAnsi="Arial" w:cs="Arial"/>
            <w:i/>
            <w:iCs/>
            <w:sz w:val="20"/>
            <w:szCs w:val="20"/>
          </w:rPr>
          <w:delText>J</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eastAsia="Times New Roman"/>
            <w:i/>
            <w:iCs/>
            <w:sz w:val="20"/>
            <w:szCs w:val="20"/>
          </w:rPr>
          <w:delText>;</w:delText>
        </w:r>
        <w:r w:rsidDel="002260E7">
          <w:rPr>
            <w:rFonts w:ascii="Arial" w:eastAsia="Arial" w:hAnsi="Arial" w:cs="Arial"/>
            <w:i/>
            <w:iCs/>
            <w:sz w:val="20"/>
            <w:szCs w:val="20"/>
          </w:rPr>
          <w:delText xml:space="preserve"> J</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i/>
            <w:iCs/>
            <w:sz w:val="20"/>
            <w:szCs w:val="20"/>
          </w:rPr>
          <w:delText>=</w:delText>
        </w:r>
        <w:r w:rsidDel="002260E7">
          <w:rPr>
            <w:rFonts w:ascii="Arial" w:eastAsia="Arial" w:hAnsi="Arial" w:cs="Arial"/>
            <w:sz w:val="20"/>
            <w:szCs w:val="20"/>
          </w:rPr>
          <w:delText>2</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340" w:lineRule="exact"/>
        <w:rPr>
          <w:del w:id="15887" w:author="Admin" w:date="2019-02-19T02:10:00Z"/>
          <w:sz w:val="20"/>
          <w:szCs w:val="20"/>
        </w:rPr>
      </w:pPr>
    </w:p>
    <w:p w:rsidR="00A33515" w:rsidDel="002260E7" w:rsidRDefault="001A4D22">
      <w:pPr>
        <w:numPr>
          <w:ilvl w:val="0"/>
          <w:numId w:val="856"/>
        </w:numPr>
        <w:tabs>
          <w:tab w:val="left" w:pos="500"/>
        </w:tabs>
        <w:ind w:left="500" w:hanging="192"/>
        <w:rPr>
          <w:del w:id="15888" w:author="Admin" w:date="2019-02-19T02:10:00Z"/>
          <w:rFonts w:ascii="Arial" w:eastAsia="Arial" w:hAnsi="Arial" w:cs="Arial"/>
          <w:sz w:val="20"/>
          <w:szCs w:val="20"/>
        </w:rPr>
        <w:pPrChange w:id="15889" w:author="Admin" w:date="2019-02-19T00:19:00Z">
          <w:pPr>
            <w:numPr>
              <w:numId w:val="859"/>
            </w:numPr>
            <w:tabs>
              <w:tab w:val="num" w:pos="360"/>
              <w:tab w:val="left" w:pos="500"/>
              <w:tab w:val="num" w:pos="720"/>
            </w:tabs>
            <w:ind w:left="500" w:hanging="192"/>
          </w:pPr>
        </w:pPrChange>
      </w:pPr>
      <w:del w:id="15890" w:author="Admin" w:date="2019-02-19T02:10:00Z">
        <w:r w:rsidDel="002260E7">
          <w:rPr>
            <w:rFonts w:ascii="Arial" w:eastAsia="Arial" w:hAnsi="Arial" w:cs="Arial"/>
            <w:sz w:val="20"/>
            <w:szCs w:val="20"/>
          </w:rPr>
          <w:delText xml:space="preserve">Найдите аналогичную закономерность для нечётного </w:delText>
        </w:r>
        <w:r w:rsidDel="002260E7">
          <w:rPr>
            <w:rFonts w:ascii="Arial" w:eastAsia="Arial" w:hAnsi="Arial" w:cs="Arial"/>
            <w:i/>
            <w:iCs/>
            <w:sz w:val="20"/>
            <w:szCs w:val="20"/>
          </w:rPr>
          <w:delText>n</w:delText>
        </w:r>
        <w:r w:rsidDel="002260E7">
          <w:rPr>
            <w:rFonts w:ascii="Arial" w:eastAsia="Arial" w:hAnsi="Arial" w:cs="Arial"/>
            <w:sz w:val="20"/>
            <w:szCs w:val="20"/>
          </w:rPr>
          <w:delText>.</w:delText>
        </w:r>
      </w:del>
    </w:p>
    <w:p w:rsidR="00A33515" w:rsidDel="002260E7" w:rsidRDefault="00A33515">
      <w:pPr>
        <w:spacing w:line="186" w:lineRule="exact"/>
        <w:rPr>
          <w:del w:id="15891" w:author="Admin" w:date="2019-02-19T02:10:00Z"/>
          <w:rFonts w:ascii="Arial" w:eastAsia="Arial" w:hAnsi="Arial" w:cs="Arial"/>
          <w:sz w:val="20"/>
          <w:szCs w:val="20"/>
        </w:rPr>
      </w:pPr>
    </w:p>
    <w:p w:rsidR="00A33515" w:rsidDel="002260E7" w:rsidRDefault="001A4D22">
      <w:pPr>
        <w:numPr>
          <w:ilvl w:val="0"/>
          <w:numId w:val="856"/>
        </w:numPr>
        <w:tabs>
          <w:tab w:val="left" w:pos="500"/>
        </w:tabs>
        <w:ind w:left="500" w:hanging="192"/>
        <w:rPr>
          <w:del w:id="15892" w:author="Admin" w:date="2019-02-19T02:10:00Z"/>
          <w:rFonts w:ascii="Arial" w:eastAsia="Arial" w:hAnsi="Arial" w:cs="Arial"/>
          <w:sz w:val="20"/>
          <w:szCs w:val="20"/>
        </w:rPr>
        <w:pPrChange w:id="15893" w:author="Admin" w:date="2019-02-19T00:19:00Z">
          <w:pPr>
            <w:numPr>
              <w:numId w:val="859"/>
            </w:numPr>
            <w:tabs>
              <w:tab w:val="num" w:pos="360"/>
              <w:tab w:val="left" w:pos="500"/>
              <w:tab w:val="num" w:pos="720"/>
            </w:tabs>
            <w:ind w:left="500" w:hanging="192"/>
          </w:pPr>
        </w:pPrChange>
      </w:pPr>
      <w:del w:id="15894" w:author="Admin" w:date="2019-02-19T02:10:00Z">
        <w:r w:rsidDel="002260E7">
          <w:rPr>
            <w:rFonts w:ascii="Arial" w:eastAsia="Arial" w:hAnsi="Arial" w:cs="Arial"/>
            <w:sz w:val="20"/>
            <w:szCs w:val="20"/>
          </w:rPr>
          <w:delText xml:space="preserve">Пусть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w:delText>
        </w:r>
        <w:r w:rsidDel="002260E7">
          <w:rPr>
            <w:rFonts w:eastAsia="Times New Roman"/>
            <w:sz w:val="20"/>
            <w:szCs w:val="20"/>
          </w:rPr>
          <w:delText>=</w:delText>
        </w:r>
        <w:r w:rsidDel="002260E7">
          <w:rPr>
            <w:rFonts w:ascii="Arial" w:eastAsia="Arial" w:hAnsi="Arial" w:cs="Arial"/>
            <w:sz w:val="20"/>
            <w:szCs w:val="20"/>
          </w:rPr>
          <w:delText xml:space="preserve"> 2</w:delText>
        </w:r>
        <w:r w:rsidDel="002260E7">
          <w:rPr>
            <w:rFonts w:ascii="Arial" w:eastAsia="Arial" w:hAnsi="Arial" w:cs="Arial"/>
            <w:i/>
            <w:iCs/>
            <w:sz w:val="27"/>
            <w:szCs w:val="27"/>
            <w:vertAlign w:val="superscript"/>
          </w:rPr>
          <w:delText>m</w:delText>
        </w:r>
        <w:r w:rsidDel="002260E7">
          <w:rPr>
            <w:rFonts w:ascii="Arial" w:eastAsia="Arial" w:hAnsi="Arial" w:cs="Arial"/>
            <w:sz w:val="20"/>
            <w:szCs w:val="20"/>
          </w:rPr>
          <w:delText xml:space="preserve">. Найдите </w:delText>
        </w:r>
        <w:r w:rsidDel="002260E7">
          <w:rPr>
            <w:rFonts w:ascii="Arial" w:eastAsia="Arial" w:hAnsi="Arial" w:cs="Arial"/>
            <w:i/>
            <w:iCs/>
            <w:sz w:val="20"/>
            <w:szCs w:val="20"/>
          </w:rPr>
          <w:delText>J</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w:delText>
        </w:r>
      </w:del>
    </w:p>
    <w:p w:rsidR="00A33515" w:rsidDel="002260E7" w:rsidRDefault="00A33515">
      <w:pPr>
        <w:spacing w:line="127" w:lineRule="exact"/>
        <w:rPr>
          <w:del w:id="15895" w:author="Admin" w:date="2019-02-19T02:10:00Z"/>
          <w:rFonts w:ascii="Arial" w:eastAsia="Arial" w:hAnsi="Arial" w:cs="Arial"/>
          <w:sz w:val="20"/>
          <w:szCs w:val="20"/>
        </w:rPr>
      </w:pPr>
    </w:p>
    <w:p w:rsidR="00A33515" w:rsidDel="002260E7" w:rsidRDefault="001A4D22">
      <w:pPr>
        <w:numPr>
          <w:ilvl w:val="0"/>
          <w:numId w:val="856"/>
        </w:numPr>
        <w:tabs>
          <w:tab w:val="left" w:pos="500"/>
        </w:tabs>
        <w:spacing w:line="301" w:lineRule="auto"/>
        <w:ind w:left="500" w:hanging="192"/>
        <w:rPr>
          <w:del w:id="15896" w:author="Admin" w:date="2019-02-19T02:10:00Z"/>
          <w:rFonts w:ascii="Arial" w:eastAsia="Arial" w:hAnsi="Arial" w:cs="Arial"/>
          <w:sz w:val="20"/>
          <w:szCs w:val="20"/>
        </w:rPr>
        <w:pPrChange w:id="15897" w:author="Admin" w:date="2019-02-19T00:19:00Z">
          <w:pPr>
            <w:numPr>
              <w:numId w:val="859"/>
            </w:numPr>
            <w:tabs>
              <w:tab w:val="num" w:pos="360"/>
              <w:tab w:val="left" w:pos="500"/>
              <w:tab w:val="num" w:pos="720"/>
            </w:tabs>
            <w:spacing w:line="301" w:lineRule="auto"/>
            <w:ind w:left="500" w:hanging="192"/>
          </w:pPr>
        </w:pPrChange>
      </w:pPr>
      <w:del w:id="15898" w:author="Admin" w:date="2019-02-19T02:10:00Z">
        <w:r w:rsidDel="002260E7">
          <w:rPr>
            <w:rFonts w:ascii="Arial" w:eastAsia="Arial" w:hAnsi="Arial" w:cs="Arial"/>
            <w:sz w:val="20"/>
            <w:szCs w:val="20"/>
          </w:rPr>
          <w:delText xml:space="preserve">Выпишите таблицу значений </w:delText>
        </w:r>
        <w:r w:rsidDel="002260E7">
          <w:rPr>
            <w:rFonts w:ascii="Arial" w:eastAsia="Arial" w:hAnsi="Arial" w:cs="Arial"/>
            <w:i/>
            <w:iCs/>
            <w:sz w:val="20"/>
            <w:szCs w:val="20"/>
          </w:rPr>
          <w:delText>J</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для </w:delText>
        </w:r>
        <w:r w:rsidDel="002260E7">
          <w:rPr>
            <w:rFonts w:ascii="Arial" w:eastAsia="Arial" w:hAnsi="Arial" w:cs="Arial"/>
            <w:i/>
            <w:iCs/>
            <w:sz w:val="20"/>
            <w:szCs w:val="20"/>
          </w:rPr>
          <w:delText>n</w:delText>
        </w:r>
        <w:r w:rsidDel="002260E7">
          <w:rPr>
            <w:rFonts w:ascii="Arial" w:eastAsia="Arial" w:hAnsi="Arial" w:cs="Arial"/>
            <w:sz w:val="20"/>
            <w:szCs w:val="20"/>
          </w:rPr>
          <w:delText xml:space="preserve"> от 1 до 16 и найдите для </w:delText>
        </w:r>
        <w:r w:rsidDel="002260E7">
          <w:rPr>
            <w:rFonts w:ascii="Arial" w:eastAsia="Arial" w:hAnsi="Arial" w:cs="Arial"/>
            <w:i/>
            <w:iCs/>
            <w:sz w:val="20"/>
            <w:szCs w:val="20"/>
          </w:rPr>
          <w:delText>J</w:delText>
        </w:r>
        <w:r w:rsidDel="002260E7">
          <w:rPr>
            <w:rFonts w:eastAsia="Times New Roman"/>
            <w:sz w:val="20"/>
            <w:szCs w:val="20"/>
          </w:rPr>
          <w:delText>(</w:delText>
        </w:r>
        <w:r w:rsidDel="002260E7">
          <w:rPr>
            <w:rFonts w:ascii="Arial" w:eastAsia="Arial" w:hAnsi="Arial" w:cs="Arial"/>
            <w:i/>
            <w:iCs/>
            <w:sz w:val="20"/>
            <w:szCs w:val="20"/>
          </w:rPr>
          <w:delText>n</w:delText>
        </w:r>
        <w:r w:rsidDel="002260E7">
          <w:rPr>
            <w:rFonts w:eastAsia="Times New Roman"/>
            <w:sz w:val="20"/>
            <w:szCs w:val="20"/>
          </w:rPr>
          <w:delText>)</w:delText>
        </w:r>
        <w:r w:rsidDel="002260E7">
          <w:rPr>
            <w:rFonts w:ascii="Arial" w:eastAsia="Arial" w:hAnsi="Arial" w:cs="Arial"/>
            <w:sz w:val="20"/>
            <w:szCs w:val="20"/>
          </w:rPr>
          <w:delText xml:space="preserve"> явную формулу.</w:delText>
        </w:r>
      </w:del>
    </w:p>
    <w:p w:rsidR="00A33515" w:rsidDel="002260E7" w:rsidRDefault="00A33515">
      <w:pPr>
        <w:rPr>
          <w:del w:id="15899" w:author="Admin" w:date="2019-02-19T02:10:00Z"/>
        </w:rPr>
        <w:sectPr w:rsidR="00A33515" w:rsidDel="002260E7">
          <w:pgSz w:w="8220" w:h="12472"/>
          <w:pgMar w:top="639" w:right="720" w:bottom="0" w:left="720" w:header="0" w:footer="0" w:gutter="0"/>
          <w:cols w:space="720" w:equalWidth="0">
            <w:col w:w="6780"/>
          </w:cols>
        </w:sectPr>
      </w:pPr>
    </w:p>
    <w:p w:rsidR="00A33515" w:rsidDel="002260E7" w:rsidRDefault="00A33515">
      <w:pPr>
        <w:spacing w:line="200" w:lineRule="exact"/>
        <w:rPr>
          <w:del w:id="15900" w:author="Admin" w:date="2019-02-19T02:10:00Z"/>
          <w:sz w:val="20"/>
          <w:szCs w:val="20"/>
        </w:rPr>
      </w:pPr>
    </w:p>
    <w:p w:rsidR="00A33515" w:rsidDel="002260E7" w:rsidRDefault="00A33515">
      <w:pPr>
        <w:spacing w:line="200" w:lineRule="exact"/>
        <w:rPr>
          <w:del w:id="15901" w:author="Admin" w:date="2019-02-19T02:10:00Z"/>
          <w:sz w:val="20"/>
          <w:szCs w:val="20"/>
        </w:rPr>
      </w:pPr>
    </w:p>
    <w:p w:rsidR="00A33515" w:rsidDel="002260E7" w:rsidRDefault="00A33515">
      <w:pPr>
        <w:spacing w:line="200" w:lineRule="exact"/>
        <w:rPr>
          <w:del w:id="15902" w:author="Admin" w:date="2019-02-19T02:10:00Z"/>
          <w:sz w:val="20"/>
          <w:szCs w:val="20"/>
        </w:rPr>
      </w:pPr>
    </w:p>
    <w:p w:rsidR="00A33515" w:rsidDel="002260E7" w:rsidRDefault="00A33515">
      <w:pPr>
        <w:spacing w:line="200" w:lineRule="exact"/>
        <w:rPr>
          <w:del w:id="15903" w:author="Admin" w:date="2019-02-19T02:10:00Z"/>
          <w:sz w:val="20"/>
          <w:szCs w:val="20"/>
        </w:rPr>
      </w:pPr>
    </w:p>
    <w:p w:rsidR="00A33515" w:rsidDel="002260E7" w:rsidRDefault="00A33515">
      <w:pPr>
        <w:spacing w:line="200" w:lineRule="exact"/>
        <w:rPr>
          <w:del w:id="15904" w:author="Admin" w:date="2019-02-19T02:10:00Z"/>
          <w:sz w:val="20"/>
          <w:szCs w:val="20"/>
        </w:rPr>
      </w:pPr>
    </w:p>
    <w:p w:rsidR="00A33515" w:rsidDel="002260E7" w:rsidRDefault="00A33515">
      <w:pPr>
        <w:spacing w:line="200" w:lineRule="exact"/>
        <w:rPr>
          <w:del w:id="15905" w:author="Admin" w:date="2019-02-19T02:10:00Z"/>
          <w:sz w:val="20"/>
          <w:szCs w:val="20"/>
        </w:rPr>
      </w:pPr>
    </w:p>
    <w:p w:rsidR="00A33515" w:rsidDel="002260E7" w:rsidRDefault="00A33515">
      <w:pPr>
        <w:spacing w:line="201" w:lineRule="exact"/>
        <w:rPr>
          <w:del w:id="15906" w:author="Admin" w:date="2019-02-19T02:10:00Z"/>
          <w:sz w:val="20"/>
          <w:szCs w:val="20"/>
        </w:rPr>
      </w:pPr>
    </w:p>
    <w:p w:rsidR="00A33515" w:rsidRDefault="001A4D22">
      <w:pPr>
        <w:ind w:right="-19"/>
        <w:jc w:val="center"/>
        <w:rPr>
          <w:sz w:val="20"/>
          <w:szCs w:val="20"/>
        </w:rPr>
      </w:pPr>
      <w:del w:id="15907" w:author="Admin" w:date="2019-02-19T02:10:00Z">
        <w:r w:rsidDel="002260E7">
          <w:rPr>
            <w:rFonts w:ascii="Arial" w:eastAsia="Arial" w:hAnsi="Arial" w:cs="Arial"/>
            <w:sz w:val="20"/>
            <w:szCs w:val="20"/>
          </w:rPr>
          <w:delText xml:space="preserve">−  </w:delText>
        </w:r>
        <w:r w:rsidDel="002260E7">
          <w:rPr>
            <w:rFonts w:ascii="Arial" w:eastAsia="Arial" w:hAnsi="Arial" w:cs="Arial"/>
            <w:b/>
            <w:bCs/>
            <w:sz w:val="20"/>
            <w:szCs w:val="20"/>
          </w:rPr>
          <w:delText>35</w:delText>
        </w:r>
        <w:bookmarkStart w:id="15908" w:name="_GoBack"/>
        <w:bookmarkEnd w:id="15908"/>
        <w:r w:rsidDel="002260E7">
          <w:rPr>
            <w:rFonts w:ascii="Arial" w:eastAsia="Arial" w:hAnsi="Arial" w:cs="Arial"/>
            <w:b/>
            <w:bCs/>
            <w:sz w:val="20"/>
            <w:szCs w:val="20"/>
          </w:rPr>
          <w:delText>9</w:delText>
        </w:r>
        <w:r w:rsidDel="002260E7">
          <w:rPr>
            <w:rFonts w:ascii="Arial" w:eastAsia="Arial" w:hAnsi="Arial" w:cs="Arial"/>
            <w:sz w:val="20"/>
            <w:szCs w:val="20"/>
          </w:rPr>
          <w:delText xml:space="preserve"> −</w:delText>
        </w:r>
      </w:del>
    </w:p>
    <w:sectPr w:rsidR="00A33515">
      <w:type w:val="continuous"/>
      <w:pgSz w:w="8220" w:h="12472"/>
      <w:pgMar w:top="639" w:right="720" w:bottom="0" w:left="720" w:header="0" w:footer="0" w:gutter="0"/>
      <w:cols w:space="720" w:equalWidth="0">
        <w:col w:w="6780"/>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4" w:author="Admin" w:date="2019-02-19T00:00:00Z" w:initials="A">
    <w:p w:rsidR="006420DB" w:rsidRDefault="006420DB">
      <w:pPr>
        <w:pStyle w:val="a6"/>
      </w:pPr>
      <w:r>
        <w:rPr>
          <w:rStyle w:val="a5"/>
        </w:rPr>
        <w:annotationRef/>
      </w:r>
      <w:r>
        <w:t>Опечаток много,. Например, по опыту знаю, что отсутствие неразрывных пробел между фамилиями и инициалами смотрится скверно. Но форматирование Ваше, конечно, съезжает от всего этого. Дальше переносы убирать вручную не буду. Но, вероятно, придется это делать, если Вы стремитесь к идеалу</w:t>
      </w:r>
    </w:p>
  </w:comment>
  <w:comment w:id="405" w:author="Admin" w:date="2019-02-19T00:25:00Z" w:initials="A">
    <w:p w:rsidR="006420DB" w:rsidRDefault="006420DB">
      <w:pPr>
        <w:pStyle w:val="a6"/>
      </w:pPr>
      <w:r>
        <w:rPr>
          <w:rStyle w:val="a5"/>
        </w:rPr>
        <w:annotationRef/>
      </w:r>
      <w:r>
        <w:t>Не знаю, здесь ли или вообще, но нет квадратиков и крестиков</w:t>
      </w:r>
    </w:p>
  </w:comment>
  <w:comment w:id="461" w:author="Admin" w:date="2019-02-19T00:35:00Z" w:initials="A">
    <w:p w:rsidR="006420DB" w:rsidRDefault="006420DB">
      <w:pPr>
        <w:pStyle w:val="a6"/>
      </w:pPr>
      <w:r>
        <w:rPr>
          <w:rStyle w:val="a5"/>
        </w:rPr>
        <w:annotationRef/>
      </w:r>
      <w:r>
        <w:rPr>
          <w:rFonts w:ascii="Arial" w:eastAsia="Arial" w:hAnsi="Arial" w:cs="Arial"/>
          <w:b/>
          <w:bCs/>
          <w:sz w:val="26"/>
          <w:szCs w:val="26"/>
        </w:rPr>
        <w:t>А это те же задачи, что выше? Имеет ли смысл их повторять? Это ведь как-то и нечестно даже</w:t>
      </w:r>
    </w:p>
  </w:comment>
  <w:comment w:id="554" w:author="Admin" w:date="2019-02-19T00:45:00Z" w:initials="A">
    <w:p w:rsidR="006420DB" w:rsidRDefault="006420DB">
      <w:pPr>
        <w:pStyle w:val="a6"/>
      </w:pPr>
      <w:r>
        <w:rPr>
          <w:rStyle w:val="a5"/>
        </w:rPr>
        <w:annotationRef/>
      </w:r>
      <w:r>
        <w:rPr>
          <w:rFonts w:ascii="Arial" w:eastAsia="Arial" w:hAnsi="Arial" w:cs="Arial"/>
          <w:b/>
          <w:bCs/>
          <w:sz w:val="26"/>
          <w:szCs w:val="26"/>
        </w:rPr>
        <w:t>А это те же задачи, что выше? Имеет ли смысл их повторять? Это ведь как-то и нечестно даже. Раздражает читателя со стороны. Лучше бы просто дать ссылку на номер задачи наверху, если есть в этом необходимость.</w:t>
      </w:r>
    </w:p>
  </w:comment>
  <w:comment w:id="571" w:author="Admin" w:date="2019-02-19T00:47:00Z" w:initials="A">
    <w:p w:rsidR="006420DB" w:rsidRDefault="006420DB">
      <w:pPr>
        <w:pStyle w:val="a6"/>
      </w:pPr>
      <w:r>
        <w:rPr>
          <w:rStyle w:val="a5"/>
        </w:rPr>
        <w:annotationRef/>
      </w:r>
      <w:r>
        <w:rPr>
          <w:rFonts w:ascii="Arial" w:eastAsia="Arial" w:hAnsi="Arial" w:cs="Arial"/>
          <w:b/>
          <w:bCs/>
          <w:sz w:val="26"/>
          <w:szCs w:val="26"/>
        </w:rPr>
        <w:t>А это те же задачи, что выше? Имеет ли смысл их повторять? …</w:t>
      </w:r>
    </w:p>
  </w:comment>
  <w:comment w:id="578" w:author="Admin" w:date="2019-02-19T00:48:00Z" w:initials="A">
    <w:p w:rsidR="006420DB" w:rsidRDefault="006420DB">
      <w:pPr>
        <w:pStyle w:val="a6"/>
      </w:pPr>
      <w:r>
        <w:rPr>
          <w:rStyle w:val="a5"/>
        </w:rPr>
        <w:annotationRef/>
      </w:r>
      <w:r>
        <w:t>Вот именно. Очень раздражают бесконечные повторы. Жаль лесов!</w:t>
      </w:r>
    </w:p>
  </w:comment>
  <w:comment w:id="580" w:author="Admin" w:date="2019-02-19T00:49:00Z" w:initials="A">
    <w:p w:rsidR="006420DB" w:rsidRDefault="006420DB">
      <w:pPr>
        <w:pStyle w:val="a6"/>
      </w:pPr>
      <w:r>
        <w:rPr>
          <w:rStyle w:val="a5"/>
        </w:rPr>
        <w:annotationRef/>
      </w:r>
      <w:r>
        <w:t>повтор</w:t>
      </w:r>
    </w:p>
  </w:comment>
  <w:comment w:id="600" w:author="Admin" w:date="2019-02-19T00:57:00Z" w:initials="A">
    <w:p w:rsidR="0026219C" w:rsidRDefault="0026219C">
      <w:pPr>
        <w:pStyle w:val="a6"/>
      </w:pPr>
      <w:r>
        <w:rPr>
          <w:rStyle w:val="a5"/>
        </w:rPr>
        <w:annotationRef/>
      </w:r>
      <w:r>
        <w:t>А кто этот Федя? Он как-то совсем неожиданно выскочил.</w:t>
      </w:r>
    </w:p>
  </w:comment>
  <w:comment w:id="606" w:author="Admin" w:date="2019-02-19T00:58:00Z" w:initials="A">
    <w:p w:rsidR="0026219C" w:rsidRDefault="0026219C">
      <w:pPr>
        <w:pStyle w:val="a6"/>
      </w:pPr>
      <w:r>
        <w:rPr>
          <w:rStyle w:val="a5"/>
        </w:rPr>
        <w:annotationRef/>
      </w:r>
      <w:r>
        <w:t>Повтор</w:t>
      </w:r>
    </w:p>
  </w:comment>
  <w:comment w:id="618" w:author="Admin" w:date="2019-02-19T00:59:00Z" w:initials="A">
    <w:p w:rsidR="0026219C" w:rsidRDefault="0026219C">
      <w:pPr>
        <w:pStyle w:val="a6"/>
      </w:pPr>
      <w:r>
        <w:rPr>
          <w:rStyle w:val="a5"/>
        </w:rPr>
        <w:annotationRef/>
      </w:r>
      <w:r>
        <w:t>повтор</w:t>
      </w:r>
    </w:p>
  </w:comment>
  <w:comment w:id="722" w:author="Admin" w:date="2019-02-19T01:09:00Z" w:initials="A">
    <w:p w:rsidR="00802B6E" w:rsidRDefault="00802B6E">
      <w:pPr>
        <w:pStyle w:val="a6"/>
      </w:pPr>
      <w:r>
        <w:rPr>
          <w:rStyle w:val="a5"/>
        </w:rPr>
        <w:annotationRef/>
      </w:r>
      <w:r>
        <w:t>Это уже в третий раз…</w:t>
      </w:r>
    </w:p>
  </w:comment>
  <w:comment w:id="765" w:author="Admin" w:date="2019-02-19T01:16:00Z" w:initials="A">
    <w:p w:rsidR="00802B6E" w:rsidRDefault="00802B6E">
      <w:pPr>
        <w:pStyle w:val="a6"/>
      </w:pPr>
      <w:r>
        <w:rPr>
          <w:rStyle w:val="a5"/>
        </w:rPr>
        <w:annotationRef/>
      </w:r>
      <w:r>
        <w:t>Этот повтор  уже просто ужасный и гадкий. Можно ведь отослать к названию или номеру. Я бы вообще перестроила Ваш сборник: дала бы сперва задачи, потом, если Вы считаете, что учителя сами с этми не справятся, распределение по классам. Наприме, так 4 класс: Ужасный гадкий счет, Летающий цирк и пр. Повторы выглядят ужасно: складывается впечатление (уверена, что ложное, но от него сложно избавиться), что авторам нечего сказать, а листаж занять надо и они повторяют и повторяют)</w:t>
      </w:r>
    </w:p>
  </w:comment>
  <w:comment w:id="766" w:author="Admin" w:date="2019-02-19T01:16:00Z" w:initials="A">
    <w:p w:rsidR="00802B6E" w:rsidRDefault="00802B6E">
      <w:pPr>
        <w:pStyle w:val="a6"/>
      </w:pPr>
      <w:r>
        <w:rPr>
          <w:rStyle w:val="a5"/>
        </w:rPr>
        <w:annotationRef/>
      </w:r>
      <w:r>
        <w:t>Здесь уже опечатки не правлю. Надоело</w:t>
      </w:r>
    </w:p>
  </w:comment>
  <w:comment w:id="767" w:author="Admin" w:date="2019-02-19T01:19:00Z" w:initials="A">
    <w:p w:rsidR="00802B6E" w:rsidRDefault="00802B6E">
      <w:pPr>
        <w:pStyle w:val="a6"/>
      </w:pPr>
      <w:r>
        <w:rPr>
          <w:rStyle w:val="a5"/>
        </w:rPr>
        <w:annotationRef/>
      </w:r>
      <w:r>
        <w:t>Правку см. выше</w:t>
      </w:r>
    </w:p>
  </w:comment>
  <w:comment w:id="774" w:author="Admin" w:date="2019-02-19T01:20:00Z" w:initials="A">
    <w:p w:rsidR="00C533FD" w:rsidRDefault="00C533FD">
      <w:pPr>
        <w:pStyle w:val="a6"/>
      </w:pPr>
      <w:r>
        <w:rPr>
          <w:rStyle w:val="a5"/>
        </w:rPr>
        <w:annotationRef/>
      </w:r>
      <w:r>
        <w:t>Правку см. выше. Очень странно, омтечу попутно, что завуча называют в женском роде, Основания тут неясны.</w:t>
      </w:r>
    </w:p>
  </w:comment>
  <w:comment w:id="775" w:author="Admin" w:date="2019-02-19T01:21:00Z" w:initials="A">
    <w:p w:rsidR="00C533FD" w:rsidRDefault="00C533FD">
      <w:pPr>
        <w:pStyle w:val="a6"/>
      </w:pPr>
      <w:r>
        <w:rPr>
          <w:rStyle w:val="a5"/>
        </w:rPr>
        <w:annotationRef/>
      </w:r>
      <w:r>
        <w:t>Правку см. выше</w:t>
      </w:r>
    </w:p>
  </w:comment>
  <w:comment w:id="787" w:author="Admin" w:date="2019-02-19T01:22:00Z" w:initials="A">
    <w:p w:rsidR="00C533FD" w:rsidRDefault="00C533FD">
      <w:pPr>
        <w:pStyle w:val="a6"/>
      </w:pPr>
      <w:r>
        <w:rPr>
          <w:rStyle w:val="a5"/>
        </w:rPr>
        <w:annotationRef/>
      </w:r>
      <w:r>
        <w:t>Не поняла: квадраты на плоскости или отделить на плоскости? Надо бы слова местами переставить, но как?</w:t>
      </w:r>
    </w:p>
  </w:comment>
  <w:comment w:id="789" w:author="Admin" w:date="2019-02-19T01:24:00Z" w:initials="A">
    <w:p w:rsidR="00C533FD" w:rsidRDefault="00C533FD">
      <w:pPr>
        <w:pStyle w:val="a6"/>
      </w:pPr>
      <w:r>
        <w:rPr>
          <w:rStyle w:val="a5"/>
        </w:rPr>
        <w:annotationRef/>
      </w:r>
      <w:r>
        <w:t>Правку см. выше</w:t>
      </w:r>
    </w:p>
  </w:comment>
  <w:comment w:id="790" w:author="Admin" w:date="2019-02-19T01:24:00Z" w:initials="A">
    <w:p w:rsidR="00C533FD" w:rsidRDefault="00C533FD">
      <w:pPr>
        <w:pStyle w:val="a6"/>
      </w:pPr>
      <w:r>
        <w:rPr>
          <w:rStyle w:val="a5"/>
        </w:rPr>
        <w:annotationRef/>
      </w:r>
      <w:r>
        <w:t>Правку см. выше</w:t>
      </w:r>
    </w:p>
  </w:comment>
  <w:comment w:id="809" w:author="Admin" w:date="2019-02-19T01:26:00Z" w:initials="A">
    <w:p w:rsidR="00C533FD" w:rsidRDefault="00C533FD">
      <w:pPr>
        <w:pStyle w:val="a6"/>
      </w:pPr>
      <w:r>
        <w:rPr>
          <w:rStyle w:val="a5"/>
        </w:rPr>
        <w:annotationRef/>
      </w:r>
      <w:r>
        <w:t>Правку см. выше. Комментарии тоже</w:t>
      </w:r>
    </w:p>
  </w:comment>
  <w:comment w:id="810" w:author="Admin" w:date="2019-02-19T01:27:00Z" w:initials="A">
    <w:p w:rsidR="00C533FD" w:rsidRDefault="00C533FD">
      <w:pPr>
        <w:pStyle w:val="a6"/>
      </w:pPr>
      <w:r>
        <w:rPr>
          <w:rStyle w:val="a5"/>
        </w:rPr>
        <w:annotationRef/>
      </w:r>
      <w:r>
        <w:rPr>
          <w:rFonts w:ascii="Arial" w:eastAsia="Arial" w:hAnsi="Arial" w:cs="Arial"/>
          <w:b/>
          <w:bCs/>
          <w:sz w:val="26"/>
          <w:szCs w:val="26"/>
        </w:rPr>
        <w:t>Правку см. выше, мое отношение к повторам тоже</w:t>
      </w:r>
    </w:p>
  </w:comment>
  <w:comment w:id="814" w:author="Admin" w:date="2019-02-19T01:29:00Z" w:initials="A">
    <w:p w:rsidR="00C533FD" w:rsidRDefault="00C533FD">
      <w:pPr>
        <w:pStyle w:val="a6"/>
      </w:pPr>
      <w:r>
        <w:rPr>
          <w:rStyle w:val="a5"/>
        </w:rPr>
        <w:annotationRef/>
      </w:r>
      <w:r>
        <w:t>Здесь дефисы, а не короткие тире, и по правилам вообще-то до одной буквы 1-ю, а не 1-ую и т.д.</w:t>
      </w:r>
    </w:p>
  </w:comment>
  <w:comment w:id="828" w:author="Admin" w:date="2019-02-19T01:31:00Z" w:initials="A">
    <w:p w:rsidR="00A877E0" w:rsidRDefault="00A877E0">
      <w:pPr>
        <w:pStyle w:val="a6"/>
      </w:pPr>
      <w:r>
        <w:rPr>
          <w:rStyle w:val="a5"/>
        </w:rPr>
        <w:annotationRef/>
      </w:r>
      <w:r>
        <w:t>Не поняла смысла подчеркивания. Вообще полиграфисты подчеркиваний не любят, они мешают восприятию текста.</w:t>
      </w:r>
    </w:p>
  </w:comment>
  <w:comment w:id="872" w:author="Admin" w:date="2019-02-19T01:34:00Z" w:initials="A">
    <w:p w:rsidR="00A877E0" w:rsidRDefault="00A877E0">
      <w:pPr>
        <w:pStyle w:val="a6"/>
      </w:pPr>
      <w:r>
        <w:rPr>
          <w:rStyle w:val="a5"/>
        </w:rPr>
        <w:annotationRef/>
      </w:r>
      <w:r w:rsidR="002260E7">
        <w:t>Повтор!</w:t>
      </w:r>
    </w:p>
    <w:p w:rsidR="00A877E0" w:rsidRDefault="00A877E0">
      <w:pPr>
        <w:pStyle w:val="a6"/>
      </w:pPr>
    </w:p>
  </w:comment>
  <w:comment w:id="917" w:author="Admin" w:date="2019-02-19T01:36:00Z" w:initials="A">
    <w:p w:rsidR="00A877E0" w:rsidRDefault="00A877E0">
      <w:pPr>
        <w:pStyle w:val="a6"/>
      </w:pPr>
      <w:r>
        <w:rPr>
          <w:rStyle w:val="a5"/>
        </w:rPr>
        <w:annotationRef/>
      </w:r>
      <w:r w:rsidR="002260E7">
        <w:t>не поняла обозначения</w:t>
      </w:r>
    </w:p>
  </w:comment>
  <w:comment w:id="918" w:author="Admin" w:date="2019-02-19T01:37:00Z" w:initials="A">
    <w:p w:rsidR="00A877E0" w:rsidRDefault="00A877E0">
      <w:pPr>
        <w:pStyle w:val="a6"/>
      </w:pPr>
      <w:r>
        <w:rPr>
          <w:rStyle w:val="a5"/>
        </w:rPr>
        <w:annotationRef/>
      </w:r>
      <w:r w:rsidR="002260E7">
        <w:t>Место единицы важно? 1-окрестность - это другое?</w:t>
      </w:r>
    </w:p>
  </w:comment>
  <w:comment w:id="947" w:author="Admin" w:date="2019-02-19T01:39:00Z" w:initials="A">
    <w:p w:rsidR="00A877E0" w:rsidRDefault="00A877E0">
      <w:pPr>
        <w:pStyle w:val="a6"/>
      </w:pPr>
      <w:r>
        <w:rPr>
          <w:rStyle w:val="a5"/>
        </w:rPr>
        <w:annotationRef/>
      </w:r>
      <w:r w:rsidR="002260E7">
        <w:t>Тут не ясно со знаками препинания: начинается с кавычки? ПОчему? Где закрывающая кавычка? Уместны ли смайлики в книге?</w:t>
      </w:r>
    </w:p>
  </w:comment>
  <w:comment w:id="1016" w:author="Admin" w:date="2019-02-19T01:57:00Z" w:initials="A">
    <w:p w:rsidR="001F58AF" w:rsidRDefault="001F58AF">
      <w:pPr>
        <w:pStyle w:val="a6"/>
      </w:pPr>
      <w:r>
        <w:rPr>
          <w:rStyle w:val="a5"/>
        </w:rPr>
        <w:annotationRef/>
      </w:r>
      <w:r>
        <w:t>Условие непонятно без специальной подготовки. Только добавляя? Убирать нельзя? Изменять нельзя? Хорошо бы уточнить</w:t>
      </w:r>
    </w:p>
  </w:comment>
  <w:comment w:id="1037" w:author="Admin" w:date="2019-02-19T02:02:00Z" w:initials="A">
    <w:p w:rsidR="001F58AF" w:rsidRDefault="001F58AF">
      <w:pPr>
        <w:pStyle w:val="a6"/>
      </w:pPr>
      <w:r>
        <w:rPr>
          <w:rStyle w:val="a5"/>
        </w:rPr>
        <w:annotationRef/>
      </w:r>
    </w:p>
  </w:comment>
  <w:comment w:id="1038" w:author="Admin" w:date="2019-02-19T02:02:00Z" w:initials="A">
    <w:p w:rsidR="001F58AF" w:rsidRDefault="001F58AF">
      <w:pPr>
        <w:pStyle w:val="a6"/>
      </w:pPr>
      <w:r>
        <w:rPr>
          <w:rStyle w:val="a5"/>
        </w:rPr>
        <w:annotationRef/>
      </w:r>
      <w:r>
        <w:rPr>
          <w:rFonts w:ascii="Arial" w:eastAsia="Arial" w:hAnsi="Arial" w:cs="Arial"/>
          <w:b/>
          <w:bCs/>
          <w:sz w:val="26"/>
          <w:szCs w:val="26"/>
        </w:rPr>
        <w:t>Правку см. выше, мое отношение к повторам тоже</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893D"/>
    <w:multiLevelType w:val="hybridMultilevel"/>
    <w:tmpl w:val="C2D05A66"/>
    <w:lvl w:ilvl="0" w:tplc="65A61AB8">
      <w:start w:val="7"/>
      <w:numFmt w:val="decimal"/>
      <w:lvlText w:val="%1."/>
      <w:lvlJc w:val="left"/>
    </w:lvl>
    <w:lvl w:ilvl="1" w:tplc="468A9284">
      <w:numFmt w:val="decimal"/>
      <w:lvlText w:val=""/>
      <w:lvlJc w:val="left"/>
    </w:lvl>
    <w:lvl w:ilvl="2" w:tplc="4E3A7A24">
      <w:numFmt w:val="decimal"/>
      <w:lvlText w:val=""/>
      <w:lvlJc w:val="left"/>
    </w:lvl>
    <w:lvl w:ilvl="3" w:tplc="4B4298AC">
      <w:numFmt w:val="decimal"/>
      <w:lvlText w:val=""/>
      <w:lvlJc w:val="left"/>
    </w:lvl>
    <w:lvl w:ilvl="4" w:tplc="9DCE88E0">
      <w:numFmt w:val="decimal"/>
      <w:lvlText w:val=""/>
      <w:lvlJc w:val="left"/>
    </w:lvl>
    <w:lvl w:ilvl="5" w:tplc="72C6A62C">
      <w:numFmt w:val="decimal"/>
      <w:lvlText w:val=""/>
      <w:lvlJc w:val="left"/>
    </w:lvl>
    <w:lvl w:ilvl="6" w:tplc="67C2E3A4">
      <w:numFmt w:val="decimal"/>
      <w:lvlText w:val=""/>
      <w:lvlJc w:val="left"/>
    </w:lvl>
    <w:lvl w:ilvl="7" w:tplc="AD4E0058">
      <w:numFmt w:val="decimal"/>
      <w:lvlText w:val=""/>
      <w:lvlJc w:val="left"/>
    </w:lvl>
    <w:lvl w:ilvl="8" w:tplc="8F74BA40">
      <w:numFmt w:val="decimal"/>
      <w:lvlText w:val=""/>
      <w:lvlJc w:val="left"/>
    </w:lvl>
  </w:abstractNum>
  <w:abstractNum w:abstractNumId="1">
    <w:nsid w:val="00486447"/>
    <w:multiLevelType w:val="hybridMultilevel"/>
    <w:tmpl w:val="73AACA56"/>
    <w:lvl w:ilvl="0" w:tplc="03B81294">
      <w:start w:val="8"/>
      <w:numFmt w:val="decimal"/>
      <w:lvlText w:val="%1."/>
      <w:lvlJc w:val="left"/>
    </w:lvl>
    <w:lvl w:ilvl="1" w:tplc="3A8C8330">
      <w:numFmt w:val="decimal"/>
      <w:lvlText w:val=""/>
      <w:lvlJc w:val="left"/>
    </w:lvl>
    <w:lvl w:ilvl="2" w:tplc="40CE968C">
      <w:numFmt w:val="decimal"/>
      <w:lvlText w:val=""/>
      <w:lvlJc w:val="left"/>
    </w:lvl>
    <w:lvl w:ilvl="3" w:tplc="1340CD22">
      <w:numFmt w:val="decimal"/>
      <w:lvlText w:val=""/>
      <w:lvlJc w:val="left"/>
    </w:lvl>
    <w:lvl w:ilvl="4" w:tplc="36F4A7AA">
      <w:numFmt w:val="decimal"/>
      <w:lvlText w:val=""/>
      <w:lvlJc w:val="left"/>
    </w:lvl>
    <w:lvl w:ilvl="5" w:tplc="CA42F746">
      <w:numFmt w:val="decimal"/>
      <w:lvlText w:val=""/>
      <w:lvlJc w:val="left"/>
    </w:lvl>
    <w:lvl w:ilvl="6" w:tplc="D7F439AC">
      <w:numFmt w:val="decimal"/>
      <w:lvlText w:val=""/>
      <w:lvlJc w:val="left"/>
    </w:lvl>
    <w:lvl w:ilvl="7" w:tplc="C8ECC2EA">
      <w:numFmt w:val="decimal"/>
      <w:lvlText w:val=""/>
      <w:lvlJc w:val="left"/>
    </w:lvl>
    <w:lvl w:ilvl="8" w:tplc="2302793C">
      <w:numFmt w:val="decimal"/>
      <w:lvlText w:val=""/>
      <w:lvlJc w:val="left"/>
    </w:lvl>
  </w:abstractNum>
  <w:abstractNum w:abstractNumId="2">
    <w:nsid w:val="005CA941"/>
    <w:multiLevelType w:val="hybridMultilevel"/>
    <w:tmpl w:val="77F0BE26"/>
    <w:lvl w:ilvl="0" w:tplc="3618BD66">
      <w:start w:val="1"/>
      <w:numFmt w:val="upperLetter"/>
      <w:lvlText w:val="%1."/>
      <w:lvlJc w:val="left"/>
    </w:lvl>
    <w:lvl w:ilvl="1" w:tplc="73388874">
      <w:numFmt w:val="decimal"/>
      <w:lvlText w:val=""/>
      <w:lvlJc w:val="left"/>
    </w:lvl>
    <w:lvl w:ilvl="2" w:tplc="731A4CC0">
      <w:numFmt w:val="decimal"/>
      <w:lvlText w:val=""/>
      <w:lvlJc w:val="left"/>
    </w:lvl>
    <w:lvl w:ilvl="3" w:tplc="BF665884">
      <w:numFmt w:val="decimal"/>
      <w:lvlText w:val=""/>
      <w:lvlJc w:val="left"/>
    </w:lvl>
    <w:lvl w:ilvl="4" w:tplc="2316610C">
      <w:numFmt w:val="decimal"/>
      <w:lvlText w:val=""/>
      <w:lvlJc w:val="left"/>
    </w:lvl>
    <w:lvl w:ilvl="5" w:tplc="622462A4">
      <w:numFmt w:val="decimal"/>
      <w:lvlText w:val=""/>
      <w:lvlJc w:val="left"/>
    </w:lvl>
    <w:lvl w:ilvl="6" w:tplc="B2120838">
      <w:numFmt w:val="decimal"/>
      <w:lvlText w:val=""/>
      <w:lvlJc w:val="left"/>
    </w:lvl>
    <w:lvl w:ilvl="7" w:tplc="923C8CC4">
      <w:numFmt w:val="decimal"/>
      <w:lvlText w:val=""/>
      <w:lvlJc w:val="left"/>
    </w:lvl>
    <w:lvl w:ilvl="8" w:tplc="CF70973E">
      <w:numFmt w:val="decimal"/>
      <w:lvlText w:val=""/>
      <w:lvlJc w:val="left"/>
    </w:lvl>
  </w:abstractNum>
  <w:abstractNum w:abstractNumId="3">
    <w:nsid w:val="0069DFFC"/>
    <w:multiLevelType w:val="hybridMultilevel"/>
    <w:tmpl w:val="55840D5C"/>
    <w:lvl w:ilvl="0" w:tplc="E90E3AE8">
      <w:start w:val="1"/>
      <w:numFmt w:val="decimal"/>
      <w:lvlText w:val="%1."/>
      <w:lvlJc w:val="left"/>
    </w:lvl>
    <w:lvl w:ilvl="1" w:tplc="3D683BEC">
      <w:numFmt w:val="decimal"/>
      <w:lvlText w:val=""/>
      <w:lvlJc w:val="left"/>
    </w:lvl>
    <w:lvl w:ilvl="2" w:tplc="211238AA">
      <w:numFmt w:val="decimal"/>
      <w:lvlText w:val=""/>
      <w:lvlJc w:val="left"/>
    </w:lvl>
    <w:lvl w:ilvl="3" w:tplc="4C62E4FA">
      <w:numFmt w:val="decimal"/>
      <w:lvlText w:val=""/>
      <w:lvlJc w:val="left"/>
    </w:lvl>
    <w:lvl w:ilvl="4" w:tplc="DB086A2E">
      <w:numFmt w:val="decimal"/>
      <w:lvlText w:val=""/>
      <w:lvlJc w:val="left"/>
    </w:lvl>
    <w:lvl w:ilvl="5" w:tplc="CFCEBC92">
      <w:numFmt w:val="decimal"/>
      <w:lvlText w:val=""/>
      <w:lvlJc w:val="left"/>
    </w:lvl>
    <w:lvl w:ilvl="6" w:tplc="E312BDAE">
      <w:numFmt w:val="decimal"/>
      <w:lvlText w:val=""/>
      <w:lvlJc w:val="left"/>
    </w:lvl>
    <w:lvl w:ilvl="7" w:tplc="57E20744">
      <w:numFmt w:val="decimal"/>
      <w:lvlText w:val=""/>
      <w:lvlJc w:val="left"/>
    </w:lvl>
    <w:lvl w:ilvl="8" w:tplc="159C5F24">
      <w:numFmt w:val="decimal"/>
      <w:lvlText w:val=""/>
      <w:lvlJc w:val="left"/>
    </w:lvl>
  </w:abstractNum>
  <w:abstractNum w:abstractNumId="4">
    <w:nsid w:val="009AE0DD"/>
    <w:multiLevelType w:val="hybridMultilevel"/>
    <w:tmpl w:val="3154CF5C"/>
    <w:lvl w:ilvl="0" w:tplc="B694F680">
      <w:start w:val="1"/>
      <w:numFmt w:val="upperLetter"/>
      <w:lvlText w:val="%1."/>
      <w:lvlJc w:val="left"/>
    </w:lvl>
    <w:lvl w:ilvl="1" w:tplc="18283D80">
      <w:numFmt w:val="decimal"/>
      <w:lvlText w:val=""/>
      <w:lvlJc w:val="left"/>
    </w:lvl>
    <w:lvl w:ilvl="2" w:tplc="CA825D5E">
      <w:numFmt w:val="decimal"/>
      <w:lvlText w:val=""/>
      <w:lvlJc w:val="left"/>
    </w:lvl>
    <w:lvl w:ilvl="3" w:tplc="724ADE46">
      <w:numFmt w:val="decimal"/>
      <w:lvlText w:val=""/>
      <w:lvlJc w:val="left"/>
    </w:lvl>
    <w:lvl w:ilvl="4" w:tplc="DDEA0B30">
      <w:numFmt w:val="decimal"/>
      <w:lvlText w:val=""/>
      <w:lvlJc w:val="left"/>
    </w:lvl>
    <w:lvl w:ilvl="5" w:tplc="8B4A1556">
      <w:numFmt w:val="decimal"/>
      <w:lvlText w:val=""/>
      <w:lvlJc w:val="left"/>
    </w:lvl>
    <w:lvl w:ilvl="6" w:tplc="FDE84ACA">
      <w:numFmt w:val="decimal"/>
      <w:lvlText w:val=""/>
      <w:lvlJc w:val="left"/>
    </w:lvl>
    <w:lvl w:ilvl="7" w:tplc="8DC06508">
      <w:numFmt w:val="decimal"/>
      <w:lvlText w:val=""/>
      <w:lvlJc w:val="left"/>
    </w:lvl>
    <w:lvl w:ilvl="8" w:tplc="59ACA566">
      <w:numFmt w:val="decimal"/>
      <w:lvlText w:val=""/>
      <w:lvlJc w:val="left"/>
    </w:lvl>
  </w:abstractNum>
  <w:abstractNum w:abstractNumId="5">
    <w:nsid w:val="00BF783F"/>
    <w:multiLevelType w:val="hybridMultilevel"/>
    <w:tmpl w:val="A3768C14"/>
    <w:lvl w:ilvl="0" w:tplc="582A9528">
      <w:start w:val="1"/>
      <w:numFmt w:val="upperLetter"/>
      <w:lvlText w:val="%1."/>
      <w:lvlJc w:val="left"/>
    </w:lvl>
    <w:lvl w:ilvl="1" w:tplc="CA14E626">
      <w:numFmt w:val="decimal"/>
      <w:lvlText w:val=""/>
      <w:lvlJc w:val="left"/>
    </w:lvl>
    <w:lvl w:ilvl="2" w:tplc="CC9E7A46">
      <w:numFmt w:val="decimal"/>
      <w:lvlText w:val=""/>
      <w:lvlJc w:val="left"/>
    </w:lvl>
    <w:lvl w:ilvl="3" w:tplc="547CB46E">
      <w:numFmt w:val="decimal"/>
      <w:lvlText w:val=""/>
      <w:lvlJc w:val="left"/>
    </w:lvl>
    <w:lvl w:ilvl="4" w:tplc="8D06BF68">
      <w:numFmt w:val="decimal"/>
      <w:lvlText w:val=""/>
      <w:lvlJc w:val="left"/>
    </w:lvl>
    <w:lvl w:ilvl="5" w:tplc="97F65464">
      <w:numFmt w:val="decimal"/>
      <w:lvlText w:val=""/>
      <w:lvlJc w:val="left"/>
    </w:lvl>
    <w:lvl w:ilvl="6" w:tplc="1AC68F26">
      <w:numFmt w:val="decimal"/>
      <w:lvlText w:val=""/>
      <w:lvlJc w:val="left"/>
    </w:lvl>
    <w:lvl w:ilvl="7" w:tplc="25A22D42">
      <w:numFmt w:val="decimal"/>
      <w:lvlText w:val=""/>
      <w:lvlJc w:val="left"/>
    </w:lvl>
    <w:lvl w:ilvl="8" w:tplc="CCB839D0">
      <w:numFmt w:val="decimal"/>
      <w:lvlText w:val=""/>
      <w:lvlJc w:val="left"/>
    </w:lvl>
  </w:abstractNum>
  <w:abstractNum w:abstractNumId="6">
    <w:nsid w:val="00D28DDE"/>
    <w:multiLevelType w:val="hybridMultilevel"/>
    <w:tmpl w:val="4EC06A72"/>
    <w:lvl w:ilvl="0" w:tplc="03787F9C">
      <w:start w:val="1"/>
      <w:numFmt w:val="bullet"/>
      <w:lvlText w:val="С"/>
      <w:lvlJc w:val="left"/>
    </w:lvl>
    <w:lvl w:ilvl="1" w:tplc="08B42FC0">
      <w:numFmt w:val="decimal"/>
      <w:lvlText w:val=""/>
      <w:lvlJc w:val="left"/>
    </w:lvl>
    <w:lvl w:ilvl="2" w:tplc="3926B584">
      <w:numFmt w:val="decimal"/>
      <w:lvlText w:val=""/>
      <w:lvlJc w:val="left"/>
    </w:lvl>
    <w:lvl w:ilvl="3" w:tplc="33B4EE60">
      <w:numFmt w:val="decimal"/>
      <w:lvlText w:val=""/>
      <w:lvlJc w:val="left"/>
    </w:lvl>
    <w:lvl w:ilvl="4" w:tplc="706082B0">
      <w:numFmt w:val="decimal"/>
      <w:lvlText w:val=""/>
      <w:lvlJc w:val="left"/>
    </w:lvl>
    <w:lvl w:ilvl="5" w:tplc="0FD0E7E6">
      <w:numFmt w:val="decimal"/>
      <w:lvlText w:val=""/>
      <w:lvlJc w:val="left"/>
    </w:lvl>
    <w:lvl w:ilvl="6" w:tplc="0C241324">
      <w:numFmt w:val="decimal"/>
      <w:lvlText w:val=""/>
      <w:lvlJc w:val="left"/>
    </w:lvl>
    <w:lvl w:ilvl="7" w:tplc="B7920AEE">
      <w:numFmt w:val="decimal"/>
      <w:lvlText w:val=""/>
      <w:lvlJc w:val="left"/>
    </w:lvl>
    <w:lvl w:ilvl="8" w:tplc="AE2EB216">
      <w:numFmt w:val="decimal"/>
      <w:lvlText w:val=""/>
      <w:lvlJc w:val="left"/>
    </w:lvl>
  </w:abstractNum>
  <w:abstractNum w:abstractNumId="7">
    <w:nsid w:val="00E3DFE6"/>
    <w:multiLevelType w:val="hybridMultilevel"/>
    <w:tmpl w:val="3E34A18C"/>
    <w:lvl w:ilvl="0" w:tplc="E624848A">
      <w:start w:val="1"/>
      <w:numFmt w:val="upperLetter"/>
      <w:lvlText w:val="%1."/>
      <w:lvlJc w:val="left"/>
    </w:lvl>
    <w:lvl w:ilvl="1" w:tplc="28D0FDB4">
      <w:numFmt w:val="decimal"/>
      <w:lvlText w:val=""/>
      <w:lvlJc w:val="left"/>
    </w:lvl>
    <w:lvl w:ilvl="2" w:tplc="64EC3B7E">
      <w:numFmt w:val="decimal"/>
      <w:lvlText w:val=""/>
      <w:lvlJc w:val="left"/>
    </w:lvl>
    <w:lvl w:ilvl="3" w:tplc="C5B41FBE">
      <w:numFmt w:val="decimal"/>
      <w:lvlText w:val=""/>
      <w:lvlJc w:val="left"/>
    </w:lvl>
    <w:lvl w:ilvl="4" w:tplc="2348FDFE">
      <w:numFmt w:val="decimal"/>
      <w:lvlText w:val=""/>
      <w:lvlJc w:val="left"/>
    </w:lvl>
    <w:lvl w:ilvl="5" w:tplc="9D625FFA">
      <w:numFmt w:val="decimal"/>
      <w:lvlText w:val=""/>
      <w:lvlJc w:val="left"/>
    </w:lvl>
    <w:lvl w:ilvl="6" w:tplc="5276DF46">
      <w:numFmt w:val="decimal"/>
      <w:lvlText w:val=""/>
      <w:lvlJc w:val="left"/>
    </w:lvl>
    <w:lvl w:ilvl="7" w:tplc="2B9694AE">
      <w:numFmt w:val="decimal"/>
      <w:lvlText w:val=""/>
      <w:lvlJc w:val="left"/>
    </w:lvl>
    <w:lvl w:ilvl="8" w:tplc="4E348AE2">
      <w:numFmt w:val="decimal"/>
      <w:lvlText w:val=""/>
      <w:lvlJc w:val="left"/>
    </w:lvl>
  </w:abstractNum>
  <w:abstractNum w:abstractNumId="8">
    <w:nsid w:val="010236EF"/>
    <w:multiLevelType w:val="hybridMultilevel"/>
    <w:tmpl w:val="90741F82"/>
    <w:lvl w:ilvl="0" w:tplc="3710B730">
      <w:start w:val="2"/>
      <w:numFmt w:val="upperLetter"/>
      <w:lvlText w:val="%1."/>
      <w:lvlJc w:val="left"/>
    </w:lvl>
    <w:lvl w:ilvl="1" w:tplc="33D83DE0">
      <w:numFmt w:val="decimal"/>
      <w:lvlText w:val=""/>
      <w:lvlJc w:val="left"/>
    </w:lvl>
    <w:lvl w:ilvl="2" w:tplc="2C88D9CE">
      <w:numFmt w:val="decimal"/>
      <w:lvlText w:val=""/>
      <w:lvlJc w:val="left"/>
    </w:lvl>
    <w:lvl w:ilvl="3" w:tplc="57ACDBBC">
      <w:numFmt w:val="decimal"/>
      <w:lvlText w:val=""/>
      <w:lvlJc w:val="left"/>
    </w:lvl>
    <w:lvl w:ilvl="4" w:tplc="6E065B54">
      <w:numFmt w:val="decimal"/>
      <w:lvlText w:val=""/>
      <w:lvlJc w:val="left"/>
    </w:lvl>
    <w:lvl w:ilvl="5" w:tplc="035AD648">
      <w:numFmt w:val="decimal"/>
      <w:lvlText w:val=""/>
      <w:lvlJc w:val="left"/>
    </w:lvl>
    <w:lvl w:ilvl="6" w:tplc="0E682868">
      <w:numFmt w:val="decimal"/>
      <w:lvlText w:val=""/>
      <w:lvlJc w:val="left"/>
    </w:lvl>
    <w:lvl w:ilvl="7" w:tplc="A106D804">
      <w:numFmt w:val="decimal"/>
      <w:lvlText w:val=""/>
      <w:lvlJc w:val="left"/>
    </w:lvl>
    <w:lvl w:ilvl="8" w:tplc="88AC96E0">
      <w:numFmt w:val="decimal"/>
      <w:lvlText w:val=""/>
      <w:lvlJc w:val="left"/>
    </w:lvl>
  </w:abstractNum>
  <w:abstractNum w:abstractNumId="9">
    <w:nsid w:val="0118C6C0"/>
    <w:multiLevelType w:val="hybridMultilevel"/>
    <w:tmpl w:val="BD866C1A"/>
    <w:lvl w:ilvl="0" w:tplc="A6C8DEAE">
      <w:start w:val="1"/>
      <w:numFmt w:val="decimal"/>
      <w:lvlText w:val="%1."/>
      <w:lvlJc w:val="left"/>
    </w:lvl>
    <w:lvl w:ilvl="1" w:tplc="61A8D32A">
      <w:start w:val="1"/>
      <w:numFmt w:val="bullet"/>
      <w:lvlText w:val="−"/>
      <w:lvlJc w:val="left"/>
    </w:lvl>
    <w:lvl w:ilvl="2" w:tplc="A8A6936E">
      <w:numFmt w:val="decimal"/>
      <w:lvlText w:val=""/>
      <w:lvlJc w:val="left"/>
    </w:lvl>
    <w:lvl w:ilvl="3" w:tplc="688E8A04">
      <w:numFmt w:val="decimal"/>
      <w:lvlText w:val=""/>
      <w:lvlJc w:val="left"/>
    </w:lvl>
    <w:lvl w:ilvl="4" w:tplc="60AAE10A">
      <w:numFmt w:val="decimal"/>
      <w:lvlText w:val=""/>
      <w:lvlJc w:val="left"/>
    </w:lvl>
    <w:lvl w:ilvl="5" w:tplc="FD4AC9EE">
      <w:numFmt w:val="decimal"/>
      <w:lvlText w:val=""/>
      <w:lvlJc w:val="left"/>
    </w:lvl>
    <w:lvl w:ilvl="6" w:tplc="62D2781C">
      <w:numFmt w:val="decimal"/>
      <w:lvlText w:val=""/>
      <w:lvlJc w:val="left"/>
    </w:lvl>
    <w:lvl w:ilvl="7" w:tplc="58FE5A32">
      <w:numFmt w:val="decimal"/>
      <w:lvlText w:val=""/>
      <w:lvlJc w:val="left"/>
    </w:lvl>
    <w:lvl w:ilvl="8" w:tplc="A642A3D6">
      <w:numFmt w:val="decimal"/>
      <w:lvlText w:val=""/>
      <w:lvlJc w:val="left"/>
    </w:lvl>
  </w:abstractNum>
  <w:abstractNum w:abstractNumId="10">
    <w:nsid w:val="017EC0C4"/>
    <w:multiLevelType w:val="hybridMultilevel"/>
    <w:tmpl w:val="59A69B52"/>
    <w:lvl w:ilvl="0" w:tplc="2BC81A02">
      <w:start w:val="2"/>
      <w:numFmt w:val="upperLetter"/>
      <w:lvlText w:val="%1."/>
      <w:lvlJc w:val="left"/>
    </w:lvl>
    <w:lvl w:ilvl="1" w:tplc="16728DF6">
      <w:numFmt w:val="decimal"/>
      <w:lvlText w:val=""/>
      <w:lvlJc w:val="left"/>
    </w:lvl>
    <w:lvl w:ilvl="2" w:tplc="BECAD592">
      <w:numFmt w:val="decimal"/>
      <w:lvlText w:val=""/>
      <w:lvlJc w:val="left"/>
    </w:lvl>
    <w:lvl w:ilvl="3" w:tplc="E03877CA">
      <w:numFmt w:val="decimal"/>
      <w:lvlText w:val=""/>
      <w:lvlJc w:val="left"/>
    </w:lvl>
    <w:lvl w:ilvl="4" w:tplc="00062330">
      <w:numFmt w:val="decimal"/>
      <w:lvlText w:val=""/>
      <w:lvlJc w:val="left"/>
    </w:lvl>
    <w:lvl w:ilvl="5" w:tplc="2B1654EE">
      <w:numFmt w:val="decimal"/>
      <w:lvlText w:val=""/>
      <w:lvlJc w:val="left"/>
    </w:lvl>
    <w:lvl w:ilvl="6" w:tplc="A21A6D60">
      <w:numFmt w:val="decimal"/>
      <w:lvlText w:val=""/>
      <w:lvlJc w:val="left"/>
    </w:lvl>
    <w:lvl w:ilvl="7" w:tplc="7A0E0026">
      <w:numFmt w:val="decimal"/>
      <w:lvlText w:val=""/>
      <w:lvlJc w:val="left"/>
    </w:lvl>
    <w:lvl w:ilvl="8" w:tplc="26BAF50C">
      <w:numFmt w:val="decimal"/>
      <w:lvlText w:val=""/>
      <w:lvlJc w:val="left"/>
    </w:lvl>
  </w:abstractNum>
  <w:abstractNum w:abstractNumId="11">
    <w:nsid w:val="0180DEB1"/>
    <w:multiLevelType w:val="hybridMultilevel"/>
    <w:tmpl w:val="FCD4F650"/>
    <w:lvl w:ilvl="0" w:tplc="FC5C0710">
      <w:start w:val="1"/>
      <w:numFmt w:val="decimal"/>
      <w:lvlText w:val="%1."/>
      <w:lvlJc w:val="left"/>
    </w:lvl>
    <w:lvl w:ilvl="1" w:tplc="499C756C">
      <w:start w:val="1"/>
      <w:numFmt w:val="lowerLetter"/>
      <w:lvlText w:val="%2)"/>
      <w:lvlJc w:val="left"/>
    </w:lvl>
    <w:lvl w:ilvl="2" w:tplc="55A4F29C">
      <w:numFmt w:val="decimal"/>
      <w:lvlText w:val=""/>
      <w:lvlJc w:val="left"/>
    </w:lvl>
    <w:lvl w:ilvl="3" w:tplc="F3080A6E">
      <w:numFmt w:val="decimal"/>
      <w:lvlText w:val=""/>
      <w:lvlJc w:val="left"/>
    </w:lvl>
    <w:lvl w:ilvl="4" w:tplc="728E4826">
      <w:numFmt w:val="decimal"/>
      <w:lvlText w:val=""/>
      <w:lvlJc w:val="left"/>
    </w:lvl>
    <w:lvl w:ilvl="5" w:tplc="2D4E4FBA">
      <w:numFmt w:val="decimal"/>
      <w:lvlText w:val=""/>
      <w:lvlJc w:val="left"/>
    </w:lvl>
    <w:lvl w:ilvl="6" w:tplc="F4DA0EE6">
      <w:numFmt w:val="decimal"/>
      <w:lvlText w:val=""/>
      <w:lvlJc w:val="left"/>
    </w:lvl>
    <w:lvl w:ilvl="7" w:tplc="117054B0">
      <w:numFmt w:val="decimal"/>
      <w:lvlText w:val=""/>
      <w:lvlJc w:val="left"/>
    </w:lvl>
    <w:lvl w:ilvl="8" w:tplc="74D2278E">
      <w:numFmt w:val="decimal"/>
      <w:lvlText w:val=""/>
      <w:lvlJc w:val="left"/>
    </w:lvl>
  </w:abstractNum>
  <w:abstractNum w:abstractNumId="12">
    <w:nsid w:val="01AF465D"/>
    <w:multiLevelType w:val="hybridMultilevel"/>
    <w:tmpl w:val="479A45B8"/>
    <w:lvl w:ilvl="0" w:tplc="10FE53A6">
      <w:start w:val="1"/>
      <w:numFmt w:val="bullet"/>
      <w:lvlText w:val="В"/>
      <w:lvlJc w:val="left"/>
    </w:lvl>
    <w:lvl w:ilvl="1" w:tplc="59E6583C">
      <w:numFmt w:val="decimal"/>
      <w:lvlText w:val=""/>
      <w:lvlJc w:val="left"/>
    </w:lvl>
    <w:lvl w:ilvl="2" w:tplc="8A7891A8">
      <w:numFmt w:val="decimal"/>
      <w:lvlText w:val=""/>
      <w:lvlJc w:val="left"/>
    </w:lvl>
    <w:lvl w:ilvl="3" w:tplc="605ABE18">
      <w:numFmt w:val="decimal"/>
      <w:lvlText w:val=""/>
      <w:lvlJc w:val="left"/>
    </w:lvl>
    <w:lvl w:ilvl="4" w:tplc="177A27DA">
      <w:numFmt w:val="decimal"/>
      <w:lvlText w:val=""/>
      <w:lvlJc w:val="left"/>
    </w:lvl>
    <w:lvl w:ilvl="5" w:tplc="184EADD4">
      <w:numFmt w:val="decimal"/>
      <w:lvlText w:val=""/>
      <w:lvlJc w:val="left"/>
    </w:lvl>
    <w:lvl w:ilvl="6" w:tplc="539A9070">
      <w:numFmt w:val="decimal"/>
      <w:lvlText w:val=""/>
      <w:lvlJc w:val="left"/>
    </w:lvl>
    <w:lvl w:ilvl="7" w:tplc="A454C19C">
      <w:numFmt w:val="decimal"/>
      <w:lvlText w:val=""/>
      <w:lvlJc w:val="left"/>
    </w:lvl>
    <w:lvl w:ilvl="8" w:tplc="144C0A90">
      <w:numFmt w:val="decimal"/>
      <w:lvlText w:val=""/>
      <w:lvlJc w:val="left"/>
    </w:lvl>
  </w:abstractNum>
  <w:abstractNum w:abstractNumId="13">
    <w:nsid w:val="01C7A2F4"/>
    <w:multiLevelType w:val="hybridMultilevel"/>
    <w:tmpl w:val="9AE008D4"/>
    <w:lvl w:ilvl="0" w:tplc="08866964">
      <w:start w:val="1"/>
      <w:numFmt w:val="bullet"/>
      <w:lvlText w:val="В"/>
      <w:lvlJc w:val="left"/>
    </w:lvl>
    <w:lvl w:ilvl="1" w:tplc="BC98A994">
      <w:numFmt w:val="decimal"/>
      <w:lvlText w:val=""/>
      <w:lvlJc w:val="left"/>
    </w:lvl>
    <w:lvl w:ilvl="2" w:tplc="2B607416">
      <w:numFmt w:val="decimal"/>
      <w:lvlText w:val=""/>
      <w:lvlJc w:val="left"/>
    </w:lvl>
    <w:lvl w:ilvl="3" w:tplc="DAB04E0A">
      <w:numFmt w:val="decimal"/>
      <w:lvlText w:val=""/>
      <w:lvlJc w:val="left"/>
    </w:lvl>
    <w:lvl w:ilvl="4" w:tplc="2E1AF388">
      <w:numFmt w:val="decimal"/>
      <w:lvlText w:val=""/>
      <w:lvlJc w:val="left"/>
    </w:lvl>
    <w:lvl w:ilvl="5" w:tplc="3A2C342E">
      <w:numFmt w:val="decimal"/>
      <w:lvlText w:val=""/>
      <w:lvlJc w:val="left"/>
    </w:lvl>
    <w:lvl w:ilvl="6" w:tplc="1B12E6B4">
      <w:numFmt w:val="decimal"/>
      <w:lvlText w:val=""/>
      <w:lvlJc w:val="left"/>
    </w:lvl>
    <w:lvl w:ilvl="7" w:tplc="30E06726">
      <w:numFmt w:val="decimal"/>
      <w:lvlText w:val=""/>
      <w:lvlJc w:val="left"/>
    </w:lvl>
    <w:lvl w:ilvl="8" w:tplc="9B1ADAF4">
      <w:numFmt w:val="decimal"/>
      <w:lvlText w:val=""/>
      <w:lvlJc w:val="left"/>
    </w:lvl>
  </w:abstractNum>
  <w:abstractNum w:abstractNumId="14">
    <w:nsid w:val="01CFAC1A"/>
    <w:multiLevelType w:val="hybridMultilevel"/>
    <w:tmpl w:val="516C1B32"/>
    <w:lvl w:ilvl="0" w:tplc="BAEC8DAA">
      <w:start w:val="2"/>
      <w:numFmt w:val="upperLetter"/>
      <w:lvlText w:val="%1."/>
      <w:lvlJc w:val="left"/>
    </w:lvl>
    <w:lvl w:ilvl="1" w:tplc="38602850">
      <w:numFmt w:val="decimal"/>
      <w:lvlText w:val=""/>
      <w:lvlJc w:val="left"/>
    </w:lvl>
    <w:lvl w:ilvl="2" w:tplc="EFEA7FDC">
      <w:numFmt w:val="decimal"/>
      <w:lvlText w:val=""/>
      <w:lvlJc w:val="left"/>
    </w:lvl>
    <w:lvl w:ilvl="3" w:tplc="83281820">
      <w:numFmt w:val="decimal"/>
      <w:lvlText w:val=""/>
      <w:lvlJc w:val="left"/>
    </w:lvl>
    <w:lvl w:ilvl="4" w:tplc="C78AB22E">
      <w:numFmt w:val="decimal"/>
      <w:lvlText w:val=""/>
      <w:lvlJc w:val="left"/>
    </w:lvl>
    <w:lvl w:ilvl="5" w:tplc="06983308">
      <w:numFmt w:val="decimal"/>
      <w:lvlText w:val=""/>
      <w:lvlJc w:val="left"/>
    </w:lvl>
    <w:lvl w:ilvl="6" w:tplc="413CEBFE">
      <w:numFmt w:val="decimal"/>
      <w:lvlText w:val=""/>
      <w:lvlJc w:val="left"/>
    </w:lvl>
    <w:lvl w:ilvl="7" w:tplc="FF1EBEF8">
      <w:numFmt w:val="decimal"/>
      <w:lvlText w:val=""/>
      <w:lvlJc w:val="left"/>
    </w:lvl>
    <w:lvl w:ilvl="8" w:tplc="AC4C827A">
      <w:numFmt w:val="decimal"/>
      <w:lvlText w:val=""/>
      <w:lvlJc w:val="left"/>
    </w:lvl>
  </w:abstractNum>
  <w:abstractNum w:abstractNumId="15">
    <w:nsid w:val="01E5313D"/>
    <w:multiLevelType w:val="hybridMultilevel"/>
    <w:tmpl w:val="A40AC72C"/>
    <w:lvl w:ilvl="0" w:tplc="9488CEF6">
      <w:start w:val="2"/>
      <w:numFmt w:val="decimal"/>
      <w:lvlText w:val="%1."/>
      <w:lvlJc w:val="left"/>
    </w:lvl>
    <w:lvl w:ilvl="1" w:tplc="57D6FF52">
      <w:numFmt w:val="decimal"/>
      <w:lvlText w:val=""/>
      <w:lvlJc w:val="left"/>
    </w:lvl>
    <w:lvl w:ilvl="2" w:tplc="9300CA34">
      <w:numFmt w:val="decimal"/>
      <w:lvlText w:val=""/>
      <w:lvlJc w:val="left"/>
    </w:lvl>
    <w:lvl w:ilvl="3" w:tplc="AB22D2A2">
      <w:numFmt w:val="decimal"/>
      <w:lvlText w:val=""/>
      <w:lvlJc w:val="left"/>
    </w:lvl>
    <w:lvl w:ilvl="4" w:tplc="434E7326">
      <w:numFmt w:val="decimal"/>
      <w:lvlText w:val=""/>
      <w:lvlJc w:val="left"/>
    </w:lvl>
    <w:lvl w:ilvl="5" w:tplc="DDDCDDB8">
      <w:numFmt w:val="decimal"/>
      <w:lvlText w:val=""/>
      <w:lvlJc w:val="left"/>
    </w:lvl>
    <w:lvl w:ilvl="6" w:tplc="94088B3C">
      <w:numFmt w:val="decimal"/>
      <w:lvlText w:val=""/>
      <w:lvlJc w:val="left"/>
    </w:lvl>
    <w:lvl w:ilvl="7" w:tplc="0E9CB228">
      <w:numFmt w:val="decimal"/>
      <w:lvlText w:val=""/>
      <w:lvlJc w:val="left"/>
    </w:lvl>
    <w:lvl w:ilvl="8" w:tplc="4AA0367E">
      <w:numFmt w:val="decimal"/>
      <w:lvlText w:val=""/>
      <w:lvlJc w:val="left"/>
    </w:lvl>
  </w:abstractNum>
  <w:abstractNum w:abstractNumId="16">
    <w:nsid w:val="02026EC5"/>
    <w:multiLevelType w:val="hybridMultilevel"/>
    <w:tmpl w:val="F95AA12E"/>
    <w:lvl w:ilvl="0" w:tplc="F5123484">
      <w:start w:val="7"/>
      <w:numFmt w:val="decimal"/>
      <w:lvlText w:val="%1)"/>
      <w:lvlJc w:val="left"/>
    </w:lvl>
    <w:lvl w:ilvl="1" w:tplc="064CD99C">
      <w:numFmt w:val="decimal"/>
      <w:lvlText w:val=""/>
      <w:lvlJc w:val="left"/>
    </w:lvl>
    <w:lvl w:ilvl="2" w:tplc="F73A0964">
      <w:numFmt w:val="decimal"/>
      <w:lvlText w:val=""/>
      <w:lvlJc w:val="left"/>
    </w:lvl>
    <w:lvl w:ilvl="3" w:tplc="A68E27F8">
      <w:numFmt w:val="decimal"/>
      <w:lvlText w:val=""/>
      <w:lvlJc w:val="left"/>
    </w:lvl>
    <w:lvl w:ilvl="4" w:tplc="A4C0EC62">
      <w:numFmt w:val="decimal"/>
      <w:lvlText w:val=""/>
      <w:lvlJc w:val="left"/>
    </w:lvl>
    <w:lvl w:ilvl="5" w:tplc="18A84AF4">
      <w:numFmt w:val="decimal"/>
      <w:lvlText w:val=""/>
      <w:lvlJc w:val="left"/>
    </w:lvl>
    <w:lvl w:ilvl="6" w:tplc="F7F61C36">
      <w:numFmt w:val="decimal"/>
      <w:lvlText w:val=""/>
      <w:lvlJc w:val="left"/>
    </w:lvl>
    <w:lvl w:ilvl="7" w:tplc="BE7C3F5E">
      <w:numFmt w:val="decimal"/>
      <w:lvlText w:val=""/>
      <w:lvlJc w:val="left"/>
    </w:lvl>
    <w:lvl w:ilvl="8" w:tplc="89341C18">
      <w:numFmt w:val="decimal"/>
      <w:lvlText w:val=""/>
      <w:lvlJc w:val="left"/>
    </w:lvl>
  </w:abstractNum>
  <w:abstractNum w:abstractNumId="17">
    <w:nsid w:val="024DBF76"/>
    <w:multiLevelType w:val="hybridMultilevel"/>
    <w:tmpl w:val="F33607B4"/>
    <w:lvl w:ilvl="0" w:tplc="CA328462">
      <w:start w:val="3"/>
      <w:numFmt w:val="upperLetter"/>
      <w:lvlText w:val="%1."/>
      <w:lvlJc w:val="left"/>
    </w:lvl>
    <w:lvl w:ilvl="1" w:tplc="43F68C7E">
      <w:numFmt w:val="decimal"/>
      <w:lvlText w:val=""/>
      <w:lvlJc w:val="left"/>
    </w:lvl>
    <w:lvl w:ilvl="2" w:tplc="33F21ADE">
      <w:numFmt w:val="decimal"/>
      <w:lvlText w:val=""/>
      <w:lvlJc w:val="left"/>
    </w:lvl>
    <w:lvl w:ilvl="3" w:tplc="F7C4D088">
      <w:numFmt w:val="decimal"/>
      <w:lvlText w:val=""/>
      <w:lvlJc w:val="left"/>
    </w:lvl>
    <w:lvl w:ilvl="4" w:tplc="66CAC718">
      <w:numFmt w:val="decimal"/>
      <w:lvlText w:val=""/>
      <w:lvlJc w:val="left"/>
    </w:lvl>
    <w:lvl w:ilvl="5" w:tplc="732E0A5C">
      <w:numFmt w:val="decimal"/>
      <w:lvlText w:val=""/>
      <w:lvlJc w:val="left"/>
    </w:lvl>
    <w:lvl w:ilvl="6" w:tplc="EF7ADCEC">
      <w:numFmt w:val="decimal"/>
      <w:lvlText w:val=""/>
      <w:lvlJc w:val="left"/>
    </w:lvl>
    <w:lvl w:ilvl="7" w:tplc="F266CC08">
      <w:numFmt w:val="decimal"/>
      <w:lvlText w:val=""/>
      <w:lvlJc w:val="left"/>
    </w:lvl>
    <w:lvl w:ilvl="8" w:tplc="C98EC5C2">
      <w:numFmt w:val="decimal"/>
      <w:lvlText w:val=""/>
      <w:lvlJc w:val="left"/>
    </w:lvl>
  </w:abstractNum>
  <w:abstractNum w:abstractNumId="18">
    <w:nsid w:val="02A00487"/>
    <w:multiLevelType w:val="hybridMultilevel"/>
    <w:tmpl w:val="0A580E54"/>
    <w:lvl w:ilvl="0" w:tplc="F2B48156">
      <w:start w:val="2"/>
      <w:numFmt w:val="decimal"/>
      <w:lvlText w:val="%1."/>
      <w:lvlJc w:val="left"/>
    </w:lvl>
    <w:lvl w:ilvl="1" w:tplc="5296C600">
      <w:start w:val="1"/>
      <w:numFmt w:val="bullet"/>
      <w:lvlText w:val="и"/>
      <w:lvlJc w:val="left"/>
    </w:lvl>
    <w:lvl w:ilvl="2" w:tplc="9E1036A6">
      <w:start w:val="1"/>
      <w:numFmt w:val="bullet"/>
      <w:lvlText w:val="−"/>
      <w:lvlJc w:val="left"/>
    </w:lvl>
    <w:lvl w:ilvl="3" w:tplc="0DAC032C">
      <w:numFmt w:val="decimal"/>
      <w:lvlText w:val=""/>
      <w:lvlJc w:val="left"/>
    </w:lvl>
    <w:lvl w:ilvl="4" w:tplc="1692297C">
      <w:numFmt w:val="decimal"/>
      <w:lvlText w:val=""/>
      <w:lvlJc w:val="left"/>
    </w:lvl>
    <w:lvl w:ilvl="5" w:tplc="D2BAE6EC">
      <w:numFmt w:val="decimal"/>
      <w:lvlText w:val=""/>
      <w:lvlJc w:val="left"/>
    </w:lvl>
    <w:lvl w:ilvl="6" w:tplc="7854D1D2">
      <w:numFmt w:val="decimal"/>
      <w:lvlText w:val=""/>
      <w:lvlJc w:val="left"/>
    </w:lvl>
    <w:lvl w:ilvl="7" w:tplc="FE2A5B4A">
      <w:numFmt w:val="decimal"/>
      <w:lvlText w:val=""/>
      <w:lvlJc w:val="left"/>
    </w:lvl>
    <w:lvl w:ilvl="8" w:tplc="8DF2011A">
      <w:numFmt w:val="decimal"/>
      <w:lvlText w:val=""/>
      <w:lvlJc w:val="left"/>
    </w:lvl>
  </w:abstractNum>
  <w:abstractNum w:abstractNumId="19">
    <w:nsid w:val="02A68FC8"/>
    <w:multiLevelType w:val="hybridMultilevel"/>
    <w:tmpl w:val="33B85F80"/>
    <w:lvl w:ilvl="0" w:tplc="046AD9EE">
      <w:start w:val="1"/>
      <w:numFmt w:val="upperLetter"/>
      <w:lvlText w:val="%1."/>
      <w:lvlJc w:val="left"/>
    </w:lvl>
    <w:lvl w:ilvl="1" w:tplc="2AC2DB30">
      <w:numFmt w:val="decimal"/>
      <w:lvlText w:val=""/>
      <w:lvlJc w:val="left"/>
    </w:lvl>
    <w:lvl w:ilvl="2" w:tplc="4B9CF2E0">
      <w:numFmt w:val="decimal"/>
      <w:lvlText w:val=""/>
      <w:lvlJc w:val="left"/>
    </w:lvl>
    <w:lvl w:ilvl="3" w:tplc="357C23FC">
      <w:numFmt w:val="decimal"/>
      <w:lvlText w:val=""/>
      <w:lvlJc w:val="left"/>
    </w:lvl>
    <w:lvl w:ilvl="4" w:tplc="DB8E63D4">
      <w:numFmt w:val="decimal"/>
      <w:lvlText w:val=""/>
      <w:lvlJc w:val="left"/>
    </w:lvl>
    <w:lvl w:ilvl="5" w:tplc="2102D0E0">
      <w:numFmt w:val="decimal"/>
      <w:lvlText w:val=""/>
      <w:lvlJc w:val="left"/>
    </w:lvl>
    <w:lvl w:ilvl="6" w:tplc="AD10EEAA">
      <w:numFmt w:val="decimal"/>
      <w:lvlText w:val=""/>
      <w:lvlJc w:val="left"/>
    </w:lvl>
    <w:lvl w:ilvl="7" w:tplc="79E2510E">
      <w:numFmt w:val="decimal"/>
      <w:lvlText w:val=""/>
      <w:lvlJc w:val="left"/>
    </w:lvl>
    <w:lvl w:ilvl="8" w:tplc="15BAD306">
      <w:numFmt w:val="decimal"/>
      <w:lvlText w:val=""/>
      <w:lvlJc w:val="left"/>
    </w:lvl>
  </w:abstractNum>
  <w:abstractNum w:abstractNumId="20">
    <w:nsid w:val="02ABAB37"/>
    <w:multiLevelType w:val="hybridMultilevel"/>
    <w:tmpl w:val="656AF940"/>
    <w:lvl w:ilvl="0" w:tplc="D8D86192">
      <w:start w:val="1"/>
      <w:numFmt w:val="upperLetter"/>
      <w:lvlText w:val="%1."/>
      <w:lvlJc w:val="left"/>
    </w:lvl>
    <w:lvl w:ilvl="1" w:tplc="78D89C72">
      <w:numFmt w:val="decimal"/>
      <w:lvlText w:val=""/>
      <w:lvlJc w:val="left"/>
    </w:lvl>
    <w:lvl w:ilvl="2" w:tplc="60A03FD2">
      <w:numFmt w:val="decimal"/>
      <w:lvlText w:val=""/>
      <w:lvlJc w:val="left"/>
    </w:lvl>
    <w:lvl w:ilvl="3" w:tplc="CB04D5BE">
      <w:numFmt w:val="decimal"/>
      <w:lvlText w:val=""/>
      <w:lvlJc w:val="left"/>
    </w:lvl>
    <w:lvl w:ilvl="4" w:tplc="88906CA8">
      <w:numFmt w:val="decimal"/>
      <w:lvlText w:val=""/>
      <w:lvlJc w:val="left"/>
    </w:lvl>
    <w:lvl w:ilvl="5" w:tplc="CDDCF502">
      <w:numFmt w:val="decimal"/>
      <w:lvlText w:val=""/>
      <w:lvlJc w:val="left"/>
    </w:lvl>
    <w:lvl w:ilvl="6" w:tplc="D4CC3814">
      <w:numFmt w:val="decimal"/>
      <w:lvlText w:val=""/>
      <w:lvlJc w:val="left"/>
    </w:lvl>
    <w:lvl w:ilvl="7" w:tplc="E17A80BA">
      <w:numFmt w:val="decimal"/>
      <w:lvlText w:val=""/>
      <w:lvlJc w:val="left"/>
    </w:lvl>
    <w:lvl w:ilvl="8" w:tplc="C4B6FCF6">
      <w:numFmt w:val="decimal"/>
      <w:lvlText w:val=""/>
      <w:lvlJc w:val="left"/>
    </w:lvl>
  </w:abstractNum>
  <w:abstractNum w:abstractNumId="21">
    <w:nsid w:val="03254A32"/>
    <w:multiLevelType w:val="hybridMultilevel"/>
    <w:tmpl w:val="EA0A2C16"/>
    <w:lvl w:ilvl="0" w:tplc="8E90ACB2">
      <w:start w:val="3"/>
      <w:numFmt w:val="decimal"/>
      <w:lvlText w:val="%1."/>
      <w:lvlJc w:val="left"/>
    </w:lvl>
    <w:lvl w:ilvl="1" w:tplc="AB602316">
      <w:start w:val="1"/>
      <w:numFmt w:val="bullet"/>
      <w:lvlText w:val="−"/>
      <w:lvlJc w:val="left"/>
    </w:lvl>
    <w:lvl w:ilvl="2" w:tplc="536EFF62">
      <w:numFmt w:val="decimal"/>
      <w:lvlText w:val=""/>
      <w:lvlJc w:val="left"/>
    </w:lvl>
    <w:lvl w:ilvl="3" w:tplc="F5AC8618">
      <w:numFmt w:val="decimal"/>
      <w:lvlText w:val=""/>
      <w:lvlJc w:val="left"/>
    </w:lvl>
    <w:lvl w:ilvl="4" w:tplc="D1F09780">
      <w:numFmt w:val="decimal"/>
      <w:lvlText w:val=""/>
      <w:lvlJc w:val="left"/>
    </w:lvl>
    <w:lvl w:ilvl="5" w:tplc="7F0EC178">
      <w:numFmt w:val="decimal"/>
      <w:lvlText w:val=""/>
      <w:lvlJc w:val="left"/>
    </w:lvl>
    <w:lvl w:ilvl="6" w:tplc="8BB6453A">
      <w:numFmt w:val="decimal"/>
      <w:lvlText w:val=""/>
      <w:lvlJc w:val="left"/>
    </w:lvl>
    <w:lvl w:ilvl="7" w:tplc="5246D278">
      <w:numFmt w:val="decimal"/>
      <w:lvlText w:val=""/>
      <w:lvlJc w:val="left"/>
    </w:lvl>
    <w:lvl w:ilvl="8" w:tplc="05A4A364">
      <w:numFmt w:val="decimal"/>
      <w:lvlText w:val=""/>
      <w:lvlJc w:val="left"/>
    </w:lvl>
  </w:abstractNum>
  <w:abstractNum w:abstractNumId="22">
    <w:nsid w:val="03A45530"/>
    <w:multiLevelType w:val="hybridMultilevel"/>
    <w:tmpl w:val="F0D487E8"/>
    <w:lvl w:ilvl="0" w:tplc="676E6AA0">
      <w:start w:val="1"/>
      <w:numFmt w:val="upperLetter"/>
      <w:lvlText w:val="%1."/>
      <w:lvlJc w:val="left"/>
    </w:lvl>
    <w:lvl w:ilvl="1" w:tplc="1BD8AAF2">
      <w:numFmt w:val="decimal"/>
      <w:lvlText w:val=""/>
      <w:lvlJc w:val="left"/>
    </w:lvl>
    <w:lvl w:ilvl="2" w:tplc="779621A4">
      <w:numFmt w:val="decimal"/>
      <w:lvlText w:val=""/>
      <w:lvlJc w:val="left"/>
    </w:lvl>
    <w:lvl w:ilvl="3" w:tplc="0E3C6BDA">
      <w:numFmt w:val="decimal"/>
      <w:lvlText w:val=""/>
      <w:lvlJc w:val="left"/>
    </w:lvl>
    <w:lvl w:ilvl="4" w:tplc="E36C3DEA">
      <w:numFmt w:val="decimal"/>
      <w:lvlText w:val=""/>
      <w:lvlJc w:val="left"/>
    </w:lvl>
    <w:lvl w:ilvl="5" w:tplc="C3F07144">
      <w:numFmt w:val="decimal"/>
      <w:lvlText w:val=""/>
      <w:lvlJc w:val="left"/>
    </w:lvl>
    <w:lvl w:ilvl="6" w:tplc="ABEC2B08">
      <w:numFmt w:val="decimal"/>
      <w:lvlText w:val=""/>
      <w:lvlJc w:val="left"/>
    </w:lvl>
    <w:lvl w:ilvl="7" w:tplc="21AE6A8C">
      <w:numFmt w:val="decimal"/>
      <w:lvlText w:val=""/>
      <w:lvlJc w:val="left"/>
    </w:lvl>
    <w:lvl w:ilvl="8" w:tplc="0D4222E2">
      <w:numFmt w:val="decimal"/>
      <w:lvlText w:val=""/>
      <w:lvlJc w:val="left"/>
    </w:lvl>
  </w:abstractNum>
  <w:abstractNum w:abstractNumId="23">
    <w:nsid w:val="03B69ECD"/>
    <w:multiLevelType w:val="hybridMultilevel"/>
    <w:tmpl w:val="A86E2B44"/>
    <w:lvl w:ilvl="0" w:tplc="20DAB78C">
      <w:start w:val="3"/>
      <w:numFmt w:val="decimal"/>
      <w:lvlText w:val="%1."/>
      <w:lvlJc w:val="left"/>
    </w:lvl>
    <w:lvl w:ilvl="1" w:tplc="1EC608C0">
      <w:numFmt w:val="decimal"/>
      <w:lvlText w:val=""/>
      <w:lvlJc w:val="left"/>
    </w:lvl>
    <w:lvl w:ilvl="2" w:tplc="F1A4A5E0">
      <w:numFmt w:val="decimal"/>
      <w:lvlText w:val=""/>
      <w:lvlJc w:val="left"/>
    </w:lvl>
    <w:lvl w:ilvl="3" w:tplc="27AE8D0A">
      <w:numFmt w:val="decimal"/>
      <w:lvlText w:val=""/>
      <w:lvlJc w:val="left"/>
    </w:lvl>
    <w:lvl w:ilvl="4" w:tplc="2772AB36">
      <w:numFmt w:val="decimal"/>
      <w:lvlText w:val=""/>
      <w:lvlJc w:val="left"/>
    </w:lvl>
    <w:lvl w:ilvl="5" w:tplc="A0AEDAE2">
      <w:numFmt w:val="decimal"/>
      <w:lvlText w:val=""/>
      <w:lvlJc w:val="left"/>
    </w:lvl>
    <w:lvl w:ilvl="6" w:tplc="B672B002">
      <w:numFmt w:val="decimal"/>
      <w:lvlText w:val=""/>
      <w:lvlJc w:val="left"/>
    </w:lvl>
    <w:lvl w:ilvl="7" w:tplc="DE6C9466">
      <w:numFmt w:val="decimal"/>
      <w:lvlText w:val=""/>
      <w:lvlJc w:val="left"/>
    </w:lvl>
    <w:lvl w:ilvl="8" w:tplc="8FA40BC0">
      <w:numFmt w:val="decimal"/>
      <w:lvlText w:val=""/>
      <w:lvlJc w:val="left"/>
    </w:lvl>
  </w:abstractNum>
  <w:abstractNum w:abstractNumId="24">
    <w:nsid w:val="03C5E07C"/>
    <w:multiLevelType w:val="hybridMultilevel"/>
    <w:tmpl w:val="347AAF9C"/>
    <w:lvl w:ilvl="0" w:tplc="6D0E1954">
      <w:start w:val="1"/>
      <w:numFmt w:val="upperLetter"/>
      <w:lvlText w:val="%1."/>
      <w:lvlJc w:val="left"/>
    </w:lvl>
    <w:lvl w:ilvl="1" w:tplc="1A0E0AA8">
      <w:start w:val="1"/>
      <w:numFmt w:val="bullet"/>
      <w:lvlText w:val="−"/>
      <w:lvlJc w:val="left"/>
    </w:lvl>
    <w:lvl w:ilvl="2" w:tplc="34B0D2E0">
      <w:numFmt w:val="decimal"/>
      <w:lvlText w:val=""/>
      <w:lvlJc w:val="left"/>
    </w:lvl>
    <w:lvl w:ilvl="3" w:tplc="831436F8">
      <w:numFmt w:val="decimal"/>
      <w:lvlText w:val=""/>
      <w:lvlJc w:val="left"/>
    </w:lvl>
    <w:lvl w:ilvl="4" w:tplc="12AC9F38">
      <w:numFmt w:val="decimal"/>
      <w:lvlText w:val=""/>
      <w:lvlJc w:val="left"/>
    </w:lvl>
    <w:lvl w:ilvl="5" w:tplc="950EDD64">
      <w:numFmt w:val="decimal"/>
      <w:lvlText w:val=""/>
      <w:lvlJc w:val="left"/>
    </w:lvl>
    <w:lvl w:ilvl="6" w:tplc="03565440">
      <w:numFmt w:val="decimal"/>
      <w:lvlText w:val=""/>
      <w:lvlJc w:val="left"/>
    </w:lvl>
    <w:lvl w:ilvl="7" w:tplc="6F56A6F0">
      <w:numFmt w:val="decimal"/>
      <w:lvlText w:val=""/>
      <w:lvlJc w:val="left"/>
    </w:lvl>
    <w:lvl w:ilvl="8" w:tplc="D2B4F0E4">
      <w:numFmt w:val="decimal"/>
      <w:lvlText w:val=""/>
      <w:lvlJc w:val="left"/>
    </w:lvl>
  </w:abstractNum>
  <w:abstractNum w:abstractNumId="25">
    <w:nsid w:val="03D92C7D"/>
    <w:multiLevelType w:val="hybridMultilevel"/>
    <w:tmpl w:val="7C88F116"/>
    <w:lvl w:ilvl="0" w:tplc="9C24AB66">
      <w:start w:val="2"/>
      <w:numFmt w:val="upperLetter"/>
      <w:lvlText w:val="%1."/>
      <w:lvlJc w:val="left"/>
    </w:lvl>
    <w:lvl w:ilvl="1" w:tplc="E07808D8">
      <w:start w:val="1"/>
      <w:numFmt w:val="decimal"/>
      <w:lvlText w:val="%2)"/>
      <w:lvlJc w:val="left"/>
    </w:lvl>
    <w:lvl w:ilvl="2" w:tplc="BAA60D10">
      <w:start w:val="1"/>
      <w:numFmt w:val="bullet"/>
      <w:lvlText w:val="−"/>
      <w:lvlJc w:val="left"/>
    </w:lvl>
    <w:lvl w:ilvl="3" w:tplc="6EFAD6EC">
      <w:numFmt w:val="decimal"/>
      <w:lvlText w:val=""/>
      <w:lvlJc w:val="left"/>
    </w:lvl>
    <w:lvl w:ilvl="4" w:tplc="A04AA660">
      <w:numFmt w:val="decimal"/>
      <w:lvlText w:val=""/>
      <w:lvlJc w:val="left"/>
    </w:lvl>
    <w:lvl w:ilvl="5" w:tplc="3D728828">
      <w:numFmt w:val="decimal"/>
      <w:lvlText w:val=""/>
      <w:lvlJc w:val="left"/>
    </w:lvl>
    <w:lvl w:ilvl="6" w:tplc="FAF8BF3A">
      <w:numFmt w:val="decimal"/>
      <w:lvlText w:val=""/>
      <w:lvlJc w:val="left"/>
    </w:lvl>
    <w:lvl w:ilvl="7" w:tplc="A41089F0">
      <w:numFmt w:val="decimal"/>
      <w:lvlText w:val=""/>
      <w:lvlJc w:val="left"/>
    </w:lvl>
    <w:lvl w:ilvl="8" w:tplc="41BC2A1A">
      <w:numFmt w:val="decimal"/>
      <w:lvlText w:val=""/>
      <w:lvlJc w:val="left"/>
    </w:lvl>
  </w:abstractNum>
  <w:abstractNum w:abstractNumId="26">
    <w:nsid w:val="03E1A864"/>
    <w:multiLevelType w:val="hybridMultilevel"/>
    <w:tmpl w:val="552260AC"/>
    <w:lvl w:ilvl="0" w:tplc="07046EB8">
      <w:start w:val="3"/>
      <w:numFmt w:val="upperLetter"/>
      <w:lvlText w:val="%1."/>
      <w:lvlJc w:val="left"/>
    </w:lvl>
    <w:lvl w:ilvl="1" w:tplc="FAAC495A">
      <w:numFmt w:val="decimal"/>
      <w:lvlText w:val=""/>
      <w:lvlJc w:val="left"/>
    </w:lvl>
    <w:lvl w:ilvl="2" w:tplc="7A4E6E3C">
      <w:numFmt w:val="decimal"/>
      <w:lvlText w:val=""/>
      <w:lvlJc w:val="left"/>
    </w:lvl>
    <w:lvl w:ilvl="3" w:tplc="76F40886">
      <w:numFmt w:val="decimal"/>
      <w:lvlText w:val=""/>
      <w:lvlJc w:val="left"/>
    </w:lvl>
    <w:lvl w:ilvl="4" w:tplc="62D607CA">
      <w:numFmt w:val="decimal"/>
      <w:lvlText w:val=""/>
      <w:lvlJc w:val="left"/>
    </w:lvl>
    <w:lvl w:ilvl="5" w:tplc="394689FA">
      <w:numFmt w:val="decimal"/>
      <w:lvlText w:val=""/>
      <w:lvlJc w:val="left"/>
    </w:lvl>
    <w:lvl w:ilvl="6" w:tplc="DE76DC4C">
      <w:numFmt w:val="decimal"/>
      <w:lvlText w:val=""/>
      <w:lvlJc w:val="left"/>
    </w:lvl>
    <w:lvl w:ilvl="7" w:tplc="FB1CE2EC">
      <w:numFmt w:val="decimal"/>
      <w:lvlText w:val=""/>
      <w:lvlJc w:val="left"/>
    </w:lvl>
    <w:lvl w:ilvl="8" w:tplc="3E0A666E">
      <w:numFmt w:val="decimal"/>
      <w:lvlText w:val=""/>
      <w:lvlJc w:val="left"/>
    </w:lvl>
  </w:abstractNum>
  <w:abstractNum w:abstractNumId="27">
    <w:nsid w:val="03EBCDCC"/>
    <w:multiLevelType w:val="hybridMultilevel"/>
    <w:tmpl w:val="8A84812E"/>
    <w:lvl w:ilvl="0" w:tplc="3A262D72">
      <w:start w:val="1"/>
      <w:numFmt w:val="bullet"/>
      <w:lvlText w:val="•"/>
      <w:lvlJc w:val="left"/>
    </w:lvl>
    <w:lvl w:ilvl="1" w:tplc="B9C69330">
      <w:numFmt w:val="decimal"/>
      <w:lvlText w:val=""/>
      <w:lvlJc w:val="left"/>
    </w:lvl>
    <w:lvl w:ilvl="2" w:tplc="38EAB836">
      <w:numFmt w:val="decimal"/>
      <w:lvlText w:val=""/>
      <w:lvlJc w:val="left"/>
    </w:lvl>
    <w:lvl w:ilvl="3" w:tplc="A3FA58E2">
      <w:numFmt w:val="decimal"/>
      <w:lvlText w:val=""/>
      <w:lvlJc w:val="left"/>
    </w:lvl>
    <w:lvl w:ilvl="4" w:tplc="3FB6952A">
      <w:numFmt w:val="decimal"/>
      <w:lvlText w:val=""/>
      <w:lvlJc w:val="left"/>
    </w:lvl>
    <w:lvl w:ilvl="5" w:tplc="FB82523A">
      <w:numFmt w:val="decimal"/>
      <w:lvlText w:val=""/>
      <w:lvlJc w:val="left"/>
    </w:lvl>
    <w:lvl w:ilvl="6" w:tplc="E84098D0">
      <w:numFmt w:val="decimal"/>
      <w:lvlText w:val=""/>
      <w:lvlJc w:val="left"/>
    </w:lvl>
    <w:lvl w:ilvl="7" w:tplc="DDD487C4">
      <w:numFmt w:val="decimal"/>
      <w:lvlText w:val=""/>
      <w:lvlJc w:val="left"/>
    </w:lvl>
    <w:lvl w:ilvl="8" w:tplc="DC485F00">
      <w:numFmt w:val="decimal"/>
      <w:lvlText w:val=""/>
      <w:lvlJc w:val="left"/>
    </w:lvl>
  </w:abstractNum>
  <w:abstractNum w:abstractNumId="28">
    <w:nsid w:val="040BAD55"/>
    <w:multiLevelType w:val="hybridMultilevel"/>
    <w:tmpl w:val="EE68B718"/>
    <w:lvl w:ilvl="0" w:tplc="83283C10">
      <w:start w:val="3"/>
      <w:numFmt w:val="upperLetter"/>
      <w:lvlText w:val="%1."/>
      <w:lvlJc w:val="left"/>
    </w:lvl>
    <w:lvl w:ilvl="1" w:tplc="A1C209B4">
      <w:numFmt w:val="decimal"/>
      <w:lvlText w:val=""/>
      <w:lvlJc w:val="left"/>
    </w:lvl>
    <w:lvl w:ilvl="2" w:tplc="8C58B6D6">
      <w:numFmt w:val="decimal"/>
      <w:lvlText w:val=""/>
      <w:lvlJc w:val="left"/>
    </w:lvl>
    <w:lvl w:ilvl="3" w:tplc="A118B970">
      <w:numFmt w:val="decimal"/>
      <w:lvlText w:val=""/>
      <w:lvlJc w:val="left"/>
    </w:lvl>
    <w:lvl w:ilvl="4" w:tplc="8FBA40A0">
      <w:numFmt w:val="decimal"/>
      <w:lvlText w:val=""/>
      <w:lvlJc w:val="left"/>
    </w:lvl>
    <w:lvl w:ilvl="5" w:tplc="9D94D76E">
      <w:numFmt w:val="decimal"/>
      <w:lvlText w:val=""/>
      <w:lvlJc w:val="left"/>
    </w:lvl>
    <w:lvl w:ilvl="6" w:tplc="31C6F3C6">
      <w:numFmt w:val="decimal"/>
      <w:lvlText w:val=""/>
      <w:lvlJc w:val="left"/>
    </w:lvl>
    <w:lvl w:ilvl="7" w:tplc="9CF4AA26">
      <w:numFmt w:val="decimal"/>
      <w:lvlText w:val=""/>
      <w:lvlJc w:val="left"/>
    </w:lvl>
    <w:lvl w:ilvl="8" w:tplc="17103BD8">
      <w:numFmt w:val="decimal"/>
      <w:lvlText w:val=""/>
      <w:lvlJc w:val="left"/>
    </w:lvl>
  </w:abstractNum>
  <w:abstractNum w:abstractNumId="29">
    <w:nsid w:val="040D3692"/>
    <w:multiLevelType w:val="hybridMultilevel"/>
    <w:tmpl w:val="1968FFB8"/>
    <w:lvl w:ilvl="0" w:tplc="F31034FC">
      <w:start w:val="3"/>
      <w:numFmt w:val="decimal"/>
      <w:lvlText w:val="%1."/>
      <w:lvlJc w:val="left"/>
    </w:lvl>
    <w:lvl w:ilvl="1" w:tplc="F4E8EBCA">
      <w:start w:val="1"/>
      <w:numFmt w:val="bullet"/>
      <w:lvlText w:val="−"/>
      <w:lvlJc w:val="left"/>
    </w:lvl>
    <w:lvl w:ilvl="2" w:tplc="53F654DE">
      <w:numFmt w:val="decimal"/>
      <w:lvlText w:val=""/>
      <w:lvlJc w:val="left"/>
    </w:lvl>
    <w:lvl w:ilvl="3" w:tplc="4CDAB45A">
      <w:numFmt w:val="decimal"/>
      <w:lvlText w:val=""/>
      <w:lvlJc w:val="left"/>
    </w:lvl>
    <w:lvl w:ilvl="4" w:tplc="74B4AC94">
      <w:numFmt w:val="decimal"/>
      <w:lvlText w:val=""/>
      <w:lvlJc w:val="left"/>
    </w:lvl>
    <w:lvl w:ilvl="5" w:tplc="547A4C74">
      <w:numFmt w:val="decimal"/>
      <w:lvlText w:val=""/>
      <w:lvlJc w:val="left"/>
    </w:lvl>
    <w:lvl w:ilvl="6" w:tplc="76B44DA2">
      <w:numFmt w:val="decimal"/>
      <w:lvlText w:val=""/>
      <w:lvlJc w:val="left"/>
    </w:lvl>
    <w:lvl w:ilvl="7" w:tplc="C2E0B18A">
      <w:numFmt w:val="decimal"/>
      <w:lvlText w:val=""/>
      <w:lvlJc w:val="left"/>
    </w:lvl>
    <w:lvl w:ilvl="8" w:tplc="A972FBD4">
      <w:numFmt w:val="decimal"/>
      <w:lvlText w:val=""/>
      <w:lvlJc w:val="left"/>
    </w:lvl>
  </w:abstractNum>
  <w:abstractNum w:abstractNumId="30">
    <w:nsid w:val="04642A7B"/>
    <w:multiLevelType w:val="hybridMultilevel"/>
    <w:tmpl w:val="1E16AE90"/>
    <w:lvl w:ilvl="0" w:tplc="356CBEB2">
      <w:start w:val="1"/>
      <w:numFmt w:val="decimal"/>
      <w:lvlText w:val="%1)"/>
      <w:lvlJc w:val="left"/>
    </w:lvl>
    <w:lvl w:ilvl="1" w:tplc="6A26C3F4">
      <w:start w:val="1"/>
      <w:numFmt w:val="bullet"/>
      <w:lvlText w:val="а"/>
      <w:lvlJc w:val="left"/>
    </w:lvl>
    <w:lvl w:ilvl="2" w:tplc="1AB049A4">
      <w:start w:val="1"/>
      <w:numFmt w:val="bullet"/>
      <w:lvlText w:val="−"/>
      <w:lvlJc w:val="left"/>
    </w:lvl>
    <w:lvl w:ilvl="3" w:tplc="653C0EEC">
      <w:numFmt w:val="decimal"/>
      <w:lvlText w:val=""/>
      <w:lvlJc w:val="left"/>
    </w:lvl>
    <w:lvl w:ilvl="4" w:tplc="CDD02B30">
      <w:numFmt w:val="decimal"/>
      <w:lvlText w:val=""/>
      <w:lvlJc w:val="left"/>
    </w:lvl>
    <w:lvl w:ilvl="5" w:tplc="5A62E5CA">
      <w:numFmt w:val="decimal"/>
      <w:lvlText w:val=""/>
      <w:lvlJc w:val="left"/>
    </w:lvl>
    <w:lvl w:ilvl="6" w:tplc="30C6AD38">
      <w:numFmt w:val="decimal"/>
      <w:lvlText w:val=""/>
      <w:lvlJc w:val="left"/>
    </w:lvl>
    <w:lvl w:ilvl="7" w:tplc="D5E07B6C">
      <w:numFmt w:val="decimal"/>
      <w:lvlText w:val=""/>
      <w:lvlJc w:val="left"/>
    </w:lvl>
    <w:lvl w:ilvl="8" w:tplc="656A2198">
      <w:numFmt w:val="decimal"/>
      <w:lvlText w:val=""/>
      <w:lvlJc w:val="left"/>
    </w:lvl>
  </w:abstractNum>
  <w:abstractNum w:abstractNumId="31">
    <w:nsid w:val="047C27FA"/>
    <w:multiLevelType w:val="hybridMultilevel"/>
    <w:tmpl w:val="E142386A"/>
    <w:lvl w:ilvl="0" w:tplc="BC5E0078">
      <w:start w:val="1"/>
      <w:numFmt w:val="bullet"/>
      <w:lvlText w:val="в"/>
      <w:lvlJc w:val="left"/>
    </w:lvl>
    <w:lvl w:ilvl="1" w:tplc="6E70225A">
      <w:numFmt w:val="decimal"/>
      <w:lvlText w:val=""/>
      <w:lvlJc w:val="left"/>
    </w:lvl>
    <w:lvl w:ilvl="2" w:tplc="1E027480">
      <w:numFmt w:val="decimal"/>
      <w:lvlText w:val=""/>
      <w:lvlJc w:val="left"/>
    </w:lvl>
    <w:lvl w:ilvl="3" w:tplc="D3FA995C">
      <w:numFmt w:val="decimal"/>
      <w:lvlText w:val=""/>
      <w:lvlJc w:val="left"/>
    </w:lvl>
    <w:lvl w:ilvl="4" w:tplc="FFC27F92">
      <w:numFmt w:val="decimal"/>
      <w:lvlText w:val=""/>
      <w:lvlJc w:val="left"/>
    </w:lvl>
    <w:lvl w:ilvl="5" w:tplc="755CC3CC">
      <w:numFmt w:val="decimal"/>
      <w:lvlText w:val=""/>
      <w:lvlJc w:val="left"/>
    </w:lvl>
    <w:lvl w:ilvl="6" w:tplc="F0220E0C">
      <w:numFmt w:val="decimal"/>
      <w:lvlText w:val=""/>
      <w:lvlJc w:val="left"/>
    </w:lvl>
    <w:lvl w:ilvl="7" w:tplc="2D6AA90A">
      <w:numFmt w:val="decimal"/>
      <w:lvlText w:val=""/>
      <w:lvlJc w:val="left"/>
    </w:lvl>
    <w:lvl w:ilvl="8" w:tplc="5400E170">
      <w:numFmt w:val="decimal"/>
      <w:lvlText w:val=""/>
      <w:lvlJc w:val="left"/>
    </w:lvl>
  </w:abstractNum>
  <w:abstractNum w:abstractNumId="32">
    <w:nsid w:val="048BE573"/>
    <w:multiLevelType w:val="hybridMultilevel"/>
    <w:tmpl w:val="C1206620"/>
    <w:lvl w:ilvl="0" w:tplc="6E60EDE6">
      <w:start w:val="1"/>
      <w:numFmt w:val="upperLetter"/>
      <w:lvlText w:val="%1"/>
      <w:lvlJc w:val="left"/>
    </w:lvl>
    <w:lvl w:ilvl="1" w:tplc="504CFA22">
      <w:start w:val="1"/>
      <w:numFmt w:val="decimal"/>
      <w:lvlText w:val="%2."/>
      <w:lvlJc w:val="left"/>
    </w:lvl>
    <w:lvl w:ilvl="2" w:tplc="A448F442">
      <w:numFmt w:val="decimal"/>
      <w:lvlText w:val=""/>
      <w:lvlJc w:val="left"/>
    </w:lvl>
    <w:lvl w:ilvl="3" w:tplc="3B6CE87C">
      <w:numFmt w:val="decimal"/>
      <w:lvlText w:val=""/>
      <w:lvlJc w:val="left"/>
    </w:lvl>
    <w:lvl w:ilvl="4" w:tplc="7FCC2AA4">
      <w:numFmt w:val="decimal"/>
      <w:lvlText w:val=""/>
      <w:lvlJc w:val="left"/>
    </w:lvl>
    <w:lvl w:ilvl="5" w:tplc="29F4FE44">
      <w:numFmt w:val="decimal"/>
      <w:lvlText w:val=""/>
      <w:lvlJc w:val="left"/>
    </w:lvl>
    <w:lvl w:ilvl="6" w:tplc="2B5A6AEC">
      <w:numFmt w:val="decimal"/>
      <w:lvlText w:val=""/>
      <w:lvlJc w:val="left"/>
    </w:lvl>
    <w:lvl w:ilvl="7" w:tplc="75C44878">
      <w:numFmt w:val="decimal"/>
      <w:lvlText w:val=""/>
      <w:lvlJc w:val="left"/>
    </w:lvl>
    <w:lvl w:ilvl="8" w:tplc="88B61918">
      <w:numFmt w:val="decimal"/>
      <w:lvlText w:val=""/>
      <w:lvlJc w:val="left"/>
    </w:lvl>
  </w:abstractNum>
  <w:abstractNum w:abstractNumId="33">
    <w:nsid w:val="04ABE597"/>
    <w:multiLevelType w:val="hybridMultilevel"/>
    <w:tmpl w:val="F53E0AB2"/>
    <w:lvl w:ilvl="0" w:tplc="ADC04FD8">
      <w:start w:val="1"/>
      <w:numFmt w:val="upperLetter"/>
      <w:lvlText w:val="%1."/>
      <w:lvlJc w:val="left"/>
    </w:lvl>
    <w:lvl w:ilvl="1" w:tplc="A95A4D08">
      <w:start w:val="1"/>
      <w:numFmt w:val="bullet"/>
      <w:lvlText w:val="−"/>
      <w:lvlJc w:val="left"/>
    </w:lvl>
    <w:lvl w:ilvl="2" w:tplc="90A466E8">
      <w:numFmt w:val="decimal"/>
      <w:lvlText w:val=""/>
      <w:lvlJc w:val="left"/>
    </w:lvl>
    <w:lvl w:ilvl="3" w:tplc="4E28C0AE">
      <w:numFmt w:val="decimal"/>
      <w:lvlText w:val=""/>
      <w:lvlJc w:val="left"/>
    </w:lvl>
    <w:lvl w:ilvl="4" w:tplc="455E930C">
      <w:numFmt w:val="decimal"/>
      <w:lvlText w:val=""/>
      <w:lvlJc w:val="left"/>
    </w:lvl>
    <w:lvl w:ilvl="5" w:tplc="9D5E97B6">
      <w:numFmt w:val="decimal"/>
      <w:lvlText w:val=""/>
      <w:lvlJc w:val="left"/>
    </w:lvl>
    <w:lvl w:ilvl="6" w:tplc="BF26C63C">
      <w:numFmt w:val="decimal"/>
      <w:lvlText w:val=""/>
      <w:lvlJc w:val="left"/>
    </w:lvl>
    <w:lvl w:ilvl="7" w:tplc="8F0C2CBA">
      <w:numFmt w:val="decimal"/>
      <w:lvlText w:val=""/>
      <w:lvlJc w:val="left"/>
    </w:lvl>
    <w:lvl w:ilvl="8" w:tplc="4A5E5642">
      <w:numFmt w:val="decimal"/>
      <w:lvlText w:val=""/>
      <w:lvlJc w:val="left"/>
    </w:lvl>
  </w:abstractNum>
  <w:abstractNum w:abstractNumId="34">
    <w:nsid w:val="04AC8EC3"/>
    <w:multiLevelType w:val="hybridMultilevel"/>
    <w:tmpl w:val="0D1ADB78"/>
    <w:lvl w:ilvl="0" w:tplc="46FA5354">
      <w:start w:val="3"/>
      <w:numFmt w:val="upperLetter"/>
      <w:lvlText w:val="%1."/>
      <w:lvlJc w:val="left"/>
    </w:lvl>
    <w:lvl w:ilvl="1" w:tplc="1520AFFC">
      <w:numFmt w:val="decimal"/>
      <w:lvlText w:val=""/>
      <w:lvlJc w:val="left"/>
    </w:lvl>
    <w:lvl w:ilvl="2" w:tplc="E488D4BE">
      <w:numFmt w:val="decimal"/>
      <w:lvlText w:val=""/>
      <w:lvlJc w:val="left"/>
    </w:lvl>
    <w:lvl w:ilvl="3" w:tplc="F81A9F4A">
      <w:numFmt w:val="decimal"/>
      <w:lvlText w:val=""/>
      <w:lvlJc w:val="left"/>
    </w:lvl>
    <w:lvl w:ilvl="4" w:tplc="79948B9E">
      <w:numFmt w:val="decimal"/>
      <w:lvlText w:val=""/>
      <w:lvlJc w:val="left"/>
    </w:lvl>
    <w:lvl w:ilvl="5" w:tplc="CF50C418">
      <w:numFmt w:val="decimal"/>
      <w:lvlText w:val=""/>
      <w:lvlJc w:val="left"/>
    </w:lvl>
    <w:lvl w:ilvl="6" w:tplc="5636D624">
      <w:numFmt w:val="decimal"/>
      <w:lvlText w:val=""/>
      <w:lvlJc w:val="left"/>
    </w:lvl>
    <w:lvl w:ilvl="7" w:tplc="D8E0B524">
      <w:numFmt w:val="decimal"/>
      <w:lvlText w:val=""/>
      <w:lvlJc w:val="left"/>
    </w:lvl>
    <w:lvl w:ilvl="8" w:tplc="C1A69C20">
      <w:numFmt w:val="decimal"/>
      <w:lvlText w:val=""/>
      <w:lvlJc w:val="left"/>
    </w:lvl>
  </w:abstractNum>
  <w:abstractNum w:abstractNumId="35">
    <w:nsid w:val="04B67062"/>
    <w:multiLevelType w:val="hybridMultilevel"/>
    <w:tmpl w:val="F0B4C408"/>
    <w:lvl w:ilvl="0" w:tplc="EBD050FC">
      <w:start w:val="3"/>
      <w:numFmt w:val="upperLetter"/>
      <w:lvlText w:val="%1."/>
      <w:lvlJc w:val="left"/>
    </w:lvl>
    <w:lvl w:ilvl="1" w:tplc="69A8C2FC">
      <w:numFmt w:val="decimal"/>
      <w:lvlText w:val=""/>
      <w:lvlJc w:val="left"/>
    </w:lvl>
    <w:lvl w:ilvl="2" w:tplc="C2DAAA92">
      <w:numFmt w:val="decimal"/>
      <w:lvlText w:val=""/>
      <w:lvlJc w:val="left"/>
    </w:lvl>
    <w:lvl w:ilvl="3" w:tplc="212E269A">
      <w:numFmt w:val="decimal"/>
      <w:lvlText w:val=""/>
      <w:lvlJc w:val="left"/>
    </w:lvl>
    <w:lvl w:ilvl="4" w:tplc="5B5AE19A">
      <w:numFmt w:val="decimal"/>
      <w:lvlText w:val=""/>
      <w:lvlJc w:val="left"/>
    </w:lvl>
    <w:lvl w:ilvl="5" w:tplc="62EE98C8">
      <w:numFmt w:val="decimal"/>
      <w:lvlText w:val=""/>
      <w:lvlJc w:val="left"/>
    </w:lvl>
    <w:lvl w:ilvl="6" w:tplc="B3A8A25E">
      <w:numFmt w:val="decimal"/>
      <w:lvlText w:val=""/>
      <w:lvlJc w:val="left"/>
    </w:lvl>
    <w:lvl w:ilvl="7" w:tplc="730876AE">
      <w:numFmt w:val="decimal"/>
      <w:lvlText w:val=""/>
      <w:lvlJc w:val="left"/>
    </w:lvl>
    <w:lvl w:ilvl="8" w:tplc="8C44B4F8">
      <w:numFmt w:val="decimal"/>
      <w:lvlText w:val=""/>
      <w:lvlJc w:val="left"/>
    </w:lvl>
  </w:abstractNum>
  <w:abstractNum w:abstractNumId="36">
    <w:nsid w:val="04C9BB1B"/>
    <w:multiLevelType w:val="hybridMultilevel"/>
    <w:tmpl w:val="D57806E8"/>
    <w:lvl w:ilvl="0" w:tplc="2BD4ABC2">
      <w:start w:val="2"/>
      <w:numFmt w:val="decimal"/>
      <w:lvlText w:val="%1."/>
      <w:lvlJc w:val="left"/>
    </w:lvl>
    <w:lvl w:ilvl="1" w:tplc="B8482E8E">
      <w:numFmt w:val="decimal"/>
      <w:lvlText w:val=""/>
      <w:lvlJc w:val="left"/>
    </w:lvl>
    <w:lvl w:ilvl="2" w:tplc="77F456BC">
      <w:numFmt w:val="decimal"/>
      <w:lvlText w:val=""/>
      <w:lvlJc w:val="left"/>
    </w:lvl>
    <w:lvl w:ilvl="3" w:tplc="C336660C">
      <w:numFmt w:val="decimal"/>
      <w:lvlText w:val=""/>
      <w:lvlJc w:val="left"/>
    </w:lvl>
    <w:lvl w:ilvl="4" w:tplc="78A4CAE2">
      <w:numFmt w:val="decimal"/>
      <w:lvlText w:val=""/>
      <w:lvlJc w:val="left"/>
    </w:lvl>
    <w:lvl w:ilvl="5" w:tplc="CA7C80AE">
      <w:numFmt w:val="decimal"/>
      <w:lvlText w:val=""/>
      <w:lvlJc w:val="left"/>
    </w:lvl>
    <w:lvl w:ilvl="6" w:tplc="3842CA4E">
      <w:numFmt w:val="decimal"/>
      <w:lvlText w:val=""/>
      <w:lvlJc w:val="left"/>
    </w:lvl>
    <w:lvl w:ilvl="7" w:tplc="A9C2F158">
      <w:numFmt w:val="decimal"/>
      <w:lvlText w:val=""/>
      <w:lvlJc w:val="left"/>
    </w:lvl>
    <w:lvl w:ilvl="8" w:tplc="6EF09010">
      <w:numFmt w:val="decimal"/>
      <w:lvlText w:val=""/>
      <w:lvlJc w:val="left"/>
    </w:lvl>
  </w:abstractNum>
  <w:abstractNum w:abstractNumId="37">
    <w:nsid w:val="05157276"/>
    <w:multiLevelType w:val="hybridMultilevel"/>
    <w:tmpl w:val="1974CA02"/>
    <w:lvl w:ilvl="0" w:tplc="3E8ABF00">
      <w:start w:val="6"/>
      <w:numFmt w:val="decimal"/>
      <w:lvlText w:val="%1."/>
      <w:lvlJc w:val="left"/>
    </w:lvl>
    <w:lvl w:ilvl="1" w:tplc="DA70A178">
      <w:numFmt w:val="decimal"/>
      <w:lvlText w:val=""/>
      <w:lvlJc w:val="left"/>
    </w:lvl>
    <w:lvl w:ilvl="2" w:tplc="017C6904">
      <w:numFmt w:val="decimal"/>
      <w:lvlText w:val=""/>
      <w:lvlJc w:val="left"/>
    </w:lvl>
    <w:lvl w:ilvl="3" w:tplc="307C8412">
      <w:numFmt w:val="decimal"/>
      <w:lvlText w:val=""/>
      <w:lvlJc w:val="left"/>
    </w:lvl>
    <w:lvl w:ilvl="4" w:tplc="0F104698">
      <w:numFmt w:val="decimal"/>
      <w:lvlText w:val=""/>
      <w:lvlJc w:val="left"/>
    </w:lvl>
    <w:lvl w:ilvl="5" w:tplc="861A26E4">
      <w:numFmt w:val="decimal"/>
      <w:lvlText w:val=""/>
      <w:lvlJc w:val="left"/>
    </w:lvl>
    <w:lvl w:ilvl="6" w:tplc="4606D902">
      <w:numFmt w:val="decimal"/>
      <w:lvlText w:val=""/>
      <w:lvlJc w:val="left"/>
    </w:lvl>
    <w:lvl w:ilvl="7" w:tplc="A85AF9D2">
      <w:numFmt w:val="decimal"/>
      <w:lvlText w:val=""/>
      <w:lvlJc w:val="left"/>
    </w:lvl>
    <w:lvl w:ilvl="8" w:tplc="8BD86C78">
      <w:numFmt w:val="decimal"/>
      <w:lvlText w:val=""/>
      <w:lvlJc w:val="left"/>
    </w:lvl>
  </w:abstractNum>
  <w:abstractNum w:abstractNumId="38">
    <w:nsid w:val="052192AD"/>
    <w:multiLevelType w:val="hybridMultilevel"/>
    <w:tmpl w:val="57689FCC"/>
    <w:lvl w:ilvl="0" w:tplc="BC4EA14A">
      <w:start w:val="2"/>
      <w:numFmt w:val="upperLetter"/>
      <w:lvlText w:val="%1."/>
      <w:lvlJc w:val="left"/>
    </w:lvl>
    <w:lvl w:ilvl="1" w:tplc="225A615E">
      <w:numFmt w:val="decimal"/>
      <w:lvlText w:val=""/>
      <w:lvlJc w:val="left"/>
    </w:lvl>
    <w:lvl w:ilvl="2" w:tplc="C10C5F64">
      <w:numFmt w:val="decimal"/>
      <w:lvlText w:val=""/>
      <w:lvlJc w:val="left"/>
    </w:lvl>
    <w:lvl w:ilvl="3" w:tplc="E4B0F858">
      <w:numFmt w:val="decimal"/>
      <w:lvlText w:val=""/>
      <w:lvlJc w:val="left"/>
    </w:lvl>
    <w:lvl w:ilvl="4" w:tplc="D3AC1B12">
      <w:numFmt w:val="decimal"/>
      <w:lvlText w:val=""/>
      <w:lvlJc w:val="left"/>
    </w:lvl>
    <w:lvl w:ilvl="5" w:tplc="C690242E">
      <w:numFmt w:val="decimal"/>
      <w:lvlText w:val=""/>
      <w:lvlJc w:val="left"/>
    </w:lvl>
    <w:lvl w:ilvl="6" w:tplc="61A220C4">
      <w:numFmt w:val="decimal"/>
      <w:lvlText w:val=""/>
      <w:lvlJc w:val="left"/>
    </w:lvl>
    <w:lvl w:ilvl="7" w:tplc="6174FD3A">
      <w:numFmt w:val="decimal"/>
      <w:lvlText w:val=""/>
      <w:lvlJc w:val="left"/>
    </w:lvl>
    <w:lvl w:ilvl="8" w:tplc="5590E280">
      <w:numFmt w:val="decimal"/>
      <w:lvlText w:val=""/>
      <w:lvlJc w:val="left"/>
    </w:lvl>
  </w:abstractNum>
  <w:abstractNum w:abstractNumId="39">
    <w:nsid w:val="05377D7E"/>
    <w:multiLevelType w:val="hybridMultilevel"/>
    <w:tmpl w:val="81F64B86"/>
    <w:lvl w:ilvl="0" w:tplc="AA6A4644">
      <w:start w:val="1"/>
      <w:numFmt w:val="decimal"/>
      <w:lvlText w:val="%1."/>
      <w:lvlJc w:val="left"/>
    </w:lvl>
    <w:lvl w:ilvl="1" w:tplc="EE642102">
      <w:numFmt w:val="decimal"/>
      <w:lvlText w:val=""/>
      <w:lvlJc w:val="left"/>
    </w:lvl>
    <w:lvl w:ilvl="2" w:tplc="B0FAE94E">
      <w:numFmt w:val="decimal"/>
      <w:lvlText w:val=""/>
      <w:lvlJc w:val="left"/>
    </w:lvl>
    <w:lvl w:ilvl="3" w:tplc="0AA23786">
      <w:numFmt w:val="decimal"/>
      <w:lvlText w:val=""/>
      <w:lvlJc w:val="left"/>
    </w:lvl>
    <w:lvl w:ilvl="4" w:tplc="895631CC">
      <w:numFmt w:val="decimal"/>
      <w:lvlText w:val=""/>
      <w:lvlJc w:val="left"/>
    </w:lvl>
    <w:lvl w:ilvl="5" w:tplc="DC7AB196">
      <w:numFmt w:val="decimal"/>
      <w:lvlText w:val=""/>
      <w:lvlJc w:val="left"/>
    </w:lvl>
    <w:lvl w:ilvl="6" w:tplc="5292FCC4">
      <w:numFmt w:val="decimal"/>
      <w:lvlText w:val=""/>
      <w:lvlJc w:val="left"/>
    </w:lvl>
    <w:lvl w:ilvl="7" w:tplc="9B4E654C">
      <w:numFmt w:val="decimal"/>
      <w:lvlText w:val=""/>
      <w:lvlJc w:val="left"/>
    </w:lvl>
    <w:lvl w:ilvl="8" w:tplc="B59E0536">
      <w:numFmt w:val="decimal"/>
      <w:lvlText w:val=""/>
      <w:lvlJc w:val="left"/>
    </w:lvl>
  </w:abstractNum>
  <w:abstractNum w:abstractNumId="40">
    <w:nsid w:val="058D717E"/>
    <w:multiLevelType w:val="hybridMultilevel"/>
    <w:tmpl w:val="951495A6"/>
    <w:lvl w:ilvl="0" w:tplc="9EC43C90">
      <w:start w:val="3"/>
      <w:numFmt w:val="upperLetter"/>
      <w:lvlText w:val="%1."/>
      <w:lvlJc w:val="left"/>
    </w:lvl>
    <w:lvl w:ilvl="1" w:tplc="BAFCF90E">
      <w:numFmt w:val="decimal"/>
      <w:lvlText w:val=""/>
      <w:lvlJc w:val="left"/>
    </w:lvl>
    <w:lvl w:ilvl="2" w:tplc="4BCAD540">
      <w:numFmt w:val="decimal"/>
      <w:lvlText w:val=""/>
      <w:lvlJc w:val="left"/>
    </w:lvl>
    <w:lvl w:ilvl="3" w:tplc="ADB8DA88">
      <w:numFmt w:val="decimal"/>
      <w:lvlText w:val=""/>
      <w:lvlJc w:val="left"/>
    </w:lvl>
    <w:lvl w:ilvl="4" w:tplc="2E40CD30">
      <w:numFmt w:val="decimal"/>
      <w:lvlText w:val=""/>
      <w:lvlJc w:val="left"/>
    </w:lvl>
    <w:lvl w:ilvl="5" w:tplc="231E7DE6">
      <w:numFmt w:val="decimal"/>
      <w:lvlText w:val=""/>
      <w:lvlJc w:val="left"/>
    </w:lvl>
    <w:lvl w:ilvl="6" w:tplc="824AE1FC">
      <w:numFmt w:val="decimal"/>
      <w:lvlText w:val=""/>
      <w:lvlJc w:val="left"/>
    </w:lvl>
    <w:lvl w:ilvl="7" w:tplc="224C30EA">
      <w:numFmt w:val="decimal"/>
      <w:lvlText w:val=""/>
      <w:lvlJc w:val="left"/>
    </w:lvl>
    <w:lvl w:ilvl="8" w:tplc="D3A858A2">
      <w:numFmt w:val="decimal"/>
      <w:lvlText w:val=""/>
      <w:lvlJc w:val="left"/>
    </w:lvl>
  </w:abstractNum>
  <w:abstractNum w:abstractNumId="41">
    <w:nsid w:val="059E3AC4"/>
    <w:multiLevelType w:val="hybridMultilevel"/>
    <w:tmpl w:val="7E0067B4"/>
    <w:lvl w:ilvl="0" w:tplc="BF7EE60A">
      <w:start w:val="1"/>
      <w:numFmt w:val="bullet"/>
      <w:lvlText w:val="0"/>
      <w:lvlJc w:val="left"/>
    </w:lvl>
    <w:lvl w:ilvl="1" w:tplc="A4A4CD4E">
      <w:numFmt w:val="decimal"/>
      <w:lvlText w:val=""/>
      <w:lvlJc w:val="left"/>
    </w:lvl>
    <w:lvl w:ilvl="2" w:tplc="AABA1C92">
      <w:numFmt w:val="decimal"/>
      <w:lvlText w:val=""/>
      <w:lvlJc w:val="left"/>
    </w:lvl>
    <w:lvl w:ilvl="3" w:tplc="57EEE28A">
      <w:numFmt w:val="decimal"/>
      <w:lvlText w:val=""/>
      <w:lvlJc w:val="left"/>
    </w:lvl>
    <w:lvl w:ilvl="4" w:tplc="88268302">
      <w:numFmt w:val="decimal"/>
      <w:lvlText w:val=""/>
      <w:lvlJc w:val="left"/>
    </w:lvl>
    <w:lvl w:ilvl="5" w:tplc="475C0BFA">
      <w:numFmt w:val="decimal"/>
      <w:lvlText w:val=""/>
      <w:lvlJc w:val="left"/>
    </w:lvl>
    <w:lvl w:ilvl="6" w:tplc="DEE82C8C">
      <w:numFmt w:val="decimal"/>
      <w:lvlText w:val=""/>
      <w:lvlJc w:val="left"/>
    </w:lvl>
    <w:lvl w:ilvl="7" w:tplc="78DADEDC">
      <w:numFmt w:val="decimal"/>
      <w:lvlText w:val=""/>
      <w:lvlJc w:val="left"/>
    </w:lvl>
    <w:lvl w:ilvl="8" w:tplc="217AA61A">
      <w:numFmt w:val="decimal"/>
      <w:lvlText w:val=""/>
      <w:lvlJc w:val="left"/>
    </w:lvl>
  </w:abstractNum>
  <w:abstractNum w:abstractNumId="42">
    <w:nsid w:val="05ADC9B4"/>
    <w:multiLevelType w:val="hybridMultilevel"/>
    <w:tmpl w:val="90186FE8"/>
    <w:lvl w:ilvl="0" w:tplc="9038543A">
      <w:start w:val="4"/>
      <w:numFmt w:val="decimal"/>
      <w:lvlText w:val="%1."/>
      <w:lvlJc w:val="left"/>
    </w:lvl>
    <w:lvl w:ilvl="1" w:tplc="ABDCB136">
      <w:numFmt w:val="decimal"/>
      <w:lvlText w:val=""/>
      <w:lvlJc w:val="left"/>
    </w:lvl>
    <w:lvl w:ilvl="2" w:tplc="03A67750">
      <w:numFmt w:val="decimal"/>
      <w:lvlText w:val=""/>
      <w:lvlJc w:val="left"/>
    </w:lvl>
    <w:lvl w:ilvl="3" w:tplc="C318121C">
      <w:numFmt w:val="decimal"/>
      <w:lvlText w:val=""/>
      <w:lvlJc w:val="left"/>
    </w:lvl>
    <w:lvl w:ilvl="4" w:tplc="29A27C86">
      <w:numFmt w:val="decimal"/>
      <w:lvlText w:val=""/>
      <w:lvlJc w:val="left"/>
    </w:lvl>
    <w:lvl w:ilvl="5" w:tplc="B5B2F97E">
      <w:numFmt w:val="decimal"/>
      <w:lvlText w:val=""/>
      <w:lvlJc w:val="left"/>
    </w:lvl>
    <w:lvl w:ilvl="6" w:tplc="21E0E442">
      <w:numFmt w:val="decimal"/>
      <w:lvlText w:val=""/>
      <w:lvlJc w:val="left"/>
    </w:lvl>
    <w:lvl w:ilvl="7" w:tplc="7B4A4F64">
      <w:numFmt w:val="decimal"/>
      <w:lvlText w:val=""/>
      <w:lvlJc w:val="left"/>
    </w:lvl>
    <w:lvl w:ilvl="8" w:tplc="31E6ADCA">
      <w:numFmt w:val="decimal"/>
      <w:lvlText w:val=""/>
      <w:lvlJc w:val="left"/>
    </w:lvl>
  </w:abstractNum>
  <w:abstractNum w:abstractNumId="43">
    <w:nsid w:val="05B9B1FD"/>
    <w:multiLevelType w:val="hybridMultilevel"/>
    <w:tmpl w:val="DA1A9194"/>
    <w:lvl w:ilvl="0" w:tplc="85B2A832">
      <w:start w:val="1"/>
      <w:numFmt w:val="upperLetter"/>
      <w:lvlText w:val="%1."/>
      <w:lvlJc w:val="left"/>
    </w:lvl>
    <w:lvl w:ilvl="1" w:tplc="2C40D97E">
      <w:start w:val="1"/>
      <w:numFmt w:val="bullet"/>
      <w:lvlText w:val="−"/>
      <w:lvlJc w:val="left"/>
    </w:lvl>
    <w:lvl w:ilvl="2" w:tplc="664C0F48">
      <w:numFmt w:val="decimal"/>
      <w:lvlText w:val=""/>
      <w:lvlJc w:val="left"/>
    </w:lvl>
    <w:lvl w:ilvl="3" w:tplc="8F2E7E2E">
      <w:numFmt w:val="decimal"/>
      <w:lvlText w:val=""/>
      <w:lvlJc w:val="left"/>
    </w:lvl>
    <w:lvl w:ilvl="4" w:tplc="2DBE3958">
      <w:numFmt w:val="decimal"/>
      <w:lvlText w:val=""/>
      <w:lvlJc w:val="left"/>
    </w:lvl>
    <w:lvl w:ilvl="5" w:tplc="6826DE94">
      <w:numFmt w:val="decimal"/>
      <w:lvlText w:val=""/>
      <w:lvlJc w:val="left"/>
    </w:lvl>
    <w:lvl w:ilvl="6" w:tplc="57F848AA">
      <w:numFmt w:val="decimal"/>
      <w:lvlText w:val=""/>
      <w:lvlJc w:val="left"/>
    </w:lvl>
    <w:lvl w:ilvl="7" w:tplc="22440B2E">
      <w:numFmt w:val="decimal"/>
      <w:lvlText w:val=""/>
      <w:lvlJc w:val="left"/>
    </w:lvl>
    <w:lvl w:ilvl="8" w:tplc="28081C8C">
      <w:numFmt w:val="decimal"/>
      <w:lvlText w:val=""/>
      <w:lvlJc w:val="left"/>
    </w:lvl>
  </w:abstractNum>
  <w:abstractNum w:abstractNumId="44">
    <w:nsid w:val="05C243F1"/>
    <w:multiLevelType w:val="hybridMultilevel"/>
    <w:tmpl w:val="9612BE5E"/>
    <w:lvl w:ilvl="0" w:tplc="AFC8260E">
      <w:start w:val="1"/>
      <w:numFmt w:val="bullet"/>
      <w:lvlText w:val="•"/>
      <w:lvlJc w:val="left"/>
    </w:lvl>
    <w:lvl w:ilvl="1" w:tplc="393E549A">
      <w:numFmt w:val="decimal"/>
      <w:lvlText w:val=""/>
      <w:lvlJc w:val="left"/>
    </w:lvl>
    <w:lvl w:ilvl="2" w:tplc="2D50AAB8">
      <w:numFmt w:val="decimal"/>
      <w:lvlText w:val=""/>
      <w:lvlJc w:val="left"/>
    </w:lvl>
    <w:lvl w:ilvl="3" w:tplc="EBE08B54">
      <w:numFmt w:val="decimal"/>
      <w:lvlText w:val=""/>
      <w:lvlJc w:val="left"/>
    </w:lvl>
    <w:lvl w:ilvl="4" w:tplc="889EB464">
      <w:numFmt w:val="decimal"/>
      <w:lvlText w:val=""/>
      <w:lvlJc w:val="left"/>
    </w:lvl>
    <w:lvl w:ilvl="5" w:tplc="F116810A">
      <w:numFmt w:val="decimal"/>
      <w:lvlText w:val=""/>
      <w:lvlJc w:val="left"/>
    </w:lvl>
    <w:lvl w:ilvl="6" w:tplc="D3EEF162">
      <w:numFmt w:val="decimal"/>
      <w:lvlText w:val=""/>
      <w:lvlJc w:val="left"/>
    </w:lvl>
    <w:lvl w:ilvl="7" w:tplc="FCE461BC">
      <w:numFmt w:val="decimal"/>
      <w:lvlText w:val=""/>
      <w:lvlJc w:val="left"/>
    </w:lvl>
    <w:lvl w:ilvl="8" w:tplc="0576C62A">
      <w:numFmt w:val="decimal"/>
      <w:lvlText w:val=""/>
      <w:lvlJc w:val="left"/>
    </w:lvl>
  </w:abstractNum>
  <w:abstractNum w:abstractNumId="45">
    <w:nsid w:val="05EF4B64"/>
    <w:multiLevelType w:val="hybridMultilevel"/>
    <w:tmpl w:val="666CBEFE"/>
    <w:lvl w:ilvl="0" w:tplc="AC9E9BA8">
      <w:start w:val="1"/>
      <w:numFmt w:val="upperLetter"/>
      <w:lvlText w:val="%1."/>
      <w:lvlJc w:val="left"/>
    </w:lvl>
    <w:lvl w:ilvl="1" w:tplc="E99CC7D8">
      <w:start w:val="1"/>
      <w:numFmt w:val="bullet"/>
      <w:lvlText w:val="−"/>
      <w:lvlJc w:val="left"/>
    </w:lvl>
    <w:lvl w:ilvl="2" w:tplc="26145282">
      <w:numFmt w:val="decimal"/>
      <w:lvlText w:val=""/>
      <w:lvlJc w:val="left"/>
    </w:lvl>
    <w:lvl w:ilvl="3" w:tplc="D948385A">
      <w:numFmt w:val="decimal"/>
      <w:lvlText w:val=""/>
      <w:lvlJc w:val="left"/>
    </w:lvl>
    <w:lvl w:ilvl="4" w:tplc="493E3078">
      <w:numFmt w:val="decimal"/>
      <w:lvlText w:val=""/>
      <w:lvlJc w:val="left"/>
    </w:lvl>
    <w:lvl w:ilvl="5" w:tplc="DCA42CDA">
      <w:numFmt w:val="decimal"/>
      <w:lvlText w:val=""/>
      <w:lvlJc w:val="left"/>
    </w:lvl>
    <w:lvl w:ilvl="6" w:tplc="2DA463BA">
      <w:numFmt w:val="decimal"/>
      <w:lvlText w:val=""/>
      <w:lvlJc w:val="left"/>
    </w:lvl>
    <w:lvl w:ilvl="7" w:tplc="34167686">
      <w:numFmt w:val="decimal"/>
      <w:lvlText w:val=""/>
      <w:lvlJc w:val="left"/>
    </w:lvl>
    <w:lvl w:ilvl="8" w:tplc="69BE34A8">
      <w:numFmt w:val="decimal"/>
      <w:lvlText w:val=""/>
      <w:lvlJc w:val="left"/>
    </w:lvl>
  </w:abstractNum>
  <w:abstractNum w:abstractNumId="46">
    <w:nsid w:val="05F4208C"/>
    <w:multiLevelType w:val="hybridMultilevel"/>
    <w:tmpl w:val="2250D94E"/>
    <w:lvl w:ilvl="0" w:tplc="49048E4A">
      <w:start w:val="1"/>
      <w:numFmt w:val="bullet"/>
      <w:lvlText w:val="("/>
      <w:lvlJc w:val="left"/>
    </w:lvl>
    <w:lvl w:ilvl="1" w:tplc="2272D1FE">
      <w:numFmt w:val="decimal"/>
      <w:lvlText w:val=""/>
      <w:lvlJc w:val="left"/>
    </w:lvl>
    <w:lvl w:ilvl="2" w:tplc="A4B4213E">
      <w:numFmt w:val="decimal"/>
      <w:lvlText w:val=""/>
      <w:lvlJc w:val="left"/>
    </w:lvl>
    <w:lvl w:ilvl="3" w:tplc="D14C0FC8">
      <w:numFmt w:val="decimal"/>
      <w:lvlText w:val=""/>
      <w:lvlJc w:val="left"/>
    </w:lvl>
    <w:lvl w:ilvl="4" w:tplc="DADE1F14">
      <w:numFmt w:val="decimal"/>
      <w:lvlText w:val=""/>
      <w:lvlJc w:val="left"/>
    </w:lvl>
    <w:lvl w:ilvl="5" w:tplc="964C75A2">
      <w:numFmt w:val="decimal"/>
      <w:lvlText w:val=""/>
      <w:lvlJc w:val="left"/>
    </w:lvl>
    <w:lvl w:ilvl="6" w:tplc="5AECA440">
      <w:numFmt w:val="decimal"/>
      <w:lvlText w:val=""/>
      <w:lvlJc w:val="left"/>
    </w:lvl>
    <w:lvl w:ilvl="7" w:tplc="A5FC274A">
      <w:numFmt w:val="decimal"/>
      <w:lvlText w:val=""/>
      <w:lvlJc w:val="left"/>
    </w:lvl>
    <w:lvl w:ilvl="8" w:tplc="BB7ABD80">
      <w:numFmt w:val="decimal"/>
      <w:lvlText w:val=""/>
      <w:lvlJc w:val="left"/>
    </w:lvl>
  </w:abstractNum>
  <w:abstractNum w:abstractNumId="47">
    <w:nsid w:val="05FF178A"/>
    <w:multiLevelType w:val="hybridMultilevel"/>
    <w:tmpl w:val="7F7C19DA"/>
    <w:lvl w:ilvl="0" w:tplc="2822F50E">
      <w:start w:val="1"/>
      <w:numFmt w:val="bullet"/>
      <w:lvlText w:val="и"/>
      <w:lvlJc w:val="left"/>
    </w:lvl>
    <w:lvl w:ilvl="1" w:tplc="A0C2B196">
      <w:numFmt w:val="decimal"/>
      <w:lvlText w:val=""/>
      <w:lvlJc w:val="left"/>
    </w:lvl>
    <w:lvl w:ilvl="2" w:tplc="3984CD06">
      <w:numFmt w:val="decimal"/>
      <w:lvlText w:val=""/>
      <w:lvlJc w:val="left"/>
    </w:lvl>
    <w:lvl w:ilvl="3" w:tplc="1D082016">
      <w:numFmt w:val="decimal"/>
      <w:lvlText w:val=""/>
      <w:lvlJc w:val="left"/>
    </w:lvl>
    <w:lvl w:ilvl="4" w:tplc="4CCC9C5A">
      <w:numFmt w:val="decimal"/>
      <w:lvlText w:val=""/>
      <w:lvlJc w:val="left"/>
    </w:lvl>
    <w:lvl w:ilvl="5" w:tplc="934EA7E6">
      <w:numFmt w:val="decimal"/>
      <w:lvlText w:val=""/>
      <w:lvlJc w:val="left"/>
    </w:lvl>
    <w:lvl w:ilvl="6" w:tplc="CEAADEB8">
      <w:numFmt w:val="decimal"/>
      <w:lvlText w:val=""/>
      <w:lvlJc w:val="left"/>
    </w:lvl>
    <w:lvl w:ilvl="7" w:tplc="E81E7CD2">
      <w:numFmt w:val="decimal"/>
      <w:lvlText w:val=""/>
      <w:lvlJc w:val="left"/>
    </w:lvl>
    <w:lvl w:ilvl="8" w:tplc="27B6FF04">
      <w:numFmt w:val="decimal"/>
      <w:lvlText w:val=""/>
      <w:lvlJc w:val="left"/>
    </w:lvl>
  </w:abstractNum>
  <w:abstractNum w:abstractNumId="48">
    <w:nsid w:val="061C66E3"/>
    <w:multiLevelType w:val="hybridMultilevel"/>
    <w:tmpl w:val="604A4ADA"/>
    <w:lvl w:ilvl="0" w:tplc="0A0CB134">
      <w:start w:val="1"/>
      <w:numFmt w:val="bullet"/>
      <w:lvlText w:val="S"/>
      <w:lvlJc w:val="left"/>
    </w:lvl>
    <w:lvl w:ilvl="1" w:tplc="BE30D64A">
      <w:numFmt w:val="decimal"/>
      <w:lvlText w:val=""/>
      <w:lvlJc w:val="left"/>
    </w:lvl>
    <w:lvl w:ilvl="2" w:tplc="904ACA8A">
      <w:numFmt w:val="decimal"/>
      <w:lvlText w:val=""/>
      <w:lvlJc w:val="left"/>
    </w:lvl>
    <w:lvl w:ilvl="3" w:tplc="A0C65262">
      <w:numFmt w:val="decimal"/>
      <w:lvlText w:val=""/>
      <w:lvlJc w:val="left"/>
    </w:lvl>
    <w:lvl w:ilvl="4" w:tplc="DF4E43F8">
      <w:numFmt w:val="decimal"/>
      <w:lvlText w:val=""/>
      <w:lvlJc w:val="left"/>
    </w:lvl>
    <w:lvl w:ilvl="5" w:tplc="1428C09A">
      <w:numFmt w:val="decimal"/>
      <w:lvlText w:val=""/>
      <w:lvlJc w:val="left"/>
    </w:lvl>
    <w:lvl w:ilvl="6" w:tplc="60646CB0">
      <w:numFmt w:val="decimal"/>
      <w:lvlText w:val=""/>
      <w:lvlJc w:val="left"/>
    </w:lvl>
    <w:lvl w:ilvl="7" w:tplc="3C12FBE2">
      <w:numFmt w:val="decimal"/>
      <w:lvlText w:val=""/>
      <w:lvlJc w:val="left"/>
    </w:lvl>
    <w:lvl w:ilvl="8" w:tplc="93E2E096">
      <w:numFmt w:val="decimal"/>
      <w:lvlText w:val=""/>
      <w:lvlJc w:val="left"/>
    </w:lvl>
  </w:abstractNum>
  <w:abstractNum w:abstractNumId="49">
    <w:nsid w:val="063FEC9A"/>
    <w:multiLevelType w:val="hybridMultilevel"/>
    <w:tmpl w:val="7264CEB4"/>
    <w:lvl w:ilvl="0" w:tplc="4CE20E54">
      <w:start w:val="1"/>
      <w:numFmt w:val="decimal"/>
      <w:lvlText w:val="%1"/>
      <w:lvlJc w:val="left"/>
    </w:lvl>
    <w:lvl w:ilvl="1" w:tplc="2D6E4F36">
      <w:start w:val="1"/>
      <w:numFmt w:val="lowerRoman"/>
      <w:lvlText w:val="%2"/>
      <w:lvlJc w:val="left"/>
    </w:lvl>
    <w:lvl w:ilvl="2" w:tplc="198C7B70">
      <w:start w:val="2"/>
      <w:numFmt w:val="lowerLetter"/>
      <w:lvlText w:val="%3)"/>
      <w:lvlJc w:val="left"/>
    </w:lvl>
    <w:lvl w:ilvl="3" w:tplc="13305994">
      <w:numFmt w:val="decimal"/>
      <w:lvlText w:val=""/>
      <w:lvlJc w:val="left"/>
    </w:lvl>
    <w:lvl w:ilvl="4" w:tplc="E2C43C60">
      <w:numFmt w:val="decimal"/>
      <w:lvlText w:val=""/>
      <w:lvlJc w:val="left"/>
    </w:lvl>
    <w:lvl w:ilvl="5" w:tplc="8F4848B8">
      <w:numFmt w:val="decimal"/>
      <w:lvlText w:val=""/>
      <w:lvlJc w:val="left"/>
    </w:lvl>
    <w:lvl w:ilvl="6" w:tplc="24C87550">
      <w:numFmt w:val="decimal"/>
      <w:lvlText w:val=""/>
      <w:lvlJc w:val="left"/>
    </w:lvl>
    <w:lvl w:ilvl="7" w:tplc="DA42BC7A">
      <w:numFmt w:val="decimal"/>
      <w:lvlText w:val=""/>
      <w:lvlJc w:val="left"/>
    </w:lvl>
    <w:lvl w:ilvl="8" w:tplc="0E065E32">
      <w:numFmt w:val="decimal"/>
      <w:lvlText w:val=""/>
      <w:lvlJc w:val="left"/>
    </w:lvl>
  </w:abstractNum>
  <w:abstractNum w:abstractNumId="50">
    <w:nsid w:val="066F06E9"/>
    <w:multiLevelType w:val="hybridMultilevel"/>
    <w:tmpl w:val="F76C8F74"/>
    <w:lvl w:ilvl="0" w:tplc="EDAEDA8C">
      <w:start w:val="2"/>
      <w:numFmt w:val="upperLetter"/>
      <w:lvlText w:val="%1."/>
      <w:lvlJc w:val="left"/>
    </w:lvl>
    <w:lvl w:ilvl="1" w:tplc="A57AC97E">
      <w:numFmt w:val="decimal"/>
      <w:lvlText w:val=""/>
      <w:lvlJc w:val="left"/>
    </w:lvl>
    <w:lvl w:ilvl="2" w:tplc="8D1834F6">
      <w:numFmt w:val="decimal"/>
      <w:lvlText w:val=""/>
      <w:lvlJc w:val="left"/>
    </w:lvl>
    <w:lvl w:ilvl="3" w:tplc="1FCC1714">
      <w:numFmt w:val="decimal"/>
      <w:lvlText w:val=""/>
      <w:lvlJc w:val="left"/>
    </w:lvl>
    <w:lvl w:ilvl="4" w:tplc="C0ECD8D4">
      <w:numFmt w:val="decimal"/>
      <w:lvlText w:val=""/>
      <w:lvlJc w:val="left"/>
    </w:lvl>
    <w:lvl w:ilvl="5" w:tplc="CE08C15E">
      <w:numFmt w:val="decimal"/>
      <w:lvlText w:val=""/>
      <w:lvlJc w:val="left"/>
    </w:lvl>
    <w:lvl w:ilvl="6" w:tplc="E7A8B2BC">
      <w:numFmt w:val="decimal"/>
      <w:lvlText w:val=""/>
      <w:lvlJc w:val="left"/>
    </w:lvl>
    <w:lvl w:ilvl="7" w:tplc="4F2E04FC">
      <w:numFmt w:val="decimal"/>
      <w:lvlText w:val=""/>
      <w:lvlJc w:val="left"/>
    </w:lvl>
    <w:lvl w:ilvl="8" w:tplc="85B63DCE">
      <w:numFmt w:val="decimal"/>
      <w:lvlText w:val=""/>
      <w:lvlJc w:val="left"/>
    </w:lvl>
  </w:abstractNum>
  <w:abstractNum w:abstractNumId="51">
    <w:nsid w:val="0675ADBA"/>
    <w:multiLevelType w:val="hybridMultilevel"/>
    <w:tmpl w:val="1CFEA97E"/>
    <w:lvl w:ilvl="0" w:tplc="D6FE4C62">
      <w:start w:val="1"/>
      <w:numFmt w:val="upperLetter"/>
      <w:lvlText w:val="%1."/>
      <w:lvlJc w:val="left"/>
    </w:lvl>
    <w:lvl w:ilvl="1" w:tplc="A8FA1358">
      <w:numFmt w:val="decimal"/>
      <w:lvlText w:val=""/>
      <w:lvlJc w:val="left"/>
    </w:lvl>
    <w:lvl w:ilvl="2" w:tplc="6C8C9EDA">
      <w:numFmt w:val="decimal"/>
      <w:lvlText w:val=""/>
      <w:lvlJc w:val="left"/>
    </w:lvl>
    <w:lvl w:ilvl="3" w:tplc="7D68868C">
      <w:numFmt w:val="decimal"/>
      <w:lvlText w:val=""/>
      <w:lvlJc w:val="left"/>
    </w:lvl>
    <w:lvl w:ilvl="4" w:tplc="07CA2C1A">
      <w:numFmt w:val="decimal"/>
      <w:lvlText w:val=""/>
      <w:lvlJc w:val="left"/>
    </w:lvl>
    <w:lvl w:ilvl="5" w:tplc="3B3A7DE4">
      <w:numFmt w:val="decimal"/>
      <w:lvlText w:val=""/>
      <w:lvlJc w:val="left"/>
    </w:lvl>
    <w:lvl w:ilvl="6" w:tplc="F7DA2222">
      <w:numFmt w:val="decimal"/>
      <w:lvlText w:val=""/>
      <w:lvlJc w:val="left"/>
    </w:lvl>
    <w:lvl w:ilvl="7" w:tplc="CB180EEA">
      <w:numFmt w:val="decimal"/>
      <w:lvlText w:val=""/>
      <w:lvlJc w:val="left"/>
    </w:lvl>
    <w:lvl w:ilvl="8" w:tplc="8EA24E92">
      <w:numFmt w:val="decimal"/>
      <w:lvlText w:val=""/>
      <w:lvlJc w:val="left"/>
    </w:lvl>
  </w:abstractNum>
  <w:abstractNum w:abstractNumId="52">
    <w:nsid w:val="069D9E7A"/>
    <w:multiLevelType w:val="hybridMultilevel"/>
    <w:tmpl w:val="15909FE4"/>
    <w:lvl w:ilvl="0" w:tplc="8B06FB04">
      <w:start w:val="1"/>
      <w:numFmt w:val="upperLetter"/>
      <w:lvlText w:val="%1."/>
      <w:lvlJc w:val="left"/>
    </w:lvl>
    <w:lvl w:ilvl="1" w:tplc="4A8C2A7E">
      <w:numFmt w:val="decimal"/>
      <w:lvlText w:val=""/>
      <w:lvlJc w:val="left"/>
    </w:lvl>
    <w:lvl w:ilvl="2" w:tplc="8FBA64FE">
      <w:numFmt w:val="decimal"/>
      <w:lvlText w:val=""/>
      <w:lvlJc w:val="left"/>
    </w:lvl>
    <w:lvl w:ilvl="3" w:tplc="03E24A18">
      <w:numFmt w:val="decimal"/>
      <w:lvlText w:val=""/>
      <w:lvlJc w:val="left"/>
    </w:lvl>
    <w:lvl w:ilvl="4" w:tplc="0EE2701E">
      <w:numFmt w:val="decimal"/>
      <w:lvlText w:val=""/>
      <w:lvlJc w:val="left"/>
    </w:lvl>
    <w:lvl w:ilvl="5" w:tplc="A02C25AE">
      <w:numFmt w:val="decimal"/>
      <w:lvlText w:val=""/>
      <w:lvlJc w:val="left"/>
    </w:lvl>
    <w:lvl w:ilvl="6" w:tplc="C7A22844">
      <w:numFmt w:val="decimal"/>
      <w:lvlText w:val=""/>
      <w:lvlJc w:val="left"/>
    </w:lvl>
    <w:lvl w:ilvl="7" w:tplc="31DE8D7A">
      <w:numFmt w:val="decimal"/>
      <w:lvlText w:val=""/>
      <w:lvlJc w:val="left"/>
    </w:lvl>
    <w:lvl w:ilvl="8" w:tplc="0BD8D346">
      <w:numFmt w:val="decimal"/>
      <w:lvlText w:val=""/>
      <w:lvlJc w:val="left"/>
    </w:lvl>
  </w:abstractNum>
  <w:abstractNum w:abstractNumId="53">
    <w:nsid w:val="06A84631"/>
    <w:multiLevelType w:val="hybridMultilevel"/>
    <w:tmpl w:val="F926C2DA"/>
    <w:lvl w:ilvl="0" w:tplc="96BAE168">
      <w:start w:val="1"/>
      <w:numFmt w:val="bullet"/>
      <w:lvlText w:val="В"/>
      <w:lvlJc w:val="left"/>
    </w:lvl>
    <w:lvl w:ilvl="1" w:tplc="D31EDBAE">
      <w:numFmt w:val="decimal"/>
      <w:lvlText w:val="%2."/>
      <w:lvlJc w:val="left"/>
    </w:lvl>
    <w:lvl w:ilvl="2" w:tplc="64F68E64">
      <w:numFmt w:val="decimal"/>
      <w:lvlText w:val=""/>
      <w:lvlJc w:val="left"/>
    </w:lvl>
    <w:lvl w:ilvl="3" w:tplc="29CAAE44">
      <w:numFmt w:val="decimal"/>
      <w:lvlText w:val=""/>
      <w:lvlJc w:val="left"/>
    </w:lvl>
    <w:lvl w:ilvl="4" w:tplc="1A3028C8">
      <w:numFmt w:val="decimal"/>
      <w:lvlText w:val=""/>
      <w:lvlJc w:val="left"/>
    </w:lvl>
    <w:lvl w:ilvl="5" w:tplc="C696109C">
      <w:numFmt w:val="decimal"/>
      <w:lvlText w:val=""/>
      <w:lvlJc w:val="left"/>
    </w:lvl>
    <w:lvl w:ilvl="6" w:tplc="A4A49AB2">
      <w:numFmt w:val="decimal"/>
      <w:lvlText w:val=""/>
      <w:lvlJc w:val="left"/>
    </w:lvl>
    <w:lvl w:ilvl="7" w:tplc="44A4A99C">
      <w:numFmt w:val="decimal"/>
      <w:lvlText w:val=""/>
      <w:lvlJc w:val="left"/>
    </w:lvl>
    <w:lvl w:ilvl="8" w:tplc="6E96F3F2">
      <w:numFmt w:val="decimal"/>
      <w:lvlText w:val=""/>
      <w:lvlJc w:val="left"/>
    </w:lvl>
  </w:abstractNum>
  <w:abstractNum w:abstractNumId="54">
    <w:nsid w:val="06CB1B60"/>
    <w:multiLevelType w:val="hybridMultilevel"/>
    <w:tmpl w:val="BAFE3220"/>
    <w:lvl w:ilvl="0" w:tplc="525E4A5A">
      <w:start w:val="4"/>
      <w:numFmt w:val="decimal"/>
      <w:lvlText w:val="%1."/>
      <w:lvlJc w:val="left"/>
    </w:lvl>
    <w:lvl w:ilvl="1" w:tplc="D1A05D08">
      <w:numFmt w:val="decimal"/>
      <w:lvlText w:val=""/>
      <w:lvlJc w:val="left"/>
    </w:lvl>
    <w:lvl w:ilvl="2" w:tplc="54C2FCB2">
      <w:numFmt w:val="decimal"/>
      <w:lvlText w:val=""/>
      <w:lvlJc w:val="left"/>
    </w:lvl>
    <w:lvl w:ilvl="3" w:tplc="02B08060">
      <w:numFmt w:val="decimal"/>
      <w:lvlText w:val=""/>
      <w:lvlJc w:val="left"/>
    </w:lvl>
    <w:lvl w:ilvl="4" w:tplc="5E6A7D58">
      <w:numFmt w:val="decimal"/>
      <w:lvlText w:val=""/>
      <w:lvlJc w:val="left"/>
    </w:lvl>
    <w:lvl w:ilvl="5" w:tplc="06B0FD22">
      <w:numFmt w:val="decimal"/>
      <w:lvlText w:val=""/>
      <w:lvlJc w:val="left"/>
    </w:lvl>
    <w:lvl w:ilvl="6" w:tplc="94E0C9CC">
      <w:numFmt w:val="decimal"/>
      <w:lvlText w:val=""/>
      <w:lvlJc w:val="left"/>
    </w:lvl>
    <w:lvl w:ilvl="7" w:tplc="542A43AE">
      <w:numFmt w:val="decimal"/>
      <w:lvlText w:val=""/>
      <w:lvlJc w:val="left"/>
    </w:lvl>
    <w:lvl w:ilvl="8" w:tplc="C61CDC5C">
      <w:numFmt w:val="decimal"/>
      <w:lvlText w:val=""/>
      <w:lvlJc w:val="left"/>
    </w:lvl>
  </w:abstractNum>
  <w:abstractNum w:abstractNumId="55">
    <w:nsid w:val="06F07C58"/>
    <w:multiLevelType w:val="hybridMultilevel"/>
    <w:tmpl w:val="4B2E8AD6"/>
    <w:lvl w:ilvl="0" w:tplc="CA746902">
      <w:start w:val="3"/>
      <w:numFmt w:val="upperLetter"/>
      <w:lvlText w:val="%1."/>
      <w:lvlJc w:val="left"/>
    </w:lvl>
    <w:lvl w:ilvl="1" w:tplc="04E2C06C">
      <w:numFmt w:val="decimal"/>
      <w:lvlText w:val=""/>
      <w:lvlJc w:val="left"/>
    </w:lvl>
    <w:lvl w:ilvl="2" w:tplc="99C8056E">
      <w:numFmt w:val="decimal"/>
      <w:lvlText w:val=""/>
      <w:lvlJc w:val="left"/>
    </w:lvl>
    <w:lvl w:ilvl="3" w:tplc="AA94997E">
      <w:numFmt w:val="decimal"/>
      <w:lvlText w:val=""/>
      <w:lvlJc w:val="left"/>
    </w:lvl>
    <w:lvl w:ilvl="4" w:tplc="FD9CEB9E">
      <w:numFmt w:val="decimal"/>
      <w:lvlText w:val=""/>
      <w:lvlJc w:val="left"/>
    </w:lvl>
    <w:lvl w:ilvl="5" w:tplc="A27CED3E">
      <w:numFmt w:val="decimal"/>
      <w:lvlText w:val=""/>
      <w:lvlJc w:val="left"/>
    </w:lvl>
    <w:lvl w:ilvl="6" w:tplc="06040C1C">
      <w:numFmt w:val="decimal"/>
      <w:lvlText w:val=""/>
      <w:lvlJc w:val="left"/>
    </w:lvl>
    <w:lvl w:ilvl="7" w:tplc="0D4EC13E">
      <w:numFmt w:val="decimal"/>
      <w:lvlText w:val=""/>
      <w:lvlJc w:val="left"/>
    </w:lvl>
    <w:lvl w:ilvl="8" w:tplc="E77E7C78">
      <w:numFmt w:val="decimal"/>
      <w:lvlText w:val=""/>
      <w:lvlJc w:val="left"/>
    </w:lvl>
  </w:abstractNum>
  <w:abstractNum w:abstractNumId="56">
    <w:nsid w:val="0717B226"/>
    <w:multiLevelType w:val="hybridMultilevel"/>
    <w:tmpl w:val="E9C48D92"/>
    <w:lvl w:ilvl="0" w:tplc="BAB2BC50">
      <w:start w:val="3"/>
      <w:numFmt w:val="upperLetter"/>
      <w:lvlText w:val="%1."/>
      <w:lvlJc w:val="left"/>
    </w:lvl>
    <w:lvl w:ilvl="1" w:tplc="FDFC403A">
      <w:numFmt w:val="decimal"/>
      <w:lvlText w:val=""/>
      <w:lvlJc w:val="left"/>
    </w:lvl>
    <w:lvl w:ilvl="2" w:tplc="5B02F960">
      <w:numFmt w:val="decimal"/>
      <w:lvlText w:val=""/>
      <w:lvlJc w:val="left"/>
    </w:lvl>
    <w:lvl w:ilvl="3" w:tplc="720EEAA2">
      <w:numFmt w:val="decimal"/>
      <w:lvlText w:val=""/>
      <w:lvlJc w:val="left"/>
    </w:lvl>
    <w:lvl w:ilvl="4" w:tplc="DEE8E3E2">
      <w:numFmt w:val="decimal"/>
      <w:lvlText w:val=""/>
      <w:lvlJc w:val="left"/>
    </w:lvl>
    <w:lvl w:ilvl="5" w:tplc="EE8895FE">
      <w:numFmt w:val="decimal"/>
      <w:lvlText w:val=""/>
      <w:lvlJc w:val="left"/>
    </w:lvl>
    <w:lvl w:ilvl="6" w:tplc="A0044BAC">
      <w:numFmt w:val="decimal"/>
      <w:lvlText w:val=""/>
      <w:lvlJc w:val="left"/>
    </w:lvl>
    <w:lvl w:ilvl="7" w:tplc="67AA43F0">
      <w:numFmt w:val="decimal"/>
      <w:lvlText w:val=""/>
      <w:lvlJc w:val="left"/>
    </w:lvl>
    <w:lvl w:ilvl="8" w:tplc="C744340C">
      <w:numFmt w:val="decimal"/>
      <w:lvlText w:val=""/>
      <w:lvlJc w:val="left"/>
    </w:lvl>
  </w:abstractNum>
  <w:abstractNum w:abstractNumId="57">
    <w:nsid w:val="0792A9DB"/>
    <w:multiLevelType w:val="hybridMultilevel"/>
    <w:tmpl w:val="14A2E3F8"/>
    <w:lvl w:ilvl="0" w:tplc="3B6AB384">
      <w:start w:val="1"/>
      <w:numFmt w:val="upperLetter"/>
      <w:lvlText w:val="%1."/>
      <w:lvlJc w:val="left"/>
    </w:lvl>
    <w:lvl w:ilvl="1" w:tplc="4300D046">
      <w:numFmt w:val="decimal"/>
      <w:lvlText w:val=""/>
      <w:lvlJc w:val="left"/>
    </w:lvl>
    <w:lvl w:ilvl="2" w:tplc="94D66610">
      <w:numFmt w:val="decimal"/>
      <w:lvlText w:val=""/>
      <w:lvlJc w:val="left"/>
    </w:lvl>
    <w:lvl w:ilvl="3" w:tplc="0BBA574E">
      <w:numFmt w:val="decimal"/>
      <w:lvlText w:val=""/>
      <w:lvlJc w:val="left"/>
    </w:lvl>
    <w:lvl w:ilvl="4" w:tplc="A9E89430">
      <w:numFmt w:val="decimal"/>
      <w:lvlText w:val=""/>
      <w:lvlJc w:val="left"/>
    </w:lvl>
    <w:lvl w:ilvl="5" w:tplc="967EDF18">
      <w:numFmt w:val="decimal"/>
      <w:lvlText w:val=""/>
      <w:lvlJc w:val="left"/>
    </w:lvl>
    <w:lvl w:ilvl="6" w:tplc="4232D8FA">
      <w:numFmt w:val="decimal"/>
      <w:lvlText w:val=""/>
      <w:lvlJc w:val="left"/>
    </w:lvl>
    <w:lvl w:ilvl="7" w:tplc="76504BE4">
      <w:numFmt w:val="decimal"/>
      <w:lvlText w:val=""/>
      <w:lvlJc w:val="left"/>
    </w:lvl>
    <w:lvl w:ilvl="8" w:tplc="C624D1C8">
      <w:numFmt w:val="decimal"/>
      <w:lvlText w:val=""/>
      <w:lvlJc w:val="left"/>
    </w:lvl>
  </w:abstractNum>
  <w:abstractNum w:abstractNumId="58">
    <w:nsid w:val="07B32E64"/>
    <w:multiLevelType w:val="hybridMultilevel"/>
    <w:tmpl w:val="A45A948C"/>
    <w:lvl w:ilvl="0" w:tplc="31806320">
      <w:start w:val="1"/>
      <w:numFmt w:val="bullet"/>
      <w:lvlText w:val="x"/>
      <w:lvlJc w:val="left"/>
    </w:lvl>
    <w:lvl w:ilvl="1" w:tplc="3CB40EA0">
      <w:numFmt w:val="decimal"/>
      <w:lvlText w:val=""/>
      <w:lvlJc w:val="left"/>
    </w:lvl>
    <w:lvl w:ilvl="2" w:tplc="537040E0">
      <w:numFmt w:val="decimal"/>
      <w:lvlText w:val=""/>
      <w:lvlJc w:val="left"/>
    </w:lvl>
    <w:lvl w:ilvl="3" w:tplc="51EC33A6">
      <w:numFmt w:val="decimal"/>
      <w:lvlText w:val=""/>
      <w:lvlJc w:val="left"/>
    </w:lvl>
    <w:lvl w:ilvl="4" w:tplc="DD7C9E10">
      <w:numFmt w:val="decimal"/>
      <w:lvlText w:val=""/>
      <w:lvlJc w:val="left"/>
    </w:lvl>
    <w:lvl w:ilvl="5" w:tplc="504CFE70">
      <w:numFmt w:val="decimal"/>
      <w:lvlText w:val=""/>
      <w:lvlJc w:val="left"/>
    </w:lvl>
    <w:lvl w:ilvl="6" w:tplc="BB60CD16">
      <w:numFmt w:val="decimal"/>
      <w:lvlText w:val=""/>
      <w:lvlJc w:val="left"/>
    </w:lvl>
    <w:lvl w:ilvl="7" w:tplc="7BA2576E">
      <w:numFmt w:val="decimal"/>
      <w:lvlText w:val=""/>
      <w:lvlJc w:val="left"/>
    </w:lvl>
    <w:lvl w:ilvl="8" w:tplc="70423606">
      <w:numFmt w:val="decimal"/>
      <w:lvlText w:val=""/>
      <w:lvlJc w:val="left"/>
    </w:lvl>
  </w:abstractNum>
  <w:abstractNum w:abstractNumId="59">
    <w:nsid w:val="07BD1DCF"/>
    <w:multiLevelType w:val="hybridMultilevel"/>
    <w:tmpl w:val="E0084DC4"/>
    <w:lvl w:ilvl="0" w:tplc="E7381730">
      <w:start w:val="2"/>
      <w:numFmt w:val="decimal"/>
      <w:lvlText w:val="%1."/>
      <w:lvlJc w:val="left"/>
    </w:lvl>
    <w:lvl w:ilvl="1" w:tplc="FE7ECCE2">
      <w:numFmt w:val="decimal"/>
      <w:lvlText w:val=""/>
      <w:lvlJc w:val="left"/>
    </w:lvl>
    <w:lvl w:ilvl="2" w:tplc="960CBC4A">
      <w:numFmt w:val="decimal"/>
      <w:lvlText w:val=""/>
      <w:lvlJc w:val="left"/>
    </w:lvl>
    <w:lvl w:ilvl="3" w:tplc="F46C7D14">
      <w:numFmt w:val="decimal"/>
      <w:lvlText w:val=""/>
      <w:lvlJc w:val="left"/>
    </w:lvl>
    <w:lvl w:ilvl="4" w:tplc="D4D456BA">
      <w:numFmt w:val="decimal"/>
      <w:lvlText w:val=""/>
      <w:lvlJc w:val="left"/>
    </w:lvl>
    <w:lvl w:ilvl="5" w:tplc="B1EC4508">
      <w:numFmt w:val="decimal"/>
      <w:lvlText w:val=""/>
      <w:lvlJc w:val="left"/>
    </w:lvl>
    <w:lvl w:ilvl="6" w:tplc="D62AB454">
      <w:numFmt w:val="decimal"/>
      <w:lvlText w:val=""/>
      <w:lvlJc w:val="left"/>
    </w:lvl>
    <w:lvl w:ilvl="7" w:tplc="8822E9AE">
      <w:numFmt w:val="decimal"/>
      <w:lvlText w:val=""/>
      <w:lvlJc w:val="left"/>
    </w:lvl>
    <w:lvl w:ilvl="8" w:tplc="56B609DA">
      <w:numFmt w:val="decimal"/>
      <w:lvlText w:val=""/>
      <w:lvlJc w:val="left"/>
    </w:lvl>
  </w:abstractNum>
  <w:abstractNum w:abstractNumId="60">
    <w:nsid w:val="08A29A69"/>
    <w:multiLevelType w:val="hybridMultilevel"/>
    <w:tmpl w:val="DDD2750C"/>
    <w:lvl w:ilvl="0" w:tplc="EDFA4708">
      <w:start w:val="2"/>
      <w:numFmt w:val="upperLetter"/>
      <w:lvlText w:val="%1."/>
      <w:lvlJc w:val="left"/>
    </w:lvl>
    <w:lvl w:ilvl="1" w:tplc="7FD23016">
      <w:numFmt w:val="decimal"/>
      <w:lvlText w:val=""/>
      <w:lvlJc w:val="left"/>
    </w:lvl>
    <w:lvl w:ilvl="2" w:tplc="12A0F136">
      <w:numFmt w:val="decimal"/>
      <w:lvlText w:val=""/>
      <w:lvlJc w:val="left"/>
    </w:lvl>
    <w:lvl w:ilvl="3" w:tplc="2DAECDC4">
      <w:numFmt w:val="decimal"/>
      <w:lvlText w:val=""/>
      <w:lvlJc w:val="left"/>
    </w:lvl>
    <w:lvl w:ilvl="4" w:tplc="97B819C0">
      <w:numFmt w:val="decimal"/>
      <w:lvlText w:val=""/>
      <w:lvlJc w:val="left"/>
    </w:lvl>
    <w:lvl w:ilvl="5" w:tplc="61DE182E">
      <w:numFmt w:val="decimal"/>
      <w:lvlText w:val=""/>
      <w:lvlJc w:val="left"/>
    </w:lvl>
    <w:lvl w:ilvl="6" w:tplc="E5C44ABC">
      <w:numFmt w:val="decimal"/>
      <w:lvlText w:val=""/>
      <w:lvlJc w:val="left"/>
    </w:lvl>
    <w:lvl w:ilvl="7" w:tplc="6A4E9B5C">
      <w:numFmt w:val="decimal"/>
      <w:lvlText w:val=""/>
      <w:lvlJc w:val="left"/>
    </w:lvl>
    <w:lvl w:ilvl="8" w:tplc="834EB7F8">
      <w:numFmt w:val="decimal"/>
      <w:lvlText w:val=""/>
      <w:lvlJc w:val="left"/>
    </w:lvl>
  </w:abstractNum>
  <w:abstractNum w:abstractNumId="61">
    <w:nsid w:val="08A75F95"/>
    <w:multiLevelType w:val="hybridMultilevel"/>
    <w:tmpl w:val="1232830A"/>
    <w:lvl w:ilvl="0" w:tplc="89F055F6">
      <w:start w:val="1"/>
      <w:numFmt w:val="upperLetter"/>
      <w:lvlText w:val="%1."/>
      <w:lvlJc w:val="left"/>
    </w:lvl>
    <w:lvl w:ilvl="1" w:tplc="1E8AD722">
      <w:numFmt w:val="decimal"/>
      <w:lvlText w:val=""/>
      <w:lvlJc w:val="left"/>
    </w:lvl>
    <w:lvl w:ilvl="2" w:tplc="C67E7164">
      <w:numFmt w:val="decimal"/>
      <w:lvlText w:val=""/>
      <w:lvlJc w:val="left"/>
    </w:lvl>
    <w:lvl w:ilvl="3" w:tplc="AE04508C">
      <w:numFmt w:val="decimal"/>
      <w:lvlText w:val=""/>
      <w:lvlJc w:val="left"/>
    </w:lvl>
    <w:lvl w:ilvl="4" w:tplc="945CF5F8">
      <w:numFmt w:val="decimal"/>
      <w:lvlText w:val=""/>
      <w:lvlJc w:val="left"/>
    </w:lvl>
    <w:lvl w:ilvl="5" w:tplc="EF589250">
      <w:numFmt w:val="decimal"/>
      <w:lvlText w:val=""/>
      <w:lvlJc w:val="left"/>
    </w:lvl>
    <w:lvl w:ilvl="6" w:tplc="9CC014AA">
      <w:numFmt w:val="decimal"/>
      <w:lvlText w:val=""/>
      <w:lvlJc w:val="left"/>
    </w:lvl>
    <w:lvl w:ilvl="7" w:tplc="FC784E06">
      <w:numFmt w:val="decimal"/>
      <w:lvlText w:val=""/>
      <w:lvlJc w:val="left"/>
    </w:lvl>
    <w:lvl w:ilvl="8" w:tplc="9DF2F3A2">
      <w:numFmt w:val="decimal"/>
      <w:lvlText w:val=""/>
      <w:lvlJc w:val="left"/>
    </w:lvl>
  </w:abstractNum>
  <w:abstractNum w:abstractNumId="62">
    <w:nsid w:val="08BBEB1D"/>
    <w:multiLevelType w:val="hybridMultilevel"/>
    <w:tmpl w:val="EFBA6758"/>
    <w:lvl w:ilvl="0" w:tplc="02E43DC8">
      <w:start w:val="1"/>
      <w:numFmt w:val="bullet"/>
      <w:lvlText w:val="В"/>
      <w:lvlJc w:val="left"/>
    </w:lvl>
    <w:lvl w:ilvl="1" w:tplc="9D507650">
      <w:start w:val="1"/>
      <w:numFmt w:val="bullet"/>
      <w:lvlText w:val="•"/>
      <w:lvlJc w:val="left"/>
    </w:lvl>
    <w:lvl w:ilvl="2" w:tplc="75EA2436">
      <w:numFmt w:val="decimal"/>
      <w:lvlText w:val=""/>
      <w:lvlJc w:val="left"/>
    </w:lvl>
    <w:lvl w:ilvl="3" w:tplc="ACEC6900">
      <w:numFmt w:val="decimal"/>
      <w:lvlText w:val=""/>
      <w:lvlJc w:val="left"/>
    </w:lvl>
    <w:lvl w:ilvl="4" w:tplc="988E116E">
      <w:numFmt w:val="decimal"/>
      <w:lvlText w:val=""/>
      <w:lvlJc w:val="left"/>
    </w:lvl>
    <w:lvl w:ilvl="5" w:tplc="F1D88764">
      <w:numFmt w:val="decimal"/>
      <w:lvlText w:val=""/>
      <w:lvlJc w:val="left"/>
    </w:lvl>
    <w:lvl w:ilvl="6" w:tplc="9600FECC">
      <w:numFmt w:val="decimal"/>
      <w:lvlText w:val=""/>
      <w:lvlJc w:val="left"/>
    </w:lvl>
    <w:lvl w:ilvl="7" w:tplc="60923BB6">
      <w:numFmt w:val="decimal"/>
      <w:lvlText w:val=""/>
      <w:lvlJc w:val="left"/>
    </w:lvl>
    <w:lvl w:ilvl="8" w:tplc="41C0C74A">
      <w:numFmt w:val="decimal"/>
      <w:lvlText w:val=""/>
      <w:lvlJc w:val="left"/>
    </w:lvl>
  </w:abstractNum>
  <w:abstractNum w:abstractNumId="63">
    <w:nsid w:val="0921145C"/>
    <w:multiLevelType w:val="hybridMultilevel"/>
    <w:tmpl w:val="6FB01086"/>
    <w:lvl w:ilvl="0" w:tplc="32463610">
      <w:start w:val="2"/>
      <w:numFmt w:val="upperLetter"/>
      <w:lvlText w:val="%1."/>
      <w:lvlJc w:val="left"/>
    </w:lvl>
    <w:lvl w:ilvl="1" w:tplc="5AC6D8AA">
      <w:numFmt w:val="decimal"/>
      <w:lvlText w:val=""/>
      <w:lvlJc w:val="left"/>
    </w:lvl>
    <w:lvl w:ilvl="2" w:tplc="80A855EE">
      <w:numFmt w:val="decimal"/>
      <w:lvlText w:val=""/>
      <w:lvlJc w:val="left"/>
    </w:lvl>
    <w:lvl w:ilvl="3" w:tplc="FA88BA86">
      <w:numFmt w:val="decimal"/>
      <w:lvlText w:val=""/>
      <w:lvlJc w:val="left"/>
    </w:lvl>
    <w:lvl w:ilvl="4" w:tplc="263C32F2">
      <w:numFmt w:val="decimal"/>
      <w:lvlText w:val=""/>
      <w:lvlJc w:val="left"/>
    </w:lvl>
    <w:lvl w:ilvl="5" w:tplc="C6A67094">
      <w:numFmt w:val="decimal"/>
      <w:lvlText w:val=""/>
      <w:lvlJc w:val="left"/>
    </w:lvl>
    <w:lvl w:ilvl="6" w:tplc="7AD4B01E">
      <w:numFmt w:val="decimal"/>
      <w:lvlText w:val=""/>
      <w:lvlJc w:val="left"/>
    </w:lvl>
    <w:lvl w:ilvl="7" w:tplc="DE0879CE">
      <w:numFmt w:val="decimal"/>
      <w:lvlText w:val=""/>
      <w:lvlJc w:val="left"/>
    </w:lvl>
    <w:lvl w:ilvl="8" w:tplc="78C0FE74">
      <w:numFmt w:val="decimal"/>
      <w:lvlText w:val=""/>
      <w:lvlJc w:val="left"/>
    </w:lvl>
  </w:abstractNum>
  <w:abstractNum w:abstractNumId="64">
    <w:nsid w:val="096CF728"/>
    <w:multiLevelType w:val="hybridMultilevel"/>
    <w:tmpl w:val="9A58B74C"/>
    <w:lvl w:ilvl="0" w:tplc="91341038">
      <w:start w:val="1"/>
      <w:numFmt w:val="upperLetter"/>
      <w:lvlText w:val="%1."/>
      <w:lvlJc w:val="left"/>
    </w:lvl>
    <w:lvl w:ilvl="1" w:tplc="8A7E9FBC">
      <w:numFmt w:val="decimal"/>
      <w:lvlText w:val=""/>
      <w:lvlJc w:val="left"/>
    </w:lvl>
    <w:lvl w:ilvl="2" w:tplc="61E62BDC">
      <w:numFmt w:val="decimal"/>
      <w:lvlText w:val=""/>
      <w:lvlJc w:val="left"/>
    </w:lvl>
    <w:lvl w:ilvl="3" w:tplc="E322521C">
      <w:numFmt w:val="decimal"/>
      <w:lvlText w:val=""/>
      <w:lvlJc w:val="left"/>
    </w:lvl>
    <w:lvl w:ilvl="4" w:tplc="75EEA65A">
      <w:numFmt w:val="decimal"/>
      <w:lvlText w:val=""/>
      <w:lvlJc w:val="left"/>
    </w:lvl>
    <w:lvl w:ilvl="5" w:tplc="6FB85D72">
      <w:numFmt w:val="decimal"/>
      <w:lvlText w:val=""/>
      <w:lvlJc w:val="left"/>
    </w:lvl>
    <w:lvl w:ilvl="6" w:tplc="4AD2B864">
      <w:numFmt w:val="decimal"/>
      <w:lvlText w:val=""/>
      <w:lvlJc w:val="left"/>
    </w:lvl>
    <w:lvl w:ilvl="7" w:tplc="6FA8F876">
      <w:numFmt w:val="decimal"/>
      <w:lvlText w:val=""/>
      <w:lvlJc w:val="left"/>
    </w:lvl>
    <w:lvl w:ilvl="8" w:tplc="5524E038">
      <w:numFmt w:val="decimal"/>
      <w:lvlText w:val=""/>
      <w:lvlJc w:val="left"/>
    </w:lvl>
  </w:abstractNum>
  <w:abstractNum w:abstractNumId="65">
    <w:nsid w:val="09D30DFD"/>
    <w:multiLevelType w:val="hybridMultilevel"/>
    <w:tmpl w:val="327E7782"/>
    <w:lvl w:ilvl="0" w:tplc="51DCB77A">
      <w:start w:val="1"/>
      <w:numFmt w:val="upperLetter"/>
      <w:lvlText w:val="%1."/>
      <w:lvlJc w:val="left"/>
    </w:lvl>
    <w:lvl w:ilvl="1" w:tplc="714CD410">
      <w:numFmt w:val="decimal"/>
      <w:lvlText w:val=""/>
      <w:lvlJc w:val="left"/>
    </w:lvl>
    <w:lvl w:ilvl="2" w:tplc="034CD518">
      <w:numFmt w:val="decimal"/>
      <w:lvlText w:val=""/>
      <w:lvlJc w:val="left"/>
    </w:lvl>
    <w:lvl w:ilvl="3" w:tplc="A56A6A10">
      <w:numFmt w:val="decimal"/>
      <w:lvlText w:val=""/>
      <w:lvlJc w:val="left"/>
    </w:lvl>
    <w:lvl w:ilvl="4" w:tplc="522E3EDE">
      <w:numFmt w:val="decimal"/>
      <w:lvlText w:val=""/>
      <w:lvlJc w:val="left"/>
    </w:lvl>
    <w:lvl w:ilvl="5" w:tplc="34CA8750">
      <w:numFmt w:val="decimal"/>
      <w:lvlText w:val=""/>
      <w:lvlJc w:val="left"/>
    </w:lvl>
    <w:lvl w:ilvl="6" w:tplc="6D1E8BF0">
      <w:numFmt w:val="decimal"/>
      <w:lvlText w:val=""/>
      <w:lvlJc w:val="left"/>
    </w:lvl>
    <w:lvl w:ilvl="7" w:tplc="1E6A2368">
      <w:numFmt w:val="decimal"/>
      <w:lvlText w:val=""/>
      <w:lvlJc w:val="left"/>
    </w:lvl>
    <w:lvl w:ilvl="8" w:tplc="B83C4D16">
      <w:numFmt w:val="decimal"/>
      <w:lvlText w:val=""/>
      <w:lvlJc w:val="left"/>
    </w:lvl>
  </w:abstractNum>
  <w:abstractNum w:abstractNumId="66">
    <w:nsid w:val="0A4A062B"/>
    <w:multiLevelType w:val="hybridMultilevel"/>
    <w:tmpl w:val="93FC9086"/>
    <w:lvl w:ilvl="0" w:tplc="FB268D7A">
      <w:start w:val="1"/>
      <w:numFmt w:val="upperLetter"/>
      <w:lvlText w:val="%1."/>
      <w:lvlJc w:val="left"/>
    </w:lvl>
    <w:lvl w:ilvl="1" w:tplc="243A2058">
      <w:start w:val="1"/>
      <w:numFmt w:val="bullet"/>
      <w:lvlText w:val="В"/>
      <w:lvlJc w:val="left"/>
    </w:lvl>
    <w:lvl w:ilvl="2" w:tplc="59ACB6F4">
      <w:start w:val="1"/>
      <w:numFmt w:val="bullet"/>
      <w:lvlText w:val="−"/>
      <w:lvlJc w:val="left"/>
    </w:lvl>
    <w:lvl w:ilvl="3" w:tplc="547C96DE">
      <w:numFmt w:val="decimal"/>
      <w:lvlText w:val=""/>
      <w:lvlJc w:val="left"/>
    </w:lvl>
    <w:lvl w:ilvl="4" w:tplc="3912E2FA">
      <w:numFmt w:val="decimal"/>
      <w:lvlText w:val=""/>
      <w:lvlJc w:val="left"/>
    </w:lvl>
    <w:lvl w:ilvl="5" w:tplc="34E6E29E">
      <w:numFmt w:val="decimal"/>
      <w:lvlText w:val=""/>
      <w:lvlJc w:val="left"/>
    </w:lvl>
    <w:lvl w:ilvl="6" w:tplc="5A0024E6">
      <w:numFmt w:val="decimal"/>
      <w:lvlText w:val=""/>
      <w:lvlJc w:val="left"/>
    </w:lvl>
    <w:lvl w:ilvl="7" w:tplc="01C2F064">
      <w:numFmt w:val="decimal"/>
      <w:lvlText w:val=""/>
      <w:lvlJc w:val="left"/>
    </w:lvl>
    <w:lvl w:ilvl="8" w:tplc="C3566762">
      <w:numFmt w:val="decimal"/>
      <w:lvlText w:val=""/>
      <w:lvlJc w:val="left"/>
    </w:lvl>
  </w:abstractNum>
  <w:abstractNum w:abstractNumId="67">
    <w:nsid w:val="0A577FD6"/>
    <w:multiLevelType w:val="hybridMultilevel"/>
    <w:tmpl w:val="AABA52F4"/>
    <w:lvl w:ilvl="0" w:tplc="CB6A5158">
      <w:start w:val="1"/>
      <w:numFmt w:val="decimal"/>
      <w:lvlText w:val="%1."/>
      <w:lvlJc w:val="left"/>
    </w:lvl>
    <w:lvl w:ilvl="1" w:tplc="0E7E3306">
      <w:numFmt w:val="decimal"/>
      <w:lvlText w:val=""/>
      <w:lvlJc w:val="left"/>
    </w:lvl>
    <w:lvl w:ilvl="2" w:tplc="C5EC9070">
      <w:numFmt w:val="decimal"/>
      <w:lvlText w:val=""/>
      <w:lvlJc w:val="left"/>
    </w:lvl>
    <w:lvl w:ilvl="3" w:tplc="88A22C26">
      <w:numFmt w:val="decimal"/>
      <w:lvlText w:val=""/>
      <w:lvlJc w:val="left"/>
    </w:lvl>
    <w:lvl w:ilvl="4" w:tplc="3996C0E2">
      <w:numFmt w:val="decimal"/>
      <w:lvlText w:val=""/>
      <w:lvlJc w:val="left"/>
    </w:lvl>
    <w:lvl w:ilvl="5" w:tplc="56207444">
      <w:numFmt w:val="decimal"/>
      <w:lvlText w:val=""/>
      <w:lvlJc w:val="left"/>
    </w:lvl>
    <w:lvl w:ilvl="6" w:tplc="D7CEA7C6">
      <w:numFmt w:val="decimal"/>
      <w:lvlText w:val=""/>
      <w:lvlJc w:val="left"/>
    </w:lvl>
    <w:lvl w:ilvl="7" w:tplc="E3E2F414">
      <w:numFmt w:val="decimal"/>
      <w:lvlText w:val=""/>
      <w:lvlJc w:val="left"/>
    </w:lvl>
    <w:lvl w:ilvl="8" w:tplc="55285DE6">
      <w:numFmt w:val="decimal"/>
      <w:lvlText w:val=""/>
      <w:lvlJc w:val="left"/>
    </w:lvl>
  </w:abstractNum>
  <w:abstractNum w:abstractNumId="68">
    <w:nsid w:val="0A91E1DC"/>
    <w:multiLevelType w:val="hybridMultilevel"/>
    <w:tmpl w:val="540A9AAA"/>
    <w:lvl w:ilvl="0" w:tplc="F69A30CC">
      <w:start w:val="2"/>
      <w:numFmt w:val="decimal"/>
      <w:lvlText w:val="%1)"/>
      <w:lvlJc w:val="left"/>
    </w:lvl>
    <w:lvl w:ilvl="1" w:tplc="74D8EC82">
      <w:numFmt w:val="decimal"/>
      <w:lvlText w:val=""/>
      <w:lvlJc w:val="left"/>
    </w:lvl>
    <w:lvl w:ilvl="2" w:tplc="F32C8CC4">
      <w:numFmt w:val="decimal"/>
      <w:lvlText w:val=""/>
      <w:lvlJc w:val="left"/>
    </w:lvl>
    <w:lvl w:ilvl="3" w:tplc="A4A258C6">
      <w:numFmt w:val="decimal"/>
      <w:lvlText w:val=""/>
      <w:lvlJc w:val="left"/>
    </w:lvl>
    <w:lvl w:ilvl="4" w:tplc="105857E8">
      <w:numFmt w:val="decimal"/>
      <w:lvlText w:val=""/>
      <w:lvlJc w:val="left"/>
    </w:lvl>
    <w:lvl w:ilvl="5" w:tplc="E0BAE94A">
      <w:numFmt w:val="decimal"/>
      <w:lvlText w:val=""/>
      <w:lvlJc w:val="left"/>
    </w:lvl>
    <w:lvl w:ilvl="6" w:tplc="6610D9AA">
      <w:numFmt w:val="decimal"/>
      <w:lvlText w:val=""/>
      <w:lvlJc w:val="left"/>
    </w:lvl>
    <w:lvl w:ilvl="7" w:tplc="E0F4873A">
      <w:numFmt w:val="decimal"/>
      <w:lvlText w:val=""/>
      <w:lvlJc w:val="left"/>
    </w:lvl>
    <w:lvl w:ilvl="8" w:tplc="4196636A">
      <w:numFmt w:val="decimal"/>
      <w:lvlText w:val=""/>
      <w:lvlJc w:val="left"/>
    </w:lvl>
  </w:abstractNum>
  <w:abstractNum w:abstractNumId="69">
    <w:nsid w:val="0ACD4C11"/>
    <w:multiLevelType w:val="hybridMultilevel"/>
    <w:tmpl w:val="6E369300"/>
    <w:lvl w:ilvl="0" w:tplc="D7A08FF2">
      <w:start w:val="1"/>
      <w:numFmt w:val="bullet"/>
      <w:lvlText w:val="t"/>
      <w:lvlJc w:val="left"/>
    </w:lvl>
    <w:lvl w:ilvl="1" w:tplc="CDC0DB0C">
      <w:numFmt w:val="decimal"/>
      <w:lvlText w:val=""/>
      <w:lvlJc w:val="left"/>
    </w:lvl>
    <w:lvl w:ilvl="2" w:tplc="F468E446">
      <w:numFmt w:val="decimal"/>
      <w:lvlText w:val=""/>
      <w:lvlJc w:val="left"/>
    </w:lvl>
    <w:lvl w:ilvl="3" w:tplc="E8824A22">
      <w:numFmt w:val="decimal"/>
      <w:lvlText w:val=""/>
      <w:lvlJc w:val="left"/>
    </w:lvl>
    <w:lvl w:ilvl="4" w:tplc="7E5AE384">
      <w:numFmt w:val="decimal"/>
      <w:lvlText w:val=""/>
      <w:lvlJc w:val="left"/>
    </w:lvl>
    <w:lvl w:ilvl="5" w:tplc="D9C4AD86">
      <w:numFmt w:val="decimal"/>
      <w:lvlText w:val=""/>
      <w:lvlJc w:val="left"/>
    </w:lvl>
    <w:lvl w:ilvl="6" w:tplc="73FAA198">
      <w:numFmt w:val="decimal"/>
      <w:lvlText w:val=""/>
      <w:lvlJc w:val="left"/>
    </w:lvl>
    <w:lvl w:ilvl="7" w:tplc="C688DA42">
      <w:numFmt w:val="decimal"/>
      <w:lvlText w:val=""/>
      <w:lvlJc w:val="left"/>
    </w:lvl>
    <w:lvl w:ilvl="8" w:tplc="A2261E4E">
      <w:numFmt w:val="decimal"/>
      <w:lvlText w:val=""/>
      <w:lvlJc w:val="left"/>
    </w:lvl>
  </w:abstractNum>
  <w:abstractNum w:abstractNumId="70">
    <w:nsid w:val="0B1595B1"/>
    <w:multiLevelType w:val="hybridMultilevel"/>
    <w:tmpl w:val="708041F0"/>
    <w:lvl w:ilvl="0" w:tplc="176CE114">
      <w:start w:val="3"/>
      <w:numFmt w:val="upperLetter"/>
      <w:lvlText w:val="%1."/>
      <w:lvlJc w:val="left"/>
    </w:lvl>
    <w:lvl w:ilvl="1" w:tplc="5238B5C6">
      <w:numFmt w:val="decimal"/>
      <w:lvlText w:val=""/>
      <w:lvlJc w:val="left"/>
    </w:lvl>
    <w:lvl w:ilvl="2" w:tplc="101A1596">
      <w:numFmt w:val="decimal"/>
      <w:lvlText w:val=""/>
      <w:lvlJc w:val="left"/>
    </w:lvl>
    <w:lvl w:ilvl="3" w:tplc="851CE912">
      <w:numFmt w:val="decimal"/>
      <w:lvlText w:val=""/>
      <w:lvlJc w:val="left"/>
    </w:lvl>
    <w:lvl w:ilvl="4" w:tplc="1004C906">
      <w:numFmt w:val="decimal"/>
      <w:lvlText w:val=""/>
      <w:lvlJc w:val="left"/>
    </w:lvl>
    <w:lvl w:ilvl="5" w:tplc="8C5ABE70">
      <w:numFmt w:val="decimal"/>
      <w:lvlText w:val=""/>
      <w:lvlJc w:val="left"/>
    </w:lvl>
    <w:lvl w:ilvl="6" w:tplc="70363D26">
      <w:numFmt w:val="decimal"/>
      <w:lvlText w:val=""/>
      <w:lvlJc w:val="left"/>
    </w:lvl>
    <w:lvl w:ilvl="7" w:tplc="673CDD68">
      <w:numFmt w:val="decimal"/>
      <w:lvlText w:val=""/>
      <w:lvlJc w:val="left"/>
    </w:lvl>
    <w:lvl w:ilvl="8" w:tplc="67FE1578">
      <w:numFmt w:val="decimal"/>
      <w:lvlText w:val=""/>
      <w:lvlJc w:val="left"/>
    </w:lvl>
  </w:abstractNum>
  <w:abstractNum w:abstractNumId="71">
    <w:nsid w:val="0B54E53B"/>
    <w:multiLevelType w:val="hybridMultilevel"/>
    <w:tmpl w:val="1506D490"/>
    <w:lvl w:ilvl="0" w:tplc="2474F5FA">
      <w:start w:val="1"/>
      <w:numFmt w:val="decimal"/>
      <w:lvlText w:val="%1."/>
      <w:lvlJc w:val="left"/>
    </w:lvl>
    <w:lvl w:ilvl="1" w:tplc="42F4FF60">
      <w:numFmt w:val="decimal"/>
      <w:lvlText w:val=""/>
      <w:lvlJc w:val="left"/>
    </w:lvl>
    <w:lvl w:ilvl="2" w:tplc="9B50DB70">
      <w:numFmt w:val="decimal"/>
      <w:lvlText w:val=""/>
      <w:lvlJc w:val="left"/>
    </w:lvl>
    <w:lvl w:ilvl="3" w:tplc="D38A059E">
      <w:numFmt w:val="decimal"/>
      <w:lvlText w:val=""/>
      <w:lvlJc w:val="left"/>
    </w:lvl>
    <w:lvl w:ilvl="4" w:tplc="CB727462">
      <w:numFmt w:val="decimal"/>
      <w:lvlText w:val=""/>
      <w:lvlJc w:val="left"/>
    </w:lvl>
    <w:lvl w:ilvl="5" w:tplc="385A2C9C">
      <w:numFmt w:val="decimal"/>
      <w:lvlText w:val=""/>
      <w:lvlJc w:val="left"/>
    </w:lvl>
    <w:lvl w:ilvl="6" w:tplc="DA6E5886">
      <w:numFmt w:val="decimal"/>
      <w:lvlText w:val=""/>
      <w:lvlJc w:val="left"/>
    </w:lvl>
    <w:lvl w:ilvl="7" w:tplc="88E41588">
      <w:numFmt w:val="decimal"/>
      <w:lvlText w:val=""/>
      <w:lvlJc w:val="left"/>
    </w:lvl>
    <w:lvl w:ilvl="8" w:tplc="501CB764">
      <w:numFmt w:val="decimal"/>
      <w:lvlText w:val=""/>
      <w:lvlJc w:val="left"/>
    </w:lvl>
  </w:abstractNum>
  <w:abstractNum w:abstractNumId="72">
    <w:nsid w:val="0B726EDC"/>
    <w:multiLevelType w:val="hybridMultilevel"/>
    <w:tmpl w:val="3EEC31CA"/>
    <w:lvl w:ilvl="0" w:tplc="7BAE366A">
      <w:start w:val="3"/>
      <w:numFmt w:val="upperLetter"/>
      <w:lvlText w:val="%1."/>
      <w:lvlJc w:val="left"/>
    </w:lvl>
    <w:lvl w:ilvl="1" w:tplc="E7F8C34C">
      <w:numFmt w:val="decimal"/>
      <w:lvlText w:val=""/>
      <w:lvlJc w:val="left"/>
    </w:lvl>
    <w:lvl w:ilvl="2" w:tplc="F2F09A48">
      <w:numFmt w:val="decimal"/>
      <w:lvlText w:val=""/>
      <w:lvlJc w:val="left"/>
    </w:lvl>
    <w:lvl w:ilvl="3" w:tplc="560098F8">
      <w:numFmt w:val="decimal"/>
      <w:lvlText w:val=""/>
      <w:lvlJc w:val="left"/>
    </w:lvl>
    <w:lvl w:ilvl="4" w:tplc="E500DD18">
      <w:numFmt w:val="decimal"/>
      <w:lvlText w:val=""/>
      <w:lvlJc w:val="left"/>
    </w:lvl>
    <w:lvl w:ilvl="5" w:tplc="86F263E8">
      <w:numFmt w:val="decimal"/>
      <w:lvlText w:val=""/>
      <w:lvlJc w:val="left"/>
    </w:lvl>
    <w:lvl w:ilvl="6" w:tplc="4E162870">
      <w:numFmt w:val="decimal"/>
      <w:lvlText w:val=""/>
      <w:lvlJc w:val="left"/>
    </w:lvl>
    <w:lvl w:ilvl="7" w:tplc="C1DC8FEC">
      <w:numFmt w:val="decimal"/>
      <w:lvlText w:val=""/>
      <w:lvlJc w:val="left"/>
    </w:lvl>
    <w:lvl w:ilvl="8" w:tplc="E1EA780C">
      <w:numFmt w:val="decimal"/>
      <w:lvlText w:val=""/>
      <w:lvlJc w:val="left"/>
    </w:lvl>
  </w:abstractNum>
  <w:abstractNum w:abstractNumId="73">
    <w:nsid w:val="0B79D08D"/>
    <w:multiLevelType w:val="hybridMultilevel"/>
    <w:tmpl w:val="266687D8"/>
    <w:lvl w:ilvl="0" w:tplc="DE42185C">
      <w:start w:val="3"/>
      <w:numFmt w:val="upperLetter"/>
      <w:lvlText w:val="%1."/>
      <w:lvlJc w:val="left"/>
    </w:lvl>
    <w:lvl w:ilvl="1" w:tplc="0382F118">
      <w:numFmt w:val="decimal"/>
      <w:lvlText w:val=""/>
      <w:lvlJc w:val="left"/>
    </w:lvl>
    <w:lvl w:ilvl="2" w:tplc="B5368084">
      <w:numFmt w:val="decimal"/>
      <w:lvlText w:val=""/>
      <w:lvlJc w:val="left"/>
    </w:lvl>
    <w:lvl w:ilvl="3" w:tplc="A894D03E">
      <w:numFmt w:val="decimal"/>
      <w:lvlText w:val=""/>
      <w:lvlJc w:val="left"/>
    </w:lvl>
    <w:lvl w:ilvl="4" w:tplc="54B29FD0">
      <w:numFmt w:val="decimal"/>
      <w:lvlText w:val=""/>
      <w:lvlJc w:val="left"/>
    </w:lvl>
    <w:lvl w:ilvl="5" w:tplc="9FF652DA">
      <w:numFmt w:val="decimal"/>
      <w:lvlText w:val=""/>
      <w:lvlJc w:val="left"/>
    </w:lvl>
    <w:lvl w:ilvl="6" w:tplc="E74273BE">
      <w:numFmt w:val="decimal"/>
      <w:lvlText w:val=""/>
      <w:lvlJc w:val="left"/>
    </w:lvl>
    <w:lvl w:ilvl="7" w:tplc="9B4679BA">
      <w:numFmt w:val="decimal"/>
      <w:lvlText w:val=""/>
      <w:lvlJc w:val="left"/>
    </w:lvl>
    <w:lvl w:ilvl="8" w:tplc="49DE1734">
      <w:numFmt w:val="decimal"/>
      <w:lvlText w:val=""/>
      <w:lvlJc w:val="left"/>
    </w:lvl>
  </w:abstractNum>
  <w:abstractNum w:abstractNumId="74">
    <w:nsid w:val="0B895EBF"/>
    <w:multiLevelType w:val="hybridMultilevel"/>
    <w:tmpl w:val="08F8899C"/>
    <w:lvl w:ilvl="0" w:tplc="B03A16CA">
      <w:start w:val="3"/>
      <w:numFmt w:val="upperLetter"/>
      <w:lvlText w:val="%1."/>
      <w:lvlJc w:val="left"/>
    </w:lvl>
    <w:lvl w:ilvl="1" w:tplc="86B43686">
      <w:numFmt w:val="decimal"/>
      <w:lvlText w:val=""/>
      <w:lvlJc w:val="left"/>
    </w:lvl>
    <w:lvl w:ilvl="2" w:tplc="33A6DF74">
      <w:numFmt w:val="decimal"/>
      <w:lvlText w:val=""/>
      <w:lvlJc w:val="left"/>
    </w:lvl>
    <w:lvl w:ilvl="3" w:tplc="07B63F7A">
      <w:numFmt w:val="decimal"/>
      <w:lvlText w:val=""/>
      <w:lvlJc w:val="left"/>
    </w:lvl>
    <w:lvl w:ilvl="4" w:tplc="A4D28B9A">
      <w:numFmt w:val="decimal"/>
      <w:lvlText w:val=""/>
      <w:lvlJc w:val="left"/>
    </w:lvl>
    <w:lvl w:ilvl="5" w:tplc="2384F08C">
      <w:numFmt w:val="decimal"/>
      <w:lvlText w:val=""/>
      <w:lvlJc w:val="left"/>
    </w:lvl>
    <w:lvl w:ilvl="6" w:tplc="CA5817B0">
      <w:numFmt w:val="decimal"/>
      <w:lvlText w:val=""/>
      <w:lvlJc w:val="left"/>
    </w:lvl>
    <w:lvl w:ilvl="7" w:tplc="2A44DF0E">
      <w:numFmt w:val="decimal"/>
      <w:lvlText w:val=""/>
      <w:lvlJc w:val="left"/>
    </w:lvl>
    <w:lvl w:ilvl="8" w:tplc="A6B4D5B8">
      <w:numFmt w:val="decimal"/>
      <w:lvlText w:val=""/>
      <w:lvlJc w:val="left"/>
    </w:lvl>
  </w:abstractNum>
  <w:abstractNum w:abstractNumId="75">
    <w:nsid w:val="0B912ED8"/>
    <w:multiLevelType w:val="hybridMultilevel"/>
    <w:tmpl w:val="D2F6AC92"/>
    <w:lvl w:ilvl="0" w:tplc="11FA04A8">
      <w:start w:val="3"/>
      <w:numFmt w:val="decimal"/>
      <w:lvlText w:val="%1."/>
      <w:lvlJc w:val="left"/>
    </w:lvl>
    <w:lvl w:ilvl="1" w:tplc="E9BC674A">
      <w:numFmt w:val="decimal"/>
      <w:lvlText w:val=""/>
      <w:lvlJc w:val="left"/>
    </w:lvl>
    <w:lvl w:ilvl="2" w:tplc="F06E5A3A">
      <w:numFmt w:val="decimal"/>
      <w:lvlText w:val=""/>
      <w:lvlJc w:val="left"/>
    </w:lvl>
    <w:lvl w:ilvl="3" w:tplc="D9E00F6C">
      <w:numFmt w:val="decimal"/>
      <w:lvlText w:val=""/>
      <w:lvlJc w:val="left"/>
    </w:lvl>
    <w:lvl w:ilvl="4" w:tplc="F1F25AE2">
      <w:numFmt w:val="decimal"/>
      <w:lvlText w:val=""/>
      <w:lvlJc w:val="left"/>
    </w:lvl>
    <w:lvl w:ilvl="5" w:tplc="E5EC353C">
      <w:numFmt w:val="decimal"/>
      <w:lvlText w:val=""/>
      <w:lvlJc w:val="left"/>
    </w:lvl>
    <w:lvl w:ilvl="6" w:tplc="9E9435BE">
      <w:numFmt w:val="decimal"/>
      <w:lvlText w:val=""/>
      <w:lvlJc w:val="left"/>
    </w:lvl>
    <w:lvl w:ilvl="7" w:tplc="16922E6E">
      <w:numFmt w:val="decimal"/>
      <w:lvlText w:val=""/>
      <w:lvlJc w:val="left"/>
    </w:lvl>
    <w:lvl w:ilvl="8" w:tplc="9B8848F2">
      <w:numFmt w:val="decimal"/>
      <w:lvlText w:val=""/>
      <w:lvlJc w:val="left"/>
    </w:lvl>
  </w:abstractNum>
  <w:abstractNum w:abstractNumId="76">
    <w:nsid w:val="0BB02F47"/>
    <w:multiLevelType w:val="hybridMultilevel"/>
    <w:tmpl w:val="9DBEFF5C"/>
    <w:lvl w:ilvl="0" w:tplc="0382CC9C">
      <w:start w:val="4"/>
      <w:numFmt w:val="decimal"/>
      <w:lvlText w:val="%1."/>
      <w:lvlJc w:val="left"/>
    </w:lvl>
    <w:lvl w:ilvl="1" w:tplc="F6B63946">
      <w:numFmt w:val="decimal"/>
      <w:lvlText w:val=""/>
      <w:lvlJc w:val="left"/>
    </w:lvl>
    <w:lvl w:ilvl="2" w:tplc="B030B2E4">
      <w:numFmt w:val="decimal"/>
      <w:lvlText w:val=""/>
      <w:lvlJc w:val="left"/>
    </w:lvl>
    <w:lvl w:ilvl="3" w:tplc="693203C6">
      <w:numFmt w:val="decimal"/>
      <w:lvlText w:val=""/>
      <w:lvlJc w:val="left"/>
    </w:lvl>
    <w:lvl w:ilvl="4" w:tplc="FCA4B6CE">
      <w:numFmt w:val="decimal"/>
      <w:lvlText w:val=""/>
      <w:lvlJc w:val="left"/>
    </w:lvl>
    <w:lvl w:ilvl="5" w:tplc="810ADF3C">
      <w:numFmt w:val="decimal"/>
      <w:lvlText w:val=""/>
      <w:lvlJc w:val="left"/>
    </w:lvl>
    <w:lvl w:ilvl="6" w:tplc="9FBECCE2">
      <w:numFmt w:val="decimal"/>
      <w:lvlText w:val=""/>
      <w:lvlJc w:val="left"/>
    </w:lvl>
    <w:lvl w:ilvl="7" w:tplc="B3B6E466">
      <w:numFmt w:val="decimal"/>
      <w:lvlText w:val=""/>
      <w:lvlJc w:val="left"/>
    </w:lvl>
    <w:lvl w:ilvl="8" w:tplc="E2CE79C8">
      <w:numFmt w:val="decimal"/>
      <w:lvlText w:val=""/>
      <w:lvlJc w:val="left"/>
    </w:lvl>
  </w:abstractNum>
  <w:abstractNum w:abstractNumId="77">
    <w:nsid w:val="0BD6D5B5"/>
    <w:multiLevelType w:val="hybridMultilevel"/>
    <w:tmpl w:val="0FCC5AA2"/>
    <w:lvl w:ilvl="0" w:tplc="82F67EF0">
      <w:start w:val="3"/>
      <w:numFmt w:val="decimal"/>
      <w:lvlText w:val="%1."/>
      <w:lvlJc w:val="left"/>
    </w:lvl>
    <w:lvl w:ilvl="1" w:tplc="363623BA">
      <w:numFmt w:val="decimal"/>
      <w:lvlText w:val=""/>
      <w:lvlJc w:val="left"/>
    </w:lvl>
    <w:lvl w:ilvl="2" w:tplc="DE166FDE">
      <w:numFmt w:val="decimal"/>
      <w:lvlText w:val=""/>
      <w:lvlJc w:val="left"/>
    </w:lvl>
    <w:lvl w:ilvl="3" w:tplc="2E002DA2">
      <w:numFmt w:val="decimal"/>
      <w:lvlText w:val=""/>
      <w:lvlJc w:val="left"/>
    </w:lvl>
    <w:lvl w:ilvl="4" w:tplc="192E826A">
      <w:numFmt w:val="decimal"/>
      <w:lvlText w:val=""/>
      <w:lvlJc w:val="left"/>
    </w:lvl>
    <w:lvl w:ilvl="5" w:tplc="B77C813A">
      <w:numFmt w:val="decimal"/>
      <w:lvlText w:val=""/>
      <w:lvlJc w:val="left"/>
    </w:lvl>
    <w:lvl w:ilvl="6" w:tplc="FC5864F4">
      <w:numFmt w:val="decimal"/>
      <w:lvlText w:val=""/>
      <w:lvlJc w:val="left"/>
    </w:lvl>
    <w:lvl w:ilvl="7" w:tplc="84009258">
      <w:numFmt w:val="decimal"/>
      <w:lvlText w:val=""/>
      <w:lvlJc w:val="left"/>
    </w:lvl>
    <w:lvl w:ilvl="8" w:tplc="B7A27840">
      <w:numFmt w:val="decimal"/>
      <w:lvlText w:val=""/>
      <w:lvlJc w:val="left"/>
    </w:lvl>
  </w:abstractNum>
  <w:abstractNum w:abstractNumId="78">
    <w:nsid w:val="0C12AC7F"/>
    <w:multiLevelType w:val="hybridMultilevel"/>
    <w:tmpl w:val="B50C2730"/>
    <w:lvl w:ilvl="0" w:tplc="D090A812">
      <w:start w:val="1"/>
      <w:numFmt w:val="upperLetter"/>
      <w:lvlText w:val="%1."/>
      <w:lvlJc w:val="left"/>
    </w:lvl>
    <w:lvl w:ilvl="1" w:tplc="5F0A679A">
      <w:start w:val="1"/>
      <w:numFmt w:val="bullet"/>
      <w:lvlText w:val="−"/>
      <w:lvlJc w:val="left"/>
    </w:lvl>
    <w:lvl w:ilvl="2" w:tplc="DCD687FC">
      <w:numFmt w:val="decimal"/>
      <w:lvlText w:val=""/>
      <w:lvlJc w:val="left"/>
    </w:lvl>
    <w:lvl w:ilvl="3" w:tplc="4F84CAAE">
      <w:numFmt w:val="decimal"/>
      <w:lvlText w:val=""/>
      <w:lvlJc w:val="left"/>
    </w:lvl>
    <w:lvl w:ilvl="4" w:tplc="10D4D9A8">
      <w:numFmt w:val="decimal"/>
      <w:lvlText w:val=""/>
      <w:lvlJc w:val="left"/>
    </w:lvl>
    <w:lvl w:ilvl="5" w:tplc="81366586">
      <w:numFmt w:val="decimal"/>
      <w:lvlText w:val=""/>
      <w:lvlJc w:val="left"/>
    </w:lvl>
    <w:lvl w:ilvl="6" w:tplc="61D0FE9E">
      <w:numFmt w:val="decimal"/>
      <w:lvlText w:val=""/>
      <w:lvlJc w:val="left"/>
    </w:lvl>
    <w:lvl w:ilvl="7" w:tplc="7C625742">
      <w:numFmt w:val="decimal"/>
      <w:lvlText w:val=""/>
      <w:lvlJc w:val="left"/>
    </w:lvl>
    <w:lvl w:ilvl="8" w:tplc="0AEC59C8">
      <w:numFmt w:val="decimal"/>
      <w:lvlText w:val=""/>
      <w:lvlJc w:val="left"/>
    </w:lvl>
  </w:abstractNum>
  <w:abstractNum w:abstractNumId="79">
    <w:nsid w:val="0C7A9237"/>
    <w:multiLevelType w:val="hybridMultilevel"/>
    <w:tmpl w:val="6C72DD28"/>
    <w:lvl w:ilvl="0" w:tplc="C228F854">
      <w:start w:val="3"/>
      <w:numFmt w:val="upperLetter"/>
      <w:lvlText w:val="%1."/>
      <w:lvlJc w:val="left"/>
    </w:lvl>
    <w:lvl w:ilvl="1" w:tplc="3AEE0DFA">
      <w:numFmt w:val="decimal"/>
      <w:lvlText w:val=""/>
      <w:lvlJc w:val="left"/>
    </w:lvl>
    <w:lvl w:ilvl="2" w:tplc="A53ECB70">
      <w:numFmt w:val="decimal"/>
      <w:lvlText w:val=""/>
      <w:lvlJc w:val="left"/>
    </w:lvl>
    <w:lvl w:ilvl="3" w:tplc="32CE9A18">
      <w:numFmt w:val="decimal"/>
      <w:lvlText w:val=""/>
      <w:lvlJc w:val="left"/>
    </w:lvl>
    <w:lvl w:ilvl="4" w:tplc="324E6866">
      <w:numFmt w:val="decimal"/>
      <w:lvlText w:val=""/>
      <w:lvlJc w:val="left"/>
    </w:lvl>
    <w:lvl w:ilvl="5" w:tplc="69C4E88E">
      <w:numFmt w:val="decimal"/>
      <w:lvlText w:val=""/>
      <w:lvlJc w:val="left"/>
    </w:lvl>
    <w:lvl w:ilvl="6" w:tplc="4EDCDB12">
      <w:numFmt w:val="decimal"/>
      <w:lvlText w:val=""/>
      <w:lvlJc w:val="left"/>
    </w:lvl>
    <w:lvl w:ilvl="7" w:tplc="FE3AA3BA">
      <w:numFmt w:val="decimal"/>
      <w:lvlText w:val=""/>
      <w:lvlJc w:val="left"/>
    </w:lvl>
    <w:lvl w:ilvl="8" w:tplc="8DE4CD1A">
      <w:numFmt w:val="decimal"/>
      <w:lvlText w:val=""/>
      <w:lvlJc w:val="left"/>
    </w:lvl>
  </w:abstractNum>
  <w:abstractNum w:abstractNumId="80">
    <w:nsid w:val="0C7C501F"/>
    <w:multiLevelType w:val="hybridMultilevel"/>
    <w:tmpl w:val="B8EE0584"/>
    <w:lvl w:ilvl="0" w:tplc="14F2C696">
      <w:start w:val="1"/>
      <w:numFmt w:val="decimal"/>
      <w:lvlText w:val="%1."/>
      <w:lvlJc w:val="left"/>
    </w:lvl>
    <w:lvl w:ilvl="1" w:tplc="E4DA2E88">
      <w:start w:val="1"/>
      <w:numFmt w:val="bullet"/>
      <w:lvlText w:val="−"/>
      <w:lvlJc w:val="left"/>
    </w:lvl>
    <w:lvl w:ilvl="2" w:tplc="62A0E85A">
      <w:numFmt w:val="decimal"/>
      <w:lvlText w:val=""/>
      <w:lvlJc w:val="left"/>
    </w:lvl>
    <w:lvl w:ilvl="3" w:tplc="600AF756">
      <w:numFmt w:val="decimal"/>
      <w:lvlText w:val=""/>
      <w:lvlJc w:val="left"/>
    </w:lvl>
    <w:lvl w:ilvl="4" w:tplc="5A26D2EE">
      <w:numFmt w:val="decimal"/>
      <w:lvlText w:val=""/>
      <w:lvlJc w:val="left"/>
    </w:lvl>
    <w:lvl w:ilvl="5" w:tplc="6A884A24">
      <w:numFmt w:val="decimal"/>
      <w:lvlText w:val=""/>
      <w:lvlJc w:val="left"/>
    </w:lvl>
    <w:lvl w:ilvl="6" w:tplc="D8C81866">
      <w:numFmt w:val="decimal"/>
      <w:lvlText w:val=""/>
      <w:lvlJc w:val="left"/>
    </w:lvl>
    <w:lvl w:ilvl="7" w:tplc="67F82644">
      <w:numFmt w:val="decimal"/>
      <w:lvlText w:val=""/>
      <w:lvlJc w:val="left"/>
    </w:lvl>
    <w:lvl w:ilvl="8" w:tplc="8500D44C">
      <w:numFmt w:val="decimal"/>
      <w:lvlText w:val=""/>
      <w:lvlJc w:val="left"/>
    </w:lvl>
  </w:abstractNum>
  <w:abstractNum w:abstractNumId="81">
    <w:nsid w:val="0CA75DBC"/>
    <w:multiLevelType w:val="hybridMultilevel"/>
    <w:tmpl w:val="9EF6F1C2"/>
    <w:lvl w:ilvl="0" w:tplc="4574FB6A">
      <w:start w:val="1"/>
      <w:numFmt w:val="decimal"/>
      <w:lvlText w:val="%1"/>
      <w:lvlJc w:val="left"/>
    </w:lvl>
    <w:lvl w:ilvl="1" w:tplc="CEC035E4">
      <w:start w:val="2"/>
      <w:numFmt w:val="lowerLetter"/>
      <w:lvlText w:val="%2)"/>
      <w:lvlJc w:val="left"/>
    </w:lvl>
    <w:lvl w:ilvl="2" w:tplc="C60404FA">
      <w:numFmt w:val="decimal"/>
      <w:lvlText w:val=""/>
      <w:lvlJc w:val="left"/>
    </w:lvl>
    <w:lvl w:ilvl="3" w:tplc="5B228420">
      <w:numFmt w:val="decimal"/>
      <w:lvlText w:val=""/>
      <w:lvlJc w:val="left"/>
    </w:lvl>
    <w:lvl w:ilvl="4" w:tplc="53D6B490">
      <w:numFmt w:val="decimal"/>
      <w:lvlText w:val=""/>
      <w:lvlJc w:val="left"/>
    </w:lvl>
    <w:lvl w:ilvl="5" w:tplc="77AA3C02">
      <w:numFmt w:val="decimal"/>
      <w:lvlText w:val=""/>
      <w:lvlJc w:val="left"/>
    </w:lvl>
    <w:lvl w:ilvl="6" w:tplc="90708FE2">
      <w:numFmt w:val="decimal"/>
      <w:lvlText w:val=""/>
      <w:lvlJc w:val="left"/>
    </w:lvl>
    <w:lvl w:ilvl="7" w:tplc="5322D82A">
      <w:numFmt w:val="decimal"/>
      <w:lvlText w:val=""/>
      <w:lvlJc w:val="left"/>
    </w:lvl>
    <w:lvl w:ilvl="8" w:tplc="41C23E70">
      <w:numFmt w:val="decimal"/>
      <w:lvlText w:val=""/>
      <w:lvlJc w:val="left"/>
    </w:lvl>
  </w:abstractNum>
  <w:abstractNum w:abstractNumId="82">
    <w:nsid w:val="0CB55FF3"/>
    <w:multiLevelType w:val="hybridMultilevel"/>
    <w:tmpl w:val="3760C9AC"/>
    <w:lvl w:ilvl="0" w:tplc="6C0437E2">
      <w:start w:val="1"/>
      <w:numFmt w:val="decimal"/>
      <w:lvlText w:val="%1."/>
      <w:lvlJc w:val="left"/>
    </w:lvl>
    <w:lvl w:ilvl="1" w:tplc="3FA40120">
      <w:start w:val="1"/>
      <w:numFmt w:val="bullet"/>
      <w:lvlText w:val="−"/>
      <w:lvlJc w:val="left"/>
    </w:lvl>
    <w:lvl w:ilvl="2" w:tplc="8852360C">
      <w:numFmt w:val="decimal"/>
      <w:lvlText w:val=""/>
      <w:lvlJc w:val="left"/>
    </w:lvl>
    <w:lvl w:ilvl="3" w:tplc="BF92EB56">
      <w:numFmt w:val="decimal"/>
      <w:lvlText w:val=""/>
      <w:lvlJc w:val="left"/>
    </w:lvl>
    <w:lvl w:ilvl="4" w:tplc="ED9058C4">
      <w:numFmt w:val="decimal"/>
      <w:lvlText w:val=""/>
      <w:lvlJc w:val="left"/>
    </w:lvl>
    <w:lvl w:ilvl="5" w:tplc="EE54A2E2">
      <w:numFmt w:val="decimal"/>
      <w:lvlText w:val=""/>
      <w:lvlJc w:val="left"/>
    </w:lvl>
    <w:lvl w:ilvl="6" w:tplc="2C74C418">
      <w:numFmt w:val="decimal"/>
      <w:lvlText w:val=""/>
      <w:lvlJc w:val="left"/>
    </w:lvl>
    <w:lvl w:ilvl="7" w:tplc="40A0C69E">
      <w:numFmt w:val="decimal"/>
      <w:lvlText w:val=""/>
      <w:lvlJc w:val="left"/>
    </w:lvl>
    <w:lvl w:ilvl="8" w:tplc="239EEDAE">
      <w:numFmt w:val="decimal"/>
      <w:lvlText w:val=""/>
      <w:lvlJc w:val="left"/>
    </w:lvl>
  </w:abstractNum>
  <w:abstractNum w:abstractNumId="83">
    <w:nsid w:val="0CC0A782"/>
    <w:multiLevelType w:val="hybridMultilevel"/>
    <w:tmpl w:val="F53A780C"/>
    <w:lvl w:ilvl="0" w:tplc="E7844EAE">
      <w:start w:val="3"/>
      <w:numFmt w:val="upperLetter"/>
      <w:lvlText w:val="%1."/>
      <w:lvlJc w:val="left"/>
    </w:lvl>
    <w:lvl w:ilvl="1" w:tplc="B900D788">
      <w:numFmt w:val="decimal"/>
      <w:lvlText w:val=""/>
      <w:lvlJc w:val="left"/>
    </w:lvl>
    <w:lvl w:ilvl="2" w:tplc="06FAEDFE">
      <w:numFmt w:val="decimal"/>
      <w:lvlText w:val=""/>
      <w:lvlJc w:val="left"/>
    </w:lvl>
    <w:lvl w:ilvl="3" w:tplc="D05A9C4E">
      <w:numFmt w:val="decimal"/>
      <w:lvlText w:val=""/>
      <w:lvlJc w:val="left"/>
    </w:lvl>
    <w:lvl w:ilvl="4" w:tplc="D41A8B82">
      <w:numFmt w:val="decimal"/>
      <w:lvlText w:val=""/>
      <w:lvlJc w:val="left"/>
    </w:lvl>
    <w:lvl w:ilvl="5" w:tplc="6F1E7504">
      <w:numFmt w:val="decimal"/>
      <w:lvlText w:val=""/>
      <w:lvlJc w:val="left"/>
    </w:lvl>
    <w:lvl w:ilvl="6" w:tplc="871A8DE2">
      <w:numFmt w:val="decimal"/>
      <w:lvlText w:val=""/>
      <w:lvlJc w:val="left"/>
    </w:lvl>
    <w:lvl w:ilvl="7" w:tplc="C156AA34">
      <w:numFmt w:val="decimal"/>
      <w:lvlText w:val=""/>
      <w:lvlJc w:val="left"/>
    </w:lvl>
    <w:lvl w:ilvl="8" w:tplc="0CBA93B2">
      <w:numFmt w:val="decimal"/>
      <w:lvlText w:val=""/>
      <w:lvlJc w:val="left"/>
    </w:lvl>
  </w:abstractNum>
  <w:abstractNum w:abstractNumId="84">
    <w:nsid w:val="0CE344B5"/>
    <w:multiLevelType w:val="hybridMultilevel"/>
    <w:tmpl w:val="6A9C6A88"/>
    <w:lvl w:ilvl="0" w:tplc="7D42AF68">
      <w:start w:val="7"/>
      <w:numFmt w:val="decimal"/>
      <w:lvlText w:val="%1."/>
      <w:lvlJc w:val="left"/>
    </w:lvl>
    <w:lvl w:ilvl="1" w:tplc="D09A3A7E">
      <w:numFmt w:val="decimal"/>
      <w:lvlText w:val=""/>
      <w:lvlJc w:val="left"/>
    </w:lvl>
    <w:lvl w:ilvl="2" w:tplc="75163D4C">
      <w:numFmt w:val="decimal"/>
      <w:lvlText w:val=""/>
      <w:lvlJc w:val="left"/>
    </w:lvl>
    <w:lvl w:ilvl="3" w:tplc="1116BD40">
      <w:numFmt w:val="decimal"/>
      <w:lvlText w:val=""/>
      <w:lvlJc w:val="left"/>
    </w:lvl>
    <w:lvl w:ilvl="4" w:tplc="FB64F09C">
      <w:numFmt w:val="decimal"/>
      <w:lvlText w:val=""/>
      <w:lvlJc w:val="left"/>
    </w:lvl>
    <w:lvl w:ilvl="5" w:tplc="504CDFA8">
      <w:numFmt w:val="decimal"/>
      <w:lvlText w:val=""/>
      <w:lvlJc w:val="left"/>
    </w:lvl>
    <w:lvl w:ilvl="6" w:tplc="E8DA8366">
      <w:numFmt w:val="decimal"/>
      <w:lvlText w:val=""/>
      <w:lvlJc w:val="left"/>
    </w:lvl>
    <w:lvl w:ilvl="7" w:tplc="7E52AEAC">
      <w:numFmt w:val="decimal"/>
      <w:lvlText w:val=""/>
      <w:lvlJc w:val="left"/>
    </w:lvl>
    <w:lvl w:ilvl="8" w:tplc="83EA2004">
      <w:numFmt w:val="decimal"/>
      <w:lvlText w:val=""/>
      <w:lvlJc w:val="left"/>
    </w:lvl>
  </w:abstractNum>
  <w:abstractNum w:abstractNumId="85">
    <w:nsid w:val="0CF19F38"/>
    <w:multiLevelType w:val="hybridMultilevel"/>
    <w:tmpl w:val="7130C606"/>
    <w:lvl w:ilvl="0" w:tplc="5EE4E33C">
      <w:start w:val="1"/>
      <w:numFmt w:val="decimal"/>
      <w:lvlText w:val="%1."/>
      <w:lvlJc w:val="left"/>
    </w:lvl>
    <w:lvl w:ilvl="1" w:tplc="31B2C860">
      <w:numFmt w:val="decimal"/>
      <w:lvlText w:val=""/>
      <w:lvlJc w:val="left"/>
    </w:lvl>
    <w:lvl w:ilvl="2" w:tplc="9FD09EF6">
      <w:numFmt w:val="decimal"/>
      <w:lvlText w:val=""/>
      <w:lvlJc w:val="left"/>
    </w:lvl>
    <w:lvl w:ilvl="3" w:tplc="A9C2242A">
      <w:numFmt w:val="decimal"/>
      <w:lvlText w:val=""/>
      <w:lvlJc w:val="left"/>
    </w:lvl>
    <w:lvl w:ilvl="4" w:tplc="DDB4F36C">
      <w:numFmt w:val="decimal"/>
      <w:lvlText w:val=""/>
      <w:lvlJc w:val="left"/>
    </w:lvl>
    <w:lvl w:ilvl="5" w:tplc="0CAEB18C">
      <w:numFmt w:val="decimal"/>
      <w:lvlText w:val=""/>
      <w:lvlJc w:val="left"/>
    </w:lvl>
    <w:lvl w:ilvl="6" w:tplc="D36428A0">
      <w:numFmt w:val="decimal"/>
      <w:lvlText w:val=""/>
      <w:lvlJc w:val="left"/>
    </w:lvl>
    <w:lvl w:ilvl="7" w:tplc="00EA7250">
      <w:numFmt w:val="decimal"/>
      <w:lvlText w:val=""/>
      <w:lvlJc w:val="left"/>
    </w:lvl>
    <w:lvl w:ilvl="8" w:tplc="CB9CCDBE">
      <w:numFmt w:val="decimal"/>
      <w:lvlText w:val=""/>
      <w:lvlJc w:val="left"/>
    </w:lvl>
  </w:abstractNum>
  <w:abstractNum w:abstractNumId="86">
    <w:nsid w:val="0CFC2ACF"/>
    <w:multiLevelType w:val="hybridMultilevel"/>
    <w:tmpl w:val="20A005EA"/>
    <w:lvl w:ilvl="0" w:tplc="29D8CA0C">
      <w:start w:val="1"/>
      <w:numFmt w:val="decimal"/>
      <w:lvlText w:val="%1."/>
      <w:lvlJc w:val="left"/>
    </w:lvl>
    <w:lvl w:ilvl="1" w:tplc="A14C885A">
      <w:numFmt w:val="decimal"/>
      <w:lvlText w:val=""/>
      <w:lvlJc w:val="left"/>
    </w:lvl>
    <w:lvl w:ilvl="2" w:tplc="6FA21332">
      <w:numFmt w:val="decimal"/>
      <w:lvlText w:val=""/>
      <w:lvlJc w:val="left"/>
    </w:lvl>
    <w:lvl w:ilvl="3" w:tplc="CC846F74">
      <w:numFmt w:val="decimal"/>
      <w:lvlText w:val=""/>
      <w:lvlJc w:val="left"/>
    </w:lvl>
    <w:lvl w:ilvl="4" w:tplc="2FB20680">
      <w:numFmt w:val="decimal"/>
      <w:lvlText w:val=""/>
      <w:lvlJc w:val="left"/>
    </w:lvl>
    <w:lvl w:ilvl="5" w:tplc="C79068FE">
      <w:numFmt w:val="decimal"/>
      <w:lvlText w:val=""/>
      <w:lvlJc w:val="left"/>
    </w:lvl>
    <w:lvl w:ilvl="6" w:tplc="3B4AE1E8">
      <w:numFmt w:val="decimal"/>
      <w:lvlText w:val=""/>
      <w:lvlJc w:val="left"/>
    </w:lvl>
    <w:lvl w:ilvl="7" w:tplc="3E9A1A0E">
      <w:numFmt w:val="decimal"/>
      <w:lvlText w:val=""/>
      <w:lvlJc w:val="left"/>
    </w:lvl>
    <w:lvl w:ilvl="8" w:tplc="07DE3916">
      <w:numFmt w:val="decimal"/>
      <w:lvlText w:val=""/>
      <w:lvlJc w:val="left"/>
    </w:lvl>
  </w:abstractNum>
  <w:abstractNum w:abstractNumId="87">
    <w:nsid w:val="0D15FACA"/>
    <w:multiLevelType w:val="hybridMultilevel"/>
    <w:tmpl w:val="12801452"/>
    <w:lvl w:ilvl="0" w:tplc="FCA84D86">
      <w:start w:val="1"/>
      <w:numFmt w:val="upperLetter"/>
      <w:lvlText w:val="%1."/>
      <w:lvlJc w:val="left"/>
    </w:lvl>
    <w:lvl w:ilvl="1" w:tplc="92FC587E">
      <w:start w:val="1"/>
      <w:numFmt w:val="bullet"/>
      <w:lvlText w:val="−"/>
      <w:lvlJc w:val="left"/>
    </w:lvl>
    <w:lvl w:ilvl="2" w:tplc="4E4C2B20">
      <w:numFmt w:val="decimal"/>
      <w:lvlText w:val=""/>
      <w:lvlJc w:val="left"/>
    </w:lvl>
    <w:lvl w:ilvl="3" w:tplc="CCBCCF36">
      <w:numFmt w:val="decimal"/>
      <w:lvlText w:val=""/>
      <w:lvlJc w:val="left"/>
    </w:lvl>
    <w:lvl w:ilvl="4" w:tplc="CE7297F0">
      <w:numFmt w:val="decimal"/>
      <w:lvlText w:val=""/>
      <w:lvlJc w:val="left"/>
    </w:lvl>
    <w:lvl w:ilvl="5" w:tplc="7D001048">
      <w:numFmt w:val="decimal"/>
      <w:lvlText w:val=""/>
      <w:lvlJc w:val="left"/>
    </w:lvl>
    <w:lvl w:ilvl="6" w:tplc="03DED1A0">
      <w:numFmt w:val="decimal"/>
      <w:lvlText w:val=""/>
      <w:lvlJc w:val="left"/>
    </w:lvl>
    <w:lvl w:ilvl="7" w:tplc="7D2EEABA">
      <w:numFmt w:val="decimal"/>
      <w:lvlText w:val=""/>
      <w:lvlJc w:val="left"/>
    </w:lvl>
    <w:lvl w:ilvl="8" w:tplc="87EA7C6C">
      <w:numFmt w:val="decimal"/>
      <w:lvlText w:val=""/>
      <w:lvlJc w:val="left"/>
    </w:lvl>
  </w:abstractNum>
  <w:abstractNum w:abstractNumId="88">
    <w:nsid w:val="0D1CD939"/>
    <w:multiLevelType w:val="hybridMultilevel"/>
    <w:tmpl w:val="ED462666"/>
    <w:lvl w:ilvl="0" w:tplc="9F2E3590">
      <w:start w:val="3"/>
      <w:numFmt w:val="upperLetter"/>
      <w:lvlText w:val="%1."/>
      <w:lvlJc w:val="left"/>
    </w:lvl>
    <w:lvl w:ilvl="1" w:tplc="2B2CC4D8">
      <w:numFmt w:val="decimal"/>
      <w:lvlText w:val=""/>
      <w:lvlJc w:val="left"/>
    </w:lvl>
    <w:lvl w:ilvl="2" w:tplc="25FCA690">
      <w:numFmt w:val="decimal"/>
      <w:lvlText w:val=""/>
      <w:lvlJc w:val="left"/>
    </w:lvl>
    <w:lvl w:ilvl="3" w:tplc="681EDFB6">
      <w:numFmt w:val="decimal"/>
      <w:lvlText w:val=""/>
      <w:lvlJc w:val="left"/>
    </w:lvl>
    <w:lvl w:ilvl="4" w:tplc="CED8F07E">
      <w:numFmt w:val="decimal"/>
      <w:lvlText w:val=""/>
      <w:lvlJc w:val="left"/>
    </w:lvl>
    <w:lvl w:ilvl="5" w:tplc="A83ED038">
      <w:numFmt w:val="decimal"/>
      <w:lvlText w:val=""/>
      <w:lvlJc w:val="left"/>
    </w:lvl>
    <w:lvl w:ilvl="6" w:tplc="754A13A6">
      <w:numFmt w:val="decimal"/>
      <w:lvlText w:val=""/>
      <w:lvlJc w:val="left"/>
    </w:lvl>
    <w:lvl w:ilvl="7" w:tplc="2E2A62C2">
      <w:numFmt w:val="decimal"/>
      <w:lvlText w:val=""/>
      <w:lvlJc w:val="left"/>
    </w:lvl>
    <w:lvl w:ilvl="8" w:tplc="3508C52A">
      <w:numFmt w:val="decimal"/>
      <w:lvlText w:val=""/>
      <w:lvlJc w:val="left"/>
    </w:lvl>
  </w:abstractNum>
  <w:abstractNum w:abstractNumId="89">
    <w:nsid w:val="0D3715DE"/>
    <w:multiLevelType w:val="hybridMultilevel"/>
    <w:tmpl w:val="671E5A90"/>
    <w:lvl w:ilvl="0" w:tplc="A0EE5EF4">
      <w:start w:val="2"/>
      <w:numFmt w:val="upperLetter"/>
      <w:lvlText w:val="%1."/>
      <w:lvlJc w:val="left"/>
    </w:lvl>
    <w:lvl w:ilvl="1" w:tplc="516ADBBC">
      <w:numFmt w:val="decimal"/>
      <w:lvlText w:val=""/>
      <w:lvlJc w:val="left"/>
    </w:lvl>
    <w:lvl w:ilvl="2" w:tplc="5ADC229E">
      <w:numFmt w:val="decimal"/>
      <w:lvlText w:val=""/>
      <w:lvlJc w:val="left"/>
    </w:lvl>
    <w:lvl w:ilvl="3" w:tplc="66204E3C">
      <w:numFmt w:val="decimal"/>
      <w:lvlText w:val=""/>
      <w:lvlJc w:val="left"/>
    </w:lvl>
    <w:lvl w:ilvl="4" w:tplc="E294D856">
      <w:numFmt w:val="decimal"/>
      <w:lvlText w:val=""/>
      <w:lvlJc w:val="left"/>
    </w:lvl>
    <w:lvl w:ilvl="5" w:tplc="12360C88">
      <w:numFmt w:val="decimal"/>
      <w:lvlText w:val=""/>
      <w:lvlJc w:val="left"/>
    </w:lvl>
    <w:lvl w:ilvl="6" w:tplc="2404206A">
      <w:numFmt w:val="decimal"/>
      <w:lvlText w:val=""/>
      <w:lvlJc w:val="left"/>
    </w:lvl>
    <w:lvl w:ilvl="7" w:tplc="C52CD80A">
      <w:numFmt w:val="decimal"/>
      <w:lvlText w:val=""/>
      <w:lvlJc w:val="left"/>
    </w:lvl>
    <w:lvl w:ilvl="8" w:tplc="7034EB24">
      <w:numFmt w:val="decimal"/>
      <w:lvlText w:val=""/>
      <w:lvlJc w:val="left"/>
    </w:lvl>
  </w:abstractNum>
  <w:abstractNum w:abstractNumId="90">
    <w:nsid w:val="0D3BE41C"/>
    <w:multiLevelType w:val="hybridMultilevel"/>
    <w:tmpl w:val="428C7798"/>
    <w:lvl w:ilvl="0" w:tplc="9DCAF132">
      <w:start w:val="1"/>
      <w:numFmt w:val="decimal"/>
      <w:lvlText w:val="%1."/>
      <w:lvlJc w:val="left"/>
    </w:lvl>
    <w:lvl w:ilvl="1" w:tplc="AFBE90F8">
      <w:numFmt w:val="decimal"/>
      <w:lvlText w:val=""/>
      <w:lvlJc w:val="left"/>
    </w:lvl>
    <w:lvl w:ilvl="2" w:tplc="ECC6FE54">
      <w:numFmt w:val="decimal"/>
      <w:lvlText w:val=""/>
      <w:lvlJc w:val="left"/>
    </w:lvl>
    <w:lvl w:ilvl="3" w:tplc="82266D8A">
      <w:numFmt w:val="decimal"/>
      <w:lvlText w:val=""/>
      <w:lvlJc w:val="left"/>
    </w:lvl>
    <w:lvl w:ilvl="4" w:tplc="AB763A9C">
      <w:numFmt w:val="decimal"/>
      <w:lvlText w:val=""/>
      <w:lvlJc w:val="left"/>
    </w:lvl>
    <w:lvl w:ilvl="5" w:tplc="E5B4F0C8">
      <w:numFmt w:val="decimal"/>
      <w:lvlText w:val=""/>
      <w:lvlJc w:val="left"/>
    </w:lvl>
    <w:lvl w:ilvl="6" w:tplc="BB287A18">
      <w:numFmt w:val="decimal"/>
      <w:lvlText w:val=""/>
      <w:lvlJc w:val="left"/>
    </w:lvl>
    <w:lvl w:ilvl="7" w:tplc="5FD845FA">
      <w:numFmt w:val="decimal"/>
      <w:lvlText w:val=""/>
      <w:lvlJc w:val="left"/>
    </w:lvl>
    <w:lvl w:ilvl="8" w:tplc="EB28DB36">
      <w:numFmt w:val="decimal"/>
      <w:lvlText w:val=""/>
      <w:lvlJc w:val="left"/>
    </w:lvl>
  </w:abstractNum>
  <w:abstractNum w:abstractNumId="91">
    <w:nsid w:val="0D55945E"/>
    <w:multiLevelType w:val="hybridMultilevel"/>
    <w:tmpl w:val="C826E408"/>
    <w:lvl w:ilvl="0" w:tplc="C73E50C4">
      <w:start w:val="3"/>
      <w:numFmt w:val="decimal"/>
      <w:lvlText w:val="%1."/>
      <w:lvlJc w:val="left"/>
    </w:lvl>
    <w:lvl w:ilvl="1" w:tplc="03CABE9A">
      <w:numFmt w:val="decimal"/>
      <w:lvlText w:val=""/>
      <w:lvlJc w:val="left"/>
    </w:lvl>
    <w:lvl w:ilvl="2" w:tplc="C79086DA">
      <w:numFmt w:val="decimal"/>
      <w:lvlText w:val=""/>
      <w:lvlJc w:val="left"/>
    </w:lvl>
    <w:lvl w:ilvl="3" w:tplc="C8CA95FA">
      <w:numFmt w:val="decimal"/>
      <w:lvlText w:val=""/>
      <w:lvlJc w:val="left"/>
    </w:lvl>
    <w:lvl w:ilvl="4" w:tplc="290ABF4E">
      <w:numFmt w:val="decimal"/>
      <w:lvlText w:val=""/>
      <w:lvlJc w:val="left"/>
    </w:lvl>
    <w:lvl w:ilvl="5" w:tplc="96ACA9DC">
      <w:numFmt w:val="decimal"/>
      <w:lvlText w:val=""/>
      <w:lvlJc w:val="left"/>
    </w:lvl>
    <w:lvl w:ilvl="6" w:tplc="0E82FDF8">
      <w:numFmt w:val="decimal"/>
      <w:lvlText w:val=""/>
      <w:lvlJc w:val="left"/>
    </w:lvl>
    <w:lvl w:ilvl="7" w:tplc="AD0C455A">
      <w:numFmt w:val="decimal"/>
      <w:lvlText w:val=""/>
      <w:lvlJc w:val="left"/>
    </w:lvl>
    <w:lvl w:ilvl="8" w:tplc="1330965E">
      <w:numFmt w:val="decimal"/>
      <w:lvlText w:val=""/>
      <w:lvlJc w:val="left"/>
    </w:lvl>
  </w:abstractNum>
  <w:abstractNum w:abstractNumId="92">
    <w:nsid w:val="0D5AB751"/>
    <w:multiLevelType w:val="hybridMultilevel"/>
    <w:tmpl w:val="3F169702"/>
    <w:lvl w:ilvl="0" w:tplc="96C0C298">
      <w:start w:val="3"/>
      <w:numFmt w:val="decimal"/>
      <w:lvlText w:val="%1."/>
      <w:lvlJc w:val="left"/>
    </w:lvl>
    <w:lvl w:ilvl="1" w:tplc="C400AECC">
      <w:numFmt w:val="decimal"/>
      <w:lvlText w:val=""/>
      <w:lvlJc w:val="left"/>
    </w:lvl>
    <w:lvl w:ilvl="2" w:tplc="3B76A524">
      <w:numFmt w:val="decimal"/>
      <w:lvlText w:val=""/>
      <w:lvlJc w:val="left"/>
    </w:lvl>
    <w:lvl w:ilvl="3" w:tplc="E136994C">
      <w:numFmt w:val="decimal"/>
      <w:lvlText w:val=""/>
      <w:lvlJc w:val="left"/>
    </w:lvl>
    <w:lvl w:ilvl="4" w:tplc="A56A7EDA">
      <w:numFmt w:val="decimal"/>
      <w:lvlText w:val=""/>
      <w:lvlJc w:val="left"/>
    </w:lvl>
    <w:lvl w:ilvl="5" w:tplc="DD3024AC">
      <w:numFmt w:val="decimal"/>
      <w:lvlText w:val=""/>
      <w:lvlJc w:val="left"/>
    </w:lvl>
    <w:lvl w:ilvl="6" w:tplc="2A42A804">
      <w:numFmt w:val="decimal"/>
      <w:lvlText w:val=""/>
      <w:lvlJc w:val="left"/>
    </w:lvl>
    <w:lvl w:ilvl="7" w:tplc="3A0E7BD8">
      <w:numFmt w:val="decimal"/>
      <w:lvlText w:val=""/>
      <w:lvlJc w:val="left"/>
    </w:lvl>
    <w:lvl w:ilvl="8" w:tplc="B00EAE86">
      <w:numFmt w:val="decimal"/>
      <w:lvlText w:val=""/>
      <w:lvlJc w:val="left"/>
    </w:lvl>
  </w:abstractNum>
  <w:abstractNum w:abstractNumId="93">
    <w:nsid w:val="0D838636"/>
    <w:multiLevelType w:val="hybridMultilevel"/>
    <w:tmpl w:val="4CD61D12"/>
    <w:lvl w:ilvl="0" w:tplc="8942421A">
      <w:start w:val="2"/>
      <w:numFmt w:val="upperLetter"/>
      <w:lvlText w:val="%1."/>
      <w:lvlJc w:val="left"/>
    </w:lvl>
    <w:lvl w:ilvl="1" w:tplc="5E88FF1E">
      <w:numFmt w:val="decimal"/>
      <w:lvlText w:val=""/>
      <w:lvlJc w:val="left"/>
    </w:lvl>
    <w:lvl w:ilvl="2" w:tplc="E8E2AE48">
      <w:numFmt w:val="decimal"/>
      <w:lvlText w:val=""/>
      <w:lvlJc w:val="left"/>
    </w:lvl>
    <w:lvl w:ilvl="3" w:tplc="7DE078FE">
      <w:numFmt w:val="decimal"/>
      <w:lvlText w:val=""/>
      <w:lvlJc w:val="left"/>
    </w:lvl>
    <w:lvl w:ilvl="4" w:tplc="073A8F58">
      <w:numFmt w:val="decimal"/>
      <w:lvlText w:val=""/>
      <w:lvlJc w:val="left"/>
    </w:lvl>
    <w:lvl w:ilvl="5" w:tplc="B734B5D0">
      <w:numFmt w:val="decimal"/>
      <w:lvlText w:val=""/>
      <w:lvlJc w:val="left"/>
    </w:lvl>
    <w:lvl w:ilvl="6" w:tplc="72CC5FC4">
      <w:numFmt w:val="decimal"/>
      <w:lvlText w:val=""/>
      <w:lvlJc w:val="left"/>
    </w:lvl>
    <w:lvl w:ilvl="7" w:tplc="692AFDD2">
      <w:numFmt w:val="decimal"/>
      <w:lvlText w:val=""/>
      <w:lvlJc w:val="left"/>
    </w:lvl>
    <w:lvl w:ilvl="8" w:tplc="FE7A1CBE">
      <w:numFmt w:val="decimal"/>
      <w:lvlText w:val=""/>
      <w:lvlJc w:val="left"/>
    </w:lvl>
  </w:abstractNum>
  <w:abstractNum w:abstractNumId="94">
    <w:nsid w:val="0D9A50ED"/>
    <w:multiLevelType w:val="hybridMultilevel"/>
    <w:tmpl w:val="F56819D6"/>
    <w:lvl w:ilvl="0" w:tplc="AB9E6EDC">
      <w:start w:val="1"/>
      <w:numFmt w:val="upperLetter"/>
      <w:lvlText w:val="%1."/>
      <w:lvlJc w:val="left"/>
    </w:lvl>
    <w:lvl w:ilvl="1" w:tplc="47A84B60">
      <w:start w:val="1"/>
      <w:numFmt w:val="bullet"/>
      <w:lvlText w:val="4"/>
      <w:lvlJc w:val="left"/>
    </w:lvl>
    <w:lvl w:ilvl="2" w:tplc="201E78A2">
      <w:numFmt w:val="decimal"/>
      <w:lvlText w:val=""/>
      <w:lvlJc w:val="left"/>
    </w:lvl>
    <w:lvl w:ilvl="3" w:tplc="5F6665C4">
      <w:numFmt w:val="decimal"/>
      <w:lvlText w:val=""/>
      <w:lvlJc w:val="left"/>
    </w:lvl>
    <w:lvl w:ilvl="4" w:tplc="9BAA2EFC">
      <w:numFmt w:val="decimal"/>
      <w:lvlText w:val=""/>
      <w:lvlJc w:val="left"/>
    </w:lvl>
    <w:lvl w:ilvl="5" w:tplc="ED6E286A">
      <w:numFmt w:val="decimal"/>
      <w:lvlText w:val=""/>
      <w:lvlJc w:val="left"/>
    </w:lvl>
    <w:lvl w:ilvl="6" w:tplc="CE02CF9E">
      <w:numFmt w:val="decimal"/>
      <w:lvlText w:val=""/>
      <w:lvlJc w:val="left"/>
    </w:lvl>
    <w:lvl w:ilvl="7" w:tplc="7128B012">
      <w:numFmt w:val="decimal"/>
      <w:lvlText w:val=""/>
      <w:lvlJc w:val="left"/>
    </w:lvl>
    <w:lvl w:ilvl="8" w:tplc="46407CBC">
      <w:numFmt w:val="decimal"/>
      <w:lvlText w:val=""/>
      <w:lvlJc w:val="left"/>
    </w:lvl>
  </w:abstractNum>
  <w:abstractNum w:abstractNumId="95">
    <w:nsid w:val="0DF69013"/>
    <w:multiLevelType w:val="hybridMultilevel"/>
    <w:tmpl w:val="2F2881AC"/>
    <w:lvl w:ilvl="0" w:tplc="4AE47DFA">
      <w:start w:val="1"/>
      <w:numFmt w:val="upperLetter"/>
      <w:lvlText w:val="%1."/>
      <w:lvlJc w:val="left"/>
    </w:lvl>
    <w:lvl w:ilvl="1" w:tplc="833294AE">
      <w:start w:val="1"/>
      <w:numFmt w:val="bullet"/>
      <w:lvlText w:val="−"/>
      <w:lvlJc w:val="left"/>
    </w:lvl>
    <w:lvl w:ilvl="2" w:tplc="7DB027D8">
      <w:numFmt w:val="decimal"/>
      <w:lvlText w:val=""/>
      <w:lvlJc w:val="left"/>
    </w:lvl>
    <w:lvl w:ilvl="3" w:tplc="F76EFB92">
      <w:numFmt w:val="decimal"/>
      <w:lvlText w:val=""/>
      <w:lvlJc w:val="left"/>
    </w:lvl>
    <w:lvl w:ilvl="4" w:tplc="95F685F4">
      <w:numFmt w:val="decimal"/>
      <w:lvlText w:val=""/>
      <w:lvlJc w:val="left"/>
    </w:lvl>
    <w:lvl w:ilvl="5" w:tplc="7A64BEEC">
      <w:numFmt w:val="decimal"/>
      <w:lvlText w:val=""/>
      <w:lvlJc w:val="left"/>
    </w:lvl>
    <w:lvl w:ilvl="6" w:tplc="FBF6990A">
      <w:numFmt w:val="decimal"/>
      <w:lvlText w:val=""/>
      <w:lvlJc w:val="left"/>
    </w:lvl>
    <w:lvl w:ilvl="7" w:tplc="9A74DBFE">
      <w:numFmt w:val="decimal"/>
      <w:lvlText w:val=""/>
      <w:lvlJc w:val="left"/>
    </w:lvl>
    <w:lvl w:ilvl="8" w:tplc="32C897C8">
      <w:numFmt w:val="decimal"/>
      <w:lvlText w:val=""/>
      <w:lvlJc w:val="left"/>
    </w:lvl>
  </w:abstractNum>
  <w:abstractNum w:abstractNumId="96">
    <w:nsid w:val="0DFB5C5B"/>
    <w:multiLevelType w:val="hybridMultilevel"/>
    <w:tmpl w:val="5D24BC28"/>
    <w:lvl w:ilvl="0" w:tplc="F91C34AC">
      <w:start w:val="1"/>
      <w:numFmt w:val="decimal"/>
      <w:lvlText w:val="%1."/>
      <w:lvlJc w:val="left"/>
    </w:lvl>
    <w:lvl w:ilvl="1" w:tplc="37B46948">
      <w:start w:val="1"/>
      <w:numFmt w:val="bullet"/>
      <w:lvlText w:val="−"/>
      <w:lvlJc w:val="left"/>
    </w:lvl>
    <w:lvl w:ilvl="2" w:tplc="5552C716">
      <w:numFmt w:val="decimal"/>
      <w:lvlText w:val=""/>
      <w:lvlJc w:val="left"/>
    </w:lvl>
    <w:lvl w:ilvl="3" w:tplc="52A0594A">
      <w:numFmt w:val="decimal"/>
      <w:lvlText w:val=""/>
      <w:lvlJc w:val="left"/>
    </w:lvl>
    <w:lvl w:ilvl="4" w:tplc="02D4E6D8">
      <w:numFmt w:val="decimal"/>
      <w:lvlText w:val=""/>
      <w:lvlJc w:val="left"/>
    </w:lvl>
    <w:lvl w:ilvl="5" w:tplc="86C6F1B8">
      <w:numFmt w:val="decimal"/>
      <w:lvlText w:val=""/>
      <w:lvlJc w:val="left"/>
    </w:lvl>
    <w:lvl w:ilvl="6" w:tplc="E3749BF0">
      <w:numFmt w:val="decimal"/>
      <w:lvlText w:val=""/>
      <w:lvlJc w:val="left"/>
    </w:lvl>
    <w:lvl w:ilvl="7" w:tplc="E55A6DE2">
      <w:numFmt w:val="decimal"/>
      <w:lvlText w:val=""/>
      <w:lvlJc w:val="left"/>
    </w:lvl>
    <w:lvl w:ilvl="8" w:tplc="EC38BE48">
      <w:numFmt w:val="decimal"/>
      <w:lvlText w:val=""/>
      <w:lvlJc w:val="left"/>
    </w:lvl>
  </w:abstractNum>
  <w:abstractNum w:abstractNumId="97">
    <w:nsid w:val="0DFEC288"/>
    <w:multiLevelType w:val="hybridMultilevel"/>
    <w:tmpl w:val="5A5E56E8"/>
    <w:lvl w:ilvl="0" w:tplc="7CD8F52C">
      <w:start w:val="1"/>
      <w:numFmt w:val="decimal"/>
      <w:lvlText w:val="%1."/>
      <w:lvlJc w:val="left"/>
    </w:lvl>
    <w:lvl w:ilvl="1" w:tplc="46F8F39A">
      <w:numFmt w:val="decimal"/>
      <w:lvlText w:val=""/>
      <w:lvlJc w:val="left"/>
    </w:lvl>
    <w:lvl w:ilvl="2" w:tplc="20C69A1E">
      <w:numFmt w:val="decimal"/>
      <w:lvlText w:val=""/>
      <w:lvlJc w:val="left"/>
    </w:lvl>
    <w:lvl w:ilvl="3" w:tplc="1EBC55E2">
      <w:numFmt w:val="decimal"/>
      <w:lvlText w:val=""/>
      <w:lvlJc w:val="left"/>
    </w:lvl>
    <w:lvl w:ilvl="4" w:tplc="34E6AD6E">
      <w:numFmt w:val="decimal"/>
      <w:lvlText w:val=""/>
      <w:lvlJc w:val="left"/>
    </w:lvl>
    <w:lvl w:ilvl="5" w:tplc="CA3611D4">
      <w:numFmt w:val="decimal"/>
      <w:lvlText w:val=""/>
      <w:lvlJc w:val="left"/>
    </w:lvl>
    <w:lvl w:ilvl="6" w:tplc="664E3A9C">
      <w:numFmt w:val="decimal"/>
      <w:lvlText w:val=""/>
      <w:lvlJc w:val="left"/>
    </w:lvl>
    <w:lvl w:ilvl="7" w:tplc="CE180EF2">
      <w:numFmt w:val="decimal"/>
      <w:lvlText w:val=""/>
      <w:lvlJc w:val="left"/>
    </w:lvl>
    <w:lvl w:ilvl="8" w:tplc="A4CA80A6">
      <w:numFmt w:val="decimal"/>
      <w:lvlText w:val=""/>
      <w:lvlJc w:val="left"/>
    </w:lvl>
  </w:abstractNum>
  <w:abstractNum w:abstractNumId="98">
    <w:nsid w:val="0E04E6CE"/>
    <w:multiLevelType w:val="hybridMultilevel"/>
    <w:tmpl w:val="A26C9190"/>
    <w:lvl w:ilvl="0" w:tplc="C65C72B6">
      <w:start w:val="1"/>
      <w:numFmt w:val="bullet"/>
      <w:lvlText w:val="и"/>
      <w:lvlJc w:val="left"/>
    </w:lvl>
    <w:lvl w:ilvl="1" w:tplc="37761AD0">
      <w:start w:val="1"/>
      <w:numFmt w:val="bullet"/>
      <w:lvlText w:val="В"/>
      <w:lvlJc w:val="left"/>
    </w:lvl>
    <w:lvl w:ilvl="2" w:tplc="235ABFFA">
      <w:start w:val="1"/>
      <w:numFmt w:val="bullet"/>
      <w:lvlText w:val="−"/>
      <w:lvlJc w:val="left"/>
    </w:lvl>
    <w:lvl w:ilvl="3" w:tplc="8E442840">
      <w:numFmt w:val="decimal"/>
      <w:lvlText w:val=""/>
      <w:lvlJc w:val="left"/>
    </w:lvl>
    <w:lvl w:ilvl="4" w:tplc="8C24CD20">
      <w:numFmt w:val="decimal"/>
      <w:lvlText w:val=""/>
      <w:lvlJc w:val="left"/>
    </w:lvl>
    <w:lvl w:ilvl="5" w:tplc="BFB63668">
      <w:numFmt w:val="decimal"/>
      <w:lvlText w:val=""/>
      <w:lvlJc w:val="left"/>
    </w:lvl>
    <w:lvl w:ilvl="6" w:tplc="8F4E32AE">
      <w:numFmt w:val="decimal"/>
      <w:lvlText w:val=""/>
      <w:lvlJc w:val="left"/>
    </w:lvl>
    <w:lvl w:ilvl="7" w:tplc="83A03690">
      <w:numFmt w:val="decimal"/>
      <w:lvlText w:val=""/>
      <w:lvlJc w:val="left"/>
    </w:lvl>
    <w:lvl w:ilvl="8" w:tplc="BD2E3A78">
      <w:numFmt w:val="decimal"/>
      <w:lvlText w:val=""/>
      <w:lvlJc w:val="left"/>
    </w:lvl>
  </w:abstractNum>
  <w:abstractNum w:abstractNumId="99">
    <w:nsid w:val="0E5B2573"/>
    <w:multiLevelType w:val="hybridMultilevel"/>
    <w:tmpl w:val="301E43FE"/>
    <w:lvl w:ilvl="0" w:tplc="F6C46C66">
      <w:start w:val="1"/>
      <w:numFmt w:val="upperLetter"/>
      <w:lvlText w:val="%1."/>
      <w:lvlJc w:val="left"/>
    </w:lvl>
    <w:lvl w:ilvl="1" w:tplc="EEF6EAEA">
      <w:numFmt w:val="decimal"/>
      <w:lvlText w:val=""/>
      <w:lvlJc w:val="left"/>
    </w:lvl>
    <w:lvl w:ilvl="2" w:tplc="C3868CC2">
      <w:numFmt w:val="decimal"/>
      <w:lvlText w:val=""/>
      <w:lvlJc w:val="left"/>
    </w:lvl>
    <w:lvl w:ilvl="3" w:tplc="518854E2">
      <w:numFmt w:val="decimal"/>
      <w:lvlText w:val=""/>
      <w:lvlJc w:val="left"/>
    </w:lvl>
    <w:lvl w:ilvl="4" w:tplc="C29A06BA">
      <w:numFmt w:val="decimal"/>
      <w:lvlText w:val=""/>
      <w:lvlJc w:val="left"/>
    </w:lvl>
    <w:lvl w:ilvl="5" w:tplc="913EA086">
      <w:numFmt w:val="decimal"/>
      <w:lvlText w:val=""/>
      <w:lvlJc w:val="left"/>
    </w:lvl>
    <w:lvl w:ilvl="6" w:tplc="CA56C810">
      <w:numFmt w:val="decimal"/>
      <w:lvlText w:val=""/>
      <w:lvlJc w:val="left"/>
    </w:lvl>
    <w:lvl w:ilvl="7" w:tplc="BFACB080">
      <w:numFmt w:val="decimal"/>
      <w:lvlText w:val=""/>
      <w:lvlJc w:val="left"/>
    </w:lvl>
    <w:lvl w:ilvl="8" w:tplc="C1FA2B44">
      <w:numFmt w:val="decimal"/>
      <w:lvlText w:val=""/>
      <w:lvlJc w:val="left"/>
    </w:lvl>
  </w:abstractNum>
  <w:abstractNum w:abstractNumId="100">
    <w:nsid w:val="0E5CBEB4"/>
    <w:multiLevelType w:val="hybridMultilevel"/>
    <w:tmpl w:val="08980758"/>
    <w:lvl w:ilvl="0" w:tplc="2EFCCD36">
      <w:start w:val="3"/>
      <w:numFmt w:val="upperLetter"/>
      <w:lvlText w:val="%1."/>
      <w:lvlJc w:val="left"/>
    </w:lvl>
    <w:lvl w:ilvl="1" w:tplc="34CCD9E0">
      <w:numFmt w:val="decimal"/>
      <w:lvlText w:val=""/>
      <w:lvlJc w:val="left"/>
    </w:lvl>
    <w:lvl w:ilvl="2" w:tplc="EDE896D2">
      <w:numFmt w:val="decimal"/>
      <w:lvlText w:val=""/>
      <w:lvlJc w:val="left"/>
    </w:lvl>
    <w:lvl w:ilvl="3" w:tplc="8154D45C">
      <w:numFmt w:val="decimal"/>
      <w:lvlText w:val=""/>
      <w:lvlJc w:val="left"/>
    </w:lvl>
    <w:lvl w:ilvl="4" w:tplc="5A3ADBAE">
      <w:numFmt w:val="decimal"/>
      <w:lvlText w:val=""/>
      <w:lvlJc w:val="left"/>
    </w:lvl>
    <w:lvl w:ilvl="5" w:tplc="39CA754A">
      <w:numFmt w:val="decimal"/>
      <w:lvlText w:val=""/>
      <w:lvlJc w:val="left"/>
    </w:lvl>
    <w:lvl w:ilvl="6" w:tplc="0D0616CC">
      <w:numFmt w:val="decimal"/>
      <w:lvlText w:val=""/>
      <w:lvlJc w:val="left"/>
    </w:lvl>
    <w:lvl w:ilvl="7" w:tplc="D6260A38">
      <w:numFmt w:val="decimal"/>
      <w:lvlText w:val=""/>
      <w:lvlJc w:val="left"/>
    </w:lvl>
    <w:lvl w:ilvl="8" w:tplc="4BDA45A2">
      <w:numFmt w:val="decimal"/>
      <w:lvlText w:val=""/>
      <w:lvlJc w:val="left"/>
    </w:lvl>
  </w:abstractNum>
  <w:abstractNum w:abstractNumId="101">
    <w:nsid w:val="0E73DFE0"/>
    <w:multiLevelType w:val="hybridMultilevel"/>
    <w:tmpl w:val="712053B8"/>
    <w:lvl w:ilvl="0" w:tplc="3F54C794">
      <w:start w:val="3"/>
      <w:numFmt w:val="upperLetter"/>
      <w:lvlText w:val="%1."/>
      <w:lvlJc w:val="left"/>
    </w:lvl>
    <w:lvl w:ilvl="1" w:tplc="2A68440E">
      <w:numFmt w:val="decimal"/>
      <w:lvlText w:val=""/>
      <w:lvlJc w:val="left"/>
    </w:lvl>
    <w:lvl w:ilvl="2" w:tplc="1E7240B6">
      <w:numFmt w:val="decimal"/>
      <w:lvlText w:val=""/>
      <w:lvlJc w:val="left"/>
    </w:lvl>
    <w:lvl w:ilvl="3" w:tplc="1450A2E8">
      <w:numFmt w:val="decimal"/>
      <w:lvlText w:val=""/>
      <w:lvlJc w:val="left"/>
    </w:lvl>
    <w:lvl w:ilvl="4" w:tplc="1BC6F6C4">
      <w:numFmt w:val="decimal"/>
      <w:lvlText w:val=""/>
      <w:lvlJc w:val="left"/>
    </w:lvl>
    <w:lvl w:ilvl="5" w:tplc="55087E30">
      <w:numFmt w:val="decimal"/>
      <w:lvlText w:val=""/>
      <w:lvlJc w:val="left"/>
    </w:lvl>
    <w:lvl w:ilvl="6" w:tplc="8118E9FE">
      <w:numFmt w:val="decimal"/>
      <w:lvlText w:val=""/>
      <w:lvlJc w:val="left"/>
    </w:lvl>
    <w:lvl w:ilvl="7" w:tplc="5096EFCA">
      <w:numFmt w:val="decimal"/>
      <w:lvlText w:val=""/>
      <w:lvlJc w:val="left"/>
    </w:lvl>
    <w:lvl w:ilvl="8" w:tplc="CD94512C">
      <w:numFmt w:val="decimal"/>
      <w:lvlText w:val=""/>
      <w:lvlJc w:val="left"/>
    </w:lvl>
  </w:abstractNum>
  <w:abstractNum w:abstractNumId="102">
    <w:nsid w:val="0E759D1A"/>
    <w:multiLevelType w:val="hybridMultilevel"/>
    <w:tmpl w:val="0C9E6D3C"/>
    <w:lvl w:ilvl="0" w:tplc="0538AE20">
      <w:start w:val="2"/>
      <w:numFmt w:val="upperLetter"/>
      <w:lvlText w:val="%1."/>
      <w:lvlJc w:val="left"/>
    </w:lvl>
    <w:lvl w:ilvl="1" w:tplc="ADAE62B4">
      <w:numFmt w:val="decimal"/>
      <w:lvlText w:val=""/>
      <w:lvlJc w:val="left"/>
    </w:lvl>
    <w:lvl w:ilvl="2" w:tplc="1A30148C">
      <w:numFmt w:val="decimal"/>
      <w:lvlText w:val=""/>
      <w:lvlJc w:val="left"/>
    </w:lvl>
    <w:lvl w:ilvl="3" w:tplc="8696B6B6">
      <w:numFmt w:val="decimal"/>
      <w:lvlText w:val=""/>
      <w:lvlJc w:val="left"/>
    </w:lvl>
    <w:lvl w:ilvl="4" w:tplc="FCCEEF18">
      <w:numFmt w:val="decimal"/>
      <w:lvlText w:val=""/>
      <w:lvlJc w:val="left"/>
    </w:lvl>
    <w:lvl w:ilvl="5" w:tplc="2996C1D2">
      <w:numFmt w:val="decimal"/>
      <w:lvlText w:val=""/>
      <w:lvlJc w:val="left"/>
    </w:lvl>
    <w:lvl w:ilvl="6" w:tplc="2CF07A86">
      <w:numFmt w:val="decimal"/>
      <w:lvlText w:val=""/>
      <w:lvlJc w:val="left"/>
    </w:lvl>
    <w:lvl w:ilvl="7" w:tplc="F3B02A68">
      <w:numFmt w:val="decimal"/>
      <w:lvlText w:val=""/>
      <w:lvlJc w:val="left"/>
    </w:lvl>
    <w:lvl w:ilvl="8" w:tplc="496056FE">
      <w:numFmt w:val="decimal"/>
      <w:lvlText w:val=""/>
      <w:lvlJc w:val="left"/>
    </w:lvl>
  </w:abstractNum>
  <w:abstractNum w:abstractNumId="103">
    <w:nsid w:val="0E9E1415"/>
    <w:multiLevelType w:val="hybridMultilevel"/>
    <w:tmpl w:val="7B5271CE"/>
    <w:lvl w:ilvl="0" w:tplc="4A0E6F5C">
      <w:start w:val="4"/>
      <w:numFmt w:val="decimal"/>
      <w:lvlText w:val="%1."/>
      <w:lvlJc w:val="left"/>
    </w:lvl>
    <w:lvl w:ilvl="1" w:tplc="A7283EA0">
      <w:numFmt w:val="decimal"/>
      <w:lvlText w:val=""/>
      <w:lvlJc w:val="left"/>
    </w:lvl>
    <w:lvl w:ilvl="2" w:tplc="D46CCD8E">
      <w:numFmt w:val="decimal"/>
      <w:lvlText w:val=""/>
      <w:lvlJc w:val="left"/>
    </w:lvl>
    <w:lvl w:ilvl="3" w:tplc="7DD017C8">
      <w:numFmt w:val="decimal"/>
      <w:lvlText w:val=""/>
      <w:lvlJc w:val="left"/>
    </w:lvl>
    <w:lvl w:ilvl="4" w:tplc="982EB1D4">
      <w:numFmt w:val="decimal"/>
      <w:lvlText w:val=""/>
      <w:lvlJc w:val="left"/>
    </w:lvl>
    <w:lvl w:ilvl="5" w:tplc="A156E6F2">
      <w:numFmt w:val="decimal"/>
      <w:lvlText w:val=""/>
      <w:lvlJc w:val="left"/>
    </w:lvl>
    <w:lvl w:ilvl="6" w:tplc="7F8C8078">
      <w:numFmt w:val="decimal"/>
      <w:lvlText w:val=""/>
      <w:lvlJc w:val="left"/>
    </w:lvl>
    <w:lvl w:ilvl="7" w:tplc="12386D08">
      <w:numFmt w:val="decimal"/>
      <w:lvlText w:val=""/>
      <w:lvlJc w:val="left"/>
    </w:lvl>
    <w:lvl w:ilvl="8" w:tplc="23364942">
      <w:numFmt w:val="decimal"/>
      <w:lvlText w:val=""/>
      <w:lvlJc w:val="left"/>
    </w:lvl>
  </w:abstractNum>
  <w:abstractNum w:abstractNumId="104">
    <w:nsid w:val="0F1EC427"/>
    <w:multiLevelType w:val="hybridMultilevel"/>
    <w:tmpl w:val="EF0ADCFC"/>
    <w:lvl w:ilvl="0" w:tplc="3208C3CC">
      <w:numFmt w:val="decimal"/>
      <w:lvlText w:val="%1."/>
      <w:lvlJc w:val="left"/>
    </w:lvl>
    <w:lvl w:ilvl="1" w:tplc="0F2A2E2C">
      <w:start w:val="1"/>
      <w:numFmt w:val="bullet"/>
      <w:lvlText w:val=":"/>
      <w:lvlJc w:val="left"/>
    </w:lvl>
    <w:lvl w:ilvl="2" w:tplc="CB003A50">
      <w:start w:val="1"/>
      <w:numFmt w:val="bullet"/>
      <w:lvlText w:val="("/>
      <w:lvlJc w:val="left"/>
    </w:lvl>
    <w:lvl w:ilvl="3" w:tplc="975AE7A8">
      <w:numFmt w:val="decimal"/>
      <w:lvlText w:val=""/>
      <w:lvlJc w:val="left"/>
    </w:lvl>
    <w:lvl w:ilvl="4" w:tplc="D40C4F82">
      <w:numFmt w:val="decimal"/>
      <w:lvlText w:val=""/>
      <w:lvlJc w:val="left"/>
    </w:lvl>
    <w:lvl w:ilvl="5" w:tplc="B58E9CFE">
      <w:numFmt w:val="decimal"/>
      <w:lvlText w:val=""/>
      <w:lvlJc w:val="left"/>
    </w:lvl>
    <w:lvl w:ilvl="6" w:tplc="6114B61A">
      <w:numFmt w:val="decimal"/>
      <w:lvlText w:val=""/>
      <w:lvlJc w:val="left"/>
    </w:lvl>
    <w:lvl w:ilvl="7" w:tplc="B516B2A8">
      <w:numFmt w:val="decimal"/>
      <w:lvlText w:val=""/>
      <w:lvlJc w:val="left"/>
    </w:lvl>
    <w:lvl w:ilvl="8" w:tplc="8520C1FE">
      <w:numFmt w:val="decimal"/>
      <w:lvlText w:val=""/>
      <w:lvlJc w:val="left"/>
    </w:lvl>
  </w:abstractNum>
  <w:abstractNum w:abstractNumId="105">
    <w:nsid w:val="0F47CDA5"/>
    <w:multiLevelType w:val="hybridMultilevel"/>
    <w:tmpl w:val="5700179E"/>
    <w:lvl w:ilvl="0" w:tplc="80ACC2D0">
      <w:start w:val="1"/>
      <w:numFmt w:val="bullet"/>
      <w:lvlText w:val="в"/>
      <w:lvlJc w:val="left"/>
    </w:lvl>
    <w:lvl w:ilvl="1" w:tplc="569C34AE">
      <w:numFmt w:val="decimal"/>
      <w:lvlText w:val=""/>
      <w:lvlJc w:val="left"/>
    </w:lvl>
    <w:lvl w:ilvl="2" w:tplc="7780D92A">
      <w:numFmt w:val="decimal"/>
      <w:lvlText w:val=""/>
      <w:lvlJc w:val="left"/>
    </w:lvl>
    <w:lvl w:ilvl="3" w:tplc="CAAE309E">
      <w:numFmt w:val="decimal"/>
      <w:lvlText w:val=""/>
      <w:lvlJc w:val="left"/>
    </w:lvl>
    <w:lvl w:ilvl="4" w:tplc="6838AE4A">
      <w:numFmt w:val="decimal"/>
      <w:lvlText w:val=""/>
      <w:lvlJc w:val="left"/>
    </w:lvl>
    <w:lvl w:ilvl="5" w:tplc="B8124386">
      <w:numFmt w:val="decimal"/>
      <w:lvlText w:val=""/>
      <w:lvlJc w:val="left"/>
    </w:lvl>
    <w:lvl w:ilvl="6" w:tplc="C0E0EC42">
      <w:numFmt w:val="decimal"/>
      <w:lvlText w:val=""/>
      <w:lvlJc w:val="left"/>
    </w:lvl>
    <w:lvl w:ilvl="7" w:tplc="49DE1FDC">
      <w:numFmt w:val="decimal"/>
      <w:lvlText w:val=""/>
      <w:lvlJc w:val="left"/>
    </w:lvl>
    <w:lvl w:ilvl="8" w:tplc="8730ADE0">
      <w:numFmt w:val="decimal"/>
      <w:lvlText w:val=""/>
      <w:lvlJc w:val="left"/>
    </w:lvl>
  </w:abstractNum>
  <w:abstractNum w:abstractNumId="106">
    <w:nsid w:val="0F4E8872"/>
    <w:multiLevelType w:val="hybridMultilevel"/>
    <w:tmpl w:val="480C46DE"/>
    <w:lvl w:ilvl="0" w:tplc="36942006">
      <w:start w:val="3"/>
      <w:numFmt w:val="upperLetter"/>
      <w:lvlText w:val="%1."/>
      <w:lvlJc w:val="left"/>
    </w:lvl>
    <w:lvl w:ilvl="1" w:tplc="DE587F7E">
      <w:numFmt w:val="decimal"/>
      <w:lvlText w:val=""/>
      <w:lvlJc w:val="left"/>
    </w:lvl>
    <w:lvl w:ilvl="2" w:tplc="9EBC2934">
      <w:numFmt w:val="decimal"/>
      <w:lvlText w:val=""/>
      <w:lvlJc w:val="left"/>
    </w:lvl>
    <w:lvl w:ilvl="3" w:tplc="33B4FDF6">
      <w:numFmt w:val="decimal"/>
      <w:lvlText w:val=""/>
      <w:lvlJc w:val="left"/>
    </w:lvl>
    <w:lvl w:ilvl="4" w:tplc="71D0CA2E">
      <w:numFmt w:val="decimal"/>
      <w:lvlText w:val=""/>
      <w:lvlJc w:val="left"/>
    </w:lvl>
    <w:lvl w:ilvl="5" w:tplc="BE623E74">
      <w:numFmt w:val="decimal"/>
      <w:lvlText w:val=""/>
      <w:lvlJc w:val="left"/>
    </w:lvl>
    <w:lvl w:ilvl="6" w:tplc="38EAB3DA">
      <w:numFmt w:val="decimal"/>
      <w:lvlText w:val=""/>
      <w:lvlJc w:val="left"/>
    </w:lvl>
    <w:lvl w:ilvl="7" w:tplc="4622F4C8">
      <w:numFmt w:val="decimal"/>
      <w:lvlText w:val=""/>
      <w:lvlJc w:val="left"/>
    </w:lvl>
    <w:lvl w:ilvl="8" w:tplc="5C26819E">
      <w:numFmt w:val="decimal"/>
      <w:lvlText w:val=""/>
      <w:lvlJc w:val="left"/>
    </w:lvl>
  </w:abstractNum>
  <w:abstractNum w:abstractNumId="107">
    <w:nsid w:val="0FADB8F8"/>
    <w:multiLevelType w:val="hybridMultilevel"/>
    <w:tmpl w:val="1602C348"/>
    <w:lvl w:ilvl="0" w:tplc="2CD6904A">
      <w:start w:val="2"/>
      <w:numFmt w:val="decimal"/>
      <w:lvlText w:val="%1."/>
      <w:lvlJc w:val="left"/>
    </w:lvl>
    <w:lvl w:ilvl="1" w:tplc="F0A20C3A">
      <w:start w:val="1"/>
      <w:numFmt w:val="bullet"/>
      <w:lvlText w:val="−"/>
      <w:lvlJc w:val="left"/>
    </w:lvl>
    <w:lvl w:ilvl="2" w:tplc="7BC48D5E">
      <w:numFmt w:val="decimal"/>
      <w:lvlText w:val=""/>
      <w:lvlJc w:val="left"/>
    </w:lvl>
    <w:lvl w:ilvl="3" w:tplc="C728DF4A">
      <w:numFmt w:val="decimal"/>
      <w:lvlText w:val=""/>
      <w:lvlJc w:val="left"/>
    </w:lvl>
    <w:lvl w:ilvl="4" w:tplc="D382A0A0">
      <w:numFmt w:val="decimal"/>
      <w:lvlText w:val=""/>
      <w:lvlJc w:val="left"/>
    </w:lvl>
    <w:lvl w:ilvl="5" w:tplc="B838B878">
      <w:numFmt w:val="decimal"/>
      <w:lvlText w:val=""/>
      <w:lvlJc w:val="left"/>
    </w:lvl>
    <w:lvl w:ilvl="6" w:tplc="51BAB442">
      <w:numFmt w:val="decimal"/>
      <w:lvlText w:val=""/>
      <w:lvlJc w:val="left"/>
    </w:lvl>
    <w:lvl w:ilvl="7" w:tplc="D9CAA946">
      <w:numFmt w:val="decimal"/>
      <w:lvlText w:val=""/>
      <w:lvlJc w:val="left"/>
    </w:lvl>
    <w:lvl w:ilvl="8" w:tplc="7AD6D0B0">
      <w:numFmt w:val="decimal"/>
      <w:lvlText w:val=""/>
      <w:lvlJc w:val="left"/>
    </w:lvl>
  </w:abstractNum>
  <w:abstractNum w:abstractNumId="108">
    <w:nsid w:val="0FB37489"/>
    <w:multiLevelType w:val="hybridMultilevel"/>
    <w:tmpl w:val="67E8A5C0"/>
    <w:lvl w:ilvl="0" w:tplc="4FF4DC2A">
      <w:start w:val="3"/>
      <w:numFmt w:val="upperLetter"/>
      <w:lvlText w:val="%1."/>
      <w:lvlJc w:val="left"/>
    </w:lvl>
    <w:lvl w:ilvl="1" w:tplc="EBCA64EE">
      <w:numFmt w:val="decimal"/>
      <w:lvlText w:val=""/>
      <w:lvlJc w:val="left"/>
    </w:lvl>
    <w:lvl w:ilvl="2" w:tplc="7EB45BB2">
      <w:numFmt w:val="decimal"/>
      <w:lvlText w:val=""/>
      <w:lvlJc w:val="left"/>
    </w:lvl>
    <w:lvl w:ilvl="3" w:tplc="345E580E">
      <w:numFmt w:val="decimal"/>
      <w:lvlText w:val=""/>
      <w:lvlJc w:val="left"/>
    </w:lvl>
    <w:lvl w:ilvl="4" w:tplc="75C6C270">
      <w:numFmt w:val="decimal"/>
      <w:lvlText w:val=""/>
      <w:lvlJc w:val="left"/>
    </w:lvl>
    <w:lvl w:ilvl="5" w:tplc="CDACD372">
      <w:numFmt w:val="decimal"/>
      <w:lvlText w:val=""/>
      <w:lvlJc w:val="left"/>
    </w:lvl>
    <w:lvl w:ilvl="6" w:tplc="440273F6">
      <w:numFmt w:val="decimal"/>
      <w:lvlText w:val=""/>
      <w:lvlJc w:val="left"/>
    </w:lvl>
    <w:lvl w:ilvl="7" w:tplc="0AD60F2A">
      <w:numFmt w:val="decimal"/>
      <w:lvlText w:val=""/>
      <w:lvlJc w:val="left"/>
    </w:lvl>
    <w:lvl w:ilvl="8" w:tplc="FECEEE78">
      <w:numFmt w:val="decimal"/>
      <w:lvlText w:val=""/>
      <w:lvlJc w:val="left"/>
    </w:lvl>
  </w:abstractNum>
  <w:abstractNum w:abstractNumId="109">
    <w:nsid w:val="0FDE3B47"/>
    <w:multiLevelType w:val="hybridMultilevel"/>
    <w:tmpl w:val="78A275F4"/>
    <w:lvl w:ilvl="0" w:tplc="6C94059E">
      <w:start w:val="50"/>
      <w:numFmt w:val="decimal"/>
      <w:lvlText w:val="%1"/>
      <w:lvlJc w:val="left"/>
    </w:lvl>
    <w:lvl w:ilvl="1" w:tplc="D1BA434A">
      <w:numFmt w:val="decimal"/>
      <w:lvlText w:val=""/>
      <w:lvlJc w:val="left"/>
    </w:lvl>
    <w:lvl w:ilvl="2" w:tplc="F746C496">
      <w:numFmt w:val="decimal"/>
      <w:lvlText w:val=""/>
      <w:lvlJc w:val="left"/>
    </w:lvl>
    <w:lvl w:ilvl="3" w:tplc="38489314">
      <w:numFmt w:val="decimal"/>
      <w:lvlText w:val=""/>
      <w:lvlJc w:val="left"/>
    </w:lvl>
    <w:lvl w:ilvl="4" w:tplc="09E62C96">
      <w:numFmt w:val="decimal"/>
      <w:lvlText w:val=""/>
      <w:lvlJc w:val="left"/>
    </w:lvl>
    <w:lvl w:ilvl="5" w:tplc="DB062CC8">
      <w:numFmt w:val="decimal"/>
      <w:lvlText w:val=""/>
      <w:lvlJc w:val="left"/>
    </w:lvl>
    <w:lvl w:ilvl="6" w:tplc="5984802E">
      <w:numFmt w:val="decimal"/>
      <w:lvlText w:val=""/>
      <w:lvlJc w:val="left"/>
    </w:lvl>
    <w:lvl w:ilvl="7" w:tplc="C2605F9A">
      <w:numFmt w:val="decimal"/>
      <w:lvlText w:val=""/>
      <w:lvlJc w:val="left"/>
    </w:lvl>
    <w:lvl w:ilvl="8" w:tplc="2904CFEE">
      <w:numFmt w:val="decimal"/>
      <w:lvlText w:val=""/>
      <w:lvlJc w:val="left"/>
    </w:lvl>
  </w:abstractNum>
  <w:abstractNum w:abstractNumId="110">
    <w:nsid w:val="102362F8"/>
    <w:multiLevelType w:val="hybridMultilevel"/>
    <w:tmpl w:val="5346F856"/>
    <w:lvl w:ilvl="0" w:tplc="ADD8C506">
      <w:start w:val="3"/>
      <w:numFmt w:val="decimal"/>
      <w:lvlText w:val="%1."/>
      <w:lvlJc w:val="left"/>
    </w:lvl>
    <w:lvl w:ilvl="1" w:tplc="EB662508">
      <w:numFmt w:val="decimal"/>
      <w:lvlText w:val=""/>
      <w:lvlJc w:val="left"/>
    </w:lvl>
    <w:lvl w:ilvl="2" w:tplc="13E8FAC8">
      <w:numFmt w:val="decimal"/>
      <w:lvlText w:val=""/>
      <w:lvlJc w:val="left"/>
    </w:lvl>
    <w:lvl w:ilvl="3" w:tplc="6F3CE9FE">
      <w:numFmt w:val="decimal"/>
      <w:lvlText w:val=""/>
      <w:lvlJc w:val="left"/>
    </w:lvl>
    <w:lvl w:ilvl="4" w:tplc="64E66990">
      <w:numFmt w:val="decimal"/>
      <w:lvlText w:val=""/>
      <w:lvlJc w:val="left"/>
    </w:lvl>
    <w:lvl w:ilvl="5" w:tplc="3F7E26E4">
      <w:numFmt w:val="decimal"/>
      <w:lvlText w:val=""/>
      <w:lvlJc w:val="left"/>
    </w:lvl>
    <w:lvl w:ilvl="6" w:tplc="459CFBC6">
      <w:numFmt w:val="decimal"/>
      <w:lvlText w:val=""/>
      <w:lvlJc w:val="left"/>
    </w:lvl>
    <w:lvl w:ilvl="7" w:tplc="60564078">
      <w:numFmt w:val="decimal"/>
      <w:lvlText w:val=""/>
      <w:lvlJc w:val="left"/>
    </w:lvl>
    <w:lvl w:ilvl="8" w:tplc="C30298E8">
      <w:numFmt w:val="decimal"/>
      <w:lvlText w:val=""/>
      <w:lvlJc w:val="left"/>
    </w:lvl>
  </w:abstractNum>
  <w:abstractNum w:abstractNumId="111">
    <w:nsid w:val="103B2716"/>
    <w:multiLevelType w:val="hybridMultilevel"/>
    <w:tmpl w:val="98487A30"/>
    <w:lvl w:ilvl="0" w:tplc="ECCE3D1C">
      <w:start w:val="1"/>
      <w:numFmt w:val="upperLetter"/>
      <w:lvlText w:val="%1."/>
      <w:lvlJc w:val="left"/>
    </w:lvl>
    <w:lvl w:ilvl="1" w:tplc="DA021274">
      <w:numFmt w:val="decimal"/>
      <w:lvlText w:val=""/>
      <w:lvlJc w:val="left"/>
    </w:lvl>
    <w:lvl w:ilvl="2" w:tplc="6E36798A">
      <w:numFmt w:val="decimal"/>
      <w:lvlText w:val=""/>
      <w:lvlJc w:val="left"/>
    </w:lvl>
    <w:lvl w:ilvl="3" w:tplc="186C3EAE">
      <w:numFmt w:val="decimal"/>
      <w:lvlText w:val=""/>
      <w:lvlJc w:val="left"/>
    </w:lvl>
    <w:lvl w:ilvl="4" w:tplc="09D2FCDE">
      <w:numFmt w:val="decimal"/>
      <w:lvlText w:val=""/>
      <w:lvlJc w:val="left"/>
    </w:lvl>
    <w:lvl w:ilvl="5" w:tplc="9A18FD7E">
      <w:numFmt w:val="decimal"/>
      <w:lvlText w:val=""/>
      <w:lvlJc w:val="left"/>
    </w:lvl>
    <w:lvl w:ilvl="6" w:tplc="5EF8DFAE">
      <w:numFmt w:val="decimal"/>
      <w:lvlText w:val=""/>
      <w:lvlJc w:val="left"/>
    </w:lvl>
    <w:lvl w:ilvl="7" w:tplc="9FB8C096">
      <w:numFmt w:val="decimal"/>
      <w:lvlText w:val=""/>
      <w:lvlJc w:val="left"/>
    </w:lvl>
    <w:lvl w:ilvl="8" w:tplc="B0205F36">
      <w:numFmt w:val="decimal"/>
      <w:lvlText w:val=""/>
      <w:lvlJc w:val="left"/>
    </w:lvl>
  </w:abstractNum>
  <w:abstractNum w:abstractNumId="112">
    <w:nsid w:val="1059DF71"/>
    <w:multiLevelType w:val="hybridMultilevel"/>
    <w:tmpl w:val="87C8974A"/>
    <w:lvl w:ilvl="0" w:tplc="6AD04CA6">
      <w:start w:val="3"/>
      <w:numFmt w:val="upperLetter"/>
      <w:lvlText w:val="%1."/>
      <w:lvlJc w:val="left"/>
    </w:lvl>
    <w:lvl w:ilvl="1" w:tplc="05D05426">
      <w:start w:val="1"/>
      <w:numFmt w:val="bullet"/>
      <w:lvlText w:val="−"/>
      <w:lvlJc w:val="left"/>
    </w:lvl>
    <w:lvl w:ilvl="2" w:tplc="AFB06A06">
      <w:numFmt w:val="decimal"/>
      <w:lvlText w:val=""/>
      <w:lvlJc w:val="left"/>
    </w:lvl>
    <w:lvl w:ilvl="3" w:tplc="EB68B4E0">
      <w:numFmt w:val="decimal"/>
      <w:lvlText w:val=""/>
      <w:lvlJc w:val="left"/>
    </w:lvl>
    <w:lvl w:ilvl="4" w:tplc="6D4802F0">
      <w:numFmt w:val="decimal"/>
      <w:lvlText w:val=""/>
      <w:lvlJc w:val="left"/>
    </w:lvl>
    <w:lvl w:ilvl="5" w:tplc="F4DC3CF4">
      <w:numFmt w:val="decimal"/>
      <w:lvlText w:val=""/>
      <w:lvlJc w:val="left"/>
    </w:lvl>
    <w:lvl w:ilvl="6" w:tplc="D80C02B4">
      <w:numFmt w:val="decimal"/>
      <w:lvlText w:val=""/>
      <w:lvlJc w:val="left"/>
    </w:lvl>
    <w:lvl w:ilvl="7" w:tplc="0F5A72CE">
      <w:numFmt w:val="decimal"/>
      <w:lvlText w:val=""/>
      <w:lvlJc w:val="left"/>
    </w:lvl>
    <w:lvl w:ilvl="8" w:tplc="B5306F9E">
      <w:numFmt w:val="decimal"/>
      <w:lvlText w:val=""/>
      <w:lvlJc w:val="left"/>
    </w:lvl>
  </w:abstractNum>
  <w:abstractNum w:abstractNumId="113">
    <w:nsid w:val="1098CF6E"/>
    <w:multiLevelType w:val="hybridMultilevel"/>
    <w:tmpl w:val="94CCE82A"/>
    <w:lvl w:ilvl="0" w:tplc="3A7C01D4">
      <w:start w:val="3"/>
      <w:numFmt w:val="lowerLetter"/>
      <w:lvlText w:val="%1)"/>
      <w:lvlJc w:val="left"/>
    </w:lvl>
    <w:lvl w:ilvl="1" w:tplc="9B4C5FE4">
      <w:start w:val="1"/>
      <w:numFmt w:val="bullet"/>
      <w:lvlText w:val="−"/>
      <w:lvlJc w:val="left"/>
    </w:lvl>
    <w:lvl w:ilvl="2" w:tplc="1B66A2A2">
      <w:numFmt w:val="decimal"/>
      <w:lvlText w:val=""/>
      <w:lvlJc w:val="left"/>
    </w:lvl>
    <w:lvl w:ilvl="3" w:tplc="C206DAB2">
      <w:numFmt w:val="decimal"/>
      <w:lvlText w:val=""/>
      <w:lvlJc w:val="left"/>
    </w:lvl>
    <w:lvl w:ilvl="4" w:tplc="791A7EFE">
      <w:numFmt w:val="decimal"/>
      <w:lvlText w:val=""/>
      <w:lvlJc w:val="left"/>
    </w:lvl>
    <w:lvl w:ilvl="5" w:tplc="5302ED30">
      <w:numFmt w:val="decimal"/>
      <w:lvlText w:val=""/>
      <w:lvlJc w:val="left"/>
    </w:lvl>
    <w:lvl w:ilvl="6" w:tplc="E0580D1C">
      <w:numFmt w:val="decimal"/>
      <w:lvlText w:val=""/>
      <w:lvlJc w:val="left"/>
    </w:lvl>
    <w:lvl w:ilvl="7" w:tplc="5B8EF274">
      <w:numFmt w:val="decimal"/>
      <w:lvlText w:val=""/>
      <w:lvlJc w:val="left"/>
    </w:lvl>
    <w:lvl w:ilvl="8" w:tplc="ED86B138">
      <w:numFmt w:val="decimal"/>
      <w:lvlText w:val=""/>
      <w:lvlJc w:val="left"/>
    </w:lvl>
  </w:abstractNum>
  <w:abstractNum w:abstractNumId="114">
    <w:nsid w:val="1112DBB6"/>
    <w:multiLevelType w:val="hybridMultilevel"/>
    <w:tmpl w:val="BC0EDE06"/>
    <w:lvl w:ilvl="0" w:tplc="251AC612">
      <w:start w:val="1"/>
      <w:numFmt w:val="upperLetter"/>
      <w:lvlText w:val="%1."/>
      <w:lvlJc w:val="left"/>
    </w:lvl>
    <w:lvl w:ilvl="1" w:tplc="296C5D4A">
      <w:numFmt w:val="decimal"/>
      <w:lvlText w:val=""/>
      <w:lvlJc w:val="left"/>
    </w:lvl>
    <w:lvl w:ilvl="2" w:tplc="6F5CA5F6">
      <w:numFmt w:val="decimal"/>
      <w:lvlText w:val=""/>
      <w:lvlJc w:val="left"/>
    </w:lvl>
    <w:lvl w:ilvl="3" w:tplc="3C0AE04C">
      <w:numFmt w:val="decimal"/>
      <w:lvlText w:val=""/>
      <w:lvlJc w:val="left"/>
    </w:lvl>
    <w:lvl w:ilvl="4" w:tplc="74E84FCC">
      <w:numFmt w:val="decimal"/>
      <w:lvlText w:val=""/>
      <w:lvlJc w:val="left"/>
    </w:lvl>
    <w:lvl w:ilvl="5" w:tplc="D3E48A26">
      <w:numFmt w:val="decimal"/>
      <w:lvlText w:val=""/>
      <w:lvlJc w:val="left"/>
    </w:lvl>
    <w:lvl w:ilvl="6" w:tplc="7FB6DE56">
      <w:numFmt w:val="decimal"/>
      <w:lvlText w:val=""/>
      <w:lvlJc w:val="left"/>
    </w:lvl>
    <w:lvl w:ilvl="7" w:tplc="21E48A68">
      <w:numFmt w:val="decimal"/>
      <w:lvlText w:val=""/>
      <w:lvlJc w:val="left"/>
    </w:lvl>
    <w:lvl w:ilvl="8" w:tplc="3D206368">
      <w:numFmt w:val="decimal"/>
      <w:lvlText w:val=""/>
      <w:lvlJc w:val="left"/>
    </w:lvl>
  </w:abstractNum>
  <w:abstractNum w:abstractNumId="115">
    <w:nsid w:val="111817CF"/>
    <w:multiLevelType w:val="hybridMultilevel"/>
    <w:tmpl w:val="F258A952"/>
    <w:lvl w:ilvl="0" w:tplc="54302BE6">
      <w:start w:val="1"/>
      <w:numFmt w:val="bullet"/>
      <w:lvlText w:val="а"/>
      <w:lvlJc w:val="left"/>
    </w:lvl>
    <w:lvl w:ilvl="1" w:tplc="7D6C3914">
      <w:numFmt w:val="decimal"/>
      <w:lvlText w:val=""/>
      <w:lvlJc w:val="left"/>
    </w:lvl>
    <w:lvl w:ilvl="2" w:tplc="014C05E6">
      <w:numFmt w:val="decimal"/>
      <w:lvlText w:val=""/>
      <w:lvlJc w:val="left"/>
    </w:lvl>
    <w:lvl w:ilvl="3" w:tplc="C97087CA">
      <w:numFmt w:val="decimal"/>
      <w:lvlText w:val=""/>
      <w:lvlJc w:val="left"/>
    </w:lvl>
    <w:lvl w:ilvl="4" w:tplc="BD0AB08C">
      <w:numFmt w:val="decimal"/>
      <w:lvlText w:val=""/>
      <w:lvlJc w:val="left"/>
    </w:lvl>
    <w:lvl w:ilvl="5" w:tplc="6F5EFD4E">
      <w:numFmt w:val="decimal"/>
      <w:lvlText w:val=""/>
      <w:lvlJc w:val="left"/>
    </w:lvl>
    <w:lvl w:ilvl="6" w:tplc="1EB094C6">
      <w:numFmt w:val="decimal"/>
      <w:lvlText w:val=""/>
      <w:lvlJc w:val="left"/>
    </w:lvl>
    <w:lvl w:ilvl="7" w:tplc="EDC0616E">
      <w:numFmt w:val="decimal"/>
      <w:lvlText w:val=""/>
      <w:lvlJc w:val="left"/>
    </w:lvl>
    <w:lvl w:ilvl="8" w:tplc="58C888DC">
      <w:numFmt w:val="decimal"/>
      <w:lvlText w:val=""/>
      <w:lvlJc w:val="left"/>
    </w:lvl>
  </w:abstractNum>
  <w:abstractNum w:abstractNumId="116">
    <w:nsid w:val="11ADB5F4"/>
    <w:multiLevelType w:val="hybridMultilevel"/>
    <w:tmpl w:val="CAAA76CA"/>
    <w:lvl w:ilvl="0" w:tplc="B51ECF98">
      <w:start w:val="1"/>
      <w:numFmt w:val="bullet"/>
      <w:lvlText w:val="У"/>
      <w:lvlJc w:val="left"/>
    </w:lvl>
    <w:lvl w:ilvl="1" w:tplc="B85AF178">
      <w:numFmt w:val="decimal"/>
      <w:lvlText w:val=""/>
      <w:lvlJc w:val="left"/>
    </w:lvl>
    <w:lvl w:ilvl="2" w:tplc="29EC9912">
      <w:numFmt w:val="decimal"/>
      <w:lvlText w:val=""/>
      <w:lvlJc w:val="left"/>
    </w:lvl>
    <w:lvl w:ilvl="3" w:tplc="EEF01E9A">
      <w:numFmt w:val="decimal"/>
      <w:lvlText w:val=""/>
      <w:lvlJc w:val="left"/>
    </w:lvl>
    <w:lvl w:ilvl="4" w:tplc="82E06C18">
      <w:numFmt w:val="decimal"/>
      <w:lvlText w:val=""/>
      <w:lvlJc w:val="left"/>
    </w:lvl>
    <w:lvl w:ilvl="5" w:tplc="2E446C00">
      <w:numFmt w:val="decimal"/>
      <w:lvlText w:val=""/>
      <w:lvlJc w:val="left"/>
    </w:lvl>
    <w:lvl w:ilvl="6" w:tplc="BE16DD8C">
      <w:numFmt w:val="decimal"/>
      <w:lvlText w:val=""/>
      <w:lvlJc w:val="left"/>
    </w:lvl>
    <w:lvl w:ilvl="7" w:tplc="E6200BD6">
      <w:numFmt w:val="decimal"/>
      <w:lvlText w:val=""/>
      <w:lvlJc w:val="left"/>
    </w:lvl>
    <w:lvl w:ilvl="8" w:tplc="8D1E30CC">
      <w:numFmt w:val="decimal"/>
      <w:lvlText w:val=""/>
      <w:lvlJc w:val="left"/>
    </w:lvl>
  </w:abstractNum>
  <w:abstractNum w:abstractNumId="117">
    <w:nsid w:val="11C5ABEF"/>
    <w:multiLevelType w:val="hybridMultilevel"/>
    <w:tmpl w:val="1E0873E0"/>
    <w:lvl w:ilvl="0" w:tplc="DFD20C60">
      <w:start w:val="1"/>
      <w:numFmt w:val="upperLetter"/>
      <w:lvlText w:val="%1."/>
      <w:lvlJc w:val="left"/>
    </w:lvl>
    <w:lvl w:ilvl="1" w:tplc="41E8E92E">
      <w:numFmt w:val="decimal"/>
      <w:lvlText w:val=""/>
      <w:lvlJc w:val="left"/>
    </w:lvl>
    <w:lvl w:ilvl="2" w:tplc="5154767C">
      <w:numFmt w:val="decimal"/>
      <w:lvlText w:val=""/>
      <w:lvlJc w:val="left"/>
    </w:lvl>
    <w:lvl w:ilvl="3" w:tplc="D7905F54">
      <w:numFmt w:val="decimal"/>
      <w:lvlText w:val=""/>
      <w:lvlJc w:val="left"/>
    </w:lvl>
    <w:lvl w:ilvl="4" w:tplc="7E309998">
      <w:numFmt w:val="decimal"/>
      <w:lvlText w:val=""/>
      <w:lvlJc w:val="left"/>
    </w:lvl>
    <w:lvl w:ilvl="5" w:tplc="E0DE5F70">
      <w:numFmt w:val="decimal"/>
      <w:lvlText w:val=""/>
      <w:lvlJc w:val="left"/>
    </w:lvl>
    <w:lvl w:ilvl="6" w:tplc="B91A9896">
      <w:numFmt w:val="decimal"/>
      <w:lvlText w:val=""/>
      <w:lvlJc w:val="left"/>
    </w:lvl>
    <w:lvl w:ilvl="7" w:tplc="3120DE54">
      <w:numFmt w:val="decimal"/>
      <w:lvlText w:val=""/>
      <w:lvlJc w:val="left"/>
    </w:lvl>
    <w:lvl w:ilvl="8" w:tplc="B574D97A">
      <w:numFmt w:val="decimal"/>
      <w:lvlText w:val=""/>
      <w:lvlJc w:val="left"/>
    </w:lvl>
  </w:abstractNum>
  <w:abstractNum w:abstractNumId="118">
    <w:nsid w:val="11CAC74A"/>
    <w:multiLevelType w:val="hybridMultilevel"/>
    <w:tmpl w:val="CDB6784A"/>
    <w:lvl w:ilvl="0" w:tplc="3AEA8B76">
      <w:start w:val="3"/>
      <w:numFmt w:val="upperLetter"/>
      <w:lvlText w:val="%1."/>
      <w:lvlJc w:val="left"/>
    </w:lvl>
    <w:lvl w:ilvl="1" w:tplc="A7AE31AC">
      <w:numFmt w:val="decimal"/>
      <w:lvlText w:val=""/>
      <w:lvlJc w:val="left"/>
    </w:lvl>
    <w:lvl w:ilvl="2" w:tplc="E8BC193E">
      <w:numFmt w:val="decimal"/>
      <w:lvlText w:val=""/>
      <w:lvlJc w:val="left"/>
    </w:lvl>
    <w:lvl w:ilvl="3" w:tplc="CB669CA8">
      <w:numFmt w:val="decimal"/>
      <w:lvlText w:val=""/>
      <w:lvlJc w:val="left"/>
    </w:lvl>
    <w:lvl w:ilvl="4" w:tplc="6C0C9EFE">
      <w:numFmt w:val="decimal"/>
      <w:lvlText w:val=""/>
      <w:lvlJc w:val="left"/>
    </w:lvl>
    <w:lvl w:ilvl="5" w:tplc="E0769E92">
      <w:numFmt w:val="decimal"/>
      <w:lvlText w:val=""/>
      <w:lvlJc w:val="left"/>
    </w:lvl>
    <w:lvl w:ilvl="6" w:tplc="ADF6354C">
      <w:numFmt w:val="decimal"/>
      <w:lvlText w:val=""/>
      <w:lvlJc w:val="left"/>
    </w:lvl>
    <w:lvl w:ilvl="7" w:tplc="EC562ABA">
      <w:numFmt w:val="decimal"/>
      <w:lvlText w:val=""/>
      <w:lvlJc w:val="left"/>
    </w:lvl>
    <w:lvl w:ilvl="8" w:tplc="8572C71C">
      <w:numFmt w:val="decimal"/>
      <w:lvlText w:val=""/>
      <w:lvlJc w:val="left"/>
    </w:lvl>
  </w:abstractNum>
  <w:abstractNum w:abstractNumId="119">
    <w:nsid w:val="11F69861"/>
    <w:multiLevelType w:val="hybridMultilevel"/>
    <w:tmpl w:val="E92E1436"/>
    <w:lvl w:ilvl="0" w:tplc="BF803372">
      <w:start w:val="1"/>
      <w:numFmt w:val="bullet"/>
      <w:lvlText w:val="в"/>
      <w:lvlJc w:val="left"/>
    </w:lvl>
    <w:lvl w:ilvl="1" w:tplc="273A5A80">
      <w:start w:val="1"/>
      <w:numFmt w:val="bullet"/>
      <w:lvlText w:val="−"/>
      <w:lvlJc w:val="left"/>
    </w:lvl>
    <w:lvl w:ilvl="2" w:tplc="64BC13A6">
      <w:numFmt w:val="decimal"/>
      <w:lvlText w:val=""/>
      <w:lvlJc w:val="left"/>
    </w:lvl>
    <w:lvl w:ilvl="3" w:tplc="2A5C679C">
      <w:numFmt w:val="decimal"/>
      <w:lvlText w:val=""/>
      <w:lvlJc w:val="left"/>
    </w:lvl>
    <w:lvl w:ilvl="4" w:tplc="45345E3A">
      <w:numFmt w:val="decimal"/>
      <w:lvlText w:val=""/>
      <w:lvlJc w:val="left"/>
    </w:lvl>
    <w:lvl w:ilvl="5" w:tplc="6032FC6E">
      <w:numFmt w:val="decimal"/>
      <w:lvlText w:val=""/>
      <w:lvlJc w:val="left"/>
    </w:lvl>
    <w:lvl w:ilvl="6" w:tplc="93C8C4DA">
      <w:numFmt w:val="decimal"/>
      <w:lvlText w:val=""/>
      <w:lvlJc w:val="left"/>
    </w:lvl>
    <w:lvl w:ilvl="7" w:tplc="966AC920">
      <w:numFmt w:val="decimal"/>
      <w:lvlText w:val=""/>
      <w:lvlJc w:val="left"/>
    </w:lvl>
    <w:lvl w:ilvl="8" w:tplc="4628E7B0">
      <w:numFmt w:val="decimal"/>
      <w:lvlText w:val=""/>
      <w:lvlJc w:val="left"/>
    </w:lvl>
  </w:abstractNum>
  <w:abstractNum w:abstractNumId="120">
    <w:nsid w:val="1226623C"/>
    <w:multiLevelType w:val="hybridMultilevel"/>
    <w:tmpl w:val="3CF27708"/>
    <w:lvl w:ilvl="0" w:tplc="12F21518">
      <w:start w:val="3"/>
      <w:numFmt w:val="upperLetter"/>
      <w:lvlText w:val="%1."/>
      <w:lvlJc w:val="left"/>
    </w:lvl>
    <w:lvl w:ilvl="1" w:tplc="A7109ADC">
      <w:numFmt w:val="decimal"/>
      <w:lvlText w:val=""/>
      <w:lvlJc w:val="left"/>
    </w:lvl>
    <w:lvl w:ilvl="2" w:tplc="99BA21FE">
      <w:numFmt w:val="decimal"/>
      <w:lvlText w:val=""/>
      <w:lvlJc w:val="left"/>
    </w:lvl>
    <w:lvl w:ilvl="3" w:tplc="69A0986A">
      <w:numFmt w:val="decimal"/>
      <w:lvlText w:val=""/>
      <w:lvlJc w:val="left"/>
    </w:lvl>
    <w:lvl w:ilvl="4" w:tplc="C3EE277C">
      <w:numFmt w:val="decimal"/>
      <w:lvlText w:val=""/>
      <w:lvlJc w:val="left"/>
    </w:lvl>
    <w:lvl w:ilvl="5" w:tplc="0D6AE34A">
      <w:numFmt w:val="decimal"/>
      <w:lvlText w:val=""/>
      <w:lvlJc w:val="left"/>
    </w:lvl>
    <w:lvl w:ilvl="6" w:tplc="3CE450A6">
      <w:numFmt w:val="decimal"/>
      <w:lvlText w:val=""/>
      <w:lvlJc w:val="left"/>
    </w:lvl>
    <w:lvl w:ilvl="7" w:tplc="47805EFE">
      <w:numFmt w:val="decimal"/>
      <w:lvlText w:val=""/>
      <w:lvlJc w:val="left"/>
    </w:lvl>
    <w:lvl w:ilvl="8" w:tplc="AE020574">
      <w:numFmt w:val="decimal"/>
      <w:lvlText w:val=""/>
      <w:lvlJc w:val="left"/>
    </w:lvl>
  </w:abstractNum>
  <w:abstractNum w:abstractNumId="121">
    <w:nsid w:val="1230F102"/>
    <w:multiLevelType w:val="hybridMultilevel"/>
    <w:tmpl w:val="72349A2C"/>
    <w:lvl w:ilvl="0" w:tplc="EFDEB766">
      <w:start w:val="1"/>
      <w:numFmt w:val="upperLetter"/>
      <w:lvlText w:val="%1."/>
      <w:lvlJc w:val="left"/>
    </w:lvl>
    <w:lvl w:ilvl="1" w:tplc="5DCCC022">
      <w:numFmt w:val="decimal"/>
      <w:lvlText w:val=""/>
      <w:lvlJc w:val="left"/>
    </w:lvl>
    <w:lvl w:ilvl="2" w:tplc="6B82CEF8">
      <w:numFmt w:val="decimal"/>
      <w:lvlText w:val=""/>
      <w:lvlJc w:val="left"/>
    </w:lvl>
    <w:lvl w:ilvl="3" w:tplc="B2BC6510">
      <w:numFmt w:val="decimal"/>
      <w:lvlText w:val=""/>
      <w:lvlJc w:val="left"/>
    </w:lvl>
    <w:lvl w:ilvl="4" w:tplc="9BB2633A">
      <w:numFmt w:val="decimal"/>
      <w:lvlText w:val=""/>
      <w:lvlJc w:val="left"/>
    </w:lvl>
    <w:lvl w:ilvl="5" w:tplc="1C92811C">
      <w:numFmt w:val="decimal"/>
      <w:lvlText w:val=""/>
      <w:lvlJc w:val="left"/>
    </w:lvl>
    <w:lvl w:ilvl="6" w:tplc="7A860BA4">
      <w:numFmt w:val="decimal"/>
      <w:lvlText w:val=""/>
      <w:lvlJc w:val="left"/>
    </w:lvl>
    <w:lvl w:ilvl="7" w:tplc="EDE0427C">
      <w:numFmt w:val="decimal"/>
      <w:lvlText w:val=""/>
      <w:lvlJc w:val="left"/>
    </w:lvl>
    <w:lvl w:ilvl="8" w:tplc="E73C8742">
      <w:numFmt w:val="decimal"/>
      <w:lvlText w:val=""/>
      <w:lvlJc w:val="left"/>
    </w:lvl>
  </w:abstractNum>
  <w:abstractNum w:abstractNumId="122">
    <w:nsid w:val="1236898D"/>
    <w:multiLevelType w:val="hybridMultilevel"/>
    <w:tmpl w:val="79704C2E"/>
    <w:lvl w:ilvl="0" w:tplc="06BEF282">
      <w:start w:val="1"/>
      <w:numFmt w:val="upperLetter"/>
      <w:lvlText w:val="%1."/>
      <w:lvlJc w:val="left"/>
    </w:lvl>
    <w:lvl w:ilvl="1" w:tplc="E606F7A0">
      <w:start w:val="1"/>
      <w:numFmt w:val="bullet"/>
      <w:lvlText w:val="−"/>
      <w:lvlJc w:val="left"/>
    </w:lvl>
    <w:lvl w:ilvl="2" w:tplc="7B9A337A">
      <w:numFmt w:val="decimal"/>
      <w:lvlText w:val=""/>
      <w:lvlJc w:val="left"/>
    </w:lvl>
    <w:lvl w:ilvl="3" w:tplc="5E0C5A56">
      <w:numFmt w:val="decimal"/>
      <w:lvlText w:val=""/>
      <w:lvlJc w:val="left"/>
    </w:lvl>
    <w:lvl w:ilvl="4" w:tplc="257C558A">
      <w:numFmt w:val="decimal"/>
      <w:lvlText w:val=""/>
      <w:lvlJc w:val="left"/>
    </w:lvl>
    <w:lvl w:ilvl="5" w:tplc="F5C4F8FA">
      <w:numFmt w:val="decimal"/>
      <w:lvlText w:val=""/>
      <w:lvlJc w:val="left"/>
    </w:lvl>
    <w:lvl w:ilvl="6" w:tplc="2F30BFB6">
      <w:numFmt w:val="decimal"/>
      <w:lvlText w:val=""/>
      <w:lvlJc w:val="left"/>
    </w:lvl>
    <w:lvl w:ilvl="7" w:tplc="5790ADC2">
      <w:numFmt w:val="decimal"/>
      <w:lvlText w:val=""/>
      <w:lvlJc w:val="left"/>
    </w:lvl>
    <w:lvl w:ilvl="8" w:tplc="8B54ACD6">
      <w:numFmt w:val="decimal"/>
      <w:lvlText w:val=""/>
      <w:lvlJc w:val="left"/>
    </w:lvl>
  </w:abstractNum>
  <w:abstractNum w:abstractNumId="123">
    <w:nsid w:val="124A2DF8"/>
    <w:multiLevelType w:val="hybridMultilevel"/>
    <w:tmpl w:val="5F9A0816"/>
    <w:lvl w:ilvl="0" w:tplc="8A10FB0E">
      <w:start w:val="3"/>
      <w:numFmt w:val="upperLetter"/>
      <w:lvlText w:val="%1."/>
      <w:lvlJc w:val="left"/>
    </w:lvl>
    <w:lvl w:ilvl="1" w:tplc="E4F2CD80">
      <w:numFmt w:val="decimal"/>
      <w:lvlText w:val=""/>
      <w:lvlJc w:val="left"/>
    </w:lvl>
    <w:lvl w:ilvl="2" w:tplc="457C27B0">
      <w:numFmt w:val="decimal"/>
      <w:lvlText w:val=""/>
      <w:lvlJc w:val="left"/>
    </w:lvl>
    <w:lvl w:ilvl="3" w:tplc="DC2E51E2">
      <w:numFmt w:val="decimal"/>
      <w:lvlText w:val=""/>
      <w:lvlJc w:val="left"/>
    </w:lvl>
    <w:lvl w:ilvl="4" w:tplc="ACA6D918">
      <w:numFmt w:val="decimal"/>
      <w:lvlText w:val=""/>
      <w:lvlJc w:val="left"/>
    </w:lvl>
    <w:lvl w:ilvl="5" w:tplc="04B043D0">
      <w:numFmt w:val="decimal"/>
      <w:lvlText w:val=""/>
      <w:lvlJc w:val="left"/>
    </w:lvl>
    <w:lvl w:ilvl="6" w:tplc="015A5BEC">
      <w:numFmt w:val="decimal"/>
      <w:lvlText w:val=""/>
      <w:lvlJc w:val="left"/>
    </w:lvl>
    <w:lvl w:ilvl="7" w:tplc="D8E692D6">
      <w:numFmt w:val="decimal"/>
      <w:lvlText w:val=""/>
      <w:lvlJc w:val="left"/>
    </w:lvl>
    <w:lvl w:ilvl="8" w:tplc="C9D46522">
      <w:numFmt w:val="decimal"/>
      <w:lvlText w:val=""/>
      <w:lvlJc w:val="left"/>
    </w:lvl>
  </w:abstractNum>
  <w:abstractNum w:abstractNumId="124">
    <w:nsid w:val="12552B10"/>
    <w:multiLevelType w:val="hybridMultilevel"/>
    <w:tmpl w:val="5CF462B2"/>
    <w:lvl w:ilvl="0" w:tplc="AB3CBEEC">
      <w:start w:val="3"/>
      <w:numFmt w:val="upperLetter"/>
      <w:lvlText w:val="%1."/>
      <w:lvlJc w:val="left"/>
    </w:lvl>
    <w:lvl w:ilvl="1" w:tplc="13A279DE">
      <w:numFmt w:val="decimal"/>
      <w:lvlText w:val=""/>
      <w:lvlJc w:val="left"/>
    </w:lvl>
    <w:lvl w:ilvl="2" w:tplc="CDF01F48">
      <w:numFmt w:val="decimal"/>
      <w:lvlText w:val=""/>
      <w:lvlJc w:val="left"/>
    </w:lvl>
    <w:lvl w:ilvl="3" w:tplc="633676EE">
      <w:numFmt w:val="decimal"/>
      <w:lvlText w:val=""/>
      <w:lvlJc w:val="left"/>
    </w:lvl>
    <w:lvl w:ilvl="4" w:tplc="0E263F28">
      <w:numFmt w:val="decimal"/>
      <w:lvlText w:val=""/>
      <w:lvlJc w:val="left"/>
    </w:lvl>
    <w:lvl w:ilvl="5" w:tplc="689EFA5E">
      <w:numFmt w:val="decimal"/>
      <w:lvlText w:val=""/>
      <w:lvlJc w:val="left"/>
    </w:lvl>
    <w:lvl w:ilvl="6" w:tplc="94DC66C6">
      <w:numFmt w:val="decimal"/>
      <w:lvlText w:val=""/>
      <w:lvlJc w:val="left"/>
    </w:lvl>
    <w:lvl w:ilvl="7" w:tplc="40AC64D8">
      <w:numFmt w:val="decimal"/>
      <w:lvlText w:val=""/>
      <w:lvlJc w:val="left"/>
    </w:lvl>
    <w:lvl w:ilvl="8" w:tplc="174288EC">
      <w:numFmt w:val="decimal"/>
      <w:lvlText w:val=""/>
      <w:lvlJc w:val="left"/>
    </w:lvl>
  </w:abstractNum>
  <w:abstractNum w:abstractNumId="125">
    <w:nsid w:val="126CADE9"/>
    <w:multiLevelType w:val="hybridMultilevel"/>
    <w:tmpl w:val="2A08F31A"/>
    <w:lvl w:ilvl="0" w:tplc="CCE2ABC8">
      <w:start w:val="1"/>
      <w:numFmt w:val="upperLetter"/>
      <w:lvlText w:val="%1."/>
      <w:lvlJc w:val="left"/>
    </w:lvl>
    <w:lvl w:ilvl="1" w:tplc="B2527AF4">
      <w:start w:val="1"/>
      <w:numFmt w:val="bullet"/>
      <w:lvlText w:val="−"/>
      <w:lvlJc w:val="left"/>
    </w:lvl>
    <w:lvl w:ilvl="2" w:tplc="5DFCDFA0">
      <w:numFmt w:val="decimal"/>
      <w:lvlText w:val=""/>
      <w:lvlJc w:val="left"/>
    </w:lvl>
    <w:lvl w:ilvl="3" w:tplc="99FABB7E">
      <w:numFmt w:val="decimal"/>
      <w:lvlText w:val=""/>
      <w:lvlJc w:val="left"/>
    </w:lvl>
    <w:lvl w:ilvl="4" w:tplc="63F2AED8">
      <w:numFmt w:val="decimal"/>
      <w:lvlText w:val=""/>
      <w:lvlJc w:val="left"/>
    </w:lvl>
    <w:lvl w:ilvl="5" w:tplc="429CC186">
      <w:numFmt w:val="decimal"/>
      <w:lvlText w:val=""/>
      <w:lvlJc w:val="left"/>
    </w:lvl>
    <w:lvl w:ilvl="6" w:tplc="D8CA3574">
      <w:numFmt w:val="decimal"/>
      <w:lvlText w:val=""/>
      <w:lvlJc w:val="left"/>
    </w:lvl>
    <w:lvl w:ilvl="7" w:tplc="EB001462">
      <w:numFmt w:val="decimal"/>
      <w:lvlText w:val=""/>
      <w:lvlJc w:val="left"/>
    </w:lvl>
    <w:lvl w:ilvl="8" w:tplc="6802A4A0">
      <w:numFmt w:val="decimal"/>
      <w:lvlText w:val=""/>
      <w:lvlJc w:val="left"/>
    </w:lvl>
  </w:abstractNum>
  <w:abstractNum w:abstractNumId="126">
    <w:nsid w:val="1276A960"/>
    <w:multiLevelType w:val="hybridMultilevel"/>
    <w:tmpl w:val="B414D7AC"/>
    <w:lvl w:ilvl="0" w:tplc="7CA8AAB4">
      <w:start w:val="18"/>
      <w:numFmt w:val="decimal"/>
      <w:lvlText w:val="%1"/>
      <w:lvlJc w:val="left"/>
    </w:lvl>
    <w:lvl w:ilvl="1" w:tplc="3A18F52C">
      <w:numFmt w:val="decimal"/>
      <w:lvlText w:val=""/>
      <w:lvlJc w:val="left"/>
    </w:lvl>
    <w:lvl w:ilvl="2" w:tplc="23E676D8">
      <w:numFmt w:val="decimal"/>
      <w:lvlText w:val=""/>
      <w:lvlJc w:val="left"/>
    </w:lvl>
    <w:lvl w:ilvl="3" w:tplc="CC9863C8">
      <w:numFmt w:val="decimal"/>
      <w:lvlText w:val=""/>
      <w:lvlJc w:val="left"/>
    </w:lvl>
    <w:lvl w:ilvl="4" w:tplc="45E25946">
      <w:numFmt w:val="decimal"/>
      <w:lvlText w:val=""/>
      <w:lvlJc w:val="left"/>
    </w:lvl>
    <w:lvl w:ilvl="5" w:tplc="57108A56">
      <w:numFmt w:val="decimal"/>
      <w:lvlText w:val=""/>
      <w:lvlJc w:val="left"/>
    </w:lvl>
    <w:lvl w:ilvl="6" w:tplc="6DB07FC4">
      <w:numFmt w:val="decimal"/>
      <w:lvlText w:val=""/>
      <w:lvlJc w:val="left"/>
    </w:lvl>
    <w:lvl w:ilvl="7" w:tplc="FA1E1A80">
      <w:numFmt w:val="decimal"/>
      <w:lvlText w:val=""/>
      <w:lvlJc w:val="left"/>
    </w:lvl>
    <w:lvl w:ilvl="8" w:tplc="0754A272">
      <w:numFmt w:val="decimal"/>
      <w:lvlText w:val=""/>
      <w:lvlJc w:val="left"/>
    </w:lvl>
  </w:abstractNum>
  <w:abstractNum w:abstractNumId="127">
    <w:nsid w:val="127DED1D"/>
    <w:multiLevelType w:val="hybridMultilevel"/>
    <w:tmpl w:val="CAE41AEC"/>
    <w:lvl w:ilvl="0" w:tplc="0E682E92">
      <w:start w:val="1"/>
      <w:numFmt w:val="upperLetter"/>
      <w:lvlText w:val="%1."/>
      <w:lvlJc w:val="left"/>
    </w:lvl>
    <w:lvl w:ilvl="1" w:tplc="FAD8D6EE">
      <w:numFmt w:val="decimal"/>
      <w:lvlText w:val=""/>
      <w:lvlJc w:val="left"/>
    </w:lvl>
    <w:lvl w:ilvl="2" w:tplc="E2A6BBC8">
      <w:numFmt w:val="decimal"/>
      <w:lvlText w:val=""/>
      <w:lvlJc w:val="left"/>
    </w:lvl>
    <w:lvl w:ilvl="3" w:tplc="64FEFA96">
      <w:numFmt w:val="decimal"/>
      <w:lvlText w:val=""/>
      <w:lvlJc w:val="left"/>
    </w:lvl>
    <w:lvl w:ilvl="4" w:tplc="E818A29A">
      <w:numFmt w:val="decimal"/>
      <w:lvlText w:val=""/>
      <w:lvlJc w:val="left"/>
    </w:lvl>
    <w:lvl w:ilvl="5" w:tplc="9DD459AE">
      <w:numFmt w:val="decimal"/>
      <w:lvlText w:val=""/>
      <w:lvlJc w:val="left"/>
    </w:lvl>
    <w:lvl w:ilvl="6" w:tplc="F476F822">
      <w:numFmt w:val="decimal"/>
      <w:lvlText w:val=""/>
      <w:lvlJc w:val="left"/>
    </w:lvl>
    <w:lvl w:ilvl="7" w:tplc="DE42281A">
      <w:numFmt w:val="decimal"/>
      <w:lvlText w:val=""/>
      <w:lvlJc w:val="left"/>
    </w:lvl>
    <w:lvl w:ilvl="8" w:tplc="D440159E">
      <w:numFmt w:val="decimal"/>
      <w:lvlText w:val=""/>
      <w:lvlJc w:val="left"/>
    </w:lvl>
  </w:abstractNum>
  <w:abstractNum w:abstractNumId="128">
    <w:nsid w:val="128D98B7"/>
    <w:multiLevelType w:val="hybridMultilevel"/>
    <w:tmpl w:val="8D882158"/>
    <w:lvl w:ilvl="0" w:tplc="8D486C40">
      <w:start w:val="2"/>
      <w:numFmt w:val="decimal"/>
      <w:lvlText w:val="%1."/>
      <w:lvlJc w:val="left"/>
    </w:lvl>
    <w:lvl w:ilvl="1" w:tplc="4F64391C">
      <w:numFmt w:val="decimal"/>
      <w:lvlText w:val=""/>
      <w:lvlJc w:val="left"/>
    </w:lvl>
    <w:lvl w:ilvl="2" w:tplc="64CC7B90">
      <w:numFmt w:val="decimal"/>
      <w:lvlText w:val=""/>
      <w:lvlJc w:val="left"/>
    </w:lvl>
    <w:lvl w:ilvl="3" w:tplc="EB000142">
      <w:numFmt w:val="decimal"/>
      <w:lvlText w:val=""/>
      <w:lvlJc w:val="left"/>
    </w:lvl>
    <w:lvl w:ilvl="4" w:tplc="852EDE38">
      <w:numFmt w:val="decimal"/>
      <w:lvlText w:val=""/>
      <w:lvlJc w:val="left"/>
    </w:lvl>
    <w:lvl w:ilvl="5" w:tplc="BC8A7E26">
      <w:numFmt w:val="decimal"/>
      <w:lvlText w:val=""/>
      <w:lvlJc w:val="left"/>
    </w:lvl>
    <w:lvl w:ilvl="6" w:tplc="E97010E8">
      <w:numFmt w:val="decimal"/>
      <w:lvlText w:val=""/>
      <w:lvlJc w:val="left"/>
    </w:lvl>
    <w:lvl w:ilvl="7" w:tplc="D9A2C85A">
      <w:numFmt w:val="decimal"/>
      <w:lvlText w:val=""/>
      <w:lvlJc w:val="left"/>
    </w:lvl>
    <w:lvl w:ilvl="8" w:tplc="D2348BA4">
      <w:numFmt w:val="decimal"/>
      <w:lvlText w:val=""/>
      <w:lvlJc w:val="left"/>
    </w:lvl>
  </w:abstractNum>
  <w:abstractNum w:abstractNumId="129">
    <w:nsid w:val="129B95F2"/>
    <w:multiLevelType w:val="hybridMultilevel"/>
    <w:tmpl w:val="8C64508E"/>
    <w:lvl w:ilvl="0" w:tplc="C248C576">
      <w:start w:val="1"/>
      <w:numFmt w:val="upperLetter"/>
      <w:lvlText w:val="%1."/>
      <w:lvlJc w:val="left"/>
    </w:lvl>
    <w:lvl w:ilvl="1" w:tplc="C442C4A8">
      <w:numFmt w:val="decimal"/>
      <w:lvlText w:val=""/>
      <w:lvlJc w:val="left"/>
    </w:lvl>
    <w:lvl w:ilvl="2" w:tplc="E38E7054">
      <w:numFmt w:val="decimal"/>
      <w:lvlText w:val=""/>
      <w:lvlJc w:val="left"/>
    </w:lvl>
    <w:lvl w:ilvl="3" w:tplc="D478B50E">
      <w:numFmt w:val="decimal"/>
      <w:lvlText w:val=""/>
      <w:lvlJc w:val="left"/>
    </w:lvl>
    <w:lvl w:ilvl="4" w:tplc="7DEC50BC">
      <w:numFmt w:val="decimal"/>
      <w:lvlText w:val=""/>
      <w:lvlJc w:val="left"/>
    </w:lvl>
    <w:lvl w:ilvl="5" w:tplc="A3E62A82">
      <w:numFmt w:val="decimal"/>
      <w:lvlText w:val=""/>
      <w:lvlJc w:val="left"/>
    </w:lvl>
    <w:lvl w:ilvl="6" w:tplc="4A68067A">
      <w:numFmt w:val="decimal"/>
      <w:lvlText w:val=""/>
      <w:lvlJc w:val="left"/>
    </w:lvl>
    <w:lvl w:ilvl="7" w:tplc="CD1A04FE">
      <w:numFmt w:val="decimal"/>
      <w:lvlText w:val=""/>
      <w:lvlJc w:val="left"/>
    </w:lvl>
    <w:lvl w:ilvl="8" w:tplc="F384A824">
      <w:numFmt w:val="decimal"/>
      <w:lvlText w:val=""/>
      <w:lvlJc w:val="left"/>
    </w:lvl>
  </w:abstractNum>
  <w:abstractNum w:abstractNumId="130">
    <w:nsid w:val="12B4903D"/>
    <w:multiLevelType w:val="hybridMultilevel"/>
    <w:tmpl w:val="DA56C824"/>
    <w:lvl w:ilvl="0" w:tplc="8CC26A4A">
      <w:start w:val="1"/>
      <w:numFmt w:val="bullet"/>
      <w:lvlText w:val="в"/>
      <w:lvlJc w:val="left"/>
    </w:lvl>
    <w:lvl w:ilvl="1" w:tplc="24F660D0">
      <w:numFmt w:val="decimal"/>
      <w:lvlText w:val=""/>
      <w:lvlJc w:val="left"/>
    </w:lvl>
    <w:lvl w:ilvl="2" w:tplc="8DF2FD22">
      <w:numFmt w:val="decimal"/>
      <w:lvlText w:val=""/>
      <w:lvlJc w:val="left"/>
    </w:lvl>
    <w:lvl w:ilvl="3" w:tplc="9D44DD7E">
      <w:numFmt w:val="decimal"/>
      <w:lvlText w:val=""/>
      <w:lvlJc w:val="left"/>
    </w:lvl>
    <w:lvl w:ilvl="4" w:tplc="E52E91CC">
      <w:numFmt w:val="decimal"/>
      <w:lvlText w:val=""/>
      <w:lvlJc w:val="left"/>
    </w:lvl>
    <w:lvl w:ilvl="5" w:tplc="CFF201DC">
      <w:numFmt w:val="decimal"/>
      <w:lvlText w:val=""/>
      <w:lvlJc w:val="left"/>
    </w:lvl>
    <w:lvl w:ilvl="6" w:tplc="B0F67C50">
      <w:numFmt w:val="decimal"/>
      <w:lvlText w:val=""/>
      <w:lvlJc w:val="left"/>
    </w:lvl>
    <w:lvl w:ilvl="7" w:tplc="75B878BA">
      <w:numFmt w:val="decimal"/>
      <w:lvlText w:val=""/>
      <w:lvlJc w:val="left"/>
    </w:lvl>
    <w:lvl w:ilvl="8" w:tplc="EBD256A2">
      <w:numFmt w:val="decimal"/>
      <w:lvlText w:val=""/>
      <w:lvlJc w:val="left"/>
    </w:lvl>
  </w:abstractNum>
  <w:abstractNum w:abstractNumId="131">
    <w:nsid w:val="12F9357A"/>
    <w:multiLevelType w:val="hybridMultilevel"/>
    <w:tmpl w:val="FE52496A"/>
    <w:lvl w:ilvl="0" w:tplc="F4F4CBF2">
      <w:start w:val="1"/>
      <w:numFmt w:val="upperLetter"/>
      <w:lvlText w:val="%1."/>
      <w:lvlJc w:val="left"/>
    </w:lvl>
    <w:lvl w:ilvl="1" w:tplc="89749E08">
      <w:numFmt w:val="decimal"/>
      <w:lvlText w:val=""/>
      <w:lvlJc w:val="left"/>
    </w:lvl>
    <w:lvl w:ilvl="2" w:tplc="33521E10">
      <w:numFmt w:val="decimal"/>
      <w:lvlText w:val=""/>
      <w:lvlJc w:val="left"/>
    </w:lvl>
    <w:lvl w:ilvl="3" w:tplc="D35CE800">
      <w:numFmt w:val="decimal"/>
      <w:lvlText w:val=""/>
      <w:lvlJc w:val="left"/>
    </w:lvl>
    <w:lvl w:ilvl="4" w:tplc="D57455C4">
      <w:numFmt w:val="decimal"/>
      <w:lvlText w:val=""/>
      <w:lvlJc w:val="left"/>
    </w:lvl>
    <w:lvl w:ilvl="5" w:tplc="9726F5A4">
      <w:numFmt w:val="decimal"/>
      <w:lvlText w:val=""/>
      <w:lvlJc w:val="left"/>
    </w:lvl>
    <w:lvl w:ilvl="6" w:tplc="51DE0AE6">
      <w:numFmt w:val="decimal"/>
      <w:lvlText w:val=""/>
      <w:lvlJc w:val="left"/>
    </w:lvl>
    <w:lvl w:ilvl="7" w:tplc="68921C78">
      <w:numFmt w:val="decimal"/>
      <w:lvlText w:val=""/>
      <w:lvlJc w:val="left"/>
    </w:lvl>
    <w:lvl w:ilvl="8" w:tplc="9042C33A">
      <w:numFmt w:val="decimal"/>
      <w:lvlText w:val=""/>
      <w:lvlJc w:val="left"/>
    </w:lvl>
  </w:abstractNum>
  <w:abstractNum w:abstractNumId="132">
    <w:nsid w:val="132F561F"/>
    <w:multiLevelType w:val="hybridMultilevel"/>
    <w:tmpl w:val="A44EBB00"/>
    <w:lvl w:ilvl="0" w:tplc="8FE26DA6">
      <w:start w:val="3"/>
      <w:numFmt w:val="decimal"/>
      <w:lvlText w:val="%1."/>
      <w:lvlJc w:val="left"/>
    </w:lvl>
    <w:lvl w:ilvl="1" w:tplc="EB2E0342">
      <w:numFmt w:val="decimal"/>
      <w:lvlText w:val=""/>
      <w:lvlJc w:val="left"/>
    </w:lvl>
    <w:lvl w:ilvl="2" w:tplc="355C59EE">
      <w:numFmt w:val="decimal"/>
      <w:lvlText w:val=""/>
      <w:lvlJc w:val="left"/>
    </w:lvl>
    <w:lvl w:ilvl="3" w:tplc="7E1EEB4A">
      <w:numFmt w:val="decimal"/>
      <w:lvlText w:val=""/>
      <w:lvlJc w:val="left"/>
    </w:lvl>
    <w:lvl w:ilvl="4" w:tplc="2542A544">
      <w:numFmt w:val="decimal"/>
      <w:lvlText w:val=""/>
      <w:lvlJc w:val="left"/>
    </w:lvl>
    <w:lvl w:ilvl="5" w:tplc="A65C8B9C">
      <w:numFmt w:val="decimal"/>
      <w:lvlText w:val=""/>
      <w:lvlJc w:val="left"/>
    </w:lvl>
    <w:lvl w:ilvl="6" w:tplc="85A45CC6">
      <w:numFmt w:val="decimal"/>
      <w:lvlText w:val=""/>
      <w:lvlJc w:val="left"/>
    </w:lvl>
    <w:lvl w:ilvl="7" w:tplc="72662C3C">
      <w:numFmt w:val="decimal"/>
      <w:lvlText w:val=""/>
      <w:lvlJc w:val="left"/>
    </w:lvl>
    <w:lvl w:ilvl="8" w:tplc="40D46816">
      <w:numFmt w:val="decimal"/>
      <w:lvlText w:val=""/>
      <w:lvlJc w:val="left"/>
    </w:lvl>
  </w:abstractNum>
  <w:abstractNum w:abstractNumId="133">
    <w:nsid w:val="1336705D"/>
    <w:multiLevelType w:val="hybridMultilevel"/>
    <w:tmpl w:val="4A889E2A"/>
    <w:lvl w:ilvl="0" w:tplc="3D8A4AEC">
      <w:start w:val="7"/>
      <w:numFmt w:val="decimal"/>
      <w:lvlText w:val="%1."/>
      <w:lvlJc w:val="left"/>
    </w:lvl>
    <w:lvl w:ilvl="1" w:tplc="BA8E5180">
      <w:numFmt w:val="decimal"/>
      <w:lvlText w:val=""/>
      <w:lvlJc w:val="left"/>
    </w:lvl>
    <w:lvl w:ilvl="2" w:tplc="2A0451F2">
      <w:numFmt w:val="decimal"/>
      <w:lvlText w:val=""/>
      <w:lvlJc w:val="left"/>
    </w:lvl>
    <w:lvl w:ilvl="3" w:tplc="1CBE018C">
      <w:numFmt w:val="decimal"/>
      <w:lvlText w:val=""/>
      <w:lvlJc w:val="left"/>
    </w:lvl>
    <w:lvl w:ilvl="4" w:tplc="B0C4C930">
      <w:numFmt w:val="decimal"/>
      <w:lvlText w:val=""/>
      <w:lvlJc w:val="left"/>
    </w:lvl>
    <w:lvl w:ilvl="5" w:tplc="B1B4D6E4">
      <w:numFmt w:val="decimal"/>
      <w:lvlText w:val=""/>
      <w:lvlJc w:val="left"/>
    </w:lvl>
    <w:lvl w:ilvl="6" w:tplc="72C2E164">
      <w:numFmt w:val="decimal"/>
      <w:lvlText w:val=""/>
      <w:lvlJc w:val="left"/>
    </w:lvl>
    <w:lvl w:ilvl="7" w:tplc="46242F68">
      <w:numFmt w:val="decimal"/>
      <w:lvlText w:val=""/>
      <w:lvlJc w:val="left"/>
    </w:lvl>
    <w:lvl w:ilvl="8" w:tplc="09929DEA">
      <w:numFmt w:val="decimal"/>
      <w:lvlText w:val=""/>
      <w:lvlJc w:val="left"/>
    </w:lvl>
  </w:abstractNum>
  <w:abstractNum w:abstractNumId="134">
    <w:nsid w:val="13B3BDBC"/>
    <w:multiLevelType w:val="hybridMultilevel"/>
    <w:tmpl w:val="039267FA"/>
    <w:lvl w:ilvl="0" w:tplc="4904783C">
      <w:start w:val="1"/>
      <w:numFmt w:val="decimal"/>
      <w:lvlText w:val="%1."/>
      <w:lvlJc w:val="left"/>
    </w:lvl>
    <w:lvl w:ilvl="1" w:tplc="0EAE7B4E">
      <w:start w:val="1"/>
      <w:numFmt w:val="bullet"/>
      <w:lvlText w:val="−"/>
      <w:lvlJc w:val="left"/>
    </w:lvl>
    <w:lvl w:ilvl="2" w:tplc="EF96CDE6">
      <w:numFmt w:val="decimal"/>
      <w:lvlText w:val=""/>
      <w:lvlJc w:val="left"/>
    </w:lvl>
    <w:lvl w:ilvl="3" w:tplc="9474D52C">
      <w:numFmt w:val="decimal"/>
      <w:lvlText w:val=""/>
      <w:lvlJc w:val="left"/>
    </w:lvl>
    <w:lvl w:ilvl="4" w:tplc="8F4E1DDA">
      <w:numFmt w:val="decimal"/>
      <w:lvlText w:val=""/>
      <w:lvlJc w:val="left"/>
    </w:lvl>
    <w:lvl w:ilvl="5" w:tplc="B45CC5C6">
      <w:numFmt w:val="decimal"/>
      <w:lvlText w:val=""/>
      <w:lvlJc w:val="left"/>
    </w:lvl>
    <w:lvl w:ilvl="6" w:tplc="BD36661C">
      <w:numFmt w:val="decimal"/>
      <w:lvlText w:val=""/>
      <w:lvlJc w:val="left"/>
    </w:lvl>
    <w:lvl w:ilvl="7" w:tplc="9F0C0516">
      <w:numFmt w:val="decimal"/>
      <w:lvlText w:val=""/>
      <w:lvlJc w:val="left"/>
    </w:lvl>
    <w:lvl w:ilvl="8" w:tplc="89B68E30">
      <w:numFmt w:val="decimal"/>
      <w:lvlText w:val=""/>
      <w:lvlJc w:val="left"/>
    </w:lvl>
  </w:abstractNum>
  <w:abstractNum w:abstractNumId="135">
    <w:nsid w:val="13BAE843"/>
    <w:multiLevelType w:val="hybridMultilevel"/>
    <w:tmpl w:val="455E8190"/>
    <w:lvl w:ilvl="0" w:tplc="FF982C8C">
      <w:start w:val="1"/>
      <w:numFmt w:val="upperLetter"/>
      <w:lvlText w:val="%1."/>
      <w:lvlJc w:val="left"/>
    </w:lvl>
    <w:lvl w:ilvl="1" w:tplc="71F2B0E6">
      <w:start w:val="1"/>
      <w:numFmt w:val="bullet"/>
      <w:lvlText w:val="−"/>
      <w:lvlJc w:val="left"/>
    </w:lvl>
    <w:lvl w:ilvl="2" w:tplc="1ADA9550">
      <w:numFmt w:val="decimal"/>
      <w:lvlText w:val=""/>
      <w:lvlJc w:val="left"/>
    </w:lvl>
    <w:lvl w:ilvl="3" w:tplc="B81A6CB2">
      <w:numFmt w:val="decimal"/>
      <w:lvlText w:val=""/>
      <w:lvlJc w:val="left"/>
    </w:lvl>
    <w:lvl w:ilvl="4" w:tplc="68109060">
      <w:numFmt w:val="decimal"/>
      <w:lvlText w:val=""/>
      <w:lvlJc w:val="left"/>
    </w:lvl>
    <w:lvl w:ilvl="5" w:tplc="3B6AAD80">
      <w:numFmt w:val="decimal"/>
      <w:lvlText w:val=""/>
      <w:lvlJc w:val="left"/>
    </w:lvl>
    <w:lvl w:ilvl="6" w:tplc="B51C73DA">
      <w:numFmt w:val="decimal"/>
      <w:lvlText w:val=""/>
      <w:lvlJc w:val="left"/>
    </w:lvl>
    <w:lvl w:ilvl="7" w:tplc="D8FE0E3E">
      <w:numFmt w:val="decimal"/>
      <w:lvlText w:val=""/>
      <w:lvlJc w:val="left"/>
    </w:lvl>
    <w:lvl w:ilvl="8" w:tplc="CB5ACE04">
      <w:numFmt w:val="decimal"/>
      <w:lvlText w:val=""/>
      <w:lvlJc w:val="left"/>
    </w:lvl>
  </w:abstractNum>
  <w:abstractNum w:abstractNumId="136">
    <w:nsid w:val="13CD8DCB"/>
    <w:multiLevelType w:val="hybridMultilevel"/>
    <w:tmpl w:val="5DAAAAAA"/>
    <w:lvl w:ilvl="0" w:tplc="DBFE2C14">
      <w:start w:val="2"/>
      <w:numFmt w:val="upperLetter"/>
      <w:lvlText w:val="%1."/>
      <w:lvlJc w:val="left"/>
    </w:lvl>
    <w:lvl w:ilvl="1" w:tplc="45C63A96">
      <w:start w:val="1"/>
      <w:numFmt w:val="bullet"/>
      <w:lvlText w:val="−"/>
      <w:lvlJc w:val="left"/>
    </w:lvl>
    <w:lvl w:ilvl="2" w:tplc="F88CC63C">
      <w:numFmt w:val="decimal"/>
      <w:lvlText w:val=""/>
      <w:lvlJc w:val="left"/>
    </w:lvl>
    <w:lvl w:ilvl="3" w:tplc="60E25306">
      <w:numFmt w:val="decimal"/>
      <w:lvlText w:val=""/>
      <w:lvlJc w:val="left"/>
    </w:lvl>
    <w:lvl w:ilvl="4" w:tplc="906CE328">
      <w:numFmt w:val="decimal"/>
      <w:lvlText w:val=""/>
      <w:lvlJc w:val="left"/>
    </w:lvl>
    <w:lvl w:ilvl="5" w:tplc="13888CEE">
      <w:numFmt w:val="decimal"/>
      <w:lvlText w:val=""/>
      <w:lvlJc w:val="left"/>
    </w:lvl>
    <w:lvl w:ilvl="6" w:tplc="1E866826">
      <w:numFmt w:val="decimal"/>
      <w:lvlText w:val=""/>
      <w:lvlJc w:val="left"/>
    </w:lvl>
    <w:lvl w:ilvl="7" w:tplc="0ECE58E8">
      <w:numFmt w:val="decimal"/>
      <w:lvlText w:val=""/>
      <w:lvlJc w:val="left"/>
    </w:lvl>
    <w:lvl w:ilvl="8" w:tplc="2EE2F034">
      <w:numFmt w:val="decimal"/>
      <w:lvlText w:val=""/>
      <w:lvlJc w:val="left"/>
    </w:lvl>
  </w:abstractNum>
  <w:abstractNum w:abstractNumId="137">
    <w:nsid w:val="13D4A2F2"/>
    <w:multiLevelType w:val="hybridMultilevel"/>
    <w:tmpl w:val="B2722DFA"/>
    <w:lvl w:ilvl="0" w:tplc="2EB2DFE8">
      <w:start w:val="1"/>
      <w:numFmt w:val="decimal"/>
      <w:lvlText w:val="%1."/>
      <w:lvlJc w:val="left"/>
    </w:lvl>
    <w:lvl w:ilvl="1" w:tplc="7D56AE26">
      <w:numFmt w:val="decimal"/>
      <w:lvlText w:val=""/>
      <w:lvlJc w:val="left"/>
    </w:lvl>
    <w:lvl w:ilvl="2" w:tplc="9C90F1C2">
      <w:numFmt w:val="decimal"/>
      <w:lvlText w:val=""/>
      <w:lvlJc w:val="left"/>
    </w:lvl>
    <w:lvl w:ilvl="3" w:tplc="2C0AF710">
      <w:numFmt w:val="decimal"/>
      <w:lvlText w:val=""/>
      <w:lvlJc w:val="left"/>
    </w:lvl>
    <w:lvl w:ilvl="4" w:tplc="BD90B26A">
      <w:numFmt w:val="decimal"/>
      <w:lvlText w:val=""/>
      <w:lvlJc w:val="left"/>
    </w:lvl>
    <w:lvl w:ilvl="5" w:tplc="0CEC3DB2">
      <w:numFmt w:val="decimal"/>
      <w:lvlText w:val=""/>
      <w:lvlJc w:val="left"/>
    </w:lvl>
    <w:lvl w:ilvl="6" w:tplc="243A4B34">
      <w:numFmt w:val="decimal"/>
      <w:lvlText w:val=""/>
      <w:lvlJc w:val="left"/>
    </w:lvl>
    <w:lvl w:ilvl="7" w:tplc="6DBAD41A">
      <w:numFmt w:val="decimal"/>
      <w:lvlText w:val=""/>
      <w:lvlJc w:val="left"/>
    </w:lvl>
    <w:lvl w:ilvl="8" w:tplc="8C6C74BC">
      <w:numFmt w:val="decimal"/>
      <w:lvlText w:val=""/>
      <w:lvlJc w:val="left"/>
    </w:lvl>
  </w:abstractNum>
  <w:abstractNum w:abstractNumId="138">
    <w:nsid w:val="13DDA79D"/>
    <w:multiLevelType w:val="hybridMultilevel"/>
    <w:tmpl w:val="D8E41C74"/>
    <w:lvl w:ilvl="0" w:tplc="04E4E890">
      <w:start w:val="1"/>
      <w:numFmt w:val="upperLetter"/>
      <w:lvlText w:val="%1."/>
      <w:lvlJc w:val="left"/>
    </w:lvl>
    <w:lvl w:ilvl="1" w:tplc="8A14AD42">
      <w:numFmt w:val="decimal"/>
      <w:lvlText w:val=""/>
      <w:lvlJc w:val="left"/>
    </w:lvl>
    <w:lvl w:ilvl="2" w:tplc="6256DB0A">
      <w:numFmt w:val="decimal"/>
      <w:lvlText w:val=""/>
      <w:lvlJc w:val="left"/>
    </w:lvl>
    <w:lvl w:ilvl="3" w:tplc="B3A08A8A">
      <w:numFmt w:val="decimal"/>
      <w:lvlText w:val=""/>
      <w:lvlJc w:val="left"/>
    </w:lvl>
    <w:lvl w:ilvl="4" w:tplc="6CBCDB3A">
      <w:numFmt w:val="decimal"/>
      <w:lvlText w:val=""/>
      <w:lvlJc w:val="left"/>
    </w:lvl>
    <w:lvl w:ilvl="5" w:tplc="DABCE130">
      <w:numFmt w:val="decimal"/>
      <w:lvlText w:val=""/>
      <w:lvlJc w:val="left"/>
    </w:lvl>
    <w:lvl w:ilvl="6" w:tplc="AAB09472">
      <w:numFmt w:val="decimal"/>
      <w:lvlText w:val=""/>
      <w:lvlJc w:val="left"/>
    </w:lvl>
    <w:lvl w:ilvl="7" w:tplc="445868FA">
      <w:numFmt w:val="decimal"/>
      <w:lvlText w:val=""/>
      <w:lvlJc w:val="left"/>
    </w:lvl>
    <w:lvl w:ilvl="8" w:tplc="D74C2F3C">
      <w:numFmt w:val="decimal"/>
      <w:lvlText w:val=""/>
      <w:lvlJc w:val="left"/>
    </w:lvl>
  </w:abstractNum>
  <w:abstractNum w:abstractNumId="139">
    <w:nsid w:val="142AC06C"/>
    <w:multiLevelType w:val="hybridMultilevel"/>
    <w:tmpl w:val="1E04CA10"/>
    <w:lvl w:ilvl="0" w:tplc="64824406">
      <w:start w:val="3"/>
      <w:numFmt w:val="upperLetter"/>
      <w:lvlText w:val="%1."/>
      <w:lvlJc w:val="left"/>
    </w:lvl>
    <w:lvl w:ilvl="1" w:tplc="E7D43096">
      <w:start w:val="1"/>
      <w:numFmt w:val="decimal"/>
      <w:lvlText w:val="%2"/>
      <w:lvlJc w:val="left"/>
    </w:lvl>
    <w:lvl w:ilvl="2" w:tplc="40427DA2">
      <w:numFmt w:val="decimal"/>
      <w:lvlText w:val=""/>
      <w:lvlJc w:val="left"/>
    </w:lvl>
    <w:lvl w:ilvl="3" w:tplc="144AB2CC">
      <w:numFmt w:val="decimal"/>
      <w:lvlText w:val=""/>
      <w:lvlJc w:val="left"/>
    </w:lvl>
    <w:lvl w:ilvl="4" w:tplc="BCEC4F06">
      <w:numFmt w:val="decimal"/>
      <w:lvlText w:val=""/>
      <w:lvlJc w:val="left"/>
    </w:lvl>
    <w:lvl w:ilvl="5" w:tplc="28EAFD9A">
      <w:numFmt w:val="decimal"/>
      <w:lvlText w:val=""/>
      <w:lvlJc w:val="left"/>
    </w:lvl>
    <w:lvl w:ilvl="6" w:tplc="B7329820">
      <w:numFmt w:val="decimal"/>
      <w:lvlText w:val=""/>
      <w:lvlJc w:val="left"/>
    </w:lvl>
    <w:lvl w:ilvl="7" w:tplc="9CF4B1C4">
      <w:numFmt w:val="decimal"/>
      <w:lvlText w:val=""/>
      <w:lvlJc w:val="left"/>
    </w:lvl>
    <w:lvl w:ilvl="8" w:tplc="1848CED6">
      <w:numFmt w:val="decimal"/>
      <w:lvlText w:val=""/>
      <w:lvlJc w:val="left"/>
    </w:lvl>
  </w:abstractNum>
  <w:abstractNum w:abstractNumId="140">
    <w:nsid w:val="144C9480"/>
    <w:multiLevelType w:val="hybridMultilevel"/>
    <w:tmpl w:val="FDD6AD44"/>
    <w:lvl w:ilvl="0" w:tplc="8196D514">
      <w:start w:val="2"/>
      <w:numFmt w:val="decimal"/>
      <w:lvlText w:val="%1."/>
      <w:lvlJc w:val="left"/>
    </w:lvl>
    <w:lvl w:ilvl="1" w:tplc="12F8F026">
      <w:numFmt w:val="decimal"/>
      <w:lvlText w:val=""/>
      <w:lvlJc w:val="left"/>
    </w:lvl>
    <w:lvl w:ilvl="2" w:tplc="A442042A">
      <w:numFmt w:val="decimal"/>
      <w:lvlText w:val=""/>
      <w:lvlJc w:val="left"/>
    </w:lvl>
    <w:lvl w:ilvl="3" w:tplc="0276A4C6">
      <w:numFmt w:val="decimal"/>
      <w:lvlText w:val=""/>
      <w:lvlJc w:val="left"/>
    </w:lvl>
    <w:lvl w:ilvl="4" w:tplc="CB6A53B0">
      <w:numFmt w:val="decimal"/>
      <w:lvlText w:val=""/>
      <w:lvlJc w:val="left"/>
    </w:lvl>
    <w:lvl w:ilvl="5" w:tplc="F24CDC7A">
      <w:numFmt w:val="decimal"/>
      <w:lvlText w:val=""/>
      <w:lvlJc w:val="left"/>
    </w:lvl>
    <w:lvl w:ilvl="6" w:tplc="C12C69E2">
      <w:numFmt w:val="decimal"/>
      <w:lvlText w:val=""/>
      <w:lvlJc w:val="left"/>
    </w:lvl>
    <w:lvl w:ilvl="7" w:tplc="64126294">
      <w:numFmt w:val="decimal"/>
      <w:lvlText w:val=""/>
      <w:lvlJc w:val="left"/>
    </w:lvl>
    <w:lvl w:ilvl="8" w:tplc="2BC0CC84">
      <w:numFmt w:val="decimal"/>
      <w:lvlText w:val=""/>
      <w:lvlJc w:val="left"/>
    </w:lvl>
  </w:abstractNum>
  <w:abstractNum w:abstractNumId="141">
    <w:nsid w:val="1464BE1E"/>
    <w:multiLevelType w:val="hybridMultilevel"/>
    <w:tmpl w:val="12441BF4"/>
    <w:lvl w:ilvl="0" w:tplc="C4DE18AA">
      <w:start w:val="1"/>
      <w:numFmt w:val="bullet"/>
      <w:lvlText w:val="в"/>
      <w:lvlJc w:val="left"/>
    </w:lvl>
    <w:lvl w:ilvl="1" w:tplc="737AA7D8">
      <w:numFmt w:val="decimal"/>
      <w:lvlText w:val=""/>
      <w:lvlJc w:val="left"/>
    </w:lvl>
    <w:lvl w:ilvl="2" w:tplc="76B46FF6">
      <w:numFmt w:val="decimal"/>
      <w:lvlText w:val=""/>
      <w:lvlJc w:val="left"/>
    </w:lvl>
    <w:lvl w:ilvl="3" w:tplc="9A286090">
      <w:numFmt w:val="decimal"/>
      <w:lvlText w:val=""/>
      <w:lvlJc w:val="left"/>
    </w:lvl>
    <w:lvl w:ilvl="4" w:tplc="D0BE8B7A">
      <w:numFmt w:val="decimal"/>
      <w:lvlText w:val=""/>
      <w:lvlJc w:val="left"/>
    </w:lvl>
    <w:lvl w:ilvl="5" w:tplc="602CD39C">
      <w:numFmt w:val="decimal"/>
      <w:lvlText w:val=""/>
      <w:lvlJc w:val="left"/>
    </w:lvl>
    <w:lvl w:ilvl="6" w:tplc="8F50654E">
      <w:numFmt w:val="decimal"/>
      <w:lvlText w:val=""/>
      <w:lvlJc w:val="left"/>
    </w:lvl>
    <w:lvl w:ilvl="7" w:tplc="C5CC988E">
      <w:numFmt w:val="decimal"/>
      <w:lvlText w:val=""/>
      <w:lvlJc w:val="left"/>
    </w:lvl>
    <w:lvl w:ilvl="8" w:tplc="2944A378">
      <w:numFmt w:val="decimal"/>
      <w:lvlText w:val=""/>
      <w:lvlJc w:val="left"/>
    </w:lvl>
  </w:abstractNum>
  <w:abstractNum w:abstractNumId="142">
    <w:nsid w:val="147F4B24"/>
    <w:multiLevelType w:val="hybridMultilevel"/>
    <w:tmpl w:val="8A2C5438"/>
    <w:lvl w:ilvl="0" w:tplc="44827C50">
      <w:start w:val="1"/>
      <w:numFmt w:val="decimal"/>
      <w:lvlText w:val="%1."/>
      <w:lvlJc w:val="left"/>
    </w:lvl>
    <w:lvl w:ilvl="1" w:tplc="7C46F7E8">
      <w:numFmt w:val="decimal"/>
      <w:lvlText w:val=""/>
      <w:lvlJc w:val="left"/>
    </w:lvl>
    <w:lvl w:ilvl="2" w:tplc="0A7C7050">
      <w:numFmt w:val="decimal"/>
      <w:lvlText w:val=""/>
      <w:lvlJc w:val="left"/>
    </w:lvl>
    <w:lvl w:ilvl="3" w:tplc="0B701EAE">
      <w:numFmt w:val="decimal"/>
      <w:lvlText w:val=""/>
      <w:lvlJc w:val="left"/>
    </w:lvl>
    <w:lvl w:ilvl="4" w:tplc="683C66B0">
      <w:numFmt w:val="decimal"/>
      <w:lvlText w:val=""/>
      <w:lvlJc w:val="left"/>
    </w:lvl>
    <w:lvl w:ilvl="5" w:tplc="DC52B60E">
      <w:numFmt w:val="decimal"/>
      <w:lvlText w:val=""/>
      <w:lvlJc w:val="left"/>
    </w:lvl>
    <w:lvl w:ilvl="6" w:tplc="A6A82020">
      <w:numFmt w:val="decimal"/>
      <w:lvlText w:val=""/>
      <w:lvlJc w:val="left"/>
    </w:lvl>
    <w:lvl w:ilvl="7" w:tplc="B0A414BA">
      <w:numFmt w:val="decimal"/>
      <w:lvlText w:val=""/>
      <w:lvlJc w:val="left"/>
    </w:lvl>
    <w:lvl w:ilvl="8" w:tplc="9DEAAC6A">
      <w:numFmt w:val="decimal"/>
      <w:lvlText w:val=""/>
      <w:lvlJc w:val="left"/>
    </w:lvl>
  </w:abstractNum>
  <w:abstractNum w:abstractNumId="143">
    <w:nsid w:val="1514A0AF"/>
    <w:multiLevelType w:val="hybridMultilevel"/>
    <w:tmpl w:val="5B44D534"/>
    <w:lvl w:ilvl="0" w:tplc="D1E83186">
      <w:start w:val="1"/>
      <w:numFmt w:val="decimal"/>
      <w:lvlText w:val="%1."/>
      <w:lvlJc w:val="left"/>
    </w:lvl>
    <w:lvl w:ilvl="1" w:tplc="4C7ED8D0">
      <w:numFmt w:val="decimal"/>
      <w:lvlText w:val=""/>
      <w:lvlJc w:val="left"/>
    </w:lvl>
    <w:lvl w:ilvl="2" w:tplc="1C24CFBC">
      <w:numFmt w:val="decimal"/>
      <w:lvlText w:val=""/>
      <w:lvlJc w:val="left"/>
    </w:lvl>
    <w:lvl w:ilvl="3" w:tplc="E6144FFC">
      <w:numFmt w:val="decimal"/>
      <w:lvlText w:val=""/>
      <w:lvlJc w:val="left"/>
    </w:lvl>
    <w:lvl w:ilvl="4" w:tplc="E3F48508">
      <w:numFmt w:val="decimal"/>
      <w:lvlText w:val=""/>
      <w:lvlJc w:val="left"/>
    </w:lvl>
    <w:lvl w:ilvl="5" w:tplc="01FEAFBE">
      <w:numFmt w:val="decimal"/>
      <w:lvlText w:val=""/>
      <w:lvlJc w:val="left"/>
    </w:lvl>
    <w:lvl w:ilvl="6" w:tplc="8FE4B2E4">
      <w:numFmt w:val="decimal"/>
      <w:lvlText w:val=""/>
      <w:lvlJc w:val="left"/>
    </w:lvl>
    <w:lvl w:ilvl="7" w:tplc="41B4254C">
      <w:numFmt w:val="decimal"/>
      <w:lvlText w:val=""/>
      <w:lvlJc w:val="left"/>
    </w:lvl>
    <w:lvl w:ilvl="8" w:tplc="33E89830">
      <w:numFmt w:val="decimal"/>
      <w:lvlText w:val=""/>
      <w:lvlJc w:val="left"/>
    </w:lvl>
  </w:abstractNum>
  <w:abstractNum w:abstractNumId="144">
    <w:nsid w:val="151F37A3"/>
    <w:multiLevelType w:val="hybridMultilevel"/>
    <w:tmpl w:val="A1C6C222"/>
    <w:lvl w:ilvl="0" w:tplc="4DF05EA2">
      <w:start w:val="7"/>
      <w:numFmt w:val="decimal"/>
      <w:lvlText w:val="%1."/>
      <w:lvlJc w:val="left"/>
    </w:lvl>
    <w:lvl w:ilvl="1" w:tplc="C87E0DC0">
      <w:numFmt w:val="decimal"/>
      <w:lvlText w:val=""/>
      <w:lvlJc w:val="left"/>
    </w:lvl>
    <w:lvl w:ilvl="2" w:tplc="EAD0DAC4">
      <w:numFmt w:val="decimal"/>
      <w:lvlText w:val=""/>
      <w:lvlJc w:val="left"/>
    </w:lvl>
    <w:lvl w:ilvl="3" w:tplc="3924939C">
      <w:numFmt w:val="decimal"/>
      <w:lvlText w:val=""/>
      <w:lvlJc w:val="left"/>
    </w:lvl>
    <w:lvl w:ilvl="4" w:tplc="5394BA32">
      <w:numFmt w:val="decimal"/>
      <w:lvlText w:val=""/>
      <w:lvlJc w:val="left"/>
    </w:lvl>
    <w:lvl w:ilvl="5" w:tplc="BE707DFC">
      <w:numFmt w:val="decimal"/>
      <w:lvlText w:val=""/>
      <w:lvlJc w:val="left"/>
    </w:lvl>
    <w:lvl w:ilvl="6" w:tplc="AF7A5F9C">
      <w:numFmt w:val="decimal"/>
      <w:lvlText w:val=""/>
      <w:lvlJc w:val="left"/>
    </w:lvl>
    <w:lvl w:ilvl="7" w:tplc="43466424">
      <w:numFmt w:val="decimal"/>
      <w:lvlText w:val=""/>
      <w:lvlJc w:val="left"/>
    </w:lvl>
    <w:lvl w:ilvl="8" w:tplc="3ABCADB2">
      <w:numFmt w:val="decimal"/>
      <w:lvlText w:val=""/>
      <w:lvlJc w:val="left"/>
    </w:lvl>
  </w:abstractNum>
  <w:abstractNum w:abstractNumId="145">
    <w:nsid w:val="153B9D13"/>
    <w:multiLevelType w:val="hybridMultilevel"/>
    <w:tmpl w:val="7B3E6742"/>
    <w:lvl w:ilvl="0" w:tplc="ED265412">
      <w:start w:val="3"/>
      <w:numFmt w:val="decimal"/>
      <w:lvlText w:val="%1."/>
      <w:lvlJc w:val="left"/>
    </w:lvl>
    <w:lvl w:ilvl="1" w:tplc="93A474FA">
      <w:numFmt w:val="decimal"/>
      <w:lvlText w:val=""/>
      <w:lvlJc w:val="left"/>
    </w:lvl>
    <w:lvl w:ilvl="2" w:tplc="3CEC9240">
      <w:numFmt w:val="decimal"/>
      <w:lvlText w:val=""/>
      <w:lvlJc w:val="left"/>
    </w:lvl>
    <w:lvl w:ilvl="3" w:tplc="4FC0F650">
      <w:numFmt w:val="decimal"/>
      <w:lvlText w:val=""/>
      <w:lvlJc w:val="left"/>
    </w:lvl>
    <w:lvl w:ilvl="4" w:tplc="12EC4EE8">
      <w:numFmt w:val="decimal"/>
      <w:lvlText w:val=""/>
      <w:lvlJc w:val="left"/>
    </w:lvl>
    <w:lvl w:ilvl="5" w:tplc="ACACB6BC">
      <w:numFmt w:val="decimal"/>
      <w:lvlText w:val=""/>
      <w:lvlJc w:val="left"/>
    </w:lvl>
    <w:lvl w:ilvl="6" w:tplc="C5FAC48A">
      <w:numFmt w:val="decimal"/>
      <w:lvlText w:val=""/>
      <w:lvlJc w:val="left"/>
    </w:lvl>
    <w:lvl w:ilvl="7" w:tplc="8AF0A810">
      <w:numFmt w:val="decimal"/>
      <w:lvlText w:val=""/>
      <w:lvlJc w:val="left"/>
    </w:lvl>
    <w:lvl w:ilvl="8" w:tplc="EB129674">
      <w:numFmt w:val="decimal"/>
      <w:lvlText w:val=""/>
      <w:lvlJc w:val="left"/>
    </w:lvl>
  </w:abstractNum>
  <w:abstractNum w:abstractNumId="146">
    <w:nsid w:val="156827FB"/>
    <w:multiLevelType w:val="hybridMultilevel"/>
    <w:tmpl w:val="1BFAA7C2"/>
    <w:lvl w:ilvl="0" w:tplc="65CA77F6">
      <w:start w:val="1"/>
      <w:numFmt w:val="upperLetter"/>
      <w:lvlText w:val="%1."/>
      <w:lvlJc w:val="left"/>
    </w:lvl>
    <w:lvl w:ilvl="1" w:tplc="85464114">
      <w:numFmt w:val="decimal"/>
      <w:lvlText w:val=""/>
      <w:lvlJc w:val="left"/>
    </w:lvl>
    <w:lvl w:ilvl="2" w:tplc="E6F86F82">
      <w:numFmt w:val="decimal"/>
      <w:lvlText w:val=""/>
      <w:lvlJc w:val="left"/>
    </w:lvl>
    <w:lvl w:ilvl="3" w:tplc="47C606E6">
      <w:numFmt w:val="decimal"/>
      <w:lvlText w:val=""/>
      <w:lvlJc w:val="left"/>
    </w:lvl>
    <w:lvl w:ilvl="4" w:tplc="F47AACEA">
      <w:numFmt w:val="decimal"/>
      <w:lvlText w:val=""/>
      <w:lvlJc w:val="left"/>
    </w:lvl>
    <w:lvl w:ilvl="5" w:tplc="109CA24E">
      <w:numFmt w:val="decimal"/>
      <w:lvlText w:val=""/>
      <w:lvlJc w:val="left"/>
    </w:lvl>
    <w:lvl w:ilvl="6" w:tplc="057EF08C">
      <w:numFmt w:val="decimal"/>
      <w:lvlText w:val=""/>
      <w:lvlJc w:val="left"/>
    </w:lvl>
    <w:lvl w:ilvl="7" w:tplc="DD0CD32A">
      <w:numFmt w:val="decimal"/>
      <w:lvlText w:val=""/>
      <w:lvlJc w:val="left"/>
    </w:lvl>
    <w:lvl w:ilvl="8" w:tplc="A830DEB0">
      <w:numFmt w:val="decimal"/>
      <w:lvlText w:val=""/>
      <w:lvlJc w:val="left"/>
    </w:lvl>
  </w:abstractNum>
  <w:abstractNum w:abstractNumId="147">
    <w:nsid w:val="1575811C"/>
    <w:multiLevelType w:val="hybridMultilevel"/>
    <w:tmpl w:val="CDE417B0"/>
    <w:lvl w:ilvl="0" w:tplc="4048807C">
      <w:start w:val="1"/>
      <w:numFmt w:val="decimal"/>
      <w:lvlText w:val="%1"/>
      <w:lvlJc w:val="left"/>
    </w:lvl>
    <w:lvl w:ilvl="1" w:tplc="9996A0F2">
      <w:start w:val="2"/>
      <w:numFmt w:val="lowerLetter"/>
      <w:lvlText w:val="%2)"/>
      <w:lvlJc w:val="left"/>
    </w:lvl>
    <w:lvl w:ilvl="2" w:tplc="E21CEFCC">
      <w:numFmt w:val="decimal"/>
      <w:lvlText w:val=""/>
      <w:lvlJc w:val="left"/>
    </w:lvl>
    <w:lvl w:ilvl="3" w:tplc="24789604">
      <w:numFmt w:val="decimal"/>
      <w:lvlText w:val=""/>
      <w:lvlJc w:val="left"/>
    </w:lvl>
    <w:lvl w:ilvl="4" w:tplc="C40A48D4">
      <w:numFmt w:val="decimal"/>
      <w:lvlText w:val=""/>
      <w:lvlJc w:val="left"/>
    </w:lvl>
    <w:lvl w:ilvl="5" w:tplc="687025CC">
      <w:numFmt w:val="decimal"/>
      <w:lvlText w:val=""/>
      <w:lvlJc w:val="left"/>
    </w:lvl>
    <w:lvl w:ilvl="6" w:tplc="539C05E2">
      <w:numFmt w:val="decimal"/>
      <w:lvlText w:val=""/>
      <w:lvlJc w:val="left"/>
    </w:lvl>
    <w:lvl w:ilvl="7" w:tplc="F6A6FD3A">
      <w:numFmt w:val="decimal"/>
      <w:lvlText w:val=""/>
      <w:lvlJc w:val="left"/>
    </w:lvl>
    <w:lvl w:ilvl="8" w:tplc="4432B3F4">
      <w:numFmt w:val="decimal"/>
      <w:lvlText w:val=""/>
      <w:lvlJc w:val="left"/>
    </w:lvl>
  </w:abstractNum>
  <w:abstractNum w:abstractNumId="148">
    <w:nsid w:val="15A79515"/>
    <w:multiLevelType w:val="hybridMultilevel"/>
    <w:tmpl w:val="F3523490"/>
    <w:lvl w:ilvl="0" w:tplc="F586BE2C">
      <w:start w:val="1"/>
      <w:numFmt w:val="upperLetter"/>
      <w:lvlText w:val="%1."/>
      <w:lvlJc w:val="left"/>
    </w:lvl>
    <w:lvl w:ilvl="1" w:tplc="4978091E">
      <w:numFmt w:val="decimal"/>
      <w:lvlText w:val=""/>
      <w:lvlJc w:val="left"/>
    </w:lvl>
    <w:lvl w:ilvl="2" w:tplc="2E18C35E">
      <w:numFmt w:val="decimal"/>
      <w:lvlText w:val=""/>
      <w:lvlJc w:val="left"/>
    </w:lvl>
    <w:lvl w:ilvl="3" w:tplc="716CB834">
      <w:numFmt w:val="decimal"/>
      <w:lvlText w:val=""/>
      <w:lvlJc w:val="left"/>
    </w:lvl>
    <w:lvl w:ilvl="4" w:tplc="3780AF0E">
      <w:numFmt w:val="decimal"/>
      <w:lvlText w:val=""/>
      <w:lvlJc w:val="left"/>
    </w:lvl>
    <w:lvl w:ilvl="5" w:tplc="18AAAC22">
      <w:numFmt w:val="decimal"/>
      <w:lvlText w:val=""/>
      <w:lvlJc w:val="left"/>
    </w:lvl>
    <w:lvl w:ilvl="6" w:tplc="010C88A0">
      <w:numFmt w:val="decimal"/>
      <w:lvlText w:val=""/>
      <w:lvlJc w:val="left"/>
    </w:lvl>
    <w:lvl w:ilvl="7" w:tplc="F2DC98E0">
      <w:numFmt w:val="decimal"/>
      <w:lvlText w:val=""/>
      <w:lvlJc w:val="left"/>
    </w:lvl>
    <w:lvl w:ilvl="8" w:tplc="4B382B6A">
      <w:numFmt w:val="decimal"/>
      <w:lvlText w:val=""/>
      <w:lvlJc w:val="left"/>
    </w:lvl>
  </w:abstractNum>
  <w:abstractNum w:abstractNumId="149">
    <w:nsid w:val="161BC243"/>
    <w:multiLevelType w:val="hybridMultilevel"/>
    <w:tmpl w:val="D058576A"/>
    <w:lvl w:ilvl="0" w:tplc="CF2421F0">
      <w:start w:val="1"/>
      <w:numFmt w:val="upperLetter"/>
      <w:lvlText w:val="%1."/>
      <w:lvlJc w:val="left"/>
    </w:lvl>
    <w:lvl w:ilvl="1" w:tplc="72DE4B1C">
      <w:start w:val="1"/>
      <w:numFmt w:val="bullet"/>
      <w:lvlText w:val="−"/>
      <w:lvlJc w:val="left"/>
    </w:lvl>
    <w:lvl w:ilvl="2" w:tplc="0278F11E">
      <w:numFmt w:val="decimal"/>
      <w:lvlText w:val=""/>
      <w:lvlJc w:val="left"/>
    </w:lvl>
    <w:lvl w:ilvl="3" w:tplc="9446D162">
      <w:numFmt w:val="decimal"/>
      <w:lvlText w:val=""/>
      <w:lvlJc w:val="left"/>
    </w:lvl>
    <w:lvl w:ilvl="4" w:tplc="23A276B4">
      <w:numFmt w:val="decimal"/>
      <w:lvlText w:val=""/>
      <w:lvlJc w:val="left"/>
    </w:lvl>
    <w:lvl w:ilvl="5" w:tplc="5298F984">
      <w:numFmt w:val="decimal"/>
      <w:lvlText w:val=""/>
      <w:lvlJc w:val="left"/>
    </w:lvl>
    <w:lvl w:ilvl="6" w:tplc="CD944118">
      <w:numFmt w:val="decimal"/>
      <w:lvlText w:val=""/>
      <w:lvlJc w:val="left"/>
    </w:lvl>
    <w:lvl w:ilvl="7" w:tplc="C228F1E2">
      <w:numFmt w:val="decimal"/>
      <w:lvlText w:val=""/>
      <w:lvlJc w:val="left"/>
    </w:lvl>
    <w:lvl w:ilvl="8" w:tplc="2782270A">
      <w:numFmt w:val="decimal"/>
      <w:lvlText w:val=""/>
      <w:lvlJc w:val="left"/>
    </w:lvl>
  </w:abstractNum>
  <w:abstractNum w:abstractNumId="150">
    <w:nsid w:val="164A1482"/>
    <w:multiLevelType w:val="hybridMultilevel"/>
    <w:tmpl w:val="2F866D9C"/>
    <w:lvl w:ilvl="0" w:tplc="86D285AC">
      <w:start w:val="3"/>
      <w:numFmt w:val="upperLetter"/>
      <w:lvlText w:val="%1."/>
      <w:lvlJc w:val="left"/>
    </w:lvl>
    <w:lvl w:ilvl="1" w:tplc="9BC8D964">
      <w:numFmt w:val="decimal"/>
      <w:lvlText w:val=""/>
      <w:lvlJc w:val="left"/>
    </w:lvl>
    <w:lvl w:ilvl="2" w:tplc="62ACC578">
      <w:numFmt w:val="decimal"/>
      <w:lvlText w:val=""/>
      <w:lvlJc w:val="left"/>
    </w:lvl>
    <w:lvl w:ilvl="3" w:tplc="385EB8CC">
      <w:numFmt w:val="decimal"/>
      <w:lvlText w:val=""/>
      <w:lvlJc w:val="left"/>
    </w:lvl>
    <w:lvl w:ilvl="4" w:tplc="E0328B9C">
      <w:numFmt w:val="decimal"/>
      <w:lvlText w:val=""/>
      <w:lvlJc w:val="left"/>
    </w:lvl>
    <w:lvl w:ilvl="5" w:tplc="814847E8">
      <w:numFmt w:val="decimal"/>
      <w:lvlText w:val=""/>
      <w:lvlJc w:val="left"/>
    </w:lvl>
    <w:lvl w:ilvl="6" w:tplc="02280650">
      <w:numFmt w:val="decimal"/>
      <w:lvlText w:val=""/>
      <w:lvlJc w:val="left"/>
    </w:lvl>
    <w:lvl w:ilvl="7" w:tplc="7924D990">
      <w:numFmt w:val="decimal"/>
      <w:lvlText w:val=""/>
      <w:lvlJc w:val="left"/>
    </w:lvl>
    <w:lvl w:ilvl="8" w:tplc="0CEAB43E">
      <w:numFmt w:val="decimal"/>
      <w:lvlText w:val=""/>
      <w:lvlJc w:val="left"/>
    </w:lvl>
  </w:abstractNum>
  <w:abstractNum w:abstractNumId="151">
    <w:nsid w:val="1660D468"/>
    <w:multiLevelType w:val="hybridMultilevel"/>
    <w:tmpl w:val="6EE81E46"/>
    <w:lvl w:ilvl="0" w:tplc="B126AE80">
      <w:start w:val="2"/>
      <w:numFmt w:val="upperLetter"/>
      <w:lvlText w:val="%1."/>
      <w:lvlJc w:val="left"/>
    </w:lvl>
    <w:lvl w:ilvl="1" w:tplc="D966CBC0">
      <w:numFmt w:val="decimal"/>
      <w:lvlText w:val=""/>
      <w:lvlJc w:val="left"/>
    </w:lvl>
    <w:lvl w:ilvl="2" w:tplc="40E27F4A">
      <w:numFmt w:val="decimal"/>
      <w:lvlText w:val=""/>
      <w:lvlJc w:val="left"/>
    </w:lvl>
    <w:lvl w:ilvl="3" w:tplc="E0969DCA">
      <w:numFmt w:val="decimal"/>
      <w:lvlText w:val=""/>
      <w:lvlJc w:val="left"/>
    </w:lvl>
    <w:lvl w:ilvl="4" w:tplc="F11C7262">
      <w:numFmt w:val="decimal"/>
      <w:lvlText w:val=""/>
      <w:lvlJc w:val="left"/>
    </w:lvl>
    <w:lvl w:ilvl="5" w:tplc="A0FC58A0">
      <w:numFmt w:val="decimal"/>
      <w:lvlText w:val=""/>
      <w:lvlJc w:val="left"/>
    </w:lvl>
    <w:lvl w:ilvl="6" w:tplc="706697F2">
      <w:numFmt w:val="decimal"/>
      <w:lvlText w:val=""/>
      <w:lvlJc w:val="left"/>
    </w:lvl>
    <w:lvl w:ilvl="7" w:tplc="B5BC72F2">
      <w:numFmt w:val="decimal"/>
      <w:lvlText w:val=""/>
      <w:lvlJc w:val="left"/>
    </w:lvl>
    <w:lvl w:ilvl="8" w:tplc="0A7A5CE6">
      <w:numFmt w:val="decimal"/>
      <w:lvlText w:val=""/>
      <w:lvlJc w:val="left"/>
    </w:lvl>
  </w:abstractNum>
  <w:abstractNum w:abstractNumId="152">
    <w:nsid w:val="1673EFC8"/>
    <w:multiLevelType w:val="hybridMultilevel"/>
    <w:tmpl w:val="3B3CFAE6"/>
    <w:lvl w:ilvl="0" w:tplc="D7543696">
      <w:start w:val="3"/>
      <w:numFmt w:val="upperLetter"/>
      <w:lvlText w:val="%1."/>
      <w:lvlJc w:val="left"/>
    </w:lvl>
    <w:lvl w:ilvl="1" w:tplc="68DE9BD8">
      <w:numFmt w:val="decimal"/>
      <w:lvlText w:val=""/>
      <w:lvlJc w:val="left"/>
    </w:lvl>
    <w:lvl w:ilvl="2" w:tplc="36E8EDBA">
      <w:numFmt w:val="decimal"/>
      <w:lvlText w:val=""/>
      <w:lvlJc w:val="left"/>
    </w:lvl>
    <w:lvl w:ilvl="3" w:tplc="8EA263FC">
      <w:numFmt w:val="decimal"/>
      <w:lvlText w:val=""/>
      <w:lvlJc w:val="left"/>
    </w:lvl>
    <w:lvl w:ilvl="4" w:tplc="34E82F3C">
      <w:numFmt w:val="decimal"/>
      <w:lvlText w:val=""/>
      <w:lvlJc w:val="left"/>
    </w:lvl>
    <w:lvl w:ilvl="5" w:tplc="656C7DF2">
      <w:numFmt w:val="decimal"/>
      <w:lvlText w:val=""/>
      <w:lvlJc w:val="left"/>
    </w:lvl>
    <w:lvl w:ilvl="6" w:tplc="3E9095BA">
      <w:numFmt w:val="decimal"/>
      <w:lvlText w:val=""/>
      <w:lvlJc w:val="left"/>
    </w:lvl>
    <w:lvl w:ilvl="7" w:tplc="80BC3BDE">
      <w:numFmt w:val="decimal"/>
      <w:lvlText w:val=""/>
      <w:lvlJc w:val="left"/>
    </w:lvl>
    <w:lvl w:ilvl="8" w:tplc="398050DE">
      <w:numFmt w:val="decimal"/>
      <w:lvlText w:val=""/>
      <w:lvlJc w:val="left"/>
    </w:lvl>
  </w:abstractNum>
  <w:abstractNum w:abstractNumId="153">
    <w:nsid w:val="169CAD8D"/>
    <w:multiLevelType w:val="hybridMultilevel"/>
    <w:tmpl w:val="4C746210"/>
    <w:lvl w:ilvl="0" w:tplc="8A345CD8">
      <w:start w:val="2"/>
      <w:numFmt w:val="upperLetter"/>
      <w:lvlText w:val="%1."/>
      <w:lvlJc w:val="left"/>
    </w:lvl>
    <w:lvl w:ilvl="1" w:tplc="5A8C4A06">
      <w:start w:val="1"/>
      <w:numFmt w:val="bullet"/>
      <w:lvlText w:val="−"/>
      <w:lvlJc w:val="left"/>
    </w:lvl>
    <w:lvl w:ilvl="2" w:tplc="1B8ABCC6">
      <w:numFmt w:val="decimal"/>
      <w:lvlText w:val=""/>
      <w:lvlJc w:val="left"/>
    </w:lvl>
    <w:lvl w:ilvl="3" w:tplc="AE32605C">
      <w:numFmt w:val="decimal"/>
      <w:lvlText w:val=""/>
      <w:lvlJc w:val="left"/>
    </w:lvl>
    <w:lvl w:ilvl="4" w:tplc="22E2B742">
      <w:numFmt w:val="decimal"/>
      <w:lvlText w:val=""/>
      <w:lvlJc w:val="left"/>
    </w:lvl>
    <w:lvl w:ilvl="5" w:tplc="E69A5E0A">
      <w:numFmt w:val="decimal"/>
      <w:lvlText w:val=""/>
      <w:lvlJc w:val="left"/>
    </w:lvl>
    <w:lvl w:ilvl="6" w:tplc="38C0784A">
      <w:numFmt w:val="decimal"/>
      <w:lvlText w:val=""/>
      <w:lvlJc w:val="left"/>
    </w:lvl>
    <w:lvl w:ilvl="7" w:tplc="38D46ADE">
      <w:numFmt w:val="decimal"/>
      <w:lvlText w:val=""/>
      <w:lvlJc w:val="left"/>
    </w:lvl>
    <w:lvl w:ilvl="8" w:tplc="1F08BAA6">
      <w:numFmt w:val="decimal"/>
      <w:lvlText w:val=""/>
      <w:lvlJc w:val="left"/>
    </w:lvl>
  </w:abstractNum>
  <w:abstractNum w:abstractNumId="154">
    <w:nsid w:val="169E1DD3"/>
    <w:multiLevelType w:val="hybridMultilevel"/>
    <w:tmpl w:val="7D8E204E"/>
    <w:lvl w:ilvl="0" w:tplc="91FA9470">
      <w:start w:val="2"/>
      <w:numFmt w:val="upperLetter"/>
      <w:lvlText w:val="%1."/>
      <w:lvlJc w:val="left"/>
    </w:lvl>
    <w:lvl w:ilvl="1" w:tplc="FC6E89B8">
      <w:start w:val="1"/>
      <w:numFmt w:val="bullet"/>
      <w:lvlText w:val="−"/>
      <w:lvlJc w:val="left"/>
    </w:lvl>
    <w:lvl w:ilvl="2" w:tplc="DBFE4428">
      <w:numFmt w:val="decimal"/>
      <w:lvlText w:val=""/>
      <w:lvlJc w:val="left"/>
    </w:lvl>
    <w:lvl w:ilvl="3" w:tplc="096E3B1C">
      <w:numFmt w:val="decimal"/>
      <w:lvlText w:val=""/>
      <w:lvlJc w:val="left"/>
    </w:lvl>
    <w:lvl w:ilvl="4" w:tplc="18C48E26">
      <w:numFmt w:val="decimal"/>
      <w:lvlText w:val=""/>
      <w:lvlJc w:val="left"/>
    </w:lvl>
    <w:lvl w:ilvl="5" w:tplc="E82EC94C">
      <w:numFmt w:val="decimal"/>
      <w:lvlText w:val=""/>
      <w:lvlJc w:val="left"/>
    </w:lvl>
    <w:lvl w:ilvl="6" w:tplc="18EC8F8C">
      <w:numFmt w:val="decimal"/>
      <w:lvlText w:val=""/>
      <w:lvlJc w:val="left"/>
    </w:lvl>
    <w:lvl w:ilvl="7" w:tplc="64C688C2">
      <w:numFmt w:val="decimal"/>
      <w:lvlText w:val=""/>
      <w:lvlJc w:val="left"/>
    </w:lvl>
    <w:lvl w:ilvl="8" w:tplc="08646328">
      <w:numFmt w:val="decimal"/>
      <w:lvlText w:val=""/>
      <w:lvlJc w:val="left"/>
    </w:lvl>
  </w:abstractNum>
  <w:abstractNum w:abstractNumId="155">
    <w:nsid w:val="16AC4B23"/>
    <w:multiLevelType w:val="hybridMultilevel"/>
    <w:tmpl w:val="A4665130"/>
    <w:lvl w:ilvl="0" w:tplc="0A46794A">
      <w:start w:val="1"/>
      <w:numFmt w:val="bullet"/>
      <w:lvlText w:val="в"/>
      <w:lvlJc w:val="left"/>
    </w:lvl>
    <w:lvl w:ilvl="1" w:tplc="6B3A1712">
      <w:numFmt w:val="decimal"/>
      <w:lvlText w:val=""/>
      <w:lvlJc w:val="left"/>
    </w:lvl>
    <w:lvl w:ilvl="2" w:tplc="4E488B56">
      <w:numFmt w:val="decimal"/>
      <w:lvlText w:val=""/>
      <w:lvlJc w:val="left"/>
    </w:lvl>
    <w:lvl w:ilvl="3" w:tplc="F752C60E">
      <w:numFmt w:val="decimal"/>
      <w:lvlText w:val=""/>
      <w:lvlJc w:val="left"/>
    </w:lvl>
    <w:lvl w:ilvl="4" w:tplc="84B23E54">
      <w:numFmt w:val="decimal"/>
      <w:lvlText w:val=""/>
      <w:lvlJc w:val="left"/>
    </w:lvl>
    <w:lvl w:ilvl="5" w:tplc="65A4C89E">
      <w:numFmt w:val="decimal"/>
      <w:lvlText w:val=""/>
      <w:lvlJc w:val="left"/>
    </w:lvl>
    <w:lvl w:ilvl="6" w:tplc="C9B6D276">
      <w:numFmt w:val="decimal"/>
      <w:lvlText w:val=""/>
      <w:lvlJc w:val="left"/>
    </w:lvl>
    <w:lvl w:ilvl="7" w:tplc="89D65ECE">
      <w:numFmt w:val="decimal"/>
      <w:lvlText w:val=""/>
      <w:lvlJc w:val="left"/>
    </w:lvl>
    <w:lvl w:ilvl="8" w:tplc="8528F122">
      <w:numFmt w:val="decimal"/>
      <w:lvlText w:val=""/>
      <w:lvlJc w:val="left"/>
    </w:lvl>
  </w:abstractNum>
  <w:abstractNum w:abstractNumId="156">
    <w:nsid w:val="16D2FD9A"/>
    <w:multiLevelType w:val="hybridMultilevel"/>
    <w:tmpl w:val="7A2EC896"/>
    <w:lvl w:ilvl="0" w:tplc="D7C418A4">
      <w:start w:val="3"/>
      <w:numFmt w:val="decimal"/>
      <w:lvlText w:val="%1."/>
      <w:lvlJc w:val="left"/>
    </w:lvl>
    <w:lvl w:ilvl="1" w:tplc="A91C01BE">
      <w:numFmt w:val="decimal"/>
      <w:lvlText w:val=""/>
      <w:lvlJc w:val="left"/>
    </w:lvl>
    <w:lvl w:ilvl="2" w:tplc="4C1E7868">
      <w:numFmt w:val="decimal"/>
      <w:lvlText w:val=""/>
      <w:lvlJc w:val="left"/>
    </w:lvl>
    <w:lvl w:ilvl="3" w:tplc="CB5887A4">
      <w:numFmt w:val="decimal"/>
      <w:lvlText w:val=""/>
      <w:lvlJc w:val="left"/>
    </w:lvl>
    <w:lvl w:ilvl="4" w:tplc="3C68BFE4">
      <w:numFmt w:val="decimal"/>
      <w:lvlText w:val=""/>
      <w:lvlJc w:val="left"/>
    </w:lvl>
    <w:lvl w:ilvl="5" w:tplc="0ABE56B6">
      <w:numFmt w:val="decimal"/>
      <w:lvlText w:val=""/>
      <w:lvlJc w:val="left"/>
    </w:lvl>
    <w:lvl w:ilvl="6" w:tplc="0BF87724">
      <w:numFmt w:val="decimal"/>
      <w:lvlText w:val=""/>
      <w:lvlJc w:val="left"/>
    </w:lvl>
    <w:lvl w:ilvl="7" w:tplc="23980676">
      <w:numFmt w:val="decimal"/>
      <w:lvlText w:val=""/>
      <w:lvlJc w:val="left"/>
    </w:lvl>
    <w:lvl w:ilvl="8" w:tplc="2FECF160">
      <w:numFmt w:val="decimal"/>
      <w:lvlText w:val=""/>
      <w:lvlJc w:val="left"/>
    </w:lvl>
  </w:abstractNum>
  <w:abstractNum w:abstractNumId="157">
    <w:nsid w:val="16E7E3C7"/>
    <w:multiLevelType w:val="hybridMultilevel"/>
    <w:tmpl w:val="35AA369A"/>
    <w:lvl w:ilvl="0" w:tplc="27FC5B72">
      <w:start w:val="1"/>
      <w:numFmt w:val="decimal"/>
      <w:lvlText w:val="%1."/>
      <w:lvlJc w:val="left"/>
    </w:lvl>
    <w:lvl w:ilvl="1" w:tplc="A41E9B8A">
      <w:start w:val="1"/>
      <w:numFmt w:val="lowerLetter"/>
      <w:lvlText w:val="%2)"/>
      <w:lvlJc w:val="left"/>
    </w:lvl>
    <w:lvl w:ilvl="2" w:tplc="8230D6F2">
      <w:numFmt w:val="decimal"/>
      <w:lvlText w:val=""/>
      <w:lvlJc w:val="left"/>
    </w:lvl>
    <w:lvl w:ilvl="3" w:tplc="8E8654D6">
      <w:numFmt w:val="decimal"/>
      <w:lvlText w:val=""/>
      <w:lvlJc w:val="left"/>
    </w:lvl>
    <w:lvl w:ilvl="4" w:tplc="ECE6ECBE">
      <w:numFmt w:val="decimal"/>
      <w:lvlText w:val=""/>
      <w:lvlJc w:val="left"/>
    </w:lvl>
    <w:lvl w:ilvl="5" w:tplc="BFB89DD8">
      <w:numFmt w:val="decimal"/>
      <w:lvlText w:val=""/>
      <w:lvlJc w:val="left"/>
    </w:lvl>
    <w:lvl w:ilvl="6" w:tplc="D514FC46">
      <w:numFmt w:val="decimal"/>
      <w:lvlText w:val=""/>
      <w:lvlJc w:val="left"/>
    </w:lvl>
    <w:lvl w:ilvl="7" w:tplc="8C24C464">
      <w:numFmt w:val="decimal"/>
      <w:lvlText w:val=""/>
      <w:lvlJc w:val="left"/>
    </w:lvl>
    <w:lvl w:ilvl="8" w:tplc="D12AF0C6">
      <w:numFmt w:val="decimal"/>
      <w:lvlText w:val=""/>
      <w:lvlJc w:val="left"/>
    </w:lvl>
  </w:abstractNum>
  <w:abstractNum w:abstractNumId="158">
    <w:nsid w:val="16E908C8"/>
    <w:multiLevelType w:val="hybridMultilevel"/>
    <w:tmpl w:val="181AE0E6"/>
    <w:lvl w:ilvl="0" w:tplc="720CAFDA">
      <w:start w:val="2"/>
      <w:numFmt w:val="upperLetter"/>
      <w:lvlText w:val="%1."/>
      <w:lvlJc w:val="left"/>
    </w:lvl>
    <w:lvl w:ilvl="1" w:tplc="BBCAE2D8">
      <w:numFmt w:val="decimal"/>
      <w:lvlText w:val=""/>
      <w:lvlJc w:val="left"/>
    </w:lvl>
    <w:lvl w:ilvl="2" w:tplc="F73AF24C">
      <w:numFmt w:val="decimal"/>
      <w:lvlText w:val=""/>
      <w:lvlJc w:val="left"/>
    </w:lvl>
    <w:lvl w:ilvl="3" w:tplc="F1529A00">
      <w:numFmt w:val="decimal"/>
      <w:lvlText w:val=""/>
      <w:lvlJc w:val="left"/>
    </w:lvl>
    <w:lvl w:ilvl="4" w:tplc="5FAE1414">
      <w:numFmt w:val="decimal"/>
      <w:lvlText w:val=""/>
      <w:lvlJc w:val="left"/>
    </w:lvl>
    <w:lvl w:ilvl="5" w:tplc="8DE86F6E">
      <w:numFmt w:val="decimal"/>
      <w:lvlText w:val=""/>
      <w:lvlJc w:val="left"/>
    </w:lvl>
    <w:lvl w:ilvl="6" w:tplc="6E308D54">
      <w:numFmt w:val="decimal"/>
      <w:lvlText w:val=""/>
      <w:lvlJc w:val="left"/>
    </w:lvl>
    <w:lvl w:ilvl="7" w:tplc="55C4C4AA">
      <w:numFmt w:val="decimal"/>
      <w:lvlText w:val=""/>
      <w:lvlJc w:val="left"/>
    </w:lvl>
    <w:lvl w:ilvl="8" w:tplc="3954C174">
      <w:numFmt w:val="decimal"/>
      <w:lvlText w:val=""/>
      <w:lvlJc w:val="left"/>
    </w:lvl>
  </w:abstractNum>
  <w:abstractNum w:abstractNumId="159">
    <w:nsid w:val="170D654E"/>
    <w:multiLevelType w:val="hybridMultilevel"/>
    <w:tmpl w:val="5DA286FA"/>
    <w:lvl w:ilvl="0" w:tplc="BEBCB7AE">
      <w:start w:val="3"/>
      <w:numFmt w:val="decimal"/>
      <w:lvlText w:val="%1."/>
      <w:lvlJc w:val="left"/>
    </w:lvl>
    <w:lvl w:ilvl="1" w:tplc="FEDAAF1C">
      <w:numFmt w:val="decimal"/>
      <w:lvlText w:val=""/>
      <w:lvlJc w:val="left"/>
    </w:lvl>
    <w:lvl w:ilvl="2" w:tplc="7BC0DC62">
      <w:numFmt w:val="decimal"/>
      <w:lvlText w:val=""/>
      <w:lvlJc w:val="left"/>
    </w:lvl>
    <w:lvl w:ilvl="3" w:tplc="1EDAD606">
      <w:numFmt w:val="decimal"/>
      <w:lvlText w:val=""/>
      <w:lvlJc w:val="left"/>
    </w:lvl>
    <w:lvl w:ilvl="4" w:tplc="402AED10">
      <w:numFmt w:val="decimal"/>
      <w:lvlText w:val=""/>
      <w:lvlJc w:val="left"/>
    </w:lvl>
    <w:lvl w:ilvl="5" w:tplc="18A01A3E">
      <w:numFmt w:val="decimal"/>
      <w:lvlText w:val=""/>
      <w:lvlJc w:val="left"/>
    </w:lvl>
    <w:lvl w:ilvl="6" w:tplc="2B04969E">
      <w:numFmt w:val="decimal"/>
      <w:lvlText w:val=""/>
      <w:lvlJc w:val="left"/>
    </w:lvl>
    <w:lvl w:ilvl="7" w:tplc="B6103152">
      <w:numFmt w:val="decimal"/>
      <w:lvlText w:val=""/>
      <w:lvlJc w:val="left"/>
    </w:lvl>
    <w:lvl w:ilvl="8" w:tplc="A3742008">
      <w:numFmt w:val="decimal"/>
      <w:lvlText w:val=""/>
      <w:lvlJc w:val="left"/>
    </w:lvl>
  </w:abstractNum>
  <w:abstractNum w:abstractNumId="160">
    <w:nsid w:val="170EB52B"/>
    <w:multiLevelType w:val="hybridMultilevel"/>
    <w:tmpl w:val="5426AF14"/>
    <w:lvl w:ilvl="0" w:tplc="2C18DEE4">
      <w:start w:val="1"/>
      <w:numFmt w:val="upperLetter"/>
      <w:lvlText w:val="%1."/>
      <w:lvlJc w:val="left"/>
    </w:lvl>
    <w:lvl w:ilvl="1" w:tplc="76A295DE">
      <w:start w:val="1"/>
      <w:numFmt w:val="bullet"/>
      <w:lvlText w:val="−"/>
      <w:lvlJc w:val="left"/>
    </w:lvl>
    <w:lvl w:ilvl="2" w:tplc="05BA333E">
      <w:numFmt w:val="decimal"/>
      <w:lvlText w:val=""/>
      <w:lvlJc w:val="left"/>
    </w:lvl>
    <w:lvl w:ilvl="3" w:tplc="4BD0E1C6">
      <w:numFmt w:val="decimal"/>
      <w:lvlText w:val=""/>
      <w:lvlJc w:val="left"/>
    </w:lvl>
    <w:lvl w:ilvl="4" w:tplc="1BC2634C">
      <w:numFmt w:val="decimal"/>
      <w:lvlText w:val=""/>
      <w:lvlJc w:val="left"/>
    </w:lvl>
    <w:lvl w:ilvl="5" w:tplc="E8826F8E">
      <w:numFmt w:val="decimal"/>
      <w:lvlText w:val=""/>
      <w:lvlJc w:val="left"/>
    </w:lvl>
    <w:lvl w:ilvl="6" w:tplc="2488BDE8">
      <w:numFmt w:val="decimal"/>
      <w:lvlText w:val=""/>
      <w:lvlJc w:val="left"/>
    </w:lvl>
    <w:lvl w:ilvl="7" w:tplc="086ED344">
      <w:numFmt w:val="decimal"/>
      <w:lvlText w:val=""/>
      <w:lvlJc w:val="left"/>
    </w:lvl>
    <w:lvl w:ilvl="8" w:tplc="84E84088">
      <w:numFmt w:val="decimal"/>
      <w:lvlText w:val=""/>
      <w:lvlJc w:val="left"/>
    </w:lvl>
  </w:abstractNum>
  <w:abstractNum w:abstractNumId="161">
    <w:nsid w:val="174BDE99"/>
    <w:multiLevelType w:val="hybridMultilevel"/>
    <w:tmpl w:val="3E3CD0DA"/>
    <w:lvl w:ilvl="0" w:tplc="D37239EA">
      <w:start w:val="1"/>
      <w:numFmt w:val="upperLetter"/>
      <w:lvlText w:val="%1."/>
      <w:lvlJc w:val="left"/>
    </w:lvl>
    <w:lvl w:ilvl="1" w:tplc="1ED4F144">
      <w:numFmt w:val="decimal"/>
      <w:lvlText w:val=""/>
      <w:lvlJc w:val="left"/>
    </w:lvl>
    <w:lvl w:ilvl="2" w:tplc="7DFEF242">
      <w:numFmt w:val="decimal"/>
      <w:lvlText w:val=""/>
      <w:lvlJc w:val="left"/>
    </w:lvl>
    <w:lvl w:ilvl="3" w:tplc="6A0230DC">
      <w:numFmt w:val="decimal"/>
      <w:lvlText w:val=""/>
      <w:lvlJc w:val="left"/>
    </w:lvl>
    <w:lvl w:ilvl="4" w:tplc="D2B896B8">
      <w:numFmt w:val="decimal"/>
      <w:lvlText w:val=""/>
      <w:lvlJc w:val="left"/>
    </w:lvl>
    <w:lvl w:ilvl="5" w:tplc="B5089EDE">
      <w:numFmt w:val="decimal"/>
      <w:lvlText w:val=""/>
      <w:lvlJc w:val="left"/>
    </w:lvl>
    <w:lvl w:ilvl="6" w:tplc="4902211C">
      <w:numFmt w:val="decimal"/>
      <w:lvlText w:val=""/>
      <w:lvlJc w:val="left"/>
    </w:lvl>
    <w:lvl w:ilvl="7" w:tplc="9FB203F4">
      <w:numFmt w:val="decimal"/>
      <w:lvlText w:val=""/>
      <w:lvlJc w:val="left"/>
    </w:lvl>
    <w:lvl w:ilvl="8" w:tplc="FA96EB42">
      <w:numFmt w:val="decimal"/>
      <w:lvlText w:val=""/>
      <w:lvlJc w:val="left"/>
    </w:lvl>
  </w:abstractNum>
  <w:abstractNum w:abstractNumId="162">
    <w:nsid w:val="1786C974"/>
    <w:multiLevelType w:val="hybridMultilevel"/>
    <w:tmpl w:val="A4F6DDEA"/>
    <w:lvl w:ilvl="0" w:tplc="017C696E">
      <w:start w:val="1"/>
      <w:numFmt w:val="upperLetter"/>
      <w:lvlText w:val="%1."/>
      <w:lvlJc w:val="left"/>
    </w:lvl>
    <w:lvl w:ilvl="1" w:tplc="40904986">
      <w:numFmt w:val="decimal"/>
      <w:lvlText w:val=""/>
      <w:lvlJc w:val="left"/>
    </w:lvl>
    <w:lvl w:ilvl="2" w:tplc="1E364C54">
      <w:numFmt w:val="decimal"/>
      <w:lvlText w:val=""/>
      <w:lvlJc w:val="left"/>
    </w:lvl>
    <w:lvl w:ilvl="3" w:tplc="C6F4FB28">
      <w:numFmt w:val="decimal"/>
      <w:lvlText w:val=""/>
      <w:lvlJc w:val="left"/>
    </w:lvl>
    <w:lvl w:ilvl="4" w:tplc="C91CE01A">
      <w:numFmt w:val="decimal"/>
      <w:lvlText w:val=""/>
      <w:lvlJc w:val="left"/>
    </w:lvl>
    <w:lvl w:ilvl="5" w:tplc="EAE6F6E6">
      <w:numFmt w:val="decimal"/>
      <w:lvlText w:val=""/>
      <w:lvlJc w:val="left"/>
    </w:lvl>
    <w:lvl w:ilvl="6" w:tplc="809C472C">
      <w:numFmt w:val="decimal"/>
      <w:lvlText w:val=""/>
      <w:lvlJc w:val="left"/>
    </w:lvl>
    <w:lvl w:ilvl="7" w:tplc="DC2AE540">
      <w:numFmt w:val="decimal"/>
      <w:lvlText w:val=""/>
      <w:lvlJc w:val="left"/>
    </w:lvl>
    <w:lvl w:ilvl="8" w:tplc="56300670">
      <w:numFmt w:val="decimal"/>
      <w:lvlText w:val=""/>
      <w:lvlJc w:val="left"/>
    </w:lvl>
  </w:abstractNum>
  <w:abstractNum w:abstractNumId="163">
    <w:nsid w:val="178E240D"/>
    <w:multiLevelType w:val="hybridMultilevel"/>
    <w:tmpl w:val="D2DE23C0"/>
    <w:lvl w:ilvl="0" w:tplc="00A63D82">
      <w:start w:val="1"/>
      <w:numFmt w:val="upperLetter"/>
      <w:lvlText w:val="%1."/>
      <w:lvlJc w:val="left"/>
    </w:lvl>
    <w:lvl w:ilvl="1" w:tplc="0BF4E3A6">
      <w:numFmt w:val="decimal"/>
      <w:lvlText w:val=""/>
      <w:lvlJc w:val="left"/>
    </w:lvl>
    <w:lvl w:ilvl="2" w:tplc="08121CD8">
      <w:numFmt w:val="decimal"/>
      <w:lvlText w:val=""/>
      <w:lvlJc w:val="left"/>
    </w:lvl>
    <w:lvl w:ilvl="3" w:tplc="073CF1E6">
      <w:numFmt w:val="decimal"/>
      <w:lvlText w:val=""/>
      <w:lvlJc w:val="left"/>
    </w:lvl>
    <w:lvl w:ilvl="4" w:tplc="AAE0FFB0">
      <w:numFmt w:val="decimal"/>
      <w:lvlText w:val=""/>
      <w:lvlJc w:val="left"/>
    </w:lvl>
    <w:lvl w:ilvl="5" w:tplc="8FDEC402">
      <w:numFmt w:val="decimal"/>
      <w:lvlText w:val=""/>
      <w:lvlJc w:val="left"/>
    </w:lvl>
    <w:lvl w:ilvl="6" w:tplc="0A248BC2">
      <w:numFmt w:val="decimal"/>
      <w:lvlText w:val=""/>
      <w:lvlJc w:val="left"/>
    </w:lvl>
    <w:lvl w:ilvl="7" w:tplc="374837CC">
      <w:numFmt w:val="decimal"/>
      <w:lvlText w:val=""/>
      <w:lvlJc w:val="left"/>
    </w:lvl>
    <w:lvl w:ilvl="8" w:tplc="DDAA8168">
      <w:numFmt w:val="decimal"/>
      <w:lvlText w:val=""/>
      <w:lvlJc w:val="left"/>
    </w:lvl>
  </w:abstractNum>
  <w:abstractNum w:abstractNumId="164">
    <w:nsid w:val="17A03BB9"/>
    <w:multiLevelType w:val="hybridMultilevel"/>
    <w:tmpl w:val="98A207BC"/>
    <w:lvl w:ilvl="0" w:tplc="11229B1A">
      <w:start w:val="1"/>
      <w:numFmt w:val="upperLetter"/>
      <w:lvlText w:val="%1."/>
      <w:lvlJc w:val="left"/>
    </w:lvl>
    <w:lvl w:ilvl="1" w:tplc="BCE29A04">
      <w:numFmt w:val="decimal"/>
      <w:lvlText w:val=""/>
      <w:lvlJc w:val="left"/>
    </w:lvl>
    <w:lvl w:ilvl="2" w:tplc="F52675D0">
      <w:numFmt w:val="decimal"/>
      <w:lvlText w:val=""/>
      <w:lvlJc w:val="left"/>
    </w:lvl>
    <w:lvl w:ilvl="3" w:tplc="49D85260">
      <w:numFmt w:val="decimal"/>
      <w:lvlText w:val=""/>
      <w:lvlJc w:val="left"/>
    </w:lvl>
    <w:lvl w:ilvl="4" w:tplc="B87E6AC8">
      <w:numFmt w:val="decimal"/>
      <w:lvlText w:val=""/>
      <w:lvlJc w:val="left"/>
    </w:lvl>
    <w:lvl w:ilvl="5" w:tplc="F236907C">
      <w:numFmt w:val="decimal"/>
      <w:lvlText w:val=""/>
      <w:lvlJc w:val="left"/>
    </w:lvl>
    <w:lvl w:ilvl="6" w:tplc="52F02EE0">
      <w:numFmt w:val="decimal"/>
      <w:lvlText w:val=""/>
      <w:lvlJc w:val="left"/>
    </w:lvl>
    <w:lvl w:ilvl="7" w:tplc="CC7AE770">
      <w:numFmt w:val="decimal"/>
      <w:lvlText w:val=""/>
      <w:lvlJc w:val="left"/>
    </w:lvl>
    <w:lvl w:ilvl="8" w:tplc="528E82B2">
      <w:numFmt w:val="decimal"/>
      <w:lvlText w:val=""/>
      <w:lvlJc w:val="left"/>
    </w:lvl>
  </w:abstractNum>
  <w:abstractNum w:abstractNumId="165">
    <w:nsid w:val="17CFC87D"/>
    <w:multiLevelType w:val="hybridMultilevel"/>
    <w:tmpl w:val="627E1416"/>
    <w:lvl w:ilvl="0" w:tplc="CEB8298A">
      <w:start w:val="1"/>
      <w:numFmt w:val="decimal"/>
      <w:lvlText w:val="%1."/>
      <w:lvlJc w:val="left"/>
    </w:lvl>
    <w:lvl w:ilvl="1" w:tplc="15AA6C98">
      <w:numFmt w:val="decimal"/>
      <w:lvlText w:val=""/>
      <w:lvlJc w:val="left"/>
    </w:lvl>
    <w:lvl w:ilvl="2" w:tplc="9F18FE5E">
      <w:numFmt w:val="decimal"/>
      <w:lvlText w:val=""/>
      <w:lvlJc w:val="left"/>
    </w:lvl>
    <w:lvl w:ilvl="3" w:tplc="E8EEB356">
      <w:numFmt w:val="decimal"/>
      <w:lvlText w:val=""/>
      <w:lvlJc w:val="left"/>
    </w:lvl>
    <w:lvl w:ilvl="4" w:tplc="5F803B08">
      <w:numFmt w:val="decimal"/>
      <w:lvlText w:val=""/>
      <w:lvlJc w:val="left"/>
    </w:lvl>
    <w:lvl w:ilvl="5" w:tplc="27C8964E">
      <w:numFmt w:val="decimal"/>
      <w:lvlText w:val=""/>
      <w:lvlJc w:val="left"/>
    </w:lvl>
    <w:lvl w:ilvl="6" w:tplc="B9CAF200">
      <w:numFmt w:val="decimal"/>
      <w:lvlText w:val=""/>
      <w:lvlJc w:val="left"/>
    </w:lvl>
    <w:lvl w:ilvl="7" w:tplc="8ABE3BEC">
      <w:numFmt w:val="decimal"/>
      <w:lvlText w:val=""/>
      <w:lvlJc w:val="left"/>
    </w:lvl>
    <w:lvl w:ilvl="8" w:tplc="45EE2AE8">
      <w:numFmt w:val="decimal"/>
      <w:lvlText w:val=""/>
      <w:lvlJc w:val="left"/>
    </w:lvl>
  </w:abstractNum>
  <w:abstractNum w:abstractNumId="166">
    <w:nsid w:val="1806546B"/>
    <w:multiLevelType w:val="hybridMultilevel"/>
    <w:tmpl w:val="22326430"/>
    <w:lvl w:ilvl="0" w:tplc="F3FCBB20">
      <w:start w:val="1"/>
      <w:numFmt w:val="upperLetter"/>
      <w:lvlText w:val="%1."/>
      <w:lvlJc w:val="left"/>
    </w:lvl>
    <w:lvl w:ilvl="1" w:tplc="3708B89E">
      <w:numFmt w:val="decimal"/>
      <w:lvlText w:val=""/>
      <w:lvlJc w:val="left"/>
    </w:lvl>
    <w:lvl w:ilvl="2" w:tplc="2CDA362E">
      <w:numFmt w:val="decimal"/>
      <w:lvlText w:val=""/>
      <w:lvlJc w:val="left"/>
    </w:lvl>
    <w:lvl w:ilvl="3" w:tplc="FDA43C0E">
      <w:numFmt w:val="decimal"/>
      <w:lvlText w:val=""/>
      <w:lvlJc w:val="left"/>
    </w:lvl>
    <w:lvl w:ilvl="4" w:tplc="68308446">
      <w:numFmt w:val="decimal"/>
      <w:lvlText w:val=""/>
      <w:lvlJc w:val="left"/>
    </w:lvl>
    <w:lvl w:ilvl="5" w:tplc="0B041020">
      <w:numFmt w:val="decimal"/>
      <w:lvlText w:val=""/>
      <w:lvlJc w:val="left"/>
    </w:lvl>
    <w:lvl w:ilvl="6" w:tplc="D696E950">
      <w:numFmt w:val="decimal"/>
      <w:lvlText w:val=""/>
      <w:lvlJc w:val="left"/>
    </w:lvl>
    <w:lvl w:ilvl="7" w:tplc="60F4DE80">
      <w:numFmt w:val="decimal"/>
      <w:lvlText w:val=""/>
      <w:lvlJc w:val="left"/>
    </w:lvl>
    <w:lvl w:ilvl="8" w:tplc="502AE73A">
      <w:numFmt w:val="decimal"/>
      <w:lvlText w:val=""/>
      <w:lvlJc w:val="left"/>
    </w:lvl>
  </w:abstractNum>
  <w:abstractNum w:abstractNumId="167">
    <w:nsid w:val="1818832F"/>
    <w:multiLevelType w:val="hybridMultilevel"/>
    <w:tmpl w:val="B0B6E3BA"/>
    <w:lvl w:ilvl="0" w:tplc="DB50089E">
      <w:start w:val="1"/>
      <w:numFmt w:val="upperLetter"/>
      <w:lvlText w:val="%1."/>
      <w:lvlJc w:val="left"/>
    </w:lvl>
    <w:lvl w:ilvl="1" w:tplc="1144A85C">
      <w:numFmt w:val="decimal"/>
      <w:lvlText w:val=""/>
      <w:lvlJc w:val="left"/>
    </w:lvl>
    <w:lvl w:ilvl="2" w:tplc="42005C7E">
      <w:numFmt w:val="decimal"/>
      <w:lvlText w:val=""/>
      <w:lvlJc w:val="left"/>
    </w:lvl>
    <w:lvl w:ilvl="3" w:tplc="D39A3168">
      <w:numFmt w:val="decimal"/>
      <w:lvlText w:val=""/>
      <w:lvlJc w:val="left"/>
    </w:lvl>
    <w:lvl w:ilvl="4" w:tplc="C96CE8A4">
      <w:numFmt w:val="decimal"/>
      <w:lvlText w:val=""/>
      <w:lvlJc w:val="left"/>
    </w:lvl>
    <w:lvl w:ilvl="5" w:tplc="6ADE4E78">
      <w:numFmt w:val="decimal"/>
      <w:lvlText w:val=""/>
      <w:lvlJc w:val="left"/>
    </w:lvl>
    <w:lvl w:ilvl="6" w:tplc="B2D4F068">
      <w:numFmt w:val="decimal"/>
      <w:lvlText w:val=""/>
      <w:lvlJc w:val="left"/>
    </w:lvl>
    <w:lvl w:ilvl="7" w:tplc="74A2C5BE">
      <w:numFmt w:val="decimal"/>
      <w:lvlText w:val=""/>
      <w:lvlJc w:val="left"/>
    </w:lvl>
    <w:lvl w:ilvl="8" w:tplc="AD9CB7BA">
      <w:numFmt w:val="decimal"/>
      <w:lvlText w:val=""/>
      <w:lvlJc w:val="left"/>
    </w:lvl>
  </w:abstractNum>
  <w:abstractNum w:abstractNumId="168">
    <w:nsid w:val="186259F2"/>
    <w:multiLevelType w:val="hybridMultilevel"/>
    <w:tmpl w:val="F6BAD77A"/>
    <w:lvl w:ilvl="0" w:tplc="102CE906">
      <w:start w:val="1"/>
      <w:numFmt w:val="bullet"/>
      <w:lvlText w:val="В"/>
      <w:lvlJc w:val="left"/>
    </w:lvl>
    <w:lvl w:ilvl="1" w:tplc="24E6F196">
      <w:numFmt w:val="decimal"/>
      <w:lvlText w:val=""/>
      <w:lvlJc w:val="left"/>
    </w:lvl>
    <w:lvl w:ilvl="2" w:tplc="89D67980">
      <w:numFmt w:val="decimal"/>
      <w:lvlText w:val=""/>
      <w:lvlJc w:val="left"/>
    </w:lvl>
    <w:lvl w:ilvl="3" w:tplc="BDC6E85A">
      <w:numFmt w:val="decimal"/>
      <w:lvlText w:val=""/>
      <w:lvlJc w:val="left"/>
    </w:lvl>
    <w:lvl w:ilvl="4" w:tplc="683C3FF0">
      <w:numFmt w:val="decimal"/>
      <w:lvlText w:val=""/>
      <w:lvlJc w:val="left"/>
    </w:lvl>
    <w:lvl w:ilvl="5" w:tplc="472027B6">
      <w:numFmt w:val="decimal"/>
      <w:lvlText w:val=""/>
      <w:lvlJc w:val="left"/>
    </w:lvl>
    <w:lvl w:ilvl="6" w:tplc="EE8E58B0">
      <w:numFmt w:val="decimal"/>
      <w:lvlText w:val=""/>
      <w:lvlJc w:val="left"/>
    </w:lvl>
    <w:lvl w:ilvl="7" w:tplc="E6746FA2">
      <w:numFmt w:val="decimal"/>
      <w:lvlText w:val=""/>
      <w:lvlJc w:val="left"/>
    </w:lvl>
    <w:lvl w:ilvl="8" w:tplc="394684DA">
      <w:numFmt w:val="decimal"/>
      <w:lvlText w:val=""/>
      <w:lvlJc w:val="left"/>
    </w:lvl>
  </w:abstractNum>
  <w:abstractNum w:abstractNumId="169">
    <w:nsid w:val="1887578D"/>
    <w:multiLevelType w:val="hybridMultilevel"/>
    <w:tmpl w:val="2526A71A"/>
    <w:lvl w:ilvl="0" w:tplc="3244A9EE">
      <w:start w:val="1"/>
      <w:numFmt w:val="upperLetter"/>
      <w:lvlText w:val="%1."/>
      <w:lvlJc w:val="left"/>
    </w:lvl>
    <w:lvl w:ilvl="1" w:tplc="80F48804">
      <w:numFmt w:val="decimal"/>
      <w:lvlText w:val=""/>
      <w:lvlJc w:val="left"/>
    </w:lvl>
    <w:lvl w:ilvl="2" w:tplc="67BC1748">
      <w:numFmt w:val="decimal"/>
      <w:lvlText w:val=""/>
      <w:lvlJc w:val="left"/>
    </w:lvl>
    <w:lvl w:ilvl="3" w:tplc="A7061782">
      <w:numFmt w:val="decimal"/>
      <w:lvlText w:val=""/>
      <w:lvlJc w:val="left"/>
    </w:lvl>
    <w:lvl w:ilvl="4" w:tplc="146CE774">
      <w:numFmt w:val="decimal"/>
      <w:lvlText w:val=""/>
      <w:lvlJc w:val="left"/>
    </w:lvl>
    <w:lvl w:ilvl="5" w:tplc="0FF6A7BA">
      <w:numFmt w:val="decimal"/>
      <w:lvlText w:val=""/>
      <w:lvlJc w:val="left"/>
    </w:lvl>
    <w:lvl w:ilvl="6" w:tplc="F93AE49A">
      <w:numFmt w:val="decimal"/>
      <w:lvlText w:val=""/>
      <w:lvlJc w:val="left"/>
    </w:lvl>
    <w:lvl w:ilvl="7" w:tplc="9F96DE70">
      <w:numFmt w:val="decimal"/>
      <w:lvlText w:val=""/>
      <w:lvlJc w:val="left"/>
    </w:lvl>
    <w:lvl w:ilvl="8" w:tplc="299A61EC">
      <w:numFmt w:val="decimal"/>
      <w:lvlText w:val=""/>
      <w:lvlJc w:val="left"/>
    </w:lvl>
  </w:abstractNum>
  <w:abstractNum w:abstractNumId="170">
    <w:nsid w:val="188BFB19"/>
    <w:multiLevelType w:val="hybridMultilevel"/>
    <w:tmpl w:val="A4CA6C2A"/>
    <w:lvl w:ilvl="0" w:tplc="25860B58">
      <w:start w:val="1"/>
      <w:numFmt w:val="bullet"/>
      <w:lvlText w:val="в"/>
      <w:lvlJc w:val="left"/>
    </w:lvl>
    <w:lvl w:ilvl="1" w:tplc="B1F81480">
      <w:numFmt w:val="decimal"/>
      <w:lvlText w:val=""/>
      <w:lvlJc w:val="left"/>
    </w:lvl>
    <w:lvl w:ilvl="2" w:tplc="F0DCEFE0">
      <w:numFmt w:val="decimal"/>
      <w:lvlText w:val=""/>
      <w:lvlJc w:val="left"/>
    </w:lvl>
    <w:lvl w:ilvl="3" w:tplc="E55A6F96">
      <w:numFmt w:val="decimal"/>
      <w:lvlText w:val=""/>
      <w:lvlJc w:val="left"/>
    </w:lvl>
    <w:lvl w:ilvl="4" w:tplc="2C34470C">
      <w:numFmt w:val="decimal"/>
      <w:lvlText w:val=""/>
      <w:lvlJc w:val="left"/>
    </w:lvl>
    <w:lvl w:ilvl="5" w:tplc="2B4EA570">
      <w:numFmt w:val="decimal"/>
      <w:lvlText w:val=""/>
      <w:lvlJc w:val="left"/>
    </w:lvl>
    <w:lvl w:ilvl="6" w:tplc="3B86E85E">
      <w:numFmt w:val="decimal"/>
      <w:lvlText w:val=""/>
      <w:lvlJc w:val="left"/>
    </w:lvl>
    <w:lvl w:ilvl="7" w:tplc="F5625560">
      <w:numFmt w:val="decimal"/>
      <w:lvlText w:val=""/>
      <w:lvlJc w:val="left"/>
    </w:lvl>
    <w:lvl w:ilvl="8" w:tplc="CC58D36E">
      <w:numFmt w:val="decimal"/>
      <w:lvlText w:val=""/>
      <w:lvlJc w:val="left"/>
    </w:lvl>
  </w:abstractNum>
  <w:abstractNum w:abstractNumId="171">
    <w:nsid w:val="18A35FE3"/>
    <w:multiLevelType w:val="hybridMultilevel"/>
    <w:tmpl w:val="AAE47428"/>
    <w:lvl w:ilvl="0" w:tplc="A86E2EA0">
      <w:start w:val="7"/>
      <w:numFmt w:val="decimal"/>
      <w:lvlText w:val="%1."/>
      <w:lvlJc w:val="left"/>
    </w:lvl>
    <w:lvl w:ilvl="1" w:tplc="19FAD312">
      <w:numFmt w:val="decimal"/>
      <w:lvlText w:val=""/>
      <w:lvlJc w:val="left"/>
    </w:lvl>
    <w:lvl w:ilvl="2" w:tplc="DB201572">
      <w:numFmt w:val="decimal"/>
      <w:lvlText w:val=""/>
      <w:lvlJc w:val="left"/>
    </w:lvl>
    <w:lvl w:ilvl="3" w:tplc="17848438">
      <w:numFmt w:val="decimal"/>
      <w:lvlText w:val=""/>
      <w:lvlJc w:val="left"/>
    </w:lvl>
    <w:lvl w:ilvl="4" w:tplc="C9065E58">
      <w:numFmt w:val="decimal"/>
      <w:lvlText w:val=""/>
      <w:lvlJc w:val="left"/>
    </w:lvl>
    <w:lvl w:ilvl="5" w:tplc="B09CC31A">
      <w:numFmt w:val="decimal"/>
      <w:lvlText w:val=""/>
      <w:lvlJc w:val="left"/>
    </w:lvl>
    <w:lvl w:ilvl="6" w:tplc="54686E9C">
      <w:numFmt w:val="decimal"/>
      <w:lvlText w:val=""/>
      <w:lvlJc w:val="left"/>
    </w:lvl>
    <w:lvl w:ilvl="7" w:tplc="F4A89216">
      <w:numFmt w:val="decimal"/>
      <w:lvlText w:val=""/>
      <w:lvlJc w:val="left"/>
    </w:lvl>
    <w:lvl w:ilvl="8" w:tplc="D33AE172">
      <w:numFmt w:val="decimal"/>
      <w:lvlText w:val=""/>
      <w:lvlJc w:val="left"/>
    </w:lvl>
  </w:abstractNum>
  <w:abstractNum w:abstractNumId="172">
    <w:nsid w:val="18C45E15"/>
    <w:multiLevelType w:val="hybridMultilevel"/>
    <w:tmpl w:val="D7849562"/>
    <w:lvl w:ilvl="0" w:tplc="3DB00312">
      <w:start w:val="1"/>
      <w:numFmt w:val="bullet"/>
      <w:lvlText w:val="в"/>
      <w:lvlJc w:val="left"/>
    </w:lvl>
    <w:lvl w:ilvl="1" w:tplc="01BE439E">
      <w:numFmt w:val="decimal"/>
      <w:lvlText w:val=""/>
      <w:lvlJc w:val="left"/>
    </w:lvl>
    <w:lvl w:ilvl="2" w:tplc="532EA062">
      <w:numFmt w:val="decimal"/>
      <w:lvlText w:val=""/>
      <w:lvlJc w:val="left"/>
    </w:lvl>
    <w:lvl w:ilvl="3" w:tplc="6892412E">
      <w:numFmt w:val="decimal"/>
      <w:lvlText w:val=""/>
      <w:lvlJc w:val="left"/>
    </w:lvl>
    <w:lvl w:ilvl="4" w:tplc="D480CE6A">
      <w:numFmt w:val="decimal"/>
      <w:lvlText w:val=""/>
      <w:lvlJc w:val="left"/>
    </w:lvl>
    <w:lvl w:ilvl="5" w:tplc="5F34ACF4">
      <w:numFmt w:val="decimal"/>
      <w:lvlText w:val=""/>
      <w:lvlJc w:val="left"/>
    </w:lvl>
    <w:lvl w:ilvl="6" w:tplc="ADE6E178">
      <w:numFmt w:val="decimal"/>
      <w:lvlText w:val=""/>
      <w:lvlJc w:val="left"/>
    </w:lvl>
    <w:lvl w:ilvl="7" w:tplc="53D2FB3C">
      <w:numFmt w:val="decimal"/>
      <w:lvlText w:val=""/>
      <w:lvlJc w:val="left"/>
    </w:lvl>
    <w:lvl w:ilvl="8" w:tplc="E77C356A">
      <w:numFmt w:val="decimal"/>
      <w:lvlText w:val=""/>
      <w:lvlJc w:val="left"/>
    </w:lvl>
  </w:abstractNum>
  <w:abstractNum w:abstractNumId="173">
    <w:nsid w:val="18C6B4F2"/>
    <w:multiLevelType w:val="hybridMultilevel"/>
    <w:tmpl w:val="C0586C0A"/>
    <w:lvl w:ilvl="0" w:tplc="33C6A1A8">
      <w:start w:val="1"/>
      <w:numFmt w:val="upperLetter"/>
      <w:lvlText w:val="%1."/>
      <w:lvlJc w:val="left"/>
    </w:lvl>
    <w:lvl w:ilvl="1" w:tplc="40126736">
      <w:numFmt w:val="decimal"/>
      <w:lvlText w:val=""/>
      <w:lvlJc w:val="left"/>
    </w:lvl>
    <w:lvl w:ilvl="2" w:tplc="DDC0B0E2">
      <w:numFmt w:val="decimal"/>
      <w:lvlText w:val=""/>
      <w:lvlJc w:val="left"/>
    </w:lvl>
    <w:lvl w:ilvl="3" w:tplc="6164D552">
      <w:numFmt w:val="decimal"/>
      <w:lvlText w:val=""/>
      <w:lvlJc w:val="left"/>
    </w:lvl>
    <w:lvl w:ilvl="4" w:tplc="5F5CCC50">
      <w:numFmt w:val="decimal"/>
      <w:lvlText w:val=""/>
      <w:lvlJc w:val="left"/>
    </w:lvl>
    <w:lvl w:ilvl="5" w:tplc="B22EFD2A">
      <w:numFmt w:val="decimal"/>
      <w:lvlText w:val=""/>
      <w:lvlJc w:val="left"/>
    </w:lvl>
    <w:lvl w:ilvl="6" w:tplc="E39A2CEC">
      <w:numFmt w:val="decimal"/>
      <w:lvlText w:val=""/>
      <w:lvlJc w:val="left"/>
    </w:lvl>
    <w:lvl w:ilvl="7" w:tplc="C6B0FDB0">
      <w:numFmt w:val="decimal"/>
      <w:lvlText w:val=""/>
      <w:lvlJc w:val="left"/>
    </w:lvl>
    <w:lvl w:ilvl="8" w:tplc="11CE78A6">
      <w:numFmt w:val="decimal"/>
      <w:lvlText w:val=""/>
      <w:lvlJc w:val="left"/>
    </w:lvl>
  </w:abstractNum>
  <w:abstractNum w:abstractNumId="174">
    <w:nsid w:val="18F40A33"/>
    <w:multiLevelType w:val="hybridMultilevel"/>
    <w:tmpl w:val="E63AEAEA"/>
    <w:lvl w:ilvl="0" w:tplc="979CAB0A">
      <w:start w:val="1"/>
      <w:numFmt w:val="upperLetter"/>
      <w:lvlText w:val="%1."/>
      <w:lvlJc w:val="left"/>
    </w:lvl>
    <w:lvl w:ilvl="1" w:tplc="234A1B00">
      <w:numFmt w:val="decimal"/>
      <w:lvlText w:val=""/>
      <w:lvlJc w:val="left"/>
    </w:lvl>
    <w:lvl w:ilvl="2" w:tplc="4552E808">
      <w:numFmt w:val="decimal"/>
      <w:lvlText w:val=""/>
      <w:lvlJc w:val="left"/>
    </w:lvl>
    <w:lvl w:ilvl="3" w:tplc="18446E74">
      <w:numFmt w:val="decimal"/>
      <w:lvlText w:val=""/>
      <w:lvlJc w:val="left"/>
    </w:lvl>
    <w:lvl w:ilvl="4" w:tplc="B208759E">
      <w:numFmt w:val="decimal"/>
      <w:lvlText w:val=""/>
      <w:lvlJc w:val="left"/>
    </w:lvl>
    <w:lvl w:ilvl="5" w:tplc="C33C8EC2">
      <w:numFmt w:val="decimal"/>
      <w:lvlText w:val=""/>
      <w:lvlJc w:val="left"/>
    </w:lvl>
    <w:lvl w:ilvl="6" w:tplc="0CCA0F0E">
      <w:numFmt w:val="decimal"/>
      <w:lvlText w:val=""/>
      <w:lvlJc w:val="left"/>
    </w:lvl>
    <w:lvl w:ilvl="7" w:tplc="D37A9620">
      <w:numFmt w:val="decimal"/>
      <w:lvlText w:val=""/>
      <w:lvlJc w:val="left"/>
    </w:lvl>
    <w:lvl w:ilvl="8" w:tplc="E55C864C">
      <w:numFmt w:val="decimal"/>
      <w:lvlText w:val=""/>
      <w:lvlJc w:val="left"/>
    </w:lvl>
  </w:abstractNum>
  <w:abstractNum w:abstractNumId="175">
    <w:nsid w:val="19076430"/>
    <w:multiLevelType w:val="hybridMultilevel"/>
    <w:tmpl w:val="2AD6A9B2"/>
    <w:lvl w:ilvl="0" w:tplc="8C6EF292">
      <w:start w:val="2"/>
      <w:numFmt w:val="upperLetter"/>
      <w:lvlText w:val="%1."/>
      <w:lvlJc w:val="left"/>
    </w:lvl>
    <w:lvl w:ilvl="1" w:tplc="8D72F00E">
      <w:numFmt w:val="decimal"/>
      <w:lvlText w:val=""/>
      <w:lvlJc w:val="left"/>
    </w:lvl>
    <w:lvl w:ilvl="2" w:tplc="CF487EDC">
      <w:numFmt w:val="decimal"/>
      <w:lvlText w:val=""/>
      <w:lvlJc w:val="left"/>
    </w:lvl>
    <w:lvl w:ilvl="3" w:tplc="4AFE8468">
      <w:numFmt w:val="decimal"/>
      <w:lvlText w:val=""/>
      <w:lvlJc w:val="left"/>
    </w:lvl>
    <w:lvl w:ilvl="4" w:tplc="2A56945C">
      <w:numFmt w:val="decimal"/>
      <w:lvlText w:val=""/>
      <w:lvlJc w:val="left"/>
    </w:lvl>
    <w:lvl w:ilvl="5" w:tplc="26B8C27C">
      <w:numFmt w:val="decimal"/>
      <w:lvlText w:val=""/>
      <w:lvlJc w:val="left"/>
    </w:lvl>
    <w:lvl w:ilvl="6" w:tplc="823462B0">
      <w:numFmt w:val="decimal"/>
      <w:lvlText w:val=""/>
      <w:lvlJc w:val="left"/>
    </w:lvl>
    <w:lvl w:ilvl="7" w:tplc="78420E98">
      <w:numFmt w:val="decimal"/>
      <w:lvlText w:val=""/>
      <w:lvlJc w:val="left"/>
    </w:lvl>
    <w:lvl w:ilvl="8" w:tplc="645237F0">
      <w:numFmt w:val="decimal"/>
      <w:lvlText w:val=""/>
      <w:lvlJc w:val="left"/>
    </w:lvl>
  </w:abstractNum>
  <w:abstractNum w:abstractNumId="176">
    <w:nsid w:val="19132E7B"/>
    <w:multiLevelType w:val="hybridMultilevel"/>
    <w:tmpl w:val="00144C7A"/>
    <w:lvl w:ilvl="0" w:tplc="6696FA74">
      <w:start w:val="2"/>
      <w:numFmt w:val="upperLetter"/>
      <w:lvlText w:val="%1."/>
      <w:lvlJc w:val="left"/>
    </w:lvl>
    <w:lvl w:ilvl="1" w:tplc="BDF2984A">
      <w:start w:val="1"/>
      <w:numFmt w:val="bullet"/>
      <w:lvlText w:val=" "/>
      <w:lvlJc w:val="left"/>
    </w:lvl>
    <w:lvl w:ilvl="2" w:tplc="DE0E7718">
      <w:numFmt w:val="decimal"/>
      <w:lvlText w:val=""/>
      <w:lvlJc w:val="left"/>
    </w:lvl>
    <w:lvl w:ilvl="3" w:tplc="692A0F52">
      <w:numFmt w:val="decimal"/>
      <w:lvlText w:val=""/>
      <w:lvlJc w:val="left"/>
    </w:lvl>
    <w:lvl w:ilvl="4" w:tplc="15C81916">
      <w:numFmt w:val="decimal"/>
      <w:lvlText w:val=""/>
      <w:lvlJc w:val="left"/>
    </w:lvl>
    <w:lvl w:ilvl="5" w:tplc="CA5A5948">
      <w:numFmt w:val="decimal"/>
      <w:lvlText w:val=""/>
      <w:lvlJc w:val="left"/>
    </w:lvl>
    <w:lvl w:ilvl="6" w:tplc="80C0C38A">
      <w:numFmt w:val="decimal"/>
      <w:lvlText w:val=""/>
      <w:lvlJc w:val="left"/>
    </w:lvl>
    <w:lvl w:ilvl="7" w:tplc="FF10B05E">
      <w:numFmt w:val="decimal"/>
      <w:lvlText w:val=""/>
      <w:lvlJc w:val="left"/>
    </w:lvl>
    <w:lvl w:ilvl="8" w:tplc="99C83548">
      <w:numFmt w:val="decimal"/>
      <w:lvlText w:val=""/>
      <w:lvlJc w:val="left"/>
    </w:lvl>
  </w:abstractNum>
  <w:abstractNum w:abstractNumId="177">
    <w:nsid w:val="19248B51"/>
    <w:multiLevelType w:val="hybridMultilevel"/>
    <w:tmpl w:val="1E5652F6"/>
    <w:lvl w:ilvl="0" w:tplc="3E302F74">
      <w:start w:val="7"/>
      <w:numFmt w:val="decimal"/>
      <w:lvlText w:val="%1."/>
      <w:lvlJc w:val="left"/>
    </w:lvl>
    <w:lvl w:ilvl="1" w:tplc="DFA20346">
      <w:numFmt w:val="decimal"/>
      <w:lvlText w:val=""/>
      <w:lvlJc w:val="left"/>
    </w:lvl>
    <w:lvl w:ilvl="2" w:tplc="DE68CAEC">
      <w:numFmt w:val="decimal"/>
      <w:lvlText w:val=""/>
      <w:lvlJc w:val="left"/>
    </w:lvl>
    <w:lvl w:ilvl="3" w:tplc="635E61F6">
      <w:numFmt w:val="decimal"/>
      <w:lvlText w:val=""/>
      <w:lvlJc w:val="left"/>
    </w:lvl>
    <w:lvl w:ilvl="4" w:tplc="87847188">
      <w:numFmt w:val="decimal"/>
      <w:lvlText w:val=""/>
      <w:lvlJc w:val="left"/>
    </w:lvl>
    <w:lvl w:ilvl="5" w:tplc="E984EBF0">
      <w:numFmt w:val="decimal"/>
      <w:lvlText w:val=""/>
      <w:lvlJc w:val="left"/>
    </w:lvl>
    <w:lvl w:ilvl="6" w:tplc="D982F4D2">
      <w:numFmt w:val="decimal"/>
      <w:lvlText w:val=""/>
      <w:lvlJc w:val="left"/>
    </w:lvl>
    <w:lvl w:ilvl="7" w:tplc="E35CF146">
      <w:numFmt w:val="decimal"/>
      <w:lvlText w:val=""/>
      <w:lvlJc w:val="left"/>
    </w:lvl>
    <w:lvl w:ilvl="8" w:tplc="C948878C">
      <w:numFmt w:val="decimal"/>
      <w:lvlText w:val=""/>
      <w:lvlJc w:val="left"/>
    </w:lvl>
  </w:abstractNum>
  <w:abstractNum w:abstractNumId="178">
    <w:nsid w:val="19908D02"/>
    <w:multiLevelType w:val="hybridMultilevel"/>
    <w:tmpl w:val="FCAAAA50"/>
    <w:lvl w:ilvl="0" w:tplc="52D4E298">
      <w:start w:val="3"/>
      <w:numFmt w:val="upperLetter"/>
      <w:lvlText w:val="%1."/>
      <w:lvlJc w:val="left"/>
    </w:lvl>
    <w:lvl w:ilvl="1" w:tplc="89C4A5B6">
      <w:numFmt w:val="decimal"/>
      <w:lvlText w:val=""/>
      <w:lvlJc w:val="left"/>
    </w:lvl>
    <w:lvl w:ilvl="2" w:tplc="BEA42D9C">
      <w:numFmt w:val="decimal"/>
      <w:lvlText w:val=""/>
      <w:lvlJc w:val="left"/>
    </w:lvl>
    <w:lvl w:ilvl="3" w:tplc="1A1868A4">
      <w:numFmt w:val="decimal"/>
      <w:lvlText w:val=""/>
      <w:lvlJc w:val="left"/>
    </w:lvl>
    <w:lvl w:ilvl="4" w:tplc="E8023FA4">
      <w:numFmt w:val="decimal"/>
      <w:lvlText w:val=""/>
      <w:lvlJc w:val="left"/>
    </w:lvl>
    <w:lvl w:ilvl="5" w:tplc="DB9C96F4">
      <w:numFmt w:val="decimal"/>
      <w:lvlText w:val=""/>
      <w:lvlJc w:val="left"/>
    </w:lvl>
    <w:lvl w:ilvl="6" w:tplc="B8CC1D88">
      <w:numFmt w:val="decimal"/>
      <w:lvlText w:val=""/>
      <w:lvlJc w:val="left"/>
    </w:lvl>
    <w:lvl w:ilvl="7" w:tplc="2ABCBCB4">
      <w:numFmt w:val="decimal"/>
      <w:lvlText w:val=""/>
      <w:lvlJc w:val="left"/>
    </w:lvl>
    <w:lvl w:ilvl="8" w:tplc="EDA6BD32">
      <w:numFmt w:val="decimal"/>
      <w:lvlText w:val=""/>
      <w:lvlJc w:val="left"/>
    </w:lvl>
  </w:abstractNum>
  <w:abstractNum w:abstractNumId="179">
    <w:nsid w:val="19E2BFCC"/>
    <w:multiLevelType w:val="hybridMultilevel"/>
    <w:tmpl w:val="CB308302"/>
    <w:lvl w:ilvl="0" w:tplc="6F2EAC1E">
      <w:start w:val="1"/>
      <w:numFmt w:val="upperLetter"/>
      <w:lvlText w:val="%1."/>
      <w:lvlJc w:val="left"/>
    </w:lvl>
    <w:lvl w:ilvl="1" w:tplc="9798379E">
      <w:numFmt w:val="decimal"/>
      <w:lvlText w:val=""/>
      <w:lvlJc w:val="left"/>
    </w:lvl>
    <w:lvl w:ilvl="2" w:tplc="30DCC9B0">
      <w:numFmt w:val="decimal"/>
      <w:lvlText w:val=""/>
      <w:lvlJc w:val="left"/>
    </w:lvl>
    <w:lvl w:ilvl="3" w:tplc="FFC23900">
      <w:numFmt w:val="decimal"/>
      <w:lvlText w:val=""/>
      <w:lvlJc w:val="left"/>
    </w:lvl>
    <w:lvl w:ilvl="4" w:tplc="484620DA">
      <w:numFmt w:val="decimal"/>
      <w:lvlText w:val=""/>
      <w:lvlJc w:val="left"/>
    </w:lvl>
    <w:lvl w:ilvl="5" w:tplc="9ADC8BE8">
      <w:numFmt w:val="decimal"/>
      <w:lvlText w:val=""/>
      <w:lvlJc w:val="left"/>
    </w:lvl>
    <w:lvl w:ilvl="6" w:tplc="C4800DE0">
      <w:numFmt w:val="decimal"/>
      <w:lvlText w:val=""/>
      <w:lvlJc w:val="left"/>
    </w:lvl>
    <w:lvl w:ilvl="7" w:tplc="A91C394A">
      <w:numFmt w:val="decimal"/>
      <w:lvlText w:val=""/>
      <w:lvlJc w:val="left"/>
    </w:lvl>
    <w:lvl w:ilvl="8" w:tplc="511AB654">
      <w:numFmt w:val="decimal"/>
      <w:lvlText w:val=""/>
      <w:lvlJc w:val="left"/>
    </w:lvl>
  </w:abstractNum>
  <w:abstractNum w:abstractNumId="180">
    <w:nsid w:val="1A0ED871"/>
    <w:multiLevelType w:val="hybridMultilevel"/>
    <w:tmpl w:val="A47CB354"/>
    <w:lvl w:ilvl="0" w:tplc="416C525C">
      <w:start w:val="1"/>
      <w:numFmt w:val="bullet"/>
      <w:lvlText w:val="•"/>
      <w:lvlJc w:val="left"/>
    </w:lvl>
    <w:lvl w:ilvl="1" w:tplc="1BE0C796">
      <w:numFmt w:val="decimal"/>
      <w:lvlText w:val=""/>
      <w:lvlJc w:val="left"/>
    </w:lvl>
    <w:lvl w:ilvl="2" w:tplc="7B6EB7CA">
      <w:numFmt w:val="decimal"/>
      <w:lvlText w:val=""/>
      <w:lvlJc w:val="left"/>
    </w:lvl>
    <w:lvl w:ilvl="3" w:tplc="35D0D59E">
      <w:numFmt w:val="decimal"/>
      <w:lvlText w:val=""/>
      <w:lvlJc w:val="left"/>
    </w:lvl>
    <w:lvl w:ilvl="4" w:tplc="8B5A5E1A">
      <w:numFmt w:val="decimal"/>
      <w:lvlText w:val=""/>
      <w:lvlJc w:val="left"/>
    </w:lvl>
    <w:lvl w:ilvl="5" w:tplc="767E59C8">
      <w:numFmt w:val="decimal"/>
      <w:lvlText w:val=""/>
      <w:lvlJc w:val="left"/>
    </w:lvl>
    <w:lvl w:ilvl="6" w:tplc="CA56015E">
      <w:numFmt w:val="decimal"/>
      <w:lvlText w:val=""/>
      <w:lvlJc w:val="left"/>
    </w:lvl>
    <w:lvl w:ilvl="7" w:tplc="C2A830E0">
      <w:numFmt w:val="decimal"/>
      <w:lvlText w:val=""/>
      <w:lvlJc w:val="left"/>
    </w:lvl>
    <w:lvl w:ilvl="8" w:tplc="7DD61ACA">
      <w:numFmt w:val="decimal"/>
      <w:lvlText w:val=""/>
      <w:lvlJc w:val="left"/>
    </w:lvl>
  </w:abstractNum>
  <w:abstractNum w:abstractNumId="181">
    <w:nsid w:val="1A6760EF"/>
    <w:multiLevelType w:val="hybridMultilevel"/>
    <w:tmpl w:val="ECA2A842"/>
    <w:lvl w:ilvl="0" w:tplc="900229E4">
      <w:start w:val="6"/>
      <w:numFmt w:val="decimal"/>
      <w:lvlText w:val="%1."/>
      <w:lvlJc w:val="left"/>
    </w:lvl>
    <w:lvl w:ilvl="1" w:tplc="8CD41C40">
      <w:numFmt w:val="decimal"/>
      <w:lvlText w:val=""/>
      <w:lvlJc w:val="left"/>
    </w:lvl>
    <w:lvl w:ilvl="2" w:tplc="04E046AE">
      <w:numFmt w:val="decimal"/>
      <w:lvlText w:val=""/>
      <w:lvlJc w:val="left"/>
    </w:lvl>
    <w:lvl w:ilvl="3" w:tplc="F2343E4A">
      <w:numFmt w:val="decimal"/>
      <w:lvlText w:val=""/>
      <w:lvlJc w:val="left"/>
    </w:lvl>
    <w:lvl w:ilvl="4" w:tplc="E82A5554">
      <w:numFmt w:val="decimal"/>
      <w:lvlText w:val=""/>
      <w:lvlJc w:val="left"/>
    </w:lvl>
    <w:lvl w:ilvl="5" w:tplc="FD762E9A">
      <w:numFmt w:val="decimal"/>
      <w:lvlText w:val=""/>
      <w:lvlJc w:val="left"/>
    </w:lvl>
    <w:lvl w:ilvl="6" w:tplc="1486B0AA">
      <w:numFmt w:val="decimal"/>
      <w:lvlText w:val=""/>
      <w:lvlJc w:val="left"/>
    </w:lvl>
    <w:lvl w:ilvl="7" w:tplc="EDDCD44A">
      <w:numFmt w:val="decimal"/>
      <w:lvlText w:val=""/>
      <w:lvlJc w:val="left"/>
    </w:lvl>
    <w:lvl w:ilvl="8" w:tplc="92042C38">
      <w:numFmt w:val="decimal"/>
      <w:lvlText w:val=""/>
      <w:lvlJc w:val="left"/>
    </w:lvl>
  </w:abstractNum>
  <w:abstractNum w:abstractNumId="182">
    <w:nsid w:val="1A8762F4"/>
    <w:multiLevelType w:val="hybridMultilevel"/>
    <w:tmpl w:val="321250E6"/>
    <w:lvl w:ilvl="0" w:tplc="EAC6452A">
      <w:start w:val="1"/>
      <w:numFmt w:val="upperLetter"/>
      <w:lvlText w:val="%1."/>
      <w:lvlJc w:val="left"/>
    </w:lvl>
    <w:lvl w:ilvl="1" w:tplc="E3469376">
      <w:numFmt w:val="decimal"/>
      <w:lvlText w:val=""/>
      <w:lvlJc w:val="left"/>
    </w:lvl>
    <w:lvl w:ilvl="2" w:tplc="A1CCB590">
      <w:numFmt w:val="decimal"/>
      <w:lvlText w:val=""/>
      <w:lvlJc w:val="left"/>
    </w:lvl>
    <w:lvl w:ilvl="3" w:tplc="C8DAC7FA">
      <w:numFmt w:val="decimal"/>
      <w:lvlText w:val=""/>
      <w:lvlJc w:val="left"/>
    </w:lvl>
    <w:lvl w:ilvl="4" w:tplc="55F291A8">
      <w:numFmt w:val="decimal"/>
      <w:lvlText w:val=""/>
      <w:lvlJc w:val="left"/>
    </w:lvl>
    <w:lvl w:ilvl="5" w:tplc="5F26AC0A">
      <w:numFmt w:val="decimal"/>
      <w:lvlText w:val=""/>
      <w:lvlJc w:val="left"/>
    </w:lvl>
    <w:lvl w:ilvl="6" w:tplc="8C540E6A">
      <w:numFmt w:val="decimal"/>
      <w:lvlText w:val=""/>
      <w:lvlJc w:val="left"/>
    </w:lvl>
    <w:lvl w:ilvl="7" w:tplc="3C82B380">
      <w:numFmt w:val="decimal"/>
      <w:lvlText w:val=""/>
      <w:lvlJc w:val="left"/>
    </w:lvl>
    <w:lvl w:ilvl="8" w:tplc="BFDE53F2">
      <w:numFmt w:val="decimal"/>
      <w:lvlText w:val=""/>
      <w:lvlJc w:val="left"/>
    </w:lvl>
  </w:abstractNum>
  <w:abstractNum w:abstractNumId="183">
    <w:nsid w:val="1B15D96C"/>
    <w:multiLevelType w:val="hybridMultilevel"/>
    <w:tmpl w:val="3FC24A5E"/>
    <w:lvl w:ilvl="0" w:tplc="7E0C18A4">
      <w:start w:val="2"/>
      <w:numFmt w:val="upperLetter"/>
      <w:lvlText w:val="%1."/>
      <w:lvlJc w:val="left"/>
    </w:lvl>
    <w:lvl w:ilvl="1" w:tplc="CDDAB150">
      <w:numFmt w:val="decimal"/>
      <w:lvlText w:val=""/>
      <w:lvlJc w:val="left"/>
    </w:lvl>
    <w:lvl w:ilvl="2" w:tplc="EF789278">
      <w:numFmt w:val="decimal"/>
      <w:lvlText w:val=""/>
      <w:lvlJc w:val="left"/>
    </w:lvl>
    <w:lvl w:ilvl="3" w:tplc="9552CDC8">
      <w:numFmt w:val="decimal"/>
      <w:lvlText w:val=""/>
      <w:lvlJc w:val="left"/>
    </w:lvl>
    <w:lvl w:ilvl="4" w:tplc="19A8A6A8">
      <w:numFmt w:val="decimal"/>
      <w:lvlText w:val=""/>
      <w:lvlJc w:val="left"/>
    </w:lvl>
    <w:lvl w:ilvl="5" w:tplc="268C28BA">
      <w:numFmt w:val="decimal"/>
      <w:lvlText w:val=""/>
      <w:lvlJc w:val="left"/>
    </w:lvl>
    <w:lvl w:ilvl="6" w:tplc="D294F11E">
      <w:numFmt w:val="decimal"/>
      <w:lvlText w:val=""/>
      <w:lvlJc w:val="left"/>
    </w:lvl>
    <w:lvl w:ilvl="7" w:tplc="AE242C46">
      <w:numFmt w:val="decimal"/>
      <w:lvlText w:val=""/>
      <w:lvlJc w:val="left"/>
    </w:lvl>
    <w:lvl w:ilvl="8" w:tplc="EFB8ED86">
      <w:numFmt w:val="decimal"/>
      <w:lvlText w:val=""/>
      <w:lvlJc w:val="left"/>
    </w:lvl>
  </w:abstractNum>
  <w:abstractNum w:abstractNumId="184">
    <w:nsid w:val="1B1BCCF5"/>
    <w:multiLevelType w:val="hybridMultilevel"/>
    <w:tmpl w:val="7CC06B82"/>
    <w:lvl w:ilvl="0" w:tplc="D04A46AC">
      <w:start w:val="1"/>
      <w:numFmt w:val="upperLetter"/>
      <w:lvlText w:val="%1."/>
      <w:lvlJc w:val="left"/>
    </w:lvl>
    <w:lvl w:ilvl="1" w:tplc="C1C8A2F4">
      <w:numFmt w:val="decimal"/>
      <w:lvlText w:val=""/>
      <w:lvlJc w:val="left"/>
    </w:lvl>
    <w:lvl w:ilvl="2" w:tplc="FC3AD0D8">
      <w:numFmt w:val="decimal"/>
      <w:lvlText w:val=""/>
      <w:lvlJc w:val="left"/>
    </w:lvl>
    <w:lvl w:ilvl="3" w:tplc="8294EF86">
      <w:numFmt w:val="decimal"/>
      <w:lvlText w:val=""/>
      <w:lvlJc w:val="left"/>
    </w:lvl>
    <w:lvl w:ilvl="4" w:tplc="9A622AB2">
      <w:numFmt w:val="decimal"/>
      <w:lvlText w:val=""/>
      <w:lvlJc w:val="left"/>
    </w:lvl>
    <w:lvl w:ilvl="5" w:tplc="3F60B6BC">
      <w:numFmt w:val="decimal"/>
      <w:lvlText w:val=""/>
      <w:lvlJc w:val="left"/>
    </w:lvl>
    <w:lvl w:ilvl="6" w:tplc="DA9C1EE6">
      <w:numFmt w:val="decimal"/>
      <w:lvlText w:val=""/>
      <w:lvlJc w:val="left"/>
    </w:lvl>
    <w:lvl w:ilvl="7" w:tplc="DF066F78">
      <w:numFmt w:val="decimal"/>
      <w:lvlText w:val=""/>
      <w:lvlJc w:val="left"/>
    </w:lvl>
    <w:lvl w:ilvl="8" w:tplc="DB8AF342">
      <w:numFmt w:val="decimal"/>
      <w:lvlText w:val=""/>
      <w:lvlJc w:val="left"/>
    </w:lvl>
  </w:abstractNum>
  <w:abstractNum w:abstractNumId="185">
    <w:nsid w:val="1B2B9E9D"/>
    <w:multiLevelType w:val="hybridMultilevel"/>
    <w:tmpl w:val="476A0D00"/>
    <w:lvl w:ilvl="0" w:tplc="2326F4BA">
      <w:start w:val="1"/>
      <w:numFmt w:val="lowerLetter"/>
      <w:lvlText w:val="%1)"/>
      <w:lvlJc w:val="left"/>
    </w:lvl>
    <w:lvl w:ilvl="1" w:tplc="3E1E53EC">
      <w:numFmt w:val="decimal"/>
      <w:lvlText w:val=""/>
      <w:lvlJc w:val="left"/>
    </w:lvl>
    <w:lvl w:ilvl="2" w:tplc="EB0E02CE">
      <w:numFmt w:val="decimal"/>
      <w:lvlText w:val=""/>
      <w:lvlJc w:val="left"/>
    </w:lvl>
    <w:lvl w:ilvl="3" w:tplc="1AFA63C2">
      <w:numFmt w:val="decimal"/>
      <w:lvlText w:val=""/>
      <w:lvlJc w:val="left"/>
    </w:lvl>
    <w:lvl w:ilvl="4" w:tplc="756C38F0">
      <w:numFmt w:val="decimal"/>
      <w:lvlText w:val=""/>
      <w:lvlJc w:val="left"/>
    </w:lvl>
    <w:lvl w:ilvl="5" w:tplc="D292B68A">
      <w:numFmt w:val="decimal"/>
      <w:lvlText w:val=""/>
      <w:lvlJc w:val="left"/>
    </w:lvl>
    <w:lvl w:ilvl="6" w:tplc="3D626908">
      <w:numFmt w:val="decimal"/>
      <w:lvlText w:val=""/>
      <w:lvlJc w:val="left"/>
    </w:lvl>
    <w:lvl w:ilvl="7" w:tplc="B02ADBBA">
      <w:numFmt w:val="decimal"/>
      <w:lvlText w:val=""/>
      <w:lvlJc w:val="left"/>
    </w:lvl>
    <w:lvl w:ilvl="8" w:tplc="07E8950C">
      <w:numFmt w:val="decimal"/>
      <w:lvlText w:val=""/>
      <w:lvlJc w:val="left"/>
    </w:lvl>
  </w:abstractNum>
  <w:abstractNum w:abstractNumId="186">
    <w:nsid w:val="1B37F412"/>
    <w:multiLevelType w:val="hybridMultilevel"/>
    <w:tmpl w:val="DB5E2410"/>
    <w:lvl w:ilvl="0" w:tplc="ED289734">
      <w:start w:val="1"/>
      <w:numFmt w:val="decimal"/>
      <w:lvlText w:val="%1."/>
      <w:lvlJc w:val="left"/>
    </w:lvl>
    <w:lvl w:ilvl="1" w:tplc="45E6F122">
      <w:numFmt w:val="decimal"/>
      <w:lvlText w:val=""/>
      <w:lvlJc w:val="left"/>
    </w:lvl>
    <w:lvl w:ilvl="2" w:tplc="6C0A57BA">
      <w:numFmt w:val="decimal"/>
      <w:lvlText w:val=""/>
      <w:lvlJc w:val="left"/>
    </w:lvl>
    <w:lvl w:ilvl="3" w:tplc="03063E22">
      <w:numFmt w:val="decimal"/>
      <w:lvlText w:val=""/>
      <w:lvlJc w:val="left"/>
    </w:lvl>
    <w:lvl w:ilvl="4" w:tplc="FCE2039E">
      <w:numFmt w:val="decimal"/>
      <w:lvlText w:val=""/>
      <w:lvlJc w:val="left"/>
    </w:lvl>
    <w:lvl w:ilvl="5" w:tplc="FC1428EC">
      <w:numFmt w:val="decimal"/>
      <w:lvlText w:val=""/>
      <w:lvlJc w:val="left"/>
    </w:lvl>
    <w:lvl w:ilvl="6" w:tplc="392A513C">
      <w:numFmt w:val="decimal"/>
      <w:lvlText w:val=""/>
      <w:lvlJc w:val="left"/>
    </w:lvl>
    <w:lvl w:ilvl="7" w:tplc="D09812E2">
      <w:numFmt w:val="decimal"/>
      <w:lvlText w:val=""/>
      <w:lvlJc w:val="left"/>
    </w:lvl>
    <w:lvl w:ilvl="8" w:tplc="AA3C4A60">
      <w:numFmt w:val="decimal"/>
      <w:lvlText w:val=""/>
      <w:lvlJc w:val="left"/>
    </w:lvl>
  </w:abstractNum>
  <w:abstractNum w:abstractNumId="187">
    <w:nsid w:val="1B479698"/>
    <w:multiLevelType w:val="hybridMultilevel"/>
    <w:tmpl w:val="5720FF94"/>
    <w:lvl w:ilvl="0" w:tplc="9266B5AA">
      <w:start w:val="1"/>
      <w:numFmt w:val="upperLetter"/>
      <w:lvlText w:val="%1."/>
      <w:lvlJc w:val="left"/>
    </w:lvl>
    <w:lvl w:ilvl="1" w:tplc="EA7C4A4E">
      <w:numFmt w:val="decimal"/>
      <w:lvlText w:val=""/>
      <w:lvlJc w:val="left"/>
    </w:lvl>
    <w:lvl w:ilvl="2" w:tplc="0BBEB9F2">
      <w:numFmt w:val="decimal"/>
      <w:lvlText w:val=""/>
      <w:lvlJc w:val="left"/>
    </w:lvl>
    <w:lvl w:ilvl="3" w:tplc="F3D83C1E">
      <w:numFmt w:val="decimal"/>
      <w:lvlText w:val=""/>
      <w:lvlJc w:val="left"/>
    </w:lvl>
    <w:lvl w:ilvl="4" w:tplc="DAEC1B5C">
      <w:numFmt w:val="decimal"/>
      <w:lvlText w:val=""/>
      <w:lvlJc w:val="left"/>
    </w:lvl>
    <w:lvl w:ilvl="5" w:tplc="19ECD4AE">
      <w:numFmt w:val="decimal"/>
      <w:lvlText w:val=""/>
      <w:lvlJc w:val="left"/>
    </w:lvl>
    <w:lvl w:ilvl="6" w:tplc="9D88F888">
      <w:numFmt w:val="decimal"/>
      <w:lvlText w:val=""/>
      <w:lvlJc w:val="left"/>
    </w:lvl>
    <w:lvl w:ilvl="7" w:tplc="3E689D5E">
      <w:numFmt w:val="decimal"/>
      <w:lvlText w:val=""/>
      <w:lvlJc w:val="left"/>
    </w:lvl>
    <w:lvl w:ilvl="8" w:tplc="B3F8AD6A">
      <w:numFmt w:val="decimal"/>
      <w:lvlText w:val=""/>
      <w:lvlJc w:val="left"/>
    </w:lvl>
  </w:abstractNum>
  <w:abstractNum w:abstractNumId="188">
    <w:nsid w:val="1B7CA0ED"/>
    <w:multiLevelType w:val="hybridMultilevel"/>
    <w:tmpl w:val="BC440BDA"/>
    <w:lvl w:ilvl="0" w:tplc="1A9C44B8">
      <w:start w:val="9"/>
      <w:numFmt w:val="decimal"/>
      <w:lvlText w:val="%1."/>
      <w:lvlJc w:val="left"/>
    </w:lvl>
    <w:lvl w:ilvl="1" w:tplc="C4B041DC">
      <w:numFmt w:val="decimal"/>
      <w:lvlText w:val=""/>
      <w:lvlJc w:val="left"/>
    </w:lvl>
    <w:lvl w:ilvl="2" w:tplc="E60E401E">
      <w:numFmt w:val="decimal"/>
      <w:lvlText w:val=""/>
      <w:lvlJc w:val="left"/>
    </w:lvl>
    <w:lvl w:ilvl="3" w:tplc="1708D2E6">
      <w:numFmt w:val="decimal"/>
      <w:lvlText w:val=""/>
      <w:lvlJc w:val="left"/>
    </w:lvl>
    <w:lvl w:ilvl="4" w:tplc="5EA089F6">
      <w:numFmt w:val="decimal"/>
      <w:lvlText w:val=""/>
      <w:lvlJc w:val="left"/>
    </w:lvl>
    <w:lvl w:ilvl="5" w:tplc="2B608AF6">
      <w:numFmt w:val="decimal"/>
      <w:lvlText w:val=""/>
      <w:lvlJc w:val="left"/>
    </w:lvl>
    <w:lvl w:ilvl="6" w:tplc="A74A509A">
      <w:numFmt w:val="decimal"/>
      <w:lvlText w:val=""/>
      <w:lvlJc w:val="left"/>
    </w:lvl>
    <w:lvl w:ilvl="7" w:tplc="746610DE">
      <w:numFmt w:val="decimal"/>
      <w:lvlText w:val=""/>
      <w:lvlJc w:val="left"/>
    </w:lvl>
    <w:lvl w:ilvl="8" w:tplc="8CECC3FE">
      <w:numFmt w:val="decimal"/>
      <w:lvlText w:val=""/>
      <w:lvlJc w:val="left"/>
    </w:lvl>
  </w:abstractNum>
  <w:abstractNum w:abstractNumId="189">
    <w:nsid w:val="1B7E7B17"/>
    <w:multiLevelType w:val="hybridMultilevel"/>
    <w:tmpl w:val="CB88DDBE"/>
    <w:lvl w:ilvl="0" w:tplc="621C3232">
      <w:start w:val="7"/>
      <w:numFmt w:val="decimal"/>
      <w:lvlText w:val="%1."/>
      <w:lvlJc w:val="left"/>
    </w:lvl>
    <w:lvl w:ilvl="1" w:tplc="38FEB6A8">
      <w:numFmt w:val="decimal"/>
      <w:lvlText w:val=""/>
      <w:lvlJc w:val="left"/>
    </w:lvl>
    <w:lvl w:ilvl="2" w:tplc="042AF706">
      <w:numFmt w:val="decimal"/>
      <w:lvlText w:val=""/>
      <w:lvlJc w:val="left"/>
    </w:lvl>
    <w:lvl w:ilvl="3" w:tplc="4EB85B7A">
      <w:numFmt w:val="decimal"/>
      <w:lvlText w:val=""/>
      <w:lvlJc w:val="left"/>
    </w:lvl>
    <w:lvl w:ilvl="4" w:tplc="AFEEEC5E">
      <w:numFmt w:val="decimal"/>
      <w:lvlText w:val=""/>
      <w:lvlJc w:val="left"/>
    </w:lvl>
    <w:lvl w:ilvl="5" w:tplc="7F127512">
      <w:numFmt w:val="decimal"/>
      <w:lvlText w:val=""/>
      <w:lvlJc w:val="left"/>
    </w:lvl>
    <w:lvl w:ilvl="6" w:tplc="9FA4E064">
      <w:numFmt w:val="decimal"/>
      <w:lvlText w:val=""/>
      <w:lvlJc w:val="left"/>
    </w:lvl>
    <w:lvl w:ilvl="7" w:tplc="F43E7AC0">
      <w:numFmt w:val="decimal"/>
      <w:lvlText w:val=""/>
      <w:lvlJc w:val="left"/>
    </w:lvl>
    <w:lvl w:ilvl="8" w:tplc="7B0A9C4A">
      <w:numFmt w:val="decimal"/>
      <w:lvlText w:val=""/>
      <w:lvlJc w:val="left"/>
    </w:lvl>
  </w:abstractNum>
  <w:abstractNum w:abstractNumId="190">
    <w:nsid w:val="1B874986"/>
    <w:multiLevelType w:val="hybridMultilevel"/>
    <w:tmpl w:val="EA182C28"/>
    <w:lvl w:ilvl="0" w:tplc="4FDE4E52">
      <w:start w:val="5"/>
      <w:numFmt w:val="decimal"/>
      <w:lvlText w:val="%1."/>
      <w:lvlJc w:val="left"/>
    </w:lvl>
    <w:lvl w:ilvl="1" w:tplc="F0CE8E6C">
      <w:numFmt w:val="decimal"/>
      <w:lvlText w:val=""/>
      <w:lvlJc w:val="left"/>
    </w:lvl>
    <w:lvl w:ilvl="2" w:tplc="2DA6C72A">
      <w:numFmt w:val="decimal"/>
      <w:lvlText w:val=""/>
      <w:lvlJc w:val="left"/>
    </w:lvl>
    <w:lvl w:ilvl="3" w:tplc="50FC3B70">
      <w:numFmt w:val="decimal"/>
      <w:lvlText w:val=""/>
      <w:lvlJc w:val="left"/>
    </w:lvl>
    <w:lvl w:ilvl="4" w:tplc="80AE2CA2">
      <w:numFmt w:val="decimal"/>
      <w:lvlText w:val=""/>
      <w:lvlJc w:val="left"/>
    </w:lvl>
    <w:lvl w:ilvl="5" w:tplc="BFACB18E">
      <w:numFmt w:val="decimal"/>
      <w:lvlText w:val=""/>
      <w:lvlJc w:val="left"/>
    </w:lvl>
    <w:lvl w:ilvl="6" w:tplc="08C6EC6A">
      <w:numFmt w:val="decimal"/>
      <w:lvlText w:val=""/>
      <w:lvlJc w:val="left"/>
    </w:lvl>
    <w:lvl w:ilvl="7" w:tplc="62E2CF56">
      <w:numFmt w:val="decimal"/>
      <w:lvlText w:val=""/>
      <w:lvlJc w:val="left"/>
    </w:lvl>
    <w:lvl w:ilvl="8" w:tplc="9A5E70FE">
      <w:numFmt w:val="decimal"/>
      <w:lvlText w:val=""/>
      <w:lvlJc w:val="left"/>
    </w:lvl>
  </w:abstractNum>
  <w:abstractNum w:abstractNumId="191">
    <w:nsid w:val="1BB4DBCD"/>
    <w:multiLevelType w:val="hybridMultilevel"/>
    <w:tmpl w:val="DFDED026"/>
    <w:lvl w:ilvl="0" w:tplc="013463EA">
      <w:start w:val="49"/>
      <w:numFmt w:val="decimal"/>
      <w:lvlText w:val="%1"/>
      <w:lvlJc w:val="left"/>
    </w:lvl>
    <w:lvl w:ilvl="1" w:tplc="A4BE9964">
      <w:numFmt w:val="decimal"/>
      <w:lvlText w:val=""/>
      <w:lvlJc w:val="left"/>
    </w:lvl>
    <w:lvl w:ilvl="2" w:tplc="3F9EF8D6">
      <w:numFmt w:val="decimal"/>
      <w:lvlText w:val=""/>
      <w:lvlJc w:val="left"/>
    </w:lvl>
    <w:lvl w:ilvl="3" w:tplc="CABE7A3E">
      <w:numFmt w:val="decimal"/>
      <w:lvlText w:val=""/>
      <w:lvlJc w:val="left"/>
    </w:lvl>
    <w:lvl w:ilvl="4" w:tplc="123E2A72">
      <w:numFmt w:val="decimal"/>
      <w:lvlText w:val=""/>
      <w:lvlJc w:val="left"/>
    </w:lvl>
    <w:lvl w:ilvl="5" w:tplc="A0161292">
      <w:numFmt w:val="decimal"/>
      <w:lvlText w:val=""/>
      <w:lvlJc w:val="left"/>
    </w:lvl>
    <w:lvl w:ilvl="6" w:tplc="B59A579A">
      <w:numFmt w:val="decimal"/>
      <w:lvlText w:val=""/>
      <w:lvlJc w:val="left"/>
    </w:lvl>
    <w:lvl w:ilvl="7" w:tplc="3C0A9EB6">
      <w:numFmt w:val="decimal"/>
      <w:lvlText w:val=""/>
      <w:lvlJc w:val="left"/>
    </w:lvl>
    <w:lvl w:ilvl="8" w:tplc="4BF0BA62">
      <w:numFmt w:val="decimal"/>
      <w:lvlText w:val=""/>
      <w:lvlJc w:val="left"/>
    </w:lvl>
  </w:abstractNum>
  <w:abstractNum w:abstractNumId="192">
    <w:nsid w:val="1C0D4475"/>
    <w:multiLevelType w:val="hybridMultilevel"/>
    <w:tmpl w:val="5D9A6BA0"/>
    <w:lvl w:ilvl="0" w:tplc="76844BA0">
      <w:start w:val="1"/>
      <w:numFmt w:val="upperLetter"/>
      <w:lvlText w:val="%1."/>
      <w:lvlJc w:val="left"/>
    </w:lvl>
    <w:lvl w:ilvl="1" w:tplc="AFF6170C">
      <w:numFmt w:val="decimal"/>
      <w:lvlText w:val=""/>
      <w:lvlJc w:val="left"/>
    </w:lvl>
    <w:lvl w:ilvl="2" w:tplc="78EEE424">
      <w:numFmt w:val="decimal"/>
      <w:lvlText w:val=""/>
      <w:lvlJc w:val="left"/>
    </w:lvl>
    <w:lvl w:ilvl="3" w:tplc="CCA2FD10">
      <w:numFmt w:val="decimal"/>
      <w:lvlText w:val=""/>
      <w:lvlJc w:val="left"/>
    </w:lvl>
    <w:lvl w:ilvl="4" w:tplc="EEC24ACC">
      <w:numFmt w:val="decimal"/>
      <w:lvlText w:val=""/>
      <w:lvlJc w:val="left"/>
    </w:lvl>
    <w:lvl w:ilvl="5" w:tplc="E78C6E00">
      <w:numFmt w:val="decimal"/>
      <w:lvlText w:val=""/>
      <w:lvlJc w:val="left"/>
    </w:lvl>
    <w:lvl w:ilvl="6" w:tplc="50C650E6">
      <w:numFmt w:val="decimal"/>
      <w:lvlText w:val=""/>
      <w:lvlJc w:val="left"/>
    </w:lvl>
    <w:lvl w:ilvl="7" w:tplc="F0080012">
      <w:numFmt w:val="decimal"/>
      <w:lvlText w:val=""/>
      <w:lvlJc w:val="left"/>
    </w:lvl>
    <w:lvl w:ilvl="8" w:tplc="280EE8E8">
      <w:numFmt w:val="decimal"/>
      <w:lvlText w:val=""/>
      <w:lvlJc w:val="left"/>
    </w:lvl>
  </w:abstractNum>
  <w:abstractNum w:abstractNumId="193">
    <w:nsid w:val="1C2427A1"/>
    <w:multiLevelType w:val="hybridMultilevel"/>
    <w:tmpl w:val="45308F18"/>
    <w:lvl w:ilvl="0" w:tplc="1DA8FA92">
      <w:start w:val="1"/>
      <w:numFmt w:val="upperLetter"/>
      <w:lvlText w:val="%1."/>
      <w:lvlJc w:val="left"/>
    </w:lvl>
    <w:lvl w:ilvl="1" w:tplc="7FBCCF1A">
      <w:numFmt w:val="decimal"/>
      <w:lvlText w:val=""/>
      <w:lvlJc w:val="left"/>
    </w:lvl>
    <w:lvl w:ilvl="2" w:tplc="A8404CA6">
      <w:numFmt w:val="decimal"/>
      <w:lvlText w:val=""/>
      <w:lvlJc w:val="left"/>
    </w:lvl>
    <w:lvl w:ilvl="3" w:tplc="E64207D0">
      <w:numFmt w:val="decimal"/>
      <w:lvlText w:val=""/>
      <w:lvlJc w:val="left"/>
    </w:lvl>
    <w:lvl w:ilvl="4" w:tplc="0B9C9B2C">
      <w:numFmt w:val="decimal"/>
      <w:lvlText w:val=""/>
      <w:lvlJc w:val="left"/>
    </w:lvl>
    <w:lvl w:ilvl="5" w:tplc="5C4A1176">
      <w:numFmt w:val="decimal"/>
      <w:lvlText w:val=""/>
      <w:lvlJc w:val="left"/>
    </w:lvl>
    <w:lvl w:ilvl="6" w:tplc="175EF19C">
      <w:numFmt w:val="decimal"/>
      <w:lvlText w:val=""/>
      <w:lvlJc w:val="left"/>
    </w:lvl>
    <w:lvl w:ilvl="7" w:tplc="AC1C62A8">
      <w:numFmt w:val="decimal"/>
      <w:lvlText w:val=""/>
      <w:lvlJc w:val="left"/>
    </w:lvl>
    <w:lvl w:ilvl="8" w:tplc="30FA5804">
      <w:numFmt w:val="decimal"/>
      <w:lvlText w:val=""/>
      <w:lvlJc w:val="left"/>
    </w:lvl>
  </w:abstractNum>
  <w:abstractNum w:abstractNumId="194">
    <w:nsid w:val="1C3F31CE"/>
    <w:multiLevelType w:val="hybridMultilevel"/>
    <w:tmpl w:val="50A07FE4"/>
    <w:lvl w:ilvl="0" w:tplc="BC9C5228">
      <w:start w:val="3"/>
      <w:numFmt w:val="upperLetter"/>
      <w:lvlText w:val="%1."/>
      <w:lvlJc w:val="left"/>
    </w:lvl>
    <w:lvl w:ilvl="1" w:tplc="429E0918">
      <w:numFmt w:val="decimal"/>
      <w:lvlText w:val=""/>
      <w:lvlJc w:val="left"/>
    </w:lvl>
    <w:lvl w:ilvl="2" w:tplc="455EB8DE">
      <w:numFmt w:val="decimal"/>
      <w:lvlText w:val=""/>
      <w:lvlJc w:val="left"/>
    </w:lvl>
    <w:lvl w:ilvl="3" w:tplc="D270BB58">
      <w:numFmt w:val="decimal"/>
      <w:lvlText w:val=""/>
      <w:lvlJc w:val="left"/>
    </w:lvl>
    <w:lvl w:ilvl="4" w:tplc="C7A215EC">
      <w:numFmt w:val="decimal"/>
      <w:lvlText w:val=""/>
      <w:lvlJc w:val="left"/>
    </w:lvl>
    <w:lvl w:ilvl="5" w:tplc="6D7EF64C">
      <w:numFmt w:val="decimal"/>
      <w:lvlText w:val=""/>
      <w:lvlJc w:val="left"/>
    </w:lvl>
    <w:lvl w:ilvl="6" w:tplc="7E9480E6">
      <w:numFmt w:val="decimal"/>
      <w:lvlText w:val=""/>
      <w:lvlJc w:val="left"/>
    </w:lvl>
    <w:lvl w:ilvl="7" w:tplc="87A0AE60">
      <w:numFmt w:val="decimal"/>
      <w:lvlText w:val=""/>
      <w:lvlJc w:val="left"/>
    </w:lvl>
    <w:lvl w:ilvl="8" w:tplc="489AA65A">
      <w:numFmt w:val="decimal"/>
      <w:lvlText w:val=""/>
      <w:lvlJc w:val="left"/>
    </w:lvl>
  </w:abstractNum>
  <w:abstractNum w:abstractNumId="195">
    <w:nsid w:val="1C618271"/>
    <w:multiLevelType w:val="hybridMultilevel"/>
    <w:tmpl w:val="9EB883A8"/>
    <w:lvl w:ilvl="0" w:tplc="5CEA0D22">
      <w:start w:val="1"/>
      <w:numFmt w:val="upperLetter"/>
      <w:lvlText w:val="%1."/>
      <w:lvlJc w:val="left"/>
    </w:lvl>
    <w:lvl w:ilvl="1" w:tplc="2C1EE266">
      <w:numFmt w:val="decimal"/>
      <w:lvlText w:val=""/>
      <w:lvlJc w:val="left"/>
    </w:lvl>
    <w:lvl w:ilvl="2" w:tplc="0E9266EA">
      <w:numFmt w:val="decimal"/>
      <w:lvlText w:val=""/>
      <w:lvlJc w:val="left"/>
    </w:lvl>
    <w:lvl w:ilvl="3" w:tplc="B1848854">
      <w:numFmt w:val="decimal"/>
      <w:lvlText w:val=""/>
      <w:lvlJc w:val="left"/>
    </w:lvl>
    <w:lvl w:ilvl="4" w:tplc="70FAAB74">
      <w:numFmt w:val="decimal"/>
      <w:lvlText w:val=""/>
      <w:lvlJc w:val="left"/>
    </w:lvl>
    <w:lvl w:ilvl="5" w:tplc="11E010CA">
      <w:numFmt w:val="decimal"/>
      <w:lvlText w:val=""/>
      <w:lvlJc w:val="left"/>
    </w:lvl>
    <w:lvl w:ilvl="6" w:tplc="8B18BB20">
      <w:numFmt w:val="decimal"/>
      <w:lvlText w:val=""/>
      <w:lvlJc w:val="left"/>
    </w:lvl>
    <w:lvl w:ilvl="7" w:tplc="3B882F22">
      <w:numFmt w:val="decimal"/>
      <w:lvlText w:val=""/>
      <w:lvlJc w:val="left"/>
    </w:lvl>
    <w:lvl w:ilvl="8" w:tplc="A7EE0670">
      <w:numFmt w:val="decimal"/>
      <w:lvlText w:val=""/>
      <w:lvlJc w:val="left"/>
    </w:lvl>
  </w:abstractNum>
  <w:abstractNum w:abstractNumId="196">
    <w:nsid w:val="1C67CB3D"/>
    <w:multiLevelType w:val="hybridMultilevel"/>
    <w:tmpl w:val="95E85458"/>
    <w:lvl w:ilvl="0" w:tplc="44DE8240">
      <w:start w:val="1"/>
      <w:numFmt w:val="upperLetter"/>
      <w:lvlText w:val="%1."/>
      <w:lvlJc w:val="left"/>
    </w:lvl>
    <w:lvl w:ilvl="1" w:tplc="34C25EB4">
      <w:numFmt w:val="decimal"/>
      <w:lvlText w:val=""/>
      <w:lvlJc w:val="left"/>
    </w:lvl>
    <w:lvl w:ilvl="2" w:tplc="ABD461D2">
      <w:numFmt w:val="decimal"/>
      <w:lvlText w:val=""/>
      <w:lvlJc w:val="left"/>
    </w:lvl>
    <w:lvl w:ilvl="3" w:tplc="307A3172">
      <w:numFmt w:val="decimal"/>
      <w:lvlText w:val=""/>
      <w:lvlJc w:val="left"/>
    </w:lvl>
    <w:lvl w:ilvl="4" w:tplc="52528352">
      <w:numFmt w:val="decimal"/>
      <w:lvlText w:val=""/>
      <w:lvlJc w:val="left"/>
    </w:lvl>
    <w:lvl w:ilvl="5" w:tplc="67F20B36">
      <w:numFmt w:val="decimal"/>
      <w:lvlText w:val=""/>
      <w:lvlJc w:val="left"/>
    </w:lvl>
    <w:lvl w:ilvl="6" w:tplc="80AA93D4">
      <w:numFmt w:val="decimal"/>
      <w:lvlText w:val=""/>
      <w:lvlJc w:val="left"/>
    </w:lvl>
    <w:lvl w:ilvl="7" w:tplc="B63462E6">
      <w:numFmt w:val="decimal"/>
      <w:lvlText w:val=""/>
      <w:lvlJc w:val="left"/>
    </w:lvl>
    <w:lvl w:ilvl="8" w:tplc="86C470B4">
      <w:numFmt w:val="decimal"/>
      <w:lvlText w:val=""/>
      <w:lvlJc w:val="left"/>
    </w:lvl>
  </w:abstractNum>
  <w:abstractNum w:abstractNumId="197">
    <w:nsid w:val="1C82652D"/>
    <w:multiLevelType w:val="hybridMultilevel"/>
    <w:tmpl w:val="F39084E8"/>
    <w:lvl w:ilvl="0" w:tplc="252461EE">
      <w:start w:val="1"/>
      <w:numFmt w:val="bullet"/>
      <w:lvlText w:val="•"/>
      <w:lvlJc w:val="left"/>
    </w:lvl>
    <w:lvl w:ilvl="1" w:tplc="784A1890">
      <w:numFmt w:val="decimal"/>
      <w:lvlText w:val=""/>
      <w:lvlJc w:val="left"/>
    </w:lvl>
    <w:lvl w:ilvl="2" w:tplc="9336E1E4">
      <w:numFmt w:val="decimal"/>
      <w:lvlText w:val=""/>
      <w:lvlJc w:val="left"/>
    </w:lvl>
    <w:lvl w:ilvl="3" w:tplc="7A80FF82">
      <w:numFmt w:val="decimal"/>
      <w:lvlText w:val=""/>
      <w:lvlJc w:val="left"/>
    </w:lvl>
    <w:lvl w:ilvl="4" w:tplc="E66E9384">
      <w:numFmt w:val="decimal"/>
      <w:lvlText w:val=""/>
      <w:lvlJc w:val="left"/>
    </w:lvl>
    <w:lvl w:ilvl="5" w:tplc="C6A4F7CC">
      <w:numFmt w:val="decimal"/>
      <w:lvlText w:val=""/>
      <w:lvlJc w:val="left"/>
    </w:lvl>
    <w:lvl w:ilvl="6" w:tplc="0A748344">
      <w:numFmt w:val="decimal"/>
      <w:lvlText w:val=""/>
      <w:lvlJc w:val="left"/>
    </w:lvl>
    <w:lvl w:ilvl="7" w:tplc="4BB4CD04">
      <w:numFmt w:val="decimal"/>
      <w:lvlText w:val=""/>
      <w:lvlJc w:val="left"/>
    </w:lvl>
    <w:lvl w:ilvl="8" w:tplc="B8B8028C">
      <w:numFmt w:val="decimal"/>
      <w:lvlText w:val=""/>
      <w:lvlJc w:val="left"/>
    </w:lvl>
  </w:abstractNum>
  <w:abstractNum w:abstractNumId="198">
    <w:nsid w:val="1C8A8ACF"/>
    <w:multiLevelType w:val="hybridMultilevel"/>
    <w:tmpl w:val="3E22EE52"/>
    <w:lvl w:ilvl="0" w:tplc="62AA84F6">
      <w:start w:val="1"/>
      <w:numFmt w:val="upperLetter"/>
      <w:lvlText w:val="%1."/>
      <w:lvlJc w:val="left"/>
    </w:lvl>
    <w:lvl w:ilvl="1" w:tplc="4110921A">
      <w:numFmt w:val="decimal"/>
      <w:lvlText w:val=""/>
      <w:lvlJc w:val="left"/>
    </w:lvl>
    <w:lvl w:ilvl="2" w:tplc="8124DEF6">
      <w:numFmt w:val="decimal"/>
      <w:lvlText w:val=""/>
      <w:lvlJc w:val="left"/>
    </w:lvl>
    <w:lvl w:ilvl="3" w:tplc="0E5C62E8">
      <w:numFmt w:val="decimal"/>
      <w:lvlText w:val=""/>
      <w:lvlJc w:val="left"/>
    </w:lvl>
    <w:lvl w:ilvl="4" w:tplc="FA9A820E">
      <w:numFmt w:val="decimal"/>
      <w:lvlText w:val=""/>
      <w:lvlJc w:val="left"/>
    </w:lvl>
    <w:lvl w:ilvl="5" w:tplc="D7766246">
      <w:numFmt w:val="decimal"/>
      <w:lvlText w:val=""/>
      <w:lvlJc w:val="left"/>
    </w:lvl>
    <w:lvl w:ilvl="6" w:tplc="92E83C3E">
      <w:numFmt w:val="decimal"/>
      <w:lvlText w:val=""/>
      <w:lvlJc w:val="left"/>
    </w:lvl>
    <w:lvl w:ilvl="7" w:tplc="745AFB6E">
      <w:numFmt w:val="decimal"/>
      <w:lvlText w:val=""/>
      <w:lvlJc w:val="left"/>
    </w:lvl>
    <w:lvl w:ilvl="8" w:tplc="6F2E9BBE">
      <w:numFmt w:val="decimal"/>
      <w:lvlText w:val=""/>
      <w:lvlJc w:val="left"/>
    </w:lvl>
  </w:abstractNum>
  <w:abstractNum w:abstractNumId="199">
    <w:nsid w:val="1CB9A581"/>
    <w:multiLevelType w:val="hybridMultilevel"/>
    <w:tmpl w:val="05D4E3EC"/>
    <w:lvl w:ilvl="0" w:tplc="91F60A88">
      <w:start w:val="9"/>
      <w:numFmt w:val="decimal"/>
      <w:lvlText w:val="%1."/>
      <w:lvlJc w:val="left"/>
    </w:lvl>
    <w:lvl w:ilvl="1" w:tplc="541E9EEC">
      <w:numFmt w:val="decimal"/>
      <w:lvlText w:val=""/>
      <w:lvlJc w:val="left"/>
    </w:lvl>
    <w:lvl w:ilvl="2" w:tplc="43187C80">
      <w:numFmt w:val="decimal"/>
      <w:lvlText w:val=""/>
      <w:lvlJc w:val="left"/>
    </w:lvl>
    <w:lvl w:ilvl="3" w:tplc="C7464ADE">
      <w:numFmt w:val="decimal"/>
      <w:lvlText w:val=""/>
      <w:lvlJc w:val="left"/>
    </w:lvl>
    <w:lvl w:ilvl="4" w:tplc="89225994">
      <w:numFmt w:val="decimal"/>
      <w:lvlText w:val=""/>
      <w:lvlJc w:val="left"/>
    </w:lvl>
    <w:lvl w:ilvl="5" w:tplc="1B224CE4">
      <w:numFmt w:val="decimal"/>
      <w:lvlText w:val=""/>
      <w:lvlJc w:val="left"/>
    </w:lvl>
    <w:lvl w:ilvl="6" w:tplc="17E86984">
      <w:numFmt w:val="decimal"/>
      <w:lvlText w:val=""/>
      <w:lvlJc w:val="left"/>
    </w:lvl>
    <w:lvl w:ilvl="7" w:tplc="438267AC">
      <w:numFmt w:val="decimal"/>
      <w:lvlText w:val=""/>
      <w:lvlJc w:val="left"/>
    </w:lvl>
    <w:lvl w:ilvl="8" w:tplc="926EEA40">
      <w:numFmt w:val="decimal"/>
      <w:lvlText w:val=""/>
      <w:lvlJc w:val="left"/>
    </w:lvl>
  </w:abstractNum>
  <w:abstractNum w:abstractNumId="200">
    <w:nsid w:val="1CC11C37"/>
    <w:multiLevelType w:val="hybridMultilevel"/>
    <w:tmpl w:val="0F4C158C"/>
    <w:lvl w:ilvl="0" w:tplc="1D28F9E0">
      <w:start w:val="1"/>
      <w:numFmt w:val="bullet"/>
      <w:lvlText w:val="("/>
      <w:lvlJc w:val="left"/>
    </w:lvl>
    <w:lvl w:ilvl="1" w:tplc="C7F6DD4C">
      <w:numFmt w:val="decimal"/>
      <w:lvlText w:val=""/>
      <w:lvlJc w:val="left"/>
    </w:lvl>
    <w:lvl w:ilvl="2" w:tplc="497C75F6">
      <w:numFmt w:val="decimal"/>
      <w:lvlText w:val=""/>
      <w:lvlJc w:val="left"/>
    </w:lvl>
    <w:lvl w:ilvl="3" w:tplc="DAFEFB7A">
      <w:numFmt w:val="decimal"/>
      <w:lvlText w:val=""/>
      <w:lvlJc w:val="left"/>
    </w:lvl>
    <w:lvl w:ilvl="4" w:tplc="0BB2204A">
      <w:numFmt w:val="decimal"/>
      <w:lvlText w:val=""/>
      <w:lvlJc w:val="left"/>
    </w:lvl>
    <w:lvl w:ilvl="5" w:tplc="0976303C">
      <w:numFmt w:val="decimal"/>
      <w:lvlText w:val=""/>
      <w:lvlJc w:val="left"/>
    </w:lvl>
    <w:lvl w:ilvl="6" w:tplc="F7D08DF6">
      <w:numFmt w:val="decimal"/>
      <w:lvlText w:val=""/>
      <w:lvlJc w:val="left"/>
    </w:lvl>
    <w:lvl w:ilvl="7" w:tplc="87CE515C">
      <w:numFmt w:val="decimal"/>
      <w:lvlText w:val=""/>
      <w:lvlJc w:val="left"/>
    </w:lvl>
    <w:lvl w:ilvl="8" w:tplc="AB2A0E3E">
      <w:numFmt w:val="decimal"/>
      <w:lvlText w:val=""/>
      <w:lvlJc w:val="left"/>
    </w:lvl>
  </w:abstractNum>
  <w:abstractNum w:abstractNumId="201">
    <w:nsid w:val="1D082837"/>
    <w:multiLevelType w:val="hybridMultilevel"/>
    <w:tmpl w:val="595EE51C"/>
    <w:lvl w:ilvl="0" w:tplc="0A801F2E">
      <w:start w:val="1"/>
      <w:numFmt w:val="decimal"/>
      <w:lvlText w:val="%1"/>
      <w:lvlJc w:val="left"/>
    </w:lvl>
    <w:lvl w:ilvl="1" w:tplc="B108F044">
      <w:start w:val="3"/>
      <w:numFmt w:val="lowerLetter"/>
      <w:lvlText w:val="%2)"/>
      <w:lvlJc w:val="left"/>
    </w:lvl>
    <w:lvl w:ilvl="2" w:tplc="137AA3A6">
      <w:numFmt w:val="decimal"/>
      <w:lvlText w:val=""/>
      <w:lvlJc w:val="left"/>
    </w:lvl>
    <w:lvl w:ilvl="3" w:tplc="A5FC62E6">
      <w:numFmt w:val="decimal"/>
      <w:lvlText w:val=""/>
      <w:lvlJc w:val="left"/>
    </w:lvl>
    <w:lvl w:ilvl="4" w:tplc="7D3027E4">
      <w:numFmt w:val="decimal"/>
      <w:lvlText w:val=""/>
      <w:lvlJc w:val="left"/>
    </w:lvl>
    <w:lvl w:ilvl="5" w:tplc="D8DC1B4A">
      <w:numFmt w:val="decimal"/>
      <w:lvlText w:val=""/>
      <w:lvlJc w:val="left"/>
    </w:lvl>
    <w:lvl w:ilvl="6" w:tplc="5386B8AA">
      <w:numFmt w:val="decimal"/>
      <w:lvlText w:val=""/>
      <w:lvlJc w:val="left"/>
    </w:lvl>
    <w:lvl w:ilvl="7" w:tplc="E16C96C0">
      <w:numFmt w:val="decimal"/>
      <w:lvlText w:val=""/>
      <w:lvlJc w:val="left"/>
    </w:lvl>
    <w:lvl w:ilvl="8" w:tplc="D4A8BE8C">
      <w:numFmt w:val="decimal"/>
      <w:lvlText w:val=""/>
      <w:lvlJc w:val="left"/>
    </w:lvl>
  </w:abstractNum>
  <w:abstractNum w:abstractNumId="202">
    <w:nsid w:val="1D701BFF"/>
    <w:multiLevelType w:val="hybridMultilevel"/>
    <w:tmpl w:val="57188DF0"/>
    <w:lvl w:ilvl="0" w:tplc="D3EC872E">
      <w:start w:val="3"/>
      <w:numFmt w:val="upperLetter"/>
      <w:lvlText w:val="%1."/>
      <w:lvlJc w:val="left"/>
    </w:lvl>
    <w:lvl w:ilvl="1" w:tplc="85F20FFC">
      <w:numFmt w:val="decimal"/>
      <w:lvlText w:val=""/>
      <w:lvlJc w:val="left"/>
    </w:lvl>
    <w:lvl w:ilvl="2" w:tplc="A1802B6C">
      <w:numFmt w:val="decimal"/>
      <w:lvlText w:val=""/>
      <w:lvlJc w:val="left"/>
    </w:lvl>
    <w:lvl w:ilvl="3" w:tplc="1EB8D294">
      <w:numFmt w:val="decimal"/>
      <w:lvlText w:val=""/>
      <w:lvlJc w:val="left"/>
    </w:lvl>
    <w:lvl w:ilvl="4" w:tplc="2A880CD0">
      <w:numFmt w:val="decimal"/>
      <w:lvlText w:val=""/>
      <w:lvlJc w:val="left"/>
    </w:lvl>
    <w:lvl w:ilvl="5" w:tplc="0A7EC540">
      <w:numFmt w:val="decimal"/>
      <w:lvlText w:val=""/>
      <w:lvlJc w:val="left"/>
    </w:lvl>
    <w:lvl w:ilvl="6" w:tplc="A4D8A388">
      <w:numFmt w:val="decimal"/>
      <w:lvlText w:val=""/>
      <w:lvlJc w:val="left"/>
    </w:lvl>
    <w:lvl w:ilvl="7" w:tplc="16B227A0">
      <w:numFmt w:val="decimal"/>
      <w:lvlText w:val=""/>
      <w:lvlJc w:val="left"/>
    </w:lvl>
    <w:lvl w:ilvl="8" w:tplc="73EE1350">
      <w:numFmt w:val="decimal"/>
      <w:lvlText w:val=""/>
      <w:lvlJc w:val="left"/>
    </w:lvl>
  </w:abstractNum>
  <w:abstractNum w:abstractNumId="203">
    <w:nsid w:val="1D86D5F5"/>
    <w:multiLevelType w:val="hybridMultilevel"/>
    <w:tmpl w:val="6B6EB826"/>
    <w:lvl w:ilvl="0" w:tplc="FBA8FAC6">
      <w:start w:val="1"/>
      <w:numFmt w:val="decimal"/>
      <w:lvlText w:val="%1."/>
      <w:lvlJc w:val="left"/>
    </w:lvl>
    <w:lvl w:ilvl="1" w:tplc="381CF2F4">
      <w:start w:val="1"/>
      <w:numFmt w:val="bullet"/>
      <w:lvlText w:val="−"/>
      <w:lvlJc w:val="left"/>
    </w:lvl>
    <w:lvl w:ilvl="2" w:tplc="142E9F94">
      <w:numFmt w:val="decimal"/>
      <w:lvlText w:val=""/>
      <w:lvlJc w:val="left"/>
    </w:lvl>
    <w:lvl w:ilvl="3" w:tplc="8B98E38E">
      <w:numFmt w:val="decimal"/>
      <w:lvlText w:val=""/>
      <w:lvlJc w:val="left"/>
    </w:lvl>
    <w:lvl w:ilvl="4" w:tplc="4D842234">
      <w:numFmt w:val="decimal"/>
      <w:lvlText w:val=""/>
      <w:lvlJc w:val="left"/>
    </w:lvl>
    <w:lvl w:ilvl="5" w:tplc="A3E6486E">
      <w:numFmt w:val="decimal"/>
      <w:lvlText w:val=""/>
      <w:lvlJc w:val="left"/>
    </w:lvl>
    <w:lvl w:ilvl="6" w:tplc="272AF4A2">
      <w:numFmt w:val="decimal"/>
      <w:lvlText w:val=""/>
      <w:lvlJc w:val="left"/>
    </w:lvl>
    <w:lvl w:ilvl="7" w:tplc="951CEE50">
      <w:numFmt w:val="decimal"/>
      <w:lvlText w:val=""/>
      <w:lvlJc w:val="left"/>
    </w:lvl>
    <w:lvl w:ilvl="8" w:tplc="120A8916">
      <w:numFmt w:val="decimal"/>
      <w:lvlText w:val=""/>
      <w:lvlJc w:val="left"/>
    </w:lvl>
  </w:abstractNum>
  <w:abstractNum w:abstractNumId="204">
    <w:nsid w:val="1DC4B111"/>
    <w:multiLevelType w:val="hybridMultilevel"/>
    <w:tmpl w:val="D89218D2"/>
    <w:lvl w:ilvl="0" w:tplc="9FDE88E2">
      <w:start w:val="1"/>
      <w:numFmt w:val="upperLetter"/>
      <w:lvlText w:val="%1."/>
      <w:lvlJc w:val="left"/>
    </w:lvl>
    <w:lvl w:ilvl="1" w:tplc="B7AA77D2">
      <w:numFmt w:val="decimal"/>
      <w:lvlText w:val=""/>
      <w:lvlJc w:val="left"/>
    </w:lvl>
    <w:lvl w:ilvl="2" w:tplc="3C56FF94">
      <w:numFmt w:val="decimal"/>
      <w:lvlText w:val=""/>
      <w:lvlJc w:val="left"/>
    </w:lvl>
    <w:lvl w:ilvl="3" w:tplc="83F01376">
      <w:numFmt w:val="decimal"/>
      <w:lvlText w:val=""/>
      <w:lvlJc w:val="left"/>
    </w:lvl>
    <w:lvl w:ilvl="4" w:tplc="FBC414F0">
      <w:numFmt w:val="decimal"/>
      <w:lvlText w:val=""/>
      <w:lvlJc w:val="left"/>
    </w:lvl>
    <w:lvl w:ilvl="5" w:tplc="9A4CE738">
      <w:numFmt w:val="decimal"/>
      <w:lvlText w:val=""/>
      <w:lvlJc w:val="left"/>
    </w:lvl>
    <w:lvl w:ilvl="6" w:tplc="0FE896CE">
      <w:numFmt w:val="decimal"/>
      <w:lvlText w:val=""/>
      <w:lvlJc w:val="left"/>
    </w:lvl>
    <w:lvl w:ilvl="7" w:tplc="C2364054">
      <w:numFmt w:val="decimal"/>
      <w:lvlText w:val=""/>
      <w:lvlJc w:val="left"/>
    </w:lvl>
    <w:lvl w:ilvl="8" w:tplc="483A2A80">
      <w:numFmt w:val="decimal"/>
      <w:lvlText w:val=""/>
      <w:lvlJc w:val="left"/>
    </w:lvl>
  </w:abstractNum>
  <w:abstractNum w:abstractNumId="205">
    <w:nsid w:val="1DCDF795"/>
    <w:multiLevelType w:val="hybridMultilevel"/>
    <w:tmpl w:val="A4CEEEB4"/>
    <w:lvl w:ilvl="0" w:tplc="186411F0">
      <w:start w:val="3"/>
      <w:numFmt w:val="upperLetter"/>
      <w:lvlText w:val="%1."/>
      <w:lvlJc w:val="left"/>
    </w:lvl>
    <w:lvl w:ilvl="1" w:tplc="6E541374">
      <w:numFmt w:val="decimal"/>
      <w:lvlText w:val=""/>
      <w:lvlJc w:val="left"/>
    </w:lvl>
    <w:lvl w:ilvl="2" w:tplc="A4F005AA">
      <w:numFmt w:val="decimal"/>
      <w:lvlText w:val=""/>
      <w:lvlJc w:val="left"/>
    </w:lvl>
    <w:lvl w:ilvl="3" w:tplc="BC1ABD66">
      <w:numFmt w:val="decimal"/>
      <w:lvlText w:val=""/>
      <w:lvlJc w:val="left"/>
    </w:lvl>
    <w:lvl w:ilvl="4" w:tplc="6824A09C">
      <w:numFmt w:val="decimal"/>
      <w:lvlText w:val=""/>
      <w:lvlJc w:val="left"/>
    </w:lvl>
    <w:lvl w:ilvl="5" w:tplc="09928C04">
      <w:numFmt w:val="decimal"/>
      <w:lvlText w:val=""/>
      <w:lvlJc w:val="left"/>
    </w:lvl>
    <w:lvl w:ilvl="6" w:tplc="F378D658">
      <w:numFmt w:val="decimal"/>
      <w:lvlText w:val=""/>
      <w:lvlJc w:val="left"/>
    </w:lvl>
    <w:lvl w:ilvl="7" w:tplc="6E6CBFC8">
      <w:numFmt w:val="decimal"/>
      <w:lvlText w:val=""/>
      <w:lvlJc w:val="left"/>
    </w:lvl>
    <w:lvl w:ilvl="8" w:tplc="E2C655AC">
      <w:numFmt w:val="decimal"/>
      <w:lvlText w:val=""/>
      <w:lvlJc w:val="left"/>
    </w:lvl>
  </w:abstractNum>
  <w:abstractNum w:abstractNumId="206">
    <w:nsid w:val="1E022BE9"/>
    <w:multiLevelType w:val="hybridMultilevel"/>
    <w:tmpl w:val="46DE3902"/>
    <w:lvl w:ilvl="0" w:tplc="7D440B54">
      <w:start w:val="6"/>
      <w:numFmt w:val="decimal"/>
      <w:lvlText w:val="%1."/>
      <w:lvlJc w:val="left"/>
    </w:lvl>
    <w:lvl w:ilvl="1" w:tplc="FBBE67F8">
      <w:numFmt w:val="decimal"/>
      <w:lvlText w:val=""/>
      <w:lvlJc w:val="left"/>
    </w:lvl>
    <w:lvl w:ilvl="2" w:tplc="21F2A320">
      <w:numFmt w:val="decimal"/>
      <w:lvlText w:val=""/>
      <w:lvlJc w:val="left"/>
    </w:lvl>
    <w:lvl w:ilvl="3" w:tplc="6C043AB2">
      <w:numFmt w:val="decimal"/>
      <w:lvlText w:val=""/>
      <w:lvlJc w:val="left"/>
    </w:lvl>
    <w:lvl w:ilvl="4" w:tplc="261A20F4">
      <w:numFmt w:val="decimal"/>
      <w:lvlText w:val=""/>
      <w:lvlJc w:val="left"/>
    </w:lvl>
    <w:lvl w:ilvl="5" w:tplc="9CE6BA5E">
      <w:numFmt w:val="decimal"/>
      <w:lvlText w:val=""/>
      <w:lvlJc w:val="left"/>
    </w:lvl>
    <w:lvl w:ilvl="6" w:tplc="580C52D4">
      <w:numFmt w:val="decimal"/>
      <w:lvlText w:val=""/>
      <w:lvlJc w:val="left"/>
    </w:lvl>
    <w:lvl w:ilvl="7" w:tplc="06F0837E">
      <w:numFmt w:val="decimal"/>
      <w:lvlText w:val=""/>
      <w:lvlJc w:val="left"/>
    </w:lvl>
    <w:lvl w:ilvl="8" w:tplc="1DF25110">
      <w:numFmt w:val="decimal"/>
      <w:lvlText w:val=""/>
      <w:lvlJc w:val="left"/>
    </w:lvl>
  </w:abstractNum>
  <w:abstractNum w:abstractNumId="207">
    <w:nsid w:val="1E0491CD"/>
    <w:multiLevelType w:val="hybridMultilevel"/>
    <w:tmpl w:val="F5904EA4"/>
    <w:lvl w:ilvl="0" w:tplc="3A1E1B6A">
      <w:start w:val="1"/>
      <w:numFmt w:val="bullet"/>
      <w:lvlText w:val="•"/>
      <w:lvlJc w:val="left"/>
    </w:lvl>
    <w:lvl w:ilvl="1" w:tplc="09CE8722">
      <w:numFmt w:val="decimal"/>
      <w:lvlText w:val=""/>
      <w:lvlJc w:val="left"/>
    </w:lvl>
    <w:lvl w:ilvl="2" w:tplc="B2CA9FDC">
      <w:numFmt w:val="decimal"/>
      <w:lvlText w:val=""/>
      <w:lvlJc w:val="left"/>
    </w:lvl>
    <w:lvl w:ilvl="3" w:tplc="45AE749C">
      <w:numFmt w:val="decimal"/>
      <w:lvlText w:val=""/>
      <w:lvlJc w:val="left"/>
    </w:lvl>
    <w:lvl w:ilvl="4" w:tplc="FEBC2F52">
      <w:numFmt w:val="decimal"/>
      <w:lvlText w:val=""/>
      <w:lvlJc w:val="left"/>
    </w:lvl>
    <w:lvl w:ilvl="5" w:tplc="C4523556">
      <w:numFmt w:val="decimal"/>
      <w:lvlText w:val=""/>
      <w:lvlJc w:val="left"/>
    </w:lvl>
    <w:lvl w:ilvl="6" w:tplc="738C2A2C">
      <w:numFmt w:val="decimal"/>
      <w:lvlText w:val=""/>
      <w:lvlJc w:val="left"/>
    </w:lvl>
    <w:lvl w:ilvl="7" w:tplc="1D50F344">
      <w:numFmt w:val="decimal"/>
      <w:lvlText w:val=""/>
      <w:lvlJc w:val="left"/>
    </w:lvl>
    <w:lvl w:ilvl="8" w:tplc="35123CD2">
      <w:numFmt w:val="decimal"/>
      <w:lvlText w:val=""/>
      <w:lvlJc w:val="left"/>
    </w:lvl>
  </w:abstractNum>
  <w:abstractNum w:abstractNumId="208">
    <w:nsid w:val="1E1C83A1"/>
    <w:multiLevelType w:val="hybridMultilevel"/>
    <w:tmpl w:val="5C7EA864"/>
    <w:lvl w:ilvl="0" w:tplc="A84028FE">
      <w:start w:val="1"/>
      <w:numFmt w:val="decimal"/>
      <w:lvlText w:val="%1."/>
      <w:lvlJc w:val="left"/>
    </w:lvl>
    <w:lvl w:ilvl="1" w:tplc="E4A07F76">
      <w:numFmt w:val="decimal"/>
      <w:lvlText w:val=""/>
      <w:lvlJc w:val="left"/>
    </w:lvl>
    <w:lvl w:ilvl="2" w:tplc="47B69A00">
      <w:numFmt w:val="decimal"/>
      <w:lvlText w:val=""/>
      <w:lvlJc w:val="left"/>
    </w:lvl>
    <w:lvl w:ilvl="3" w:tplc="5680DFCA">
      <w:numFmt w:val="decimal"/>
      <w:lvlText w:val=""/>
      <w:lvlJc w:val="left"/>
    </w:lvl>
    <w:lvl w:ilvl="4" w:tplc="F566F866">
      <w:numFmt w:val="decimal"/>
      <w:lvlText w:val=""/>
      <w:lvlJc w:val="left"/>
    </w:lvl>
    <w:lvl w:ilvl="5" w:tplc="F99C9A08">
      <w:numFmt w:val="decimal"/>
      <w:lvlText w:val=""/>
      <w:lvlJc w:val="left"/>
    </w:lvl>
    <w:lvl w:ilvl="6" w:tplc="B4C2084A">
      <w:numFmt w:val="decimal"/>
      <w:lvlText w:val=""/>
      <w:lvlJc w:val="left"/>
    </w:lvl>
    <w:lvl w:ilvl="7" w:tplc="3A040170">
      <w:numFmt w:val="decimal"/>
      <w:lvlText w:val=""/>
      <w:lvlJc w:val="left"/>
    </w:lvl>
    <w:lvl w:ilvl="8" w:tplc="9D58E050">
      <w:numFmt w:val="decimal"/>
      <w:lvlText w:val=""/>
      <w:lvlJc w:val="left"/>
    </w:lvl>
  </w:abstractNum>
  <w:abstractNum w:abstractNumId="209">
    <w:nsid w:val="1E22BCB2"/>
    <w:multiLevelType w:val="hybridMultilevel"/>
    <w:tmpl w:val="4D2A9E4E"/>
    <w:lvl w:ilvl="0" w:tplc="87146F7C">
      <w:start w:val="2"/>
      <w:numFmt w:val="decimal"/>
      <w:lvlText w:val="%1."/>
      <w:lvlJc w:val="left"/>
    </w:lvl>
    <w:lvl w:ilvl="1" w:tplc="697C2EB2">
      <w:numFmt w:val="decimal"/>
      <w:lvlText w:val=""/>
      <w:lvlJc w:val="left"/>
    </w:lvl>
    <w:lvl w:ilvl="2" w:tplc="E054B76C">
      <w:numFmt w:val="decimal"/>
      <w:lvlText w:val=""/>
      <w:lvlJc w:val="left"/>
    </w:lvl>
    <w:lvl w:ilvl="3" w:tplc="5CDCE132">
      <w:numFmt w:val="decimal"/>
      <w:lvlText w:val=""/>
      <w:lvlJc w:val="left"/>
    </w:lvl>
    <w:lvl w:ilvl="4" w:tplc="DA8CB3AC">
      <w:numFmt w:val="decimal"/>
      <w:lvlText w:val=""/>
      <w:lvlJc w:val="left"/>
    </w:lvl>
    <w:lvl w:ilvl="5" w:tplc="52F4CFA6">
      <w:numFmt w:val="decimal"/>
      <w:lvlText w:val=""/>
      <w:lvlJc w:val="left"/>
    </w:lvl>
    <w:lvl w:ilvl="6" w:tplc="C12C643E">
      <w:numFmt w:val="decimal"/>
      <w:lvlText w:val=""/>
      <w:lvlJc w:val="left"/>
    </w:lvl>
    <w:lvl w:ilvl="7" w:tplc="1812C5DC">
      <w:numFmt w:val="decimal"/>
      <w:lvlText w:val=""/>
      <w:lvlJc w:val="left"/>
    </w:lvl>
    <w:lvl w:ilvl="8" w:tplc="32B6B8E8">
      <w:numFmt w:val="decimal"/>
      <w:lvlText w:val=""/>
      <w:lvlJc w:val="left"/>
    </w:lvl>
  </w:abstractNum>
  <w:abstractNum w:abstractNumId="210">
    <w:nsid w:val="1E41098A"/>
    <w:multiLevelType w:val="hybridMultilevel"/>
    <w:tmpl w:val="2C96CB7A"/>
    <w:lvl w:ilvl="0" w:tplc="8760F792">
      <w:start w:val="1"/>
      <w:numFmt w:val="upperLetter"/>
      <w:lvlText w:val="%1."/>
      <w:lvlJc w:val="left"/>
    </w:lvl>
    <w:lvl w:ilvl="1" w:tplc="256E3D18">
      <w:start w:val="1"/>
      <w:numFmt w:val="bullet"/>
      <w:lvlText w:val="−"/>
      <w:lvlJc w:val="left"/>
    </w:lvl>
    <w:lvl w:ilvl="2" w:tplc="2340DA3A">
      <w:numFmt w:val="decimal"/>
      <w:lvlText w:val=""/>
      <w:lvlJc w:val="left"/>
    </w:lvl>
    <w:lvl w:ilvl="3" w:tplc="65BC601C">
      <w:numFmt w:val="decimal"/>
      <w:lvlText w:val=""/>
      <w:lvlJc w:val="left"/>
    </w:lvl>
    <w:lvl w:ilvl="4" w:tplc="959AD0B6">
      <w:numFmt w:val="decimal"/>
      <w:lvlText w:val=""/>
      <w:lvlJc w:val="left"/>
    </w:lvl>
    <w:lvl w:ilvl="5" w:tplc="5CB4F5A4">
      <w:numFmt w:val="decimal"/>
      <w:lvlText w:val=""/>
      <w:lvlJc w:val="left"/>
    </w:lvl>
    <w:lvl w:ilvl="6" w:tplc="51662B3E">
      <w:numFmt w:val="decimal"/>
      <w:lvlText w:val=""/>
      <w:lvlJc w:val="left"/>
    </w:lvl>
    <w:lvl w:ilvl="7" w:tplc="33442804">
      <w:numFmt w:val="decimal"/>
      <w:lvlText w:val=""/>
      <w:lvlJc w:val="left"/>
    </w:lvl>
    <w:lvl w:ilvl="8" w:tplc="93186654">
      <w:numFmt w:val="decimal"/>
      <w:lvlText w:val=""/>
      <w:lvlJc w:val="left"/>
    </w:lvl>
  </w:abstractNum>
  <w:abstractNum w:abstractNumId="211">
    <w:nsid w:val="1EE6AF0D"/>
    <w:multiLevelType w:val="hybridMultilevel"/>
    <w:tmpl w:val="46E05C74"/>
    <w:lvl w:ilvl="0" w:tplc="29C02628">
      <w:start w:val="3"/>
      <w:numFmt w:val="upperLetter"/>
      <w:lvlText w:val="%1."/>
      <w:lvlJc w:val="left"/>
    </w:lvl>
    <w:lvl w:ilvl="1" w:tplc="400699D4">
      <w:numFmt w:val="decimal"/>
      <w:lvlText w:val=""/>
      <w:lvlJc w:val="left"/>
    </w:lvl>
    <w:lvl w:ilvl="2" w:tplc="F83825E4">
      <w:numFmt w:val="decimal"/>
      <w:lvlText w:val=""/>
      <w:lvlJc w:val="left"/>
    </w:lvl>
    <w:lvl w:ilvl="3" w:tplc="154EA924">
      <w:numFmt w:val="decimal"/>
      <w:lvlText w:val=""/>
      <w:lvlJc w:val="left"/>
    </w:lvl>
    <w:lvl w:ilvl="4" w:tplc="695C455A">
      <w:numFmt w:val="decimal"/>
      <w:lvlText w:val=""/>
      <w:lvlJc w:val="left"/>
    </w:lvl>
    <w:lvl w:ilvl="5" w:tplc="144C2DD8">
      <w:numFmt w:val="decimal"/>
      <w:lvlText w:val=""/>
      <w:lvlJc w:val="left"/>
    </w:lvl>
    <w:lvl w:ilvl="6" w:tplc="4622F30A">
      <w:numFmt w:val="decimal"/>
      <w:lvlText w:val=""/>
      <w:lvlJc w:val="left"/>
    </w:lvl>
    <w:lvl w:ilvl="7" w:tplc="5CC6B19C">
      <w:numFmt w:val="decimal"/>
      <w:lvlText w:val=""/>
      <w:lvlJc w:val="left"/>
    </w:lvl>
    <w:lvl w:ilvl="8" w:tplc="40CC53B0">
      <w:numFmt w:val="decimal"/>
      <w:lvlText w:val=""/>
      <w:lvlJc w:val="left"/>
    </w:lvl>
  </w:abstractNum>
  <w:abstractNum w:abstractNumId="212">
    <w:nsid w:val="1F2BEA4E"/>
    <w:multiLevelType w:val="hybridMultilevel"/>
    <w:tmpl w:val="ECCE5298"/>
    <w:lvl w:ilvl="0" w:tplc="EFCE6176">
      <w:start w:val="2"/>
      <w:numFmt w:val="decimal"/>
      <w:lvlText w:val="%1."/>
      <w:lvlJc w:val="left"/>
    </w:lvl>
    <w:lvl w:ilvl="1" w:tplc="5D24B4BC">
      <w:numFmt w:val="decimal"/>
      <w:lvlText w:val=""/>
      <w:lvlJc w:val="left"/>
    </w:lvl>
    <w:lvl w:ilvl="2" w:tplc="42124016">
      <w:numFmt w:val="decimal"/>
      <w:lvlText w:val=""/>
      <w:lvlJc w:val="left"/>
    </w:lvl>
    <w:lvl w:ilvl="3" w:tplc="D5A49778">
      <w:numFmt w:val="decimal"/>
      <w:lvlText w:val=""/>
      <w:lvlJc w:val="left"/>
    </w:lvl>
    <w:lvl w:ilvl="4" w:tplc="4456F3D8">
      <w:numFmt w:val="decimal"/>
      <w:lvlText w:val=""/>
      <w:lvlJc w:val="left"/>
    </w:lvl>
    <w:lvl w:ilvl="5" w:tplc="5E9AC34C">
      <w:numFmt w:val="decimal"/>
      <w:lvlText w:val=""/>
      <w:lvlJc w:val="left"/>
    </w:lvl>
    <w:lvl w:ilvl="6" w:tplc="EB361832">
      <w:numFmt w:val="decimal"/>
      <w:lvlText w:val=""/>
      <w:lvlJc w:val="left"/>
    </w:lvl>
    <w:lvl w:ilvl="7" w:tplc="B62E805E">
      <w:numFmt w:val="decimal"/>
      <w:lvlText w:val=""/>
      <w:lvlJc w:val="left"/>
    </w:lvl>
    <w:lvl w:ilvl="8" w:tplc="34B2ECE6">
      <w:numFmt w:val="decimal"/>
      <w:lvlText w:val=""/>
      <w:lvlJc w:val="left"/>
    </w:lvl>
  </w:abstractNum>
  <w:abstractNum w:abstractNumId="213">
    <w:nsid w:val="1F3847FC"/>
    <w:multiLevelType w:val="hybridMultilevel"/>
    <w:tmpl w:val="AF249D68"/>
    <w:lvl w:ilvl="0" w:tplc="4DC61FEC">
      <w:start w:val="1"/>
      <w:numFmt w:val="bullet"/>
      <w:lvlText w:val="в"/>
      <w:lvlJc w:val="left"/>
    </w:lvl>
    <w:lvl w:ilvl="1" w:tplc="07ACA926">
      <w:start w:val="1"/>
      <w:numFmt w:val="bullet"/>
      <w:lvlText w:val="•"/>
      <w:lvlJc w:val="left"/>
    </w:lvl>
    <w:lvl w:ilvl="2" w:tplc="9C6200DE">
      <w:numFmt w:val="decimal"/>
      <w:lvlText w:val=""/>
      <w:lvlJc w:val="left"/>
    </w:lvl>
    <w:lvl w:ilvl="3" w:tplc="AF6EB764">
      <w:numFmt w:val="decimal"/>
      <w:lvlText w:val=""/>
      <w:lvlJc w:val="left"/>
    </w:lvl>
    <w:lvl w:ilvl="4" w:tplc="22C42CE0">
      <w:numFmt w:val="decimal"/>
      <w:lvlText w:val=""/>
      <w:lvlJc w:val="left"/>
    </w:lvl>
    <w:lvl w:ilvl="5" w:tplc="1082A2C4">
      <w:numFmt w:val="decimal"/>
      <w:lvlText w:val=""/>
      <w:lvlJc w:val="left"/>
    </w:lvl>
    <w:lvl w:ilvl="6" w:tplc="AC6E6F7C">
      <w:numFmt w:val="decimal"/>
      <w:lvlText w:val=""/>
      <w:lvlJc w:val="left"/>
    </w:lvl>
    <w:lvl w:ilvl="7" w:tplc="6750F318">
      <w:numFmt w:val="decimal"/>
      <w:lvlText w:val=""/>
      <w:lvlJc w:val="left"/>
    </w:lvl>
    <w:lvl w:ilvl="8" w:tplc="895C186C">
      <w:numFmt w:val="decimal"/>
      <w:lvlText w:val=""/>
      <w:lvlJc w:val="left"/>
    </w:lvl>
  </w:abstractNum>
  <w:abstractNum w:abstractNumId="214">
    <w:nsid w:val="1F7F42E2"/>
    <w:multiLevelType w:val="hybridMultilevel"/>
    <w:tmpl w:val="5C8AA4CE"/>
    <w:lvl w:ilvl="0" w:tplc="EDD2470A">
      <w:start w:val="1"/>
      <w:numFmt w:val="bullet"/>
      <w:lvlText w:val="В"/>
      <w:lvlJc w:val="left"/>
    </w:lvl>
    <w:lvl w:ilvl="1" w:tplc="BB764764">
      <w:numFmt w:val="decimal"/>
      <w:lvlText w:val=""/>
      <w:lvlJc w:val="left"/>
    </w:lvl>
    <w:lvl w:ilvl="2" w:tplc="20B0501C">
      <w:numFmt w:val="decimal"/>
      <w:lvlText w:val=""/>
      <w:lvlJc w:val="left"/>
    </w:lvl>
    <w:lvl w:ilvl="3" w:tplc="CD62B8FC">
      <w:numFmt w:val="decimal"/>
      <w:lvlText w:val=""/>
      <w:lvlJc w:val="left"/>
    </w:lvl>
    <w:lvl w:ilvl="4" w:tplc="12022E70">
      <w:numFmt w:val="decimal"/>
      <w:lvlText w:val=""/>
      <w:lvlJc w:val="left"/>
    </w:lvl>
    <w:lvl w:ilvl="5" w:tplc="09BEFB66">
      <w:numFmt w:val="decimal"/>
      <w:lvlText w:val=""/>
      <w:lvlJc w:val="left"/>
    </w:lvl>
    <w:lvl w:ilvl="6" w:tplc="32929618">
      <w:numFmt w:val="decimal"/>
      <w:lvlText w:val=""/>
      <w:lvlJc w:val="left"/>
    </w:lvl>
    <w:lvl w:ilvl="7" w:tplc="B11E45C8">
      <w:numFmt w:val="decimal"/>
      <w:lvlText w:val=""/>
      <w:lvlJc w:val="left"/>
    </w:lvl>
    <w:lvl w:ilvl="8" w:tplc="5D4EF94A">
      <w:numFmt w:val="decimal"/>
      <w:lvlText w:val=""/>
      <w:lvlJc w:val="left"/>
    </w:lvl>
  </w:abstractNum>
  <w:abstractNum w:abstractNumId="215">
    <w:nsid w:val="1F8C83AB"/>
    <w:multiLevelType w:val="hybridMultilevel"/>
    <w:tmpl w:val="7F101588"/>
    <w:lvl w:ilvl="0" w:tplc="51A0BECE">
      <w:start w:val="3"/>
      <w:numFmt w:val="upperLetter"/>
      <w:lvlText w:val="%1."/>
      <w:lvlJc w:val="left"/>
    </w:lvl>
    <w:lvl w:ilvl="1" w:tplc="608EA802">
      <w:start w:val="1"/>
      <w:numFmt w:val="bullet"/>
      <w:lvlText w:val="−"/>
      <w:lvlJc w:val="left"/>
    </w:lvl>
    <w:lvl w:ilvl="2" w:tplc="FBB878D0">
      <w:numFmt w:val="decimal"/>
      <w:lvlText w:val=""/>
      <w:lvlJc w:val="left"/>
    </w:lvl>
    <w:lvl w:ilvl="3" w:tplc="2FDECF08">
      <w:numFmt w:val="decimal"/>
      <w:lvlText w:val=""/>
      <w:lvlJc w:val="left"/>
    </w:lvl>
    <w:lvl w:ilvl="4" w:tplc="0A62B4D0">
      <w:numFmt w:val="decimal"/>
      <w:lvlText w:val=""/>
      <w:lvlJc w:val="left"/>
    </w:lvl>
    <w:lvl w:ilvl="5" w:tplc="FE24334C">
      <w:numFmt w:val="decimal"/>
      <w:lvlText w:val=""/>
      <w:lvlJc w:val="left"/>
    </w:lvl>
    <w:lvl w:ilvl="6" w:tplc="3760BD7E">
      <w:numFmt w:val="decimal"/>
      <w:lvlText w:val=""/>
      <w:lvlJc w:val="left"/>
    </w:lvl>
    <w:lvl w:ilvl="7" w:tplc="12B0698E">
      <w:numFmt w:val="decimal"/>
      <w:lvlText w:val=""/>
      <w:lvlJc w:val="left"/>
    </w:lvl>
    <w:lvl w:ilvl="8" w:tplc="CFA68B6A">
      <w:numFmt w:val="decimal"/>
      <w:lvlText w:val=""/>
      <w:lvlJc w:val="left"/>
    </w:lvl>
  </w:abstractNum>
  <w:abstractNum w:abstractNumId="216">
    <w:nsid w:val="1F9D5C18"/>
    <w:multiLevelType w:val="hybridMultilevel"/>
    <w:tmpl w:val="705AAA76"/>
    <w:lvl w:ilvl="0" w:tplc="265AD2AA">
      <w:start w:val="6"/>
      <w:numFmt w:val="decimal"/>
      <w:lvlText w:val="%1."/>
      <w:lvlJc w:val="left"/>
    </w:lvl>
    <w:lvl w:ilvl="1" w:tplc="669AAB68">
      <w:numFmt w:val="decimal"/>
      <w:lvlText w:val=""/>
      <w:lvlJc w:val="left"/>
    </w:lvl>
    <w:lvl w:ilvl="2" w:tplc="531E3DA8">
      <w:numFmt w:val="decimal"/>
      <w:lvlText w:val=""/>
      <w:lvlJc w:val="left"/>
    </w:lvl>
    <w:lvl w:ilvl="3" w:tplc="C0CAB722">
      <w:numFmt w:val="decimal"/>
      <w:lvlText w:val=""/>
      <w:lvlJc w:val="left"/>
    </w:lvl>
    <w:lvl w:ilvl="4" w:tplc="0C6AA6C0">
      <w:numFmt w:val="decimal"/>
      <w:lvlText w:val=""/>
      <w:lvlJc w:val="left"/>
    </w:lvl>
    <w:lvl w:ilvl="5" w:tplc="94F4DFEC">
      <w:numFmt w:val="decimal"/>
      <w:lvlText w:val=""/>
      <w:lvlJc w:val="left"/>
    </w:lvl>
    <w:lvl w:ilvl="6" w:tplc="065A29DA">
      <w:numFmt w:val="decimal"/>
      <w:lvlText w:val=""/>
      <w:lvlJc w:val="left"/>
    </w:lvl>
    <w:lvl w:ilvl="7" w:tplc="F5488952">
      <w:numFmt w:val="decimal"/>
      <w:lvlText w:val=""/>
      <w:lvlJc w:val="left"/>
    </w:lvl>
    <w:lvl w:ilvl="8" w:tplc="9BA806A4">
      <w:numFmt w:val="decimal"/>
      <w:lvlText w:val=""/>
      <w:lvlJc w:val="left"/>
    </w:lvl>
  </w:abstractNum>
  <w:abstractNum w:abstractNumId="217">
    <w:nsid w:val="1FA33267"/>
    <w:multiLevelType w:val="hybridMultilevel"/>
    <w:tmpl w:val="48A8B404"/>
    <w:lvl w:ilvl="0" w:tplc="7696B2C2">
      <w:start w:val="1"/>
      <w:numFmt w:val="upperLetter"/>
      <w:lvlText w:val="%1."/>
      <w:lvlJc w:val="left"/>
    </w:lvl>
    <w:lvl w:ilvl="1" w:tplc="366E8614">
      <w:numFmt w:val="decimal"/>
      <w:lvlText w:val=""/>
      <w:lvlJc w:val="left"/>
    </w:lvl>
    <w:lvl w:ilvl="2" w:tplc="3058F0E2">
      <w:numFmt w:val="decimal"/>
      <w:lvlText w:val=""/>
      <w:lvlJc w:val="left"/>
    </w:lvl>
    <w:lvl w:ilvl="3" w:tplc="AFD05A66">
      <w:numFmt w:val="decimal"/>
      <w:lvlText w:val=""/>
      <w:lvlJc w:val="left"/>
    </w:lvl>
    <w:lvl w:ilvl="4" w:tplc="7194AA9A">
      <w:numFmt w:val="decimal"/>
      <w:lvlText w:val=""/>
      <w:lvlJc w:val="left"/>
    </w:lvl>
    <w:lvl w:ilvl="5" w:tplc="4FAE5B22">
      <w:numFmt w:val="decimal"/>
      <w:lvlText w:val=""/>
      <w:lvlJc w:val="left"/>
    </w:lvl>
    <w:lvl w:ilvl="6" w:tplc="7D2A1048">
      <w:numFmt w:val="decimal"/>
      <w:lvlText w:val=""/>
      <w:lvlJc w:val="left"/>
    </w:lvl>
    <w:lvl w:ilvl="7" w:tplc="FBF6ADBE">
      <w:numFmt w:val="decimal"/>
      <w:lvlText w:val=""/>
      <w:lvlJc w:val="left"/>
    </w:lvl>
    <w:lvl w:ilvl="8" w:tplc="F036D466">
      <w:numFmt w:val="decimal"/>
      <w:lvlText w:val=""/>
      <w:lvlJc w:val="left"/>
    </w:lvl>
  </w:abstractNum>
  <w:abstractNum w:abstractNumId="218">
    <w:nsid w:val="1FBD3AA3"/>
    <w:multiLevelType w:val="hybridMultilevel"/>
    <w:tmpl w:val="7158CBC0"/>
    <w:lvl w:ilvl="0" w:tplc="409AC9CE">
      <w:start w:val="3"/>
      <w:numFmt w:val="upperLetter"/>
      <w:lvlText w:val="%1."/>
      <w:lvlJc w:val="left"/>
    </w:lvl>
    <w:lvl w:ilvl="1" w:tplc="A13C21C8">
      <w:numFmt w:val="decimal"/>
      <w:lvlText w:val=""/>
      <w:lvlJc w:val="left"/>
    </w:lvl>
    <w:lvl w:ilvl="2" w:tplc="5E822904">
      <w:numFmt w:val="decimal"/>
      <w:lvlText w:val=""/>
      <w:lvlJc w:val="left"/>
    </w:lvl>
    <w:lvl w:ilvl="3" w:tplc="F4947476">
      <w:numFmt w:val="decimal"/>
      <w:lvlText w:val=""/>
      <w:lvlJc w:val="left"/>
    </w:lvl>
    <w:lvl w:ilvl="4" w:tplc="305A40E4">
      <w:numFmt w:val="decimal"/>
      <w:lvlText w:val=""/>
      <w:lvlJc w:val="left"/>
    </w:lvl>
    <w:lvl w:ilvl="5" w:tplc="D6200CFE">
      <w:numFmt w:val="decimal"/>
      <w:lvlText w:val=""/>
      <w:lvlJc w:val="left"/>
    </w:lvl>
    <w:lvl w:ilvl="6" w:tplc="E17A8630">
      <w:numFmt w:val="decimal"/>
      <w:lvlText w:val=""/>
      <w:lvlJc w:val="left"/>
    </w:lvl>
    <w:lvl w:ilvl="7" w:tplc="676033B8">
      <w:numFmt w:val="decimal"/>
      <w:lvlText w:val=""/>
      <w:lvlJc w:val="left"/>
    </w:lvl>
    <w:lvl w:ilvl="8" w:tplc="62328954">
      <w:numFmt w:val="decimal"/>
      <w:lvlText w:val=""/>
      <w:lvlJc w:val="left"/>
    </w:lvl>
  </w:abstractNum>
  <w:abstractNum w:abstractNumId="219">
    <w:nsid w:val="1FE7D17D"/>
    <w:multiLevelType w:val="hybridMultilevel"/>
    <w:tmpl w:val="67FA38F4"/>
    <w:lvl w:ilvl="0" w:tplc="3BC8DD26">
      <w:start w:val="1"/>
      <w:numFmt w:val="bullet"/>
      <w:lvlText w:val="В"/>
      <w:lvlJc w:val="left"/>
    </w:lvl>
    <w:lvl w:ilvl="1" w:tplc="8A100B1C">
      <w:numFmt w:val="decimal"/>
      <w:lvlText w:val=""/>
      <w:lvlJc w:val="left"/>
    </w:lvl>
    <w:lvl w:ilvl="2" w:tplc="6C7E887A">
      <w:numFmt w:val="decimal"/>
      <w:lvlText w:val=""/>
      <w:lvlJc w:val="left"/>
    </w:lvl>
    <w:lvl w:ilvl="3" w:tplc="26D63F10">
      <w:numFmt w:val="decimal"/>
      <w:lvlText w:val=""/>
      <w:lvlJc w:val="left"/>
    </w:lvl>
    <w:lvl w:ilvl="4" w:tplc="CA080A0C">
      <w:numFmt w:val="decimal"/>
      <w:lvlText w:val=""/>
      <w:lvlJc w:val="left"/>
    </w:lvl>
    <w:lvl w:ilvl="5" w:tplc="D4625B22">
      <w:numFmt w:val="decimal"/>
      <w:lvlText w:val=""/>
      <w:lvlJc w:val="left"/>
    </w:lvl>
    <w:lvl w:ilvl="6" w:tplc="7E82BBDA">
      <w:numFmt w:val="decimal"/>
      <w:lvlText w:val=""/>
      <w:lvlJc w:val="left"/>
    </w:lvl>
    <w:lvl w:ilvl="7" w:tplc="0A9E8CDC">
      <w:numFmt w:val="decimal"/>
      <w:lvlText w:val=""/>
      <w:lvlJc w:val="left"/>
    </w:lvl>
    <w:lvl w:ilvl="8" w:tplc="580EA4C4">
      <w:numFmt w:val="decimal"/>
      <w:lvlText w:val=""/>
      <w:lvlJc w:val="left"/>
    </w:lvl>
  </w:abstractNum>
  <w:abstractNum w:abstractNumId="220">
    <w:nsid w:val="2040AF63"/>
    <w:multiLevelType w:val="hybridMultilevel"/>
    <w:tmpl w:val="910AC08C"/>
    <w:lvl w:ilvl="0" w:tplc="6E5E9B9E">
      <w:start w:val="1"/>
      <w:numFmt w:val="decimal"/>
      <w:lvlText w:val="%1."/>
      <w:lvlJc w:val="left"/>
    </w:lvl>
    <w:lvl w:ilvl="1" w:tplc="8CB0AF4C">
      <w:numFmt w:val="decimal"/>
      <w:lvlText w:val=""/>
      <w:lvlJc w:val="left"/>
    </w:lvl>
    <w:lvl w:ilvl="2" w:tplc="93E098F0">
      <w:numFmt w:val="decimal"/>
      <w:lvlText w:val=""/>
      <w:lvlJc w:val="left"/>
    </w:lvl>
    <w:lvl w:ilvl="3" w:tplc="C1542564">
      <w:numFmt w:val="decimal"/>
      <w:lvlText w:val=""/>
      <w:lvlJc w:val="left"/>
    </w:lvl>
    <w:lvl w:ilvl="4" w:tplc="E220A100">
      <w:numFmt w:val="decimal"/>
      <w:lvlText w:val=""/>
      <w:lvlJc w:val="left"/>
    </w:lvl>
    <w:lvl w:ilvl="5" w:tplc="ECD08BC8">
      <w:numFmt w:val="decimal"/>
      <w:lvlText w:val=""/>
      <w:lvlJc w:val="left"/>
    </w:lvl>
    <w:lvl w:ilvl="6" w:tplc="0A744D5C">
      <w:numFmt w:val="decimal"/>
      <w:lvlText w:val=""/>
      <w:lvlJc w:val="left"/>
    </w:lvl>
    <w:lvl w:ilvl="7" w:tplc="31EEF55A">
      <w:numFmt w:val="decimal"/>
      <w:lvlText w:val=""/>
      <w:lvlJc w:val="left"/>
    </w:lvl>
    <w:lvl w:ilvl="8" w:tplc="312CC12C">
      <w:numFmt w:val="decimal"/>
      <w:lvlText w:val=""/>
      <w:lvlJc w:val="left"/>
    </w:lvl>
  </w:abstractNum>
  <w:abstractNum w:abstractNumId="221">
    <w:nsid w:val="20530E7B"/>
    <w:multiLevelType w:val="hybridMultilevel"/>
    <w:tmpl w:val="7652A3C0"/>
    <w:lvl w:ilvl="0" w:tplc="68808730">
      <w:start w:val="1"/>
      <w:numFmt w:val="decimal"/>
      <w:lvlText w:val="%1."/>
      <w:lvlJc w:val="left"/>
    </w:lvl>
    <w:lvl w:ilvl="1" w:tplc="B8BEF9A4">
      <w:start w:val="1"/>
      <w:numFmt w:val="bullet"/>
      <w:lvlText w:val="−"/>
      <w:lvlJc w:val="left"/>
    </w:lvl>
    <w:lvl w:ilvl="2" w:tplc="C46020AA">
      <w:numFmt w:val="decimal"/>
      <w:lvlText w:val=""/>
      <w:lvlJc w:val="left"/>
    </w:lvl>
    <w:lvl w:ilvl="3" w:tplc="9E50D1A2">
      <w:numFmt w:val="decimal"/>
      <w:lvlText w:val=""/>
      <w:lvlJc w:val="left"/>
    </w:lvl>
    <w:lvl w:ilvl="4" w:tplc="CB924348">
      <w:numFmt w:val="decimal"/>
      <w:lvlText w:val=""/>
      <w:lvlJc w:val="left"/>
    </w:lvl>
    <w:lvl w:ilvl="5" w:tplc="A1C214C6">
      <w:numFmt w:val="decimal"/>
      <w:lvlText w:val=""/>
      <w:lvlJc w:val="left"/>
    </w:lvl>
    <w:lvl w:ilvl="6" w:tplc="5534393A">
      <w:numFmt w:val="decimal"/>
      <w:lvlText w:val=""/>
      <w:lvlJc w:val="left"/>
    </w:lvl>
    <w:lvl w:ilvl="7" w:tplc="D3120F4E">
      <w:numFmt w:val="decimal"/>
      <w:lvlText w:val=""/>
      <w:lvlJc w:val="left"/>
    </w:lvl>
    <w:lvl w:ilvl="8" w:tplc="8364FD8E">
      <w:numFmt w:val="decimal"/>
      <w:lvlText w:val=""/>
      <w:lvlJc w:val="left"/>
    </w:lvl>
  </w:abstractNum>
  <w:abstractNum w:abstractNumId="222">
    <w:nsid w:val="20913E41"/>
    <w:multiLevelType w:val="hybridMultilevel"/>
    <w:tmpl w:val="BE3CBE76"/>
    <w:lvl w:ilvl="0" w:tplc="4C908B26">
      <w:start w:val="4"/>
      <w:numFmt w:val="decimal"/>
      <w:lvlText w:val="%1."/>
      <w:lvlJc w:val="left"/>
    </w:lvl>
    <w:lvl w:ilvl="1" w:tplc="B5C28CAE">
      <w:numFmt w:val="decimal"/>
      <w:lvlText w:val=""/>
      <w:lvlJc w:val="left"/>
    </w:lvl>
    <w:lvl w:ilvl="2" w:tplc="8A6A6D52">
      <w:numFmt w:val="decimal"/>
      <w:lvlText w:val=""/>
      <w:lvlJc w:val="left"/>
    </w:lvl>
    <w:lvl w:ilvl="3" w:tplc="7824828A">
      <w:numFmt w:val="decimal"/>
      <w:lvlText w:val=""/>
      <w:lvlJc w:val="left"/>
    </w:lvl>
    <w:lvl w:ilvl="4" w:tplc="73FAAF44">
      <w:numFmt w:val="decimal"/>
      <w:lvlText w:val=""/>
      <w:lvlJc w:val="left"/>
    </w:lvl>
    <w:lvl w:ilvl="5" w:tplc="3B56D362">
      <w:numFmt w:val="decimal"/>
      <w:lvlText w:val=""/>
      <w:lvlJc w:val="left"/>
    </w:lvl>
    <w:lvl w:ilvl="6" w:tplc="F82E937A">
      <w:numFmt w:val="decimal"/>
      <w:lvlText w:val=""/>
      <w:lvlJc w:val="left"/>
    </w:lvl>
    <w:lvl w:ilvl="7" w:tplc="2278B208">
      <w:numFmt w:val="decimal"/>
      <w:lvlText w:val=""/>
      <w:lvlJc w:val="left"/>
    </w:lvl>
    <w:lvl w:ilvl="8" w:tplc="788048FC">
      <w:numFmt w:val="decimal"/>
      <w:lvlText w:val=""/>
      <w:lvlJc w:val="left"/>
    </w:lvl>
  </w:abstractNum>
  <w:abstractNum w:abstractNumId="223">
    <w:nsid w:val="20A0C5E2"/>
    <w:multiLevelType w:val="hybridMultilevel"/>
    <w:tmpl w:val="F1FCD052"/>
    <w:lvl w:ilvl="0" w:tplc="5D087E1A">
      <w:start w:val="1"/>
      <w:numFmt w:val="upperLetter"/>
      <w:lvlText w:val="%1."/>
      <w:lvlJc w:val="left"/>
    </w:lvl>
    <w:lvl w:ilvl="1" w:tplc="3B8E27A8">
      <w:numFmt w:val="decimal"/>
      <w:lvlText w:val=""/>
      <w:lvlJc w:val="left"/>
    </w:lvl>
    <w:lvl w:ilvl="2" w:tplc="BBB8FCF6">
      <w:numFmt w:val="decimal"/>
      <w:lvlText w:val=""/>
      <w:lvlJc w:val="left"/>
    </w:lvl>
    <w:lvl w:ilvl="3" w:tplc="F5F8B586">
      <w:numFmt w:val="decimal"/>
      <w:lvlText w:val=""/>
      <w:lvlJc w:val="left"/>
    </w:lvl>
    <w:lvl w:ilvl="4" w:tplc="7E8A018C">
      <w:numFmt w:val="decimal"/>
      <w:lvlText w:val=""/>
      <w:lvlJc w:val="left"/>
    </w:lvl>
    <w:lvl w:ilvl="5" w:tplc="B4944618">
      <w:numFmt w:val="decimal"/>
      <w:lvlText w:val=""/>
      <w:lvlJc w:val="left"/>
    </w:lvl>
    <w:lvl w:ilvl="6" w:tplc="840C1EAA">
      <w:numFmt w:val="decimal"/>
      <w:lvlText w:val=""/>
      <w:lvlJc w:val="left"/>
    </w:lvl>
    <w:lvl w:ilvl="7" w:tplc="A3FC6FCC">
      <w:numFmt w:val="decimal"/>
      <w:lvlText w:val=""/>
      <w:lvlJc w:val="left"/>
    </w:lvl>
    <w:lvl w:ilvl="8" w:tplc="52469C86">
      <w:numFmt w:val="decimal"/>
      <w:lvlText w:val=""/>
      <w:lvlJc w:val="left"/>
    </w:lvl>
  </w:abstractNum>
  <w:abstractNum w:abstractNumId="224">
    <w:nsid w:val="20D49DA3"/>
    <w:multiLevelType w:val="hybridMultilevel"/>
    <w:tmpl w:val="75F6BC4C"/>
    <w:lvl w:ilvl="0" w:tplc="32B6E9D8">
      <w:start w:val="1"/>
      <w:numFmt w:val="decimal"/>
      <w:lvlText w:val="%1."/>
      <w:lvlJc w:val="left"/>
    </w:lvl>
    <w:lvl w:ilvl="1" w:tplc="810C1270">
      <w:start w:val="1"/>
      <w:numFmt w:val="bullet"/>
      <w:lvlText w:val="−"/>
      <w:lvlJc w:val="left"/>
    </w:lvl>
    <w:lvl w:ilvl="2" w:tplc="A280AB26">
      <w:numFmt w:val="decimal"/>
      <w:lvlText w:val=""/>
      <w:lvlJc w:val="left"/>
    </w:lvl>
    <w:lvl w:ilvl="3" w:tplc="571A0964">
      <w:numFmt w:val="decimal"/>
      <w:lvlText w:val=""/>
      <w:lvlJc w:val="left"/>
    </w:lvl>
    <w:lvl w:ilvl="4" w:tplc="8D16EE96">
      <w:numFmt w:val="decimal"/>
      <w:lvlText w:val=""/>
      <w:lvlJc w:val="left"/>
    </w:lvl>
    <w:lvl w:ilvl="5" w:tplc="A2E6FD22">
      <w:numFmt w:val="decimal"/>
      <w:lvlText w:val=""/>
      <w:lvlJc w:val="left"/>
    </w:lvl>
    <w:lvl w:ilvl="6" w:tplc="86C0D314">
      <w:numFmt w:val="decimal"/>
      <w:lvlText w:val=""/>
      <w:lvlJc w:val="left"/>
    </w:lvl>
    <w:lvl w:ilvl="7" w:tplc="25E66246">
      <w:numFmt w:val="decimal"/>
      <w:lvlText w:val=""/>
      <w:lvlJc w:val="left"/>
    </w:lvl>
    <w:lvl w:ilvl="8" w:tplc="7F4E4342">
      <w:numFmt w:val="decimal"/>
      <w:lvlText w:val=""/>
      <w:lvlJc w:val="left"/>
    </w:lvl>
  </w:abstractNum>
  <w:abstractNum w:abstractNumId="225">
    <w:nsid w:val="20D7B9B5"/>
    <w:multiLevelType w:val="hybridMultilevel"/>
    <w:tmpl w:val="0A1071EA"/>
    <w:lvl w:ilvl="0" w:tplc="82AC80A8">
      <w:start w:val="1"/>
      <w:numFmt w:val="decimal"/>
      <w:lvlText w:val="%1."/>
      <w:lvlJc w:val="left"/>
    </w:lvl>
    <w:lvl w:ilvl="1" w:tplc="1DC8DEA4">
      <w:numFmt w:val="decimal"/>
      <w:lvlText w:val=""/>
      <w:lvlJc w:val="left"/>
    </w:lvl>
    <w:lvl w:ilvl="2" w:tplc="CB10C692">
      <w:numFmt w:val="decimal"/>
      <w:lvlText w:val=""/>
      <w:lvlJc w:val="left"/>
    </w:lvl>
    <w:lvl w:ilvl="3" w:tplc="763AF376">
      <w:numFmt w:val="decimal"/>
      <w:lvlText w:val=""/>
      <w:lvlJc w:val="left"/>
    </w:lvl>
    <w:lvl w:ilvl="4" w:tplc="854ACA92">
      <w:numFmt w:val="decimal"/>
      <w:lvlText w:val=""/>
      <w:lvlJc w:val="left"/>
    </w:lvl>
    <w:lvl w:ilvl="5" w:tplc="E6E8193E">
      <w:numFmt w:val="decimal"/>
      <w:lvlText w:val=""/>
      <w:lvlJc w:val="left"/>
    </w:lvl>
    <w:lvl w:ilvl="6" w:tplc="CEC4EB9C">
      <w:numFmt w:val="decimal"/>
      <w:lvlText w:val=""/>
      <w:lvlJc w:val="left"/>
    </w:lvl>
    <w:lvl w:ilvl="7" w:tplc="4614D604">
      <w:numFmt w:val="decimal"/>
      <w:lvlText w:val=""/>
      <w:lvlJc w:val="left"/>
    </w:lvl>
    <w:lvl w:ilvl="8" w:tplc="D7CC6E74">
      <w:numFmt w:val="decimal"/>
      <w:lvlText w:val=""/>
      <w:lvlJc w:val="left"/>
    </w:lvl>
  </w:abstractNum>
  <w:abstractNum w:abstractNumId="226">
    <w:nsid w:val="20DAABD1"/>
    <w:multiLevelType w:val="hybridMultilevel"/>
    <w:tmpl w:val="B590EDC4"/>
    <w:lvl w:ilvl="0" w:tplc="25E87DF8">
      <w:start w:val="3"/>
      <w:numFmt w:val="upperLetter"/>
      <w:lvlText w:val="%1."/>
      <w:lvlJc w:val="left"/>
    </w:lvl>
    <w:lvl w:ilvl="1" w:tplc="10C0E77C">
      <w:numFmt w:val="decimal"/>
      <w:lvlText w:val=""/>
      <w:lvlJc w:val="left"/>
    </w:lvl>
    <w:lvl w:ilvl="2" w:tplc="3A7C2CF6">
      <w:numFmt w:val="decimal"/>
      <w:lvlText w:val=""/>
      <w:lvlJc w:val="left"/>
    </w:lvl>
    <w:lvl w:ilvl="3" w:tplc="609CC4F8">
      <w:numFmt w:val="decimal"/>
      <w:lvlText w:val=""/>
      <w:lvlJc w:val="left"/>
    </w:lvl>
    <w:lvl w:ilvl="4" w:tplc="F7425372">
      <w:numFmt w:val="decimal"/>
      <w:lvlText w:val=""/>
      <w:lvlJc w:val="left"/>
    </w:lvl>
    <w:lvl w:ilvl="5" w:tplc="9AC04C80">
      <w:numFmt w:val="decimal"/>
      <w:lvlText w:val=""/>
      <w:lvlJc w:val="left"/>
    </w:lvl>
    <w:lvl w:ilvl="6" w:tplc="2F3A3426">
      <w:numFmt w:val="decimal"/>
      <w:lvlText w:val=""/>
      <w:lvlJc w:val="left"/>
    </w:lvl>
    <w:lvl w:ilvl="7" w:tplc="E4567980">
      <w:numFmt w:val="decimal"/>
      <w:lvlText w:val=""/>
      <w:lvlJc w:val="left"/>
    </w:lvl>
    <w:lvl w:ilvl="8" w:tplc="94DE8F3C">
      <w:numFmt w:val="decimal"/>
      <w:lvlText w:val=""/>
      <w:lvlJc w:val="left"/>
    </w:lvl>
  </w:abstractNum>
  <w:abstractNum w:abstractNumId="227">
    <w:nsid w:val="210E8FA8"/>
    <w:multiLevelType w:val="hybridMultilevel"/>
    <w:tmpl w:val="FD20369E"/>
    <w:lvl w:ilvl="0" w:tplc="D232795C">
      <w:start w:val="6"/>
      <w:numFmt w:val="decimal"/>
      <w:lvlText w:val="%1."/>
      <w:lvlJc w:val="left"/>
    </w:lvl>
    <w:lvl w:ilvl="1" w:tplc="442A684E">
      <w:numFmt w:val="decimal"/>
      <w:lvlText w:val=""/>
      <w:lvlJc w:val="left"/>
    </w:lvl>
    <w:lvl w:ilvl="2" w:tplc="CEB20910">
      <w:numFmt w:val="decimal"/>
      <w:lvlText w:val=""/>
      <w:lvlJc w:val="left"/>
    </w:lvl>
    <w:lvl w:ilvl="3" w:tplc="14741980">
      <w:numFmt w:val="decimal"/>
      <w:lvlText w:val=""/>
      <w:lvlJc w:val="left"/>
    </w:lvl>
    <w:lvl w:ilvl="4" w:tplc="CD802FC8">
      <w:numFmt w:val="decimal"/>
      <w:lvlText w:val=""/>
      <w:lvlJc w:val="left"/>
    </w:lvl>
    <w:lvl w:ilvl="5" w:tplc="58CE57B4">
      <w:numFmt w:val="decimal"/>
      <w:lvlText w:val=""/>
      <w:lvlJc w:val="left"/>
    </w:lvl>
    <w:lvl w:ilvl="6" w:tplc="16CE38FC">
      <w:numFmt w:val="decimal"/>
      <w:lvlText w:val=""/>
      <w:lvlJc w:val="left"/>
    </w:lvl>
    <w:lvl w:ilvl="7" w:tplc="8A02E7C8">
      <w:numFmt w:val="decimal"/>
      <w:lvlText w:val=""/>
      <w:lvlJc w:val="left"/>
    </w:lvl>
    <w:lvl w:ilvl="8" w:tplc="68807474">
      <w:numFmt w:val="decimal"/>
      <w:lvlText w:val=""/>
      <w:lvlJc w:val="left"/>
    </w:lvl>
  </w:abstractNum>
  <w:abstractNum w:abstractNumId="228">
    <w:nsid w:val="21856507"/>
    <w:multiLevelType w:val="hybridMultilevel"/>
    <w:tmpl w:val="2368D3E0"/>
    <w:lvl w:ilvl="0" w:tplc="CB92360C">
      <w:start w:val="1"/>
      <w:numFmt w:val="upperLetter"/>
      <w:lvlText w:val="%1."/>
      <w:lvlJc w:val="left"/>
    </w:lvl>
    <w:lvl w:ilvl="1" w:tplc="D9A048FE">
      <w:start w:val="1"/>
      <w:numFmt w:val="decimal"/>
      <w:lvlText w:val="%2)"/>
      <w:lvlJc w:val="left"/>
    </w:lvl>
    <w:lvl w:ilvl="2" w:tplc="B99ADFEA">
      <w:numFmt w:val="decimal"/>
      <w:lvlText w:val=""/>
      <w:lvlJc w:val="left"/>
    </w:lvl>
    <w:lvl w:ilvl="3" w:tplc="AFBE823A">
      <w:numFmt w:val="decimal"/>
      <w:lvlText w:val=""/>
      <w:lvlJc w:val="left"/>
    </w:lvl>
    <w:lvl w:ilvl="4" w:tplc="69E61A66">
      <w:numFmt w:val="decimal"/>
      <w:lvlText w:val=""/>
      <w:lvlJc w:val="left"/>
    </w:lvl>
    <w:lvl w:ilvl="5" w:tplc="4448D514">
      <w:numFmt w:val="decimal"/>
      <w:lvlText w:val=""/>
      <w:lvlJc w:val="left"/>
    </w:lvl>
    <w:lvl w:ilvl="6" w:tplc="027CAD5E">
      <w:numFmt w:val="decimal"/>
      <w:lvlText w:val=""/>
      <w:lvlJc w:val="left"/>
    </w:lvl>
    <w:lvl w:ilvl="7" w:tplc="9AEAAF66">
      <w:numFmt w:val="decimal"/>
      <w:lvlText w:val=""/>
      <w:lvlJc w:val="left"/>
    </w:lvl>
    <w:lvl w:ilvl="8" w:tplc="7E085698">
      <w:numFmt w:val="decimal"/>
      <w:lvlText w:val=""/>
      <w:lvlJc w:val="left"/>
    </w:lvl>
  </w:abstractNum>
  <w:abstractNum w:abstractNumId="229">
    <w:nsid w:val="21857A57"/>
    <w:multiLevelType w:val="hybridMultilevel"/>
    <w:tmpl w:val="3BEC32C6"/>
    <w:lvl w:ilvl="0" w:tplc="3C945180">
      <w:start w:val="1"/>
      <w:numFmt w:val="upperLetter"/>
      <w:lvlText w:val="%1."/>
      <w:lvlJc w:val="left"/>
    </w:lvl>
    <w:lvl w:ilvl="1" w:tplc="3322F2E8">
      <w:numFmt w:val="decimal"/>
      <w:lvlText w:val=""/>
      <w:lvlJc w:val="left"/>
    </w:lvl>
    <w:lvl w:ilvl="2" w:tplc="3AAAFECE">
      <w:numFmt w:val="decimal"/>
      <w:lvlText w:val=""/>
      <w:lvlJc w:val="left"/>
    </w:lvl>
    <w:lvl w:ilvl="3" w:tplc="D5AA6636">
      <w:numFmt w:val="decimal"/>
      <w:lvlText w:val=""/>
      <w:lvlJc w:val="left"/>
    </w:lvl>
    <w:lvl w:ilvl="4" w:tplc="7AF8F81A">
      <w:numFmt w:val="decimal"/>
      <w:lvlText w:val=""/>
      <w:lvlJc w:val="left"/>
    </w:lvl>
    <w:lvl w:ilvl="5" w:tplc="84C87F24">
      <w:numFmt w:val="decimal"/>
      <w:lvlText w:val=""/>
      <w:lvlJc w:val="left"/>
    </w:lvl>
    <w:lvl w:ilvl="6" w:tplc="287A32B0">
      <w:numFmt w:val="decimal"/>
      <w:lvlText w:val=""/>
      <w:lvlJc w:val="left"/>
    </w:lvl>
    <w:lvl w:ilvl="7" w:tplc="EE0CCBF4">
      <w:numFmt w:val="decimal"/>
      <w:lvlText w:val=""/>
      <w:lvlJc w:val="left"/>
    </w:lvl>
    <w:lvl w:ilvl="8" w:tplc="D06659B4">
      <w:numFmt w:val="decimal"/>
      <w:lvlText w:val=""/>
      <w:lvlJc w:val="left"/>
    </w:lvl>
  </w:abstractNum>
  <w:abstractNum w:abstractNumId="230">
    <w:nsid w:val="21BE2F84"/>
    <w:multiLevelType w:val="hybridMultilevel"/>
    <w:tmpl w:val="E9C499E2"/>
    <w:lvl w:ilvl="0" w:tplc="020A9902">
      <w:start w:val="1"/>
      <w:numFmt w:val="bullet"/>
      <w:lvlText w:val="•"/>
      <w:lvlJc w:val="left"/>
    </w:lvl>
    <w:lvl w:ilvl="1" w:tplc="490CD022">
      <w:numFmt w:val="decimal"/>
      <w:lvlText w:val=""/>
      <w:lvlJc w:val="left"/>
    </w:lvl>
    <w:lvl w:ilvl="2" w:tplc="3E8609CC">
      <w:numFmt w:val="decimal"/>
      <w:lvlText w:val=""/>
      <w:lvlJc w:val="left"/>
    </w:lvl>
    <w:lvl w:ilvl="3" w:tplc="518CEB92">
      <w:numFmt w:val="decimal"/>
      <w:lvlText w:val=""/>
      <w:lvlJc w:val="left"/>
    </w:lvl>
    <w:lvl w:ilvl="4" w:tplc="E6362C98">
      <w:numFmt w:val="decimal"/>
      <w:lvlText w:val=""/>
      <w:lvlJc w:val="left"/>
    </w:lvl>
    <w:lvl w:ilvl="5" w:tplc="47480CEA">
      <w:numFmt w:val="decimal"/>
      <w:lvlText w:val=""/>
      <w:lvlJc w:val="left"/>
    </w:lvl>
    <w:lvl w:ilvl="6" w:tplc="C3FC2F4A">
      <w:numFmt w:val="decimal"/>
      <w:lvlText w:val=""/>
      <w:lvlJc w:val="left"/>
    </w:lvl>
    <w:lvl w:ilvl="7" w:tplc="72D25A1E">
      <w:numFmt w:val="decimal"/>
      <w:lvlText w:val=""/>
      <w:lvlJc w:val="left"/>
    </w:lvl>
    <w:lvl w:ilvl="8" w:tplc="C79EB5F4">
      <w:numFmt w:val="decimal"/>
      <w:lvlText w:val=""/>
      <w:lvlJc w:val="left"/>
    </w:lvl>
  </w:abstractNum>
  <w:abstractNum w:abstractNumId="231">
    <w:nsid w:val="21DCDBA0"/>
    <w:multiLevelType w:val="hybridMultilevel"/>
    <w:tmpl w:val="19AE9802"/>
    <w:lvl w:ilvl="0" w:tplc="F3FE11D2">
      <w:start w:val="3"/>
      <w:numFmt w:val="upperLetter"/>
      <w:lvlText w:val="%1."/>
      <w:lvlJc w:val="left"/>
    </w:lvl>
    <w:lvl w:ilvl="1" w:tplc="03B808CE">
      <w:numFmt w:val="decimal"/>
      <w:lvlText w:val=""/>
      <w:lvlJc w:val="left"/>
    </w:lvl>
    <w:lvl w:ilvl="2" w:tplc="2B6AF020">
      <w:numFmt w:val="decimal"/>
      <w:lvlText w:val=""/>
      <w:lvlJc w:val="left"/>
    </w:lvl>
    <w:lvl w:ilvl="3" w:tplc="B6D6AB92">
      <w:numFmt w:val="decimal"/>
      <w:lvlText w:val=""/>
      <w:lvlJc w:val="left"/>
    </w:lvl>
    <w:lvl w:ilvl="4" w:tplc="B0CE58F4">
      <w:numFmt w:val="decimal"/>
      <w:lvlText w:val=""/>
      <w:lvlJc w:val="left"/>
    </w:lvl>
    <w:lvl w:ilvl="5" w:tplc="1E48150E">
      <w:numFmt w:val="decimal"/>
      <w:lvlText w:val=""/>
      <w:lvlJc w:val="left"/>
    </w:lvl>
    <w:lvl w:ilvl="6" w:tplc="15A81BC2">
      <w:numFmt w:val="decimal"/>
      <w:lvlText w:val=""/>
      <w:lvlJc w:val="left"/>
    </w:lvl>
    <w:lvl w:ilvl="7" w:tplc="6AA4B20C">
      <w:numFmt w:val="decimal"/>
      <w:lvlText w:val=""/>
      <w:lvlJc w:val="left"/>
    </w:lvl>
    <w:lvl w:ilvl="8" w:tplc="04E6540A">
      <w:numFmt w:val="decimal"/>
      <w:lvlText w:val=""/>
      <w:lvlJc w:val="left"/>
    </w:lvl>
  </w:abstractNum>
  <w:abstractNum w:abstractNumId="232">
    <w:nsid w:val="21DF319E"/>
    <w:multiLevelType w:val="hybridMultilevel"/>
    <w:tmpl w:val="C66A450C"/>
    <w:lvl w:ilvl="0" w:tplc="28FCB930">
      <w:start w:val="5"/>
      <w:numFmt w:val="decimal"/>
      <w:lvlText w:val="%1."/>
      <w:lvlJc w:val="left"/>
    </w:lvl>
    <w:lvl w:ilvl="1" w:tplc="18EC5C42">
      <w:numFmt w:val="decimal"/>
      <w:lvlText w:val=""/>
      <w:lvlJc w:val="left"/>
    </w:lvl>
    <w:lvl w:ilvl="2" w:tplc="C336939A">
      <w:numFmt w:val="decimal"/>
      <w:lvlText w:val=""/>
      <w:lvlJc w:val="left"/>
    </w:lvl>
    <w:lvl w:ilvl="3" w:tplc="03E846E0">
      <w:numFmt w:val="decimal"/>
      <w:lvlText w:val=""/>
      <w:lvlJc w:val="left"/>
    </w:lvl>
    <w:lvl w:ilvl="4" w:tplc="8C0420A2">
      <w:numFmt w:val="decimal"/>
      <w:lvlText w:val=""/>
      <w:lvlJc w:val="left"/>
    </w:lvl>
    <w:lvl w:ilvl="5" w:tplc="4A82DBFE">
      <w:numFmt w:val="decimal"/>
      <w:lvlText w:val=""/>
      <w:lvlJc w:val="left"/>
    </w:lvl>
    <w:lvl w:ilvl="6" w:tplc="1E389C94">
      <w:numFmt w:val="decimal"/>
      <w:lvlText w:val=""/>
      <w:lvlJc w:val="left"/>
    </w:lvl>
    <w:lvl w:ilvl="7" w:tplc="4D3C4D5E">
      <w:numFmt w:val="decimal"/>
      <w:lvlText w:val=""/>
      <w:lvlJc w:val="left"/>
    </w:lvl>
    <w:lvl w:ilvl="8" w:tplc="5D5ACEF6">
      <w:numFmt w:val="decimal"/>
      <w:lvlText w:val=""/>
      <w:lvlJc w:val="left"/>
    </w:lvl>
  </w:abstractNum>
  <w:abstractNum w:abstractNumId="233">
    <w:nsid w:val="220655C4"/>
    <w:multiLevelType w:val="hybridMultilevel"/>
    <w:tmpl w:val="66CC2ED8"/>
    <w:lvl w:ilvl="0" w:tplc="610A1E1E">
      <w:start w:val="2"/>
      <w:numFmt w:val="upperLetter"/>
      <w:lvlText w:val="%1."/>
      <w:lvlJc w:val="left"/>
    </w:lvl>
    <w:lvl w:ilvl="1" w:tplc="CEBA681E">
      <w:numFmt w:val="decimal"/>
      <w:lvlText w:val=""/>
      <w:lvlJc w:val="left"/>
    </w:lvl>
    <w:lvl w:ilvl="2" w:tplc="B6684EEA">
      <w:numFmt w:val="decimal"/>
      <w:lvlText w:val=""/>
      <w:lvlJc w:val="left"/>
    </w:lvl>
    <w:lvl w:ilvl="3" w:tplc="FB3233CE">
      <w:numFmt w:val="decimal"/>
      <w:lvlText w:val=""/>
      <w:lvlJc w:val="left"/>
    </w:lvl>
    <w:lvl w:ilvl="4" w:tplc="E02A6144">
      <w:numFmt w:val="decimal"/>
      <w:lvlText w:val=""/>
      <w:lvlJc w:val="left"/>
    </w:lvl>
    <w:lvl w:ilvl="5" w:tplc="D33E81D6">
      <w:numFmt w:val="decimal"/>
      <w:lvlText w:val=""/>
      <w:lvlJc w:val="left"/>
    </w:lvl>
    <w:lvl w:ilvl="6" w:tplc="6546C228">
      <w:numFmt w:val="decimal"/>
      <w:lvlText w:val=""/>
      <w:lvlJc w:val="left"/>
    </w:lvl>
    <w:lvl w:ilvl="7" w:tplc="1FA8D57E">
      <w:numFmt w:val="decimal"/>
      <w:lvlText w:val=""/>
      <w:lvlJc w:val="left"/>
    </w:lvl>
    <w:lvl w:ilvl="8" w:tplc="F18E80C8">
      <w:numFmt w:val="decimal"/>
      <w:lvlText w:val=""/>
      <w:lvlJc w:val="left"/>
    </w:lvl>
  </w:abstractNum>
  <w:abstractNum w:abstractNumId="234">
    <w:nsid w:val="222FC865"/>
    <w:multiLevelType w:val="hybridMultilevel"/>
    <w:tmpl w:val="95CC3D44"/>
    <w:lvl w:ilvl="0" w:tplc="B2A4B48A">
      <w:start w:val="5"/>
      <w:numFmt w:val="decimal"/>
      <w:lvlText w:val="%1."/>
      <w:lvlJc w:val="left"/>
    </w:lvl>
    <w:lvl w:ilvl="1" w:tplc="C056486C">
      <w:numFmt w:val="decimal"/>
      <w:lvlText w:val=""/>
      <w:lvlJc w:val="left"/>
    </w:lvl>
    <w:lvl w:ilvl="2" w:tplc="C7DE4016">
      <w:numFmt w:val="decimal"/>
      <w:lvlText w:val=""/>
      <w:lvlJc w:val="left"/>
    </w:lvl>
    <w:lvl w:ilvl="3" w:tplc="01B0F886">
      <w:numFmt w:val="decimal"/>
      <w:lvlText w:val=""/>
      <w:lvlJc w:val="left"/>
    </w:lvl>
    <w:lvl w:ilvl="4" w:tplc="E9FE3224">
      <w:numFmt w:val="decimal"/>
      <w:lvlText w:val=""/>
      <w:lvlJc w:val="left"/>
    </w:lvl>
    <w:lvl w:ilvl="5" w:tplc="09765136">
      <w:numFmt w:val="decimal"/>
      <w:lvlText w:val=""/>
      <w:lvlJc w:val="left"/>
    </w:lvl>
    <w:lvl w:ilvl="6" w:tplc="E37240E0">
      <w:numFmt w:val="decimal"/>
      <w:lvlText w:val=""/>
      <w:lvlJc w:val="left"/>
    </w:lvl>
    <w:lvl w:ilvl="7" w:tplc="4D08BC22">
      <w:numFmt w:val="decimal"/>
      <w:lvlText w:val=""/>
      <w:lvlJc w:val="left"/>
    </w:lvl>
    <w:lvl w:ilvl="8" w:tplc="114AC55C">
      <w:numFmt w:val="decimal"/>
      <w:lvlText w:val=""/>
      <w:lvlJc w:val="left"/>
    </w:lvl>
  </w:abstractNum>
  <w:abstractNum w:abstractNumId="235">
    <w:nsid w:val="22317590"/>
    <w:multiLevelType w:val="hybridMultilevel"/>
    <w:tmpl w:val="66727A2C"/>
    <w:lvl w:ilvl="0" w:tplc="8FDA1C44">
      <w:start w:val="2"/>
      <w:numFmt w:val="upperLetter"/>
      <w:lvlText w:val="%1."/>
      <w:lvlJc w:val="left"/>
    </w:lvl>
    <w:lvl w:ilvl="1" w:tplc="E1CE2F48">
      <w:start w:val="1"/>
      <w:numFmt w:val="bullet"/>
      <w:lvlText w:val="И"/>
      <w:lvlJc w:val="left"/>
    </w:lvl>
    <w:lvl w:ilvl="2" w:tplc="697048CC">
      <w:start w:val="1"/>
      <w:numFmt w:val="bullet"/>
      <w:lvlText w:val="b"/>
      <w:lvlJc w:val="left"/>
    </w:lvl>
    <w:lvl w:ilvl="3" w:tplc="2F948BC6">
      <w:numFmt w:val="decimal"/>
      <w:lvlText w:val=""/>
      <w:lvlJc w:val="left"/>
    </w:lvl>
    <w:lvl w:ilvl="4" w:tplc="A1D03FDE">
      <w:numFmt w:val="decimal"/>
      <w:lvlText w:val=""/>
      <w:lvlJc w:val="left"/>
    </w:lvl>
    <w:lvl w:ilvl="5" w:tplc="820A1CD2">
      <w:numFmt w:val="decimal"/>
      <w:lvlText w:val=""/>
      <w:lvlJc w:val="left"/>
    </w:lvl>
    <w:lvl w:ilvl="6" w:tplc="2ECEE750">
      <w:numFmt w:val="decimal"/>
      <w:lvlText w:val=""/>
      <w:lvlJc w:val="left"/>
    </w:lvl>
    <w:lvl w:ilvl="7" w:tplc="722C8754">
      <w:numFmt w:val="decimal"/>
      <w:lvlText w:val=""/>
      <w:lvlJc w:val="left"/>
    </w:lvl>
    <w:lvl w:ilvl="8" w:tplc="471206E4">
      <w:numFmt w:val="decimal"/>
      <w:lvlText w:val=""/>
      <w:lvlJc w:val="left"/>
    </w:lvl>
  </w:abstractNum>
  <w:abstractNum w:abstractNumId="236">
    <w:nsid w:val="223FA5B6"/>
    <w:multiLevelType w:val="hybridMultilevel"/>
    <w:tmpl w:val="580678F2"/>
    <w:lvl w:ilvl="0" w:tplc="37A66CD2">
      <w:start w:val="5"/>
      <w:numFmt w:val="decimal"/>
      <w:lvlText w:val="%1."/>
      <w:lvlJc w:val="left"/>
    </w:lvl>
    <w:lvl w:ilvl="1" w:tplc="0BEA7518">
      <w:numFmt w:val="decimal"/>
      <w:lvlText w:val=""/>
      <w:lvlJc w:val="left"/>
    </w:lvl>
    <w:lvl w:ilvl="2" w:tplc="A12219EC">
      <w:numFmt w:val="decimal"/>
      <w:lvlText w:val=""/>
      <w:lvlJc w:val="left"/>
    </w:lvl>
    <w:lvl w:ilvl="3" w:tplc="B748EF8A">
      <w:numFmt w:val="decimal"/>
      <w:lvlText w:val=""/>
      <w:lvlJc w:val="left"/>
    </w:lvl>
    <w:lvl w:ilvl="4" w:tplc="4796A3F6">
      <w:numFmt w:val="decimal"/>
      <w:lvlText w:val=""/>
      <w:lvlJc w:val="left"/>
    </w:lvl>
    <w:lvl w:ilvl="5" w:tplc="BCBC1402">
      <w:numFmt w:val="decimal"/>
      <w:lvlText w:val=""/>
      <w:lvlJc w:val="left"/>
    </w:lvl>
    <w:lvl w:ilvl="6" w:tplc="16F64C2A">
      <w:numFmt w:val="decimal"/>
      <w:lvlText w:val=""/>
      <w:lvlJc w:val="left"/>
    </w:lvl>
    <w:lvl w:ilvl="7" w:tplc="4DF4156C">
      <w:numFmt w:val="decimal"/>
      <w:lvlText w:val=""/>
      <w:lvlJc w:val="left"/>
    </w:lvl>
    <w:lvl w:ilvl="8" w:tplc="35DED2FC">
      <w:numFmt w:val="decimal"/>
      <w:lvlText w:val=""/>
      <w:lvlJc w:val="left"/>
    </w:lvl>
  </w:abstractNum>
  <w:abstractNum w:abstractNumId="237">
    <w:nsid w:val="2240F4B2"/>
    <w:multiLevelType w:val="hybridMultilevel"/>
    <w:tmpl w:val="03368304"/>
    <w:lvl w:ilvl="0" w:tplc="AAD4037A">
      <w:start w:val="1"/>
      <w:numFmt w:val="bullet"/>
      <w:lvlText w:val="с"/>
      <w:lvlJc w:val="left"/>
    </w:lvl>
    <w:lvl w:ilvl="1" w:tplc="B9FEE30A">
      <w:start w:val="1"/>
      <w:numFmt w:val="bullet"/>
      <w:lvlText w:val="−"/>
      <w:lvlJc w:val="left"/>
    </w:lvl>
    <w:lvl w:ilvl="2" w:tplc="7188CE90">
      <w:numFmt w:val="decimal"/>
      <w:lvlText w:val=""/>
      <w:lvlJc w:val="left"/>
    </w:lvl>
    <w:lvl w:ilvl="3" w:tplc="E786A758">
      <w:numFmt w:val="decimal"/>
      <w:lvlText w:val=""/>
      <w:lvlJc w:val="left"/>
    </w:lvl>
    <w:lvl w:ilvl="4" w:tplc="6B1ECF08">
      <w:numFmt w:val="decimal"/>
      <w:lvlText w:val=""/>
      <w:lvlJc w:val="left"/>
    </w:lvl>
    <w:lvl w:ilvl="5" w:tplc="F90CD936">
      <w:numFmt w:val="decimal"/>
      <w:lvlText w:val=""/>
      <w:lvlJc w:val="left"/>
    </w:lvl>
    <w:lvl w:ilvl="6" w:tplc="722A4EEC">
      <w:numFmt w:val="decimal"/>
      <w:lvlText w:val=""/>
      <w:lvlJc w:val="left"/>
    </w:lvl>
    <w:lvl w:ilvl="7" w:tplc="219CCF22">
      <w:numFmt w:val="decimal"/>
      <w:lvlText w:val=""/>
      <w:lvlJc w:val="left"/>
    </w:lvl>
    <w:lvl w:ilvl="8" w:tplc="F634B538">
      <w:numFmt w:val="decimal"/>
      <w:lvlText w:val=""/>
      <w:lvlJc w:val="left"/>
    </w:lvl>
  </w:abstractNum>
  <w:abstractNum w:abstractNumId="238">
    <w:nsid w:val="22509110"/>
    <w:multiLevelType w:val="hybridMultilevel"/>
    <w:tmpl w:val="8F4CDD10"/>
    <w:lvl w:ilvl="0" w:tplc="6F10469E">
      <w:start w:val="2"/>
      <w:numFmt w:val="decimal"/>
      <w:lvlText w:val="%1."/>
      <w:lvlJc w:val="left"/>
    </w:lvl>
    <w:lvl w:ilvl="1" w:tplc="9D787E3C">
      <w:numFmt w:val="decimal"/>
      <w:lvlText w:val=""/>
      <w:lvlJc w:val="left"/>
    </w:lvl>
    <w:lvl w:ilvl="2" w:tplc="515A793E">
      <w:numFmt w:val="decimal"/>
      <w:lvlText w:val=""/>
      <w:lvlJc w:val="left"/>
    </w:lvl>
    <w:lvl w:ilvl="3" w:tplc="D076CD1C">
      <w:numFmt w:val="decimal"/>
      <w:lvlText w:val=""/>
      <w:lvlJc w:val="left"/>
    </w:lvl>
    <w:lvl w:ilvl="4" w:tplc="5C9888BC">
      <w:numFmt w:val="decimal"/>
      <w:lvlText w:val=""/>
      <w:lvlJc w:val="left"/>
    </w:lvl>
    <w:lvl w:ilvl="5" w:tplc="12E6718E">
      <w:numFmt w:val="decimal"/>
      <w:lvlText w:val=""/>
      <w:lvlJc w:val="left"/>
    </w:lvl>
    <w:lvl w:ilvl="6" w:tplc="C04C9782">
      <w:numFmt w:val="decimal"/>
      <w:lvlText w:val=""/>
      <w:lvlJc w:val="left"/>
    </w:lvl>
    <w:lvl w:ilvl="7" w:tplc="CB10ADA8">
      <w:numFmt w:val="decimal"/>
      <w:lvlText w:val=""/>
      <w:lvlJc w:val="left"/>
    </w:lvl>
    <w:lvl w:ilvl="8" w:tplc="9322F9AC">
      <w:numFmt w:val="decimal"/>
      <w:lvlText w:val=""/>
      <w:lvlJc w:val="left"/>
    </w:lvl>
  </w:abstractNum>
  <w:abstractNum w:abstractNumId="239">
    <w:nsid w:val="22643EA9"/>
    <w:multiLevelType w:val="hybridMultilevel"/>
    <w:tmpl w:val="3DAC38A0"/>
    <w:lvl w:ilvl="0" w:tplc="CE681786">
      <w:start w:val="1"/>
      <w:numFmt w:val="upperLetter"/>
      <w:lvlText w:val="%1."/>
      <w:lvlJc w:val="left"/>
    </w:lvl>
    <w:lvl w:ilvl="1" w:tplc="DD6E86F2">
      <w:numFmt w:val="decimal"/>
      <w:lvlText w:val=""/>
      <w:lvlJc w:val="left"/>
    </w:lvl>
    <w:lvl w:ilvl="2" w:tplc="8DC64B32">
      <w:numFmt w:val="decimal"/>
      <w:lvlText w:val=""/>
      <w:lvlJc w:val="left"/>
    </w:lvl>
    <w:lvl w:ilvl="3" w:tplc="4E9413D2">
      <w:numFmt w:val="decimal"/>
      <w:lvlText w:val=""/>
      <w:lvlJc w:val="left"/>
    </w:lvl>
    <w:lvl w:ilvl="4" w:tplc="C7B639F6">
      <w:numFmt w:val="decimal"/>
      <w:lvlText w:val=""/>
      <w:lvlJc w:val="left"/>
    </w:lvl>
    <w:lvl w:ilvl="5" w:tplc="205E2AF2">
      <w:numFmt w:val="decimal"/>
      <w:lvlText w:val=""/>
      <w:lvlJc w:val="left"/>
    </w:lvl>
    <w:lvl w:ilvl="6" w:tplc="0AF81CFE">
      <w:numFmt w:val="decimal"/>
      <w:lvlText w:val=""/>
      <w:lvlJc w:val="left"/>
    </w:lvl>
    <w:lvl w:ilvl="7" w:tplc="B3AEB83E">
      <w:numFmt w:val="decimal"/>
      <w:lvlText w:val=""/>
      <w:lvlJc w:val="left"/>
    </w:lvl>
    <w:lvl w:ilvl="8" w:tplc="B3262B30">
      <w:numFmt w:val="decimal"/>
      <w:lvlText w:val=""/>
      <w:lvlJc w:val="left"/>
    </w:lvl>
  </w:abstractNum>
  <w:abstractNum w:abstractNumId="240">
    <w:nsid w:val="22766F7E"/>
    <w:multiLevelType w:val="hybridMultilevel"/>
    <w:tmpl w:val="5FCA22CC"/>
    <w:lvl w:ilvl="0" w:tplc="6BBC7D70">
      <w:start w:val="4"/>
      <w:numFmt w:val="decimal"/>
      <w:lvlText w:val="%1."/>
      <w:lvlJc w:val="left"/>
    </w:lvl>
    <w:lvl w:ilvl="1" w:tplc="A4CCA658">
      <w:numFmt w:val="decimal"/>
      <w:lvlText w:val=""/>
      <w:lvlJc w:val="left"/>
    </w:lvl>
    <w:lvl w:ilvl="2" w:tplc="15B62C50">
      <w:numFmt w:val="decimal"/>
      <w:lvlText w:val=""/>
      <w:lvlJc w:val="left"/>
    </w:lvl>
    <w:lvl w:ilvl="3" w:tplc="880E2982">
      <w:numFmt w:val="decimal"/>
      <w:lvlText w:val=""/>
      <w:lvlJc w:val="left"/>
    </w:lvl>
    <w:lvl w:ilvl="4" w:tplc="D30AAA08">
      <w:numFmt w:val="decimal"/>
      <w:lvlText w:val=""/>
      <w:lvlJc w:val="left"/>
    </w:lvl>
    <w:lvl w:ilvl="5" w:tplc="7ABE4026">
      <w:numFmt w:val="decimal"/>
      <w:lvlText w:val=""/>
      <w:lvlJc w:val="left"/>
    </w:lvl>
    <w:lvl w:ilvl="6" w:tplc="3FD43BBE">
      <w:numFmt w:val="decimal"/>
      <w:lvlText w:val=""/>
      <w:lvlJc w:val="left"/>
    </w:lvl>
    <w:lvl w:ilvl="7" w:tplc="61F0CAE8">
      <w:numFmt w:val="decimal"/>
      <w:lvlText w:val=""/>
      <w:lvlJc w:val="left"/>
    </w:lvl>
    <w:lvl w:ilvl="8" w:tplc="A358E0C2">
      <w:numFmt w:val="decimal"/>
      <w:lvlText w:val=""/>
      <w:lvlJc w:val="left"/>
    </w:lvl>
  </w:abstractNum>
  <w:abstractNum w:abstractNumId="241">
    <w:nsid w:val="2299DCBC"/>
    <w:multiLevelType w:val="hybridMultilevel"/>
    <w:tmpl w:val="618805F8"/>
    <w:lvl w:ilvl="0" w:tplc="60143E2A">
      <w:start w:val="1"/>
      <w:numFmt w:val="upperLetter"/>
      <w:lvlText w:val="%1."/>
      <w:lvlJc w:val="left"/>
    </w:lvl>
    <w:lvl w:ilvl="1" w:tplc="4A44995C">
      <w:numFmt w:val="decimal"/>
      <w:lvlText w:val=""/>
      <w:lvlJc w:val="left"/>
    </w:lvl>
    <w:lvl w:ilvl="2" w:tplc="C49AFE0A">
      <w:numFmt w:val="decimal"/>
      <w:lvlText w:val=""/>
      <w:lvlJc w:val="left"/>
    </w:lvl>
    <w:lvl w:ilvl="3" w:tplc="91F85078">
      <w:numFmt w:val="decimal"/>
      <w:lvlText w:val=""/>
      <w:lvlJc w:val="left"/>
    </w:lvl>
    <w:lvl w:ilvl="4" w:tplc="8B547E4E">
      <w:numFmt w:val="decimal"/>
      <w:lvlText w:val=""/>
      <w:lvlJc w:val="left"/>
    </w:lvl>
    <w:lvl w:ilvl="5" w:tplc="ED00E112">
      <w:numFmt w:val="decimal"/>
      <w:lvlText w:val=""/>
      <w:lvlJc w:val="left"/>
    </w:lvl>
    <w:lvl w:ilvl="6" w:tplc="0B96DB92">
      <w:numFmt w:val="decimal"/>
      <w:lvlText w:val=""/>
      <w:lvlJc w:val="left"/>
    </w:lvl>
    <w:lvl w:ilvl="7" w:tplc="0E8C649C">
      <w:numFmt w:val="decimal"/>
      <w:lvlText w:val=""/>
      <w:lvlJc w:val="left"/>
    </w:lvl>
    <w:lvl w:ilvl="8" w:tplc="40A6A554">
      <w:numFmt w:val="decimal"/>
      <w:lvlText w:val=""/>
      <w:lvlJc w:val="left"/>
    </w:lvl>
  </w:abstractNum>
  <w:abstractNum w:abstractNumId="242">
    <w:nsid w:val="22D71957"/>
    <w:multiLevelType w:val="hybridMultilevel"/>
    <w:tmpl w:val="6F12A5F2"/>
    <w:lvl w:ilvl="0" w:tplc="ADF2A878">
      <w:start w:val="1"/>
      <w:numFmt w:val="decimal"/>
      <w:lvlText w:val="%1."/>
      <w:lvlJc w:val="left"/>
    </w:lvl>
    <w:lvl w:ilvl="1" w:tplc="7A08E952">
      <w:numFmt w:val="decimal"/>
      <w:lvlText w:val=""/>
      <w:lvlJc w:val="left"/>
    </w:lvl>
    <w:lvl w:ilvl="2" w:tplc="97ECDE0E">
      <w:numFmt w:val="decimal"/>
      <w:lvlText w:val=""/>
      <w:lvlJc w:val="left"/>
    </w:lvl>
    <w:lvl w:ilvl="3" w:tplc="7FBE1D0C">
      <w:numFmt w:val="decimal"/>
      <w:lvlText w:val=""/>
      <w:lvlJc w:val="left"/>
    </w:lvl>
    <w:lvl w:ilvl="4" w:tplc="C6F2D984">
      <w:numFmt w:val="decimal"/>
      <w:lvlText w:val=""/>
      <w:lvlJc w:val="left"/>
    </w:lvl>
    <w:lvl w:ilvl="5" w:tplc="42C4E2E8">
      <w:numFmt w:val="decimal"/>
      <w:lvlText w:val=""/>
      <w:lvlJc w:val="left"/>
    </w:lvl>
    <w:lvl w:ilvl="6" w:tplc="8F228C4C">
      <w:numFmt w:val="decimal"/>
      <w:lvlText w:val=""/>
      <w:lvlJc w:val="left"/>
    </w:lvl>
    <w:lvl w:ilvl="7" w:tplc="ACAA6C6A">
      <w:numFmt w:val="decimal"/>
      <w:lvlText w:val=""/>
      <w:lvlJc w:val="left"/>
    </w:lvl>
    <w:lvl w:ilvl="8" w:tplc="854AE09A">
      <w:numFmt w:val="decimal"/>
      <w:lvlText w:val=""/>
      <w:lvlJc w:val="left"/>
    </w:lvl>
  </w:abstractNum>
  <w:abstractNum w:abstractNumId="243">
    <w:nsid w:val="23502A61"/>
    <w:multiLevelType w:val="hybridMultilevel"/>
    <w:tmpl w:val="018C9E0A"/>
    <w:lvl w:ilvl="0" w:tplc="7CAE8216">
      <w:start w:val="2"/>
      <w:numFmt w:val="upperLetter"/>
      <w:lvlText w:val="%1."/>
      <w:lvlJc w:val="left"/>
    </w:lvl>
    <w:lvl w:ilvl="1" w:tplc="EDEAE198">
      <w:start w:val="1"/>
      <w:numFmt w:val="bullet"/>
      <w:lvlText w:val="−"/>
      <w:lvlJc w:val="left"/>
    </w:lvl>
    <w:lvl w:ilvl="2" w:tplc="092C51DA">
      <w:numFmt w:val="decimal"/>
      <w:lvlText w:val=""/>
      <w:lvlJc w:val="left"/>
    </w:lvl>
    <w:lvl w:ilvl="3" w:tplc="ACB052B6">
      <w:numFmt w:val="decimal"/>
      <w:lvlText w:val=""/>
      <w:lvlJc w:val="left"/>
    </w:lvl>
    <w:lvl w:ilvl="4" w:tplc="AA8671D4">
      <w:numFmt w:val="decimal"/>
      <w:lvlText w:val=""/>
      <w:lvlJc w:val="left"/>
    </w:lvl>
    <w:lvl w:ilvl="5" w:tplc="3AD0BC76">
      <w:numFmt w:val="decimal"/>
      <w:lvlText w:val=""/>
      <w:lvlJc w:val="left"/>
    </w:lvl>
    <w:lvl w:ilvl="6" w:tplc="86A03380">
      <w:numFmt w:val="decimal"/>
      <w:lvlText w:val=""/>
      <w:lvlJc w:val="left"/>
    </w:lvl>
    <w:lvl w:ilvl="7" w:tplc="25AA72C6">
      <w:numFmt w:val="decimal"/>
      <w:lvlText w:val=""/>
      <w:lvlJc w:val="left"/>
    </w:lvl>
    <w:lvl w:ilvl="8" w:tplc="893E8C94">
      <w:numFmt w:val="decimal"/>
      <w:lvlText w:val=""/>
      <w:lvlJc w:val="left"/>
    </w:lvl>
  </w:abstractNum>
  <w:abstractNum w:abstractNumId="244">
    <w:nsid w:val="2357E574"/>
    <w:multiLevelType w:val="hybridMultilevel"/>
    <w:tmpl w:val="4C0CCD3A"/>
    <w:lvl w:ilvl="0" w:tplc="D6724E1E">
      <w:start w:val="3"/>
      <w:numFmt w:val="upperLetter"/>
      <w:lvlText w:val="%1."/>
      <w:lvlJc w:val="left"/>
    </w:lvl>
    <w:lvl w:ilvl="1" w:tplc="3924A55A">
      <w:numFmt w:val="decimal"/>
      <w:lvlText w:val=""/>
      <w:lvlJc w:val="left"/>
    </w:lvl>
    <w:lvl w:ilvl="2" w:tplc="EE167F8C">
      <w:numFmt w:val="decimal"/>
      <w:lvlText w:val=""/>
      <w:lvlJc w:val="left"/>
    </w:lvl>
    <w:lvl w:ilvl="3" w:tplc="93582D5C">
      <w:numFmt w:val="decimal"/>
      <w:lvlText w:val=""/>
      <w:lvlJc w:val="left"/>
    </w:lvl>
    <w:lvl w:ilvl="4" w:tplc="A126C1DE">
      <w:numFmt w:val="decimal"/>
      <w:lvlText w:val=""/>
      <w:lvlJc w:val="left"/>
    </w:lvl>
    <w:lvl w:ilvl="5" w:tplc="DE42228A">
      <w:numFmt w:val="decimal"/>
      <w:lvlText w:val=""/>
      <w:lvlJc w:val="left"/>
    </w:lvl>
    <w:lvl w:ilvl="6" w:tplc="547EEA06">
      <w:numFmt w:val="decimal"/>
      <w:lvlText w:val=""/>
      <w:lvlJc w:val="left"/>
    </w:lvl>
    <w:lvl w:ilvl="7" w:tplc="6A8CF750">
      <w:numFmt w:val="decimal"/>
      <w:lvlText w:val=""/>
      <w:lvlJc w:val="left"/>
    </w:lvl>
    <w:lvl w:ilvl="8" w:tplc="4718CA18">
      <w:numFmt w:val="decimal"/>
      <w:lvlText w:val=""/>
      <w:lvlJc w:val="left"/>
    </w:lvl>
  </w:abstractNum>
  <w:abstractNum w:abstractNumId="245">
    <w:nsid w:val="2395A7FF"/>
    <w:multiLevelType w:val="hybridMultilevel"/>
    <w:tmpl w:val="59EE6B92"/>
    <w:lvl w:ilvl="0" w:tplc="52D4DFBE">
      <w:start w:val="1"/>
      <w:numFmt w:val="upperLetter"/>
      <w:lvlText w:val="%1."/>
      <w:lvlJc w:val="left"/>
    </w:lvl>
    <w:lvl w:ilvl="1" w:tplc="297285CA">
      <w:numFmt w:val="decimal"/>
      <w:lvlText w:val=""/>
      <w:lvlJc w:val="left"/>
    </w:lvl>
    <w:lvl w:ilvl="2" w:tplc="1E725A30">
      <w:numFmt w:val="decimal"/>
      <w:lvlText w:val=""/>
      <w:lvlJc w:val="left"/>
    </w:lvl>
    <w:lvl w:ilvl="3" w:tplc="5F0A99FC">
      <w:numFmt w:val="decimal"/>
      <w:lvlText w:val=""/>
      <w:lvlJc w:val="left"/>
    </w:lvl>
    <w:lvl w:ilvl="4" w:tplc="F5E29002">
      <w:numFmt w:val="decimal"/>
      <w:lvlText w:val=""/>
      <w:lvlJc w:val="left"/>
    </w:lvl>
    <w:lvl w:ilvl="5" w:tplc="06789B9C">
      <w:numFmt w:val="decimal"/>
      <w:lvlText w:val=""/>
      <w:lvlJc w:val="left"/>
    </w:lvl>
    <w:lvl w:ilvl="6" w:tplc="40C29E4A">
      <w:numFmt w:val="decimal"/>
      <w:lvlText w:val=""/>
      <w:lvlJc w:val="left"/>
    </w:lvl>
    <w:lvl w:ilvl="7" w:tplc="EE444EFA">
      <w:numFmt w:val="decimal"/>
      <w:lvlText w:val=""/>
      <w:lvlJc w:val="left"/>
    </w:lvl>
    <w:lvl w:ilvl="8" w:tplc="2E6C3D04">
      <w:numFmt w:val="decimal"/>
      <w:lvlText w:val=""/>
      <w:lvlJc w:val="left"/>
    </w:lvl>
  </w:abstractNum>
  <w:abstractNum w:abstractNumId="246">
    <w:nsid w:val="23BC16C2"/>
    <w:multiLevelType w:val="hybridMultilevel"/>
    <w:tmpl w:val="B9AE01B0"/>
    <w:lvl w:ilvl="0" w:tplc="012A14AA">
      <w:start w:val="1"/>
      <w:numFmt w:val="bullet"/>
      <w:lvlText w:val="a"/>
      <w:lvlJc w:val="left"/>
    </w:lvl>
    <w:lvl w:ilvl="1" w:tplc="00A63AF8">
      <w:numFmt w:val="decimal"/>
      <w:lvlText w:val=""/>
      <w:lvlJc w:val="left"/>
    </w:lvl>
    <w:lvl w:ilvl="2" w:tplc="A6A456BA">
      <w:numFmt w:val="decimal"/>
      <w:lvlText w:val=""/>
      <w:lvlJc w:val="left"/>
    </w:lvl>
    <w:lvl w:ilvl="3" w:tplc="83E422C8">
      <w:numFmt w:val="decimal"/>
      <w:lvlText w:val=""/>
      <w:lvlJc w:val="left"/>
    </w:lvl>
    <w:lvl w:ilvl="4" w:tplc="A9CCA2FC">
      <w:numFmt w:val="decimal"/>
      <w:lvlText w:val=""/>
      <w:lvlJc w:val="left"/>
    </w:lvl>
    <w:lvl w:ilvl="5" w:tplc="285CC706">
      <w:numFmt w:val="decimal"/>
      <w:lvlText w:val=""/>
      <w:lvlJc w:val="left"/>
    </w:lvl>
    <w:lvl w:ilvl="6" w:tplc="CE3C8900">
      <w:numFmt w:val="decimal"/>
      <w:lvlText w:val=""/>
      <w:lvlJc w:val="left"/>
    </w:lvl>
    <w:lvl w:ilvl="7" w:tplc="6B48221E">
      <w:numFmt w:val="decimal"/>
      <w:lvlText w:val=""/>
      <w:lvlJc w:val="left"/>
    </w:lvl>
    <w:lvl w:ilvl="8" w:tplc="1BD07DE4">
      <w:numFmt w:val="decimal"/>
      <w:lvlText w:val=""/>
      <w:lvlJc w:val="left"/>
    </w:lvl>
  </w:abstractNum>
  <w:abstractNum w:abstractNumId="247">
    <w:nsid w:val="240453CA"/>
    <w:multiLevelType w:val="hybridMultilevel"/>
    <w:tmpl w:val="FC9CB4AA"/>
    <w:lvl w:ilvl="0" w:tplc="4C26BC56">
      <w:start w:val="2"/>
      <w:numFmt w:val="decimal"/>
      <w:lvlText w:val="%1."/>
      <w:lvlJc w:val="left"/>
    </w:lvl>
    <w:lvl w:ilvl="1" w:tplc="B5AC0F6A">
      <w:numFmt w:val="decimal"/>
      <w:lvlText w:val=""/>
      <w:lvlJc w:val="left"/>
    </w:lvl>
    <w:lvl w:ilvl="2" w:tplc="A58EAE4C">
      <w:numFmt w:val="decimal"/>
      <w:lvlText w:val=""/>
      <w:lvlJc w:val="left"/>
    </w:lvl>
    <w:lvl w:ilvl="3" w:tplc="280C998E">
      <w:numFmt w:val="decimal"/>
      <w:lvlText w:val=""/>
      <w:lvlJc w:val="left"/>
    </w:lvl>
    <w:lvl w:ilvl="4" w:tplc="6E4CF3BE">
      <w:numFmt w:val="decimal"/>
      <w:lvlText w:val=""/>
      <w:lvlJc w:val="left"/>
    </w:lvl>
    <w:lvl w:ilvl="5" w:tplc="83640FB2">
      <w:numFmt w:val="decimal"/>
      <w:lvlText w:val=""/>
      <w:lvlJc w:val="left"/>
    </w:lvl>
    <w:lvl w:ilvl="6" w:tplc="95D4815E">
      <w:numFmt w:val="decimal"/>
      <w:lvlText w:val=""/>
      <w:lvlJc w:val="left"/>
    </w:lvl>
    <w:lvl w:ilvl="7" w:tplc="535454D0">
      <w:numFmt w:val="decimal"/>
      <w:lvlText w:val=""/>
      <w:lvlJc w:val="left"/>
    </w:lvl>
    <w:lvl w:ilvl="8" w:tplc="FFCA780A">
      <w:numFmt w:val="decimal"/>
      <w:lvlText w:val=""/>
      <w:lvlJc w:val="left"/>
    </w:lvl>
  </w:abstractNum>
  <w:abstractNum w:abstractNumId="248">
    <w:nsid w:val="243DE0AA"/>
    <w:multiLevelType w:val="hybridMultilevel"/>
    <w:tmpl w:val="282A1C4E"/>
    <w:lvl w:ilvl="0" w:tplc="321EFABA">
      <w:start w:val="5"/>
      <w:numFmt w:val="decimal"/>
      <w:lvlText w:val="%1."/>
      <w:lvlJc w:val="left"/>
    </w:lvl>
    <w:lvl w:ilvl="1" w:tplc="6A52445C">
      <w:numFmt w:val="decimal"/>
      <w:lvlText w:val=""/>
      <w:lvlJc w:val="left"/>
    </w:lvl>
    <w:lvl w:ilvl="2" w:tplc="E724E0F8">
      <w:numFmt w:val="decimal"/>
      <w:lvlText w:val=""/>
      <w:lvlJc w:val="left"/>
    </w:lvl>
    <w:lvl w:ilvl="3" w:tplc="10526488">
      <w:numFmt w:val="decimal"/>
      <w:lvlText w:val=""/>
      <w:lvlJc w:val="left"/>
    </w:lvl>
    <w:lvl w:ilvl="4" w:tplc="3F308FA4">
      <w:numFmt w:val="decimal"/>
      <w:lvlText w:val=""/>
      <w:lvlJc w:val="left"/>
    </w:lvl>
    <w:lvl w:ilvl="5" w:tplc="F9DAE100">
      <w:numFmt w:val="decimal"/>
      <w:lvlText w:val=""/>
      <w:lvlJc w:val="left"/>
    </w:lvl>
    <w:lvl w:ilvl="6" w:tplc="6BDEBF70">
      <w:numFmt w:val="decimal"/>
      <w:lvlText w:val=""/>
      <w:lvlJc w:val="left"/>
    </w:lvl>
    <w:lvl w:ilvl="7" w:tplc="B93EF618">
      <w:numFmt w:val="decimal"/>
      <w:lvlText w:val=""/>
      <w:lvlJc w:val="left"/>
    </w:lvl>
    <w:lvl w:ilvl="8" w:tplc="B2C24D98">
      <w:numFmt w:val="decimal"/>
      <w:lvlText w:val=""/>
      <w:lvlJc w:val="left"/>
    </w:lvl>
  </w:abstractNum>
  <w:abstractNum w:abstractNumId="249">
    <w:nsid w:val="2457647B"/>
    <w:multiLevelType w:val="hybridMultilevel"/>
    <w:tmpl w:val="83C00416"/>
    <w:lvl w:ilvl="0" w:tplc="34D67894">
      <w:start w:val="1"/>
      <w:numFmt w:val="bullet"/>
      <w:lvlText w:val="t"/>
      <w:lvlJc w:val="left"/>
    </w:lvl>
    <w:lvl w:ilvl="1" w:tplc="425054D2">
      <w:numFmt w:val="decimal"/>
      <w:lvlText w:val=""/>
      <w:lvlJc w:val="left"/>
    </w:lvl>
    <w:lvl w:ilvl="2" w:tplc="95CE93DA">
      <w:numFmt w:val="decimal"/>
      <w:lvlText w:val=""/>
      <w:lvlJc w:val="left"/>
    </w:lvl>
    <w:lvl w:ilvl="3" w:tplc="8856B98A">
      <w:numFmt w:val="decimal"/>
      <w:lvlText w:val=""/>
      <w:lvlJc w:val="left"/>
    </w:lvl>
    <w:lvl w:ilvl="4" w:tplc="52028678">
      <w:numFmt w:val="decimal"/>
      <w:lvlText w:val=""/>
      <w:lvlJc w:val="left"/>
    </w:lvl>
    <w:lvl w:ilvl="5" w:tplc="1046A06A">
      <w:numFmt w:val="decimal"/>
      <w:lvlText w:val=""/>
      <w:lvlJc w:val="left"/>
    </w:lvl>
    <w:lvl w:ilvl="6" w:tplc="B34A9510">
      <w:numFmt w:val="decimal"/>
      <w:lvlText w:val=""/>
      <w:lvlJc w:val="left"/>
    </w:lvl>
    <w:lvl w:ilvl="7" w:tplc="2DA4389E">
      <w:numFmt w:val="decimal"/>
      <w:lvlText w:val=""/>
      <w:lvlJc w:val="left"/>
    </w:lvl>
    <w:lvl w:ilvl="8" w:tplc="907E965E">
      <w:numFmt w:val="decimal"/>
      <w:lvlText w:val=""/>
      <w:lvlJc w:val="left"/>
    </w:lvl>
  </w:abstractNum>
  <w:abstractNum w:abstractNumId="250">
    <w:nsid w:val="246348EA"/>
    <w:multiLevelType w:val="hybridMultilevel"/>
    <w:tmpl w:val="4D1C8066"/>
    <w:lvl w:ilvl="0" w:tplc="35D48A2E">
      <w:start w:val="1"/>
      <w:numFmt w:val="upperLetter"/>
      <w:lvlText w:val="%1."/>
      <w:lvlJc w:val="left"/>
    </w:lvl>
    <w:lvl w:ilvl="1" w:tplc="86F6EBA0">
      <w:numFmt w:val="decimal"/>
      <w:lvlText w:val=""/>
      <w:lvlJc w:val="left"/>
    </w:lvl>
    <w:lvl w:ilvl="2" w:tplc="0B58A646">
      <w:numFmt w:val="decimal"/>
      <w:lvlText w:val=""/>
      <w:lvlJc w:val="left"/>
    </w:lvl>
    <w:lvl w:ilvl="3" w:tplc="6BB46062">
      <w:numFmt w:val="decimal"/>
      <w:lvlText w:val=""/>
      <w:lvlJc w:val="left"/>
    </w:lvl>
    <w:lvl w:ilvl="4" w:tplc="1B921034">
      <w:numFmt w:val="decimal"/>
      <w:lvlText w:val=""/>
      <w:lvlJc w:val="left"/>
    </w:lvl>
    <w:lvl w:ilvl="5" w:tplc="011A8D66">
      <w:numFmt w:val="decimal"/>
      <w:lvlText w:val=""/>
      <w:lvlJc w:val="left"/>
    </w:lvl>
    <w:lvl w:ilvl="6" w:tplc="E5626FFE">
      <w:numFmt w:val="decimal"/>
      <w:lvlText w:val=""/>
      <w:lvlJc w:val="left"/>
    </w:lvl>
    <w:lvl w:ilvl="7" w:tplc="D1EABF60">
      <w:numFmt w:val="decimal"/>
      <w:lvlText w:val=""/>
      <w:lvlJc w:val="left"/>
    </w:lvl>
    <w:lvl w:ilvl="8" w:tplc="6B5AE93C">
      <w:numFmt w:val="decimal"/>
      <w:lvlText w:val=""/>
      <w:lvlJc w:val="left"/>
    </w:lvl>
  </w:abstractNum>
  <w:abstractNum w:abstractNumId="251">
    <w:nsid w:val="24639756"/>
    <w:multiLevelType w:val="hybridMultilevel"/>
    <w:tmpl w:val="109807CC"/>
    <w:lvl w:ilvl="0" w:tplc="9B684DCE">
      <w:start w:val="3"/>
      <w:numFmt w:val="upperLetter"/>
      <w:lvlText w:val="%1."/>
      <w:lvlJc w:val="left"/>
    </w:lvl>
    <w:lvl w:ilvl="1" w:tplc="547C749C">
      <w:numFmt w:val="decimal"/>
      <w:lvlText w:val=""/>
      <w:lvlJc w:val="left"/>
    </w:lvl>
    <w:lvl w:ilvl="2" w:tplc="1390E87C">
      <w:numFmt w:val="decimal"/>
      <w:lvlText w:val=""/>
      <w:lvlJc w:val="left"/>
    </w:lvl>
    <w:lvl w:ilvl="3" w:tplc="77D0DA98">
      <w:numFmt w:val="decimal"/>
      <w:lvlText w:val=""/>
      <w:lvlJc w:val="left"/>
    </w:lvl>
    <w:lvl w:ilvl="4" w:tplc="9A621070">
      <w:numFmt w:val="decimal"/>
      <w:lvlText w:val=""/>
      <w:lvlJc w:val="left"/>
    </w:lvl>
    <w:lvl w:ilvl="5" w:tplc="EF2E70B2">
      <w:numFmt w:val="decimal"/>
      <w:lvlText w:val=""/>
      <w:lvlJc w:val="left"/>
    </w:lvl>
    <w:lvl w:ilvl="6" w:tplc="F7CAA8DC">
      <w:numFmt w:val="decimal"/>
      <w:lvlText w:val=""/>
      <w:lvlJc w:val="left"/>
    </w:lvl>
    <w:lvl w:ilvl="7" w:tplc="A4D4FC56">
      <w:numFmt w:val="decimal"/>
      <w:lvlText w:val=""/>
      <w:lvlJc w:val="left"/>
    </w:lvl>
    <w:lvl w:ilvl="8" w:tplc="0E02BCCA">
      <w:numFmt w:val="decimal"/>
      <w:lvlText w:val=""/>
      <w:lvlJc w:val="left"/>
    </w:lvl>
  </w:abstractNum>
  <w:abstractNum w:abstractNumId="252">
    <w:nsid w:val="247FC4AE"/>
    <w:multiLevelType w:val="hybridMultilevel"/>
    <w:tmpl w:val="E0B64B9A"/>
    <w:lvl w:ilvl="0" w:tplc="DC2AB864">
      <w:start w:val="2"/>
      <w:numFmt w:val="upperLetter"/>
      <w:lvlText w:val="%1."/>
      <w:lvlJc w:val="left"/>
    </w:lvl>
    <w:lvl w:ilvl="1" w:tplc="6EFC2A78">
      <w:numFmt w:val="decimal"/>
      <w:lvlText w:val=""/>
      <w:lvlJc w:val="left"/>
    </w:lvl>
    <w:lvl w:ilvl="2" w:tplc="C0B4618C">
      <w:numFmt w:val="decimal"/>
      <w:lvlText w:val=""/>
      <w:lvlJc w:val="left"/>
    </w:lvl>
    <w:lvl w:ilvl="3" w:tplc="A0B005E8">
      <w:numFmt w:val="decimal"/>
      <w:lvlText w:val=""/>
      <w:lvlJc w:val="left"/>
    </w:lvl>
    <w:lvl w:ilvl="4" w:tplc="EC422E28">
      <w:numFmt w:val="decimal"/>
      <w:lvlText w:val=""/>
      <w:lvlJc w:val="left"/>
    </w:lvl>
    <w:lvl w:ilvl="5" w:tplc="2F265450">
      <w:numFmt w:val="decimal"/>
      <w:lvlText w:val=""/>
      <w:lvlJc w:val="left"/>
    </w:lvl>
    <w:lvl w:ilvl="6" w:tplc="0D4A2D1C">
      <w:numFmt w:val="decimal"/>
      <w:lvlText w:val=""/>
      <w:lvlJc w:val="left"/>
    </w:lvl>
    <w:lvl w:ilvl="7" w:tplc="F01630B0">
      <w:numFmt w:val="decimal"/>
      <w:lvlText w:val=""/>
      <w:lvlJc w:val="left"/>
    </w:lvl>
    <w:lvl w:ilvl="8" w:tplc="342625E6">
      <w:numFmt w:val="decimal"/>
      <w:lvlText w:val=""/>
      <w:lvlJc w:val="left"/>
    </w:lvl>
  </w:abstractNum>
  <w:abstractNum w:abstractNumId="253">
    <w:nsid w:val="24C258B1"/>
    <w:multiLevelType w:val="hybridMultilevel"/>
    <w:tmpl w:val="BC1ABD5E"/>
    <w:lvl w:ilvl="0" w:tplc="3CE0EEFE">
      <w:start w:val="4"/>
      <w:numFmt w:val="decimal"/>
      <w:lvlText w:val="%1."/>
      <w:lvlJc w:val="left"/>
    </w:lvl>
    <w:lvl w:ilvl="1" w:tplc="2FC291E6">
      <w:numFmt w:val="decimal"/>
      <w:lvlText w:val=""/>
      <w:lvlJc w:val="left"/>
    </w:lvl>
    <w:lvl w:ilvl="2" w:tplc="976205D8">
      <w:numFmt w:val="decimal"/>
      <w:lvlText w:val=""/>
      <w:lvlJc w:val="left"/>
    </w:lvl>
    <w:lvl w:ilvl="3" w:tplc="B3E26B2E">
      <w:numFmt w:val="decimal"/>
      <w:lvlText w:val=""/>
      <w:lvlJc w:val="left"/>
    </w:lvl>
    <w:lvl w:ilvl="4" w:tplc="5E704566">
      <w:numFmt w:val="decimal"/>
      <w:lvlText w:val=""/>
      <w:lvlJc w:val="left"/>
    </w:lvl>
    <w:lvl w:ilvl="5" w:tplc="A7E6D72C">
      <w:numFmt w:val="decimal"/>
      <w:lvlText w:val=""/>
      <w:lvlJc w:val="left"/>
    </w:lvl>
    <w:lvl w:ilvl="6" w:tplc="59A0CD2E">
      <w:numFmt w:val="decimal"/>
      <w:lvlText w:val=""/>
      <w:lvlJc w:val="left"/>
    </w:lvl>
    <w:lvl w:ilvl="7" w:tplc="1C844680">
      <w:numFmt w:val="decimal"/>
      <w:lvlText w:val=""/>
      <w:lvlJc w:val="left"/>
    </w:lvl>
    <w:lvl w:ilvl="8" w:tplc="EFE4AF0E">
      <w:numFmt w:val="decimal"/>
      <w:lvlText w:val=""/>
      <w:lvlJc w:val="left"/>
    </w:lvl>
  </w:abstractNum>
  <w:abstractNum w:abstractNumId="254">
    <w:nsid w:val="24C29FD1"/>
    <w:multiLevelType w:val="hybridMultilevel"/>
    <w:tmpl w:val="DEFAD424"/>
    <w:lvl w:ilvl="0" w:tplc="E684DC48">
      <w:start w:val="1"/>
      <w:numFmt w:val="upperLetter"/>
      <w:lvlText w:val="%1."/>
      <w:lvlJc w:val="left"/>
    </w:lvl>
    <w:lvl w:ilvl="1" w:tplc="4BC2A1FA">
      <w:numFmt w:val="decimal"/>
      <w:lvlText w:val=""/>
      <w:lvlJc w:val="left"/>
    </w:lvl>
    <w:lvl w:ilvl="2" w:tplc="99586BB2">
      <w:numFmt w:val="decimal"/>
      <w:lvlText w:val=""/>
      <w:lvlJc w:val="left"/>
    </w:lvl>
    <w:lvl w:ilvl="3" w:tplc="1304BD32">
      <w:numFmt w:val="decimal"/>
      <w:lvlText w:val=""/>
      <w:lvlJc w:val="left"/>
    </w:lvl>
    <w:lvl w:ilvl="4" w:tplc="A8FE8CC4">
      <w:numFmt w:val="decimal"/>
      <w:lvlText w:val=""/>
      <w:lvlJc w:val="left"/>
    </w:lvl>
    <w:lvl w:ilvl="5" w:tplc="ABBCE146">
      <w:numFmt w:val="decimal"/>
      <w:lvlText w:val=""/>
      <w:lvlJc w:val="left"/>
    </w:lvl>
    <w:lvl w:ilvl="6" w:tplc="C5D86158">
      <w:numFmt w:val="decimal"/>
      <w:lvlText w:val=""/>
      <w:lvlJc w:val="left"/>
    </w:lvl>
    <w:lvl w:ilvl="7" w:tplc="CB562E06">
      <w:numFmt w:val="decimal"/>
      <w:lvlText w:val=""/>
      <w:lvlJc w:val="left"/>
    </w:lvl>
    <w:lvl w:ilvl="8" w:tplc="FAFAEEAA">
      <w:numFmt w:val="decimal"/>
      <w:lvlText w:val=""/>
      <w:lvlJc w:val="left"/>
    </w:lvl>
  </w:abstractNum>
  <w:abstractNum w:abstractNumId="255">
    <w:nsid w:val="24D48BDB"/>
    <w:multiLevelType w:val="hybridMultilevel"/>
    <w:tmpl w:val="DE1C9498"/>
    <w:lvl w:ilvl="0" w:tplc="32960CB0">
      <w:start w:val="1"/>
      <w:numFmt w:val="bullet"/>
      <w:lvlText w:val="В"/>
      <w:lvlJc w:val="left"/>
    </w:lvl>
    <w:lvl w:ilvl="1" w:tplc="18D888A0">
      <w:start w:val="1"/>
      <w:numFmt w:val="upperLetter"/>
      <w:lvlText w:val="%2."/>
      <w:lvlJc w:val="left"/>
    </w:lvl>
    <w:lvl w:ilvl="2" w:tplc="0AC6923A">
      <w:numFmt w:val="decimal"/>
      <w:lvlText w:val=""/>
      <w:lvlJc w:val="left"/>
    </w:lvl>
    <w:lvl w:ilvl="3" w:tplc="2AB84910">
      <w:numFmt w:val="decimal"/>
      <w:lvlText w:val=""/>
      <w:lvlJc w:val="left"/>
    </w:lvl>
    <w:lvl w:ilvl="4" w:tplc="8368CD02">
      <w:numFmt w:val="decimal"/>
      <w:lvlText w:val=""/>
      <w:lvlJc w:val="left"/>
    </w:lvl>
    <w:lvl w:ilvl="5" w:tplc="50682210">
      <w:numFmt w:val="decimal"/>
      <w:lvlText w:val=""/>
      <w:lvlJc w:val="left"/>
    </w:lvl>
    <w:lvl w:ilvl="6" w:tplc="287458A0">
      <w:numFmt w:val="decimal"/>
      <w:lvlText w:val=""/>
      <w:lvlJc w:val="left"/>
    </w:lvl>
    <w:lvl w:ilvl="7" w:tplc="6BCAB74A">
      <w:numFmt w:val="decimal"/>
      <w:lvlText w:val=""/>
      <w:lvlJc w:val="left"/>
    </w:lvl>
    <w:lvl w:ilvl="8" w:tplc="0A8CF10A">
      <w:numFmt w:val="decimal"/>
      <w:lvlText w:val=""/>
      <w:lvlJc w:val="left"/>
    </w:lvl>
  </w:abstractNum>
  <w:abstractNum w:abstractNumId="256">
    <w:nsid w:val="24F5D018"/>
    <w:multiLevelType w:val="hybridMultilevel"/>
    <w:tmpl w:val="FDF6758C"/>
    <w:lvl w:ilvl="0" w:tplc="01E4F4BA">
      <w:start w:val="1"/>
      <w:numFmt w:val="upperLetter"/>
      <w:lvlText w:val="%1."/>
      <w:lvlJc w:val="left"/>
    </w:lvl>
    <w:lvl w:ilvl="1" w:tplc="176CE684">
      <w:numFmt w:val="decimal"/>
      <w:lvlText w:val=""/>
      <w:lvlJc w:val="left"/>
    </w:lvl>
    <w:lvl w:ilvl="2" w:tplc="E0DCEF22">
      <w:numFmt w:val="decimal"/>
      <w:lvlText w:val=""/>
      <w:lvlJc w:val="left"/>
    </w:lvl>
    <w:lvl w:ilvl="3" w:tplc="B144142C">
      <w:numFmt w:val="decimal"/>
      <w:lvlText w:val=""/>
      <w:lvlJc w:val="left"/>
    </w:lvl>
    <w:lvl w:ilvl="4" w:tplc="5142D6D2">
      <w:numFmt w:val="decimal"/>
      <w:lvlText w:val=""/>
      <w:lvlJc w:val="left"/>
    </w:lvl>
    <w:lvl w:ilvl="5" w:tplc="BC9E950E">
      <w:numFmt w:val="decimal"/>
      <w:lvlText w:val=""/>
      <w:lvlJc w:val="left"/>
    </w:lvl>
    <w:lvl w:ilvl="6" w:tplc="DFFC66E0">
      <w:numFmt w:val="decimal"/>
      <w:lvlText w:val=""/>
      <w:lvlJc w:val="left"/>
    </w:lvl>
    <w:lvl w:ilvl="7" w:tplc="3D708140">
      <w:numFmt w:val="decimal"/>
      <w:lvlText w:val=""/>
      <w:lvlJc w:val="left"/>
    </w:lvl>
    <w:lvl w:ilvl="8" w:tplc="D30E7896">
      <w:numFmt w:val="decimal"/>
      <w:lvlText w:val=""/>
      <w:lvlJc w:val="left"/>
    </w:lvl>
  </w:abstractNum>
  <w:abstractNum w:abstractNumId="257">
    <w:nsid w:val="25415B0C"/>
    <w:multiLevelType w:val="hybridMultilevel"/>
    <w:tmpl w:val="83DE8136"/>
    <w:lvl w:ilvl="0" w:tplc="6128D09A">
      <w:start w:val="7"/>
      <w:numFmt w:val="decimal"/>
      <w:lvlText w:val="%1."/>
      <w:lvlJc w:val="left"/>
    </w:lvl>
    <w:lvl w:ilvl="1" w:tplc="4C6EAB52">
      <w:numFmt w:val="decimal"/>
      <w:lvlText w:val=""/>
      <w:lvlJc w:val="left"/>
    </w:lvl>
    <w:lvl w:ilvl="2" w:tplc="D5EEA4CC">
      <w:numFmt w:val="decimal"/>
      <w:lvlText w:val=""/>
      <w:lvlJc w:val="left"/>
    </w:lvl>
    <w:lvl w:ilvl="3" w:tplc="A86CC7EC">
      <w:numFmt w:val="decimal"/>
      <w:lvlText w:val=""/>
      <w:lvlJc w:val="left"/>
    </w:lvl>
    <w:lvl w:ilvl="4" w:tplc="51325AC4">
      <w:numFmt w:val="decimal"/>
      <w:lvlText w:val=""/>
      <w:lvlJc w:val="left"/>
    </w:lvl>
    <w:lvl w:ilvl="5" w:tplc="902C6C92">
      <w:numFmt w:val="decimal"/>
      <w:lvlText w:val=""/>
      <w:lvlJc w:val="left"/>
    </w:lvl>
    <w:lvl w:ilvl="6" w:tplc="9F027A2A">
      <w:numFmt w:val="decimal"/>
      <w:lvlText w:val=""/>
      <w:lvlJc w:val="left"/>
    </w:lvl>
    <w:lvl w:ilvl="7" w:tplc="FD2ABF1C">
      <w:numFmt w:val="decimal"/>
      <w:lvlText w:val=""/>
      <w:lvlJc w:val="left"/>
    </w:lvl>
    <w:lvl w:ilvl="8" w:tplc="10BC386E">
      <w:numFmt w:val="decimal"/>
      <w:lvlText w:val=""/>
      <w:lvlJc w:val="left"/>
    </w:lvl>
  </w:abstractNum>
  <w:abstractNum w:abstractNumId="258">
    <w:nsid w:val="254D9EA9"/>
    <w:multiLevelType w:val="hybridMultilevel"/>
    <w:tmpl w:val="E8B6388E"/>
    <w:lvl w:ilvl="0" w:tplc="2D20A588">
      <w:start w:val="1"/>
      <w:numFmt w:val="upperLetter"/>
      <w:lvlText w:val="%1."/>
      <w:lvlJc w:val="left"/>
    </w:lvl>
    <w:lvl w:ilvl="1" w:tplc="02860B86">
      <w:start w:val="1"/>
      <w:numFmt w:val="bullet"/>
      <w:lvlText w:val="с"/>
      <w:lvlJc w:val="left"/>
    </w:lvl>
    <w:lvl w:ilvl="2" w:tplc="790EAEDA">
      <w:start w:val="1"/>
      <w:numFmt w:val="bullet"/>
      <w:lvlText w:val="−"/>
      <w:lvlJc w:val="left"/>
    </w:lvl>
    <w:lvl w:ilvl="3" w:tplc="51A6AD24">
      <w:numFmt w:val="decimal"/>
      <w:lvlText w:val=""/>
      <w:lvlJc w:val="left"/>
    </w:lvl>
    <w:lvl w:ilvl="4" w:tplc="AB069A2E">
      <w:numFmt w:val="decimal"/>
      <w:lvlText w:val=""/>
      <w:lvlJc w:val="left"/>
    </w:lvl>
    <w:lvl w:ilvl="5" w:tplc="6C02F316">
      <w:numFmt w:val="decimal"/>
      <w:lvlText w:val=""/>
      <w:lvlJc w:val="left"/>
    </w:lvl>
    <w:lvl w:ilvl="6" w:tplc="23F27E9A">
      <w:numFmt w:val="decimal"/>
      <w:lvlText w:val=""/>
      <w:lvlJc w:val="left"/>
    </w:lvl>
    <w:lvl w:ilvl="7" w:tplc="5E28BA3C">
      <w:numFmt w:val="decimal"/>
      <w:lvlText w:val=""/>
      <w:lvlJc w:val="left"/>
    </w:lvl>
    <w:lvl w:ilvl="8" w:tplc="060AF068">
      <w:numFmt w:val="decimal"/>
      <w:lvlText w:val=""/>
      <w:lvlJc w:val="left"/>
    </w:lvl>
  </w:abstractNum>
  <w:abstractNum w:abstractNumId="259">
    <w:nsid w:val="25670D6B"/>
    <w:multiLevelType w:val="hybridMultilevel"/>
    <w:tmpl w:val="DA36CBCC"/>
    <w:lvl w:ilvl="0" w:tplc="DD0A8060">
      <w:start w:val="1"/>
      <w:numFmt w:val="bullet"/>
      <w:lvlText w:val="В"/>
      <w:lvlJc w:val="left"/>
    </w:lvl>
    <w:lvl w:ilvl="1" w:tplc="721C3744">
      <w:numFmt w:val="decimal"/>
      <w:lvlText w:val=""/>
      <w:lvlJc w:val="left"/>
    </w:lvl>
    <w:lvl w:ilvl="2" w:tplc="851E7938">
      <w:numFmt w:val="decimal"/>
      <w:lvlText w:val=""/>
      <w:lvlJc w:val="left"/>
    </w:lvl>
    <w:lvl w:ilvl="3" w:tplc="F106346E">
      <w:numFmt w:val="decimal"/>
      <w:lvlText w:val=""/>
      <w:lvlJc w:val="left"/>
    </w:lvl>
    <w:lvl w:ilvl="4" w:tplc="AD2881F4">
      <w:numFmt w:val="decimal"/>
      <w:lvlText w:val=""/>
      <w:lvlJc w:val="left"/>
    </w:lvl>
    <w:lvl w:ilvl="5" w:tplc="ECECAF86">
      <w:numFmt w:val="decimal"/>
      <w:lvlText w:val=""/>
      <w:lvlJc w:val="left"/>
    </w:lvl>
    <w:lvl w:ilvl="6" w:tplc="1C16DBC8">
      <w:numFmt w:val="decimal"/>
      <w:lvlText w:val=""/>
      <w:lvlJc w:val="left"/>
    </w:lvl>
    <w:lvl w:ilvl="7" w:tplc="1F5ED5EE">
      <w:numFmt w:val="decimal"/>
      <w:lvlText w:val=""/>
      <w:lvlJc w:val="left"/>
    </w:lvl>
    <w:lvl w:ilvl="8" w:tplc="C3065C72">
      <w:numFmt w:val="decimal"/>
      <w:lvlText w:val=""/>
      <w:lvlJc w:val="left"/>
    </w:lvl>
  </w:abstractNum>
  <w:abstractNum w:abstractNumId="260">
    <w:nsid w:val="256E6749"/>
    <w:multiLevelType w:val="hybridMultilevel"/>
    <w:tmpl w:val="F712F578"/>
    <w:lvl w:ilvl="0" w:tplc="A860F87E">
      <w:start w:val="1"/>
      <w:numFmt w:val="bullet"/>
      <w:lvlText w:val="В"/>
      <w:lvlJc w:val="left"/>
    </w:lvl>
    <w:lvl w:ilvl="1" w:tplc="B45A793C">
      <w:numFmt w:val="decimal"/>
      <w:lvlText w:val=""/>
      <w:lvlJc w:val="left"/>
    </w:lvl>
    <w:lvl w:ilvl="2" w:tplc="54B06D68">
      <w:numFmt w:val="decimal"/>
      <w:lvlText w:val=""/>
      <w:lvlJc w:val="left"/>
    </w:lvl>
    <w:lvl w:ilvl="3" w:tplc="BDC49F86">
      <w:numFmt w:val="decimal"/>
      <w:lvlText w:val=""/>
      <w:lvlJc w:val="left"/>
    </w:lvl>
    <w:lvl w:ilvl="4" w:tplc="662ACFB6">
      <w:numFmt w:val="decimal"/>
      <w:lvlText w:val=""/>
      <w:lvlJc w:val="left"/>
    </w:lvl>
    <w:lvl w:ilvl="5" w:tplc="0400F19C">
      <w:numFmt w:val="decimal"/>
      <w:lvlText w:val=""/>
      <w:lvlJc w:val="left"/>
    </w:lvl>
    <w:lvl w:ilvl="6" w:tplc="8D7C602E">
      <w:numFmt w:val="decimal"/>
      <w:lvlText w:val=""/>
      <w:lvlJc w:val="left"/>
    </w:lvl>
    <w:lvl w:ilvl="7" w:tplc="39582CD2">
      <w:numFmt w:val="decimal"/>
      <w:lvlText w:val=""/>
      <w:lvlJc w:val="left"/>
    </w:lvl>
    <w:lvl w:ilvl="8" w:tplc="BB6C8F46">
      <w:numFmt w:val="decimal"/>
      <w:lvlText w:val=""/>
      <w:lvlJc w:val="left"/>
    </w:lvl>
  </w:abstractNum>
  <w:abstractNum w:abstractNumId="261">
    <w:nsid w:val="2586A498"/>
    <w:multiLevelType w:val="hybridMultilevel"/>
    <w:tmpl w:val="1E5AA8D8"/>
    <w:lvl w:ilvl="0" w:tplc="D03E9756">
      <w:start w:val="1"/>
      <w:numFmt w:val="upperLetter"/>
      <w:lvlText w:val="%1."/>
      <w:lvlJc w:val="left"/>
    </w:lvl>
    <w:lvl w:ilvl="1" w:tplc="3F18F290">
      <w:numFmt w:val="decimal"/>
      <w:lvlText w:val=""/>
      <w:lvlJc w:val="left"/>
    </w:lvl>
    <w:lvl w:ilvl="2" w:tplc="3776FA2C">
      <w:numFmt w:val="decimal"/>
      <w:lvlText w:val=""/>
      <w:lvlJc w:val="left"/>
    </w:lvl>
    <w:lvl w:ilvl="3" w:tplc="2A708E70">
      <w:numFmt w:val="decimal"/>
      <w:lvlText w:val=""/>
      <w:lvlJc w:val="left"/>
    </w:lvl>
    <w:lvl w:ilvl="4" w:tplc="FBA0DC6C">
      <w:numFmt w:val="decimal"/>
      <w:lvlText w:val=""/>
      <w:lvlJc w:val="left"/>
    </w:lvl>
    <w:lvl w:ilvl="5" w:tplc="A92EE476">
      <w:numFmt w:val="decimal"/>
      <w:lvlText w:val=""/>
      <w:lvlJc w:val="left"/>
    </w:lvl>
    <w:lvl w:ilvl="6" w:tplc="2CA066CA">
      <w:numFmt w:val="decimal"/>
      <w:lvlText w:val=""/>
      <w:lvlJc w:val="left"/>
    </w:lvl>
    <w:lvl w:ilvl="7" w:tplc="D8F0064E">
      <w:numFmt w:val="decimal"/>
      <w:lvlText w:val=""/>
      <w:lvlJc w:val="left"/>
    </w:lvl>
    <w:lvl w:ilvl="8" w:tplc="227C2FAE">
      <w:numFmt w:val="decimal"/>
      <w:lvlText w:val=""/>
      <w:lvlJc w:val="left"/>
    </w:lvl>
  </w:abstractNum>
  <w:abstractNum w:abstractNumId="262">
    <w:nsid w:val="25B57ED4"/>
    <w:multiLevelType w:val="hybridMultilevel"/>
    <w:tmpl w:val="5E6E2CAA"/>
    <w:lvl w:ilvl="0" w:tplc="DFDE051E">
      <w:start w:val="2"/>
      <w:numFmt w:val="upperLetter"/>
      <w:lvlText w:val="%1."/>
      <w:lvlJc w:val="left"/>
    </w:lvl>
    <w:lvl w:ilvl="1" w:tplc="C87E4014">
      <w:numFmt w:val="decimal"/>
      <w:lvlText w:val=""/>
      <w:lvlJc w:val="left"/>
    </w:lvl>
    <w:lvl w:ilvl="2" w:tplc="B16883D0">
      <w:numFmt w:val="decimal"/>
      <w:lvlText w:val=""/>
      <w:lvlJc w:val="left"/>
    </w:lvl>
    <w:lvl w:ilvl="3" w:tplc="5D088AC6">
      <w:numFmt w:val="decimal"/>
      <w:lvlText w:val=""/>
      <w:lvlJc w:val="left"/>
    </w:lvl>
    <w:lvl w:ilvl="4" w:tplc="477A7670">
      <w:numFmt w:val="decimal"/>
      <w:lvlText w:val=""/>
      <w:lvlJc w:val="left"/>
    </w:lvl>
    <w:lvl w:ilvl="5" w:tplc="2640D6D2">
      <w:numFmt w:val="decimal"/>
      <w:lvlText w:val=""/>
      <w:lvlJc w:val="left"/>
    </w:lvl>
    <w:lvl w:ilvl="6" w:tplc="D52E0078">
      <w:numFmt w:val="decimal"/>
      <w:lvlText w:val=""/>
      <w:lvlJc w:val="left"/>
    </w:lvl>
    <w:lvl w:ilvl="7" w:tplc="433A5690">
      <w:numFmt w:val="decimal"/>
      <w:lvlText w:val=""/>
      <w:lvlJc w:val="left"/>
    </w:lvl>
    <w:lvl w:ilvl="8" w:tplc="5966FD90">
      <w:numFmt w:val="decimal"/>
      <w:lvlText w:val=""/>
      <w:lvlJc w:val="left"/>
    </w:lvl>
  </w:abstractNum>
  <w:abstractNum w:abstractNumId="263">
    <w:nsid w:val="25EF81D5"/>
    <w:multiLevelType w:val="hybridMultilevel"/>
    <w:tmpl w:val="0DE67F5E"/>
    <w:lvl w:ilvl="0" w:tplc="B96A86DC">
      <w:start w:val="3"/>
      <w:numFmt w:val="upperLetter"/>
      <w:lvlText w:val="%1."/>
      <w:lvlJc w:val="left"/>
    </w:lvl>
    <w:lvl w:ilvl="1" w:tplc="11D682EE">
      <w:numFmt w:val="decimal"/>
      <w:lvlText w:val=""/>
      <w:lvlJc w:val="left"/>
    </w:lvl>
    <w:lvl w:ilvl="2" w:tplc="4BAC94D8">
      <w:numFmt w:val="decimal"/>
      <w:lvlText w:val=""/>
      <w:lvlJc w:val="left"/>
    </w:lvl>
    <w:lvl w:ilvl="3" w:tplc="91FAB5F8">
      <w:numFmt w:val="decimal"/>
      <w:lvlText w:val=""/>
      <w:lvlJc w:val="left"/>
    </w:lvl>
    <w:lvl w:ilvl="4" w:tplc="8ECA3F2E">
      <w:numFmt w:val="decimal"/>
      <w:lvlText w:val=""/>
      <w:lvlJc w:val="left"/>
    </w:lvl>
    <w:lvl w:ilvl="5" w:tplc="29BC9FDC">
      <w:numFmt w:val="decimal"/>
      <w:lvlText w:val=""/>
      <w:lvlJc w:val="left"/>
    </w:lvl>
    <w:lvl w:ilvl="6" w:tplc="43A801C8">
      <w:numFmt w:val="decimal"/>
      <w:lvlText w:val=""/>
      <w:lvlJc w:val="left"/>
    </w:lvl>
    <w:lvl w:ilvl="7" w:tplc="D0B08C62">
      <w:numFmt w:val="decimal"/>
      <w:lvlText w:val=""/>
      <w:lvlJc w:val="left"/>
    </w:lvl>
    <w:lvl w:ilvl="8" w:tplc="2990F508">
      <w:numFmt w:val="decimal"/>
      <w:lvlText w:val=""/>
      <w:lvlJc w:val="left"/>
    </w:lvl>
  </w:abstractNum>
  <w:abstractNum w:abstractNumId="264">
    <w:nsid w:val="25F1C1C1"/>
    <w:multiLevelType w:val="hybridMultilevel"/>
    <w:tmpl w:val="C70E2108"/>
    <w:lvl w:ilvl="0" w:tplc="8900663A">
      <w:start w:val="1"/>
      <w:numFmt w:val="decimal"/>
      <w:lvlText w:val="%1."/>
      <w:lvlJc w:val="left"/>
    </w:lvl>
    <w:lvl w:ilvl="1" w:tplc="5C5A40DA">
      <w:numFmt w:val="decimal"/>
      <w:lvlText w:val=""/>
      <w:lvlJc w:val="left"/>
    </w:lvl>
    <w:lvl w:ilvl="2" w:tplc="81503D60">
      <w:numFmt w:val="decimal"/>
      <w:lvlText w:val=""/>
      <w:lvlJc w:val="left"/>
    </w:lvl>
    <w:lvl w:ilvl="3" w:tplc="E7703188">
      <w:numFmt w:val="decimal"/>
      <w:lvlText w:val=""/>
      <w:lvlJc w:val="left"/>
    </w:lvl>
    <w:lvl w:ilvl="4" w:tplc="AF68C776">
      <w:numFmt w:val="decimal"/>
      <w:lvlText w:val=""/>
      <w:lvlJc w:val="left"/>
    </w:lvl>
    <w:lvl w:ilvl="5" w:tplc="747C50D2">
      <w:numFmt w:val="decimal"/>
      <w:lvlText w:val=""/>
      <w:lvlJc w:val="left"/>
    </w:lvl>
    <w:lvl w:ilvl="6" w:tplc="06403330">
      <w:numFmt w:val="decimal"/>
      <w:lvlText w:val=""/>
      <w:lvlJc w:val="left"/>
    </w:lvl>
    <w:lvl w:ilvl="7" w:tplc="33BAAF4E">
      <w:numFmt w:val="decimal"/>
      <w:lvlText w:val=""/>
      <w:lvlJc w:val="left"/>
    </w:lvl>
    <w:lvl w:ilvl="8" w:tplc="BC1AA9DA">
      <w:numFmt w:val="decimal"/>
      <w:lvlText w:val=""/>
      <w:lvlJc w:val="left"/>
    </w:lvl>
  </w:abstractNum>
  <w:abstractNum w:abstractNumId="265">
    <w:nsid w:val="268CB37F"/>
    <w:multiLevelType w:val="hybridMultilevel"/>
    <w:tmpl w:val="CFC8AA92"/>
    <w:lvl w:ilvl="0" w:tplc="46C8C2BC">
      <w:start w:val="2"/>
      <w:numFmt w:val="decimal"/>
      <w:lvlText w:val="%1."/>
      <w:lvlJc w:val="left"/>
    </w:lvl>
    <w:lvl w:ilvl="1" w:tplc="20B2A08C">
      <w:numFmt w:val="decimal"/>
      <w:lvlText w:val=""/>
      <w:lvlJc w:val="left"/>
    </w:lvl>
    <w:lvl w:ilvl="2" w:tplc="8DB4ABCA">
      <w:numFmt w:val="decimal"/>
      <w:lvlText w:val=""/>
      <w:lvlJc w:val="left"/>
    </w:lvl>
    <w:lvl w:ilvl="3" w:tplc="D2E41DA4">
      <w:numFmt w:val="decimal"/>
      <w:lvlText w:val=""/>
      <w:lvlJc w:val="left"/>
    </w:lvl>
    <w:lvl w:ilvl="4" w:tplc="6D3C0E34">
      <w:numFmt w:val="decimal"/>
      <w:lvlText w:val=""/>
      <w:lvlJc w:val="left"/>
    </w:lvl>
    <w:lvl w:ilvl="5" w:tplc="2912194E">
      <w:numFmt w:val="decimal"/>
      <w:lvlText w:val=""/>
      <w:lvlJc w:val="left"/>
    </w:lvl>
    <w:lvl w:ilvl="6" w:tplc="1E8AFEAA">
      <w:numFmt w:val="decimal"/>
      <w:lvlText w:val=""/>
      <w:lvlJc w:val="left"/>
    </w:lvl>
    <w:lvl w:ilvl="7" w:tplc="7EE6D394">
      <w:numFmt w:val="decimal"/>
      <w:lvlText w:val=""/>
      <w:lvlJc w:val="left"/>
    </w:lvl>
    <w:lvl w:ilvl="8" w:tplc="92C2B52E">
      <w:numFmt w:val="decimal"/>
      <w:lvlText w:val=""/>
      <w:lvlJc w:val="left"/>
    </w:lvl>
  </w:abstractNum>
  <w:abstractNum w:abstractNumId="266">
    <w:nsid w:val="26AF4D2D"/>
    <w:multiLevelType w:val="hybridMultilevel"/>
    <w:tmpl w:val="74FEB4D4"/>
    <w:lvl w:ilvl="0" w:tplc="DEC26BB4">
      <w:start w:val="1"/>
      <w:numFmt w:val="lowerLetter"/>
      <w:lvlText w:val="%1)"/>
      <w:lvlJc w:val="left"/>
    </w:lvl>
    <w:lvl w:ilvl="1" w:tplc="6D5AB084">
      <w:numFmt w:val="decimal"/>
      <w:lvlText w:val=""/>
      <w:lvlJc w:val="left"/>
    </w:lvl>
    <w:lvl w:ilvl="2" w:tplc="2C589FD2">
      <w:numFmt w:val="decimal"/>
      <w:lvlText w:val=""/>
      <w:lvlJc w:val="left"/>
    </w:lvl>
    <w:lvl w:ilvl="3" w:tplc="C6C633C4">
      <w:numFmt w:val="decimal"/>
      <w:lvlText w:val=""/>
      <w:lvlJc w:val="left"/>
    </w:lvl>
    <w:lvl w:ilvl="4" w:tplc="667280EE">
      <w:numFmt w:val="decimal"/>
      <w:lvlText w:val=""/>
      <w:lvlJc w:val="left"/>
    </w:lvl>
    <w:lvl w:ilvl="5" w:tplc="9C7243CC">
      <w:numFmt w:val="decimal"/>
      <w:lvlText w:val=""/>
      <w:lvlJc w:val="left"/>
    </w:lvl>
    <w:lvl w:ilvl="6" w:tplc="50845B92">
      <w:numFmt w:val="decimal"/>
      <w:lvlText w:val=""/>
      <w:lvlJc w:val="left"/>
    </w:lvl>
    <w:lvl w:ilvl="7" w:tplc="41F6D99E">
      <w:numFmt w:val="decimal"/>
      <w:lvlText w:val=""/>
      <w:lvlJc w:val="left"/>
    </w:lvl>
    <w:lvl w:ilvl="8" w:tplc="25442282">
      <w:numFmt w:val="decimal"/>
      <w:lvlText w:val=""/>
      <w:lvlJc w:val="left"/>
    </w:lvl>
  </w:abstractNum>
  <w:abstractNum w:abstractNumId="267">
    <w:nsid w:val="26BAF231"/>
    <w:multiLevelType w:val="hybridMultilevel"/>
    <w:tmpl w:val="BF34E530"/>
    <w:lvl w:ilvl="0" w:tplc="E7147B62">
      <w:start w:val="3"/>
      <w:numFmt w:val="upperLetter"/>
      <w:lvlText w:val="%1."/>
      <w:lvlJc w:val="left"/>
    </w:lvl>
    <w:lvl w:ilvl="1" w:tplc="FEEE7D1A">
      <w:numFmt w:val="decimal"/>
      <w:lvlText w:val=""/>
      <w:lvlJc w:val="left"/>
    </w:lvl>
    <w:lvl w:ilvl="2" w:tplc="AF54E022">
      <w:numFmt w:val="decimal"/>
      <w:lvlText w:val=""/>
      <w:lvlJc w:val="left"/>
    </w:lvl>
    <w:lvl w:ilvl="3" w:tplc="08529566">
      <w:numFmt w:val="decimal"/>
      <w:lvlText w:val=""/>
      <w:lvlJc w:val="left"/>
    </w:lvl>
    <w:lvl w:ilvl="4" w:tplc="FD600F5E">
      <w:numFmt w:val="decimal"/>
      <w:lvlText w:val=""/>
      <w:lvlJc w:val="left"/>
    </w:lvl>
    <w:lvl w:ilvl="5" w:tplc="F754EA72">
      <w:numFmt w:val="decimal"/>
      <w:lvlText w:val=""/>
      <w:lvlJc w:val="left"/>
    </w:lvl>
    <w:lvl w:ilvl="6" w:tplc="CF9047FE">
      <w:numFmt w:val="decimal"/>
      <w:lvlText w:val=""/>
      <w:lvlJc w:val="left"/>
    </w:lvl>
    <w:lvl w:ilvl="7" w:tplc="5F6C3580">
      <w:numFmt w:val="decimal"/>
      <w:lvlText w:val=""/>
      <w:lvlJc w:val="left"/>
    </w:lvl>
    <w:lvl w:ilvl="8" w:tplc="BD4829B4">
      <w:numFmt w:val="decimal"/>
      <w:lvlText w:val=""/>
      <w:lvlJc w:val="left"/>
    </w:lvl>
  </w:abstractNum>
  <w:abstractNum w:abstractNumId="268">
    <w:nsid w:val="272A9914"/>
    <w:multiLevelType w:val="hybridMultilevel"/>
    <w:tmpl w:val="9BFC8128"/>
    <w:lvl w:ilvl="0" w:tplc="7CE875A8">
      <w:start w:val="2"/>
      <w:numFmt w:val="upperLetter"/>
      <w:lvlText w:val="%1."/>
      <w:lvlJc w:val="left"/>
    </w:lvl>
    <w:lvl w:ilvl="1" w:tplc="2E641F5C">
      <w:start w:val="1"/>
      <w:numFmt w:val="bullet"/>
      <w:lvlText w:val="−"/>
      <w:lvlJc w:val="left"/>
    </w:lvl>
    <w:lvl w:ilvl="2" w:tplc="926E1970">
      <w:numFmt w:val="decimal"/>
      <w:lvlText w:val=""/>
      <w:lvlJc w:val="left"/>
    </w:lvl>
    <w:lvl w:ilvl="3" w:tplc="62F86292">
      <w:numFmt w:val="decimal"/>
      <w:lvlText w:val=""/>
      <w:lvlJc w:val="left"/>
    </w:lvl>
    <w:lvl w:ilvl="4" w:tplc="01DE1AD4">
      <w:numFmt w:val="decimal"/>
      <w:lvlText w:val=""/>
      <w:lvlJc w:val="left"/>
    </w:lvl>
    <w:lvl w:ilvl="5" w:tplc="B1B8533A">
      <w:numFmt w:val="decimal"/>
      <w:lvlText w:val=""/>
      <w:lvlJc w:val="left"/>
    </w:lvl>
    <w:lvl w:ilvl="6" w:tplc="3976EFD0">
      <w:numFmt w:val="decimal"/>
      <w:lvlText w:val=""/>
      <w:lvlJc w:val="left"/>
    </w:lvl>
    <w:lvl w:ilvl="7" w:tplc="ACD87DB8">
      <w:numFmt w:val="decimal"/>
      <w:lvlText w:val=""/>
      <w:lvlJc w:val="left"/>
    </w:lvl>
    <w:lvl w:ilvl="8" w:tplc="5BDEECA4">
      <w:numFmt w:val="decimal"/>
      <w:lvlText w:val=""/>
      <w:lvlJc w:val="left"/>
    </w:lvl>
  </w:abstractNum>
  <w:abstractNum w:abstractNumId="269">
    <w:nsid w:val="2764C907"/>
    <w:multiLevelType w:val="hybridMultilevel"/>
    <w:tmpl w:val="EECA600E"/>
    <w:lvl w:ilvl="0" w:tplc="55A05CEC">
      <w:start w:val="2"/>
      <w:numFmt w:val="decimal"/>
      <w:lvlText w:val="%1."/>
      <w:lvlJc w:val="left"/>
    </w:lvl>
    <w:lvl w:ilvl="1" w:tplc="3A60D182">
      <w:start w:val="1"/>
      <w:numFmt w:val="bullet"/>
      <w:lvlText w:val="−"/>
      <w:lvlJc w:val="left"/>
    </w:lvl>
    <w:lvl w:ilvl="2" w:tplc="06E6173A">
      <w:numFmt w:val="decimal"/>
      <w:lvlText w:val=""/>
      <w:lvlJc w:val="left"/>
    </w:lvl>
    <w:lvl w:ilvl="3" w:tplc="94AC06FC">
      <w:numFmt w:val="decimal"/>
      <w:lvlText w:val=""/>
      <w:lvlJc w:val="left"/>
    </w:lvl>
    <w:lvl w:ilvl="4" w:tplc="4F70D064">
      <w:numFmt w:val="decimal"/>
      <w:lvlText w:val=""/>
      <w:lvlJc w:val="left"/>
    </w:lvl>
    <w:lvl w:ilvl="5" w:tplc="1CFAEA5A">
      <w:numFmt w:val="decimal"/>
      <w:lvlText w:val=""/>
      <w:lvlJc w:val="left"/>
    </w:lvl>
    <w:lvl w:ilvl="6" w:tplc="22E2999C">
      <w:numFmt w:val="decimal"/>
      <w:lvlText w:val=""/>
      <w:lvlJc w:val="left"/>
    </w:lvl>
    <w:lvl w:ilvl="7" w:tplc="6FCA2AC2">
      <w:numFmt w:val="decimal"/>
      <w:lvlText w:val=""/>
      <w:lvlJc w:val="left"/>
    </w:lvl>
    <w:lvl w:ilvl="8" w:tplc="A906B6C4">
      <w:numFmt w:val="decimal"/>
      <w:lvlText w:val=""/>
      <w:lvlJc w:val="left"/>
    </w:lvl>
  </w:abstractNum>
  <w:abstractNum w:abstractNumId="270">
    <w:nsid w:val="27FFB15A"/>
    <w:multiLevelType w:val="hybridMultilevel"/>
    <w:tmpl w:val="66762ECE"/>
    <w:lvl w:ilvl="0" w:tplc="06E27B10">
      <w:start w:val="1"/>
      <w:numFmt w:val="upperLetter"/>
      <w:lvlText w:val="%1."/>
      <w:lvlJc w:val="left"/>
    </w:lvl>
    <w:lvl w:ilvl="1" w:tplc="861C6B9A">
      <w:numFmt w:val="decimal"/>
      <w:lvlText w:val=""/>
      <w:lvlJc w:val="left"/>
    </w:lvl>
    <w:lvl w:ilvl="2" w:tplc="554CAE3A">
      <w:numFmt w:val="decimal"/>
      <w:lvlText w:val=""/>
      <w:lvlJc w:val="left"/>
    </w:lvl>
    <w:lvl w:ilvl="3" w:tplc="637ABDC6">
      <w:numFmt w:val="decimal"/>
      <w:lvlText w:val=""/>
      <w:lvlJc w:val="left"/>
    </w:lvl>
    <w:lvl w:ilvl="4" w:tplc="D80012E2">
      <w:numFmt w:val="decimal"/>
      <w:lvlText w:val=""/>
      <w:lvlJc w:val="left"/>
    </w:lvl>
    <w:lvl w:ilvl="5" w:tplc="DEA0456E">
      <w:numFmt w:val="decimal"/>
      <w:lvlText w:val=""/>
      <w:lvlJc w:val="left"/>
    </w:lvl>
    <w:lvl w:ilvl="6" w:tplc="13EA35F4">
      <w:numFmt w:val="decimal"/>
      <w:lvlText w:val=""/>
      <w:lvlJc w:val="left"/>
    </w:lvl>
    <w:lvl w:ilvl="7" w:tplc="5CF69FCC">
      <w:numFmt w:val="decimal"/>
      <w:lvlText w:val=""/>
      <w:lvlJc w:val="left"/>
    </w:lvl>
    <w:lvl w:ilvl="8" w:tplc="FCA4B6EA">
      <w:numFmt w:val="decimal"/>
      <w:lvlText w:val=""/>
      <w:lvlJc w:val="left"/>
    </w:lvl>
  </w:abstractNum>
  <w:abstractNum w:abstractNumId="271">
    <w:nsid w:val="28100A9C"/>
    <w:multiLevelType w:val="hybridMultilevel"/>
    <w:tmpl w:val="BC84C2FC"/>
    <w:lvl w:ilvl="0" w:tplc="AF0A7FFE">
      <w:start w:val="1"/>
      <w:numFmt w:val="upperLetter"/>
      <w:lvlText w:val="%1."/>
      <w:lvlJc w:val="left"/>
    </w:lvl>
    <w:lvl w:ilvl="1" w:tplc="97A8AFCE">
      <w:start w:val="1"/>
      <w:numFmt w:val="bullet"/>
      <w:lvlText w:val="−"/>
      <w:lvlJc w:val="left"/>
    </w:lvl>
    <w:lvl w:ilvl="2" w:tplc="088EA58C">
      <w:numFmt w:val="decimal"/>
      <w:lvlText w:val=""/>
      <w:lvlJc w:val="left"/>
    </w:lvl>
    <w:lvl w:ilvl="3" w:tplc="9844EEA4">
      <w:numFmt w:val="decimal"/>
      <w:lvlText w:val=""/>
      <w:lvlJc w:val="left"/>
    </w:lvl>
    <w:lvl w:ilvl="4" w:tplc="B81A469C">
      <w:numFmt w:val="decimal"/>
      <w:lvlText w:val=""/>
      <w:lvlJc w:val="left"/>
    </w:lvl>
    <w:lvl w:ilvl="5" w:tplc="2B583BC4">
      <w:numFmt w:val="decimal"/>
      <w:lvlText w:val=""/>
      <w:lvlJc w:val="left"/>
    </w:lvl>
    <w:lvl w:ilvl="6" w:tplc="2C16A658">
      <w:numFmt w:val="decimal"/>
      <w:lvlText w:val=""/>
      <w:lvlJc w:val="left"/>
    </w:lvl>
    <w:lvl w:ilvl="7" w:tplc="05B682CC">
      <w:numFmt w:val="decimal"/>
      <w:lvlText w:val=""/>
      <w:lvlJc w:val="left"/>
    </w:lvl>
    <w:lvl w:ilvl="8" w:tplc="32A8BEC6">
      <w:numFmt w:val="decimal"/>
      <w:lvlText w:val=""/>
      <w:lvlJc w:val="left"/>
    </w:lvl>
  </w:abstractNum>
  <w:abstractNum w:abstractNumId="272">
    <w:nsid w:val="28168302"/>
    <w:multiLevelType w:val="hybridMultilevel"/>
    <w:tmpl w:val="B5A85B80"/>
    <w:lvl w:ilvl="0" w:tplc="A1ACE8A2">
      <w:start w:val="6"/>
      <w:numFmt w:val="decimal"/>
      <w:lvlText w:val="%1."/>
      <w:lvlJc w:val="left"/>
    </w:lvl>
    <w:lvl w:ilvl="1" w:tplc="3B823EE6">
      <w:numFmt w:val="decimal"/>
      <w:lvlText w:val=""/>
      <w:lvlJc w:val="left"/>
    </w:lvl>
    <w:lvl w:ilvl="2" w:tplc="4C4C6E64">
      <w:numFmt w:val="decimal"/>
      <w:lvlText w:val=""/>
      <w:lvlJc w:val="left"/>
    </w:lvl>
    <w:lvl w:ilvl="3" w:tplc="5C1AB5EA">
      <w:numFmt w:val="decimal"/>
      <w:lvlText w:val=""/>
      <w:lvlJc w:val="left"/>
    </w:lvl>
    <w:lvl w:ilvl="4" w:tplc="3EB6306E">
      <w:numFmt w:val="decimal"/>
      <w:lvlText w:val=""/>
      <w:lvlJc w:val="left"/>
    </w:lvl>
    <w:lvl w:ilvl="5" w:tplc="32B6DDE8">
      <w:numFmt w:val="decimal"/>
      <w:lvlText w:val=""/>
      <w:lvlJc w:val="left"/>
    </w:lvl>
    <w:lvl w:ilvl="6" w:tplc="C11E3C9C">
      <w:numFmt w:val="decimal"/>
      <w:lvlText w:val=""/>
      <w:lvlJc w:val="left"/>
    </w:lvl>
    <w:lvl w:ilvl="7" w:tplc="BCA494F4">
      <w:numFmt w:val="decimal"/>
      <w:lvlText w:val=""/>
      <w:lvlJc w:val="left"/>
    </w:lvl>
    <w:lvl w:ilvl="8" w:tplc="EAAE992C">
      <w:numFmt w:val="decimal"/>
      <w:lvlText w:val=""/>
      <w:lvlJc w:val="left"/>
    </w:lvl>
  </w:abstractNum>
  <w:abstractNum w:abstractNumId="273">
    <w:nsid w:val="2822BCA7"/>
    <w:multiLevelType w:val="hybridMultilevel"/>
    <w:tmpl w:val="03507494"/>
    <w:lvl w:ilvl="0" w:tplc="CDE2123E">
      <w:start w:val="3"/>
      <w:numFmt w:val="upperLetter"/>
      <w:lvlText w:val="%1."/>
      <w:lvlJc w:val="left"/>
    </w:lvl>
    <w:lvl w:ilvl="1" w:tplc="346C6BBA">
      <w:start w:val="1"/>
      <w:numFmt w:val="decimal"/>
      <w:lvlText w:val="%2"/>
      <w:lvlJc w:val="left"/>
    </w:lvl>
    <w:lvl w:ilvl="2" w:tplc="4C129CD4">
      <w:numFmt w:val="decimal"/>
      <w:lvlText w:val=""/>
      <w:lvlJc w:val="left"/>
    </w:lvl>
    <w:lvl w:ilvl="3" w:tplc="18F847C6">
      <w:numFmt w:val="decimal"/>
      <w:lvlText w:val=""/>
      <w:lvlJc w:val="left"/>
    </w:lvl>
    <w:lvl w:ilvl="4" w:tplc="D272057E">
      <w:numFmt w:val="decimal"/>
      <w:lvlText w:val=""/>
      <w:lvlJc w:val="left"/>
    </w:lvl>
    <w:lvl w:ilvl="5" w:tplc="3002450C">
      <w:numFmt w:val="decimal"/>
      <w:lvlText w:val=""/>
      <w:lvlJc w:val="left"/>
    </w:lvl>
    <w:lvl w:ilvl="6" w:tplc="5C6892F2">
      <w:numFmt w:val="decimal"/>
      <w:lvlText w:val=""/>
      <w:lvlJc w:val="left"/>
    </w:lvl>
    <w:lvl w:ilvl="7" w:tplc="B9687A80">
      <w:numFmt w:val="decimal"/>
      <w:lvlText w:val=""/>
      <w:lvlJc w:val="left"/>
    </w:lvl>
    <w:lvl w:ilvl="8" w:tplc="FD8EDF52">
      <w:numFmt w:val="decimal"/>
      <w:lvlText w:val=""/>
      <w:lvlJc w:val="left"/>
    </w:lvl>
  </w:abstractNum>
  <w:abstractNum w:abstractNumId="274">
    <w:nsid w:val="283290FD"/>
    <w:multiLevelType w:val="hybridMultilevel"/>
    <w:tmpl w:val="3306B87A"/>
    <w:lvl w:ilvl="0" w:tplc="CC660176">
      <w:start w:val="1"/>
      <w:numFmt w:val="bullet"/>
      <w:lvlText w:val="с"/>
      <w:lvlJc w:val="left"/>
    </w:lvl>
    <w:lvl w:ilvl="1" w:tplc="7638DA8A">
      <w:numFmt w:val="decimal"/>
      <w:lvlText w:val=""/>
      <w:lvlJc w:val="left"/>
    </w:lvl>
    <w:lvl w:ilvl="2" w:tplc="7BD658A4">
      <w:numFmt w:val="decimal"/>
      <w:lvlText w:val=""/>
      <w:lvlJc w:val="left"/>
    </w:lvl>
    <w:lvl w:ilvl="3" w:tplc="026E9DAE">
      <w:numFmt w:val="decimal"/>
      <w:lvlText w:val=""/>
      <w:lvlJc w:val="left"/>
    </w:lvl>
    <w:lvl w:ilvl="4" w:tplc="CAF0F714">
      <w:numFmt w:val="decimal"/>
      <w:lvlText w:val=""/>
      <w:lvlJc w:val="left"/>
    </w:lvl>
    <w:lvl w:ilvl="5" w:tplc="7CC2C642">
      <w:numFmt w:val="decimal"/>
      <w:lvlText w:val=""/>
      <w:lvlJc w:val="left"/>
    </w:lvl>
    <w:lvl w:ilvl="6" w:tplc="4EA8E4A6">
      <w:numFmt w:val="decimal"/>
      <w:lvlText w:val=""/>
      <w:lvlJc w:val="left"/>
    </w:lvl>
    <w:lvl w:ilvl="7" w:tplc="401CFFCC">
      <w:numFmt w:val="decimal"/>
      <w:lvlText w:val=""/>
      <w:lvlJc w:val="left"/>
    </w:lvl>
    <w:lvl w:ilvl="8" w:tplc="D2CC5BA2">
      <w:numFmt w:val="decimal"/>
      <w:lvlText w:val=""/>
      <w:lvlJc w:val="left"/>
    </w:lvl>
  </w:abstractNum>
  <w:abstractNum w:abstractNumId="275">
    <w:nsid w:val="28881591"/>
    <w:multiLevelType w:val="hybridMultilevel"/>
    <w:tmpl w:val="5DDAFA8C"/>
    <w:lvl w:ilvl="0" w:tplc="8824684A">
      <w:start w:val="1"/>
      <w:numFmt w:val="decimal"/>
      <w:lvlText w:val="%1."/>
      <w:lvlJc w:val="left"/>
    </w:lvl>
    <w:lvl w:ilvl="1" w:tplc="3EE8AD84">
      <w:numFmt w:val="decimal"/>
      <w:lvlText w:val=""/>
      <w:lvlJc w:val="left"/>
    </w:lvl>
    <w:lvl w:ilvl="2" w:tplc="39608D5A">
      <w:numFmt w:val="decimal"/>
      <w:lvlText w:val=""/>
      <w:lvlJc w:val="left"/>
    </w:lvl>
    <w:lvl w:ilvl="3" w:tplc="1E84066A">
      <w:numFmt w:val="decimal"/>
      <w:lvlText w:val=""/>
      <w:lvlJc w:val="left"/>
    </w:lvl>
    <w:lvl w:ilvl="4" w:tplc="710E943C">
      <w:numFmt w:val="decimal"/>
      <w:lvlText w:val=""/>
      <w:lvlJc w:val="left"/>
    </w:lvl>
    <w:lvl w:ilvl="5" w:tplc="29564EE8">
      <w:numFmt w:val="decimal"/>
      <w:lvlText w:val=""/>
      <w:lvlJc w:val="left"/>
    </w:lvl>
    <w:lvl w:ilvl="6" w:tplc="8640A67E">
      <w:numFmt w:val="decimal"/>
      <w:lvlText w:val=""/>
      <w:lvlJc w:val="left"/>
    </w:lvl>
    <w:lvl w:ilvl="7" w:tplc="98184CC8">
      <w:numFmt w:val="decimal"/>
      <w:lvlText w:val=""/>
      <w:lvlJc w:val="left"/>
    </w:lvl>
    <w:lvl w:ilvl="8" w:tplc="0B484BD6">
      <w:numFmt w:val="decimal"/>
      <w:lvlText w:val=""/>
      <w:lvlJc w:val="left"/>
    </w:lvl>
  </w:abstractNum>
  <w:abstractNum w:abstractNumId="276">
    <w:nsid w:val="28B1BBF2"/>
    <w:multiLevelType w:val="hybridMultilevel"/>
    <w:tmpl w:val="698A31F8"/>
    <w:lvl w:ilvl="0" w:tplc="71A07F1C">
      <w:start w:val="1"/>
      <w:numFmt w:val="bullet"/>
      <w:lvlText w:val="и"/>
      <w:lvlJc w:val="left"/>
    </w:lvl>
    <w:lvl w:ilvl="1" w:tplc="F5BA9ECE">
      <w:numFmt w:val="decimal"/>
      <w:lvlText w:val=""/>
      <w:lvlJc w:val="left"/>
    </w:lvl>
    <w:lvl w:ilvl="2" w:tplc="D240A1E2">
      <w:numFmt w:val="decimal"/>
      <w:lvlText w:val=""/>
      <w:lvlJc w:val="left"/>
    </w:lvl>
    <w:lvl w:ilvl="3" w:tplc="F2D8DA0A">
      <w:numFmt w:val="decimal"/>
      <w:lvlText w:val=""/>
      <w:lvlJc w:val="left"/>
    </w:lvl>
    <w:lvl w:ilvl="4" w:tplc="4CAAACD6">
      <w:numFmt w:val="decimal"/>
      <w:lvlText w:val=""/>
      <w:lvlJc w:val="left"/>
    </w:lvl>
    <w:lvl w:ilvl="5" w:tplc="276CE42C">
      <w:numFmt w:val="decimal"/>
      <w:lvlText w:val=""/>
      <w:lvlJc w:val="left"/>
    </w:lvl>
    <w:lvl w:ilvl="6" w:tplc="070255B2">
      <w:numFmt w:val="decimal"/>
      <w:lvlText w:val=""/>
      <w:lvlJc w:val="left"/>
    </w:lvl>
    <w:lvl w:ilvl="7" w:tplc="E75421A0">
      <w:numFmt w:val="decimal"/>
      <w:lvlText w:val=""/>
      <w:lvlJc w:val="left"/>
    </w:lvl>
    <w:lvl w:ilvl="8" w:tplc="8354CEB0">
      <w:numFmt w:val="decimal"/>
      <w:lvlText w:val=""/>
      <w:lvlJc w:val="left"/>
    </w:lvl>
  </w:abstractNum>
  <w:abstractNum w:abstractNumId="277">
    <w:nsid w:val="28BA7A13"/>
    <w:multiLevelType w:val="hybridMultilevel"/>
    <w:tmpl w:val="8410E588"/>
    <w:lvl w:ilvl="0" w:tplc="3FDEBD44">
      <w:start w:val="2"/>
      <w:numFmt w:val="decimal"/>
      <w:lvlText w:val="%1."/>
      <w:lvlJc w:val="left"/>
    </w:lvl>
    <w:lvl w:ilvl="1" w:tplc="4FBA215E">
      <w:numFmt w:val="decimal"/>
      <w:lvlText w:val=""/>
      <w:lvlJc w:val="left"/>
    </w:lvl>
    <w:lvl w:ilvl="2" w:tplc="54ACC42C">
      <w:numFmt w:val="decimal"/>
      <w:lvlText w:val=""/>
      <w:lvlJc w:val="left"/>
    </w:lvl>
    <w:lvl w:ilvl="3" w:tplc="5394C01C">
      <w:numFmt w:val="decimal"/>
      <w:lvlText w:val=""/>
      <w:lvlJc w:val="left"/>
    </w:lvl>
    <w:lvl w:ilvl="4" w:tplc="A96061BE">
      <w:numFmt w:val="decimal"/>
      <w:lvlText w:val=""/>
      <w:lvlJc w:val="left"/>
    </w:lvl>
    <w:lvl w:ilvl="5" w:tplc="45F40838">
      <w:numFmt w:val="decimal"/>
      <w:lvlText w:val=""/>
      <w:lvlJc w:val="left"/>
    </w:lvl>
    <w:lvl w:ilvl="6" w:tplc="B48C0308">
      <w:numFmt w:val="decimal"/>
      <w:lvlText w:val=""/>
      <w:lvlJc w:val="left"/>
    </w:lvl>
    <w:lvl w:ilvl="7" w:tplc="B5FE6EF8">
      <w:numFmt w:val="decimal"/>
      <w:lvlText w:val=""/>
      <w:lvlJc w:val="left"/>
    </w:lvl>
    <w:lvl w:ilvl="8" w:tplc="92041BD6">
      <w:numFmt w:val="decimal"/>
      <w:lvlText w:val=""/>
      <w:lvlJc w:val="left"/>
    </w:lvl>
  </w:abstractNum>
  <w:abstractNum w:abstractNumId="278">
    <w:nsid w:val="29180EE2"/>
    <w:multiLevelType w:val="hybridMultilevel"/>
    <w:tmpl w:val="F26CA0FC"/>
    <w:lvl w:ilvl="0" w:tplc="66D0BC64">
      <w:start w:val="1"/>
      <w:numFmt w:val="upperLetter"/>
      <w:lvlText w:val="%1."/>
      <w:lvlJc w:val="left"/>
    </w:lvl>
    <w:lvl w:ilvl="1" w:tplc="DCDEBC28">
      <w:numFmt w:val="decimal"/>
      <w:lvlText w:val=""/>
      <w:lvlJc w:val="left"/>
    </w:lvl>
    <w:lvl w:ilvl="2" w:tplc="FC26F0D4">
      <w:numFmt w:val="decimal"/>
      <w:lvlText w:val=""/>
      <w:lvlJc w:val="left"/>
    </w:lvl>
    <w:lvl w:ilvl="3" w:tplc="90208F2E">
      <w:numFmt w:val="decimal"/>
      <w:lvlText w:val=""/>
      <w:lvlJc w:val="left"/>
    </w:lvl>
    <w:lvl w:ilvl="4" w:tplc="4E0A5798">
      <w:numFmt w:val="decimal"/>
      <w:lvlText w:val=""/>
      <w:lvlJc w:val="left"/>
    </w:lvl>
    <w:lvl w:ilvl="5" w:tplc="C82CDF52">
      <w:numFmt w:val="decimal"/>
      <w:lvlText w:val=""/>
      <w:lvlJc w:val="left"/>
    </w:lvl>
    <w:lvl w:ilvl="6" w:tplc="EE3AAD0E">
      <w:numFmt w:val="decimal"/>
      <w:lvlText w:val=""/>
      <w:lvlJc w:val="left"/>
    </w:lvl>
    <w:lvl w:ilvl="7" w:tplc="7444DF28">
      <w:numFmt w:val="decimal"/>
      <w:lvlText w:val=""/>
      <w:lvlJc w:val="left"/>
    </w:lvl>
    <w:lvl w:ilvl="8" w:tplc="8244EC8E">
      <w:numFmt w:val="decimal"/>
      <w:lvlText w:val=""/>
      <w:lvlJc w:val="left"/>
    </w:lvl>
  </w:abstractNum>
  <w:abstractNum w:abstractNumId="279">
    <w:nsid w:val="2936B69A"/>
    <w:multiLevelType w:val="hybridMultilevel"/>
    <w:tmpl w:val="2ECEF6A6"/>
    <w:lvl w:ilvl="0" w:tplc="086EDA70">
      <w:start w:val="1"/>
      <w:numFmt w:val="decimal"/>
      <w:lvlText w:val="%1."/>
      <w:lvlJc w:val="left"/>
    </w:lvl>
    <w:lvl w:ilvl="1" w:tplc="7288490C">
      <w:numFmt w:val="decimal"/>
      <w:lvlText w:val=""/>
      <w:lvlJc w:val="left"/>
    </w:lvl>
    <w:lvl w:ilvl="2" w:tplc="A47E2088">
      <w:numFmt w:val="decimal"/>
      <w:lvlText w:val=""/>
      <w:lvlJc w:val="left"/>
    </w:lvl>
    <w:lvl w:ilvl="3" w:tplc="4FACE9AA">
      <w:numFmt w:val="decimal"/>
      <w:lvlText w:val=""/>
      <w:lvlJc w:val="left"/>
    </w:lvl>
    <w:lvl w:ilvl="4" w:tplc="D590AB66">
      <w:numFmt w:val="decimal"/>
      <w:lvlText w:val=""/>
      <w:lvlJc w:val="left"/>
    </w:lvl>
    <w:lvl w:ilvl="5" w:tplc="02D87C0C">
      <w:numFmt w:val="decimal"/>
      <w:lvlText w:val=""/>
      <w:lvlJc w:val="left"/>
    </w:lvl>
    <w:lvl w:ilvl="6" w:tplc="5846D662">
      <w:numFmt w:val="decimal"/>
      <w:lvlText w:val=""/>
      <w:lvlJc w:val="left"/>
    </w:lvl>
    <w:lvl w:ilvl="7" w:tplc="02D29964">
      <w:numFmt w:val="decimal"/>
      <w:lvlText w:val=""/>
      <w:lvlJc w:val="left"/>
    </w:lvl>
    <w:lvl w:ilvl="8" w:tplc="32427EEC">
      <w:numFmt w:val="decimal"/>
      <w:lvlText w:val=""/>
      <w:lvlJc w:val="left"/>
    </w:lvl>
  </w:abstractNum>
  <w:abstractNum w:abstractNumId="280">
    <w:nsid w:val="294614F7"/>
    <w:multiLevelType w:val="hybridMultilevel"/>
    <w:tmpl w:val="94C4B0C2"/>
    <w:lvl w:ilvl="0" w:tplc="71C65B2A">
      <w:start w:val="1"/>
      <w:numFmt w:val="upperLetter"/>
      <w:lvlText w:val="%1."/>
      <w:lvlJc w:val="left"/>
    </w:lvl>
    <w:lvl w:ilvl="1" w:tplc="EA00BC0E">
      <w:numFmt w:val="decimal"/>
      <w:lvlText w:val=""/>
      <w:lvlJc w:val="left"/>
    </w:lvl>
    <w:lvl w:ilvl="2" w:tplc="00C61342">
      <w:numFmt w:val="decimal"/>
      <w:lvlText w:val=""/>
      <w:lvlJc w:val="left"/>
    </w:lvl>
    <w:lvl w:ilvl="3" w:tplc="453A2E82">
      <w:numFmt w:val="decimal"/>
      <w:lvlText w:val=""/>
      <w:lvlJc w:val="left"/>
    </w:lvl>
    <w:lvl w:ilvl="4" w:tplc="A7BA2AB8">
      <w:numFmt w:val="decimal"/>
      <w:lvlText w:val=""/>
      <w:lvlJc w:val="left"/>
    </w:lvl>
    <w:lvl w:ilvl="5" w:tplc="47329EB2">
      <w:numFmt w:val="decimal"/>
      <w:lvlText w:val=""/>
      <w:lvlJc w:val="left"/>
    </w:lvl>
    <w:lvl w:ilvl="6" w:tplc="7B025C48">
      <w:numFmt w:val="decimal"/>
      <w:lvlText w:val=""/>
      <w:lvlJc w:val="left"/>
    </w:lvl>
    <w:lvl w:ilvl="7" w:tplc="C50264FA">
      <w:numFmt w:val="decimal"/>
      <w:lvlText w:val=""/>
      <w:lvlJc w:val="left"/>
    </w:lvl>
    <w:lvl w:ilvl="8" w:tplc="2F60F15C">
      <w:numFmt w:val="decimal"/>
      <w:lvlText w:val=""/>
      <w:lvlJc w:val="left"/>
    </w:lvl>
  </w:abstractNum>
  <w:abstractNum w:abstractNumId="281">
    <w:nsid w:val="294E0FD0"/>
    <w:multiLevelType w:val="hybridMultilevel"/>
    <w:tmpl w:val="EC5C311C"/>
    <w:lvl w:ilvl="0" w:tplc="81DC7916">
      <w:start w:val="1"/>
      <w:numFmt w:val="upperLetter"/>
      <w:lvlText w:val="%1."/>
      <w:lvlJc w:val="left"/>
    </w:lvl>
    <w:lvl w:ilvl="1" w:tplc="D3840B9A">
      <w:numFmt w:val="decimal"/>
      <w:lvlText w:val=""/>
      <w:lvlJc w:val="left"/>
    </w:lvl>
    <w:lvl w:ilvl="2" w:tplc="71D0A102">
      <w:numFmt w:val="decimal"/>
      <w:lvlText w:val=""/>
      <w:lvlJc w:val="left"/>
    </w:lvl>
    <w:lvl w:ilvl="3" w:tplc="3858167E">
      <w:numFmt w:val="decimal"/>
      <w:lvlText w:val=""/>
      <w:lvlJc w:val="left"/>
    </w:lvl>
    <w:lvl w:ilvl="4" w:tplc="646618B0">
      <w:numFmt w:val="decimal"/>
      <w:lvlText w:val=""/>
      <w:lvlJc w:val="left"/>
    </w:lvl>
    <w:lvl w:ilvl="5" w:tplc="A01A8AD4">
      <w:numFmt w:val="decimal"/>
      <w:lvlText w:val=""/>
      <w:lvlJc w:val="left"/>
    </w:lvl>
    <w:lvl w:ilvl="6" w:tplc="54B4CD56">
      <w:numFmt w:val="decimal"/>
      <w:lvlText w:val=""/>
      <w:lvlJc w:val="left"/>
    </w:lvl>
    <w:lvl w:ilvl="7" w:tplc="E4CAB27E">
      <w:numFmt w:val="decimal"/>
      <w:lvlText w:val=""/>
      <w:lvlJc w:val="left"/>
    </w:lvl>
    <w:lvl w:ilvl="8" w:tplc="1E785A26">
      <w:numFmt w:val="decimal"/>
      <w:lvlText w:val=""/>
      <w:lvlJc w:val="left"/>
    </w:lvl>
  </w:abstractNum>
  <w:abstractNum w:abstractNumId="282">
    <w:nsid w:val="2970CC78"/>
    <w:multiLevelType w:val="hybridMultilevel"/>
    <w:tmpl w:val="6D04CE22"/>
    <w:lvl w:ilvl="0" w:tplc="8AF09F2A">
      <w:start w:val="3"/>
      <w:numFmt w:val="upperLetter"/>
      <w:lvlText w:val="%1."/>
      <w:lvlJc w:val="left"/>
    </w:lvl>
    <w:lvl w:ilvl="1" w:tplc="B450020C">
      <w:numFmt w:val="decimal"/>
      <w:lvlText w:val=""/>
      <w:lvlJc w:val="left"/>
    </w:lvl>
    <w:lvl w:ilvl="2" w:tplc="F1D070C0">
      <w:numFmt w:val="decimal"/>
      <w:lvlText w:val=""/>
      <w:lvlJc w:val="left"/>
    </w:lvl>
    <w:lvl w:ilvl="3" w:tplc="DAFC98EE">
      <w:numFmt w:val="decimal"/>
      <w:lvlText w:val=""/>
      <w:lvlJc w:val="left"/>
    </w:lvl>
    <w:lvl w:ilvl="4" w:tplc="89B2DF06">
      <w:numFmt w:val="decimal"/>
      <w:lvlText w:val=""/>
      <w:lvlJc w:val="left"/>
    </w:lvl>
    <w:lvl w:ilvl="5" w:tplc="7DC2099E">
      <w:numFmt w:val="decimal"/>
      <w:lvlText w:val=""/>
      <w:lvlJc w:val="left"/>
    </w:lvl>
    <w:lvl w:ilvl="6" w:tplc="6F2C703C">
      <w:numFmt w:val="decimal"/>
      <w:lvlText w:val=""/>
      <w:lvlJc w:val="left"/>
    </w:lvl>
    <w:lvl w:ilvl="7" w:tplc="4BBE4B94">
      <w:numFmt w:val="decimal"/>
      <w:lvlText w:val=""/>
      <w:lvlJc w:val="left"/>
    </w:lvl>
    <w:lvl w:ilvl="8" w:tplc="FF5C364A">
      <w:numFmt w:val="decimal"/>
      <w:lvlText w:val=""/>
      <w:lvlJc w:val="left"/>
    </w:lvl>
  </w:abstractNum>
  <w:abstractNum w:abstractNumId="283">
    <w:nsid w:val="2973F88F"/>
    <w:multiLevelType w:val="hybridMultilevel"/>
    <w:tmpl w:val="8340ABBE"/>
    <w:lvl w:ilvl="0" w:tplc="16786690">
      <w:start w:val="1"/>
      <w:numFmt w:val="upperLetter"/>
      <w:lvlText w:val="%1."/>
      <w:lvlJc w:val="left"/>
    </w:lvl>
    <w:lvl w:ilvl="1" w:tplc="0B32D446">
      <w:numFmt w:val="decimal"/>
      <w:lvlText w:val=""/>
      <w:lvlJc w:val="left"/>
    </w:lvl>
    <w:lvl w:ilvl="2" w:tplc="362A5D6A">
      <w:numFmt w:val="decimal"/>
      <w:lvlText w:val=""/>
      <w:lvlJc w:val="left"/>
    </w:lvl>
    <w:lvl w:ilvl="3" w:tplc="32D68B24">
      <w:numFmt w:val="decimal"/>
      <w:lvlText w:val=""/>
      <w:lvlJc w:val="left"/>
    </w:lvl>
    <w:lvl w:ilvl="4" w:tplc="70223A66">
      <w:numFmt w:val="decimal"/>
      <w:lvlText w:val=""/>
      <w:lvlJc w:val="left"/>
    </w:lvl>
    <w:lvl w:ilvl="5" w:tplc="D36C6740">
      <w:numFmt w:val="decimal"/>
      <w:lvlText w:val=""/>
      <w:lvlJc w:val="left"/>
    </w:lvl>
    <w:lvl w:ilvl="6" w:tplc="58FC3290">
      <w:numFmt w:val="decimal"/>
      <w:lvlText w:val=""/>
      <w:lvlJc w:val="left"/>
    </w:lvl>
    <w:lvl w:ilvl="7" w:tplc="4E2E914A">
      <w:numFmt w:val="decimal"/>
      <w:lvlText w:val=""/>
      <w:lvlJc w:val="left"/>
    </w:lvl>
    <w:lvl w:ilvl="8" w:tplc="68EA5E1E">
      <w:numFmt w:val="decimal"/>
      <w:lvlText w:val=""/>
      <w:lvlJc w:val="left"/>
    </w:lvl>
  </w:abstractNum>
  <w:abstractNum w:abstractNumId="284">
    <w:nsid w:val="297BFD38"/>
    <w:multiLevelType w:val="hybridMultilevel"/>
    <w:tmpl w:val="BCC2ED0C"/>
    <w:lvl w:ilvl="0" w:tplc="8986504C">
      <w:start w:val="1"/>
      <w:numFmt w:val="upperLetter"/>
      <w:lvlText w:val="%1."/>
      <w:lvlJc w:val="left"/>
    </w:lvl>
    <w:lvl w:ilvl="1" w:tplc="C3C6197A">
      <w:numFmt w:val="decimal"/>
      <w:lvlText w:val=""/>
      <w:lvlJc w:val="left"/>
    </w:lvl>
    <w:lvl w:ilvl="2" w:tplc="C51EAC3C">
      <w:numFmt w:val="decimal"/>
      <w:lvlText w:val=""/>
      <w:lvlJc w:val="left"/>
    </w:lvl>
    <w:lvl w:ilvl="3" w:tplc="06BA5986">
      <w:numFmt w:val="decimal"/>
      <w:lvlText w:val=""/>
      <w:lvlJc w:val="left"/>
    </w:lvl>
    <w:lvl w:ilvl="4" w:tplc="EF201F10">
      <w:numFmt w:val="decimal"/>
      <w:lvlText w:val=""/>
      <w:lvlJc w:val="left"/>
    </w:lvl>
    <w:lvl w:ilvl="5" w:tplc="33DA83AE">
      <w:numFmt w:val="decimal"/>
      <w:lvlText w:val=""/>
      <w:lvlJc w:val="left"/>
    </w:lvl>
    <w:lvl w:ilvl="6" w:tplc="2B2A6880">
      <w:numFmt w:val="decimal"/>
      <w:lvlText w:val=""/>
      <w:lvlJc w:val="left"/>
    </w:lvl>
    <w:lvl w:ilvl="7" w:tplc="77B040E2">
      <w:numFmt w:val="decimal"/>
      <w:lvlText w:val=""/>
      <w:lvlJc w:val="left"/>
    </w:lvl>
    <w:lvl w:ilvl="8" w:tplc="A5321D78">
      <w:numFmt w:val="decimal"/>
      <w:lvlText w:val=""/>
      <w:lvlJc w:val="left"/>
    </w:lvl>
  </w:abstractNum>
  <w:abstractNum w:abstractNumId="285">
    <w:nsid w:val="299F6730"/>
    <w:multiLevelType w:val="hybridMultilevel"/>
    <w:tmpl w:val="FE047908"/>
    <w:lvl w:ilvl="0" w:tplc="B7A2614E">
      <w:start w:val="3"/>
      <w:numFmt w:val="upperLetter"/>
      <w:lvlText w:val="%1."/>
      <w:lvlJc w:val="left"/>
    </w:lvl>
    <w:lvl w:ilvl="1" w:tplc="535A2F30">
      <w:numFmt w:val="decimal"/>
      <w:lvlText w:val=""/>
      <w:lvlJc w:val="left"/>
    </w:lvl>
    <w:lvl w:ilvl="2" w:tplc="C08C5378">
      <w:numFmt w:val="decimal"/>
      <w:lvlText w:val=""/>
      <w:lvlJc w:val="left"/>
    </w:lvl>
    <w:lvl w:ilvl="3" w:tplc="B8CC135C">
      <w:numFmt w:val="decimal"/>
      <w:lvlText w:val=""/>
      <w:lvlJc w:val="left"/>
    </w:lvl>
    <w:lvl w:ilvl="4" w:tplc="243693FA">
      <w:numFmt w:val="decimal"/>
      <w:lvlText w:val=""/>
      <w:lvlJc w:val="left"/>
    </w:lvl>
    <w:lvl w:ilvl="5" w:tplc="626A0A64">
      <w:numFmt w:val="decimal"/>
      <w:lvlText w:val=""/>
      <w:lvlJc w:val="left"/>
    </w:lvl>
    <w:lvl w:ilvl="6" w:tplc="EC74AD88">
      <w:numFmt w:val="decimal"/>
      <w:lvlText w:val=""/>
      <w:lvlJc w:val="left"/>
    </w:lvl>
    <w:lvl w:ilvl="7" w:tplc="F0825138">
      <w:numFmt w:val="decimal"/>
      <w:lvlText w:val=""/>
      <w:lvlJc w:val="left"/>
    </w:lvl>
    <w:lvl w:ilvl="8" w:tplc="2540808E">
      <w:numFmt w:val="decimal"/>
      <w:lvlText w:val=""/>
      <w:lvlJc w:val="left"/>
    </w:lvl>
  </w:abstractNum>
  <w:abstractNum w:abstractNumId="286">
    <w:nsid w:val="29B0E9A8"/>
    <w:multiLevelType w:val="hybridMultilevel"/>
    <w:tmpl w:val="AA8A25EC"/>
    <w:lvl w:ilvl="0" w:tplc="295637D4">
      <w:start w:val="1"/>
      <w:numFmt w:val="bullet"/>
      <w:lvlText w:val="В"/>
      <w:lvlJc w:val="left"/>
    </w:lvl>
    <w:lvl w:ilvl="1" w:tplc="06F679E2">
      <w:numFmt w:val="decimal"/>
      <w:lvlText w:val=""/>
      <w:lvlJc w:val="left"/>
    </w:lvl>
    <w:lvl w:ilvl="2" w:tplc="3712FA2E">
      <w:numFmt w:val="decimal"/>
      <w:lvlText w:val=""/>
      <w:lvlJc w:val="left"/>
    </w:lvl>
    <w:lvl w:ilvl="3" w:tplc="3C620DDE">
      <w:numFmt w:val="decimal"/>
      <w:lvlText w:val=""/>
      <w:lvlJc w:val="left"/>
    </w:lvl>
    <w:lvl w:ilvl="4" w:tplc="490A8C9A">
      <w:numFmt w:val="decimal"/>
      <w:lvlText w:val=""/>
      <w:lvlJc w:val="left"/>
    </w:lvl>
    <w:lvl w:ilvl="5" w:tplc="50ECFF62">
      <w:numFmt w:val="decimal"/>
      <w:lvlText w:val=""/>
      <w:lvlJc w:val="left"/>
    </w:lvl>
    <w:lvl w:ilvl="6" w:tplc="E228B910">
      <w:numFmt w:val="decimal"/>
      <w:lvlText w:val=""/>
      <w:lvlJc w:val="left"/>
    </w:lvl>
    <w:lvl w:ilvl="7" w:tplc="2CCE4F36">
      <w:numFmt w:val="decimal"/>
      <w:lvlText w:val=""/>
      <w:lvlJc w:val="left"/>
    </w:lvl>
    <w:lvl w:ilvl="8" w:tplc="51A8F722">
      <w:numFmt w:val="decimal"/>
      <w:lvlText w:val=""/>
      <w:lvlJc w:val="left"/>
    </w:lvl>
  </w:abstractNum>
  <w:abstractNum w:abstractNumId="287">
    <w:nsid w:val="29BD8A97"/>
    <w:multiLevelType w:val="hybridMultilevel"/>
    <w:tmpl w:val="203C0BA0"/>
    <w:lvl w:ilvl="0" w:tplc="76E46D0A">
      <w:start w:val="2"/>
      <w:numFmt w:val="upperLetter"/>
      <w:lvlText w:val="%1."/>
      <w:lvlJc w:val="left"/>
    </w:lvl>
    <w:lvl w:ilvl="1" w:tplc="B032151E">
      <w:numFmt w:val="decimal"/>
      <w:lvlText w:val=""/>
      <w:lvlJc w:val="left"/>
    </w:lvl>
    <w:lvl w:ilvl="2" w:tplc="6BAE61AE">
      <w:numFmt w:val="decimal"/>
      <w:lvlText w:val=""/>
      <w:lvlJc w:val="left"/>
    </w:lvl>
    <w:lvl w:ilvl="3" w:tplc="A7B43A9E">
      <w:numFmt w:val="decimal"/>
      <w:lvlText w:val=""/>
      <w:lvlJc w:val="left"/>
    </w:lvl>
    <w:lvl w:ilvl="4" w:tplc="45C855A8">
      <w:numFmt w:val="decimal"/>
      <w:lvlText w:val=""/>
      <w:lvlJc w:val="left"/>
    </w:lvl>
    <w:lvl w:ilvl="5" w:tplc="9418CA60">
      <w:numFmt w:val="decimal"/>
      <w:lvlText w:val=""/>
      <w:lvlJc w:val="left"/>
    </w:lvl>
    <w:lvl w:ilvl="6" w:tplc="386E214A">
      <w:numFmt w:val="decimal"/>
      <w:lvlText w:val=""/>
      <w:lvlJc w:val="left"/>
    </w:lvl>
    <w:lvl w:ilvl="7" w:tplc="565809C6">
      <w:numFmt w:val="decimal"/>
      <w:lvlText w:val=""/>
      <w:lvlJc w:val="left"/>
    </w:lvl>
    <w:lvl w:ilvl="8" w:tplc="3E12CBA8">
      <w:numFmt w:val="decimal"/>
      <w:lvlText w:val=""/>
      <w:lvlJc w:val="left"/>
    </w:lvl>
  </w:abstractNum>
  <w:abstractNum w:abstractNumId="288">
    <w:nsid w:val="29D0A5DF"/>
    <w:multiLevelType w:val="hybridMultilevel"/>
    <w:tmpl w:val="B7747E76"/>
    <w:lvl w:ilvl="0" w:tplc="EFCC21D4">
      <w:start w:val="8"/>
      <w:numFmt w:val="decimal"/>
      <w:lvlText w:val="%1."/>
      <w:lvlJc w:val="left"/>
    </w:lvl>
    <w:lvl w:ilvl="1" w:tplc="19F053B4">
      <w:numFmt w:val="decimal"/>
      <w:lvlText w:val=""/>
      <w:lvlJc w:val="left"/>
    </w:lvl>
    <w:lvl w:ilvl="2" w:tplc="9A90064A">
      <w:numFmt w:val="decimal"/>
      <w:lvlText w:val=""/>
      <w:lvlJc w:val="left"/>
    </w:lvl>
    <w:lvl w:ilvl="3" w:tplc="A94C6CBE">
      <w:numFmt w:val="decimal"/>
      <w:lvlText w:val=""/>
      <w:lvlJc w:val="left"/>
    </w:lvl>
    <w:lvl w:ilvl="4" w:tplc="0CAED78A">
      <w:numFmt w:val="decimal"/>
      <w:lvlText w:val=""/>
      <w:lvlJc w:val="left"/>
    </w:lvl>
    <w:lvl w:ilvl="5" w:tplc="8244D9AC">
      <w:numFmt w:val="decimal"/>
      <w:lvlText w:val=""/>
      <w:lvlJc w:val="left"/>
    </w:lvl>
    <w:lvl w:ilvl="6" w:tplc="2358308A">
      <w:numFmt w:val="decimal"/>
      <w:lvlText w:val=""/>
      <w:lvlJc w:val="left"/>
    </w:lvl>
    <w:lvl w:ilvl="7" w:tplc="6824885C">
      <w:numFmt w:val="decimal"/>
      <w:lvlText w:val=""/>
      <w:lvlJc w:val="left"/>
    </w:lvl>
    <w:lvl w:ilvl="8" w:tplc="B9405008">
      <w:numFmt w:val="decimal"/>
      <w:lvlText w:val=""/>
      <w:lvlJc w:val="left"/>
    </w:lvl>
  </w:abstractNum>
  <w:abstractNum w:abstractNumId="289">
    <w:nsid w:val="29EFA642"/>
    <w:multiLevelType w:val="hybridMultilevel"/>
    <w:tmpl w:val="C2C8E3B2"/>
    <w:lvl w:ilvl="0" w:tplc="C62C09FE">
      <w:start w:val="1"/>
      <w:numFmt w:val="upperLetter"/>
      <w:lvlText w:val="%1."/>
      <w:lvlJc w:val="left"/>
    </w:lvl>
    <w:lvl w:ilvl="1" w:tplc="A440A888">
      <w:start w:val="1"/>
      <w:numFmt w:val="bullet"/>
      <w:lvlText w:val="к"/>
      <w:lvlJc w:val="left"/>
    </w:lvl>
    <w:lvl w:ilvl="2" w:tplc="17C2D2B6">
      <w:start w:val="1"/>
      <w:numFmt w:val="bullet"/>
      <w:lvlText w:val="−"/>
      <w:lvlJc w:val="left"/>
    </w:lvl>
    <w:lvl w:ilvl="3" w:tplc="0BDAE93E">
      <w:numFmt w:val="decimal"/>
      <w:lvlText w:val=""/>
      <w:lvlJc w:val="left"/>
    </w:lvl>
    <w:lvl w:ilvl="4" w:tplc="84C61F82">
      <w:numFmt w:val="decimal"/>
      <w:lvlText w:val=""/>
      <w:lvlJc w:val="left"/>
    </w:lvl>
    <w:lvl w:ilvl="5" w:tplc="15EE9E04">
      <w:numFmt w:val="decimal"/>
      <w:lvlText w:val=""/>
      <w:lvlJc w:val="left"/>
    </w:lvl>
    <w:lvl w:ilvl="6" w:tplc="AFACDF6C">
      <w:numFmt w:val="decimal"/>
      <w:lvlText w:val=""/>
      <w:lvlJc w:val="left"/>
    </w:lvl>
    <w:lvl w:ilvl="7" w:tplc="E79ABF6A">
      <w:numFmt w:val="decimal"/>
      <w:lvlText w:val=""/>
      <w:lvlJc w:val="left"/>
    </w:lvl>
    <w:lvl w:ilvl="8" w:tplc="FB1CEEDE">
      <w:numFmt w:val="decimal"/>
      <w:lvlText w:val=""/>
      <w:lvlJc w:val="left"/>
    </w:lvl>
  </w:abstractNum>
  <w:abstractNum w:abstractNumId="290">
    <w:nsid w:val="29F583EF"/>
    <w:multiLevelType w:val="hybridMultilevel"/>
    <w:tmpl w:val="30965B58"/>
    <w:lvl w:ilvl="0" w:tplc="97E4ACAC">
      <w:start w:val="1"/>
      <w:numFmt w:val="bullet"/>
      <w:lvlText w:val="t"/>
      <w:lvlJc w:val="left"/>
    </w:lvl>
    <w:lvl w:ilvl="1" w:tplc="F0AEC206">
      <w:numFmt w:val="decimal"/>
      <w:lvlText w:val=""/>
      <w:lvlJc w:val="left"/>
    </w:lvl>
    <w:lvl w:ilvl="2" w:tplc="E13C7460">
      <w:numFmt w:val="decimal"/>
      <w:lvlText w:val=""/>
      <w:lvlJc w:val="left"/>
    </w:lvl>
    <w:lvl w:ilvl="3" w:tplc="065412A4">
      <w:numFmt w:val="decimal"/>
      <w:lvlText w:val=""/>
      <w:lvlJc w:val="left"/>
    </w:lvl>
    <w:lvl w:ilvl="4" w:tplc="8990BCAE">
      <w:numFmt w:val="decimal"/>
      <w:lvlText w:val=""/>
      <w:lvlJc w:val="left"/>
    </w:lvl>
    <w:lvl w:ilvl="5" w:tplc="F4CAA106">
      <w:numFmt w:val="decimal"/>
      <w:lvlText w:val=""/>
      <w:lvlJc w:val="left"/>
    </w:lvl>
    <w:lvl w:ilvl="6" w:tplc="075E09C2">
      <w:numFmt w:val="decimal"/>
      <w:lvlText w:val=""/>
      <w:lvlJc w:val="left"/>
    </w:lvl>
    <w:lvl w:ilvl="7" w:tplc="9EF6C906">
      <w:numFmt w:val="decimal"/>
      <w:lvlText w:val=""/>
      <w:lvlJc w:val="left"/>
    </w:lvl>
    <w:lvl w:ilvl="8" w:tplc="6CBCFCC4">
      <w:numFmt w:val="decimal"/>
      <w:lvlText w:val=""/>
      <w:lvlJc w:val="left"/>
    </w:lvl>
  </w:abstractNum>
  <w:abstractNum w:abstractNumId="291">
    <w:nsid w:val="2A26C828"/>
    <w:multiLevelType w:val="hybridMultilevel"/>
    <w:tmpl w:val="4C804482"/>
    <w:lvl w:ilvl="0" w:tplc="9102885A">
      <w:start w:val="1"/>
      <w:numFmt w:val="upperLetter"/>
      <w:lvlText w:val="%1."/>
      <w:lvlJc w:val="left"/>
    </w:lvl>
    <w:lvl w:ilvl="1" w:tplc="476A2EE2">
      <w:numFmt w:val="decimal"/>
      <w:lvlText w:val=""/>
      <w:lvlJc w:val="left"/>
    </w:lvl>
    <w:lvl w:ilvl="2" w:tplc="F1584AB6">
      <w:numFmt w:val="decimal"/>
      <w:lvlText w:val=""/>
      <w:lvlJc w:val="left"/>
    </w:lvl>
    <w:lvl w:ilvl="3" w:tplc="A3A0B0FE">
      <w:numFmt w:val="decimal"/>
      <w:lvlText w:val=""/>
      <w:lvlJc w:val="left"/>
    </w:lvl>
    <w:lvl w:ilvl="4" w:tplc="93467E46">
      <w:numFmt w:val="decimal"/>
      <w:lvlText w:val=""/>
      <w:lvlJc w:val="left"/>
    </w:lvl>
    <w:lvl w:ilvl="5" w:tplc="DDEE7238">
      <w:numFmt w:val="decimal"/>
      <w:lvlText w:val=""/>
      <w:lvlJc w:val="left"/>
    </w:lvl>
    <w:lvl w:ilvl="6" w:tplc="3B1C10FC">
      <w:numFmt w:val="decimal"/>
      <w:lvlText w:val=""/>
      <w:lvlJc w:val="left"/>
    </w:lvl>
    <w:lvl w:ilvl="7" w:tplc="F1F272B6">
      <w:numFmt w:val="decimal"/>
      <w:lvlText w:val=""/>
      <w:lvlJc w:val="left"/>
    </w:lvl>
    <w:lvl w:ilvl="8" w:tplc="4698B610">
      <w:numFmt w:val="decimal"/>
      <w:lvlText w:val=""/>
      <w:lvlJc w:val="left"/>
    </w:lvl>
  </w:abstractNum>
  <w:abstractNum w:abstractNumId="292">
    <w:nsid w:val="2A27DE11"/>
    <w:multiLevelType w:val="hybridMultilevel"/>
    <w:tmpl w:val="F240424C"/>
    <w:lvl w:ilvl="0" w:tplc="B0E84AA8">
      <w:start w:val="3"/>
      <w:numFmt w:val="upperLetter"/>
      <w:lvlText w:val="%1."/>
      <w:lvlJc w:val="left"/>
    </w:lvl>
    <w:lvl w:ilvl="1" w:tplc="64047828">
      <w:numFmt w:val="decimal"/>
      <w:lvlText w:val=""/>
      <w:lvlJc w:val="left"/>
    </w:lvl>
    <w:lvl w:ilvl="2" w:tplc="FAAC26B8">
      <w:numFmt w:val="decimal"/>
      <w:lvlText w:val=""/>
      <w:lvlJc w:val="left"/>
    </w:lvl>
    <w:lvl w:ilvl="3" w:tplc="D75ECDBC">
      <w:numFmt w:val="decimal"/>
      <w:lvlText w:val=""/>
      <w:lvlJc w:val="left"/>
    </w:lvl>
    <w:lvl w:ilvl="4" w:tplc="61A68258">
      <w:numFmt w:val="decimal"/>
      <w:lvlText w:val=""/>
      <w:lvlJc w:val="left"/>
    </w:lvl>
    <w:lvl w:ilvl="5" w:tplc="CA86F9B8">
      <w:numFmt w:val="decimal"/>
      <w:lvlText w:val=""/>
      <w:lvlJc w:val="left"/>
    </w:lvl>
    <w:lvl w:ilvl="6" w:tplc="904C38FC">
      <w:numFmt w:val="decimal"/>
      <w:lvlText w:val=""/>
      <w:lvlJc w:val="left"/>
    </w:lvl>
    <w:lvl w:ilvl="7" w:tplc="A70AD524">
      <w:numFmt w:val="decimal"/>
      <w:lvlText w:val=""/>
      <w:lvlJc w:val="left"/>
    </w:lvl>
    <w:lvl w:ilvl="8" w:tplc="48289BCE">
      <w:numFmt w:val="decimal"/>
      <w:lvlText w:val=""/>
      <w:lvlJc w:val="left"/>
    </w:lvl>
  </w:abstractNum>
  <w:abstractNum w:abstractNumId="293">
    <w:nsid w:val="2ABB00C4"/>
    <w:multiLevelType w:val="hybridMultilevel"/>
    <w:tmpl w:val="6A20D0D0"/>
    <w:lvl w:ilvl="0" w:tplc="68864FA2">
      <w:start w:val="4"/>
      <w:numFmt w:val="decimal"/>
      <w:lvlText w:val="%1."/>
      <w:lvlJc w:val="left"/>
    </w:lvl>
    <w:lvl w:ilvl="1" w:tplc="6F548BC0">
      <w:numFmt w:val="decimal"/>
      <w:lvlText w:val=""/>
      <w:lvlJc w:val="left"/>
    </w:lvl>
    <w:lvl w:ilvl="2" w:tplc="F0520D6A">
      <w:numFmt w:val="decimal"/>
      <w:lvlText w:val=""/>
      <w:lvlJc w:val="left"/>
    </w:lvl>
    <w:lvl w:ilvl="3" w:tplc="106440A2">
      <w:numFmt w:val="decimal"/>
      <w:lvlText w:val=""/>
      <w:lvlJc w:val="left"/>
    </w:lvl>
    <w:lvl w:ilvl="4" w:tplc="1280369C">
      <w:numFmt w:val="decimal"/>
      <w:lvlText w:val=""/>
      <w:lvlJc w:val="left"/>
    </w:lvl>
    <w:lvl w:ilvl="5" w:tplc="88B85F04">
      <w:numFmt w:val="decimal"/>
      <w:lvlText w:val=""/>
      <w:lvlJc w:val="left"/>
    </w:lvl>
    <w:lvl w:ilvl="6" w:tplc="B2F626EE">
      <w:numFmt w:val="decimal"/>
      <w:lvlText w:val=""/>
      <w:lvlJc w:val="left"/>
    </w:lvl>
    <w:lvl w:ilvl="7" w:tplc="E4E485DA">
      <w:numFmt w:val="decimal"/>
      <w:lvlText w:val=""/>
      <w:lvlJc w:val="left"/>
    </w:lvl>
    <w:lvl w:ilvl="8" w:tplc="8FF6680A">
      <w:numFmt w:val="decimal"/>
      <w:lvlText w:val=""/>
      <w:lvlJc w:val="left"/>
    </w:lvl>
  </w:abstractNum>
  <w:abstractNum w:abstractNumId="294">
    <w:nsid w:val="2AC1076A"/>
    <w:multiLevelType w:val="hybridMultilevel"/>
    <w:tmpl w:val="46ACB832"/>
    <w:lvl w:ilvl="0" w:tplc="CEE8195C">
      <w:start w:val="1"/>
      <w:numFmt w:val="upperLetter"/>
      <w:lvlText w:val="%1."/>
      <w:lvlJc w:val="left"/>
    </w:lvl>
    <w:lvl w:ilvl="1" w:tplc="2642005E">
      <w:numFmt w:val="decimal"/>
      <w:lvlText w:val=""/>
      <w:lvlJc w:val="left"/>
    </w:lvl>
    <w:lvl w:ilvl="2" w:tplc="8A28C7D6">
      <w:numFmt w:val="decimal"/>
      <w:lvlText w:val=""/>
      <w:lvlJc w:val="left"/>
    </w:lvl>
    <w:lvl w:ilvl="3" w:tplc="1B5885B6">
      <w:numFmt w:val="decimal"/>
      <w:lvlText w:val=""/>
      <w:lvlJc w:val="left"/>
    </w:lvl>
    <w:lvl w:ilvl="4" w:tplc="3D1EF0F0">
      <w:numFmt w:val="decimal"/>
      <w:lvlText w:val=""/>
      <w:lvlJc w:val="left"/>
    </w:lvl>
    <w:lvl w:ilvl="5" w:tplc="E3FCDBAC">
      <w:numFmt w:val="decimal"/>
      <w:lvlText w:val=""/>
      <w:lvlJc w:val="left"/>
    </w:lvl>
    <w:lvl w:ilvl="6" w:tplc="DDB05A44">
      <w:numFmt w:val="decimal"/>
      <w:lvlText w:val=""/>
      <w:lvlJc w:val="left"/>
    </w:lvl>
    <w:lvl w:ilvl="7" w:tplc="6DACD53E">
      <w:numFmt w:val="decimal"/>
      <w:lvlText w:val=""/>
      <w:lvlJc w:val="left"/>
    </w:lvl>
    <w:lvl w:ilvl="8" w:tplc="5060FC54">
      <w:numFmt w:val="decimal"/>
      <w:lvlText w:val=""/>
      <w:lvlJc w:val="left"/>
    </w:lvl>
  </w:abstractNum>
  <w:abstractNum w:abstractNumId="295">
    <w:nsid w:val="2B27BF4D"/>
    <w:multiLevelType w:val="hybridMultilevel"/>
    <w:tmpl w:val="3662A58C"/>
    <w:lvl w:ilvl="0" w:tplc="6AB65B64">
      <w:start w:val="2"/>
      <w:numFmt w:val="upperLetter"/>
      <w:lvlText w:val="%1."/>
      <w:lvlJc w:val="left"/>
    </w:lvl>
    <w:lvl w:ilvl="1" w:tplc="884658D4">
      <w:numFmt w:val="decimal"/>
      <w:lvlText w:val=""/>
      <w:lvlJc w:val="left"/>
    </w:lvl>
    <w:lvl w:ilvl="2" w:tplc="1C0AF770">
      <w:numFmt w:val="decimal"/>
      <w:lvlText w:val=""/>
      <w:lvlJc w:val="left"/>
    </w:lvl>
    <w:lvl w:ilvl="3" w:tplc="3EFA4A12">
      <w:numFmt w:val="decimal"/>
      <w:lvlText w:val=""/>
      <w:lvlJc w:val="left"/>
    </w:lvl>
    <w:lvl w:ilvl="4" w:tplc="ED1E516C">
      <w:numFmt w:val="decimal"/>
      <w:lvlText w:val=""/>
      <w:lvlJc w:val="left"/>
    </w:lvl>
    <w:lvl w:ilvl="5" w:tplc="F5EE70F4">
      <w:numFmt w:val="decimal"/>
      <w:lvlText w:val=""/>
      <w:lvlJc w:val="left"/>
    </w:lvl>
    <w:lvl w:ilvl="6" w:tplc="C3A62DD4">
      <w:numFmt w:val="decimal"/>
      <w:lvlText w:val=""/>
      <w:lvlJc w:val="left"/>
    </w:lvl>
    <w:lvl w:ilvl="7" w:tplc="77D812D4">
      <w:numFmt w:val="decimal"/>
      <w:lvlText w:val=""/>
      <w:lvlJc w:val="left"/>
    </w:lvl>
    <w:lvl w:ilvl="8" w:tplc="C81A2DF8">
      <w:numFmt w:val="decimal"/>
      <w:lvlText w:val=""/>
      <w:lvlJc w:val="left"/>
    </w:lvl>
  </w:abstractNum>
  <w:abstractNum w:abstractNumId="296">
    <w:nsid w:val="2B66AC12"/>
    <w:multiLevelType w:val="hybridMultilevel"/>
    <w:tmpl w:val="6CD6AA6C"/>
    <w:lvl w:ilvl="0" w:tplc="860CDCF4">
      <w:start w:val="3"/>
      <w:numFmt w:val="upperLetter"/>
      <w:lvlText w:val="%1."/>
      <w:lvlJc w:val="left"/>
    </w:lvl>
    <w:lvl w:ilvl="1" w:tplc="124EB6FE">
      <w:numFmt w:val="decimal"/>
      <w:lvlText w:val=""/>
      <w:lvlJc w:val="left"/>
    </w:lvl>
    <w:lvl w:ilvl="2" w:tplc="C64CF6A8">
      <w:numFmt w:val="decimal"/>
      <w:lvlText w:val=""/>
      <w:lvlJc w:val="left"/>
    </w:lvl>
    <w:lvl w:ilvl="3" w:tplc="3D28BAB6">
      <w:numFmt w:val="decimal"/>
      <w:lvlText w:val=""/>
      <w:lvlJc w:val="left"/>
    </w:lvl>
    <w:lvl w:ilvl="4" w:tplc="6BAE7530">
      <w:numFmt w:val="decimal"/>
      <w:lvlText w:val=""/>
      <w:lvlJc w:val="left"/>
    </w:lvl>
    <w:lvl w:ilvl="5" w:tplc="55F89622">
      <w:numFmt w:val="decimal"/>
      <w:lvlText w:val=""/>
      <w:lvlJc w:val="left"/>
    </w:lvl>
    <w:lvl w:ilvl="6" w:tplc="1DD49826">
      <w:numFmt w:val="decimal"/>
      <w:lvlText w:val=""/>
      <w:lvlJc w:val="left"/>
    </w:lvl>
    <w:lvl w:ilvl="7" w:tplc="852A2946">
      <w:numFmt w:val="decimal"/>
      <w:lvlText w:val=""/>
      <w:lvlJc w:val="left"/>
    </w:lvl>
    <w:lvl w:ilvl="8" w:tplc="DE225BF4">
      <w:numFmt w:val="decimal"/>
      <w:lvlText w:val=""/>
      <w:lvlJc w:val="left"/>
    </w:lvl>
  </w:abstractNum>
  <w:abstractNum w:abstractNumId="297">
    <w:nsid w:val="2B85F5C4"/>
    <w:multiLevelType w:val="hybridMultilevel"/>
    <w:tmpl w:val="57AE2D40"/>
    <w:lvl w:ilvl="0" w:tplc="366C320E">
      <w:start w:val="2"/>
      <w:numFmt w:val="upperLetter"/>
      <w:lvlText w:val="%1."/>
      <w:lvlJc w:val="left"/>
    </w:lvl>
    <w:lvl w:ilvl="1" w:tplc="CAD85C22">
      <w:numFmt w:val="decimal"/>
      <w:lvlText w:val=""/>
      <w:lvlJc w:val="left"/>
    </w:lvl>
    <w:lvl w:ilvl="2" w:tplc="FBA82842">
      <w:numFmt w:val="decimal"/>
      <w:lvlText w:val=""/>
      <w:lvlJc w:val="left"/>
    </w:lvl>
    <w:lvl w:ilvl="3" w:tplc="C4E2C342">
      <w:numFmt w:val="decimal"/>
      <w:lvlText w:val=""/>
      <w:lvlJc w:val="left"/>
    </w:lvl>
    <w:lvl w:ilvl="4" w:tplc="66E0F6E6">
      <w:numFmt w:val="decimal"/>
      <w:lvlText w:val=""/>
      <w:lvlJc w:val="left"/>
    </w:lvl>
    <w:lvl w:ilvl="5" w:tplc="5C7C52E4">
      <w:numFmt w:val="decimal"/>
      <w:lvlText w:val=""/>
      <w:lvlJc w:val="left"/>
    </w:lvl>
    <w:lvl w:ilvl="6" w:tplc="45206086">
      <w:numFmt w:val="decimal"/>
      <w:lvlText w:val=""/>
      <w:lvlJc w:val="left"/>
    </w:lvl>
    <w:lvl w:ilvl="7" w:tplc="88CA1FD6">
      <w:numFmt w:val="decimal"/>
      <w:lvlText w:val=""/>
      <w:lvlJc w:val="left"/>
    </w:lvl>
    <w:lvl w:ilvl="8" w:tplc="C2BA05F6">
      <w:numFmt w:val="decimal"/>
      <w:lvlText w:val=""/>
      <w:lvlJc w:val="left"/>
    </w:lvl>
  </w:abstractNum>
  <w:abstractNum w:abstractNumId="298">
    <w:nsid w:val="2B8FA025"/>
    <w:multiLevelType w:val="hybridMultilevel"/>
    <w:tmpl w:val="2BC47128"/>
    <w:lvl w:ilvl="0" w:tplc="A9E2C528">
      <w:start w:val="1"/>
      <w:numFmt w:val="upperLetter"/>
      <w:lvlText w:val="%1."/>
      <w:lvlJc w:val="left"/>
    </w:lvl>
    <w:lvl w:ilvl="1" w:tplc="2D0694C6">
      <w:numFmt w:val="decimal"/>
      <w:lvlText w:val=""/>
      <w:lvlJc w:val="left"/>
    </w:lvl>
    <w:lvl w:ilvl="2" w:tplc="EF7875BE">
      <w:numFmt w:val="decimal"/>
      <w:lvlText w:val=""/>
      <w:lvlJc w:val="left"/>
    </w:lvl>
    <w:lvl w:ilvl="3" w:tplc="96D4BE32">
      <w:numFmt w:val="decimal"/>
      <w:lvlText w:val=""/>
      <w:lvlJc w:val="left"/>
    </w:lvl>
    <w:lvl w:ilvl="4" w:tplc="23B428E0">
      <w:numFmt w:val="decimal"/>
      <w:lvlText w:val=""/>
      <w:lvlJc w:val="left"/>
    </w:lvl>
    <w:lvl w:ilvl="5" w:tplc="A2D69B14">
      <w:numFmt w:val="decimal"/>
      <w:lvlText w:val=""/>
      <w:lvlJc w:val="left"/>
    </w:lvl>
    <w:lvl w:ilvl="6" w:tplc="E5720744">
      <w:numFmt w:val="decimal"/>
      <w:lvlText w:val=""/>
      <w:lvlJc w:val="left"/>
    </w:lvl>
    <w:lvl w:ilvl="7" w:tplc="2D2A1214">
      <w:numFmt w:val="decimal"/>
      <w:lvlText w:val=""/>
      <w:lvlJc w:val="left"/>
    </w:lvl>
    <w:lvl w:ilvl="8" w:tplc="D250CAE0">
      <w:numFmt w:val="decimal"/>
      <w:lvlText w:val=""/>
      <w:lvlJc w:val="left"/>
    </w:lvl>
  </w:abstractNum>
  <w:abstractNum w:abstractNumId="299">
    <w:nsid w:val="2BF876EE"/>
    <w:multiLevelType w:val="hybridMultilevel"/>
    <w:tmpl w:val="09124C60"/>
    <w:lvl w:ilvl="0" w:tplc="57364AB0">
      <w:start w:val="1"/>
      <w:numFmt w:val="upperLetter"/>
      <w:lvlText w:val="%1."/>
      <w:lvlJc w:val="left"/>
    </w:lvl>
    <w:lvl w:ilvl="1" w:tplc="D5D04A9C">
      <w:numFmt w:val="decimal"/>
      <w:lvlText w:val=""/>
      <w:lvlJc w:val="left"/>
    </w:lvl>
    <w:lvl w:ilvl="2" w:tplc="9064D200">
      <w:numFmt w:val="decimal"/>
      <w:lvlText w:val=""/>
      <w:lvlJc w:val="left"/>
    </w:lvl>
    <w:lvl w:ilvl="3" w:tplc="FDD4627C">
      <w:numFmt w:val="decimal"/>
      <w:lvlText w:val=""/>
      <w:lvlJc w:val="left"/>
    </w:lvl>
    <w:lvl w:ilvl="4" w:tplc="91726CE6">
      <w:numFmt w:val="decimal"/>
      <w:lvlText w:val=""/>
      <w:lvlJc w:val="left"/>
    </w:lvl>
    <w:lvl w:ilvl="5" w:tplc="17C8DA26">
      <w:numFmt w:val="decimal"/>
      <w:lvlText w:val=""/>
      <w:lvlJc w:val="left"/>
    </w:lvl>
    <w:lvl w:ilvl="6" w:tplc="7BF28C04">
      <w:numFmt w:val="decimal"/>
      <w:lvlText w:val=""/>
      <w:lvlJc w:val="left"/>
    </w:lvl>
    <w:lvl w:ilvl="7" w:tplc="14B82E46">
      <w:numFmt w:val="decimal"/>
      <w:lvlText w:val=""/>
      <w:lvlJc w:val="left"/>
    </w:lvl>
    <w:lvl w:ilvl="8" w:tplc="ABE60806">
      <w:numFmt w:val="decimal"/>
      <w:lvlText w:val=""/>
      <w:lvlJc w:val="left"/>
    </w:lvl>
  </w:abstractNum>
  <w:abstractNum w:abstractNumId="300">
    <w:nsid w:val="2C70EDAE"/>
    <w:multiLevelType w:val="hybridMultilevel"/>
    <w:tmpl w:val="FBD49DDA"/>
    <w:lvl w:ilvl="0" w:tplc="40C093F2">
      <w:start w:val="1"/>
      <w:numFmt w:val="upperLetter"/>
      <w:lvlText w:val="%1."/>
      <w:lvlJc w:val="left"/>
    </w:lvl>
    <w:lvl w:ilvl="1" w:tplc="4234593A">
      <w:start w:val="1"/>
      <w:numFmt w:val="bullet"/>
      <w:lvlText w:val="и"/>
      <w:lvlJc w:val="left"/>
    </w:lvl>
    <w:lvl w:ilvl="2" w:tplc="57E2F4EC">
      <w:start w:val="1"/>
      <w:numFmt w:val="bullet"/>
      <w:lvlText w:val="−"/>
      <w:lvlJc w:val="left"/>
    </w:lvl>
    <w:lvl w:ilvl="3" w:tplc="CC9621B4">
      <w:numFmt w:val="decimal"/>
      <w:lvlText w:val=""/>
      <w:lvlJc w:val="left"/>
    </w:lvl>
    <w:lvl w:ilvl="4" w:tplc="52AC1424">
      <w:numFmt w:val="decimal"/>
      <w:lvlText w:val=""/>
      <w:lvlJc w:val="left"/>
    </w:lvl>
    <w:lvl w:ilvl="5" w:tplc="1CDEBB6E">
      <w:numFmt w:val="decimal"/>
      <w:lvlText w:val=""/>
      <w:lvlJc w:val="left"/>
    </w:lvl>
    <w:lvl w:ilvl="6" w:tplc="05D6367A">
      <w:numFmt w:val="decimal"/>
      <w:lvlText w:val=""/>
      <w:lvlJc w:val="left"/>
    </w:lvl>
    <w:lvl w:ilvl="7" w:tplc="52B454E6">
      <w:numFmt w:val="decimal"/>
      <w:lvlText w:val=""/>
      <w:lvlJc w:val="left"/>
    </w:lvl>
    <w:lvl w:ilvl="8" w:tplc="5C50BC8C">
      <w:numFmt w:val="decimal"/>
      <w:lvlText w:val=""/>
      <w:lvlJc w:val="left"/>
    </w:lvl>
  </w:abstractNum>
  <w:abstractNum w:abstractNumId="301">
    <w:nsid w:val="2C73E35D"/>
    <w:multiLevelType w:val="hybridMultilevel"/>
    <w:tmpl w:val="321CD786"/>
    <w:lvl w:ilvl="0" w:tplc="EF24FBBC">
      <w:start w:val="1"/>
      <w:numFmt w:val="bullet"/>
      <w:lvlText w:val="В"/>
      <w:lvlJc w:val="left"/>
    </w:lvl>
    <w:lvl w:ilvl="1" w:tplc="FE0E10AC">
      <w:numFmt w:val="decimal"/>
      <w:lvlText w:val=""/>
      <w:lvlJc w:val="left"/>
    </w:lvl>
    <w:lvl w:ilvl="2" w:tplc="14E28A6E">
      <w:numFmt w:val="decimal"/>
      <w:lvlText w:val=""/>
      <w:lvlJc w:val="left"/>
    </w:lvl>
    <w:lvl w:ilvl="3" w:tplc="3D5677B8">
      <w:numFmt w:val="decimal"/>
      <w:lvlText w:val=""/>
      <w:lvlJc w:val="left"/>
    </w:lvl>
    <w:lvl w:ilvl="4" w:tplc="33E8DA48">
      <w:numFmt w:val="decimal"/>
      <w:lvlText w:val=""/>
      <w:lvlJc w:val="left"/>
    </w:lvl>
    <w:lvl w:ilvl="5" w:tplc="A39E8112">
      <w:numFmt w:val="decimal"/>
      <w:lvlText w:val=""/>
      <w:lvlJc w:val="left"/>
    </w:lvl>
    <w:lvl w:ilvl="6" w:tplc="F4B8B6B0">
      <w:numFmt w:val="decimal"/>
      <w:lvlText w:val=""/>
      <w:lvlJc w:val="left"/>
    </w:lvl>
    <w:lvl w:ilvl="7" w:tplc="EC202B8E">
      <w:numFmt w:val="decimal"/>
      <w:lvlText w:val=""/>
      <w:lvlJc w:val="left"/>
    </w:lvl>
    <w:lvl w:ilvl="8" w:tplc="40E284A4">
      <w:numFmt w:val="decimal"/>
      <w:lvlText w:val=""/>
      <w:lvlJc w:val="left"/>
    </w:lvl>
  </w:abstractNum>
  <w:abstractNum w:abstractNumId="302">
    <w:nsid w:val="2CB6A6A4"/>
    <w:multiLevelType w:val="hybridMultilevel"/>
    <w:tmpl w:val="CD409B7E"/>
    <w:lvl w:ilvl="0" w:tplc="CE703F20">
      <w:start w:val="1"/>
      <w:numFmt w:val="upperLetter"/>
      <w:lvlText w:val="%1."/>
      <w:lvlJc w:val="left"/>
    </w:lvl>
    <w:lvl w:ilvl="1" w:tplc="356AA846">
      <w:numFmt w:val="decimal"/>
      <w:lvlText w:val=""/>
      <w:lvlJc w:val="left"/>
    </w:lvl>
    <w:lvl w:ilvl="2" w:tplc="12E2A5F2">
      <w:numFmt w:val="decimal"/>
      <w:lvlText w:val=""/>
      <w:lvlJc w:val="left"/>
    </w:lvl>
    <w:lvl w:ilvl="3" w:tplc="C7D6F798">
      <w:numFmt w:val="decimal"/>
      <w:lvlText w:val=""/>
      <w:lvlJc w:val="left"/>
    </w:lvl>
    <w:lvl w:ilvl="4" w:tplc="38846C90">
      <w:numFmt w:val="decimal"/>
      <w:lvlText w:val=""/>
      <w:lvlJc w:val="left"/>
    </w:lvl>
    <w:lvl w:ilvl="5" w:tplc="49886A06">
      <w:numFmt w:val="decimal"/>
      <w:lvlText w:val=""/>
      <w:lvlJc w:val="left"/>
    </w:lvl>
    <w:lvl w:ilvl="6" w:tplc="E88E54DE">
      <w:numFmt w:val="decimal"/>
      <w:lvlText w:val=""/>
      <w:lvlJc w:val="left"/>
    </w:lvl>
    <w:lvl w:ilvl="7" w:tplc="5D10BF14">
      <w:numFmt w:val="decimal"/>
      <w:lvlText w:val=""/>
      <w:lvlJc w:val="left"/>
    </w:lvl>
    <w:lvl w:ilvl="8" w:tplc="DB086D16">
      <w:numFmt w:val="decimal"/>
      <w:lvlText w:val=""/>
      <w:lvlJc w:val="left"/>
    </w:lvl>
  </w:abstractNum>
  <w:abstractNum w:abstractNumId="303">
    <w:nsid w:val="2CBE7670"/>
    <w:multiLevelType w:val="hybridMultilevel"/>
    <w:tmpl w:val="29D42CD4"/>
    <w:lvl w:ilvl="0" w:tplc="3334BEB2">
      <w:start w:val="3"/>
      <w:numFmt w:val="upperLetter"/>
      <w:lvlText w:val="%1."/>
      <w:lvlJc w:val="left"/>
    </w:lvl>
    <w:lvl w:ilvl="1" w:tplc="526C5AD2">
      <w:numFmt w:val="decimal"/>
      <w:lvlText w:val=""/>
      <w:lvlJc w:val="left"/>
    </w:lvl>
    <w:lvl w:ilvl="2" w:tplc="922C2CB4">
      <w:numFmt w:val="decimal"/>
      <w:lvlText w:val=""/>
      <w:lvlJc w:val="left"/>
    </w:lvl>
    <w:lvl w:ilvl="3" w:tplc="68424140">
      <w:numFmt w:val="decimal"/>
      <w:lvlText w:val=""/>
      <w:lvlJc w:val="left"/>
    </w:lvl>
    <w:lvl w:ilvl="4" w:tplc="94F2B732">
      <w:numFmt w:val="decimal"/>
      <w:lvlText w:val=""/>
      <w:lvlJc w:val="left"/>
    </w:lvl>
    <w:lvl w:ilvl="5" w:tplc="998ACA74">
      <w:numFmt w:val="decimal"/>
      <w:lvlText w:val=""/>
      <w:lvlJc w:val="left"/>
    </w:lvl>
    <w:lvl w:ilvl="6" w:tplc="69347FB2">
      <w:numFmt w:val="decimal"/>
      <w:lvlText w:val=""/>
      <w:lvlJc w:val="left"/>
    </w:lvl>
    <w:lvl w:ilvl="7" w:tplc="71D0992A">
      <w:numFmt w:val="decimal"/>
      <w:lvlText w:val=""/>
      <w:lvlJc w:val="left"/>
    </w:lvl>
    <w:lvl w:ilvl="8" w:tplc="6458DC20">
      <w:numFmt w:val="decimal"/>
      <w:lvlText w:val=""/>
      <w:lvlJc w:val="left"/>
    </w:lvl>
  </w:abstractNum>
  <w:abstractNum w:abstractNumId="304">
    <w:nsid w:val="2CDD5B39"/>
    <w:multiLevelType w:val="hybridMultilevel"/>
    <w:tmpl w:val="79CE3C24"/>
    <w:lvl w:ilvl="0" w:tplc="BA42023C">
      <w:start w:val="2"/>
      <w:numFmt w:val="upperLetter"/>
      <w:lvlText w:val="%1."/>
      <w:lvlJc w:val="left"/>
    </w:lvl>
    <w:lvl w:ilvl="1" w:tplc="FC82A768">
      <w:numFmt w:val="decimal"/>
      <w:lvlText w:val=""/>
      <w:lvlJc w:val="left"/>
    </w:lvl>
    <w:lvl w:ilvl="2" w:tplc="CC707E0C">
      <w:numFmt w:val="decimal"/>
      <w:lvlText w:val=""/>
      <w:lvlJc w:val="left"/>
    </w:lvl>
    <w:lvl w:ilvl="3" w:tplc="15943D10">
      <w:numFmt w:val="decimal"/>
      <w:lvlText w:val=""/>
      <w:lvlJc w:val="left"/>
    </w:lvl>
    <w:lvl w:ilvl="4" w:tplc="0234E33E">
      <w:numFmt w:val="decimal"/>
      <w:lvlText w:val=""/>
      <w:lvlJc w:val="left"/>
    </w:lvl>
    <w:lvl w:ilvl="5" w:tplc="7FB85364">
      <w:numFmt w:val="decimal"/>
      <w:lvlText w:val=""/>
      <w:lvlJc w:val="left"/>
    </w:lvl>
    <w:lvl w:ilvl="6" w:tplc="92681D02">
      <w:numFmt w:val="decimal"/>
      <w:lvlText w:val=""/>
      <w:lvlJc w:val="left"/>
    </w:lvl>
    <w:lvl w:ilvl="7" w:tplc="2EA8488A">
      <w:numFmt w:val="decimal"/>
      <w:lvlText w:val=""/>
      <w:lvlJc w:val="left"/>
    </w:lvl>
    <w:lvl w:ilvl="8" w:tplc="53E85416">
      <w:numFmt w:val="decimal"/>
      <w:lvlText w:val=""/>
      <w:lvlJc w:val="left"/>
    </w:lvl>
  </w:abstractNum>
  <w:abstractNum w:abstractNumId="305">
    <w:nsid w:val="2CF0838B"/>
    <w:multiLevelType w:val="hybridMultilevel"/>
    <w:tmpl w:val="9D00A462"/>
    <w:lvl w:ilvl="0" w:tplc="B52263A8">
      <w:start w:val="3"/>
      <w:numFmt w:val="upperLetter"/>
      <w:lvlText w:val="%1."/>
      <w:lvlJc w:val="left"/>
    </w:lvl>
    <w:lvl w:ilvl="1" w:tplc="99361F6C">
      <w:numFmt w:val="decimal"/>
      <w:lvlText w:val=""/>
      <w:lvlJc w:val="left"/>
    </w:lvl>
    <w:lvl w:ilvl="2" w:tplc="F9BA1E38">
      <w:numFmt w:val="decimal"/>
      <w:lvlText w:val=""/>
      <w:lvlJc w:val="left"/>
    </w:lvl>
    <w:lvl w:ilvl="3" w:tplc="89FE61B8">
      <w:numFmt w:val="decimal"/>
      <w:lvlText w:val=""/>
      <w:lvlJc w:val="left"/>
    </w:lvl>
    <w:lvl w:ilvl="4" w:tplc="2CA05F6E">
      <w:numFmt w:val="decimal"/>
      <w:lvlText w:val=""/>
      <w:lvlJc w:val="left"/>
    </w:lvl>
    <w:lvl w:ilvl="5" w:tplc="730E831E">
      <w:numFmt w:val="decimal"/>
      <w:lvlText w:val=""/>
      <w:lvlJc w:val="left"/>
    </w:lvl>
    <w:lvl w:ilvl="6" w:tplc="903E027E">
      <w:numFmt w:val="decimal"/>
      <w:lvlText w:val=""/>
      <w:lvlJc w:val="left"/>
    </w:lvl>
    <w:lvl w:ilvl="7" w:tplc="DF10F822">
      <w:numFmt w:val="decimal"/>
      <w:lvlText w:val=""/>
      <w:lvlJc w:val="left"/>
    </w:lvl>
    <w:lvl w:ilvl="8" w:tplc="BCCED200">
      <w:numFmt w:val="decimal"/>
      <w:lvlText w:val=""/>
      <w:lvlJc w:val="left"/>
    </w:lvl>
  </w:abstractNum>
  <w:abstractNum w:abstractNumId="306">
    <w:nsid w:val="2D7CB919"/>
    <w:multiLevelType w:val="hybridMultilevel"/>
    <w:tmpl w:val="AA9C941E"/>
    <w:lvl w:ilvl="0" w:tplc="E0C6A162">
      <w:start w:val="3"/>
      <w:numFmt w:val="upperLetter"/>
      <w:lvlText w:val="%1."/>
      <w:lvlJc w:val="left"/>
    </w:lvl>
    <w:lvl w:ilvl="1" w:tplc="A1C44F66">
      <w:numFmt w:val="decimal"/>
      <w:lvlText w:val=""/>
      <w:lvlJc w:val="left"/>
    </w:lvl>
    <w:lvl w:ilvl="2" w:tplc="58D8B962">
      <w:numFmt w:val="decimal"/>
      <w:lvlText w:val=""/>
      <w:lvlJc w:val="left"/>
    </w:lvl>
    <w:lvl w:ilvl="3" w:tplc="52644376">
      <w:numFmt w:val="decimal"/>
      <w:lvlText w:val=""/>
      <w:lvlJc w:val="left"/>
    </w:lvl>
    <w:lvl w:ilvl="4" w:tplc="91E81EB0">
      <w:numFmt w:val="decimal"/>
      <w:lvlText w:val=""/>
      <w:lvlJc w:val="left"/>
    </w:lvl>
    <w:lvl w:ilvl="5" w:tplc="B414EA1E">
      <w:numFmt w:val="decimal"/>
      <w:lvlText w:val=""/>
      <w:lvlJc w:val="left"/>
    </w:lvl>
    <w:lvl w:ilvl="6" w:tplc="3BDCDF1C">
      <w:numFmt w:val="decimal"/>
      <w:lvlText w:val=""/>
      <w:lvlJc w:val="left"/>
    </w:lvl>
    <w:lvl w:ilvl="7" w:tplc="BFAA744A">
      <w:numFmt w:val="decimal"/>
      <w:lvlText w:val=""/>
      <w:lvlJc w:val="left"/>
    </w:lvl>
    <w:lvl w:ilvl="8" w:tplc="9E9A0C08">
      <w:numFmt w:val="decimal"/>
      <w:lvlText w:val=""/>
      <w:lvlJc w:val="left"/>
    </w:lvl>
  </w:abstractNum>
  <w:abstractNum w:abstractNumId="307">
    <w:nsid w:val="2D814889"/>
    <w:multiLevelType w:val="hybridMultilevel"/>
    <w:tmpl w:val="59E654A2"/>
    <w:lvl w:ilvl="0" w:tplc="57BAE3D4">
      <w:start w:val="1"/>
      <w:numFmt w:val="bullet"/>
      <w:lvlText w:val="и"/>
      <w:lvlJc w:val="left"/>
    </w:lvl>
    <w:lvl w:ilvl="1" w:tplc="FEA809B8">
      <w:start w:val="1"/>
      <w:numFmt w:val="bullet"/>
      <w:lvlText w:val="•"/>
      <w:lvlJc w:val="left"/>
    </w:lvl>
    <w:lvl w:ilvl="2" w:tplc="21F071E2">
      <w:numFmt w:val="decimal"/>
      <w:lvlText w:val=""/>
      <w:lvlJc w:val="left"/>
    </w:lvl>
    <w:lvl w:ilvl="3" w:tplc="6890FADA">
      <w:numFmt w:val="decimal"/>
      <w:lvlText w:val=""/>
      <w:lvlJc w:val="left"/>
    </w:lvl>
    <w:lvl w:ilvl="4" w:tplc="2812BDC6">
      <w:numFmt w:val="decimal"/>
      <w:lvlText w:val=""/>
      <w:lvlJc w:val="left"/>
    </w:lvl>
    <w:lvl w:ilvl="5" w:tplc="0B9A8030">
      <w:numFmt w:val="decimal"/>
      <w:lvlText w:val=""/>
      <w:lvlJc w:val="left"/>
    </w:lvl>
    <w:lvl w:ilvl="6" w:tplc="37840B60">
      <w:numFmt w:val="decimal"/>
      <w:lvlText w:val=""/>
      <w:lvlJc w:val="left"/>
    </w:lvl>
    <w:lvl w:ilvl="7" w:tplc="AFE2E9A2">
      <w:numFmt w:val="decimal"/>
      <w:lvlText w:val=""/>
      <w:lvlJc w:val="left"/>
    </w:lvl>
    <w:lvl w:ilvl="8" w:tplc="9104C772">
      <w:numFmt w:val="decimal"/>
      <w:lvlText w:val=""/>
      <w:lvlJc w:val="left"/>
    </w:lvl>
  </w:abstractNum>
  <w:abstractNum w:abstractNumId="308">
    <w:nsid w:val="2DDAA791"/>
    <w:multiLevelType w:val="hybridMultilevel"/>
    <w:tmpl w:val="BCEA07CE"/>
    <w:lvl w:ilvl="0" w:tplc="E7147C12">
      <w:start w:val="2"/>
      <w:numFmt w:val="upperLetter"/>
      <w:lvlText w:val="%1."/>
      <w:lvlJc w:val="left"/>
    </w:lvl>
    <w:lvl w:ilvl="1" w:tplc="4BD48A36">
      <w:numFmt w:val="decimal"/>
      <w:lvlText w:val=""/>
      <w:lvlJc w:val="left"/>
    </w:lvl>
    <w:lvl w:ilvl="2" w:tplc="A5AC4384">
      <w:numFmt w:val="decimal"/>
      <w:lvlText w:val=""/>
      <w:lvlJc w:val="left"/>
    </w:lvl>
    <w:lvl w:ilvl="3" w:tplc="8B3A901C">
      <w:numFmt w:val="decimal"/>
      <w:lvlText w:val=""/>
      <w:lvlJc w:val="left"/>
    </w:lvl>
    <w:lvl w:ilvl="4" w:tplc="0E08B214">
      <w:numFmt w:val="decimal"/>
      <w:lvlText w:val=""/>
      <w:lvlJc w:val="left"/>
    </w:lvl>
    <w:lvl w:ilvl="5" w:tplc="4FA03A00">
      <w:numFmt w:val="decimal"/>
      <w:lvlText w:val=""/>
      <w:lvlJc w:val="left"/>
    </w:lvl>
    <w:lvl w:ilvl="6" w:tplc="881643BC">
      <w:numFmt w:val="decimal"/>
      <w:lvlText w:val=""/>
      <w:lvlJc w:val="left"/>
    </w:lvl>
    <w:lvl w:ilvl="7" w:tplc="DB829890">
      <w:numFmt w:val="decimal"/>
      <w:lvlText w:val=""/>
      <w:lvlJc w:val="left"/>
    </w:lvl>
    <w:lvl w:ilvl="8" w:tplc="704C8CDE">
      <w:numFmt w:val="decimal"/>
      <w:lvlText w:val=""/>
      <w:lvlJc w:val="left"/>
    </w:lvl>
  </w:abstractNum>
  <w:abstractNum w:abstractNumId="309">
    <w:nsid w:val="2DFBCB8C"/>
    <w:multiLevelType w:val="hybridMultilevel"/>
    <w:tmpl w:val="21A2B1EC"/>
    <w:lvl w:ilvl="0" w:tplc="22D47964">
      <w:start w:val="3"/>
      <w:numFmt w:val="upperLetter"/>
      <w:lvlText w:val="%1."/>
      <w:lvlJc w:val="left"/>
    </w:lvl>
    <w:lvl w:ilvl="1" w:tplc="65E8D482">
      <w:numFmt w:val="decimal"/>
      <w:lvlText w:val=""/>
      <w:lvlJc w:val="left"/>
    </w:lvl>
    <w:lvl w:ilvl="2" w:tplc="0DCA7658">
      <w:numFmt w:val="decimal"/>
      <w:lvlText w:val=""/>
      <w:lvlJc w:val="left"/>
    </w:lvl>
    <w:lvl w:ilvl="3" w:tplc="78B8A6FA">
      <w:numFmt w:val="decimal"/>
      <w:lvlText w:val=""/>
      <w:lvlJc w:val="left"/>
    </w:lvl>
    <w:lvl w:ilvl="4" w:tplc="5F08321C">
      <w:numFmt w:val="decimal"/>
      <w:lvlText w:val=""/>
      <w:lvlJc w:val="left"/>
    </w:lvl>
    <w:lvl w:ilvl="5" w:tplc="C2BE8C34">
      <w:numFmt w:val="decimal"/>
      <w:lvlText w:val=""/>
      <w:lvlJc w:val="left"/>
    </w:lvl>
    <w:lvl w:ilvl="6" w:tplc="07E2C1C0">
      <w:numFmt w:val="decimal"/>
      <w:lvlText w:val=""/>
      <w:lvlJc w:val="left"/>
    </w:lvl>
    <w:lvl w:ilvl="7" w:tplc="6EE00676">
      <w:numFmt w:val="decimal"/>
      <w:lvlText w:val=""/>
      <w:lvlJc w:val="left"/>
    </w:lvl>
    <w:lvl w:ilvl="8" w:tplc="4F50037A">
      <w:numFmt w:val="decimal"/>
      <w:lvlText w:val=""/>
      <w:lvlJc w:val="left"/>
    </w:lvl>
  </w:abstractNum>
  <w:abstractNum w:abstractNumId="310">
    <w:nsid w:val="2E0D7671"/>
    <w:multiLevelType w:val="hybridMultilevel"/>
    <w:tmpl w:val="F1B0AAD8"/>
    <w:lvl w:ilvl="0" w:tplc="B8ECA91C">
      <w:start w:val="1"/>
      <w:numFmt w:val="bullet"/>
      <w:lvlText w:val="В"/>
      <w:lvlJc w:val="left"/>
    </w:lvl>
    <w:lvl w:ilvl="1" w:tplc="27C05E2E">
      <w:numFmt w:val="decimal"/>
      <w:lvlText w:val=""/>
      <w:lvlJc w:val="left"/>
    </w:lvl>
    <w:lvl w:ilvl="2" w:tplc="8346BD22">
      <w:numFmt w:val="decimal"/>
      <w:lvlText w:val=""/>
      <w:lvlJc w:val="left"/>
    </w:lvl>
    <w:lvl w:ilvl="3" w:tplc="439AE60C">
      <w:numFmt w:val="decimal"/>
      <w:lvlText w:val=""/>
      <w:lvlJc w:val="left"/>
    </w:lvl>
    <w:lvl w:ilvl="4" w:tplc="062ACA28">
      <w:numFmt w:val="decimal"/>
      <w:lvlText w:val=""/>
      <w:lvlJc w:val="left"/>
    </w:lvl>
    <w:lvl w:ilvl="5" w:tplc="165ADCF6">
      <w:numFmt w:val="decimal"/>
      <w:lvlText w:val=""/>
      <w:lvlJc w:val="left"/>
    </w:lvl>
    <w:lvl w:ilvl="6" w:tplc="86B2D55E">
      <w:numFmt w:val="decimal"/>
      <w:lvlText w:val=""/>
      <w:lvlJc w:val="left"/>
    </w:lvl>
    <w:lvl w:ilvl="7" w:tplc="1248A70A">
      <w:numFmt w:val="decimal"/>
      <w:lvlText w:val=""/>
      <w:lvlJc w:val="left"/>
    </w:lvl>
    <w:lvl w:ilvl="8" w:tplc="AEE63344">
      <w:numFmt w:val="decimal"/>
      <w:lvlText w:val=""/>
      <w:lvlJc w:val="left"/>
    </w:lvl>
  </w:abstractNum>
  <w:abstractNum w:abstractNumId="311">
    <w:nsid w:val="2E19DD00"/>
    <w:multiLevelType w:val="hybridMultilevel"/>
    <w:tmpl w:val="E14EFFAE"/>
    <w:lvl w:ilvl="0" w:tplc="3E42F206">
      <w:start w:val="2"/>
      <w:numFmt w:val="upperLetter"/>
      <w:lvlText w:val="%1."/>
      <w:lvlJc w:val="left"/>
    </w:lvl>
    <w:lvl w:ilvl="1" w:tplc="90BC01AC">
      <w:numFmt w:val="decimal"/>
      <w:lvlText w:val=""/>
      <w:lvlJc w:val="left"/>
    </w:lvl>
    <w:lvl w:ilvl="2" w:tplc="9C06370A">
      <w:numFmt w:val="decimal"/>
      <w:lvlText w:val=""/>
      <w:lvlJc w:val="left"/>
    </w:lvl>
    <w:lvl w:ilvl="3" w:tplc="F4669260">
      <w:numFmt w:val="decimal"/>
      <w:lvlText w:val=""/>
      <w:lvlJc w:val="left"/>
    </w:lvl>
    <w:lvl w:ilvl="4" w:tplc="173CBD2C">
      <w:numFmt w:val="decimal"/>
      <w:lvlText w:val=""/>
      <w:lvlJc w:val="left"/>
    </w:lvl>
    <w:lvl w:ilvl="5" w:tplc="C686A2B0">
      <w:numFmt w:val="decimal"/>
      <w:lvlText w:val=""/>
      <w:lvlJc w:val="left"/>
    </w:lvl>
    <w:lvl w:ilvl="6" w:tplc="C15A47F0">
      <w:numFmt w:val="decimal"/>
      <w:lvlText w:val=""/>
      <w:lvlJc w:val="left"/>
    </w:lvl>
    <w:lvl w:ilvl="7" w:tplc="58402330">
      <w:numFmt w:val="decimal"/>
      <w:lvlText w:val=""/>
      <w:lvlJc w:val="left"/>
    </w:lvl>
    <w:lvl w:ilvl="8" w:tplc="3980629A">
      <w:numFmt w:val="decimal"/>
      <w:lvlText w:val=""/>
      <w:lvlJc w:val="left"/>
    </w:lvl>
  </w:abstractNum>
  <w:abstractNum w:abstractNumId="312">
    <w:nsid w:val="2E326D9A"/>
    <w:multiLevelType w:val="hybridMultilevel"/>
    <w:tmpl w:val="86E0D4DC"/>
    <w:lvl w:ilvl="0" w:tplc="819A888A">
      <w:start w:val="3"/>
      <w:numFmt w:val="decimal"/>
      <w:lvlText w:val="%1."/>
      <w:lvlJc w:val="left"/>
    </w:lvl>
    <w:lvl w:ilvl="1" w:tplc="8082609C">
      <w:numFmt w:val="decimal"/>
      <w:lvlText w:val=""/>
      <w:lvlJc w:val="left"/>
    </w:lvl>
    <w:lvl w:ilvl="2" w:tplc="BCEE745C">
      <w:numFmt w:val="decimal"/>
      <w:lvlText w:val=""/>
      <w:lvlJc w:val="left"/>
    </w:lvl>
    <w:lvl w:ilvl="3" w:tplc="8800DDD0">
      <w:numFmt w:val="decimal"/>
      <w:lvlText w:val=""/>
      <w:lvlJc w:val="left"/>
    </w:lvl>
    <w:lvl w:ilvl="4" w:tplc="298AE74C">
      <w:numFmt w:val="decimal"/>
      <w:lvlText w:val=""/>
      <w:lvlJc w:val="left"/>
    </w:lvl>
    <w:lvl w:ilvl="5" w:tplc="D32E0C0C">
      <w:numFmt w:val="decimal"/>
      <w:lvlText w:val=""/>
      <w:lvlJc w:val="left"/>
    </w:lvl>
    <w:lvl w:ilvl="6" w:tplc="7EC00CF4">
      <w:numFmt w:val="decimal"/>
      <w:lvlText w:val=""/>
      <w:lvlJc w:val="left"/>
    </w:lvl>
    <w:lvl w:ilvl="7" w:tplc="49D86588">
      <w:numFmt w:val="decimal"/>
      <w:lvlText w:val=""/>
      <w:lvlJc w:val="left"/>
    </w:lvl>
    <w:lvl w:ilvl="8" w:tplc="A274AAC6">
      <w:numFmt w:val="decimal"/>
      <w:lvlText w:val=""/>
      <w:lvlJc w:val="left"/>
    </w:lvl>
  </w:abstractNum>
  <w:abstractNum w:abstractNumId="313">
    <w:nsid w:val="2E59C5FD"/>
    <w:multiLevelType w:val="hybridMultilevel"/>
    <w:tmpl w:val="50E266FA"/>
    <w:lvl w:ilvl="0" w:tplc="0E32197A">
      <w:start w:val="1"/>
      <w:numFmt w:val="bullet"/>
      <w:lvlText w:val="В"/>
      <w:lvlJc w:val="left"/>
    </w:lvl>
    <w:lvl w:ilvl="1" w:tplc="DC0E9A1C">
      <w:start w:val="1"/>
      <w:numFmt w:val="decimal"/>
      <w:lvlText w:val="%2."/>
      <w:lvlJc w:val="left"/>
    </w:lvl>
    <w:lvl w:ilvl="2" w:tplc="B26A421A">
      <w:start w:val="1"/>
      <w:numFmt w:val="lowerLetter"/>
      <w:lvlText w:val="%3)"/>
      <w:lvlJc w:val="left"/>
    </w:lvl>
    <w:lvl w:ilvl="3" w:tplc="674C4850">
      <w:numFmt w:val="decimal"/>
      <w:lvlText w:val=""/>
      <w:lvlJc w:val="left"/>
    </w:lvl>
    <w:lvl w:ilvl="4" w:tplc="A9F4861A">
      <w:numFmt w:val="decimal"/>
      <w:lvlText w:val=""/>
      <w:lvlJc w:val="left"/>
    </w:lvl>
    <w:lvl w:ilvl="5" w:tplc="3648BF3C">
      <w:numFmt w:val="decimal"/>
      <w:lvlText w:val=""/>
      <w:lvlJc w:val="left"/>
    </w:lvl>
    <w:lvl w:ilvl="6" w:tplc="1AB4F59C">
      <w:numFmt w:val="decimal"/>
      <w:lvlText w:val=""/>
      <w:lvlJc w:val="left"/>
    </w:lvl>
    <w:lvl w:ilvl="7" w:tplc="0748D332">
      <w:numFmt w:val="decimal"/>
      <w:lvlText w:val=""/>
      <w:lvlJc w:val="left"/>
    </w:lvl>
    <w:lvl w:ilvl="8" w:tplc="D70EBF96">
      <w:numFmt w:val="decimal"/>
      <w:lvlText w:val=""/>
      <w:lvlJc w:val="left"/>
    </w:lvl>
  </w:abstractNum>
  <w:abstractNum w:abstractNumId="314">
    <w:nsid w:val="2E8E9F47"/>
    <w:multiLevelType w:val="hybridMultilevel"/>
    <w:tmpl w:val="B4BE5126"/>
    <w:lvl w:ilvl="0" w:tplc="A94E87D8">
      <w:start w:val="1"/>
      <w:numFmt w:val="decimal"/>
      <w:lvlText w:val="%1."/>
      <w:lvlJc w:val="left"/>
    </w:lvl>
    <w:lvl w:ilvl="1" w:tplc="D562BA44">
      <w:start w:val="1"/>
      <w:numFmt w:val="bullet"/>
      <w:lvlText w:val="в"/>
      <w:lvlJc w:val="left"/>
    </w:lvl>
    <w:lvl w:ilvl="2" w:tplc="6A8636CC">
      <w:start w:val="1"/>
      <w:numFmt w:val="bullet"/>
      <w:lvlText w:val="−"/>
      <w:lvlJc w:val="left"/>
    </w:lvl>
    <w:lvl w:ilvl="3" w:tplc="8DBA98E2">
      <w:numFmt w:val="decimal"/>
      <w:lvlText w:val=""/>
      <w:lvlJc w:val="left"/>
    </w:lvl>
    <w:lvl w:ilvl="4" w:tplc="BE0C8114">
      <w:numFmt w:val="decimal"/>
      <w:lvlText w:val=""/>
      <w:lvlJc w:val="left"/>
    </w:lvl>
    <w:lvl w:ilvl="5" w:tplc="64823526">
      <w:numFmt w:val="decimal"/>
      <w:lvlText w:val=""/>
      <w:lvlJc w:val="left"/>
    </w:lvl>
    <w:lvl w:ilvl="6" w:tplc="52E47F64">
      <w:numFmt w:val="decimal"/>
      <w:lvlText w:val=""/>
      <w:lvlJc w:val="left"/>
    </w:lvl>
    <w:lvl w:ilvl="7" w:tplc="A8F8B4C4">
      <w:numFmt w:val="decimal"/>
      <w:lvlText w:val=""/>
      <w:lvlJc w:val="left"/>
    </w:lvl>
    <w:lvl w:ilvl="8" w:tplc="68564B98">
      <w:numFmt w:val="decimal"/>
      <w:lvlText w:val=""/>
      <w:lvlJc w:val="left"/>
    </w:lvl>
  </w:abstractNum>
  <w:abstractNum w:abstractNumId="315">
    <w:nsid w:val="2EF32EA6"/>
    <w:multiLevelType w:val="hybridMultilevel"/>
    <w:tmpl w:val="1D00D35A"/>
    <w:lvl w:ilvl="0" w:tplc="AADEB086">
      <w:start w:val="7"/>
      <w:numFmt w:val="decimal"/>
      <w:lvlText w:val="%1."/>
      <w:lvlJc w:val="left"/>
    </w:lvl>
    <w:lvl w:ilvl="1" w:tplc="AC52380C">
      <w:numFmt w:val="decimal"/>
      <w:lvlText w:val=""/>
      <w:lvlJc w:val="left"/>
    </w:lvl>
    <w:lvl w:ilvl="2" w:tplc="6D3ACEEE">
      <w:numFmt w:val="decimal"/>
      <w:lvlText w:val=""/>
      <w:lvlJc w:val="left"/>
    </w:lvl>
    <w:lvl w:ilvl="3" w:tplc="334091A8">
      <w:numFmt w:val="decimal"/>
      <w:lvlText w:val=""/>
      <w:lvlJc w:val="left"/>
    </w:lvl>
    <w:lvl w:ilvl="4" w:tplc="47A29310">
      <w:numFmt w:val="decimal"/>
      <w:lvlText w:val=""/>
      <w:lvlJc w:val="left"/>
    </w:lvl>
    <w:lvl w:ilvl="5" w:tplc="2F36B8BC">
      <w:numFmt w:val="decimal"/>
      <w:lvlText w:val=""/>
      <w:lvlJc w:val="left"/>
    </w:lvl>
    <w:lvl w:ilvl="6" w:tplc="8FE483FC">
      <w:numFmt w:val="decimal"/>
      <w:lvlText w:val=""/>
      <w:lvlJc w:val="left"/>
    </w:lvl>
    <w:lvl w:ilvl="7" w:tplc="BDEA2972">
      <w:numFmt w:val="decimal"/>
      <w:lvlText w:val=""/>
      <w:lvlJc w:val="left"/>
    </w:lvl>
    <w:lvl w:ilvl="8" w:tplc="46161A22">
      <w:numFmt w:val="decimal"/>
      <w:lvlText w:val=""/>
      <w:lvlJc w:val="left"/>
    </w:lvl>
  </w:abstractNum>
  <w:abstractNum w:abstractNumId="316">
    <w:nsid w:val="2EFDBCE6"/>
    <w:multiLevelType w:val="hybridMultilevel"/>
    <w:tmpl w:val="7E305B14"/>
    <w:lvl w:ilvl="0" w:tplc="98268B6A">
      <w:start w:val="1"/>
      <w:numFmt w:val="bullet"/>
      <w:lvlText w:val="в"/>
      <w:lvlJc w:val="left"/>
    </w:lvl>
    <w:lvl w:ilvl="1" w:tplc="D0CEFD82">
      <w:numFmt w:val="decimal"/>
      <w:lvlText w:val=""/>
      <w:lvlJc w:val="left"/>
    </w:lvl>
    <w:lvl w:ilvl="2" w:tplc="0C2665EE">
      <w:numFmt w:val="decimal"/>
      <w:lvlText w:val=""/>
      <w:lvlJc w:val="left"/>
    </w:lvl>
    <w:lvl w:ilvl="3" w:tplc="B3DEFEE8">
      <w:numFmt w:val="decimal"/>
      <w:lvlText w:val=""/>
      <w:lvlJc w:val="left"/>
    </w:lvl>
    <w:lvl w:ilvl="4" w:tplc="92FEC802">
      <w:numFmt w:val="decimal"/>
      <w:lvlText w:val=""/>
      <w:lvlJc w:val="left"/>
    </w:lvl>
    <w:lvl w:ilvl="5" w:tplc="80EAEE3A">
      <w:numFmt w:val="decimal"/>
      <w:lvlText w:val=""/>
      <w:lvlJc w:val="left"/>
    </w:lvl>
    <w:lvl w:ilvl="6" w:tplc="D918182A">
      <w:numFmt w:val="decimal"/>
      <w:lvlText w:val=""/>
      <w:lvlJc w:val="left"/>
    </w:lvl>
    <w:lvl w:ilvl="7" w:tplc="69EA925C">
      <w:numFmt w:val="decimal"/>
      <w:lvlText w:val=""/>
      <w:lvlJc w:val="left"/>
    </w:lvl>
    <w:lvl w:ilvl="8" w:tplc="3E92C8FA">
      <w:numFmt w:val="decimal"/>
      <w:lvlText w:val=""/>
      <w:lvlJc w:val="left"/>
    </w:lvl>
  </w:abstractNum>
  <w:abstractNum w:abstractNumId="317">
    <w:nsid w:val="2FE5D025"/>
    <w:multiLevelType w:val="hybridMultilevel"/>
    <w:tmpl w:val="DE6A3EBA"/>
    <w:lvl w:ilvl="0" w:tplc="B1CC6352">
      <w:start w:val="2"/>
      <w:numFmt w:val="upperLetter"/>
      <w:lvlText w:val="%1."/>
      <w:lvlJc w:val="left"/>
    </w:lvl>
    <w:lvl w:ilvl="1" w:tplc="B718ACF6">
      <w:numFmt w:val="decimal"/>
      <w:lvlText w:val=""/>
      <w:lvlJc w:val="left"/>
    </w:lvl>
    <w:lvl w:ilvl="2" w:tplc="D4BE29F2">
      <w:numFmt w:val="decimal"/>
      <w:lvlText w:val=""/>
      <w:lvlJc w:val="left"/>
    </w:lvl>
    <w:lvl w:ilvl="3" w:tplc="AEC09426">
      <w:numFmt w:val="decimal"/>
      <w:lvlText w:val=""/>
      <w:lvlJc w:val="left"/>
    </w:lvl>
    <w:lvl w:ilvl="4" w:tplc="03A04A68">
      <w:numFmt w:val="decimal"/>
      <w:lvlText w:val=""/>
      <w:lvlJc w:val="left"/>
    </w:lvl>
    <w:lvl w:ilvl="5" w:tplc="FFA4FFDA">
      <w:numFmt w:val="decimal"/>
      <w:lvlText w:val=""/>
      <w:lvlJc w:val="left"/>
    </w:lvl>
    <w:lvl w:ilvl="6" w:tplc="FF1C823A">
      <w:numFmt w:val="decimal"/>
      <w:lvlText w:val=""/>
      <w:lvlJc w:val="left"/>
    </w:lvl>
    <w:lvl w:ilvl="7" w:tplc="5DD67042">
      <w:numFmt w:val="decimal"/>
      <w:lvlText w:val=""/>
      <w:lvlJc w:val="left"/>
    </w:lvl>
    <w:lvl w:ilvl="8" w:tplc="F9164B72">
      <w:numFmt w:val="decimal"/>
      <w:lvlText w:val=""/>
      <w:lvlJc w:val="left"/>
    </w:lvl>
  </w:abstractNum>
  <w:abstractNum w:abstractNumId="318">
    <w:nsid w:val="2FFF2A9F"/>
    <w:multiLevelType w:val="hybridMultilevel"/>
    <w:tmpl w:val="390015A0"/>
    <w:lvl w:ilvl="0" w:tplc="03983208">
      <w:start w:val="1"/>
      <w:numFmt w:val="bullet"/>
      <w:lvlText w:val="2"/>
      <w:lvlJc w:val="left"/>
    </w:lvl>
    <w:lvl w:ilvl="1" w:tplc="BF522862">
      <w:numFmt w:val="decimal"/>
      <w:lvlText w:val=""/>
      <w:lvlJc w:val="left"/>
    </w:lvl>
    <w:lvl w:ilvl="2" w:tplc="7AAA5F4A">
      <w:numFmt w:val="decimal"/>
      <w:lvlText w:val=""/>
      <w:lvlJc w:val="left"/>
    </w:lvl>
    <w:lvl w:ilvl="3" w:tplc="10085552">
      <w:numFmt w:val="decimal"/>
      <w:lvlText w:val=""/>
      <w:lvlJc w:val="left"/>
    </w:lvl>
    <w:lvl w:ilvl="4" w:tplc="9BACB7A2">
      <w:numFmt w:val="decimal"/>
      <w:lvlText w:val=""/>
      <w:lvlJc w:val="left"/>
    </w:lvl>
    <w:lvl w:ilvl="5" w:tplc="4800B800">
      <w:numFmt w:val="decimal"/>
      <w:lvlText w:val=""/>
      <w:lvlJc w:val="left"/>
    </w:lvl>
    <w:lvl w:ilvl="6" w:tplc="5E147ADE">
      <w:numFmt w:val="decimal"/>
      <w:lvlText w:val=""/>
      <w:lvlJc w:val="left"/>
    </w:lvl>
    <w:lvl w:ilvl="7" w:tplc="FDDA4A6C">
      <w:numFmt w:val="decimal"/>
      <w:lvlText w:val=""/>
      <w:lvlJc w:val="left"/>
    </w:lvl>
    <w:lvl w:ilvl="8" w:tplc="62303FC4">
      <w:numFmt w:val="decimal"/>
      <w:lvlText w:val=""/>
      <w:lvlJc w:val="left"/>
    </w:lvl>
  </w:abstractNum>
  <w:abstractNum w:abstractNumId="319">
    <w:nsid w:val="30357089"/>
    <w:multiLevelType w:val="hybridMultilevel"/>
    <w:tmpl w:val="DAF69078"/>
    <w:lvl w:ilvl="0" w:tplc="F656C89E">
      <w:start w:val="5"/>
      <w:numFmt w:val="lowerLetter"/>
      <w:lvlText w:val="%1)"/>
      <w:lvlJc w:val="left"/>
    </w:lvl>
    <w:lvl w:ilvl="1" w:tplc="E5988906">
      <w:numFmt w:val="decimal"/>
      <w:lvlText w:val=""/>
      <w:lvlJc w:val="left"/>
    </w:lvl>
    <w:lvl w:ilvl="2" w:tplc="4C40B818">
      <w:numFmt w:val="decimal"/>
      <w:lvlText w:val=""/>
      <w:lvlJc w:val="left"/>
    </w:lvl>
    <w:lvl w:ilvl="3" w:tplc="F4923C2C">
      <w:numFmt w:val="decimal"/>
      <w:lvlText w:val=""/>
      <w:lvlJc w:val="left"/>
    </w:lvl>
    <w:lvl w:ilvl="4" w:tplc="DBA86338">
      <w:numFmt w:val="decimal"/>
      <w:lvlText w:val=""/>
      <w:lvlJc w:val="left"/>
    </w:lvl>
    <w:lvl w:ilvl="5" w:tplc="CE10C5BA">
      <w:numFmt w:val="decimal"/>
      <w:lvlText w:val=""/>
      <w:lvlJc w:val="left"/>
    </w:lvl>
    <w:lvl w:ilvl="6" w:tplc="0504AB1E">
      <w:numFmt w:val="decimal"/>
      <w:lvlText w:val=""/>
      <w:lvlJc w:val="left"/>
    </w:lvl>
    <w:lvl w:ilvl="7" w:tplc="4784E368">
      <w:numFmt w:val="decimal"/>
      <w:lvlText w:val=""/>
      <w:lvlJc w:val="left"/>
    </w:lvl>
    <w:lvl w:ilvl="8" w:tplc="B942BBD6">
      <w:numFmt w:val="decimal"/>
      <w:lvlText w:val=""/>
      <w:lvlJc w:val="left"/>
    </w:lvl>
  </w:abstractNum>
  <w:abstractNum w:abstractNumId="320">
    <w:nsid w:val="307995CA"/>
    <w:multiLevelType w:val="hybridMultilevel"/>
    <w:tmpl w:val="5A665DEE"/>
    <w:lvl w:ilvl="0" w:tplc="F9E2E93A">
      <w:start w:val="1"/>
      <w:numFmt w:val="decimal"/>
      <w:lvlText w:val="%1."/>
      <w:lvlJc w:val="left"/>
    </w:lvl>
    <w:lvl w:ilvl="1" w:tplc="12080794">
      <w:numFmt w:val="decimal"/>
      <w:lvlText w:val=""/>
      <w:lvlJc w:val="left"/>
    </w:lvl>
    <w:lvl w:ilvl="2" w:tplc="377C0DC4">
      <w:numFmt w:val="decimal"/>
      <w:lvlText w:val=""/>
      <w:lvlJc w:val="left"/>
    </w:lvl>
    <w:lvl w:ilvl="3" w:tplc="9B0A4CA8">
      <w:numFmt w:val="decimal"/>
      <w:lvlText w:val=""/>
      <w:lvlJc w:val="left"/>
    </w:lvl>
    <w:lvl w:ilvl="4" w:tplc="56E2A894">
      <w:numFmt w:val="decimal"/>
      <w:lvlText w:val=""/>
      <w:lvlJc w:val="left"/>
    </w:lvl>
    <w:lvl w:ilvl="5" w:tplc="B216868A">
      <w:numFmt w:val="decimal"/>
      <w:lvlText w:val=""/>
      <w:lvlJc w:val="left"/>
    </w:lvl>
    <w:lvl w:ilvl="6" w:tplc="C87E1000">
      <w:numFmt w:val="decimal"/>
      <w:lvlText w:val=""/>
      <w:lvlJc w:val="left"/>
    </w:lvl>
    <w:lvl w:ilvl="7" w:tplc="4AFC026A">
      <w:numFmt w:val="decimal"/>
      <w:lvlText w:val=""/>
      <w:lvlJc w:val="left"/>
    </w:lvl>
    <w:lvl w:ilvl="8" w:tplc="FA1EED6E">
      <w:numFmt w:val="decimal"/>
      <w:lvlText w:val=""/>
      <w:lvlJc w:val="left"/>
    </w:lvl>
  </w:abstractNum>
  <w:abstractNum w:abstractNumId="321">
    <w:nsid w:val="307C7DAA"/>
    <w:multiLevelType w:val="hybridMultilevel"/>
    <w:tmpl w:val="7508406E"/>
    <w:lvl w:ilvl="0" w:tplc="1FAECF8C">
      <w:start w:val="1"/>
      <w:numFmt w:val="upperLetter"/>
      <w:lvlText w:val="%1."/>
      <w:lvlJc w:val="left"/>
    </w:lvl>
    <w:lvl w:ilvl="1" w:tplc="A822AFB6">
      <w:start w:val="1"/>
      <w:numFmt w:val="bullet"/>
      <w:lvlText w:val="В"/>
      <w:lvlJc w:val="left"/>
    </w:lvl>
    <w:lvl w:ilvl="2" w:tplc="6AE08730">
      <w:start w:val="1"/>
      <w:numFmt w:val="bullet"/>
      <w:lvlText w:val="−"/>
      <w:lvlJc w:val="left"/>
    </w:lvl>
    <w:lvl w:ilvl="3" w:tplc="D05278B2">
      <w:numFmt w:val="decimal"/>
      <w:lvlText w:val=""/>
      <w:lvlJc w:val="left"/>
    </w:lvl>
    <w:lvl w:ilvl="4" w:tplc="A39C04C4">
      <w:numFmt w:val="decimal"/>
      <w:lvlText w:val=""/>
      <w:lvlJc w:val="left"/>
    </w:lvl>
    <w:lvl w:ilvl="5" w:tplc="42A07A30">
      <w:numFmt w:val="decimal"/>
      <w:lvlText w:val=""/>
      <w:lvlJc w:val="left"/>
    </w:lvl>
    <w:lvl w:ilvl="6" w:tplc="F7C85C18">
      <w:numFmt w:val="decimal"/>
      <w:lvlText w:val=""/>
      <w:lvlJc w:val="left"/>
    </w:lvl>
    <w:lvl w:ilvl="7" w:tplc="8A4C2F7A">
      <w:numFmt w:val="decimal"/>
      <w:lvlText w:val=""/>
      <w:lvlJc w:val="left"/>
    </w:lvl>
    <w:lvl w:ilvl="8" w:tplc="DAEE7530">
      <w:numFmt w:val="decimal"/>
      <w:lvlText w:val=""/>
      <w:lvlJc w:val="left"/>
    </w:lvl>
  </w:abstractNum>
  <w:abstractNum w:abstractNumId="322">
    <w:nsid w:val="309FB9AB"/>
    <w:multiLevelType w:val="hybridMultilevel"/>
    <w:tmpl w:val="09240F02"/>
    <w:lvl w:ilvl="0" w:tplc="369EA14A">
      <w:start w:val="2"/>
      <w:numFmt w:val="upperLetter"/>
      <w:lvlText w:val="%1."/>
      <w:lvlJc w:val="left"/>
    </w:lvl>
    <w:lvl w:ilvl="1" w:tplc="2776614A">
      <w:numFmt w:val="decimal"/>
      <w:lvlText w:val=""/>
      <w:lvlJc w:val="left"/>
    </w:lvl>
    <w:lvl w:ilvl="2" w:tplc="D6A88AD4">
      <w:numFmt w:val="decimal"/>
      <w:lvlText w:val=""/>
      <w:lvlJc w:val="left"/>
    </w:lvl>
    <w:lvl w:ilvl="3" w:tplc="5BCC3DD6">
      <w:numFmt w:val="decimal"/>
      <w:lvlText w:val=""/>
      <w:lvlJc w:val="left"/>
    </w:lvl>
    <w:lvl w:ilvl="4" w:tplc="A23A3098">
      <w:numFmt w:val="decimal"/>
      <w:lvlText w:val=""/>
      <w:lvlJc w:val="left"/>
    </w:lvl>
    <w:lvl w:ilvl="5" w:tplc="ADC03FBC">
      <w:numFmt w:val="decimal"/>
      <w:lvlText w:val=""/>
      <w:lvlJc w:val="left"/>
    </w:lvl>
    <w:lvl w:ilvl="6" w:tplc="6602C3A2">
      <w:numFmt w:val="decimal"/>
      <w:lvlText w:val=""/>
      <w:lvlJc w:val="left"/>
    </w:lvl>
    <w:lvl w:ilvl="7" w:tplc="C08AE916">
      <w:numFmt w:val="decimal"/>
      <w:lvlText w:val=""/>
      <w:lvlJc w:val="left"/>
    </w:lvl>
    <w:lvl w:ilvl="8" w:tplc="96B66F9A">
      <w:numFmt w:val="decimal"/>
      <w:lvlText w:val=""/>
      <w:lvlJc w:val="left"/>
    </w:lvl>
  </w:abstractNum>
  <w:abstractNum w:abstractNumId="323">
    <w:nsid w:val="30B21390"/>
    <w:multiLevelType w:val="hybridMultilevel"/>
    <w:tmpl w:val="6D6C36EC"/>
    <w:lvl w:ilvl="0" w:tplc="4C5CD598">
      <w:start w:val="1"/>
      <w:numFmt w:val="decimal"/>
      <w:lvlText w:val="%1"/>
      <w:lvlJc w:val="left"/>
    </w:lvl>
    <w:lvl w:ilvl="1" w:tplc="E8964978">
      <w:start w:val="3"/>
      <w:numFmt w:val="lowerLetter"/>
      <w:lvlText w:val="%2)"/>
      <w:lvlJc w:val="left"/>
    </w:lvl>
    <w:lvl w:ilvl="2" w:tplc="0D48EC06">
      <w:numFmt w:val="decimal"/>
      <w:lvlText w:val=""/>
      <w:lvlJc w:val="left"/>
    </w:lvl>
    <w:lvl w:ilvl="3" w:tplc="394EC4AE">
      <w:numFmt w:val="decimal"/>
      <w:lvlText w:val=""/>
      <w:lvlJc w:val="left"/>
    </w:lvl>
    <w:lvl w:ilvl="4" w:tplc="E10046CC">
      <w:numFmt w:val="decimal"/>
      <w:lvlText w:val=""/>
      <w:lvlJc w:val="left"/>
    </w:lvl>
    <w:lvl w:ilvl="5" w:tplc="7B9E02CE">
      <w:numFmt w:val="decimal"/>
      <w:lvlText w:val=""/>
      <w:lvlJc w:val="left"/>
    </w:lvl>
    <w:lvl w:ilvl="6" w:tplc="0FB25D50">
      <w:numFmt w:val="decimal"/>
      <w:lvlText w:val=""/>
      <w:lvlJc w:val="left"/>
    </w:lvl>
    <w:lvl w:ilvl="7" w:tplc="42948EC0">
      <w:numFmt w:val="decimal"/>
      <w:lvlText w:val=""/>
      <w:lvlJc w:val="left"/>
    </w:lvl>
    <w:lvl w:ilvl="8" w:tplc="FF8AE970">
      <w:numFmt w:val="decimal"/>
      <w:lvlText w:val=""/>
      <w:lvlJc w:val="left"/>
    </w:lvl>
  </w:abstractNum>
  <w:abstractNum w:abstractNumId="324">
    <w:nsid w:val="30BB2B99"/>
    <w:multiLevelType w:val="hybridMultilevel"/>
    <w:tmpl w:val="CCA429AA"/>
    <w:lvl w:ilvl="0" w:tplc="C090D88A">
      <w:start w:val="1"/>
      <w:numFmt w:val="upperLetter"/>
      <w:lvlText w:val="%1."/>
      <w:lvlJc w:val="left"/>
    </w:lvl>
    <w:lvl w:ilvl="1" w:tplc="BD168986">
      <w:numFmt w:val="decimal"/>
      <w:lvlText w:val=""/>
      <w:lvlJc w:val="left"/>
    </w:lvl>
    <w:lvl w:ilvl="2" w:tplc="4574E69C">
      <w:numFmt w:val="decimal"/>
      <w:lvlText w:val=""/>
      <w:lvlJc w:val="left"/>
    </w:lvl>
    <w:lvl w:ilvl="3" w:tplc="AC84CFAA">
      <w:numFmt w:val="decimal"/>
      <w:lvlText w:val=""/>
      <w:lvlJc w:val="left"/>
    </w:lvl>
    <w:lvl w:ilvl="4" w:tplc="4DC02E82">
      <w:numFmt w:val="decimal"/>
      <w:lvlText w:val=""/>
      <w:lvlJc w:val="left"/>
    </w:lvl>
    <w:lvl w:ilvl="5" w:tplc="AA4A5C8C">
      <w:numFmt w:val="decimal"/>
      <w:lvlText w:val=""/>
      <w:lvlJc w:val="left"/>
    </w:lvl>
    <w:lvl w:ilvl="6" w:tplc="D5826B42">
      <w:numFmt w:val="decimal"/>
      <w:lvlText w:val=""/>
      <w:lvlJc w:val="left"/>
    </w:lvl>
    <w:lvl w:ilvl="7" w:tplc="448071B4">
      <w:numFmt w:val="decimal"/>
      <w:lvlText w:val=""/>
      <w:lvlJc w:val="left"/>
    </w:lvl>
    <w:lvl w:ilvl="8" w:tplc="7414C3AC">
      <w:numFmt w:val="decimal"/>
      <w:lvlText w:val=""/>
      <w:lvlJc w:val="left"/>
    </w:lvl>
  </w:abstractNum>
  <w:abstractNum w:abstractNumId="325">
    <w:nsid w:val="30D85A55"/>
    <w:multiLevelType w:val="hybridMultilevel"/>
    <w:tmpl w:val="C994AA04"/>
    <w:lvl w:ilvl="0" w:tplc="D4962060">
      <w:start w:val="1"/>
      <w:numFmt w:val="decimal"/>
      <w:lvlText w:val="(%1)"/>
      <w:lvlJc w:val="left"/>
    </w:lvl>
    <w:lvl w:ilvl="1" w:tplc="6AB8875A">
      <w:numFmt w:val="decimal"/>
      <w:lvlText w:val=""/>
      <w:lvlJc w:val="left"/>
    </w:lvl>
    <w:lvl w:ilvl="2" w:tplc="118EBAA2">
      <w:numFmt w:val="decimal"/>
      <w:lvlText w:val=""/>
      <w:lvlJc w:val="left"/>
    </w:lvl>
    <w:lvl w:ilvl="3" w:tplc="50CC24F0">
      <w:numFmt w:val="decimal"/>
      <w:lvlText w:val=""/>
      <w:lvlJc w:val="left"/>
    </w:lvl>
    <w:lvl w:ilvl="4" w:tplc="8A08F2AE">
      <w:numFmt w:val="decimal"/>
      <w:lvlText w:val=""/>
      <w:lvlJc w:val="left"/>
    </w:lvl>
    <w:lvl w:ilvl="5" w:tplc="82F69948">
      <w:numFmt w:val="decimal"/>
      <w:lvlText w:val=""/>
      <w:lvlJc w:val="left"/>
    </w:lvl>
    <w:lvl w:ilvl="6" w:tplc="C60080C0">
      <w:numFmt w:val="decimal"/>
      <w:lvlText w:val=""/>
      <w:lvlJc w:val="left"/>
    </w:lvl>
    <w:lvl w:ilvl="7" w:tplc="E8B27E10">
      <w:numFmt w:val="decimal"/>
      <w:lvlText w:val=""/>
      <w:lvlJc w:val="left"/>
    </w:lvl>
    <w:lvl w:ilvl="8" w:tplc="C56E9490">
      <w:numFmt w:val="decimal"/>
      <w:lvlText w:val=""/>
      <w:lvlJc w:val="left"/>
    </w:lvl>
  </w:abstractNum>
  <w:abstractNum w:abstractNumId="326">
    <w:nsid w:val="30DD9510"/>
    <w:multiLevelType w:val="hybridMultilevel"/>
    <w:tmpl w:val="6AF82D12"/>
    <w:lvl w:ilvl="0" w:tplc="8CE82B32">
      <w:start w:val="5"/>
      <w:numFmt w:val="decimal"/>
      <w:lvlText w:val="%1."/>
      <w:lvlJc w:val="left"/>
    </w:lvl>
    <w:lvl w:ilvl="1" w:tplc="8A32173E">
      <w:numFmt w:val="decimal"/>
      <w:lvlText w:val=""/>
      <w:lvlJc w:val="left"/>
    </w:lvl>
    <w:lvl w:ilvl="2" w:tplc="0FA486AE">
      <w:numFmt w:val="decimal"/>
      <w:lvlText w:val=""/>
      <w:lvlJc w:val="left"/>
    </w:lvl>
    <w:lvl w:ilvl="3" w:tplc="45AAEEB4">
      <w:numFmt w:val="decimal"/>
      <w:lvlText w:val=""/>
      <w:lvlJc w:val="left"/>
    </w:lvl>
    <w:lvl w:ilvl="4" w:tplc="F7EA87D6">
      <w:numFmt w:val="decimal"/>
      <w:lvlText w:val=""/>
      <w:lvlJc w:val="left"/>
    </w:lvl>
    <w:lvl w:ilvl="5" w:tplc="8132012A">
      <w:numFmt w:val="decimal"/>
      <w:lvlText w:val=""/>
      <w:lvlJc w:val="left"/>
    </w:lvl>
    <w:lvl w:ilvl="6" w:tplc="DF8A3646">
      <w:numFmt w:val="decimal"/>
      <w:lvlText w:val=""/>
      <w:lvlJc w:val="left"/>
    </w:lvl>
    <w:lvl w:ilvl="7" w:tplc="AE50CCFA">
      <w:numFmt w:val="decimal"/>
      <w:lvlText w:val=""/>
      <w:lvlJc w:val="left"/>
    </w:lvl>
    <w:lvl w:ilvl="8" w:tplc="1194CD40">
      <w:numFmt w:val="decimal"/>
      <w:lvlText w:val=""/>
      <w:lvlJc w:val="left"/>
    </w:lvl>
  </w:abstractNum>
  <w:abstractNum w:abstractNumId="327">
    <w:nsid w:val="30E1B1CF"/>
    <w:multiLevelType w:val="hybridMultilevel"/>
    <w:tmpl w:val="BC7EA0A4"/>
    <w:lvl w:ilvl="0" w:tplc="3A868CEE">
      <w:start w:val="1"/>
      <w:numFmt w:val="upperLetter"/>
      <w:lvlText w:val="%1."/>
      <w:lvlJc w:val="left"/>
    </w:lvl>
    <w:lvl w:ilvl="1" w:tplc="F0BC05DC">
      <w:numFmt w:val="decimal"/>
      <w:lvlText w:val=""/>
      <w:lvlJc w:val="left"/>
    </w:lvl>
    <w:lvl w:ilvl="2" w:tplc="177A0F64">
      <w:numFmt w:val="decimal"/>
      <w:lvlText w:val=""/>
      <w:lvlJc w:val="left"/>
    </w:lvl>
    <w:lvl w:ilvl="3" w:tplc="F4B43C7E">
      <w:numFmt w:val="decimal"/>
      <w:lvlText w:val=""/>
      <w:lvlJc w:val="left"/>
    </w:lvl>
    <w:lvl w:ilvl="4" w:tplc="114A9068">
      <w:numFmt w:val="decimal"/>
      <w:lvlText w:val=""/>
      <w:lvlJc w:val="left"/>
    </w:lvl>
    <w:lvl w:ilvl="5" w:tplc="73EC9FF0">
      <w:numFmt w:val="decimal"/>
      <w:lvlText w:val=""/>
      <w:lvlJc w:val="left"/>
    </w:lvl>
    <w:lvl w:ilvl="6" w:tplc="2EFA8188">
      <w:numFmt w:val="decimal"/>
      <w:lvlText w:val=""/>
      <w:lvlJc w:val="left"/>
    </w:lvl>
    <w:lvl w:ilvl="7" w:tplc="D74C19A8">
      <w:numFmt w:val="decimal"/>
      <w:lvlText w:val=""/>
      <w:lvlJc w:val="left"/>
    </w:lvl>
    <w:lvl w:ilvl="8" w:tplc="A88ED748">
      <w:numFmt w:val="decimal"/>
      <w:lvlText w:val=""/>
      <w:lvlJc w:val="left"/>
    </w:lvl>
  </w:abstractNum>
  <w:abstractNum w:abstractNumId="328">
    <w:nsid w:val="3137975E"/>
    <w:multiLevelType w:val="hybridMultilevel"/>
    <w:tmpl w:val="EBAE17AE"/>
    <w:lvl w:ilvl="0" w:tplc="DBB2E8FA">
      <w:start w:val="1"/>
      <w:numFmt w:val="upperLetter"/>
      <w:lvlText w:val="%1."/>
      <w:lvlJc w:val="left"/>
    </w:lvl>
    <w:lvl w:ilvl="1" w:tplc="4954A808">
      <w:start w:val="1"/>
      <w:numFmt w:val="bullet"/>
      <w:lvlText w:val="−"/>
      <w:lvlJc w:val="left"/>
    </w:lvl>
    <w:lvl w:ilvl="2" w:tplc="E548B880">
      <w:numFmt w:val="decimal"/>
      <w:lvlText w:val=""/>
      <w:lvlJc w:val="left"/>
    </w:lvl>
    <w:lvl w:ilvl="3" w:tplc="99340ED2">
      <w:numFmt w:val="decimal"/>
      <w:lvlText w:val=""/>
      <w:lvlJc w:val="left"/>
    </w:lvl>
    <w:lvl w:ilvl="4" w:tplc="0B24CC40">
      <w:numFmt w:val="decimal"/>
      <w:lvlText w:val=""/>
      <w:lvlJc w:val="left"/>
    </w:lvl>
    <w:lvl w:ilvl="5" w:tplc="2C506EA4">
      <w:numFmt w:val="decimal"/>
      <w:lvlText w:val=""/>
      <w:lvlJc w:val="left"/>
    </w:lvl>
    <w:lvl w:ilvl="6" w:tplc="2D4E7D90">
      <w:numFmt w:val="decimal"/>
      <w:lvlText w:val=""/>
      <w:lvlJc w:val="left"/>
    </w:lvl>
    <w:lvl w:ilvl="7" w:tplc="5D889456">
      <w:numFmt w:val="decimal"/>
      <w:lvlText w:val=""/>
      <w:lvlJc w:val="left"/>
    </w:lvl>
    <w:lvl w:ilvl="8" w:tplc="1F069962">
      <w:numFmt w:val="decimal"/>
      <w:lvlText w:val=""/>
      <w:lvlJc w:val="left"/>
    </w:lvl>
  </w:abstractNum>
  <w:abstractNum w:abstractNumId="329">
    <w:nsid w:val="3150E85C"/>
    <w:multiLevelType w:val="hybridMultilevel"/>
    <w:tmpl w:val="99D2A964"/>
    <w:lvl w:ilvl="0" w:tplc="ECE6F736">
      <w:start w:val="5"/>
      <w:numFmt w:val="decimal"/>
      <w:lvlText w:val="%1."/>
      <w:lvlJc w:val="left"/>
    </w:lvl>
    <w:lvl w:ilvl="1" w:tplc="753E6A2A">
      <w:numFmt w:val="decimal"/>
      <w:lvlText w:val=""/>
      <w:lvlJc w:val="left"/>
    </w:lvl>
    <w:lvl w:ilvl="2" w:tplc="26B09F78">
      <w:numFmt w:val="decimal"/>
      <w:lvlText w:val=""/>
      <w:lvlJc w:val="left"/>
    </w:lvl>
    <w:lvl w:ilvl="3" w:tplc="63F05B10">
      <w:numFmt w:val="decimal"/>
      <w:lvlText w:val=""/>
      <w:lvlJc w:val="left"/>
    </w:lvl>
    <w:lvl w:ilvl="4" w:tplc="E8EC3CDC">
      <w:numFmt w:val="decimal"/>
      <w:lvlText w:val=""/>
      <w:lvlJc w:val="left"/>
    </w:lvl>
    <w:lvl w:ilvl="5" w:tplc="39BA079A">
      <w:numFmt w:val="decimal"/>
      <w:lvlText w:val=""/>
      <w:lvlJc w:val="left"/>
    </w:lvl>
    <w:lvl w:ilvl="6" w:tplc="0CC64D20">
      <w:numFmt w:val="decimal"/>
      <w:lvlText w:val=""/>
      <w:lvlJc w:val="left"/>
    </w:lvl>
    <w:lvl w:ilvl="7" w:tplc="342A7E1E">
      <w:numFmt w:val="decimal"/>
      <w:lvlText w:val=""/>
      <w:lvlJc w:val="left"/>
    </w:lvl>
    <w:lvl w:ilvl="8" w:tplc="DDD49762">
      <w:numFmt w:val="decimal"/>
      <w:lvlText w:val=""/>
      <w:lvlJc w:val="left"/>
    </w:lvl>
  </w:abstractNum>
  <w:abstractNum w:abstractNumId="330">
    <w:nsid w:val="31723BF5"/>
    <w:multiLevelType w:val="hybridMultilevel"/>
    <w:tmpl w:val="21A2BE82"/>
    <w:lvl w:ilvl="0" w:tplc="05C81BB0">
      <w:start w:val="1"/>
      <w:numFmt w:val="upperLetter"/>
      <w:lvlText w:val="%1."/>
      <w:lvlJc w:val="left"/>
    </w:lvl>
    <w:lvl w:ilvl="1" w:tplc="A19C48DC">
      <w:numFmt w:val="decimal"/>
      <w:lvlText w:val=""/>
      <w:lvlJc w:val="left"/>
    </w:lvl>
    <w:lvl w:ilvl="2" w:tplc="98849452">
      <w:numFmt w:val="decimal"/>
      <w:lvlText w:val=""/>
      <w:lvlJc w:val="left"/>
    </w:lvl>
    <w:lvl w:ilvl="3" w:tplc="B0E84E30">
      <w:numFmt w:val="decimal"/>
      <w:lvlText w:val=""/>
      <w:lvlJc w:val="left"/>
    </w:lvl>
    <w:lvl w:ilvl="4" w:tplc="E05EF820">
      <w:numFmt w:val="decimal"/>
      <w:lvlText w:val=""/>
      <w:lvlJc w:val="left"/>
    </w:lvl>
    <w:lvl w:ilvl="5" w:tplc="A356A8A4">
      <w:numFmt w:val="decimal"/>
      <w:lvlText w:val=""/>
      <w:lvlJc w:val="left"/>
    </w:lvl>
    <w:lvl w:ilvl="6" w:tplc="1A3488A6">
      <w:numFmt w:val="decimal"/>
      <w:lvlText w:val=""/>
      <w:lvlJc w:val="left"/>
    </w:lvl>
    <w:lvl w:ilvl="7" w:tplc="BE8C80AC">
      <w:numFmt w:val="decimal"/>
      <w:lvlText w:val=""/>
      <w:lvlJc w:val="left"/>
    </w:lvl>
    <w:lvl w:ilvl="8" w:tplc="E89AFEC2">
      <w:numFmt w:val="decimal"/>
      <w:lvlText w:val=""/>
      <w:lvlJc w:val="left"/>
    </w:lvl>
  </w:abstractNum>
  <w:abstractNum w:abstractNumId="331">
    <w:nsid w:val="317E611D"/>
    <w:multiLevelType w:val="hybridMultilevel"/>
    <w:tmpl w:val="E9AE7968"/>
    <w:lvl w:ilvl="0" w:tplc="EA6CB880">
      <w:start w:val="1"/>
      <w:numFmt w:val="upperLetter"/>
      <w:lvlText w:val="%1."/>
      <w:lvlJc w:val="left"/>
    </w:lvl>
    <w:lvl w:ilvl="1" w:tplc="96584BF6">
      <w:start w:val="1"/>
      <w:numFmt w:val="bullet"/>
      <w:lvlText w:val="−"/>
      <w:lvlJc w:val="left"/>
    </w:lvl>
    <w:lvl w:ilvl="2" w:tplc="8D5A1BF0">
      <w:numFmt w:val="decimal"/>
      <w:lvlText w:val=""/>
      <w:lvlJc w:val="left"/>
    </w:lvl>
    <w:lvl w:ilvl="3" w:tplc="1F0EC1F2">
      <w:numFmt w:val="decimal"/>
      <w:lvlText w:val=""/>
      <w:lvlJc w:val="left"/>
    </w:lvl>
    <w:lvl w:ilvl="4" w:tplc="FF4A5A10">
      <w:numFmt w:val="decimal"/>
      <w:lvlText w:val=""/>
      <w:lvlJc w:val="left"/>
    </w:lvl>
    <w:lvl w:ilvl="5" w:tplc="7D407836">
      <w:numFmt w:val="decimal"/>
      <w:lvlText w:val=""/>
      <w:lvlJc w:val="left"/>
    </w:lvl>
    <w:lvl w:ilvl="6" w:tplc="4B6A95B8">
      <w:numFmt w:val="decimal"/>
      <w:lvlText w:val=""/>
      <w:lvlJc w:val="left"/>
    </w:lvl>
    <w:lvl w:ilvl="7" w:tplc="1E7822B4">
      <w:numFmt w:val="decimal"/>
      <w:lvlText w:val=""/>
      <w:lvlJc w:val="left"/>
    </w:lvl>
    <w:lvl w:ilvl="8" w:tplc="D61A2CF0">
      <w:numFmt w:val="decimal"/>
      <w:lvlText w:val=""/>
      <w:lvlJc w:val="left"/>
    </w:lvl>
  </w:abstractNum>
  <w:abstractNum w:abstractNumId="332">
    <w:nsid w:val="3189923B"/>
    <w:multiLevelType w:val="hybridMultilevel"/>
    <w:tmpl w:val="CF582096"/>
    <w:lvl w:ilvl="0" w:tplc="641AC0CC">
      <w:start w:val="1"/>
      <w:numFmt w:val="decimal"/>
      <w:lvlText w:val="%1."/>
      <w:lvlJc w:val="left"/>
    </w:lvl>
    <w:lvl w:ilvl="1" w:tplc="02F0FA84">
      <w:numFmt w:val="decimal"/>
      <w:lvlText w:val=""/>
      <w:lvlJc w:val="left"/>
    </w:lvl>
    <w:lvl w:ilvl="2" w:tplc="616AAF3E">
      <w:numFmt w:val="decimal"/>
      <w:lvlText w:val=""/>
      <w:lvlJc w:val="left"/>
    </w:lvl>
    <w:lvl w:ilvl="3" w:tplc="587E4710">
      <w:numFmt w:val="decimal"/>
      <w:lvlText w:val=""/>
      <w:lvlJc w:val="left"/>
    </w:lvl>
    <w:lvl w:ilvl="4" w:tplc="8194A70E">
      <w:numFmt w:val="decimal"/>
      <w:lvlText w:val=""/>
      <w:lvlJc w:val="left"/>
    </w:lvl>
    <w:lvl w:ilvl="5" w:tplc="3CB4295A">
      <w:numFmt w:val="decimal"/>
      <w:lvlText w:val=""/>
      <w:lvlJc w:val="left"/>
    </w:lvl>
    <w:lvl w:ilvl="6" w:tplc="C472E0A0">
      <w:numFmt w:val="decimal"/>
      <w:lvlText w:val=""/>
      <w:lvlJc w:val="left"/>
    </w:lvl>
    <w:lvl w:ilvl="7" w:tplc="EF5AED72">
      <w:numFmt w:val="decimal"/>
      <w:lvlText w:val=""/>
      <w:lvlJc w:val="left"/>
    </w:lvl>
    <w:lvl w:ilvl="8" w:tplc="BFA2426A">
      <w:numFmt w:val="decimal"/>
      <w:lvlText w:val=""/>
      <w:lvlJc w:val="left"/>
    </w:lvl>
  </w:abstractNum>
  <w:abstractNum w:abstractNumId="333">
    <w:nsid w:val="3193C8F9"/>
    <w:multiLevelType w:val="hybridMultilevel"/>
    <w:tmpl w:val="54C4759A"/>
    <w:lvl w:ilvl="0" w:tplc="2222E19C">
      <w:start w:val="1"/>
      <w:numFmt w:val="upperLetter"/>
      <w:lvlText w:val="%1."/>
      <w:lvlJc w:val="left"/>
    </w:lvl>
    <w:lvl w:ilvl="1" w:tplc="B624F41C">
      <w:start w:val="1"/>
      <w:numFmt w:val="bullet"/>
      <w:lvlText w:val="−"/>
      <w:lvlJc w:val="left"/>
    </w:lvl>
    <w:lvl w:ilvl="2" w:tplc="8B3E5202">
      <w:numFmt w:val="decimal"/>
      <w:lvlText w:val=""/>
      <w:lvlJc w:val="left"/>
    </w:lvl>
    <w:lvl w:ilvl="3" w:tplc="9A401F4A">
      <w:numFmt w:val="decimal"/>
      <w:lvlText w:val=""/>
      <w:lvlJc w:val="left"/>
    </w:lvl>
    <w:lvl w:ilvl="4" w:tplc="B3BCCFE4">
      <w:numFmt w:val="decimal"/>
      <w:lvlText w:val=""/>
      <w:lvlJc w:val="left"/>
    </w:lvl>
    <w:lvl w:ilvl="5" w:tplc="092051C4">
      <w:numFmt w:val="decimal"/>
      <w:lvlText w:val=""/>
      <w:lvlJc w:val="left"/>
    </w:lvl>
    <w:lvl w:ilvl="6" w:tplc="42448E44">
      <w:numFmt w:val="decimal"/>
      <w:lvlText w:val=""/>
      <w:lvlJc w:val="left"/>
    </w:lvl>
    <w:lvl w:ilvl="7" w:tplc="35B011D6">
      <w:numFmt w:val="decimal"/>
      <w:lvlText w:val=""/>
      <w:lvlJc w:val="left"/>
    </w:lvl>
    <w:lvl w:ilvl="8" w:tplc="BD34EE98">
      <w:numFmt w:val="decimal"/>
      <w:lvlText w:val=""/>
      <w:lvlJc w:val="left"/>
    </w:lvl>
  </w:abstractNum>
  <w:abstractNum w:abstractNumId="334">
    <w:nsid w:val="31987F4D"/>
    <w:multiLevelType w:val="hybridMultilevel"/>
    <w:tmpl w:val="E18A1A28"/>
    <w:lvl w:ilvl="0" w:tplc="F5B4A3E2">
      <w:start w:val="1"/>
      <w:numFmt w:val="bullet"/>
      <w:lvlText w:val="8"/>
      <w:lvlJc w:val="left"/>
    </w:lvl>
    <w:lvl w:ilvl="1" w:tplc="8252E3E6">
      <w:numFmt w:val="decimal"/>
      <w:lvlText w:val=""/>
      <w:lvlJc w:val="left"/>
    </w:lvl>
    <w:lvl w:ilvl="2" w:tplc="AC805410">
      <w:numFmt w:val="decimal"/>
      <w:lvlText w:val=""/>
      <w:lvlJc w:val="left"/>
    </w:lvl>
    <w:lvl w:ilvl="3" w:tplc="78D64988">
      <w:numFmt w:val="decimal"/>
      <w:lvlText w:val=""/>
      <w:lvlJc w:val="left"/>
    </w:lvl>
    <w:lvl w:ilvl="4" w:tplc="5C4E987A">
      <w:numFmt w:val="decimal"/>
      <w:lvlText w:val=""/>
      <w:lvlJc w:val="left"/>
    </w:lvl>
    <w:lvl w:ilvl="5" w:tplc="114AB51A">
      <w:numFmt w:val="decimal"/>
      <w:lvlText w:val=""/>
      <w:lvlJc w:val="left"/>
    </w:lvl>
    <w:lvl w:ilvl="6" w:tplc="57C80212">
      <w:numFmt w:val="decimal"/>
      <w:lvlText w:val=""/>
      <w:lvlJc w:val="left"/>
    </w:lvl>
    <w:lvl w:ilvl="7" w:tplc="D2443C36">
      <w:numFmt w:val="decimal"/>
      <w:lvlText w:val=""/>
      <w:lvlJc w:val="left"/>
    </w:lvl>
    <w:lvl w:ilvl="8" w:tplc="4E382F0E">
      <w:numFmt w:val="decimal"/>
      <w:lvlText w:val=""/>
      <w:lvlJc w:val="left"/>
    </w:lvl>
  </w:abstractNum>
  <w:abstractNum w:abstractNumId="335">
    <w:nsid w:val="31A9DB76"/>
    <w:multiLevelType w:val="hybridMultilevel"/>
    <w:tmpl w:val="6B8A13C2"/>
    <w:lvl w:ilvl="0" w:tplc="5DA0589A">
      <w:start w:val="1"/>
      <w:numFmt w:val="bullet"/>
      <w:lvlText w:val="В"/>
      <w:lvlJc w:val="left"/>
    </w:lvl>
    <w:lvl w:ilvl="1" w:tplc="6E3A239C">
      <w:numFmt w:val="decimal"/>
      <w:lvlText w:val=""/>
      <w:lvlJc w:val="left"/>
    </w:lvl>
    <w:lvl w:ilvl="2" w:tplc="6C70A24A">
      <w:numFmt w:val="decimal"/>
      <w:lvlText w:val=""/>
      <w:lvlJc w:val="left"/>
    </w:lvl>
    <w:lvl w:ilvl="3" w:tplc="90B032AE">
      <w:numFmt w:val="decimal"/>
      <w:lvlText w:val=""/>
      <w:lvlJc w:val="left"/>
    </w:lvl>
    <w:lvl w:ilvl="4" w:tplc="9D4861D6">
      <w:numFmt w:val="decimal"/>
      <w:lvlText w:val=""/>
      <w:lvlJc w:val="left"/>
    </w:lvl>
    <w:lvl w:ilvl="5" w:tplc="BA6A1016">
      <w:numFmt w:val="decimal"/>
      <w:lvlText w:val=""/>
      <w:lvlJc w:val="left"/>
    </w:lvl>
    <w:lvl w:ilvl="6" w:tplc="A30A2D14">
      <w:numFmt w:val="decimal"/>
      <w:lvlText w:val=""/>
      <w:lvlJc w:val="left"/>
    </w:lvl>
    <w:lvl w:ilvl="7" w:tplc="C81EE47E">
      <w:numFmt w:val="decimal"/>
      <w:lvlText w:val=""/>
      <w:lvlJc w:val="left"/>
    </w:lvl>
    <w:lvl w:ilvl="8" w:tplc="55EEFE2E">
      <w:numFmt w:val="decimal"/>
      <w:lvlText w:val=""/>
      <w:lvlJc w:val="left"/>
    </w:lvl>
  </w:abstractNum>
  <w:abstractNum w:abstractNumId="336">
    <w:nsid w:val="31E0986F"/>
    <w:multiLevelType w:val="hybridMultilevel"/>
    <w:tmpl w:val="80B640FA"/>
    <w:lvl w:ilvl="0" w:tplc="43825948">
      <w:start w:val="2"/>
      <w:numFmt w:val="upperLetter"/>
      <w:lvlText w:val="%1."/>
      <w:lvlJc w:val="left"/>
    </w:lvl>
    <w:lvl w:ilvl="1" w:tplc="822EC51A">
      <w:start w:val="1"/>
      <w:numFmt w:val="bullet"/>
      <w:lvlText w:val="−"/>
      <w:lvlJc w:val="left"/>
    </w:lvl>
    <w:lvl w:ilvl="2" w:tplc="152A67B0">
      <w:numFmt w:val="decimal"/>
      <w:lvlText w:val=""/>
      <w:lvlJc w:val="left"/>
    </w:lvl>
    <w:lvl w:ilvl="3" w:tplc="3A9272E0">
      <w:numFmt w:val="decimal"/>
      <w:lvlText w:val=""/>
      <w:lvlJc w:val="left"/>
    </w:lvl>
    <w:lvl w:ilvl="4" w:tplc="7C3ECEC2">
      <w:numFmt w:val="decimal"/>
      <w:lvlText w:val=""/>
      <w:lvlJc w:val="left"/>
    </w:lvl>
    <w:lvl w:ilvl="5" w:tplc="862264A0">
      <w:numFmt w:val="decimal"/>
      <w:lvlText w:val=""/>
      <w:lvlJc w:val="left"/>
    </w:lvl>
    <w:lvl w:ilvl="6" w:tplc="CD385A5A">
      <w:numFmt w:val="decimal"/>
      <w:lvlText w:val=""/>
      <w:lvlJc w:val="left"/>
    </w:lvl>
    <w:lvl w:ilvl="7" w:tplc="8E7EE0FE">
      <w:numFmt w:val="decimal"/>
      <w:lvlText w:val=""/>
      <w:lvlJc w:val="left"/>
    </w:lvl>
    <w:lvl w:ilvl="8" w:tplc="F8E88126">
      <w:numFmt w:val="decimal"/>
      <w:lvlText w:val=""/>
      <w:lvlJc w:val="left"/>
    </w:lvl>
  </w:abstractNum>
  <w:abstractNum w:abstractNumId="337">
    <w:nsid w:val="31ED2BAF"/>
    <w:multiLevelType w:val="hybridMultilevel"/>
    <w:tmpl w:val="C93A4720"/>
    <w:lvl w:ilvl="0" w:tplc="E4985A84">
      <w:start w:val="1"/>
      <w:numFmt w:val="upperLetter"/>
      <w:lvlText w:val="%1."/>
      <w:lvlJc w:val="left"/>
    </w:lvl>
    <w:lvl w:ilvl="1" w:tplc="FBAED4FE">
      <w:numFmt w:val="decimal"/>
      <w:lvlText w:val=""/>
      <w:lvlJc w:val="left"/>
    </w:lvl>
    <w:lvl w:ilvl="2" w:tplc="8EE6A0D2">
      <w:numFmt w:val="decimal"/>
      <w:lvlText w:val=""/>
      <w:lvlJc w:val="left"/>
    </w:lvl>
    <w:lvl w:ilvl="3" w:tplc="330CD496">
      <w:numFmt w:val="decimal"/>
      <w:lvlText w:val=""/>
      <w:lvlJc w:val="left"/>
    </w:lvl>
    <w:lvl w:ilvl="4" w:tplc="23C48AE6">
      <w:numFmt w:val="decimal"/>
      <w:lvlText w:val=""/>
      <w:lvlJc w:val="left"/>
    </w:lvl>
    <w:lvl w:ilvl="5" w:tplc="32BA595A">
      <w:numFmt w:val="decimal"/>
      <w:lvlText w:val=""/>
      <w:lvlJc w:val="left"/>
    </w:lvl>
    <w:lvl w:ilvl="6" w:tplc="297027A4">
      <w:numFmt w:val="decimal"/>
      <w:lvlText w:val=""/>
      <w:lvlJc w:val="left"/>
    </w:lvl>
    <w:lvl w:ilvl="7" w:tplc="17405D58">
      <w:numFmt w:val="decimal"/>
      <w:lvlText w:val=""/>
      <w:lvlJc w:val="left"/>
    </w:lvl>
    <w:lvl w:ilvl="8" w:tplc="86A27EB6">
      <w:numFmt w:val="decimal"/>
      <w:lvlText w:val=""/>
      <w:lvlJc w:val="left"/>
    </w:lvl>
  </w:abstractNum>
  <w:abstractNum w:abstractNumId="338">
    <w:nsid w:val="31F4FCAD"/>
    <w:multiLevelType w:val="hybridMultilevel"/>
    <w:tmpl w:val="19B488D2"/>
    <w:lvl w:ilvl="0" w:tplc="76C00160">
      <w:start w:val="2"/>
      <w:numFmt w:val="upperLetter"/>
      <w:lvlText w:val="%1."/>
      <w:lvlJc w:val="left"/>
    </w:lvl>
    <w:lvl w:ilvl="1" w:tplc="F99EAC8C">
      <w:numFmt w:val="decimal"/>
      <w:lvlText w:val=""/>
      <w:lvlJc w:val="left"/>
    </w:lvl>
    <w:lvl w:ilvl="2" w:tplc="F2A4FD26">
      <w:numFmt w:val="decimal"/>
      <w:lvlText w:val=""/>
      <w:lvlJc w:val="left"/>
    </w:lvl>
    <w:lvl w:ilvl="3" w:tplc="5B984E30">
      <w:numFmt w:val="decimal"/>
      <w:lvlText w:val=""/>
      <w:lvlJc w:val="left"/>
    </w:lvl>
    <w:lvl w:ilvl="4" w:tplc="F808EEBE">
      <w:numFmt w:val="decimal"/>
      <w:lvlText w:val=""/>
      <w:lvlJc w:val="left"/>
    </w:lvl>
    <w:lvl w:ilvl="5" w:tplc="846EEA40">
      <w:numFmt w:val="decimal"/>
      <w:lvlText w:val=""/>
      <w:lvlJc w:val="left"/>
    </w:lvl>
    <w:lvl w:ilvl="6" w:tplc="620E1558">
      <w:numFmt w:val="decimal"/>
      <w:lvlText w:val=""/>
      <w:lvlJc w:val="left"/>
    </w:lvl>
    <w:lvl w:ilvl="7" w:tplc="1A988A06">
      <w:numFmt w:val="decimal"/>
      <w:lvlText w:val=""/>
      <w:lvlJc w:val="left"/>
    </w:lvl>
    <w:lvl w:ilvl="8" w:tplc="81645490">
      <w:numFmt w:val="decimal"/>
      <w:lvlText w:val=""/>
      <w:lvlJc w:val="left"/>
    </w:lvl>
  </w:abstractNum>
  <w:abstractNum w:abstractNumId="339">
    <w:nsid w:val="32089E8C"/>
    <w:multiLevelType w:val="hybridMultilevel"/>
    <w:tmpl w:val="026C389C"/>
    <w:lvl w:ilvl="0" w:tplc="2FD6A222">
      <w:start w:val="1"/>
      <w:numFmt w:val="upperLetter"/>
      <w:lvlText w:val="%1."/>
      <w:lvlJc w:val="left"/>
    </w:lvl>
    <w:lvl w:ilvl="1" w:tplc="98D80B14">
      <w:numFmt w:val="decimal"/>
      <w:lvlText w:val=""/>
      <w:lvlJc w:val="left"/>
    </w:lvl>
    <w:lvl w:ilvl="2" w:tplc="4F468898">
      <w:numFmt w:val="decimal"/>
      <w:lvlText w:val=""/>
      <w:lvlJc w:val="left"/>
    </w:lvl>
    <w:lvl w:ilvl="3" w:tplc="A04AAC04">
      <w:numFmt w:val="decimal"/>
      <w:lvlText w:val=""/>
      <w:lvlJc w:val="left"/>
    </w:lvl>
    <w:lvl w:ilvl="4" w:tplc="B596E660">
      <w:numFmt w:val="decimal"/>
      <w:lvlText w:val=""/>
      <w:lvlJc w:val="left"/>
    </w:lvl>
    <w:lvl w:ilvl="5" w:tplc="9C24A140">
      <w:numFmt w:val="decimal"/>
      <w:lvlText w:val=""/>
      <w:lvlJc w:val="left"/>
    </w:lvl>
    <w:lvl w:ilvl="6" w:tplc="B0C6366E">
      <w:numFmt w:val="decimal"/>
      <w:lvlText w:val=""/>
      <w:lvlJc w:val="left"/>
    </w:lvl>
    <w:lvl w:ilvl="7" w:tplc="AAA2B698">
      <w:numFmt w:val="decimal"/>
      <w:lvlText w:val=""/>
      <w:lvlJc w:val="left"/>
    </w:lvl>
    <w:lvl w:ilvl="8" w:tplc="5B344C18">
      <w:numFmt w:val="decimal"/>
      <w:lvlText w:val=""/>
      <w:lvlJc w:val="left"/>
    </w:lvl>
  </w:abstractNum>
  <w:abstractNum w:abstractNumId="340">
    <w:nsid w:val="325102D3"/>
    <w:multiLevelType w:val="hybridMultilevel"/>
    <w:tmpl w:val="7D025AEC"/>
    <w:lvl w:ilvl="0" w:tplc="732A86DC">
      <w:start w:val="1"/>
      <w:numFmt w:val="decimal"/>
      <w:lvlText w:val="%1."/>
      <w:lvlJc w:val="left"/>
    </w:lvl>
    <w:lvl w:ilvl="1" w:tplc="275C5710">
      <w:start w:val="1"/>
      <w:numFmt w:val="decimal"/>
      <w:lvlText w:val="%2"/>
      <w:lvlJc w:val="left"/>
    </w:lvl>
    <w:lvl w:ilvl="2" w:tplc="6406C2A6">
      <w:numFmt w:val="decimal"/>
      <w:lvlText w:val=""/>
      <w:lvlJc w:val="left"/>
    </w:lvl>
    <w:lvl w:ilvl="3" w:tplc="F8F688D8">
      <w:numFmt w:val="decimal"/>
      <w:lvlText w:val=""/>
      <w:lvlJc w:val="left"/>
    </w:lvl>
    <w:lvl w:ilvl="4" w:tplc="376818D6">
      <w:numFmt w:val="decimal"/>
      <w:lvlText w:val=""/>
      <w:lvlJc w:val="left"/>
    </w:lvl>
    <w:lvl w:ilvl="5" w:tplc="16BEFC46">
      <w:numFmt w:val="decimal"/>
      <w:lvlText w:val=""/>
      <w:lvlJc w:val="left"/>
    </w:lvl>
    <w:lvl w:ilvl="6" w:tplc="C12E8580">
      <w:numFmt w:val="decimal"/>
      <w:lvlText w:val=""/>
      <w:lvlJc w:val="left"/>
    </w:lvl>
    <w:lvl w:ilvl="7" w:tplc="269EECCC">
      <w:numFmt w:val="decimal"/>
      <w:lvlText w:val=""/>
      <w:lvlJc w:val="left"/>
    </w:lvl>
    <w:lvl w:ilvl="8" w:tplc="033A0D9A">
      <w:numFmt w:val="decimal"/>
      <w:lvlText w:val=""/>
      <w:lvlJc w:val="left"/>
    </w:lvl>
  </w:abstractNum>
  <w:abstractNum w:abstractNumId="341">
    <w:nsid w:val="326C3C76"/>
    <w:multiLevelType w:val="hybridMultilevel"/>
    <w:tmpl w:val="3DC04098"/>
    <w:lvl w:ilvl="0" w:tplc="60086B58">
      <w:start w:val="1"/>
      <w:numFmt w:val="upperLetter"/>
      <w:lvlText w:val="%1."/>
      <w:lvlJc w:val="left"/>
    </w:lvl>
    <w:lvl w:ilvl="1" w:tplc="91423C08">
      <w:numFmt w:val="decimal"/>
      <w:lvlText w:val=""/>
      <w:lvlJc w:val="left"/>
    </w:lvl>
    <w:lvl w:ilvl="2" w:tplc="612AEBF8">
      <w:numFmt w:val="decimal"/>
      <w:lvlText w:val=""/>
      <w:lvlJc w:val="left"/>
    </w:lvl>
    <w:lvl w:ilvl="3" w:tplc="3322FD44">
      <w:numFmt w:val="decimal"/>
      <w:lvlText w:val=""/>
      <w:lvlJc w:val="left"/>
    </w:lvl>
    <w:lvl w:ilvl="4" w:tplc="E52A0546">
      <w:numFmt w:val="decimal"/>
      <w:lvlText w:val=""/>
      <w:lvlJc w:val="left"/>
    </w:lvl>
    <w:lvl w:ilvl="5" w:tplc="9B243FCE">
      <w:numFmt w:val="decimal"/>
      <w:lvlText w:val=""/>
      <w:lvlJc w:val="left"/>
    </w:lvl>
    <w:lvl w:ilvl="6" w:tplc="50A2D3D0">
      <w:numFmt w:val="decimal"/>
      <w:lvlText w:val=""/>
      <w:lvlJc w:val="left"/>
    </w:lvl>
    <w:lvl w:ilvl="7" w:tplc="88B2940A">
      <w:numFmt w:val="decimal"/>
      <w:lvlText w:val=""/>
      <w:lvlJc w:val="left"/>
    </w:lvl>
    <w:lvl w:ilvl="8" w:tplc="C4C68E10">
      <w:numFmt w:val="decimal"/>
      <w:lvlText w:val=""/>
      <w:lvlJc w:val="left"/>
    </w:lvl>
  </w:abstractNum>
  <w:abstractNum w:abstractNumId="342">
    <w:nsid w:val="32766A55"/>
    <w:multiLevelType w:val="hybridMultilevel"/>
    <w:tmpl w:val="D8EC90AC"/>
    <w:lvl w:ilvl="0" w:tplc="80EC7A6E">
      <w:start w:val="8"/>
      <w:numFmt w:val="decimal"/>
      <w:lvlText w:val="%1."/>
      <w:lvlJc w:val="left"/>
    </w:lvl>
    <w:lvl w:ilvl="1" w:tplc="6C92826C">
      <w:numFmt w:val="decimal"/>
      <w:lvlText w:val=""/>
      <w:lvlJc w:val="left"/>
    </w:lvl>
    <w:lvl w:ilvl="2" w:tplc="F84E85AA">
      <w:numFmt w:val="decimal"/>
      <w:lvlText w:val=""/>
      <w:lvlJc w:val="left"/>
    </w:lvl>
    <w:lvl w:ilvl="3" w:tplc="48AE8DAE">
      <w:numFmt w:val="decimal"/>
      <w:lvlText w:val=""/>
      <w:lvlJc w:val="left"/>
    </w:lvl>
    <w:lvl w:ilvl="4" w:tplc="EDB00DA8">
      <w:numFmt w:val="decimal"/>
      <w:lvlText w:val=""/>
      <w:lvlJc w:val="left"/>
    </w:lvl>
    <w:lvl w:ilvl="5" w:tplc="4E5C9518">
      <w:numFmt w:val="decimal"/>
      <w:lvlText w:val=""/>
      <w:lvlJc w:val="left"/>
    </w:lvl>
    <w:lvl w:ilvl="6" w:tplc="2A0A1E6C">
      <w:numFmt w:val="decimal"/>
      <w:lvlText w:val=""/>
      <w:lvlJc w:val="left"/>
    </w:lvl>
    <w:lvl w:ilvl="7" w:tplc="6822735E">
      <w:numFmt w:val="decimal"/>
      <w:lvlText w:val=""/>
      <w:lvlJc w:val="left"/>
    </w:lvl>
    <w:lvl w:ilvl="8" w:tplc="60447FCE">
      <w:numFmt w:val="decimal"/>
      <w:lvlText w:val=""/>
      <w:lvlJc w:val="left"/>
    </w:lvl>
  </w:abstractNum>
  <w:abstractNum w:abstractNumId="343">
    <w:nsid w:val="3299B71B"/>
    <w:multiLevelType w:val="hybridMultilevel"/>
    <w:tmpl w:val="1FA8C082"/>
    <w:lvl w:ilvl="0" w:tplc="AF1EA8DC">
      <w:start w:val="1"/>
      <w:numFmt w:val="bullet"/>
      <w:lvlText w:val="•"/>
      <w:lvlJc w:val="left"/>
    </w:lvl>
    <w:lvl w:ilvl="1" w:tplc="8F28983A">
      <w:numFmt w:val="decimal"/>
      <w:lvlText w:val=""/>
      <w:lvlJc w:val="left"/>
    </w:lvl>
    <w:lvl w:ilvl="2" w:tplc="97F2BCB0">
      <w:numFmt w:val="decimal"/>
      <w:lvlText w:val=""/>
      <w:lvlJc w:val="left"/>
    </w:lvl>
    <w:lvl w:ilvl="3" w:tplc="417A5594">
      <w:numFmt w:val="decimal"/>
      <w:lvlText w:val=""/>
      <w:lvlJc w:val="left"/>
    </w:lvl>
    <w:lvl w:ilvl="4" w:tplc="6526C534">
      <w:numFmt w:val="decimal"/>
      <w:lvlText w:val=""/>
      <w:lvlJc w:val="left"/>
    </w:lvl>
    <w:lvl w:ilvl="5" w:tplc="FF96C6F8">
      <w:numFmt w:val="decimal"/>
      <w:lvlText w:val=""/>
      <w:lvlJc w:val="left"/>
    </w:lvl>
    <w:lvl w:ilvl="6" w:tplc="A4E427DE">
      <w:numFmt w:val="decimal"/>
      <w:lvlText w:val=""/>
      <w:lvlJc w:val="left"/>
    </w:lvl>
    <w:lvl w:ilvl="7" w:tplc="F9E46446">
      <w:numFmt w:val="decimal"/>
      <w:lvlText w:val=""/>
      <w:lvlJc w:val="left"/>
    </w:lvl>
    <w:lvl w:ilvl="8" w:tplc="62E8F7EC">
      <w:numFmt w:val="decimal"/>
      <w:lvlText w:val=""/>
      <w:lvlJc w:val="left"/>
    </w:lvl>
  </w:abstractNum>
  <w:abstractNum w:abstractNumId="344">
    <w:nsid w:val="32A5C7A8"/>
    <w:multiLevelType w:val="hybridMultilevel"/>
    <w:tmpl w:val="B0DC71F6"/>
    <w:lvl w:ilvl="0" w:tplc="8F088E68">
      <w:start w:val="1"/>
      <w:numFmt w:val="decimal"/>
      <w:lvlText w:val="%1."/>
      <w:lvlJc w:val="left"/>
    </w:lvl>
    <w:lvl w:ilvl="1" w:tplc="AA40D94E">
      <w:start w:val="1"/>
      <w:numFmt w:val="bullet"/>
      <w:lvlText w:val="−"/>
      <w:lvlJc w:val="left"/>
    </w:lvl>
    <w:lvl w:ilvl="2" w:tplc="32B248DC">
      <w:numFmt w:val="decimal"/>
      <w:lvlText w:val=""/>
      <w:lvlJc w:val="left"/>
    </w:lvl>
    <w:lvl w:ilvl="3" w:tplc="B186E08A">
      <w:numFmt w:val="decimal"/>
      <w:lvlText w:val=""/>
      <w:lvlJc w:val="left"/>
    </w:lvl>
    <w:lvl w:ilvl="4" w:tplc="B6D6CCAC">
      <w:numFmt w:val="decimal"/>
      <w:lvlText w:val=""/>
      <w:lvlJc w:val="left"/>
    </w:lvl>
    <w:lvl w:ilvl="5" w:tplc="55F4DC0E">
      <w:numFmt w:val="decimal"/>
      <w:lvlText w:val=""/>
      <w:lvlJc w:val="left"/>
    </w:lvl>
    <w:lvl w:ilvl="6" w:tplc="A41E8198">
      <w:numFmt w:val="decimal"/>
      <w:lvlText w:val=""/>
      <w:lvlJc w:val="left"/>
    </w:lvl>
    <w:lvl w:ilvl="7" w:tplc="1D3016C8">
      <w:numFmt w:val="decimal"/>
      <w:lvlText w:val=""/>
      <w:lvlJc w:val="left"/>
    </w:lvl>
    <w:lvl w:ilvl="8" w:tplc="7FE296C6">
      <w:numFmt w:val="decimal"/>
      <w:lvlText w:val=""/>
      <w:lvlJc w:val="left"/>
    </w:lvl>
  </w:abstractNum>
  <w:abstractNum w:abstractNumId="345">
    <w:nsid w:val="330B1333"/>
    <w:multiLevelType w:val="hybridMultilevel"/>
    <w:tmpl w:val="28BC3F36"/>
    <w:lvl w:ilvl="0" w:tplc="6A5E00F2">
      <w:start w:val="6"/>
      <w:numFmt w:val="decimal"/>
      <w:lvlText w:val="%1."/>
      <w:lvlJc w:val="left"/>
    </w:lvl>
    <w:lvl w:ilvl="1" w:tplc="B1DCBDFE">
      <w:numFmt w:val="decimal"/>
      <w:lvlText w:val=""/>
      <w:lvlJc w:val="left"/>
    </w:lvl>
    <w:lvl w:ilvl="2" w:tplc="2E0A8026">
      <w:numFmt w:val="decimal"/>
      <w:lvlText w:val=""/>
      <w:lvlJc w:val="left"/>
    </w:lvl>
    <w:lvl w:ilvl="3" w:tplc="9D3C7762">
      <w:numFmt w:val="decimal"/>
      <w:lvlText w:val=""/>
      <w:lvlJc w:val="left"/>
    </w:lvl>
    <w:lvl w:ilvl="4" w:tplc="792ABF00">
      <w:numFmt w:val="decimal"/>
      <w:lvlText w:val=""/>
      <w:lvlJc w:val="left"/>
    </w:lvl>
    <w:lvl w:ilvl="5" w:tplc="D53887E8">
      <w:numFmt w:val="decimal"/>
      <w:lvlText w:val=""/>
      <w:lvlJc w:val="left"/>
    </w:lvl>
    <w:lvl w:ilvl="6" w:tplc="4BE4EB40">
      <w:numFmt w:val="decimal"/>
      <w:lvlText w:val=""/>
      <w:lvlJc w:val="left"/>
    </w:lvl>
    <w:lvl w:ilvl="7" w:tplc="A4141410">
      <w:numFmt w:val="decimal"/>
      <w:lvlText w:val=""/>
      <w:lvlJc w:val="left"/>
    </w:lvl>
    <w:lvl w:ilvl="8" w:tplc="0A76A6C4">
      <w:numFmt w:val="decimal"/>
      <w:lvlText w:val=""/>
      <w:lvlJc w:val="left"/>
    </w:lvl>
  </w:abstractNum>
  <w:abstractNum w:abstractNumId="346">
    <w:nsid w:val="3330B1EE"/>
    <w:multiLevelType w:val="hybridMultilevel"/>
    <w:tmpl w:val="115076C4"/>
    <w:lvl w:ilvl="0" w:tplc="CF80F64A">
      <w:start w:val="1"/>
      <w:numFmt w:val="upperLetter"/>
      <w:lvlText w:val="%1."/>
      <w:lvlJc w:val="left"/>
    </w:lvl>
    <w:lvl w:ilvl="1" w:tplc="2892C38A">
      <w:start w:val="1"/>
      <w:numFmt w:val="decimal"/>
      <w:lvlText w:val="%2"/>
      <w:lvlJc w:val="left"/>
    </w:lvl>
    <w:lvl w:ilvl="2" w:tplc="F82AFF62">
      <w:numFmt w:val="decimal"/>
      <w:lvlText w:val=""/>
      <w:lvlJc w:val="left"/>
    </w:lvl>
    <w:lvl w:ilvl="3" w:tplc="F480885A">
      <w:numFmt w:val="decimal"/>
      <w:lvlText w:val=""/>
      <w:lvlJc w:val="left"/>
    </w:lvl>
    <w:lvl w:ilvl="4" w:tplc="774E85AE">
      <w:numFmt w:val="decimal"/>
      <w:lvlText w:val=""/>
      <w:lvlJc w:val="left"/>
    </w:lvl>
    <w:lvl w:ilvl="5" w:tplc="C8202D02">
      <w:numFmt w:val="decimal"/>
      <w:lvlText w:val=""/>
      <w:lvlJc w:val="left"/>
    </w:lvl>
    <w:lvl w:ilvl="6" w:tplc="22A44B8A">
      <w:numFmt w:val="decimal"/>
      <w:lvlText w:val=""/>
      <w:lvlJc w:val="left"/>
    </w:lvl>
    <w:lvl w:ilvl="7" w:tplc="4D04F06E">
      <w:numFmt w:val="decimal"/>
      <w:lvlText w:val=""/>
      <w:lvlJc w:val="left"/>
    </w:lvl>
    <w:lvl w:ilvl="8" w:tplc="35E6318A">
      <w:numFmt w:val="decimal"/>
      <w:lvlText w:val=""/>
      <w:lvlJc w:val="left"/>
    </w:lvl>
  </w:abstractNum>
  <w:abstractNum w:abstractNumId="347">
    <w:nsid w:val="33DFCCE8"/>
    <w:multiLevelType w:val="hybridMultilevel"/>
    <w:tmpl w:val="C3D43376"/>
    <w:lvl w:ilvl="0" w:tplc="A89AA636">
      <w:start w:val="1"/>
      <w:numFmt w:val="upperLetter"/>
      <w:lvlText w:val="%1."/>
      <w:lvlJc w:val="left"/>
    </w:lvl>
    <w:lvl w:ilvl="1" w:tplc="19E8191A">
      <w:numFmt w:val="decimal"/>
      <w:lvlText w:val=""/>
      <w:lvlJc w:val="left"/>
    </w:lvl>
    <w:lvl w:ilvl="2" w:tplc="432E893E">
      <w:numFmt w:val="decimal"/>
      <w:lvlText w:val=""/>
      <w:lvlJc w:val="left"/>
    </w:lvl>
    <w:lvl w:ilvl="3" w:tplc="B5C6E2B4">
      <w:numFmt w:val="decimal"/>
      <w:lvlText w:val=""/>
      <w:lvlJc w:val="left"/>
    </w:lvl>
    <w:lvl w:ilvl="4" w:tplc="A126DA34">
      <w:numFmt w:val="decimal"/>
      <w:lvlText w:val=""/>
      <w:lvlJc w:val="left"/>
    </w:lvl>
    <w:lvl w:ilvl="5" w:tplc="B400EFCA">
      <w:numFmt w:val="decimal"/>
      <w:lvlText w:val=""/>
      <w:lvlJc w:val="left"/>
    </w:lvl>
    <w:lvl w:ilvl="6" w:tplc="BDBA2998">
      <w:numFmt w:val="decimal"/>
      <w:lvlText w:val=""/>
      <w:lvlJc w:val="left"/>
    </w:lvl>
    <w:lvl w:ilvl="7" w:tplc="FFEA5B46">
      <w:numFmt w:val="decimal"/>
      <w:lvlText w:val=""/>
      <w:lvlJc w:val="left"/>
    </w:lvl>
    <w:lvl w:ilvl="8" w:tplc="1898F934">
      <w:numFmt w:val="decimal"/>
      <w:lvlText w:val=""/>
      <w:lvlJc w:val="left"/>
    </w:lvl>
  </w:abstractNum>
  <w:abstractNum w:abstractNumId="348">
    <w:nsid w:val="340BF64D"/>
    <w:multiLevelType w:val="hybridMultilevel"/>
    <w:tmpl w:val="88CA22D0"/>
    <w:lvl w:ilvl="0" w:tplc="F2A2D6D0">
      <w:start w:val="1"/>
      <w:numFmt w:val="bullet"/>
      <w:lvlText w:val="в"/>
      <w:lvlJc w:val="left"/>
    </w:lvl>
    <w:lvl w:ilvl="1" w:tplc="9BD23866">
      <w:start w:val="1"/>
      <w:numFmt w:val="bullet"/>
      <w:lvlText w:val="−"/>
      <w:lvlJc w:val="left"/>
    </w:lvl>
    <w:lvl w:ilvl="2" w:tplc="2544E450">
      <w:numFmt w:val="decimal"/>
      <w:lvlText w:val=""/>
      <w:lvlJc w:val="left"/>
    </w:lvl>
    <w:lvl w:ilvl="3" w:tplc="63A05E06">
      <w:numFmt w:val="decimal"/>
      <w:lvlText w:val=""/>
      <w:lvlJc w:val="left"/>
    </w:lvl>
    <w:lvl w:ilvl="4" w:tplc="A9EE9DC8">
      <w:numFmt w:val="decimal"/>
      <w:lvlText w:val=""/>
      <w:lvlJc w:val="left"/>
    </w:lvl>
    <w:lvl w:ilvl="5" w:tplc="A8CAC710">
      <w:numFmt w:val="decimal"/>
      <w:lvlText w:val=""/>
      <w:lvlJc w:val="left"/>
    </w:lvl>
    <w:lvl w:ilvl="6" w:tplc="6E7E6A32">
      <w:numFmt w:val="decimal"/>
      <w:lvlText w:val=""/>
      <w:lvlJc w:val="left"/>
    </w:lvl>
    <w:lvl w:ilvl="7" w:tplc="6EE816E6">
      <w:numFmt w:val="decimal"/>
      <w:lvlText w:val=""/>
      <w:lvlJc w:val="left"/>
    </w:lvl>
    <w:lvl w:ilvl="8" w:tplc="B792ED44">
      <w:numFmt w:val="decimal"/>
      <w:lvlText w:val=""/>
      <w:lvlJc w:val="left"/>
    </w:lvl>
  </w:abstractNum>
  <w:abstractNum w:abstractNumId="349">
    <w:nsid w:val="344702AC"/>
    <w:multiLevelType w:val="hybridMultilevel"/>
    <w:tmpl w:val="4170DF0C"/>
    <w:lvl w:ilvl="0" w:tplc="6B5E895A">
      <w:start w:val="1"/>
      <w:numFmt w:val="upperLetter"/>
      <w:lvlText w:val="%1."/>
      <w:lvlJc w:val="left"/>
    </w:lvl>
    <w:lvl w:ilvl="1" w:tplc="D6D08822">
      <w:numFmt w:val="decimal"/>
      <w:lvlText w:val=""/>
      <w:lvlJc w:val="left"/>
    </w:lvl>
    <w:lvl w:ilvl="2" w:tplc="F654974E">
      <w:numFmt w:val="decimal"/>
      <w:lvlText w:val=""/>
      <w:lvlJc w:val="left"/>
    </w:lvl>
    <w:lvl w:ilvl="3" w:tplc="1BF87494">
      <w:numFmt w:val="decimal"/>
      <w:lvlText w:val=""/>
      <w:lvlJc w:val="left"/>
    </w:lvl>
    <w:lvl w:ilvl="4" w:tplc="BEF8ADD6">
      <w:numFmt w:val="decimal"/>
      <w:lvlText w:val=""/>
      <w:lvlJc w:val="left"/>
    </w:lvl>
    <w:lvl w:ilvl="5" w:tplc="5EB23FF4">
      <w:numFmt w:val="decimal"/>
      <w:lvlText w:val=""/>
      <w:lvlJc w:val="left"/>
    </w:lvl>
    <w:lvl w:ilvl="6" w:tplc="DCDC9922">
      <w:numFmt w:val="decimal"/>
      <w:lvlText w:val=""/>
      <w:lvlJc w:val="left"/>
    </w:lvl>
    <w:lvl w:ilvl="7" w:tplc="486A7BE6">
      <w:numFmt w:val="decimal"/>
      <w:lvlText w:val=""/>
      <w:lvlJc w:val="left"/>
    </w:lvl>
    <w:lvl w:ilvl="8" w:tplc="958C9570">
      <w:numFmt w:val="decimal"/>
      <w:lvlText w:val=""/>
      <w:lvlJc w:val="left"/>
    </w:lvl>
  </w:abstractNum>
  <w:abstractNum w:abstractNumId="350">
    <w:nsid w:val="3459648F"/>
    <w:multiLevelType w:val="hybridMultilevel"/>
    <w:tmpl w:val="8A8E00F6"/>
    <w:lvl w:ilvl="0" w:tplc="4C002FF4">
      <w:start w:val="1"/>
      <w:numFmt w:val="upperLetter"/>
      <w:lvlText w:val="%1."/>
      <w:lvlJc w:val="left"/>
    </w:lvl>
    <w:lvl w:ilvl="1" w:tplc="2C2CEA6E">
      <w:start w:val="1"/>
      <w:numFmt w:val="bullet"/>
      <w:lvlText w:val="и"/>
      <w:lvlJc w:val="left"/>
    </w:lvl>
    <w:lvl w:ilvl="2" w:tplc="41B06282">
      <w:numFmt w:val="decimal"/>
      <w:lvlText w:val=""/>
      <w:lvlJc w:val="left"/>
    </w:lvl>
    <w:lvl w:ilvl="3" w:tplc="8F902B24">
      <w:numFmt w:val="decimal"/>
      <w:lvlText w:val=""/>
      <w:lvlJc w:val="left"/>
    </w:lvl>
    <w:lvl w:ilvl="4" w:tplc="5AE43B08">
      <w:numFmt w:val="decimal"/>
      <w:lvlText w:val=""/>
      <w:lvlJc w:val="left"/>
    </w:lvl>
    <w:lvl w:ilvl="5" w:tplc="18B41754">
      <w:numFmt w:val="decimal"/>
      <w:lvlText w:val=""/>
      <w:lvlJc w:val="left"/>
    </w:lvl>
    <w:lvl w:ilvl="6" w:tplc="368ABC5E">
      <w:numFmt w:val="decimal"/>
      <w:lvlText w:val=""/>
      <w:lvlJc w:val="left"/>
    </w:lvl>
    <w:lvl w:ilvl="7" w:tplc="E730AF0C">
      <w:numFmt w:val="decimal"/>
      <w:lvlText w:val=""/>
      <w:lvlJc w:val="left"/>
    </w:lvl>
    <w:lvl w:ilvl="8" w:tplc="F1863A18">
      <w:numFmt w:val="decimal"/>
      <w:lvlText w:val=""/>
      <w:lvlJc w:val="left"/>
    </w:lvl>
  </w:abstractNum>
  <w:abstractNum w:abstractNumId="351">
    <w:nsid w:val="347B3FD3"/>
    <w:multiLevelType w:val="hybridMultilevel"/>
    <w:tmpl w:val="F27E694E"/>
    <w:lvl w:ilvl="0" w:tplc="32C4179C">
      <w:start w:val="2"/>
      <w:numFmt w:val="decimal"/>
      <w:lvlText w:val="%1."/>
      <w:lvlJc w:val="left"/>
    </w:lvl>
    <w:lvl w:ilvl="1" w:tplc="3BE06804">
      <w:numFmt w:val="decimal"/>
      <w:lvlText w:val=""/>
      <w:lvlJc w:val="left"/>
    </w:lvl>
    <w:lvl w:ilvl="2" w:tplc="F24AA32E">
      <w:numFmt w:val="decimal"/>
      <w:lvlText w:val=""/>
      <w:lvlJc w:val="left"/>
    </w:lvl>
    <w:lvl w:ilvl="3" w:tplc="9C2CB41E">
      <w:numFmt w:val="decimal"/>
      <w:lvlText w:val=""/>
      <w:lvlJc w:val="left"/>
    </w:lvl>
    <w:lvl w:ilvl="4" w:tplc="7B7E2CD4">
      <w:numFmt w:val="decimal"/>
      <w:lvlText w:val=""/>
      <w:lvlJc w:val="left"/>
    </w:lvl>
    <w:lvl w:ilvl="5" w:tplc="195C5F9A">
      <w:numFmt w:val="decimal"/>
      <w:lvlText w:val=""/>
      <w:lvlJc w:val="left"/>
    </w:lvl>
    <w:lvl w:ilvl="6" w:tplc="EAB0F864">
      <w:numFmt w:val="decimal"/>
      <w:lvlText w:val=""/>
      <w:lvlJc w:val="left"/>
    </w:lvl>
    <w:lvl w:ilvl="7" w:tplc="ABC8C850">
      <w:numFmt w:val="decimal"/>
      <w:lvlText w:val=""/>
      <w:lvlJc w:val="left"/>
    </w:lvl>
    <w:lvl w:ilvl="8" w:tplc="396AE4EE">
      <w:numFmt w:val="decimal"/>
      <w:lvlText w:val=""/>
      <w:lvlJc w:val="left"/>
    </w:lvl>
  </w:abstractNum>
  <w:abstractNum w:abstractNumId="352">
    <w:nsid w:val="34ADB582"/>
    <w:multiLevelType w:val="hybridMultilevel"/>
    <w:tmpl w:val="DEAC05F2"/>
    <w:lvl w:ilvl="0" w:tplc="60EA6D14">
      <w:start w:val="1"/>
      <w:numFmt w:val="upperLetter"/>
      <w:lvlText w:val="%1."/>
      <w:lvlJc w:val="left"/>
    </w:lvl>
    <w:lvl w:ilvl="1" w:tplc="FA64904C">
      <w:numFmt w:val="decimal"/>
      <w:lvlText w:val=""/>
      <w:lvlJc w:val="left"/>
    </w:lvl>
    <w:lvl w:ilvl="2" w:tplc="51E06FFC">
      <w:numFmt w:val="decimal"/>
      <w:lvlText w:val=""/>
      <w:lvlJc w:val="left"/>
    </w:lvl>
    <w:lvl w:ilvl="3" w:tplc="9F643FDA">
      <w:numFmt w:val="decimal"/>
      <w:lvlText w:val=""/>
      <w:lvlJc w:val="left"/>
    </w:lvl>
    <w:lvl w:ilvl="4" w:tplc="1E3AFDC2">
      <w:numFmt w:val="decimal"/>
      <w:lvlText w:val=""/>
      <w:lvlJc w:val="left"/>
    </w:lvl>
    <w:lvl w:ilvl="5" w:tplc="AB602D96">
      <w:numFmt w:val="decimal"/>
      <w:lvlText w:val=""/>
      <w:lvlJc w:val="left"/>
    </w:lvl>
    <w:lvl w:ilvl="6" w:tplc="2C262CF0">
      <w:numFmt w:val="decimal"/>
      <w:lvlText w:val=""/>
      <w:lvlJc w:val="left"/>
    </w:lvl>
    <w:lvl w:ilvl="7" w:tplc="642EA344">
      <w:numFmt w:val="decimal"/>
      <w:lvlText w:val=""/>
      <w:lvlJc w:val="left"/>
    </w:lvl>
    <w:lvl w:ilvl="8" w:tplc="114601BC">
      <w:numFmt w:val="decimal"/>
      <w:lvlText w:val=""/>
      <w:lvlJc w:val="left"/>
    </w:lvl>
  </w:abstractNum>
  <w:abstractNum w:abstractNumId="353">
    <w:nsid w:val="34F52A23"/>
    <w:multiLevelType w:val="hybridMultilevel"/>
    <w:tmpl w:val="470E416E"/>
    <w:lvl w:ilvl="0" w:tplc="74CE9FAE">
      <w:start w:val="1"/>
      <w:numFmt w:val="upperLetter"/>
      <w:lvlText w:val="%1."/>
      <w:lvlJc w:val="left"/>
    </w:lvl>
    <w:lvl w:ilvl="1" w:tplc="50D67EBC">
      <w:numFmt w:val="decimal"/>
      <w:lvlText w:val=""/>
      <w:lvlJc w:val="left"/>
    </w:lvl>
    <w:lvl w:ilvl="2" w:tplc="5AE0D744">
      <w:numFmt w:val="decimal"/>
      <w:lvlText w:val=""/>
      <w:lvlJc w:val="left"/>
    </w:lvl>
    <w:lvl w:ilvl="3" w:tplc="DF903B1C">
      <w:numFmt w:val="decimal"/>
      <w:lvlText w:val=""/>
      <w:lvlJc w:val="left"/>
    </w:lvl>
    <w:lvl w:ilvl="4" w:tplc="0560AD28">
      <w:numFmt w:val="decimal"/>
      <w:lvlText w:val=""/>
      <w:lvlJc w:val="left"/>
    </w:lvl>
    <w:lvl w:ilvl="5" w:tplc="80F25E84">
      <w:numFmt w:val="decimal"/>
      <w:lvlText w:val=""/>
      <w:lvlJc w:val="left"/>
    </w:lvl>
    <w:lvl w:ilvl="6" w:tplc="70D89F38">
      <w:numFmt w:val="decimal"/>
      <w:lvlText w:val=""/>
      <w:lvlJc w:val="left"/>
    </w:lvl>
    <w:lvl w:ilvl="7" w:tplc="A1C48D38">
      <w:numFmt w:val="decimal"/>
      <w:lvlText w:val=""/>
      <w:lvlJc w:val="left"/>
    </w:lvl>
    <w:lvl w:ilvl="8" w:tplc="1802867A">
      <w:numFmt w:val="decimal"/>
      <w:lvlText w:val=""/>
      <w:lvlJc w:val="left"/>
    </w:lvl>
  </w:abstractNum>
  <w:abstractNum w:abstractNumId="354">
    <w:nsid w:val="34FA7B2B"/>
    <w:multiLevelType w:val="hybridMultilevel"/>
    <w:tmpl w:val="46EEAF90"/>
    <w:lvl w:ilvl="0" w:tplc="DB2E0F86">
      <w:start w:val="1"/>
      <w:numFmt w:val="lowerLetter"/>
      <w:lvlText w:val="%1)"/>
      <w:lvlJc w:val="left"/>
    </w:lvl>
    <w:lvl w:ilvl="1" w:tplc="DAB61FB4">
      <w:numFmt w:val="decimal"/>
      <w:lvlText w:val=""/>
      <w:lvlJc w:val="left"/>
    </w:lvl>
    <w:lvl w:ilvl="2" w:tplc="94F4F67E">
      <w:numFmt w:val="decimal"/>
      <w:lvlText w:val=""/>
      <w:lvlJc w:val="left"/>
    </w:lvl>
    <w:lvl w:ilvl="3" w:tplc="DB68CFFA">
      <w:numFmt w:val="decimal"/>
      <w:lvlText w:val=""/>
      <w:lvlJc w:val="left"/>
    </w:lvl>
    <w:lvl w:ilvl="4" w:tplc="3B827390">
      <w:numFmt w:val="decimal"/>
      <w:lvlText w:val=""/>
      <w:lvlJc w:val="left"/>
    </w:lvl>
    <w:lvl w:ilvl="5" w:tplc="E96C90E2">
      <w:numFmt w:val="decimal"/>
      <w:lvlText w:val=""/>
      <w:lvlJc w:val="left"/>
    </w:lvl>
    <w:lvl w:ilvl="6" w:tplc="C40202EC">
      <w:numFmt w:val="decimal"/>
      <w:lvlText w:val=""/>
      <w:lvlJc w:val="left"/>
    </w:lvl>
    <w:lvl w:ilvl="7" w:tplc="75C447CC">
      <w:numFmt w:val="decimal"/>
      <w:lvlText w:val=""/>
      <w:lvlJc w:val="left"/>
    </w:lvl>
    <w:lvl w:ilvl="8" w:tplc="EE4C73B0">
      <w:numFmt w:val="decimal"/>
      <w:lvlText w:val=""/>
      <w:lvlJc w:val="left"/>
    </w:lvl>
  </w:abstractNum>
  <w:abstractNum w:abstractNumId="355">
    <w:nsid w:val="3565F1C8"/>
    <w:multiLevelType w:val="hybridMultilevel"/>
    <w:tmpl w:val="514077F6"/>
    <w:lvl w:ilvl="0" w:tplc="77D0DE88">
      <w:start w:val="7"/>
      <w:numFmt w:val="decimal"/>
      <w:lvlText w:val="%1."/>
      <w:lvlJc w:val="left"/>
    </w:lvl>
    <w:lvl w:ilvl="1" w:tplc="BD26DD9C">
      <w:start w:val="1"/>
      <w:numFmt w:val="bullet"/>
      <w:lvlText w:val="В"/>
      <w:lvlJc w:val="left"/>
    </w:lvl>
    <w:lvl w:ilvl="2" w:tplc="6BDC779E">
      <w:start w:val="1"/>
      <w:numFmt w:val="bullet"/>
      <w:lvlText w:val="−"/>
      <w:lvlJc w:val="left"/>
    </w:lvl>
    <w:lvl w:ilvl="3" w:tplc="59688530">
      <w:numFmt w:val="decimal"/>
      <w:lvlText w:val=""/>
      <w:lvlJc w:val="left"/>
    </w:lvl>
    <w:lvl w:ilvl="4" w:tplc="29D4F418">
      <w:numFmt w:val="decimal"/>
      <w:lvlText w:val=""/>
      <w:lvlJc w:val="left"/>
    </w:lvl>
    <w:lvl w:ilvl="5" w:tplc="DCB4AA3E">
      <w:numFmt w:val="decimal"/>
      <w:lvlText w:val=""/>
      <w:lvlJc w:val="left"/>
    </w:lvl>
    <w:lvl w:ilvl="6" w:tplc="BE5667BE">
      <w:numFmt w:val="decimal"/>
      <w:lvlText w:val=""/>
      <w:lvlJc w:val="left"/>
    </w:lvl>
    <w:lvl w:ilvl="7" w:tplc="5B345ACE">
      <w:numFmt w:val="decimal"/>
      <w:lvlText w:val=""/>
      <w:lvlJc w:val="left"/>
    </w:lvl>
    <w:lvl w:ilvl="8" w:tplc="1E4E10D0">
      <w:numFmt w:val="decimal"/>
      <w:lvlText w:val=""/>
      <w:lvlJc w:val="left"/>
    </w:lvl>
  </w:abstractNum>
  <w:abstractNum w:abstractNumId="356">
    <w:nsid w:val="35704AD1"/>
    <w:multiLevelType w:val="hybridMultilevel"/>
    <w:tmpl w:val="B27E2BFA"/>
    <w:lvl w:ilvl="0" w:tplc="A0E620CE">
      <w:start w:val="2"/>
      <w:numFmt w:val="decimal"/>
      <w:lvlText w:val="%1."/>
      <w:lvlJc w:val="left"/>
    </w:lvl>
    <w:lvl w:ilvl="1" w:tplc="CF1E3EBE">
      <w:numFmt w:val="decimal"/>
      <w:lvlText w:val=""/>
      <w:lvlJc w:val="left"/>
    </w:lvl>
    <w:lvl w:ilvl="2" w:tplc="766C9358">
      <w:numFmt w:val="decimal"/>
      <w:lvlText w:val=""/>
      <w:lvlJc w:val="left"/>
    </w:lvl>
    <w:lvl w:ilvl="3" w:tplc="02527CC6">
      <w:numFmt w:val="decimal"/>
      <w:lvlText w:val=""/>
      <w:lvlJc w:val="left"/>
    </w:lvl>
    <w:lvl w:ilvl="4" w:tplc="4BF2D61C">
      <w:numFmt w:val="decimal"/>
      <w:lvlText w:val=""/>
      <w:lvlJc w:val="left"/>
    </w:lvl>
    <w:lvl w:ilvl="5" w:tplc="77DA62F6">
      <w:numFmt w:val="decimal"/>
      <w:lvlText w:val=""/>
      <w:lvlJc w:val="left"/>
    </w:lvl>
    <w:lvl w:ilvl="6" w:tplc="D80CEFA0">
      <w:numFmt w:val="decimal"/>
      <w:lvlText w:val=""/>
      <w:lvlJc w:val="left"/>
    </w:lvl>
    <w:lvl w:ilvl="7" w:tplc="70C0DD86">
      <w:numFmt w:val="decimal"/>
      <w:lvlText w:val=""/>
      <w:lvlJc w:val="left"/>
    </w:lvl>
    <w:lvl w:ilvl="8" w:tplc="08306B9E">
      <w:numFmt w:val="decimal"/>
      <w:lvlText w:val=""/>
      <w:lvlJc w:val="left"/>
    </w:lvl>
  </w:abstractNum>
  <w:abstractNum w:abstractNumId="357">
    <w:nsid w:val="3575FED1"/>
    <w:multiLevelType w:val="hybridMultilevel"/>
    <w:tmpl w:val="4DDEBFBE"/>
    <w:lvl w:ilvl="0" w:tplc="941A1D7E">
      <w:start w:val="1"/>
      <w:numFmt w:val="bullet"/>
      <w:lvlText w:val="x"/>
      <w:lvlJc w:val="left"/>
    </w:lvl>
    <w:lvl w:ilvl="1" w:tplc="E0F243DA">
      <w:start w:val="1"/>
      <w:numFmt w:val="lowerRoman"/>
      <w:lvlText w:val="%2"/>
      <w:lvlJc w:val="left"/>
    </w:lvl>
    <w:lvl w:ilvl="2" w:tplc="8C40F92E">
      <w:numFmt w:val="decimal"/>
      <w:lvlText w:val=""/>
      <w:lvlJc w:val="left"/>
    </w:lvl>
    <w:lvl w:ilvl="3" w:tplc="17B4ADD6">
      <w:numFmt w:val="decimal"/>
      <w:lvlText w:val=""/>
      <w:lvlJc w:val="left"/>
    </w:lvl>
    <w:lvl w:ilvl="4" w:tplc="75A6E820">
      <w:numFmt w:val="decimal"/>
      <w:lvlText w:val=""/>
      <w:lvlJc w:val="left"/>
    </w:lvl>
    <w:lvl w:ilvl="5" w:tplc="BC3E43C6">
      <w:numFmt w:val="decimal"/>
      <w:lvlText w:val=""/>
      <w:lvlJc w:val="left"/>
    </w:lvl>
    <w:lvl w:ilvl="6" w:tplc="5928C20E">
      <w:numFmt w:val="decimal"/>
      <w:lvlText w:val=""/>
      <w:lvlJc w:val="left"/>
    </w:lvl>
    <w:lvl w:ilvl="7" w:tplc="49C09A5C">
      <w:numFmt w:val="decimal"/>
      <w:lvlText w:val=""/>
      <w:lvlJc w:val="left"/>
    </w:lvl>
    <w:lvl w:ilvl="8" w:tplc="5F9C7A90">
      <w:numFmt w:val="decimal"/>
      <w:lvlText w:val=""/>
      <w:lvlJc w:val="left"/>
    </w:lvl>
  </w:abstractNum>
  <w:abstractNum w:abstractNumId="358">
    <w:nsid w:val="35A681DB"/>
    <w:multiLevelType w:val="hybridMultilevel"/>
    <w:tmpl w:val="C84EFF7E"/>
    <w:lvl w:ilvl="0" w:tplc="35B00E6C">
      <w:start w:val="8"/>
      <w:numFmt w:val="decimal"/>
      <w:lvlText w:val="%1."/>
      <w:lvlJc w:val="left"/>
    </w:lvl>
    <w:lvl w:ilvl="1" w:tplc="82AA52BE">
      <w:numFmt w:val="decimal"/>
      <w:lvlText w:val=""/>
      <w:lvlJc w:val="left"/>
    </w:lvl>
    <w:lvl w:ilvl="2" w:tplc="976A28E0">
      <w:numFmt w:val="decimal"/>
      <w:lvlText w:val=""/>
      <w:lvlJc w:val="left"/>
    </w:lvl>
    <w:lvl w:ilvl="3" w:tplc="7DF21B20">
      <w:numFmt w:val="decimal"/>
      <w:lvlText w:val=""/>
      <w:lvlJc w:val="left"/>
    </w:lvl>
    <w:lvl w:ilvl="4" w:tplc="0AAE3504">
      <w:numFmt w:val="decimal"/>
      <w:lvlText w:val=""/>
      <w:lvlJc w:val="left"/>
    </w:lvl>
    <w:lvl w:ilvl="5" w:tplc="555622AE">
      <w:numFmt w:val="decimal"/>
      <w:lvlText w:val=""/>
      <w:lvlJc w:val="left"/>
    </w:lvl>
    <w:lvl w:ilvl="6" w:tplc="B02C1EBA">
      <w:numFmt w:val="decimal"/>
      <w:lvlText w:val=""/>
      <w:lvlJc w:val="left"/>
    </w:lvl>
    <w:lvl w:ilvl="7" w:tplc="14A67FE8">
      <w:numFmt w:val="decimal"/>
      <w:lvlText w:val=""/>
      <w:lvlJc w:val="left"/>
    </w:lvl>
    <w:lvl w:ilvl="8" w:tplc="87CC2E9C">
      <w:numFmt w:val="decimal"/>
      <w:lvlText w:val=""/>
      <w:lvlJc w:val="left"/>
    </w:lvl>
  </w:abstractNum>
  <w:abstractNum w:abstractNumId="359">
    <w:nsid w:val="365EFC5A"/>
    <w:multiLevelType w:val="hybridMultilevel"/>
    <w:tmpl w:val="BF00FA92"/>
    <w:lvl w:ilvl="0" w:tplc="6ACC74AE">
      <w:start w:val="3"/>
      <w:numFmt w:val="upperLetter"/>
      <w:lvlText w:val="%1."/>
      <w:lvlJc w:val="left"/>
    </w:lvl>
    <w:lvl w:ilvl="1" w:tplc="96B2BA9E">
      <w:numFmt w:val="decimal"/>
      <w:lvlText w:val=""/>
      <w:lvlJc w:val="left"/>
    </w:lvl>
    <w:lvl w:ilvl="2" w:tplc="F1B8E76A">
      <w:numFmt w:val="decimal"/>
      <w:lvlText w:val=""/>
      <w:lvlJc w:val="left"/>
    </w:lvl>
    <w:lvl w:ilvl="3" w:tplc="6E3C5E32">
      <w:numFmt w:val="decimal"/>
      <w:lvlText w:val=""/>
      <w:lvlJc w:val="left"/>
    </w:lvl>
    <w:lvl w:ilvl="4" w:tplc="2B0493A8">
      <w:numFmt w:val="decimal"/>
      <w:lvlText w:val=""/>
      <w:lvlJc w:val="left"/>
    </w:lvl>
    <w:lvl w:ilvl="5" w:tplc="180CD5F2">
      <w:numFmt w:val="decimal"/>
      <w:lvlText w:val=""/>
      <w:lvlJc w:val="left"/>
    </w:lvl>
    <w:lvl w:ilvl="6" w:tplc="4F7CC65A">
      <w:numFmt w:val="decimal"/>
      <w:lvlText w:val=""/>
      <w:lvlJc w:val="left"/>
    </w:lvl>
    <w:lvl w:ilvl="7" w:tplc="1206ECA0">
      <w:numFmt w:val="decimal"/>
      <w:lvlText w:val=""/>
      <w:lvlJc w:val="left"/>
    </w:lvl>
    <w:lvl w:ilvl="8" w:tplc="505C48F0">
      <w:numFmt w:val="decimal"/>
      <w:lvlText w:val=""/>
      <w:lvlJc w:val="left"/>
    </w:lvl>
  </w:abstractNum>
  <w:abstractNum w:abstractNumId="360">
    <w:nsid w:val="3694A76A"/>
    <w:multiLevelType w:val="hybridMultilevel"/>
    <w:tmpl w:val="54E43734"/>
    <w:lvl w:ilvl="0" w:tplc="2C80B24A">
      <w:start w:val="3"/>
      <w:numFmt w:val="upperLetter"/>
      <w:lvlText w:val="%1."/>
      <w:lvlJc w:val="left"/>
    </w:lvl>
    <w:lvl w:ilvl="1" w:tplc="7908CBBA">
      <w:numFmt w:val="decimal"/>
      <w:lvlText w:val=""/>
      <w:lvlJc w:val="left"/>
    </w:lvl>
    <w:lvl w:ilvl="2" w:tplc="4F8ABB56">
      <w:numFmt w:val="decimal"/>
      <w:lvlText w:val=""/>
      <w:lvlJc w:val="left"/>
    </w:lvl>
    <w:lvl w:ilvl="3" w:tplc="643252D8">
      <w:numFmt w:val="decimal"/>
      <w:lvlText w:val=""/>
      <w:lvlJc w:val="left"/>
    </w:lvl>
    <w:lvl w:ilvl="4" w:tplc="C102F026">
      <w:numFmt w:val="decimal"/>
      <w:lvlText w:val=""/>
      <w:lvlJc w:val="left"/>
    </w:lvl>
    <w:lvl w:ilvl="5" w:tplc="A8E4C0A6">
      <w:numFmt w:val="decimal"/>
      <w:lvlText w:val=""/>
      <w:lvlJc w:val="left"/>
    </w:lvl>
    <w:lvl w:ilvl="6" w:tplc="229E844E">
      <w:numFmt w:val="decimal"/>
      <w:lvlText w:val=""/>
      <w:lvlJc w:val="left"/>
    </w:lvl>
    <w:lvl w:ilvl="7" w:tplc="2BD01A7E">
      <w:numFmt w:val="decimal"/>
      <w:lvlText w:val=""/>
      <w:lvlJc w:val="left"/>
    </w:lvl>
    <w:lvl w:ilvl="8" w:tplc="D1F4F502">
      <w:numFmt w:val="decimal"/>
      <w:lvlText w:val=""/>
      <w:lvlJc w:val="left"/>
    </w:lvl>
  </w:abstractNum>
  <w:abstractNum w:abstractNumId="361">
    <w:nsid w:val="369956AB"/>
    <w:multiLevelType w:val="hybridMultilevel"/>
    <w:tmpl w:val="E6F25490"/>
    <w:lvl w:ilvl="0" w:tplc="6BCAB2B8">
      <w:start w:val="3"/>
      <w:numFmt w:val="upperLetter"/>
      <w:lvlText w:val="%1."/>
      <w:lvlJc w:val="left"/>
    </w:lvl>
    <w:lvl w:ilvl="1" w:tplc="B6E04AA2">
      <w:numFmt w:val="decimal"/>
      <w:lvlText w:val=""/>
      <w:lvlJc w:val="left"/>
    </w:lvl>
    <w:lvl w:ilvl="2" w:tplc="89C24DD4">
      <w:numFmt w:val="decimal"/>
      <w:lvlText w:val=""/>
      <w:lvlJc w:val="left"/>
    </w:lvl>
    <w:lvl w:ilvl="3" w:tplc="3C2A7624">
      <w:numFmt w:val="decimal"/>
      <w:lvlText w:val=""/>
      <w:lvlJc w:val="left"/>
    </w:lvl>
    <w:lvl w:ilvl="4" w:tplc="B7D2937E">
      <w:numFmt w:val="decimal"/>
      <w:lvlText w:val=""/>
      <w:lvlJc w:val="left"/>
    </w:lvl>
    <w:lvl w:ilvl="5" w:tplc="DA96507A">
      <w:numFmt w:val="decimal"/>
      <w:lvlText w:val=""/>
      <w:lvlJc w:val="left"/>
    </w:lvl>
    <w:lvl w:ilvl="6" w:tplc="AF8E667A">
      <w:numFmt w:val="decimal"/>
      <w:lvlText w:val=""/>
      <w:lvlJc w:val="left"/>
    </w:lvl>
    <w:lvl w:ilvl="7" w:tplc="EB4C67DE">
      <w:numFmt w:val="decimal"/>
      <w:lvlText w:val=""/>
      <w:lvlJc w:val="left"/>
    </w:lvl>
    <w:lvl w:ilvl="8" w:tplc="28E41086">
      <w:numFmt w:val="decimal"/>
      <w:lvlText w:val=""/>
      <w:lvlJc w:val="left"/>
    </w:lvl>
  </w:abstractNum>
  <w:abstractNum w:abstractNumId="362">
    <w:nsid w:val="36B19CBF"/>
    <w:multiLevelType w:val="hybridMultilevel"/>
    <w:tmpl w:val="96A4BD40"/>
    <w:lvl w:ilvl="0" w:tplc="BEBE26BA">
      <w:start w:val="1"/>
      <w:numFmt w:val="upperLetter"/>
      <w:lvlText w:val="%1."/>
      <w:lvlJc w:val="left"/>
    </w:lvl>
    <w:lvl w:ilvl="1" w:tplc="12720486">
      <w:numFmt w:val="decimal"/>
      <w:lvlText w:val=""/>
      <w:lvlJc w:val="left"/>
    </w:lvl>
    <w:lvl w:ilvl="2" w:tplc="DD300614">
      <w:numFmt w:val="decimal"/>
      <w:lvlText w:val=""/>
      <w:lvlJc w:val="left"/>
    </w:lvl>
    <w:lvl w:ilvl="3" w:tplc="75C44592">
      <w:numFmt w:val="decimal"/>
      <w:lvlText w:val=""/>
      <w:lvlJc w:val="left"/>
    </w:lvl>
    <w:lvl w:ilvl="4" w:tplc="41804D34">
      <w:numFmt w:val="decimal"/>
      <w:lvlText w:val=""/>
      <w:lvlJc w:val="left"/>
    </w:lvl>
    <w:lvl w:ilvl="5" w:tplc="568827EE">
      <w:numFmt w:val="decimal"/>
      <w:lvlText w:val=""/>
      <w:lvlJc w:val="left"/>
    </w:lvl>
    <w:lvl w:ilvl="6" w:tplc="55EA49D6">
      <w:numFmt w:val="decimal"/>
      <w:lvlText w:val=""/>
      <w:lvlJc w:val="left"/>
    </w:lvl>
    <w:lvl w:ilvl="7" w:tplc="1452E148">
      <w:numFmt w:val="decimal"/>
      <w:lvlText w:val=""/>
      <w:lvlJc w:val="left"/>
    </w:lvl>
    <w:lvl w:ilvl="8" w:tplc="05CC9C04">
      <w:numFmt w:val="decimal"/>
      <w:lvlText w:val=""/>
      <w:lvlJc w:val="left"/>
    </w:lvl>
  </w:abstractNum>
  <w:abstractNum w:abstractNumId="363">
    <w:nsid w:val="36BEF0DA"/>
    <w:multiLevelType w:val="hybridMultilevel"/>
    <w:tmpl w:val="1122B2AA"/>
    <w:lvl w:ilvl="0" w:tplc="DC0EA0D6">
      <w:start w:val="1"/>
      <w:numFmt w:val="decimal"/>
      <w:lvlText w:val="%1."/>
      <w:lvlJc w:val="left"/>
    </w:lvl>
    <w:lvl w:ilvl="1" w:tplc="DA1609DE">
      <w:start w:val="1"/>
      <w:numFmt w:val="bullet"/>
      <w:lvlText w:val="в"/>
      <w:lvlJc w:val="left"/>
    </w:lvl>
    <w:lvl w:ilvl="2" w:tplc="08EC99BC">
      <w:start w:val="1"/>
      <w:numFmt w:val="bullet"/>
      <w:lvlText w:val="−"/>
      <w:lvlJc w:val="left"/>
    </w:lvl>
    <w:lvl w:ilvl="3" w:tplc="58AE745A">
      <w:numFmt w:val="decimal"/>
      <w:lvlText w:val=""/>
      <w:lvlJc w:val="left"/>
    </w:lvl>
    <w:lvl w:ilvl="4" w:tplc="2CCACDDC">
      <w:numFmt w:val="decimal"/>
      <w:lvlText w:val=""/>
      <w:lvlJc w:val="left"/>
    </w:lvl>
    <w:lvl w:ilvl="5" w:tplc="FE6C04E8">
      <w:numFmt w:val="decimal"/>
      <w:lvlText w:val=""/>
      <w:lvlJc w:val="left"/>
    </w:lvl>
    <w:lvl w:ilvl="6" w:tplc="78FE1510">
      <w:numFmt w:val="decimal"/>
      <w:lvlText w:val=""/>
      <w:lvlJc w:val="left"/>
    </w:lvl>
    <w:lvl w:ilvl="7" w:tplc="61D0C75A">
      <w:numFmt w:val="decimal"/>
      <w:lvlText w:val=""/>
      <w:lvlJc w:val="left"/>
    </w:lvl>
    <w:lvl w:ilvl="8" w:tplc="5998A3F4">
      <w:numFmt w:val="decimal"/>
      <w:lvlText w:val=""/>
      <w:lvlJc w:val="left"/>
    </w:lvl>
  </w:abstractNum>
  <w:abstractNum w:abstractNumId="364">
    <w:nsid w:val="36D2D033"/>
    <w:multiLevelType w:val="hybridMultilevel"/>
    <w:tmpl w:val="208E4CFA"/>
    <w:lvl w:ilvl="0" w:tplc="A65475AC">
      <w:start w:val="1"/>
      <w:numFmt w:val="bullet"/>
      <w:lvlText w:val="•"/>
      <w:lvlJc w:val="left"/>
    </w:lvl>
    <w:lvl w:ilvl="1" w:tplc="BC106330">
      <w:numFmt w:val="decimal"/>
      <w:lvlText w:val=""/>
      <w:lvlJc w:val="left"/>
    </w:lvl>
    <w:lvl w:ilvl="2" w:tplc="AF7CA604">
      <w:numFmt w:val="decimal"/>
      <w:lvlText w:val=""/>
      <w:lvlJc w:val="left"/>
    </w:lvl>
    <w:lvl w:ilvl="3" w:tplc="53ECD472">
      <w:numFmt w:val="decimal"/>
      <w:lvlText w:val=""/>
      <w:lvlJc w:val="left"/>
    </w:lvl>
    <w:lvl w:ilvl="4" w:tplc="B5F2B75C">
      <w:numFmt w:val="decimal"/>
      <w:lvlText w:val=""/>
      <w:lvlJc w:val="left"/>
    </w:lvl>
    <w:lvl w:ilvl="5" w:tplc="F0BC232C">
      <w:numFmt w:val="decimal"/>
      <w:lvlText w:val=""/>
      <w:lvlJc w:val="left"/>
    </w:lvl>
    <w:lvl w:ilvl="6" w:tplc="9DB49990">
      <w:numFmt w:val="decimal"/>
      <w:lvlText w:val=""/>
      <w:lvlJc w:val="left"/>
    </w:lvl>
    <w:lvl w:ilvl="7" w:tplc="C4847C98">
      <w:numFmt w:val="decimal"/>
      <w:lvlText w:val=""/>
      <w:lvlJc w:val="left"/>
    </w:lvl>
    <w:lvl w:ilvl="8" w:tplc="5C384B9E">
      <w:numFmt w:val="decimal"/>
      <w:lvlText w:val=""/>
      <w:lvlJc w:val="left"/>
    </w:lvl>
  </w:abstractNum>
  <w:abstractNum w:abstractNumId="365">
    <w:nsid w:val="37524CF0"/>
    <w:multiLevelType w:val="hybridMultilevel"/>
    <w:tmpl w:val="0B96BD18"/>
    <w:lvl w:ilvl="0" w:tplc="E614357C">
      <w:start w:val="2"/>
      <w:numFmt w:val="decimal"/>
      <w:lvlText w:val="%1."/>
      <w:lvlJc w:val="left"/>
    </w:lvl>
    <w:lvl w:ilvl="1" w:tplc="5E86ABFC">
      <w:start w:val="1"/>
      <w:numFmt w:val="bullet"/>
      <w:lvlText w:val="−"/>
      <w:lvlJc w:val="left"/>
    </w:lvl>
    <w:lvl w:ilvl="2" w:tplc="5CA6B1A2">
      <w:numFmt w:val="decimal"/>
      <w:lvlText w:val=""/>
      <w:lvlJc w:val="left"/>
    </w:lvl>
    <w:lvl w:ilvl="3" w:tplc="0282975A">
      <w:numFmt w:val="decimal"/>
      <w:lvlText w:val=""/>
      <w:lvlJc w:val="left"/>
    </w:lvl>
    <w:lvl w:ilvl="4" w:tplc="E56E457A">
      <w:numFmt w:val="decimal"/>
      <w:lvlText w:val=""/>
      <w:lvlJc w:val="left"/>
    </w:lvl>
    <w:lvl w:ilvl="5" w:tplc="C5723F14">
      <w:numFmt w:val="decimal"/>
      <w:lvlText w:val=""/>
      <w:lvlJc w:val="left"/>
    </w:lvl>
    <w:lvl w:ilvl="6" w:tplc="5C7C9AC4">
      <w:numFmt w:val="decimal"/>
      <w:lvlText w:val=""/>
      <w:lvlJc w:val="left"/>
    </w:lvl>
    <w:lvl w:ilvl="7" w:tplc="CDC8F368">
      <w:numFmt w:val="decimal"/>
      <w:lvlText w:val=""/>
      <w:lvlJc w:val="left"/>
    </w:lvl>
    <w:lvl w:ilvl="8" w:tplc="5C523A62">
      <w:numFmt w:val="decimal"/>
      <w:lvlText w:val=""/>
      <w:lvlJc w:val="left"/>
    </w:lvl>
  </w:abstractNum>
  <w:abstractNum w:abstractNumId="366">
    <w:nsid w:val="375A92FF"/>
    <w:multiLevelType w:val="hybridMultilevel"/>
    <w:tmpl w:val="845AD2DE"/>
    <w:lvl w:ilvl="0" w:tplc="062AE344">
      <w:start w:val="2"/>
      <w:numFmt w:val="decimal"/>
      <w:lvlText w:val="%1)"/>
      <w:lvlJc w:val="left"/>
    </w:lvl>
    <w:lvl w:ilvl="1" w:tplc="5F2C8F96">
      <w:numFmt w:val="decimal"/>
      <w:lvlText w:val=""/>
      <w:lvlJc w:val="left"/>
    </w:lvl>
    <w:lvl w:ilvl="2" w:tplc="0694B25C">
      <w:numFmt w:val="decimal"/>
      <w:lvlText w:val=""/>
      <w:lvlJc w:val="left"/>
    </w:lvl>
    <w:lvl w:ilvl="3" w:tplc="01743FAE">
      <w:numFmt w:val="decimal"/>
      <w:lvlText w:val=""/>
      <w:lvlJc w:val="left"/>
    </w:lvl>
    <w:lvl w:ilvl="4" w:tplc="45508898">
      <w:numFmt w:val="decimal"/>
      <w:lvlText w:val=""/>
      <w:lvlJc w:val="left"/>
    </w:lvl>
    <w:lvl w:ilvl="5" w:tplc="C01A1640">
      <w:numFmt w:val="decimal"/>
      <w:lvlText w:val=""/>
      <w:lvlJc w:val="left"/>
    </w:lvl>
    <w:lvl w:ilvl="6" w:tplc="E18A2FEA">
      <w:numFmt w:val="decimal"/>
      <w:lvlText w:val=""/>
      <w:lvlJc w:val="left"/>
    </w:lvl>
    <w:lvl w:ilvl="7" w:tplc="8654E556">
      <w:numFmt w:val="decimal"/>
      <w:lvlText w:val=""/>
      <w:lvlJc w:val="left"/>
    </w:lvl>
    <w:lvl w:ilvl="8" w:tplc="C37268E8">
      <w:numFmt w:val="decimal"/>
      <w:lvlText w:val=""/>
      <w:lvlJc w:val="left"/>
    </w:lvl>
  </w:abstractNum>
  <w:abstractNum w:abstractNumId="367">
    <w:nsid w:val="376863BC"/>
    <w:multiLevelType w:val="hybridMultilevel"/>
    <w:tmpl w:val="1C1CB528"/>
    <w:lvl w:ilvl="0" w:tplc="4B86A3F8">
      <w:start w:val="3"/>
      <w:numFmt w:val="upperLetter"/>
      <w:lvlText w:val="%1."/>
      <w:lvlJc w:val="left"/>
    </w:lvl>
    <w:lvl w:ilvl="1" w:tplc="DEA05090">
      <w:numFmt w:val="decimal"/>
      <w:lvlText w:val=""/>
      <w:lvlJc w:val="left"/>
    </w:lvl>
    <w:lvl w:ilvl="2" w:tplc="F4284F64">
      <w:numFmt w:val="decimal"/>
      <w:lvlText w:val=""/>
      <w:lvlJc w:val="left"/>
    </w:lvl>
    <w:lvl w:ilvl="3" w:tplc="21C87A76">
      <w:numFmt w:val="decimal"/>
      <w:lvlText w:val=""/>
      <w:lvlJc w:val="left"/>
    </w:lvl>
    <w:lvl w:ilvl="4" w:tplc="85DE2E6A">
      <w:numFmt w:val="decimal"/>
      <w:lvlText w:val=""/>
      <w:lvlJc w:val="left"/>
    </w:lvl>
    <w:lvl w:ilvl="5" w:tplc="0D42F82E">
      <w:numFmt w:val="decimal"/>
      <w:lvlText w:val=""/>
      <w:lvlJc w:val="left"/>
    </w:lvl>
    <w:lvl w:ilvl="6" w:tplc="8132C8B6">
      <w:numFmt w:val="decimal"/>
      <w:lvlText w:val=""/>
      <w:lvlJc w:val="left"/>
    </w:lvl>
    <w:lvl w:ilvl="7" w:tplc="80A4B4B0">
      <w:numFmt w:val="decimal"/>
      <w:lvlText w:val=""/>
      <w:lvlJc w:val="left"/>
    </w:lvl>
    <w:lvl w:ilvl="8" w:tplc="71682346">
      <w:numFmt w:val="decimal"/>
      <w:lvlText w:val=""/>
      <w:lvlJc w:val="left"/>
    </w:lvl>
  </w:abstractNum>
  <w:abstractNum w:abstractNumId="368">
    <w:nsid w:val="37A58EEF"/>
    <w:multiLevelType w:val="hybridMultilevel"/>
    <w:tmpl w:val="93FC9D7C"/>
    <w:lvl w:ilvl="0" w:tplc="060A0392">
      <w:start w:val="1"/>
      <w:numFmt w:val="bullet"/>
      <w:lvlText w:val="В"/>
      <w:lvlJc w:val="left"/>
    </w:lvl>
    <w:lvl w:ilvl="1" w:tplc="5986FC4A">
      <w:numFmt w:val="decimal"/>
      <w:lvlText w:val=""/>
      <w:lvlJc w:val="left"/>
    </w:lvl>
    <w:lvl w:ilvl="2" w:tplc="62A8593A">
      <w:numFmt w:val="decimal"/>
      <w:lvlText w:val=""/>
      <w:lvlJc w:val="left"/>
    </w:lvl>
    <w:lvl w:ilvl="3" w:tplc="A00C7590">
      <w:numFmt w:val="decimal"/>
      <w:lvlText w:val=""/>
      <w:lvlJc w:val="left"/>
    </w:lvl>
    <w:lvl w:ilvl="4" w:tplc="97B0BC96">
      <w:numFmt w:val="decimal"/>
      <w:lvlText w:val=""/>
      <w:lvlJc w:val="left"/>
    </w:lvl>
    <w:lvl w:ilvl="5" w:tplc="5484A932">
      <w:numFmt w:val="decimal"/>
      <w:lvlText w:val=""/>
      <w:lvlJc w:val="left"/>
    </w:lvl>
    <w:lvl w:ilvl="6" w:tplc="799E353C">
      <w:numFmt w:val="decimal"/>
      <w:lvlText w:val=""/>
      <w:lvlJc w:val="left"/>
    </w:lvl>
    <w:lvl w:ilvl="7" w:tplc="9788C0B4">
      <w:numFmt w:val="decimal"/>
      <w:lvlText w:val=""/>
      <w:lvlJc w:val="left"/>
    </w:lvl>
    <w:lvl w:ilvl="8" w:tplc="33E2EE9A">
      <w:numFmt w:val="decimal"/>
      <w:lvlText w:val=""/>
      <w:lvlJc w:val="left"/>
    </w:lvl>
  </w:abstractNum>
  <w:abstractNum w:abstractNumId="369">
    <w:nsid w:val="37B526D2"/>
    <w:multiLevelType w:val="hybridMultilevel"/>
    <w:tmpl w:val="4B9891B4"/>
    <w:lvl w:ilvl="0" w:tplc="39FCF060">
      <w:start w:val="1"/>
      <w:numFmt w:val="bullet"/>
      <w:lvlText w:val="("/>
      <w:lvlJc w:val="left"/>
    </w:lvl>
    <w:lvl w:ilvl="1" w:tplc="3DD6A56C">
      <w:numFmt w:val="decimal"/>
      <w:lvlText w:val=""/>
      <w:lvlJc w:val="left"/>
    </w:lvl>
    <w:lvl w:ilvl="2" w:tplc="AC14E9CA">
      <w:numFmt w:val="decimal"/>
      <w:lvlText w:val=""/>
      <w:lvlJc w:val="left"/>
    </w:lvl>
    <w:lvl w:ilvl="3" w:tplc="7A3CE262">
      <w:numFmt w:val="decimal"/>
      <w:lvlText w:val=""/>
      <w:lvlJc w:val="left"/>
    </w:lvl>
    <w:lvl w:ilvl="4" w:tplc="800E13B0">
      <w:numFmt w:val="decimal"/>
      <w:lvlText w:val=""/>
      <w:lvlJc w:val="left"/>
    </w:lvl>
    <w:lvl w:ilvl="5" w:tplc="BBF8CF52">
      <w:numFmt w:val="decimal"/>
      <w:lvlText w:val=""/>
      <w:lvlJc w:val="left"/>
    </w:lvl>
    <w:lvl w:ilvl="6" w:tplc="2326C65C">
      <w:numFmt w:val="decimal"/>
      <w:lvlText w:val=""/>
      <w:lvlJc w:val="left"/>
    </w:lvl>
    <w:lvl w:ilvl="7" w:tplc="4F3ACB28">
      <w:numFmt w:val="decimal"/>
      <w:lvlText w:val=""/>
      <w:lvlJc w:val="left"/>
    </w:lvl>
    <w:lvl w:ilvl="8" w:tplc="5A50104E">
      <w:numFmt w:val="decimal"/>
      <w:lvlText w:val=""/>
      <w:lvlJc w:val="left"/>
    </w:lvl>
  </w:abstractNum>
  <w:abstractNum w:abstractNumId="370">
    <w:nsid w:val="37D3B790"/>
    <w:multiLevelType w:val="hybridMultilevel"/>
    <w:tmpl w:val="423E9316"/>
    <w:lvl w:ilvl="0" w:tplc="3C62D038">
      <w:start w:val="1"/>
      <w:numFmt w:val="bullet"/>
      <w:lvlText w:val="•"/>
      <w:lvlJc w:val="left"/>
    </w:lvl>
    <w:lvl w:ilvl="1" w:tplc="9ADA143C">
      <w:numFmt w:val="decimal"/>
      <w:lvlText w:val=""/>
      <w:lvlJc w:val="left"/>
    </w:lvl>
    <w:lvl w:ilvl="2" w:tplc="AA40EFC8">
      <w:numFmt w:val="decimal"/>
      <w:lvlText w:val=""/>
      <w:lvlJc w:val="left"/>
    </w:lvl>
    <w:lvl w:ilvl="3" w:tplc="63DC4738">
      <w:numFmt w:val="decimal"/>
      <w:lvlText w:val=""/>
      <w:lvlJc w:val="left"/>
    </w:lvl>
    <w:lvl w:ilvl="4" w:tplc="BD5ACB52">
      <w:numFmt w:val="decimal"/>
      <w:lvlText w:val=""/>
      <w:lvlJc w:val="left"/>
    </w:lvl>
    <w:lvl w:ilvl="5" w:tplc="A4E68D36">
      <w:numFmt w:val="decimal"/>
      <w:lvlText w:val=""/>
      <w:lvlJc w:val="left"/>
    </w:lvl>
    <w:lvl w:ilvl="6" w:tplc="F7480670">
      <w:numFmt w:val="decimal"/>
      <w:lvlText w:val=""/>
      <w:lvlJc w:val="left"/>
    </w:lvl>
    <w:lvl w:ilvl="7" w:tplc="4BF2D86A">
      <w:numFmt w:val="decimal"/>
      <w:lvlText w:val=""/>
      <w:lvlJc w:val="left"/>
    </w:lvl>
    <w:lvl w:ilvl="8" w:tplc="D4AA1568">
      <w:numFmt w:val="decimal"/>
      <w:lvlText w:val=""/>
      <w:lvlJc w:val="left"/>
    </w:lvl>
  </w:abstractNum>
  <w:abstractNum w:abstractNumId="371">
    <w:nsid w:val="380E78C3"/>
    <w:multiLevelType w:val="hybridMultilevel"/>
    <w:tmpl w:val="C762870C"/>
    <w:lvl w:ilvl="0" w:tplc="574ED7D8">
      <w:start w:val="1"/>
      <w:numFmt w:val="decimal"/>
      <w:lvlText w:val="%1."/>
      <w:lvlJc w:val="left"/>
    </w:lvl>
    <w:lvl w:ilvl="1" w:tplc="2758E07C">
      <w:numFmt w:val="decimal"/>
      <w:lvlText w:val=""/>
      <w:lvlJc w:val="left"/>
    </w:lvl>
    <w:lvl w:ilvl="2" w:tplc="9222961C">
      <w:numFmt w:val="decimal"/>
      <w:lvlText w:val=""/>
      <w:lvlJc w:val="left"/>
    </w:lvl>
    <w:lvl w:ilvl="3" w:tplc="35566FC4">
      <w:numFmt w:val="decimal"/>
      <w:lvlText w:val=""/>
      <w:lvlJc w:val="left"/>
    </w:lvl>
    <w:lvl w:ilvl="4" w:tplc="1CBA685E">
      <w:numFmt w:val="decimal"/>
      <w:lvlText w:val=""/>
      <w:lvlJc w:val="left"/>
    </w:lvl>
    <w:lvl w:ilvl="5" w:tplc="49165922">
      <w:numFmt w:val="decimal"/>
      <w:lvlText w:val=""/>
      <w:lvlJc w:val="left"/>
    </w:lvl>
    <w:lvl w:ilvl="6" w:tplc="EF16C6FA">
      <w:numFmt w:val="decimal"/>
      <w:lvlText w:val=""/>
      <w:lvlJc w:val="left"/>
    </w:lvl>
    <w:lvl w:ilvl="7" w:tplc="13026FD0">
      <w:numFmt w:val="decimal"/>
      <w:lvlText w:val=""/>
      <w:lvlJc w:val="left"/>
    </w:lvl>
    <w:lvl w:ilvl="8" w:tplc="EAAEB780">
      <w:numFmt w:val="decimal"/>
      <w:lvlText w:val=""/>
      <w:lvlJc w:val="left"/>
    </w:lvl>
  </w:abstractNum>
  <w:abstractNum w:abstractNumId="372">
    <w:nsid w:val="382EA874"/>
    <w:multiLevelType w:val="hybridMultilevel"/>
    <w:tmpl w:val="7616C79A"/>
    <w:lvl w:ilvl="0" w:tplc="01F43CC0">
      <w:start w:val="1"/>
      <w:numFmt w:val="bullet"/>
      <w:lvlText w:val="1"/>
      <w:lvlJc w:val="left"/>
    </w:lvl>
    <w:lvl w:ilvl="1" w:tplc="FBAC84A8">
      <w:numFmt w:val="decimal"/>
      <w:lvlText w:val=""/>
      <w:lvlJc w:val="left"/>
    </w:lvl>
    <w:lvl w:ilvl="2" w:tplc="9A6C8E1E">
      <w:numFmt w:val="decimal"/>
      <w:lvlText w:val=""/>
      <w:lvlJc w:val="left"/>
    </w:lvl>
    <w:lvl w:ilvl="3" w:tplc="B514504E">
      <w:numFmt w:val="decimal"/>
      <w:lvlText w:val=""/>
      <w:lvlJc w:val="left"/>
    </w:lvl>
    <w:lvl w:ilvl="4" w:tplc="31E8137C">
      <w:numFmt w:val="decimal"/>
      <w:lvlText w:val=""/>
      <w:lvlJc w:val="left"/>
    </w:lvl>
    <w:lvl w:ilvl="5" w:tplc="BBB24CB6">
      <w:numFmt w:val="decimal"/>
      <w:lvlText w:val=""/>
      <w:lvlJc w:val="left"/>
    </w:lvl>
    <w:lvl w:ilvl="6" w:tplc="5FA0F7BE">
      <w:numFmt w:val="decimal"/>
      <w:lvlText w:val=""/>
      <w:lvlJc w:val="left"/>
    </w:lvl>
    <w:lvl w:ilvl="7" w:tplc="DB38ACFE">
      <w:numFmt w:val="decimal"/>
      <w:lvlText w:val=""/>
      <w:lvlJc w:val="left"/>
    </w:lvl>
    <w:lvl w:ilvl="8" w:tplc="07165A72">
      <w:numFmt w:val="decimal"/>
      <w:lvlText w:val=""/>
      <w:lvlJc w:val="left"/>
    </w:lvl>
  </w:abstractNum>
  <w:abstractNum w:abstractNumId="373">
    <w:nsid w:val="3830D6B6"/>
    <w:multiLevelType w:val="hybridMultilevel"/>
    <w:tmpl w:val="D7D234C2"/>
    <w:lvl w:ilvl="0" w:tplc="6CE4E226">
      <w:start w:val="1"/>
      <w:numFmt w:val="upperLetter"/>
      <w:lvlText w:val="%1."/>
      <w:lvlJc w:val="left"/>
    </w:lvl>
    <w:lvl w:ilvl="1" w:tplc="47E45992">
      <w:numFmt w:val="decimal"/>
      <w:lvlText w:val=""/>
      <w:lvlJc w:val="left"/>
    </w:lvl>
    <w:lvl w:ilvl="2" w:tplc="C2164246">
      <w:numFmt w:val="decimal"/>
      <w:lvlText w:val=""/>
      <w:lvlJc w:val="left"/>
    </w:lvl>
    <w:lvl w:ilvl="3" w:tplc="D2B4E5B4">
      <w:numFmt w:val="decimal"/>
      <w:lvlText w:val=""/>
      <w:lvlJc w:val="left"/>
    </w:lvl>
    <w:lvl w:ilvl="4" w:tplc="E81AEDB6">
      <w:numFmt w:val="decimal"/>
      <w:lvlText w:val=""/>
      <w:lvlJc w:val="left"/>
    </w:lvl>
    <w:lvl w:ilvl="5" w:tplc="F9388CFA">
      <w:numFmt w:val="decimal"/>
      <w:lvlText w:val=""/>
      <w:lvlJc w:val="left"/>
    </w:lvl>
    <w:lvl w:ilvl="6" w:tplc="D968EE58">
      <w:numFmt w:val="decimal"/>
      <w:lvlText w:val=""/>
      <w:lvlJc w:val="left"/>
    </w:lvl>
    <w:lvl w:ilvl="7" w:tplc="5BEAABF2">
      <w:numFmt w:val="decimal"/>
      <w:lvlText w:val=""/>
      <w:lvlJc w:val="left"/>
    </w:lvl>
    <w:lvl w:ilvl="8" w:tplc="E55467E8">
      <w:numFmt w:val="decimal"/>
      <w:lvlText w:val=""/>
      <w:lvlJc w:val="left"/>
    </w:lvl>
  </w:abstractNum>
  <w:abstractNum w:abstractNumId="374">
    <w:nsid w:val="3837F1DF"/>
    <w:multiLevelType w:val="hybridMultilevel"/>
    <w:tmpl w:val="842630DA"/>
    <w:lvl w:ilvl="0" w:tplc="762AB874">
      <w:start w:val="2"/>
      <w:numFmt w:val="upperLetter"/>
      <w:lvlText w:val="%1."/>
      <w:lvlJc w:val="left"/>
    </w:lvl>
    <w:lvl w:ilvl="1" w:tplc="B444010C">
      <w:numFmt w:val="decimal"/>
      <w:lvlText w:val=""/>
      <w:lvlJc w:val="left"/>
    </w:lvl>
    <w:lvl w:ilvl="2" w:tplc="6B12325C">
      <w:numFmt w:val="decimal"/>
      <w:lvlText w:val=""/>
      <w:lvlJc w:val="left"/>
    </w:lvl>
    <w:lvl w:ilvl="3" w:tplc="807216CA">
      <w:numFmt w:val="decimal"/>
      <w:lvlText w:val=""/>
      <w:lvlJc w:val="left"/>
    </w:lvl>
    <w:lvl w:ilvl="4" w:tplc="BC44310C">
      <w:numFmt w:val="decimal"/>
      <w:lvlText w:val=""/>
      <w:lvlJc w:val="left"/>
    </w:lvl>
    <w:lvl w:ilvl="5" w:tplc="23141C32">
      <w:numFmt w:val="decimal"/>
      <w:lvlText w:val=""/>
      <w:lvlJc w:val="left"/>
    </w:lvl>
    <w:lvl w:ilvl="6" w:tplc="336C484E">
      <w:numFmt w:val="decimal"/>
      <w:lvlText w:val=""/>
      <w:lvlJc w:val="left"/>
    </w:lvl>
    <w:lvl w:ilvl="7" w:tplc="423436F0">
      <w:numFmt w:val="decimal"/>
      <w:lvlText w:val=""/>
      <w:lvlJc w:val="left"/>
    </w:lvl>
    <w:lvl w:ilvl="8" w:tplc="26EA3AAC">
      <w:numFmt w:val="decimal"/>
      <w:lvlText w:val=""/>
      <w:lvlJc w:val="left"/>
    </w:lvl>
  </w:abstractNum>
  <w:abstractNum w:abstractNumId="375">
    <w:nsid w:val="38AD4C18"/>
    <w:multiLevelType w:val="hybridMultilevel"/>
    <w:tmpl w:val="97042372"/>
    <w:lvl w:ilvl="0" w:tplc="39B0639A">
      <w:start w:val="2"/>
      <w:numFmt w:val="upperLetter"/>
      <w:lvlText w:val="%1."/>
      <w:lvlJc w:val="left"/>
    </w:lvl>
    <w:lvl w:ilvl="1" w:tplc="773C9E0A">
      <w:numFmt w:val="decimal"/>
      <w:lvlText w:val=""/>
      <w:lvlJc w:val="left"/>
    </w:lvl>
    <w:lvl w:ilvl="2" w:tplc="88F6C82E">
      <w:numFmt w:val="decimal"/>
      <w:lvlText w:val=""/>
      <w:lvlJc w:val="left"/>
    </w:lvl>
    <w:lvl w:ilvl="3" w:tplc="05AE587E">
      <w:numFmt w:val="decimal"/>
      <w:lvlText w:val=""/>
      <w:lvlJc w:val="left"/>
    </w:lvl>
    <w:lvl w:ilvl="4" w:tplc="733A08C8">
      <w:numFmt w:val="decimal"/>
      <w:lvlText w:val=""/>
      <w:lvlJc w:val="left"/>
    </w:lvl>
    <w:lvl w:ilvl="5" w:tplc="54AA5A56">
      <w:numFmt w:val="decimal"/>
      <w:lvlText w:val=""/>
      <w:lvlJc w:val="left"/>
    </w:lvl>
    <w:lvl w:ilvl="6" w:tplc="EEA845CC">
      <w:numFmt w:val="decimal"/>
      <w:lvlText w:val=""/>
      <w:lvlJc w:val="left"/>
    </w:lvl>
    <w:lvl w:ilvl="7" w:tplc="1FC08E08">
      <w:numFmt w:val="decimal"/>
      <w:lvlText w:val=""/>
      <w:lvlJc w:val="left"/>
    </w:lvl>
    <w:lvl w:ilvl="8" w:tplc="3DE86562">
      <w:numFmt w:val="decimal"/>
      <w:lvlText w:val=""/>
      <w:lvlJc w:val="left"/>
    </w:lvl>
  </w:abstractNum>
  <w:abstractNum w:abstractNumId="376">
    <w:nsid w:val="38B59EFF"/>
    <w:multiLevelType w:val="hybridMultilevel"/>
    <w:tmpl w:val="1CE6E604"/>
    <w:lvl w:ilvl="0" w:tplc="B68A68C2">
      <w:start w:val="1"/>
      <w:numFmt w:val="upperLetter"/>
      <w:lvlText w:val="%1."/>
      <w:lvlJc w:val="left"/>
    </w:lvl>
    <w:lvl w:ilvl="1" w:tplc="6492907C">
      <w:numFmt w:val="decimal"/>
      <w:lvlText w:val=""/>
      <w:lvlJc w:val="left"/>
    </w:lvl>
    <w:lvl w:ilvl="2" w:tplc="78E69214">
      <w:numFmt w:val="decimal"/>
      <w:lvlText w:val=""/>
      <w:lvlJc w:val="left"/>
    </w:lvl>
    <w:lvl w:ilvl="3" w:tplc="A5007E94">
      <w:numFmt w:val="decimal"/>
      <w:lvlText w:val=""/>
      <w:lvlJc w:val="left"/>
    </w:lvl>
    <w:lvl w:ilvl="4" w:tplc="8D5C6AC8">
      <w:numFmt w:val="decimal"/>
      <w:lvlText w:val=""/>
      <w:lvlJc w:val="left"/>
    </w:lvl>
    <w:lvl w:ilvl="5" w:tplc="EEA61D9A">
      <w:numFmt w:val="decimal"/>
      <w:lvlText w:val=""/>
      <w:lvlJc w:val="left"/>
    </w:lvl>
    <w:lvl w:ilvl="6" w:tplc="03E4A922">
      <w:numFmt w:val="decimal"/>
      <w:lvlText w:val=""/>
      <w:lvlJc w:val="left"/>
    </w:lvl>
    <w:lvl w:ilvl="7" w:tplc="F35E1816">
      <w:numFmt w:val="decimal"/>
      <w:lvlText w:val=""/>
      <w:lvlJc w:val="left"/>
    </w:lvl>
    <w:lvl w:ilvl="8" w:tplc="54B2C03C">
      <w:numFmt w:val="decimal"/>
      <w:lvlText w:val=""/>
      <w:lvlJc w:val="left"/>
    </w:lvl>
  </w:abstractNum>
  <w:abstractNum w:abstractNumId="377">
    <w:nsid w:val="38D82E71"/>
    <w:multiLevelType w:val="hybridMultilevel"/>
    <w:tmpl w:val="F51CDD56"/>
    <w:lvl w:ilvl="0" w:tplc="D430D824">
      <w:start w:val="3"/>
      <w:numFmt w:val="upperLetter"/>
      <w:lvlText w:val="%1."/>
      <w:lvlJc w:val="left"/>
    </w:lvl>
    <w:lvl w:ilvl="1" w:tplc="707CD76E">
      <w:numFmt w:val="decimal"/>
      <w:lvlText w:val=""/>
      <w:lvlJc w:val="left"/>
    </w:lvl>
    <w:lvl w:ilvl="2" w:tplc="349EE08E">
      <w:numFmt w:val="decimal"/>
      <w:lvlText w:val=""/>
      <w:lvlJc w:val="left"/>
    </w:lvl>
    <w:lvl w:ilvl="3" w:tplc="329A9578">
      <w:numFmt w:val="decimal"/>
      <w:lvlText w:val=""/>
      <w:lvlJc w:val="left"/>
    </w:lvl>
    <w:lvl w:ilvl="4" w:tplc="840E9ED2">
      <w:numFmt w:val="decimal"/>
      <w:lvlText w:val=""/>
      <w:lvlJc w:val="left"/>
    </w:lvl>
    <w:lvl w:ilvl="5" w:tplc="54AE2AB8">
      <w:numFmt w:val="decimal"/>
      <w:lvlText w:val=""/>
      <w:lvlJc w:val="left"/>
    </w:lvl>
    <w:lvl w:ilvl="6" w:tplc="181405B8">
      <w:numFmt w:val="decimal"/>
      <w:lvlText w:val=""/>
      <w:lvlJc w:val="left"/>
    </w:lvl>
    <w:lvl w:ilvl="7" w:tplc="B05650D2">
      <w:numFmt w:val="decimal"/>
      <w:lvlText w:val=""/>
      <w:lvlJc w:val="left"/>
    </w:lvl>
    <w:lvl w:ilvl="8" w:tplc="F258E20A">
      <w:numFmt w:val="decimal"/>
      <w:lvlText w:val=""/>
      <w:lvlJc w:val="left"/>
    </w:lvl>
  </w:abstractNum>
  <w:abstractNum w:abstractNumId="378">
    <w:nsid w:val="38FD730E"/>
    <w:multiLevelType w:val="hybridMultilevel"/>
    <w:tmpl w:val="94506FD8"/>
    <w:lvl w:ilvl="0" w:tplc="50F439E6">
      <w:start w:val="1"/>
      <w:numFmt w:val="upperLetter"/>
      <w:lvlText w:val="%1."/>
      <w:lvlJc w:val="left"/>
    </w:lvl>
    <w:lvl w:ilvl="1" w:tplc="8D58CACA">
      <w:numFmt w:val="decimal"/>
      <w:lvlText w:val=""/>
      <w:lvlJc w:val="left"/>
    </w:lvl>
    <w:lvl w:ilvl="2" w:tplc="5D481B34">
      <w:numFmt w:val="decimal"/>
      <w:lvlText w:val=""/>
      <w:lvlJc w:val="left"/>
    </w:lvl>
    <w:lvl w:ilvl="3" w:tplc="FB2EB73C">
      <w:numFmt w:val="decimal"/>
      <w:lvlText w:val=""/>
      <w:lvlJc w:val="left"/>
    </w:lvl>
    <w:lvl w:ilvl="4" w:tplc="0CD0F422">
      <w:numFmt w:val="decimal"/>
      <w:lvlText w:val=""/>
      <w:lvlJc w:val="left"/>
    </w:lvl>
    <w:lvl w:ilvl="5" w:tplc="4E58E4D4">
      <w:numFmt w:val="decimal"/>
      <w:lvlText w:val=""/>
      <w:lvlJc w:val="left"/>
    </w:lvl>
    <w:lvl w:ilvl="6" w:tplc="32069C38">
      <w:numFmt w:val="decimal"/>
      <w:lvlText w:val=""/>
      <w:lvlJc w:val="left"/>
    </w:lvl>
    <w:lvl w:ilvl="7" w:tplc="B5FAC68E">
      <w:numFmt w:val="decimal"/>
      <w:lvlText w:val=""/>
      <w:lvlJc w:val="left"/>
    </w:lvl>
    <w:lvl w:ilvl="8" w:tplc="B366EC64">
      <w:numFmt w:val="decimal"/>
      <w:lvlText w:val=""/>
      <w:lvlJc w:val="left"/>
    </w:lvl>
  </w:abstractNum>
  <w:abstractNum w:abstractNumId="379">
    <w:nsid w:val="392BA6B3"/>
    <w:multiLevelType w:val="hybridMultilevel"/>
    <w:tmpl w:val="F17472AE"/>
    <w:lvl w:ilvl="0" w:tplc="F1CCDCC6">
      <w:start w:val="3"/>
      <w:numFmt w:val="upperLetter"/>
      <w:lvlText w:val="%1."/>
      <w:lvlJc w:val="left"/>
    </w:lvl>
    <w:lvl w:ilvl="1" w:tplc="45262606">
      <w:numFmt w:val="decimal"/>
      <w:lvlText w:val=""/>
      <w:lvlJc w:val="left"/>
    </w:lvl>
    <w:lvl w:ilvl="2" w:tplc="04F2324C">
      <w:numFmt w:val="decimal"/>
      <w:lvlText w:val=""/>
      <w:lvlJc w:val="left"/>
    </w:lvl>
    <w:lvl w:ilvl="3" w:tplc="E0D841EE">
      <w:numFmt w:val="decimal"/>
      <w:lvlText w:val=""/>
      <w:lvlJc w:val="left"/>
    </w:lvl>
    <w:lvl w:ilvl="4" w:tplc="ABA8ED36">
      <w:numFmt w:val="decimal"/>
      <w:lvlText w:val=""/>
      <w:lvlJc w:val="left"/>
    </w:lvl>
    <w:lvl w:ilvl="5" w:tplc="CCE02C32">
      <w:numFmt w:val="decimal"/>
      <w:lvlText w:val=""/>
      <w:lvlJc w:val="left"/>
    </w:lvl>
    <w:lvl w:ilvl="6" w:tplc="059CAB2C">
      <w:numFmt w:val="decimal"/>
      <w:lvlText w:val=""/>
      <w:lvlJc w:val="left"/>
    </w:lvl>
    <w:lvl w:ilvl="7" w:tplc="22B275F0">
      <w:numFmt w:val="decimal"/>
      <w:lvlText w:val=""/>
      <w:lvlJc w:val="left"/>
    </w:lvl>
    <w:lvl w:ilvl="8" w:tplc="E8B877B8">
      <w:numFmt w:val="decimal"/>
      <w:lvlText w:val=""/>
      <w:lvlJc w:val="left"/>
    </w:lvl>
  </w:abstractNum>
  <w:abstractNum w:abstractNumId="380">
    <w:nsid w:val="39333BAD"/>
    <w:multiLevelType w:val="hybridMultilevel"/>
    <w:tmpl w:val="45346A1E"/>
    <w:lvl w:ilvl="0" w:tplc="965CDCAE">
      <w:start w:val="1"/>
      <w:numFmt w:val="bullet"/>
      <w:lvlText w:val="1"/>
      <w:lvlJc w:val="left"/>
    </w:lvl>
    <w:lvl w:ilvl="1" w:tplc="AFEEBEDC">
      <w:numFmt w:val="decimal"/>
      <w:lvlText w:val=""/>
      <w:lvlJc w:val="left"/>
    </w:lvl>
    <w:lvl w:ilvl="2" w:tplc="71343B8A">
      <w:numFmt w:val="decimal"/>
      <w:lvlText w:val=""/>
      <w:lvlJc w:val="left"/>
    </w:lvl>
    <w:lvl w:ilvl="3" w:tplc="754AF7B6">
      <w:numFmt w:val="decimal"/>
      <w:lvlText w:val=""/>
      <w:lvlJc w:val="left"/>
    </w:lvl>
    <w:lvl w:ilvl="4" w:tplc="CBB2269E">
      <w:numFmt w:val="decimal"/>
      <w:lvlText w:val=""/>
      <w:lvlJc w:val="left"/>
    </w:lvl>
    <w:lvl w:ilvl="5" w:tplc="E7E01938">
      <w:numFmt w:val="decimal"/>
      <w:lvlText w:val=""/>
      <w:lvlJc w:val="left"/>
    </w:lvl>
    <w:lvl w:ilvl="6" w:tplc="D5BC31AA">
      <w:numFmt w:val="decimal"/>
      <w:lvlText w:val=""/>
      <w:lvlJc w:val="left"/>
    </w:lvl>
    <w:lvl w:ilvl="7" w:tplc="B8A4EA2E">
      <w:numFmt w:val="decimal"/>
      <w:lvlText w:val=""/>
      <w:lvlJc w:val="left"/>
    </w:lvl>
    <w:lvl w:ilvl="8" w:tplc="763E842E">
      <w:numFmt w:val="decimal"/>
      <w:lvlText w:val=""/>
      <w:lvlJc w:val="left"/>
    </w:lvl>
  </w:abstractNum>
  <w:abstractNum w:abstractNumId="381">
    <w:nsid w:val="393B5076"/>
    <w:multiLevelType w:val="hybridMultilevel"/>
    <w:tmpl w:val="5B6E0F7A"/>
    <w:lvl w:ilvl="0" w:tplc="3A6003B6">
      <w:start w:val="1"/>
      <w:numFmt w:val="decimal"/>
      <w:lvlText w:val="%1."/>
      <w:lvlJc w:val="left"/>
    </w:lvl>
    <w:lvl w:ilvl="1" w:tplc="D8105D82">
      <w:numFmt w:val="decimal"/>
      <w:lvlText w:val=""/>
      <w:lvlJc w:val="left"/>
    </w:lvl>
    <w:lvl w:ilvl="2" w:tplc="BC6CF1C6">
      <w:numFmt w:val="decimal"/>
      <w:lvlText w:val=""/>
      <w:lvlJc w:val="left"/>
    </w:lvl>
    <w:lvl w:ilvl="3" w:tplc="BB320452">
      <w:numFmt w:val="decimal"/>
      <w:lvlText w:val=""/>
      <w:lvlJc w:val="left"/>
    </w:lvl>
    <w:lvl w:ilvl="4" w:tplc="035ADB12">
      <w:numFmt w:val="decimal"/>
      <w:lvlText w:val=""/>
      <w:lvlJc w:val="left"/>
    </w:lvl>
    <w:lvl w:ilvl="5" w:tplc="CC5ED16C">
      <w:numFmt w:val="decimal"/>
      <w:lvlText w:val=""/>
      <w:lvlJc w:val="left"/>
    </w:lvl>
    <w:lvl w:ilvl="6" w:tplc="D0C6F21C">
      <w:numFmt w:val="decimal"/>
      <w:lvlText w:val=""/>
      <w:lvlJc w:val="left"/>
    </w:lvl>
    <w:lvl w:ilvl="7" w:tplc="A68A6BC4">
      <w:numFmt w:val="decimal"/>
      <w:lvlText w:val=""/>
      <w:lvlJc w:val="left"/>
    </w:lvl>
    <w:lvl w:ilvl="8" w:tplc="DC88F98A">
      <w:numFmt w:val="decimal"/>
      <w:lvlText w:val=""/>
      <w:lvlJc w:val="left"/>
    </w:lvl>
  </w:abstractNum>
  <w:abstractNum w:abstractNumId="382">
    <w:nsid w:val="39629FFA"/>
    <w:multiLevelType w:val="hybridMultilevel"/>
    <w:tmpl w:val="6688CCD2"/>
    <w:lvl w:ilvl="0" w:tplc="2714B266">
      <w:start w:val="3"/>
      <w:numFmt w:val="upperLetter"/>
      <w:lvlText w:val="%1."/>
      <w:lvlJc w:val="left"/>
    </w:lvl>
    <w:lvl w:ilvl="1" w:tplc="70D03BDC">
      <w:numFmt w:val="decimal"/>
      <w:lvlText w:val=""/>
      <w:lvlJc w:val="left"/>
    </w:lvl>
    <w:lvl w:ilvl="2" w:tplc="E6A25FD0">
      <w:numFmt w:val="decimal"/>
      <w:lvlText w:val=""/>
      <w:lvlJc w:val="left"/>
    </w:lvl>
    <w:lvl w:ilvl="3" w:tplc="44A26620">
      <w:numFmt w:val="decimal"/>
      <w:lvlText w:val=""/>
      <w:lvlJc w:val="left"/>
    </w:lvl>
    <w:lvl w:ilvl="4" w:tplc="4C5861F8">
      <w:numFmt w:val="decimal"/>
      <w:lvlText w:val=""/>
      <w:lvlJc w:val="left"/>
    </w:lvl>
    <w:lvl w:ilvl="5" w:tplc="D37E3F48">
      <w:numFmt w:val="decimal"/>
      <w:lvlText w:val=""/>
      <w:lvlJc w:val="left"/>
    </w:lvl>
    <w:lvl w:ilvl="6" w:tplc="3454F9E2">
      <w:numFmt w:val="decimal"/>
      <w:lvlText w:val=""/>
      <w:lvlJc w:val="left"/>
    </w:lvl>
    <w:lvl w:ilvl="7" w:tplc="DA9C50BE">
      <w:numFmt w:val="decimal"/>
      <w:lvlText w:val=""/>
      <w:lvlJc w:val="left"/>
    </w:lvl>
    <w:lvl w:ilvl="8" w:tplc="19E6DD66">
      <w:numFmt w:val="decimal"/>
      <w:lvlText w:val=""/>
      <w:lvlJc w:val="left"/>
    </w:lvl>
  </w:abstractNum>
  <w:abstractNum w:abstractNumId="383">
    <w:nsid w:val="3965EB66"/>
    <w:multiLevelType w:val="hybridMultilevel"/>
    <w:tmpl w:val="1FEE508A"/>
    <w:lvl w:ilvl="0" w:tplc="0DE8F4FE">
      <w:start w:val="2"/>
      <w:numFmt w:val="upperLetter"/>
      <w:lvlText w:val="%1."/>
      <w:lvlJc w:val="left"/>
    </w:lvl>
    <w:lvl w:ilvl="1" w:tplc="3856C3D6">
      <w:numFmt w:val="decimal"/>
      <w:lvlText w:val=""/>
      <w:lvlJc w:val="left"/>
    </w:lvl>
    <w:lvl w:ilvl="2" w:tplc="82940442">
      <w:numFmt w:val="decimal"/>
      <w:lvlText w:val=""/>
      <w:lvlJc w:val="left"/>
    </w:lvl>
    <w:lvl w:ilvl="3" w:tplc="BE461088">
      <w:numFmt w:val="decimal"/>
      <w:lvlText w:val=""/>
      <w:lvlJc w:val="left"/>
    </w:lvl>
    <w:lvl w:ilvl="4" w:tplc="70609B02">
      <w:numFmt w:val="decimal"/>
      <w:lvlText w:val=""/>
      <w:lvlJc w:val="left"/>
    </w:lvl>
    <w:lvl w:ilvl="5" w:tplc="32B4881C">
      <w:numFmt w:val="decimal"/>
      <w:lvlText w:val=""/>
      <w:lvlJc w:val="left"/>
    </w:lvl>
    <w:lvl w:ilvl="6" w:tplc="4136324E">
      <w:numFmt w:val="decimal"/>
      <w:lvlText w:val=""/>
      <w:lvlJc w:val="left"/>
    </w:lvl>
    <w:lvl w:ilvl="7" w:tplc="5E3CB564">
      <w:numFmt w:val="decimal"/>
      <w:lvlText w:val=""/>
      <w:lvlJc w:val="left"/>
    </w:lvl>
    <w:lvl w:ilvl="8" w:tplc="34200484">
      <w:numFmt w:val="decimal"/>
      <w:lvlText w:val=""/>
      <w:lvlJc w:val="left"/>
    </w:lvl>
  </w:abstractNum>
  <w:abstractNum w:abstractNumId="384">
    <w:nsid w:val="39F174C7"/>
    <w:multiLevelType w:val="hybridMultilevel"/>
    <w:tmpl w:val="6B700E56"/>
    <w:lvl w:ilvl="0" w:tplc="790A13D8">
      <w:start w:val="2"/>
      <w:numFmt w:val="upperLetter"/>
      <w:lvlText w:val="%1."/>
      <w:lvlJc w:val="left"/>
    </w:lvl>
    <w:lvl w:ilvl="1" w:tplc="9350E9C4">
      <w:numFmt w:val="decimal"/>
      <w:lvlText w:val=""/>
      <w:lvlJc w:val="left"/>
    </w:lvl>
    <w:lvl w:ilvl="2" w:tplc="B8AE62CC">
      <w:numFmt w:val="decimal"/>
      <w:lvlText w:val=""/>
      <w:lvlJc w:val="left"/>
    </w:lvl>
    <w:lvl w:ilvl="3" w:tplc="C70C9E24">
      <w:numFmt w:val="decimal"/>
      <w:lvlText w:val=""/>
      <w:lvlJc w:val="left"/>
    </w:lvl>
    <w:lvl w:ilvl="4" w:tplc="4DFEA1AA">
      <w:numFmt w:val="decimal"/>
      <w:lvlText w:val=""/>
      <w:lvlJc w:val="left"/>
    </w:lvl>
    <w:lvl w:ilvl="5" w:tplc="6986BC92">
      <w:numFmt w:val="decimal"/>
      <w:lvlText w:val=""/>
      <w:lvlJc w:val="left"/>
    </w:lvl>
    <w:lvl w:ilvl="6" w:tplc="E23CA9A2">
      <w:numFmt w:val="decimal"/>
      <w:lvlText w:val=""/>
      <w:lvlJc w:val="left"/>
    </w:lvl>
    <w:lvl w:ilvl="7" w:tplc="297CCC4C">
      <w:numFmt w:val="decimal"/>
      <w:lvlText w:val=""/>
      <w:lvlJc w:val="left"/>
    </w:lvl>
    <w:lvl w:ilvl="8" w:tplc="16DEB570">
      <w:numFmt w:val="decimal"/>
      <w:lvlText w:val=""/>
      <w:lvlJc w:val="left"/>
    </w:lvl>
  </w:abstractNum>
  <w:abstractNum w:abstractNumId="385">
    <w:nsid w:val="3A4BE92A"/>
    <w:multiLevelType w:val="hybridMultilevel"/>
    <w:tmpl w:val="E4AADE3E"/>
    <w:lvl w:ilvl="0" w:tplc="79A06502">
      <w:start w:val="2"/>
      <w:numFmt w:val="decimal"/>
      <w:lvlText w:val="%1."/>
      <w:lvlJc w:val="left"/>
    </w:lvl>
    <w:lvl w:ilvl="1" w:tplc="903251B0">
      <w:numFmt w:val="decimal"/>
      <w:lvlText w:val=""/>
      <w:lvlJc w:val="left"/>
    </w:lvl>
    <w:lvl w:ilvl="2" w:tplc="2D8220E0">
      <w:numFmt w:val="decimal"/>
      <w:lvlText w:val=""/>
      <w:lvlJc w:val="left"/>
    </w:lvl>
    <w:lvl w:ilvl="3" w:tplc="8B8A8FA8">
      <w:numFmt w:val="decimal"/>
      <w:lvlText w:val=""/>
      <w:lvlJc w:val="left"/>
    </w:lvl>
    <w:lvl w:ilvl="4" w:tplc="A63AAC34">
      <w:numFmt w:val="decimal"/>
      <w:lvlText w:val=""/>
      <w:lvlJc w:val="left"/>
    </w:lvl>
    <w:lvl w:ilvl="5" w:tplc="E8DCE314">
      <w:numFmt w:val="decimal"/>
      <w:lvlText w:val=""/>
      <w:lvlJc w:val="left"/>
    </w:lvl>
    <w:lvl w:ilvl="6" w:tplc="1CEE1904">
      <w:numFmt w:val="decimal"/>
      <w:lvlText w:val=""/>
      <w:lvlJc w:val="left"/>
    </w:lvl>
    <w:lvl w:ilvl="7" w:tplc="2CDA2A02">
      <w:numFmt w:val="decimal"/>
      <w:lvlText w:val=""/>
      <w:lvlJc w:val="left"/>
    </w:lvl>
    <w:lvl w:ilvl="8" w:tplc="E3A0107A">
      <w:numFmt w:val="decimal"/>
      <w:lvlText w:val=""/>
      <w:lvlJc w:val="left"/>
    </w:lvl>
  </w:abstractNum>
  <w:abstractNum w:abstractNumId="386">
    <w:nsid w:val="3A541011"/>
    <w:multiLevelType w:val="hybridMultilevel"/>
    <w:tmpl w:val="99642528"/>
    <w:lvl w:ilvl="0" w:tplc="E8824D26">
      <w:start w:val="2"/>
      <w:numFmt w:val="decimal"/>
      <w:lvlText w:val="%1."/>
      <w:lvlJc w:val="left"/>
    </w:lvl>
    <w:lvl w:ilvl="1" w:tplc="0D946240">
      <w:numFmt w:val="decimal"/>
      <w:lvlText w:val=""/>
      <w:lvlJc w:val="left"/>
    </w:lvl>
    <w:lvl w:ilvl="2" w:tplc="A58C83B8">
      <w:numFmt w:val="decimal"/>
      <w:lvlText w:val=""/>
      <w:lvlJc w:val="left"/>
    </w:lvl>
    <w:lvl w:ilvl="3" w:tplc="8774DA72">
      <w:numFmt w:val="decimal"/>
      <w:lvlText w:val=""/>
      <w:lvlJc w:val="left"/>
    </w:lvl>
    <w:lvl w:ilvl="4" w:tplc="F18E6A2A">
      <w:numFmt w:val="decimal"/>
      <w:lvlText w:val=""/>
      <w:lvlJc w:val="left"/>
    </w:lvl>
    <w:lvl w:ilvl="5" w:tplc="2A3E16FC">
      <w:numFmt w:val="decimal"/>
      <w:lvlText w:val=""/>
      <w:lvlJc w:val="left"/>
    </w:lvl>
    <w:lvl w:ilvl="6" w:tplc="2C4E2F9A">
      <w:numFmt w:val="decimal"/>
      <w:lvlText w:val=""/>
      <w:lvlJc w:val="left"/>
    </w:lvl>
    <w:lvl w:ilvl="7" w:tplc="90548A32">
      <w:numFmt w:val="decimal"/>
      <w:lvlText w:val=""/>
      <w:lvlJc w:val="left"/>
    </w:lvl>
    <w:lvl w:ilvl="8" w:tplc="469E835E">
      <w:numFmt w:val="decimal"/>
      <w:lvlText w:val=""/>
      <w:lvlJc w:val="left"/>
    </w:lvl>
  </w:abstractNum>
  <w:abstractNum w:abstractNumId="387">
    <w:nsid w:val="3A849116"/>
    <w:multiLevelType w:val="hybridMultilevel"/>
    <w:tmpl w:val="2EACC390"/>
    <w:lvl w:ilvl="0" w:tplc="F82E9850">
      <w:start w:val="1"/>
      <w:numFmt w:val="bullet"/>
      <w:lvlText w:val="•"/>
      <w:lvlJc w:val="left"/>
    </w:lvl>
    <w:lvl w:ilvl="1" w:tplc="CEEE1582">
      <w:numFmt w:val="decimal"/>
      <w:lvlText w:val=""/>
      <w:lvlJc w:val="left"/>
    </w:lvl>
    <w:lvl w:ilvl="2" w:tplc="A054366C">
      <w:numFmt w:val="decimal"/>
      <w:lvlText w:val=""/>
      <w:lvlJc w:val="left"/>
    </w:lvl>
    <w:lvl w:ilvl="3" w:tplc="45B80196">
      <w:numFmt w:val="decimal"/>
      <w:lvlText w:val=""/>
      <w:lvlJc w:val="left"/>
    </w:lvl>
    <w:lvl w:ilvl="4" w:tplc="559E0AE0">
      <w:numFmt w:val="decimal"/>
      <w:lvlText w:val=""/>
      <w:lvlJc w:val="left"/>
    </w:lvl>
    <w:lvl w:ilvl="5" w:tplc="A9104116">
      <w:numFmt w:val="decimal"/>
      <w:lvlText w:val=""/>
      <w:lvlJc w:val="left"/>
    </w:lvl>
    <w:lvl w:ilvl="6" w:tplc="73EED2FE">
      <w:numFmt w:val="decimal"/>
      <w:lvlText w:val=""/>
      <w:lvlJc w:val="left"/>
    </w:lvl>
    <w:lvl w:ilvl="7" w:tplc="111494F8">
      <w:numFmt w:val="decimal"/>
      <w:lvlText w:val=""/>
      <w:lvlJc w:val="left"/>
    </w:lvl>
    <w:lvl w:ilvl="8" w:tplc="61C64202">
      <w:numFmt w:val="decimal"/>
      <w:lvlText w:val=""/>
      <w:lvlJc w:val="left"/>
    </w:lvl>
  </w:abstractNum>
  <w:abstractNum w:abstractNumId="388">
    <w:nsid w:val="3A86D445"/>
    <w:multiLevelType w:val="hybridMultilevel"/>
    <w:tmpl w:val="9EA488DE"/>
    <w:lvl w:ilvl="0" w:tplc="392A4FC8">
      <w:start w:val="1"/>
      <w:numFmt w:val="upperLetter"/>
      <w:lvlText w:val="%1."/>
      <w:lvlJc w:val="left"/>
    </w:lvl>
    <w:lvl w:ilvl="1" w:tplc="0C78BEA8">
      <w:numFmt w:val="decimal"/>
      <w:lvlText w:val=""/>
      <w:lvlJc w:val="left"/>
    </w:lvl>
    <w:lvl w:ilvl="2" w:tplc="B57602A6">
      <w:numFmt w:val="decimal"/>
      <w:lvlText w:val=""/>
      <w:lvlJc w:val="left"/>
    </w:lvl>
    <w:lvl w:ilvl="3" w:tplc="0E10E15A">
      <w:numFmt w:val="decimal"/>
      <w:lvlText w:val=""/>
      <w:lvlJc w:val="left"/>
    </w:lvl>
    <w:lvl w:ilvl="4" w:tplc="BBCAD07C">
      <w:numFmt w:val="decimal"/>
      <w:lvlText w:val=""/>
      <w:lvlJc w:val="left"/>
    </w:lvl>
    <w:lvl w:ilvl="5" w:tplc="D7CAE070">
      <w:numFmt w:val="decimal"/>
      <w:lvlText w:val=""/>
      <w:lvlJc w:val="left"/>
    </w:lvl>
    <w:lvl w:ilvl="6" w:tplc="E87A4C38">
      <w:numFmt w:val="decimal"/>
      <w:lvlText w:val=""/>
      <w:lvlJc w:val="left"/>
    </w:lvl>
    <w:lvl w:ilvl="7" w:tplc="6938EB90">
      <w:numFmt w:val="decimal"/>
      <w:lvlText w:val=""/>
      <w:lvlJc w:val="left"/>
    </w:lvl>
    <w:lvl w:ilvl="8" w:tplc="9308297C">
      <w:numFmt w:val="decimal"/>
      <w:lvlText w:val=""/>
      <w:lvlJc w:val="left"/>
    </w:lvl>
  </w:abstractNum>
  <w:abstractNum w:abstractNumId="389">
    <w:nsid w:val="3AA88B3C"/>
    <w:multiLevelType w:val="hybridMultilevel"/>
    <w:tmpl w:val="94CE16F8"/>
    <w:lvl w:ilvl="0" w:tplc="70A01A8E">
      <w:start w:val="2"/>
      <w:numFmt w:val="upperLetter"/>
      <w:lvlText w:val="%1."/>
      <w:lvlJc w:val="left"/>
    </w:lvl>
    <w:lvl w:ilvl="1" w:tplc="06EAA004">
      <w:start w:val="1"/>
      <w:numFmt w:val="bullet"/>
      <w:lvlText w:val="−"/>
      <w:lvlJc w:val="left"/>
    </w:lvl>
    <w:lvl w:ilvl="2" w:tplc="208AC506">
      <w:numFmt w:val="decimal"/>
      <w:lvlText w:val=""/>
      <w:lvlJc w:val="left"/>
    </w:lvl>
    <w:lvl w:ilvl="3" w:tplc="1038B3F0">
      <w:numFmt w:val="decimal"/>
      <w:lvlText w:val=""/>
      <w:lvlJc w:val="left"/>
    </w:lvl>
    <w:lvl w:ilvl="4" w:tplc="73F4C6B8">
      <w:numFmt w:val="decimal"/>
      <w:lvlText w:val=""/>
      <w:lvlJc w:val="left"/>
    </w:lvl>
    <w:lvl w:ilvl="5" w:tplc="F5DEDCAC">
      <w:numFmt w:val="decimal"/>
      <w:lvlText w:val=""/>
      <w:lvlJc w:val="left"/>
    </w:lvl>
    <w:lvl w:ilvl="6" w:tplc="667E5298">
      <w:numFmt w:val="decimal"/>
      <w:lvlText w:val=""/>
      <w:lvlJc w:val="left"/>
    </w:lvl>
    <w:lvl w:ilvl="7" w:tplc="EB1C4A7E">
      <w:numFmt w:val="decimal"/>
      <w:lvlText w:val=""/>
      <w:lvlJc w:val="left"/>
    </w:lvl>
    <w:lvl w:ilvl="8" w:tplc="46B4B5D8">
      <w:numFmt w:val="decimal"/>
      <w:lvlText w:val=""/>
      <w:lvlJc w:val="left"/>
    </w:lvl>
  </w:abstractNum>
  <w:abstractNum w:abstractNumId="390">
    <w:nsid w:val="3ACC76B1"/>
    <w:multiLevelType w:val="hybridMultilevel"/>
    <w:tmpl w:val="2C52AC8C"/>
    <w:lvl w:ilvl="0" w:tplc="01AED30C">
      <w:start w:val="1"/>
      <w:numFmt w:val="decimal"/>
      <w:lvlText w:val="%1."/>
      <w:lvlJc w:val="left"/>
    </w:lvl>
    <w:lvl w:ilvl="1" w:tplc="15E2C85A">
      <w:numFmt w:val="decimal"/>
      <w:lvlText w:val=""/>
      <w:lvlJc w:val="left"/>
    </w:lvl>
    <w:lvl w:ilvl="2" w:tplc="B03EBF58">
      <w:numFmt w:val="decimal"/>
      <w:lvlText w:val=""/>
      <w:lvlJc w:val="left"/>
    </w:lvl>
    <w:lvl w:ilvl="3" w:tplc="164477CA">
      <w:numFmt w:val="decimal"/>
      <w:lvlText w:val=""/>
      <w:lvlJc w:val="left"/>
    </w:lvl>
    <w:lvl w:ilvl="4" w:tplc="F0186A16">
      <w:numFmt w:val="decimal"/>
      <w:lvlText w:val=""/>
      <w:lvlJc w:val="left"/>
    </w:lvl>
    <w:lvl w:ilvl="5" w:tplc="310037D2">
      <w:numFmt w:val="decimal"/>
      <w:lvlText w:val=""/>
      <w:lvlJc w:val="left"/>
    </w:lvl>
    <w:lvl w:ilvl="6" w:tplc="EEE09656">
      <w:numFmt w:val="decimal"/>
      <w:lvlText w:val=""/>
      <w:lvlJc w:val="left"/>
    </w:lvl>
    <w:lvl w:ilvl="7" w:tplc="D96EFC76">
      <w:numFmt w:val="decimal"/>
      <w:lvlText w:val=""/>
      <w:lvlJc w:val="left"/>
    </w:lvl>
    <w:lvl w:ilvl="8" w:tplc="F95272AA">
      <w:numFmt w:val="decimal"/>
      <w:lvlText w:val=""/>
      <w:lvlJc w:val="left"/>
    </w:lvl>
  </w:abstractNum>
  <w:abstractNum w:abstractNumId="391">
    <w:nsid w:val="3ADF331D"/>
    <w:multiLevelType w:val="hybridMultilevel"/>
    <w:tmpl w:val="2F4243F6"/>
    <w:lvl w:ilvl="0" w:tplc="98E2AC5A">
      <w:start w:val="1"/>
      <w:numFmt w:val="upperLetter"/>
      <w:lvlText w:val="%1."/>
      <w:lvlJc w:val="left"/>
    </w:lvl>
    <w:lvl w:ilvl="1" w:tplc="A69AE254">
      <w:start w:val="1"/>
      <w:numFmt w:val="bullet"/>
      <w:lvlText w:val="У"/>
      <w:lvlJc w:val="left"/>
    </w:lvl>
    <w:lvl w:ilvl="2" w:tplc="70FAC564">
      <w:start w:val="1"/>
      <w:numFmt w:val="bullet"/>
      <w:lvlText w:val="−"/>
      <w:lvlJc w:val="left"/>
    </w:lvl>
    <w:lvl w:ilvl="3" w:tplc="40EE6F98">
      <w:numFmt w:val="decimal"/>
      <w:lvlText w:val=""/>
      <w:lvlJc w:val="left"/>
    </w:lvl>
    <w:lvl w:ilvl="4" w:tplc="B5AC16E6">
      <w:numFmt w:val="decimal"/>
      <w:lvlText w:val=""/>
      <w:lvlJc w:val="left"/>
    </w:lvl>
    <w:lvl w:ilvl="5" w:tplc="F00A4552">
      <w:numFmt w:val="decimal"/>
      <w:lvlText w:val=""/>
      <w:lvlJc w:val="left"/>
    </w:lvl>
    <w:lvl w:ilvl="6" w:tplc="ECFC27DA">
      <w:numFmt w:val="decimal"/>
      <w:lvlText w:val=""/>
      <w:lvlJc w:val="left"/>
    </w:lvl>
    <w:lvl w:ilvl="7" w:tplc="59DA7AE6">
      <w:numFmt w:val="decimal"/>
      <w:lvlText w:val=""/>
      <w:lvlJc w:val="left"/>
    </w:lvl>
    <w:lvl w:ilvl="8" w:tplc="2EC48204">
      <w:numFmt w:val="decimal"/>
      <w:lvlText w:val=""/>
      <w:lvlJc w:val="left"/>
    </w:lvl>
  </w:abstractNum>
  <w:abstractNum w:abstractNumId="392">
    <w:nsid w:val="3AE37D86"/>
    <w:multiLevelType w:val="hybridMultilevel"/>
    <w:tmpl w:val="B8285778"/>
    <w:lvl w:ilvl="0" w:tplc="020031A8">
      <w:start w:val="2"/>
      <w:numFmt w:val="upperLetter"/>
      <w:lvlText w:val="%1."/>
      <w:lvlJc w:val="left"/>
    </w:lvl>
    <w:lvl w:ilvl="1" w:tplc="807489B8">
      <w:numFmt w:val="decimal"/>
      <w:lvlText w:val=""/>
      <w:lvlJc w:val="left"/>
    </w:lvl>
    <w:lvl w:ilvl="2" w:tplc="EF88FC20">
      <w:numFmt w:val="decimal"/>
      <w:lvlText w:val=""/>
      <w:lvlJc w:val="left"/>
    </w:lvl>
    <w:lvl w:ilvl="3" w:tplc="F1CEF156">
      <w:numFmt w:val="decimal"/>
      <w:lvlText w:val=""/>
      <w:lvlJc w:val="left"/>
    </w:lvl>
    <w:lvl w:ilvl="4" w:tplc="3280C1FC">
      <w:numFmt w:val="decimal"/>
      <w:lvlText w:val=""/>
      <w:lvlJc w:val="left"/>
    </w:lvl>
    <w:lvl w:ilvl="5" w:tplc="6B20479E">
      <w:numFmt w:val="decimal"/>
      <w:lvlText w:val=""/>
      <w:lvlJc w:val="left"/>
    </w:lvl>
    <w:lvl w:ilvl="6" w:tplc="0D5008AE">
      <w:numFmt w:val="decimal"/>
      <w:lvlText w:val=""/>
      <w:lvlJc w:val="left"/>
    </w:lvl>
    <w:lvl w:ilvl="7" w:tplc="3E24430A">
      <w:numFmt w:val="decimal"/>
      <w:lvlText w:val=""/>
      <w:lvlJc w:val="left"/>
    </w:lvl>
    <w:lvl w:ilvl="8" w:tplc="2ACC1B4E">
      <w:numFmt w:val="decimal"/>
      <w:lvlText w:val=""/>
      <w:lvlJc w:val="left"/>
    </w:lvl>
  </w:abstractNum>
  <w:abstractNum w:abstractNumId="393">
    <w:nsid w:val="3AF676B7"/>
    <w:multiLevelType w:val="hybridMultilevel"/>
    <w:tmpl w:val="B75E4032"/>
    <w:lvl w:ilvl="0" w:tplc="444A3EAC">
      <w:start w:val="4"/>
      <w:numFmt w:val="decimal"/>
      <w:lvlText w:val="%1."/>
      <w:lvlJc w:val="left"/>
    </w:lvl>
    <w:lvl w:ilvl="1" w:tplc="D75C7094">
      <w:numFmt w:val="decimal"/>
      <w:lvlText w:val=""/>
      <w:lvlJc w:val="left"/>
    </w:lvl>
    <w:lvl w:ilvl="2" w:tplc="590C9830">
      <w:numFmt w:val="decimal"/>
      <w:lvlText w:val=""/>
      <w:lvlJc w:val="left"/>
    </w:lvl>
    <w:lvl w:ilvl="3" w:tplc="E9D06266">
      <w:numFmt w:val="decimal"/>
      <w:lvlText w:val=""/>
      <w:lvlJc w:val="left"/>
    </w:lvl>
    <w:lvl w:ilvl="4" w:tplc="53984D74">
      <w:numFmt w:val="decimal"/>
      <w:lvlText w:val=""/>
      <w:lvlJc w:val="left"/>
    </w:lvl>
    <w:lvl w:ilvl="5" w:tplc="F08E3248">
      <w:numFmt w:val="decimal"/>
      <w:lvlText w:val=""/>
      <w:lvlJc w:val="left"/>
    </w:lvl>
    <w:lvl w:ilvl="6" w:tplc="3C74AFE0">
      <w:numFmt w:val="decimal"/>
      <w:lvlText w:val=""/>
      <w:lvlJc w:val="left"/>
    </w:lvl>
    <w:lvl w:ilvl="7" w:tplc="D2C8F8EE">
      <w:numFmt w:val="decimal"/>
      <w:lvlText w:val=""/>
      <w:lvlJc w:val="left"/>
    </w:lvl>
    <w:lvl w:ilvl="8" w:tplc="6240886E">
      <w:numFmt w:val="decimal"/>
      <w:lvlText w:val=""/>
      <w:lvlJc w:val="left"/>
    </w:lvl>
  </w:abstractNum>
  <w:abstractNum w:abstractNumId="394">
    <w:nsid w:val="3AF6A220"/>
    <w:multiLevelType w:val="hybridMultilevel"/>
    <w:tmpl w:val="F61A00D4"/>
    <w:lvl w:ilvl="0" w:tplc="20C6B648">
      <w:start w:val="1"/>
      <w:numFmt w:val="bullet"/>
      <w:lvlText w:val="("/>
      <w:lvlJc w:val="left"/>
    </w:lvl>
    <w:lvl w:ilvl="1" w:tplc="6288814E">
      <w:numFmt w:val="decimal"/>
      <w:lvlText w:val=""/>
      <w:lvlJc w:val="left"/>
    </w:lvl>
    <w:lvl w:ilvl="2" w:tplc="1C380D5E">
      <w:numFmt w:val="decimal"/>
      <w:lvlText w:val=""/>
      <w:lvlJc w:val="left"/>
    </w:lvl>
    <w:lvl w:ilvl="3" w:tplc="2FF4FBA0">
      <w:numFmt w:val="decimal"/>
      <w:lvlText w:val=""/>
      <w:lvlJc w:val="left"/>
    </w:lvl>
    <w:lvl w:ilvl="4" w:tplc="B08ECEDA">
      <w:numFmt w:val="decimal"/>
      <w:lvlText w:val=""/>
      <w:lvlJc w:val="left"/>
    </w:lvl>
    <w:lvl w:ilvl="5" w:tplc="0916DF94">
      <w:numFmt w:val="decimal"/>
      <w:lvlText w:val=""/>
      <w:lvlJc w:val="left"/>
    </w:lvl>
    <w:lvl w:ilvl="6" w:tplc="B2F86100">
      <w:numFmt w:val="decimal"/>
      <w:lvlText w:val=""/>
      <w:lvlJc w:val="left"/>
    </w:lvl>
    <w:lvl w:ilvl="7" w:tplc="B57AB910">
      <w:numFmt w:val="decimal"/>
      <w:lvlText w:val=""/>
      <w:lvlJc w:val="left"/>
    </w:lvl>
    <w:lvl w:ilvl="8" w:tplc="3FC867D0">
      <w:numFmt w:val="decimal"/>
      <w:lvlText w:val=""/>
      <w:lvlJc w:val="left"/>
    </w:lvl>
  </w:abstractNum>
  <w:abstractNum w:abstractNumId="395">
    <w:nsid w:val="3AFA746F"/>
    <w:multiLevelType w:val="hybridMultilevel"/>
    <w:tmpl w:val="09649354"/>
    <w:lvl w:ilvl="0" w:tplc="891EEFC4">
      <w:start w:val="1"/>
      <w:numFmt w:val="bullet"/>
      <w:lvlText w:val="•"/>
      <w:lvlJc w:val="left"/>
    </w:lvl>
    <w:lvl w:ilvl="1" w:tplc="C220CD56">
      <w:numFmt w:val="decimal"/>
      <w:lvlText w:val=""/>
      <w:lvlJc w:val="left"/>
    </w:lvl>
    <w:lvl w:ilvl="2" w:tplc="F2EE3942">
      <w:numFmt w:val="decimal"/>
      <w:lvlText w:val=""/>
      <w:lvlJc w:val="left"/>
    </w:lvl>
    <w:lvl w:ilvl="3" w:tplc="1D245C22">
      <w:numFmt w:val="decimal"/>
      <w:lvlText w:val=""/>
      <w:lvlJc w:val="left"/>
    </w:lvl>
    <w:lvl w:ilvl="4" w:tplc="17323B3A">
      <w:numFmt w:val="decimal"/>
      <w:lvlText w:val=""/>
      <w:lvlJc w:val="left"/>
    </w:lvl>
    <w:lvl w:ilvl="5" w:tplc="A94AFA46">
      <w:numFmt w:val="decimal"/>
      <w:lvlText w:val=""/>
      <w:lvlJc w:val="left"/>
    </w:lvl>
    <w:lvl w:ilvl="6" w:tplc="0200075C">
      <w:numFmt w:val="decimal"/>
      <w:lvlText w:val=""/>
      <w:lvlJc w:val="left"/>
    </w:lvl>
    <w:lvl w:ilvl="7" w:tplc="C68CA340">
      <w:numFmt w:val="decimal"/>
      <w:lvlText w:val=""/>
      <w:lvlJc w:val="left"/>
    </w:lvl>
    <w:lvl w:ilvl="8" w:tplc="63146C82">
      <w:numFmt w:val="decimal"/>
      <w:lvlText w:val=""/>
      <w:lvlJc w:val="left"/>
    </w:lvl>
  </w:abstractNum>
  <w:abstractNum w:abstractNumId="396">
    <w:nsid w:val="3B0A3B87"/>
    <w:multiLevelType w:val="hybridMultilevel"/>
    <w:tmpl w:val="353C9D94"/>
    <w:lvl w:ilvl="0" w:tplc="C80C0E80">
      <w:start w:val="1"/>
      <w:numFmt w:val="upperLetter"/>
      <w:lvlText w:val="%1."/>
      <w:lvlJc w:val="left"/>
    </w:lvl>
    <w:lvl w:ilvl="1" w:tplc="BF56EB50">
      <w:numFmt w:val="decimal"/>
      <w:lvlText w:val=""/>
      <w:lvlJc w:val="left"/>
    </w:lvl>
    <w:lvl w:ilvl="2" w:tplc="ED0C6A8C">
      <w:numFmt w:val="decimal"/>
      <w:lvlText w:val=""/>
      <w:lvlJc w:val="left"/>
    </w:lvl>
    <w:lvl w:ilvl="3" w:tplc="D5EC6DBE">
      <w:numFmt w:val="decimal"/>
      <w:lvlText w:val=""/>
      <w:lvlJc w:val="left"/>
    </w:lvl>
    <w:lvl w:ilvl="4" w:tplc="73620D80">
      <w:numFmt w:val="decimal"/>
      <w:lvlText w:val=""/>
      <w:lvlJc w:val="left"/>
    </w:lvl>
    <w:lvl w:ilvl="5" w:tplc="4B92AC30">
      <w:numFmt w:val="decimal"/>
      <w:lvlText w:val=""/>
      <w:lvlJc w:val="left"/>
    </w:lvl>
    <w:lvl w:ilvl="6" w:tplc="63B4729C">
      <w:numFmt w:val="decimal"/>
      <w:lvlText w:val=""/>
      <w:lvlJc w:val="left"/>
    </w:lvl>
    <w:lvl w:ilvl="7" w:tplc="6FCEAA80">
      <w:numFmt w:val="decimal"/>
      <w:lvlText w:val=""/>
      <w:lvlJc w:val="left"/>
    </w:lvl>
    <w:lvl w:ilvl="8" w:tplc="9B34BA38">
      <w:numFmt w:val="decimal"/>
      <w:lvlText w:val=""/>
      <w:lvlJc w:val="left"/>
    </w:lvl>
  </w:abstractNum>
  <w:abstractNum w:abstractNumId="397">
    <w:nsid w:val="3B121183"/>
    <w:multiLevelType w:val="hybridMultilevel"/>
    <w:tmpl w:val="5C9A056E"/>
    <w:lvl w:ilvl="0" w:tplc="86B438FA">
      <w:start w:val="1"/>
      <w:numFmt w:val="upperLetter"/>
      <w:lvlText w:val="%1."/>
      <w:lvlJc w:val="left"/>
    </w:lvl>
    <w:lvl w:ilvl="1" w:tplc="2100795C">
      <w:numFmt w:val="decimal"/>
      <w:lvlText w:val=""/>
      <w:lvlJc w:val="left"/>
    </w:lvl>
    <w:lvl w:ilvl="2" w:tplc="58A63D2C">
      <w:numFmt w:val="decimal"/>
      <w:lvlText w:val=""/>
      <w:lvlJc w:val="left"/>
    </w:lvl>
    <w:lvl w:ilvl="3" w:tplc="19FA0694">
      <w:numFmt w:val="decimal"/>
      <w:lvlText w:val=""/>
      <w:lvlJc w:val="left"/>
    </w:lvl>
    <w:lvl w:ilvl="4" w:tplc="CD302240">
      <w:numFmt w:val="decimal"/>
      <w:lvlText w:val=""/>
      <w:lvlJc w:val="left"/>
    </w:lvl>
    <w:lvl w:ilvl="5" w:tplc="4634BE8C">
      <w:numFmt w:val="decimal"/>
      <w:lvlText w:val=""/>
      <w:lvlJc w:val="left"/>
    </w:lvl>
    <w:lvl w:ilvl="6" w:tplc="831C6608">
      <w:numFmt w:val="decimal"/>
      <w:lvlText w:val=""/>
      <w:lvlJc w:val="left"/>
    </w:lvl>
    <w:lvl w:ilvl="7" w:tplc="BC0A51CA">
      <w:numFmt w:val="decimal"/>
      <w:lvlText w:val=""/>
      <w:lvlJc w:val="left"/>
    </w:lvl>
    <w:lvl w:ilvl="8" w:tplc="1218648A">
      <w:numFmt w:val="decimal"/>
      <w:lvlText w:val=""/>
      <w:lvlJc w:val="left"/>
    </w:lvl>
  </w:abstractNum>
  <w:abstractNum w:abstractNumId="398">
    <w:nsid w:val="3B3A67C5"/>
    <w:multiLevelType w:val="hybridMultilevel"/>
    <w:tmpl w:val="83AE135A"/>
    <w:lvl w:ilvl="0" w:tplc="E93A143C">
      <w:start w:val="1"/>
      <w:numFmt w:val="bullet"/>
      <w:lvlText w:val="в"/>
      <w:lvlJc w:val="left"/>
    </w:lvl>
    <w:lvl w:ilvl="1" w:tplc="9356B506">
      <w:start w:val="1"/>
      <w:numFmt w:val="bullet"/>
      <w:lvlText w:val="−"/>
      <w:lvlJc w:val="left"/>
    </w:lvl>
    <w:lvl w:ilvl="2" w:tplc="3BCEE1EA">
      <w:numFmt w:val="decimal"/>
      <w:lvlText w:val=""/>
      <w:lvlJc w:val="left"/>
    </w:lvl>
    <w:lvl w:ilvl="3" w:tplc="4B904D22">
      <w:numFmt w:val="decimal"/>
      <w:lvlText w:val=""/>
      <w:lvlJc w:val="left"/>
    </w:lvl>
    <w:lvl w:ilvl="4" w:tplc="9EA48D94">
      <w:numFmt w:val="decimal"/>
      <w:lvlText w:val=""/>
      <w:lvlJc w:val="left"/>
    </w:lvl>
    <w:lvl w:ilvl="5" w:tplc="114E3A3E">
      <w:numFmt w:val="decimal"/>
      <w:lvlText w:val=""/>
      <w:lvlJc w:val="left"/>
    </w:lvl>
    <w:lvl w:ilvl="6" w:tplc="AFD4D602">
      <w:numFmt w:val="decimal"/>
      <w:lvlText w:val=""/>
      <w:lvlJc w:val="left"/>
    </w:lvl>
    <w:lvl w:ilvl="7" w:tplc="820A5276">
      <w:numFmt w:val="decimal"/>
      <w:lvlText w:val=""/>
      <w:lvlJc w:val="left"/>
    </w:lvl>
    <w:lvl w:ilvl="8" w:tplc="F2C873A0">
      <w:numFmt w:val="decimal"/>
      <w:lvlText w:val=""/>
      <w:lvlJc w:val="left"/>
    </w:lvl>
  </w:abstractNum>
  <w:abstractNum w:abstractNumId="399">
    <w:nsid w:val="3B52115C"/>
    <w:multiLevelType w:val="hybridMultilevel"/>
    <w:tmpl w:val="CDA6F6B2"/>
    <w:lvl w:ilvl="0" w:tplc="C72698FE">
      <w:start w:val="1"/>
      <w:numFmt w:val="bullet"/>
      <w:lvlText w:val="2"/>
      <w:lvlJc w:val="left"/>
    </w:lvl>
    <w:lvl w:ilvl="1" w:tplc="B5B219B8">
      <w:numFmt w:val="decimal"/>
      <w:lvlText w:val=""/>
      <w:lvlJc w:val="left"/>
    </w:lvl>
    <w:lvl w:ilvl="2" w:tplc="0908B318">
      <w:numFmt w:val="decimal"/>
      <w:lvlText w:val=""/>
      <w:lvlJc w:val="left"/>
    </w:lvl>
    <w:lvl w:ilvl="3" w:tplc="1010B33A">
      <w:numFmt w:val="decimal"/>
      <w:lvlText w:val=""/>
      <w:lvlJc w:val="left"/>
    </w:lvl>
    <w:lvl w:ilvl="4" w:tplc="68087CAA">
      <w:numFmt w:val="decimal"/>
      <w:lvlText w:val=""/>
      <w:lvlJc w:val="left"/>
    </w:lvl>
    <w:lvl w:ilvl="5" w:tplc="2BF0E386">
      <w:numFmt w:val="decimal"/>
      <w:lvlText w:val=""/>
      <w:lvlJc w:val="left"/>
    </w:lvl>
    <w:lvl w:ilvl="6" w:tplc="284C5726">
      <w:numFmt w:val="decimal"/>
      <w:lvlText w:val=""/>
      <w:lvlJc w:val="left"/>
    </w:lvl>
    <w:lvl w:ilvl="7" w:tplc="D19839B4">
      <w:numFmt w:val="decimal"/>
      <w:lvlText w:val=""/>
      <w:lvlJc w:val="left"/>
    </w:lvl>
    <w:lvl w:ilvl="8" w:tplc="F5ECEBB2">
      <w:numFmt w:val="decimal"/>
      <w:lvlText w:val=""/>
      <w:lvlJc w:val="left"/>
    </w:lvl>
  </w:abstractNum>
  <w:abstractNum w:abstractNumId="400">
    <w:nsid w:val="3B7139DD"/>
    <w:multiLevelType w:val="hybridMultilevel"/>
    <w:tmpl w:val="C35893E2"/>
    <w:lvl w:ilvl="0" w:tplc="E30607B0">
      <w:start w:val="1"/>
      <w:numFmt w:val="upperLetter"/>
      <w:lvlText w:val="%1."/>
      <w:lvlJc w:val="left"/>
    </w:lvl>
    <w:lvl w:ilvl="1" w:tplc="3D3A5520">
      <w:start w:val="1"/>
      <w:numFmt w:val="bullet"/>
      <w:lvlText w:val="−"/>
      <w:lvlJc w:val="left"/>
    </w:lvl>
    <w:lvl w:ilvl="2" w:tplc="02FE3080">
      <w:numFmt w:val="decimal"/>
      <w:lvlText w:val=""/>
      <w:lvlJc w:val="left"/>
    </w:lvl>
    <w:lvl w:ilvl="3" w:tplc="07F80DCE">
      <w:numFmt w:val="decimal"/>
      <w:lvlText w:val=""/>
      <w:lvlJc w:val="left"/>
    </w:lvl>
    <w:lvl w:ilvl="4" w:tplc="04685FC6">
      <w:numFmt w:val="decimal"/>
      <w:lvlText w:val=""/>
      <w:lvlJc w:val="left"/>
    </w:lvl>
    <w:lvl w:ilvl="5" w:tplc="CA2EDDA0">
      <w:numFmt w:val="decimal"/>
      <w:lvlText w:val=""/>
      <w:lvlJc w:val="left"/>
    </w:lvl>
    <w:lvl w:ilvl="6" w:tplc="E2C896C6">
      <w:numFmt w:val="decimal"/>
      <w:lvlText w:val=""/>
      <w:lvlJc w:val="left"/>
    </w:lvl>
    <w:lvl w:ilvl="7" w:tplc="B1661860">
      <w:numFmt w:val="decimal"/>
      <w:lvlText w:val=""/>
      <w:lvlJc w:val="left"/>
    </w:lvl>
    <w:lvl w:ilvl="8" w:tplc="5D0617A6">
      <w:numFmt w:val="decimal"/>
      <w:lvlText w:val=""/>
      <w:lvlJc w:val="left"/>
    </w:lvl>
  </w:abstractNum>
  <w:abstractNum w:abstractNumId="401">
    <w:nsid w:val="3BA0794B"/>
    <w:multiLevelType w:val="hybridMultilevel"/>
    <w:tmpl w:val="40D6A8AC"/>
    <w:lvl w:ilvl="0" w:tplc="51F21638">
      <w:start w:val="1"/>
      <w:numFmt w:val="upperLetter"/>
      <w:lvlText w:val="%1."/>
      <w:lvlJc w:val="left"/>
    </w:lvl>
    <w:lvl w:ilvl="1" w:tplc="AB44C710">
      <w:start w:val="1"/>
      <w:numFmt w:val="bullet"/>
      <w:lvlText w:val="−"/>
      <w:lvlJc w:val="left"/>
    </w:lvl>
    <w:lvl w:ilvl="2" w:tplc="57D865EC">
      <w:numFmt w:val="decimal"/>
      <w:lvlText w:val=""/>
      <w:lvlJc w:val="left"/>
    </w:lvl>
    <w:lvl w:ilvl="3" w:tplc="9B5A781A">
      <w:numFmt w:val="decimal"/>
      <w:lvlText w:val=""/>
      <w:lvlJc w:val="left"/>
    </w:lvl>
    <w:lvl w:ilvl="4" w:tplc="0284DBAC">
      <w:numFmt w:val="decimal"/>
      <w:lvlText w:val=""/>
      <w:lvlJc w:val="left"/>
    </w:lvl>
    <w:lvl w:ilvl="5" w:tplc="D488FE06">
      <w:numFmt w:val="decimal"/>
      <w:lvlText w:val=""/>
      <w:lvlJc w:val="left"/>
    </w:lvl>
    <w:lvl w:ilvl="6" w:tplc="B4A6EA54">
      <w:numFmt w:val="decimal"/>
      <w:lvlText w:val=""/>
      <w:lvlJc w:val="left"/>
    </w:lvl>
    <w:lvl w:ilvl="7" w:tplc="1F541E10">
      <w:numFmt w:val="decimal"/>
      <w:lvlText w:val=""/>
      <w:lvlJc w:val="left"/>
    </w:lvl>
    <w:lvl w:ilvl="8" w:tplc="B4387A66">
      <w:numFmt w:val="decimal"/>
      <w:lvlText w:val=""/>
      <w:lvlJc w:val="left"/>
    </w:lvl>
  </w:abstractNum>
  <w:abstractNum w:abstractNumId="402">
    <w:nsid w:val="3BCFA3D1"/>
    <w:multiLevelType w:val="hybridMultilevel"/>
    <w:tmpl w:val="1166E010"/>
    <w:lvl w:ilvl="0" w:tplc="5E10231E">
      <w:start w:val="4"/>
      <w:numFmt w:val="decimal"/>
      <w:lvlText w:val="%1."/>
      <w:lvlJc w:val="left"/>
    </w:lvl>
    <w:lvl w:ilvl="1" w:tplc="7EF88DF0">
      <w:numFmt w:val="decimal"/>
      <w:lvlText w:val=""/>
      <w:lvlJc w:val="left"/>
    </w:lvl>
    <w:lvl w:ilvl="2" w:tplc="C16241C0">
      <w:numFmt w:val="decimal"/>
      <w:lvlText w:val=""/>
      <w:lvlJc w:val="left"/>
    </w:lvl>
    <w:lvl w:ilvl="3" w:tplc="BC745998">
      <w:numFmt w:val="decimal"/>
      <w:lvlText w:val=""/>
      <w:lvlJc w:val="left"/>
    </w:lvl>
    <w:lvl w:ilvl="4" w:tplc="8AE05606">
      <w:numFmt w:val="decimal"/>
      <w:lvlText w:val=""/>
      <w:lvlJc w:val="left"/>
    </w:lvl>
    <w:lvl w:ilvl="5" w:tplc="85B26630">
      <w:numFmt w:val="decimal"/>
      <w:lvlText w:val=""/>
      <w:lvlJc w:val="left"/>
    </w:lvl>
    <w:lvl w:ilvl="6" w:tplc="AEE2BD32">
      <w:numFmt w:val="decimal"/>
      <w:lvlText w:val=""/>
      <w:lvlJc w:val="left"/>
    </w:lvl>
    <w:lvl w:ilvl="7" w:tplc="D7A69F76">
      <w:numFmt w:val="decimal"/>
      <w:lvlText w:val=""/>
      <w:lvlJc w:val="left"/>
    </w:lvl>
    <w:lvl w:ilvl="8" w:tplc="1E86852C">
      <w:numFmt w:val="decimal"/>
      <w:lvlText w:val=""/>
      <w:lvlJc w:val="left"/>
    </w:lvl>
  </w:abstractNum>
  <w:abstractNum w:abstractNumId="403">
    <w:nsid w:val="3BED7940"/>
    <w:multiLevelType w:val="hybridMultilevel"/>
    <w:tmpl w:val="7F6E3A68"/>
    <w:lvl w:ilvl="0" w:tplc="068C8BFA">
      <w:start w:val="3"/>
      <w:numFmt w:val="upperLetter"/>
      <w:lvlText w:val="%1."/>
      <w:lvlJc w:val="left"/>
    </w:lvl>
    <w:lvl w:ilvl="1" w:tplc="7276A2AA">
      <w:numFmt w:val="decimal"/>
      <w:lvlText w:val=""/>
      <w:lvlJc w:val="left"/>
    </w:lvl>
    <w:lvl w:ilvl="2" w:tplc="BE44DDA6">
      <w:numFmt w:val="decimal"/>
      <w:lvlText w:val=""/>
      <w:lvlJc w:val="left"/>
    </w:lvl>
    <w:lvl w:ilvl="3" w:tplc="ED2675BC">
      <w:numFmt w:val="decimal"/>
      <w:lvlText w:val=""/>
      <w:lvlJc w:val="left"/>
    </w:lvl>
    <w:lvl w:ilvl="4" w:tplc="1D16470A">
      <w:numFmt w:val="decimal"/>
      <w:lvlText w:val=""/>
      <w:lvlJc w:val="left"/>
    </w:lvl>
    <w:lvl w:ilvl="5" w:tplc="CE96F3DC">
      <w:numFmt w:val="decimal"/>
      <w:lvlText w:val=""/>
      <w:lvlJc w:val="left"/>
    </w:lvl>
    <w:lvl w:ilvl="6" w:tplc="03D438DA">
      <w:numFmt w:val="decimal"/>
      <w:lvlText w:val=""/>
      <w:lvlJc w:val="left"/>
    </w:lvl>
    <w:lvl w:ilvl="7" w:tplc="4E441584">
      <w:numFmt w:val="decimal"/>
      <w:lvlText w:val=""/>
      <w:lvlJc w:val="left"/>
    </w:lvl>
    <w:lvl w:ilvl="8" w:tplc="B30C71E2">
      <w:numFmt w:val="decimal"/>
      <w:lvlText w:val=""/>
      <w:lvlJc w:val="left"/>
    </w:lvl>
  </w:abstractNum>
  <w:abstractNum w:abstractNumId="404">
    <w:nsid w:val="3C339A5B"/>
    <w:multiLevelType w:val="hybridMultilevel"/>
    <w:tmpl w:val="024EE844"/>
    <w:lvl w:ilvl="0" w:tplc="40649B9C">
      <w:start w:val="1"/>
      <w:numFmt w:val="decimal"/>
      <w:lvlText w:val="%1."/>
      <w:lvlJc w:val="left"/>
    </w:lvl>
    <w:lvl w:ilvl="1" w:tplc="53C402AA">
      <w:numFmt w:val="decimal"/>
      <w:lvlText w:val=""/>
      <w:lvlJc w:val="left"/>
    </w:lvl>
    <w:lvl w:ilvl="2" w:tplc="AC5E1906">
      <w:numFmt w:val="decimal"/>
      <w:lvlText w:val=""/>
      <w:lvlJc w:val="left"/>
    </w:lvl>
    <w:lvl w:ilvl="3" w:tplc="4632784E">
      <w:numFmt w:val="decimal"/>
      <w:lvlText w:val=""/>
      <w:lvlJc w:val="left"/>
    </w:lvl>
    <w:lvl w:ilvl="4" w:tplc="B3346152">
      <w:numFmt w:val="decimal"/>
      <w:lvlText w:val=""/>
      <w:lvlJc w:val="left"/>
    </w:lvl>
    <w:lvl w:ilvl="5" w:tplc="E1C8689C">
      <w:numFmt w:val="decimal"/>
      <w:lvlText w:val=""/>
      <w:lvlJc w:val="left"/>
    </w:lvl>
    <w:lvl w:ilvl="6" w:tplc="90F8FB38">
      <w:numFmt w:val="decimal"/>
      <w:lvlText w:val=""/>
      <w:lvlJc w:val="left"/>
    </w:lvl>
    <w:lvl w:ilvl="7" w:tplc="5B9A900C">
      <w:numFmt w:val="decimal"/>
      <w:lvlText w:val=""/>
      <w:lvlJc w:val="left"/>
    </w:lvl>
    <w:lvl w:ilvl="8" w:tplc="88942332">
      <w:numFmt w:val="decimal"/>
      <w:lvlText w:val=""/>
      <w:lvlJc w:val="left"/>
    </w:lvl>
  </w:abstractNum>
  <w:abstractNum w:abstractNumId="405">
    <w:nsid w:val="3C3F0BFD"/>
    <w:multiLevelType w:val="hybridMultilevel"/>
    <w:tmpl w:val="00C276A6"/>
    <w:lvl w:ilvl="0" w:tplc="20E67746">
      <w:start w:val="2"/>
      <w:numFmt w:val="upperLetter"/>
      <w:lvlText w:val="%1."/>
      <w:lvlJc w:val="left"/>
    </w:lvl>
    <w:lvl w:ilvl="1" w:tplc="5CF6AF88">
      <w:numFmt w:val="decimal"/>
      <w:lvlText w:val=""/>
      <w:lvlJc w:val="left"/>
    </w:lvl>
    <w:lvl w:ilvl="2" w:tplc="A4502146">
      <w:numFmt w:val="decimal"/>
      <w:lvlText w:val=""/>
      <w:lvlJc w:val="left"/>
    </w:lvl>
    <w:lvl w:ilvl="3" w:tplc="CAD297E6">
      <w:numFmt w:val="decimal"/>
      <w:lvlText w:val=""/>
      <w:lvlJc w:val="left"/>
    </w:lvl>
    <w:lvl w:ilvl="4" w:tplc="DC4AA992">
      <w:numFmt w:val="decimal"/>
      <w:lvlText w:val=""/>
      <w:lvlJc w:val="left"/>
    </w:lvl>
    <w:lvl w:ilvl="5" w:tplc="F3105588">
      <w:numFmt w:val="decimal"/>
      <w:lvlText w:val=""/>
      <w:lvlJc w:val="left"/>
    </w:lvl>
    <w:lvl w:ilvl="6" w:tplc="C0228558">
      <w:numFmt w:val="decimal"/>
      <w:lvlText w:val=""/>
      <w:lvlJc w:val="left"/>
    </w:lvl>
    <w:lvl w:ilvl="7" w:tplc="2B281AF4">
      <w:numFmt w:val="decimal"/>
      <w:lvlText w:val=""/>
      <w:lvlJc w:val="left"/>
    </w:lvl>
    <w:lvl w:ilvl="8" w:tplc="6DFCC6BA">
      <w:numFmt w:val="decimal"/>
      <w:lvlText w:val=""/>
      <w:lvlJc w:val="left"/>
    </w:lvl>
  </w:abstractNum>
  <w:abstractNum w:abstractNumId="406">
    <w:nsid w:val="3C5EA902"/>
    <w:multiLevelType w:val="hybridMultilevel"/>
    <w:tmpl w:val="EF5E91D6"/>
    <w:lvl w:ilvl="0" w:tplc="57BAD45E">
      <w:start w:val="6"/>
      <w:numFmt w:val="decimal"/>
      <w:lvlText w:val="%1."/>
      <w:lvlJc w:val="left"/>
    </w:lvl>
    <w:lvl w:ilvl="1" w:tplc="CDD61478">
      <w:start w:val="1"/>
      <w:numFmt w:val="bullet"/>
      <w:lvlText w:val="("/>
      <w:lvlJc w:val="left"/>
    </w:lvl>
    <w:lvl w:ilvl="2" w:tplc="B76E8984">
      <w:numFmt w:val="decimal"/>
      <w:lvlText w:val=""/>
      <w:lvlJc w:val="left"/>
    </w:lvl>
    <w:lvl w:ilvl="3" w:tplc="2398F866">
      <w:numFmt w:val="decimal"/>
      <w:lvlText w:val=""/>
      <w:lvlJc w:val="left"/>
    </w:lvl>
    <w:lvl w:ilvl="4" w:tplc="2D4E68A2">
      <w:numFmt w:val="decimal"/>
      <w:lvlText w:val=""/>
      <w:lvlJc w:val="left"/>
    </w:lvl>
    <w:lvl w:ilvl="5" w:tplc="6DCC9C56">
      <w:numFmt w:val="decimal"/>
      <w:lvlText w:val=""/>
      <w:lvlJc w:val="left"/>
    </w:lvl>
    <w:lvl w:ilvl="6" w:tplc="F788AAD2">
      <w:numFmt w:val="decimal"/>
      <w:lvlText w:val=""/>
      <w:lvlJc w:val="left"/>
    </w:lvl>
    <w:lvl w:ilvl="7" w:tplc="E02ED6A8">
      <w:numFmt w:val="decimal"/>
      <w:lvlText w:val=""/>
      <w:lvlJc w:val="left"/>
    </w:lvl>
    <w:lvl w:ilvl="8" w:tplc="967C9978">
      <w:numFmt w:val="decimal"/>
      <w:lvlText w:val=""/>
      <w:lvlJc w:val="left"/>
    </w:lvl>
  </w:abstractNum>
  <w:abstractNum w:abstractNumId="407">
    <w:nsid w:val="3C8CC138"/>
    <w:multiLevelType w:val="hybridMultilevel"/>
    <w:tmpl w:val="CE4233EC"/>
    <w:lvl w:ilvl="0" w:tplc="71345AD4">
      <w:start w:val="1"/>
      <w:numFmt w:val="upperLetter"/>
      <w:lvlText w:val="%1."/>
      <w:lvlJc w:val="left"/>
    </w:lvl>
    <w:lvl w:ilvl="1" w:tplc="FA4CD254">
      <w:numFmt w:val="decimal"/>
      <w:lvlText w:val=""/>
      <w:lvlJc w:val="left"/>
    </w:lvl>
    <w:lvl w:ilvl="2" w:tplc="5F3E22BE">
      <w:numFmt w:val="decimal"/>
      <w:lvlText w:val=""/>
      <w:lvlJc w:val="left"/>
    </w:lvl>
    <w:lvl w:ilvl="3" w:tplc="341CA312">
      <w:numFmt w:val="decimal"/>
      <w:lvlText w:val=""/>
      <w:lvlJc w:val="left"/>
    </w:lvl>
    <w:lvl w:ilvl="4" w:tplc="917CCDFA">
      <w:numFmt w:val="decimal"/>
      <w:lvlText w:val=""/>
      <w:lvlJc w:val="left"/>
    </w:lvl>
    <w:lvl w:ilvl="5" w:tplc="9754ECD2">
      <w:numFmt w:val="decimal"/>
      <w:lvlText w:val=""/>
      <w:lvlJc w:val="left"/>
    </w:lvl>
    <w:lvl w:ilvl="6" w:tplc="CAE6588E">
      <w:numFmt w:val="decimal"/>
      <w:lvlText w:val=""/>
      <w:lvlJc w:val="left"/>
    </w:lvl>
    <w:lvl w:ilvl="7" w:tplc="D5D01DD0">
      <w:numFmt w:val="decimal"/>
      <w:lvlText w:val=""/>
      <w:lvlJc w:val="left"/>
    </w:lvl>
    <w:lvl w:ilvl="8" w:tplc="142C24A8">
      <w:numFmt w:val="decimal"/>
      <w:lvlText w:val=""/>
      <w:lvlJc w:val="left"/>
    </w:lvl>
  </w:abstractNum>
  <w:abstractNum w:abstractNumId="408">
    <w:nsid w:val="3CA6D1B9"/>
    <w:multiLevelType w:val="hybridMultilevel"/>
    <w:tmpl w:val="AC7CC34C"/>
    <w:lvl w:ilvl="0" w:tplc="CF7C4634">
      <w:start w:val="1"/>
      <w:numFmt w:val="upperLetter"/>
      <w:lvlText w:val="%1."/>
      <w:lvlJc w:val="left"/>
    </w:lvl>
    <w:lvl w:ilvl="1" w:tplc="ADB80946">
      <w:numFmt w:val="decimal"/>
      <w:lvlText w:val=""/>
      <w:lvlJc w:val="left"/>
    </w:lvl>
    <w:lvl w:ilvl="2" w:tplc="3D58CC80">
      <w:numFmt w:val="decimal"/>
      <w:lvlText w:val=""/>
      <w:lvlJc w:val="left"/>
    </w:lvl>
    <w:lvl w:ilvl="3" w:tplc="D0524EAA">
      <w:numFmt w:val="decimal"/>
      <w:lvlText w:val=""/>
      <w:lvlJc w:val="left"/>
    </w:lvl>
    <w:lvl w:ilvl="4" w:tplc="673E4F56">
      <w:numFmt w:val="decimal"/>
      <w:lvlText w:val=""/>
      <w:lvlJc w:val="left"/>
    </w:lvl>
    <w:lvl w:ilvl="5" w:tplc="030E8CD6">
      <w:numFmt w:val="decimal"/>
      <w:lvlText w:val=""/>
      <w:lvlJc w:val="left"/>
    </w:lvl>
    <w:lvl w:ilvl="6" w:tplc="81AE6016">
      <w:numFmt w:val="decimal"/>
      <w:lvlText w:val=""/>
      <w:lvlJc w:val="left"/>
    </w:lvl>
    <w:lvl w:ilvl="7" w:tplc="9FB681AE">
      <w:numFmt w:val="decimal"/>
      <w:lvlText w:val=""/>
      <w:lvlJc w:val="left"/>
    </w:lvl>
    <w:lvl w:ilvl="8" w:tplc="5B74CD9C">
      <w:numFmt w:val="decimal"/>
      <w:lvlText w:val=""/>
      <w:lvlJc w:val="left"/>
    </w:lvl>
  </w:abstractNum>
  <w:abstractNum w:abstractNumId="409">
    <w:nsid w:val="3CAE14FE"/>
    <w:multiLevelType w:val="hybridMultilevel"/>
    <w:tmpl w:val="F702904E"/>
    <w:lvl w:ilvl="0" w:tplc="96F24386">
      <w:start w:val="1"/>
      <w:numFmt w:val="upperLetter"/>
      <w:lvlText w:val="%1."/>
      <w:lvlJc w:val="left"/>
    </w:lvl>
    <w:lvl w:ilvl="1" w:tplc="D7069AA6">
      <w:start w:val="1"/>
      <w:numFmt w:val="bullet"/>
      <w:lvlText w:val="У"/>
      <w:lvlJc w:val="left"/>
    </w:lvl>
    <w:lvl w:ilvl="2" w:tplc="79226B28">
      <w:start w:val="1"/>
      <w:numFmt w:val="bullet"/>
      <w:lvlText w:val="−"/>
      <w:lvlJc w:val="left"/>
    </w:lvl>
    <w:lvl w:ilvl="3" w:tplc="538EE16A">
      <w:numFmt w:val="decimal"/>
      <w:lvlText w:val=""/>
      <w:lvlJc w:val="left"/>
    </w:lvl>
    <w:lvl w:ilvl="4" w:tplc="413E630C">
      <w:numFmt w:val="decimal"/>
      <w:lvlText w:val=""/>
      <w:lvlJc w:val="left"/>
    </w:lvl>
    <w:lvl w:ilvl="5" w:tplc="473EA548">
      <w:numFmt w:val="decimal"/>
      <w:lvlText w:val=""/>
      <w:lvlJc w:val="left"/>
    </w:lvl>
    <w:lvl w:ilvl="6" w:tplc="27D814EC">
      <w:numFmt w:val="decimal"/>
      <w:lvlText w:val=""/>
      <w:lvlJc w:val="left"/>
    </w:lvl>
    <w:lvl w:ilvl="7" w:tplc="2782F502">
      <w:numFmt w:val="decimal"/>
      <w:lvlText w:val=""/>
      <w:lvlJc w:val="left"/>
    </w:lvl>
    <w:lvl w:ilvl="8" w:tplc="CF30FA4C">
      <w:numFmt w:val="decimal"/>
      <w:lvlText w:val=""/>
      <w:lvlJc w:val="left"/>
    </w:lvl>
  </w:abstractNum>
  <w:abstractNum w:abstractNumId="410">
    <w:nsid w:val="3CD22B79"/>
    <w:multiLevelType w:val="hybridMultilevel"/>
    <w:tmpl w:val="8E4EB336"/>
    <w:lvl w:ilvl="0" w:tplc="CEC05B22">
      <w:start w:val="1"/>
      <w:numFmt w:val="upperLetter"/>
      <w:lvlText w:val="%1."/>
      <w:lvlJc w:val="left"/>
    </w:lvl>
    <w:lvl w:ilvl="1" w:tplc="821AB36A">
      <w:numFmt w:val="decimal"/>
      <w:lvlText w:val=""/>
      <w:lvlJc w:val="left"/>
    </w:lvl>
    <w:lvl w:ilvl="2" w:tplc="9AE60992">
      <w:numFmt w:val="decimal"/>
      <w:lvlText w:val=""/>
      <w:lvlJc w:val="left"/>
    </w:lvl>
    <w:lvl w:ilvl="3" w:tplc="995E3130">
      <w:numFmt w:val="decimal"/>
      <w:lvlText w:val=""/>
      <w:lvlJc w:val="left"/>
    </w:lvl>
    <w:lvl w:ilvl="4" w:tplc="563ED922">
      <w:numFmt w:val="decimal"/>
      <w:lvlText w:val=""/>
      <w:lvlJc w:val="left"/>
    </w:lvl>
    <w:lvl w:ilvl="5" w:tplc="75BE8354">
      <w:numFmt w:val="decimal"/>
      <w:lvlText w:val=""/>
      <w:lvlJc w:val="left"/>
    </w:lvl>
    <w:lvl w:ilvl="6" w:tplc="90521D26">
      <w:numFmt w:val="decimal"/>
      <w:lvlText w:val=""/>
      <w:lvlJc w:val="left"/>
    </w:lvl>
    <w:lvl w:ilvl="7" w:tplc="9F4A6C2C">
      <w:numFmt w:val="decimal"/>
      <w:lvlText w:val=""/>
      <w:lvlJc w:val="left"/>
    </w:lvl>
    <w:lvl w:ilvl="8" w:tplc="516AD35C">
      <w:numFmt w:val="decimal"/>
      <w:lvlText w:val=""/>
      <w:lvlJc w:val="left"/>
    </w:lvl>
  </w:abstractNum>
  <w:abstractNum w:abstractNumId="411">
    <w:nsid w:val="3D096BBF"/>
    <w:multiLevelType w:val="hybridMultilevel"/>
    <w:tmpl w:val="3CA042A8"/>
    <w:lvl w:ilvl="0" w:tplc="B0066E1E">
      <w:start w:val="2"/>
      <w:numFmt w:val="decimal"/>
      <w:lvlText w:val="%1."/>
      <w:lvlJc w:val="left"/>
    </w:lvl>
    <w:lvl w:ilvl="1" w:tplc="FF82B030">
      <w:numFmt w:val="decimal"/>
      <w:lvlText w:val=""/>
      <w:lvlJc w:val="left"/>
    </w:lvl>
    <w:lvl w:ilvl="2" w:tplc="8DA0B756">
      <w:numFmt w:val="decimal"/>
      <w:lvlText w:val=""/>
      <w:lvlJc w:val="left"/>
    </w:lvl>
    <w:lvl w:ilvl="3" w:tplc="D0F4C014">
      <w:numFmt w:val="decimal"/>
      <w:lvlText w:val=""/>
      <w:lvlJc w:val="left"/>
    </w:lvl>
    <w:lvl w:ilvl="4" w:tplc="796E142A">
      <w:numFmt w:val="decimal"/>
      <w:lvlText w:val=""/>
      <w:lvlJc w:val="left"/>
    </w:lvl>
    <w:lvl w:ilvl="5" w:tplc="E6A02E9A">
      <w:numFmt w:val="decimal"/>
      <w:lvlText w:val=""/>
      <w:lvlJc w:val="left"/>
    </w:lvl>
    <w:lvl w:ilvl="6" w:tplc="505A0CCE">
      <w:numFmt w:val="decimal"/>
      <w:lvlText w:val=""/>
      <w:lvlJc w:val="left"/>
    </w:lvl>
    <w:lvl w:ilvl="7" w:tplc="92DA4150">
      <w:numFmt w:val="decimal"/>
      <w:lvlText w:val=""/>
      <w:lvlJc w:val="left"/>
    </w:lvl>
    <w:lvl w:ilvl="8" w:tplc="13D88F46">
      <w:numFmt w:val="decimal"/>
      <w:lvlText w:val=""/>
      <w:lvlJc w:val="left"/>
    </w:lvl>
  </w:abstractNum>
  <w:abstractNum w:abstractNumId="412">
    <w:nsid w:val="3D4B955A"/>
    <w:multiLevelType w:val="hybridMultilevel"/>
    <w:tmpl w:val="EE4A1970"/>
    <w:lvl w:ilvl="0" w:tplc="1ECCB7EC">
      <w:start w:val="3"/>
      <w:numFmt w:val="decimal"/>
      <w:lvlText w:val="%1."/>
      <w:lvlJc w:val="left"/>
    </w:lvl>
    <w:lvl w:ilvl="1" w:tplc="590456F4">
      <w:start w:val="1"/>
      <w:numFmt w:val="bullet"/>
      <w:lvlText w:val="и"/>
      <w:lvlJc w:val="left"/>
    </w:lvl>
    <w:lvl w:ilvl="2" w:tplc="23B404D6">
      <w:start w:val="1"/>
      <w:numFmt w:val="bullet"/>
      <w:lvlText w:val="−"/>
      <w:lvlJc w:val="left"/>
    </w:lvl>
    <w:lvl w:ilvl="3" w:tplc="FA0ADA0A">
      <w:numFmt w:val="decimal"/>
      <w:lvlText w:val=""/>
      <w:lvlJc w:val="left"/>
    </w:lvl>
    <w:lvl w:ilvl="4" w:tplc="29EA3DA6">
      <w:numFmt w:val="decimal"/>
      <w:lvlText w:val=""/>
      <w:lvlJc w:val="left"/>
    </w:lvl>
    <w:lvl w:ilvl="5" w:tplc="575CD154">
      <w:numFmt w:val="decimal"/>
      <w:lvlText w:val=""/>
      <w:lvlJc w:val="left"/>
    </w:lvl>
    <w:lvl w:ilvl="6" w:tplc="349ED9D0">
      <w:numFmt w:val="decimal"/>
      <w:lvlText w:val=""/>
      <w:lvlJc w:val="left"/>
    </w:lvl>
    <w:lvl w:ilvl="7" w:tplc="83CE03BC">
      <w:numFmt w:val="decimal"/>
      <w:lvlText w:val=""/>
      <w:lvlJc w:val="left"/>
    </w:lvl>
    <w:lvl w:ilvl="8" w:tplc="B5AABF3C">
      <w:numFmt w:val="decimal"/>
      <w:lvlText w:val=""/>
      <w:lvlJc w:val="left"/>
    </w:lvl>
  </w:abstractNum>
  <w:abstractNum w:abstractNumId="413">
    <w:nsid w:val="3D5EC8AB"/>
    <w:multiLevelType w:val="hybridMultilevel"/>
    <w:tmpl w:val="32A8C4BA"/>
    <w:lvl w:ilvl="0" w:tplc="C53C1D2A">
      <w:start w:val="2"/>
      <w:numFmt w:val="upperLetter"/>
      <w:lvlText w:val="%1."/>
      <w:lvlJc w:val="left"/>
    </w:lvl>
    <w:lvl w:ilvl="1" w:tplc="29D66ECA">
      <w:numFmt w:val="decimal"/>
      <w:lvlText w:val=""/>
      <w:lvlJc w:val="left"/>
    </w:lvl>
    <w:lvl w:ilvl="2" w:tplc="BBD67546">
      <w:numFmt w:val="decimal"/>
      <w:lvlText w:val=""/>
      <w:lvlJc w:val="left"/>
    </w:lvl>
    <w:lvl w:ilvl="3" w:tplc="5DA62CD6">
      <w:numFmt w:val="decimal"/>
      <w:lvlText w:val=""/>
      <w:lvlJc w:val="left"/>
    </w:lvl>
    <w:lvl w:ilvl="4" w:tplc="5D5C2486">
      <w:numFmt w:val="decimal"/>
      <w:lvlText w:val=""/>
      <w:lvlJc w:val="left"/>
    </w:lvl>
    <w:lvl w:ilvl="5" w:tplc="8A52CD0A">
      <w:numFmt w:val="decimal"/>
      <w:lvlText w:val=""/>
      <w:lvlJc w:val="left"/>
    </w:lvl>
    <w:lvl w:ilvl="6" w:tplc="A5460646">
      <w:numFmt w:val="decimal"/>
      <w:lvlText w:val=""/>
      <w:lvlJc w:val="left"/>
    </w:lvl>
    <w:lvl w:ilvl="7" w:tplc="08D2C0B4">
      <w:numFmt w:val="decimal"/>
      <w:lvlText w:val=""/>
      <w:lvlJc w:val="left"/>
    </w:lvl>
    <w:lvl w:ilvl="8" w:tplc="3CA26D86">
      <w:numFmt w:val="decimal"/>
      <w:lvlText w:val=""/>
      <w:lvlJc w:val="left"/>
    </w:lvl>
  </w:abstractNum>
  <w:abstractNum w:abstractNumId="414">
    <w:nsid w:val="3D69565B"/>
    <w:multiLevelType w:val="hybridMultilevel"/>
    <w:tmpl w:val="B748F210"/>
    <w:lvl w:ilvl="0" w:tplc="E4344A70">
      <w:start w:val="3"/>
      <w:numFmt w:val="upperLetter"/>
      <w:lvlText w:val="%1."/>
      <w:lvlJc w:val="left"/>
    </w:lvl>
    <w:lvl w:ilvl="1" w:tplc="1ECE144A">
      <w:numFmt w:val="decimal"/>
      <w:lvlText w:val=""/>
      <w:lvlJc w:val="left"/>
    </w:lvl>
    <w:lvl w:ilvl="2" w:tplc="BE60E118">
      <w:numFmt w:val="decimal"/>
      <w:lvlText w:val=""/>
      <w:lvlJc w:val="left"/>
    </w:lvl>
    <w:lvl w:ilvl="3" w:tplc="F2D2EAA8">
      <w:numFmt w:val="decimal"/>
      <w:lvlText w:val=""/>
      <w:lvlJc w:val="left"/>
    </w:lvl>
    <w:lvl w:ilvl="4" w:tplc="C44646D4">
      <w:numFmt w:val="decimal"/>
      <w:lvlText w:val=""/>
      <w:lvlJc w:val="left"/>
    </w:lvl>
    <w:lvl w:ilvl="5" w:tplc="80024868">
      <w:numFmt w:val="decimal"/>
      <w:lvlText w:val=""/>
      <w:lvlJc w:val="left"/>
    </w:lvl>
    <w:lvl w:ilvl="6" w:tplc="41163EB0">
      <w:numFmt w:val="decimal"/>
      <w:lvlText w:val=""/>
      <w:lvlJc w:val="left"/>
    </w:lvl>
    <w:lvl w:ilvl="7" w:tplc="41BC3FD2">
      <w:numFmt w:val="decimal"/>
      <w:lvlText w:val=""/>
      <w:lvlJc w:val="left"/>
    </w:lvl>
    <w:lvl w:ilvl="8" w:tplc="D374A474">
      <w:numFmt w:val="decimal"/>
      <w:lvlText w:val=""/>
      <w:lvlJc w:val="left"/>
    </w:lvl>
  </w:abstractNum>
  <w:abstractNum w:abstractNumId="415">
    <w:nsid w:val="3D75BC47"/>
    <w:multiLevelType w:val="hybridMultilevel"/>
    <w:tmpl w:val="A47E094E"/>
    <w:lvl w:ilvl="0" w:tplc="30EAEBC8">
      <w:start w:val="5"/>
      <w:numFmt w:val="decimal"/>
      <w:lvlText w:val="%1."/>
      <w:lvlJc w:val="left"/>
    </w:lvl>
    <w:lvl w:ilvl="1" w:tplc="DADE13C2">
      <w:numFmt w:val="decimal"/>
      <w:lvlText w:val=""/>
      <w:lvlJc w:val="left"/>
    </w:lvl>
    <w:lvl w:ilvl="2" w:tplc="7A26A82C">
      <w:numFmt w:val="decimal"/>
      <w:lvlText w:val=""/>
      <w:lvlJc w:val="left"/>
    </w:lvl>
    <w:lvl w:ilvl="3" w:tplc="102A7672">
      <w:numFmt w:val="decimal"/>
      <w:lvlText w:val=""/>
      <w:lvlJc w:val="left"/>
    </w:lvl>
    <w:lvl w:ilvl="4" w:tplc="6178A2CE">
      <w:numFmt w:val="decimal"/>
      <w:lvlText w:val=""/>
      <w:lvlJc w:val="left"/>
    </w:lvl>
    <w:lvl w:ilvl="5" w:tplc="6A9C5772">
      <w:numFmt w:val="decimal"/>
      <w:lvlText w:val=""/>
      <w:lvlJc w:val="left"/>
    </w:lvl>
    <w:lvl w:ilvl="6" w:tplc="425AE55E">
      <w:numFmt w:val="decimal"/>
      <w:lvlText w:val=""/>
      <w:lvlJc w:val="left"/>
    </w:lvl>
    <w:lvl w:ilvl="7" w:tplc="F17CED0A">
      <w:numFmt w:val="decimal"/>
      <w:lvlText w:val=""/>
      <w:lvlJc w:val="left"/>
    </w:lvl>
    <w:lvl w:ilvl="8" w:tplc="60E8183A">
      <w:numFmt w:val="decimal"/>
      <w:lvlText w:val=""/>
      <w:lvlJc w:val="left"/>
    </w:lvl>
  </w:abstractNum>
  <w:abstractNum w:abstractNumId="416">
    <w:nsid w:val="3D76F9E2"/>
    <w:multiLevelType w:val="hybridMultilevel"/>
    <w:tmpl w:val="6E86A760"/>
    <w:lvl w:ilvl="0" w:tplc="9EC8EEDC">
      <w:start w:val="1"/>
      <w:numFmt w:val="upperLetter"/>
      <w:lvlText w:val="%1."/>
      <w:lvlJc w:val="left"/>
    </w:lvl>
    <w:lvl w:ilvl="1" w:tplc="315CFEB8">
      <w:numFmt w:val="decimal"/>
      <w:lvlText w:val=""/>
      <w:lvlJc w:val="left"/>
    </w:lvl>
    <w:lvl w:ilvl="2" w:tplc="9566DEEE">
      <w:numFmt w:val="decimal"/>
      <w:lvlText w:val=""/>
      <w:lvlJc w:val="left"/>
    </w:lvl>
    <w:lvl w:ilvl="3" w:tplc="E2546732">
      <w:numFmt w:val="decimal"/>
      <w:lvlText w:val=""/>
      <w:lvlJc w:val="left"/>
    </w:lvl>
    <w:lvl w:ilvl="4" w:tplc="83607756">
      <w:numFmt w:val="decimal"/>
      <w:lvlText w:val=""/>
      <w:lvlJc w:val="left"/>
    </w:lvl>
    <w:lvl w:ilvl="5" w:tplc="82A4734E">
      <w:numFmt w:val="decimal"/>
      <w:lvlText w:val=""/>
      <w:lvlJc w:val="left"/>
    </w:lvl>
    <w:lvl w:ilvl="6" w:tplc="0218B3F6">
      <w:numFmt w:val="decimal"/>
      <w:lvlText w:val=""/>
      <w:lvlJc w:val="left"/>
    </w:lvl>
    <w:lvl w:ilvl="7" w:tplc="548C008A">
      <w:numFmt w:val="decimal"/>
      <w:lvlText w:val=""/>
      <w:lvlJc w:val="left"/>
    </w:lvl>
    <w:lvl w:ilvl="8" w:tplc="16BC82C6">
      <w:numFmt w:val="decimal"/>
      <w:lvlText w:val=""/>
      <w:lvlJc w:val="left"/>
    </w:lvl>
  </w:abstractNum>
  <w:abstractNum w:abstractNumId="417">
    <w:nsid w:val="3D9579BA"/>
    <w:multiLevelType w:val="hybridMultilevel"/>
    <w:tmpl w:val="226A9E10"/>
    <w:lvl w:ilvl="0" w:tplc="4992C86E">
      <w:start w:val="2"/>
      <w:numFmt w:val="decimal"/>
      <w:lvlText w:val="%1."/>
      <w:lvlJc w:val="left"/>
    </w:lvl>
    <w:lvl w:ilvl="1" w:tplc="DE60A612">
      <w:numFmt w:val="decimal"/>
      <w:lvlText w:val=""/>
      <w:lvlJc w:val="left"/>
    </w:lvl>
    <w:lvl w:ilvl="2" w:tplc="9D3465D2">
      <w:numFmt w:val="decimal"/>
      <w:lvlText w:val=""/>
      <w:lvlJc w:val="left"/>
    </w:lvl>
    <w:lvl w:ilvl="3" w:tplc="939AE7D8">
      <w:numFmt w:val="decimal"/>
      <w:lvlText w:val=""/>
      <w:lvlJc w:val="left"/>
    </w:lvl>
    <w:lvl w:ilvl="4" w:tplc="E38E7000">
      <w:numFmt w:val="decimal"/>
      <w:lvlText w:val=""/>
      <w:lvlJc w:val="left"/>
    </w:lvl>
    <w:lvl w:ilvl="5" w:tplc="36BC3544">
      <w:numFmt w:val="decimal"/>
      <w:lvlText w:val=""/>
      <w:lvlJc w:val="left"/>
    </w:lvl>
    <w:lvl w:ilvl="6" w:tplc="EED4D720">
      <w:numFmt w:val="decimal"/>
      <w:lvlText w:val=""/>
      <w:lvlJc w:val="left"/>
    </w:lvl>
    <w:lvl w:ilvl="7" w:tplc="933874A0">
      <w:numFmt w:val="decimal"/>
      <w:lvlText w:val=""/>
      <w:lvlJc w:val="left"/>
    </w:lvl>
    <w:lvl w:ilvl="8" w:tplc="95848268">
      <w:numFmt w:val="decimal"/>
      <w:lvlText w:val=""/>
      <w:lvlJc w:val="left"/>
    </w:lvl>
  </w:abstractNum>
  <w:abstractNum w:abstractNumId="418">
    <w:nsid w:val="3DEB451A"/>
    <w:multiLevelType w:val="hybridMultilevel"/>
    <w:tmpl w:val="6D62C36C"/>
    <w:lvl w:ilvl="0" w:tplc="7800F796">
      <w:start w:val="5"/>
      <w:numFmt w:val="decimal"/>
      <w:lvlText w:val="%1."/>
      <w:lvlJc w:val="left"/>
    </w:lvl>
    <w:lvl w:ilvl="1" w:tplc="DEEA7BAE">
      <w:numFmt w:val="decimal"/>
      <w:lvlText w:val=""/>
      <w:lvlJc w:val="left"/>
    </w:lvl>
    <w:lvl w:ilvl="2" w:tplc="4430529A">
      <w:numFmt w:val="decimal"/>
      <w:lvlText w:val=""/>
      <w:lvlJc w:val="left"/>
    </w:lvl>
    <w:lvl w:ilvl="3" w:tplc="3AFE8250">
      <w:numFmt w:val="decimal"/>
      <w:lvlText w:val=""/>
      <w:lvlJc w:val="left"/>
    </w:lvl>
    <w:lvl w:ilvl="4" w:tplc="D3669CB0">
      <w:numFmt w:val="decimal"/>
      <w:lvlText w:val=""/>
      <w:lvlJc w:val="left"/>
    </w:lvl>
    <w:lvl w:ilvl="5" w:tplc="9440E4C6">
      <w:numFmt w:val="decimal"/>
      <w:lvlText w:val=""/>
      <w:lvlJc w:val="left"/>
    </w:lvl>
    <w:lvl w:ilvl="6" w:tplc="1CA2F5CC">
      <w:numFmt w:val="decimal"/>
      <w:lvlText w:val=""/>
      <w:lvlJc w:val="left"/>
    </w:lvl>
    <w:lvl w:ilvl="7" w:tplc="33B05C88">
      <w:numFmt w:val="decimal"/>
      <w:lvlText w:val=""/>
      <w:lvlJc w:val="left"/>
    </w:lvl>
    <w:lvl w:ilvl="8" w:tplc="3ABCD0F4">
      <w:numFmt w:val="decimal"/>
      <w:lvlText w:val=""/>
      <w:lvlJc w:val="left"/>
    </w:lvl>
  </w:abstractNum>
  <w:abstractNum w:abstractNumId="419">
    <w:nsid w:val="3E238E27"/>
    <w:multiLevelType w:val="hybridMultilevel"/>
    <w:tmpl w:val="D7D218D0"/>
    <w:lvl w:ilvl="0" w:tplc="6484AEF2">
      <w:start w:val="2"/>
      <w:numFmt w:val="upperLetter"/>
      <w:lvlText w:val="%1."/>
      <w:lvlJc w:val="left"/>
    </w:lvl>
    <w:lvl w:ilvl="1" w:tplc="FDA67E88">
      <w:start w:val="1"/>
      <w:numFmt w:val="bullet"/>
      <w:lvlText w:val="−"/>
      <w:lvlJc w:val="left"/>
    </w:lvl>
    <w:lvl w:ilvl="2" w:tplc="86C0F008">
      <w:numFmt w:val="decimal"/>
      <w:lvlText w:val=""/>
      <w:lvlJc w:val="left"/>
    </w:lvl>
    <w:lvl w:ilvl="3" w:tplc="E6167A92">
      <w:numFmt w:val="decimal"/>
      <w:lvlText w:val=""/>
      <w:lvlJc w:val="left"/>
    </w:lvl>
    <w:lvl w:ilvl="4" w:tplc="A65CB898">
      <w:numFmt w:val="decimal"/>
      <w:lvlText w:val=""/>
      <w:lvlJc w:val="left"/>
    </w:lvl>
    <w:lvl w:ilvl="5" w:tplc="4C9A35BC">
      <w:numFmt w:val="decimal"/>
      <w:lvlText w:val=""/>
      <w:lvlJc w:val="left"/>
    </w:lvl>
    <w:lvl w:ilvl="6" w:tplc="BC3AA850">
      <w:numFmt w:val="decimal"/>
      <w:lvlText w:val=""/>
      <w:lvlJc w:val="left"/>
    </w:lvl>
    <w:lvl w:ilvl="7" w:tplc="AF5A8332">
      <w:numFmt w:val="decimal"/>
      <w:lvlText w:val=""/>
      <w:lvlJc w:val="left"/>
    </w:lvl>
    <w:lvl w:ilvl="8" w:tplc="83362864">
      <w:numFmt w:val="decimal"/>
      <w:lvlText w:val=""/>
      <w:lvlJc w:val="left"/>
    </w:lvl>
  </w:abstractNum>
  <w:abstractNum w:abstractNumId="420">
    <w:nsid w:val="3E30D969"/>
    <w:multiLevelType w:val="hybridMultilevel"/>
    <w:tmpl w:val="E056F94C"/>
    <w:lvl w:ilvl="0" w:tplc="74EE6190">
      <w:start w:val="6"/>
      <w:numFmt w:val="decimal"/>
      <w:lvlText w:val="%1."/>
      <w:lvlJc w:val="left"/>
    </w:lvl>
    <w:lvl w:ilvl="1" w:tplc="6ED8ED5C">
      <w:start w:val="1"/>
      <w:numFmt w:val="bullet"/>
      <w:lvlText w:val="−"/>
      <w:lvlJc w:val="left"/>
    </w:lvl>
    <w:lvl w:ilvl="2" w:tplc="A3A4624C">
      <w:numFmt w:val="decimal"/>
      <w:lvlText w:val=""/>
      <w:lvlJc w:val="left"/>
    </w:lvl>
    <w:lvl w:ilvl="3" w:tplc="9322E7AE">
      <w:numFmt w:val="decimal"/>
      <w:lvlText w:val=""/>
      <w:lvlJc w:val="left"/>
    </w:lvl>
    <w:lvl w:ilvl="4" w:tplc="9820954A">
      <w:numFmt w:val="decimal"/>
      <w:lvlText w:val=""/>
      <w:lvlJc w:val="left"/>
    </w:lvl>
    <w:lvl w:ilvl="5" w:tplc="C3482630">
      <w:numFmt w:val="decimal"/>
      <w:lvlText w:val=""/>
      <w:lvlJc w:val="left"/>
    </w:lvl>
    <w:lvl w:ilvl="6" w:tplc="85BCF2EC">
      <w:numFmt w:val="decimal"/>
      <w:lvlText w:val=""/>
      <w:lvlJc w:val="left"/>
    </w:lvl>
    <w:lvl w:ilvl="7" w:tplc="DB303F06">
      <w:numFmt w:val="decimal"/>
      <w:lvlText w:val=""/>
      <w:lvlJc w:val="left"/>
    </w:lvl>
    <w:lvl w:ilvl="8" w:tplc="5A8E6B2A">
      <w:numFmt w:val="decimal"/>
      <w:lvlText w:val=""/>
      <w:lvlJc w:val="left"/>
    </w:lvl>
  </w:abstractNum>
  <w:abstractNum w:abstractNumId="421">
    <w:nsid w:val="3E6AF287"/>
    <w:multiLevelType w:val="hybridMultilevel"/>
    <w:tmpl w:val="DA8846AE"/>
    <w:lvl w:ilvl="0" w:tplc="D72A1904">
      <w:start w:val="2"/>
      <w:numFmt w:val="upperLetter"/>
      <w:lvlText w:val="%1."/>
      <w:lvlJc w:val="left"/>
    </w:lvl>
    <w:lvl w:ilvl="1" w:tplc="05386D28">
      <w:numFmt w:val="decimal"/>
      <w:lvlText w:val=""/>
      <w:lvlJc w:val="left"/>
    </w:lvl>
    <w:lvl w:ilvl="2" w:tplc="28C42C40">
      <w:numFmt w:val="decimal"/>
      <w:lvlText w:val=""/>
      <w:lvlJc w:val="left"/>
    </w:lvl>
    <w:lvl w:ilvl="3" w:tplc="E69694FC">
      <w:numFmt w:val="decimal"/>
      <w:lvlText w:val=""/>
      <w:lvlJc w:val="left"/>
    </w:lvl>
    <w:lvl w:ilvl="4" w:tplc="ED3478E6">
      <w:numFmt w:val="decimal"/>
      <w:lvlText w:val=""/>
      <w:lvlJc w:val="left"/>
    </w:lvl>
    <w:lvl w:ilvl="5" w:tplc="7340E682">
      <w:numFmt w:val="decimal"/>
      <w:lvlText w:val=""/>
      <w:lvlJc w:val="left"/>
    </w:lvl>
    <w:lvl w:ilvl="6" w:tplc="CDB41922">
      <w:numFmt w:val="decimal"/>
      <w:lvlText w:val=""/>
      <w:lvlJc w:val="left"/>
    </w:lvl>
    <w:lvl w:ilvl="7" w:tplc="79BEEDD6">
      <w:numFmt w:val="decimal"/>
      <w:lvlText w:val=""/>
      <w:lvlJc w:val="left"/>
    </w:lvl>
    <w:lvl w:ilvl="8" w:tplc="D8E67D98">
      <w:numFmt w:val="decimal"/>
      <w:lvlText w:val=""/>
      <w:lvlJc w:val="left"/>
    </w:lvl>
  </w:abstractNum>
  <w:abstractNum w:abstractNumId="422">
    <w:nsid w:val="3E858759"/>
    <w:multiLevelType w:val="hybridMultilevel"/>
    <w:tmpl w:val="F12CA370"/>
    <w:lvl w:ilvl="0" w:tplc="A83EC982">
      <w:start w:val="1"/>
      <w:numFmt w:val="bullet"/>
      <w:lvlText w:val="A"/>
      <w:lvlJc w:val="left"/>
    </w:lvl>
    <w:lvl w:ilvl="1" w:tplc="088E9EFE">
      <w:numFmt w:val="decimal"/>
      <w:lvlText w:val=""/>
      <w:lvlJc w:val="left"/>
    </w:lvl>
    <w:lvl w:ilvl="2" w:tplc="E3D623B0">
      <w:numFmt w:val="decimal"/>
      <w:lvlText w:val=""/>
      <w:lvlJc w:val="left"/>
    </w:lvl>
    <w:lvl w:ilvl="3" w:tplc="86D89258">
      <w:numFmt w:val="decimal"/>
      <w:lvlText w:val=""/>
      <w:lvlJc w:val="left"/>
    </w:lvl>
    <w:lvl w:ilvl="4" w:tplc="CA82650C">
      <w:numFmt w:val="decimal"/>
      <w:lvlText w:val=""/>
      <w:lvlJc w:val="left"/>
    </w:lvl>
    <w:lvl w:ilvl="5" w:tplc="D25A66CE">
      <w:numFmt w:val="decimal"/>
      <w:lvlText w:val=""/>
      <w:lvlJc w:val="left"/>
    </w:lvl>
    <w:lvl w:ilvl="6" w:tplc="7A9887BE">
      <w:numFmt w:val="decimal"/>
      <w:lvlText w:val=""/>
      <w:lvlJc w:val="left"/>
    </w:lvl>
    <w:lvl w:ilvl="7" w:tplc="012C64BA">
      <w:numFmt w:val="decimal"/>
      <w:lvlText w:val=""/>
      <w:lvlJc w:val="left"/>
    </w:lvl>
    <w:lvl w:ilvl="8" w:tplc="BF30112C">
      <w:numFmt w:val="decimal"/>
      <w:lvlText w:val=""/>
      <w:lvlJc w:val="left"/>
    </w:lvl>
  </w:abstractNum>
  <w:abstractNum w:abstractNumId="423">
    <w:nsid w:val="3EAB2035"/>
    <w:multiLevelType w:val="hybridMultilevel"/>
    <w:tmpl w:val="97B461E4"/>
    <w:lvl w:ilvl="0" w:tplc="D8C69DFA">
      <w:start w:val="9"/>
      <w:numFmt w:val="decimal"/>
      <w:lvlText w:val="%1."/>
      <w:lvlJc w:val="left"/>
    </w:lvl>
    <w:lvl w:ilvl="1" w:tplc="F06CFA46">
      <w:numFmt w:val="decimal"/>
      <w:lvlText w:val=""/>
      <w:lvlJc w:val="left"/>
    </w:lvl>
    <w:lvl w:ilvl="2" w:tplc="FF7245B2">
      <w:numFmt w:val="decimal"/>
      <w:lvlText w:val=""/>
      <w:lvlJc w:val="left"/>
    </w:lvl>
    <w:lvl w:ilvl="3" w:tplc="19BE076A">
      <w:numFmt w:val="decimal"/>
      <w:lvlText w:val=""/>
      <w:lvlJc w:val="left"/>
    </w:lvl>
    <w:lvl w:ilvl="4" w:tplc="A65CA7EA">
      <w:numFmt w:val="decimal"/>
      <w:lvlText w:val=""/>
      <w:lvlJc w:val="left"/>
    </w:lvl>
    <w:lvl w:ilvl="5" w:tplc="2DE063CC">
      <w:numFmt w:val="decimal"/>
      <w:lvlText w:val=""/>
      <w:lvlJc w:val="left"/>
    </w:lvl>
    <w:lvl w:ilvl="6" w:tplc="F788CAE2">
      <w:numFmt w:val="decimal"/>
      <w:lvlText w:val=""/>
      <w:lvlJc w:val="left"/>
    </w:lvl>
    <w:lvl w:ilvl="7" w:tplc="E5CA39C6">
      <w:numFmt w:val="decimal"/>
      <w:lvlText w:val=""/>
      <w:lvlJc w:val="left"/>
    </w:lvl>
    <w:lvl w:ilvl="8" w:tplc="E71011FA">
      <w:numFmt w:val="decimal"/>
      <w:lvlText w:val=""/>
      <w:lvlJc w:val="left"/>
    </w:lvl>
  </w:abstractNum>
  <w:abstractNum w:abstractNumId="424">
    <w:nsid w:val="3F35DD67"/>
    <w:multiLevelType w:val="hybridMultilevel"/>
    <w:tmpl w:val="7B06229E"/>
    <w:lvl w:ilvl="0" w:tplc="941EC6AE">
      <w:start w:val="2"/>
      <w:numFmt w:val="upperLetter"/>
      <w:lvlText w:val="%1."/>
      <w:lvlJc w:val="left"/>
    </w:lvl>
    <w:lvl w:ilvl="1" w:tplc="B4605B30">
      <w:numFmt w:val="decimal"/>
      <w:lvlText w:val=""/>
      <w:lvlJc w:val="left"/>
    </w:lvl>
    <w:lvl w:ilvl="2" w:tplc="941C72DC">
      <w:numFmt w:val="decimal"/>
      <w:lvlText w:val=""/>
      <w:lvlJc w:val="left"/>
    </w:lvl>
    <w:lvl w:ilvl="3" w:tplc="BEF8A8DC">
      <w:numFmt w:val="decimal"/>
      <w:lvlText w:val=""/>
      <w:lvlJc w:val="left"/>
    </w:lvl>
    <w:lvl w:ilvl="4" w:tplc="8E5CDEFC">
      <w:numFmt w:val="decimal"/>
      <w:lvlText w:val=""/>
      <w:lvlJc w:val="left"/>
    </w:lvl>
    <w:lvl w:ilvl="5" w:tplc="ECD66AD4">
      <w:numFmt w:val="decimal"/>
      <w:lvlText w:val=""/>
      <w:lvlJc w:val="left"/>
    </w:lvl>
    <w:lvl w:ilvl="6" w:tplc="D0944D44">
      <w:numFmt w:val="decimal"/>
      <w:lvlText w:val=""/>
      <w:lvlJc w:val="left"/>
    </w:lvl>
    <w:lvl w:ilvl="7" w:tplc="9CB2F2C4">
      <w:numFmt w:val="decimal"/>
      <w:lvlText w:val=""/>
      <w:lvlJc w:val="left"/>
    </w:lvl>
    <w:lvl w:ilvl="8" w:tplc="022A52AE">
      <w:numFmt w:val="decimal"/>
      <w:lvlText w:val=""/>
      <w:lvlJc w:val="left"/>
    </w:lvl>
  </w:abstractNum>
  <w:abstractNum w:abstractNumId="425">
    <w:nsid w:val="3FB97188"/>
    <w:multiLevelType w:val="hybridMultilevel"/>
    <w:tmpl w:val="941EB30A"/>
    <w:lvl w:ilvl="0" w:tplc="2EF01CCA">
      <w:start w:val="1"/>
      <w:numFmt w:val="bullet"/>
      <w:lvlText w:val="1"/>
      <w:lvlJc w:val="left"/>
    </w:lvl>
    <w:lvl w:ilvl="1" w:tplc="F1E0C6B0">
      <w:numFmt w:val="decimal"/>
      <w:lvlText w:val=""/>
      <w:lvlJc w:val="left"/>
    </w:lvl>
    <w:lvl w:ilvl="2" w:tplc="D9AAD08C">
      <w:numFmt w:val="decimal"/>
      <w:lvlText w:val=""/>
      <w:lvlJc w:val="left"/>
    </w:lvl>
    <w:lvl w:ilvl="3" w:tplc="342601F6">
      <w:numFmt w:val="decimal"/>
      <w:lvlText w:val=""/>
      <w:lvlJc w:val="left"/>
    </w:lvl>
    <w:lvl w:ilvl="4" w:tplc="89286E4E">
      <w:numFmt w:val="decimal"/>
      <w:lvlText w:val=""/>
      <w:lvlJc w:val="left"/>
    </w:lvl>
    <w:lvl w:ilvl="5" w:tplc="09EE71E8">
      <w:numFmt w:val="decimal"/>
      <w:lvlText w:val=""/>
      <w:lvlJc w:val="left"/>
    </w:lvl>
    <w:lvl w:ilvl="6" w:tplc="44BC2DE8">
      <w:numFmt w:val="decimal"/>
      <w:lvlText w:val=""/>
      <w:lvlJc w:val="left"/>
    </w:lvl>
    <w:lvl w:ilvl="7" w:tplc="9DA06CD6">
      <w:numFmt w:val="decimal"/>
      <w:lvlText w:val=""/>
      <w:lvlJc w:val="left"/>
    </w:lvl>
    <w:lvl w:ilvl="8" w:tplc="DF6265A2">
      <w:numFmt w:val="decimal"/>
      <w:lvlText w:val=""/>
      <w:lvlJc w:val="left"/>
    </w:lvl>
  </w:abstractNum>
  <w:abstractNum w:abstractNumId="426">
    <w:nsid w:val="40009C03"/>
    <w:multiLevelType w:val="hybridMultilevel"/>
    <w:tmpl w:val="26AC139E"/>
    <w:lvl w:ilvl="0" w:tplc="00DC30C4">
      <w:start w:val="1"/>
      <w:numFmt w:val="decimal"/>
      <w:lvlText w:val="%1."/>
      <w:lvlJc w:val="left"/>
    </w:lvl>
    <w:lvl w:ilvl="1" w:tplc="4E3CE1F4">
      <w:numFmt w:val="decimal"/>
      <w:lvlText w:val=""/>
      <w:lvlJc w:val="left"/>
    </w:lvl>
    <w:lvl w:ilvl="2" w:tplc="DADCAE74">
      <w:numFmt w:val="decimal"/>
      <w:lvlText w:val=""/>
      <w:lvlJc w:val="left"/>
    </w:lvl>
    <w:lvl w:ilvl="3" w:tplc="04E4176C">
      <w:numFmt w:val="decimal"/>
      <w:lvlText w:val=""/>
      <w:lvlJc w:val="left"/>
    </w:lvl>
    <w:lvl w:ilvl="4" w:tplc="0F56C6FE">
      <w:numFmt w:val="decimal"/>
      <w:lvlText w:val=""/>
      <w:lvlJc w:val="left"/>
    </w:lvl>
    <w:lvl w:ilvl="5" w:tplc="8A30FE9E">
      <w:numFmt w:val="decimal"/>
      <w:lvlText w:val=""/>
      <w:lvlJc w:val="left"/>
    </w:lvl>
    <w:lvl w:ilvl="6" w:tplc="7DDCE96E">
      <w:numFmt w:val="decimal"/>
      <w:lvlText w:val=""/>
      <w:lvlJc w:val="left"/>
    </w:lvl>
    <w:lvl w:ilvl="7" w:tplc="DA629338">
      <w:numFmt w:val="decimal"/>
      <w:lvlText w:val=""/>
      <w:lvlJc w:val="left"/>
    </w:lvl>
    <w:lvl w:ilvl="8" w:tplc="4AA283D6">
      <w:numFmt w:val="decimal"/>
      <w:lvlText w:val=""/>
      <w:lvlJc w:val="left"/>
    </w:lvl>
  </w:abstractNum>
  <w:abstractNum w:abstractNumId="427">
    <w:nsid w:val="40307D27"/>
    <w:multiLevelType w:val="hybridMultilevel"/>
    <w:tmpl w:val="8578D634"/>
    <w:lvl w:ilvl="0" w:tplc="22767588">
      <w:start w:val="3"/>
      <w:numFmt w:val="upperLetter"/>
      <w:lvlText w:val="%1."/>
      <w:lvlJc w:val="left"/>
    </w:lvl>
    <w:lvl w:ilvl="1" w:tplc="6FDA97C4">
      <w:numFmt w:val="decimal"/>
      <w:lvlText w:val=""/>
      <w:lvlJc w:val="left"/>
    </w:lvl>
    <w:lvl w:ilvl="2" w:tplc="D9984EBE">
      <w:numFmt w:val="decimal"/>
      <w:lvlText w:val=""/>
      <w:lvlJc w:val="left"/>
    </w:lvl>
    <w:lvl w:ilvl="3" w:tplc="4E00EDB4">
      <w:numFmt w:val="decimal"/>
      <w:lvlText w:val=""/>
      <w:lvlJc w:val="left"/>
    </w:lvl>
    <w:lvl w:ilvl="4" w:tplc="AEBE37D6">
      <w:numFmt w:val="decimal"/>
      <w:lvlText w:val=""/>
      <w:lvlJc w:val="left"/>
    </w:lvl>
    <w:lvl w:ilvl="5" w:tplc="76B0A0DA">
      <w:numFmt w:val="decimal"/>
      <w:lvlText w:val=""/>
      <w:lvlJc w:val="left"/>
    </w:lvl>
    <w:lvl w:ilvl="6" w:tplc="3CBC788C">
      <w:numFmt w:val="decimal"/>
      <w:lvlText w:val=""/>
      <w:lvlJc w:val="left"/>
    </w:lvl>
    <w:lvl w:ilvl="7" w:tplc="24D20582">
      <w:numFmt w:val="decimal"/>
      <w:lvlText w:val=""/>
      <w:lvlJc w:val="left"/>
    </w:lvl>
    <w:lvl w:ilvl="8" w:tplc="939899EA">
      <w:numFmt w:val="decimal"/>
      <w:lvlText w:val=""/>
      <w:lvlJc w:val="left"/>
    </w:lvl>
  </w:abstractNum>
  <w:abstractNum w:abstractNumId="428">
    <w:nsid w:val="403C23E6"/>
    <w:multiLevelType w:val="hybridMultilevel"/>
    <w:tmpl w:val="226836DA"/>
    <w:lvl w:ilvl="0" w:tplc="BB6CA2D8">
      <w:start w:val="3"/>
      <w:numFmt w:val="upperLetter"/>
      <w:lvlText w:val="%1."/>
      <w:lvlJc w:val="left"/>
    </w:lvl>
    <w:lvl w:ilvl="1" w:tplc="D51E6E88">
      <w:numFmt w:val="decimal"/>
      <w:lvlText w:val=""/>
      <w:lvlJc w:val="left"/>
    </w:lvl>
    <w:lvl w:ilvl="2" w:tplc="C3B8160A">
      <w:numFmt w:val="decimal"/>
      <w:lvlText w:val=""/>
      <w:lvlJc w:val="left"/>
    </w:lvl>
    <w:lvl w:ilvl="3" w:tplc="DBFCF6E4">
      <w:numFmt w:val="decimal"/>
      <w:lvlText w:val=""/>
      <w:lvlJc w:val="left"/>
    </w:lvl>
    <w:lvl w:ilvl="4" w:tplc="49663276">
      <w:numFmt w:val="decimal"/>
      <w:lvlText w:val=""/>
      <w:lvlJc w:val="left"/>
    </w:lvl>
    <w:lvl w:ilvl="5" w:tplc="37AAE254">
      <w:numFmt w:val="decimal"/>
      <w:lvlText w:val=""/>
      <w:lvlJc w:val="left"/>
    </w:lvl>
    <w:lvl w:ilvl="6" w:tplc="48D8E98E">
      <w:numFmt w:val="decimal"/>
      <w:lvlText w:val=""/>
      <w:lvlJc w:val="left"/>
    </w:lvl>
    <w:lvl w:ilvl="7" w:tplc="7238546E">
      <w:numFmt w:val="decimal"/>
      <w:lvlText w:val=""/>
      <w:lvlJc w:val="left"/>
    </w:lvl>
    <w:lvl w:ilvl="8" w:tplc="9A50548A">
      <w:numFmt w:val="decimal"/>
      <w:lvlText w:val=""/>
      <w:lvlJc w:val="left"/>
    </w:lvl>
  </w:abstractNum>
  <w:abstractNum w:abstractNumId="429">
    <w:nsid w:val="404EAF4A"/>
    <w:multiLevelType w:val="hybridMultilevel"/>
    <w:tmpl w:val="56A08DE0"/>
    <w:lvl w:ilvl="0" w:tplc="3F306CAE">
      <w:start w:val="1"/>
      <w:numFmt w:val="bullet"/>
      <w:lvlText w:val="В"/>
      <w:lvlJc w:val="left"/>
    </w:lvl>
    <w:lvl w:ilvl="1" w:tplc="DDF21138">
      <w:numFmt w:val="decimal"/>
      <w:lvlText w:val=""/>
      <w:lvlJc w:val="left"/>
    </w:lvl>
    <w:lvl w:ilvl="2" w:tplc="18E67E06">
      <w:numFmt w:val="decimal"/>
      <w:lvlText w:val=""/>
      <w:lvlJc w:val="left"/>
    </w:lvl>
    <w:lvl w:ilvl="3" w:tplc="35B6CEFC">
      <w:numFmt w:val="decimal"/>
      <w:lvlText w:val=""/>
      <w:lvlJc w:val="left"/>
    </w:lvl>
    <w:lvl w:ilvl="4" w:tplc="34146B16">
      <w:numFmt w:val="decimal"/>
      <w:lvlText w:val=""/>
      <w:lvlJc w:val="left"/>
    </w:lvl>
    <w:lvl w:ilvl="5" w:tplc="A2A8B806">
      <w:numFmt w:val="decimal"/>
      <w:lvlText w:val=""/>
      <w:lvlJc w:val="left"/>
    </w:lvl>
    <w:lvl w:ilvl="6" w:tplc="3152700E">
      <w:numFmt w:val="decimal"/>
      <w:lvlText w:val=""/>
      <w:lvlJc w:val="left"/>
    </w:lvl>
    <w:lvl w:ilvl="7" w:tplc="41F6C602">
      <w:numFmt w:val="decimal"/>
      <w:lvlText w:val=""/>
      <w:lvlJc w:val="left"/>
    </w:lvl>
    <w:lvl w:ilvl="8" w:tplc="C1182E08">
      <w:numFmt w:val="decimal"/>
      <w:lvlText w:val=""/>
      <w:lvlJc w:val="left"/>
    </w:lvl>
  </w:abstractNum>
  <w:abstractNum w:abstractNumId="430">
    <w:nsid w:val="40AEF10D"/>
    <w:multiLevelType w:val="hybridMultilevel"/>
    <w:tmpl w:val="637E6B22"/>
    <w:lvl w:ilvl="0" w:tplc="6D4687DE">
      <w:start w:val="1"/>
      <w:numFmt w:val="bullet"/>
      <w:lvlText w:val="2"/>
      <w:lvlJc w:val="left"/>
    </w:lvl>
    <w:lvl w:ilvl="1" w:tplc="B57CEA78">
      <w:numFmt w:val="decimal"/>
      <w:lvlText w:val=""/>
      <w:lvlJc w:val="left"/>
    </w:lvl>
    <w:lvl w:ilvl="2" w:tplc="9FD439EC">
      <w:numFmt w:val="decimal"/>
      <w:lvlText w:val=""/>
      <w:lvlJc w:val="left"/>
    </w:lvl>
    <w:lvl w:ilvl="3" w:tplc="88443576">
      <w:numFmt w:val="decimal"/>
      <w:lvlText w:val=""/>
      <w:lvlJc w:val="left"/>
    </w:lvl>
    <w:lvl w:ilvl="4" w:tplc="51E40B06">
      <w:numFmt w:val="decimal"/>
      <w:lvlText w:val=""/>
      <w:lvlJc w:val="left"/>
    </w:lvl>
    <w:lvl w:ilvl="5" w:tplc="207CA1CC">
      <w:numFmt w:val="decimal"/>
      <w:lvlText w:val=""/>
      <w:lvlJc w:val="left"/>
    </w:lvl>
    <w:lvl w:ilvl="6" w:tplc="91969B8A">
      <w:numFmt w:val="decimal"/>
      <w:lvlText w:val=""/>
      <w:lvlJc w:val="left"/>
    </w:lvl>
    <w:lvl w:ilvl="7" w:tplc="6DDABD98">
      <w:numFmt w:val="decimal"/>
      <w:lvlText w:val=""/>
      <w:lvlJc w:val="left"/>
    </w:lvl>
    <w:lvl w:ilvl="8" w:tplc="1F9C1FA4">
      <w:numFmt w:val="decimal"/>
      <w:lvlText w:val=""/>
      <w:lvlJc w:val="left"/>
    </w:lvl>
  </w:abstractNum>
  <w:abstractNum w:abstractNumId="431">
    <w:nsid w:val="40E29452"/>
    <w:multiLevelType w:val="hybridMultilevel"/>
    <w:tmpl w:val="49140576"/>
    <w:lvl w:ilvl="0" w:tplc="C6FC44B4">
      <w:start w:val="1"/>
      <w:numFmt w:val="upperLetter"/>
      <w:lvlText w:val="%1."/>
      <w:lvlJc w:val="left"/>
    </w:lvl>
    <w:lvl w:ilvl="1" w:tplc="3DC4D884">
      <w:numFmt w:val="decimal"/>
      <w:lvlText w:val=""/>
      <w:lvlJc w:val="left"/>
    </w:lvl>
    <w:lvl w:ilvl="2" w:tplc="E13EA620">
      <w:numFmt w:val="decimal"/>
      <w:lvlText w:val=""/>
      <w:lvlJc w:val="left"/>
    </w:lvl>
    <w:lvl w:ilvl="3" w:tplc="CAF82FB2">
      <w:numFmt w:val="decimal"/>
      <w:lvlText w:val=""/>
      <w:lvlJc w:val="left"/>
    </w:lvl>
    <w:lvl w:ilvl="4" w:tplc="21C27B1C">
      <w:numFmt w:val="decimal"/>
      <w:lvlText w:val=""/>
      <w:lvlJc w:val="left"/>
    </w:lvl>
    <w:lvl w:ilvl="5" w:tplc="6A0CB2F0">
      <w:numFmt w:val="decimal"/>
      <w:lvlText w:val=""/>
      <w:lvlJc w:val="left"/>
    </w:lvl>
    <w:lvl w:ilvl="6" w:tplc="2F4604DC">
      <w:numFmt w:val="decimal"/>
      <w:lvlText w:val=""/>
      <w:lvlJc w:val="left"/>
    </w:lvl>
    <w:lvl w:ilvl="7" w:tplc="B92667DA">
      <w:numFmt w:val="decimal"/>
      <w:lvlText w:val=""/>
      <w:lvlJc w:val="left"/>
    </w:lvl>
    <w:lvl w:ilvl="8" w:tplc="9788CBA8">
      <w:numFmt w:val="decimal"/>
      <w:lvlText w:val=""/>
      <w:lvlJc w:val="left"/>
    </w:lvl>
  </w:abstractNum>
  <w:abstractNum w:abstractNumId="432">
    <w:nsid w:val="40F78FF3"/>
    <w:multiLevelType w:val="hybridMultilevel"/>
    <w:tmpl w:val="B608000A"/>
    <w:lvl w:ilvl="0" w:tplc="DC0AF88C">
      <w:start w:val="1"/>
      <w:numFmt w:val="bullet"/>
      <w:lvlText w:val="и"/>
      <w:lvlJc w:val="left"/>
    </w:lvl>
    <w:lvl w:ilvl="1" w:tplc="A74E072C">
      <w:start w:val="1"/>
      <w:numFmt w:val="bullet"/>
      <w:lvlText w:val="•"/>
      <w:lvlJc w:val="left"/>
    </w:lvl>
    <w:lvl w:ilvl="2" w:tplc="86BEB076">
      <w:numFmt w:val="decimal"/>
      <w:lvlText w:val=""/>
      <w:lvlJc w:val="left"/>
    </w:lvl>
    <w:lvl w:ilvl="3" w:tplc="19BE0726">
      <w:numFmt w:val="decimal"/>
      <w:lvlText w:val=""/>
      <w:lvlJc w:val="left"/>
    </w:lvl>
    <w:lvl w:ilvl="4" w:tplc="AFC25C76">
      <w:numFmt w:val="decimal"/>
      <w:lvlText w:val=""/>
      <w:lvlJc w:val="left"/>
    </w:lvl>
    <w:lvl w:ilvl="5" w:tplc="B58AFA0E">
      <w:numFmt w:val="decimal"/>
      <w:lvlText w:val=""/>
      <w:lvlJc w:val="left"/>
    </w:lvl>
    <w:lvl w:ilvl="6" w:tplc="74F67874">
      <w:numFmt w:val="decimal"/>
      <w:lvlText w:val=""/>
      <w:lvlJc w:val="left"/>
    </w:lvl>
    <w:lvl w:ilvl="7" w:tplc="8AA08BCE">
      <w:numFmt w:val="decimal"/>
      <w:lvlText w:val=""/>
      <w:lvlJc w:val="left"/>
    </w:lvl>
    <w:lvl w:ilvl="8" w:tplc="D9309A18">
      <w:numFmt w:val="decimal"/>
      <w:lvlText w:val=""/>
      <w:lvlJc w:val="left"/>
    </w:lvl>
  </w:abstractNum>
  <w:abstractNum w:abstractNumId="433">
    <w:nsid w:val="40F9991C"/>
    <w:multiLevelType w:val="hybridMultilevel"/>
    <w:tmpl w:val="7C065A90"/>
    <w:lvl w:ilvl="0" w:tplc="D1F664C6">
      <w:start w:val="1"/>
      <w:numFmt w:val="bullet"/>
      <w:lvlText w:val="и"/>
      <w:lvlJc w:val="left"/>
    </w:lvl>
    <w:lvl w:ilvl="1" w:tplc="7F80C388">
      <w:start w:val="1"/>
      <w:numFmt w:val="bullet"/>
      <w:lvlText w:val="−"/>
      <w:lvlJc w:val="left"/>
    </w:lvl>
    <w:lvl w:ilvl="2" w:tplc="BB94BDCE">
      <w:numFmt w:val="decimal"/>
      <w:lvlText w:val=""/>
      <w:lvlJc w:val="left"/>
    </w:lvl>
    <w:lvl w:ilvl="3" w:tplc="0BAE86D6">
      <w:numFmt w:val="decimal"/>
      <w:lvlText w:val=""/>
      <w:lvlJc w:val="left"/>
    </w:lvl>
    <w:lvl w:ilvl="4" w:tplc="5BA2F040">
      <w:numFmt w:val="decimal"/>
      <w:lvlText w:val=""/>
      <w:lvlJc w:val="left"/>
    </w:lvl>
    <w:lvl w:ilvl="5" w:tplc="7922ACF6">
      <w:numFmt w:val="decimal"/>
      <w:lvlText w:val=""/>
      <w:lvlJc w:val="left"/>
    </w:lvl>
    <w:lvl w:ilvl="6" w:tplc="07E678DC">
      <w:numFmt w:val="decimal"/>
      <w:lvlText w:val=""/>
      <w:lvlJc w:val="left"/>
    </w:lvl>
    <w:lvl w:ilvl="7" w:tplc="188C2490">
      <w:numFmt w:val="decimal"/>
      <w:lvlText w:val=""/>
      <w:lvlJc w:val="left"/>
    </w:lvl>
    <w:lvl w:ilvl="8" w:tplc="019869E8">
      <w:numFmt w:val="decimal"/>
      <w:lvlText w:val=""/>
      <w:lvlJc w:val="left"/>
    </w:lvl>
  </w:abstractNum>
  <w:abstractNum w:abstractNumId="434">
    <w:nsid w:val="41123F79"/>
    <w:multiLevelType w:val="hybridMultilevel"/>
    <w:tmpl w:val="5B70750E"/>
    <w:lvl w:ilvl="0" w:tplc="17F0C518">
      <w:start w:val="1"/>
      <w:numFmt w:val="upperLetter"/>
      <w:lvlText w:val="%1."/>
      <w:lvlJc w:val="left"/>
    </w:lvl>
    <w:lvl w:ilvl="1" w:tplc="C5C4A4B8">
      <w:numFmt w:val="decimal"/>
      <w:lvlText w:val=""/>
      <w:lvlJc w:val="left"/>
    </w:lvl>
    <w:lvl w:ilvl="2" w:tplc="DA14B19A">
      <w:numFmt w:val="decimal"/>
      <w:lvlText w:val=""/>
      <w:lvlJc w:val="left"/>
    </w:lvl>
    <w:lvl w:ilvl="3" w:tplc="D47C2182">
      <w:numFmt w:val="decimal"/>
      <w:lvlText w:val=""/>
      <w:lvlJc w:val="left"/>
    </w:lvl>
    <w:lvl w:ilvl="4" w:tplc="C408EE16">
      <w:numFmt w:val="decimal"/>
      <w:lvlText w:val=""/>
      <w:lvlJc w:val="left"/>
    </w:lvl>
    <w:lvl w:ilvl="5" w:tplc="692AE4DE">
      <w:numFmt w:val="decimal"/>
      <w:lvlText w:val=""/>
      <w:lvlJc w:val="left"/>
    </w:lvl>
    <w:lvl w:ilvl="6" w:tplc="A5309086">
      <w:numFmt w:val="decimal"/>
      <w:lvlText w:val=""/>
      <w:lvlJc w:val="left"/>
    </w:lvl>
    <w:lvl w:ilvl="7" w:tplc="FFC0071C">
      <w:numFmt w:val="decimal"/>
      <w:lvlText w:val=""/>
      <w:lvlJc w:val="left"/>
    </w:lvl>
    <w:lvl w:ilvl="8" w:tplc="23886AE4">
      <w:numFmt w:val="decimal"/>
      <w:lvlText w:val=""/>
      <w:lvlJc w:val="left"/>
    </w:lvl>
  </w:abstractNum>
  <w:abstractNum w:abstractNumId="435">
    <w:nsid w:val="41205269"/>
    <w:multiLevelType w:val="hybridMultilevel"/>
    <w:tmpl w:val="00A29588"/>
    <w:lvl w:ilvl="0" w:tplc="FFDE6C7A">
      <w:start w:val="1"/>
      <w:numFmt w:val="upperLetter"/>
      <w:lvlText w:val="%1."/>
      <w:lvlJc w:val="left"/>
    </w:lvl>
    <w:lvl w:ilvl="1" w:tplc="1CC28B4C">
      <w:numFmt w:val="decimal"/>
      <w:lvlText w:val=""/>
      <w:lvlJc w:val="left"/>
    </w:lvl>
    <w:lvl w:ilvl="2" w:tplc="788053F2">
      <w:numFmt w:val="decimal"/>
      <w:lvlText w:val=""/>
      <w:lvlJc w:val="left"/>
    </w:lvl>
    <w:lvl w:ilvl="3" w:tplc="FE8E3738">
      <w:numFmt w:val="decimal"/>
      <w:lvlText w:val=""/>
      <w:lvlJc w:val="left"/>
    </w:lvl>
    <w:lvl w:ilvl="4" w:tplc="B5D081DC">
      <w:numFmt w:val="decimal"/>
      <w:lvlText w:val=""/>
      <w:lvlJc w:val="left"/>
    </w:lvl>
    <w:lvl w:ilvl="5" w:tplc="64FEBDBC">
      <w:numFmt w:val="decimal"/>
      <w:lvlText w:val=""/>
      <w:lvlJc w:val="left"/>
    </w:lvl>
    <w:lvl w:ilvl="6" w:tplc="7EE0DCE6">
      <w:numFmt w:val="decimal"/>
      <w:lvlText w:val=""/>
      <w:lvlJc w:val="left"/>
    </w:lvl>
    <w:lvl w:ilvl="7" w:tplc="DDE2BBEA">
      <w:numFmt w:val="decimal"/>
      <w:lvlText w:val=""/>
      <w:lvlJc w:val="left"/>
    </w:lvl>
    <w:lvl w:ilvl="8" w:tplc="8BAEFDC6">
      <w:numFmt w:val="decimal"/>
      <w:lvlText w:val=""/>
      <w:lvlJc w:val="left"/>
    </w:lvl>
  </w:abstractNum>
  <w:abstractNum w:abstractNumId="436">
    <w:nsid w:val="41751BB2"/>
    <w:multiLevelType w:val="hybridMultilevel"/>
    <w:tmpl w:val="21F89268"/>
    <w:lvl w:ilvl="0" w:tplc="37D42F4A">
      <w:start w:val="3"/>
      <w:numFmt w:val="decimal"/>
      <w:lvlText w:val="%1."/>
      <w:lvlJc w:val="left"/>
    </w:lvl>
    <w:lvl w:ilvl="1" w:tplc="9B50E762">
      <w:numFmt w:val="decimal"/>
      <w:lvlText w:val=""/>
      <w:lvlJc w:val="left"/>
    </w:lvl>
    <w:lvl w:ilvl="2" w:tplc="2732F608">
      <w:numFmt w:val="decimal"/>
      <w:lvlText w:val=""/>
      <w:lvlJc w:val="left"/>
    </w:lvl>
    <w:lvl w:ilvl="3" w:tplc="2F182C50">
      <w:numFmt w:val="decimal"/>
      <w:lvlText w:val=""/>
      <w:lvlJc w:val="left"/>
    </w:lvl>
    <w:lvl w:ilvl="4" w:tplc="4C0CCC50">
      <w:numFmt w:val="decimal"/>
      <w:lvlText w:val=""/>
      <w:lvlJc w:val="left"/>
    </w:lvl>
    <w:lvl w:ilvl="5" w:tplc="AB58F234">
      <w:numFmt w:val="decimal"/>
      <w:lvlText w:val=""/>
      <w:lvlJc w:val="left"/>
    </w:lvl>
    <w:lvl w:ilvl="6" w:tplc="5F247060">
      <w:numFmt w:val="decimal"/>
      <w:lvlText w:val=""/>
      <w:lvlJc w:val="left"/>
    </w:lvl>
    <w:lvl w:ilvl="7" w:tplc="70A4A1DC">
      <w:numFmt w:val="decimal"/>
      <w:lvlText w:val=""/>
      <w:lvlJc w:val="left"/>
    </w:lvl>
    <w:lvl w:ilvl="8" w:tplc="1AB2A5D6">
      <w:numFmt w:val="decimal"/>
      <w:lvlText w:val=""/>
      <w:lvlJc w:val="left"/>
    </w:lvl>
  </w:abstractNum>
  <w:abstractNum w:abstractNumId="437">
    <w:nsid w:val="41A8106C"/>
    <w:multiLevelType w:val="hybridMultilevel"/>
    <w:tmpl w:val="AAC4BEE6"/>
    <w:lvl w:ilvl="0" w:tplc="F0767878">
      <w:start w:val="1"/>
      <w:numFmt w:val="bullet"/>
      <w:lvlText w:val="x"/>
      <w:lvlJc w:val="left"/>
    </w:lvl>
    <w:lvl w:ilvl="1" w:tplc="2F9253F4">
      <w:numFmt w:val="decimal"/>
      <w:lvlText w:val=""/>
      <w:lvlJc w:val="left"/>
    </w:lvl>
    <w:lvl w:ilvl="2" w:tplc="22EE6206">
      <w:numFmt w:val="decimal"/>
      <w:lvlText w:val=""/>
      <w:lvlJc w:val="left"/>
    </w:lvl>
    <w:lvl w:ilvl="3" w:tplc="FB3E1DA6">
      <w:numFmt w:val="decimal"/>
      <w:lvlText w:val=""/>
      <w:lvlJc w:val="left"/>
    </w:lvl>
    <w:lvl w:ilvl="4" w:tplc="B4AA65CC">
      <w:numFmt w:val="decimal"/>
      <w:lvlText w:val=""/>
      <w:lvlJc w:val="left"/>
    </w:lvl>
    <w:lvl w:ilvl="5" w:tplc="DFB84DD2">
      <w:numFmt w:val="decimal"/>
      <w:lvlText w:val=""/>
      <w:lvlJc w:val="left"/>
    </w:lvl>
    <w:lvl w:ilvl="6" w:tplc="D9C4AFFE">
      <w:numFmt w:val="decimal"/>
      <w:lvlText w:val=""/>
      <w:lvlJc w:val="left"/>
    </w:lvl>
    <w:lvl w:ilvl="7" w:tplc="3F340FAE">
      <w:numFmt w:val="decimal"/>
      <w:lvlText w:val=""/>
      <w:lvlJc w:val="left"/>
    </w:lvl>
    <w:lvl w:ilvl="8" w:tplc="09929474">
      <w:numFmt w:val="decimal"/>
      <w:lvlText w:val=""/>
      <w:lvlJc w:val="left"/>
    </w:lvl>
  </w:abstractNum>
  <w:abstractNum w:abstractNumId="438">
    <w:nsid w:val="41D646BC"/>
    <w:multiLevelType w:val="hybridMultilevel"/>
    <w:tmpl w:val="7FAA42D6"/>
    <w:lvl w:ilvl="0" w:tplc="5D2A91E2">
      <w:start w:val="2"/>
      <w:numFmt w:val="upperLetter"/>
      <w:lvlText w:val="%1."/>
      <w:lvlJc w:val="left"/>
    </w:lvl>
    <w:lvl w:ilvl="1" w:tplc="09F20152">
      <w:numFmt w:val="decimal"/>
      <w:lvlText w:val=""/>
      <w:lvlJc w:val="left"/>
    </w:lvl>
    <w:lvl w:ilvl="2" w:tplc="205008C8">
      <w:numFmt w:val="decimal"/>
      <w:lvlText w:val=""/>
      <w:lvlJc w:val="left"/>
    </w:lvl>
    <w:lvl w:ilvl="3" w:tplc="2F16B9E2">
      <w:numFmt w:val="decimal"/>
      <w:lvlText w:val=""/>
      <w:lvlJc w:val="left"/>
    </w:lvl>
    <w:lvl w:ilvl="4" w:tplc="B0A2CDBC">
      <w:numFmt w:val="decimal"/>
      <w:lvlText w:val=""/>
      <w:lvlJc w:val="left"/>
    </w:lvl>
    <w:lvl w:ilvl="5" w:tplc="52061B2A">
      <w:numFmt w:val="decimal"/>
      <w:lvlText w:val=""/>
      <w:lvlJc w:val="left"/>
    </w:lvl>
    <w:lvl w:ilvl="6" w:tplc="6FD6D5B6">
      <w:numFmt w:val="decimal"/>
      <w:lvlText w:val=""/>
      <w:lvlJc w:val="left"/>
    </w:lvl>
    <w:lvl w:ilvl="7" w:tplc="508EB578">
      <w:numFmt w:val="decimal"/>
      <w:lvlText w:val=""/>
      <w:lvlJc w:val="left"/>
    </w:lvl>
    <w:lvl w:ilvl="8" w:tplc="33DAABB8">
      <w:numFmt w:val="decimal"/>
      <w:lvlText w:val=""/>
      <w:lvlJc w:val="left"/>
    </w:lvl>
  </w:abstractNum>
  <w:abstractNum w:abstractNumId="439">
    <w:nsid w:val="41E690CF"/>
    <w:multiLevelType w:val="hybridMultilevel"/>
    <w:tmpl w:val="90F48964"/>
    <w:lvl w:ilvl="0" w:tplc="49222384">
      <w:start w:val="1"/>
      <w:numFmt w:val="upperLetter"/>
      <w:lvlText w:val="%1."/>
      <w:lvlJc w:val="left"/>
    </w:lvl>
    <w:lvl w:ilvl="1" w:tplc="C686965C">
      <w:numFmt w:val="decimal"/>
      <w:lvlText w:val=""/>
      <w:lvlJc w:val="left"/>
    </w:lvl>
    <w:lvl w:ilvl="2" w:tplc="BB728712">
      <w:numFmt w:val="decimal"/>
      <w:lvlText w:val=""/>
      <w:lvlJc w:val="left"/>
    </w:lvl>
    <w:lvl w:ilvl="3" w:tplc="426A2A98">
      <w:numFmt w:val="decimal"/>
      <w:lvlText w:val=""/>
      <w:lvlJc w:val="left"/>
    </w:lvl>
    <w:lvl w:ilvl="4" w:tplc="8B12CF72">
      <w:numFmt w:val="decimal"/>
      <w:lvlText w:val=""/>
      <w:lvlJc w:val="left"/>
    </w:lvl>
    <w:lvl w:ilvl="5" w:tplc="C3B6D9F6">
      <w:numFmt w:val="decimal"/>
      <w:lvlText w:val=""/>
      <w:lvlJc w:val="left"/>
    </w:lvl>
    <w:lvl w:ilvl="6" w:tplc="3A448E66">
      <w:numFmt w:val="decimal"/>
      <w:lvlText w:val=""/>
      <w:lvlJc w:val="left"/>
    </w:lvl>
    <w:lvl w:ilvl="7" w:tplc="7B446F28">
      <w:numFmt w:val="decimal"/>
      <w:lvlText w:val=""/>
      <w:lvlJc w:val="left"/>
    </w:lvl>
    <w:lvl w:ilvl="8" w:tplc="D1F8988A">
      <w:numFmt w:val="decimal"/>
      <w:lvlText w:val=""/>
      <w:lvlJc w:val="left"/>
    </w:lvl>
  </w:abstractNum>
  <w:abstractNum w:abstractNumId="440">
    <w:nsid w:val="41FCF274"/>
    <w:multiLevelType w:val="hybridMultilevel"/>
    <w:tmpl w:val="FB20B594"/>
    <w:lvl w:ilvl="0" w:tplc="8236B4D8">
      <w:start w:val="3"/>
      <w:numFmt w:val="upperLetter"/>
      <w:lvlText w:val="%1."/>
      <w:lvlJc w:val="left"/>
    </w:lvl>
    <w:lvl w:ilvl="1" w:tplc="3E0CC7D2">
      <w:numFmt w:val="decimal"/>
      <w:lvlText w:val=""/>
      <w:lvlJc w:val="left"/>
    </w:lvl>
    <w:lvl w:ilvl="2" w:tplc="52782E7A">
      <w:numFmt w:val="decimal"/>
      <w:lvlText w:val=""/>
      <w:lvlJc w:val="left"/>
    </w:lvl>
    <w:lvl w:ilvl="3" w:tplc="67F6D388">
      <w:numFmt w:val="decimal"/>
      <w:lvlText w:val=""/>
      <w:lvlJc w:val="left"/>
    </w:lvl>
    <w:lvl w:ilvl="4" w:tplc="8FAEB148">
      <w:numFmt w:val="decimal"/>
      <w:lvlText w:val=""/>
      <w:lvlJc w:val="left"/>
    </w:lvl>
    <w:lvl w:ilvl="5" w:tplc="B7E8ADE8">
      <w:numFmt w:val="decimal"/>
      <w:lvlText w:val=""/>
      <w:lvlJc w:val="left"/>
    </w:lvl>
    <w:lvl w:ilvl="6" w:tplc="2258CA74">
      <w:numFmt w:val="decimal"/>
      <w:lvlText w:val=""/>
      <w:lvlJc w:val="left"/>
    </w:lvl>
    <w:lvl w:ilvl="7" w:tplc="8012D276">
      <w:numFmt w:val="decimal"/>
      <w:lvlText w:val=""/>
      <w:lvlJc w:val="left"/>
    </w:lvl>
    <w:lvl w:ilvl="8" w:tplc="B00A171A">
      <w:numFmt w:val="decimal"/>
      <w:lvlText w:val=""/>
      <w:lvlJc w:val="left"/>
    </w:lvl>
  </w:abstractNum>
  <w:abstractNum w:abstractNumId="441">
    <w:nsid w:val="4210D41E"/>
    <w:multiLevelType w:val="hybridMultilevel"/>
    <w:tmpl w:val="1F6CBBBA"/>
    <w:lvl w:ilvl="0" w:tplc="4C409F9A">
      <w:start w:val="2"/>
      <w:numFmt w:val="upperLetter"/>
      <w:lvlText w:val="%1."/>
      <w:lvlJc w:val="left"/>
    </w:lvl>
    <w:lvl w:ilvl="1" w:tplc="85BE49DE">
      <w:start w:val="1"/>
      <w:numFmt w:val="bullet"/>
      <w:lvlText w:val=" "/>
      <w:lvlJc w:val="left"/>
    </w:lvl>
    <w:lvl w:ilvl="2" w:tplc="2A1E4C88">
      <w:numFmt w:val="decimal"/>
      <w:lvlText w:val=""/>
      <w:lvlJc w:val="left"/>
    </w:lvl>
    <w:lvl w:ilvl="3" w:tplc="75F484D6">
      <w:numFmt w:val="decimal"/>
      <w:lvlText w:val=""/>
      <w:lvlJc w:val="left"/>
    </w:lvl>
    <w:lvl w:ilvl="4" w:tplc="6D943CF8">
      <w:numFmt w:val="decimal"/>
      <w:lvlText w:val=""/>
      <w:lvlJc w:val="left"/>
    </w:lvl>
    <w:lvl w:ilvl="5" w:tplc="8AE86E22">
      <w:numFmt w:val="decimal"/>
      <w:lvlText w:val=""/>
      <w:lvlJc w:val="left"/>
    </w:lvl>
    <w:lvl w:ilvl="6" w:tplc="93AA6E62">
      <w:numFmt w:val="decimal"/>
      <w:lvlText w:val=""/>
      <w:lvlJc w:val="left"/>
    </w:lvl>
    <w:lvl w:ilvl="7" w:tplc="2A86AAA2">
      <w:numFmt w:val="decimal"/>
      <w:lvlText w:val=""/>
      <w:lvlJc w:val="left"/>
    </w:lvl>
    <w:lvl w:ilvl="8" w:tplc="A866C76A">
      <w:numFmt w:val="decimal"/>
      <w:lvlText w:val=""/>
      <w:lvlJc w:val="left"/>
    </w:lvl>
  </w:abstractNum>
  <w:abstractNum w:abstractNumId="442">
    <w:nsid w:val="4239DC03"/>
    <w:multiLevelType w:val="hybridMultilevel"/>
    <w:tmpl w:val="69D81E2C"/>
    <w:lvl w:ilvl="0" w:tplc="DEB20FFC">
      <w:start w:val="3"/>
      <w:numFmt w:val="upperLetter"/>
      <w:lvlText w:val="%1."/>
      <w:lvlJc w:val="left"/>
    </w:lvl>
    <w:lvl w:ilvl="1" w:tplc="88D84598">
      <w:numFmt w:val="decimal"/>
      <w:lvlText w:val=""/>
      <w:lvlJc w:val="left"/>
    </w:lvl>
    <w:lvl w:ilvl="2" w:tplc="4FC23FAA">
      <w:numFmt w:val="decimal"/>
      <w:lvlText w:val=""/>
      <w:lvlJc w:val="left"/>
    </w:lvl>
    <w:lvl w:ilvl="3" w:tplc="D778B7BA">
      <w:numFmt w:val="decimal"/>
      <w:lvlText w:val=""/>
      <w:lvlJc w:val="left"/>
    </w:lvl>
    <w:lvl w:ilvl="4" w:tplc="DE7865CE">
      <w:numFmt w:val="decimal"/>
      <w:lvlText w:val=""/>
      <w:lvlJc w:val="left"/>
    </w:lvl>
    <w:lvl w:ilvl="5" w:tplc="0F2C798E">
      <w:numFmt w:val="decimal"/>
      <w:lvlText w:val=""/>
      <w:lvlJc w:val="left"/>
    </w:lvl>
    <w:lvl w:ilvl="6" w:tplc="DB34D476">
      <w:numFmt w:val="decimal"/>
      <w:lvlText w:val=""/>
      <w:lvlJc w:val="left"/>
    </w:lvl>
    <w:lvl w:ilvl="7" w:tplc="32680636">
      <w:numFmt w:val="decimal"/>
      <w:lvlText w:val=""/>
      <w:lvlJc w:val="left"/>
    </w:lvl>
    <w:lvl w:ilvl="8" w:tplc="BFF4930A">
      <w:numFmt w:val="decimal"/>
      <w:lvlText w:val=""/>
      <w:lvlJc w:val="left"/>
    </w:lvl>
  </w:abstractNum>
  <w:abstractNum w:abstractNumId="443">
    <w:nsid w:val="4244B8DE"/>
    <w:multiLevelType w:val="hybridMultilevel"/>
    <w:tmpl w:val="3DAA05CA"/>
    <w:lvl w:ilvl="0" w:tplc="694AC97E">
      <w:start w:val="1"/>
      <w:numFmt w:val="upperLetter"/>
      <w:lvlText w:val="%1."/>
      <w:lvlJc w:val="left"/>
    </w:lvl>
    <w:lvl w:ilvl="1" w:tplc="883E11F8">
      <w:numFmt w:val="decimal"/>
      <w:lvlText w:val=""/>
      <w:lvlJc w:val="left"/>
    </w:lvl>
    <w:lvl w:ilvl="2" w:tplc="9CDAF084">
      <w:numFmt w:val="decimal"/>
      <w:lvlText w:val=""/>
      <w:lvlJc w:val="left"/>
    </w:lvl>
    <w:lvl w:ilvl="3" w:tplc="834C94CC">
      <w:numFmt w:val="decimal"/>
      <w:lvlText w:val=""/>
      <w:lvlJc w:val="left"/>
    </w:lvl>
    <w:lvl w:ilvl="4" w:tplc="F7B8CE3A">
      <w:numFmt w:val="decimal"/>
      <w:lvlText w:val=""/>
      <w:lvlJc w:val="left"/>
    </w:lvl>
    <w:lvl w:ilvl="5" w:tplc="3B64B566">
      <w:numFmt w:val="decimal"/>
      <w:lvlText w:val=""/>
      <w:lvlJc w:val="left"/>
    </w:lvl>
    <w:lvl w:ilvl="6" w:tplc="7868B69C">
      <w:numFmt w:val="decimal"/>
      <w:lvlText w:val=""/>
      <w:lvlJc w:val="left"/>
    </w:lvl>
    <w:lvl w:ilvl="7" w:tplc="080E4E32">
      <w:numFmt w:val="decimal"/>
      <w:lvlText w:val=""/>
      <w:lvlJc w:val="left"/>
    </w:lvl>
    <w:lvl w:ilvl="8" w:tplc="6904584C">
      <w:numFmt w:val="decimal"/>
      <w:lvlText w:val=""/>
      <w:lvlJc w:val="left"/>
    </w:lvl>
  </w:abstractNum>
  <w:abstractNum w:abstractNumId="444">
    <w:nsid w:val="427028B0"/>
    <w:multiLevelType w:val="hybridMultilevel"/>
    <w:tmpl w:val="16E4A872"/>
    <w:lvl w:ilvl="0" w:tplc="A4EC8140">
      <w:start w:val="2"/>
      <w:numFmt w:val="upperLetter"/>
      <w:lvlText w:val="%1."/>
      <w:lvlJc w:val="left"/>
    </w:lvl>
    <w:lvl w:ilvl="1" w:tplc="12500A7A">
      <w:numFmt w:val="decimal"/>
      <w:lvlText w:val=""/>
      <w:lvlJc w:val="left"/>
    </w:lvl>
    <w:lvl w:ilvl="2" w:tplc="4154B06A">
      <w:numFmt w:val="decimal"/>
      <w:lvlText w:val=""/>
      <w:lvlJc w:val="left"/>
    </w:lvl>
    <w:lvl w:ilvl="3" w:tplc="68BA15C2">
      <w:numFmt w:val="decimal"/>
      <w:lvlText w:val=""/>
      <w:lvlJc w:val="left"/>
    </w:lvl>
    <w:lvl w:ilvl="4" w:tplc="010A1F5E">
      <w:numFmt w:val="decimal"/>
      <w:lvlText w:val=""/>
      <w:lvlJc w:val="left"/>
    </w:lvl>
    <w:lvl w:ilvl="5" w:tplc="CBD40BDE">
      <w:numFmt w:val="decimal"/>
      <w:lvlText w:val=""/>
      <w:lvlJc w:val="left"/>
    </w:lvl>
    <w:lvl w:ilvl="6" w:tplc="B91E44E8">
      <w:numFmt w:val="decimal"/>
      <w:lvlText w:val=""/>
      <w:lvlJc w:val="left"/>
    </w:lvl>
    <w:lvl w:ilvl="7" w:tplc="DFD80FE8">
      <w:numFmt w:val="decimal"/>
      <w:lvlText w:val=""/>
      <w:lvlJc w:val="left"/>
    </w:lvl>
    <w:lvl w:ilvl="8" w:tplc="BA70D3D2">
      <w:numFmt w:val="decimal"/>
      <w:lvlText w:val=""/>
      <w:lvlJc w:val="left"/>
    </w:lvl>
  </w:abstractNum>
  <w:abstractNum w:abstractNumId="445">
    <w:nsid w:val="42933C4F"/>
    <w:multiLevelType w:val="hybridMultilevel"/>
    <w:tmpl w:val="31CCD0B2"/>
    <w:lvl w:ilvl="0" w:tplc="CAD86BCC">
      <w:start w:val="1"/>
      <w:numFmt w:val="bullet"/>
      <w:lvlText w:val="c"/>
      <w:lvlJc w:val="left"/>
    </w:lvl>
    <w:lvl w:ilvl="1" w:tplc="E8C42672">
      <w:numFmt w:val="decimal"/>
      <w:lvlText w:val=""/>
      <w:lvlJc w:val="left"/>
    </w:lvl>
    <w:lvl w:ilvl="2" w:tplc="4AAC20E8">
      <w:numFmt w:val="decimal"/>
      <w:lvlText w:val=""/>
      <w:lvlJc w:val="left"/>
    </w:lvl>
    <w:lvl w:ilvl="3" w:tplc="A688317A">
      <w:numFmt w:val="decimal"/>
      <w:lvlText w:val=""/>
      <w:lvlJc w:val="left"/>
    </w:lvl>
    <w:lvl w:ilvl="4" w:tplc="8382A05E">
      <w:numFmt w:val="decimal"/>
      <w:lvlText w:val=""/>
      <w:lvlJc w:val="left"/>
    </w:lvl>
    <w:lvl w:ilvl="5" w:tplc="C9380B40">
      <w:numFmt w:val="decimal"/>
      <w:lvlText w:val=""/>
      <w:lvlJc w:val="left"/>
    </w:lvl>
    <w:lvl w:ilvl="6" w:tplc="D3840A1C">
      <w:numFmt w:val="decimal"/>
      <w:lvlText w:val=""/>
      <w:lvlJc w:val="left"/>
    </w:lvl>
    <w:lvl w:ilvl="7" w:tplc="3872C604">
      <w:numFmt w:val="decimal"/>
      <w:lvlText w:val=""/>
      <w:lvlJc w:val="left"/>
    </w:lvl>
    <w:lvl w:ilvl="8" w:tplc="06C62A88">
      <w:numFmt w:val="decimal"/>
      <w:lvlText w:val=""/>
      <w:lvlJc w:val="left"/>
    </w:lvl>
  </w:abstractNum>
  <w:abstractNum w:abstractNumId="446">
    <w:nsid w:val="42B8AC67"/>
    <w:multiLevelType w:val="hybridMultilevel"/>
    <w:tmpl w:val="E31E96BE"/>
    <w:lvl w:ilvl="0" w:tplc="9CB65E32">
      <w:start w:val="3"/>
      <w:numFmt w:val="upperLetter"/>
      <w:lvlText w:val="%1."/>
      <w:lvlJc w:val="left"/>
    </w:lvl>
    <w:lvl w:ilvl="1" w:tplc="278ED686">
      <w:numFmt w:val="decimal"/>
      <w:lvlText w:val=""/>
      <w:lvlJc w:val="left"/>
    </w:lvl>
    <w:lvl w:ilvl="2" w:tplc="5A1A069E">
      <w:numFmt w:val="decimal"/>
      <w:lvlText w:val=""/>
      <w:lvlJc w:val="left"/>
    </w:lvl>
    <w:lvl w:ilvl="3" w:tplc="59EC15F0">
      <w:numFmt w:val="decimal"/>
      <w:lvlText w:val=""/>
      <w:lvlJc w:val="left"/>
    </w:lvl>
    <w:lvl w:ilvl="4" w:tplc="E1344C64">
      <w:numFmt w:val="decimal"/>
      <w:lvlText w:val=""/>
      <w:lvlJc w:val="left"/>
    </w:lvl>
    <w:lvl w:ilvl="5" w:tplc="09E01AA2">
      <w:numFmt w:val="decimal"/>
      <w:lvlText w:val=""/>
      <w:lvlJc w:val="left"/>
    </w:lvl>
    <w:lvl w:ilvl="6" w:tplc="2458C954">
      <w:numFmt w:val="decimal"/>
      <w:lvlText w:val=""/>
      <w:lvlJc w:val="left"/>
    </w:lvl>
    <w:lvl w:ilvl="7" w:tplc="4E80DD94">
      <w:numFmt w:val="decimal"/>
      <w:lvlText w:val=""/>
      <w:lvlJc w:val="left"/>
    </w:lvl>
    <w:lvl w:ilvl="8" w:tplc="3640ADCE">
      <w:numFmt w:val="decimal"/>
      <w:lvlText w:val=""/>
      <w:lvlJc w:val="left"/>
    </w:lvl>
  </w:abstractNum>
  <w:abstractNum w:abstractNumId="447">
    <w:nsid w:val="42E8C7BE"/>
    <w:multiLevelType w:val="hybridMultilevel"/>
    <w:tmpl w:val="88EC66FC"/>
    <w:lvl w:ilvl="0" w:tplc="5CE2E384">
      <w:start w:val="3"/>
      <w:numFmt w:val="upperLetter"/>
      <w:lvlText w:val="%1."/>
      <w:lvlJc w:val="left"/>
    </w:lvl>
    <w:lvl w:ilvl="1" w:tplc="E9A4E2B8">
      <w:numFmt w:val="decimal"/>
      <w:lvlText w:val=""/>
      <w:lvlJc w:val="left"/>
    </w:lvl>
    <w:lvl w:ilvl="2" w:tplc="5412AE9A">
      <w:numFmt w:val="decimal"/>
      <w:lvlText w:val=""/>
      <w:lvlJc w:val="left"/>
    </w:lvl>
    <w:lvl w:ilvl="3" w:tplc="DD6AA942">
      <w:numFmt w:val="decimal"/>
      <w:lvlText w:val=""/>
      <w:lvlJc w:val="left"/>
    </w:lvl>
    <w:lvl w:ilvl="4" w:tplc="DF6E08E2">
      <w:numFmt w:val="decimal"/>
      <w:lvlText w:val=""/>
      <w:lvlJc w:val="left"/>
    </w:lvl>
    <w:lvl w:ilvl="5" w:tplc="11740314">
      <w:numFmt w:val="decimal"/>
      <w:lvlText w:val=""/>
      <w:lvlJc w:val="left"/>
    </w:lvl>
    <w:lvl w:ilvl="6" w:tplc="73D66300">
      <w:numFmt w:val="decimal"/>
      <w:lvlText w:val=""/>
      <w:lvlJc w:val="left"/>
    </w:lvl>
    <w:lvl w:ilvl="7" w:tplc="65F8775C">
      <w:numFmt w:val="decimal"/>
      <w:lvlText w:val=""/>
      <w:lvlJc w:val="left"/>
    </w:lvl>
    <w:lvl w:ilvl="8" w:tplc="9440F184">
      <w:numFmt w:val="decimal"/>
      <w:lvlText w:val=""/>
      <w:lvlJc w:val="left"/>
    </w:lvl>
  </w:abstractNum>
  <w:abstractNum w:abstractNumId="448">
    <w:nsid w:val="430A1662"/>
    <w:multiLevelType w:val="hybridMultilevel"/>
    <w:tmpl w:val="491635D2"/>
    <w:lvl w:ilvl="0" w:tplc="0C50A4F6">
      <w:start w:val="1"/>
      <w:numFmt w:val="bullet"/>
      <w:lvlText w:val="("/>
      <w:lvlJc w:val="left"/>
    </w:lvl>
    <w:lvl w:ilvl="1" w:tplc="233295A8">
      <w:numFmt w:val="decimal"/>
      <w:lvlText w:val=""/>
      <w:lvlJc w:val="left"/>
    </w:lvl>
    <w:lvl w:ilvl="2" w:tplc="CCBAB652">
      <w:numFmt w:val="decimal"/>
      <w:lvlText w:val=""/>
      <w:lvlJc w:val="left"/>
    </w:lvl>
    <w:lvl w:ilvl="3" w:tplc="0208446E">
      <w:numFmt w:val="decimal"/>
      <w:lvlText w:val=""/>
      <w:lvlJc w:val="left"/>
    </w:lvl>
    <w:lvl w:ilvl="4" w:tplc="86E68716">
      <w:numFmt w:val="decimal"/>
      <w:lvlText w:val=""/>
      <w:lvlJc w:val="left"/>
    </w:lvl>
    <w:lvl w:ilvl="5" w:tplc="FC201D2A">
      <w:numFmt w:val="decimal"/>
      <w:lvlText w:val=""/>
      <w:lvlJc w:val="left"/>
    </w:lvl>
    <w:lvl w:ilvl="6" w:tplc="509ABAA0">
      <w:numFmt w:val="decimal"/>
      <w:lvlText w:val=""/>
      <w:lvlJc w:val="left"/>
    </w:lvl>
    <w:lvl w:ilvl="7" w:tplc="1032BC3E">
      <w:numFmt w:val="decimal"/>
      <w:lvlText w:val=""/>
      <w:lvlJc w:val="left"/>
    </w:lvl>
    <w:lvl w:ilvl="8" w:tplc="4CC44C10">
      <w:numFmt w:val="decimal"/>
      <w:lvlText w:val=""/>
      <w:lvlJc w:val="left"/>
    </w:lvl>
  </w:abstractNum>
  <w:abstractNum w:abstractNumId="449">
    <w:nsid w:val="436F111A"/>
    <w:multiLevelType w:val="hybridMultilevel"/>
    <w:tmpl w:val="0652F456"/>
    <w:lvl w:ilvl="0" w:tplc="422E47CE">
      <w:start w:val="6"/>
      <w:numFmt w:val="decimal"/>
      <w:lvlText w:val="%1."/>
      <w:lvlJc w:val="left"/>
    </w:lvl>
    <w:lvl w:ilvl="1" w:tplc="14B6EE90">
      <w:start w:val="1"/>
      <w:numFmt w:val="bullet"/>
      <w:lvlText w:val="В"/>
      <w:lvlJc w:val="left"/>
    </w:lvl>
    <w:lvl w:ilvl="2" w:tplc="CE180A32">
      <w:start w:val="1"/>
      <w:numFmt w:val="bullet"/>
      <w:lvlText w:val="−"/>
      <w:lvlJc w:val="left"/>
    </w:lvl>
    <w:lvl w:ilvl="3" w:tplc="7F24188E">
      <w:numFmt w:val="decimal"/>
      <w:lvlText w:val=""/>
      <w:lvlJc w:val="left"/>
    </w:lvl>
    <w:lvl w:ilvl="4" w:tplc="72DA7EEE">
      <w:numFmt w:val="decimal"/>
      <w:lvlText w:val=""/>
      <w:lvlJc w:val="left"/>
    </w:lvl>
    <w:lvl w:ilvl="5" w:tplc="F3F6BBCA">
      <w:numFmt w:val="decimal"/>
      <w:lvlText w:val=""/>
      <w:lvlJc w:val="left"/>
    </w:lvl>
    <w:lvl w:ilvl="6" w:tplc="BFDCEE86">
      <w:numFmt w:val="decimal"/>
      <w:lvlText w:val=""/>
      <w:lvlJc w:val="left"/>
    </w:lvl>
    <w:lvl w:ilvl="7" w:tplc="3A32F00A">
      <w:numFmt w:val="decimal"/>
      <w:lvlText w:val=""/>
      <w:lvlJc w:val="left"/>
    </w:lvl>
    <w:lvl w:ilvl="8" w:tplc="5748F45C">
      <w:numFmt w:val="decimal"/>
      <w:lvlText w:val=""/>
      <w:lvlJc w:val="left"/>
    </w:lvl>
  </w:abstractNum>
  <w:abstractNum w:abstractNumId="450">
    <w:nsid w:val="43754DB7"/>
    <w:multiLevelType w:val="hybridMultilevel"/>
    <w:tmpl w:val="984AD5D2"/>
    <w:lvl w:ilvl="0" w:tplc="95CE9CC6">
      <w:start w:val="3"/>
      <w:numFmt w:val="upperLetter"/>
      <w:lvlText w:val="%1."/>
      <w:lvlJc w:val="left"/>
    </w:lvl>
    <w:lvl w:ilvl="1" w:tplc="F1C822C0">
      <w:numFmt w:val="decimal"/>
      <w:lvlText w:val=""/>
      <w:lvlJc w:val="left"/>
    </w:lvl>
    <w:lvl w:ilvl="2" w:tplc="88B27E66">
      <w:numFmt w:val="decimal"/>
      <w:lvlText w:val=""/>
      <w:lvlJc w:val="left"/>
    </w:lvl>
    <w:lvl w:ilvl="3" w:tplc="9F32F2B8">
      <w:numFmt w:val="decimal"/>
      <w:lvlText w:val=""/>
      <w:lvlJc w:val="left"/>
    </w:lvl>
    <w:lvl w:ilvl="4" w:tplc="FEDCEEEC">
      <w:numFmt w:val="decimal"/>
      <w:lvlText w:val=""/>
      <w:lvlJc w:val="left"/>
    </w:lvl>
    <w:lvl w:ilvl="5" w:tplc="718C9602">
      <w:numFmt w:val="decimal"/>
      <w:lvlText w:val=""/>
      <w:lvlJc w:val="left"/>
    </w:lvl>
    <w:lvl w:ilvl="6" w:tplc="50F88A7E">
      <w:numFmt w:val="decimal"/>
      <w:lvlText w:val=""/>
      <w:lvlJc w:val="left"/>
    </w:lvl>
    <w:lvl w:ilvl="7" w:tplc="7DDE1450">
      <w:numFmt w:val="decimal"/>
      <w:lvlText w:val=""/>
      <w:lvlJc w:val="left"/>
    </w:lvl>
    <w:lvl w:ilvl="8" w:tplc="C8560E0E">
      <w:numFmt w:val="decimal"/>
      <w:lvlText w:val=""/>
      <w:lvlJc w:val="left"/>
    </w:lvl>
  </w:abstractNum>
  <w:abstractNum w:abstractNumId="451">
    <w:nsid w:val="43CEFB03"/>
    <w:multiLevelType w:val="hybridMultilevel"/>
    <w:tmpl w:val="0ADA931C"/>
    <w:lvl w:ilvl="0" w:tplc="3DE83D0C">
      <w:start w:val="1"/>
      <w:numFmt w:val="bullet"/>
      <w:lvlText w:val="•"/>
      <w:lvlJc w:val="left"/>
    </w:lvl>
    <w:lvl w:ilvl="1" w:tplc="758C1F66">
      <w:numFmt w:val="decimal"/>
      <w:lvlText w:val=""/>
      <w:lvlJc w:val="left"/>
    </w:lvl>
    <w:lvl w:ilvl="2" w:tplc="11BEEBDA">
      <w:numFmt w:val="decimal"/>
      <w:lvlText w:val=""/>
      <w:lvlJc w:val="left"/>
    </w:lvl>
    <w:lvl w:ilvl="3" w:tplc="C9FAFBB8">
      <w:numFmt w:val="decimal"/>
      <w:lvlText w:val=""/>
      <w:lvlJc w:val="left"/>
    </w:lvl>
    <w:lvl w:ilvl="4" w:tplc="7D3C0570">
      <w:numFmt w:val="decimal"/>
      <w:lvlText w:val=""/>
      <w:lvlJc w:val="left"/>
    </w:lvl>
    <w:lvl w:ilvl="5" w:tplc="DDA49988">
      <w:numFmt w:val="decimal"/>
      <w:lvlText w:val=""/>
      <w:lvlJc w:val="left"/>
    </w:lvl>
    <w:lvl w:ilvl="6" w:tplc="7A56CED2">
      <w:numFmt w:val="decimal"/>
      <w:lvlText w:val=""/>
      <w:lvlJc w:val="left"/>
    </w:lvl>
    <w:lvl w:ilvl="7" w:tplc="D1D8ECBE">
      <w:numFmt w:val="decimal"/>
      <w:lvlText w:val=""/>
      <w:lvlJc w:val="left"/>
    </w:lvl>
    <w:lvl w:ilvl="8" w:tplc="D9286E0A">
      <w:numFmt w:val="decimal"/>
      <w:lvlText w:val=""/>
      <w:lvlJc w:val="left"/>
    </w:lvl>
  </w:abstractNum>
  <w:abstractNum w:abstractNumId="452">
    <w:nsid w:val="43E92260"/>
    <w:multiLevelType w:val="hybridMultilevel"/>
    <w:tmpl w:val="6062F0DE"/>
    <w:lvl w:ilvl="0" w:tplc="256C04AE">
      <w:start w:val="5"/>
      <w:numFmt w:val="decimal"/>
      <w:lvlText w:val="%1."/>
      <w:lvlJc w:val="left"/>
    </w:lvl>
    <w:lvl w:ilvl="1" w:tplc="096CE76E">
      <w:numFmt w:val="decimal"/>
      <w:lvlText w:val=""/>
      <w:lvlJc w:val="left"/>
    </w:lvl>
    <w:lvl w:ilvl="2" w:tplc="20CA51A6">
      <w:numFmt w:val="decimal"/>
      <w:lvlText w:val=""/>
      <w:lvlJc w:val="left"/>
    </w:lvl>
    <w:lvl w:ilvl="3" w:tplc="ABECF606">
      <w:numFmt w:val="decimal"/>
      <w:lvlText w:val=""/>
      <w:lvlJc w:val="left"/>
    </w:lvl>
    <w:lvl w:ilvl="4" w:tplc="D7765C90">
      <w:numFmt w:val="decimal"/>
      <w:lvlText w:val=""/>
      <w:lvlJc w:val="left"/>
    </w:lvl>
    <w:lvl w:ilvl="5" w:tplc="599A04B2">
      <w:numFmt w:val="decimal"/>
      <w:lvlText w:val=""/>
      <w:lvlJc w:val="left"/>
    </w:lvl>
    <w:lvl w:ilvl="6" w:tplc="9F201FA2">
      <w:numFmt w:val="decimal"/>
      <w:lvlText w:val=""/>
      <w:lvlJc w:val="left"/>
    </w:lvl>
    <w:lvl w:ilvl="7" w:tplc="F1C01118">
      <w:numFmt w:val="decimal"/>
      <w:lvlText w:val=""/>
      <w:lvlJc w:val="left"/>
    </w:lvl>
    <w:lvl w:ilvl="8" w:tplc="2FE6EB8E">
      <w:numFmt w:val="decimal"/>
      <w:lvlText w:val=""/>
      <w:lvlJc w:val="left"/>
    </w:lvl>
  </w:abstractNum>
  <w:abstractNum w:abstractNumId="453">
    <w:nsid w:val="441FBAF4"/>
    <w:multiLevelType w:val="hybridMultilevel"/>
    <w:tmpl w:val="089E0CAE"/>
    <w:lvl w:ilvl="0" w:tplc="E4A29A8E">
      <w:start w:val="1"/>
      <w:numFmt w:val="decimal"/>
      <w:lvlText w:val="%1."/>
      <w:lvlJc w:val="left"/>
    </w:lvl>
    <w:lvl w:ilvl="1" w:tplc="C7245C9E">
      <w:start w:val="1"/>
      <w:numFmt w:val="bullet"/>
      <w:lvlText w:val="−"/>
      <w:lvlJc w:val="left"/>
    </w:lvl>
    <w:lvl w:ilvl="2" w:tplc="A8402DC0">
      <w:numFmt w:val="decimal"/>
      <w:lvlText w:val=""/>
      <w:lvlJc w:val="left"/>
    </w:lvl>
    <w:lvl w:ilvl="3" w:tplc="A6BC2426">
      <w:numFmt w:val="decimal"/>
      <w:lvlText w:val=""/>
      <w:lvlJc w:val="left"/>
    </w:lvl>
    <w:lvl w:ilvl="4" w:tplc="16EA813A">
      <w:numFmt w:val="decimal"/>
      <w:lvlText w:val=""/>
      <w:lvlJc w:val="left"/>
    </w:lvl>
    <w:lvl w:ilvl="5" w:tplc="FD4AB604">
      <w:numFmt w:val="decimal"/>
      <w:lvlText w:val=""/>
      <w:lvlJc w:val="left"/>
    </w:lvl>
    <w:lvl w:ilvl="6" w:tplc="38CEB49E">
      <w:numFmt w:val="decimal"/>
      <w:lvlText w:val=""/>
      <w:lvlJc w:val="left"/>
    </w:lvl>
    <w:lvl w:ilvl="7" w:tplc="7E3C2038">
      <w:numFmt w:val="decimal"/>
      <w:lvlText w:val=""/>
      <w:lvlJc w:val="left"/>
    </w:lvl>
    <w:lvl w:ilvl="8" w:tplc="6E6CBFF2">
      <w:numFmt w:val="decimal"/>
      <w:lvlText w:val=""/>
      <w:lvlJc w:val="left"/>
    </w:lvl>
  </w:abstractNum>
  <w:abstractNum w:abstractNumId="454">
    <w:nsid w:val="4423C777"/>
    <w:multiLevelType w:val="hybridMultilevel"/>
    <w:tmpl w:val="52AAD62C"/>
    <w:lvl w:ilvl="0" w:tplc="F4F2A5AA">
      <w:start w:val="4"/>
      <w:numFmt w:val="decimal"/>
      <w:lvlText w:val="%1."/>
      <w:lvlJc w:val="left"/>
    </w:lvl>
    <w:lvl w:ilvl="1" w:tplc="00F29FFC">
      <w:numFmt w:val="decimal"/>
      <w:lvlText w:val=""/>
      <w:lvlJc w:val="left"/>
    </w:lvl>
    <w:lvl w:ilvl="2" w:tplc="F5962DDA">
      <w:numFmt w:val="decimal"/>
      <w:lvlText w:val=""/>
      <w:lvlJc w:val="left"/>
    </w:lvl>
    <w:lvl w:ilvl="3" w:tplc="65249494">
      <w:numFmt w:val="decimal"/>
      <w:lvlText w:val=""/>
      <w:lvlJc w:val="left"/>
    </w:lvl>
    <w:lvl w:ilvl="4" w:tplc="916A0420">
      <w:numFmt w:val="decimal"/>
      <w:lvlText w:val=""/>
      <w:lvlJc w:val="left"/>
    </w:lvl>
    <w:lvl w:ilvl="5" w:tplc="9CD415DE">
      <w:numFmt w:val="decimal"/>
      <w:lvlText w:val=""/>
      <w:lvlJc w:val="left"/>
    </w:lvl>
    <w:lvl w:ilvl="6" w:tplc="566E1A1C">
      <w:numFmt w:val="decimal"/>
      <w:lvlText w:val=""/>
      <w:lvlJc w:val="left"/>
    </w:lvl>
    <w:lvl w:ilvl="7" w:tplc="F470135E">
      <w:numFmt w:val="decimal"/>
      <w:lvlText w:val=""/>
      <w:lvlJc w:val="left"/>
    </w:lvl>
    <w:lvl w:ilvl="8" w:tplc="3AB20FDC">
      <w:numFmt w:val="decimal"/>
      <w:lvlText w:val=""/>
      <w:lvlJc w:val="left"/>
    </w:lvl>
  </w:abstractNum>
  <w:abstractNum w:abstractNumId="455">
    <w:nsid w:val="44296C6D"/>
    <w:multiLevelType w:val="hybridMultilevel"/>
    <w:tmpl w:val="CB028F98"/>
    <w:lvl w:ilvl="0" w:tplc="36EA25BC">
      <w:start w:val="3"/>
      <w:numFmt w:val="upperLetter"/>
      <w:lvlText w:val="%1."/>
      <w:lvlJc w:val="left"/>
    </w:lvl>
    <w:lvl w:ilvl="1" w:tplc="FEC44142">
      <w:numFmt w:val="decimal"/>
      <w:lvlText w:val=""/>
      <w:lvlJc w:val="left"/>
    </w:lvl>
    <w:lvl w:ilvl="2" w:tplc="E2C07702">
      <w:numFmt w:val="decimal"/>
      <w:lvlText w:val=""/>
      <w:lvlJc w:val="left"/>
    </w:lvl>
    <w:lvl w:ilvl="3" w:tplc="133EA800">
      <w:numFmt w:val="decimal"/>
      <w:lvlText w:val=""/>
      <w:lvlJc w:val="left"/>
    </w:lvl>
    <w:lvl w:ilvl="4" w:tplc="A6441058">
      <w:numFmt w:val="decimal"/>
      <w:lvlText w:val=""/>
      <w:lvlJc w:val="left"/>
    </w:lvl>
    <w:lvl w:ilvl="5" w:tplc="3E5CC3FC">
      <w:numFmt w:val="decimal"/>
      <w:lvlText w:val=""/>
      <w:lvlJc w:val="left"/>
    </w:lvl>
    <w:lvl w:ilvl="6" w:tplc="17BE219A">
      <w:numFmt w:val="decimal"/>
      <w:lvlText w:val=""/>
      <w:lvlJc w:val="left"/>
    </w:lvl>
    <w:lvl w:ilvl="7" w:tplc="5C52306C">
      <w:numFmt w:val="decimal"/>
      <w:lvlText w:val=""/>
      <w:lvlJc w:val="left"/>
    </w:lvl>
    <w:lvl w:ilvl="8" w:tplc="09F661E8">
      <w:numFmt w:val="decimal"/>
      <w:lvlText w:val=""/>
      <w:lvlJc w:val="left"/>
    </w:lvl>
  </w:abstractNum>
  <w:abstractNum w:abstractNumId="456">
    <w:nsid w:val="442DC352"/>
    <w:multiLevelType w:val="hybridMultilevel"/>
    <w:tmpl w:val="CDA6E6A6"/>
    <w:lvl w:ilvl="0" w:tplc="31B69580">
      <w:start w:val="1"/>
      <w:numFmt w:val="decimal"/>
      <w:lvlText w:val="%1."/>
      <w:lvlJc w:val="left"/>
    </w:lvl>
    <w:lvl w:ilvl="1" w:tplc="E13C5ED8">
      <w:numFmt w:val="decimal"/>
      <w:lvlText w:val=""/>
      <w:lvlJc w:val="left"/>
    </w:lvl>
    <w:lvl w:ilvl="2" w:tplc="0C50963C">
      <w:numFmt w:val="decimal"/>
      <w:lvlText w:val=""/>
      <w:lvlJc w:val="left"/>
    </w:lvl>
    <w:lvl w:ilvl="3" w:tplc="076CF342">
      <w:numFmt w:val="decimal"/>
      <w:lvlText w:val=""/>
      <w:lvlJc w:val="left"/>
    </w:lvl>
    <w:lvl w:ilvl="4" w:tplc="DA00DAD0">
      <w:numFmt w:val="decimal"/>
      <w:lvlText w:val=""/>
      <w:lvlJc w:val="left"/>
    </w:lvl>
    <w:lvl w:ilvl="5" w:tplc="F978092E">
      <w:numFmt w:val="decimal"/>
      <w:lvlText w:val=""/>
      <w:lvlJc w:val="left"/>
    </w:lvl>
    <w:lvl w:ilvl="6" w:tplc="6F5CA82A">
      <w:numFmt w:val="decimal"/>
      <w:lvlText w:val=""/>
      <w:lvlJc w:val="left"/>
    </w:lvl>
    <w:lvl w:ilvl="7" w:tplc="E5D815DE">
      <w:numFmt w:val="decimal"/>
      <w:lvlText w:val=""/>
      <w:lvlJc w:val="left"/>
    </w:lvl>
    <w:lvl w:ilvl="8" w:tplc="401CD96A">
      <w:numFmt w:val="decimal"/>
      <w:lvlText w:val=""/>
      <w:lvlJc w:val="left"/>
    </w:lvl>
  </w:abstractNum>
  <w:abstractNum w:abstractNumId="457">
    <w:nsid w:val="44419EF9"/>
    <w:multiLevelType w:val="hybridMultilevel"/>
    <w:tmpl w:val="0BF2843C"/>
    <w:lvl w:ilvl="0" w:tplc="62B8A6DC">
      <w:start w:val="3"/>
      <w:numFmt w:val="upperLetter"/>
      <w:lvlText w:val="%1."/>
      <w:lvlJc w:val="left"/>
    </w:lvl>
    <w:lvl w:ilvl="1" w:tplc="E1004A7A">
      <w:numFmt w:val="decimal"/>
      <w:lvlText w:val=""/>
      <w:lvlJc w:val="left"/>
    </w:lvl>
    <w:lvl w:ilvl="2" w:tplc="B93CEBFE">
      <w:numFmt w:val="decimal"/>
      <w:lvlText w:val=""/>
      <w:lvlJc w:val="left"/>
    </w:lvl>
    <w:lvl w:ilvl="3" w:tplc="F5D81A00">
      <w:numFmt w:val="decimal"/>
      <w:lvlText w:val=""/>
      <w:lvlJc w:val="left"/>
    </w:lvl>
    <w:lvl w:ilvl="4" w:tplc="B240B3D0">
      <w:numFmt w:val="decimal"/>
      <w:lvlText w:val=""/>
      <w:lvlJc w:val="left"/>
    </w:lvl>
    <w:lvl w:ilvl="5" w:tplc="D6BA495C">
      <w:numFmt w:val="decimal"/>
      <w:lvlText w:val=""/>
      <w:lvlJc w:val="left"/>
    </w:lvl>
    <w:lvl w:ilvl="6" w:tplc="DC3C62C8">
      <w:numFmt w:val="decimal"/>
      <w:lvlText w:val=""/>
      <w:lvlJc w:val="left"/>
    </w:lvl>
    <w:lvl w:ilvl="7" w:tplc="0AA4B930">
      <w:numFmt w:val="decimal"/>
      <w:lvlText w:val=""/>
      <w:lvlJc w:val="left"/>
    </w:lvl>
    <w:lvl w:ilvl="8" w:tplc="1380956A">
      <w:numFmt w:val="decimal"/>
      <w:lvlText w:val=""/>
      <w:lvlJc w:val="left"/>
    </w:lvl>
  </w:abstractNum>
  <w:abstractNum w:abstractNumId="458">
    <w:nsid w:val="4450AA00"/>
    <w:multiLevelType w:val="hybridMultilevel"/>
    <w:tmpl w:val="D25E0BF4"/>
    <w:lvl w:ilvl="0" w:tplc="C96A6552">
      <w:start w:val="1"/>
      <w:numFmt w:val="upperLetter"/>
      <w:lvlText w:val="%1."/>
      <w:lvlJc w:val="left"/>
    </w:lvl>
    <w:lvl w:ilvl="1" w:tplc="634822DA">
      <w:numFmt w:val="decimal"/>
      <w:lvlText w:val=""/>
      <w:lvlJc w:val="left"/>
    </w:lvl>
    <w:lvl w:ilvl="2" w:tplc="685ADE2C">
      <w:numFmt w:val="decimal"/>
      <w:lvlText w:val=""/>
      <w:lvlJc w:val="left"/>
    </w:lvl>
    <w:lvl w:ilvl="3" w:tplc="BBFE756A">
      <w:numFmt w:val="decimal"/>
      <w:lvlText w:val=""/>
      <w:lvlJc w:val="left"/>
    </w:lvl>
    <w:lvl w:ilvl="4" w:tplc="F87EA28A">
      <w:numFmt w:val="decimal"/>
      <w:lvlText w:val=""/>
      <w:lvlJc w:val="left"/>
    </w:lvl>
    <w:lvl w:ilvl="5" w:tplc="2D1CE2B0">
      <w:numFmt w:val="decimal"/>
      <w:lvlText w:val=""/>
      <w:lvlJc w:val="left"/>
    </w:lvl>
    <w:lvl w:ilvl="6" w:tplc="3906EA28">
      <w:numFmt w:val="decimal"/>
      <w:lvlText w:val=""/>
      <w:lvlJc w:val="left"/>
    </w:lvl>
    <w:lvl w:ilvl="7" w:tplc="A5FE870E">
      <w:numFmt w:val="decimal"/>
      <w:lvlText w:val=""/>
      <w:lvlJc w:val="left"/>
    </w:lvl>
    <w:lvl w:ilvl="8" w:tplc="88E2D35C">
      <w:numFmt w:val="decimal"/>
      <w:lvlText w:val=""/>
      <w:lvlJc w:val="left"/>
    </w:lvl>
  </w:abstractNum>
  <w:abstractNum w:abstractNumId="459">
    <w:nsid w:val="449F66FE"/>
    <w:multiLevelType w:val="hybridMultilevel"/>
    <w:tmpl w:val="C7A81AE6"/>
    <w:lvl w:ilvl="0" w:tplc="73B8DFB8">
      <w:start w:val="2"/>
      <w:numFmt w:val="upperLetter"/>
      <w:lvlText w:val="%1."/>
      <w:lvlJc w:val="left"/>
    </w:lvl>
    <w:lvl w:ilvl="1" w:tplc="5A887AC4">
      <w:numFmt w:val="decimal"/>
      <w:lvlText w:val=""/>
      <w:lvlJc w:val="left"/>
    </w:lvl>
    <w:lvl w:ilvl="2" w:tplc="29A04C7E">
      <w:numFmt w:val="decimal"/>
      <w:lvlText w:val=""/>
      <w:lvlJc w:val="left"/>
    </w:lvl>
    <w:lvl w:ilvl="3" w:tplc="0226E7CC">
      <w:numFmt w:val="decimal"/>
      <w:lvlText w:val=""/>
      <w:lvlJc w:val="left"/>
    </w:lvl>
    <w:lvl w:ilvl="4" w:tplc="3336F97C">
      <w:numFmt w:val="decimal"/>
      <w:lvlText w:val=""/>
      <w:lvlJc w:val="left"/>
    </w:lvl>
    <w:lvl w:ilvl="5" w:tplc="9FEEEA76">
      <w:numFmt w:val="decimal"/>
      <w:lvlText w:val=""/>
      <w:lvlJc w:val="left"/>
    </w:lvl>
    <w:lvl w:ilvl="6" w:tplc="2F264DE2">
      <w:numFmt w:val="decimal"/>
      <w:lvlText w:val=""/>
      <w:lvlJc w:val="left"/>
    </w:lvl>
    <w:lvl w:ilvl="7" w:tplc="2BF85574">
      <w:numFmt w:val="decimal"/>
      <w:lvlText w:val=""/>
      <w:lvlJc w:val="left"/>
    </w:lvl>
    <w:lvl w:ilvl="8" w:tplc="DF1A86A8">
      <w:numFmt w:val="decimal"/>
      <w:lvlText w:val=""/>
      <w:lvlJc w:val="left"/>
    </w:lvl>
  </w:abstractNum>
  <w:abstractNum w:abstractNumId="460">
    <w:nsid w:val="44BD67E6"/>
    <w:multiLevelType w:val="hybridMultilevel"/>
    <w:tmpl w:val="6A304452"/>
    <w:lvl w:ilvl="0" w:tplc="5FD8725C">
      <w:start w:val="1"/>
      <w:numFmt w:val="bullet"/>
      <w:lvlText w:val="и"/>
      <w:lvlJc w:val="left"/>
    </w:lvl>
    <w:lvl w:ilvl="1" w:tplc="AC547DD0">
      <w:numFmt w:val="decimal"/>
      <w:lvlText w:val=""/>
      <w:lvlJc w:val="left"/>
    </w:lvl>
    <w:lvl w:ilvl="2" w:tplc="1206E5FC">
      <w:numFmt w:val="decimal"/>
      <w:lvlText w:val=""/>
      <w:lvlJc w:val="left"/>
    </w:lvl>
    <w:lvl w:ilvl="3" w:tplc="85D47F94">
      <w:numFmt w:val="decimal"/>
      <w:lvlText w:val=""/>
      <w:lvlJc w:val="left"/>
    </w:lvl>
    <w:lvl w:ilvl="4" w:tplc="EF820132">
      <w:numFmt w:val="decimal"/>
      <w:lvlText w:val=""/>
      <w:lvlJc w:val="left"/>
    </w:lvl>
    <w:lvl w:ilvl="5" w:tplc="59F699EC">
      <w:numFmt w:val="decimal"/>
      <w:lvlText w:val=""/>
      <w:lvlJc w:val="left"/>
    </w:lvl>
    <w:lvl w:ilvl="6" w:tplc="6B1C9356">
      <w:numFmt w:val="decimal"/>
      <w:lvlText w:val=""/>
      <w:lvlJc w:val="left"/>
    </w:lvl>
    <w:lvl w:ilvl="7" w:tplc="D46E0710">
      <w:numFmt w:val="decimal"/>
      <w:lvlText w:val=""/>
      <w:lvlJc w:val="left"/>
    </w:lvl>
    <w:lvl w:ilvl="8" w:tplc="59045D6C">
      <w:numFmt w:val="decimal"/>
      <w:lvlText w:val=""/>
      <w:lvlJc w:val="left"/>
    </w:lvl>
  </w:abstractNum>
  <w:abstractNum w:abstractNumId="461">
    <w:nsid w:val="44D20939"/>
    <w:multiLevelType w:val="hybridMultilevel"/>
    <w:tmpl w:val="E6F27C02"/>
    <w:lvl w:ilvl="0" w:tplc="C770C2BE">
      <w:start w:val="3"/>
      <w:numFmt w:val="upperLetter"/>
      <w:lvlText w:val="%1."/>
      <w:lvlJc w:val="left"/>
    </w:lvl>
    <w:lvl w:ilvl="1" w:tplc="A2529F16">
      <w:numFmt w:val="decimal"/>
      <w:lvlText w:val=""/>
      <w:lvlJc w:val="left"/>
    </w:lvl>
    <w:lvl w:ilvl="2" w:tplc="7A186640">
      <w:numFmt w:val="decimal"/>
      <w:lvlText w:val=""/>
      <w:lvlJc w:val="left"/>
    </w:lvl>
    <w:lvl w:ilvl="3" w:tplc="0D1EB6B8">
      <w:numFmt w:val="decimal"/>
      <w:lvlText w:val=""/>
      <w:lvlJc w:val="left"/>
    </w:lvl>
    <w:lvl w:ilvl="4" w:tplc="2AFA2040">
      <w:numFmt w:val="decimal"/>
      <w:lvlText w:val=""/>
      <w:lvlJc w:val="left"/>
    </w:lvl>
    <w:lvl w:ilvl="5" w:tplc="A9A48A84">
      <w:numFmt w:val="decimal"/>
      <w:lvlText w:val=""/>
      <w:lvlJc w:val="left"/>
    </w:lvl>
    <w:lvl w:ilvl="6" w:tplc="6FEA02EE">
      <w:numFmt w:val="decimal"/>
      <w:lvlText w:val=""/>
      <w:lvlJc w:val="left"/>
    </w:lvl>
    <w:lvl w:ilvl="7" w:tplc="DE1EE43C">
      <w:numFmt w:val="decimal"/>
      <w:lvlText w:val=""/>
      <w:lvlJc w:val="left"/>
    </w:lvl>
    <w:lvl w:ilvl="8" w:tplc="6F0452D8">
      <w:numFmt w:val="decimal"/>
      <w:lvlText w:val=""/>
      <w:lvlJc w:val="left"/>
    </w:lvl>
  </w:abstractNum>
  <w:abstractNum w:abstractNumId="462">
    <w:nsid w:val="44DEFF9B"/>
    <w:multiLevelType w:val="hybridMultilevel"/>
    <w:tmpl w:val="6FF46F46"/>
    <w:lvl w:ilvl="0" w:tplc="6FFC898C">
      <w:start w:val="5"/>
      <w:numFmt w:val="decimal"/>
      <w:lvlText w:val="%1."/>
      <w:lvlJc w:val="left"/>
    </w:lvl>
    <w:lvl w:ilvl="1" w:tplc="4CE2FEC0">
      <w:numFmt w:val="decimal"/>
      <w:lvlText w:val=""/>
      <w:lvlJc w:val="left"/>
    </w:lvl>
    <w:lvl w:ilvl="2" w:tplc="B8867248">
      <w:numFmt w:val="decimal"/>
      <w:lvlText w:val=""/>
      <w:lvlJc w:val="left"/>
    </w:lvl>
    <w:lvl w:ilvl="3" w:tplc="A9F83488">
      <w:numFmt w:val="decimal"/>
      <w:lvlText w:val=""/>
      <w:lvlJc w:val="left"/>
    </w:lvl>
    <w:lvl w:ilvl="4" w:tplc="8E083B60">
      <w:numFmt w:val="decimal"/>
      <w:lvlText w:val=""/>
      <w:lvlJc w:val="left"/>
    </w:lvl>
    <w:lvl w:ilvl="5" w:tplc="1E9A7056">
      <w:numFmt w:val="decimal"/>
      <w:lvlText w:val=""/>
      <w:lvlJc w:val="left"/>
    </w:lvl>
    <w:lvl w:ilvl="6" w:tplc="076C0396">
      <w:numFmt w:val="decimal"/>
      <w:lvlText w:val=""/>
      <w:lvlJc w:val="left"/>
    </w:lvl>
    <w:lvl w:ilvl="7" w:tplc="DE4C9F92">
      <w:numFmt w:val="decimal"/>
      <w:lvlText w:val=""/>
      <w:lvlJc w:val="left"/>
    </w:lvl>
    <w:lvl w:ilvl="8" w:tplc="40DCC880">
      <w:numFmt w:val="decimal"/>
      <w:lvlText w:val=""/>
      <w:lvlJc w:val="left"/>
    </w:lvl>
  </w:abstractNum>
  <w:abstractNum w:abstractNumId="463">
    <w:nsid w:val="450B7FB6"/>
    <w:multiLevelType w:val="hybridMultilevel"/>
    <w:tmpl w:val="BB3ED1C0"/>
    <w:lvl w:ilvl="0" w:tplc="41107C36">
      <w:start w:val="1"/>
      <w:numFmt w:val="bullet"/>
      <w:lvlText w:val="В"/>
      <w:lvlJc w:val="left"/>
    </w:lvl>
    <w:lvl w:ilvl="1" w:tplc="BA70EDDE">
      <w:numFmt w:val="decimal"/>
      <w:lvlText w:val=""/>
      <w:lvlJc w:val="left"/>
    </w:lvl>
    <w:lvl w:ilvl="2" w:tplc="1F869DEA">
      <w:numFmt w:val="decimal"/>
      <w:lvlText w:val=""/>
      <w:lvlJc w:val="left"/>
    </w:lvl>
    <w:lvl w:ilvl="3" w:tplc="B71C38D8">
      <w:numFmt w:val="decimal"/>
      <w:lvlText w:val=""/>
      <w:lvlJc w:val="left"/>
    </w:lvl>
    <w:lvl w:ilvl="4" w:tplc="293AD956">
      <w:numFmt w:val="decimal"/>
      <w:lvlText w:val=""/>
      <w:lvlJc w:val="left"/>
    </w:lvl>
    <w:lvl w:ilvl="5" w:tplc="3FF88DF4">
      <w:numFmt w:val="decimal"/>
      <w:lvlText w:val=""/>
      <w:lvlJc w:val="left"/>
    </w:lvl>
    <w:lvl w:ilvl="6" w:tplc="418887A4">
      <w:numFmt w:val="decimal"/>
      <w:lvlText w:val=""/>
      <w:lvlJc w:val="left"/>
    </w:lvl>
    <w:lvl w:ilvl="7" w:tplc="0F1293E2">
      <w:numFmt w:val="decimal"/>
      <w:lvlText w:val=""/>
      <w:lvlJc w:val="left"/>
    </w:lvl>
    <w:lvl w:ilvl="8" w:tplc="ABCEAD14">
      <w:numFmt w:val="decimal"/>
      <w:lvlText w:val=""/>
      <w:lvlJc w:val="left"/>
    </w:lvl>
  </w:abstractNum>
  <w:abstractNum w:abstractNumId="464">
    <w:nsid w:val="4511160D"/>
    <w:multiLevelType w:val="hybridMultilevel"/>
    <w:tmpl w:val="E98E8E24"/>
    <w:lvl w:ilvl="0" w:tplc="7FB2364C">
      <w:start w:val="1"/>
      <w:numFmt w:val="upperLetter"/>
      <w:lvlText w:val="%1."/>
      <w:lvlJc w:val="left"/>
    </w:lvl>
    <w:lvl w:ilvl="1" w:tplc="4C48E0B2">
      <w:start w:val="1"/>
      <w:numFmt w:val="decimal"/>
      <w:lvlText w:val="%2"/>
      <w:lvlJc w:val="left"/>
    </w:lvl>
    <w:lvl w:ilvl="2" w:tplc="A4C6C7A8">
      <w:start w:val="1"/>
      <w:numFmt w:val="bullet"/>
      <w:lvlText w:val="−"/>
      <w:lvlJc w:val="left"/>
    </w:lvl>
    <w:lvl w:ilvl="3" w:tplc="2DEAC97A">
      <w:numFmt w:val="decimal"/>
      <w:lvlText w:val=""/>
      <w:lvlJc w:val="left"/>
    </w:lvl>
    <w:lvl w:ilvl="4" w:tplc="CA98DB54">
      <w:numFmt w:val="decimal"/>
      <w:lvlText w:val=""/>
      <w:lvlJc w:val="left"/>
    </w:lvl>
    <w:lvl w:ilvl="5" w:tplc="C58C0F28">
      <w:numFmt w:val="decimal"/>
      <w:lvlText w:val=""/>
      <w:lvlJc w:val="left"/>
    </w:lvl>
    <w:lvl w:ilvl="6" w:tplc="B9604CDC">
      <w:numFmt w:val="decimal"/>
      <w:lvlText w:val=""/>
      <w:lvlJc w:val="left"/>
    </w:lvl>
    <w:lvl w:ilvl="7" w:tplc="FBBE4608">
      <w:numFmt w:val="decimal"/>
      <w:lvlText w:val=""/>
      <w:lvlJc w:val="left"/>
    </w:lvl>
    <w:lvl w:ilvl="8" w:tplc="F6EEBDB2">
      <w:numFmt w:val="decimal"/>
      <w:lvlText w:val=""/>
      <w:lvlJc w:val="left"/>
    </w:lvl>
  </w:abstractNum>
  <w:abstractNum w:abstractNumId="465">
    <w:nsid w:val="452528CB"/>
    <w:multiLevelType w:val="hybridMultilevel"/>
    <w:tmpl w:val="8308699A"/>
    <w:lvl w:ilvl="0" w:tplc="A30EF0D4">
      <w:start w:val="3"/>
      <w:numFmt w:val="upperLetter"/>
      <w:lvlText w:val="%1."/>
      <w:lvlJc w:val="left"/>
    </w:lvl>
    <w:lvl w:ilvl="1" w:tplc="959A9B7A">
      <w:numFmt w:val="decimal"/>
      <w:lvlText w:val=""/>
      <w:lvlJc w:val="left"/>
    </w:lvl>
    <w:lvl w:ilvl="2" w:tplc="2072028C">
      <w:numFmt w:val="decimal"/>
      <w:lvlText w:val=""/>
      <w:lvlJc w:val="left"/>
    </w:lvl>
    <w:lvl w:ilvl="3" w:tplc="16806E0C">
      <w:numFmt w:val="decimal"/>
      <w:lvlText w:val=""/>
      <w:lvlJc w:val="left"/>
    </w:lvl>
    <w:lvl w:ilvl="4" w:tplc="32A654CA">
      <w:numFmt w:val="decimal"/>
      <w:lvlText w:val=""/>
      <w:lvlJc w:val="left"/>
    </w:lvl>
    <w:lvl w:ilvl="5" w:tplc="1C86AD76">
      <w:numFmt w:val="decimal"/>
      <w:lvlText w:val=""/>
      <w:lvlJc w:val="left"/>
    </w:lvl>
    <w:lvl w:ilvl="6" w:tplc="FFCCDF7C">
      <w:numFmt w:val="decimal"/>
      <w:lvlText w:val=""/>
      <w:lvlJc w:val="left"/>
    </w:lvl>
    <w:lvl w:ilvl="7" w:tplc="420ACDD8">
      <w:numFmt w:val="decimal"/>
      <w:lvlText w:val=""/>
      <w:lvlJc w:val="left"/>
    </w:lvl>
    <w:lvl w:ilvl="8" w:tplc="5BEA986C">
      <w:numFmt w:val="decimal"/>
      <w:lvlText w:val=""/>
      <w:lvlJc w:val="left"/>
    </w:lvl>
  </w:abstractNum>
  <w:abstractNum w:abstractNumId="466">
    <w:nsid w:val="45440FE5"/>
    <w:multiLevelType w:val="hybridMultilevel"/>
    <w:tmpl w:val="001A64D8"/>
    <w:lvl w:ilvl="0" w:tplc="223EEFE6">
      <w:start w:val="3"/>
      <w:numFmt w:val="upperLetter"/>
      <w:lvlText w:val="%1."/>
      <w:lvlJc w:val="left"/>
    </w:lvl>
    <w:lvl w:ilvl="1" w:tplc="0810CB60">
      <w:numFmt w:val="decimal"/>
      <w:lvlText w:val=""/>
      <w:lvlJc w:val="left"/>
    </w:lvl>
    <w:lvl w:ilvl="2" w:tplc="9F46DC8A">
      <w:numFmt w:val="decimal"/>
      <w:lvlText w:val=""/>
      <w:lvlJc w:val="left"/>
    </w:lvl>
    <w:lvl w:ilvl="3" w:tplc="44107164">
      <w:numFmt w:val="decimal"/>
      <w:lvlText w:val=""/>
      <w:lvlJc w:val="left"/>
    </w:lvl>
    <w:lvl w:ilvl="4" w:tplc="6F9E8DDE">
      <w:numFmt w:val="decimal"/>
      <w:lvlText w:val=""/>
      <w:lvlJc w:val="left"/>
    </w:lvl>
    <w:lvl w:ilvl="5" w:tplc="F3ACBFCC">
      <w:numFmt w:val="decimal"/>
      <w:lvlText w:val=""/>
      <w:lvlJc w:val="left"/>
    </w:lvl>
    <w:lvl w:ilvl="6" w:tplc="A5F2CB1A">
      <w:numFmt w:val="decimal"/>
      <w:lvlText w:val=""/>
      <w:lvlJc w:val="left"/>
    </w:lvl>
    <w:lvl w:ilvl="7" w:tplc="529815A4">
      <w:numFmt w:val="decimal"/>
      <w:lvlText w:val=""/>
      <w:lvlJc w:val="left"/>
    </w:lvl>
    <w:lvl w:ilvl="8" w:tplc="8DBCC922">
      <w:numFmt w:val="decimal"/>
      <w:lvlText w:val=""/>
      <w:lvlJc w:val="left"/>
    </w:lvl>
  </w:abstractNum>
  <w:abstractNum w:abstractNumId="467">
    <w:nsid w:val="4557D5D8"/>
    <w:multiLevelType w:val="hybridMultilevel"/>
    <w:tmpl w:val="9F1A255A"/>
    <w:lvl w:ilvl="0" w:tplc="7580552A">
      <w:start w:val="1"/>
      <w:numFmt w:val="bullet"/>
      <w:lvlText w:val="("/>
      <w:lvlJc w:val="left"/>
    </w:lvl>
    <w:lvl w:ilvl="1" w:tplc="BA200AAA">
      <w:numFmt w:val="decimal"/>
      <w:lvlText w:val=""/>
      <w:lvlJc w:val="left"/>
    </w:lvl>
    <w:lvl w:ilvl="2" w:tplc="6D2832FA">
      <w:numFmt w:val="decimal"/>
      <w:lvlText w:val=""/>
      <w:lvlJc w:val="left"/>
    </w:lvl>
    <w:lvl w:ilvl="3" w:tplc="0D0A8E20">
      <w:numFmt w:val="decimal"/>
      <w:lvlText w:val=""/>
      <w:lvlJc w:val="left"/>
    </w:lvl>
    <w:lvl w:ilvl="4" w:tplc="CC6E548C">
      <w:numFmt w:val="decimal"/>
      <w:lvlText w:val=""/>
      <w:lvlJc w:val="left"/>
    </w:lvl>
    <w:lvl w:ilvl="5" w:tplc="DD164224">
      <w:numFmt w:val="decimal"/>
      <w:lvlText w:val=""/>
      <w:lvlJc w:val="left"/>
    </w:lvl>
    <w:lvl w:ilvl="6" w:tplc="B9741686">
      <w:numFmt w:val="decimal"/>
      <w:lvlText w:val=""/>
      <w:lvlJc w:val="left"/>
    </w:lvl>
    <w:lvl w:ilvl="7" w:tplc="55AC32E0">
      <w:numFmt w:val="decimal"/>
      <w:lvlText w:val=""/>
      <w:lvlJc w:val="left"/>
    </w:lvl>
    <w:lvl w:ilvl="8" w:tplc="1BD297D0">
      <w:numFmt w:val="decimal"/>
      <w:lvlText w:val=""/>
      <w:lvlJc w:val="left"/>
    </w:lvl>
  </w:abstractNum>
  <w:abstractNum w:abstractNumId="468">
    <w:nsid w:val="45BECE3C"/>
    <w:multiLevelType w:val="hybridMultilevel"/>
    <w:tmpl w:val="B588BB4A"/>
    <w:lvl w:ilvl="0" w:tplc="B11C0178">
      <w:start w:val="1"/>
      <w:numFmt w:val="bullet"/>
      <w:lvlText w:val="у"/>
      <w:lvlJc w:val="left"/>
    </w:lvl>
    <w:lvl w:ilvl="1" w:tplc="D3E23BA0">
      <w:numFmt w:val="decimal"/>
      <w:lvlText w:val=""/>
      <w:lvlJc w:val="left"/>
    </w:lvl>
    <w:lvl w:ilvl="2" w:tplc="FA148A00">
      <w:numFmt w:val="decimal"/>
      <w:lvlText w:val=""/>
      <w:lvlJc w:val="left"/>
    </w:lvl>
    <w:lvl w:ilvl="3" w:tplc="842E789C">
      <w:numFmt w:val="decimal"/>
      <w:lvlText w:val=""/>
      <w:lvlJc w:val="left"/>
    </w:lvl>
    <w:lvl w:ilvl="4" w:tplc="885224DE">
      <w:numFmt w:val="decimal"/>
      <w:lvlText w:val=""/>
      <w:lvlJc w:val="left"/>
    </w:lvl>
    <w:lvl w:ilvl="5" w:tplc="BF4A233E">
      <w:numFmt w:val="decimal"/>
      <w:lvlText w:val=""/>
      <w:lvlJc w:val="left"/>
    </w:lvl>
    <w:lvl w:ilvl="6" w:tplc="7D86DE78">
      <w:numFmt w:val="decimal"/>
      <w:lvlText w:val=""/>
      <w:lvlJc w:val="left"/>
    </w:lvl>
    <w:lvl w:ilvl="7" w:tplc="44D07152">
      <w:numFmt w:val="decimal"/>
      <w:lvlText w:val=""/>
      <w:lvlJc w:val="left"/>
    </w:lvl>
    <w:lvl w:ilvl="8" w:tplc="B8FABDFE">
      <w:numFmt w:val="decimal"/>
      <w:lvlText w:val=""/>
      <w:lvlJc w:val="left"/>
    </w:lvl>
  </w:abstractNum>
  <w:abstractNum w:abstractNumId="469">
    <w:nsid w:val="45DC439D"/>
    <w:multiLevelType w:val="hybridMultilevel"/>
    <w:tmpl w:val="C0D0989C"/>
    <w:lvl w:ilvl="0" w:tplc="2AC2D86E">
      <w:start w:val="1"/>
      <w:numFmt w:val="bullet"/>
      <w:lvlText w:val="R"/>
      <w:lvlJc w:val="left"/>
    </w:lvl>
    <w:lvl w:ilvl="1" w:tplc="92FA13B4">
      <w:numFmt w:val="decimal"/>
      <w:lvlText w:val=""/>
      <w:lvlJc w:val="left"/>
    </w:lvl>
    <w:lvl w:ilvl="2" w:tplc="2A74ECE8">
      <w:numFmt w:val="decimal"/>
      <w:lvlText w:val=""/>
      <w:lvlJc w:val="left"/>
    </w:lvl>
    <w:lvl w:ilvl="3" w:tplc="4822AAB6">
      <w:numFmt w:val="decimal"/>
      <w:lvlText w:val=""/>
      <w:lvlJc w:val="left"/>
    </w:lvl>
    <w:lvl w:ilvl="4" w:tplc="BC4E8658">
      <w:numFmt w:val="decimal"/>
      <w:lvlText w:val=""/>
      <w:lvlJc w:val="left"/>
    </w:lvl>
    <w:lvl w:ilvl="5" w:tplc="61B266DE">
      <w:numFmt w:val="decimal"/>
      <w:lvlText w:val=""/>
      <w:lvlJc w:val="left"/>
    </w:lvl>
    <w:lvl w:ilvl="6" w:tplc="F40E8622">
      <w:numFmt w:val="decimal"/>
      <w:lvlText w:val=""/>
      <w:lvlJc w:val="left"/>
    </w:lvl>
    <w:lvl w:ilvl="7" w:tplc="66D2F3F6">
      <w:numFmt w:val="decimal"/>
      <w:lvlText w:val=""/>
      <w:lvlJc w:val="left"/>
    </w:lvl>
    <w:lvl w:ilvl="8" w:tplc="B57CFA48">
      <w:numFmt w:val="decimal"/>
      <w:lvlText w:val=""/>
      <w:lvlJc w:val="left"/>
    </w:lvl>
  </w:abstractNum>
  <w:abstractNum w:abstractNumId="470">
    <w:nsid w:val="45EA996E"/>
    <w:multiLevelType w:val="hybridMultilevel"/>
    <w:tmpl w:val="1A26A81C"/>
    <w:lvl w:ilvl="0" w:tplc="C8F4B426">
      <w:start w:val="3"/>
      <w:numFmt w:val="upperLetter"/>
      <w:lvlText w:val="%1."/>
      <w:lvlJc w:val="left"/>
    </w:lvl>
    <w:lvl w:ilvl="1" w:tplc="B7946126">
      <w:numFmt w:val="decimal"/>
      <w:lvlText w:val=""/>
      <w:lvlJc w:val="left"/>
    </w:lvl>
    <w:lvl w:ilvl="2" w:tplc="692676C0">
      <w:numFmt w:val="decimal"/>
      <w:lvlText w:val=""/>
      <w:lvlJc w:val="left"/>
    </w:lvl>
    <w:lvl w:ilvl="3" w:tplc="3CA4B0FC">
      <w:numFmt w:val="decimal"/>
      <w:lvlText w:val=""/>
      <w:lvlJc w:val="left"/>
    </w:lvl>
    <w:lvl w:ilvl="4" w:tplc="42DA1506">
      <w:numFmt w:val="decimal"/>
      <w:lvlText w:val=""/>
      <w:lvlJc w:val="left"/>
    </w:lvl>
    <w:lvl w:ilvl="5" w:tplc="0BE496C8">
      <w:numFmt w:val="decimal"/>
      <w:lvlText w:val=""/>
      <w:lvlJc w:val="left"/>
    </w:lvl>
    <w:lvl w:ilvl="6" w:tplc="0FA696D6">
      <w:numFmt w:val="decimal"/>
      <w:lvlText w:val=""/>
      <w:lvlJc w:val="left"/>
    </w:lvl>
    <w:lvl w:ilvl="7" w:tplc="2892F7D0">
      <w:numFmt w:val="decimal"/>
      <w:lvlText w:val=""/>
      <w:lvlJc w:val="left"/>
    </w:lvl>
    <w:lvl w:ilvl="8" w:tplc="96A84686">
      <w:numFmt w:val="decimal"/>
      <w:lvlText w:val=""/>
      <w:lvlJc w:val="left"/>
    </w:lvl>
  </w:abstractNum>
  <w:abstractNum w:abstractNumId="471">
    <w:nsid w:val="460FE42B"/>
    <w:multiLevelType w:val="hybridMultilevel"/>
    <w:tmpl w:val="3A4CD414"/>
    <w:lvl w:ilvl="0" w:tplc="AB185B42">
      <w:start w:val="1"/>
      <w:numFmt w:val="upperLetter"/>
      <w:lvlText w:val="%1."/>
      <w:lvlJc w:val="left"/>
    </w:lvl>
    <w:lvl w:ilvl="1" w:tplc="561E5188">
      <w:numFmt w:val="decimal"/>
      <w:lvlText w:val=""/>
      <w:lvlJc w:val="left"/>
    </w:lvl>
    <w:lvl w:ilvl="2" w:tplc="3452B9BA">
      <w:numFmt w:val="decimal"/>
      <w:lvlText w:val=""/>
      <w:lvlJc w:val="left"/>
    </w:lvl>
    <w:lvl w:ilvl="3" w:tplc="8B26DC08">
      <w:numFmt w:val="decimal"/>
      <w:lvlText w:val=""/>
      <w:lvlJc w:val="left"/>
    </w:lvl>
    <w:lvl w:ilvl="4" w:tplc="BBB45C50">
      <w:numFmt w:val="decimal"/>
      <w:lvlText w:val=""/>
      <w:lvlJc w:val="left"/>
    </w:lvl>
    <w:lvl w:ilvl="5" w:tplc="D9C4F00E">
      <w:numFmt w:val="decimal"/>
      <w:lvlText w:val=""/>
      <w:lvlJc w:val="left"/>
    </w:lvl>
    <w:lvl w:ilvl="6" w:tplc="085E59A4">
      <w:numFmt w:val="decimal"/>
      <w:lvlText w:val=""/>
      <w:lvlJc w:val="left"/>
    </w:lvl>
    <w:lvl w:ilvl="7" w:tplc="46967318">
      <w:numFmt w:val="decimal"/>
      <w:lvlText w:val=""/>
      <w:lvlJc w:val="left"/>
    </w:lvl>
    <w:lvl w:ilvl="8" w:tplc="DEEA54EA">
      <w:numFmt w:val="decimal"/>
      <w:lvlText w:val=""/>
      <w:lvlJc w:val="left"/>
    </w:lvl>
  </w:abstractNum>
  <w:abstractNum w:abstractNumId="472">
    <w:nsid w:val="46182E75"/>
    <w:multiLevelType w:val="hybridMultilevel"/>
    <w:tmpl w:val="02363060"/>
    <w:lvl w:ilvl="0" w:tplc="616AA5AE">
      <w:start w:val="1"/>
      <w:numFmt w:val="bullet"/>
      <w:lvlText w:val="d"/>
      <w:lvlJc w:val="left"/>
    </w:lvl>
    <w:lvl w:ilvl="1" w:tplc="71206C08">
      <w:numFmt w:val="decimal"/>
      <w:lvlText w:val=""/>
      <w:lvlJc w:val="left"/>
    </w:lvl>
    <w:lvl w:ilvl="2" w:tplc="E79A7C36">
      <w:numFmt w:val="decimal"/>
      <w:lvlText w:val=""/>
      <w:lvlJc w:val="left"/>
    </w:lvl>
    <w:lvl w:ilvl="3" w:tplc="B03EA660">
      <w:numFmt w:val="decimal"/>
      <w:lvlText w:val=""/>
      <w:lvlJc w:val="left"/>
    </w:lvl>
    <w:lvl w:ilvl="4" w:tplc="341ECB38">
      <w:numFmt w:val="decimal"/>
      <w:lvlText w:val=""/>
      <w:lvlJc w:val="left"/>
    </w:lvl>
    <w:lvl w:ilvl="5" w:tplc="E01ADC42">
      <w:numFmt w:val="decimal"/>
      <w:lvlText w:val=""/>
      <w:lvlJc w:val="left"/>
    </w:lvl>
    <w:lvl w:ilvl="6" w:tplc="871CAC06">
      <w:numFmt w:val="decimal"/>
      <w:lvlText w:val=""/>
      <w:lvlJc w:val="left"/>
    </w:lvl>
    <w:lvl w:ilvl="7" w:tplc="D57C80FE">
      <w:numFmt w:val="decimal"/>
      <w:lvlText w:val=""/>
      <w:lvlJc w:val="left"/>
    </w:lvl>
    <w:lvl w:ilvl="8" w:tplc="3062AF60">
      <w:numFmt w:val="decimal"/>
      <w:lvlText w:val=""/>
      <w:lvlJc w:val="left"/>
    </w:lvl>
  </w:abstractNum>
  <w:abstractNum w:abstractNumId="473">
    <w:nsid w:val="461BC834"/>
    <w:multiLevelType w:val="hybridMultilevel"/>
    <w:tmpl w:val="9D544A4A"/>
    <w:lvl w:ilvl="0" w:tplc="7E18E6D6">
      <w:start w:val="3"/>
      <w:numFmt w:val="upperLetter"/>
      <w:lvlText w:val="%1."/>
      <w:lvlJc w:val="left"/>
    </w:lvl>
    <w:lvl w:ilvl="1" w:tplc="32FEBE82">
      <w:numFmt w:val="decimal"/>
      <w:lvlText w:val=""/>
      <w:lvlJc w:val="left"/>
    </w:lvl>
    <w:lvl w:ilvl="2" w:tplc="25B05000">
      <w:numFmt w:val="decimal"/>
      <w:lvlText w:val=""/>
      <w:lvlJc w:val="left"/>
    </w:lvl>
    <w:lvl w:ilvl="3" w:tplc="7AC8AF5C">
      <w:numFmt w:val="decimal"/>
      <w:lvlText w:val=""/>
      <w:lvlJc w:val="left"/>
    </w:lvl>
    <w:lvl w:ilvl="4" w:tplc="E34EBC10">
      <w:numFmt w:val="decimal"/>
      <w:lvlText w:val=""/>
      <w:lvlJc w:val="left"/>
    </w:lvl>
    <w:lvl w:ilvl="5" w:tplc="4CFE225C">
      <w:numFmt w:val="decimal"/>
      <w:lvlText w:val=""/>
      <w:lvlJc w:val="left"/>
    </w:lvl>
    <w:lvl w:ilvl="6" w:tplc="7F94BEE0">
      <w:numFmt w:val="decimal"/>
      <w:lvlText w:val=""/>
      <w:lvlJc w:val="left"/>
    </w:lvl>
    <w:lvl w:ilvl="7" w:tplc="1C789B18">
      <w:numFmt w:val="decimal"/>
      <w:lvlText w:val=""/>
      <w:lvlJc w:val="left"/>
    </w:lvl>
    <w:lvl w:ilvl="8" w:tplc="8C841F22">
      <w:numFmt w:val="decimal"/>
      <w:lvlText w:val=""/>
      <w:lvlJc w:val="left"/>
    </w:lvl>
  </w:abstractNum>
  <w:abstractNum w:abstractNumId="474">
    <w:nsid w:val="46C01B05"/>
    <w:multiLevelType w:val="hybridMultilevel"/>
    <w:tmpl w:val="32EA9AB0"/>
    <w:lvl w:ilvl="0" w:tplc="F5183298">
      <w:start w:val="1"/>
      <w:numFmt w:val="upperLetter"/>
      <w:lvlText w:val="%1."/>
      <w:lvlJc w:val="left"/>
    </w:lvl>
    <w:lvl w:ilvl="1" w:tplc="385EF856">
      <w:numFmt w:val="decimal"/>
      <w:lvlText w:val=""/>
      <w:lvlJc w:val="left"/>
    </w:lvl>
    <w:lvl w:ilvl="2" w:tplc="85B03024">
      <w:numFmt w:val="decimal"/>
      <w:lvlText w:val=""/>
      <w:lvlJc w:val="left"/>
    </w:lvl>
    <w:lvl w:ilvl="3" w:tplc="27D0B932">
      <w:numFmt w:val="decimal"/>
      <w:lvlText w:val=""/>
      <w:lvlJc w:val="left"/>
    </w:lvl>
    <w:lvl w:ilvl="4" w:tplc="4656C83A">
      <w:numFmt w:val="decimal"/>
      <w:lvlText w:val=""/>
      <w:lvlJc w:val="left"/>
    </w:lvl>
    <w:lvl w:ilvl="5" w:tplc="01F0CE90">
      <w:numFmt w:val="decimal"/>
      <w:lvlText w:val=""/>
      <w:lvlJc w:val="left"/>
    </w:lvl>
    <w:lvl w:ilvl="6" w:tplc="F35228AE">
      <w:numFmt w:val="decimal"/>
      <w:lvlText w:val=""/>
      <w:lvlJc w:val="left"/>
    </w:lvl>
    <w:lvl w:ilvl="7" w:tplc="1042136E">
      <w:numFmt w:val="decimal"/>
      <w:lvlText w:val=""/>
      <w:lvlJc w:val="left"/>
    </w:lvl>
    <w:lvl w:ilvl="8" w:tplc="D95E9BD6">
      <w:numFmt w:val="decimal"/>
      <w:lvlText w:val=""/>
      <w:lvlJc w:val="left"/>
    </w:lvl>
  </w:abstractNum>
  <w:abstractNum w:abstractNumId="475">
    <w:nsid w:val="4748C06A"/>
    <w:multiLevelType w:val="hybridMultilevel"/>
    <w:tmpl w:val="89A88F8C"/>
    <w:lvl w:ilvl="0" w:tplc="56B4B802">
      <w:start w:val="3"/>
      <w:numFmt w:val="upperLetter"/>
      <w:lvlText w:val="%1."/>
      <w:lvlJc w:val="left"/>
    </w:lvl>
    <w:lvl w:ilvl="1" w:tplc="9236AA14">
      <w:numFmt w:val="decimal"/>
      <w:lvlText w:val=""/>
      <w:lvlJc w:val="left"/>
    </w:lvl>
    <w:lvl w:ilvl="2" w:tplc="48401042">
      <w:numFmt w:val="decimal"/>
      <w:lvlText w:val=""/>
      <w:lvlJc w:val="left"/>
    </w:lvl>
    <w:lvl w:ilvl="3" w:tplc="09009522">
      <w:numFmt w:val="decimal"/>
      <w:lvlText w:val=""/>
      <w:lvlJc w:val="left"/>
    </w:lvl>
    <w:lvl w:ilvl="4" w:tplc="B5786768">
      <w:numFmt w:val="decimal"/>
      <w:lvlText w:val=""/>
      <w:lvlJc w:val="left"/>
    </w:lvl>
    <w:lvl w:ilvl="5" w:tplc="6FD4960E">
      <w:numFmt w:val="decimal"/>
      <w:lvlText w:val=""/>
      <w:lvlJc w:val="left"/>
    </w:lvl>
    <w:lvl w:ilvl="6" w:tplc="20C809A2">
      <w:numFmt w:val="decimal"/>
      <w:lvlText w:val=""/>
      <w:lvlJc w:val="left"/>
    </w:lvl>
    <w:lvl w:ilvl="7" w:tplc="FC841F3E">
      <w:numFmt w:val="decimal"/>
      <w:lvlText w:val=""/>
      <w:lvlJc w:val="left"/>
    </w:lvl>
    <w:lvl w:ilvl="8" w:tplc="EF6A6054">
      <w:numFmt w:val="decimal"/>
      <w:lvlText w:val=""/>
      <w:lvlJc w:val="left"/>
    </w:lvl>
  </w:abstractNum>
  <w:abstractNum w:abstractNumId="476">
    <w:nsid w:val="475553AB"/>
    <w:multiLevelType w:val="hybridMultilevel"/>
    <w:tmpl w:val="240E83F4"/>
    <w:lvl w:ilvl="0" w:tplc="91C84E46">
      <w:start w:val="1"/>
      <w:numFmt w:val="decimal"/>
      <w:lvlText w:val="%1."/>
      <w:lvlJc w:val="left"/>
    </w:lvl>
    <w:lvl w:ilvl="1" w:tplc="64347FDA">
      <w:numFmt w:val="decimal"/>
      <w:lvlText w:val=""/>
      <w:lvlJc w:val="left"/>
    </w:lvl>
    <w:lvl w:ilvl="2" w:tplc="772403C0">
      <w:numFmt w:val="decimal"/>
      <w:lvlText w:val=""/>
      <w:lvlJc w:val="left"/>
    </w:lvl>
    <w:lvl w:ilvl="3" w:tplc="5C3ABB3C">
      <w:numFmt w:val="decimal"/>
      <w:lvlText w:val=""/>
      <w:lvlJc w:val="left"/>
    </w:lvl>
    <w:lvl w:ilvl="4" w:tplc="6D9C60D4">
      <w:numFmt w:val="decimal"/>
      <w:lvlText w:val=""/>
      <w:lvlJc w:val="left"/>
    </w:lvl>
    <w:lvl w:ilvl="5" w:tplc="FCF4A55E">
      <w:numFmt w:val="decimal"/>
      <w:lvlText w:val=""/>
      <w:lvlJc w:val="left"/>
    </w:lvl>
    <w:lvl w:ilvl="6" w:tplc="7DF4587C">
      <w:numFmt w:val="decimal"/>
      <w:lvlText w:val=""/>
      <w:lvlJc w:val="left"/>
    </w:lvl>
    <w:lvl w:ilvl="7" w:tplc="101A0D64">
      <w:numFmt w:val="decimal"/>
      <w:lvlText w:val=""/>
      <w:lvlJc w:val="left"/>
    </w:lvl>
    <w:lvl w:ilvl="8" w:tplc="1570EEE2">
      <w:numFmt w:val="decimal"/>
      <w:lvlText w:val=""/>
      <w:lvlJc w:val="left"/>
    </w:lvl>
  </w:abstractNum>
  <w:abstractNum w:abstractNumId="477">
    <w:nsid w:val="477304AC"/>
    <w:multiLevelType w:val="hybridMultilevel"/>
    <w:tmpl w:val="C27EDFD4"/>
    <w:lvl w:ilvl="0" w:tplc="759C7CEC">
      <w:start w:val="1"/>
      <w:numFmt w:val="bullet"/>
      <w:lvlText w:val="3"/>
      <w:lvlJc w:val="left"/>
    </w:lvl>
    <w:lvl w:ilvl="1" w:tplc="D88E38DA">
      <w:start w:val="1"/>
      <w:numFmt w:val="bullet"/>
      <w:lvlText w:val="−"/>
      <w:lvlJc w:val="left"/>
    </w:lvl>
    <w:lvl w:ilvl="2" w:tplc="86144394">
      <w:numFmt w:val="decimal"/>
      <w:lvlText w:val=""/>
      <w:lvlJc w:val="left"/>
    </w:lvl>
    <w:lvl w:ilvl="3" w:tplc="EA28C014">
      <w:numFmt w:val="decimal"/>
      <w:lvlText w:val=""/>
      <w:lvlJc w:val="left"/>
    </w:lvl>
    <w:lvl w:ilvl="4" w:tplc="478C4528">
      <w:numFmt w:val="decimal"/>
      <w:lvlText w:val=""/>
      <w:lvlJc w:val="left"/>
    </w:lvl>
    <w:lvl w:ilvl="5" w:tplc="7CFC36F0">
      <w:numFmt w:val="decimal"/>
      <w:lvlText w:val=""/>
      <w:lvlJc w:val="left"/>
    </w:lvl>
    <w:lvl w:ilvl="6" w:tplc="1DEE8270">
      <w:numFmt w:val="decimal"/>
      <w:lvlText w:val=""/>
      <w:lvlJc w:val="left"/>
    </w:lvl>
    <w:lvl w:ilvl="7" w:tplc="A9EC4F0A">
      <w:numFmt w:val="decimal"/>
      <w:lvlText w:val=""/>
      <w:lvlJc w:val="left"/>
    </w:lvl>
    <w:lvl w:ilvl="8" w:tplc="CB587C50">
      <w:numFmt w:val="decimal"/>
      <w:lvlText w:val=""/>
      <w:lvlJc w:val="left"/>
    </w:lvl>
  </w:abstractNum>
  <w:abstractNum w:abstractNumId="478">
    <w:nsid w:val="477DB470"/>
    <w:multiLevelType w:val="hybridMultilevel"/>
    <w:tmpl w:val="7EF6349E"/>
    <w:lvl w:ilvl="0" w:tplc="08E6CBAE">
      <w:start w:val="3"/>
      <w:numFmt w:val="upperLetter"/>
      <w:lvlText w:val="%1."/>
      <w:lvlJc w:val="left"/>
    </w:lvl>
    <w:lvl w:ilvl="1" w:tplc="78C0F98E">
      <w:numFmt w:val="decimal"/>
      <w:lvlText w:val=""/>
      <w:lvlJc w:val="left"/>
    </w:lvl>
    <w:lvl w:ilvl="2" w:tplc="86640954">
      <w:numFmt w:val="decimal"/>
      <w:lvlText w:val=""/>
      <w:lvlJc w:val="left"/>
    </w:lvl>
    <w:lvl w:ilvl="3" w:tplc="56B0F85C">
      <w:numFmt w:val="decimal"/>
      <w:lvlText w:val=""/>
      <w:lvlJc w:val="left"/>
    </w:lvl>
    <w:lvl w:ilvl="4" w:tplc="A8FC49A2">
      <w:numFmt w:val="decimal"/>
      <w:lvlText w:val=""/>
      <w:lvlJc w:val="left"/>
    </w:lvl>
    <w:lvl w:ilvl="5" w:tplc="5366EFC8">
      <w:numFmt w:val="decimal"/>
      <w:lvlText w:val=""/>
      <w:lvlJc w:val="left"/>
    </w:lvl>
    <w:lvl w:ilvl="6" w:tplc="7AFE0062">
      <w:numFmt w:val="decimal"/>
      <w:lvlText w:val=""/>
      <w:lvlJc w:val="left"/>
    </w:lvl>
    <w:lvl w:ilvl="7" w:tplc="F16C4C5C">
      <w:numFmt w:val="decimal"/>
      <w:lvlText w:val=""/>
      <w:lvlJc w:val="left"/>
    </w:lvl>
    <w:lvl w:ilvl="8" w:tplc="F916773E">
      <w:numFmt w:val="decimal"/>
      <w:lvlText w:val=""/>
      <w:lvlJc w:val="left"/>
    </w:lvl>
  </w:abstractNum>
  <w:abstractNum w:abstractNumId="479">
    <w:nsid w:val="4781AC2F"/>
    <w:multiLevelType w:val="hybridMultilevel"/>
    <w:tmpl w:val="F1A6EF54"/>
    <w:lvl w:ilvl="0" w:tplc="0E4AA81A">
      <w:start w:val="1"/>
      <w:numFmt w:val="upperLetter"/>
      <w:lvlText w:val="%1."/>
      <w:lvlJc w:val="left"/>
    </w:lvl>
    <w:lvl w:ilvl="1" w:tplc="7898D426">
      <w:start w:val="1"/>
      <w:numFmt w:val="bullet"/>
      <w:lvlText w:val="−"/>
      <w:lvlJc w:val="left"/>
    </w:lvl>
    <w:lvl w:ilvl="2" w:tplc="69AC7462">
      <w:numFmt w:val="decimal"/>
      <w:lvlText w:val=""/>
      <w:lvlJc w:val="left"/>
    </w:lvl>
    <w:lvl w:ilvl="3" w:tplc="5A74A624">
      <w:numFmt w:val="decimal"/>
      <w:lvlText w:val=""/>
      <w:lvlJc w:val="left"/>
    </w:lvl>
    <w:lvl w:ilvl="4" w:tplc="253E21DC">
      <w:numFmt w:val="decimal"/>
      <w:lvlText w:val=""/>
      <w:lvlJc w:val="left"/>
    </w:lvl>
    <w:lvl w:ilvl="5" w:tplc="73F60E68">
      <w:numFmt w:val="decimal"/>
      <w:lvlText w:val=""/>
      <w:lvlJc w:val="left"/>
    </w:lvl>
    <w:lvl w:ilvl="6" w:tplc="EF788288">
      <w:numFmt w:val="decimal"/>
      <w:lvlText w:val=""/>
      <w:lvlJc w:val="left"/>
    </w:lvl>
    <w:lvl w:ilvl="7" w:tplc="0378660C">
      <w:numFmt w:val="decimal"/>
      <w:lvlText w:val=""/>
      <w:lvlJc w:val="left"/>
    </w:lvl>
    <w:lvl w:ilvl="8" w:tplc="6D7A43FE">
      <w:numFmt w:val="decimal"/>
      <w:lvlText w:val=""/>
      <w:lvlJc w:val="left"/>
    </w:lvl>
  </w:abstractNum>
  <w:abstractNum w:abstractNumId="480">
    <w:nsid w:val="47CF16C4"/>
    <w:multiLevelType w:val="hybridMultilevel"/>
    <w:tmpl w:val="4452603A"/>
    <w:lvl w:ilvl="0" w:tplc="EBFCB966">
      <w:start w:val="1"/>
      <w:numFmt w:val="upperLetter"/>
      <w:lvlText w:val="%1."/>
      <w:lvlJc w:val="left"/>
    </w:lvl>
    <w:lvl w:ilvl="1" w:tplc="3462DD14">
      <w:numFmt w:val="decimal"/>
      <w:lvlText w:val=""/>
      <w:lvlJc w:val="left"/>
    </w:lvl>
    <w:lvl w:ilvl="2" w:tplc="D7CC56DE">
      <w:numFmt w:val="decimal"/>
      <w:lvlText w:val=""/>
      <w:lvlJc w:val="left"/>
    </w:lvl>
    <w:lvl w:ilvl="3" w:tplc="08C48AFE">
      <w:numFmt w:val="decimal"/>
      <w:lvlText w:val=""/>
      <w:lvlJc w:val="left"/>
    </w:lvl>
    <w:lvl w:ilvl="4" w:tplc="C16E0BB8">
      <w:numFmt w:val="decimal"/>
      <w:lvlText w:val=""/>
      <w:lvlJc w:val="left"/>
    </w:lvl>
    <w:lvl w:ilvl="5" w:tplc="0B4819C2">
      <w:numFmt w:val="decimal"/>
      <w:lvlText w:val=""/>
      <w:lvlJc w:val="left"/>
    </w:lvl>
    <w:lvl w:ilvl="6" w:tplc="9070C334">
      <w:numFmt w:val="decimal"/>
      <w:lvlText w:val=""/>
      <w:lvlJc w:val="left"/>
    </w:lvl>
    <w:lvl w:ilvl="7" w:tplc="4C2ECF32">
      <w:numFmt w:val="decimal"/>
      <w:lvlText w:val=""/>
      <w:lvlJc w:val="left"/>
    </w:lvl>
    <w:lvl w:ilvl="8" w:tplc="5F1661FE">
      <w:numFmt w:val="decimal"/>
      <w:lvlText w:val=""/>
      <w:lvlJc w:val="left"/>
    </w:lvl>
  </w:abstractNum>
  <w:abstractNum w:abstractNumId="481">
    <w:nsid w:val="47D0D402"/>
    <w:multiLevelType w:val="hybridMultilevel"/>
    <w:tmpl w:val="66CE718A"/>
    <w:lvl w:ilvl="0" w:tplc="5E5685E4">
      <w:start w:val="1"/>
      <w:numFmt w:val="upperLetter"/>
      <w:lvlText w:val="%1."/>
      <w:lvlJc w:val="left"/>
    </w:lvl>
    <w:lvl w:ilvl="1" w:tplc="0854E8E6">
      <w:numFmt w:val="decimal"/>
      <w:lvlText w:val=""/>
      <w:lvlJc w:val="left"/>
    </w:lvl>
    <w:lvl w:ilvl="2" w:tplc="44A27BCA">
      <w:numFmt w:val="decimal"/>
      <w:lvlText w:val=""/>
      <w:lvlJc w:val="left"/>
    </w:lvl>
    <w:lvl w:ilvl="3" w:tplc="74C4E9D6">
      <w:numFmt w:val="decimal"/>
      <w:lvlText w:val=""/>
      <w:lvlJc w:val="left"/>
    </w:lvl>
    <w:lvl w:ilvl="4" w:tplc="56E88C4E">
      <w:numFmt w:val="decimal"/>
      <w:lvlText w:val=""/>
      <w:lvlJc w:val="left"/>
    </w:lvl>
    <w:lvl w:ilvl="5" w:tplc="0E32051A">
      <w:numFmt w:val="decimal"/>
      <w:lvlText w:val=""/>
      <w:lvlJc w:val="left"/>
    </w:lvl>
    <w:lvl w:ilvl="6" w:tplc="0E204892">
      <w:numFmt w:val="decimal"/>
      <w:lvlText w:val=""/>
      <w:lvlJc w:val="left"/>
    </w:lvl>
    <w:lvl w:ilvl="7" w:tplc="908CC9BC">
      <w:numFmt w:val="decimal"/>
      <w:lvlText w:val=""/>
      <w:lvlJc w:val="left"/>
    </w:lvl>
    <w:lvl w:ilvl="8" w:tplc="B3BE0792">
      <w:numFmt w:val="decimal"/>
      <w:lvlText w:val=""/>
      <w:lvlJc w:val="left"/>
    </w:lvl>
  </w:abstractNum>
  <w:abstractNum w:abstractNumId="482">
    <w:nsid w:val="4815A966"/>
    <w:multiLevelType w:val="hybridMultilevel"/>
    <w:tmpl w:val="8890A3C0"/>
    <w:lvl w:ilvl="0" w:tplc="835CF94E">
      <w:start w:val="2"/>
      <w:numFmt w:val="upperLetter"/>
      <w:lvlText w:val="%1."/>
      <w:lvlJc w:val="left"/>
    </w:lvl>
    <w:lvl w:ilvl="1" w:tplc="B26C7C5E">
      <w:numFmt w:val="decimal"/>
      <w:lvlText w:val=""/>
      <w:lvlJc w:val="left"/>
    </w:lvl>
    <w:lvl w:ilvl="2" w:tplc="95DEFA92">
      <w:numFmt w:val="decimal"/>
      <w:lvlText w:val=""/>
      <w:lvlJc w:val="left"/>
    </w:lvl>
    <w:lvl w:ilvl="3" w:tplc="43A46766">
      <w:numFmt w:val="decimal"/>
      <w:lvlText w:val=""/>
      <w:lvlJc w:val="left"/>
    </w:lvl>
    <w:lvl w:ilvl="4" w:tplc="0E0079E4">
      <w:numFmt w:val="decimal"/>
      <w:lvlText w:val=""/>
      <w:lvlJc w:val="left"/>
    </w:lvl>
    <w:lvl w:ilvl="5" w:tplc="9676CABA">
      <w:numFmt w:val="decimal"/>
      <w:lvlText w:val=""/>
      <w:lvlJc w:val="left"/>
    </w:lvl>
    <w:lvl w:ilvl="6" w:tplc="E58E0A88">
      <w:numFmt w:val="decimal"/>
      <w:lvlText w:val=""/>
      <w:lvlJc w:val="left"/>
    </w:lvl>
    <w:lvl w:ilvl="7" w:tplc="3D2ACF2C">
      <w:numFmt w:val="decimal"/>
      <w:lvlText w:val=""/>
      <w:lvlJc w:val="left"/>
    </w:lvl>
    <w:lvl w:ilvl="8" w:tplc="626E6B5E">
      <w:numFmt w:val="decimal"/>
      <w:lvlText w:val=""/>
      <w:lvlJc w:val="left"/>
    </w:lvl>
  </w:abstractNum>
  <w:abstractNum w:abstractNumId="483">
    <w:nsid w:val="481B1739"/>
    <w:multiLevelType w:val="hybridMultilevel"/>
    <w:tmpl w:val="C59A2950"/>
    <w:lvl w:ilvl="0" w:tplc="4D2ABF5C">
      <w:start w:val="1"/>
      <w:numFmt w:val="upperLetter"/>
      <w:lvlText w:val="%1."/>
      <w:lvlJc w:val="left"/>
    </w:lvl>
    <w:lvl w:ilvl="1" w:tplc="B1CC68BE">
      <w:numFmt w:val="decimal"/>
      <w:lvlText w:val=""/>
      <w:lvlJc w:val="left"/>
    </w:lvl>
    <w:lvl w:ilvl="2" w:tplc="BECA00BC">
      <w:numFmt w:val="decimal"/>
      <w:lvlText w:val=""/>
      <w:lvlJc w:val="left"/>
    </w:lvl>
    <w:lvl w:ilvl="3" w:tplc="A15244AA">
      <w:numFmt w:val="decimal"/>
      <w:lvlText w:val=""/>
      <w:lvlJc w:val="left"/>
    </w:lvl>
    <w:lvl w:ilvl="4" w:tplc="C0727468">
      <w:numFmt w:val="decimal"/>
      <w:lvlText w:val=""/>
      <w:lvlJc w:val="left"/>
    </w:lvl>
    <w:lvl w:ilvl="5" w:tplc="1E82C56A">
      <w:numFmt w:val="decimal"/>
      <w:lvlText w:val=""/>
      <w:lvlJc w:val="left"/>
    </w:lvl>
    <w:lvl w:ilvl="6" w:tplc="2CDEC484">
      <w:numFmt w:val="decimal"/>
      <w:lvlText w:val=""/>
      <w:lvlJc w:val="left"/>
    </w:lvl>
    <w:lvl w:ilvl="7" w:tplc="81ECBE38">
      <w:numFmt w:val="decimal"/>
      <w:lvlText w:val=""/>
      <w:lvlJc w:val="left"/>
    </w:lvl>
    <w:lvl w:ilvl="8" w:tplc="0B9CCCE4">
      <w:numFmt w:val="decimal"/>
      <w:lvlText w:val=""/>
      <w:lvlJc w:val="left"/>
    </w:lvl>
  </w:abstractNum>
  <w:abstractNum w:abstractNumId="484">
    <w:nsid w:val="483966AA"/>
    <w:multiLevelType w:val="hybridMultilevel"/>
    <w:tmpl w:val="BBEA6F32"/>
    <w:lvl w:ilvl="0" w:tplc="5B2E6388">
      <w:start w:val="2"/>
      <w:numFmt w:val="upperLetter"/>
      <w:lvlText w:val="%1."/>
      <w:lvlJc w:val="left"/>
    </w:lvl>
    <w:lvl w:ilvl="1" w:tplc="AD18EC94">
      <w:numFmt w:val="decimal"/>
      <w:lvlText w:val=""/>
      <w:lvlJc w:val="left"/>
    </w:lvl>
    <w:lvl w:ilvl="2" w:tplc="96582458">
      <w:numFmt w:val="decimal"/>
      <w:lvlText w:val=""/>
      <w:lvlJc w:val="left"/>
    </w:lvl>
    <w:lvl w:ilvl="3" w:tplc="C2D038B8">
      <w:numFmt w:val="decimal"/>
      <w:lvlText w:val=""/>
      <w:lvlJc w:val="left"/>
    </w:lvl>
    <w:lvl w:ilvl="4" w:tplc="3FCCC52E">
      <w:numFmt w:val="decimal"/>
      <w:lvlText w:val=""/>
      <w:lvlJc w:val="left"/>
    </w:lvl>
    <w:lvl w:ilvl="5" w:tplc="1AE88B78">
      <w:numFmt w:val="decimal"/>
      <w:lvlText w:val=""/>
      <w:lvlJc w:val="left"/>
    </w:lvl>
    <w:lvl w:ilvl="6" w:tplc="1AF4714A">
      <w:numFmt w:val="decimal"/>
      <w:lvlText w:val=""/>
      <w:lvlJc w:val="left"/>
    </w:lvl>
    <w:lvl w:ilvl="7" w:tplc="A32095CE">
      <w:numFmt w:val="decimal"/>
      <w:lvlText w:val=""/>
      <w:lvlJc w:val="left"/>
    </w:lvl>
    <w:lvl w:ilvl="8" w:tplc="9F7AB2FE">
      <w:numFmt w:val="decimal"/>
      <w:lvlText w:val=""/>
      <w:lvlJc w:val="left"/>
    </w:lvl>
  </w:abstractNum>
  <w:abstractNum w:abstractNumId="485">
    <w:nsid w:val="48B6B6EB"/>
    <w:multiLevelType w:val="hybridMultilevel"/>
    <w:tmpl w:val="C87CB3F6"/>
    <w:lvl w:ilvl="0" w:tplc="8140FC52">
      <w:start w:val="2"/>
      <w:numFmt w:val="upperLetter"/>
      <w:lvlText w:val="%1."/>
      <w:lvlJc w:val="left"/>
    </w:lvl>
    <w:lvl w:ilvl="1" w:tplc="71809C80">
      <w:start w:val="1"/>
      <w:numFmt w:val="bullet"/>
      <w:lvlText w:val="−"/>
      <w:lvlJc w:val="left"/>
    </w:lvl>
    <w:lvl w:ilvl="2" w:tplc="520AB578">
      <w:numFmt w:val="decimal"/>
      <w:lvlText w:val=""/>
      <w:lvlJc w:val="left"/>
    </w:lvl>
    <w:lvl w:ilvl="3" w:tplc="467C8C2A">
      <w:numFmt w:val="decimal"/>
      <w:lvlText w:val=""/>
      <w:lvlJc w:val="left"/>
    </w:lvl>
    <w:lvl w:ilvl="4" w:tplc="9C4EF3E8">
      <w:numFmt w:val="decimal"/>
      <w:lvlText w:val=""/>
      <w:lvlJc w:val="left"/>
    </w:lvl>
    <w:lvl w:ilvl="5" w:tplc="9D821BFA">
      <w:numFmt w:val="decimal"/>
      <w:lvlText w:val=""/>
      <w:lvlJc w:val="left"/>
    </w:lvl>
    <w:lvl w:ilvl="6" w:tplc="971C7F8C">
      <w:numFmt w:val="decimal"/>
      <w:lvlText w:val=""/>
      <w:lvlJc w:val="left"/>
    </w:lvl>
    <w:lvl w:ilvl="7" w:tplc="C0C24AAA">
      <w:numFmt w:val="decimal"/>
      <w:lvlText w:val=""/>
      <w:lvlJc w:val="left"/>
    </w:lvl>
    <w:lvl w:ilvl="8" w:tplc="F4D8BA58">
      <w:numFmt w:val="decimal"/>
      <w:lvlText w:val=""/>
      <w:lvlJc w:val="left"/>
    </w:lvl>
  </w:abstractNum>
  <w:abstractNum w:abstractNumId="486">
    <w:nsid w:val="48C0A800"/>
    <w:multiLevelType w:val="hybridMultilevel"/>
    <w:tmpl w:val="B01EE6D6"/>
    <w:lvl w:ilvl="0" w:tplc="4EF0C0C0">
      <w:start w:val="1"/>
      <w:numFmt w:val="upperLetter"/>
      <w:lvlText w:val="%1."/>
      <w:lvlJc w:val="left"/>
    </w:lvl>
    <w:lvl w:ilvl="1" w:tplc="1FD21498">
      <w:start w:val="1"/>
      <w:numFmt w:val="bullet"/>
      <w:lvlText w:val="−"/>
      <w:lvlJc w:val="left"/>
    </w:lvl>
    <w:lvl w:ilvl="2" w:tplc="49C09ACC">
      <w:numFmt w:val="decimal"/>
      <w:lvlText w:val=""/>
      <w:lvlJc w:val="left"/>
    </w:lvl>
    <w:lvl w:ilvl="3" w:tplc="31840FFC">
      <w:numFmt w:val="decimal"/>
      <w:lvlText w:val=""/>
      <w:lvlJc w:val="left"/>
    </w:lvl>
    <w:lvl w:ilvl="4" w:tplc="BA560438">
      <w:numFmt w:val="decimal"/>
      <w:lvlText w:val=""/>
      <w:lvlJc w:val="left"/>
    </w:lvl>
    <w:lvl w:ilvl="5" w:tplc="4376887C">
      <w:numFmt w:val="decimal"/>
      <w:lvlText w:val=""/>
      <w:lvlJc w:val="left"/>
    </w:lvl>
    <w:lvl w:ilvl="6" w:tplc="9F7E3096">
      <w:numFmt w:val="decimal"/>
      <w:lvlText w:val=""/>
      <w:lvlJc w:val="left"/>
    </w:lvl>
    <w:lvl w:ilvl="7" w:tplc="73922910">
      <w:numFmt w:val="decimal"/>
      <w:lvlText w:val=""/>
      <w:lvlJc w:val="left"/>
    </w:lvl>
    <w:lvl w:ilvl="8" w:tplc="9E26C3AA">
      <w:numFmt w:val="decimal"/>
      <w:lvlText w:val=""/>
      <w:lvlJc w:val="left"/>
    </w:lvl>
  </w:abstractNum>
  <w:abstractNum w:abstractNumId="487">
    <w:nsid w:val="48CCEE31"/>
    <w:multiLevelType w:val="hybridMultilevel"/>
    <w:tmpl w:val="DAF6A4E4"/>
    <w:lvl w:ilvl="0" w:tplc="3D706532">
      <w:start w:val="2"/>
      <w:numFmt w:val="upperLetter"/>
      <w:lvlText w:val="%1."/>
      <w:lvlJc w:val="left"/>
    </w:lvl>
    <w:lvl w:ilvl="1" w:tplc="C69ABC60">
      <w:start w:val="1"/>
      <w:numFmt w:val="bullet"/>
      <w:lvlText w:val="−"/>
      <w:lvlJc w:val="left"/>
    </w:lvl>
    <w:lvl w:ilvl="2" w:tplc="41D4E418">
      <w:numFmt w:val="decimal"/>
      <w:lvlText w:val=""/>
      <w:lvlJc w:val="left"/>
    </w:lvl>
    <w:lvl w:ilvl="3" w:tplc="EBA4B266">
      <w:numFmt w:val="decimal"/>
      <w:lvlText w:val=""/>
      <w:lvlJc w:val="left"/>
    </w:lvl>
    <w:lvl w:ilvl="4" w:tplc="63AA0308">
      <w:numFmt w:val="decimal"/>
      <w:lvlText w:val=""/>
      <w:lvlJc w:val="left"/>
    </w:lvl>
    <w:lvl w:ilvl="5" w:tplc="BE2E5DEA">
      <w:numFmt w:val="decimal"/>
      <w:lvlText w:val=""/>
      <w:lvlJc w:val="left"/>
    </w:lvl>
    <w:lvl w:ilvl="6" w:tplc="4AFE7126">
      <w:numFmt w:val="decimal"/>
      <w:lvlText w:val=""/>
      <w:lvlJc w:val="left"/>
    </w:lvl>
    <w:lvl w:ilvl="7" w:tplc="304ADA2E">
      <w:numFmt w:val="decimal"/>
      <w:lvlText w:val=""/>
      <w:lvlJc w:val="left"/>
    </w:lvl>
    <w:lvl w:ilvl="8" w:tplc="9CA4D74C">
      <w:numFmt w:val="decimal"/>
      <w:lvlText w:val=""/>
      <w:lvlJc w:val="left"/>
    </w:lvl>
  </w:abstractNum>
  <w:abstractNum w:abstractNumId="488">
    <w:nsid w:val="495C0EA5"/>
    <w:multiLevelType w:val="hybridMultilevel"/>
    <w:tmpl w:val="BB1EFC0C"/>
    <w:lvl w:ilvl="0" w:tplc="220455C4">
      <w:start w:val="1"/>
      <w:numFmt w:val="bullet"/>
      <w:lvlText w:val="А"/>
      <w:lvlJc w:val="left"/>
    </w:lvl>
    <w:lvl w:ilvl="1" w:tplc="A5D8DCB4">
      <w:numFmt w:val="decimal"/>
      <w:lvlText w:val=""/>
      <w:lvlJc w:val="left"/>
    </w:lvl>
    <w:lvl w:ilvl="2" w:tplc="95F0C7B0">
      <w:numFmt w:val="decimal"/>
      <w:lvlText w:val=""/>
      <w:lvlJc w:val="left"/>
    </w:lvl>
    <w:lvl w:ilvl="3" w:tplc="65EED53C">
      <w:numFmt w:val="decimal"/>
      <w:lvlText w:val=""/>
      <w:lvlJc w:val="left"/>
    </w:lvl>
    <w:lvl w:ilvl="4" w:tplc="E44E2DE6">
      <w:numFmt w:val="decimal"/>
      <w:lvlText w:val=""/>
      <w:lvlJc w:val="left"/>
    </w:lvl>
    <w:lvl w:ilvl="5" w:tplc="49B630C6">
      <w:numFmt w:val="decimal"/>
      <w:lvlText w:val=""/>
      <w:lvlJc w:val="left"/>
    </w:lvl>
    <w:lvl w:ilvl="6" w:tplc="915620E2">
      <w:numFmt w:val="decimal"/>
      <w:lvlText w:val=""/>
      <w:lvlJc w:val="left"/>
    </w:lvl>
    <w:lvl w:ilvl="7" w:tplc="0786D9E6">
      <w:numFmt w:val="decimal"/>
      <w:lvlText w:val=""/>
      <w:lvlJc w:val="left"/>
    </w:lvl>
    <w:lvl w:ilvl="8" w:tplc="0B38C4E2">
      <w:numFmt w:val="decimal"/>
      <w:lvlText w:val=""/>
      <w:lvlJc w:val="left"/>
    </w:lvl>
  </w:abstractNum>
  <w:abstractNum w:abstractNumId="489">
    <w:nsid w:val="497FD5B0"/>
    <w:multiLevelType w:val="hybridMultilevel"/>
    <w:tmpl w:val="A89AAB80"/>
    <w:lvl w:ilvl="0" w:tplc="F0F816EC">
      <w:start w:val="2"/>
      <w:numFmt w:val="decimal"/>
      <w:lvlText w:val="%1."/>
      <w:lvlJc w:val="left"/>
    </w:lvl>
    <w:lvl w:ilvl="1" w:tplc="A4E8F962">
      <w:numFmt w:val="decimal"/>
      <w:lvlText w:val=""/>
      <w:lvlJc w:val="left"/>
    </w:lvl>
    <w:lvl w:ilvl="2" w:tplc="D1B45C16">
      <w:numFmt w:val="decimal"/>
      <w:lvlText w:val=""/>
      <w:lvlJc w:val="left"/>
    </w:lvl>
    <w:lvl w:ilvl="3" w:tplc="405205CC">
      <w:numFmt w:val="decimal"/>
      <w:lvlText w:val=""/>
      <w:lvlJc w:val="left"/>
    </w:lvl>
    <w:lvl w:ilvl="4" w:tplc="B156CEFA">
      <w:numFmt w:val="decimal"/>
      <w:lvlText w:val=""/>
      <w:lvlJc w:val="left"/>
    </w:lvl>
    <w:lvl w:ilvl="5" w:tplc="F6CC79E2">
      <w:numFmt w:val="decimal"/>
      <w:lvlText w:val=""/>
      <w:lvlJc w:val="left"/>
    </w:lvl>
    <w:lvl w:ilvl="6" w:tplc="6A7A57E6">
      <w:numFmt w:val="decimal"/>
      <w:lvlText w:val=""/>
      <w:lvlJc w:val="left"/>
    </w:lvl>
    <w:lvl w:ilvl="7" w:tplc="AAA4DD4E">
      <w:numFmt w:val="decimal"/>
      <w:lvlText w:val=""/>
      <w:lvlJc w:val="left"/>
    </w:lvl>
    <w:lvl w:ilvl="8" w:tplc="83500F5C">
      <w:numFmt w:val="decimal"/>
      <w:lvlText w:val=""/>
      <w:lvlJc w:val="left"/>
    </w:lvl>
  </w:abstractNum>
  <w:abstractNum w:abstractNumId="490">
    <w:nsid w:val="49CA1341"/>
    <w:multiLevelType w:val="hybridMultilevel"/>
    <w:tmpl w:val="196A5B1E"/>
    <w:lvl w:ilvl="0" w:tplc="10A27A4E">
      <w:start w:val="1"/>
      <w:numFmt w:val="upperLetter"/>
      <w:lvlText w:val="%1."/>
      <w:lvlJc w:val="left"/>
    </w:lvl>
    <w:lvl w:ilvl="1" w:tplc="8956190C">
      <w:numFmt w:val="decimal"/>
      <w:lvlText w:val=""/>
      <w:lvlJc w:val="left"/>
    </w:lvl>
    <w:lvl w:ilvl="2" w:tplc="1FF67684">
      <w:numFmt w:val="decimal"/>
      <w:lvlText w:val=""/>
      <w:lvlJc w:val="left"/>
    </w:lvl>
    <w:lvl w:ilvl="3" w:tplc="3CA4AB54">
      <w:numFmt w:val="decimal"/>
      <w:lvlText w:val=""/>
      <w:lvlJc w:val="left"/>
    </w:lvl>
    <w:lvl w:ilvl="4" w:tplc="69DED2BE">
      <w:numFmt w:val="decimal"/>
      <w:lvlText w:val=""/>
      <w:lvlJc w:val="left"/>
    </w:lvl>
    <w:lvl w:ilvl="5" w:tplc="4FEC6A6C">
      <w:numFmt w:val="decimal"/>
      <w:lvlText w:val=""/>
      <w:lvlJc w:val="left"/>
    </w:lvl>
    <w:lvl w:ilvl="6" w:tplc="0E067BD6">
      <w:numFmt w:val="decimal"/>
      <w:lvlText w:val=""/>
      <w:lvlJc w:val="left"/>
    </w:lvl>
    <w:lvl w:ilvl="7" w:tplc="49A6B87E">
      <w:numFmt w:val="decimal"/>
      <w:lvlText w:val=""/>
      <w:lvlJc w:val="left"/>
    </w:lvl>
    <w:lvl w:ilvl="8" w:tplc="46E2A0E2">
      <w:numFmt w:val="decimal"/>
      <w:lvlText w:val=""/>
      <w:lvlJc w:val="left"/>
    </w:lvl>
  </w:abstractNum>
  <w:abstractNum w:abstractNumId="491">
    <w:nsid w:val="49D1FEA0"/>
    <w:multiLevelType w:val="hybridMultilevel"/>
    <w:tmpl w:val="3DAAFEF8"/>
    <w:lvl w:ilvl="0" w:tplc="24B8F8AC">
      <w:start w:val="1"/>
      <w:numFmt w:val="decimal"/>
      <w:lvlText w:val="%1."/>
      <w:lvlJc w:val="left"/>
    </w:lvl>
    <w:lvl w:ilvl="1" w:tplc="6A8CE2A6">
      <w:numFmt w:val="decimal"/>
      <w:lvlText w:val=""/>
      <w:lvlJc w:val="left"/>
    </w:lvl>
    <w:lvl w:ilvl="2" w:tplc="A67A3E10">
      <w:numFmt w:val="decimal"/>
      <w:lvlText w:val=""/>
      <w:lvlJc w:val="left"/>
    </w:lvl>
    <w:lvl w:ilvl="3" w:tplc="58C01E26">
      <w:numFmt w:val="decimal"/>
      <w:lvlText w:val=""/>
      <w:lvlJc w:val="left"/>
    </w:lvl>
    <w:lvl w:ilvl="4" w:tplc="1C8ED442">
      <w:numFmt w:val="decimal"/>
      <w:lvlText w:val=""/>
      <w:lvlJc w:val="left"/>
    </w:lvl>
    <w:lvl w:ilvl="5" w:tplc="65D4FCAE">
      <w:numFmt w:val="decimal"/>
      <w:lvlText w:val=""/>
      <w:lvlJc w:val="left"/>
    </w:lvl>
    <w:lvl w:ilvl="6" w:tplc="65E2F6D4">
      <w:numFmt w:val="decimal"/>
      <w:lvlText w:val=""/>
      <w:lvlJc w:val="left"/>
    </w:lvl>
    <w:lvl w:ilvl="7" w:tplc="BF00FCB8">
      <w:numFmt w:val="decimal"/>
      <w:lvlText w:val=""/>
      <w:lvlJc w:val="left"/>
    </w:lvl>
    <w:lvl w:ilvl="8" w:tplc="DE74A60E">
      <w:numFmt w:val="decimal"/>
      <w:lvlText w:val=""/>
      <w:lvlJc w:val="left"/>
    </w:lvl>
  </w:abstractNum>
  <w:abstractNum w:abstractNumId="492">
    <w:nsid w:val="49F15C6B"/>
    <w:multiLevelType w:val="hybridMultilevel"/>
    <w:tmpl w:val="558C3AB4"/>
    <w:lvl w:ilvl="0" w:tplc="8DCA0768">
      <w:start w:val="1"/>
      <w:numFmt w:val="bullet"/>
      <w:lvlText w:val="а"/>
      <w:lvlJc w:val="left"/>
    </w:lvl>
    <w:lvl w:ilvl="1" w:tplc="813EA62A">
      <w:start w:val="1"/>
      <w:numFmt w:val="bullet"/>
      <w:lvlText w:val="В"/>
      <w:lvlJc w:val="left"/>
    </w:lvl>
    <w:lvl w:ilvl="2" w:tplc="2FFAD8B0">
      <w:numFmt w:val="decimal"/>
      <w:lvlText w:val=""/>
      <w:lvlJc w:val="left"/>
    </w:lvl>
    <w:lvl w:ilvl="3" w:tplc="5E5437C6">
      <w:numFmt w:val="decimal"/>
      <w:lvlText w:val=""/>
      <w:lvlJc w:val="left"/>
    </w:lvl>
    <w:lvl w:ilvl="4" w:tplc="33A00FC8">
      <w:numFmt w:val="decimal"/>
      <w:lvlText w:val=""/>
      <w:lvlJc w:val="left"/>
    </w:lvl>
    <w:lvl w:ilvl="5" w:tplc="B9D01660">
      <w:numFmt w:val="decimal"/>
      <w:lvlText w:val=""/>
      <w:lvlJc w:val="left"/>
    </w:lvl>
    <w:lvl w:ilvl="6" w:tplc="D274298A">
      <w:numFmt w:val="decimal"/>
      <w:lvlText w:val=""/>
      <w:lvlJc w:val="left"/>
    </w:lvl>
    <w:lvl w:ilvl="7" w:tplc="200CC706">
      <w:numFmt w:val="decimal"/>
      <w:lvlText w:val=""/>
      <w:lvlJc w:val="left"/>
    </w:lvl>
    <w:lvl w:ilvl="8" w:tplc="D3169E6E">
      <w:numFmt w:val="decimal"/>
      <w:lvlText w:val=""/>
      <w:lvlJc w:val="left"/>
    </w:lvl>
  </w:abstractNum>
  <w:abstractNum w:abstractNumId="493">
    <w:nsid w:val="4A12EC32"/>
    <w:multiLevelType w:val="hybridMultilevel"/>
    <w:tmpl w:val="5ABC6962"/>
    <w:lvl w:ilvl="0" w:tplc="7240601E">
      <w:start w:val="1"/>
      <w:numFmt w:val="bullet"/>
      <w:lvlText w:val="В"/>
      <w:lvlJc w:val="left"/>
    </w:lvl>
    <w:lvl w:ilvl="1" w:tplc="E9AC2EB4">
      <w:numFmt w:val="decimal"/>
      <w:lvlText w:val=""/>
      <w:lvlJc w:val="left"/>
    </w:lvl>
    <w:lvl w:ilvl="2" w:tplc="139A816C">
      <w:numFmt w:val="decimal"/>
      <w:lvlText w:val=""/>
      <w:lvlJc w:val="left"/>
    </w:lvl>
    <w:lvl w:ilvl="3" w:tplc="8D8A90C8">
      <w:numFmt w:val="decimal"/>
      <w:lvlText w:val=""/>
      <w:lvlJc w:val="left"/>
    </w:lvl>
    <w:lvl w:ilvl="4" w:tplc="E4FC2B0C">
      <w:numFmt w:val="decimal"/>
      <w:lvlText w:val=""/>
      <w:lvlJc w:val="left"/>
    </w:lvl>
    <w:lvl w:ilvl="5" w:tplc="BD501C70">
      <w:numFmt w:val="decimal"/>
      <w:lvlText w:val=""/>
      <w:lvlJc w:val="left"/>
    </w:lvl>
    <w:lvl w:ilvl="6" w:tplc="770444D4">
      <w:numFmt w:val="decimal"/>
      <w:lvlText w:val=""/>
      <w:lvlJc w:val="left"/>
    </w:lvl>
    <w:lvl w:ilvl="7" w:tplc="D6ACFF8A">
      <w:numFmt w:val="decimal"/>
      <w:lvlText w:val=""/>
      <w:lvlJc w:val="left"/>
    </w:lvl>
    <w:lvl w:ilvl="8" w:tplc="14F450FE">
      <w:numFmt w:val="decimal"/>
      <w:lvlText w:val=""/>
      <w:lvlJc w:val="left"/>
    </w:lvl>
  </w:abstractNum>
  <w:abstractNum w:abstractNumId="494">
    <w:nsid w:val="4A16874F"/>
    <w:multiLevelType w:val="hybridMultilevel"/>
    <w:tmpl w:val="6B88997E"/>
    <w:lvl w:ilvl="0" w:tplc="09101350">
      <w:start w:val="1"/>
      <w:numFmt w:val="upperLetter"/>
      <w:lvlText w:val="%1."/>
      <w:lvlJc w:val="left"/>
    </w:lvl>
    <w:lvl w:ilvl="1" w:tplc="65AC187C">
      <w:numFmt w:val="decimal"/>
      <w:lvlText w:val=""/>
      <w:lvlJc w:val="left"/>
    </w:lvl>
    <w:lvl w:ilvl="2" w:tplc="A6B06230">
      <w:numFmt w:val="decimal"/>
      <w:lvlText w:val=""/>
      <w:lvlJc w:val="left"/>
    </w:lvl>
    <w:lvl w:ilvl="3" w:tplc="4C221D5A">
      <w:numFmt w:val="decimal"/>
      <w:lvlText w:val=""/>
      <w:lvlJc w:val="left"/>
    </w:lvl>
    <w:lvl w:ilvl="4" w:tplc="486CBAEC">
      <w:numFmt w:val="decimal"/>
      <w:lvlText w:val=""/>
      <w:lvlJc w:val="left"/>
    </w:lvl>
    <w:lvl w:ilvl="5" w:tplc="A2CAC81C">
      <w:numFmt w:val="decimal"/>
      <w:lvlText w:val=""/>
      <w:lvlJc w:val="left"/>
    </w:lvl>
    <w:lvl w:ilvl="6" w:tplc="80ACC218">
      <w:numFmt w:val="decimal"/>
      <w:lvlText w:val=""/>
      <w:lvlJc w:val="left"/>
    </w:lvl>
    <w:lvl w:ilvl="7" w:tplc="8E364358">
      <w:numFmt w:val="decimal"/>
      <w:lvlText w:val=""/>
      <w:lvlJc w:val="left"/>
    </w:lvl>
    <w:lvl w:ilvl="8" w:tplc="F0906592">
      <w:numFmt w:val="decimal"/>
      <w:lvlText w:val=""/>
      <w:lvlJc w:val="left"/>
    </w:lvl>
  </w:abstractNum>
  <w:abstractNum w:abstractNumId="495">
    <w:nsid w:val="4A2CDADC"/>
    <w:multiLevelType w:val="hybridMultilevel"/>
    <w:tmpl w:val="03702EE4"/>
    <w:lvl w:ilvl="0" w:tplc="5AB2B878">
      <w:start w:val="1"/>
      <w:numFmt w:val="bullet"/>
      <w:lvlText w:val="("/>
      <w:lvlJc w:val="left"/>
    </w:lvl>
    <w:lvl w:ilvl="1" w:tplc="68E812BC">
      <w:numFmt w:val="decimal"/>
      <w:lvlText w:val=""/>
      <w:lvlJc w:val="left"/>
    </w:lvl>
    <w:lvl w:ilvl="2" w:tplc="1A744AAE">
      <w:numFmt w:val="decimal"/>
      <w:lvlText w:val=""/>
      <w:lvlJc w:val="left"/>
    </w:lvl>
    <w:lvl w:ilvl="3" w:tplc="5EC66D5A">
      <w:numFmt w:val="decimal"/>
      <w:lvlText w:val=""/>
      <w:lvlJc w:val="left"/>
    </w:lvl>
    <w:lvl w:ilvl="4" w:tplc="A80AF5B2">
      <w:numFmt w:val="decimal"/>
      <w:lvlText w:val=""/>
      <w:lvlJc w:val="left"/>
    </w:lvl>
    <w:lvl w:ilvl="5" w:tplc="45C0319C">
      <w:numFmt w:val="decimal"/>
      <w:lvlText w:val=""/>
      <w:lvlJc w:val="left"/>
    </w:lvl>
    <w:lvl w:ilvl="6" w:tplc="A5345840">
      <w:numFmt w:val="decimal"/>
      <w:lvlText w:val=""/>
      <w:lvlJc w:val="left"/>
    </w:lvl>
    <w:lvl w:ilvl="7" w:tplc="FD182F34">
      <w:numFmt w:val="decimal"/>
      <w:lvlText w:val=""/>
      <w:lvlJc w:val="left"/>
    </w:lvl>
    <w:lvl w:ilvl="8" w:tplc="2CFAD838">
      <w:numFmt w:val="decimal"/>
      <w:lvlText w:val=""/>
      <w:lvlJc w:val="left"/>
    </w:lvl>
  </w:abstractNum>
  <w:abstractNum w:abstractNumId="496">
    <w:nsid w:val="4A35BF85"/>
    <w:multiLevelType w:val="hybridMultilevel"/>
    <w:tmpl w:val="90F8EFDC"/>
    <w:lvl w:ilvl="0" w:tplc="5C62853E">
      <w:start w:val="1"/>
      <w:numFmt w:val="bullet"/>
      <w:lvlText w:val="В"/>
      <w:lvlJc w:val="left"/>
    </w:lvl>
    <w:lvl w:ilvl="1" w:tplc="FAFC2EB6">
      <w:numFmt w:val="decimal"/>
      <w:lvlText w:val=""/>
      <w:lvlJc w:val="left"/>
    </w:lvl>
    <w:lvl w:ilvl="2" w:tplc="5F7ED26A">
      <w:numFmt w:val="decimal"/>
      <w:lvlText w:val=""/>
      <w:lvlJc w:val="left"/>
    </w:lvl>
    <w:lvl w:ilvl="3" w:tplc="D36C4D7E">
      <w:numFmt w:val="decimal"/>
      <w:lvlText w:val=""/>
      <w:lvlJc w:val="left"/>
    </w:lvl>
    <w:lvl w:ilvl="4" w:tplc="4C4ED6D0">
      <w:numFmt w:val="decimal"/>
      <w:lvlText w:val=""/>
      <w:lvlJc w:val="left"/>
    </w:lvl>
    <w:lvl w:ilvl="5" w:tplc="AB28A80C">
      <w:numFmt w:val="decimal"/>
      <w:lvlText w:val=""/>
      <w:lvlJc w:val="left"/>
    </w:lvl>
    <w:lvl w:ilvl="6" w:tplc="82BCC4E2">
      <w:numFmt w:val="decimal"/>
      <w:lvlText w:val=""/>
      <w:lvlJc w:val="left"/>
    </w:lvl>
    <w:lvl w:ilvl="7" w:tplc="C52E1A90">
      <w:numFmt w:val="decimal"/>
      <w:lvlText w:val=""/>
      <w:lvlJc w:val="left"/>
    </w:lvl>
    <w:lvl w:ilvl="8" w:tplc="75E683D0">
      <w:numFmt w:val="decimal"/>
      <w:lvlText w:val=""/>
      <w:lvlJc w:val="left"/>
    </w:lvl>
  </w:abstractNum>
  <w:abstractNum w:abstractNumId="497">
    <w:nsid w:val="4A3C4F0E"/>
    <w:multiLevelType w:val="hybridMultilevel"/>
    <w:tmpl w:val="B4A2374C"/>
    <w:lvl w:ilvl="0" w:tplc="A8647B3E">
      <w:start w:val="1"/>
      <w:numFmt w:val="decimal"/>
      <w:lvlText w:val="%1."/>
      <w:lvlJc w:val="left"/>
    </w:lvl>
    <w:lvl w:ilvl="1" w:tplc="72909DE2">
      <w:numFmt w:val="decimal"/>
      <w:lvlText w:val=""/>
      <w:lvlJc w:val="left"/>
    </w:lvl>
    <w:lvl w:ilvl="2" w:tplc="7660A0CA">
      <w:numFmt w:val="decimal"/>
      <w:lvlText w:val=""/>
      <w:lvlJc w:val="left"/>
    </w:lvl>
    <w:lvl w:ilvl="3" w:tplc="F4982438">
      <w:numFmt w:val="decimal"/>
      <w:lvlText w:val=""/>
      <w:lvlJc w:val="left"/>
    </w:lvl>
    <w:lvl w:ilvl="4" w:tplc="E556CCDE">
      <w:numFmt w:val="decimal"/>
      <w:lvlText w:val=""/>
      <w:lvlJc w:val="left"/>
    </w:lvl>
    <w:lvl w:ilvl="5" w:tplc="FD0C4A16">
      <w:numFmt w:val="decimal"/>
      <w:lvlText w:val=""/>
      <w:lvlJc w:val="left"/>
    </w:lvl>
    <w:lvl w:ilvl="6" w:tplc="7B38B9AA">
      <w:numFmt w:val="decimal"/>
      <w:lvlText w:val=""/>
      <w:lvlJc w:val="left"/>
    </w:lvl>
    <w:lvl w:ilvl="7" w:tplc="62D864CE">
      <w:numFmt w:val="decimal"/>
      <w:lvlText w:val=""/>
      <w:lvlJc w:val="left"/>
    </w:lvl>
    <w:lvl w:ilvl="8" w:tplc="C83C4DCA">
      <w:numFmt w:val="decimal"/>
      <w:lvlText w:val=""/>
      <w:lvlJc w:val="left"/>
    </w:lvl>
  </w:abstractNum>
  <w:abstractNum w:abstractNumId="498">
    <w:nsid w:val="4A3F068C"/>
    <w:multiLevelType w:val="hybridMultilevel"/>
    <w:tmpl w:val="EC4CE6D8"/>
    <w:lvl w:ilvl="0" w:tplc="9C20E294">
      <w:start w:val="1"/>
      <w:numFmt w:val="lowerLetter"/>
      <w:lvlText w:val="%1)"/>
      <w:lvlJc w:val="left"/>
    </w:lvl>
    <w:lvl w:ilvl="1" w:tplc="D716FCCA">
      <w:numFmt w:val="decimal"/>
      <w:lvlText w:val=""/>
      <w:lvlJc w:val="left"/>
    </w:lvl>
    <w:lvl w:ilvl="2" w:tplc="650296FC">
      <w:numFmt w:val="decimal"/>
      <w:lvlText w:val=""/>
      <w:lvlJc w:val="left"/>
    </w:lvl>
    <w:lvl w:ilvl="3" w:tplc="EA264650">
      <w:numFmt w:val="decimal"/>
      <w:lvlText w:val=""/>
      <w:lvlJc w:val="left"/>
    </w:lvl>
    <w:lvl w:ilvl="4" w:tplc="C55A8EB4">
      <w:numFmt w:val="decimal"/>
      <w:lvlText w:val=""/>
      <w:lvlJc w:val="left"/>
    </w:lvl>
    <w:lvl w:ilvl="5" w:tplc="080ACF6C">
      <w:numFmt w:val="decimal"/>
      <w:lvlText w:val=""/>
      <w:lvlJc w:val="left"/>
    </w:lvl>
    <w:lvl w:ilvl="6" w:tplc="E28250BC">
      <w:numFmt w:val="decimal"/>
      <w:lvlText w:val=""/>
      <w:lvlJc w:val="left"/>
    </w:lvl>
    <w:lvl w:ilvl="7" w:tplc="D33AEB44">
      <w:numFmt w:val="decimal"/>
      <w:lvlText w:val=""/>
      <w:lvlJc w:val="left"/>
    </w:lvl>
    <w:lvl w:ilvl="8" w:tplc="3B62853C">
      <w:numFmt w:val="decimal"/>
      <w:lvlText w:val=""/>
      <w:lvlJc w:val="left"/>
    </w:lvl>
  </w:abstractNum>
  <w:abstractNum w:abstractNumId="499">
    <w:nsid w:val="4AC9F3E2"/>
    <w:multiLevelType w:val="hybridMultilevel"/>
    <w:tmpl w:val="F37A32F8"/>
    <w:lvl w:ilvl="0" w:tplc="AE383B92">
      <w:start w:val="1"/>
      <w:numFmt w:val="bullet"/>
      <w:lvlText w:val="К"/>
      <w:lvlJc w:val="left"/>
    </w:lvl>
    <w:lvl w:ilvl="1" w:tplc="B720DF8A">
      <w:numFmt w:val="decimal"/>
      <w:lvlText w:val=""/>
      <w:lvlJc w:val="left"/>
    </w:lvl>
    <w:lvl w:ilvl="2" w:tplc="3F68DE1A">
      <w:numFmt w:val="decimal"/>
      <w:lvlText w:val=""/>
      <w:lvlJc w:val="left"/>
    </w:lvl>
    <w:lvl w:ilvl="3" w:tplc="32241E80">
      <w:numFmt w:val="decimal"/>
      <w:lvlText w:val=""/>
      <w:lvlJc w:val="left"/>
    </w:lvl>
    <w:lvl w:ilvl="4" w:tplc="58C4B2DE">
      <w:numFmt w:val="decimal"/>
      <w:lvlText w:val=""/>
      <w:lvlJc w:val="left"/>
    </w:lvl>
    <w:lvl w:ilvl="5" w:tplc="A4586602">
      <w:numFmt w:val="decimal"/>
      <w:lvlText w:val=""/>
      <w:lvlJc w:val="left"/>
    </w:lvl>
    <w:lvl w:ilvl="6" w:tplc="E588308A">
      <w:numFmt w:val="decimal"/>
      <w:lvlText w:val=""/>
      <w:lvlJc w:val="left"/>
    </w:lvl>
    <w:lvl w:ilvl="7" w:tplc="8696A1DA">
      <w:numFmt w:val="decimal"/>
      <w:lvlText w:val=""/>
      <w:lvlJc w:val="left"/>
    </w:lvl>
    <w:lvl w:ilvl="8" w:tplc="C2CA4C70">
      <w:numFmt w:val="decimal"/>
      <w:lvlText w:val=""/>
      <w:lvlJc w:val="left"/>
    </w:lvl>
  </w:abstractNum>
  <w:abstractNum w:abstractNumId="500">
    <w:nsid w:val="4AE135E2"/>
    <w:multiLevelType w:val="hybridMultilevel"/>
    <w:tmpl w:val="8B36362E"/>
    <w:lvl w:ilvl="0" w:tplc="01103E18">
      <w:start w:val="1"/>
      <w:numFmt w:val="bullet"/>
      <w:lvlText w:val="В"/>
      <w:lvlJc w:val="left"/>
    </w:lvl>
    <w:lvl w:ilvl="1" w:tplc="6BFAEDFC">
      <w:start w:val="2"/>
      <w:numFmt w:val="decimal"/>
      <w:lvlText w:val="%2."/>
      <w:lvlJc w:val="left"/>
    </w:lvl>
    <w:lvl w:ilvl="2" w:tplc="8D848AE6">
      <w:numFmt w:val="decimal"/>
      <w:lvlText w:val=""/>
      <w:lvlJc w:val="left"/>
    </w:lvl>
    <w:lvl w:ilvl="3" w:tplc="3904A03E">
      <w:numFmt w:val="decimal"/>
      <w:lvlText w:val=""/>
      <w:lvlJc w:val="left"/>
    </w:lvl>
    <w:lvl w:ilvl="4" w:tplc="07966B1A">
      <w:numFmt w:val="decimal"/>
      <w:lvlText w:val=""/>
      <w:lvlJc w:val="left"/>
    </w:lvl>
    <w:lvl w:ilvl="5" w:tplc="22F6B484">
      <w:numFmt w:val="decimal"/>
      <w:lvlText w:val=""/>
      <w:lvlJc w:val="left"/>
    </w:lvl>
    <w:lvl w:ilvl="6" w:tplc="B3D0CE18">
      <w:numFmt w:val="decimal"/>
      <w:lvlText w:val=""/>
      <w:lvlJc w:val="left"/>
    </w:lvl>
    <w:lvl w:ilvl="7" w:tplc="FE326DBA">
      <w:numFmt w:val="decimal"/>
      <w:lvlText w:val=""/>
      <w:lvlJc w:val="left"/>
    </w:lvl>
    <w:lvl w:ilvl="8" w:tplc="E88498AE">
      <w:numFmt w:val="decimal"/>
      <w:lvlText w:val=""/>
      <w:lvlJc w:val="left"/>
    </w:lvl>
  </w:abstractNum>
  <w:abstractNum w:abstractNumId="501">
    <w:nsid w:val="4B13A15A"/>
    <w:multiLevelType w:val="hybridMultilevel"/>
    <w:tmpl w:val="696239D2"/>
    <w:lvl w:ilvl="0" w:tplc="8ABA8466">
      <w:start w:val="1"/>
      <w:numFmt w:val="upperLetter"/>
      <w:lvlText w:val="%1."/>
      <w:lvlJc w:val="left"/>
    </w:lvl>
    <w:lvl w:ilvl="1" w:tplc="B64E7F5A">
      <w:numFmt w:val="decimal"/>
      <w:lvlText w:val=""/>
      <w:lvlJc w:val="left"/>
    </w:lvl>
    <w:lvl w:ilvl="2" w:tplc="25D01DBC">
      <w:numFmt w:val="decimal"/>
      <w:lvlText w:val=""/>
      <w:lvlJc w:val="left"/>
    </w:lvl>
    <w:lvl w:ilvl="3" w:tplc="F74A685C">
      <w:numFmt w:val="decimal"/>
      <w:lvlText w:val=""/>
      <w:lvlJc w:val="left"/>
    </w:lvl>
    <w:lvl w:ilvl="4" w:tplc="1C4AA554">
      <w:numFmt w:val="decimal"/>
      <w:lvlText w:val=""/>
      <w:lvlJc w:val="left"/>
    </w:lvl>
    <w:lvl w:ilvl="5" w:tplc="FC388C7C">
      <w:numFmt w:val="decimal"/>
      <w:lvlText w:val=""/>
      <w:lvlJc w:val="left"/>
    </w:lvl>
    <w:lvl w:ilvl="6" w:tplc="ED7C51F4">
      <w:numFmt w:val="decimal"/>
      <w:lvlText w:val=""/>
      <w:lvlJc w:val="left"/>
    </w:lvl>
    <w:lvl w:ilvl="7" w:tplc="5AA02EE8">
      <w:numFmt w:val="decimal"/>
      <w:lvlText w:val=""/>
      <w:lvlJc w:val="left"/>
    </w:lvl>
    <w:lvl w:ilvl="8" w:tplc="DF1CE19C">
      <w:numFmt w:val="decimal"/>
      <w:lvlText w:val=""/>
      <w:lvlJc w:val="left"/>
    </w:lvl>
  </w:abstractNum>
  <w:abstractNum w:abstractNumId="502">
    <w:nsid w:val="4B294578"/>
    <w:multiLevelType w:val="hybridMultilevel"/>
    <w:tmpl w:val="9280D5BA"/>
    <w:lvl w:ilvl="0" w:tplc="C988F1B4">
      <w:start w:val="1"/>
      <w:numFmt w:val="upperLetter"/>
      <w:lvlText w:val="%1."/>
      <w:lvlJc w:val="left"/>
    </w:lvl>
    <w:lvl w:ilvl="1" w:tplc="4F7217B0">
      <w:numFmt w:val="decimal"/>
      <w:lvlText w:val=""/>
      <w:lvlJc w:val="left"/>
    </w:lvl>
    <w:lvl w:ilvl="2" w:tplc="26C24FEC">
      <w:numFmt w:val="decimal"/>
      <w:lvlText w:val=""/>
      <w:lvlJc w:val="left"/>
    </w:lvl>
    <w:lvl w:ilvl="3" w:tplc="6D8058B2">
      <w:numFmt w:val="decimal"/>
      <w:lvlText w:val=""/>
      <w:lvlJc w:val="left"/>
    </w:lvl>
    <w:lvl w:ilvl="4" w:tplc="00309A98">
      <w:numFmt w:val="decimal"/>
      <w:lvlText w:val=""/>
      <w:lvlJc w:val="left"/>
    </w:lvl>
    <w:lvl w:ilvl="5" w:tplc="67E42D72">
      <w:numFmt w:val="decimal"/>
      <w:lvlText w:val=""/>
      <w:lvlJc w:val="left"/>
    </w:lvl>
    <w:lvl w:ilvl="6" w:tplc="CF9AF1A6">
      <w:numFmt w:val="decimal"/>
      <w:lvlText w:val=""/>
      <w:lvlJc w:val="left"/>
    </w:lvl>
    <w:lvl w:ilvl="7" w:tplc="168698CC">
      <w:numFmt w:val="decimal"/>
      <w:lvlText w:val=""/>
      <w:lvlJc w:val="left"/>
    </w:lvl>
    <w:lvl w:ilvl="8" w:tplc="6B6A225C">
      <w:numFmt w:val="decimal"/>
      <w:lvlText w:val=""/>
      <w:lvlJc w:val="left"/>
    </w:lvl>
  </w:abstractNum>
  <w:abstractNum w:abstractNumId="503">
    <w:nsid w:val="4B4004EE"/>
    <w:multiLevelType w:val="hybridMultilevel"/>
    <w:tmpl w:val="E514D940"/>
    <w:lvl w:ilvl="0" w:tplc="F640AEE2">
      <w:start w:val="1"/>
      <w:numFmt w:val="bullet"/>
      <w:lvlText w:val="•"/>
      <w:lvlJc w:val="left"/>
    </w:lvl>
    <w:lvl w:ilvl="1" w:tplc="B8B6A278">
      <w:numFmt w:val="decimal"/>
      <w:lvlText w:val=""/>
      <w:lvlJc w:val="left"/>
    </w:lvl>
    <w:lvl w:ilvl="2" w:tplc="50A6429C">
      <w:numFmt w:val="decimal"/>
      <w:lvlText w:val=""/>
      <w:lvlJc w:val="left"/>
    </w:lvl>
    <w:lvl w:ilvl="3" w:tplc="AB24F7AA">
      <w:numFmt w:val="decimal"/>
      <w:lvlText w:val=""/>
      <w:lvlJc w:val="left"/>
    </w:lvl>
    <w:lvl w:ilvl="4" w:tplc="F0C2E366">
      <w:numFmt w:val="decimal"/>
      <w:lvlText w:val=""/>
      <w:lvlJc w:val="left"/>
    </w:lvl>
    <w:lvl w:ilvl="5" w:tplc="861A0A12">
      <w:numFmt w:val="decimal"/>
      <w:lvlText w:val=""/>
      <w:lvlJc w:val="left"/>
    </w:lvl>
    <w:lvl w:ilvl="6" w:tplc="99D2A546">
      <w:numFmt w:val="decimal"/>
      <w:lvlText w:val=""/>
      <w:lvlJc w:val="left"/>
    </w:lvl>
    <w:lvl w:ilvl="7" w:tplc="12000586">
      <w:numFmt w:val="decimal"/>
      <w:lvlText w:val=""/>
      <w:lvlJc w:val="left"/>
    </w:lvl>
    <w:lvl w:ilvl="8" w:tplc="579A10FC">
      <w:numFmt w:val="decimal"/>
      <w:lvlText w:val=""/>
      <w:lvlJc w:val="left"/>
    </w:lvl>
  </w:abstractNum>
  <w:abstractNum w:abstractNumId="504">
    <w:nsid w:val="4B9275D2"/>
    <w:multiLevelType w:val="hybridMultilevel"/>
    <w:tmpl w:val="959C0908"/>
    <w:lvl w:ilvl="0" w:tplc="C9F8B454">
      <w:start w:val="1"/>
      <w:numFmt w:val="upperLetter"/>
      <w:lvlText w:val="%1."/>
      <w:lvlJc w:val="left"/>
    </w:lvl>
    <w:lvl w:ilvl="1" w:tplc="69CE6790">
      <w:numFmt w:val="decimal"/>
      <w:lvlText w:val=""/>
      <w:lvlJc w:val="left"/>
    </w:lvl>
    <w:lvl w:ilvl="2" w:tplc="9932A3D4">
      <w:numFmt w:val="decimal"/>
      <w:lvlText w:val=""/>
      <w:lvlJc w:val="left"/>
    </w:lvl>
    <w:lvl w:ilvl="3" w:tplc="7830333C">
      <w:numFmt w:val="decimal"/>
      <w:lvlText w:val=""/>
      <w:lvlJc w:val="left"/>
    </w:lvl>
    <w:lvl w:ilvl="4" w:tplc="E118D60A">
      <w:numFmt w:val="decimal"/>
      <w:lvlText w:val=""/>
      <w:lvlJc w:val="left"/>
    </w:lvl>
    <w:lvl w:ilvl="5" w:tplc="FDFA030C">
      <w:numFmt w:val="decimal"/>
      <w:lvlText w:val=""/>
      <w:lvlJc w:val="left"/>
    </w:lvl>
    <w:lvl w:ilvl="6" w:tplc="4CF27616">
      <w:numFmt w:val="decimal"/>
      <w:lvlText w:val=""/>
      <w:lvlJc w:val="left"/>
    </w:lvl>
    <w:lvl w:ilvl="7" w:tplc="B7BE6368">
      <w:numFmt w:val="decimal"/>
      <w:lvlText w:val=""/>
      <w:lvlJc w:val="left"/>
    </w:lvl>
    <w:lvl w:ilvl="8" w:tplc="E50CB788">
      <w:numFmt w:val="decimal"/>
      <w:lvlText w:val=""/>
      <w:lvlJc w:val="left"/>
    </w:lvl>
  </w:abstractNum>
  <w:abstractNum w:abstractNumId="505">
    <w:nsid w:val="4B9A6638"/>
    <w:multiLevelType w:val="hybridMultilevel"/>
    <w:tmpl w:val="39446104"/>
    <w:lvl w:ilvl="0" w:tplc="58FEA22A">
      <w:start w:val="1"/>
      <w:numFmt w:val="upperLetter"/>
      <w:lvlText w:val="%1"/>
      <w:lvlJc w:val="left"/>
    </w:lvl>
    <w:lvl w:ilvl="1" w:tplc="9CF012C8">
      <w:start w:val="2"/>
      <w:numFmt w:val="decimal"/>
      <w:lvlText w:val="%2."/>
      <w:lvlJc w:val="left"/>
    </w:lvl>
    <w:lvl w:ilvl="2" w:tplc="EDAC7B12">
      <w:numFmt w:val="decimal"/>
      <w:lvlText w:val=""/>
      <w:lvlJc w:val="left"/>
    </w:lvl>
    <w:lvl w:ilvl="3" w:tplc="FA7C338A">
      <w:numFmt w:val="decimal"/>
      <w:lvlText w:val=""/>
      <w:lvlJc w:val="left"/>
    </w:lvl>
    <w:lvl w:ilvl="4" w:tplc="9FEE0E64">
      <w:numFmt w:val="decimal"/>
      <w:lvlText w:val=""/>
      <w:lvlJc w:val="left"/>
    </w:lvl>
    <w:lvl w:ilvl="5" w:tplc="8B44308E">
      <w:numFmt w:val="decimal"/>
      <w:lvlText w:val=""/>
      <w:lvlJc w:val="left"/>
    </w:lvl>
    <w:lvl w:ilvl="6" w:tplc="040A5C82">
      <w:numFmt w:val="decimal"/>
      <w:lvlText w:val=""/>
      <w:lvlJc w:val="left"/>
    </w:lvl>
    <w:lvl w:ilvl="7" w:tplc="3BDE0154">
      <w:numFmt w:val="decimal"/>
      <w:lvlText w:val=""/>
      <w:lvlJc w:val="left"/>
    </w:lvl>
    <w:lvl w:ilvl="8" w:tplc="2A206DBA">
      <w:numFmt w:val="decimal"/>
      <w:lvlText w:val=""/>
      <w:lvlJc w:val="left"/>
    </w:lvl>
  </w:abstractNum>
  <w:abstractNum w:abstractNumId="506">
    <w:nsid w:val="4C488152"/>
    <w:multiLevelType w:val="hybridMultilevel"/>
    <w:tmpl w:val="33189856"/>
    <w:lvl w:ilvl="0" w:tplc="A1666A74">
      <w:start w:val="2"/>
      <w:numFmt w:val="decimal"/>
      <w:lvlText w:val="%1."/>
      <w:lvlJc w:val="left"/>
    </w:lvl>
    <w:lvl w:ilvl="1" w:tplc="78CCCA5E">
      <w:numFmt w:val="decimal"/>
      <w:lvlText w:val=""/>
      <w:lvlJc w:val="left"/>
    </w:lvl>
    <w:lvl w:ilvl="2" w:tplc="2B2ECB4E">
      <w:numFmt w:val="decimal"/>
      <w:lvlText w:val=""/>
      <w:lvlJc w:val="left"/>
    </w:lvl>
    <w:lvl w:ilvl="3" w:tplc="281AB094">
      <w:numFmt w:val="decimal"/>
      <w:lvlText w:val=""/>
      <w:lvlJc w:val="left"/>
    </w:lvl>
    <w:lvl w:ilvl="4" w:tplc="D4347942">
      <w:numFmt w:val="decimal"/>
      <w:lvlText w:val=""/>
      <w:lvlJc w:val="left"/>
    </w:lvl>
    <w:lvl w:ilvl="5" w:tplc="7E1A4956">
      <w:numFmt w:val="decimal"/>
      <w:lvlText w:val=""/>
      <w:lvlJc w:val="left"/>
    </w:lvl>
    <w:lvl w:ilvl="6" w:tplc="00D09F08">
      <w:numFmt w:val="decimal"/>
      <w:lvlText w:val=""/>
      <w:lvlJc w:val="left"/>
    </w:lvl>
    <w:lvl w:ilvl="7" w:tplc="5ED20FF8">
      <w:numFmt w:val="decimal"/>
      <w:lvlText w:val=""/>
      <w:lvlJc w:val="left"/>
    </w:lvl>
    <w:lvl w:ilvl="8" w:tplc="D958C3F0">
      <w:numFmt w:val="decimal"/>
      <w:lvlText w:val=""/>
      <w:lvlJc w:val="left"/>
    </w:lvl>
  </w:abstractNum>
  <w:abstractNum w:abstractNumId="507">
    <w:nsid w:val="4C4FFF5B"/>
    <w:multiLevelType w:val="hybridMultilevel"/>
    <w:tmpl w:val="F95835E4"/>
    <w:lvl w:ilvl="0" w:tplc="E41ED03C">
      <w:start w:val="1"/>
      <w:numFmt w:val="bullet"/>
      <w:lvlText w:val="В"/>
      <w:lvlJc w:val="left"/>
    </w:lvl>
    <w:lvl w:ilvl="1" w:tplc="2D9E4E86">
      <w:numFmt w:val="decimal"/>
      <w:lvlText w:val=""/>
      <w:lvlJc w:val="left"/>
    </w:lvl>
    <w:lvl w:ilvl="2" w:tplc="CA1C1226">
      <w:numFmt w:val="decimal"/>
      <w:lvlText w:val=""/>
      <w:lvlJc w:val="left"/>
    </w:lvl>
    <w:lvl w:ilvl="3" w:tplc="A9F6CA8A">
      <w:numFmt w:val="decimal"/>
      <w:lvlText w:val=""/>
      <w:lvlJc w:val="left"/>
    </w:lvl>
    <w:lvl w:ilvl="4" w:tplc="CC7EB170">
      <w:numFmt w:val="decimal"/>
      <w:lvlText w:val=""/>
      <w:lvlJc w:val="left"/>
    </w:lvl>
    <w:lvl w:ilvl="5" w:tplc="B02E8064">
      <w:numFmt w:val="decimal"/>
      <w:lvlText w:val=""/>
      <w:lvlJc w:val="left"/>
    </w:lvl>
    <w:lvl w:ilvl="6" w:tplc="1FFA4002">
      <w:numFmt w:val="decimal"/>
      <w:lvlText w:val=""/>
      <w:lvlJc w:val="left"/>
    </w:lvl>
    <w:lvl w:ilvl="7" w:tplc="1B6E995A">
      <w:numFmt w:val="decimal"/>
      <w:lvlText w:val=""/>
      <w:lvlJc w:val="left"/>
    </w:lvl>
    <w:lvl w:ilvl="8" w:tplc="BEF8D478">
      <w:numFmt w:val="decimal"/>
      <w:lvlText w:val=""/>
      <w:lvlJc w:val="left"/>
    </w:lvl>
  </w:abstractNum>
  <w:abstractNum w:abstractNumId="508">
    <w:nsid w:val="4C68ED90"/>
    <w:multiLevelType w:val="hybridMultilevel"/>
    <w:tmpl w:val="5E8A6152"/>
    <w:lvl w:ilvl="0" w:tplc="F1C81250">
      <w:start w:val="3"/>
      <w:numFmt w:val="upperLetter"/>
      <w:lvlText w:val="%1."/>
      <w:lvlJc w:val="left"/>
    </w:lvl>
    <w:lvl w:ilvl="1" w:tplc="CAC69ABA">
      <w:numFmt w:val="decimal"/>
      <w:lvlText w:val=""/>
      <w:lvlJc w:val="left"/>
    </w:lvl>
    <w:lvl w:ilvl="2" w:tplc="52C0204A">
      <w:numFmt w:val="decimal"/>
      <w:lvlText w:val=""/>
      <w:lvlJc w:val="left"/>
    </w:lvl>
    <w:lvl w:ilvl="3" w:tplc="145EDB6E">
      <w:numFmt w:val="decimal"/>
      <w:lvlText w:val=""/>
      <w:lvlJc w:val="left"/>
    </w:lvl>
    <w:lvl w:ilvl="4" w:tplc="C1E05E3C">
      <w:numFmt w:val="decimal"/>
      <w:lvlText w:val=""/>
      <w:lvlJc w:val="left"/>
    </w:lvl>
    <w:lvl w:ilvl="5" w:tplc="9FF62EAC">
      <w:numFmt w:val="decimal"/>
      <w:lvlText w:val=""/>
      <w:lvlJc w:val="left"/>
    </w:lvl>
    <w:lvl w:ilvl="6" w:tplc="C7E2B728">
      <w:numFmt w:val="decimal"/>
      <w:lvlText w:val=""/>
      <w:lvlJc w:val="left"/>
    </w:lvl>
    <w:lvl w:ilvl="7" w:tplc="31BEB056">
      <w:numFmt w:val="decimal"/>
      <w:lvlText w:val=""/>
      <w:lvlJc w:val="left"/>
    </w:lvl>
    <w:lvl w:ilvl="8" w:tplc="831C4F96">
      <w:numFmt w:val="decimal"/>
      <w:lvlText w:val=""/>
      <w:lvlJc w:val="left"/>
    </w:lvl>
  </w:abstractNum>
  <w:abstractNum w:abstractNumId="509">
    <w:nsid w:val="4C6E372B"/>
    <w:multiLevelType w:val="hybridMultilevel"/>
    <w:tmpl w:val="BBFC503A"/>
    <w:lvl w:ilvl="0" w:tplc="25DCDDAA">
      <w:start w:val="1"/>
      <w:numFmt w:val="bullet"/>
      <w:lvlText w:val="И"/>
      <w:lvlJc w:val="left"/>
    </w:lvl>
    <w:lvl w:ilvl="1" w:tplc="8176FC3A">
      <w:start w:val="1"/>
      <w:numFmt w:val="bullet"/>
      <w:lvlText w:val="−"/>
      <w:lvlJc w:val="left"/>
    </w:lvl>
    <w:lvl w:ilvl="2" w:tplc="CB54CF52">
      <w:numFmt w:val="decimal"/>
      <w:lvlText w:val=""/>
      <w:lvlJc w:val="left"/>
    </w:lvl>
    <w:lvl w:ilvl="3" w:tplc="2C6CA6A4">
      <w:numFmt w:val="decimal"/>
      <w:lvlText w:val=""/>
      <w:lvlJc w:val="left"/>
    </w:lvl>
    <w:lvl w:ilvl="4" w:tplc="9216C9D4">
      <w:numFmt w:val="decimal"/>
      <w:lvlText w:val=""/>
      <w:lvlJc w:val="left"/>
    </w:lvl>
    <w:lvl w:ilvl="5" w:tplc="5C84A13C">
      <w:numFmt w:val="decimal"/>
      <w:lvlText w:val=""/>
      <w:lvlJc w:val="left"/>
    </w:lvl>
    <w:lvl w:ilvl="6" w:tplc="E2C08BB8">
      <w:numFmt w:val="decimal"/>
      <w:lvlText w:val=""/>
      <w:lvlJc w:val="left"/>
    </w:lvl>
    <w:lvl w:ilvl="7" w:tplc="8244D740">
      <w:numFmt w:val="decimal"/>
      <w:lvlText w:val=""/>
      <w:lvlJc w:val="left"/>
    </w:lvl>
    <w:lvl w:ilvl="8" w:tplc="74F8B33C">
      <w:numFmt w:val="decimal"/>
      <w:lvlText w:val=""/>
      <w:lvlJc w:val="left"/>
    </w:lvl>
  </w:abstractNum>
  <w:abstractNum w:abstractNumId="510">
    <w:nsid w:val="4CB58EA4"/>
    <w:multiLevelType w:val="hybridMultilevel"/>
    <w:tmpl w:val="C1B4C5C4"/>
    <w:lvl w:ilvl="0" w:tplc="66D448DA">
      <w:start w:val="2"/>
      <w:numFmt w:val="upperLetter"/>
      <w:lvlText w:val="%1."/>
      <w:lvlJc w:val="left"/>
    </w:lvl>
    <w:lvl w:ilvl="1" w:tplc="50EE26C6">
      <w:numFmt w:val="decimal"/>
      <w:lvlText w:val=""/>
      <w:lvlJc w:val="left"/>
    </w:lvl>
    <w:lvl w:ilvl="2" w:tplc="C29C8E76">
      <w:numFmt w:val="decimal"/>
      <w:lvlText w:val=""/>
      <w:lvlJc w:val="left"/>
    </w:lvl>
    <w:lvl w:ilvl="3" w:tplc="AA6A55F4">
      <w:numFmt w:val="decimal"/>
      <w:lvlText w:val=""/>
      <w:lvlJc w:val="left"/>
    </w:lvl>
    <w:lvl w:ilvl="4" w:tplc="EA5ED294">
      <w:numFmt w:val="decimal"/>
      <w:lvlText w:val=""/>
      <w:lvlJc w:val="left"/>
    </w:lvl>
    <w:lvl w:ilvl="5" w:tplc="021AE3AE">
      <w:numFmt w:val="decimal"/>
      <w:lvlText w:val=""/>
      <w:lvlJc w:val="left"/>
    </w:lvl>
    <w:lvl w:ilvl="6" w:tplc="15BADC52">
      <w:numFmt w:val="decimal"/>
      <w:lvlText w:val=""/>
      <w:lvlJc w:val="left"/>
    </w:lvl>
    <w:lvl w:ilvl="7" w:tplc="F27ADC8C">
      <w:numFmt w:val="decimal"/>
      <w:lvlText w:val=""/>
      <w:lvlJc w:val="left"/>
    </w:lvl>
    <w:lvl w:ilvl="8" w:tplc="88BAC9F6">
      <w:numFmt w:val="decimal"/>
      <w:lvlText w:val=""/>
      <w:lvlJc w:val="left"/>
    </w:lvl>
  </w:abstractNum>
  <w:abstractNum w:abstractNumId="511">
    <w:nsid w:val="4CC1263B"/>
    <w:multiLevelType w:val="hybridMultilevel"/>
    <w:tmpl w:val="0EBA67F6"/>
    <w:lvl w:ilvl="0" w:tplc="C9B0E138">
      <w:start w:val="1"/>
      <w:numFmt w:val="decimal"/>
      <w:lvlText w:val="%1."/>
      <w:lvlJc w:val="left"/>
    </w:lvl>
    <w:lvl w:ilvl="1" w:tplc="B958EB34">
      <w:numFmt w:val="decimal"/>
      <w:lvlText w:val=""/>
      <w:lvlJc w:val="left"/>
    </w:lvl>
    <w:lvl w:ilvl="2" w:tplc="BEF41510">
      <w:numFmt w:val="decimal"/>
      <w:lvlText w:val=""/>
      <w:lvlJc w:val="left"/>
    </w:lvl>
    <w:lvl w:ilvl="3" w:tplc="478AC8F2">
      <w:numFmt w:val="decimal"/>
      <w:lvlText w:val=""/>
      <w:lvlJc w:val="left"/>
    </w:lvl>
    <w:lvl w:ilvl="4" w:tplc="5FD4DBD6">
      <w:numFmt w:val="decimal"/>
      <w:lvlText w:val=""/>
      <w:lvlJc w:val="left"/>
    </w:lvl>
    <w:lvl w:ilvl="5" w:tplc="3AEE0B3A">
      <w:numFmt w:val="decimal"/>
      <w:lvlText w:val=""/>
      <w:lvlJc w:val="left"/>
    </w:lvl>
    <w:lvl w:ilvl="6" w:tplc="2FA2B5C6">
      <w:numFmt w:val="decimal"/>
      <w:lvlText w:val=""/>
      <w:lvlJc w:val="left"/>
    </w:lvl>
    <w:lvl w:ilvl="7" w:tplc="0AD4E8A4">
      <w:numFmt w:val="decimal"/>
      <w:lvlText w:val=""/>
      <w:lvlJc w:val="left"/>
    </w:lvl>
    <w:lvl w:ilvl="8" w:tplc="6EE4BC22">
      <w:numFmt w:val="decimal"/>
      <w:lvlText w:val=""/>
      <w:lvlJc w:val="left"/>
    </w:lvl>
  </w:abstractNum>
  <w:abstractNum w:abstractNumId="512">
    <w:nsid w:val="4CC32F1F"/>
    <w:multiLevelType w:val="hybridMultilevel"/>
    <w:tmpl w:val="183AD6A8"/>
    <w:lvl w:ilvl="0" w:tplc="95FEA7D6">
      <w:start w:val="1"/>
      <w:numFmt w:val="upperLetter"/>
      <w:lvlText w:val="%1."/>
      <w:lvlJc w:val="left"/>
    </w:lvl>
    <w:lvl w:ilvl="1" w:tplc="2A78A768">
      <w:numFmt w:val="decimal"/>
      <w:lvlText w:val=""/>
      <w:lvlJc w:val="left"/>
    </w:lvl>
    <w:lvl w:ilvl="2" w:tplc="E90608CC">
      <w:numFmt w:val="decimal"/>
      <w:lvlText w:val=""/>
      <w:lvlJc w:val="left"/>
    </w:lvl>
    <w:lvl w:ilvl="3" w:tplc="B6EAE79C">
      <w:numFmt w:val="decimal"/>
      <w:lvlText w:val=""/>
      <w:lvlJc w:val="left"/>
    </w:lvl>
    <w:lvl w:ilvl="4" w:tplc="E370EA02">
      <w:numFmt w:val="decimal"/>
      <w:lvlText w:val=""/>
      <w:lvlJc w:val="left"/>
    </w:lvl>
    <w:lvl w:ilvl="5" w:tplc="FE20CC4C">
      <w:numFmt w:val="decimal"/>
      <w:lvlText w:val=""/>
      <w:lvlJc w:val="left"/>
    </w:lvl>
    <w:lvl w:ilvl="6" w:tplc="0862D484">
      <w:numFmt w:val="decimal"/>
      <w:lvlText w:val=""/>
      <w:lvlJc w:val="left"/>
    </w:lvl>
    <w:lvl w:ilvl="7" w:tplc="6030AB72">
      <w:numFmt w:val="decimal"/>
      <w:lvlText w:val=""/>
      <w:lvlJc w:val="left"/>
    </w:lvl>
    <w:lvl w:ilvl="8" w:tplc="AB8ED5F6">
      <w:numFmt w:val="decimal"/>
      <w:lvlText w:val=""/>
      <w:lvlJc w:val="left"/>
    </w:lvl>
  </w:abstractNum>
  <w:abstractNum w:abstractNumId="513">
    <w:nsid w:val="4CDA15E7"/>
    <w:multiLevelType w:val="hybridMultilevel"/>
    <w:tmpl w:val="1F0EE2DE"/>
    <w:lvl w:ilvl="0" w:tplc="FDFE9A22">
      <w:start w:val="5"/>
      <w:numFmt w:val="decimal"/>
      <w:lvlText w:val="%1."/>
      <w:lvlJc w:val="left"/>
    </w:lvl>
    <w:lvl w:ilvl="1" w:tplc="AFFCF65E">
      <w:numFmt w:val="decimal"/>
      <w:lvlText w:val=""/>
      <w:lvlJc w:val="left"/>
    </w:lvl>
    <w:lvl w:ilvl="2" w:tplc="179CFA24">
      <w:numFmt w:val="decimal"/>
      <w:lvlText w:val=""/>
      <w:lvlJc w:val="left"/>
    </w:lvl>
    <w:lvl w:ilvl="3" w:tplc="C8A645BE">
      <w:numFmt w:val="decimal"/>
      <w:lvlText w:val=""/>
      <w:lvlJc w:val="left"/>
    </w:lvl>
    <w:lvl w:ilvl="4" w:tplc="0C1629D4">
      <w:numFmt w:val="decimal"/>
      <w:lvlText w:val=""/>
      <w:lvlJc w:val="left"/>
    </w:lvl>
    <w:lvl w:ilvl="5" w:tplc="EE0CFEC6">
      <w:numFmt w:val="decimal"/>
      <w:lvlText w:val=""/>
      <w:lvlJc w:val="left"/>
    </w:lvl>
    <w:lvl w:ilvl="6" w:tplc="760870F8">
      <w:numFmt w:val="decimal"/>
      <w:lvlText w:val=""/>
      <w:lvlJc w:val="left"/>
    </w:lvl>
    <w:lvl w:ilvl="7" w:tplc="5004213E">
      <w:numFmt w:val="decimal"/>
      <w:lvlText w:val=""/>
      <w:lvlJc w:val="left"/>
    </w:lvl>
    <w:lvl w:ilvl="8" w:tplc="D25812E8">
      <w:numFmt w:val="decimal"/>
      <w:lvlText w:val=""/>
      <w:lvlJc w:val="left"/>
    </w:lvl>
  </w:abstractNum>
  <w:abstractNum w:abstractNumId="514">
    <w:nsid w:val="4D08A9E4"/>
    <w:multiLevelType w:val="hybridMultilevel"/>
    <w:tmpl w:val="4D16BA42"/>
    <w:lvl w:ilvl="0" w:tplc="2D9AD510">
      <w:start w:val="1"/>
      <w:numFmt w:val="upperLetter"/>
      <w:lvlText w:val="%1."/>
      <w:lvlJc w:val="left"/>
    </w:lvl>
    <w:lvl w:ilvl="1" w:tplc="46AA44BC">
      <w:numFmt w:val="decimal"/>
      <w:lvlText w:val=""/>
      <w:lvlJc w:val="left"/>
    </w:lvl>
    <w:lvl w:ilvl="2" w:tplc="57083C1A">
      <w:numFmt w:val="decimal"/>
      <w:lvlText w:val=""/>
      <w:lvlJc w:val="left"/>
    </w:lvl>
    <w:lvl w:ilvl="3" w:tplc="097049DA">
      <w:numFmt w:val="decimal"/>
      <w:lvlText w:val=""/>
      <w:lvlJc w:val="left"/>
    </w:lvl>
    <w:lvl w:ilvl="4" w:tplc="BB5AEAD4">
      <w:numFmt w:val="decimal"/>
      <w:lvlText w:val=""/>
      <w:lvlJc w:val="left"/>
    </w:lvl>
    <w:lvl w:ilvl="5" w:tplc="87E28004">
      <w:numFmt w:val="decimal"/>
      <w:lvlText w:val=""/>
      <w:lvlJc w:val="left"/>
    </w:lvl>
    <w:lvl w:ilvl="6" w:tplc="8D6CD30C">
      <w:numFmt w:val="decimal"/>
      <w:lvlText w:val=""/>
      <w:lvlJc w:val="left"/>
    </w:lvl>
    <w:lvl w:ilvl="7" w:tplc="EE20ECEC">
      <w:numFmt w:val="decimal"/>
      <w:lvlText w:val=""/>
      <w:lvlJc w:val="left"/>
    </w:lvl>
    <w:lvl w:ilvl="8" w:tplc="C8EE0D88">
      <w:numFmt w:val="decimal"/>
      <w:lvlText w:val=""/>
      <w:lvlJc w:val="left"/>
    </w:lvl>
  </w:abstractNum>
  <w:abstractNum w:abstractNumId="515">
    <w:nsid w:val="4D0F54A3"/>
    <w:multiLevelType w:val="hybridMultilevel"/>
    <w:tmpl w:val="E5D4A284"/>
    <w:lvl w:ilvl="0" w:tplc="4ED0DCAE">
      <w:start w:val="1"/>
      <w:numFmt w:val="bullet"/>
      <w:lvlText w:val="В"/>
      <w:lvlJc w:val="left"/>
    </w:lvl>
    <w:lvl w:ilvl="1" w:tplc="A2A6646E">
      <w:start w:val="1"/>
      <w:numFmt w:val="bullet"/>
      <w:lvlText w:val="•"/>
      <w:lvlJc w:val="left"/>
    </w:lvl>
    <w:lvl w:ilvl="2" w:tplc="4ED6E832">
      <w:numFmt w:val="decimal"/>
      <w:lvlText w:val=""/>
      <w:lvlJc w:val="left"/>
    </w:lvl>
    <w:lvl w:ilvl="3" w:tplc="7C4AA0BE">
      <w:numFmt w:val="decimal"/>
      <w:lvlText w:val=""/>
      <w:lvlJc w:val="left"/>
    </w:lvl>
    <w:lvl w:ilvl="4" w:tplc="2E2C9404">
      <w:numFmt w:val="decimal"/>
      <w:lvlText w:val=""/>
      <w:lvlJc w:val="left"/>
    </w:lvl>
    <w:lvl w:ilvl="5" w:tplc="0086795A">
      <w:numFmt w:val="decimal"/>
      <w:lvlText w:val=""/>
      <w:lvlJc w:val="left"/>
    </w:lvl>
    <w:lvl w:ilvl="6" w:tplc="E1E80F6A">
      <w:numFmt w:val="decimal"/>
      <w:lvlText w:val=""/>
      <w:lvlJc w:val="left"/>
    </w:lvl>
    <w:lvl w:ilvl="7" w:tplc="CDA0EB6A">
      <w:numFmt w:val="decimal"/>
      <w:lvlText w:val=""/>
      <w:lvlJc w:val="left"/>
    </w:lvl>
    <w:lvl w:ilvl="8" w:tplc="D4B2478A">
      <w:numFmt w:val="decimal"/>
      <w:lvlText w:val=""/>
      <w:lvlJc w:val="left"/>
    </w:lvl>
  </w:abstractNum>
  <w:abstractNum w:abstractNumId="516">
    <w:nsid w:val="4D3C9346"/>
    <w:multiLevelType w:val="hybridMultilevel"/>
    <w:tmpl w:val="7E1468A6"/>
    <w:lvl w:ilvl="0" w:tplc="2B5CE444">
      <w:start w:val="1"/>
      <w:numFmt w:val="upperLetter"/>
      <w:lvlText w:val="%1."/>
      <w:lvlJc w:val="left"/>
    </w:lvl>
    <w:lvl w:ilvl="1" w:tplc="C9E03A80">
      <w:numFmt w:val="decimal"/>
      <w:lvlText w:val=""/>
      <w:lvlJc w:val="left"/>
    </w:lvl>
    <w:lvl w:ilvl="2" w:tplc="A57CFE96">
      <w:numFmt w:val="decimal"/>
      <w:lvlText w:val=""/>
      <w:lvlJc w:val="left"/>
    </w:lvl>
    <w:lvl w:ilvl="3" w:tplc="6D249A5A">
      <w:numFmt w:val="decimal"/>
      <w:lvlText w:val=""/>
      <w:lvlJc w:val="left"/>
    </w:lvl>
    <w:lvl w:ilvl="4" w:tplc="ECA2A6A8">
      <w:numFmt w:val="decimal"/>
      <w:lvlText w:val=""/>
      <w:lvlJc w:val="left"/>
    </w:lvl>
    <w:lvl w:ilvl="5" w:tplc="107E249C">
      <w:numFmt w:val="decimal"/>
      <w:lvlText w:val=""/>
      <w:lvlJc w:val="left"/>
    </w:lvl>
    <w:lvl w:ilvl="6" w:tplc="F74E318E">
      <w:numFmt w:val="decimal"/>
      <w:lvlText w:val=""/>
      <w:lvlJc w:val="left"/>
    </w:lvl>
    <w:lvl w:ilvl="7" w:tplc="72A22C52">
      <w:numFmt w:val="decimal"/>
      <w:lvlText w:val=""/>
      <w:lvlJc w:val="left"/>
    </w:lvl>
    <w:lvl w:ilvl="8" w:tplc="A5308DF6">
      <w:numFmt w:val="decimal"/>
      <w:lvlText w:val=""/>
      <w:lvlJc w:val="left"/>
    </w:lvl>
  </w:abstractNum>
  <w:abstractNum w:abstractNumId="517">
    <w:nsid w:val="4DC5D907"/>
    <w:multiLevelType w:val="hybridMultilevel"/>
    <w:tmpl w:val="C9BEF0A0"/>
    <w:lvl w:ilvl="0" w:tplc="C914B8AA">
      <w:start w:val="2"/>
      <w:numFmt w:val="decimal"/>
      <w:lvlText w:val="%1."/>
      <w:lvlJc w:val="left"/>
    </w:lvl>
    <w:lvl w:ilvl="1" w:tplc="ECAAFDFC">
      <w:numFmt w:val="decimal"/>
      <w:lvlText w:val=""/>
      <w:lvlJc w:val="left"/>
    </w:lvl>
    <w:lvl w:ilvl="2" w:tplc="5096039E">
      <w:numFmt w:val="decimal"/>
      <w:lvlText w:val=""/>
      <w:lvlJc w:val="left"/>
    </w:lvl>
    <w:lvl w:ilvl="3" w:tplc="05F4D472">
      <w:numFmt w:val="decimal"/>
      <w:lvlText w:val=""/>
      <w:lvlJc w:val="left"/>
    </w:lvl>
    <w:lvl w:ilvl="4" w:tplc="B4407A76">
      <w:numFmt w:val="decimal"/>
      <w:lvlText w:val=""/>
      <w:lvlJc w:val="left"/>
    </w:lvl>
    <w:lvl w:ilvl="5" w:tplc="61881ACA">
      <w:numFmt w:val="decimal"/>
      <w:lvlText w:val=""/>
      <w:lvlJc w:val="left"/>
    </w:lvl>
    <w:lvl w:ilvl="6" w:tplc="3EC0B054">
      <w:numFmt w:val="decimal"/>
      <w:lvlText w:val=""/>
      <w:lvlJc w:val="left"/>
    </w:lvl>
    <w:lvl w:ilvl="7" w:tplc="F73AECD4">
      <w:numFmt w:val="decimal"/>
      <w:lvlText w:val=""/>
      <w:lvlJc w:val="left"/>
    </w:lvl>
    <w:lvl w:ilvl="8" w:tplc="1848C6E4">
      <w:numFmt w:val="decimal"/>
      <w:lvlText w:val=""/>
      <w:lvlJc w:val="left"/>
    </w:lvl>
  </w:abstractNum>
  <w:abstractNum w:abstractNumId="518">
    <w:nsid w:val="4DF9979A"/>
    <w:multiLevelType w:val="hybridMultilevel"/>
    <w:tmpl w:val="263A0706"/>
    <w:lvl w:ilvl="0" w:tplc="EBACB75C">
      <w:start w:val="3"/>
      <w:numFmt w:val="upperLetter"/>
      <w:lvlText w:val="%1."/>
      <w:lvlJc w:val="left"/>
    </w:lvl>
    <w:lvl w:ilvl="1" w:tplc="FBCEBBDA">
      <w:numFmt w:val="decimal"/>
      <w:lvlText w:val=""/>
      <w:lvlJc w:val="left"/>
    </w:lvl>
    <w:lvl w:ilvl="2" w:tplc="281E86B4">
      <w:numFmt w:val="decimal"/>
      <w:lvlText w:val=""/>
      <w:lvlJc w:val="left"/>
    </w:lvl>
    <w:lvl w:ilvl="3" w:tplc="07082E96">
      <w:numFmt w:val="decimal"/>
      <w:lvlText w:val=""/>
      <w:lvlJc w:val="left"/>
    </w:lvl>
    <w:lvl w:ilvl="4" w:tplc="876CCF30">
      <w:numFmt w:val="decimal"/>
      <w:lvlText w:val=""/>
      <w:lvlJc w:val="left"/>
    </w:lvl>
    <w:lvl w:ilvl="5" w:tplc="DB7E1774">
      <w:numFmt w:val="decimal"/>
      <w:lvlText w:val=""/>
      <w:lvlJc w:val="left"/>
    </w:lvl>
    <w:lvl w:ilvl="6" w:tplc="38B02DF4">
      <w:numFmt w:val="decimal"/>
      <w:lvlText w:val=""/>
      <w:lvlJc w:val="left"/>
    </w:lvl>
    <w:lvl w:ilvl="7" w:tplc="36F6F280">
      <w:numFmt w:val="decimal"/>
      <w:lvlText w:val=""/>
      <w:lvlJc w:val="left"/>
    </w:lvl>
    <w:lvl w:ilvl="8" w:tplc="D43801F2">
      <w:numFmt w:val="decimal"/>
      <w:lvlText w:val=""/>
      <w:lvlJc w:val="left"/>
    </w:lvl>
  </w:abstractNum>
  <w:abstractNum w:abstractNumId="519">
    <w:nsid w:val="4DFF5E8B"/>
    <w:multiLevelType w:val="hybridMultilevel"/>
    <w:tmpl w:val="364AFF34"/>
    <w:lvl w:ilvl="0" w:tplc="34805AB8">
      <w:start w:val="5"/>
      <w:numFmt w:val="decimal"/>
      <w:lvlText w:val="%1."/>
      <w:lvlJc w:val="left"/>
    </w:lvl>
    <w:lvl w:ilvl="1" w:tplc="BBC289CA">
      <w:numFmt w:val="decimal"/>
      <w:lvlText w:val=""/>
      <w:lvlJc w:val="left"/>
    </w:lvl>
    <w:lvl w:ilvl="2" w:tplc="8F985E5E">
      <w:numFmt w:val="decimal"/>
      <w:lvlText w:val=""/>
      <w:lvlJc w:val="left"/>
    </w:lvl>
    <w:lvl w:ilvl="3" w:tplc="9F063E12">
      <w:numFmt w:val="decimal"/>
      <w:lvlText w:val=""/>
      <w:lvlJc w:val="left"/>
    </w:lvl>
    <w:lvl w:ilvl="4" w:tplc="8F58AF72">
      <w:numFmt w:val="decimal"/>
      <w:lvlText w:val=""/>
      <w:lvlJc w:val="left"/>
    </w:lvl>
    <w:lvl w:ilvl="5" w:tplc="2D685D30">
      <w:numFmt w:val="decimal"/>
      <w:lvlText w:val=""/>
      <w:lvlJc w:val="left"/>
    </w:lvl>
    <w:lvl w:ilvl="6" w:tplc="4CF6FA46">
      <w:numFmt w:val="decimal"/>
      <w:lvlText w:val=""/>
      <w:lvlJc w:val="left"/>
    </w:lvl>
    <w:lvl w:ilvl="7" w:tplc="02E438AC">
      <w:numFmt w:val="decimal"/>
      <w:lvlText w:val=""/>
      <w:lvlJc w:val="left"/>
    </w:lvl>
    <w:lvl w:ilvl="8" w:tplc="67A6C04C">
      <w:numFmt w:val="decimal"/>
      <w:lvlText w:val=""/>
      <w:lvlJc w:val="left"/>
    </w:lvl>
  </w:abstractNum>
  <w:abstractNum w:abstractNumId="520">
    <w:nsid w:val="4E384ED3"/>
    <w:multiLevelType w:val="hybridMultilevel"/>
    <w:tmpl w:val="B1D6D0FE"/>
    <w:lvl w:ilvl="0" w:tplc="5CA20800">
      <w:start w:val="1"/>
      <w:numFmt w:val="bullet"/>
      <w:lvlText w:val="•"/>
      <w:lvlJc w:val="left"/>
    </w:lvl>
    <w:lvl w:ilvl="1" w:tplc="490EFDB2">
      <w:start w:val="1"/>
      <w:numFmt w:val="bullet"/>
      <w:lvlText w:val="−"/>
      <w:lvlJc w:val="left"/>
    </w:lvl>
    <w:lvl w:ilvl="2" w:tplc="54746EB2">
      <w:numFmt w:val="decimal"/>
      <w:lvlText w:val=""/>
      <w:lvlJc w:val="left"/>
    </w:lvl>
    <w:lvl w:ilvl="3" w:tplc="2E9A4EDC">
      <w:numFmt w:val="decimal"/>
      <w:lvlText w:val=""/>
      <w:lvlJc w:val="left"/>
    </w:lvl>
    <w:lvl w:ilvl="4" w:tplc="A6E07474">
      <w:numFmt w:val="decimal"/>
      <w:lvlText w:val=""/>
      <w:lvlJc w:val="left"/>
    </w:lvl>
    <w:lvl w:ilvl="5" w:tplc="F0E06AD6">
      <w:numFmt w:val="decimal"/>
      <w:lvlText w:val=""/>
      <w:lvlJc w:val="left"/>
    </w:lvl>
    <w:lvl w:ilvl="6" w:tplc="F8D0DA4C">
      <w:numFmt w:val="decimal"/>
      <w:lvlText w:val=""/>
      <w:lvlJc w:val="left"/>
    </w:lvl>
    <w:lvl w:ilvl="7" w:tplc="18D2ACBE">
      <w:numFmt w:val="decimal"/>
      <w:lvlText w:val=""/>
      <w:lvlJc w:val="left"/>
    </w:lvl>
    <w:lvl w:ilvl="8" w:tplc="9AE0070C">
      <w:numFmt w:val="decimal"/>
      <w:lvlText w:val=""/>
      <w:lvlJc w:val="left"/>
    </w:lvl>
  </w:abstractNum>
  <w:abstractNum w:abstractNumId="521">
    <w:nsid w:val="4E784887"/>
    <w:multiLevelType w:val="hybridMultilevel"/>
    <w:tmpl w:val="3FDC6342"/>
    <w:lvl w:ilvl="0" w:tplc="3A9AB096">
      <w:start w:val="1"/>
      <w:numFmt w:val="bullet"/>
      <w:lvlText w:val="в"/>
      <w:lvlJc w:val="left"/>
    </w:lvl>
    <w:lvl w:ilvl="1" w:tplc="E73EBA80">
      <w:numFmt w:val="decimal"/>
      <w:lvlText w:val=""/>
      <w:lvlJc w:val="left"/>
    </w:lvl>
    <w:lvl w:ilvl="2" w:tplc="5966F9E4">
      <w:numFmt w:val="decimal"/>
      <w:lvlText w:val=""/>
      <w:lvlJc w:val="left"/>
    </w:lvl>
    <w:lvl w:ilvl="3" w:tplc="2890A49E">
      <w:numFmt w:val="decimal"/>
      <w:lvlText w:val=""/>
      <w:lvlJc w:val="left"/>
    </w:lvl>
    <w:lvl w:ilvl="4" w:tplc="BD6A3DAE">
      <w:numFmt w:val="decimal"/>
      <w:lvlText w:val=""/>
      <w:lvlJc w:val="left"/>
    </w:lvl>
    <w:lvl w:ilvl="5" w:tplc="C0262122">
      <w:numFmt w:val="decimal"/>
      <w:lvlText w:val=""/>
      <w:lvlJc w:val="left"/>
    </w:lvl>
    <w:lvl w:ilvl="6" w:tplc="7ECE361A">
      <w:numFmt w:val="decimal"/>
      <w:lvlText w:val=""/>
      <w:lvlJc w:val="left"/>
    </w:lvl>
    <w:lvl w:ilvl="7" w:tplc="CA689500">
      <w:numFmt w:val="decimal"/>
      <w:lvlText w:val=""/>
      <w:lvlJc w:val="left"/>
    </w:lvl>
    <w:lvl w:ilvl="8" w:tplc="A188633E">
      <w:numFmt w:val="decimal"/>
      <w:lvlText w:val=""/>
      <w:lvlJc w:val="left"/>
    </w:lvl>
  </w:abstractNum>
  <w:abstractNum w:abstractNumId="522">
    <w:nsid w:val="4E7F1C4D"/>
    <w:multiLevelType w:val="hybridMultilevel"/>
    <w:tmpl w:val="D122A7F4"/>
    <w:lvl w:ilvl="0" w:tplc="B56C66F4">
      <w:start w:val="3"/>
      <w:numFmt w:val="upperLetter"/>
      <w:lvlText w:val="%1."/>
      <w:lvlJc w:val="left"/>
    </w:lvl>
    <w:lvl w:ilvl="1" w:tplc="3D36AAEC">
      <w:numFmt w:val="decimal"/>
      <w:lvlText w:val=""/>
      <w:lvlJc w:val="left"/>
    </w:lvl>
    <w:lvl w:ilvl="2" w:tplc="89EE02CA">
      <w:numFmt w:val="decimal"/>
      <w:lvlText w:val=""/>
      <w:lvlJc w:val="left"/>
    </w:lvl>
    <w:lvl w:ilvl="3" w:tplc="61E4E5CA">
      <w:numFmt w:val="decimal"/>
      <w:lvlText w:val=""/>
      <w:lvlJc w:val="left"/>
    </w:lvl>
    <w:lvl w:ilvl="4" w:tplc="07B282F0">
      <w:numFmt w:val="decimal"/>
      <w:lvlText w:val=""/>
      <w:lvlJc w:val="left"/>
    </w:lvl>
    <w:lvl w:ilvl="5" w:tplc="B07C0952">
      <w:numFmt w:val="decimal"/>
      <w:lvlText w:val=""/>
      <w:lvlJc w:val="left"/>
    </w:lvl>
    <w:lvl w:ilvl="6" w:tplc="CECC044E">
      <w:numFmt w:val="decimal"/>
      <w:lvlText w:val=""/>
      <w:lvlJc w:val="left"/>
    </w:lvl>
    <w:lvl w:ilvl="7" w:tplc="8AB26264">
      <w:numFmt w:val="decimal"/>
      <w:lvlText w:val=""/>
      <w:lvlJc w:val="left"/>
    </w:lvl>
    <w:lvl w:ilvl="8" w:tplc="FEF2588E">
      <w:numFmt w:val="decimal"/>
      <w:lvlText w:val=""/>
      <w:lvlJc w:val="left"/>
    </w:lvl>
  </w:abstractNum>
  <w:abstractNum w:abstractNumId="523">
    <w:nsid w:val="4EC868C4"/>
    <w:multiLevelType w:val="hybridMultilevel"/>
    <w:tmpl w:val="978C5340"/>
    <w:lvl w:ilvl="0" w:tplc="52062D1E">
      <w:start w:val="1"/>
      <w:numFmt w:val="upperLetter"/>
      <w:lvlText w:val="%1."/>
      <w:lvlJc w:val="left"/>
    </w:lvl>
    <w:lvl w:ilvl="1" w:tplc="3AEA9C74">
      <w:numFmt w:val="decimal"/>
      <w:lvlText w:val=""/>
      <w:lvlJc w:val="left"/>
    </w:lvl>
    <w:lvl w:ilvl="2" w:tplc="ABDED932">
      <w:numFmt w:val="decimal"/>
      <w:lvlText w:val=""/>
      <w:lvlJc w:val="left"/>
    </w:lvl>
    <w:lvl w:ilvl="3" w:tplc="EF927A3E">
      <w:numFmt w:val="decimal"/>
      <w:lvlText w:val=""/>
      <w:lvlJc w:val="left"/>
    </w:lvl>
    <w:lvl w:ilvl="4" w:tplc="1C7C4168">
      <w:numFmt w:val="decimal"/>
      <w:lvlText w:val=""/>
      <w:lvlJc w:val="left"/>
    </w:lvl>
    <w:lvl w:ilvl="5" w:tplc="AC96A994">
      <w:numFmt w:val="decimal"/>
      <w:lvlText w:val=""/>
      <w:lvlJc w:val="left"/>
    </w:lvl>
    <w:lvl w:ilvl="6" w:tplc="41C2FC3A">
      <w:numFmt w:val="decimal"/>
      <w:lvlText w:val=""/>
      <w:lvlJc w:val="left"/>
    </w:lvl>
    <w:lvl w:ilvl="7" w:tplc="C3DA3F80">
      <w:numFmt w:val="decimal"/>
      <w:lvlText w:val=""/>
      <w:lvlJc w:val="left"/>
    </w:lvl>
    <w:lvl w:ilvl="8" w:tplc="91DC30BE">
      <w:numFmt w:val="decimal"/>
      <w:lvlText w:val=""/>
      <w:lvlJc w:val="left"/>
    </w:lvl>
  </w:abstractNum>
  <w:abstractNum w:abstractNumId="524">
    <w:nsid w:val="4ED5A137"/>
    <w:multiLevelType w:val="hybridMultilevel"/>
    <w:tmpl w:val="626A0AD4"/>
    <w:lvl w:ilvl="0" w:tplc="CB5638EC">
      <w:start w:val="3"/>
      <w:numFmt w:val="upperLetter"/>
      <w:lvlText w:val="%1."/>
      <w:lvlJc w:val="left"/>
    </w:lvl>
    <w:lvl w:ilvl="1" w:tplc="480A36B0">
      <w:numFmt w:val="decimal"/>
      <w:lvlText w:val=""/>
      <w:lvlJc w:val="left"/>
    </w:lvl>
    <w:lvl w:ilvl="2" w:tplc="7A3CD0C6">
      <w:numFmt w:val="decimal"/>
      <w:lvlText w:val=""/>
      <w:lvlJc w:val="left"/>
    </w:lvl>
    <w:lvl w:ilvl="3" w:tplc="C73862AC">
      <w:numFmt w:val="decimal"/>
      <w:lvlText w:val=""/>
      <w:lvlJc w:val="left"/>
    </w:lvl>
    <w:lvl w:ilvl="4" w:tplc="C03A0C9A">
      <w:numFmt w:val="decimal"/>
      <w:lvlText w:val=""/>
      <w:lvlJc w:val="left"/>
    </w:lvl>
    <w:lvl w:ilvl="5" w:tplc="CE66C6EA">
      <w:numFmt w:val="decimal"/>
      <w:lvlText w:val=""/>
      <w:lvlJc w:val="left"/>
    </w:lvl>
    <w:lvl w:ilvl="6" w:tplc="718EE3B0">
      <w:numFmt w:val="decimal"/>
      <w:lvlText w:val=""/>
      <w:lvlJc w:val="left"/>
    </w:lvl>
    <w:lvl w:ilvl="7" w:tplc="99CEE5F8">
      <w:numFmt w:val="decimal"/>
      <w:lvlText w:val=""/>
      <w:lvlJc w:val="left"/>
    </w:lvl>
    <w:lvl w:ilvl="8" w:tplc="F350E24E">
      <w:numFmt w:val="decimal"/>
      <w:lvlText w:val=""/>
      <w:lvlJc w:val="left"/>
    </w:lvl>
  </w:abstractNum>
  <w:abstractNum w:abstractNumId="525">
    <w:nsid w:val="4F0CEEDB"/>
    <w:multiLevelType w:val="hybridMultilevel"/>
    <w:tmpl w:val="54D022BC"/>
    <w:lvl w:ilvl="0" w:tplc="CD06F5D0">
      <w:start w:val="2"/>
      <w:numFmt w:val="upperLetter"/>
      <w:lvlText w:val="%1."/>
      <w:lvlJc w:val="left"/>
    </w:lvl>
    <w:lvl w:ilvl="1" w:tplc="EAB233C0">
      <w:start w:val="1"/>
      <w:numFmt w:val="bullet"/>
      <w:lvlText w:val=" "/>
      <w:lvlJc w:val="left"/>
    </w:lvl>
    <w:lvl w:ilvl="2" w:tplc="C0AC0262">
      <w:numFmt w:val="decimal"/>
      <w:lvlText w:val=""/>
      <w:lvlJc w:val="left"/>
    </w:lvl>
    <w:lvl w:ilvl="3" w:tplc="B240B310">
      <w:numFmt w:val="decimal"/>
      <w:lvlText w:val=""/>
      <w:lvlJc w:val="left"/>
    </w:lvl>
    <w:lvl w:ilvl="4" w:tplc="1680947C">
      <w:numFmt w:val="decimal"/>
      <w:lvlText w:val=""/>
      <w:lvlJc w:val="left"/>
    </w:lvl>
    <w:lvl w:ilvl="5" w:tplc="C9D464D2">
      <w:numFmt w:val="decimal"/>
      <w:lvlText w:val=""/>
      <w:lvlJc w:val="left"/>
    </w:lvl>
    <w:lvl w:ilvl="6" w:tplc="2A6851A0">
      <w:numFmt w:val="decimal"/>
      <w:lvlText w:val=""/>
      <w:lvlJc w:val="left"/>
    </w:lvl>
    <w:lvl w:ilvl="7" w:tplc="BD223408">
      <w:numFmt w:val="decimal"/>
      <w:lvlText w:val=""/>
      <w:lvlJc w:val="left"/>
    </w:lvl>
    <w:lvl w:ilvl="8" w:tplc="92D47264">
      <w:numFmt w:val="decimal"/>
      <w:lvlText w:val=""/>
      <w:lvlJc w:val="left"/>
    </w:lvl>
  </w:abstractNum>
  <w:abstractNum w:abstractNumId="526">
    <w:nsid w:val="4F4AC8FF"/>
    <w:multiLevelType w:val="hybridMultilevel"/>
    <w:tmpl w:val="D03C165E"/>
    <w:lvl w:ilvl="0" w:tplc="607035A4">
      <w:start w:val="1"/>
      <w:numFmt w:val="bullet"/>
      <w:lvlText w:val="В"/>
      <w:lvlJc w:val="left"/>
    </w:lvl>
    <w:lvl w:ilvl="1" w:tplc="375A01A4">
      <w:numFmt w:val="decimal"/>
      <w:lvlText w:val=""/>
      <w:lvlJc w:val="left"/>
    </w:lvl>
    <w:lvl w:ilvl="2" w:tplc="72489C88">
      <w:numFmt w:val="decimal"/>
      <w:lvlText w:val=""/>
      <w:lvlJc w:val="left"/>
    </w:lvl>
    <w:lvl w:ilvl="3" w:tplc="A55434B2">
      <w:numFmt w:val="decimal"/>
      <w:lvlText w:val=""/>
      <w:lvlJc w:val="left"/>
    </w:lvl>
    <w:lvl w:ilvl="4" w:tplc="F674897C">
      <w:numFmt w:val="decimal"/>
      <w:lvlText w:val=""/>
      <w:lvlJc w:val="left"/>
    </w:lvl>
    <w:lvl w:ilvl="5" w:tplc="FF642436">
      <w:numFmt w:val="decimal"/>
      <w:lvlText w:val=""/>
      <w:lvlJc w:val="left"/>
    </w:lvl>
    <w:lvl w:ilvl="6" w:tplc="93107176">
      <w:numFmt w:val="decimal"/>
      <w:lvlText w:val=""/>
      <w:lvlJc w:val="left"/>
    </w:lvl>
    <w:lvl w:ilvl="7" w:tplc="2AB4C802">
      <w:numFmt w:val="decimal"/>
      <w:lvlText w:val=""/>
      <w:lvlJc w:val="left"/>
    </w:lvl>
    <w:lvl w:ilvl="8" w:tplc="89D8B3F4">
      <w:numFmt w:val="decimal"/>
      <w:lvlText w:val=""/>
      <w:lvlJc w:val="left"/>
    </w:lvl>
  </w:abstractNum>
  <w:abstractNum w:abstractNumId="527">
    <w:nsid w:val="4FA4B5A1"/>
    <w:multiLevelType w:val="hybridMultilevel"/>
    <w:tmpl w:val="9564BEA4"/>
    <w:lvl w:ilvl="0" w:tplc="4F585514">
      <w:start w:val="3"/>
      <w:numFmt w:val="decimal"/>
      <w:lvlText w:val="%1."/>
      <w:lvlJc w:val="left"/>
    </w:lvl>
    <w:lvl w:ilvl="1" w:tplc="51B4C560">
      <w:numFmt w:val="decimal"/>
      <w:lvlText w:val=""/>
      <w:lvlJc w:val="left"/>
    </w:lvl>
    <w:lvl w:ilvl="2" w:tplc="9DB6E52C">
      <w:numFmt w:val="decimal"/>
      <w:lvlText w:val=""/>
      <w:lvlJc w:val="left"/>
    </w:lvl>
    <w:lvl w:ilvl="3" w:tplc="506007B2">
      <w:numFmt w:val="decimal"/>
      <w:lvlText w:val=""/>
      <w:lvlJc w:val="left"/>
    </w:lvl>
    <w:lvl w:ilvl="4" w:tplc="A762E50A">
      <w:numFmt w:val="decimal"/>
      <w:lvlText w:val=""/>
      <w:lvlJc w:val="left"/>
    </w:lvl>
    <w:lvl w:ilvl="5" w:tplc="7696C8B0">
      <w:numFmt w:val="decimal"/>
      <w:lvlText w:val=""/>
      <w:lvlJc w:val="left"/>
    </w:lvl>
    <w:lvl w:ilvl="6" w:tplc="BEE610B4">
      <w:numFmt w:val="decimal"/>
      <w:lvlText w:val=""/>
      <w:lvlJc w:val="left"/>
    </w:lvl>
    <w:lvl w:ilvl="7" w:tplc="2BD4D482">
      <w:numFmt w:val="decimal"/>
      <w:lvlText w:val=""/>
      <w:lvlJc w:val="left"/>
    </w:lvl>
    <w:lvl w:ilvl="8" w:tplc="33F84156">
      <w:numFmt w:val="decimal"/>
      <w:lvlText w:val=""/>
      <w:lvlJc w:val="left"/>
    </w:lvl>
  </w:abstractNum>
  <w:abstractNum w:abstractNumId="528">
    <w:nsid w:val="4FB7A02A"/>
    <w:multiLevelType w:val="hybridMultilevel"/>
    <w:tmpl w:val="9500BD46"/>
    <w:lvl w:ilvl="0" w:tplc="9B36CD82">
      <w:start w:val="1"/>
      <w:numFmt w:val="upperLetter"/>
      <w:lvlText w:val="%1."/>
      <w:lvlJc w:val="left"/>
    </w:lvl>
    <w:lvl w:ilvl="1" w:tplc="9BDA7A94">
      <w:numFmt w:val="decimal"/>
      <w:lvlText w:val=""/>
      <w:lvlJc w:val="left"/>
    </w:lvl>
    <w:lvl w:ilvl="2" w:tplc="F94801DC">
      <w:numFmt w:val="decimal"/>
      <w:lvlText w:val=""/>
      <w:lvlJc w:val="left"/>
    </w:lvl>
    <w:lvl w:ilvl="3" w:tplc="D4C409D0">
      <w:numFmt w:val="decimal"/>
      <w:lvlText w:val=""/>
      <w:lvlJc w:val="left"/>
    </w:lvl>
    <w:lvl w:ilvl="4" w:tplc="B31857CE">
      <w:numFmt w:val="decimal"/>
      <w:lvlText w:val=""/>
      <w:lvlJc w:val="left"/>
    </w:lvl>
    <w:lvl w:ilvl="5" w:tplc="FD0C4CBE">
      <w:numFmt w:val="decimal"/>
      <w:lvlText w:val=""/>
      <w:lvlJc w:val="left"/>
    </w:lvl>
    <w:lvl w:ilvl="6" w:tplc="95F8D47C">
      <w:numFmt w:val="decimal"/>
      <w:lvlText w:val=""/>
      <w:lvlJc w:val="left"/>
    </w:lvl>
    <w:lvl w:ilvl="7" w:tplc="3EB29A0C">
      <w:numFmt w:val="decimal"/>
      <w:lvlText w:val=""/>
      <w:lvlJc w:val="left"/>
    </w:lvl>
    <w:lvl w:ilvl="8" w:tplc="53D22332">
      <w:numFmt w:val="decimal"/>
      <w:lvlText w:val=""/>
      <w:lvlJc w:val="left"/>
    </w:lvl>
  </w:abstractNum>
  <w:abstractNum w:abstractNumId="529">
    <w:nsid w:val="4FBE108E"/>
    <w:multiLevelType w:val="hybridMultilevel"/>
    <w:tmpl w:val="0DBAFBA4"/>
    <w:lvl w:ilvl="0" w:tplc="83585666">
      <w:start w:val="1"/>
      <w:numFmt w:val="bullet"/>
      <w:lvlText w:val="x"/>
      <w:lvlJc w:val="left"/>
    </w:lvl>
    <w:lvl w:ilvl="1" w:tplc="0CCA142A">
      <w:numFmt w:val="decimal"/>
      <w:lvlText w:val=""/>
      <w:lvlJc w:val="left"/>
    </w:lvl>
    <w:lvl w:ilvl="2" w:tplc="02EEA7C4">
      <w:numFmt w:val="decimal"/>
      <w:lvlText w:val=""/>
      <w:lvlJc w:val="left"/>
    </w:lvl>
    <w:lvl w:ilvl="3" w:tplc="965A904E">
      <w:numFmt w:val="decimal"/>
      <w:lvlText w:val=""/>
      <w:lvlJc w:val="left"/>
    </w:lvl>
    <w:lvl w:ilvl="4" w:tplc="AB2C2BEC">
      <w:numFmt w:val="decimal"/>
      <w:lvlText w:val=""/>
      <w:lvlJc w:val="left"/>
    </w:lvl>
    <w:lvl w:ilvl="5" w:tplc="62F4BEB8">
      <w:numFmt w:val="decimal"/>
      <w:lvlText w:val=""/>
      <w:lvlJc w:val="left"/>
    </w:lvl>
    <w:lvl w:ilvl="6" w:tplc="22D809A4">
      <w:numFmt w:val="decimal"/>
      <w:lvlText w:val=""/>
      <w:lvlJc w:val="left"/>
    </w:lvl>
    <w:lvl w:ilvl="7" w:tplc="24F0875A">
      <w:numFmt w:val="decimal"/>
      <w:lvlText w:val=""/>
      <w:lvlJc w:val="left"/>
    </w:lvl>
    <w:lvl w:ilvl="8" w:tplc="1804D2E8">
      <w:numFmt w:val="decimal"/>
      <w:lvlText w:val=""/>
      <w:lvlJc w:val="left"/>
    </w:lvl>
  </w:abstractNum>
  <w:abstractNum w:abstractNumId="530">
    <w:nsid w:val="4FD5720B"/>
    <w:multiLevelType w:val="hybridMultilevel"/>
    <w:tmpl w:val="2BA48C7C"/>
    <w:lvl w:ilvl="0" w:tplc="19309DFA">
      <w:start w:val="1"/>
      <w:numFmt w:val="bullet"/>
      <w:lvlText w:val="В"/>
      <w:lvlJc w:val="left"/>
    </w:lvl>
    <w:lvl w:ilvl="1" w:tplc="165ADBA6">
      <w:start w:val="1"/>
      <w:numFmt w:val="bullet"/>
      <w:lvlText w:val="−"/>
      <w:lvlJc w:val="left"/>
    </w:lvl>
    <w:lvl w:ilvl="2" w:tplc="00982B84">
      <w:numFmt w:val="decimal"/>
      <w:lvlText w:val=""/>
      <w:lvlJc w:val="left"/>
    </w:lvl>
    <w:lvl w:ilvl="3" w:tplc="EA44F414">
      <w:numFmt w:val="decimal"/>
      <w:lvlText w:val=""/>
      <w:lvlJc w:val="left"/>
    </w:lvl>
    <w:lvl w:ilvl="4" w:tplc="6B10B824">
      <w:numFmt w:val="decimal"/>
      <w:lvlText w:val=""/>
      <w:lvlJc w:val="left"/>
    </w:lvl>
    <w:lvl w:ilvl="5" w:tplc="CB54FF08">
      <w:numFmt w:val="decimal"/>
      <w:lvlText w:val=""/>
      <w:lvlJc w:val="left"/>
    </w:lvl>
    <w:lvl w:ilvl="6" w:tplc="9136334C">
      <w:numFmt w:val="decimal"/>
      <w:lvlText w:val=""/>
      <w:lvlJc w:val="left"/>
    </w:lvl>
    <w:lvl w:ilvl="7" w:tplc="6D0860F8">
      <w:numFmt w:val="decimal"/>
      <w:lvlText w:val=""/>
      <w:lvlJc w:val="left"/>
    </w:lvl>
    <w:lvl w:ilvl="8" w:tplc="81A8ACD8">
      <w:numFmt w:val="decimal"/>
      <w:lvlText w:val=""/>
      <w:lvlJc w:val="left"/>
    </w:lvl>
  </w:abstractNum>
  <w:abstractNum w:abstractNumId="531">
    <w:nsid w:val="4FE12F61"/>
    <w:multiLevelType w:val="hybridMultilevel"/>
    <w:tmpl w:val="91F4A990"/>
    <w:lvl w:ilvl="0" w:tplc="8F7AA6BE">
      <w:start w:val="1"/>
      <w:numFmt w:val="upperLetter"/>
      <w:lvlText w:val="%1."/>
      <w:lvlJc w:val="left"/>
    </w:lvl>
    <w:lvl w:ilvl="1" w:tplc="62C46B66">
      <w:numFmt w:val="decimal"/>
      <w:lvlText w:val=""/>
      <w:lvlJc w:val="left"/>
    </w:lvl>
    <w:lvl w:ilvl="2" w:tplc="89424B6A">
      <w:numFmt w:val="decimal"/>
      <w:lvlText w:val=""/>
      <w:lvlJc w:val="left"/>
    </w:lvl>
    <w:lvl w:ilvl="3" w:tplc="ACBAED6A">
      <w:numFmt w:val="decimal"/>
      <w:lvlText w:val=""/>
      <w:lvlJc w:val="left"/>
    </w:lvl>
    <w:lvl w:ilvl="4" w:tplc="BDFE7314">
      <w:numFmt w:val="decimal"/>
      <w:lvlText w:val=""/>
      <w:lvlJc w:val="left"/>
    </w:lvl>
    <w:lvl w:ilvl="5" w:tplc="485C4066">
      <w:numFmt w:val="decimal"/>
      <w:lvlText w:val=""/>
      <w:lvlJc w:val="left"/>
    </w:lvl>
    <w:lvl w:ilvl="6" w:tplc="190C65D4">
      <w:numFmt w:val="decimal"/>
      <w:lvlText w:val=""/>
      <w:lvlJc w:val="left"/>
    </w:lvl>
    <w:lvl w:ilvl="7" w:tplc="0616F396">
      <w:numFmt w:val="decimal"/>
      <w:lvlText w:val=""/>
      <w:lvlJc w:val="left"/>
    </w:lvl>
    <w:lvl w:ilvl="8" w:tplc="89ECA186">
      <w:numFmt w:val="decimal"/>
      <w:lvlText w:val=""/>
      <w:lvlJc w:val="left"/>
    </w:lvl>
  </w:abstractNum>
  <w:abstractNum w:abstractNumId="532">
    <w:nsid w:val="4FF4CC6D"/>
    <w:multiLevelType w:val="hybridMultilevel"/>
    <w:tmpl w:val="BC7A4B16"/>
    <w:lvl w:ilvl="0" w:tplc="0F7A1C34">
      <w:start w:val="3"/>
      <w:numFmt w:val="upperLetter"/>
      <w:lvlText w:val="%1."/>
      <w:lvlJc w:val="left"/>
    </w:lvl>
    <w:lvl w:ilvl="1" w:tplc="78E4574C">
      <w:numFmt w:val="decimal"/>
      <w:lvlText w:val=""/>
      <w:lvlJc w:val="left"/>
    </w:lvl>
    <w:lvl w:ilvl="2" w:tplc="56E2AC16">
      <w:numFmt w:val="decimal"/>
      <w:lvlText w:val=""/>
      <w:lvlJc w:val="left"/>
    </w:lvl>
    <w:lvl w:ilvl="3" w:tplc="3E549CC6">
      <w:numFmt w:val="decimal"/>
      <w:lvlText w:val=""/>
      <w:lvlJc w:val="left"/>
    </w:lvl>
    <w:lvl w:ilvl="4" w:tplc="F29CE6A0">
      <w:numFmt w:val="decimal"/>
      <w:lvlText w:val=""/>
      <w:lvlJc w:val="left"/>
    </w:lvl>
    <w:lvl w:ilvl="5" w:tplc="1338BCE4">
      <w:numFmt w:val="decimal"/>
      <w:lvlText w:val=""/>
      <w:lvlJc w:val="left"/>
    </w:lvl>
    <w:lvl w:ilvl="6" w:tplc="06E627A6">
      <w:numFmt w:val="decimal"/>
      <w:lvlText w:val=""/>
      <w:lvlJc w:val="left"/>
    </w:lvl>
    <w:lvl w:ilvl="7" w:tplc="652CE2F2">
      <w:numFmt w:val="decimal"/>
      <w:lvlText w:val=""/>
      <w:lvlJc w:val="left"/>
    </w:lvl>
    <w:lvl w:ilvl="8" w:tplc="117034F0">
      <w:numFmt w:val="decimal"/>
      <w:lvlText w:val=""/>
      <w:lvlJc w:val="left"/>
    </w:lvl>
  </w:abstractNum>
  <w:abstractNum w:abstractNumId="533">
    <w:nsid w:val="50138A7A"/>
    <w:multiLevelType w:val="hybridMultilevel"/>
    <w:tmpl w:val="180A9376"/>
    <w:lvl w:ilvl="0" w:tplc="7832756C">
      <w:start w:val="4"/>
      <w:numFmt w:val="lowerLetter"/>
      <w:lvlText w:val="%1)"/>
      <w:lvlJc w:val="left"/>
    </w:lvl>
    <w:lvl w:ilvl="1" w:tplc="4296D082">
      <w:numFmt w:val="decimal"/>
      <w:lvlText w:val=""/>
      <w:lvlJc w:val="left"/>
    </w:lvl>
    <w:lvl w:ilvl="2" w:tplc="A7865A2C">
      <w:numFmt w:val="decimal"/>
      <w:lvlText w:val=""/>
      <w:lvlJc w:val="left"/>
    </w:lvl>
    <w:lvl w:ilvl="3" w:tplc="A546DD06">
      <w:numFmt w:val="decimal"/>
      <w:lvlText w:val=""/>
      <w:lvlJc w:val="left"/>
    </w:lvl>
    <w:lvl w:ilvl="4" w:tplc="C394B342">
      <w:numFmt w:val="decimal"/>
      <w:lvlText w:val=""/>
      <w:lvlJc w:val="left"/>
    </w:lvl>
    <w:lvl w:ilvl="5" w:tplc="95624C68">
      <w:numFmt w:val="decimal"/>
      <w:lvlText w:val=""/>
      <w:lvlJc w:val="left"/>
    </w:lvl>
    <w:lvl w:ilvl="6" w:tplc="C9E27F14">
      <w:numFmt w:val="decimal"/>
      <w:lvlText w:val=""/>
      <w:lvlJc w:val="left"/>
    </w:lvl>
    <w:lvl w:ilvl="7" w:tplc="BCEC4914">
      <w:numFmt w:val="decimal"/>
      <w:lvlText w:val=""/>
      <w:lvlJc w:val="left"/>
    </w:lvl>
    <w:lvl w:ilvl="8" w:tplc="E736A992">
      <w:numFmt w:val="decimal"/>
      <w:lvlText w:val=""/>
      <w:lvlJc w:val="left"/>
    </w:lvl>
  </w:abstractNum>
  <w:abstractNum w:abstractNumId="534">
    <w:nsid w:val="50528108"/>
    <w:multiLevelType w:val="hybridMultilevel"/>
    <w:tmpl w:val="AD38CC36"/>
    <w:lvl w:ilvl="0" w:tplc="B8123ABA">
      <w:start w:val="2"/>
      <w:numFmt w:val="upperLetter"/>
      <w:lvlText w:val="%1."/>
      <w:lvlJc w:val="left"/>
    </w:lvl>
    <w:lvl w:ilvl="1" w:tplc="73307DF4">
      <w:numFmt w:val="decimal"/>
      <w:lvlText w:val=""/>
      <w:lvlJc w:val="left"/>
    </w:lvl>
    <w:lvl w:ilvl="2" w:tplc="8E26B730">
      <w:numFmt w:val="decimal"/>
      <w:lvlText w:val=""/>
      <w:lvlJc w:val="left"/>
    </w:lvl>
    <w:lvl w:ilvl="3" w:tplc="30EE7EB8">
      <w:numFmt w:val="decimal"/>
      <w:lvlText w:val=""/>
      <w:lvlJc w:val="left"/>
    </w:lvl>
    <w:lvl w:ilvl="4" w:tplc="F3A0F726">
      <w:numFmt w:val="decimal"/>
      <w:lvlText w:val=""/>
      <w:lvlJc w:val="left"/>
    </w:lvl>
    <w:lvl w:ilvl="5" w:tplc="3926EC62">
      <w:numFmt w:val="decimal"/>
      <w:lvlText w:val=""/>
      <w:lvlJc w:val="left"/>
    </w:lvl>
    <w:lvl w:ilvl="6" w:tplc="EB4A2B1C">
      <w:numFmt w:val="decimal"/>
      <w:lvlText w:val=""/>
      <w:lvlJc w:val="left"/>
    </w:lvl>
    <w:lvl w:ilvl="7" w:tplc="2BF6D08A">
      <w:numFmt w:val="decimal"/>
      <w:lvlText w:val=""/>
      <w:lvlJc w:val="left"/>
    </w:lvl>
    <w:lvl w:ilvl="8" w:tplc="CD6661B8">
      <w:numFmt w:val="decimal"/>
      <w:lvlText w:val=""/>
      <w:lvlJc w:val="left"/>
    </w:lvl>
  </w:abstractNum>
  <w:abstractNum w:abstractNumId="535">
    <w:nsid w:val="505E5E01"/>
    <w:multiLevelType w:val="hybridMultilevel"/>
    <w:tmpl w:val="DAD25BB0"/>
    <w:lvl w:ilvl="0" w:tplc="C08A0126">
      <w:start w:val="1"/>
      <w:numFmt w:val="upperLetter"/>
      <w:lvlText w:val="%1."/>
      <w:lvlJc w:val="left"/>
    </w:lvl>
    <w:lvl w:ilvl="1" w:tplc="46604F46">
      <w:numFmt w:val="decimal"/>
      <w:lvlText w:val=""/>
      <w:lvlJc w:val="left"/>
    </w:lvl>
    <w:lvl w:ilvl="2" w:tplc="C65EAE90">
      <w:numFmt w:val="decimal"/>
      <w:lvlText w:val=""/>
      <w:lvlJc w:val="left"/>
    </w:lvl>
    <w:lvl w:ilvl="3" w:tplc="4EFEBC26">
      <w:numFmt w:val="decimal"/>
      <w:lvlText w:val=""/>
      <w:lvlJc w:val="left"/>
    </w:lvl>
    <w:lvl w:ilvl="4" w:tplc="A412D9F8">
      <w:numFmt w:val="decimal"/>
      <w:lvlText w:val=""/>
      <w:lvlJc w:val="left"/>
    </w:lvl>
    <w:lvl w:ilvl="5" w:tplc="BD40DB02">
      <w:numFmt w:val="decimal"/>
      <w:lvlText w:val=""/>
      <w:lvlJc w:val="left"/>
    </w:lvl>
    <w:lvl w:ilvl="6" w:tplc="72EC33EC">
      <w:numFmt w:val="decimal"/>
      <w:lvlText w:val=""/>
      <w:lvlJc w:val="left"/>
    </w:lvl>
    <w:lvl w:ilvl="7" w:tplc="35D6AA96">
      <w:numFmt w:val="decimal"/>
      <w:lvlText w:val=""/>
      <w:lvlJc w:val="left"/>
    </w:lvl>
    <w:lvl w:ilvl="8" w:tplc="BA9EF584">
      <w:numFmt w:val="decimal"/>
      <w:lvlText w:val=""/>
      <w:lvlJc w:val="left"/>
    </w:lvl>
  </w:abstractNum>
  <w:abstractNum w:abstractNumId="536">
    <w:nsid w:val="508ED897"/>
    <w:multiLevelType w:val="hybridMultilevel"/>
    <w:tmpl w:val="332200BE"/>
    <w:lvl w:ilvl="0" w:tplc="CD42DB90">
      <w:start w:val="1"/>
      <w:numFmt w:val="upperLetter"/>
      <w:lvlText w:val="%1."/>
      <w:lvlJc w:val="left"/>
    </w:lvl>
    <w:lvl w:ilvl="1" w:tplc="B4F49068">
      <w:numFmt w:val="decimal"/>
      <w:lvlText w:val=""/>
      <w:lvlJc w:val="left"/>
    </w:lvl>
    <w:lvl w:ilvl="2" w:tplc="65DC0AE0">
      <w:numFmt w:val="decimal"/>
      <w:lvlText w:val=""/>
      <w:lvlJc w:val="left"/>
    </w:lvl>
    <w:lvl w:ilvl="3" w:tplc="A6FA4528">
      <w:numFmt w:val="decimal"/>
      <w:lvlText w:val=""/>
      <w:lvlJc w:val="left"/>
    </w:lvl>
    <w:lvl w:ilvl="4" w:tplc="5B52EC48">
      <w:numFmt w:val="decimal"/>
      <w:lvlText w:val=""/>
      <w:lvlJc w:val="left"/>
    </w:lvl>
    <w:lvl w:ilvl="5" w:tplc="1DFCD84A">
      <w:numFmt w:val="decimal"/>
      <w:lvlText w:val=""/>
      <w:lvlJc w:val="left"/>
    </w:lvl>
    <w:lvl w:ilvl="6" w:tplc="184A2200">
      <w:numFmt w:val="decimal"/>
      <w:lvlText w:val=""/>
      <w:lvlJc w:val="left"/>
    </w:lvl>
    <w:lvl w:ilvl="7" w:tplc="A6EE8EA8">
      <w:numFmt w:val="decimal"/>
      <w:lvlText w:val=""/>
      <w:lvlJc w:val="left"/>
    </w:lvl>
    <w:lvl w:ilvl="8" w:tplc="568E09DA">
      <w:numFmt w:val="decimal"/>
      <w:lvlText w:val=""/>
      <w:lvlJc w:val="left"/>
    </w:lvl>
  </w:abstractNum>
  <w:abstractNum w:abstractNumId="537">
    <w:nsid w:val="50AF58A7"/>
    <w:multiLevelType w:val="hybridMultilevel"/>
    <w:tmpl w:val="712AC598"/>
    <w:lvl w:ilvl="0" w:tplc="FCCEF498">
      <w:start w:val="4"/>
      <w:numFmt w:val="decimal"/>
      <w:lvlText w:val="%1."/>
      <w:lvlJc w:val="left"/>
    </w:lvl>
    <w:lvl w:ilvl="1" w:tplc="F42E21E0">
      <w:numFmt w:val="decimal"/>
      <w:lvlText w:val=""/>
      <w:lvlJc w:val="left"/>
    </w:lvl>
    <w:lvl w:ilvl="2" w:tplc="E92AA640">
      <w:numFmt w:val="decimal"/>
      <w:lvlText w:val=""/>
      <w:lvlJc w:val="left"/>
    </w:lvl>
    <w:lvl w:ilvl="3" w:tplc="8B7EF0D0">
      <w:numFmt w:val="decimal"/>
      <w:lvlText w:val=""/>
      <w:lvlJc w:val="left"/>
    </w:lvl>
    <w:lvl w:ilvl="4" w:tplc="EA1A7130">
      <w:numFmt w:val="decimal"/>
      <w:lvlText w:val=""/>
      <w:lvlJc w:val="left"/>
    </w:lvl>
    <w:lvl w:ilvl="5" w:tplc="AB5A4E66">
      <w:numFmt w:val="decimal"/>
      <w:lvlText w:val=""/>
      <w:lvlJc w:val="left"/>
    </w:lvl>
    <w:lvl w:ilvl="6" w:tplc="F9B8C56C">
      <w:numFmt w:val="decimal"/>
      <w:lvlText w:val=""/>
      <w:lvlJc w:val="left"/>
    </w:lvl>
    <w:lvl w:ilvl="7" w:tplc="3BEC5DFE">
      <w:numFmt w:val="decimal"/>
      <w:lvlText w:val=""/>
      <w:lvlJc w:val="left"/>
    </w:lvl>
    <w:lvl w:ilvl="8" w:tplc="3F169EB8">
      <w:numFmt w:val="decimal"/>
      <w:lvlText w:val=""/>
      <w:lvlJc w:val="left"/>
    </w:lvl>
  </w:abstractNum>
  <w:abstractNum w:abstractNumId="538">
    <w:nsid w:val="50B1BE08"/>
    <w:multiLevelType w:val="hybridMultilevel"/>
    <w:tmpl w:val="9D6A7F50"/>
    <w:lvl w:ilvl="0" w:tplc="C226E5EA">
      <w:start w:val="1"/>
      <w:numFmt w:val="bullet"/>
      <w:lvlText w:val="В"/>
      <w:lvlJc w:val="left"/>
    </w:lvl>
    <w:lvl w:ilvl="1" w:tplc="D3168CB2">
      <w:numFmt w:val="decimal"/>
      <w:lvlText w:val=""/>
      <w:lvlJc w:val="left"/>
    </w:lvl>
    <w:lvl w:ilvl="2" w:tplc="17881154">
      <w:numFmt w:val="decimal"/>
      <w:lvlText w:val=""/>
      <w:lvlJc w:val="left"/>
    </w:lvl>
    <w:lvl w:ilvl="3" w:tplc="0F8A6FA4">
      <w:numFmt w:val="decimal"/>
      <w:lvlText w:val=""/>
      <w:lvlJc w:val="left"/>
    </w:lvl>
    <w:lvl w:ilvl="4" w:tplc="59BC15C2">
      <w:numFmt w:val="decimal"/>
      <w:lvlText w:val=""/>
      <w:lvlJc w:val="left"/>
    </w:lvl>
    <w:lvl w:ilvl="5" w:tplc="0D003B66">
      <w:numFmt w:val="decimal"/>
      <w:lvlText w:val=""/>
      <w:lvlJc w:val="left"/>
    </w:lvl>
    <w:lvl w:ilvl="6" w:tplc="1CDA5968">
      <w:numFmt w:val="decimal"/>
      <w:lvlText w:val=""/>
      <w:lvlJc w:val="left"/>
    </w:lvl>
    <w:lvl w:ilvl="7" w:tplc="5A8C297C">
      <w:numFmt w:val="decimal"/>
      <w:lvlText w:val=""/>
      <w:lvlJc w:val="left"/>
    </w:lvl>
    <w:lvl w:ilvl="8" w:tplc="C9740F14">
      <w:numFmt w:val="decimal"/>
      <w:lvlText w:val=""/>
      <w:lvlJc w:val="left"/>
    </w:lvl>
  </w:abstractNum>
  <w:abstractNum w:abstractNumId="539">
    <w:nsid w:val="51174123"/>
    <w:multiLevelType w:val="hybridMultilevel"/>
    <w:tmpl w:val="0608B6A2"/>
    <w:lvl w:ilvl="0" w:tplc="D9622486">
      <w:start w:val="1"/>
      <w:numFmt w:val="decimal"/>
      <w:lvlText w:val="%1."/>
      <w:lvlJc w:val="left"/>
    </w:lvl>
    <w:lvl w:ilvl="1" w:tplc="8690EA6E">
      <w:numFmt w:val="decimal"/>
      <w:lvlText w:val=""/>
      <w:lvlJc w:val="left"/>
    </w:lvl>
    <w:lvl w:ilvl="2" w:tplc="3C9A3BB0">
      <w:numFmt w:val="decimal"/>
      <w:lvlText w:val=""/>
      <w:lvlJc w:val="left"/>
    </w:lvl>
    <w:lvl w:ilvl="3" w:tplc="421E06B8">
      <w:numFmt w:val="decimal"/>
      <w:lvlText w:val=""/>
      <w:lvlJc w:val="left"/>
    </w:lvl>
    <w:lvl w:ilvl="4" w:tplc="05001FBE">
      <w:numFmt w:val="decimal"/>
      <w:lvlText w:val=""/>
      <w:lvlJc w:val="left"/>
    </w:lvl>
    <w:lvl w:ilvl="5" w:tplc="47E23700">
      <w:numFmt w:val="decimal"/>
      <w:lvlText w:val=""/>
      <w:lvlJc w:val="left"/>
    </w:lvl>
    <w:lvl w:ilvl="6" w:tplc="4C1C48EC">
      <w:numFmt w:val="decimal"/>
      <w:lvlText w:val=""/>
      <w:lvlJc w:val="left"/>
    </w:lvl>
    <w:lvl w:ilvl="7" w:tplc="0C989A8C">
      <w:numFmt w:val="decimal"/>
      <w:lvlText w:val=""/>
      <w:lvlJc w:val="left"/>
    </w:lvl>
    <w:lvl w:ilvl="8" w:tplc="72209B72">
      <w:numFmt w:val="decimal"/>
      <w:lvlText w:val=""/>
      <w:lvlJc w:val="left"/>
    </w:lvl>
  </w:abstractNum>
  <w:abstractNum w:abstractNumId="540">
    <w:nsid w:val="514E5CB0"/>
    <w:multiLevelType w:val="hybridMultilevel"/>
    <w:tmpl w:val="A64E86D0"/>
    <w:lvl w:ilvl="0" w:tplc="7D6AEB08">
      <w:start w:val="1"/>
      <w:numFmt w:val="upperLetter"/>
      <w:lvlText w:val="%1."/>
      <w:lvlJc w:val="left"/>
    </w:lvl>
    <w:lvl w:ilvl="1" w:tplc="4B1E3D78">
      <w:numFmt w:val="decimal"/>
      <w:lvlText w:val=""/>
      <w:lvlJc w:val="left"/>
    </w:lvl>
    <w:lvl w:ilvl="2" w:tplc="723E5020">
      <w:numFmt w:val="decimal"/>
      <w:lvlText w:val=""/>
      <w:lvlJc w:val="left"/>
    </w:lvl>
    <w:lvl w:ilvl="3" w:tplc="75D00780">
      <w:numFmt w:val="decimal"/>
      <w:lvlText w:val=""/>
      <w:lvlJc w:val="left"/>
    </w:lvl>
    <w:lvl w:ilvl="4" w:tplc="3730AA3A">
      <w:numFmt w:val="decimal"/>
      <w:lvlText w:val=""/>
      <w:lvlJc w:val="left"/>
    </w:lvl>
    <w:lvl w:ilvl="5" w:tplc="0F36DA5E">
      <w:numFmt w:val="decimal"/>
      <w:lvlText w:val=""/>
      <w:lvlJc w:val="left"/>
    </w:lvl>
    <w:lvl w:ilvl="6" w:tplc="D93A38BA">
      <w:numFmt w:val="decimal"/>
      <w:lvlText w:val=""/>
      <w:lvlJc w:val="left"/>
    </w:lvl>
    <w:lvl w:ilvl="7" w:tplc="A4FCCCF8">
      <w:numFmt w:val="decimal"/>
      <w:lvlText w:val=""/>
      <w:lvlJc w:val="left"/>
    </w:lvl>
    <w:lvl w:ilvl="8" w:tplc="FA1E0A6C">
      <w:numFmt w:val="decimal"/>
      <w:lvlText w:val=""/>
      <w:lvlJc w:val="left"/>
    </w:lvl>
  </w:abstractNum>
  <w:abstractNum w:abstractNumId="541">
    <w:nsid w:val="514FBE5A"/>
    <w:multiLevelType w:val="hybridMultilevel"/>
    <w:tmpl w:val="42ECA3E2"/>
    <w:lvl w:ilvl="0" w:tplc="AFE2DDFC">
      <w:start w:val="2"/>
      <w:numFmt w:val="upperLetter"/>
      <w:lvlText w:val="%1."/>
      <w:lvlJc w:val="left"/>
    </w:lvl>
    <w:lvl w:ilvl="1" w:tplc="C7463DD6">
      <w:numFmt w:val="decimal"/>
      <w:lvlText w:val=""/>
      <w:lvlJc w:val="left"/>
    </w:lvl>
    <w:lvl w:ilvl="2" w:tplc="A5F8AB8A">
      <w:numFmt w:val="decimal"/>
      <w:lvlText w:val=""/>
      <w:lvlJc w:val="left"/>
    </w:lvl>
    <w:lvl w:ilvl="3" w:tplc="4B241A44">
      <w:numFmt w:val="decimal"/>
      <w:lvlText w:val=""/>
      <w:lvlJc w:val="left"/>
    </w:lvl>
    <w:lvl w:ilvl="4" w:tplc="24647260">
      <w:numFmt w:val="decimal"/>
      <w:lvlText w:val=""/>
      <w:lvlJc w:val="left"/>
    </w:lvl>
    <w:lvl w:ilvl="5" w:tplc="627457F0">
      <w:numFmt w:val="decimal"/>
      <w:lvlText w:val=""/>
      <w:lvlJc w:val="left"/>
    </w:lvl>
    <w:lvl w:ilvl="6" w:tplc="01E89B9A">
      <w:numFmt w:val="decimal"/>
      <w:lvlText w:val=""/>
      <w:lvlJc w:val="left"/>
    </w:lvl>
    <w:lvl w:ilvl="7" w:tplc="E4D0BD3E">
      <w:numFmt w:val="decimal"/>
      <w:lvlText w:val=""/>
      <w:lvlJc w:val="left"/>
    </w:lvl>
    <w:lvl w:ilvl="8" w:tplc="65784034">
      <w:numFmt w:val="decimal"/>
      <w:lvlText w:val=""/>
      <w:lvlJc w:val="left"/>
    </w:lvl>
  </w:abstractNum>
  <w:abstractNum w:abstractNumId="542">
    <w:nsid w:val="517DF487"/>
    <w:multiLevelType w:val="hybridMultilevel"/>
    <w:tmpl w:val="E56CE6C6"/>
    <w:lvl w:ilvl="0" w:tplc="D5EC3F80">
      <w:start w:val="3"/>
      <w:numFmt w:val="upperLetter"/>
      <w:lvlText w:val="%1."/>
      <w:lvlJc w:val="left"/>
    </w:lvl>
    <w:lvl w:ilvl="1" w:tplc="6E287054">
      <w:numFmt w:val="decimal"/>
      <w:lvlText w:val=""/>
      <w:lvlJc w:val="left"/>
    </w:lvl>
    <w:lvl w:ilvl="2" w:tplc="DD20BAEC">
      <w:numFmt w:val="decimal"/>
      <w:lvlText w:val=""/>
      <w:lvlJc w:val="left"/>
    </w:lvl>
    <w:lvl w:ilvl="3" w:tplc="A20403BE">
      <w:numFmt w:val="decimal"/>
      <w:lvlText w:val=""/>
      <w:lvlJc w:val="left"/>
    </w:lvl>
    <w:lvl w:ilvl="4" w:tplc="E3EC652C">
      <w:numFmt w:val="decimal"/>
      <w:lvlText w:val=""/>
      <w:lvlJc w:val="left"/>
    </w:lvl>
    <w:lvl w:ilvl="5" w:tplc="C2F01038">
      <w:numFmt w:val="decimal"/>
      <w:lvlText w:val=""/>
      <w:lvlJc w:val="left"/>
    </w:lvl>
    <w:lvl w:ilvl="6" w:tplc="8F80A900">
      <w:numFmt w:val="decimal"/>
      <w:lvlText w:val=""/>
      <w:lvlJc w:val="left"/>
    </w:lvl>
    <w:lvl w:ilvl="7" w:tplc="189A29E6">
      <w:numFmt w:val="decimal"/>
      <w:lvlText w:val=""/>
      <w:lvlJc w:val="left"/>
    </w:lvl>
    <w:lvl w:ilvl="8" w:tplc="ABC8B6E4">
      <w:numFmt w:val="decimal"/>
      <w:lvlText w:val=""/>
      <w:lvlJc w:val="left"/>
    </w:lvl>
  </w:abstractNum>
  <w:abstractNum w:abstractNumId="543">
    <w:nsid w:val="51A3A284"/>
    <w:multiLevelType w:val="hybridMultilevel"/>
    <w:tmpl w:val="2B8E3FD2"/>
    <w:lvl w:ilvl="0" w:tplc="B89CDC70">
      <w:start w:val="1"/>
      <w:numFmt w:val="upperLetter"/>
      <w:lvlText w:val="%1."/>
      <w:lvlJc w:val="left"/>
    </w:lvl>
    <w:lvl w:ilvl="1" w:tplc="72E8B172">
      <w:start w:val="1"/>
      <w:numFmt w:val="bullet"/>
      <w:lvlText w:val="−"/>
      <w:lvlJc w:val="left"/>
    </w:lvl>
    <w:lvl w:ilvl="2" w:tplc="D11EF80C">
      <w:numFmt w:val="decimal"/>
      <w:lvlText w:val=""/>
      <w:lvlJc w:val="left"/>
    </w:lvl>
    <w:lvl w:ilvl="3" w:tplc="8AEE39D4">
      <w:numFmt w:val="decimal"/>
      <w:lvlText w:val=""/>
      <w:lvlJc w:val="left"/>
    </w:lvl>
    <w:lvl w:ilvl="4" w:tplc="C85CEAC4">
      <w:numFmt w:val="decimal"/>
      <w:lvlText w:val=""/>
      <w:lvlJc w:val="left"/>
    </w:lvl>
    <w:lvl w:ilvl="5" w:tplc="0770BF62">
      <w:numFmt w:val="decimal"/>
      <w:lvlText w:val=""/>
      <w:lvlJc w:val="left"/>
    </w:lvl>
    <w:lvl w:ilvl="6" w:tplc="9AE4C118">
      <w:numFmt w:val="decimal"/>
      <w:lvlText w:val=""/>
      <w:lvlJc w:val="left"/>
    </w:lvl>
    <w:lvl w:ilvl="7" w:tplc="4EB27C2A">
      <w:numFmt w:val="decimal"/>
      <w:lvlText w:val=""/>
      <w:lvlJc w:val="left"/>
    </w:lvl>
    <w:lvl w:ilvl="8" w:tplc="EF288DFA">
      <w:numFmt w:val="decimal"/>
      <w:lvlText w:val=""/>
      <w:lvlJc w:val="left"/>
    </w:lvl>
  </w:abstractNum>
  <w:abstractNum w:abstractNumId="544">
    <w:nsid w:val="51A6E915"/>
    <w:multiLevelType w:val="hybridMultilevel"/>
    <w:tmpl w:val="CDD87D52"/>
    <w:lvl w:ilvl="0" w:tplc="257671D6">
      <w:start w:val="1"/>
      <w:numFmt w:val="bullet"/>
      <w:lvlText w:val="С"/>
      <w:lvlJc w:val="left"/>
    </w:lvl>
    <w:lvl w:ilvl="1" w:tplc="8C040B2C">
      <w:numFmt w:val="decimal"/>
      <w:lvlText w:val=""/>
      <w:lvlJc w:val="left"/>
    </w:lvl>
    <w:lvl w:ilvl="2" w:tplc="FBB8600E">
      <w:numFmt w:val="decimal"/>
      <w:lvlText w:val=""/>
      <w:lvlJc w:val="left"/>
    </w:lvl>
    <w:lvl w:ilvl="3" w:tplc="63564FBE">
      <w:numFmt w:val="decimal"/>
      <w:lvlText w:val=""/>
      <w:lvlJc w:val="left"/>
    </w:lvl>
    <w:lvl w:ilvl="4" w:tplc="955C7776">
      <w:numFmt w:val="decimal"/>
      <w:lvlText w:val=""/>
      <w:lvlJc w:val="left"/>
    </w:lvl>
    <w:lvl w:ilvl="5" w:tplc="5FA00DC0">
      <w:numFmt w:val="decimal"/>
      <w:lvlText w:val=""/>
      <w:lvlJc w:val="left"/>
    </w:lvl>
    <w:lvl w:ilvl="6" w:tplc="C1A2DA96">
      <w:numFmt w:val="decimal"/>
      <w:lvlText w:val=""/>
      <w:lvlJc w:val="left"/>
    </w:lvl>
    <w:lvl w:ilvl="7" w:tplc="3D289A56">
      <w:numFmt w:val="decimal"/>
      <w:lvlText w:val=""/>
      <w:lvlJc w:val="left"/>
    </w:lvl>
    <w:lvl w:ilvl="8" w:tplc="58D09DAC">
      <w:numFmt w:val="decimal"/>
      <w:lvlText w:val=""/>
      <w:lvlJc w:val="left"/>
    </w:lvl>
  </w:abstractNum>
  <w:abstractNum w:abstractNumId="545">
    <w:nsid w:val="51B76675"/>
    <w:multiLevelType w:val="hybridMultilevel"/>
    <w:tmpl w:val="AC92D764"/>
    <w:lvl w:ilvl="0" w:tplc="DA06B078">
      <w:start w:val="1"/>
      <w:numFmt w:val="bullet"/>
      <w:lvlText w:val="и"/>
      <w:lvlJc w:val="left"/>
    </w:lvl>
    <w:lvl w:ilvl="1" w:tplc="9FB45008">
      <w:numFmt w:val="decimal"/>
      <w:lvlText w:val=""/>
      <w:lvlJc w:val="left"/>
    </w:lvl>
    <w:lvl w:ilvl="2" w:tplc="D38AE054">
      <w:numFmt w:val="decimal"/>
      <w:lvlText w:val=""/>
      <w:lvlJc w:val="left"/>
    </w:lvl>
    <w:lvl w:ilvl="3" w:tplc="BBAC5D06">
      <w:numFmt w:val="decimal"/>
      <w:lvlText w:val=""/>
      <w:lvlJc w:val="left"/>
    </w:lvl>
    <w:lvl w:ilvl="4" w:tplc="3A8435E8">
      <w:numFmt w:val="decimal"/>
      <w:lvlText w:val=""/>
      <w:lvlJc w:val="left"/>
    </w:lvl>
    <w:lvl w:ilvl="5" w:tplc="8A324118">
      <w:numFmt w:val="decimal"/>
      <w:lvlText w:val=""/>
      <w:lvlJc w:val="left"/>
    </w:lvl>
    <w:lvl w:ilvl="6" w:tplc="B810DE5E">
      <w:numFmt w:val="decimal"/>
      <w:lvlText w:val=""/>
      <w:lvlJc w:val="left"/>
    </w:lvl>
    <w:lvl w:ilvl="7" w:tplc="6D5CDFF6">
      <w:numFmt w:val="decimal"/>
      <w:lvlText w:val=""/>
      <w:lvlJc w:val="left"/>
    </w:lvl>
    <w:lvl w:ilvl="8" w:tplc="5B4CD3EC">
      <w:numFmt w:val="decimal"/>
      <w:lvlText w:val=""/>
      <w:lvlJc w:val="left"/>
    </w:lvl>
  </w:abstractNum>
  <w:abstractNum w:abstractNumId="546">
    <w:nsid w:val="51C07F53"/>
    <w:multiLevelType w:val="hybridMultilevel"/>
    <w:tmpl w:val="6E449336"/>
    <w:lvl w:ilvl="0" w:tplc="EBBAC4C2">
      <w:start w:val="1"/>
      <w:numFmt w:val="bullet"/>
      <w:lvlText w:val="с"/>
      <w:lvlJc w:val="left"/>
    </w:lvl>
    <w:lvl w:ilvl="1" w:tplc="D8E0BAE4">
      <w:numFmt w:val="decimal"/>
      <w:lvlText w:val=""/>
      <w:lvlJc w:val="left"/>
    </w:lvl>
    <w:lvl w:ilvl="2" w:tplc="73A60728">
      <w:numFmt w:val="decimal"/>
      <w:lvlText w:val=""/>
      <w:lvlJc w:val="left"/>
    </w:lvl>
    <w:lvl w:ilvl="3" w:tplc="F36407B2">
      <w:numFmt w:val="decimal"/>
      <w:lvlText w:val=""/>
      <w:lvlJc w:val="left"/>
    </w:lvl>
    <w:lvl w:ilvl="4" w:tplc="B6242B1A">
      <w:numFmt w:val="decimal"/>
      <w:lvlText w:val=""/>
      <w:lvlJc w:val="left"/>
    </w:lvl>
    <w:lvl w:ilvl="5" w:tplc="DB7EF61E">
      <w:numFmt w:val="decimal"/>
      <w:lvlText w:val=""/>
      <w:lvlJc w:val="left"/>
    </w:lvl>
    <w:lvl w:ilvl="6" w:tplc="642AF364">
      <w:numFmt w:val="decimal"/>
      <w:lvlText w:val=""/>
      <w:lvlJc w:val="left"/>
    </w:lvl>
    <w:lvl w:ilvl="7" w:tplc="CBAE57D4">
      <w:numFmt w:val="decimal"/>
      <w:lvlText w:val=""/>
      <w:lvlJc w:val="left"/>
    </w:lvl>
    <w:lvl w:ilvl="8" w:tplc="EFF092F6">
      <w:numFmt w:val="decimal"/>
      <w:lvlText w:val=""/>
      <w:lvlJc w:val="left"/>
    </w:lvl>
  </w:abstractNum>
  <w:abstractNum w:abstractNumId="547">
    <w:nsid w:val="51D141CC"/>
    <w:multiLevelType w:val="hybridMultilevel"/>
    <w:tmpl w:val="6832A924"/>
    <w:lvl w:ilvl="0" w:tplc="6E764598">
      <w:start w:val="3"/>
      <w:numFmt w:val="upperLetter"/>
      <w:lvlText w:val="%1."/>
      <w:lvlJc w:val="left"/>
    </w:lvl>
    <w:lvl w:ilvl="1" w:tplc="399EB5A2">
      <w:numFmt w:val="decimal"/>
      <w:lvlText w:val=""/>
      <w:lvlJc w:val="left"/>
    </w:lvl>
    <w:lvl w:ilvl="2" w:tplc="76D423AC">
      <w:numFmt w:val="decimal"/>
      <w:lvlText w:val=""/>
      <w:lvlJc w:val="left"/>
    </w:lvl>
    <w:lvl w:ilvl="3" w:tplc="E87EEFA8">
      <w:numFmt w:val="decimal"/>
      <w:lvlText w:val=""/>
      <w:lvlJc w:val="left"/>
    </w:lvl>
    <w:lvl w:ilvl="4" w:tplc="B7A239B0">
      <w:numFmt w:val="decimal"/>
      <w:lvlText w:val=""/>
      <w:lvlJc w:val="left"/>
    </w:lvl>
    <w:lvl w:ilvl="5" w:tplc="7428B1DE">
      <w:numFmt w:val="decimal"/>
      <w:lvlText w:val=""/>
      <w:lvlJc w:val="left"/>
    </w:lvl>
    <w:lvl w:ilvl="6" w:tplc="2CCAB2A8">
      <w:numFmt w:val="decimal"/>
      <w:lvlText w:val=""/>
      <w:lvlJc w:val="left"/>
    </w:lvl>
    <w:lvl w:ilvl="7" w:tplc="75689FA0">
      <w:numFmt w:val="decimal"/>
      <w:lvlText w:val=""/>
      <w:lvlJc w:val="left"/>
    </w:lvl>
    <w:lvl w:ilvl="8" w:tplc="413E715A">
      <w:numFmt w:val="decimal"/>
      <w:lvlText w:val=""/>
      <w:lvlJc w:val="left"/>
    </w:lvl>
  </w:abstractNum>
  <w:abstractNum w:abstractNumId="548">
    <w:nsid w:val="51EEBEEA"/>
    <w:multiLevelType w:val="hybridMultilevel"/>
    <w:tmpl w:val="C23E6286"/>
    <w:lvl w:ilvl="0" w:tplc="0726B5DC">
      <w:start w:val="1"/>
      <w:numFmt w:val="bullet"/>
      <w:lvlText w:val="="/>
      <w:lvlJc w:val="left"/>
    </w:lvl>
    <w:lvl w:ilvl="1" w:tplc="3828A4A0">
      <w:numFmt w:val="decimal"/>
      <w:lvlText w:val=""/>
      <w:lvlJc w:val="left"/>
    </w:lvl>
    <w:lvl w:ilvl="2" w:tplc="267E1F14">
      <w:numFmt w:val="decimal"/>
      <w:lvlText w:val=""/>
      <w:lvlJc w:val="left"/>
    </w:lvl>
    <w:lvl w:ilvl="3" w:tplc="B26EB7A6">
      <w:numFmt w:val="decimal"/>
      <w:lvlText w:val=""/>
      <w:lvlJc w:val="left"/>
    </w:lvl>
    <w:lvl w:ilvl="4" w:tplc="143C875E">
      <w:numFmt w:val="decimal"/>
      <w:lvlText w:val=""/>
      <w:lvlJc w:val="left"/>
    </w:lvl>
    <w:lvl w:ilvl="5" w:tplc="B6EE5414">
      <w:numFmt w:val="decimal"/>
      <w:lvlText w:val=""/>
      <w:lvlJc w:val="left"/>
    </w:lvl>
    <w:lvl w:ilvl="6" w:tplc="ED1AADB2">
      <w:numFmt w:val="decimal"/>
      <w:lvlText w:val=""/>
      <w:lvlJc w:val="left"/>
    </w:lvl>
    <w:lvl w:ilvl="7" w:tplc="2310985C">
      <w:numFmt w:val="decimal"/>
      <w:lvlText w:val=""/>
      <w:lvlJc w:val="left"/>
    </w:lvl>
    <w:lvl w:ilvl="8" w:tplc="A608FA7A">
      <w:numFmt w:val="decimal"/>
      <w:lvlText w:val=""/>
      <w:lvlJc w:val="left"/>
    </w:lvl>
  </w:abstractNum>
  <w:abstractNum w:abstractNumId="549">
    <w:nsid w:val="51F79246"/>
    <w:multiLevelType w:val="hybridMultilevel"/>
    <w:tmpl w:val="DFAE96AA"/>
    <w:lvl w:ilvl="0" w:tplc="6FD0F47C">
      <w:start w:val="1"/>
      <w:numFmt w:val="upperLetter"/>
      <w:lvlText w:val="%1."/>
      <w:lvlJc w:val="left"/>
    </w:lvl>
    <w:lvl w:ilvl="1" w:tplc="FB1E7852">
      <w:start w:val="1"/>
      <w:numFmt w:val="bullet"/>
      <w:lvlText w:val="−"/>
      <w:lvlJc w:val="left"/>
    </w:lvl>
    <w:lvl w:ilvl="2" w:tplc="45808DD8">
      <w:numFmt w:val="decimal"/>
      <w:lvlText w:val=""/>
      <w:lvlJc w:val="left"/>
    </w:lvl>
    <w:lvl w:ilvl="3" w:tplc="16F8B086">
      <w:numFmt w:val="decimal"/>
      <w:lvlText w:val=""/>
      <w:lvlJc w:val="left"/>
    </w:lvl>
    <w:lvl w:ilvl="4" w:tplc="8A2AE96E">
      <w:numFmt w:val="decimal"/>
      <w:lvlText w:val=""/>
      <w:lvlJc w:val="left"/>
    </w:lvl>
    <w:lvl w:ilvl="5" w:tplc="9FCCD038">
      <w:numFmt w:val="decimal"/>
      <w:lvlText w:val=""/>
      <w:lvlJc w:val="left"/>
    </w:lvl>
    <w:lvl w:ilvl="6" w:tplc="A0EAC58E">
      <w:numFmt w:val="decimal"/>
      <w:lvlText w:val=""/>
      <w:lvlJc w:val="left"/>
    </w:lvl>
    <w:lvl w:ilvl="7" w:tplc="64A0C722">
      <w:numFmt w:val="decimal"/>
      <w:lvlText w:val=""/>
      <w:lvlJc w:val="left"/>
    </w:lvl>
    <w:lvl w:ilvl="8" w:tplc="0F26AACA">
      <w:numFmt w:val="decimal"/>
      <w:lvlText w:val=""/>
      <w:lvlJc w:val="left"/>
    </w:lvl>
  </w:abstractNum>
  <w:abstractNum w:abstractNumId="550">
    <w:nsid w:val="52127406"/>
    <w:multiLevelType w:val="hybridMultilevel"/>
    <w:tmpl w:val="4CA2312C"/>
    <w:lvl w:ilvl="0" w:tplc="EDB4DBB0">
      <w:start w:val="6"/>
      <w:numFmt w:val="decimal"/>
      <w:lvlText w:val="%1."/>
      <w:lvlJc w:val="left"/>
    </w:lvl>
    <w:lvl w:ilvl="1" w:tplc="86EEFC82">
      <w:start w:val="1"/>
      <w:numFmt w:val="lowerLetter"/>
      <w:lvlText w:val="%2"/>
      <w:lvlJc w:val="left"/>
    </w:lvl>
    <w:lvl w:ilvl="2" w:tplc="AA26E21E">
      <w:numFmt w:val="decimal"/>
      <w:lvlText w:val=""/>
      <w:lvlJc w:val="left"/>
    </w:lvl>
    <w:lvl w:ilvl="3" w:tplc="224036FC">
      <w:numFmt w:val="decimal"/>
      <w:lvlText w:val=""/>
      <w:lvlJc w:val="left"/>
    </w:lvl>
    <w:lvl w:ilvl="4" w:tplc="CBDC4ABE">
      <w:numFmt w:val="decimal"/>
      <w:lvlText w:val=""/>
      <w:lvlJc w:val="left"/>
    </w:lvl>
    <w:lvl w:ilvl="5" w:tplc="CEB6C080">
      <w:numFmt w:val="decimal"/>
      <w:lvlText w:val=""/>
      <w:lvlJc w:val="left"/>
    </w:lvl>
    <w:lvl w:ilvl="6" w:tplc="703C1E52">
      <w:numFmt w:val="decimal"/>
      <w:lvlText w:val=""/>
      <w:lvlJc w:val="left"/>
    </w:lvl>
    <w:lvl w:ilvl="7" w:tplc="911200EC">
      <w:numFmt w:val="decimal"/>
      <w:lvlText w:val=""/>
      <w:lvlJc w:val="left"/>
    </w:lvl>
    <w:lvl w:ilvl="8" w:tplc="E06C13C2">
      <w:numFmt w:val="decimal"/>
      <w:lvlText w:val=""/>
      <w:lvlJc w:val="left"/>
    </w:lvl>
  </w:abstractNum>
  <w:abstractNum w:abstractNumId="551">
    <w:nsid w:val="527F603D"/>
    <w:multiLevelType w:val="hybridMultilevel"/>
    <w:tmpl w:val="48B0D88A"/>
    <w:lvl w:ilvl="0" w:tplc="A0E289EC">
      <w:start w:val="1"/>
      <w:numFmt w:val="upperLetter"/>
      <w:lvlText w:val="%1."/>
      <w:lvlJc w:val="left"/>
    </w:lvl>
    <w:lvl w:ilvl="1" w:tplc="AE4AE83C">
      <w:numFmt w:val="decimal"/>
      <w:lvlText w:val=""/>
      <w:lvlJc w:val="left"/>
    </w:lvl>
    <w:lvl w:ilvl="2" w:tplc="DD94212E">
      <w:numFmt w:val="decimal"/>
      <w:lvlText w:val=""/>
      <w:lvlJc w:val="left"/>
    </w:lvl>
    <w:lvl w:ilvl="3" w:tplc="3E5CB5AC">
      <w:numFmt w:val="decimal"/>
      <w:lvlText w:val=""/>
      <w:lvlJc w:val="left"/>
    </w:lvl>
    <w:lvl w:ilvl="4" w:tplc="2E443B06">
      <w:numFmt w:val="decimal"/>
      <w:lvlText w:val=""/>
      <w:lvlJc w:val="left"/>
    </w:lvl>
    <w:lvl w:ilvl="5" w:tplc="BD5645AC">
      <w:numFmt w:val="decimal"/>
      <w:lvlText w:val=""/>
      <w:lvlJc w:val="left"/>
    </w:lvl>
    <w:lvl w:ilvl="6" w:tplc="43CAFBB0">
      <w:numFmt w:val="decimal"/>
      <w:lvlText w:val=""/>
      <w:lvlJc w:val="left"/>
    </w:lvl>
    <w:lvl w:ilvl="7" w:tplc="5CF6D94C">
      <w:numFmt w:val="decimal"/>
      <w:lvlText w:val=""/>
      <w:lvlJc w:val="left"/>
    </w:lvl>
    <w:lvl w:ilvl="8" w:tplc="B2CA78E4">
      <w:numFmt w:val="decimal"/>
      <w:lvlText w:val=""/>
      <w:lvlJc w:val="left"/>
    </w:lvl>
  </w:abstractNum>
  <w:abstractNum w:abstractNumId="552">
    <w:nsid w:val="527FA04C"/>
    <w:multiLevelType w:val="hybridMultilevel"/>
    <w:tmpl w:val="DE1C8BCE"/>
    <w:lvl w:ilvl="0" w:tplc="E6BC437C">
      <w:start w:val="1"/>
      <w:numFmt w:val="upperLetter"/>
      <w:lvlText w:val="%1."/>
      <w:lvlJc w:val="left"/>
    </w:lvl>
    <w:lvl w:ilvl="1" w:tplc="7A045F0C">
      <w:numFmt w:val="decimal"/>
      <w:lvlText w:val=""/>
      <w:lvlJc w:val="left"/>
    </w:lvl>
    <w:lvl w:ilvl="2" w:tplc="CF1E4990">
      <w:numFmt w:val="decimal"/>
      <w:lvlText w:val=""/>
      <w:lvlJc w:val="left"/>
    </w:lvl>
    <w:lvl w:ilvl="3" w:tplc="74903532">
      <w:numFmt w:val="decimal"/>
      <w:lvlText w:val=""/>
      <w:lvlJc w:val="left"/>
    </w:lvl>
    <w:lvl w:ilvl="4" w:tplc="14F0983E">
      <w:numFmt w:val="decimal"/>
      <w:lvlText w:val=""/>
      <w:lvlJc w:val="left"/>
    </w:lvl>
    <w:lvl w:ilvl="5" w:tplc="F61C2964">
      <w:numFmt w:val="decimal"/>
      <w:lvlText w:val=""/>
      <w:lvlJc w:val="left"/>
    </w:lvl>
    <w:lvl w:ilvl="6" w:tplc="54CCA4D6">
      <w:numFmt w:val="decimal"/>
      <w:lvlText w:val=""/>
      <w:lvlJc w:val="left"/>
    </w:lvl>
    <w:lvl w:ilvl="7" w:tplc="493CE5DC">
      <w:numFmt w:val="decimal"/>
      <w:lvlText w:val=""/>
      <w:lvlJc w:val="left"/>
    </w:lvl>
    <w:lvl w:ilvl="8" w:tplc="CF68409A">
      <w:numFmt w:val="decimal"/>
      <w:lvlText w:val=""/>
      <w:lvlJc w:val="left"/>
    </w:lvl>
  </w:abstractNum>
  <w:abstractNum w:abstractNumId="553">
    <w:nsid w:val="52A4773B"/>
    <w:multiLevelType w:val="hybridMultilevel"/>
    <w:tmpl w:val="117CFD72"/>
    <w:lvl w:ilvl="0" w:tplc="B59496C2">
      <w:start w:val="3"/>
      <w:numFmt w:val="upperLetter"/>
      <w:lvlText w:val="%1."/>
      <w:lvlJc w:val="left"/>
    </w:lvl>
    <w:lvl w:ilvl="1" w:tplc="253A78B2">
      <w:numFmt w:val="decimal"/>
      <w:lvlText w:val=""/>
      <w:lvlJc w:val="left"/>
    </w:lvl>
    <w:lvl w:ilvl="2" w:tplc="A6B64190">
      <w:numFmt w:val="decimal"/>
      <w:lvlText w:val=""/>
      <w:lvlJc w:val="left"/>
    </w:lvl>
    <w:lvl w:ilvl="3" w:tplc="BA389B58">
      <w:numFmt w:val="decimal"/>
      <w:lvlText w:val=""/>
      <w:lvlJc w:val="left"/>
    </w:lvl>
    <w:lvl w:ilvl="4" w:tplc="FB8CC1AE">
      <w:numFmt w:val="decimal"/>
      <w:lvlText w:val=""/>
      <w:lvlJc w:val="left"/>
    </w:lvl>
    <w:lvl w:ilvl="5" w:tplc="DFF6934A">
      <w:numFmt w:val="decimal"/>
      <w:lvlText w:val=""/>
      <w:lvlJc w:val="left"/>
    </w:lvl>
    <w:lvl w:ilvl="6" w:tplc="1A28DD50">
      <w:numFmt w:val="decimal"/>
      <w:lvlText w:val=""/>
      <w:lvlJc w:val="left"/>
    </w:lvl>
    <w:lvl w:ilvl="7" w:tplc="E11ED004">
      <w:numFmt w:val="decimal"/>
      <w:lvlText w:val=""/>
      <w:lvlJc w:val="left"/>
    </w:lvl>
    <w:lvl w:ilvl="8" w:tplc="CDC46EAC">
      <w:numFmt w:val="decimal"/>
      <w:lvlText w:val=""/>
      <w:lvlJc w:val="left"/>
    </w:lvl>
  </w:abstractNum>
  <w:abstractNum w:abstractNumId="554">
    <w:nsid w:val="52CBAB2E"/>
    <w:multiLevelType w:val="hybridMultilevel"/>
    <w:tmpl w:val="80E07AF2"/>
    <w:lvl w:ilvl="0" w:tplc="374CE880">
      <w:start w:val="1"/>
      <w:numFmt w:val="bullet"/>
      <w:lvlText w:val="В"/>
      <w:lvlJc w:val="left"/>
    </w:lvl>
    <w:lvl w:ilvl="1" w:tplc="31B8D4BC">
      <w:start w:val="1"/>
      <w:numFmt w:val="bullet"/>
      <w:lvlText w:val="−"/>
      <w:lvlJc w:val="left"/>
    </w:lvl>
    <w:lvl w:ilvl="2" w:tplc="BA26BF4A">
      <w:numFmt w:val="decimal"/>
      <w:lvlText w:val=""/>
      <w:lvlJc w:val="left"/>
    </w:lvl>
    <w:lvl w:ilvl="3" w:tplc="FD4007B2">
      <w:numFmt w:val="decimal"/>
      <w:lvlText w:val=""/>
      <w:lvlJc w:val="left"/>
    </w:lvl>
    <w:lvl w:ilvl="4" w:tplc="72B294CC">
      <w:numFmt w:val="decimal"/>
      <w:lvlText w:val=""/>
      <w:lvlJc w:val="left"/>
    </w:lvl>
    <w:lvl w:ilvl="5" w:tplc="D070DD82">
      <w:numFmt w:val="decimal"/>
      <w:lvlText w:val=""/>
      <w:lvlJc w:val="left"/>
    </w:lvl>
    <w:lvl w:ilvl="6" w:tplc="6B78757C">
      <w:numFmt w:val="decimal"/>
      <w:lvlText w:val=""/>
      <w:lvlJc w:val="left"/>
    </w:lvl>
    <w:lvl w:ilvl="7" w:tplc="9774B4B2">
      <w:numFmt w:val="decimal"/>
      <w:lvlText w:val=""/>
      <w:lvlJc w:val="left"/>
    </w:lvl>
    <w:lvl w:ilvl="8" w:tplc="8B8AD0B2">
      <w:numFmt w:val="decimal"/>
      <w:lvlText w:val=""/>
      <w:lvlJc w:val="left"/>
    </w:lvl>
  </w:abstractNum>
  <w:abstractNum w:abstractNumId="555">
    <w:nsid w:val="52DFA1FC"/>
    <w:multiLevelType w:val="hybridMultilevel"/>
    <w:tmpl w:val="2320FF6C"/>
    <w:lvl w:ilvl="0" w:tplc="60FE6692">
      <w:start w:val="1"/>
      <w:numFmt w:val="bullet"/>
      <w:lvlText w:val="("/>
      <w:lvlJc w:val="left"/>
    </w:lvl>
    <w:lvl w:ilvl="1" w:tplc="6DEEC41E">
      <w:numFmt w:val="decimal"/>
      <w:lvlText w:val=""/>
      <w:lvlJc w:val="left"/>
    </w:lvl>
    <w:lvl w:ilvl="2" w:tplc="32D22752">
      <w:numFmt w:val="decimal"/>
      <w:lvlText w:val=""/>
      <w:lvlJc w:val="left"/>
    </w:lvl>
    <w:lvl w:ilvl="3" w:tplc="E6EA4AA0">
      <w:numFmt w:val="decimal"/>
      <w:lvlText w:val=""/>
      <w:lvlJc w:val="left"/>
    </w:lvl>
    <w:lvl w:ilvl="4" w:tplc="4D785968">
      <w:numFmt w:val="decimal"/>
      <w:lvlText w:val=""/>
      <w:lvlJc w:val="left"/>
    </w:lvl>
    <w:lvl w:ilvl="5" w:tplc="4E1CF760">
      <w:numFmt w:val="decimal"/>
      <w:lvlText w:val=""/>
      <w:lvlJc w:val="left"/>
    </w:lvl>
    <w:lvl w:ilvl="6" w:tplc="CA385E7E">
      <w:numFmt w:val="decimal"/>
      <w:lvlText w:val=""/>
      <w:lvlJc w:val="left"/>
    </w:lvl>
    <w:lvl w:ilvl="7" w:tplc="9B56DCE0">
      <w:numFmt w:val="decimal"/>
      <w:lvlText w:val=""/>
      <w:lvlJc w:val="left"/>
    </w:lvl>
    <w:lvl w:ilvl="8" w:tplc="3C5E454E">
      <w:numFmt w:val="decimal"/>
      <w:lvlText w:val=""/>
      <w:lvlJc w:val="left"/>
    </w:lvl>
  </w:abstractNum>
  <w:abstractNum w:abstractNumId="556">
    <w:nsid w:val="52E2024D"/>
    <w:multiLevelType w:val="hybridMultilevel"/>
    <w:tmpl w:val="43E8AAC4"/>
    <w:lvl w:ilvl="0" w:tplc="9CDE94E0">
      <w:start w:val="6"/>
      <w:numFmt w:val="decimal"/>
      <w:lvlText w:val="%1."/>
      <w:lvlJc w:val="left"/>
    </w:lvl>
    <w:lvl w:ilvl="1" w:tplc="D80CEE52">
      <w:numFmt w:val="decimal"/>
      <w:lvlText w:val=""/>
      <w:lvlJc w:val="left"/>
    </w:lvl>
    <w:lvl w:ilvl="2" w:tplc="6166F0A2">
      <w:numFmt w:val="decimal"/>
      <w:lvlText w:val=""/>
      <w:lvlJc w:val="left"/>
    </w:lvl>
    <w:lvl w:ilvl="3" w:tplc="20E08D6A">
      <w:numFmt w:val="decimal"/>
      <w:lvlText w:val=""/>
      <w:lvlJc w:val="left"/>
    </w:lvl>
    <w:lvl w:ilvl="4" w:tplc="A36CDCB4">
      <w:numFmt w:val="decimal"/>
      <w:lvlText w:val=""/>
      <w:lvlJc w:val="left"/>
    </w:lvl>
    <w:lvl w:ilvl="5" w:tplc="9B5CC26E">
      <w:numFmt w:val="decimal"/>
      <w:lvlText w:val=""/>
      <w:lvlJc w:val="left"/>
    </w:lvl>
    <w:lvl w:ilvl="6" w:tplc="A04AC3CC">
      <w:numFmt w:val="decimal"/>
      <w:lvlText w:val=""/>
      <w:lvlJc w:val="left"/>
    </w:lvl>
    <w:lvl w:ilvl="7" w:tplc="1DFEE29E">
      <w:numFmt w:val="decimal"/>
      <w:lvlText w:val=""/>
      <w:lvlJc w:val="left"/>
    </w:lvl>
    <w:lvl w:ilvl="8" w:tplc="521C855A">
      <w:numFmt w:val="decimal"/>
      <w:lvlText w:val=""/>
      <w:lvlJc w:val="left"/>
    </w:lvl>
  </w:abstractNum>
  <w:abstractNum w:abstractNumId="557">
    <w:nsid w:val="52E2D7C9"/>
    <w:multiLevelType w:val="hybridMultilevel"/>
    <w:tmpl w:val="29AAC52A"/>
    <w:lvl w:ilvl="0" w:tplc="68EA75A6">
      <w:start w:val="1"/>
      <w:numFmt w:val="decimal"/>
      <w:lvlText w:val="%1."/>
      <w:lvlJc w:val="left"/>
    </w:lvl>
    <w:lvl w:ilvl="1" w:tplc="EE04A39A">
      <w:numFmt w:val="decimal"/>
      <w:lvlText w:val=""/>
      <w:lvlJc w:val="left"/>
    </w:lvl>
    <w:lvl w:ilvl="2" w:tplc="CCD81A2A">
      <w:numFmt w:val="decimal"/>
      <w:lvlText w:val=""/>
      <w:lvlJc w:val="left"/>
    </w:lvl>
    <w:lvl w:ilvl="3" w:tplc="FD64B1BE">
      <w:numFmt w:val="decimal"/>
      <w:lvlText w:val=""/>
      <w:lvlJc w:val="left"/>
    </w:lvl>
    <w:lvl w:ilvl="4" w:tplc="601EE880">
      <w:numFmt w:val="decimal"/>
      <w:lvlText w:val=""/>
      <w:lvlJc w:val="left"/>
    </w:lvl>
    <w:lvl w:ilvl="5" w:tplc="3094139E">
      <w:numFmt w:val="decimal"/>
      <w:lvlText w:val=""/>
      <w:lvlJc w:val="left"/>
    </w:lvl>
    <w:lvl w:ilvl="6" w:tplc="FF7018B6">
      <w:numFmt w:val="decimal"/>
      <w:lvlText w:val=""/>
      <w:lvlJc w:val="left"/>
    </w:lvl>
    <w:lvl w:ilvl="7" w:tplc="582615EC">
      <w:numFmt w:val="decimal"/>
      <w:lvlText w:val=""/>
      <w:lvlJc w:val="left"/>
    </w:lvl>
    <w:lvl w:ilvl="8" w:tplc="85048C26">
      <w:numFmt w:val="decimal"/>
      <w:lvlText w:val=""/>
      <w:lvlJc w:val="left"/>
    </w:lvl>
  </w:abstractNum>
  <w:abstractNum w:abstractNumId="558">
    <w:nsid w:val="52E6ED3D"/>
    <w:multiLevelType w:val="hybridMultilevel"/>
    <w:tmpl w:val="76C00D5E"/>
    <w:lvl w:ilvl="0" w:tplc="39F8724E">
      <w:start w:val="2"/>
      <w:numFmt w:val="upperLetter"/>
      <w:lvlText w:val="%1."/>
      <w:lvlJc w:val="left"/>
    </w:lvl>
    <w:lvl w:ilvl="1" w:tplc="A6E2AF60">
      <w:numFmt w:val="decimal"/>
      <w:lvlText w:val=""/>
      <w:lvlJc w:val="left"/>
    </w:lvl>
    <w:lvl w:ilvl="2" w:tplc="8168E6F6">
      <w:numFmt w:val="decimal"/>
      <w:lvlText w:val=""/>
      <w:lvlJc w:val="left"/>
    </w:lvl>
    <w:lvl w:ilvl="3" w:tplc="1AE05616">
      <w:numFmt w:val="decimal"/>
      <w:lvlText w:val=""/>
      <w:lvlJc w:val="left"/>
    </w:lvl>
    <w:lvl w:ilvl="4" w:tplc="0360D6AC">
      <w:numFmt w:val="decimal"/>
      <w:lvlText w:val=""/>
      <w:lvlJc w:val="left"/>
    </w:lvl>
    <w:lvl w:ilvl="5" w:tplc="0EA40F06">
      <w:numFmt w:val="decimal"/>
      <w:lvlText w:val=""/>
      <w:lvlJc w:val="left"/>
    </w:lvl>
    <w:lvl w:ilvl="6" w:tplc="DE3E8ABA">
      <w:numFmt w:val="decimal"/>
      <w:lvlText w:val=""/>
      <w:lvlJc w:val="left"/>
    </w:lvl>
    <w:lvl w:ilvl="7" w:tplc="9F561DCC">
      <w:numFmt w:val="decimal"/>
      <w:lvlText w:val=""/>
      <w:lvlJc w:val="left"/>
    </w:lvl>
    <w:lvl w:ilvl="8" w:tplc="5D60A14C">
      <w:numFmt w:val="decimal"/>
      <w:lvlText w:val=""/>
      <w:lvlJc w:val="left"/>
    </w:lvl>
  </w:abstractNum>
  <w:abstractNum w:abstractNumId="559">
    <w:nsid w:val="52F720C6"/>
    <w:multiLevelType w:val="hybridMultilevel"/>
    <w:tmpl w:val="0A301A44"/>
    <w:lvl w:ilvl="0" w:tplc="244E420C">
      <w:start w:val="7"/>
      <w:numFmt w:val="decimal"/>
      <w:lvlText w:val="%1."/>
      <w:lvlJc w:val="left"/>
    </w:lvl>
    <w:lvl w:ilvl="1" w:tplc="2188B58E">
      <w:numFmt w:val="decimal"/>
      <w:lvlText w:val=""/>
      <w:lvlJc w:val="left"/>
    </w:lvl>
    <w:lvl w:ilvl="2" w:tplc="A03CBA2C">
      <w:numFmt w:val="decimal"/>
      <w:lvlText w:val=""/>
      <w:lvlJc w:val="left"/>
    </w:lvl>
    <w:lvl w:ilvl="3" w:tplc="D5CEEF86">
      <w:numFmt w:val="decimal"/>
      <w:lvlText w:val=""/>
      <w:lvlJc w:val="left"/>
    </w:lvl>
    <w:lvl w:ilvl="4" w:tplc="83D4E0E8">
      <w:numFmt w:val="decimal"/>
      <w:lvlText w:val=""/>
      <w:lvlJc w:val="left"/>
    </w:lvl>
    <w:lvl w:ilvl="5" w:tplc="C5003E22">
      <w:numFmt w:val="decimal"/>
      <w:lvlText w:val=""/>
      <w:lvlJc w:val="left"/>
    </w:lvl>
    <w:lvl w:ilvl="6" w:tplc="19B45AC4">
      <w:numFmt w:val="decimal"/>
      <w:lvlText w:val=""/>
      <w:lvlJc w:val="left"/>
    </w:lvl>
    <w:lvl w:ilvl="7" w:tplc="951CECFE">
      <w:numFmt w:val="decimal"/>
      <w:lvlText w:val=""/>
      <w:lvlJc w:val="left"/>
    </w:lvl>
    <w:lvl w:ilvl="8" w:tplc="537A0044">
      <w:numFmt w:val="decimal"/>
      <w:lvlText w:val=""/>
      <w:lvlJc w:val="left"/>
    </w:lvl>
  </w:abstractNum>
  <w:abstractNum w:abstractNumId="560">
    <w:nsid w:val="53355960"/>
    <w:multiLevelType w:val="hybridMultilevel"/>
    <w:tmpl w:val="5D9CB3FE"/>
    <w:lvl w:ilvl="0" w:tplc="CBC02770">
      <w:start w:val="1"/>
      <w:numFmt w:val="upperLetter"/>
      <w:lvlText w:val="%1."/>
      <w:lvlJc w:val="left"/>
    </w:lvl>
    <w:lvl w:ilvl="1" w:tplc="4DD67F98">
      <w:numFmt w:val="decimal"/>
      <w:lvlText w:val=""/>
      <w:lvlJc w:val="left"/>
    </w:lvl>
    <w:lvl w:ilvl="2" w:tplc="7D0EEE72">
      <w:numFmt w:val="decimal"/>
      <w:lvlText w:val=""/>
      <w:lvlJc w:val="left"/>
    </w:lvl>
    <w:lvl w:ilvl="3" w:tplc="27623010">
      <w:numFmt w:val="decimal"/>
      <w:lvlText w:val=""/>
      <w:lvlJc w:val="left"/>
    </w:lvl>
    <w:lvl w:ilvl="4" w:tplc="51521F3C">
      <w:numFmt w:val="decimal"/>
      <w:lvlText w:val=""/>
      <w:lvlJc w:val="left"/>
    </w:lvl>
    <w:lvl w:ilvl="5" w:tplc="CC4612EC">
      <w:numFmt w:val="decimal"/>
      <w:lvlText w:val=""/>
      <w:lvlJc w:val="left"/>
    </w:lvl>
    <w:lvl w:ilvl="6" w:tplc="47A606BE">
      <w:numFmt w:val="decimal"/>
      <w:lvlText w:val=""/>
      <w:lvlJc w:val="left"/>
    </w:lvl>
    <w:lvl w:ilvl="7" w:tplc="E6669CCE">
      <w:numFmt w:val="decimal"/>
      <w:lvlText w:val=""/>
      <w:lvlJc w:val="left"/>
    </w:lvl>
    <w:lvl w:ilvl="8" w:tplc="20D4B470">
      <w:numFmt w:val="decimal"/>
      <w:lvlText w:val=""/>
      <w:lvlJc w:val="left"/>
    </w:lvl>
  </w:abstractNum>
  <w:abstractNum w:abstractNumId="561">
    <w:nsid w:val="533A7CFD"/>
    <w:multiLevelType w:val="hybridMultilevel"/>
    <w:tmpl w:val="C0CA9CAE"/>
    <w:lvl w:ilvl="0" w:tplc="361C56A0">
      <w:start w:val="3"/>
      <w:numFmt w:val="upperLetter"/>
      <w:lvlText w:val="%1."/>
      <w:lvlJc w:val="left"/>
    </w:lvl>
    <w:lvl w:ilvl="1" w:tplc="BCDCFEE4">
      <w:start w:val="1"/>
      <w:numFmt w:val="bullet"/>
      <w:lvlText w:val="−"/>
      <w:lvlJc w:val="left"/>
    </w:lvl>
    <w:lvl w:ilvl="2" w:tplc="3550B9C8">
      <w:numFmt w:val="decimal"/>
      <w:lvlText w:val=""/>
      <w:lvlJc w:val="left"/>
    </w:lvl>
    <w:lvl w:ilvl="3" w:tplc="A964CD4A">
      <w:numFmt w:val="decimal"/>
      <w:lvlText w:val=""/>
      <w:lvlJc w:val="left"/>
    </w:lvl>
    <w:lvl w:ilvl="4" w:tplc="24588B98">
      <w:numFmt w:val="decimal"/>
      <w:lvlText w:val=""/>
      <w:lvlJc w:val="left"/>
    </w:lvl>
    <w:lvl w:ilvl="5" w:tplc="CABC0C9E">
      <w:numFmt w:val="decimal"/>
      <w:lvlText w:val=""/>
      <w:lvlJc w:val="left"/>
    </w:lvl>
    <w:lvl w:ilvl="6" w:tplc="566036AE">
      <w:numFmt w:val="decimal"/>
      <w:lvlText w:val=""/>
      <w:lvlJc w:val="left"/>
    </w:lvl>
    <w:lvl w:ilvl="7" w:tplc="16EEE628">
      <w:numFmt w:val="decimal"/>
      <w:lvlText w:val=""/>
      <w:lvlJc w:val="left"/>
    </w:lvl>
    <w:lvl w:ilvl="8" w:tplc="18FA9EB0">
      <w:numFmt w:val="decimal"/>
      <w:lvlText w:val=""/>
      <w:lvlJc w:val="left"/>
    </w:lvl>
  </w:abstractNum>
  <w:abstractNum w:abstractNumId="562">
    <w:nsid w:val="5340FFA9"/>
    <w:multiLevelType w:val="hybridMultilevel"/>
    <w:tmpl w:val="61CAFE4E"/>
    <w:lvl w:ilvl="0" w:tplc="9664F442">
      <w:start w:val="1"/>
      <w:numFmt w:val="decimal"/>
      <w:lvlText w:val="%1."/>
      <w:lvlJc w:val="left"/>
    </w:lvl>
    <w:lvl w:ilvl="1" w:tplc="1570F0D0">
      <w:numFmt w:val="decimal"/>
      <w:lvlText w:val=""/>
      <w:lvlJc w:val="left"/>
    </w:lvl>
    <w:lvl w:ilvl="2" w:tplc="1E863C0A">
      <w:numFmt w:val="decimal"/>
      <w:lvlText w:val=""/>
      <w:lvlJc w:val="left"/>
    </w:lvl>
    <w:lvl w:ilvl="3" w:tplc="97F2C48C">
      <w:numFmt w:val="decimal"/>
      <w:lvlText w:val=""/>
      <w:lvlJc w:val="left"/>
    </w:lvl>
    <w:lvl w:ilvl="4" w:tplc="C2DE6350">
      <w:numFmt w:val="decimal"/>
      <w:lvlText w:val=""/>
      <w:lvlJc w:val="left"/>
    </w:lvl>
    <w:lvl w:ilvl="5" w:tplc="535C453E">
      <w:numFmt w:val="decimal"/>
      <w:lvlText w:val=""/>
      <w:lvlJc w:val="left"/>
    </w:lvl>
    <w:lvl w:ilvl="6" w:tplc="AE463E48">
      <w:numFmt w:val="decimal"/>
      <w:lvlText w:val=""/>
      <w:lvlJc w:val="left"/>
    </w:lvl>
    <w:lvl w:ilvl="7" w:tplc="C7F6AE10">
      <w:numFmt w:val="decimal"/>
      <w:lvlText w:val=""/>
      <w:lvlJc w:val="left"/>
    </w:lvl>
    <w:lvl w:ilvl="8" w:tplc="37B0E7F6">
      <w:numFmt w:val="decimal"/>
      <w:lvlText w:val=""/>
      <w:lvlJc w:val="left"/>
    </w:lvl>
  </w:abstractNum>
  <w:abstractNum w:abstractNumId="563">
    <w:nsid w:val="534347A8"/>
    <w:multiLevelType w:val="hybridMultilevel"/>
    <w:tmpl w:val="BEC2AA48"/>
    <w:lvl w:ilvl="0" w:tplc="157456A4">
      <w:start w:val="2"/>
      <w:numFmt w:val="upperLetter"/>
      <w:lvlText w:val="%1."/>
      <w:lvlJc w:val="left"/>
    </w:lvl>
    <w:lvl w:ilvl="1" w:tplc="6D8272BC">
      <w:numFmt w:val="decimal"/>
      <w:lvlText w:val=""/>
      <w:lvlJc w:val="left"/>
    </w:lvl>
    <w:lvl w:ilvl="2" w:tplc="3280A8EE">
      <w:numFmt w:val="decimal"/>
      <w:lvlText w:val=""/>
      <w:lvlJc w:val="left"/>
    </w:lvl>
    <w:lvl w:ilvl="3" w:tplc="3456449E">
      <w:numFmt w:val="decimal"/>
      <w:lvlText w:val=""/>
      <w:lvlJc w:val="left"/>
    </w:lvl>
    <w:lvl w:ilvl="4" w:tplc="B0E25D4E">
      <w:numFmt w:val="decimal"/>
      <w:lvlText w:val=""/>
      <w:lvlJc w:val="left"/>
    </w:lvl>
    <w:lvl w:ilvl="5" w:tplc="16FACC10">
      <w:numFmt w:val="decimal"/>
      <w:lvlText w:val=""/>
      <w:lvlJc w:val="left"/>
    </w:lvl>
    <w:lvl w:ilvl="6" w:tplc="2B187F0E">
      <w:numFmt w:val="decimal"/>
      <w:lvlText w:val=""/>
      <w:lvlJc w:val="left"/>
    </w:lvl>
    <w:lvl w:ilvl="7" w:tplc="B5669AB0">
      <w:numFmt w:val="decimal"/>
      <w:lvlText w:val=""/>
      <w:lvlJc w:val="left"/>
    </w:lvl>
    <w:lvl w:ilvl="8" w:tplc="01E8770A">
      <w:numFmt w:val="decimal"/>
      <w:lvlText w:val=""/>
      <w:lvlJc w:val="left"/>
    </w:lvl>
  </w:abstractNum>
  <w:abstractNum w:abstractNumId="564">
    <w:nsid w:val="5398582C"/>
    <w:multiLevelType w:val="hybridMultilevel"/>
    <w:tmpl w:val="2DF448A6"/>
    <w:lvl w:ilvl="0" w:tplc="6E669958">
      <w:start w:val="3"/>
      <w:numFmt w:val="upperLetter"/>
      <w:lvlText w:val="%1."/>
      <w:lvlJc w:val="left"/>
    </w:lvl>
    <w:lvl w:ilvl="1" w:tplc="3EEE7BBC">
      <w:numFmt w:val="decimal"/>
      <w:lvlText w:val=""/>
      <w:lvlJc w:val="left"/>
    </w:lvl>
    <w:lvl w:ilvl="2" w:tplc="4C2EE450">
      <w:numFmt w:val="decimal"/>
      <w:lvlText w:val=""/>
      <w:lvlJc w:val="left"/>
    </w:lvl>
    <w:lvl w:ilvl="3" w:tplc="8006F820">
      <w:numFmt w:val="decimal"/>
      <w:lvlText w:val=""/>
      <w:lvlJc w:val="left"/>
    </w:lvl>
    <w:lvl w:ilvl="4" w:tplc="8EB2D354">
      <w:numFmt w:val="decimal"/>
      <w:lvlText w:val=""/>
      <w:lvlJc w:val="left"/>
    </w:lvl>
    <w:lvl w:ilvl="5" w:tplc="EE4C8BA2">
      <w:numFmt w:val="decimal"/>
      <w:lvlText w:val=""/>
      <w:lvlJc w:val="left"/>
    </w:lvl>
    <w:lvl w:ilvl="6" w:tplc="2D7C71B8">
      <w:numFmt w:val="decimal"/>
      <w:lvlText w:val=""/>
      <w:lvlJc w:val="left"/>
    </w:lvl>
    <w:lvl w:ilvl="7" w:tplc="13E6A2FA">
      <w:numFmt w:val="decimal"/>
      <w:lvlText w:val=""/>
      <w:lvlJc w:val="left"/>
    </w:lvl>
    <w:lvl w:ilvl="8" w:tplc="B89EFE46">
      <w:numFmt w:val="decimal"/>
      <w:lvlText w:val=""/>
      <w:lvlJc w:val="left"/>
    </w:lvl>
  </w:abstractNum>
  <w:abstractNum w:abstractNumId="565">
    <w:nsid w:val="53AE65DE"/>
    <w:multiLevelType w:val="hybridMultilevel"/>
    <w:tmpl w:val="547A2CE8"/>
    <w:lvl w:ilvl="0" w:tplc="3CD8B5BC">
      <w:start w:val="1"/>
      <w:numFmt w:val="bullet"/>
      <w:lvlText w:val="A"/>
      <w:lvlJc w:val="left"/>
    </w:lvl>
    <w:lvl w:ilvl="1" w:tplc="671E5F72">
      <w:numFmt w:val="decimal"/>
      <w:lvlText w:val=""/>
      <w:lvlJc w:val="left"/>
    </w:lvl>
    <w:lvl w:ilvl="2" w:tplc="F0B04578">
      <w:numFmt w:val="decimal"/>
      <w:lvlText w:val=""/>
      <w:lvlJc w:val="left"/>
    </w:lvl>
    <w:lvl w:ilvl="3" w:tplc="8EDAA2A4">
      <w:numFmt w:val="decimal"/>
      <w:lvlText w:val=""/>
      <w:lvlJc w:val="left"/>
    </w:lvl>
    <w:lvl w:ilvl="4" w:tplc="FAC64A20">
      <w:numFmt w:val="decimal"/>
      <w:lvlText w:val=""/>
      <w:lvlJc w:val="left"/>
    </w:lvl>
    <w:lvl w:ilvl="5" w:tplc="3764698E">
      <w:numFmt w:val="decimal"/>
      <w:lvlText w:val=""/>
      <w:lvlJc w:val="left"/>
    </w:lvl>
    <w:lvl w:ilvl="6" w:tplc="CEE81BCE">
      <w:numFmt w:val="decimal"/>
      <w:lvlText w:val=""/>
      <w:lvlJc w:val="left"/>
    </w:lvl>
    <w:lvl w:ilvl="7" w:tplc="0CCE88B2">
      <w:numFmt w:val="decimal"/>
      <w:lvlText w:val=""/>
      <w:lvlJc w:val="left"/>
    </w:lvl>
    <w:lvl w:ilvl="8" w:tplc="8F902BC4">
      <w:numFmt w:val="decimal"/>
      <w:lvlText w:val=""/>
      <w:lvlJc w:val="left"/>
    </w:lvl>
  </w:abstractNum>
  <w:abstractNum w:abstractNumId="566">
    <w:nsid w:val="53FB0875"/>
    <w:multiLevelType w:val="hybridMultilevel"/>
    <w:tmpl w:val="D526D1CC"/>
    <w:lvl w:ilvl="0" w:tplc="39607452">
      <w:start w:val="1"/>
      <w:numFmt w:val="decimal"/>
      <w:lvlText w:val="%1."/>
      <w:lvlJc w:val="left"/>
    </w:lvl>
    <w:lvl w:ilvl="1" w:tplc="C75EEDEA">
      <w:start w:val="1"/>
      <w:numFmt w:val="bullet"/>
      <w:lvlText w:val="−"/>
      <w:lvlJc w:val="left"/>
    </w:lvl>
    <w:lvl w:ilvl="2" w:tplc="B0289F12">
      <w:numFmt w:val="decimal"/>
      <w:lvlText w:val=""/>
      <w:lvlJc w:val="left"/>
    </w:lvl>
    <w:lvl w:ilvl="3" w:tplc="0696198A">
      <w:numFmt w:val="decimal"/>
      <w:lvlText w:val=""/>
      <w:lvlJc w:val="left"/>
    </w:lvl>
    <w:lvl w:ilvl="4" w:tplc="274AAD14">
      <w:numFmt w:val="decimal"/>
      <w:lvlText w:val=""/>
      <w:lvlJc w:val="left"/>
    </w:lvl>
    <w:lvl w:ilvl="5" w:tplc="65E43BC6">
      <w:numFmt w:val="decimal"/>
      <w:lvlText w:val=""/>
      <w:lvlJc w:val="left"/>
    </w:lvl>
    <w:lvl w:ilvl="6" w:tplc="79F2B306">
      <w:numFmt w:val="decimal"/>
      <w:lvlText w:val=""/>
      <w:lvlJc w:val="left"/>
    </w:lvl>
    <w:lvl w:ilvl="7" w:tplc="604E05CA">
      <w:numFmt w:val="decimal"/>
      <w:lvlText w:val=""/>
      <w:lvlJc w:val="left"/>
    </w:lvl>
    <w:lvl w:ilvl="8" w:tplc="9476F76A">
      <w:numFmt w:val="decimal"/>
      <w:lvlText w:val=""/>
      <w:lvlJc w:val="left"/>
    </w:lvl>
  </w:abstractNum>
  <w:abstractNum w:abstractNumId="567">
    <w:nsid w:val="5429ABEF"/>
    <w:multiLevelType w:val="hybridMultilevel"/>
    <w:tmpl w:val="DED04F4E"/>
    <w:lvl w:ilvl="0" w:tplc="F926CCBA">
      <w:start w:val="1"/>
      <w:numFmt w:val="bullet"/>
      <w:lvlText w:val="("/>
      <w:lvlJc w:val="left"/>
    </w:lvl>
    <w:lvl w:ilvl="1" w:tplc="9F46CB0E">
      <w:numFmt w:val="decimal"/>
      <w:lvlText w:val=""/>
      <w:lvlJc w:val="left"/>
    </w:lvl>
    <w:lvl w:ilvl="2" w:tplc="9260DA46">
      <w:numFmt w:val="decimal"/>
      <w:lvlText w:val=""/>
      <w:lvlJc w:val="left"/>
    </w:lvl>
    <w:lvl w:ilvl="3" w:tplc="479489F4">
      <w:numFmt w:val="decimal"/>
      <w:lvlText w:val=""/>
      <w:lvlJc w:val="left"/>
    </w:lvl>
    <w:lvl w:ilvl="4" w:tplc="CADE1B26">
      <w:numFmt w:val="decimal"/>
      <w:lvlText w:val=""/>
      <w:lvlJc w:val="left"/>
    </w:lvl>
    <w:lvl w:ilvl="5" w:tplc="F3A81B08">
      <w:numFmt w:val="decimal"/>
      <w:lvlText w:val=""/>
      <w:lvlJc w:val="left"/>
    </w:lvl>
    <w:lvl w:ilvl="6" w:tplc="405684E0">
      <w:numFmt w:val="decimal"/>
      <w:lvlText w:val=""/>
      <w:lvlJc w:val="left"/>
    </w:lvl>
    <w:lvl w:ilvl="7" w:tplc="F2E61D8A">
      <w:numFmt w:val="decimal"/>
      <w:lvlText w:val=""/>
      <w:lvlJc w:val="left"/>
    </w:lvl>
    <w:lvl w:ilvl="8" w:tplc="77FEEA04">
      <w:numFmt w:val="decimal"/>
      <w:lvlText w:val=""/>
      <w:lvlJc w:val="left"/>
    </w:lvl>
  </w:abstractNum>
  <w:abstractNum w:abstractNumId="568">
    <w:nsid w:val="542DA5B5"/>
    <w:multiLevelType w:val="hybridMultilevel"/>
    <w:tmpl w:val="8C145E8A"/>
    <w:lvl w:ilvl="0" w:tplc="2F4AB802">
      <w:start w:val="2"/>
      <w:numFmt w:val="upperLetter"/>
      <w:lvlText w:val="%1."/>
      <w:lvlJc w:val="left"/>
    </w:lvl>
    <w:lvl w:ilvl="1" w:tplc="D67AB2B8">
      <w:numFmt w:val="decimal"/>
      <w:lvlText w:val=""/>
      <w:lvlJc w:val="left"/>
    </w:lvl>
    <w:lvl w:ilvl="2" w:tplc="AC62D89A">
      <w:numFmt w:val="decimal"/>
      <w:lvlText w:val=""/>
      <w:lvlJc w:val="left"/>
    </w:lvl>
    <w:lvl w:ilvl="3" w:tplc="1BD8B3BE">
      <w:numFmt w:val="decimal"/>
      <w:lvlText w:val=""/>
      <w:lvlJc w:val="left"/>
    </w:lvl>
    <w:lvl w:ilvl="4" w:tplc="ED50A8CA">
      <w:numFmt w:val="decimal"/>
      <w:lvlText w:val=""/>
      <w:lvlJc w:val="left"/>
    </w:lvl>
    <w:lvl w:ilvl="5" w:tplc="BAF62902">
      <w:numFmt w:val="decimal"/>
      <w:lvlText w:val=""/>
      <w:lvlJc w:val="left"/>
    </w:lvl>
    <w:lvl w:ilvl="6" w:tplc="96B4EEB6">
      <w:numFmt w:val="decimal"/>
      <w:lvlText w:val=""/>
      <w:lvlJc w:val="left"/>
    </w:lvl>
    <w:lvl w:ilvl="7" w:tplc="4C443116">
      <w:numFmt w:val="decimal"/>
      <w:lvlText w:val=""/>
      <w:lvlJc w:val="left"/>
    </w:lvl>
    <w:lvl w:ilvl="8" w:tplc="757228DE">
      <w:numFmt w:val="decimal"/>
      <w:lvlText w:val=""/>
      <w:lvlJc w:val="left"/>
    </w:lvl>
  </w:abstractNum>
  <w:abstractNum w:abstractNumId="569">
    <w:nsid w:val="54E56D64"/>
    <w:multiLevelType w:val="hybridMultilevel"/>
    <w:tmpl w:val="8FCE5C0C"/>
    <w:lvl w:ilvl="0" w:tplc="990A94B8">
      <w:start w:val="1"/>
      <w:numFmt w:val="upperLetter"/>
      <w:lvlText w:val="%1."/>
      <w:lvlJc w:val="left"/>
    </w:lvl>
    <w:lvl w:ilvl="1" w:tplc="C85285FA">
      <w:numFmt w:val="decimal"/>
      <w:lvlText w:val=""/>
      <w:lvlJc w:val="left"/>
    </w:lvl>
    <w:lvl w:ilvl="2" w:tplc="58960B4E">
      <w:numFmt w:val="decimal"/>
      <w:lvlText w:val=""/>
      <w:lvlJc w:val="left"/>
    </w:lvl>
    <w:lvl w:ilvl="3" w:tplc="F60CF33C">
      <w:numFmt w:val="decimal"/>
      <w:lvlText w:val=""/>
      <w:lvlJc w:val="left"/>
    </w:lvl>
    <w:lvl w:ilvl="4" w:tplc="F54264D2">
      <w:numFmt w:val="decimal"/>
      <w:lvlText w:val=""/>
      <w:lvlJc w:val="left"/>
    </w:lvl>
    <w:lvl w:ilvl="5" w:tplc="48A2C0D0">
      <w:numFmt w:val="decimal"/>
      <w:lvlText w:val=""/>
      <w:lvlJc w:val="left"/>
    </w:lvl>
    <w:lvl w:ilvl="6" w:tplc="7326FC0A">
      <w:numFmt w:val="decimal"/>
      <w:lvlText w:val=""/>
      <w:lvlJc w:val="left"/>
    </w:lvl>
    <w:lvl w:ilvl="7" w:tplc="8E2EFEC6">
      <w:numFmt w:val="decimal"/>
      <w:lvlText w:val=""/>
      <w:lvlJc w:val="left"/>
    </w:lvl>
    <w:lvl w:ilvl="8" w:tplc="C116E8EE">
      <w:numFmt w:val="decimal"/>
      <w:lvlText w:val=""/>
      <w:lvlJc w:val="left"/>
    </w:lvl>
  </w:abstractNum>
  <w:abstractNum w:abstractNumId="570">
    <w:nsid w:val="5556A87B"/>
    <w:multiLevelType w:val="hybridMultilevel"/>
    <w:tmpl w:val="17D0DD00"/>
    <w:lvl w:ilvl="0" w:tplc="DD4C2D72">
      <w:start w:val="2"/>
      <w:numFmt w:val="upperLetter"/>
      <w:lvlText w:val="%1."/>
      <w:lvlJc w:val="left"/>
    </w:lvl>
    <w:lvl w:ilvl="1" w:tplc="F962E74C">
      <w:numFmt w:val="decimal"/>
      <w:lvlText w:val=""/>
      <w:lvlJc w:val="left"/>
    </w:lvl>
    <w:lvl w:ilvl="2" w:tplc="F4F02D82">
      <w:numFmt w:val="decimal"/>
      <w:lvlText w:val=""/>
      <w:lvlJc w:val="left"/>
    </w:lvl>
    <w:lvl w:ilvl="3" w:tplc="399437AA">
      <w:numFmt w:val="decimal"/>
      <w:lvlText w:val=""/>
      <w:lvlJc w:val="left"/>
    </w:lvl>
    <w:lvl w:ilvl="4" w:tplc="FF447A3A">
      <w:numFmt w:val="decimal"/>
      <w:lvlText w:val=""/>
      <w:lvlJc w:val="left"/>
    </w:lvl>
    <w:lvl w:ilvl="5" w:tplc="93BAC008">
      <w:numFmt w:val="decimal"/>
      <w:lvlText w:val=""/>
      <w:lvlJc w:val="left"/>
    </w:lvl>
    <w:lvl w:ilvl="6" w:tplc="A2A8ADE0">
      <w:numFmt w:val="decimal"/>
      <w:lvlText w:val=""/>
      <w:lvlJc w:val="left"/>
    </w:lvl>
    <w:lvl w:ilvl="7" w:tplc="E1F4DDFE">
      <w:numFmt w:val="decimal"/>
      <w:lvlText w:val=""/>
      <w:lvlJc w:val="left"/>
    </w:lvl>
    <w:lvl w:ilvl="8" w:tplc="DD4C6BD8">
      <w:numFmt w:val="decimal"/>
      <w:lvlText w:val=""/>
      <w:lvlJc w:val="left"/>
    </w:lvl>
  </w:abstractNum>
  <w:abstractNum w:abstractNumId="571">
    <w:nsid w:val="557E0515"/>
    <w:multiLevelType w:val="hybridMultilevel"/>
    <w:tmpl w:val="66F899D0"/>
    <w:lvl w:ilvl="0" w:tplc="4CAA9E0C">
      <w:start w:val="1"/>
      <w:numFmt w:val="upperLetter"/>
      <w:lvlText w:val="%1."/>
      <w:lvlJc w:val="left"/>
    </w:lvl>
    <w:lvl w:ilvl="1" w:tplc="A2924DF4">
      <w:numFmt w:val="decimal"/>
      <w:lvlText w:val=""/>
      <w:lvlJc w:val="left"/>
    </w:lvl>
    <w:lvl w:ilvl="2" w:tplc="11F69216">
      <w:numFmt w:val="decimal"/>
      <w:lvlText w:val=""/>
      <w:lvlJc w:val="left"/>
    </w:lvl>
    <w:lvl w:ilvl="3" w:tplc="BE1EFF3A">
      <w:numFmt w:val="decimal"/>
      <w:lvlText w:val=""/>
      <w:lvlJc w:val="left"/>
    </w:lvl>
    <w:lvl w:ilvl="4" w:tplc="FF8AF8CE">
      <w:numFmt w:val="decimal"/>
      <w:lvlText w:val=""/>
      <w:lvlJc w:val="left"/>
    </w:lvl>
    <w:lvl w:ilvl="5" w:tplc="87820B7C">
      <w:numFmt w:val="decimal"/>
      <w:lvlText w:val=""/>
      <w:lvlJc w:val="left"/>
    </w:lvl>
    <w:lvl w:ilvl="6" w:tplc="D3420414">
      <w:numFmt w:val="decimal"/>
      <w:lvlText w:val=""/>
      <w:lvlJc w:val="left"/>
    </w:lvl>
    <w:lvl w:ilvl="7" w:tplc="CD6C5E22">
      <w:numFmt w:val="decimal"/>
      <w:lvlText w:val=""/>
      <w:lvlJc w:val="left"/>
    </w:lvl>
    <w:lvl w:ilvl="8" w:tplc="B914BD06">
      <w:numFmt w:val="decimal"/>
      <w:lvlText w:val=""/>
      <w:lvlJc w:val="left"/>
    </w:lvl>
  </w:abstractNum>
  <w:abstractNum w:abstractNumId="572">
    <w:nsid w:val="55886153"/>
    <w:multiLevelType w:val="hybridMultilevel"/>
    <w:tmpl w:val="A61C0E98"/>
    <w:lvl w:ilvl="0" w:tplc="2C761462">
      <w:start w:val="1"/>
      <w:numFmt w:val="upperLetter"/>
      <w:lvlText w:val="%1."/>
      <w:lvlJc w:val="left"/>
    </w:lvl>
    <w:lvl w:ilvl="1" w:tplc="693EFE7A">
      <w:numFmt w:val="decimal"/>
      <w:lvlText w:val=""/>
      <w:lvlJc w:val="left"/>
    </w:lvl>
    <w:lvl w:ilvl="2" w:tplc="3520829C">
      <w:numFmt w:val="decimal"/>
      <w:lvlText w:val=""/>
      <w:lvlJc w:val="left"/>
    </w:lvl>
    <w:lvl w:ilvl="3" w:tplc="249E0BAE">
      <w:numFmt w:val="decimal"/>
      <w:lvlText w:val=""/>
      <w:lvlJc w:val="left"/>
    </w:lvl>
    <w:lvl w:ilvl="4" w:tplc="672A0CCE">
      <w:numFmt w:val="decimal"/>
      <w:lvlText w:val=""/>
      <w:lvlJc w:val="left"/>
    </w:lvl>
    <w:lvl w:ilvl="5" w:tplc="88242C04">
      <w:numFmt w:val="decimal"/>
      <w:lvlText w:val=""/>
      <w:lvlJc w:val="left"/>
    </w:lvl>
    <w:lvl w:ilvl="6" w:tplc="FA96D166">
      <w:numFmt w:val="decimal"/>
      <w:lvlText w:val=""/>
      <w:lvlJc w:val="left"/>
    </w:lvl>
    <w:lvl w:ilvl="7" w:tplc="C9FEB5D0">
      <w:numFmt w:val="decimal"/>
      <w:lvlText w:val=""/>
      <w:lvlJc w:val="left"/>
    </w:lvl>
    <w:lvl w:ilvl="8" w:tplc="5F2C7108">
      <w:numFmt w:val="decimal"/>
      <w:lvlText w:val=""/>
      <w:lvlJc w:val="left"/>
    </w:lvl>
  </w:abstractNum>
  <w:abstractNum w:abstractNumId="573">
    <w:nsid w:val="559060DB"/>
    <w:multiLevelType w:val="hybridMultilevel"/>
    <w:tmpl w:val="EAD807F6"/>
    <w:lvl w:ilvl="0" w:tplc="D01E9D3C">
      <w:start w:val="3"/>
      <w:numFmt w:val="decimal"/>
      <w:lvlText w:val="%1."/>
      <w:lvlJc w:val="left"/>
    </w:lvl>
    <w:lvl w:ilvl="1" w:tplc="973EAD46">
      <w:numFmt w:val="decimal"/>
      <w:lvlText w:val=""/>
      <w:lvlJc w:val="left"/>
    </w:lvl>
    <w:lvl w:ilvl="2" w:tplc="F5568DA6">
      <w:numFmt w:val="decimal"/>
      <w:lvlText w:val=""/>
      <w:lvlJc w:val="left"/>
    </w:lvl>
    <w:lvl w:ilvl="3" w:tplc="C5AE42D2">
      <w:numFmt w:val="decimal"/>
      <w:lvlText w:val=""/>
      <w:lvlJc w:val="left"/>
    </w:lvl>
    <w:lvl w:ilvl="4" w:tplc="EEDE64D2">
      <w:numFmt w:val="decimal"/>
      <w:lvlText w:val=""/>
      <w:lvlJc w:val="left"/>
    </w:lvl>
    <w:lvl w:ilvl="5" w:tplc="52CA70F6">
      <w:numFmt w:val="decimal"/>
      <w:lvlText w:val=""/>
      <w:lvlJc w:val="left"/>
    </w:lvl>
    <w:lvl w:ilvl="6" w:tplc="302C6E4E">
      <w:numFmt w:val="decimal"/>
      <w:lvlText w:val=""/>
      <w:lvlJc w:val="left"/>
    </w:lvl>
    <w:lvl w:ilvl="7" w:tplc="18388FCE">
      <w:numFmt w:val="decimal"/>
      <w:lvlText w:val=""/>
      <w:lvlJc w:val="left"/>
    </w:lvl>
    <w:lvl w:ilvl="8" w:tplc="74963A5A">
      <w:numFmt w:val="decimal"/>
      <w:lvlText w:val=""/>
      <w:lvlJc w:val="left"/>
    </w:lvl>
  </w:abstractNum>
  <w:abstractNum w:abstractNumId="574">
    <w:nsid w:val="55C3594C"/>
    <w:multiLevelType w:val="hybridMultilevel"/>
    <w:tmpl w:val="1690EF26"/>
    <w:lvl w:ilvl="0" w:tplc="33F24676">
      <w:start w:val="4"/>
      <w:numFmt w:val="decimal"/>
      <w:lvlText w:val="%1."/>
      <w:lvlJc w:val="left"/>
    </w:lvl>
    <w:lvl w:ilvl="1" w:tplc="6C58D570">
      <w:start w:val="1"/>
      <w:numFmt w:val="bullet"/>
      <w:lvlText w:val="−"/>
      <w:lvlJc w:val="left"/>
    </w:lvl>
    <w:lvl w:ilvl="2" w:tplc="B04CE096">
      <w:numFmt w:val="decimal"/>
      <w:lvlText w:val=""/>
      <w:lvlJc w:val="left"/>
    </w:lvl>
    <w:lvl w:ilvl="3" w:tplc="8F4E3512">
      <w:numFmt w:val="decimal"/>
      <w:lvlText w:val=""/>
      <w:lvlJc w:val="left"/>
    </w:lvl>
    <w:lvl w:ilvl="4" w:tplc="63DEC66E">
      <w:numFmt w:val="decimal"/>
      <w:lvlText w:val=""/>
      <w:lvlJc w:val="left"/>
    </w:lvl>
    <w:lvl w:ilvl="5" w:tplc="125A74B0">
      <w:numFmt w:val="decimal"/>
      <w:lvlText w:val=""/>
      <w:lvlJc w:val="left"/>
    </w:lvl>
    <w:lvl w:ilvl="6" w:tplc="11E25D4C">
      <w:numFmt w:val="decimal"/>
      <w:lvlText w:val=""/>
      <w:lvlJc w:val="left"/>
    </w:lvl>
    <w:lvl w:ilvl="7" w:tplc="B088F570">
      <w:numFmt w:val="decimal"/>
      <w:lvlText w:val=""/>
      <w:lvlJc w:val="left"/>
    </w:lvl>
    <w:lvl w:ilvl="8" w:tplc="69509262">
      <w:numFmt w:val="decimal"/>
      <w:lvlText w:val=""/>
      <w:lvlJc w:val="left"/>
    </w:lvl>
  </w:abstractNum>
  <w:abstractNum w:abstractNumId="575">
    <w:nsid w:val="55FEE0D1"/>
    <w:multiLevelType w:val="hybridMultilevel"/>
    <w:tmpl w:val="E8243122"/>
    <w:lvl w:ilvl="0" w:tplc="76286FF8">
      <w:start w:val="1"/>
      <w:numFmt w:val="upperLetter"/>
      <w:lvlText w:val="%1."/>
      <w:lvlJc w:val="left"/>
    </w:lvl>
    <w:lvl w:ilvl="1" w:tplc="0FD6C93E">
      <w:numFmt w:val="decimal"/>
      <w:lvlText w:val=""/>
      <w:lvlJc w:val="left"/>
    </w:lvl>
    <w:lvl w:ilvl="2" w:tplc="0700ECAE">
      <w:numFmt w:val="decimal"/>
      <w:lvlText w:val=""/>
      <w:lvlJc w:val="left"/>
    </w:lvl>
    <w:lvl w:ilvl="3" w:tplc="5D8ADF30">
      <w:numFmt w:val="decimal"/>
      <w:lvlText w:val=""/>
      <w:lvlJc w:val="left"/>
    </w:lvl>
    <w:lvl w:ilvl="4" w:tplc="E34EB448">
      <w:numFmt w:val="decimal"/>
      <w:lvlText w:val=""/>
      <w:lvlJc w:val="left"/>
    </w:lvl>
    <w:lvl w:ilvl="5" w:tplc="B888E6AC">
      <w:numFmt w:val="decimal"/>
      <w:lvlText w:val=""/>
      <w:lvlJc w:val="left"/>
    </w:lvl>
    <w:lvl w:ilvl="6" w:tplc="E08E398A">
      <w:numFmt w:val="decimal"/>
      <w:lvlText w:val=""/>
      <w:lvlJc w:val="left"/>
    </w:lvl>
    <w:lvl w:ilvl="7" w:tplc="E1AE62DE">
      <w:numFmt w:val="decimal"/>
      <w:lvlText w:val=""/>
      <w:lvlJc w:val="left"/>
    </w:lvl>
    <w:lvl w:ilvl="8" w:tplc="44CA58F6">
      <w:numFmt w:val="decimal"/>
      <w:lvlText w:val=""/>
      <w:lvlJc w:val="left"/>
    </w:lvl>
  </w:abstractNum>
  <w:abstractNum w:abstractNumId="576">
    <w:nsid w:val="56167394"/>
    <w:multiLevelType w:val="hybridMultilevel"/>
    <w:tmpl w:val="AF9805AC"/>
    <w:lvl w:ilvl="0" w:tplc="16D65274">
      <w:start w:val="1"/>
      <w:numFmt w:val="upperLetter"/>
      <w:lvlText w:val="%1."/>
      <w:lvlJc w:val="left"/>
    </w:lvl>
    <w:lvl w:ilvl="1" w:tplc="A70E6F0A">
      <w:numFmt w:val="decimal"/>
      <w:lvlText w:val=""/>
      <w:lvlJc w:val="left"/>
    </w:lvl>
    <w:lvl w:ilvl="2" w:tplc="5050A15E">
      <w:numFmt w:val="decimal"/>
      <w:lvlText w:val=""/>
      <w:lvlJc w:val="left"/>
    </w:lvl>
    <w:lvl w:ilvl="3" w:tplc="2CF2B4D0">
      <w:numFmt w:val="decimal"/>
      <w:lvlText w:val=""/>
      <w:lvlJc w:val="left"/>
    </w:lvl>
    <w:lvl w:ilvl="4" w:tplc="0AA00C9E">
      <w:numFmt w:val="decimal"/>
      <w:lvlText w:val=""/>
      <w:lvlJc w:val="left"/>
    </w:lvl>
    <w:lvl w:ilvl="5" w:tplc="7DEA0604">
      <w:numFmt w:val="decimal"/>
      <w:lvlText w:val=""/>
      <w:lvlJc w:val="left"/>
    </w:lvl>
    <w:lvl w:ilvl="6" w:tplc="16C619A6">
      <w:numFmt w:val="decimal"/>
      <w:lvlText w:val=""/>
      <w:lvlJc w:val="left"/>
    </w:lvl>
    <w:lvl w:ilvl="7" w:tplc="3920EAC8">
      <w:numFmt w:val="decimal"/>
      <w:lvlText w:val=""/>
      <w:lvlJc w:val="left"/>
    </w:lvl>
    <w:lvl w:ilvl="8" w:tplc="7C4CD0A8">
      <w:numFmt w:val="decimal"/>
      <w:lvlText w:val=""/>
      <w:lvlJc w:val="left"/>
    </w:lvl>
  </w:abstractNum>
  <w:abstractNum w:abstractNumId="577">
    <w:nsid w:val="563A1A5C"/>
    <w:multiLevelType w:val="hybridMultilevel"/>
    <w:tmpl w:val="92D2FF08"/>
    <w:lvl w:ilvl="0" w:tplc="7DF4841E">
      <w:start w:val="3"/>
      <w:numFmt w:val="upperLetter"/>
      <w:lvlText w:val="%1."/>
      <w:lvlJc w:val="left"/>
    </w:lvl>
    <w:lvl w:ilvl="1" w:tplc="04F477B8">
      <w:numFmt w:val="decimal"/>
      <w:lvlText w:val=""/>
      <w:lvlJc w:val="left"/>
    </w:lvl>
    <w:lvl w:ilvl="2" w:tplc="491626DC">
      <w:numFmt w:val="decimal"/>
      <w:lvlText w:val=""/>
      <w:lvlJc w:val="left"/>
    </w:lvl>
    <w:lvl w:ilvl="3" w:tplc="1364319C">
      <w:numFmt w:val="decimal"/>
      <w:lvlText w:val=""/>
      <w:lvlJc w:val="left"/>
    </w:lvl>
    <w:lvl w:ilvl="4" w:tplc="A6465108">
      <w:numFmt w:val="decimal"/>
      <w:lvlText w:val=""/>
      <w:lvlJc w:val="left"/>
    </w:lvl>
    <w:lvl w:ilvl="5" w:tplc="2E68A9D8">
      <w:numFmt w:val="decimal"/>
      <w:lvlText w:val=""/>
      <w:lvlJc w:val="left"/>
    </w:lvl>
    <w:lvl w:ilvl="6" w:tplc="39003F18">
      <w:numFmt w:val="decimal"/>
      <w:lvlText w:val=""/>
      <w:lvlJc w:val="left"/>
    </w:lvl>
    <w:lvl w:ilvl="7" w:tplc="F45CF53E">
      <w:numFmt w:val="decimal"/>
      <w:lvlText w:val=""/>
      <w:lvlJc w:val="left"/>
    </w:lvl>
    <w:lvl w:ilvl="8" w:tplc="05C247F2">
      <w:numFmt w:val="decimal"/>
      <w:lvlText w:val=""/>
      <w:lvlJc w:val="left"/>
    </w:lvl>
  </w:abstractNum>
  <w:abstractNum w:abstractNumId="578">
    <w:nsid w:val="564580C8"/>
    <w:multiLevelType w:val="hybridMultilevel"/>
    <w:tmpl w:val="35CC473C"/>
    <w:lvl w:ilvl="0" w:tplc="38C68770">
      <w:start w:val="1"/>
      <w:numFmt w:val="upperLetter"/>
      <w:lvlText w:val="%1."/>
      <w:lvlJc w:val="left"/>
    </w:lvl>
    <w:lvl w:ilvl="1" w:tplc="65B65438">
      <w:numFmt w:val="decimal"/>
      <w:lvlText w:val=""/>
      <w:lvlJc w:val="left"/>
    </w:lvl>
    <w:lvl w:ilvl="2" w:tplc="6560817C">
      <w:numFmt w:val="decimal"/>
      <w:lvlText w:val=""/>
      <w:lvlJc w:val="left"/>
    </w:lvl>
    <w:lvl w:ilvl="3" w:tplc="F8E6239A">
      <w:numFmt w:val="decimal"/>
      <w:lvlText w:val=""/>
      <w:lvlJc w:val="left"/>
    </w:lvl>
    <w:lvl w:ilvl="4" w:tplc="1CD0A256">
      <w:numFmt w:val="decimal"/>
      <w:lvlText w:val=""/>
      <w:lvlJc w:val="left"/>
    </w:lvl>
    <w:lvl w:ilvl="5" w:tplc="6360EEA4">
      <w:numFmt w:val="decimal"/>
      <w:lvlText w:val=""/>
      <w:lvlJc w:val="left"/>
    </w:lvl>
    <w:lvl w:ilvl="6" w:tplc="895C0D08">
      <w:numFmt w:val="decimal"/>
      <w:lvlText w:val=""/>
      <w:lvlJc w:val="left"/>
    </w:lvl>
    <w:lvl w:ilvl="7" w:tplc="2B3ACE80">
      <w:numFmt w:val="decimal"/>
      <w:lvlText w:val=""/>
      <w:lvlJc w:val="left"/>
    </w:lvl>
    <w:lvl w:ilvl="8" w:tplc="A8C88CA6">
      <w:numFmt w:val="decimal"/>
      <w:lvlText w:val=""/>
      <w:lvlJc w:val="left"/>
    </w:lvl>
  </w:abstractNum>
  <w:abstractNum w:abstractNumId="579">
    <w:nsid w:val="5661786E"/>
    <w:multiLevelType w:val="hybridMultilevel"/>
    <w:tmpl w:val="80FCEB38"/>
    <w:lvl w:ilvl="0" w:tplc="7472AD08">
      <w:start w:val="4"/>
      <w:numFmt w:val="decimal"/>
      <w:lvlText w:val="%1."/>
      <w:lvlJc w:val="left"/>
    </w:lvl>
    <w:lvl w:ilvl="1" w:tplc="B7AA75F6">
      <w:numFmt w:val="decimal"/>
      <w:lvlText w:val=""/>
      <w:lvlJc w:val="left"/>
    </w:lvl>
    <w:lvl w:ilvl="2" w:tplc="BF580E86">
      <w:numFmt w:val="decimal"/>
      <w:lvlText w:val=""/>
      <w:lvlJc w:val="left"/>
    </w:lvl>
    <w:lvl w:ilvl="3" w:tplc="93A6E684">
      <w:numFmt w:val="decimal"/>
      <w:lvlText w:val=""/>
      <w:lvlJc w:val="left"/>
    </w:lvl>
    <w:lvl w:ilvl="4" w:tplc="D2768DF0">
      <w:numFmt w:val="decimal"/>
      <w:lvlText w:val=""/>
      <w:lvlJc w:val="left"/>
    </w:lvl>
    <w:lvl w:ilvl="5" w:tplc="C0F03062">
      <w:numFmt w:val="decimal"/>
      <w:lvlText w:val=""/>
      <w:lvlJc w:val="left"/>
    </w:lvl>
    <w:lvl w:ilvl="6" w:tplc="7C6E15D0">
      <w:numFmt w:val="decimal"/>
      <w:lvlText w:val=""/>
      <w:lvlJc w:val="left"/>
    </w:lvl>
    <w:lvl w:ilvl="7" w:tplc="3C96C3F8">
      <w:numFmt w:val="decimal"/>
      <w:lvlText w:val=""/>
      <w:lvlJc w:val="left"/>
    </w:lvl>
    <w:lvl w:ilvl="8" w:tplc="8BCECEB8">
      <w:numFmt w:val="decimal"/>
      <w:lvlText w:val=""/>
      <w:lvlJc w:val="left"/>
    </w:lvl>
  </w:abstractNum>
  <w:abstractNum w:abstractNumId="580">
    <w:nsid w:val="566EC29B"/>
    <w:multiLevelType w:val="hybridMultilevel"/>
    <w:tmpl w:val="05248BF2"/>
    <w:lvl w:ilvl="0" w:tplc="5C76A5A4">
      <w:start w:val="2"/>
      <w:numFmt w:val="upperLetter"/>
      <w:lvlText w:val="%1."/>
      <w:lvlJc w:val="left"/>
    </w:lvl>
    <w:lvl w:ilvl="1" w:tplc="2284A024">
      <w:numFmt w:val="decimal"/>
      <w:lvlText w:val=""/>
      <w:lvlJc w:val="left"/>
    </w:lvl>
    <w:lvl w:ilvl="2" w:tplc="278A1C02">
      <w:numFmt w:val="decimal"/>
      <w:lvlText w:val=""/>
      <w:lvlJc w:val="left"/>
    </w:lvl>
    <w:lvl w:ilvl="3" w:tplc="B9FC7096">
      <w:numFmt w:val="decimal"/>
      <w:lvlText w:val=""/>
      <w:lvlJc w:val="left"/>
    </w:lvl>
    <w:lvl w:ilvl="4" w:tplc="89805330">
      <w:numFmt w:val="decimal"/>
      <w:lvlText w:val=""/>
      <w:lvlJc w:val="left"/>
    </w:lvl>
    <w:lvl w:ilvl="5" w:tplc="EDBA7B44">
      <w:numFmt w:val="decimal"/>
      <w:lvlText w:val=""/>
      <w:lvlJc w:val="left"/>
    </w:lvl>
    <w:lvl w:ilvl="6" w:tplc="61963A54">
      <w:numFmt w:val="decimal"/>
      <w:lvlText w:val=""/>
      <w:lvlJc w:val="left"/>
    </w:lvl>
    <w:lvl w:ilvl="7" w:tplc="29F4FD9A">
      <w:numFmt w:val="decimal"/>
      <w:lvlText w:val=""/>
      <w:lvlJc w:val="left"/>
    </w:lvl>
    <w:lvl w:ilvl="8" w:tplc="7FA66280">
      <w:numFmt w:val="decimal"/>
      <w:lvlText w:val=""/>
      <w:lvlJc w:val="left"/>
    </w:lvl>
  </w:abstractNum>
  <w:abstractNum w:abstractNumId="581">
    <w:nsid w:val="5670E3ED"/>
    <w:multiLevelType w:val="hybridMultilevel"/>
    <w:tmpl w:val="127A3676"/>
    <w:lvl w:ilvl="0" w:tplc="A6D24A54">
      <w:start w:val="1"/>
      <w:numFmt w:val="upperLetter"/>
      <w:lvlText w:val="%1."/>
      <w:lvlJc w:val="left"/>
    </w:lvl>
    <w:lvl w:ilvl="1" w:tplc="CCB0312A">
      <w:numFmt w:val="decimal"/>
      <w:lvlText w:val=""/>
      <w:lvlJc w:val="left"/>
    </w:lvl>
    <w:lvl w:ilvl="2" w:tplc="633C643C">
      <w:numFmt w:val="decimal"/>
      <w:lvlText w:val=""/>
      <w:lvlJc w:val="left"/>
    </w:lvl>
    <w:lvl w:ilvl="3" w:tplc="DB6679EC">
      <w:numFmt w:val="decimal"/>
      <w:lvlText w:val=""/>
      <w:lvlJc w:val="left"/>
    </w:lvl>
    <w:lvl w:ilvl="4" w:tplc="DF2EA73C">
      <w:numFmt w:val="decimal"/>
      <w:lvlText w:val=""/>
      <w:lvlJc w:val="left"/>
    </w:lvl>
    <w:lvl w:ilvl="5" w:tplc="1DE661E4">
      <w:numFmt w:val="decimal"/>
      <w:lvlText w:val=""/>
      <w:lvlJc w:val="left"/>
    </w:lvl>
    <w:lvl w:ilvl="6" w:tplc="D4B47482">
      <w:numFmt w:val="decimal"/>
      <w:lvlText w:val=""/>
      <w:lvlJc w:val="left"/>
    </w:lvl>
    <w:lvl w:ilvl="7" w:tplc="44562DD2">
      <w:numFmt w:val="decimal"/>
      <w:lvlText w:val=""/>
      <w:lvlJc w:val="left"/>
    </w:lvl>
    <w:lvl w:ilvl="8" w:tplc="42DA081A">
      <w:numFmt w:val="decimal"/>
      <w:lvlText w:val=""/>
      <w:lvlJc w:val="left"/>
    </w:lvl>
  </w:abstractNum>
  <w:abstractNum w:abstractNumId="582">
    <w:nsid w:val="567D2763"/>
    <w:multiLevelType w:val="hybridMultilevel"/>
    <w:tmpl w:val="B0F2B3CA"/>
    <w:lvl w:ilvl="0" w:tplc="E3804D44">
      <w:start w:val="3"/>
      <w:numFmt w:val="upperLetter"/>
      <w:lvlText w:val="%1."/>
      <w:lvlJc w:val="left"/>
    </w:lvl>
    <w:lvl w:ilvl="1" w:tplc="7E306ACA">
      <w:numFmt w:val="decimal"/>
      <w:lvlText w:val=""/>
      <w:lvlJc w:val="left"/>
    </w:lvl>
    <w:lvl w:ilvl="2" w:tplc="64381E46">
      <w:numFmt w:val="decimal"/>
      <w:lvlText w:val=""/>
      <w:lvlJc w:val="left"/>
    </w:lvl>
    <w:lvl w:ilvl="3" w:tplc="E24ACB4E">
      <w:numFmt w:val="decimal"/>
      <w:lvlText w:val=""/>
      <w:lvlJc w:val="left"/>
    </w:lvl>
    <w:lvl w:ilvl="4" w:tplc="FE8CFB84">
      <w:numFmt w:val="decimal"/>
      <w:lvlText w:val=""/>
      <w:lvlJc w:val="left"/>
    </w:lvl>
    <w:lvl w:ilvl="5" w:tplc="9AA086CC">
      <w:numFmt w:val="decimal"/>
      <w:lvlText w:val=""/>
      <w:lvlJc w:val="left"/>
    </w:lvl>
    <w:lvl w:ilvl="6" w:tplc="D75C75CA">
      <w:numFmt w:val="decimal"/>
      <w:lvlText w:val=""/>
      <w:lvlJc w:val="left"/>
    </w:lvl>
    <w:lvl w:ilvl="7" w:tplc="440E5D64">
      <w:numFmt w:val="decimal"/>
      <w:lvlText w:val=""/>
      <w:lvlJc w:val="left"/>
    </w:lvl>
    <w:lvl w:ilvl="8" w:tplc="2110D63A">
      <w:numFmt w:val="decimal"/>
      <w:lvlText w:val=""/>
      <w:lvlJc w:val="left"/>
    </w:lvl>
  </w:abstractNum>
  <w:abstractNum w:abstractNumId="583">
    <w:nsid w:val="569BC2B2"/>
    <w:multiLevelType w:val="hybridMultilevel"/>
    <w:tmpl w:val="599042FC"/>
    <w:lvl w:ilvl="0" w:tplc="1C089E6C">
      <w:start w:val="3"/>
      <w:numFmt w:val="upperLetter"/>
      <w:lvlText w:val="%1."/>
      <w:lvlJc w:val="left"/>
    </w:lvl>
    <w:lvl w:ilvl="1" w:tplc="03702168">
      <w:start w:val="1"/>
      <w:numFmt w:val="bullet"/>
      <w:lvlText w:val="в"/>
      <w:lvlJc w:val="left"/>
    </w:lvl>
    <w:lvl w:ilvl="2" w:tplc="00D2BBC6">
      <w:start w:val="1"/>
      <w:numFmt w:val="bullet"/>
      <w:lvlText w:val="−"/>
      <w:lvlJc w:val="left"/>
    </w:lvl>
    <w:lvl w:ilvl="3" w:tplc="0C80DEE8">
      <w:numFmt w:val="decimal"/>
      <w:lvlText w:val=""/>
      <w:lvlJc w:val="left"/>
    </w:lvl>
    <w:lvl w:ilvl="4" w:tplc="F3B031A8">
      <w:numFmt w:val="decimal"/>
      <w:lvlText w:val=""/>
      <w:lvlJc w:val="left"/>
    </w:lvl>
    <w:lvl w:ilvl="5" w:tplc="5A1653DC">
      <w:numFmt w:val="decimal"/>
      <w:lvlText w:val=""/>
      <w:lvlJc w:val="left"/>
    </w:lvl>
    <w:lvl w:ilvl="6" w:tplc="92A68FFE">
      <w:numFmt w:val="decimal"/>
      <w:lvlText w:val=""/>
      <w:lvlJc w:val="left"/>
    </w:lvl>
    <w:lvl w:ilvl="7" w:tplc="6F324B3C">
      <w:numFmt w:val="decimal"/>
      <w:lvlText w:val=""/>
      <w:lvlJc w:val="left"/>
    </w:lvl>
    <w:lvl w:ilvl="8" w:tplc="A8C29316">
      <w:numFmt w:val="decimal"/>
      <w:lvlText w:val=""/>
      <w:lvlJc w:val="left"/>
    </w:lvl>
  </w:abstractNum>
  <w:abstractNum w:abstractNumId="584">
    <w:nsid w:val="56CDFABB"/>
    <w:multiLevelType w:val="hybridMultilevel"/>
    <w:tmpl w:val="B31489BC"/>
    <w:lvl w:ilvl="0" w:tplc="66C0628A">
      <w:start w:val="3"/>
      <w:numFmt w:val="upperLetter"/>
      <w:lvlText w:val="%1."/>
      <w:lvlJc w:val="left"/>
    </w:lvl>
    <w:lvl w:ilvl="1" w:tplc="AFD8874E">
      <w:numFmt w:val="decimal"/>
      <w:lvlText w:val=""/>
      <w:lvlJc w:val="left"/>
    </w:lvl>
    <w:lvl w:ilvl="2" w:tplc="52669C64">
      <w:numFmt w:val="decimal"/>
      <w:lvlText w:val=""/>
      <w:lvlJc w:val="left"/>
    </w:lvl>
    <w:lvl w:ilvl="3" w:tplc="2E06110E">
      <w:numFmt w:val="decimal"/>
      <w:lvlText w:val=""/>
      <w:lvlJc w:val="left"/>
    </w:lvl>
    <w:lvl w:ilvl="4" w:tplc="869238BE">
      <w:numFmt w:val="decimal"/>
      <w:lvlText w:val=""/>
      <w:lvlJc w:val="left"/>
    </w:lvl>
    <w:lvl w:ilvl="5" w:tplc="1D56E084">
      <w:numFmt w:val="decimal"/>
      <w:lvlText w:val=""/>
      <w:lvlJc w:val="left"/>
    </w:lvl>
    <w:lvl w:ilvl="6" w:tplc="B1407BD2">
      <w:numFmt w:val="decimal"/>
      <w:lvlText w:val=""/>
      <w:lvlJc w:val="left"/>
    </w:lvl>
    <w:lvl w:ilvl="7" w:tplc="A418AFE6">
      <w:numFmt w:val="decimal"/>
      <w:lvlText w:val=""/>
      <w:lvlJc w:val="left"/>
    </w:lvl>
    <w:lvl w:ilvl="8" w:tplc="79E834D2">
      <w:numFmt w:val="decimal"/>
      <w:lvlText w:val=""/>
      <w:lvlJc w:val="left"/>
    </w:lvl>
  </w:abstractNum>
  <w:abstractNum w:abstractNumId="585">
    <w:nsid w:val="56D43898"/>
    <w:multiLevelType w:val="hybridMultilevel"/>
    <w:tmpl w:val="CC72C7AC"/>
    <w:lvl w:ilvl="0" w:tplc="B80E7FFA">
      <w:start w:val="7"/>
      <w:numFmt w:val="decimal"/>
      <w:lvlText w:val="%1."/>
      <w:lvlJc w:val="left"/>
    </w:lvl>
    <w:lvl w:ilvl="1" w:tplc="17CC4484">
      <w:numFmt w:val="decimal"/>
      <w:lvlText w:val=""/>
      <w:lvlJc w:val="left"/>
    </w:lvl>
    <w:lvl w:ilvl="2" w:tplc="0EA07ECA">
      <w:numFmt w:val="decimal"/>
      <w:lvlText w:val=""/>
      <w:lvlJc w:val="left"/>
    </w:lvl>
    <w:lvl w:ilvl="3" w:tplc="A30ED98E">
      <w:numFmt w:val="decimal"/>
      <w:lvlText w:val=""/>
      <w:lvlJc w:val="left"/>
    </w:lvl>
    <w:lvl w:ilvl="4" w:tplc="DB62C68A">
      <w:numFmt w:val="decimal"/>
      <w:lvlText w:val=""/>
      <w:lvlJc w:val="left"/>
    </w:lvl>
    <w:lvl w:ilvl="5" w:tplc="0E3C808C">
      <w:numFmt w:val="decimal"/>
      <w:lvlText w:val=""/>
      <w:lvlJc w:val="left"/>
    </w:lvl>
    <w:lvl w:ilvl="6" w:tplc="2338A450">
      <w:numFmt w:val="decimal"/>
      <w:lvlText w:val=""/>
      <w:lvlJc w:val="left"/>
    </w:lvl>
    <w:lvl w:ilvl="7" w:tplc="3F643430">
      <w:numFmt w:val="decimal"/>
      <w:lvlText w:val=""/>
      <w:lvlJc w:val="left"/>
    </w:lvl>
    <w:lvl w:ilvl="8" w:tplc="8B220BE0">
      <w:numFmt w:val="decimal"/>
      <w:lvlText w:val=""/>
      <w:lvlJc w:val="left"/>
    </w:lvl>
  </w:abstractNum>
  <w:abstractNum w:abstractNumId="586">
    <w:nsid w:val="56E57D3D"/>
    <w:multiLevelType w:val="hybridMultilevel"/>
    <w:tmpl w:val="1C7E5E50"/>
    <w:lvl w:ilvl="0" w:tplc="85C8C044">
      <w:start w:val="4"/>
      <w:numFmt w:val="decimal"/>
      <w:lvlText w:val="%1."/>
      <w:lvlJc w:val="left"/>
    </w:lvl>
    <w:lvl w:ilvl="1" w:tplc="A3A69AF8">
      <w:numFmt w:val="decimal"/>
      <w:lvlText w:val=""/>
      <w:lvlJc w:val="left"/>
    </w:lvl>
    <w:lvl w:ilvl="2" w:tplc="9278874A">
      <w:numFmt w:val="decimal"/>
      <w:lvlText w:val=""/>
      <w:lvlJc w:val="left"/>
    </w:lvl>
    <w:lvl w:ilvl="3" w:tplc="B9B4AC22">
      <w:numFmt w:val="decimal"/>
      <w:lvlText w:val=""/>
      <w:lvlJc w:val="left"/>
    </w:lvl>
    <w:lvl w:ilvl="4" w:tplc="20E663FE">
      <w:numFmt w:val="decimal"/>
      <w:lvlText w:val=""/>
      <w:lvlJc w:val="left"/>
    </w:lvl>
    <w:lvl w:ilvl="5" w:tplc="6B307D22">
      <w:numFmt w:val="decimal"/>
      <w:lvlText w:val=""/>
      <w:lvlJc w:val="left"/>
    </w:lvl>
    <w:lvl w:ilvl="6" w:tplc="DF96FCD4">
      <w:numFmt w:val="decimal"/>
      <w:lvlText w:val=""/>
      <w:lvlJc w:val="left"/>
    </w:lvl>
    <w:lvl w:ilvl="7" w:tplc="05E20DF8">
      <w:numFmt w:val="decimal"/>
      <w:lvlText w:val=""/>
      <w:lvlJc w:val="left"/>
    </w:lvl>
    <w:lvl w:ilvl="8" w:tplc="3B6AC8C6">
      <w:numFmt w:val="decimal"/>
      <w:lvlText w:val=""/>
      <w:lvlJc w:val="left"/>
    </w:lvl>
  </w:abstractNum>
  <w:abstractNum w:abstractNumId="587">
    <w:nsid w:val="570FD06B"/>
    <w:multiLevelType w:val="hybridMultilevel"/>
    <w:tmpl w:val="87E4A64E"/>
    <w:lvl w:ilvl="0" w:tplc="A2AA038A">
      <w:start w:val="6"/>
      <w:numFmt w:val="decimal"/>
      <w:lvlText w:val="%1."/>
      <w:lvlJc w:val="left"/>
    </w:lvl>
    <w:lvl w:ilvl="1" w:tplc="FFA853B6">
      <w:numFmt w:val="decimal"/>
      <w:lvlText w:val=""/>
      <w:lvlJc w:val="left"/>
    </w:lvl>
    <w:lvl w:ilvl="2" w:tplc="EC6C9812">
      <w:numFmt w:val="decimal"/>
      <w:lvlText w:val=""/>
      <w:lvlJc w:val="left"/>
    </w:lvl>
    <w:lvl w:ilvl="3" w:tplc="4FE0B3E4">
      <w:numFmt w:val="decimal"/>
      <w:lvlText w:val=""/>
      <w:lvlJc w:val="left"/>
    </w:lvl>
    <w:lvl w:ilvl="4" w:tplc="B114E276">
      <w:numFmt w:val="decimal"/>
      <w:lvlText w:val=""/>
      <w:lvlJc w:val="left"/>
    </w:lvl>
    <w:lvl w:ilvl="5" w:tplc="81EA87D0">
      <w:numFmt w:val="decimal"/>
      <w:lvlText w:val=""/>
      <w:lvlJc w:val="left"/>
    </w:lvl>
    <w:lvl w:ilvl="6" w:tplc="DCE0FB4E">
      <w:numFmt w:val="decimal"/>
      <w:lvlText w:val=""/>
      <w:lvlJc w:val="left"/>
    </w:lvl>
    <w:lvl w:ilvl="7" w:tplc="6DC20DB8">
      <w:numFmt w:val="decimal"/>
      <w:lvlText w:val=""/>
      <w:lvlJc w:val="left"/>
    </w:lvl>
    <w:lvl w:ilvl="8" w:tplc="A7C4BDFE">
      <w:numFmt w:val="decimal"/>
      <w:lvlText w:val=""/>
      <w:lvlJc w:val="left"/>
    </w:lvl>
  </w:abstractNum>
  <w:abstractNum w:abstractNumId="588">
    <w:nsid w:val="576FC41B"/>
    <w:multiLevelType w:val="hybridMultilevel"/>
    <w:tmpl w:val="9754008C"/>
    <w:lvl w:ilvl="0" w:tplc="35882F38">
      <w:start w:val="3"/>
      <w:numFmt w:val="upperLetter"/>
      <w:lvlText w:val="%1."/>
      <w:lvlJc w:val="left"/>
    </w:lvl>
    <w:lvl w:ilvl="1" w:tplc="E3860EEA">
      <w:numFmt w:val="decimal"/>
      <w:lvlText w:val=""/>
      <w:lvlJc w:val="left"/>
    </w:lvl>
    <w:lvl w:ilvl="2" w:tplc="ACBE86D0">
      <w:numFmt w:val="decimal"/>
      <w:lvlText w:val=""/>
      <w:lvlJc w:val="left"/>
    </w:lvl>
    <w:lvl w:ilvl="3" w:tplc="8132FCE0">
      <w:numFmt w:val="decimal"/>
      <w:lvlText w:val=""/>
      <w:lvlJc w:val="left"/>
    </w:lvl>
    <w:lvl w:ilvl="4" w:tplc="DBE2F480">
      <w:numFmt w:val="decimal"/>
      <w:lvlText w:val=""/>
      <w:lvlJc w:val="left"/>
    </w:lvl>
    <w:lvl w:ilvl="5" w:tplc="74787A76">
      <w:numFmt w:val="decimal"/>
      <w:lvlText w:val=""/>
      <w:lvlJc w:val="left"/>
    </w:lvl>
    <w:lvl w:ilvl="6" w:tplc="A7A29E6E">
      <w:numFmt w:val="decimal"/>
      <w:lvlText w:val=""/>
      <w:lvlJc w:val="left"/>
    </w:lvl>
    <w:lvl w:ilvl="7" w:tplc="645467D2">
      <w:numFmt w:val="decimal"/>
      <w:lvlText w:val=""/>
      <w:lvlJc w:val="left"/>
    </w:lvl>
    <w:lvl w:ilvl="8" w:tplc="76F6542A">
      <w:numFmt w:val="decimal"/>
      <w:lvlText w:val=""/>
      <w:lvlJc w:val="left"/>
    </w:lvl>
  </w:abstractNum>
  <w:abstractNum w:abstractNumId="589">
    <w:nsid w:val="5787D524"/>
    <w:multiLevelType w:val="hybridMultilevel"/>
    <w:tmpl w:val="68223A82"/>
    <w:lvl w:ilvl="0" w:tplc="E64EEFC2">
      <w:start w:val="4"/>
      <w:numFmt w:val="decimal"/>
      <w:lvlText w:val="%1."/>
      <w:lvlJc w:val="left"/>
    </w:lvl>
    <w:lvl w:ilvl="1" w:tplc="897AA784">
      <w:start w:val="1"/>
      <w:numFmt w:val="bullet"/>
      <w:lvlText w:val="−"/>
      <w:lvlJc w:val="left"/>
    </w:lvl>
    <w:lvl w:ilvl="2" w:tplc="0BA8AA74">
      <w:numFmt w:val="decimal"/>
      <w:lvlText w:val=""/>
      <w:lvlJc w:val="left"/>
    </w:lvl>
    <w:lvl w:ilvl="3" w:tplc="997498CE">
      <w:numFmt w:val="decimal"/>
      <w:lvlText w:val=""/>
      <w:lvlJc w:val="left"/>
    </w:lvl>
    <w:lvl w:ilvl="4" w:tplc="C3145560">
      <w:numFmt w:val="decimal"/>
      <w:lvlText w:val=""/>
      <w:lvlJc w:val="left"/>
    </w:lvl>
    <w:lvl w:ilvl="5" w:tplc="A790E1A8">
      <w:numFmt w:val="decimal"/>
      <w:lvlText w:val=""/>
      <w:lvlJc w:val="left"/>
    </w:lvl>
    <w:lvl w:ilvl="6" w:tplc="AF9A144E">
      <w:numFmt w:val="decimal"/>
      <w:lvlText w:val=""/>
      <w:lvlJc w:val="left"/>
    </w:lvl>
    <w:lvl w:ilvl="7" w:tplc="6924F8BE">
      <w:numFmt w:val="decimal"/>
      <w:lvlText w:val=""/>
      <w:lvlJc w:val="left"/>
    </w:lvl>
    <w:lvl w:ilvl="8" w:tplc="43F0C56A">
      <w:numFmt w:val="decimal"/>
      <w:lvlText w:val=""/>
      <w:lvlJc w:val="left"/>
    </w:lvl>
  </w:abstractNum>
  <w:abstractNum w:abstractNumId="590">
    <w:nsid w:val="5800E34B"/>
    <w:multiLevelType w:val="hybridMultilevel"/>
    <w:tmpl w:val="1EBEDF84"/>
    <w:lvl w:ilvl="0" w:tplc="8ECCBDDC">
      <w:start w:val="1"/>
      <w:numFmt w:val="bullet"/>
      <w:lvlText w:val="в"/>
      <w:lvlJc w:val="left"/>
    </w:lvl>
    <w:lvl w:ilvl="1" w:tplc="2BA6F67E">
      <w:numFmt w:val="decimal"/>
      <w:lvlText w:val=""/>
      <w:lvlJc w:val="left"/>
    </w:lvl>
    <w:lvl w:ilvl="2" w:tplc="D9040D52">
      <w:numFmt w:val="decimal"/>
      <w:lvlText w:val=""/>
      <w:lvlJc w:val="left"/>
    </w:lvl>
    <w:lvl w:ilvl="3" w:tplc="4C1C310A">
      <w:numFmt w:val="decimal"/>
      <w:lvlText w:val=""/>
      <w:lvlJc w:val="left"/>
    </w:lvl>
    <w:lvl w:ilvl="4" w:tplc="DB82C976">
      <w:numFmt w:val="decimal"/>
      <w:lvlText w:val=""/>
      <w:lvlJc w:val="left"/>
    </w:lvl>
    <w:lvl w:ilvl="5" w:tplc="4D2C0918">
      <w:numFmt w:val="decimal"/>
      <w:lvlText w:val=""/>
      <w:lvlJc w:val="left"/>
    </w:lvl>
    <w:lvl w:ilvl="6" w:tplc="35880252">
      <w:numFmt w:val="decimal"/>
      <w:lvlText w:val=""/>
      <w:lvlJc w:val="left"/>
    </w:lvl>
    <w:lvl w:ilvl="7" w:tplc="739CB6F2">
      <w:numFmt w:val="decimal"/>
      <w:lvlText w:val=""/>
      <w:lvlJc w:val="left"/>
    </w:lvl>
    <w:lvl w:ilvl="8" w:tplc="0784C3A6">
      <w:numFmt w:val="decimal"/>
      <w:lvlText w:val=""/>
      <w:lvlJc w:val="left"/>
    </w:lvl>
  </w:abstractNum>
  <w:abstractNum w:abstractNumId="591">
    <w:nsid w:val="58625C6D"/>
    <w:multiLevelType w:val="hybridMultilevel"/>
    <w:tmpl w:val="15B063DE"/>
    <w:lvl w:ilvl="0" w:tplc="A072E284">
      <w:start w:val="1"/>
      <w:numFmt w:val="bullet"/>
      <w:lvlText w:val="("/>
      <w:lvlJc w:val="left"/>
    </w:lvl>
    <w:lvl w:ilvl="1" w:tplc="6798B230">
      <w:numFmt w:val="decimal"/>
      <w:lvlText w:val=""/>
      <w:lvlJc w:val="left"/>
    </w:lvl>
    <w:lvl w:ilvl="2" w:tplc="48A691D2">
      <w:numFmt w:val="decimal"/>
      <w:lvlText w:val=""/>
      <w:lvlJc w:val="left"/>
    </w:lvl>
    <w:lvl w:ilvl="3" w:tplc="B6B6DBEC">
      <w:numFmt w:val="decimal"/>
      <w:lvlText w:val=""/>
      <w:lvlJc w:val="left"/>
    </w:lvl>
    <w:lvl w:ilvl="4" w:tplc="8A7079E6">
      <w:numFmt w:val="decimal"/>
      <w:lvlText w:val=""/>
      <w:lvlJc w:val="left"/>
    </w:lvl>
    <w:lvl w:ilvl="5" w:tplc="0726A4BC">
      <w:numFmt w:val="decimal"/>
      <w:lvlText w:val=""/>
      <w:lvlJc w:val="left"/>
    </w:lvl>
    <w:lvl w:ilvl="6" w:tplc="74241656">
      <w:numFmt w:val="decimal"/>
      <w:lvlText w:val=""/>
      <w:lvlJc w:val="left"/>
    </w:lvl>
    <w:lvl w:ilvl="7" w:tplc="21842F3E">
      <w:numFmt w:val="decimal"/>
      <w:lvlText w:val=""/>
      <w:lvlJc w:val="left"/>
    </w:lvl>
    <w:lvl w:ilvl="8" w:tplc="AC027E9A">
      <w:numFmt w:val="decimal"/>
      <w:lvlText w:val=""/>
      <w:lvlJc w:val="left"/>
    </w:lvl>
  </w:abstractNum>
  <w:abstractNum w:abstractNumId="592">
    <w:nsid w:val="588B1C7C"/>
    <w:multiLevelType w:val="hybridMultilevel"/>
    <w:tmpl w:val="3F4247BC"/>
    <w:lvl w:ilvl="0" w:tplc="814E227E">
      <w:start w:val="2"/>
      <w:numFmt w:val="decimal"/>
      <w:lvlText w:val="%1."/>
      <w:lvlJc w:val="left"/>
    </w:lvl>
    <w:lvl w:ilvl="1" w:tplc="9AE60984">
      <w:start w:val="1"/>
      <w:numFmt w:val="bullet"/>
      <w:lvlText w:val="−"/>
      <w:lvlJc w:val="left"/>
    </w:lvl>
    <w:lvl w:ilvl="2" w:tplc="92125086">
      <w:numFmt w:val="decimal"/>
      <w:lvlText w:val=""/>
      <w:lvlJc w:val="left"/>
    </w:lvl>
    <w:lvl w:ilvl="3" w:tplc="83C46826">
      <w:numFmt w:val="decimal"/>
      <w:lvlText w:val=""/>
      <w:lvlJc w:val="left"/>
    </w:lvl>
    <w:lvl w:ilvl="4" w:tplc="0B98269A">
      <w:numFmt w:val="decimal"/>
      <w:lvlText w:val=""/>
      <w:lvlJc w:val="left"/>
    </w:lvl>
    <w:lvl w:ilvl="5" w:tplc="486EF20E">
      <w:numFmt w:val="decimal"/>
      <w:lvlText w:val=""/>
      <w:lvlJc w:val="left"/>
    </w:lvl>
    <w:lvl w:ilvl="6" w:tplc="84AE8AA2">
      <w:numFmt w:val="decimal"/>
      <w:lvlText w:val=""/>
      <w:lvlJc w:val="left"/>
    </w:lvl>
    <w:lvl w:ilvl="7" w:tplc="05108AD8">
      <w:numFmt w:val="decimal"/>
      <w:lvlText w:val=""/>
      <w:lvlJc w:val="left"/>
    </w:lvl>
    <w:lvl w:ilvl="8" w:tplc="07907BFC">
      <w:numFmt w:val="decimal"/>
      <w:lvlText w:val=""/>
      <w:lvlJc w:val="left"/>
    </w:lvl>
  </w:abstractNum>
  <w:abstractNum w:abstractNumId="593">
    <w:nsid w:val="58A36FCA"/>
    <w:multiLevelType w:val="hybridMultilevel"/>
    <w:tmpl w:val="868060B2"/>
    <w:lvl w:ilvl="0" w:tplc="F312B41E">
      <w:start w:val="2"/>
      <w:numFmt w:val="upperLetter"/>
      <w:lvlText w:val="%1."/>
      <w:lvlJc w:val="left"/>
    </w:lvl>
    <w:lvl w:ilvl="1" w:tplc="99C6C4CC">
      <w:numFmt w:val="decimal"/>
      <w:lvlText w:val=""/>
      <w:lvlJc w:val="left"/>
    </w:lvl>
    <w:lvl w:ilvl="2" w:tplc="38406502">
      <w:numFmt w:val="decimal"/>
      <w:lvlText w:val=""/>
      <w:lvlJc w:val="left"/>
    </w:lvl>
    <w:lvl w:ilvl="3" w:tplc="8C92461E">
      <w:numFmt w:val="decimal"/>
      <w:lvlText w:val=""/>
      <w:lvlJc w:val="left"/>
    </w:lvl>
    <w:lvl w:ilvl="4" w:tplc="7C66F8E4">
      <w:numFmt w:val="decimal"/>
      <w:lvlText w:val=""/>
      <w:lvlJc w:val="left"/>
    </w:lvl>
    <w:lvl w:ilvl="5" w:tplc="DEF2888E">
      <w:numFmt w:val="decimal"/>
      <w:lvlText w:val=""/>
      <w:lvlJc w:val="left"/>
    </w:lvl>
    <w:lvl w:ilvl="6" w:tplc="1C821D82">
      <w:numFmt w:val="decimal"/>
      <w:lvlText w:val=""/>
      <w:lvlJc w:val="left"/>
    </w:lvl>
    <w:lvl w:ilvl="7" w:tplc="55F06000">
      <w:numFmt w:val="decimal"/>
      <w:lvlText w:val=""/>
      <w:lvlJc w:val="left"/>
    </w:lvl>
    <w:lvl w:ilvl="8" w:tplc="7E38AA22">
      <w:numFmt w:val="decimal"/>
      <w:lvlText w:val=""/>
      <w:lvlJc w:val="left"/>
    </w:lvl>
  </w:abstractNum>
  <w:abstractNum w:abstractNumId="594">
    <w:nsid w:val="58C05B8A"/>
    <w:multiLevelType w:val="hybridMultilevel"/>
    <w:tmpl w:val="17A46502"/>
    <w:lvl w:ilvl="0" w:tplc="617C541E">
      <w:start w:val="1"/>
      <w:numFmt w:val="bullet"/>
      <w:lvlText w:val="в"/>
      <w:lvlJc w:val="left"/>
    </w:lvl>
    <w:lvl w:ilvl="1" w:tplc="8A7C494E">
      <w:numFmt w:val="decimal"/>
      <w:lvlText w:val=""/>
      <w:lvlJc w:val="left"/>
    </w:lvl>
    <w:lvl w:ilvl="2" w:tplc="BABAE050">
      <w:numFmt w:val="decimal"/>
      <w:lvlText w:val=""/>
      <w:lvlJc w:val="left"/>
    </w:lvl>
    <w:lvl w:ilvl="3" w:tplc="0CEC357A">
      <w:numFmt w:val="decimal"/>
      <w:lvlText w:val=""/>
      <w:lvlJc w:val="left"/>
    </w:lvl>
    <w:lvl w:ilvl="4" w:tplc="E872ED18">
      <w:numFmt w:val="decimal"/>
      <w:lvlText w:val=""/>
      <w:lvlJc w:val="left"/>
    </w:lvl>
    <w:lvl w:ilvl="5" w:tplc="362C8608">
      <w:numFmt w:val="decimal"/>
      <w:lvlText w:val=""/>
      <w:lvlJc w:val="left"/>
    </w:lvl>
    <w:lvl w:ilvl="6" w:tplc="789ED2B0">
      <w:numFmt w:val="decimal"/>
      <w:lvlText w:val=""/>
      <w:lvlJc w:val="left"/>
    </w:lvl>
    <w:lvl w:ilvl="7" w:tplc="4E962E5A">
      <w:numFmt w:val="decimal"/>
      <w:lvlText w:val=""/>
      <w:lvlJc w:val="left"/>
    </w:lvl>
    <w:lvl w:ilvl="8" w:tplc="B64060BE">
      <w:numFmt w:val="decimal"/>
      <w:lvlText w:val=""/>
      <w:lvlJc w:val="left"/>
    </w:lvl>
  </w:abstractNum>
  <w:abstractNum w:abstractNumId="595">
    <w:nsid w:val="58CAE6D9"/>
    <w:multiLevelType w:val="hybridMultilevel"/>
    <w:tmpl w:val="42B22EA0"/>
    <w:lvl w:ilvl="0" w:tplc="29146778">
      <w:start w:val="2"/>
      <w:numFmt w:val="upperLetter"/>
      <w:lvlText w:val="%1."/>
      <w:lvlJc w:val="left"/>
    </w:lvl>
    <w:lvl w:ilvl="1" w:tplc="C5D895E8">
      <w:numFmt w:val="decimal"/>
      <w:lvlText w:val=""/>
      <w:lvlJc w:val="left"/>
    </w:lvl>
    <w:lvl w:ilvl="2" w:tplc="69822E12">
      <w:numFmt w:val="decimal"/>
      <w:lvlText w:val=""/>
      <w:lvlJc w:val="left"/>
    </w:lvl>
    <w:lvl w:ilvl="3" w:tplc="ACE6643E">
      <w:numFmt w:val="decimal"/>
      <w:lvlText w:val=""/>
      <w:lvlJc w:val="left"/>
    </w:lvl>
    <w:lvl w:ilvl="4" w:tplc="02EC5DC0">
      <w:numFmt w:val="decimal"/>
      <w:lvlText w:val=""/>
      <w:lvlJc w:val="left"/>
    </w:lvl>
    <w:lvl w:ilvl="5" w:tplc="1212A45E">
      <w:numFmt w:val="decimal"/>
      <w:lvlText w:val=""/>
      <w:lvlJc w:val="left"/>
    </w:lvl>
    <w:lvl w:ilvl="6" w:tplc="574434A8">
      <w:numFmt w:val="decimal"/>
      <w:lvlText w:val=""/>
      <w:lvlJc w:val="left"/>
    </w:lvl>
    <w:lvl w:ilvl="7" w:tplc="57EC83BA">
      <w:numFmt w:val="decimal"/>
      <w:lvlText w:val=""/>
      <w:lvlJc w:val="left"/>
    </w:lvl>
    <w:lvl w:ilvl="8" w:tplc="FC642094">
      <w:numFmt w:val="decimal"/>
      <w:lvlText w:val=""/>
      <w:lvlJc w:val="left"/>
    </w:lvl>
  </w:abstractNum>
  <w:abstractNum w:abstractNumId="596">
    <w:nsid w:val="58D7F9D7"/>
    <w:multiLevelType w:val="hybridMultilevel"/>
    <w:tmpl w:val="C44E5C1C"/>
    <w:lvl w:ilvl="0" w:tplc="0694A628">
      <w:start w:val="1"/>
      <w:numFmt w:val="upperLetter"/>
      <w:lvlText w:val="%1."/>
      <w:lvlJc w:val="left"/>
    </w:lvl>
    <w:lvl w:ilvl="1" w:tplc="FD2E85F0">
      <w:numFmt w:val="decimal"/>
      <w:lvlText w:val=""/>
      <w:lvlJc w:val="left"/>
    </w:lvl>
    <w:lvl w:ilvl="2" w:tplc="B310E5E6">
      <w:numFmt w:val="decimal"/>
      <w:lvlText w:val=""/>
      <w:lvlJc w:val="left"/>
    </w:lvl>
    <w:lvl w:ilvl="3" w:tplc="52501FDC">
      <w:numFmt w:val="decimal"/>
      <w:lvlText w:val=""/>
      <w:lvlJc w:val="left"/>
    </w:lvl>
    <w:lvl w:ilvl="4" w:tplc="9362BB86">
      <w:numFmt w:val="decimal"/>
      <w:lvlText w:val=""/>
      <w:lvlJc w:val="left"/>
    </w:lvl>
    <w:lvl w:ilvl="5" w:tplc="B2061F9A">
      <w:numFmt w:val="decimal"/>
      <w:lvlText w:val=""/>
      <w:lvlJc w:val="left"/>
    </w:lvl>
    <w:lvl w:ilvl="6" w:tplc="D4BEFBA8">
      <w:numFmt w:val="decimal"/>
      <w:lvlText w:val=""/>
      <w:lvlJc w:val="left"/>
    </w:lvl>
    <w:lvl w:ilvl="7" w:tplc="FD506D94">
      <w:numFmt w:val="decimal"/>
      <w:lvlText w:val=""/>
      <w:lvlJc w:val="left"/>
    </w:lvl>
    <w:lvl w:ilvl="8" w:tplc="217AB088">
      <w:numFmt w:val="decimal"/>
      <w:lvlText w:val=""/>
      <w:lvlJc w:val="left"/>
    </w:lvl>
  </w:abstractNum>
  <w:abstractNum w:abstractNumId="597">
    <w:nsid w:val="594F93D1"/>
    <w:multiLevelType w:val="hybridMultilevel"/>
    <w:tmpl w:val="BE569FA4"/>
    <w:lvl w:ilvl="0" w:tplc="C940552A">
      <w:start w:val="3"/>
      <w:numFmt w:val="decimal"/>
      <w:lvlText w:val="%1."/>
      <w:lvlJc w:val="left"/>
    </w:lvl>
    <w:lvl w:ilvl="1" w:tplc="814E2B16">
      <w:numFmt w:val="decimal"/>
      <w:lvlText w:val=""/>
      <w:lvlJc w:val="left"/>
    </w:lvl>
    <w:lvl w:ilvl="2" w:tplc="59C4284C">
      <w:numFmt w:val="decimal"/>
      <w:lvlText w:val=""/>
      <w:lvlJc w:val="left"/>
    </w:lvl>
    <w:lvl w:ilvl="3" w:tplc="593236AA">
      <w:numFmt w:val="decimal"/>
      <w:lvlText w:val=""/>
      <w:lvlJc w:val="left"/>
    </w:lvl>
    <w:lvl w:ilvl="4" w:tplc="A9BE8A0A">
      <w:numFmt w:val="decimal"/>
      <w:lvlText w:val=""/>
      <w:lvlJc w:val="left"/>
    </w:lvl>
    <w:lvl w:ilvl="5" w:tplc="1D1C4608">
      <w:numFmt w:val="decimal"/>
      <w:lvlText w:val=""/>
      <w:lvlJc w:val="left"/>
    </w:lvl>
    <w:lvl w:ilvl="6" w:tplc="232A77C2">
      <w:numFmt w:val="decimal"/>
      <w:lvlText w:val=""/>
      <w:lvlJc w:val="left"/>
    </w:lvl>
    <w:lvl w:ilvl="7" w:tplc="D4D6B218">
      <w:numFmt w:val="decimal"/>
      <w:lvlText w:val=""/>
      <w:lvlJc w:val="left"/>
    </w:lvl>
    <w:lvl w:ilvl="8" w:tplc="BAD2910C">
      <w:numFmt w:val="decimal"/>
      <w:lvlText w:val=""/>
      <w:lvlJc w:val="left"/>
    </w:lvl>
  </w:abstractNum>
  <w:abstractNum w:abstractNumId="598">
    <w:nsid w:val="595B37F3"/>
    <w:multiLevelType w:val="hybridMultilevel"/>
    <w:tmpl w:val="A5B23706"/>
    <w:lvl w:ilvl="0" w:tplc="43743058">
      <w:start w:val="1"/>
      <w:numFmt w:val="upperLetter"/>
      <w:lvlText w:val="%1."/>
      <w:lvlJc w:val="left"/>
    </w:lvl>
    <w:lvl w:ilvl="1" w:tplc="227685F6">
      <w:numFmt w:val="decimal"/>
      <w:lvlText w:val=""/>
      <w:lvlJc w:val="left"/>
    </w:lvl>
    <w:lvl w:ilvl="2" w:tplc="9328E3FA">
      <w:numFmt w:val="decimal"/>
      <w:lvlText w:val=""/>
      <w:lvlJc w:val="left"/>
    </w:lvl>
    <w:lvl w:ilvl="3" w:tplc="9BC6A044">
      <w:numFmt w:val="decimal"/>
      <w:lvlText w:val=""/>
      <w:lvlJc w:val="left"/>
    </w:lvl>
    <w:lvl w:ilvl="4" w:tplc="F93627D2">
      <w:numFmt w:val="decimal"/>
      <w:lvlText w:val=""/>
      <w:lvlJc w:val="left"/>
    </w:lvl>
    <w:lvl w:ilvl="5" w:tplc="FED4ADB4">
      <w:numFmt w:val="decimal"/>
      <w:lvlText w:val=""/>
      <w:lvlJc w:val="left"/>
    </w:lvl>
    <w:lvl w:ilvl="6" w:tplc="77C439D8">
      <w:numFmt w:val="decimal"/>
      <w:lvlText w:val=""/>
      <w:lvlJc w:val="left"/>
    </w:lvl>
    <w:lvl w:ilvl="7" w:tplc="8DA4617C">
      <w:numFmt w:val="decimal"/>
      <w:lvlText w:val=""/>
      <w:lvlJc w:val="left"/>
    </w:lvl>
    <w:lvl w:ilvl="8" w:tplc="38B4CFC8">
      <w:numFmt w:val="decimal"/>
      <w:lvlText w:val=""/>
      <w:lvlJc w:val="left"/>
    </w:lvl>
  </w:abstractNum>
  <w:abstractNum w:abstractNumId="599">
    <w:nsid w:val="59841CB3"/>
    <w:multiLevelType w:val="hybridMultilevel"/>
    <w:tmpl w:val="230E4010"/>
    <w:lvl w:ilvl="0" w:tplc="113479FE">
      <w:start w:val="6"/>
      <w:numFmt w:val="decimal"/>
      <w:lvlText w:val="%1."/>
      <w:lvlJc w:val="left"/>
    </w:lvl>
    <w:lvl w:ilvl="1" w:tplc="9C58813A">
      <w:numFmt w:val="decimal"/>
      <w:lvlText w:val=""/>
      <w:lvlJc w:val="left"/>
    </w:lvl>
    <w:lvl w:ilvl="2" w:tplc="1EF61504">
      <w:numFmt w:val="decimal"/>
      <w:lvlText w:val=""/>
      <w:lvlJc w:val="left"/>
    </w:lvl>
    <w:lvl w:ilvl="3" w:tplc="C324B6E0">
      <w:numFmt w:val="decimal"/>
      <w:lvlText w:val=""/>
      <w:lvlJc w:val="left"/>
    </w:lvl>
    <w:lvl w:ilvl="4" w:tplc="413AB3E4">
      <w:numFmt w:val="decimal"/>
      <w:lvlText w:val=""/>
      <w:lvlJc w:val="left"/>
    </w:lvl>
    <w:lvl w:ilvl="5" w:tplc="A73E900E">
      <w:numFmt w:val="decimal"/>
      <w:lvlText w:val=""/>
      <w:lvlJc w:val="left"/>
    </w:lvl>
    <w:lvl w:ilvl="6" w:tplc="ECDC58EE">
      <w:numFmt w:val="decimal"/>
      <w:lvlText w:val=""/>
      <w:lvlJc w:val="left"/>
    </w:lvl>
    <w:lvl w:ilvl="7" w:tplc="30988C42">
      <w:numFmt w:val="decimal"/>
      <w:lvlText w:val=""/>
      <w:lvlJc w:val="left"/>
    </w:lvl>
    <w:lvl w:ilvl="8" w:tplc="3B404ECA">
      <w:numFmt w:val="decimal"/>
      <w:lvlText w:val=""/>
      <w:lvlJc w:val="left"/>
    </w:lvl>
  </w:abstractNum>
  <w:abstractNum w:abstractNumId="600">
    <w:nsid w:val="59A4BA71"/>
    <w:multiLevelType w:val="hybridMultilevel"/>
    <w:tmpl w:val="9A8A47C2"/>
    <w:lvl w:ilvl="0" w:tplc="4C748C1C">
      <w:start w:val="1"/>
      <w:numFmt w:val="bullet"/>
      <w:lvlText w:val="В"/>
      <w:lvlJc w:val="left"/>
    </w:lvl>
    <w:lvl w:ilvl="1" w:tplc="A5566356">
      <w:numFmt w:val="decimal"/>
      <w:lvlText w:val=""/>
      <w:lvlJc w:val="left"/>
    </w:lvl>
    <w:lvl w:ilvl="2" w:tplc="3468E890">
      <w:numFmt w:val="decimal"/>
      <w:lvlText w:val=""/>
      <w:lvlJc w:val="left"/>
    </w:lvl>
    <w:lvl w:ilvl="3" w:tplc="86E47A10">
      <w:numFmt w:val="decimal"/>
      <w:lvlText w:val=""/>
      <w:lvlJc w:val="left"/>
    </w:lvl>
    <w:lvl w:ilvl="4" w:tplc="5E3ECDEA">
      <w:numFmt w:val="decimal"/>
      <w:lvlText w:val=""/>
      <w:lvlJc w:val="left"/>
    </w:lvl>
    <w:lvl w:ilvl="5" w:tplc="0C50BE94">
      <w:numFmt w:val="decimal"/>
      <w:lvlText w:val=""/>
      <w:lvlJc w:val="left"/>
    </w:lvl>
    <w:lvl w:ilvl="6" w:tplc="E1C26D28">
      <w:numFmt w:val="decimal"/>
      <w:lvlText w:val=""/>
      <w:lvlJc w:val="left"/>
    </w:lvl>
    <w:lvl w:ilvl="7" w:tplc="301CF71A">
      <w:numFmt w:val="decimal"/>
      <w:lvlText w:val=""/>
      <w:lvlJc w:val="left"/>
    </w:lvl>
    <w:lvl w:ilvl="8" w:tplc="497ECCC8">
      <w:numFmt w:val="decimal"/>
      <w:lvlText w:val=""/>
      <w:lvlJc w:val="left"/>
    </w:lvl>
  </w:abstractNum>
  <w:abstractNum w:abstractNumId="601">
    <w:nsid w:val="59F12779"/>
    <w:multiLevelType w:val="hybridMultilevel"/>
    <w:tmpl w:val="23C81572"/>
    <w:lvl w:ilvl="0" w:tplc="2BA4961E">
      <w:start w:val="1"/>
      <w:numFmt w:val="upperLetter"/>
      <w:lvlText w:val="%1."/>
      <w:lvlJc w:val="left"/>
    </w:lvl>
    <w:lvl w:ilvl="1" w:tplc="A9CA3AC4">
      <w:numFmt w:val="decimal"/>
      <w:lvlText w:val=""/>
      <w:lvlJc w:val="left"/>
    </w:lvl>
    <w:lvl w:ilvl="2" w:tplc="D34478FA">
      <w:numFmt w:val="decimal"/>
      <w:lvlText w:val=""/>
      <w:lvlJc w:val="left"/>
    </w:lvl>
    <w:lvl w:ilvl="3" w:tplc="6D4C62B8">
      <w:numFmt w:val="decimal"/>
      <w:lvlText w:val=""/>
      <w:lvlJc w:val="left"/>
    </w:lvl>
    <w:lvl w:ilvl="4" w:tplc="A350A76E">
      <w:numFmt w:val="decimal"/>
      <w:lvlText w:val=""/>
      <w:lvlJc w:val="left"/>
    </w:lvl>
    <w:lvl w:ilvl="5" w:tplc="974EF502">
      <w:numFmt w:val="decimal"/>
      <w:lvlText w:val=""/>
      <w:lvlJc w:val="left"/>
    </w:lvl>
    <w:lvl w:ilvl="6" w:tplc="162CEAD2">
      <w:numFmt w:val="decimal"/>
      <w:lvlText w:val=""/>
      <w:lvlJc w:val="left"/>
    </w:lvl>
    <w:lvl w:ilvl="7" w:tplc="030C4E3A">
      <w:numFmt w:val="decimal"/>
      <w:lvlText w:val=""/>
      <w:lvlJc w:val="left"/>
    </w:lvl>
    <w:lvl w:ilvl="8" w:tplc="8B7EE1F2">
      <w:numFmt w:val="decimal"/>
      <w:lvlText w:val=""/>
      <w:lvlJc w:val="left"/>
    </w:lvl>
  </w:abstractNum>
  <w:abstractNum w:abstractNumId="602">
    <w:nsid w:val="5A0E9A9F"/>
    <w:multiLevelType w:val="hybridMultilevel"/>
    <w:tmpl w:val="25BE6578"/>
    <w:lvl w:ilvl="0" w:tplc="2454333C">
      <w:start w:val="1"/>
      <w:numFmt w:val="bullet"/>
      <w:lvlText w:val="в"/>
      <w:lvlJc w:val="left"/>
    </w:lvl>
    <w:lvl w:ilvl="1" w:tplc="EE1C5F90">
      <w:numFmt w:val="decimal"/>
      <w:lvlText w:val=""/>
      <w:lvlJc w:val="left"/>
    </w:lvl>
    <w:lvl w:ilvl="2" w:tplc="7800F702">
      <w:numFmt w:val="decimal"/>
      <w:lvlText w:val=""/>
      <w:lvlJc w:val="left"/>
    </w:lvl>
    <w:lvl w:ilvl="3" w:tplc="C74E97C0">
      <w:numFmt w:val="decimal"/>
      <w:lvlText w:val=""/>
      <w:lvlJc w:val="left"/>
    </w:lvl>
    <w:lvl w:ilvl="4" w:tplc="349810D6">
      <w:numFmt w:val="decimal"/>
      <w:lvlText w:val=""/>
      <w:lvlJc w:val="left"/>
    </w:lvl>
    <w:lvl w:ilvl="5" w:tplc="4DA29494">
      <w:numFmt w:val="decimal"/>
      <w:lvlText w:val=""/>
      <w:lvlJc w:val="left"/>
    </w:lvl>
    <w:lvl w:ilvl="6" w:tplc="A064B250">
      <w:numFmt w:val="decimal"/>
      <w:lvlText w:val=""/>
      <w:lvlJc w:val="left"/>
    </w:lvl>
    <w:lvl w:ilvl="7" w:tplc="48A68F4A">
      <w:numFmt w:val="decimal"/>
      <w:lvlText w:val=""/>
      <w:lvlJc w:val="left"/>
    </w:lvl>
    <w:lvl w:ilvl="8" w:tplc="9A1A6266">
      <w:numFmt w:val="decimal"/>
      <w:lvlText w:val=""/>
      <w:lvlJc w:val="left"/>
    </w:lvl>
  </w:abstractNum>
  <w:abstractNum w:abstractNumId="603">
    <w:nsid w:val="5A4744BE"/>
    <w:multiLevelType w:val="hybridMultilevel"/>
    <w:tmpl w:val="BA1AEC22"/>
    <w:lvl w:ilvl="0" w:tplc="5CD86522">
      <w:start w:val="2"/>
      <w:numFmt w:val="upperLetter"/>
      <w:lvlText w:val="%1."/>
      <w:lvlJc w:val="left"/>
    </w:lvl>
    <w:lvl w:ilvl="1" w:tplc="561CD844">
      <w:numFmt w:val="decimal"/>
      <w:lvlText w:val=""/>
      <w:lvlJc w:val="left"/>
    </w:lvl>
    <w:lvl w:ilvl="2" w:tplc="48262AAE">
      <w:numFmt w:val="decimal"/>
      <w:lvlText w:val=""/>
      <w:lvlJc w:val="left"/>
    </w:lvl>
    <w:lvl w:ilvl="3" w:tplc="DCFC4894">
      <w:numFmt w:val="decimal"/>
      <w:lvlText w:val=""/>
      <w:lvlJc w:val="left"/>
    </w:lvl>
    <w:lvl w:ilvl="4" w:tplc="D54E8EF6">
      <w:numFmt w:val="decimal"/>
      <w:lvlText w:val=""/>
      <w:lvlJc w:val="left"/>
    </w:lvl>
    <w:lvl w:ilvl="5" w:tplc="14B6C6FC">
      <w:numFmt w:val="decimal"/>
      <w:lvlText w:val=""/>
      <w:lvlJc w:val="left"/>
    </w:lvl>
    <w:lvl w:ilvl="6" w:tplc="45763C34">
      <w:numFmt w:val="decimal"/>
      <w:lvlText w:val=""/>
      <w:lvlJc w:val="left"/>
    </w:lvl>
    <w:lvl w:ilvl="7" w:tplc="F5BAA666">
      <w:numFmt w:val="decimal"/>
      <w:lvlText w:val=""/>
      <w:lvlJc w:val="left"/>
    </w:lvl>
    <w:lvl w:ilvl="8" w:tplc="1CF2BD9E">
      <w:numFmt w:val="decimal"/>
      <w:lvlText w:val=""/>
      <w:lvlJc w:val="left"/>
    </w:lvl>
  </w:abstractNum>
  <w:abstractNum w:abstractNumId="604">
    <w:nsid w:val="5A7ED215"/>
    <w:multiLevelType w:val="hybridMultilevel"/>
    <w:tmpl w:val="47D87E1E"/>
    <w:lvl w:ilvl="0" w:tplc="B216776C">
      <w:start w:val="1"/>
      <w:numFmt w:val="upperLetter"/>
      <w:lvlText w:val="%1."/>
      <w:lvlJc w:val="left"/>
    </w:lvl>
    <w:lvl w:ilvl="1" w:tplc="DDBAB992">
      <w:numFmt w:val="decimal"/>
      <w:lvlText w:val=""/>
      <w:lvlJc w:val="left"/>
    </w:lvl>
    <w:lvl w:ilvl="2" w:tplc="B18A87A8">
      <w:numFmt w:val="decimal"/>
      <w:lvlText w:val=""/>
      <w:lvlJc w:val="left"/>
    </w:lvl>
    <w:lvl w:ilvl="3" w:tplc="CC242392">
      <w:numFmt w:val="decimal"/>
      <w:lvlText w:val=""/>
      <w:lvlJc w:val="left"/>
    </w:lvl>
    <w:lvl w:ilvl="4" w:tplc="E312C3FA">
      <w:numFmt w:val="decimal"/>
      <w:lvlText w:val=""/>
      <w:lvlJc w:val="left"/>
    </w:lvl>
    <w:lvl w:ilvl="5" w:tplc="DD3CCB34">
      <w:numFmt w:val="decimal"/>
      <w:lvlText w:val=""/>
      <w:lvlJc w:val="left"/>
    </w:lvl>
    <w:lvl w:ilvl="6" w:tplc="47FE603C">
      <w:numFmt w:val="decimal"/>
      <w:lvlText w:val=""/>
      <w:lvlJc w:val="left"/>
    </w:lvl>
    <w:lvl w:ilvl="7" w:tplc="4A8C513C">
      <w:numFmt w:val="decimal"/>
      <w:lvlText w:val=""/>
      <w:lvlJc w:val="left"/>
    </w:lvl>
    <w:lvl w:ilvl="8" w:tplc="D0D28B30">
      <w:numFmt w:val="decimal"/>
      <w:lvlText w:val=""/>
      <w:lvlJc w:val="left"/>
    </w:lvl>
  </w:abstractNum>
  <w:abstractNum w:abstractNumId="605">
    <w:nsid w:val="5AB3EA93"/>
    <w:multiLevelType w:val="hybridMultilevel"/>
    <w:tmpl w:val="094C23EC"/>
    <w:lvl w:ilvl="0" w:tplc="894E1428">
      <w:start w:val="2"/>
      <w:numFmt w:val="decimal"/>
      <w:lvlText w:val="%1."/>
      <w:lvlJc w:val="left"/>
    </w:lvl>
    <w:lvl w:ilvl="1" w:tplc="A4A2549A">
      <w:numFmt w:val="decimal"/>
      <w:lvlText w:val=""/>
      <w:lvlJc w:val="left"/>
    </w:lvl>
    <w:lvl w:ilvl="2" w:tplc="ED86EAE4">
      <w:numFmt w:val="decimal"/>
      <w:lvlText w:val=""/>
      <w:lvlJc w:val="left"/>
    </w:lvl>
    <w:lvl w:ilvl="3" w:tplc="CF5A2406">
      <w:numFmt w:val="decimal"/>
      <w:lvlText w:val=""/>
      <w:lvlJc w:val="left"/>
    </w:lvl>
    <w:lvl w:ilvl="4" w:tplc="4B289694">
      <w:numFmt w:val="decimal"/>
      <w:lvlText w:val=""/>
      <w:lvlJc w:val="left"/>
    </w:lvl>
    <w:lvl w:ilvl="5" w:tplc="30B84934">
      <w:numFmt w:val="decimal"/>
      <w:lvlText w:val=""/>
      <w:lvlJc w:val="left"/>
    </w:lvl>
    <w:lvl w:ilvl="6" w:tplc="DE503F2C">
      <w:numFmt w:val="decimal"/>
      <w:lvlText w:val=""/>
      <w:lvlJc w:val="left"/>
    </w:lvl>
    <w:lvl w:ilvl="7" w:tplc="02DE6AA6">
      <w:numFmt w:val="decimal"/>
      <w:lvlText w:val=""/>
      <w:lvlJc w:val="left"/>
    </w:lvl>
    <w:lvl w:ilvl="8" w:tplc="B97EC7C2">
      <w:numFmt w:val="decimal"/>
      <w:lvlText w:val=""/>
      <w:lvlJc w:val="left"/>
    </w:lvl>
  </w:abstractNum>
  <w:abstractNum w:abstractNumId="606">
    <w:nsid w:val="5B1FBC2D"/>
    <w:multiLevelType w:val="hybridMultilevel"/>
    <w:tmpl w:val="63122FC6"/>
    <w:lvl w:ilvl="0" w:tplc="4B3CB726">
      <w:start w:val="1"/>
      <w:numFmt w:val="upperLetter"/>
      <w:lvlText w:val="%1."/>
      <w:lvlJc w:val="left"/>
    </w:lvl>
    <w:lvl w:ilvl="1" w:tplc="A1D296FA">
      <w:start w:val="1"/>
      <w:numFmt w:val="bullet"/>
      <w:lvlText w:val="−"/>
      <w:lvlJc w:val="left"/>
    </w:lvl>
    <w:lvl w:ilvl="2" w:tplc="6E3A105C">
      <w:numFmt w:val="decimal"/>
      <w:lvlText w:val=""/>
      <w:lvlJc w:val="left"/>
    </w:lvl>
    <w:lvl w:ilvl="3" w:tplc="138C33AE">
      <w:numFmt w:val="decimal"/>
      <w:lvlText w:val=""/>
      <w:lvlJc w:val="left"/>
    </w:lvl>
    <w:lvl w:ilvl="4" w:tplc="ECECE0A8">
      <w:numFmt w:val="decimal"/>
      <w:lvlText w:val=""/>
      <w:lvlJc w:val="left"/>
    </w:lvl>
    <w:lvl w:ilvl="5" w:tplc="1A382984">
      <w:numFmt w:val="decimal"/>
      <w:lvlText w:val=""/>
      <w:lvlJc w:val="left"/>
    </w:lvl>
    <w:lvl w:ilvl="6" w:tplc="F9409D40">
      <w:numFmt w:val="decimal"/>
      <w:lvlText w:val=""/>
      <w:lvlJc w:val="left"/>
    </w:lvl>
    <w:lvl w:ilvl="7" w:tplc="2DD49C36">
      <w:numFmt w:val="decimal"/>
      <w:lvlText w:val=""/>
      <w:lvlJc w:val="left"/>
    </w:lvl>
    <w:lvl w:ilvl="8" w:tplc="34E6EB8A">
      <w:numFmt w:val="decimal"/>
      <w:lvlText w:val=""/>
      <w:lvlJc w:val="left"/>
    </w:lvl>
  </w:abstractNum>
  <w:abstractNum w:abstractNumId="607">
    <w:nsid w:val="5B4A22B5"/>
    <w:multiLevelType w:val="hybridMultilevel"/>
    <w:tmpl w:val="153C1BEA"/>
    <w:lvl w:ilvl="0" w:tplc="384058EE">
      <w:start w:val="6"/>
      <w:numFmt w:val="decimal"/>
      <w:lvlText w:val="%1."/>
      <w:lvlJc w:val="left"/>
    </w:lvl>
    <w:lvl w:ilvl="1" w:tplc="2D2E9F04">
      <w:numFmt w:val="decimal"/>
      <w:lvlText w:val=""/>
      <w:lvlJc w:val="left"/>
    </w:lvl>
    <w:lvl w:ilvl="2" w:tplc="FCDAC11A">
      <w:numFmt w:val="decimal"/>
      <w:lvlText w:val=""/>
      <w:lvlJc w:val="left"/>
    </w:lvl>
    <w:lvl w:ilvl="3" w:tplc="B22851BC">
      <w:numFmt w:val="decimal"/>
      <w:lvlText w:val=""/>
      <w:lvlJc w:val="left"/>
    </w:lvl>
    <w:lvl w:ilvl="4" w:tplc="039A8572">
      <w:numFmt w:val="decimal"/>
      <w:lvlText w:val=""/>
      <w:lvlJc w:val="left"/>
    </w:lvl>
    <w:lvl w:ilvl="5" w:tplc="E4E00A8C">
      <w:numFmt w:val="decimal"/>
      <w:lvlText w:val=""/>
      <w:lvlJc w:val="left"/>
    </w:lvl>
    <w:lvl w:ilvl="6" w:tplc="2266073E">
      <w:numFmt w:val="decimal"/>
      <w:lvlText w:val=""/>
      <w:lvlJc w:val="left"/>
    </w:lvl>
    <w:lvl w:ilvl="7" w:tplc="2AC06F0C">
      <w:numFmt w:val="decimal"/>
      <w:lvlText w:val=""/>
      <w:lvlJc w:val="left"/>
    </w:lvl>
    <w:lvl w:ilvl="8" w:tplc="869EE13E">
      <w:numFmt w:val="decimal"/>
      <w:lvlText w:val=""/>
      <w:lvlJc w:val="left"/>
    </w:lvl>
  </w:abstractNum>
  <w:abstractNum w:abstractNumId="608">
    <w:nsid w:val="5B727F19"/>
    <w:multiLevelType w:val="hybridMultilevel"/>
    <w:tmpl w:val="268886C2"/>
    <w:lvl w:ilvl="0" w:tplc="5CF213F8">
      <w:start w:val="1"/>
      <w:numFmt w:val="upperLetter"/>
      <w:lvlText w:val="%1."/>
      <w:lvlJc w:val="left"/>
    </w:lvl>
    <w:lvl w:ilvl="1" w:tplc="4FD2AD48">
      <w:numFmt w:val="decimal"/>
      <w:lvlText w:val=""/>
      <w:lvlJc w:val="left"/>
    </w:lvl>
    <w:lvl w:ilvl="2" w:tplc="452E5186">
      <w:numFmt w:val="decimal"/>
      <w:lvlText w:val=""/>
      <w:lvlJc w:val="left"/>
    </w:lvl>
    <w:lvl w:ilvl="3" w:tplc="E6F864DE">
      <w:numFmt w:val="decimal"/>
      <w:lvlText w:val=""/>
      <w:lvlJc w:val="left"/>
    </w:lvl>
    <w:lvl w:ilvl="4" w:tplc="EFDA0A98">
      <w:numFmt w:val="decimal"/>
      <w:lvlText w:val=""/>
      <w:lvlJc w:val="left"/>
    </w:lvl>
    <w:lvl w:ilvl="5" w:tplc="CF98BB08">
      <w:numFmt w:val="decimal"/>
      <w:lvlText w:val=""/>
      <w:lvlJc w:val="left"/>
    </w:lvl>
    <w:lvl w:ilvl="6" w:tplc="A9E40710">
      <w:numFmt w:val="decimal"/>
      <w:lvlText w:val=""/>
      <w:lvlJc w:val="left"/>
    </w:lvl>
    <w:lvl w:ilvl="7" w:tplc="3962BD2C">
      <w:numFmt w:val="decimal"/>
      <w:lvlText w:val=""/>
      <w:lvlJc w:val="left"/>
    </w:lvl>
    <w:lvl w:ilvl="8" w:tplc="F0A2194A">
      <w:numFmt w:val="decimal"/>
      <w:lvlText w:val=""/>
      <w:lvlJc w:val="left"/>
    </w:lvl>
  </w:abstractNum>
  <w:abstractNum w:abstractNumId="609">
    <w:nsid w:val="5BAC6C9C"/>
    <w:multiLevelType w:val="hybridMultilevel"/>
    <w:tmpl w:val="B18E25F4"/>
    <w:lvl w:ilvl="0" w:tplc="4CB2D066">
      <w:start w:val="2"/>
      <w:numFmt w:val="upperLetter"/>
      <w:lvlText w:val="%1."/>
      <w:lvlJc w:val="left"/>
    </w:lvl>
    <w:lvl w:ilvl="1" w:tplc="7180CF9C">
      <w:numFmt w:val="decimal"/>
      <w:lvlText w:val=""/>
      <w:lvlJc w:val="left"/>
    </w:lvl>
    <w:lvl w:ilvl="2" w:tplc="19DEAF28">
      <w:numFmt w:val="decimal"/>
      <w:lvlText w:val=""/>
      <w:lvlJc w:val="left"/>
    </w:lvl>
    <w:lvl w:ilvl="3" w:tplc="1E1EBAEC">
      <w:numFmt w:val="decimal"/>
      <w:lvlText w:val=""/>
      <w:lvlJc w:val="left"/>
    </w:lvl>
    <w:lvl w:ilvl="4" w:tplc="72AC8A72">
      <w:numFmt w:val="decimal"/>
      <w:lvlText w:val=""/>
      <w:lvlJc w:val="left"/>
    </w:lvl>
    <w:lvl w:ilvl="5" w:tplc="CEBA2D74">
      <w:numFmt w:val="decimal"/>
      <w:lvlText w:val=""/>
      <w:lvlJc w:val="left"/>
    </w:lvl>
    <w:lvl w:ilvl="6" w:tplc="39FE2914">
      <w:numFmt w:val="decimal"/>
      <w:lvlText w:val=""/>
      <w:lvlJc w:val="left"/>
    </w:lvl>
    <w:lvl w:ilvl="7" w:tplc="2CE22CE0">
      <w:numFmt w:val="decimal"/>
      <w:lvlText w:val=""/>
      <w:lvlJc w:val="left"/>
    </w:lvl>
    <w:lvl w:ilvl="8" w:tplc="D56A0432">
      <w:numFmt w:val="decimal"/>
      <w:lvlText w:val=""/>
      <w:lvlJc w:val="left"/>
    </w:lvl>
  </w:abstractNum>
  <w:abstractNum w:abstractNumId="610">
    <w:nsid w:val="5BC9A827"/>
    <w:multiLevelType w:val="hybridMultilevel"/>
    <w:tmpl w:val="7C7E7B94"/>
    <w:lvl w:ilvl="0" w:tplc="7B668D1E">
      <w:start w:val="1"/>
      <w:numFmt w:val="upperLetter"/>
      <w:lvlText w:val="%1."/>
      <w:lvlJc w:val="left"/>
    </w:lvl>
    <w:lvl w:ilvl="1" w:tplc="50868E70">
      <w:numFmt w:val="decimal"/>
      <w:lvlText w:val=""/>
      <w:lvlJc w:val="left"/>
    </w:lvl>
    <w:lvl w:ilvl="2" w:tplc="F86CF758">
      <w:numFmt w:val="decimal"/>
      <w:lvlText w:val=""/>
      <w:lvlJc w:val="left"/>
    </w:lvl>
    <w:lvl w:ilvl="3" w:tplc="8A8C82A4">
      <w:numFmt w:val="decimal"/>
      <w:lvlText w:val=""/>
      <w:lvlJc w:val="left"/>
    </w:lvl>
    <w:lvl w:ilvl="4" w:tplc="33D61DDE">
      <w:numFmt w:val="decimal"/>
      <w:lvlText w:val=""/>
      <w:lvlJc w:val="left"/>
    </w:lvl>
    <w:lvl w:ilvl="5" w:tplc="3788DFA0">
      <w:numFmt w:val="decimal"/>
      <w:lvlText w:val=""/>
      <w:lvlJc w:val="left"/>
    </w:lvl>
    <w:lvl w:ilvl="6" w:tplc="AE6E4B24">
      <w:numFmt w:val="decimal"/>
      <w:lvlText w:val=""/>
      <w:lvlJc w:val="left"/>
    </w:lvl>
    <w:lvl w:ilvl="7" w:tplc="188ACD20">
      <w:numFmt w:val="decimal"/>
      <w:lvlText w:val=""/>
      <w:lvlJc w:val="left"/>
    </w:lvl>
    <w:lvl w:ilvl="8" w:tplc="00785DD8">
      <w:numFmt w:val="decimal"/>
      <w:lvlText w:val=""/>
      <w:lvlJc w:val="left"/>
    </w:lvl>
  </w:abstractNum>
  <w:abstractNum w:abstractNumId="611">
    <w:nsid w:val="5BD772BB"/>
    <w:multiLevelType w:val="hybridMultilevel"/>
    <w:tmpl w:val="41A012B6"/>
    <w:lvl w:ilvl="0" w:tplc="374A5BAC">
      <w:start w:val="2"/>
      <w:numFmt w:val="upperLetter"/>
      <w:lvlText w:val="%1."/>
      <w:lvlJc w:val="left"/>
    </w:lvl>
    <w:lvl w:ilvl="1" w:tplc="37309264">
      <w:numFmt w:val="decimal"/>
      <w:lvlText w:val=""/>
      <w:lvlJc w:val="left"/>
    </w:lvl>
    <w:lvl w:ilvl="2" w:tplc="800EFEC4">
      <w:numFmt w:val="decimal"/>
      <w:lvlText w:val=""/>
      <w:lvlJc w:val="left"/>
    </w:lvl>
    <w:lvl w:ilvl="3" w:tplc="3786572E">
      <w:numFmt w:val="decimal"/>
      <w:lvlText w:val=""/>
      <w:lvlJc w:val="left"/>
    </w:lvl>
    <w:lvl w:ilvl="4" w:tplc="11BEEF8C">
      <w:numFmt w:val="decimal"/>
      <w:lvlText w:val=""/>
      <w:lvlJc w:val="left"/>
    </w:lvl>
    <w:lvl w:ilvl="5" w:tplc="781A20EE">
      <w:numFmt w:val="decimal"/>
      <w:lvlText w:val=""/>
      <w:lvlJc w:val="left"/>
    </w:lvl>
    <w:lvl w:ilvl="6" w:tplc="9DC64E66">
      <w:numFmt w:val="decimal"/>
      <w:lvlText w:val=""/>
      <w:lvlJc w:val="left"/>
    </w:lvl>
    <w:lvl w:ilvl="7" w:tplc="FBF80682">
      <w:numFmt w:val="decimal"/>
      <w:lvlText w:val=""/>
      <w:lvlJc w:val="left"/>
    </w:lvl>
    <w:lvl w:ilvl="8" w:tplc="0A3875D0">
      <w:numFmt w:val="decimal"/>
      <w:lvlText w:val=""/>
      <w:lvlJc w:val="left"/>
    </w:lvl>
  </w:abstractNum>
  <w:abstractNum w:abstractNumId="612">
    <w:nsid w:val="5BE02A44"/>
    <w:multiLevelType w:val="hybridMultilevel"/>
    <w:tmpl w:val="2ECA5BE6"/>
    <w:lvl w:ilvl="0" w:tplc="07EAF7CA">
      <w:start w:val="3"/>
      <w:numFmt w:val="upperLetter"/>
      <w:lvlText w:val="%1."/>
      <w:lvlJc w:val="left"/>
    </w:lvl>
    <w:lvl w:ilvl="1" w:tplc="C67E844A">
      <w:numFmt w:val="decimal"/>
      <w:lvlText w:val=""/>
      <w:lvlJc w:val="left"/>
    </w:lvl>
    <w:lvl w:ilvl="2" w:tplc="83E8F35A">
      <w:numFmt w:val="decimal"/>
      <w:lvlText w:val=""/>
      <w:lvlJc w:val="left"/>
    </w:lvl>
    <w:lvl w:ilvl="3" w:tplc="78FE2CA4">
      <w:numFmt w:val="decimal"/>
      <w:lvlText w:val=""/>
      <w:lvlJc w:val="left"/>
    </w:lvl>
    <w:lvl w:ilvl="4" w:tplc="02DCF88C">
      <w:numFmt w:val="decimal"/>
      <w:lvlText w:val=""/>
      <w:lvlJc w:val="left"/>
    </w:lvl>
    <w:lvl w:ilvl="5" w:tplc="C374C5B6">
      <w:numFmt w:val="decimal"/>
      <w:lvlText w:val=""/>
      <w:lvlJc w:val="left"/>
    </w:lvl>
    <w:lvl w:ilvl="6" w:tplc="69D443AA">
      <w:numFmt w:val="decimal"/>
      <w:lvlText w:val=""/>
      <w:lvlJc w:val="left"/>
    </w:lvl>
    <w:lvl w:ilvl="7" w:tplc="3F9A7E30">
      <w:numFmt w:val="decimal"/>
      <w:lvlText w:val=""/>
      <w:lvlJc w:val="left"/>
    </w:lvl>
    <w:lvl w:ilvl="8" w:tplc="548C1888">
      <w:numFmt w:val="decimal"/>
      <w:lvlText w:val=""/>
      <w:lvlJc w:val="left"/>
    </w:lvl>
  </w:abstractNum>
  <w:abstractNum w:abstractNumId="613">
    <w:nsid w:val="5C5B6C3A"/>
    <w:multiLevelType w:val="hybridMultilevel"/>
    <w:tmpl w:val="8A7EA958"/>
    <w:lvl w:ilvl="0" w:tplc="215E6980">
      <w:start w:val="2"/>
      <w:numFmt w:val="upperLetter"/>
      <w:lvlText w:val="%1."/>
      <w:lvlJc w:val="left"/>
    </w:lvl>
    <w:lvl w:ilvl="1" w:tplc="A9ACACF8">
      <w:numFmt w:val="decimal"/>
      <w:lvlText w:val=""/>
      <w:lvlJc w:val="left"/>
    </w:lvl>
    <w:lvl w:ilvl="2" w:tplc="4252C1BE">
      <w:numFmt w:val="decimal"/>
      <w:lvlText w:val=""/>
      <w:lvlJc w:val="left"/>
    </w:lvl>
    <w:lvl w:ilvl="3" w:tplc="252A491E">
      <w:numFmt w:val="decimal"/>
      <w:lvlText w:val=""/>
      <w:lvlJc w:val="left"/>
    </w:lvl>
    <w:lvl w:ilvl="4" w:tplc="6960ED78">
      <w:numFmt w:val="decimal"/>
      <w:lvlText w:val=""/>
      <w:lvlJc w:val="left"/>
    </w:lvl>
    <w:lvl w:ilvl="5" w:tplc="962C794C">
      <w:numFmt w:val="decimal"/>
      <w:lvlText w:val=""/>
      <w:lvlJc w:val="left"/>
    </w:lvl>
    <w:lvl w:ilvl="6" w:tplc="F89E668E">
      <w:numFmt w:val="decimal"/>
      <w:lvlText w:val=""/>
      <w:lvlJc w:val="left"/>
    </w:lvl>
    <w:lvl w:ilvl="7" w:tplc="C43A7D2A">
      <w:numFmt w:val="decimal"/>
      <w:lvlText w:val=""/>
      <w:lvlJc w:val="left"/>
    </w:lvl>
    <w:lvl w:ilvl="8" w:tplc="4112C8FC">
      <w:numFmt w:val="decimal"/>
      <w:lvlText w:val=""/>
      <w:lvlJc w:val="left"/>
    </w:lvl>
  </w:abstractNum>
  <w:abstractNum w:abstractNumId="614">
    <w:nsid w:val="5C64AD75"/>
    <w:multiLevelType w:val="hybridMultilevel"/>
    <w:tmpl w:val="B16E6AE8"/>
    <w:lvl w:ilvl="0" w:tplc="B442D1D0">
      <w:start w:val="3"/>
      <w:numFmt w:val="upperLetter"/>
      <w:lvlText w:val="%1."/>
      <w:lvlJc w:val="left"/>
    </w:lvl>
    <w:lvl w:ilvl="1" w:tplc="9486578C">
      <w:numFmt w:val="decimal"/>
      <w:lvlText w:val=""/>
      <w:lvlJc w:val="left"/>
    </w:lvl>
    <w:lvl w:ilvl="2" w:tplc="E8CA09FC">
      <w:numFmt w:val="decimal"/>
      <w:lvlText w:val=""/>
      <w:lvlJc w:val="left"/>
    </w:lvl>
    <w:lvl w:ilvl="3" w:tplc="46A46B9A">
      <w:numFmt w:val="decimal"/>
      <w:lvlText w:val=""/>
      <w:lvlJc w:val="left"/>
    </w:lvl>
    <w:lvl w:ilvl="4" w:tplc="89108FF0">
      <w:numFmt w:val="decimal"/>
      <w:lvlText w:val=""/>
      <w:lvlJc w:val="left"/>
    </w:lvl>
    <w:lvl w:ilvl="5" w:tplc="85BE6E92">
      <w:numFmt w:val="decimal"/>
      <w:lvlText w:val=""/>
      <w:lvlJc w:val="left"/>
    </w:lvl>
    <w:lvl w:ilvl="6" w:tplc="74F2C4E6">
      <w:numFmt w:val="decimal"/>
      <w:lvlText w:val=""/>
      <w:lvlJc w:val="left"/>
    </w:lvl>
    <w:lvl w:ilvl="7" w:tplc="3CD2ACE4">
      <w:numFmt w:val="decimal"/>
      <w:lvlText w:val=""/>
      <w:lvlJc w:val="left"/>
    </w:lvl>
    <w:lvl w:ilvl="8" w:tplc="43881C3C">
      <w:numFmt w:val="decimal"/>
      <w:lvlText w:val=""/>
      <w:lvlJc w:val="left"/>
    </w:lvl>
  </w:abstractNum>
  <w:abstractNum w:abstractNumId="615">
    <w:nsid w:val="5C76D652"/>
    <w:multiLevelType w:val="hybridMultilevel"/>
    <w:tmpl w:val="BA6441CE"/>
    <w:lvl w:ilvl="0" w:tplc="F62EE67E">
      <w:start w:val="1"/>
      <w:numFmt w:val="upperLetter"/>
      <w:lvlText w:val="%1."/>
      <w:lvlJc w:val="left"/>
    </w:lvl>
    <w:lvl w:ilvl="1" w:tplc="31FC1A18">
      <w:numFmt w:val="decimal"/>
      <w:lvlText w:val=""/>
      <w:lvlJc w:val="left"/>
    </w:lvl>
    <w:lvl w:ilvl="2" w:tplc="79481A9A">
      <w:numFmt w:val="decimal"/>
      <w:lvlText w:val=""/>
      <w:lvlJc w:val="left"/>
    </w:lvl>
    <w:lvl w:ilvl="3" w:tplc="C5FCF4A2">
      <w:numFmt w:val="decimal"/>
      <w:lvlText w:val=""/>
      <w:lvlJc w:val="left"/>
    </w:lvl>
    <w:lvl w:ilvl="4" w:tplc="9E94118C">
      <w:numFmt w:val="decimal"/>
      <w:lvlText w:val=""/>
      <w:lvlJc w:val="left"/>
    </w:lvl>
    <w:lvl w:ilvl="5" w:tplc="8D9E6BCC">
      <w:numFmt w:val="decimal"/>
      <w:lvlText w:val=""/>
      <w:lvlJc w:val="left"/>
    </w:lvl>
    <w:lvl w:ilvl="6" w:tplc="11461070">
      <w:numFmt w:val="decimal"/>
      <w:lvlText w:val=""/>
      <w:lvlJc w:val="left"/>
    </w:lvl>
    <w:lvl w:ilvl="7" w:tplc="E5A0C4A2">
      <w:numFmt w:val="decimal"/>
      <w:lvlText w:val=""/>
      <w:lvlJc w:val="left"/>
    </w:lvl>
    <w:lvl w:ilvl="8" w:tplc="F7529828">
      <w:numFmt w:val="decimal"/>
      <w:lvlText w:val=""/>
      <w:lvlJc w:val="left"/>
    </w:lvl>
  </w:abstractNum>
  <w:abstractNum w:abstractNumId="616">
    <w:nsid w:val="5CAB38C6"/>
    <w:multiLevelType w:val="hybridMultilevel"/>
    <w:tmpl w:val="414451C4"/>
    <w:lvl w:ilvl="0" w:tplc="4EB836DA">
      <w:start w:val="2"/>
      <w:numFmt w:val="upperLetter"/>
      <w:lvlText w:val="%1."/>
      <w:lvlJc w:val="left"/>
    </w:lvl>
    <w:lvl w:ilvl="1" w:tplc="9B48B3F4">
      <w:numFmt w:val="decimal"/>
      <w:lvlText w:val=""/>
      <w:lvlJc w:val="left"/>
    </w:lvl>
    <w:lvl w:ilvl="2" w:tplc="0D9A2564">
      <w:numFmt w:val="decimal"/>
      <w:lvlText w:val=""/>
      <w:lvlJc w:val="left"/>
    </w:lvl>
    <w:lvl w:ilvl="3" w:tplc="BACA5932">
      <w:numFmt w:val="decimal"/>
      <w:lvlText w:val=""/>
      <w:lvlJc w:val="left"/>
    </w:lvl>
    <w:lvl w:ilvl="4" w:tplc="3DB6ED20">
      <w:numFmt w:val="decimal"/>
      <w:lvlText w:val=""/>
      <w:lvlJc w:val="left"/>
    </w:lvl>
    <w:lvl w:ilvl="5" w:tplc="987064BE">
      <w:numFmt w:val="decimal"/>
      <w:lvlText w:val=""/>
      <w:lvlJc w:val="left"/>
    </w:lvl>
    <w:lvl w:ilvl="6" w:tplc="304AF9C4">
      <w:numFmt w:val="decimal"/>
      <w:lvlText w:val=""/>
      <w:lvlJc w:val="left"/>
    </w:lvl>
    <w:lvl w:ilvl="7" w:tplc="750E2D9E">
      <w:numFmt w:val="decimal"/>
      <w:lvlText w:val=""/>
      <w:lvlJc w:val="left"/>
    </w:lvl>
    <w:lvl w:ilvl="8" w:tplc="5A1EA1F6">
      <w:numFmt w:val="decimal"/>
      <w:lvlText w:val=""/>
      <w:lvlJc w:val="left"/>
    </w:lvl>
  </w:abstractNum>
  <w:abstractNum w:abstractNumId="617">
    <w:nsid w:val="5CE60F5E"/>
    <w:multiLevelType w:val="hybridMultilevel"/>
    <w:tmpl w:val="0F28DB58"/>
    <w:lvl w:ilvl="0" w:tplc="399A3EF6">
      <w:start w:val="1"/>
      <w:numFmt w:val="decimal"/>
      <w:lvlText w:val="%1."/>
      <w:lvlJc w:val="left"/>
    </w:lvl>
    <w:lvl w:ilvl="1" w:tplc="E5C08EFA">
      <w:numFmt w:val="decimal"/>
      <w:lvlText w:val=""/>
      <w:lvlJc w:val="left"/>
    </w:lvl>
    <w:lvl w:ilvl="2" w:tplc="9C120FE2">
      <w:numFmt w:val="decimal"/>
      <w:lvlText w:val=""/>
      <w:lvlJc w:val="left"/>
    </w:lvl>
    <w:lvl w:ilvl="3" w:tplc="AE2AF398">
      <w:numFmt w:val="decimal"/>
      <w:lvlText w:val=""/>
      <w:lvlJc w:val="left"/>
    </w:lvl>
    <w:lvl w:ilvl="4" w:tplc="B5062C30">
      <w:numFmt w:val="decimal"/>
      <w:lvlText w:val=""/>
      <w:lvlJc w:val="left"/>
    </w:lvl>
    <w:lvl w:ilvl="5" w:tplc="BA329B78">
      <w:numFmt w:val="decimal"/>
      <w:lvlText w:val=""/>
      <w:lvlJc w:val="left"/>
    </w:lvl>
    <w:lvl w:ilvl="6" w:tplc="F9FAB5F2">
      <w:numFmt w:val="decimal"/>
      <w:lvlText w:val=""/>
      <w:lvlJc w:val="left"/>
    </w:lvl>
    <w:lvl w:ilvl="7" w:tplc="9F40FDAA">
      <w:numFmt w:val="decimal"/>
      <w:lvlText w:val=""/>
      <w:lvlJc w:val="left"/>
    </w:lvl>
    <w:lvl w:ilvl="8" w:tplc="1634155E">
      <w:numFmt w:val="decimal"/>
      <w:lvlText w:val=""/>
      <w:lvlJc w:val="left"/>
    </w:lvl>
  </w:abstractNum>
  <w:abstractNum w:abstractNumId="618">
    <w:nsid w:val="5CF24B45"/>
    <w:multiLevelType w:val="hybridMultilevel"/>
    <w:tmpl w:val="289076B8"/>
    <w:lvl w:ilvl="0" w:tplc="00343338">
      <w:start w:val="3"/>
      <w:numFmt w:val="upperLetter"/>
      <w:lvlText w:val="%1."/>
      <w:lvlJc w:val="left"/>
    </w:lvl>
    <w:lvl w:ilvl="1" w:tplc="3D2C48CE">
      <w:numFmt w:val="decimal"/>
      <w:lvlText w:val=""/>
      <w:lvlJc w:val="left"/>
    </w:lvl>
    <w:lvl w:ilvl="2" w:tplc="5B7E50BE">
      <w:numFmt w:val="decimal"/>
      <w:lvlText w:val=""/>
      <w:lvlJc w:val="left"/>
    </w:lvl>
    <w:lvl w:ilvl="3" w:tplc="0FEE7E9C">
      <w:numFmt w:val="decimal"/>
      <w:lvlText w:val=""/>
      <w:lvlJc w:val="left"/>
    </w:lvl>
    <w:lvl w:ilvl="4" w:tplc="B6E63CE6">
      <w:numFmt w:val="decimal"/>
      <w:lvlText w:val=""/>
      <w:lvlJc w:val="left"/>
    </w:lvl>
    <w:lvl w:ilvl="5" w:tplc="D8467CA2">
      <w:numFmt w:val="decimal"/>
      <w:lvlText w:val=""/>
      <w:lvlJc w:val="left"/>
    </w:lvl>
    <w:lvl w:ilvl="6" w:tplc="E98AFCF0">
      <w:numFmt w:val="decimal"/>
      <w:lvlText w:val=""/>
      <w:lvlJc w:val="left"/>
    </w:lvl>
    <w:lvl w:ilvl="7" w:tplc="084CCC28">
      <w:numFmt w:val="decimal"/>
      <w:lvlText w:val=""/>
      <w:lvlJc w:val="left"/>
    </w:lvl>
    <w:lvl w:ilvl="8" w:tplc="99561EF4">
      <w:numFmt w:val="decimal"/>
      <w:lvlText w:val=""/>
      <w:lvlJc w:val="left"/>
    </w:lvl>
  </w:abstractNum>
  <w:abstractNum w:abstractNumId="619">
    <w:nsid w:val="5D094B84"/>
    <w:multiLevelType w:val="hybridMultilevel"/>
    <w:tmpl w:val="29E226BC"/>
    <w:lvl w:ilvl="0" w:tplc="77EABDD0">
      <w:start w:val="1"/>
      <w:numFmt w:val="upperLetter"/>
      <w:lvlText w:val="%1."/>
      <w:lvlJc w:val="left"/>
    </w:lvl>
    <w:lvl w:ilvl="1" w:tplc="7E667182">
      <w:numFmt w:val="decimal"/>
      <w:lvlText w:val=""/>
      <w:lvlJc w:val="left"/>
    </w:lvl>
    <w:lvl w:ilvl="2" w:tplc="E26AB512">
      <w:numFmt w:val="decimal"/>
      <w:lvlText w:val=""/>
      <w:lvlJc w:val="left"/>
    </w:lvl>
    <w:lvl w:ilvl="3" w:tplc="E7727F92">
      <w:numFmt w:val="decimal"/>
      <w:lvlText w:val=""/>
      <w:lvlJc w:val="left"/>
    </w:lvl>
    <w:lvl w:ilvl="4" w:tplc="69BCF1B0">
      <w:numFmt w:val="decimal"/>
      <w:lvlText w:val=""/>
      <w:lvlJc w:val="left"/>
    </w:lvl>
    <w:lvl w:ilvl="5" w:tplc="6C8E0018">
      <w:numFmt w:val="decimal"/>
      <w:lvlText w:val=""/>
      <w:lvlJc w:val="left"/>
    </w:lvl>
    <w:lvl w:ilvl="6" w:tplc="01B60346">
      <w:numFmt w:val="decimal"/>
      <w:lvlText w:val=""/>
      <w:lvlJc w:val="left"/>
    </w:lvl>
    <w:lvl w:ilvl="7" w:tplc="10364922">
      <w:numFmt w:val="decimal"/>
      <w:lvlText w:val=""/>
      <w:lvlJc w:val="left"/>
    </w:lvl>
    <w:lvl w:ilvl="8" w:tplc="FC5282AC">
      <w:numFmt w:val="decimal"/>
      <w:lvlText w:val=""/>
      <w:lvlJc w:val="left"/>
    </w:lvl>
  </w:abstractNum>
  <w:abstractNum w:abstractNumId="620">
    <w:nsid w:val="5D175EF2"/>
    <w:multiLevelType w:val="hybridMultilevel"/>
    <w:tmpl w:val="21B232E8"/>
    <w:lvl w:ilvl="0" w:tplc="4FACCA30">
      <w:start w:val="2"/>
      <w:numFmt w:val="upperLetter"/>
      <w:lvlText w:val="%1."/>
      <w:lvlJc w:val="left"/>
    </w:lvl>
    <w:lvl w:ilvl="1" w:tplc="48102400">
      <w:numFmt w:val="decimal"/>
      <w:lvlText w:val=""/>
      <w:lvlJc w:val="left"/>
    </w:lvl>
    <w:lvl w:ilvl="2" w:tplc="9D1E091A">
      <w:numFmt w:val="decimal"/>
      <w:lvlText w:val=""/>
      <w:lvlJc w:val="left"/>
    </w:lvl>
    <w:lvl w:ilvl="3" w:tplc="7D1882D2">
      <w:numFmt w:val="decimal"/>
      <w:lvlText w:val=""/>
      <w:lvlJc w:val="left"/>
    </w:lvl>
    <w:lvl w:ilvl="4" w:tplc="22FC7936">
      <w:numFmt w:val="decimal"/>
      <w:lvlText w:val=""/>
      <w:lvlJc w:val="left"/>
    </w:lvl>
    <w:lvl w:ilvl="5" w:tplc="9D14B106">
      <w:numFmt w:val="decimal"/>
      <w:lvlText w:val=""/>
      <w:lvlJc w:val="left"/>
    </w:lvl>
    <w:lvl w:ilvl="6" w:tplc="CCC2AAFC">
      <w:numFmt w:val="decimal"/>
      <w:lvlText w:val=""/>
      <w:lvlJc w:val="left"/>
    </w:lvl>
    <w:lvl w:ilvl="7" w:tplc="F97237A4">
      <w:numFmt w:val="decimal"/>
      <w:lvlText w:val=""/>
      <w:lvlJc w:val="left"/>
    </w:lvl>
    <w:lvl w:ilvl="8" w:tplc="0C6AAFE4">
      <w:numFmt w:val="decimal"/>
      <w:lvlText w:val=""/>
      <w:lvlJc w:val="left"/>
    </w:lvl>
  </w:abstractNum>
  <w:abstractNum w:abstractNumId="621">
    <w:nsid w:val="5D38CAEA"/>
    <w:multiLevelType w:val="hybridMultilevel"/>
    <w:tmpl w:val="AD78687A"/>
    <w:lvl w:ilvl="0" w:tplc="7286F012">
      <w:start w:val="1"/>
      <w:numFmt w:val="bullet"/>
      <w:lvlText w:val="4"/>
      <w:lvlJc w:val="left"/>
    </w:lvl>
    <w:lvl w:ilvl="1" w:tplc="98069AC4">
      <w:numFmt w:val="decimal"/>
      <w:lvlText w:val=""/>
      <w:lvlJc w:val="left"/>
    </w:lvl>
    <w:lvl w:ilvl="2" w:tplc="D7BE3380">
      <w:numFmt w:val="decimal"/>
      <w:lvlText w:val=""/>
      <w:lvlJc w:val="left"/>
    </w:lvl>
    <w:lvl w:ilvl="3" w:tplc="137604DE">
      <w:numFmt w:val="decimal"/>
      <w:lvlText w:val=""/>
      <w:lvlJc w:val="left"/>
    </w:lvl>
    <w:lvl w:ilvl="4" w:tplc="F2F2D4BE">
      <w:numFmt w:val="decimal"/>
      <w:lvlText w:val=""/>
      <w:lvlJc w:val="left"/>
    </w:lvl>
    <w:lvl w:ilvl="5" w:tplc="36E2D6D6">
      <w:numFmt w:val="decimal"/>
      <w:lvlText w:val=""/>
      <w:lvlJc w:val="left"/>
    </w:lvl>
    <w:lvl w:ilvl="6" w:tplc="82B601EC">
      <w:numFmt w:val="decimal"/>
      <w:lvlText w:val=""/>
      <w:lvlJc w:val="left"/>
    </w:lvl>
    <w:lvl w:ilvl="7" w:tplc="30488694">
      <w:numFmt w:val="decimal"/>
      <w:lvlText w:val=""/>
      <w:lvlJc w:val="left"/>
    </w:lvl>
    <w:lvl w:ilvl="8" w:tplc="590A3BB0">
      <w:numFmt w:val="decimal"/>
      <w:lvlText w:val=""/>
      <w:lvlJc w:val="left"/>
    </w:lvl>
  </w:abstractNum>
  <w:abstractNum w:abstractNumId="622">
    <w:nsid w:val="5D4CAEF8"/>
    <w:multiLevelType w:val="hybridMultilevel"/>
    <w:tmpl w:val="DB9683AE"/>
    <w:lvl w:ilvl="0" w:tplc="3244D1AC">
      <w:start w:val="2"/>
      <w:numFmt w:val="lowerLetter"/>
      <w:lvlText w:val="%1)"/>
      <w:lvlJc w:val="left"/>
    </w:lvl>
    <w:lvl w:ilvl="1" w:tplc="59CC58A0">
      <w:numFmt w:val="decimal"/>
      <w:lvlText w:val=""/>
      <w:lvlJc w:val="left"/>
    </w:lvl>
    <w:lvl w:ilvl="2" w:tplc="52D89E9A">
      <w:numFmt w:val="decimal"/>
      <w:lvlText w:val=""/>
      <w:lvlJc w:val="left"/>
    </w:lvl>
    <w:lvl w:ilvl="3" w:tplc="18FE078A">
      <w:numFmt w:val="decimal"/>
      <w:lvlText w:val=""/>
      <w:lvlJc w:val="left"/>
    </w:lvl>
    <w:lvl w:ilvl="4" w:tplc="8AF8E3BA">
      <w:numFmt w:val="decimal"/>
      <w:lvlText w:val=""/>
      <w:lvlJc w:val="left"/>
    </w:lvl>
    <w:lvl w:ilvl="5" w:tplc="E3C6A220">
      <w:numFmt w:val="decimal"/>
      <w:lvlText w:val=""/>
      <w:lvlJc w:val="left"/>
    </w:lvl>
    <w:lvl w:ilvl="6" w:tplc="563EF3EE">
      <w:numFmt w:val="decimal"/>
      <w:lvlText w:val=""/>
      <w:lvlJc w:val="left"/>
    </w:lvl>
    <w:lvl w:ilvl="7" w:tplc="7C58A136">
      <w:numFmt w:val="decimal"/>
      <w:lvlText w:val=""/>
      <w:lvlJc w:val="left"/>
    </w:lvl>
    <w:lvl w:ilvl="8" w:tplc="41BE6192">
      <w:numFmt w:val="decimal"/>
      <w:lvlText w:val=""/>
      <w:lvlJc w:val="left"/>
    </w:lvl>
  </w:abstractNum>
  <w:abstractNum w:abstractNumId="623">
    <w:nsid w:val="5D66DC65"/>
    <w:multiLevelType w:val="hybridMultilevel"/>
    <w:tmpl w:val="90C66492"/>
    <w:lvl w:ilvl="0" w:tplc="9CF634B8">
      <w:start w:val="5"/>
      <w:numFmt w:val="decimal"/>
      <w:lvlText w:val="%1."/>
      <w:lvlJc w:val="left"/>
    </w:lvl>
    <w:lvl w:ilvl="1" w:tplc="CDC8121E">
      <w:numFmt w:val="decimal"/>
      <w:lvlText w:val=""/>
      <w:lvlJc w:val="left"/>
    </w:lvl>
    <w:lvl w:ilvl="2" w:tplc="778803AC">
      <w:numFmt w:val="decimal"/>
      <w:lvlText w:val=""/>
      <w:lvlJc w:val="left"/>
    </w:lvl>
    <w:lvl w:ilvl="3" w:tplc="533CBA36">
      <w:numFmt w:val="decimal"/>
      <w:lvlText w:val=""/>
      <w:lvlJc w:val="left"/>
    </w:lvl>
    <w:lvl w:ilvl="4" w:tplc="38B28BF2">
      <w:numFmt w:val="decimal"/>
      <w:lvlText w:val=""/>
      <w:lvlJc w:val="left"/>
    </w:lvl>
    <w:lvl w:ilvl="5" w:tplc="533A65B6">
      <w:numFmt w:val="decimal"/>
      <w:lvlText w:val=""/>
      <w:lvlJc w:val="left"/>
    </w:lvl>
    <w:lvl w:ilvl="6" w:tplc="7FBCDA18">
      <w:numFmt w:val="decimal"/>
      <w:lvlText w:val=""/>
      <w:lvlJc w:val="left"/>
    </w:lvl>
    <w:lvl w:ilvl="7" w:tplc="4D26413A">
      <w:numFmt w:val="decimal"/>
      <w:lvlText w:val=""/>
      <w:lvlJc w:val="left"/>
    </w:lvl>
    <w:lvl w:ilvl="8" w:tplc="A86260EC">
      <w:numFmt w:val="decimal"/>
      <w:lvlText w:val=""/>
      <w:lvlJc w:val="left"/>
    </w:lvl>
  </w:abstractNum>
  <w:abstractNum w:abstractNumId="624">
    <w:nsid w:val="5D86CF11"/>
    <w:multiLevelType w:val="hybridMultilevel"/>
    <w:tmpl w:val="676E6AA8"/>
    <w:lvl w:ilvl="0" w:tplc="19DC5D34">
      <w:start w:val="1"/>
      <w:numFmt w:val="upperLetter"/>
      <w:lvlText w:val="%1."/>
      <w:lvlJc w:val="left"/>
    </w:lvl>
    <w:lvl w:ilvl="1" w:tplc="E92CDABA">
      <w:numFmt w:val="decimal"/>
      <w:lvlText w:val=""/>
      <w:lvlJc w:val="left"/>
    </w:lvl>
    <w:lvl w:ilvl="2" w:tplc="CAC6BF8A">
      <w:numFmt w:val="decimal"/>
      <w:lvlText w:val=""/>
      <w:lvlJc w:val="left"/>
    </w:lvl>
    <w:lvl w:ilvl="3" w:tplc="B332022C">
      <w:numFmt w:val="decimal"/>
      <w:lvlText w:val=""/>
      <w:lvlJc w:val="left"/>
    </w:lvl>
    <w:lvl w:ilvl="4" w:tplc="90CA1AC6">
      <w:numFmt w:val="decimal"/>
      <w:lvlText w:val=""/>
      <w:lvlJc w:val="left"/>
    </w:lvl>
    <w:lvl w:ilvl="5" w:tplc="7632F31E">
      <w:numFmt w:val="decimal"/>
      <w:lvlText w:val=""/>
      <w:lvlJc w:val="left"/>
    </w:lvl>
    <w:lvl w:ilvl="6" w:tplc="7B144196">
      <w:numFmt w:val="decimal"/>
      <w:lvlText w:val=""/>
      <w:lvlJc w:val="left"/>
    </w:lvl>
    <w:lvl w:ilvl="7" w:tplc="ABAA28A8">
      <w:numFmt w:val="decimal"/>
      <w:lvlText w:val=""/>
      <w:lvlJc w:val="left"/>
    </w:lvl>
    <w:lvl w:ilvl="8" w:tplc="254C4180">
      <w:numFmt w:val="decimal"/>
      <w:lvlText w:val=""/>
      <w:lvlJc w:val="left"/>
    </w:lvl>
  </w:abstractNum>
  <w:abstractNum w:abstractNumId="625">
    <w:nsid w:val="5E194EEC"/>
    <w:multiLevelType w:val="hybridMultilevel"/>
    <w:tmpl w:val="8F74CB4A"/>
    <w:lvl w:ilvl="0" w:tplc="78A0083A">
      <w:start w:val="2"/>
      <w:numFmt w:val="decimal"/>
      <w:lvlText w:val="%1."/>
      <w:lvlJc w:val="left"/>
    </w:lvl>
    <w:lvl w:ilvl="1" w:tplc="1A86F1A4">
      <w:numFmt w:val="decimal"/>
      <w:lvlText w:val=""/>
      <w:lvlJc w:val="left"/>
    </w:lvl>
    <w:lvl w:ilvl="2" w:tplc="C5D4D166">
      <w:numFmt w:val="decimal"/>
      <w:lvlText w:val=""/>
      <w:lvlJc w:val="left"/>
    </w:lvl>
    <w:lvl w:ilvl="3" w:tplc="D15A22F8">
      <w:numFmt w:val="decimal"/>
      <w:lvlText w:val=""/>
      <w:lvlJc w:val="left"/>
    </w:lvl>
    <w:lvl w:ilvl="4" w:tplc="04965C70">
      <w:numFmt w:val="decimal"/>
      <w:lvlText w:val=""/>
      <w:lvlJc w:val="left"/>
    </w:lvl>
    <w:lvl w:ilvl="5" w:tplc="CED6668C">
      <w:numFmt w:val="decimal"/>
      <w:lvlText w:val=""/>
      <w:lvlJc w:val="left"/>
    </w:lvl>
    <w:lvl w:ilvl="6" w:tplc="6CB25FB6">
      <w:numFmt w:val="decimal"/>
      <w:lvlText w:val=""/>
      <w:lvlJc w:val="left"/>
    </w:lvl>
    <w:lvl w:ilvl="7" w:tplc="3306BFEC">
      <w:numFmt w:val="decimal"/>
      <w:lvlText w:val=""/>
      <w:lvlJc w:val="left"/>
    </w:lvl>
    <w:lvl w:ilvl="8" w:tplc="4E906E52">
      <w:numFmt w:val="decimal"/>
      <w:lvlText w:val=""/>
      <w:lvlJc w:val="left"/>
    </w:lvl>
  </w:abstractNum>
  <w:abstractNum w:abstractNumId="626">
    <w:nsid w:val="5E1EAE31"/>
    <w:multiLevelType w:val="hybridMultilevel"/>
    <w:tmpl w:val="A04AC220"/>
    <w:lvl w:ilvl="0" w:tplc="C0FAC5C2">
      <w:start w:val="2"/>
      <w:numFmt w:val="upperLetter"/>
      <w:lvlText w:val="%1."/>
      <w:lvlJc w:val="left"/>
    </w:lvl>
    <w:lvl w:ilvl="1" w:tplc="2798407E">
      <w:numFmt w:val="decimal"/>
      <w:lvlText w:val=""/>
      <w:lvlJc w:val="left"/>
    </w:lvl>
    <w:lvl w:ilvl="2" w:tplc="8A1CC40E">
      <w:numFmt w:val="decimal"/>
      <w:lvlText w:val=""/>
      <w:lvlJc w:val="left"/>
    </w:lvl>
    <w:lvl w:ilvl="3" w:tplc="E6001E84">
      <w:numFmt w:val="decimal"/>
      <w:lvlText w:val=""/>
      <w:lvlJc w:val="left"/>
    </w:lvl>
    <w:lvl w:ilvl="4" w:tplc="35C41612">
      <w:numFmt w:val="decimal"/>
      <w:lvlText w:val=""/>
      <w:lvlJc w:val="left"/>
    </w:lvl>
    <w:lvl w:ilvl="5" w:tplc="0C7E8BDA">
      <w:numFmt w:val="decimal"/>
      <w:lvlText w:val=""/>
      <w:lvlJc w:val="left"/>
    </w:lvl>
    <w:lvl w:ilvl="6" w:tplc="A3822D16">
      <w:numFmt w:val="decimal"/>
      <w:lvlText w:val=""/>
      <w:lvlJc w:val="left"/>
    </w:lvl>
    <w:lvl w:ilvl="7" w:tplc="F448FF44">
      <w:numFmt w:val="decimal"/>
      <w:lvlText w:val=""/>
      <w:lvlJc w:val="left"/>
    </w:lvl>
    <w:lvl w:ilvl="8" w:tplc="8CBA3880">
      <w:numFmt w:val="decimal"/>
      <w:lvlText w:val=""/>
      <w:lvlJc w:val="left"/>
    </w:lvl>
  </w:abstractNum>
  <w:abstractNum w:abstractNumId="627">
    <w:nsid w:val="5E52C405"/>
    <w:multiLevelType w:val="hybridMultilevel"/>
    <w:tmpl w:val="E864D1BA"/>
    <w:lvl w:ilvl="0" w:tplc="4A5629AE">
      <w:start w:val="7"/>
      <w:numFmt w:val="decimal"/>
      <w:lvlText w:val="%1."/>
      <w:lvlJc w:val="left"/>
    </w:lvl>
    <w:lvl w:ilvl="1" w:tplc="7C36884C">
      <w:numFmt w:val="decimal"/>
      <w:lvlText w:val=""/>
      <w:lvlJc w:val="left"/>
    </w:lvl>
    <w:lvl w:ilvl="2" w:tplc="6E508234">
      <w:numFmt w:val="decimal"/>
      <w:lvlText w:val=""/>
      <w:lvlJc w:val="left"/>
    </w:lvl>
    <w:lvl w:ilvl="3" w:tplc="8B769E32">
      <w:numFmt w:val="decimal"/>
      <w:lvlText w:val=""/>
      <w:lvlJc w:val="left"/>
    </w:lvl>
    <w:lvl w:ilvl="4" w:tplc="57BA117E">
      <w:numFmt w:val="decimal"/>
      <w:lvlText w:val=""/>
      <w:lvlJc w:val="left"/>
    </w:lvl>
    <w:lvl w:ilvl="5" w:tplc="93DCF128">
      <w:numFmt w:val="decimal"/>
      <w:lvlText w:val=""/>
      <w:lvlJc w:val="left"/>
    </w:lvl>
    <w:lvl w:ilvl="6" w:tplc="32FC5F1C">
      <w:numFmt w:val="decimal"/>
      <w:lvlText w:val=""/>
      <w:lvlJc w:val="left"/>
    </w:lvl>
    <w:lvl w:ilvl="7" w:tplc="4FBA0640">
      <w:numFmt w:val="decimal"/>
      <w:lvlText w:val=""/>
      <w:lvlJc w:val="left"/>
    </w:lvl>
    <w:lvl w:ilvl="8" w:tplc="48704062">
      <w:numFmt w:val="decimal"/>
      <w:lvlText w:val=""/>
      <w:lvlJc w:val="left"/>
    </w:lvl>
  </w:abstractNum>
  <w:abstractNum w:abstractNumId="628">
    <w:nsid w:val="5EA6D896"/>
    <w:multiLevelType w:val="hybridMultilevel"/>
    <w:tmpl w:val="6CAA1230"/>
    <w:lvl w:ilvl="0" w:tplc="07546BEA">
      <w:start w:val="1"/>
      <w:numFmt w:val="bullet"/>
      <w:lvlText w:val="k"/>
      <w:lvlJc w:val="left"/>
    </w:lvl>
    <w:lvl w:ilvl="1" w:tplc="8E1405EA">
      <w:numFmt w:val="decimal"/>
      <w:lvlText w:val=""/>
      <w:lvlJc w:val="left"/>
    </w:lvl>
    <w:lvl w:ilvl="2" w:tplc="3E7A2BFE">
      <w:numFmt w:val="decimal"/>
      <w:lvlText w:val=""/>
      <w:lvlJc w:val="left"/>
    </w:lvl>
    <w:lvl w:ilvl="3" w:tplc="27540542">
      <w:numFmt w:val="decimal"/>
      <w:lvlText w:val=""/>
      <w:lvlJc w:val="left"/>
    </w:lvl>
    <w:lvl w:ilvl="4" w:tplc="04489764">
      <w:numFmt w:val="decimal"/>
      <w:lvlText w:val=""/>
      <w:lvlJc w:val="left"/>
    </w:lvl>
    <w:lvl w:ilvl="5" w:tplc="77CC63CA">
      <w:numFmt w:val="decimal"/>
      <w:lvlText w:val=""/>
      <w:lvlJc w:val="left"/>
    </w:lvl>
    <w:lvl w:ilvl="6" w:tplc="B27CB20E">
      <w:numFmt w:val="decimal"/>
      <w:lvlText w:val=""/>
      <w:lvlJc w:val="left"/>
    </w:lvl>
    <w:lvl w:ilvl="7" w:tplc="63C017C4">
      <w:numFmt w:val="decimal"/>
      <w:lvlText w:val=""/>
      <w:lvlJc w:val="left"/>
    </w:lvl>
    <w:lvl w:ilvl="8" w:tplc="135036BC">
      <w:numFmt w:val="decimal"/>
      <w:lvlText w:val=""/>
      <w:lvlJc w:val="left"/>
    </w:lvl>
  </w:abstractNum>
  <w:abstractNum w:abstractNumId="629">
    <w:nsid w:val="5EB19210"/>
    <w:multiLevelType w:val="hybridMultilevel"/>
    <w:tmpl w:val="1D662182"/>
    <w:lvl w:ilvl="0" w:tplc="01347C32">
      <w:start w:val="4"/>
      <w:numFmt w:val="decimal"/>
      <w:lvlText w:val="%1."/>
      <w:lvlJc w:val="left"/>
    </w:lvl>
    <w:lvl w:ilvl="1" w:tplc="F5F6AA98">
      <w:numFmt w:val="decimal"/>
      <w:lvlText w:val=""/>
      <w:lvlJc w:val="left"/>
    </w:lvl>
    <w:lvl w:ilvl="2" w:tplc="29EEE174">
      <w:numFmt w:val="decimal"/>
      <w:lvlText w:val=""/>
      <w:lvlJc w:val="left"/>
    </w:lvl>
    <w:lvl w:ilvl="3" w:tplc="A60A7FC6">
      <w:numFmt w:val="decimal"/>
      <w:lvlText w:val=""/>
      <w:lvlJc w:val="left"/>
    </w:lvl>
    <w:lvl w:ilvl="4" w:tplc="6B005D50">
      <w:numFmt w:val="decimal"/>
      <w:lvlText w:val=""/>
      <w:lvlJc w:val="left"/>
    </w:lvl>
    <w:lvl w:ilvl="5" w:tplc="561C0376">
      <w:numFmt w:val="decimal"/>
      <w:lvlText w:val=""/>
      <w:lvlJc w:val="left"/>
    </w:lvl>
    <w:lvl w:ilvl="6" w:tplc="3614F0C8">
      <w:numFmt w:val="decimal"/>
      <w:lvlText w:val=""/>
      <w:lvlJc w:val="left"/>
    </w:lvl>
    <w:lvl w:ilvl="7" w:tplc="C8144D74">
      <w:numFmt w:val="decimal"/>
      <w:lvlText w:val=""/>
      <w:lvlJc w:val="left"/>
    </w:lvl>
    <w:lvl w:ilvl="8" w:tplc="C6DA0CD4">
      <w:numFmt w:val="decimal"/>
      <w:lvlText w:val=""/>
      <w:lvlJc w:val="left"/>
    </w:lvl>
  </w:abstractNum>
  <w:abstractNum w:abstractNumId="630">
    <w:nsid w:val="5EBE0EAB"/>
    <w:multiLevelType w:val="hybridMultilevel"/>
    <w:tmpl w:val="DABE3D72"/>
    <w:lvl w:ilvl="0" w:tplc="CBE4A148">
      <w:start w:val="1"/>
      <w:numFmt w:val="upperLetter"/>
      <w:lvlText w:val="%1."/>
      <w:lvlJc w:val="left"/>
    </w:lvl>
    <w:lvl w:ilvl="1" w:tplc="D71E15F6">
      <w:numFmt w:val="decimal"/>
      <w:lvlText w:val=""/>
      <w:lvlJc w:val="left"/>
    </w:lvl>
    <w:lvl w:ilvl="2" w:tplc="D27430E4">
      <w:numFmt w:val="decimal"/>
      <w:lvlText w:val=""/>
      <w:lvlJc w:val="left"/>
    </w:lvl>
    <w:lvl w:ilvl="3" w:tplc="1B9ED600">
      <w:numFmt w:val="decimal"/>
      <w:lvlText w:val=""/>
      <w:lvlJc w:val="left"/>
    </w:lvl>
    <w:lvl w:ilvl="4" w:tplc="6AEEA6FE">
      <w:numFmt w:val="decimal"/>
      <w:lvlText w:val=""/>
      <w:lvlJc w:val="left"/>
    </w:lvl>
    <w:lvl w:ilvl="5" w:tplc="C8EC83C6">
      <w:numFmt w:val="decimal"/>
      <w:lvlText w:val=""/>
      <w:lvlJc w:val="left"/>
    </w:lvl>
    <w:lvl w:ilvl="6" w:tplc="CB807398">
      <w:numFmt w:val="decimal"/>
      <w:lvlText w:val=""/>
      <w:lvlJc w:val="left"/>
    </w:lvl>
    <w:lvl w:ilvl="7" w:tplc="1750A3A0">
      <w:numFmt w:val="decimal"/>
      <w:lvlText w:val=""/>
      <w:lvlJc w:val="left"/>
    </w:lvl>
    <w:lvl w:ilvl="8" w:tplc="DAD0032C">
      <w:numFmt w:val="decimal"/>
      <w:lvlText w:val=""/>
      <w:lvlJc w:val="left"/>
    </w:lvl>
  </w:abstractNum>
  <w:abstractNum w:abstractNumId="631">
    <w:nsid w:val="5EC714FC"/>
    <w:multiLevelType w:val="hybridMultilevel"/>
    <w:tmpl w:val="2A462920"/>
    <w:lvl w:ilvl="0" w:tplc="3B5CB090">
      <w:start w:val="3"/>
      <w:numFmt w:val="upperLetter"/>
      <w:lvlText w:val="%1."/>
      <w:lvlJc w:val="left"/>
    </w:lvl>
    <w:lvl w:ilvl="1" w:tplc="142C1C14">
      <w:numFmt w:val="decimal"/>
      <w:lvlText w:val=""/>
      <w:lvlJc w:val="left"/>
    </w:lvl>
    <w:lvl w:ilvl="2" w:tplc="A88A661C">
      <w:numFmt w:val="decimal"/>
      <w:lvlText w:val=""/>
      <w:lvlJc w:val="left"/>
    </w:lvl>
    <w:lvl w:ilvl="3" w:tplc="DA4A023E">
      <w:numFmt w:val="decimal"/>
      <w:lvlText w:val=""/>
      <w:lvlJc w:val="left"/>
    </w:lvl>
    <w:lvl w:ilvl="4" w:tplc="5E8808F2">
      <w:numFmt w:val="decimal"/>
      <w:lvlText w:val=""/>
      <w:lvlJc w:val="left"/>
    </w:lvl>
    <w:lvl w:ilvl="5" w:tplc="9AE26960">
      <w:numFmt w:val="decimal"/>
      <w:lvlText w:val=""/>
      <w:lvlJc w:val="left"/>
    </w:lvl>
    <w:lvl w:ilvl="6" w:tplc="DE8AD97C">
      <w:numFmt w:val="decimal"/>
      <w:lvlText w:val=""/>
      <w:lvlJc w:val="left"/>
    </w:lvl>
    <w:lvl w:ilvl="7" w:tplc="008C5356">
      <w:numFmt w:val="decimal"/>
      <w:lvlText w:val=""/>
      <w:lvlJc w:val="left"/>
    </w:lvl>
    <w:lvl w:ilvl="8" w:tplc="7C740E34">
      <w:numFmt w:val="decimal"/>
      <w:lvlText w:val=""/>
      <w:lvlJc w:val="left"/>
    </w:lvl>
  </w:abstractNum>
  <w:abstractNum w:abstractNumId="632">
    <w:nsid w:val="5EDD588C"/>
    <w:multiLevelType w:val="hybridMultilevel"/>
    <w:tmpl w:val="EFE4A820"/>
    <w:lvl w:ilvl="0" w:tplc="82D82792">
      <w:start w:val="3"/>
      <w:numFmt w:val="decimal"/>
      <w:lvlText w:val="%1."/>
      <w:lvlJc w:val="left"/>
    </w:lvl>
    <w:lvl w:ilvl="1" w:tplc="8F427D6A">
      <w:start w:val="1"/>
      <w:numFmt w:val="lowerLetter"/>
      <w:lvlText w:val="%2"/>
      <w:lvlJc w:val="left"/>
    </w:lvl>
    <w:lvl w:ilvl="2" w:tplc="D1149E24">
      <w:numFmt w:val="decimal"/>
      <w:lvlText w:val=""/>
      <w:lvlJc w:val="left"/>
    </w:lvl>
    <w:lvl w:ilvl="3" w:tplc="4E36CEC4">
      <w:numFmt w:val="decimal"/>
      <w:lvlText w:val=""/>
      <w:lvlJc w:val="left"/>
    </w:lvl>
    <w:lvl w:ilvl="4" w:tplc="BE344B2C">
      <w:numFmt w:val="decimal"/>
      <w:lvlText w:val=""/>
      <w:lvlJc w:val="left"/>
    </w:lvl>
    <w:lvl w:ilvl="5" w:tplc="5D1458AE">
      <w:numFmt w:val="decimal"/>
      <w:lvlText w:val=""/>
      <w:lvlJc w:val="left"/>
    </w:lvl>
    <w:lvl w:ilvl="6" w:tplc="5D52B098">
      <w:numFmt w:val="decimal"/>
      <w:lvlText w:val=""/>
      <w:lvlJc w:val="left"/>
    </w:lvl>
    <w:lvl w:ilvl="7" w:tplc="670C9E60">
      <w:numFmt w:val="decimal"/>
      <w:lvlText w:val=""/>
      <w:lvlJc w:val="left"/>
    </w:lvl>
    <w:lvl w:ilvl="8" w:tplc="744E4EDA">
      <w:numFmt w:val="decimal"/>
      <w:lvlText w:val=""/>
      <w:lvlJc w:val="left"/>
    </w:lvl>
  </w:abstractNum>
  <w:abstractNum w:abstractNumId="633">
    <w:nsid w:val="5F0E41DB"/>
    <w:multiLevelType w:val="hybridMultilevel"/>
    <w:tmpl w:val="D25E2068"/>
    <w:lvl w:ilvl="0" w:tplc="A16AEE66">
      <w:start w:val="4"/>
      <w:numFmt w:val="decimal"/>
      <w:lvlText w:val="%1."/>
      <w:lvlJc w:val="left"/>
    </w:lvl>
    <w:lvl w:ilvl="1" w:tplc="3F9CC692">
      <w:numFmt w:val="decimal"/>
      <w:lvlText w:val=""/>
      <w:lvlJc w:val="left"/>
    </w:lvl>
    <w:lvl w:ilvl="2" w:tplc="8D56C692">
      <w:numFmt w:val="decimal"/>
      <w:lvlText w:val=""/>
      <w:lvlJc w:val="left"/>
    </w:lvl>
    <w:lvl w:ilvl="3" w:tplc="461C1144">
      <w:numFmt w:val="decimal"/>
      <w:lvlText w:val=""/>
      <w:lvlJc w:val="left"/>
    </w:lvl>
    <w:lvl w:ilvl="4" w:tplc="CFEC2840">
      <w:numFmt w:val="decimal"/>
      <w:lvlText w:val=""/>
      <w:lvlJc w:val="left"/>
    </w:lvl>
    <w:lvl w:ilvl="5" w:tplc="7CAA0BDC">
      <w:numFmt w:val="decimal"/>
      <w:lvlText w:val=""/>
      <w:lvlJc w:val="left"/>
    </w:lvl>
    <w:lvl w:ilvl="6" w:tplc="782E112E">
      <w:numFmt w:val="decimal"/>
      <w:lvlText w:val=""/>
      <w:lvlJc w:val="left"/>
    </w:lvl>
    <w:lvl w:ilvl="7" w:tplc="713EBE36">
      <w:numFmt w:val="decimal"/>
      <w:lvlText w:val=""/>
      <w:lvlJc w:val="left"/>
    </w:lvl>
    <w:lvl w:ilvl="8" w:tplc="C250062A">
      <w:numFmt w:val="decimal"/>
      <w:lvlText w:val=""/>
      <w:lvlJc w:val="left"/>
    </w:lvl>
  </w:abstractNum>
  <w:abstractNum w:abstractNumId="634">
    <w:nsid w:val="5F3D3B70"/>
    <w:multiLevelType w:val="hybridMultilevel"/>
    <w:tmpl w:val="75386FEC"/>
    <w:lvl w:ilvl="0" w:tplc="4E1259BC">
      <w:start w:val="4"/>
      <w:numFmt w:val="decimal"/>
      <w:lvlText w:val="%1."/>
      <w:lvlJc w:val="left"/>
    </w:lvl>
    <w:lvl w:ilvl="1" w:tplc="E398038A">
      <w:numFmt w:val="decimal"/>
      <w:lvlText w:val=""/>
      <w:lvlJc w:val="left"/>
    </w:lvl>
    <w:lvl w:ilvl="2" w:tplc="FFE0CF2A">
      <w:numFmt w:val="decimal"/>
      <w:lvlText w:val=""/>
      <w:lvlJc w:val="left"/>
    </w:lvl>
    <w:lvl w:ilvl="3" w:tplc="1C6E0CCE">
      <w:numFmt w:val="decimal"/>
      <w:lvlText w:val=""/>
      <w:lvlJc w:val="left"/>
    </w:lvl>
    <w:lvl w:ilvl="4" w:tplc="76E6D65A">
      <w:numFmt w:val="decimal"/>
      <w:lvlText w:val=""/>
      <w:lvlJc w:val="left"/>
    </w:lvl>
    <w:lvl w:ilvl="5" w:tplc="D08AC810">
      <w:numFmt w:val="decimal"/>
      <w:lvlText w:val=""/>
      <w:lvlJc w:val="left"/>
    </w:lvl>
    <w:lvl w:ilvl="6" w:tplc="C2DAC122">
      <w:numFmt w:val="decimal"/>
      <w:lvlText w:val=""/>
      <w:lvlJc w:val="left"/>
    </w:lvl>
    <w:lvl w:ilvl="7" w:tplc="DC9CCD0E">
      <w:numFmt w:val="decimal"/>
      <w:lvlText w:val=""/>
      <w:lvlJc w:val="left"/>
    </w:lvl>
    <w:lvl w:ilvl="8" w:tplc="3B50B618">
      <w:numFmt w:val="decimal"/>
      <w:lvlText w:val=""/>
      <w:lvlJc w:val="left"/>
    </w:lvl>
  </w:abstractNum>
  <w:abstractNum w:abstractNumId="635">
    <w:nsid w:val="5F5C6E4D"/>
    <w:multiLevelType w:val="hybridMultilevel"/>
    <w:tmpl w:val="AAFACFBE"/>
    <w:lvl w:ilvl="0" w:tplc="434E6700">
      <w:start w:val="1"/>
      <w:numFmt w:val="decimal"/>
      <w:lvlText w:val="%1."/>
      <w:lvlJc w:val="left"/>
    </w:lvl>
    <w:lvl w:ilvl="1" w:tplc="C9266330">
      <w:numFmt w:val="decimal"/>
      <w:lvlText w:val=""/>
      <w:lvlJc w:val="left"/>
    </w:lvl>
    <w:lvl w:ilvl="2" w:tplc="98149D42">
      <w:numFmt w:val="decimal"/>
      <w:lvlText w:val=""/>
      <w:lvlJc w:val="left"/>
    </w:lvl>
    <w:lvl w:ilvl="3" w:tplc="9C480540">
      <w:numFmt w:val="decimal"/>
      <w:lvlText w:val=""/>
      <w:lvlJc w:val="left"/>
    </w:lvl>
    <w:lvl w:ilvl="4" w:tplc="B308A678">
      <w:numFmt w:val="decimal"/>
      <w:lvlText w:val=""/>
      <w:lvlJc w:val="left"/>
    </w:lvl>
    <w:lvl w:ilvl="5" w:tplc="DA125E40">
      <w:numFmt w:val="decimal"/>
      <w:lvlText w:val=""/>
      <w:lvlJc w:val="left"/>
    </w:lvl>
    <w:lvl w:ilvl="6" w:tplc="257440AC">
      <w:numFmt w:val="decimal"/>
      <w:lvlText w:val=""/>
      <w:lvlJc w:val="left"/>
    </w:lvl>
    <w:lvl w:ilvl="7" w:tplc="8DBE32F4">
      <w:numFmt w:val="decimal"/>
      <w:lvlText w:val=""/>
      <w:lvlJc w:val="left"/>
    </w:lvl>
    <w:lvl w:ilvl="8" w:tplc="1A2ED76A">
      <w:numFmt w:val="decimal"/>
      <w:lvlText w:val=""/>
      <w:lvlJc w:val="left"/>
    </w:lvl>
  </w:abstractNum>
  <w:abstractNum w:abstractNumId="636">
    <w:nsid w:val="5F613832"/>
    <w:multiLevelType w:val="hybridMultilevel"/>
    <w:tmpl w:val="7292DBFC"/>
    <w:lvl w:ilvl="0" w:tplc="D7D6EF72">
      <w:start w:val="4"/>
      <w:numFmt w:val="decimal"/>
      <w:lvlText w:val="%1."/>
      <w:lvlJc w:val="left"/>
    </w:lvl>
    <w:lvl w:ilvl="1" w:tplc="A5A8BA92">
      <w:start w:val="1"/>
      <w:numFmt w:val="bullet"/>
      <w:lvlText w:val="−"/>
      <w:lvlJc w:val="left"/>
    </w:lvl>
    <w:lvl w:ilvl="2" w:tplc="F90E15DA">
      <w:numFmt w:val="decimal"/>
      <w:lvlText w:val=""/>
      <w:lvlJc w:val="left"/>
    </w:lvl>
    <w:lvl w:ilvl="3" w:tplc="B7966BAC">
      <w:numFmt w:val="decimal"/>
      <w:lvlText w:val=""/>
      <w:lvlJc w:val="left"/>
    </w:lvl>
    <w:lvl w:ilvl="4" w:tplc="2130A290">
      <w:numFmt w:val="decimal"/>
      <w:lvlText w:val=""/>
      <w:lvlJc w:val="left"/>
    </w:lvl>
    <w:lvl w:ilvl="5" w:tplc="E3B8BD84">
      <w:numFmt w:val="decimal"/>
      <w:lvlText w:val=""/>
      <w:lvlJc w:val="left"/>
    </w:lvl>
    <w:lvl w:ilvl="6" w:tplc="0AA237E4">
      <w:numFmt w:val="decimal"/>
      <w:lvlText w:val=""/>
      <w:lvlJc w:val="left"/>
    </w:lvl>
    <w:lvl w:ilvl="7" w:tplc="837A5FEC">
      <w:numFmt w:val="decimal"/>
      <w:lvlText w:val=""/>
      <w:lvlJc w:val="left"/>
    </w:lvl>
    <w:lvl w:ilvl="8" w:tplc="4C6E8310">
      <w:numFmt w:val="decimal"/>
      <w:lvlText w:val=""/>
      <w:lvlJc w:val="left"/>
    </w:lvl>
  </w:abstractNum>
  <w:abstractNum w:abstractNumId="637">
    <w:nsid w:val="5F91BE56"/>
    <w:multiLevelType w:val="hybridMultilevel"/>
    <w:tmpl w:val="0088BC70"/>
    <w:lvl w:ilvl="0" w:tplc="B2E816C0">
      <w:start w:val="1"/>
      <w:numFmt w:val="bullet"/>
      <w:lvlText w:val="и"/>
      <w:lvlJc w:val="left"/>
    </w:lvl>
    <w:lvl w:ilvl="1" w:tplc="1722EB52">
      <w:start w:val="1"/>
      <w:numFmt w:val="bullet"/>
      <w:lvlText w:val="−"/>
      <w:lvlJc w:val="left"/>
    </w:lvl>
    <w:lvl w:ilvl="2" w:tplc="50181480">
      <w:numFmt w:val="decimal"/>
      <w:lvlText w:val=""/>
      <w:lvlJc w:val="left"/>
    </w:lvl>
    <w:lvl w:ilvl="3" w:tplc="EA78BF1A">
      <w:numFmt w:val="decimal"/>
      <w:lvlText w:val=""/>
      <w:lvlJc w:val="left"/>
    </w:lvl>
    <w:lvl w:ilvl="4" w:tplc="DD4EA7F4">
      <w:numFmt w:val="decimal"/>
      <w:lvlText w:val=""/>
      <w:lvlJc w:val="left"/>
    </w:lvl>
    <w:lvl w:ilvl="5" w:tplc="E8FE093C">
      <w:numFmt w:val="decimal"/>
      <w:lvlText w:val=""/>
      <w:lvlJc w:val="left"/>
    </w:lvl>
    <w:lvl w:ilvl="6" w:tplc="8C947CBA">
      <w:numFmt w:val="decimal"/>
      <w:lvlText w:val=""/>
      <w:lvlJc w:val="left"/>
    </w:lvl>
    <w:lvl w:ilvl="7" w:tplc="6B7009E4">
      <w:numFmt w:val="decimal"/>
      <w:lvlText w:val=""/>
      <w:lvlJc w:val="left"/>
    </w:lvl>
    <w:lvl w:ilvl="8" w:tplc="F466949E">
      <w:numFmt w:val="decimal"/>
      <w:lvlText w:val=""/>
      <w:lvlJc w:val="left"/>
    </w:lvl>
  </w:abstractNum>
  <w:abstractNum w:abstractNumId="638">
    <w:nsid w:val="5FA54049"/>
    <w:multiLevelType w:val="hybridMultilevel"/>
    <w:tmpl w:val="83BC6832"/>
    <w:lvl w:ilvl="0" w:tplc="A790EE1A">
      <w:start w:val="1"/>
      <w:numFmt w:val="upperLetter"/>
      <w:lvlText w:val="%1."/>
      <w:lvlJc w:val="left"/>
    </w:lvl>
    <w:lvl w:ilvl="1" w:tplc="E29E6618">
      <w:numFmt w:val="decimal"/>
      <w:lvlText w:val=""/>
      <w:lvlJc w:val="left"/>
    </w:lvl>
    <w:lvl w:ilvl="2" w:tplc="281E79E8">
      <w:numFmt w:val="decimal"/>
      <w:lvlText w:val=""/>
      <w:lvlJc w:val="left"/>
    </w:lvl>
    <w:lvl w:ilvl="3" w:tplc="43C2C46C">
      <w:numFmt w:val="decimal"/>
      <w:lvlText w:val=""/>
      <w:lvlJc w:val="left"/>
    </w:lvl>
    <w:lvl w:ilvl="4" w:tplc="D586EC36">
      <w:numFmt w:val="decimal"/>
      <w:lvlText w:val=""/>
      <w:lvlJc w:val="left"/>
    </w:lvl>
    <w:lvl w:ilvl="5" w:tplc="841EDEC6">
      <w:numFmt w:val="decimal"/>
      <w:lvlText w:val=""/>
      <w:lvlJc w:val="left"/>
    </w:lvl>
    <w:lvl w:ilvl="6" w:tplc="F9EEDDB6">
      <w:numFmt w:val="decimal"/>
      <w:lvlText w:val=""/>
      <w:lvlJc w:val="left"/>
    </w:lvl>
    <w:lvl w:ilvl="7" w:tplc="42FC0F8A">
      <w:numFmt w:val="decimal"/>
      <w:lvlText w:val=""/>
      <w:lvlJc w:val="left"/>
    </w:lvl>
    <w:lvl w:ilvl="8" w:tplc="9D48418C">
      <w:numFmt w:val="decimal"/>
      <w:lvlText w:val=""/>
      <w:lvlJc w:val="left"/>
    </w:lvl>
  </w:abstractNum>
  <w:abstractNum w:abstractNumId="639">
    <w:nsid w:val="5FA6C6DC"/>
    <w:multiLevelType w:val="hybridMultilevel"/>
    <w:tmpl w:val="D534AA90"/>
    <w:lvl w:ilvl="0" w:tplc="E19C9ACC">
      <w:start w:val="1"/>
      <w:numFmt w:val="upperLetter"/>
      <w:lvlText w:val="%1."/>
      <w:lvlJc w:val="left"/>
    </w:lvl>
    <w:lvl w:ilvl="1" w:tplc="ECEEF884">
      <w:numFmt w:val="decimal"/>
      <w:lvlText w:val=""/>
      <w:lvlJc w:val="left"/>
    </w:lvl>
    <w:lvl w:ilvl="2" w:tplc="934E838C">
      <w:numFmt w:val="decimal"/>
      <w:lvlText w:val=""/>
      <w:lvlJc w:val="left"/>
    </w:lvl>
    <w:lvl w:ilvl="3" w:tplc="2702E5EA">
      <w:numFmt w:val="decimal"/>
      <w:lvlText w:val=""/>
      <w:lvlJc w:val="left"/>
    </w:lvl>
    <w:lvl w:ilvl="4" w:tplc="C6229788">
      <w:numFmt w:val="decimal"/>
      <w:lvlText w:val=""/>
      <w:lvlJc w:val="left"/>
    </w:lvl>
    <w:lvl w:ilvl="5" w:tplc="B95EE9FE">
      <w:numFmt w:val="decimal"/>
      <w:lvlText w:val=""/>
      <w:lvlJc w:val="left"/>
    </w:lvl>
    <w:lvl w:ilvl="6" w:tplc="4012784C">
      <w:numFmt w:val="decimal"/>
      <w:lvlText w:val=""/>
      <w:lvlJc w:val="left"/>
    </w:lvl>
    <w:lvl w:ilvl="7" w:tplc="65EEC67C">
      <w:numFmt w:val="decimal"/>
      <w:lvlText w:val=""/>
      <w:lvlJc w:val="left"/>
    </w:lvl>
    <w:lvl w:ilvl="8" w:tplc="05747CBA">
      <w:numFmt w:val="decimal"/>
      <w:lvlText w:val=""/>
      <w:lvlJc w:val="left"/>
    </w:lvl>
  </w:abstractNum>
  <w:abstractNum w:abstractNumId="640">
    <w:nsid w:val="5FD0822F"/>
    <w:multiLevelType w:val="hybridMultilevel"/>
    <w:tmpl w:val="A070600E"/>
    <w:lvl w:ilvl="0" w:tplc="89C82C24">
      <w:start w:val="1"/>
      <w:numFmt w:val="bullet"/>
      <w:lvlText w:val="•"/>
      <w:lvlJc w:val="left"/>
    </w:lvl>
    <w:lvl w:ilvl="1" w:tplc="E0442D42">
      <w:numFmt w:val="decimal"/>
      <w:lvlText w:val=""/>
      <w:lvlJc w:val="left"/>
    </w:lvl>
    <w:lvl w:ilvl="2" w:tplc="A2C878F8">
      <w:numFmt w:val="decimal"/>
      <w:lvlText w:val=""/>
      <w:lvlJc w:val="left"/>
    </w:lvl>
    <w:lvl w:ilvl="3" w:tplc="2AEADF7E">
      <w:numFmt w:val="decimal"/>
      <w:lvlText w:val=""/>
      <w:lvlJc w:val="left"/>
    </w:lvl>
    <w:lvl w:ilvl="4" w:tplc="A1BC359E">
      <w:numFmt w:val="decimal"/>
      <w:lvlText w:val=""/>
      <w:lvlJc w:val="left"/>
    </w:lvl>
    <w:lvl w:ilvl="5" w:tplc="4E1C1216">
      <w:numFmt w:val="decimal"/>
      <w:lvlText w:val=""/>
      <w:lvlJc w:val="left"/>
    </w:lvl>
    <w:lvl w:ilvl="6" w:tplc="1B8A02D6">
      <w:numFmt w:val="decimal"/>
      <w:lvlText w:val=""/>
      <w:lvlJc w:val="left"/>
    </w:lvl>
    <w:lvl w:ilvl="7" w:tplc="20DE542E">
      <w:numFmt w:val="decimal"/>
      <w:lvlText w:val=""/>
      <w:lvlJc w:val="left"/>
    </w:lvl>
    <w:lvl w:ilvl="8" w:tplc="ECF077E0">
      <w:numFmt w:val="decimal"/>
      <w:lvlText w:val=""/>
      <w:lvlJc w:val="left"/>
    </w:lvl>
  </w:abstractNum>
  <w:abstractNum w:abstractNumId="641">
    <w:nsid w:val="5FD4B154"/>
    <w:multiLevelType w:val="hybridMultilevel"/>
    <w:tmpl w:val="B092579C"/>
    <w:lvl w:ilvl="0" w:tplc="6A501250">
      <w:start w:val="2"/>
      <w:numFmt w:val="upperLetter"/>
      <w:lvlText w:val="%1."/>
      <w:lvlJc w:val="left"/>
    </w:lvl>
    <w:lvl w:ilvl="1" w:tplc="CF84A6A4">
      <w:numFmt w:val="decimal"/>
      <w:lvlText w:val=""/>
      <w:lvlJc w:val="left"/>
    </w:lvl>
    <w:lvl w:ilvl="2" w:tplc="6C6CE488">
      <w:numFmt w:val="decimal"/>
      <w:lvlText w:val=""/>
      <w:lvlJc w:val="left"/>
    </w:lvl>
    <w:lvl w:ilvl="3" w:tplc="DD0A7D2C">
      <w:numFmt w:val="decimal"/>
      <w:lvlText w:val=""/>
      <w:lvlJc w:val="left"/>
    </w:lvl>
    <w:lvl w:ilvl="4" w:tplc="657EF3E8">
      <w:numFmt w:val="decimal"/>
      <w:lvlText w:val=""/>
      <w:lvlJc w:val="left"/>
    </w:lvl>
    <w:lvl w:ilvl="5" w:tplc="9FF05636">
      <w:numFmt w:val="decimal"/>
      <w:lvlText w:val=""/>
      <w:lvlJc w:val="left"/>
    </w:lvl>
    <w:lvl w:ilvl="6" w:tplc="A67EACE2">
      <w:numFmt w:val="decimal"/>
      <w:lvlText w:val=""/>
      <w:lvlJc w:val="left"/>
    </w:lvl>
    <w:lvl w:ilvl="7" w:tplc="D596832C">
      <w:numFmt w:val="decimal"/>
      <w:lvlText w:val=""/>
      <w:lvlJc w:val="left"/>
    </w:lvl>
    <w:lvl w:ilvl="8" w:tplc="BAE2EC40">
      <w:numFmt w:val="decimal"/>
      <w:lvlText w:val=""/>
      <w:lvlJc w:val="left"/>
    </w:lvl>
  </w:abstractNum>
  <w:abstractNum w:abstractNumId="642">
    <w:nsid w:val="5FDD549A"/>
    <w:multiLevelType w:val="hybridMultilevel"/>
    <w:tmpl w:val="1CEE199C"/>
    <w:lvl w:ilvl="0" w:tplc="DCD67E68">
      <w:start w:val="3"/>
      <w:numFmt w:val="upperLetter"/>
      <w:lvlText w:val="%1."/>
      <w:lvlJc w:val="left"/>
    </w:lvl>
    <w:lvl w:ilvl="1" w:tplc="C66CAC1C">
      <w:start w:val="1"/>
      <w:numFmt w:val="bullet"/>
      <w:lvlText w:val="−"/>
      <w:lvlJc w:val="left"/>
    </w:lvl>
    <w:lvl w:ilvl="2" w:tplc="21703F14">
      <w:numFmt w:val="decimal"/>
      <w:lvlText w:val=""/>
      <w:lvlJc w:val="left"/>
    </w:lvl>
    <w:lvl w:ilvl="3" w:tplc="412A4A46">
      <w:numFmt w:val="decimal"/>
      <w:lvlText w:val=""/>
      <w:lvlJc w:val="left"/>
    </w:lvl>
    <w:lvl w:ilvl="4" w:tplc="BA26F436">
      <w:numFmt w:val="decimal"/>
      <w:lvlText w:val=""/>
      <w:lvlJc w:val="left"/>
    </w:lvl>
    <w:lvl w:ilvl="5" w:tplc="8148411C">
      <w:numFmt w:val="decimal"/>
      <w:lvlText w:val=""/>
      <w:lvlJc w:val="left"/>
    </w:lvl>
    <w:lvl w:ilvl="6" w:tplc="5038F5AE">
      <w:numFmt w:val="decimal"/>
      <w:lvlText w:val=""/>
      <w:lvlJc w:val="left"/>
    </w:lvl>
    <w:lvl w:ilvl="7" w:tplc="9C921D78">
      <w:numFmt w:val="decimal"/>
      <w:lvlText w:val=""/>
      <w:lvlJc w:val="left"/>
    </w:lvl>
    <w:lvl w:ilvl="8" w:tplc="03AAEE40">
      <w:numFmt w:val="decimal"/>
      <w:lvlText w:val=""/>
      <w:lvlJc w:val="left"/>
    </w:lvl>
  </w:abstractNum>
  <w:abstractNum w:abstractNumId="643">
    <w:nsid w:val="5FE6C53F"/>
    <w:multiLevelType w:val="hybridMultilevel"/>
    <w:tmpl w:val="1006128E"/>
    <w:lvl w:ilvl="0" w:tplc="0D84BD3E">
      <w:start w:val="1"/>
      <w:numFmt w:val="upperLetter"/>
      <w:lvlText w:val="%1."/>
      <w:lvlJc w:val="left"/>
    </w:lvl>
    <w:lvl w:ilvl="1" w:tplc="63A08C78">
      <w:numFmt w:val="decimal"/>
      <w:lvlText w:val=""/>
      <w:lvlJc w:val="left"/>
    </w:lvl>
    <w:lvl w:ilvl="2" w:tplc="67885C28">
      <w:numFmt w:val="decimal"/>
      <w:lvlText w:val=""/>
      <w:lvlJc w:val="left"/>
    </w:lvl>
    <w:lvl w:ilvl="3" w:tplc="DA3E00EC">
      <w:numFmt w:val="decimal"/>
      <w:lvlText w:val=""/>
      <w:lvlJc w:val="left"/>
    </w:lvl>
    <w:lvl w:ilvl="4" w:tplc="B9323D78">
      <w:numFmt w:val="decimal"/>
      <w:lvlText w:val=""/>
      <w:lvlJc w:val="left"/>
    </w:lvl>
    <w:lvl w:ilvl="5" w:tplc="94ECA058">
      <w:numFmt w:val="decimal"/>
      <w:lvlText w:val=""/>
      <w:lvlJc w:val="left"/>
    </w:lvl>
    <w:lvl w:ilvl="6" w:tplc="FA2E62D2">
      <w:numFmt w:val="decimal"/>
      <w:lvlText w:val=""/>
      <w:lvlJc w:val="left"/>
    </w:lvl>
    <w:lvl w:ilvl="7" w:tplc="AF3E7E44">
      <w:numFmt w:val="decimal"/>
      <w:lvlText w:val=""/>
      <w:lvlJc w:val="left"/>
    </w:lvl>
    <w:lvl w:ilvl="8" w:tplc="8B967DD0">
      <w:numFmt w:val="decimal"/>
      <w:lvlText w:val=""/>
      <w:lvlJc w:val="left"/>
    </w:lvl>
  </w:abstractNum>
  <w:abstractNum w:abstractNumId="644">
    <w:nsid w:val="5FEDC0E3"/>
    <w:multiLevelType w:val="hybridMultilevel"/>
    <w:tmpl w:val="8B56F286"/>
    <w:lvl w:ilvl="0" w:tplc="96B40D16">
      <w:start w:val="4"/>
      <w:numFmt w:val="decimal"/>
      <w:lvlText w:val="%1."/>
      <w:lvlJc w:val="left"/>
    </w:lvl>
    <w:lvl w:ilvl="1" w:tplc="5E96260C">
      <w:numFmt w:val="decimal"/>
      <w:lvlText w:val=""/>
      <w:lvlJc w:val="left"/>
    </w:lvl>
    <w:lvl w:ilvl="2" w:tplc="0A4AFD86">
      <w:numFmt w:val="decimal"/>
      <w:lvlText w:val=""/>
      <w:lvlJc w:val="left"/>
    </w:lvl>
    <w:lvl w:ilvl="3" w:tplc="9AD69738">
      <w:numFmt w:val="decimal"/>
      <w:lvlText w:val=""/>
      <w:lvlJc w:val="left"/>
    </w:lvl>
    <w:lvl w:ilvl="4" w:tplc="EB1896F0">
      <w:numFmt w:val="decimal"/>
      <w:lvlText w:val=""/>
      <w:lvlJc w:val="left"/>
    </w:lvl>
    <w:lvl w:ilvl="5" w:tplc="DA0EF7A2">
      <w:numFmt w:val="decimal"/>
      <w:lvlText w:val=""/>
      <w:lvlJc w:val="left"/>
    </w:lvl>
    <w:lvl w:ilvl="6" w:tplc="C8F84E0E">
      <w:numFmt w:val="decimal"/>
      <w:lvlText w:val=""/>
      <w:lvlJc w:val="left"/>
    </w:lvl>
    <w:lvl w:ilvl="7" w:tplc="D47A04C0">
      <w:numFmt w:val="decimal"/>
      <w:lvlText w:val=""/>
      <w:lvlJc w:val="left"/>
    </w:lvl>
    <w:lvl w:ilvl="8" w:tplc="B18CBDB6">
      <w:numFmt w:val="decimal"/>
      <w:lvlText w:val=""/>
      <w:lvlJc w:val="left"/>
    </w:lvl>
  </w:abstractNum>
  <w:abstractNum w:abstractNumId="645">
    <w:nsid w:val="5FF6CA09"/>
    <w:multiLevelType w:val="hybridMultilevel"/>
    <w:tmpl w:val="5A8E53A8"/>
    <w:lvl w:ilvl="0" w:tplc="EBB652EA">
      <w:start w:val="5"/>
      <w:numFmt w:val="decimal"/>
      <w:lvlText w:val="%1."/>
      <w:lvlJc w:val="left"/>
    </w:lvl>
    <w:lvl w:ilvl="1" w:tplc="5CF4970A">
      <w:numFmt w:val="decimal"/>
      <w:lvlText w:val=""/>
      <w:lvlJc w:val="left"/>
    </w:lvl>
    <w:lvl w:ilvl="2" w:tplc="D5522368">
      <w:numFmt w:val="decimal"/>
      <w:lvlText w:val=""/>
      <w:lvlJc w:val="left"/>
    </w:lvl>
    <w:lvl w:ilvl="3" w:tplc="C45EC492">
      <w:numFmt w:val="decimal"/>
      <w:lvlText w:val=""/>
      <w:lvlJc w:val="left"/>
    </w:lvl>
    <w:lvl w:ilvl="4" w:tplc="8738F68C">
      <w:numFmt w:val="decimal"/>
      <w:lvlText w:val=""/>
      <w:lvlJc w:val="left"/>
    </w:lvl>
    <w:lvl w:ilvl="5" w:tplc="0C58F0DA">
      <w:numFmt w:val="decimal"/>
      <w:lvlText w:val=""/>
      <w:lvlJc w:val="left"/>
    </w:lvl>
    <w:lvl w:ilvl="6" w:tplc="891EAC6E">
      <w:numFmt w:val="decimal"/>
      <w:lvlText w:val=""/>
      <w:lvlJc w:val="left"/>
    </w:lvl>
    <w:lvl w:ilvl="7" w:tplc="A2309DA6">
      <w:numFmt w:val="decimal"/>
      <w:lvlText w:val=""/>
      <w:lvlJc w:val="left"/>
    </w:lvl>
    <w:lvl w:ilvl="8" w:tplc="9048909C">
      <w:numFmt w:val="decimal"/>
      <w:lvlText w:val=""/>
      <w:lvlJc w:val="left"/>
    </w:lvl>
  </w:abstractNum>
  <w:abstractNum w:abstractNumId="646">
    <w:nsid w:val="60602E62"/>
    <w:multiLevelType w:val="hybridMultilevel"/>
    <w:tmpl w:val="ADC6FF78"/>
    <w:lvl w:ilvl="0" w:tplc="3FD2E676">
      <w:start w:val="1"/>
      <w:numFmt w:val="bullet"/>
      <w:lvlText w:val="а"/>
      <w:lvlJc w:val="left"/>
    </w:lvl>
    <w:lvl w:ilvl="1" w:tplc="EDD4994A">
      <w:numFmt w:val="decimal"/>
      <w:lvlText w:val=""/>
      <w:lvlJc w:val="left"/>
    </w:lvl>
    <w:lvl w:ilvl="2" w:tplc="54442282">
      <w:numFmt w:val="decimal"/>
      <w:lvlText w:val=""/>
      <w:lvlJc w:val="left"/>
    </w:lvl>
    <w:lvl w:ilvl="3" w:tplc="5810C6EE">
      <w:numFmt w:val="decimal"/>
      <w:lvlText w:val=""/>
      <w:lvlJc w:val="left"/>
    </w:lvl>
    <w:lvl w:ilvl="4" w:tplc="1A720CA4">
      <w:numFmt w:val="decimal"/>
      <w:lvlText w:val=""/>
      <w:lvlJc w:val="left"/>
    </w:lvl>
    <w:lvl w:ilvl="5" w:tplc="381E554E">
      <w:numFmt w:val="decimal"/>
      <w:lvlText w:val=""/>
      <w:lvlJc w:val="left"/>
    </w:lvl>
    <w:lvl w:ilvl="6" w:tplc="E526777A">
      <w:numFmt w:val="decimal"/>
      <w:lvlText w:val=""/>
      <w:lvlJc w:val="left"/>
    </w:lvl>
    <w:lvl w:ilvl="7" w:tplc="08120DB2">
      <w:numFmt w:val="decimal"/>
      <w:lvlText w:val=""/>
      <w:lvlJc w:val="left"/>
    </w:lvl>
    <w:lvl w:ilvl="8" w:tplc="CD34EAEE">
      <w:numFmt w:val="decimal"/>
      <w:lvlText w:val=""/>
      <w:lvlJc w:val="left"/>
    </w:lvl>
  </w:abstractNum>
  <w:abstractNum w:abstractNumId="647">
    <w:nsid w:val="607C2E90"/>
    <w:multiLevelType w:val="multilevel"/>
    <w:tmpl w:val="1A9884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8">
    <w:nsid w:val="60C2D273"/>
    <w:multiLevelType w:val="hybridMultilevel"/>
    <w:tmpl w:val="185AA88C"/>
    <w:lvl w:ilvl="0" w:tplc="B17EA8B8">
      <w:start w:val="3"/>
      <w:numFmt w:val="upperLetter"/>
      <w:lvlText w:val="%1."/>
      <w:lvlJc w:val="left"/>
    </w:lvl>
    <w:lvl w:ilvl="1" w:tplc="35208150">
      <w:numFmt w:val="decimal"/>
      <w:lvlText w:val=""/>
      <w:lvlJc w:val="left"/>
    </w:lvl>
    <w:lvl w:ilvl="2" w:tplc="7AF219AC">
      <w:numFmt w:val="decimal"/>
      <w:lvlText w:val=""/>
      <w:lvlJc w:val="left"/>
    </w:lvl>
    <w:lvl w:ilvl="3" w:tplc="2B6EA85C">
      <w:numFmt w:val="decimal"/>
      <w:lvlText w:val=""/>
      <w:lvlJc w:val="left"/>
    </w:lvl>
    <w:lvl w:ilvl="4" w:tplc="622A45B8">
      <w:numFmt w:val="decimal"/>
      <w:lvlText w:val=""/>
      <w:lvlJc w:val="left"/>
    </w:lvl>
    <w:lvl w:ilvl="5" w:tplc="032AB25C">
      <w:numFmt w:val="decimal"/>
      <w:lvlText w:val=""/>
      <w:lvlJc w:val="left"/>
    </w:lvl>
    <w:lvl w:ilvl="6" w:tplc="0D609F02">
      <w:numFmt w:val="decimal"/>
      <w:lvlText w:val=""/>
      <w:lvlJc w:val="left"/>
    </w:lvl>
    <w:lvl w:ilvl="7" w:tplc="ADAAEF82">
      <w:numFmt w:val="decimal"/>
      <w:lvlText w:val=""/>
      <w:lvlJc w:val="left"/>
    </w:lvl>
    <w:lvl w:ilvl="8" w:tplc="FF10952A">
      <w:numFmt w:val="decimal"/>
      <w:lvlText w:val=""/>
      <w:lvlJc w:val="left"/>
    </w:lvl>
  </w:abstractNum>
  <w:abstractNum w:abstractNumId="649">
    <w:nsid w:val="60C94A46"/>
    <w:multiLevelType w:val="hybridMultilevel"/>
    <w:tmpl w:val="4000CB5C"/>
    <w:lvl w:ilvl="0" w:tplc="3DB22F72">
      <w:start w:val="1"/>
      <w:numFmt w:val="upperLetter"/>
      <w:lvlText w:val="%1."/>
      <w:lvlJc w:val="left"/>
    </w:lvl>
    <w:lvl w:ilvl="1" w:tplc="B94C2AC6">
      <w:numFmt w:val="decimal"/>
      <w:lvlText w:val=""/>
      <w:lvlJc w:val="left"/>
    </w:lvl>
    <w:lvl w:ilvl="2" w:tplc="3EFA7644">
      <w:numFmt w:val="decimal"/>
      <w:lvlText w:val=""/>
      <w:lvlJc w:val="left"/>
    </w:lvl>
    <w:lvl w:ilvl="3" w:tplc="7F7E84C0">
      <w:numFmt w:val="decimal"/>
      <w:lvlText w:val=""/>
      <w:lvlJc w:val="left"/>
    </w:lvl>
    <w:lvl w:ilvl="4" w:tplc="21A65EA8">
      <w:numFmt w:val="decimal"/>
      <w:lvlText w:val=""/>
      <w:lvlJc w:val="left"/>
    </w:lvl>
    <w:lvl w:ilvl="5" w:tplc="B3648FC2">
      <w:numFmt w:val="decimal"/>
      <w:lvlText w:val=""/>
      <w:lvlJc w:val="left"/>
    </w:lvl>
    <w:lvl w:ilvl="6" w:tplc="6C74354C">
      <w:numFmt w:val="decimal"/>
      <w:lvlText w:val=""/>
      <w:lvlJc w:val="left"/>
    </w:lvl>
    <w:lvl w:ilvl="7" w:tplc="EC306ADE">
      <w:numFmt w:val="decimal"/>
      <w:lvlText w:val=""/>
      <w:lvlJc w:val="left"/>
    </w:lvl>
    <w:lvl w:ilvl="8" w:tplc="62EA05C0">
      <w:numFmt w:val="decimal"/>
      <w:lvlText w:val=""/>
      <w:lvlJc w:val="left"/>
    </w:lvl>
  </w:abstractNum>
  <w:abstractNum w:abstractNumId="650">
    <w:nsid w:val="613A402A"/>
    <w:multiLevelType w:val="hybridMultilevel"/>
    <w:tmpl w:val="90A0D828"/>
    <w:lvl w:ilvl="0" w:tplc="FC562F56">
      <w:start w:val="1"/>
      <w:numFmt w:val="decimal"/>
      <w:lvlText w:val="%1."/>
      <w:lvlJc w:val="left"/>
    </w:lvl>
    <w:lvl w:ilvl="1" w:tplc="55005F76">
      <w:numFmt w:val="decimal"/>
      <w:lvlText w:val=""/>
      <w:lvlJc w:val="left"/>
    </w:lvl>
    <w:lvl w:ilvl="2" w:tplc="AD6CB1EC">
      <w:numFmt w:val="decimal"/>
      <w:lvlText w:val=""/>
      <w:lvlJc w:val="left"/>
    </w:lvl>
    <w:lvl w:ilvl="3" w:tplc="6082DF32">
      <w:numFmt w:val="decimal"/>
      <w:lvlText w:val=""/>
      <w:lvlJc w:val="left"/>
    </w:lvl>
    <w:lvl w:ilvl="4" w:tplc="0F28E258">
      <w:numFmt w:val="decimal"/>
      <w:lvlText w:val=""/>
      <w:lvlJc w:val="left"/>
    </w:lvl>
    <w:lvl w:ilvl="5" w:tplc="D41268CA">
      <w:numFmt w:val="decimal"/>
      <w:lvlText w:val=""/>
      <w:lvlJc w:val="left"/>
    </w:lvl>
    <w:lvl w:ilvl="6" w:tplc="A6B4D10C">
      <w:numFmt w:val="decimal"/>
      <w:lvlText w:val=""/>
      <w:lvlJc w:val="left"/>
    </w:lvl>
    <w:lvl w:ilvl="7" w:tplc="733A17F2">
      <w:numFmt w:val="decimal"/>
      <w:lvlText w:val=""/>
      <w:lvlJc w:val="left"/>
    </w:lvl>
    <w:lvl w:ilvl="8" w:tplc="F92CB9E6">
      <w:numFmt w:val="decimal"/>
      <w:lvlText w:val=""/>
      <w:lvlJc w:val="left"/>
    </w:lvl>
  </w:abstractNum>
  <w:abstractNum w:abstractNumId="651">
    <w:nsid w:val="61402F4E"/>
    <w:multiLevelType w:val="hybridMultilevel"/>
    <w:tmpl w:val="F97CA1BA"/>
    <w:lvl w:ilvl="0" w:tplc="CB389F38">
      <w:start w:val="1"/>
      <w:numFmt w:val="bullet"/>
      <w:lvlText w:val="("/>
      <w:lvlJc w:val="left"/>
    </w:lvl>
    <w:lvl w:ilvl="1" w:tplc="AD2873B4">
      <w:numFmt w:val="decimal"/>
      <w:lvlText w:val=""/>
      <w:lvlJc w:val="left"/>
    </w:lvl>
    <w:lvl w:ilvl="2" w:tplc="1BD06BB2">
      <w:numFmt w:val="decimal"/>
      <w:lvlText w:val=""/>
      <w:lvlJc w:val="left"/>
    </w:lvl>
    <w:lvl w:ilvl="3" w:tplc="E4B0BD02">
      <w:numFmt w:val="decimal"/>
      <w:lvlText w:val=""/>
      <w:lvlJc w:val="left"/>
    </w:lvl>
    <w:lvl w:ilvl="4" w:tplc="A28697B2">
      <w:numFmt w:val="decimal"/>
      <w:lvlText w:val=""/>
      <w:lvlJc w:val="left"/>
    </w:lvl>
    <w:lvl w:ilvl="5" w:tplc="2F60D3A2">
      <w:numFmt w:val="decimal"/>
      <w:lvlText w:val=""/>
      <w:lvlJc w:val="left"/>
    </w:lvl>
    <w:lvl w:ilvl="6" w:tplc="9A9E089C">
      <w:numFmt w:val="decimal"/>
      <w:lvlText w:val=""/>
      <w:lvlJc w:val="left"/>
    </w:lvl>
    <w:lvl w:ilvl="7" w:tplc="9756523C">
      <w:numFmt w:val="decimal"/>
      <w:lvlText w:val=""/>
      <w:lvlJc w:val="left"/>
    </w:lvl>
    <w:lvl w:ilvl="8" w:tplc="353EF9B4">
      <w:numFmt w:val="decimal"/>
      <w:lvlText w:val=""/>
      <w:lvlJc w:val="left"/>
    </w:lvl>
  </w:abstractNum>
  <w:abstractNum w:abstractNumId="652">
    <w:nsid w:val="619F753B"/>
    <w:multiLevelType w:val="hybridMultilevel"/>
    <w:tmpl w:val="7116F40A"/>
    <w:lvl w:ilvl="0" w:tplc="CC682700">
      <w:start w:val="1"/>
      <w:numFmt w:val="bullet"/>
      <w:lvlText w:val="В"/>
      <w:lvlJc w:val="left"/>
    </w:lvl>
    <w:lvl w:ilvl="1" w:tplc="8A10276A">
      <w:numFmt w:val="decimal"/>
      <w:lvlText w:val=""/>
      <w:lvlJc w:val="left"/>
    </w:lvl>
    <w:lvl w:ilvl="2" w:tplc="67C09D3E">
      <w:numFmt w:val="decimal"/>
      <w:lvlText w:val=""/>
      <w:lvlJc w:val="left"/>
    </w:lvl>
    <w:lvl w:ilvl="3" w:tplc="EE1C4F46">
      <w:numFmt w:val="decimal"/>
      <w:lvlText w:val=""/>
      <w:lvlJc w:val="left"/>
    </w:lvl>
    <w:lvl w:ilvl="4" w:tplc="8898C916">
      <w:numFmt w:val="decimal"/>
      <w:lvlText w:val=""/>
      <w:lvlJc w:val="left"/>
    </w:lvl>
    <w:lvl w:ilvl="5" w:tplc="0F9086E2">
      <w:numFmt w:val="decimal"/>
      <w:lvlText w:val=""/>
      <w:lvlJc w:val="left"/>
    </w:lvl>
    <w:lvl w:ilvl="6" w:tplc="FD9257C6">
      <w:numFmt w:val="decimal"/>
      <w:lvlText w:val=""/>
      <w:lvlJc w:val="left"/>
    </w:lvl>
    <w:lvl w:ilvl="7" w:tplc="CDD03546">
      <w:numFmt w:val="decimal"/>
      <w:lvlText w:val=""/>
      <w:lvlJc w:val="left"/>
    </w:lvl>
    <w:lvl w:ilvl="8" w:tplc="3098AA26">
      <w:numFmt w:val="decimal"/>
      <w:lvlText w:val=""/>
      <w:lvlJc w:val="left"/>
    </w:lvl>
  </w:abstractNum>
  <w:abstractNum w:abstractNumId="653">
    <w:nsid w:val="61A5C3E4"/>
    <w:multiLevelType w:val="hybridMultilevel"/>
    <w:tmpl w:val="874CF1CE"/>
    <w:lvl w:ilvl="0" w:tplc="F4F03AB0">
      <w:start w:val="1"/>
      <w:numFmt w:val="decimal"/>
      <w:lvlText w:val="%1."/>
      <w:lvlJc w:val="left"/>
    </w:lvl>
    <w:lvl w:ilvl="1" w:tplc="D9541C7A">
      <w:numFmt w:val="decimal"/>
      <w:lvlText w:val=""/>
      <w:lvlJc w:val="left"/>
    </w:lvl>
    <w:lvl w:ilvl="2" w:tplc="D4321BB6">
      <w:numFmt w:val="decimal"/>
      <w:lvlText w:val=""/>
      <w:lvlJc w:val="left"/>
    </w:lvl>
    <w:lvl w:ilvl="3" w:tplc="964EA5FA">
      <w:numFmt w:val="decimal"/>
      <w:lvlText w:val=""/>
      <w:lvlJc w:val="left"/>
    </w:lvl>
    <w:lvl w:ilvl="4" w:tplc="DEEE0532">
      <w:numFmt w:val="decimal"/>
      <w:lvlText w:val=""/>
      <w:lvlJc w:val="left"/>
    </w:lvl>
    <w:lvl w:ilvl="5" w:tplc="BF582ACA">
      <w:numFmt w:val="decimal"/>
      <w:lvlText w:val=""/>
      <w:lvlJc w:val="left"/>
    </w:lvl>
    <w:lvl w:ilvl="6" w:tplc="FFDE9756">
      <w:numFmt w:val="decimal"/>
      <w:lvlText w:val=""/>
      <w:lvlJc w:val="left"/>
    </w:lvl>
    <w:lvl w:ilvl="7" w:tplc="3ECC632A">
      <w:numFmt w:val="decimal"/>
      <w:lvlText w:val=""/>
      <w:lvlJc w:val="left"/>
    </w:lvl>
    <w:lvl w:ilvl="8" w:tplc="BDDE74AA">
      <w:numFmt w:val="decimal"/>
      <w:lvlText w:val=""/>
      <w:lvlJc w:val="left"/>
    </w:lvl>
  </w:abstractNum>
  <w:abstractNum w:abstractNumId="654">
    <w:nsid w:val="61C30361"/>
    <w:multiLevelType w:val="hybridMultilevel"/>
    <w:tmpl w:val="00E47C46"/>
    <w:lvl w:ilvl="0" w:tplc="E9A4B62C">
      <w:start w:val="3"/>
      <w:numFmt w:val="upperLetter"/>
      <w:lvlText w:val="%1."/>
      <w:lvlJc w:val="left"/>
    </w:lvl>
    <w:lvl w:ilvl="1" w:tplc="2A321D32">
      <w:numFmt w:val="decimal"/>
      <w:lvlText w:val=""/>
      <w:lvlJc w:val="left"/>
    </w:lvl>
    <w:lvl w:ilvl="2" w:tplc="8FAE75CA">
      <w:numFmt w:val="decimal"/>
      <w:lvlText w:val=""/>
      <w:lvlJc w:val="left"/>
    </w:lvl>
    <w:lvl w:ilvl="3" w:tplc="26504628">
      <w:numFmt w:val="decimal"/>
      <w:lvlText w:val=""/>
      <w:lvlJc w:val="left"/>
    </w:lvl>
    <w:lvl w:ilvl="4" w:tplc="CF440A82">
      <w:numFmt w:val="decimal"/>
      <w:lvlText w:val=""/>
      <w:lvlJc w:val="left"/>
    </w:lvl>
    <w:lvl w:ilvl="5" w:tplc="8A462592">
      <w:numFmt w:val="decimal"/>
      <w:lvlText w:val=""/>
      <w:lvlJc w:val="left"/>
    </w:lvl>
    <w:lvl w:ilvl="6" w:tplc="CC3460DC">
      <w:numFmt w:val="decimal"/>
      <w:lvlText w:val=""/>
      <w:lvlJc w:val="left"/>
    </w:lvl>
    <w:lvl w:ilvl="7" w:tplc="580C2898">
      <w:numFmt w:val="decimal"/>
      <w:lvlText w:val=""/>
      <w:lvlJc w:val="left"/>
    </w:lvl>
    <w:lvl w:ilvl="8" w:tplc="99FCF01E">
      <w:numFmt w:val="decimal"/>
      <w:lvlText w:val=""/>
      <w:lvlJc w:val="left"/>
    </w:lvl>
  </w:abstractNum>
  <w:abstractNum w:abstractNumId="655">
    <w:nsid w:val="61E90D1E"/>
    <w:multiLevelType w:val="hybridMultilevel"/>
    <w:tmpl w:val="619AC334"/>
    <w:lvl w:ilvl="0" w:tplc="5D225708">
      <w:start w:val="1"/>
      <w:numFmt w:val="bullet"/>
      <w:lvlText w:val="и"/>
      <w:lvlJc w:val="left"/>
    </w:lvl>
    <w:lvl w:ilvl="1" w:tplc="6576010A">
      <w:numFmt w:val="decimal"/>
      <w:lvlText w:val=""/>
      <w:lvlJc w:val="left"/>
    </w:lvl>
    <w:lvl w:ilvl="2" w:tplc="308CF19C">
      <w:numFmt w:val="decimal"/>
      <w:lvlText w:val=""/>
      <w:lvlJc w:val="left"/>
    </w:lvl>
    <w:lvl w:ilvl="3" w:tplc="8F3460A6">
      <w:numFmt w:val="decimal"/>
      <w:lvlText w:val=""/>
      <w:lvlJc w:val="left"/>
    </w:lvl>
    <w:lvl w:ilvl="4" w:tplc="487C0FCE">
      <w:numFmt w:val="decimal"/>
      <w:lvlText w:val=""/>
      <w:lvlJc w:val="left"/>
    </w:lvl>
    <w:lvl w:ilvl="5" w:tplc="D770832A">
      <w:numFmt w:val="decimal"/>
      <w:lvlText w:val=""/>
      <w:lvlJc w:val="left"/>
    </w:lvl>
    <w:lvl w:ilvl="6" w:tplc="496293C8">
      <w:numFmt w:val="decimal"/>
      <w:lvlText w:val=""/>
      <w:lvlJc w:val="left"/>
    </w:lvl>
    <w:lvl w:ilvl="7" w:tplc="D4846538">
      <w:numFmt w:val="decimal"/>
      <w:lvlText w:val=""/>
      <w:lvlJc w:val="left"/>
    </w:lvl>
    <w:lvl w:ilvl="8" w:tplc="953809AC">
      <w:numFmt w:val="decimal"/>
      <w:lvlText w:val=""/>
      <w:lvlJc w:val="left"/>
    </w:lvl>
  </w:abstractNum>
  <w:abstractNum w:abstractNumId="656">
    <w:nsid w:val="62682D8B"/>
    <w:multiLevelType w:val="hybridMultilevel"/>
    <w:tmpl w:val="FA764960"/>
    <w:lvl w:ilvl="0" w:tplc="79C26596">
      <w:start w:val="4"/>
      <w:numFmt w:val="decimal"/>
      <w:lvlText w:val="%1."/>
      <w:lvlJc w:val="left"/>
    </w:lvl>
    <w:lvl w:ilvl="1" w:tplc="98D0F3B2">
      <w:numFmt w:val="decimal"/>
      <w:lvlText w:val=""/>
      <w:lvlJc w:val="left"/>
    </w:lvl>
    <w:lvl w:ilvl="2" w:tplc="76AE6B66">
      <w:numFmt w:val="decimal"/>
      <w:lvlText w:val=""/>
      <w:lvlJc w:val="left"/>
    </w:lvl>
    <w:lvl w:ilvl="3" w:tplc="B6F45CE2">
      <w:numFmt w:val="decimal"/>
      <w:lvlText w:val=""/>
      <w:lvlJc w:val="left"/>
    </w:lvl>
    <w:lvl w:ilvl="4" w:tplc="C3204BE8">
      <w:numFmt w:val="decimal"/>
      <w:lvlText w:val=""/>
      <w:lvlJc w:val="left"/>
    </w:lvl>
    <w:lvl w:ilvl="5" w:tplc="6158E56A">
      <w:numFmt w:val="decimal"/>
      <w:lvlText w:val=""/>
      <w:lvlJc w:val="left"/>
    </w:lvl>
    <w:lvl w:ilvl="6" w:tplc="D21AE35C">
      <w:numFmt w:val="decimal"/>
      <w:lvlText w:val=""/>
      <w:lvlJc w:val="left"/>
    </w:lvl>
    <w:lvl w:ilvl="7" w:tplc="001C6F1E">
      <w:numFmt w:val="decimal"/>
      <w:lvlText w:val=""/>
      <w:lvlJc w:val="left"/>
    </w:lvl>
    <w:lvl w:ilvl="8" w:tplc="349005C0">
      <w:numFmt w:val="decimal"/>
      <w:lvlText w:val=""/>
      <w:lvlJc w:val="left"/>
    </w:lvl>
  </w:abstractNum>
  <w:abstractNum w:abstractNumId="657">
    <w:nsid w:val="62710862"/>
    <w:multiLevelType w:val="hybridMultilevel"/>
    <w:tmpl w:val="FBB4D6F8"/>
    <w:lvl w:ilvl="0" w:tplc="77440470">
      <w:start w:val="2"/>
      <w:numFmt w:val="upperLetter"/>
      <w:lvlText w:val="%1."/>
      <w:lvlJc w:val="left"/>
    </w:lvl>
    <w:lvl w:ilvl="1" w:tplc="784A3566">
      <w:numFmt w:val="decimal"/>
      <w:lvlText w:val=""/>
      <w:lvlJc w:val="left"/>
    </w:lvl>
    <w:lvl w:ilvl="2" w:tplc="EC82BCBC">
      <w:numFmt w:val="decimal"/>
      <w:lvlText w:val=""/>
      <w:lvlJc w:val="left"/>
    </w:lvl>
    <w:lvl w:ilvl="3" w:tplc="293A0284">
      <w:numFmt w:val="decimal"/>
      <w:lvlText w:val=""/>
      <w:lvlJc w:val="left"/>
    </w:lvl>
    <w:lvl w:ilvl="4" w:tplc="CE72A4C0">
      <w:numFmt w:val="decimal"/>
      <w:lvlText w:val=""/>
      <w:lvlJc w:val="left"/>
    </w:lvl>
    <w:lvl w:ilvl="5" w:tplc="C62AE59C">
      <w:numFmt w:val="decimal"/>
      <w:lvlText w:val=""/>
      <w:lvlJc w:val="left"/>
    </w:lvl>
    <w:lvl w:ilvl="6" w:tplc="24786180">
      <w:numFmt w:val="decimal"/>
      <w:lvlText w:val=""/>
      <w:lvlJc w:val="left"/>
    </w:lvl>
    <w:lvl w:ilvl="7" w:tplc="FC004944">
      <w:numFmt w:val="decimal"/>
      <w:lvlText w:val=""/>
      <w:lvlJc w:val="left"/>
    </w:lvl>
    <w:lvl w:ilvl="8" w:tplc="21ECC696">
      <w:numFmt w:val="decimal"/>
      <w:lvlText w:val=""/>
      <w:lvlJc w:val="left"/>
    </w:lvl>
  </w:abstractNum>
  <w:abstractNum w:abstractNumId="658">
    <w:nsid w:val="6272919F"/>
    <w:multiLevelType w:val="hybridMultilevel"/>
    <w:tmpl w:val="8D883A7C"/>
    <w:lvl w:ilvl="0" w:tplc="F28A2E86">
      <w:start w:val="3"/>
      <w:numFmt w:val="decimal"/>
      <w:lvlText w:val="%1."/>
      <w:lvlJc w:val="left"/>
    </w:lvl>
    <w:lvl w:ilvl="1" w:tplc="2AB6F9DE">
      <w:numFmt w:val="decimal"/>
      <w:lvlText w:val=""/>
      <w:lvlJc w:val="left"/>
    </w:lvl>
    <w:lvl w:ilvl="2" w:tplc="57A238B0">
      <w:numFmt w:val="decimal"/>
      <w:lvlText w:val=""/>
      <w:lvlJc w:val="left"/>
    </w:lvl>
    <w:lvl w:ilvl="3" w:tplc="198A1CD2">
      <w:numFmt w:val="decimal"/>
      <w:lvlText w:val=""/>
      <w:lvlJc w:val="left"/>
    </w:lvl>
    <w:lvl w:ilvl="4" w:tplc="1B3E88CC">
      <w:numFmt w:val="decimal"/>
      <w:lvlText w:val=""/>
      <w:lvlJc w:val="left"/>
    </w:lvl>
    <w:lvl w:ilvl="5" w:tplc="7A34BBAC">
      <w:numFmt w:val="decimal"/>
      <w:lvlText w:val=""/>
      <w:lvlJc w:val="left"/>
    </w:lvl>
    <w:lvl w:ilvl="6" w:tplc="4A0C27B6">
      <w:numFmt w:val="decimal"/>
      <w:lvlText w:val=""/>
      <w:lvlJc w:val="left"/>
    </w:lvl>
    <w:lvl w:ilvl="7" w:tplc="DE1C9550">
      <w:numFmt w:val="decimal"/>
      <w:lvlText w:val=""/>
      <w:lvlJc w:val="left"/>
    </w:lvl>
    <w:lvl w:ilvl="8" w:tplc="A91403C4">
      <w:numFmt w:val="decimal"/>
      <w:lvlText w:val=""/>
      <w:lvlJc w:val="left"/>
    </w:lvl>
  </w:abstractNum>
  <w:abstractNum w:abstractNumId="659">
    <w:nsid w:val="62E80725"/>
    <w:multiLevelType w:val="hybridMultilevel"/>
    <w:tmpl w:val="00C60472"/>
    <w:lvl w:ilvl="0" w:tplc="E132C554">
      <w:start w:val="1"/>
      <w:numFmt w:val="bullet"/>
      <w:lvlText w:val="и"/>
      <w:lvlJc w:val="left"/>
    </w:lvl>
    <w:lvl w:ilvl="1" w:tplc="A1ACC06E">
      <w:numFmt w:val="decimal"/>
      <w:lvlText w:val="%2."/>
      <w:lvlJc w:val="left"/>
    </w:lvl>
    <w:lvl w:ilvl="2" w:tplc="C8480610">
      <w:numFmt w:val="decimal"/>
      <w:lvlText w:val=""/>
      <w:lvlJc w:val="left"/>
    </w:lvl>
    <w:lvl w:ilvl="3" w:tplc="EA00AA6C">
      <w:numFmt w:val="decimal"/>
      <w:lvlText w:val=""/>
      <w:lvlJc w:val="left"/>
    </w:lvl>
    <w:lvl w:ilvl="4" w:tplc="7DE647DA">
      <w:numFmt w:val="decimal"/>
      <w:lvlText w:val=""/>
      <w:lvlJc w:val="left"/>
    </w:lvl>
    <w:lvl w:ilvl="5" w:tplc="D0F82F20">
      <w:numFmt w:val="decimal"/>
      <w:lvlText w:val=""/>
      <w:lvlJc w:val="left"/>
    </w:lvl>
    <w:lvl w:ilvl="6" w:tplc="6B0AED40">
      <w:numFmt w:val="decimal"/>
      <w:lvlText w:val=""/>
      <w:lvlJc w:val="left"/>
    </w:lvl>
    <w:lvl w:ilvl="7" w:tplc="4C06FF24">
      <w:numFmt w:val="decimal"/>
      <w:lvlText w:val=""/>
      <w:lvlJc w:val="left"/>
    </w:lvl>
    <w:lvl w:ilvl="8" w:tplc="97A083E8">
      <w:numFmt w:val="decimal"/>
      <w:lvlText w:val=""/>
      <w:lvlJc w:val="left"/>
    </w:lvl>
  </w:abstractNum>
  <w:abstractNum w:abstractNumId="660">
    <w:nsid w:val="62FB8680"/>
    <w:multiLevelType w:val="hybridMultilevel"/>
    <w:tmpl w:val="EE224E88"/>
    <w:lvl w:ilvl="0" w:tplc="222073C8">
      <w:start w:val="2"/>
      <w:numFmt w:val="upperLetter"/>
      <w:lvlText w:val="%1."/>
      <w:lvlJc w:val="left"/>
    </w:lvl>
    <w:lvl w:ilvl="1" w:tplc="1B981CA6">
      <w:numFmt w:val="decimal"/>
      <w:lvlText w:val=""/>
      <w:lvlJc w:val="left"/>
    </w:lvl>
    <w:lvl w:ilvl="2" w:tplc="6D667EB6">
      <w:numFmt w:val="decimal"/>
      <w:lvlText w:val=""/>
      <w:lvlJc w:val="left"/>
    </w:lvl>
    <w:lvl w:ilvl="3" w:tplc="745C4788">
      <w:numFmt w:val="decimal"/>
      <w:lvlText w:val=""/>
      <w:lvlJc w:val="left"/>
    </w:lvl>
    <w:lvl w:ilvl="4" w:tplc="91AC0E6C">
      <w:numFmt w:val="decimal"/>
      <w:lvlText w:val=""/>
      <w:lvlJc w:val="left"/>
    </w:lvl>
    <w:lvl w:ilvl="5" w:tplc="A2841FC6">
      <w:numFmt w:val="decimal"/>
      <w:lvlText w:val=""/>
      <w:lvlJc w:val="left"/>
    </w:lvl>
    <w:lvl w:ilvl="6" w:tplc="68C49CC0">
      <w:numFmt w:val="decimal"/>
      <w:lvlText w:val=""/>
      <w:lvlJc w:val="left"/>
    </w:lvl>
    <w:lvl w:ilvl="7" w:tplc="0C0EDF06">
      <w:numFmt w:val="decimal"/>
      <w:lvlText w:val=""/>
      <w:lvlJc w:val="left"/>
    </w:lvl>
    <w:lvl w:ilvl="8" w:tplc="72324FA6">
      <w:numFmt w:val="decimal"/>
      <w:lvlText w:val=""/>
      <w:lvlJc w:val="left"/>
    </w:lvl>
  </w:abstractNum>
  <w:abstractNum w:abstractNumId="661">
    <w:nsid w:val="632099E0"/>
    <w:multiLevelType w:val="hybridMultilevel"/>
    <w:tmpl w:val="515EE218"/>
    <w:lvl w:ilvl="0" w:tplc="553C6EB0">
      <w:start w:val="1"/>
      <w:numFmt w:val="upperLetter"/>
      <w:lvlText w:val="%1."/>
      <w:lvlJc w:val="left"/>
    </w:lvl>
    <w:lvl w:ilvl="1" w:tplc="DF02C980">
      <w:start w:val="1"/>
      <w:numFmt w:val="bullet"/>
      <w:lvlText w:val="−"/>
      <w:lvlJc w:val="left"/>
    </w:lvl>
    <w:lvl w:ilvl="2" w:tplc="E7D095BC">
      <w:numFmt w:val="decimal"/>
      <w:lvlText w:val=""/>
      <w:lvlJc w:val="left"/>
    </w:lvl>
    <w:lvl w:ilvl="3" w:tplc="BE10E98E">
      <w:numFmt w:val="decimal"/>
      <w:lvlText w:val=""/>
      <w:lvlJc w:val="left"/>
    </w:lvl>
    <w:lvl w:ilvl="4" w:tplc="95F0AF92">
      <w:numFmt w:val="decimal"/>
      <w:lvlText w:val=""/>
      <w:lvlJc w:val="left"/>
    </w:lvl>
    <w:lvl w:ilvl="5" w:tplc="0D3E6308">
      <w:numFmt w:val="decimal"/>
      <w:lvlText w:val=""/>
      <w:lvlJc w:val="left"/>
    </w:lvl>
    <w:lvl w:ilvl="6" w:tplc="C42C7BA2">
      <w:numFmt w:val="decimal"/>
      <w:lvlText w:val=""/>
      <w:lvlJc w:val="left"/>
    </w:lvl>
    <w:lvl w:ilvl="7" w:tplc="53AAF82E">
      <w:numFmt w:val="decimal"/>
      <w:lvlText w:val=""/>
      <w:lvlJc w:val="left"/>
    </w:lvl>
    <w:lvl w:ilvl="8" w:tplc="7FD6B854">
      <w:numFmt w:val="decimal"/>
      <w:lvlText w:val=""/>
      <w:lvlJc w:val="left"/>
    </w:lvl>
  </w:abstractNum>
  <w:abstractNum w:abstractNumId="662">
    <w:nsid w:val="632808EF"/>
    <w:multiLevelType w:val="hybridMultilevel"/>
    <w:tmpl w:val="475AD1DA"/>
    <w:lvl w:ilvl="0" w:tplc="13F85588">
      <w:start w:val="1"/>
      <w:numFmt w:val="upperLetter"/>
      <w:lvlText w:val="%1."/>
      <w:lvlJc w:val="left"/>
    </w:lvl>
    <w:lvl w:ilvl="1" w:tplc="CDF841D4">
      <w:numFmt w:val="decimal"/>
      <w:lvlText w:val=""/>
      <w:lvlJc w:val="left"/>
    </w:lvl>
    <w:lvl w:ilvl="2" w:tplc="C5DC082C">
      <w:numFmt w:val="decimal"/>
      <w:lvlText w:val=""/>
      <w:lvlJc w:val="left"/>
    </w:lvl>
    <w:lvl w:ilvl="3" w:tplc="03EE3086">
      <w:numFmt w:val="decimal"/>
      <w:lvlText w:val=""/>
      <w:lvlJc w:val="left"/>
    </w:lvl>
    <w:lvl w:ilvl="4" w:tplc="089485DA">
      <w:numFmt w:val="decimal"/>
      <w:lvlText w:val=""/>
      <w:lvlJc w:val="left"/>
    </w:lvl>
    <w:lvl w:ilvl="5" w:tplc="8D5A2396">
      <w:numFmt w:val="decimal"/>
      <w:lvlText w:val=""/>
      <w:lvlJc w:val="left"/>
    </w:lvl>
    <w:lvl w:ilvl="6" w:tplc="B4E06838">
      <w:numFmt w:val="decimal"/>
      <w:lvlText w:val=""/>
      <w:lvlJc w:val="left"/>
    </w:lvl>
    <w:lvl w:ilvl="7" w:tplc="8E9C79EC">
      <w:numFmt w:val="decimal"/>
      <w:lvlText w:val=""/>
      <w:lvlJc w:val="left"/>
    </w:lvl>
    <w:lvl w:ilvl="8" w:tplc="F82098BA">
      <w:numFmt w:val="decimal"/>
      <w:lvlText w:val=""/>
      <w:lvlJc w:val="left"/>
    </w:lvl>
  </w:abstractNum>
  <w:abstractNum w:abstractNumId="663">
    <w:nsid w:val="63351604"/>
    <w:multiLevelType w:val="hybridMultilevel"/>
    <w:tmpl w:val="E6F840CC"/>
    <w:lvl w:ilvl="0" w:tplc="5D74B74C">
      <w:start w:val="1"/>
      <w:numFmt w:val="upperLetter"/>
      <w:lvlText w:val="%1."/>
      <w:lvlJc w:val="left"/>
    </w:lvl>
    <w:lvl w:ilvl="1" w:tplc="55503664">
      <w:numFmt w:val="decimal"/>
      <w:lvlText w:val=""/>
      <w:lvlJc w:val="left"/>
    </w:lvl>
    <w:lvl w:ilvl="2" w:tplc="10B08914">
      <w:numFmt w:val="decimal"/>
      <w:lvlText w:val=""/>
      <w:lvlJc w:val="left"/>
    </w:lvl>
    <w:lvl w:ilvl="3" w:tplc="6E726AC2">
      <w:numFmt w:val="decimal"/>
      <w:lvlText w:val=""/>
      <w:lvlJc w:val="left"/>
    </w:lvl>
    <w:lvl w:ilvl="4" w:tplc="F858EBB0">
      <w:numFmt w:val="decimal"/>
      <w:lvlText w:val=""/>
      <w:lvlJc w:val="left"/>
    </w:lvl>
    <w:lvl w:ilvl="5" w:tplc="7C8A5020">
      <w:numFmt w:val="decimal"/>
      <w:lvlText w:val=""/>
      <w:lvlJc w:val="left"/>
    </w:lvl>
    <w:lvl w:ilvl="6" w:tplc="4E94FD2C">
      <w:numFmt w:val="decimal"/>
      <w:lvlText w:val=""/>
      <w:lvlJc w:val="left"/>
    </w:lvl>
    <w:lvl w:ilvl="7" w:tplc="26087D62">
      <w:numFmt w:val="decimal"/>
      <w:lvlText w:val=""/>
      <w:lvlJc w:val="left"/>
    </w:lvl>
    <w:lvl w:ilvl="8" w:tplc="9EE2CA3C">
      <w:numFmt w:val="decimal"/>
      <w:lvlText w:val=""/>
      <w:lvlJc w:val="left"/>
    </w:lvl>
  </w:abstractNum>
  <w:abstractNum w:abstractNumId="664">
    <w:nsid w:val="6350AC35"/>
    <w:multiLevelType w:val="hybridMultilevel"/>
    <w:tmpl w:val="9280D2E6"/>
    <w:lvl w:ilvl="0" w:tplc="58D4476E">
      <w:start w:val="1"/>
      <w:numFmt w:val="upperLetter"/>
      <w:lvlText w:val="%1."/>
      <w:lvlJc w:val="left"/>
    </w:lvl>
    <w:lvl w:ilvl="1" w:tplc="9CA012CC">
      <w:numFmt w:val="decimal"/>
      <w:lvlText w:val=""/>
      <w:lvlJc w:val="left"/>
    </w:lvl>
    <w:lvl w:ilvl="2" w:tplc="8AEAA368">
      <w:numFmt w:val="decimal"/>
      <w:lvlText w:val=""/>
      <w:lvlJc w:val="left"/>
    </w:lvl>
    <w:lvl w:ilvl="3" w:tplc="5B4A821C">
      <w:numFmt w:val="decimal"/>
      <w:lvlText w:val=""/>
      <w:lvlJc w:val="left"/>
    </w:lvl>
    <w:lvl w:ilvl="4" w:tplc="037C0DCA">
      <w:numFmt w:val="decimal"/>
      <w:lvlText w:val=""/>
      <w:lvlJc w:val="left"/>
    </w:lvl>
    <w:lvl w:ilvl="5" w:tplc="69E85904">
      <w:numFmt w:val="decimal"/>
      <w:lvlText w:val=""/>
      <w:lvlJc w:val="left"/>
    </w:lvl>
    <w:lvl w:ilvl="6" w:tplc="452C2A0E">
      <w:numFmt w:val="decimal"/>
      <w:lvlText w:val=""/>
      <w:lvlJc w:val="left"/>
    </w:lvl>
    <w:lvl w:ilvl="7" w:tplc="E44CC64A">
      <w:numFmt w:val="decimal"/>
      <w:lvlText w:val=""/>
      <w:lvlJc w:val="left"/>
    </w:lvl>
    <w:lvl w:ilvl="8" w:tplc="818674CE">
      <w:numFmt w:val="decimal"/>
      <w:lvlText w:val=""/>
      <w:lvlJc w:val="left"/>
    </w:lvl>
  </w:abstractNum>
  <w:abstractNum w:abstractNumId="665">
    <w:nsid w:val="63822DC0"/>
    <w:multiLevelType w:val="hybridMultilevel"/>
    <w:tmpl w:val="634013C4"/>
    <w:lvl w:ilvl="0" w:tplc="B76E7348">
      <w:start w:val="3"/>
      <w:numFmt w:val="upperLetter"/>
      <w:lvlText w:val="%1."/>
      <w:lvlJc w:val="left"/>
    </w:lvl>
    <w:lvl w:ilvl="1" w:tplc="235E2376">
      <w:numFmt w:val="decimal"/>
      <w:lvlText w:val=""/>
      <w:lvlJc w:val="left"/>
    </w:lvl>
    <w:lvl w:ilvl="2" w:tplc="CE18F7C8">
      <w:numFmt w:val="decimal"/>
      <w:lvlText w:val=""/>
      <w:lvlJc w:val="left"/>
    </w:lvl>
    <w:lvl w:ilvl="3" w:tplc="70D2A000">
      <w:numFmt w:val="decimal"/>
      <w:lvlText w:val=""/>
      <w:lvlJc w:val="left"/>
    </w:lvl>
    <w:lvl w:ilvl="4" w:tplc="999EE69C">
      <w:numFmt w:val="decimal"/>
      <w:lvlText w:val=""/>
      <w:lvlJc w:val="left"/>
    </w:lvl>
    <w:lvl w:ilvl="5" w:tplc="6E5E7E08">
      <w:numFmt w:val="decimal"/>
      <w:lvlText w:val=""/>
      <w:lvlJc w:val="left"/>
    </w:lvl>
    <w:lvl w:ilvl="6" w:tplc="7D14EE2E">
      <w:numFmt w:val="decimal"/>
      <w:lvlText w:val=""/>
      <w:lvlJc w:val="left"/>
    </w:lvl>
    <w:lvl w:ilvl="7" w:tplc="E2FC733E">
      <w:numFmt w:val="decimal"/>
      <w:lvlText w:val=""/>
      <w:lvlJc w:val="left"/>
    </w:lvl>
    <w:lvl w:ilvl="8" w:tplc="ACC8FBFC">
      <w:numFmt w:val="decimal"/>
      <w:lvlText w:val=""/>
      <w:lvlJc w:val="left"/>
    </w:lvl>
  </w:abstractNum>
  <w:abstractNum w:abstractNumId="666">
    <w:nsid w:val="638FDBD1"/>
    <w:multiLevelType w:val="hybridMultilevel"/>
    <w:tmpl w:val="2C064B62"/>
    <w:lvl w:ilvl="0" w:tplc="486CC2F4">
      <w:start w:val="6"/>
      <w:numFmt w:val="decimal"/>
      <w:lvlText w:val="%1."/>
      <w:lvlJc w:val="left"/>
    </w:lvl>
    <w:lvl w:ilvl="1" w:tplc="8640C1CC">
      <w:start w:val="1"/>
      <w:numFmt w:val="bullet"/>
      <w:lvlText w:val="в"/>
      <w:lvlJc w:val="left"/>
    </w:lvl>
    <w:lvl w:ilvl="2" w:tplc="4C9A3B5E">
      <w:start w:val="1"/>
      <w:numFmt w:val="lowerLetter"/>
      <w:lvlText w:val="%3)"/>
      <w:lvlJc w:val="left"/>
    </w:lvl>
    <w:lvl w:ilvl="3" w:tplc="114876B8">
      <w:numFmt w:val="decimal"/>
      <w:lvlText w:val=""/>
      <w:lvlJc w:val="left"/>
    </w:lvl>
    <w:lvl w:ilvl="4" w:tplc="0AAA7532">
      <w:numFmt w:val="decimal"/>
      <w:lvlText w:val=""/>
      <w:lvlJc w:val="left"/>
    </w:lvl>
    <w:lvl w:ilvl="5" w:tplc="7F3208F8">
      <w:numFmt w:val="decimal"/>
      <w:lvlText w:val=""/>
      <w:lvlJc w:val="left"/>
    </w:lvl>
    <w:lvl w:ilvl="6" w:tplc="8D50D79E">
      <w:numFmt w:val="decimal"/>
      <w:lvlText w:val=""/>
      <w:lvlJc w:val="left"/>
    </w:lvl>
    <w:lvl w:ilvl="7" w:tplc="768ECABA">
      <w:numFmt w:val="decimal"/>
      <w:lvlText w:val=""/>
      <w:lvlJc w:val="left"/>
    </w:lvl>
    <w:lvl w:ilvl="8" w:tplc="FD8C8F50">
      <w:numFmt w:val="decimal"/>
      <w:lvlText w:val=""/>
      <w:lvlJc w:val="left"/>
    </w:lvl>
  </w:abstractNum>
  <w:abstractNum w:abstractNumId="667">
    <w:nsid w:val="63A24D68"/>
    <w:multiLevelType w:val="hybridMultilevel"/>
    <w:tmpl w:val="10B44F2E"/>
    <w:lvl w:ilvl="0" w:tplc="F068901E">
      <w:start w:val="1"/>
      <w:numFmt w:val="upperLetter"/>
      <w:lvlText w:val="%1."/>
      <w:lvlJc w:val="left"/>
    </w:lvl>
    <w:lvl w:ilvl="1" w:tplc="73ECADE4">
      <w:numFmt w:val="decimal"/>
      <w:lvlText w:val=""/>
      <w:lvlJc w:val="left"/>
    </w:lvl>
    <w:lvl w:ilvl="2" w:tplc="B1D493A2">
      <w:numFmt w:val="decimal"/>
      <w:lvlText w:val=""/>
      <w:lvlJc w:val="left"/>
    </w:lvl>
    <w:lvl w:ilvl="3" w:tplc="48C05D5C">
      <w:numFmt w:val="decimal"/>
      <w:lvlText w:val=""/>
      <w:lvlJc w:val="left"/>
    </w:lvl>
    <w:lvl w:ilvl="4" w:tplc="F0FED840">
      <w:numFmt w:val="decimal"/>
      <w:lvlText w:val=""/>
      <w:lvlJc w:val="left"/>
    </w:lvl>
    <w:lvl w:ilvl="5" w:tplc="B8D4291A">
      <w:numFmt w:val="decimal"/>
      <w:lvlText w:val=""/>
      <w:lvlJc w:val="left"/>
    </w:lvl>
    <w:lvl w:ilvl="6" w:tplc="131EE052">
      <w:numFmt w:val="decimal"/>
      <w:lvlText w:val=""/>
      <w:lvlJc w:val="left"/>
    </w:lvl>
    <w:lvl w:ilvl="7" w:tplc="2D602EA4">
      <w:numFmt w:val="decimal"/>
      <w:lvlText w:val=""/>
      <w:lvlJc w:val="left"/>
    </w:lvl>
    <w:lvl w:ilvl="8" w:tplc="8F24FA72">
      <w:numFmt w:val="decimal"/>
      <w:lvlText w:val=""/>
      <w:lvlJc w:val="left"/>
    </w:lvl>
  </w:abstractNum>
  <w:abstractNum w:abstractNumId="668">
    <w:nsid w:val="63A4AAB6"/>
    <w:multiLevelType w:val="hybridMultilevel"/>
    <w:tmpl w:val="A08465F4"/>
    <w:lvl w:ilvl="0" w:tplc="ACFE2868">
      <w:start w:val="3"/>
      <w:numFmt w:val="upperLetter"/>
      <w:lvlText w:val="%1."/>
      <w:lvlJc w:val="left"/>
    </w:lvl>
    <w:lvl w:ilvl="1" w:tplc="91E8DE84">
      <w:numFmt w:val="decimal"/>
      <w:lvlText w:val=""/>
      <w:lvlJc w:val="left"/>
    </w:lvl>
    <w:lvl w:ilvl="2" w:tplc="09601656">
      <w:numFmt w:val="decimal"/>
      <w:lvlText w:val=""/>
      <w:lvlJc w:val="left"/>
    </w:lvl>
    <w:lvl w:ilvl="3" w:tplc="2D58D524">
      <w:numFmt w:val="decimal"/>
      <w:lvlText w:val=""/>
      <w:lvlJc w:val="left"/>
    </w:lvl>
    <w:lvl w:ilvl="4" w:tplc="3C82A212">
      <w:numFmt w:val="decimal"/>
      <w:lvlText w:val=""/>
      <w:lvlJc w:val="left"/>
    </w:lvl>
    <w:lvl w:ilvl="5" w:tplc="013A854C">
      <w:numFmt w:val="decimal"/>
      <w:lvlText w:val=""/>
      <w:lvlJc w:val="left"/>
    </w:lvl>
    <w:lvl w:ilvl="6" w:tplc="29F2AF0E">
      <w:numFmt w:val="decimal"/>
      <w:lvlText w:val=""/>
      <w:lvlJc w:val="left"/>
    </w:lvl>
    <w:lvl w:ilvl="7" w:tplc="30E63BF8">
      <w:numFmt w:val="decimal"/>
      <w:lvlText w:val=""/>
      <w:lvlJc w:val="left"/>
    </w:lvl>
    <w:lvl w:ilvl="8" w:tplc="1E10D670">
      <w:numFmt w:val="decimal"/>
      <w:lvlText w:val=""/>
      <w:lvlJc w:val="left"/>
    </w:lvl>
  </w:abstractNum>
  <w:abstractNum w:abstractNumId="669">
    <w:nsid w:val="645EC5AB"/>
    <w:multiLevelType w:val="hybridMultilevel"/>
    <w:tmpl w:val="F3162C2E"/>
    <w:lvl w:ilvl="0" w:tplc="333A985E">
      <w:start w:val="3"/>
      <w:numFmt w:val="upperLetter"/>
      <w:lvlText w:val="%1."/>
      <w:lvlJc w:val="left"/>
    </w:lvl>
    <w:lvl w:ilvl="1" w:tplc="BB60F324">
      <w:numFmt w:val="decimal"/>
      <w:lvlText w:val=""/>
      <w:lvlJc w:val="left"/>
    </w:lvl>
    <w:lvl w:ilvl="2" w:tplc="6E809C12">
      <w:numFmt w:val="decimal"/>
      <w:lvlText w:val=""/>
      <w:lvlJc w:val="left"/>
    </w:lvl>
    <w:lvl w:ilvl="3" w:tplc="0AAA8132">
      <w:numFmt w:val="decimal"/>
      <w:lvlText w:val=""/>
      <w:lvlJc w:val="left"/>
    </w:lvl>
    <w:lvl w:ilvl="4" w:tplc="E2B6F430">
      <w:numFmt w:val="decimal"/>
      <w:lvlText w:val=""/>
      <w:lvlJc w:val="left"/>
    </w:lvl>
    <w:lvl w:ilvl="5" w:tplc="9B34A51E">
      <w:numFmt w:val="decimal"/>
      <w:lvlText w:val=""/>
      <w:lvlJc w:val="left"/>
    </w:lvl>
    <w:lvl w:ilvl="6" w:tplc="E8C21064">
      <w:numFmt w:val="decimal"/>
      <w:lvlText w:val=""/>
      <w:lvlJc w:val="left"/>
    </w:lvl>
    <w:lvl w:ilvl="7" w:tplc="3AA2CD80">
      <w:numFmt w:val="decimal"/>
      <w:lvlText w:val=""/>
      <w:lvlJc w:val="left"/>
    </w:lvl>
    <w:lvl w:ilvl="8" w:tplc="5BD47020">
      <w:numFmt w:val="decimal"/>
      <w:lvlText w:val=""/>
      <w:lvlJc w:val="left"/>
    </w:lvl>
  </w:abstractNum>
  <w:abstractNum w:abstractNumId="670">
    <w:nsid w:val="6463C363"/>
    <w:multiLevelType w:val="hybridMultilevel"/>
    <w:tmpl w:val="BD0625CE"/>
    <w:lvl w:ilvl="0" w:tplc="967CC178">
      <w:start w:val="1"/>
      <w:numFmt w:val="decimal"/>
      <w:lvlText w:val="%1."/>
      <w:lvlJc w:val="left"/>
    </w:lvl>
    <w:lvl w:ilvl="1" w:tplc="91ACE720">
      <w:numFmt w:val="decimal"/>
      <w:lvlText w:val=""/>
      <w:lvlJc w:val="left"/>
    </w:lvl>
    <w:lvl w:ilvl="2" w:tplc="6AF810D4">
      <w:numFmt w:val="decimal"/>
      <w:lvlText w:val=""/>
      <w:lvlJc w:val="left"/>
    </w:lvl>
    <w:lvl w:ilvl="3" w:tplc="E482FE32">
      <w:numFmt w:val="decimal"/>
      <w:lvlText w:val=""/>
      <w:lvlJc w:val="left"/>
    </w:lvl>
    <w:lvl w:ilvl="4" w:tplc="4998B868">
      <w:numFmt w:val="decimal"/>
      <w:lvlText w:val=""/>
      <w:lvlJc w:val="left"/>
    </w:lvl>
    <w:lvl w:ilvl="5" w:tplc="E826B70A">
      <w:numFmt w:val="decimal"/>
      <w:lvlText w:val=""/>
      <w:lvlJc w:val="left"/>
    </w:lvl>
    <w:lvl w:ilvl="6" w:tplc="8CDA305C">
      <w:numFmt w:val="decimal"/>
      <w:lvlText w:val=""/>
      <w:lvlJc w:val="left"/>
    </w:lvl>
    <w:lvl w:ilvl="7" w:tplc="ADF06FC0">
      <w:numFmt w:val="decimal"/>
      <w:lvlText w:val=""/>
      <w:lvlJc w:val="left"/>
    </w:lvl>
    <w:lvl w:ilvl="8" w:tplc="9CA02B0C">
      <w:numFmt w:val="decimal"/>
      <w:lvlText w:val=""/>
      <w:lvlJc w:val="left"/>
    </w:lvl>
  </w:abstractNum>
  <w:abstractNum w:abstractNumId="671">
    <w:nsid w:val="646A232A"/>
    <w:multiLevelType w:val="hybridMultilevel"/>
    <w:tmpl w:val="84E859E6"/>
    <w:lvl w:ilvl="0" w:tplc="2D569918">
      <w:start w:val="2"/>
      <w:numFmt w:val="upperLetter"/>
      <w:lvlText w:val="%1."/>
      <w:lvlJc w:val="left"/>
    </w:lvl>
    <w:lvl w:ilvl="1" w:tplc="C3FE7E3C">
      <w:numFmt w:val="decimal"/>
      <w:lvlText w:val=""/>
      <w:lvlJc w:val="left"/>
    </w:lvl>
    <w:lvl w:ilvl="2" w:tplc="37C61CC8">
      <w:numFmt w:val="decimal"/>
      <w:lvlText w:val=""/>
      <w:lvlJc w:val="left"/>
    </w:lvl>
    <w:lvl w:ilvl="3" w:tplc="7B0AB296">
      <w:numFmt w:val="decimal"/>
      <w:lvlText w:val=""/>
      <w:lvlJc w:val="left"/>
    </w:lvl>
    <w:lvl w:ilvl="4" w:tplc="A176D324">
      <w:numFmt w:val="decimal"/>
      <w:lvlText w:val=""/>
      <w:lvlJc w:val="left"/>
    </w:lvl>
    <w:lvl w:ilvl="5" w:tplc="9D58E580">
      <w:numFmt w:val="decimal"/>
      <w:lvlText w:val=""/>
      <w:lvlJc w:val="left"/>
    </w:lvl>
    <w:lvl w:ilvl="6" w:tplc="16D0A058">
      <w:numFmt w:val="decimal"/>
      <w:lvlText w:val=""/>
      <w:lvlJc w:val="left"/>
    </w:lvl>
    <w:lvl w:ilvl="7" w:tplc="D660BA04">
      <w:numFmt w:val="decimal"/>
      <w:lvlText w:val=""/>
      <w:lvlJc w:val="left"/>
    </w:lvl>
    <w:lvl w:ilvl="8" w:tplc="D4EE4A36">
      <w:numFmt w:val="decimal"/>
      <w:lvlText w:val=""/>
      <w:lvlJc w:val="left"/>
    </w:lvl>
  </w:abstractNum>
  <w:abstractNum w:abstractNumId="672">
    <w:nsid w:val="6486395B"/>
    <w:multiLevelType w:val="hybridMultilevel"/>
    <w:tmpl w:val="73F05A70"/>
    <w:lvl w:ilvl="0" w:tplc="D44A97FA">
      <w:numFmt w:val="decimal"/>
      <w:lvlText w:val="%1."/>
      <w:lvlJc w:val="left"/>
    </w:lvl>
    <w:lvl w:ilvl="1" w:tplc="E55CAE72">
      <w:numFmt w:val="decimal"/>
      <w:lvlText w:val=""/>
      <w:lvlJc w:val="left"/>
    </w:lvl>
    <w:lvl w:ilvl="2" w:tplc="BB22C1BE">
      <w:numFmt w:val="decimal"/>
      <w:lvlText w:val=""/>
      <w:lvlJc w:val="left"/>
    </w:lvl>
    <w:lvl w:ilvl="3" w:tplc="12D02E54">
      <w:numFmt w:val="decimal"/>
      <w:lvlText w:val=""/>
      <w:lvlJc w:val="left"/>
    </w:lvl>
    <w:lvl w:ilvl="4" w:tplc="AD623A0A">
      <w:numFmt w:val="decimal"/>
      <w:lvlText w:val=""/>
      <w:lvlJc w:val="left"/>
    </w:lvl>
    <w:lvl w:ilvl="5" w:tplc="00809836">
      <w:numFmt w:val="decimal"/>
      <w:lvlText w:val=""/>
      <w:lvlJc w:val="left"/>
    </w:lvl>
    <w:lvl w:ilvl="6" w:tplc="DBA015F0">
      <w:numFmt w:val="decimal"/>
      <w:lvlText w:val=""/>
      <w:lvlJc w:val="left"/>
    </w:lvl>
    <w:lvl w:ilvl="7" w:tplc="DBA03B3A">
      <w:numFmt w:val="decimal"/>
      <w:lvlText w:val=""/>
      <w:lvlJc w:val="left"/>
    </w:lvl>
    <w:lvl w:ilvl="8" w:tplc="80501656">
      <w:numFmt w:val="decimal"/>
      <w:lvlText w:val=""/>
      <w:lvlJc w:val="left"/>
    </w:lvl>
  </w:abstractNum>
  <w:abstractNum w:abstractNumId="673">
    <w:nsid w:val="64A1C464"/>
    <w:multiLevelType w:val="hybridMultilevel"/>
    <w:tmpl w:val="66EAAED2"/>
    <w:lvl w:ilvl="0" w:tplc="2E84CE38">
      <w:start w:val="1"/>
      <w:numFmt w:val="upperLetter"/>
      <w:lvlText w:val="%1."/>
      <w:lvlJc w:val="left"/>
    </w:lvl>
    <w:lvl w:ilvl="1" w:tplc="DC4618A6">
      <w:numFmt w:val="decimal"/>
      <w:lvlText w:val=""/>
      <w:lvlJc w:val="left"/>
    </w:lvl>
    <w:lvl w:ilvl="2" w:tplc="20F2259A">
      <w:numFmt w:val="decimal"/>
      <w:lvlText w:val=""/>
      <w:lvlJc w:val="left"/>
    </w:lvl>
    <w:lvl w:ilvl="3" w:tplc="CB481CF8">
      <w:numFmt w:val="decimal"/>
      <w:lvlText w:val=""/>
      <w:lvlJc w:val="left"/>
    </w:lvl>
    <w:lvl w:ilvl="4" w:tplc="BD04F16E">
      <w:numFmt w:val="decimal"/>
      <w:lvlText w:val=""/>
      <w:lvlJc w:val="left"/>
    </w:lvl>
    <w:lvl w:ilvl="5" w:tplc="BD8E89DC">
      <w:numFmt w:val="decimal"/>
      <w:lvlText w:val=""/>
      <w:lvlJc w:val="left"/>
    </w:lvl>
    <w:lvl w:ilvl="6" w:tplc="42F6494E">
      <w:numFmt w:val="decimal"/>
      <w:lvlText w:val=""/>
      <w:lvlJc w:val="left"/>
    </w:lvl>
    <w:lvl w:ilvl="7" w:tplc="CBEA7C96">
      <w:numFmt w:val="decimal"/>
      <w:lvlText w:val=""/>
      <w:lvlJc w:val="left"/>
    </w:lvl>
    <w:lvl w:ilvl="8" w:tplc="F69ECE8A">
      <w:numFmt w:val="decimal"/>
      <w:lvlText w:val=""/>
      <w:lvlJc w:val="left"/>
    </w:lvl>
  </w:abstractNum>
  <w:abstractNum w:abstractNumId="674">
    <w:nsid w:val="64C2DDD5"/>
    <w:multiLevelType w:val="hybridMultilevel"/>
    <w:tmpl w:val="CFDCAF08"/>
    <w:lvl w:ilvl="0" w:tplc="4CACD0F8">
      <w:start w:val="1"/>
      <w:numFmt w:val="upperLetter"/>
      <w:lvlText w:val="%1."/>
      <w:lvlJc w:val="left"/>
    </w:lvl>
    <w:lvl w:ilvl="1" w:tplc="421CAFE6">
      <w:numFmt w:val="decimal"/>
      <w:lvlText w:val=""/>
      <w:lvlJc w:val="left"/>
    </w:lvl>
    <w:lvl w:ilvl="2" w:tplc="9B3AAFD4">
      <w:numFmt w:val="decimal"/>
      <w:lvlText w:val=""/>
      <w:lvlJc w:val="left"/>
    </w:lvl>
    <w:lvl w:ilvl="3" w:tplc="040E10BA">
      <w:numFmt w:val="decimal"/>
      <w:lvlText w:val=""/>
      <w:lvlJc w:val="left"/>
    </w:lvl>
    <w:lvl w:ilvl="4" w:tplc="EEBC6A92">
      <w:numFmt w:val="decimal"/>
      <w:lvlText w:val=""/>
      <w:lvlJc w:val="left"/>
    </w:lvl>
    <w:lvl w:ilvl="5" w:tplc="DD049D3E">
      <w:numFmt w:val="decimal"/>
      <w:lvlText w:val=""/>
      <w:lvlJc w:val="left"/>
    </w:lvl>
    <w:lvl w:ilvl="6" w:tplc="D1040F36">
      <w:numFmt w:val="decimal"/>
      <w:lvlText w:val=""/>
      <w:lvlJc w:val="left"/>
    </w:lvl>
    <w:lvl w:ilvl="7" w:tplc="C9044936">
      <w:numFmt w:val="decimal"/>
      <w:lvlText w:val=""/>
      <w:lvlJc w:val="left"/>
    </w:lvl>
    <w:lvl w:ilvl="8" w:tplc="3132BEAC">
      <w:numFmt w:val="decimal"/>
      <w:lvlText w:val=""/>
      <w:lvlJc w:val="left"/>
    </w:lvl>
  </w:abstractNum>
  <w:abstractNum w:abstractNumId="675">
    <w:nsid w:val="64E4C3CD"/>
    <w:multiLevelType w:val="hybridMultilevel"/>
    <w:tmpl w:val="843420F6"/>
    <w:lvl w:ilvl="0" w:tplc="F6E44A82">
      <w:start w:val="1"/>
      <w:numFmt w:val="upperLetter"/>
      <w:lvlText w:val="%1."/>
      <w:lvlJc w:val="left"/>
    </w:lvl>
    <w:lvl w:ilvl="1" w:tplc="D7162994">
      <w:numFmt w:val="decimal"/>
      <w:lvlText w:val=""/>
      <w:lvlJc w:val="left"/>
    </w:lvl>
    <w:lvl w:ilvl="2" w:tplc="672EE288">
      <w:numFmt w:val="decimal"/>
      <w:lvlText w:val=""/>
      <w:lvlJc w:val="left"/>
    </w:lvl>
    <w:lvl w:ilvl="3" w:tplc="3142FA60">
      <w:numFmt w:val="decimal"/>
      <w:lvlText w:val=""/>
      <w:lvlJc w:val="left"/>
    </w:lvl>
    <w:lvl w:ilvl="4" w:tplc="DA7C5510">
      <w:numFmt w:val="decimal"/>
      <w:lvlText w:val=""/>
      <w:lvlJc w:val="left"/>
    </w:lvl>
    <w:lvl w:ilvl="5" w:tplc="99FCF4F8">
      <w:numFmt w:val="decimal"/>
      <w:lvlText w:val=""/>
      <w:lvlJc w:val="left"/>
    </w:lvl>
    <w:lvl w:ilvl="6" w:tplc="6E400F68">
      <w:numFmt w:val="decimal"/>
      <w:lvlText w:val=""/>
      <w:lvlJc w:val="left"/>
    </w:lvl>
    <w:lvl w:ilvl="7" w:tplc="79A29688">
      <w:numFmt w:val="decimal"/>
      <w:lvlText w:val=""/>
      <w:lvlJc w:val="left"/>
    </w:lvl>
    <w:lvl w:ilvl="8" w:tplc="49B05AA2">
      <w:numFmt w:val="decimal"/>
      <w:lvlText w:val=""/>
      <w:lvlJc w:val="left"/>
    </w:lvl>
  </w:abstractNum>
  <w:abstractNum w:abstractNumId="676">
    <w:nsid w:val="64E5E036"/>
    <w:multiLevelType w:val="hybridMultilevel"/>
    <w:tmpl w:val="205A7A0C"/>
    <w:lvl w:ilvl="0" w:tplc="ACC45C2C">
      <w:start w:val="1"/>
      <w:numFmt w:val="upperLetter"/>
      <w:lvlText w:val="%1."/>
      <w:lvlJc w:val="left"/>
    </w:lvl>
    <w:lvl w:ilvl="1" w:tplc="5720FC58">
      <w:numFmt w:val="decimal"/>
      <w:lvlText w:val=""/>
      <w:lvlJc w:val="left"/>
    </w:lvl>
    <w:lvl w:ilvl="2" w:tplc="43904D5E">
      <w:numFmt w:val="decimal"/>
      <w:lvlText w:val=""/>
      <w:lvlJc w:val="left"/>
    </w:lvl>
    <w:lvl w:ilvl="3" w:tplc="767E46D8">
      <w:numFmt w:val="decimal"/>
      <w:lvlText w:val=""/>
      <w:lvlJc w:val="left"/>
    </w:lvl>
    <w:lvl w:ilvl="4" w:tplc="267819C4">
      <w:numFmt w:val="decimal"/>
      <w:lvlText w:val=""/>
      <w:lvlJc w:val="left"/>
    </w:lvl>
    <w:lvl w:ilvl="5" w:tplc="CD0AB000">
      <w:numFmt w:val="decimal"/>
      <w:lvlText w:val=""/>
      <w:lvlJc w:val="left"/>
    </w:lvl>
    <w:lvl w:ilvl="6" w:tplc="7704421A">
      <w:numFmt w:val="decimal"/>
      <w:lvlText w:val=""/>
      <w:lvlJc w:val="left"/>
    </w:lvl>
    <w:lvl w:ilvl="7" w:tplc="6A4C5F30">
      <w:numFmt w:val="decimal"/>
      <w:lvlText w:val=""/>
      <w:lvlJc w:val="left"/>
    </w:lvl>
    <w:lvl w:ilvl="8" w:tplc="40AA3CDE">
      <w:numFmt w:val="decimal"/>
      <w:lvlText w:val=""/>
      <w:lvlJc w:val="left"/>
    </w:lvl>
  </w:abstractNum>
  <w:abstractNum w:abstractNumId="677">
    <w:nsid w:val="64F087E2"/>
    <w:multiLevelType w:val="hybridMultilevel"/>
    <w:tmpl w:val="52448EAC"/>
    <w:lvl w:ilvl="0" w:tplc="0336B116">
      <w:start w:val="5"/>
      <w:numFmt w:val="decimal"/>
      <w:lvlText w:val="%1."/>
      <w:lvlJc w:val="left"/>
    </w:lvl>
    <w:lvl w:ilvl="1" w:tplc="34782732">
      <w:numFmt w:val="decimal"/>
      <w:lvlText w:val=""/>
      <w:lvlJc w:val="left"/>
    </w:lvl>
    <w:lvl w:ilvl="2" w:tplc="224AF3BC">
      <w:numFmt w:val="decimal"/>
      <w:lvlText w:val=""/>
      <w:lvlJc w:val="left"/>
    </w:lvl>
    <w:lvl w:ilvl="3" w:tplc="35349B5A">
      <w:numFmt w:val="decimal"/>
      <w:lvlText w:val=""/>
      <w:lvlJc w:val="left"/>
    </w:lvl>
    <w:lvl w:ilvl="4" w:tplc="48205778">
      <w:numFmt w:val="decimal"/>
      <w:lvlText w:val=""/>
      <w:lvlJc w:val="left"/>
    </w:lvl>
    <w:lvl w:ilvl="5" w:tplc="30581C8A">
      <w:numFmt w:val="decimal"/>
      <w:lvlText w:val=""/>
      <w:lvlJc w:val="left"/>
    </w:lvl>
    <w:lvl w:ilvl="6" w:tplc="5016C7B0">
      <w:numFmt w:val="decimal"/>
      <w:lvlText w:val=""/>
      <w:lvlJc w:val="left"/>
    </w:lvl>
    <w:lvl w:ilvl="7" w:tplc="520025FC">
      <w:numFmt w:val="decimal"/>
      <w:lvlText w:val=""/>
      <w:lvlJc w:val="left"/>
    </w:lvl>
    <w:lvl w:ilvl="8" w:tplc="B502975A">
      <w:numFmt w:val="decimal"/>
      <w:lvlText w:val=""/>
      <w:lvlJc w:val="left"/>
    </w:lvl>
  </w:abstractNum>
  <w:abstractNum w:abstractNumId="678">
    <w:nsid w:val="6505F02E"/>
    <w:multiLevelType w:val="hybridMultilevel"/>
    <w:tmpl w:val="7B085CEC"/>
    <w:lvl w:ilvl="0" w:tplc="66FAEB14">
      <w:start w:val="1"/>
      <w:numFmt w:val="upperLetter"/>
      <w:lvlText w:val="%1."/>
      <w:lvlJc w:val="left"/>
    </w:lvl>
    <w:lvl w:ilvl="1" w:tplc="02CA4642">
      <w:numFmt w:val="decimal"/>
      <w:lvlText w:val=""/>
      <w:lvlJc w:val="left"/>
    </w:lvl>
    <w:lvl w:ilvl="2" w:tplc="E9587B4A">
      <w:numFmt w:val="decimal"/>
      <w:lvlText w:val=""/>
      <w:lvlJc w:val="left"/>
    </w:lvl>
    <w:lvl w:ilvl="3" w:tplc="3E78EFF4">
      <w:numFmt w:val="decimal"/>
      <w:lvlText w:val=""/>
      <w:lvlJc w:val="left"/>
    </w:lvl>
    <w:lvl w:ilvl="4" w:tplc="16901804">
      <w:numFmt w:val="decimal"/>
      <w:lvlText w:val=""/>
      <w:lvlJc w:val="left"/>
    </w:lvl>
    <w:lvl w:ilvl="5" w:tplc="C8645FC2">
      <w:numFmt w:val="decimal"/>
      <w:lvlText w:val=""/>
      <w:lvlJc w:val="left"/>
    </w:lvl>
    <w:lvl w:ilvl="6" w:tplc="14B83D62">
      <w:numFmt w:val="decimal"/>
      <w:lvlText w:val=""/>
      <w:lvlJc w:val="left"/>
    </w:lvl>
    <w:lvl w:ilvl="7" w:tplc="523671B8">
      <w:numFmt w:val="decimal"/>
      <w:lvlText w:val=""/>
      <w:lvlJc w:val="left"/>
    </w:lvl>
    <w:lvl w:ilvl="8" w:tplc="2D3A4E3C">
      <w:numFmt w:val="decimal"/>
      <w:lvlText w:val=""/>
      <w:lvlJc w:val="left"/>
    </w:lvl>
  </w:abstractNum>
  <w:abstractNum w:abstractNumId="679">
    <w:nsid w:val="653CDC22"/>
    <w:multiLevelType w:val="hybridMultilevel"/>
    <w:tmpl w:val="FF8684A2"/>
    <w:lvl w:ilvl="0" w:tplc="BA4CAFA0">
      <w:start w:val="1"/>
      <w:numFmt w:val="bullet"/>
      <w:lvlText w:val="и"/>
      <w:lvlJc w:val="left"/>
    </w:lvl>
    <w:lvl w:ilvl="1" w:tplc="36665416">
      <w:numFmt w:val="decimal"/>
      <w:lvlText w:val=""/>
      <w:lvlJc w:val="left"/>
    </w:lvl>
    <w:lvl w:ilvl="2" w:tplc="53208B10">
      <w:numFmt w:val="decimal"/>
      <w:lvlText w:val=""/>
      <w:lvlJc w:val="left"/>
    </w:lvl>
    <w:lvl w:ilvl="3" w:tplc="6E4AA394">
      <w:numFmt w:val="decimal"/>
      <w:lvlText w:val=""/>
      <w:lvlJc w:val="left"/>
    </w:lvl>
    <w:lvl w:ilvl="4" w:tplc="03CE4C3E">
      <w:numFmt w:val="decimal"/>
      <w:lvlText w:val=""/>
      <w:lvlJc w:val="left"/>
    </w:lvl>
    <w:lvl w:ilvl="5" w:tplc="5B4C0F4E">
      <w:numFmt w:val="decimal"/>
      <w:lvlText w:val=""/>
      <w:lvlJc w:val="left"/>
    </w:lvl>
    <w:lvl w:ilvl="6" w:tplc="8FEE2936">
      <w:numFmt w:val="decimal"/>
      <w:lvlText w:val=""/>
      <w:lvlJc w:val="left"/>
    </w:lvl>
    <w:lvl w:ilvl="7" w:tplc="7EF4DE26">
      <w:numFmt w:val="decimal"/>
      <w:lvlText w:val=""/>
      <w:lvlJc w:val="left"/>
    </w:lvl>
    <w:lvl w:ilvl="8" w:tplc="F8DCAC7C">
      <w:numFmt w:val="decimal"/>
      <w:lvlText w:val=""/>
      <w:lvlJc w:val="left"/>
    </w:lvl>
  </w:abstractNum>
  <w:abstractNum w:abstractNumId="680">
    <w:nsid w:val="656A762B"/>
    <w:multiLevelType w:val="hybridMultilevel"/>
    <w:tmpl w:val="B3845502"/>
    <w:lvl w:ilvl="0" w:tplc="9C8AE69C">
      <w:start w:val="2"/>
      <w:numFmt w:val="upperLetter"/>
      <w:lvlText w:val="%1."/>
      <w:lvlJc w:val="left"/>
    </w:lvl>
    <w:lvl w:ilvl="1" w:tplc="91B08AA6">
      <w:numFmt w:val="decimal"/>
      <w:lvlText w:val=""/>
      <w:lvlJc w:val="left"/>
    </w:lvl>
    <w:lvl w:ilvl="2" w:tplc="A3EC0228">
      <w:numFmt w:val="decimal"/>
      <w:lvlText w:val=""/>
      <w:lvlJc w:val="left"/>
    </w:lvl>
    <w:lvl w:ilvl="3" w:tplc="2F8467C6">
      <w:numFmt w:val="decimal"/>
      <w:lvlText w:val=""/>
      <w:lvlJc w:val="left"/>
    </w:lvl>
    <w:lvl w:ilvl="4" w:tplc="7E969C90">
      <w:numFmt w:val="decimal"/>
      <w:lvlText w:val=""/>
      <w:lvlJc w:val="left"/>
    </w:lvl>
    <w:lvl w:ilvl="5" w:tplc="D3120302">
      <w:numFmt w:val="decimal"/>
      <w:lvlText w:val=""/>
      <w:lvlJc w:val="left"/>
    </w:lvl>
    <w:lvl w:ilvl="6" w:tplc="DA1E651A">
      <w:numFmt w:val="decimal"/>
      <w:lvlText w:val=""/>
      <w:lvlJc w:val="left"/>
    </w:lvl>
    <w:lvl w:ilvl="7" w:tplc="EDF6A872">
      <w:numFmt w:val="decimal"/>
      <w:lvlText w:val=""/>
      <w:lvlJc w:val="left"/>
    </w:lvl>
    <w:lvl w:ilvl="8" w:tplc="9F9CA324">
      <w:numFmt w:val="decimal"/>
      <w:lvlText w:val=""/>
      <w:lvlJc w:val="left"/>
    </w:lvl>
  </w:abstractNum>
  <w:abstractNum w:abstractNumId="681">
    <w:nsid w:val="6572CF1B"/>
    <w:multiLevelType w:val="hybridMultilevel"/>
    <w:tmpl w:val="269EF86A"/>
    <w:lvl w:ilvl="0" w:tplc="A4C6F3DA">
      <w:start w:val="3"/>
      <w:numFmt w:val="upperLetter"/>
      <w:lvlText w:val="%1."/>
      <w:lvlJc w:val="left"/>
    </w:lvl>
    <w:lvl w:ilvl="1" w:tplc="7B6E8E2E">
      <w:numFmt w:val="decimal"/>
      <w:lvlText w:val=""/>
      <w:lvlJc w:val="left"/>
    </w:lvl>
    <w:lvl w:ilvl="2" w:tplc="F668BD80">
      <w:numFmt w:val="decimal"/>
      <w:lvlText w:val=""/>
      <w:lvlJc w:val="left"/>
    </w:lvl>
    <w:lvl w:ilvl="3" w:tplc="6D8E652C">
      <w:numFmt w:val="decimal"/>
      <w:lvlText w:val=""/>
      <w:lvlJc w:val="left"/>
    </w:lvl>
    <w:lvl w:ilvl="4" w:tplc="C5E0A8C0">
      <w:numFmt w:val="decimal"/>
      <w:lvlText w:val=""/>
      <w:lvlJc w:val="left"/>
    </w:lvl>
    <w:lvl w:ilvl="5" w:tplc="556EF6D8">
      <w:numFmt w:val="decimal"/>
      <w:lvlText w:val=""/>
      <w:lvlJc w:val="left"/>
    </w:lvl>
    <w:lvl w:ilvl="6" w:tplc="7ABE4ECA">
      <w:numFmt w:val="decimal"/>
      <w:lvlText w:val=""/>
      <w:lvlJc w:val="left"/>
    </w:lvl>
    <w:lvl w:ilvl="7" w:tplc="0C602844">
      <w:numFmt w:val="decimal"/>
      <w:lvlText w:val=""/>
      <w:lvlJc w:val="left"/>
    </w:lvl>
    <w:lvl w:ilvl="8" w:tplc="3DEC03B4">
      <w:numFmt w:val="decimal"/>
      <w:lvlText w:val=""/>
      <w:lvlJc w:val="left"/>
    </w:lvl>
  </w:abstractNum>
  <w:abstractNum w:abstractNumId="682">
    <w:nsid w:val="6580D91B"/>
    <w:multiLevelType w:val="hybridMultilevel"/>
    <w:tmpl w:val="75A6C874"/>
    <w:lvl w:ilvl="0" w:tplc="BC30156E">
      <w:start w:val="1"/>
      <w:numFmt w:val="bullet"/>
      <w:lvlText w:val="У"/>
      <w:lvlJc w:val="left"/>
    </w:lvl>
    <w:lvl w:ilvl="1" w:tplc="6F72FEA2">
      <w:numFmt w:val="decimal"/>
      <w:lvlText w:val=""/>
      <w:lvlJc w:val="left"/>
    </w:lvl>
    <w:lvl w:ilvl="2" w:tplc="38AEDE3A">
      <w:numFmt w:val="decimal"/>
      <w:lvlText w:val=""/>
      <w:lvlJc w:val="left"/>
    </w:lvl>
    <w:lvl w:ilvl="3" w:tplc="0776AB86">
      <w:numFmt w:val="decimal"/>
      <w:lvlText w:val=""/>
      <w:lvlJc w:val="left"/>
    </w:lvl>
    <w:lvl w:ilvl="4" w:tplc="D4B81570">
      <w:numFmt w:val="decimal"/>
      <w:lvlText w:val=""/>
      <w:lvlJc w:val="left"/>
    </w:lvl>
    <w:lvl w:ilvl="5" w:tplc="ADD696B2">
      <w:numFmt w:val="decimal"/>
      <w:lvlText w:val=""/>
      <w:lvlJc w:val="left"/>
    </w:lvl>
    <w:lvl w:ilvl="6" w:tplc="AD422CD4">
      <w:numFmt w:val="decimal"/>
      <w:lvlText w:val=""/>
      <w:lvlJc w:val="left"/>
    </w:lvl>
    <w:lvl w:ilvl="7" w:tplc="07E2E668">
      <w:numFmt w:val="decimal"/>
      <w:lvlText w:val=""/>
      <w:lvlJc w:val="left"/>
    </w:lvl>
    <w:lvl w:ilvl="8" w:tplc="EBA4A462">
      <w:numFmt w:val="decimal"/>
      <w:lvlText w:val=""/>
      <w:lvlJc w:val="left"/>
    </w:lvl>
  </w:abstractNum>
  <w:abstractNum w:abstractNumId="683">
    <w:nsid w:val="6599B689"/>
    <w:multiLevelType w:val="hybridMultilevel"/>
    <w:tmpl w:val="9E7EC2A2"/>
    <w:lvl w:ilvl="0" w:tplc="57DA9EAE">
      <w:start w:val="2"/>
      <w:numFmt w:val="upperLetter"/>
      <w:lvlText w:val="%1."/>
      <w:lvlJc w:val="left"/>
    </w:lvl>
    <w:lvl w:ilvl="1" w:tplc="1E20FC06">
      <w:start w:val="1"/>
      <w:numFmt w:val="decimal"/>
      <w:lvlText w:val="%2."/>
      <w:lvlJc w:val="left"/>
    </w:lvl>
    <w:lvl w:ilvl="2" w:tplc="1C66ED80">
      <w:numFmt w:val="decimal"/>
      <w:lvlText w:val=""/>
      <w:lvlJc w:val="left"/>
    </w:lvl>
    <w:lvl w:ilvl="3" w:tplc="DF9AD3C0">
      <w:numFmt w:val="decimal"/>
      <w:lvlText w:val=""/>
      <w:lvlJc w:val="left"/>
    </w:lvl>
    <w:lvl w:ilvl="4" w:tplc="2EB2DA6E">
      <w:numFmt w:val="decimal"/>
      <w:lvlText w:val=""/>
      <w:lvlJc w:val="left"/>
    </w:lvl>
    <w:lvl w:ilvl="5" w:tplc="494AF60A">
      <w:numFmt w:val="decimal"/>
      <w:lvlText w:val=""/>
      <w:lvlJc w:val="left"/>
    </w:lvl>
    <w:lvl w:ilvl="6" w:tplc="79D2D142">
      <w:numFmt w:val="decimal"/>
      <w:lvlText w:val=""/>
      <w:lvlJc w:val="left"/>
    </w:lvl>
    <w:lvl w:ilvl="7" w:tplc="7092342A">
      <w:numFmt w:val="decimal"/>
      <w:lvlText w:val=""/>
      <w:lvlJc w:val="left"/>
    </w:lvl>
    <w:lvl w:ilvl="8" w:tplc="BF26C3FC">
      <w:numFmt w:val="decimal"/>
      <w:lvlText w:val=""/>
      <w:lvlJc w:val="left"/>
    </w:lvl>
  </w:abstractNum>
  <w:abstractNum w:abstractNumId="684">
    <w:nsid w:val="659DCFA3"/>
    <w:multiLevelType w:val="hybridMultilevel"/>
    <w:tmpl w:val="B606A694"/>
    <w:lvl w:ilvl="0" w:tplc="EE3C1D90">
      <w:start w:val="3"/>
      <w:numFmt w:val="upperLetter"/>
      <w:lvlText w:val="%1."/>
      <w:lvlJc w:val="left"/>
    </w:lvl>
    <w:lvl w:ilvl="1" w:tplc="962825C8">
      <w:numFmt w:val="decimal"/>
      <w:lvlText w:val=""/>
      <w:lvlJc w:val="left"/>
    </w:lvl>
    <w:lvl w:ilvl="2" w:tplc="F3B8687A">
      <w:numFmt w:val="decimal"/>
      <w:lvlText w:val=""/>
      <w:lvlJc w:val="left"/>
    </w:lvl>
    <w:lvl w:ilvl="3" w:tplc="ADF4E71E">
      <w:numFmt w:val="decimal"/>
      <w:lvlText w:val=""/>
      <w:lvlJc w:val="left"/>
    </w:lvl>
    <w:lvl w:ilvl="4" w:tplc="1C122818">
      <w:numFmt w:val="decimal"/>
      <w:lvlText w:val=""/>
      <w:lvlJc w:val="left"/>
    </w:lvl>
    <w:lvl w:ilvl="5" w:tplc="9B64D532">
      <w:numFmt w:val="decimal"/>
      <w:lvlText w:val=""/>
      <w:lvlJc w:val="left"/>
    </w:lvl>
    <w:lvl w:ilvl="6" w:tplc="653E8D10">
      <w:numFmt w:val="decimal"/>
      <w:lvlText w:val=""/>
      <w:lvlJc w:val="left"/>
    </w:lvl>
    <w:lvl w:ilvl="7" w:tplc="0812037E">
      <w:numFmt w:val="decimal"/>
      <w:lvlText w:val=""/>
      <w:lvlJc w:val="left"/>
    </w:lvl>
    <w:lvl w:ilvl="8" w:tplc="57445DEA">
      <w:numFmt w:val="decimal"/>
      <w:lvlText w:val=""/>
      <w:lvlJc w:val="left"/>
    </w:lvl>
  </w:abstractNum>
  <w:abstractNum w:abstractNumId="685">
    <w:nsid w:val="663BFE95"/>
    <w:multiLevelType w:val="hybridMultilevel"/>
    <w:tmpl w:val="97D65B40"/>
    <w:lvl w:ilvl="0" w:tplc="36780F6A">
      <w:start w:val="1"/>
      <w:numFmt w:val="upperLetter"/>
      <w:lvlText w:val="%1."/>
      <w:lvlJc w:val="left"/>
    </w:lvl>
    <w:lvl w:ilvl="1" w:tplc="CAC6BEB4">
      <w:start w:val="1"/>
      <w:numFmt w:val="bullet"/>
      <w:lvlText w:val="−"/>
      <w:lvlJc w:val="left"/>
    </w:lvl>
    <w:lvl w:ilvl="2" w:tplc="7CECDD66">
      <w:numFmt w:val="decimal"/>
      <w:lvlText w:val=""/>
      <w:lvlJc w:val="left"/>
    </w:lvl>
    <w:lvl w:ilvl="3" w:tplc="11400D90">
      <w:numFmt w:val="decimal"/>
      <w:lvlText w:val=""/>
      <w:lvlJc w:val="left"/>
    </w:lvl>
    <w:lvl w:ilvl="4" w:tplc="D1902176">
      <w:numFmt w:val="decimal"/>
      <w:lvlText w:val=""/>
      <w:lvlJc w:val="left"/>
    </w:lvl>
    <w:lvl w:ilvl="5" w:tplc="061CC752">
      <w:numFmt w:val="decimal"/>
      <w:lvlText w:val=""/>
      <w:lvlJc w:val="left"/>
    </w:lvl>
    <w:lvl w:ilvl="6" w:tplc="256C252C">
      <w:numFmt w:val="decimal"/>
      <w:lvlText w:val=""/>
      <w:lvlJc w:val="left"/>
    </w:lvl>
    <w:lvl w:ilvl="7" w:tplc="898AD2FA">
      <w:numFmt w:val="decimal"/>
      <w:lvlText w:val=""/>
      <w:lvlJc w:val="left"/>
    </w:lvl>
    <w:lvl w:ilvl="8" w:tplc="78723674">
      <w:numFmt w:val="decimal"/>
      <w:lvlText w:val=""/>
      <w:lvlJc w:val="left"/>
    </w:lvl>
  </w:abstractNum>
  <w:abstractNum w:abstractNumId="686">
    <w:nsid w:val="666AA3E1"/>
    <w:multiLevelType w:val="hybridMultilevel"/>
    <w:tmpl w:val="D6E49334"/>
    <w:lvl w:ilvl="0" w:tplc="A8CAC9D8">
      <w:start w:val="3"/>
      <w:numFmt w:val="upperLetter"/>
      <w:lvlText w:val="%1."/>
      <w:lvlJc w:val="left"/>
    </w:lvl>
    <w:lvl w:ilvl="1" w:tplc="DCAEB4FC">
      <w:numFmt w:val="decimal"/>
      <w:lvlText w:val=""/>
      <w:lvlJc w:val="left"/>
    </w:lvl>
    <w:lvl w:ilvl="2" w:tplc="CC30F964">
      <w:numFmt w:val="decimal"/>
      <w:lvlText w:val=""/>
      <w:lvlJc w:val="left"/>
    </w:lvl>
    <w:lvl w:ilvl="3" w:tplc="0F4C472A">
      <w:numFmt w:val="decimal"/>
      <w:lvlText w:val=""/>
      <w:lvlJc w:val="left"/>
    </w:lvl>
    <w:lvl w:ilvl="4" w:tplc="6E26140C">
      <w:numFmt w:val="decimal"/>
      <w:lvlText w:val=""/>
      <w:lvlJc w:val="left"/>
    </w:lvl>
    <w:lvl w:ilvl="5" w:tplc="86E81CA6">
      <w:numFmt w:val="decimal"/>
      <w:lvlText w:val=""/>
      <w:lvlJc w:val="left"/>
    </w:lvl>
    <w:lvl w:ilvl="6" w:tplc="6018F65E">
      <w:numFmt w:val="decimal"/>
      <w:lvlText w:val=""/>
      <w:lvlJc w:val="left"/>
    </w:lvl>
    <w:lvl w:ilvl="7" w:tplc="FE56B05C">
      <w:numFmt w:val="decimal"/>
      <w:lvlText w:val=""/>
      <w:lvlJc w:val="left"/>
    </w:lvl>
    <w:lvl w:ilvl="8" w:tplc="64C42EAC">
      <w:numFmt w:val="decimal"/>
      <w:lvlText w:val=""/>
      <w:lvlJc w:val="left"/>
    </w:lvl>
  </w:abstractNum>
  <w:abstractNum w:abstractNumId="687">
    <w:nsid w:val="667FC831"/>
    <w:multiLevelType w:val="hybridMultilevel"/>
    <w:tmpl w:val="3A32F8C2"/>
    <w:lvl w:ilvl="0" w:tplc="E0DAD0B6">
      <w:start w:val="3"/>
      <w:numFmt w:val="upperLetter"/>
      <w:lvlText w:val="%1."/>
      <w:lvlJc w:val="left"/>
    </w:lvl>
    <w:lvl w:ilvl="1" w:tplc="640699DA">
      <w:numFmt w:val="decimal"/>
      <w:lvlText w:val=""/>
      <w:lvlJc w:val="left"/>
    </w:lvl>
    <w:lvl w:ilvl="2" w:tplc="AD3ECB36">
      <w:numFmt w:val="decimal"/>
      <w:lvlText w:val=""/>
      <w:lvlJc w:val="left"/>
    </w:lvl>
    <w:lvl w:ilvl="3" w:tplc="76C84E6C">
      <w:numFmt w:val="decimal"/>
      <w:lvlText w:val=""/>
      <w:lvlJc w:val="left"/>
    </w:lvl>
    <w:lvl w:ilvl="4" w:tplc="09D6B1C4">
      <w:numFmt w:val="decimal"/>
      <w:lvlText w:val=""/>
      <w:lvlJc w:val="left"/>
    </w:lvl>
    <w:lvl w:ilvl="5" w:tplc="1A68716E">
      <w:numFmt w:val="decimal"/>
      <w:lvlText w:val=""/>
      <w:lvlJc w:val="left"/>
    </w:lvl>
    <w:lvl w:ilvl="6" w:tplc="EB9EBEA6">
      <w:numFmt w:val="decimal"/>
      <w:lvlText w:val=""/>
      <w:lvlJc w:val="left"/>
    </w:lvl>
    <w:lvl w:ilvl="7" w:tplc="A0427218">
      <w:numFmt w:val="decimal"/>
      <w:lvlText w:val=""/>
      <w:lvlJc w:val="left"/>
    </w:lvl>
    <w:lvl w:ilvl="8" w:tplc="70CEF258">
      <w:numFmt w:val="decimal"/>
      <w:lvlText w:val=""/>
      <w:lvlJc w:val="left"/>
    </w:lvl>
  </w:abstractNum>
  <w:abstractNum w:abstractNumId="688">
    <w:nsid w:val="6687F34D"/>
    <w:multiLevelType w:val="hybridMultilevel"/>
    <w:tmpl w:val="3028E232"/>
    <w:lvl w:ilvl="0" w:tplc="1E9CB36A">
      <w:start w:val="1"/>
      <w:numFmt w:val="decimal"/>
      <w:lvlText w:val="%1."/>
      <w:lvlJc w:val="left"/>
    </w:lvl>
    <w:lvl w:ilvl="1" w:tplc="9C1AFD52">
      <w:start w:val="1"/>
      <w:numFmt w:val="bullet"/>
      <w:lvlText w:val="в"/>
      <w:lvlJc w:val="left"/>
    </w:lvl>
    <w:lvl w:ilvl="2" w:tplc="F26A885A">
      <w:start w:val="1"/>
      <w:numFmt w:val="bullet"/>
      <w:lvlText w:val="−"/>
      <w:lvlJc w:val="left"/>
    </w:lvl>
    <w:lvl w:ilvl="3" w:tplc="56EACDC0">
      <w:numFmt w:val="decimal"/>
      <w:lvlText w:val=""/>
      <w:lvlJc w:val="left"/>
    </w:lvl>
    <w:lvl w:ilvl="4" w:tplc="BD54B336">
      <w:numFmt w:val="decimal"/>
      <w:lvlText w:val=""/>
      <w:lvlJc w:val="left"/>
    </w:lvl>
    <w:lvl w:ilvl="5" w:tplc="C18CB11E">
      <w:numFmt w:val="decimal"/>
      <w:lvlText w:val=""/>
      <w:lvlJc w:val="left"/>
    </w:lvl>
    <w:lvl w:ilvl="6" w:tplc="633C61FA">
      <w:numFmt w:val="decimal"/>
      <w:lvlText w:val=""/>
      <w:lvlJc w:val="left"/>
    </w:lvl>
    <w:lvl w:ilvl="7" w:tplc="078CC022">
      <w:numFmt w:val="decimal"/>
      <w:lvlText w:val=""/>
      <w:lvlJc w:val="left"/>
    </w:lvl>
    <w:lvl w:ilvl="8" w:tplc="5E98837A">
      <w:numFmt w:val="decimal"/>
      <w:lvlText w:val=""/>
      <w:lvlJc w:val="left"/>
    </w:lvl>
  </w:abstractNum>
  <w:abstractNum w:abstractNumId="689">
    <w:nsid w:val="66BBB7E5"/>
    <w:multiLevelType w:val="hybridMultilevel"/>
    <w:tmpl w:val="D368C4E0"/>
    <w:lvl w:ilvl="0" w:tplc="5D28519A">
      <w:start w:val="5"/>
      <w:numFmt w:val="decimal"/>
      <w:lvlText w:val="%1."/>
      <w:lvlJc w:val="left"/>
    </w:lvl>
    <w:lvl w:ilvl="1" w:tplc="155EFFEA">
      <w:numFmt w:val="decimal"/>
      <w:lvlText w:val=""/>
      <w:lvlJc w:val="left"/>
    </w:lvl>
    <w:lvl w:ilvl="2" w:tplc="66E2677C">
      <w:numFmt w:val="decimal"/>
      <w:lvlText w:val=""/>
      <w:lvlJc w:val="left"/>
    </w:lvl>
    <w:lvl w:ilvl="3" w:tplc="9A8A3470">
      <w:numFmt w:val="decimal"/>
      <w:lvlText w:val=""/>
      <w:lvlJc w:val="left"/>
    </w:lvl>
    <w:lvl w:ilvl="4" w:tplc="358EE12A">
      <w:numFmt w:val="decimal"/>
      <w:lvlText w:val=""/>
      <w:lvlJc w:val="left"/>
    </w:lvl>
    <w:lvl w:ilvl="5" w:tplc="8C7050DC">
      <w:numFmt w:val="decimal"/>
      <w:lvlText w:val=""/>
      <w:lvlJc w:val="left"/>
    </w:lvl>
    <w:lvl w:ilvl="6" w:tplc="633EB5A2">
      <w:numFmt w:val="decimal"/>
      <w:lvlText w:val=""/>
      <w:lvlJc w:val="left"/>
    </w:lvl>
    <w:lvl w:ilvl="7" w:tplc="9A1A5F40">
      <w:numFmt w:val="decimal"/>
      <w:lvlText w:val=""/>
      <w:lvlJc w:val="left"/>
    </w:lvl>
    <w:lvl w:ilvl="8" w:tplc="9FC24E20">
      <w:numFmt w:val="decimal"/>
      <w:lvlText w:val=""/>
      <w:lvlJc w:val="left"/>
    </w:lvl>
  </w:abstractNum>
  <w:abstractNum w:abstractNumId="690">
    <w:nsid w:val="66D021CA"/>
    <w:multiLevelType w:val="hybridMultilevel"/>
    <w:tmpl w:val="31D65274"/>
    <w:lvl w:ilvl="0" w:tplc="C63EBE58">
      <w:start w:val="1"/>
      <w:numFmt w:val="upperLetter"/>
      <w:lvlText w:val="%1."/>
      <w:lvlJc w:val="left"/>
    </w:lvl>
    <w:lvl w:ilvl="1" w:tplc="BEE032A8">
      <w:start w:val="1"/>
      <w:numFmt w:val="bullet"/>
      <w:lvlText w:val="В"/>
      <w:lvlJc w:val="left"/>
    </w:lvl>
    <w:lvl w:ilvl="2" w:tplc="A142F0CE">
      <w:start w:val="1"/>
      <w:numFmt w:val="bullet"/>
      <w:lvlText w:val="−"/>
      <w:lvlJc w:val="left"/>
    </w:lvl>
    <w:lvl w:ilvl="3" w:tplc="D90658DE">
      <w:numFmt w:val="decimal"/>
      <w:lvlText w:val=""/>
      <w:lvlJc w:val="left"/>
    </w:lvl>
    <w:lvl w:ilvl="4" w:tplc="D5D60202">
      <w:numFmt w:val="decimal"/>
      <w:lvlText w:val=""/>
      <w:lvlJc w:val="left"/>
    </w:lvl>
    <w:lvl w:ilvl="5" w:tplc="4150FE5E">
      <w:numFmt w:val="decimal"/>
      <w:lvlText w:val=""/>
      <w:lvlJc w:val="left"/>
    </w:lvl>
    <w:lvl w:ilvl="6" w:tplc="2056E38C">
      <w:numFmt w:val="decimal"/>
      <w:lvlText w:val=""/>
      <w:lvlJc w:val="left"/>
    </w:lvl>
    <w:lvl w:ilvl="7" w:tplc="F878CE06">
      <w:numFmt w:val="decimal"/>
      <w:lvlText w:val=""/>
      <w:lvlJc w:val="left"/>
    </w:lvl>
    <w:lvl w:ilvl="8" w:tplc="6F4424A8">
      <w:numFmt w:val="decimal"/>
      <w:lvlText w:val=""/>
      <w:lvlJc w:val="left"/>
    </w:lvl>
  </w:abstractNum>
  <w:abstractNum w:abstractNumId="691">
    <w:nsid w:val="66FE7765"/>
    <w:multiLevelType w:val="hybridMultilevel"/>
    <w:tmpl w:val="291C7B34"/>
    <w:lvl w:ilvl="0" w:tplc="DF88E0D8">
      <w:start w:val="1"/>
      <w:numFmt w:val="bullet"/>
      <w:lvlText w:val="и"/>
      <w:lvlJc w:val="left"/>
    </w:lvl>
    <w:lvl w:ilvl="1" w:tplc="65A62234">
      <w:numFmt w:val="decimal"/>
      <w:lvlText w:val=""/>
      <w:lvlJc w:val="left"/>
    </w:lvl>
    <w:lvl w:ilvl="2" w:tplc="6F464ABA">
      <w:numFmt w:val="decimal"/>
      <w:lvlText w:val=""/>
      <w:lvlJc w:val="left"/>
    </w:lvl>
    <w:lvl w:ilvl="3" w:tplc="591633CA">
      <w:numFmt w:val="decimal"/>
      <w:lvlText w:val=""/>
      <w:lvlJc w:val="left"/>
    </w:lvl>
    <w:lvl w:ilvl="4" w:tplc="397CDB86">
      <w:numFmt w:val="decimal"/>
      <w:lvlText w:val=""/>
      <w:lvlJc w:val="left"/>
    </w:lvl>
    <w:lvl w:ilvl="5" w:tplc="20C44A62">
      <w:numFmt w:val="decimal"/>
      <w:lvlText w:val=""/>
      <w:lvlJc w:val="left"/>
    </w:lvl>
    <w:lvl w:ilvl="6" w:tplc="0A827012">
      <w:numFmt w:val="decimal"/>
      <w:lvlText w:val=""/>
      <w:lvlJc w:val="left"/>
    </w:lvl>
    <w:lvl w:ilvl="7" w:tplc="C7129DA0">
      <w:numFmt w:val="decimal"/>
      <w:lvlText w:val=""/>
      <w:lvlJc w:val="left"/>
    </w:lvl>
    <w:lvl w:ilvl="8" w:tplc="86F88226">
      <w:numFmt w:val="decimal"/>
      <w:lvlText w:val=""/>
      <w:lvlJc w:val="left"/>
    </w:lvl>
  </w:abstractNum>
  <w:abstractNum w:abstractNumId="692">
    <w:nsid w:val="672417E1"/>
    <w:multiLevelType w:val="hybridMultilevel"/>
    <w:tmpl w:val="2E90AB02"/>
    <w:lvl w:ilvl="0" w:tplc="14E289EC">
      <w:start w:val="4"/>
      <w:numFmt w:val="decimal"/>
      <w:lvlText w:val="%1."/>
      <w:lvlJc w:val="left"/>
    </w:lvl>
    <w:lvl w:ilvl="1" w:tplc="B002B938">
      <w:numFmt w:val="decimal"/>
      <w:lvlText w:val=""/>
      <w:lvlJc w:val="left"/>
    </w:lvl>
    <w:lvl w:ilvl="2" w:tplc="4268171E">
      <w:numFmt w:val="decimal"/>
      <w:lvlText w:val=""/>
      <w:lvlJc w:val="left"/>
    </w:lvl>
    <w:lvl w:ilvl="3" w:tplc="410CCE44">
      <w:numFmt w:val="decimal"/>
      <w:lvlText w:val=""/>
      <w:lvlJc w:val="left"/>
    </w:lvl>
    <w:lvl w:ilvl="4" w:tplc="A726087C">
      <w:numFmt w:val="decimal"/>
      <w:lvlText w:val=""/>
      <w:lvlJc w:val="left"/>
    </w:lvl>
    <w:lvl w:ilvl="5" w:tplc="BA66951E">
      <w:numFmt w:val="decimal"/>
      <w:lvlText w:val=""/>
      <w:lvlJc w:val="left"/>
    </w:lvl>
    <w:lvl w:ilvl="6" w:tplc="26387D44">
      <w:numFmt w:val="decimal"/>
      <w:lvlText w:val=""/>
      <w:lvlJc w:val="left"/>
    </w:lvl>
    <w:lvl w:ilvl="7" w:tplc="F620AA62">
      <w:numFmt w:val="decimal"/>
      <w:lvlText w:val=""/>
      <w:lvlJc w:val="left"/>
    </w:lvl>
    <w:lvl w:ilvl="8" w:tplc="1EB6B4AA">
      <w:numFmt w:val="decimal"/>
      <w:lvlText w:val=""/>
      <w:lvlJc w:val="left"/>
    </w:lvl>
  </w:abstractNum>
  <w:abstractNum w:abstractNumId="693">
    <w:nsid w:val="672FE0A8"/>
    <w:multiLevelType w:val="hybridMultilevel"/>
    <w:tmpl w:val="F8243C42"/>
    <w:lvl w:ilvl="0" w:tplc="2FB6AD5C">
      <w:start w:val="1"/>
      <w:numFmt w:val="bullet"/>
      <w:lvlText w:val="5"/>
      <w:lvlJc w:val="left"/>
    </w:lvl>
    <w:lvl w:ilvl="1" w:tplc="0C9C1378">
      <w:numFmt w:val="decimal"/>
      <w:lvlText w:val=""/>
      <w:lvlJc w:val="left"/>
    </w:lvl>
    <w:lvl w:ilvl="2" w:tplc="4BD47744">
      <w:numFmt w:val="decimal"/>
      <w:lvlText w:val=""/>
      <w:lvlJc w:val="left"/>
    </w:lvl>
    <w:lvl w:ilvl="3" w:tplc="0936A972">
      <w:numFmt w:val="decimal"/>
      <w:lvlText w:val=""/>
      <w:lvlJc w:val="left"/>
    </w:lvl>
    <w:lvl w:ilvl="4" w:tplc="165C25E8">
      <w:numFmt w:val="decimal"/>
      <w:lvlText w:val=""/>
      <w:lvlJc w:val="left"/>
    </w:lvl>
    <w:lvl w:ilvl="5" w:tplc="AED82E56">
      <w:numFmt w:val="decimal"/>
      <w:lvlText w:val=""/>
      <w:lvlJc w:val="left"/>
    </w:lvl>
    <w:lvl w:ilvl="6" w:tplc="EDF20CEE">
      <w:numFmt w:val="decimal"/>
      <w:lvlText w:val=""/>
      <w:lvlJc w:val="left"/>
    </w:lvl>
    <w:lvl w:ilvl="7" w:tplc="8158A58A">
      <w:numFmt w:val="decimal"/>
      <w:lvlText w:val=""/>
      <w:lvlJc w:val="left"/>
    </w:lvl>
    <w:lvl w:ilvl="8" w:tplc="33F84052">
      <w:numFmt w:val="decimal"/>
      <w:lvlText w:val=""/>
      <w:lvlJc w:val="left"/>
    </w:lvl>
  </w:abstractNum>
  <w:abstractNum w:abstractNumId="694">
    <w:nsid w:val="67358E1D"/>
    <w:multiLevelType w:val="hybridMultilevel"/>
    <w:tmpl w:val="833297EC"/>
    <w:lvl w:ilvl="0" w:tplc="A594AE42">
      <w:start w:val="5"/>
      <w:numFmt w:val="decimal"/>
      <w:lvlText w:val="%1."/>
      <w:lvlJc w:val="left"/>
    </w:lvl>
    <w:lvl w:ilvl="1" w:tplc="BD9A5796">
      <w:start w:val="1"/>
      <w:numFmt w:val="bullet"/>
      <w:lvlText w:val="−"/>
      <w:lvlJc w:val="left"/>
    </w:lvl>
    <w:lvl w:ilvl="2" w:tplc="AB50BBB4">
      <w:numFmt w:val="decimal"/>
      <w:lvlText w:val=""/>
      <w:lvlJc w:val="left"/>
    </w:lvl>
    <w:lvl w:ilvl="3" w:tplc="A25E5A12">
      <w:numFmt w:val="decimal"/>
      <w:lvlText w:val=""/>
      <w:lvlJc w:val="left"/>
    </w:lvl>
    <w:lvl w:ilvl="4" w:tplc="D5CC7652">
      <w:numFmt w:val="decimal"/>
      <w:lvlText w:val=""/>
      <w:lvlJc w:val="left"/>
    </w:lvl>
    <w:lvl w:ilvl="5" w:tplc="8586F3D4">
      <w:numFmt w:val="decimal"/>
      <w:lvlText w:val=""/>
      <w:lvlJc w:val="left"/>
    </w:lvl>
    <w:lvl w:ilvl="6" w:tplc="9AF2A744">
      <w:numFmt w:val="decimal"/>
      <w:lvlText w:val=""/>
      <w:lvlJc w:val="left"/>
    </w:lvl>
    <w:lvl w:ilvl="7" w:tplc="5BB8119A">
      <w:numFmt w:val="decimal"/>
      <w:lvlText w:val=""/>
      <w:lvlJc w:val="left"/>
    </w:lvl>
    <w:lvl w:ilvl="8" w:tplc="C786058E">
      <w:numFmt w:val="decimal"/>
      <w:lvlText w:val=""/>
      <w:lvlJc w:val="left"/>
    </w:lvl>
  </w:abstractNum>
  <w:abstractNum w:abstractNumId="695">
    <w:nsid w:val="676B3580"/>
    <w:multiLevelType w:val="hybridMultilevel"/>
    <w:tmpl w:val="D5F6E74E"/>
    <w:lvl w:ilvl="0" w:tplc="1FBE311E">
      <w:start w:val="1"/>
      <w:numFmt w:val="upperLetter"/>
      <w:lvlText w:val="%1."/>
      <w:lvlJc w:val="left"/>
    </w:lvl>
    <w:lvl w:ilvl="1" w:tplc="D22A2074">
      <w:numFmt w:val="decimal"/>
      <w:lvlText w:val=""/>
      <w:lvlJc w:val="left"/>
    </w:lvl>
    <w:lvl w:ilvl="2" w:tplc="7C2E8A0A">
      <w:numFmt w:val="decimal"/>
      <w:lvlText w:val=""/>
      <w:lvlJc w:val="left"/>
    </w:lvl>
    <w:lvl w:ilvl="3" w:tplc="4AD65C40">
      <w:numFmt w:val="decimal"/>
      <w:lvlText w:val=""/>
      <w:lvlJc w:val="left"/>
    </w:lvl>
    <w:lvl w:ilvl="4" w:tplc="60DA02B2">
      <w:numFmt w:val="decimal"/>
      <w:lvlText w:val=""/>
      <w:lvlJc w:val="left"/>
    </w:lvl>
    <w:lvl w:ilvl="5" w:tplc="BA3E90A8">
      <w:numFmt w:val="decimal"/>
      <w:lvlText w:val=""/>
      <w:lvlJc w:val="left"/>
    </w:lvl>
    <w:lvl w:ilvl="6" w:tplc="10E8F3EE">
      <w:numFmt w:val="decimal"/>
      <w:lvlText w:val=""/>
      <w:lvlJc w:val="left"/>
    </w:lvl>
    <w:lvl w:ilvl="7" w:tplc="B2226DA2">
      <w:numFmt w:val="decimal"/>
      <w:lvlText w:val=""/>
      <w:lvlJc w:val="left"/>
    </w:lvl>
    <w:lvl w:ilvl="8" w:tplc="62863FCE">
      <w:numFmt w:val="decimal"/>
      <w:lvlText w:val=""/>
      <w:lvlJc w:val="left"/>
    </w:lvl>
  </w:abstractNum>
  <w:abstractNum w:abstractNumId="696">
    <w:nsid w:val="6780C122"/>
    <w:multiLevelType w:val="hybridMultilevel"/>
    <w:tmpl w:val="81A88298"/>
    <w:lvl w:ilvl="0" w:tplc="6CDCC93E">
      <w:start w:val="1"/>
      <w:numFmt w:val="upperLetter"/>
      <w:lvlText w:val="%1."/>
      <w:lvlJc w:val="left"/>
    </w:lvl>
    <w:lvl w:ilvl="1" w:tplc="E396A97C">
      <w:start w:val="1"/>
      <w:numFmt w:val="bullet"/>
      <w:lvlText w:val="и"/>
      <w:lvlJc w:val="left"/>
    </w:lvl>
    <w:lvl w:ilvl="2" w:tplc="74D2228C">
      <w:start w:val="1"/>
      <w:numFmt w:val="bullet"/>
      <w:lvlText w:val="−"/>
      <w:lvlJc w:val="left"/>
    </w:lvl>
    <w:lvl w:ilvl="3" w:tplc="C928B66C">
      <w:numFmt w:val="decimal"/>
      <w:lvlText w:val=""/>
      <w:lvlJc w:val="left"/>
    </w:lvl>
    <w:lvl w:ilvl="4" w:tplc="EF427252">
      <w:numFmt w:val="decimal"/>
      <w:lvlText w:val=""/>
      <w:lvlJc w:val="left"/>
    </w:lvl>
    <w:lvl w:ilvl="5" w:tplc="20D6F384">
      <w:numFmt w:val="decimal"/>
      <w:lvlText w:val=""/>
      <w:lvlJc w:val="left"/>
    </w:lvl>
    <w:lvl w:ilvl="6" w:tplc="D8BC62D8">
      <w:numFmt w:val="decimal"/>
      <w:lvlText w:val=""/>
      <w:lvlJc w:val="left"/>
    </w:lvl>
    <w:lvl w:ilvl="7" w:tplc="92A06892">
      <w:numFmt w:val="decimal"/>
      <w:lvlText w:val=""/>
      <w:lvlJc w:val="left"/>
    </w:lvl>
    <w:lvl w:ilvl="8" w:tplc="2BB8C100">
      <w:numFmt w:val="decimal"/>
      <w:lvlText w:val=""/>
      <w:lvlJc w:val="left"/>
    </w:lvl>
  </w:abstractNum>
  <w:abstractNum w:abstractNumId="697">
    <w:nsid w:val="6798F039"/>
    <w:multiLevelType w:val="hybridMultilevel"/>
    <w:tmpl w:val="DF401D16"/>
    <w:lvl w:ilvl="0" w:tplc="151C15B0">
      <w:start w:val="3"/>
      <w:numFmt w:val="upperLetter"/>
      <w:lvlText w:val="%1."/>
      <w:lvlJc w:val="left"/>
    </w:lvl>
    <w:lvl w:ilvl="1" w:tplc="65A6F41C">
      <w:numFmt w:val="decimal"/>
      <w:lvlText w:val=""/>
      <w:lvlJc w:val="left"/>
    </w:lvl>
    <w:lvl w:ilvl="2" w:tplc="5E4ABF84">
      <w:numFmt w:val="decimal"/>
      <w:lvlText w:val=""/>
      <w:lvlJc w:val="left"/>
    </w:lvl>
    <w:lvl w:ilvl="3" w:tplc="A588E644">
      <w:numFmt w:val="decimal"/>
      <w:lvlText w:val=""/>
      <w:lvlJc w:val="left"/>
    </w:lvl>
    <w:lvl w:ilvl="4" w:tplc="7D56B208">
      <w:numFmt w:val="decimal"/>
      <w:lvlText w:val=""/>
      <w:lvlJc w:val="left"/>
    </w:lvl>
    <w:lvl w:ilvl="5" w:tplc="80025DC4">
      <w:numFmt w:val="decimal"/>
      <w:lvlText w:val=""/>
      <w:lvlJc w:val="left"/>
    </w:lvl>
    <w:lvl w:ilvl="6" w:tplc="8CC03668">
      <w:numFmt w:val="decimal"/>
      <w:lvlText w:val=""/>
      <w:lvlJc w:val="left"/>
    </w:lvl>
    <w:lvl w:ilvl="7" w:tplc="825220D2">
      <w:numFmt w:val="decimal"/>
      <w:lvlText w:val=""/>
      <w:lvlJc w:val="left"/>
    </w:lvl>
    <w:lvl w:ilvl="8" w:tplc="9BCC47CA">
      <w:numFmt w:val="decimal"/>
      <w:lvlText w:val=""/>
      <w:lvlJc w:val="left"/>
    </w:lvl>
  </w:abstractNum>
  <w:abstractNum w:abstractNumId="698">
    <w:nsid w:val="68104812"/>
    <w:multiLevelType w:val="hybridMultilevel"/>
    <w:tmpl w:val="0688FC18"/>
    <w:lvl w:ilvl="0" w:tplc="AB241288">
      <w:start w:val="1"/>
      <w:numFmt w:val="upperLetter"/>
      <w:lvlText w:val="%1."/>
      <w:lvlJc w:val="left"/>
    </w:lvl>
    <w:lvl w:ilvl="1" w:tplc="5B9ABADA">
      <w:numFmt w:val="decimal"/>
      <w:lvlText w:val=""/>
      <w:lvlJc w:val="left"/>
    </w:lvl>
    <w:lvl w:ilvl="2" w:tplc="AFA037DC">
      <w:numFmt w:val="decimal"/>
      <w:lvlText w:val=""/>
      <w:lvlJc w:val="left"/>
    </w:lvl>
    <w:lvl w:ilvl="3" w:tplc="4DB6CDB2">
      <w:numFmt w:val="decimal"/>
      <w:lvlText w:val=""/>
      <w:lvlJc w:val="left"/>
    </w:lvl>
    <w:lvl w:ilvl="4" w:tplc="DFFA0F2E">
      <w:numFmt w:val="decimal"/>
      <w:lvlText w:val=""/>
      <w:lvlJc w:val="left"/>
    </w:lvl>
    <w:lvl w:ilvl="5" w:tplc="BA049F86">
      <w:numFmt w:val="decimal"/>
      <w:lvlText w:val=""/>
      <w:lvlJc w:val="left"/>
    </w:lvl>
    <w:lvl w:ilvl="6" w:tplc="7088A160">
      <w:numFmt w:val="decimal"/>
      <w:lvlText w:val=""/>
      <w:lvlJc w:val="left"/>
    </w:lvl>
    <w:lvl w:ilvl="7" w:tplc="89D8A6D6">
      <w:numFmt w:val="decimal"/>
      <w:lvlText w:val=""/>
      <w:lvlJc w:val="left"/>
    </w:lvl>
    <w:lvl w:ilvl="8" w:tplc="D9FAC400">
      <w:numFmt w:val="decimal"/>
      <w:lvlText w:val=""/>
      <w:lvlJc w:val="left"/>
    </w:lvl>
  </w:abstractNum>
  <w:abstractNum w:abstractNumId="699">
    <w:nsid w:val="685B8A2D"/>
    <w:multiLevelType w:val="hybridMultilevel"/>
    <w:tmpl w:val="7C38F48E"/>
    <w:lvl w:ilvl="0" w:tplc="7A7682E2">
      <w:start w:val="4"/>
      <w:numFmt w:val="decimal"/>
      <w:lvlText w:val="%1."/>
      <w:lvlJc w:val="left"/>
    </w:lvl>
    <w:lvl w:ilvl="1" w:tplc="BB2E632C">
      <w:start w:val="1"/>
      <w:numFmt w:val="lowerLetter"/>
      <w:lvlText w:val="%2"/>
      <w:lvlJc w:val="left"/>
    </w:lvl>
    <w:lvl w:ilvl="2" w:tplc="03EA859E">
      <w:numFmt w:val="decimal"/>
      <w:lvlText w:val=""/>
      <w:lvlJc w:val="left"/>
    </w:lvl>
    <w:lvl w:ilvl="3" w:tplc="8C50714A">
      <w:numFmt w:val="decimal"/>
      <w:lvlText w:val=""/>
      <w:lvlJc w:val="left"/>
    </w:lvl>
    <w:lvl w:ilvl="4" w:tplc="A18E3DF0">
      <w:numFmt w:val="decimal"/>
      <w:lvlText w:val=""/>
      <w:lvlJc w:val="left"/>
    </w:lvl>
    <w:lvl w:ilvl="5" w:tplc="905A546C">
      <w:numFmt w:val="decimal"/>
      <w:lvlText w:val=""/>
      <w:lvlJc w:val="left"/>
    </w:lvl>
    <w:lvl w:ilvl="6" w:tplc="0A48CC44">
      <w:numFmt w:val="decimal"/>
      <w:lvlText w:val=""/>
      <w:lvlJc w:val="left"/>
    </w:lvl>
    <w:lvl w:ilvl="7" w:tplc="DAAEF4D6">
      <w:numFmt w:val="decimal"/>
      <w:lvlText w:val=""/>
      <w:lvlJc w:val="left"/>
    </w:lvl>
    <w:lvl w:ilvl="8" w:tplc="692C57B0">
      <w:numFmt w:val="decimal"/>
      <w:lvlText w:val=""/>
      <w:lvlJc w:val="left"/>
    </w:lvl>
  </w:abstractNum>
  <w:abstractNum w:abstractNumId="700">
    <w:nsid w:val="68ABEFB0"/>
    <w:multiLevelType w:val="hybridMultilevel"/>
    <w:tmpl w:val="CD4C6A70"/>
    <w:lvl w:ilvl="0" w:tplc="C16CC232">
      <w:start w:val="1"/>
      <w:numFmt w:val="bullet"/>
      <w:lvlText w:val="В"/>
      <w:lvlJc w:val="left"/>
    </w:lvl>
    <w:lvl w:ilvl="1" w:tplc="7C486818">
      <w:numFmt w:val="decimal"/>
      <w:lvlText w:val=""/>
      <w:lvlJc w:val="left"/>
    </w:lvl>
    <w:lvl w:ilvl="2" w:tplc="BDC48DD6">
      <w:numFmt w:val="decimal"/>
      <w:lvlText w:val=""/>
      <w:lvlJc w:val="left"/>
    </w:lvl>
    <w:lvl w:ilvl="3" w:tplc="DFBEFC96">
      <w:numFmt w:val="decimal"/>
      <w:lvlText w:val=""/>
      <w:lvlJc w:val="left"/>
    </w:lvl>
    <w:lvl w:ilvl="4" w:tplc="B1663778">
      <w:numFmt w:val="decimal"/>
      <w:lvlText w:val=""/>
      <w:lvlJc w:val="left"/>
    </w:lvl>
    <w:lvl w:ilvl="5" w:tplc="6D5E4F9A">
      <w:numFmt w:val="decimal"/>
      <w:lvlText w:val=""/>
      <w:lvlJc w:val="left"/>
    </w:lvl>
    <w:lvl w:ilvl="6" w:tplc="27B6EE78">
      <w:numFmt w:val="decimal"/>
      <w:lvlText w:val=""/>
      <w:lvlJc w:val="left"/>
    </w:lvl>
    <w:lvl w:ilvl="7" w:tplc="05A4BB10">
      <w:numFmt w:val="decimal"/>
      <w:lvlText w:val=""/>
      <w:lvlJc w:val="left"/>
    </w:lvl>
    <w:lvl w:ilvl="8" w:tplc="F78EA57E">
      <w:numFmt w:val="decimal"/>
      <w:lvlText w:val=""/>
      <w:lvlJc w:val="left"/>
    </w:lvl>
  </w:abstractNum>
  <w:abstractNum w:abstractNumId="701">
    <w:nsid w:val="68D8526B"/>
    <w:multiLevelType w:val="hybridMultilevel"/>
    <w:tmpl w:val="A06CEBC0"/>
    <w:lvl w:ilvl="0" w:tplc="D750C07E">
      <w:start w:val="1"/>
      <w:numFmt w:val="bullet"/>
      <w:lvlText w:val="="/>
      <w:lvlJc w:val="left"/>
    </w:lvl>
    <w:lvl w:ilvl="1" w:tplc="516E784C">
      <w:numFmt w:val="decimal"/>
      <w:lvlText w:val=""/>
      <w:lvlJc w:val="left"/>
    </w:lvl>
    <w:lvl w:ilvl="2" w:tplc="727C589A">
      <w:numFmt w:val="decimal"/>
      <w:lvlText w:val=""/>
      <w:lvlJc w:val="left"/>
    </w:lvl>
    <w:lvl w:ilvl="3" w:tplc="A8B24012">
      <w:numFmt w:val="decimal"/>
      <w:lvlText w:val=""/>
      <w:lvlJc w:val="left"/>
    </w:lvl>
    <w:lvl w:ilvl="4" w:tplc="42D44248">
      <w:numFmt w:val="decimal"/>
      <w:lvlText w:val=""/>
      <w:lvlJc w:val="left"/>
    </w:lvl>
    <w:lvl w:ilvl="5" w:tplc="2792807C">
      <w:numFmt w:val="decimal"/>
      <w:lvlText w:val=""/>
      <w:lvlJc w:val="left"/>
    </w:lvl>
    <w:lvl w:ilvl="6" w:tplc="B96CFF2C">
      <w:numFmt w:val="decimal"/>
      <w:lvlText w:val=""/>
      <w:lvlJc w:val="left"/>
    </w:lvl>
    <w:lvl w:ilvl="7" w:tplc="F13C420C">
      <w:numFmt w:val="decimal"/>
      <w:lvlText w:val=""/>
      <w:lvlJc w:val="left"/>
    </w:lvl>
    <w:lvl w:ilvl="8" w:tplc="32AC709E">
      <w:numFmt w:val="decimal"/>
      <w:lvlText w:val=""/>
      <w:lvlJc w:val="left"/>
    </w:lvl>
  </w:abstractNum>
  <w:abstractNum w:abstractNumId="702">
    <w:nsid w:val="68E13F8E"/>
    <w:multiLevelType w:val="hybridMultilevel"/>
    <w:tmpl w:val="0AF24F48"/>
    <w:lvl w:ilvl="0" w:tplc="F7D086DC">
      <w:start w:val="2"/>
      <w:numFmt w:val="upperLetter"/>
      <w:lvlText w:val="%1."/>
      <w:lvlJc w:val="left"/>
    </w:lvl>
    <w:lvl w:ilvl="1" w:tplc="0BCC0C02">
      <w:numFmt w:val="decimal"/>
      <w:lvlText w:val=""/>
      <w:lvlJc w:val="left"/>
    </w:lvl>
    <w:lvl w:ilvl="2" w:tplc="E6CA7842">
      <w:numFmt w:val="decimal"/>
      <w:lvlText w:val=""/>
      <w:lvlJc w:val="left"/>
    </w:lvl>
    <w:lvl w:ilvl="3" w:tplc="DEB2033E">
      <w:numFmt w:val="decimal"/>
      <w:lvlText w:val=""/>
      <w:lvlJc w:val="left"/>
    </w:lvl>
    <w:lvl w:ilvl="4" w:tplc="CD32A85E">
      <w:numFmt w:val="decimal"/>
      <w:lvlText w:val=""/>
      <w:lvlJc w:val="left"/>
    </w:lvl>
    <w:lvl w:ilvl="5" w:tplc="AFD29E8E">
      <w:numFmt w:val="decimal"/>
      <w:lvlText w:val=""/>
      <w:lvlJc w:val="left"/>
    </w:lvl>
    <w:lvl w:ilvl="6" w:tplc="43A6CA3A">
      <w:numFmt w:val="decimal"/>
      <w:lvlText w:val=""/>
      <w:lvlJc w:val="left"/>
    </w:lvl>
    <w:lvl w:ilvl="7" w:tplc="95D482C2">
      <w:numFmt w:val="decimal"/>
      <w:lvlText w:val=""/>
      <w:lvlJc w:val="left"/>
    </w:lvl>
    <w:lvl w:ilvl="8" w:tplc="F2CAE8D2">
      <w:numFmt w:val="decimal"/>
      <w:lvlText w:val=""/>
      <w:lvlJc w:val="left"/>
    </w:lvl>
  </w:abstractNum>
  <w:abstractNum w:abstractNumId="703">
    <w:nsid w:val="69141769"/>
    <w:multiLevelType w:val="hybridMultilevel"/>
    <w:tmpl w:val="6FDE225A"/>
    <w:lvl w:ilvl="0" w:tplc="22184BC2">
      <w:start w:val="1"/>
      <w:numFmt w:val="upperLetter"/>
      <w:lvlText w:val="%1."/>
      <w:lvlJc w:val="left"/>
    </w:lvl>
    <w:lvl w:ilvl="1" w:tplc="D556CDC6">
      <w:start w:val="1"/>
      <w:numFmt w:val="bullet"/>
      <w:lvlText w:val="−"/>
      <w:lvlJc w:val="left"/>
    </w:lvl>
    <w:lvl w:ilvl="2" w:tplc="A06E0D56">
      <w:numFmt w:val="decimal"/>
      <w:lvlText w:val=""/>
      <w:lvlJc w:val="left"/>
    </w:lvl>
    <w:lvl w:ilvl="3" w:tplc="200E4496">
      <w:numFmt w:val="decimal"/>
      <w:lvlText w:val=""/>
      <w:lvlJc w:val="left"/>
    </w:lvl>
    <w:lvl w:ilvl="4" w:tplc="9B8CB194">
      <w:numFmt w:val="decimal"/>
      <w:lvlText w:val=""/>
      <w:lvlJc w:val="left"/>
    </w:lvl>
    <w:lvl w:ilvl="5" w:tplc="04EAF88C">
      <w:numFmt w:val="decimal"/>
      <w:lvlText w:val=""/>
      <w:lvlJc w:val="left"/>
    </w:lvl>
    <w:lvl w:ilvl="6" w:tplc="939C63E8">
      <w:numFmt w:val="decimal"/>
      <w:lvlText w:val=""/>
      <w:lvlJc w:val="left"/>
    </w:lvl>
    <w:lvl w:ilvl="7" w:tplc="52CE041C">
      <w:numFmt w:val="decimal"/>
      <w:lvlText w:val=""/>
      <w:lvlJc w:val="left"/>
    </w:lvl>
    <w:lvl w:ilvl="8" w:tplc="EEAE3EE4">
      <w:numFmt w:val="decimal"/>
      <w:lvlText w:val=""/>
      <w:lvlJc w:val="left"/>
    </w:lvl>
  </w:abstractNum>
  <w:abstractNum w:abstractNumId="704">
    <w:nsid w:val="691ABF5A"/>
    <w:multiLevelType w:val="hybridMultilevel"/>
    <w:tmpl w:val="868C43DE"/>
    <w:lvl w:ilvl="0" w:tplc="1966AAD4">
      <w:start w:val="3"/>
      <w:numFmt w:val="decimal"/>
      <w:lvlText w:val="%1."/>
      <w:lvlJc w:val="left"/>
    </w:lvl>
    <w:lvl w:ilvl="1" w:tplc="003AFB7A">
      <w:numFmt w:val="decimal"/>
      <w:lvlText w:val=""/>
      <w:lvlJc w:val="left"/>
    </w:lvl>
    <w:lvl w:ilvl="2" w:tplc="1F0EDAA8">
      <w:numFmt w:val="decimal"/>
      <w:lvlText w:val=""/>
      <w:lvlJc w:val="left"/>
    </w:lvl>
    <w:lvl w:ilvl="3" w:tplc="20222094">
      <w:numFmt w:val="decimal"/>
      <w:lvlText w:val=""/>
      <w:lvlJc w:val="left"/>
    </w:lvl>
    <w:lvl w:ilvl="4" w:tplc="39BC373E">
      <w:numFmt w:val="decimal"/>
      <w:lvlText w:val=""/>
      <w:lvlJc w:val="left"/>
    </w:lvl>
    <w:lvl w:ilvl="5" w:tplc="B7C0B850">
      <w:numFmt w:val="decimal"/>
      <w:lvlText w:val=""/>
      <w:lvlJc w:val="left"/>
    </w:lvl>
    <w:lvl w:ilvl="6" w:tplc="6B7603C8">
      <w:numFmt w:val="decimal"/>
      <w:lvlText w:val=""/>
      <w:lvlJc w:val="left"/>
    </w:lvl>
    <w:lvl w:ilvl="7" w:tplc="7A3CBFA0">
      <w:numFmt w:val="decimal"/>
      <w:lvlText w:val=""/>
      <w:lvlJc w:val="left"/>
    </w:lvl>
    <w:lvl w:ilvl="8" w:tplc="1402E786">
      <w:numFmt w:val="decimal"/>
      <w:lvlText w:val=""/>
      <w:lvlJc w:val="left"/>
    </w:lvl>
  </w:abstractNum>
  <w:abstractNum w:abstractNumId="705">
    <w:nsid w:val="69321F16"/>
    <w:multiLevelType w:val="hybridMultilevel"/>
    <w:tmpl w:val="5BAEB306"/>
    <w:lvl w:ilvl="0" w:tplc="7C067B82">
      <w:start w:val="1"/>
      <w:numFmt w:val="upperLetter"/>
      <w:lvlText w:val="%1."/>
      <w:lvlJc w:val="left"/>
    </w:lvl>
    <w:lvl w:ilvl="1" w:tplc="9C888EB8">
      <w:numFmt w:val="decimal"/>
      <w:lvlText w:val=""/>
      <w:lvlJc w:val="left"/>
    </w:lvl>
    <w:lvl w:ilvl="2" w:tplc="9A7A9FBA">
      <w:numFmt w:val="decimal"/>
      <w:lvlText w:val=""/>
      <w:lvlJc w:val="left"/>
    </w:lvl>
    <w:lvl w:ilvl="3" w:tplc="529824CC">
      <w:numFmt w:val="decimal"/>
      <w:lvlText w:val=""/>
      <w:lvlJc w:val="left"/>
    </w:lvl>
    <w:lvl w:ilvl="4" w:tplc="02BC2CAE">
      <w:numFmt w:val="decimal"/>
      <w:lvlText w:val=""/>
      <w:lvlJc w:val="left"/>
    </w:lvl>
    <w:lvl w:ilvl="5" w:tplc="912815FC">
      <w:numFmt w:val="decimal"/>
      <w:lvlText w:val=""/>
      <w:lvlJc w:val="left"/>
    </w:lvl>
    <w:lvl w:ilvl="6" w:tplc="DF1E03FE">
      <w:numFmt w:val="decimal"/>
      <w:lvlText w:val=""/>
      <w:lvlJc w:val="left"/>
    </w:lvl>
    <w:lvl w:ilvl="7" w:tplc="A2D4253A">
      <w:numFmt w:val="decimal"/>
      <w:lvlText w:val=""/>
      <w:lvlJc w:val="left"/>
    </w:lvl>
    <w:lvl w:ilvl="8" w:tplc="A1FE3B22">
      <w:numFmt w:val="decimal"/>
      <w:lvlText w:val=""/>
      <w:lvlJc w:val="left"/>
    </w:lvl>
  </w:abstractNum>
  <w:abstractNum w:abstractNumId="706">
    <w:nsid w:val="69454021"/>
    <w:multiLevelType w:val="hybridMultilevel"/>
    <w:tmpl w:val="CFF80A1C"/>
    <w:lvl w:ilvl="0" w:tplc="4D623CF2">
      <w:start w:val="1"/>
      <w:numFmt w:val="bullet"/>
      <w:lvlText w:val="В"/>
      <w:lvlJc w:val="left"/>
    </w:lvl>
    <w:lvl w:ilvl="1" w:tplc="5E6A6F20">
      <w:numFmt w:val="decimal"/>
      <w:lvlText w:val=""/>
      <w:lvlJc w:val="left"/>
    </w:lvl>
    <w:lvl w:ilvl="2" w:tplc="AA1C8B06">
      <w:numFmt w:val="decimal"/>
      <w:lvlText w:val=""/>
      <w:lvlJc w:val="left"/>
    </w:lvl>
    <w:lvl w:ilvl="3" w:tplc="CDCCB450">
      <w:numFmt w:val="decimal"/>
      <w:lvlText w:val=""/>
      <w:lvlJc w:val="left"/>
    </w:lvl>
    <w:lvl w:ilvl="4" w:tplc="EC88A828">
      <w:numFmt w:val="decimal"/>
      <w:lvlText w:val=""/>
      <w:lvlJc w:val="left"/>
    </w:lvl>
    <w:lvl w:ilvl="5" w:tplc="805A8D5A">
      <w:numFmt w:val="decimal"/>
      <w:lvlText w:val=""/>
      <w:lvlJc w:val="left"/>
    </w:lvl>
    <w:lvl w:ilvl="6" w:tplc="5712AED2">
      <w:numFmt w:val="decimal"/>
      <w:lvlText w:val=""/>
      <w:lvlJc w:val="left"/>
    </w:lvl>
    <w:lvl w:ilvl="7" w:tplc="57721284">
      <w:numFmt w:val="decimal"/>
      <w:lvlText w:val=""/>
      <w:lvlJc w:val="left"/>
    </w:lvl>
    <w:lvl w:ilvl="8" w:tplc="92CAF400">
      <w:numFmt w:val="decimal"/>
      <w:lvlText w:val=""/>
      <w:lvlJc w:val="left"/>
    </w:lvl>
  </w:abstractNum>
  <w:abstractNum w:abstractNumId="707">
    <w:nsid w:val="6953F85F"/>
    <w:multiLevelType w:val="hybridMultilevel"/>
    <w:tmpl w:val="15305A6E"/>
    <w:lvl w:ilvl="0" w:tplc="CA2A215A">
      <w:start w:val="1"/>
      <w:numFmt w:val="decimal"/>
      <w:lvlText w:val="%1."/>
      <w:lvlJc w:val="left"/>
    </w:lvl>
    <w:lvl w:ilvl="1" w:tplc="E460F5B0">
      <w:numFmt w:val="decimal"/>
      <w:lvlText w:val=""/>
      <w:lvlJc w:val="left"/>
    </w:lvl>
    <w:lvl w:ilvl="2" w:tplc="241CD25E">
      <w:numFmt w:val="decimal"/>
      <w:lvlText w:val=""/>
      <w:lvlJc w:val="left"/>
    </w:lvl>
    <w:lvl w:ilvl="3" w:tplc="000ACA08">
      <w:numFmt w:val="decimal"/>
      <w:lvlText w:val=""/>
      <w:lvlJc w:val="left"/>
    </w:lvl>
    <w:lvl w:ilvl="4" w:tplc="441C6932">
      <w:numFmt w:val="decimal"/>
      <w:lvlText w:val=""/>
      <w:lvlJc w:val="left"/>
    </w:lvl>
    <w:lvl w:ilvl="5" w:tplc="321EF904">
      <w:numFmt w:val="decimal"/>
      <w:lvlText w:val=""/>
      <w:lvlJc w:val="left"/>
    </w:lvl>
    <w:lvl w:ilvl="6" w:tplc="A6F6D172">
      <w:numFmt w:val="decimal"/>
      <w:lvlText w:val=""/>
      <w:lvlJc w:val="left"/>
    </w:lvl>
    <w:lvl w:ilvl="7" w:tplc="951E2988">
      <w:numFmt w:val="decimal"/>
      <w:lvlText w:val=""/>
      <w:lvlJc w:val="left"/>
    </w:lvl>
    <w:lvl w:ilvl="8" w:tplc="9A24BB88">
      <w:numFmt w:val="decimal"/>
      <w:lvlText w:val=""/>
      <w:lvlJc w:val="left"/>
    </w:lvl>
  </w:abstractNum>
  <w:abstractNum w:abstractNumId="708">
    <w:nsid w:val="69B6E9D9"/>
    <w:multiLevelType w:val="hybridMultilevel"/>
    <w:tmpl w:val="D390D02E"/>
    <w:lvl w:ilvl="0" w:tplc="311693AE">
      <w:start w:val="3"/>
      <w:numFmt w:val="decimal"/>
      <w:lvlText w:val="%1."/>
      <w:lvlJc w:val="left"/>
    </w:lvl>
    <w:lvl w:ilvl="1" w:tplc="07A6C88C">
      <w:start w:val="1"/>
      <w:numFmt w:val="bullet"/>
      <w:lvlText w:val="∫"/>
      <w:lvlJc w:val="left"/>
    </w:lvl>
    <w:lvl w:ilvl="2" w:tplc="3F0AF52A">
      <w:start w:val="1"/>
      <w:numFmt w:val="bullet"/>
      <w:lvlText w:val="∫"/>
      <w:lvlJc w:val="left"/>
    </w:lvl>
    <w:lvl w:ilvl="3" w:tplc="1652C39A">
      <w:numFmt w:val="decimal"/>
      <w:lvlText w:val=""/>
      <w:lvlJc w:val="left"/>
    </w:lvl>
    <w:lvl w:ilvl="4" w:tplc="8DF42E4A">
      <w:numFmt w:val="decimal"/>
      <w:lvlText w:val=""/>
      <w:lvlJc w:val="left"/>
    </w:lvl>
    <w:lvl w:ilvl="5" w:tplc="1B3AF668">
      <w:numFmt w:val="decimal"/>
      <w:lvlText w:val=""/>
      <w:lvlJc w:val="left"/>
    </w:lvl>
    <w:lvl w:ilvl="6" w:tplc="8C0659D4">
      <w:numFmt w:val="decimal"/>
      <w:lvlText w:val=""/>
      <w:lvlJc w:val="left"/>
    </w:lvl>
    <w:lvl w:ilvl="7" w:tplc="A3CC6EAA">
      <w:numFmt w:val="decimal"/>
      <w:lvlText w:val=""/>
      <w:lvlJc w:val="left"/>
    </w:lvl>
    <w:lvl w:ilvl="8" w:tplc="F9D6507C">
      <w:numFmt w:val="decimal"/>
      <w:lvlText w:val=""/>
      <w:lvlJc w:val="left"/>
    </w:lvl>
  </w:abstractNum>
  <w:abstractNum w:abstractNumId="709">
    <w:nsid w:val="69DCF55B"/>
    <w:multiLevelType w:val="hybridMultilevel"/>
    <w:tmpl w:val="35845FAE"/>
    <w:lvl w:ilvl="0" w:tplc="F36ABDB8">
      <w:start w:val="5"/>
      <w:numFmt w:val="decimal"/>
      <w:lvlText w:val="%1."/>
      <w:lvlJc w:val="left"/>
    </w:lvl>
    <w:lvl w:ilvl="1" w:tplc="AC92DC60">
      <w:numFmt w:val="decimal"/>
      <w:lvlText w:val=""/>
      <w:lvlJc w:val="left"/>
    </w:lvl>
    <w:lvl w:ilvl="2" w:tplc="FF7261CC">
      <w:numFmt w:val="decimal"/>
      <w:lvlText w:val=""/>
      <w:lvlJc w:val="left"/>
    </w:lvl>
    <w:lvl w:ilvl="3" w:tplc="30BAB37E">
      <w:numFmt w:val="decimal"/>
      <w:lvlText w:val=""/>
      <w:lvlJc w:val="left"/>
    </w:lvl>
    <w:lvl w:ilvl="4" w:tplc="6E842C58">
      <w:numFmt w:val="decimal"/>
      <w:lvlText w:val=""/>
      <w:lvlJc w:val="left"/>
    </w:lvl>
    <w:lvl w:ilvl="5" w:tplc="8C484EB6">
      <w:numFmt w:val="decimal"/>
      <w:lvlText w:val=""/>
      <w:lvlJc w:val="left"/>
    </w:lvl>
    <w:lvl w:ilvl="6" w:tplc="30FE04F8">
      <w:numFmt w:val="decimal"/>
      <w:lvlText w:val=""/>
      <w:lvlJc w:val="left"/>
    </w:lvl>
    <w:lvl w:ilvl="7" w:tplc="EADE0050">
      <w:numFmt w:val="decimal"/>
      <w:lvlText w:val=""/>
      <w:lvlJc w:val="left"/>
    </w:lvl>
    <w:lvl w:ilvl="8" w:tplc="38242942">
      <w:numFmt w:val="decimal"/>
      <w:lvlText w:val=""/>
      <w:lvlJc w:val="left"/>
    </w:lvl>
  </w:abstractNum>
  <w:abstractNum w:abstractNumId="710">
    <w:nsid w:val="69EF4674"/>
    <w:multiLevelType w:val="hybridMultilevel"/>
    <w:tmpl w:val="4C061ABE"/>
    <w:lvl w:ilvl="0" w:tplc="695A12CC">
      <w:start w:val="1"/>
      <w:numFmt w:val="bullet"/>
      <w:lvlText w:val="t"/>
      <w:lvlJc w:val="left"/>
    </w:lvl>
    <w:lvl w:ilvl="1" w:tplc="7F00B072">
      <w:numFmt w:val="decimal"/>
      <w:lvlText w:val=""/>
      <w:lvlJc w:val="left"/>
    </w:lvl>
    <w:lvl w:ilvl="2" w:tplc="A648C7BA">
      <w:numFmt w:val="decimal"/>
      <w:lvlText w:val=""/>
      <w:lvlJc w:val="left"/>
    </w:lvl>
    <w:lvl w:ilvl="3" w:tplc="B17A067C">
      <w:numFmt w:val="decimal"/>
      <w:lvlText w:val=""/>
      <w:lvlJc w:val="left"/>
    </w:lvl>
    <w:lvl w:ilvl="4" w:tplc="2E0E23BA">
      <w:numFmt w:val="decimal"/>
      <w:lvlText w:val=""/>
      <w:lvlJc w:val="left"/>
    </w:lvl>
    <w:lvl w:ilvl="5" w:tplc="FB822BC4">
      <w:numFmt w:val="decimal"/>
      <w:lvlText w:val=""/>
      <w:lvlJc w:val="left"/>
    </w:lvl>
    <w:lvl w:ilvl="6" w:tplc="86B077C6">
      <w:numFmt w:val="decimal"/>
      <w:lvlText w:val=""/>
      <w:lvlJc w:val="left"/>
    </w:lvl>
    <w:lvl w:ilvl="7" w:tplc="5C943116">
      <w:numFmt w:val="decimal"/>
      <w:lvlText w:val=""/>
      <w:lvlJc w:val="left"/>
    </w:lvl>
    <w:lvl w:ilvl="8" w:tplc="966E843E">
      <w:numFmt w:val="decimal"/>
      <w:lvlText w:val=""/>
      <w:lvlJc w:val="left"/>
    </w:lvl>
  </w:abstractNum>
  <w:abstractNum w:abstractNumId="711">
    <w:nsid w:val="6A0DCE48"/>
    <w:multiLevelType w:val="hybridMultilevel"/>
    <w:tmpl w:val="323EFA2E"/>
    <w:lvl w:ilvl="0" w:tplc="7366819A">
      <w:start w:val="1"/>
      <w:numFmt w:val="upperLetter"/>
      <w:lvlText w:val="%1."/>
      <w:lvlJc w:val="left"/>
    </w:lvl>
    <w:lvl w:ilvl="1" w:tplc="818EA5BE">
      <w:numFmt w:val="decimal"/>
      <w:lvlText w:val=""/>
      <w:lvlJc w:val="left"/>
    </w:lvl>
    <w:lvl w:ilvl="2" w:tplc="0B0AF3B0">
      <w:numFmt w:val="decimal"/>
      <w:lvlText w:val=""/>
      <w:lvlJc w:val="left"/>
    </w:lvl>
    <w:lvl w:ilvl="3" w:tplc="69185E9A">
      <w:numFmt w:val="decimal"/>
      <w:lvlText w:val=""/>
      <w:lvlJc w:val="left"/>
    </w:lvl>
    <w:lvl w:ilvl="4" w:tplc="B67C65C0">
      <w:numFmt w:val="decimal"/>
      <w:lvlText w:val=""/>
      <w:lvlJc w:val="left"/>
    </w:lvl>
    <w:lvl w:ilvl="5" w:tplc="154436F6">
      <w:numFmt w:val="decimal"/>
      <w:lvlText w:val=""/>
      <w:lvlJc w:val="left"/>
    </w:lvl>
    <w:lvl w:ilvl="6" w:tplc="D7CA1488">
      <w:numFmt w:val="decimal"/>
      <w:lvlText w:val=""/>
      <w:lvlJc w:val="left"/>
    </w:lvl>
    <w:lvl w:ilvl="7" w:tplc="F9D4E114">
      <w:numFmt w:val="decimal"/>
      <w:lvlText w:val=""/>
      <w:lvlJc w:val="left"/>
    </w:lvl>
    <w:lvl w:ilvl="8" w:tplc="776039F8">
      <w:numFmt w:val="decimal"/>
      <w:lvlText w:val=""/>
      <w:lvlJc w:val="left"/>
    </w:lvl>
  </w:abstractNum>
  <w:abstractNum w:abstractNumId="712">
    <w:nsid w:val="6A104566"/>
    <w:multiLevelType w:val="hybridMultilevel"/>
    <w:tmpl w:val="6D26A4D0"/>
    <w:lvl w:ilvl="0" w:tplc="5BD80498">
      <w:start w:val="2"/>
      <w:numFmt w:val="upperLetter"/>
      <w:lvlText w:val="%1."/>
      <w:lvlJc w:val="left"/>
    </w:lvl>
    <w:lvl w:ilvl="1" w:tplc="B566A574">
      <w:numFmt w:val="decimal"/>
      <w:lvlText w:val=""/>
      <w:lvlJc w:val="left"/>
    </w:lvl>
    <w:lvl w:ilvl="2" w:tplc="FD241AF0">
      <w:numFmt w:val="decimal"/>
      <w:lvlText w:val=""/>
      <w:lvlJc w:val="left"/>
    </w:lvl>
    <w:lvl w:ilvl="3" w:tplc="E89E9958">
      <w:numFmt w:val="decimal"/>
      <w:lvlText w:val=""/>
      <w:lvlJc w:val="left"/>
    </w:lvl>
    <w:lvl w:ilvl="4" w:tplc="6A4A07F0">
      <w:numFmt w:val="decimal"/>
      <w:lvlText w:val=""/>
      <w:lvlJc w:val="left"/>
    </w:lvl>
    <w:lvl w:ilvl="5" w:tplc="BD10C18A">
      <w:numFmt w:val="decimal"/>
      <w:lvlText w:val=""/>
      <w:lvlJc w:val="left"/>
    </w:lvl>
    <w:lvl w:ilvl="6" w:tplc="4C1EAF0C">
      <w:numFmt w:val="decimal"/>
      <w:lvlText w:val=""/>
      <w:lvlJc w:val="left"/>
    </w:lvl>
    <w:lvl w:ilvl="7" w:tplc="FBA48B04">
      <w:numFmt w:val="decimal"/>
      <w:lvlText w:val=""/>
      <w:lvlJc w:val="left"/>
    </w:lvl>
    <w:lvl w:ilvl="8" w:tplc="B09AB9B0">
      <w:numFmt w:val="decimal"/>
      <w:lvlText w:val=""/>
      <w:lvlJc w:val="left"/>
    </w:lvl>
  </w:abstractNum>
  <w:abstractNum w:abstractNumId="713">
    <w:nsid w:val="6A2F4E9D"/>
    <w:multiLevelType w:val="hybridMultilevel"/>
    <w:tmpl w:val="1E168D8E"/>
    <w:lvl w:ilvl="0" w:tplc="26C48EF4">
      <w:start w:val="1"/>
      <w:numFmt w:val="decimal"/>
      <w:lvlText w:val="%1."/>
      <w:lvlJc w:val="left"/>
    </w:lvl>
    <w:lvl w:ilvl="1" w:tplc="BCCA493C">
      <w:start w:val="1"/>
      <w:numFmt w:val="bullet"/>
      <w:lvlText w:val="−"/>
      <w:lvlJc w:val="left"/>
    </w:lvl>
    <w:lvl w:ilvl="2" w:tplc="F6DA8D14">
      <w:numFmt w:val="decimal"/>
      <w:lvlText w:val=""/>
      <w:lvlJc w:val="left"/>
    </w:lvl>
    <w:lvl w:ilvl="3" w:tplc="B8CCDDE4">
      <w:numFmt w:val="decimal"/>
      <w:lvlText w:val=""/>
      <w:lvlJc w:val="left"/>
    </w:lvl>
    <w:lvl w:ilvl="4" w:tplc="29E22942">
      <w:numFmt w:val="decimal"/>
      <w:lvlText w:val=""/>
      <w:lvlJc w:val="left"/>
    </w:lvl>
    <w:lvl w:ilvl="5" w:tplc="467C6BBA">
      <w:numFmt w:val="decimal"/>
      <w:lvlText w:val=""/>
      <w:lvlJc w:val="left"/>
    </w:lvl>
    <w:lvl w:ilvl="6" w:tplc="2E6E78EE">
      <w:numFmt w:val="decimal"/>
      <w:lvlText w:val=""/>
      <w:lvlJc w:val="left"/>
    </w:lvl>
    <w:lvl w:ilvl="7" w:tplc="A4ACD934">
      <w:numFmt w:val="decimal"/>
      <w:lvlText w:val=""/>
      <w:lvlJc w:val="left"/>
    </w:lvl>
    <w:lvl w:ilvl="8" w:tplc="4038083A">
      <w:numFmt w:val="decimal"/>
      <w:lvlText w:val=""/>
      <w:lvlJc w:val="left"/>
    </w:lvl>
  </w:abstractNum>
  <w:abstractNum w:abstractNumId="714">
    <w:nsid w:val="6A6D56D7"/>
    <w:multiLevelType w:val="hybridMultilevel"/>
    <w:tmpl w:val="180A9DC4"/>
    <w:lvl w:ilvl="0" w:tplc="E8F0C320">
      <w:start w:val="2"/>
      <w:numFmt w:val="upperLetter"/>
      <w:lvlText w:val="%1."/>
      <w:lvlJc w:val="left"/>
    </w:lvl>
    <w:lvl w:ilvl="1" w:tplc="4FE80110">
      <w:numFmt w:val="decimal"/>
      <w:lvlText w:val=""/>
      <w:lvlJc w:val="left"/>
    </w:lvl>
    <w:lvl w:ilvl="2" w:tplc="19481EC2">
      <w:numFmt w:val="decimal"/>
      <w:lvlText w:val=""/>
      <w:lvlJc w:val="left"/>
    </w:lvl>
    <w:lvl w:ilvl="3" w:tplc="83001F72">
      <w:numFmt w:val="decimal"/>
      <w:lvlText w:val=""/>
      <w:lvlJc w:val="left"/>
    </w:lvl>
    <w:lvl w:ilvl="4" w:tplc="9F341ED6">
      <w:numFmt w:val="decimal"/>
      <w:lvlText w:val=""/>
      <w:lvlJc w:val="left"/>
    </w:lvl>
    <w:lvl w:ilvl="5" w:tplc="3E9678C4">
      <w:numFmt w:val="decimal"/>
      <w:lvlText w:val=""/>
      <w:lvlJc w:val="left"/>
    </w:lvl>
    <w:lvl w:ilvl="6" w:tplc="9BDE2572">
      <w:numFmt w:val="decimal"/>
      <w:lvlText w:val=""/>
      <w:lvlJc w:val="left"/>
    </w:lvl>
    <w:lvl w:ilvl="7" w:tplc="13ECABE6">
      <w:numFmt w:val="decimal"/>
      <w:lvlText w:val=""/>
      <w:lvlJc w:val="left"/>
    </w:lvl>
    <w:lvl w:ilvl="8" w:tplc="023E8030">
      <w:numFmt w:val="decimal"/>
      <w:lvlText w:val=""/>
      <w:lvlJc w:val="left"/>
    </w:lvl>
  </w:abstractNum>
  <w:abstractNum w:abstractNumId="715">
    <w:nsid w:val="6A8657B0"/>
    <w:multiLevelType w:val="hybridMultilevel"/>
    <w:tmpl w:val="18C80930"/>
    <w:lvl w:ilvl="0" w:tplc="EC7034B0">
      <w:start w:val="6"/>
      <w:numFmt w:val="decimal"/>
      <w:lvlText w:val="%1."/>
      <w:lvlJc w:val="left"/>
    </w:lvl>
    <w:lvl w:ilvl="1" w:tplc="C34CB4A4">
      <w:numFmt w:val="decimal"/>
      <w:lvlText w:val=""/>
      <w:lvlJc w:val="left"/>
    </w:lvl>
    <w:lvl w:ilvl="2" w:tplc="74C4E80E">
      <w:numFmt w:val="decimal"/>
      <w:lvlText w:val=""/>
      <w:lvlJc w:val="left"/>
    </w:lvl>
    <w:lvl w:ilvl="3" w:tplc="E258EEA0">
      <w:numFmt w:val="decimal"/>
      <w:lvlText w:val=""/>
      <w:lvlJc w:val="left"/>
    </w:lvl>
    <w:lvl w:ilvl="4" w:tplc="F6DC1178">
      <w:numFmt w:val="decimal"/>
      <w:lvlText w:val=""/>
      <w:lvlJc w:val="left"/>
    </w:lvl>
    <w:lvl w:ilvl="5" w:tplc="8DC2E77C">
      <w:numFmt w:val="decimal"/>
      <w:lvlText w:val=""/>
      <w:lvlJc w:val="left"/>
    </w:lvl>
    <w:lvl w:ilvl="6" w:tplc="FD12589E">
      <w:numFmt w:val="decimal"/>
      <w:lvlText w:val=""/>
      <w:lvlJc w:val="left"/>
    </w:lvl>
    <w:lvl w:ilvl="7" w:tplc="145EBB6C">
      <w:numFmt w:val="decimal"/>
      <w:lvlText w:val=""/>
      <w:lvlJc w:val="left"/>
    </w:lvl>
    <w:lvl w:ilvl="8" w:tplc="9736594E">
      <w:numFmt w:val="decimal"/>
      <w:lvlText w:val=""/>
      <w:lvlJc w:val="left"/>
    </w:lvl>
  </w:abstractNum>
  <w:abstractNum w:abstractNumId="716">
    <w:nsid w:val="6A9126B5"/>
    <w:multiLevelType w:val="hybridMultilevel"/>
    <w:tmpl w:val="3B9649D8"/>
    <w:lvl w:ilvl="0" w:tplc="6276A86C">
      <w:start w:val="1"/>
      <w:numFmt w:val="bullet"/>
      <w:lvlText w:val="В"/>
      <w:lvlJc w:val="left"/>
    </w:lvl>
    <w:lvl w:ilvl="1" w:tplc="E1DC5362">
      <w:numFmt w:val="decimal"/>
      <w:lvlText w:val=""/>
      <w:lvlJc w:val="left"/>
    </w:lvl>
    <w:lvl w:ilvl="2" w:tplc="66763F92">
      <w:numFmt w:val="decimal"/>
      <w:lvlText w:val=""/>
      <w:lvlJc w:val="left"/>
    </w:lvl>
    <w:lvl w:ilvl="3" w:tplc="2E443DE2">
      <w:numFmt w:val="decimal"/>
      <w:lvlText w:val=""/>
      <w:lvlJc w:val="left"/>
    </w:lvl>
    <w:lvl w:ilvl="4" w:tplc="65B42A56">
      <w:numFmt w:val="decimal"/>
      <w:lvlText w:val=""/>
      <w:lvlJc w:val="left"/>
    </w:lvl>
    <w:lvl w:ilvl="5" w:tplc="8C96EE32">
      <w:numFmt w:val="decimal"/>
      <w:lvlText w:val=""/>
      <w:lvlJc w:val="left"/>
    </w:lvl>
    <w:lvl w:ilvl="6" w:tplc="9AF06004">
      <w:numFmt w:val="decimal"/>
      <w:lvlText w:val=""/>
      <w:lvlJc w:val="left"/>
    </w:lvl>
    <w:lvl w:ilvl="7" w:tplc="DDC8C0C4">
      <w:numFmt w:val="decimal"/>
      <w:lvlText w:val=""/>
      <w:lvlJc w:val="left"/>
    </w:lvl>
    <w:lvl w:ilvl="8" w:tplc="AC14101A">
      <w:numFmt w:val="decimal"/>
      <w:lvlText w:val=""/>
      <w:lvlJc w:val="left"/>
    </w:lvl>
  </w:abstractNum>
  <w:abstractNum w:abstractNumId="717">
    <w:nsid w:val="6AE2EC3C"/>
    <w:multiLevelType w:val="hybridMultilevel"/>
    <w:tmpl w:val="D688A64E"/>
    <w:lvl w:ilvl="0" w:tplc="87623DB2">
      <w:start w:val="3"/>
      <w:numFmt w:val="decimal"/>
      <w:lvlText w:val="%1."/>
      <w:lvlJc w:val="left"/>
    </w:lvl>
    <w:lvl w:ilvl="1" w:tplc="579A261A">
      <w:start w:val="1"/>
      <w:numFmt w:val="lowerLetter"/>
      <w:lvlText w:val="%2"/>
      <w:lvlJc w:val="left"/>
    </w:lvl>
    <w:lvl w:ilvl="2" w:tplc="1C66D00A">
      <w:numFmt w:val="decimal"/>
      <w:lvlText w:val=""/>
      <w:lvlJc w:val="left"/>
    </w:lvl>
    <w:lvl w:ilvl="3" w:tplc="CE4002B4">
      <w:numFmt w:val="decimal"/>
      <w:lvlText w:val=""/>
      <w:lvlJc w:val="left"/>
    </w:lvl>
    <w:lvl w:ilvl="4" w:tplc="1D547FBA">
      <w:numFmt w:val="decimal"/>
      <w:lvlText w:val=""/>
      <w:lvlJc w:val="left"/>
    </w:lvl>
    <w:lvl w:ilvl="5" w:tplc="6D584A7E">
      <w:numFmt w:val="decimal"/>
      <w:lvlText w:val=""/>
      <w:lvlJc w:val="left"/>
    </w:lvl>
    <w:lvl w:ilvl="6" w:tplc="124E7E34">
      <w:numFmt w:val="decimal"/>
      <w:lvlText w:val=""/>
      <w:lvlJc w:val="left"/>
    </w:lvl>
    <w:lvl w:ilvl="7" w:tplc="1C9631A4">
      <w:numFmt w:val="decimal"/>
      <w:lvlText w:val=""/>
      <w:lvlJc w:val="left"/>
    </w:lvl>
    <w:lvl w:ilvl="8" w:tplc="B8D0890E">
      <w:numFmt w:val="decimal"/>
      <w:lvlText w:val=""/>
      <w:lvlJc w:val="left"/>
    </w:lvl>
  </w:abstractNum>
  <w:abstractNum w:abstractNumId="718">
    <w:nsid w:val="6AF2BB3A"/>
    <w:multiLevelType w:val="hybridMultilevel"/>
    <w:tmpl w:val="85C8F0D6"/>
    <w:lvl w:ilvl="0" w:tplc="F50A02B4">
      <w:start w:val="3"/>
      <w:numFmt w:val="upperLetter"/>
      <w:lvlText w:val="%1."/>
      <w:lvlJc w:val="left"/>
    </w:lvl>
    <w:lvl w:ilvl="1" w:tplc="1F7E99C6">
      <w:numFmt w:val="decimal"/>
      <w:lvlText w:val=""/>
      <w:lvlJc w:val="left"/>
    </w:lvl>
    <w:lvl w:ilvl="2" w:tplc="A6766AC6">
      <w:numFmt w:val="decimal"/>
      <w:lvlText w:val=""/>
      <w:lvlJc w:val="left"/>
    </w:lvl>
    <w:lvl w:ilvl="3" w:tplc="CF9E9F48">
      <w:numFmt w:val="decimal"/>
      <w:lvlText w:val=""/>
      <w:lvlJc w:val="left"/>
    </w:lvl>
    <w:lvl w:ilvl="4" w:tplc="2B280762">
      <w:numFmt w:val="decimal"/>
      <w:lvlText w:val=""/>
      <w:lvlJc w:val="left"/>
    </w:lvl>
    <w:lvl w:ilvl="5" w:tplc="A566D49A">
      <w:numFmt w:val="decimal"/>
      <w:lvlText w:val=""/>
      <w:lvlJc w:val="left"/>
    </w:lvl>
    <w:lvl w:ilvl="6" w:tplc="C240BA92">
      <w:numFmt w:val="decimal"/>
      <w:lvlText w:val=""/>
      <w:lvlJc w:val="left"/>
    </w:lvl>
    <w:lvl w:ilvl="7" w:tplc="0E24E9B4">
      <w:numFmt w:val="decimal"/>
      <w:lvlText w:val=""/>
      <w:lvlJc w:val="left"/>
    </w:lvl>
    <w:lvl w:ilvl="8" w:tplc="2E8AF162">
      <w:numFmt w:val="decimal"/>
      <w:lvlText w:val=""/>
      <w:lvlJc w:val="left"/>
    </w:lvl>
  </w:abstractNum>
  <w:abstractNum w:abstractNumId="719">
    <w:nsid w:val="6B431F25"/>
    <w:multiLevelType w:val="hybridMultilevel"/>
    <w:tmpl w:val="6D6EA764"/>
    <w:lvl w:ilvl="0" w:tplc="120A5246">
      <w:start w:val="3"/>
      <w:numFmt w:val="upperLetter"/>
      <w:lvlText w:val="%1."/>
      <w:lvlJc w:val="left"/>
    </w:lvl>
    <w:lvl w:ilvl="1" w:tplc="D166D0FA">
      <w:numFmt w:val="decimal"/>
      <w:lvlText w:val=""/>
      <w:lvlJc w:val="left"/>
    </w:lvl>
    <w:lvl w:ilvl="2" w:tplc="9F809E8E">
      <w:numFmt w:val="decimal"/>
      <w:lvlText w:val=""/>
      <w:lvlJc w:val="left"/>
    </w:lvl>
    <w:lvl w:ilvl="3" w:tplc="5CBE556C">
      <w:numFmt w:val="decimal"/>
      <w:lvlText w:val=""/>
      <w:lvlJc w:val="left"/>
    </w:lvl>
    <w:lvl w:ilvl="4" w:tplc="935A705A">
      <w:numFmt w:val="decimal"/>
      <w:lvlText w:val=""/>
      <w:lvlJc w:val="left"/>
    </w:lvl>
    <w:lvl w:ilvl="5" w:tplc="8D4ABDF8">
      <w:numFmt w:val="decimal"/>
      <w:lvlText w:val=""/>
      <w:lvlJc w:val="left"/>
    </w:lvl>
    <w:lvl w:ilvl="6" w:tplc="628E7736">
      <w:numFmt w:val="decimal"/>
      <w:lvlText w:val=""/>
      <w:lvlJc w:val="left"/>
    </w:lvl>
    <w:lvl w:ilvl="7" w:tplc="C4849D4A">
      <w:numFmt w:val="decimal"/>
      <w:lvlText w:val=""/>
      <w:lvlJc w:val="left"/>
    </w:lvl>
    <w:lvl w:ilvl="8" w:tplc="C3DC8B9C">
      <w:numFmt w:val="decimal"/>
      <w:lvlText w:val=""/>
      <w:lvlJc w:val="left"/>
    </w:lvl>
  </w:abstractNum>
  <w:abstractNum w:abstractNumId="720">
    <w:nsid w:val="6B6FD84E"/>
    <w:multiLevelType w:val="hybridMultilevel"/>
    <w:tmpl w:val="486CE9D4"/>
    <w:lvl w:ilvl="0" w:tplc="1AEEA276">
      <w:start w:val="1"/>
      <w:numFmt w:val="decimal"/>
      <w:lvlText w:val="%1."/>
      <w:lvlJc w:val="left"/>
    </w:lvl>
    <w:lvl w:ilvl="1" w:tplc="0F106000">
      <w:numFmt w:val="decimal"/>
      <w:lvlText w:val=""/>
      <w:lvlJc w:val="left"/>
    </w:lvl>
    <w:lvl w:ilvl="2" w:tplc="3D3693B0">
      <w:numFmt w:val="decimal"/>
      <w:lvlText w:val=""/>
      <w:lvlJc w:val="left"/>
    </w:lvl>
    <w:lvl w:ilvl="3" w:tplc="4A0868F0">
      <w:numFmt w:val="decimal"/>
      <w:lvlText w:val=""/>
      <w:lvlJc w:val="left"/>
    </w:lvl>
    <w:lvl w:ilvl="4" w:tplc="5F34DF72">
      <w:numFmt w:val="decimal"/>
      <w:lvlText w:val=""/>
      <w:lvlJc w:val="left"/>
    </w:lvl>
    <w:lvl w:ilvl="5" w:tplc="A3D240E2">
      <w:numFmt w:val="decimal"/>
      <w:lvlText w:val=""/>
      <w:lvlJc w:val="left"/>
    </w:lvl>
    <w:lvl w:ilvl="6" w:tplc="A3C8C128">
      <w:numFmt w:val="decimal"/>
      <w:lvlText w:val=""/>
      <w:lvlJc w:val="left"/>
    </w:lvl>
    <w:lvl w:ilvl="7" w:tplc="D38AFFF0">
      <w:numFmt w:val="decimal"/>
      <w:lvlText w:val=""/>
      <w:lvlJc w:val="left"/>
    </w:lvl>
    <w:lvl w:ilvl="8" w:tplc="1DF49870">
      <w:numFmt w:val="decimal"/>
      <w:lvlText w:val=""/>
      <w:lvlJc w:val="left"/>
    </w:lvl>
  </w:abstractNum>
  <w:abstractNum w:abstractNumId="721">
    <w:nsid w:val="6B80C94F"/>
    <w:multiLevelType w:val="hybridMultilevel"/>
    <w:tmpl w:val="A8C2911C"/>
    <w:lvl w:ilvl="0" w:tplc="8152CCF6">
      <w:start w:val="1"/>
      <w:numFmt w:val="bullet"/>
      <w:lvlText w:val="•"/>
      <w:lvlJc w:val="left"/>
    </w:lvl>
    <w:lvl w:ilvl="1" w:tplc="8BA48CB0">
      <w:numFmt w:val="decimal"/>
      <w:lvlText w:val=""/>
      <w:lvlJc w:val="left"/>
    </w:lvl>
    <w:lvl w:ilvl="2" w:tplc="CB6C890C">
      <w:numFmt w:val="decimal"/>
      <w:lvlText w:val=""/>
      <w:lvlJc w:val="left"/>
    </w:lvl>
    <w:lvl w:ilvl="3" w:tplc="2FC87842">
      <w:numFmt w:val="decimal"/>
      <w:lvlText w:val=""/>
      <w:lvlJc w:val="left"/>
    </w:lvl>
    <w:lvl w:ilvl="4" w:tplc="025A8106">
      <w:numFmt w:val="decimal"/>
      <w:lvlText w:val=""/>
      <w:lvlJc w:val="left"/>
    </w:lvl>
    <w:lvl w:ilvl="5" w:tplc="53E025F0">
      <w:numFmt w:val="decimal"/>
      <w:lvlText w:val=""/>
      <w:lvlJc w:val="left"/>
    </w:lvl>
    <w:lvl w:ilvl="6" w:tplc="F5FEA172">
      <w:numFmt w:val="decimal"/>
      <w:lvlText w:val=""/>
      <w:lvlJc w:val="left"/>
    </w:lvl>
    <w:lvl w:ilvl="7" w:tplc="1A14ECAE">
      <w:numFmt w:val="decimal"/>
      <w:lvlText w:val=""/>
      <w:lvlJc w:val="left"/>
    </w:lvl>
    <w:lvl w:ilvl="8" w:tplc="84D8EF3E">
      <w:numFmt w:val="decimal"/>
      <w:lvlText w:val=""/>
      <w:lvlJc w:val="left"/>
    </w:lvl>
  </w:abstractNum>
  <w:abstractNum w:abstractNumId="722">
    <w:nsid w:val="6B9F7823"/>
    <w:multiLevelType w:val="hybridMultilevel"/>
    <w:tmpl w:val="70106E4A"/>
    <w:lvl w:ilvl="0" w:tplc="9634DDD6">
      <w:start w:val="1"/>
      <w:numFmt w:val="upperLetter"/>
      <w:lvlText w:val="%1."/>
      <w:lvlJc w:val="left"/>
    </w:lvl>
    <w:lvl w:ilvl="1" w:tplc="EB2476B8">
      <w:numFmt w:val="decimal"/>
      <w:lvlText w:val=""/>
      <w:lvlJc w:val="left"/>
    </w:lvl>
    <w:lvl w:ilvl="2" w:tplc="CDE41EA4">
      <w:numFmt w:val="decimal"/>
      <w:lvlText w:val=""/>
      <w:lvlJc w:val="left"/>
    </w:lvl>
    <w:lvl w:ilvl="3" w:tplc="E7B6E1D8">
      <w:numFmt w:val="decimal"/>
      <w:lvlText w:val=""/>
      <w:lvlJc w:val="left"/>
    </w:lvl>
    <w:lvl w:ilvl="4" w:tplc="C5DC0410">
      <w:numFmt w:val="decimal"/>
      <w:lvlText w:val=""/>
      <w:lvlJc w:val="left"/>
    </w:lvl>
    <w:lvl w:ilvl="5" w:tplc="3F76E862">
      <w:numFmt w:val="decimal"/>
      <w:lvlText w:val=""/>
      <w:lvlJc w:val="left"/>
    </w:lvl>
    <w:lvl w:ilvl="6" w:tplc="A888EEE8">
      <w:numFmt w:val="decimal"/>
      <w:lvlText w:val=""/>
      <w:lvlJc w:val="left"/>
    </w:lvl>
    <w:lvl w:ilvl="7" w:tplc="CEA2AF2E">
      <w:numFmt w:val="decimal"/>
      <w:lvlText w:val=""/>
      <w:lvlJc w:val="left"/>
    </w:lvl>
    <w:lvl w:ilvl="8" w:tplc="E7D20756">
      <w:numFmt w:val="decimal"/>
      <w:lvlText w:val=""/>
      <w:lvlJc w:val="left"/>
    </w:lvl>
  </w:abstractNum>
  <w:abstractNum w:abstractNumId="723">
    <w:nsid w:val="6C04B4E0"/>
    <w:multiLevelType w:val="hybridMultilevel"/>
    <w:tmpl w:val="D4D20D12"/>
    <w:lvl w:ilvl="0" w:tplc="C936A6B8">
      <w:start w:val="3"/>
      <w:numFmt w:val="decimal"/>
      <w:lvlText w:val="%1."/>
      <w:lvlJc w:val="left"/>
    </w:lvl>
    <w:lvl w:ilvl="1" w:tplc="719C10D6">
      <w:start w:val="2"/>
      <w:numFmt w:val="lowerLetter"/>
      <w:lvlText w:val="%2)"/>
      <w:lvlJc w:val="left"/>
    </w:lvl>
    <w:lvl w:ilvl="2" w:tplc="335E0136">
      <w:numFmt w:val="decimal"/>
      <w:lvlText w:val=""/>
      <w:lvlJc w:val="left"/>
    </w:lvl>
    <w:lvl w:ilvl="3" w:tplc="AC70B7AC">
      <w:numFmt w:val="decimal"/>
      <w:lvlText w:val=""/>
      <w:lvlJc w:val="left"/>
    </w:lvl>
    <w:lvl w:ilvl="4" w:tplc="E2EC25A0">
      <w:numFmt w:val="decimal"/>
      <w:lvlText w:val=""/>
      <w:lvlJc w:val="left"/>
    </w:lvl>
    <w:lvl w:ilvl="5" w:tplc="EB84C6FE">
      <w:numFmt w:val="decimal"/>
      <w:lvlText w:val=""/>
      <w:lvlJc w:val="left"/>
    </w:lvl>
    <w:lvl w:ilvl="6" w:tplc="B9E03526">
      <w:numFmt w:val="decimal"/>
      <w:lvlText w:val=""/>
      <w:lvlJc w:val="left"/>
    </w:lvl>
    <w:lvl w:ilvl="7" w:tplc="77ECFC1E">
      <w:numFmt w:val="decimal"/>
      <w:lvlText w:val=""/>
      <w:lvlJc w:val="left"/>
    </w:lvl>
    <w:lvl w:ilvl="8" w:tplc="9780733C">
      <w:numFmt w:val="decimal"/>
      <w:lvlText w:val=""/>
      <w:lvlJc w:val="left"/>
    </w:lvl>
  </w:abstractNum>
  <w:abstractNum w:abstractNumId="724">
    <w:nsid w:val="6C0BE536"/>
    <w:multiLevelType w:val="hybridMultilevel"/>
    <w:tmpl w:val="558C459C"/>
    <w:lvl w:ilvl="0" w:tplc="ED38096A">
      <w:start w:val="8"/>
      <w:numFmt w:val="decimal"/>
      <w:lvlText w:val="%1."/>
      <w:lvlJc w:val="left"/>
    </w:lvl>
    <w:lvl w:ilvl="1" w:tplc="61F206A2">
      <w:numFmt w:val="decimal"/>
      <w:lvlText w:val=""/>
      <w:lvlJc w:val="left"/>
    </w:lvl>
    <w:lvl w:ilvl="2" w:tplc="C9347462">
      <w:numFmt w:val="decimal"/>
      <w:lvlText w:val=""/>
      <w:lvlJc w:val="left"/>
    </w:lvl>
    <w:lvl w:ilvl="3" w:tplc="6F661D0C">
      <w:numFmt w:val="decimal"/>
      <w:lvlText w:val=""/>
      <w:lvlJc w:val="left"/>
    </w:lvl>
    <w:lvl w:ilvl="4" w:tplc="A0545FDC">
      <w:numFmt w:val="decimal"/>
      <w:lvlText w:val=""/>
      <w:lvlJc w:val="left"/>
    </w:lvl>
    <w:lvl w:ilvl="5" w:tplc="11D463D2">
      <w:numFmt w:val="decimal"/>
      <w:lvlText w:val=""/>
      <w:lvlJc w:val="left"/>
    </w:lvl>
    <w:lvl w:ilvl="6" w:tplc="D26652CA">
      <w:numFmt w:val="decimal"/>
      <w:lvlText w:val=""/>
      <w:lvlJc w:val="left"/>
    </w:lvl>
    <w:lvl w:ilvl="7" w:tplc="8D08F9C0">
      <w:numFmt w:val="decimal"/>
      <w:lvlText w:val=""/>
      <w:lvlJc w:val="left"/>
    </w:lvl>
    <w:lvl w:ilvl="8" w:tplc="EB825938">
      <w:numFmt w:val="decimal"/>
      <w:lvlText w:val=""/>
      <w:lvlJc w:val="left"/>
    </w:lvl>
  </w:abstractNum>
  <w:abstractNum w:abstractNumId="725">
    <w:nsid w:val="6C11685A"/>
    <w:multiLevelType w:val="hybridMultilevel"/>
    <w:tmpl w:val="7CE6ECFE"/>
    <w:lvl w:ilvl="0" w:tplc="7B2E2080">
      <w:start w:val="1"/>
      <w:numFmt w:val="upperLetter"/>
      <w:lvlText w:val="%1."/>
      <w:lvlJc w:val="left"/>
    </w:lvl>
    <w:lvl w:ilvl="1" w:tplc="4F2E0A80">
      <w:start w:val="1"/>
      <w:numFmt w:val="bullet"/>
      <w:lvlText w:val="−"/>
      <w:lvlJc w:val="left"/>
    </w:lvl>
    <w:lvl w:ilvl="2" w:tplc="54F4765E">
      <w:numFmt w:val="decimal"/>
      <w:lvlText w:val=""/>
      <w:lvlJc w:val="left"/>
    </w:lvl>
    <w:lvl w:ilvl="3" w:tplc="50901742">
      <w:numFmt w:val="decimal"/>
      <w:lvlText w:val=""/>
      <w:lvlJc w:val="left"/>
    </w:lvl>
    <w:lvl w:ilvl="4" w:tplc="A230A500">
      <w:numFmt w:val="decimal"/>
      <w:lvlText w:val=""/>
      <w:lvlJc w:val="left"/>
    </w:lvl>
    <w:lvl w:ilvl="5" w:tplc="68922B60">
      <w:numFmt w:val="decimal"/>
      <w:lvlText w:val=""/>
      <w:lvlJc w:val="left"/>
    </w:lvl>
    <w:lvl w:ilvl="6" w:tplc="45F4EDB0">
      <w:numFmt w:val="decimal"/>
      <w:lvlText w:val=""/>
      <w:lvlJc w:val="left"/>
    </w:lvl>
    <w:lvl w:ilvl="7" w:tplc="0A384EEC">
      <w:numFmt w:val="decimal"/>
      <w:lvlText w:val=""/>
      <w:lvlJc w:val="left"/>
    </w:lvl>
    <w:lvl w:ilvl="8" w:tplc="21F2B9E2">
      <w:numFmt w:val="decimal"/>
      <w:lvlText w:val=""/>
      <w:lvlJc w:val="left"/>
    </w:lvl>
  </w:abstractNum>
  <w:abstractNum w:abstractNumId="726">
    <w:nsid w:val="6C17FCD6"/>
    <w:multiLevelType w:val="hybridMultilevel"/>
    <w:tmpl w:val="CEA05B5C"/>
    <w:lvl w:ilvl="0" w:tplc="56265C0A">
      <w:start w:val="2"/>
      <w:numFmt w:val="decimal"/>
      <w:lvlText w:val="%1."/>
      <w:lvlJc w:val="left"/>
    </w:lvl>
    <w:lvl w:ilvl="1" w:tplc="45CAD998">
      <w:start w:val="1"/>
      <w:numFmt w:val="bullet"/>
      <w:lvlText w:val="−"/>
      <w:lvlJc w:val="left"/>
    </w:lvl>
    <w:lvl w:ilvl="2" w:tplc="2B4C585A">
      <w:numFmt w:val="decimal"/>
      <w:lvlText w:val=""/>
      <w:lvlJc w:val="left"/>
    </w:lvl>
    <w:lvl w:ilvl="3" w:tplc="FAA0780E">
      <w:numFmt w:val="decimal"/>
      <w:lvlText w:val=""/>
      <w:lvlJc w:val="left"/>
    </w:lvl>
    <w:lvl w:ilvl="4" w:tplc="5010D588">
      <w:numFmt w:val="decimal"/>
      <w:lvlText w:val=""/>
      <w:lvlJc w:val="left"/>
    </w:lvl>
    <w:lvl w:ilvl="5" w:tplc="51EA0876">
      <w:numFmt w:val="decimal"/>
      <w:lvlText w:val=""/>
      <w:lvlJc w:val="left"/>
    </w:lvl>
    <w:lvl w:ilvl="6" w:tplc="ED94078E">
      <w:numFmt w:val="decimal"/>
      <w:lvlText w:val=""/>
      <w:lvlJc w:val="left"/>
    </w:lvl>
    <w:lvl w:ilvl="7" w:tplc="20BE71E2">
      <w:numFmt w:val="decimal"/>
      <w:lvlText w:val=""/>
      <w:lvlJc w:val="left"/>
    </w:lvl>
    <w:lvl w:ilvl="8" w:tplc="806E7686">
      <w:numFmt w:val="decimal"/>
      <w:lvlText w:val=""/>
      <w:lvlJc w:val="left"/>
    </w:lvl>
  </w:abstractNum>
  <w:abstractNum w:abstractNumId="727">
    <w:nsid w:val="6C291F4C"/>
    <w:multiLevelType w:val="hybridMultilevel"/>
    <w:tmpl w:val="2DB03EF0"/>
    <w:lvl w:ilvl="0" w:tplc="F75E637A">
      <w:start w:val="3"/>
      <w:numFmt w:val="decimal"/>
      <w:lvlText w:val="%1."/>
      <w:lvlJc w:val="left"/>
    </w:lvl>
    <w:lvl w:ilvl="1" w:tplc="D29EB510">
      <w:start w:val="1"/>
      <w:numFmt w:val="lowerRoman"/>
      <w:lvlText w:val="%2"/>
      <w:lvlJc w:val="left"/>
    </w:lvl>
    <w:lvl w:ilvl="2" w:tplc="DCA66D52">
      <w:start w:val="1"/>
      <w:numFmt w:val="lowerLetter"/>
      <w:lvlText w:val="%3)"/>
      <w:lvlJc w:val="left"/>
    </w:lvl>
    <w:lvl w:ilvl="3" w:tplc="3A36857C">
      <w:numFmt w:val="decimal"/>
      <w:lvlText w:val=""/>
      <w:lvlJc w:val="left"/>
    </w:lvl>
    <w:lvl w:ilvl="4" w:tplc="8706908C">
      <w:numFmt w:val="decimal"/>
      <w:lvlText w:val=""/>
      <w:lvlJc w:val="left"/>
    </w:lvl>
    <w:lvl w:ilvl="5" w:tplc="EABCDB1C">
      <w:numFmt w:val="decimal"/>
      <w:lvlText w:val=""/>
      <w:lvlJc w:val="left"/>
    </w:lvl>
    <w:lvl w:ilvl="6" w:tplc="52B20784">
      <w:numFmt w:val="decimal"/>
      <w:lvlText w:val=""/>
      <w:lvlJc w:val="left"/>
    </w:lvl>
    <w:lvl w:ilvl="7" w:tplc="D3CE1D58">
      <w:numFmt w:val="decimal"/>
      <w:lvlText w:val=""/>
      <w:lvlJc w:val="left"/>
    </w:lvl>
    <w:lvl w:ilvl="8" w:tplc="0036889A">
      <w:numFmt w:val="decimal"/>
      <w:lvlText w:val=""/>
      <w:lvlJc w:val="left"/>
    </w:lvl>
  </w:abstractNum>
  <w:abstractNum w:abstractNumId="728">
    <w:nsid w:val="6C4DFAA4"/>
    <w:multiLevelType w:val="hybridMultilevel"/>
    <w:tmpl w:val="B2E44410"/>
    <w:lvl w:ilvl="0" w:tplc="7A50D556">
      <w:start w:val="8"/>
      <w:numFmt w:val="decimal"/>
      <w:lvlText w:val="%1."/>
      <w:lvlJc w:val="left"/>
    </w:lvl>
    <w:lvl w:ilvl="1" w:tplc="F3C2E364">
      <w:numFmt w:val="decimal"/>
      <w:lvlText w:val=""/>
      <w:lvlJc w:val="left"/>
    </w:lvl>
    <w:lvl w:ilvl="2" w:tplc="1F2073C0">
      <w:numFmt w:val="decimal"/>
      <w:lvlText w:val=""/>
      <w:lvlJc w:val="left"/>
    </w:lvl>
    <w:lvl w:ilvl="3" w:tplc="310045C8">
      <w:numFmt w:val="decimal"/>
      <w:lvlText w:val=""/>
      <w:lvlJc w:val="left"/>
    </w:lvl>
    <w:lvl w:ilvl="4" w:tplc="60BC7C02">
      <w:numFmt w:val="decimal"/>
      <w:lvlText w:val=""/>
      <w:lvlJc w:val="left"/>
    </w:lvl>
    <w:lvl w:ilvl="5" w:tplc="C9900CF2">
      <w:numFmt w:val="decimal"/>
      <w:lvlText w:val=""/>
      <w:lvlJc w:val="left"/>
    </w:lvl>
    <w:lvl w:ilvl="6" w:tplc="14FC8AEA">
      <w:numFmt w:val="decimal"/>
      <w:lvlText w:val=""/>
      <w:lvlJc w:val="left"/>
    </w:lvl>
    <w:lvl w:ilvl="7" w:tplc="A0EAA1B4">
      <w:numFmt w:val="decimal"/>
      <w:lvlText w:val=""/>
      <w:lvlJc w:val="left"/>
    </w:lvl>
    <w:lvl w:ilvl="8" w:tplc="DD3620F4">
      <w:numFmt w:val="decimal"/>
      <w:lvlText w:val=""/>
      <w:lvlJc w:val="left"/>
    </w:lvl>
  </w:abstractNum>
  <w:abstractNum w:abstractNumId="729">
    <w:nsid w:val="6C89B896"/>
    <w:multiLevelType w:val="hybridMultilevel"/>
    <w:tmpl w:val="AA2A8806"/>
    <w:lvl w:ilvl="0" w:tplc="CD20EA0E">
      <w:start w:val="5"/>
      <w:numFmt w:val="decimal"/>
      <w:lvlText w:val="%1."/>
      <w:lvlJc w:val="left"/>
    </w:lvl>
    <w:lvl w:ilvl="1" w:tplc="DB829242">
      <w:numFmt w:val="decimal"/>
      <w:lvlText w:val=""/>
      <w:lvlJc w:val="left"/>
    </w:lvl>
    <w:lvl w:ilvl="2" w:tplc="55D06798">
      <w:numFmt w:val="decimal"/>
      <w:lvlText w:val=""/>
      <w:lvlJc w:val="left"/>
    </w:lvl>
    <w:lvl w:ilvl="3" w:tplc="BC62A9E8">
      <w:numFmt w:val="decimal"/>
      <w:lvlText w:val=""/>
      <w:lvlJc w:val="left"/>
    </w:lvl>
    <w:lvl w:ilvl="4" w:tplc="A832173E">
      <w:numFmt w:val="decimal"/>
      <w:lvlText w:val=""/>
      <w:lvlJc w:val="left"/>
    </w:lvl>
    <w:lvl w:ilvl="5" w:tplc="183AAB60">
      <w:numFmt w:val="decimal"/>
      <w:lvlText w:val=""/>
      <w:lvlJc w:val="left"/>
    </w:lvl>
    <w:lvl w:ilvl="6" w:tplc="07F6D2EC">
      <w:numFmt w:val="decimal"/>
      <w:lvlText w:val=""/>
      <w:lvlJc w:val="left"/>
    </w:lvl>
    <w:lvl w:ilvl="7" w:tplc="5FB2B140">
      <w:numFmt w:val="decimal"/>
      <w:lvlText w:val=""/>
      <w:lvlJc w:val="left"/>
    </w:lvl>
    <w:lvl w:ilvl="8" w:tplc="74267762">
      <w:numFmt w:val="decimal"/>
      <w:lvlText w:val=""/>
      <w:lvlJc w:val="left"/>
    </w:lvl>
  </w:abstractNum>
  <w:abstractNum w:abstractNumId="730">
    <w:nsid w:val="6C8C05E1"/>
    <w:multiLevelType w:val="hybridMultilevel"/>
    <w:tmpl w:val="60424CCE"/>
    <w:lvl w:ilvl="0" w:tplc="ECF87818">
      <w:start w:val="3"/>
      <w:numFmt w:val="decimal"/>
      <w:lvlText w:val="%1."/>
      <w:lvlJc w:val="left"/>
    </w:lvl>
    <w:lvl w:ilvl="1" w:tplc="BCEE7C96">
      <w:numFmt w:val="decimal"/>
      <w:lvlText w:val=""/>
      <w:lvlJc w:val="left"/>
    </w:lvl>
    <w:lvl w:ilvl="2" w:tplc="EDDCBAD2">
      <w:numFmt w:val="decimal"/>
      <w:lvlText w:val=""/>
      <w:lvlJc w:val="left"/>
    </w:lvl>
    <w:lvl w:ilvl="3" w:tplc="AA5C4042">
      <w:numFmt w:val="decimal"/>
      <w:lvlText w:val=""/>
      <w:lvlJc w:val="left"/>
    </w:lvl>
    <w:lvl w:ilvl="4" w:tplc="75CEBDAE">
      <w:numFmt w:val="decimal"/>
      <w:lvlText w:val=""/>
      <w:lvlJc w:val="left"/>
    </w:lvl>
    <w:lvl w:ilvl="5" w:tplc="383CA120">
      <w:numFmt w:val="decimal"/>
      <w:lvlText w:val=""/>
      <w:lvlJc w:val="left"/>
    </w:lvl>
    <w:lvl w:ilvl="6" w:tplc="C9B00FD2">
      <w:numFmt w:val="decimal"/>
      <w:lvlText w:val=""/>
      <w:lvlJc w:val="left"/>
    </w:lvl>
    <w:lvl w:ilvl="7" w:tplc="393AD784">
      <w:numFmt w:val="decimal"/>
      <w:lvlText w:val=""/>
      <w:lvlJc w:val="left"/>
    </w:lvl>
    <w:lvl w:ilvl="8" w:tplc="7A2ED7A2">
      <w:numFmt w:val="decimal"/>
      <w:lvlText w:val=""/>
      <w:lvlJc w:val="left"/>
    </w:lvl>
  </w:abstractNum>
  <w:abstractNum w:abstractNumId="731">
    <w:nsid w:val="6CB4EE9C"/>
    <w:multiLevelType w:val="hybridMultilevel"/>
    <w:tmpl w:val="C1009704"/>
    <w:lvl w:ilvl="0" w:tplc="F654C0AA">
      <w:start w:val="2"/>
      <w:numFmt w:val="upperLetter"/>
      <w:lvlText w:val="%1."/>
      <w:lvlJc w:val="left"/>
    </w:lvl>
    <w:lvl w:ilvl="1" w:tplc="C116FABA">
      <w:numFmt w:val="decimal"/>
      <w:lvlText w:val=""/>
      <w:lvlJc w:val="left"/>
    </w:lvl>
    <w:lvl w:ilvl="2" w:tplc="51661ED2">
      <w:numFmt w:val="decimal"/>
      <w:lvlText w:val=""/>
      <w:lvlJc w:val="left"/>
    </w:lvl>
    <w:lvl w:ilvl="3" w:tplc="AD9CCD0C">
      <w:numFmt w:val="decimal"/>
      <w:lvlText w:val=""/>
      <w:lvlJc w:val="left"/>
    </w:lvl>
    <w:lvl w:ilvl="4" w:tplc="BEB6F0D4">
      <w:numFmt w:val="decimal"/>
      <w:lvlText w:val=""/>
      <w:lvlJc w:val="left"/>
    </w:lvl>
    <w:lvl w:ilvl="5" w:tplc="95208940">
      <w:numFmt w:val="decimal"/>
      <w:lvlText w:val=""/>
      <w:lvlJc w:val="left"/>
    </w:lvl>
    <w:lvl w:ilvl="6" w:tplc="C44A0776">
      <w:numFmt w:val="decimal"/>
      <w:lvlText w:val=""/>
      <w:lvlJc w:val="left"/>
    </w:lvl>
    <w:lvl w:ilvl="7" w:tplc="7B8649FC">
      <w:numFmt w:val="decimal"/>
      <w:lvlText w:val=""/>
      <w:lvlJc w:val="left"/>
    </w:lvl>
    <w:lvl w:ilvl="8" w:tplc="C67E4D20">
      <w:numFmt w:val="decimal"/>
      <w:lvlText w:val=""/>
      <w:lvlJc w:val="left"/>
    </w:lvl>
  </w:abstractNum>
  <w:abstractNum w:abstractNumId="732">
    <w:nsid w:val="6D48CF87"/>
    <w:multiLevelType w:val="hybridMultilevel"/>
    <w:tmpl w:val="CAFEEE44"/>
    <w:lvl w:ilvl="0" w:tplc="292C0104">
      <w:start w:val="1"/>
      <w:numFmt w:val="upperLetter"/>
      <w:lvlText w:val="%1."/>
      <w:lvlJc w:val="left"/>
    </w:lvl>
    <w:lvl w:ilvl="1" w:tplc="402E9D66">
      <w:numFmt w:val="decimal"/>
      <w:lvlText w:val=""/>
      <w:lvlJc w:val="left"/>
    </w:lvl>
    <w:lvl w:ilvl="2" w:tplc="FE4426FE">
      <w:numFmt w:val="decimal"/>
      <w:lvlText w:val=""/>
      <w:lvlJc w:val="left"/>
    </w:lvl>
    <w:lvl w:ilvl="3" w:tplc="373A2644">
      <w:numFmt w:val="decimal"/>
      <w:lvlText w:val=""/>
      <w:lvlJc w:val="left"/>
    </w:lvl>
    <w:lvl w:ilvl="4" w:tplc="7B10B4F0">
      <w:numFmt w:val="decimal"/>
      <w:lvlText w:val=""/>
      <w:lvlJc w:val="left"/>
    </w:lvl>
    <w:lvl w:ilvl="5" w:tplc="0C2E894A">
      <w:numFmt w:val="decimal"/>
      <w:lvlText w:val=""/>
      <w:lvlJc w:val="left"/>
    </w:lvl>
    <w:lvl w:ilvl="6" w:tplc="750252F2">
      <w:numFmt w:val="decimal"/>
      <w:lvlText w:val=""/>
      <w:lvlJc w:val="left"/>
    </w:lvl>
    <w:lvl w:ilvl="7" w:tplc="7176302E">
      <w:numFmt w:val="decimal"/>
      <w:lvlText w:val=""/>
      <w:lvlJc w:val="left"/>
    </w:lvl>
    <w:lvl w:ilvl="8" w:tplc="B8BA68BE">
      <w:numFmt w:val="decimal"/>
      <w:lvlText w:val=""/>
      <w:lvlJc w:val="left"/>
    </w:lvl>
  </w:abstractNum>
  <w:abstractNum w:abstractNumId="733">
    <w:nsid w:val="6D651B8D"/>
    <w:multiLevelType w:val="hybridMultilevel"/>
    <w:tmpl w:val="76DA1EC6"/>
    <w:lvl w:ilvl="0" w:tplc="0D8C36B0">
      <w:start w:val="1"/>
      <w:numFmt w:val="bullet"/>
      <w:lvlText w:val="n"/>
      <w:lvlJc w:val="left"/>
    </w:lvl>
    <w:lvl w:ilvl="1" w:tplc="58E6EB5C">
      <w:numFmt w:val="decimal"/>
      <w:lvlText w:val=""/>
      <w:lvlJc w:val="left"/>
    </w:lvl>
    <w:lvl w:ilvl="2" w:tplc="AEFC9706">
      <w:numFmt w:val="decimal"/>
      <w:lvlText w:val=""/>
      <w:lvlJc w:val="left"/>
    </w:lvl>
    <w:lvl w:ilvl="3" w:tplc="5816A572">
      <w:numFmt w:val="decimal"/>
      <w:lvlText w:val=""/>
      <w:lvlJc w:val="left"/>
    </w:lvl>
    <w:lvl w:ilvl="4" w:tplc="85C0800C">
      <w:numFmt w:val="decimal"/>
      <w:lvlText w:val=""/>
      <w:lvlJc w:val="left"/>
    </w:lvl>
    <w:lvl w:ilvl="5" w:tplc="C420B73E">
      <w:numFmt w:val="decimal"/>
      <w:lvlText w:val=""/>
      <w:lvlJc w:val="left"/>
    </w:lvl>
    <w:lvl w:ilvl="6" w:tplc="61F0917A">
      <w:numFmt w:val="decimal"/>
      <w:lvlText w:val=""/>
      <w:lvlJc w:val="left"/>
    </w:lvl>
    <w:lvl w:ilvl="7" w:tplc="9C502A68">
      <w:numFmt w:val="decimal"/>
      <w:lvlText w:val=""/>
      <w:lvlJc w:val="left"/>
    </w:lvl>
    <w:lvl w:ilvl="8" w:tplc="2D8E2A44">
      <w:numFmt w:val="decimal"/>
      <w:lvlText w:val=""/>
      <w:lvlJc w:val="left"/>
    </w:lvl>
  </w:abstractNum>
  <w:abstractNum w:abstractNumId="734">
    <w:nsid w:val="6DAC7768"/>
    <w:multiLevelType w:val="hybridMultilevel"/>
    <w:tmpl w:val="6574770C"/>
    <w:lvl w:ilvl="0" w:tplc="76949D56">
      <w:start w:val="2"/>
      <w:numFmt w:val="upperLetter"/>
      <w:lvlText w:val="%1."/>
      <w:lvlJc w:val="left"/>
    </w:lvl>
    <w:lvl w:ilvl="1" w:tplc="8656F066">
      <w:numFmt w:val="decimal"/>
      <w:lvlText w:val=""/>
      <w:lvlJc w:val="left"/>
    </w:lvl>
    <w:lvl w:ilvl="2" w:tplc="42D8DFE4">
      <w:numFmt w:val="decimal"/>
      <w:lvlText w:val=""/>
      <w:lvlJc w:val="left"/>
    </w:lvl>
    <w:lvl w:ilvl="3" w:tplc="DC3C9498">
      <w:numFmt w:val="decimal"/>
      <w:lvlText w:val=""/>
      <w:lvlJc w:val="left"/>
    </w:lvl>
    <w:lvl w:ilvl="4" w:tplc="3544E628">
      <w:numFmt w:val="decimal"/>
      <w:lvlText w:val=""/>
      <w:lvlJc w:val="left"/>
    </w:lvl>
    <w:lvl w:ilvl="5" w:tplc="1FBE168A">
      <w:numFmt w:val="decimal"/>
      <w:lvlText w:val=""/>
      <w:lvlJc w:val="left"/>
    </w:lvl>
    <w:lvl w:ilvl="6" w:tplc="12B4D8D0">
      <w:numFmt w:val="decimal"/>
      <w:lvlText w:val=""/>
      <w:lvlJc w:val="left"/>
    </w:lvl>
    <w:lvl w:ilvl="7" w:tplc="365CC4D4">
      <w:numFmt w:val="decimal"/>
      <w:lvlText w:val=""/>
      <w:lvlJc w:val="left"/>
    </w:lvl>
    <w:lvl w:ilvl="8" w:tplc="75AEF3F8">
      <w:numFmt w:val="decimal"/>
      <w:lvlText w:val=""/>
      <w:lvlJc w:val="left"/>
    </w:lvl>
  </w:abstractNum>
  <w:abstractNum w:abstractNumId="735">
    <w:nsid w:val="6DEF5211"/>
    <w:multiLevelType w:val="hybridMultilevel"/>
    <w:tmpl w:val="593CB22A"/>
    <w:lvl w:ilvl="0" w:tplc="74543E6A">
      <w:start w:val="1"/>
      <w:numFmt w:val="upperLetter"/>
      <w:lvlText w:val="%1."/>
      <w:lvlJc w:val="left"/>
    </w:lvl>
    <w:lvl w:ilvl="1" w:tplc="C07A82AA">
      <w:numFmt w:val="decimal"/>
      <w:lvlText w:val=""/>
      <w:lvlJc w:val="left"/>
    </w:lvl>
    <w:lvl w:ilvl="2" w:tplc="37923BFE">
      <w:numFmt w:val="decimal"/>
      <w:lvlText w:val=""/>
      <w:lvlJc w:val="left"/>
    </w:lvl>
    <w:lvl w:ilvl="3" w:tplc="07885122">
      <w:numFmt w:val="decimal"/>
      <w:lvlText w:val=""/>
      <w:lvlJc w:val="left"/>
    </w:lvl>
    <w:lvl w:ilvl="4" w:tplc="EB2EF0A6">
      <w:numFmt w:val="decimal"/>
      <w:lvlText w:val=""/>
      <w:lvlJc w:val="left"/>
    </w:lvl>
    <w:lvl w:ilvl="5" w:tplc="A32AFE4C">
      <w:numFmt w:val="decimal"/>
      <w:lvlText w:val=""/>
      <w:lvlJc w:val="left"/>
    </w:lvl>
    <w:lvl w:ilvl="6" w:tplc="433E1238">
      <w:numFmt w:val="decimal"/>
      <w:lvlText w:val=""/>
      <w:lvlJc w:val="left"/>
    </w:lvl>
    <w:lvl w:ilvl="7" w:tplc="36DCDDF2">
      <w:numFmt w:val="decimal"/>
      <w:lvlText w:val=""/>
      <w:lvlJc w:val="left"/>
    </w:lvl>
    <w:lvl w:ilvl="8" w:tplc="42A414E4">
      <w:numFmt w:val="decimal"/>
      <w:lvlText w:val=""/>
      <w:lvlJc w:val="left"/>
    </w:lvl>
  </w:abstractNum>
  <w:abstractNum w:abstractNumId="736">
    <w:nsid w:val="6E022D01"/>
    <w:multiLevelType w:val="hybridMultilevel"/>
    <w:tmpl w:val="825EBC38"/>
    <w:lvl w:ilvl="0" w:tplc="3A649E78">
      <w:start w:val="1"/>
      <w:numFmt w:val="bullet"/>
      <w:lvlText w:val="В"/>
      <w:lvlJc w:val="left"/>
    </w:lvl>
    <w:lvl w:ilvl="1" w:tplc="0C2072A4">
      <w:numFmt w:val="decimal"/>
      <w:lvlText w:val=""/>
      <w:lvlJc w:val="left"/>
    </w:lvl>
    <w:lvl w:ilvl="2" w:tplc="8AAECE5E">
      <w:numFmt w:val="decimal"/>
      <w:lvlText w:val=""/>
      <w:lvlJc w:val="left"/>
    </w:lvl>
    <w:lvl w:ilvl="3" w:tplc="6B2E42E4">
      <w:numFmt w:val="decimal"/>
      <w:lvlText w:val=""/>
      <w:lvlJc w:val="left"/>
    </w:lvl>
    <w:lvl w:ilvl="4" w:tplc="9880E112">
      <w:numFmt w:val="decimal"/>
      <w:lvlText w:val=""/>
      <w:lvlJc w:val="left"/>
    </w:lvl>
    <w:lvl w:ilvl="5" w:tplc="05CEF566">
      <w:numFmt w:val="decimal"/>
      <w:lvlText w:val=""/>
      <w:lvlJc w:val="left"/>
    </w:lvl>
    <w:lvl w:ilvl="6" w:tplc="F260E69A">
      <w:numFmt w:val="decimal"/>
      <w:lvlText w:val=""/>
      <w:lvlJc w:val="left"/>
    </w:lvl>
    <w:lvl w:ilvl="7" w:tplc="277AB78A">
      <w:numFmt w:val="decimal"/>
      <w:lvlText w:val=""/>
      <w:lvlJc w:val="left"/>
    </w:lvl>
    <w:lvl w:ilvl="8" w:tplc="A086DF6C">
      <w:numFmt w:val="decimal"/>
      <w:lvlText w:val=""/>
      <w:lvlJc w:val="left"/>
    </w:lvl>
  </w:abstractNum>
  <w:abstractNum w:abstractNumId="737">
    <w:nsid w:val="6E0367D7"/>
    <w:multiLevelType w:val="hybridMultilevel"/>
    <w:tmpl w:val="F92EFF46"/>
    <w:lvl w:ilvl="0" w:tplc="BBE2545E">
      <w:start w:val="2"/>
      <w:numFmt w:val="decimal"/>
      <w:lvlText w:val="%1."/>
      <w:lvlJc w:val="left"/>
    </w:lvl>
    <w:lvl w:ilvl="1" w:tplc="F2C61682">
      <w:numFmt w:val="decimal"/>
      <w:lvlText w:val=""/>
      <w:lvlJc w:val="left"/>
    </w:lvl>
    <w:lvl w:ilvl="2" w:tplc="F3884B18">
      <w:numFmt w:val="decimal"/>
      <w:lvlText w:val=""/>
      <w:lvlJc w:val="left"/>
    </w:lvl>
    <w:lvl w:ilvl="3" w:tplc="5914BEFC">
      <w:numFmt w:val="decimal"/>
      <w:lvlText w:val=""/>
      <w:lvlJc w:val="left"/>
    </w:lvl>
    <w:lvl w:ilvl="4" w:tplc="6C4C0C96">
      <w:numFmt w:val="decimal"/>
      <w:lvlText w:val=""/>
      <w:lvlJc w:val="left"/>
    </w:lvl>
    <w:lvl w:ilvl="5" w:tplc="1CD21286">
      <w:numFmt w:val="decimal"/>
      <w:lvlText w:val=""/>
      <w:lvlJc w:val="left"/>
    </w:lvl>
    <w:lvl w:ilvl="6" w:tplc="F7E6C286">
      <w:numFmt w:val="decimal"/>
      <w:lvlText w:val=""/>
      <w:lvlJc w:val="left"/>
    </w:lvl>
    <w:lvl w:ilvl="7" w:tplc="10E8D5FA">
      <w:numFmt w:val="decimal"/>
      <w:lvlText w:val=""/>
      <w:lvlJc w:val="left"/>
    </w:lvl>
    <w:lvl w:ilvl="8" w:tplc="947275E6">
      <w:numFmt w:val="decimal"/>
      <w:lvlText w:val=""/>
      <w:lvlJc w:val="left"/>
    </w:lvl>
  </w:abstractNum>
  <w:abstractNum w:abstractNumId="738">
    <w:nsid w:val="6E27B56B"/>
    <w:multiLevelType w:val="hybridMultilevel"/>
    <w:tmpl w:val="FC26DAA0"/>
    <w:lvl w:ilvl="0" w:tplc="C04CAEE6">
      <w:start w:val="1"/>
      <w:numFmt w:val="bullet"/>
      <w:lvlText w:val="В"/>
      <w:lvlJc w:val="left"/>
    </w:lvl>
    <w:lvl w:ilvl="1" w:tplc="55BECCFE">
      <w:numFmt w:val="decimal"/>
      <w:lvlText w:val=""/>
      <w:lvlJc w:val="left"/>
    </w:lvl>
    <w:lvl w:ilvl="2" w:tplc="BB484632">
      <w:numFmt w:val="decimal"/>
      <w:lvlText w:val=""/>
      <w:lvlJc w:val="left"/>
    </w:lvl>
    <w:lvl w:ilvl="3" w:tplc="7EBC8124">
      <w:numFmt w:val="decimal"/>
      <w:lvlText w:val=""/>
      <w:lvlJc w:val="left"/>
    </w:lvl>
    <w:lvl w:ilvl="4" w:tplc="BA3AB640">
      <w:numFmt w:val="decimal"/>
      <w:lvlText w:val=""/>
      <w:lvlJc w:val="left"/>
    </w:lvl>
    <w:lvl w:ilvl="5" w:tplc="62363CB0">
      <w:numFmt w:val="decimal"/>
      <w:lvlText w:val=""/>
      <w:lvlJc w:val="left"/>
    </w:lvl>
    <w:lvl w:ilvl="6" w:tplc="B1549882">
      <w:numFmt w:val="decimal"/>
      <w:lvlText w:val=""/>
      <w:lvlJc w:val="left"/>
    </w:lvl>
    <w:lvl w:ilvl="7" w:tplc="3692EF62">
      <w:numFmt w:val="decimal"/>
      <w:lvlText w:val=""/>
      <w:lvlJc w:val="left"/>
    </w:lvl>
    <w:lvl w:ilvl="8" w:tplc="2CB0DB92">
      <w:numFmt w:val="decimal"/>
      <w:lvlText w:val=""/>
      <w:lvlJc w:val="left"/>
    </w:lvl>
  </w:abstractNum>
  <w:abstractNum w:abstractNumId="739">
    <w:nsid w:val="6E2E2D53"/>
    <w:multiLevelType w:val="hybridMultilevel"/>
    <w:tmpl w:val="0E088E0C"/>
    <w:lvl w:ilvl="0" w:tplc="0646F2E8">
      <w:start w:val="3"/>
      <w:numFmt w:val="upperLetter"/>
      <w:lvlText w:val="%1."/>
      <w:lvlJc w:val="left"/>
    </w:lvl>
    <w:lvl w:ilvl="1" w:tplc="4E6287A0">
      <w:numFmt w:val="decimal"/>
      <w:lvlText w:val=""/>
      <w:lvlJc w:val="left"/>
    </w:lvl>
    <w:lvl w:ilvl="2" w:tplc="968AB58E">
      <w:numFmt w:val="decimal"/>
      <w:lvlText w:val=""/>
      <w:lvlJc w:val="left"/>
    </w:lvl>
    <w:lvl w:ilvl="3" w:tplc="BF9437E4">
      <w:numFmt w:val="decimal"/>
      <w:lvlText w:val=""/>
      <w:lvlJc w:val="left"/>
    </w:lvl>
    <w:lvl w:ilvl="4" w:tplc="93849602">
      <w:numFmt w:val="decimal"/>
      <w:lvlText w:val=""/>
      <w:lvlJc w:val="left"/>
    </w:lvl>
    <w:lvl w:ilvl="5" w:tplc="482AF00A">
      <w:numFmt w:val="decimal"/>
      <w:lvlText w:val=""/>
      <w:lvlJc w:val="left"/>
    </w:lvl>
    <w:lvl w:ilvl="6" w:tplc="5F4C46CC">
      <w:numFmt w:val="decimal"/>
      <w:lvlText w:val=""/>
      <w:lvlJc w:val="left"/>
    </w:lvl>
    <w:lvl w:ilvl="7" w:tplc="60B46D18">
      <w:numFmt w:val="decimal"/>
      <w:lvlText w:val=""/>
      <w:lvlJc w:val="left"/>
    </w:lvl>
    <w:lvl w:ilvl="8" w:tplc="B03690E8">
      <w:numFmt w:val="decimal"/>
      <w:lvlText w:val=""/>
      <w:lvlJc w:val="left"/>
    </w:lvl>
  </w:abstractNum>
  <w:abstractNum w:abstractNumId="740">
    <w:nsid w:val="6E3DEE90"/>
    <w:multiLevelType w:val="hybridMultilevel"/>
    <w:tmpl w:val="A1360632"/>
    <w:lvl w:ilvl="0" w:tplc="257A3A1A">
      <w:start w:val="3"/>
      <w:numFmt w:val="upperLetter"/>
      <w:lvlText w:val="%1."/>
      <w:lvlJc w:val="left"/>
    </w:lvl>
    <w:lvl w:ilvl="1" w:tplc="893A1D68">
      <w:numFmt w:val="decimal"/>
      <w:lvlText w:val=""/>
      <w:lvlJc w:val="left"/>
    </w:lvl>
    <w:lvl w:ilvl="2" w:tplc="98D0E708">
      <w:numFmt w:val="decimal"/>
      <w:lvlText w:val=""/>
      <w:lvlJc w:val="left"/>
    </w:lvl>
    <w:lvl w:ilvl="3" w:tplc="C4A2EE24">
      <w:numFmt w:val="decimal"/>
      <w:lvlText w:val=""/>
      <w:lvlJc w:val="left"/>
    </w:lvl>
    <w:lvl w:ilvl="4" w:tplc="6A64E346">
      <w:numFmt w:val="decimal"/>
      <w:lvlText w:val=""/>
      <w:lvlJc w:val="left"/>
    </w:lvl>
    <w:lvl w:ilvl="5" w:tplc="7AA0E196">
      <w:numFmt w:val="decimal"/>
      <w:lvlText w:val=""/>
      <w:lvlJc w:val="left"/>
    </w:lvl>
    <w:lvl w:ilvl="6" w:tplc="EF2E49C8">
      <w:numFmt w:val="decimal"/>
      <w:lvlText w:val=""/>
      <w:lvlJc w:val="left"/>
    </w:lvl>
    <w:lvl w:ilvl="7" w:tplc="07024D00">
      <w:numFmt w:val="decimal"/>
      <w:lvlText w:val=""/>
      <w:lvlJc w:val="left"/>
    </w:lvl>
    <w:lvl w:ilvl="8" w:tplc="7AB62596">
      <w:numFmt w:val="decimal"/>
      <w:lvlText w:val=""/>
      <w:lvlJc w:val="left"/>
    </w:lvl>
  </w:abstractNum>
  <w:abstractNum w:abstractNumId="741">
    <w:nsid w:val="6E4E1C1B"/>
    <w:multiLevelType w:val="hybridMultilevel"/>
    <w:tmpl w:val="7F30CA82"/>
    <w:lvl w:ilvl="0" w:tplc="7348080C">
      <w:start w:val="1"/>
      <w:numFmt w:val="upperLetter"/>
      <w:lvlText w:val="%1."/>
      <w:lvlJc w:val="left"/>
    </w:lvl>
    <w:lvl w:ilvl="1" w:tplc="0F5A5DB4">
      <w:start w:val="1"/>
      <w:numFmt w:val="bullet"/>
      <w:lvlText w:val="−"/>
      <w:lvlJc w:val="left"/>
    </w:lvl>
    <w:lvl w:ilvl="2" w:tplc="41C6D4B4">
      <w:numFmt w:val="decimal"/>
      <w:lvlText w:val=""/>
      <w:lvlJc w:val="left"/>
    </w:lvl>
    <w:lvl w:ilvl="3" w:tplc="9B047658">
      <w:numFmt w:val="decimal"/>
      <w:lvlText w:val=""/>
      <w:lvlJc w:val="left"/>
    </w:lvl>
    <w:lvl w:ilvl="4" w:tplc="7B9CA40E">
      <w:numFmt w:val="decimal"/>
      <w:lvlText w:val=""/>
      <w:lvlJc w:val="left"/>
    </w:lvl>
    <w:lvl w:ilvl="5" w:tplc="4DEA686C">
      <w:numFmt w:val="decimal"/>
      <w:lvlText w:val=""/>
      <w:lvlJc w:val="left"/>
    </w:lvl>
    <w:lvl w:ilvl="6" w:tplc="5DF86358">
      <w:numFmt w:val="decimal"/>
      <w:lvlText w:val=""/>
      <w:lvlJc w:val="left"/>
    </w:lvl>
    <w:lvl w:ilvl="7" w:tplc="823006C8">
      <w:numFmt w:val="decimal"/>
      <w:lvlText w:val=""/>
      <w:lvlJc w:val="left"/>
    </w:lvl>
    <w:lvl w:ilvl="8" w:tplc="7A08ED54">
      <w:numFmt w:val="decimal"/>
      <w:lvlText w:val=""/>
      <w:lvlJc w:val="left"/>
    </w:lvl>
  </w:abstractNum>
  <w:abstractNum w:abstractNumId="742">
    <w:nsid w:val="6E5AD2BE"/>
    <w:multiLevelType w:val="hybridMultilevel"/>
    <w:tmpl w:val="BD2E3EE0"/>
    <w:lvl w:ilvl="0" w:tplc="A52AB668">
      <w:start w:val="5"/>
      <w:numFmt w:val="decimal"/>
      <w:lvlText w:val="%1."/>
      <w:lvlJc w:val="left"/>
    </w:lvl>
    <w:lvl w:ilvl="1" w:tplc="243C81E4">
      <w:numFmt w:val="decimal"/>
      <w:lvlText w:val=""/>
      <w:lvlJc w:val="left"/>
    </w:lvl>
    <w:lvl w:ilvl="2" w:tplc="7F148EC2">
      <w:numFmt w:val="decimal"/>
      <w:lvlText w:val=""/>
      <w:lvlJc w:val="left"/>
    </w:lvl>
    <w:lvl w:ilvl="3" w:tplc="303A925E">
      <w:numFmt w:val="decimal"/>
      <w:lvlText w:val=""/>
      <w:lvlJc w:val="left"/>
    </w:lvl>
    <w:lvl w:ilvl="4" w:tplc="C1F69F92">
      <w:numFmt w:val="decimal"/>
      <w:lvlText w:val=""/>
      <w:lvlJc w:val="left"/>
    </w:lvl>
    <w:lvl w:ilvl="5" w:tplc="2BEE942A">
      <w:numFmt w:val="decimal"/>
      <w:lvlText w:val=""/>
      <w:lvlJc w:val="left"/>
    </w:lvl>
    <w:lvl w:ilvl="6" w:tplc="7B665A14">
      <w:numFmt w:val="decimal"/>
      <w:lvlText w:val=""/>
      <w:lvlJc w:val="left"/>
    </w:lvl>
    <w:lvl w:ilvl="7" w:tplc="1A6607BA">
      <w:numFmt w:val="decimal"/>
      <w:lvlText w:val=""/>
      <w:lvlJc w:val="left"/>
    </w:lvl>
    <w:lvl w:ilvl="8" w:tplc="BFA25DD4">
      <w:numFmt w:val="decimal"/>
      <w:lvlText w:val=""/>
      <w:lvlJc w:val="left"/>
    </w:lvl>
  </w:abstractNum>
  <w:abstractNum w:abstractNumId="743">
    <w:nsid w:val="6E7417AC"/>
    <w:multiLevelType w:val="hybridMultilevel"/>
    <w:tmpl w:val="4D761BC0"/>
    <w:lvl w:ilvl="0" w:tplc="11F8CDCA">
      <w:start w:val="4"/>
      <w:numFmt w:val="decimal"/>
      <w:lvlText w:val="%1."/>
      <w:lvlJc w:val="left"/>
    </w:lvl>
    <w:lvl w:ilvl="1" w:tplc="44FCFC18">
      <w:numFmt w:val="decimal"/>
      <w:lvlText w:val=""/>
      <w:lvlJc w:val="left"/>
    </w:lvl>
    <w:lvl w:ilvl="2" w:tplc="D30E77C4">
      <w:numFmt w:val="decimal"/>
      <w:lvlText w:val=""/>
      <w:lvlJc w:val="left"/>
    </w:lvl>
    <w:lvl w:ilvl="3" w:tplc="0A4451BC">
      <w:numFmt w:val="decimal"/>
      <w:lvlText w:val=""/>
      <w:lvlJc w:val="left"/>
    </w:lvl>
    <w:lvl w:ilvl="4" w:tplc="F0FEE4E6">
      <w:numFmt w:val="decimal"/>
      <w:lvlText w:val=""/>
      <w:lvlJc w:val="left"/>
    </w:lvl>
    <w:lvl w:ilvl="5" w:tplc="05BC58B2">
      <w:numFmt w:val="decimal"/>
      <w:lvlText w:val=""/>
      <w:lvlJc w:val="left"/>
    </w:lvl>
    <w:lvl w:ilvl="6" w:tplc="2EF24860">
      <w:numFmt w:val="decimal"/>
      <w:lvlText w:val=""/>
      <w:lvlJc w:val="left"/>
    </w:lvl>
    <w:lvl w:ilvl="7" w:tplc="F5266850">
      <w:numFmt w:val="decimal"/>
      <w:lvlText w:val=""/>
      <w:lvlJc w:val="left"/>
    </w:lvl>
    <w:lvl w:ilvl="8" w:tplc="255CAAA4">
      <w:numFmt w:val="decimal"/>
      <w:lvlText w:val=""/>
      <w:lvlJc w:val="left"/>
    </w:lvl>
  </w:abstractNum>
  <w:abstractNum w:abstractNumId="744">
    <w:nsid w:val="6E9DEAD0"/>
    <w:multiLevelType w:val="hybridMultilevel"/>
    <w:tmpl w:val="02246E5E"/>
    <w:lvl w:ilvl="0" w:tplc="944EE9F4">
      <w:start w:val="2"/>
      <w:numFmt w:val="upperLetter"/>
      <w:lvlText w:val="%1."/>
      <w:lvlJc w:val="left"/>
    </w:lvl>
    <w:lvl w:ilvl="1" w:tplc="BA9A1558">
      <w:numFmt w:val="decimal"/>
      <w:lvlText w:val=""/>
      <w:lvlJc w:val="left"/>
    </w:lvl>
    <w:lvl w:ilvl="2" w:tplc="53F40F02">
      <w:numFmt w:val="decimal"/>
      <w:lvlText w:val=""/>
      <w:lvlJc w:val="left"/>
    </w:lvl>
    <w:lvl w:ilvl="3" w:tplc="4036AC84">
      <w:numFmt w:val="decimal"/>
      <w:lvlText w:val=""/>
      <w:lvlJc w:val="left"/>
    </w:lvl>
    <w:lvl w:ilvl="4" w:tplc="CDF25ABE">
      <w:numFmt w:val="decimal"/>
      <w:lvlText w:val=""/>
      <w:lvlJc w:val="left"/>
    </w:lvl>
    <w:lvl w:ilvl="5" w:tplc="9446AB1C">
      <w:numFmt w:val="decimal"/>
      <w:lvlText w:val=""/>
      <w:lvlJc w:val="left"/>
    </w:lvl>
    <w:lvl w:ilvl="6" w:tplc="E61A1970">
      <w:numFmt w:val="decimal"/>
      <w:lvlText w:val=""/>
      <w:lvlJc w:val="left"/>
    </w:lvl>
    <w:lvl w:ilvl="7" w:tplc="4106EA6C">
      <w:numFmt w:val="decimal"/>
      <w:lvlText w:val=""/>
      <w:lvlJc w:val="left"/>
    </w:lvl>
    <w:lvl w:ilvl="8" w:tplc="C6CE4296">
      <w:numFmt w:val="decimal"/>
      <w:lvlText w:val=""/>
      <w:lvlJc w:val="left"/>
    </w:lvl>
  </w:abstractNum>
  <w:abstractNum w:abstractNumId="745">
    <w:nsid w:val="6EB42955"/>
    <w:multiLevelType w:val="hybridMultilevel"/>
    <w:tmpl w:val="7D30365E"/>
    <w:lvl w:ilvl="0" w:tplc="3464557E">
      <w:start w:val="1"/>
      <w:numFmt w:val="upperLetter"/>
      <w:lvlText w:val="%1."/>
      <w:lvlJc w:val="left"/>
    </w:lvl>
    <w:lvl w:ilvl="1" w:tplc="28B87B52">
      <w:numFmt w:val="decimal"/>
      <w:lvlText w:val=""/>
      <w:lvlJc w:val="left"/>
    </w:lvl>
    <w:lvl w:ilvl="2" w:tplc="584255DE">
      <w:numFmt w:val="decimal"/>
      <w:lvlText w:val=""/>
      <w:lvlJc w:val="left"/>
    </w:lvl>
    <w:lvl w:ilvl="3" w:tplc="874CEB6C">
      <w:numFmt w:val="decimal"/>
      <w:lvlText w:val=""/>
      <w:lvlJc w:val="left"/>
    </w:lvl>
    <w:lvl w:ilvl="4" w:tplc="46B05FDC">
      <w:numFmt w:val="decimal"/>
      <w:lvlText w:val=""/>
      <w:lvlJc w:val="left"/>
    </w:lvl>
    <w:lvl w:ilvl="5" w:tplc="D2DA8992">
      <w:numFmt w:val="decimal"/>
      <w:lvlText w:val=""/>
      <w:lvlJc w:val="left"/>
    </w:lvl>
    <w:lvl w:ilvl="6" w:tplc="06E61A38">
      <w:numFmt w:val="decimal"/>
      <w:lvlText w:val=""/>
      <w:lvlJc w:val="left"/>
    </w:lvl>
    <w:lvl w:ilvl="7" w:tplc="1C684350">
      <w:numFmt w:val="decimal"/>
      <w:lvlText w:val=""/>
      <w:lvlJc w:val="left"/>
    </w:lvl>
    <w:lvl w:ilvl="8" w:tplc="CA081338">
      <w:numFmt w:val="decimal"/>
      <w:lvlText w:val=""/>
      <w:lvlJc w:val="left"/>
    </w:lvl>
  </w:abstractNum>
  <w:abstractNum w:abstractNumId="746">
    <w:nsid w:val="6F0463F1"/>
    <w:multiLevelType w:val="hybridMultilevel"/>
    <w:tmpl w:val="CBDE882C"/>
    <w:lvl w:ilvl="0" w:tplc="6972C068">
      <w:start w:val="2"/>
      <w:numFmt w:val="upperLetter"/>
      <w:lvlText w:val="%1."/>
      <w:lvlJc w:val="left"/>
    </w:lvl>
    <w:lvl w:ilvl="1" w:tplc="F52AD614">
      <w:numFmt w:val="decimal"/>
      <w:lvlText w:val=""/>
      <w:lvlJc w:val="left"/>
    </w:lvl>
    <w:lvl w:ilvl="2" w:tplc="50B45C1A">
      <w:numFmt w:val="decimal"/>
      <w:lvlText w:val=""/>
      <w:lvlJc w:val="left"/>
    </w:lvl>
    <w:lvl w:ilvl="3" w:tplc="D486B176">
      <w:numFmt w:val="decimal"/>
      <w:lvlText w:val=""/>
      <w:lvlJc w:val="left"/>
    </w:lvl>
    <w:lvl w:ilvl="4" w:tplc="6E46F320">
      <w:numFmt w:val="decimal"/>
      <w:lvlText w:val=""/>
      <w:lvlJc w:val="left"/>
    </w:lvl>
    <w:lvl w:ilvl="5" w:tplc="B22A6DB8">
      <w:numFmt w:val="decimal"/>
      <w:lvlText w:val=""/>
      <w:lvlJc w:val="left"/>
    </w:lvl>
    <w:lvl w:ilvl="6" w:tplc="BEFC45E4">
      <w:numFmt w:val="decimal"/>
      <w:lvlText w:val=""/>
      <w:lvlJc w:val="left"/>
    </w:lvl>
    <w:lvl w:ilvl="7" w:tplc="ADB81C3A">
      <w:numFmt w:val="decimal"/>
      <w:lvlText w:val=""/>
      <w:lvlJc w:val="left"/>
    </w:lvl>
    <w:lvl w:ilvl="8" w:tplc="222081E8">
      <w:numFmt w:val="decimal"/>
      <w:lvlText w:val=""/>
      <w:lvlJc w:val="left"/>
    </w:lvl>
  </w:abstractNum>
  <w:abstractNum w:abstractNumId="747">
    <w:nsid w:val="6F3E5490"/>
    <w:multiLevelType w:val="hybridMultilevel"/>
    <w:tmpl w:val="7190070A"/>
    <w:lvl w:ilvl="0" w:tplc="66C40080">
      <w:start w:val="2"/>
      <w:numFmt w:val="decimal"/>
      <w:lvlText w:val="%1."/>
      <w:lvlJc w:val="left"/>
    </w:lvl>
    <w:lvl w:ilvl="1" w:tplc="9440DF6E">
      <w:numFmt w:val="decimal"/>
      <w:lvlText w:val=""/>
      <w:lvlJc w:val="left"/>
    </w:lvl>
    <w:lvl w:ilvl="2" w:tplc="029EE68A">
      <w:numFmt w:val="decimal"/>
      <w:lvlText w:val=""/>
      <w:lvlJc w:val="left"/>
    </w:lvl>
    <w:lvl w:ilvl="3" w:tplc="F998E470">
      <w:numFmt w:val="decimal"/>
      <w:lvlText w:val=""/>
      <w:lvlJc w:val="left"/>
    </w:lvl>
    <w:lvl w:ilvl="4" w:tplc="3BF69FE6">
      <w:numFmt w:val="decimal"/>
      <w:lvlText w:val=""/>
      <w:lvlJc w:val="left"/>
    </w:lvl>
    <w:lvl w:ilvl="5" w:tplc="B2061836">
      <w:numFmt w:val="decimal"/>
      <w:lvlText w:val=""/>
      <w:lvlJc w:val="left"/>
    </w:lvl>
    <w:lvl w:ilvl="6" w:tplc="3EA46830">
      <w:numFmt w:val="decimal"/>
      <w:lvlText w:val=""/>
      <w:lvlJc w:val="left"/>
    </w:lvl>
    <w:lvl w:ilvl="7" w:tplc="5C64BD9E">
      <w:numFmt w:val="decimal"/>
      <w:lvlText w:val=""/>
      <w:lvlJc w:val="left"/>
    </w:lvl>
    <w:lvl w:ilvl="8" w:tplc="CD7C8F26">
      <w:numFmt w:val="decimal"/>
      <w:lvlText w:val=""/>
      <w:lvlJc w:val="left"/>
    </w:lvl>
  </w:abstractNum>
  <w:abstractNum w:abstractNumId="748">
    <w:nsid w:val="6F49CD8A"/>
    <w:multiLevelType w:val="hybridMultilevel"/>
    <w:tmpl w:val="638431E8"/>
    <w:lvl w:ilvl="0" w:tplc="EB7445CA">
      <w:start w:val="1"/>
      <w:numFmt w:val="decimal"/>
      <w:lvlText w:val="%1."/>
      <w:lvlJc w:val="left"/>
    </w:lvl>
    <w:lvl w:ilvl="1" w:tplc="B6B6FA96">
      <w:numFmt w:val="decimal"/>
      <w:lvlText w:val=""/>
      <w:lvlJc w:val="left"/>
    </w:lvl>
    <w:lvl w:ilvl="2" w:tplc="0444FAE8">
      <w:numFmt w:val="decimal"/>
      <w:lvlText w:val=""/>
      <w:lvlJc w:val="left"/>
    </w:lvl>
    <w:lvl w:ilvl="3" w:tplc="580E88DC">
      <w:numFmt w:val="decimal"/>
      <w:lvlText w:val=""/>
      <w:lvlJc w:val="left"/>
    </w:lvl>
    <w:lvl w:ilvl="4" w:tplc="E33AA3F0">
      <w:numFmt w:val="decimal"/>
      <w:lvlText w:val=""/>
      <w:lvlJc w:val="left"/>
    </w:lvl>
    <w:lvl w:ilvl="5" w:tplc="BB2E5814">
      <w:numFmt w:val="decimal"/>
      <w:lvlText w:val=""/>
      <w:lvlJc w:val="left"/>
    </w:lvl>
    <w:lvl w:ilvl="6" w:tplc="9392C488">
      <w:numFmt w:val="decimal"/>
      <w:lvlText w:val=""/>
      <w:lvlJc w:val="left"/>
    </w:lvl>
    <w:lvl w:ilvl="7" w:tplc="2FE6E7E8">
      <w:numFmt w:val="decimal"/>
      <w:lvlText w:val=""/>
      <w:lvlJc w:val="left"/>
    </w:lvl>
    <w:lvl w:ilvl="8" w:tplc="40AE9F10">
      <w:numFmt w:val="decimal"/>
      <w:lvlText w:val=""/>
      <w:lvlJc w:val="left"/>
    </w:lvl>
  </w:abstractNum>
  <w:abstractNum w:abstractNumId="749">
    <w:nsid w:val="6F5DE2EF"/>
    <w:multiLevelType w:val="hybridMultilevel"/>
    <w:tmpl w:val="21004D42"/>
    <w:lvl w:ilvl="0" w:tplc="72E4F70C">
      <w:start w:val="1"/>
      <w:numFmt w:val="upperLetter"/>
      <w:lvlText w:val="%1."/>
      <w:lvlJc w:val="left"/>
    </w:lvl>
    <w:lvl w:ilvl="1" w:tplc="28000C66">
      <w:numFmt w:val="decimal"/>
      <w:lvlText w:val=""/>
      <w:lvlJc w:val="left"/>
    </w:lvl>
    <w:lvl w:ilvl="2" w:tplc="0792D6F6">
      <w:numFmt w:val="decimal"/>
      <w:lvlText w:val=""/>
      <w:lvlJc w:val="left"/>
    </w:lvl>
    <w:lvl w:ilvl="3" w:tplc="58F64D7C">
      <w:numFmt w:val="decimal"/>
      <w:lvlText w:val=""/>
      <w:lvlJc w:val="left"/>
    </w:lvl>
    <w:lvl w:ilvl="4" w:tplc="EF900EA0">
      <w:numFmt w:val="decimal"/>
      <w:lvlText w:val=""/>
      <w:lvlJc w:val="left"/>
    </w:lvl>
    <w:lvl w:ilvl="5" w:tplc="864A4988">
      <w:numFmt w:val="decimal"/>
      <w:lvlText w:val=""/>
      <w:lvlJc w:val="left"/>
    </w:lvl>
    <w:lvl w:ilvl="6" w:tplc="3DD22A5C">
      <w:numFmt w:val="decimal"/>
      <w:lvlText w:val=""/>
      <w:lvlJc w:val="left"/>
    </w:lvl>
    <w:lvl w:ilvl="7" w:tplc="6FBCE592">
      <w:numFmt w:val="decimal"/>
      <w:lvlText w:val=""/>
      <w:lvlJc w:val="left"/>
    </w:lvl>
    <w:lvl w:ilvl="8" w:tplc="BC801AB6">
      <w:numFmt w:val="decimal"/>
      <w:lvlText w:val=""/>
      <w:lvlJc w:val="left"/>
    </w:lvl>
  </w:abstractNum>
  <w:abstractNum w:abstractNumId="750">
    <w:nsid w:val="6F9EA0D1"/>
    <w:multiLevelType w:val="hybridMultilevel"/>
    <w:tmpl w:val="44B442FC"/>
    <w:lvl w:ilvl="0" w:tplc="2A5C9168">
      <w:start w:val="1"/>
      <w:numFmt w:val="upperLetter"/>
      <w:lvlText w:val="%1."/>
      <w:lvlJc w:val="left"/>
    </w:lvl>
    <w:lvl w:ilvl="1" w:tplc="B5EA633A">
      <w:start w:val="1"/>
      <w:numFmt w:val="bullet"/>
      <w:lvlText w:val="−"/>
      <w:lvlJc w:val="left"/>
    </w:lvl>
    <w:lvl w:ilvl="2" w:tplc="2806D788">
      <w:numFmt w:val="decimal"/>
      <w:lvlText w:val=""/>
      <w:lvlJc w:val="left"/>
    </w:lvl>
    <w:lvl w:ilvl="3" w:tplc="127ED59A">
      <w:numFmt w:val="decimal"/>
      <w:lvlText w:val=""/>
      <w:lvlJc w:val="left"/>
    </w:lvl>
    <w:lvl w:ilvl="4" w:tplc="0A9E90D8">
      <w:numFmt w:val="decimal"/>
      <w:lvlText w:val=""/>
      <w:lvlJc w:val="left"/>
    </w:lvl>
    <w:lvl w:ilvl="5" w:tplc="4EA0D938">
      <w:numFmt w:val="decimal"/>
      <w:lvlText w:val=""/>
      <w:lvlJc w:val="left"/>
    </w:lvl>
    <w:lvl w:ilvl="6" w:tplc="BAF61216">
      <w:numFmt w:val="decimal"/>
      <w:lvlText w:val=""/>
      <w:lvlJc w:val="left"/>
    </w:lvl>
    <w:lvl w:ilvl="7" w:tplc="11C04D1E">
      <w:numFmt w:val="decimal"/>
      <w:lvlText w:val=""/>
      <w:lvlJc w:val="left"/>
    </w:lvl>
    <w:lvl w:ilvl="8" w:tplc="C51EA79E">
      <w:numFmt w:val="decimal"/>
      <w:lvlText w:val=""/>
      <w:lvlJc w:val="left"/>
    </w:lvl>
  </w:abstractNum>
  <w:abstractNum w:abstractNumId="751">
    <w:nsid w:val="6FC1A0D4"/>
    <w:multiLevelType w:val="hybridMultilevel"/>
    <w:tmpl w:val="61F801FE"/>
    <w:lvl w:ilvl="0" w:tplc="AF4A43F6">
      <w:start w:val="3"/>
      <w:numFmt w:val="upperLetter"/>
      <w:lvlText w:val="%1."/>
      <w:lvlJc w:val="left"/>
    </w:lvl>
    <w:lvl w:ilvl="1" w:tplc="982ECB0A">
      <w:numFmt w:val="decimal"/>
      <w:lvlText w:val=""/>
      <w:lvlJc w:val="left"/>
    </w:lvl>
    <w:lvl w:ilvl="2" w:tplc="C9DC7E46">
      <w:numFmt w:val="decimal"/>
      <w:lvlText w:val=""/>
      <w:lvlJc w:val="left"/>
    </w:lvl>
    <w:lvl w:ilvl="3" w:tplc="D7821FB6">
      <w:numFmt w:val="decimal"/>
      <w:lvlText w:val=""/>
      <w:lvlJc w:val="left"/>
    </w:lvl>
    <w:lvl w:ilvl="4" w:tplc="D194D936">
      <w:numFmt w:val="decimal"/>
      <w:lvlText w:val=""/>
      <w:lvlJc w:val="left"/>
    </w:lvl>
    <w:lvl w:ilvl="5" w:tplc="92786DD8">
      <w:numFmt w:val="decimal"/>
      <w:lvlText w:val=""/>
      <w:lvlJc w:val="left"/>
    </w:lvl>
    <w:lvl w:ilvl="6" w:tplc="5B728DAC">
      <w:numFmt w:val="decimal"/>
      <w:lvlText w:val=""/>
      <w:lvlJc w:val="left"/>
    </w:lvl>
    <w:lvl w:ilvl="7" w:tplc="98BC1276">
      <w:numFmt w:val="decimal"/>
      <w:lvlText w:val=""/>
      <w:lvlJc w:val="left"/>
    </w:lvl>
    <w:lvl w:ilvl="8" w:tplc="B656B6CA">
      <w:numFmt w:val="decimal"/>
      <w:lvlText w:val=""/>
      <w:lvlJc w:val="left"/>
    </w:lvl>
  </w:abstractNum>
  <w:abstractNum w:abstractNumId="752">
    <w:nsid w:val="6FCC0624"/>
    <w:multiLevelType w:val="hybridMultilevel"/>
    <w:tmpl w:val="BF243F12"/>
    <w:lvl w:ilvl="0" w:tplc="EB64E08E">
      <w:start w:val="1"/>
      <w:numFmt w:val="upperLetter"/>
      <w:lvlText w:val="%1."/>
      <w:lvlJc w:val="left"/>
    </w:lvl>
    <w:lvl w:ilvl="1" w:tplc="3E92C792">
      <w:start w:val="1"/>
      <w:numFmt w:val="bullet"/>
      <w:lvlText w:val="−"/>
      <w:lvlJc w:val="left"/>
    </w:lvl>
    <w:lvl w:ilvl="2" w:tplc="B5D063DE">
      <w:numFmt w:val="decimal"/>
      <w:lvlText w:val=""/>
      <w:lvlJc w:val="left"/>
    </w:lvl>
    <w:lvl w:ilvl="3" w:tplc="DA2C41D2">
      <w:numFmt w:val="decimal"/>
      <w:lvlText w:val=""/>
      <w:lvlJc w:val="left"/>
    </w:lvl>
    <w:lvl w:ilvl="4" w:tplc="8D08F74C">
      <w:numFmt w:val="decimal"/>
      <w:lvlText w:val=""/>
      <w:lvlJc w:val="left"/>
    </w:lvl>
    <w:lvl w:ilvl="5" w:tplc="E50C9730">
      <w:numFmt w:val="decimal"/>
      <w:lvlText w:val=""/>
      <w:lvlJc w:val="left"/>
    </w:lvl>
    <w:lvl w:ilvl="6" w:tplc="AA948158">
      <w:numFmt w:val="decimal"/>
      <w:lvlText w:val=""/>
      <w:lvlJc w:val="left"/>
    </w:lvl>
    <w:lvl w:ilvl="7" w:tplc="A112C13E">
      <w:numFmt w:val="decimal"/>
      <w:lvlText w:val=""/>
      <w:lvlJc w:val="left"/>
    </w:lvl>
    <w:lvl w:ilvl="8" w:tplc="E0DE221A">
      <w:numFmt w:val="decimal"/>
      <w:lvlText w:val=""/>
      <w:lvlJc w:val="left"/>
    </w:lvl>
  </w:abstractNum>
  <w:abstractNum w:abstractNumId="753">
    <w:nsid w:val="7013CDB7"/>
    <w:multiLevelType w:val="hybridMultilevel"/>
    <w:tmpl w:val="DE3409E8"/>
    <w:lvl w:ilvl="0" w:tplc="66D80DE0">
      <w:start w:val="1"/>
      <w:numFmt w:val="upperLetter"/>
      <w:lvlText w:val="%1."/>
      <w:lvlJc w:val="left"/>
    </w:lvl>
    <w:lvl w:ilvl="1" w:tplc="8F8ED87A">
      <w:numFmt w:val="decimal"/>
      <w:lvlText w:val=""/>
      <w:lvlJc w:val="left"/>
    </w:lvl>
    <w:lvl w:ilvl="2" w:tplc="382C58CA">
      <w:numFmt w:val="decimal"/>
      <w:lvlText w:val=""/>
      <w:lvlJc w:val="left"/>
    </w:lvl>
    <w:lvl w:ilvl="3" w:tplc="BFE2D212">
      <w:numFmt w:val="decimal"/>
      <w:lvlText w:val=""/>
      <w:lvlJc w:val="left"/>
    </w:lvl>
    <w:lvl w:ilvl="4" w:tplc="B3F09FE4">
      <w:numFmt w:val="decimal"/>
      <w:lvlText w:val=""/>
      <w:lvlJc w:val="left"/>
    </w:lvl>
    <w:lvl w:ilvl="5" w:tplc="8B188058">
      <w:numFmt w:val="decimal"/>
      <w:lvlText w:val=""/>
      <w:lvlJc w:val="left"/>
    </w:lvl>
    <w:lvl w:ilvl="6" w:tplc="25FC8A5A">
      <w:numFmt w:val="decimal"/>
      <w:lvlText w:val=""/>
      <w:lvlJc w:val="left"/>
    </w:lvl>
    <w:lvl w:ilvl="7" w:tplc="40BAA9BE">
      <w:numFmt w:val="decimal"/>
      <w:lvlText w:val=""/>
      <w:lvlJc w:val="left"/>
    </w:lvl>
    <w:lvl w:ilvl="8" w:tplc="4B765852">
      <w:numFmt w:val="decimal"/>
      <w:lvlText w:val=""/>
      <w:lvlJc w:val="left"/>
    </w:lvl>
  </w:abstractNum>
  <w:abstractNum w:abstractNumId="754">
    <w:nsid w:val="701E8A0D"/>
    <w:multiLevelType w:val="hybridMultilevel"/>
    <w:tmpl w:val="C896DBB2"/>
    <w:lvl w:ilvl="0" w:tplc="C4C40814">
      <w:start w:val="3"/>
      <w:numFmt w:val="upperLetter"/>
      <w:lvlText w:val="%1."/>
      <w:lvlJc w:val="left"/>
    </w:lvl>
    <w:lvl w:ilvl="1" w:tplc="5EBA9D1C">
      <w:numFmt w:val="decimal"/>
      <w:lvlText w:val=""/>
      <w:lvlJc w:val="left"/>
    </w:lvl>
    <w:lvl w:ilvl="2" w:tplc="B3F2BA80">
      <w:numFmt w:val="decimal"/>
      <w:lvlText w:val=""/>
      <w:lvlJc w:val="left"/>
    </w:lvl>
    <w:lvl w:ilvl="3" w:tplc="6D8E6842">
      <w:numFmt w:val="decimal"/>
      <w:lvlText w:val=""/>
      <w:lvlJc w:val="left"/>
    </w:lvl>
    <w:lvl w:ilvl="4" w:tplc="4D56523E">
      <w:numFmt w:val="decimal"/>
      <w:lvlText w:val=""/>
      <w:lvlJc w:val="left"/>
    </w:lvl>
    <w:lvl w:ilvl="5" w:tplc="664CD3CA">
      <w:numFmt w:val="decimal"/>
      <w:lvlText w:val=""/>
      <w:lvlJc w:val="left"/>
    </w:lvl>
    <w:lvl w:ilvl="6" w:tplc="83FA7244">
      <w:numFmt w:val="decimal"/>
      <w:lvlText w:val=""/>
      <w:lvlJc w:val="left"/>
    </w:lvl>
    <w:lvl w:ilvl="7" w:tplc="0A5258B8">
      <w:numFmt w:val="decimal"/>
      <w:lvlText w:val=""/>
      <w:lvlJc w:val="left"/>
    </w:lvl>
    <w:lvl w:ilvl="8" w:tplc="1F123BC6">
      <w:numFmt w:val="decimal"/>
      <w:lvlText w:val=""/>
      <w:lvlJc w:val="left"/>
    </w:lvl>
  </w:abstractNum>
  <w:abstractNum w:abstractNumId="755">
    <w:nsid w:val="70837C02"/>
    <w:multiLevelType w:val="hybridMultilevel"/>
    <w:tmpl w:val="7EC0F082"/>
    <w:lvl w:ilvl="0" w:tplc="336ABC2A">
      <w:start w:val="1"/>
      <w:numFmt w:val="upperLetter"/>
      <w:lvlText w:val="%1."/>
      <w:lvlJc w:val="left"/>
    </w:lvl>
    <w:lvl w:ilvl="1" w:tplc="0BB46400">
      <w:numFmt w:val="decimal"/>
      <w:lvlText w:val=""/>
      <w:lvlJc w:val="left"/>
    </w:lvl>
    <w:lvl w:ilvl="2" w:tplc="B77A4626">
      <w:numFmt w:val="decimal"/>
      <w:lvlText w:val=""/>
      <w:lvlJc w:val="left"/>
    </w:lvl>
    <w:lvl w:ilvl="3" w:tplc="8A2651D6">
      <w:numFmt w:val="decimal"/>
      <w:lvlText w:val=""/>
      <w:lvlJc w:val="left"/>
    </w:lvl>
    <w:lvl w:ilvl="4" w:tplc="D2B0291E">
      <w:numFmt w:val="decimal"/>
      <w:lvlText w:val=""/>
      <w:lvlJc w:val="left"/>
    </w:lvl>
    <w:lvl w:ilvl="5" w:tplc="C38ED876">
      <w:numFmt w:val="decimal"/>
      <w:lvlText w:val=""/>
      <w:lvlJc w:val="left"/>
    </w:lvl>
    <w:lvl w:ilvl="6" w:tplc="DFB81D26">
      <w:numFmt w:val="decimal"/>
      <w:lvlText w:val=""/>
      <w:lvlJc w:val="left"/>
    </w:lvl>
    <w:lvl w:ilvl="7" w:tplc="B636E34A">
      <w:numFmt w:val="decimal"/>
      <w:lvlText w:val=""/>
      <w:lvlJc w:val="left"/>
    </w:lvl>
    <w:lvl w:ilvl="8" w:tplc="40267B3E">
      <w:numFmt w:val="decimal"/>
      <w:lvlText w:val=""/>
      <w:lvlJc w:val="left"/>
    </w:lvl>
  </w:abstractNum>
  <w:abstractNum w:abstractNumId="756">
    <w:nsid w:val="70A42016"/>
    <w:multiLevelType w:val="hybridMultilevel"/>
    <w:tmpl w:val="93FA5E94"/>
    <w:lvl w:ilvl="0" w:tplc="A7A84454">
      <w:start w:val="2"/>
      <w:numFmt w:val="upperLetter"/>
      <w:lvlText w:val="%1."/>
      <w:lvlJc w:val="left"/>
    </w:lvl>
    <w:lvl w:ilvl="1" w:tplc="B448CB84">
      <w:numFmt w:val="decimal"/>
      <w:lvlText w:val=""/>
      <w:lvlJc w:val="left"/>
    </w:lvl>
    <w:lvl w:ilvl="2" w:tplc="32A8A8EA">
      <w:numFmt w:val="decimal"/>
      <w:lvlText w:val=""/>
      <w:lvlJc w:val="left"/>
    </w:lvl>
    <w:lvl w:ilvl="3" w:tplc="C85850E8">
      <w:numFmt w:val="decimal"/>
      <w:lvlText w:val=""/>
      <w:lvlJc w:val="left"/>
    </w:lvl>
    <w:lvl w:ilvl="4" w:tplc="4CAA7A6A">
      <w:numFmt w:val="decimal"/>
      <w:lvlText w:val=""/>
      <w:lvlJc w:val="left"/>
    </w:lvl>
    <w:lvl w:ilvl="5" w:tplc="A1F00D08">
      <w:numFmt w:val="decimal"/>
      <w:lvlText w:val=""/>
      <w:lvlJc w:val="left"/>
    </w:lvl>
    <w:lvl w:ilvl="6" w:tplc="2CF62D20">
      <w:numFmt w:val="decimal"/>
      <w:lvlText w:val=""/>
      <w:lvlJc w:val="left"/>
    </w:lvl>
    <w:lvl w:ilvl="7" w:tplc="AF2004CE">
      <w:numFmt w:val="decimal"/>
      <w:lvlText w:val=""/>
      <w:lvlJc w:val="left"/>
    </w:lvl>
    <w:lvl w:ilvl="8" w:tplc="CF10313A">
      <w:numFmt w:val="decimal"/>
      <w:lvlText w:val=""/>
      <w:lvlJc w:val="left"/>
    </w:lvl>
  </w:abstractNum>
  <w:abstractNum w:abstractNumId="757">
    <w:nsid w:val="70B76277"/>
    <w:multiLevelType w:val="hybridMultilevel"/>
    <w:tmpl w:val="2474C78A"/>
    <w:lvl w:ilvl="0" w:tplc="6CC2E2A4">
      <w:start w:val="2"/>
      <w:numFmt w:val="decimal"/>
      <w:lvlText w:val="%1."/>
      <w:lvlJc w:val="left"/>
    </w:lvl>
    <w:lvl w:ilvl="1" w:tplc="32FC348A">
      <w:numFmt w:val="decimal"/>
      <w:lvlText w:val=""/>
      <w:lvlJc w:val="left"/>
    </w:lvl>
    <w:lvl w:ilvl="2" w:tplc="20D04FC8">
      <w:numFmt w:val="decimal"/>
      <w:lvlText w:val=""/>
      <w:lvlJc w:val="left"/>
    </w:lvl>
    <w:lvl w:ilvl="3" w:tplc="39A4D790">
      <w:numFmt w:val="decimal"/>
      <w:lvlText w:val=""/>
      <w:lvlJc w:val="left"/>
    </w:lvl>
    <w:lvl w:ilvl="4" w:tplc="469E66CA">
      <w:numFmt w:val="decimal"/>
      <w:lvlText w:val=""/>
      <w:lvlJc w:val="left"/>
    </w:lvl>
    <w:lvl w:ilvl="5" w:tplc="AA24D364">
      <w:numFmt w:val="decimal"/>
      <w:lvlText w:val=""/>
      <w:lvlJc w:val="left"/>
    </w:lvl>
    <w:lvl w:ilvl="6" w:tplc="1FDEF6C2">
      <w:numFmt w:val="decimal"/>
      <w:lvlText w:val=""/>
      <w:lvlJc w:val="left"/>
    </w:lvl>
    <w:lvl w:ilvl="7" w:tplc="FD624752">
      <w:numFmt w:val="decimal"/>
      <w:lvlText w:val=""/>
      <w:lvlJc w:val="left"/>
    </w:lvl>
    <w:lvl w:ilvl="8" w:tplc="7090D0A2">
      <w:numFmt w:val="decimal"/>
      <w:lvlText w:val=""/>
      <w:lvlJc w:val="left"/>
    </w:lvl>
  </w:abstractNum>
  <w:abstractNum w:abstractNumId="758">
    <w:nsid w:val="70BB9983"/>
    <w:multiLevelType w:val="hybridMultilevel"/>
    <w:tmpl w:val="358EEDBE"/>
    <w:lvl w:ilvl="0" w:tplc="504ABD40">
      <w:start w:val="7"/>
      <w:numFmt w:val="decimal"/>
      <w:lvlText w:val="%1."/>
      <w:lvlJc w:val="left"/>
    </w:lvl>
    <w:lvl w:ilvl="1" w:tplc="EF309514">
      <w:numFmt w:val="decimal"/>
      <w:lvlText w:val=""/>
      <w:lvlJc w:val="left"/>
    </w:lvl>
    <w:lvl w:ilvl="2" w:tplc="B4D62C98">
      <w:numFmt w:val="decimal"/>
      <w:lvlText w:val=""/>
      <w:lvlJc w:val="left"/>
    </w:lvl>
    <w:lvl w:ilvl="3" w:tplc="0B0E82D0">
      <w:numFmt w:val="decimal"/>
      <w:lvlText w:val=""/>
      <w:lvlJc w:val="left"/>
    </w:lvl>
    <w:lvl w:ilvl="4" w:tplc="0892243C">
      <w:numFmt w:val="decimal"/>
      <w:lvlText w:val=""/>
      <w:lvlJc w:val="left"/>
    </w:lvl>
    <w:lvl w:ilvl="5" w:tplc="53B0F27E">
      <w:numFmt w:val="decimal"/>
      <w:lvlText w:val=""/>
      <w:lvlJc w:val="left"/>
    </w:lvl>
    <w:lvl w:ilvl="6" w:tplc="6C00C5C2">
      <w:numFmt w:val="decimal"/>
      <w:lvlText w:val=""/>
      <w:lvlJc w:val="left"/>
    </w:lvl>
    <w:lvl w:ilvl="7" w:tplc="2AF68184">
      <w:numFmt w:val="decimal"/>
      <w:lvlText w:val=""/>
      <w:lvlJc w:val="left"/>
    </w:lvl>
    <w:lvl w:ilvl="8" w:tplc="3F120172">
      <w:numFmt w:val="decimal"/>
      <w:lvlText w:val=""/>
      <w:lvlJc w:val="left"/>
    </w:lvl>
  </w:abstractNum>
  <w:abstractNum w:abstractNumId="759">
    <w:nsid w:val="70CC332F"/>
    <w:multiLevelType w:val="hybridMultilevel"/>
    <w:tmpl w:val="1D686370"/>
    <w:lvl w:ilvl="0" w:tplc="2FDC8FD2">
      <w:start w:val="3"/>
      <w:numFmt w:val="decimal"/>
      <w:lvlText w:val="%1."/>
      <w:lvlJc w:val="left"/>
    </w:lvl>
    <w:lvl w:ilvl="1" w:tplc="0C2EB5DA">
      <w:numFmt w:val="decimal"/>
      <w:lvlText w:val=""/>
      <w:lvlJc w:val="left"/>
    </w:lvl>
    <w:lvl w:ilvl="2" w:tplc="FD901394">
      <w:numFmt w:val="decimal"/>
      <w:lvlText w:val=""/>
      <w:lvlJc w:val="left"/>
    </w:lvl>
    <w:lvl w:ilvl="3" w:tplc="8432D23C">
      <w:numFmt w:val="decimal"/>
      <w:lvlText w:val=""/>
      <w:lvlJc w:val="left"/>
    </w:lvl>
    <w:lvl w:ilvl="4" w:tplc="E2C88F74">
      <w:numFmt w:val="decimal"/>
      <w:lvlText w:val=""/>
      <w:lvlJc w:val="left"/>
    </w:lvl>
    <w:lvl w:ilvl="5" w:tplc="D7906AD8">
      <w:numFmt w:val="decimal"/>
      <w:lvlText w:val=""/>
      <w:lvlJc w:val="left"/>
    </w:lvl>
    <w:lvl w:ilvl="6" w:tplc="58C624D6">
      <w:numFmt w:val="decimal"/>
      <w:lvlText w:val=""/>
      <w:lvlJc w:val="left"/>
    </w:lvl>
    <w:lvl w:ilvl="7" w:tplc="9CB8DE4A">
      <w:numFmt w:val="decimal"/>
      <w:lvlText w:val=""/>
      <w:lvlJc w:val="left"/>
    </w:lvl>
    <w:lvl w:ilvl="8" w:tplc="58DC42D0">
      <w:numFmt w:val="decimal"/>
      <w:lvlText w:val=""/>
      <w:lvlJc w:val="left"/>
    </w:lvl>
  </w:abstractNum>
  <w:abstractNum w:abstractNumId="760">
    <w:nsid w:val="7173BB22"/>
    <w:multiLevelType w:val="hybridMultilevel"/>
    <w:tmpl w:val="7FA2C704"/>
    <w:lvl w:ilvl="0" w:tplc="95F2F034">
      <w:start w:val="1"/>
      <w:numFmt w:val="upperLetter"/>
      <w:lvlText w:val="%1."/>
      <w:lvlJc w:val="left"/>
    </w:lvl>
    <w:lvl w:ilvl="1" w:tplc="8D28D054">
      <w:numFmt w:val="decimal"/>
      <w:lvlText w:val=""/>
      <w:lvlJc w:val="left"/>
    </w:lvl>
    <w:lvl w:ilvl="2" w:tplc="CBF62790">
      <w:numFmt w:val="decimal"/>
      <w:lvlText w:val=""/>
      <w:lvlJc w:val="left"/>
    </w:lvl>
    <w:lvl w:ilvl="3" w:tplc="3D66DE0C">
      <w:numFmt w:val="decimal"/>
      <w:lvlText w:val=""/>
      <w:lvlJc w:val="left"/>
    </w:lvl>
    <w:lvl w:ilvl="4" w:tplc="F1B2C04A">
      <w:numFmt w:val="decimal"/>
      <w:lvlText w:val=""/>
      <w:lvlJc w:val="left"/>
    </w:lvl>
    <w:lvl w:ilvl="5" w:tplc="55A042BA">
      <w:numFmt w:val="decimal"/>
      <w:lvlText w:val=""/>
      <w:lvlJc w:val="left"/>
    </w:lvl>
    <w:lvl w:ilvl="6" w:tplc="6B540D04">
      <w:numFmt w:val="decimal"/>
      <w:lvlText w:val=""/>
      <w:lvlJc w:val="left"/>
    </w:lvl>
    <w:lvl w:ilvl="7" w:tplc="C5840C52">
      <w:numFmt w:val="decimal"/>
      <w:lvlText w:val=""/>
      <w:lvlJc w:val="left"/>
    </w:lvl>
    <w:lvl w:ilvl="8" w:tplc="F70065A2">
      <w:numFmt w:val="decimal"/>
      <w:lvlText w:val=""/>
      <w:lvlJc w:val="left"/>
    </w:lvl>
  </w:abstractNum>
  <w:abstractNum w:abstractNumId="761">
    <w:nsid w:val="71B563E3"/>
    <w:multiLevelType w:val="hybridMultilevel"/>
    <w:tmpl w:val="927037F6"/>
    <w:lvl w:ilvl="0" w:tplc="595A40D6">
      <w:start w:val="1"/>
      <w:numFmt w:val="bullet"/>
      <w:lvlText w:val="В"/>
      <w:lvlJc w:val="left"/>
    </w:lvl>
    <w:lvl w:ilvl="1" w:tplc="E12E36A8">
      <w:numFmt w:val="decimal"/>
      <w:lvlText w:val=""/>
      <w:lvlJc w:val="left"/>
    </w:lvl>
    <w:lvl w:ilvl="2" w:tplc="4BC2E59E">
      <w:numFmt w:val="decimal"/>
      <w:lvlText w:val=""/>
      <w:lvlJc w:val="left"/>
    </w:lvl>
    <w:lvl w:ilvl="3" w:tplc="9DD21E6E">
      <w:numFmt w:val="decimal"/>
      <w:lvlText w:val=""/>
      <w:lvlJc w:val="left"/>
    </w:lvl>
    <w:lvl w:ilvl="4" w:tplc="A95CC9E6">
      <w:numFmt w:val="decimal"/>
      <w:lvlText w:val=""/>
      <w:lvlJc w:val="left"/>
    </w:lvl>
    <w:lvl w:ilvl="5" w:tplc="F424BBCC">
      <w:numFmt w:val="decimal"/>
      <w:lvlText w:val=""/>
      <w:lvlJc w:val="left"/>
    </w:lvl>
    <w:lvl w:ilvl="6" w:tplc="0ECC2E1C">
      <w:numFmt w:val="decimal"/>
      <w:lvlText w:val=""/>
      <w:lvlJc w:val="left"/>
    </w:lvl>
    <w:lvl w:ilvl="7" w:tplc="65C49CA4">
      <w:numFmt w:val="decimal"/>
      <w:lvlText w:val=""/>
      <w:lvlJc w:val="left"/>
    </w:lvl>
    <w:lvl w:ilvl="8" w:tplc="C91A8AF2">
      <w:numFmt w:val="decimal"/>
      <w:lvlText w:val=""/>
      <w:lvlJc w:val="left"/>
    </w:lvl>
  </w:abstractNum>
  <w:abstractNum w:abstractNumId="762">
    <w:nsid w:val="71B82AED"/>
    <w:multiLevelType w:val="hybridMultilevel"/>
    <w:tmpl w:val="0A8CDFF2"/>
    <w:lvl w:ilvl="0" w:tplc="CBF63AA0">
      <w:start w:val="1"/>
      <w:numFmt w:val="upperLetter"/>
      <w:lvlText w:val="%1."/>
      <w:lvlJc w:val="left"/>
    </w:lvl>
    <w:lvl w:ilvl="1" w:tplc="5C1C127E">
      <w:numFmt w:val="decimal"/>
      <w:lvlText w:val=""/>
      <w:lvlJc w:val="left"/>
    </w:lvl>
    <w:lvl w:ilvl="2" w:tplc="BDECBBCE">
      <w:numFmt w:val="decimal"/>
      <w:lvlText w:val=""/>
      <w:lvlJc w:val="left"/>
    </w:lvl>
    <w:lvl w:ilvl="3" w:tplc="7B7CDDB2">
      <w:numFmt w:val="decimal"/>
      <w:lvlText w:val=""/>
      <w:lvlJc w:val="left"/>
    </w:lvl>
    <w:lvl w:ilvl="4" w:tplc="7DB4EFBC">
      <w:numFmt w:val="decimal"/>
      <w:lvlText w:val=""/>
      <w:lvlJc w:val="left"/>
    </w:lvl>
    <w:lvl w:ilvl="5" w:tplc="84F2C4FA">
      <w:numFmt w:val="decimal"/>
      <w:lvlText w:val=""/>
      <w:lvlJc w:val="left"/>
    </w:lvl>
    <w:lvl w:ilvl="6" w:tplc="632CF554">
      <w:numFmt w:val="decimal"/>
      <w:lvlText w:val=""/>
      <w:lvlJc w:val="left"/>
    </w:lvl>
    <w:lvl w:ilvl="7" w:tplc="35D82210">
      <w:numFmt w:val="decimal"/>
      <w:lvlText w:val=""/>
      <w:lvlJc w:val="left"/>
    </w:lvl>
    <w:lvl w:ilvl="8" w:tplc="307EB3FA">
      <w:numFmt w:val="decimal"/>
      <w:lvlText w:val=""/>
      <w:lvlJc w:val="left"/>
    </w:lvl>
  </w:abstractNum>
  <w:abstractNum w:abstractNumId="763">
    <w:nsid w:val="71DB7E02"/>
    <w:multiLevelType w:val="hybridMultilevel"/>
    <w:tmpl w:val="CF20B2C2"/>
    <w:lvl w:ilvl="0" w:tplc="316E976A">
      <w:start w:val="2"/>
      <w:numFmt w:val="upperLetter"/>
      <w:lvlText w:val="%1."/>
      <w:lvlJc w:val="left"/>
    </w:lvl>
    <w:lvl w:ilvl="1" w:tplc="61847B58">
      <w:numFmt w:val="decimal"/>
      <w:lvlText w:val=""/>
      <w:lvlJc w:val="left"/>
    </w:lvl>
    <w:lvl w:ilvl="2" w:tplc="44363856">
      <w:numFmt w:val="decimal"/>
      <w:lvlText w:val=""/>
      <w:lvlJc w:val="left"/>
    </w:lvl>
    <w:lvl w:ilvl="3" w:tplc="82DEFA94">
      <w:numFmt w:val="decimal"/>
      <w:lvlText w:val=""/>
      <w:lvlJc w:val="left"/>
    </w:lvl>
    <w:lvl w:ilvl="4" w:tplc="C66E0300">
      <w:numFmt w:val="decimal"/>
      <w:lvlText w:val=""/>
      <w:lvlJc w:val="left"/>
    </w:lvl>
    <w:lvl w:ilvl="5" w:tplc="78D63618">
      <w:numFmt w:val="decimal"/>
      <w:lvlText w:val=""/>
      <w:lvlJc w:val="left"/>
    </w:lvl>
    <w:lvl w:ilvl="6" w:tplc="A0AA09A2">
      <w:numFmt w:val="decimal"/>
      <w:lvlText w:val=""/>
      <w:lvlJc w:val="left"/>
    </w:lvl>
    <w:lvl w:ilvl="7" w:tplc="DD6E7870">
      <w:numFmt w:val="decimal"/>
      <w:lvlText w:val=""/>
      <w:lvlJc w:val="left"/>
    </w:lvl>
    <w:lvl w:ilvl="8" w:tplc="E0F6D6F6">
      <w:numFmt w:val="decimal"/>
      <w:lvlText w:val=""/>
      <w:lvlJc w:val="left"/>
    </w:lvl>
  </w:abstractNum>
  <w:abstractNum w:abstractNumId="764">
    <w:nsid w:val="71F94ADC"/>
    <w:multiLevelType w:val="hybridMultilevel"/>
    <w:tmpl w:val="220A405C"/>
    <w:lvl w:ilvl="0" w:tplc="9B0ED492">
      <w:start w:val="1"/>
      <w:numFmt w:val="bullet"/>
      <w:lvlText w:val="a"/>
      <w:lvlJc w:val="left"/>
    </w:lvl>
    <w:lvl w:ilvl="1" w:tplc="681C681E">
      <w:numFmt w:val="decimal"/>
      <w:lvlText w:val=""/>
      <w:lvlJc w:val="left"/>
    </w:lvl>
    <w:lvl w:ilvl="2" w:tplc="C7D866F2">
      <w:numFmt w:val="decimal"/>
      <w:lvlText w:val=""/>
      <w:lvlJc w:val="left"/>
    </w:lvl>
    <w:lvl w:ilvl="3" w:tplc="A7445402">
      <w:numFmt w:val="decimal"/>
      <w:lvlText w:val=""/>
      <w:lvlJc w:val="left"/>
    </w:lvl>
    <w:lvl w:ilvl="4" w:tplc="41B07C42">
      <w:numFmt w:val="decimal"/>
      <w:lvlText w:val=""/>
      <w:lvlJc w:val="left"/>
    </w:lvl>
    <w:lvl w:ilvl="5" w:tplc="5B2AD4AC">
      <w:numFmt w:val="decimal"/>
      <w:lvlText w:val=""/>
      <w:lvlJc w:val="left"/>
    </w:lvl>
    <w:lvl w:ilvl="6" w:tplc="522012BA">
      <w:numFmt w:val="decimal"/>
      <w:lvlText w:val=""/>
      <w:lvlJc w:val="left"/>
    </w:lvl>
    <w:lvl w:ilvl="7" w:tplc="D3A4EB4A">
      <w:numFmt w:val="decimal"/>
      <w:lvlText w:val=""/>
      <w:lvlJc w:val="left"/>
    </w:lvl>
    <w:lvl w:ilvl="8" w:tplc="04E2B5A8">
      <w:numFmt w:val="decimal"/>
      <w:lvlText w:val=""/>
      <w:lvlJc w:val="left"/>
    </w:lvl>
  </w:abstractNum>
  <w:abstractNum w:abstractNumId="765">
    <w:nsid w:val="72377844"/>
    <w:multiLevelType w:val="hybridMultilevel"/>
    <w:tmpl w:val="CCAEDC10"/>
    <w:lvl w:ilvl="0" w:tplc="F1BA274A">
      <w:start w:val="2"/>
      <w:numFmt w:val="decimal"/>
      <w:lvlText w:val="%1."/>
      <w:lvlJc w:val="left"/>
    </w:lvl>
    <w:lvl w:ilvl="1" w:tplc="9E48C4B2">
      <w:start w:val="1"/>
      <w:numFmt w:val="lowerLetter"/>
      <w:lvlText w:val="%2)"/>
      <w:lvlJc w:val="left"/>
    </w:lvl>
    <w:lvl w:ilvl="2" w:tplc="82E285C4">
      <w:numFmt w:val="decimal"/>
      <w:lvlText w:val=""/>
      <w:lvlJc w:val="left"/>
    </w:lvl>
    <w:lvl w:ilvl="3" w:tplc="24BA7A98">
      <w:numFmt w:val="decimal"/>
      <w:lvlText w:val=""/>
      <w:lvlJc w:val="left"/>
    </w:lvl>
    <w:lvl w:ilvl="4" w:tplc="B61A9E84">
      <w:numFmt w:val="decimal"/>
      <w:lvlText w:val=""/>
      <w:lvlJc w:val="left"/>
    </w:lvl>
    <w:lvl w:ilvl="5" w:tplc="BC0CC124">
      <w:numFmt w:val="decimal"/>
      <w:lvlText w:val=""/>
      <w:lvlJc w:val="left"/>
    </w:lvl>
    <w:lvl w:ilvl="6" w:tplc="FD0C62A0">
      <w:numFmt w:val="decimal"/>
      <w:lvlText w:val=""/>
      <w:lvlJc w:val="left"/>
    </w:lvl>
    <w:lvl w:ilvl="7" w:tplc="06543670">
      <w:numFmt w:val="decimal"/>
      <w:lvlText w:val=""/>
      <w:lvlJc w:val="left"/>
    </w:lvl>
    <w:lvl w:ilvl="8" w:tplc="F7B44A1E">
      <w:numFmt w:val="decimal"/>
      <w:lvlText w:val=""/>
      <w:lvlJc w:val="left"/>
    </w:lvl>
  </w:abstractNum>
  <w:abstractNum w:abstractNumId="766">
    <w:nsid w:val="7237AA96"/>
    <w:multiLevelType w:val="hybridMultilevel"/>
    <w:tmpl w:val="2842E09C"/>
    <w:lvl w:ilvl="0" w:tplc="3C04BD34">
      <w:start w:val="2"/>
      <w:numFmt w:val="upperLetter"/>
      <w:lvlText w:val="%1."/>
      <w:lvlJc w:val="left"/>
    </w:lvl>
    <w:lvl w:ilvl="1" w:tplc="08B0ADA8">
      <w:numFmt w:val="decimal"/>
      <w:lvlText w:val=""/>
      <w:lvlJc w:val="left"/>
    </w:lvl>
    <w:lvl w:ilvl="2" w:tplc="A5CC0956">
      <w:numFmt w:val="decimal"/>
      <w:lvlText w:val=""/>
      <w:lvlJc w:val="left"/>
    </w:lvl>
    <w:lvl w:ilvl="3" w:tplc="65EA4F24">
      <w:numFmt w:val="decimal"/>
      <w:lvlText w:val=""/>
      <w:lvlJc w:val="left"/>
    </w:lvl>
    <w:lvl w:ilvl="4" w:tplc="B12EB834">
      <w:numFmt w:val="decimal"/>
      <w:lvlText w:val=""/>
      <w:lvlJc w:val="left"/>
    </w:lvl>
    <w:lvl w:ilvl="5" w:tplc="1B7CCA1C">
      <w:numFmt w:val="decimal"/>
      <w:lvlText w:val=""/>
      <w:lvlJc w:val="left"/>
    </w:lvl>
    <w:lvl w:ilvl="6" w:tplc="27507BAA">
      <w:numFmt w:val="decimal"/>
      <w:lvlText w:val=""/>
      <w:lvlJc w:val="left"/>
    </w:lvl>
    <w:lvl w:ilvl="7" w:tplc="CDC8085C">
      <w:numFmt w:val="decimal"/>
      <w:lvlText w:val=""/>
      <w:lvlJc w:val="left"/>
    </w:lvl>
    <w:lvl w:ilvl="8" w:tplc="2B48BE70">
      <w:numFmt w:val="decimal"/>
      <w:lvlText w:val=""/>
      <w:lvlJc w:val="left"/>
    </w:lvl>
  </w:abstractNum>
  <w:abstractNum w:abstractNumId="767">
    <w:nsid w:val="7244B239"/>
    <w:multiLevelType w:val="hybridMultilevel"/>
    <w:tmpl w:val="26980C70"/>
    <w:lvl w:ilvl="0" w:tplc="A6466A8A">
      <w:start w:val="2"/>
      <w:numFmt w:val="decimal"/>
      <w:lvlText w:val="%1."/>
      <w:lvlJc w:val="left"/>
    </w:lvl>
    <w:lvl w:ilvl="1" w:tplc="87846036">
      <w:numFmt w:val="decimal"/>
      <w:lvlText w:val=""/>
      <w:lvlJc w:val="left"/>
    </w:lvl>
    <w:lvl w:ilvl="2" w:tplc="4D565178">
      <w:numFmt w:val="decimal"/>
      <w:lvlText w:val=""/>
      <w:lvlJc w:val="left"/>
    </w:lvl>
    <w:lvl w:ilvl="3" w:tplc="B8C26280">
      <w:numFmt w:val="decimal"/>
      <w:lvlText w:val=""/>
      <w:lvlJc w:val="left"/>
    </w:lvl>
    <w:lvl w:ilvl="4" w:tplc="5B6250EE">
      <w:numFmt w:val="decimal"/>
      <w:lvlText w:val=""/>
      <w:lvlJc w:val="left"/>
    </w:lvl>
    <w:lvl w:ilvl="5" w:tplc="0CC68918">
      <w:numFmt w:val="decimal"/>
      <w:lvlText w:val=""/>
      <w:lvlJc w:val="left"/>
    </w:lvl>
    <w:lvl w:ilvl="6" w:tplc="D56C0B50">
      <w:numFmt w:val="decimal"/>
      <w:lvlText w:val=""/>
      <w:lvlJc w:val="left"/>
    </w:lvl>
    <w:lvl w:ilvl="7" w:tplc="3C060B10">
      <w:numFmt w:val="decimal"/>
      <w:lvlText w:val=""/>
      <w:lvlJc w:val="left"/>
    </w:lvl>
    <w:lvl w:ilvl="8" w:tplc="CACEC5E6">
      <w:numFmt w:val="decimal"/>
      <w:lvlText w:val=""/>
      <w:lvlJc w:val="left"/>
    </w:lvl>
  </w:abstractNum>
  <w:abstractNum w:abstractNumId="768">
    <w:nsid w:val="7247C47D"/>
    <w:multiLevelType w:val="hybridMultilevel"/>
    <w:tmpl w:val="C1706CC8"/>
    <w:lvl w:ilvl="0" w:tplc="AFB668D6">
      <w:start w:val="1"/>
      <w:numFmt w:val="decimal"/>
      <w:lvlText w:val="%1."/>
      <w:lvlJc w:val="left"/>
    </w:lvl>
    <w:lvl w:ilvl="1" w:tplc="633ECB94">
      <w:numFmt w:val="decimal"/>
      <w:lvlText w:val=""/>
      <w:lvlJc w:val="left"/>
    </w:lvl>
    <w:lvl w:ilvl="2" w:tplc="9D8C9E42">
      <w:numFmt w:val="decimal"/>
      <w:lvlText w:val=""/>
      <w:lvlJc w:val="left"/>
    </w:lvl>
    <w:lvl w:ilvl="3" w:tplc="B406C2BE">
      <w:numFmt w:val="decimal"/>
      <w:lvlText w:val=""/>
      <w:lvlJc w:val="left"/>
    </w:lvl>
    <w:lvl w:ilvl="4" w:tplc="90AED22A">
      <w:numFmt w:val="decimal"/>
      <w:lvlText w:val=""/>
      <w:lvlJc w:val="left"/>
    </w:lvl>
    <w:lvl w:ilvl="5" w:tplc="3612A4E4">
      <w:numFmt w:val="decimal"/>
      <w:lvlText w:val=""/>
      <w:lvlJc w:val="left"/>
    </w:lvl>
    <w:lvl w:ilvl="6" w:tplc="6330B148">
      <w:numFmt w:val="decimal"/>
      <w:lvlText w:val=""/>
      <w:lvlJc w:val="left"/>
    </w:lvl>
    <w:lvl w:ilvl="7" w:tplc="B902FE98">
      <w:numFmt w:val="decimal"/>
      <w:lvlText w:val=""/>
      <w:lvlJc w:val="left"/>
    </w:lvl>
    <w:lvl w:ilvl="8" w:tplc="B3F8DB46">
      <w:numFmt w:val="decimal"/>
      <w:lvlText w:val=""/>
      <w:lvlJc w:val="left"/>
    </w:lvl>
  </w:abstractNum>
  <w:abstractNum w:abstractNumId="769">
    <w:nsid w:val="729AF360"/>
    <w:multiLevelType w:val="hybridMultilevel"/>
    <w:tmpl w:val="FEFCA4CE"/>
    <w:lvl w:ilvl="0" w:tplc="F4B44DEE">
      <w:start w:val="1"/>
      <w:numFmt w:val="upperLetter"/>
      <w:lvlText w:val="%1."/>
      <w:lvlJc w:val="left"/>
    </w:lvl>
    <w:lvl w:ilvl="1" w:tplc="323ECCC0">
      <w:numFmt w:val="decimal"/>
      <w:lvlText w:val=""/>
      <w:lvlJc w:val="left"/>
    </w:lvl>
    <w:lvl w:ilvl="2" w:tplc="9078C4F6">
      <w:numFmt w:val="decimal"/>
      <w:lvlText w:val=""/>
      <w:lvlJc w:val="left"/>
    </w:lvl>
    <w:lvl w:ilvl="3" w:tplc="CA7CB12A">
      <w:numFmt w:val="decimal"/>
      <w:lvlText w:val=""/>
      <w:lvlJc w:val="left"/>
    </w:lvl>
    <w:lvl w:ilvl="4" w:tplc="0430E7AA">
      <w:numFmt w:val="decimal"/>
      <w:lvlText w:val=""/>
      <w:lvlJc w:val="left"/>
    </w:lvl>
    <w:lvl w:ilvl="5" w:tplc="E6365278">
      <w:numFmt w:val="decimal"/>
      <w:lvlText w:val=""/>
      <w:lvlJc w:val="left"/>
    </w:lvl>
    <w:lvl w:ilvl="6" w:tplc="5FEC61FC">
      <w:numFmt w:val="decimal"/>
      <w:lvlText w:val=""/>
      <w:lvlJc w:val="left"/>
    </w:lvl>
    <w:lvl w:ilvl="7" w:tplc="A0648CBE">
      <w:numFmt w:val="decimal"/>
      <w:lvlText w:val=""/>
      <w:lvlJc w:val="left"/>
    </w:lvl>
    <w:lvl w:ilvl="8" w:tplc="D456A480">
      <w:numFmt w:val="decimal"/>
      <w:lvlText w:val=""/>
      <w:lvlJc w:val="left"/>
    </w:lvl>
  </w:abstractNum>
  <w:abstractNum w:abstractNumId="770">
    <w:nsid w:val="72C4649F"/>
    <w:multiLevelType w:val="hybridMultilevel"/>
    <w:tmpl w:val="2632C63A"/>
    <w:lvl w:ilvl="0" w:tplc="12D24542">
      <w:start w:val="1"/>
      <w:numFmt w:val="decimal"/>
      <w:lvlText w:val="%1."/>
      <w:lvlJc w:val="left"/>
    </w:lvl>
    <w:lvl w:ilvl="1" w:tplc="775A521E">
      <w:numFmt w:val="decimal"/>
      <w:lvlText w:val=""/>
      <w:lvlJc w:val="left"/>
    </w:lvl>
    <w:lvl w:ilvl="2" w:tplc="B5C24320">
      <w:numFmt w:val="decimal"/>
      <w:lvlText w:val=""/>
      <w:lvlJc w:val="left"/>
    </w:lvl>
    <w:lvl w:ilvl="3" w:tplc="9768FED0">
      <w:numFmt w:val="decimal"/>
      <w:lvlText w:val=""/>
      <w:lvlJc w:val="left"/>
    </w:lvl>
    <w:lvl w:ilvl="4" w:tplc="2BF260BA">
      <w:numFmt w:val="decimal"/>
      <w:lvlText w:val=""/>
      <w:lvlJc w:val="left"/>
    </w:lvl>
    <w:lvl w:ilvl="5" w:tplc="3E56F134">
      <w:numFmt w:val="decimal"/>
      <w:lvlText w:val=""/>
      <w:lvlJc w:val="left"/>
    </w:lvl>
    <w:lvl w:ilvl="6" w:tplc="20D0549A">
      <w:numFmt w:val="decimal"/>
      <w:lvlText w:val=""/>
      <w:lvlJc w:val="left"/>
    </w:lvl>
    <w:lvl w:ilvl="7" w:tplc="F3CC6364">
      <w:numFmt w:val="decimal"/>
      <w:lvlText w:val=""/>
      <w:lvlJc w:val="left"/>
    </w:lvl>
    <w:lvl w:ilvl="8" w:tplc="697895D4">
      <w:numFmt w:val="decimal"/>
      <w:lvlText w:val=""/>
      <w:lvlJc w:val="left"/>
    </w:lvl>
  </w:abstractNum>
  <w:abstractNum w:abstractNumId="771">
    <w:nsid w:val="72D2B579"/>
    <w:multiLevelType w:val="hybridMultilevel"/>
    <w:tmpl w:val="6C84A140"/>
    <w:lvl w:ilvl="0" w:tplc="89424A86">
      <w:start w:val="7"/>
      <w:numFmt w:val="decimal"/>
      <w:lvlText w:val="%1."/>
      <w:lvlJc w:val="left"/>
    </w:lvl>
    <w:lvl w:ilvl="1" w:tplc="51B872CE">
      <w:numFmt w:val="decimal"/>
      <w:lvlText w:val=""/>
      <w:lvlJc w:val="left"/>
    </w:lvl>
    <w:lvl w:ilvl="2" w:tplc="A45E1186">
      <w:numFmt w:val="decimal"/>
      <w:lvlText w:val=""/>
      <w:lvlJc w:val="left"/>
    </w:lvl>
    <w:lvl w:ilvl="3" w:tplc="B224BDD0">
      <w:numFmt w:val="decimal"/>
      <w:lvlText w:val=""/>
      <w:lvlJc w:val="left"/>
    </w:lvl>
    <w:lvl w:ilvl="4" w:tplc="54A0EC40">
      <w:numFmt w:val="decimal"/>
      <w:lvlText w:val=""/>
      <w:lvlJc w:val="left"/>
    </w:lvl>
    <w:lvl w:ilvl="5" w:tplc="F1481662">
      <w:numFmt w:val="decimal"/>
      <w:lvlText w:val=""/>
      <w:lvlJc w:val="left"/>
    </w:lvl>
    <w:lvl w:ilvl="6" w:tplc="FF866606">
      <w:numFmt w:val="decimal"/>
      <w:lvlText w:val=""/>
      <w:lvlJc w:val="left"/>
    </w:lvl>
    <w:lvl w:ilvl="7" w:tplc="94CE1620">
      <w:numFmt w:val="decimal"/>
      <w:lvlText w:val=""/>
      <w:lvlJc w:val="left"/>
    </w:lvl>
    <w:lvl w:ilvl="8" w:tplc="3C5A9BD8">
      <w:numFmt w:val="decimal"/>
      <w:lvlText w:val=""/>
      <w:lvlJc w:val="left"/>
    </w:lvl>
  </w:abstractNum>
  <w:abstractNum w:abstractNumId="772">
    <w:nsid w:val="72EDD574"/>
    <w:multiLevelType w:val="hybridMultilevel"/>
    <w:tmpl w:val="406247F0"/>
    <w:lvl w:ilvl="0" w:tplc="2E8AC6CC">
      <w:start w:val="1"/>
      <w:numFmt w:val="bullet"/>
      <w:lvlText w:val="в"/>
      <w:lvlJc w:val="left"/>
    </w:lvl>
    <w:lvl w:ilvl="1" w:tplc="23721BB2">
      <w:numFmt w:val="decimal"/>
      <w:lvlText w:val=""/>
      <w:lvlJc w:val="left"/>
    </w:lvl>
    <w:lvl w:ilvl="2" w:tplc="02B095D0">
      <w:numFmt w:val="decimal"/>
      <w:lvlText w:val=""/>
      <w:lvlJc w:val="left"/>
    </w:lvl>
    <w:lvl w:ilvl="3" w:tplc="C0B4441C">
      <w:numFmt w:val="decimal"/>
      <w:lvlText w:val=""/>
      <w:lvlJc w:val="left"/>
    </w:lvl>
    <w:lvl w:ilvl="4" w:tplc="6902F506">
      <w:numFmt w:val="decimal"/>
      <w:lvlText w:val=""/>
      <w:lvlJc w:val="left"/>
    </w:lvl>
    <w:lvl w:ilvl="5" w:tplc="9BE07C88">
      <w:numFmt w:val="decimal"/>
      <w:lvlText w:val=""/>
      <w:lvlJc w:val="left"/>
    </w:lvl>
    <w:lvl w:ilvl="6" w:tplc="CCDE1D6E">
      <w:numFmt w:val="decimal"/>
      <w:lvlText w:val=""/>
      <w:lvlJc w:val="left"/>
    </w:lvl>
    <w:lvl w:ilvl="7" w:tplc="64685962">
      <w:numFmt w:val="decimal"/>
      <w:lvlText w:val=""/>
      <w:lvlJc w:val="left"/>
    </w:lvl>
    <w:lvl w:ilvl="8" w:tplc="5F4EA034">
      <w:numFmt w:val="decimal"/>
      <w:lvlText w:val=""/>
      <w:lvlJc w:val="left"/>
    </w:lvl>
  </w:abstractNum>
  <w:abstractNum w:abstractNumId="773">
    <w:nsid w:val="7323808A"/>
    <w:multiLevelType w:val="hybridMultilevel"/>
    <w:tmpl w:val="6B3C49CA"/>
    <w:lvl w:ilvl="0" w:tplc="43300CBA">
      <w:start w:val="5"/>
      <w:numFmt w:val="decimal"/>
      <w:lvlText w:val="%1."/>
      <w:lvlJc w:val="left"/>
    </w:lvl>
    <w:lvl w:ilvl="1" w:tplc="A5E845A6">
      <w:numFmt w:val="decimal"/>
      <w:lvlText w:val=""/>
      <w:lvlJc w:val="left"/>
    </w:lvl>
    <w:lvl w:ilvl="2" w:tplc="5D4ED5D4">
      <w:numFmt w:val="decimal"/>
      <w:lvlText w:val=""/>
      <w:lvlJc w:val="left"/>
    </w:lvl>
    <w:lvl w:ilvl="3" w:tplc="A77CDFBC">
      <w:numFmt w:val="decimal"/>
      <w:lvlText w:val=""/>
      <w:lvlJc w:val="left"/>
    </w:lvl>
    <w:lvl w:ilvl="4" w:tplc="C068EAEA">
      <w:numFmt w:val="decimal"/>
      <w:lvlText w:val=""/>
      <w:lvlJc w:val="left"/>
    </w:lvl>
    <w:lvl w:ilvl="5" w:tplc="BABC44EE">
      <w:numFmt w:val="decimal"/>
      <w:lvlText w:val=""/>
      <w:lvlJc w:val="left"/>
    </w:lvl>
    <w:lvl w:ilvl="6" w:tplc="BED22F52">
      <w:numFmt w:val="decimal"/>
      <w:lvlText w:val=""/>
      <w:lvlJc w:val="left"/>
    </w:lvl>
    <w:lvl w:ilvl="7" w:tplc="E47E5E3E">
      <w:numFmt w:val="decimal"/>
      <w:lvlText w:val=""/>
      <w:lvlJc w:val="left"/>
    </w:lvl>
    <w:lvl w:ilvl="8" w:tplc="EB34BDF6">
      <w:numFmt w:val="decimal"/>
      <w:lvlText w:val=""/>
      <w:lvlJc w:val="left"/>
    </w:lvl>
  </w:abstractNum>
  <w:abstractNum w:abstractNumId="774">
    <w:nsid w:val="7338868F"/>
    <w:multiLevelType w:val="hybridMultilevel"/>
    <w:tmpl w:val="C2DE4D14"/>
    <w:lvl w:ilvl="0" w:tplc="592A3046">
      <w:start w:val="6"/>
      <w:numFmt w:val="decimal"/>
      <w:lvlText w:val="%1."/>
      <w:lvlJc w:val="left"/>
    </w:lvl>
    <w:lvl w:ilvl="1" w:tplc="3D72BB74">
      <w:start w:val="1"/>
      <w:numFmt w:val="bullet"/>
      <w:lvlText w:val="и"/>
      <w:lvlJc w:val="left"/>
    </w:lvl>
    <w:lvl w:ilvl="2" w:tplc="F1EA37E4">
      <w:start w:val="1"/>
      <w:numFmt w:val="bullet"/>
      <w:lvlText w:val="−"/>
      <w:lvlJc w:val="left"/>
    </w:lvl>
    <w:lvl w:ilvl="3" w:tplc="9F4A87AE">
      <w:numFmt w:val="decimal"/>
      <w:lvlText w:val=""/>
      <w:lvlJc w:val="left"/>
    </w:lvl>
    <w:lvl w:ilvl="4" w:tplc="BED69060">
      <w:numFmt w:val="decimal"/>
      <w:lvlText w:val=""/>
      <w:lvlJc w:val="left"/>
    </w:lvl>
    <w:lvl w:ilvl="5" w:tplc="2F8ECFE6">
      <w:numFmt w:val="decimal"/>
      <w:lvlText w:val=""/>
      <w:lvlJc w:val="left"/>
    </w:lvl>
    <w:lvl w:ilvl="6" w:tplc="3124AD28">
      <w:numFmt w:val="decimal"/>
      <w:lvlText w:val=""/>
      <w:lvlJc w:val="left"/>
    </w:lvl>
    <w:lvl w:ilvl="7" w:tplc="62968536">
      <w:numFmt w:val="decimal"/>
      <w:lvlText w:val=""/>
      <w:lvlJc w:val="left"/>
    </w:lvl>
    <w:lvl w:ilvl="8" w:tplc="DDB4F938">
      <w:numFmt w:val="decimal"/>
      <w:lvlText w:val=""/>
      <w:lvlJc w:val="left"/>
    </w:lvl>
  </w:abstractNum>
  <w:abstractNum w:abstractNumId="775">
    <w:nsid w:val="734C7D9F"/>
    <w:multiLevelType w:val="hybridMultilevel"/>
    <w:tmpl w:val="B6C2C958"/>
    <w:lvl w:ilvl="0" w:tplc="F3AA7DAA">
      <w:start w:val="2"/>
      <w:numFmt w:val="upperLetter"/>
      <w:lvlText w:val="%1."/>
      <w:lvlJc w:val="left"/>
    </w:lvl>
    <w:lvl w:ilvl="1" w:tplc="715405A2">
      <w:numFmt w:val="decimal"/>
      <w:lvlText w:val=""/>
      <w:lvlJc w:val="left"/>
    </w:lvl>
    <w:lvl w:ilvl="2" w:tplc="96F6D1BE">
      <w:numFmt w:val="decimal"/>
      <w:lvlText w:val=""/>
      <w:lvlJc w:val="left"/>
    </w:lvl>
    <w:lvl w:ilvl="3" w:tplc="E8209E76">
      <w:numFmt w:val="decimal"/>
      <w:lvlText w:val=""/>
      <w:lvlJc w:val="left"/>
    </w:lvl>
    <w:lvl w:ilvl="4" w:tplc="8C1ECAB6">
      <w:numFmt w:val="decimal"/>
      <w:lvlText w:val=""/>
      <w:lvlJc w:val="left"/>
    </w:lvl>
    <w:lvl w:ilvl="5" w:tplc="507E73CE">
      <w:numFmt w:val="decimal"/>
      <w:lvlText w:val=""/>
      <w:lvlJc w:val="left"/>
    </w:lvl>
    <w:lvl w:ilvl="6" w:tplc="171AC010">
      <w:numFmt w:val="decimal"/>
      <w:lvlText w:val=""/>
      <w:lvlJc w:val="left"/>
    </w:lvl>
    <w:lvl w:ilvl="7" w:tplc="E1E4861C">
      <w:numFmt w:val="decimal"/>
      <w:lvlText w:val=""/>
      <w:lvlJc w:val="left"/>
    </w:lvl>
    <w:lvl w:ilvl="8" w:tplc="4A1A1E26">
      <w:numFmt w:val="decimal"/>
      <w:lvlText w:val=""/>
      <w:lvlJc w:val="left"/>
    </w:lvl>
  </w:abstractNum>
  <w:abstractNum w:abstractNumId="776">
    <w:nsid w:val="73509257"/>
    <w:multiLevelType w:val="hybridMultilevel"/>
    <w:tmpl w:val="79B0E420"/>
    <w:lvl w:ilvl="0" w:tplc="36C205B0">
      <w:start w:val="1"/>
      <w:numFmt w:val="upperLetter"/>
      <w:lvlText w:val="%1."/>
      <w:lvlJc w:val="left"/>
    </w:lvl>
    <w:lvl w:ilvl="1" w:tplc="74988C4C">
      <w:numFmt w:val="decimal"/>
      <w:lvlText w:val=""/>
      <w:lvlJc w:val="left"/>
    </w:lvl>
    <w:lvl w:ilvl="2" w:tplc="D4068242">
      <w:numFmt w:val="decimal"/>
      <w:lvlText w:val=""/>
      <w:lvlJc w:val="left"/>
    </w:lvl>
    <w:lvl w:ilvl="3" w:tplc="AF9EE75E">
      <w:numFmt w:val="decimal"/>
      <w:lvlText w:val=""/>
      <w:lvlJc w:val="left"/>
    </w:lvl>
    <w:lvl w:ilvl="4" w:tplc="9DCAE298">
      <w:numFmt w:val="decimal"/>
      <w:lvlText w:val=""/>
      <w:lvlJc w:val="left"/>
    </w:lvl>
    <w:lvl w:ilvl="5" w:tplc="7BA02D3C">
      <w:numFmt w:val="decimal"/>
      <w:lvlText w:val=""/>
      <w:lvlJc w:val="left"/>
    </w:lvl>
    <w:lvl w:ilvl="6" w:tplc="ADDC6B60">
      <w:numFmt w:val="decimal"/>
      <w:lvlText w:val=""/>
      <w:lvlJc w:val="left"/>
    </w:lvl>
    <w:lvl w:ilvl="7" w:tplc="9ECCA764">
      <w:numFmt w:val="decimal"/>
      <w:lvlText w:val=""/>
      <w:lvlJc w:val="left"/>
    </w:lvl>
    <w:lvl w:ilvl="8" w:tplc="407AE294">
      <w:numFmt w:val="decimal"/>
      <w:lvlText w:val=""/>
      <w:lvlJc w:val="left"/>
    </w:lvl>
  </w:abstractNum>
  <w:abstractNum w:abstractNumId="777">
    <w:nsid w:val="7365F1EE"/>
    <w:multiLevelType w:val="hybridMultilevel"/>
    <w:tmpl w:val="E9FE4792"/>
    <w:lvl w:ilvl="0" w:tplc="39ACE53C">
      <w:start w:val="1"/>
      <w:numFmt w:val="decimal"/>
      <w:lvlText w:val="%1."/>
      <w:lvlJc w:val="left"/>
    </w:lvl>
    <w:lvl w:ilvl="1" w:tplc="D040BE9C">
      <w:numFmt w:val="decimal"/>
      <w:lvlText w:val=""/>
      <w:lvlJc w:val="left"/>
    </w:lvl>
    <w:lvl w:ilvl="2" w:tplc="FE78FDE4">
      <w:numFmt w:val="decimal"/>
      <w:lvlText w:val=""/>
      <w:lvlJc w:val="left"/>
    </w:lvl>
    <w:lvl w:ilvl="3" w:tplc="DB8039F0">
      <w:numFmt w:val="decimal"/>
      <w:lvlText w:val=""/>
      <w:lvlJc w:val="left"/>
    </w:lvl>
    <w:lvl w:ilvl="4" w:tplc="339E9C30">
      <w:numFmt w:val="decimal"/>
      <w:lvlText w:val=""/>
      <w:lvlJc w:val="left"/>
    </w:lvl>
    <w:lvl w:ilvl="5" w:tplc="7DB299FA">
      <w:numFmt w:val="decimal"/>
      <w:lvlText w:val=""/>
      <w:lvlJc w:val="left"/>
    </w:lvl>
    <w:lvl w:ilvl="6" w:tplc="A40AB0A4">
      <w:numFmt w:val="decimal"/>
      <w:lvlText w:val=""/>
      <w:lvlJc w:val="left"/>
    </w:lvl>
    <w:lvl w:ilvl="7" w:tplc="2E7E0B3A">
      <w:numFmt w:val="decimal"/>
      <w:lvlText w:val=""/>
      <w:lvlJc w:val="left"/>
    </w:lvl>
    <w:lvl w:ilvl="8" w:tplc="2B466144">
      <w:numFmt w:val="decimal"/>
      <w:lvlText w:val=""/>
      <w:lvlJc w:val="left"/>
    </w:lvl>
  </w:abstractNum>
  <w:abstractNum w:abstractNumId="778">
    <w:nsid w:val="73A2668C"/>
    <w:multiLevelType w:val="hybridMultilevel"/>
    <w:tmpl w:val="1E7CF792"/>
    <w:lvl w:ilvl="0" w:tplc="26667142">
      <w:start w:val="3"/>
      <w:numFmt w:val="decimal"/>
      <w:lvlText w:val="%1."/>
      <w:lvlJc w:val="left"/>
    </w:lvl>
    <w:lvl w:ilvl="1" w:tplc="6F4E6C5A">
      <w:numFmt w:val="decimal"/>
      <w:lvlText w:val=""/>
      <w:lvlJc w:val="left"/>
    </w:lvl>
    <w:lvl w:ilvl="2" w:tplc="298C2796">
      <w:numFmt w:val="decimal"/>
      <w:lvlText w:val=""/>
      <w:lvlJc w:val="left"/>
    </w:lvl>
    <w:lvl w:ilvl="3" w:tplc="0A20DB02">
      <w:numFmt w:val="decimal"/>
      <w:lvlText w:val=""/>
      <w:lvlJc w:val="left"/>
    </w:lvl>
    <w:lvl w:ilvl="4" w:tplc="5BF2B368">
      <w:numFmt w:val="decimal"/>
      <w:lvlText w:val=""/>
      <w:lvlJc w:val="left"/>
    </w:lvl>
    <w:lvl w:ilvl="5" w:tplc="473A11AE">
      <w:numFmt w:val="decimal"/>
      <w:lvlText w:val=""/>
      <w:lvlJc w:val="left"/>
    </w:lvl>
    <w:lvl w:ilvl="6" w:tplc="C82AADFA">
      <w:numFmt w:val="decimal"/>
      <w:lvlText w:val=""/>
      <w:lvlJc w:val="left"/>
    </w:lvl>
    <w:lvl w:ilvl="7" w:tplc="E5EE92A4">
      <w:numFmt w:val="decimal"/>
      <w:lvlText w:val=""/>
      <w:lvlJc w:val="left"/>
    </w:lvl>
    <w:lvl w:ilvl="8" w:tplc="00005A46">
      <w:numFmt w:val="decimal"/>
      <w:lvlText w:val=""/>
      <w:lvlJc w:val="left"/>
    </w:lvl>
  </w:abstractNum>
  <w:abstractNum w:abstractNumId="779">
    <w:nsid w:val="73C7EB1A"/>
    <w:multiLevelType w:val="hybridMultilevel"/>
    <w:tmpl w:val="4A6EB0FC"/>
    <w:lvl w:ilvl="0" w:tplc="41E2CD74">
      <w:start w:val="1"/>
      <w:numFmt w:val="bullet"/>
      <w:lvlText w:val="•"/>
      <w:lvlJc w:val="left"/>
    </w:lvl>
    <w:lvl w:ilvl="1" w:tplc="64929E18">
      <w:numFmt w:val="decimal"/>
      <w:lvlText w:val=""/>
      <w:lvlJc w:val="left"/>
    </w:lvl>
    <w:lvl w:ilvl="2" w:tplc="94C02A5C">
      <w:numFmt w:val="decimal"/>
      <w:lvlText w:val=""/>
      <w:lvlJc w:val="left"/>
    </w:lvl>
    <w:lvl w:ilvl="3" w:tplc="78CA39E0">
      <w:numFmt w:val="decimal"/>
      <w:lvlText w:val=""/>
      <w:lvlJc w:val="left"/>
    </w:lvl>
    <w:lvl w:ilvl="4" w:tplc="BA7CADD8">
      <w:numFmt w:val="decimal"/>
      <w:lvlText w:val=""/>
      <w:lvlJc w:val="left"/>
    </w:lvl>
    <w:lvl w:ilvl="5" w:tplc="BFDCE3F4">
      <w:numFmt w:val="decimal"/>
      <w:lvlText w:val=""/>
      <w:lvlJc w:val="left"/>
    </w:lvl>
    <w:lvl w:ilvl="6" w:tplc="9140D406">
      <w:numFmt w:val="decimal"/>
      <w:lvlText w:val=""/>
      <w:lvlJc w:val="left"/>
    </w:lvl>
    <w:lvl w:ilvl="7" w:tplc="8E2217A8">
      <w:numFmt w:val="decimal"/>
      <w:lvlText w:val=""/>
      <w:lvlJc w:val="left"/>
    </w:lvl>
    <w:lvl w:ilvl="8" w:tplc="DA323772">
      <w:numFmt w:val="decimal"/>
      <w:lvlText w:val=""/>
      <w:lvlJc w:val="left"/>
    </w:lvl>
  </w:abstractNum>
  <w:abstractNum w:abstractNumId="780">
    <w:nsid w:val="74087021"/>
    <w:multiLevelType w:val="hybridMultilevel"/>
    <w:tmpl w:val="2AAEE0CA"/>
    <w:lvl w:ilvl="0" w:tplc="4B6E45D0">
      <w:start w:val="1"/>
      <w:numFmt w:val="bullet"/>
      <w:lvlText w:val="b"/>
      <w:lvlJc w:val="left"/>
    </w:lvl>
    <w:lvl w:ilvl="1" w:tplc="CC64D476">
      <w:numFmt w:val="decimal"/>
      <w:lvlText w:val=""/>
      <w:lvlJc w:val="left"/>
    </w:lvl>
    <w:lvl w:ilvl="2" w:tplc="2F482E86">
      <w:numFmt w:val="decimal"/>
      <w:lvlText w:val=""/>
      <w:lvlJc w:val="left"/>
    </w:lvl>
    <w:lvl w:ilvl="3" w:tplc="5A46BBE8">
      <w:numFmt w:val="decimal"/>
      <w:lvlText w:val=""/>
      <w:lvlJc w:val="left"/>
    </w:lvl>
    <w:lvl w:ilvl="4" w:tplc="4AB0B6EA">
      <w:numFmt w:val="decimal"/>
      <w:lvlText w:val=""/>
      <w:lvlJc w:val="left"/>
    </w:lvl>
    <w:lvl w:ilvl="5" w:tplc="DC261702">
      <w:numFmt w:val="decimal"/>
      <w:lvlText w:val=""/>
      <w:lvlJc w:val="left"/>
    </w:lvl>
    <w:lvl w:ilvl="6" w:tplc="033ECD24">
      <w:numFmt w:val="decimal"/>
      <w:lvlText w:val=""/>
      <w:lvlJc w:val="left"/>
    </w:lvl>
    <w:lvl w:ilvl="7" w:tplc="90408720">
      <w:numFmt w:val="decimal"/>
      <w:lvlText w:val=""/>
      <w:lvlJc w:val="left"/>
    </w:lvl>
    <w:lvl w:ilvl="8" w:tplc="7F880980">
      <w:numFmt w:val="decimal"/>
      <w:lvlText w:val=""/>
      <w:lvlJc w:val="left"/>
    </w:lvl>
  </w:abstractNum>
  <w:abstractNum w:abstractNumId="781">
    <w:nsid w:val="7417684F"/>
    <w:multiLevelType w:val="hybridMultilevel"/>
    <w:tmpl w:val="D1321316"/>
    <w:lvl w:ilvl="0" w:tplc="B5FCFC6A">
      <w:start w:val="3"/>
      <w:numFmt w:val="decimal"/>
      <w:lvlText w:val="%1."/>
      <w:lvlJc w:val="left"/>
    </w:lvl>
    <w:lvl w:ilvl="1" w:tplc="18A49A8A">
      <w:numFmt w:val="decimal"/>
      <w:lvlText w:val=""/>
      <w:lvlJc w:val="left"/>
    </w:lvl>
    <w:lvl w:ilvl="2" w:tplc="1ED2B03A">
      <w:numFmt w:val="decimal"/>
      <w:lvlText w:val=""/>
      <w:lvlJc w:val="left"/>
    </w:lvl>
    <w:lvl w:ilvl="3" w:tplc="1B62E344">
      <w:numFmt w:val="decimal"/>
      <w:lvlText w:val=""/>
      <w:lvlJc w:val="left"/>
    </w:lvl>
    <w:lvl w:ilvl="4" w:tplc="65FE26B8">
      <w:numFmt w:val="decimal"/>
      <w:lvlText w:val=""/>
      <w:lvlJc w:val="left"/>
    </w:lvl>
    <w:lvl w:ilvl="5" w:tplc="C6BCC3F0">
      <w:numFmt w:val="decimal"/>
      <w:lvlText w:val=""/>
      <w:lvlJc w:val="left"/>
    </w:lvl>
    <w:lvl w:ilvl="6" w:tplc="624A33F8">
      <w:numFmt w:val="decimal"/>
      <w:lvlText w:val=""/>
      <w:lvlJc w:val="left"/>
    </w:lvl>
    <w:lvl w:ilvl="7" w:tplc="13B8E210">
      <w:numFmt w:val="decimal"/>
      <w:lvlText w:val=""/>
      <w:lvlJc w:val="left"/>
    </w:lvl>
    <w:lvl w:ilvl="8" w:tplc="3580B774">
      <w:numFmt w:val="decimal"/>
      <w:lvlText w:val=""/>
      <w:lvlJc w:val="left"/>
    </w:lvl>
  </w:abstractNum>
  <w:abstractNum w:abstractNumId="782">
    <w:nsid w:val="741A191E"/>
    <w:multiLevelType w:val="hybridMultilevel"/>
    <w:tmpl w:val="D8B8A410"/>
    <w:lvl w:ilvl="0" w:tplc="74ECDCEC">
      <w:start w:val="1"/>
      <w:numFmt w:val="bullet"/>
      <w:lvlText w:val="И"/>
      <w:lvlJc w:val="left"/>
    </w:lvl>
    <w:lvl w:ilvl="1" w:tplc="D14CDB84">
      <w:numFmt w:val="decimal"/>
      <w:lvlText w:val=""/>
      <w:lvlJc w:val="left"/>
    </w:lvl>
    <w:lvl w:ilvl="2" w:tplc="004CC710">
      <w:numFmt w:val="decimal"/>
      <w:lvlText w:val=""/>
      <w:lvlJc w:val="left"/>
    </w:lvl>
    <w:lvl w:ilvl="3" w:tplc="4B766CB4">
      <w:numFmt w:val="decimal"/>
      <w:lvlText w:val=""/>
      <w:lvlJc w:val="left"/>
    </w:lvl>
    <w:lvl w:ilvl="4" w:tplc="BFBAE804">
      <w:numFmt w:val="decimal"/>
      <w:lvlText w:val=""/>
      <w:lvlJc w:val="left"/>
    </w:lvl>
    <w:lvl w:ilvl="5" w:tplc="A1C21B64">
      <w:numFmt w:val="decimal"/>
      <w:lvlText w:val=""/>
      <w:lvlJc w:val="left"/>
    </w:lvl>
    <w:lvl w:ilvl="6" w:tplc="4A60AC04">
      <w:numFmt w:val="decimal"/>
      <w:lvlText w:val=""/>
      <w:lvlJc w:val="left"/>
    </w:lvl>
    <w:lvl w:ilvl="7" w:tplc="BFE0AADC">
      <w:numFmt w:val="decimal"/>
      <w:lvlText w:val=""/>
      <w:lvlJc w:val="left"/>
    </w:lvl>
    <w:lvl w:ilvl="8" w:tplc="29FC0726">
      <w:numFmt w:val="decimal"/>
      <w:lvlText w:val=""/>
      <w:lvlJc w:val="left"/>
    </w:lvl>
  </w:abstractNum>
  <w:abstractNum w:abstractNumId="783">
    <w:nsid w:val="743CE6FA"/>
    <w:multiLevelType w:val="hybridMultilevel"/>
    <w:tmpl w:val="9902762E"/>
    <w:lvl w:ilvl="0" w:tplc="45C04932">
      <w:start w:val="6"/>
      <w:numFmt w:val="decimal"/>
      <w:lvlText w:val="%1."/>
      <w:lvlJc w:val="left"/>
    </w:lvl>
    <w:lvl w:ilvl="1" w:tplc="882A22E8">
      <w:numFmt w:val="decimal"/>
      <w:lvlText w:val=""/>
      <w:lvlJc w:val="left"/>
    </w:lvl>
    <w:lvl w:ilvl="2" w:tplc="83AE3608">
      <w:numFmt w:val="decimal"/>
      <w:lvlText w:val=""/>
      <w:lvlJc w:val="left"/>
    </w:lvl>
    <w:lvl w:ilvl="3" w:tplc="24761242">
      <w:numFmt w:val="decimal"/>
      <w:lvlText w:val=""/>
      <w:lvlJc w:val="left"/>
    </w:lvl>
    <w:lvl w:ilvl="4" w:tplc="D736C224">
      <w:numFmt w:val="decimal"/>
      <w:lvlText w:val=""/>
      <w:lvlJc w:val="left"/>
    </w:lvl>
    <w:lvl w:ilvl="5" w:tplc="7BBC6300">
      <w:numFmt w:val="decimal"/>
      <w:lvlText w:val=""/>
      <w:lvlJc w:val="left"/>
    </w:lvl>
    <w:lvl w:ilvl="6" w:tplc="5DF04C10">
      <w:numFmt w:val="decimal"/>
      <w:lvlText w:val=""/>
      <w:lvlJc w:val="left"/>
    </w:lvl>
    <w:lvl w:ilvl="7" w:tplc="96C6B85A">
      <w:numFmt w:val="decimal"/>
      <w:lvlText w:val=""/>
      <w:lvlJc w:val="left"/>
    </w:lvl>
    <w:lvl w:ilvl="8" w:tplc="DE7A95D4">
      <w:numFmt w:val="decimal"/>
      <w:lvlText w:val=""/>
      <w:lvlJc w:val="left"/>
    </w:lvl>
  </w:abstractNum>
  <w:abstractNum w:abstractNumId="784">
    <w:nsid w:val="746AE2E4"/>
    <w:multiLevelType w:val="hybridMultilevel"/>
    <w:tmpl w:val="FC6C5FB2"/>
    <w:lvl w:ilvl="0" w:tplc="9582029A">
      <w:start w:val="1"/>
      <w:numFmt w:val="bullet"/>
      <w:lvlText w:val="A"/>
      <w:lvlJc w:val="left"/>
    </w:lvl>
    <w:lvl w:ilvl="1" w:tplc="4E6CEC66">
      <w:numFmt w:val="decimal"/>
      <w:lvlText w:val=""/>
      <w:lvlJc w:val="left"/>
    </w:lvl>
    <w:lvl w:ilvl="2" w:tplc="C3FC5362">
      <w:numFmt w:val="decimal"/>
      <w:lvlText w:val=""/>
      <w:lvlJc w:val="left"/>
    </w:lvl>
    <w:lvl w:ilvl="3" w:tplc="2B9C64B8">
      <w:numFmt w:val="decimal"/>
      <w:lvlText w:val=""/>
      <w:lvlJc w:val="left"/>
    </w:lvl>
    <w:lvl w:ilvl="4" w:tplc="4E5E01C6">
      <w:numFmt w:val="decimal"/>
      <w:lvlText w:val=""/>
      <w:lvlJc w:val="left"/>
    </w:lvl>
    <w:lvl w:ilvl="5" w:tplc="742AD8F8">
      <w:numFmt w:val="decimal"/>
      <w:lvlText w:val=""/>
      <w:lvlJc w:val="left"/>
    </w:lvl>
    <w:lvl w:ilvl="6" w:tplc="519C3D68">
      <w:numFmt w:val="decimal"/>
      <w:lvlText w:val=""/>
      <w:lvlJc w:val="left"/>
    </w:lvl>
    <w:lvl w:ilvl="7" w:tplc="37E26A5A">
      <w:numFmt w:val="decimal"/>
      <w:lvlText w:val=""/>
      <w:lvlJc w:val="left"/>
    </w:lvl>
    <w:lvl w:ilvl="8" w:tplc="724AE092">
      <w:numFmt w:val="decimal"/>
      <w:lvlText w:val=""/>
      <w:lvlJc w:val="left"/>
    </w:lvl>
  </w:abstractNum>
  <w:abstractNum w:abstractNumId="785">
    <w:nsid w:val="746B6F6A"/>
    <w:multiLevelType w:val="hybridMultilevel"/>
    <w:tmpl w:val="5478E784"/>
    <w:lvl w:ilvl="0" w:tplc="41165596">
      <w:start w:val="1"/>
      <w:numFmt w:val="bullet"/>
      <w:lvlText w:val="В"/>
      <w:lvlJc w:val="left"/>
    </w:lvl>
    <w:lvl w:ilvl="1" w:tplc="F13C18AA">
      <w:start w:val="1"/>
      <w:numFmt w:val="decimal"/>
      <w:lvlText w:val="%2."/>
      <w:lvlJc w:val="left"/>
    </w:lvl>
    <w:lvl w:ilvl="2" w:tplc="71BEFA36">
      <w:numFmt w:val="decimal"/>
      <w:lvlText w:val=""/>
      <w:lvlJc w:val="left"/>
    </w:lvl>
    <w:lvl w:ilvl="3" w:tplc="99165262">
      <w:numFmt w:val="decimal"/>
      <w:lvlText w:val=""/>
      <w:lvlJc w:val="left"/>
    </w:lvl>
    <w:lvl w:ilvl="4" w:tplc="D19E320A">
      <w:numFmt w:val="decimal"/>
      <w:lvlText w:val=""/>
      <w:lvlJc w:val="left"/>
    </w:lvl>
    <w:lvl w:ilvl="5" w:tplc="05F020F4">
      <w:numFmt w:val="decimal"/>
      <w:lvlText w:val=""/>
      <w:lvlJc w:val="left"/>
    </w:lvl>
    <w:lvl w:ilvl="6" w:tplc="BA6E8FEE">
      <w:numFmt w:val="decimal"/>
      <w:lvlText w:val=""/>
      <w:lvlJc w:val="left"/>
    </w:lvl>
    <w:lvl w:ilvl="7" w:tplc="342872B8">
      <w:numFmt w:val="decimal"/>
      <w:lvlText w:val=""/>
      <w:lvlJc w:val="left"/>
    </w:lvl>
    <w:lvl w:ilvl="8" w:tplc="9CD2C61A">
      <w:numFmt w:val="decimal"/>
      <w:lvlText w:val=""/>
      <w:lvlJc w:val="left"/>
    </w:lvl>
  </w:abstractNum>
  <w:abstractNum w:abstractNumId="786">
    <w:nsid w:val="7547B1D6"/>
    <w:multiLevelType w:val="hybridMultilevel"/>
    <w:tmpl w:val="EA08EB94"/>
    <w:lvl w:ilvl="0" w:tplc="2C40DF68">
      <w:start w:val="7"/>
      <w:numFmt w:val="decimal"/>
      <w:lvlText w:val="%1."/>
      <w:lvlJc w:val="left"/>
    </w:lvl>
    <w:lvl w:ilvl="1" w:tplc="3B86DB14">
      <w:numFmt w:val="decimal"/>
      <w:lvlText w:val=""/>
      <w:lvlJc w:val="left"/>
    </w:lvl>
    <w:lvl w:ilvl="2" w:tplc="3B1E3722">
      <w:numFmt w:val="decimal"/>
      <w:lvlText w:val=""/>
      <w:lvlJc w:val="left"/>
    </w:lvl>
    <w:lvl w:ilvl="3" w:tplc="A3E8AD50">
      <w:numFmt w:val="decimal"/>
      <w:lvlText w:val=""/>
      <w:lvlJc w:val="left"/>
    </w:lvl>
    <w:lvl w:ilvl="4" w:tplc="4F62B664">
      <w:numFmt w:val="decimal"/>
      <w:lvlText w:val=""/>
      <w:lvlJc w:val="left"/>
    </w:lvl>
    <w:lvl w:ilvl="5" w:tplc="921E0070">
      <w:numFmt w:val="decimal"/>
      <w:lvlText w:val=""/>
      <w:lvlJc w:val="left"/>
    </w:lvl>
    <w:lvl w:ilvl="6" w:tplc="063EE8CC">
      <w:numFmt w:val="decimal"/>
      <w:lvlText w:val=""/>
      <w:lvlJc w:val="left"/>
    </w:lvl>
    <w:lvl w:ilvl="7" w:tplc="89645218">
      <w:numFmt w:val="decimal"/>
      <w:lvlText w:val=""/>
      <w:lvlJc w:val="left"/>
    </w:lvl>
    <w:lvl w:ilvl="8" w:tplc="D8F017F6">
      <w:numFmt w:val="decimal"/>
      <w:lvlText w:val=""/>
      <w:lvlJc w:val="left"/>
    </w:lvl>
  </w:abstractNum>
  <w:abstractNum w:abstractNumId="787">
    <w:nsid w:val="755B5ED6"/>
    <w:multiLevelType w:val="hybridMultilevel"/>
    <w:tmpl w:val="44A6E444"/>
    <w:lvl w:ilvl="0" w:tplc="85F81ADE">
      <w:start w:val="1"/>
      <w:numFmt w:val="upperLetter"/>
      <w:lvlText w:val="%1."/>
      <w:lvlJc w:val="left"/>
    </w:lvl>
    <w:lvl w:ilvl="1" w:tplc="17BCFD50">
      <w:numFmt w:val="decimal"/>
      <w:lvlText w:val=""/>
      <w:lvlJc w:val="left"/>
    </w:lvl>
    <w:lvl w:ilvl="2" w:tplc="858EFE94">
      <w:numFmt w:val="decimal"/>
      <w:lvlText w:val=""/>
      <w:lvlJc w:val="left"/>
    </w:lvl>
    <w:lvl w:ilvl="3" w:tplc="0882C9DA">
      <w:numFmt w:val="decimal"/>
      <w:lvlText w:val=""/>
      <w:lvlJc w:val="left"/>
    </w:lvl>
    <w:lvl w:ilvl="4" w:tplc="2E608EFE">
      <w:numFmt w:val="decimal"/>
      <w:lvlText w:val=""/>
      <w:lvlJc w:val="left"/>
    </w:lvl>
    <w:lvl w:ilvl="5" w:tplc="17100918">
      <w:numFmt w:val="decimal"/>
      <w:lvlText w:val=""/>
      <w:lvlJc w:val="left"/>
    </w:lvl>
    <w:lvl w:ilvl="6" w:tplc="59047DF0">
      <w:numFmt w:val="decimal"/>
      <w:lvlText w:val=""/>
      <w:lvlJc w:val="left"/>
    </w:lvl>
    <w:lvl w:ilvl="7" w:tplc="C3485C9C">
      <w:numFmt w:val="decimal"/>
      <w:lvlText w:val=""/>
      <w:lvlJc w:val="left"/>
    </w:lvl>
    <w:lvl w:ilvl="8" w:tplc="27AC628E">
      <w:numFmt w:val="decimal"/>
      <w:lvlText w:val=""/>
      <w:lvlJc w:val="left"/>
    </w:lvl>
  </w:abstractNum>
  <w:abstractNum w:abstractNumId="788">
    <w:nsid w:val="756D30D0"/>
    <w:multiLevelType w:val="hybridMultilevel"/>
    <w:tmpl w:val="0F128758"/>
    <w:lvl w:ilvl="0" w:tplc="D6982D56">
      <w:start w:val="3"/>
      <w:numFmt w:val="upperLetter"/>
      <w:lvlText w:val="%1."/>
      <w:lvlJc w:val="left"/>
    </w:lvl>
    <w:lvl w:ilvl="1" w:tplc="84AAFC20">
      <w:start w:val="1"/>
      <w:numFmt w:val="bullet"/>
      <w:lvlText w:val="−"/>
      <w:lvlJc w:val="left"/>
    </w:lvl>
    <w:lvl w:ilvl="2" w:tplc="E758982A">
      <w:numFmt w:val="decimal"/>
      <w:lvlText w:val=""/>
      <w:lvlJc w:val="left"/>
    </w:lvl>
    <w:lvl w:ilvl="3" w:tplc="FC3663F2">
      <w:numFmt w:val="decimal"/>
      <w:lvlText w:val=""/>
      <w:lvlJc w:val="left"/>
    </w:lvl>
    <w:lvl w:ilvl="4" w:tplc="B6EE686C">
      <w:numFmt w:val="decimal"/>
      <w:lvlText w:val=""/>
      <w:lvlJc w:val="left"/>
    </w:lvl>
    <w:lvl w:ilvl="5" w:tplc="6AA83B32">
      <w:numFmt w:val="decimal"/>
      <w:lvlText w:val=""/>
      <w:lvlJc w:val="left"/>
    </w:lvl>
    <w:lvl w:ilvl="6" w:tplc="507E6D60">
      <w:numFmt w:val="decimal"/>
      <w:lvlText w:val=""/>
      <w:lvlJc w:val="left"/>
    </w:lvl>
    <w:lvl w:ilvl="7" w:tplc="92D43382">
      <w:numFmt w:val="decimal"/>
      <w:lvlText w:val=""/>
      <w:lvlJc w:val="left"/>
    </w:lvl>
    <w:lvl w:ilvl="8" w:tplc="90F46610">
      <w:numFmt w:val="decimal"/>
      <w:lvlText w:val=""/>
      <w:lvlJc w:val="left"/>
    </w:lvl>
  </w:abstractNum>
  <w:abstractNum w:abstractNumId="789">
    <w:nsid w:val="75B191D3"/>
    <w:multiLevelType w:val="hybridMultilevel"/>
    <w:tmpl w:val="CB089F6C"/>
    <w:lvl w:ilvl="0" w:tplc="9F2265FE">
      <w:start w:val="5"/>
      <w:numFmt w:val="decimal"/>
      <w:lvlText w:val="%1."/>
      <w:lvlJc w:val="left"/>
    </w:lvl>
    <w:lvl w:ilvl="1" w:tplc="38AEE63A">
      <w:numFmt w:val="decimal"/>
      <w:lvlText w:val=""/>
      <w:lvlJc w:val="left"/>
    </w:lvl>
    <w:lvl w:ilvl="2" w:tplc="028898B6">
      <w:numFmt w:val="decimal"/>
      <w:lvlText w:val=""/>
      <w:lvlJc w:val="left"/>
    </w:lvl>
    <w:lvl w:ilvl="3" w:tplc="FF32B3B2">
      <w:numFmt w:val="decimal"/>
      <w:lvlText w:val=""/>
      <w:lvlJc w:val="left"/>
    </w:lvl>
    <w:lvl w:ilvl="4" w:tplc="292844BC">
      <w:numFmt w:val="decimal"/>
      <w:lvlText w:val=""/>
      <w:lvlJc w:val="left"/>
    </w:lvl>
    <w:lvl w:ilvl="5" w:tplc="36689FB4">
      <w:numFmt w:val="decimal"/>
      <w:lvlText w:val=""/>
      <w:lvlJc w:val="left"/>
    </w:lvl>
    <w:lvl w:ilvl="6" w:tplc="5254DF82">
      <w:numFmt w:val="decimal"/>
      <w:lvlText w:val=""/>
      <w:lvlJc w:val="left"/>
    </w:lvl>
    <w:lvl w:ilvl="7" w:tplc="0F825638">
      <w:numFmt w:val="decimal"/>
      <w:lvlText w:val=""/>
      <w:lvlJc w:val="left"/>
    </w:lvl>
    <w:lvl w:ilvl="8" w:tplc="30A0D3DC">
      <w:numFmt w:val="decimal"/>
      <w:lvlText w:val=""/>
      <w:lvlJc w:val="left"/>
    </w:lvl>
  </w:abstractNum>
  <w:abstractNum w:abstractNumId="790">
    <w:nsid w:val="75F096DF"/>
    <w:multiLevelType w:val="hybridMultilevel"/>
    <w:tmpl w:val="9B56DA02"/>
    <w:lvl w:ilvl="0" w:tplc="231E7F40">
      <w:start w:val="1"/>
      <w:numFmt w:val="upperLetter"/>
      <w:lvlText w:val="%1."/>
      <w:lvlJc w:val="left"/>
    </w:lvl>
    <w:lvl w:ilvl="1" w:tplc="413892D4">
      <w:numFmt w:val="decimal"/>
      <w:lvlText w:val=""/>
      <w:lvlJc w:val="left"/>
    </w:lvl>
    <w:lvl w:ilvl="2" w:tplc="37563BEC">
      <w:numFmt w:val="decimal"/>
      <w:lvlText w:val=""/>
      <w:lvlJc w:val="left"/>
    </w:lvl>
    <w:lvl w:ilvl="3" w:tplc="34ACFB64">
      <w:numFmt w:val="decimal"/>
      <w:lvlText w:val=""/>
      <w:lvlJc w:val="left"/>
    </w:lvl>
    <w:lvl w:ilvl="4" w:tplc="C2246586">
      <w:numFmt w:val="decimal"/>
      <w:lvlText w:val=""/>
      <w:lvlJc w:val="left"/>
    </w:lvl>
    <w:lvl w:ilvl="5" w:tplc="3BD60652">
      <w:numFmt w:val="decimal"/>
      <w:lvlText w:val=""/>
      <w:lvlJc w:val="left"/>
    </w:lvl>
    <w:lvl w:ilvl="6" w:tplc="FBB4AFF6">
      <w:numFmt w:val="decimal"/>
      <w:lvlText w:val=""/>
      <w:lvlJc w:val="left"/>
    </w:lvl>
    <w:lvl w:ilvl="7" w:tplc="05BC5096">
      <w:numFmt w:val="decimal"/>
      <w:lvlText w:val=""/>
      <w:lvlJc w:val="left"/>
    </w:lvl>
    <w:lvl w:ilvl="8" w:tplc="07209312">
      <w:numFmt w:val="decimal"/>
      <w:lvlText w:val=""/>
      <w:lvlJc w:val="left"/>
    </w:lvl>
  </w:abstractNum>
  <w:abstractNum w:abstractNumId="791">
    <w:nsid w:val="75F56228"/>
    <w:multiLevelType w:val="hybridMultilevel"/>
    <w:tmpl w:val="91F4B890"/>
    <w:lvl w:ilvl="0" w:tplc="127A1F60">
      <w:start w:val="1"/>
      <w:numFmt w:val="bullet"/>
      <w:lvlText w:val="В"/>
      <w:lvlJc w:val="left"/>
    </w:lvl>
    <w:lvl w:ilvl="1" w:tplc="05C2625A">
      <w:numFmt w:val="decimal"/>
      <w:lvlText w:val=""/>
      <w:lvlJc w:val="left"/>
    </w:lvl>
    <w:lvl w:ilvl="2" w:tplc="AAFCFCAC">
      <w:numFmt w:val="decimal"/>
      <w:lvlText w:val=""/>
      <w:lvlJc w:val="left"/>
    </w:lvl>
    <w:lvl w:ilvl="3" w:tplc="E9A86F52">
      <w:numFmt w:val="decimal"/>
      <w:lvlText w:val=""/>
      <w:lvlJc w:val="left"/>
    </w:lvl>
    <w:lvl w:ilvl="4" w:tplc="36A0EEB4">
      <w:numFmt w:val="decimal"/>
      <w:lvlText w:val=""/>
      <w:lvlJc w:val="left"/>
    </w:lvl>
    <w:lvl w:ilvl="5" w:tplc="0B38BECC">
      <w:numFmt w:val="decimal"/>
      <w:lvlText w:val=""/>
      <w:lvlJc w:val="left"/>
    </w:lvl>
    <w:lvl w:ilvl="6" w:tplc="0E7C28C0">
      <w:numFmt w:val="decimal"/>
      <w:lvlText w:val=""/>
      <w:lvlJc w:val="left"/>
    </w:lvl>
    <w:lvl w:ilvl="7" w:tplc="B2ECA216">
      <w:numFmt w:val="decimal"/>
      <w:lvlText w:val=""/>
      <w:lvlJc w:val="left"/>
    </w:lvl>
    <w:lvl w:ilvl="8" w:tplc="C47C757C">
      <w:numFmt w:val="decimal"/>
      <w:lvlText w:val=""/>
      <w:lvlJc w:val="left"/>
    </w:lvl>
  </w:abstractNum>
  <w:abstractNum w:abstractNumId="792">
    <w:nsid w:val="76490B01"/>
    <w:multiLevelType w:val="hybridMultilevel"/>
    <w:tmpl w:val="B7E6A322"/>
    <w:lvl w:ilvl="0" w:tplc="CDC20922">
      <w:start w:val="2"/>
      <w:numFmt w:val="upperLetter"/>
      <w:lvlText w:val="%1."/>
      <w:lvlJc w:val="left"/>
    </w:lvl>
    <w:lvl w:ilvl="1" w:tplc="B366030E">
      <w:numFmt w:val="decimal"/>
      <w:lvlText w:val=""/>
      <w:lvlJc w:val="left"/>
    </w:lvl>
    <w:lvl w:ilvl="2" w:tplc="895887E2">
      <w:numFmt w:val="decimal"/>
      <w:lvlText w:val=""/>
      <w:lvlJc w:val="left"/>
    </w:lvl>
    <w:lvl w:ilvl="3" w:tplc="49187B66">
      <w:numFmt w:val="decimal"/>
      <w:lvlText w:val=""/>
      <w:lvlJc w:val="left"/>
    </w:lvl>
    <w:lvl w:ilvl="4" w:tplc="592AFCF2">
      <w:numFmt w:val="decimal"/>
      <w:lvlText w:val=""/>
      <w:lvlJc w:val="left"/>
    </w:lvl>
    <w:lvl w:ilvl="5" w:tplc="7A489020">
      <w:numFmt w:val="decimal"/>
      <w:lvlText w:val=""/>
      <w:lvlJc w:val="left"/>
    </w:lvl>
    <w:lvl w:ilvl="6" w:tplc="A4E807F4">
      <w:numFmt w:val="decimal"/>
      <w:lvlText w:val=""/>
      <w:lvlJc w:val="left"/>
    </w:lvl>
    <w:lvl w:ilvl="7" w:tplc="917CAF0E">
      <w:numFmt w:val="decimal"/>
      <w:lvlText w:val=""/>
      <w:lvlJc w:val="left"/>
    </w:lvl>
    <w:lvl w:ilvl="8" w:tplc="4A4806C8">
      <w:numFmt w:val="decimal"/>
      <w:lvlText w:val=""/>
      <w:lvlJc w:val="left"/>
    </w:lvl>
  </w:abstractNum>
  <w:abstractNum w:abstractNumId="793">
    <w:nsid w:val="7670D608"/>
    <w:multiLevelType w:val="hybridMultilevel"/>
    <w:tmpl w:val="D3561D74"/>
    <w:lvl w:ilvl="0" w:tplc="478049B0">
      <w:start w:val="1"/>
      <w:numFmt w:val="upperLetter"/>
      <w:lvlText w:val="%1."/>
      <w:lvlJc w:val="left"/>
    </w:lvl>
    <w:lvl w:ilvl="1" w:tplc="3DB6CA62">
      <w:numFmt w:val="decimal"/>
      <w:lvlText w:val=""/>
      <w:lvlJc w:val="left"/>
    </w:lvl>
    <w:lvl w:ilvl="2" w:tplc="A29264E6">
      <w:numFmt w:val="decimal"/>
      <w:lvlText w:val=""/>
      <w:lvlJc w:val="left"/>
    </w:lvl>
    <w:lvl w:ilvl="3" w:tplc="54AE1416">
      <w:numFmt w:val="decimal"/>
      <w:lvlText w:val=""/>
      <w:lvlJc w:val="left"/>
    </w:lvl>
    <w:lvl w:ilvl="4" w:tplc="FF201ABC">
      <w:numFmt w:val="decimal"/>
      <w:lvlText w:val=""/>
      <w:lvlJc w:val="left"/>
    </w:lvl>
    <w:lvl w:ilvl="5" w:tplc="131A3F68">
      <w:numFmt w:val="decimal"/>
      <w:lvlText w:val=""/>
      <w:lvlJc w:val="left"/>
    </w:lvl>
    <w:lvl w:ilvl="6" w:tplc="E126331A">
      <w:numFmt w:val="decimal"/>
      <w:lvlText w:val=""/>
      <w:lvlJc w:val="left"/>
    </w:lvl>
    <w:lvl w:ilvl="7" w:tplc="BE2E5C58">
      <w:numFmt w:val="decimal"/>
      <w:lvlText w:val=""/>
      <w:lvlJc w:val="left"/>
    </w:lvl>
    <w:lvl w:ilvl="8" w:tplc="19461938">
      <w:numFmt w:val="decimal"/>
      <w:lvlText w:val=""/>
      <w:lvlJc w:val="left"/>
    </w:lvl>
  </w:abstractNum>
  <w:abstractNum w:abstractNumId="794">
    <w:nsid w:val="7672CF28"/>
    <w:multiLevelType w:val="hybridMultilevel"/>
    <w:tmpl w:val="2506B112"/>
    <w:lvl w:ilvl="0" w:tplc="9208BFB6">
      <w:start w:val="2"/>
      <w:numFmt w:val="upperLetter"/>
      <w:lvlText w:val="%1."/>
      <w:lvlJc w:val="left"/>
    </w:lvl>
    <w:lvl w:ilvl="1" w:tplc="36CEF1E0">
      <w:numFmt w:val="decimal"/>
      <w:lvlText w:val=""/>
      <w:lvlJc w:val="left"/>
    </w:lvl>
    <w:lvl w:ilvl="2" w:tplc="D600808E">
      <w:numFmt w:val="decimal"/>
      <w:lvlText w:val=""/>
      <w:lvlJc w:val="left"/>
    </w:lvl>
    <w:lvl w:ilvl="3" w:tplc="280801A4">
      <w:numFmt w:val="decimal"/>
      <w:lvlText w:val=""/>
      <w:lvlJc w:val="left"/>
    </w:lvl>
    <w:lvl w:ilvl="4" w:tplc="4112D25C">
      <w:numFmt w:val="decimal"/>
      <w:lvlText w:val=""/>
      <w:lvlJc w:val="left"/>
    </w:lvl>
    <w:lvl w:ilvl="5" w:tplc="A77AA7A2">
      <w:numFmt w:val="decimal"/>
      <w:lvlText w:val=""/>
      <w:lvlJc w:val="left"/>
    </w:lvl>
    <w:lvl w:ilvl="6" w:tplc="62C452A0">
      <w:numFmt w:val="decimal"/>
      <w:lvlText w:val=""/>
      <w:lvlJc w:val="left"/>
    </w:lvl>
    <w:lvl w:ilvl="7" w:tplc="5C14CC76">
      <w:numFmt w:val="decimal"/>
      <w:lvlText w:val=""/>
      <w:lvlJc w:val="left"/>
    </w:lvl>
    <w:lvl w:ilvl="8" w:tplc="51AECFC8">
      <w:numFmt w:val="decimal"/>
      <w:lvlText w:val=""/>
      <w:lvlJc w:val="left"/>
    </w:lvl>
  </w:abstractNum>
  <w:abstractNum w:abstractNumId="795">
    <w:nsid w:val="76742596"/>
    <w:multiLevelType w:val="hybridMultilevel"/>
    <w:tmpl w:val="76065C5A"/>
    <w:lvl w:ilvl="0" w:tplc="84D8E0A2">
      <w:start w:val="7"/>
      <w:numFmt w:val="decimal"/>
      <w:lvlText w:val="%1."/>
      <w:lvlJc w:val="left"/>
    </w:lvl>
    <w:lvl w:ilvl="1" w:tplc="54522AE4">
      <w:numFmt w:val="decimal"/>
      <w:lvlText w:val=""/>
      <w:lvlJc w:val="left"/>
    </w:lvl>
    <w:lvl w:ilvl="2" w:tplc="E654C82A">
      <w:numFmt w:val="decimal"/>
      <w:lvlText w:val=""/>
      <w:lvlJc w:val="left"/>
    </w:lvl>
    <w:lvl w:ilvl="3" w:tplc="7EA878C2">
      <w:numFmt w:val="decimal"/>
      <w:lvlText w:val=""/>
      <w:lvlJc w:val="left"/>
    </w:lvl>
    <w:lvl w:ilvl="4" w:tplc="392A6848">
      <w:numFmt w:val="decimal"/>
      <w:lvlText w:val=""/>
      <w:lvlJc w:val="left"/>
    </w:lvl>
    <w:lvl w:ilvl="5" w:tplc="0F84BFAA">
      <w:numFmt w:val="decimal"/>
      <w:lvlText w:val=""/>
      <w:lvlJc w:val="left"/>
    </w:lvl>
    <w:lvl w:ilvl="6" w:tplc="75E8DEB6">
      <w:numFmt w:val="decimal"/>
      <w:lvlText w:val=""/>
      <w:lvlJc w:val="left"/>
    </w:lvl>
    <w:lvl w:ilvl="7" w:tplc="7F068028">
      <w:numFmt w:val="decimal"/>
      <w:lvlText w:val=""/>
      <w:lvlJc w:val="left"/>
    </w:lvl>
    <w:lvl w:ilvl="8" w:tplc="F2684096">
      <w:numFmt w:val="decimal"/>
      <w:lvlText w:val=""/>
      <w:lvlJc w:val="left"/>
    </w:lvl>
  </w:abstractNum>
  <w:abstractNum w:abstractNumId="796">
    <w:nsid w:val="767725AB"/>
    <w:multiLevelType w:val="hybridMultilevel"/>
    <w:tmpl w:val="7B8E8504"/>
    <w:lvl w:ilvl="0" w:tplc="5EFC4480">
      <w:start w:val="2"/>
      <w:numFmt w:val="upperLetter"/>
      <w:lvlText w:val="%1."/>
      <w:lvlJc w:val="left"/>
    </w:lvl>
    <w:lvl w:ilvl="1" w:tplc="5A3638A4">
      <w:numFmt w:val="decimal"/>
      <w:lvlText w:val=""/>
      <w:lvlJc w:val="left"/>
    </w:lvl>
    <w:lvl w:ilvl="2" w:tplc="555C1804">
      <w:numFmt w:val="decimal"/>
      <w:lvlText w:val=""/>
      <w:lvlJc w:val="left"/>
    </w:lvl>
    <w:lvl w:ilvl="3" w:tplc="CD048FF0">
      <w:numFmt w:val="decimal"/>
      <w:lvlText w:val=""/>
      <w:lvlJc w:val="left"/>
    </w:lvl>
    <w:lvl w:ilvl="4" w:tplc="67D6FC6A">
      <w:numFmt w:val="decimal"/>
      <w:lvlText w:val=""/>
      <w:lvlJc w:val="left"/>
    </w:lvl>
    <w:lvl w:ilvl="5" w:tplc="2E224D0C">
      <w:numFmt w:val="decimal"/>
      <w:lvlText w:val=""/>
      <w:lvlJc w:val="left"/>
    </w:lvl>
    <w:lvl w:ilvl="6" w:tplc="24786B6C">
      <w:numFmt w:val="decimal"/>
      <w:lvlText w:val=""/>
      <w:lvlJc w:val="left"/>
    </w:lvl>
    <w:lvl w:ilvl="7" w:tplc="AEF2F3C4">
      <w:numFmt w:val="decimal"/>
      <w:lvlText w:val=""/>
      <w:lvlJc w:val="left"/>
    </w:lvl>
    <w:lvl w:ilvl="8" w:tplc="3EA0F51A">
      <w:numFmt w:val="decimal"/>
      <w:lvlText w:val=""/>
      <w:lvlJc w:val="left"/>
    </w:lvl>
  </w:abstractNum>
  <w:abstractNum w:abstractNumId="797">
    <w:nsid w:val="7690CBA1"/>
    <w:multiLevelType w:val="hybridMultilevel"/>
    <w:tmpl w:val="3A729C74"/>
    <w:lvl w:ilvl="0" w:tplc="9FE24EBA">
      <w:start w:val="1"/>
      <w:numFmt w:val="upperLetter"/>
      <w:lvlText w:val="%1."/>
      <w:lvlJc w:val="left"/>
    </w:lvl>
    <w:lvl w:ilvl="1" w:tplc="A522749A">
      <w:numFmt w:val="decimal"/>
      <w:lvlText w:val=""/>
      <w:lvlJc w:val="left"/>
    </w:lvl>
    <w:lvl w:ilvl="2" w:tplc="CBC288BC">
      <w:numFmt w:val="decimal"/>
      <w:lvlText w:val=""/>
      <w:lvlJc w:val="left"/>
    </w:lvl>
    <w:lvl w:ilvl="3" w:tplc="FBC4221A">
      <w:numFmt w:val="decimal"/>
      <w:lvlText w:val=""/>
      <w:lvlJc w:val="left"/>
    </w:lvl>
    <w:lvl w:ilvl="4" w:tplc="BD88A5B6">
      <w:numFmt w:val="decimal"/>
      <w:lvlText w:val=""/>
      <w:lvlJc w:val="left"/>
    </w:lvl>
    <w:lvl w:ilvl="5" w:tplc="E1761B24">
      <w:numFmt w:val="decimal"/>
      <w:lvlText w:val=""/>
      <w:lvlJc w:val="left"/>
    </w:lvl>
    <w:lvl w:ilvl="6" w:tplc="BAEEE466">
      <w:numFmt w:val="decimal"/>
      <w:lvlText w:val=""/>
      <w:lvlJc w:val="left"/>
    </w:lvl>
    <w:lvl w:ilvl="7" w:tplc="AC7C80BA">
      <w:numFmt w:val="decimal"/>
      <w:lvlText w:val=""/>
      <w:lvlJc w:val="left"/>
    </w:lvl>
    <w:lvl w:ilvl="8" w:tplc="E5407070">
      <w:numFmt w:val="decimal"/>
      <w:lvlText w:val=""/>
      <w:lvlJc w:val="left"/>
    </w:lvl>
  </w:abstractNum>
  <w:abstractNum w:abstractNumId="798">
    <w:nsid w:val="76931B84"/>
    <w:multiLevelType w:val="hybridMultilevel"/>
    <w:tmpl w:val="F50442BA"/>
    <w:lvl w:ilvl="0" w:tplc="5F7C7444">
      <w:start w:val="1"/>
      <w:numFmt w:val="decimal"/>
      <w:lvlText w:val="%1."/>
      <w:lvlJc w:val="left"/>
    </w:lvl>
    <w:lvl w:ilvl="1" w:tplc="B02E4592">
      <w:numFmt w:val="decimal"/>
      <w:lvlText w:val=""/>
      <w:lvlJc w:val="left"/>
    </w:lvl>
    <w:lvl w:ilvl="2" w:tplc="45400E16">
      <w:numFmt w:val="decimal"/>
      <w:lvlText w:val=""/>
      <w:lvlJc w:val="left"/>
    </w:lvl>
    <w:lvl w:ilvl="3" w:tplc="BCF23F06">
      <w:numFmt w:val="decimal"/>
      <w:lvlText w:val=""/>
      <w:lvlJc w:val="left"/>
    </w:lvl>
    <w:lvl w:ilvl="4" w:tplc="55425068">
      <w:numFmt w:val="decimal"/>
      <w:lvlText w:val=""/>
      <w:lvlJc w:val="left"/>
    </w:lvl>
    <w:lvl w:ilvl="5" w:tplc="0B0E697C">
      <w:numFmt w:val="decimal"/>
      <w:lvlText w:val=""/>
      <w:lvlJc w:val="left"/>
    </w:lvl>
    <w:lvl w:ilvl="6" w:tplc="25022750">
      <w:numFmt w:val="decimal"/>
      <w:lvlText w:val=""/>
      <w:lvlJc w:val="left"/>
    </w:lvl>
    <w:lvl w:ilvl="7" w:tplc="7A92CC12">
      <w:numFmt w:val="decimal"/>
      <w:lvlText w:val=""/>
      <w:lvlJc w:val="left"/>
    </w:lvl>
    <w:lvl w:ilvl="8" w:tplc="7172B94A">
      <w:numFmt w:val="decimal"/>
      <w:lvlText w:val=""/>
      <w:lvlJc w:val="left"/>
    </w:lvl>
  </w:abstractNum>
  <w:abstractNum w:abstractNumId="799">
    <w:nsid w:val="76C44E4E"/>
    <w:multiLevelType w:val="hybridMultilevel"/>
    <w:tmpl w:val="3A82E250"/>
    <w:lvl w:ilvl="0" w:tplc="BEC88234">
      <w:start w:val="1"/>
      <w:numFmt w:val="bullet"/>
      <w:lvlText w:val="В"/>
      <w:lvlJc w:val="left"/>
    </w:lvl>
    <w:lvl w:ilvl="1" w:tplc="68B2E79A">
      <w:numFmt w:val="decimal"/>
      <w:lvlText w:val=""/>
      <w:lvlJc w:val="left"/>
    </w:lvl>
    <w:lvl w:ilvl="2" w:tplc="BEE01558">
      <w:numFmt w:val="decimal"/>
      <w:lvlText w:val=""/>
      <w:lvlJc w:val="left"/>
    </w:lvl>
    <w:lvl w:ilvl="3" w:tplc="22D25986">
      <w:numFmt w:val="decimal"/>
      <w:lvlText w:val=""/>
      <w:lvlJc w:val="left"/>
    </w:lvl>
    <w:lvl w:ilvl="4" w:tplc="FA1809E8">
      <w:numFmt w:val="decimal"/>
      <w:lvlText w:val=""/>
      <w:lvlJc w:val="left"/>
    </w:lvl>
    <w:lvl w:ilvl="5" w:tplc="6ECACC48">
      <w:numFmt w:val="decimal"/>
      <w:lvlText w:val=""/>
      <w:lvlJc w:val="left"/>
    </w:lvl>
    <w:lvl w:ilvl="6" w:tplc="A106F7EA">
      <w:numFmt w:val="decimal"/>
      <w:lvlText w:val=""/>
      <w:lvlJc w:val="left"/>
    </w:lvl>
    <w:lvl w:ilvl="7" w:tplc="5BD67C4A">
      <w:numFmt w:val="decimal"/>
      <w:lvlText w:val=""/>
      <w:lvlJc w:val="left"/>
    </w:lvl>
    <w:lvl w:ilvl="8" w:tplc="8FCC1610">
      <w:numFmt w:val="decimal"/>
      <w:lvlText w:val=""/>
      <w:lvlJc w:val="left"/>
    </w:lvl>
  </w:abstractNum>
  <w:abstractNum w:abstractNumId="800">
    <w:nsid w:val="76C8B568"/>
    <w:multiLevelType w:val="hybridMultilevel"/>
    <w:tmpl w:val="E1C49C02"/>
    <w:lvl w:ilvl="0" w:tplc="76309968">
      <w:start w:val="3"/>
      <w:numFmt w:val="decimal"/>
      <w:lvlText w:val="%1."/>
      <w:lvlJc w:val="left"/>
    </w:lvl>
    <w:lvl w:ilvl="1" w:tplc="D2CC67CA">
      <w:numFmt w:val="decimal"/>
      <w:lvlText w:val=""/>
      <w:lvlJc w:val="left"/>
    </w:lvl>
    <w:lvl w:ilvl="2" w:tplc="1C30A4F4">
      <w:numFmt w:val="decimal"/>
      <w:lvlText w:val=""/>
      <w:lvlJc w:val="left"/>
    </w:lvl>
    <w:lvl w:ilvl="3" w:tplc="B90A5410">
      <w:numFmt w:val="decimal"/>
      <w:lvlText w:val=""/>
      <w:lvlJc w:val="left"/>
    </w:lvl>
    <w:lvl w:ilvl="4" w:tplc="57EAFDAA">
      <w:numFmt w:val="decimal"/>
      <w:lvlText w:val=""/>
      <w:lvlJc w:val="left"/>
    </w:lvl>
    <w:lvl w:ilvl="5" w:tplc="EA0EDD40">
      <w:numFmt w:val="decimal"/>
      <w:lvlText w:val=""/>
      <w:lvlJc w:val="left"/>
    </w:lvl>
    <w:lvl w:ilvl="6" w:tplc="5EB23628">
      <w:numFmt w:val="decimal"/>
      <w:lvlText w:val=""/>
      <w:lvlJc w:val="left"/>
    </w:lvl>
    <w:lvl w:ilvl="7" w:tplc="029C8A5E">
      <w:numFmt w:val="decimal"/>
      <w:lvlText w:val=""/>
      <w:lvlJc w:val="left"/>
    </w:lvl>
    <w:lvl w:ilvl="8" w:tplc="AFD62F3A">
      <w:numFmt w:val="decimal"/>
      <w:lvlText w:val=""/>
      <w:lvlJc w:val="left"/>
    </w:lvl>
  </w:abstractNum>
  <w:abstractNum w:abstractNumId="801">
    <w:nsid w:val="76DEE918"/>
    <w:multiLevelType w:val="hybridMultilevel"/>
    <w:tmpl w:val="8B085C80"/>
    <w:lvl w:ilvl="0" w:tplc="383CAF98">
      <w:start w:val="1"/>
      <w:numFmt w:val="upperLetter"/>
      <w:lvlText w:val="%1."/>
      <w:lvlJc w:val="left"/>
    </w:lvl>
    <w:lvl w:ilvl="1" w:tplc="0B984A58">
      <w:numFmt w:val="decimal"/>
      <w:lvlText w:val=""/>
      <w:lvlJc w:val="left"/>
    </w:lvl>
    <w:lvl w:ilvl="2" w:tplc="A8288472">
      <w:numFmt w:val="decimal"/>
      <w:lvlText w:val=""/>
      <w:lvlJc w:val="left"/>
    </w:lvl>
    <w:lvl w:ilvl="3" w:tplc="6E007660">
      <w:numFmt w:val="decimal"/>
      <w:lvlText w:val=""/>
      <w:lvlJc w:val="left"/>
    </w:lvl>
    <w:lvl w:ilvl="4" w:tplc="A8729D5A">
      <w:numFmt w:val="decimal"/>
      <w:lvlText w:val=""/>
      <w:lvlJc w:val="left"/>
    </w:lvl>
    <w:lvl w:ilvl="5" w:tplc="0E3A2D42">
      <w:numFmt w:val="decimal"/>
      <w:lvlText w:val=""/>
      <w:lvlJc w:val="left"/>
    </w:lvl>
    <w:lvl w:ilvl="6" w:tplc="9406496C">
      <w:numFmt w:val="decimal"/>
      <w:lvlText w:val=""/>
      <w:lvlJc w:val="left"/>
    </w:lvl>
    <w:lvl w:ilvl="7" w:tplc="05388376">
      <w:numFmt w:val="decimal"/>
      <w:lvlText w:val=""/>
      <w:lvlJc w:val="left"/>
    </w:lvl>
    <w:lvl w:ilvl="8" w:tplc="DF845A56">
      <w:numFmt w:val="decimal"/>
      <w:lvlText w:val=""/>
      <w:lvlJc w:val="left"/>
    </w:lvl>
  </w:abstractNum>
  <w:abstractNum w:abstractNumId="802">
    <w:nsid w:val="77263B8A"/>
    <w:multiLevelType w:val="hybridMultilevel"/>
    <w:tmpl w:val="A1C6A3A4"/>
    <w:lvl w:ilvl="0" w:tplc="5406C0A8">
      <w:start w:val="2"/>
      <w:numFmt w:val="upperLetter"/>
      <w:lvlText w:val="%1."/>
      <w:lvlJc w:val="left"/>
    </w:lvl>
    <w:lvl w:ilvl="1" w:tplc="93A21850">
      <w:start w:val="1"/>
      <w:numFmt w:val="bullet"/>
      <w:lvlText w:val="с"/>
      <w:lvlJc w:val="left"/>
    </w:lvl>
    <w:lvl w:ilvl="2" w:tplc="063442DC">
      <w:start w:val="1"/>
      <w:numFmt w:val="bullet"/>
      <w:lvlText w:val="−"/>
      <w:lvlJc w:val="left"/>
    </w:lvl>
    <w:lvl w:ilvl="3" w:tplc="4E14E58E">
      <w:numFmt w:val="decimal"/>
      <w:lvlText w:val=""/>
      <w:lvlJc w:val="left"/>
    </w:lvl>
    <w:lvl w:ilvl="4" w:tplc="032057E4">
      <w:numFmt w:val="decimal"/>
      <w:lvlText w:val=""/>
      <w:lvlJc w:val="left"/>
    </w:lvl>
    <w:lvl w:ilvl="5" w:tplc="5C98CA74">
      <w:numFmt w:val="decimal"/>
      <w:lvlText w:val=""/>
      <w:lvlJc w:val="left"/>
    </w:lvl>
    <w:lvl w:ilvl="6" w:tplc="3C0AA010">
      <w:numFmt w:val="decimal"/>
      <w:lvlText w:val=""/>
      <w:lvlJc w:val="left"/>
    </w:lvl>
    <w:lvl w:ilvl="7" w:tplc="31B2FE5A">
      <w:numFmt w:val="decimal"/>
      <w:lvlText w:val=""/>
      <w:lvlJc w:val="left"/>
    </w:lvl>
    <w:lvl w:ilvl="8" w:tplc="57E43A34">
      <w:numFmt w:val="decimal"/>
      <w:lvlText w:val=""/>
      <w:lvlJc w:val="left"/>
    </w:lvl>
  </w:abstractNum>
  <w:abstractNum w:abstractNumId="803">
    <w:nsid w:val="772B796C"/>
    <w:multiLevelType w:val="hybridMultilevel"/>
    <w:tmpl w:val="DEAABA0E"/>
    <w:lvl w:ilvl="0" w:tplc="501486E0">
      <w:start w:val="3"/>
      <w:numFmt w:val="decimal"/>
      <w:lvlText w:val="%1."/>
      <w:lvlJc w:val="left"/>
    </w:lvl>
    <w:lvl w:ilvl="1" w:tplc="B7941AB6">
      <w:numFmt w:val="decimal"/>
      <w:lvlText w:val=""/>
      <w:lvlJc w:val="left"/>
    </w:lvl>
    <w:lvl w:ilvl="2" w:tplc="30FA5F0C">
      <w:numFmt w:val="decimal"/>
      <w:lvlText w:val=""/>
      <w:lvlJc w:val="left"/>
    </w:lvl>
    <w:lvl w:ilvl="3" w:tplc="AB742ED2">
      <w:numFmt w:val="decimal"/>
      <w:lvlText w:val=""/>
      <w:lvlJc w:val="left"/>
    </w:lvl>
    <w:lvl w:ilvl="4" w:tplc="BD32A2C0">
      <w:numFmt w:val="decimal"/>
      <w:lvlText w:val=""/>
      <w:lvlJc w:val="left"/>
    </w:lvl>
    <w:lvl w:ilvl="5" w:tplc="2EEA3544">
      <w:numFmt w:val="decimal"/>
      <w:lvlText w:val=""/>
      <w:lvlJc w:val="left"/>
    </w:lvl>
    <w:lvl w:ilvl="6" w:tplc="BB346A82">
      <w:numFmt w:val="decimal"/>
      <w:lvlText w:val=""/>
      <w:lvlJc w:val="left"/>
    </w:lvl>
    <w:lvl w:ilvl="7" w:tplc="902EBE78">
      <w:numFmt w:val="decimal"/>
      <w:lvlText w:val=""/>
      <w:lvlJc w:val="left"/>
    </w:lvl>
    <w:lvl w:ilvl="8" w:tplc="86725A0E">
      <w:numFmt w:val="decimal"/>
      <w:lvlText w:val=""/>
      <w:lvlJc w:val="left"/>
    </w:lvl>
  </w:abstractNum>
  <w:abstractNum w:abstractNumId="804">
    <w:nsid w:val="77361526"/>
    <w:multiLevelType w:val="hybridMultilevel"/>
    <w:tmpl w:val="3B4AE18C"/>
    <w:lvl w:ilvl="0" w:tplc="3B52480A">
      <w:start w:val="5"/>
      <w:numFmt w:val="decimal"/>
      <w:lvlText w:val="%1."/>
      <w:lvlJc w:val="left"/>
    </w:lvl>
    <w:lvl w:ilvl="1" w:tplc="1B445430">
      <w:numFmt w:val="decimal"/>
      <w:lvlText w:val=""/>
      <w:lvlJc w:val="left"/>
    </w:lvl>
    <w:lvl w:ilvl="2" w:tplc="4118956E">
      <w:numFmt w:val="decimal"/>
      <w:lvlText w:val=""/>
      <w:lvlJc w:val="left"/>
    </w:lvl>
    <w:lvl w:ilvl="3" w:tplc="2D5C9FE6">
      <w:numFmt w:val="decimal"/>
      <w:lvlText w:val=""/>
      <w:lvlJc w:val="left"/>
    </w:lvl>
    <w:lvl w:ilvl="4" w:tplc="E9BC4FF6">
      <w:numFmt w:val="decimal"/>
      <w:lvlText w:val=""/>
      <w:lvlJc w:val="left"/>
    </w:lvl>
    <w:lvl w:ilvl="5" w:tplc="09FC68D4">
      <w:numFmt w:val="decimal"/>
      <w:lvlText w:val=""/>
      <w:lvlJc w:val="left"/>
    </w:lvl>
    <w:lvl w:ilvl="6" w:tplc="F2182E60">
      <w:numFmt w:val="decimal"/>
      <w:lvlText w:val=""/>
      <w:lvlJc w:val="left"/>
    </w:lvl>
    <w:lvl w:ilvl="7" w:tplc="66A64362">
      <w:numFmt w:val="decimal"/>
      <w:lvlText w:val=""/>
      <w:lvlJc w:val="left"/>
    </w:lvl>
    <w:lvl w:ilvl="8" w:tplc="6E94A9FC">
      <w:numFmt w:val="decimal"/>
      <w:lvlText w:val=""/>
      <w:lvlJc w:val="left"/>
    </w:lvl>
  </w:abstractNum>
  <w:abstractNum w:abstractNumId="805">
    <w:nsid w:val="77633E5E"/>
    <w:multiLevelType w:val="hybridMultilevel"/>
    <w:tmpl w:val="7D882776"/>
    <w:lvl w:ilvl="0" w:tplc="47FABE22">
      <w:start w:val="3"/>
      <w:numFmt w:val="upperLetter"/>
      <w:lvlText w:val="%1."/>
      <w:lvlJc w:val="left"/>
    </w:lvl>
    <w:lvl w:ilvl="1" w:tplc="976C76E8">
      <w:numFmt w:val="decimal"/>
      <w:lvlText w:val=""/>
      <w:lvlJc w:val="left"/>
    </w:lvl>
    <w:lvl w:ilvl="2" w:tplc="440AB594">
      <w:numFmt w:val="decimal"/>
      <w:lvlText w:val=""/>
      <w:lvlJc w:val="left"/>
    </w:lvl>
    <w:lvl w:ilvl="3" w:tplc="A69A0024">
      <w:numFmt w:val="decimal"/>
      <w:lvlText w:val=""/>
      <w:lvlJc w:val="left"/>
    </w:lvl>
    <w:lvl w:ilvl="4" w:tplc="A624625C">
      <w:numFmt w:val="decimal"/>
      <w:lvlText w:val=""/>
      <w:lvlJc w:val="left"/>
    </w:lvl>
    <w:lvl w:ilvl="5" w:tplc="D812D176">
      <w:numFmt w:val="decimal"/>
      <w:lvlText w:val=""/>
      <w:lvlJc w:val="left"/>
    </w:lvl>
    <w:lvl w:ilvl="6" w:tplc="325A0100">
      <w:numFmt w:val="decimal"/>
      <w:lvlText w:val=""/>
      <w:lvlJc w:val="left"/>
    </w:lvl>
    <w:lvl w:ilvl="7" w:tplc="A200413A">
      <w:numFmt w:val="decimal"/>
      <w:lvlText w:val=""/>
      <w:lvlJc w:val="left"/>
    </w:lvl>
    <w:lvl w:ilvl="8" w:tplc="C05C3BCE">
      <w:numFmt w:val="decimal"/>
      <w:lvlText w:val=""/>
      <w:lvlJc w:val="left"/>
    </w:lvl>
  </w:abstractNum>
  <w:abstractNum w:abstractNumId="806">
    <w:nsid w:val="777250E7"/>
    <w:multiLevelType w:val="hybridMultilevel"/>
    <w:tmpl w:val="3D3A23A4"/>
    <w:lvl w:ilvl="0" w:tplc="BC94F982">
      <w:start w:val="2"/>
      <w:numFmt w:val="upperLetter"/>
      <w:lvlText w:val="%1."/>
      <w:lvlJc w:val="left"/>
    </w:lvl>
    <w:lvl w:ilvl="1" w:tplc="AC967836">
      <w:numFmt w:val="decimal"/>
      <w:lvlText w:val=""/>
      <w:lvlJc w:val="left"/>
    </w:lvl>
    <w:lvl w:ilvl="2" w:tplc="539E2F78">
      <w:numFmt w:val="decimal"/>
      <w:lvlText w:val=""/>
      <w:lvlJc w:val="left"/>
    </w:lvl>
    <w:lvl w:ilvl="3" w:tplc="978C72B2">
      <w:numFmt w:val="decimal"/>
      <w:lvlText w:val=""/>
      <w:lvlJc w:val="left"/>
    </w:lvl>
    <w:lvl w:ilvl="4" w:tplc="86062920">
      <w:numFmt w:val="decimal"/>
      <w:lvlText w:val=""/>
      <w:lvlJc w:val="left"/>
    </w:lvl>
    <w:lvl w:ilvl="5" w:tplc="3618A5EA">
      <w:numFmt w:val="decimal"/>
      <w:lvlText w:val=""/>
      <w:lvlJc w:val="left"/>
    </w:lvl>
    <w:lvl w:ilvl="6" w:tplc="89F64788">
      <w:numFmt w:val="decimal"/>
      <w:lvlText w:val=""/>
      <w:lvlJc w:val="left"/>
    </w:lvl>
    <w:lvl w:ilvl="7" w:tplc="9B00FF44">
      <w:numFmt w:val="decimal"/>
      <w:lvlText w:val=""/>
      <w:lvlJc w:val="left"/>
    </w:lvl>
    <w:lvl w:ilvl="8" w:tplc="953C9526">
      <w:numFmt w:val="decimal"/>
      <w:lvlText w:val=""/>
      <w:lvlJc w:val="left"/>
    </w:lvl>
  </w:abstractNum>
  <w:abstractNum w:abstractNumId="807">
    <w:nsid w:val="77933F62"/>
    <w:multiLevelType w:val="hybridMultilevel"/>
    <w:tmpl w:val="81D07D66"/>
    <w:lvl w:ilvl="0" w:tplc="26EA5510">
      <w:start w:val="1"/>
      <w:numFmt w:val="upperLetter"/>
      <w:lvlText w:val="%1."/>
      <w:lvlJc w:val="left"/>
    </w:lvl>
    <w:lvl w:ilvl="1" w:tplc="B6BCEED2">
      <w:numFmt w:val="decimal"/>
      <w:lvlText w:val=""/>
      <w:lvlJc w:val="left"/>
    </w:lvl>
    <w:lvl w:ilvl="2" w:tplc="8728900C">
      <w:numFmt w:val="decimal"/>
      <w:lvlText w:val=""/>
      <w:lvlJc w:val="left"/>
    </w:lvl>
    <w:lvl w:ilvl="3" w:tplc="8DA20B42">
      <w:numFmt w:val="decimal"/>
      <w:lvlText w:val=""/>
      <w:lvlJc w:val="left"/>
    </w:lvl>
    <w:lvl w:ilvl="4" w:tplc="23141258">
      <w:numFmt w:val="decimal"/>
      <w:lvlText w:val=""/>
      <w:lvlJc w:val="left"/>
    </w:lvl>
    <w:lvl w:ilvl="5" w:tplc="0BA65CB0">
      <w:numFmt w:val="decimal"/>
      <w:lvlText w:val=""/>
      <w:lvlJc w:val="left"/>
    </w:lvl>
    <w:lvl w:ilvl="6" w:tplc="44D88BFA">
      <w:numFmt w:val="decimal"/>
      <w:lvlText w:val=""/>
      <w:lvlJc w:val="left"/>
    </w:lvl>
    <w:lvl w:ilvl="7" w:tplc="9DE24FF6">
      <w:numFmt w:val="decimal"/>
      <w:lvlText w:val=""/>
      <w:lvlJc w:val="left"/>
    </w:lvl>
    <w:lvl w:ilvl="8" w:tplc="ED00AB80">
      <w:numFmt w:val="decimal"/>
      <w:lvlText w:val=""/>
      <w:lvlJc w:val="left"/>
    </w:lvl>
  </w:abstractNum>
  <w:abstractNum w:abstractNumId="808">
    <w:nsid w:val="77DA4A57"/>
    <w:multiLevelType w:val="hybridMultilevel"/>
    <w:tmpl w:val="0C7AE612"/>
    <w:lvl w:ilvl="0" w:tplc="D29A0DA6">
      <w:start w:val="1"/>
      <w:numFmt w:val="upperLetter"/>
      <w:lvlText w:val="%1."/>
      <w:lvlJc w:val="left"/>
    </w:lvl>
    <w:lvl w:ilvl="1" w:tplc="E7589A80">
      <w:numFmt w:val="decimal"/>
      <w:lvlText w:val=""/>
      <w:lvlJc w:val="left"/>
    </w:lvl>
    <w:lvl w:ilvl="2" w:tplc="ADC6F642">
      <w:numFmt w:val="decimal"/>
      <w:lvlText w:val=""/>
      <w:lvlJc w:val="left"/>
    </w:lvl>
    <w:lvl w:ilvl="3" w:tplc="07E65DA2">
      <w:numFmt w:val="decimal"/>
      <w:lvlText w:val=""/>
      <w:lvlJc w:val="left"/>
    </w:lvl>
    <w:lvl w:ilvl="4" w:tplc="8D906C36">
      <w:numFmt w:val="decimal"/>
      <w:lvlText w:val=""/>
      <w:lvlJc w:val="left"/>
    </w:lvl>
    <w:lvl w:ilvl="5" w:tplc="CF50EFF2">
      <w:numFmt w:val="decimal"/>
      <w:lvlText w:val=""/>
      <w:lvlJc w:val="left"/>
    </w:lvl>
    <w:lvl w:ilvl="6" w:tplc="AAC4988C">
      <w:numFmt w:val="decimal"/>
      <w:lvlText w:val=""/>
      <w:lvlJc w:val="left"/>
    </w:lvl>
    <w:lvl w:ilvl="7" w:tplc="A866CC1C">
      <w:numFmt w:val="decimal"/>
      <w:lvlText w:val=""/>
      <w:lvlJc w:val="left"/>
    </w:lvl>
    <w:lvl w:ilvl="8" w:tplc="D90409F6">
      <w:numFmt w:val="decimal"/>
      <w:lvlText w:val=""/>
      <w:lvlJc w:val="left"/>
    </w:lvl>
  </w:abstractNum>
  <w:abstractNum w:abstractNumId="809">
    <w:nsid w:val="77E78A20"/>
    <w:multiLevelType w:val="hybridMultilevel"/>
    <w:tmpl w:val="1D8CD8D2"/>
    <w:lvl w:ilvl="0" w:tplc="A20ACB2A">
      <w:start w:val="6"/>
      <w:numFmt w:val="decimal"/>
      <w:lvlText w:val="%1."/>
      <w:lvlJc w:val="left"/>
    </w:lvl>
    <w:lvl w:ilvl="1" w:tplc="C2A4A64E">
      <w:numFmt w:val="decimal"/>
      <w:lvlText w:val=""/>
      <w:lvlJc w:val="left"/>
    </w:lvl>
    <w:lvl w:ilvl="2" w:tplc="ACFA70C0">
      <w:numFmt w:val="decimal"/>
      <w:lvlText w:val=""/>
      <w:lvlJc w:val="left"/>
    </w:lvl>
    <w:lvl w:ilvl="3" w:tplc="0B005570">
      <w:numFmt w:val="decimal"/>
      <w:lvlText w:val=""/>
      <w:lvlJc w:val="left"/>
    </w:lvl>
    <w:lvl w:ilvl="4" w:tplc="FBAA58EC">
      <w:numFmt w:val="decimal"/>
      <w:lvlText w:val=""/>
      <w:lvlJc w:val="left"/>
    </w:lvl>
    <w:lvl w:ilvl="5" w:tplc="BCFC8388">
      <w:numFmt w:val="decimal"/>
      <w:lvlText w:val=""/>
      <w:lvlJc w:val="left"/>
    </w:lvl>
    <w:lvl w:ilvl="6" w:tplc="66D45E6C">
      <w:numFmt w:val="decimal"/>
      <w:lvlText w:val=""/>
      <w:lvlJc w:val="left"/>
    </w:lvl>
    <w:lvl w:ilvl="7" w:tplc="B1348700">
      <w:numFmt w:val="decimal"/>
      <w:lvlText w:val=""/>
      <w:lvlJc w:val="left"/>
    </w:lvl>
    <w:lvl w:ilvl="8" w:tplc="755A6B62">
      <w:numFmt w:val="decimal"/>
      <w:lvlText w:val=""/>
      <w:lvlJc w:val="left"/>
    </w:lvl>
  </w:abstractNum>
  <w:abstractNum w:abstractNumId="810">
    <w:nsid w:val="782FF375"/>
    <w:multiLevelType w:val="hybridMultilevel"/>
    <w:tmpl w:val="0A8E3838"/>
    <w:lvl w:ilvl="0" w:tplc="250CB49A">
      <w:start w:val="3"/>
      <w:numFmt w:val="upperLetter"/>
      <w:lvlText w:val="%1."/>
      <w:lvlJc w:val="left"/>
    </w:lvl>
    <w:lvl w:ilvl="1" w:tplc="212E3856">
      <w:numFmt w:val="decimal"/>
      <w:lvlText w:val=""/>
      <w:lvlJc w:val="left"/>
    </w:lvl>
    <w:lvl w:ilvl="2" w:tplc="85884F52">
      <w:numFmt w:val="decimal"/>
      <w:lvlText w:val=""/>
      <w:lvlJc w:val="left"/>
    </w:lvl>
    <w:lvl w:ilvl="3" w:tplc="55A642C8">
      <w:numFmt w:val="decimal"/>
      <w:lvlText w:val=""/>
      <w:lvlJc w:val="left"/>
    </w:lvl>
    <w:lvl w:ilvl="4" w:tplc="69206130">
      <w:numFmt w:val="decimal"/>
      <w:lvlText w:val=""/>
      <w:lvlJc w:val="left"/>
    </w:lvl>
    <w:lvl w:ilvl="5" w:tplc="C6DA198E">
      <w:numFmt w:val="decimal"/>
      <w:lvlText w:val=""/>
      <w:lvlJc w:val="left"/>
    </w:lvl>
    <w:lvl w:ilvl="6" w:tplc="CBE81886">
      <w:numFmt w:val="decimal"/>
      <w:lvlText w:val=""/>
      <w:lvlJc w:val="left"/>
    </w:lvl>
    <w:lvl w:ilvl="7" w:tplc="22128E6E">
      <w:numFmt w:val="decimal"/>
      <w:lvlText w:val=""/>
      <w:lvlJc w:val="left"/>
    </w:lvl>
    <w:lvl w:ilvl="8" w:tplc="A1F22D82">
      <w:numFmt w:val="decimal"/>
      <w:lvlText w:val=""/>
      <w:lvlJc w:val="left"/>
    </w:lvl>
  </w:abstractNum>
  <w:abstractNum w:abstractNumId="811">
    <w:nsid w:val="78466DAF"/>
    <w:multiLevelType w:val="hybridMultilevel"/>
    <w:tmpl w:val="D23859DC"/>
    <w:lvl w:ilvl="0" w:tplc="E0361024">
      <w:start w:val="1"/>
      <w:numFmt w:val="bullet"/>
      <w:lvlText w:val="в"/>
      <w:lvlJc w:val="left"/>
    </w:lvl>
    <w:lvl w:ilvl="1" w:tplc="72FA5808">
      <w:numFmt w:val="decimal"/>
      <w:lvlText w:val=""/>
      <w:lvlJc w:val="left"/>
    </w:lvl>
    <w:lvl w:ilvl="2" w:tplc="8F68F858">
      <w:numFmt w:val="decimal"/>
      <w:lvlText w:val=""/>
      <w:lvlJc w:val="left"/>
    </w:lvl>
    <w:lvl w:ilvl="3" w:tplc="E83C0DF8">
      <w:numFmt w:val="decimal"/>
      <w:lvlText w:val=""/>
      <w:lvlJc w:val="left"/>
    </w:lvl>
    <w:lvl w:ilvl="4" w:tplc="2E70C432">
      <w:numFmt w:val="decimal"/>
      <w:lvlText w:val=""/>
      <w:lvlJc w:val="left"/>
    </w:lvl>
    <w:lvl w:ilvl="5" w:tplc="247C166A">
      <w:numFmt w:val="decimal"/>
      <w:lvlText w:val=""/>
      <w:lvlJc w:val="left"/>
    </w:lvl>
    <w:lvl w:ilvl="6" w:tplc="484CF5D0">
      <w:numFmt w:val="decimal"/>
      <w:lvlText w:val=""/>
      <w:lvlJc w:val="left"/>
    </w:lvl>
    <w:lvl w:ilvl="7" w:tplc="B7DADB8A">
      <w:numFmt w:val="decimal"/>
      <w:lvlText w:val=""/>
      <w:lvlJc w:val="left"/>
    </w:lvl>
    <w:lvl w:ilvl="8" w:tplc="D2F47DF8">
      <w:numFmt w:val="decimal"/>
      <w:lvlText w:val=""/>
      <w:lvlJc w:val="left"/>
    </w:lvl>
  </w:abstractNum>
  <w:abstractNum w:abstractNumId="812">
    <w:nsid w:val="786D58E4"/>
    <w:multiLevelType w:val="hybridMultilevel"/>
    <w:tmpl w:val="7F987A5A"/>
    <w:lvl w:ilvl="0" w:tplc="75548DC6">
      <w:start w:val="2"/>
      <w:numFmt w:val="decimal"/>
      <w:lvlText w:val="%1."/>
      <w:lvlJc w:val="left"/>
    </w:lvl>
    <w:lvl w:ilvl="1" w:tplc="75CA286A">
      <w:numFmt w:val="decimal"/>
      <w:lvlText w:val=""/>
      <w:lvlJc w:val="left"/>
    </w:lvl>
    <w:lvl w:ilvl="2" w:tplc="D924F22A">
      <w:numFmt w:val="decimal"/>
      <w:lvlText w:val=""/>
      <w:lvlJc w:val="left"/>
    </w:lvl>
    <w:lvl w:ilvl="3" w:tplc="C28E3DFA">
      <w:numFmt w:val="decimal"/>
      <w:lvlText w:val=""/>
      <w:lvlJc w:val="left"/>
    </w:lvl>
    <w:lvl w:ilvl="4" w:tplc="0B7CFA52">
      <w:numFmt w:val="decimal"/>
      <w:lvlText w:val=""/>
      <w:lvlJc w:val="left"/>
    </w:lvl>
    <w:lvl w:ilvl="5" w:tplc="D6A0327C">
      <w:numFmt w:val="decimal"/>
      <w:lvlText w:val=""/>
      <w:lvlJc w:val="left"/>
    </w:lvl>
    <w:lvl w:ilvl="6" w:tplc="31E6B24E">
      <w:numFmt w:val="decimal"/>
      <w:lvlText w:val=""/>
      <w:lvlJc w:val="left"/>
    </w:lvl>
    <w:lvl w:ilvl="7" w:tplc="DECA7E5A">
      <w:numFmt w:val="decimal"/>
      <w:lvlText w:val=""/>
      <w:lvlJc w:val="left"/>
    </w:lvl>
    <w:lvl w:ilvl="8" w:tplc="D9F879E6">
      <w:numFmt w:val="decimal"/>
      <w:lvlText w:val=""/>
      <w:lvlJc w:val="left"/>
    </w:lvl>
  </w:abstractNum>
  <w:abstractNum w:abstractNumId="813">
    <w:nsid w:val="787AA59C"/>
    <w:multiLevelType w:val="hybridMultilevel"/>
    <w:tmpl w:val="A86E152E"/>
    <w:lvl w:ilvl="0" w:tplc="CFAC99A8">
      <w:start w:val="4"/>
      <w:numFmt w:val="decimal"/>
      <w:lvlText w:val="%1."/>
      <w:lvlJc w:val="left"/>
    </w:lvl>
    <w:lvl w:ilvl="1" w:tplc="3B00CD00">
      <w:numFmt w:val="decimal"/>
      <w:lvlText w:val=""/>
      <w:lvlJc w:val="left"/>
    </w:lvl>
    <w:lvl w:ilvl="2" w:tplc="38E893F4">
      <w:numFmt w:val="decimal"/>
      <w:lvlText w:val=""/>
      <w:lvlJc w:val="left"/>
    </w:lvl>
    <w:lvl w:ilvl="3" w:tplc="753259D6">
      <w:numFmt w:val="decimal"/>
      <w:lvlText w:val=""/>
      <w:lvlJc w:val="left"/>
    </w:lvl>
    <w:lvl w:ilvl="4" w:tplc="F9D05446">
      <w:numFmt w:val="decimal"/>
      <w:lvlText w:val=""/>
      <w:lvlJc w:val="left"/>
    </w:lvl>
    <w:lvl w:ilvl="5" w:tplc="63182BE2">
      <w:numFmt w:val="decimal"/>
      <w:lvlText w:val=""/>
      <w:lvlJc w:val="left"/>
    </w:lvl>
    <w:lvl w:ilvl="6" w:tplc="F98CF2DE">
      <w:numFmt w:val="decimal"/>
      <w:lvlText w:val=""/>
      <w:lvlJc w:val="left"/>
    </w:lvl>
    <w:lvl w:ilvl="7" w:tplc="D96CA6F4">
      <w:numFmt w:val="decimal"/>
      <w:lvlText w:val=""/>
      <w:lvlJc w:val="left"/>
    </w:lvl>
    <w:lvl w:ilvl="8" w:tplc="6D6646A2">
      <w:numFmt w:val="decimal"/>
      <w:lvlText w:val=""/>
      <w:lvlJc w:val="left"/>
    </w:lvl>
  </w:abstractNum>
  <w:abstractNum w:abstractNumId="814">
    <w:nsid w:val="78B6E496"/>
    <w:multiLevelType w:val="hybridMultilevel"/>
    <w:tmpl w:val="82962564"/>
    <w:lvl w:ilvl="0" w:tplc="B770E8CA">
      <w:start w:val="2"/>
      <w:numFmt w:val="upperLetter"/>
      <w:lvlText w:val="%1."/>
      <w:lvlJc w:val="left"/>
    </w:lvl>
    <w:lvl w:ilvl="1" w:tplc="173E0E6E">
      <w:numFmt w:val="decimal"/>
      <w:lvlText w:val=""/>
      <w:lvlJc w:val="left"/>
    </w:lvl>
    <w:lvl w:ilvl="2" w:tplc="CDC69B38">
      <w:numFmt w:val="decimal"/>
      <w:lvlText w:val=""/>
      <w:lvlJc w:val="left"/>
    </w:lvl>
    <w:lvl w:ilvl="3" w:tplc="63845BCC">
      <w:numFmt w:val="decimal"/>
      <w:lvlText w:val=""/>
      <w:lvlJc w:val="left"/>
    </w:lvl>
    <w:lvl w:ilvl="4" w:tplc="FD8C74F2">
      <w:numFmt w:val="decimal"/>
      <w:lvlText w:val=""/>
      <w:lvlJc w:val="left"/>
    </w:lvl>
    <w:lvl w:ilvl="5" w:tplc="D62CE4F2">
      <w:numFmt w:val="decimal"/>
      <w:lvlText w:val=""/>
      <w:lvlJc w:val="left"/>
    </w:lvl>
    <w:lvl w:ilvl="6" w:tplc="BA24A6C0">
      <w:numFmt w:val="decimal"/>
      <w:lvlText w:val=""/>
      <w:lvlJc w:val="left"/>
    </w:lvl>
    <w:lvl w:ilvl="7" w:tplc="9E7A30D4">
      <w:numFmt w:val="decimal"/>
      <w:lvlText w:val=""/>
      <w:lvlJc w:val="left"/>
    </w:lvl>
    <w:lvl w:ilvl="8" w:tplc="BABAE7F0">
      <w:numFmt w:val="decimal"/>
      <w:lvlText w:val=""/>
      <w:lvlJc w:val="left"/>
    </w:lvl>
  </w:abstractNum>
  <w:abstractNum w:abstractNumId="815">
    <w:nsid w:val="78D07D08"/>
    <w:multiLevelType w:val="hybridMultilevel"/>
    <w:tmpl w:val="481CDC60"/>
    <w:lvl w:ilvl="0" w:tplc="F202E8B2">
      <w:start w:val="1"/>
      <w:numFmt w:val="bullet"/>
      <w:lvlText w:val="с"/>
      <w:lvlJc w:val="left"/>
    </w:lvl>
    <w:lvl w:ilvl="1" w:tplc="9142F912">
      <w:start w:val="1"/>
      <w:numFmt w:val="decimal"/>
      <w:lvlText w:val="%2."/>
      <w:lvlJc w:val="left"/>
    </w:lvl>
    <w:lvl w:ilvl="2" w:tplc="DCAC3DD4">
      <w:numFmt w:val="decimal"/>
      <w:lvlText w:val=""/>
      <w:lvlJc w:val="left"/>
    </w:lvl>
    <w:lvl w:ilvl="3" w:tplc="54FCB1BA">
      <w:numFmt w:val="decimal"/>
      <w:lvlText w:val=""/>
      <w:lvlJc w:val="left"/>
    </w:lvl>
    <w:lvl w:ilvl="4" w:tplc="C98224C6">
      <w:numFmt w:val="decimal"/>
      <w:lvlText w:val=""/>
      <w:lvlJc w:val="left"/>
    </w:lvl>
    <w:lvl w:ilvl="5" w:tplc="24368C28">
      <w:numFmt w:val="decimal"/>
      <w:lvlText w:val=""/>
      <w:lvlJc w:val="left"/>
    </w:lvl>
    <w:lvl w:ilvl="6" w:tplc="4DFE78FC">
      <w:numFmt w:val="decimal"/>
      <w:lvlText w:val=""/>
      <w:lvlJc w:val="left"/>
    </w:lvl>
    <w:lvl w:ilvl="7" w:tplc="BFA6C352">
      <w:numFmt w:val="decimal"/>
      <w:lvlText w:val=""/>
      <w:lvlJc w:val="left"/>
    </w:lvl>
    <w:lvl w:ilvl="8" w:tplc="B9D24C8A">
      <w:numFmt w:val="decimal"/>
      <w:lvlText w:val=""/>
      <w:lvlJc w:val="left"/>
    </w:lvl>
  </w:abstractNum>
  <w:abstractNum w:abstractNumId="816">
    <w:nsid w:val="78EBD301"/>
    <w:multiLevelType w:val="hybridMultilevel"/>
    <w:tmpl w:val="055E4FFE"/>
    <w:lvl w:ilvl="0" w:tplc="32AA2562">
      <w:start w:val="1"/>
      <w:numFmt w:val="decimal"/>
      <w:lvlText w:val="%1."/>
      <w:lvlJc w:val="left"/>
    </w:lvl>
    <w:lvl w:ilvl="1" w:tplc="9C2258C0">
      <w:numFmt w:val="decimal"/>
      <w:lvlText w:val=""/>
      <w:lvlJc w:val="left"/>
    </w:lvl>
    <w:lvl w:ilvl="2" w:tplc="4606E0A6">
      <w:numFmt w:val="decimal"/>
      <w:lvlText w:val=""/>
      <w:lvlJc w:val="left"/>
    </w:lvl>
    <w:lvl w:ilvl="3" w:tplc="BB8A2420">
      <w:numFmt w:val="decimal"/>
      <w:lvlText w:val=""/>
      <w:lvlJc w:val="left"/>
    </w:lvl>
    <w:lvl w:ilvl="4" w:tplc="391652DA">
      <w:numFmt w:val="decimal"/>
      <w:lvlText w:val=""/>
      <w:lvlJc w:val="left"/>
    </w:lvl>
    <w:lvl w:ilvl="5" w:tplc="0BDAF1E4">
      <w:numFmt w:val="decimal"/>
      <w:lvlText w:val=""/>
      <w:lvlJc w:val="left"/>
    </w:lvl>
    <w:lvl w:ilvl="6" w:tplc="62388568">
      <w:numFmt w:val="decimal"/>
      <w:lvlText w:val=""/>
      <w:lvlJc w:val="left"/>
    </w:lvl>
    <w:lvl w:ilvl="7" w:tplc="67D26150">
      <w:numFmt w:val="decimal"/>
      <w:lvlText w:val=""/>
      <w:lvlJc w:val="left"/>
    </w:lvl>
    <w:lvl w:ilvl="8" w:tplc="D97A9EAA">
      <w:numFmt w:val="decimal"/>
      <w:lvlText w:val=""/>
      <w:lvlJc w:val="left"/>
    </w:lvl>
  </w:abstractNum>
  <w:abstractNum w:abstractNumId="817">
    <w:nsid w:val="79311D4C"/>
    <w:multiLevelType w:val="hybridMultilevel"/>
    <w:tmpl w:val="9A74E2B8"/>
    <w:lvl w:ilvl="0" w:tplc="2BA6F51A">
      <w:start w:val="3"/>
      <w:numFmt w:val="upperLetter"/>
      <w:lvlText w:val="%1."/>
      <w:lvlJc w:val="left"/>
    </w:lvl>
    <w:lvl w:ilvl="1" w:tplc="8B36F97C">
      <w:numFmt w:val="decimal"/>
      <w:lvlText w:val=""/>
      <w:lvlJc w:val="left"/>
    </w:lvl>
    <w:lvl w:ilvl="2" w:tplc="8D7417DE">
      <w:numFmt w:val="decimal"/>
      <w:lvlText w:val=""/>
      <w:lvlJc w:val="left"/>
    </w:lvl>
    <w:lvl w:ilvl="3" w:tplc="1CCACF26">
      <w:numFmt w:val="decimal"/>
      <w:lvlText w:val=""/>
      <w:lvlJc w:val="left"/>
    </w:lvl>
    <w:lvl w:ilvl="4" w:tplc="8404F31E">
      <w:numFmt w:val="decimal"/>
      <w:lvlText w:val=""/>
      <w:lvlJc w:val="left"/>
    </w:lvl>
    <w:lvl w:ilvl="5" w:tplc="8BFAA01A">
      <w:numFmt w:val="decimal"/>
      <w:lvlText w:val=""/>
      <w:lvlJc w:val="left"/>
    </w:lvl>
    <w:lvl w:ilvl="6" w:tplc="9BFEC888">
      <w:numFmt w:val="decimal"/>
      <w:lvlText w:val=""/>
      <w:lvlJc w:val="left"/>
    </w:lvl>
    <w:lvl w:ilvl="7" w:tplc="99A2600E">
      <w:numFmt w:val="decimal"/>
      <w:lvlText w:val=""/>
      <w:lvlJc w:val="left"/>
    </w:lvl>
    <w:lvl w:ilvl="8" w:tplc="60F87742">
      <w:numFmt w:val="decimal"/>
      <w:lvlText w:val=""/>
      <w:lvlJc w:val="left"/>
    </w:lvl>
  </w:abstractNum>
  <w:abstractNum w:abstractNumId="818">
    <w:nsid w:val="793753DE"/>
    <w:multiLevelType w:val="hybridMultilevel"/>
    <w:tmpl w:val="290E6E86"/>
    <w:lvl w:ilvl="0" w:tplc="A9EAF81C">
      <w:start w:val="1"/>
      <w:numFmt w:val="upperLetter"/>
      <w:lvlText w:val="%1."/>
      <w:lvlJc w:val="left"/>
    </w:lvl>
    <w:lvl w:ilvl="1" w:tplc="F7E0174C">
      <w:start w:val="1"/>
      <w:numFmt w:val="bullet"/>
      <w:lvlText w:val=" "/>
      <w:lvlJc w:val="left"/>
    </w:lvl>
    <w:lvl w:ilvl="2" w:tplc="FE8C0942">
      <w:start w:val="1"/>
      <w:numFmt w:val="bullet"/>
      <w:lvlText w:val="−"/>
      <w:lvlJc w:val="left"/>
    </w:lvl>
    <w:lvl w:ilvl="3" w:tplc="9BF6CC5E">
      <w:numFmt w:val="decimal"/>
      <w:lvlText w:val=""/>
      <w:lvlJc w:val="left"/>
    </w:lvl>
    <w:lvl w:ilvl="4" w:tplc="DF14BAA4">
      <w:numFmt w:val="decimal"/>
      <w:lvlText w:val=""/>
      <w:lvlJc w:val="left"/>
    </w:lvl>
    <w:lvl w:ilvl="5" w:tplc="ABBA91E4">
      <w:numFmt w:val="decimal"/>
      <w:lvlText w:val=""/>
      <w:lvlJc w:val="left"/>
    </w:lvl>
    <w:lvl w:ilvl="6" w:tplc="7E888DBC">
      <w:numFmt w:val="decimal"/>
      <w:lvlText w:val=""/>
      <w:lvlJc w:val="left"/>
    </w:lvl>
    <w:lvl w:ilvl="7" w:tplc="E8AEEBDA">
      <w:numFmt w:val="decimal"/>
      <w:lvlText w:val=""/>
      <w:lvlJc w:val="left"/>
    </w:lvl>
    <w:lvl w:ilvl="8" w:tplc="8F589E26">
      <w:numFmt w:val="decimal"/>
      <w:lvlText w:val=""/>
      <w:lvlJc w:val="left"/>
    </w:lvl>
  </w:abstractNum>
  <w:abstractNum w:abstractNumId="819">
    <w:nsid w:val="796F4530"/>
    <w:multiLevelType w:val="hybridMultilevel"/>
    <w:tmpl w:val="787E1E1C"/>
    <w:lvl w:ilvl="0" w:tplc="987A2B62">
      <w:start w:val="1"/>
      <w:numFmt w:val="bullet"/>
      <w:lvlText w:val="в"/>
      <w:lvlJc w:val="left"/>
    </w:lvl>
    <w:lvl w:ilvl="1" w:tplc="CFBE3C2E">
      <w:numFmt w:val="decimal"/>
      <w:lvlText w:val=""/>
      <w:lvlJc w:val="left"/>
    </w:lvl>
    <w:lvl w:ilvl="2" w:tplc="18D4F19C">
      <w:numFmt w:val="decimal"/>
      <w:lvlText w:val=""/>
      <w:lvlJc w:val="left"/>
    </w:lvl>
    <w:lvl w:ilvl="3" w:tplc="8E06E128">
      <w:numFmt w:val="decimal"/>
      <w:lvlText w:val=""/>
      <w:lvlJc w:val="left"/>
    </w:lvl>
    <w:lvl w:ilvl="4" w:tplc="7998322E">
      <w:numFmt w:val="decimal"/>
      <w:lvlText w:val=""/>
      <w:lvlJc w:val="left"/>
    </w:lvl>
    <w:lvl w:ilvl="5" w:tplc="6F5E0856">
      <w:numFmt w:val="decimal"/>
      <w:lvlText w:val=""/>
      <w:lvlJc w:val="left"/>
    </w:lvl>
    <w:lvl w:ilvl="6" w:tplc="1E4C9A72">
      <w:numFmt w:val="decimal"/>
      <w:lvlText w:val=""/>
      <w:lvlJc w:val="left"/>
    </w:lvl>
    <w:lvl w:ilvl="7" w:tplc="7E8C5A38">
      <w:numFmt w:val="decimal"/>
      <w:lvlText w:val=""/>
      <w:lvlJc w:val="left"/>
    </w:lvl>
    <w:lvl w:ilvl="8" w:tplc="B1B4BAF8">
      <w:numFmt w:val="decimal"/>
      <w:lvlText w:val=""/>
      <w:lvlJc w:val="left"/>
    </w:lvl>
  </w:abstractNum>
  <w:abstractNum w:abstractNumId="820">
    <w:nsid w:val="79B69BC9"/>
    <w:multiLevelType w:val="hybridMultilevel"/>
    <w:tmpl w:val="BF0819E4"/>
    <w:lvl w:ilvl="0" w:tplc="C62E4ACE">
      <w:start w:val="1"/>
      <w:numFmt w:val="upperLetter"/>
      <w:lvlText w:val="%1."/>
      <w:lvlJc w:val="left"/>
    </w:lvl>
    <w:lvl w:ilvl="1" w:tplc="3690B138">
      <w:start w:val="1"/>
      <w:numFmt w:val="bullet"/>
      <w:lvlText w:val="и"/>
      <w:lvlJc w:val="left"/>
    </w:lvl>
    <w:lvl w:ilvl="2" w:tplc="4E905966">
      <w:start w:val="1"/>
      <w:numFmt w:val="bullet"/>
      <w:lvlText w:val="−"/>
      <w:lvlJc w:val="left"/>
    </w:lvl>
    <w:lvl w:ilvl="3" w:tplc="FDDEB196">
      <w:numFmt w:val="decimal"/>
      <w:lvlText w:val=""/>
      <w:lvlJc w:val="left"/>
    </w:lvl>
    <w:lvl w:ilvl="4" w:tplc="55A64742">
      <w:numFmt w:val="decimal"/>
      <w:lvlText w:val=""/>
      <w:lvlJc w:val="left"/>
    </w:lvl>
    <w:lvl w:ilvl="5" w:tplc="3B40817C">
      <w:numFmt w:val="decimal"/>
      <w:lvlText w:val=""/>
      <w:lvlJc w:val="left"/>
    </w:lvl>
    <w:lvl w:ilvl="6" w:tplc="FAF088D4">
      <w:numFmt w:val="decimal"/>
      <w:lvlText w:val=""/>
      <w:lvlJc w:val="left"/>
    </w:lvl>
    <w:lvl w:ilvl="7" w:tplc="94B464AC">
      <w:numFmt w:val="decimal"/>
      <w:lvlText w:val=""/>
      <w:lvlJc w:val="left"/>
    </w:lvl>
    <w:lvl w:ilvl="8" w:tplc="AAB08F06">
      <w:numFmt w:val="decimal"/>
      <w:lvlText w:val=""/>
      <w:lvlJc w:val="left"/>
    </w:lvl>
  </w:abstractNum>
  <w:abstractNum w:abstractNumId="821">
    <w:nsid w:val="79DD6BB3"/>
    <w:multiLevelType w:val="hybridMultilevel"/>
    <w:tmpl w:val="C1BE0CC2"/>
    <w:lvl w:ilvl="0" w:tplc="CC90540C">
      <w:start w:val="5"/>
      <w:numFmt w:val="decimal"/>
      <w:lvlText w:val="%1."/>
      <w:lvlJc w:val="left"/>
    </w:lvl>
    <w:lvl w:ilvl="1" w:tplc="AD02CD3C">
      <w:numFmt w:val="decimal"/>
      <w:lvlText w:val=""/>
      <w:lvlJc w:val="left"/>
    </w:lvl>
    <w:lvl w:ilvl="2" w:tplc="3336F4D0">
      <w:numFmt w:val="decimal"/>
      <w:lvlText w:val=""/>
      <w:lvlJc w:val="left"/>
    </w:lvl>
    <w:lvl w:ilvl="3" w:tplc="58784F00">
      <w:numFmt w:val="decimal"/>
      <w:lvlText w:val=""/>
      <w:lvlJc w:val="left"/>
    </w:lvl>
    <w:lvl w:ilvl="4" w:tplc="452045C0">
      <w:numFmt w:val="decimal"/>
      <w:lvlText w:val=""/>
      <w:lvlJc w:val="left"/>
    </w:lvl>
    <w:lvl w:ilvl="5" w:tplc="270697BA">
      <w:numFmt w:val="decimal"/>
      <w:lvlText w:val=""/>
      <w:lvlJc w:val="left"/>
    </w:lvl>
    <w:lvl w:ilvl="6" w:tplc="3168D8C4">
      <w:numFmt w:val="decimal"/>
      <w:lvlText w:val=""/>
      <w:lvlJc w:val="left"/>
    </w:lvl>
    <w:lvl w:ilvl="7" w:tplc="7CD09ED0">
      <w:numFmt w:val="decimal"/>
      <w:lvlText w:val=""/>
      <w:lvlJc w:val="left"/>
    </w:lvl>
    <w:lvl w:ilvl="8" w:tplc="148200A8">
      <w:numFmt w:val="decimal"/>
      <w:lvlText w:val=""/>
      <w:lvlJc w:val="left"/>
    </w:lvl>
  </w:abstractNum>
  <w:abstractNum w:abstractNumId="822">
    <w:nsid w:val="7A2446F3"/>
    <w:multiLevelType w:val="hybridMultilevel"/>
    <w:tmpl w:val="61E862A2"/>
    <w:lvl w:ilvl="0" w:tplc="5A52740A">
      <w:start w:val="2"/>
      <w:numFmt w:val="decimal"/>
      <w:lvlText w:val="%1."/>
      <w:lvlJc w:val="left"/>
    </w:lvl>
    <w:lvl w:ilvl="1" w:tplc="1C427EC4">
      <w:numFmt w:val="decimal"/>
      <w:lvlText w:val=""/>
      <w:lvlJc w:val="left"/>
    </w:lvl>
    <w:lvl w:ilvl="2" w:tplc="BA3C14F0">
      <w:numFmt w:val="decimal"/>
      <w:lvlText w:val=""/>
      <w:lvlJc w:val="left"/>
    </w:lvl>
    <w:lvl w:ilvl="3" w:tplc="AC060D0A">
      <w:numFmt w:val="decimal"/>
      <w:lvlText w:val=""/>
      <w:lvlJc w:val="left"/>
    </w:lvl>
    <w:lvl w:ilvl="4" w:tplc="7E588344">
      <w:numFmt w:val="decimal"/>
      <w:lvlText w:val=""/>
      <w:lvlJc w:val="left"/>
    </w:lvl>
    <w:lvl w:ilvl="5" w:tplc="532ACD7A">
      <w:numFmt w:val="decimal"/>
      <w:lvlText w:val=""/>
      <w:lvlJc w:val="left"/>
    </w:lvl>
    <w:lvl w:ilvl="6" w:tplc="5B621DC6">
      <w:numFmt w:val="decimal"/>
      <w:lvlText w:val=""/>
      <w:lvlJc w:val="left"/>
    </w:lvl>
    <w:lvl w:ilvl="7" w:tplc="BDCA89A6">
      <w:numFmt w:val="decimal"/>
      <w:lvlText w:val=""/>
      <w:lvlJc w:val="left"/>
    </w:lvl>
    <w:lvl w:ilvl="8" w:tplc="313AE590">
      <w:numFmt w:val="decimal"/>
      <w:lvlText w:val=""/>
      <w:lvlJc w:val="left"/>
    </w:lvl>
  </w:abstractNum>
  <w:abstractNum w:abstractNumId="823">
    <w:nsid w:val="7A61D75B"/>
    <w:multiLevelType w:val="hybridMultilevel"/>
    <w:tmpl w:val="6C8EEF6E"/>
    <w:lvl w:ilvl="0" w:tplc="FE9660A2">
      <w:start w:val="2"/>
      <w:numFmt w:val="upperLetter"/>
      <w:lvlText w:val="%1."/>
      <w:lvlJc w:val="left"/>
    </w:lvl>
    <w:lvl w:ilvl="1" w:tplc="B2EA3D70">
      <w:numFmt w:val="decimal"/>
      <w:lvlText w:val=""/>
      <w:lvlJc w:val="left"/>
    </w:lvl>
    <w:lvl w:ilvl="2" w:tplc="4FA038F4">
      <w:numFmt w:val="decimal"/>
      <w:lvlText w:val=""/>
      <w:lvlJc w:val="left"/>
    </w:lvl>
    <w:lvl w:ilvl="3" w:tplc="38627C2E">
      <w:numFmt w:val="decimal"/>
      <w:lvlText w:val=""/>
      <w:lvlJc w:val="left"/>
    </w:lvl>
    <w:lvl w:ilvl="4" w:tplc="5FA46D46">
      <w:numFmt w:val="decimal"/>
      <w:lvlText w:val=""/>
      <w:lvlJc w:val="left"/>
    </w:lvl>
    <w:lvl w:ilvl="5" w:tplc="98740436">
      <w:numFmt w:val="decimal"/>
      <w:lvlText w:val=""/>
      <w:lvlJc w:val="left"/>
    </w:lvl>
    <w:lvl w:ilvl="6" w:tplc="0C3A8F30">
      <w:numFmt w:val="decimal"/>
      <w:lvlText w:val=""/>
      <w:lvlJc w:val="left"/>
    </w:lvl>
    <w:lvl w:ilvl="7" w:tplc="8774E6F6">
      <w:numFmt w:val="decimal"/>
      <w:lvlText w:val=""/>
      <w:lvlJc w:val="left"/>
    </w:lvl>
    <w:lvl w:ilvl="8" w:tplc="2FFEA480">
      <w:numFmt w:val="decimal"/>
      <w:lvlText w:val=""/>
      <w:lvlJc w:val="left"/>
    </w:lvl>
  </w:abstractNum>
  <w:abstractNum w:abstractNumId="824">
    <w:nsid w:val="7A723B45"/>
    <w:multiLevelType w:val="hybridMultilevel"/>
    <w:tmpl w:val="B17A3748"/>
    <w:lvl w:ilvl="0" w:tplc="4F4A56C2">
      <w:start w:val="4"/>
      <w:numFmt w:val="lowerLetter"/>
      <w:lvlText w:val="%1)"/>
      <w:lvlJc w:val="left"/>
    </w:lvl>
    <w:lvl w:ilvl="1" w:tplc="D1C4F88C">
      <w:numFmt w:val="decimal"/>
      <w:lvlText w:val=""/>
      <w:lvlJc w:val="left"/>
    </w:lvl>
    <w:lvl w:ilvl="2" w:tplc="D6CCF7FA">
      <w:numFmt w:val="decimal"/>
      <w:lvlText w:val=""/>
      <w:lvlJc w:val="left"/>
    </w:lvl>
    <w:lvl w:ilvl="3" w:tplc="C69A87C8">
      <w:numFmt w:val="decimal"/>
      <w:lvlText w:val=""/>
      <w:lvlJc w:val="left"/>
    </w:lvl>
    <w:lvl w:ilvl="4" w:tplc="AB765446">
      <w:numFmt w:val="decimal"/>
      <w:lvlText w:val=""/>
      <w:lvlJc w:val="left"/>
    </w:lvl>
    <w:lvl w:ilvl="5" w:tplc="748EED30">
      <w:numFmt w:val="decimal"/>
      <w:lvlText w:val=""/>
      <w:lvlJc w:val="left"/>
    </w:lvl>
    <w:lvl w:ilvl="6" w:tplc="D0504D36">
      <w:numFmt w:val="decimal"/>
      <w:lvlText w:val=""/>
      <w:lvlJc w:val="left"/>
    </w:lvl>
    <w:lvl w:ilvl="7" w:tplc="9308213E">
      <w:numFmt w:val="decimal"/>
      <w:lvlText w:val=""/>
      <w:lvlJc w:val="left"/>
    </w:lvl>
    <w:lvl w:ilvl="8" w:tplc="9B663168">
      <w:numFmt w:val="decimal"/>
      <w:lvlText w:val=""/>
      <w:lvlJc w:val="left"/>
    </w:lvl>
  </w:abstractNum>
  <w:abstractNum w:abstractNumId="825">
    <w:nsid w:val="7A963843"/>
    <w:multiLevelType w:val="hybridMultilevel"/>
    <w:tmpl w:val="4F807BEA"/>
    <w:lvl w:ilvl="0" w:tplc="2048E416">
      <w:start w:val="1"/>
      <w:numFmt w:val="upperLetter"/>
      <w:lvlText w:val="%1."/>
      <w:lvlJc w:val="left"/>
    </w:lvl>
    <w:lvl w:ilvl="1" w:tplc="DF5A109C">
      <w:start w:val="1"/>
      <w:numFmt w:val="bullet"/>
      <w:lvlText w:val="−"/>
      <w:lvlJc w:val="left"/>
    </w:lvl>
    <w:lvl w:ilvl="2" w:tplc="AE5CAB24">
      <w:numFmt w:val="decimal"/>
      <w:lvlText w:val=""/>
      <w:lvlJc w:val="left"/>
    </w:lvl>
    <w:lvl w:ilvl="3" w:tplc="EDB83F74">
      <w:numFmt w:val="decimal"/>
      <w:lvlText w:val=""/>
      <w:lvlJc w:val="left"/>
    </w:lvl>
    <w:lvl w:ilvl="4" w:tplc="BDD88E3E">
      <w:numFmt w:val="decimal"/>
      <w:lvlText w:val=""/>
      <w:lvlJc w:val="left"/>
    </w:lvl>
    <w:lvl w:ilvl="5" w:tplc="71C2A6E6">
      <w:numFmt w:val="decimal"/>
      <w:lvlText w:val=""/>
      <w:lvlJc w:val="left"/>
    </w:lvl>
    <w:lvl w:ilvl="6" w:tplc="5F3C1F6C">
      <w:numFmt w:val="decimal"/>
      <w:lvlText w:val=""/>
      <w:lvlJc w:val="left"/>
    </w:lvl>
    <w:lvl w:ilvl="7" w:tplc="DFF8A7DA">
      <w:numFmt w:val="decimal"/>
      <w:lvlText w:val=""/>
      <w:lvlJc w:val="left"/>
    </w:lvl>
    <w:lvl w:ilvl="8" w:tplc="D9727CFE">
      <w:numFmt w:val="decimal"/>
      <w:lvlText w:val=""/>
      <w:lvlJc w:val="left"/>
    </w:lvl>
  </w:abstractNum>
  <w:abstractNum w:abstractNumId="826">
    <w:nsid w:val="7AB86EE1"/>
    <w:multiLevelType w:val="hybridMultilevel"/>
    <w:tmpl w:val="E15AEC30"/>
    <w:lvl w:ilvl="0" w:tplc="836088F2">
      <w:start w:val="8"/>
      <w:numFmt w:val="decimal"/>
      <w:lvlText w:val="%1."/>
      <w:lvlJc w:val="left"/>
    </w:lvl>
    <w:lvl w:ilvl="1" w:tplc="47D4FAE0">
      <w:start w:val="1"/>
      <w:numFmt w:val="bullet"/>
      <w:lvlText w:val="\emdash "/>
      <w:lvlJc w:val="left"/>
    </w:lvl>
    <w:lvl w:ilvl="2" w:tplc="29B438B4">
      <w:numFmt w:val="decimal"/>
      <w:lvlText w:val=""/>
      <w:lvlJc w:val="left"/>
    </w:lvl>
    <w:lvl w:ilvl="3" w:tplc="B380C2A2">
      <w:numFmt w:val="decimal"/>
      <w:lvlText w:val=""/>
      <w:lvlJc w:val="left"/>
    </w:lvl>
    <w:lvl w:ilvl="4" w:tplc="56B85CEA">
      <w:numFmt w:val="decimal"/>
      <w:lvlText w:val=""/>
      <w:lvlJc w:val="left"/>
    </w:lvl>
    <w:lvl w:ilvl="5" w:tplc="17185108">
      <w:numFmt w:val="decimal"/>
      <w:lvlText w:val=""/>
      <w:lvlJc w:val="left"/>
    </w:lvl>
    <w:lvl w:ilvl="6" w:tplc="27EAABA0">
      <w:numFmt w:val="decimal"/>
      <w:lvlText w:val=""/>
      <w:lvlJc w:val="left"/>
    </w:lvl>
    <w:lvl w:ilvl="7" w:tplc="B77C9218">
      <w:numFmt w:val="decimal"/>
      <w:lvlText w:val=""/>
      <w:lvlJc w:val="left"/>
    </w:lvl>
    <w:lvl w:ilvl="8" w:tplc="08889D5A">
      <w:numFmt w:val="decimal"/>
      <w:lvlText w:val=""/>
      <w:lvlJc w:val="left"/>
    </w:lvl>
  </w:abstractNum>
  <w:abstractNum w:abstractNumId="827">
    <w:nsid w:val="7AD7FCA2"/>
    <w:multiLevelType w:val="hybridMultilevel"/>
    <w:tmpl w:val="926CB750"/>
    <w:lvl w:ilvl="0" w:tplc="051084F0">
      <w:start w:val="1"/>
      <w:numFmt w:val="upperLetter"/>
      <w:lvlText w:val="%1."/>
      <w:lvlJc w:val="left"/>
    </w:lvl>
    <w:lvl w:ilvl="1" w:tplc="571A00B6">
      <w:numFmt w:val="decimal"/>
      <w:lvlText w:val=""/>
      <w:lvlJc w:val="left"/>
    </w:lvl>
    <w:lvl w:ilvl="2" w:tplc="7C7E78E2">
      <w:numFmt w:val="decimal"/>
      <w:lvlText w:val=""/>
      <w:lvlJc w:val="left"/>
    </w:lvl>
    <w:lvl w:ilvl="3" w:tplc="E8DAB91C">
      <w:numFmt w:val="decimal"/>
      <w:lvlText w:val=""/>
      <w:lvlJc w:val="left"/>
    </w:lvl>
    <w:lvl w:ilvl="4" w:tplc="D4F8B996">
      <w:numFmt w:val="decimal"/>
      <w:lvlText w:val=""/>
      <w:lvlJc w:val="left"/>
    </w:lvl>
    <w:lvl w:ilvl="5" w:tplc="37C83DB8">
      <w:numFmt w:val="decimal"/>
      <w:lvlText w:val=""/>
      <w:lvlJc w:val="left"/>
    </w:lvl>
    <w:lvl w:ilvl="6" w:tplc="13F02BB2">
      <w:numFmt w:val="decimal"/>
      <w:lvlText w:val=""/>
      <w:lvlJc w:val="left"/>
    </w:lvl>
    <w:lvl w:ilvl="7" w:tplc="BDA623CE">
      <w:numFmt w:val="decimal"/>
      <w:lvlText w:val=""/>
      <w:lvlJc w:val="left"/>
    </w:lvl>
    <w:lvl w:ilvl="8" w:tplc="0D2A4DE6">
      <w:numFmt w:val="decimal"/>
      <w:lvlText w:val=""/>
      <w:lvlJc w:val="left"/>
    </w:lvl>
  </w:abstractNum>
  <w:abstractNum w:abstractNumId="828">
    <w:nsid w:val="7B34DFE8"/>
    <w:multiLevelType w:val="hybridMultilevel"/>
    <w:tmpl w:val="3A16B7D0"/>
    <w:lvl w:ilvl="0" w:tplc="3D380B92">
      <w:start w:val="1"/>
      <w:numFmt w:val="upperLetter"/>
      <w:lvlText w:val="%1."/>
      <w:lvlJc w:val="left"/>
    </w:lvl>
    <w:lvl w:ilvl="1" w:tplc="52B07BD0">
      <w:start w:val="1"/>
      <w:numFmt w:val="bullet"/>
      <w:lvlText w:val="−"/>
      <w:lvlJc w:val="left"/>
    </w:lvl>
    <w:lvl w:ilvl="2" w:tplc="427AB802">
      <w:numFmt w:val="decimal"/>
      <w:lvlText w:val=""/>
      <w:lvlJc w:val="left"/>
    </w:lvl>
    <w:lvl w:ilvl="3" w:tplc="B0146436">
      <w:numFmt w:val="decimal"/>
      <w:lvlText w:val=""/>
      <w:lvlJc w:val="left"/>
    </w:lvl>
    <w:lvl w:ilvl="4" w:tplc="DC44AA36">
      <w:numFmt w:val="decimal"/>
      <w:lvlText w:val=""/>
      <w:lvlJc w:val="left"/>
    </w:lvl>
    <w:lvl w:ilvl="5" w:tplc="7C16ED32">
      <w:numFmt w:val="decimal"/>
      <w:lvlText w:val=""/>
      <w:lvlJc w:val="left"/>
    </w:lvl>
    <w:lvl w:ilvl="6" w:tplc="28BE6826">
      <w:numFmt w:val="decimal"/>
      <w:lvlText w:val=""/>
      <w:lvlJc w:val="left"/>
    </w:lvl>
    <w:lvl w:ilvl="7" w:tplc="DC7C163A">
      <w:numFmt w:val="decimal"/>
      <w:lvlText w:val=""/>
      <w:lvlJc w:val="left"/>
    </w:lvl>
    <w:lvl w:ilvl="8" w:tplc="240EA348">
      <w:numFmt w:val="decimal"/>
      <w:lvlText w:val=""/>
      <w:lvlJc w:val="left"/>
    </w:lvl>
  </w:abstractNum>
  <w:abstractNum w:abstractNumId="829">
    <w:nsid w:val="7B469A23"/>
    <w:multiLevelType w:val="hybridMultilevel"/>
    <w:tmpl w:val="E0722F22"/>
    <w:lvl w:ilvl="0" w:tplc="706A2366">
      <w:start w:val="1"/>
      <w:numFmt w:val="bullet"/>
      <w:lvlText w:val="="/>
      <w:lvlJc w:val="left"/>
    </w:lvl>
    <w:lvl w:ilvl="1" w:tplc="5F8AA1F2">
      <w:numFmt w:val="decimal"/>
      <w:lvlText w:val=""/>
      <w:lvlJc w:val="left"/>
    </w:lvl>
    <w:lvl w:ilvl="2" w:tplc="2C54D6B6">
      <w:numFmt w:val="decimal"/>
      <w:lvlText w:val=""/>
      <w:lvlJc w:val="left"/>
    </w:lvl>
    <w:lvl w:ilvl="3" w:tplc="7BB66A0C">
      <w:numFmt w:val="decimal"/>
      <w:lvlText w:val=""/>
      <w:lvlJc w:val="left"/>
    </w:lvl>
    <w:lvl w:ilvl="4" w:tplc="B8B452EC">
      <w:numFmt w:val="decimal"/>
      <w:lvlText w:val=""/>
      <w:lvlJc w:val="left"/>
    </w:lvl>
    <w:lvl w:ilvl="5" w:tplc="9BFE06E6">
      <w:numFmt w:val="decimal"/>
      <w:lvlText w:val=""/>
      <w:lvlJc w:val="left"/>
    </w:lvl>
    <w:lvl w:ilvl="6" w:tplc="FB827690">
      <w:numFmt w:val="decimal"/>
      <w:lvlText w:val=""/>
      <w:lvlJc w:val="left"/>
    </w:lvl>
    <w:lvl w:ilvl="7" w:tplc="CCE03BEC">
      <w:numFmt w:val="decimal"/>
      <w:lvlText w:val=""/>
      <w:lvlJc w:val="left"/>
    </w:lvl>
    <w:lvl w:ilvl="8" w:tplc="5B4AA914">
      <w:numFmt w:val="decimal"/>
      <w:lvlText w:val=""/>
      <w:lvlJc w:val="left"/>
    </w:lvl>
  </w:abstractNum>
  <w:abstractNum w:abstractNumId="830">
    <w:nsid w:val="7BDD6690"/>
    <w:multiLevelType w:val="hybridMultilevel"/>
    <w:tmpl w:val="D68EBDEA"/>
    <w:lvl w:ilvl="0" w:tplc="2CAE892C">
      <w:start w:val="6"/>
      <w:numFmt w:val="decimal"/>
      <w:lvlText w:val="%1."/>
      <w:lvlJc w:val="left"/>
    </w:lvl>
    <w:lvl w:ilvl="1" w:tplc="EEB8D316">
      <w:start w:val="1"/>
      <w:numFmt w:val="bullet"/>
      <w:lvlText w:val="\emdash "/>
      <w:lvlJc w:val="left"/>
    </w:lvl>
    <w:lvl w:ilvl="2" w:tplc="A2668DD0">
      <w:numFmt w:val="decimal"/>
      <w:lvlText w:val=""/>
      <w:lvlJc w:val="left"/>
    </w:lvl>
    <w:lvl w:ilvl="3" w:tplc="DFA0A49C">
      <w:numFmt w:val="decimal"/>
      <w:lvlText w:val=""/>
      <w:lvlJc w:val="left"/>
    </w:lvl>
    <w:lvl w:ilvl="4" w:tplc="9A20491A">
      <w:numFmt w:val="decimal"/>
      <w:lvlText w:val=""/>
      <w:lvlJc w:val="left"/>
    </w:lvl>
    <w:lvl w:ilvl="5" w:tplc="CD1E7F30">
      <w:numFmt w:val="decimal"/>
      <w:lvlText w:val=""/>
      <w:lvlJc w:val="left"/>
    </w:lvl>
    <w:lvl w:ilvl="6" w:tplc="E9227ECE">
      <w:numFmt w:val="decimal"/>
      <w:lvlText w:val=""/>
      <w:lvlJc w:val="left"/>
    </w:lvl>
    <w:lvl w:ilvl="7" w:tplc="31609CDC">
      <w:numFmt w:val="decimal"/>
      <w:lvlText w:val=""/>
      <w:lvlJc w:val="left"/>
    </w:lvl>
    <w:lvl w:ilvl="8" w:tplc="4A7C00D6">
      <w:numFmt w:val="decimal"/>
      <w:lvlText w:val=""/>
      <w:lvlJc w:val="left"/>
    </w:lvl>
  </w:abstractNum>
  <w:abstractNum w:abstractNumId="831">
    <w:nsid w:val="7BE319E5"/>
    <w:multiLevelType w:val="hybridMultilevel"/>
    <w:tmpl w:val="F0CEACC8"/>
    <w:lvl w:ilvl="0" w:tplc="F6C22AD0">
      <w:start w:val="2"/>
      <w:numFmt w:val="decimal"/>
      <w:lvlText w:val="%1."/>
      <w:lvlJc w:val="left"/>
    </w:lvl>
    <w:lvl w:ilvl="1" w:tplc="C2C822D2">
      <w:numFmt w:val="decimal"/>
      <w:lvlText w:val=""/>
      <w:lvlJc w:val="left"/>
    </w:lvl>
    <w:lvl w:ilvl="2" w:tplc="19DA3AE4">
      <w:numFmt w:val="decimal"/>
      <w:lvlText w:val=""/>
      <w:lvlJc w:val="left"/>
    </w:lvl>
    <w:lvl w:ilvl="3" w:tplc="D088A592">
      <w:numFmt w:val="decimal"/>
      <w:lvlText w:val=""/>
      <w:lvlJc w:val="left"/>
    </w:lvl>
    <w:lvl w:ilvl="4" w:tplc="5E9AC6EA">
      <w:numFmt w:val="decimal"/>
      <w:lvlText w:val=""/>
      <w:lvlJc w:val="left"/>
    </w:lvl>
    <w:lvl w:ilvl="5" w:tplc="9A424EDC">
      <w:numFmt w:val="decimal"/>
      <w:lvlText w:val=""/>
      <w:lvlJc w:val="left"/>
    </w:lvl>
    <w:lvl w:ilvl="6" w:tplc="B5D2D3DA">
      <w:numFmt w:val="decimal"/>
      <w:lvlText w:val=""/>
      <w:lvlJc w:val="left"/>
    </w:lvl>
    <w:lvl w:ilvl="7" w:tplc="03B6C424">
      <w:numFmt w:val="decimal"/>
      <w:lvlText w:val=""/>
      <w:lvlJc w:val="left"/>
    </w:lvl>
    <w:lvl w:ilvl="8" w:tplc="3F82E334">
      <w:numFmt w:val="decimal"/>
      <w:lvlText w:val=""/>
      <w:lvlJc w:val="left"/>
    </w:lvl>
  </w:abstractNum>
  <w:abstractNum w:abstractNumId="832">
    <w:nsid w:val="7BF45B8E"/>
    <w:multiLevelType w:val="hybridMultilevel"/>
    <w:tmpl w:val="1A8E18F2"/>
    <w:lvl w:ilvl="0" w:tplc="8326D988">
      <w:start w:val="3"/>
      <w:numFmt w:val="upperLetter"/>
      <w:lvlText w:val="%1."/>
      <w:lvlJc w:val="left"/>
    </w:lvl>
    <w:lvl w:ilvl="1" w:tplc="E83A9B42">
      <w:numFmt w:val="decimal"/>
      <w:lvlText w:val=""/>
      <w:lvlJc w:val="left"/>
    </w:lvl>
    <w:lvl w:ilvl="2" w:tplc="E180955C">
      <w:numFmt w:val="decimal"/>
      <w:lvlText w:val=""/>
      <w:lvlJc w:val="left"/>
    </w:lvl>
    <w:lvl w:ilvl="3" w:tplc="5B5C6244">
      <w:numFmt w:val="decimal"/>
      <w:lvlText w:val=""/>
      <w:lvlJc w:val="left"/>
    </w:lvl>
    <w:lvl w:ilvl="4" w:tplc="61545FBE">
      <w:numFmt w:val="decimal"/>
      <w:lvlText w:val=""/>
      <w:lvlJc w:val="left"/>
    </w:lvl>
    <w:lvl w:ilvl="5" w:tplc="6BE83E50">
      <w:numFmt w:val="decimal"/>
      <w:lvlText w:val=""/>
      <w:lvlJc w:val="left"/>
    </w:lvl>
    <w:lvl w:ilvl="6" w:tplc="D6643912">
      <w:numFmt w:val="decimal"/>
      <w:lvlText w:val=""/>
      <w:lvlJc w:val="left"/>
    </w:lvl>
    <w:lvl w:ilvl="7" w:tplc="B322D7DA">
      <w:numFmt w:val="decimal"/>
      <w:lvlText w:val=""/>
      <w:lvlJc w:val="left"/>
    </w:lvl>
    <w:lvl w:ilvl="8" w:tplc="6CC8C0A4">
      <w:numFmt w:val="decimal"/>
      <w:lvlText w:val=""/>
      <w:lvlJc w:val="left"/>
    </w:lvl>
  </w:abstractNum>
  <w:abstractNum w:abstractNumId="833">
    <w:nsid w:val="7C0F10CC"/>
    <w:multiLevelType w:val="hybridMultilevel"/>
    <w:tmpl w:val="68BA294E"/>
    <w:lvl w:ilvl="0" w:tplc="10A4B242">
      <w:start w:val="1"/>
      <w:numFmt w:val="upperLetter"/>
      <w:lvlText w:val="%1."/>
      <w:lvlJc w:val="left"/>
    </w:lvl>
    <w:lvl w:ilvl="1" w:tplc="0C741146">
      <w:numFmt w:val="decimal"/>
      <w:lvlText w:val=""/>
      <w:lvlJc w:val="left"/>
    </w:lvl>
    <w:lvl w:ilvl="2" w:tplc="20E8C00E">
      <w:numFmt w:val="decimal"/>
      <w:lvlText w:val=""/>
      <w:lvlJc w:val="left"/>
    </w:lvl>
    <w:lvl w:ilvl="3" w:tplc="4DA28F8C">
      <w:numFmt w:val="decimal"/>
      <w:lvlText w:val=""/>
      <w:lvlJc w:val="left"/>
    </w:lvl>
    <w:lvl w:ilvl="4" w:tplc="7CAE98EC">
      <w:numFmt w:val="decimal"/>
      <w:lvlText w:val=""/>
      <w:lvlJc w:val="left"/>
    </w:lvl>
    <w:lvl w:ilvl="5" w:tplc="3A3C7EBC">
      <w:numFmt w:val="decimal"/>
      <w:lvlText w:val=""/>
      <w:lvlJc w:val="left"/>
    </w:lvl>
    <w:lvl w:ilvl="6" w:tplc="655850AC">
      <w:numFmt w:val="decimal"/>
      <w:lvlText w:val=""/>
      <w:lvlJc w:val="left"/>
    </w:lvl>
    <w:lvl w:ilvl="7" w:tplc="5F4092B0">
      <w:numFmt w:val="decimal"/>
      <w:lvlText w:val=""/>
      <w:lvlJc w:val="left"/>
    </w:lvl>
    <w:lvl w:ilvl="8" w:tplc="08B0A122">
      <w:numFmt w:val="decimal"/>
      <w:lvlText w:val=""/>
      <w:lvlJc w:val="left"/>
    </w:lvl>
  </w:abstractNum>
  <w:abstractNum w:abstractNumId="834">
    <w:nsid w:val="7C2A56CD"/>
    <w:multiLevelType w:val="hybridMultilevel"/>
    <w:tmpl w:val="93EA246A"/>
    <w:lvl w:ilvl="0" w:tplc="480A03FE">
      <w:start w:val="6"/>
      <w:numFmt w:val="decimal"/>
      <w:lvlText w:val="%1."/>
      <w:lvlJc w:val="left"/>
    </w:lvl>
    <w:lvl w:ilvl="1" w:tplc="8FD20382">
      <w:start w:val="1"/>
      <w:numFmt w:val="bullet"/>
      <w:lvlText w:val="\emdash "/>
      <w:lvlJc w:val="left"/>
    </w:lvl>
    <w:lvl w:ilvl="2" w:tplc="DDB86DB8">
      <w:start w:val="1"/>
      <w:numFmt w:val="bullet"/>
      <w:lvlText w:val="−"/>
      <w:lvlJc w:val="left"/>
    </w:lvl>
    <w:lvl w:ilvl="3" w:tplc="9D425AD4">
      <w:numFmt w:val="decimal"/>
      <w:lvlText w:val=""/>
      <w:lvlJc w:val="left"/>
    </w:lvl>
    <w:lvl w:ilvl="4" w:tplc="EE7EF2B8">
      <w:numFmt w:val="decimal"/>
      <w:lvlText w:val=""/>
      <w:lvlJc w:val="left"/>
    </w:lvl>
    <w:lvl w:ilvl="5" w:tplc="103083BE">
      <w:numFmt w:val="decimal"/>
      <w:lvlText w:val=""/>
      <w:lvlJc w:val="left"/>
    </w:lvl>
    <w:lvl w:ilvl="6" w:tplc="77964330">
      <w:numFmt w:val="decimal"/>
      <w:lvlText w:val=""/>
      <w:lvlJc w:val="left"/>
    </w:lvl>
    <w:lvl w:ilvl="7" w:tplc="0A90A942">
      <w:numFmt w:val="decimal"/>
      <w:lvlText w:val=""/>
      <w:lvlJc w:val="left"/>
    </w:lvl>
    <w:lvl w:ilvl="8" w:tplc="C89EF76E">
      <w:numFmt w:val="decimal"/>
      <w:lvlText w:val=""/>
      <w:lvlJc w:val="left"/>
    </w:lvl>
  </w:abstractNum>
  <w:abstractNum w:abstractNumId="835">
    <w:nsid w:val="7C3FA800"/>
    <w:multiLevelType w:val="hybridMultilevel"/>
    <w:tmpl w:val="368890AE"/>
    <w:lvl w:ilvl="0" w:tplc="D2DA8796">
      <w:start w:val="2"/>
      <w:numFmt w:val="decimal"/>
      <w:lvlText w:val="%1."/>
      <w:lvlJc w:val="left"/>
    </w:lvl>
    <w:lvl w:ilvl="1" w:tplc="2B4ECBCA">
      <w:numFmt w:val="decimal"/>
      <w:lvlText w:val=""/>
      <w:lvlJc w:val="left"/>
    </w:lvl>
    <w:lvl w:ilvl="2" w:tplc="B8ECB33C">
      <w:numFmt w:val="decimal"/>
      <w:lvlText w:val=""/>
      <w:lvlJc w:val="left"/>
    </w:lvl>
    <w:lvl w:ilvl="3" w:tplc="7DE89BB6">
      <w:numFmt w:val="decimal"/>
      <w:lvlText w:val=""/>
      <w:lvlJc w:val="left"/>
    </w:lvl>
    <w:lvl w:ilvl="4" w:tplc="F9EC7328">
      <w:numFmt w:val="decimal"/>
      <w:lvlText w:val=""/>
      <w:lvlJc w:val="left"/>
    </w:lvl>
    <w:lvl w:ilvl="5" w:tplc="4FB8ADE8">
      <w:numFmt w:val="decimal"/>
      <w:lvlText w:val=""/>
      <w:lvlJc w:val="left"/>
    </w:lvl>
    <w:lvl w:ilvl="6" w:tplc="27DEF9EC">
      <w:numFmt w:val="decimal"/>
      <w:lvlText w:val=""/>
      <w:lvlJc w:val="left"/>
    </w:lvl>
    <w:lvl w:ilvl="7" w:tplc="59D82654">
      <w:numFmt w:val="decimal"/>
      <w:lvlText w:val=""/>
      <w:lvlJc w:val="left"/>
    </w:lvl>
    <w:lvl w:ilvl="8" w:tplc="B95EE93A">
      <w:numFmt w:val="decimal"/>
      <w:lvlText w:val=""/>
      <w:lvlJc w:val="left"/>
    </w:lvl>
  </w:abstractNum>
  <w:abstractNum w:abstractNumId="836">
    <w:nsid w:val="7C6489B6"/>
    <w:multiLevelType w:val="hybridMultilevel"/>
    <w:tmpl w:val="64EC0C92"/>
    <w:lvl w:ilvl="0" w:tplc="ACC0E614">
      <w:start w:val="3"/>
      <w:numFmt w:val="upperLetter"/>
      <w:lvlText w:val="%1."/>
      <w:lvlJc w:val="left"/>
    </w:lvl>
    <w:lvl w:ilvl="1" w:tplc="11868DC6">
      <w:numFmt w:val="decimal"/>
      <w:lvlText w:val=""/>
      <w:lvlJc w:val="left"/>
    </w:lvl>
    <w:lvl w:ilvl="2" w:tplc="8566F9D2">
      <w:numFmt w:val="decimal"/>
      <w:lvlText w:val=""/>
      <w:lvlJc w:val="left"/>
    </w:lvl>
    <w:lvl w:ilvl="3" w:tplc="B32C4022">
      <w:numFmt w:val="decimal"/>
      <w:lvlText w:val=""/>
      <w:lvlJc w:val="left"/>
    </w:lvl>
    <w:lvl w:ilvl="4" w:tplc="AA38A184">
      <w:numFmt w:val="decimal"/>
      <w:lvlText w:val=""/>
      <w:lvlJc w:val="left"/>
    </w:lvl>
    <w:lvl w:ilvl="5" w:tplc="C782787A">
      <w:numFmt w:val="decimal"/>
      <w:lvlText w:val=""/>
      <w:lvlJc w:val="left"/>
    </w:lvl>
    <w:lvl w:ilvl="6" w:tplc="6B2E3FFA">
      <w:numFmt w:val="decimal"/>
      <w:lvlText w:val=""/>
      <w:lvlJc w:val="left"/>
    </w:lvl>
    <w:lvl w:ilvl="7" w:tplc="A9B65D66">
      <w:numFmt w:val="decimal"/>
      <w:lvlText w:val=""/>
      <w:lvlJc w:val="left"/>
    </w:lvl>
    <w:lvl w:ilvl="8" w:tplc="7C9C01B2">
      <w:numFmt w:val="decimal"/>
      <w:lvlText w:val=""/>
      <w:lvlJc w:val="left"/>
    </w:lvl>
  </w:abstractNum>
  <w:abstractNum w:abstractNumId="837">
    <w:nsid w:val="7C901113"/>
    <w:multiLevelType w:val="hybridMultilevel"/>
    <w:tmpl w:val="97B816C8"/>
    <w:lvl w:ilvl="0" w:tplc="6C0A2DE4">
      <w:start w:val="1"/>
      <w:numFmt w:val="bullet"/>
      <w:lvlText w:val="В"/>
      <w:lvlJc w:val="left"/>
    </w:lvl>
    <w:lvl w:ilvl="1" w:tplc="D2AA77DC">
      <w:numFmt w:val="decimal"/>
      <w:lvlText w:val=""/>
      <w:lvlJc w:val="left"/>
    </w:lvl>
    <w:lvl w:ilvl="2" w:tplc="9B0EF53E">
      <w:numFmt w:val="decimal"/>
      <w:lvlText w:val=""/>
      <w:lvlJc w:val="left"/>
    </w:lvl>
    <w:lvl w:ilvl="3" w:tplc="F51CDC46">
      <w:numFmt w:val="decimal"/>
      <w:lvlText w:val=""/>
      <w:lvlJc w:val="left"/>
    </w:lvl>
    <w:lvl w:ilvl="4" w:tplc="FE8036A8">
      <w:numFmt w:val="decimal"/>
      <w:lvlText w:val=""/>
      <w:lvlJc w:val="left"/>
    </w:lvl>
    <w:lvl w:ilvl="5" w:tplc="3BB4BB72">
      <w:numFmt w:val="decimal"/>
      <w:lvlText w:val=""/>
      <w:lvlJc w:val="left"/>
    </w:lvl>
    <w:lvl w:ilvl="6" w:tplc="BAFAA35E">
      <w:numFmt w:val="decimal"/>
      <w:lvlText w:val=""/>
      <w:lvlJc w:val="left"/>
    </w:lvl>
    <w:lvl w:ilvl="7" w:tplc="D4BCDBFE">
      <w:numFmt w:val="decimal"/>
      <w:lvlText w:val=""/>
      <w:lvlJc w:val="left"/>
    </w:lvl>
    <w:lvl w:ilvl="8" w:tplc="62408510">
      <w:numFmt w:val="decimal"/>
      <w:lvlText w:val=""/>
      <w:lvlJc w:val="left"/>
    </w:lvl>
  </w:abstractNum>
  <w:abstractNum w:abstractNumId="838">
    <w:nsid w:val="7CBC5FD3"/>
    <w:multiLevelType w:val="hybridMultilevel"/>
    <w:tmpl w:val="F65E0D78"/>
    <w:lvl w:ilvl="0" w:tplc="029EA214">
      <w:start w:val="2"/>
      <w:numFmt w:val="upperLetter"/>
      <w:lvlText w:val="%1."/>
      <w:lvlJc w:val="left"/>
    </w:lvl>
    <w:lvl w:ilvl="1" w:tplc="835E3EEE">
      <w:numFmt w:val="decimal"/>
      <w:lvlText w:val=""/>
      <w:lvlJc w:val="left"/>
    </w:lvl>
    <w:lvl w:ilvl="2" w:tplc="A162AE3C">
      <w:numFmt w:val="decimal"/>
      <w:lvlText w:val=""/>
      <w:lvlJc w:val="left"/>
    </w:lvl>
    <w:lvl w:ilvl="3" w:tplc="A4F60FEA">
      <w:numFmt w:val="decimal"/>
      <w:lvlText w:val=""/>
      <w:lvlJc w:val="left"/>
    </w:lvl>
    <w:lvl w:ilvl="4" w:tplc="D602862A">
      <w:numFmt w:val="decimal"/>
      <w:lvlText w:val=""/>
      <w:lvlJc w:val="left"/>
    </w:lvl>
    <w:lvl w:ilvl="5" w:tplc="744E7248">
      <w:numFmt w:val="decimal"/>
      <w:lvlText w:val=""/>
      <w:lvlJc w:val="left"/>
    </w:lvl>
    <w:lvl w:ilvl="6" w:tplc="D3363D60">
      <w:numFmt w:val="decimal"/>
      <w:lvlText w:val=""/>
      <w:lvlJc w:val="left"/>
    </w:lvl>
    <w:lvl w:ilvl="7" w:tplc="F83C9970">
      <w:numFmt w:val="decimal"/>
      <w:lvlText w:val=""/>
      <w:lvlJc w:val="left"/>
    </w:lvl>
    <w:lvl w:ilvl="8" w:tplc="F9E46A9A">
      <w:numFmt w:val="decimal"/>
      <w:lvlText w:val=""/>
      <w:lvlJc w:val="left"/>
    </w:lvl>
  </w:abstractNum>
  <w:abstractNum w:abstractNumId="839">
    <w:nsid w:val="7CD94321"/>
    <w:multiLevelType w:val="hybridMultilevel"/>
    <w:tmpl w:val="65B0725A"/>
    <w:lvl w:ilvl="0" w:tplc="8B4ECBC2">
      <w:start w:val="6"/>
      <w:numFmt w:val="decimal"/>
      <w:lvlText w:val="%1."/>
      <w:lvlJc w:val="left"/>
    </w:lvl>
    <w:lvl w:ilvl="1" w:tplc="6FB4BEB2">
      <w:numFmt w:val="decimal"/>
      <w:lvlText w:val=""/>
      <w:lvlJc w:val="left"/>
    </w:lvl>
    <w:lvl w:ilvl="2" w:tplc="4448E6D4">
      <w:numFmt w:val="decimal"/>
      <w:lvlText w:val=""/>
      <w:lvlJc w:val="left"/>
    </w:lvl>
    <w:lvl w:ilvl="3" w:tplc="CF64B528">
      <w:numFmt w:val="decimal"/>
      <w:lvlText w:val=""/>
      <w:lvlJc w:val="left"/>
    </w:lvl>
    <w:lvl w:ilvl="4" w:tplc="41B66F14">
      <w:numFmt w:val="decimal"/>
      <w:lvlText w:val=""/>
      <w:lvlJc w:val="left"/>
    </w:lvl>
    <w:lvl w:ilvl="5" w:tplc="B3A0B9BA">
      <w:numFmt w:val="decimal"/>
      <w:lvlText w:val=""/>
      <w:lvlJc w:val="left"/>
    </w:lvl>
    <w:lvl w:ilvl="6" w:tplc="A7F60A4C">
      <w:numFmt w:val="decimal"/>
      <w:lvlText w:val=""/>
      <w:lvlJc w:val="left"/>
    </w:lvl>
    <w:lvl w:ilvl="7" w:tplc="82707330">
      <w:numFmt w:val="decimal"/>
      <w:lvlText w:val=""/>
      <w:lvlJc w:val="left"/>
    </w:lvl>
    <w:lvl w:ilvl="8" w:tplc="6732476A">
      <w:numFmt w:val="decimal"/>
      <w:lvlText w:val=""/>
      <w:lvlJc w:val="left"/>
    </w:lvl>
  </w:abstractNum>
  <w:abstractNum w:abstractNumId="840">
    <w:nsid w:val="7D07B61B"/>
    <w:multiLevelType w:val="hybridMultilevel"/>
    <w:tmpl w:val="443C33AC"/>
    <w:lvl w:ilvl="0" w:tplc="BB1CBBC8">
      <w:start w:val="1"/>
      <w:numFmt w:val="decimal"/>
      <w:lvlText w:val="%1."/>
      <w:lvlJc w:val="left"/>
    </w:lvl>
    <w:lvl w:ilvl="1" w:tplc="7A0ED952">
      <w:start w:val="1"/>
      <w:numFmt w:val="bullet"/>
      <w:lvlText w:val="в"/>
      <w:lvlJc w:val="left"/>
    </w:lvl>
    <w:lvl w:ilvl="2" w:tplc="D6A4EAD8">
      <w:start w:val="1"/>
      <w:numFmt w:val="bullet"/>
      <w:lvlText w:val="−"/>
      <w:lvlJc w:val="left"/>
    </w:lvl>
    <w:lvl w:ilvl="3" w:tplc="E7484A4C">
      <w:numFmt w:val="decimal"/>
      <w:lvlText w:val=""/>
      <w:lvlJc w:val="left"/>
    </w:lvl>
    <w:lvl w:ilvl="4" w:tplc="D91C9F64">
      <w:numFmt w:val="decimal"/>
      <w:lvlText w:val=""/>
      <w:lvlJc w:val="left"/>
    </w:lvl>
    <w:lvl w:ilvl="5" w:tplc="4C3E43C6">
      <w:numFmt w:val="decimal"/>
      <w:lvlText w:val=""/>
      <w:lvlJc w:val="left"/>
    </w:lvl>
    <w:lvl w:ilvl="6" w:tplc="839C81FA">
      <w:numFmt w:val="decimal"/>
      <w:lvlText w:val=""/>
      <w:lvlJc w:val="left"/>
    </w:lvl>
    <w:lvl w:ilvl="7" w:tplc="B94666BC">
      <w:numFmt w:val="decimal"/>
      <w:lvlText w:val=""/>
      <w:lvlJc w:val="left"/>
    </w:lvl>
    <w:lvl w:ilvl="8" w:tplc="98009D8E">
      <w:numFmt w:val="decimal"/>
      <w:lvlText w:val=""/>
      <w:lvlJc w:val="left"/>
    </w:lvl>
  </w:abstractNum>
  <w:abstractNum w:abstractNumId="841">
    <w:nsid w:val="7DA042A3"/>
    <w:multiLevelType w:val="hybridMultilevel"/>
    <w:tmpl w:val="DA2C4FD4"/>
    <w:lvl w:ilvl="0" w:tplc="CD64F26A">
      <w:start w:val="1"/>
      <w:numFmt w:val="bullet"/>
      <w:lvlText w:val="В"/>
      <w:lvlJc w:val="left"/>
    </w:lvl>
    <w:lvl w:ilvl="1" w:tplc="7DDE22C8">
      <w:numFmt w:val="decimal"/>
      <w:lvlText w:val=""/>
      <w:lvlJc w:val="left"/>
    </w:lvl>
    <w:lvl w:ilvl="2" w:tplc="BBEE265C">
      <w:numFmt w:val="decimal"/>
      <w:lvlText w:val=""/>
      <w:lvlJc w:val="left"/>
    </w:lvl>
    <w:lvl w:ilvl="3" w:tplc="1B76F176">
      <w:numFmt w:val="decimal"/>
      <w:lvlText w:val=""/>
      <w:lvlJc w:val="left"/>
    </w:lvl>
    <w:lvl w:ilvl="4" w:tplc="C47414FA">
      <w:numFmt w:val="decimal"/>
      <w:lvlText w:val=""/>
      <w:lvlJc w:val="left"/>
    </w:lvl>
    <w:lvl w:ilvl="5" w:tplc="40FC76AA">
      <w:numFmt w:val="decimal"/>
      <w:lvlText w:val=""/>
      <w:lvlJc w:val="left"/>
    </w:lvl>
    <w:lvl w:ilvl="6" w:tplc="D03C04D2">
      <w:numFmt w:val="decimal"/>
      <w:lvlText w:val=""/>
      <w:lvlJc w:val="left"/>
    </w:lvl>
    <w:lvl w:ilvl="7" w:tplc="468A679A">
      <w:numFmt w:val="decimal"/>
      <w:lvlText w:val=""/>
      <w:lvlJc w:val="left"/>
    </w:lvl>
    <w:lvl w:ilvl="8" w:tplc="07A81446">
      <w:numFmt w:val="decimal"/>
      <w:lvlText w:val=""/>
      <w:lvlJc w:val="left"/>
    </w:lvl>
  </w:abstractNum>
  <w:abstractNum w:abstractNumId="842">
    <w:nsid w:val="7DB18352"/>
    <w:multiLevelType w:val="hybridMultilevel"/>
    <w:tmpl w:val="D436B80A"/>
    <w:lvl w:ilvl="0" w:tplc="EDB4AF8A">
      <w:start w:val="1"/>
      <w:numFmt w:val="bullet"/>
      <w:lvlText w:val="6"/>
      <w:lvlJc w:val="left"/>
    </w:lvl>
    <w:lvl w:ilvl="1" w:tplc="C744F97E">
      <w:numFmt w:val="decimal"/>
      <w:lvlText w:val=""/>
      <w:lvlJc w:val="left"/>
    </w:lvl>
    <w:lvl w:ilvl="2" w:tplc="F89641F0">
      <w:numFmt w:val="decimal"/>
      <w:lvlText w:val=""/>
      <w:lvlJc w:val="left"/>
    </w:lvl>
    <w:lvl w:ilvl="3" w:tplc="0A6C41BA">
      <w:numFmt w:val="decimal"/>
      <w:lvlText w:val=""/>
      <w:lvlJc w:val="left"/>
    </w:lvl>
    <w:lvl w:ilvl="4" w:tplc="F4286C5C">
      <w:numFmt w:val="decimal"/>
      <w:lvlText w:val=""/>
      <w:lvlJc w:val="left"/>
    </w:lvl>
    <w:lvl w:ilvl="5" w:tplc="8800D1B2">
      <w:numFmt w:val="decimal"/>
      <w:lvlText w:val=""/>
      <w:lvlJc w:val="left"/>
    </w:lvl>
    <w:lvl w:ilvl="6" w:tplc="2A9A9D06">
      <w:numFmt w:val="decimal"/>
      <w:lvlText w:val=""/>
      <w:lvlJc w:val="left"/>
    </w:lvl>
    <w:lvl w:ilvl="7" w:tplc="8B92C416">
      <w:numFmt w:val="decimal"/>
      <w:lvlText w:val=""/>
      <w:lvlJc w:val="left"/>
    </w:lvl>
    <w:lvl w:ilvl="8" w:tplc="0C36E11C">
      <w:numFmt w:val="decimal"/>
      <w:lvlText w:val=""/>
      <w:lvlJc w:val="left"/>
    </w:lvl>
  </w:abstractNum>
  <w:abstractNum w:abstractNumId="843">
    <w:nsid w:val="7DFA51CE"/>
    <w:multiLevelType w:val="hybridMultilevel"/>
    <w:tmpl w:val="6D7837F8"/>
    <w:lvl w:ilvl="0" w:tplc="86F86502">
      <w:start w:val="1"/>
      <w:numFmt w:val="bullet"/>
      <w:lvlText w:val="("/>
      <w:lvlJc w:val="left"/>
    </w:lvl>
    <w:lvl w:ilvl="1" w:tplc="5CBADC68">
      <w:numFmt w:val="decimal"/>
      <w:lvlText w:val=""/>
      <w:lvlJc w:val="left"/>
    </w:lvl>
    <w:lvl w:ilvl="2" w:tplc="204ED74E">
      <w:numFmt w:val="decimal"/>
      <w:lvlText w:val=""/>
      <w:lvlJc w:val="left"/>
    </w:lvl>
    <w:lvl w:ilvl="3" w:tplc="628CFCE2">
      <w:numFmt w:val="decimal"/>
      <w:lvlText w:val=""/>
      <w:lvlJc w:val="left"/>
    </w:lvl>
    <w:lvl w:ilvl="4" w:tplc="EC6C8428">
      <w:numFmt w:val="decimal"/>
      <w:lvlText w:val=""/>
      <w:lvlJc w:val="left"/>
    </w:lvl>
    <w:lvl w:ilvl="5" w:tplc="5EB85144">
      <w:numFmt w:val="decimal"/>
      <w:lvlText w:val=""/>
      <w:lvlJc w:val="left"/>
    </w:lvl>
    <w:lvl w:ilvl="6" w:tplc="13E6C620">
      <w:numFmt w:val="decimal"/>
      <w:lvlText w:val=""/>
      <w:lvlJc w:val="left"/>
    </w:lvl>
    <w:lvl w:ilvl="7" w:tplc="70F25668">
      <w:numFmt w:val="decimal"/>
      <w:lvlText w:val=""/>
      <w:lvlJc w:val="left"/>
    </w:lvl>
    <w:lvl w:ilvl="8" w:tplc="3BE083CA">
      <w:numFmt w:val="decimal"/>
      <w:lvlText w:val=""/>
      <w:lvlJc w:val="left"/>
    </w:lvl>
  </w:abstractNum>
  <w:abstractNum w:abstractNumId="844">
    <w:nsid w:val="7E1219C8"/>
    <w:multiLevelType w:val="hybridMultilevel"/>
    <w:tmpl w:val="7576CABC"/>
    <w:lvl w:ilvl="0" w:tplc="260CEF6A">
      <w:start w:val="1"/>
      <w:numFmt w:val="bullet"/>
      <w:lvlText w:val="В"/>
      <w:lvlJc w:val="left"/>
    </w:lvl>
    <w:lvl w:ilvl="1" w:tplc="6E1A5746">
      <w:numFmt w:val="decimal"/>
      <w:lvlText w:val=""/>
      <w:lvlJc w:val="left"/>
    </w:lvl>
    <w:lvl w:ilvl="2" w:tplc="747E6248">
      <w:numFmt w:val="decimal"/>
      <w:lvlText w:val=""/>
      <w:lvlJc w:val="left"/>
    </w:lvl>
    <w:lvl w:ilvl="3" w:tplc="E7EE5B36">
      <w:numFmt w:val="decimal"/>
      <w:lvlText w:val=""/>
      <w:lvlJc w:val="left"/>
    </w:lvl>
    <w:lvl w:ilvl="4" w:tplc="B5C614DE">
      <w:numFmt w:val="decimal"/>
      <w:lvlText w:val=""/>
      <w:lvlJc w:val="left"/>
    </w:lvl>
    <w:lvl w:ilvl="5" w:tplc="F304A344">
      <w:numFmt w:val="decimal"/>
      <w:lvlText w:val=""/>
      <w:lvlJc w:val="left"/>
    </w:lvl>
    <w:lvl w:ilvl="6" w:tplc="13DAFC8E">
      <w:numFmt w:val="decimal"/>
      <w:lvlText w:val=""/>
      <w:lvlJc w:val="left"/>
    </w:lvl>
    <w:lvl w:ilvl="7" w:tplc="61C2B19C">
      <w:numFmt w:val="decimal"/>
      <w:lvlText w:val=""/>
      <w:lvlJc w:val="left"/>
    </w:lvl>
    <w:lvl w:ilvl="8" w:tplc="1B945164">
      <w:numFmt w:val="decimal"/>
      <w:lvlText w:val=""/>
      <w:lvlJc w:val="left"/>
    </w:lvl>
  </w:abstractNum>
  <w:abstractNum w:abstractNumId="845">
    <w:nsid w:val="7E13D013"/>
    <w:multiLevelType w:val="hybridMultilevel"/>
    <w:tmpl w:val="224656EE"/>
    <w:lvl w:ilvl="0" w:tplc="4E1603A6">
      <w:start w:val="3"/>
      <w:numFmt w:val="upperLetter"/>
      <w:lvlText w:val="%1."/>
      <w:lvlJc w:val="left"/>
    </w:lvl>
    <w:lvl w:ilvl="1" w:tplc="69208DF2">
      <w:numFmt w:val="decimal"/>
      <w:lvlText w:val=""/>
      <w:lvlJc w:val="left"/>
    </w:lvl>
    <w:lvl w:ilvl="2" w:tplc="F8A4578A">
      <w:numFmt w:val="decimal"/>
      <w:lvlText w:val=""/>
      <w:lvlJc w:val="left"/>
    </w:lvl>
    <w:lvl w:ilvl="3" w:tplc="9D400BE4">
      <w:numFmt w:val="decimal"/>
      <w:lvlText w:val=""/>
      <w:lvlJc w:val="left"/>
    </w:lvl>
    <w:lvl w:ilvl="4" w:tplc="6A3E3CEC">
      <w:numFmt w:val="decimal"/>
      <w:lvlText w:val=""/>
      <w:lvlJc w:val="left"/>
    </w:lvl>
    <w:lvl w:ilvl="5" w:tplc="986AB740">
      <w:numFmt w:val="decimal"/>
      <w:lvlText w:val=""/>
      <w:lvlJc w:val="left"/>
    </w:lvl>
    <w:lvl w:ilvl="6" w:tplc="A0401DFE">
      <w:numFmt w:val="decimal"/>
      <w:lvlText w:val=""/>
      <w:lvlJc w:val="left"/>
    </w:lvl>
    <w:lvl w:ilvl="7" w:tplc="FD0A0B30">
      <w:numFmt w:val="decimal"/>
      <w:lvlText w:val=""/>
      <w:lvlJc w:val="left"/>
    </w:lvl>
    <w:lvl w:ilvl="8" w:tplc="9E940066">
      <w:numFmt w:val="decimal"/>
      <w:lvlText w:val=""/>
      <w:lvlJc w:val="left"/>
    </w:lvl>
  </w:abstractNum>
  <w:abstractNum w:abstractNumId="846">
    <w:nsid w:val="7E337D35"/>
    <w:multiLevelType w:val="hybridMultilevel"/>
    <w:tmpl w:val="5C0E0538"/>
    <w:lvl w:ilvl="0" w:tplc="B0A42EA4">
      <w:start w:val="1"/>
      <w:numFmt w:val="upperLetter"/>
      <w:lvlText w:val="%1."/>
      <w:lvlJc w:val="left"/>
    </w:lvl>
    <w:lvl w:ilvl="1" w:tplc="A372BDC0">
      <w:numFmt w:val="decimal"/>
      <w:lvlText w:val=""/>
      <w:lvlJc w:val="left"/>
    </w:lvl>
    <w:lvl w:ilvl="2" w:tplc="25407FC8">
      <w:numFmt w:val="decimal"/>
      <w:lvlText w:val=""/>
      <w:lvlJc w:val="left"/>
    </w:lvl>
    <w:lvl w:ilvl="3" w:tplc="AA96AE56">
      <w:numFmt w:val="decimal"/>
      <w:lvlText w:val=""/>
      <w:lvlJc w:val="left"/>
    </w:lvl>
    <w:lvl w:ilvl="4" w:tplc="AB903460">
      <w:numFmt w:val="decimal"/>
      <w:lvlText w:val=""/>
      <w:lvlJc w:val="left"/>
    </w:lvl>
    <w:lvl w:ilvl="5" w:tplc="A57854B4">
      <w:numFmt w:val="decimal"/>
      <w:lvlText w:val=""/>
      <w:lvlJc w:val="left"/>
    </w:lvl>
    <w:lvl w:ilvl="6" w:tplc="E5AC7B4C">
      <w:numFmt w:val="decimal"/>
      <w:lvlText w:val=""/>
      <w:lvlJc w:val="left"/>
    </w:lvl>
    <w:lvl w:ilvl="7" w:tplc="72A8F8C4">
      <w:numFmt w:val="decimal"/>
      <w:lvlText w:val=""/>
      <w:lvlJc w:val="left"/>
    </w:lvl>
    <w:lvl w:ilvl="8" w:tplc="0E264110">
      <w:numFmt w:val="decimal"/>
      <w:lvlText w:val=""/>
      <w:lvlJc w:val="left"/>
    </w:lvl>
  </w:abstractNum>
  <w:abstractNum w:abstractNumId="847">
    <w:nsid w:val="7E4A5715"/>
    <w:multiLevelType w:val="hybridMultilevel"/>
    <w:tmpl w:val="8F1E1CCE"/>
    <w:lvl w:ilvl="0" w:tplc="8F240112">
      <w:start w:val="1"/>
      <w:numFmt w:val="upperLetter"/>
      <w:lvlText w:val="%1."/>
      <w:lvlJc w:val="left"/>
    </w:lvl>
    <w:lvl w:ilvl="1" w:tplc="67688C80">
      <w:numFmt w:val="decimal"/>
      <w:lvlText w:val=""/>
      <w:lvlJc w:val="left"/>
    </w:lvl>
    <w:lvl w:ilvl="2" w:tplc="A51A4358">
      <w:numFmt w:val="decimal"/>
      <w:lvlText w:val=""/>
      <w:lvlJc w:val="left"/>
    </w:lvl>
    <w:lvl w:ilvl="3" w:tplc="EC260774">
      <w:numFmt w:val="decimal"/>
      <w:lvlText w:val=""/>
      <w:lvlJc w:val="left"/>
    </w:lvl>
    <w:lvl w:ilvl="4" w:tplc="4B928BC0">
      <w:numFmt w:val="decimal"/>
      <w:lvlText w:val=""/>
      <w:lvlJc w:val="left"/>
    </w:lvl>
    <w:lvl w:ilvl="5" w:tplc="E0084A08">
      <w:numFmt w:val="decimal"/>
      <w:lvlText w:val=""/>
      <w:lvlJc w:val="left"/>
    </w:lvl>
    <w:lvl w:ilvl="6" w:tplc="78A82CDE">
      <w:numFmt w:val="decimal"/>
      <w:lvlText w:val=""/>
      <w:lvlJc w:val="left"/>
    </w:lvl>
    <w:lvl w:ilvl="7" w:tplc="9D5E89A4">
      <w:numFmt w:val="decimal"/>
      <w:lvlText w:val=""/>
      <w:lvlJc w:val="left"/>
    </w:lvl>
    <w:lvl w:ilvl="8" w:tplc="BBE4BEDE">
      <w:numFmt w:val="decimal"/>
      <w:lvlText w:val=""/>
      <w:lvlJc w:val="left"/>
    </w:lvl>
  </w:abstractNum>
  <w:abstractNum w:abstractNumId="848">
    <w:nsid w:val="7EA75F5A"/>
    <w:multiLevelType w:val="hybridMultilevel"/>
    <w:tmpl w:val="CC1005BE"/>
    <w:lvl w:ilvl="0" w:tplc="8A5C5C62">
      <w:start w:val="1"/>
      <w:numFmt w:val="upperLetter"/>
      <w:lvlText w:val="%1."/>
      <w:lvlJc w:val="left"/>
    </w:lvl>
    <w:lvl w:ilvl="1" w:tplc="807CBE56">
      <w:numFmt w:val="decimal"/>
      <w:lvlText w:val=""/>
      <w:lvlJc w:val="left"/>
    </w:lvl>
    <w:lvl w:ilvl="2" w:tplc="934EB17E">
      <w:numFmt w:val="decimal"/>
      <w:lvlText w:val=""/>
      <w:lvlJc w:val="left"/>
    </w:lvl>
    <w:lvl w:ilvl="3" w:tplc="AAF4EF7C">
      <w:numFmt w:val="decimal"/>
      <w:lvlText w:val=""/>
      <w:lvlJc w:val="left"/>
    </w:lvl>
    <w:lvl w:ilvl="4" w:tplc="07860034">
      <w:numFmt w:val="decimal"/>
      <w:lvlText w:val=""/>
      <w:lvlJc w:val="left"/>
    </w:lvl>
    <w:lvl w:ilvl="5" w:tplc="224AB708">
      <w:numFmt w:val="decimal"/>
      <w:lvlText w:val=""/>
      <w:lvlJc w:val="left"/>
    </w:lvl>
    <w:lvl w:ilvl="6" w:tplc="3EE667D0">
      <w:numFmt w:val="decimal"/>
      <w:lvlText w:val=""/>
      <w:lvlJc w:val="left"/>
    </w:lvl>
    <w:lvl w:ilvl="7" w:tplc="357C29B2">
      <w:numFmt w:val="decimal"/>
      <w:lvlText w:val=""/>
      <w:lvlJc w:val="left"/>
    </w:lvl>
    <w:lvl w:ilvl="8" w:tplc="DC66BC6C">
      <w:numFmt w:val="decimal"/>
      <w:lvlText w:val=""/>
      <w:lvlJc w:val="left"/>
    </w:lvl>
  </w:abstractNum>
  <w:abstractNum w:abstractNumId="849">
    <w:nsid w:val="7EA94A2B"/>
    <w:multiLevelType w:val="hybridMultilevel"/>
    <w:tmpl w:val="1FCAF6C4"/>
    <w:lvl w:ilvl="0" w:tplc="6B26EB14">
      <w:start w:val="3"/>
      <w:numFmt w:val="upperLetter"/>
      <w:lvlText w:val="%1."/>
      <w:lvlJc w:val="left"/>
    </w:lvl>
    <w:lvl w:ilvl="1" w:tplc="1D047994">
      <w:numFmt w:val="decimal"/>
      <w:lvlText w:val=""/>
      <w:lvlJc w:val="left"/>
    </w:lvl>
    <w:lvl w:ilvl="2" w:tplc="C142A8CA">
      <w:numFmt w:val="decimal"/>
      <w:lvlText w:val=""/>
      <w:lvlJc w:val="left"/>
    </w:lvl>
    <w:lvl w:ilvl="3" w:tplc="CADCD4B4">
      <w:numFmt w:val="decimal"/>
      <w:lvlText w:val=""/>
      <w:lvlJc w:val="left"/>
    </w:lvl>
    <w:lvl w:ilvl="4" w:tplc="B9B6F3DA">
      <w:numFmt w:val="decimal"/>
      <w:lvlText w:val=""/>
      <w:lvlJc w:val="left"/>
    </w:lvl>
    <w:lvl w:ilvl="5" w:tplc="A60EEB6A">
      <w:numFmt w:val="decimal"/>
      <w:lvlText w:val=""/>
      <w:lvlJc w:val="left"/>
    </w:lvl>
    <w:lvl w:ilvl="6" w:tplc="E194ADDA">
      <w:numFmt w:val="decimal"/>
      <w:lvlText w:val=""/>
      <w:lvlJc w:val="left"/>
    </w:lvl>
    <w:lvl w:ilvl="7" w:tplc="3A22A77A">
      <w:numFmt w:val="decimal"/>
      <w:lvlText w:val=""/>
      <w:lvlJc w:val="left"/>
    </w:lvl>
    <w:lvl w:ilvl="8" w:tplc="A09C2C64">
      <w:numFmt w:val="decimal"/>
      <w:lvlText w:val=""/>
      <w:lvlJc w:val="left"/>
    </w:lvl>
  </w:abstractNum>
  <w:abstractNum w:abstractNumId="850">
    <w:nsid w:val="7F056040"/>
    <w:multiLevelType w:val="hybridMultilevel"/>
    <w:tmpl w:val="E67CAB84"/>
    <w:lvl w:ilvl="0" w:tplc="58E01D62">
      <w:start w:val="3"/>
      <w:numFmt w:val="upperLetter"/>
      <w:lvlText w:val="%1."/>
      <w:lvlJc w:val="left"/>
    </w:lvl>
    <w:lvl w:ilvl="1" w:tplc="99386E2C">
      <w:numFmt w:val="decimal"/>
      <w:lvlText w:val=""/>
      <w:lvlJc w:val="left"/>
    </w:lvl>
    <w:lvl w:ilvl="2" w:tplc="1758C8A0">
      <w:numFmt w:val="decimal"/>
      <w:lvlText w:val=""/>
      <w:lvlJc w:val="left"/>
    </w:lvl>
    <w:lvl w:ilvl="3" w:tplc="25C44FA6">
      <w:numFmt w:val="decimal"/>
      <w:lvlText w:val=""/>
      <w:lvlJc w:val="left"/>
    </w:lvl>
    <w:lvl w:ilvl="4" w:tplc="FFD2CDA4">
      <w:numFmt w:val="decimal"/>
      <w:lvlText w:val=""/>
      <w:lvlJc w:val="left"/>
    </w:lvl>
    <w:lvl w:ilvl="5" w:tplc="A35EC336">
      <w:numFmt w:val="decimal"/>
      <w:lvlText w:val=""/>
      <w:lvlJc w:val="left"/>
    </w:lvl>
    <w:lvl w:ilvl="6" w:tplc="AB6CCFD0">
      <w:numFmt w:val="decimal"/>
      <w:lvlText w:val=""/>
      <w:lvlJc w:val="left"/>
    </w:lvl>
    <w:lvl w:ilvl="7" w:tplc="0BDA2A64">
      <w:numFmt w:val="decimal"/>
      <w:lvlText w:val=""/>
      <w:lvlJc w:val="left"/>
    </w:lvl>
    <w:lvl w:ilvl="8" w:tplc="CD885514">
      <w:numFmt w:val="decimal"/>
      <w:lvlText w:val=""/>
      <w:lvlJc w:val="left"/>
    </w:lvl>
  </w:abstractNum>
  <w:abstractNum w:abstractNumId="851">
    <w:nsid w:val="7F1E3DAE"/>
    <w:multiLevelType w:val="hybridMultilevel"/>
    <w:tmpl w:val="A43E78B8"/>
    <w:lvl w:ilvl="0" w:tplc="98ACAA20">
      <w:start w:val="3"/>
      <w:numFmt w:val="upperLetter"/>
      <w:lvlText w:val="%1."/>
      <w:lvlJc w:val="left"/>
    </w:lvl>
    <w:lvl w:ilvl="1" w:tplc="1F567578">
      <w:start w:val="1"/>
      <w:numFmt w:val="bullet"/>
      <w:lvlText w:val="−"/>
      <w:lvlJc w:val="left"/>
    </w:lvl>
    <w:lvl w:ilvl="2" w:tplc="DB165FFA">
      <w:numFmt w:val="decimal"/>
      <w:lvlText w:val=""/>
      <w:lvlJc w:val="left"/>
    </w:lvl>
    <w:lvl w:ilvl="3" w:tplc="650CF9E2">
      <w:numFmt w:val="decimal"/>
      <w:lvlText w:val=""/>
      <w:lvlJc w:val="left"/>
    </w:lvl>
    <w:lvl w:ilvl="4" w:tplc="E9E69AD4">
      <w:numFmt w:val="decimal"/>
      <w:lvlText w:val=""/>
      <w:lvlJc w:val="left"/>
    </w:lvl>
    <w:lvl w:ilvl="5" w:tplc="41282FD4">
      <w:numFmt w:val="decimal"/>
      <w:lvlText w:val=""/>
      <w:lvlJc w:val="left"/>
    </w:lvl>
    <w:lvl w:ilvl="6" w:tplc="44C21DCE">
      <w:numFmt w:val="decimal"/>
      <w:lvlText w:val=""/>
      <w:lvlJc w:val="left"/>
    </w:lvl>
    <w:lvl w:ilvl="7" w:tplc="D7C8D230">
      <w:numFmt w:val="decimal"/>
      <w:lvlText w:val=""/>
      <w:lvlJc w:val="left"/>
    </w:lvl>
    <w:lvl w:ilvl="8" w:tplc="267CD694">
      <w:numFmt w:val="decimal"/>
      <w:lvlText w:val=""/>
      <w:lvlJc w:val="left"/>
    </w:lvl>
  </w:abstractNum>
  <w:abstractNum w:abstractNumId="852">
    <w:nsid w:val="7F2BEA8B"/>
    <w:multiLevelType w:val="hybridMultilevel"/>
    <w:tmpl w:val="40F43676"/>
    <w:lvl w:ilvl="0" w:tplc="9E604B12">
      <w:start w:val="2"/>
      <w:numFmt w:val="upperLetter"/>
      <w:lvlText w:val="%1."/>
      <w:lvlJc w:val="left"/>
    </w:lvl>
    <w:lvl w:ilvl="1" w:tplc="5666E2DE">
      <w:numFmt w:val="decimal"/>
      <w:lvlText w:val=""/>
      <w:lvlJc w:val="left"/>
    </w:lvl>
    <w:lvl w:ilvl="2" w:tplc="DC485F46">
      <w:numFmt w:val="decimal"/>
      <w:lvlText w:val=""/>
      <w:lvlJc w:val="left"/>
    </w:lvl>
    <w:lvl w:ilvl="3" w:tplc="74E01A18">
      <w:numFmt w:val="decimal"/>
      <w:lvlText w:val=""/>
      <w:lvlJc w:val="left"/>
    </w:lvl>
    <w:lvl w:ilvl="4" w:tplc="4A24CAF8">
      <w:numFmt w:val="decimal"/>
      <w:lvlText w:val=""/>
      <w:lvlJc w:val="left"/>
    </w:lvl>
    <w:lvl w:ilvl="5" w:tplc="354E5A4C">
      <w:numFmt w:val="decimal"/>
      <w:lvlText w:val=""/>
      <w:lvlJc w:val="left"/>
    </w:lvl>
    <w:lvl w:ilvl="6" w:tplc="A4365620">
      <w:numFmt w:val="decimal"/>
      <w:lvlText w:val=""/>
      <w:lvlJc w:val="left"/>
    </w:lvl>
    <w:lvl w:ilvl="7" w:tplc="996C51C8">
      <w:numFmt w:val="decimal"/>
      <w:lvlText w:val=""/>
      <w:lvlJc w:val="left"/>
    </w:lvl>
    <w:lvl w:ilvl="8" w:tplc="C19C1918">
      <w:numFmt w:val="decimal"/>
      <w:lvlText w:val=""/>
      <w:lvlJc w:val="left"/>
    </w:lvl>
  </w:abstractNum>
  <w:abstractNum w:abstractNumId="853">
    <w:nsid w:val="7F41D049"/>
    <w:multiLevelType w:val="hybridMultilevel"/>
    <w:tmpl w:val="BD48F768"/>
    <w:lvl w:ilvl="0" w:tplc="1CC4E682">
      <w:start w:val="1"/>
      <w:numFmt w:val="upperLetter"/>
      <w:lvlText w:val="%1."/>
      <w:lvlJc w:val="left"/>
    </w:lvl>
    <w:lvl w:ilvl="1" w:tplc="9058E424">
      <w:numFmt w:val="decimal"/>
      <w:lvlText w:val=""/>
      <w:lvlJc w:val="left"/>
    </w:lvl>
    <w:lvl w:ilvl="2" w:tplc="EC44778A">
      <w:numFmt w:val="decimal"/>
      <w:lvlText w:val=""/>
      <w:lvlJc w:val="left"/>
    </w:lvl>
    <w:lvl w:ilvl="3" w:tplc="65E8EEBE">
      <w:numFmt w:val="decimal"/>
      <w:lvlText w:val=""/>
      <w:lvlJc w:val="left"/>
    </w:lvl>
    <w:lvl w:ilvl="4" w:tplc="848C7640">
      <w:numFmt w:val="decimal"/>
      <w:lvlText w:val=""/>
      <w:lvlJc w:val="left"/>
    </w:lvl>
    <w:lvl w:ilvl="5" w:tplc="E32C9B74">
      <w:numFmt w:val="decimal"/>
      <w:lvlText w:val=""/>
      <w:lvlJc w:val="left"/>
    </w:lvl>
    <w:lvl w:ilvl="6" w:tplc="2542CB80">
      <w:numFmt w:val="decimal"/>
      <w:lvlText w:val=""/>
      <w:lvlJc w:val="left"/>
    </w:lvl>
    <w:lvl w:ilvl="7" w:tplc="80A476C0">
      <w:numFmt w:val="decimal"/>
      <w:lvlText w:val=""/>
      <w:lvlJc w:val="left"/>
    </w:lvl>
    <w:lvl w:ilvl="8" w:tplc="FDF4422A">
      <w:numFmt w:val="decimal"/>
      <w:lvlText w:val=""/>
      <w:lvlJc w:val="left"/>
    </w:lvl>
  </w:abstractNum>
  <w:abstractNum w:abstractNumId="854">
    <w:nsid w:val="7F7E4A15"/>
    <w:multiLevelType w:val="hybridMultilevel"/>
    <w:tmpl w:val="B002BF0E"/>
    <w:lvl w:ilvl="0" w:tplc="FBCA3440">
      <w:start w:val="5"/>
      <w:numFmt w:val="decimal"/>
      <w:lvlText w:val="%1."/>
      <w:lvlJc w:val="left"/>
    </w:lvl>
    <w:lvl w:ilvl="1" w:tplc="D0F24966">
      <w:numFmt w:val="decimal"/>
      <w:lvlText w:val=""/>
      <w:lvlJc w:val="left"/>
    </w:lvl>
    <w:lvl w:ilvl="2" w:tplc="64F6B8CC">
      <w:numFmt w:val="decimal"/>
      <w:lvlText w:val=""/>
      <w:lvlJc w:val="left"/>
    </w:lvl>
    <w:lvl w:ilvl="3" w:tplc="D7DA5298">
      <w:numFmt w:val="decimal"/>
      <w:lvlText w:val=""/>
      <w:lvlJc w:val="left"/>
    </w:lvl>
    <w:lvl w:ilvl="4" w:tplc="F7DE99A2">
      <w:numFmt w:val="decimal"/>
      <w:lvlText w:val=""/>
      <w:lvlJc w:val="left"/>
    </w:lvl>
    <w:lvl w:ilvl="5" w:tplc="610C6E2E">
      <w:numFmt w:val="decimal"/>
      <w:lvlText w:val=""/>
      <w:lvlJc w:val="left"/>
    </w:lvl>
    <w:lvl w:ilvl="6" w:tplc="64125C50">
      <w:numFmt w:val="decimal"/>
      <w:lvlText w:val=""/>
      <w:lvlJc w:val="left"/>
    </w:lvl>
    <w:lvl w:ilvl="7" w:tplc="FC9ECB98">
      <w:numFmt w:val="decimal"/>
      <w:lvlText w:val=""/>
      <w:lvlJc w:val="left"/>
    </w:lvl>
    <w:lvl w:ilvl="8" w:tplc="173EE7EA">
      <w:numFmt w:val="decimal"/>
      <w:lvlText w:val=""/>
      <w:lvlJc w:val="left"/>
    </w:lvl>
  </w:abstractNum>
  <w:abstractNum w:abstractNumId="855">
    <w:nsid w:val="7F9F698A"/>
    <w:multiLevelType w:val="hybridMultilevel"/>
    <w:tmpl w:val="F38252C4"/>
    <w:lvl w:ilvl="0" w:tplc="C4A0A476">
      <w:start w:val="1"/>
      <w:numFmt w:val="bullet"/>
      <w:lvlText w:val="•"/>
      <w:lvlJc w:val="left"/>
    </w:lvl>
    <w:lvl w:ilvl="1" w:tplc="D7AC88A8">
      <w:numFmt w:val="decimal"/>
      <w:lvlText w:val=""/>
      <w:lvlJc w:val="left"/>
    </w:lvl>
    <w:lvl w:ilvl="2" w:tplc="08D084BE">
      <w:numFmt w:val="decimal"/>
      <w:lvlText w:val=""/>
      <w:lvlJc w:val="left"/>
    </w:lvl>
    <w:lvl w:ilvl="3" w:tplc="CD607688">
      <w:numFmt w:val="decimal"/>
      <w:lvlText w:val=""/>
      <w:lvlJc w:val="left"/>
    </w:lvl>
    <w:lvl w:ilvl="4" w:tplc="BBF07208">
      <w:numFmt w:val="decimal"/>
      <w:lvlText w:val=""/>
      <w:lvlJc w:val="left"/>
    </w:lvl>
    <w:lvl w:ilvl="5" w:tplc="3984E3A2">
      <w:numFmt w:val="decimal"/>
      <w:lvlText w:val=""/>
      <w:lvlJc w:val="left"/>
    </w:lvl>
    <w:lvl w:ilvl="6" w:tplc="3F8E8ABE">
      <w:numFmt w:val="decimal"/>
      <w:lvlText w:val=""/>
      <w:lvlJc w:val="left"/>
    </w:lvl>
    <w:lvl w:ilvl="7" w:tplc="2DFA51F8">
      <w:numFmt w:val="decimal"/>
      <w:lvlText w:val=""/>
      <w:lvlJc w:val="left"/>
    </w:lvl>
    <w:lvl w:ilvl="8" w:tplc="F92212EE">
      <w:numFmt w:val="decimal"/>
      <w:lvlText w:val=""/>
      <w:lvlJc w:val="left"/>
    </w:lvl>
  </w:abstractNum>
  <w:abstractNum w:abstractNumId="856">
    <w:nsid w:val="7FE72292"/>
    <w:multiLevelType w:val="hybridMultilevel"/>
    <w:tmpl w:val="3112D8F0"/>
    <w:lvl w:ilvl="0" w:tplc="00726976">
      <w:start w:val="2"/>
      <w:numFmt w:val="upperLetter"/>
      <w:lvlText w:val="%1."/>
      <w:lvlJc w:val="left"/>
    </w:lvl>
    <w:lvl w:ilvl="1" w:tplc="58B0BC36">
      <w:numFmt w:val="decimal"/>
      <w:lvlText w:val=""/>
      <w:lvlJc w:val="left"/>
    </w:lvl>
    <w:lvl w:ilvl="2" w:tplc="16808316">
      <w:numFmt w:val="decimal"/>
      <w:lvlText w:val=""/>
      <w:lvlJc w:val="left"/>
    </w:lvl>
    <w:lvl w:ilvl="3" w:tplc="7212996C">
      <w:numFmt w:val="decimal"/>
      <w:lvlText w:val=""/>
      <w:lvlJc w:val="left"/>
    </w:lvl>
    <w:lvl w:ilvl="4" w:tplc="5CE8968C">
      <w:numFmt w:val="decimal"/>
      <w:lvlText w:val=""/>
      <w:lvlJc w:val="left"/>
    </w:lvl>
    <w:lvl w:ilvl="5" w:tplc="FD509612">
      <w:numFmt w:val="decimal"/>
      <w:lvlText w:val=""/>
      <w:lvlJc w:val="left"/>
    </w:lvl>
    <w:lvl w:ilvl="6" w:tplc="B278136C">
      <w:numFmt w:val="decimal"/>
      <w:lvlText w:val=""/>
      <w:lvlJc w:val="left"/>
    </w:lvl>
    <w:lvl w:ilvl="7" w:tplc="7A42D9CA">
      <w:numFmt w:val="decimal"/>
      <w:lvlText w:val=""/>
      <w:lvlJc w:val="left"/>
    </w:lvl>
    <w:lvl w:ilvl="8" w:tplc="AFF02EA0">
      <w:numFmt w:val="decimal"/>
      <w:lvlText w:val=""/>
      <w:lvlJc w:val="left"/>
    </w:lvl>
  </w:abstractNum>
  <w:num w:numId="1">
    <w:abstractNumId w:val="155"/>
  </w:num>
  <w:num w:numId="2">
    <w:abstractNumId w:val="799"/>
  </w:num>
  <w:num w:numId="3">
    <w:abstractNumId w:val="98"/>
  </w:num>
  <w:num w:numId="4">
    <w:abstractNumId w:val="335"/>
  </w:num>
  <w:num w:numId="5">
    <w:abstractNumId w:val="507"/>
  </w:num>
  <w:num w:numId="6">
    <w:abstractNumId w:val="545"/>
  </w:num>
  <w:num w:numId="7">
    <w:abstractNumId w:val="600"/>
  </w:num>
  <w:num w:numId="8">
    <w:abstractNumId w:val="463"/>
  </w:num>
  <w:num w:numId="9">
    <w:abstractNumId w:val="348"/>
  </w:num>
  <w:num w:numId="10">
    <w:abstractNumId w:val="706"/>
  </w:num>
  <w:num w:numId="11">
    <w:abstractNumId w:val="492"/>
  </w:num>
  <w:num w:numId="12">
    <w:abstractNumId w:val="791"/>
  </w:num>
  <w:num w:numId="13">
    <w:abstractNumId w:val="195"/>
  </w:num>
  <w:num w:numId="14">
    <w:abstractNumId w:val="678"/>
  </w:num>
  <w:num w:numId="15">
    <w:abstractNumId w:val="317"/>
  </w:num>
  <w:num w:numId="16">
    <w:abstractNumId w:val="327"/>
  </w:num>
  <w:num w:numId="17">
    <w:abstractNumId w:val="79"/>
  </w:num>
  <w:num w:numId="18">
    <w:abstractNumId w:val="695"/>
  </w:num>
  <w:num w:numId="19">
    <w:abstractNumId w:val="333"/>
  </w:num>
  <w:num w:numId="20">
    <w:abstractNumId w:val="639"/>
  </w:num>
  <w:num w:numId="21">
    <w:abstractNumId w:val="807"/>
  </w:num>
  <w:num w:numId="22">
    <w:abstractNumId w:val="731"/>
  </w:num>
  <w:num w:numId="23">
    <w:abstractNumId w:val="714"/>
  </w:num>
  <w:num w:numId="24">
    <w:abstractNumId w:val="608"/>
  </w:num>
  <w:num w:numId="25">
    <w:abstractNumId w:val="540"/>
  </w:num>
  <w:num w:numId="26">
    <w:abstractNumId w:val="441"/>
  </w:num>
  <w:num w:numId="27">
    <w:abstractNumId w:val="532"/>
  </w:num>
  <w:num w:numId="28">
    <w:abstractNumId w:val="429"/>
  </w:num>
  <w:num w:numId="29">
    <w:abstractNumId w:val="494"/>
  </w:num>
  <w:num w:numId="30">
    <w:abstractNumId w:val="575"/>
  </w:num>
  <w:num w:numId="31">
    <w:abstractNumId w:val="24"/>
  </w:num>
  <w:num w:numId="32">
    <w:abstractNumId w:val="648"/>
  </w:num>
  <w:num w:numId="33">
    <w:abstractNumId w:val="512"/>
  </w:num>
  <w:num w:numId="34">
    <w:abstractNumId w:val="118"/>
  </w:num>
  <w:num w:numId="35">
    <w:abstractNumId w:val="125"/>
  </w:num>
  <w:num w:numId="36">
    <w:abstractNumId w:val="176"/>
  </w:num>
  <w:num w:numId="37">
    <w:abstractNumId w:val="665"/>
  </w:num>
  <w:num w:numId="38">
    <w:abstractNumId w:val="725"/>
  </w:num>
  <w:num w:numId="39">
    <w:abstractNumId w:val="626"/>
  </w:num>
  <w:num w:numId="40">
    <w:abstractNumId w:val="163"/>
  </w:num>
  <w:num w:numId="41">
    <w:abstractNumId w:val="570"/>
  </w:num>
  <w:num w:numId="42">
    <w:abstractNumId w:val="271"/>
  </w:num>
  <w:num w:numId="43">
    <w:abstractNumId w:val="93"/>
  </w:num>
  <w:num w:numId="44">
    <w:abstractNumId w:val="762"/>
  </w:num>
  <w:num w:numId="45">
    <w:abstractNumId w:val="87"/>
  </w:num>
  <w:num w:numId="46">
    <w:abstractNumId w:val="414"/>
  </w:num>
  <w:num w:numId="47">
    <w:abstractNumId w:val="241"/>
  </w:num>
  <w:num w:numId="48">
    <w:abstractNumId w:val="178"/>
  </w:num>
  <w:num w:numId="49">
    <w:abstractNumId w:val="255"/>
  </w:num>
  <w:num w:numId="50">
    <w:abstractNumId w:val="568"/>
  </w:num>
  <w:num w:numId="51">
    <w:abstractNumId w:val="818"/>
  </w:num>
  <w:num w:numId="52">
    <w:abstractNumId w:val="196"/>
  </w:num>
  <w:num w:numId="53">
    <w:abstractNumId w:val="431"/>
  </w:num>
  <w:num w:numId="54">
    <w:abstractNumId w:val="668"/>
  </w:num>
  <w:num w:numId="55">
    <w:abstractNumId w:val="808"/>
  </w:num>
  <w:num w:numId="56">
    <w:abstractNumId w:val="121"/>
  </w:num>
  <w:num w:numId="57">
    <w:abstractNumId w:val="262"/>
  </w:num>
  <w:num w:numId="58">
    <w:abstractNumId w:val="480"/>
  </w:num>
  <w:num w:numId="59">
    <w:abstractNumId w:val="552"/>
  </w:num>
  <w:num w:numId="60">
    <w:abstractNumId w:val="752"/>
  </w:num>
  <w:num w:numId="61">
    <w:abstractNumId w:val="205"/>
  </w:num>
  <w:num w:numId="62">
    <w:abstractNumId w:val="578"/>
  </w:num>
  <w:num w:numId="63">
    <w:abstractNumId w:val="536"/>
  </w:num>
  <w:num w:numId="64">
    <w:abstractNumId w:val="716"/>
  </w:num>
  <w:num w:numId="65">
    <w:abstractNumId w:val="698"/>
  </w:num>
  <w:num w:numId="66">
    <w:abstractNumId w:val="660"/>
  </w:num>
  <w:num w:numId="67">
    <w:abstractNumId w:val="22"/>
  </w:num>
  <w:num w:numId="68">
    <w:abstractNumId w:val="504"/>
  </w:num>
  <w:num w:numId="69">
    <w:abstractNumId w:val="525"/>
  </w:num>
  <w:num w:numId="70">
    <w:abstractNumId w:val="654"/>
  </w:num>
  <w:num w:numId="71">
    <w:abstractNumId w:val="661"/>
  </w:num>
  <w:num w:numId="72">
    <w:abstractNumId w:val="251"/>
  </w:num>
  <w:num w:numId="73">
    <w:abstractNumId w:val="65"/>
  </w:num>
  <w:num w:numId="74">
    <w:abstractNumId w:val="756"/>
  </w:num>
  <w:num w:numId="75">
    <w:abstractNumId w:val="149"/>
  </w:num>
  <w:num w:numId="76">
    <w:abstractNumId w:val="158"/>
  </w:num>
  <w:num w:numId="77">
    <w:abstractNumId w:val="310"/>
  </w:num>
  <w:num w:numId="78">
    <w:abstractNumId w:val="376"/>
  </w:num>
  <w:num w:numId="79">
    <w:abstractNumId w:val="320"/>
  </w:num>
  <w:num w:numId="80">
    <w:abstractNumId w:val="556"/>
  </w:num>
  <w:num w:numId="81">
    <w:abstractNumId w:val="84"/>
  </w:num>
  <w:num w:numId="82">
    <w:abstractNumId w:val="286"/>
  </w:num>
  <w:num w:numId="83">
    <w:abstractNumId w:val="748"/>
  </w:num>
  <w:num w:numId="84">
    <w:abstractNumId w:val="517"/>
  </w:num>
  <w:num w:numId="85">
    <w:abstractNumId w:val="91"/>
  </w:num>
  <w:num w:numId="86">
    <w:abstractNumId w:val="692"/>
  </w:num>
  <w:num w:numId="87">
    <w:abstractNumId w:val="645"/>
  </w:num>
  <w:num w:numId="88">
    <w:abstractNumId w:val="345"/>
  </w:num>
  <w:num w:numId="89">
    <w:abstractNumId w:val="315"/>
  </w:num>
  <w:num w:numId="90">
    <w:abstractNumId w:val="342"/>
  </w:num>
  <w:num w:numId="91">
    <w:abstractNumId w:val="242"/>
  </w:num>
  <w:num w:numId="92">
    <w:abstractNumId w:val="511"/>
  </w:num>
  <w:num w:numId="93">
    <w:abstractNumId w:val="62"/>
  </w:num>
  <w:num w:numId="94">
    <w:abstractNumId w:val="777"/>
  </w:num>
  <w:num w:numId="95">
    <w:abstractNumId w:val="365"/>
  </w:num>
  <w:num w:numId="96">
    <w:abstractNumId w:val="759"/>
  </w:num>
  <w:num w:numId="97">
    <w:abstractNumId w:val="579"/>
  </w:num>
  <w:num w:numId="98">
    <w:abstractNumId w:val="394"/>
  </w:num>
  <w:num w:numId="99">
    <w:abstractNumId w:val="406"/>
  </w:num>
  <w:num w:numId="100">
    <w:abstractNumId w:val="260"/>
  </w:num>
  <w:num w:numId="101">
    <w:abstractNumId w:val="199"/>
  </w:num>
  <w:num w:numId="102">
    <w:abstractNumId w:val="214"/>
  </w:num>
  <w:num w:numId="103">
    <w:abstractNumId w:val="491"/>
  </w:num>
  <w:num w:numId="104">
    <w:abstractNumId w:val="265"/>
  </w:num>
  <w:num w:numId="105">
    <w:abstractNumId w:val="110"/>
  </w:num>
  <w:num w:numId="106">
    <w:abstractNumId w:val="644"/>
  </w:num>
  <w:num w:numId="107">
    <w:abstractNumId w:val="415"/>
  </w:num>
  <w:num w:numId="108">
    <w:abstractNumId w:val="420"/>
  </w:num>
  <w:num w:numId="109">
    <w:abstractNumId w:val="171"/>
  </w:num>
  <w:num w:numId="110">
    <w:abstractNumId w:val="735"/>
  </w:num>
  <w:num w:numId="111">
    <w:abstractNumId w:val="114"/>
  </w:num>
  <w:num w:numId="112">
    <w:abstractNumId w:val="261"/>
  </w:num>
  <w:num w:numId="113">
    <w:abstractNumId w:val="164"/>
  </w:num>
  <w:num w:numId="114">
    <w:abstractNumId w:val="2"/>
  </w:num>
  <w:num w:numId="115">
    <w:abstractNumId w:val="775"/>
  </w:num>
  <w:num w:numId="116">
    <w:abstractNumId w:val="256"/>
  </w:num>
  <w:num w:numId="117">
    <w:abstractNumId w:val="696"/>
  </w:num>
  <w:num w:numId="118">
    <w:abstractNumId w:val="563"/>
  </w:num>
  <w:num w:numId="119">
    <w:abstractNumId w:val="590"/>
  </w:num>
  <w:num w:numId="120">
    <w:abstractNumId w:val="152"/>
  </w:num>
  <w:num w:numId="121">
    <w:abstractNumId w:val="43"/>
  </w:num>
  <w:num w:numId="122">
    <w:abstractNumId w:val="827"/>
  </w:num>
  <w:num w:numId="123">
    <w:abstractNumId w:val="663"/>
  </w:num>
  <w:num w:numId="124">
    <w:abstractNumId w:val="102"/>
  </w:num>
  <w:num w:numId="125">
    <w:abstractNumId w:val="740"/>
  </w:num>
  <w:num w:numId="126">
    <w:abstractNumId w:val="182"/>
  </w:num>
  <w:num w:numId="127">
    <w:abstractNumId w:val="853"/>
  </w:num>
  <w:num w:numId="128">
    <w:abstractNumId w:val="459"/>
  </w:num>
  <w:num w:numId="129">
    <w:abstractNumId w:val="571"/>
  </w:num>
  <w:num w:numId="130">
    <w:abstractNumId w:val="401"/>
  </w:num>
  <w:num w:numId="131">
    <w:abstractNumId w:val="711"/>
  </w:num>
  <w:num w:numId="132">
    <w:abstractNumId w:val="766"/>
  </w:num>
  <w:num w:numId="133">
    <w:abstractNumId w:val="606"/>
  </w:num>
  <w:num w:numId="134">
    <w:abstractNumId w:val="347"/>
  </w:num>
  <w:num w:numId="135">
    <w:abstractNumId w:val="172"/>
  </w:num>
  <w:num w:numId="136">
    <w:abstractNumId w:val="719"/>
  </w:num>
  <w:num w:numId="137">
    <w:abstractNumId w:val="136"/>
  </w:num>
  <w:num w:numId="138">
    <w:abstractNumId w:val="577"/>
  </w:num>
  <w:num w:numId="139">
    <w:abstractNumId w:val="283"/>
  </w:num>
  <w:num w:numId="140">
    <w:abstractNumId w:val="300"/>
  </w:num>
  <w:num w:numId="141">
    <w:abstractNumId w:val="455"/>
  </w:num>
  <w:num w:numId="142">
    <w:abstractNumId w:val="388"/>
  </w:num>
  <w:num w:numId="143">
    <w:abstractNumId w:val="549"/>
  </w:num>
  <w:num w:numId="144">
    <w:abstractNumId w:val="610"/>
  </w:num>
  <w:num w:numId="145">
    <w:abstractNumId w:val="392"/>
  </w:num>
  <w:num w:numId="146">
    <w:abstractNumId w:val="466"/>
  </w:num>
  <w:num w:numId="147">
    <w:abstractNumId w:val="5"/>
  </w:num>
  <w:num w:numId="148">
    <w:abstractNumId w:val="239"/>
  </w:num>
  <w:num w:numId="149">
    <w:abstractNumId w:val="169"/>
  </w:num>
  <w:num w:numId="150">
    <w:abstractNumId w:val="594"/>
  </w:num>
  <w:num w:numId="151">
    <w:abstractNumId w:val="377"/>
  </w:num>
  <w:num w:numId="152">
    <w:abstractNumId w:val="210"/>
  </w:num>
  <w:num w:numId="153">
    <w:abstractNumId w:val="564"/>
  </w:num>
  <w:num w:numId="154">
    <w:abstractNumId w:val="192"/>
  </w:num>
  <w:num w:numId="155">
    <w:abstractNumId w:val="302"/>
  </w:num>
  <w:num w:numId="156">
    <w:abstractNumId w:val="438"/>
  </w:num>
  <w:num w:numId="157">
    <w:abstractNumId w:val="360"/>
  </w:num>
  <w:num w:numId="158">
    <w:abstractNumId w:val="299"/>
  </w:num>
  <w:num w:numId="159">
    <w:abstractNumId w:val="51"/>
  </w:num>
  <w:num w:numId="160">
    <w:abstractNumId w:val="78"/>
  </w:num>
  <w:num w:numId="161">
    <w:abstractNumId w:val="697"/>
  </w:num>
  <w:num w:numId="162">
    <w:abstractNumId w:val="755"/>
  </w:num>
  <w:num w:numId="163">
    <w:abstractNumId w:val="847"/>
  </w:num>
  <w:num w:numId="164">
    <w:abstractNumId w:val="446"/>
  </w:num>
  <w:num w:numId="165">
    <w:abstractNumId w:val="250"/>
  </w:num>
  <w:num w:numId="166">
    <w:abstractNumId w:val="160"/>
  </w:num>
  <w:num w:numId="167">
    <w:abstractNumId w:val="309"/>
  </w:num>
  <w:num w:numId="168">
    <w:abstractNumId w:val="373"/>
  </w:num>
  <w:num w:numId="169">
    <w:abstractNumId w:val="732"/>
  </w:num>
  <w:num w:numId="170">
    <w:abstractNumId w:val="588"/>
  </w:num>
  <w:num w:numId="171">
    <w:abstractNumId w:val="673"/>
  </w:num>
  <w:num w:numId="172">
    <w:abstractNumId w:val="330"/>
  </w:num>
  <w:num w:numId="173">
    <w:abstractNumId w:val="119"/>
  </w:num>
  <w:num w:numId="174">
    <w:abstractNumId w:val="361"/>
  </w:num>
  <w:num w:numId="175">
    <w:abstractNumId w:val="90"/>
  </w:num>
  <w:num w:numId="176">
    <w:abstractNumId w:val="513"/>
  </w:num>
  <w:num w:numId="177">
    <w:abstractNumId w:val="830"/>
  </w:num>
  <w:num w:numId="178">
    <w:abstractNumId w:val="96"/>
  </w:num>
  <w:num w:numId="179">
    <w:abstractNumId w:val="747"/>
  </w:num>
  <w:num w:numId="180">
    <w:abstractNumId w:val="141"/>
  </w:num>
  <w:num w:numId="181">
    <w:abstractNumId w:val="689"/>
  </w:num>
  <w:num w:numId="182">
    <w:abstractNumId w:val="272"/>
  </w:num>
  <w:num w:numId="183">
    <w:abstractNumId w:val="344"/>
  </w:num>
  <w:num w:numId="184">
    <w:abstractNumId w:val="386"/>
  </w:num>
  <w:num w:numId="185">
    <w:abstractNumId w:val="454"/>
  </w:num>
  <w:num w:numId="186">
    <w:abstractNumId w:val="635"/>
  </w:num>
  <w:num w:numId="187">
    <w:abstractNumId w:val="834"/>
  </w:num>
  <w:num w:numId="188">
    <w:abstractNumId w:val="826"/>
  </w:num>
  <w:num w:numId="189">
    <w:abstractNumId w:val="71"/>
  </w:num>
  <w:num w:numId="190">
    <w:abstractNumId w:val="18"/>
  </w:num>
  <w:num w:numId="191">
    <w:abstractNumId w:val="54"/>
  </w:num>
  <w:num w:numId="192">
    <w:abstractNumId w:val="772"/>
  </w:num>
  <w:num w:numId="193">
    <w:abstractNumId w:val="773"/>
  </w:num>
  <w:num w:numId="194">
    <w:abstractNumId w:val="37"/>
  </w:num>
  <w:num w:numId="195">
    <w:abstractNumId w:val="358"/>
  </w:num>
  <w:num w:numId="196">
    <w:abstractNumId w:val="162"/>
  </w:num>
  <w:num w:numId="197">
    <w:abstractNumId w:val="193"/>
  </w:num>
  <w:num w:numId="198">
    <w:abstractNumId w:val="667"/>
  </w:num>
  <w:num w:numId="199">
    <w:abstractNumId w:val="528"/>
  </w:num>
  <w:num w:numId="200">
    <w:abstractNumId w:val="64"/>
  </w:num>
  <w:num w:numId="201">
    <w:abstractNumId w:val="397"/>
  </w:num>
  <w:num w:numId="202">
    <w:abstractNumId w:val="350"/>
  </w:num>
  <w:num w:numId="203">
    <w:abstractNumId w:val="391"/>
  </w:num>
  <w:num w:numId="204">
    <w:abstractNumId w:val="514"/>
  </w:num>
  <w:num w:numId="205">
    <w:abstractNumId w:val="718"/>
  </w:num>
  <w:num w:numId="206">
    <w:abstractNumId w:val="483"/>
  </w:num>
  <w:num w:numId="207">
    <w:abstractNumId w:val="179"/>
  </w:num>
  <w:num w:numId="208">
    <w:abstractNumId w:val="690"/>
  </w:num>
  <w:num w:numId="209">
    <w:abstractNumId w:val="576"/>
  </w:num>
  <w:num w:numId="210">
    <w:abstractNumId w:val="63"/>
  </w:num>
  <w:num w:numId="211">
    <w:abstractNumId w:val="828"/>
  </w:num>
  <w:num w:numId="212">
    <w:abstractNumId w:val="410"/>
  </w:num>
  <w:num w:numId="213">
    <w:abstractNumId w:val="328"/>
  </w:num>
  <w:num w:numId="214">
    <w:abstractNumId w:val="308"/>
  </w:num>
  <w:num w:numId="215">
    <w:abstractNumId w:val="802"/>
  </w:num>
  <w:num w:numId="216">
    <w:abstractNumId w:val="787"/>
  </w:num>
  <w:num w:numId="217">
    <w:abstractNumId w:val="89"/>
  </w:num>
  <w:num w:numId="218">
    <w:abstractNumId w:val="776"/>
  </w:num>
  <w:num w:numId="219">
    <w:abstractNumId w:val="753"/>
  </w:num>
  <w:num w:numId="220">
    <w:abstractNumId w:val="170"/>
  </w:num>
  <w:num w:numId="221">
    <w:abstractNumId w:val="790"/>
  </w:num>
  <w:num w:numId="222">
    <w:abstractNumId w:val="801"/>
  </w:num>
  <w:num w:numId="223">
    <w:abstractNumId w:val="73"/>
  </w:num>
  <w:num w:numId="224">
    <w:abstractNumId w:val="703"/>
  </w:num>
  <w:num w:numId="225">
    <w:abstractNumId w:val="832"/>
  </w:num>
  <w:num w:numId="226">
    <w:abstractNumId w:val="435"/>
  </w:num>
  <w:num w:numId="227">
    <w:abstractNumId w:val="4"/>
  </w:num>
  <w:num w:numId="228">
    <w:abstractNumId w:val="167"/>
  </w:num>
  <w:num w:numId="229">
    <w:abstractNumId w:val="254"/>
  </w:num>
  <w:num w:numId="230">
    <w:abstractNumId w:val="534"/>
  </w:num>
  <w:num w:numId="231">
    <w:abstractNumId w:val="229"/>
  </w:num>
  <w:num w:numId="232">
    <w:abstractNumId w:val="641"/>
  </w:num>
  <w:num w:numId="233">
    <w:abstractNumId w:val="33"/>
  </w:num>
  <w:num w:numId="234">
    <w:abstractNumId w:val="614"/>
  </w:num>
  <w:num w:numId="235">
    <w:abstractNumId w:val="304"/>
  </w:num>
  <w:num w:numId="236">
    <w:abstractNumId w:val="750"/>
  </w:num>
  <w:num w:numId="237">
    <w:abstractNumId w:val="252"/>
  </w:num>
  <w:num w:numId="238">
    <w:abstractNumId w:val="474"/>
  </w:num>
  <w:num w:numId="239">
    <w:abstractNumId w:val="580"/>
  </w:num>
  <w:num w:numId="240">
    <w:abstractNumId w:val="825"/>
  </w:num>
  <w:num w:numId="241">
    <w:abstractNumId w:val="531"/>
  </w:num>
  <w:num w:numId="242">
    <w:abstractNumId w:val="543"/>
  </w:num>
  <w:num w:numId="243">
    <w:abstractNumId w:val="367"/>
  </w:num>
  <w:num w:numId="244">
    <w:abstractNumId w:val="9"/>
  </w:num>
  <w:num w:numId="245">
    <w:abstractNumId w:val="854"/>
  </w:num>
  <w:num w:numId="246">
    <w:abstractNumId w:val="314"/>
  </w:num>
  <w:num w:numId="247">
    <w:abstractNumId w:val="795"/>
  </w:num>
  <w:num w:numId="248">
    <w:abstractNumId w:val="82"/>
  </w:num>
  <w:num w:numId="249">
    <w:abstractNumId w:val="232"/>
  </w:num>
  <w:num w:numId="250">
    <w:abstractNumId w:val="688"/>
  </w:num>
  <w:num w:numId="251">
    <w:abstractNumId w:val="257"/>
  </w:num>
  <w:num w:numId="252">
    <w:abstractNumId w:val="165"/>
  </w:num>
  <w:num w:numId="253">
    <w:abstractNumId w:val="623"/>
  </w:num>
  <w:num w:numId="254">
    <w:abstractNumId w:val="324"/>
  </w:num>
  <w:num w:numId="255">
    <w:abstractNumId w:val="7"/>
  </w:num>
  <w:num w:numId="256">
    <w:abstractNumId w:val="598"/>
  </w:num>
  <w:num w:numId="257">
    <w:abstractNumId w:val="763"/>
  </w:num>
  <w:num w:numId="258">
    <w:abstractNumId w:val="10"/>
  </w:num>
  <w:num w:numId="259">
    <w:abstractNumId w:val="760"/>
  </w:num>
  <w:num w:numId="260">
    <w:abstractNumId w:val="154"/>
  </w:num>
  <w:num w:numId="261">
    <w:abstractNumId w:val="547"/>
  </w:num>
  <w:num w:numId="262">
    <w:abstractNumId w:val="131"/>
  </w:num>
  <w:num w:numId="263">
    <w:abstractNumId w:val="794"/>
  </w:num>
  <w:num w:numId="264">
    <w:abstractNumId w:val="582"/>
  </w:num>
  <w:num w:numId="265">
    <w:abstractNumId w:val="749"/>
  </w:num>
  <w:num w:numId="266">
    <w:abstractNumId w:val="243"/>
  </w:num>
  <w:num w:numId="267">
    <w:abstractNumId w:val="473"/>
  </w:num>
  <w:num w:numId="268">
    <w:abstractNumId w:val="138"/>
  </w:num>
  <w:num w:numId="269">
    <w:abstractNumId w:val="712"/>
  </w:num>
  <w:num w:numId="270">
    <w:abstractNumId w:val="198"/>
  </w:num>
  <w:num w:numId="271">
    <w:abstractNumId w:val="101"/>
  </w:num>
  <w:num w:numId="272">
    <w:abstractNumId w:val="384"/>
  </w:num>
  <w:num w:numId="273">
    <w:abstractNumId w:val="739"/>
  </w:num>
  <w:num w:numId="274">
    <w:abstractNumId w:val="469"/>
  </w:num>
  <w:num w:numId="275">
    <w:abstractNumId w:val="396"/>
  </w:num>
  <w:num w:numId="276">
    <w:abstractNumId w:val="734"/>
  </w:num>
  <w:num w:numId="277">
    <w:abstractNumId w:val="784"/>
  </w:num>
  <w:num w:numId="278">
    <w:abstractNumId w:val="331"/>
  </w:num>
  <w:num w:numId="279">
    <w:abstractNumId w:val="823"/>
  </w:num>
  <w:num w:numId="280">
    <w:abstractNumId w:val="150"/>
  </w:num>
  <w:num w:numId="281">
    <w:abstractNumId w:val="166"/>
  </w:num>
  <w:num w:numId="282">
    <w:abstractNumId w:val="217"/>
  </w:num>
  <w:num w:numId="283">
    <w:abstractNumId w:val="311"/>
  </w:num>
  <w:num w:numId="284">
    <w:abstractNumId w:val="788"/>
  </w:num>
  <w:num w:numId="285">
    <w:abstractNumId w:val="535"/>
  </w:num>
  <w:num w:numId="286">
    <w:abstractNumId w:val="316"/>
  </w:num>
  <w:num w:numId="287">
    <w:abstractNumId w:val="523"/>
  </w:num>
  <w:num w:numId="288">
    <w:abstractNumId w:val="442"/>
  </w:num>
  <w:num w:numId="289">
    <w:abstractNumId w:val="321"/>
  </w:num>
  <w:num w:numId="290">
    <w:abstractNumId w:val="428"/>
  </w:num>
  <w:num w:numId="291">
    <w:abstractNumId w:val="596"/>
  </w:num>
  <w:num w:numId="292">
    <w:abstractNumId w:val="17"/>
  </w:num>
  <w:num w:numId="293">
    <w:abstractNumId w:val="560"/>
  </w:num>
  <w:num w:numId="294">
    <w:abstractNumId w:val="526"/>
  </w:num>
  <w:num w:numId="295">
    <w:abstractNumId w:val="595"/>
  </w:num>
  <w:num w:numId="296">
    <w:abstractNumId w:val="445"/>
  </w:num>
  <w:num w:numId="297">
    <w:abstractNumId w:val="769"/>
  </w:num>
  <w:num w:numId="298">
    <w:abstractNumId w:val="211"/>
  </w:num>
  <w:num w:numId="299">
    <w:abstractNumId w:val="581"/>
  </w:num>
  <w:num w:numId="300">
    <w:abstractNumId w:val="616"/>
  </w:num>
  <w:num w:numId="301">
    <w:abstractNumId w:val="400"/>
  </w:num>
  <w:num w:numId="302">
    <w:abstractNumId w:val="675"/>
  </w:num>
  <w:num w:numId="303">
    <w:abstractNumId w:val="153"/>
  </w:num>
  <w:num w:numId="304">
    <w:abstractNumId w:val="285"/>
  </w:num>
  <w:num w:numId="305">
    <w:abstractNumId w:val="294"/>
  </w:num>
  <w:num w:numId="306">
    <w:abstractNumId w:val="544"/>
  </w:num>
  <w:num w:numId="307">
    <w:abstractNumId w:val="161"/>
  </w:num>
  <w:num w:numId="308">
    <w:abstractNumId w:val="212"/>
  </w:num>
  <w:num w:numId="309">
    <w:abstractNumId w:val="21"/>
  </w:num>
  <w:num w:numId="310">
    <w:abstractNumId w:val="116"/>
  </w:num>
  <w:num w:numId="311">
    <w:abstractNumId w:val="357"/>
  </w:num>
  <w:num w:numId="312">
    <w:abstractNumId w:val="185"/>
  </w:num>
  <w:num w:numId="313">
    <w:abstractNumId w:val="329"/>
  </w:num>
  <w:num w:numId="314">
    <w:abstractNumId w:val="666"/>
  </w:num>
  <w:num w:numId="315">
    <w:abstractNumId w:val="113"/>
  </w:num>
  <w:num w:numId="316">
    <w:abstractNumId w:val="12"/>
  </w:num>
  <w:num w:numId="317">
    <w:abstractNumId w:val="128"/>
  </w:num>
  <w:num w:numId="318">
    <w:abstractNumId w:val="636"/>
  </w:num>
  <w:num w:numId="319">
    <w:abstractNumId w:val="452"/>
  </w:num>
  <w:num w:numId="320">
    <w:abstractNumId w:val="448"/>
  </w:num>
  <w:num w:numId="321">
    <w:abstractNumId w:val="216"/>
  </w:num>
  <w:num w:numId="322">
    <w:abstractNumId w:val="200"/>
  </w:num>
  <w:num w:numId="323">
    <w:abstractNumId w:val="467"/>
  </w:num>
  <w:num w:numId="324">
    <w:abstractNumId w:val="771"/>
  </w:num>
  <w:num w:numId="325">
    <w:abstractNumId w:val="724"/>
  </w:num>
  <w:num w:numId="326">
    <w:abstractNumId w:val="209"/>
  </w:num>
  <w:num w:numId="327">
    <w:abstractNumId w:val="355"/>
  </w:num>
  <w:num w:numId="328">
    <w:abstractNumId w:val="628"/>
  </w:num>
  <w:num w:numId="329">
    <w:abstractNumId w:val="411"/>
  </w:num>
  <w:num w:numId="330">
    <w:abstractNumId w:val="77"/>
  </w:num>
  <w:num w:numId="331">
    <w:abstractNumId w:val="399"/>
  </w:num>
  <w:num w:numId="332">
    <w:abstractNumId w:val="813"/>
  </w:num>
  <w:num w:numId="333">
    <w:abstractNumId w:val="758"/>
  </w:num>
  <w:num w:numId="334">
    <w:abstractNumId w:val="548"/>
  </w:num>
  <w:num w:numId="335">
    <w:abstractNumId w:val="188"/>
  </w:num>
  <w:num w:numId="336">
    <w:abstractNumId w:val="245"/>
  </w:num>
  <w:num w:numId="337">
    <w:abstractNumId w:val="383"/>
  </w:num>
  <w:num w:numId="338">
    <w:abstractNumId w:val="389"/>
  </w:num>
  <w:num w:numId="339">
    <w:abstractNumId w:val="267"/>
  </w:num>
  <w:num w:numId="340">
    <w:abstractNumId w:val="501"/>
  </w:num>
  <w:num w:numId="341">
    <w:abstractNumId w:val="754"/>
  </w:num>
  <w:num w:numId="342">
    <w:abstractNumId w:val="439"/>
  </w:num>
  <w:num w:numId="343">
    <w:abstractNumId w:val="836"/>
  </w:num>
  <w:num w:numId="344">
    <w:abstractNumId w:val="565"/>
  </w:num>
  <w:num w:numId="345">
    <w:abstractNumId w:val="551"/>
  </w:num>
  <w:num w:numId="346">
    <w:abstractNumId w:val="845"/>
  </w:num>
  <w:num w:numId="347">
    <w:abstractNumId w:val="685"/>
  </w:num>
  <w:num w:numId="348">
    <w:abstractNumId w:val="336"/>
  </w:num>
  <w:num w:numId="349">
    <w:abstractNumId w:val="440"/>
  </w:num>
  <w:num w:numId="350">
    <w:abstractNumId w:val="280"/>
  </w:num>
  <w:num w:numId="351">
    <w:abstractNumId w:val="542"/>
  </w:num>
  <w:num w:numId="352">
    <w:abstractNumId w:val="630"/>
  </w:num>
  <w:num w:numId="353">
    <w:abstractNumId w:val="744"/>
  </w:num>
  <w:num w:numId="354">
    <w:abstractNumId w:val="458"/>
  </w:num>
  <w:num w:numId="355">
    <w:abstractNumId w:val="499"/>
  </w:num>
  <w:num w:numId="356">
    <w:abstractNumId w:val="83"/>
  </w:num>
  <w:num w:numId="357">
    <w:abstractNumId w:val="820"/>
  </w:num>
  <w:num w:numId="358">
    <w:abstractNumId w:val="282"/>
  </w:num>
  <w:num w:numId="359">
    <w:abstractNumId w:val="490"/>
  </w:num>
  <w:num w:numId="360">
    <w:abstractNumId w:val="40"/>
  </w:num>
  <w:num w:numId="361">
    <w:abstractNumId w:val="674"/>
  </w:num>
  <w:num w:numId="362">
    <w:abstractNumId w:val="443"/>
  </w:num>
  <w:num w:numId="363">
    <w:abstractNumId w:val="792"/>
  </w:num>
  <w:num w:numId="364">
    <w:abstractNumId w:val="362"/>
  </w:num>
  <w:num w:numId="365">
    <w:abstractNumId w:val="669"/>
  </w:num>
  <w:num w:numId="366">
    <w:abstractNumId w:val="117"/>
  </w:num>
  <w:num w:numId="367">
    <w:abstractNumId w:val="603"/>
  </w:num>
  <w:num w:numId="368">
    <w:abstractNumId w:val="204"/>
  </w:num>
  <w:num w:numId="369">
    <w:abstractNumId w:val="509"/>
  </w:num>
  <w:num w:numId="370">
    <w:abstractNumId w:val="8"/>
  </w:num>
  <w:num w:numId="371">
    <w:abstractNumId w:val="701"/>
  </w:num>
  <w:num w:numId="372">
    <w:abstractNumId w:val="407"/>
  </w:num>
  <w:num w:numId="373">
    <w:abstractNumId w:val="447"/>
  </w:num>
  <w:num w:numId="374">
    <w:abstractNumId w:val="679"/>
  </w:num>
  <w:num w:numId="375">
    <w:abstractNumId w:val="111"/>
  </w:num>
  <w:num w:numId="376">
    <w:abstractNumId w:val="146"/>
  </w:num>
  <w:num w:numId="377">
    <w:abstractNumId w:val="664"/>
  </w:num>
  <w:num w:numId="378">
    <w:abstractNumId w:val="796"/>
  </w:num>
  <w:num w:numId="379">
    <w:abstractNumId w:val="475"/>
  </w:num>
  <w:num w:numId="380">
    <w:abstractNumId w:val="258"/>
  </w:num>
  <w:num w:numId="381">
    <w:abstractNumId w:val="218"/>
  </w:num>
  <w:num w:numId="382">
    <w:abstractNumId w:val="173"/>
  </w:num>
  <w:num w:numId="383">
    <w:abstractNumId w:val="28"/>
  </w:num>
  <w:num w:numId="384">
    <w:abstractNumId w:val="99"/>
  </w:num>
  <w:num w:numId="385">
    <w:abstractNumId w:val="620"/>
  </w:num>
  <w:num w:numId="386">
    <w:abstractNumId w:val="524"/>
  </w:num>
  <w:num w:numId="387">
    <w:abstractNumId w:val="184"/>
  </w:num>
  <w:num w:numId="388">
    <w:abstractNumId w:val="584"/>
  </w:num>
  <w:num w:numId="389">
    <w:abstractNumId w:val="811"/>
  </w:num>
  <w:num w:numId="390">
    <w:abstractNumId w:val="676"/>
  </w:num>
  <w:num w:numId="391">
    <w:abstractNumId w:val="613"/>
  </w:num>
  <w:num w:numId="392">
    <w:abstractNumId w:val="619"/>
  </w:num>
  <w:num w:numId="393">
    <w:abstractNumId w:val="268"/>
  </w:num>
  <w:num w:numId="394">
    <w:abstractNumId w:val="553"/>
  </w:num>
  <w:num w:numId="395">
    <w:abstractNumId w:val="135"/>
  </w:num>
  <w:num w:numId="396">
    <w:abstractNumId w:val="74"/>
  </w:num>
  <w:num w:numId="397">
    <w:abstractNumId w:val="671"/>
  </w:num>
  <w:num w:numId="398">
    <w:abstractNumId w:val="736"/>
  </w:num>
  <w:num w:numId="399">
    <w:abstractNumId w:val="281"/>
  </w:num>
  <w:num w:numId="400">
    <w:abstractNumId w:val="325"/>
  </w:num>
  <w:num w:numId="401">
    <w:abstractNumId w:val="746"/>
  </w:num>
  <w:num w:numId="402">
    <w:abstractNumId w:val="120"/>
  </w:num>
  <w:num w:numId="403">
    <w:abstractNumId w:val="733"/>
  </w:num>
  <w:num w:numId="404">
    <w:abstractNumId w:val="337"/>
  </w:num>
  <w:num w:numId="405">
    <w:abstractNumId w:val="805"/>
  </w:num>
  <w:num w:numId="406">
    <w:abstractNumId w:val="841"/>
  </w:num>
  <w:num w:numId="407">
    <w:abstractNumId w:val="476"/>
  </w:num>
  <w:num w:numId="408">
    <w:abstractNumId w:val="605"/>
  </w:num>
  <w:num w:numId="409">
    <w:abstractNumId w:val="781"/>
  </w:num>
  <w:num w:numId="410">
    <w:abstractNumId w:val="103"/>
  </w:num>
  <w:num w:numId="411">
    <w:abstractNumId w:val="0"/>
  </w:num>
  <w:num w:numId="412">
    <w:abstractNumId w:val="137"/>
  </w:num>
  <w:num w:numId="413">
    <w:abstractNumId w:val="269"/>
  </w:num>
  <w:num w:numId="414">
    <w:abstractNumId w:val="29"/>
  </w:num>
  <w:num w:numId="415">
    <w:abstractNumId w:val="234"/>
  </w:num>
  <w:num w:numId="416">
    <w:abstractNumId w:val="31"/>
  </w:num>
  <w:num w:numId="417">
    <w:abstractNumId w:val="557"/>
  </w:num>
  <w:num w:numId="418">
    <w:abstractNumId w:val="412"/>
  </w:num>
  <w:num w:numId="419">
    <w:abstractNumId w:val="607"/>
  </w:num>
  <w:num w:numId="420">
    <w:abstractNumId w:val="502"/>
  </w:num>
  <w:num w:numId="421">
    <w:abstractNumId w:val="235"/>
  </w:num>
  <w:num w:numId="422">
    <w:abstractNumId w:val="368"/>
  </w:num>
  <w:num w:numId="423">
    <w:abstractNumId w:val="274"/>
  </w:num>
  <w:num w:numId="424">
    <w:abstractNumId w:val="488"/>
  </w:num>
  <w:num w:numId="425">
    <w:abstractNumId w:val="66"/>
  </w:num>
  <w:num w:numId="426">
    <w:abstractNumId w:val="403"/>
  </w:num>
  <w:num w:numId="427">
    <w:abstractNumId w:val="569"/>
  </w:num>
  <w:num w:numId="428">
    <w:abstractNumId w:val="745"/>
  </w:num>
  <w:num w:numId="429">
    <w:abstractNumId w:val="289"/>
  </w:num>
  <w:num w:numId="430">
    <w:abstractNumId w:val="846"/>
  </w:num>
  <w:num w:numId="431">
    <w:abstractNumId w:val="215"/>
  </w:num>
  <w:num w:numId="432">
    <w:abstractNumId w:val="174"/>
  </w:num>
  <w:num w:numId="433">
    <w:abstractNumId w:val="112"/>
  </w:num>
  <w:num w:numId="434">
    <w:abstractNumId w:val="85"/>
  </w:num>
  <w:num w:numId="435">
    <w:abstractNumId w:val="500"/>
  </w:num>
  <w:num w:numId="436">
    <w:abstractNumId w:val="59"/>
  </w:num>
  <w:num w:numId="437">
    <w:abstractNumId w:val="68"/>
  </w:num>
  <w:num w:numId="438">
    <w:abstractNumId w:val="122"/>
  </w:num>
  <w:num w:numId="439">
    <w:abstractNumId w:val="657"/>
  </w:num>
  <w:num w:numId="440">
    <w:abstractNumId w:val="849"/>
  </w:num>
  <w:num w:numId="441">
    <w:abstractNumId w:val="224"/>
  </w:num>
  <w:num w:numId="442">
    <w:abstractNumId w:val="658"/>
  </w:num>
  <w:num w:numId="443">
    <w:abstractNumId w:val="127"/>
  </w:num>
  <w:num w:numId="444">
    <w:abstractNumId w:val="484"/>
  </w:num>
  <w:num w:numId="445">
    <w:abstractNumId w:val="687"/>
  </w:num>
  <w:num w:numId="446">
    <w:abstractNumId w:val="352"/>
  </w:num>
  <w:num w:numId="447">
    <w:abstractNumId w:val="510"/>
  </w:num>
  <w:num w:numId="448">
    <w:abstractNumId w:val="382"/>
  </w:num>
  <w:num w:numId="449">
    <w:abstractNumId w:val="764"/>
  </w:num>
  <w:num w:numId="450">
    <w:abstractNumId w:val="270"/>
  </w:num>
  <w:num w:numId="451">
    <w:abstractNumId w:val="32"/>
  </w:num>
  <w:num w:numId="452">
    <w:abstractNumId w:val="139"/>
  </w:num>
  <w:num w:numId="453">
    <w:abstractNumId w:val="638"/>
  </w:num>
  <w:num w:numId="454">
    <w:abstractNumId w:val="303"/>
  </w:num>
  <w:num w:numId="455">
    <w:abstractNumId w:val="624"/>
  </w:num>
  <w:num w:numId="456">
    <w:abstractNumId w:val="710"/>
  </w:num>
  <w:num w:numId="457">
    <w:abstractNumId w:val="700"/>
  </w:num>
  <w:num w:numId="458">
    <w:abstractNumId w:val="341"/>
  </w:num>
  <w:num w:numId="459">
    <w:abstractNumId w:val="593"/>
  </w:num>
  <w:num w:numId="460">
    <w:abstractNumId w:val="129"/>
  </w:num>
  <w:num w:numId="461">
    <w:abstractNumId w:val="322"/>
  </w:num>
  <w:num w:numId="462">
    <w:abstractNumId w:val="810"/>
  </w:num>
  <w:num w:numId="463">
    <w:abstractNumId w:val="298"/>
  </w:num>
  <w:num w:numId="464">
    <w:abstractNumId w:val="433"/>
  </w:num>
  <w:num w:numId="465">
    <w:abstractNumId w:val="38"/>
  </w:num>
  <w:num w:numId="466">
    <w:abstractNumId w:val="793"/>
  </w:num>
  <w:num w:numId="467">
    <w:abstractNumId w:val="485"/>
  </w:num>
  <w:num w:numId="468">
    <w:abstractNumId w:val="108"/>
  </w:num>
  <w:num w:numId="469">
    <w:abstractNumId w:val="61"/>
  </w:num>
  <w:num w:numId="470">
    <w:abstractNumId w:val="295"/>
  </w:num>
  <w:num w:numId="471">
    <w:abstractNumId w:val="100"/>
  </w:num>
  <w:num w:numId="472">
    <w:abstractNumId w:val="284"/>
  </w:num>
  <w:num w:numId="473">
    <w:abstractNumId w:val="94"/>
  </w:num>
  <w:num w:numId="474">
    <w:abstractNumId w:val="226"/>
  </w:num>
  <w:num w:numId="475">
    <w:abstractNumId w:val="761"/>
  </w:num>
  <w:num w:numId="476">
    <w:abstractNumId w:val="782"/>
  </w:num>
  <w:num w:numId="477">
    <w:abstractNumId w:val="572"/>
  </w:num>
  <w:num w:numId="478">
    <w:abstractNumId w:val="421"/>
  </w:num>
  <w:num w:numId="479">
    <w:abstractNumId w:val="306"/>
  </w:num>
  <w:num w:numId="480">
    <w:abstractNumId w:val="479"/>
  </w:num>
  <w:num w:numId="481">
    <w:abstractNumId w:val="686"/>
  </w:num>
  <w:num w:numId="482">
    <w:abstractNumId w:val="339"/>
  </w:num>
  <w:num w:numId="483">
    <w:abstractNumId w:val="609"/>
  </w:num>
  <w:num w:numId="484">
    <w:abstractNumId w:val="471"/>
  </w:num>
  <w:num w:numId="485">
    <w:abstractNumId w:val="631"/>
  </w:num>
  <w:num w:numId="486">
    <w:abstractNumId w:val="380"/>
  </w:num>
  <w:num w:numId="487">
    <w:abstractNumId w:val="318"/>
  </w:num>
  <w:num w:numId="488">
    <w:abstractNumId w:val="477"/>
  </w:num>
  <w:num w:numId="489">
    <w:abstractNumId w:val="722"/>
  </w:num>
  <w:num w:numId="490">
    <w:abstractNumId w:val="60"/>
  </w:num>
  <w:num w:numId="491">
    <w:abstractNumId w:val="602"/>
  </w:num>
  <w:num w:numId="492">
    <w:abstractNumId w:val="194"/>
  </w:num>
  <w:num w:numId="493">
    <w:abstractNumId w:val="6"/>
  </w:num>
  <w:num w:numId="494">
    <w:abstractNumId w:val="41"/>
  </w:num>
  <w:num w:numId="495">
    <w:abstractNumId w:val="621"/>
  </w:num>
  <w:num w:numId="496">
    <w:abstractNumId w:val="46"/>
  </w:num>
  <w:num w:numId="497">
    <w:abstractNumId w:val="833"/>
  </w:num>
  <w:num w:numId="498">
    <w:abstractNumId w:val="263"/>
  </w:num>
  <w:num w:numId="499">
    <w:abstractNumId w:val="148"/>
  </w:num>
  <w:num w:numId="500">
    <w:abstractNumId w:val="35"/>
  </w:num>
  <w:num w:numId="501">
    <w:abstractNumId w:val="539"/>
  </w:num>
  <w:num w:numId="502">
    <w:abstractNumId w:val="247"/>
  </w:num>
  <w:num w:numId="503">
    <w:abstractNumId w:val="312"/>
  </w:num>
  <w:num w:numId="504">
    <w:abstractNumId w:val="629"/>
  </w:num>
  <w:num w:numId="505">
    <w:abstractNumId w:val="462"/>
  </w:num>
  <w:num w:numId="506">
    <w:abstractNumId w:val="219"/>
  </w:num>
  <w:num w:numId="507">
    <w:abstractNumId w:val="554"/>
  </w:num>
  <w:num w:numId="508">
    <w:abstractNumId w:val="181"/>
  </w:num>
  <w:num w:numId="509">
    <w:abstractNumId w:val="627"/>
  </w:num>
  <w:num w:numId="510">
    <w:abstractNumId w:val="1"/>
  </w:num>
  <w:num w:numId="511">
    <w:abstractNumId w:val="655"/>
  </w:num>
  <w:num w:numId="512">
    <w:abstractNumId w:val="460"/>
  </w:num>
  <w:num w:numId="513">
    <w:abstractNumId w:val="340"/>
  </w:num>
  <w:num w:numId="514">
    <w:abstractNumId w:val="417"/>
  </w:num>
  <w:num w:numId="515">
    <w:abstractNumId w:val="69"/>
  </w:num>
  <w:num w:numId="516">
    <w:abstractNumId w:val="115"/>
  </w:num>
  <w:num w:numId="517">
    <w:abstractNumId w:val="800"/>
  </w:num>
  <w:num w:numId="518">
    <w:abstractNumId w:val="390"/>
  </w:num>
  <w:num w:numId="519">
    <w:abstractNumId w:val="592"/>
  </w:num>
  <w:num w:numId="520">
    <w:abstractNumId w:val="656"/>
  </w:num>
  <w:num w:numId="521">
    <w:abstractNumId w:val="449"/>
  </w:num>
  <w:num w:numId="522">
    <w:abstractNumId w:val="343"/>
  </w:num>
  <w:num w:numId="523">
    <w:abstractNumId w:val="848"/>
  </w:num>
  <w:num w:numId="524">
    <w:abstractNumId w:val="457"/>
  </w:num>
  <w:num w:numId="525">
    <w:abstractNumId w:val="374"/>
  </w:num>
  <w:num w:numId="526">
    <w:abstractNumId w:val="612"/>
  </w:num>
  <w:num w:numId="527">
    <w:abstractNumId w:val="496"/>
  </w:num>
  <w:num w:numId="528">
    <w:abstractNumId w:val="349"/>
  </w:num>
  <w:num w:numId="529">
    <w:abstractNumId w:val="14"/>
  </w:num>
  <w:num w:numId="530">
    <w:abstractNumId w:val="642"/>
  </w:num>
  <w:num w:numId="531">
    <w:abstractNumId w:val="378"/>
  </w:num>
  <w:num w:numId="532">
    <w:abstractNumId w:val="558"/>
  </w:num>
  <w:num w:numId="533">
    <w:abstractNumId w:val="26"/>
  </w:num>
  <w:num w:numId="534">
    <w:abstractNumId w:val="693"/>
  </w:num>
  <w:num w:numId="535">
    <w:abstractNumId w:val="334"/>
  </w:num>
  <w:num w:numId="536">
    <w:abstractNumId w:val="486"/>
  </w:num>
  <w:num w:numId="537">
    <w:abstractNumId w:val="56"/>
  </w:num>
  <w:num w:numId="538">
    <w:abstractNumId w:val="30"/>
  </w:num>
  <w:num w:numId="539">
    <w:abstractNumId w:val="662"/>
  </w:num>
  <w:num w:numId="540">
    <w:abstractNumId w:val="680"/>
  </w:num>
  <w:num w:numId="541">
    <w:abstractNumId w:val="34"/>
  </w:num>
  <w:num w:numId="542">
    <w:abstractNumId w:val="464"/>
  </w:num>
  <w:num w:numId="543">
    <w:abstractNumId w:val="292"/>
  </w:num>
  <w:num w:numId="544">
    <w:abstractNumId w:val="19"/>
  </w:num>
  <w:num w:numId="545">
    <w:abstractNumId w:val="353"/>
  </w:num>
  <w:num w:numId="546">
    <w:abstractNumId w:val="482"/>
  </w:num>
  <w:num w:numId="547">
    <w:abstractNumId w:val="819"/>
  </w:num>
  <w:num w:numId="548">
    <w:abstractNumId w:val="751"/>
  </w:num>
  <w:num w:numId="549">
    <w:abstractNumId w:val="223"/>
  </w:num>
  <w:num w:numId="550">
    <w:abstractNumId w:val="611"/>
  </w:num>
  <w:num w:numId="551">
    <w:abstractNumId w:val="346"/>
  </w:num>
  <w:num w:numId="552">
    <w:abstractNumId w:val="561"/>
  </w:num>
  <w:num w:numId="553">
    <w:abstractNumId w:val="604"/>
  </w:num>
  <w:num w:numId="554">
    <w:abstractNumId w:val="806"/>
  </w:num>
  <w:num w:numId="555">
    <w:abstractNumId w:val="72"/>
  </w:num>
  <w:num w:numId="556">
    <w:abstractNumId w:val="359"/>
  </w:num>
  <w:num w:numId="557">
    <w:abstractNumId w:val="437"/>
  </w:num>
  <w:num w:numId="558">
    <w:abstractNumId w:val="425"/>
  </w:num>
  <w:num w:numId="559">
    <w:abstractNumId w:val="372"/>
  </w:num>
  <w:num w:numId="560">
    <w:abstractNumId w:val="228"/>
  </w:num>
  <w:num w:numId="561">
    <w:abstractNumId w:val="814"/>
  </w:num>
  <w:num w:numId="562">
    <w:abstractNumId w:val="70"/>
  </w:num>
  <w:num w:numId="563">
    <w:abstractNumId w:val="259"/>
  </w:num>
  <w:num w:numId="564">
    <w:abstractNumId w:val="643"/>
  </w:num>
  <w:num w:numId="565">
    <w:abstractNumId w:val="409"/>
  </w:num>
  <w:num w:numId="566">
    <w:abstractNumId w:val="738"/>
  </w:num>
  <w:num w:numId="567">
    <w:abstractNumId w:val="691"/>
  </w:num>
  <w:num w:numId="568">
    <w:abstractNumId w:val="434"/>
  </w:num>
  <w:num w:numId="569">
    <w:abstractNumId w:val="541"/>
  </w:num>
  <w:num w:numId="570">
    <w:abstractNumId w:val="508"/>
  </w:num>
  <w:num w:numId="571">
    <w:abstractNumId w:val="468"/>
  </w:num>
  <w:num w:numId="572">
    <w:abstractNumId w:val="151"/>
  </w:num>
  <w:num w:numId="573">
    <w:abstractNumId w:val="797"/>
  </w:num>
  <w:num w:numId="574">
    <w:abstractNumId w:val="838"/>
  </w:num>
  <w:num w:numId="575">
    <w:abstractNumId w:val="175"/>
  </w:num>
  <w:num w:numId="576">
    <w:abstractNumId w:val="297"/>
  </w:num>
  <w:num w:numId="577">
    <w:abstractNumId w:val="461"/>
  </w:num>
  <w:num w:numId="578">
    <w:abstractNumId w:val="126"/>
  </w:num>
  <w:num w:numId="579">
    <w:abstractNumId w:val="187"/>
  </w:num>
  <w:num w:numId="580">
    <w:abstractNumId w:val="681"/>
  </w:num>
  <w:num w:numId="581">
    <w:abstractNumId w:val="741"/>
  </w:num>
  <w:num w:numId="582">
    <w:abstractNumId w:val="521"/>
  </w:num>
  <w:num w:numId="583">
    <w:abstractNumId w:val="375"/>
  </w:num>
  <w:num w:numId="584">
    <w:abstractNumId w:val="487"/>
  </w:num>
  <w:num w:numId="585">
    <w:abstractNumId w:val="470"/>
  </w:num>
  <w:num w:numId="586">
    <w:abstractNumId w:val="453"/>
  </w:num>
  <w:num w:numId="587">
    <w:abstractNumId w:val="852"/>
  </w:num>
  <w:num w:numId="588">
    <w:abstractNumId w:val="57"/>
  </w:num>
  <w:num w:numId="589">
    <w:abstractNumId w:val="25"/>
  </w:num>
  <w:num w:numId="590">
    <w:abstractNumId w:val="366"/>
  </w:num>
  <w:num w:numId="591">
    <w:abstractNumId w:val="278"/>
  </w:num>
  <w:num w:numId="592">
    <w:abstractNumId w:val="837"/>
  </w:num>
  <w:num w:numId="593">
    <w:abstractNumId w:val="444"/>
  </w:num>
  <w:num w:numId="594">
    <w:abstractNumId w:val="522"/>
  </w:num>
  <w:num w:numId="595">
    <w:abstractNumId w:val="615"/>
  </w:num>
  <w:num w:numId="596">
    <w:abstractNumId w:val="851"/>
  </w:num>
  <w:num w:numId="597">
    <w:abstractNumId w:val="408"/>
  </w:num>
  <w:num w:numId="598">
    <w:abstractNumId w:val="450"/>
  </w:num>
  <w:num w:numId="599">
    <w:abstractNumId w:val="427"/>
  </w:num>
  <w:num w:numId="600">
    <w:abstractNumId w:val="95"/>
  </w:num>
  <w:num w:numId="601">
    <w:abstractNumId w:val="109"/>
  </w:num>
  <w:num w:numId="602">
    <w:abstractNumId w:val="45"/>
  </w:num>
  <w:num w:numId="603">
    <w:abstractNumId w:val="249"/>
  </w:num>
  <w:num w:numId="604">
    <w:abstractNumId w:val="50"/>
  </w:num>
  <w:num w:numId="605">
    <w:abstractNumId w:val="20"/>
  </w:num>
  <w:num w:numId="606">
    <w:abstractNumId w:val="413"/>
  </w:num>
  <w:num w:numId="607">
    <w:abstractNumId w:val="338"/>
  </w:num>
  <w:num w:numId="608">
    <w:abstractNumId w:val="478"/>
  </w:num>
  <w:num w:numId="609">
    <w:abstractNumId w:val="530"/>
  </w:num>
  <w:num w:numId="610">
    <w:abstractNumId w:val="516"/>
  </w:num>
  <w:num w:numId="611">
    <w:abstractNumId w:val="305"/>
  </w:num>
  <w:num w:numId="612">
    <w:abstractNumId w:val="419"/>
  </w:num>
  <w:num w:numId="613">
    <w:abstractNumId w:val="191"/>
  </w:num>
  <w:num w:numId="614">
    <w:abstractNumId w:val="684"/>
  </w:num>
  <w:num w:numId="615">
    <w:abstractNumId w:val="55"/>
  </w:num>
  <w:num w:numId="616">
    <w:abstractNumId w:val="652"/>
  </w:num>
  <w:num w:numId="617">
    <w:abstractNumId w:val="287"/>
  </w:num>
  <w:num w:numId="618">
    <w:abstractNumId w:val="48"/>
  </w:num>
  <w:num w:numId="619">
    <w:abstractNumId w:val="705"/>
  </w:num>
  <w:num w:numId="620">
    <w:abstractNumId w:val="416"/>
  </w:num>
  <w:num w:numId="621">
    <w:abstractNumId w:val="123"/>
  </w:num>
  <w:num w:numId="622">
    <w:abstractNumId w:val="291"/>
  </w:num>
  <w:num w:numId="623">
    <w:abstractNumId w:val="856"/>
  </w:num>
  <w:num w:numId="624">
    <w:abstractNumId w:val="649"/>
  </w:num>
  <w:num w:numId="625">
    <w:abstractNumId w:val="52"/>
  </w:num>
  <w:num w:numId="626">
    <w:abstractNumId w:val="850"/>
  </w:num>
  <w:num w:numId="627">
    <w:abstractNumId w:val="202"/>
  </w:num>
  <w:num w:numId="628">
    <w:abstractNumId w:val="493"/>
  </w:num>
  <w:num w:numId="629">
    <w:abstractNumId w:val="424"/>
  </w:num>
  <w:num w:numId="630">
    <w:abstractNumId w:val="296"/>
  </w:num>
  <w:num w:numId="631">
    <w:abstractNumId w:val="601"/>
  </w:num>
  <w:num w:numId="632">
    <w:abstractNumId w:val="465"/>
  </w:num>
  <w:num w:numId="633">
    <w:abstractNumId w:val="529"/>
  </w:num>
  <w:num w:numId="634">
    <w:abstractNumId w:val="646"/>
  </w:num>
  <w:num w:numId="635">
    <w:abstractNumId w:val="481"/>
  </w:num>
  <w:num w:numId="636">
    <w:abstractNumId w:val="88"/>
  </w:num>
  <w:num w:numId="637">
    <w:abstractNumId w:val="124"/>
  </w:num>
  <w:num w:numId="638">
    <w:abstractNumId w:val="106"/>
  </w:num>
  <w:num w:numId="639">
    <w:abstractNumId w:val="618"/>
  </w:num>
  <w:num w:numId="640">
    <w:abstractNumId w:val="637"/>
  </w:num>
  <w:num w:numId="641">
    <w:abstractNumId w:val="405"/>
  </w:num>
  <w:num w:numId="642">
    <w:abstractNumId w:val="183"/>
  </w:num>
  <w:num w:numId="643">
    <w:abstractNumId w:val="829"/>
  </w:num>
  <w:num w:numId="644">
    <w:abstractNumId w:val="231"/>
  </w:num>
  <w:num w:numId="645">
    <w:abstractNumId w:val="233"/>
  </w:num>
  <w:num w:numId="646">
    <w:abstractNumId w:val="617"/>
  </w:num>
  <w:num w:numId="647">
    <w:abstractNumId w:val="505"/>
  </w:num>
  <w:num w:numId="648">
    <w:abstractNumId w:val="273"/>
  </w:num>
  <w:num w:numId="649">
    <w:abstractNumId w:val="472"/>
  </w:num>
  <w:num w:numId="650">
    <w:abstractNumId w:val="817"/>
  </w:num>
  <w:num w:numId="651">
    <w:abstractNumId w:val="683"/>
  </w:num>
  <w:num w:numId="652">
    <w:abstractNumId w:val="591"/>
  </w:num>
  <w:num w:numId="653">
    <w:abstractNumId w:val="244"/>
  </w:num>
  <w:num w:numId="654">
    <w:abstractNumId w:val="682"/>
  </w:num>
  <w:num w:numId="655">
    <w:abstractNumId w:val="379"/>
  </w:num>
  <w:num w:numId="656">
    <w:abstractNumId w:val="290"/>
  </w:num>
  <w:num w:numId="657">
    <w:abstractNumId w:val="672"/>
  </w:num>
  <w:num w:numId="658">
    <w:abstractNumId w:val="583"/>
  </w:num>
  <w:num w:numId="659">
    <w:abstractNumId w:val="780"/>
  </w:num>
  <w:num w:numId="660">
    <w:abstractNumId w:val="246"/>
  </w:num>
  <w:num w:numId="661">
    <w:abstractNumId w:val="16"/>
  </w:num>
  <w:num w:numId="662">
    <w:abstractNumId w:val="518"/>
  </w:num>
  <w:num w:numId="663">
    <w:abstractNumId w:val="702"/>
  </w:num>
  <w:num w:numId="664">
    <w:abstractNumId w:val="546"/>
  </w:num>
  <w:num w:numId="665">
    <w:abstractNumId w:val="313"/>
  </w:num>
  <w:num w:numId="666">
    <w:abstractNumId w:val="323"/>
  </w:num>
  <w:num w:numId="667">
    <w:abstractNumId w:val="632"/>
  </w:num>
  <w:num w:numId="668">
    <w:abstractNumId w:val="430"/>
  </w:num>
  <w:num w:numId="669">
    <w:abstractNumId w:val="426"/>
  </w:num>
  <w:num w:numId="670">
    <w:abstractNumId w:val="402"/>
  </w:num>
  <w:num w:numId="671">
    <w:abstractNumId w:val="220"/>
  </w:num>
  <w:num w:numId="672">
    <w:abstractNumId w:val="835"/>
  </w:num>
  <w:num w:numId="673">
    <w:abstractNumId w:val="586"/>
  </w:num>
  <w:num w:numId="674">
    <w:abstractNumId w:val="190"/>
  </w:num>
  <w:num w:numId="675">
    <w:abstractNumId w:val="208"/>
  </w:num>
  <w:num w:numId="676">
    <w:abstractNumId w:val="816"/>
  </w:num>
  <w:num w:numId="677">
    <w:abstractNumId w:val="812"/>
  </w:num>
  <w:num w:numId="678">
    <w:abstractNumId w:val="708"/>
  </w:num>
  <w:num w:numId="679">
    <w:abstractNumId w:val="227"/>
  </w:num>
  <w:num w:numId="680">
    <w:abstractNumId w:val="422"/>
  </w:num>
  <w:num w:numId="681">
    <w:abstractNumId w:val="659"/>
  </w:num>
  <w:num w:numId="682">
    <w:abstractNumId w:val="53"/>
  </w:num>
  <w:num w:numId="683">
    <w:abstractNumId w:val="157"/>
  </w:num>
  <w:num w:numId="684">
    <w:abstractNumId w:val="49"/>
  </w:num>
  <w:num w:numId="685">
    <w:abstractNumId w:val="727"/>
  </w:num>
  <w:num w:numId="686">
    <w:abstractNumId w:val="533"/>
  </w:num>
  <w:num w:numId="687">
    <w:abstractNumId w:val="319"/>
  </w:num>
  <w:num w:numId="688">
    <w:abstractNumId w:val="537"/>
  </w:num>
  <w:num w:numId="689">
    <w:abstractNumId w:val="266"/>
  </w:num>
  <w:num w:numId="690">
    <w:abstractNumId w:val="248"/>
  </w:num>
  <w:num w:numId="691">
    <w:abstractNumId w:val="785"/>
  </w:num>
  <w:num w:numId="692">
    <w:abstractNumId w:val="276"/>
  </w:num>
  <w:num w:numId="693">
    <w:abstractNumId w:val="765"/>
  </w:num>
  <w:num w:numId="694">
    <w:abstractNumId w:val="622"/>
  </w:num>
  <w:num w:numId="695">
    <w:abstractNumId w:val="824"/>
  </w:num>
  <w:num w:numId="696">
    <w:abstractNumId w:val="222"/>
  </w:num>
  <w:num w:numId="697">
    <w:abstractNumId w:val="97"/>
  </w:num>
  <w:num w:numId="698">
    <w:abstractNumId w:val="597"/>
  </w:num>
  <w:num w:numId="699">
    <w:abstractNumId w:val="651"/>
  </w:num>
  <w:num w:numId="700">
    <w:abstractNumId w:val="519"/>
  </w:num>
  <w:num w:numId="701">
    <w:abstractNumId w:val="144"/>
  </w:num>
  <w:num w:numId="702">
    <w:abstractNumId w:val="11"/>
  </w:num>
  <w:num w:numId="703">
    <w:abstractNumId w:val="498"/>
  </w:num>
  <w:num w:numId="704">
    <w:abstractNumId w:val="723"/>
  </w:num>
  <w:num w:numId="705">
    <w:abstractNumId w:val="201"/>
  </w:num>
  <w:num w:numId="706">
    <w:abstractNumId w:val="699"/>
  </w:num>
  <w:num w:numId="707">
    <w:abstractNumId w:val="677"/>
  </w:num>
  <w:num w:numId="708">
    <w:abstractNumId w:val="147"/>
  </w:num>
  <w:num w:numId="709">
    <w:abstractNumId w:val="550"/>
  </w:num>
  <w:num w:numId="710">
    <w:abstractNumId w:val="47"/>
  </w:num>
  <w:num w:numId="711">
    <w:abstractNumId w:val="566"/>
  </w:num>
  <w:num w:numId="712">
    <w:abstractNumId w:val="354"/>
  </w:num>
  <w:num w:numId="713">
    <w:abstractNumId w:val="81"/>
  </w:num>
  <w:num w:numId="714">
    <w:abstractNumId w:val="717"/>
  </w:num>
  <w:num w:numId="715">
    <w:abstractNumId w:val="398"/>
  </w:num>
  <w:num w:numId="716">
    <w:abstractNumId w:val="815"/>
  </w:num>
  <w:num w:numId="717">
    <w:abstractNumId w:val="393"/>
  </w:num>
  <w:num w:numId="718">
    <w:abstractNumId w:val="720"/>
  </w:num>
  <w:num w:numId="719">
    <w:abstractNumId w:val="489"/>
  </w:num>
  <w:num w:numId="720">
    <w:abstractNumId w:val="653"/>
  </w:num>
  <w:num w:numId="721">
    <w:abstractNumId w:val="107"/>
  </w:num>
  <w:num w:numId="722">
    <w:abstractNumId w:val="418"/>
  </w:num>
  <w:num w:numId="723">
    <w:abstractNumId w:val="67"/>
  </w:num>
  <w:num w:numId="724">
    <w:abstractNumId w:val="15"/>
  </w:num>
  <w:num w:numId="725">
    <w:abstractNumId w:val="186"/>
  </w:num>
  <w:num w:numId="726">
    <w:abstractNumId w:val="36"/>
  </w:num>
  <w:num w:numId="727">
    <w:abstractNumId w:val="240"/>
  </w:num>
  <w:num w:numId="728">
    <w:abstractNumId w:val="279"/>
  </w:num>
  <w:num w:numId="729">
    <w:abstractNumId w:val="625"/>
  </w:num>
  <w:num w:numId="730">
    <w:abstractNumId w:val="23"/>
  </w:num>
  <w:num w:numId="731">
    <w:abstractNumId w:val="804"/>
  </w:num>
  <w:num w:numId="732">
    <w:abstractNumId w:val="774"/>
  </w:num>
  <w:num w:numId="733">
    <w:abstractNumId w:val="39"/>
  </w:num>
  <w:num w:numId="734">
    <w:abstractNumId w:val="436"/>
  </w:num>
  <w:num w:numId="735">
    <w:abstractNumId w:val="634"/>
  </w:num>
  <w:num w:numId="736">
    <w:abstractNumId w:val="236"/>
  </w:num>
  <w:num w:numId="737">
    <w:abstractNumId w:val="288"/>
  </w:num>
  <w:num w:numId="738">
    <w:abstractNumId w:val="456"/>
  </w:num>
  <w:num w:numId="739">
    <w:abstractNumId w:val="369"/>
  </w:num>
  <w:num w:numId="740">
    <w:abstractNumId w:val="831"/>
  </w:num>
  <w:num w:numId="741">
    <w:abstractNumId w:val="495"/>
  </w:num>
  <w:num w:numId="742">
    <w:abstractNumId w:val="76"/>
  </w:num>
  <w:num w:numId="743">
    <w:abstractNumId w:val="326"/>
  </w:num>
  <w:num w:numId="744">
    <w:abstractNumId w:val="585"/>
  </w:num>
  <w:num w:numId="745">
    <w:abstractNumId w:val="798"/>
  </w:num>
  <w:num w:numId="746">
    <w:abstractNumId w:val="726"/>
  </w:num>
  <w:num w:numId="747">
    <w:abstractNumId w:val="527"/>
  </w:num>
  <w:num w:numId="748">
    <w:abstractNumId w:val="332"/>
  </w:num>
  <w:num w:numId="749">
    <w:abstractNumId w:val="589"/>
  </w:num>
  <w:num w:numId="750">
    <w:abstractNumId w:val="177"/>
  </w:num>
  <w:num w:numId="751">
    <w:abstractNumId w:val="132"/>
  </w:num>
  <w:num w:numId="752">
    <w:abstractNumId w:val="694"/>
  </w:num>
  <w:num w:numId="753">
    <w:abstractNumId w:val="587"/>
  </w:num>
  <w:num w:numId="754">
    <w:abstractNumId w:val="203"/>
  </w:num>
  <w:num w:numId="755">
    <w:abstractNumId w:val="704"/>
  </w:num>
  <w:num w:numId="756">
    <w:abstractNumId w:val="768"/>
  </w:num>
  <w:num w:numId="757">
    <w:abstractNumId w:val="238"/>
  </w:num>
  <w:num w:numId="758">
    <w:abstractNumId w:val="75"/>
  </w:num>
  <w:num w:numId="759">
    <w:abstractNumId w:val="189"/>
  </w:num>
  <w:num w:numId="760">
    <w:abstractNumId w:val="3"/>
  </w:num>
  <w:num w:numId="761">
    <w:abstractNumId w:val="105"/>
  </w:num>
  <w:num w:numId="762">
    <w:abstractNumId w:val="130"/>
  </w:num>
  <w:num w:numId="763">
    <w:abstractNumId w:val="778"/>
  </w:num>
  <w:num w:numId="764">
    <w:abstractNumId w:val="142"/>
  </w:num>
  <w:num w:numId="765">
    <w:abstractNumId w:val="567"/>
  </w:num>
  <w:num w:numId="766">
    <w:abstractNumId w:val="555"/>
  </w:num>
  <w:num w:numId="767">
    <w:abstractNumId w:val="363"/>
  </w:num>
  <w:num w:numId="768">
    <w:abstractNumId w:val="843"/>
  </w:num>
  <w:num w:numId="769">
    <w:abstractNumId w:val="159"/>
  </w:num>
  <w:num w:numId="770">
    <w:abstractNumId w:val="743"/>
  </w:num>
  <w:num w:numId="771">
    <w:abstractNumId w:val="821"/>
  </w:num>
  <w:num w:numId="772">
    <w:abstractNumId w:val="650"/>
  </w:num>
  <w:num w:numId="773">
    <w:abstractNumId w:val="822"/>
  </w:num>
  <w:num w:numId="774">
    <w:abstractNumId w:val="293"/>
  </w:num>
  <w:num w:numId="775">
    <w:abstractNumId w:val="371"/>
  </w:num>
  <w:num w:numId="776">
    <w:abstractNumId w:val="757"/>
  </w:num>
  <w:num w:numId="777">
    <w:abstractNumId w:val="156"/>
  </w:num>
  <w:num w:numId="778">
    <w:abstractNumId w:val="58"/>
  </w:num>
  <w:num w:numId="779">
    <w:abstractNumId w:val="237"/>
  </w:num>
  <w:num w:numId="780">
    <w:abstractNumId w:val="742"/>
  </w:num>
  <w:num w:numId="781">
    <w:abstractNumId w:val="225"/>
  </w:num>
  <w:num w:numId="782">
    <w:abstractNumId w:val="356"/>
  </w:num>
  <w:num w:numId="783">
    <w:abstractNumId w:val="573"/>
  </w:num>
  <w:num w:numId="784">
    <w:abstractNumId w:val="809"/>
  </w:num>
  <w:num w:numId="785">
    <w:abstractNumId w:val="559"/>
  </w:num>
  <w:num w:numId="786">
    <w:abstractNumId w:val="423"/>
  </w:num>
  <w:num w:numId="787">
    <w:abstractNumId w:val="713"/>
  </w:num>
  <w:num w:numId="788">
    <w:abstractNumId w:val="786"/>
  </w:num>
  <w:num w:numId="789">
    <w:abstractNumId w:val="497"/>
  </w:num>
  <w:num w:numId="790">
    <w:abstractNumId w:val="42"/>
  </w:num>
  <w:num w:numId="791">
    <w:abstractNumId w:val="789"/>
  </w:num>
  <w:num w:numId="792">
    <w:abstractNumId w:val="599"/>
  </w:num>
  <w:num w:numId="793">
    <w:abstractNumId w:val="168"/>
  </w:num>
  <w:num w:numId="794">
    <w:abstractNumId w:val="707"/>
  </w:num>
  <w:num w:numId="795">
    <w:abstractNumId w:val="737"/>
  </w:num>
  <w:num w:numId="796">
    <w:abstractNumId w:val="730"/>
  </w:num>
  <w:num w:numId="797">
    <w:abstractNumId w:val="404"/>
  </w:num>
  <w:num w:numId="798">
    <w:abstractNumId w:val="253"/>
  </w:num>
  <w:num w:numId="799">
    <w:abstractNumId w:val="715"/>
  </w:num>
  <w:num w:numId="800">
    <w:abstractNumId w:val="562"/>
  </w:num>
  <w:num w:numId="801">
    <w:abstractNumId w:val="133"/>
  </w:num>
  <w:num w:numId="802">
    <w:abstractNumId w:val="670"/>
  </w:num>
  <w:num w:numId="803">
    <w:abstractNumId w:val="351"/>
  </w:num>
  <w:num w:numId="804">
    <w:abstractNumId w:val="92"/>
  </w:num>
  <w:num w:numId="805">
    <w:abstractNumId w:val="104"/>
  </w:num>
  <w:num w:numId="806">
    <w:abstractNumId w:val="729"/>
  </w:num>
  <w:num w:numId="807">
    <w:abstractNumId w:val="844"/>
  </w:num>
  <w:num w:numId="808">
    <w:abstractNumId w:val="264"/>
  </w:num>
  <w:num w:numId="809">
    <w:abstractNumId w:val="783"/>
  </w:num>
  <w:num w:numId="810">
    <w:abstractNumId w:val="221"/>
  </w:num>
  <w:num w:numId="811">
    <w:abstractNumId w:val="140"/>
  </w:num>
  <w:num w:numId="812">
    <w:abstractNumId w:val="143"/>
  </w:num>
  <w:num w:numId="813">
    <w:abstractNumId w:val="574"/>
  </w:num>
  <w:num w:numId="814">
    <w:abstractNumId w:val="709"/>
  </w:num>
  <w:num w:numId="815">
    <w:abstractNumId w:val="86"/>
  </w:num>
  <w:num w:numId="816">
    <w:abstractNumId w:val="277"/>
  </w:num>
  <w:num w:numId="817">
    <w:abstractNumId w:val="275"/>
  </w:num>
  <w:num w:numId="818">
    <w:abstractNumId w:val="803"/>
  </w:num>
  <w:num w:numId="819">
    <w:abstractNumId w:val="206"/>
  </w:num>
  <w:num w:numId="820">
    <w:abstractNumId w:val="770"/>
  </w:num>
  <w:num w:numId="821">
    <w:abstractNumId w:val="839"/>
  </w:num>
  <w:num w:numId="822">
    <w:abstractNumId w:val="134"/>
  </w:num>
  <w:num w:numId="823">
    <w:abstractNumId w:val="506"/>
  </w:num>
  <w:num w:numId="824">
    <w:abstractNumId w:val="145"/>
  </w:num>
  <w:num w:numId="825">
    <w:abstractNumId w:val="840"/>
  </w:num>
  <w:num w:numId="826">
    <w:abstractNumId w:val="385"/>
  </w:num>
  <w:num w:numId="827">
    <w:abstractNumId w:val="13"/>
  </w:num>
  <w:num w:numId="828">
    <w:abstractNumId w:val="381"/>
  </w:num>
  <w:num w:numId="829">
    <w:abstractNumId w:val="633"/>
  </w:num>
  <w:num w:numId="830">
    <w:abstractNumId w:val="728"/>
  </w:num>
  <w:num w:numId="831">
    <w:abstractNumId w:val="80"/>
  </w:num>
  <w:num w:numId="832">
    <w:abstractNumId w:val="767"/>
  </w:num>
  <w:num w:numId="833">
    <w:abstractNumId w:val="538"/>
  </w:num>
  <w:num w:numId="834">
    <w:abstractNumId w:val="432"/>
  </w:num>
  <w:num w:numId="835">
    <w:abstractNumId w:val="855"/>
  </w:num>
  <w:num w:numId="836">
    <w:abstractNumId w:val="640"/>
  </w:num>
  <w:num w:numId="837">
    <w:abstractNumId w:val="307"/>
  </w:num>
  <w:num w:numId="838">
    <w:abstractNumId w:val="842"/>
  </w:num>
  <w:num w:numId="839">
    <w:abstractNumId w:val="44"/>
  </w:num>
  <w:num w:numId="840">
    <w:abstractNumId w:val="230"/>
  </w:num>
  <w:num w:numId="841">
    <w:abstractNumId w:val="207"/>
  </w:num>
  <w:num w:numId="842">
    <w:abstractNumId w:val="180"/>
  </w:num>
  <w:num w:numId="843">
    <w:abstractNumId w:val="364"/>
  </w:num>
  <w:num w:numId="844">
    <w:abstractNumId w:val="779"/>
  </w:num>
  <w:num w:numId="845">
    <w:abstractNumId w:val="27"/>
  </w:num>
  <w:num w:numId="846">
    <w:abstractNumId w:val="451"/>
  </w:num>
  <w:num w:numId="847">
    <w:abstractNumId w:val="197"/>
  </w:num>
  <w:num w:numId="848">
    <w:abstractNumId w:val="301"/>
  </w:num>
  <w:num w:numId="849">
    <w:abstractNumId w:val="395"/>
  </w:num>
  <w:num w:numId="850">
    <w:abstractNumId w:val="387"/>
  </w:num>
  <w:num w:numId="851">
    <w:abstractNumId w:val="213"/>
  </w:num>
  <w:num w:numId="852">
    <w:abstractNumId w:val="370"/>
  </w:num>
  <w:num w:numId="853">
    <w:abstractNumId w:val="520"/>
  </w:num>
  <w:num w:numId="854">
    <w:abstractNumId w:val="721"/>
  </w:num>
  <w:num w:numId="855">
    <w:abstractNumId w:val="515"/>
  </w:num>
  <w:num w:numId="856">
    <w:abstractNumId w:val="503"/>
  </w:num>
  <w:num w:numId="857">
    <w:abstractNumId w:val="647"/>
  </w:num>
  <w:num w:numId="858">
    <w:abstractNumId w:val="6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9">
    <w:abstractNumId w:val="6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515"/>
    <w:rsid w:val="00055131"/>
    <w:rsid w:val="001A4D22"/>
    <w:rsid w:val="001F58AF"/>
    <w:rsid w:val="002204B0"/>
    <w:rsid w:val="002260E7"/>
    <w:rsid w:val="0026219C"/>
    <w:rsid w:val="00525311"/>
    <w:rsid w:val="005872AA"/>
    <w:rsid w:val="005E7024"/>
    <w:rsid w:val="006420DB"/>
    <w:rsid w:val="00671755"/>
    <w:rsid w:val="00802B6E"/>
    <w:rsid w:val="00A33515"/>
    <w:rsid w:val="00A877E0"/>
    <w:rsid w:val="00C533FD"/>
    <w:rsid w:val="00CD7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A4D22"/>
    <w:rPr>
      <w:rFonts w:ascii="Tahoma" w:hAnsi="Tahoma" w:cs="Tahoma"/>
      <w:sz w:val="16"/>
      <w:szCs w:val="16"/>
    </w:rPr>
  </w:style>
  <w:style w:type="character" w:customStyle="1" w:styleId="a4">
    <w:name w:val="Текст выноски Знак"/>
    <w:basedOn w:val="a0"/>
    <w:link w:val="a3"/>
    <w:uiPriority w:val="99"/>
    <w:semiHidden/>
    <w:rsid w:val="001A4D22"/>
    <w:rPr>
      <w:rFonts w:ascii="Tahoma" w:hAnsi="Tahoma" w:cs="Tahoma"/>
      <w:sz w:val="16"/>
      <w:szCs w:val="16"/>
    </w:rPr>
  </w:style>
  <w:style w:type="character" w:styleId="a5">
    <w:name w:val="annotation reference"/>
    <w:basedOn w:val="a0"/>
    <w:uiPriority w:val="99"/>
    <w:semiHidden/>
    <w:unhideWhenUsed/>
    <w:rsid w:val="001A4D22"/>
    <w:rPr>
      <w:sz w:val="16"/>
      <w:szCs w:val="16"/>
    </w:rPr>
  </w:style>
  <w:style w:type="paragraph" w:styleId="a6">
    <w:name w:val="annotation text"/>
    <w:basedOn w:val="a"/>
    <w:link w:val="a7"/>
    <w:uiPriority w:val="99"/>
    <w:semiHidden/>
    <w:unhideWhenUsed/>
    <w:rsid w:val="001A4D22"/>
    <w:rPr>
      <w:sz w:val="20"/>
      <w:szCs w:val="20"/>
    </w:rPr>
  </w:style>
  <w:style w:type="character" w:customStyle="1" w:styleId="a7">
    <w:name w:val="Текст примечания Знак"/>
    <w:basedOn w:val="a0"/>
    <w:link w:val="a6"/>
    <w:uiPriority w:val="99"/>
    <w:semiHidden/>
    <w:rsid w:val="001A4D22"/>
    <w:rPr>
      <w:sz w:val="20"/>
      <w:szCs w:val="20"/>
    </w:rPr>
  </w:style>
  <w:style w:type="paragraph" w:styleId="a8">
    <w:name w:val="annotation subject"/>
    <w:basedOn w:val="a6"/>
    <w:next w:val="a6"/>
    <w:link w:val="a9"/>
    <w:uiPriority w:val="99"/>
    <w:semiHidden/>
    <w:unhideWhenUsed/>
    <w:rsid w:val="001A4D22"/>
    <w:rPr>
      <w:b/>
      <w:bCs/>
    </w:rPr>
  </w:style>
  <w:style w:type="character" w:customStyle="1" w:styleId="a9">
    <w:name w:val="Тема примечания Знак"/>
    <w:basedOn w:val="a7"/>
    <w:link w:val="a8"/>
    <w:uiPriority w:val="99"/>
    <w:semiHidden/>
    <w:rsid w:val="001A4D22"/>
    <w:rPr>
      <w:b/>
      <w:bCs/>
      <w:sz w:val="20"/>
      <w:szCs w:val="20"/>
    </w:rPr>
  </w:style>
  <w:style w:type="paragraph" w:styleId="aa">
    <w:name w:val="Revision"/>
    <w:hidden/>
    <w:uiPriority w:val="99"/>
    <w:semiHidden/>
    <w:rsid w:val="00802B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A4D22"/>
    <w:rPr>
      <w:rFonts w:ascii="Tahoma" w:hAnsi="Tahoma" w:cs="Tahoma"/>
      <w:sz w:val="16"/>
      <w:szCs w:val="16"/>
    </w:rPr>
  </w:style>
  <w:style w:type="character" w:customStyle="1" w:styleId="a4">
    <w:name w:val="Текст выноски Знак"/>
    <w:basedOn w:val="a0"/>
    <w:link w:val="a3"/>
    <w:uiPriority w:val="99"/>
    <w:semiHidden/>
    <w:rsid w:val="001A4D22"/>
    <w:rPr>
      <w:rFonts w:ascii="Tahoma" w:hAnsi="Tahoma" w:cs="Tahoma"/>
      <w:sz w:val="16"/>
      <w:szCs w:val="16"/>
    </w:rPr>
  </w:style>
  <w:style w:type="character" w:styleId="a5">
    <w:name w:val="annotation reference"/>
    <w:basedOn w:val="a0"/>
    <w:uiPriority w:val="99"/>
    <w:semiHidden/>
    <w:unhideWhenUsed/>
    <w:rsid w:val="001A4D22"/>
    <w:rPr>
      <w:sz w:val="16"/>
      <w:szCs w:val="16"/>
    </w:rPr>
  </w:style>
  <w:style w:type="paragraph" w:styleId="a6">
    <w:name w:val="annotation text"/>
    <w:basedOn w:val="a"/>
    <w:link w:val="a7"/>
    <w:uiPriority w:val="99"/>
    <w:semiHidden/>
    <w:unhideWhenUsed/>
    <w:rsid w:val="001A4D22"/>
    <w:rPr>
      <w:sz w:val="20"/>
      <w:szCs w:val="20"/>
    </w:rPr>
  </w:style>
  <w:style w:type="character" w:customStyle="1" w:styleId="a7">
    <w:name w:val="Текст примечания Знак"/>
    <w:basedOn w:val="a0"/>
    <w:link w:val="a6"/>
    <w:uiPriority w:val="99"/>
    <w:semiHidden/>
    <w:rsid w:val="001A4D22"/>
    <w:rPr>
      <w:sz w:val="20"/>
      <w:szCs w:val="20"/>
    </w:rPr>
  </w:style>
  <w:style w:type="paragraph" w:styleId="a8">
    <w:name w:val="annotation subject"/>
    <w:basedOn w:val="a6"/>
    <w:next w:val="a6"/>
    <w:link w:val="a9"/>
    <w:uiPriority w:val="99"/>
    <w:semiHidden/>
    <w:unhideWhenUsed/>
    <w:rsid w:val="001A4D22"/>
    <w:rPr>
      <w:b/>
      <w:bCs/>
    </w:rPr>
  </w:style>
  <w:style w:type="character" w:customStyle="1" w:styleId="a9">
    <w:name w:val="Тема примечания Знак"/>
    <w:basedOn w:val="a7"/>
    <w:link w:val="a8"/>
    <w:uiPriority w:val="99"/>
    <w:semiHidden/>
    <w:rsid w:val="001A4D22"/>
    <w:rPr>
      <w:b/>
      <w:bCs/>
      <w:sz w:val="20"/>
      <w:szCs w:val="20"/>
    </w:rPr>
  </w:style>
  <w:style w:type="paragraph" w:styleId="aa">
    <w:name w:val="Revision"/>
    <w:hidden/>
    <w:uiPriority w:val="99"/>
    <w:semiHidden/>
    <w:rsid w:val="00802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200</Pages>
  <Words>42806</Words>
  <Characters>243996</Characters>
  <Application>Microsoft Office Word</Application>
  <DocSecurity>0</DocSecurity>
  <Lines>2033</Lines>
  <Paragraphs>572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1</cp:revision>
  <dcterms:created xsi:type="dcterms:W3CDTF">2019-02-18T15:51:00Z</dcterms:created>
  <dcterms:modified xsi:type="dcterms:W3CDTF">2019-02-18T23:27:00Z</dcterms:modified>
</cp:coreProperties>
</file>